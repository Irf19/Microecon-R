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281B2" w14:textId="77777777" w:rsidR="00423A77" w:rsidRPr="00DB25C4" w:rsidRDefault="00423A77" w:rsidP="00687314">
      <w:pPr>
        <w:autoSpaceDE w:val="0"/>
        <w:autoSpaceDN w:val="0"/>
        <w:adjustRightInd w:val="0"/>
        <w:spacing w:after="0" w:line="240" w:lineRule="auto"/>
        <w:rPr>
          <w:rFonts w:cstheme="minorHAnsi"/>
          <w:color w:val="000000"/>
          <w:lang w:val="id-ID"/>
        </w:rPr>
      </w:pPr>
    </w:p>
    <w:p w14:paraId="1A96829A" w14:textId="77777777" w:rsidR="00423A77" w:rsidRPr="00DB25C4" w:rsidRDefault="00423A77" w:rsidP="00687314">
      <w:pPr>
        <w:autoSpaceDE w:val="0"/>
        <w:autoSpaceDN w:val="0"/>
        <w:adjustRightInd w:val="0"/>
        <w:spacing w:after="0" w:line="240" w:lineRule="auto"/>
        <w:jc w:val="center"/>
        <w:rPr>
          <w:rFonts w:cstheme="minorHAnsi"/>
          <w:lang w:val="id-ID"/>
        </w:rPr>
      </w:pPr>
    </w:p>
    <w:p w14:paraId="1B1D07DE" w14:textId="77777777" w:rsidR="00423A77" w:rsidRPr="00DB25C4" w:rsidRDefault="00423A77" w:rsidP="00687314">
      <w:pPr>
        <w:autoSpaceDE w:val="0"/>
        <w:autoSpaceDN w:val="0"/>
        <w:adjustRightInd w:val="0"/>
        <w:spacing w:after="0" w:line="240" w:lineRule="auto"/>
        <w:jc w:val="center"/>
        <w:rPr>
          <w:rFonts w:cstheme="minorHAnsi"/>
          <w:lang w:val="id-ID"/>
        </w:rPr>
      </w:pPr>
      <w:r w:rsidRPr="00DB25C4">
        <w:rPr>
          <w:rFonts w:cstheme="minorHAnsi"/>
          <w:b/>
          <w:bCs/>
          <w:color w:val="000000"/>
          <w:lang w:val="id-ID"/>
        </w:rPr>
        <w:t xml:space="preserve">LAPORAN EVALUASI DIRI PROGRAM STUDI </w:t>
      </w:r>
    </w:p>
    <w:p w14:paraId="43C392C9" w14:textId="77777777" w:rsidR="00423A77" w:rsidRPr="00DB25C4" w:rsidRDefault="00423A77" w:rsidP="00687314">
      <w:pPr>
        <w:autoSpaceDE w:val="0"/>
        <w:autoSpaceDN w:val="0"/>
        <w:adjustRightInd w:val="0"/>
        <w:spacing w:after="0" w:line="240" w:lineRule="auto"/>
        <w:jc w:val="center"/>
        <w:rPr>
          <w:rFonts w:cstheme="minorHAnsi"/>
          <w:b/>
          <w:bCs/>
          <w:color w:val="000000"/>
          <w:lang w:val="id-ID"/>
        </w:rPr>
      </w:pPr>
      <w:r w:rsidRPr="00DB25C4">
        <w:rPr>
          <w:rFonts w:cstheme="minorHAnsi"/>
          <w:b/>
          <w:bCs/>
          <w:color w:val="000000"/>
          <w:lang w:val="id-ID"/>
        </w:rPr>
        <w:t xml:space="preserve">PENDIDIKAN BAHASA MANDARIN </w:t>
      </w:r>
    </w:p>
    <w:p w14:paraId="40E2F945" w14:textId="77777777" w:rsidR="00D414CB" w:rsidRPr="00DB25C4" w:rsidRDefault="00D414CB" w:rsidP="00687314">
      <w:pPr>
        <w:autoSpaceDE w:val="0"/>
        <w:autoSpaceDN w:val="0"/>
        <w:adjustRightInd w:val="0"/>
        <w:spacing w:after="0" w:line="240" w:lineRule="auto"/>
        <w:jc w:val="center"/>
        <w:rPr>
          <w:rFonts w:cstheme="minorHAnsi"/>
          <w:b/>
          <w:bCs/>
          <w:color w:val="000000"/>
          <w:lang w:val="id-ID"/>
        </w:rPr>
      </w:pPr>
      <w:r w:rsidRPr="00DB25C4">
        <w:rPr>
          <w:rFonts w:cstheme="minorHAnsi"/>
          <w:b/>
          <w:bCs/>
          <w:color w:val="000000"/>
        </w:rPr>
        <w:t>UNIVERSITAS MA CHUNG</w:t>
      </w:r>
      <w:r w:rsidRPr="00DB25C4">
        <w:rPr>
          <w:rFonts w:cstheme="minorHAnsi"/>
          <w:b/>
          <w:bCs/>
          <w:color w:val="000000"/>
          <w:lang w:val="id-ID"/>
        </w:rPr>
        <w:t xml:space="preserve"> </w:t>
      </w:r>
    </w:p>
    <w:p w14:paraId="5E819425" w14:textId="77777777" w:rsidR="0050292D" w:rsidRPr="00DB25C4" w:rsidRDefault="0050292D" w:rsidP="00687314">
      <w:pPr>
        <w:autoSpaceDE w:val="0"/>
        <w:autoSpaceDN w:val="0"/>
        <w:adjustRightInd w:val="0"/>
        <w:spacing w:after="0" w:line="240" w:lineRule="auto"/>
        <w:jc w:val="center"/>
        <w:rPr>
          <w:rFonts w:cstheme="minorHAnsi"/>
          <w:b/>
          <w:bCs/>
          <w:color w:val="000000"/>
          <w:lang w:val="id-ID"/>
        </w:rPr>
      </w:pPr>
    </w:p>
    <w:p w14:paraId="2C1D459B" w14:textId="77777777" w:rsidR="00423A77" w:rsidRPr="00DB25C4" w:rsidRDefault="00423A77" w:rsidP="00687314">
      <w:pPr>
        <w:autoSpaceDE w:val="0"/>
        <w:autoSpaceDN w:val="0"/>
        <w:adjustRightInd w:val="0"/>
        <w:spacing w:after="0" w:line="240" w:lineRule="auto"/>
        <w:jc w:val="center"/>
        <w:rPr>
          <w:rFonts w:cstheme="minorHAnsi"/>
          <w:b/>
          <w:bCs/>
          <w:color w:val="000000"/>
          <w:lang w:val="id-ID"/>
        </w:rPr>
      </w:pPr>
    </w:p>
    <w:p w14:paraId="7A040FF1" w14:textId="77777777" w:rsidR="00423A77" w:rsidRPr="00DB25C4" w:rsidRDefault="00423A77" w:rsidP="00687314">
      <w:pPr>
        <w:autoSpaceDE w:val="0"/>
        <w:autoSpaceDN w:val="0"/>
        <w:adjustRightInd w:val="0"/>
        <w:spacing w:after="0" w:line="240" w:lineRule="auto"/>
        <w:jc w:val="center"/>
        <w:rPr>
          <w:rFonts w:cstheme="minorHAnsi"/>
          <w:b/>
          <w:bCs/>
          <w:color w:val="000000"/>
          <w:lang w:val="id-ID"/>
        </w:rPr>
      </w:pPr>
    </w:p>
    <w:p w14:paraId="08E47914" w14:textId="77777777" w:rsidR="00423A77" w:rsidRPr="00DB25C4" w:rsidRDefault="00423A77" w:rsidP="00687314">
      <w:pPr>
        <w:autoSpaceDE w:val="0"/>
        <w:autoSpaceDN w:val="0"/>
        <w:adjustRightInd w:val="0"/>
        <w:spacing w:after="0" w:line="240" w:lineRule="auto"/>
        <w:jc w:val="center"/>
        <w:rPr>
          <w:rFonts w:cstheme="minorHAnsi"/>
          <w:b/>
          <w:bCs/>
          <w:color w:val="000000"/>
          <w:lang w:val="id-ID"/>
        </w:rPr>
      </w:pPr>
    </w:p>
    <w:p w14:paraId="4005B6BA" w14:textId="77777777" w:rsidR="00423A77" w:rsidRPr="00DB25C4" w:rsidRDefault="00423A77" w:rsidP="00687314">
      <w:pPr>
        <w:autoSpaceDE w:val="0"/>
        <w:autoSpaceDN w:val="0"/>
        <w:adjustRightInd w:val="0"/>
        <w:spacing w:after="0" w:line="240" w:lineRule="auto"/>
        <w:jc w:val="center"/>
        <w:rPr>
          <w:rFonts w:cstheme="minorHAnsi"/>
          <w:b/>
          <w:bCs/>
          <w:color w:val="000000"/>
          <w:lang w:val="id-ID"/>
        </w:rPr>
      </w:pPr>
    </w:p>
    <w:p w14:paraId="363FDBD5" w14:textId="77777777" w:rsidR="00423A77" w:rsidRPr="00DB25C4" w:rsidRDefault="00423A77" w:rsidP="00687314">
      <w:pPr>
        <w:autoSpaceDE w:val="0"/>
        <w:autoSpaceDN w:val="0"/>
        <w:adjustRightInd w:val="0"/>
        <w:spacing w:after="0" w:line="240" w:lineRule="auto"/>
        <w:jc w:val="center"/>
        <w:rPr>
          <w:rFonts w:cstheme="minorHAnsi"/>
          <w:b/>
          <w:bCs/>
          <w:color w:val="000000"/>
          <w:lang w:val="id-ID"/>
        </w:rPr>
      </w:pPr>
    </w:p>
    <w:p w14:paraId="4AE14130" w14:textId="77777777" w:rsidR="00423A77" w:rsidRPr="00DB25C4" w:rsidRDefault="00423A77" w:rsidP="00687314">
      <w:pPr>
        <w:autoSpaceDE w:val="0"/>
        <w:autoSpaceDN w:val="0"/>
        <w:adjustRightInd w:val="0"/>
        <w:spacing w:after="0" w:line="240" w:lineRule="auto"/>
        <w:jc w:val="center"/>
        <w:rPr>
          <w:rFonts w:cstheme="minorHAnsi"/>
          <w:b/>
          <w:bCs/>
          <w:color w:val="000000"/>
          <w:lang w:val="id-ID"/>
        </w:rPr>
      </w:pPr>
    </w:p>
    <w:p w14:paraId="3E8E9ADD" w14:textId="77777777" w:rsidR="00423A77" w:rsidRPr="00DB25C4" w:rsidRDefault="00423A77" w:rsidP="00687314">
      <w:pPr>
        <w:autoSpaceDE w:val="0"/>
        <w:autoSpaceDN w:val="0"/>
        <w:adjustRightInd w:val="0"/>
        <w:spacing w:after="0" w:line="240" w:lineRule="auto"/>
        <w:jc w:val="center"/>
        <w:rPr>
          <w:rFonts w:cstheme="minorHAnsi"/>
          <w:b/>
          <w:bCs/>
          <w:color w:val="000000"/>
          <w:lang w:val="id-ID"/>
        </w:rPr>
      </w:pPr>
    </w:p>
    <w:p w14:paraId="7FD7F49C" w14:textId="77777777" w:rsidR="00423A77" w:rsidRPr="00DB25C4" w:rsidRDefault="00423A77" w:rsidP="00687314">
      <w:pPr>
        <w:autoSpaceDE w:val="0"/>
        <w:autoSpaceDN w:val="0"/>
        <w:adjustRightInd w:val="0"/>
        <w:spacing w:after="0" w:line="240" w:lineRule="auto"/>
        <w:jc w:val="center"/>
        <w:rPr>
          <w:rFonts w:cstheme="minorHAnsi"/>
          <w:b/>
          <w:bCs/>
          <w:color w:val="000000"/>
          <w:lang w:val="id-ID"/>
        </w:rPr>
      </w:pPr>
    </w:p>
    <w:p w14:paraId="1AD00D32" w14:textId="77777777" w:rsidR="00423A77" w:rsidRPr="00DB25C4" w:rsidRDefault="00423A77" w:rsidP="00687314">
      <w:pPr>
        <w:autoSpaceDE w:val="0"/>
        <w:autoSpaceDN w:val="0"/>
        <w:adjustRightInd w:val="0"/>
        <w:spacing w:after="0" w:line="240" w:lineRule="auto"/>
        <w:jc w:val="center"/>
        <w:rPr>
          <w:rFonts w:cstheme="minorHAnsi"/>
          <w:b/>
          <w:bCs/>
          <w:color w:val="000000"/>
          <w:lang w:val="id-ID"/>
        </w:rPr>
      </w:pPr>
    </w:p>
    <w:p w14:paraId="3A96E8D8" w14:textId="77777777" w:rsidR="00423A77" w:rsidRPr="00DB25C4" w:rsidRDefault="00423A77" w:rsidP="00687314">
      <w:pPr>
        <w:autoSpaceDE w:val="0"/>
        <w:autoSpaceDN w:val="0"/>
        <w:adjustRightInd w:val="0"/>
        <w:spacing w:after="0" w:line="240" w:lineRule="auto"/>
        <w:jc w:val="center"/>
        <w:rPr>
          <w:rFonts w:cstheme="minorHAnsi"/>
          <w:b/>
          <w:bCs/>
          <w:color w:val="000000"/>
          <w:lang w:val="id-ID"/>
        </w:rPr>
      </w:pPr>
    </w:p>
    <w:p w14:paraId="4A6F6A5A" w14:textId="77777777" w:rsidR="00423A77" w:rsidRPr="00DB25C4" w:rsidRDefault="00423A77" w:rsidP="00687314">
      <w:pPr>
        <w:autoSpaceDE w:val="0"/>
        <w:autoSpaceDN w:val="0"/>
        <w:adjustRightInd w:val="0"/>
        <w:spacing w:after="0" w:line="240" w:lineRule="auto"/>
        <w:jc w:val="center"/>
        <w:rPr>
          <w:rFonts w:cstheme="minorHAnsi"/>
          <w:b/>
          <w:bCs/>
          <w:color w:val="000000"/>
          <w:lang w:val="id-ID"/>
        </w:rPr>
      </w:pPr>
    </w:p>
    <w:p w14:paraId="2F4FEE44" w14:textId="77777777" w:rsidR="00423A77" w:rsidRPr="00DB25C4" w:rsidRDefault="00423A77" w:rsidP="00687314">
      <w:pPr>
        <w:autoSpaceDE w:val="0"/>
        <w:autoSpaceDN w:val="0"/>
        <w:adjustRightInd w:val="0"/>
        <w:spacing w:after="0" w:line="240" w:lineRule="auto"/>
        <w:rPr>
          <w:rFonts w:cstheme="minorHAnsi"/>
          <w:lang w:val="id-ID"/>
        </w:rPr>
      </w:pPr>
    </w:p>
    <w:p w14:paraId="28746BF0" w14:textId="77777777" w:rsidR="00423A77" w:rsidRPr="00DB25C4" w:rsidRDefault="00423A77" w:rsidP="00687314">
      <w:pPr>
        <w:autoSpaceDE w:val="0"/>
        <w:autoSpaceDN w:val="0"/>
        <w:adjustRightInd w:val="0"/>
        <w:spacing w:after="0" w:line="240" w:lineRule="auto"/>
        <w:rPr>
          <w:rFonts w:cstheme="minorHAnsi"/>
          <w:lang w:val="id-ID"/>
        </w:rPr>
      </w:pPr>
    </w:p>
    <w:p w14:paraId="155DA9BC" w14:textId="77777777" w:rsidR="00423A77" w:rsidRPr="00DB25C4" w:rsidRDefault="00423A77" w:rsidP="00687314">
      <w:pPr>
        <w:autoSpaceDE w:val="0"/>
        <w:autoSpaceDN w:val="0"/>
        <w:adjustRightInd w:val="0"/>
        <w:spacing w:after="0" w:line="240" w:lineRule="auto"/>
        <w:rPr>
          <w:rFonts w:cstheme="minorHAnsi"/>
          <w:lang w:val="id-ID"/>
        </w:rPr>
      </w:pPr>
    </w:p>
    <w:p w14:paraId="45455914" w14:textId="77777777" w:rsidR="00423A77" w:rsidRPr="00DB25C4" w:rsidRDefault="00423A77" w:rsidP="00687314">
      <w:pPr>
        <w:autoSpaceDE w:val="0"/>
        <w:autoSpaceDN w:val="0"/>
        <w:adjustRightInd w:val="0"/>
        <w:spacing w:after="0" w:line="240" w:lineRule="auto"/>
        <w:rPr>
          <w:rFonts w:cstheme="minorHAnsi"/>
          <w:lang w:val="id-ID"/>
        </w:rPr>
      </w:pPr>
    </w:p>
    <w:p w14:paraId="10772E8F" w14:textId="77777777" w:rsidR="00423A77" w:rsidRPr="00DB25C4" w:rsidRDefault="00423A77" w:rsidP="00687314">
      <w:pPr>
        <w:autoSpaceDE w:val="0"/>
        <w:autoSpaceDN w:val="0"/>
        <w:adjustRightInd w:val="0"/>
        <w:spacing w:after="0" w:line="240" w:lineRule="auto"/>
        <w:rPr>
          <w:rFonts w:cstheme="minorHAnsi"/>
          <w:lang w:val="id-ID"/>
        </w:rPr>
      </w:pPr>
    </w:p>
    <w:p w14:paraId="4741D2B4" w14:textId="77777777" w:rsidR="00423A77" w:rsidRPr="00DB25C4" w:rsidRDefault="00423A77" w:rsidP="00687314">
      <w:pPr>
        <w:autoSpaceDE w:val="0"/>
        <w:autoSpaceDN w:val="0"/>
        <w:adjustRightInd w:val="0"/>
        <w:spacing w:after="0" w:line="240" w:lineRule="auto"/>
        <w:rPr>
          <w:rFonts w:cstheme="minorHAnsi"/>
          <w:lang w:val="id-ID"/>
        </w:rPr>
      </w:pPr>
    </w:p>
    <w:p w14:paraId="433D2A6B" w14:textId="77777777" w:rsidR="00423A77" w:rsidRPr="00DB25C4" w:rsidRDefault="00423A77" w:rsidP="00687314">
      <w:pPr>
        <w:autoSpaceDE w:val="0"/>
        <w:autoSpaceDN w:val="0"/>
        <w:adjustRightInd w:val="0"/>
        <w:spacing w:after="0" w:line="240" w:lineRule="auto"/>
        <w:jc w:val="center"/>
        <w:rPr>
          <w:rFonts w:cstheme="minorHAnsi"/>
          <w:b/>
          <w:bCs/>
          <w:color w:val="000000"/>
          <w:lang w:val="id-ID"/>
        </w:rPr>
      </w:pPr>
      <w:r w:rsidRPr="00DB25C4">
        <w:rPr>
          <w:rFonts w:cstheme="minorHAnsi"/>
          <w:b/>
          <w:bCs/>
          <w:color w:val="000000"/>
          <w:lang w:val="id-ID"/>
        </w:rPr>
        <w:t>UNIVERSITAS MA CHUNG</w:t>
      </w:r>
    </w:p>
    <w:p w14:paraId="1C911B59" w14:textId="77777777" w:rsidR="00423A77" w:rsidRPr="00DB25C4" w:rsidRDefault="00423A77" w:rsidP="00687314">
      <w:pPr>
        <w:autoSpaceDE w:val="0"/>
        <w:autoSpaceDN w:val="0"/>
        <w:adjustRightInd w:val="0"/>
        <w:spacing w:after="0" w:line="240" w:lineRule="auto"/>
        <w:jc w:val="center"/>
        <w:rPr>
          <w:rFonts w:cstheme="minorHAnsi"/>
          <w:b/>
          <w:bCs/>
          <w:color w:val="000000"/>
          <w:lang w:val="id-ID"/>
        </w:rPr>
      </w:pPr>
      <w:r w:rsidRPr="00DB25C4">
        <w:rPr>
          <w:rFonts w:cstheme="minorHAnsi"/>
          <w:b/>
          <w:bCs/>
          <w:color w:val="000000"/>
          <w:lang w:val="id-ID"/>
        </w:rPr>
        <w:t>MALANG</w:t>
      </w:r>
    </w:p>
    <w:p w14:paraId="05D2DBF5" w14:textId="77777777" w:rsidR="00423A77" w:rsidRPr="00DB25C4" w:rsidRDefault="00423A77" w:rsidP="00687314">
      <w:pPr>
        <w:autoSpaceDE w:val="0"/>
        <w:autoSpaceDN w:val="0"/>
        <w:adjustRightInd w:val="0"/>
        <w:spacing w:after="0" w:line="240" w:lineRule="auto"/>
        <w:jc w:val="center"/>
        <w:rPr>
          <w:rFonts w:cstheme="minorHAnsi"/>
          <w:b/>
          <w:bCs/>
          <w:color w:val="000000"/>
          <w:lang w:val="id-ID"/>
        </w:rPr>
      </w:pPr>
      <w:r w:rsidRPr="00DB25C4">
        <w:rPr>
          <w:rFonts w:cstheme="minorHAnsi"/>
          <w:b/>
          <w:bCs/>
          <w:color w:val="000000"/>
          <w:lang w:val="id-ID"/>
        </w:rPr>
        <w:t>2023</w:t>
      </w:r>
    </w:p>
    <w:p w14:paraId="054D0971" w14:textId="77777777" w:rsidR="00423A77" w:rsidRPr="00DB25C4" w:rsidRDefault="00423A77" w:rsidP="00687314">
      <w:pPr>
        <w:autoSpaceDE w:val="0"/>
        <w:autoSpaceDN w:val="0"/>
        <w:adjustRightInd w:val="0"/>
        <w:spacing w:after="0" w:line="240" w:lineRule="auto"/>
        <w:rPr>
          <w:rFonts w:cstheme="minorHAnsi"/>
          <w:b/>
          <w:bCs/>
          <w:color w:val="000000"/>
          <w:lang w:val="id-ID"/>
        </w:rPr>
      </w:pPr>
    </w:p>
    <w:p w14:paraId="776FF9CE" w14:textId="77777777" w:rsidR="00423A77" w:rsidRPr="00DB25C4" w:rsidRDefault="00423A77" w:rsidP="00687314">
      <w:pPr>
        <w:autoSpaceDE w:val="0"/>
        <w:autoSpaceDN w:val="0"/>
        <w:adjustRightInd w:val="0"/>
        <w:spacing w:after="0" w:line="240" w:lineRule="auto"/>
        <w:rPr>
          <w:rFonts w:cstheme="minorHAnsi"/>
          <w:b/>
          <w:bCs/>
          <w:color w:val="000000"/>
          <w:lang w:val="id-ID"/>
        </w:rPr>
      </w:pPr>
    </w:p>
    <w:p w14:paraId="1DCF5829" w14:textId="77777777" w:rsidR="00423A77" w:rsidRPr="00DB25C4" w:rsidRDefault="00423A77" w:rsidP="00687314">
      <w:pPr>
        <w:autoSpaceDE w:val="0"/>
        <w:autoSpaceDN w:val="0"/>
        <w:adjustRightInd w:val="0"/>
        <w:spacing w:after="0" w:line="240" w:lineRule="auto"/>
        <w:rPr>
          <w:rFonts w:cstheme="minorHAnsi"/>
          <w:b/>
          <w:bCs/>
          <w:color w:val="000000"/>
          <w:lang w:val="id-ID"/>
        </w:rPr>
      </w:pPr>
    </w:p>
    <w:p w14:paraId="3675EE58" w14:textId="77777777" w:rsidR="00423A77" w:rsidRPr="00DB25C4" w:rsidRDefault="00423A77" w:rsidP="00687314">
      <w:pPr>
        <w:autoSpaceDE w:val="0"/>
        <w:autoSpaceDN w:val="0"/>
        <w:adjustRightInd w:val="0"/>
        <w:spacing w:after="0" w:line="240" w:lineRule="auto"/>
        <w:rPr>
          <w:rFonts w:cstheme="minorHAnsi"/>
          <w:b/>
          <w:bCs/>
          <w:color w:val="000000"/>
          <w:lang w:val="id-ID"/>
        </w:rPr>
      </w:pPr>
    </w:p>
    <w:p w14:paraId="65456A74" w14:textId="77777777" w:rsidR="00423A77" w:rsidRPr="00DB25C4" w:rsidRDefault="00423A77" w:rsidP="00687314">
      <w:pPr>
        <w:autoSpaceDE w:val="0"/>
        <w:autoSpaceDN w:val="0"/>
        <w:adjustRightInd w:val="0"/>
        <w:spacing w:after="0" w:line="240" w:lineRule="auto"/>
        <w:rPr>
          <w:rFonts w:cstheme="minorHAnsi"/>
          <w:b/>
          <w:bCs/>
          <w:color w:val="000000"/>
          <w:lang w:val="id-ID"/>
        </w:rPr>
      </w:pPr>
    </w:p>
    <w:p w14:paraId="3311BEBB" w14:textId="77777777" w:rsidR="00423A77" w:rsidRPr="00DB25C4" w:rsidRDefault="00423A77" w:rsidP="00687314">
      <w:pPr>
        <w:autoSpaceDE w:val="0"/>
        <w:autoSpaceDN w:val="0"/>
        <w:adjustRightInd w:val="0"/>
        <w:spacing w:after="0" w:line="240" w:lineRule="auto"/>
        <w:rPr>
          <w:rFonts w:cstheme="minorHAnsi"/>
          <w:b/>
          <w:bCs/>
          <w:color w:val="000000"/>
          <w:lang w:val="id-ID"/>
        </w:rPr>
      </w:pPr>
    </w:p>
    <w:p w14:paraId="4ACED690" w14:textId="77777777" w:rsidR="00423A77" w:rsidRPr="00DB25C4" w:rsidRDefault="00423A77" w:rsidP="00687314">
      <w:pPr>
        <w:autoSpaceDE w:val="0"/>
        <w:autoSpaceDN w:val="0"/>
        <w:adjustRightInd w:val="0"/>
        <w:spacing w:after="0" w:line="240" w:lineRule="auto"/>
        <w:rPr>
          <w:rFonts w:cstheme="minorHAnsi"/>
          <w:b/>
          <w:bCs/>
          <w:color w:val="000000"/>
          <w:lang w:val="id-ID"/>
        </w:rPr>
      </w:pPr>
    </w:p>
    <w:p w14:paraId="7C0A28DA" w14:textId="77777777" w:rsidR="00423A77" w:rsidRPr="00DB25C4" w:rsidRDefault="00423A77" w:rsidP="00687314">
      <w:pPr>
        <w:autoSpaceDE w:val="0"/>
        <w:autoSpaceDN w:val="0"/>
        <w:adjustRightInd w:val="0"/>
        <w:spacing w:after="0" w:line="240" w:lineRule="auto"/>
        <w:rPr>
          <w:rFonts w:cstheme="minorHAnsi"/>
          <w:b/>
          <w:bCs/>
          <w:color w:val="000000"/>
          <w:lang w:val="id-ID"/>
        </w:rPr>
      </w:pPr>
    </w:p>
    <w:p w14:paraId="2CCE2B88" w14:textId="77777777" w:rsidR="00423A77" w:rsidRPr="00DB25C4" w:rsidRDefault="00423A77" w:rsidP="00687314">
      <w:pPr>
        <w:autoSpaceDE w:val="0"/>
        <w:autoSpaceDN w:val="0"/>
        <w:adjustRightInd w:val="0"/>
        <w:spacing w:after="0" w:line="240" w:lineRule="auto"/>
        <w:rPr>
          <w:rFonts w:cstheme="minorHAnsi"/>
          <w:b/>
          <w:bCs/>
          <w:color w:val="000000"/>
          <w:lang w:val="id-ID"/>
        </w:rPr>
      </w:pPr>
    </w:p>
    <w:p w14:paraId="7C68CF74" w14:textId="77777777" w:rsidR="00423A77" w:rsidRPr="00DB25C4" w:rsidRDefault="00423A77" w:rsidP="00687314">
      <w:pPr>
        <w:autoSpaceDE w:val="0"/>
        <w:autoSpaceDN w:val="0"/>
        <w:adjustRightInd w:val="0"/>
        <w:spacing w:after="0" w:line="240" w:lineRule="auto"/>
        <w:rPr>
          <w:rFonts w:cstheme="minorHAnsi"/>
          <w:b/>
          <w:bCs/>
          <w:color w:val="000000"/>
          <w:lang w:val="id-ID"/>
        </w:rPr>
      </w:pPr>
    </w:p>
    <w:p w14:paraId="5BEB872E" w14:textId="77777777" w:rsidR="00CB3869" w:rsidRPr="00DB25C4" w:rsidRDefault="00CB3869" w:rsidP="00687314">
      <w:pPr>
        <w:autoSpaceDE w:val="0"/>
        <w:autoSpaceDN w:val="0"/>
        <w:adjustRightInd w:val="0"/>
        <w:spacing w:after="0" w:line="240" w:lineRule="auto"/>
        <w:rPr>
          <w:rFonts w:cstheme="minorHAnsi"/>
          <w:b/>
          <w:bCs/>
          <w:color w:val="000000"/>
          <w:lang w:val="id-ID"/>
        </w:rPr>
      </w:pPr>
    </w:p>
    <w:p w14:paraId="75ADDB3B" w14:textId="77777777" w:rsidR="00CB3869" w:rsidRPr="00DB25C4" w:rsidRDefault="00CB3869" w:rsidP="00687314">
      <w:pPr>
        <w:autoSpaceDE w:val="0"/>
        <w:autoSpaceDN w:val="0"/>
        <w:adjustRightInd w:val="0"/>
        <w:spacing w:after="0" w:line="240" w:lineRule="auto"/>
        <w:rPr>
          <w:rFonts w:cstheme="minorHAnsi"/>
          <w:b/>
          <w:bCs/>
          <w:color w:val="000000"/>
          <w:lang w:val="id-ID"/>
        </w:rPr>
      </w:pPr>
    </w:p>
    <w:p w14:paraId="29C05960" w14:textId="77777777" w:rsidR="00CB3869" w:rsidRPr="00DB25C4" w:rsidRDefault="00CB3869" w:rsidP="00687314">
      <w:pPr>
        <w:autoSpaceDE w:val="0"/>
        <w:autoSpaceDN w:val="0"/>
        <w:adjustRightInd w:val="0"/>
        <w:spacing w:after="0" w:line="240" w:lineRule="auto"/>
        <w:rPr>
          <w:rFonts w:cstheme="minorHAnsi"/>
          <w:b/>
          <w:bCs/>
          <w:color w:val="000000"/>
          <w:lang w:val="id-ID"/>
        </w:rPr>
      </w:pPr>
    </w:p>
    <w:p w14:paraId="533183ED" w14:textId="77777777" w:rsidR="00CB3869" w:rsidRPr="00DB25C4" w:rsidRDefault="00CB3869" w:rsidP="00687314">
      <w:pPr>
        <w:autoSpaceDE w:val="0"/>
        <w:autoSpaceDN w:val="0"/>
        <w:adjustRightInd w:val="0"/>
        <w:spacing w:after="0" w:line="240" w:lineRule="auto"/>
        <w:rPr>
          <w:rFonts w:cstheme="minorHAnsi"/>
          <w:b/>
          <w:bCs/>
          <w:color w:val="000000"/>
          <w:lang w:val="id-ID"/>
        </w:rPr>
      </w:pPr>
    </w:p>
    <w:p w14:paraId="2D9F02F3" w14:textId="77777777" w:rsidR="00CB3869" w:rsidRPr="00DB25C4" w:rsidRDefault="00CB3869" w:rsidP="00687314">
      <w:pPr>
        <w:autoSpaceDE w:val="0"/>
        <w:autoSpaceDN w:val="0"/>
        <w:adjustRightInd w:val="0"/>
        <w:spacing w:after="0" w:line="240" w:lineRule="auto"/>
        <w:rPr>
          <w:rFonts w:cstheme="minorHAnsi"/>
          <w:b/>
          <w:bCs/>
          <w:color w:val="000000"/>
          <w:lang w:val="id-ID"/>
        </w:rPr>
      </w:pPr>
    </w:p>
    <w:p w14:paraId="4840F4AD" w14:textId="77777777" w:rsidR="00CB3869" w:rsidRPr="00DB25C4" w:rsidRDefault="00CB3869" w:rsidP="00687314">
      <w:pPr>
        <w:autoSpaceDE w:val="0"/>
        <w:autoSpaceDN w:val="0"/>
        <w:adjustRightInd w:val="0"/>
        <w:spacing w:after="0" w:line="240" w:lineRule="auto"/>
        <w:rPr>
          <w:rFonts w:cstheme="minorHAnsi"/>
          <w:b/>
          <w:bCs/>
          <w:color w:val="000000"/>
          <w:lang w:val="id-ID"/>
        </w:rPr>
      </w:pPr>
    </w:p>
    <w:p w14:paraId="7EF766DD" w14:textId="77777777" w:rsidR="00CB3869" w:rsidRPr="00DB25C4" w:rsidRDefault="00CB3869" w:rsidP="00687314">
      <w:pPr>
        <w:autoSpaceDE w:val="0"/>
        <w:autoSpaceDN w:val="0"/>
        <w:adjustRightInd w:val="0"/>
        <w:spacing w:after="0" w:line="240" w:lineRule="auto"/>
        <w:rPr>
          <w:rFonts w:cstheme="minorHAnsi"/>
          <w:b/>
          <w:bCs/>
          <w:color w:val="000000"/>
          <w:lang w:val="id-ID"/>
        </w:rPr>
      </w:pPr>
    </w:p>
    <w:p w14:paraId="74321A34" w14:textId="77777777" w:rsidR="00CB3869" w:rsidRPr="00DB25C4" w:rsidRDefault="00CB3869" w:rsidP="00687314">
      <w:pPr>
        <w:autoSpaceDE w:val="0"/>
        <w:autoSpaceDN w:val="0"/>
        <w:adjustRightInd w:val="0"/>
        <w:spacing w:after="0" w:line="240" w:lineRule="auto"/>
        <w:rPr>
          <w:rFonts w:cstheme="minorHAnsi"/>
          <w:b/>
          <w:bCs/>
          <w:color w:val="000000"/>
          <w:lang w:val="id-ID"/>
        </w:rPr>
      </w:pPr>
    </w:p>
    <w:p w14:paraId="412428B6" w14:textId="77777777" w:rsidR="00CB3869" w:rsidRPr="00DB25C4" w:rsidRDefault="00CB3869" w:rsidP="00687314">
      <w:pPr>
        <w:autoSpaceDE w:val="0"/>
        <w:autoSpaceDN w:val="0"/>
        <w:adjustRightInd w:val="0"/>
        <w:spacing w:after="0" w:line="240" w:lineRule="auto"/>
        <w:rPr>
          <w:rFonts w:cstheme="minorHAnsi"/>
          <w:b/>
          <w:bCs/>
          <w:color w:val="000000"/>
          <w:lang w:val="id-ID"/>
        </w:rPr>
      </w:pPr>
    </w:p>
    <w:p w14:paraId="233AB6A5" w14:textId="77777777" w:rsidR="00CB3869" w:rsidRPr="00DB25C4" w:rsidRDefault="00CB3869" w:rsidP="00687314">
      <w:pPr>
        <w:autoSpaceDE w:val="0"/>
        <w:autoSpaceDN w:val="0"/>
        <w:adjustRightInd w:val="0"/>
        <w:spacing w:after="0" w:line="240" w:lineRule="auto"/>
        <w:rPr>
          <w:rFonts w:cstheme="minorHAnsi"/>
          <w:b/>
          <w:bCs/>
          <w:color w:val="000000"/>
          <w:lang w:val="id-ID"/>
        </w:rPr>
      </w:pPr>
    </w:p>
    <w:p w14:paraId="1E7D9A55" w14:textId="77777777" w:rsidR="00423A77" w:rsidRPr="00DB25C4" w:rsidRDefault="00423A77" w:rsidP="00687314">
      <w:pPr>
        <w:autoSpaceDE w:val="0"/>
        <w:autoSpaceDN w:val="0"/>
        <w:adjustRightInd w:val="0"/>
        <w:spacing w:after="0" w:line="240" w:lineRule="auto"/>
        <w:rPr>
          <w:rFonts w:cstheme="minorHAnsi"/>
          <w:b/>
          <w:bCs/>
          <w:color w:val="000000"/>
          <w:lang w:val="id-ID"/>
        </w:rPr>
      </w:pPr>
    </w:p>
    <w:p w14:paraId="53965FCE" w14:textId="77777777" w:rsidR="00423A77" w:rsidRPr="00DB25C4" w:rsidRDefault="00423A77" w:rsidP="00687314">
      <w:pPr>
        <w:autoSpaceDE w:val="0"/>
        <w:autoSpaceDN w:val="0"/>
        <w:adjustRightInd w:val="0"/>
        <w:spacing w:after="0" w:line="240" w:lineRule="auto"/>
        <w:rPr>
          <w:rFonts w:cstheme="minorHAnsi"/>
          <w:b/>
          <w:bCs/>
          <w:color w:val="000000"/>
          <w:lang w:val="id-ID"/>
        </w:rPr>
      </w:pPr>
    </w:p>
    <w:p w14:paraId="4AE65321" w14:textId="77777777" w:rsidR="00423A77" w:rsidRPr="00DB25C4" w:rsidRDefault="00423A77" w:rsidP="00687314">
      <w:pPr>
        <w:autoSpaceDE w:val="0"/>
        <w:autoSpaceDN w:val="0"/>
        <w:adjustRightInd w:val="0"/>
        <w:spacing w:after="0" w:line="240" w:lineRule="auto"/>
        <w:jc w:val="center"/>
        <w:rPr>
          <w:rFonts w:cstheme="minorHAnsi"/>
          <w:b/>
          <w:bCs/>
          <w:color w:val="000000"/>
          <w:lang w:val="id-ID"/>
        </w:rPr>
      </w:pPr>
      <w:r w:rsidRPr="00DB25C4">
        <w:rPr>
          <w:rFonts w:cstheme="minorHAnsi"/>
          <w:b/>
          <w:bCs/>
          <w:color w:val="000000"/>
          <w:lang w:val="id-ID"/>
        </w:rPr>
        <w:lastRenderedPageBreak/>
        <w:t>KATA PENGANTAR</w:t>
      </w:r>
    </w:p>
    <w:p w14:paraId="010FE50B" w14:textId="77777777" w:rsidR="00423A77" w:rsidRPr="00DB25C4" w:rsidRDefault="00423A77" w:rsidP="00687314">
      <w:pPr>
        <w:autoSpaceDE w:val="0"/>
        <w:autoSpaceDN w:val="0"/>
        <w:adjustRightInd w:val="0"/>
        <w:spacing w:after="0" w:line="240" w:lineRule="auto"/>
        <w:rPr>
          <w:rFonts w:cstheme="minorHAnsi"/>
          <w:b/>
          <w:bCs/>
          <w:color w:val="000000"/>
          <w:lang w:val="id-ID"/>
        </w:rPr>
      </w:pPr>
    </w:p>
    <w:p w14:paraId="59D2987B" w14:textId="77777777" w:rsidR="00423A77" w:rsidRPr="00DB25C4" w:rsidRDefault="00423A77" w:rsidP="00687314">
      <w:pPr>
        <w:autoSpaceDE w:val="0"/>
        <w:autoSpaceDN w:val="0"/>
        <w:adjustRightInd w:val="0"/>
        <w:spacing w:after="0" w:line="240" w:lineRule="auto"/>
        <w:rPr>
          <w:rFonts w:cstheme="minorHAnsi"/>
          <w:b/>
          <w:bCs/>
          <w:color w:val="000000"/>
          <w:lang w:val="id-ID"/>
        </w:rPr>
      </w:pPr>
    </w:p>
    <w:p w14:paraId="7F309D71" w14:textId="77777777" w:rsidR="00170539" w:rsidRPr="00DB25C4" w:rsidRDefault="636DAC35" w:rsidP="00687314">
      <w:pPr>
        <w:autoSpaceDE w:val="0"/>
        <w:autoSpaceDN w:val="0"/>
        <w:adjustRightInd w:val="0"/>
        <w:spacing w:after="0" w:line="240" w:lineRule="auto"/>
        <w:ind w:firstLine="720"/>
        <w:jc w:val="both"/>
        <w:rPr>
          <w:rFonts w:cstheme="minorHAnsi"/>
          <w:color w:val="000000"/>
          <w:lang w:val="id-ID"/>
        </w:rPr>
      </w:pPr>
      <w:r w:rsidRPr="00DB25C4">
        <w:rPr>
          <w:rFonts w:cstheme="minorHAnsi"/>
          <w:color w:val="000000" w:themeColor="text1"/>
          <w:lang w:val="id-ID"/>
        </w:rPr>
        <w:t>Dengan mengucapkan puji syukur kepada Tuhan YME, tim penyusun laporan evaluasi diri (LED) Fakultas Bahasa dan Seni Universitas Ma Chung telah menyelesaikan penulisan LED dalam rangka pengajuan reakreditasi program studi Pendidikan Bahasa Mandarin ke Lembaga Akreditasi Mandiri Pendidikan. Dokumen LED yang disusun oleh tim FBS Universitas Ma Chung merupakan sarana yang digunakan untuk memberikan gambaran dasar guna menilai kinerja FBS Universitas Ma Chung dan program studi Pendidikan Bahasa Mandarin. Penyusunan LED ini menggunakan metode SWOT (</w:t>
      </w:r>
      <w:r w:rsidRPr="00DB25C4">
        <w:rPr>
          <w:rFonts w:cstheme="minorHAnsi"/>
          <w:i/>
          <w:iCs/>
          <w:color w:val="000000" w:themeColor="text1"/>
          <w:lang w:val="id-ID"/>
        </w:rPr>
        <w:t>Strength, Weakness, Opportunities</w:t>
      </w:r>
      <w:r w:rsidRPr="00DB25C4">
        <w:rPr>
          <w:rFonts w:cstheme="minorHAnsi"/>
          <w:color w:val="000000" w:themeColor="text1"/>
          <w:lang w:val="id-ID"/>
        </w:rPr>
        <w:t xml:space="preserve"> dan </w:t>
      </w:r>
      <w:r w:rsidRPr="00DB25C4">
        <w:rPr>
          <w:rFonts w:cstheme="minorHAnsi"/>
          <w:i/>
          <w:iCs/>
          <w:color w:val="000000" w:themeColor="text1"/>
          <w:lang w:val="id-ID"/>
        </w:rPr>
        <w:t>Threats</w:t>
      </w:r>
      <w:r w:rsidRPr="00DB25C4">
        <w:rPr>
          <w:rFonts w:cstheme="minorHAnsi"/>
          <w:color w:val="000000" w:themeColor="text1"/>
          <w:lang w:val="id-ID"/>
        </w:rPr>
        <w:t xml:space="preserve">). Dokumen LED dapat digunakan oleh FBS Universitas Ma Chung dan program studi Pendidikan Bahasa Mandarin untuk mendukung pengambilan keputusan berdasarkan data sekaligus untuk melakukan perubahan ke depan menuju target yang telah digariskan dalam rencana strategis. LED digunakan untuk membandingkan kinerja lintas waktu, mengukur kemajuan, kelemahan, ancaman dan peluang-peluang untuk mencapai tujuan dan sasaran ke depan. LED yang telah disusun ini bertujuan untuk mendapatkan gambaran keseluruhan tentang </w:t>
      </w:r>
      <w:r w:rsidRPr="00DB25C4">
        <w:rPr>
          <w:rFonts w:cstheme="minorHAnsi"/>
          <w:i/>
          <w:iCs/>
          <w:color w:val="000000" w:themeColor="text1"/>
          <w:lang w:val="id-ID"/>
        </w:rPr>
        <w:t xml:space="preserve">input, process, output </w:t>
      </w:r>
      <w:r w:rsidRPr="00DB25C4">
        <w:rPr>
          <w:rFonts w:cstheme="minorHAnsi"/>
          <w:color w:val="000000" w:themeColor="text1"/>
          <w:lang w:val="id-ID"/>
        </w:rPr>
        <w:t xml:space="preserve">dan </w:t>
      </w:r>
      <w:r w:rsidRPr="00DB25C4">
        <w:rPr>
          <w:rFonts w:cstheme="minorHAnsi"/>
          <w:i/>
          <w:iCs/>
          <w:color w:val="000000" w:themeColor="text1"/>
          <w:lang w:val="id-ID"/>
        </w:rPr>
        <w:t xml:space="preserve">impact </w:t>
      </w:r>
      <w:r w:rsidRPr="00DB25C4">
        <w:rPr>
          <w:rFonts w:cstheme="minorHAnsi"/>
          <w:color w:val="000000" w:themeColor="text1"/>
          <w:lang w:val="id-ID"/>
        </w:rPr>
        <w:t xml:space="preserve">tentang penyelenggaraan program studi Pendidikan Bahasa Mandarin. </w:t>
      </w:r>
    </w:p>
    <w:p w14:paraId="0714FFE6" w14:textId="77777777" w:rsidR="00423A77" w:rsidRPr="00DB25C4" w:rsidRDefault="00423A77" w:rsidP="00687314">
      <w:pPr>
        <w:autoSpaceDE w:val="0"/>
        <w:autoSpaceDN w:val="0"/>
        <w:adjustRightInd w:val="0"/>
        <w:spacing w:after="0" w:line="240" w:lineRule="auto"/>
        <w:ind w:firstLine="720"/>
        <w:jc w:val="both"/>
        <w:rPr>
          <w:rFonts w:cstheme="minorHAnsi"/>
          <w:color w:val="000000"/>
          <w:lang w:val="id-ID"/>
        </w:rPr>
      </w:pPr>
      <w:r w:rsidRPr="00DB25C4">
        <w:rPr>
          <w:rFonts w:cstheme="minorHAnsi"/>
          <w:color w:val="000000"/>
          <w:lang w:val="id-ID"/>
        </w:rPr>
        <w:t>Semoga dokumen LED ini dapat bermanfaat sebesar-besarnya untuk peningkatan mutu pengelolaan pendidikan dan sebagai dasar perencanaan, pengambilan keputusan dan pengembangan program studi Pendidikan Ba</w:t>
      </w:r>
      <w:r w:rsidR="00170539" w:rsidRPr="00DB25C4">
        <w:rPr>
          <w:rFonts w:cstheme="minorHAnsi"/>
          <w:color w:val="000000"/>
          <w:lang w:val="id-ID"/>
        </w:rPr>
        <w:t>hasa Mandarin di masa mendatang.</w:t>
      </w:r>
      <w:r w:rsidRPr="00DB25C4">
        <w:rPr>
          <w:rFonts w:cstheme="minorHAnsi"/>
          <w:color w:val="000000"/>
          <w:lang w:val="id-ID"/>
        </w:rPr>
        <w:t xml:space="preserve"> Atas kerjasama tim dan dukungan dari semua pihak, diucapkan terima kasih.</w:t>
      </w:r>
    </w:p>
    <w:p w14:paraId="4BA9DA2B" w14:textId="77777777" w:rsidR="00423A77" w:rsidRPr="00DB25C4" w:rsidRDefault="00423A77" w:rsidP="00687314">
      <w:pPr>
        <w:autoSpaceDE w:val="0"/>
        <w:autoSpaceDN w:val="0"/>
        <w:adjustRightInd w:val="0"/>
        <w:spacing w:after="0" w:line="240" w:lineRule="auto"/>
        <w:jc w:val="both"/>
        <w:rPr>
          <w:rFonts w:cstheme="minorHAnsi"/>
          <w:b/>
          <w:bCs/>
          <w:color w:val="000000"/>
          <w:lang w:val="id-ID"/>
        </w:rPr>
      </w:pPr>
      <w:r w:rsidRPr="00DB25C4">
        <w:rPr>
          <w:rFonts w:cstheme="minorHAnsi"/>
          <w:b/>
          <w:bCs/>
          <w:color w:val="000000"/>
          <w:lang w:val="id-ID"/>
        </w:rPr>
        <w:t xml:space="preserve"> </w:t>
      </w:r>
    </w:p>
    <w:p w14:paraId="4E2385A0" w14:textId="77777777" w:rsidR="00423A77" w:rsidRPr="00DB25C4" w:rsidRDefault="00423A77" w:rsidP="00687314">
      <w:pPr>
        <w:autoSpaceDE w:val="0"/>
        <w:autoSpaceDN w:val="0"/>
        <w:adjustRightInd w:val="0"/>
        <w:spacing w:after="0" w:line="240" w:lineRule="auto"/>
        <w:rPr>
          <w:rFonts w:cstheme="minorHAnsi"/>
          <w:b/>
          <w:bCs/>
          <w:color w:val="000000"/>
          <w:lang w:val="id-ID"/>
        </w:rPr>
      </w:pPr>
    </w:p>
    <w:p w14:paraId="43CA3B71" w14:textId="77777777" w:rsidR="00492BBE" w:rsidRPr="00DB25C4" w:rsidRDefault="00492BBE" w:rsidP="00687314">
      <w:pPr>
        <w:autoSpaceDE w:val="0"/>
        <w:autoSpaceDN w:val="0"/>
        <w:adjustRightInd w:val="0"/>
        <w:spacing w:after="0" w:line="240" w:lineRule="auto"/>
        <w:rPr>
          <w:rFonts w:cstheme="minorHAnsi"/>
          <w:b/>
          <w:bCs/>
          <w:color w:val="000000"/>
          <w:lang w:val="id-ID"/>
        </w:rPr>
      </w:pPr>
    </w:p>
    <w:p w14:paraId="4057429B" w14:textId="77777777" w:rsidR="00492BBE" w:rsidRPr="00DB25C4" w:rsidRDefault="00492BBE" w:rsidP="00687314">
      <w:pPr>
        <w:autoSpaceDE w:val="0"/>
        <w:autoSpaceDN w:val="0"/>
        <w:adjustRightInd w:val="0"/>
        <w:spacing w:after="0" w:line="240" w:lineRule="auto"/>
        <w:rPr>
          <w:rFonts w:cstheme="minorHAnsi"/>
          <w:b/>
          <w:bCs/>
          <w:color w:val="000000"/>
          <w:lang w:val="id-ID"/>
        </w:rPr>
      </w:pPr>
    </w:p>
    <w:p w14:paraId="6EA30501" w14:textId="77777777" w:rsidR="00492BBE" w:rsidRPr="00DB25C4" w:rsidRDefault="00492BBE" w:rsidP="00687314">
      <w:pPr>
        <w:autoSpaceDE w:val="0"/>
        <w:autoSpaceDN w:val="0"/>
        <w:adjustRightInd w:val="0"/>
        <w:spacing w:after="0" w:line="240" w:lineRule="auto"/>
        <w:rPr>
          <w:rFonts w:cstheme="minorHAnsi"/>
          <w:b/>
          <w:bCs/>
          <w:color w:val="000000"/>
          <w:lang w:val="id-ID"/>
        </w:rPr>
      </w:pPr>
    </w:p>
    <w:p w14:paraId="7F03E940" w14:textId="77777777" w:rsidR="00492BBE" w:rsidRPr="00DB25C4" w:rsidRDefault="00492BBE"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Malang, 25 Juli 2022</w:t>
      </w:r>
    </w:p>
    <w:p w14:paraId="5418400C" w14:textId="77777777" w:rsidR="00492BBE" w:rsidRPr="00DB25C4" w:rsidRDefault="00492BBE"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 xml:space="preserve">Tim Ketua Penyusun </w:t>
      </w:r>
    </w:p>
    <w:p w14:paraId="415DF9AE" w14:textId="77777777" w:rsidR="00492BBE" w:rsidRPr="00DB25C4" w:rsidRDefault="00492BBE"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Ketua</w:t>
      </w:r>
    </w:p>
    <w:p w14:paraId="4D406293" w14:textId="77777777" w:rsidR="00492BBE" w:rsidRPr="00DB25C4" w:rsidRDefault="00492BBE" w:rsidP="00687314">
      <w:pPr>
        <w:autoSpaceDE w:val="0"/>
        <w:autoSpaceDN w:val="0"/>
        <w:adjustRightInd w:val="0"/>
        <w:spacing w:after="0" w:line="240" w:lineRule="auto"/>
        <w:rPr>
          <w:rFonts w:cstheme="minorHAnsi"/>
          <w:color w:val="000000"/>
          <w:lang w:val="id-ID"/>
        </w:rPr>
      </w:pPr>
    </w:p>
    <w:p w14:paraId="3A127D7D" w14:textId="77777777" w:rsidR="00492BBE" w:rsidRPr="00DB25C4" w:rsidRDefault="00492BBE" w:rsidP="00687314">
      <w:pPr>
        <w:autoSpaceDE w:val="0"/>
        <w:autoSpaceDN w:val="0"/>
        <w:adjustRightInd w:val="0"/>
        <w:spacing w:after="0" w:line="240" w:lineRule="auto"/>
        <w:rPr>
          <w:rFonts w:cstheme="minorHAnsi"/>
          <w:color w:val="000000"/>
          <w:lang w:val="id-ID"/>
        </w:rPr>
      </w:pPr>
    </w:p>
    <w:p w14:paraId="72650750" w14:textId="77777777" w:rsidR="00492BBE" w:rsidRPr="00DB25C4" w:rsidRDefault="00492BBE" w:rsidP="00687314">
      <w:pPr>
        <w:autoSpaceDE w:val="0"/>
        <w:autoSpaceDN w:val="0"/>
        <w:adjustRightInd w:val="0"/>
        <w:spacing w:after="0" w:line="240" w:lineRule="auto"/>
        <w:rPr>
          <w:rFonts w:cstheme="minorHAnsi"/>
          <w:color w:val="000000"/>
          <w:lang w:val="id-ID"/>
        </w:rPr>
      </w:pPr>
    </w:p>
    <w:p w14:paraId="28D67F46" w14:textId="77777777" w:rsidR="00492BBE" w:rsidRPr="00DB25C4" w:rsidRDefault="00492BBE" w:rsidP="00687314">
      <w:pPr>
        <w:autoSpaceDE w:val="0"/>
        <w:autoSpaceDN w:val="0"/>
        <w:adjustRightInd w:val="0"/>
        <w:spacing w:after="0" w:line="240" w:lineRule="auto"/>
        <w:rPr>
          <w:rFonts w:cstheme="minorHAnsi"/>
          <w:color w:val="000000"/>
          <w:lang w:val="id-ID"/>
        </w:rPr>
      </w:pPr>
    </w:p>
    <w:p w14:paraId="47DD79F8" w14:textId="77777777" w:rsidR="00492BBE" w:rsidRPr="00DB25C4" w:rsidRDefault="00492BBE"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Dr. Daniel Ginting</w:t>
      </w:r>
    </w:p>
    <w:p w14:paraId="169CFB42" w14:textId="77777777" w:rsidR="00492BBE" w:rsidRPr="00DB25C4" w:rsidRDefault="00492BBE" w:rsidP="00687314">
      <w:pPr>
        <w:autoSpaceDE w:val="0"/>
        <w:autoSpaceDN w:val="0"/>
        <w:adjustRightInd w:val="0"/>
        <w:spacing w:after="0" w:line="240" w:lineRule="auto"/>
        <w:rPr>
          <w:rFonts w:cstheme="minorHAnsi"/>
          <w:color w:val="000000"/>
          <w:lang w:val="id-ID"/>
        </w:rPr>
      </w:pPr>
    </w:p>
    <w:p w14:paraId="1F5FD67D" w14:textId="77777777" w:rsidR="00492BBE" w:rsidRPr="00DB25C4" w:rsidRDefault="00492BBE" w:rsidP="00687314">
      <w:pPr>
        <w:autoSpaceDE w:val="0"/>
        <w:autoSpaceDN w:val="0"/>
        <w:adjustRightInd w:val="0"/>
        <w:spacing w:after="0" w:line="240" w:lineRule="auto"/>
        <w:rPr>
          <w:rFonts w:cstheme="minorHAnsi"/>
          <w:color w:val="000000"/>
          <w:lang w:val="id-ID"/>
        </w:rPr>
      </w:pPr>
    </w:p>
    <w:p w14:paraId="3AB44623" w14:textId="77777777" w:rsidR="00492BBE" w:rsidRPr="00DB25C4" w:rsidRDefault="00492BBE" w:rsidP="00687314">
      <w:pPr>
        <w:autoSpaceDE w:val="0"/>
        <w:autoSpaceDN w:val="0"/>
        <w:adjustRightInd w:val="0"/>
        <w:spacing w:after="0" w:line="240" w:lineRule="auto"/>
        <w:rPr>
          <w:rFonts w:cstheme="minorHAnsi"/>
          <w:color w:val="000000"/>
          <w:lang w:val="id-ID"/>
        </w:rPr>
      </w:pPr>
    </w:p>
    <w:p w14:paraId="30F3868E" w14:textId="77777777" w:rsidR="00492BBE" w:rsidRPr="00DB25C4" w:rsidRDefault="00492BBE" w:rsidP="00687314">
      <w:pPr>
        <w:autoSpaceDE w:val="0"/>
        <w:autoSpaceDN w:val="0"/>
        <w:adjustRightInd w:val="0"/>
        <w:spacing w:after="0" w:line="240" w:lineRule="auto"/>
        <w:rPr>
          <w:rFonts w:cstheme="minorHAnsi"/>
          <w:color w:val="000000"/>
          <w:lang w:val="id-ID"/>
        </w:rPr>
      </w:pPr>
    </w:p>
    <w:p w14:paraId="097DC743" w14:textId="77777777" w:rsidR="00492BBE" w:rsidRPr="00DB25C4" w:rsidRDefault="00492BBE" w:rsidP="00687314">
      <w:pPr>
        <w:autoSpaceDE w:val="0"/>
        <w:autoSpaceDN w:val="0"/>
        <w:adjustRightInd w:val="0"/>
        <w:spacing w:after="0" w:line="240" w:lineRule="auto"/>
        <w:rPr>
          <w:rFonts w:cstheme="minorHAnsi"/>
          <w:color w:val="000000"/>
          <w:lang w:val="id-ID"/>
        </w:rPr>
      </w:pPr>
    </w:p>
    <w:p w14:paraId="3952085E" w14:textId="77777777" w:rsidR="00492BBE" w:rsidRPr="00DB25C4" w:rsidRDefault="00492BBE" w:rsidP="00687314">
      <w:pPr>
        <w:autoSpaceDE w:val="0"/>
        <w:autoSpaceDN w:val="0"/>
        <w:adjustRightInd w:val="0"/>
        <w:spacing w:after="0" w:line="240" w:lineRule="auto"/>
        <w:rPr>
          <w:rFonts w:cstheme="minorHAnsi"/>
          <w:color w:val="000000"/>
          <w:lang w:val="id-ID"/>
        </w:rPr>
      </w:pPr>
    </w:p>
    <w:p w14:paraId="1B17CC60" w14:textId="77777777" w:rsidR="00492BBE" w:rsidRPr="00DB25C4" w:rsidRDefault="00492BBE" w:rsidP="00687314">
      <w:pPr>
        <w:autoSpaceDE w:val="0"/>
        <w:autoSpaceDN w:val="0"/>
        <w:adjustRightInd w:val="0"/>
        <w:spacing w:after="0" w:line="240" w:lineRule="auto"/>
        <w:rPr>
          <w:rFonts w:cstheme="minorHAnsi"/>
          <w:color w:val="000000"/>
          <w:lang w:val="id-ID"/>
        </w:rPr>
      </w:pPr>
    </w:p>
    <w:p w14:paraId="7B084AA0" w14:textId="77777777" w:rsidR="00492BBE" w:rsidRPr="00DB25C4" w:rsidRDefault="00492BBE" w:rsidP="00687314">
      <w:pPr>
        <w:autoSpaceDE w:val="0"/>
        <w:autoSpaceDN w:val="0"/>
        <w:adjustRightInd w:val="0"/>
        <w:spacing w:after="0" w:line="240" w:lineRule="auto"/>
        <w:rPr>
          <w:rFonts w:cstheme="minorHAnsi"/>
          <w:color w:val="000000"/>
          <w:lang w:val="id-ID"/>
        </w:rPr>
      </w:pPr>
    </w:p>
    <w:p w14:paraId="0823CE78" w14:textId="77777777" w:rsidR="00492BBE" w:rsidRPr="00DB25C4" w:rsidRDefault="00492BBE" w:rsidP="00687314">
      <w:pPr>
        <w:autoSpaceDE w:val="0"/>
        <w:autoSpaceDN w:val="0"/>
        <w:adjustRightInd w:val="0"/>
        <w:spacing w:after="0" w:line="240" w:lineRule="auto"/>
        <w:rPr>
          <w:rFonts w:cstheme="minorHAnsi"/>
          <w:color w:val="000000"/>
          <w:lang w:val="id-ID"/>
        </w:rPr>
      </w:pPr>
    </w:p>
    <w:p w14:paraId="60B48C43" w14:textId="77777777" w:rsidR="00492BBE" w:rsidRPr="00DB25C4" w:rsidRDefault="00492BBE" w:rsidP="00687314">
      <w:pPr>
        <w:autoSpaceDE w:val="0"/>
        <w:autoSpaceDN w:val="0"/>
        <w:adjustRightInd w:val="0"/>
        <w:spacing w:after="0" w:line="240" w:lineRule="auto"/>
        <w:rPr>
          <w:rFonts w:cstheme="minorHAnsi"/>
          <w:color w:val="000000"/>
          <w:lang w:val="id-ID"/>
        </w:rPr>
      </w:pPr>
    </w:p>
    <w:p w14:paraId="0975C8CD" w14:textId="77777777" w:rsidR="00492BBE" w:rsidRPr="00DB25C4" w:rsidRDefault="00492BBE" w:rsidP="00687314">
      <w:pPr>
        <w:autoSpaceDE w:val="0"/>
        <w:autoSpaceDN w:val="0"/>
        <w:adjustRightInd w:val="0"/>
        <w:spacing w:after="0" w:line="240" w:lineRule="auto"/>
        <w:rPr>
          <w:rFonts w:cstheme="minorHAnsi"/>
          <w:color w:val="000000"/>
          <w:lang w:val="id-ID"/>
        </w:rPr>
      </w:pPr>
    </w:p>
    <w:p w14:paraId="06A50784" w14:textId="77777777" w:rsidR="00492BBE" w:rsidRPr="00DB25C4" w:rsidRDefault="00492BBE" w:rsidP="00687314">
      <w:pPr>
        <w:autoSpaceDE w:val="0"/>
        <w:autoSpaceDN w:val="0"/>
        <w:adjustRightInd w:val="0"/>
        <w:spacing w:after="0" w:line="240" w:lineRule="auto"/>
        <w:rPr>
          <w:rFonts w:cstheme="minorHAnsi"/>
          <w:color w:val="000000"/>
          <w:lang w:val="id-ID"/>
        </w:rPr>
      </w:pPr>
    </w:p>
    <w:p w14:paraId="041DF86C" w14:textId="77777777" w:rsidR="00CB3869" w:rsidRPr="00DB25C4" w:rsidRDefault="00CB3869" w:rsidP="00687314">
      <w:pPr>
        <w:autoSpaceDE w:val="0"/>
        <w:autoSpaceDN w:val="0"/>
        <w:adjustRightInd w:val="0"/>
        <w:spacing w:after="0" w:line="240" w:lineRule="auto"/>
        <w:rPr>
          <w:rFonts w:cstheme="minorHAnsi"/>
          <w:color w:val="000000"/>
          <w:lang w:val="id-ID"/>
        </w:rPr>
      </w:pPr>
    </w:p>
    <w:p w14:paraId="0CCFF3D2" w14:textId="77777777" w:rsidR="00CB3869" w:rsidRPr="00DB25C4" w:rsidRDefault="00CB3869" w:rsidP="00687314">
      <w:pPr>
        <w:autoSpaceDE w:val="0"/>
        <w:autoSpaceDN w:val="0"/>
        <w:adjustRightInd w:val="0"/>
        <w:spacing w:after="0" w:line="240" w:lineRule="auto"/>
        <w:rPr>
          <w:rFonts w:cstheme="minorHAnsi"/>
          <w:color w:val="000000"/>
          <w:lang w:val="id-ID"/>
        </w:rPr>
      </w:pPr>
    </w:p>
    <w:p w14:paraId="20C975B0" w14:textId="77777777" w:rsidR="00492BBE" w:rsidRPr="00DB25C4" w:rsidRDefault="00492BBE" w:rsidP="00687314">
      <w:pPr>
        <w:autoSpaceDE w:val="0"/>
        <w:autoSpaceDN w:val="0"/>
        <w:adjustRightInd w:val="0"/>
        <w:spacing w:after="0" w:line="240" w:lineRule="auto"/>
        <w:rPr>
          <w:rFonts w:cstheme="minorHAnsi"/>
          <w:color w:val="000000"/>
          <w:lang w:val="id-ID"/>
        </w:rPr>
      </w:pPr>
    </w:p>
    <w:p w14:paraId="6BB4B5D4" w14:textId="77777777" w:rsidR="009C00EC" w:rsidRPr="00DB25C4" w:rsidRDefault="009C00EC" w:rsidP="00687314">
      <w:pPr>
        <w:autoSpaceDE w:val="0"/>
        <w:autoSpaceDN w:val="0"/>
        <w:adjustRightInd w:val="0"/>
        <w:spacing w:after="0" w:line="240" w:lineRule="auto"/>
        <w:jc w:val="center"/>
        <w:rPr>
          <w:rFonts w:cstheme="minorHAnsi"/>
          <w:b/>
          <w:bCs/>
          <w:color w:val="000000"/>
          <w:lang w:val="id-ID"/>
        </w:rPr>
      </w:pPr>
      <w:r w:rsidRPr="00DB25C4">
        <w:rPr>
          <w:rFonts w:cstheme="minorHAnsi"/>
          <w:b/>
          <w:bCs/>
          <w:color w:val="000000"/>
          <w:lang w:val="id-ID"/>
        </w:rPr>
        <w:lastRenderedPageBreak/>
        <w:t xml:space="preserve">DAFTAR ISI </w:t>
      </w:r>
    </w:p>
    <w:p w14:paraId="0EB07E81"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23F1D157"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0EF8AC1C"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74EF55CE"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1CBBC36A"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6A446B7C"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5DDC53CE"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6887E4EB"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4065F878"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22F9D90E"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6608B02C"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765B69C3"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2BF55F9E"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7F61FAF3"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6CE53236"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2FC43E39"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1693ED3F"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440149E0"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007BF4DD"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2E6D77A3"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38936848"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0A145CC0"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4A36F197"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38DEFE67"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5DD2995F"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7352B730"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474A98EF"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13D9E344"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28F06466"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2948557A"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5703FA8B"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4EAF7C70"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3D45BBA4"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373C4C15"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1F3FA2BD"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6752EFB8"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73C3557C"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27B3689D"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28C11E89"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13BD3CE6"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5DD5EFD6"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735ECBFE"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16C4B4A7"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13533B5E" w14:textId="77777777" w:rsidR="00CB3869" w:rsidRPr="00DB25C4" w:rsidRDefault="00CB3869" w:rsidP="00687314">
      <w:pPr>
        <w:autoSpaceDE w:val="0"/>
        <w:autoSpaceDN w:val="0"/>
        <w:adjustRightInd w:val="0"/>
        <w:spacing w:after="0" w:line="240" w:lineRule="auto"/>
        <w:rPr>
          <w:rFonts w:cstheme="minorHAnsi"/>
          <w:b/>
          <w:bCs/>
          <w:color w:val="000000"/>
          <w:lang w:val="id-ID"/>
        </w:rPr>
      </w:pPr>
    </w:p>
    <w:p w14:paraId="7B1950AC" w14:textId="77777777" w:rsidR="00CB3869" w:rsidRPr="00DB25C4" w:rsidRDefault="00CB3869" w:rsidP="00687314">
      <w:pPr>
        <w:autoSpaceDE w:val="0"/>
        <w:autoSpaceDN w:val="0"/>
        <w:adjustRightInd w:val="0"/>
        <w:spacing w:after="0" w:line="240" w:lineRule="auto"/>
        <w:rPr>
          <w:rFonts w:cstheme="minorHAnsi"/>
          <w:b/>
          <w:bCs/>
          <w:color w:val="000000"/>
          <w:lang w:val="id-ID"/>
        </w:rPr>
      </w:pPr>
    </w:p>
    <w:p w14:paraId="1538DA49"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411AE97A"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407BC7AF" w14:textId="77777777" w:rsidR="009C00EC" w:rsidRPr="00DB25C4" w:rsidRDefault="009C00EC" w:rsidP="00687314">
      <w:pPr>
        <w:autoSpaceDE w:val="0"/>
        <w:autoSpaceDN w:val="0"/>
        <w:adjustRightInd w:val="0"/>
        <w:spacing w:after="0" w:line="240" w:lineRule="auto"/>
        <w:jc w:val="center"/>
        <w:rPr>
          <w:rFonts w:cstheme="minorHAnsi"/>
          <w:b/>
          <w:bCs/>
          <w:color w:val="000000"/>
          <w:lang w:val="id-ID"/>
        </w:rPr>
      </w:pPr>
      <w:r w:rsidRPr="00DB25C4">
        <w:rPr>
          <w:rFonts w:cstheme="minorHAnsi"/>
          <w:b/>
          <w:bCs/>
          <w:color w:val="000000"/>
          <w:lang w:val="id-ID"/>
        </w:rPr>
        <w:lastRenderedPageBreak/>
        <w:t xml:space="preserve">IDENTITAS UNIT PENGELOLA PROGRAM STUDI </w:t>
      </w:r>
    </w:p>
    <w:p w14:paraId="67A860A9"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4191164D"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761158D1"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tbl>
      <w:tblPr>
        <w:tblW w:w="9985" w:type="dxa"/>
        <w:tblLook w:val="04A0" w:firstRow="1" w:lastRow="0" w:firstColumn="1" w:lastColumn="0" w:noHBand="0" w:noVBand="1"/>
      </w:tblPr>
      <w:tblGrid>
        <w:gridCol w:w="4222"/>
        <w:gridCol w:w="278"/>
        <w:gridCol w:w="5485"/>
      </w:tblGrid>
      <w:tr w:rsidR="009C00EC" w:rsidRPr="00DB25C4" w14:paraId="6607B903" w14:textId="77777777" w:rsidTr="636DAC35">
        <w:tc>
          <w:tcPr>
            <w:tcW w:w="4222" w:type="dxa"/>
          </w:tcPr>
          <w:p w14:paraId="128949C2" w14:textId="77777777" w:rsidR="009C00EC" w:rsidRPr="00DB25C4" w:rsidRDefault="009C00EC" w:rsidP="00687314">
            <w:pPr>
              <w:autoSpaceDE w:val="0"/>
              <w:autoSpaceDN w:val="0"/>
              <w:adjustRightInd w:val="0"/>
              <w:spacing w:after="0" w:line="240" w:lineRule="auto"/>
              <w:rPr>
                <w:rFonts w:cstheme="minorHAnsi"/>
                <w:bCs/>
                <w:color w:val="000000"/>
                <w:lang w:val="id-ID"/>
              </w:rPr>
            </w:pPr>
            <w:r w:rsidRPr="00DB25C4">
              <w:rPr>
                <w:rFonts w:cstheme="minorHAnsi"/>
                <w:color w:val="000000"/>
                <w:lang w:val="id-ID"/>
              </w:rPr>
              <w:t>Program Studi (PS)</w:t>
            </w:r>
          </w:p>
        </w:tc>
        <w:tc>
          <w:tcPr>
            <w:tcW w:w="278" w:type="dxa"/>
          </w:tcPr>
          <w:p w14:paraId="37DF4675" w14:textId="77777777" w:rsidR="009C00EC" w:rsidRPr="00DB25C4" w:rsidRDefault="009C00E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485" w:type="dxa"/>
          </w:tcPr>
          <w:p w14:paraId="0B9ECC13" w14:textId="77777777" w:rsidR="009C00EC" w:rsidRPr="00DB25C4" w:rsidRDefault="00A4466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Prodi Pendidikan Bahasa Mandarin</w:t>
            </w:r>
          </w:p>
        </w:tc>
      </w:tr>
      <w:tr w:rsidR="009C00EC" w:rsidRPr="00DB25C4" w14:paraId="156E90CF" w14:textId="77777777" w:rsidTr="636DAC35">
        <w:tc>
          <w:tcPr>
            <w:tcW w:w="4222" w:type="dxa"/>
          </w:tcPr>
          <w:p w14:paraId="51518633" w14:textId="77777777" w:rsidR="009C00EC" w:rsidRPr="00DB25C4" w:rsidRDefault="00A4466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Jurusan</w:t>
            </w:r>
          </w:p>
        </w:tc>
        <w:tc>
          <w:tcPr>
            <w:tcW w:w="278" w:type="dxa"/>
          </w:tcPr>
          <w:p w14:paraId="3F9631C3" w14:textId="77777777" w:rsidR="009C00EC" w:rsidRPr="00DB25C4" w:rsidRDefault="009C00E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485" w:type="dxa"/>
          </w:tcPr>
          <w:p w14:paraId="7FFFDA81" w14:textId="77777777" w:rsidR="009C00EC" w:rsidRPr="00DB25C4" w:rsidRDefault="00A4466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r>
      <w:tr w:rsidR="009C00EC" w:rsidRPr="00DB25C4" w14:paraId="7B8218BF" w14:textId="77777777" w:rsidTr="636DAC35">
        <w:tc>
          <w:tcPr>
            <w:tcW w:w="4222" w:type="dxa"/>
          </w:tcPr>
          <w:p w14:paraId="4DB6181C" w14:textId="77777777" w:rsidR="009C00EC" w:rsidRPr="00DB25C4" w:rsidRDefault="00A4466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Fakultas</w:t>
            </w:r>
          </w:p>
        </w:tc>
        <w:tc>
          <w:tcPr>
            <w:tcW w:w="278" w:type="dxa"/>
          </w:tcPr>
          <w:p w14:paraId="5DC7CBE0" w14:textId="77777777" w:rsidR="009C00EC" w:rsidRPr="00DB25C4" w:rsidRDefault="009C00E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485" w:type="dxa"/>
          </w:tcPr>
          <w:p w14:paraId="54E54B2E" w14:textId="77777777" w:rsidR="009C00EC" w:rsidRPr="00DB25C4" w:rsidRDefault="00A4466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Bahasa dan Seni</w:t>
            </w:r>
          </w:p>
        </w:tc>
      </w:tr>
      <w:tr w:rsidR="009C00EC" w:rsidRPr="00DB25C4" w14:paraId="46EFD6A6" w14:textId="77777777" w:rsidTr="636DAC35">
        <w:tc>
          <w:tcPr>
            <w:tcW w:w="4222" w:type="dxa"/>
          </w:tcPr>
          <w:p w14:paraId="48FC4CF3" w14:textId="77777777" w:rsidR="009C00EC" w:rsidRPr="00DB25C4" w:rsidRDefault="00A4466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Perguruan Tinggi</w:t>
            </w:r>
          </w:p>
        </w:tc>
        <w:tc>
          <w:tcPr>
            <w:tcW w:w="278" w:type="dxa"/>
          </w:tcPr>
          <w:p w14:paraId="1220DFF8" w14:textId="77777777" w:rsidR="009C00EC" w:rsidRPr="00DB25C4" w:rsidRDefault="009C00E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485" w:type="dxa"/>
          </w:tcPr>
          <w:p w14:paraId="123CF0D5" w14:textId="77777777" w:rsidR="009C00EC" w:rsidRPr="00DB25C4" w:rsidRDefault="00A4466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Universitas Ma Chung</w:t>
            </w:r>
          </w:p>
        </w:tc>
      </w:tr>
      <w:tr w:rsidR="009C00EC" w:rsidRPr="00DB25C4" w14:paraId="0890AAD1" w14:textId="77777777" w:rsidTr="636DAC35">
        <w:tc>
          <w:tcPr>
            <w:tcW w:w="4222" w:type="dxa"/>
          </w:tcPr>
          <w:p w14:paraId="7A0A6BC7" w14:textId="77777777" w:rsidR="009C00EC" w:rsidRPr="00DB25C4" w:rsidRDefault="636DAC35" w:rsidP="00687314">
            <w:pPr>
              <w:autoSpaceDE w:val="0"/>
              <w:autoSpaceDN w:val="0"/>
              <w:adjustRightInd w:val="0"/>
              <w:spacing w:after="0" w:line="240" w:lineRule="auto"/>
              <w:rPr>
                <w:rFonts w:cstheme="minorHAnsi"/>
                <w:bCs/>
                <w:color w:val="000000"/>
                <w:lang w:val="id-ID"/>
              </w:rPr>
            </w:pPr>
            <w:commentRangeStart w:id="0"/>
            <w:r w:rsidRPr="00DB25C4">
              <w:rPr>
                <w:rFonts w:cstheme="minorHAnsi"/>
                <w:color w:val="000000" w:themeColor="text1"/>
                <w:lang w:val="id-ID"/>
              </w:rPr>
              <w:t xml:space="preserve">Nomor SK pendirian PS (*)  </w:t>
            </w:r>
            <w:commentRangeEnd w:id="0"/>
            <w:r w:rsidR="00A4466C" w:rsidRPr="00DB25C4">
              <w:rPr>
                <w:rStyle w:val="CommentReference"/>
                <w:rFonts w:cstheme="minorHAnsi"/>
                <w:sz w:val="22"/>
                <w:szCs w:val="22"/>
              </w:rPr>
              <w:commentReference w:id="0"/>
            </w:r>
          </w:p>
        </w:tc>
        <w:tc>
          <w:tcPr>
            <w:tcW w:w="278" w:type="dxa"/>
          </w:tcPr>
          <w:p w14:paraId="7CD5AA73" w14:textId="77777777" w:rsidR="009C00EC" w:rsidRPr="00DB25C4" w:rsidRDefault="009C00E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485" w:type="dxa"/>
          </w:tcPr>
          <w:p w14:paraId="2BF8F30B" w14:textId="724E680B" w:rsidR="009C00EC" w:rsidRPr="00DB25C4" w:rsidRDefault="0E85E278" w:rsidP="00687314">
            <w:p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118/M/Kp/III/2015</w:t>
            </w:r>
          </w:p>
        </w:tc>
      </w:tr>
      <w:tr w:rsidR="00A4466C" w:rsidRPr="00DB25C4" w14:paraId="054C1969" w14:textId="77777777" w:rsidTr="636DAC35">
        <w:tc>
          <w:tcPr>
            <w:tcW w:w="4222" w:type="dxa"/>
          </w:tcPr>
          <w:p w14:paraId="30F5C1C8" w14:textId="77777777" w:rsidR="00A4466C" w:rsidRPr="00DB25C4" w:rsidRDefault="00A4466C"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Tanggal SK pendirian PS</w:t>
            </w:r>
          </w:p>
        </w:tc>
        <w:tc>
          <w:tcPr>
            <w:tcW w:w="278" w:type="dxa"/>
          </w:tcPr>
          <w:p w14:paraId="5F17F5CA" w14:textId="77777777" w:rsidR="00A4466C" w:rsidRPr="00DB25C4" w:rsidRDefault="00A4466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485" w:type="dxa"/>
          </w:tcPr>
          <w:p w14:paraId="353D21F2" w14:textId="30894A0A" w:rsidR="00A4466C" w:rsidRPr="00DB25C4" w:rsidRDefault="69DB996A" w:rsidP="00687314">
            <w:p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31 Maret 2015</w:t>
            </w:r>
          </w:p>
        </w:tc>
      </w:tr>
      <w:tr w:rsidR="00A4466C" w:rsidRPr="00DB25C4" w14:paraId="6B8AA89F" w14:textId="77777777" w:rsidTr="636DAC35">
        <w:tc>
          <w:tcPr>
            <w:tcW w:w="4222" w:type="dxa"/>
          </w:tcPr>
          <w:p w14:paraId="5377721D" w14:textId="77777777" w:rsidR="00A4466C" w:rsidRPr="00DB25C4" w:rsidRDefault="00A4466C"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Bulan &amp; Tahun Dimulainya Penyelenggaraan PS</w:t>
            </w:r>
          </w:p>
        </w:tc>
        <w:tc>
          <w:tcPr>
            <w:tcW w:w="278" w:type="dxa"/>
          </w:tcPr>
          <w:p w14:paraId="28619961" w14:textId="77777777" w:rsidR="00A4466C" w:rsidRPr="00DB25C4" w:rsidRDefault="00A4466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485" w:type="dxa"/>
          </w:tcPr>
          <w:p w14:paraId="4345E5B8" w14:textId="59975523" w:rsidR="00A4466C" w:rsidRPr="00DB25C4" w:rsidRDefault="530D2BEB" w:rsidP="00687314">
            <w:p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Maret 2015</w:t>
            </w:r>
          </w:p>
        </w:tc>
      </w:tr>
      <w:tr w:rsidR="00A4466C" w:rsidRPr="00DB25C4" w14:paraId="6F0B4771" w14:textId="77777777" w:rsidTr="636DAC35">
        <w:tc>
          <w:tcPr>
            <w:tcW w:w="4222" w:type="dxa"/>
          </w:tcPr>
          <w:p w14:paraId="4173C15D" w14:textId="77777777" w:rsidR="00A4466C" w:rsidRPr="00DB25C4" w:rsidRDefault="00A4466C"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Nomor SK Izin Operasional (*)</w:t>
            </w:r>
          </w:p>
        </w:tc>
        <w:tc>
          <w:tcPr>
            <w:tcW w:w="278" w:type="dxa"/>
          </w:tcPr>
          <w:p w14:paraId="10CDF251" w14:textId="77777777" w:rsidR="00A4466C" w:rsidRPr="00DB25C4" w:rsidRDefault="00A4466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485" w:type="dxa"/>
          </w:tcPr>
          <w:p w14:paraId="47D5C59F" w14:textId="35CAA1A4" w:rsidR="00A4466C" w:rsidRPr="00DB25C4" w:rsidRDefault="325F9E84" w:rsidP="00687314">
            <w:p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118/M/Kp/III/2015</w:t>
            </w:r>
          </w:p>
        </w:tc>
      </w:tr>
      <w:tr w:rsidR="00A4466C" w:rsidRPr="00DB25C4" w14:paraId="6D15A5F7" w14:textId="77777777" w:rsidTr="636DAC35">
        <w:tc>
          <w:tcPr>
            <w:tcW w:w="4222" w:type="dxa"/>
          </w:tcPr>
          <w:p w14:paraId="1EC09C5C" w14:textId="77777777" w:rsidR="00A4466C" w:rsidRPr="00DB25C4" w:rsidRDefault="00A4466C"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Tanggal SK Izin Operasional</w:t>
            </w:r>
          </w:p>
        </w:tc>
        <w:tc>
          <w:tcPr>
            <w:tcW w:w="278" w:type="dxa"/>
          </w:tcPr>
          <w:p w14:paraId="5E3B34E2" w14:textId="77777777" w:rsidR="00A4466C" w:rsidRPr="00DB25C4" w:rsidRDefault="00A4466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485" w:type="dxa"/>
          </w:tcPr>
          <w:p w14:paraId="2068BC89" w14:textId="12096779" w:rsidR="00A4466C" w:rsidRPr="00DB25C4" w:rsidRDefault="76E6E7F7" w:rsidP="00687314">
            <w:p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31 Maret 2015</w:t>
            </w:r>
          </w:p>
        </w:tc>
      </w:tr>
      <w:tr w:rsidR="00A4466C" w:rsidRPr="00DB25C4" w14:paraId="654DDF4A" w14:textId="77777777" w:rsidTr="636DAC35">
        <w:tc>
          <w:tcPr>
            <w:tcW w:w="4222" w:type="dxa"/>
          </w:tcPr>
          <w:p w14:paraId="728CD888" w14:textId="77777777" w:rsidR="00A4466C" w:rsidRPr="00DB25C4" w:rsidRDefault="00A4466C"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Peringkat Akreditasi Terakhir</w:t>
            </w:r>
          </w:p>
        </w:tc>
        <w:tc>
          <w:tcPr>
            <w:tcW w:w="278" w:type="dxa"/>
          </w:tcPr>
          <w:p w14:paraId="205BD783" w14:textId="77777777" w:rsidR="00A4466C" w:rsidRPr="00DB25C4" w:rsidRDefault="00A4466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485" w:type="dxa"/>
          </w:tcPr>
          <w:p w14:paraId="7E678B09" w14:textId="23EDFB81" w:rsidR="00A4466C" w:rsidRPr="00DB25C4" w:rsidRDefault="0B9D73BB" w:rsidP="00687314">
            <w:p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Baik</w:t>
            </w:r>
          </w:p>
        </w:tc>
      </w:tr>
      <w:tr w:rsidR="00A4466C" w:rsidRPr="00DB25C4" w14:paraId="2C65A749" w14:textId="77777777" w:rsidTr="636DAC35">
        <w:tc>
          <w:tcPr>
            <w:tcW w:w="4222" w:type="dxa"/>
          </w:tcPr>
          <w:p w14:paraId="777C0002" w14:textId="77777777" w:rsidR="00A4466C" w:rsidRPr="00DB25C4" w:rsidRDefault="00A4466C"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Nomor SK BAN-PT</w:t>
            </w:r>
          </w:p>
        </w:tc>
        <w:tc>
          <w:tcPr>
            <w:tcW w:w="278" w:type="dxa"/>
          </w:tcPr>
          <w:p w14:paraId="6B193CAB" w14:textId="77777777" w:rsidR="00A4466C" w:rsidRPr="00DB25C4" w:rsidRDefault="00A4466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485" w:type="dxa"/>
          </w:tcPr>
          <w:p w14:paraId="42395459" w14:textId="0921CF56" w:rsidR="00A4466C" w:rsidRPr="00DB25C4" w:rsidRDefault="2461A227" w:rsidP="00687314">
            <w:pPr>
              <w:autoSpaceDE w:val="0"/>
              <w:autoSpaceDN w:val="0"/>
              <w:adjustRightInd w:val="0"/>
              <w:spacing w:after="0" w:line="240" w:lineRule="auto"/>
              <w:rPr>
                <w:rFonts w:eastAsia="Calibri" w:cstheme="minorHAnsi"/>
                <w:lang w:val="id-ID"/>
              </w:rPr>
            </w:pPr>
            <w:r w:rsidRPr="00DB25C4">
              <w:rPr>
                <w:rFonts w:eastAsia="Calibri" w:cstheme="minorHAnsi"/>
                <w:color w:val="444444"/>
                <w:lang w:val="id-ID"/>
              </w:rPr>
              <w:t>7778/SK/BAN-PT/Ak.KP/S/X/2022</w:t>
            </w:r>
          </w:p>
        </w:tc>
      </w:tr>
      <w:tr w:rsidR="00A4466C" w:rsidRPr="00DB25C4" w14:paraId="12496728" w14:textId="77777777" w:rsidTr="636DAC35">
        <w:tc>
          <w:tcPr>
            <w:tcW w:w="4222" w:type="dxa"/>
          </w:tcPr>
          <w:p w14:paraId="52CF63E6" w14:textId="77777777" w:rsidR="00A4466C" w:rsidRPr="00DB25C4" w:rsidRDefault="00A4466C"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Alamat PS</w:t>
            </w:r>
          </w:p>
        </w:tc>
        <w:tc>
          <w:tcPr>
            <w:tcW w:w="278" w:type="dxa"/>
          </w:tcPr>
          <w:p w14:paraId="79385A39" w14:textId="77777777" w:rsidR="00A4466C" w:rsidRPr="00DB25C4" w:rsidRDefault="00A4466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485" w:type="dxa"/>
          </w:tcPr>
          <w:p w14:paraId="01EA3D96" w14:textId="77777777" w:rsidR="00A4466C" w:rsidRPr="00DB25C4" w:rsidRDefault="00A4466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Vila Puncak Tidar N-1, Karangwidoro Malang</w:t>
            </w:r>
          </w:p>
        </w:tc>
      </w:tr>
      <w:tr w:rsidR="00A4466C" w:rsidRPr="00DB25C4" w14:paraId="0158CB4F" w14:textId="77777777" w:rsidTr="636DAC35">
        <w:tc>
          <w:tcPr>
            <w:tcW w:w="4222" w:type="dxa"/>
          </w:tcPr>
          <w:p w14:paraId="25071DD6" w14:textId="77777777" w:rsidR="00A4466C" w:rsidRPr="00DB25C4" w:rsidRDefault="00A4466C"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 xml:space="preserve">No. Telepon PS </w:t>
            </w:r>
          </w:p>
        </w:tc>
        <w:tc>
          <w:tcPr>
            <w:tcW w:w="278" w:type="dxa"/>
          </w:tcPr>
          <w:p w14:paraId="1D105CFB" w14:textId="77777777" w:rsidR="00A4466C" w:rsidRPr="00DB25C4" w:rsidRDefault="00A4466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485" w:type="dxa"/>
          </w:tcPr>
          <w:p w14:paraId="17CBD28B" w14:textId="09F69A80" w:rsidR="00A4466C" w:rsidRPr="00DB25C4" w:rsidRDefault="001A3AC1" w:rsidP="00687314">
            <w:pPr>
              <w:autoSpaceDE w:val="0"/>
              <w:autoSpaceDN w:val="0"/>
              <w:adjustRightInd w:val="0"/>
              <w:spacing w:after="0" w:line="240" w:lineRule="auto"/>
              <w:rPr>
                <w:rFonts w:cstheme="minorHAnsi"/>
                <w:bCs/>
                <w:color w:val="000000"/>
              </w:rPr>
            </w:pPr>
            <w:r w:rsidRPr="00DB25C4">
              <w:rPr>
                <w:rFonts w:cstheme="minorHAnsi"/>
                <w:bCs/>
                <w:color w:val="000000"/>
              </w:rPr>
              <w:t>(0341) 550171</w:t>
            </w:r>
          </w:p>
        </w:tc>
      </w:tr>
      <w:tr w:rsidR="00A4466C" w:rsidRPr="00DB25C4" w14:paraId="3DBFD65B" w14:textId="77777777" w:rsidTr="636DAC35">
        <w:tc>
          <w:tcPr>
            <w:tcW w:w="4222" w:type="dxa"/>
          </w:tcPr>
          <w:p w14:paraId="467C3AA4" w14:textId="77777777" w:rsidR="00A4466C" w:rsidRPr="00DB25C4" w:rsidRDefault="00A4466C" w:rsidP="00687314">
            <w:pPr>
              <w:autoSpaceDE w:val="0"/>
              <w:autoSpaceDN w:val="0"/>
              <w:adjustRightInd w:val="0"/>
              <w:spacing w:after="0" w:line="240" w:lineRule="auto"/>
              <w:rPr>
                <w:rFonts w:cstheme="minorHAnsi"/>
                <w:color w:val="000000"/>
                <w:lang w:val="id-ID"/>
              </w:rPr>
            </w:pPr>
            <w:r w:rsidRPr="00DB25C4">
              <w:rPr>
                <w:rFonts w:cstheme="minorHAnsi"/>
                <w:i/>
                <w:iCs/>
                <w:color w:val="000000"/>
                <w:lang w:val="id-ID"/>
              </w:rPr>
              <w:t>Homepage</w:t>
            </w:r>
            <w:r w:rsidRPr="00DB25C4">
              <w:rPr>
                <w:rFonts w:cstheme="minorHAnsi"/>
                <w:color w:val="000000"/>
                <w:lang w:val="id-ID"/>
              </w:rPr>
              <w:t xml:space="preserve"> dan </w:t>
            </w:r>
            <w:r w:rsidRPr="00DB25C4">
              <w:rPr>
                <w:rFonts w:cstheme="minorHAnsi"/>
                <w:i/>
                <w:iCs/>
                <w:color w:val="000000"/>
                <w:lang w:val="id-ID"/>
              </w:rPr>
              <w:t>E-mail</w:t>
            </w:r>
            <w:r w:rsidRPr="00DB25C4">
              <w:rPr>
                <w:rFonts w:cstheme="minorHAnsi"/>
                <w:color w:val="000000"/>
                <w:lang w:val="id-ID"/>
              </w:rPr>
              <w:t xml:space="preserve"> PS</w:t>
            </w:r>
          </w:p>
        </w:tc>
        <w:tc>
          <w:tcPr>
            <w:tcW w:w="278" w:type="dxa"/>
          </w:tcPr>
          <w:p w14:paraId="26E26E1D" w14:textId="77777777" w:rsidR="00A4466C" w:rsidRPr="00DB25C4" w:rsidRDefault="00A4466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485" w:type="dxa"/>
          </w:tcPr>
          <w:p w14:paraId="57A706E1" w14:textId="263D37E5" w:rsidR="001A3AC1" w:rsidRPr="00DB25C4" w:rsidRDefault="00000000" w:rsidP="00687314">
            <w:pPr>
              <w:autoSpaceDE w:val="0"/>
              <w:autoSpaceDN w:val="0"/>
              <w:adjustRightInd w:val="0"/>
              <w:spacing w:after="0" w:line="240" w:lineRule="auto"/>
              <w:rPr>
                <w:rFonts w:cstheme="minorHAnsi"/>
                <w:bCs/>
                <w:color w:val="000000"/>
              </w:rPr>
            </w:pPr>
            <w:hyperlink r:id="rId11" w:history="1">
              <w:r w:rsidR="001A3AC1" w:rsidRPr="00DB25C4">
                <w:rPr>
                  <w:rStyle w:val="Hyperlink"/>
                  <w:rFonts w:cstheme="minorHAnsi"/>
                  <w:bCs/>
                </w:rPr>
                <w:t>www.machung.ac.id</w:t>
              </w:r>
            </w:hyperlink>
            <w:r w:rsidR="001A3AC1" w:rsidRPr="00DB25C4">
              <w:rPr>
                <w:rFonts w:cstheme="minorHAnsi"/>
                <w:bCs/>
                <w:color w:val="000000"/>
              </w:rPr>
              <w:t xml:space="preserve"> / </w:t>
            </w:r>
            <w:hyperlink r:id="rId12" w:history="1">
              <w:r w:rsidR="001A3AC1" w:rsidRPr="00DB25C4">
                <w:rPr>
                  <w:rStyle w:val="Hyperlink"/>
                  <w:rFonts w:cstheme="minorHAnsi"/>
                  <w:bCs/>
                </w:rPr>
                <w:t>anggrah.diah@machung.ac.id</w:t>
              </w:r>
            </w:hyperlink>
          </w:p>
        </w:tc>
      </w:tr>
      <w:tr w:rsidR="00A4466C" w:rsidRPr="00DB25C4" w14:paraId="2B7402B4" w14:textId="77777777" w:rsidTr="636DAC35">
        <w:tc>
          <w:tcPr>
            <w:tcW w:w="4222" w:type="dxa"/>
          </w:tcPr>
          <w:p w14:paraId="038F3B20" w14:textId="77777777" w:rsidR="00A4466C" w:rsidRPr="00DB25C4" w:rsidRDefault="00A4466C"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Nomor WA Ketua Tim</w:t>
            </w:r>
          </w:p>
        </w:tc>
        <w:tc>
          <w:tcPr>
            <w:tcW w:w="278" w:type="dxa"/>
          </w:tcPr>
          <w:p w14:paraId="28DBFAD7" w14:textId="77777777" w:rsidR="00A4466C" w:rsidRPr="00DB25C4" w:rsidRDefault="00A4466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485" w:type="dxa"/>
          </w:tcPr>
          <w:p w14:paraId="1A32D722" w14:textId="77777777" w:rsidR="00A4466C" w:rsidRPr="00DB25C4" w:rsidRDefault="00A4466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081334866054</w:t>
            </w:r>
          </w:p>
        </w:tc>
      </w:tr>
      <w:tr w:rsidR="00A4466C" w:rsidRPr="00DB25C4" w14:paraId="020C030C" w14:textId="77777777" w:rsidTr="636DAC35">
        <w:tc>
          <w:tcPr>
            <w:tcW w:w="4222" w:type="dxa"/>
          </w:tcPr>
          <w:p w14:paraId="1C987495" w14:textId="77777777" w:rsidR="00A4466C" w:rsidRPr="00DB25C4" w:rsidRDefault="00A4466C" w:rsidP="00687314">
            <w:pPr>
              <w:autoSpaceDE w:val="0"/>
              <w:autoSpaceDN w:val="0"/>
              <w:adjustRightInd w:val="0"/>
              <w:spacing w:after="0" w:line="240" w:lineRule="auto"/>
              <w:rPr>
                <w:rFonts w:cstheme="minorHAnsi"/>
                <w:bCs/>
                <w:color w:val="000000"/>
                <w:lang w:val="id-ID"/>
              </w:rPr>
            </w:pPr>
            <w:r w:rsidRPr="00DB25C4">
              <w:rPr>
                <w:rFonts w:cstheme="minorHAnsi"/>
                <w:color w:val="000000"/>
                <w:lang w:val="id-ID"/>
              </w:rPr>
              <w:t>Alamat E-Mail Ketua Tim</w:t>
            </w:r>
          </w:p>
        </w:tc>
        <w:tc>
          <w:tcPr>
            <w:tcW w:w="278" w:type="dxa"/>
          </w:tcPr>
          <w:p w14:paraId="1FBD2CA8" w14:textId="77777777" w:rsidR="00A4466C" w:rsidRPr="00DB25C4" w:rsidRDefault="00A4466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485" w:type="dxa"/>
          </w:tcPr>
          <w:p w14:paraId="3766E92C" w14:textId="77777777" w:rsidR="00A4466C" w:rsidRPr="00DB25C4" w:rsidRDefault="00A4466C"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daniel.ginting@machung.ac.id</w:t>
            </w:r>
          </w:p>
        </w:tc>
      </w:tr>
    </w:tbl>
    <w:p w14:paraId="21DD9078"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4BFC0C69" w14:textId="77777777" w:rsidR="009C00EC" w:rsidRPr="00DB25C4" w:rsidRDefault="00A4466C" w:rsidP="00687314">
      <w:pPr>
        <w:autoSpaceDE w:val="0"/>
        <w:autoSpaceDN w:val="0"/>
        <w:adjustRightInd w:val="0"/>
        <w:spacing w:after="0" w:line="240" w:lineRule="auto"/>
        <w:rPr>
          <w:rFonts w:cstheme="minorHAnsi"/>
          <w:b/>
          <w:bCs/>
          <w:color w:val="000000"/>
          <w:lang w:val="id-ID"/>
        </w:rPr>
      </w:pPr>
      <w:r w:rsidRPr="00DB25C4">
        <w:rPr>
          <w:rFonts w:cstheme="minorHAnsi"/>
          <w:b/>
          <w:bCs/>
          <w:color w:val="000000"/>
          <w:lang w:val="id-ID"/>
        </w:rPr>
        <w:t xml:space="preserve"> </w:t>
      </w:r>
    </w:p>
    <w:p w14:paraId="1F74E732"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62D634D7"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4EB6077A"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06956C04" w14:textId="77777777" w:rsidR="00BF12F2" w:rsidRDefault="00BF12F2" w:rsidP="00687314">
      <w:pPr>
        <w:autoSpaceDE w:val="0"/>
        <w:autoSpaceDN w:val="0"/>
        <w:adjustRightInd w:val="0"/>
        <w:spacing w:after="0" w:line="240" w:lineRule="auto"/>
        <w:rPr>
          <w:rFonts w:cstheme="minorHAnsi"/>
          <w:b/>
          <w:bCs/>
          <w:color w:val="000000"/>
          <w:lang w:val="id-ID"/>
        </w:rPr>
        <w:sectPr w:rsidR="00BF12F2" w:rsidSect="00450D50">
          <w:pgSz w:w="12240" w:h="15840"/>
          <w:pgMar w:top="1440" w:right="1440" w:bottom="1440" w:left="1440" w:header="720" w:footer="720" w:gutter="0"/>
          <w:cols w:space="720"/>
          <w:noEndnote/>
        </w:sectPr>
      </w:pPr>
    </w:p>
    <w:p w14:paraId="39AC0047" w14:textId="77777777" w:rsidR="0091032A" w:rsidRPr="00DB25C4" w:rsidRDefault="0091032A" w:rsidP="00687314">
      <w:pPr>
        <w:autoSpaceDE w:val="0"/>
        <w:autoSpaceDN w:val="0"/>
        <w:adjustRightInd w:val="0"/>
        <w:spacing w:after="0" w:line="240" w:lineRule="auto"/>
        <w:jc w:val="center"/>
        <w:rPr>
          <w:rFonts w:cstheme="minorHAnsi"/>
          <w:b/>
          <w:bCs/>
          <w:color w:val="000000"/>
          <w:lang w:val="id-ID"/>
        </w:rPr>
      </w:pPr>
      <w:r w:rsidRPr="00DB25C4">
        <w:rPr>
          <w:rFonts w:cstheme="minorHAnsi"/>
          <w:b/>
          <w:bCs/>
          <w:color w:val="000000"/>
          <w:lang w:val="id-ID"/>
        </w:rPr>
        <w:lastRenderedPageBreak/>
        <w:t xml:space="preserve">IDENTITAS PENGISI LAPORAN EVALUASI DIRI </w:t>
      </w:r>
    </w:p>
    <w:p w14:paraId="169388F3" w14:textId="77777777" w:rsidR="0091032A" w:rsidRPr="00DB25C4" w:rsidRDefault="0091032A" w:rsidP="00687314">
      <w:pPr>
        <w:autoSpaceDE w:val="0"/>
        <w:autoSpaceDN w:val="0"/>
        <w:adjustRightInd w:val="0"/>
        <w:spacing w:after="0" w:line="240" w:lineRule="auto"/>
        <w:rPr>
          <w:rFonts w:cstheme="minorHAnsi"/>
          <w:b/>
          <w:bCs/>
          <w:color w:val="000000"/>
          <w:lang w:val="id-ID"/>
        </w:rPr>
      </w:pPr>
    </w:p>
    <w:tbl>
      <w:tblPr>
        <w:tblW w:w="0" w:type="auto"/>
        <w:tblLook w:val="04A0" w:firstRow="1" w:lastRow="0" w:firstColumn="1" w:lastColumn="0" w:noHBand="0" w:noVBand="1"/>
      </w:tblPr>
      <w:tblGrid>
        <w:gridCol w:w="3116"/>
        <w:gridCol w:w="299"/>
        <w:gridCol w:w="5935"/>
      </w:tblGrid>
      <w:tr w:rsidR="00F827D6" w:rsidRPr="00DB25C4" w14:paraId="7D0505B2" w14:textId="77777777" w:rsidTr="00F827D6">
        <w:tc>
          <w:tcPr>
            <w:tcW w:w="3116" w:type="dxa"/>
          </w:tcPr>
          <w:p w14:paraId="34F99976"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Nama</w:t>
            </w:r>
          </w:p>
        </w:tc>
        <w:tc>
          <w:tcPr>
            <w:tcW w:w="299" w:type="dxa"/>
          </w:tcPr>
          <w:p w14:paraId="66810CC5"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935" w:type="dxa"/>
          </w:tcPr>
          <w:p w14:paraId="7FD3D7A6" w14:textId="77777777" w:rsidR="00F827D6" w:rsidRPr="00DB25C4" w:rsidRDefault="00F827D6" w:rsidP="00687314">
            <w:pPr>
              <w:autoSpaceDE w:val="0"/>
              <w:autoSpaceDN w:val="0"/>
              <w:adjustRightInd w:val="0"/>
              <w:spacing w:after="0" w:line="240" w:lineRule="auto"/>
              <w:rPr>
                <w:rFonts w:cstheme="minorHAnsi"/>
                <w:bCs/>
                <w:color w:val="000000"/>
                <w:lang w:val="id-ID"/>
              </w:rPr>
            </w:pPr>
          </w:p>
        </w:tc>
      </w:tr>
      <w:tr w:rsidR="00F827D6" w:rsidRPr="00DB25C4" w14:paraId="0ADC1643" w14:textId="77777777" w:rsidTr="00F827D6">
        <w:tc>
          <w:tcPr>
            <w:tcW w:w="3116" w:type="dxa"/>
          </w:tcPr>
          <w:p w14:paraId="44B86A63"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NIDN</w:t>
            </w:r>
          </w:p>
        </w:tc>
        <w:tc>
          <w:tcPr>
            <w:tcW w:w="299" w:type="dxa"/>
          </w:tcPr>
          <w:p w14:paraId="71D62104"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935" w:type="dxa"/>
          </w:tcPr>
          <w:p w14:paraId="3EBD9A7A" w14:textId="77777777" w:rsidR="00F827D6" w:rsidRPr="00DB25C4" w:rsidRDefault="00F827D6" w:rsidP="00687314">
            <w:pPr>
              <w:autoSpaceDE w:val="0"/>
              <w:autoSpaceDN w:val="0"/>
              <w:adjustRightInd w:val="0"/>
              <w:spacing w:after="0" w:line="240" w:lineRule="auto"/>
              <w:rPr>
                <w:rFonts w:cstheme="minorHAnsi"/>
                <w:bCs/>
                <w:color w:val="000000"/>
                <w:lang w:val="id-ID"/>
              </w:rPr>
            </w:pPr>
          </w:p>
        </w:tc>
      </w:tr>
      <w:tr w:rsidR="00F827D6" w:rsidRPr="00DB25C4" w14:paraId="3554D181" w14:textId="77777777" w:rsidTr="00F827D6">
        <w:tc>
          <w:tcPr>
            <w:tcW w:w="3116" w:type="dxa"/>
          </w:tcPr>
          <w:p w14:paraId="384EB6F2"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Jabatan</w:t>
            </w:r>
          </w:p>
        </w:tc>
        <w:tc>
          <w:tcPr>
            <w:tcW w:w="299" w:type="dxa"/>
          </w:tcPr>
          <w:p w14:paraId="3ECD3B01"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935" w:type="dxa"/>
          </w:tcPr>
          <w:p w14:paraId="625D6E14" w14:textId="77777777" w:rsidR="00F827D6" w:rsidRPr="00DB25C4" w:rsidRDefault="00F827D6" w:rsidP="00687314">
            <w:pPr>
              <w:autoSpaceDE w:val="0"/>
              <w:autoSpaceDN w:val="0"/>
              <w:adjustRightInd w:val="0"/>
              <w:spacing w:after="0" w:line="240" w:lineRule="auto"/>
              <w:rPr>
                <w:rFonts w:cstheme="minorHAnsi"/>
                <w:bCs/>
                <w:color w:val="000000"/>
                <w:lang w:val="id-ID"/>
              </w:rPr>
            </w:pPr>
          </w:p>
        </w:tc>
      </w:tr>
      <w:tr w:rsidR="00F827D6" w:rsidRPr="00DB25C4" w14:paraId="16E02C8D" w14:textId="77777777" w:rsidTr="00F827D6">
        <w:tc>
          <w:tcPr>
            <w:tcW w:w="3116" w:type="dxa"/>
          </w:tcPr>
          <w:p w14:paraId="11F60C58"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Tanggal Pengisian</w:t>
            </w:r>
          </w:p>
        </w:tc>
        <w:tc>
          <w:tcPr>
            <w:tcW w:w="299" w:type="dxa"/>
          </w:tcPr>
          <w:p w14:paraId="27445493"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935" w:type="dxa"/>
          </w:tcPr>
          <w:p w14:paraId="036D659F" w14:textId="77777777" w:rsidR="00F827D6" w:rsidRPr="00DB25C4" w:rsidRDefault="00F827D6" w:rsidP="00687314">
            <w:pPr>
              <w:autoSpaceDE w:val="0"/>
              <w:autoSpaceDN w:val="0"/>
              <w:adjustRightInd w:val="0"/>
              <w:spacing w:after="0" w:line="240" w:lineRule="auto"/>
              <w:rPr>
                <w:rFonts w:cstheme="minorHAnsi"/>
                <w:bCs/>
                <w:color w:val="000000"/>
                <w:lang w:val="id-ID"/>
              </w:rPr>
            </w:pPr>
          </w:p>
        </w:tc>
      </w:tr>
      <w:tr w:rsidR="00F827D6" w:rsidRPr="00DB25C4" w14:paraId="2FEA05E6" w14:textId="77777777" w:rsidTr="00F827D6">
        <w:tc>
          <w:tcPr>
            <w:tcW w:w="3116" w:type="dxa"/>
          </w:tcPr>
          <w:p w14:paraId="3119E202"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Tanda Tangan</w:t>
            </w:r>
          </w:p>
        </w:tc>
        <w:tc>
          <w:tcPr>
            <w:tcW w:w="299" w:type="dxa"/>
          </w:tcPr>
          <w:p w14:paraId="490036D3"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935" w:type="dxa"/>
          </w:tcPr>
          <w:p w14:paraId="28441D29"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noProof/>
                <w:color w:val="000000"/>
                <w:shd w:val="clear" w:color="auto" w:fill="E6E6E6"/>
              </w:rPr>
              <mc:AlternateContent>
                <mc:Choice Requires="wps">
                  <w:drawing>
                    <wp:anchor distT="0" distB="0" distL="114300" distR="114300" simplePos="0" relativeHeight="251659264" behindDoc="0" locked="0" layoutInCell="1" allowOverlap="1" wp14:anchorId="75A286E8" wp14:editId="771E7ACC">
                      <wp:simplePos x="0" y="0"/>
                      <wp:positionH relativeFrom="column">
                        <wp:posOffset>183943</wp:posOffset>
                      </wp:positionH>
                      <wp:positionV relativeFrom="paragraph">
                        <wp:posOffset>48998</wp:posOffset>
                      </wp:positionV>
                      <wp:extent cx="2753833" cy="988828"/>
                      <wp:effectExtent l="0" t="0" r="27940" b="20955"/>
                      <wp:wrapNone/>
                      <wp:docPr id="1" name="Text Box 1"/>
                      <wp:cNvGraphicFramePr/>
                      <a:graphic xmlns:a="http://schemas.openxmlformats.org/drawingml/2006/main">
                        <a:graphicData uri="http://schemas.microsoft.com/office/word/2010/wordprocessingShape">
                          <wps:wsp>
                            <wps:cNvSpPr txBox="1"/>
                            <wps:spPr>
                              <a:xfrm>
                                <a:off x="0" y="0"/>
                                <a:ext cx="2753833" cy="98882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7A9A766" w14:textId="77777777" w:rsidR="00687314" w:rsidRDefault="006873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5A286E8" id="_x0000_t202" coordsize="21600,21600" o:spt="202" path="m,l,21600r21600,l21600,xe">
                      <v:stroke joinstyle="miter"/>
                      <v:path gradientshapeok="t" o:connecttype="rect"/>
                    </v:shapetype>
                    <v:shape id="Text Box 1" o:spid="_x0000_s1026" type="#_x0000_t202" style="position:absolute;margin-left:14.5pt;margin-top:3.85pt;width:216.85pt;height:77.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" fillcolor="white [3201]" strokeweight=".5pt">
                      <v:textbox>
                        <w:txbxContent>
                          <w:p w14:paraId="67A9A766" w14:textId="77777777" w:rsidR="00687314" w:rsidRDefault="00687314"/>
                        </w:txbxContent>
                      </v:textbox>
                    </v:shape>
                  </w:pict>
                </mc:Fallback>
              </mc:AlternateContent>
            </w:r>
          </w:p>
          <w:p w14:paraId="581F85EF" w14:textId="77777777" w:rsidR="00F827D6" w:rsidRPr="00DB25C4" w:rsidRDefault="00F827D6" w:rsidP="00687314">
            <w:pPr>
              <w:autoSpaceDE w:val="0"/>
              <w:autoSpaceDN w:val="0"/>
              <w:adjustRightInd w:val="0"/>
              <w:spacing w:after="0" w:line="240" w:lineRule="auto"/>
              <w:rPr>
                <w:rFonts w:cstheme="minorHAnsi"/>
                <w:bCs/>
                <w:color w:val="000000"/>
                <w:lang w:val="id-ID"/>
              </w:rPr>
            </w:pPr>
          </w:p>
          <w:p w14:paraId="4C620C12" w14:textId="77777777" w:rsidR="00F827D6" w:rsidRPr="00DB25C4" w:rsidRDefault="00F827D6" w:rsidP="00687314">
            <w:pPr>
              <w:autoSpaceDE w:val="0"/>
              <w:autoSpaceDN w:val="0"/>
              <w:adjustRightInd w:val="0"/>
              <w:spacing w:after="0" w:line="240" w:lineRule="auto"/>
              <w:rPr>
                <w:rFonts w:cstheme="minorHAnsi"/>
                <w:bCs/>
                <w:color w:val="000000"/>
                <w:lang w:val="id-ID"/>
              </w:rPr>
            </w:pPr>
          </w:p>
          <w:p w14:paraId="6875FE1B" w14:textId="77777777" w:rsidR="00F827D6" w:rsidRPr="00DB25C4" w:rsidRDefault="00F827D6" w:rsidP="00687314">
            <w:pPr>
              <w:autoSpaceDE w:val="0"/>
              <w:autoSpaceDN w:val="0"/>
              <w:adjustRightInd w:val="0"/>
              <w:spacing w:after="0" w:line="240" w:lineRule="auto"/>
              <w:rPr>
                <w:rFonts w:cstheme="minorHAnsi"/>
                <w:bCs/>
                <w:color w:val="000000"/>
                <w:lang w:val="id-ID"/>
              </w:rPr>
            </w:pPr>
          </w:p>
          <w:p w14:paraId="4E6C684C" w14:textId="77777777" w:rsidR="00F827D6" w:rsidRPr="00DB25C4" w:rsidRDefault="00F827D6" w:rsidP="00687314">
            <w:pPr>
              <w:autoSpaceDE w:val="0"/>
              <w:autoSpaceDN w:val="0"/>
              <w:adjustRightInd w:val="0"/>
              <w:spacing w:after="0" w:line="240" w:lineRule="auto"/>
              <w:rPr>
                <w:rFonts w:cstheme="minorHAnsi"/>
                <w:bCs/>
                <w:color w:val="000000"/>
                <w:lang w:val="id-ID"/>
              </w:rPr>
            </w:pPr>
          </w:p>
        </w:tc>
      </w:tr>
    </w:tbl>
    <w:p w14:paraId="3FF11DAC" w14:textId="77777777" w:rsidR="0091032A" w:rsidRPr="00DB25C4" w:rsidRDefault="0091032A" w:rsidP="00687314">
      <w:pPr>
        <w:autoSpaceDE w:val="0"/>
        <w:autoSpaceDN w:val="0"/>
        <w:adjustRightInd w:val="0"/>
        <w:spacing w:after="0" w:line="240" w:lineRule="auto"/>
        <w:rPr>
          <w:rFonts w:cstheme="minorHAnsi"/>
          <w:bCs/>
          <w:color w:val="000000"/>
          <w:lang w:val="id-ID"/>
        </w:rPr>
      </w:pPr>
    </w:p>
    <w:p w14:paraId="200C3683" w14:textId="77777777" w:rsidR="0091032A" w:rsidRPr="00DB25C4" w:rsidRDefault="0091032A" w:rsidP="00687314">
      <w:pPr>
        <w:autoSpaceDE w:val="0"/>
        <w:autoSpaceDN w:val="0"/>
        <w:adjustRightInd w:val="0"/>
        <w:spacing w:after="0" w:line="240" w:lineRule="auto"/>
        <w:rPr>
          <w:rFonts w:cstheme="minorHAnsi"/>
          <w:b/>
          <w:bCs/>
          <w:color w:val="000000"/>
          <w:lang w:val="id-ID"/>
        </w:rPr>
      </w:pPr>
    </w:p>
    <w:tbl>
      <w:tblPr>
        <w:tblW w:w="0" w:type="auto"/>
        <w:tblLook w:val="04A0" w:firstRow="1" w:lastRow="0" w:firstColumn="1" w:lastColumn="0" w:noHBand="0" w:noVBand="1"/>
      </w:tblPr>
      <w:tblGrid>
        <w:gridCol w:w="3116"/>
        <w:gridCol w:w="299"/>
        <w:gridCol w:w="5935"/>
      </w:tblGrid>
      <w:tr w:rsidR="00F827D6" w:rsidRPr="00DB25C4" w14:paraId="59568167" w14:textId="77777777" w:rsidTr="00450D50">
        <w:tc>
          <w:tcPr>
            <w:tcW w:w="3116" w:type="dxa"/>
          </w:tcPr>
          <w:p w14:paraId="0F941011"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Nama</w:t>
            </w:r>
          </w:p>
        </w:tc>
        <w:tc>
          <w:tcPr>
            <w:tcW w:w="299" w:type="dxa"/>
          </w:tcPr>
          <w:p w14:paraId="3E3912CD"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935" w:type="dxa"/>
          </w:tcPr>
          <w:p w14:paraId="2E9305E9" w14:textId="77777777" w:rsidR="00F827D6" w:rsidRPr="00DB25C4" w:rsidRDefault="00F827D6" w:rsidP="00687314">
            <w:pPr>
              <w:autoSpaceDE w:val="0"/>
              <w:autoSpaceDN w:val="0"/>
              <w:adjustRightInd w:val="0"/>
              <w:spacing w:after="0" w:line="240" w:lineRule="auto"/>
              <w:rPr>
                <w:rFonts w:cstheme="minorHAnsi"/>
                <w:bCs/>
                <w:color w:val="000000"/>
                <w:lang w:val="id-ID"/>
              </w:rPr>
            </w:pPr>
          </w:p>
        </w:tc>
      </w:tr>
      <w:tr w:rsidR="00F827D6" w:rsidRPr="00DB25C4" w14:paraId="0347C60C" w14:textId="77777777" w:rsidTr="00450D50">
        <w:tc>
          <w:tcPr>
            <w:tcW w:w="3116" w:type="dxa"/>
          </w:tcPr>
          <w:p w14:paraId="66AF2A60"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NIDN</w:t>
            </w:r>
          </w:p>
        </w:tc>
        <w:tc>
          <w:tcPr>
            <w:tcW w:w="299" w:type="dxa"/>
          </w:tcPr>
          <w:p w14:paraId="68F99C89"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935" w:type="dxa"/>
          </w:tcPr>
          <w:p w14:paraId="4AF710AE" w14:textId="77777777" w:rsidR="00F827D6" w:rsidRPr="00DB25C4" w:rsidRDefault="00F827D6" w:rsidP="00687314">
            <w:pPr>
              <w:autoSpaceDE w:val="0"/>
              <w:autoSpaceDN w:val="0"/>
              <w:adjustRightInd w:val="0"/>
              <w:spacing w:after="0" w:line="240" w:lineRule="auto"/>
              <w:rPr>
                <w:rFonts w:cstheme="minorHAnsi"/>
                <w:bCs/>
                <w:color w:val="000000"/>
                <w:lang w:val="id-ID"/>
              </w:rPr>
            </w:pPr>
          </w:p>
        </w:tc>
      </w:tr>
      <w:tr w:rsidR="00F827D6" w:rsidRPr="00DB25C4" w14:paraId="29ED4DE4" w14:textId="77777777" w:rsidTr="00450D50">
        <w:tc>
          <w:tcPr>
            <w:tcW w:w="3116" w:type="dxa"/>
          </w:tcPr>
          <w:p w14:paraId="73855DDF"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Jabatan</w:t>
            </w:r>
          </w:p>
        </w:tc>
        <w:tc>
          <w:tcPr>
            <w:tcW w:w="299" w:type="dxa"/>
          </w:tcPr>
          <w:p w14:paraId="5E6F37F6"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935" w:type="dxa"/>
          </w:tcPr>
          <w:p w14:paraId="6BC2C430" w14:textId="77777777" w:rsidR="00F827D6" w:rsidRPr="00DB25C4" w:rsidRDefault="00F827D6" w:rsidP="00687314">
            <w:pPr>
              <w:autoSpaceDE w:val="0"/>
              <w:autoSpaceDN w:val="0"/>
              <w:adjustRightInd w:val="0"/>
              <w:spacing w:after="0" w:line="240" w:lineRule="auto"/>
              <w:rPr>
                <w:rFonts w:cstheme="minorHAnsi"/>
                <w:bCs/>
                <w:color w:val="000000"/>
                <w:lang w:val="id-ID"/>
              </w:rPr>
            </w:pPr>
          </w:p>
        </w:tc>
      </w:tr>
      <w:tr w:rsidR="00F827D6" w:rsidRPr="00DB25C4" w14:paraId="16F73607" w14:textId="77777777" w:rsidTr="00450D50">
        <w:tc>
          <w:tcPr>
            <w:tcW w:w="3116" w:type="dxa"/>
          </w:tcPr>
          <w:p w14:paraId="0FD1DF66"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Tanggal Pengisian</w:t>
            </w:r>
          </w:p>
        </w:tc>
        <w:tc>
          <w:tcPr>
            <w:tcW w:w="299" w:type="dxa"/>
          </w:tcPr>
          <w:p w14:paraId="01740F0B"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935" w:type="dxa"/>
          </w:tcPr>
          <w:p w14:paraId="5C71DB4E" w14:textId="77777777" w:rsidR="00F827D6" w:rsidRPr="00DB25C4" w:rsidRDefault="00F827D6" w:rsidP="00687314">
            <w:pPr>
              <w:autoSpaceDE w:val="0"/>
              <w:autoSpaceDN w:val="0"/>
              <w:adjustRightInd w:val="0"/>
              <w:spacing w:after="0" w:line="240" w:lineRule="auto"/>
              <w:rPr>
                <w:rFonts w:cstheme="minorHAnsi"/>
                <w:bCs/>
                <w:color w:val="000000"/>
                <w:lang w:val="id-ID"/>
              </w:rPr>
            </w:pPr>
          </w:p>
        </w:tc>
      </w:tr>
      <w:tr w:rsidR="00F827D6" w:rsidRPr="00DB25C4" w14:paraId="46C31F7D" w14:textId="77777777" w:rsidTr="00450D50">
        <w:tc>
          <w:tcPr>
            <w:tcW w:w="3116" w:type="dxa"/>
          </w:tcPr>
          <w:p w14:paraId="24E05EB2"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Tanda Tangan</w:t>
            </w:r>
          </w:p>
        </w:tc>
        <w:tc>
          <w:tcPr>
            <w:tcW w:w="299" w:type="dxa"/>
          </w:tcPr>
          <w:p w14:paraId="4E9D9653"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935" w:type="dxa"/>
          </w:tcPr>
          <w:p w14:paraId="0E9CC8D2"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noProof/>
                <w:color w:val="000000"/>
                <w:shd w:val="clear" w:color="auto" w:fill="E6E6E6"/>
              </w:rPr>
              <mc:AlternateContent>
                <mc:Choice Requires="wps">
                  <w:drawing>
                    <wp:anchor distT="0" distB="0" distL="114300" distR="114300" simplePos="0" relativeHeight="251661312" behindDoc="0" locked="0" layoutInCell="1" allowOverlap="1" wp14:anchorId="6759E283" wp14:editId="7E53A5E9">
                      <wp:simplePos x="0" y="0"/>
                      <wp:positionH relativeFrom="column">
                        <wp:posOffset>183943</wp:posOffset>
                      </wp:positionH>
                      <wp:positionV relativeFrom="paragraph">
                        <wp:posOffset>48998</wp:posOffset>
                      </wp:positionV>
                      <wp:extent cx="2753833" cy="988828"/>
                      <wp:effectExtent l="0" t="0" r="27940" b="20955"/>
                      <wp:wrapNone/>
                      <wp:docPr id="2" name="Text Box 2"/>
                      <wp:cNvGraphicFramePr/>
                      <a:graphic xmlns:a="http://schemas.openxmlformats.org/drawingml/2006/main">
                        <a:graphicData uri="http://schemas.microsoft.com/office/word/2010/wordprocessingShape">
                          <wps:wsp>
                            <wps:cNvSpPr txBox="1"/>
                            <wps:spPr>
                              <a:xfrm>
                                <a:off x="0" y="0"/>
                                <a:ext cx="2753833" cy="98882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3E922B3" w14:textId="77777777" w:rsidR="00687314" w:rsidRDefault="00687314" w:rsidP="00F827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59E283" id="Text Box 2" o:spid="_x0000_s1027" type="#_x0000_t202" style="position:absolute;margin-left:14.5pt;margin-top:3.85pt;width:216.85pt;height:77.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" fillcolor="white [3201]" strokeweight=".5pt">
                      <v:textbox>
                        <w:txbxContent>
                          <w:p w14:paraId="63E922B3" w14:textId="77777777" w:rsidR="00687314" w:rsidRDefault="00687314" w:rsidP="00F827D6"/>
                        </w:txbxContent>
                      </v:textbox>
                    </v:shape>
                  </w:pict>
                </mc:Fallback>
              </mc:AlternateContent>
            </w:r>
          </w:p>
          <w:p w14:paraId="2FD0CB86" w14:textId="77777777" w:rsidR="00F827D6" w:rsidRPr="00DB25C4" w:rsidRDefault="00F827D6" w:rsidP="00687314">
            <w:pPr>
              <w:autoSpaceDE w:val="0"/>
              <w:autoSpaceDN w:val="0"/>
              <w:adjustRightInd w:val="0"/>
              <w:spacing w:after="0" w:line="240" w:lineRule="auto"/>
              <w:rPr>
                <w:rFonts w:cstheme="minorHAnsi"/>
                <w:bCs/>
                <w:color w:val="000000"/>
                <w:lang w:val="id-ID"/>
              </w:rPr>
            </w:pPr>
          </w:p>
          <w:p w14:paraId="781CA619" w14:textId="77777777" w:rsidR="00F827D6" w:rsidRPr="00DB25C4" w:rsidRDefault="00F827D6" w:rsidP="00687314">
            <w:pPr>
              <w:autoSpaceDE w:val="0"/>
              <w:autoSpaceDN w:val="0"/>
              <w:adjustRightInd w:val="0"/>
              <w:spacing w:after="0" w:line="240" w:lineRule="auto"/>
              <w:rPr>
                <w:rFonts w:cstheme="minorHAnsi"/>
                <w:bCs/>
                <w:color w:val="000000"/>
                <w:lang w:val="id-ID"/>
              </w:rPr>
            </w:pPr>
          </w:p>
          <w:p w14:paraId="7E1D05CA" w14:textId="77777777" w:rsidR="00F827D6" w:rsidRPr="00DB25C4" w:rsidRDefault="00F827D6" w:rsidP="00687314">
            <w:pPr>
              <w:autoSpaceDE w:val="0"/>
              <w:autoSpaceDN w:val="0"/>
              <w:adjustRightInd w:val="0"/>
              <w:spacing w:after="0" w:line="240" w:lineRule="auto"/>
              <w:rPr>
                <w:rFonts w:cstheme="minorHAnsi"/>
                <w:bCs/>
                <w:color w:val="000000"/>
                <w:lang w:val="id-ID"/>
              </w:rPr>
            </w:pPr>
          </w:p>
          <w:p w14:paraId="3A740833" w14:textId="77777777" w:rsidR="00F827D6" w:rsidRPr="00DB25C4" w:rsidRDefault="00F827D6" w:rsidP="00687314">
            <w:pPr>
              <w:autoSpaceDE w:val="0"/>
              <w:autoSpaceDN w:val="0"/>
              <w:adjustRightInd w:val="0"/>
              <w:spacing w:after="0" w:line="240" w:lineRule="auto"/>
              <w:rPr>
                <w:rFonts w:cstheme="minorHAnsi"/>
                <w:bCs/>
                <w:color w:val="000000"/>
                <w:lang w:val="id-ID"/>
              </w:rPr>
            </w:pPr>
          </w:p>
          <w:p w14:paraId="106B6313" w14:textId="77777777" w:rsidR="00F827D6" w:rsidRPr="00DB25C4" w:rsidRDefault="00F827D6" w:rsidP="00687314">
            <w:pPr>
              <w:autoSpaceDE w:val="0"/>
              <w:autoSpaceDN w:val="0"/>
              <w:adjustRightInd w:val="0"/>
              <w:spacing w:after="0" w:line="240" w:lineRule="auto"/>
              <w:rPr>
                <w:rFonts w:cstheme="minorHAnsi"/>
                <w:bCs/>
                <w:color w:val="000000"/>
                <w:lang w:val="id-ID"/>
              </w:rPr>
            </w:pPr>
          </w:p>
          <w:p w14:paraId="02C47B84" w14:textId="77777777" w:rsidR="00F827D6" w:rsidRPr="00DB25C4" w:rsidRDefault="00F827D6" w:rsidP="00687314">
            <w:pPr>
              <w:autoSpaceDE w:val="0"/>
              <w:autoSpaceDN w:val="0"/>
              <w:adjustRightInd w:val="0"/>
              <w:spacing w:after="0" w:line="240" w:lineRule="auto"/>
              <w:rPr>
                <w:rFonts w:cstheme="minorHAnsi"/>
                <w:bCs/>
                <w:color w:val="000000"/>
                <w:lang w:val="id-ID"/>
              </w:rPr>
            </w:pPr>
          </w:p>
        </w:tc>
      </w:tr>
    </w:tbl>
    <w:p w14:paraId="469BE284" w14:textId="77777777" w:rsidR="0091032A" w:rsidRPr="00DB25C4" w:rsidRDefault="0091032A" w:rsidP="00687314">
      <w:pPr>
        <w:autoSpaceDE w:val="0"/>
        <w:autoSpaceDN w:val="0"/>
        <w:adjustRightInd w:val="0"/>
        <w:spacing w:after="0" w:line="240" w:lineRule="auto"/>
        <w:rPr>
          <w:rFonts w:cstheme="minorHAnsi"/>
          <w:b/>
          <w:bCs/>
          <w:color w:val="000000"/>
          <w:lang w:val="id-ID"/>
        </w:rPr>
      </w:pPr>
    </w:p>
    <w:tbl>
      <w:tblPr>
        <w:tblW w:w="0" w:type="auto"/>
        <w:tblLook w:val="04A0" w:firstRow="1" w:lastRow="0" w:firstColumn="1" w:lastColumn="0" w:noHBand="0" w:noVBand="1"/>
      </w:tblPr>
      <w:tblGrid>
        <w:gridCol w:w="3116"/>
        <w:gridCol w:w="299"/>
        <w:gridCol w:w="5935"/>
      </w:tblGrid>
      <w:tr w:rsidR="00F827D6" w:rsidRPr="00DB25C4" w14:paraId="22290AC0" w14:textId="77777777" w:rsidTr="00450D50">
        <w:tc>
          <w:tcPr>
            <w:tcW w:w="3116" w:type="dxa"/>
          </w:tcPr>
          <w:p w14:paraId="654DC635"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Nama</w:t>
            </w:r>
          </w:p>
        </w:tc>
        <w:tc>
          <w:tcPr>
            <w:tcW w:w="299" w:type="dxa"/>
          </w:tcPr>
          <w:p w14:paraId="73B9BA70"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935" w:type="dxa"/>
          </w:tcPr>
          <w:p w14:paraId="37325D10" w14:textId="77777777" w:rsidR="00F827D6" w:rsidRPr="00DB25C4" w:rsidRDefault="00F827D6" w:rsidP="00687314">
            <w:pPr>
              <w:autoSpaceDE w:val="0"/>
              <w:autoSpaceDN w:val="0"/>
              <w:adjustRightInd w:val="0"/>
              <w:spacing w:after="0" w:line="240" w:lineRule="auto"/>
              <w:rPr>
                <w:rFonts w:cstheme="minorHAnsi"/>
                <w:bCs/>
                <w:color w:val="000000"/>
                <w:lang w:val="id-ID"/>
              </w:rPr>
            </w:pPr>
          </w:p>
        </w:tc>
      </w:tr>
      <w:tr w:rsidR="00F827D6" w:rsidRPr="00DB25C4" w14:paraId="50471E5E" w14:textId="77777777" w:rsidTr="00450D50">
        <w:tc>
          <w:tcPr>
            <w:tcW w:w="3116" w:type="dxa"/>
          </w:tcPr>
          <w:p w14:paraId="1B8E3CB9"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NIDN</w:t>
            </w:r>
          </w:p>
        </w:tc>
        <w:tc>
          <w:tcPr>
            <w:tcW w:w="299" w:type="dxa"/>
          </w:tcPr>
          <w:p w14:paraId="3ABC37EF"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935" w:type="dxa"/>
          </w:tcPr>
          <w:p w14:paraId="61BAA48A" w14:textId="77777777" w:rsidR="00F827D6" w:rsidRPr="00DB25C4" w:rsidRDefault="00F827D6" w:rsidP="00687314">
            <w:pPr>
              <w:autoSpaceDE w:val="0"/>
              <w:autoSpaceDN w:val="0"/>
              <w:adjustRightInd w:val="0"/>
              <w:spacing w:after="0" w:line="240" w:lineRule="auto"/>
              <w:rPr>
                <w:rFonts w:cstheme="minorHAnsi"/>
                <w:bCs/>
                <w:color w:val="000000"/>
                <w:lang w:val="id-ID"/>
              </w:rPr>
            </w:pPr>
          </w:p>
        </w:tc>
      </w:tr>
      <w:tr w:rsidR="00F827D6" w:rsidRPr="00DB25C4" w14:paraId="6E5E3FCA" w14:textId="77777777" w:rsidTr="00450D50">
        <w:tc>
          <w:tcPr>
            <w:tcW w:w="3116" w:type="dxa"/>
          </w:tcPr>
          <w:p w14:paraId="5364ECFD"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Jabatan</w:t>
            </w:r>
          </w:p>
        </w:tc>
        <w:tc>
          <w:tcPr>
            <w:tcW w:w="299" w:type="dxa"/>
          </w:tcPr>
          <w:p w14:paraId="61E494E1"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935" w:type="dxa"/>
          </w:tcPr>
          <w:p w14:paraId="193055F4" w14:textId="77777777" w:rsidR="00F827D6" w:rsidRPr="00DB25C4" w:rsidRDefault="00F827D6" w:rsidP="00687314">
            <w:pPr>
              <w:autoSpaceDE w:val="0"/>
              <w:autoSpaceDN w:val="0"/>
              <w:adjustRightInd w:val="0"/>
              <w:spacing w:after="0" w:line="240" w:lineRule="auto"/>
              <w:rPr>
                <w:rFonts w:cstheme="minorHAnsi"/>
                <w:bCs/>
                <w:color w:val="000000"/>
                <w:lang w:val="id-ID"/>
              </w:rPr>
            </w:pPr>
          </w:p>
        </w:tc>
      </w:tr>
      <w:tr w:rsidR="00F827D6" w:rsidRPr="00DB25C4" w14:paraId="33180156" w14:textId="77777777" w:rsidTr="00450D50">
        <w:tc>
          <w:tcPr>
            <w:tcW w:w="3116" w:type="dxa"/>
          </w:tcPr>
          <w:p w14:paraId="30C21388"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Tanggal Pengisian</w:t>
            </w:r>
          </w:p>
        </w:tc>
        <w:tc>
          <w:tcPr>
            <w:tcW w:w="299" w:type="dxa"/>
          </w:tcPr>
          <w:p w14:paraId="207418A8"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935" w:type="dxa"/>
          </w:tcPr>
          <w:p w14:paraId="20E2AD1D" w14:textId="77777777" w:rsidR="00F827D6" w:rsidRPr="00DB25C4" w:rsidRDefault="00F827D6" w:rsidP="00687314">
            <w:pPr>
              <w:autoSpaceDE w:val="0"/>
              <w:autoSpaceDN w:val="0"/>
              <w:adjustRightInd w:val="0"/>
              <w:spacing w:after="0" w:line="240" w:lineRule="auto"/>
              <w:rPr>
                <w:rFonts w:cstheme="minorHAnsi"/>
                <w:bCs/>
                <w:color w:val="000000"/>
                <w:lang w:val="id-ID"/>
              </w:rPr>
            </w:pPr>
          </w:p>
        </w:tc>
      </w:tr>
      <w:tr w:rsidR="00F827D6" w:rsidRPr="00DB25C4" w14:paraId="006B7E65" w14:textId="77777777" w:rsidTr="00450D50">
        <w:tc>
          <w:tcPr>
            <w:tcW w:w="3116" w:type="dxa"/>
          </w:tcPr>
          <w:p w14:paraId="3AF804E1"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Tanda Tangan</w:t>
            </w:r>
          </w:p>
        </w:tc>
        <w:tc>
          <w:tcPr>
            <w:tcW w:w="299" w:type="dxa"/>
          </w:tcPr>
          <w:p w14:paraId="57DFEDE6"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935" w:type="dxa"/>
          </w:tcPr>
          <w:p w14:paraId="44B6794E" w14:textId="77777777" w:rsidR="00F827D6" w:rsidRPr="00DB25C4" w:rsidRDefault="00F827D6" w:rsidP="00687314">
            <w:pPr>
              <w:autoSpaceDE w:val="0"/>
              <w:autoSpaceDN w:val="0"/>
              <w:adjustRightInd w:val="0"/>
              <w:spacing w:after="0" w:line="240" w:lineRule="auto"/>
              <w:rPr>
                <w:rFonts w:cstheme="minorHAnsi"/>
                <w:bCs/>
                <w:color w:val="000000"/>
                <w:lang w:val="id-ID"/>
              </w:rPr>
            </w:pPr>
            <w:r w:rsidRPr="00DB25C4">
              <w:rPr>
                <w:rFonts w:cstheme="minorHAnsi"/>
                <w:bCs/>
                <w:noProof/>
                <w:color w:val="000000"/>
                <w:shd w:val="clear" w:color="auto" w:fill="E6E6E6"/>
              </w:rPr>
              <mc:AlternateContent>
                <mc:Choice Requires="wps">
                  <w:drawing>
                    <wp:anchor distT="0" distB="0" distL="114300" distR="114300" simplePos="0" relativeHeight="251663360" behindDoc="0" locked="0" layoutInCell="1" allowOverlap="1" wp14:anchorId="6A10D22E" wp14:editId="225C1657">
                      <wp:simplePos x="0" y="0"/>
                      <wp:positionH relativeFrom="column">
                        <wp:posOffset>183943</wp:posOffset>
                      </wp:positionH>
                      <wp:positionV relativeFrom="paragraph">
                        <wp:posOffset>48998</wp:posOffset>
                      </wp:positionV>
                      <wp:extent cx="2753833" cy="988828"/>
                      <wp:effectExtent l="0" t="0" r="27940" b="20955"/>
                      <wp:wrapNone/>
                      <wp:docPr id="3" name="Text Box 3"/>
                      <wp:cNvGraphicFramePr/>
                      <a:graphic xmlns:a="http://schemas.openxmlformats.org/drawingml/2006/main">
                        <a:graphicData uri="http://schemas.microsoft.com/office/word/2010/wordprocessingShape">
                          <wps:wsp>
                            <wps:cNvSpPr txBox="1"/>
                            <wps:spPr>
                              <a:xfrm>
                                <a:off x="0" y="0"/>
                                <a:ext cx="2753833" cy="98882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D30A2B2" w14:textId="77777777" w:rsidR="00687314" w:rsidRDefault="00687314" w:rsidP="00F827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10D22E" id="Text Box 3" o:spid="_x0000_s1028" type="#_x0000_t202" style="position:absolute;margin-left:14.5pt;margin-top:3.85pt;width:216.85pt;height:77.8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" fillcolor="white [3201]" strokeweight=".5pt">
                      <v:textbox>
                        <w:txbxContent>
                          <w:p w14:paraId="4D30A2B2" w14:textId="77777777" w:rsidR="00687314" w:rsidRDefault="00687314" w:rsidP="00F827D6"/>
                        </w:txbxContent>
                      </v:textbox>
                    </v:shape>
                  </w:pict>
                </mc:Fallback>
              </mc:AlternateContent>
            </w:r>
          </w:p>
          <w:p w14:paraId="27587CA1" w14:textId="77777777" w:rsidR="00F827D6" w:rsidRPr="00DB25C4" w:rsidRDefault="00F827D6" w:rsidP="00687314">
            <w:pPr>
              <w:autoSpaceDE w:val="0"/>
              <w:autoSpaceDN w:val="0"/>
              <w:adjustRightInd w:val="0"/>
              <w:spacing w:after="0" w:line="240" w:lineRule="auto"/>
              <w:rPr>
                <w:rFonts w:cstheme="minorHAnsi"/>
                <w:bCs/>
                <w:color w:val="000000"/>
                <w:lang w:val="id-ID"/>
              </w:rPr>
            </w:pPr>
          </w:p>
          <w:p w14:paraId="08B1F76C" w14:textId="77777777" w:rsidR="00F827D6" w:rsidRPr="00DB25C4" w:rsidRDefault="00F827D6" w:rsidP="00687314">
            <w:pPr>
              <w:autoSpaceDE w:val="0"/>
              <w:autoSpaceDN w:val="0"/>
              <w:adjustRightInd w:val="0"/>
              <w:spacing w:after="0" w:line="240" w:lineRule="auto"/>
              <w:rPr>
                <w:rFonts w:cstheme="minorHAnsi"/>
                <w:bCs/>
                <w:color w:val="000000"/>
                <w:lang w:val="id-ID"/>
              </w:rPr>
            </w:pPr>
          </w:p>
          <w:p w14:paraId="2E6D8FED" w14:textId="77777777" w:rsidR="00F827D6" w:rsidRPr="00DB25C4" w:rsidRDefault="00F827D6" w:rsidP="00687314">
            <w:pPr>
              <w:autoSpaceDE w:val="0"/>
              <w:autoSpaceDN w:val="0"/>
              <w:adjustRightInd w:val="0"/>
              <w:spacing w:after="0" w:line="240" w:lineRule="auto"/>
              <w:rPr>
                <w:rFonts w:cstheme="minorHAnsi"/>
                <w:bCs/>
                <w:color w:val="000000"/>
                <w:lang w:val="id-ID"/>
              </w:rPr>
            </w:pPr>
          </w:p>
          <w:p w14:paraId="3C373896" w14:textId="77777777" w:rsidR="00F827D6" w:rsidRPr="00DB25C4" w:rsidRDefault="00F827D6" w:rsidP="00687314">
            <w:pPr>
              <w:autoSpaceDE w:val="0"/>
              <w:autoSpaceDN w:val="0"/>
              <w:adjustRightInd w:val="0"/>
              <w:spacing w:after="0" w:line="240" w:lineRule="auto"/>
              <w:rPr>
                <w:rFonts w:cstheme="minorHAnsi"/>
                <w:bCs/>
                <w:color w:val="000000"/>
                <w:lang w:val="id-ID"/>
              </w:rPr>
            </w:pPr>
          </w:p>
          <w:p w14:paraId="2D82A2E4" w14:textId="77777777" w:rsidR="00F827D6" w:rsidRPr="00DB25C4" w:rsidRDefault="00F827D6" w:rsidP="00687314">
            <w:pPr>
              <w:autoSpaceDE w:val="0"/>
              <w:autoSpaceDN w:val="0"/>
              <w:adjustRightInd w:val="0"/>
              <w:spacing w:after="0" w:line="240" w:lineRule="auto"/>
              <w:rPr>
                <w:rFonts w:cstheme="minorHAnsi"/>
                <w:bCs/>
                <w:color w:val="000000"/>
                <w:lang w:val="id-ID"/>
              </w:rPr>
            </w:pPr>
          </w:p>
          <w:p w14:paraId="07AFDAD9" w14:textId="77777777" w:rsidR="00F827D6" w:rsidRPr="00DB25C4" w:rsidRDefault="00F827D6" w:rsidP="00687314">
            <w:pPr>
              <w:autoSpaceDE w:val="0"/>
              <w:autoSpaceDN w:val="0"/>
              <w:adjustRightInd w:val="0"/>
              <w:spacing w:after="0" w:line="240" w:lineRule="auto"/>
              <w:rPr>
                <w:rFonts w:cstheme="minorHAnsi"/>
                <w:bCs/>
                <w:color w:val="000000"/>
                <w:lang w:val="id-ID"/>
              </w:rPr>
            </w:pPr>
          </w:p>
        </w:tc>
      </w:tr>
    </w:tbl>
    <w:tbl>
      <w:tblPr>
        <w:tblpPr w:leftFromText="180" w:rightFromText="180" w:vertAnchor="text" w:horzAnchor="margin" w:tblpY="-2922"/>
        <w:tblW w:w="0" w:type="auto"/>
        <w:tblLook w:val="04A0" w:firstRow="1" w:lastRow="0" w:firstColumn="1" w:lastColumn="0" w:noHBand="0" w:noVBand="1"/>
      </w:tblPr>
      <w:tblGrid>
        <w:gridCol w:w="3116"/>
        <w:gridCol w:w="299"/>
        <w:gridCol w:w="5935"/>
      </w:tblGrid>
      <w:tr w:rsidR="0036255B" w:rsidRPr="00DB25C4" w14:paraId="6F3606F0" w14:textId="77777777" w:rsidTr="0036255B">
        <w:tc>
          <w:tcPr>
            <w:tcW w:w="3116" w:type="dxa"/>
          </w:tcPr>
          <w:p w14:paraId="51BE1794" w14:textId="77777777" w:rsidR="0036255B" w:rsidRPr="00DB25C4" w:rsidRDefault="0036255B"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Nama</w:t>
            </w:r>
          </w:p>
        </w:tc>
        <w:tc>
          <w:tcPr>
            <w:tcW w:w="299" w:type="dxa"/>
          </w:tcPr>
          <w:p w14:paraId="049B721E" w14:textId="77777777" w:rsidR="0036255B" w:rsidRPr="00DB25C4" w:rsidRDefault="0036255B"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935" w:type="dxa"/>
          </w:tcPr>
          <w:p w14:paraId="5A75AB35" w14:textId="77777777" w:rsidR="0036255B" w:rsidRPr="00DB25C4" w:rsidRDefault="0036255B" w:rsidP="00687314">
            <w:pPr>
              <w:autoSpaceDE w:val="0"/>
              <w:autoSpaceDN w:val="0"/>
              <w:adjustRightInd w:val="0"/>
              <w:spacing w:after="0" w:line="240" w:lineRule="auto"/>
              <w:rPr>
                <w:rFonts w:cstheme="minorHAnsi"/>
                <w:bCs/>
                <w:color w:val="000000"/>
                <w:lang w:val="id-ID"/>
              </w:rPr>
            </w:pPr>
          </w:p>
        </w:tc>
      </w:tr>
      <w:tr w:rsidR="0036255B" w:rsidRPr="00DB25C4" w14:paraId="11B26366" w14:textId="77777777" w:rsidTr="0036255B">
        <w:tc>
          <w:tcPr>
            <w:tcW w:w="3116" w:type="dxa"/>
          </w:tcPr>
          <w:p w14:paraId="06B51A9B" w14:textId="77777777" w:rsidR="0036255B" w:rsidRPr="00DB25C4" w:rsidRDefault="0036255B"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NIDN</w:t>
            </w:r>
          </w:p>
        </w:tc>
        <w:tc>
          <w:tcPr>
            <w:tcW w:w="299" w:type="dxa"/>
          </w:tcPr>
          <w:p w14:paraId="6CCA51B2" w14:textId="77777777" w:rsidR="0036255B" w:rsidRPr="00DB25C4" w:rsidRDefault="0036255B"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935" w:type="dxa"/>
          </w:tcPr>
          <w:p w14:paraId="28AD0C02" w14:textId="77777777" w:rsidR="0036255B" w:rsidRPr="00DB25C4" w:rsidRDefault="0036255B" w:rsidP="00687314">
            <w:pPr>
              <w:autoSpaceDE w:val="0"/>
              <w:autoSpaceDN w:val="0"/>
              <w:adjustRightInd w:val="0"/>
              <w:spacing w:after="0" w:line="240" w:lineRule="auto"/>
              <w:rPr>
                <w:rFonts w:cstheme="minorHAnsi"/>
                <w:bCs/>
                <w:color w:val="000000"/>
                <w:lang w:val="id-ID"/>
              </w:rPr>
            </w:pPr>
          </w:p>
        </w:tc>
      </w:tr>
      <w:tr w:rsidR="0036255B" w:rsidRPr="00DB25C4" w14:paraId="52DB4493" w14:textId="77777777" w:rsidTr="0036255B">
        <w:tc>
          <w:tcPr>
            <w:tcW w:w="3116" w:type="dxa"/>
          </w:tcPr>
          <w:p w14:paraId="039BFC27" w14:textId="77777777" w:rsidR="0036255B" w:rsidRPr="00DB25C4" w:rsidRDefault="0036255B"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Jabatan</w:t>
            </w:r>
          </w:p>
        </w:tc>
        <w:tc>
          <w:tcPr>
            <w:tcW w:w="299" w:type="dxa"/>
          </w:tcPr>
          <w:p w14:paraId="12250B35" w14:textId="77777777" w:rsidR="0036255B" w:rsidRPr="00DB25C4" w:rsidRDefault="0036255B"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935" w:type="dxa"/>
          </w:tcPr>
          <w:p w14:paraId="322BBC15" w14:textId="77777777" w:rsidR="0036255B" w:rsidRPr="00DB25C4" w:rsidRDefault="0036255B" w:rsidP="00687314">
            <w:pPr>
              <w:autoSpaceDE w:val="0"/>
              <w:autoSpaceDN w:val="0"/>
              <w:adjustRightInd w:val="0"/>
              <w:spacing w:after="0" w:line="240" w:lineRule="auto"/>
              <w:rPr>
                <w:rFonts w:cstheme="minorHAnsi"/>
                <w:bCs/>
                <w:color w:val="000000"/>
                <w:lang w:val="id-ID"/>
              </w:rPr>
            </w:pPr>
          </w:p>
        </w:tc>
      </w:tr>
      <w:tr w:rsidR="0036255B" w:rsidRPr="00DB25C4" w14:paraId="09ECCDB9" w14:textId="77777777" w:rsidTr="0036255B">
        <w:tc>
          <w:tcPr>
            <w:tcW w:w="3116" w:type="dxa"/>
          </w:tcPr>
          <w:p w14:paraId="40E2982A" w14:textId="77777777" w:rsidR="0036255B" w:rsidRPr="00DB25C4" w:rsidRDefault="0036255B"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Tanggal Pengisian</w:t>
            </w:r>
          </w:p>
        </w:tc>
        <w:tc>
          <w:tcPr>
            <w:tcW w:w="299" w:type="dxa"/>
          </w:tcPr>
          <w:p w14:paraId="4FF45827" w14:textId="77777777" w:rsidR="0036255B" w:rsidRPr="00DB25C4" w:rsidRDefault="0036255B"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w:t>
            </w:r>
          </w:p>
        </w:tc>
        <w:tc>
          <w:tcPr>
            <w:tcW w:w="5935" w:type="dxa"/>
          </w:tcPr>
          <w:p w14:paraId="6BE6A249" w14:textId="77777777" w:rsidR="0036255B" w:rsidRPr="00DB25C4" w:rsidRDefault="0036255B" w:rsidP="00687314">
            <w:pPr>
              <w:autoSpaceDE w:val="0"/>
              <w:autoSpaceDN w:val="0"/>
              <w:adjustRightInd w:val="0"/>
              <w:spacing w:after="0" w:line="240" w:lineRule="auto"/>
              <w:rPr>
                <w:rFonts w:cstheme="minorHAnsi"/>
                <w:bCs/>
                <w:color w:val="000000"/>
                <w:lang w:val="id-ID"/>
              </w:rPr>
            </w:pPr>
          </w:p>
        </w:tc>
      </w:tr>
    </w:tbl>
    <w:p w14:paraId="36DC87B6"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542BBCEC" w14:textId="77777777" w:rsidR="00E93D42" w:rsidRPr="00DB25C4" w:rsidRDefault="00E93D42" w:rsidP="00687314">
      <w:pPr>
        <w:autoSpaceDE w:val="0"/>
        <w:autoSpaceDN w:val="0"/>
        <w:adjustRightInd w:val="0"/>
        <w:spacing w:after="0" w:line="240" w:lineRule="auto"/>
        <w:jc w:val="center"/>
        <w:rPr>
          <w:rFonts w:cstheme="minorHAnsi"/>
          <w:b/>
          <w:bCs/>
          <w:color w:val="000000"/>
          <w:lang w:val="id-ID"/>
        </w:rPr>
      </w:pPr>
    </w:p>
    <w:p w14:paraId="2CFB9ED9" w14:textId="77777777" w:rsidR="00CB3869" w:rsidRPr="00DB25C4" w:rsidRDefault="00CB3869" w:rsidP="00687314">
      <w:pPr>
        <w:autoSpaceDE w:val="0"/>
        <w:autoSpaceDN w:val="0"/>
        <w:adjustRightInd w:val="0"/>
        <w:spacing w:after="0" w:line="240" w:lineRule="auto"/>
        <w:jc w:val="center"/>
        <w:rPr>
          <w:rFonts w:cstheme="minorHAnsi"/>
          <w:b/>
          <w:bCs/>
          <w:color w:val="000000"/>
          <w:lang w:val="id-ID"/>
        </w:rPr>
      </w:pPr>
    </w:p>
    <w:p w14:paraId="4C09C100" w14:textId="77777777" w:rsidR="00CB3869" w:rsidRPr="00DB25C4" w:rsidRDefault="00CB3869" w:rsidP="00687314">
      <w:pPr>
        <w:autoSpaceDE w:val="0"/>
        <w:autoSpaceDN w:val="0"/>
        <w:adjustRightInd w:val="0"/>
        <w:spacing w:after="0" w:line="240" w:lineRule="auto"/>
        <w:jc w:val="center"/>
        <w:rPr>
          <w:rFonts w:cstheme="minorHAnsi"/>
          <w:b/>
          <w:bCs/>
          <w:color w:val="000000"/>
          <w:lang w:val="id-ID"/>
        </w:rPr>
      </w:pPr>
    </w:p>
    <w:p w14:paraId="2D3DF27F" w14:textId="77777777" w:rsidR="00CB3869" w:rsidRPr="00DB25C4" w:rsidRDefault="00CB3869" w:rsidP="00687314">
      <w:pPr>
        <w:autoSpaceDE w:val="0"/>
        <w:autoSpaceDN w:val="0"/>
        <w:adjustRightInd w:val="0"/>
        <w:spacing w:after="0" w:line="240" w:lineRule="auto"/>
        <w:jc w:val="center"/>
        <w:rPr>
          <w:rFonts w:cstheme="minorHAnsi"/>
          <w:b/>
          <w:bCs/>
          <w:color w:val="000000"/>
          <w:lang w:val="id-ID"/>
        </w:rPr>
      </w:pPr>
    </w:p>
    <w:p w14:paraId="3C8CAF47" w14:textId="77777777" w:rsidR="00CB3869" w:rsidRPr="00DB25C4" w:rsidRDefault="00CB3869" w:rsidP="00687314">
      <w:pPr>
        <w:autoSpaceDE w:val="0"/>
        <w:autoSpaceDN w:val="0"/>
        <w:adjustRightInd w:val="0"/>
        <w:spacing w:after="0" w:line="240" w:lineRule="auto"/>
        <w:jc w:val="center"/>
        <w:rPr>
          <w:rFonts w:cstheme="minorHAnsi"/>
          <w:b/>
          <w:bCs/>
          <w:color w:val="000000"/>
          <w:lang w:val="id-ID"/>
        </w:rPr>
      </w:pPr>
    </w:p>
    <w:p w14:paraId="4F194AFD" w14:textId="77777777" w:rsidR="0036255B" w:rsidRPr="00DB25C4" w:rsidRDefault="0036255B" w:rsidP="00687314">
      <w:pPr>
        <w:autoSpaceDE w:val="0"/>
        <w:autoSpaceDN w:val="0"/>
        <w:adjustRightInd w:val="0"/>
        <w:spacing w:after="0" w:line="240" w:lineRule="auto"/>
        <w:jc w:val="center"/>
        <w:rPr>
          <w:rFonts w:cstheme="minorHAnsi"/>
          <w:b/>
          <w:bCs/>
          <w:color w:val="000000"/>
          <w:lang w:val="id-ID"/>
        </w:rPr>
        <w:sectPr w:rsidR="0036255B" w:rsidRPr="00DB25C4" w:rsidSect="00450D50">
          <w:pgSz w:w="12240" w:h="15840"/>
          <w:pgMar w:top="1440" w:right="1440" w:bottom="1440" w:left="1440" w:header="720" w:footer="720" w:gutter="0"/>
          <w:cols w:space="720"/>
          <w:noEndnote/>
        </w:sectPr>
      </w:pPr>
    </w:p>
    <w:p w14:paraId="7C2D1905" w14:textId="629D7EE0" w:rsidR="009F4929" w:rsidRPr="00DB25C4" w:rsidRDefault="009F4929" w:rsidP="00687314">
      <w:pPr>
        <w:autoSpaceDE w:val="0"/>
        <w:autoSpaceDN w:val="0"/>
        <w:adjustRightInd w:val="0"/>
        <w:spacing w:after="0" w:line="240" w:lineRule="auto"/>
        <w:jc w:val="center"/>
        <w:rPr>
          <w:rFonts w:cstheme="minorHAnsi"/>
          <w:b/>
          <w:bCs/>
          <w:color w:val="000000"/>
          <w:lang w:val="id-ID"/>
        </w:rPr>
      </w:pPr>
      <w:r w:rsidRPr="00DB25C4">
        <w:rPr>
          <w:rFonts w:cstheme="minorHAnsi"/>
          <w:b/>
          <w:bCs/>
          <w:color w:val="000000"/>
          <w:lang w:val="id-ID"/>
        </w:rPr>
        <w:lastRenderedPageBreak/>
        <w:t>BAGIAN A</w:t>
      </w:r>
    </w:p>
    <w:p w14:paraId="6925DA09" w14:textId="77777777" w:rsidR="009F4929" w:rsidRPr="00DB25C4" w:rsidRDefault="009F4929" w:rsidP="00687314">
      <w:pPr>
        <w:autoSpaceDE w:val="0"/>
        <w:autoSpaceDN w:val="0"/>
        <w:adjustRightInd w:val="0"/>
        <w:spacing w:after="0" w:line="240" w:lineRule="auto"/>
        <w:jc w:val="center"/>
        <w:rPr>
          <w:rFonts w:cstheme="minorHAnsi"/>
          <w:b/>
          <w:bCs/>
          <w:color w:val="000000"/>
          <w:lang w:val="id-ID"/>
        </w:rPr>
      </w:pPr>
      <w:r w:rsidRPr="00DB25C4">
        <w:rPr>
          <w:rFonts w:cstheme="minorHAnsi"/>
          <w:b/>
          <w:bCs/>
          <w:color w:val="000000"/>
          <w:lang w:val="id-ID"/>
        </w:rPr>
        <w:t xml:space="preserve">PROFIL UNIT PENGELOLA PROGRAM STUDI </w:t>
      </w:r>
    </w:p>
    <w:p w14:paraId="6C2A89F9" w14:textId="77777777" w:rsidR="009F4929" w:rsidRPr="00DB25C4" w:rsidRDefault="009F4929" w:rsidP="00687314">
      <w:pPr>
        <w:autoSpaceDE w:val="0"/>
        <w:autoSpaceDN w:val="0"/>
        <w:adjustRightInd w:val="0"/>
        <w:spacing w:after="0" w:line="240" w:lineRule="auto"/>
        <w:rPr>
          <w:rFonts w:cstheme="minorHAnsi"/>
          <w:b/>
          <w:bCs/>
          <w:color w:val="000000"/>
          <w:lang w:val="id-ID"/>
        </w:rPr>
      </w:pPr>
    </w:p>
    <w:p w14:paraId="68C9DC08" w14:textId="77777777" w:rsidR="00FE6F09" w:rsidRPr="00DB25C4" w:rsidRDefault="00FE6F09" w:rsidP="00687314">
      <w:pPr>
        <w:autoSpaceDE w:val="0"/>
        <w:autoSpaceDN w:val="0"/>
        <w:adjustRightInd w:val="0"/>
        <w:spacing w:after="0" w:line="240" w:lineRule="auto"/>
        <w:jc w:val="both"/>
        <w:rPr>
          <w:rFonts w:cstheme="minorHAnsi"/>
          <w:color w:val="000000"/>
          <w:lang w:val="id-ID"/>
        </w:rPr>
      </w:pPr>
      <w:r w:rsidRPr="00DB25C4">
        <w:rPr>
          <w:rFonts w:cstheme="minorHAnsi"/>
          <w:color w:val="000000"/>
          <w:lang w:val="id-ID"/>
        </w:rPr>
        <w:t xml:space="preserve">1. Identitas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5"/>
        <w:gridCol w:w="450"/>
        <w:gridCol w:w="5125"/>
      </w:tblGrid>
      <w:tr w:rsidR="00FE6F09" w:rsidRPr="00DB25C4" w14:paraId="1AB4CE9D" w14:textId="77777777" w:rsidTr="0036255B">
        <w:tc>
          <w:tcPr>
            <w:tcW w:w="3775" w:type="dxa"/>
          </w:tcPr>
          <w:p w14:paraId="230B160B" w14:textId="77777777" w:rsidR="00FE6F09" w:rsidRPr="00DB25C4" w:rsidRDefault="00FE6F09" w:rsidP="00687314">
            <w:pPr>
              <w:autoSpaceDE w:val="0"/>
              <w:autoSpaceDN w:val="0"/>
              <w:adjustRightInd w:val="0"/>
              <w:spacing w:after="0" w:line="240" w:lineRule="auto"/>
              <w:jc w:val="both"/>
              <w:rPr>
                <w:rFonts w:cstheme="minorHAnsi"/>
                <w:color w:val="000000"/>
                <w:lang w:val="id-ID"/>
              </w:rPr>
            </w:pPr>
            <w:r w:rsidRPr="00DB25C4">
              <w:rPr>
                <w:rFonts w:cstheme="minorHAnsi"/>
                <w:color w:val="000000"/>
                <w:lang w:val="id-ID"/>
              </w:rPr>
              <w:t>Nama</w:t>
            </w:r>
          </w:p>
        </w:tc>
        <w:tc>
          <w:tcPr>
            <w:tcW w:w="450" w:type="dxa"/>
          </w:tcPr>
          <w:p w14:paraId="7B59767D" w14:textId="77777777" w:rsidR="00FE6F09" w:rsidRPr="00DB25C4" w:rsidRDefault="00FE6F09" w:rsidP="00687314">
            <w:pPr>
              <w:autoSpaceDE w:val="0"/>
              <w:autoSpaceDN w:val="0"/>
              <w:adjustRightInd w:val="0"/>
              <w:spacing w:after="0" w:line="240" w:lineRule="auto"/>
              <w:jc w:val="both"/>
              <w:rPr>
                <w:rFonts w:cstheme="minorHAnsi"/>
                <w:color w:val="000000"/>
                <w:lang w:val="id-ID"/>
              </w:rPr>
            </w:pPr>
            <w:r w:rsidRPr="00DB25C4">
              <w:rPr>
                <w:rFonts w:cstheme="minorHAnsi"/>
                <w:color w:val="000000"/>
                <w:lang w:val="id-ID"/>
              </w:rPr>
              <w:t>:</w:t>
            </w:r>
          </w:p>
        </w:tc>
        <w:tc>
          <w:tcPr>
            <w:tcW w:w="5125" w:type="dxa"/>
          </w:tcPr>
          <w:p w14:paraId="32239917" w14:textId="77777777" w:rsidR="00FE6F09" w:rsidRPr="00DB25C4" w:rsidRDefault="00FE6F09" w:rsidP="00687314">
            <w:pPr>
              <w:autoSpaceDE w:val="0"/>
              <w:autoSpaceDN w:val="0"/>
              <w:adjustRightInd w:val="0"/>
              <w:spacing w:after="0" w:line="240" w:lineRule="auto"/>
              <w:jc w:val="both"/>
              <w:rPr>
                <w:rFonts w:cstheme="minorHAnsi"/>
                <w:color w:val="000000"/>
                <w:lang w:val="id-ID"/>
              </w:rPr>
            </w:pPr>
            <w:r w:rsidRPr="00DB25C4">
              <w:rPr>
                <w:rFonts w:cstheme="minorHAnsi"/>
                <w:color w:val="000000"/>
                <w:lang w:val="id-ID"/>
              </w:rPr>
              <w:t>Fakultas Bahasa dan Seni</w:t>
            </w:r>
          </w:p>
        </w:tc>
      </w:tr>
      <w:tr w:rsidR="00FE6F09" w:rsidRPr="00DB25C4" w14:paraId="380AA303" w14:textId="77777777" w:rsidTr="0036255B">
        <w:tc>
          <w:tcPr>
            <w:tcW w:w="3775" w:type="dxa"/>
          </w:tcPr>
          <w:p w14:paraId="25672CE9" w14:textId="77777777" w:rsidR="00FE6F09" w:rsidRPr="00DB25C4" w:rsidRDefault="1698A9CD" w:rsidP="00687314">
            <w:pPr>
              <w:autoSpaceDE w:val="0"/>
              <w:autoSpaceDN w:val="0"/>
              <w:adjustRightInd w:val="0"/>
              <w:spacing w:after="0" w:line="240" w:lineRule="auto"/>
              <w:jc w:val="both"/>
              <w:rPr>
                <w:rFonts w:cstheme="minorHAnsi"/>
                <w:color w:val="000000"/>
                <w:lang w:val="id-ID"/>
              </w:rPr>
            </w:pPr>
            <w:commentRangeStart w:id="1"/>
            <w:r w:rsidRPr="00DB25C4">
              <w:rPr>
                <w:rFonts w:cstheme="minorHAnsi"/>
                <w:color w:val="000000" w:themeColor="text1"/>
                <w:lang w:val="id-ID"/>
              </w:rPr>
              <w:t>Tahun berdiri</w:t>
            </w:r>
            <w:commentRangeEnd w:id="1"/>
            <w:r w:rsidR="00FE6F09" w:rsidRPr="00DB25C4">
              <w:rPr>
                <w:rStyle w:val="CommentReference"/>
                <w:rFonts w:cstheme="minorHAnsi"/>
                <w:sz w:val="22"/>
                <w:szCs w:val="22"/>
              </w:rPr>
              <w:commentReference w:id="1"/>
            </w:r>
          </w:p>
        </w:tc>
        <w:tc>
          <w:tcPr>
            <w:tcW w:w="450" w:type="dxa"/>
          </w:tcPr>
          <w:p w14:paraId="0232B240" w14:textId="77777777" w:rsidR="00FE6F09" w:rsidRPr="00DB25C4" w:rsidRDefault="00FE6F09" w:rsidP="00687314">
            <w:pPr>
              <w:autoSpaceDE w:val="0"/>
              <w:autoSpaceDN w:val="0"/>
              <w:adjustRightInd w:val="0"/>
              <w:spacing w:after="0" w:line="240" w:lineRule="auto"/>
              <w:jc w:val="both"/>
              <w:rPr>
                <w:rFonts w:cstheme="minorHAnsi"/>
                <w:color w:val="000000"/>
                <w:lang w:val="id-ID"/>
              </w:rPr>
            </w:pPr>
            <w:r w:rsidRPr="00DB25C4">
              <w:rPr>
                <w:rFonts w:cstheme="minorHAnsi"/>
                <w:color w:val="000000"/>
                <w:lang w:val="id-ID"/>
              </w:rPr>
              <w:t>:</w:t>
            </w:r>
          </w:p>
        </w:tc>
        <w:tc>
          <w:tcPr>
            <w:tcW w:w="5125" w:type="dxa"/>
          </w:tcPr>
          <w:p w14:paraId="6DECFF4A" w14:textId="168070C1" w:rsidR="00FE6F09" w:rsidRPr="00DB25C4" w:rsidRDefault="1698A9CD" w:rsidP="00687314">
            <w:pPr>
              <w:autoSpaceDE w:val="0"/>
              <w:autoSpaceDN w:val="0"/>
              <w:adjustRightInd w:val="0"/>
              <w:spacing w:after="0" w:line="240" w:lineRule="auto"/>
              <w:jc w:val="both"/>
              <w:rPr>
                <w:rFonts w:cstheme="minorHAnsi"/>
                <w:color w:val="000000"/>
                <w:lang w:val="id-ID"/>
              </w:rPr>
            </w:pPr>
            <w:r w:rsidRPr="00DB25C4">
              <w:rPr>
                <w:rFonts w:cstheme="minorHAnsi"/>
                <w:color w:val="000000" w:themeColor="text1"/>
                <w:lang w:val="id-ID"/>
              </w:rPr>
              <w:t>2019</w:t>
            </w:r>
          </w:p>
        </w:tc>
      </w:tr>
      <w:tr w:rsidR="00FE6F09" w:rsidRPr="00DB25C4" w14:paraId="0AB62543" w14:textId="77777777" w:rsidTr="0036255B">
        <w:tc>
          <w:tcPr>
            <w:tcW w:w="3775" w:type="dxa"/>
          </w:tcPr>
          <w:p w14:paraId="0B1C6E81" w14:textId="77777777" w:rsidR="00FE6F09" w:rsidRPr="00DB25C4" w:rsidRDefault="00FE6F09" w:rsidP="00687314">
            <w:pPr>
              <w:autoSpaceDE w:val="0"/>
              <w:autoSpaceDN w:val="0"/>
              <w:adjustRightInd w:val="0"/>
              <w:spacing w:after="0" w:line="240" w:lineRule="auto"/>
              <w:jc w:val="both"/>
              <w:rPr>
                <w:rFonts w:cstheme="minorHAnsi"/>
                <w:color w:val="000000"/>
                <w:lang w:val="id-ID"/>
              </w:rPr>
            </w:pPr>
            <w:r w:rsidRPr="00DB25C4">
              <w:rPr>
                <w:rFonts w:cstheme="minorHAnsi"/>
                <w:color w:val="000000"/>
                <w:lang w:val="id-ID"/>
              </w:rPr>
              <w:t>Nomer Surat Keputusan (SK)</w:t>
            </w:r>
          </w:p>
        </w:tc>
        <w:tc>
          <w:tcPr>
            <w:tcW w:w="450" w:type="dxa"/>
          </w:tcPr>
          <w:p w14:paraId="5CC7F81E" w14:textId="77777777" w:rsidR="00FE6F09" w:rsidRPr="00DB25C4" w:rsidRDefault="00FE6F09" w:rsidP="00687314">
            <w:pPr>
              <w:autoSpaceDE w:val="0"/>
              <w:autoSpaceDN w:val="0"/>
              <w:adjustRightInd w:val="0"/>
              <w:spacing w:after="0" w:line="240" w:lineRule="auto"/>
              <w:jc w:val="both"/>
              <w:rPr>
                <w:rFonts w:cstheme="minorHAnsi"/>
                <w:color w:val="000000"/>
                <w:lang w:val="id-ID"/>
              </w:rPr>
            </w:pPr>
            <w:r w:rsidRPr="00DB25C4">
              <w:rPr>
                <w:rFonts w:cstheme="minorHAnsi"/>
                <w:color w:val="000000"/>
                <w:lang w:val="id-ID"/>
              </w:rPr>
              <w:t>:</w:t>
            </w:r>
          </w:p>
        </w:tc>
        <w:tc>
          <w:tcPr>
            <w:tcW w:w="5125" w:type="dxa"/>
          </w:tcPr>
          <w:p w14:paraId="7E868C02" w14:textId="61DBD4A5" w:rsidR="00FE6F09" w:rsidRPr="00DB25C4" w:rsidRDefault="1698A9CD" w:rsidP="00687314">
            <w:pPr>
              <w:autoSpaceDE w:val="0"/>
              <w:autoSpaceDN w:val="0"/>
              <w:adjustRightInd w:val="0"/>
              <w:spacing w:after="0" w:line="240" w:lineRule="auto"/>
              <w:jc w:val="both"/>
              <w:rPr>
                <w:rFonts w:cstheme="minorHAnsi"/>
                <w:color w:val="000000"/>
                <w:lang w:val="id-ID"/>
              </w:rPr>
            </w:pPr>
            <w:r w:rsidRPr="00DB25C4">
              <w:rPr>
                <w:rFonts w:cstheme="minorHAnsi"/>
                <w:color w:val="000000" w:themeColor="text1"/>
                <w:lang w:val="id-ID"/>
              </w:rPr>
              <w:t>SK Ketua Yayasan Harapan Bangsa No. 002/YHBS/SK/VIII/2009</w:t>
            </w:r>
          </w:p>
        </w:tc>
      </w:tr>
      <w:tr w:rsidR="00FE6F09" w:rsidRPr="00DB25C4" w14:paraId="5012E254" w14:textId="77777777" w:rsidTr="0036255B">
        <w:tc>
          <w:tcPr>
            <w:tcW w:w="3775" w:type="dxa"/>
          </w:tcPr>
          <w:p w14:paraId="08C02AA0" w14:textId="77777777" w:rsidR="00FE6F09" w:rsidRPr="00DB25C4" w:rsidRDefault="00FE6F09" w:rsidP="00687314">
            <w:pPr>
              <w:autoSpaceDE w:val="0"/>
              <w:autoSpaceDN w:val="0"/>
              <w:adjustRightInd w:val="0"/>
              <w:spacing w:after="0" w:line="240" w:lineRule="auto"/>
              <w:jc w:val="both"/>
              <w:rPr>
                <w:rFonts w:cstheme="minorHAnsi"/>
                <w:color w:val="000000"/>
                <w:lang w:val="id-ID"/>
              </w:rPr>
            </w:pPr>
            <w:r w:rsidRPr="00DB25C4">
              <w:rPr>
                <w:rFonts w:cstheme="minorHAnsi"/>
                <w:color w:val="000000"/>
                <w:lang w:val="id-ID"/>
              </w:rPr>
              <w:t>Jumlah program studi (PS)</w:t>
            </w:r>
          </w:p>
        </w:tc>
        <w:tc>
          <w:tcPr>
            <w:tcW w:w="450" w:type="dxa"/>
          </w:tcPr>
          <w:p w14:paraId="4F2FE0D7" w14:textId="77777777" w:rsidR="00FE6F09" w:rsidRPr="00DB25C4" w:rsidRDefault="00FE6F09" w:rsidP="00687314">
            <w:pPr>
              <w:autoSpaceDE w:val="0"/>
              <w:autoSpaceDN w:val="0"/>
              <w:adjustRightInd w:val="0"/>
              <w:spacing w:after="0" w:line="240" w:lineRule="auto"/>
              <w:jc w:val="both"/>
              <w:rPr>
                <w:rFonts w:cstheme="minorHAnsi"/>
                <w:color w:val="000000"/>
                <w:lang w:val="id-ID"/>
              </w:rPr>
            </w:pPr>
            <w:r w:rsidRPr="00DB25C4">
              <w:rPr>
                <w:rFonts w:cstheme="minorHAnsi"/>
                <w:color w:val="000000"/>
                <w:lang w:val="id-ID"/>
              </w:rPr>
              <w:t>:</w:t>
            </w:r>
          </w:p>
        </w:tc>
        <w:tc>
          <w:tcPr>
            <w:tcW w:w="5125" w:type="dxa"/>
          </w:tcPr>
          <w:p w14:paraId="7AD17217" w14:textId="77777777" w:rsidR="00FE6F09" w:rsidRPr="00DB25C4" w:rsidRDefault="00FE6F09" w:rsidP="00687314">
            <w:pPr>
              <w:autoSpaceDE w:val="0"/>
              <w:autoSpaceDN w:val="0"/>
              <w:adjustRightInd w:val="0"/>
              <w:spacing w:after="0" w:line="240" w:lineRule="auto"/>
              <w:jc w:val="both"/>
              <w:rPr>
                <w:rFonts w:cstheme="minorHAnsi"/>
                <w:color w:val="000000"/>
                <w:lang w:val="id-ID"/>
              </w:rPr>
            </w:pPr>
            <w:r w:rsidRPr="00DB25C4">
              <w:rPr>
                <w:rFonts w:cstheme="minorHAnsi"/>
                <w:color w:val="000000"/>
                <w:lang w:val="id-ID"/>
              </w:rPr>
              <w:t>2 Program Studi Sarjana</w:t>
            </w:r>
          </w:p>
        </w:tc>
      </w:tr>
      <w:tr w:rsidR="00FE6F09" w:rsidRPr="00DB25C4" w14:paraId="563E6F99" w14:textId="77777777" w:rsidTr="0036255B">
        <w:tc>
          <w:tcPr>
            <w:tcW w:w="3775" w:type="dxa"/>
          </w:tcPr>
          <w:p w14:paraId="7F8181A9" w14:textId="77777777" w:rsidR="00FE6F09" w:rsidRPr="00DB25C4" w:rsidRDefault="00FE6F09" w:rsidP="00687314">
            <w:pPr>
              <w:autoSpaceDE w:val="0"/>
              <w:autoSpaceDN w:val="0"/>
              <w:adjustRightInd w:val="0"/>
              <w:spacing w:after="0" w:line="240" w:lineRule="auto"/>
              <w:jc w:val="both"/>
              <w:rPr>
                <w:rFonts w:cstheme="minorHAnsi"/>
                <w:color w:val="000000"/>
                <w:lang w:val="id-ID"/>
              </w:rPr>
            </w:pPr>
            <w:r w:rsidRPr="00DB25C4">
              <w:rPr>
                <w:rFonts w:cstheme="minorHAnsi"/>
                <w:color w:val="000000"/>
                <w:lang w:val="id-ID"/>
              </w:rPr>
              <w:t>Alamat</w:t>
            </w:r>
          </w:p>
        </w:tc>
        <w:tc>
          <w:tcPr>
            <w:tcW w:w="450" w:type="dxa"/>
          </w:tcPr>
          <w:p w14:paraId="265825BC" w14:textId="77777777" w:rsidR="00FE6F09" w:rsidRPr="00DB25C4" w:rsidRDefault="00FE6F09" w:rsidP="00687314">
            <w:pPr>
              <w:autoSpaceDE w:val="0"/>
              <w:autoSpaceDN w:val="0"/>
              <w:adjustRightInd w:val="0"/>
              <w:spacing w:after="0" w:line="240" w:lineRule="auto"/>
              <w:jc w:val="both"/>
              <w:rPr>
                <w:rFonts w:cstheme="minorHAnsi"/>
                <w:color w:val="000000"/>
                <w:lang w:val="id-ID"/>
              </w:rPr>
            </w:pPr>
            <w:r w:rsidRPr="00DB25C4">
              <w:rPr>
                <w:rFonts w:cstheme="minorHAnsi"/>
                <w:color w:val="000000"/>
                <w:lang w:val="id-ID"/>
              </w:rPr>
              <w:t>:</w:t>
            </w:r>
          </w:p>
        </w:tc>
        <w:tc>
          <w:tcPr>
            <w:tcW w:w="5125" w:type="dxa"/>
          </w:tcPr>
          <w:p w14:paraId="1EAC6229" w14:textId="77777777" w:rsidR="00FE6F09" w:rsidRPr="00DB25C4" w:rsidRDefault="00FE6F09" w:rsidP="00687314">
            <w:pPr>
              <w:autoSpaceDE w:val="0"/>
              <w:autoSpaceDN w:val="0"/>
              <w:adjustRightInd w:val="0"/>
              <w:spacing w:after="0" w:line="240" w:lineRule="auto"/>
              <w:jc w:val="both"/>
              <w:rPr>
                <w:rFonts w:cstheme="minorHAnsi"/>
                <w:color w:val="000000"/>
                <w:lang w:val="id-ID"/>
              </w:rPr>
            </w:pPr>
            <w:r w:rsidRPr="00DB25C4">
              <w:rPr>
                <w:rFonts w:cstheme="minorHAnsi"/>
                <w:color w:val="000000"/>
                <w:lang w:val="id-ID"/>
              </w:rPr>
              <w:t>Vila Puncak Tidar N-1, Karangwidoro Malang</w:t>
            </w:r>
          </w:p>
        </w:tc>
      </w:tr>
      <w:tr w:rsidR="00FE6F09" w:rsidRPr="00DB25C4" w14:paraId="1774C69B" w14:textId="77777777" w:rsidTr="0036255B">
        <w:tc>
          <w:tcPr>
            <w:tcW w:w="3775" w:type="dxa"/>
          </w:tcPr>
          <w:p w14:paraId="344C1CF8" w14:textId="77777777" w:rsidR="00FE6F09" w:rsidRPr="00DB25C4" w:rsidRDefault="00FE6F09" w:rsidP="00687314">
            <w:pPr>
              <w:autoSpaceDE w:val="0"/>
              <w:autoSpaceDN w:val="0"/>
              <w:adjustRightInd w:val="0"/>
              <w:spacing w:after="0" w:line="240" w:lineRule="auto"/>
              <w:jc w:val="both"/>
              <w:rPr>
                <w:rFonts w:cstheme="minorHAnsi"/>
                <w:color w:val="000000"/>
                <w:lang w:val="id-ID"/>
              </w:rPr>
            </w:pPr>
            <w:r w:rsidRPr="00DB25C4">
              <w:rPr>
                <w:rFonts w:cstheme="minorHAnsi"/>
                <w:color w:val="000000"/>
                <w:lang w:val="id-ID"/>
              </w:rPr>
              <w:t>Nomer telepon</w:t>
            </w:r>
          </w:p>
        </w:tc>
        <w:tc>
          <w:tcPr>
            <w:tcW w:w="450" w:type="dxa"/>
          </w:tcPr>
          <w:p w14:paraId="67002E82" w14:textId="77777777" w:rsidR="00FE6F09" w:rsidRPr="00DB25C4" w:rsidRDefault="00FE6F09" w:rsidP="00687314">
            <w:pPr>
              <w:autoSpaceDE w:val="0"/>
              <w:autoSpaceDN w:val="0"/>
              <w:adjustRightInd w:val="0"/>
              <w:spacing w:after="0" w:line="240" w:lineRule="auto"/>
              <w:jc w:val="both"/>
              <w:rPr>
                <w:rFonts w:cstheme="minorHAnsi"/>
                <w:color w:val="000000"/>
                <w:lang w:val="id-ID"/>
              </w:rPr>
            </w:pPr>
            <w:r w:rsidRPr="00DB25C4">
              <w:rPr>
                <w:rFonts w:cstheme="minorHAnsi"/>
                <w:color w:val="000000"/>
                <w:lang w:val="id-ID"/>
              </w:rPr>
              <w:t>:</w:t>
            </w:r>
          </w:p>
        </w:tc>
        <w:tc>
          <w:tcPr>
            <w:tcW w:w="5125" w:type="dxa"/>
          </w:tcPr>
          <w:p w14:paraId="0D0517F5" w14:textId="10358818" w:rsidR="00FE6F09" w:rsidRPr="00DB25C4" w:rsidRDefault="001A3AC1" w:rsidP="00687314">
            <w:pPr>
              <w:autoSpaceDE w:val="0"/>
              <w:autoSpaceDN w:val="0"/>
              <w:adjustRightInd w:val="0"/>
              <w:spacing w:after="0" w:line="240" w:lineRule="auto"/>
              <w:jc w:val="both"/>
              <w:rPr>
                <w:rFonts w:cstheme="minorHAnsi"/>
                <w:color w:val="000000"/>
                <w:lang w:val="id-ID"/>
              </w:rPr>
            </w:pPr>
            <w:r w:rsidRPr="00DB25C4">
              <w:rPr>
                <w:rFonts w:cstheme="minorHAnsi"/>
                <w:bCs/>
                <w:color w:val="000000"/>
              </w:rPr>
              <w:t>(0341) 550171</w:t>
            </w:r>
          </w:p>
        </w:tc>
      </w:tr>
      <w:tr w:rsidR="00FE6F09" w:rsidRPr="00DB25C4" w14:paraId="1A6AA3A7" w14:textId="77777777" w:rsidTr="0036255B">
        <w:tc>
          <w:tcPr>
            <w:tcW w:w="3775" w:type="dxa"/>
          </w:tcPr>
          <w:p w14:paraId="75F3EF6A" w14:textId="77777777" w:rsidR="00FE6F09" w:rsidRPr="00DB25C4" w:rsidRDefault="00FE6F09" w:rsidP="00687314">
            <w:pPr>
              <w:autoSpaceDE w:val="0"/>
              <w:autoSpaceDN w:val="0"/>
              <w:adjustRightInd w:val="0"/>
              <w:spacing w:after="0" w:line="240" w:lineRule="auto"/>
              <w:jc w:val="both"/>
              <w:rPr>
                <w:rFonts w:cstheme="minorHAnsi"/>
                <w:color w:val="000000"/>
                <w:lang w:val="id-ID"/>
              </w:rPr>
            </w:pPr>
            <w:r w:rsidRPr="00DB25C4">
              <w:rPr>
                <w:rFonts w:cstheme="minorHAnsi"/>
                <w:color w:val="000000"/>
                <w:lang w:val="id-ID"/>
              </w:rPr>
              <w:t>Alamat email kelembagaan</w:t>
            </w:r>
          </w:p>
        </w:tc>
        <w:tc>
          <w:tcPr>
            <w:tcW w:w="450" w:type="dxa"/>
          </w:tcPr>
          <w:p w14:paraId="2A349DCF" w14:textId="77777777" w:rsidR="00FE6F09" w:rsidRPr="00DB25C4" w:rsidRDefault="00FE6F09" w:rsidP="00687314">
            <w:pPr>
              <w:autoSpaceDE w:val="0"/>
              <w:autoSpaceDN w:val="0"/>
              <w:adjustRightInd w:val="0"/>
              <w:spacing w:after="0" w:line="240" w:lineRule="auto"/>
              <w:jc w:val="both"/>
              <w:rPr>
                <w:rFonts w:cstheme="minorHAnsi"/>
                <w:color w:val="000000"/>
                <w:lang w:val="id-ID"/>
              </w:rPr>
            </w:pPr>
            <w:r w:rsidRPr="00DB25C4">
              <w:rPr>
                <w:rFonts w:cstheme="minorHAnsi"/>
                <w:color w:val="000000"/>
                <w:lang w:val="id-ID"/>
              </w:rPr>
              <w:t>:</w:t>
            </w:r>
          </w:p>
        </w:tc>
        <w:tc>
          <w:tcPr>
            <w:tcW w:w="5125" w:type="dxa"/>
          </w:tcPr>
          <w:p w14:paraId="3F96E20B" w14:textId="52E60FA1" w:rsidR="00FE6F09" w:rsidRPr="00DB25C4" w:rsidRDefault="00000000" w:rsidP="00687314">
            <w:pPr>
              <w:autoSpaceDE w:val="0"/>
              <w:autoSpaceDN w:val="0"/>
              <w:adjustRightInd w:val="0"/>
              <w:spacing w:after="0" w:line="240" w:lineRule="auto"/>
              <w:jc w:val="both"/>
              <w:rPr>
                <w:rFonts w:cstheme="minorHAnsi"/>
                <w:color w:val="000000"/>
              </w:rPr>
            </w:pPr>
            <w:hyperlink r:id="rId13" w:history="1">
              <w:r w:rsidR="001A3AC1" w:rsidRPr="00DB25C4">
                <w:rPr>
                  <w:rStyle w:val="Hyperlink"/>
                  <w:rFonts w:cstheme="minorHAnsi"/>
                  <w:bCs/>
                </w:rPr>
                <w:t>anggrah.diah@machung.ac.id</w:t>
              </w:r>
            </w:hyperlink>
          </w:p>
        </w:tc>
      </w:tr>
      <w:tr w:rsidR="00FE6F09" w:rsidRPr="00DB25C4" w14:paraId="2F4F35C0" w14:textId="77777777" w:rsidTr="0036255B">
        <w:tc>
          <w:tcPr>
            <w:tcW w:w="3775" w:type="dxa"/>
          </w:tcPr>
          <w:p w14:paraId="0815077A" w14:textId="77777777" w:rsidR="00FE6F09" w:rsidRPr="00DB25C4" w:rsidRDefault="00FE6F09" w:rsidP="00687314">
            <w:pPr>
              <w:autoSpaceDE w:val="0"/>
              <w:autoSpaceDN w:val="0"/>
              <w:adjustRightInd w:val="0"/>
              <w:spacing w:after="0" w:line="240" w:lineRule="auto"/>
              <w:jc w:val="both"/>
              <w:rPr>
                <w:rFonts w:cstheme="minorHAnsi"/>
                <w:color w:val="000000"/>
                <w:lang w:val="id-ID"/>
              </w:rPr>
            </w:pPr>
            <w:r w:rsidRPr="00DB25C4">
              <w:rPr>
                <w:rFonts w:cstheme="minorHAnsi"/>
                <w:color w:val="000000"/>
                <w:lang w:val="id-ID"/>
              </w:rPr>
              <w:t>Website resmi lembaga</w:t>
            </w:r>
          </w:p>
        </w:tc>
        <w:tc>
          <w:tcPr>
            <w:tcW w:w="450" w:type="dxa"/>
          </w:tcPr>
          <w:p w14:paraId="29CC8393" w14:textId="77777777" w:rsidR="00FE6F09" w:rsidRPr="00DB25C4" w:rsidRDefault="00FE6F09" w:rsidP="00687314">
            <w:pPr>
              <w:autoSpaceDE w:val="0"/>
              <w:autoSpaceDN w:val="0"/>
              <w:adjustRightInd w:val="0"/>
              <w:spacing w:after="0" w:line="240" w:lineRule="auto"/>
              <w:jc w:val="both"/>
              <w:rPr>
                <w:rFonts w:cstheme="minorHAnsi"/>
                <w:color w:val="000000"/>
                <w:lang w:val="id-ID"/>
              </w:rPr>
            </w:pPr>
            <w:r w:rsidRPr="00DB25C4">
              <w:rPr>
                <w:rFonts w:cstheme="minorHAnsi"/>
                <w:color w:val="000000"/>
                <w:lang w:val="id-ID"/>
              </w:rPr>
              <w:t>:</w:t>
            </w:r>
          </w:p>
        </w:tc>
        <w:tc>
          <w:tcPr>
            <w:tcW w:w="5125" w:type="dxa"/>
          </w:tcPr>
          <w:p w14:paraId="25E07758" w14:textId="77777777" w:rsidR="00FE6F09" w:rsidRPr="00DB25C4" w:rsidRDefault="00000000" w:rsidP="00687314">
            <w:pPr>
              <w:autoSpaceDE w:val="0"/>
              <w:autoSpaceDN w:val="0"/>
              <w:adjustRightInd w:val="0"/>
              <w:spacing w:after="0" w:line="240" w:lineRule="auto"/>
              <w:jc w:val="both"/>
              <w:rPr>
                <w:rFonts w:cstheme="minorHAnsi"/>
                <w:color w:val="000000"/>
                <w:lang w:val="id-ID"/>
              </w:rPr>
            </w:pPr>
            <w:hyperlink r:id="rId14" w:history="1">
              <w:r w:rsidR="00FE6F09" w:rsidRPr="00DB25C4">
                <w:rPr>
                  <w:rStyle w:val="Hyperlink"/>
                  <w:rFonts w:cstheme="minorHAnsi"/>
                  <w:lang w:val="id-ID"/>
                </w:rPr>
                <w:t>www.machung.ac.id</w:t>
              </w:r>
            </w:hyperlink>
            <w:r w:rsidR="00FE6F09" w:rsidRPr="00DB25C4">
              <w:rPr>
                <w:rFonts w:cstheme="minorHAnsi"/>
                <w:color w:val="000000"/>
                <w:lang w:val="id-ID"/>
              </w:rPr>
              <w:t xml:space="preserve"> </w:t>
            </w:r>
          </w:p>
        </w:tc>
      </w:tr>
    </w:tbl>
    <w:p w14:paraId="0CCDC4DE" w14:textId="77777777" w:rsidR="00FE6F09" w:rsidRPr="00DB25C4" w:rsidRDefault="00FE6F09" w:rsidP="00687314">
      <w:pPr>
        <w:autoSpaceDE w:val="0"/>
        <w:autoSpaceDN w:val="0"/>
        <w:adjustRightInd w:val="0"/>
        <w:spacing w:after="0" w:line="240" w:lineRule="auto"/>
        <w:jc w:val="both"/>
        <w:rPr>
          <w:rFonts w:cstheme="minorHAnsi"/>
          <w:color w:val="000000"/>
          <w:lang w:val="id-ID"/>
        </w:rPr>
      </w:pPr>
    </w:p>
    <w:p w14:paraId="4D064261" w14:textId="77777777" w:rsidR="009C00EC" w:rsidRPr="00DB25C4" w:rsidRDefault="00FE6F09"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 xml:space="preserve">2. Visi, Misi, Tujuan dan Strategi </w:t>
      </w:r>
    </w:p>
    <w:p w14:paraId="042D52E4" w14:textId="77777777" w:rsidR="00FE6F09" w:rsidRPr="00DB25C4" w:rsidRDefault="00FE6F09"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2.1 Kesesuai</w:t>
      </w:r>
      <w:r w:rsidR="00B26366" w:rsidRPr="00DB25C4">
        <w:rPr>
          <w:rFonts w:cstheme="minorHAnsi"/>
          <w:bCs/>
          <w:color w:val="000000"/>
          <w:lang w:val="id-ID"/>
        </w:rPr>
        <w:t>an VMTS FBS dengan VMTS Universitas Ma Chung</w:t>
      </w:r>
    </w:p>
    <w:p w14:paraId="59D1AB86" w14:textId="77777777" w:rsidR="00F931A6" w:rsidRPr="00DB25C4" w:rsidRDefault="00F931A6" w:rsidP="00687314">
      <w:pPr>
        <w:autoSpaceDE w:val="0"/>
        <w:autoSpaceDN w:val="0"/>
        <w:adjustRightInd w:val="0"/>
        <w:spacing w:after="0" w:line="240" w:lineRule="auto"/>
        <w:rPr>
          <w:rFonts w:cstheme="minorHAnsi"/>
          <w:color w:val="000000"/>
          <w:lang w:val="id-ID"/>
        </w:rPr>
      </w:pPr>
      <w:r w:rsidRPr="00DB25C4">
        <w:rPr>
          <w:rFonts w:cstheme="minorHAnsi"/>
          <w:bCs/>
          <w:color w:val="000000"/>
          <w:lang w:val="id-ID"/>
        </w:rPr>
        <w:t xml:space="preserve">VMTS </w:t>
      </w:r>
      <w:r w:rsidR="002A0370" w:rsidRPr="00DB25C4">
        <w:rPr>
          <w:rFonts w:cstheme="minorHAnsi"/>
          <w:bCs/>
          <w:color w:val="000000"/>
          <w:lang w:val="id-ID"/>
        </w:rPr>
        <w:t>FBS</w:t>
      </w:r>
      <w:r w:rsidRPr="00DB25C4">
        <w:rPr>
          <w:rFonts w:cstheme="minorHAnsi"/>
          <w:bCs/>
          <w:color w:val="000000"/>
          <w:lang w:val="id-ID"/>
        </w:rPr>
        <w:t xml:space="preserve"> sangat sesuai dengan VMTS Universitas Ma Chung</w:t>
      </w:r>
      <w:r w:rsidRPr="00DB25C4">
        <w:rPr>
          <w:rFonts w:cstheme="minorHAnsi"/>
          <w:color w:val="000000"/>
          <w:lang w:val="id-ID"/>
        </w:rPr>
        <w:t xml:space="preserve">, </w:t>
      </w:r>
      <w:r w:rsidRPr="00DB25C4">
        <w:rPr>
          <w:rFonts w:cstheme="minorHAnsi"/>
          <w:bCs/>
          <w:color w:val="000000"/>
          <w:lang w:val="id-ID"/>
        </w:rPr>
        <w:t>jelas, visioner dan realistik.</w:t>
      </w:r>
      <w:r w:rsidRPr="00DB25C4">
        <w:rPr>
          <w:rFonts w:cstheme="minorHAnsi"/>
          <w:color w:val="000000"/>
          <w:lang w:val="id-ID"/>
        </w:rPr>
        <w:t xml:space="preserve"> Hal</w:t>
      </w:r>
    </w:p>
    <w:p w14:paraId="5BAE2472" w14:textId="77777777" w:rsidR="00F931A6" w:rsidRPr="00DB25C4" w:rsidRDefault="00F931A6"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tersebut dapat dilihat pada tabel kesesuaian berikut ini:</w:t>
      </w:r>
    </w:p>
    <w:p w14:paraId="42B9116A" w14:textId="77777777" w:rsidR="00F931A6" w:rsidRPr="00DB25C4" w:rsidRDefault="00F931A6" w:rsidP="00687314">
      <w:pPr>
        <w:autoSpaceDE w:val="0"/>
        <w:autoSpaceDN w:val="0"/>
        <w:adjustRightInd w:val="0"/>
        <w:spacing w:after="0" w:line="240" w:lineRule="auto"/>
        <w:rPr>
          <w:rFonts w:cstheme="minorHAnsi"/>
          <w:color w:val="000000"/>
          <w:lang w:val="id-ID"/>
        </w:rPr>
      </w:pPr>
    </w:p>
    <w:p w14:paraId="50DDEDD8" w14:textId="77777777" w:rsidR="00F931A6" w:rsidRPr="00DB25C4" w:rsidRDefault="00F931A6"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 xml:space="preserve">Tabel A1. Kesesuaian Visi Universitas Ma Chung </w:t>
      </w:r>
      <w:r w:rsidR="00E55A1A" w:rsidRPr="00DB25C4">
        <w:rPr>
          <w:rFonts w:cstheme="minorHAnsi"/>
          <w:color w:val="000000"/>
          <w:lang w:val="id-ID"/>
        </w:rPr>
        <w:t xml:space="preserve">(UMC) </w:t>
      </w:r>
      <w:r w:rsidRPr="00DB25C4">
        <w:rPr>
          <w:rFonts w:cstheme="minorHAnsi"/>
          <w:color w:val="000000"/>
          <w:lang w:val="id-ID"/>
        </w:rPr>
        <w:t xml:space="preserve">dengan Visi </w:t>
      </w:r>
      <w:r w:rsidR="00E55A1A" w:rsidRPr="00DB25C4">
        <w:rPr>
          <w:rFonts w:cstheme="minorHAnsi"/>
          <w:color w:val="000000"/>
          <w:lang w:val="id-ID"/>
        </w:rPr>
        <w:t>Fakultas Bahasa dan Seni (</w:t>
      </w:r>
      <w:r w:rsidRPr="00DB25C4">
        <w:rPr>
          <w:rFonts w:cstheme="minorHAnsi"/>
          <w:color w:val="000000"/>
          <w:lang w:val="id-ID"/>
        </w:rPr>
        <w:t>FBS</w:t>
      </w:r>
      <w:r w:rsidR="00E55A1A" w:rsidRPr="00DB25C4">
        <w:rPr>
          <w:rFonts w:cstheme="minorHAnsi"/>
          <w:color w:val="000000"/>
          <w:lang w:val="id-ID"/>
        </w:rPr>
        <w:t>)</w:t>
      </w:r>
      <w:r w:rsidRPr="00DB25C4">
        <w:rPr>
          <w:rFonts w:cstheme="minorHAnsi"/>
          <w:color w:val="000000"/>
          <w:lang w:val="id-ID"/>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E55A1A" w:rsidRPr="00DB25C4" w14:paraId="0F0E1E95" w14:textId="77777777" w:rsidTr="0036255B">
        <w:tc>
          <w:tcPr>
            <w:tcW w:w="4675" w:type="dxa"/>
            <w:shd w:val="clear" w:color="auto" w:fill="F2F2F2" w:themeFill="background1" w:themeFillShade="F2"/>
          </w:tcPr>
          <w:p w14:paraId="6CFA453E" w14:textId="77777777" w:rsidR="00E55A1A" w:rsidRPr="00DB25C4" w:rsidRDefault="00E55A1A" w:rsidP="00687314">
            <w:pPr>
              <w:autoSpaceDE w:val="0"/>
              <w:autoSpaceDN w:val="0"/>
              <w:adjustRightInd w:val="0"/>
              <w:spacing w:after="0" w:line="240" w:lineRule="auto"/>
              <w:jc w:val="center"/>
              <w:rPr>
                <w:rFonts w:cstheme="minorHAnsi"/>
                <w:bCs/>
                <w:color w:val="000000"/>
                <w:lang w:val="id-ID"/>
              </w:rPr>
            </w:pPr>
            <w:r w:rsidRPr="00DB25C4">
              <w:rPr>
                <w:rFonts w:cstheme="minorHAnsi"/>
                <w:bCs/>
                <w:color w:val="000000"/>
                <w:lang w:val="id-ID"/>
              </w:rPr>
              <w:t>Visi UMC</w:t>
            </w:r>
          </w:p>
        </w:tc>
        <w:tc>
          <w:tcPr>
            <w:tcW w:w="4675" w:type="dxa"/>
            <w:shd w:val="clear" w:color="auto" w:fill="F2F2F2" w:themeFill="background1" w:themeFillShade="F2"/>
          </w:tcPr>
          <w:p w14:paraId="583F4A31" w14:textId="77777777" w:rsidR="00E55A1A" w:rsidRPr="00DB25C4" w:rsidRDefault="00E55A1A" w:rsidP="00687314">
            <w:pPr>
              <w:autoSpaceDE w:val="0"/>
              <w:autoSpaceDN w:val="0"/>
              <w:adjustRightInd w:val="0"/>
              <w:spacing w:after="0" w:line="240" w:lineRule="auto"/>
              <w:jc w:val="center"/>
              <w:rPr>
                <w:rFonts w:cstheme="minorHAnsi"/>
                <w:bCs/>
                <w:color w:val="000000"/>
                <w:lang w:val="id-ID"/>
              </w:rPr>
            </w:pPr>
            <w:r w:rsidRPr="00DB25C4">
              <w:rPr>
                <w:rFonts w:cstheme="minorHAnsi"/>
                <w:bCs/>
                <w:color w:val="000000"/>
                <w:lang w:val="id-ID"/>
              </w:rPr>
              <w:t>Visi FBS</w:t>
            </w:r>
          </w:p>
        </w:tc>
      </w:tr>
      <w:tr w:rsidR="00E55A1A" w:rsidRPr="00DB25C4" w14:paraId="2A31C9D1" w14:textId="77777777" w:rsidTr="0036255B">
        <w:tc>
          <w:tcPr>
            <w:tcW w:w="4675" w:type="dxa"/>
          </w:tcPr>
          <w:p w14:paraId="2BB7F95F" w14:textId="77777777" w:rsidR="00FF3D1F" w:rsidRPr="00DB25C4" w:rsidRDefault="00FF3D1F"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Menjadi Universitas yang Unggul dalam Pendidikan Karakter, Bahasa</w:t>
            </w:r>
          </w:p>
          <w:p w14:paraId="4BE670AD" w14:textId="77777777" w:rsidR="00FF3D1F" w:rsidRPr="00DB25C4" w:rsidRDefault="00FF3D1F"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Asing, dan Pengembangan Ilmu Pengetahuan Berbasis Riset untuk</w:t>
            </w:r>
          </w:p>
          <w:p w14:paraId="627D7B68" w14:textId="77777777" w:rsidR="00E55A1A" w:rsidRPr="00DB25C4" w:rsidRDefault="00FF3D1F" w:rsidP="00687314">
            <w:pPr>
              <w:autoSpaceDE w:val="0"/>
              <w:autoSpaceDN w:val="0"/>
              <w:adjustRightInd w:val="0"/>
              <w:spacing w:after="0" w:line="240" w:lineRule="auto"/>
              <w:rPr>
                <w:rFonts w:cstheme="minorHAnsi"/>
                <w:bCs/>
                <w:color w:val="000000"/>
                <w:lang w:val="id-ID"/>
              </w:rPr>
            </w:pPr>
            <w:r w:rsidRPr="00DB25C4">
              <w:rPr>
                <w:rFonts w:cstheme="minorHAnsi"/>
                <w:bCs/>
                <w:color w:val="000000"/>
                <w:lang w:val="id-ID"/>
              </w:rPr>
              <w:t>Pembangunan Masyarakat</w:t>
            </w:r>
            <w:r w:rsidR="00052EA4" w:rsidRPr="00DB25C4">
              <w:rPr>
                <w:rFonts w:cstheme="minorHAnsi"/>
                <w:color w:val="000000"/>
                <w:lang w:val="id-ID"/>
              </w:rPr>
              <w:t>.</w:t>
            </w:r>
            <w:r w:rsidRPr="00DB25C4">
              <w:rPr>
                <w:rFonts w:cstheme="minorHAnsi"/>
                <w:color w:val="000000"/>
                <w:lang w:val="id-ID"/>
              </w:rPr>
              <w:t xml:space="preserve"> </w:t>
            </w:r>
          </w:p>
        </w:tc>
        <w:tc>
          <w:tcPr>
            <w:tcW w:w="4675" w:type="dxa"/>
          </w:tcPr>
          <w:p w14:paraId="02F42777" w14:textId="77777777" w:rsidR="00052EA4" w:rsidRPr="00DB25C4" w:rsidRDefault="00052EA4"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Menjadi fakultas yang unggul dalam bidang bahasa dan sastra untuk menghasilkan lulusan yang berakhlak  mulia,  memiliki  kemampuan  akademik  dan  profesional  dan berdaya cipta tinggi di bidang bahasa dan seni yang mampu bersaing di era global.</w:t>
            </w:r>
          </w:p>
          <w:p w14:paraId="6B9ABC2C" w14:textId="77777777" w:rsidR="00E55A1A" w:rsidRPr="00DB25C4" w:rsidRDefault="00E55A1A" w:rsidP="00687314">
            <w:pPr>
              <w:autoSpaceDE w:val="0"/>
              <w:autoSpaceDN w:val="0"/>
              <w:adjustRightInd w:val="0"/>
              <w:spacing w:after="0" w:line="240" w:lineRule="auto"/>
              <w:rPr>
                <w:rFonts w:cstheme="minorHAnsi"/>
                <w:bCs/>
                <w:color w:val="000000"/>
                <w:lang w:val="id-ID"/>
              </w:rPr>
            </w:pPr>
          </w:p>
        </w:tc>
      </w:tr>
    </w:tbl>
    <w:p w14:paraId="53181BA2" w14:textId="77777777" w:rsidR="00F931A6" w:rsidRPr="00DB25C4" w:rsidRDefault="00F931A6" w:rsidP="00687314">
      <w:pPr>
        <w:autoSpaceDE w:val="0"/>
        <w:autoSpaceDN w:val="0"/>
        <w:adjustRightInd w:val="0"/>
        <w:spacing w:after="0" w:line="240" w:lineRule="auto"/>
        <w:rPr>
          <w:rFonts w:cstheme="minorHAnsi"/>
          <w:bCs/>
          <w:color w:val="000000"/>
          <w:lang w:val="id-ID"/>
        </w:rPr>
      </w:pPr>
    </w:p>
    <w:p w14:paraId="5EE90558"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2C7EE599" w14:textId="77777777" w:rsidR="00052EA4" w:rsidRPr="00DB25C4" w:rsidRDefault="00052EA4" w:rsidP="00687314">
      <w:pPr>
        <w:autoSpaceDE w:val="0"/>
        <w:autoSpaceDN w:val="0"/>
        <w:adjustRightInd w:val="0"/>
        <w:spacing w:after="0" w:line="240" w:lineRule="auto"/>
        <w:rPr>
          <w:rFonts w:cstheme="minorHAnsi"/>
          <w:b/>
          <w:bCs/>
          <w:color w:val="000000"/>
          <w:lang w:val="id-ID"/>
        </w:rPr>
      </w:pPr>
      <w:r w:rsidRPr="00DB25C4">
        <w:rPr>
          <w:rFonts w:cstheme="minorHAnsi"/>
          <w:color w:val="000000"/>
          <w:lang w:val="id-ID"/>
        </w:rPr>
        <w:t>Tabel A2. Kesesuaian Misi UMC dengan Misi FBS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052EA4" w:rsidRPr="00DB25C4" w14:paraId="372356D8" w14:textId="77777777" w:rsidTr="0036255B">
        <w:tc>
          <w:tcPr>
            <w:tcW w:w="4675" w:type="dxa"/>
          </w:tcPr>
          <w:p w14:paraId="1B3AF640" w14:textId="77777777" w:rsidR="00052EA4" w:rsidRPr="00DB25C4" w:rsidRDefault="00052EA4" w:rsidP="00687314">
            <w:pPr>
              <w:autoSpaceDE w:val="0"/>
              <w:autoSpaceDN w:val="0"/>
              <w:adjustRightInd w:val="0"/>
              <w:spacing w:after="0" w:line="240" w:lineRule="auto"/>
              <w:jc w:val="center"/>
              <w:rPr>
                <w:rFonts w:cstheme="minorHAnsi"/>
                <w:bCs/>
                <w:color w:val="000000"/>
                <w:lang w:val="id-ID"/>
              </w:rPr>
            </w:pPr>
            <w:r w:rsidRPr="00DB25C4">
              <w:rPr>
                <w:rFonts w:cstheme="minorHAnsi"/>
                <w:bCs/>
                <w:color w:val="000000"/>
                <w:lang w:val="id-ID"/>
              </w:rPr>
              <w:t>Misi UMC</w:t>
            </w:r>
          </w:p>
        </w:tc>
        <w:tc>
          <w:tcPr>
            <w:tcW w:w="4675" w:type="dxa"/>
          </w:tcPr>
          <w:p w14:paraId="4005BCA8" w14:textId="77777777" w:rsidR="00052EA4" w:rsidRPr="00DB25C4" w:rsidRDefault="00052EA4" w:rsidP="00687314">
            <w:pPr>
              <w:autoSpaceDE w:val="0"/>
              <w:autoSpaceDN w:val="0"/>
              <w:adjustRightInd w:val="0"/>
              <w:spacing w:after="0" w:line="240" w:lineRule="auto"/>
              <w:jc w:val="center"/>
              <w:rPr>
                <w:rFonts w:cstheme="minorHAnsi"/>
                <w:bCs/>
                <w:color w:val="000000"/>
                <w:lang w:val="id-ID"/>
              </w:rPr>
            </w:pPr>
            <w:r w:rsidRPr="00DB25C4">
              <w:rPr>
                <w:rFonts w:cstheme="minorHAnsi"/>
                <w:bCs/>
                <w:color w:val="000000"/>
                <w:lang w:val="id-ID"/>
              </w:rPr>
              <w:t>Misi FBS</w:t>
            </w:r>
          </w:p>
        </w:tc>
      </w:tr>
      <w:tr w:rsidR="00052EA4" w:rsidRPr="00DB25C4" w14:paraId="6C9C4DAE" w14:textId="77777777" w:rsidTr="0036255B">
        <w:tc>
          <w:tcPr>
            <w:tcW w:w="4675" w:type="dxa"/>
          </w:tcPr>
          <w:p w14:paraId="61C75FD4" w14:textId="77777777" w:rsidR="00937501" w:rsidRPr="00DB25C4" w:rsidRDefault="00937501" w:rsidP="00687314">
            <w:pPr>
              <w:autoSpaceDE w:val="0"/>
              <w:autoSpaceDN w:val="0"/>
              <w:adjustRightInd w:val="0"/>
              <w:spacing w:after="0" w:line="240" w:lineRule="auto"/>
              <w:ind w:left="247" w:hanging="247"/>
              <w:rPr>
                <w:rFonts w:cstheme="minorHAnsi"/>
                <w:color w:val="000000"/>
                <w:lang w:val="id-ID"/>
              </w:rPr>
            </w:pPr>
            <w:r w:rsidRPr="00DB25C4">
              <w:rPr>
                <w:rFonts w:cstheme="minorHAnsi"/>
                <w:color w:val="000000"/>
                <w:lang w:val="id-ID"/>
              </w:rPr>
              <w:t xml:space="preserve">1. Menyelenggarakan Tri Dharma Perguruan Tinggi yaitu pendidikan dan pengajaran tinggi, penelitian, dan pengabdian kepada masyarakat secara berkualitas, fokus, dan sesuai dengan kebutuhan masyarakan kini dan akan datang. </w:t>
            </w:r>
          </w:p>
          <w:p w14:paraId="38B42D2B" w14:textId="141D6370" w:rsidR="00937501" w:rsidRPr="00DB25C4" w:rsidRDefault="42DE523F" w:rsidP="00687314">
            <w:pPr>
              <w:autoSpaceDE w:val="0"/>
              <w:autoSpaceDN w:val="0"/>
              <w:adjustRightInd w:val="0"/>
              <w:spacing w:after="0" w:line="240" w:lineRule="auto"/>
              <w:ind w:left="247" w:hanging="247"/>
              <w:rPr>
                <w:rFonts w:cstheme="minorHAnsi"/>
                <w:color w:val="000000"/>
                <w:lang w:val="id-ID"/>
              </w:rPr>
            </w:pPr>
            <w:r w:rsidRPr="00DB25C4">
              <w:rPr>
                <w:rFonts w:cstheme="minorHAnsi"/>
                <w:color w:val="000000" w:themeColor="text1"/>
                <w:lang w:val="id-ID"/>
              </w:rPr>
              <w:t xml:space="preserve">2. Membentuk dan mengembangkan angkatan-angkatan motivator dan pemimpin masyarakat yang memiliki potensi dan kapasitas moral yang luhur, berjiwa kepemimpinan dan </w:t>
            </w:r>
            <w:r w:rsidRPr="00DB25C4">
              <w:rPr>
                <w:rFonts w:cstheme="minorHAnsi"/>
                <w:i/>
                <w:iCs/>
                <w:color w:val="000000" w:themeColor="text1"/>
                <w:lang w:val="id-ID"/>
              </w:rPr>
              <w:t xml:space="preserve">entrepreneurship </w:t>
            </w:r>
            <w:r w:rsidRPr="00DB25C4">
              <w:rPr>
                <w:rFonts w:cstheme="minorHAnsi"/>
                <w:color w:val="000000" w:themeColor="text1"/>
                <w:lang w:val="id-ID"/>
              </w:rPr>
              <w:t>yang menitikberatkan pada pembentukan akhlak dan kepribadian unggul, rendah hati, melayani, dan berkontribusi sebagai manusia yang utuh.</w:t>
            </w:r>
          </w:p>
          <w:p w14:paraId="7335ACB3" w14:textId="77777777" w:rsidR="00937501" w:rsidRPr="00DB25C4" w:rsidRDefault="00937501" w:rsidP="00687314">
            <w:pPr>
              <w:autoSpaceDE w:val="0"/>
              <w:autoSpaceDN w:val="0"/>
              <w:adjustRightInd w:val="0"/>
              <w:spacing w:after="0" w:line="240" w:lineRule="auto"/>
              <w:ind w:left="247" w:hanging="247"/>
              <w:rPr>
                <w:rFonts w:cstheme="minorHAnsi"/>
                <w:color w:val="000000"/>
                <w:lang w:val="id-ID"/>
              </w:rPr>
            </w:pPr>
            <w:r w:rsidRPr="00DB25C4">
              <w:rPr>
                <w:rFonts w:cstheme="minorHAnsi"/>
                <w:color w:val="000000"/>
                <w:lang w:val="id-ID"/>
              </w:rPr>
              <w:lastRenderedPageBreak/>
              <w:t>3. Mendorong dan mengembangkan sikap serta pemikiran yang kritis prinsipil dan kreatif-realistis berdasarkan kepekaan hati nurani yang luhur.</w:t>
            </w:r>
          </w:p>
          <w:p w14:paraId="6D2F4650" w14:textId="77777777" w:rsidR="00937501" w:rsidRPr="00DB25C4" w:rsidRDefault="00937501" w:rsidP="00687314">
            <w:pPr>
              <w:autoSpaceDE w:val="0"/>
              <w:autoSpaceDN w:val="0"/>
              <w:adjustRightInd w:val="0"/>
              <w:spacing w:after="0" w:line="240" w:lineRule="auto"/>
              <w:ind w:left="247" w:hanging="247"/>
              <w:rPr>
                <w:rFonts w:cstheme="minorHAnsi"/>
                <w:color w:val="000000"/>
                <w:lang w:val="id-ID"/>
              </w:rPr>
            </w:pPr>
            <w:r w:rsidRPr="00DB25C4">
              <w:rPr>
                <w:rFonts w:cstheme="minorHAnsi"/>
                <w:color w:val="000000"/>
                <w:lang w:val="id-ID"/>
              </w:rPr>
              <w:t>4. Menghasilkan lulusan siap berkarya yang bekualitas tinggi yang mampu bersaing pada pasar global.</w:t>
            </w:r>
          </w:p>
          <w:p w14:paraId="49A94B7F" w14:textId="77777777" w:rsidR="00937501" w:rsidRPr="00DB25C4" w:rsidRDefault="00937501" w:rsidP="00687314">
            <w:pPr>
              <w:autoSpaceDE w:val="0"/>
              <w:autoSpaceDN w:val="0"/>
              <w:adjustRightInd w:val="0"/>
              <w:spacing w:after="0" w:line="240" w:lineRule="auto"/>
              <w:ind w:left="247" w:hanging="247"/>
              <w:rPr>
                <w:rFonts w:cstheme="minorHAnsi"/>
                <w:color w:val="000000"/>
                <w:lang w:val="id-ID"/>
              </w:rPr>
            </w:pPr>
            <w:r w:rsidRPr="00DB25C4">
              <w:rPr>
                <w:rFonts w:cstheme="minorHAnsi"/>
                <w:color w:val="000000"/>
                <w:lang w:val="id-ID"/>
              </w:rPr>
              <w:t>5. Berperan aktif dalam meningkatkan peradaban dunia dengan menghasilkan lulusan yang berwawasan global, toleran dan cinta damai, serta produktif dalam menghasilkan karya cipta yang mendukung peningkatan martabat manusia global.</w:t>
            </w:r>
          </w:p>
          <w:p w14:paraId="7EC21848" w14:textId="77777777" w:rsidR="00052EA4" w:rsidRPr="00DB25C4" w:rsidRDefault="00937501" w:rsidP="00687314">
            <w:pPr>
              <w:autoSpaceDE w:val="0"/>
              <w:autoSpaceDN w:val="0"/>
              <w:adjustRightInd w:val="0"/>
              <w:spacing w:after="0" w:line="240" w:lineRule="auto"/>
              <w:ind w:left="247" w:hanging="247"/>
              <w:rPr>
                <w:rFonts w:cstheme="minorHAnsi"/>
                <w:lang w:val="id-ID"/>
              </w:rPr>
            </w:pPr>
            <w:r w:rsidRPr="00DB25C4">
              <w:rPr>
                <w:rFonts w:cstheme="minorHAnsi"/>
                <w:color w:val="000000"/>
                <w:lang w:val="id-ID"/>
              </w:rPr>
              <w:t xml:space="preserve">6. Melaksanakan pengelolaan perguruan tinggi berdasarkan prinsip ekonomi </w:t>
            </w:r>
            <w:r w:rsidRPr="00DB25C4">
              <w:rPr>
                <w:rFonts w:cstheme="minorHAnsi"/>
                <w:lang w:val="id-ID"/>
              </w:rPr>
              <w:t xml:space="preserve"> </w:t>
            </w:r>
            <w:r w:rsidRPr="00DB25C4">
              <w:rPr>
                <w:rFonts w:cstheme="minorHAnsi"/>
                <w:color w:val="000000"/>
                <w:lang w:val="id-ID"/>
              </w:rPr>
              <w:t xml:space="preserve">dan akuntabilitas.  </w:t>
            </w:r>
          </w:p>
        </w:tc>
        <w:tc>
          <w:tcPr>
            <w:tcW w:w="4675" w:type="dxa"/>
          </w:tcPr>
          <w:p w14:paraId="772A777E" w14:textId="77777777" w:rsidR="00DF0DE9" w:rsidRPr="00DB25C4" w:rsidRDefault="00937501" w:rsidP="00687314">
            <w:pPr>
              <w:autoSpaceDE w:val="0"/>
              <w:autoSpaceDN w:val="0"/>
              <w:adjustRightInd w:val="0"/>
              <w:spacing w:after="0" w:line="240" w:lineRule="auto"/>
              <w:ind w:left="252" w:hanging="252"/>
              <w:rPr>
                <w:rFonts w:cstheme="minorHAnsi"/>
                <w:color w:val="000000"/>
                <w:lang w:val="id-ID"/>
              </w:rPr>
            </w:pPr>
            <w:r w:rsidRPr="00DB25C4">
              <w:rPr>
                <w:rFonts w:cstheme="minorHAnsi"/>
                <w:color w:val="000000"/>
                <w:lang w:val="id-ID"/>
              </w:rPr>
              <w:lastRenderedPageBreak/>
              <w:t>1) menyelenggarakan  pendidikan  akademik  di  bidang bahasa, dan seni untuk</w:t>
            </w:r>
            <w:r w:rsidR="00DF0DE9" w:rsidRPr="00DB25C4">
              <w:rPr>
                <w:rFonts w:cstheme="minorHAnsi"/>
                <w:color w:val="000000"/>
                <w:lang w:val="id-ID"/>
              </w:rPr>
              <w:t xml:space="preserve"> </w:t>
            </w:r>
            <w:r w:rsidRPr="00DB25C4">
              <w:rPr>
                <w:rFonts w:cstheme="minorHAnsi"/>
                <w:color w:val="000000"/>
                <w:lang w:val="id-ID"/>
              </w:rPr>
              <w:t>menghasilkan lulusan berakhlak mulia, un</w:t>
            </w:r>
            <w:r w:rsidR="00DF0DE9" w:rsidRPr="00DB25C4">
              <w:rPr>
                <w:rFonts w:cstheme="minorHAnsi"/>
                <w:color w:val="000000"/>
                <w:lang w:val="id-ID"/>
              </w:rPr>
              <w:t>ggul, dan mampu bersaing di era global.</w:t>
            </w:r>
          </w:p>
          <w:p w14:paraId="333707FF" w14:textId="77777777" w:rsidR="00DF0DE9" w:rsidRPr="00DB25C4" w:rsidRDefault="00937501" w:rsidP="00687314">
            <w:pPr>
              <w:autoSpaceDE w:val="0"/>
              <w:autoSpaceDN w:val="0"/>
              <w:adjustRightInd w:val="0"/>
              <w:spacing w:after="0" w:line="240" w:lineRule="auto"/>
              <w:ind w:left="252" w:hanging="252"/>
              <w:rPr>
                <w:rFonts w:cstheme="minorHAnsi"/>
                <w:color w:val="000000"/>
                <w:lang w:val="id-ID"/>
              </w:rPr>
            </w:pPr>
            <w:r w:rsidRPr="00DB25C4">
              <w:rPr>
                <w:rFonts w:cstheme="minorHAnsi"/>
                <w:color w:val="000000"/>
                <w:lang w:val="id-ID"/>
              </w:rPr>
              <w:t>2) menyel</w:t>
            </w:r>
            <w:r w:rsidR="00DF0DE9" w:rsidRPr="00DB25C4">
              <w:rPr>
                <w:rFonts w:cstheme="minorHAnsi"/>
                <w:color w:val="000000"/>
                <w:lang w:val="id-ID"/>
              </w:rPr>
              <w:t xml:space="preserve">enggarakan  kegiatan penelitian </w:t>
            </w:r>
            <w:r w:rsidRPr="00DB25C4">
              <w:rPr>
                <w:rFonts w:cstheme="minorHAnsi"/>
                <w:color w:val="000000"/>
                <w:lang w:val="id-ID"/>
              </w:rPr>
              <w:t>untuk</w:t>
            </w:r>
            <w:r w:rsidR="00DF0DE9" w:rsidRPr="00DB25C4">
              <w:rPr>
                <w:rFonts w:cstheme="minorHAnsi"/>
                <w:color w:val="000000"/>
                <w:lang w:val="id-ID"/>
              </w:rPr>
              <w:t xml:space="preserve"> menghasilkan inovasi di bidang </w:t>
            </w:r>
            <w:r w:rsidRPr="00DB25C4">
              <w:rPr>
                <w:rFonts w:cstheme="minorHAnsi"/>
                <w:color w:val="000000"/>
                <w:lang w:val="id-ID"/>
              </w:rPr>
              <w:t xml:space="preserve">bahasa dan sastra </w:t>
            </w:r>
          </w:p>
          <w:p w14:paraId="613A98C7" w14:textId="77777777" w:rsidR="00DF0DE9" w:rsidRPr="00DB25C4" w:rsidRDefault="00937501" w:rsidP="00687314">
            <w:pPr>
              <w:autoSpaceDE w:val="0"/>
              <w:autoSpaceDN w:val="0"/>
              <w:adjustRightInd w:val="0"/>
              <w:spacing w:after="0" w:line="240" w:lineRule="auto"/>
              <w:ind w:left="252" w:hanging="252"/>
              <w:rPr>
                <w:rFonts w:cstheme="minorHAnsi"/>
                <w:color w:val="000000"/>
                <w:lang w:val="id-ID"/>
              </w:rPr>
            </w:pPr>
            <w:r w:rsidRPr="00DB25C4">
              <w:rPr>
                <w:rFonts w:cstheme="minorHAnsi"/>
                <w:color w:val="000000"/>
                <w:lang w:val="id-ID"/>
              </w:rPr>
              <w:t>3) melaksanakan pengabdian kepada masyara</w:t>
            </w:r>
            <w:r w:rsidR="00DF0DE9" w:rsidRPr="00DB25C4">
              <w:rPr>
                <w:rFonts w:cstheme="minorHAnsi"/>
                <w:color w:val="000000"/>
                <w:lang w:val="id-ID"/>
              </w:rPr>
              <w:t xml:space="preserve">kat untuk membantu  memecahkan </w:t>
            </w:r>
            <w:r w:rsidRPr="00DB25C4">
              <w:rPr>
                <w:rFonts w:cstheme="minorHAnsi"/>
                <w:color w:val="000000"/>
                <w:lang w:val="id-ID"/>
              </w:rPr>
              <w:t xml:space="preserve">masalah  yang  terjadi  di masyarakat  dalam bidang bahasa, sastra dan seni  </w:t>
            </w:r>
          </w:p>
          <w:p w14:paraId="2003EDA6" w14:textId="77777777" w:rsidR="00937501" w:rsidRPr="00DB25C4" w:rsidRDefault="00937501" w:rsidP="00687314">
            <w:pPr>
              <w:autoSpaceDE w:val="0"/>
              <w:autoSpaceDN w:val="0"/>
              <w:adjustRightInd w:val="0"/>
              <w:spacing w:after="0" w:line="240" w:lineRule="auto"/>
              <w:ind w:left="252" w:hanging="252"/>
              <w:rPr>
                <w:rFonts w:cstheme="minorHAnsi"/>
                <w:color w:val="000000"/>
                <w:lang w:val="id-ID"/>
              </w:rPr>
            </w:pPr>
            <w:r w:rsidRPr="00DB25C4">
              <w:rPr>
                <w:rFonts w:cstheme="minorHAnsi"/>
                <w:color w:val="000000"/>
                <w:lang w:val="id-ID"/>
              </w:rPr>
              <w:t xml:space="preserve">4) mengadakan  kerja  sama  dengan  berbagai  pihak </w:t>
            </w:r>
            <w:r w:rsidR="00DF0DE9" w:rsidRPr="00DB25C4">
              <w:rPr>
                <w:rFonts w:cstheme="minorHAnsi"/>
                <w:color w:val="000000"/>
                <w:lang w:val="id-ID"/>
              </w:rPr>
              <w:t xml:space="preserve"> di  tingkat  lokal, nasional, </w:t>
            </w:r>
            <w:r w:rsidRPr="00DB25C4">
              <w:rPr>
                <w:rFonts w:cstheme="minorHAnsi"/>
                <w:color w:val="000000"/>
                <w:lang w:val="id-ID"/>
              </w:rPr>
              <w:t>regional,  dan  internasional  di  bidang  tr</w:t>
            </w:r>
            <w:r w:rsidR="00DF0DE9" w:rsidRPr="00DB25C4">
              <w:rPr>
                <w:rFonts w:cstheme="minorHAnsi"/>
                <w:color w:val="000000"/>
                <w:lang w:val="id-ID"/>
              </w:rPr>
              <w:t xml:space="preserve">idarma  perguruan </w:t>
            </w:r>
            <w:r w:rsidR="00DF0DE9" w:rsidRPr="00DB25C4">
              <w:rPr>
                <w:rFonts w:cstheme="minorHAnsi"/>
                <w:color w:val="000000"/>
                <w:lang w:val="id-ID"/>
              </w:rPr>
              <w:lastRenderedPageBreak/>
              <w:t xml:space="preserve">tinggi dengan </w:t>
            </w:r>
            <w:r w:rsidRPr="00DB25C4">
              <w:rPr>
                <w:rFonts w:cstheme="minorHAnsi"/>
                <w:color w:val="000000"/>
                <w:lang w:val="id-ID"/>
              </w:rPr>
              <w:t>menciptakan budaya akademik yang kondusif.</w:t>
            </w:r>
          </w:p>
          <w:p w14:paraId="51C0CD99" w14:textId="77777777" w:rsidR="00052EA4" w:rsidRPr="00DB25C4" w:rsidRDefault="00052EA4" w:rsidP="00687314">
            <w:pPr>
              <w:autoSpaceDE w:val="0"/>
              <w:autoSpaceDN w:val="0"/>
              <w:adjustRightInd w:val="0"/>
              <w:spacing w:after="0" w:line="240" w:lineRule="auto"/>
              <w:rPr>
                <w:rFonts w:cstheme="minorHAnsi"/>
                <w:bCs/>
                <w:color w:val="000000"/>
                <w:lang w:val="id-ID"/>
              </w:rPr>
            </w:pPr>
          </w:p>
        </w:tc>
      </w:tr>
    </w:tbl>
    <w:p w14:paraId="435D0A04"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63561464"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78593177" w14:textId="77777777" w:rsidR="00DF0DE9" w:rsidRPr="00DB25C4" w:rsidRDefault="00DF0DE9" w:rsidP="00687314">
      <w:pPr>
        <w:autoSpaceDE w:val="0"/>
        <w:autoSpaceDN w:val="0"/>
        <w:adjustRightInd w:val="0"/>
        <w:spacing w:after="0" w:line="240" w:lineRule="auto"/>
        <w:rPr>
          <w:rFonts w:cstheme="minorHAnsi"/>
          <w:b/>
          <w:bCs/>
          <w:color w:val="000000"/>
          <w:lang w:val="id-ID"/>
        </w:rPr>
      </w:pPr>
    </w:p>
    <w:p w14:paraId="10CBAD13" w14:textId="77777777" w:rsidR="00DF0DE9" w:rsidRPr="00DB25C4" w:rsidRDefault="00DF0DE9" w:rsidP="00687314">
      <w:pPr>
        <w:autoSpaceDE w:val="0"/>
        <w:autoSpaceDN w:val="0"/>
        <w:adjustRightInd w:val="0"/>
        <w:spacing w:after="0" w:line="240" w:lineRule="auto"/>
        <w:rPr>
          <w:rFonts w:cstheme="minorHAnsi"/>
          <w:b/>
          <w:bCs/>
          <w:color w:val="000000"/>
          <w:lang w:val="id-ID"/>
        </w:rPr>
      </w:pPr>
      <w:r w:rsidRPr="00DB25C4">
        <w:rPr>
          <w:rFonts w:cstheme="minorHAnsi"/>
          <w:color w:val="000000"/>
          <w:lang w:val="id-ID"/>
        </w:rPr>
        <w:t>Tabel A3. Kesesuaian Tujuan UMC dengan Tujuan FBS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F0DE9" w:rsidRPr="00DB25C4" w14:paraId="19260674" w14:textId="77777777" w:rsidTr="0036255B">
        <w:tc>
          <w:tcPr>
            <w:tcW w:w="4675" w:type="dxa"/>
          </w:tcPr>
          <w:p w14:paraId="70BB7BB4" w14:textId="77777777" w:rsidR="00DF0DE9" w:rsidRPr="00DB25C4" w:rsidRDefault="00DF0DE9" w:rsidP="00687314">
            <w:pPr>
              <w:autoSpaceDE w:val="0"/>
              <w:autoSpaceDN w:val="0"/>
              <w:adjustRightInd w:val="0"/>
              <w:spacing w:after="0" w:line="240" w:lineRule="auto"/>
              <w:jc w:val="center"/>
              <w:rPr>
                <w:rFonts w:cstheme="minorHAnsi"/>
                <w:bCs/>
                <w:color w:val="000000"/>
                <w:lang w:val="id-ID"/>
              </w:rPr>
            </w:pPr>
            <w:r w:rsidRPr="00DB25C4">
              <w:rPr>
                <w:rFonts w:cstheme="minorHAnsi"/>
                <w:bCs/>
                <w:color w:val="000000"/>
                <w:lang w:val="id-ID"/>
              </w:rPr>
              <w:t>Tujuan UMC</w:t>
            </w:r>
          </w:p>
        </w:tc>
        <w:tc>
          <w:tcPr>
            <w:tcW w:w="4675" w:type="dxa"/>
          </w:tcPr>
          <w:p w14:paraId="6385A55F" w14:textId="77777777" w:rsidR="00DF0DE9" w:rsidRPr="00DB25C4" w:rsidRDefault="00DF0DE9" w:rsidP="00687314">
            <w:pPr>
              <w:autoSpaceDE w:val="0"/>
              <w:autoSpaceDN w:val="0"/>
              <w:adjustRightInd w:val="0"/>
              <w:spacing w:after="0" w:line="240" w:lineRule="auto"/>
              <w:jc w:val="center"/>
              <w:rPr>
                <w:rFonts w:cstheme="minorHAnsi"/>
                <w:bCs/>
                <w:color w:val="000000"/>
                <w:lang w:val="id-ID"/>
              </w:rPr>
            </w:pPr>
            <w:r w:rsidRPr="00DB25C4">
              <w:rPr>
                <w:rFonts w:cstheme="minorHAnsi"/>
                <w:bCs/>
                <w:color w:val="000000"/>
                <w:lang w:val="id-ID"/>
              </w:rPr>
              <w:t>Tujuan FBS</w:t>
            </w:r>
          </w:p>
        </w:tc>
      </w:tr>
      <w:tr w:rsidR="00DF0DE9" w:rsidRPr="00DB25C4" w14:paraId="3A1DC5EB" w14:textId="77777777" w:rsidTr="0036255B">
        <w:tc>
          <w:tcPr>
            <w:tcW w:w="4675" w:type="dxa"/>
          </w:tcPr>
          <w:p w14:paraId="62D25AEB" w14:textId="77777777" w:rsidR="00DF0DE9" w:rsidRPr="00DB25C4" w:rsidRDefault="00DF0DE9" w:rsidP="00687314">
            <w:pPr>
              <w:autoSpaceDE w:val="0"/>
              <w:autoSpaceDN w:val="0"/>
              <w:adjustRightInd w:val="0"/>
              <w:spacing w:after="0" w:line="240" w:lineRule="auto"/>
              <w:ind w:left="247" w:hanging="247"/>
              <w:rPr>
                <w:rFonts w:cstheme="minorHAnsi"/>
                <w:color w:val="000000"/>
                <w:lang w:val="id-ID"/>
              </w:rPr>
            </w:pPr>
            <w:r w:rsidRPr="00DB25C4">
              <w:rPr>
                <w:rFonts w:cstheme="minorHAnsi"/>
                <w:color w:val="000000"/>
                <w:lang w:val="id-ID"/>
              </w:rPr>
              <w:t xml:space="preserve">1. Menghasilkan insan kamil berupa sumberdaya manusia yang kompeten dalam bidangnya, bertakwa kepada Tuhan Yang Maha Esa, memiliki jiwa kepemimpinan, kewirausahaan, kepribadian Ma Chung dengan 12 nilai yang menjunjung tinggi etika dan integritas manusia Indonesia yang seutuhnya, pengetahuan teknologi informasi, dan keterampilan komunikasi sehingga mampu bersaing di tingkat internasional. </w:t>
            </w:r>
          </w:p>
          <w:p w14:paraId="3AF6CDDA" w14:textId="44B2565F" w:rsidR="00906BEC" w:rsidRPr="00DB25C4" w:rsidRDefault="42DE523F" w:rsidP="00687314">
            <w:pPr>
              <w:autoSpaceDE w:val="0"/>
              <w:autoSpaceDN w:val="0"/>
              <w:adjustRightInd w:val="0"/>
              <w:spacing w:after="0" w:line="240" w:lineRule="auto"/>
              <w:ind w:left="247" w:hanging="247"/>
              <w:rPr>
                <w:rFonts w:cstheme="minorHAnsi"/>
                <w:color w:val="000000"/>
                <w:lang w:val="id-ID"/>
              </w:rPr>
            </w:pPr>
            <w:r w:rsidRPr="00DB25C4">
              <w:rPr>
                <w:rFonts w:cstheme="minorHAnsi"/>
                <w:color w:val="000000" w:themeColor="text1"/>
                <w:lang w:val="id-ID"/>
              </w:rPr>
              <w:t xml:space="preserve">2. Mengembangkan ilmu pengetahuan, teknologi, dan seni untuk mendorong tumbuh kembangnya budaya akademis yang menjadi ujung tombak kebanggaan bangsa Indonesia dengan memberdayakan sumber daya alam, lingkungan, dan budaya lokal secara bertanggungjawab.  </w:t>
            </w:r>
          </w:p>
          <w:p w14:paraId="2943EDED" w14:textId="77777777" w:rsidR="00DF0DE9" w:rsidRPr="00DB25C4" w:rsidRDefault="00DF0DE9" w:rsidP="00687314">
            <w:pPr>
              <w:autoSpaceDE w:val="0"/>
              <w:autoSpaceDN w:val="0"/>
              <w:adjustRightInd w:val="0"/>
              <w:spacing w:after="0" w:line="240" w:lineRule="auto"/>
              <w:ind w:left="247" w:hanging="247"/>
              <w:rPr>
                <w:rFonts w:cstheme="minorHAnsi"/>
                <w:color w:val="000000"/>
                <w:lang w:val="id-ID"/>
              </w:rPr>
            </w:pPr>
            <w:r w:rsidRPr="00DB25C4">
              <w:rPr>
                <w:rFonts w:cstheme="minorHAnsi"/>
                <w:color w:val="000000"/>
                <w:lang w:val="id-ID"/>
              </w:rPr>
              <w:t>3. Mengembangkan kemampuan pemecahan masalah (</w:t>
            </w:r>
            <w:r w:rsidRPr="00DB25C4">
              <w:rPr>
                <w:rFonts w:cstheme="minorHAnsi"/>
                <w:i/>
                <w:iCs/>
                <w:color w:val="000000"/>
                <w:lang w:val="id-ID"/>
              </w:rPr>
              <w:t>problem solving</w:t>
            </w:r>
            <w:r w:rsidR="00906BEC" w:rsidRPr="00DB25C4">
              <w:rPr>
                <w:rFonts w:cstheme="minorHAnsi"/>
                <w:color w:val="000000"/>
                <w:lang w:val="id-ID"/>
              </w:rPr>
              <w:t xml:space="preserve">) </w:t>
            </w:r>
            <w:r w:rsidRPr="00DB25C4">
              <w:rPr>
                <w:rFonts w:cstheme="minorHAnsi"/>
                <w:color w:val="000000"/>
                <w:lang w:val="id-ID"/>
              </w:rPr>
              <w:t>menggunakan metode ilmiah untuk memberik</w:t>
            </w:r>
            <w:r w:rsidR="00906BEC" w:rsidRPr="00DB25C4">
              <w:rPr>
                <w:rFonts w:cstheme="minorHAnsi"/>
                <w:color w:val="000000"/>
                <w:lang w:val="id-ID"/>
              </w:rPr>
              <w:t xml:space="preserve">an manfaat yang sebesarbesarnya dalam pembangunan dan pemberdayaan </w:t>
            </w:r>
            <w:r w:rsidRPr="00DB25C4">
              <w:rPr>
                <w:rFonts w:cstheme="minorHAnsi"/>
                <w:color w:val="000000"/>
                <w:lang w:val="id-ID"/>
              </w:rPr>
              <w:t>masyarakat.</w:t>
            </w:r>
            <w:r w:rsidRPr="00DB25C4">
              <w:rPr>
                <w:rFonts w:cstheme="minorHAnsi"/>
                <w:lang w:val="id-ID"/>
              </w:rPr>
              <w:t xml:space="preserve"> </w:t>
            </w:r>
          </w:p>
        </w:tc>
        <w:tc>
          <w:tcPr>
            <w:tcW w:w="4675" w:type="dxa"/>
          </w:tcPr>
          <w:p w14:paraId="2E0B6CBF" w14:textId="224F765F" w:rsidR="00906BEC" w:rsidRPr="00DB25C4" w:rsidRDefault="42DE523F" w:rsidP="00687314">
            <w:pPr>
              <w:autoSpaceDE w:val="0"/>
              <w:autoSpaceDN w:val="0"/>
              <w:adjustRightInd w:val="0"/>
              <w:spacing w:after="0" w:line="240" w:lineRule="auto"/>
              <w:ind w:left="252" w:hanging="252"/>
              <w:rPr>
                <w:rFonts w:cstheme="minorHAnsi"/>
                <w:color w:val="000000"/>
                <w:lang w:val="id-ID"/>
              </w:rPr>
            </w:pPr>
            <w:r w:rsidRPr="00DB25C4">
              <w:rPr>
                <w:rFonts w:cstheme="minorHAnsi"/>
                <w:color w:val="000000" w:themeColor="text1"/>
                <w:lang w:val="id-ID"/>
              </w:rPr>
              <w:t xml:space="preserve">1. menghasilkan  lulusan  yang  menguasai  substansi  keilmuan  bahasa, sastra, dan    seni  </w:t>
            </w:r>
          </w:p>
          <w:p w14:paraId="0757B874" w14:textId="77777777" w:rsidR="00906BEC" w:rsidRPr="00DB25C4" w:rsidRDefault="00906BEC" w:rsidP="00687314">
            <w:pPr>
              <w:autoSpaceDE w:val="0"/>
              <w:autoSpaceDN w:val="0"/>
              <w:adjustRightInd w:val="0"/>
              <w:spacing w:after="0" w:line="240" w:lineRule="auto"/>
              <w:ind w:left="252" w:hanging="252"/>
              <w:rPr>
                <w:rFonts w:cstheme="minorHAnsi"/>
                <w:color w:val="000000"/>
                <w:lang w:val="id-ID"/>
              </w:rPr>
            </w:pPr>
            <w:r w:rsidRPr="00DB25C4">
              <w:rPr>
                <w:rFonts w:cstheme="minorHAnsi"/>
                <w:color w:val="000000"/>
                <w:lang w:val="id-ID"/>
              </w:rPr>
              <w:t xml:space="preserve">2. menghasilkan     lulusan     yang    memiliki     kemampuan     dalam mengembangkan dan menerapkan ilmu yang diperoleh sesuai dengan tuntutan  pengembangan     ilmu,    kebutuhan     masyarakat,     dan pembangunan nasional </w:t>
            </w:r>
          </w:p>
          <w:p w14:paraId="4B4BDE2E" w14:textId="77777777" w:rsidR="00906BEC" w:rsidRPr="00DB25C4" w:rsidRDefault="00906BEC" w:rsidP="00687314">
            <w:pPr>
              <w:autoSpaceDE w:val="0"/>
              <w:autoSpaceDN w:val="0"/>
              <w:adjustRightInd w:val="0"/>
              <w:spacing w:after="0" w:line="240" w:lineRule="auto"/>
              <w:ind w:left="252" w:hanging="252"/>
              <w:rPr>
                <w:rFonts w:cstheme="minorHAnsi"/>
                <w:color w:val="000000"/>
                <w:lang w:val="id-ID"/>
              </w:rPr>
            </w:pPr>
            <w:r w:rsidRPr="00DB25C4">
              <w:rPr>
                <w:rFonts w:cstheme="minorHAnsi"/>
                <w:color w:val="000000"/>
                <w:lang w:val="id-ID"/>
              </w:rPr>
              <w:t>3. menghasilkan  lulusan yang memiliki kemandirian,  kemampuan  dasar berwirausaha,  dan kemampuan  mengembangkan  keterampilan  hidup untuk menjawab kebutuhan dan tantangan masyarakat global, dan</w:t>
            </w:r>
          </w:p>
          <w:p w14:paraId="389772B6" w14:textId="77777777" w:rsidR="00906BEC" w:rsidRPr="00DB25C4" w:rsidRDefault="00906BEC" w:rsidP="00687314">
            <w:pPr>
              <w:autoSpaceDE w:val="0"/>
              <w:autoSpaceDN w:val="0"/>
              <w:adjustRightInd w:val="0"/>
              <w:spacing w:after="0" w:line="240" w:lineRule="auto"/>
              <w:ind w:left="252" w:hanging="252"/>
              <w:rPr>
                <w:rFonts w:cstheme="minorHAnsi"/>
                <w:color w:val="000000"/>
                <w:lang w:val="id-ID"/>
              </w:rPr>
            </w:pPr>
            <w:r w:rsidRPr="00DB25C4">
              <w:rPr>
                <w:rFonts w:cstheme="minorHAnsi"/>
                <w:color w:val="000000"/>
                <w:lang w:val="id-ID"/>
              </w:rPr>
              <w:t>4. menghasilkan lulusan yang berkarakter kebangsaan, memahami etika akademik,  dan    menghasilkan   karya    yang    bermanfaat    untuk masyarakat.</w:t>
            </w:r>
          </w:p>
          <w:p w14:paraId="25188E74" w14:textId="77777777" w:rsidR="00DF0DE9" w:rsidRPr="00DB25C4" w:rsidRDefault="00906BEC" w:rsidP="00687314">
            <w:pPr>
              <w:autoSpaceDE w:val="0"/>
              <w:autoSpaceDN w:val="0"/>
              <w:adjustRightInd w:val="0"/>
              <w:spacing w:after="0" w:line="240" w:lineRule="auto"/>
              <w:ind w:left="252" w:hanging="252"/>
              <w:rPr>
                <w:rFonts w:cstheme="minorHAnsi"/>
                <w:color w:val="000000"/>
                <w:lang w:val="id-ID"/>
              </w:rPr>
            </w:pPr>
            <w:r w:rsidRPr="00DB25C4">
              <w:rPr>
                <w:rFonts w:cstheme="minorHAnsi"/>
                <w:color w:val="000000"/>
                <w:lang w:val="id-ID"/>
              </w:rPr>
              <w:t xml:space="preserve">   </w:t>
            </w:r>
          </w:p>
        </w:tc>
      </w:tr>
    </w:tbl>
    <w:p w14:paraId="233E90AE"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3241218D"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07B0FCDC"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2BE14736" w14:textId="77777777" w:rsidR="00906BEC" w:rsidRPr="00DB25C4" w:rsidRDefault="00906BEC" w:rsidP="00687314">
      <w:pPr>
        <w:autoSpaceDE w:val="0"/>
        <w:autoSpaceDN w:val="0"/>
        <w:adjustRightInd w:val="0"/>
        <w:spacing w:after="0" w:line="240" w:lineRule="auto"/>
        <w:rPr>
          <w:rFonts w:cstheme="minorHAnsi"/>
          <w:b/>
          <w:bCs/>
          <w:color w:val="000000"/>
          <w:lang w:val="id-ID"/>
        </w:rPr>
      </w:pPr>
      <w:r w:rsidRPr="00DB25C4">
        <w:rPr>
          <w:rFonts w:cstheme="minorHAnsi"/>
          <w:color w:val="000000"/>
          <w:lang w:val="id-ID"/>
        </w:rPr>
        <w:t>Tabel A4. Kesesuaian Strategi UMC dengan Strategi FBS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906BEC" w:rsidRPr="00DB25C4" w14:paraId="4DD31B60" w14:textId="77777777" w:rsidTr="0036255B">
        <w:tc>
          <w:tcPr>
            <w:tcW w:w="4675" w:type="dxa"/>
          </w:tcPr>
          <w:p w14:paraId="7C759A6F" w14:textId="77777777" w:rsidR="00906BEC" w:rsidRPr="00DB25C4" w:rsidRDefault="00906BEC" w:rsidP="00687314">
            <w:pPr>
              <w:autoSpaceDE w:val="0"/>
              <w:autoSpaceDN w:val="0"/>
              <w:adjustRightInd w:val="0"/>
              <w:spacing w:after="0" w:line="240" w:lineRule="auto"/>
              <w:jc w:val="center"/>
              <w:rPr>
                <w:rFonts w:cstheme="minorHAnsi"/>
                <w:bCs/>
                <w:color w:val="000000"/>
                <w:lang w:val="id-ID"/>
              </w:rPr>
            </w:pPr>
            <w:r w:rsidRPr="00DB25C4">
              <w:rPr>
                <w:rFonts w:cstheme="minorHAnsi"/>
                <w:bCs/>
                <w:color w:val="000000"/>
                <w:lang w:val="id-ID"/>
              </w:rPr>
              <w:lastRenderedPageBreak/>
              <w:t>Tujuan UMC</w:t>
            </w:r>
          </w:p>
        </w:tc>
        <w:tc>
          <w:tcPr>
            <w:tcW w:w="4675" w:type="dxa"/>
          </w:tcPr>
          <w:p w14:paraId="46B2A0E4" w14:textId="77777777" w:rsidR="00906BEC" w:rsidRPr="00DB25C4" w:rsidRDefault="00906BEC" w:rsidP="00687314">
            <w:pPr>
              <w:autoSpaceDE w:val="0"/>
              <w:autoSpaceDN w:val="0"/>
              <w:adjustRightInd w:val="0"/>
              <w:spacing w:after="0" w:line="240" w:lineRule="auto"/>
              <w:jc w:val="center"/>
              <w:rPr>
                <w:rFonts w:cstheme="minorHAnsi"/>
                <w:bCs/>
                <w:color w:val="000000"/>
                <w:lang w:val="id-ID"/>
              </w:rPr>
            </w:pPr>
            <w:r w:rsidRPr="00DB25C4">
              <w:rPr>
                <w:rFonts w:cstheme="minorHAnsi"/>
                <w:bCs/>
                <w:color w:val="000000"/>
                <w:lang w:val="id-ID"/>
              </w:rPr>
              <w:t>Tujuan FBS</w:t>
            </w:r>
          </w:p>
        </w:tc>
      </w:tr>
      <w:tr w:rsidR="00906BEC" w:rsidRPr="00DB25C4" w14:paraId="55FA5F54" w14:textId="77777777" w:rsidTr="0036255B">
        <w:tc>
          <w:tcPr>
            <w:tcW w:w="4675" w:type="dxa"/>
          </w:tcPr>
          <w:p w14:paraId="36CE15D5" w14:textId="77777777" w:rsidR="00C34253" w:rsidRPr="00DB25C4" w:rsidRDefault="00C34253" w:rsidP="009F6099">
            <w:pPr>
              <w:pStyle w:val="ListParagraph"/>
              <w:numPr>
                <w:ilvl w:val="0"/>
                <w:numId w:val="3"/>
              </w:numPr>
              <w:autoSpaceDE w:val="0"/>
              <w:autoSpaceDN w:val="0"/>
              <w:adjustRightInd w:val="0"/>
              <w:spacing w:after="0" w:line="240" w:lineRule="auto"/>
              <w:ind w:left="247" w:hanging="247"/>
              <w:rPr>
                <w:rFonts w:cstheme="minorHAnsi"/>
                <w:color w:val="000000"/>
                <w:lang w:val="id-ID"/>
              </w:rPr>
            </w:pPr>
            <w:r w:rsidRPr="00DB25C4">
              <w:rPr>
                <w:rFonts w:cstheme="minorHAnsi"/>
                <w:color w:val="000000"/>
                <w:lang w:val="id-ID"/>
              </w:rPr>
              <w:t xml:space="preserve">Penguatan warna khas Universitas Ma Chung </w:t>
            </w:r>
          </w:p>
          <w:p w14:paraId="1B284BB2" w14:textId="77777777" w:rsidR="000E01FD" w:rsidRPr="00DB25C4" w:rsidRDefault="000E01FD" w:rsidP="009F6099">
            <w:pPr>
              <w:pStyle w:val="ListParagraph"/>
              <w:numPr>
                <w:ilvl w:val="0"/>
                <w:numId w:val="5"/>
              </w:numPr>
              <w:autoSpaceDE w:val="0"/>
              <w:autoSpaceDN w:val="0"/>
              <w:adjustRightInd w:val="0"/>
              <w:spacing w:after="0" w:line="240" w:lineRule="auto"/>
              <w:rPr>
                <w:rFonts w:cstheme="minorHAnsi"/>
                <w:color w:val="000000"/>
                <w:lang w:val="id-ID"/>
              </w:rPr>
            </w:pPr>
            <w:r w:rsidRPr="00DB25C4">
              <w:rPr>
                <w:rFonts w:cstheme="minorHAnsi"/>
                <w:color w:val="000000"/>
                <w:lang w:val="id-ID"/>
              </w:rPr>
              <w:t>Pengemba</w:t>
            </w:r>
            <w:r w:rsidR="00DC6BB7" w:rsidRPr="00DB25C4">
              <w:rPr>
                <w:rFonts w:cstheme="minorHAnsi"/>
                <w:color w:val="000000"/>
                <w:lang w:val="id-ID"/>
              </w:rPr>
              <w:t>n</w:t>
            </w:r>
            <w:r w:rsidRPr="00DB25C4">
              <w:rPr>
                <w:rFonts w:cstheme="minorHAnsi"/>
                <w:color w:val="000000"/>
                <w:lang w:val="id-ID"/>
              </w:rPr>
              <w:t>gan Pendikar utk sivitas akademis dan tendik UMC</w:t>
            </w:r>
          </w:p>
          <w:p w14:paraId="73ECB1CB" w14:textId="77777777" w:rsidR="000E01FD" w:rsidRPr="00DB25C4" w:rsidRDefault="000E01FD" w:rsidP="009F6099">
            <w:pPr>
              <w:pStyle w:val="ListParagraph"/>
              <w:numPr>
                <w:ilvl w:val="0"/>
                <w:numId w:val="5"/>
              </w:numPr>
              <w:autoSpaceDE w:val="0"/>
              <w:autoSpaceDN w:val="0"/>
              <w:adjustRightInd w:val="0"/>
              <w:spacing w:after="0" w:line="240" w:lineRule="auto"/>
              <w:rPr>
                <w:rFonts w:cstheme="minorHAnsi"/>
                <w:color w:val="000000"/>
                <w:lang w:val="id-ID"/>
              </w:rPr>
            </w:pPr>
            <w:r w:rsidRPr="00DB25C4">
              <w:rPr>
                <w:rFonts w:cstheme="minorHAnsi"/>
                <w:color w:val="000000"/>
                <w:lang w:val="id-ID"/>
              </w:rPr>
              <w:t>Penguatan Tribahasa Sivitas dan Tendik UMC</w:t>
            </w:r>
          </w:p>
          <w:p w14:paraId="5A6DB98C" w14:textId="77777777" w:rsidR="000E01FD" w:rsidRPr="00DB25C4" w:rsidRDefault="000E01FD" w:rsidP="009F6099">
            <w:pPr>
              <w:pStyle w:val="ListParagraph"/>
              <w:numPr>
                <w:ilvl w:val="0"/>
                <w:numId w:val="5"/>
              </w:numPr>
              <w:autoSpaceDE w:val="0"/>
              <w:autoSpaceDN w:val="0"/>
              <w:adjustRightInd w:val="0"/>
              <w:spacing w:after="0" w:line="240" w:lineRule="auto"/>
              <w:rPr>
                <w:rFonts w:cstheme="minorHAnsi"/>
                <w:color w:val="000000"/>
                <w:lang w:val="id-ID"/>
              </w:rPr>
            </w:pPr>
            <w:r w:rsidRPr="00DB25C4">
              <w:rPr>
                <w:rFonts w:cstheme="minorHAnsi"/>
                <w:color w:val="000000"/>
                <w:lang w:val="id-ID"/>
              </w:rPr>
              <w:t>Standarisasi Identitas Korporasi UMC</w:t>
            </w:r>
          </w:p>
          <w:p w14:paraId="3E7412FD" w14:textId="77777777" w:rsidR="000E01FD" w:rsidRPr="00DB25C4" w:rsidRDefault="000E01FD" w:rsidP="009F6099">
            <w:pPr>
              <w:pStyle w:val="ListParagraph"/>
              <w:numPr>
                <w:ilvl w:val="0"/>
                <w:numId w:val="5"/>
              </w:numPr>
              <w:autoSpaceDE w:val="0"/>
              <w:autoSpaceDN w:val="0"/>
              <w:adjustRightInd w:val="0"/>
              <w:spacing w:after="0" w:line="240" w:lineRule="auto"/>
              <w:rPr>
                <w:rFonts w:cstheme="minorHAnsi"/>
                <w:color w:val="000000"/>
                <w:lang w:val="id-ID"/>
              </w:rPr>
            </w:pPr>
            <w:r w:rsidRPr="00DB25C4">
              <w:rPr>
                <w:rFonts w:cstheme="minorHAnsi"/>
                <w:color w:val="000000"/>
                <w:lang w:val="id-ID"/>
              </w:rPr>
              <w:t>Perbaikan Kondisi Visual di Ruang Terbuka dan Peremajaan Fasilitas untuk Membangun citra positif</w:t>
            </w:r>
          </w:p>
          <w:p w14:paraId="060959AB" w14:textId="5C2667C4" w:rsidR="000E01FD" w:rsidRPr="00DB25C4" w:rsidRDefault="42DE523F" w:rsidP="009F6099">
            <w:pPr>
              <w:pStyle w:val="ListParagraph"/>
              <w:numPr>
                <w:ilvl w:val="0"/>
                <w:numId w:val="5"/>
              </w:num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 xml:space="preserve">Peningkatan </w:t>
            </w:r>
            <w:r w:rsidRPr="00DB25C4">
              <w:rPr>
                <w:rFonts w:cstheme="minorHAnsi"/>
                <w:i/>
                <w:iCs/>
                <w:color w:val="000000" w:themeColor="text1"/>
                <w:lang w:val="id-ID"/>
              </w:rPr>
              <w:t xml:space="preserve">Event </w:t>
            </w:r>
            <w:r w:rsidRPr="00DB25C4">
              <w:rPr>
                <w:rFonts w:cstheme="minorHAnsi"/>
                <w:color w:val="000000" w:themeColor="text1"/>
                <w:lang w:val="id-ID"/>
              </w:rPr>
              <w:t>Kreatif Kepemimpinan, Entrepreneurship dan ilmiah berkualitas</w:t>
            </w:r>
          </w:p>
          <w:p w14:paraId="2FC19BDC" w14:textId="77777777" w:rsidR="00C34253" w:rsidRPr="00DB25C4" w:rsidRDefault="00C34253" w:rsidP="009F6099">
            <w:pPr>
              <w:pStyle w:val="ListParagraph"/>
              <w:numPr>
                <w:ilvl w:val="0"/>
                <w:numId w:val="3"/>
              </w:numPr>
              <w:autoSpaceDE w:val="0"/>
              <w:autoSpaceDN w:val="0"/>
              <w:adjustRightInd w:val="0"/>
              <w:spacing w:after="0" w:line="240" w:lineRule="auto"/>
              <w:ind w:left="247" w:hanging="247"/>
              <w:rPr>
                <w:rFonts w:cstheme="minorHAnsi"/>
                <w:color w:val="000000"/>
                <w:lang w:val="id-ID"/>
              </w:rPr>
            </w:pPr>
            <w:r w:rsidRPr="00DB25C4">
              <w:rPr>
                <w:rFonts w:cstheme="minorHAnsi"/>
                <w:color w:val="000000"/>
                <w:lang w:val="id-ID"/>
              </w:rPr>
              <w:t>Perbaikan tata kelola yang efisien, efektif, komunikatif dan kolegial</w:t>
            </w:r>
          </w:p>
          <w:p w14:paraId="31851D3E" w14:textId="77777777" w:rsidR="002E6F5A" w:rsidRPr="00DB25C4" w:rsidRDefault="002E6F5A" w:rsidP="009F6099">
            <w:pPr>
              <w:pStyle w:val="ListParagraph"/>
              <w:numPr>
                <w:ilvl w:val="0"/>
                <w:numId w:val="6"/>
              </w:numPr>
              <w:autoSpaceDE w:val="0"/>
              <w:autoSpaceDN w:val="0"/>
              <w:adjustRightInd w:val="0"/>
              <w:spacing w:after="0" w:line="240" w:lineRule="auto"/>
              <w:rPr>
                <w:rFonts w:cstheme="minorHAnsi"/>
                <w:color w:val="000000"/>
                <w:lang w:val="id-ID"/>
              </w:rPr>
            </w:pPr>
            <w:r w:rsidRPr="00DB25C4">
              <w:rPr>
                <w:rFonts w:cstheme="minorHAnsi"/>
                <w:color w:val="000000"/>
                <w:lang w:val="id-ID"/>
              </w:rPr>
              <w:t>Tata kelola karir dosen</w:t>
            </w:r>
          </w:p>
          <w:p w14:paraId="5ABF9097" w14:textId="77777777" w:rsidR="002E6F5A" w:rsidRPr="00DB25C4" w:rsidRDefault="002E6F5A" w:rsidP="009F6099">
            <w:pPr>
              <w:pStyle w:val="ListParagraph"/>
              <w:numPr>
                <w:ilvl w:val="0"/>
                <w:numId w:val="6"/>
              </w:numPr>
              <w:autoSpaceDE w:val="0"/>
              <w:autoSpaceDN w:val="0"/>
              <w:adjustRightInd w:val="0"/>
              <w:spacing w:after="0" w:line="240" w:lineRule="auto"/>
              <w:rPr>
                <w:rFonts w:cstheme="minorHAnsi"/>
                <w:color w:val="000000"/>
                <w:lang w:val="id-ID"/>
              </w:rPr>
            </w:pPr>
            <w:r w:rsidRPr="00DB25C4">
              <w:rPr>
                <w:rFonts w:cstheme="minorHAnsi"/>
                <w:color w:val="000000"/>
                <w:lang w:val="id-ID"/>
              </w:rPr>
              <w:t>Standarisasi Proses dan Mutu Tata Kelola dan Layanan Akademik dan non akademik</w:t>
            </w:r>
          </w:p>
          <w:p w14:paraId="021ACC1F" w14:textId="77777777" w:rsidR="005C7130" w:rsidRPr="00DB25C4" w:rsidRDefault="002E6F5A" w:rsidP="009F6099">
            <w:pPr>
              <w:pStyle w:val="ListParagraph"/>
              <w:numPr>
                <w:ilvl w:val="0"/>
                <w:numId w:val="6"/>
              </w:numPr>
              <w:autoSpaceDE w:val="0"/>
              <w:autoSpaceDN w:val="0"/>
              <w:adjustRightInd w:val="0"/>
              <w:spacing w:after="0" w:line="240" w:lineRule="auto"/>
              <w:rPr>
                <w:rFonts w:cstheme="minorHAnsi"/>
                <w:color w:val="000000"/>
                <w:lang w:val="id-ID"/>
              </w:rPr>
            </w:pPr>
            <w:r w:rsidRPr="00DB25C4">
              <w:rPr>
                <w:rFonts w:cstheme="minorHAnsi"/>
                <w:color w:val="000000"/>
                <w:lang w:val="id-ID"/>
              </w:rPr>
              <w:t>Pengembangan Sistem Informasi Administrasi Akademik Terintegrasi</w:t>
            </w:r>
          </w:p>
          <w:p w14:paraId="59157DE1" w14:textId="77777777" w:rsidR="005C7130" w:rsidRPr="00DB25C4" w:rsidRDefault="005C7130" w:rsidP="009F6099">
            <w:pPr>
              <w:pStyle w:val="ListParagraph"/>
              <w:numPr>
                <w:ilvl w:val="0"/>
                <w:numId w:val="6"/>
              </w:numPr>
              <w:autoSpaceDE w:val="0"/>
              <w:autoSpaceDN w:val="0"/>
              <w:adjustRightInd w:val="0"/>
              <w:spacing w:after="0" w:line="240" w:lineRule="auto"/>
              <w:rPr>
                <w:rFonts w:cstheme="minorHAnsi"/>
                <w:color w:val="000000"/>
                <w:lang w:val="id-ID"/>
              </w:rPr>
            </w:pPr>
            <w:r w:rsidRPr="00DB25C4">
              <w:rPr>
                <w:rFonts w:cstheme="minorHAnsi"/>
                <w:color w:val="000000"/>
                <w:lang w:val="id-ID"/>
              </w:rPr>
              <w:t>Pengembangan Sistem Informasi Kegiatan Ekstrakurikuler Mahasiswa dan Layanan Administrasi Akademik Terintegrasi</w:t>
            </w:r>
          </w:p>
          <w:p w14:paraId="288AF88F" w14:textId="77777777" w:rsidR="005C7130" w:rsidRPr="00DB25C4" w:rsidRDefault="005C7130" w:rsidP="009F6099">
            <w:pPr>
              <w:pStyle w:val="ListParagraph"/>
              <w:numPr>
                <w:ilvl w:val="0"/>
                <w:numId w:val="6"/>
              </w:numPr>
              <w:autoSpaceDE w:val="0"/>
              <w:autoSpaceDN w:val="0"/>
              <w:adjustRightInd w:val="0"/>
              <w:spacing w:after="0" w:line="240" w:lineRule="auto"/>
              <w:rPr>
                <w:rFonts w:cstheme="minorHAnsi"/>
                <w:color w:val="000000"/>
                <w:lang w:val="id-ID"/>
              </w:rPr>
            </w:pPr>
            <w:r w:rsidRPr="00DB25C4">
              <w:rPr>
                <w:rFonts w:cstheme="minorHAnsi"/>
                <w:color w:val="000000"/>
                <w:lang w:val="id-ID"/>
              </w:rPr>
              <w:t>Pengembangan Kemahasiswaan dan Ikatan Alumni Ma Chung</w:t>
            </w:r>
          </w:p>
          <w:p w14:paraId="766E4BEE" w14:textId="77777777" w:rsidR="00C34253" w:rsidRPr="00DB25C4" w:rsidRDefault="00C34253" w:rsidP="009F6099">
            <w:pPr>
              <w:pStyle w:val="ListParagraph"/>
              <w:numPr>
                <w:ilvl w:val="0"/>
                <w:numId w:val="3"/>
              </w:numPr>
              <w:autoSpaceDE w:val="0"/>
              <w:autoSpaceDN w:val="0"/>
              <w:adjustRightInd w:val="0"/>
              <w:spacing w:after="0" w:line="240" w:lineRule="auto"/>
              <w:ind w:left="247" w:hanging="247"/>
              <w:rPr>
                <w:rFonts w:cstheme="minorHAnsi"/>
                <w:color w:val="000000"/>
                <w:lang w:val="id-ID"/>
              </w:rPr>
            </w:pPr>
            <w:r w:rsidRPr="00DB25C4">
              <w:rPr>
                <w:rFonts w:cstheme="minorHAnsi"/>
                <w:color w:val="000000"/>
                <w:lang w:val="id-ID"/>
              </w:rPr>
              <w:t>Peningkatan mutu dan daya saing, serta relevansi dan akses</w:t>
            </w:r>
          </w:p>
          <w:p w14:paraId="0063DC55" w14:textId="77777777" w:rsidR="005C7130" w:rsidRPr="00DB25C4" w:rsidRDefault="005C7130" w:rsidP="009F6099">
            <w:pPr>
              <w:pStyle w:val="ListParagraph"/>
              <w:numPr>
                <w:ilvl w:val="0"/>
                <w:numId w:val="7"/>
              </w:numPr>
              <w:autoSpaceDE w:val="0"/>
              <w:autoSpaceDN w:val="0"/>
              <w:adjustRightInd w:val="0"/>
              <w:spacing w:after="0" w:line="240" w:lineRule="auto"/>
              <w:rPr>
                <w:rFonts w:cstheme="minorHAnsi"/>
                <w:color w:val="000000"/>
                <w:lang w:val="id-ID"/>
              </w:rPr>
            </w:pPr>
            <w:r w:rsidRPr="00DB25C4">
              <w:rPr>
                <w:rFonts w:cstheme="minorHAnsi"/>
                <w:color w:val="000000"/>
                <w:lang w:val="id-ID"/>
              </w:rPr>
              <w:t>Pengembangan Warna Khas Prodi dan Layanannya</w:t>
            </w:r>
          </w:p>
          <w:p w14:paraId="12084787" w14:textId="77777777" w:rsidR="005C7130" w:rsidRPr="00DB25C4" w:rsidRDefault="42DE523F" w:rsidP="009F6099">
            <w:pPr>
              <w:pStyle w:val="ListParagraph"/>
              <w:numPr>
                <w:ilvl w:val="0"/>
                <w:numId w:val="7"/>
              </w:num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Pengembagan Online/</w:t>
            </w:r>
            <w:r w:rsidRPr="00DB25C4">
              <w:rPr>
                <w:rFonts w:cstheme="minorHAnsi"/>
                <w:i/>
                <w:iCs/>
                <w:color w:val="000000" w:themeColor="text1"/>
                <w:lang w:val="id-ID"/>
              </w:rPr>
              <w:t>Blended Learning</w:t>
            </w:r>
          </w:p>
          <w:p w14:paraId="62ACC4AF" w14:textId="77777777" w:rsidR="005C7130" w:rsidRPr="00DB25C4" w:rsidRDefault="005C7130" w:rsidP="009F6099">
            <w:pPr>
              <w:pStyle w:val="ListParagraph"/>
              <w:numPr>
                <w:ilvl w:val="0"/>
                <w:numId w:val="7"/>
              </w:numPr>
              <w:autoSpaceDE w:val="0"/>
              <w:autoSpaceDN w:val="0"/>
              <w:adjustRightInd w:val="0"/>
              <w:spacing w:after="0" w:line="240" w:lineRule="auto"/>
              <w:rPr>
                <w:rFonts w:cstheme="minorHAnsi"/>
                <w:color w:val="000000"/>
                <w:lang w:val="id-ID"/>
              </w:rPr>
            </w:pPr>
            <w:r w:rsidRPr="00DB25C4">
              <w:rPr>
                <w:rFonts w:cstheme="minorHAnsi"/>
                <w:color w:val="000000"/>
                <w:lang w:val="id-ID"/>
              </w:rPr>
              <w:t>Peningkatan Pencapaian Akreditasi Nasional</w:t>
            </w:r>
          </w:p>
          <w:p w14:paraId="19025017" w14:textId="77777777" w:rsidR="005C7130" w:rsidRPr="00DB25C4" w:rsidRDefault="005C7130" w:rsidP="009F6099">
            <w:pPr>
              <w:pStyle w:val="ListParagraph"/>
              <w:numPr>
                <w:ilvl w:val="0"/>
                <w:numId w:val="7"/>
              </w:numPr>
              <w:autoSpaceDE w:val="0"/>
              <w:autoSpaceDN w:val="0"/>
              <w:adjustRightInd w:val="0"/>
              <w:spacing w:after="0" w:line="240" w:lineRule="auto"/>
              <w:rPr>
                <w:rFonts w:cstheme="minorHAnsi"/>
                <w:color w:val="000000"/>
                <w:lang w:val="id-ID"/>
              </w:rPr>
            </w:pPr>
            <w:r w:rsidRPr="00DB25C4">
              <w:rPr>
                <w:rFonts w:cstheme="minorHAnsi"/>
                <w:color w:val="000000"/>
                <w:lang w:val="id-ID"/>
              </w:rPr>
              <w:t>Pengembangan Program Sertifikasi Kompetensi bagi Sivitas dan Mahasiswa</w:t>
            </w:r>
          </w:p>
          <w:p w14:paraId="08C7383C" w14:textId="77777777" w:rsidR="00450D50" w:rsidRPr="00DB25C4" w:rsidRDefault="005C7130" w:rsidP="009F6099">
            <w:pPr>
              <w:pStyle w:val="ListParagraph"/>
              <w:numPr>
                <w:ilvl w:val="0"/>
                <w:numId w:val="7"/>
              </w:numPr>
              <w:autoSpaceDE w:val="0"/>
              <w:autoSpaceDN w:val="0"/>
              <w:adjustRightInd w:val="0"/>
              <w:spacing w:after="0" w:line="240" w:lineRule="auto"/>
              <w:rPr>
                <w:rFonts w:cstheme="minorHAnsi"/>
                <w:color w:val="000000"/>
                <w:lang w:val="id-ID"/>
              </w:rPr>
            </w:pPr>
            <w:r w:rsidRPr="00DB25C4">
              <w:rPr>
                <w:rFonts w:cstheme="minorHAnsi"/>
                <w:color w:val="000000"/>
                <w:lang w:val="id-ID"/>
              </w:rPr>
              <w:t>Pemberdayaan Masif Media Informasi dan Sosial guna membangun citra positif di masyarakat</w:t>
            </w:r>
          </w:p>
          <w:p w14:paraId="5DC4F9E9" w14:textId="012E2863" w:rsidR="00450D50" w:rsidRPr="00DB25C4" w:rsidRDefault="42DE523F" w:rsidP="009F6099">
            <w:pPr>
              <w:pStyle w:val="ListParagraph"/>
              <w:numPr>
                <w:ilvl w:val="0"/>
                <w:numId w:val="7"/>
              </w:num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Peningkatan Kerjasama dan Pendayagunaan MoU untuk Penguatan Mutu Akademik, Non Akademik, dan layanannya</w:t>
            </w:r>
          </w:p>
          <w:p w14:paraId="68B44E9C" w14:textId="77777777" w:rsidR="005C7130" w:rsidRPr="00DB25C4" w:rsidRDefault="00450D50" w:rsidP="009F6099">
            <w:pPr>
              <w:pStyle w:val="ListParagraph"/>
              <w:numPr>
                <w:ilvl w:val="0"/>
                <w:numId w:val="7"/>
              </w:numPr>
              <w:autoSpaceDE w:val="0"/>
              <w:autoSpaceDN w:val="0"/>
              <w:adjustRightInd w:val="0"/>
              <w:spacing w:after="0" w:line="240" w:lineRule="auto"/>
              <w:rPr>
                <w:rFonts w:cstheme="minorHAnsi"/>
                <w:color w:val="000000"/>
                <w:lang w:val="id-ID"/>
              </w:rPr>
            </w:pPr>
            <w:r w:rsidRPr="00DB25C4">
              <w:rPr>
                <w:rFonts w:cstheme="minorHAnsi"/>
                <w:color w:val="000000"/>
                <w:lang w:val="id-ID"/>
              </w:rPr>
              <w:t>Peningkatan Status sebagai Universitas Internasional di Malang</w:t>
            </w:r>
          </w:p>
          <w:p w14:paraId="6838B73F" w14:textId="77777777" w:rsidR="00C34253" w:rsidRPr="00DB25C4" w:rsidRDefault="00C34253" w:rsidP="009F6099">
            <w:pPr>
              <w:pStyle w:val="ListParagraph"/>
              <w:numPr>
                <w:ilvl w:val="0"/>
                <w:numId w:val="3"/>
              </w:numPr>
              <w:autoSpaceDE w:val="0"/>
              <w:autoSpaceDN w:val="0"/>
              <w:adjustRightInd w:val="0"/>
              <w:spacing w:after="0" w:line="240" w:lineRule="auto"/>
              <w:ind w:left="247" w:hanging="247"/>
              <w:rPr>
                <w:rFonts w:cstheme="minorHAnsi"/>
                <w:color w:val="000000"/>
                <w:lang w:val="id-ID"/>
              </w:rPr>
            </w:pPr>
            <w:r w:rsidRPr="00DB25C4">
              <w:rPr>
                <w:rFonts w:cstheme="minorHAnsi"/>
                <w:color w:val="000000"/>
                <w:lang w:val="id-ID"/>
              </w:rPr>
              <w:t>Peningkatan jumlah peserta didik</w:t>
            </w:r>
          </w:p>
          <w:p w14:paraId="62DAE066" w14:textId="7F362F54" w:rsidR="00450D50" w:rsidRPr="00DB25C4" w:rsidRDefault="42DE523F" w:rsidP="009F6099">
            <w:pPr>
              <w:pStyle w:val="ListParagraph"/>
              <w:numPr>
                <w:ilvl w:val="0"/>
                <w:numId w:val="8"/>
              </w:num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Pengembangan Marketing Kreatif untuk mencapai target jumlah minimal 500 maba tahun 2022-2024</w:t>
            </w:r>
          </w:p>
          <w:p w14:paraId="01DF9435" w14:textId="4FAE68B3" w:rsidR="00450D50" w:rsidRPr="00DB25C4" w:rsidRDefault="42DE523F" w:rsidP="009F6099">
            <w:pPr>
              <w:pStyle w:val="ListParagraph"/>
              <w:numPr>
                <w:ilvl w:val="0"/>
                <w:numId w:val="8"/>
              </w:num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Peningkatan Kerjasama baik dan Berkelanjutan dengan Sekolah Partner</w:t>
            </w:r>
          </w:p>
          <w:p w14:paraId="79455EFC" w14:textId="77777777" w:rsidR="00C34253" w:rsidRPr="00DB25C4" w:rsidRDefault="00C34253" w:rsidP="009F6099">
            <w:pPr>
              <w:pStyle w:val="ListParagraph"/>
              <w:numPr>
                <w:ilvl w:val="0"/>
                <w:numId w:val="3"/>
              </w:numPr>
              <w:autoSpaceDE w:val="0"/>
              <w:autoSpaceDN w:val="0"/>
              <w:adjustRightInd w:val="0"/>
              <w:spacing w:after="0" w:line="240" w:lineRule="auto"/>
              <w:ind w:left="247" w:hanging="247"/>
              <w:rPr>
                <w:rFonts w:cstheme="minorHAnsi"/>
                <w:color w:val="000000"/>
                <w:lang w:val="id-ID"/>
              </w:rPr>
            </w:pPr>
            <w:r w:rsidRPr="00DB25C4">
              <w:rPr>
                <w:rFonts w:cstheme="minorHAnsi"/>
                <w:color w:val="000000"/>
                <w:lang w:val="id-ID"/>
              </w:rPr>
              <w:lastRenderedPageBreak/>
              <w:t xml:space="preserve">Pengembangan riset dan </w:t>
            </w:r>
            <w:r w:rsidRPr="00DB25C4">
              <w:rPr>
                <w:rFonts w:cstheme="minorHAnsi"/>
                <w:i/>
                <w:iCs/>
                <w:color w:val="000000"/>
                <w:lang w:val="id-ID"/>
              </w:rPr>
              <w:t xml:space="preserve">engagement </w:t>
            </w:r>
            <w:r w:rsidRPr="00DB25C4">
              <w:rPr>
                <w:rFonts w:cstheme="minorHAnsi"/>
                <w:color w:val="000000"/>
                <w:lang w:val="id-ID"/>
              </w:rPr>
              <w:t>kepada masyarakat</w:t>
            </w:r>
          </w:p>
          <w:p w14:paraId="7559F06B" w14:textId="35376CCA" w:rsidR="00450D50" w:rsidRPr="00DB25C4" w:rsidRDefault="42DE523F" w:rsidP="009F6099">
            <w:pPr>
              <w:pStyle w:val="ListParagraph"/>
              <w:numPr>
                <w:ilvl w:val="0"/>
                <w:numId w:val="9"/>
              </w:num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Pengembangan kelompok keahlian dan sistem professorship</w:t>
            </w:r>
          </w:p>
          <w:p w14:paraId="166927FE" w14:textId="77777777" w:rsidR="00450D50" w:rsidRPr="00DB25C4" w:rsidRDefault="00450D50" w:rsidP="009F6099">
            <w:pPr>
              <w:pStyle w:val="ListParagraph"/>
              <w:numPr>
                <w:ilvl w:val="0"/>
                <w:numId w:val="9"/>
              </w:numPr>
              <w:autoSpaceDE w:val="0"/>
              <w:autoSpaceDN w:val="0"/>
              <w:adjustRightInd w:val="0"/>
              <w:spacing w:after="0" w:line="240" w:lineRule="auto"/>
              <w:rPr>
                <w:rFonts w:cstheme="minorHAnsi"/>
                <w:color w:val="000000"/>
                <w:lang w:val="id-ID"/>
              </w:rPr>
            </w:pPr>
            <w:r w:rsidRPr="00DB25C4">
              <w:rPr>
                <w:rFonts w:cstheme="minorHAnsi"/>
                <w:color w:val="000000"/>
                <w:lang w:val="id-ID"/>
              </w:rPr>
              <w:t>Peningkatan Perolehan Dana Hibah Penelitian dan Pengabdian Masyarakat</w:t>
            </w:r>
          </w:p>
          <w:p w14:paraId="5B2FFD22" w14:textId="77777777" w:rsidR="00450D50" w:rsidRPr="00DB25C4" w:rsidRDefault="00450D50" w:rsidP="009F6099">
            <w:pPr>
              <w:pStyle w:val="ListParagraph"/>
              <w:numPr>
                <w:ilvl w:val="0"/>
                <w:numId w:val="9"/>
              </w:numPr>
              <w:autoSpaceDE w:val="0"/>
              <w:autoSpaceDN w:val="0"/>
              <w:adjustRightInd w:val="0"/>
              <w:spacing w:after="0" w:line="240" w:lineRule="auto"/>
              <w:rPr>
                <w:rFonts w:cstheme="minorHAnsi"/>
                <w:color w:val="000000"/>
                <w:lang w:val="id-ID"/>
              </w:rPr>
            </w:pPr>
            <w:r w:rsidRPr="00DB25C4">
              <w:rPr>
                <w:rFonts w:cstheme="minorHAnsi"/>
                <w:color w:val="000000"/>
                <w:lang w:val="id-ID"/>
              </w:rPr>
              <w:t>Peningkatan Publikasi Jurnal Internasional dan Nasional Terakreditasi</w:t>
            </w:r>
          </w:p>
          <w:p w14:paraId="5B0EF497" w14:textId="77777777" w:rsidR="00450D50" w:rsidRPr="00DB25C4" w:rsidRDefault="00450D50" w:rsidP="009F6099">
            <w:pPr>
              <w:pStyle w:val="ListParagraph"/>
              <w:numPr>
                <w:ilvl w:val="0"/>
                <w:numId w:val="9"/>
              </w:numPr>
              <w:autoSpaceDE w:val="0"/>
              <w:autoSpaceDN w:val="0"/>
              <w:adjustRightInd w:val="0"/>
              <w:spacing w:after="0" w:line="240" w:lineRule="auto"/>
              <w:rPr>
                <w:rFonts w:cstheme="minorHAnsi"/>
                <w:color w:val="000000"/>
                <w:lang w:val="id-ID"/>
              </w:rPr>
            </w:pPr>
            <w:r w:rsidRPr="00DB25C4">
              <w:rPr>
                <w:rFonts w:cstheme="minorHAnsi"/>
                <w:color w:val="000000"/>
                <w:lang w:val="id-ID"/>
              </w:rPr>
              <w:t xml:space="preserve">Pengembangan pengelolaan Jurnal </w:t>
            </w:r>
          </w:p>
          <w:p w14:paraId="67CA2CA1" w14:textId="13EAE770" w:rsidR="00906BEC" w:rsidRPr="00DB25C4" w:rsidRDefault="42DE523F" w:rsidP="009F6099">
            <w:pPr>
              <w:pStyle w:val="ListParagraph"/>
              <w:numPr>
                <w:ilvl w:val="0"/>
                <w:numId w:val="9"/>
              </w:num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 xml:space="preserve">Pengembangan sistem layanan masyarakat berbasis riset IPTEK dan Seni, serta entrepreneurship yang menghasilk an </w:t>
            </w:r>
            <w:r w:rsidRPr="00DB25C4">
              <w:rPr>
                <w:rFonts w:cstheme="minorHAnsi"/>
                <w:i/>
                <w:iCs/>
                <w:color w:val="000000" w:themeColor="text1"/>
                <w:lang w:val="id-ID"/>
              </w:rPr>
              <w:t>Income Generating</w:t>
            </w:r>
          </w:p>
        </w:tc>
        <w:tc>
          <w:tcPr>
            <w:tcW w:w="4675" w:type="dxa"/>
          </w:tcPr>
          <w:p w14:paraId="521F0C48" w14:textId="77777777" w:rsidR="00C34253" w:rsidRPr="00DB25C4" w:rsidRDefault="00C34253" w:rsidP="009F6099">
            <w:pPr>
              <w:pStyle w:val="ListParagraph"/>
              <w:numPr>
                <w:ilvl w:val="0"/>
                <w:numId w:val="2"/>
              </w:numPr>
              <w:autoSpaceDE w:val="0"/>
              <w:autoSpaceDN w:val="0"/>
              <w:adjustRightInd w:val="0"/>
              <w:spacing w:after="0" w:line="240" w:lineRule="auto"/>
              <w:ind w:left="252" w:hanging="270"/>
              <w:rPr>
                <w:rFonts w:cstheme="minorHAnsi"/>
                <w:color w:val="000000"/>
                <w:lang w:val="id-ID"/>
              </w:rPr>
            </w:pPr>
            <w:r w:rsidRPr="00DB25C4">
              <w:rPr>
                <w:rFonts w:cstheme="minorHAnsi"/>
                <w:color w:val="000000"/>
                <w:lang w:val="id-ID"/>
              </w:rPr>
              <w:lastRenderedPageBreak/>
              <w:t>Peningkatan mutu layanan dan perluasan Kerjasama di bidang Pendidikan</w:t>
            </w:r>
            <w:r w:rsidR="000C7D18" w:rsidRPr="00DB25C4">
              <w:rPr>
                <w:rFonts w:cstheme="minorHAnsi"/>
                <w:color w:val="000000"/>
                <w:lang w:val="id-ID"/>
              </w:rPr>
              <w:t>:</w:t>
            </w:r>
            <w:r w:rsidRPr="00DB25C4">
              <w:rPr>
                <w:rFonts w:cstheme="minorHAnsi"/>
                <w:color w:val="000000"/>
                <w:lang w:val="id-ID"/>
              </w:rPr>
              <w:t xml:space="preserve"> (pengajaran), penelitian dan pengabdian kepada masyarakat</w:t>
            </w:r>
            <w:r w:rsidR="000C7D18" w:rsidRPr="00DB25C4">
              <w:rPr>
                <w:rFonts w:cstheme="minorHAnsi"/>
                <w:color w:val="000000"/>
                <w:lang w:val="id-ID"/>
              </w:rPr>
              <w:t>:</w:t>
            </w:r>
          </w:p>
          <w:p w14:paraId="0C27004C" w14:textId="77777777" w:rsidR="000E01FD" w:rsidRPr="00DB25C4" w:rsidRDefault="000C7D18" w:rsidP="009F6099">
            <w:pPr>
              <w:pStyle w:val="ListParagraph"/>
              <w:numPr>
                <w:ilvl w:val="0"/>
                <w:numId w:val="4"/>
              </w:numPr>
              <w:autoSpaceDE w:val="0"/>
              <w:autoSpaceDN w:val="0"/>
              <w:adjustRightInd w:val="0"/>
              <w:spacing w:after="0" w:line="240" w:lineRule="auto"/>
              <w:ind w:left="252" w:hanging="252"/>
              <w:rPr>
                <w:rFonts w:cstheme="minorHAnsi"/>
                <w:color w:val="000000"/>
                <w:lang w:val="id-ID"/>
              </w:rPr>
            </w:pPr>
            <w:r w:rsidRPr="00DB25C4">
              <w:rPr>
                <w:rFonts w:cstheme="minorHAnsi"/>
                <w:color w:val="000000"/>
                <w:lang w:val="id-ID"/>
              </w:rPr>
              <w:t>Menjalankan penjaminan mutu</w:t>
            </w:r>
            <w:r w:rsidR="000E01FD" w:rsidRPr="00DB25C4">
              <w:rPr>
                <w:rFonts w:cstheme="minorHAnsi"/>
                <w:color w:val="000000"/>
                <w:lang w:val="id-ID"/>
              </w:rPr>
              <w:t xml:space="preserve"> </w:t>
            </w:r>
            <w:r w:rsidRPr="00DB25C4">
              <w:rPr>
                <w:rFonts w:cstheme="minorHAnsi"/>
                <w:color w:val="000000"/>
                <w:lang w:val="id-ID"/>
              </w:rPr>
              <w:t>terhadap pembelajaran</w:t>
            </w:r>
            <w:r w:rsidR="000E01FD" w:rsidRPr="00DB25C4">
              <w:rPr>
                <w:rFonts w:cstheme="minorHAnsi"/>
                <w:color w:val="000000"/>
                <w:lang w:val="id-ID"/>
              </w:rPr>
              <w:t xml:space="preserve"> </w:t>
            </w:r>
            <w:r w:rsidRPr="00DB25C4">
              <w:rPr>
                <w:rFonts w:cstheme="minorHAnsi"/>
                <w:color w:val="000000"/>
                <w:lang w:val="id-ID"/>
              </w:rPr>
              <w:t>secara berkelanjutan</w:t>
            </w:r>
          </w:p>
          <w:p w14:paraId="4F432ACA" w14:textId="77777777" w:rsidR="000E01FD" w:rsidRPr="00DB25C4" w:rsidRDefault="000E01FD" w:rsidP="009F6099">
            <w:pPr>
              <w:pStyle w:val="ListParagraph"/>
              <w:numPr>
                <w:ilvl w:val="0"/>
                <w:numId w:val="4"/>
              </w:numPr>
              <w:autoSpaceDE w:val="0"/>
              <w:autoSpaceDN w:val="0"/>
              <w:adjustRightInd w:val="0"/>
              <w:spacing w:after="0" w:line="240" w:lineRule="auto"/>
              <w:ind w:left="252" w:hanging="252"/>
              <w:rPr>
                <w:rFonts w:cstheme="minorHAnsi"/>
                <w:color w:val="000000"/>
                <w:lang w:val="id-ID"/>
              </w:rPr>
            </w:pPr>
            <w:r w:rsidRPr="00DB25C4">
              <w:rPr>
                <w:rFonts w:cstheme="minorHAnsi"/>
                <w:color w:val="000000"/>
                <w:lang w:val="id-ID"/>
              </w:rPr>
              <w:t>Pengembangan/pemutakhiran kurikulum yang mengakomodasi kebutuhan</w:t>
            </w:r>
          </w:p>
          <w:p w14:paraId="5ECD76A6" w14:textId="77777777" w:rsidR="000E01FD" w:rsidRPr="00DB25C4" w:rsidRDefault="000E01FD" w:rsidP="009F6099">
            <w:pPr>
              <w:pStyle w:val="ListParagraph"/>
              <w:numPr>
                <w:ilvl w:val="0"/>
                <w:numId w:val="4"/>
              </w:numPr>
              <w:autoSpaceDE w:val="0"/>
              <w:autoSpaceDN w:val="0"/>
              <w:adjustRightInd w:val="0"/>
              <w:spacing w:after="0" w:line="240" w:lineRule="auto"/>
              <w:ind w:left="252" w:hanging="252"/>
              <w:rPr>
                <w:rFonts w:cstheme="minorHAnsi"/>
                <w:color w:val="000000"/>
                <w:lang w:val="id-ID"/>
              </w:rPr>
            </w:pPr>
            <w:r w:rsidRPr="00DB25C4">
              <w:rPr>
                <w:rFonts w:cstheme="minorHAnsi"/>
                <w:color w:val="000000"/>
                <w:lang w:val="id-ID"/>
              </w:rPr>
              <w:t>Menerapkan Penelitian Tindakan kelas (PTK) dan diintergasikan dalam proses belajar mengajar</w:t>
            </w:r>
          </w:p>
          <w:p w14:paraId="0B4DB465" w14:textId="1828A020" w:rsidR="000E01FD" w:rsidRPr="00DB25C4" w:rsidRDefault="42DE523F" w:rsidP="009F6099">
            <w:pPr>
              <w:pStyle w:val="ListParagraph"/>
              <w:numPr>
                <w:ilvl w:val="0"/>
                <w:numId w:val="4"/>
              </w:numPr>
              <w:autoSpaceDE w:val="0"/>
              <w:autoSpaceDN w:val="0"/>
              <w:adjustRightInd w:val="0"/>
              <w:spacing w:after="0" w:line="240" w:lineRule="auto"/>
              <w:ind w:left="252" w:hanging="252"/>
              <w:rPr>
                <w:rFonts w:cstheme="minorHAnsi"/>
                <w:color w:val="000000"/>
                <w:lang w:val="id-ID"/>
              </w:rPr>
            </w:pPr>
            <w:r w:rsidRPr="00DB25C4">
              <w:rPr>
                <w:rFonts w:cstheme="minorHAnsi"/>
                <w:color w:val="000000" w:themeColor="text1"/>
                <w:lang w:val="id-ID"/>
              </w:rPr>
              <w:t xml:space="preserve">Menjalin kerjasama dengan berbagai institusi lokal, nasional dan internasional. </w:t>
            </w:r>
          </w:p>
          <w:p w14:paraId="3F0E445C" w14:textId="77777777" w:rsidR="000C7D18" w:rsidRPr="00DB25C4" w:rsidRDefault="000C7D18" w:rsidP="009F6099">
            <w:pPr>
              <w:pStyle w:val="ListParagraph"/>
              <w:numPr>
                <w:ilvl w:val="0"/>
                <w:numId w:val="2"/>
              </w:numPr>
              <w:autoSpaceDE w:val="0"/>
              <w:autoSpaceDN w:val="0"/>
              <w:adjustRightInd w:val="0"/>
              <w:spacing w:after="0" w:line="240" w:lineRule="auto"/>
              <w:ind w:left="252" w:hanging="270"/>
              <w:rPr>
                <w:rFonts w:cstheme="minorHAnsi"/>
                <w:color w:val="000000"/>
                <w:lang w:val="id-ID"/>
              </w:rPr>
            </w:pPr>
            <w:r w:rsidRPr="00DB25C4">
              <w:rPr>
                <w:rFonts w:cstheme="minorHAnsi"/>
                <w:color w:val="000000"/>
                <w:lang w:val="id-ID"/>
              </w:rPr>
              <w:t xml:space="preserve">Peningkatan Karier Dosen </w:t>
            </w:r>
          </w:p>
          <w:p w14:paraId="216143B5" w14:textId="77777777" w:rsidR="006D19D2" w:rsidRPr="00DB25C4" w:rsidRDefault="006D19D2" w:rsidP="009F6099">
            <w:pPr>
              <w:pStyle w:val="ListParagraph"/>
              <w:numPr>
                <w:ilvl w:val="0"/>
                <w:numId w:val="11"/>
              </w:numPr>
              <w:autoSpaceDE w:val="0"/>
              <w:autoSpaceDN w:val="0"/>
              <w:adjustRightInd w:val="0"/>
              <w:spacing w:after="0" w:line="240" w:lineRule="auto"/>
              <w:ind w:left="612"/>
              <w:rPr>
                <w:rFonts w:cstheme="minorHAnsi"/>
                <w:color w:val="000000"/>
                <w:lang w:val="id-ID"/>
              </w:rPr>
            </w:pPr>
            <w:r w:rsidRPr="00DB25C4">
              <w:rPr>
                <w:rFonts w:cstheme="minorHAnsi"/>
                <w:color w:val="000000"/>
                <w:lang w:val="id-ID"/>
              </w:rPr>
              <w:t>Mendorong peningkatan jumlah dosen PPBM</w:t>
            </w:r>
          </w:p>
          <w:p w14:paraId="2B6F38C4" w14:textId="77777777" w:rsidR="006D19D2" w:rsidRPr="00DB25C4" w:rsidRDefault="006D19D2" w:rsidP="009F6099">
            <w:pPr>
              <w:pStyle w:val="ListParagraph"/>
              <w:numPr>
                <w:ilvl w:val="0"/>
                <w:numId w:val="11"/>
              </w:numPr>
              <w:autoSpaceDE w:val="0"/>
              <w:autoSpaceDN w:val="0"/>
              <w:adjustRightInd w:val="0"/>
              <w:spacing w:after="0" w:line="240" w:lineRule="auto"/>
              <w:ind w:left="612"/>
              <w:rPr>
                <w:rFonts w:cstheme="minorHAnsi"/>
                <w:color w:val="000000"/>
                <w:lang w:val="id-ID"/>
              </w:rPr>
            </w:pPr>
            <w:r w:rsidRPr="00DB25C4">
              <w:rPr>
                <w:rFonts w:cstheme="minorHAnsi"/>
                <w:color w:val="000000"/>
                <w:lang w:val="id-ID"/>
              </w:rPr>
              <w:t>Mendorong dosen untuk studi lanjut</w:t>
            </w:r>
          </w:p>
          <w:p w14:paraId="64E19204" w14:textId="77777777" w:rsidR="006D19D2" w:rsidRPr="00DB25C4" w:rsidRDefault="006D19D2" w:rsidP="009F6099">
            <w:pPr>
              <w:pStyle w:val="ListParagraph"/>
              <w:numPr>
                <w:ilvl w:val="0"/>
                <w:numId w:val="11"/>
              </w:numPr>
              <w:autoSpaceDE w:val="0"/>
              <w:autoSpaceDN w:val="0"/>
              <w:adjustRightInd w:val="0"/>
              <w:spacing w:after="0" w:line="240" w:lineRule="auto"/>
              <w:ind w:left="612"/>
              <w:rPr>
                <w:rFonts w:cstheme="minorHAnsi"/>
                <w:color w:val="000000"/>
                <w:lang w:val="id-ID"/>
              </w:rPr>
            </w:pPr>
            <w:r w:rsidRPr="00DB25C4">
              <w:rPr>
                <w:rFonts w:cstheme="minorHAnsi"/>
                <w:color w:val="000000"/>
                <w:lang w:val="id-ID"/>
              </w:rPr>
              <w:t>Mendorong    dosen    yang   terlibat kegiatan seminar nasional dan internasional</w:t>
            </w:r>
          </w:p>
          <w:p w14:paraId="3CAB82FD" w14:textId="77777777" w:rsidR="006D19D2" w:rsidRPr="00DB25C4" w:rsidRDefault="006D19D2" w:rsidP="009F6099">
            <w:pPr>
              <w:pStyle w:val="ListParagraph"/>
              <w:numPr>
                <w:ilvl w:val="0"/>
                <w:numId w:val="11"/>
              </w:numPr>
              <w:autoSpaceDE w:val="0"/>
              <w:autoSpaceDN w:val="0"/>
              <w:adjustRightInd w:val="0"/>
              <w:spacing w:after="0" w:line="240" w:lineRule="auto"/>
              <w:ind w:left="612"/>
              <w:rPr>
                <w:rFonts w:cstheme="minorHAnsi"/>
                <w:color w:val="000000"/>
                <w:lang w:val="id-ID"/>
              </w:rPr>
            </w:pPr>
            <w:r w:rsidRPr="00DB25C4">
              <w:rPr>
                <w:rFonts w:cstheme="minorHAnsi"/>
                <w:color w:val="000000"/>
                <w:lang w:val="id-ID"/>
              </w:rPr>
              <w:t>Mendorong dosen  yang  mengikuti workshop dan pelatihan</w:t>
            </w:r>
          </w:p>
          <w:p w14:paraId="1ACCEE17" w14:textId="77777777" w:rsidR="006D19D2" w:rsidRPr="00DB25C4" w:rsidRDefault="006D19D2" w:rsidP="009F6099">
            <w:pPr>
              <w:pStyle w:val="ListParagraph"/>
              <w:numPr>
                <w:ilvl w:val="0"/>
                <w:numId w:val="11"/>
              </w:numPr>
              <w:autoSpaceDE w:val="0"/>
              <w:autoSpaceDN w:val="0"/>
              <w:adjustRightInd w:val="0"/>
              <w:spacing w:after="0" w:line="240" w:lineRule="auto"/>
              <w:ind w:left="612"/>
              <w:rPr>
                <w:rFonts w:cstheme="minorHAnsi"/>
                <w:color w:val="000000"/>
                <w:lang w:val="id-ID"/>
              </w:rPr>
            </w:pPr>
            <w:r w:rsidRPr="00DB25C4">
              <w:rPr>
                <w:rFonts w:cstheme="minorHAnsi"/>
                <w:color w:val="000000"/>
                <w:lang w:val="id-ID"/>
              </w:rPr>
              <w:t xml:space="preserve">Mendorong dosen untuk meningkatkan jumlah bahan/media ajar  </w:t>
            </w:r>
          </w:p>
          <w:p w14:paraId="42D6BB73" w14:textId="77777777" w:rsidR="006D19D2" w:rsidRPr="00DB25C4" w:rsidRDefault="006D19D2" w:rsidP="009F6099">
            <w:pPr>
              <w:pStyle w:val="ListParagraph"/>
              <w:numPr>
                <w:ilvl w:val="0"/>
                <w:numId w:val="11"/>
              </w:numPr>
              <w:autoSpaceDE w:val="0"/>
              <w:autoSpaceDN w:val="0"/>
              <w:adjustRightInd w:val="0"/>
              <w:spacing w:after="0" w:line="240" w:lineRule="auto"/>
              <w:ind w:left="612"/>
              <w:rPr>
                <w:rFonts w:cstheme="minorHAnsi"/>
                <w:color w:val="000000"/>
                <w:lang w:val="id-ID"/>
              </w:rPr>
            </w:pPr>
            <w:r w:rsidRPr="00DB25C4">
              <w:rPr>
                <w:rFonts w:cstheme="minorHAnsi"/>
                <w:color w:val="000000"/>
                <w:lang w:val="id-ID"/>
              </w:rPr>
              <w:t>Mendorong dosen untuk meningkatkan  jumlah penerbitan jurnal ilmiah</w:t>
            </w:r>
          </w:p>
          <w:p w14:paraId="42E2157A" w14:textId="77777777" w:rsidR="006D19D2" w:rsidRPr="00DB25C4" w:rsidRDefault="006D19D2" w:rsidP="009F6099">
            <w:pPr>
              <w:pStyle w:val="ListParagraph"/>
              <w:numPr>
                <w:ilvl w:val="0"/>
                <w:numId w:val="11"/>
              </w:numPr>
              <w:autoSpaceDE w:val="0"/>
              <w:autoSpaceDN w:val="0"/>
              <w:adjustRightInd w:val="0"/>
              <w:spacing w:after="0" w:line="240" w:lineRule="auto"/>
              <w:ind w:left="612"/>
              <w:rPr>
                <w:rFonts w:cstheme="minorHAnsi"/>
                <w:color w:val="000000"/>
                <w:lang w:val="id-ID"/>
              </w:rPr>
            </w:pPr>
            <w:r w:rsidRPr="00DB25C4">
              <w:rPr>
                <w:rFonts w:cstheme="minorHAnsi"/>
                <w:color w:val="000000"/>
                <w:lang w:val="id-ID"/>
              </w:rPr>
              <w:t>Mendorong dosen untuk meningkatkan jumlah  publikasi  karya  dosen bergelar LK dan Gubes.</w:t>
            </w:r>
          </w:p>
          <w:p w14:paraId="765EB5F8" w14:textId="77777777" w:rsidR="00F43E46" w:rsidRPr="00DB25C4" w:rsidRDefault="00F43E46" w:rsidP="009F6099">
            <w:pPr>
              <w:pStyle w:val="ListParagraph"/>
              <w:numPr>
                <w:ilvl w:val="0"/>
                <w:numId w:val="2"/>
              </w:numPr>
              <w:autoSpaceDE w:val="0"/>
              <w:autoSpaceDN w:val="0"/>
              <w:adjustRightInd w:val="0"/>
              <w:spacing w:after="0" w:line="240" w:lineRule="auto"/>
              <w:ind w:left="252" w:hanging="270"/>
              <w:rPr>
                <w:rFonts w:cstheme="minorHAnsi"/>
                <w:color w:val="000000"/>
                <w:lang w:val="id-ID"/>
              </w:rPr>
            </w:pPr>
            <w:r w:rsidRPr="00DB25C4">
              <w:rPr>
                <w:rFonts w:cstheme="minorHAnsi"/>
                <w:color w:val="000000"/>
                <w:lang w:val="id-ID"/>
              </w:rPr>
              <w:t>Peningkatan Mutu dan Relevansi Lulusan</w:t>
            </w:r>
          </w:p>
          <w:p w14:paraId="2A77E454" w14:textId="77777777" w:rsidR="00F43E46" w:rsidRPr="00DB25C4" w:rsidRDefault="00F43E46" w:rsidP="009F6099">
            <w:pPr>
              <w:pStyle w:val="ListParagraph"/>
              <w:numPr>
                <w:ilvl w:val="0"/>
                <w:numId w:val="10"/>
              </w:numPr>
              <w:autoSpaceDE w:val="0"/>
              <w:autoSpaceDN w:val="0"/>
              <w:adjustRightInd w:val="0"/>
              <w:spacing w:after="0" w:line="240" w:lineRule="auto"/>
              <w:rPr>
                <w:rFonts w:cstheme="minorHAnsi"/>
                <w:color w:val="000000"/>
                <w:lang w:val="id-ID"/>
              </w:rPr>
            </w:pPr>
            <w:r w:rsidRPr="00DB25C4">
              <w:rPr>
                <w:rFonts w:cstheme="minorHAnsi"/>
                <w:color w:val="000000"/>
                <w:lang w:val="id-ID"/>
              </w:rPr>
              <w:t>Meningkatkan rerata Indeks prestasi lulusan</w:t>
            </w:r>
          </w:p>
          <w:p w14:paraId="547F4075" w14:textId="77777777" w:rsidR="00F43E46" w:rsidRPr="00DB25C4" w:rsidRDefault="00F43E46" w:rsidP="009F6099">
            <w:pPr>
              <w:pStyle w:val="ListParagraph"/>
              <w:numPr>
                <w:ilvl w:val="0"/>
                <w:numId w:val="10"/>
              </w:numPr>
              <w:autoSpaceDE w:val="0"/>
              <w:autoSpaceDN w:val="0"/>
              <w:adjustRightInd w:val="0"/>
              <w:spacing w:after="0" w:line="240" w:lineRule="auto"/>
              <w:rPr>
                <w:rFonts w:cstheme="minorHAnsi"/>
                <w:color w:val="000000"/>
                <w:lang w:val="id-ID"/>
              </w:rPr>
            </w:pPr>
            <w:r w:rsidRPr="00DB25C4">
              <w:rPr>
                <w:rFonts w:cstheme="minorHAnsi"/>
                <w:color w:val="000000"/>
                <w:lang w:val="id-ID"/>
              </w:rPr>
              <w:t>Mendorong ketepatan Lama Studi Mahasiswa</w:t>
            </w:r>
          </w:p>
          <w:p w14:paraId="30D8AF75" w14:textId="77777777" w:rsidR="00F43E46" w:rsidRPr="00DB25C4" w:rsidRDefault="00F43E46" w:rsidP="009F6099">
            <w:pPr>
              <w:pStyle w:val="ListParagraph"/>
              <w:numPr>
                <w:ilvl w:val="0"/>
                <w:numId w:val="10"/>
              </w:numPr>
              <w:autoSpaceDE w:val="0"/>
              <w:autoSpaceDN w:val="0"/>
              <w:adjustRightInd w:val="0"/>
              <w:spacing w:after="0" w:line="240" w:lineRule="auto"/>
              <w:rPr>
                <w:rFonts w:cstheme="minorHAnsi"/>
                <w:color w:val="000000"/>
                <w:lang w:val="id-ID"/>
              </w:rPr>
            </w:pPr>
            <w:r w:rsidRPr="00DB25C4">
              <w:rPr>
                <w:rFonts w:cstheme="minorHAnsi"/>
                <w:color w:val="000000"/>
                <w:lang w:val="id-ID"/>
              </w:rPr>
              <w:t>Mendorong lulusan untuk mampu bekerja dalam periode 1 tahun setelah lulus</w:t>
            </w:r>
          </w:p>
          <w:p w14:paraId="03CFE503" w14:textId="77777777" w:rsidR="00F43E46" w:rsidRPr="00DB25C4" w:rsidRDefault="00F43E46" w:rsidP="009F6099">
            <w:pPr>
              <w:pStyle w:val="ListParagraph"/>
              <w:numPr>
                <w:ilvl w:val="0"/>
                <w:numId w:val="10"/>
              </w:numPr>
              <w:autoSpaceDE w:val="0"/>
              <w:autoSpaceDN w:val="0"/>
              <w:adjustRightInd w:val="0"/>
              <w:spacing w:after="0" w:line="240" w:lineRule="auto"/>
              <w:rPr>
                <w:rFonts w:cstheme="minorHAnsi"/>
                <w:color w:val="000000"/>
                <w:lang w:val="id-ID"/>
              </w:rPr>
            </w:pPr>
            <w:r w:rsidRPr="00DB25C4">
              <w:rPr>
                <w:rFonts w:cstheme="minorHAnsi"/>
                <w:color w:val="000000"/>
                <w:lang w:val="id-ID"/>
              </w:rPr>
              <w:t>Mendorong lulusan untuk mampu terserap/bekerja sesuai bidang studi</w:t>
            </w:r>
          </w:p>
          <w:p w14:paraId="59915ED5" w14:textId="77777777" w:rsidR="00F43E46" w:rsidRPr="00DB25C4" w:rsidRDefault="00F43E46" w:rsidP="009F6099">
            <w:pPr>
              <w:pStyle w:val="ListParagraph"/>
              <w:numPr>
                <w:ilvl w:val="0"/>
                <w:numId w:val="10"/>
              </w:numPr>
              <w:autoSpaceDE w:val="0"/>
              <w:autoSpaceDN w:val="0"/>
              <w:adjustRightInd w:val="0"/>
              <w:spacing w:after="0" w:line="240" w:lineRule="auto"/>
              <w:rPr>
                <w:rFonts w:cstheme="minorHAnsi"/>
                <w:color w:val="000000"/>
                <w:lang w:val="id-ID"/>
              </w:rPr>
            </w:pPr>
            <w:r w:rsidRPr="00DB25C4">
              <w:rPr>
                <w:rFonts w:cstheme="minorHAnsi"/>
                <w:color w:val="000000"/>
                <w:lang w:val="id-ID"/>
              </w:rPr>
              <w:t>Mendorong dosen PA secara aktif memberikan pembimbingan atau nasehat akademik</w:t>
            </w:r>
          </w:p>
          <w:p w14:paraId="38EFFACE" w14:textId="037B84FA" w:rsidR="00F43E46" w:rsidRPr="00DB25C4" w:rsidRDefault="42DE523F" w:rsidP="009F6099">
            <w:pPr>
              <w:pStyle w:val="ListParagraph"/>
              <w:numPr>
                <w:ilvl w:val="0"/>
                <w:numId w:val="10"/>
              </w:num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Mendorong dosen pembimbing untuk secara intensif melakukan pembimbingan penyelesaian penulisan skripsi/tugas akhir</w:t>
            </w:r>
          </w:p>
          <w:p w14:paraId="69757A1D" w14:textId="2C2C8401" w:rsidR="00F43E46" w:rsidRPr="00DB25C4" w:rsidRDefault="42DE523F" w:rsidP="009F6099">
            <w:pPr>
              <w:pStyle w:val="ListParagraph"/>
              <w:numPr>
                <w:ilvl w:val="0"/>
                <w:numId w:val="10"/>
              </w:num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Mendorong peningkatan jumlah mahasiswa yang terlibat dalam penelitian dan abdimas</w:t>
            </w:r>
          </w:p>
          <w:p w14:paraId="5ADA9D19" w14:textId="77777777" w:rsidR="000C7D18" w:rsidRPr="00DB25C4" w:rsidRDefault="000C7D18" w:rsidP="009F6099">
            <w:pPr>
              <w:pStyle w:val="ListParagraph"/>
              <w:numPr>
                <w:ilvl w:val="0"/>
                <w:numId w:val="2"/>
              </w:numPr>
              <w:autoSpaceDE w:val="0"/>
              <w:autoSpaceDN w:val="0"/>
              <w:adjustRightInd w:val="0"/>
              <w:spacing w:after="0" w:line="240" w:lineRule="auto"/>
              <w:ind w:left="252" w:hanging="270"/>
              <w:rPr>
                <w:rFonts w:cstheme="minorHAnsi"/>
                <w:color w:val="000000"/>
                <w:lang w:val="id-ID"/>
              </w:rPr>
            </w:pPr>
            <w:r w:rsidRPr="00DB25C4">
              <w:rPr>
                <w:rFonts w:cstheme="minorHAnsi"/>
                <w:color w:val="000000"/>
                <w:lang w:val="id-ID"/>
              </w:rPr>
              <w:lastRenderedPageBreak/>
              <w:t>Pemantauan dan Evaluasi berbasis kinerja</w:t>
            </w:r>
          </w:p>
          <w:p w14:paraId="0FC9BDDF" w14:textId="77777777" w:rsidR="00DF3B4F" w:rsidRPr="00DB25C4" w:rsidRDefault="00DF3B4F" w:rsidP="009F6099">
            <w:pPr>
              <w:pStyle w:val="ListParagraph"/>
              <w:numPr>
                <w:ilvl w:val="0"/>
                <w:numId w:val="12"/>
              </w:numPr>
              <w:autoSpaceDE w:val="0"/>
              <w:autoSpaceDN w:val="0"/>
              <w:adjustRightInd w:val="0"/>
              <w:spacing w:after="0" w:line="240" w:lineRule="auto"/>
              <w:rPr>
                <w:rFonts w:cstheme="minorHAnsi"/>
                <w:color w:val="000000"/>
                <w:lang w:val="id-ID"/>
              </w:rPr>
            </w:pPr>
            <w:r w:rsidRPr="00DB25C4">
              <w:rPr>
                <w:rFonts w:cstheme="minorHAnsi"/>
                <w:color w:val="000000"/>
                <w:lang w:val="id-ID"/>
              </w:rPr>
              <w:t>Melengkapi dokumen fakultas dan prodi</w:t>
            </w:r>
          </w:p>
          <w:p w14:paraId="4985DC2B" w14:textId="77777777" w:rsidR="00DF3B4F" w:rsidRPr="00DB25C4" w:rsidRDefault="00DF3B4F" w:rsidP="009F6099">
            <w:pPr>
              <w:pStyle w:val="ListParagraph"/>
              <w:numPr>
                <w:ilvl w:val="0"/>
                <w:numId w:val="12"/>
              </w:numPr>
              <w:autoSpaceDE w:val="0"/>
              <w:autoSpaceDN w:val="0"/>
              <w:adjustRightInd w:val="0"/>
              <w:spacing w:after="0" w:line="240" w:lineRule="auto"/>
              <w:rPr>
                <w:rFonts w:cstheme="minorHAnsi"/>
                <w:color w:val="000000"/>
                <w:lang w:val="id-ID"/>
              </w:rPr>
            </w:pPr>
            <w:r w:rsidRPr="00DB25C4">
              <w:rPr>
                <w:rFonts w:cstheme="minorHAnsi"/>
                <w:color w:val="000000"/>
                <w:lang w:val="id-ID"/>
              </w:rPr>
              <w:t>Menjalankan monitoring dan evaluasi berbasis kinerja bagi dosen dan karyawan</w:t>
            </w:r>
          </w:p>
          <w:p w14:paraId="2F5C3464" w14:textId="77777777" w:rsidR="00DF3B4F" w:rsidRPr="00DB25C4" w:rsidRDefault="00DF3B4F" w:rsidP="009F6099">
            <w:pPr>
              <w:pStyle w:val="ListParagraph"/>
              <w:numPr>
                <w:ilvl w:val="0"/>
                <w:numId w:val="12"/>
              </w:numPr>
              <w:autoSpaceDE w:val="0"/>
              <w:autoSpaceDN w:val="0"/>
              <w:adjustRightInd w:val="0"/>
              <w:spacing w:after="0" w:line="240" w:lineRule="auto"/>
              <w:rPr>
                <w:rFonts w:cstheme="minorHAnsi"/>
                <w:color w:val="000000"/>
                <w:lang w:val="id-ID"/>
              </w:rPr>
            </w:pPr>
            <w:r w:rsidRPr="00DB25C4">
              <w:rPr>
                <w:rFonts w:cstheme="minorHAnsi"/>
                <w:color w:val="000000"/>
                <w:lang w:val="id-ID"/>
              </w:rPr>
              <w:t>Merencanakan ketersediaan laporan kegiatan tengah tahunan fakultas dan jurusan</w:t>
            </w:r>
          </w:p>
          <w:p w14:paraId="7F52A0D6" w14:textId="48DA14C7" w:rsidR="00DF3B4F" w:rsidRPr="00DB25C4" w:rsidRDefault="42DE523F" w:rsidP="009F6099">
            <w:pPr>
              <w:pStyle w:val="ListParagraph"/>
              <w:numPr>
                <w:ilvl w:val="0"/>
                <w:numId w:val="12"/>
              </w:num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Merancang penyusunan dan ketersediaan laporan   pertanggungjawaban fakultas dan PRODI</w:t>
            </w:r>
          </w:p>
          <w:p w14:paraId="1FF14102" w14:textId="35982EA4" w:rsidR="000C7D18" w:rsidRPr="00DB25C4" w:rsidRDefault="42DE523F" w:rsidP="009F6099">
            <w:pPr>
              <w:pStyle w:val="ListParagraph"/>
              <w:numPr>
                <w:ilvl w:val="0"/>
                <w:numId w:val="2"/>
              </w:numPr>
              <w:autoSpaceDE w:val="0"/>
              <w:autoSpaceDN w:val="0"/>
              <w:adjustRightInd w:val="0"/>
              <w:spacing w:after="0" w:line="240" w:lineRule="auto"/>
              <w:ind w:left="252" w:hanging="270"/>
              <w:rPr>
                <w:rFonts w:cstheme="minorHAnsi"/>
                <w:color w:val="000000"/>
                <w:lang w:val="id-ID"/>
              </w:rPr>
            </w:pPr>
            <w:r w:rsidRPr="00DB25C4">
              <w:rPr>
                <w:rFonts w:cstheme="minorHAnsi"/>
                <w:color w:val="000000" w:themeColor="text1"/>
                <w:lang w:val="id-ID"/>
              </w:rPr>
              <w:t>Penerapan Sistem Tata Kelola yang akuntabel</w:t>
            </w:r>
          </w:p>
          <w:p w14:paraId="0557A898" w14:textId="77777777" w:rsidR="00DF3B4F" w:rsidRPr="00DB25C4" w:rsidRDefault="00DF3B4F" w:rsidP="009F6099">
            <w:pPr>
              <w:pStyle w:val="ListParagraph"/>
              <w:numPr>
                <w:ilvl w:val="0"/>
                <w:numId w:val="13"/>
              </w:numPr>
              <w:autoSpaceDE w:val="0"/>
              <w:autoSpaceDN w:val="0"/>
              <w:adjustRightInd w:val="0"/>
              <w:spacing w:after="0" w:line="240" w:lineRule="auto"/>
              <w:rPr>
                <w:rFonts w:cstheme="minorHAnsi"/>
                <w:color w:val="000000"/>
                <w:lang w:val="id-ID"/>
              </w:rPr>
            </w:pPr>
            <w:r w:rsidRPr="00DB25C4">
              <w:rPr>
                <w:rFonts w:cstheme="minorHAnsi"/>
                <w:color w:val="000000"/>
                <w:lang w:val="id-ID"/>
              </w:rPr>
              <w:t>Menyusun SOP yang mengatur kegiatan akademik dan non akademik</w:t>
            </w:r>
          </w:p>
          <w:p w14:paraId="0EEB91E9" w14:textId="2422E7E4" w:rsidR="00DF3B4F" w:rsidRPr="00DB25C4" w:rsidRDefault="42DE523F" w:rsidP="009F6099">
            <w:pPr>
              <w:pStyle w:val="ListParagraph"/>
              <w:numPr>
                <w:ilvl w:val="0"/>
                <w:numId w:val="13"/>
              </w:num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Mengumpulkan  data hasil analisis data tentang kepuasan pelanggan terhadap seluruh layanan akademik dan administrasi dengan bekerjasama dengan LPM</w:t>
            </w:r>
          </w:p>
          <w:p w14:paraId="7E493E14" w14:textId="77777777" w:rsidR="00DF3B4F" w:rsidRPr="00DB25C4" w:rsidRDefault="00DF3B4F" w:rsidP="009F6099">
            <w:pPr>
              <w:pStyle w:val="ListParagraph"/>
              <w:numPr>
                <w:ilvl w:val="0"/>
                <w:numId w:val="13"/>
              </w:numPr>
              <w:autoSpaceDE w:val="0"/>
              <w:autoSpaceDN w:val="0"/>
              <w:adjustRightInd w:val="0"/>
              <w:spacing w:after="0" w:line="240" w:lineRule="auto"/>
              <w:rPr>
                <w:rFonts w:cstheme="minorHAnsi"/>
                <w:color w:val="000000"/>
                <w:lang w:val="id-ID"/>
              </w:rPr>
            </w:pPr>
            <w:r w:rsidRPr="00DB25C4">
              <w:rPr>
                <w:rFonts w:cstheme="minorHAnsi"/>
                <w:color w:val="000000"/>
                <w:lang w:val="id-ID"/>
              </w:rPr>
              <w:t>Meningkatkan kedisiplinan dan ketaatan  tenaga pendidik sesuai dengan tugas pokok dan fungsinya</w:t>
            </w:r>
          </w:p>
          <w:p w14:paraId="5ADF8C6F" w14:textId="77777777" w:rsidR="00DF3B4F" w:rsidRPr="00DB25C4" w:rsidRDefault="00DF3B4F" w:rsidP="009F6099">
            <w:pPr>
              <w:pStyle w:val="ListParagraph"/>
              <w:numPr>
                <w:ilvl w:val="0"/>
                <w:numId w:val="13"/>
              </w:numPr>
              <w:autoSpaceDE w:val="0"/>
              <w:autoSpaceDN w:val="0"/>
              <w:adjustRightInd w:val="0"/>
              <w:spacing w:after="0" w:line="240" w:lineRule="auto"/>
              <w:rPr>
                <w:rFonts w:cstheme="minorHAnsi"/>
                <w:color w:val="000000"/>
                <w:lang w:val="id-ID"/>
              </w:rPr>
            </w:pPr>
            <w:r w:rsidRPr="00DB25C4">
              <w:rPr>
                <w:rFonts w:cstheme="minorHAnsi"/>
                <w:color w:val="000000"/>
                <w:lang w:val="id-ID"/>
              </w:rPr>
              <w:t>Meningkatkan  jumlah   peminat mendaftar di  FBS melalui tim promosi</w:t>
            </w:r>
          </w:p>
          <w:p w14:paraId="4D1B723D" w14:textId="77777777" w:rsidR="00DF3B4F" w:rsidRPr="00DB25C4" w:rsidRDefault="00DF3B4F" w:rsidP="009F6099">
            <w:pPr>
              <w:pStyle w:val="ListParagraph"/>
              <w:numPr>
                <w:ilvl w:val="0"/>
                <w:numId w:val="13"/>
              </w:numPr>
              <w:autoSpaceDE w:val="0"/>
              <w:autoSpaceDN w:val="0"/>
              <w:adjustRightInd w:val="0"/>
              <w:spacing w:after="0" w:line="240" w:lineRule="auto"/>
              <w:rPr>
                <w:rFonts w:cstheme="minorHAnsi"/>
                <w:color w:val="000000"/>
                <w:lang w:val="id-ID"/>
              </w:rPr>
            </w:pPr>
            <w:r w:rsidRPr="00DB25C4">
              <w:rPr>
                <w:rFonts w:cstheme="minorHAnsi"/>
                <w:color w:val="000000"/>
                <w:lang w:val="id-ID"/>
              </w:rPr>
              <w:t>Mempersiapkan akreditasi bagi PPBM dan Prodi Sastra Inggris</w:t>
            </w:r>
          </w:p>
          <w:p w14:paraId="30FA67ED" w14:textId="77777777" w:rsidR="000C7D18" w:rsidRPr="00DB25C4" w:rsidRDefault="000C7D18" w:rsidP="009F6099">
            <w:pPr>
              <w:pStyle w:val="ListParagraph"/>
              <w:numPr>
                <w:ilvl w:val="0"/>
                <w:numId w:val="2"/>
              </w:numPr>
              <w:autoSpaceDE w:val="0"/>
              <w:autoSpaceDN w:val="0"/>
              <w:adjustRightInd w:val="0"/>
              <w:spacing w:after="0" w:line="240" w:lineRule="auto"/>
              <w:ind w:left="252" w:hanging="270"/>
              <w:rPr>
                <w:rFonts w:cstheme="minorHAnsi"/>
                <w:color w:val="000000"/>
                <w:lang w:val="id-ID"/>
              </w:rPr>
            </w:pPr>
            <w:r w:rsidRPr="00DB25C4">
              <w:rPr>
                <w:rFonts w:cstheme="minorHAnsi"/>
                <w:color w:val="000000"/>
                <w:lang w:val="id-ID"/>
              </w:rPr>
              <w:t>Peningkatan Suasana Akademik</w:t>
            </w:r>
          </w:p>
          <w:p w14:paraId="1171B9CE" w14:textId="77777777" w:rsidR="00DF3B4F" w:rsidRPr="00DB25C4" w:rsidRDefault="00DF3B4F" w:rsidP="009F6099">
            <w:pPr>
              <w:pStyle w:val="ListParagraph"/>
              <w:numPr>
                <w:ilvl w:val="0"/>
                <w:numId w:val="14"/>
              </w:numPr>
              <w:autoSpaceDE w:val="0"/>
              <w:autoSpaceDN w:val="0"/>
              <w:adjustRightInd w:val="0"/>
              <w:spacing w:after="0" w:line="240" w:lineRule="auto"/>
              <w:rPr>
                <w:rFonts w:cstheme="minorHAnsi"/>
                <w:color w:val="000000"/>
                <w:lang w:val="id-ID"/>
              </w:rPr>
            </w:pPr>
            <w:r w:rsidRPr="00DB25C4">
              <w:rPr>
                <w:rFonts w:cstheme="minorHAnsi"/>
                <w:color w:val="000000"/>
                <w:lang w:val="id-ID"/>
              </w:rPr>
              <w:t xml:space="preserve">Melaksanakan dan menjadwal Forum Komunikasi Ilmiah (Forkomil) </w:t>
            </w:r>
          </w:p>
          <w:p w14:paraId="52F1CAFB" w14:textId="0D73C457" w:rsidR="00DF3B4F" w:rsidRPr="00DB25C4" w:rsidRDefault="42DE523F" w:rsidP="009F6099">
            <w:pPr>
              <w:pStyle w:val="ListParagraph"/>
              <w:numPr>
                <w:ilvl w:val="0"/>
                <w:numId w:val="14"/>
              </w:num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 xml:space="preserve">Melaksanakan dan menjadwal pelaksanaan pendidikan karakter  </w:t>
            </w:r>
          </w:p>
          <w:p w14:paraId="2104F366" w14:textId="77777777" w:rsidR="00906BEC" w:rsidRPr="00DB25C4" w:rsidRDefault="00906BEC" w:rsidP="00687314">
            <w:pPr>
              <w:autoSpaceDE w:val="0"/>
              <w:autoSpaceDN w:val="0"/>
              <w:adjustRightInd w:val="0"/>
              <w:spacing w:after="0" w:line="240" w:lineRule="auto"/>
              <w:ind w:left="252" w:hanging="252"/>
              <w:rPr>
                <w:rFonts w:cstheme="minorHAnsi"/>
                <w:color w:val="000000"/>
                <w:lang w:val="id-ID"/>
              </w:rPr>
            </w:pPr>
          </w:p>
        </w:tc>
      </w:tr>
    </w:tbl>
    <w:p w14:paraId="0127FA1A" w14:textId="77777777" w:rsidR="00906BEC" w:rsidRPr="00DB25C4" w:rsidRDefault="00906BEC" w:rsidP="00687314">
      <w:pPr>
        <w:autoSpaceDE w:val="0"/>
        <w:autoSpaceDN w:val="0"/>
        <w:adjustRightInd w:val="0"/>
        <w:spacing w:after="0" w:line="240" w:lineRule="auto"/>
        <w:rPr>
          <w:rFonts w:cstheme="minorHAnsi"/>
          <w:b/>
          <w:bCs/>
          <w:color w:val="000000"/>
          <w:lang w:val="id-ID"/>
        </w:rPr>
      </w:pPr>
    </w:p>
    <w:p w14:paraId="75B27017" w14:textId="77777777" w:rsidR="00CC7E10" w:rsidRPr="00DB25C4" w:rsidRDefault="00CC7E10" w:rsidP="00687314">
      <w:pPr>
        <w:autoSpaceDE w:val="0"/>
        <w:autoSpaceDN w:val="0"/>
        <w:adjustRightInd w:val="0"/>
        <w:spacing w:after="0" w:line="240" w:lineRule="auto"/>
        <w:rPr>
          <w:rFonts w:cstheme="minorHAnsi"/>
          <w:b/>
          <w:bCs/>
          <w:color w:val="000000"/>
          <w:lang w:val="id-ID"/>
        </w:rPr>
      </w:pPr>
      <w:r w:rsidRPr="00DB25C4">
        <w:rPr>
          <w:rFonts w:cstheme="minorHAnsi"/>
          <w:b/>
          <w:bCs/>
          <w:color w:val="000000"/>
          <w:lang w:val="id-ID"/>
        </w:rPr>
        <w:t xml:space="preserve">2.2. Kejelasan VMTS </w:t>
      </w:r>
      <w:r w:rsidR="00CA6472" w:rsidRPr="00DB25C4">
        <w:rPr>
          <w:rFonts w:cstheme="minorHAnsi"/>
          <w:b/>
          <w:bCs/>
          <w:color w:val="000000"/>
          <w:lang w:val="id-ID"/>
        </w:rPr>
        <w:t xml:space="preserve">FBS </w:t>
      </w:r>
    </w:p>
    <w:p w14:paraId="5983087C" w14:textId="77777777" w:rsidR="00CC7E10" w:rsidRPr="00DB25C4" w:rsidRDefault="00CC7E10"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 xml:space="preserve">VMTS Fakultas Bahasa dan Seni (FBS) memiliki </w:t>
      </w:r>
      <w:r w:rsidRPr="00DB25C4">
        <w:rPr>
          <w:rFonts w:cstheme="minorHAnsi"/>
          <w:b/>
          <w:bCs/>
          <w:color w:val="000000"/>
          <w:lang w:val="id-ID"/>
        </w:rPr>
        <w:t>kejelasan yang sangat baik</w:t>
      </w:r>
      <w:r w:rsidRPr="00DB25C4">
        <w:rPr>
          <w:rFonts w:cstheme="minorHAnsi"/>
          <w:color w:val="000000"/>
          <w:lang w:val="id-ID"/>
        </w:rPr>
        <w:t>, dibuktikan dengan:</w:t>
      </w:r>
    </w:p>
    <w:p w14:paraId="12E9523E" w14:textId="77777777" w:rsidR="00CC7E10" w:rsidRPr="00DB25C4" w:rsidRDefault="00CC7E10" w:rsidP="009F6099">
      <w:pPr>
        <w:pStyle w:val="ListParagraph"/>
        <w:numPr>
          <w:ilvl w:val="0"/>
          <w:numId w:val="15"/>
        </w:numPr>
        <w:autoSpaceDE w:val="0"/>
        <w:autoSpaceDN w:val="0"/>
        <w:adjustRightInd w:val="0"/>
        <w:spacing w:after="0" w:line="240" w:lineRule="auto"/>
        <w:jc w:val="both"/>
        <w:rPr>
          <w:rFonts w:cstheme="minorHAnsi"/>
          <w:color w:val="000000"/>
          <w:lang w:val="id-ID"/>
        </w:rPr>
      </w:pPr>
      <w:r w:rsidRPr="00DB25C4">
        <w:rPr>
          <w:rFonts w:cstheme="minorHAnsi"/>
          <w:color w:val="000000"/>
          <w:lang w:val="id-ID"/>
        </w:rPr>
        <w:t xml:space="preserve">Penyusunan VMTS FBS selalu dipantau oleh Universitas sehingga arah penyusunan VMTS </w:t>
      </w:r>
      <w:r w:rsidR="00FF2EDE" w:rsidRPr="00DB25C4">
        <w:rPr>
          <w:rFonts w:cstheme="minorHAnsi"/>
          <w:color w:val="000000"/>
          <w:lang w:val="id-ID"/>
        </w:rPr>
        <w:t xml:space="preserve">FBS </w:t>
      </w:r>
      <w:r w:rsidRPr="00DB25C4">
        <w:rPr>
          <w:rFonts w:cstheme="minorHAnsi"/>
          <w:color w:val="000000"/>
          <w:lang w:val="id-ID"/>
        </w:rPr>
        <w:t>selalu sama dengan VMTS Universitas Ma Chung.</w:t>
      </w:r>
    </w:p>
    <w:p w14:paraId="1C04DC28" w14:textId="77777777" w:rsidR="00CC7E10" w:rsidRPr="00DB25C4" w:rsidRDefault="00CC7E10" w:rsidP="009F6099">
      <w:pPr>
        <w:pStyle w:val="ListParagraph"/>
        <w:numPr>
          <w:ilvl w:val="0"/>
          <w:numId w:val="15"/>
        </w:numPr>
        <w:autoSpaceDE w:val="0"/>
        <w:autoSpaceDN w:val="0"/>
        <w:adjustRightInd w:val="0"/>
        <w:spacing w:after="0" w:line="240" w:lineRule="auto"/>
        <w:jc w:val="both"/>
        <w:rPr>
          <w:rFonts w:cstheme="minorHAnsi"/>
          <w:color w:val="000000"/>
          <w:lang w:val="id-ID"/>
        </w:rPr>
      </w:pPr>
      <w:r w:rsidRPr="00DB25C4">
        <w:rPr>
          <w:rFonts w:cstheme="minorHAnsi"/>
          <w:color w:val="000000"/>
          <w:lang w:val="id-ID"/>
        </w:rPr>
        <w:t xml:space="preserve">Visi FBS memiliki tahun capaian yang jelas </w:t>
      </w:r>
      <w:r w:rsidR="00FF2EDE" w:rsidRPr="00DB25C4">
        <w:rPr>
          <w:rFonts w:cstheme="minorHAnsi"/>
          <w:color w:val="000000"/>
          <w:lang w:val="id-ID"/>
        </w:rPr>
        <w:t xml:space="preserve">agar </w:t>
      </w:r>
      <w:r w:rsidRPr="00DB25C4">
        <w:rPr>
          <w:rFonts w:cstheme="minorHAnsi"/>
          <w:color w:val="000000"/>
          <w:lang w:val="id-ID"/>
        </w:rPr>
        <w:t>setiap kegiatan yang dilaksanakan oleh FBS mengarah pada tahun pencapaian sesuai dengan visi yang ada.</w:t>
      </w:r>
    </w:p>
    <w:p w14:paraId="017EB6E3" w14:textId="77777777" w:rsidR="00CC7E10" w:rsidRPr="00DB25C4" w:rsidRDefault="00CC7E10" w:rsidP="009F6099">
      <w:pPr>
        <w:pStyle w:val="ListParagraph"/>
        <w:numPr>
          <w:ilvl w:val="0"/>
          <w:numId w:val="15"/>
        </w:numPr>
        <w:autoSpaceDE w:val="0"/>
        <w:autoSpaceDN w:val="0"/>
        <w:adjustRightInd w:val="0"/>
        <w:spacing w:after="0" w:line="240" w:lineRule="auto"/>
        <w:jc w:val="both"/>
        <w:rPr>
          <w:rFonts w:cstheme="minorHAnsi"/>
          <w:color w:val="000000"/>
          <w:lang w:val="id-ID"/>
        </w:rPr>
      </w:pPr>
      <w:r w:rsidRPr="00DB25C4">
        <w:rPr>
          <w:rFonts w:cstheme="minorHAnsi"/>
          <w:color w:val="000000"/>
          <w:lang w:val="id-ID"/>
        </w:rPr>
        <w:t xml:space="preserve">VMTS FBS disusun melalui 2 tahapan, baik internal maupun eksternal agar VMTS FBS dapat menyesuaikan kebutuhan pengguna lulusan dan masyarakat. </w:t>
      </w:r>
    </w:p>
    <w:p w14:paraId="753AD976" w14:textId="77777777" w:rsidR="009C00EC" w:rsidRPr="00DB25C4" w:rsidRDefault="009C00EC" w:rsidP="00687314">
      <w:pPr>
        <w:autoSpaceDE w:val="0"/>
        <w:autoSpaceDN w:val="0"/>
        <w:adjustRightInd w:val="0"/>
        <w:spacing w:after="0" w:line="240" w:lineRule="auto"/>
        <w:rPr>
          <w:rFonts w:cstheme="minorHAnsi"/>
          <w:b/>
          <w:bCs/>
          <w:color w:val="000000"/>
          <w:lang w:val="id-ID"/>
        </w:rPr>
      </w:pPr>
    </w:p>
    <w:p w14:paraId="6DB56A25" w14:textId="77777777" w:rsidR="00992710" w:rsidRPr="00DB25C4" w:rsidRDefault="00992710" w:rsidP="00687314">
      <w:pPr>
        <w:autoSpaceDE w:val="0"/>
        <w:autoSpaceDN w:val="0"/>
        <w:adjustRightInd w:val="0"/>
        <w:spacing w:after="0" w:line="240" w:lineRule="auto"/>
        <w:rPr>
          <w:rFonts w:cstheme="minorHAnsi"/>
          <w:b/>
          <w:bCs/>
          <w:color w:val="000000"/>
          <w:lang w:val="id-ID"/>
        </w:rPr>
      </w:pPr>
      <w:r w:rsidRPr="00DB25C4">
        <w:rPr>
          <w:rFonts w:cstheme="minorHAnsi"/>
          <w:b/>
          <w:bCs/>
          <w:color w:val="000000"/>
          <w:lang w:val="id-ID"/>
        </w:rPr>
        <w:t>2.3. VMTS yang Visioner</w:t>
      </w:r>
    </w:p>
    <w:p w14:paraId="63B5F092" w14:textId="77777777" w:rsidR="00992710" w:rsidRPr="00DB25C4" w:rsidRDefault="00992710" w:rsidP="00687314">
      <w:pPr>
        <w:autoSpaceDE w:val="0"/>
        <w:autoSpaceDN w:val="0"/>
        <w:adjustRightInd w:val="0"/>
        <w:spacing w:after="0" w:line="240" w:lineRule="auto"/>
        <w:rPr>
          <w:rFonts w:cstheme="minorHAnsi"/>
          <w:bCs/>
          <w:color w:val="000000"/>
          <w:lang w:val="id-ID"/>
        </w:rPr>
      </w:pPr>
      <w:r w:rsidRPr="00DB25C4">
        <w:rPr>
          <w:rFonts w:cstheme="minorHAnsi"/>
          <w:color w:val="000000"/>
          <w:lang w:val="id-ID"/>
        </w:rPr>
        <w:t xml:space="preserve">VMTS FBS memiliki arah yang visioner sebagaimana dibuktikan melalui </w:t>
      </w:r>
      <w:r w:rsidRPr="00DB25C4">
        <w:rPr>
          <w:rFonts w:cstheme="minorHAnsi"/>
          <w:bCs/>
          <w:color w:val="000000"/>
          <w:lang w:val="id-ID"/>
        </w:rPr>
        <w:t>proses pembelajaran yang adaptif sesuai dengan perkembangan IPTEKS</w:t>
      </w:r>
      <w:r w:rsidRPr="00DB25C4">
        <w:rPr>
          <w:rFonts w:cstheme="minorHAnsi"/>
          <w:color w:val="000000"/>
          <w:lang w:val="id-ID"/>
        </w:rPr>
        <w:t xml:space="preserve"> untuk mendorong terwujudnya pendidikan yang unggul. </w:t>
      </w:r>
    </w:p>
    <w:p w14:paraId="55DAF6DE" w14:textId="77777777" w:rsidR="00992710" w:rsidRPr="00DB25C4" w:rsidRDefault="00992710" w:rsidP="00687314">
      <w:pPr>
        <w:autoSpaceDE w:val="0"/>
        <w:autoSpaceDN w:val="0"/>
        <w:adjustRightInd w:val="0"/>
        <w:spacing w:after="0" w:line="240" w:lineRule="auto"/>
        <w:rPr>
          <w:rFonts w:cstheme="minorHAnsi"/>
          <w:lang w:val="id-ID"/>
        </w:rPr>
      </w:pPr>
    </w:p>
    <w:p w14:paraId="4C3D76B8" w14:textId="77777777" w:rsidR="00992710" w:rsidRPr="00DB25C4" w:rsidRDefault="00992710" w:rsidP="00687314">
      <w:pPr>
        <w:autoSpaceDE w:val="0"/>
        <w:autoSpaceDN w:val="0"/>
        <w:adjustRightInd w:val="0"/>
        <w:spacing w:after="0" w:line="240" w:lineRule="auto"/>
        <w:rPr>
          <w:rFonts w:cstheme="minorHAnsi"/>
          <w:b/>
          <w:bCs/>
          <w:color w:val="000000"/>
          <w:lang w:val="id-ID"/>
        </w:rPr>
      </w:pPr>
      <w:r w:rsidRPr="00DB25C4">
        <w:rPr>
          <w:rFonts w:cstheme="minorHAnsi"/>
          <w:b/>
          <w:bCs/>
          <w:color w:val="000000"/>
          <w:lang w:val="id-ID"/>
        </w:rPr>
        <w:t xml:space="preserve">2.4. Kerealistikan VMTS </w:t>
      </w:r>
      <w:r w:rsidR="00CA6472" w:rsidRPr="00DB25C4">
        <w:rPr>
          <w:rFonts w:cstheme="minorHAnsi"/>
          <w:b/>
          <w:bCs/>
          <w:color w:val="000000"/>
          <w:lang w:val="id-ID"/>
        </w:rPr>
        <w:t xml:space="preserve">FBS </w:t>
      </w:r>
    </w:p>
    <w:p w14:paraId="6D00430A" w14:textId="77777777" w:rsidR="00992710" w:rsidRPr="00DB25C4" w:rsidRDefault="00992710"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 xml:space="preserve">VMTS </w:t>
      </w:r>
      <w:r w:rsidR="002A0370" w:rsidRPr="00DB25C4">
        <w:rPr>
          <w:rFonts w:cstheme="minorHAnsi"/>
          <w:color w:val="000000"/>
          <w:lang w:val="id-ID"/>
        </w:rPr>
        <w:t>FBS</w:t>
      </w:r>
      <w:r w:rsidRPr="00DB25C4">
        <w:rPr>
          <w:rFonts w:cstheme="minorHAnsi"/>
          <w:color w:val="000000"/>
          <w:lang w:val="id-ID"/>
        </w:rPr>
        <w:t xml:space="preserve"> memiliki tingkat kerealistikan yang sangat baik dilihat melalui beberapa</w:t>
      </w:r>
    </w:p>
    <w:p w14:paraId="3E18BA70" w14:textId="77777777" w:rsidR="00992710" w:rsidRPr="00DB25C4" w:rsidRDefault="00992710"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hal berikut:</w:t>
      </w:r>
    </w:p>
    <w:p w14:paraId="55B5326D" w14:textId="77777777" w:rsidR="00992710" w:rsidRPr="00DB25C4" w:rsidRDefault="00992710" w:rsidP="009F6099">
      <w:pPr>
        <w:pStyle w:val="ListParagraph"/>
        <w:numPr>
          <w:ilvl w:val="0"/>
          <w:numId w:val="16"/>
        </w:numPr>
        <w:autoSpaceDE w:val="0"/>
        <w:autoSpaceDN w:val="0"/>
        <w:adjustRightInd w:val="0"/>
        <w:spacing w:after="0" w:line="240" w:lineRule="auto"/>
        <w:rPr>
          <w:rFonts w:cstheme="minorHAnsi"/>
          <w:color w:val="000000"/>
          <w:lang w:val="id-ID"/>
        </w:rPr>
      </w:pPr>
      <w:r w:rsidRPr="00DB25C4">
        <w:rPr>
          <w:rFonts w:cstheme="minorHAnsi"/>
          <w:color w:val="000000"/>
          <w:lang w:val="id-ID"/>
        </w:rPr>
        <w:lastRenderedPageBreak/>
        <w:t xml:space="preserve">Penyusunan VMTS didasarkan dari analisis internal dan eksternal sehingga VMTS yang ada dapat dilaksanakan oleh </w:t>
      </w:r>
      <w:r w:rsidR="002A0370" w:rsidRPr="00DB25C4">
        <w:rPr>
          <w:rFonts w:cstheme="minorHAnsi"/>
          <w:color w:val="000000"/>
          <w:lang w:val="id-ID"/>
        </w:rPr>
        <w:t>FBS</w:t>
      </w:r>
      <w:r w:rsidRPr="00DB25C4">
        <w:rPr>
          <w:rFonts w:cstheme="minorHAnsi"/>
          <w:color w:val="000000"/>
          <w:lang w:val="id-ID"/>
        </w:rPr>
        <w:t xml:space="preserve"> sesuai dengan perkembangan kebutuhan pengguna lulusan.</w:t>
      </w:r>
    </w:p>
    <w:p w14:paraId="235C7457" w14:textId="77777777" w:rsidR="00992710" w:rsidRPr="00DB25C4" w:rsidRDefault="00992710" w:rsidP="009F6099">
      <w:pPr>
        <w:pStyle w:val="ListParagraph"/>
        <w:numPr>
          <w:ilvl w:val="0"/>
          <w:numId w:val="16"/>
        </w:numPr>
        <w:autoSpaceDE w:val="0"/>
        <w:autoSpaceDN w:val="0"/>
        <w:adjustRightInd w:val="0"/>
        <w:spacing w:after="0" w:line="240" w:lineRule="auto"/>
        <w:rPr>
          <w:rFonts w:cstheme="minorHAnsi"/>
          <w:color w:val="000000"/>
          <w:lang w:val="id-ID"/>
        </w:rPr>
      </w:pPr>
      <w:r w:rsidRPr="00DB25C4">
        <w:rPr>
          <w:rFonts w:cstheme="minorHAnsi"/>
          <w:color w:val="000000"/>
          <w:lang w:val="id-ID"/>
        </w:rPr>
        <w:t xml:space="preserve">VMTS </w:t>
      </w:r>
      <w:r w:rsidR="002A0370" w:rsidRPr="00DB25C4">
        <w:rPr>
          <w:rFonts w:cstheme="minorHAnsi"/>
          <w:color w:val="000000"/>
          <w:lang w:val="id-ID"/>
        </w:rPr>
        <w:t>FBS</w:t>
      </w:r>
      <w:r w:rsidRPr="00DB25C4">
        <w:rPr>
          <w:rFonts w:cstheme="minorHAnsi"/>
          <w:color w:val="000000"/>
          <w:lang w:val="id-ID"/>
        </w:rPr>
        <w:t xml:space="preserve"> dapat dilaksanakan karena terdapat dukungan penuh dari pihak </w:t>
      </w:r>
      <w:r w:rsidR="002A0370" w:rsidRPr="00DB25C4">
        <w:rPr>
          <w:rFonts w:cstheme="minorHAnsi"/>
          <w:color w:val="000000"/>
          <w:lang w:val="id-ID"/>
        </w:rPr>
        <w:t>UMC</w:t>
      </w:r>
      <w:r w:rsidRPr="00DB25C4">
        <w:rPr>
          <w:rFonts w:cstheme="minorHAnsi"/>
          <w:color w:val="000000"/>
          <w:lang w:val="id-ID"/>
        </w:rPr>
        <w:t xml:space="preserve"> dalam penyediaan sarana dan prasarana, keuangan dan sistem informasi yang ada melalui adanya ajuan Rencana Pengembangan Fakultas di setiap tahun.</w:t>
      </w:r>
    </w:p>
    <w:p w14:paraId="2CE7E0EF" w14:textId="77777777" w:rsidR="00492BBE" w:rsidRPr="00DB25C4" w:rsidRDefault="00492BBE" w:rsidP="00687314">
      <w:pPr>
        <w:autoSpaceDE w:val="0"/>
        <w:autoSpaceDN w:val="0"/>
        <w:adjustRightInd w:val="0"/>
        <w:spacing w:after="0" w:line="240" w:lineRule="auto"/>
        <w:rPr>
          <w:rFonts w:cstheme="minorHAnsi"/>
          <w:color w:val="000000"/>
          <w:lang w:val="id-ID"/>
        </w:rPr>
      </w:pPr>
    </w:p>
    <w:p w14:paraId="56ACF48F" w14:textId="77777777" w:rsidR="002407FD" w:rsidRPr="00DB25C4" w:rsidRDefault="002407FD" w:rsidP="00687314">
      <w:pPr>
        <w:autoSpaceDE w:val="0"/>
        <w:autoSpaceDN w:val="0"/>
        <w:adjustRightInd w:val="0"/>
        <w:spacing w:after="0" w:line="240" w:lineRule="auto"/>
        <w:rPr>
          <w:rFonts w:cstheme="minorHAnsi"/>
          <w:b/>
          <w:bCs/>
          <w:color w:val="000000"/>
          <w:lang w:val="id-ID"/>
        </w:rPr>
      </w:pPr>
      <w:r w:rsidRPr="00DB25C4">
        <w:rPr>
          <w:rFonts w:cstheme="minorHAnsi"/>
          <w:b/>
          <w:bCs/>
          <w:color w:val="000000"/>
          <w:lang w:val="id-ID"/>
        </w:rPr>
        <w:t>3. Dosen</w:t>
      </w:r>
    </w:p>
    <w:p w14:paraId="442EF395" w14:textId="77777777" w:rsidR="002407FD" w:rsidRPr="00DB25C4" w:rsidRDefault="002407FD"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 xml:space="preserve">Jumlah dosen tetap di FBS berjumlah </w:t>
      </w:r>
      <w:r w:rsidR="00C47A12" w:rsidRPr="00DB25C4">
        <w:rPr>
          <w:rFonts w:cstheme="minorHAnsi"/>
          <w:color w:val="000000"/>
        </w:rPr>
        <w:t xml:space="preserve">15 </w:t>
      </w:r>
      <w:r w:rsidRPr="00DB25C4">
        <w:rPr>
          <w:rFonts w:cstheme="minorHAnsi"/>
          <w:b/>
          <w:bCs/>
          <w:color w:val="000000"/>
          <w:lang w:val="id-ID"/>
        </w:rPr>
        <w:t>orang</w:t>
      </w:r>
      <w:r w:rsidRPr="00DB25C4">
        <w:rPr>
          <w:rFonts w:cstheme="minorHAnsi"/>
          <w:color w:val="000000"/>
          <w:lang w:val="id-ID"/>
        </w:rPr>
        <w:t>. Rincian pembagian dosen tetap dapat</w:t>
      </w:r>
    </w:p>
    <w:p w14:paraId="5843689B" w14:textId="77777777" w:rsidR="00492BBE" w:rsidRPr="00DB25C4" w:rsidRDefault="002407FD"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dilihat pada Gambar A1.</w:t>
      </w:r>
    </w:p>
    <w:p w14:paraId="2D10D51B" w14:textId="77777777" w:rsidR="00032759" w:rsidRPr="00DB25C4" w:rsidRDefault="00032759" w:rsidP="00687314">
      <w:pPr>
        <w:autoSpaceDE w:val="0"/>
        <w:autoSpaceDN w:val="0"/>
        <w:adjustRightInd w:val="0"/>
        <w:spacing w:after="0" w:line="240" w:lineRule="auto"/>
        <w:rPr>
          <w:rFonts w:cstheme="minorHAnsi"/>
          <w:color w:val="000000"/>
          <w:lang w:val="id-ID"/>
        </w:rPr>
      </w:pPr>
    </w:p>
    <w:p w14:paraId="79CC3BA1" w14:textId="77777777" w:rsidR="002407FD" w:rsidRPr="00DB25C4" w:rsidRDefault="00032759" w:rsidP="00687314">
      <w:pPr>
        <w:autoSpaceDE w:val="0"/>
        <w:autoSpaceDN w:val="0"/>
        <w:adjustRightInd w:val="0"/>
        <w:spacing w:after="0" w:line="240" w:lineRule="auto"/>
        <w:rPr>
          <w:rFonts w:cstheme="minorHAnsi"/>
          <w:color w:val="000000"/>
        </w:rPr>
      </w:pPr>
      <w:r w:rsidRPr="00DB25C4">
        <w:rPr>
          <w:rFonts w:cstheme="minorHAnsi"/>
          <w:color w:val="000000"/>
          <w:lang w:val="id-ID"/>
        </w:rPr>
        <w:t>Gambar A1</w:t>
      </w:r>
      <w:r w:rsidRPr="00DB25C4">
        <w:rPr>
          <w:rFonts w:cstheme="minorHAnsi"/>
          <w:color w:val="000000"/>
        </w:rPr>
        <w:t xml:space="preserve">. Nama </w:t>
      </w:r>
      <w:proofErr w:type="spellStart"/>
      <w:r w:rsidRPr="00DB25C4">
        <w:rPr>
          <w:rFonts w:cstheme="minorHAnsi"/>
          <w:color w:val="000000"/>
        </w:rPr>
        <w:t>dosen</w:t>
      </w:r>
      <w:proofErr w:type="spellEnd"/>
      <w:r w:rsidRPr="00DB25C4">
        <w:rPr>
          <w:rFonts w:cstheme="minorHAnsi"/>
          <w:color w:val="000000"/>
        </w:rPr>
        <w:t xml:space="preserve"> dan </w:t>
      </w:r>
      <w:proofErr w:type="spellStart"/>
      <w:r w:rsidRPr="00DB25C4">
        <w:rPr>
          <w:rFonts w:cstheme="minorHAnsi"/>
          <w:color w:val="000000"/>
        </w:rPr>
        <w:t>jumlah</w:t>
      </w:r>
      <w:proofErr w:type="spellEnd"/>
      <w:r w:rsidRPr="00DB25C4">
        <w:rPr>
          <w:rFonts w:cstheme="minorHAnsi"/>
          <w:color w:val="000000"/>
        </w:rPr>
        <w:t xml:space="preserve"> </w:t>
      </w:r>
      <w:proofErr w:type="spellStart"/>
      <w:r w:rsidRPr="00DB25C4">
        <w:rPr>
          <w:rFonts w:cstheme="minorHAnsi"/>
          <w:color w:val="000000"/>
        </w:rPr>
        <w:t>pemerolehan</w:t>
      </w:r>
      <w:proofErr w:type="spellEnd"/>
      <w:r w:rsidRPr="00DB25C4">
        <w:rPr>
          <w:rFonts w:cstheme="minorHAnsi"/>
          <w:color w:val="000000"/>
        </w:rPr>
        <w:t xml:space="preserve"> </w:t>
      </w:r>
      <w:proofErr w:type="spellStart"/>
      <w:r w:rsidRPr="00DB25C4">
        <w:rPr>
          <w:rFonts w:cstheme="minorHAnsi"/>
          <w:color w:val="000000"/>
        </w:rPr>
        <w:t>kum</w:t>
      </w:r>
      <w:proofErr w:type="spellEnd"/>
    </w:p>
    <w:p w14:paraId="2B1892FD" w14:textId="77777777" w:rsidR="00313DC8" w:rsidRPr="00DB25C4" w:rsidRDefault="00C47A12" w:rsidP="00687314">
      <w:pPr>
        <w:autoSpaceDE w:val="0"/>
        <w:autoSpaceDN w:val="0"/>
        <w:adjustRightInd w:val="0"/>
        <w:spacing w:after="0" w:line="240" w:lineRule="auto"/>
        <w:rPr>
          <w:rFonts w:cstheme="minorHAnsi"/>
          <w:color w:val="000000"/>
          <w:lang w:val="id-ID"/>
        </w:rPr>
      </w:pPr>
      <w:r w:rsidRPr="00DB25C4">
        <w:rPr>
          <w:rFonts w:cstheme="minorHAnsi"/>
          <w:noProof/>
          <w:color w:val="2B579A"/>
          <w:shd w:val="clear" w:color="auto" w:fill="E6E6E6"/>
        </w:rPr>
        <w:drawing>
          <wp:inline distT="0" distB="0" distL="0" distR="0" wp14:anchorId="51D1B3A0" wp14:editId="5EA29D18">
            <wp:extent cx="5816009" cy="2264735"/>
            <wp:effectExtent l="0" t="0" r="13335" b="254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8CBC55B" w14:textId="77777777" w:rsidR="00032759" w:rsidRPr="00DB25C4" w:rsidRDefault="00032759" w:rsidP="00687314">
      <w:pPr>
        <w:autoSpaceDE w:val="0"/>
        <w:autoSpaceDN w:val="0"/>
        <w:adjustRightInd w:val="0"/>
        <w:spacing w:after="0" w:line="240" w:lineRule="auto"/>
        <w:rPr>
          <w:rFonts w:cstheme="minorHAnsi"/>
          <w:color w:val="000000"/>
          <w:lang w:val="id-ID"/>
        </w:rPr>
      </w:pPr>
    </w:p>
    <w:p w14:paraId="6C5F1EE7" w14:textId="77777777" w:rsidR="00032759" w:rsidRPr="00DB25C4" w:rsidRDefault="00032759" w:rsidP="00687314">
      <w:pPr>
        <w:autoSpaceDE w:val="0"/>
        <w:autoSpaceDN w:val="0"/>
        <w:adjustRightInd w:val="0"/>
        <w:spacing w:after="0" w:line="240" w:lineRule="auto"/>
        <w:rPr>
          <w:rFonts w:cstheme="minorHAnsi"/>
          <w:color w:val="000000"/>
          <w:lang w:val="id-ID"/>
        </w:rPr>
      </w:pPr>
    </w:p>
    <w:p w14:paraId="183184DF" w14:textId="77777777" w:rsidR="00032759" w:rsidRPr="00DB25C4" w:rsidRDefault="00032759"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Gambar A</w:t>
      </w:r>
      <w:r w:rsidRPr="00DB25C4">
        <w:rPr>
          <w:rFonts w:cstheme="minorHAnsi"/>
          <w:color w:val="000000"/>
        </w:rPr>
        <w:t>2</w:t>
      </w:r>
      <w:r w:rsidRPr="00DB25C4">
        <w:rPr>
          <w:rFonts w:cstheme="minorHAnsi"/>
          <w:color w:val="000000"/>
          <w:lang w:val="id-ID"/>
        </w:rPr>
        <w:t>.</w:t>
      </w:r>
      <w:r w:rsidRPr="00DB25C4">
        <w:rPr>
          <w:rFonts w:cstheme="minorHAnsi"/>
          <w:color w:val="000000"/>
        </w:rPr>
        <w:t xml:space="preserve"> </w:t>
      </w:r>
      <w:proofErr w:type="spellStart"/>
      <w:r w:rsidRPr="00DB25C4">
        <w:rPr>
          <w:rFonts w:cstheme="minorHAnsi"/>
          <w:color w:val="000000"/>
        </w:rPr>
        <w:t>Jumlah</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berdasarkan</w:t>
      </w:r>
      <w:proofErr w:type="spellEnd"/>
      <w:r w:rsidRPr="00DB25C4">
        <w:rPr>
          <w:rFonts w:cstheme="minorHAnsi"/>
          <w:color w:val="000000"/>
        </w:rPr>
        <w:t xml:space="preserve"> </w:t>
      </w:r>
      <w:proofErr w:type="spellStart"/>
      <w:r w:rsidRPr="00DB25C4">
        <w:rPr>
          <w:rFonts w:cstheme="minorHAnsi"/>
          <w:color w:val="000000"/>
        </w:rPr>
        <w:t>jabatan</w:t>
      </w:r>
      <w:proofErr w:type="spellEnd"/>
      <w:r w:rsidRPr="00DB25C4">
        <w:rPr>
          <w:rFonts w:cstheme="minorHAnsi"/>
          <w:color w:val="000000"/>
        </w:rPr>
        <w:t xml:space="preserve"> </w:t>
      </w:r>
      <w:proofErr w:type="spellStart"/>
      <w:r w:rsidRPr="00DB25C4">
        <w:rPr>
          <w:rFonts w:cstheme="minorHAnsi"/>
          <w:color w:val="000000"/>
        </w:rPr>
        <w:t>akademik</w:t>
      </w:r>
      <w:proofErr w:type="spellEnd"/>
      <w:r w:rsidRPr="00DB25C4">
        <w:rPr>
          <w:rFonts w:cstheme="minorHAnsi"/>
          <w:color w:val="000000"/>
        </w:rPr>
        <w:t xml:space="preserve"> </w:t>
      </w:r>
      <w:proofErr w:type="spellStart"/>
      <w:r w:rsidRPr="00DB25C4">
        <w:rPr>
          <w:rFonts w:cstheme="minorHAnsi"/>
          <w:color w:val="000000"/>
        </w:rPr>
        <w:t>fungsional</w:t>
      </w:r>
      <w:proofErr w:type="spellEnd"/>
      <w:r w:rsidRPr="00DB25C4">
        <w:rPr>
          <w:rFonts w:cstheme="minorHAnsi"/>
          <w:color w:val="000000"/>
          <w:lang w:val="id-ID"/>
        </w:rPr>
        <w:t xml:space="preserve"> </w:t>
      </w:r>
    </w:p>
    <w:p w14:paraId="3EC329B7" w14:textId="77777777" w:rsidR="003B75AE" w:rsidRPr="00DB25C4" w:rsidRDefault="003B75AE" w:rsidP="00687314">
      <w:pPr>
        <w:autoSpaceDE w:val="0"/>
        <w:autoSpaceDN w:val="0"/>
        <w:adjustRightInd w:val="0"/>
        <w:spacing w:after="0" w:line="240" w:lineRule="auto"/>
        <w:rPr>
          <w:rFonts w:cstheme="minorHAnsi"/>
          <w:color w:val="000000"/>
          <w:lang w:val="id-ID"/>
        </w:rPr>
      </w:pPr>
      <w:r w:rsidRPr="00DB25C4">
        <w:rPr>
          <w:rFonts w:cstheme="minorHAnsi"/>
          <w:noProof/>
          <w:color w:val="2B579A"/>
          <w:shd w:val="clear" w:color="auto" w:fill="E6E6E6"/>
        </w:rPr>
        <w:drawing>
          <wp:inline distT="0" distB="0" distL="0" distR="0" wp14:anchorId="09F90FAF" wp14:editId="32DB5AF5">
            <wp:extent cx="5076825" cy="1866900"/>
            <wp:effectExtent l="0" t="0" r="9525"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0242EFD" w14:textId="77777777" w:rsidR="003B75AE" w:rsidRPr="00DB25C4" w:rsidRDefault="003B75AE" w:rsidP="00687314">
      <w:pPr>
        <w:autoSpaceDE w:val="0"/>
        <w:autoSpaceDN w:val="0"/>
        <w:adjustRightInd w:val="0"/>
        <w:spacing w:after="0" w:line="240" w:lineRule="auto"/>
        <w:rPr>
          <w:rFonts w:cstheme="minorHAnsi"/>
          <w:color w:val="000000"/>
          <w:lang w:val="id-ID"/>
        </w:rPr>
      </w:pPr>
    </w:p>
    <w:p w14:paraId="672B941F" w14:textId="77777777" w:rsidR="003B75AE" w:rsidRPr="00DB25C4" w:rsidRDefault="003B75AE" w:rsidP="00687314">
      <w:pPr>
        <w:autoSpaceDE w:val="0"/>
        <w:autoSpaceDN w:val="0"/>
        <w:adjustRightInd w:val="0"/>
        <w:spacing w:after="0" w:line="240" w:lineRule="auto"/>
        <w:rPr>
          <w:rFonts w:cstheme="minorHAnsi"/>
          <w:color w:val="000000"/>
          <w:lang w:val="id-ID"/>
        </w:rPr>
      </w:pPr>
    </w:p>
    <w:p w14:paraId="0DDE5EE7" w14:textId="452EA147" w:rsidR="002407FD" w:rsidRPr="00DB25C4" w:rsidRDefault="002407FD" w:rsidP="00687314">
      <w:pPr>
        <w:autoSpaceDE w:val="0"/>
        <w:autoSpaceDN w:val="0"/>
        <w:adjustRightInd w:val="0"/>
        <w:spacing w:after="0" w:line="240" w:lineRule="auto"/>
        <w:jc w:val="both"/>
        <w:rPr>
          <w:rFonts w:cstheme="minorHAnsi"/>
          <w:color w:val="000000"/>
          <w:lang w:val="id-ID"/>
        </w:rPr>
      </w:pPr>
      <w:r w:rsidRPr="00DB25C4">
        <w:rPr>
          <w:rFonts w:cstheme="minorHAnsi"/>
          <w:color w:val="000000" w:themeColor="text1"/>
          <w:lang w:val="id-ID"/>
        </w:rPr>
        <w:t xml:space="preserve">Berdasarkan jumlah dosen tetap di </w:t>
      </w:r>
      <w:r w:rsidR="005A6C34" w:rsidRPr="00DB25C4">
        <w:rPr>
          <w:rFonts w:cstheme="minorHAnsi"/>
          <w:color w:val="000000" w:themeColor="text1"/>
        </w:rPr>
        <w:t>FBS</w:t>
      </w:r>
      <w:r w:rsidRPr="00DB25C4">
        <w:rPr>
          <w:rFonts w:cstheme="minorHAnsi"/>
          <w:color w:val="000000" w:themeColor="text1"/>
          <w:lang w:val="id-ID"/>
        </w:rPr>
        <w:t>, pembagian berdasarkan jabatan fungsional</w:t>
      </w:r>
      <w:r w:rsidR="00111A53" w:rsidRPr="00DB25C4">
        <w:rPr>
          <w:rFonts w:cstheme="minorHAnsi"/>
          <w:color w:val="000000" w:themeColor="text1"/>
        </w:rPr>
        <w:t xml:space="preserve"> </w:t>
      </w:r>
      <w:r w:rsidRPr="00DB25C4">
        <w:rPr>
          <w:rFonts w:cstheme="minorHAnsi"/>
          <w:color w:val="000000" w:themeColor="text1"/>
          <w:lang w:val="id-ID"/>
        </w:rPr>
        <w:t xml:space="preserve">terdiri dari </w:t>
      </w:r>
      <w:r w:rsidR="005A6C34" w:rsidRPr="00DB25C4">
        <w:rPr>
          <w:rFonts w:cstheme="minorHAnsi"/>
          <w:b/>
          <w:bCs/>
          <w:color w:val="000000" w:themeColor="text1"/>
        </w:rPr>
        <w:t>27</w:t>
      </w:r>
      <w:r w:rsidR="00AC4389" w:rsidRPr="00DB25C4">
        <w:rPr>
          <w:rFonts w:cstheme="minorHAnsi"/>
          <w:b/>
          <w:bCs/>
          <w:color w:val="000000" w:themeColor="text1"/>
        </w:rPr>
        <w:t>,5</w:t>
      </w:r>
      <w:r w:rsidR="005A6C34" w:rsidRPr="00DB25C4">
        <w:rPr>
          <w:rFonts w:cstheme="minorHAnsi"/>
          <w:b/>
          <w:bCs/>
          <w:color w:val="000000" w:themeColor="text1"/>
        </w:rPr>
        <w:t>% (4</w:t>
      </w:r>
      <w:r w:rsidR="003B75AE" w:rsidRPr="00DB25C4">
        <w:rPr>
          <w:rFonts w:cstheme="minorHAnsi"/>
          <w:b/>
          <w:bCs/>
          <w:color w:val="000000" w:themeColor="text1"/>
        </w:rPr>
        <w:t xml:space="preserve"> orang) </w:t>
      </w:r>
      <w:proofErr w:type="spellStart"/>
      <w:r w:rsidR="003B75AE" w:rsidRPr="00DB25C4">
        <w:rPr>
          <w:rFonts w:cstheme="minorHAnsi"/>
          <w:b/>
          <w:bCs/>
          <w:color w:val="000000" w:themeColor="text1"/>
        </w:rPr>
        <w:t>belum</w:t>
      </w:r>
      <w:proofErr w:type="spellEnd"/>
      <w:r w:rsidR="003B75AE" w:rsidRPr="00DB25C4">
        <w:rPr>
          <w:rFonts w:cstheme="minorHAnsi"/>
          <w:b/>
          <w:bCs/>
          <w:color w:val="000000" w:themeColor="text1"/>
        </w:rPr>
        <w:t xml:space="preserve"> </w:t>
      </w:r>
      <w:proofErr w:type="spellStart"/>
      <w:r w:rsidR="003B75AE" w:rsidRPr="00DB25C4">
        <w:rPr>
          <w:rFonts w:cstheme="minorHAnsi"/>
          <w:b/>
          <w:bCs/>
          <w:color w:val="000000" w:themeColor="text1"/>
        </w:rPr>
        <w:t>ber</w:t>
      </w:r>
      <w:proofErr w:type="spellEnd"/>
      <w:r w:rsidR="003B75AE" w:rsidRPr="00DB25C4">
        <w:rPr>
          <w:rFonts w:cstheme="minorHAnsi"/>
          <w:b/>
          <w:bCs/>
          <w:color w:val="000000" w:themeColor="text1"/>
        </w:rPr>
        <w:t>-JAD</w:t>
      </w:r>
      <w:r w:rsidR="003B75AE" w:rsidRPr="00DB25C4">
        <w:rPr>
          <w:rFonts w:cstheme="minorHAnsi"/>
          <w:color w:val="000000" w:themeColor="text1"/>
        </w:rPr>
        <w:t xml:space="preserve">, </w:t>
      </w:r>
      <w:r w:rsidR="003B75AE" w:rsidRPr="00DB25C4">
        <w:rPr>
          <w:rFonts w:cstheme="minorHAnsi"/>
          <w:b/>
          <w:bCs/>
          <w:color w:val="000000" w:themeColor="text1"/>
        </w:rPr>
        <w:t>33</w:t>
      </w:r>
      <w:r w:rsidR="003B75AE" w:rsidRPr="00DB25C4">
        <w:rPr>
          <w:rFonts w:cstheme="minorHAnsi"/>
          <w:b/>
          <w:bCs/>
          <w:color w:val="000000" w:themeColor="text1"/>
          <w:lang w:val="id-ID"/>
        </w:rPr>
        <w:t xml:space="preserve"> </w:t>
      </w:r>
      <w:r w:rsidRPr="00DB25C4">
        <w:rPr>
          <w:rFonts w:cstheme="minorHAnsi"/>
          <w:b/>
          <w:bCs/>
          <w:color w:val="000000" w:themeColor="text1"/>
          <w:lang w:val="id-ID"/>
        </w:rPr>
        <w:t>% (</w:t>
      </w:r>
      <w:r w:rsidR="003B75AE" w:rsidRPr="00DB25C4">
        <w:rPr>
          <w:rFonts w:cstheme="minorHAnsi"/>
          <w:b/>
          <w:bCs/>
          <w:color w:val="000000" w:themeColor="text1"/>
        </w:rPr>
        <w:t xml:space="preserve">5 </w:t>
      </w:r>
      <w:r w:rsidRPr="00DB25C4">
        <w:rPr>
          <w:rFonts w:cstheme="minorHAnsi"/>
          <w:b/>
          <w:bCs/>
          <w:color w:val="000000" w:themeColor="text1"/>
          <w:lang w:val="id-ID"/>
        </w:rPr>
        <w:t xml:space="preserve">dosen) asisten ahli; </w:t>
      </w:r>
      <w:r w:rsidR="00AC4389" w:rsidRPr="00DB25C4">
        <w:rPr>
          <w:rFonts w:cstheme="minorHAnsi"/>
          <w:b/>
          <w:bCs/>
          <w:color w:val="000000" w:themeColor="text1"/>
        </w:rPr>
        <w:t>27,5</w:t>
      </w:r>
      <w:r w:rsidRPr="00DB25C4">
        <w:rPr>
          <w:rFonts w:cstheme="minorHAnsi"/>
          <w:b/>
          <w:bCs/>
          <w:color w:val="000000" w:themeColor="text1"/>
          <w:lang w:val="id-ID"/>
        </w:rPr>
        <w:t>% (</w:t>
      </w:r>
      <w:r w:rsidR="003B75AE" w:rsidRPr="00DB25C4">
        <w:rPr>
          <w:rFonts w:cstheme="minorHAnsi"/>
          <w:b/>
          <w:bCs/>
          <w:color w:val="000000" w:themeColor="text1"/>
        </w:rPr>
        <w:t xml:space="preserve">4 </w:t>
      </w:r>
      <w:r w:rsidRPr="00DB25C4">
        <w:rPr>
          <w:rFonts w:cstheme="minorHAnsi"/>
          <w:b/>
          <w:bCs/>
          <w:color w:val="000000" w:themeColor="text1"/>
          <w:lang w:val="id-ID"/>
        </w:rPr>
        <w:t xml:space="preserve">dosen) lektor; </w:t>
      </w:r>
      <w:r w:rsidR="003B75AE" w:rsidRPr="00DB25C4">
        <w:rPr>
          <w:rFonts w:cstheme="minorHAnsi"/>
          <w:b/>
          <w:bCs/>
          <w:color w:val="000000" w:themeColor="text1"/>
        </w:rPr>
        <w:t>6</w:t>
      </w:r>
      <w:r w:rsidRPr="00DB25C4">
        <w:rPr>
          <w:rFonts w:cstheme="minorHAnsi"/>
          <w:b/>
          <w:bCs/>
          <w:color w:val="000000" w:themeColor="text1"/>
          <w:lang w:val="id-ID"/>
        </w:rPr>
        <w:t>% (</w:t>
      </w:r>
      <w:r w:rsidR="003B75AE" w:rsidRPr="00DB25C4">
        <w:rPr>
          <w:rFonts w:cstheme="minorHAnsi"/>
          <w:b/>
          <w:bCs/>
          <w:color w:val="000000" w:themeColor="text1"/>
        </w:rPr>
        <w:t>1</w:t>
      </w:r>
      <w:r w:rsidRPr="00DB25C4">
        <w:rPr>
          <w:rFonts w:cstheme="minorHAnsi"/>
          <w:b/>
          <w:bCs/>
          <w:color w:val="000000" w:themeColor="text1"/>
          <w:lang w:val="id-ID"/>
        </w:rPr>
        <w:t xml:space="preserve">dosen) </w:t>
      </w:r>
      <w:r w:rsidR="003B75AE" w:rsidRPr="00DB25C4">
        <w:rPr>
          <w:rFonts w:cstheme="minorHAnsi"/>
          <w:b/>
          <w:bCs/>
          <w:color w:val="000000" w:themeColor="text1"/>
          <w:lang w:val="id-ID"/>
        </w:rPr>
        <w:t>lektor kepala dan 6% (</w:t>
      </w:r>
      <w:r w:rsidRPr="00DB25C4">
        <w:rPr>
          <w:rFonts w:cstheme="minorHAnsi"/>
          <w:b/>
          <w:bCs/>
          <w:color w:val="000000" w:themeColor="text1"/>
          <w:lang w:val="id-ID"/>
        </w:rPr>
        <w:t>1 dosen) adalah guru besar.</w:t>
      </w:r>
      <w:r w:rsidRPr="00DB25C4">
        <w:rPr>
          <w:rFonts w:cstheme="minorHAnsi"/>
          <w:color w:val="000000" w:themeColor="text1"/>
          <w:lang w:val="id-ID"/>
        </w:rPr>
        <w:t xml:space="preserve"> Sedangkan jika dilihat dari sisi</w:t>
      </w:r>
      <w:r w:rsidR="007831FB" w:rsidRPr="00DB25C4">
        <w:rPr>
          <w:rFonts w:cstheme="minorHAnsi"/>
          <w:color w:val="000000" w:themeColor="text1"/>
        </w:rPr>
        <w:t xml:space="preserve"> </w:t>
      </w:r>
      <w:r w:rsidRPr="00DB25C4">
        <w:rPr>
          <w:rFonts w:cstheme="minorHAnsi"/>
          <w:color w:val="000000" w:themeColor="text1"/>
          <w:lang w:val="id-ID"/>
        </w:rPr>
        <w:t xml:space="preserve">kualifikasi pendidikan terakhir terdapat sekitar </w:t>
      </w:r>
      <w:r w:rsidR="007831FB" w:rsidRPr="00DB25C4">
        <w:rPr>
          <w:rFonts w:cstheme="minorHAnsi"/>
          <w:b/>
          <w:bCs/>
          <w:color w:val="000000" w:themeColor="text1"/>
        </w:rPr>
        <w:t>80</w:t>
      </w:r>
      <w:r w:rsidR="007831FB" w:rsidRPr="00DB25C4">
        <w:rPr>
          <w:rFonts w:cstheme="minorHAnsi"/>
          <w:b/>
          <w:bCs/>
          <w:color w:val="000000" w:themeColor="text1"/>
          <w:lang w:val="id-ID"/>
        </w:rPr>
        <w:t>% (1</w:t>
      </w:r>
      <w:r w:rsidR="007831FB" w:rsidRPr="00DB25C4">
        <w:rPr>
          <w:rFonts w:cstheme="minorHAnsi"/>
          <w:b/>
          <w:bCs/>
          <w:color w:val="000000" w:themeColor="text1"/>
        </w:rPr>
        <w:t>2</w:t>
      </w:r>
      <w:r w:rsidRPr="00DB25C4">
        <w:rPr>
          <w:rFonts w:cstheme="minorHAnsi"/>
          <w:b/>
          <w:bCs/>
          <w:color w:val="000000" w:themeColor="text1"/>
          <w:lang w:val="id-ID"/>
        </w:rPr>
        <w:t xml:space="preserve"> dosen) jenjang S2 dan </w:t>
      </w:r>
      <w:r w:rsidR="007831FB" w:rsidRPr="00DB25C4">
        <w:rPr>
          <w:rFonts w:cstheme="minorHAnsi"/>
          <w:b/>
          <w:bCs/>
          <w:color w:val="000000" w:themeColor="text1"/>
        </w:rPr>
        <w:t>20</w:t>
      </w:r>
      <w:r w:rsidRPr="00DB25C4">
        <w:rPr>
          <w:rFonts w:cstheme="minorHAnsi"/>
          <w:b/>
          <w:bCs/>
          <w:color w:val="000000" w:themeColor="text1"/>
          <w:lang w:val="id-ID"/>
        </w:rPr>
        <w:t>%</w:t>
      </w:r>
      <w:r w:rsidR="001568EC" w:rsidRPr="00DB25C4">
        <w:rPr>
          <w:rFonts w:cstheme="minorHAnsi"/>
          <w:color w:val="000000" w:themeColor="text1"/>
        </w:rPr>
        <w:t xml:space="preserve"> </w:t>
      </w:r>
      <w:r w:rsidRPr="00DB25C4">
        <w:rPr>
          <w:rFonts w:cstheme="minorHAnsi"/>
          <w:b/>
          <w:bCs/>
          <w:color w:val="000000" w:themeColor="text1"/>
          <w:lang w:val="id-ID"/>
        </w:rPr>
        <w:t>(</w:t>
      </w:r>
      <w:r w:rsidR="007831FB" w:rsidRPr="00DB25C4">
        <w:rPr>
          <w:rFonts w:cstheme="minorHAnsi"/>
          <w:b/>
          <w:bCs/>
          <w:color w:val="000000" w:themeColor="text1"/>
        </w:rPr>
        <w:t xml:space="preserve">3 </w:t>
      </w:r>
      <w:r w:rsidRPr="00DB25C4">
        <w:rPr>
          <w:rFonts w:cstheme="minorHAnsi"/>
          <w:b/>
          <w:bCs/>
          <w:color w:val="000000" w:themeColor="text1"/>
          <w:lang w:val="id-ID"/>
        </w:rPr>
        <w:t>dosen) jenjang S3</w:t>
      </w:r>
      <w:r w:rsidR="009421D0" w:rsidRPr="00DB25C4">
        <w:rPr>
          <w:rFonts w:cstheme="minorHAnsi"/>
          <w:color w:val="000000" w:themeColor="text1"/>
          <w:lang w:val="id-ID"/>
        </w:rPr>
        <w:t xml:space="preserve">. </w:t>
      </w:r>
      <w:r w:rsidRPr="00DB25C4">
        <w:rPr>
          <w:rFonts w:cstheme="minorHAnsi"/>
          <w:color w:val="000000" w:themeColor="text1"/>
          <w:lang w:val="id-ID"/>
        </w:rPr>
        <w:t xml:space="preserve">Jumlah dosen yang telah memiliki sertifikat dosen sebanyak </w:t>
      </w:r>
      <w:r w:rsidR="009421D0" w:rsidRPr="00DB25C4">
        <w:rPr>
          <w:rFonts w:cstheme="minorHAnsi"/>
          <w:b/>
          <w:bCs/>
          <w:color w:val="000000" w:themeColor="text1"/>
        </w:rPr>
        <w:t>33</w:t>
      </w:r>
      <w:r w:rsidRPr="00DB25C4">
        <w:rPr>
          <w:rFonts w:cstheme="minorHAnsi"/>
          <w:b/>
          <w:bCs/>
          <w:color w:val="000000" w:themeColor="text1"/>
          <w:lang w:val="id-ID"/>
        </w:rPr>
        <w:t>%</w:t>
      </w:r>
      <w:r w:rsidR="009421D0" w:rsidRPr="00DB25C4">
        <w:rPr>
          <w:rFonts w:cstheme="minorHAnsi"/>
          <w:b/>
          <w:bCs/>
          <w:color w:val="000000" w:themeColor="text1"/>
        </w:rPr>
        <w:t xml:space="preserve"> (5 </w:t>
      </w:r>
      <w:r w:rsidRPr="00DB25C4">
        <w:rPr>
          <w:rFonts w:cstheme="minorHAnsi"/>
          <w:b/>
          <w:bCs/>
          <w:color w:val="000000" w:themeColor="text1"/>
          <w:lang w:val="id-ID"/>
        </w:rPr>
        <w:t>dosen)</w:t>
      </w:r>
      <w:r w:rsidRPr="00DB25C4">
        <w:rPr>
          <w:rFonts w:cstheme="minorHAnsi"/>
          <w:color w:val="000000" w:themeColor="text1"/>
          <w:lang w:val="id-ID"/>
        </w:rPr>
        <w:t xml:space="preserve"> sedangkan yang belum memiliki sertifikat dosen sebanyak </w:t>
      </w:r>
      <w:r w:rsidR="009421D0" w:rsidRPr="00DB25C4">
        <w:rPr>
          <w:rFonts w:cstheme="minorHAnsi"/>
          <w:b/>
          <w:bCs/>
          <w:color w:val="000000" w:themeColor="text1"/>
        </w:rPr>
        <w:t>67</w:t>
      </w:r>
      <w:r w:rsidRPr="00DB25C4">
        <w:rPr>
          <w:rFonts w:cstheme="minorHAnsi"/>
          <w:b/>
          <w:bCs/>
          <w:color w:val="000000" w:themeColor="text1"/>
          <w:lang w:val="id-ID"/>
        </w:rPr>
        <w:t>% (</w:t>
      </w:r>
      <w:r w:rsidR="009421D0" w:rsidRPr="00DB25C4">
        <w:rPr>
          <w:rFonts w:cstheme="minorHAnsi"/>
          <w:b/>
          <w:bCs/>
          <w:color w:val="000000" w:themeColor="text1"/>
        </w:rPr>
        <w:t xml:space="preserve">10 </w:t>
      </w:r>
      <w:r w:rsidRPr="00DB25C4">
        <w:rPr>
          <w:rFonts w:cstheme="minorHAnsi"/>
          <w:b/>
          <w:bCs/>
          <w:color w:val="000000" w:themeColor="text1"/>
          <w:lang w:val="id-ID"/>
        </w:rPr>
        <w:t>dosen).</w:t>
      </w:r>
      <w:r w:rsidR="009421D0" w:rsidRPr="00DB25C4">
        <w:rPr>
          <w:rFonts w:cstheme="minorHAnsi"/>
          <w:color w:val="000000" w:themeColor="text1"/>
        </w:rPr>
        <w:t xml:space="preserve"> </w:t>
      </w:r>
      <w:commentRangeStart w:id="2"/>
      <w:commentRangeStart w:id="3"/>
      <w:r w:rsidRPr="00DB25C4">
        <w:rPr>
          <w:rFonts w:cstheme="minorHAnsi"/>
          <w:color w:val="000000" w:themeColor="text1"/>
          <w:lang w:val="id-ID"/>
        </w:rPr>
        <w:t xml:space="preserve">Jumlah mahasiswa yang ada di </w:t>
      </w:r>
      <w:r w:rsidR="009421D0" w:rsidRPr="00DB25C4">
        <w:rPr>
          <w:rFonts w:cstheme="minorHAnsi"/>
          <w:color w:val="000000" w:themeColor="text1"/>
        </w:rPr>
        <w:t xml:space="preserve">FBS </w:t>
      </w:r>
      <w:r w:rsidRPr="00DB25C4">
        <w:rPr>
          <w:rFonts w:cstheme="minorHAnsi"/>
          <w:color w:val="000000" w:themeColor="text1"/>
          <w:lang w:val="id-ID"/>
        </w:rPr>
        <w:t>tahun 202</w:t>
      </w:r>
      <w:r w:rsidR="61C7CF74" w:rsidRPr="00DB25C4">
        <w:rPr>
          <w:rFonts w:cstheme="minorHAnsi"/>
          <w:color w:val="000000" w:themeColor="text1"/>
          <w:lang w:val="id-ID"/>
        </w:rPr>
        <w:t>1</w:t>
      </w:r>
      <w:r w:rsidRPr="00DB25C4">
        <w:rPr>
          <w:rFonts w:cstheme="minorHAnsi"/>
          <w:color w:val="000000" w:themeColor="text1"/>
          <w:lang w:val="id-ID"/>
        </w:rPr>
        <w:t>-202</w:t>
      </w:r>
      <w:r w:rsidR="2798E1A4" w:rsidRPr="00DB25C4">
        <w:rPr>
          <w:rFonts w:cstheme="minorHAnsi"/>
          <w:color w:val="000000" w:themeColor="text1"/>
          <w:lang w:val="id-ID"/>
        </w:rPr>
        <w:t>2</w:t>
      </w:r>
      <w:r w:rsidRPr="00DB25C4">
        <w:rPr>
          <w:rFonts w:cstheme="minorHAnsi"/>
          <w:color w:val="000000" w:themeColor="text1"/>
          <w:lang w:val="id-ID"/>
        </w:rPr>
        <w:t xml:space="preserve"> sejumlah </w:t>
      </w:r>
      <w:r w:rsidR="009421D0" w:rsidRPr="00DB25C4">
        <w:rPr>
          <w:rFonts w:cstheme="minorHAnsi"/>
          <w:b/>
          <w:bCs/>
          <w:color w:val="000000" w:themeColor="text1"/>
          <w:highlight w:val="yellow"/>
        </w:rPr>
        <w:t>********</w:t>
      </w:r>
      <w:r w:rsidR="009421D0" w:rsidRPr="00DB25C4">
        <w:rPr>
          <w:rFonts w:cstheme="minorHAnsi"/>
          <w:color w:val="000000" w:themeColor="text1"/>
        </w:rPr>
        <w:t xml:space="preserve"> </w:t>
      </w:r>
      <w:r w:rsidRPr="00DB25C4">
        <w:rPr>
          <w:rFonts w:cstheme="minorHAnsi"/>
          <w:color w:val="000000" w:themeColor="text1"/>
          <w:lang w:val="id-ID"/>
        </w:rPr>
        <w:lastRenderedPageBreak/>
        <w:t>mahasiswa dan</w:t>
      </w:r>
      <w:r w:rsidR="009421D0" w:rsidRPr="00DB25C4">
        <w:rPr>
          <w:rFonts w:cstheme="minorHAnsi"/>
          <w:color w:val="000000" w:themeColor="text1"/>
        </w:rPr>
        <w:t xml:space="preserve"> </w:t>
      </w:r>
      <w:r w:rsidRPr="00DB25C4">
        <w:rPr>
          <w:rFonts w:cstheme="minorHAnsi"/>
          <w:color w:val="000000" w:themeColor="text1"/>
          <w:lang w:val="id-ID"/>
        </w:rPr>
        <w:t xml:space="preserve">dengan jumlah dosen </w:t>
      </w:r>
      <w:r w:rsidR="009421D0" w:rsidRPr="00DB25C4">
        <w:rPr>
          <w:rFonts w:cstheme="minorHAnsi"/>
          <w:color w:val="000000" w:themeColor="text1"/>
        </w:rPr>
        <w:t xml:space="preserve">15 </w:t>
      </w:r>
      <w:r w:rsidRPr="00DB25C4">
        <w:rPr>
          <w:rFonts w:cstheme="minorHAnsi"/>
          <w:color w:val="000000" w:themeColor="text1"/>
          <w:lang w:val="id-ID"/>
        </w:rPr>
        <w:t xml:space="preserve">maka </w:t>
      </w:r>
      <w:r w:rsidRPr="00DB25C4">
        <w:rPr>
          <w:rFonts w:cstheme="minorHAnsi"/>
          <w:b/>
          <w:bCs/>
          <w:color w:val="000000" w:themeColor="text1"/>
          <w:lang w:val="id-ID"/>
        </w:rPr>
        <w:t xml:space="preserve">rasio perbandingan dosen dan mahasiswa di </w:t>
      </w:r>
      <w:r w:rsidR="009421D0" w:rsidRPr="00DB25C4">
        <w:rPr>
          <w:rFonts w:cstheme="minorHAnsi"/>
          <w:b/>
          <w:bCs/>
          <w:color w:val="000000" w:themeColor="text1"/>
        </w:rPr>
        <w:t xml:space="preserve">FBS Universitas Ma Chung </w:t>
      </w:r>
      <w:r w:rsidR="009421D0" w:rsidRPr="00DB25C4">
        <w:rPr>
          <w:rFonts w:cstheme="minorHAnsi"/>
          <w:b/>
          <w:bCs/>
          <w:color w:val="000000" w:themeColor="text1"/>
          <w:lang w:val="id-ID"/>
        </w:rPr>
        <w:t>adalah 1</w:t>
      </w:r>
      <w:r w:rsidRPr="00DB25C4">
        <w:rPr>
          <w:rFonts w:cstheme="minorHAnsi"/>
          <w:b/>
          <w:bCs/>
          <w:color w:val="000000" w:themeColor="text1"/>
          <w:lang w:val="id-ID"/>
        </w:rPr>
        <w:t>:</w:t>
      </w:r>
      <w:r w:rsidR="009421D0" w:rsidRPr="00DB25C4">
        <w:rPr>
          <w:rFonts w:cstheme="minorHAnsi"/>
          <w:b/>
          <w:bCs/>
          <w:color w:val="000000" w:themeColor="text1"/>
          <w:lang w:val="id-ID"/>
        </w:rPr>
        <w:t xml:space="preserve"> </w:t>
      </w:r>
      <w:r w:rsidR="009421D0" w:rsidRPr="00DB25C4">
        <w:rPr>
          <w:rFonts w:cstheme="minorHAnsi"/>
          <w:b/>
          <w:bCs/>
          <w:color w:val="000000" w:themeColor="text1"/>
          <w:highlight w:val="yellow"/>
        </w:rPr>
        <w:t>********</w:t>
      </w:r>
      <w:r w:rsidR="009421D0" w:rsidRPr="00DB25C4">
        <w:rPr>
          <w:rFonts w:cstheme="minorHAnsi"/>
          <w:b/>
          <w:bCs/>
          <w:color w:val="000000" w:themeColor="text1"/>
        </w:rPr>
        <w:t>.</w:t>
      </w:r>
      <w:commentRangeEnd w:id="2"/>
      <w:r w:rsidRPr="00DB25C4">
        <w:rPr>
          <w:rStyle w:val="CommentReference"/>
          <w:rFonts w:cstheme="minorHAnsi"/>
          <w:sz w:val="22"/>
          <w:szCs w:val="22"/>
        </w:rPr>
        <w:commentReference w:id="2"/>
      </w:r>
      <w:commentRangeEnd w:id="3"/>
      <w:r w:rsidRPr="00DB25C4">
        <w:rPr>
          <w:rStyle w:val="CommentReference"/>
          <w:rFonts w:cstheme="minorHAnsi"/>
          <w:sz w:val="22"/>
          <w:szCs w:val="22"/>
        </w:rPr>
        <w:commentReference w:id="3"/>
      </w:r>
    </w:p>
    <w:p w14:paraId="26EB7E24" w14:textId="77777777" w:rsidR="009421D0" w:rsidRPr="00DB25C4" w:rsidRDefault="009421D0" w:rsidP="00687314">
      <w:pPr>
        <w:autoSpaceDE w:val="0"/>
        <w:autoSpaceDN w:val="0"/>
        <w:adjustRightInd w:val="0"/>
        <w:spacing w:after="0" w:line="240" w:lineRule="auto"/>
        <w:rPr>
          <w:rFonts w:cstheme="minorHAnsi"/>
          <w:b/>
          <w:bCs/>
          <w:color w:val="000000"/>
        </w:rPr>
      </w:pPr>
    </w:p>
    <w:p w14:paraId="0E34B206" w14:textId="79E0EA3A" w:rsidR="009421D0" w:rsidRPr="00DB25C4" w:rsidRDefault="27083F2B" w:rsidP="00687314">
      <w:pPr>
        <w:autoSpaceDE w:val="0"/>
        <w:autoSpaceDN w:val="0"/>
        <w:adjustRightInd w:val="0"/>
        <w:spacing w:after="0" w:line="240" w:lineRule="auto"/>
        <w:rPr>
          <w:rFonts w:cstheme="minorHAnsi"/>
          <w:b/>
          <w:bCs/>
          <w:color w:val="000000" w:themeColor="text1"/>
        </w:rPr>
      </w:pPr>
      <w:proofErr w:type="spellStart"/>
      <w:r w:rsidRPr="00DB25C4">
        <w:rPr>
          <w:rFonts w:cstheme="minorHAnsi"/>
          <w:b/>
          <w:bCs/>
          <w:color w:val="000000" w:themeColor="text1"/>
        </w:rPr>
        <w:t>Ini</w:t>
      </w:r>
      <w:proofErr w:type="spellEnd"/>
      <w:r w:rsidRPr="00DB25C4">
        <w:rPr>
          <w:rFonts w:cstheme="minorHAnsi"/>
          <w:b/>
          <w:bCs/>
          <w:color w:val="000000" w:themeColor="text1"/>
        </w:rPr>
        <w:t xml:space="preserve"> data </w:t>
      </w:r>
      <w:proofErr w:type="spellStart"/>
      <w:r w:rsidR="51EB6F45" w:rsidRPr="00DB25C4">
        <w:rPr>
          <w:rFonts w:cstheme="minorHAnsi"/>
          <w:b/>
          <w:bCs/>
          <w:color w:val="000000" w:themeColor="text1"/>
        </w:rPr>
        <w:t>Mahasiswa</w:t>
      </w:r>
      <w:proofErr w:type="spellEnd"/>
      <w:r w:rsidR="51EB6F45" w:rsidRPr="00DB25C4">
        <w:rPr>
          <w:rFonts w:cstheme="minorHAnsi"/>
          <w:b/>
          <w:bCs/>
          <w:color w:val="000000" w:themeColor="text1"/>
        </w:rPr>
        <w:t xml:space="preserve"> PPBM</w:t>
      </w:r>
    </w:p>
    <w:tbl>
      <w:tblPr>
        <w:tblW w:w="0" w:type="auto"/>
        <w:tblLayout w:type="fixed"/>
        <w:tblLook w:val="06A0" w:firstRow="1" w:lastRow="0" w:firstColumn="1" w:lastColumn="0" w:noHBand="1" w:noVBand="1"/>
      </w:tblPr>
      <w:tblGrid>
        <w:gridCol w:w="1560"/>
        <w:gridCol w:w="1560"/>
        <w:gridCol w:w="1560"/>
        <w:gridCol w:w="1560"/>
        <w:gridCol w:w="1560"/>
        <w:gridCol w:w="1560"/>
      </w:tblGrid>
      <w:tr w:rsidR="096E4AA4" w:rsidRPr="00DB25C4" w14:paraId="18AD41ED" w14:textId="77777777" w:rsidTr="096E4AA4">
        <w:trPr>
          <w:trHeight w:val="600"/>
        </w:trPr>
        <w:tc>
          <w:tcPr>
            <w:tcW w:w="1560" w:type="dxa"/>
            <w:vMerge w:val="restart"/>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center"/>
          </w:tcPr>
          <w:p w14:paraId="5E07E656" w14:textId="602FA98A" w:rsidR="096E4AA4" w:rsidRPr="00DB25C4" w:rsidRDefault="096E4AA4" w:rsidP="00687314">
            <w:pPr>
              <w:spacing w:after="0" w:line="240" w:lineRule="auto"/>
              <w:jc w:val="center"/>
              <w:rPr>
                <w:rFonts w:cstheme="minorHAnsi"/>
              </w:rPr>
            </w:pPr>
            <w:proofErr w:type="spellStart"/>
            <w:r w:rsidRPr="00DB25C4">
              <w:rPr>
                <w:rFonts w:eastAsia="Calibri" w:cstheme="minorHAnsi"/>
                <w:b/>
                <w:bCs/>
                <w:color w:val="000000" w:themeColor="text1"/>
              </w:rPr>
              <w:t>Tahun</w:t>
            </w:r>
            <w:proofErr w:type="spellEnd"/>
            <w:r w:rsidRPr="00DB25C4">
              <w:rPr>
                <w:rFonts w:eastAsia="Calibri" w:cstheme="minorHAnsi"/>
                <w:b/>
                <w:bCs/>
                <w:color w:val="000000" w:themeColor="text1"/>
              </w:rPr>
              <w:t xml:space="preserve"> </w:t>
            </w:r>
            <w:proofErr w:type="spellStart"/>
            <w:r w:rsidRPr="00DB25C4">
              <w:rPr>
                <w:rFonts w:eastAsia="Calibri" w:cstheme="minorHAnsi"/>
                <w:b/>
                <w:bCs/>
                <w:color w:val="000000" w:themeColor="text1"/>
              </w:rPr>
              <w:t>Akademik</w:t>
            </w:r>
            <w:proofErr w:type="spellEnd"/>
          </w:p>
        </w:tc>
        <w:tc>
          <w:tcPr>
            <w:tcW w:w="1560" w:type="dxa"/>
            <w:vMerge w:val="restart"/>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center"/>
          </w:tcPr>
          <w:p w14:paraId="3D372859" w14:textId="1EE42B7E" w:rsidR="096E4AA4" w:rsidRPr="00DB25C4" w:rsidRDefault="096E4AA4" w:rsidP="00687314">
            <w:pPr>
              <w:spacing w:after="0" w:line="240" w:lineRule="auto"/>
              <w:jc w:val="center"/>
              <w:rPr>
                <w:rFonts w:cstheme="minorHAnsi"/>
              </w:rPr>
            </w:pPr>
            <w:r w:rsidRPr="00DB25C4">
              <w:rPr>
                <w:rFonts w:eastAsia="Calibri" w:cstheme="minorHAnsi"/>
                <w:b/>
                <w:bCs/>
                <w:color w:val="000000" w:themeColor="text1"/>
              </w:rPr>
              <w:t xml:space="preserve">Daya </w:t>
            </w:r>
            <w:proofErr w:type="spellStart"/>
            <w:r w:rsidRPr="00DB25C4">
              <w:rPr>
                <w:rFonts w:eastAsia="Calibri" w:cstheme="minorHAnsi"/>
                <w:b/>
                <w:bCs/>
                <w:color w:val="000000" w:themeColor="text1"/>
              </w:rPr>
              <w:t>Tampung</w:t>
            </w:r>
            <w:proofErr w:type="spellEnd"/>
          </w:p>
        </w:tc>
        <w:tc>
          <w:tcPr>
            <w:tcW w:w="3120" w:type="dxa"/>
            <w:gridSpan w:val="2"/>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center"/>
          </w:tcPr>
          <w:p w14:paraId="5483C3EC" w14:textId="522BFF8B" w:rsidR="096E4AA4" w:rsidRPr="00DB25C4" w:rsidRDefault="096E4AA4" w:rsidP="00687314">
            <w:pPr>
              <w:spacing w:after="0" w:line="240" w:lineRule="auto"/>
              <w:jc w:val="center"/>
              <w:rPr>
                <w:rFonts w:cstheme="minorHAnsi"/>
              </w:rPr>
            </w:pPr>
            <w:proofErr w:type="spellStart"/>
            <w:r w:rsidRPr="00DB25C4">
              <w:rPr>
                <w:rFonts w:eastAsia="Calibri" w:cstheme="minorHAnsi"/>
                <w:b/>
                <w:bCs/>
                <w:color w:val="000000" w:themeColor="text1"/>
              </w:rPr>
              <w:t>Jumlah</w:t>
            </w:r>
            <w:proofErr w:type="spellEnd"/>
            <w:r w:rsidRPr="00DB25C4">
              <w:rPr>
                <w:rFonts w:eastAsia="Calibri" w:cstheme="minorHAnsi"/>
                <w:b/>
                <w:bCs/>
                <w:color w:val="000000" w:themeColor="text1"/>
              </w:rPr>
              <w:t xml:space="preserve"> Calon </w:t>
            </w:r>
            <w:proofErr w:type="spellStart"/>
            <w:r w:rsidRPr="00DB25C4">
              <w:rPr>
                <w:rFonts w:eastAsia="Calibri" w:cstheme="minorHAnsi"/>
                <w:b/>
                <w:bCs/>
                <w:color w:val="000000" w:themeColor="text1"/>
              </w:rPr>
              <w:t>Mahasiswa</w:t>
            </w:r>
            <w:proofErr w:type="spellEnd"/>
            <w:r w:rsidRPr="00DB25C4">
              <w:rPr>
                <w:rFonts w:eastAsia="Calibri" w:cstheme="minorHAnsi"/>
                <w:b/>
                <w:bCs/>
                <w:color w:val="000000" w:themeColor="text1"/>
              </w:rPr>
              <w:t xml:space="preserve"> </w:t>
            </w:r>
            <w:proofErr w:type="spellStart"/>
            <w:r w:rsidRPr="00DB25C4">
              <w:rPr>
                <w:rFonts w:eastAsia="Calibri" w:cstheme="minorHAnsi"/>
                <w:b/>
                <w:bCs/>
                <w:color w:val="000000" w:themeColor="text1"/>
              </w:rPr>
              <w:t>Reguler</w:t>
            </w:r>
            <w:proofErr w:type="spellEnd"/>
          </w:p>
        </w:tc>
        <w:tc>
          <w:tcPr>
            <w:tcW w:w="1560" w:type="dxa"/>
            <w:vMerge w:val="restart"/>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center"/>
          </w:tcPr>
          <w:p w14:paraId="21282275" w14:textId="6640C0F9" w:rsidR="096E4AA4" w:rsidRPr="00DB25C4" w:rsidRDefault="096E4AA4" w:rsidP="00687314">
            <w:pPr>
              <w:spacing w:after="0" w:line="240" w:lineRule="auto"/>
              <w:jc w:val="center"/>
              <w:rPr>
                <w:rFonts w:cstheme="minorHAnsi"/>
              </w:rPr>
            </w:pPr>
            <w:proofErr w:type="spellStart"/>
            <w:r w:rsidRPr="00DB25C4">
              <w:rPr>
                <w:rFonts w:eastAsia="Calibri" w:cstheme="minorHAnsi"/>
                <w:b/>
                <w:bCs/>
                <w:color w:val="000000" w:themeColor="text1"/>
              </w:rPr>
              <w:t>Jumlah</w:t>
            </w:r>
            <w:proofErr w:type="spellEnd"/>
            <w:r w:rsidRPr="00DB25C4">
              <w:rPr>
                <w:rFonts w:eastAsia="Calibri" w:cstheme="minorHAnsi"/>
                <w:b/>
                <w:bCs/>
                <w:color w:val="000000" w:themeColor="text1"/>
              </w:rPr>
              <w:t xml:space="preserve"> </w:t>
            </w:r>
            <w:proofErr w:type="spellStart"/>
            <w:r w:rsidRPr="00DB25C4">
              <w:rPr>
                <w:rFonts w:eastAsia="Calibri" w:cstheme="minorHAnsi"/>
                <w:b/>
                <w:bCs/>
                <w:color w:val="000000" w:themeColor="text1"/>
              </w:rPr>
              <w:t>Mahasiswa</w:t>
            </w:r>
            <w:proofErr w:type="spellEnd"/>
            <w:r w:rsidRPr="00DB25C4">
              <w:rPr>
                <w:rFonts w:eastAsia="Calibri" w:cstheme="minorHAnsi"/>
                <w:b/>
                <w:bCs/>
                <w:color w:val="000000" w:themeColor="text1"/>
              </w:rPr>
              <w:t xml:space="preserve"> </w:t>
            </w:r>
            <w:proofErr w:type="spellStart"/>
            <w:r w:rsidRPr="00DB25C4">
              <w:rPr>
                <w:rFonts w:eastAsia="Calibri" w:cstheme="minorHAnsi"/>
                <w:b/>
                <w:bCs/>
                <w:color w:val="000000" w:themeColor="text1"/>
              </w:rPr>
              <w:t>Baru</w:t>
            </w:r>
            <w:proofErr w:type="spellEnd"/>
            <w:r w:rsidRPr="00DB25C4">
              <w:rPr>
                <w:rFonts w:eastAsia="Calibri" w:cstheme="minorHAnsi"/>
                <w:b/>
                <w:bCs/>
                <w:color w:val="000000" w:themeColor="text1"/>
              </w:rPr>
              <w:t xml:space="preserve"> </w:t>
            </w:r>
            <w:proofErr w:type="spellStart"/>
            <w:r w:rsidRPr="00DB25C4">
              <w:rPr>
                <w:rFonts w:eastAsia="Calibri" w:cstheme="minorHAnsi"/>
                <w:b/>
                <w:bCs/>
                <w:color w:val="000000" w:themeColor="text1"/>
              </w:rPr>
              <w:t>Reguler</w:t>
            </w:r>
            <w:proofErr w:type="spellEnd"/>
          </w:p>
        </w:tc>
        <w:tc>
          <w:tcPr>
            <w:tcW w:w="1560" w:type="dxa"/>
            <w:vMerge w:val="restart"/>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center"/>
          </w:tcPr>
          <w:p w14:paraId="3A8724E6" w14:textId="1E873C03" w:rsidR="096E4AA4" w:rsidRPr="00DB25C4" w:rsidRDefault="096E4AA4" w:rsidP="00687314">
            <w:pPr>
              <w:spacing w:after="0" w:line="240" w:lineRule="auto"/>
              <w:jc w:val="center"/>
              <w:rPr>
                <w:rFonts w:cstheme="minorHAnsi"/>
              </w:rPr>
            </w:pPr>
            <w:proofErr w:type="spellStart"/>
            <w:r w:rsidRPr="00DB25C4">
              <w:rPr>
                <w:rFonts w:eastAsia="Calibri" w:cstheme="minorHAnsi"/>
                <w:b/>
                <w:bCs/>
                <w:color w:val="000000" w:themeColor="text1"/>
              </w:rPr>
              <w:t>Jumlah</w:t>
            </w:r>
            <w:proofErr w:type="spellEnd"/>
            <w:r w:rsidRPr="00DB25C4">
              <w:rPr>
                <w:rFonts w:eastAsia="Calibri" w:cstheme="minorHAnsi"/>
                <w:b/>
                <w:bCs/>
                <w:color w:val="000000" w:themeColor="text1"/>
              </w:rPr>
              <w:t xml:space="preserve"> Total </w:t>
            </w:r>
            <w:proofErr w:type="spellStart"/>
            <w:r w:rsidRPr="00DB25C4">
              <w:rPr>
                <w:rFonts w:eastAsia="Calibri" w:cstheme="minorHAnsi"/>
                <w:b/>
                <w:bCs/>
                <w:color w:val="000000" w:themeColor="text1"/>
              </w:rPr>
              <w:t>Mahasiswa</w:t>
            </w:r>
            <w:proofErr w:type="spellEnd"/>
            <w:r w:rsidRPr="00DB25C4">
              <w:rPr>
                <w:rFonts w:eastAsia="Calibri" w:cstheme="minorHAnsi"/>
                <w:b/>
                <w:bCs/>
                <w:color w:val="000000" w:themeColor="text1"/>
              </w:rPr>
              <w:t xml:space="preserve"> </w:t>
            </w:r>
            <w:proofErr w:type="spellStart"/>
            <w:r w:rsidRPr="00DB25C4">
              <w:rPr>
                <w:rFonts w:eastAsia="Calibri" w:cstheme="minorHAnsi"/>
                <w:b/>
                <w:bCs/>
                <w:color w:val="000000" w:themeColor="text1"/>
              </w:rPr>
              <w:t>Reguler</w:t>
            </w:r>
            <w:proofErr w:type="spellEnd"/>
          </w:p>
        </w:tc>
      </w:tr>
      <w:tr w:rsidR="096E4AA4" w:rsidRPr="00DB25C4" w14:paraId="65CFC0D1" w14:textId="77777777" w:rsidTr="096E4AA4">
        <w:trPr>
          <w:trHeight w:val="300"/>
        </w:trPr>
        <w:tc>
          <w:tcPr>
            <w:tcW w:w="1560" w:type="dxa"/>
            <w:vMerge/>
            <w:tcBorders>
              <w:left w:val="single" w:sz="0" w:space="0" w:color="auto"/>
              <w:bottom w:val="single" w:sz="0" w:space="0" w:color="auto"/>
              <w:right w:val="single" w:sz="0" w:space="0" w:color="auto"/>
            </w:tcBorders>
            <w:vAlign w:val="center"/>
          </w:tcPr>
          <w:p w14:paraId="5E52AD9B" w14:textId="77777777" w:rsidR="007F6BD7" w:rsidRPr="00DB25C4" w:rsidRDefault="007F6BD7" w:rsidP="00687314">
            <w:pPr>
              <w:spacing w:after="0" w:line="240" w:lineRule="auto"/>
              <w:rPr>
                <w:rFonts w:cstheme="minorHAnsi"/>
              </w:rPr>
            </w:pPr>
          </w:p>
        </w:tc>
        <w:tc>
          <w:tcPr>
            <w:tcW w:w="1560" w:type="dxa"/>
            <w:vMerge/>
            <w:tcBorders>
              <w:left w:val="single" w:sz="0" w:space="0" w:color="auto"/>
              <w:bottom w:val="single" w:sz="0" w:space="0" w:color="auto"/>
              <w:right w:val="single" w:sz="0" w:space="0" w:color="auto"/>
            </w:tcBorders>
            <w:vAlign w:val="center"/>
          </w:tcPr>
          <w:p w14:paraId="06BFA82A" w14:textId="77777777" w:rsidR="007F6BD7" w:rsidRPr="00DB25C4" w:rsidRDefault="007F6BD7" w:rsidP="00687314">
            <w:pPr>
              <w:spacing w:after="0" w:line="240" w:lineRule="auto"/>
              <w:rPr>
                <w:rFonts w:cstheme="minorHAnsi"/>
              </w:rPr>
            </w:pPr>
          </w:p>
        </w:tc>
        <w:tc>
          <w:tcPr>
            <w:tcW w:w="1560"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center"/>
          </w:tcPr>
          <w:p w14:paraId="3107637D" w14:textId="35634322" w:rsidR="096E4AA4" w:rsidRPr="00DB25C4" w:rsidRDefault="096E4AA4" w:rsidP="00687314">
            <w:pPr>
              <w:spacing w:after="0" w:line="240" w:lineRule="auto"/>
              <w:jc w:val="center"/>
              <w:rPr>
                <w:rFonts w:cstheme="minorHAnsi"/>
              </w:rPr>
            </w:pPr>
            <w:proofErr w:type="spellStart"/>
            <w:r w:rsidRPr="00DB25C4">
              <w:rPr>
                <w:rFonts w:eastAsia="Calibri" w:cstheme="minorHAnsi"/>
                <w:b/>
                <w:bCs/>
                <w:color w:val="000000" w:themeColor="text1"/>
              </w:rPr>
              <w:t>Pendaftar</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center"/>
          </w:tcPr>
          <w:p w14:paraId="418BE922" w14:textId="78F7BCBC" w:rsidR="096E4AA4" w:rsidRPr="00DB25C4" w:rsidRDefault="096E4AA4" w:rsidP="00687314">
            <w:pPr>
              <w:spacing w:after="0" w:line="240" w:lineRule="auto"/>
              <w:jc w:val="center"/>
              <w:rPr>
                <w:rFonts w:cstheme="minorHAnsi"/>
              </w:rPr>
            </w:pPr>
            <w:r w:rsidRPr="00DB25C4">
              <w:rPr>
                <w:rFonts w:eastAsia="Calibri" w:cstheme="minorHAnsi"/>
                <w:b/>
                <w:bCs/>
                <w:color w:val="000000" w:themeColor="text1"/>
              </w:rPr>
              <w:t xml:space="preserve">Lulus </w:t>
            </w:r>
            <w:proofErr w:type="spellStart"/>
            <w:r w:rsidRPr="00DB25C4">
              <w:rPr>
                <w:rFonts w:eastAsia="Calibri" w:cstheme="minorHAnsi"/>
                <w:b/>
                <w:bCs/>
                <w:color w:val="000000" w:themeColor="text1"/>
              </w:rPr>
              <w:t>Seleksi</w:t>
            </w:r>
            <w:proofErr w:type="spellEnd"/>
          </w:p>
        </w:tc>
        <w:tc>
          <w:tcPr>
            <w:tcW w:w="1560" w:type="dxa"/>
            <w:vMerge/>
            <w:tcBorders>
              <w:left w:val="single" w:sz="0" w:space="0" w:color="auto"/>
              <w:bottom w:val="single" w:sz="0" w:space="0" w:color="auto"/>
              <w:right w:val="single" w:sz="0" w:space="0" w:color="auto"/>
            </w:tcBorders>
            <w:vAlign w:val="center"/>
          </w:tcPr>
          <w:p w14:paraId="6EC31A71" w14:textId="77777777" w:rsidR="007F6BD7" w:rsidRPr="00DB25C4" w:rsidRDefault="007F6BD7" w:rsidP="00687314">
            <w:pPr>
              <w:spacing w:after="0" w:line="240" w:lineRule="auto"/>
              <w:rPr>
                <w:rFonts w:cstheme="minorHAnsi"/>
              </w:rPr>
            </w:pPr>
          </w:p>
        </w:tc>
        <w:tc>
          <w:tcPr>
            <w:tcW w:w="1560" w:type="dxa"/>
            <w:vMerge/>
            <w:tcBorders>
              <w:left w:val="single" w:sz="0" w:space="0" w:color="auto"/>
              <w:bottom w:val="single" w:sz="0" w:space="0" w:color="auto"/>
              <w:right w:val="single" w:sz="0" w:space="0" w:color="auto"/>
            </w:tcBorders>
            <w:vAlign w:val="center"/>
          </w:tcPr>
          <w:p w14:paraId="594403D6" w14:textId="77777777" w:rsidR="007F6BD7" w:rsidRPr="00DB25C4" w:rsidRDefault="007F6BD7" w:rsidP="00687314">
            <w:pPr>
              <w:spacing w:after="0" w:line="240" w:lineRule="auto"/>
              <w:rPr>
                <w:rFonts w:cstheme="minorHAnsi"/>
              </w:rPr>
            </w:pPr>
          </w:p>
        </w:tc>
      </w:tr>
      <w:tr w:rsidR="096E4AA4" w:rsidRPr="00DB25C4" w14:paraId="2A8FEDB0" w14:textId="77777777" w:rsidTr="096E4AA4">
        <w:trPr>
          <w:trHeight w:val="300"/>
        </w:trPr>
        <w:tc>
          <w:tcPr>
            <w:tcW w:w="1560"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15" w:type="dxa"/>
              <w:left w:w="15" w:type="dxa"/>
              <w:right w:w="15" w:type="dxa"/>
            </w:tcMar>
            <w:vAlign w:val="center"/>
          </w:tcPr>
          <w:p w14:paraId="35F167E9" w14:textId="0E65B451" w:rsidR="096E4AA4" w:rsidRPr="00DB25C4" w:rsidRDefault="096E4AA4" w:rsidP="00687314">
            <w:pPr>
              <w:spacing w:after="0" w:line="240" w:lineRule="auto"/>
              <w:jc w:val="center"/>
              <w:rPr>
                <w:rFonts w:cstheme="minorHAnsi"/>
              </w:rPr>
            </w:pPr>
            <w:r w:rsidRPr="00DB25C4">
              <w:rPr>
                <w:rFonts w:eastAsia="Calibri" w:cstheme="minorHAnsi"/>
                <w:b/>
                <w:bCs/>
                <w:color w:val="000000" w:themeColor="text1"/>
              </w:rPr>
              <w:t>1</w:t>
            </w:r>
          </w:p>
        </w:tc>
        <w:tc>
          <w:tcPr>
            <w:tcW w:w="1560"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15" w:type="dxa"/>
              <w:left w:w="15" w:type="dxa"/>
              <w:right w:w="15" w:type="dxa"/>
            </w:tcMar>
            <w:vAlign w:val="center"/>
          </w:tcPr>
          <w:p w14:paraId="79B41932" w14:textId="22EC2598" w:rsidR="096E4AA4" w:rsidRPr="00DB25C4" w:rsidRDefault="096E4AA4" w:rsidP="00687314">
            <w:pPr>
              <w:spacing w:after="0" w:line="240" w:lineRule="auto"/>
              <w:jc w:val="center"/>
              <w:rPr>
                <w:rFonts w:cstheme="minorHAnsi"/>
              </w:rPr>
            </w:pPr>
            <w:r w:rsidRPr="00DB25C4">
              <w:rPr>
                <w:rFonts w:eastAsia="Calibri" w:cstheme="minorHAnsi"/>
                <w:b/>
                <w:bCs/>
                <w:color w:val="000000" w:themeColor="text1"/>
              </w:rPr>
              <w:t>2</w:t>
            </w:r>
          </w:p>
        </w:tc>
        <w:tc>
          <w:tcPr>
            <w:tcW w:w="1560"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15" w:type="dxa"/>
              <w:left w:w="15" w:type="dxa"/>
              <w:right w:w="15" w:type="dxa"/>
            </w:tcMar>
            <w:vAlign w:val="center"/>
          </w:tcPr>
          <w:p w14:paraId="22E563F0" w14:textId="5EAF5AE4" w:rsidR="096E4AA4" w:rsidRPr="00DB25C4" w:rsidRDefault="096E4AA4" w:rsidP="00687314">
            <w:pPr>
              <w:spacing w:after="0" w:line="240" w:lineRule="auto"/>
              <w:jc w:val="center"/>
              <w:rPr>
                <w:rFonts w:cstheme="minorHAnsi"/>
              </w:rPr>
            </w:pPr>
            <w:r w:rsidRPr="00DB25C4">
              <w:rPr>
                <w:rFonts w:eastAsia="Calibri" w:cstheme="minorHAnsi"/>
                <w:b/>
                <w:bCs/>
                <w:color w:val="000000" w:themeColor="text1"/>
              </w:rPr>
              <w:t>3</w:t>
            </w:r>
          </w:p>
        </w:tc>
        <w:tc>
          <w:tcPr>
            <w:tcW w:w="1560"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15" w:type="dxa"/>
              <w:left w:w="15" w:type="dxa"/>
              <w:right w:w="15" w:type="dxa"/>
            </w:tcMar>
            <w:vAlign w:val="center"/>
          </w:tcPr>
          <w:p w14:paraId="04F1B5CA" w14:textId="18F74A46" w:rsidR="096E4AA4" w:rsidRPr="00DB25C4" w:rsidRDefault="096E4AA4" w:rsidP="00687314">
            <w:pPr>
              <w:spacing w:after="0" w:line="240" w:lineRule="auto"/>
              <w:jc w:val="center"/>
              <w:rPr>
                <w:rFonts w:cstheme="minorHAnsi"/>
              </w:rPr>
            </w:pPr>
            <w:r w:rsidRPr="00DB25C4">
              <w:rPr>
                <w:rFonts w:eastAsia="Calibri" w:cstheme="minorHAnsi"/>
                <w:b/>
                <w:bCs/>
                <w:color w:val="000000" w:themeColor="text1"/>
              </w:rPr>
              <w:t>4</w:t>
            </w:r>
          </w:p>
        </w:tc>
        <w:tc>
          <w:tcPr>
            <w:tcW w:w="1560"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15" w:type="dxa"/>
              <w:left w:w="15" w:type="dxa"/>
              <w:right w:w="15" w:type="dxa"/>
            </w:tcMar>
            <w:vAlign w:val="center"/>
          </w:tcPr>
          <w:p w14:paraId="42832A61" w14:textId="7145E95D" w:rsidR="096E4AA4" w:rsidRPr="00DB25C4" w:rsidRDefault="096E4AA4" w:rsidP="00687314">
            <w:pPr>
              <w:spacing w:after="0" w:line="240" w:lineRule="auto"/>
              <w:jc w:val="center"/>
              <w:rPr>
                <w:rFonts w:cstheme="minorHAnsi"/>
              </w:rPr>
            </w:pPr>
            <w:r w:rsidRPr="00DB25C4">
              <w:rPr>
                <w:rFonts w:eastAsia="Calibri" w:cstheme="minorHAnsi"/>
                <w:b/>
                <w:bCs/>
                <w:color w:val="000000" w:themeColor="text1"/>
              </w:rPr>
              <w:t>5</w:t>
            </w:r>
          </w:p>
        </w:tc>
        <w:tc>
          <w:tcPr>
            <w:tcW w:w="1560"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15" w:type="dxa"/>
              <w:left w:w="15" w:type="dxa"/>
              <w:right w:w="15" w:type="dxa"/>
            </w:tcMar>
            <w:vAlign w:val="center"/>
          </w:tcPr>
          <w:p w14:paraId="67BE3E5F" w14:textId="1A1464FD" w:rsidR="096E4AA4" w:rsidRPr="00DB25C4" w:rsidRDefault="096E4AA4" w:rsidP="00687314">
            <w:pPr>
              <w:spacing w:after="0" w:line="240" w:lineRule="auto"/>
              <w:jc w:val="center"/>
              <w:rPr>
                <w:rFonts w:cstheme="minorHAnsi"/>
              </w:rPr>
            </w:pPr>
            <w:r w:rsidRPr="00DB25C4">
              <w:rPr>
                <w:rFonts w:eastAsia="Calibri" w:cstheme="minorHAnsi"/>
                <w:b/>
                <w:bCs/>
                <w:color w:val="000000" w:themeColor="text1"/>
              </w:rPr>
              <w:t>6</w:t>
            </w:r>
          </w:p>
        </w:tc>
      </w:tr>
      <w:tr w:rsidR="096E4AA4" w:rsidRPr="00DB25C4" w14:paraId="1DA70D0B" w14:textId="77777777" w:rsidTr="096E4AA4">
        <w:trPr>
          <w:trHeight w:val="300"/>
        </w:trPr>
        <w:tc>
          <w:tcPr>
            <w:tcW w:w="15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080697" w14:textId="592D5F66" w:rsidR="096E4AA4" w:rsidRPr="00DB25C4" w:rsidRDefault="096E4AA4" w:rsidP="00687314">
            <w:pPr>
              <w:spacing w:after="0" w:line="240" w:lineRule="auto"/>
              <w:jc w:val="center"/>
              <w:rPr>
                <w:rFonts w:cstheme="minorHAnsi"/>
              </w:rPr>
            </w:pPr>
            <w:r w:rsidRPr="00DB25C4">
              <w:rPr>
                <w:rFonts w:eastAsia="Calibri" w:cstheme="minorHAnsi"/>
                <w:b/>
                <w:bCs/>
                <w:color w:val="000000" w:themeColor="text1"/>
              </w:rPr>
              <w:t>TS*)</w:t>
            </w:r>
          </w:p>
        </w:tc>
        <w:tc>
          <w:tcPr>
            <w:tcW w:w="1560"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center"/>
          </w:tcPr>
          <w:p w14:paraId="598345E4" w14:textId="0D95E846" w:rsidR="096E4AA4" w:rsidRPr="00DB25C4" w:rsidRDefault="096E4AA4" w:rsidP="00687314">
            <w:pPr>
              <w:spacing w:after="0" w:line="240" w:lineRule="auto"/>
              <w:jc w:val="center"/>
              <w:rPr>
                <w:rFonts w:cstheme="minorHAnsi"/>
              </w:rPr>
            </w:pPr>
            <w:r w:rsidRPr="00DB25C4">
              <w:rPr>
                <w:rFonts w:eastAsia="Calibri" w:cstheme="minorHAnsi"/>
                <w:color w:val="000000" w:themeColor="text1"/>
              </w:rPr>
              <w:t>30</w:t>
            </w:r>
          </w:p>
        </w:tc>
        <w:tc>
          <w:tcPr>
            <w:tcW w:w="1560"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center"/>
          </w:tcPr>
          <w:p w14:paraId="44D3639F" w14:textId="28A47900" w:rsidR="096E4AA4" w:rsidRPr="00DB25C4" w:rsidRDefault="096E4AA4" w:rsidP="00687314">
            <w:pPr>
              <w:spacing w:after="0" w:line="240" w:lineRule="auto"/>
              <w:jc w:val="center"/>
              <w:rPr>
                <w:rFonts w:cstheme="minorHAnsi"/>
              </w:rPr>
            </w:pPr>
            <w:r w:rsidRPr="00DB25C4">
              <w:rPr>
                <w:rFonts w:eastAsia="Calibri" w:cstheme="minorHAnsi"/>
                <w:color w:val="000000" w:themeColor="text1"/>
              </w:rPr>
              <w:t>47</w:t>
            </w:r>
          </w:p>
        </w:tc>
        <w:tc>
          <w:tcPr>
            <w:tcW w:w="1560"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center"/>
          </w:tcPr>
          <w:p w14:paraId="4FA7E8E3" w14:textId="05F4F3F3" w:rsidR="096E4AA4" w:rsidRPr="00DB25C4" w:rsidRDefault="096E4AA4" w:rsidP="00687314">
            <w:pPr>
              <w:spacing w:after="0" w:line="240" w:lineRule="auto"/>
              <w:jc w:val="center"/>
              <w:rPr>
                <w:rFonts w:cstheme="minorHAnsi"/>
              </w:rPr>
            </w:pPr>
            <w:r w:rsidRPr="00DB25C4">
              <w:rPr>
                <w:rFonts w:eastAsia="Calibri" w:cstheme="minorHAnsi"/>
                <w:color w:val="000000" w:themeColor="text1"/>
              </w:rPr>
              <w:t>20</w:t>
            </w:r>
          </w:p>
        </w:tc>
        <w:tc>
          <w:tcPr>
            <w:tcW w:w="1560"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center"/>
          </w:tcPr>
          <w:p w14:paraId="6399479B" w14:textId="02CB6DF1" w:rsidR="096E4AA4" w:rsidRPr="00DB25C4" w:rsidRDefault="096E4AA4" w:rsidP="00687314">
            <w:pPr>
              <w:spacing w:after="0" w:line="240" w:lineRule="auto"/>
              <w:jc w:val="center"/>
              <w:rPr>
                <w:rFonts w:cstheme="minorHAnsi"/>
              </w:rPr>
            </w:pPr>
            <w:r w:rsidRPr="00DB25C4">
              <w:rPr>
                <w:rFonts w:eastAsia="Calibri" w:cstheme="minorHAnsi"/>
                <w:color w:val="000000" w:themeColor="text1"/>
              </w:rPr>
              <w:t>17</w:t>
            </w:r>
          </w:p>
        </w:tc>
        <w:tc>
          <w:tcPr>
            <w:tcW w:w="1560"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center"/>
          </w:tcPr>
          <w:p w14:paraId="3C54E7BF" w14:textId="7ED50AF3" w:rsidR="096E4AA4" w:rsidRPr="00DB25C4" w:rsidRDefault="096E4AA4" w:rsidP="00687314">
            <w:pPr>
              <w:spacing w:after="0" w:line="240" w:lineRule="auto"/>
              <w:jc w:val="center"/>
              <w:rPr>
                <w:rFonts w:cstheme="minorHAnsi"/>
              </w:rPr>
            </w:pPr>
            <w:r w:rsidRPr="00DB25C4">
              <w:rPr>
                <w:rFonts w:eastAsia="Calibri" w:cstheme="minorHAnsi"/>
                <w:color w:val="000000" w:themeColor="text1"/>
              </w:rPr>
              <w:t>74</w:t>
            </w:r>
          </w:p>
        </w:tc>
      </w:tr>
      <w:tr w:rsidR="096E4AA4" w:rsidRPr="00DB25C4" w14:paraId="47413408" w14:textId="77777777" w:rsidTr="096E4AA4">
        <w:trPr>
          <w:trHeight w:val="300"/>
        </w:trPr>
        <w:tc>
          <w:tcPr>
            <w:tcW w:w="15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361B723" w14:textId="461B2411" w:rsidR="096E4AA4" w:rsidRPr="00DB25C4" w:rsidRDefault="096E4AA4" w:rsidP="00687314">
            <w:pPr>
              <w:spacing w:after="0" w:line="240" w:lineRule="auto"/>
              <w:jc w:val="center"/>
              <w:rPr>
                <w:rFonts w:cstheme="minorHAnsi"/>
              </w:rPr>
            </w:pPr>
            <w:proofErr w:type="spellStart"/>
            <w:r w:rsidRPr="00DB25C4">
              <w:rPr>
                <w:rFonts w:eastAsia="Calibri" w:cstheme="minorHAnsi"/>
                <w:b/>
                <w:bCs/>
                <w:color w:val="000000" w:themeColor="text1"/>
              </w:rPr>
              <w:t>Jumlah</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77183177" w14:textId="6DCC6405" w:rsidR="096E4AA4" w:rsidRPr="00DB25C4" w:rsidRDefault="096E4AA4" w:rsidP="00687314">
            <w:pPr>
              <w:spacing w:after="0" w:line="240" w:lineRule="auto"/>
              <w:jc w:val="center"/>
              <w:rPr>
                <w:rFonts w:cstheme="minorHAnsi"/>
              </w:rPr>
            </w:pPr>
            <w:r w:rsidRPr="00DB25C4">
              <w:rPr>
                <w:rFonts w:eastAsia="Calibri" w:cstheme="minorHAnsi"/>
                <w:b/>
                <w:bCs/>
                <w:color w:val="000000" w:themeColor="text1"/>
              </w:rPr>
              <w:t>150</w:t>
            </w:r>
          </w:p>
        </w:tc>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36DCD9F8" w14:textId="17E6AC75" w:rsidR="096E4AA4" w:rsidRPr="00DB25C4" w:rsidRDefault="096E4AA4" w:rsidP="00687314">
            <w:pPr>
              <w:spacing w:after="0" w:line="240" w:lineRule="auto"/>
              <w:jc w:val="center"/>
              <w:rPr>
                <w:rFonts w:cstheme="minorHAnsi"/>
              </w:rPr>
            </w:pPr>
            <w:r w:rsidRPr="00DB25C4">
              <w:rPr>
                <w:rFonts w:eastAsia="Calibri" w:cstheme="minorHAnsi"/>
                <w:b/>
                <w:bCs/>
                <w:color w:val="000000" w:themeColor="text1"/>
              </w:rPr>
              <w:t>176</w:t>
            </w:r>
          </w:p>
        </w:tc>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46D180E8" w14:textId="01E7FBA2" w:rsidR="096E4AA4" w:rsidRPr="00DB25C4" w:rsidRDefault="096E4AA4" w:rsidP="00687314">
            <w:pPr>
              <w:spacing w:after="0" w:line="240" w:lineRule="auto"/>
              <w:jc w:val="center"/>
              <w:rPr>
                <w:rFonts w:cstheme="minorHAnsi"/>
              </w:rPr>
            </w:pPr>
            <w:r w:rsidRPr="00DB25C4">
              <w:rPr>
                <w:rFonts w:eastAsia="Calibri" w:cstheme="minorHAnsi"/>
                <w:b/>
                <w:bCs/>
                <w:color w:val="000000" w:themeColor="text1"/>
              </w:rPr>
              <w:t>83</w:t>
            </w:r>
          </w:p>
        </w:tc>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331D6034" w14:textId="3F9D63BF" w:rsidR="096E4AA4" w:rsidRPr="00DB25C4" w:rsidRDefault="096E4AA4" w:rsidP="00687314">
            <w:pPr>
              <w:spacing w:after="0" w:line="240" w:lineRule="auto"/>
              <w:jc w:val="center"/>
              <w:rPr>
                <w:rFonts w:cstheme="minorHAnsi"/>
              </w:rPr>
            </w:pPr>
            <w:r w:rsidRPr="00DB25C4">
              <w:rPr>
                <w:rFonts w:eastAsia="Calibri" w:cstheme="minorHAnsi"/>
                <w:b/>
                <w:bCs/>
                <w:color w:val="000000" w:themeColor="text1"/>
              </w:rPr>
              <w:t>77</w:t>
            </w:r>
          </w:p>
        </w:tc>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2981F218" w14:textId="58255C75" w:rsidR="096E4AA4" w:rsidRPr="00DB25C4" w:rsidRDefault="096E4AA4" w:rsidP="00687314">
            <w:pPr>
              <w:spacing w:after="0" w:line="240" w:lineRule="auto"/>
              <w:jc w:val="center"/>
              <w:rPr>
                <w:rFonts w:cstheme="minorHAnsi"/>
              </w:rPr>
            </w:pPr>
            <w:r w:rsidRPr="00DB25C4">
              <w:rPr>
                <w:rFonts w:eastAsia="Calibri" w:cstheme="minorHAnsi"/>
                <w:b/>
                <w:bCs/>
                <w:color w:val="000000" w:themeColor="text1"/>
              </w:rPr>
              <w:t>295</w:t>
            </w:r>
          </w:p>
        </w:tc>
      </w:tr>
    </w:tbl>
    <w:p w14:paraId="3352E3BA" w14:textId="503486DD" w:rsidR="009421D0" w:rsidRPr="00DB25C4" w:rsidRDefault="009421D0" w:rsidP="00687314">
      <w:pPr>
        <w:autoSpaceDE w:val="0"/>
        <w:autoSpaceDN w:val="0"/>
        <w:adjustRightInd w:val="0"/>
        <w:spacing w:after="0" w:line="240" w:lineRule="auto"/>
        <w:rPr>
          <w:rFonts w:cstheme="minorHAnsi"/>
          <w:b/>
          <w:bCs/>
          <w:color w:val="000000"/>
        </w:rPr>
      </w:pPr>
    </w:p>
    <w:p w14:paraId="58448754" w14:textId="6FF19B73" w:rsidR="004065F1" w:rsidRPr="00DB25C4" w:rsidRDefault="004065F1" w:rsidP="00687314">
      <w:pPr>
        <w:spacing w:after="0" w:line="240" w:lineRule="auto"/>
        <w:rPr>
          <w:rFonts w:cstheme="minorHAnsi"/>
          <w:b/>
          <w:bCs/>
          <w:color w:val="000000" w:themeColor="text1"/>
        </w:rPr>
      </w:pPr>
      <w:r w:rsidRPr="00DB25C4">
        <w:rPr>
          <w:rFonts w:cstheme="minorHAnsi"/>
          <w:b/>
          <w:bCs/>
          <w:color w:val="000000" w:themeColor="text1"/>
        </w:rPr>
        <w:t xml:space="preserve">Data </w:t>
      </w:r>
      <w:proofErr w:type="spellStart"/>
      <w:r w:rsidRPr="00DB25C4">
        <w:rPr>
          <w:rFonts w:cstheme="minorHAnsi"/>
          <w:b/>
          <w:bCs/>
          <w:color w:val="000000" w:themeColor="text1"/>
        </w:rPr>
        <w:t>Mahasiswa</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Sasing</w:t>
      </w:r>
      <w:proofErr w:type="spellEnd"/>
      <w:r w:rsidRPr="00DB25C4">
        <w:rPr>
          <w:rFonts w:cstheme="minorHAnsi"/>
          <w:b/>
          <w:bCs/>
          <w:color w:val="000000" w:themeColor="text1"/>
        </w:rPr>
        <w:t>?</w:t>
      </w:r>
    </w:p>
    <w:p w14:paraId="6FB49014" w14:textId="20BBE4CB" w:rsidR="096E4AA4" w:rsidRPr="00DB25C4" w:rsidRDefault="096E4AA4" w:rsidP="00687314">
      <w:pPr>
        <w:spacing w:after="0" w:line="240" w:lineRule="auto"/>
        <w:rPr>
          <w:rFonts w:cstheme="minorHAnsi"/>
          <w:b/>
          <w:bCs/>
          <w:color w:val="000000" w:themeColor="text1"/>
        </w:rPr>
      </w:pPr>
    </w:p>
    <w:p w14:paraId="6A6384DF" w14:textId="609FF72B" w:rsidR="096E4AA4" w:rsidRPr="00DB25C4" w:rsidRDefault="096E4AA4" w:rsidP="00687314">
      <w:pPr>
        <w:spacing w:after="0" w:line="240" w:lineRule="auto"/>
        <w:rPr>
          <w:rFonts w:cstheme="minorHAnsi"/>
          <w:b/>
          <w:bCs/>
          <w:color w:val="000000" w:themeColor="text1"/>
        </w:rPr>
      </w:pPr>
    </w:p>
    <w:p w14:paraId="19E02209" w14:textId="177380A6" w:rsidR="096E4AA4" w:rsidRPr="00DB25C4" w:rsidRDefault="096E4AA4" w:rsidP="00687314">
      <w:pPr>
        <w:spacing w:after="0" w:line="240" w:lineRule="auto"/>
        <w:rPr>
          <w:rFonts w:cstheme="minorHAnsi"/>
          <w:b/>
          <w:bCs/>
          <w:color w:val="000000" w:themeColor="text1"/>
        </w:rPr>
      </w:pPr>
    </w:p>
    <w:p w14:paraId="0DF71656" w14:textId="77777777" w:rsidR="00111A53" w:rsidRPr="00DB25C4" w:rsidRDefault="00111A53" w:rsidP="00687314">
      <w:pPr>
        <w:autoSpaceDE w:val="0"/>
        <w:autoSpaceDN w:val="0"/>
        <w:adjustRightInd w:val="0"/>
        <w:spacing w:after="0" w:line="240" w:lineRule="auto"/>
        <w:rPr>
          <w:rFonts w:cstheme="minorHAnsi"/>
          <w:b/>
          <w:bCs/>
          <w:color w:val="000000"/>
        </w:rPr>
      </w:pPr>
      <w:r w:rsidRPr="00DB25C4">
        <w:rPr>
          <w:rFonts w:cstheme="minorHAnsi"/>
          <w:b/>
          <w:bCs/>
          <w:color w:val="000000"/>
        </w:rPr>
        <w:t xml:space="preserve">4. </w:t>
      </w:r>
      <w:proofErr w:type="spellStart"/>
      <w:r w:rsidRPr="00DB25C4">
        <w:rPr>
          <w:rFonts w:cstheme="minorHAnsi"/>
          <w:b/>
          <w:bCs/>
          <w:color w:val="000000"/>
        </w:rPr>
        <w:t>Mahasiswa</w:t>
      </w:r>
      <w:proofErr w:type="spellEnd"/>
    </w:p>
    <w:p w14:paraId="5B20AAD2" w14:textId="77777777" w:rsidR="00111A53" w:rsidRPr="00DB25C4" w:rsidRDefault="00111A53"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themeColor="text1"/>
        </w:rPr>
        <w:t>Jumlah</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di FBS </w:t>
      </w:r>
      <w:proofErr w:type="spellStart"/>
      <w:r w:rsidRPr="00DB25C4">
        <w:rPr>
          <w:rFonts w:cstheme="minorHAnsi"/>
          <w:color w:val="000000" w:themeColor="text1"/>
        </w:rPr>
        <w:t>sebanyak</w:t>
      </w:r>
      <w:proofErr w:type="spellEnd"/>
      <w:r w:rsidRPr="00DB25C4">
        <w:rPr>
          <w:rFonts w:cstheme="minorHAnsi"/>
          <w:color w:val="000000" w:themeColor="text1"/>
        </w:rPr>
        <w:t xml:space="preserve"> </w:t>
      </w:r>
      <w:commentRangeStart w:id="5"/>
      <w:commentRangeStart w:id="6"/>
      <w:r w:rsidR="00547379" w:rsidRPr="00DB25C4">
        <w:rPr>
          <w:rFonts w:cstheme="minorHAnsi"/>
          <w:b/>
          <w:bCs/>
          <w:color w:val="000000" w:themeColor="text1"/>
          <w:highlight w:val="yellow"/>
        </w:rPr>
        <w:t>********</w:t>
      </w:r>
      <w:r w:rsidR="00547379" w:rsidRPr="00DB25C4">
        <w:rPr>
          <w:rFonts w:cstheme="minorHAnsi"/>
          <w:color w:val="000000" w:themeColor="text1"/>
        </w:rPr>
        <w:t xml:space="preserve"> </w:t>
      </w:r>
      <w:proofErr w:type="spellStart"/>
      <w:r w:rsidRPr="00DB25C4">
        <w:rPr>
          <w:rFonts w:cstheme="minorHAnsi"/>
          <w:b/>
          <w:bCs/>
          <w:color w:val="000000" w:themeColor="text1"/>
        </w:rPr>
        <w:t>mahasiswa</w:t>
      </w:r>
      <w:proofErr w:type="spellEnd"/>
      <w:r w:rsidRPr="00DB25C4">
        <w:rPr>
          <w:rFonts w:cstheme="minorHAnsi"/>
          <w:color w:val="000000" w:themeColor="text1"/>
        </w:rPr>
        <w:t xml:space="preserve"> yang </w:t>
      </w:r>
      <w:proofErr w:type="spellStart"/>
      <w:r w:rsidRPr="00DB25C4">
        <w:rPr>
          <w:rFonts w:cstheme="minorHAnsi"/>
          <w:color w:val="000000" w:themeColor="text1"/>
        </w:rPr>
        <w:t>tersebar</w:t>
      </w:r>
      <w:proofErr w:type="spellEnd"/>
      <w:r w:rsidRPr="00DB25C4">
        <w:rPr>
          <w:rFonts w:cstheme="minorHAnsi"/>
          <w:color w:val="000000" w:themeColor="text1"/>
        </w:rPr>
        <w:t xml:space="preserve"> </w:t>
      </w:r>
      <w:proofErr w:type="spellStart"/>
      <w:r w:rsidRPr="00DB25C4">
        <w:rPr>
          <w:rFonts w:cstheme="minorHAnsi"/>
          <w:color w:val="000000" w:themeColor="text1"/>
        </w:rPr>
        <w:t>ke</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r w:rsidR="00547379" w:rsidRPr="00DB25C4">
        <w:rPr>
          <w:rFonts w:cstheme="minorHAnsi"/>
          <w:color w:val="000000" w:themeColor="text1"/>
        </w:rPr>
        <w:t xml:space="preserve">2 </w:t>
      </w:r>
      <w:r w:rsidRPr="00DB25C4">
        <w:rPr>
          <w:rFonts w:cstheme="minorHAnsi"/>
          <w:color w:val="000000" w:themeColor="text1"/>
        </w:rPr>
        <w:t xml:space="preserve">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yang </w:t>
      </w:r>
      <w:proofErr w:type="spellStart"/>
      <w:r w:rsidRPr="00DB25C4">
        <w:rPr>
          <w:rFonts w:cstheme="minorHAnsi"/>
          <w:color w:val="000000" w:themeColor="text1"/>
        </w:rPr>
        <w:t>dikelola</w:t>
      </w:r>
      <w:proofErr w:type="spellEnd"/>
      <w:r w:rsidRPr="00DB25C4">
        <w:rPr>
          <w:rFonts w:cstheme="minorHAnsi"/>
          <w:color w:val="000000" w:themeColor="text1"/>
        </w:rPr>
        <w:t xml:space="preserve"> oleh </w:t>
      </w:r>
      <w:proofErr w:type="spellStart"/>
      <w:r w:rsidRPr="00DB25C4">
        <w:rPr>
          <w:rFonts w:cstheme="minorHAnsi"/>
          <w:color w:val="000000" w:themeColor="text1"/>
        </w:rPr>
        <w:t>Fakultas</w:t>
      </w:r>
      <w:proofErr w:type="spellEnd"/>
      <w:r w:rsidRPr="00DB25C4">
        <w:rPr>
          <w:rFonts w:cstheme="minorHAnsi"/>
          <w:color w:val="000000" w:themeColor="text1"/>
        </w:rPr>
        <w:t xml:space="preserve"> </w:t>
      </w:r>
      <w:r w:rsidR="00547379" w:rsidRPr="00DB25C4">
        <w:rPr>
          <w:rFonts w:cstheme="minorHAnsi"/>
          <w:color w:val="000000" w:themeColor="text1"/>
        </w:rPr>
        <w:t>Bahasa dan Seni Universitas Ma Chung</w:t>
      </w:r>
      <w:r w:rsidRPr="00DB25C4">
        <w:rPr>
          <w:rFonts w:cstheme="minorHAnsi"/>
          <w:color w:val="000000" w:themeColor="text1"/>
        </w:rPr>
        <w:t xml:space="preserve">. </w:t>
      </w:r>
      <w:proofErr w:type="spellStart"/>
      <w:r w:rsidRPr="00DB25C4">
        <w:rPr>
          <w:rFonts w:cstheme="minorHAnsi"/>
          <w:color w:val="000000" w:themeColor="text1"/>
        </w:rPr>
        <w:t>Persebaran</w:t>
      </w:r>
      <w:proofErr w:type="spellEnd"/>
      <w:r w:rsidR="00AC4389" w:rsidRPr="00DB25C4">
        <w:rPr>
          <w:rFonts w:cstheme="minorHAnsi"/>
          <w:color w:val="000000" w:themeColor="text1"/>
        </w:rPr>
        <w:t xml:space="preserve"> </w:t>
      </w:r>
      <w:proofErr w:type="spellStart"/>
      <w:r w:rsidRPr="00DB25C4">
        <w:rPr>
          <w:rFonts w:cstheme="minorHAnsi"/>
          <w:color w:val="000000" w:themeColor="text1"/>
        </w:rPr>
        <w:t>jumlah</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di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r w:rsidR="00547379" w:rsidRPr="00DB25C4">
        <w:rPr>
          <w:rFonts w:cstheme="minorHAnsi"/>
          <w:color w:val="000000" w:themeColor="text1"/>
        </w:rPr>
        <w:t xml:space="preserve">Pendidikan Bahasa Mandarin </w:t>
      </w:r>
      <w:proofErr w:type="spellStart"/>
      <w:r w:rsidR="00547379" w:rsidRPr="00DB25C4">
        <w:rPr>
          <w:rFonts w:cstheme="minorHAnsi"/>
          <w:color w:val="000000" w:themeColor="text1"/>
        </w:rPr>
        <w:t>dapat</w:t>
      </w:r>
      <w:proofErr w:type="spellEnd"/>
      <w:r w:rsidR="00547379" w:rsidRPr="00DB25C4">
        <w:rPr>
          <w:rFonts w:cstheme="minorHAnsi"/>
          <w:color w:val="000000" w:themeColor="text1"/>
        </w:rPr>
        <w:t xml:space="preserve"> </w:t>
      </w:r>
      <w:proofErr w:type="spellStart"/>
      <w:r w:rsidR="00547379" w:rsidRPr="00DB25C4">
        <w:rPr>
          <w:rFonts w:cstheme="minorHAnsi"/>
          <w:color w:val="000000" w:themeColor="text1"/>
        </w:rPr>
        <w:t>terlihat</w:t>
      </w:r>
      <w:proofErr w:type="spellEnd"/>
      <w:r w:rsidR="00547379" w:rsidRPr="00DB25C4">
        <w:rPr>
          <w:rFonts w:cstheme="minorHAnsi"/>
          <w:color w:val="000000" w:themeColor="text1"/>
        </w:rPr>
        <w:t xml:space="preserve"> di Gambar A3</w:t>
      </w:r>
      <w:r w:rsidRPr="00DB25C4">
        <w:rPr>
          <w:rFonts w:cstheme="minorHAnsi"/>
          <w:color w:val="000000" w:themeColor="text1"/>
        </w:rPr>
        <w:t>.</w:t>
      </w:r>
      <w:r w:rsidR="00AC4389"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003750DD" w:rsidRPr="00DB25C4">
        <w:rPr>
          <w:rFonts w:cstheme="minorHAnsi"/>
          <w:color w:val="000000" w:themeColor="text1"/>
        </w:rPr>
        <w:t>Fakultas</w:t>
      </w:r>
      <w:proofErr w:type="spellEnd"/>
      <w:r w:rsidR="003750DD" w:rsidRPr="00DB25C4">
        <w:rPr>
          <w:rFonts w:cstheme="minorHAnsi"/>
          <w:color w:val="000000" w:themeColor="text1"/>
        </w:rPr>
        <w:t xml:space="preserve"> Bahasa dan Seni </w:t>
      </w:r>
      <w:proofErr w:type="spellStart"/>
      <w:r w:rsidRPr="00DB25C4">
        <w:rPr>
          <w:rFonts w:cstheme="minorHAnsi"/>
          <w:color w:val="000000" w:themeColor="text1"/>
        </w:rPr>
        <w:t>berasal</w:t>
      </w:r>
      <w:proofErr w:type="spellEnd"/>
      <w:r w:rsidRPr="00DB25C4">
        <w:rPr>
          <w:rFonts w:cstheme="minorHAnsi"/>
          <w:color w:val="000000" w:themeColor="text1"/>
        </w:rPr>
        <w:t xml:space="preserve"> </w:t>
      </w:r>
      <w:proofErr w:type="spellStart"/>
      <w:r w:rsidRPr="00DB25C4">
        <w:rPr>
          <w:rFonts w:cstheme="minorHAnsi"/>
          <w:color w:val="000000" w:themeColor="text1"/>
        </w:rPr>
        <w:t>dari</w:t>
      </w:r>
      <w:proofErr w:type="spellEnd"/>
      <w:r w:rsidRPr="00DB25C4">
        <w:rPr>
          <w:rFonts w:cstheme="minorHAnsi"/>
          <w:color w:val="000000" w:themeColor="text1"/>
        </w:rPr>
        <w:t xml:space="preserve"> </w:t>
      </w:r>
      <w:proofErr w:type="spellStart"/>
      <w:r w:rsidR="003750DD" w:rsidRPr="00DB25C4">
        <w:rPr>
          <w:rFonts w:cstheme="minorHAnsi"/>
          <w:b/>
          <w:bCs/>
          <w:color w:val="000000" w:themeColor="text1"/>
        </w:rPr>
        <w:t>berbagai</w:t>
      </w:r>
      <w:proofErr w:type="spellEnd"/>
      <w:r w:rsidR="003750DD" w:rsidRPr="00DB25C4">
        <w:rPr>
          <w:rFonts w:cstheme="minorHAnsi"/>
          <w:b/>
          <w:bCs/>
          <w:color w:val="000000" w:themeColor="text1"/>
        </w:rPr>
        <w:t xml:space="preserve"> </w:t>
      </w:r>
      <w:proofErr w:type="spellStart"/>
      <w:r w:rsidRPr="00DB25C4">
        <w:rPr>
          <w:rFonts w:cstheme="minorHAnsi"/>
          <w:b/>
          <w:bCs/>
          <w:color w:val="000000" w:themeColor="text1"/>
        </w:rPr>
        <w:t>provinsi</w:t>
      </w:r>
      <w:proofErr w:type="spellEnd"/>
      <w:r w:rsidRPr="00DB25C4">
        <w:rPr>
          <w:rFonts w:cstheme="minorHAnsi"/>
          <w:b/>
          <w:bCs/>
          <w:color w:val="000000" w:themeColor="text1"/>
        </w:rPr>
        <w:t xml:space="preserve"> di Indonesia</w:t>
      </w:r>
      <w:r w:rsidRPr="00DB25C4">
        <w:rPr>
          <w:rFonts w:cstheme="minorHAnsi"/>
          <w:color w:val="000000" w:themeColor="text1"/>
        </w:rPr>
        <w:t xml:space="preserve">. </w:t>
      </w:r>
      <w:r w:rsidR="00AC4389" w:rsidRPr="00DB25C4">
        <w:rPr>
          <w:rFonts w:cstheme="minorHAnsi"/>
          <w:color w:val="000000" w:themeColor="text1"/>
        </w:rPr>
        <w:t xml:space="preserve"> </w:t>
      </w:r>
      <w:r w:rsidRPr="00DB25C4">
        <w:rPr>
          <w:rFonts w:cstheme="minorHAnsi"/>
          <w:b/>
          <w:bCs/>
          <w:color w:val="000000" w:themeColor="text1"/>
        </w:rPr>
        <w:t xml:space="preserve">Rata-rata IPK </w:t>
      </w:r>
      <w:proofErr w:type="spellStart"/>
      <w:r w:rsidRPr="00DB25C4">
        <w:rPr>
          <w:rFonts w:cstheme="minorHAnsi"/>
          <w:b/>
          <w:bCs/>
          <w:color w:val="000000" w:themeColor="text1"/>
        </w:rPr>
        <w:t>lulusan</w:t>
      </w:r>
      <w:proofErr w:type="spellEnd"/>
      <w:r w:rsidRPr="00DB25C4">
        <w:rPr>
          <w:rFonts w:cstheme="minorHAnsi"/>
          <w:b/>
          <w:bCs/>
          <w:color w:val="000000" w:themeColor="text1"/>
        </w:rPr>
        <w:t xml:space="preserve"> </w:t>
      </w:r>
      <w:r w:rsidR="003750DD" w:rsidRPr="00DB25C4">
        <w:rPr>
          <w:rFonts w:cstheme="minorHAnsi"/>
          <w:b/>
          <w:bCs/>
          <w:color w:val="000000" w:themeColor="text1"/>
        </w:rPr>
        <w:t xml:space="preserve">FBS </w:t>
      </w:r>
      <w:r w:rsidRPr="00DB25C4">
        <w:rPr>
          <w:rFonts w:cstheme="minorHAnsi"/>
          <w:b/>
          <w:bCs/>
          <w:color w:val="000000" w:themeColor="text1"/>
        </w:rPr>
        <w:t xml:space="preserve">pada TS </w:t>
      </w:r>
      <w:proofErr w:type="spellStart"/>
      <w:r w:rsidRPr="00DB25C4">
        <w:rPr>
          <w:rFonts w:cstheme="minorHAnsi"/>
          <w:b/>
          <w:bCs/>
          <w:color w:val="000000" w:themeColor="text1"/>
        </w:rPr>
        <w:t>adalah</w:t>
      </w:r>
      <w:proofErr w:type="spellEnd"/>
      <w:r w:rsidR="003750DD" w:rsidRPr="00DB25C4">
        <w:rPr>
          <w:rFonts w:cstheme="minorHAnsi"/>
          <w:b/>
          <w:bCs/>
          <w:color w:val="000000" w:themeColor="text1"/>
        </w:rPr>
        <w:t xml:space="preserve"> </w:t>
      </w:r>
      <w:r w:rsidR="006F289C" w:rsidRPr="00DB25C4">
        <w:rPr>
          <w:rFonts w:cstheme="minorHAnsi"/>
          <w:b/>
          <w:bCs/>
          <w:color w:val="000000" w:themeColor="text1"/>
          <w:highlight w:val="yellow"/>
        </w:rPr>
        <w:t>********</w:t>
      </w:r>
      <w:r w:rsidRPr="00DB25C4">
        <w:rPr>
          <w:rFonts w:cstheme="minorHAnsi"/>
          <w:b/>
          <w:bCs/>
          <w:color w:val="000000" w:themeColor="text1"/>
        </w:rPr>
        <w:t xml:space="preserve">. </w:t>
      </w:r>
      <w:proofErr w:type="spellStart"/>
      <w:r w:rsidRPr="00DB25C4">
        <w:rPr>
          <w:rFonts w:cstheme="minorHAnsi"/>
          <w:b/>
          <w:bCs/>
          <w:color w:val="000000" w:themeColor="text1"/>
        </w:rPr>
        <w:t>Sedangkan</w:t>
      </w:r>
      <w:proofErr w:type="spellEnd"/>
      <w:r w:rsidRPr="00DB25C4">
        <w:rPr>
          <w:rFonts w:cstheme="minorHAnsi"/>
          <w:b/>
          <w:bCs/>
          <w:color w:val="000000" w:themeColor="text1"/>
        </w:rPr>
        <w:t xml:space="preserve"> rata-rata lama </w:t>
      </w:r>
      <w:proofErr w:type="spellStart"/>
      <w:r w:rsidRPr="00DB25C4">
        <w:rPr>
          <w:rFonts w:cstheme="minorHAnsi"/>
          <w:b/>
          <w:bCs/>
          <w:color w:val="000000" w:themeColor="text1"/>
        </w:rPr>
        <w:t>studi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mahasiswa</w:t>
      </w:r>
      <w:proofErr w:type="spellEnd"/>
      <w:r w:rsidRPr="00DB25C4">
        <w:rPr>
          <w:rFonts w:cstheme="minorHAnsi"/>
          <w:b/>
          <w:bCs/>
          <w:color w:val="000000" w:themeColor="text1"/>
        </w:rPr>
        <w:t xml:space="preserve"> </w:t>
      </w:r>
      <w:r w:rsidR="003750DD" w:rsidRPr="00DB25C4">
        <w:rPr>
          <w:rFonts w:cstheme="minorHAnsi"/>
          <w:b/>
          <w:bCs/>
          <w:color w:val="000000" w:themeColor="text1"/>
        </w:rPr>
        <w:t xml:space="preserve">FBS </w:t>
      </w:r>
      <w:r w:rsidRPr="00DB25C4">
        <w:rPr>
          <w:rFonts w:cstheme="minorHAnsi"/>
          <w:b/>
          <w:bCs/>
          <w:color w:val="000000" w:themeColor="text1"/>
        </w:rPr>
        <w:t xml:space="preserve">pada TS </w:t>
      </w:r>
      <w:proofErr w:type="spellStart"/>
      <w:r w:rsidRPr="00DB25C4">
        <w:rPr>
          <w:rFonts w:cstheme="minorHAnsi"/>
          <w:b/>
          <w:bCs/>
          <w:color w:val="000000" w:themeColor="text1"/>
        </w:rPr>
        <w:t>adalah</w:t>
      </w:r>
      <w:proofErr w:type="spellEnd"/>
      <w:r w:rsidRPr="00DB25C4">
        <w:rPr>
          <w:rFonts w:cstheme="minorHAnsi"/>
          <w:b/>
          <w:bCs/>
          <w:color w:val="000000" w:themeColor="text1"/>
        </w:rPr>
        <w:t xml:space="preserve"> </w:t>
      </w:r>
      <w:r w:rsidR="006F289C" w:rsidRPr="00DB25C4">
        <w:rPr>
          <w:rFonts w:cstheme="minorHAnsi"/>
          <w:b/>
          <w:bCs/>
          <w:color w:val="000000" w:themeColor="text1"/>
          <w:highlight w:val="yellow"/>
        </w:rPr>
        <w:t>********</w:t>
      </w:r>
      <w:r w:rsidRPr="00DB25C4">
        <w:rPr>
          <w:rFonts w:cstheme="minorHAnsi"/>
          <w:color w:val="000000" w:themeColor="text1"/>
        </w:rPr>
        <w:t xml:space="preserve">. </w:t>
      </w:r>
      <w:commentRangeEnd w:id="5"/>
      <w:r w:rsidRPr="00DB25C4">
        <w:rPr>
          <w:rStyle w:val="CommentReference"/>
          <w:rFonts w:cstheme="minorHAnsi"/>
          <w:sz w:val="22"/>
          <w:szCs w:val="22"/>
        </w:rPr>
        <w:commentReference w:id="5"/>
      </w:r>
      <w:commentRangeEnd w:id="6"/>
      <w:r w:rsidRPr="00DB25C4">
        <w:rPr>
          <w:rStyle w:val="CommentReference"/>
          <w:rFonts w:cstheme="minorHAnsi"/>
          <w:sz w:val="22"/>
          <w:szCs w:val="22"/>
        </w:rPr>
        <w:commentReference w:id="6"/>
      </w:r>
    </w:p>
    <w:p w14:paraId="0F46225E" w14:textId="77777777" w:rsidR="00111A53" w:rsidRPr="00DB25C4" w:rsidRDefault="00111A53" w:rsidP="00687314">
      <w:pPr>
        <w:autoSpaceDE w:val="0"/>
        <w:autoSpaceDN w:val="0"/>
        <w:adjustRightInd w:val="0"/>
        <w:spacing w:after="0" w:line="240" w:lineRule="auto"/>
        <w:rPr>
          <w:rFonts w:cstheme="minorHAnsi"/>
        </w:rPr>
      </w:pPr>
      <w:r w:rsidRPr="00DB25C4">
        <w:rPr>
          <w:rFonts w:cstheme="minorHAnsi"/>
          <w:color w:val="000000" w:themeColor="text1"/>
        </w:rPr>
        <w:t xml:space="preserve"> </w:t>
      </w:r>
    </w:p>
    <w:p w14:paraId="22D43911" w14:textId="32735101" w:rsidR="096E4AA4" w:rsidRPr="00DB25C4" w:rsidRDefault="096E4AA4" w:rsidP="00687314">
      <w:pPr>
        <w:spacing w:after="0" w:line="240" w:lineRule="auto"/>
        <w:rPr>
          <w:rFonts w:cstheme="minorHAnsi"/>
          <w:color w:val="000000" w:themeColor="text1"/>
        </w:rPr>
      </w:pPr>
    </w:p>
    <w:p w14:paraId="415363F2" w14:textId="04900B43" w:rsidR="096E4AA4" w:rsidRPr="00DB25C4" w:rsidRDefault="096E4AA4" w:rsidP="00687314">
      <w:pPr>
        <w:spacing w:after="0" w:line="240" w:lineRule="auto"/>
        <w:rPr>
          <w:rFonts w:cstheme="minorHAnsi"/>
          <w:color w:val="000000" w:themeColor="text1"/>
        </w:rPr>
      </w:pPr>
    </w:p>
    <w:p w14:paraId="6FA51CED" w14:textId="441C4F7D" w:rsidR="096E4AA4" w:rsidRPr="00DB25C4" w:rsidRDefault="096E4AA4" w:rsidP="00687314">
      <w:pPr>
        <w:spacing w:after="0" w:line="240" w:lineRule="auto"/>
        <w:rPr>
          <w:rFonts w:cstheme="minorHAnsi"/>
          <w:color w:val="000000" w:themeColor="text1"/>
        </w:rPr>
      </w:pPr>
    </w:p>
    <w:p w14:paraId="6BECDD30" w14:textId="4AA39ECD" w:rsidR="096E4AA4" w:rsidRPr="00DB25C4" w:rsidRDefault="096E4AA4" w:rsidP="00687314">
      <w:pPr>
        <w:spacing w:after="0" w:line="240" w:lineRule="auto"/>
        <w:rPr>
          <w:rFonts w:cstheme="minorHAnsi"/>
          <w:color w:val="000000" w:themeColor="text1"/>
        </w:rPr>
      </w:pPr>
    </w:p>
    <w:p w14:paraId="62A3DCBF" w14:textId="6A7312E6" w:rsidR="00111A53" w:rsidRPr="00DB25C4" w:rsidRDefault="065AB1C4" w:rsidP="00687314">
      <w:pPr>
        <w:autoSpaceDE w:val="0"/>
        <w:autoSpaceDN w:val="0"/>
        <w:adjustRightInd w:val="0"/>
        <w:spacing w:after="0" w:line="240" w:lineRule="auto"/>
        <w:rPr>
          <w:rFonts w:cstheme="minorHAnsi"/>
          <w:color w:val="000000"/>
          <w:highlight w:val="yellow"/>
        </w:rPr>
      </w:pPr>
      <w:proofErr w:type="spellStart"/>
      <w:r w:rsidRPr="00DB25C4">
        <w:rPr>
          <w:rFonts w:cstheme="minorHAnsi"/>
          <w:color w:val="000000" w:themeColor="text1"/>
          <w:highlight w:val="yellow"/>
        </w:rPr>
        <w:t>Ini</w:t>
      </w:r>
      <w:proofErr w:type="spellEnd"/>
      <w:r w:rsidRPr="00DB25C4">
        <w:rPr>
          <w:rFonts w:cstheme="minorHAnsi"/>
          <w:color w:val="000000" w:themeColor="text1"/>
          <w:highlight w:val="yellow"/>
        </w:rPr>
        <w:t xml:space="preserve"> data </w:t>
      </w:r>
      <w:proofErr w:type="spellStart"/>
      <w:r w:rsidR="00D95643" w:rsidRPr="00DB25C4">
        <w:rPr>
          <w:rFonts w:cstheme="minorHAnsi"/>
          <w:color w:val="000000" w:themeColor="text1"/>
          <w:highlight w:val="yellow"/>
        </w:rPr>
        <w:t>Jumlah</w:t>
      </w:r>
      <w:proofErr w:type="spellEnd"/>
      <w:r w:rsidR="00D95643" w:rsidRPr="00DB25C4">
        <w:rPr>
          <w:rFonts w:cstheme="minorHAnsi"/>
          <w:color w:val="000000" w:themeColor="text1"/>
          <w:highlight w:val="yellow"/>
        </w:rPr>
        <w:t xml:space="preserve"> </w:t>
      </w:r>
      <w:proofErr w:type="spellStart"/>
      <w:r w:rsidR="00D95643" w:rsidRPr="00DB25C4">
        <w:rPr>
          <w:rFonts w:cstheme="minorHAnsi"/>
          <w:color w:val="000000" w:themeColor="text1"/>
          <w:highlight w:val="yellow"/>
        </w:rPr>
        <w:t>Mahasiswa</w:t>
      </w:r>
      <w:proofErr w:type="spellEnd"/>
      <w:r w:rsidR="00D95643" w:rsidRPr="00DB25C4">
        <w:rPr>
          <w:rFonts w:cstheme="minorHAnsi"/>
          <w:color w:val="000000" w:themeColor="text1"/>
          <w:highlight w:val="yellow"/>
        </w:rPr>
        <w:t xml:space="preserve">, rata-rata IPK dan rata-rata masa </w:t>
      </w:r>
      <w:proofErr w:type="spellStart"/>
      <w:r w:rsidR="00D95643" w:rsidRPr="00DB25C4">
        <w:rPr>
          <w:rFonts w:cstheme="minorHAnsi"/>
          <w:color w:val="000000" w:themeColor="text1"/>
          <w:highlight w:val="yellow"/>
        </w:rPr>
        <w:t>studi</w:t>
      </w:r>
      <w:proofErr w:type="spellEnd"/>
      <w:r w:rsidR="42C346E8" w:rsidRPr="00DB25C4">
        <w:rPr>
          <w:rFonts w:cstheme="minorHAnsi"/>
          <w:color w:val="000000" w:themeColor="text1"/>
          <w:highlight w:val="yellow"/>
        </w:rPr>
        <w:t xml:space="preserve"> </w:t>
      </w:r>
      <w:proofErr w:type="spellStart"/>
      <w:r w:rsidR="42C346E8" w:rsidRPr="00DB25C4">
        <w:rPr>
          <w:rFonts w:cstheme="minorHAnsi"/>
          <w:color w:val="000000" w:themeColor="text1"/>
          <w:highlight w:val="yellow"/>
        </w:rPr>
        <w:t>mahasiswa</w:t>
      </w:r>
      <w:proofErr w:type="spellEnd"/>
      <w:r w:rsidR="42C346E8" w:rsidRPr="00DB25C4">
        <w:rPr>
          <w:rFonts w:cstheme="minorHAnsi"/>
          <w:color w:val="000000" w:themeColor="text1"/>
          <w:highlight w:val="yellow"/>
        </w:rPr>
        <w:t xml:space="preserve"> PPBM</w:t>
      </w:r>
    </w:p>
    <w:p w14:paraId="1B9E9974" w14:textId="756C95EC" w:rsidR="00D95643" w:rsidRPr="00DB25C4" w:rsidRDefault="00D95643" w:rsidP="00687314">
      <w:pPr>
        <w:autoSpaceDE w:val="0"/>
        <w:autoSpaceDN w:val="0"/>
        <w:adjustRightInd w:val="0"/>
        <w:spacing w:after="0" w:line="240" w:lineRule="auto"/>
        <w:rPr>
          <w:rFonts w:cstheme="minorHAnsi"/>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D95643" w:rsidRPr="00DB25C4" w14:paraId="097B4CD6" w14:textId="77777777" w:rsidTr="00513061">
        <w:tc>
          <w:tcPr>
            <w:tcW w:w="3116" w:type="dxa"/>
          </w:tcPr>
          <w:p w14:paraId="701FA50E" w14:textId="10BCA786" w:rsidR="00D95643" w:rsidRPr="00DB25C4" w:rsidRDefault="00D95643" w:rsidP="00687314">
            <w:pPr>
              <w:autoSpaceDE w:val="0"/>
              <w:autoSpaceDN w:val="0"/>
              <w:adjustRightInd w:val="0"/>
              <w:spacing w:after="0" w:line="240" w:lineRule="auto"/>
              <w:jc w:val="center"/>
              <w:rPr>
                <w:rFonts w:cstheme="minorHAnsi"/>
                <w:b/>
                <w:color w:val="000000"/>
              </w:rPr>
            </w:pPr>
            <w:proofErr w:type="spellStart"/>
            <w:r w:rsidRPr="00DB25C4">
              <w:rPr>
                <w:rFonts w:cstheme="minorHAnsi"/>
                <w:b/>
                <w:color w:val="000000"/>
              </w:rPr>
              <w:t>Jumlah</w:t>
            </w:r>
            <w:proofErr w:type="spellEnd"/>
            <w:r w:rsidRPr="00DB25C4">
              <w:rPr>
                <w:rFonts w:cstheme="minorHAnsi"/>
                <w:b/>
                <w:color w:val="000000"/>
              </w:rPr>
              <w:t xml:space="preserve"> </w:t>
            </w:r>
            <w:proofErr w:type="spellStart"/>
            <w:r w:rsidRPr="00DB25C4">
              <w:rPr>
                <w:rFonts w:cstheme="minorHAnsi"/>
                <w:b/>
                <w:color w:val="000000"/>
              </w:rPr>
              <w:t>mahasiswa</w:t>
            </w:r>
            <w:proofErr w:type="spellEnd"/>
          </w:p>
        </w:tc>
        <w:tc>
          <w:tcPr>
            <w:tcW w:w="3117" w:type="dxa"/>
          </w:tcPr>
          <w:p w14:paraId="090BED85" w14:textId="3CB7D04D" w:rsidR="00D95643" w:rsidRPr="00DB25C4" w:rsidRDefault="00D95643" w:rsidP="00687314">
            <w:pPr>
              <w:autoSpaceDE w:val="0"/>
              <w:autoSpaceDN w:val="0"/>
              <w:adjustRightInd w:val="0"/>
              <w:spacing w:after="0" w:line="240" w:lineRule="auto"/>
              <w:jc w:val="center"/>
              <w:rPr>
                <w:rFonts w:cstheme="minorHAnsi"/>
                <w:b/>
                <w:color w:val="000000"/>
              </w:rPr>
            </w:pPr>
            <w:r w:rsidRPr="00DB25C4">
              <w:rPr>
                <w:rFonts w:cstheme="minorHAnsi"/>
                <w:b/>
                <w:color w:val="000000"/>
              </w:rPr>
              <w:t xml:space="preserve">Rata-rata IPK </w:t>
            </w:r>
            <w:proofErr w:type="spellStart"/>
            <w:r w:rsidRPr="00DB25C4">
              <w:rPr>
                <w:rFonts w:cstheme="minorHAnsi"/>
                <w:b/>
                <w:color w:val="000000"/>
              </w:rPr>
              <w:t>lulusan</w:t>
            </w:r>
            <w:proofErr w:type="spellEnd"/>
          </w:p>
        </w:tc>
        <w:tc>
          <w:tcPr>
            <w:tcW w:w="3117" w:type="dxa"/>
          </w:tcPr>
          <w:p w14:paraId="29A3BC4B" w14:textId="57DA86A7" w:rsidR="00D95643" w:rsidRPr="00DB25C4" w:rsidRDefault="00D95643" w:rsidP="00687314">
            <w:pPr>
              <w:autoSpaceDE w:val="0"/>
              <w:autoSpaceDN w:val="0"/>
              <w:adjustRightInd w:val="0"/>
              <w:spacing w:after="0" w:line="240" w:lineRule="auto"/>
              <w:jc w:val="center"/>
              <w:rPr>
                <w:rFonts w:cstheme="minorHAnsi"/>
                <w:b/>
                <w:color w:val="000000"/>
              </w:rPr>
            </w:pPr>
            <w:r w:rsidRPr="00DB25C4">
              <w:rPr>
                <w:rFonts w:cstheme="minorHAnsi"/>
                <w:b/>
                <w:color w:val="000000"/>
              </w:rPr>
              <w:t xml:space="preserve">Rata-rata masa </w:t>
            </w:r>
            <w:proofErr w:type="spellStart"/>
            <w:r w:rsidRPr="00DB25C4">
              <w:rPr>
                <w:rFonts w:cstheme="minorHAnsi"/>
                <w:b/>
                <w:color w:val="000000"/>
              </w:rPr>
              <w:t>studi</w:t>
            </w:r>
            <w:proofErr w:type="spellEnd"/>
          </w:p>
        </w:tc>
      </w:tr>
      <w:tr w:rsidR="00D95643" w:rsidRPr="00DB25C4" w14:paraId="50143111" w14:textId="77777777" w:rsidTr="00513061">
        <w:tc>
          <w:tcPr>
            <w:tcW w:w="3116" w:type="dxa"/>
          </w:tcPr>
          <w:p w14:paraId="5A3F5B13" w14:textId="77777777" w:rsidR="00D95643" w:rsidRPr="00DB25C4" w:rsidRDefault="00D95643" w:rsidP="00687314">
            <w:pPr>
              <w:autoSpaceDE w:val="0"/>
              <w:autoSpaceDN w:val="0"/>
              <w:adjustRightInd w:val="0"/>
              <w:spacing w:after="0" w:line="240" w:lineRule="auto"/>
              <w:rPr>
                <w:rFonts w:cstheme="minorHAnsi"/>
                <w:color w:val="000000"/>
              </w:rPr>
            </w:pPr>
          </w:p>
        </w:tc>
        <w:tc>
          <w:tcPr>
            <w:tcW w:w="3117" w:type="dxa"/>
          </w:tcPr>
          <w:p w14:paraId="4B95BD9F" w14:textId="77777777" w:rsidR="00D95643" w:rsidRPr="00DB25C4" w:rsidRDefault="00D95643" w:rsidP="00687314">
            <w:pPr>
              <w:autoSpaceDE w:val="0"/>
              <w:autoSpaceDN w:val="0"/>
              <w:adjustRightInd w:val="0"/>
              <w:spacing w:after="0" w:line="240" w:lineRule="auto"/>
              <w:rPr>
                <w:rFonts w:cstheme="minorHAnsi"/>
                <w:color w:val="000000"/>
              </w:rPr>
            </w:pPr>
          </w:p>
        </w:tc>
        <w:tc>
          <w:tcPr>
            <w:tcW w:w="3117" w:type="dxa"/>
          </w:tcPr>
          <w:p w14:paraId="4A984ECF" w14:textId="77777777" w:rsidR="00D95643" w:rsidRPr="00DB25C4" w:rsidRDefault="00D95643" w:rsidP="00687314">
            <w:pPr>
              <w:autoSpaceDE w:val="0"/>
              <w:autoSpaceDN w:val="0"/>
              <w:adjustRightInd w:val="0"/>
              <w:spacing w:after="0" w:line="240" w:lineRule="auto"/>
              <w:rPr>
                <w:rFonts w:cstheme="minorHAnsi"/>
                <w:color w:val="000000"/>
              </w:rPr>
            </w:pPr>
          </w:p>
        </w:tc>
      </w:tr>
    </w:tbl>
    <w:p w14:paraId="5026908C" w14:textId="77777777" w:rsidR="00AC4389" w:rsidRPr="00DB25C4" w:rsidRDefault="00AC4389" w:rsidP="00687314">
      <w:pPr>
        <w:autoSpaceDE w:val="0"/>
        <w:autoSpaceDN w:val="0"/>
        <w:adjustRightInd w:val="0"/>
        <w:spacing w:after="0" w:line="240" w:lineRule="auto"/>
        <w:rPr>
          <w:rFonts w:cstheme="minorHAnsi"/>
          <w:color w:val="000000"/>
        </w:rPr>
      </w:pPr>
    </w:p>
    <w:p w14:paraId="72843508" w14:textId="77777777" w:rsidR="00AC4389" w:rsidRPr="00DB25C4" w:rsidRDefault="00AC4389" w:rsidP="00687314">
      <w:pPr>
        <w:autoSpaceDE w:val="0"/>
        <w:autoSpaceDN w:val="0"/>
        <w:adjustRightInd w:val="0"/>
        <w:spacing w:after="0" w:line="240" w:lineRule="auto"/>
        <w:rPr>
          <w:rFonts w:cstheme="minorHAnsi"/>
          <w:color w:val="000000"/>
        </w:rPr>
      </w:pPr>
    </w:p>
    <w:tbl>
      <w:tblPr>
        <w:tblW w:w="0" w:type="auto"/>
        <w:tblLayout w:type="fixed"/>
        <w:tblLook w:val="06A0" w:firstRow="1" w:lastRow="0" w:firstColumn="1" w:lastColumn="0" w:noHBand="1" w:noVBand="1"/>
      </w:tblPr>
      <w:tblGrid>
        <w:gridCol w:w="1872"/>
        <w:gridCol w:w="1872"/>
        <w:gridCol w:w="1872"/>
        <w:gridCol w:w="1872"/>
        <w:gridCol w:w="1872"/>
      </w:tblGrid>
      <w:tr w:rsidR="35A06DD0" w:rsidRPr="00DB25C4" w14:paraId="4D827B12" w14:textId="77777777" w:rsidTr="35A06DD0">
        <w:trPr>
          <w:trHeight w:val="600"/>
        </w:trPr>
        <w:tc>
          <w:tcPr>
            <w:tcW w:w="1872" w:type="dxa"/>
            <w:vMerge w:val="restart"/>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center"/>
          </w:tcPr>
          <w:p w14:paraId="0F3243A1" w14:textId="405BE6B5" w:rsidR="35A06DD0" w:rsidRPr="00DB25C4" w:rsidRDefault="35A06DD0" w:rsidP="00687314">
            <w:pPr>
              <w:spacing w:after="0" w:line="240" w:lineRule="auto"/>
              <w:jc w:val="center"/>
              <w:rPr>
                <w:rFonts w:cstheme="minorHAnsi"/>
              </w:rPr>
            </w:pPr>
            <w:proofErr w:type="spellStart"/>
            <w:r w:rsidRPr="00DB25C4">
              <w:rPr>
                <w:rFonts w:eastAsia="Calibri" w:cstheme="minorHAnsi"/>
                <w:b/>
                <w:bCs/>
                <w:color w:val="000000" w:themeColor="text1"/>
              </w:rPr>
              <w:t>Tahun</w:t>
            </w:r>
            <w:proofErr w:type="spellEnd"/>
            <w:r w:rsidRPr="00DB25C4">
              <w:rPr>
                <w:rFonts w:eastAsia="Calibri" w:cstheme="minorHAnsi"/>
                <w:b/>
                <w:bCs/>
                <w:color w:val="000000" w:themeColor="text1"/>
              </w:rPr>
              <w:t xml:space="preserve"> Lulus</w:t>
            </w:r>
          </w:p>
        </w:tc>
        <w:tc>
          <w:tcPr>
            <w:tcW w:w="1872" w:type="dxa"/>
            <w:vMerge w:val="restart"/>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center"/>
          </w:tcPr>
          <w:p w14:paraId="62384DE4" w14:textId="573125DC" w:rsidR="35A06DD0" w:rsidRPr="00DB25C4" w:rsidRDefault="35A06DD0" w:rsidP="00687314">
            <w:pPr>
              <w:spacing w:after="0" w:line="240" w:lineRule="auto"/>
              <w:jc w:val="center"/>
              <w:rPr>
                <w:rFonts w:cstheme="minorHAnsi"/>
              </w:rPr>
            </w:pPr>
            <w:proofErr w:type="spellStart"/>
            <w:r w:rsidRPr="00DB25C4">
              <w:rPr>
                <w:rFonts w:eastAsia="Calibri" w:cstheme="minorHAnsi"/>
                <w:b/>
                <w:bCs/>
                <w:color w:val="000000" w:themeColor="text1"/>
              </w:rPr>
              <w:t>Jumlah</w:t>
            </w:r>
            <w:proofErr w:type="spellEnd"/>
            <w:r w:rsidRPr="00DB25C4">
              <w:rPr>
                <w:rFonts w:eastAsia="Calibri" w:cstheme="minorHAnsi"/>
                <w:b/>
                <w:bCs/>
                <w:color w:val="000000" w:themeColor="text1"/>
              </w:rPr>
              <w:t xml:space="preserve"> </w:t>
            </w:r>
            <w:proofErr w:type="spellStart"/>
            <w:r w:rsidRPr="00DB25C4">
              <w:rPr>
                <w:rFonts w:eastAsia="Calibri" w:cstheme="minorHAnsi"/>
                <w:b/>
                <w:bCs/>
                <w:color w:val="000000" w:themeColor="text1"/>
              </w:rPr>
              <w:t>Lulusan</w:t>
            </w:r>
            <w:proofErr w:type="spellEnd"/>
          </w:p>
        </w:tc>
        <w:tc>
          <w:tcPr>
            <w:tcW w:w="5616" w:type="dxa"/>
            <w:gridSpan w:val="3"/>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65F27080" w14:textId="55731E1E" w:rsidR="35A06DD0" w:rsidRPr="00DB25C4" w:rsidRDefault="35A06DD0" w:rsidP="00687314">
            <w:pPr>
              <w:spacing w:after="0" w:line="240" w:lineRule="auto"/>
              <w:jc w:val="center"/>
              <w:rPr>
                <w:rFonts w:cstheme="minorHAnsi"/>
              </w:rPr>
            </w:pPr>
            <w:proofErr w:type="spellStart"/>
            <w:r w:rsidRPr="00DB25C4">
              <w:rPr>
                <w:rFonts w:eastAsia="Calibri" w:cstheme="minorHAnsi"/>
                <w:b/>
                <w:bCs/>
                <w:color w:val="000000" w:themeColor="text1"/>
              </w:rPr>
              <w:t>Indeks</w:t>
            </w:r>
            <w:proofErr w:type="spellEnd"/>
            <w:r w:rsidRPr="00DB25C4">
              <w:rPr>
                <w:rFonts w:eastAsia="Calibri" w:cstheme="minorHAnsi"/>
                <w:b/>
                <w:bCs/>
                <w:color w:val="000000" w:themeColor="text1"/>
              </w:rPr>
              <w:t xml:space="preserve"> </w:t>
            </w:r>
            <w:proofErr w:type="spellStart"/>
            <w:r w:rsidRPr="00DB25C4">
              <w:rPr>
                <w:rFonts w:eastAsia="Calibri" w:cstheme="minorHAnsi"/>
                <w:b/>
                <w:bCs/>
                <w:color w:val="000000" w:themeColor="text1"/>
              </w:rPr>
              <w:t>Prestasi</w:t>
            </w:r>
            <w:proofErr w:type="spellEnd"/>
            <w:r w:rsidRPr="00DB25C4">
              <w:rPr>
                <w:rFonts w:eastAsia="Calibri" w:cstheme="minorHAnsi"/>
                <w:b/>
                <w:bCs/>
                <w:color w:val="000000" w:themeColor="text1"/>
              </w:rPr>
              <w:t xml:space="preserve"> </w:t>
            </w:r>
            <w:proofErr w:type="spellStart"/>
            <w:r w:rsidRPr="00DB25C4">
              <w:rPr>
                <w:rFonts w:eastAsia="Calibri" w:cstheme="minorHAnsi"/>
                <w:b/>
                <w:bCs/>
                <w:color w:val="000000" w:themeColor="text1"/>
              </w:rPr>
              <w:t>Kumulatif</w:t>
            </w:r>
            <w:proofErr w:type="spellEnd"/>
            <w:r w:rsidRPr="00DB25C4">
              <w:rPr>
                <w:rFonts w:eastAsia="Calibri" w:cstheme="minorHAnsi"/>
                <w:b/>
                <w:bCs/>
                <w:color w:val="000000" w:themeColor="text1"/>
              </w:rPr>
              <w:t xml:space="preserve"> (IPK)</w:t>
            </w:r>
          </w:p>
        </w:tc>
      </w:tr>
      <w:tr w:rsidR="35A06DD0" w:rsidRPr="00DB25C4" w14:paraId="0667FA03" w14:textId="77777777" w:rsidTr="35A06DD0">
        <w:trPr>
          <w:trHeight w:val="300"/>
        </w:trPr>
        <w:tc>
          <w:tcPr>
            <w:tcW w:w="1872" w:type="dxa"/>
            <w:vMerge/>
            <w:tcBorders>
              <w:left w:val="single" w:sz="0" w:space="0" w:color="auto"/>
              <w:bottom w:val="single" w:sz="0" w:space="0" w:color="auto"/>
              <w:right w:val="single" w:sz="0" w:space="0" w:color="auto"/>
            </w:tcBorders>
            <w:vAlign w:val="center"/>
          </w:tcPr>
          <w:p w14:paraId="40725664" w14:textId="77777777" w:rsidR="007F6BD7" w:rsidRPr="00DB25C4" w:rsidRDefault="007F6BD7" w:rsidP="00687314">
            <w:pPr>
              <w:spacing w:after="0" w:line="240" w:lineRule="auto"/>
              <w:rPr>
                <w:rFonts w:cstheme="minorHAnsi"/>
              </w:rPr>
            </w:pPr>
          </w:p>
        </w:tc>
        <w:tc>
          <w:tcPr>
            <w:tcW w:w="1872" w:type="dxa"/>
            <w:vMerge/>
            <w:tcBorders>
              <w:left w:val="single" w:sz="0" w:space="0" w:color="auto"/>
              <w:bottom w:val="single" w:sz="0" w:space="0" w:color="auto"/>
              <w:right w:val="single" w:sz="0" w:space="0" w:color="auto"/>
            </w:tcBorders>
            <w:vAlign w:val="center"/>
          </w:tcPr>
          <w:p w14:paraId="63290C32" w14:textId="77777777" w:rsidR="007F6BD7" w:rsidRPr="00DB25C4" w:rsidRDefault="007F6BD7" w:rsidP="00687314">
            <w:pPr>
              <w:spacing w:after="0" w:line="240" w:lineRule="auto"/>
              <w:rPr>
                <w:rFonts w:cstheme="minorHAnsi"/>
              </w:rPr>
            </w:pPr>
          </w:p>
        </w:tc>
        <w:tc>
          <w:tcPr>
            <w:tcW w:w="1872"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3749072F" w14:textId="08B00967" w:rsidR="35A06DD0" w:rsidRPr="00DB25C4" w:rsidRDefault="35A06DD0" w:rsidP="00687314">
            <w:pPr>
              <w:spacing w:after="0" w:line="240" w:lineRule="auto"/>
              <w:jc w:val="center"/>
              <w:rPr>
                <w:rFonts w:cstheme="minorHAnsi"/>
              </w:rPr>
            </w:pPr>
            <w:r w:rsidRPr="00DB25C4">
              <w:rPr>
                <w:rFonts w:eastAsia="Calibri" w:cstheme="minorHAnsi"/>
                <w:b/>
                <w:bCs/>
                <w:color w:val="000000" w:themeColor="text1"/>
              </w:rPr>
              <w:t>Minimum</w:t>
            </w:r>
          </w:p>
        </w:tc>
        <w:tc>
          <w:tcPr>
            <w:tcW w:w="1872"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19300E65" w14:textId="2794A849" w:rsidR="35A06DD0" w:rsidRPr="00DB25C4" w:rsidRDefault="35A06DD0" w:rsidP="00687314">
            <w:pPr>
              <w:spacing w:after="0" w:line="240" w:lineRule="auto"/>
              <w:jc w:val="center"/>
              <w:rPr>
                <w:rFonts w:cstheme="minorHAnsi"/>
              </w:rPr>
            </w:pPr>
            <w:r w:rsidRPr="00DB25C4">
              <w:rPr>
                <w:rFonts w:eastAsia="Calibri" w:cstheme="minorHAnsi"/>
                <w:b/>
                <w:bCs/>
                <w:color w:val="000000" w:themeColor="text1"/>
              </w:rPr>
              <w:t>Rata-Rata</w:t>
            </w:r>
          </w:p>
        </w:tc>
        <w:tc>
          <w:tcPr>
            <w:tcW w:w="1872" w:type="dxa"/>
            <w:tcBorders>
              <w:top w:val="single" w:sz="4"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6DE2B880" w14:textId="2ECAC332" w:rsidR="35A06DD0" w:rsidRPr="00DB25C4" w:rsidRDefault="35A06DD0" w:rsidP="00687314">
            <w:pPr>
              <w:spacing w:after="0" w:line="240" w:lineRule="auto"/>
              <w:jc w:val="center"/>
              <w:rPr>
                <w:rFonts w:cstheme="minorHAnsi"/>
              </w:rPr>
            </w:pPr>
            <w:proofErr w:type="spellStart"/>
            <w:r w:rsidRPr="00DB25C4">
              <w:rPr>
                <w:rFonts w:eastAsia="Calibri" w:cstheme="minorHAnsi"/>
                <w:b/>
                <w:bCs/>
                <w:color w:val="000000" w:themeColor="text1"/>
              </w:rPr>
              <w:t>Maksimum</w:t>
            </w:r>
            <w:proofErr w:type="spellEnd"/>
          </w:p>
        </w:tc>
      </w:tr>
      <w:tr w:rsidR="35A06DD0" w:rsidRPr="00DB25C4" w14:paraId="341B7600" w14:textId="77777777" w:rsidTr="35A06DD0">
        <w:trPr>
          <w:trHeight w:val="300"/>
        </w:trPr>
        <w:tc>
          <w:tcPr>
            <w:tcW w:w="1872"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15" w:type="dxa"/>
              <w:left w:w="15" w:type="dxa"/>
              <w:right w:w="15" w:type="dxa"/>
            </w:tcMar>
            <w:vAlign w:val="bottom"/>
          </w:tcPr>
          <w:p w14:paraId="00BD93C4" w14:textId="1F84F49E" w:rsidR="35A06DD0" w:rsidRPr="00DB25C4" w:rsidRDefault="35A06DD0" w:rsidP="00687314">
            <w:pPr>
              <w:spacing w:after="0" w:line="240" w:lineRule="auto"/>
              <w:jc w:val="center"/>
              <w:rPr>
                <w:rFonts w:cstheme="minorHAnsi"/>
              </w:rPr>
            </w:pPr>
            <w:r w:rsidRPr="00DB25C4">
              <w:rPr>
                <w:rFonts w:eastAsia="Calibri" w:cstheme="minorHAnsi"/>
                <w:b/>
                <w:bCs/>
                <w:color w:val="000000" w:themeColor="text1"/>
              </w:rPr>
              <w:t>1</w:t>
            </w:r>
          </w:p>
        </w:tc>
        <w:tc>
          <w:tcPr>
            <w:tcW w:w="1872"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15" w:type="dxa"/>
              <w:left w:w="15" w:type="dxa"/>
              <w:right w:w="15" w:type="dxa"/>
            </w:tcMar>
            <w:vAlign w:val="bottom"/>
          </w:tcPr>
          <w:p w14:paraId="3DB6AB70" w14:textId="5F008354" w:rsidR="35A06DD0" w:rsidRPr="00DB25C4" w:rsidRDefault="35A06DD0" w:rsidP="00687314">
            <w:pPr>
              <w:spacing w:after="0" w:line="240" w:lineRule="auto"/>
              <w:jc w:val="center"/>
              <w:rPr>
                <w:rFonts w:cstheme="minorHAnsi"/>
              </w:rPr>
            </w:pPr>
            <w:r w:rsidRPr="00DB25C4">
              <w:rPr>
                <w:rFonts w:eastAsia="Calibri" w:cstheme="minorHAnsi"/>
                <w:b/>
                <w:bCs/>
                <w:color w:val="000000" w:themeColor="text1"/>
              </w:rPr>
              <w:t>2</w:t>
            </w:r>
          </w:p>
        </w:tc>
        <w:tc>
          <w:tcPr>
            <w:tcW w:w="1872"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15" w:type="dxa"/>
              <w:left w:w="15" w:type="dxa"/>
              <w:right w:w="15" w:type="dxa"/>
            </w:tcMar>
            <w:vAlign w:val="bottom"/>
          </w:tcPr>
          <w:p w14:paraId="5EC07E18" w14:textId="54EDD532" w:rsidR="35A06DD0" w:rsidRPr="00DB25C4" w:rsidRDefault="35A06DD0" w:rsidP="00687314">
            <w:pPr>
              <w:spacing w:after="0" w:line="240" w:lineRule="auto"/>
              <w:jc w:val="center"/>
              <w:rPr>
                <w:rFonts w:cstheme="minorHAnsi"/>
              </w:rPr>
            </w:pPr>
            <w:r w:rsidRPr="00DB25C4">
              <w:rPr>
                <w:rFonts w:eastAsia="Calibri" w:cstheme="minorHAnsi"/>
                <w:b/>
                <w:bCs/>
                <w:color w:val="000000" w:themeColor="text1"/>
              </w:rPr>
              <w:t>3</w:t>
            </w:r>
          </w:p>
        </w:tc>
        <w:tc>
          <w:tcPr>
            <w:tcW w:w="1872"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15" w:type="dxa"/>
              <w:left w:w="15" w:type="dxa"/>
              <w:right w:w="15" w:type="dxa"/>
            </w:tcMar>
            <w:vAlign w:val="bottom"/>
          </w:tcPr>
          <w:p w14:paraId="00D6BCEE" w14:textId="52418645" w:rsidR="35A06DD0" w:rsidRPr="00DB25C4" w:rsidRDefault="35A06DD0" w:rsidP="00687314">
            <w:pPr>
              <w:spacing w:after="0" w:line="240" w:lineRule="auto"/>
              <w:jc w:val="center"/>
              <w:rPr>
                <w:rFonts w:cstheme="minorHAnsi"/>
              </w:rPr>
            </w:pPr>
            <w:r w:rsidRPr="00DB25C4">
              <w:rPr>
                <w:rFonts w:eastAsia="Calibri" w:cstheme="minorHAnsi"/>
                <w:b/>
                <w:bCs/>
                <w:color w:val="000000" w:themeColor="text1"/>
              </w:rPr>
              <w:t>4</w:t>
            </w:r>
          </w:p>
        </w:tc>
        <w:tc>
          <w:tcPr>
            <w:tcW w:w="1872"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15" w:type="dxa"/>
              <w:left w:w="15" w:type="dxa"/>
              <w:right w:w="15" w:type="dxa"/>
            </w:tcMar>
            <w:vAlign w:val="bottom"/>
          </w:tcPr>
          <w:p w14:paraId="6B1ECF31" w14:textId="0EC0CF83" w:rsidR="35A06DD0" w:rsidRPr="00DB25C4" w:rsidRDefault="35A06DD0" w:rsidP="00687314">
            <w:pPr>
              <w:spacing w:after="0" w:line="240" w:lineRule="auto"/>
              <w:jc w:val="center"/>
              <w:rPr>
                <w:rFonts w:cstheme="minorHAnsi"/>
              </w:rPr>
            </w:pPr>
            <w:r w:rsidRPr="00DB25C4">
              <w:rPr>
                <w:rFonts w:eastAsia="Calibri" w:cstheme="minorHAnsi"/>
                <w:b/>
                <w:bCs/>
                <w:color w:val="000000" w:themeColor="text1"/>
              </w:rPr>
              <w:t>5</w:t>
            </w:r>
          </w:p>
        </w:tc>
      </w:tr>
      <w:tr w:rsidR="35A06DD0" w:rsidRPr="00DB25C4" w14:paraId="3D529E1E" w14:textId="77777777" w:rsidTr="35A06DD0">
        <w:trPr>
          <w:trHeight w:val="300"/>
        </w:trPr>
        <w:tc>
          <w:tcPr>
            <w:tcW w:w="18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2B1D8C2" w14:textId="0885A7BC" w:rsidR="35A06DD0" w:rsidRPr="00DB25C4" w:rsidRDefault="35A06DD0" w:rsidP="00687314">
            <w:pPr>
              <w:spacing w:after="0" w:line="240" w:lineRule="auto"/>
              <w:jc w:val="center"/>
              <w:rPr>
                <w:rFonts w:cstheme="minorHAnsi"/>
              </w:rPr>
            </w:pPr>
            <w:r w:rsidRPr="00DB25C4">
              <w:rPr>
                <w:rFonts w:eastAsia="Calibri" w:cstheme="minorHAnsi"/>
                <w:color w:val="000000" w:themeColor="text1"/>
              </w:rPr>
              <w:t>TS-2</w:t>
            </w:r>
          </w:p>
        </w:tc>
        <w:tc>
          <w:tcPr>
            <w:tcW w:w="1872"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center"/>
          </w:tcPr>
          <w:p w14:paraId="62376FDE" w14:textId="530879CC" w:rsidR="35A06DD0" w:rsidRPr="00DB25C4" w:rsidRDefault="35A06DD0" w:rsidP="00687314">
            <w:pPr>
              <w:spacing w:after="0" w:line="240" w:lineRule="auto"/>
              <w:jc w:val="center"/>
              <w:rPr>
                <w:rFonts w:cstheme="minorHAnsi"/>
              </w:rPr>
            </w:pPr>
            <w:r w:rsidRPr="00DB25C4">
              <w:rPr>
                <w:rFonts w:eastAsia="Calibri" w:cstheme="minorHAnsi"/>
                <w:color w:val="000000" w:themeColor="text1"/>
              </w:rPr>
              <w:t>2</w:t>
            </w:r>
          </w:p>
        </w:tc>
        <w:tc>
          <w:tcPr>
            <w:tcW w:w="1872"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center"/>
          </w:tcPr>
          <w:p w14:paraId="706201A7" w14:textId="18FFBD9A" w:rsidR="35A06DD0" w:rsidRPr="00DB25C4" w:rsidRDefault="35A06DD0" w:rsidP="00687314">
            <w:pPr>
              <w:spacing w:after="0" w:line="240" w:lineRule="auto"/>
              <w:jc w:val="center"/>
              <w:rPr>
                <w:rFonts w:cstheme="minorHAnsi"/>
              </w:rPr>
            </w:pPr>
            <w:r w:rsidRPr="00DB25C4">
              <w:rPr>
                <w:rFonts w:eastAsia="Calibri" w:cstheme="minorHAnsi"/>
                <w:color w:val="000000" w:themeColor="text1"/>
              </w:rPr>
              <w:t>3.58</w:t>
            </w:r>
          </w:p>
        </w:tc>
        <w:tc>
          <w:tcPr>
            <w:tcW w:w="1872"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center"/>
          </w:tcPr>
          <w:p w14:paraId="4FB746BA" w14:textId="6FE03E19" w:rsidR="35A06DD0" w:rsidRPr="00DB25C4" w:rsidRDefault="35A06DD0" w:rsidP="00687314">
            <w:pPr>
              <w:spacing w:after="0" w:line="240" w:lineRule="auto"/>
              <w:jc w:val="center"/>
              <w:rPr>
                <w:rFonts w:cstheme="minorHAnsi"/>
              </w:rPr>
            </w:pPr>
            <w:r w:rsidRPr="00DB25C4">
              <w:rPr>
                <w:rFonts w:eastAsia="Calibri" w:cstheme="minorHAnsi"/>
                <w:color w:val="000000" w:themeColor="text1"/>
              </w:rPr>
              <w:t>3.65</w:t>
            </w:r>
          </w:p>
        </w:tc>
        <w:tc>
          <w:tcPr>
            <w:tcW w:w="1872"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center"/>
          </w:tcPr>
          <w:p w14:paraId="7CEBA30F" w14:textId="1148B008" w:rsidR="35A06DD0" w:rsidRPr="00DB25C4" w:rsidRDefault="35A06DD0" w:rsidP="00687314">
            <w:pPr>
              <w:spacing w:after="0" w:line="240" w:lineRule="auto"/>
              <w:jc w:val="center"/>
              <w:rPr>
                <w:rFonts w:cstheme="minorHAnsi"/>
              </w:rPr>
            </w:pPr>
            <w:r w:rsidRPr="00DB25C4">
              <w:rPr>
                <w:rFonts w:eastAsia="Calibri" w:cstheme="minorHAnsi"/>
                <w:color w:val="000000" w:themeColor="text1"/>
              </w:rPr>
              <w:t>3.71</w:t>
            </w:r>
          </w:p>
        </w:tc>
      </w:tr>
      <w:tr w:rsidR="35A06DD0" w:rsidRPr="00DB25C4" w14:paraId="6B9B57C5" w14:textId="77777777" w:rsidTr="35A06DD0">
        <w:trPr>
          <w:trHeight w:val="300"/>
        </w:trPr>
        <w:tc>
          <w:tcPr>
            <w:tcW w:w="18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F79325B" w14:textId="3CCD4274" w:rsidR="35A06DD0" w:rsidRPr="00DB25C4" w:rsidRDefault="35A06DD0" w:rsidP="00687314">
            <w:pPr>
              <w:spacing w:after="0" w:line="240" w:lineRule="auto"/>
              <w:jc w:val="center"/>
              <w:rPr>
                <w:rFonts w:cstheme="minorHAnsi"/>
              </w:rPr>
            </w:pPr>
            <w:r w:rsidRPr="00DB25C4">
              <w:rPr>
                <w:rFonts w:eastAsia="Calibri" w:cstheme="minorHAnsi"/>
                <w:color w:val="000000" w:themeColor="text1"/>
              </w:rPr>
              <w:t>TS-1</w:t>
            </w:r>
          </w:p>
        </w:tc>
        <w:tc>
          <w:tcPr>
            <w:tcW w:w="1872"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center"/>
          </w:tcPr>
          <w:p w14:paraId="091B67C0" w14:textId="20F98544" w:rsidR="35A06DD0" w:rsidRPr="00DB25C4" w:rsidRDefault="35A06DD0" w:rsidP="00687314">
            <w:pPr>
              <w:spacing w:after="0" w:line="240" w:lineRule="auto"/>
              <w:jc w:val="center"/>
              <w:rPr>
                <w:rFonts w:cstheme="minorHAnsi"/>
              </w:rPr>
            </w:pPr>
            <w:r w:rsidRPr="00DB25C4">
              <w:rPr>
                <w:rFonts w:eastAsia="Calibri" w:cstheme="minorHAnsi"/>
                <w:color w:val="000000" w:themeColor="text1"/>
              </w:rPr>
              <w:t>6</w:t>
            </w:r>
          </w:p>
        </w:tc>
        <w:tc>
          <w:tcPr>
            <w:tcW w:w="1872"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center"/>
          </w:tcPr>
          <w:p w14:paraId="39454F9A" w14:textId="70A8BC62" w:rsidR="35A06DD0" w:rsidRPr="00DB25C4" w:rsidRDefault="35A06DD0" w:rsidP="00687314">
            <w:pPr>
              <w:spacing w:after="0" w:line="240" w:lineRule="auto"/>
              <w:jc w:val="center"/>
              <w:rPr>
                <w:rFonts w:cstheme="minorHAnsi"/>
              </w:rPr>
            </w:pPr>
            <w:r w:rsidRPr="00DB25C4">
              <w:rPr>
                <w:rFonts w:eastAsia="Calibri" w:cstheme="minorHAnsi"/>
                <w:color w:val="000000" w:themeColor="text1"/>
              </w:rPr>
              <w:t>3.13</w:t>
            </w:r>
          </w:p>
        </w:tc>
        <w:tc>
          <w:tcPr>
            <w:tcW w:w="1872"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center"/>
          </w:tcPr>
          <w:p w14:paraId="645EFAF6" w14:textId="796BA705" w:rsidR="35A06DD0" w:rsidRPr="00DB25C4" w:rsidRDefault="35A06DD0" w:rsidP="00687314">
            <w:pPr>
              <w:spacing w:after="0" w:line="240" w:lineRule="auto"/>
              <w:jc w:val="center"/>
              <w:rPr>
                <w:rFonts w:cstheme="minorHAnsi"/>
              </w:rPr>
            </w:pPr>
            <w:r w:rsidRPr="00DB25C4">
              <w:rPr>
                <w:rFonts w:eastAsia="Calibri" w:cstheme="minorHAnsi"/>
                <w:color w:val="000000" w:themeColor="text1"/>
              </w:rPr>
              <w:t>3.50</w:t>
            </w:r>
          </w:p>
        </w:tc>
        <w:tc>
          <w:tcPr>
            <w:tcW w:w="1872"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center"/>
          </w:tcPr>
          <w:p w14:paraId="0F3DEFF4" w14:textId="01B683E1" w:rsidR="35A06DD0" w:rsidRPr="00DB25C4" w:rsidRDefault="35A06DD0" w:rsidP="00687314">
            <w:pPr>
              <w:spacing w:after="0" w:line="240" w:lineRule="auto"/>
              <w:jc w:val="center"/>
              <w:rPr>
                <w:rFonts w:cstheme="minorHAnsi"/>
              </w:rPr>
            </w:pPr>
            <w:r w:rsidRPr="00DB25C4">
              <w:rPr>
                <w:rFonts w:eastAsia="Calibri" w:cstheme="minorHAnsi"/>
                <w:color w:val="000000" w:themeColor="text1"/>
              </w:rPr>
              <w:t>3.89</w:t>
            </w:r>
          </w:p>
        </w:tc>
      </w:tr>
      <w:tr w:rsidR="35A06DD0" w:rsidRPr="00DB25C4" w14:paraId="6A617179" w14:textId="77777777" w:rsidTr="35A06DD0">
        <w:trPr>
          <w:trHeight w:val="300"/>
        </w:trPr>
        <w:tc>
          <w:tcPr>
            <w:tcW w:w="18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F923238" w14:textId="53992E96" w:rsidR="35A06DD0" w:rsidRPr="00DB25C4" w:rsidRDefault="35A06DD0" w:rsidP="00687314">
            <w:pPr>
              <w:spacing w:after="0" w:line="240" w:lineRule="auto"/>
              <w:jc w:val="center"/>
              <w:rPr>
                <w:rFonts w:cstheme="minorHAnsi"/>
              </w:rPr>
            </w:pPr>
            <w:r w:rsidRPr="00DB25C4">
              <w:rPr>
                <w:rFonts w:eastAsia="Calibri" w:cstheme="minorHAnsi"/>
                <w:color w:val="000000" w:themeColor="text1"/>
              </w:rPr>
              <w:t>TS</w:t>
            </w:r>
          </w:p>
        </w:tc>
        <w:tc>
          <w:tcPr>
            <w:tcW w:w="1872"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center"/>
          </w:tcPr>
          <w:p w14:paraId="65D7A8F8" w14:textId="5127794C" w:rsidR="35A06DD0" w:rsidRPr="00DB25C4" w:rsidRDefault="35A06DD0" w:rsidP="00687314">
            <w:pPr>
              <w:spacing w:after="0" w:line="240" w:lineRule="auto"/>
              <w:jc w:val="center"/>
              <w:rPr>
                <w:rFonts w:cstheme="minorHAnsi"/>
              </w:rPr>
            </w:pPr>
            <w:r w:rsidRPr="00DB25C4">
              <w:rPr>
                <w:rFonts w:eastAsia="Calibri" w:cstheme="minorHAnsi"/>
                <w:color w:val="000000" w:themeColor="text1"/>
              </w:rPr>
              <w:t>12</w:t>
            </w:r>
          </w:p>
        </w:tc>
        <w:tc>
          <w:tcPr>
            <w:tcW w:w="1872"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center"/>
          </w:tcPr>
          <w:p w14:paraId="08064FFA" w14:textId="03E5F624" w:rsidR="35A06DD0" w:rsidRPr="00DB25C4" w:rsidRDefault="35A06DD0" w:rsidP="00687314">
            <w:pPr>
              <w:spacing w:after="0" w:line="240" w:lineRule="auto"/>
              <w:jc w:val="center"/>
              <w:rPr>
                <w:rFonts w:cstheme="minorHAnsi"/>
              </w:rPr>
            </w:pPr>
            <w:r w:rsidRPr="00DB25C4">
              <w:rPr>
                <w:rFonts w:eastAsia="Calibri" w:cstheme="minorHAnsi"/>
                <w:color w:val="000000" w:themeColor="text1"/>
              </w:rPr>
              <w:t>3.23</w:t>
            </w:r>
          </w:p>
        </w:tc>
        <w:tc>
          <w:tcPr>
            <w:tcW w:w="1872"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center"/>
          </w:tcPr>
          <w:p w14:paraId="1BA75C61" w14:textId="3054A868" w:rsidR="35A06DD0" w:rsidRPr="00DB25C4" w:rsidRDefault="35A06DD0" w:rsidP="00687314">
            <w:pPr>
              <w:spacing w:after="0" w:line="240" w:lineRule="auto"/>
              <w:jc w:val="center"/>
              <w:rPr>
                <w:rFonts w:cstheme="minorHAnsi"/>
              </w:rPr>
            </w:pPr>
            <w:r w:rsidRPr="00DB25C4">
              <w:rPr>
                <w:rFonts w:eastAsia="Calibri" w:cstheme="minorHAnsi"/>
                <w:color w:val="000000" w:themeColor="text1"/>
              </w:rPr>
              <w:t>3.60</w:t>
            </w:r>
          </w:p>
        </w:tc>
        <w:tc>
          <w:tcPr>
            <w:tcW w:w="1872"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center"/>
          </w:tcPr>
          <w:p w14:paraId="307479BD" w14:textId="1B809509" w:rsidR="35A06DD0" w:rsidRPr="00DB25C4" w:rsidRDefault="35A06DD0" w:rsidP="00687314">
            <w:pPr>
              <w:spacing w:after="0" w:line="240" w:lineRule="auto"/>
              <w:jc w:val="center"/>
              <w:rPr>
                <w:rFonts w:cstheme="minorHAnsi"/>
              </w:rPr>
            </w:pPr>
            <w:r w:rsidRPr="00DB25C4">
              <w:rPr>
                <w:rFonts w:eastAsia="Calibri" w:cstheme="minorHAnsi"/>
                <w:color w:val="000000" w:themeColor="text1"/>
              </w:rPr>
              <w:t>3.93</w:t>
            </w:r>
          </w:p>
        </w:tc>
      </w:tr>
    </w:tbl>
    <w:p w14:paraId="54F35C81" w14:textId="42B1EFEA" w:rsidR="00CB3869" w:rsidRPr="00DB25C4" w:rsidRDefault="00CB3869" w:rsidP="00687314">
      <w:pPr>
        <w:autoSpaceDE w:val="0"/>
        <w:autoSpaceDN w:val="0"/>
        <w:adjustRightInd w:val="0"/>
        <w:spacing w:after="0" w:line="240" w:lineRule="auto"/>
        <w:rPr>
          <w:rFonts w:cstheme="minorHAnsi"/>
          <w:color w:val="000000"/>
        </w:rPr>
      </w:pPr>
    </w:p>
    <w:p w14:paraId="0A15D731" w14:textId="2364610C" w:rsidR="009113E5" w:rsidRPr="00DB25C4" w:rsidRDefault="0CC14828" w:rsidP="00687314">
      <w:pPr>
        <w:autoSpaceDE w:val="0"/>
        <w:autoSpaceDN w:val="0"/>
        <w:adjustRightInd w:val="0"/>
        <w:spacing w:after="0" w:line="240" w:lineRule="auto"/>
        <w:rPr>
          <w:rFonts w:cstheme="minorHAnsi"/>
          <w:color w:val="000000" w:themeColor="text1"/>
          <w:highlight w:val="yellow"/>
        </w:rPr>
      </w:pPr>
      <w:proofErr w:type="spellStart"/>
      <w:r w:rsidRPr="00DB25C4">
        <w:rPr>
          <w:rFonts w:cstheme="minorHAnsi"/>
          <w:color w:val="000000" w:themeColor="text1"/>
          <w:highlight w:val="yellow"/>
        </w:rPr>
        <w:t>Ini</w:t>
      </w:r>
      <w:proofErr w:type="spellEnd"/>
      <w:r w:rsidRPr="00DB25C4">
        <w:rPr>
          <w:rFonts w:cstheme="minorHAnsi"/>
          <w:color w:val="000000" w:themeColor="text1"/>
          <w:highlight w:val="yellow"/>
        </w:rPr>
        <w:t xml:space="preserve"> data </w:t>
      </w:r>
      <w:proofErr w:type="spellStart"/>
      <w:r w:rsidRPr="00DB25C4">
        <w:rPr>
          <w:rFonts w:cstheme="minorHAnsi"/>
          <w:color w:val="000000" w:themeColor="text1"/>
          <w:highlight w:val="yellow"/>
        </w:rPr>
        <w:t>Jumlah</w:t>
      </w:r>
      <w:proofErr w:type="spellEnd"/>
      <w:r w:rsidRPr="00DB25C4">
        <w:rPr>
          <w:rFonts w:cstheme="minorHAnsi"/>
          <w:color w:val="000000" w:themeColor="text1"/>
          <w:highlight w:val="yellow"/>
        </w:rPr>
        <w:t xml:space="preserve"> </w:t>
      </w:r>
      <w:proofErr w:type="spellStart"/>
      <w:r w:rsidRPr="00DB25C4">
        <w:rPr>
          <w:rFonts w:cstheme="minorHAnsi"/>
          <w:color w:val="000000" w:themeColor="text1"/>
          <w:highlight w:val="yellow"/>
        </w:rPr>
        <w:t>Mahasiswa</w:t>
      </w:r>
      <w:proofErr w:type="spellEnd"/>
      <w:r w:rsidRPr="00DB25C4">
        <w:rPr>
          <w:rFonts w:cstheme="minorHAnsi"/>
          <w:color w:val="000000" w:themeColor="text1"/>
          <w:highlight w:val="yellow"/>
        </w:rPr>
        <w:t xml:space="preserve">, rata-rata IPK dan rata-rata masa </w:t>
      </w:r>
      <w:proofErr w:type="spellStart"/>
      <w:r w:rsidRPr="00DB25C4">
        <w:rPr>
          <w:rFonts w:cstheme="minorHAnsi"/>
          <w:color w:val="000000" w:themeColor="text1"/>
          <w:highlight w:val="yellow"/>
        </w:rPr>
        <w:t>studi</w:t>
      </w:r>
      <w:proofErr w:type="spellEnd"/>
      <w:r w:rsidRPr="00DB25C4">
        <w:rPr>
          <w:rFonts w:cstheme="minorHAnsi"/>
          <w:color w:val="000000" w:themeColor="text1"/>
          <w:highlight w:val="yellow"/>
        </w:rPr>
        <w:t xml:space="preserve"> </w:t>
      </w:r>
      <w:proofErr w:type="spellStart"/>
      <w:r w:rsidRPr="00DB25C4">
        <w:rPr>
          <w:rFonts w:cstheme="minorHAnsi"/>
          <w:color w:val="000000" w:themeColor="text1"/>
          <w:highlight w:val="yellow"/>
        </w:rPr>
        <w:t>mahasiswa</w:t>
      </w:r>
      <w:proofErr w:type="spellEnd"/>
      <w:r w:rsidRPr="00DB25C4">
        <w:rPr>
          <w:rFonts w:cstheme="minorHAnsi"/>
          <w:color w:val="000000" w:themeColor="text1"/>
          <w:highlight w:val="yellow"/>
        </w:rPr>
        <w:t xml:space="preserve"> </w:t>
      </w:r>
      <w:proofErr w:type="spellStart"/>
      <w:r w:rsidRPr="00DB25C4">
        <w:rPr>
          <w:rFonts w:cstheme="minorHAnsi"/>
          <w:color w:val="000000" w:themeColor="text1"/>
          <w:highlight w:val="yellow"/>
        </w:rPr>
        <w:t>Sasing</w:t>
      </w:r>
      <w:proofErr w:type="spellEnd"/>
      <w:r w:rsidRPr="00DB25C4">
        <w:rPr>
          <w:rFonts w:cstheme="minorHAnsi"/>
          <w:color w:val="000000" w:themeColor="text1"/>
          <w:highlight w:val="yellow"/>
        </w:rPr>
        <w:t>?</w:t>
      </w:r>
    </w:p>
    <w:p w14:paraId="47D3BF64" w14:textId="34C686F0" w:rsidR="009113E5" w:rsidRPr="00DB25C4" w:rsidRDefault="009113E5" w:rsidP="00687314">
      <w:pPr>
        <w:autoSpaceDE w:val="0"/>
        <w:autoSpaceDN w:val="0"/>
        <w:adjustRightInd w:val="0"/>
        <w:spacing w:after="0" w:line="240" w:lineRule="auto"/>
        <w:rPr>
          <w:rFonts w:cstheme="minorHAnsi"/>
          <w:color w:val="000000"/>
        </w:rPr>
      </w:pPr>
    </w:p>
    <w:p w14:paraId="78DB8A6C" w14:textId="6EE4FF7A" w:rsidR="009113E5" w:rsidRPr="00DB25C4" w:rsidRDefault="009113E5" w:rsidP="00687314">
      <w:pPr>
        <w:autoSpaceDE w:val="0"/>
        <w:autoSpaceDN w:val="0"/>
        <w:adjustRightInd w:val="0"/>
        <w:spacing w:after="0" w:line="240" w:lineRule="auto"/>
        <w:rPr>
          <w:rFonts w:cstheme="minorHAnsi"/>
          <w:color w:val="000000"/>
        </w:rPr>
      </w:pPr>
    </w:p>
    <w:p w14:paraId="195A5842" w14:textId="77777777" w:rsidR="009113E5" w:rsidRPr="00DB25C4" w:rsidRDefault="009113E5" w:rsidP="00687314">
      <w:pPr>
        <w:autoSpaceDE w:val="0"/>
        <w:autoSpaceDN w:val="0"/>
        <w:adjustRightInd w:val="0"/>
        <w:spacing w:after="0" w:line="240" w:lineRule="auto"/>
        <w:rPr>
          <w:rFonts w:cstheme="minorHAnsi"/>
          <w:color w:val="000000"/>
        </w:rPr>
      </w:pPr>
    </w:p>
    <w:p w14:paraId="1730B096" w14:textId="77777777" w:rsidR="006F289C" w:rsidRPr="00DB25C4" w:rsidRDefault="006F289C" w:rsidP="00687314">
      <w:pPr>
        <w:autoSpaceDE w:val="0"/>
        <w:autoSpaceDN w:val="0"/>
        <w:adjustRightInd w:val="0"/>
        <w:spacing w:after="0" w:line="240" w:lineRule="auto"/>
        <w:rPr>
          <w:rFonts w:cstheme="minorHAnsi"/>
          <w:b/>
          <w:bCs/>
          <w:color w:val="000000"/>
        </w:rPr>
      </w:pPr>
      <w:r w:rsidRPr="00DB25C4">
        <w:rPr>
          <w:rFonts w:cstheme="minorHAnsi"/>
          <w:b/>
          <w:bCs/>
          <w:color w:val="000000"/>
        </w:rPr>
        <w:t xml:space="preserve">5. </w:t>
      </w:r>
      <w:proofErr w:type="spellStart"/>
      <w:r w:rsidRPr="00DB25C4">
        <w:rPr>
          <w:rFonts w:cstheme="minorHAnsi"/>
          <w:b/>
          <w:bCs/>
          <w:color w:val="000000"/>
        </w:rPr>
        <w:t>Keuangan</w:t>
      </w:r>
      <w:proofErr w:type="spellEnd"/>
    </w:p>
    <w:p w14:paraId="41F3174D" w14:textId="77777777" w:rsidR="006F289C" w:rsidRPr="00DB25C4" w:rsidRDefault="00AC4389" w:rsidP="00687314">
      <w:pPr>
        <w:autoSpaceDE w:val="0"/>
        <w:autoSpaceDN w:val="0"/>
        <w:adjustRightInd w:val="0"/>
        <w:spacing w:after="0" w:line="240" w:lineRule="auto"/>
        <w:rPr>
          <w:rFonts w:cstheme="minorHAnsi"/>
          <w:color w:val="000000"/>
        </w:rPr>
      </w:pPr>
      <w:commentRangeStart w:id="8"/>
      <w:commentRangeStart w:id="9"/>
      <w:r w:rsidRPr="00DB25C4">
        <w:rPr>
          <w:rFonts w:cstheme="minorHAnsi"/>
          <w:color w:val="000000" w:themeColor="text1"/>
        </w:rPr>
        <w:lastRenderedPageBreak/>
        <w:t xml:space="preserve">FBS Universitas Ma Chung </w:t>
      </w:r>
      <w:proofErr w:type="spellStart"/>
      <w:r w:rsidR="006F289C" w:rsidRPr="00DB25C4">
        <w:rPr>
          <w:rFonts w:cstheme="minorHAnsi"/>
          <w:color w:val="000000" w:themeColor="text1"/>
        </w:rPr>
        <w:t>telah</w:t>
      </w:r>
      <w:proofErr w:type="spellEnd"/>
      <w:r w:rsidR="006F289C" w:rsidRPr="00DB25C4">
        <w:rPr>
          <w:rFonts w:cstheme="minorHAnsi"/>
          <w:color w:val="000000" w:themeColor="text1"/>
        </w:rPr>
        <w:t xml:space="preserve"> </w:t>
      </w:r>
      <w:proofErr w:type="spellStart"/>
      <w:r w:rsidR="006F289C" w:rsidRPr="00DB25C4">
        <w:rPr>
          <w:rFonts w:cstheme="minorHAnsi"/>
          <w:color w:val="000000" w:themeColor="text1"/>
        </w:rPr>
        <w:t>memiliki</w:t>
      </w:r>
      <w:proofErr w:type="spellEnd"/>
      <w:r w:rsidR="006F289C" w:rsidRPr="00DB25C4">
        <w:rPr>
          <w:rFonts w:cstheme="minorHAnsi"/>
          <w:color w:val="000000" w:themeColor="text1"/>
        </w:rPr>
        <w:t xml:space="preserve"> </w:t>
      </w:r>
      <w:r w:rsidR="006F289C" w:rsidRPr="00DB25C4">
        <w:rPr>
          <w:rFonts w:cstheme="minorHAnsi"/>
          <w:b/>
          <w:bCs/>
          <w:color w:val="000000" w:themeColor="text1"/>
        </w:rPr>
        <w:t xml:space="preserve">dana </w:t>
      </w:r>
      <w:proofErr w:type="spellStart"/>
      <w:r w:rsidR="006F289C" w:rsidRPr="00DB25C4">
        <w:rPr>
          <w:rFonts w:cstheme="minorHAnsi"/>
          <w:b/>
          <w:bCs/>
          <w:color w:val="000000" w:themeColor="text1"/>
        </w:rPr>
        <w:t>pendidikan</w:t>
      </w:r>
      <w:proofErr w:type="spellEnd"/>
      <w:r w:rsidR="006F289C" w:rsidRPr="00DB25C4">
        <w:rPr>
          <w:rFonts w:cstheme="minorHAnsi"/>
          <w:b/>
          <w:bCs/>
          <w:color w:val="000000" w:themeColor="text1"/>
        </w:rPr>
        <w:t xml:space="preserve">, </w:t>
      </w:r>
      <w:proofErr w:type="spellStart"/>
      <w:r w:rsidR="006F289C" w:rsidRPr="00DB25C4">
        <w:rPr>
          <w:rFonts w:cstheme="minorHAnsi"/>
          <w:b/>
          <w:bCs/>
          <w:color w:val="000000" w:themeColor="text1"/>
        </w:rPr>
        <w:t>penelitian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pengabdian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kepada</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masyarakat</w:t>
      </w:r>
      <w:proofErr w:type="spellEnd"/>
      <w:r w:rsidRPr="00DB25C4">
        <w:rPr>
          <w:rFonts w:cstheme="minorHAnsi"/>
          <w:b/>
          <w:bCs/>
          <w:color w:val="000000" w:themeColor="text1"/>
        </w:rPr>
        <w:t xml:space="preserve">, </w:t>
      </w:r>
      <w:proofErr w:type="spellStart"/>
      <w:r w:rsidR="006F289C" w:rsidRPr="00DB25C4">
        <w:rPr>
          <w:rFonts w:cstheme="minorHAnsi"/>
          <w:b/>
          <w:bCs/>
          <w:color w:val="000000" w:themeColor="text1"/>
        </w:rPr>
        <w:t>publikasi</w:t>
      </w:r>
      <w:proofErr w:type="spellEnd"/>
      <w:r w:rsidR="006F289C" w:rsidRPr="00DB25C4">
        <w:rPr>
          <w:rFonts w:cstheme="minorHAnsi"/>
          <w:b/>
          <w:bCs/>
          <w:color w:val="000000" w:themeColor="text1"/>
        </w:rPr>
        <w:t xml:space="preserve"> dan </w:t>
      </w:r>
      <w:proofErr w:type="spellStart"/>
      <w:r w:rsidR="006F289C" w:rsidRPr="00DB25C4">
        <w:rPr>
          <w:rFonts w:cstheme="minorHAnsi"/>
          <w:b/>
          <w:bCs/>
          <w:color w:val="000000" w:themeColor="text1"/>
        </w:rPr>
        <w:t>investasi</w:t>
      </w:r>
      <w:proofErr w:type="spellEnd"/>
      <w:r w:rsidR="006F289C" w:rsidRPr="00DB25C4">
        <w:rPr>
          <w:rFonts w:cstheme="minorHAnsi"/>
          <w:b/>
          <w:bCs/>
          <w:color w:val="000000" w:themeColor="text1"/>
        </w:rPr>
        <w:t xml:space="preserve"> yang</w:t>
      </w:r>
      <w:r w:rsidR="006F289C" w:rsidRPr="00DB25C4">
        <w:rPr>
          <w:rFonts w:cstheme="minorHAnsi"/>
          <w:color w:val="000000" w:themeColor="text1"/>
        </w:rPr>
        <w:t xml:space="preserve"> </w:t>
      </w:r>
      <w:proofErr w:type="spellStart"/>
      <w:r w:rsidR="006F289C" w:rsidRPr="00DB25C4">
        <w:rPr>
          <w:rFonts w:cstheme="minorHAnsi"/>
          <w:b/>
          <w:bCs/>
          <w:color w:val="000000" w:themeColor="text1"/>
        </w:rPr>
        <w:t>memadai</w:t>
      </w:r>
      <w:proofErr w:type="spellEnd"/>
      <w:r w:rsidR="006F289C" w:rsidRPr="00DB25C4">
        <w:rPr>
          <w:rFonts w:cstheme="minorHAnsi"/>
          <w:b/>
          <w:bCs/>
          <w:color w:val="000000" w:themeColor="text1"/>
        </w:rPr>
        <w:t xml:space="preserve"> </w:t>
      </w:r>
      <w:r w:rsidR="006F289C" w:rsidRPr="00DB25C4">
        <w:rPr>
          <w:rFonts w:cstheme="minorHAnsi"/>
          <w:color w:val="000000" w:themeColor="text1"/>
        </w:rPr>
        <w:t>(</w:t>
      </w:r>
      <w:proofErr w:type="spellStart"/>
      <w:r w:rsidR="006F289C" w:rsidRPr="00DB25C4">
        <w:rPr>
          <w:rFonts w:cstheme="minorHAnsi"/>
          <w:color w:val="000000" w:themeColor="text1"/>
        </w:rPr>
        <w:t>sesuai</w:t>
      </w:r>
      <w:proofErr w:type="spellEnd"/>
      <w:r w:rsidR="006F289C" w:rsidRPr="00DB25C4">
        <w:rPr>
          <w:rFonts w:cstheme="minorHAnsi"/>
          <w:color w:val="000000" w:themeColor="text1"/>
        </w:rPr>
        <w:t xml:space="preserve"> </w:t>
      </w:r>
      <w:proofErr w:type="spellStart"/>
      <w:r w:rsidR="006F289C" w:rsidRPr="00DB25C4">
        <w:rPr>
          <w:rFonts w:cstheme="minorHAnsi"/>
          <w:color w:val="000000" w:themeColor="text1"/>
        </w:rPr>
        <w:t>Tabel</w:t>
      </w:r>
      <w:proofErr w:type="spellEnd"/>
      <w:r w:rsidR="006F289C" w:rsidRPr="00DB25C4">
        <w:rPr>
          <w:rFonts w:cstheme="minorHAnsi"/>
          <w:color w:val="000000" w:themeColor="text1"/>
        </w:rPr>
        <w:t xml:space="preserve"> A5).</w:t>
      </w:r>
      <w:r w:rsidRPr="00DB25C4">
        <w:rPr>
          <w:rFonts w:cstheme="minorHAnsi"/>
          <w:color w:val="000000" w:themeColor="text1"/>
        </w:rPr>
        <w:t xml:space="preserve"> </w:t>
      </w:r>
      <w:commentRangeEnd w:id="8"/>
      <w:r w:rsidRPr="00DB25C4">
        <w:rPr>
          <w:rStyle w:val="CommentReference"/>
          <w:rFonts w:cstheme="minorHAnsi"/>
          <w:sz w:val="22"/>
          <w:szCs w:val="22"/>
        </w:rPr>
        <w:commentReference w:id="8"/>
      </w:r>
      <w:commentRangeEnd w:id="9"/>
      <w:r w:rsidRPr="00DB25C4">
        <w:rPr>
          <w:rStyle w:val="CommentReference"/>
          <w:rFonts w:cstheme="minorHAnsi"/>
          <w:sz w:val="22"/>
          <w:szCs w:val="22"/>
        </w:rPr>
        <w:commentReference w:id="9"/>
      </w:r>
    </w:p>
    <w:p w14:paraId="25D1B047" w14:textId="77777777" w:rsidR="006F289C" w:rsidRPr="00DB25C4" w:rsidRDefault="006F289C" w:rsidP="00687314">
      <w:pPr>
        <w:autoSpaceDE w:val="0"/>
        <w:autoSpaceDN w:val="0"/>
        <w:adjustRightInd w:val="0"/>
        <w:spacing w:after="0" w:line="240" w:lineRule="auto"/>
        <w:rPr>
          <w:rFonts w:cstheme="minorHAnsi"/>
          <w:color w:val="000000"/>
        </w:rPr>
      </w:pPr>
    </w:p>
    <w:p w14:paraId="2008AC47" w14:textId="5EC4FD98" w:rsidR="006F289C" w:rsidRPr="00DB25C4" w:rsidRDefault="006F289C" w:rsidP="00687314">
      <w:pPr>
        <w:spacing w:after="0" w:line="240" w:lineRule="auto"/>
        <w:rPr>
          <w:rFonts w:cstheme="minorHAnsi"/>
          <w:color w:val="000000" w:themeColor="text1"/>
        </w:rPr>
      </w:pPr>
      <w:proofErr w:type="spellStart"/>
      <w:r w:rsidRPr="00DB25C4">
        <w:rPr>
          <w:rFonts w:cstheme="minorHAnsi"/>
          <w:color w:val="000000" w:themeColor="text1"/>
        </w:rPr>
        <w:t>Tabel</w:t>
      </w:r>
      <w:proofErr w:type="spellEnd"/>
      <w:r w:rsidRPr="00DB25C4">
        <w:rPr>
          <w:rFonts w:cstheme="minorHAnsi"/>
          <w:color w:val="000000" w:themeColor="text1"/>
        </w:rPr>
        <w:t xml:space="preserve"> A5. </w:t>
      </w:r>
      <w:proofErr w:type="spellStart"/>
      <w:r w:rsidRPr="00DB25C4">
        <w:rPr>
          <w:rFonts w:cstheme="minorHAnsi"/>
          <w:color w:val="000000" w:themeColor="text1"/>
        </w:rPr>
        <w:t>Pendanaan</w:t>
      </w:r>
      <w:proofErr w:type="spellEnd"/>
      <w:r w:rsidRPr="00DB25C4">
        <w:rPr>
          <w:rFonts w:cstheme="minorHAnsi"/>
          <w:color w:val="000000" w:themeColor="text1"/>
        </w:rPr>
        <w:t xml:space="preserve"> </w:t>
      </w:r>
      <w:r w:rsidR="002A0370" w:rsidRPr="00DB25C4">
        <w:rPr>
          <w:rFonts w:cstheme="minorHAnsi"/>
          <w:color w:val="000000" w:themeColor="text1"/>
        </w:rPr>
        <w:t>FBS</w:t>
      </w:r>
    </w:p>
    <w:p w14:paraId="1E60CE75" w14:textId="022CA4B3" w:rsidR="1BA0FA3B" w:rsidRPr="00DB25C4" w:rsidRDefault="1BA0FA3B" w:rsidP="00687314">
      <w:pPr>
        <w:spacing w:after="0" w:line="240" w:lineRule="auto"/>
        <w:rPr>
          <w:rFonts w:cstheme="minorHAnsi"/>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4618"/>
        <w:gridCol w:w="3117"/>
      </w:tblGrid>
      <w:tr w:rsidR="006F289C" w:rsidRPr="00DB25C4" w14:paraId="7AD211C1" w14:textId="77777777" w:rsidTr="0036255B">
        <w:tc>
          <w:tcPr>
            <w:tcW w:w="1615" w:type="dxa"/>
          </w:tcPr>
          <w:p w14:paraId="3D36AF66" w14:textId="77777777" w:rsidR="006F289C" w:rsidRPr="00DB25C4" w:rsidRDefault="006F289C" w:rsidP="00687314">
            <w:pPr>
              <w:autoSpaceDE w:val="0"/>
              <w:autoSpaceDN w:val="0"/>
              <w:adjustRightInd w:val="0"/>
              <w:spacing w:after="0" w:line="240" w:lineRule="auto"/>
              <w:rPr>
                <w:rFonts w:cstheme="minorHAnsi"/>
                <w:bCs/>
                <w:color w:val="000000"/>
              </w:rPr>
            </w:pPr>
            <w:proofErr w:type="spellStart"/>
            <w:r w:rsidRPr="00DB25C4">
              <w:rPr>
                <w:rFonts w:cstheme="minorHAnsi"/>
                <w:bCs/>
                <w:color w:val="000000"/>
              </w:rPr>
              <w:t>Jumlah</w:t>
            </w:r>
            <w:proofErr w:type="spellEnd"/>
            <w:r w:rsidRPr="00DB25C4">
              <w:rPr>
                <w:rFonts w:cstheme="minorHAnsi"/>
                <w:bCs/>
                <w:color w:val="000000"/>
              </w:rPr>
              <w:t xml:space="preserve"> </w:t>
            </w:r>
            <w:proofErr w:type="spellStart"/>
            <w:r w:rsidRPr="00DB25C4">
              <w:rPr>
                <w:rFonts w:cstheme="minorHAnsi"/>
                <w:bCs/>
                <w:color w:val="000000"/>
              </w:rPr>
              <w:t>Dosen</w:t>
            </w:r>
            <w:proofErr w:type="spellEnd"/>
            <w:r w:rsidRPr="00DB25C4">
              <w:rPr>
                <w:rFonts w:cstheme="minorHAnsi"/>
                <w:bCs/>
                <w:color w:val="000000"/>
              </w:rPr>
              <w:t xml:space="preserve"> </w:t>
            </w:r>
          </w:p>
        </w:tc>
        <w:tc>
          <w:tcPr>
            <w:tcW w:w="4618" w:type="dxa"/>
          </w:tcPr>
          <w:p w14:paraId="75F3AE66" w14:textId="77777777" w:rsidR="006F289C" w:rsidRPr="00DB25C4" w:rsidRDefault="006F289C" w:rsidP="00687314">
            <w:pPr>
              <w:autoSpaceDE w:val="0"/>
              <w:autoSpaceDN w:val="0"/>
              <w:adjustRightInd w:val="0"/>
              <w:spacing w:after="0" w:line="240" w:lineRule="auto"/>
              <w:rPr>
                <w:rFonts w:cstheme="minorHAnsi"/>
                <w:bCs/>
                <w:color w:val="000000"/>
              </w:rPr>
            </w:pPr>
            <w:proofErr w:type="spellStart"/>
            <w:r w:rsidRPr="00DB25C4">
              <w:rPr>
                <w:rFonts w:cstheme="minorHAnsi"/>
                <w:bCs/>
                <w:color w:val="000000"/>
              </w:rPr>
              <w:t>Jenis</w:t>
            </w:r>
            <w:proofErr w:type="spellEnd"/>
            <w:r w:rsidRPr="00DB25C4">
              <w:rPr>
                <w:rFonts w:cstheme="minorHAnsi"/>
                <w:bCs/>
                <w:color w:val="000000"/>
              </w:rPr>
              <w:t xml:space="preserve"> Dana </w:t>
            </w:r>
          </w:p>
        </w:tc>
        <w:tc>
          <w:tcPr>
            <w:tcW w:w="3117" w:type="dxa"/>
          </w:tcPr>
          <w:p w14:paraId="207670CC" w14:textId="77777777" w:rsidR="006F289C" w:rsidRPr="00DB25C4" w:rsidRDefault="006F289C" w:rsidP="00687314">
            <w:pPr>
              <w:autoSpaceDE w:val="0"/>
              <w:autoSpaceDN w:val="0"/>
              <w:adjustRightInd w:val="0"/>
              <w:spacing w:after="0" w:line="240" w:lineRule="auto"/>
              <w:rPr>
                <w:rFonts w:cstheme="minorHAnsi"/>
                <w:bCs/>
                <w:color w:val="000000"/>
              </w:rPr>
            </w:pPr>
            <w:proofErr w:type="spellStart"/>
            <w:r w:rsidRPr="00DB25C4">
              <w:rPr>
                <w:rFonts w:cstheme="minorHAnsi"/>
                <w:bCs/>
                <w:color w:val="000000"/>
              </w:rPr>
              <w:t>Jumlah</w:t>
            </w:r>
            <w:proofErr w:type="spellEnd"/>
            <w:r w:rsidRPr="00DB25C4">
              <w:rPr>
                <w:rFonts w:cstheme="minorHAnsi"/>
                <w:bCs/>
                <w:color w:val="000000"/>
              </w:rPr>
              <w:t xml:space="preserve"> Dana (</w:t>
            </w:r>
            <w:proofErr w:type="spellStart"/>
            <w:r w:rsidRPr="00DB25C4">
              <w:rPr>
                <w:rFonts w:cstheme="minorHAnsi"/>
                <w:bCs/>
                <w:color w:val="000000"/>
              </w:rPr>
              <w:t>dalam</w:t>
            </w:r>
            <w:proofErr w:type="spellEnd"/>
            <w:r w:rsidRPr="00DB25C4">
              <w:rPr>
                <w:rFonts w:cstheme="minorHAnsi"/>
                <w:bCs/>
                <w:color w:val="000000"/>
              </w:rPr>
              <w:t xml:space="preserve"> </w:t>
            </w:r>
            <w:proofErr w:type="spellStart"/>
            <w:r w:rsidRPr="00DB25C4">
              <w:rPr>
                <w:rFonts w:cstheme="minorHAnsi"/>
                <w:bCs/>
                <w:color w:val="000000"/>
              </w:rPr>
              <w:t>juta</w:t>
            </w:r>
            <w:proofErr w:type="spellEnd"/>
            <w:r w:rsidRPr="00DB25C4">
              <w:rPr>
                <w:rFonts w:cstheme="minorHAnsi"/>
                <w:bCs/>
                <w:color w:val="000000"/>
              </w:rPr>
              <w:t>)</w:t>
            </w:r>
          </w:p>
        </w:tc>
      </w:tr>
      <w:tr w:rsidR="00AC4389" w:rsidRPr="00DB25C4" w14:paraId="3487CCB5" w14:textId="77777777" w:rsidTr="0036255B">
        <w:tc>
          <w:tcPr>
            <w:tcW w:w="1615" w:type="dxa"/>
            <w:vMerge w:val="restart"/>
          </w:tcPr>
          <w:p w14:paraId="68001C89" w14:textId="77777777" w:rsidR="00AC4389" w:rsidRPr="00DB25C4" w:rsidRDefault="00AC4389" w:rsidP="00687314">
            <w:pPr>
              <w:autoSpaceDE w:val="0"/>
              <w:autoSpaceDN w:val="0"/>
              <w:adjustRightInd w:val="0"/>
              <w:spacing w:after="0" w:line="240" w:lineRule="auto"/>
              <w:rPr>
                <w:rFonts w:cstheme="minorHAnsi"/>
                <w:bCs/>
                <w:color w:val="000000"/>
              </w:rPr>
            </w:pPr>
          </w:p>
          <w:p w14:paraId="6753A4AF" w14:textId="77777777" w:rsidR="00AC4389" w:rsidRPr="00DB25C4" w:rsidRDefault="00AC4389" w:rsidP="00687314">
            <w:pPr>
              <w:autoSpaceDE w:val="0"/>
              <w:autoSpaceDN w:val="0"/>
              <w:adjustRightInd w:val="0"/>
              <w:spacing w:after="0" w:line="240" w:lineRule="auto"/>
              <w:rPr>
                <w:rFonts w:cstheme="minorHAnsi"/>
                <w:bCs/>
                <w:color w:val="000000"/>
              </w:rPr>
            </w:pPr>
          </w:p>
          <w:p w14:paraId="0EE1C384" w14:textId="77777777" w:rsidR="00AC4389" w:rsidRPr="00DB25C4" w:rsidRDefault="00AC4389" w:rsidP="00687314">
            <w:pPr>
              <w:autoSpaceDE w:val="0"/>
              <w:autoSpaceDN w:val="0"/>
              <w:adjustRightInd w:val="0"/>
              <w:spacing w:after="0" w:line="240" w:lineRule="auto"/>
              <w:jc w:val="center"/>
              <w:rPr>
                <w:rFonts w:cstheme="minorHAnsi"/>
                <w:bCs/>
                <w:color w:val="000000"/>
              </w:rPr>
            </w:pPr>
            <w:r w:rsidRPr="00DB25C4">
              <w:rPr>
                <w:rFonts w:cstheme="minorHAnsi"/>
                <w:bCs/>
                <w:color w:val="000000"/>
              </w:rPr>
              <w:t>15</w:t>
            </w:r>
          </w:p>
        </w:tc>
        <w:tc>
          <w:tcPr>
            <w:tcW w:w="4618" w:type="dxa"/>
          </w:tcPr>
          <w:p w14:paraId="06164EB0" w14:textId="77777777" w:rsidR="00AC4389" w:rsidRPr="00DB25C4" w:rsidRDefault="00AC4389" w:rsidP="00687314">
            <w:pPr>
              <w:autoSpaceDE w:val="0"/>
              <w:autoSpaceDN w:val="0"/>
              <w:adjustRightInd w:val="0"/>
              <w:spacing w:after="0" w:line="240" w:lineRule="auto"/>
              <w:rPr>
                <w:rFonts w:cstheme="minorHAnsi"/>
                <w:bCs/>
                <w:color w:val="000000"/>
              </w:rPr>
            </w:pPr>
            <w:r w:rsidRPr="00DB25C4">
              <w:rPr>
                <w:rFonts w:cstheme="minorHAnsi"/>
                <w:bCs/>
                <w:color w:val="000000"/>
              </w:rPr>
              <w:t>Pendidikan</w:t>
            </w:r>
          </w:p>
        </w:tc>
        <w:tc>
          <w:tcPr>
            <w:tcW w:w="3117" w:type="dxa"/>
          </w:tcPr>
          <w:p w14:paraId="20D55E1A" w14:textId="77777777" w:rsidR="00AC4389" w:rsidRPr="00DB25C4" w:rsidRDefault="00AC4389" w:rsidP="00687314">
            <w:pPr>
              <w:autoSpaceDE w:val="0"/>
              <w:autoSpaceDN w:val="0"/>
              <w:adjustRightInd w:val="0"/>
              <w:spacing w:after="0" w:line="240" w:lineRule="auto"/>
              <w:jc w:val="right"/>
              <w:rPr>
                <w:rFonts w:cstheme="minorHAnsi"/>
                <w:bCs/>
                <w:color w:val="000000"/>
              </w:rPr>
            </w:pPr>
          </w:p>
        </w:tc>
      </w:tr>
      <w:tr w:rsidR="00AC4389" w:rsidRPr="00DB25C4" w14:paraId="5812ED44" w14:textId="77777777" w:rsidTr="0036255B">
        <w:tc>
          <w:tcPr>
            <w:tcW w:w="1615" w:type="dxa"/>
            <w:vMerge/>
          </w:tcPr>
          <w:p w14:paraId="58C51D9C" w14:textId="77777777" w:rsidR="00AC4389" w:rsidRPr="00DB25C4" w:rsidRDefault="00AC4389" w:rsidP="00687314">
            <w:pPr>
              <w:autoSpaceDE w:val="0"/>
              <w:autoSpaceDN w:val="0"/>
              <w:adjustRightInd w:val="0"/>
              <w:spacing w:after="0" w:line="240" w:lineRule="auto"/>
              <w:rPr>
                <w:rFonts w:cstheme="minorHAnsi"/>
                <w:bCs/>
                <w:color w:val="000000"/>
              </w:rPr>
            </w:pPr>
          </w:p>
        </w:tc>
        <w:tc>
          <w:tcPr>
            <w:tcW w:w="4618" w:type="dxa"/>
          </w:tcPr>
          <w:p w14:paraId="1D0DCC0E" w14:textId="77777777" w:rsidR="00AC4389" w:rsidRPr="00DB25C4" w:rsidRDefault="00AC4389" w:rsidP="00687314">
            <w:pPr>
              <w:autoSpaceDE w:val="0"/>
              <w:autoSpaceDN w:val="0"/>
              <w:adjustRightInd w:val="0"/>
              <w:spacing w:after="0" w:line="240" w:lineRule="auto"/>
              <w:rPr>
                <w:rFonts w:cstheme="minorHAnsi"/>
                <w:bCs/>
                <w:color w:val="000000"/>
              </w:rPr>
            </w:pPr>
            <w:proofErr w:type="spellStart"/>
            <w:r w:rsidRPr="00DB25C4">
              <w:rPr>
                <w:rFonts w:cstheme="minorHAnsi"/>
                <w:bCs/>
                <w:color w:val="000000"/>
              </w:rPr>
              <w:t>Penelitian</w:t>
            </w:r>
            <w:proofErr w:type="spellEnd"/>
          </w:p>
        </w:tc>
        <w:tc>
          <w:tcPr>
            <w:tcW w:w="3117" w:type="dxa"/>
          </w:tcPr>
          <w:p w14:paraId="3559FB85" w14:textId="77777777" w:rsidR="00AC4389" w:rsidRPr="00DB25C4" w:rsidRDefault="00AC4389" w:rsidP="00687314">
            <w:pPr>
              <w:autoSpaceDE w:val="0"/>
              <w:autoSpaceDN w:val="0"/>
              <w:adjustRightInd w:val="0"/>
              <w:spacing w:after="0" w:line="240" w:lineRule="auto"/>
              <w:jc w:val="right"/>
              <w:rPr>
                <w:rFonts w:cstheme="minorHAnsi"/>
                <w:bCs/>
                <w:color w:val="000000"/>
              </w:rPr>
            </w:pPr>
          </w:p>
        </w:tc>
      </w:tr>
      <w:tr w:rsidR="00AC4389" w:rsidRPr="00DB25C4" w14:paraId="775221A5" w14:textId="77777777" w:rsidTr="0036255B">
        <w:tc>
          <w:tcPr>
            <w:tcW w:w="1615" w:type="dxa"/>
            <w:vMerge/>
          </w:tcPr>
          <w:p w14:paraId="69251C46" w14:textId="77777777" w:rsidR="00AC4389" w:rsidRPr="00DB25C4" w:rsidRDefault="00AC4389" w:rsidP="00687314">
            <w:pPr>
              <w:autoSpaceDE w:val="0"/>
              <w:autoSpaceDN w:val="0"/>
              <w:adjustRightInd w:val="0"/>
              <w:spacing w:after="0" w:line="240" w:lineRule="auto"/>
              <w:rPr>
                <w:rFonts w:cstheme="minorHAnsi"/>
                <w:bCs/>
                <w:color w:val="000000"/>
              </w:rPr>
            </w:pPr>
          </w:p>
        </w:tc>
        <w:tc>
          <w:tcPr>
            <w:tcW w:w="4618" w:type="dxa"/>
          </w:tcPr>
          <w:p w14:paraId="4FBA89B6" w14:textId="77777777" w:rsidR="00AC4389" w:rsidRPr="00DB25C4" w:rsidRDefault="00AC4389" w:rsidP="00687314">
            <w:pPr>
              <w:autoSpaceDE w:val="0"/>
              <w:autoSpaceDN w:val="0"/>
              <w:adjustRightInd w:val="0"/>
              <w:spacing w:after="0" w:line="240" w:lineRule="auto"/>
              <w:rPr>
                <w:rFonts w:cstheme="minorHAnsi"/>
                <w:bCs/>
                <w:color w:val="000000"/>
              </w:rPr>
            </w:pPr>
            <w:proofErr w:type="spellStart"/>
            <w:r w:rsidRPr="00DB25C4">
              <w:rPr>
                <w:rFonts w:cstheme="minorHAnsi"/>
                <w:bCs/>
                <w:color w:val="000000"/>
              </w:rPr>
              <w:t>Pengabdian</w:t>
            </w:r>
            <w:proofErr w:type="spellEnd"/>
            <w:r w:rsidRPr="00DB25C4">
              <w:rPr>
                <w:rFonts w:cstheme="minorHAnsi"/>
                <w:bCs/>
                <w:color w:val="000000"/>
              </w:rPr>
              <w:t xml:space="preserve"> </w:t>
            </w:r>
            <w:proofErr w:type="spellStart"/>
            <w:r w:rsidRPr="00DB25C4">
              <w:rPr>
                <w:rFonts w:cstheme="minorHAnsi"/>
                <w:bCs/>
                <w:color w:val="000000"/>
              </w:rPr>
              <w:t>kepada</w:t>
            </w:r>
            <w:proofErr w:type="spellEnd"/>
            <w:r w:rsidRPr="00DB25C4">
              <w:rPr>
                <w:rFonts w:cstheme="minorHAnsi"/>
                <w:bCs/>
                <w:color w:val="000000"/>
              </w:rPr>
              <w:t xml:space="preserve"> </w:t>
            </w:r>
            <w:proofErr w:type="spellStart"/>
            <w:r w:rsidRPr="00DB25C4">
              <w:rPr>
                <w:rFonts w:cstheme="minorHAnsi"/>
                <w:bCs/>
                <w:color w:val="000000"/>
              </w:rPr>
              <w:t>masyarakat</w:t>
            </w:r>
            <w:proofErr w:type="spellEnd"/>
          </w:p>
        </w:tc>
        <w:tc>
          <w:tcPr>
            <w:tcW w:w="3117" w:type="dxa"/>
          </w:tcPr>
          <w:p w14:paraId="4241F49E" w14:textId="77777777" w:rsidR="00AC4389" w:rsidRPr="00DB25C4" w:rsidRDefault="00AC4389" w:rsidP="00687314">
            <w:pPr>
              <w:autoSpaceDE w:val="0"/>
              <w:autoSpaceDN w:val="0"/>
              <w:adjustRightInd w:val="0"/>
              <w:spacing w:after="0" w:line="240" w:lineRule="auto"/>
              <w:jc w:val="right"/>
              <w:rPr>
                <w:rFonts w:cstheme="minorHAnsi"/>
                <w:bCs/>
                <w:color w:val="000000"/>
              </w:rPr>
            </w:pPr>
          </w:p>
        </w:tc>
      </w:tr>
      <w:tr w:rsidR="00AC4389" w:rsidRPr="00DB25C4" w14:paraId="64104B32" w14:textId="77777777" w:rsidTr="0036255B">
        <w:tc>
          <w:tcPr>
            <w:tcW w:w="1615" w:type="dxa"/>
            <w:vMerge/>
          </w:tcPr>
          <w:p w14:paraId="24E1A563" w14:textId="77777777" w:rsidR="00AC4389" w:rsidRPr="00DB25C4" w:rsidRDefault="00AC4389" w:rsidP="00687314">
            <w:pPr>
              <w:autoSpaceDE w:val="0"/>
              <w:autoSpaceDN w:val="0"/>
              <w:adjustRightInd w:val="0"/>
              <w:spacing w:after="0" w:line="240" w:lineRule="auto"/>
              <w:rPr>
                <w:rFonts w:cstheme="minorHAnsi"/>
                <w:bCs/>
                <w:color w:val="000000"/>
              </w:rPr>
            </w:pPr>
          </w:p>
        </w:tc>
        <w:tc>
          <w:tcPr>
            <w:tcW w:w="4618" w:type="dxa"/>
          </w:tcPr>
          <w:p w14:paraId="7F9296E9" w14:textId="77777777" w:rsidR="00AC4389" w:rsidRPr="00DB25C4" w:rsidRDefault="00AC4389" w:rsidP="00687314">
            <w:pPr>
              <w:autoSpaceDE w:val="0"/>
              <w:autoSpaceDN w:val="0"/>
              <w:adjustRightInd w:val="0"/>
              <w:spacing w:after="0" w:line="240" w:lineRule="auto"/>
              <w:rPr>
                <w:rFonts w:cstheme="minorHAnsi"/>
                <w:bCs/>
                <w:color w:val="000000"/>
              </w:rPr>
            </w:pPr>
            <w:proofErr w:type="spellStart"/>
            <w:r w:rsidRPr="00DB25C4">
              <w:rPr>
                <w:rFonts w:cstheme="minorHAnsi"/>
                <w:bCs/>
                <w:color w:val="000000"/>
              </w:rPr>
              <w:t>Publikasi</w:t>
            </w:r>
            <w:proofErr w:type="spellEnd"/>
          </w:p>
        </w:tc>
        <w:tc>
          <w:tcPr>
            <w:tcW w:w="3117" w:type="dxa"/>
          </w:tcPr>
          <w:p w14:paraId="35B46194" w14:textId="77777777" w:rsidR="00AC4389" w:rsidRPr="00DB25C4" w:rsidRDefault="00AC4389" w:rsidP="00687314">
            <w:pPr>
              <w:autoSpaceDE w:val="0"/>
              <w:autoSpaceDN w:val="0"/>
              <w:adjustRightInd w:val="0"/>
              <w:spacing w:after="0" w:line="240" w:lineRule="auto"/>
              <w:jc w:val="right"/>
              <w:rPr>
                <w:rFonts w:cstheme="minorHAnsi"/>
                <w:bCs/>
                <w:color w:val="000000"/>
              </w:rPr>
            </w:pPr>
          </w:p>
        </w:tc>
      </w:tr>
      <w:tr w:rsidR="00AC4389" w:rsidRPr="00DB25C4" w14:paraId="0D60B6B7" w14:textId="77777777" w:rsidTr="0036255B">
        <w:tc>
          <w:tcPr>
            <w:tcW w:w="1615" w:type="dxa"/>
            <w:vMerge/>
          </w:tcPr>
          <w:p w14:paraId="6021B499" w14:textId="77777777" w:rsidR="00AC4389" w:rsidRPr="00DB25C4" w:rsidRDefault="00AC4389" w:rsidP="00687314">
            <w:pPr>
              <w:autoSpaceDE w:val="0"/>
              <w:autoSpaceDN w:val="0"/>
              <w:adjustRightInd w:val="0"/>
              <w:spacing w:after="0" w:line="240" w:lineRule="auto"/>
              <w:rPr>
                <w:rFonts w:cstheme="minorHAnsi"/>
                <w:bCs/>
                <w:color w:val="000000"/>
              </w:rPr>
            </w:pPr>
          </w:p>
        </w:tc>
        <w:tc>
          <w:tcPr>
            <w:tcW w:w="4618" w:type="dxa"/>
          </w:tcPr>
          <w:p w14:paraId="081A3FF5" w14:textId="0EF690AC" w:rsidR="00AC4389" w:rsidRPr="00DB25C4" w:rsidRDefault="00AC4389" w:rsidP="00687314">
            <w:pPr>
              <w:autoSpaceDE w:val="0"/>
              <w:autoSpaceDN w:val="0"/>
              <w:adjustRightInd w:val="0"/>
              <w:spacing w:after="0" w:line="240" w:lineRule="auto"/>
              <w:rPr>
                <w:rFonts w:cstheme="minorHAnsi"/>
                <w:color w:val="000000"/>
              </w:rPr>
            </w:pPr>
            <w:proofErr w:type="spellStart"/>
            <w:r w:rsidRPr="00DB25C4">
              <w:rPr>
                <w:rFonts w:cstheme="minorHAnsi"/>
                <w:color w:val="000000" w:themeColor="text1"/>
              </w:rPr>
              <w:t>Investasi</w:t>
            </w:r>
            <w:proofErr w:type="spellEnd"/>
            <w:r w:rsidRPr="00DB25C4">
              <w:rPr>
                <w:rFonts w:cstheme="minorHAnsi"/>
                <w:color w:val="000000" w:themeColor="text1"/>
              </w:rPr>
              <w:t xml:space="preserve"> SDM, Sarana dan </w:t>
            </w:r>
            <w:proofErr w:type="spellStart"/>
            <w:r w:rsidRPr="00DB25C4">
              <w:rPr>
                <w:rFonts w:cstheme="minorHAnsi"/>
                <w:color w:val="000000" w:themeColor="text1"/>
              </w:rPr>
              <w:t>Pr</w:t>
            </w:r>
            <w:r w:rsidR="17324F3A" w:rsidRPr="00DB25C4">
              <w:rPr>
                <w:rFonts w:cstheme="minorHAnsi"/>
                <w:color w:val="000000" w:themeColor="text1"/>
              </w:rPr>
              <w:t>a</w:t>
            </w:r>
            <w:r w:rsidRPr="00DB25C4">
              <w:rPr>
                <w:rFonts w:cstheme="minorHAnsi"/>
                <w:color w:val="000000" w:themeColor="text1"/>
              </w:rPr>
              <w:t>sarana</w:t>
            </w:r>
            <w:proofErr w:type="spellEnd"/>
          </w:p>
        </w:tc>
        <w:tc>
          <w:tcPr>
            <w:tcW w:w="3117" w:type="dxa"/>
          </w:tcPr>
          <w:p w14:paraId="72143C78" w14:textId="77777777" w:rsidR="00AC4389" w:rsidRPr="00DB25C4" w:rsidRDefault="00AC4389" w:rsidP="00687314">
            <w:pPr>
              <w:autoSpaceDE w:val="0"/>
              <w:autoSpaceDN w:val="0"/>
              <w:adjustRightInd w:val="0"/>
              <w:spacing w:after="0" w:line="240" w:lineRule="auto"/>
              <w:jc w:val="right"/>
              <w:rPr>
                <w:rFonts w:cstheme="minorHAnsi"/>
                <w:bCs/>
                <w:color w:val="000000"/>
              </w:rPr>
            </w:pPr>
          </w:p>
        </w:tc>
      </w:tr>
    </w:tbl>
    <w:p w14:paraId="524E4C57" w14:textId="77777777" w:rsidR="009421D0" w:rsidRPr="00DB25C4" w:rsidRDefault="009421D0" w:rsidP="00687314">
      <w:pPr>
        <w:autoSpaceDE w:val="0"/>
        <w:autoSpaceDN w:val="0"/>
        <w:adjustRightInd w:val="0"/>
        <w:spacing w:after="0" w:line="240" w:lineRule="auto"/>
        <w:rPr>
          <w:rFonts w:cstheme="minorHAnsi"/>
          <w:b/>
          <w:bCs/>
          <w:color w:val="000000"/>
        </w:rPr>
      </w:pPr>
    </w:p>
    <w:p w14:paraId="20D398D9" w14:textId="603FA888" w:rsidR="002407FD" w:rsidRPr="00DB25C4" w:rsidRDefault="002407FD" w:rsidP="00687314">
      <w:pPr>
        <w:autoSpaceDE w:val="0"/>
        <w:autoSpaceDN w:val="0"/>
        <w:adjustRightInd w:val="0"/>
        <w:spacing w:after="0" w:line="240" w:lineRule="auto"/>
        <w:rPr>
          <w:rFonts w:cstheme="minorHAnsi"/>
          <w:b/>
          <w:bCs/>
          <w:color w:val="000000"/>
          <w:lang w:val="id-ID"/>
        </w:rPr>
      </w:pPr>
    </w:p>
    <w:p w14:paraId="709B7E3E" w14:textId="77777777" w:rsidR="00AC4389" w:rsidRPr="00DB25C4" w:rsidRDefault="735D18E2" w:rsidP="00687314">
      <w:pPr>
        <w:autoSpaceDE w:val="0"/>
        <w:autoSpaceDN w:val="0"/>
        <w:adjustRightInd w:val="0"/>
        <w:spacing w:after="0" w:line="240" w:lineRule="auto"/>
        <w:rPr>
          <w:rFonts w:cstheme="minorHAnsi"/>
          <w:b/>
          <w:bCs/>
          <w:color w:val="000000"/>
        </w:rPr>
      </w:pPr>
      <w:commentRangeStart w:id="11"/>
      <w:r w:rsidRPr="00DB25C4">
        <w:rPr>
          <w:rFonts w:cstheme="minorHAnsi"/>
          <w:b/>
          <w:bCs/>
          <w:color w:val="000000" w:themeColor="text1"/>
        </w:rPr>
        <w:t xml:space="preserve">6. Sarana dan </w:t>
      </w:r>
      <w:proofErr w:type="spellStart"/>
      <w:r w:rsidRPr="00DB25C4">
        <w:rPr>
          <w:rFonts w:cstheme="minorHAnsi"/>
          <w:b/>
          <w:bCs/>
          <w:color w:val="000000" w:themeColor="text1"/>
        </w:rPr>
        <w:t>Prasarana</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Pembelajaran</w:t>
      </w:r>
      <w:commentRangeEnd w:id="11"/>
      <w:proofErr w:type="spellEnd"/>
      <w:r w:rsidR="00AC4389" w:rsidRPr="00DB25C4">
        <w:rPr>
          <w:rStyle w:val="CommentReference"/>
          <w:rFonts w:cstheme="minorHAnsi"/>
          <w:sz w:val="22"/>
          <w:szCs w:val="22"/>
        </w:rPr>
        <w:commentReference w:id="11"/>
      </w:r>
    </w:p>
    <w:p w14:paraId="18470052" w14:textId="7913904F" w:rsidR="00AC4389" w:rsidRPr="00DB25C4" w:rsidRDefault="00AC4389" w:rsidP="00687314">
      <w:pPr>
        <w:autoSpaceDE w:val="0"/>
        <w:autoSpaceDN w:val="0"/>
        <w:adjustRightInd w:val="0"/>
        <w:spacing w:after="0" w:line="240" w:lineRule="auto"/>
        <w:jc w:val="both"/>
        <w:rPr>
          <w:rFonts w:cstheme="minorHAnsi"/>
          <w:b/>
          <w:bCs/>
          <w:color w:val="000000"/>
        </w:rPr>
      </w:pPr>
      <w:r w:rsidRPr="00DB25C4">
        <w:rPr>
          <w:rFonts w:cstheme="minorHAnsi"/>
          <w:color w:val="000000"/>
        </w:rPr>
        <w:t>FBS Universitas</w:t>
      </w:r>
      <w:r w:rsidR="00287352" w:rsidRPr="00DB25C4">
        <w:rPr>
          <w:rFonts w:cstheme="minorHAnsi"/>
          <w:color w:val="000000"/>
        </w:rPr>
        <w:t xml:space="preserve"> Ma Chung </w:t>
      </w:r>
      <w:proofErr w:type="spellStart"/>
      <w:r w:rsidRPr="00DB25C4">
        <w:rPr>
          <w:rFonts w:cstheme="minorHAnsi"/>
          <w:color w:val="000000"/>
        </w:rPr>
        <w:t>telah</w:t>
      </w:r>
      <w:proofErr w:type="spellEnd"/>
      <w:r w:rsidRPr="00DB25C4">
        <w:rPr>
          <w:rFonts w:cstheme="minorHAnsi"/>
          <w:color w:val="000000"/>
        </w:rPr>
        <w:t xml:space="preserve"> </w:t>
      </w:r>
      <w:proofErr w:type="spellStart"/>
      <w:r w:rsidRPr="00DB25C4">
        <w:rPr>
          <w:rFonts w:cstheme="minorHAnsi"/>
          <w:color w:val="000000"/>
        </w:rPr>
        <w:t>menyediakan</w:t>
      </w:r>
      <w:proofErr w:type="spellEnd"/>
      <w:r w:rsidRPr="00DB25C4">
        <w:rPr>
          <w:rFonts w:cstheme="minorHAnsi"/>
          <w:color w:val="000000"/>
        </w:rPr>
        <w:t xml:space="preserve"> </w:t>
      </w:r>
      <w:proofErr w:type="spellStart"/>
      <w:r w:rsidRPr="00DB25C4">
        <w:rPr>
          <w:rFonts w:cstheme="minorHAnsi"/>
          <w:b/>
          <w:bCs/>
          <w:color w:val="000000"/>
        </w:rPr>
        <w:t>prasarana</w:t>
      </w:r>
      <w:proofErr w:type="spellEnd"/>
      <w:r w:rsidRPr="00DB25C4">
        <w:rPr>
          <w:rFonts w:cstheme="minorHAnsi"/>
          <w:b/>
          <w:bCs/>
          <w:color w:val="000000"/>
        </w:rPr>
        <w:t xml:space="preserve"> dan </w:t>
      </w:r>
      <w:proofErr w:type="spellStart"/>
      <w:r w:rsidRPr="00DB25C4">
        <w:rPr>
          <w:rFonts w:cstheme="minorHAnsi"/>
          <w:b/>
          <w:bCs/>
          <w:color w:val="000000"/>
        </w:rPr>
        <w:t>sarana</w:t>
      </w:r>
      <w:proofErr w:type="spellEnd"/>
      <w:r w:rsidRPr="00DB25C4">
        <w:rPr>
          <w:rFonts w:cstheme="minorHAnsi"/>
          <w:b/>
          <w:bCs/>
          <w:color w:val="000000"/>
        </w:rPr>
        <w:t xml:space="preserve"> </w:t>
      </w:r>
      <w:proofErr w:type="spellStart"/>
      <w:r w:rsidRPr="00DB25C4">
        <w:rPr>
          <w:rFonts w:cstheme="minorHAnsi"/>
          <w:b/>
          <w:bCs/>
          <w:color w:val="000000"/>
        </w:rPr>
        <w:t>pembelajaran</w:t>
      </w:r>
      <w:proofErr w:type="spellEnd"/>
      <w:r w:rsidRPr="00DB25C4">
        <w:rPr>
          <w:rFonts w:cstheme="minorHAnsi"/>
          <w:b/>
          <w:bCs/>
          <w:color w:val="000000"/>
        </w:rPr>
        <w:t xml:space="preserve"> </w:t>
      </w:r>
      <w:proofErr w:type="spellStart"/>
      <w:r w:rsidRPr="00DB25C4">
        <w:rPr>
          <w:rFonts w:cstheme="minorHAnsi"/>
          <w:b/>
          <w:bCs/>
          <w:color w:val="000000"/>
        </w:rPr>
        <w:t>dalam</w:t>
      </w:r>
      <w:proofErr w:type="spellEnd"/>
      <w:r w:rsidRPr="00DB25C4">
        <w:rPr>
          <w:rFonts w:cstheme="minorHAnsi"/>
          <w:b/>
          <w:bCs/>
          <w:color w:val="000000"/>
        </w:rPr>
        <w:t xml:space="preserve"> </w:t>
      </w:r>
      <w:proofErr w:type="spellStart"/>
      <w:r w:rsidRPr="00DB25C4">
        <w:rPr>
          <w:rFonts w:cstheme="minorHAnsi"/>
          <w:b/>
          <w:bCs/>
          <w:color w:val="000000"/>
        </w:rPr>
        <w:t>jumlah</w:t>
      </w:r>
      <w:proofErr w:type="spellEnd"/>
      <w:r w:rsidRPr="00DB25C4">
        <w:rPr>
          <w:rFonts w:cstheme="minorHAnsi"/>
          <w:b/>
          <w:bCs/>
          <w:color w:val="000000"/>
        </w:rPr>
        <w:t xml:space="preserve"> dan </w:t>
      </w:r>
      <w:proofErr w:type="spellStart"/>
      <w:r w:rsidRPr="00DB25C4">
        <w:rPr>
          <w:rFonts w:cstheme="minorHAnsi"/>
          <w:b/>
          <w:bCs/>
          <w:color w:val="000000"/>
        </w:rPr>
        <w:t>kualitas</w:t>
      </w:r>
      <w:proofErr w:type="spellEnd"/>
      <w:r w:rsidRPr="00DB25C4">
        <w:rPr>
          <w:rFonts w:cstheme="minorHAnsi"/>
          <w:b/>
          <w:bCs/>
          <w:color w:val="000000"/>
        </w:rPr>
        <w:t xml:space="preserve"> yang sangat </w:t>
      </w:r>
      <w:proofErr w:type="spellStart"/>
      <w:r w:rsidRPr="00DB25C4">
        <w:rPr>
          <w:rFonts w:cstheme="minorHAnsi"/>
          <w:b/>
          <w:bCs/>
          <w:color w:val="000000"/>
        </w:rPr>
        <w:t>baik</w:t>
      </w:r>
      <w:proofErr w:type="spellEnd"/>
      <w:r w:rsidRPr="00DB25C4">
        <w:rPr>
          <w:rFonts w:cstheme="minorHAnsi"/>
          <w:b/>
          <w:bCs/>
          <w:color w:val="000000"/>
        </w:rPr>
        <w:t xml:space="preserve">. </w:t>
      </w:r>
      <w:proofErr w:type="spellStart"/>
      <w:r w:rsidRPr="00DB25C4">
        <w:rPr>
          <w:rFonts w:cstheme="minorHAnsi"/>
          <w:color w:val="000000"/>
        </w:rPr>
        <w:t>Prasarana</w:t>
      </w:r>
      <w:proofErr w:type="spellEnd"/>
      <w:r w:rsidRPr="00DB25C4">
        <w:rPr>
          <w:rFonts w:cstheme="minorHAnsi"/>
          <w:color w:val="000000"/>
        </w:rPr>
        <w:t xml:space="preserve"> dan </w:t>
      </w:r>
      <w:proofErr w:type="spellStart"/>
      <w:r w:rsidRPr="00DB25C4">
        <w:rPr>
          <w:rFonts w:cstheme="minorHAnsi"/>
          <w:color w:val="000000"/>
        </w:rPr>
        <w:t>sarana</w:t>
      </w:r>
      <w:proofErr w:type="spellEnd"/>
      <w:r w:rsidRPr="00DB25C4">
        <w:rPr>
          <w:rFonts w:cstheme="minorHAnsi"/>
          <w:color w:val="000000"/>
        </w:rPr>
        <w:t xml:space="preserve"> </w:t>
      </w:r>
      <w:proofErr w:type="spellStart"/>
      <w:r w:rsidRPr="00DB25C4">
        <w:rPr>
          <w:rFonts w:cstheme="minorHAnsi"/>
          <w:color w:val="000000"/>
        </w:rPr>
        <w:t>pembelajaran</w:t>
      </w:r>
      <w:proofErr w:type="spellEnd"/>
      <w:r w:rsidRPr="00DB25C4">
        <w:rPr>
          <w:rFonts w:cstheme="minorHAnsi"/>
          <w:color w:val="000000"/>
        </w:rPr>
        <w:t xml:space="preserve"> </w:t>
      </w:r>
      <w:proofErr w:type="spellStart"/>
      <w:r w:rsidRPr="00DB25C4">
        <w:rPr>
          <w:rFonts w:cstheme="minorHAnsi"/>
          <w:color w:val="000000"/>
        </w:rPr>
        <w:t>tersebut</w:t>
      </w:r>
      <w:proofErr w:type="spellEnd"/>
      <w:r w:rsidRPr="00DB25C4">
        <w:rPr>
          <w:rFonts w:cstheme="minorHAnsi"/>
          <w:color w:val="000000"/>
        </w:rPr>
        <w:t xml:space="preserve"> </w:t>
      </w:r>
      <w:proofErr w:type="spellStart"/>
      <w:r w:rsidRPr="00DB25C4">
        <w:rPr>
          <w:rFonts w:cstheme="minorHAnsi"/>
          <w:color w:val="000000"/>
        </w:rPr>
        <w:t>dimiliki</w:t>
      </w:r>
      <w:proofErr w:type="spellEnd"/>
      <w:r w:rsidRPr="00DB25C4">
        <w:rPr>
          <w:rFonts w:cstheme="minorHAnsi"/>
          <w:color w:val="000000"/>
        </w:rPr>
        <w:t xml:space="preserve"> </w:t>
      </w:r>
      <w:proofErr w:type="spellStart"/>
      <w:r w:rsidRPr="00DB25C4">
        <w:rPr>
          <w:rFonts w:cstheme="minorHAnsi"/>
          <w:color w:val="000000"/>
        </w:rPr>
        <w:t>sendiri</w:t>
      </w:r>
      <w:proofErr w:type="spellEnd"/>
      <w:r w:rsidRPr="00DB25C4">
        <w:rPr>
          <w:rFonts w:cstheme="minorHAnsi"/>
          <w:color w:val="000000"/>
        </w:rPr>
        <w:t xml:space="preserve"> oleh</w:t>
      </w:r>
      <w:r w:rsidRPr="00DB25C4">
        <w:rPr>
          <w:rFonts w:cstheme="minorHAnsi"/>
          <w:b/>
          <w:bCs/>
          <w:color w:val="000000"/>
        </w:rPr>
        <w:t xml:space="preserve"> </w:t>
      </w:r>
      <w:r w:rsidR="004B13C6" w:rsidRPr="00DB25C4">
        <w:rPr>
          <w:rFonts w:cstheme="minorHAnsi"/>
          <w:color w:val="000000"/>
        </w:rPr>
        <w:t xml:space="preserve">FBS </w:t>
      </w:r>
      <w:r w:rsidRPr="00DB25C4">
        <w:rPr>
          <w:rFonts w:cstheme="minorHAnsi"/>
          <w:color w:val="000000"/>
        </w:rPr>
        <w:t xml:space="preserve">Universitas Ma Chung dan </w:t>
      </w:r>
      <w:proofErr w:type="spellStart"/>
      <w:r w:rsidRPr="00DB25C4">
        <w:rPr>
          <w:rFonts w:cstheme="minorHAnsi"/>
          <w:color w:val="000000"/>
        </w:rPr>
        <w:t>selalu</w:t>
      </w:r>
      <w:proofErr w:type="spellEnd"/>
      <w:r w:rsidRPr="00DB25C4">
        <w:rPr>
          <w:rFonts w:cstheme="minorHAnsi"/>
          <w:color w:val="000000"/>
        </w:rPr>
        <w:t xml:space="preserve"> di monitor </w:t>
      </w:r>
      <w:proofErr w:type="spellStart"/>
      <w:r w:rsidRPr="00DB25C4">
        <w:rPr>
          <w:rFonts w:cstheme="minorHAnsi"/>
          <w:color w:val="000000"/>
        </w:rPr>
        <w:t>kondisinya</w:t>
      </w:r>
      <w:proofErr w:type="spellEnd"/>
      <w:r w:rsidRPr="00DB25C4">
        <w:rPr>
          <w:rFonts w:cstheme="minorHAnsi"/>
          <w:color w:val="000000"/>
        </w:rPr>
        <w:t xml:space="preserve"> </w:t>
      </w:r>
      <w:proofErr w:type="spellStart"/>
      <w:r w:rsidRPr="00DB25C4">
        <w:rPr>
          <w:rFonts w:cstheme="minorHAnsi"/>
          <w:color w:val="000000"/>
        </w:rPr>
        <w:t>setiap</w:t>
      </w:r>
      <w:proofErr w:type="spellEnd"/>
      <w:r w:rsidRPr="00DB25C4">
        <w:rPr>
          <w:rFonts w:cstheme="minorHAnsi"/>
          <w:color w:val="000000"/>
        </w:rPr>
        <w:t xml:space="preserve"> semester </w:t>
      </w:r>
      <w:proofErr w:type="spellStart"/>
      <w:r w:rsidRPr="00DB25C4">
        <w:rPr>
          <w:rFonts w:cstheme="minorHAnsi"/>
          <w:color w:val="000000"/>
        </w:rPr>
        <w:t>sehingga</w:t>
      </w:r>
      <w:proofErr w:type="spellEnd"/>
      <w:r w:rsidRPr="00DB25C4">
        <w:rPr>
          <w:rFonts w:cstheme="minorHAnsi"/>
          <w:color w:val="000000"/>
        </w:rPr>
        <w:t xml:space="preserve"> </w:t>
      </w:r>
      <w:proofErr w:type="spellStart"/>
      <w:r w:rsidRPr="00DB25C4">
        <w:rPr>
          <w:rFonts w:cstheme="minorHAnsi"/>
          <w:color w:val="000000"/>
        </w:rPr>
        <w:t>kondisinya</w:t>
      </w:r>
      <w:proofErr w:type="spellEnd"/>
      <w:r w:rsidRPr="00DB25C4">
        <w:rPr>
          <w:rFonts w:cstheme="minorHAnsi"/>
          <w:color w:val="000000"/>
        </w:rPr>
        <w:t xml:space="preserve"> </w:t>
      </w:r>
      <w:proofErr w:type="spellStart"/>
      <w:r w:rsidRPr="00DB25C4">
        <w:rPr>
          <w:rFonts w:cstheme="minorHAnsi"/>
          <w:color w:val="000000"/>
        </w:rPr>
        <w:t>selalu</w:t>
      </w:r>
      <w:proofErr w:type="spellEnd"/>
      <w:r w:rsidRPr="00DB25C4">
        <w:rPr>
          <w:rFonts w:cstheme="minorHAnsi"/>
          <w:b/>
          <w:bCs/>
          <w:color w:val="000000"/>
        </w:rPr>
        <w:t xml:space="preserve"> </w:t>
      </w:r>
      <w:proofErr w:type="spellStart"/>
      <w:r w:rsidRPr="00DB25C4">
        <w:rPr>
          <w:rFonts w:cstheme="minorHAnsi"/>
          <w:color w:val="000000"/>
        </w:rPr>
        <w:t>terawat</w:t>
      </w:r>
      <w:proofErr w:type="spellEnd"/>
      <w:r w:rsidRPr="00DB25C4">
        <w:rPr>
          <w:rFonts w:cstheme="minorHAnsi"/>
          <w:color w:val="000000"/>
        </w:rPr>
        <w:t>.</w:t>
      </w:r>
    </w:p>
    <w:p w14:paraId="76E3FD90" w14:textId="77777777" w:rsidR="00AC4389" w:rsidRPr="00DB25C4" w:rsidRDefault="00AC4389" w:rsidP="00687314">
      <w:pPr>
        <w:autoSpaceDE w:val="0"/>
        <w:autoSpaceDN w:val="0"/>
        <w:adjustRightInd w:val="0"/>
        <w:spacing w:after="0" w:line="240" w:lineRule="auto"/>
        <w:rPr>
          <w:rFonts w:cstheme="minorHAnsi"/>
          <w:color w:val="000000"/>
        </w:rPr>
      </w:pPr>
    </w:p>
    <w:p w14:paraId="23836ADC" w14:textId="2CB77D12" w:rsidR="00AC4389" w:rsidRPr="00DB25C4" w:rsidRDefault="00AC4389" w:rsidP="00687314">
      <w:pPr>
        <w:autoSpaceDE w:val="0"/>
        <w:autoSpaceDN w:val="0"/>
        <w:adjustRightInd w:val="0"/>
        <w:spacing w:after="0" w:line="240" w:lineRule="auto"/>
        <w:rPr>
          <w:rFonts w:cstheme="minorHAnsi"/>
          <w:color w:val="000000"/>
        </w:rPr>
      </w:pPr>
      <w:r w:rsidRPr="00DB25C4">
        <w:rPr>
          <w:rFonts w:cstheme="minorHAnsi"/>
          <w:color w:val="000000" w:themeColor="text1"/>
        </w:rPr>
        <w:t xml:space="preserve">a. </w:t>
      </w:r>
      <w:proofErr w:type="spellStart"/>
      <w:r w:rsidRPr="00DB25C4">
        <w:rPr>
          <w:rFonts w:cstheme="minorHAnsi"/>
          <w:color w:val="000000" w:themeColor="text1"/>
        </w:rPr>
        <w:t>Prasarana</w:t>
      </w:r>
      <w:proofErr w:type="spellEnd"/>
      <w:r w:rsidRPr="00DB25C4">
        <w:rPr>
          <w:rFonts w:cstheme="minorHAnsi"/>
          <w:color w:val="000000" w:themeColor="text1"/>
        </w:rPr>
        <w:t xml:space="preserve"> </w:t>
      </w:r>
      <w:proofErr w:type="spellStart"/>
      <w:r w:rsidR="5A944F4D" w:rsidRPr="00DB25C4">
        <w:rPr>
          <w:rFonts w:cstheme="minorHAnsi"/>
          <w:color w:val="000000" w:themeColor="text1"/>
        </w:rPr>
        <w:t>pendidikan</w:t>
      </w:r>
      <w:proofErr w:type="spellEnd"/>
    </w:p>
    <w:p w14:paraId="03A742FB" w14:textId="248BC458" w:rsidR="002407FD" w:rsidRPr="00DB25C4" w:rsidRDefault="00AC4389" w:rsidP="00687314">
      <w:pPr>
        <w:autoSpaceDE w:val="0"/>
        <w:autoSpaceDN w:val="0"/>
        <w:adjustRightInd w:val="0"/>
        <w:spacing w:after="0" w:line="240" w:lineRule="auto"/>
        <w:rPr>
          <w:rFonts w:cstheme="minorHAnsi"/>
          <w:color w:val="000000"/>
        </w:rPr>
      </w:pPr>
      <w:proofErr w:type="spellStart"/>
      <w:r w:rsidRPr="00DB25C4">
        <w:rPr>
          <w:rFonts w:cstheme="minorHAnsi"/>
          <w:color w:val="000000" w:themeColor="text1"/>
        </w:rPr>
        <w:t>Tabel</w:t>
      </w:r>
      <w:proofErr w:type="spellEnd"/>
      <w:r w:rsidRPr="00DB25C4">
        <w:rPr>
          <w:rFonts w:cstheme="minorHAnsi"/>
          <w:color w:val="000000" w:themeColor="text1"/>
        </w:rPr>
        <w:t xml:space="preserve"> A6. </w:t>
      </w:r>
      <w:proofErr w:type="spellStart"/>
      <w:r w:rsidRPr="00DB25C4">
        <w:rPr>
          <w:rFonts w:cstheme="minorHAnsi"/>
          <w:color w:val="000000" w:themeColor="text1"/>
        </w:rPr>
        <w:t>Jumlah</w:t>
      </w:r>
      <w:proofErr w:type="spellEnd"/>
      <w:r w:rsidRPr="00DB25C4">
        <w:rPr>
          <w:rFonts w:cstheme="minorHAnsi"/>
          <w:color w:val="000000" w:themeColor="text1"/>
        </w:rPr>
        <w:t xml:space="preserve"> </w:t>
      </w:r>
      <w:proofErr w:type="spellStart"/>
      <w:r w:rsidRPr="00DB25C4">
        <w:rPr>
          <w:rFonts w:cstheme="minorHAnsi"/>
          <w:color w:val="000000" w:themeColor="text1"/>
        </w:rPr>
        <w:t>Prasarana</w:t>
      </w:r>
      <w:proofErr w:type="spellEnd"/>
      <w:r w:rsidRPr="00DB25C4">
        <w:rPr>
          <w:rFonts w:cstheme="minorHAnsi"/>
          <w:color w:val="000000" w:themeColor="text1"/>
        </w:rPr>
        <w:t xml:space="preserve"> </w:t>
      </w:r>
      <w:proofErr w:type="spellStart"/>
      <w:r w:rsidR="0CE5CCEA" w:rsidRPr="00DB25C4">
        <w:rPr>
          <w:rFonts w:cstheme="minorHAnsi"/>
          <w:color w:val="000000" w:themeColor="text1"/>
        </w:rPr>
        <w:t>pendidikan</w:t>
      </w:r>
      <w:proofErr w:type="spellEnd"/>
      <w:r w:rsidR="0CE5CCEA" w:rsidRPr="00DB25C4">
        <w:rPr>
          <w:rFonts w:cstheme="minorHAnsi"/>
          <w:color w:val="000000" w:themeColor="text1"/>
        </w:rPr>
        <w:t xml:space="preserve"> </w:t>
      </w:r>
      <w:r w:rsidRPr="00DB25C4">
        <w:rPr>
          <w:rFonts w:cstheme="minorHAnsi"/>
          <w:color w:val="000000" w:themeColor="text1"/>
        </w:rPr>
        <w:t xml:space="preserve">di FBS Universitas Ma Chung  </w:t>
      </w:r>
    </w:p>
    <w:tbl>
      <w:tblPr>
        <w:tblW w:w="0" w:type="auto"/>
        <w:tblLayout w:type="fixed"/>
        <w:tblLook w:val="04A0" w:firstRow="1" w:lastRow="0" w:firstColumn="1" w:lastColumn="0" w:noHBand="0" w:noVBand="1"/>
      </w:tblPr>
      <w:tblGrid>
        <w:gridCol w:w="525"/>
        <w:gridCol w:w="2415"/>
        <w:gridCol w:w="915"/>
        <w:gridCol w:w="735"/>
        <w:gridCol w:w="570"/>
        <w:gridCol w:w="810"/>
        <w:gridCol w:w="1005"/>
        <w:gridCol w:w="1020"/>
        <w:gridCol w:w="1500"/>
      </w:tblGrid>
      <w:tr w:rsidR="1BA0FA3B" w:rsidRPr="00DB25C4" w14:paraId="0C264518" w14:textId="77777777" w:rsidTr="1BA0FA3B">
        <w:trPr>
          <w:trHeight w:val="300"/>
        </w:trPr>
        <w:tc>
          <w:tcPr>
            <w:tcW w:w="525" w:type="dxa"/>
            <w:vMerge w:val="restart"/>
            <w:tcBorders>
              <w:top w:val="single" w:sz="6" w:space="0" w:color="auto"/>
              <w:left w:val="single" w:sz="6" w:space="0" w:color="auto"/>
              <w:bottom w:val="nil"/>
              <w:right w:val="single" w:sz="6" w:space="0" w:color="auto"/>
            </w:tcBorders>
            <w:shd w:val="clear" w:color="auto" w:fill="BDD7EE"/>
            <w:tcMar>
              <w:left w:w="105" w:type="dxa"/>
              <w:right w:w="105" w:type="dxa"/>
            </w:tcMar>
            <w:vAlign w:val="center"/>
          </w:tcPr>
          <w:p w14:paraId="68A3FEB5" w14:textId="05461740"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b/>
                <w:bCs/>
                <w:color w:val="000000" w:themeColor="text1"/>
                <w:lang w:val="en-ID"/>
              </w:rPr>
              <w:t>No</w:t>
            </w:r>
          </w:p>
        </w:tc>
        <w:tc>
          <w:tcPr>
            <w:tcW w:w="2415" w:type="dxa"/>
            <w:vMerge w:val="restart"/>
            <w:tcBorders>
              <w:top w:val="single" w:sz="6" w:space="0" w:color="auto"/>
              <w:left w:val="single" w:sz="6" w:space="0" w:color="auto"/>
              <w:bottom w:val="nil"/>
              <w:right w:val="single" w:sz="6" w:space="0" w:color="auto"/>
            </w:tcBorders>
            <w:shd w:val="clear" w:color="auto" w:fill="BDD7EE"/>
            <w:tcMar>
              <w:left w:w="105" w:type="dxa"/>
              <w:right w:w="105" w:type="dxa"/>
            </w:tcMar>
            <w:vAlign w:val="center"/>
          </w:tcPr>
          <w:p w14:paraId="721DAE43" w14:textId="0A9019E8" w:rsidR="1BA0FA3B" w:rsidRPr="00DB25C4" w:rsidRDefault="1BA0FA3B" w:rsidP="00687314">
            <w:pPr>
              <w:spacing w:after="0" w:line="240" w:lineRule="auto"/>
              <w:jc w:val="center"/>
              <w:rPr>
                <w:rFonts w:eastAsia="Calibri" w:cstheme="minorHAnsi"/>
                <w:color w:val="000000" w:themeColor="text1"/>
              </w:rPr>
            </w:pPr>
            <w:proofErr w:type="spellStart"/>
            <w:r w:rsidRPr="00DB25C4">
              <w:rPr>
                <w:rFonts w:eastAsia="Calibri" w:cstheme="minorHAnsi"/>
                <w:b/>
                <w:bCs/>
                <w:color w:val="000000" w:themeColor="text1"/>
                <w:lang w:val="en-ID"/>
              </w:rPr>
              <w:t>Jenis</w:t>
            </w:r>
            <w:proofErr w:type="spellEnd"/>
            <w:r w:rsidRPr="00DB25C4">
              <w:rPr>
                <w:rFonts w:eastAsia="Calibri" w:cstheme="minorHAnsi"/>
                <w:b/>
                <w:bCs/>
                <w:color w:val="000000" w:themeColor="text1"/>
                <w:lang w:val="en-ID"/>
              </w:rPr>
              <w:t xml:space="preserve"> </w:t>
            </w:r>
            <w:proofErr w:type="spellStart"/>
            <w:r w:rsidRPr="00DB25C4">
              <w:rPr>
                <w:rFonts w:eastAsia="Calibri" w:cstheme="minorHAnsi"/>
                <w:b/>
                <w:bCs/>
                <w:color w:val="000000" w:themeColor="text1"/>
                <w:lang w:val="en-ID"/>
              </w:rPr>
              <w:t>Prasarana</w:t>
            </w:r>
            <w:proofErr w:type="spellEnd"/>
          </w:p>
        </w:tc>
        <w:tc>
          <w:tcPr>
            <w:tcW w:w="915" w:type="dxa"/>
            <w:vMerge w:val="restart"/>
            <w:tcBorders>
              <w:top w:val="single" w:sz="6" w:space="0" w:color="auto"/>
              <w:left w:val="single" w:sz="6" w:space="0" w:color="auto"/>
              <w:bottom w:val="nil"/>
              <w:right w:val="single" w:sz="6" w:space="0" w:color="auto"/>
            </w:tcBorders>
            <w:shd w:val="clear" w:color="auto" w:fill="BDD7EE"/>
            <w:tcMar>
              <w:left w:w="105" w:type="dxa"/>
              <w:right w:w="105" w:type="dxa"/>
            </w:tcMar>
            <w:vAlign w:val="center"/>
          </w:tcPr>
          <w:p w14:paraId="3DE9C72D" w14:textId="2D105C81" w:rsidR="1BA0FA3B" w:rsidRPr="00DB25C4" w:rsidRDefault="1BA0FA3B" w:rsidP="00687314">
            <w:pPr>
              <w:spacing w:after="0" w:line="240" w:lineRule="auto"/>
              <w:jc w:val="center"/>
              <w:rPr>
                <w:rFonts w:eastAsia="Calibri" w:cstheme="minorHAnsi"/>
                <w:color w:val="000000" w:themeColor="text1"/>
              </w:rPr>
            </w:pPr>
            <w:proofErr w:type="spellStart"/>
            <w:r w:rsidRPr="00DB25C4">
              <w:rPr>
                <w:rFonts w:eastAsia="Calibri" w:cstheme="minorHAnsi"/>
                <w:b/>
                <w:bCs/>
                <w:color w:val="000000" w:themeColor="text1"/>
                <w:lang w:val="en-ID"/>
              </w:rPr>
              <w:t>Jumlah</w:t>
            </w:r>
            <w:proofErr w:type="spellEnd"/>
            <w:r w:rsidRPr="00DB25C4">
              <w:rPr>
                <w:rFonts w:eastAsia="Calibri" w:cstheme="minorHAnsi"/>
                <w:b/>
                <w:bCs/>
                <w:color w:val="000000" w:themeColor="text1"/>
                <w:lang w:val="en-ID"/>
              </w:rPr>
              <w:t xml:space="preserve"> Unit</w:t>
            </w:r>
          </w:p>
        </w:tc>
        <w:tc>
          <w:tcPr>
            <w:tcW w:w="735" w:type="dxa"/>
            <w:vMerge w:val="restart"/>
            <w:tcBorders>
              <w:top w:val="single" w:sz="6" w:space="0" w:color="auto"/>
              <w:left w:val="single" w:sz="6" w:space="0" w:color="auto"/>
              <w:bottom w:val="nil"/>
              <w:right w:val="single" w:sz="6" w:space="0" w:color="auto"/>
            </w:tcBorders>
            <w:shd w:val="clear" w:color="auto" w:fill="BDD7EE"/>
            <w:tcMar>
              <w:left w:w="105" w:type="dxa"/>
              <w:right w:w="105" w:type="dxa"/>
            </w:tcMar>
            <w:vAlign w:val="center"/>
          </w:tcPr>
          <w:p w14:paraId="546BD594" w14:textId="75A40639"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b/>
                <w:bCs/>
                <w:color w:val="000000" w:themeColor="text1"/>
                <w:lang w:val="en-ID"/>
              </w:rPr>
              <w:t>Luas (m2)</w:t>
            </w:r>
          </w:p>
        </w:tc>
        <w:tc>
          <w:tcPr>
            <w:tcW w:w="1380" w:type="dxa"/>
            <w:gridSpan w:val="2"/>
            <w:tcBorders>
              <w:top w:val="single" w:sz="6" w:space="0" w:color="auto"/>
              <w:left w:val="single" w:sz="6" w:space="0" w:color="auto"/>
              <w:bottom w:val="single" w:sz="6" w:space="0" w:color="auto"/>
              <w:right w:val="nil"/>
            </w:tcBorders>
            <w:shd w:val="clear" w:color="auto" w:fill="BDD7EE"/>
            <w:tcMar>
              <w:left w:w="105" w:type="dxa"/>
              <w:right w:w="105" w:type="dxa"/>
            </w:tcMar>
            <w:vAlign w:val="bottom"/>
          </w:tcPr>
          <w:p w14:paraId="538BEFD6" w14:textId="63F73613" w:rsidR="1BA0FA3B" w:rsidRPr="00DB25C4" w:rsidRDefault="1BA0FA3B" w:rsidP="00687314">
            <w:pPr>
              <w:spacing w:after="0" w:line="240" w:lineRule="auto"/>
              <w:jc w:val="center"/>
              <w:rPr>
                <w:rFonts w:eastAsia="Calibri" w:cstheme="minorHAnsi"/>
                <w:color w:val="000000" w:themeColor="text1"/>
              </w:rPr>
            </w:pPr>
            <w:proofErr w:type="spellStart"/>
            <w:r w:rsidRPr="00DB25C4">
              <w:rPr>
                <w:rFonts w:eastAsia="Calibri" w:cstheme="minorHAnsi"/>
                <w:b/>
                <w:bCs/>
                <w:color w:val="000000" w:themeColor="text1"/>
                <w:lang w:val="en-ID"/>
              </w:rPr>
              <w:t>Kepemilikan</w:t>
            </w:r>
            <w:proofErr w:type="spellEnd"/>
            <w:r w:rsidRPr="00DB25C4">
              <w:rPr>
                <w:rFonts w:eastAsia="Calibri" w:cstheme="minorHAnsi"/>
                <w:b/>
                <w:bCs/>
                <w:color w:val="000000" w:themeColor="text1"/>
                <w:lang w:val="en-ID"/>
              </w:rPr>
              <w:t>*</w:t>
            </w:r>
          </w:p>
        </w:tc>
        <w:tc>
          <w:tcPr>
            <w:tcW w:w="2025" w:type="dxa"/>
            <w:gridSpan w:val="2"/>
            <w:tcBorders>
              <w:top w:val="single" w:sz="6" w:space="0" w:color="auto"/>
              <w:left w:val="single" w:sz="6" w:space="0" w:color="auto"/>
              <w:bottom w:val="single" w:sz="6" w:space="0" w:color="auto"/>
              <w:right w:val="nil"/>
            </w:tcBorders>
            <w:shd w:val="clear" w:color="auto" w:fill="BDD7EE"/>
            <w:tcMar>
              <w:left w:w="105" w:type="dxa"/>
              <w:right w:w="105" w:type="dxa"/>
            </w:tcMar>
            <w:vAlign w:val="bottom"/>
          </w:tcPr>
          <w:p w14:paraId="277FEA5A" w14:textId="444AD968" w:rsidR="1BA0FA3B" w:rsidRPr="00DB25C4" w:rsidRDefault="1BA0FA3B" w:rsidP="00687314">
            <w:pPr>
              <w:spacing w:after="0" w:line="240" w:lineRule="auto"/>
              <w:jc w:val="center"/>
              <w:rPr>
                <w:rFonts w:eastAsia="Calibri" w:cstheme="minorHAnsi"/>
                <w:color w:val="000000" w:themeColor="text1"/>
              </w:rPr>
            </w:pPr>
            <w:proofErr w:type="spellStart"/>
            <w:r w:rsidRPr="00DB25C4">
              <w:rPr>
                <w:rFonts w:eastAsia="Calibri" w:cstheme="minorHAnsi"/>
                <w:b/>
                <w:bCs/>
                <w:color w:val="000000" w:themeColor="text1"/>
                <w:lang w:val="en-ID"/>
              </w:rPr>
              <w:t>Kondisi</w:t>
            </w:r>
            <w:proofErr w:type="spellEnd"/>
          </w:p>
        </w:tc>
        <w:tc>
          <w:tcPr>
            <w:tcW w:w="1500" w:type="dxa"/>
            <w:vMerge w:val="restart"/>
            <w:tcBorders>
              <w:top w:val="single" w:sz="6" w:space="0" w:color="auto"/>
              <w:left w:val="single" w:sz="6" w:space="0" w:color="auto"/>
              <w:bottom w:val="nil"/>
              <w:right w:val="single" w:sz="6" w:space="0" w:color="auto"/>
            </w:tcBorders>
            <w:shd w:val="clear" w:color="auto" w:fill="BDD7EE"/>
            <w:tcMar>
              <w:left w:w="105" w:type="dxa"/>
              <w:right w:w="105" w:type="dxa"/>
            </w:tcMar>
            <w:vAlign w:val="center"/>
          </w:tcPr>
          <w:p w14:paraId="32CC748D" w14:textId="3429C763" w:rsidR="1BA0FA3B" w:rsidRPr="00DB25C4" w:rsidRDefault="1BA0FA3B" w:rsidP="00687314">
            <w:pPr>
              <w:spacing w:after="0" w:line="240" w:lineRule="auto"/>
              <w:jc w:val="center"/>
              <w:rPr>
                <w:rFonts w:eastAsia="Calibri" w:cstheme="minorHAnsi"/>
                <w:color w:val="000000" w:themeColor="text1"/>
              </w:rPr>
            </w:pPr>
            <w:proofErr w:type="spellStart"/>
            <w:r w:rsidRPr="00DB25C4">
              <w:rPr>
                <w:rFonts w:eastAsia="Calibri" w:cstheme="minorHAnsi"/>
                <w:b/>
                <w:bCs/>
                <w:color w:val="000000" w:themeColor="text1"/>
                <w:lang w:val="en-ID"/>
              </w:rPr>
              <w:t>Penggunaan</w:t>
            </w:r>
            <w:proofErr w:type="spellEnd"/>
            <w:r w:rsidRPr="00DB25C4">
              <w:rPr>
                <w:rFonts w:eastAsia="Calibri" w:cstheme="minorHAnsi"/>
                <w:b/>
                <w:bCs/>
                <w:color w:val="000000" w:themeColor="text1"/>
                <w:lang w:val="en-ID"/>
              </w:rPr>
              <w:t xml:space="preserve"> (Jam/</w:t>
            </w:r>
            <w:proofErr w:type="spellStart"/>
            <w:r w:rsidRPr="00DB25C4">
              <w:rPr>
                <w:rFonts w:eastAsia="Calibri" w:cstheme="minorHAnsi"/>
                <w:b/>
                <w:bCs/>
                <w:color w:val="000000" w:themeColor="text1"/>
                <w:lang w:val="en-ID"/>
              </w:rPr>
              <w:t>minggu</w:t>
            </w:r>
            <w:proofErr w:type="spellEnd"/>
            <w:r w:rsidRPr="00DB25C4">
              <w:rPr>
                <w:rFonts w:eastAsia="Calibri" w:cstheme="minorHAnsi"/>
                <w:b/>
                <w:bCs/>
                <w:color w:val="000000" w:themeColor="text1"/>
                <w:lang w:val="en-ID"/>
              </w:rPr>
              <w:t>)</w:t>
            </w:r>
          </w:p>
        </w:tc>
      </w:tr>
      <w:tr w:rsidR="1BA0FA3B" w:rsidRPr="00DB25C4" w14:paraId="0A1ABD5C" w14:textId="77777777" w:rsidTr="1BA0FA3B">
        <w:trPr>
          <w:trHeight w:val="300"/>
        </w:trPr>
        <w:tc>
          <w:tcPr>
            <w:tcW w:w="525" w:type="dxa"/>
            <w:vMerge/>
            <w:tcBorders>
              <w:left w:val="single" w:sz="0" w:space="0" w:color="auto"/>
              <w:right w:val="single" w:sz="0" w:space="0" w:color="auto"/>
            </w:tcBorders>
            <w:vAlign w:val="center"/>
          </w:tcPr>
          <w:p w14:paraId="4C17E0F5" w14:textId="77777777" w:rsidR="007F6BD7" w:rsidRPr="00DB25C4" w:rsidRDefault="007F6BD7" w:rsidP="00687314">
            <w:pPr>
              <w:spacing w:after="0" w:line="240" w:lineRule="auto"/>
              <w:rPr>
                <w:rFonts w:cstheme="minorHAnsi"/>
              </w:rPr>
            </w:pPr>
          </w:p>
        </w:tc>
        <w:tc>
          <w:tcPr>
            <w:tcW w:w="2415" w:type="dxa"/>
            <w:vMerge/>
            <w:tcBorders>
              <w:left w:val="single" w:sz="0" w:space="0" w:color="auto"/>
              <w:right w:val="single" w:sz="0" w:space="0" w:color="auto"/>
            </w:tcBorders>
            <w:vAlign w:val="center"/>
          </w:tcPr>
          <w:p w14:paraId="1B79384A" w14:textId="77777777" w:rsidR="007F6BD7" w:rsidRPr="00DB25C4" w:rsidRDefault="007F6BD7" w:rsidP="00687314">
            <w:pPr>
              <w:spacing w:after="0" w:line="240" w:lineRule="auto"/>
              <w:rPr>
                <w:rFonts w:cstheme="minorHAnsi"/>
              </w:rPr>
            </w:pPr>
          </w:p>
        </w:tc>
        <w:tc>
          <w:tcPr>
            <w:tcW w:w="915" w:type="dxa"/>
            <w:vMerge/>
            <w:tcBorders>
              <w:left w:val="single" w:sz="0" w:space="0" w:color="auto"/>
              <w:right w:val="single" w:sz="0" w:space="0" w:color="auto"/>
            </w:tcBorders>
            <w:vAlign w:val="center"/>
          </w:tcPr>
          <w:p w14:paraId="1A6EAF46" w14:textId="77777777" w:rsidR="007F6BD7" w:rsidRPr="00DB25C4" w:rsidRDefault="007F6BD7" w:rsidP="00687314">
            <w:pPr>
              <w:spacing w:after="0" w:line="240" w:lineRule="auto"/>
              <w:rPr>
                <w:rFonts w:cstheme="minorHAnsi"/>
              </w:rPr>
            </w:pPr>
          </w:p>
        </w:tc>
        <w:tc>
          <w:tcPr>
            <w:tcW w:w="735" w:type="dxa"/>
            <w:vMerge/>
            <w:tcBorders>
              <w:left w:val="single" w:sz="0" w:space="0" w:color="auto"/>
              <w:right w:val="single" w:sz="0" w:space="0" w:color="auto"/>
            </w:tcBorders>
            <w:vAlign w:val="center"/>
          </w:tcPr>
          <w:p w14:paraId="60629425" w14:textId="77777777" w:rsidR="007F6BD7" w:rsidRPr="00DB25C4" w:rsidRDefault="007F6BD7" w:rsidP="00687314">
            <w:pPr>
              <w:spacing w:after="0" w:line="240" w:lineRule="auto"/>
              <w:rPr>
                <w:rFonts w:cstheme="minorHAnsi"/>
              </w:rPr>
            </w:pPr>
          </w:p>
        </w:tc>
        <w:tc>
          <w:tcPr>
            <w:tcW w:w="570" w:type="dxa"/>
            <w:tcBorders>
              <w:top w:val="single" w:sz="6" w:space="0" w:color="auto"/>
              <w:left w:val="single" w:sz="6" w:space="0" w:color="auto"/>
              <w:bottom w:val="single" w:sz="6" w:space="0" w:color="auto"/>
              <w:right w:val="single" w:sz="6" w:space="0" w:color="auto"/>
            </w:tcBorders>
            <w:shd w:val="clear" w:color="auto" w:fill="BDD7EE"/>
            <w:tcMar>
              <w:left w:w="105" w:type="dxa"/>
              <w:right w:w="105" w:type="dxa"/>
            </w:tcMar>
            <w:vAlign w:val="bottom"/>
          </w:tcPr>
          <w:p w14:paraId="4FFC876C" w14:textId="1C9680F4"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b/>
                <w:bCs/>
                <w:color w:val="000000" w:themeColor="text1"/>
                <w:lang w:val="en-ID"/>
              </w:rPr>
              <w:t>SD</w:t>
            </w:r>
          </w:p>
        </w:tc>
        <w:tc>
          <w:tcPr>
            <w:tcW w:w="810" w:type="dxa"/>
            <w:tcBorders>
              <w:top w:val="single" w:sz="6" w:space="0" w:color="auto"/>
              <w:left w:val="single" w:sz="6" w:space="0" w:color="auto"/>
              <w:bottom w:val="single" w:sz="6" w:space="0" w:color="auto"/>
              <w:right w:val="single" w:sz="6" w:space="0" w:color="auto"/>
            </w:tcBorders>
            <w:shd w:val="clear" w:color="auto" w:fill="BDD7EE"/>
            <w:tcMar>
              <w:left w:w="105" w:type="dxa"/>
              <w:right w:w="105" w:type="dxa"/>
            </w:tcMar>
            <w:vAlign w:val="bottom"/>
          </w:tcPr>
          <w:p w14:paraId="3626B6E8" w14:textId="73760493"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b/>
                <w:bCs/>
                <w:color w:val="000000" w:themeColor="text1"/>
                <w:lang w:val="en-ID"/>
              </w:rPr>
              <w:t>SW</w:t>
            </w:r>
          </w:p>
        </w:tc>
        <w:tc>
          <w:tcPr>
            <w:tcW w:w="1005" w:type="dxa"/>
            <w:tcBorders>
              <w:top w:val="single" w:sz="6" w:space="0" w:color="auto"/>
              <w:left w:val="single" w:sz="6" w:space="0" w:color="auto"/>
              <w:bottom w:val="single" w:sz="6" w:space="0" w:color="auto"/>
              <w:right w:val="single" w:sz="6" w:space="0" w:color="auto"/>
            </w:tcBorders>
            <w:shd w:val="clear" w:color="auto" w:fill="BDD7EE"/>
            <w:tcMar>
              <w:left w:w="105" w:type="dxa"/>
              <w:right w:w="105" w:type="dxa"/>
            </w:tcMar>
            <w:vAlign w:val="bottom"/>
          </w:tcPr>
          <w:p w14:paraId="41B02B0F" w14:textId="23EBA1EF" w:rsidR="1BA0FA3B" w:rsidRPr="00DB25C4" w:rsidRDefault="1BA0FA3B" w:rsidP="00687314">
            <w:pPr>
              <w:spacing w:after="0" w:line="240" w:lineRule="auto"/>
              <w:jc w:val="center"/>
              <w:rPr>
                <w:rFonts w:eastAsia="Calibri" w:cstheme="minorHAnsi"/>
                <w:color w:val="000000" w:themeColor="text1"/>
              </w:rPr>
            </w:pPr>
            <w:proofErr w:type="spellStart"/>
            <w:r w:rsidRPr="00DB25C4">
              <w:rPr>
                <w:rFonts w:eastAsia="Calibri" w:cstheme="minorHAnsi"/>
                <w:b/>
                <w:bCs/>
                <w:color w:val="000000" w:themeColor="text1"/>
                <w:lang w:val="en-ID"/>
              </w:rPr>
              <w:t>Terawat</w:t>
            </w:r>
            <w:proofErr w:type="spellEnd"/>
          </w:p>
        </w:tc>
        <w:tc>
          <w:tcPr>
            <w:tcW w:w="1020" w:type="dxa"/>
            <w:tcBorders>
              <w:top w:val="single" w:sz="6" w:space="0" w:color="auto"/>
              <w:left w:val="single" w:sz="6" w:space="0" w:color="auto"/>
              <w:bottom w:val="single" w:sz="6" w:space="0" w:color="auto"/>
              <w:right w:val="single" w:sz="6" w:space="0" w:color="auto"/>
            </w:tcBorders>
            <w:shd w:val="clear" w:color="auto" w:fill="BDD7EE"/>
            <w:tcMar>
              <w:left w:w="105" w:type="dxa"/>
              <w:right w:w="105" w:type="dxa"/>
            </w:tcMar>
            <w:vAlign w:val="bottom"/>
          </w:tcPr>
          <w:p w14:paraId="5ACAF181" w14:textId="3130ABF1" w:rsidR="1BA0FA3B" w:rsidRPr="00DB25C4" w:rsidRDefault="1BA0FA3B" w:rsidP="00687314">
            <w:pPr>
              <w:spacing w:after="0" w:line="240" w:lineRule="auto"/>
              <w:jc w:val="center"/>
              <w:rPr>
                <w:rFonts w:eastAsia="Calibri" w:cstheme="minorHAnsi"/>
                <w:color w:val="000000" w:themeColor="text1"/>
              </w:rPr>
            </w:pPr>
            <w:proofErr w:type="spellStart"/>
            <w:r w:rsidRPr="00DB25C4">
              <w:rPr>
                <w:rFonts w:eastAsia="Calibri" w:cstheme="minorHAnsi"/>
                <w:b/>
                <w:bCs/>
                <w:color w:val="000000" w:themeColor="text1"/>
                <w:lang w:val="en-ID"/>
              </w:rPr>
              <w:t>Tidak</w:t>
            </w:r>
            <w:proofErr w:type="spellEnd"/>
            <w:r w:rsidRPr="00DB25C4">
              <w:rPr>
                <w:rFonts w:eastAsia="Calibri" w:cstheme="minorHAnsi"/>
                <w:b/>
                <w:bCs/>
                <w:color w:val="000000" w:themeColor="text1"/>
                <w:lang w:val="en-ID"/>
              </w:rPr>
              <w:t xml:space="preserve"> </w:t>
            </w:r>
            <w:proofErr w:type="spellStart"/>
            <w:r w:rsidRPr="00DB25C4">
              <w:rPr>
                <w:rFonts w:eastAsia="Calibri" w:cstheme="minorHAnsi"/>
                <w:b/>
                <w:bCs/>
                <w:color w:val="000000" w:themeColor="text1"/>
                <w:lang w:val="en-ID"/>
              </w:rPr>
              <w:t>Terawat</w:t>
            </w:r>
            <w:proofErr w:type="spellEnd"/>
          </w:p>
        </w:tc>
        <w:tc>
          <w:tcPr>
            <w:tcW w:w="1500" w:type="dxa"/>
            <w:vMerge/>
            <w:tcBorders>
              <w:left w:val="single" w:sz="0" w:space="0" w:color="auto"/>
              <w:right w:val="single" w:sz="0" w:space="0" w:color="auto"/>
            </w:tcBorders>
            <w:vAlign w:val="center"/>
          </w:tcPr>
          <w:p w14:paraId="46CFFCBB" w14:textId="77777777" w:rsidR="007F6BD7" w:rsidRPr="00DB25C4" w:rsidRDefault="007F6BD7" w:rsidP="00687314">
            <w:pPr>
              <w:spacing w:after="0" w:line="240" w:lineRule="auto"/>
              <w:rPr>
                <w:rFonts w:cstheme="minorHAnsi"/>
              </w:rPr>
            </w:pPr>
          </w:p>
        </w:tc>
      </w:tr>
      <w:tr w:rsidR="1BA0FA3B" w:rsidRPr="00DB25C4" w14:paraId="4B2F859A" w14:textId="77777777" w:rsidTr="1BA0FA3B">
        <w:trPr>
          <w:trHeight w:val="300"/>
        </w:trPr>
        <w:tc>
          <w:tcPr>
            <w:tcW w:w="525" w:type="dxa"/>
            <w:tcBorders>
              <w:top w:val="single" w:sz="6" w:space="0" w:color="auto"/>
              <w:left w:val="single" w:sz="6" w:space="0" w:color="auto"/>
              <w:bottom w:val="single" w:sz="6" w:space="0" w:color="auto"/>
              <w:right w:val="single" w:sz="6" w:space="0" w:color="auto"/>
            </w:tcBorders>
            <w:shd w:val="clear" w:color="auto" w:fill="FFF2CC" w:themeFill="accent4" w:themeFillTint="33"/>
            <w:tcMar>
              <w:left w:w="105" w:type="dxa"/>
              <w:right w:w="105" w:type="dxa"/>
            </w:tcMar>
            <w:vAlign w:val="bottom"/>
          </w:tcPr>
          <w:p w14:paraId="55A9D0B2" w14:textId="54A3AB09"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b/>
                <w:bCs/>
                <w:color w:val="000000" w:themeColor="text1"/>
                <w:lang w:val="en-ID"/>
              </w:rPr>
              <w:t>1</w:t>
            </w:r>
          </w:p>
        </w:tc>
        <w:tc>
          <w:tcPr>
            <w:tcW w:w="2415" w:type="dxa"/>
            <w:tcBorders>
              <w:top w:val="single" w:sz="6" w:space="0" w:color="auto"/>
              <w:left w:val="single" w:sz="6" w:space="0" w:color="auto"/>
              <w:bottom w:val="single" w:sz="6" w:space="0" w:color="auto"/>
              <w:right w:val="single" w:sz="6" w:space="0" w:color="auto"/>
            </w:tcBorders>
            <w:shd w:val="clear" w:color="auto" w:fill="FFF2CC" w:themeFill="accent4" w:themeFillTint="33"/>
            <w:tcMar>
              <w:left w:w="105" w:type="dxa"/>
              <w:right w:w="105" w:type="dxa"/>
            </w:tcMar>
            <w:vAlign w:val="bottom"/>
          </w:tcPr>
          <w:p w14:paraId="2A04725E" w14:textId="5CEFE6A3"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b/>
                <w:bCs/>
                <w:color w:val="000000" w:themeColor="text1"/>
                <w:lang w:val="en-ID"/>
              </w:rPr>
              <w:t>2</w:t>
            </w:r>
          </w:p>
        </w:tc>
        <w:tc>
          <w:tcPr>
            <w:tcW w:w="915" w:type="dxa"/>
            <w:tcBorders>
              <w:top w:val="single" w:sz="6" w:space="0" w:color="auto"/>
              <w:left w:val="single" w:sz="6" w:space="0" w:color="auto"/>
              <w:bottom w:val="single" w:sz="6" w:space="0" w:color="auto"/>
              <w:right w:val="single" w:sz="6" w:space="0" w:color="auto"/>
            </w:tcBorders>
            <w:shd w:val="clear" w:color="auto" w:fill="FFF2CC" w:themeFill="accent4" w:themeFillTint="33"/>
            <w:tcMar>
              <w:left w:w="105" w:type="dxa"/>
              <w:right w:w="105" w:type="dxa"/>
            </w:tcMar>
            <w:vAlign w:val="bottom"/>
          </w:tcPr>
          <w:p w14:paraId="63731323" w14:textId="699532EE"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b/>
                <w:bCs/>
                <w:color w:val="000000" w:themeColor="text1"/>
                <w:lang w:val="en-ID"/>
              </w:rPr>
              <w:t>3</w:t>
            </w:r>
          </w:p>
        </w:tc>
        <w:tc>
          <w:tcPr>
            <w:tcW w:w="735" w:type="dxa"/>
            <w:tcBorders>
              <w:top w:val="single" w:sz="6" w:space="0" w:color="auto"/>
              <w:left w:val="single" w:sz="6" w:space="0" w:color="auto"/>
              <w:bottom w:val="single" w:sz="6" w:space="0" w:color="auto"/>
              <w:right w:val="single" w:sz="6" w:space="0" w:color="auto"/>
            </w:tcBorders>
            <w:shd w:val="clear" w:color="auto" w:fill="FFF2CC" w:themeFill="accent4" w:themeFillTint="33"/>
            <w:tcMar>
              <w:left w:w="105" w:type="dxa"/>
              <w:right w:w="105" w:type="dxa"/>
            </w:tcMar>
            <w:vAlign w:val="bottom"/>
          </w:tcPr>
          <w:p w14:paraId="09360FA1" w14:textId="5C8F80C4"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b/>
                <w:bCs/>
                <w:color w:val="000000" w:themeColor="text1"/>
                <w:lang w:val="en-ID"/>
              </w:rPr>
              <w:t>4</w:t>
            </w:r>
          </w:p>
        </w:tc>
        <w:tc>
          <w:tcPr>
            <w:tcW w:w="570" w:type="dxa"/>
            <w:tcBorders>
              <w:top w:val="single" w:sz="6" w:space="0" w:color="auto"/>
              <w:left w:val="single" w:sz="6" w:space="0" w:color="auto"/>
              <w:bottom w:val="single" w:sz="6" w:space="0" w:color="auto"/>
              <w:right w:val="single" w:sz="6" w:space="0" w:color="auto"/>
            </w:tcBorders>
            <w:shd w:val="clear" w:color="auto" w:fill="FFF2CC" w:themeFill="accent4" w:themeFillTint="33"/>
            <w:tcMar>
              <w:left w:w="105" w:type="dxa"/>
              <w:right w:w="105" w:type="dxa"/>
            </w:tcMar>
            <w:vAlign w:val="bottom"/>
          </w:tcPr>
          <w:p w14:paraId="21C5F673" w14:textId="2C50870F"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b/>
                <w:bCs/>
                <w:color w:val="000000" w:themeColor="text1"/>
                <w:lang w:val="en-ID"/>
              </w:rPr>
              <w:t>5</w:t>
            </w:r>
          </w:p>
        </w:tc>
        <w:tc>
          <w:tcPr>
            <w:tcW w:w="810" w:type="dxa"/>
            <w:tcBorders>
              <w:top w:val="single" w:sz="6" w:space="0" w:color="auto"/>
              <w:left w:val="single" w:sz="6" w:space="0" w:color="auto"/>
              <w:bottom w:val="single" w:sz="6" w:space="0" w:color="auto"/>
              <w:right w:val="single" w:sz="6" w:space="0" w:color="auto"/>
            </w:tcBorders>
            <w:shd w:val="clear" w:color="auto" w:fill="FFF2CC" w:themeFill="accent4" w:themeFillTint="33"/>
            <w:tcMar>
              <w:left w:w="105" w:type="dxa"/>
              <w:right w:w="105" w:type="dxa"/>
            </w:tcMar>
            <w:vAlign w:val="bottom"/>
          </w:tcPr>
          <w:p w14:paraId="6174ABBE" w14:textId="32112C9B"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b/>
                <w:bCs/>
                <w:color w:val="000000" w:themeColor="text1"/>
                <w:lang w:val="en-ID"/>
              </w:rPr>
              <w:t>6</w:t>
            </w:r>
          </w:p>
        </w:tc>
        <w:tc>
          <w:tcPr>
            <w:tcW w:w="1005" w:type="dxa"/>
            <w:tcBorders>
              <w:top w:val="single" w:sz="6" w:space="0" w:color="auto"/>
              <w:left w:val="single" w:sz="6" w:space="0" w:color="auto"/>
              <w:bottom w:val="single" w:sz="6" w:space="0" w:color="auto"/>
              <w:right w:val="single" w:sz="6" w:space="0" w:color="auto"/>
            </w:tcBorders>
            <w:shd w:val="clear" w:color="auto" w:fill="FFF2CC" w:themeFill="accent4" w:themeFillTint="33"/>
            <w:tcMar>
              <w:left w:w="105" w:type="dxa"/>
              <w:right w:w="105" w:type="dxa"/>
            </w:tcMar>
            <w:vAlign w:val="bottom"/>
          </w:tcPr>
          <w:p w14:paraId="1771B62C" w14:textId="5E955F48"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b/>
                <w:bCs/>
                <w:color w:val="000000" w:themeColor="text1"/>
                <w:lang w:val="en-ID"/>
              </w:rPr>
              <w:t>7</w:t>
            </w:r>
          </w:p>
        </w:tc>
        <w:tc>
          <w:tcPr>
            <w:tcW w:w="1020" w:type="dxa"/>
            <w:tcBorders>
              <w:top w:val="single" w:sz="6" w:space="0" w:color="auto"/>
              <w:left w:val="single" w:sz="6" w:space="0" w:color="auto"/>
              <w:bottom w:val="single" w:sz="6" w:space="0" w:color="auto"/>
              <w:right w:val="single" w:sz="6" w:space="0" w:color="auto"/>
            </w:tcBorders>
            <w:shd w:val="clear" w:color="auto" w:fill="FFF2CC" w:themeFill="accent4" w:themeFillTint="33"/>
            <w:tcMar>
              <w:left w:w="105" w:type="dxa"/>
              <w:right w:w="105" w:type="dxa"/>
            </w:tcMar>
            <w:vAlign w:val="bottom"/>
          </w:tcPr>
          <w:p w14:paraId="68F0D672" w14:textId="1204AC79"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b/>
                <w:bCs/>
                <w:color w:val="000000" w:themeColor="text1"/>
                <w:lang w:val="en-ID"/>
              </w:rPr>
              <w:t>8</w:t>
            </w:r>
          </w:p>
        </w:tc>
        <w:tc>
          <w:tcPr>
            <w:tcW w:w="1500" w:type="dxa"/>
            <w:tcBorders>
              <w:top w:val="single" w:sz="6" w:space="0" w:color="auto"/>
              <w:left w:val="single" w:sz="6" w:space="0" w:color="auto"/>
              <w:bottom w:val="single" w:sz="6" w:space="0" w:color="auto"/>
              <w:right w:val="single" w:sz="6" w:space="0" w:color="auto"/>
            </w:tcBorders>
            <w:shd w:val="clear" w:color="auto" w:fill="FFF2CC" w:themeFill="accent4" w:themeFillTint="33"/>
            <w:tcMar>
              <w:left w:w="105" w:type="dxa"/>
              <w:right w:w="105" w:type="dxa"/>
            </w:tcMar>
            <w:vAlign w:val="bottom"/>
          </w:tcPr>
          <w:p w14:paraId="1402835F" w14:textId="7D9E7607"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b/>
                <w:bCs/>
                <w:color w:val="000000" w:themeColor="text1"/>
                <w:lang w:val="en-ID"/>
              </w:rPr>
              <w:t>9</w:t>
            </w:r>
          </w:p>
        </w:tc>
      </w:tr>
      <w:tr w:rsidR="1BA0FA3B" w:rsidRPr="00DB25C4" w14:paraId="0F61419D" w14:textId="77777777" w:rsidTr="1BA0FA3B">
        <w:trPr>
          <w:trHeight w:val="300"/>
        </w:trPr>
        <w:tc>
          <w:tcPr>
            <w:tcW w:w="52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5694020" w14:textId="1B3A6FF3"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w:t>
            </w:r>
          </w:p>
        </w:tc>
        <w:tc>
          <w:tcPr>
            <w:tcW w:w="24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2D2F917" w14:textId="32CE43D2"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 xml:space="preserve">Ruang </w:t>
            </w:r>
            <w:proofErr w:type="spellStart"/>
            <w:r w:rsidRPr="00DB25C4">
              <w:rPr>
                <w:rFonts w:eastAsia="Calibri" w:cstheme="minorHAnsi"/>
                <w:color w:val="000000" w:themeColor="text1"/>
                <w:lang w:val="en-ID"/>
              </w:rPr>
              <w:t>Kelas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Kapasitas</w:t>
            </w:r>
            <w:proofErr w:type="spellEnd"/>
            <w:r w:rsidRPr="00DB25C4">
              <w:rPr>
                <w:rFonts w:eastAsia="Calibri" w:cstheme="minorHAnsi"/>
                <w:color w:val="000000" w:themeColor="text1"/>
                <w:lang w:val="en-ID"/>
              </w:rPr>
              <w:t xml:space="preserve"> 50 orang</w:t>
            </w:r>
          </w:p>
        </w:tc>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4B9767F" w14:textId="505899B7" w:rsidR="1BA0FA3B" w:rsidRPr="00DB25C4" w:rsidRDefault="1BA0FA3B" w:rsidP="00687314">
            <w:pPr>
              <w:spacing w:after="0" w:line="240" w:lineRule="auto"/>
              <w:jc w:val="right"/>
              <w:rPr>
                <w:rFonts w:eastAsia="Calibri" w:cstheme="minorHAnsi"/>
                <w:color w:val="000000" w:themeColor="text1"/>
              </w:rPr>
            </w:pPr>
            <w:r w:rsidRPr="00DB25C4">
              <w:rPr>
                <w:rFonts w:eastAsia="Calibri" w:cstheme="minorHAnsi"/>
                <w:color w:val="000000" w:themeColor="text1"/>
                <w:lang w:val="en-ID"/>
              </w:rPr>
              <w:t>1</w:t>
            </w:r>
          </w:p>
        </w:tc>
        <w:tc>
          <w:tcPr>
            <w:tcW w:w="7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1D4BF79" w14:textId="4D91E08B"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108</w:t>
            </w:r>
          </w:p>
        </w:tc>
        <w:tc>
          <w:tcPr>
            <w:tcW w:w="5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95398DB" w14:textId="3BECD723"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8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08383A6" w14:textId="23396C3B"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10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2F018D7" w14:textId="0F40BAF6"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0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5EFA6F2" w14:textId="5AE0BE90" w:rsidR="1BA0FA3B" w:rsidRPr="00DB25C4" w:rsidRDefault="1BA0FA3B" w:rsidP="00687314">
            <w:pPr>
              <w:spacing w:after="0" w:line="240" w:lineRule="auto"/>
              <w:jc w:val="center"/>
              <w:rPr>
                <w:rFonts w:eastAsia="Calibri" w:cstheme="minorHAnsi"/>
                <w:color w:val="000000" w:themeColor="text1"/>
              </w:rPr>
            </w:pP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CA04C2B" w14:textId="41121BB9"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40</w:t>
            </w:r>
          </w:p>
        </w:tc>
      </w:tr>
      <w:tr w:rsidR="1BA0FA3B" w:rsidRPr="00DB25C4" w14:paraId="07C14188" w14:textId="77777777" w:rsidTr="1BA0FA3B">
        <w:trPr>
          <w:trHeight w:val="300"/>
        </w:trPr>
        <w:tc>
          <w:tcPr>
            <w:tcW w:w="52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C144CF0" w14:textId="171D53B1"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2</w:t>
            </w:r>
          </w:p>
        </w:tc>
        <w:tc>
          <w:tcPr>
            <w:tcW w:w="24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23F464E" w14:textId="5BC11D68"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 xml:space="preserve">Ruang </w:t>
            </w:r>
            <w:proofErr w:type="spellStart"/>
            <w:r w:rsidRPr="00DB25C4">
              <w:rPr>
                <w:rFonts w:eastAsia="Calibri" w:cstheme="minorHAnsi"/>
                <w:color w:val="000000" w:themeColor="text1"/>
                <w:lang w:val="en-ID"/>
              </w:rPr>
              <w:t>Kelas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Kapasitas</w:t>
            </w:r>
            <w:proofErr w:type="spellEnd"/>
            <w:r w:rsidRPr="00DB25C4">
              <w:rPr>
                <w:rFonts w:eastAsia="Calibri" w:cstheme="minorHAnsi"/>
                <w:color w:val="000000" w:themeColor="text1"/>
                <w:lang w:val="en-ID"/>
              </w:rPr>
              <w:t xml:space="preserve"> 45 orang</w:t>
            </w:r>
          </w:p>
        </w:tc>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6ADD930" w14:textId="6F503411" w:rsidR="1BA0FA3B" w:rsidRPr="00DB25C4" w:rsidRDefault="1BA0FA3B" w:rsidP="00687314">
            <w:pPr>
              <w:spacing w:after="0" w:line="240" w:lineRule="auto"/>
              <w:jc w:val="right"/>
              <w:rPr>
                <w:rFonts w:eastAsia="Calibri" w:cstheme="minorHAnsi"/>
                <w:color w:val="000000" w:themeColor="text1"/>
              </w:rPr>
            </w:pPr>
            <w:r w:rsidRPr="00DB25C4">
              <w:rPr>
                <w:rFonts w:eastAsia="Calibri" w:cstheme="minorHAnsi"/>
                <w:color w:val="000000" w:themeColor="text1"/>
                <w:lang w:val="en-ID"/>
              </w:rPr>
              <w:t>18</w:t>
            </w:r>
          </w:p>
        </w:tc>
        <w:tc>
          <w:tcPr>
            <w:tcW w:w="7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CF14EAC" w14:textId="41E4BA4B"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72</w:t>
            </w:r>
          </w:p>
        </w:tc>
        <w:tc>
          <w:tcPr>
            <w:tcW w:w="5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6FE40BC" w14:textId="0E35324F"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8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000001C" w14:textId="1D0426A6"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10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B42BE3A" w14:textId="2A992559"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0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F4233DA" w14:textId="5739EDA0" w:rsidR="1BA0FA3B" w:rsidRPr="00DB25C4" w:rsidRDefault="1BA0FA3B" w:rsidP="00687314">
            <w:pPr>
              <w:spacing w:after="0" w:line="240" w:lineRule="auto"/>
              <w:jc w:val="center"/>
              <w:rPr>
                <w:rFonts w:eastAsia="Calibri" w:cstheme="minorHAnsi"/>
                <w:color w:val="000000" w:themeColor="text1"/>
              </w:rPr>
            </w:pP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5A37D6A" w14:textId="2FBF0E4F"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40</w:t>
            </w:r>
          </w:p>
        </w:tc>
      </w:tr>
      <w:tr w:rsidR="1BA0FA3B" w:rsidRPr="00DB25C4" w14:paraId="4565A09C" w14:textId="77777777" w:rsidTr="1BA0FA3B">
        <w:trPr>
          <w:trHeight w:val="300"/>
        </w:trPr>
        <w:tc>
          <w:tcPr>
            <w:tcW w:w="52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0D36D66" w14:textId="4EB5FE2C"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3</w:t>
            </w:r>
          </w:p>
        </w:tc>
        <w:tc>
          <w:tcPr>
            <w:tcW w:w="24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FEEFCC4" w14:textId="2A02C11C"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 xml:space="preserve">Ruang </w:t>
            </w:r>
            <w:proofErr w:type="spellStart"/>
            <w:r w:rsidRPr="00DB25C4">
              <w:rPr>
                <w:rFonts w:eastAsia="Calibri" w:cstheme="minorHAnsi"/>
                <w:color w:val="000000" w:themeColor="text1"/>
                <w:lang w:val="en-ID"/>
              </w:rPr>
              <w:t>Kelas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Kapasitas</w:t>
            </w:r>
            <w:proofErr w:type="spellEnd"/>
            <w:r w:rsidRPr="00DB25C4">
              <w:rPr>
                <w:rFonts w:eastAsia="Calibri" w:cstheme="minorHAnsi"/>
                <w:color w:val="000000" w:themeColor="text1"/>
                <w:lang w:val="en-ID"/>
              </w:rPr>
              <w:t xml:space="preserve"> 30 orang</w:t>
            </w:r>
          </w:p>
        </w:tc>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E063C5E" w14:textId="3A1C3E8A" w:rsidR="1BA0FA3B" w:rsidRPr="00DB25C4" w:rsidRDefault="1BA0FA3B" w:rsidP="00687314">
            <w:pPr>
              <w:spacing w:after="0" w:line="240" w:lineRule="auto"/>
              <w:jc w:val="right"/>
              <w:rPr>
                <w:rFonts w:eastAsia="Calibri" w:cstheme="minorHAnsi"/>
                <w:color w:val="000000" w:themeColor="text1"/>
              </w:rPr>
            </w:pPr>
            <w:r w:rsidRPr="00DB25C4">
              <w:rPr>
                <w:rFonts w:eastAsia="Calibri" w:cstheme="minorHAnsi"/>
                <w:color w:val="000000" w:themeColor="text1"/>
                <w:lang w:val="en-ID"/>
              </w:rPr>
              <w:t>1</w:t>
            </w:r>
          </w:p>
        </w:tc>
        <w:tc>
          <w:tcPr>
            <w:tcW w:w="7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DFBC0BA" w14:textId="77DFBE24"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72</w:t>
            </w:r>
          </w:p>
        </w:tc>
        <w:tc>
          <w:tcPr>
            <w:tcW w:w="5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E5A4EA2" w14:textId="4A0E44C5"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8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66BCB7C" w14:textId="307E9D91"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10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A91694A" w14:textId="5372EB28"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0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CD4CDF2" w14:textId="1C6A8B04" w:rsidR="1BA0FA3B" w:rsidRPr="00DB25C4" w:rsidRDefault="1BA0FA3B" w:rsidP="00687314">
            <w:pPr>
              <w:spacing w:after="0" w:line="240" w:lineRule="auto"/>
              <w:jc w:val="center"/>
              <w:rPr>
                <w:rFonts w:eastAsia="Calibri" w:cstheme="minorHAnsi"/>
                <w:color w:val="000000" w:themeColor="text1"/>
              </w:rPr>
            </w:pP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7A4EDE8" w14:textId="0371E453"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40</w:t>
            </w:r>
          </w:p>
        </w:tc>
      </w:tr>
      <w:tr w:rsidR="1BA0FA3B" w:rsidRPr="00DB25C4" w14:paraId="2B18A0D4" w14:textId="77777777" w:rsidTr="1BA0FA3B">
        <w:trPr>
          <w:trHeight w:val="300"/>
        </w:trPr>
        <w:tc>
          <w:tcPr>
            <w:tcW w:w="52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97BB1A5" w14:textId="2E5CB94A"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w:t>
            </w:r>
          </w:p>
        </w:tc>
        <w:tc>
          <w:tcPr>
            <w:tcW w:w="24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296DE99" w14:textId="3F3CBB75"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 xml:space="preserve">Ruang </w:t>
            </w:r>
            <w:proofErr w:type="spellStart"/>
            <w:r w:rsidRPr="00DB25C4">
              <w:rPr>
                <w:rFonts w:eastAsia="Calibri" w:cstheme="minorHAnsi"/>
                <w:color w:val="000000" w:themeColor="text1"/>
                <w:lang w:val="en-ID"/>
              </w:rPr>
              <w:t>Kelas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Kapasitas</w:t>
            </w:r>
            <w:proofErr w:type="spellEnd"/>
            <w:r w:rsidRPr="00DB25C4">
              <w:rPr>
                <w:rFonts w:eastAsia="Calibri" w:cstheme="minorHAnsi"/>
                <w:color w:val="000000" w:themeColor="text1"/>
                <w:lang w:val="en-ID"/>
              </w:rPr>
              <w:t xml:space="preserve"> 35 orang</w:t>
            </w:r>
          </w:p>
        </w:tc>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DEFBD57" w14:textId="1A6AD764" w:rsidR="1BA0FA3B" w:rsidRPr="00DB25C4" w:rsidRDefault="1BA0FA3B" w:rsidP="00687314">
            <w:pPr>
              <w:spacing w:after="0" w:line="240" w:lineRule="auto"/>
              <w:jc w:val="right"/>
              <w:rPr>
                <w:rFonts w:eastAsia="Calibri" w:cstheme="minorHAnsi"/>
                <w:color w:val="000000" w:themeColor="text1"/>
              </w:rPr>
            </w:pPr>
            <w:r w:rsidRPr="00DB25C4">
              <w:rPr>
                <w:rFonts w:eastAsia="Calibri" w:cstheme="minorHAnsi"/>
                <w:color w:val="000000" w:themeColor="text1"/>
                <w:lang w:val="en-ID"/>
              </w:rPr>
              <w:t>5</w:t>
            </w:r>
          </w:p>
        </w:tc>
        <w:tc>
          <w:tcPr>
            <w:tcW w:w="7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6D48D0C" w14:textId="5D16D3D9"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54</w:t>
            </w:r>
          </w:p>
        </w:tc>
        <w:tc>
          <w:tcPr>
            <w:tcW w:w="5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9685382" w14:textId="75F9F648"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8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99BCC14" w14:textId="67E9703F"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10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90FAF6E" w14:textId="6B81659E"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0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72CDD0F" w14:textId="236D71A0" w:rsidR="1BA0FA3B" w:rsidRPr="00DB25C4" w:rsidRDefault="1BA0FA3B" w:rsidP="00687314">
            <w:pPr>
              <w:spacing w:after="0" w:line="240" w:lineRule="auto"/>
              <w:jc w:val="center"/>
              <w:rPr>
                <w:rFonts w:eastAsia="Calibri" w:cstheme="minorHAnsi"/>
                <w:color w:val="000000" w:themeColor="text1"/>
              </w:rPr>
            </w:pP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B0FA733" w14:textId="63653765"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40</w:t>
            </w:r>
          </w:p>
        </w:tc>
      </w:tr>
      <w:tr w:rsidR="1BA0FA3B" w:rsidRPr="00DB25C4" w14:paraId="6653D810" w14:textId="77777777" w:rsidTr="1BA0FA3B">
        <w:trPr>
          <w:trHeight w:val="300"/>
        </w:trPr>
        <w:tc>
          <w:tcPr>
            <w:tcW w:w="52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82811B6" w14:textId="55497BFB"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5</w:t>
            </w:r>
          </w:p>
        </w:tc>
        <w:tc>
          <w:tcPr>
            <w:tcW w:w="24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55AC5D0" w14:textId="7360FFC3"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 xml:space="preserve">Ruang </w:t>
            </w:r>
            <w:proofErr w:type="spellStart"/>
            <w:r w:rsidRPr="00DB25C4">
              <w:rPr>
                <w:rFonts w:eastAsia="Calibri" w:cstheme="minorHAnsi"/>
                <w:color w:val="000000" w:themeColor="text1"/>
                <w:lang w:val="en-ID"/>
              </w:rPr>
              <w:t>Kelas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Kapasitas</w:t>
            </w:r>
            <w:proofErr w:type="spellEnd"/>
            <w:r w:rsidRPr="00DB25C4">
              <w:rPr>
                <w:rFonts w:eastAsia="Calibri" w:cstheme="minorHAnsi"/>
                <w:color w:val="000000" w:themeColor="text1"/>
                <w:lang w:val="en-ID"/>
              </w:rPr>
              <w:t xml:space="preserve"> 20 orang</w:t>
            </w:r>
          </w:p>
        </w:tc>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0DB6DBD" w14:textId="19862601" w:rsidR="1BA0FA3B" w:rsidRPr="00DB25C4" w:rsidRDefault="1BA0FA3B" w:rsidP="00687314">
            <w:pPr>
              <w:spacing w:after="0" w:line="240" w:lineRule="auto"/>
              <w:jc w:val="right"/>
              <w:rPr>
                <w:rFonts w:eastAsia="Calibri" w:cstheme="minorHAnsi"/>
                <w:color w:val="000000" w:themeColor="text1"/>
              </w:rPr>
            </w:pPr>
            <w:r w:rsidRPr="00DB25C4">
              <w:rPr>
                <w:rFonts w:eastAsia="Calibri" w:cstheme="minorHAnsi"/>
                <w:color w:val="000000" w:themeColor="text1"/>
                <w:lang w:val="en-ID"/>
              </w:rPr>
              <w:t>1</w:t>
            </w:r>
          </w:p>
        </w:tc>
        <w:tc>
          <w:tcPr>
            <w:tcW w:w="7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3EA0AB8" w14:textId="614C9A87"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48,6</w:t>
            </w:r>
          </w:p>
        </w:tc>
        <w:tc>
          <w:tcPr>
            <w:tcW w:w="5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2D90946" w14:textId="77E79907"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8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B4EF906" w14:textId="2D748B92"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10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D39F735" w14:textId="39ACFFAF"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0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D149731" w14:textId="00B27532" w:rsidR="1BA0FA3B" w:rsidRPr="00DB25C4" w:rsidRDefault="1BA0FA3B" w:rsidP="00687314">
            <w:pPr>
              <w:spacing w:after="0" w:line="240" w:lineRule="auto"/>
              <w:jc w:val="center"/>
              <w:rPr>
                <w:rFonts w:eastAsia="Calibri" w:cstheme="minorHAnsi"/>
                <w:color w:val="000000" w:themeColor="text1"/>
              </w:rPr>
            </w:pP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4ADBB1E" w14:textId="5F49B711"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40</w:t>
            </w:r>
          </w:p>
        </w:tc>
      </w:tr>
      <w:tr w:rsidR="1BA0FA3B" w:rsidRPr="00DB25C4" w14:paraId="6008155A" w14:textId="77777777" w:rsidTr="1BA0FA3B">
        <w:trPr>
          <w:trHeight w:val="300"/>
        </w:trPr>
        <w:tc>
          <w:tcPr>
            <w:tcW w:w="52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AAA180A" w14:textId="0C98BD28"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6</w:t>
            </w:r>
          </w:p>
        </w:tc>
        <w:tc>
          <w:tcPr>
            <w:tcW w:w="24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45B72B8" w14:textId="3F46FC1E"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 xml:space="preserve">Ruang </w:t>
            </w:r>
            <w:proofErr w:type="spellStart"/>
            <w:r w:rsidRPr="00DB25C4">
              <w:rPr>
                <w:rFonts w:eastAsia="Calibri" w:cstheme="minorHAnsi"/>
                <w:color w:val="000000" w:themeColor="text1"/>
                <w:lang w:val="en-ID"/>
              </w:rPr>
              <w:t>Kelas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Kapasitas</w:t>
            </w:r>
            <w:proofErr w:type="spellEnd"/>
            <w:r w:rsidRPr="00DB25C4">
              <w:rPr>
                <w:rFonts w:eastAsia="Calibri" w:cstheme="minorHAnsi"/>
                <w:color w:val="000000" w:themeColor="text1"/>
                <w:lang w:val="en-ID"/>
              </w:rPr>
              <w:t xml:space="preserve"> 10 orang</w:t>
            </w:r>
          </w:p>
        </w:tc>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E4BA984" w14:textId="36304C48" w:rsidR="1BA0FA3B" w:rsidRPr="00DB25C4" w:rsidRDefault="1BA0FA3B" w:rsidP="00687314">
            <w:pPr>
              <w:spacing w:after="0" w:line="240" w:lineRule="auto"/>
              <w:jc w:val="right"/>
              <w:rPr>
                <w:rFonts w:eastAsia="Calibri" w:cstheme="minorHAnsi"/>
                <w:color w:val="000000" w:themeColor="text1"/>
              </w:rPr>
            </w:pPr>
            <w:r w:rsidRPr="00DB25C4">
              <w:rPr>
                <w:rFonts w:eastAsia="Calibri" w:cstheme="minorHAnsi"/>
                <w:color w:val="000000" w:themeColor="text1"/>
                <w:lang w:val="en-ID"/>
              </w:rPr>
              <w:t>1</w:t>
            </w:r>
          </w:p>
        </w:tc>
        <w:tc>
          <w:tcPr>
            <w:tcW w:w="7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F22CE90" w14:textId="6CFAEC58"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39,6</w:t>
            </w:r>
          </w:p>
        </w:tc>
        <w:tc>
          <w:tcPr>
            <w:tcW w:w="5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11E7F00" w14:textId="6E6F67E2"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8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4F32034" w14:textId="0A5BB9CF"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10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9025816" w14:textId="6F5B8670"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0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8304AB3" w14:textId="542D507D" w:rsidR="1BA0FA3B" w:rsidRPr="00DB25C4" w:rsidRDefault="1BA0FA3B" w:rsidP="00687314">
            <w:pPr>
              <w:spacing w:after="0" w:line="240" w:lineRule="auto"/>
              <w:jc w:val="center"/>
              <w:rPr>
                <w:rFonts w:eastAsia="Calibri" w:cstheme="minorHAnsi"/>
                <w:color w:val="000000" w:themeColor="text1"/>
              </w:rPr>
            </w:pP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A073C2F" w14:textId="6414BD2E"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40</w:t>
            </w:r>
          </w:p>
        </w:tc>
      </w:tr>
      <w:tr w:rsidR="1BA0FA3B" w:rsidRPr="00DB25C4" w14:paraId="2F171753" w14:textId="77777777" w:rsidTr="1BA0FA3B">
        <w:trPr>
          <w:trHeight w:val="300"/>
        </w:trPr>
        <w:tc>
          <w:tcPr>
            <w:tcW w:w="52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29C3E75" w14:textId="7D672DFF"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7</w:t>
            </w:r>
          </w:p>
        </w:tc>
        <w:tc>
          <w:tcPr>
            <w:tcW w:w="24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B7D94C0" w14:textId="6DC7E205"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Theatre Room</w:t>
            </w:r>
          </w:p>
        </w:tc>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02CC5E6" w14:textId="13DFD039" w:rsidR="1BA0FA3B" w:rsidRPr="00DB25C4" w:rsidRDefault="1BA0FA3B" w:rsidP="00687314">
            <w:pPr>
              <w:spacing w:after="0" w:line="240" w:lineRule="auto"/>
              <w:jc w:val="right"/>
              <w:rPr>
                <w:rFonts w:eastAsia="Calibri" w:cstheme="minorHAnsi"/>
                <w:color w:val="000000" w:themeColor="text1"/>
              </w:rPr>
            </w:pPr>
            <w:r w:rsidRPr="00DB25C4">
              <w:rPr>
                <w:rFonts w:eastAsia="Calibri" w:cstheme="minorHAnsi"/>
                <w:color w:val="000000" w:themeColor="text1"/>
                <w:lang w:val="en-ID"/>
              </w:rPr>
              <w:t>1</w:t>
            </w:r>
          </w:p>
        </w:tc>
        <w:tc>
          <w:tcPr>
            <w:tcW w:w="7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16AB758" w14:textId="6917BAC0"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144</w:t>
            </w:r>
          </w:p>
        </w:tc>
        <w:tc>
          <w:tcPr>
            <w:tcW w:w="5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04AC07E" w14:textId="72E7E571"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8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90557B9" w14:textId="5836DAAF"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10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DF886BB" w14:textId="627C997B"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0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5813BDD" w14:textId="3333D586" w:rsidR="1BA0FA3B" w:rsidRPr="00DB25C4" w:rsidRDefault="1BA0FA3B" w:rsidP="00687314">
            <w:pPr>
              <w:spacing w:after="0" w:line="240" w:lineRule="auto"/>
              <w:jc w:val="center"/>
              <w:rPr>
                <w:rFonts w:eastAsia="Calibri" w:cstheme="minorHAnsi"/>
                <w:color w:val="000000" w:themeColor="text1"/>
              </w:rPr>
            </w:pP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6EF66D8" w14:textId="5BAA2EC7"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40</w:t>
            </w:r>
          </w:p>
        </w:tc>
      </w:tr>
      <w:tr w:rsidR="1BA0FA3B" w:rsidRPr="00DB25C4" w14:paraId="7109967C" w14:textId="77777777" w:rsidTr="1BA0FA3B">
        <w:trPr>
          <w:trHeight w:val="300"/>
        </w:trPr>
        <w:tc>
          <w:tcPr>
            <w:tcW w:w="52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E624710" w14:textId="4A7AD504"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8</w:t>
            </w:r>
          </w:p>
        </w:tc>
        <w:tc>
          <w:tcPr>
            <w:tcW w:w="24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3FE8266" w14:textId="218C7DA8"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Meeting Room</w:t>
            </w:r>
          </w:p>
        </w:tc>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D03BDC3" w14:textId="647D959A" w:rsidR="1BA0FA3B" w:rsidRPr="00DB25C4" w:rsidRDefault="1BA0FA3B" w:rsidP="00687314">
            <w:pPr>
              <w:spacing w:after="0" w:line="240" w:lineRule="auto"/>
              <w:jc w:val="right"/>
              <w:rPr>
                <w:rFonts w:eastAsia="Calibri" w:cstheme="minorHAnsi"/>
                <w:color w:val="000000" w:themeColor="text1"/>
              </w:rPr>
            </w:pPr>
            <w:r w:rsidRPr="00DB25C4">
              <w:rPr>
                <w:rFonts w:eastAsia="Calibri" w:cstheme="minorHAnsi"/>
                <w:color w:val="000000" w:themeColor="text1"/>
                <w:lang w:val="en-ID"/>
              </w:rPr>
              <w:t>1</w:t>
            </w:r>
          </w:p>
        </w:tc>
        <w:tc>
          <w:tcPr>
            <w:tcW w:w="7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72AE350" w14:textId="3F063D6E"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45</w:t>
            </w:r>
          </w:p>
        </w:tc>
        <w:tc>
          <w:tcPr>
            <w:tcW w:w="5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ACDA13D" w14:textId="02526D00"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8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DEF80D5" w14:textId="4A366E76"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10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4978EA2" w14:textId="310598CD"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0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61B8706" w14:textId="2D7581C6" w:rsidR="1BA0FA3B" w:rsidRPr="00DB25C4" w:rsidRDefault="1BA0FA3B" w:rsidP="00687314">
            <w:pPr>
              <w:spacing w:after="0" w:line="240" w:lineRule="auto"/>
              <w:jc w:val="center"/>
              <w:rPr>
                <w:rFonts w:eastAsia="Calibri" w:cstheme="minorHAnsi"/>
                <w:color w:val="000000" w:themeColor="text1"/>
              </w:rPr>
            </w:pP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A479D0F" w14:textId="0C1FF0F0"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40</w:t>
            </w:r>
          </w:p>
        </w:tc>
      </w:tr>
      <w:tr w:rsidR="1BA0FA3B" w:rsidRPr="00DB25C4" w14:paraId="7DD83947" w14:textId="77777777" w:rsidTr="1BA0FA3B">
        <w:trPr>
          <w:trHeight w:val="300"/>
        </w:trPr>
        <w:tc>
          <w:tcPr>
            <w:tcW w:w="52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92F5820" w14:textId="37A54251"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9</w:t>
            </w:r>
          </w:p>
        </w:tc>
        <w:tc>
          <w:tcPr>
            <w:tcW w:w="24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09021AE" w14:textId="608B2F43"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 xml:space="preserve">Hall </w:t>
            </w:r>
            <w:proofErr w:type="spellStart"/>
            <w:r w:rsidRPr="00DB25C4">
              <w:rPr>
                <w:rFonts w:eastAsia="Calibri" w:cstheme="minorHAnsi"/>
                <w:color w:val="000000" w:themeColor="text1"/>
                <w:lang w:val="en-ID"/>
              </w:rPr>
              <w:t>Pertemuan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RnD</w:t>
            </w:r>
            <w:proofErr w:type="spellEnd"/>
            <w:r w:rsidRPr="00DB25C4">
              <w:rPr>
                <w:rFonts w:eastAsia="Calibri" w:cstheme="minorHAnsi"/>
                <w:color w:val="000000" w:themeColor="text1"/>
                <w:lang w:val="en-ID"/>
              </w:rPr>
              <w:t xml:space="preserve"> Lt. 6)</w:t>
            </w:r>
          </w:p>
        </w:tc>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4C4F257" w14:textId="2F66E69F" w:rsidR="1BA0FA3B" w:rsidRPr="00DB25C4" w:rsidRDefault="1BA0FA3B" w:rsidP="00687314">
            <w:pPr>
              <w:spacing w:after="0" w:line="240" w:lineRule="auto"/>
              <w:jc w:val="right"/>
              <w:rPr>
                <w:rFonts w:eastAsia="Calibri" w:cstheme="minorHAnsi"/>
                <w:color w:val="000000" w:themeColor="text1"/>
              </w:rPr>
            </w:pPr>
            <w:r w:rsidRPr="00DB25C4">
              <w:rPr>
                <w:rFonts w:eastAsia="Calibri" w:cstheme="minorHAnsi"/>
                <w:color w:val="000000" w:themeColor="text1"/>
                <w:lang w:val="en-ID"/>
              </w:rPr>
              <w:t>1</w:t>
            </w:r>
          </w:p>
        </w:tc>
        <w:tc>
          <w:tcPr>
            <w:tcW w:w="7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DB05D20" w14:textId="101D07F7"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200</w:t>
            </w:r>
          </w:p>
        </w:tc>
        <w:tc>
          <w:tcPr>
            <w:tcW w:w="5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3FB3988" w14:textId="07C0A0B9"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8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1DCEE6" w14:textId="2F7FF71C"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10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78B4456" w14:textId="49745C9C"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0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D3CFF75" w14:textId="10A6D1B8" w:rsidR="1BA0FA3B" w:rsidRPr="00DB25C4" w:rsidRDefault="1BA0FA3B" w:rsidP="00687314">
            <w:pPr>
              <w:spacing w:after="0" w:line="240" w:lineRule="auto"/>
              <w:jc w:val="center"/>
              <w:rPr>
                <w:rFonts w:eastAsia="Calibri" w:cstheme="minorHAnsi"/>
                <w:color w:val="000000" w:themeColor="text1"/>
              </w:rPr>
            </w:pP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47AF6B2" w14:textId="46662580"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40</w:t>
            </w:r>
          </w:p>
        </w:tc>
      </w:tr>
      <w:tr w:rsidR="1BA0FA3B" w:rsidRPr="00DB25C4" w14:paraId="7BD0D9EE" w14:textId="77777777" w:rsidTr="1BA0FA3B">
        <w:trPr>
          <w:trHeight w:val="300"/>
        </w:trPr>
        <w:tc>
          <w:tcPr>
            <w:tcW w:w="52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5D8891F" w14:textId="5B9C16CD"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10</w:t>
            </w:r>
          </w:p>
        </w:tc>
        <w:tc>
          <w:tcPr>
            <w:tcW w:w="24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7CCFECE" w14:textId="727DDEDC"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 xml:space="preserve">Gedung </w:t>
            </w:r>
            <w:proofErr w:type="spellStart"/>
            <w:r w:rsidRPr="00DB25C4">
              <w:rPr>
                <w:rFonts w:eastAsia="Calibri" w:cstheme="minorHAnsi"/>
                <w:color w:val="000000" w:themeColor="text1"/>
                <w:lang w:val="en-ID"/>
              </w:rPr>
              <w:t>Serba</w:t>
            </w:r>
            <w:proofErr w:type="spellEnd"/>
            <w:r w:rsidRPr="00DB25C4">
              <w:rPr>
                <w:rFonts w:eastAsia="Calibri" w:cstheme="minorHAnsi"/>
                <w:color w:val="000000" w:themeColor="text1"/>
                <w:lang w:val="en-ID"/>
              </w:rPr>
              <w:t xml:space="preserve"> Guna (Balai Pertiwi)</w:t>
            </w:r>
          </w:p>
        </w:tc>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C9F46CA" w14:textId="75A01E52" w:rsidR="1BA0FA3B" w:rsidRPr="00DB25C4" w:rsidRDefault="1BA0FA3B" w:rsidP="00687314">
            <w:pPr>
              <w:spacing w:after="0" w:line="240" w:lineRule="auto"/>
              <w:jc w:val="right"/>
              <w:rPr>
                <w:rFonts w:eastAsia="Calibri" w:cstheme="minorHAnsi"/>
                <w:color w:val="000000" w:themeColor="text1"/>
              </w:rPr>
            </w:pPr>
            <w:r w:rsidRPr="00DB25C4">
              <w:rPr>
                <w:rFonts w:eastAsia="Calibri" w:cstheme="minorHAnsi"/>
                <w:color w:val="000000" w:themeColor="text1"/>
                <w:lang w:val="en-ID"/>
              </w:rPr>
              <w:t>1</w:t>
            </w:r>
          </w:p>
        </w:tc>
        <w:tc>
          <w:tcPr>
            <w:tcW w:w="7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52E3F08" w14:textId="7C96C3E7"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1350</w:t>
            </w:r>
          </w:p>
        </w:tc>
        <w:tc>
          <w:tcPr>
            <w:tcW w:w="5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DC46CE7" w14:textId="5414B57C"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8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E99E397" w14:textId="2856CB9A"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10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F51A002" w14:textId="0213CFD3"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0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B145404" w14:textId="5971E7F7" w:rsidR="1BA0FA3B" w:rsidRPr="00DB25C4" w:rsidRDefault="1BA0FA3B" w:rsidP="00687314">
            <w:pPr>
              <w:spacing w:after="0" w:line="240" w:lineRule="auto"/>
              <w:jc w:val="center"/>
              <w:rPr>
                <w:rFonts w:eastAsia="Calibri" w:cstheme="minorHAnsi"/>
                <w:color w:val="000000" w:themeColor="text1"/>
              </w:rPr>
            </w:pP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F4ED29E" w14:textId="1D7F3C59"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40</w:t>
            </w:r>
          </w:p>
        </w:tc>
      </w:tr>
      <w:tr w:rsidR="1BA0FA3B" w:rsidRPr="00DB25C4" w14:paraId="4C3F9394" w14:textId="77777777" w:rsidTr="1BA0FA3B">
        <w:trPr>
          <w:trHeight w:val="300"/>
        </w:trPr>
        <w:tc>
          <w:tcPr>
            <w:tcW w:w="52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203D9FD" w14:textId="7271C6EF"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11</w:t>
            </w:r>
          </w:p>
        </w:tc>
        <w:tc>
          <w:tcPr>
            <w:tcW w:w="24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9F8AD2B" w14:textId="4C4590A5"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Calligraphy Room</w:t>
            </w:r>
          </w:p>
        </w:tc>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E6E362A" w14:textId="3DD89310" w:rsidR="1BA0FA3B" w:rsidRPr="00DB25C4" w:rsidRDefault="1BA0FA3B" w:rsidP="00687314">
            <w:pPr>
              <w:spacing w:after="0" w:line="240" w:lineRule="auto"/>
              <w:jc w:val="right"/>
              <w:rPr>
                <w:rFonts w:eastAsia="Calibri" w:cstheme="minorHAnsi"/>
                <w:color w:val="000000" w:themeColor="text1"/>
              </w:rPr>
            </w:pPr>
            <w:r w:rsidRPr="00DB25C4">
              <w:rPr>
                <w:rFonts w:eastAsia="Calibri" w:cstheme="minorHAnsi"/>
                <w:color w:val="000000" w:themeColor="text1"/>
                <w:lang w:val="en-ID"/>
              </w:rPr>
              <w:t>1</w:t>
            </w:r>
          </w:p>
        </w:tc>
        <w:tc>
          <w:tcPr>
            <w:tcW w:w="7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F41C3C7" w14:textId="5A1AD8AF"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60</w:t>
            </w:r>
          </w:p>
        </w:tc>
        <w:tc>
          <w:tcPr>
            <w:tcW w:w="5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1E0982F" w14:textId="59AA3169"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8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2A0B22C" w14:textId="4823D9D7"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10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E409656" w14:textId="1F842495"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0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3B8AB28" w14:textId="4B1403F6" w:rsidR="1BA0FA3B" w:rsidRPr="00DB25C4" w:rsidRDefault="1BA0FA3B" w:rsidP="00687314">
            <w:pPr>
              <w:spacing w:after="0" w:line="240" w:lineRule="auto"/>
              <w:jc w:val="center"/>
              <w:rPr>
                <w:rFonts w:eastAsia="Calibri" w:cstheme="minorHAnsi"/>
                <w:color w:val="000000" w:themeColor="text1"/>
              </w:rPr>
            </w:pP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FB3C05C" w14:textId="765E650C"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40</w:t>
            </w:r>
          </w:p>
        </w:tc>
      </w:tr>
      <w:tr w:rsidR="1BA0FA3B" w:rsidRPr="00DB25C4" w14:paraId="5A1B04DC" w14:textId="77777777" w:rsidTr="1BA0FA3B">
        <w:trPr>
          <w:trHeight w:val="300"/>
        </w:trPr>
        <w:tc>
          <w:tcPr>
            <w:tcW w:w="52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2906E6E" w14:textId="61EB7A90"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12</w:t>
            </w:r>
          </w:p>
        </w:tc>
        <w:tc>
          <w:tcPr>
            <w:tcW w:w="24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76EC527" w14:textId="32D64CD1" w:rsidR="1BA0FA3B" w:rsidRPr="00DB25C4" w:rsidRDefault="1BA0FA3B"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lang w:val="en-ID"/>
              </w:rPr>
              <w:t>Perpustakaan</w:t>
            </w:r>
            <w:proofErr w:type="spellEnd"/>
          </w:p>
        </w:tc>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3FC7E62" w14:textId="10A04E02" w:rsidR="1BA0FA3B" w:rsidRPr="00DB25C4" w:rsidRDefault="1BA0FA3B" w:rsidP="00687314">
            <w:pPr>
              <w:spacing w:after="0" w:line="240" w:lineRule="auto"/>
              <w:jc w:val="right"/>
              <w:rPr>
                <w:rFonts w:eastAsia="Calibri" w:cstheme="minorHAnsi"/>
                <w:color w:val="000000" w:themeColor="text1"/>
              </w:rPr>
            </w:pPr>
            <w:r w:rsidRPr="00DB25C4">
              <w:rPr>
                <w:rFonts w:eastAsia="Calibri" w:cstheme="minorHAnsi"/>
                <w:color w:val="000000" w:themeColor="text1"/>
                <w:lang w:val="en-ID"/>
              </w:rPr>
              <w:t>1</w:t>
            </w:r>
          </w:p>
        </w:tc>
        <w:tc>
          <w:tcPr>
            <w:tcW w:w="7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0B29CBB" w14:textId="572B11F2"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1200</w:t>
            </w:r>
          </w:p>
        </w:tc>
        <w:tc>
          <w:tcPr>
            <w:tcW w:w="5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25A4A5C" w14:textId="0A472370"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8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BB66959" w14:textId="112DF763"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10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5458D1C" w14:textId="1FBDD3EA"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10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143C627" w14:textId="61BA5F48" w:rsidR="1BA0FA3B" w:rsidRPr="00DB25C4" w:rsidRDefault="1BA0FA3B" w:rsidP="00687314">
            <w:pPr>
              <w:spacing w:after="0" w:line="240" w:lineRule="auto"/>
              <w:jc w:val="center"/>
              <w:rPr>
                <w:rFonts w:eastAsia="Calibri" w:cstheme="minorHAnsi"/>
                <w:color w:val="000000" w:themeColor="text1"/>
              </w:rPr>
            </w:pP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C4EAB14" w14:textId="6974FBDA"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40</w:t>
            </w:r>
          </w:p>
        </w:tc>
      </w:tr>
      <w:tr w:rsidR="1BA0FA3B" w:rsidRPr="00DB25C4" w14:paraId="26CB2B62" w14:textId="77777777" w:rsidTr="1BA0FA3B">
        <w:trPr>
          <w:trHeight w:val="615"/>
        </w:trPr>
        <w:tc>
          <w:tcPr>
            <w:tcW w:w="52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4E30308" w14:textId="321F392C"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lastRenderedPageBreak/>
              <w:t>13</w:t>
            </w:r>
          </w:p>
        </w:tc>
        <w:tc>
          <w:tcPr>
            <w:tcW w:w="241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C0E6C20" w14:textId="28BE400D" w:rsidR="1BA0FA3B" w:rsidRPr="00DB25C4" w:rsidRDefault="1BA0FA3B"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lang w:val="en-ID"/>
              </w:rPr>
              <w:t>Laboratorium</w:t>
            </w:r>
            <w:proofErr w:type="spellEnd"/>
            <w:r w:rsidRPr="00DB25C4">
              <w:rPr>
                <w:rFonts w:eastAsia="Calibri" w:cstheme="minorHAnsi"/>
                <w:color w:val="000000" w:themeColor="text1"/>
                <w:lang w:val="en-ID"/>
              </w:rPr>
              <w:t xml:space="preserve"> Bahasa Rabindranath Tagore</w:t>
            </w:r>
          </w:p>
        </w:tc>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9F5FABA" w14:textId="0E2CACFB" w:rsidR="1BA0FA3B" w:rsidRPr="00DB25C4" w:rsidRDefault="1BA0FA3B" w:rsidP="00687314">
            <w:pPr>
              <w:spacing w:after="0" w:line="240" w:lineRule="auto"/>
              <w:jc w:val="right"/>
              <w:rPr>
                <w:rFonts w:eastAsia="Calibri" w:cstheme="minorHAnsi"/>
                <w:color w:val="000000" w:themeColor="text1"/>
              </w:rPr>
            </w:pPr>
            <w:r w:rsidRPr="00DB25C4">
              <w:rPr>
                <w:rFonts w:eastAsia="Calibri" w:cstheme="minorHAnsi"/>
                <w:color w:val="000000" w:themeColor="text1"/>
                <w:lang w:val="en-ID"/>
              </w:rPr>
              <w:t>1</w:t>
            </w:r>
          </w:p>
        </w:tc>
        <w:tc>
          <w:tcPr>
            <w:tcW w:w="7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AFF2FE9" w14:textId="13CE7992"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108</w:t>
            </w:r>
          </w:p>
        </w:tc>
        <w:tc>
          <w:tcPr>
            <w:tcW w:w="5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80DB7B0" w14:textId="6E738245"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8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73CACC1" w14:textId="4AE678B4"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10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B716F1E" w14:textId="14022552"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0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1558246" w14:textId="703759DF" w:rsidR="1BA0FA3B" w:rsidRPr="00DB25C4" w:rsidRDefault="1BA0FA3B" w:rsidP="00687314">
            <w:pPr>
              <w:spacing w:after="0" w:line="240" w:lineRule="auto"/>
              <w:jc w:val="center"/>
              <w:rPr>
                <w:rFonts w:eastAsia="Calibri" w:cstheme="minorHAnsi"/>
                <w:color w:val="000000" w:themeColor="text1"/>
              </w:rPr>
            </w:pP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0E74182" w14:textId="4201E084"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40</w:t>
            </w:r>
          </w:p>
        </w:tc>
      </w:tr>
      <w:tr w:rsidR="1BA0FA3B" w:rsidRPr="00DB25C4" w14:paraId="616E403B" w14:textId="77777777" w:rsidTr="1BA0FA3B">
        <w:trPr>
          <w:trHeight w:val="300"/>
        </w:trPr>
        <w:tc>
          <w:tcPr>
            <w:tcW w:w="52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11A177A" w14:textId="5277A1BD"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14</w:t>
            </w:r>
          </w:p>
        </w:tc>
        <w:tc>
          <w:tcPr>
            <w:tcW w:w="24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E1CB7EF" w14:textId="16D85C50" w:rsidR="1BA0FA3B" w:rsidRPr="00DB25C4" w:rsidRDefault="1BA0FA3B"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lang w:val="en-ID"/>
              </w:rPr>
              <w:t>Laboratorium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Komputer</w:t>
            </w:r>
            <w:proofErr w:type="spellEnd"/>
            <w:r w:rsidRPr="00DB25C4">
              <w:rPr>
                <w:rFonts w:eastAsia="Calibri" w:cstheme="minorHAnsi"/>
                <w:color w:val="000000" w:themeColor="text1"/>
                <w:lang w:val="en-ID"/>
              </w:rPr>
              <w:t xml:space="preserve"> Kristen Nygard</w:t>
            </w:r>
          </w:p>
        </w:tc>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C7A9CBD" w14:textId="7F0E6D4C" w:rsidR="1BA0FA3B" w:rsidRPr="00DB25C4" w:rsidRDefault="1BA0FA3B" w:rsidP="00687314">
            <w:pPr>
              <w:spacing w:after="0" w:line="240" w:lineRule="auto"/>
              <w:jc w:val="right"/>
              <w:rPr>
                <w:rFonts w:eastAsia="Calibri" w:cstheme="minorHAnsi"/>
                <w:color w:val="000000" w:themeColor="text1"/>
              </w:rPr>
            </w:pPr>
            <w:r w:rsidRPr="00DB25C4">
              <w:rPr>
                <w:rFonts w:eastAsia="Calibri" w:cstheme="minorHAnsi"/>
                <w:color w:val="000000" w:themeColor="text1"/>
                <w:lang w:val="en-ID"/>
              </w:rPr>
              <w:t>1</w:t>
            </w:r>
          </w:p>
        </w:tc>
        <w:tc>
          <w:tcPr>
            <w:tcW w:w="7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B87D0E8" w14:textId="2D396C65"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108</w:t>
            </w:r>
          </w:p>
        </w:tc>
        <w:tc>
          <w:tcPr>
            <w:tcW w:w="5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E907F88" w14:textId="4102394F"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8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285DA98" w14:textId="63D30282"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10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5C35B7C" w14:textId="797EA55C"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0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F233AEB" w14:textId="5A54E609" w:rsidR="1BA0FA3B" w:rsidRPr="00DB25C4" w:rsidRDefault="1BA0FA3B" w:rsidP="00687314">
            <w:pPr>
              <w:spacing w:after="0" w:line="240" w:lineRule="auto"/>
              <w:jc w:val="center"/>
              <w:rPr>
                <w:rFonts w:eastAsia="Calibri" w:cstheme="minorHAnsi"/>
                <w:color w:val="000000" w:themeColor="text1"/>
              </w:rPr>
            </w:pP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1CE2DD1" w14:textId="1817FC95"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40</w:t>
            </w:r>
          </w:p>
        </w:tc>
      </w:tr>
      <w:tr w:rsidR="1BA0FA3B" w:rsidRPr="00DB25C4" w14:paraId="628E624A" w14:textId="77777777" w:rsidTr="1BA0FA3B">
        <w:trPr>
          <w:trHeight w:val="300"/>
        </w:trPr>
        <w:tc>
          <w:tcPr>
            <w:tcW w:w="52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3B0FB7A" w14:textId="0097E7BD"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15</w:t>
            </w:r>
          </w:p>
        </w:tc>
        <w:tc>
          <w:tcPr>
            <w:tcW w:w="24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B7940D2" w14:textId="3C61685A" w:rsidR="1BA0FA3B" w:rsidRPr="00DB25C4" w:rsidRDefault="1BA0FA3B"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lang w:val="en-ID"/>
              </w:rPr>
              <w:t>Laboratorium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Komputer</w:t>
            </w:r>
            <w:proofErr w:type="spellEnd"/>
            <w:r w:rsidRPr="00DB25C4">
              <w:rPr>
                <w:rFonts w:eastAsia="Calibri" w:cstheme="minorHAnsi"/>
                <w:color w:val="000000" w:themeColor="text1"/>
                <w:lang w:val="en-ID"/>
              </w:rPr>
              <w:t xml:space="preserve"> Ole Johan Dahl</w:t>
            </w:r>
          </w:p>
        </w:tc>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5C701C3" w14:textId="76231CEB" w:rsidR="1BA0FA3B" w:rsidRPr="00DB25C4" w:rsidRDefault="1BA0FA3B" w:rsidP="00687314">
            <w:pPr>
              <w:spacing w:after="0" w:line="240" w:lineRule="auto"/>
              <w:jc w:val="right"/>
              <w:rPr>
                <w:rFonts w:eastAsia="Calibri" w:cstheme="minorHAnsi"/>
                <w:color w:val="000000" w:themeColor="text1"/>
              </w:rPr>
            </w:pPr>
            <w:r w:rsidRPr="00DB25C4">
              <w:rPr>
                <w:rFonts w:eastAsia="Calibri" w:cstheme="minorHAnsi"/>
                <w:color w:val="000000" w:themeColor="text1"/>
                <w:lang w:val="en-ID"/>
              </w:rPr>
              <w:t>1</w:t>
            </w:r>
          </w:p>
        </w:tc>
        <w:tc>
          <w:tcPr>
            <w:tcW w:w="7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656D9B7" w14:textId="42334AC9"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54</w:t>
            </w:r>
          </w:p>
        </w:tc>
        <w:tc>
          <w:tcPr>
            <w:tcW w:w="5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E266B9B" w14:textId="46E8E6F2"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8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7CB2545" w14:textId="618F6804"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10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3264764" w14:textId="1630A243"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0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16A474E" w14:textId="6C5D6A07" w:rsidR="1BA0FA3B" w:rsidRPr="00DB25C4" w:rsidRDefault="1BA0FA3B" w:rsidP="00687314">
            <w:pPr>
              <w:spacing w:after="0" w:line="240" w:lineRule="auto"/>
              <w:jc w:val="center"/>
              <w:rPr>
                <w:rFonts w:eastAsia="Calibri" w:cstheme="minorHAnsi"/>
                <w:color w:val="000000" w:themeColor="text1"/>
              </w:rPr>
            </w:pP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E253B73" w14:textId="77FD584E"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40</w:t>
            </w:r>
          </w:p>
        </w:tc>
      </w:tr>
      <w:tr w:rsidR="1BA0FA3B" w:rsidRPr="00DB25C4" w14:paraId="45E0D28C" w14:textId="77777777" w:rsidTr="1BA0FA3B">
        <w:trPr>
          <w:trHeight w:val="300"/>
        </w:trPr>
        <w:tc>
          <w:tcPr>
            <w:tcW w:w="52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12E427C" w14:textId="62E4D9B1"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16</w:t>
            </w:r>
          </w:p>
        </w:tc>
        <w:tc>
          <w:tcPr>
            <w:tcW w:w="24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712A78C" w14:textId="43DCB2CD" w:rsidR="1BA0FA3B" w:rsidRPr="00DB25C4" w:rsidRDefault="1BA0FA3B"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lang w:val="en-ID"/>
              </w:rPr>
              <w:t>Laboratorium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Komputer</w:t>
            </w:r>
            <w:proofErr w:type="spellEnd"/>
            <w:r w:rsidRPr="00DB25C4">
              <w:rPr>
                <w:rFonts w:eastAsia="Calibri" w:cstheme="minorHAnsi"/>
                <w:color w:val="000000" w:themeColor="text1"/>
                <w:lang w:val="en-ID"/>
              </w:rPr>
              <w:t xml:space="preserve"> Warren Buffet</w:t>
            </w:r>
          </w:p>
        </w:tc>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9A6D59B" w14:textId="15EC84CB" w:rsidR="1BA0FA3B" w:rsidRPr="00DB25C4" w:rsidRDefault="1BA0FA3B" w:rsidP="00687314">
            <w:pPr>
              <w:spacing w:after="0" w:line="240" w:lineRule="auto"/>
              <w:jc w:val="right"/>
              <w:rPr>
                <w:rFonts w:eastAsia="Calibri" w:cstheme="minorHAnsi"/>
                <w:color w:val="000000" w:themeColor="text1"/>
              </w:rPr>
            </w:pPr>
            <w:r w:rsidRPr="00DB25C4">
              <w:rPr>
                <w:rFonts w:eastAsia="Calibri" w:cstheme="minorHAnsi"/>
                <w:color w:val="000000" w:themeColor="text1"/>
                <w:lang w:val="en-ID"/>
              </w:rPr>
              <w:t>1</w:t>
            </w:r>
          </w:p>
        </w:tc>
        <w:tc>
          <w:tcPr>
            <w:tcW w:w="7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44B5D00" w14:textId="5B28284E"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72</w:t>
            </w:r>
          </w:p>
        </w:tc>
        <w:tc>
          <w:tcPr>
            <w:tcW w:w="5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8E98EFD" w14:textId="549C7BBD"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8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8EADC96" w14:textId="15402134"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10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BE28D6E" w14:textId="78A28B5D"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0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A16FEF2" w14:textId="7AADD3EE" w:rsidR="1BA0FA3B" w:rsidRPr="00DB25C4" w:rsidRDefault="1BA0FA3B" w:rsidP="00687314">
            <w:pPr>
              <w:spacing w:after="0" w:line="240" w:lineRule="auto"/>
              <w:jc w:val="center"/>
              <w:rPr>
                <w:rFonts w:eastAsia="Calibri" w:cstheme="minorHAnsi"/>
                <w:color w:val="000000" w:themeColor="text1"/>
              </w:rPr>
            </w:pP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50019D6" w14:textId="450D1742"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40</w:t>
            </w:r>
          </w:p>
        </w:tc>
      </w:tr>
      <w:tr w:rsidR="1BA0FA3B" w:rsidRPr="00DB25C4" w14:paraId="579E5AE2" w14:textId="77777777" w:rsidTr="1BA0FA3B">
        <w:trPr>
          <w:trHeight w:val="300"/>
        </w:trPr>
        <w:tc>
          <w:tcPr>
            <w:tcW w:w="52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ED4EE56" w14:textId="63C362B0"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17</w:t>
            </w:r>
          </w:p>
        </w:tc>
        <w:tc>
          <w:tcPr>
            <w:tcW w:w="24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0AD5D20" w14:textId="4A4530E6" w:rsidR="1BA0FA3B" w:rsidRPr="00DB25C4" w:rsidRDefault="1BA0FA3B"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lang w:val="en-ID"/>
              </w:rPr>
              <w:t>Laboratorium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Komputer</w:t>
            </w:r>
            <w:proofErr w:type="spellEnd"/>
            <w:r w:rsidRPr="00DB25C4">
              <w:rPr>
                <w:rFonts w:eastAsia="Calibri" w:cstheme="minorHAnsi"/>
                <w:color w:val="000000" w:themeColor="text1"/>
                <w:lang w:val="en-ID"/>
              </w:rPr>
              <w:t xml:space="preserve"> SIPUTRI</w:t>
            </w:r>
          </w:p>
        </w:tc>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81816A6" w14:textId="3B4CD998" w:rsidR="1BA0FA3B" w:rsidRPr="00DB25C4" w:rsidRDefault="1BA0FA3B" w:rsidP="00687314">
            <w:pPr>
              <w:spacing w:after="0" w:line="240" w:lineRule="auto"/>
              <w:jc w:val="right"/>
              <w:rPr>
                <w:rFonts w:eastAsia="Calibri" w:cstheme="minorHAnsi"/>
                <w:color w:val="000000" w:themeColor="text1"/>
              </w:rPr>
            </w:pPr>
            <w:r w:rsidRPr="00DB25C4">
              <w:rPr>
                <w:rFonts w:eastAsia="Calibri" w:cstheme="minorHAnsi"/>
                <w:color w:val="000000" w:themeColor="text1"/>
                <w:lang w:val="en-ID"/>
              </w:rPr>
              <w:t>1</w:t>
            </w:r>
          </w:p>
        </w:tc>
        <w:tc>
          <w:tcPr>
            <w:tcW w:w="7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94FF02B" w14:textId="764E2DF3"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72</w:t>
            </w:r>
          </w:p>
        </w:tc>
        <w:tc>
          <w:tcPr>
            <w:tcW w:w="5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A985E5C" w14:textId="0359F608"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8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10CB894" w14:textId="79EB7133"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10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E446156" w14:textId="72173EC2"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0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2ADDD33" w14:textId="7602E55D" w:rsidR="1BA0FA3B" w:rsidRPr="00DB25C4" w:rsidRDefault="1BA0FA3B" w:rsidP="00687314">
            <w:pPr>
              <w:spacing w:after="0" w:line="240" w:lineRule="auto"/>
              <w:jc w:val="center"/>
              <w:rPr>
                <w:rFonts w:eastAsia="Calibri" w:cstheme="minorHAnsi"/>
                <w:color w:val="000000" w:themeColor="text1"/>
              </w:rPr>
            </w:pP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AEDCCCF" w14:textId="259A3F8A"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40</w:t>
            </w:r>
          </w:p>
        </w:tc>
      </w:tr>
      <w:tr w:rsidR="1BA0FA3B" w:rsidRPr="00DB25C4" w14:paraId="3D24D35F" w14:textId="77777777" w:rsidTr="1BA0FA3B">
        <w:trPr>
          <w:trHeight w:val="300"/>
        </w:trPr>
        <w:tc>
          <w:tcPr>
            <w:tcW w:w="52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F6B6AB8" w14:textId="4E41346D"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18</w:t>
            </w:r>
          </w:p>
        </w:tc>
        <w:tc>
          <w:tcPr>
            <w:tcW w:w="24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C92FC4F" w14:textId="7BC44B65" w:rsidR="1BA0FA3B" w:rsidRPr="00DB25C4" w:rsidRDefault="1BA0FA3B"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lang w:val="en-ID"/>
              </w:rPr>
              <w:t>Laboratorium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Komputer</w:t>
            </w:r>
            <w:proofErr w:type="spellEnd"/>
            <w:r w:rsidRPr="00DB25C4">
              <w:rPr>
                <w:rFonts w:eastAsia="Calibri" w:cstheme="minorHAnsi"/>
                <w:color w:val="000000" w:themeColor="text1"/>
                <w:lang w:val="en-ID"/>
              </w:rPr>
              <w:t xml:space="preserve"> Gene Amdahl</w:t>
            </w:r>
          </w:p>
        </w:tc>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058FFC9" w14:textId="57D64F98" w:rsidR="1BA0FA3B" w:rsidRPr="00DB25C4" w:rsidRDefault="1BA0FA3B" w:rsidP="00687314">
            <w:pPr>
              <w:spacing w:after="0" w:line="240" w:lineRule="auto"/>
              <w:jc w:val="right"/>
              <w:rPr>
                <w:rFonts w:eastAsia="Calibri" w:cstheme="minorHAnsi"/>
                <w:color w:val="000000" w:themeColor="text1"/>
              </w:rPr>
            </w:pPr>
            <w:r w:rsidRPr="00DB25C4">
              <w:rPr>
                <w:rFonts w:eastAsia="Calibri" w:cstheme="minorHAnsi"/>
                <w:color w:val="000000" w:themeColor="text1"/>
                <w:lang w:val="en-ID"/>
              </w:rPr>
              <w:t>1</w:t>
            </w:r>
          </w:p>
        </w:tc>
        <w:tc>
          <w:tcPr>
            <w:tcW w:w="7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CC1BBFB" w14:textId="66662BE0"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54</w:t>
            </w:r>
          </w:p>
        </w:tc>
        <w:tc>
          <w:tcPr>
            <w:tcW w:w="5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AE63C0F" w14:textId="7A337CB0"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8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5C24F05" w14:textId="0790F5C5"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10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D7A04DD" w14:textId="46767390"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0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46D19ED" w14:textId="5BB98FD7" w:rsidR="1BA0FA3B" w:rsidRPr="00DB25C4" w:rsidRDefault="1BA0FA3B" w:rsidP="00687314">
            <w:pPr>
              <w:spacing w:after="0" w:line="240" w:lineRule="auto"/>
              <w:jc w:val="center"/>
              <w:rPr>
                <w:rFonts w:eastAsia="Calibri" w:cstheme="minorHAnsi"/>
                <w:color w:val="000000" w:themeColor="text1"/>
              </w:rPr>
            </w:pP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2D47708" w14:textId="2B8E8AFC"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40</w:t>
            </w:r>
          </w:p>
        </w:tc>
      </w:tr>
      <w:tr w:rsidR="1BA0FA3B" w:rsidRPr="00DB25C4" w14:paraId="4D84764E" w14:textId="77777777" w:rsidTr="1BA0FA3B">
        <w:trPr>
          <w:trHeight w:val="300"/>
        </w:trPr>
        <w:tc>
          <w:tcPr>
            <w:tcW w:w="52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8681FCA" w14:textId="7DBA3015"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19</w:t>
            </w:r>
          </w:p>
        </w:tc>
        <w:tc>
          <w:tcPr>
            <w:tcW w:w="24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EEDF06A" w14:textId="20398340"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 xml:space="preserve">Kolam </w:t>
            </w:r>
            <w:proofErr w:type="spellStart"/>
            <w:r w:rsidRPr="00DB25C4">
              <w:rPr>
                <w:rFonts w:eastAsia="Calibri" w:cstheme="minorHAnsi"/>
                <w:color w:val="000000" w:themeColor="text1"/>
                <w:lang w:val="en-ID"/>
              </w:rPr>
              <w:t>Renang</w:t>
            </w:r>
            <w:proofErr w:type="spellEnd"/>
          </w:p>
        </w:tc>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CC6FC03" w14:textId="4F68C2C4" w:rsidR="1BA0FA3B" w:rsidRPr="00DB25C4" w:rsidRDefault="1BA0FA3B" w:rsidP="00687314">
            <w:pPr>
              <w:spacing w:after="0" w:line="240" w:lineRule="auto"/>
              <w:jc w:val="right"/>
              <w:rPr>
                <w:rFonts w:eastAsia="Calibri" w:cstheme="minorHAnsi"/>
                <w:color w:val="000000" w:themeColor="text1"/>
              </w:rPr>
            </w:pPr>
            <w:r w:rsidRPr="00DB25C4">
              <w:rPr>
                <w:rFonts w:eastAsia="Calibri" w:cstheme="minorHAnsi"/>
                <w:color w:val="000000" w:themeColor="text1"/>
                <w:lang w:val="en-ID"/>
              </w:rPr>
              <w:t>1</w:t>
            </w:r>
          </w:p>
        </w:tc>
        <w:tc>
          <w:tcPr>
            <w:tcW w:w="7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1712F23" w14:textId="6E25E1C7"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375</w:t>
            </w:r>
          </w:p>
        </w:tc>
        <w:tc>
          <w:tcPr>
            <w:tcW w:w="5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413B7F0" w14:textId="288D0C5B"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8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2C5DA64" w14:textId="087A2A4E"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10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4A88A75" w14:textId="28C3E79F"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0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F4ED63A" w14:textId="04E7FB0F" w:rsidR="1BA0FA3B" w:rsidRPr="00DB25C4" w:rsidRDefault="1BA0FA3B" w:rsidP="00687314">
            <w:pPr>
              <w:spacing w:after="0" w:line="240" w:lineRule="auto"/>
              <w:jc w:val="center"/>
              <w:rPr>
                <w:rFonts w:eastAsia="Calibri" w:cstheme="minorHAnsi"/>
                <w:color w:val="000000" w:themeColor="text1"/>
              </w:rPr>
            </w:pP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FB183C7" w14:textId="706D5786"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40</w:t>
            </w:r>
          </w:p>
        </w:tc>
      </w:tr>
      <w:tr w:rsidR="1BA0FA3B" w:rsidRPr="00DB25C4" w14:paraId="1C02BFDA" w14:textId="77777777" w:rsidTr="1BA0FA3B">
        <w:trPr>
          <w:trHeight w:val="300"/>
        </w:trPr>
        <w:tc>
          <w:tcPr>
            <w:tcW w:w="52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1297C8B" w14:textId="7496A9BA"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20</w:t>
            </w:r>
          </w:p>
        </w:tc>
        <w:tc>
          <w:tcPr>
            <w:tcW w:w="24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0F84A88" w14:textId="095F2CAA"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 xml:space="preserve">Area </w:t>
            </w:r>
            <w:proofErr w:type="spellStart"/>
            <w:r w:rsidRPr="00DB25C4">
              <w:rPr>
                <w:rFonts w:eastAsia="Calibri" w:cstheme="minorHAnsi"/>
                <w:color w:val="000000" w:themeColor="text1"/>
                <w:lang w:val="en-ID"/>
              </w:rPr>
              <w:t>Kantin</w:t>
            </w:r>
            <w:proofErr w:type="spellEnd"/>
          </w:p>
        </w:tc>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01F275F" w14:textId="63D71853" w:rsidR="1BA0FA3B" w:rsidRPr="00DB25C4" w:rsidRDefault="1BA0FA3B" w:rsidP="00687314">
            <w:pPr>
              <w:spacing w:after="0" w:line="240" w:lineRule="auto"/>
              <w:jc w:val="right"/>
              <w:rPr>
                <w:rFonts w:eastAsia="Calibri" w:cstheme="minorHAnsi"/>
                <w:color w:val="000000" w:themeColor="text1"/>
              </w:rPr>
            </w:pPr>
            <w:r w:rsidRPr="00DB25C4">
              <w:rPr>
                <w:rFonts w:eastAsia="Calibri" w:cstheme="minorHAnsi"/>
                <w:color w:val="000000" w:themeColor="text1"/>
                <w:lang w:val="en-ID"/>
              </w:rPr>
              <w:t>1</w:t>
            </w:r>
          </w:p>
        </w:tc>
        <w:tc>
          <w:tcPr>
            <w:tcW w:w="7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49D3B4D" w14:textId="3DB2E1A6"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768</w:t>
            </w:r>
          </w:p>
        </w:tc>
        <w:tc>
          <w:tcPr>
            <w:tcW w:w="5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3275B5E" w14:textId="63D05AC5"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8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427F392" w14:textId="7BDA21D2"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10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E09CC20" w14:textId="48648610"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0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AB1F85E" w14:textId="5B584B8E" w:rsidR="1BA0FA3B" w:rsidRPr="00DB25C4" w:rsidRDefault="1BA0FA3B" w:rsidP="00687314">
            <w:pPr>
              <w:spacing w:after="0" w:line="240" w:lineRule="auto"/>
              <w:jc w:val="center"/>
              <w:rPr>
                <w:rFonts w:eastAsia="Calibri" w:cstheme="minorHAnsi"/>
                <w:color w:val="000000" w:themeColor="text1"/>
              </w:rPr>
            </w:pP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7568D10" w14:textId="46511D30"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40</w:t>
            </w:r>
          </w:p>
        </w:tc>
      </w:tr>
      <w:tr w:rsidR="1BA0FA3B" w:rsidRPr="00DB25C4" w14:paraId="78422A53" w14:textId="77777777" w:rsidTr="1BA0FA3B">
        <w:trPr>
          <w:trHeight w:val="300"/>
        </w:trPr>
        <w:tc>
          <w:tcPr>
            <w:tcW w:w="52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CD4E70B" w14:textId="334D4225"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21</w:t>
            </w:r>
          </w:p>
        </w:tc>
        <w:tc>
          <w:tcPr>
            <w:tcW w:w="24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FEF7473" w14:textId="40404233"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Ruang Ibadah</w:t>
            </w:r>
          </w:p>
        </w:tc>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4843C5C" w14:textId="79735327" w:rsidR="1BA0FA3B" w:rsidRPr="00DB25C4" w:rsidRDefault="1BA0FA3B" w:rsidP="00687314">
            <w:pPr>
              <w:spacing w:after="0" w:line="240" w:lineRule="auto"/>
              <w:jc w:val="right"/>
              <w:rPr>
                <w:rFonts w:eastAsia="Calibri" w:cstheme="minorHAnsi"/>
                <w:color w:val="000000" w:themeColor="text1"/>
              </w:rPr>
            </w:pPr>
            <w:r w:rsidRPr="00DB25C4">
              <w:rPr>
                <w:rFonts w:eastAsia="Calibri" w:cstheme="minorHAnsi"/>
                <w:color w:val="000000" w:themeColor="text1"/>
                <w:lang w:val="en-ID"/>
              </w:rPr>
              <w:t>1</w:t>
            </w:r>
          </w:p>
        </w:tc>
        <w:tc>
          <w:tcPr>
            <w:tcW w:w="7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A7FA4E3" w14:textId="22685B8A"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14</w:t>
            </w:r>
          </w:p>
        </w:tc>
        <w:tc>
          <w:tcPr>
            <w:tcW w:w="57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E64B2E5" w14:textId="382C7A16"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81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DCE2A61" w14:textId="010495EC"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w:t>
            </w:r>
          </w:p>
        </w:tc>
        <w:tc>
          <w:tcPr>
            <w:tcW w:w="10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430019C" w14:textId="1B82C1AC"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0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600BAE6" w14:textId="62801FFD" w:rsidR="1BA0FA3B" w:rsidRPr="00DB25C4" w:rsidRDefault="1BA0FA3B" w:rsidP="00687314">
            <w:pPr>
              <w:spacing w:after="0" w:line="240" w:lineRule="auto"/>
              <w:jc w:val="center"/>
              <w:rPr>
                <w:rFonts w:eastAsia="Calibri" w:cstheme="minorHAnsi"/>
                <w:color w:val="000000" w:themeColor="text1"/>
              </w:rPr>
            </w:pP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980D25F" w14:textId="65FC10A5"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40</w:t>
            </w:r>
          </w:p>
        </w:tc>
      </w:tr>
    </w:tbl>
    <w:p w14:paraId="5551579C" w14:textId="4DAD8E62" w:rsidR="1BA0FA3B" w:rsidRPr="00DB25C4" w:rsidRDefault="1BA0FA3B" w:rsidP="00687314">
      <w:pPr>
        <w:spacing w:after="0" w:line="240" w:lineRule="auto"/>
        <w:rPr>
          <w:rFonts w:cstheme="minorHAnsi"/>
          <w:color w:val="000000" w:themeColor="text1"/>
        </w:rPr>
      </w:pPr>
    </w:p>
    <w:p w14:paraId="5254C7ED" w14:textId="3E8AAFE5" w:rsidR="004B13C6" w:rsidRPr="00DB25C4" w:rsidRDefault="004B13C6" w:rsidP="00687314">
      <w:pPr>
        <w:autoSpaceDE w:val="0"/>
        <w:autoSpaceDN w:val="0"/>
        <w:adjustRightInd w:val="0"/>
        <w:spacing w:after="0" w:line="240" w:lineRule="auto"/>
        <w:rPr>
          <w:rFonts w:cstheme="minorHAnsi"/>
          <w:color w:val="000000"/>
        </w:rPr>
      </w:pPr>
      <w:r w:rsidRPr="00DB25C4">
        <w:rPr>
          <w:rFonts w:cstheme="minorHAnsi"/>
          <w:color w:val="000000" w:themeColor="text1"/>
        </w:rPr>
        <w:t xml:space="preserve">b. Sarana </w:t>
      </w:r>
      <w:r w:rsidR="39E6C1E6" w:rsidRPr="00DB25C4">
        <w:rPr>
          <w:rFonts w:cstheme="minorHAnsi"/>
          <w:color w:val="000000" w:themeColor="text1"/>
        </w:rPr>
        <w:t>Pendidikan</w:t>
      </w:r>
    </w:p>
    <w:p w14:paraId="1986AB69" w14:textId="3F6F210E" w:rsidR="00AC4389" w:rsidRPr="00DB25C4" w:rsidRDefault="004B13C6" w:rsidP="00687314">
      <w:pPr>
        <w:autoSpaceDE w:val="0"/>
        <w:autoSpaceDN w:val="0"/>
        <w:adjustRightInd w:val="0"/>
        <w:spacing w:after="0" w:line="240" w:lineRule="auto"/>
        <w:rPr>
          <w:rFonts w:cstheme="minorHAnsi"/>
          <w:color w:val="000000"/>
        </w:rPr>
      </w:pPr>
      <w:proofErr w:type="spellStart"/>
      <w:r w:rsidRPr="00DB25C4">
        <w:rPr>
          <w:rFonts w:cstheme="minorHAnsi"/>
          <w:color w:val="000000" w:themeColor="text1"/>
        </w:rPr>
        <w:t>Tabel</w:t>
      </w:r>
      <w:proofErr w:type="spellEnd"/>
      <w:r w:rsidRPr="00DB25C4">
        <w:rPr>
          <w:rFonts w:cstheme="minorHAnsi"/>
          <w:color w:val="000000" w:themeColor="text1"/>
        </w:rPr>
        <w:t xml:space="preserve"> A7. </w:t>
      </w:r>
      <w:proofErr w:type="spellStart"/>
      <w:r w:rsidRPr="00DB25C4">
        <w:rPr>
          <w:rFonts w:cstheme="minorHAnsi"/>
          <w:color w:val="000000" w:themeColor="text1"/>
        </w:rPr>
        <w:t>Jumlah</w:t>
      </w:r>
      <w:proofErr w:type="spellEnd"/>
      <w:r w:rsidRPr="00DB25C4">
        <w:rPr>
          <w:rFonts w:cstheme="minorHAnsi"/>
          <w:color w:val="000000" w:themeColor="text1"/>
        </w:rPr>
        <w:t xml:space="preserve"> Sarana P</w:t>
      </w:r>
      <w:r w:rsidR="4F68ADE1" w:rsidRPr="00DB25C4">
        <w:rPr>
          <w:rFonts w:cstheme="minorHAnsi"/>
          <w:color w:val="000000" w:themeColor="text1"/>
        </w:rPr>
        <w:t xml:space="preserve">endidikan </w:t>
      </w:r>
      <w:r w:rsidRPr="00DB25C4">
        <w:rPr>
          <w:rFonts w:cstheme="minorHAnsi"/>
          <w:color w:val="000000" w:themeColor="text1"/>
        </w:rPr>
        <w:t xml:space="preserve">di </w:t>
      </w:r>
      <w:r w:rsidR="002A0370" w:rsidRPr="00DB25C4">
        <w:rPr>
          <w:rFonts w:cstheme="minorHAnsi"/>
          <w:color w:val="000000" w:themeColor="text1"/>
        </w:rPr>
        <w:t>FBS</w:t>
      </w:r>
    </w:p>
    <w:p w14:paraId="04A95BD2" w14:textId="69C07BB3" w:rsidR="1BA0FA3B" w:rsidRPr="00DB25C4" w:rsidRDefault="1BA0FA3B" w:rsidP="00687314">
      <w:pPr>
        <w:spacing w:after="0" w:line="240" w:lineRule="auto"/>
        <w:rPr>
          <w:rFonts w:cstheme="minorHAnsi"/>
          <w:color w:val="000000" w:themeColor="text1"/>
        </w:rPr>
      </w:pPr>
    </w:p>
    <w:tbl>
      <w:tblPr>
        <w:tblW w:w="0" w:type="auto"/>
        <w:tblLayout w:type="fixed"/>
        <w:tblLook w:val="04A0" w:firstRow="1" w:lastRow="0" w:firstColumn="1" w:lastColumn="0" w:noHBand="0" w:noVBand="1"/>
      </w:tblPr>
      <w:tblGrid>
        <w:gridCol w:w="608"/>
        <w:gridCol w:w="2792"/>
        <w:gridCol w:w="1360"/>
        <w:gridCol w:w="897"/>
        <w:gridCol w:w="926"/>
        <w:gridCol w:w="1288"/>
        <w:gridCol w:w="1490"/>
      </w:tblGrid>
      <w:tr w:rsidR="1BA0FA3B" w:rsidRPr="00DB25C4" w14:paraId="6686FFB2" w14:textId="77777777" w:rsidTr="1BA0FA3B">
        <w:trPr>
          <w:trHeight w:val="300"/>
        </w:trPr>
        <w:tc>
          <w:tcPr>
            <w:tcW w:w="608" w:type="dxa"/>
            <w:vMerge w:val="restart"/>
            <w:tcBorders>
              <w:top w:val="single" w:sz="6" w:space="0" w:color="auto"/>
              <w:left w:val="single" w:sz="6" w:space="0" w:color="auto"/>
              <w:bottom w:val="single" w:sz="6" w:space="0" w:color="auto"/>
              <w:right w:val="single" w:sz="6" w:space="0" w:color="auto"/>
            </w:tcBorders>
            <w:shd w:val="clear" w:color="auto" w:fill="BDD7EE"/>
            <w:tcMar>
              <w:left w:w="105" w:type="dxa"/>
              <w:right w:w="105" w:type="dxa"/>
            </w:tcMar>
            <w:vAlign w:val="center"/>
          </w:tcPr>
          <w:p w14:paraId="2D2EBB89" w14:textId="3104FC70"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b/>
                <w:bCs/>
                <w:color w:val="000000" w:themeColor="text1"/>
                <w:lang w:val="en-ID"/>
              </w:rPr>
              <w:t>No</w:t>
            </w:r>
          </w:p>
        </w:tc>
        <w:tc>
          <w:tcPr>
            <w:tcW w:w="2792" w:type="dxa"/>
            <w:vMerge w:val="restart"/>
            <w:tcBorders>
              <w:top w:val="single" w:sz="6" w:space="0" w:color="auto"/>
              <w:left w:val="single" w:sz="6" w:space="0" w:color="auto"/>
              <w:bottom w:val="single" w:sz="6" w:space="0" w:color="auto"/>
              <w:right w:val="single" w:sz="6" w:space="0" w:color="auto"/>
            </w:tcBorders>
            <w:shd w:val="clear" w:color="auto" w:fill="BDD7EE"/>
            <w:tcMar>
              <w:left w:w="105" w:type="dxa"/>
              <w:right w:w="105" w:type="dxa"/>
            </w:tcMar>
            <w:vAlign w:val="center"/>
          </w:tcPr>
          <w:p w14:paraId="3CFAB2AC" w14:textId="3C7F27D5" w:rsidR="1BA0FA3B" w:rsidRPr="00DB25C4" w:rsidRDefault="1BA0FA3B" w:rsidP="00687314">
            <w:pPr>
              <w:spacing w:after="0" w:line="240" w:lineRule="auto"/>
              <w:jc w:val="center"/>
              <w:rPr>
                <w:rFonts w:eastAsia="Calibri" w:cstheme="minorHAnsi"/>
                <w:color w:val="000000" w:themeColor="text1"/>
              </w:rPr>
            </w:pPr>
            <w:proofErr w:type="spellStart"/>
            <w:r w:rsidRPr="00DB25C4">
              <w:rPr>
                <w:rFonts w:eastAsia="Calibri" w:cstheme="minorHAnsi"/>
                <w:b/>
                <w:bCs/>
                <w:color w:val="000000" w:themeColor="text1"/>
                <w:lang w:val="en-ID"/>
              </w:rPr>
              <w:t>Jenis</w:t>
            </w:r>
            <w:proofErr w:type="spellEnd"/>
            <w:r w:rsidRPr="00DB25C4">
              <w:rPr>
                <w:rFonts w:eastAsia="Calibri" w:cstheme="minorHAnsi"/>
                <w:b/>
                <w:bCs/>
                <w:color w:val="000000" w:themeColor="text1"/>
                <w:lang w:val="en-ID"/>
              </w:rPr>
              <w:t xml:space="preserve"> Sarana</w:t>
            </w:r>
          </w:p>
        </w:tc>
        <w:tc>
          <w:tcPr>
            <w:tcW w:w="1360" w:type="dxa"/>
            <w:vMerge w:val="restart"/>
            <w:tcBorders>
              <w:top w:val="single" w:sz="6" w:space="0" w:color="auto"/>
              <w:left w:val="single" w:sz="6" w:space="0" w:color="auto"/>
              <w:bottom w:val="single" w:sz="6" w:space="0" w:color="auto"/>
              <w:right w:val="single" w:sz="6" w:space="0" w:color="auto"/>
            </w:tcBorders>
            <w:shd w:val="clear" w:color="auto" w:fill="BDD7EE"/>
            <w:tcMar>
              <w:left w:w="105" w:type="dxa"/>
              <w:right w:w="105" w:type="dxa"/>
            </w:tcMar>
            <w:vAlign w:val="center"/>
          </w:tcPr>
          <w:p w14:paraId="1961AC5B" w14:textId="7BB0192C" w:rsidR="1BA0FA3B" w:rsidRPr="00DB25C4" w:rsidRDefault="1BA0FA3B" w:rsidP="00687314">
            <w:pPr>
              <w:spacing w:after="0" w:line="240" w:lineRule="auto"/>
              <w:jc w:val="center"/>
              <w:rPr>
                <w:rFonts w:eastAsia="Calibri" w:cstheme="minorHAnsi"/>
                <w:color w:val="000000" w:themeColor="text1"/>
              </w:rPr>
            </w:pPr>
            <w:proofErr w:type="spellStart"/>
            <w:r w:rsidRPr="00DB25C4">
              <w:rPr>
                <w:rFonts w:eastAsia="Calibri" w:cstheme="minorHAnsi"/>
                <w:b/>
                <w:bCs/>
                <w:color w:val="000000" w:themeColor="text1"/>
                <w:lang w:val="en-ID"/>
              </w:rPr>
              <w:t>Jumlah</w:t>
            </w:r>
            <w:proofErr w:type="spellEnd"/>
            <w:r w:rsidRPr="00DB25C4">
              <w:rPr>
                <w:rFonts w:eastAsia="Calibri" w:cstheme="minorHAnsi"/>
                <w:b/>
                <w:bCs/>
                <w:color w:val="000000" w:themeColor="text1"/>
                <w:lang w:val="en-ID"/>
              </w:rPr>
              <w:t xml:space="preserve"> Unit</w:t>
            </w:r>
          </w:p>
        </w:tc>
        <w:tc>
          <w:tcPr>
            <w:tcW w:w="897" w:type="dxa"/>
            <w:vMerge w:val="restart"/>
            <w:tcBorders>
              <w:top w:val="single" w:sz="6" w:space="0" w:color="auto"/>
              <w:left w:val="single" w:sz="6" w:space="0" w:color="auto"/>
              <w:bottom w:val="single" w:sz="6" w:space="0" w:color="auto"/>
              <w:right w:val="single" w:sz="6" w:space="0" w:color="auto"/>
            </w:tcBorders>
            <w:shd w:val="clear" w:color="auto" w:fill="BDD7EE"/>
            <w:tcMar>
              <w:left w:w="105" w:type="dxa"/>
              <w:right w:w="105" w:type="dxa"/>
            </w:tcMar>
            <w:vAlign w:val="center"/>
          </w:tcPr>
          <w:p w14:paraId="010C7097" w14:textId="0DEA8EE0" w:rsidR="1BA0FA3B" w:rsidRPr="00DB25C4" w:rsidRDefault="1BA0FA3B" w:rsidP="00687314">
            <w:pPr>
              <w:spacing w:after="0" w:line="240" w:lineRule="auto"/>
              <w:jc w:val="center"/>
              <w:rPr>
                <w:rFonts w:eastAsia="Calibri" w:cstheme="minorHAnsi"/>
                <w:color w:val="000000" w:themeColor="text1"/>
              </w:rPr>
            </w:pPr>
            <w:proofErr w:type="spellStart"/>
            <w:r w:rsidRPr="00DB25C4">
              <w:rPr>
                <w:rFonts w:eastAsia="Calibri" w:cstheme="minorHAnsi"/>
                <w:b/>
                <w:bCs/>
                <w:color w:val="000000" w:themeColor="text1"/>
                <w:lang w:val="en-ID"/>
              </w:rPr>
              <w:t>Kualitas</w:t>
            </w:r>
            <w:proofErr w:type="spellEnd"/>
          </w:p>
        </w:tc>
        <w:tc>
          <w:tcPr>
            <w:tcW w:w="2214" w:type="dxa"/>
            <w:gridSpan w:val="2"/>
            <w:tcBorders>
              <w:top w:val="single" w:sz="6" w:space="0" w:color="auto"/>
              <w:left w:val="single" w:sz="6" w:space="0" w:color="auto"/>
              <w:bottom w:val="single" w:sz="6" w:space="0" w:color="auto"/>
              <w:right w:val="single" w:sz="6" w:space="0" w:color="auto"/>
            </w:tcBorders>
            <w:shd w:val="clear" w:color="auto" w:fill="BDD7EE"/>
            <w:tcMar>
              <w:left w:w="105" w:type="dxa"/>
              <w:right w:w="105" w:type="dxa"/>
            </w:tcMar>
            <w:vAlign w:val="bottom"/>
          </w:tcPr>
          <w:p w14:paraId="1845148F" w14:textId="6BDC0B2D" w:rsidR="1BA0FA3B" w:rsidRPr="00DB25C4" w:rsidRDefault="1BA0FA3B" w:rsidP="00687314">
            <w:pPr>
              <w:spacing w:after="0" w:line="240" w:lineRule="auto"/>
              <w:jc w:val="center"/>
              <w:rPr>
                <w:rFonts w:eastAsia="Calibri" w:cstheme="minorHAnsi"/>
                <w:color w:val="000000" w:themeColor="text1"/>
              </w:rPr>
            </w:pPr>
            <w:proofErr w:type="spellStart"/>
            <w:r w:rsidRPr="00DB25C4">
              <w:rPr>
                <w:rFonts w:eastAsia="Calibri" w:cstheme="minorHAnsi"/>
                <w:b/>
                <w:bCs/>
                <w:color w:val="000000" w:themeColor="text1"/>
                <w:lang w:val="en-ID"/>
              </w:rPr>
              <w:t>Kondisi</w:t>
            </w:r>
            <w:proofErr w:type="spellEnd"/>
          </w:p>
        </w:tc>
        <w:tc>
          <w:tcPr>
            <w:tcW w:w="1490" w:type="dxa"/>
            <w:vMerge w:val="restart"/>
            <w:tcBorders>
              <w:top w:val="single" w:sz="6" w:space="0" w:color="auto"/>
              <w:left w:val="single" w:sz="6" w:space="0" w:color="auto"/>
              <w:bottom w:val="nil"/>
              <w:right w:val="single" w:sz="6" w:space="0" w:color="auto"/>
            </w:tcBorders>
            <w:shd w:val="clear" w:color="auto" w:fill="BDD7EE"/>
            <w:tcMar>
              <w:left w:w="105" w:type="dxa"/>
              <w:right w:w="105" w:type="dxa"/>
            </w:tcMar>
            <w:vAlign w:val="center"/>
          </w:tcPr>
          <w:p w14:paraId="29A49D7A" w14:textId="69CAA0DF"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b/>
                <w:bCs/>
                <w:color w:val="000000" w:themeColor="text1"/>
                <w:lang w:val="en-ID"/>
              </w:rPr>
              <w:t xml:space="preserve">Unit </w:t>
            </w:r>
            <w:proofErr w:type="spellStart"/>
            <w:r w:rsidRPr="00DB25C4">
              <w:rPr>
                <w:rFonts w:eastAsia="Calibri" w:cstheme="minorHAnsi"/>
                <w:b/>
                <w:bCs/>
                <w:color w:val="000000" w:themeColor="text1"/>
                <w:lang w:val="en-ID"/>
              </w:rPr>
              <w:t>Pengelola</w:t>
            </w:r>
            <w:proofErr w:type="spellEnd"/>
            <w:r w:rsidRPr="00DB25C4">
              <w:rPr>
                <w:rFonts w:eastAsia="Calibri" w:cstheme="minorHAnsi"/>
                <w:b/>
                <w:bCs/>
                <w:color w:val="000000" w:themeColor="text1"/>
                <w:lang w:val="en-ID"/>
              </w:rPr>
              <w:t xml:space="preserve"> (PS, UPPS, PT)</w:t>
            </w:r>
          </w:p>
        </w:tc>
      </w:tr>
      <w:tr w:rsidR="1BA0FA3B" w:rsidRPr="00DB25C4" w14:paraId="42197E31" w14:textId="77777777" w:rsidTr="1BA0FA3B">
        <w:trPr>
          <w:trHeight w:val="300"/>
        </w:trPr>
        <w:tc>
          <w:tcPr>
            <w:tcW w:w="608" w:type="dxa"/>
            <w:vMerge/>
            <w:tcBorders>
              <w:left w:val="single" w:sz="0" w:space="0" w:color="auto"/>
              <w:bottom w:val="single" w:sz="0" w:space="0" w:color="auto"/>
              <w:right w:val="single" w:sz="0" w:space="0" w:color="auto"/>
            </w:tcBorders>
            <w:vAlign w:val="center"/>
          </w:tcPr>
          <w:p w14:paraId="03D8D1EB" w14:textId="77777777" w:rsidR="007F6BD7" w:rsidRPr="00DB25C4" w:rsidRDefault="007F6BD7" w:rsidP="00687314">
            <w:pPr>
              <w:spacing w:after="0" w:line="240" w:lineRule="auto"/>
              <w:rPr>
                <w:rFonts w:cstheme="minorHAnsi"/>
              </w:rPr>
            </w:pPr>
          </w:p>
        </w:tc>
        <w:tc>
          <w:tcPr>
            <w:tcW w:w="2792" w:type="dxa"/>
            <w:vMerge/>
            <w:tcBorders>
              <w:left w:val="single" w:sz="0" w:space="0" w:color="auto"/>
              <w:bottom w:val="single" w:sz="0" w:space="0" w:color="auto"/>
              <w:right w:val="single" w:sz="0" w:space="0" w:color="auto"/>
            </w:tcBorders>
            <w:vAlign w:val="center"/>
          </w:tcPr>
          <w:p w14:paraId="617B168D" w14:textId="77777777" w:rsidR="007F6BD7" w:rsidRPr="00DB25C4" w:rsidRDefault="007F6BD7" w:rsidP="00687314">
            <w:pPr>
              <w:spacing w:after="0" w:line="240" w:lineRule="auto"/>
              <w:rPr>
                <w:rFonts w:cstheme="minorHAnsi"/>
              </w:rPr>
            </w:pPr>
          </w:p>
        </w:tc>
        <w:tc>
          <w:tcPr>
            <w:tcW w:w="1360" w:type="dxa"/>
            <w:vMerge/>
            <w:tcBorders>
              <w:left w:val="single" w:sz="0" w:space="0" w:color="auto"/>
              <w:bottom w:val="single" w:sz="0" w:space="0" w:color="auto"/>
              <w:right w:val="single" w:sz="0" w:space="0" w:color="auto"/>
            </w:tcBorders>
            <w:vAlign w:val="center"/>
          </w:tcPr>
          <w:p w14:paraId="673FDAB0" w14:textId="77777777" w:rsidR="007F6BD7" w:rsidRPr="00DB25C4" w:rsidRDefault="007F6BD7" w:rsidP="00687314">
            <w:pPr>
              <w:spacing w:after="0" w:line="240" w:lineRule="auto"/>
              <w:rPr>
                <w:rFonts w:cstheme="minorHAnsi"/>
              </w:rPr>
            </w:pPr>
          </w:p>
        </w:tc>
        <w:tc>
          <w:tcPr>
            <w:tcW w:w="897" w:type="dxa"/>
            <w:vMerge/>
            <w:tcBorders>
              <w:left w:val="single" w:sz="0" w:space="0" w:color="auto"/>
              <w:bottom w:val="single" w:sz="0" w:space="0" w:color="auto"/>
              <w:right w:val="single" w:sz="0" w:space="0" w:color="auto"/>
            </w:tcBorders>
            <w:vAlign w:val="center"/>
          </w:tcPr>
          <w:p w14:paraId="581482BC" w14:textId="77777777" w:rsidR="007F6BD7" w:rsidRPr="00DB25C4" w:rsidRDefault="007F6BD7" w:rsidP="00687314">
            <w:pPr>
              <w:spacing w:after="0" w:line="240" w:lineRule="auto"/>
              <w:rPr>
                <w:rFonts w:cstheme="minorHAnsi"/>
              </w:rPr>
            </w:pPr>
          </w:p>
        </w:tc>
        <w:tc>
          <w:tcPr>
            <w:tcW w:w="926" w:type="dxa"/>
            <w:tcBorders>
              <w:top w:val="single" w:sz="6" w:space="0" w:color="auto"/>
              <w:left w:val="single" w:sz="6" w:space="0" w:color="auto"/>
              <w:bottom w:val="single" w:sz="6" w:space="0" w:color="auto"/>
              <w:right w:val="single" w:sz="6" w:space="0" w:color="auto"/>
            </w:tcBorders>
            <w:shd w:val="clear" w:color="auto" w:fill="BDD7EE"/>
            <w:tcMar>
              <w:left w:w="105" w:type="dxa"/>
              <w:right w:w="105" w:type="dxa"/>
            </w:tcMar>
            <w:vAlign w:val="bottom"/>
          </w:tcPr>
          <w:p w14:paraId="5041873D" w14:textId="7A6FC071" w:rsidR="1BA0FA3B" w:rsidRPr="00DB25C4" w:rsidRDefault="1BA0FA3B" w:rsidP="00687314">
            <w:pPr>
              <w:spacing w:after="0" w:line="240" w:lineRule="auto"/>
              <w:jc w:val="center"/>
              <w:rPr>
                <w:rFonts w:eastAsia="Calibri" w:cstheme="minorHAnsi"/>
                <w:color w:val="000000" w:themeColor="text1"/>
              </w:rPr>
            </w:pPr>
            <w:proofErr w:type="spellStart"/>
            <w:r w:rsidRPr="00DB25C4">
              <w:rPr>
                <w:rFonts w:eastAsia="Calibri" w:cstheme="minorHAnsi"/>
                <w:b/>
                <w:bCs/>
                <w:color w:val="000000" w:themeColor="text1"/>
                <w:lang w:val="en-ID"/>
              </w:rPr>
              <w:t>Terawat</w:t>
            </w:r>
            <w:proofErr w:type="spellEnd"/>
          </w:p>
        </w:tc>
        <w:tc>
          <w:tcPr>
            <w:tcW w:w="1288" w:type="dxa"/>
            <w:tcBorders>
              <w:top w:val="single" w:sz="6" w:space="0" w:color="auto"/>
              <w:left w:val="single" w:sz="6" w:space="0" w:color="auto"/>
              <w:bottom w:val="single" w:sz="6" w:space="0" w:color="auto"/>
              <w:right w:val="single" w:sz="6" w:space="0" w:color="auto"/>
            </w:tcBorders>
            <w:shd w:val="clear" w:color="auto" w:fill="BDD7EE"/>
            <w:tcMar>
              <w:left w:w="105" w:type="dxa"/>
              <w:right w:w="105" w:type="dxa"/>
            </w:tcMar>
            <w:vAlign w:val="bottom"/>
          </w:tcPr>
          <w:p w14:paraId="179071A6" w14:textId="3D88F140" w:rsidR="1BA0FA3B" w:rsidRPr="00DB25C4" w:rsidRDefault="1BA0FA3B" w:rsidP="00687314">
            <w:pPr>
              <w:spacing w:after="0" w:line="240" w:lineRule="auto"/>
              <w:jc w:val="center"/>
              <w:rPr>
                <w:rFonts w:eastAsia="Calibri" w:cstheme="minorHAnsi"/>
                <w:color w:val="000000" w:themeColor="text1"/>
              </w:rPr>
            </w:pPr>
            <w:proofErr w:type="spellStart"/>
            <w:r w:rsidRPr="00DB25C4">
              <w:rPr>
                <w:rFonts w:eastAsia="Calibri" w:cstheme="minorHAnsi"/>
                <w:b/>
                <w:bCs/>
                <w:color w:val="000000" w:themeColor="text1"/>
                <w:lang w:val="en-ID"/>
              </w:rPr>
              <w:t>Tidak</w:t>
            </w:r>
            <w:proofErr w:type="spellEnd"/>
            <w:r w:rsidRPr="00DB25C4">
              <w:rPr>
                <w:rFonts w:eastAsia="Calibri" w:cstheme="minorHAnsi"/>
                <w:b/>
                <w:bCs/>
                <w:color w:val="000000" w:themeColor="text1"/>
                <w:lang w:val="en-ID"/>
              </w:rPr>
              <w:t xml:space="preserve"> </w:t>
            </w:r>
            <w:proofErr w:type="spellStart"/>
            <w:r w:rsidRPr="00DB25C4">
              <w:rPr>
                <w:rFonts w:eastAsia="Calibri" w:cstheme="minorHAnsi"/>
                <w:b/>
                <w:bCs/>
                <w:color w:val="000000" w:themeColor="text1"/>
                <w:lang w:val="en-ID"/>
              </w:rPr>
              <w:t>Terawat</w:t>
            </w:r>
            <w:proofErr w:type="spellEnd"/>
          </w:p>
        </w:tc>
        <w:tc>
          <w:tcPr>
            <w:tcW w:w="1490" w:type="dxa"/>
            <w:vMerge/>
            <w:tcBorders>
              <w:left w:val="single" w:sz="0" w:space="0" w:color="auto"/>
              <w:right w:val="single" w:sz="0" w:space="0" w:color="auto"/>
            </w:tcBorders>
            <w:vAlign w:val="center"/>
          </w:tcPr>
          <w:p w14:paraId="57295DC1" w14:textId="77777777" w:rsidR="007F6BD7" w:rsidRPr="00DB25C4" w:rsidRDefault="007F6BD7" w:rsidP="00687314">
            <w:pPr>
              <w:spacing w:after="0" w:line="240" w:lineRule="auto"/>
              <w:rPr>
                <w:rFonts w:cstheme="minorHAnsi"/>
              </w:rPr>
            </w:pPr>
          </w:p>
        </w:tc>
      </w:tr>
      <w:tr w:rsidR="1BA0FA3B" w:rsidRPr="00DB25C4" w14:paraId="5186FAEA" w14:textId="77777777" w:rsidTr="1BA0FA3B">
        <w:trPr>
          <w:trHeight w:val="300"/>
        </w:trPr>
        <w:tc>
          <w:tcPr>
            <w:tcW w:w="608" w:type="dxa"/>
            <w:tcBorders>
              <w:top w:val="single" w:sz="6" w:space="0" w:color="auto"/>
              <w:left w:val="single" w:sz="6" w:space="0" w:color="auto"/>
              <w:bottom w:val="single" w:sz="6" w:space="0" w:color="auto"/>
              <w:right w:val="single" w:sz="6" w:space="0" w:color="auto"/>
            </w:tcBorders>
            <w:shd w:val="clear" w:color="auto" w:fill="FFF2CC" w:themeFill="accent4" w:themeFillTint="33"/>
            <w:tcMar>
              <w:left w:w="105" w:type="dxa"/>
              <w:right w:w="105" w:type="dxa"/>
            </w:tcMar>
            <w:vAlign w:val="bottom"/>
          </w:tcPr>
          <w:p w14:paraId="5E4FBD60" w14:textId="3196107D"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b/>
                <w:bCs/>
                <w:color w:val="000000" w:themeColor="text1"/>
                <w:lang w:val="en-ID"/>
              </w:rPr>
              <w:t>1</w:t>
            </w:r>
          </w:p>
        </w:tc>
        <w:tc>
          <w:tcPr>
            <w:tcW w:w="2792" w:type="dxa"/>
            <w:tcBorders>
              <w:top w:val="single" w:sz="6" w:space="0" w:color="auto"/>
              <w:left w:val="single" w:sz="6" w:space="0" w:color="auto"/>
              <w:bottom w:val="single" w:sz="6" w:space="0" w:color="auto"/>
              <w:right w:val="single" w:sz="6" w:space="0" w:color="auto"/>
            </w:tcBorders>
            <w:shd w:val="clear" w:color="auto" w:fill="FFF2CC" w:themeFill="accent4" w:themeFillTint="33"/>
            <w:tcMar>
              <w:left w:w="105" w:type="dxa"/>
              <w:right w:w="105" w:type="dxa"/>
            </w:tcMar>
            <w:vAlign w:val="bottom"/>
          </w:tcPr>
          <w:p w14:paraId="36D350E2" w14:textId="4CA6D861"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b/>
                <w:bCs/>
                <w:color w:val="000000" w:themeColor="text1"/>
                <w:lang w:val="en-ID"/>
              </w:rPr>
              <w:t>2</w:t>
            </w:r>
          </w:p>
        </w:tc>
        <w:tc>
          <w:tcPr>
            <w:tcW w:w="1360" w:type="dxa"/>
            <w:tcBorders>
              <w:top w:val="single" w:sz="6" w:space="0" w:color="auto"/>
              <w:left w:val="single" w:sz="6" w:space="0" w:color="auto"/>
              <w:bottom w:val="single" w:sz="6" w:space="0" w:color="auto"/>
              <w:right w:val="single" w:sz="6" w:space="0" w:color="auto"/>
            </w:tcBorders>
            <w:shd w:val="clear" w:color="auto" w:fill="FFF2CC" w:themeFill="accent4" w:themeFillTint="33"/>
            <w:tcMar>
              <w:left w:w="105" w:type="dxa"/>
              <w:right w:w="105" w:type="dxa"/>
            </w:tcMar>
            <w:vAlign w:val="bottom"/>
          </w:tcPr>
          <w:p w14:paraId="01C356AB" w14:textId="1B3EE2C5"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b/>
                <w:bCs/>
                <w:color w:val="000000" w:themeColor="text1"/>
                <w:lang w:val="en-ID"/>
              </w:rPr>
              <w:t>3</w:t>
            </w:r>
          </w:p>
        </w:tc>
        <w:tc>
          <w:tcPr>
            <w:tcW w:w="897" w:type="dxa"/>
            <w:tcBorders>
              <w:top w:val="single" w:sz="6" w:space="0" w:color="auto"/>
              <w:left w:val="single" w:sz="6" w:space="0" w:color="auto"/>
              <w:bottom w:val="single" w:sz="6" w:space="0" w:color="auto"/>
              <w:right w:val="single" w:sz="6" w:space="0" w:color="auto"/>
            </w:tcBorders>
            <w:shd w:val="clear" w:color="auto" w:fill="FFF2CC" w:themeFill="accent4" w:themeFillTint="33"/>
            <w:tcMar>
              <w:left w:w="105" w:type="dxa"/>
              <w:right w:w="105" w:type="dxa"/>
            </w:tcMar>
            <w:vAlign w:val="bottom"/>
          </w:tcPr>
          <w:p w14:paraId="129D8638" w14:textId="43FBE08B"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b/>
                <w:bCs/>
                <w:color w:val="000000" w:themeColor="text1"/>
                <w:lang w:val="en-ID"/>
              </w:rPr>
              <w:t>4</w:t>
            </w:r>
          </w:p>
        </w:tc>
        <w:tc>
          <w:tcPr>
            <w:tcW w:w="926" w:type="dxa"/>
            <w:tcBorders>
              <w:top w:val="single" w:sz="6" w:space="0" w:color="auto"/>
              <w:left w:val="single" w:sz="6" w:space="0" w:color="auto"/>
              <w:bottom w:val="single" w:sz="6" w:space="0" w:color="auto"/>
              <w:right w:val="single" w:sz="6" w:space="0" w:color="auto"/>
            </w:tcBorders>
            <w:shd w:val="clear" w:color="auto" w:fill="FFF2CC" w:themeFill="accent4" w:themeFillTint="33"/>
            <w:tcMar>
              <w:left w:w="105" w:type="dxa"/>
              <w:right w:w="105" w:type="dxa"/>
            </w:tcMar>
            <w:vAlign w:val="bottom"/>
          </w:tcPr>
          <w:p w14:paraId="5364472A" w14:textId="1BFB0F3F"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b/>
                <w:bCs/>
                <w:color w:val="000000" w:themeColor="text1"/>
                <w:lang w:val="en-ID"/>
              </w:rPr>
              <w:t>5</w:t>
            </w:r>
          </w:p>
        </w:tc>
        <w:tc>
          <w:tcPr>
            <w:tcW w:w="1288" w:type="dxa"/>
            <w:tcBorders>
              <w:top w:val="single" w:sz="6" w:space="0" w:color="auto"/>
              <w:left w:val="single" w:sz="6" w:space="0" w:color="auto"/>
              <w:bottom w:val="single" w:sz="6" w:space="0" w:color="auto"/>
              <w:right w:val="single" w:sz="6" w:space="0" w:color="auto"/>
            </w:tcBorders>
            <w:shd w:val="clear" w:color="auto" w:fill="FFF2CC" w:themeFill="accent4" w:themeFillTint="33"/>
            <w:tcMar>
              <w:left w:w="105" w:type="dxa"/>
              <w:right w:w="105" w:type="dxa"/>
            </w:tcMar>
            <w:vAlign w:val="bottom"/>
          </w:tcPr>
          <w:p w14:paraId="3AB18C9E" w14:textId="78780025"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b/>
                <w:bCs/>
                <w:color w:val="000000" w:themeColor="text1"/>
                <w:lang w:val="en-ID"/>
              </w:rPr>
              <w:t>6</w:t>
            </w:r>
          </w:p>
        </w:tc>
        <w:tc>
          <w:tcPr>
            <w:tcW w:w="1490" w:type="dxa"/>
            <w:tcBorders>
              <w:top w:val="single" w:sz="6" w:space="0" w:color="auto"/>
              <w:left w:val="single" w:sz="6" w:space="0" w:color="auto"/>
              <w:bottom w:val="single" w:sz="6" w:space="0" w:color="auto"/>
              <w:right w:val="single" w:sz="6" w:space="0" w:color="auto"/>
            </w:tcBorders>
            <w:shd w:val="clear" w:color="auto" w:fill="FFF2CC" w:themeFill="accent4" w:themeFillTint="33"/>
            <w:tcMar>
              <w:left w:w="105" w:type="dxa"/>
              <w:right w:w="105" w:type="dxa"/>
            </w:tcMar>
            <w:vAlign w:val="bottom"/>
          </w:tcPr>
          <w:p w14:paraId="21F0E6CE" w14:textId="709E89DC"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b/>
                <w:bCs/>
                <w:color w:val="000000" w:themeColor="text1"/>
                <w:lang w:val="en-ID"/>
              </w:rPr>
              <w:t>7</w:t>
            </w:r>
          </w:p>
        </w:tc>
      </w:tr>
      <w:tr w:rsidR="1BA0FA3B" w:rsidRPr="00DB25C4" w14:paraId="58868996" w14:textId="77777777" w:rsidTr="1BA0FA3B">
        <w:trPr>
          <w:trHeight w:val="300"/>
        </w:trPr>
        <w:tc>
          <w:tcPr>
            <w:tcW w:w="608"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B35ECC7" w14:textId="70DF08FB"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w:t>
            </w:r>
          </w:p>
        </w:tc>
        <w:tc>
          <w:tcPr>
            <w:tcW w:w="279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939BB27" w14:textId="0213849E"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Switch</w:t>
            </w:r>
          </w:p>
        </w:tc>
        <w:tc>
          <w:tcPr>
            <w:tcW w:w="13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E71C551" w14:textId="2E2B6F42"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23</w:t>
            </w:r>
          </w:p>
        </w:tc>
        <w:tc>
          <w:tcPr>
            <w:tcW w:w="89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6962697" w14:textId="52AF543E" w:rsidR="1BA0FA3B" w:rsidRPr="00DB25C4" w:rsidRDefault="1BA0FA3B"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lang w:val="en-ID"/>
              </w:rPr>
              <w:t>Baik</w:t>
            </w:r>
            <w:proofErr w:type="spellEnd"/>
          </w:p>
        </w:tc>
        <w:tc>
          <w:tcPr>
            <w:tcW w:w="92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3BDA280" w14:textId="4D0854D5"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28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E911392" w14:textId="03F848CD" w:rsidR="1BA0FA3B" w:rsidRPr="00DB25C4" w:rsidRDefault="1BA0FA3B" w:rsidP="00687314">
            <w:pPr>
              <w:spacing w:after="0" w:line="240" w:lineRule="auto"/>
              <w:jc w:val="center"/>
              <w:rPr>
                <w:rFonts w:eastAsia="Calibri" w:cstheme="minorHAnsi"/>
                <w:color w:val="000000" w:themeColor="text1"/>
              </w:rPr>
            </w:pPr>
          </w:p>
        </w:tc>
        <w:tc>
          <w:tcPr>
            <w:tcW w:w="14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5981958" w14:textId="0454B095"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PT</w:t>
            </w:r>
          </w:p>
        </w:tc>
      </w:tr>
      <w:tr w:rsidR="1BA0FA3B" w:rsidRPr="00DB25C4" w14:paraId="77BD31FD" w14:textId="77777777" w:rsidTr="1BA0FA3B">
        <w:trPr>
          <w:trHeight w:val="300"/>
        </w:trPr>
        <w:tc>
          <w:tcPr>
            <w:tcW w:w="608"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4188169" w14:textId="0F60C3E5"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2</w:t>
            </w:r>
          </w:p>
        </w:tc>
        <w:tc>
          <w:tcPr>
            <w:tcW w:w="279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7D9BD17" w14:textId="2F917F61"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Wi-Fi</w:t>
            </w:r>
          </w:p>
        </w:tc>
        <w:tc>
          <w:tcPr>
            <w:tcW w:w="13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A74F69B" w14:textId="267FC92A"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21</w:t>
            </w:r>
          </w:p>
        </w:tc>
        <w:tc>
          <w:tcPr>
            <w:tcW w:w="89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6564D72" w14:textId="300C508D" w:rsidR="1BA0FA3B" w:rsidRPr="00DB25C4" w:rsidRDefault="1BA0FA3B"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lang w:val="en-ID"/>
              </w:rPr>
              <w:t>Baik</w:t>
            </w:r>
            <w:proofErr w:type="spellEnd"/>
          </w:p>
        </w:tc>
        <w:tc>
          <w:tcPr>
            <w:tcW w:w="92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2F19552" w14:textId="6224F231"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28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C87CCD8" w14:textId="797E233E" w:rsidR="1BA0FA3B" w:rsidRPr="00DB25C4" w:rsidRDefault="1BA0FA3B" w:rsidP="00687314">
            <w:pPr>
              <w:spacing w:after="0" w:line="240" w:lineRule="auto"/>
              <w:jc w:val="center"/>
              <w:rPr>
                <w:rFonts w:eastAsia="Calibri" w:cstheme="minorHAnsi"/>
                <w:color w:val="000000" w:themeColor="text1"/>
              </w:rPr>
            </w:pPr>
          </w:p>
        </w:tc>
        <w:tc>
          <w:tcPr>
            <w:tcW w:w="14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FAE00FF" w14:textId="2E49DA8D"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PT</w:t>
            </w:r>
          </w:p>
        </w:tc>
      </w:tr>
      <w:tr w:rsidR="1BA0FA3B" w:rsidRPr="00DB25C4" w14:paraId="6B563189" w14:textId="77777777" w:rsidTr="1BA0FA3B">
        <w:trPr>
          <w:trHeight w:val="300"/>
        </w:trPr>
        <w:tc>
          <w:tcPr>
            <w:tcW w:w="608"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22D875B" w14:textId="620093A7"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3</w:t>
            </w:r>
          </w:p>
        </w:tc>
        <w:tc>
          <w:tcPr>
            <w:tcW w:w="279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3742B4A" w14:textId="4D03395E" w:rsidR="1BA0FA3B" w:rsidRPr="00DB25C4" w:rsidRDefault="1BA0FA3B" w:rsidP="00687314">
            <w:pPr>
              <w:spacing w:after="0" w:line="240" w:lineRule="auto"/>
              <w:jc w:val="center"/>
              <w:rPr>
                <w:rFonts w:eastAsia="Calibri" w:cstheme="minorHAnsi"/>
                <w:color w:val="000000" w:themeColor="text1"/>
              </w:rPr>
            </w:pPr>
            <w:proofErr w:type="spellStart"/>
            <w:r w:rsidRPr="00DB25C4">
              <w:rPr>
                <w:rFonts w:eastAsia="Calibri" w:cstheme="minorHAnsi"/>
                <w:color w:val="000000" w:themeColor="text1"/>
                <w:lang w:val="en-ID"/>
              </w:rPr>
              <w:t>Komputer</w:t>
            </w:r>
            <w:proofErr w:type="spellEnd"/>
          </w:p>
        </w:tc>
        <w:tc>
          <w:tcPr>
            <w:tcW w:w="13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B592BC0" w14:textId="72E1CFBC"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386</w:t>
            </w:r>
          </w:p>
        </w:tc>
        <w:tc>
          <w:tcPr>
            <w:tcW w:w="89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A236585" w14:textId="0769C5CB" w:rsidR="1BA0FA3B" w:rsidRPr="00DB25C4" w:rsidRDefault="1BA0FA3B"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lang w:val="en-ID"/>
              </w:rPr>
              <w:t>Baik</w:t>
            </w:r>
            <w:proofErr w:type="spellEnd"/>
          </w:p>
        </w:tc>
        <w:tc>
          <w:tcPr>
            <w:tcW w:w="92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A471023" w14:textId="3EB1A719"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28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19BA0A3" w14:textId="4E95FAD0" w:rsidR="1BA0FA3B" w:rsidRPr="00DB25C4" w:rsidRDefault="1BA0FA3B" w:rsidP="00687314">
            <w:pPr>
              <w:spacing w:after="0" w:line="240" w:lineRule="auto"/>
              <w:jc w:val="center"/>
              <w:rPr>
                <w:rFonts w:eastAsia="Calibri" w:cstheme="minorHAnsi"/>
                <w:color w:val="000000" w:themeColor="text1"/>
              </w:rPr>
            </w:pPr>
          </w:p>
        </w:tc>
        <w:tc>
          <w:tcPr>
            <w:tcW w:w="14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781A5EC" w14:textId="2D76A6D3"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PT</w:t>
            </w:r>
          </w:p>
        </w:tc>
      </w:tr>
      <w:tr w:rsidR="1BA0FA3B" w:rsidRPr="00DB25C4" w14:paraId="6D1C96E4" w14:textId="77777777" w:rsidTr="1BA0FA3B">
        <w:trPr>
          <w:trHeight w:val="300"/>
        </w:trPr>
        <w:tc>
          <w:tcPr>
            <w:tcW w:w="608"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719310A" w14:textId="4740FD98"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w:t>
            </w:r>
          </w:p>
        </w:tc>
        <w:tc>
          <w:tcPr>
            <w:tcW w:w="279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37E9E39" w14:textId="70F5F964"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xml:space="preserve">LCD Projector </w:t>
            </w:r>
            <w:proofErr w:type="spellStart"/>
            <w:r w:rsidRPr="00DB25C4">
              <w:rPr>
                <w:rFonts w:eastAsia="Calibri" w:cstheme="minorHAnsi"/>
                <w:color w:val="000000" w:themeColor="text1"/>
                <w:lang w:val="en-ID"/>
              </w:rPr>
              <w:t>kelas</w:t>
            </w:r>
            <w:proofErr w:type="spellEnd"/>
          </w:p>
        </w:tc>
        <w:tc>
          <w:tcPr>
            <w:tcW w:w="13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649E342" w14:textId="7BC69A9F"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30</w:t>
            </w:r>
          </w:p>
        </w:tc>
        <w:tc>
          <w:tcPr>
            <w:tcW w:w="89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1121B12" w14:textId="2D7CF5C2" w:rsidR="1BA0FA3B" w:rsidRPr="00DB25C4" w:rsidRDefault="1BA0FA3B"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lang w:val="en-ID"/>
              </w:rPr>
              <w:t>Baik</w:t>
            </w:r>
            <w:proofErr w:type="spellEnd"/>
          </w:p>
        </w:tc>
        <w:tc>
          <w:tcPr>
            <w:tcW w:w="92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9B5C6A0" w14:textId="7E6EFAD7"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28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6A23BB2" w14:textId="66027F51" w:rsidR="1BA0FA3B" w:rsidRPr="00DB25C4" w:rsidRDefault="1BA0FA3B" w:rsidP="00687314">
            <w:pPr>
              <w:spacing w:after="0" w:line="240" w:lineRule="auto"/>
              <w:jc w:val="center"/>
              <w:rPr>
                <w:rFonts w:eastAsia="Calibri" w:cstheme="minorHAnsi"/>
                <w:color w:val="000000" w:themeColor="text1"/>
              </w:rPr>
            </w:pPr>
          </w:p>
        </w:tc>
        <w:tc>
          <w:tcPr>
            <w:tcW w:w="14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51FA414" w14:textId="5F5A1F71"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PT</w:t>
            </w:r>
          </w:p>
        </w:tc>
      </w:tr>
      <w:tr w:rsidR="1BA0FA3B" w:rsidRPr="00DB25C4" w14:paraId="2B9F055C" w14:textId="77777777" w:rsidTr="1BA0FA3B">
        <w:trPr>
          <w:trHeight w:val="300"/>
        </w:trPr>
        <w:tc>
          <w:tcPr>
            <w:tcW w:w="608"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38113DC" w14:textId="60DBB47E"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5</w:t>
            </w:r>
          </w:p>
        </w:tc>
        <w:tc>
          <w:tcPr>
            <w:tcW w:w="279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4F81824" w14:textId="71CD2B7F"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xml:space="preserve">LCD Projector </w:t>
            </w:r>
            <w:proofErr w:type="spellStart"/>
            <w:r w:rsidRPr="00DB25C4">
              <w:rPr>
                <w:rFonts w:eastAsia="Calibri" w:cstheme="minorHAnsi"/>
                <w:color w:val="000000" w:themeColor="text1"/>
                <w:lang w:val="en-ID"/>
              </w:rPr>
              <w:t>untuk</w:t>
            </w:r>
            <w:proofErr w:type="spellEnd"/>
            <w:r w:rsidRPr="00DB25C4">
              <w:rPr>
                <w:rFonts w:eastAsia="Calibri" w:cstheme="minorHAnsi"/>
                <w:color w:val="000000" w:themeColor="text1"/>
                <w:lang w:val="en-ID"/>
              </w:rPr>
              <w:t xml:space="preserve"> meeting</w:t>
            </w:r>
          </w:p>
        </w:tc>
        <w:tc>
          <w:tcPr>
            <w:tcW w:w="13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92E5756" w14:textId="3B00B69E"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3</w:t>
            </w:r>
          </w:p>
        </w:tc>
        <w:tc>
          <w:tcPr>
            <w:tcW w:w="89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97B2BAE" w14:textId="1452CE20" w:rsidR="1BA0FA3B" w:rsidRPr="00DB25C4" w:rsidRDefault="1BA0FA3B"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lang w:val="en-ID"/>
              </w:rPr>
              <w:t>Baik</w:t>
            </w:r>
            <w:proofErr w:type="spellEnd"/>
          </w:p>
        </w:tc>
        <w:tc>
          <w:tcPr>
            <w:tcW w:w="92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56AE512" w14:textId="3CFF2920"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28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BACEDFB" w14:textId="1299CFF1" w:rsidR="1BA0FA3B" w:rsidRPr="00DB25C4" w:rsidRDefault="1BA0FA3B" w:rsidP="00687314">
            <w:pPr>
              <w:spacing w:after="0" w:line="240" w:lineRule="auto"/>
              <w:jc w:val="center"/>
              <w:rPr>
                <w:rFonts w:eastAsia="Calibri" w:cstheme="minorHAnsi"/>
                <w:color w:val="000000" w:themeColor="text1"/>
              </w:rPr>
            </w:pPr>
          </w:p>
        </w:tc>
        <w:tc>
          <w:tcPr>
            <w:tcW w:w="14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937CFA0" w14:textId="133A370D"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PT</w:t>
            </w:r>
          </w:p>
        </w:tc>
      </w:tr>
      <w:tr w:rsidR="1BA0FA3B" w:rsidRPr="00DB25C4" w14:paraId="7E36B571" w14:textId="77777777" w:rsidTr="1BA0FA3B">
        <w:trPr>
          <w:trHeight w:val="300"/>
        </w:trPr>
        <w:tc>
          <w:tcPr>
            <w:tcW w:w="608"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A740A26" w14:textId="1D180335"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6</w:t>
            </w:r>
          </w:p>
        </w:tc>
        <w:tc>
          <w:tcPr>
            <w:tcW w:w="279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F3D7640" w14:textId="05D26198"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Laptop</w:t>
            </w:r>
          </w:p>
        </w:tc>
        <w:tc>
          <w:tcPr>
            <w:tcW w:w="13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E77CFC8" w14:textId="797AB11B"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4</w:t>
            </w:r>
          </w:p>
        </w:tc>
        <w:tc>
          <w:tcPr>
            <w:tcW w:w="89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A243E4F" w14:textId="266216B6" w:rsidR="1BA0FA3B" w:rsidRPr="00DB25C4" w:rsidRDefault="1BA0FA3B"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lang w:val="en-ID"/>
              </w:rPr>
              <w:t>Baik</w:t>
            </w:r>
            <w:proofErr w:type="spellEnd"/>
          </w:p>
        </w:tc>
        <w:tc>
          <w:tcPr>
            <w:tcW w:w="92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41E83ED" w14:textId="68AFD7DA"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28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A86A13C" w14:textId="33A9B830" w:rsidR="1BA0FA3B" w:rsidRPr="00DB25C4" w:rsidRDefault="1BA0FA3B" w:rsidP="00687314">
            <w:pPr>
              <w:spacing w:after="0" w:line="240" w:lineRule="auto"/>
              <w:jc w:val="center"/>
              <w:rPr>
                <w:rFonts w:eastAsia="Calibri" w:cstheme="minorHAnsi"/>
                <w:color w:val="000000" w:themeColor="text1"/>
              </w:rPr>
            </w:pPr>
          </w:p>
        </w:tc>
        <w:tc>
          <w:tcPr>
            <w:tcW w:w="14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5FA6064" w14:textId="7B392BDE"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PT</w:t>
            </w:r>
          </w:p>
        </w:tc>
      </w:tr>
      <w:tr w:rsidR="1BA0FA3B" w:rsidRPr="00DB25C4" w14:paraId="0400B0A4" w14:textId="77777777" w:rsidTr="1BA0FA3B">
        <w:trPr>
          <w:trHeight w:val="300"/>
        </w:trPr>
        <w:tc>
          <w:tcPr>
            <w:tcW w:w="608"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8FC9C63" w14:textId="598358E2"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7</w:t>
            </w:r>
          </w:p>
        </w:tc>
        <w:tc>
          <w:tcPr>
            <w:tcW w:w="279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AA6B8A9" w14:textId="6B578972"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Printer</w:t>
            </w:r>
          </w:p>
        </w:tc>
        <w:tc>
          <w:tcPr>
            <w:tcW w:w="13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8D75EF3" w14:textId="183662EC"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36</w:t>
            </w:r>
          </w:p>
        </w:tc>
        <w:tc>
          <w:tcPr>
            <w:tcW w:w="89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EA9DED2" w14:textId="500AB83D" w:rsidR="1BA0FA3B" w:rsidRPr="00DB25C4" w:rsidRDefault="1BA0FA3B"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lang w:val="en-ID"/>
              </w:rPr>
              <w:t>Baik</w:t>
            </w:r>
            <w:proofErr w:type="spellEnd"/>
          </w:p>
        </w:tc>
        <w:tc>
          <w:tcPr>
            <w:tcW w:w="92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B56573F" w14:textId="5EBC4BFF"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28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C56B0FF" w14:textId="4234E78F" w:rsidR="1BA0FA3B" w:rsidRPr="00DB25C4" w:rsidRDefault="1BA0FA3B" w:rsidP="00687314">
            <w:pPr>
              <w:spacing w:after="0" w:line="240" w:lineRule="auto"/>
              <w:jc w:val="center"/>
              <w:rPr>
                <w:rFonts w:eastAsia="Calibri" w:cstheme="minorHAnsi"/>
                <w:color w:val="000000" w:themeColor="text1"/>
              </w:rPr>
            </w:pPr>
          </w:p>
        </w:tc>
        <w:tc>
          <w:tcPr>
            <w:tcW w:w="14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C656E48" w14:textId="48DEFBF3"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PT</w:t>
            </w:r>
          </w:p>
        </w:tc>
      </w:tr>
      <w:tr w:rsidR="1BA0FA3B" w:rsidRPr="00DB25C4" w14:paraId="70F2F315" w14:textId="77777777" w:rsidTr="1BA0FA3B">
        <w:trPr>
          <w:trHeight w:val="300"/>
        </w:trPr>
        <w:tc>
          <w:tcPr>
            <w:tcW w:w="608"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AB7CDE9" w14:textId="477216BC"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8</w:t>
            </w:r>
          </w:p>
        </w:tc>
        <w:tc>
          <w:tcPr>
            <w:tcW w:w="279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B4BA25A" w14:textId="34D9D9E3"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Scanner</w:t>
            </w:r>
          </w:p>
        </w:tc>
        <w:tc>
          <w:tcPr>
            <w:tcW w:w="13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92B838F" w14:textId="5751FE25"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10</w:t>
            </w:r>
          </w:p>
        </w:tc>
        <w:tc>
          <w:tcPr>
            <w:tcW w:w="89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2A4A95C" w14:textId="7E1C554A" w:rsidR="1BA0FA3B" w:rsidRPr="00DB25C4" w:rsidRDefault="1BA0FA3B"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lang w:val="en-ID"/>
              </w:rPr>
              <w:t>Baik</w:t>
            </w:r>
            <w:proofErr w:type="spellEnd"/>
          </w:p>
        </w:tc>
        <w:tc>
          <w:tcPr>
            <w:tcW w:w="92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6C73C40" w14:textId="48F57543"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28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09C404E" w14:textId="071D1A1F" w:rsidR="1BA0FA3B" w:rsidRPr="00DB25C4" w:rsidRDefault="1BA0FA3B" w:rsidP="00687314">
            <w:pPr>
              <w:spacing w:after="0" w:line="240" w:lineRule="auto"/>
              <w:jc w:val="center"/>
              <w:rPr>
                <w:rFonts w:eastAsia="Calibri" w:cstheme="minorHAnsi"/>
                <w:color w:val="000000" w:themeColor="text1"/>
              </w:rPr>
            </w:pPr>
          </w:p>
        </w:tc>
        <w:tc>
          <w:tcPr>
            <w:tcW w:w="14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EC0A1D7" w14:textId="622FCA55"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PT</w:t>
            </w:r>
          </w:p>
        </w:tc>
      </w:tr>
      <w:tr w:rsidR="1BA0FA3B" w:rsidRPr="00DB25C4" w14:paraId="188AD2D9" w14:textId="77777777" w:rsidTr="1BA0FA3B">
        <w:trPr>
          <w:trHeight w:val="300"/>
        </w:trPr>
        <w:tc>
          <w:tcPr>
            <w:tcW w:w="608"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4BC7397" w14:textId="08C1B716"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9</w:t>
            </w:r>
          </w:p>
        </w:tc>
        <w:tc>
          <w:tcPr>
            <w:tcW w:w="279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43B6275" w14:textId="4E1C685D" w:rsidR="1BA0FA3B" w:rsidRPr="00DB25C4" w:rsidRDefault="1BA0FA3B" w:rsidP="00687314">
            <w:pPr>
              <w:spacing w:after="0" w:line="240" w:lineRule="auto"/>
              <w:jc w:val="center"/>
              <w:rPr>
                <w:rFonts w:eastAsia="Calibri" w:cstheme="minorHAnsi"/>
                <w:color w:val="000000" w:themeColor="text1"/>
              </w:rPr>
            </w:pPr>
            <w:proofErr w:type="spellStart"/>
            <w:r w:rsidRPr="00DB25C4">
              <w:rPr>
                <w:rFonts w:eastAsia="Calibri" w:cstheme="minorHAnsi"/>
                <w:color w:val="000000" w:themeColor="text1"/>
                <w:lang w:val="en-ID"/>
              </w:rPr>
              <w:t>Buku</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teks</w:t>
            </w:r>
            <w:proofErr w:type="spellEnd"/>
          </w:p>
        </w:tc>
        <w:tc>
          <w:tcPr>
            <w:tcW w:w="13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EC13593" w14:textId="6BAFD7D1"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547</w:t>
            </w:r>
          </w:p>
        </w:tc>
        <w:tc>
          <w:tcPr>
            <w:tcW w:w="89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4F1A081" w14:textId="6D92A5C3" w:rsidR="1BA0FA3B" w:rsidRPr="00DB25C4" w:rsidRDefault="1BA0FA3B"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lang w:val="en-ID"/>
              </w:rPr>
              <w:t>Baik</w:t>
            </w:r>
            <w:proofErr w:type="spellEnd"/>
          </w:p>
        </w:tc>
        <w:tc>
          <w:tcPr>
            <w:tcW w:w="92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E8DF17D" w14:textId="2F678B4A"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28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4918441" w14:textId="688A44C4" w:rsidR="1BA0FA3B" w:rsidRPr="00DB25C4" w:rsidRDefault="1BA0FA3B" w:rsidP="00687314">
            <w:pPr>
              <w:spacing w:after="0" w:line="240" w:lineRule="auto"/>
              <w:jc w:val="center"/>
              <w:rPr>
                <w:rFonts w:eastAsia="Calibri" w:cstheme="minorHAnsi"/>
                <w:color w:val="000000" w:themeColor="text1"/>
              </w:rPr>
            </w:pPr>
          </w:p>
        </w:tc>
        <w:tc>
          <w:tcPr>
            <w:tcW w:w="14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3082E03" w14:textId="079936F0"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PT</w:t>
            </w:r>
          </w:p>
        </w:tc>
      </w:tr>
      <w:tr w:rsidR="1BA0FA3B" w:rsidRPr="00DB25C4" w14:paraId="3F0D32AF" w14:textId="77777777" w:rsidTr="1BA0FA3B">
        <w:trPr>
          <w:trHeight w:val="300"/>
        </w:trPr>
        <w:tc>
          <w:tcPr>
            <w:tcW w:w="608"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D2209D0" w14:textId="4CC0B08A"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10</w:t>
            </w:r>
          </w:p>
        </w:tc>
        <w:tc>
          <w:tcPr>
            <w:tcW w:w="279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0D7D114" w14:textId="596EFB6F" w:rsidR="1BA0FA3B" w:rsidRPr="00DB25C4" w:rsidRDefault="1BA0FA3B" w:rsidP="00687314">
            <w:pPr>
              <w:spacing w:after="0" w:line="240" w:lineRule="auto"/>
              <w:jc w:val="center"/>
              <w:rPr>
                <w:rFonts w:eastAsia="Calibri" w:cstheme="minorHAnsi"/>
                <w:color w:val="000000" w:themeColor="text1"/>
              </w:rPr>
            </w:pPr>
            <w:proofErr w:type="spellStart"/>
            <w:r w:rsidRPr="00DB25C4">
              <w:rPr>
                <w:rFonts w:eastAsia="Calibri" w:cstheme="minorHAnsi"/>
                <w:color w:val="000000" w:themeColor="text1"/>
                <w:lang w:val="en-ID"/>
              </w:rPr>
              <w:t>Jurnal</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nasional</w:t>
            </w:r>
            <w:proofErr w:type="spellEnd"/>
            <w:r w:rsidRPr="00DB25C4">
              <w:rPr>
                <w:rFonts w:eastAsia="Calibri" w:cstheme="minorHAnsi"/>
                <w:color w:val="000000" w:themeColor="text1"/>
                <w:lang w:val="en-ID"/>
              </w:rPr>
              <w:t xml:space="preserve"> yang </w:t>
            </w:r>
            <w:proofErr w:type="spellStart"/>
            <w:r w:rsidRPr="00DB25C4">
              <w:rPr>
                <w:rFonts w:eastAsia="Calibri" w:cstheme="minorHAnsi"/>
                <w:color w:val="000000" w:themeColor="text1"/>
                <w:lang w:val="en-ID"/>
              </w:rPr>
              <w:t>terakreditasi</w:t>
            </w:r>
            <w:proofErr w:type="spellEnd"/>
            <w:r w:rsidRPr="00DB25C4">
              <w:rPr>
                <w:rFonts w:eastAsia="Calibri" w:cstheme="minorHAnsi"/>
                <w:color w:val="000000" w:themeColor="text1"/>
                <w:lang w:val="en-ID"/>
              </w:rPr>
              <w:t xml:space="preserve"> (minimal </w:t>
            </w:r>
            <w:proofErr w:type="spellStart"/>
            <w:r w:rsidRPr="00DB25C4">
              <w:rPr>
                <w:rFonts w:eastAsia="Calibri" w:cstheme="minorHAnsi"/>
                <w:color w:val="000000" w:themeColor="text1"/>
                <w:lang w:val="en-ID"/>
              </w:rPr>
              <w:t>tersedia</w:t>
            </w:r>
            <w:proofErr w:type="spellEnd"/>
            <w:r w:rsidRPr="00DB25C4">
              <w:rPr>
                <w:rFonts w:eastAsia="Calibri" w:cstheme="minorHAnsi"/>
                <w:color w:val="000000" w:themeColor="text1"/>
                <w:lang w:val="en-ID"/>
              </w:rPr>
              <w:t xml:space="preserve"> 3 </w:t>
            </w:r>
            <w:proofErr w:type="spellStart"/>
            <w:r w:rsidRPr="00DB25C4">
              <w:rPr>
                <w:rFonts w:eastAsia="Calibri" w:cstheme="minorHAnsi"/>
                <w:color w:val="000000" w:themeColor="text1"/>
                <w:lang w:val="en-ID"/>
              </w:rPr>
              <w:t>judul</w:t>
            </w:r>
            <w:proofErr w:type="spellEnd"/>
            <w:r w:rsidRPr="00DB25C4">
              <w:rPr>
                <w:rFonts w:eastAsia="Calibri" w:cstheme="minorHAnsi"/>
                <w:color w:val="000000" w:themeColor="text1"/>
                <w:lang w:val="en-ID"/>
              </w:rPr>
              <w:t>)</w:t>
            </w:r>
          </w:p>
        </w:tc>
        <w:tc>
          <w:tcPr>
            <w:tcW w:w="13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5669CBD" w14:textId="623ABB57" w:rsidR="1BA0FA3B" w:rsidRPr="00DB25C4" w:rsidRDefault="1BA0FA3B" w:rsidP="00687314">
            <w:pPr>
              <w:spacing w:after="0" w:line="240" w:lineRule="auto"/>
              <w:jc w:val="center"/>
              <w:rPr>
                <w:rFonts w:eastAsia="Calibri" w:cstheme="minorHAnsi"/>
                <w:color w:val="FF0000"/>
              </w:rPr>
            </w:pPr>
            <w:r w:rsidRPr="00DB25C4">
              <w:rPr>
                <w:rFonts w:eastAsia="Calibri" w:cstheme="minorHAnsi"/>
                <w:color w:val="FF0000"/>
                <w:lang w:val="en-ID"/>
              </w:rPr>
              <w:t>21</w:t>
            </w:r>
          </w:p>
        </w:tc>
        <w:tc>
          <w:tcPr>
            <w:tcW w:w="89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118C7FA" w14:textId="47A6986E" w:rsidR="1BA0FA3B" w:rsidRPr="00DB25C4" w:rsidRDefault="1BA0FA3B"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lang w:val="en-ID"/>
              </w:rPr>
              <w:t>Baik</w:t>
            </w:r>
            <w:proofErr w:type="spellEnd"/>
          </w:p>
        </w:tc>
        <w:tc>
          <w:tcPr>
            <w:tcW w:w="92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65DB6AC" w14:textId="43DF8FF3"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28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4300811" w14:textId="55BB7E10" w:rsidR="1BA0FA3B" w:rsidRPr="00DB25C4" w:rsidRDefault="1BA0FA3B" w:rsidP="00687314">
            <w:pPr>
              <w:spacing w:after="0" w:line="240" w:lineRule="auto"/>
              <w:jc w:val="center"/>
              <w:rPr>
                <w:rFonts w:eastAsia="Calibri" w:cstheme="minorHAnsi"/>
                <w:color w:val="000000" w:themeColor="text1"/>
              </w:rPr>
            </w:pPr>
          </w:p>
        </w:tc>
        <w:tc>
          <w:tcPr>
            <w:tcW w:w="14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5FDF0BF" w14:textId="4B4C75C9"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PT</w:t>
            </w:r>
          </w:p>
        </w:tc>
      </w:tr>
      <w:tr w:rsidR="1BA0FA3B" w:rsidRPr="00DB25C4" w14:paraId="3D00B735" w14:textId="77777777" w:rsidTr="1BA0FA3B">
        <w:trPr>
          <w:trHeight w:val="300"/>
        </w:trPr>
        <w:tc>
          <w:tcPr>
            <w:tcW w:w="608"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9B6D694" w14:textId="5CE1F29F"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11</w:t>
            </w:r>
          </w:p>
        </w:tc>
        <w:tc>
          <w:tcPr>
            <w:tcW w:w="279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AFCD71F" w14:textId="31F01124" w:rsidR="1BA0FA3B" w:rsidRPr="00DB25C4" w:rsidRDefault="1BA0FA3B" w:rsidP="00687314">
            <w:pPr>
              <w:spacing w:after="0" w:line="240" w:lineRule="auto"/>
              <w:jc w:val="center"/>
              <w:rPr>
                <w:rFonts w:eastAsia="Calibri" w:cstheme="minorHAnsi"/>
                <w:color w:val="000000" w:themeColor="text1"/>
              </w:rPr>
            </w:pPr>
            <w:proofErr w:type="spellStart"/>
            <w:r w:rsidRPr="00DB25C4">
              <w:rPr>
                <w:rFonts w:eastAsia="Calibri" w:cstheme="minorHAnsi"/>
                <w:color w:val="000000" w:themeColor="text1"/>
                <w:lang w:val="en-ID"/>
              </w:rPr>
              <w:t>Jurnal</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internasional</w:t>
            </w:r>
            <w:proofErr w:type="spellEnd"/>
            <w:r w:rsidRPr="00DB25C4">
              <w:rPr>
                <w:rFonts w:eastAsia="Calibri" w:cstheme="minorHAnsi"/>
                <w:color w:val="000000" w:themeColor="text1"/>
                <w:lang w:val="en-ID"/>
              </w:rPr>
              <w:t xml:space="preserve"> yang </w:t>
            </w:r>
            <w:proofErr w:type="spellStart"/>
            <w:r w:rsidRPr="00DB25C4">
              <w:rPr>
                <w:rFonts w:eastAsia="Calibri" w:cstheme="minorHAnsi"/>
                <w:color w:val="000000" w:themeColor="text1"/>
                <w:lang w:val="en-ID"/>
              </w:rPr>
              <w:t>terakreditasi</w:t>
            </w:r>
            <w:proofErr w:type="spellEnd"/>
            <w:r w:rsidRPr="00DB25C4">
              <w:rPr>
                <w:rFonts w:eastAsia="Calibri" w:cstheme="minorHAnsi"/>
                <w:color w:val="000000" w:themeColor="text1"/>
                <w:lang w:val="en-ID"/>
              </w:rPr>
              <w:t xml:space="preserve"> (minimal </w:t>
            </w:r>
            <w:proofErr w:type="spellStart"/>
            <w:r w:rsidRPr="00DB25C4">
              <w:rPr>
                <w:rFonts w:eastAsia="Calibri" w:cstheme="minorHAnsi"/>
                <w:color w:val="000000" w:themeColor="text1"/>
                <w:lang w:val="en-ID"/>
              </w:rPr>
              <w:t>tersedia</w:t>
            </w:r>
            <w:proofErr w:type="spellEnd"/>
            <w:r w:rsidRPr="00DB25C4">
              <w:rPr>
                <w:rFonts w:eastAsia="Calibri" w:cstheme="minorHAnsi"/>
                <w:color w:val="000000" w:themeColor="text1"/>
                <w:lang w:val="en-ID"/>
              </w:rPr>
              <w:t xml:space="preserve"> 2 </w:t>
            </w:r>
            <w:proofErr w:type="spellStart"/>
            <w:r w:rsidRPr="00DB25C4">
              <w:rPr>
                <w:rFonts w:eastAsia="Calibri" w:cstheme="minorHAnsi"/>
                <w:color w:val="000000" w:themeColor="text1"/>
                <w:lang w:val="en-ID"/>
              </w:rPr>
              <w:t>judul</w:t>
            </w:r>
            <w:proofErr w:type="spellEnd"/>
            <w:r w:rsidRPr="00DB25C4">
              <w:rPr>
                <w:rFonts w:eastAsia="Calibri" w:cstheme="minorHAnsi"/>
                <w:color w:val="000000" w:themeColor="text1"/>
                <w:lang w:val="en-ID"/>
              </w:rPr>
              <w:t>)</w:t>
            </w:r>
          </w:p>
        </w:tc>
        <w:tc>
          <w:tcPr>
            <w:tcW w:w="13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9DD76ED" w14:textId="3E0EF3BA" w:rsidR="1BA0FA3B" w:rsidRPr="00DB25C4" w:rsidRDefault="1BA0FA3B" w:rsidP="00687314">
            <w:pPr>
              <w:spacing w:after="0" w:line="240" w:lineRule="auto"/>
              <w:jc w:val="center"/>
              <w:rPr>
                <w:rFonts w:eastAsia="Calibri" w:cstheme="minorHAnsi"/>
                <w:color w:val="FF0000"/>
              </w:rPr>
            </w:pPr>
            <w:r w:rsidRPr="00DB25C4">
              <w:rPr>
                <w:rFonts w:eastAsia="Calibri" w:cstheme="minorHAnsi"/>
                <w:color w:val="FF0000"/>
                <w:lang w:val="en-ID"/>
              </w:rPr>
              <w:t>84</w:t>
            </w:r>
          </w:p>
        </w:tc>
        <w:tc>
          <w:tcPr>
            <w:tcW w:w="89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2BCB9E1" w14:textId="31EDEEA6" w:rsidR="1BA0FA3B" w:rsidRPr="00DB25C4" w:rsidRDefault="1BA0FA3B"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lang w:val="en-ID"/>
              </w:rPr>
              <w:t>Baik</w:t>
            </w:r>
            <w:proofErr w:type="spellEnd"/>
          </w:p>
        </w:tc>
        <w:tc>
          <w:tcPr>
            <w:tcW w:w="92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A7CF128" w14:textId="4871AE5B"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28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F7247AC" w14:textId="417C34E0" w:rsidR="1BA0FA3B" w:rsidRPr="00DB25C4" w:rsidRDefault="1BA0FA3B" w:rsidP="00687314">
            <w:pPr>
              <w:spacing w:after="0" w:line="240" w:lineRule="auto"/>
              <w:jc w:val="center"/>
              <w:rPr>
                <w:rFonts w:eastAsia="Calibri" w:cstheme="minorHAnsi"/>
                <w:color w:val="000000" w:themeColor="text1"/>
              </w:rPr>
            </w:pPr>
          </w:p>
        </w:tc>
        <w:tc>
          <w:tcPr>
            <w:tcW w:w="14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2C57F58" w14:textId="4C61A280"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PT</w:t>
            </w:r>
          </w:p>
        </w:tc>
      </w:tr>
      <w:tr w:rsidR="1BA0FA3B" w:rsidRPr="00DB25C4" w14:paraId="1FF0B53C" w14:textId="77777777" w:rsidTr="1BA0FA3B">
        <w:trPr>
          <w:trHeight w:val="300"/>
        </w:trPr>
        <w:tc>
          <w:tcPr>
            <w:tcW w:w="608"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1855C0A" w14:textId="784BD31F"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12</w:t>
            </w:r>
          </w:p>
        </w:tc>
        <w:tc>
          <w:tcPr>
            <w:tcW w:w="279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69A7CE8" w14:textId="22CFEC2D" w:rsidR="1BA0FA3B" w:rsidRPr="00DB25C4" w:rsidRDefault="1BA0FA3B" w:rsidP="00687314">
            <w:pPr>
              <w:spacing w:after="0" w:line="240" w:lineRule="auto"/>
              <w:jc w:val="center"/>
              <w:rPr>
                <w:rFonts w:eastAsia="Calibri" w:cstheme="minorHAnsi"/>
                <w:color w:val="000000" w:themeColor="text1"/>
              </w:rPr>
            </w:pPr>
            <w:proofErr w:type="spellStart"/>
            <w:r w:rsidRPr="00DB25C4">
              <w:rPr>
                <w:rFonts w:eastAsia="Calibri" w:cstheme="minorHAnsi"/>
                <w:color w:val="000000" w:themeColor="text1"/>
                <w:lang w:val="en-ID"/>
              </w:rPr>
              <w:t>Prosiding</w:t>
            </w:r>
            <w:proofErr w:type="spellEnd"/>
          </w:p>
        </w:tc>
        <w:tc>
          <w:tcPr>
            <w:tcW w:w="13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F0F1063" w14:textId="6AC2E792" w:rsidR="1BA0FA3B" w:rsidRPr="00DB25C4" w:rsidRDefault="1BA0FA3B" w:rsidP="00687314">
            <w:pPr>
              <w:spacing w:after="0" w:line="240" w:lineRule="auto"/>
              <w:jc w:val="center"/>
              <w:rPr>
                <w:rFonts w:eastAsia="Calibri" w:cstheme="minorHAnsi"/>
                <w:color w:val="FF0000"/>
              </w:rPr>
            </w:pPr>
            <w:r w:rsidRPr="00DB25C4">
              <w:rPr>
                <w:rFonts w:eastAsia="Calibri" w:cstheme="minorHAnsi"/>
                <w:color w:val="FF0000"/>
                <w:lang w:val="en-ID"/>
              </w:rPr>
              <w:t>10</w:t>
            </w:r>
          </w:p>
        </w:tc>
        <w:tc>
          <w:tcPr>
            <w:tcW w:w="89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5F9FD12" w14:textId="704BAFBE" w:rsidR="1BA0FA3B" w:rsidRPr="00DB25C4" w:rsidRDefault="1BA0FA3B"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lang w:val="en-ID"/>
              </w:rPr>
              <w:t>Baik</w:t>
            </w:r>
            <w:proofErr w:type="spellEnd"/>
          </w:p>
        </w:tc>
        <w:tc>
          <w:tcPr>
            <w:tcW w:w="92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AB7296A" w14:textId="1AED2879"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28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05D3049" w14:textId="03CBCC57" w:rsidR="1BA0FA3B" w:rsidRPr="00DB25C4" w:rsidRDefault="1BA0FA3B" w:rsidP="00687314">
            <w:pPr>
              <w:spacing w:after="0" w:line="240" w:lineRule="auto"/>
              <w:jc w:val="center"/>
              <w:rPr>
                <w:rFonts w:eastAsia="Calibri" w:cstheme="minorHAnsi"/>
                <w:color w:val="000000" w:themeColor="text1"/>
              </w:rPr>
            </w:pPr>
          </w:p>
        </w:tc>
        <w:tc>
          <w:tcPr>
            <w:tcW w:w="14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340B165" w14:textId="744174FD"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PT</w:t>
            </w:r>
          </w:p>
        </w:tc>
      </w:tr>
      <w:tr w:rsidR="1BA0FA3B" w:rsidRPr="00DB25C4" w14:paraId="7AB90CB0" w14:textId="77777777" w:rsidTr="1BA0FA3B">
        <w:trPr>
          <w:trHeight w:val="300"/>
        </w:trPr>
        <w:tc>
          <w:tcPr>
            <w:tcW w:w="608"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6057CC2" w14:textId="4CBF30F7"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13</w:t>
            </w:r>
          </w:p>
        </w:tc>
        <w:tc>
          <w:tcPr>
            <w:tcW w:w="279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9DB3906" w14:textId="02E0D541" w:rsidR="1BA0FA3B" w:rsidRPr="00DB25C4" w:rsidRDefault="1BA0FA3B" w:rsidP="00687314">
            <w:pPr>
              <w:spacing w:after="0" w:line="240" w:lineRule="auto"/>
              <w:jc w:val="center"/>
              <w:rPr>
                <w:rFonts w:eastAsia="Calibri" w:cstheme="minorHAnsi"/>
                <w:color w:val="000000" w:themeColor="text1"/>
              </w:rPr>
            </w:pPr>
            <w:proofErr w:type="spellStart"/>
            <w:r w:rsidRPr="00DB25C4">
              <w:rPr>
                <w:rFonts w:eastAsia="Calibri" w:cstheme="minorHAnsi"/>
                <w:color w:val="000000" w:themeColor="text1"/>
                <w:lang w:val="en-ID"/>
              </w:rPr>
              <w:t>Skripsi</w:t>
            </w:r>
            <w:proofErr w:type="spellEnd"/>
            <w:r w:rsidRPr="00DB25C4">
              <w:rPr>
                <w:rFonts w:eastAsia="Calibri" w:cstheme="minorHAnsi"/>
                <w:color w:val="000000" w:themeColor="text1"/>
                <w:lang w:val="en-ID"/>
              </w:rPr>
              <w:t>/</w:t>
            </w:r>
            <w:proofErr w:type="spellStart"/>
            <w:r w:rsidRPr="00DB25C4">
              <w:rPr>
                <w:rFonts w:eastAsia="Calibri" w:cstheme="minorHAnsi"/>
                <w:color w:val="000000" w:themeColor="text1"/>
                <w:lang w:val="en-ID"/>
              </w:rPr>
              <w:t>Tesis</w:t>
            </w:r>
            <w:proofErr w:type="spellEnd"/>
            <w:r w:rsidRPr="00DB25C4">
              <w:rPr>
                <w:rFonts w:eastAsia="Calibri" w:cstheme="minorHAnsi"/>
                <w:color w:val="000000" w:themeColor="text1"/>
                <w:lang w:val="en-ID"/>
              </w:rPr>
              <w:t>/</w:t>
            </w:r>
            <w:proofErr w:type="spellStart"/>
            <w:r w:rsidRPr="00DB25C4">
              <w:rPr>
                <w:rFonts w:eastAsia="Calibri" w:cstheme="minorHAnsi"/>
                <w:color w:val="000000" w:themeColor="text1"/>
                <w:lang w:val="en-ID"/>
              </w:rPr>
              <w:t>Disertasi</w:t>
            </w:r>
            <w:proofErr w:type="spellEnd"/>
          </w:p>
        </w:tc>
        <w:tc>
          <w:tcPr>
            <w:tcW w:w="13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0ED10F4" w14:textId="6DFF5EA5" w:rsidR="1BA0FA3B" w:rsidRPr="00DB25C4" w:rsidRDefault="1BA0FA3B" w:rsidP="00687314">
            <w:pPr>
              <w:spacing w:after="0" w:line="240" w:lineRule="auto"/>
              <w:jc w:val="center"/>
              <w:rPr>
                <w:rFonts w:eastAsia="Calibri" w:cstheme="minorHAnsi"/>
                <w:color w:val="000000" w:themeColor="text1"/>
              </w:rPr>
            </w:pPr>
          </w:p>
        </w:tc>
        <w:tc>
          <w:tcPr>
            <w:tcW w:w="89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7F00733" w14:textId="2FC41459" w:rsidR="1BA0FA3B" w:rsidRPr="00DB25C4" w:rsidRDefault="1BA0FA3B"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lang w:val="en-ID"/>
              </w:rPr>
              <w:t>Baik</w:t>
            </w:r>
            <w:proofErr w:type="spellEnd"/>
          </w:p>
        </w:tc>
        <w:tc>
          <w:tcPr>
            <w:tcW w:w="92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F00B918" w14:textId="735E5022" w:rsidR="1BA0FA3B" w:rsidRPr="00DB25C4" w:rsidRDefault="1BA0FA3B"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V</w:t>
            </w:r>
          </w:p>
        </w:tc>
        <w:tc>
          <w:tcPr>
            <w:tcW w:w="128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4319035" w14:textId="67B10E10" w:rsidR="1BA0FA3B" w:rsidRPr="00DB25C4" w:rsidRDefault="1BA0FA3B" w:rsidP="00687314">
            <w:pPr>
              <w:spacing w:after="0" w:line="240" w:lineRule="auto"/>
              <w:jc w:val="center"/>
              <w:rPr>
                <w:rFonts w:eastAsia="Calibri" w:cstheme="minorHAnsi"/>
                <w:color w:val="000000" w:themeColor="text1"/>
              </w:rPr>
            </w:pPr>
          </w:p>
        </w:tc>
        <w:tc>
          <w:tcPr>
            <w:tcW w:w="14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29785DA" w14:textId="6DB2E3D9" w:rsidR="1BA0FA3B" w:rsidRPr="00DB25C4" w:rsidRDefault="1BA0FA3B"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PT</w:t>
            </w:r>
          </w:p>
        </w:tc>
      </w:tr>
    </w:tbl>
    <w:p w14:paraId="5D437A98" w14:textId="1F6713D6" w:rsidR="1BA0FA3B" w:rsidRPr="00DB25C4" w:rsidRDefault="1BA0FA3B" w:rsidP="00687314">
      <w:pPr>
        <w:spacing w:after="0" w:line="240" w:lineRule="auto"/>
        <w:rPr>
          <w:rFonts w:cstheme="minorHAnsi"/>
          <w:color w:val="000000" w:themeColor="text1"/>
        </w:rPr>
      </w:pPr>
    </w:p>
    <w:p w14:paraId="565FE894" w14:textId="77777777" w:rsidR="004B13C6" w:rsidRPr="00DB25C4" w:rsidRDefault="004B13C6" w:rsidP="00687314">
      <w:pPr>
        <w:autoSpaceDE w:val="0"/>
        <w:autoSpaceDN w:val="0"/>
        <w:adjustRightInd w:val="0"/>
        <w:spacing w:after="0" w:line="240" w:lineRule="auto"/>
        <w:rPr>
          <w:rFonts w:cstheme="minorHAnsi"/>
          <w:color w:val="000000"/>
          <w:lang w:val="id-ID"/>
        </w:rPr>
      </w:pPr>
    </w:p>
    <w:p w14:paraId="49A5C18D" w14:textId="77777777" w:rsidR="002E77AF" w:rsidRPr="00DB25C4" w:rsidRDefault="002E77AF" w:rsidP="00687314">
      <w:pPr>
        <w:autoSpaceDE w:val="0"/>
        <w:autoSpaceDN w:val="0"/>
        <w:adjustRightInd w:val="0"/>
        <w:spacing w:after="0" w:line="240" w:lineRule="auto"/>
        <w:rPr>
          <w:rFonts w:cstheme="minorHAnsi"/>
          <w:b/>
          <w:bCs/>
          <w:color w:val="000000"/>
        </w:rPr>
      </w:pPr>
      <w:commentRangeStart w:id="12"/>
      <w:r w:rsidRPr="00DB25C4">
        <w:rPr>
          <w:rFonts w:cstheme="minorHAnsi"/>
          <w:b/>
          <w:bCs/>
          <w:color w:val="000000"/>
        </w:rPr>
        <w:t xml:space="preserve">7. Kerjasama yang </w:t>
      </w:r>
      <w:proofErr w:type="spellStart"/>
      <w:r w:rsidRPr="00DB25C4">
        <w:rPr>
          <w:rFonts w:cstheme="minorHAnsi"/>
          <w:b/>
          <w:bCs/>
          <w:color w:val="000000"/>
        </w:rPr>
        <w:t>Relevan</w:t>
      </w:r>
      <w:commentRangeEnd w:id="12"/>
      <w:proofErr w:type="spellEnd"/>
      <w:r w:rsidR="00287352" w:rsidRPr="00DB25C4">
        <w:rPr>
          <w:rStyle w:val="CommentReference"/>
          <w:rFonts w:cstheme="minorHAnsi"/>
          <w:sz w:val="22"/>
          <w:szCs w:val="22"/>
        </w:rPr>
        <w:commentReference w:id="12"/>
      </w:r>
    </w:p>
    <w:p w14:paraId="76FF0E2B" w14:textId="77777777" w:rsidR="002E77AF" w:rsidRPr="00DB25C4" w:rsidRDefault="002E77AF" w:rsidP="00687314">
      <w:pPr>
        <w:autoSpaceDE w:val="0"/>
        <w:autoSpaceDN w:val="0"/>
        <w:adjustRightInd w:val="0"/>
        <w:spacing w:after="0" w:line="240" w:lineRule="auto"/>
        <w:rPr>
          <w:rFonts w:cstheme="minorHAnsi"/>
          <w:b/>
          <w:bCs/>
          <w:color w:val="000000"/>
        </w:rPr>
      </w:pPr>
      <w:r w:rsidRPr="00DB25C4">
        <w:rPr>
          <w:rFonts w:cstheme="minorHAnsi"/>
          <w:color w:val="000000"/>
        </w:rPr>
        <w:lastRenderedPageBreak/>
        <w:t xml:space="preserve">FBS Universitas Ma Chung </w:t>
      </w:r>
      <w:proofErr w:type="spellStart"/>
      <w:r w:rsidRPr="00DB25C4">
        <w:rPr>
          <w:rFonts w:cstheme="minorHAnsi"/>
          <w:color w:val="000000"/>
        </w:rPr>
        <w:t>telah</w:t>
      </w:r>
      <w:proofErr w:type="spellEnd"/>
      <w:r w:rsidRPr="00DB25C4">
        <w:rPr>
          <w:rFonts w:cstheme="minorHAnsi"/>
          <w:color w:val="000000"/>
        </w:rPr>
        <w:t xml:space="preserve"> </w:t>
      </w:r>
      <w:proofErr w:type="spellStart"/>
      <w:r w:rsidRPr="00DB25C4">
        <w:rPr>
          <w:rFonts w:cstheme="minorHAnsi"/>
          <w:b/>
          <w:bCs/>
          <w:color w:val="000000"/>
        </w:rPr>
        <w:t>melaksanakan</w:t>
      </w:r>
      <w:proofErr w:type="spellEnd"/>
      <w:r w:rsidRPr="00DB25C4">
        <w:rPr>
          <w:rFonts w:cstheme="minorHAnsi"/>
          <w:b/>
          <w:bCs/>
          <w:color w:val="000000"/>
        </w:rPr>
        <w:t xml:space="preserve"> </w:t>
      </w:r>
      <w:proofErr w:type="spellStart"/>
      <w:r w:rsidRPr="00DB25C4">
        <w:rPr>
          <w:rFonts w:cstheme="minorHAnsi"/>
          <w:b/>
          <w:bCs/>
          <w:color w:val="000000"/>
        </w:rPr>
        <w:t>kegiatan</w:t>
      </w:r>
      <w:proofErr w:type="spellEnd"/>
      <w:r w:rsidRPr="00DB25C4">
        <w:rPr>
          <w:rFonts w:cstheme="minorHAnsi"/>
          <w:b/>
          <w:bCs/>
          <w:color w:val="000000"/>
        </w:rPr>
        <w:t xml:space="preserve"> </w:t>
      </w:r>
      <w:proofErr w:type="spellStart"/>
      <w:r w:rsidRPr="00DB25C4">
        <w:rPr>
          <w:rFonts w:cstheme="minorHAnsi"/>
          <w:b/>
          <w:bCs/>
          <w:color w:val="000000"/>
        </w:rPr>
        <w:t>kerjasama</w:t>
      </w:r>
      <w:proofErr w:type="spellEnd"/>
      <w:r w:rsidRPr="00DB25C4">
        <w:rPr>
          <w:rFonts w:cstheme="minorHAnsi"/>
          <w:b/>
          <w:bCs/>
          <w:color w:val="000000"/>
        </w:rPr>
        <w:t xml:space="preserve"> dan </w:t>
      </w:r>
      <w:proofErr w:type="spellStart"/>
      <w:r w:rsidRPr="00DB25C4">
        <w:rPr>
          <w:rFonts w:cstheme="minorHAnsi"/>
          <w:b/>
          <w:bCs/>
          <w:color w:val="000000"/>
        </w:rPr>
        <w:t>telah</w:t>
      </w:r>
      <w:proofErr w:type="spellEnd"/>
      <w:r w:rsidRPr="00DB25C4">
        <w:rPr>
          <w:rFonts w:cstheme="minorHAnsi"/>
          <w:b/>
          <w:bCs/>
          <w:color w:val="000000"/>
        </w:rPr>
        <w:t xml:space="preserve"> </w:t>
      </w:r>
      <w:proofErr w:type="spellStart"/>
      <w:r w:rsidRPr="00DB25C4">
        <w:rPr>
          <w:rFonts w:cstheme="minorHAnsi"/>
          <w:b/>
          <w:bCs/>
          <w:color w:val="000000"/>
        </w:rPr>
        <w:t>direalisasikan</w:t>
      </w:r>
      <w:proofErr w:type="spellEnd"/>
      <w:r w:rsidRPr="00DB25C4">
        <w:rPr>
          <w:rFonts w:cstheme="minorHAnsi"/>
          <w:b/>
          <w:bCs/>
          <w:color w:val="000000"/>
        </w:rPr>
        <w:t xml:space="preserve"> </w:t>
      </w:r>
      <w:proofErr w:type="spellStart"/>
      <w:r w:rsidRPr="00DB25C4">
        <w:rPr>
          <w:rFonts w:cstheme="minorHAnsi"/>
          <w:b/>
          <w:bCs/>
          <w:color w:val="000000"/>
        </w:rPr>
        <w:t>dalam</w:t>
      </w:r>
      <w:proofErr w:type="spellEnd"/>
      <w:r w:rsidRPr="00DB25C4">
        <w:rPr>
          <w:rFonts w:cstheme="minorHAnsi"/>
          <w:b/>
          <w:bCs/>
          <w:color w:val="000000"/>
        </w:rPr>
        <w:t xml:space="preserve"> </w:t>
      </w:r>
      <w:proofErr w:type="spellStart"/>
      <w:r w:rsidRPr="00DB25C4">
        <w:rPr>
          <w:rFonts w:cstheme="minorHAnsi"/>
          <w:b/>
          <w:bCs/>
          <w:color w:val="000000"/>
        </w:rPr>
        <w:t>bidang</w:t>
      </w:r>
      <w:proofErr w:type="spellEnd"/>
      <w:r w:rsidRPr="00DB25C4">
        <w:rPr>
          <w:rFonts w:cstheme="minorHAnsi"/>
          <w:b/>
          <w:bCs/>
          <w:color w:val="000000"/>
        </w:rPr>
        <w:t xml:space="preserve"> </w:t>
      </w:r>
      <w:proofErr w:type="spellStart"/>
      <w:r w:rsidRPr="00DB25C4">
        <w:rPr>
          <w:rFonts w:cstheme="minorHAnsi"/>
          <w:b/>
          <w:bCs/>
          <w:color w:val="000000"/>
        </w:rPr>
        <w:t>pendidikan</w:t>
      </w:r>
      <w:proofErr w:type="spellEnd"/>
      <w:r w:rsidRPr="00DB25C4">
        <w:rPr>
          <w:rFonts w:cstheme="minorHAnsi"/>
          <w:b/>
          <w:bCs/>
          <w:color w:val="000000"/>
        </w:rPr>
        <w:t xml:space="preserve">, </w:t>
      </w:r>
      <w:proofErr w:type="spellStart"/>
      <w:r w:rsidRPr="00DB25C4">
        <w:rPr>
          <w:rFonts w:cstheme="minorHAnsi"/>
          <w:b/>
          <w:bCs/>
          <w:color w:val="000000"/>
        </w:rPr>
        <w:t>penelitian</w:t>
      </w:r>
      <w:proofErr w:type="spellEnd"/>
      <w:r w:rsidRPr="00DB25C4">
        <w:rPr>
          <w:rFonts w:cstheme="minorHAnsi"/>
          <w:b/>
          <w:bCs/>
          <w:color w:val="000000"/>
        </w:rPr>
        <w:t xml:space="preserve">, </w:t>
      </w:r>
      <w:proofErr w:type="spellStart"/>
      <w:r w:rsidRPr="00DB25C4">
        <w:rPr>
          <w:rFonts w:cstheme="minorHAnsi"/>
          <w:b/>
          <w:bCs/>
          <w:color w:val="000000"/>
        </w:rPr>
        <w:t>ataupun</w:t>
      </w:r>
      <w:proofErr w:type="spellEnd"/>
      <w:r w:rsidRPr="00DB25C4">
        <w:rPr>
          <w:rFonts w:cstheme="minorHAnsi"/>
          <w:b/>
          <w:bCs/>
          <w:color w:val="000000"/>
        </w:rPr>
        <w:t xml:space="preserve"> </w:t>
      </w:r>
      <w:proofErr w:type="spellStart"/>
      <w:r w:rsidRPr="00DB25C4">
        <w:rPr>
          <w:rFonts w:cstheme="minorHAnsi"/>
          <w:b/>
          <w:bCs/>
          <w:color w:val="000000"/>
        </w:rPr>
        <w:t>pengabdian</w:t>
      </w:r>
      <w:proofErr w:type="spellEnd"/>
      <w:r w:rsidRPr="00DB25C4">
        <w:rPr>
          <w:rFonts w:cstheme="minorHAnsi"/>
          <w:b/>
          <w:bCs/>
          <w:color w:val="000000"/>
        </w:rPr>
        <w:t xml:space="preserve"> </w:t>
      </w:r>
      <w:proofErr w:type="spellStart"/>
      <w:r w:rsidRPr="00DB25C4">
        <w:rPr>
          <w:rFonts w:cstheme="minorHAnsi"/>
          <w:b/>
          <w:bCs/>
          <w:color w:val="000000"/>
        </w:rPr>
        <w:t>kepada</w:t>
      </w:r>
      <w:proofErr w:type="spellEnd"/>
      <w:r w:rsidRPr="00DB25C4">
        <w:rPr>
          <w:rFonts w:cstheme="minorHAnsi"/>
          <w:b/>
          <w:bCs/>
          <w:color w:val="000000"/>
        </w:rPr>
        <w:t xml:space="preserve"> </w:t>
      </w:r>
      <w:proofErr w:type="spellStart"/>
      <w:r w:rsidRPr="00DB25C4">
        <w:rPr>
          <w:rFonts w:cstheme="minorHAnsi"/>
          <w:b/>
          <w:bCs/>
          <w:color w:val="000000"/>
        </w:rPr>
        <w:t>masyarakat</w:t>
      </w:r>
      <w:proofErr w:type="spellEnd"/>
      <w:r w:rsidRPr="00DB25C4">
        <w:rPr>
          <w:rFonts w:cstheme="minorHAnsi"/>
          <w:color w:val="000000"/>
        </w:rPr>
        <w:t xml:space="preserve">. </w:t>
      </w:r>
      <w:proofErr w:type="spellStart"/>
      <w:r w:rsidRPr="00DB25C4">
        <w:rPr>
          <w:rFonts w:cstheme="minorHAnsi"/>
          <w:color w:val="000000"/>
        </w:rPr>
        <w:t>Berikut</w:t>
      </w:r>
      <w:proofErr w:type="spellEnd"/>
      <w:r w:rsidRPr="00DB25C4">
        <w:rPr>
          <w:rFonts w:cstheme="minorHAnsi"/>
          <w:color w:val="000000"/>
        </w:rPr>
        <w:t xml:space="preserve"> </w:t>
      </w:r>
      <w:proofErr w:type="spellStart"/>
      <w:r w:rsidRPr="00DB25C4">
        <w:rPr>
          <w:rFonts w:cstheme="minorHAnsi"/>
          <w:color w:val="000000"/>
        </w:rPr>
        <w:t>ini</w:t>
      </w:r>
      <w:proofErr w:type="spellEnd"/>
      <w:r w:rsidRPr="00DB25C4">
        <w:rPr>
          <w:rFonts w:cstheme="minorHAnsi"/>
          <w:color w:val="000000"/>
        </w:rPr>
        <w:t xml:space="preserve"> table</w:t>
      </w:r>
      <w:r w:rsidRPr="00DB25C4">
        <w:rPr>
          <w:rFonts w:cstheme="minorHAnsi"/>
          <w:b/>
          <w:bCs/>
          <w:color w:val="000000"/>
        </w:rPr>
        <w:t xml:space="preserve"> </w:t>
      </w:r>
      <w:proofErr w:type="spellStart"/>
      <w:r w:rsidRPr="00DB25C4">
        <w:rPr>
          <w:rFonts w:cstheme="minorHAnsi"/>
          <w:color w:val="000000"/>
        </w:rPr>
        <w:t>kerjasama</w:t>
      </w:r>
      <w:proofErr w:type="spellEnd"/>
      <w:r w:rsidRPr="00DB25C4">
        <w:rPr>
          <w:rFonts w:cstheme="minorHAnsi"/>
          <w:color w:val="000000"/>
        </w:rPr>
        <w:t xml:space="preserve"> yang </w:t>
      </w:r>
      <w:proofErr w:type="spellStart"/>
      <w:r w:rsidRPr="00DB25C4">
        <w:rPr>
          <w:rFonts w:cstheme="minorHAnsi"/>
          <w:color w:val="000000"/>
        </w:rPr>
        <w:t>telah</w:t>
      </w:r>
      <w:proofErr w:type="spellEnd"/>
      <w:r w:rsidRPr="00DB25C4">
        <w:rPr>
          <w:rFonts w:cstheme="minorHAnsi"/>
          <w:color w:val="000000"/>
        </w:rPr>
        <w:t xml:space="preserve"> </w:t>
      </w:r>
      <w:proofErr w:type="spellStart"/>
      <w:r w:rsidRPr="00DB25C4">
        <w:rPr>
          <w:rFonts w:cstheme="minorHAnsi"/>
          <w:color w:val="000000"/>
        </w:rPr>
        <w:t>dilakukan</w:t>
      </w:r>
      <w:proofErr w:type="spellEnd"/>
      <w:r w:rsidRPr="00DB25C4">
        <w:rPr>
          <w:rFonts w:cstheme="minorHAnsi"/>
          <w:color w:val="000000"/>
        </w:rPr>
        <w:t xml:space="preserve"> oleh FBS Universitas Ma Chung.</w:t>
      </w:r>
    </w:p>
    <w:p w14:paraId="31CF808E" w14:textId="77777777" w:rsidR="002E77AF" w:rsidRPr="00DB25C4" w:rsidRDefault="002E77AF" w:rsidP="00687314">
      <w:pPr>
        <w:autoSpaceDE w:val="0"/>
        <w:autoSpaceDN w:val="0"/>
        <w:adjustRightInd w:val="0"/>
        <w:spacing w:after="0" w:line="240" w:lineRule="auto"/>
        <w:rPr>
          <w:rFonts w:cstheme="minorHAnsi"/>
          <w:color w:val="000000"/>
        </w:rPr>
      </w:pPr>
    </w:p>
    <w:p w14:paraId="0083A806" w14:textId="77777777" w:rsidR="002E77AF" w:rsidRPr="00DB25C4" w:rsidRDefault="002E77AF" w:rsidP="00687314">
      <w:pPr>
        <w:autoSpaceDE w:val="0"/>
        <w:autoSpaceDN w:val="0"/>
        <w:adjustRightInd w:val="0"/>
        <w:spacing w:after="0" w:line="240" w:lineRule="auto"/>
        <w:rPr>
          <w:rFonts w:cstheme="minorHAnsi"/>
          <w:color w:val="000000"/>
        </w:rPr>
      </w:pPr>
      <w:proofErr w:type="spellStart"/>
      <w:r w:rsidRPr="00DB25C4">
        <w:rPr>
          <w:rFonts w:cstheme="minorHAnsi"/>
          <w:color w:val="000000"/>
        </w:rPr>
        <w:t>Tabel</w:t>
      </w:r>
      <w:proofErr w:type="spellEnd"/>
      <w:r w:rsidRPr="00DB25C4">
        <w:rPr>
          <w:rFonts w:cstheme="minorHAnsi"/>
          <w:color w:val="000000"/>
        </w:rPr>
        <w:t xml:space="preserve"> A9. </w:t>
      </w:r>
      <w:proofErr w:type="spellStart"/>
      <w:r w:rsidRPr="00DB25C4">
        <w:rPr>
          <w:rFonts w:cstheme="minorHAnsi"/>
          <w:color w:val="000000"/>
        </w:rPr>
        <w:t>Jumlah</w:t>
      </w:r>
      <w:proofErr w:type="spellEnd"/>
      <w:r w:rsidRPr="00DB25C4">
        <w:rPr>
          <w:rFonts w:cstheme="minorHAnsi"/>
          <w:color w:val="000000"/>
        </w:rPr>
        <w:t xml:space="preserve"> Kerjasama di FBS Universitas Ma Chung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3205"/>
        <w:gridCol w:w="1870"/>
        <w:gridCol w:w="1870"/>
        <w:gridCol w:w="1870"/>
      </w:tblGrid>
      <w:tr w:rsidR="002E77AF" w:rsidRPr="00DB25C4" w14:paraId="66DFC85E" w14:textId="77777777" w:rsidTr="0036255B">
        <w:tc>
          <w:tcPr>
            <w:tcW w:w="535" w:type="dxa"/>
            <w:vMerge w:val="restart"/>
          </w:tcPr>
          <w:p w14:paraId="55D198E3" w14:textId="77777777" w:rsidR="002E77AF" w:rsidRPr="00DB25C4" w:rsidRDefault="002E77AF" w:rsidP="00687314">
            <w:pPr>
              <w:autoSpaceDE w:val="0"/>
              <w:autoSpaceDN w:val="0"/>
              <w:adjustRightInd w:val="0"/>
              <w:spacing w:after="0" w:line="240" w:lineRule="auto"/>
              <w:rPr>
                <w:rFonts w:cstheme="minorHAnsi"/>
                <w:color w:val="000000"/>
              </w:rPr>
            </w:pPr>
            <w:r w:rsidRPr="00DB25C4">
              <w:rPr>
                <w:rFonts w:cstheme="minorHAnsi"/>
                <w:color w:val="000000"/>
              </w:rPr>
              <w:t>No</w:t>
            </w:r>
          </w:p>
        </w:tc>
        <w:tc>
          <w:tcPr>
            <w:tcW w:w="3205" w:type="dxa"/>
            <w:vMerge w:val="restart"/>
          </w:tcPr>
          <w:p w14:paraId="64E32AD5" w14:textId="77777777" w:rsidR="002E77AF" w:rsidRPr="00DB25C4" w:rsidRDefault="002E77AF" w:rsidP="00687314">
            <w:pPr>
              <w:autoSpaceDE w:val="0"/>
              <w:autoSpaceDN w:val="0"/>
              <w:adjustRightInd w:val="0"/>
              <w:spacing w:after="0" w:line="240" w:lineRule="auto"/>
              <w:rPr>
                <w:rFonts w:cstheme="minorHAnsi"/>
                <w:color w:val="000000"/>
              </w:rPr>
            </w:pPr>
            <w:r w:rsidRPr="00DB25C4">
              <w:rPr>
                <w:rFonts w:cstheme="minorHAnsi"/>
                <w:color w:val="000000"/>
              </w:rPr>
              <w:t>Kerjasama</w:t>
            </w:r>
          </w:p>
        </w:tc>
        <w:tc>
          <w:tcPr>
            <w:tcW w:w="5610" w:type="dxa"/>
            <w:gridSpan w:val="3"/>
          </w:tcPr>
          <w:p w14:paraId="79EF2809" w14:textId="77777777" w:rsidR="002E77AF" w:rsidRPr="00DB25C4" w:rsidRDefault="002E77AF" w:rsidP="00687314">
            <w:pPr>
              <w:autoSpaceDE w:val="0"/>
              <w:autoSpaceDN w:val="0"/>
              <w:adjustRightInd w:val="0"/>
              <w:spacing w:after="0" w:line="240" w:lineRule="auto"/>
              <w:jc w:val="center"/>
              <w:rPr>
                <w:rFonts w:cstheme="minorHAnsi"/>
                <w:color w:val="000000"/>
                <w:lang w:val="id-ID"/>
              </w:rPr>
            </w:pPr>
            <w:commentRangeStart w:id="13"/>
            <w:proofErr w:type="spellStart"/>
            <w:r w:rsidRPr="00DB25C4">
              <w:rPr>
                <w:rFonts w:cstheme="minorHAnsi"/>
                <w:color w:val="000000" w:themeColor="text1"/>
              </w:rPr>
              <w:t>Jumlah</w:t>
            </w:r>
            <w:proofErr w:type="spellEnd"/>
            <w:r w:rsidRPr="00DB25C4">
              <w:rPr>
                <w:rFonts w:cstheme="minorHAnsi"/>
                <w:color w:val="000000" w:themeColor="text1"/>
              </w:rPr>
              <w:t xml:space="preserve"> </w:t>
            </w:r>
            <w:proofErr w:type="spellStart"/>
            <w:r w:rsidRPr="00DB25C4">
              <w:rPr>
                <w:rFonts w:cstheme="minorHAnsi"/>
                <w:color w:val="000000" w:themeColor="text1"/>
              </w:rPr>
              <w:t>kerjasama</w:t>
            </w:r>
            <w:commentRangeEnd w:id="13"/>
            <w:proofErr w:type="spellEnd"/>
            <w:r w:rsidRPr="00DB25C4">
              <w:rPr>
                <w:rStyle w:val="CommentReference"/>
                <w:rFonts w:cstheme="minorHAnsi"/>
                <w:sz w:val="22"/>
                <w:szCs w:val="22"/>
              </w:rPr>
              <w:commentReference w:id="13"/>
            </w:r>
          </w:p>
        </w:tc>
      </w:tr>
      <w:tr w:rsidR="002E77AF" w:rsidRPr="00DB25C4" w14:paraId="1E97E952" w14:textId="77777777" w:rsidTr="0036255B">
        <w:tc>
          <w:tcPr>
            <w:tcW w:w="535" w:type="dxa"/>
            <w:vMerge/>
          </w:tcPr>
          <w:p w14:paraId="3216BBF4" w14:textId="77777777" w:rsidR="002E77AF" w:rsidRPr="00DB25C4" w:rsidRDefault="002E77AF" w:rsidP="00687314">
            <w:pPr>
              <w:autoSpaceDE w:val="0"/>
              <w:autoSpaceDN w:val="0"/>
              <w:adjustRightInd w:val="0"/>
              <w:spacing w:after="0" w:line="240" w:lineRule="auto"/>
              <w:rPr>
                <w:rFonts w:cstheme="minorHAnsi"/>
                <w:color w:val="000000"/>
              </w:rPr>
            </w:pPr>
          </w:p>
        </w:tc>
        <w:tc>
          <w:tcPr>
            <w:tcW w:w="3205" w:type="dxa"/>
            <w:vMerge/>
          </w:tcPr>
          <w:p w14:paraId="2D355882" w14:textId="77777777" w:rsidR="002E77AF" w:rsidRPr="00DB25C4" w:rsidRDefault="002E77AF" w:rsidP="00687314">
            <w:pPr>
              <w:autoSpaceDE w:val="0"/>
              <w:autoSpaceDN w:val="0"/>
              <w:adjustRightInd w:val="0"/>
              <w:spacing w:after="0" w:line="240" w:lineRule="auto"/>
              <w:rPr>
                <w:rFonts w:cstheme="minorHAnsi"/>
                <w:color w:val="000000"/>
                <w:lang w:val="id-ID"/>
              </w:rPr>
            </w:pPr>
          </w:p>
        </w:tc>
        <w:tc>
          <w:tcPr>
            <w:tcW w:w="1870" w:type="dxa"/>
          </w:tcPr>
          <w:p w14:paraId="72913709" w14:textId="77777777" w:rsidR="002E77AF" w:rsidRPr="00DB25C4" w:rsidRDefault="002E77AF" w:rsidP="00687314">
            <w:pPr>
              <w:autoSpaceDE w:val="0"/>
              <w:autoSpaceDN w:val="0"/>
              <w:adjustRightInd w:val="0"/>
              <w:spacing w:after="0" w:line="240" w:lineRule="auto"/>
              <w:jc w:val="center"/>
              <w:rPr>
                <w:rFonts w:cstheme="minorHAnsi"/>
                <w:color w:val="000000"/>
              </w:rPr>
            </w:pPr>
            <w:r w:rsidRPr="00DB25C4">
              <w:rPr>
                <w:rFonts w:cstheme="minorHAnsi"/>
                <w:color w:val="000000"/>
              </w:rPr>
              <w:t>TS-2</w:t>
            </w:r>
          </w:p>
        </w:tc>
        <w:tc>
          <w:tcPr>
            <w:tcW w:w="1870" w:type="dxa"/>
          </w:tcPr>
          <w:p w14:paraId="47F93CDF" w14:textId="77777777" w:rsidR="002E77AF" w:rsidRPr="00DB25C4" w:rsidRDefault="002E77AF" w:rsidP="00687314">
            <w:pPr>
              <w:autoSpaceDE w:val="0"/>
              <w:autoSpaceDN w:val="0"/>
              <w:adjustRightInd w:val="0"/>
              <w:spacing w:after="0" w:line="240" w:lineRule="auto"/>
              <w:jc w:val="center"/>
              <w:rPr>
                <w:rFonts w:cstheme="minorHAnsi"/>
                <w:color w:val="000000"/>
              </w:rPr>
            </w:pPr>
            <w:r w:rsidRPr="00DB25C4">
              <w:rPr>
                <w:rFonts w:cstheme="minorHAnsi"/>
                <w:color w:val="000000"/>
              </w:rPr>
              <w:t>TS-1</w:t>
            </w:r>
          </w:p>
        </w:tc>
        <w:tc>
          <w:tcPr>
            <w:tcW w:w="1870" w:type="dxa"/>
          </w:tcPr>
          <w:p w14:paraId="3FA1005E" w14:textId="77777777" w:rsidR="002E77AF" w:rsidRPr="00DB25C4" w:rsidRDefault="002E77AF" w:rsidP="00687314">
            <w:pPr>
              <w:autoSpaceDE w:val="0"/>
              <w:autoSpaceDN w:val="0"/>
              <w:adjustRightInd w:val="0"/>
              <w:spacing w:after="0" w:line="240" w:lineRule="auto"/>
              <w:jc w:val="center"/>
              <w:rPr>
                <w:rFonts w:cstheme="minorHAnsi"/>
                <w:color w:val="000000"/>
              </w:rPr>
            </w:pPr>
            <w:r w:rsidRPr="00DB25C4">
              <w:rPr>
                <w:rFonts w:cstheme="minorHAnsi"/>
                <w:color w:val="000000"/>
              </w:rPr>
              <w:t>TS</w:t>
            </w:r>
          </w:p>
        </w:tc>
      </w:tr>
      <w:tr w:rsidR="002E77AF" w:rsidRPr="00DB25C4" w14:paraId="1BE13A35" w14:textId="77777777" w:rsidTr="0036255B">
        <w:tc>
          <w:tcPr>
            <w:tcW w:w="535" w:type="dxa"/>
          </w:tcPr>
          <w:p w14:paraId="44DEBA18" w14:textId="77777777" w:rsidR="002E77AF" w:rsidRPr="00DB25C4" w:rsidRDefault="002E77AF" w:rsidP="00687314">
            <w:pPr>
              <w:autoSpaceDE w:val="0"/>
              <w:autoSpaceDN w:val="0"/>
              <w:adjustRightInd w:val="0"/>
              <w:spacing w:after="0" w:line="240" w:lineRule="auto"/>
              <w:rPr>
                <w:rFonts w:cstheme="minorHAnsi"/>
                <w:color w:val="000000"/>
              </w:rPr>
            </w:pPr>
            <w:r w:rsidRPr="00DB25C4">
              <w:rPr>
                <w:rFonts w:cstheme="minorHAnsi"/>
                <w:color w:val="000000"/>
              </w:rPr>
              <w:t>1</w:t>
            </w:r>
          </w:p>
        </w:tc>
        <w:tc>
          <w:tcPr>
            <w:tcW w:w="3205" w:type="dxa"/>
          </w:tcPr>
          <w:p w14:paraId="2F95F340" w14:textId="77777777" w:rsidR="002E77AF" w:rsidRPr="00DB25C4" w:rsidRDefault="002E77AF" w:rsidP="00687314">
            <w:pPr>
              <w:autoSpaceDE w:val="0"/>
              <w:autoSpaceDN w:val="0"/>
              <w:adjustRightInd w:val="0"/>
              <w:spacing w:after="0" w:line="240" w:lineRule="auto"/>
              <w:rPr>
                <w:rFonts w:cstheme="minorHAnsi"/>
                <w:color w:val="000000"/>
              </w:rPr>
            </w:pPr>
            <w:proofErr w:type="spellStart"/>
            <w:r w:rsidRPr="00DB25C4">
              <w:rPr>
                <w:rFonts w:cstheme="minorHAnsi"/>
                <w:color w:val="000000"/>
              </w:rPr>
              <w:t>Dalam</w:t>
            </w:r>
            <w:proofErr w:type="spellEnd"/>
            <w:r w:rsidRPr="00DB25C4">
              <w:rPr>
                <w:rFonts w:cstheme="minorHAnsi"/>
                <w:color w:val="000000"/>
              </w:rPr>
              <w:t xml:space="preserve"> negeri</w:t>
            </w:r>
          </w:p>
        </w:tc>
        <w:tc>
          <w:tcPr>
            <w:tcW w:w="1870" w:type="dxa"/>
          </w:tcPr>
          <w:p w14:paraId="26A1B17F" w14:textId="77777777" w:rsidR="002E77AF" w:rsidRPr="00DB25C4" w:rsidRDefault="002E77AF" w:rsidP="00687314">
            <w:pPr>
              <w:autoSpaceDE w:val="0"/>
              <w:autoSpaceDN w:val="0"/>
              <w:adjustRightInd w:val="0"/>
              <w:spacing w:after="0" w:line="240" w:lineRule="auto"/>
              <w:rPr>
                <w:rFonts w:cstheme="minorHAnsi"/>
                <w:color w:val="000000"/>
                <w:lang w:val="id-ID"/>
              </w:rPr>
            </w:pPr>
          </w:p>
        </w:tc>
        <w:tc>
          <w:tcPr>
            <w:tcW w:w="1870" w:type="dxa"/>
          </w:tcPr>
          <w:p w14:paraId="24232769" w14:textId="77777777" w:rsidR="002E77AF" w:rsidRPr="00DB25C4" w:rsidRDefault="002E77AF" w:rsidP="00687314">
            <w:pPr>
              <w:autoSpaceDE w:val="0"/>
              <w:autoSpaceDN w:val="0"/>
              <w:adjustRightInd w:val="0"/>
              <w:spacing w:after="0" w:line="240" w:lineRule="auto"/>
              <w:rPr>
                <w:rFonts w:cstheme="minorHAnsi"/>
                <w:color w:val="000000"/>
                <w:lang w:val="id-ID"/>
              </w:rPr>
            </w:pPr>
          </w:p>
        </w:tc>
        <w:tc>
          <w:tcPr>
            <w:tcW w:w="1870" w:type="dxa"/>
          </w:tcPr>
          <w:p w14:paraId="73ABAB8D" w14:textId="77777777" w:rsidR="002E77AF" w:rsidRPr="00DB25C4" w:rsidRDefault="002E77AF" w:rsidP="00687314">
            <w:pPr>
              <w:autoSpaceDE w:val="0"/>
              <w:autoSpaceDN w:val="0"/>
              <w:adjustRightInd w:val="0"/>
              <w:spacing w:after="0" w:line="240" w:lineRule="auto"/>
              <w:rPr>
                <w:rFonts w:cstheme="minorHAnsi"/>
                <w:color w:val="000000"/>
                <w:lang w:val="id-ID"/>
              </w:rPr>
            </w:pPr>
          </w:p>
        </w:tc>
      </w:tr>
      <w:tr w:rsidR="002E77AF" w:rsidRPr="00DB25C4" w14:paraId="44580DD3" w14:textId="77777777" w:rsidTr="0036255B">
        <w:tc>
          <w:tcPr>
            <w:tcW w:w="535" w:type="dxa"/>
          </w:tcPr>
          <w:p w14:paraId="2A82D201" w14:textId="77777777" w:rsidR="002E77AF" w:rsidRPr="00DB25C4" w:rsidRDefault="002E77AF" w:rsidP="00687314">
            <w:pPr>
              <w:autoSpaceDE w:val="0"/>
              <w:autoSpaceDN w:val="0"/>
              <w:adjustRightInd w:val="0"/>
              <w:spacing w:after="0" w:line="240" w:lineRule="auto"/>
              <w:rPr>
                <w:rFonts w:cstheme="minorHAnsi"/>
                <w:color w:val="000000"/>
              </w:rPr>
            </w:pPr>
            <w:r w:rsidRPr="00DB25C4">
              <w:rPr>
                <w:rFonts w:cstheme="minorHAnsi"/>
                <w:color w:val="000000"/>
              </w:rPr>
              <w:t>2</w:t>
            </w:r>
          </w:p>
        </w:tc>
        <w:tc>
          <w:tcPr>
            <w:tcW w:w="3205" w:type="dxa"/>
          </w:tcPr>
          <w:p w14:paraId="77BF4687" w14:textId="77777777" w:rsidR="002E77AF" w:rsidRPr="00DB25C4" w:rsidRDefault="002E77AF" w:rsidP="00687314">
            <w:pPr>
              <w:autoSpaceDE w:val="0"/>
              <w:autoSpaceDN w:val="0"/>
              <w:adjustRightInd w:val="0"/>
              <w:spacing w:after="0" w:line="240" w:lineRule="auto"/>
              <w:rPr>
                <w:rFonts w:cstheme="minorHAnsi"/>
                <w:color w:val="000000"/>
              </w:rPr>
            </w:pPr>
            <w:proofErr w:type="spellStart"/>
            <w:r w:rsidRPr="00DB25C4">
              <w:rPr>
                <w:rFonts w:cstheme="minorHAnsi"/>
                <w:color w:val="000000"/>
              </w:rPr>
              <w:t>Luar</w:t>
            </w:r>
            <w:proofErr w:type="spellEnd"/>
            <w:r w:rsidRPr="00DB25C4">
              <w:rPr>
                <w:rFonts w:cstheme="minorHAnsi"/>
                <w:color w:val="000000"/>
              </w:rPr>
              <w:t xml:space="preserve"> negeri</w:t>
            </w:r>
          </w:p>
        </w:tc>
        <w:tc>
          <w:tcPr>
            <w:tcW w:w="1870" w:type="dxa"/>
          </w:tcPr>
          <w:p w14:paraId="0001A4E7" w14:textId="77777777" w:rsidR="002E77AF" w:rsidRPr="00DB25C4" w:rsidRDefault="002E77AF" w:rsidP="00687314">
            <w:pPr>
              <w:autoSpaceDE w:val="0"/>
              <w:autoSpaceDN w:val="0"/>
              <w:adjustRightInd w:val="0"/>
              <w:spacing w:after="0" w:line="240" w:lineRule="auto"/>
              <w:rPr>
                <w:rFonts w:cstheme="minorHAnsi"/>
                <w:color w:val="000000"/>
                <w:lang w:val="id-ID"/>
              </w:rPr>
            </w:pPr>
          </w:p>
        </w:tc>
        <w:tc>
          <w:tcPr>
            <w:tcW w:w="1870" w:type="dxa"/>
          </w:tcPr>
          <w:p w14:paraId="5A1FEF22" w14:textId="77777777" w:rsidR="002E77AF" w:rsidRPr="00DB25C4" w:rsidRDefault="002E77AF" w:rsidP="00687314">
            <w:pPr>
              <w:autoSpaceDE w:val="0"/>
              <w:autoSpaceDN w:val="0"/>
              <w:adjustRightInd w:val="0"/>
              <w:spacing w:after="0" w:line="240" w:lineRule="auto"/>
              <w:rPr>
                <w:rFonts w:cstheme="minorHAnsi"/>
                <w:color w:val="000000"/>
                <w:lang w:val="id-ID"/>
              </w:rPr>
            </w:pPr>
          </w:p>
        </w:tc>
        <w:tc>
          <w:tcPr>
            <w:tcW w:w="1870" w:type="dxa"/>
          </w:tcPr>
          <w:p w14:paraId="1625D48E" w14:textId="77777777" w:rsidR="002E77AF" w:rsidRPr="00DB25C4" w:rsidRDefault="002E77AF" w:rsidP="00687314">
            <w:pPr>
              <w:autoSpaceDE w:val="0"/>
              <w:autoSpaceDN w:val="0"/>
              <w:adjustRightInd w:val="0"/>
              <w:spacing w:after="0" w:line="240" w:lineRule="auto"/>
              <w:rPr>
                <w:rFonts w:cstheme="minorHAnsi"/>
                <w:color w:val="000000"/>
                <w:lang w:val="id-ID"/>
              </w:rPr>
            </w:pPr>
          </w:p>
        </w:tc>
      </w:tr>
    </w:tbl>
    <w:p w14:paraId="01172103" w14:textId="77777777" w:rsidR="002D05DA" w:rsidRPr="00DB25C4" w:rsidRDefault="002D05DA" w:rsidP="00687314">
      <w:pPr>
        <w:autoSpaceDE w:val="0"/>
        <w:autoSpaceDN w:val="0"/>
        <w:adjustRightInd w:val="0"/>
        <w:spacing w:after="0" w:line="240" w:lineRule="auto"/>
        <w:rPr>
          <w:rFonts w:cstheme="minorHAnsi"/>
          <w:b/>
          <w:bCs/>
          <w:color w:val="000000"/>
        </w:rPr>
      </w:pPr>
    </w:p>
    <w:p w14:paraId="6E029C90" w14:textId="264B74F2" w:rsidR="0099395D" w:rsidRPr="00DB25C4" w:rsidRDefault="42DE523F" w:rsidP="00687314">
      <w:pPr>
        <w:autoSpaceDE w:val="0"/>
        <w:autoSpaceDN w:val="0"/>
        <w:adjustRightInd w:val="0"/>
        <w:spacing w:after="0" w:line="240" w:lineRule="auto"/>
        <w:rPr>
          <w:rFonts w:cstheme="minorHAnsi"/>
          <w:b/>
          <w:bCs/>
          <w:color w:val="000000" w:themeColor="text1"/>
        </w:rPr>
      </w:pPr>
      <w:r w:rsidRPr="00DB25C4">
        <w:rPr>
          <w:rFonts w:cstheme="minorHAnsi"/>
          <w:b/>
          <w:bCs/>
          <w:color w:val="000000" w:themeColor="text1"/>
        </w:rPr>
        <w:t xml:space="preserve">8. </w:t>
      </w:r>
      <w:proofErr w:type="spellStart"/>
      <w:r w:rsidRPr="00DB25C4">
        <w:rPr>
          <w:rFonts w:cstheme="minorHAnsi"/>
          <w:b/>
          <w:bCs/>
          <w:color w:val="000000" w:themeColor="text1"/>
        </w:rPr>
        <w:t>Sistem</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Penjaminan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Mutu</w:t>
      </w:r>
      <w:proofErr w:type="spellEnd"/>
      <w:r w:rsidRPr="00DB25C4">
        <w:rPr>
          <w:rFonts w:cstheme="minorHAnsi"/>
          <w:b/>
          <w:bCs/>
          <w:color w:val="000000" w:themeColor="text1"/>
        </w:rPr>
        <w:t xml:space="preserve"> Internal (SPMI) </w:t>
      </w:r>
    </w:p>
    <w:p w14:paraId="47D3AB3D" w14:textId="479A726C" w:rsidR="0099395D" w:rsidRPr="00DB25C4" w:rsidRDefault="42DE523F" w:rsidP="00687314">
      <w:pPr>
        <w:autoSpaceDE w:val="0"/>
        <w:autoSpaceDN w:val="0"/>
        <w:adjustRightInd w:val="0"/>
        <w:spacing w:after="0" w:line="240" w:lineRule="auto"/>
        <w:jc w:val="both"/>
        <w:rPr>
          <w:rFonts w:cstheme="minorHAnsi"/>
        </w:rPr>
      </w:pP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Internal (SPMI) di Universitas Ma Chung </w:t>
      </w:r>
      <w:proofErr w:type="spellStart"/>
      <w:r w:rsidRPr="00DB25C4">
        <w:rPr>
          <w:rFonts w:eastAsia="Calibri" w:cstheme="minorHAnsi"/>
        </w:rPr>
        <w:t>menerapkan</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tersentralisasi</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Lembaga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(LPM) Universitas yang </w:t>
      </w:r>
      <w:proofErr w:type="spellStart"/>
      <w:r w:rsidRPr="00DB25C4">
        <w:rPr>
          <w:rFonts w:eastAsia="Calibri" w:cstheme="minorHAnsi"/>
        </w:rPr>
        <w:t>mengkoordinasikan</w:t>
      </w:r>
      <w:proofErr w:type="spellEnd"/>
      <w:r w:rsidRPr="00DB25C4">
        <w:rPr>
          <w:rFonts w:eastAsia="Calibri" w:cstheme="minorHAnsi"/>
        </w:rPr>
        <w:t xml:space="preserve"> </w:t>
      </w:r>
      <w:proofErr w:type="spellStart"/>
      <w:r w:rsidRPr="00DB25C4">
        <w:rPr>
          <w:rFonts w:eastAsia="Calibri" w:cstheme="minorHAnsi"/>
        </w:rPr>
        <w:t>kebijakan</w:t>
      </w:r>
      <w:proofErr w:type="spellEnd"/>
      <w:r w:rsidRPr="00DB25C4">
        <w:rPr>
          <w:rFonts w:eastAsia="Calibri" w:cstheme="minorHAnsi"/>
        </w:rPr>
        <w:t xml:space="preserve"> dan </w:t>
      </w:r>
      <w:proofErr w:type="spellStart"/>
      <w:r w:rsidRPr="00DB25C4">
        <w:rPr>
          <w:rFonts w:eastAsia="Calibri" w:cstheme="minorHAnsi"/>
        </w:rPr>
        <w:t>arahan</w:t>
      </w:r>
      <w:proofErr w:type="spellEnd"/>
      <w:r w:rsidRPr="00DB25C4">
        <w:rPr>
          <w:rFonts w:eastAsia="Calibri" w:cstheme="minorHAnsi"/>
        </w:rPr>
        <w:t xml:space="preserve"> </w:t>
      </w:r>
      <w:proofErr w:type="spellStart"/>
      <w:r w:rsidRPr="00DB25C4">
        <w:rPr>
          <w:rFonts w:eastAsia="Calibri" w:cstheme="minorHAnsi"/>
        </w:rPr>
        <w:t>pelaksanaan</w:t>
      </w:r>
      <w:proofErr w:type="spellEnd"/>
      <w:r w:rsidRPr="00DB25C4">
        <w:rPr>
          <w:rFonts w:eastAsia="Calibri" w:cstheme="minorHAnsi"/>
        </w:rPr>
        <w:t xml:space="preserve">. </w:t>
      </w:r>
      <w:proofErr w:type="spellStart"/>
      <w:r w:rsidRPr="00DB25C4">
        <w:rPr>
          <w:rFonts w:eastAsia="Calibri" w:cstheme="minorHAnsi"/>
        </w:rPr>
        <w:t>Setiap</w:t>
      </w:r>
      <w:proofErr w:type="spellEnd"/>
      <w:r w:rsidRPr="00DB25C4">
        <w:rPr>
          <w:rFonts w:eastAsia="Calibri" w:cstheme="minorHAnsi"/>
        </w:rPr>
        <w:t xml:space="preserve"> </w:t>
      </w:r>
      <w:proofErr w:type="spellStart"/>
      <w:r w:rsidRPr="00DB25C4">
        <w:rPr>
          <w:rFonts w:eastAsia="Calibri" w:cstheme="minorHAnsi"/>
        </w:rPr>
        <w:t>fakultas</w:t>
      </w:r>
      <w:proofErr w:type="spellEnd"/>
      <w:r w:rsidRPr="00DB25C4">
        <w:rPr>
          <w:rFonts w:eastAsia="Calibri" w:cstheme="minorHAnsi"/>
        </w:rPr>
        <w:t xml:space="preserve"> </w:t>
      </w:r>
      <w:proofErr w:type="spellStart"/>
      <w:r w:rsidRPr="00DB25C4">
        <w:rPr>
          <w:rFonts w:eastAsia="Calibri" w:cstheme="minorHAnsi"/>
        </w:rPr>
        <w:t>memiliki</w:t>
      </w:r>
      <w:proofErr w:type="spellEnd"/>
      <w:r w:rsidRPr="00DB25C4">
        <w:rPr>
          <w:rFonts w:eastAsia="Calibri" w:cstheme="minorHAnsi"/>
        </w:rPr>
        <w:t xml:space="preserve"> Unit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(UPM) </w:t>
      </w:r>
      <w:proofErr w:type="spellStart"/>
      <w:r w:rsidRPr="00DB25C4">
        <w:rPr>
          <w:rFonts w:eastAsia="Calibri" w:cstheme="minorHAnsi"/>
        </w:rPr>
        <w:t>Fakultas</w:t>
      </w:r>
      <w:proofErr w:type="spellEnd"/>
      <w:r w:rsidRPr="00DB25C4">
        <w:rPr>
          <w:rFonts w:eastAsia="Calibri" w:cstheme="minorHAnsi"/>
        </w:rPr>
        <w:t xml:space="preserve"> yang </w:t>
      </w:r>
      <w:proofErr w:type="spellStart"/>
      <w:r w:rsidRPr="00DB25C4">
        <w:rPr>
          <w:rFonts w:eastAsia="Calibri" w:cstheme="minorHAnsi"/>
        </w:rPr>
        <w:t>diarahkan</w:t>
      </w:r>
      <w:proofErr w:type="spellEnd"/>
      <w:r w:rsidRPr="00DB25C4">
        <w:rPr>
          <w:rFonts w:eastAsia="Calibri" w:cstheme="minorHAnsi"/>
        </w:rPr>
        <w:t xml:space="preserve"> oleh LPM dan </w:t>
      </w:r>
      <w:proofErr w:type="spellStart"/>
      <w:r w:rsidRPr="00DB25C4">
        <w:rPr>
          <w:rFonts w:eastAsia="Calibri" w:cstheme="minorHAnsi"/>
        </w:rPr>
        <w:t>berkoordinasi</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Dekan</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secara</w:t>
      </w:r>
      <w:proofErr w:type="spellEnd"/>
      <w:r w:rsidRPr="00DB25C4">
        <w:rPr>
          <w:rFonts w:eastAsia="Calibri" w:cstheme="minorHAnsi"/>
        </w:rPr>
        <w:t xml:space="preserve"> </w:t>
      </w:r>
      <w:proofErr w:type="spellStart"/>
      <w:r w:rsidRPr="00DB25C4">
        <w:rPr>
          <w:rFonts w:eastAsia="Calibri" w:cstheme="minorHAnsi"/>
        </w:rPr>
        <w:t>periodik</w:t>
      </w:r>
      <w:proofErr w:type="spellEnd"/>
      <w:r w:rsidRPr="00DB25C4">
        <w:rPr>
          <w:rFonts w:eastAsia="Calibri" w:cstheme="minorHAnsi"/>
        </w:rPr>
        <w:t xml:space="preserve"> pada </w:t>
      </w:r>
      <w:proofErr w:type="spellStart"/>
      <w:r w:rsidRPr="00DB25C4">
        <w:rPr>
          <w:rFonts w:eastAsia="Calibri" w:cstheme="minorHAnsi"/>
        </w:rPr>
        <w:t>bidang</w:t>
      </w:r>
      <w:proofErr w:type="spellEnd"/>
      <w:r w:rsidRPr="00DB25C4">
        <w:rPr>
          <w:rFonts w:eastAsia="Calibri" w:cstheme="minorHAnsi"/>
        </w:rPr>
        <w:t xml:space="preserve"> </w:t>
      </w:r>
      <w:proofErr w:type="spellStart"/>
      <w:r w:rsidRPr="00DB25C4">
        <w:rPr>
          <w:rFonts w:eastAsia="Calibri" w:cstheme="minorHAnsi"/>
        </w:rPr>
        <w:t>akademik</w:t>
      </w:r>
      <w:proofErr w:type="spellEnd"/>
      <w:r w:rsidRPr="00DB25C4">
        <w:rPr>
          <w:rFonts w:eastAsia="Calibri" w:cstheme="minorHAnsi"/>
        </w:rPr>
        <w:t xml:space="preserve"> dan non-</w:t>
      </w:r>
      <w:proofErr w:type="spellStart"/>
      <w:r w:rsidRPr="00DB25C4">
        <w:rPr>
          <w:rFonts w:eastAsia="Calibri" w:cstheme="minorHAnsi"/>
        </w:rPr>
        <w:t>akademik</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pola</w:t>
      </w:r>
      <w:proofErr w:type="spellEnd"/>
      <w:r w:rsidRPr="00DB25C4">
        <w:rPr>
          <w:rFonts w:eastAsia="Calibri" w:cstheme="minorHAnsi"/>
        </w:rPr>
        <w:t xml:space="preserve"> </w:t>
      </w:r>
      <w:proofErr w:type="spellStart"/>
      <w:r w:rsidRPr="00DB25C4">
        <w:rPr>
          <w:rFonts w:eastAsia="Calibri" w:cstheme="minorHAnsi"/>
        </w:rPr>
        <w:t>siklus</w:t>
      </w:r>
      <w:proofErr w:type="spellEnd"/>
      <w:r w:rsidRPr="00DB25C4">
        <w:rPr>
          <w:rFonts w:eastAsia="Calibri" w:cstheme="minorHAnsi"/>
        </w:rPr>
        <w:t xml:space="preserve"> </w:t>
      </w:r>
      <w:proofErr w:type="spellStart"/>
      <w:r w:rsidRPr="00DB25C4">
        <w:rPr>
          <w:rFonts w:eastAsia="Calibri" w:cstheme="minorHAnsi"/>
        </w:rPr>
        <w:t>Perencanaan-Pelaksanaan-Evaluasi-Pengendalian-Peningkatan</w:t>
      </w:r>
      <w:proofErr w:type="spellEnd"/>
      <w:r w:rsidRPr="00DB25C4">
        <w:rPr>
          <w:rFonts w:eastAsia="Calibri" w:cstheme="minorHAnsi"/>
        </w:rPr>
        <w:t xml:space="preserve"> (P-P-E-P-P). </w:t>
      </w:r>
      <w:proofErr w:type="spellStart"/>
      <w:r w:rsidRPr="00DB25C4">
        <w:rPr>
          <w:rFonts w:eastAsia="Calibri" w:cstheme="minorHAnsi"/>
        </w:rPr>
        <w:t>Tahapan</w:t>
      </w:r>
      <w:proofErr w:type="spellEnd"/>
      <w:r w:rsidRPr="00DB25C4">
        <w:rPr>
          <w:rFonts w:eastAsia="Calibri" w:cstheme="minorHAnsi"/>
        </w:rPr>
        <w:t xml:space="preserve"> </w:t>
      </w:r>
      <w:proofErr w:type="spellStart"/>
      <w:r w:rsidRPr="00DB25C4">
        <w:rPr>
          <w:rFonts w:eastAsia="Calibri" w:cstheme="minorHAnsi"/>
        </w:rPr>
        <w:t>pelaksanaan</w:t>
      </w:r>
      <w:proofErr w:type="spellEnd"/>
      <w:r w:rsidRPr="00DB25C4">
        <w:rPr>
          <w:rFonts w:eastAsia="Calibri" w:cstheme="minorHAnsi"/>
        </w:rPr>
        <w:t xml:space="preserve"> </w:t>
      </w:r>
      <w:proofErr w:type="spellStart"/>
      <w:r w:rsidRPr="00DB25C4">
        <w:rPr>
          <w:rFonts w:eastAsia="Calibri" w:cstheme="minorHAnsi"/>
        </w:rPr>
        <w:t>siklus</w:t>
      </w:r>
      <w:proofErr w:type="spellEnd"/>
      <w:r w:rsidRPr="00DB25C4">
        <w:rPr>
          <w:rFonts w:eastAsia="Calibri" w:cstheme="minorHAnsi"/>
        </w:rPr>
        <w:t xml:space="preserve"> PPEPP </w:t>
      </w:r>
      <w:proofErr w:type="spellStart"/>
      <w:r w:rsidRPr="00DB25C4">
        <w:rPr>
          <w:rFonts w:eastAsia="Calibri" w:cstheme="minorHAnsi"/>
        </w:rPr>
        <w:t>meliputi</w:t>
      </w:r>
      <w:proofErr w:type="spellEnd"/>
      <w:r w:rsidRPr="00DB25C4">
        <w:rPr>
          <w:rFonts w:eastAsia="Calibri" w:cstheme="minorHAnsi"/>
        </w:rPr>
        <w:t xml:space="preserve"> </w:t>
      </w:r>
      <w:proofErr w:type="spellStart"/>
      <w:r w:rsidRPr="00DB25C4">
        <w:rPr>
          <w:rFonts w:eastAsia="Calibri" w:cstheme="minorHAnsi"/>
        </w:rPr>
        <w:t>perencanaan</w:t>
      </w:r>
      <w:proofErr w:type="spellEnd"/>
      <w:r w:rsidRPr="00DB25C4">
        <w:rPr>
          <w:rFonts w:eastAsia="Calibri" w:cstheme="minorHAnsi"/>
        </w:rPr>
        <w:t xml:space="preserve">, </w:t>
      </w:r>
      <w:proofErr w:type="spellStart"/>
      <w:r w:rsidRPr="00DB25C4">
        <w:rPr>
          <w:rFonts w:eastAsia="Calibri" w:cstheme="minorHAnsi"/>
        </w:rPr>
        <w:t>pelaksanaan</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pengendalian</w:t>
      </w:r>
      <w:proofErr w:type="spellEnd"/>
      <w:r w:rsidRPr="00DB25C4">
        <w:rPr>
          <w:rFonts w:eastAsia="Calibri" w:cstheme="minorHAnsi"/>
        </w:rPr>
        <w:t xml:space="preserve">, dan </w:t>
      </w:r>
      <w:proofErr w:type="spellStart"/>
      <w:r w:rsidRPr="00DB25C4">
        <w:rPr>
          <w:rFonts w:eastAsia="Calibri" w:cstheme="minorHAnsi"/>
        </w:rPr>
        <w:t>peningkatan</w:t>
      </w:r>
      <w:proofErr w:type="spellEnd"/>
      <w:r w:rsidRPr="00DB25C4">
        <w:rPr>
          <w:rFonts w:eastAsia="Calibri" w:cstheme="minorHAnsi"/>
        </w:rPr>
        <w:t xml:space="preserve">. </w:t>
      </w:r>
      <w:proofErr w:type="spellStart"/>
      <w:r w:rsidRPr="00DB25C4">
        <w:rPr>
          <w:rFonts w:eastAsia="Calibri" w:cstheme="minorHAnsi"/>
        </w:rPr>
        <w:t>Pelaksanaan</w:t>
      </w:r>
      <w:proofErr w:type="spellEnd"/>
      <w:r w:rsidRPr="00DB25C4">
        <w:rPr>
          <w:rFonts w:eastAsia="Calibri" w:cstheme="minorHAnsi"/>
        </w:rPr>
        <w:t xml:space="preserve"> </w:t>
      </w:r>
      <w:proofErr w:type="spellStart"/>
      <w:r w:rsidRPr="00DB25C4">
        <w:rPr>
          <w:rFonts w:eastAsia="Calibri" w:cstheme="minorHAnsi"/>
        </w:rPr>
        <w:t>standar</w:t>
      </w:r>
      <w:proofErr w:type="spellEnd"/>
      <w:r w:rsidRPr="00DB25C4">
        <w:rPr>
          <w:rFonts w:eastAsia="Calibri" w:cstheme="minorHAnsi"/>
        </w:rPr>
        <w:t xml:space="preserve">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diawasi</w:t>
      </w:r>
      <w:proofErr w:type="spellEnd"/>
      <w:r w:rsidRPr="00DB25C4">
        <w:rPr>
          <w:rFonts w:eastAsia="Calibri" w:cstheme="minorHAnsi"/>
        </w:rPr>
        <w:t xml:space="preserve"> dan </w:t>
      </w:r>
      <w:proofErr w:type="spellStart"/>
      <w:r w:rsidRPr="00DB25C4">
        <w:rPr>
          <w:rFonts w:eastAsia="Calibri" w:cstheme="minorHAnsi"/>
        </w:rPr>
        <w:t>dikendalikan</w:t>
      </w:r>
      <w:proofErr w:type="spellEnd"/>
      <w:r w:rsidRPr="00DB25C4">
        <w:rPr>
          <w:rFonts w:eastAsia="Calibri" w:cstheme="minorHAnsi"/>
        </w:rPr>
        <w:t xml:space="preserve"> oleh LPM dan UPM. Universitas Ma Chung </w:t>
      </w:r>
      <w:proofErr w:type="spellStart"/>
      <w:r w:rsidRPr="00DB25C4">
        <w:rPr>
          <w:rFonts w:eastAsia="Calibri" w:cstheme="minorHAnsi"/>
        </w:rPr>
        <w:t>memiliki</w:t>
      </w:r>
      <w:proofErr w:type="spellEnd"/>
      <w:r w:rsidRPr="00DB25C4">
        <w:rPr>
          <w:rFonts w:eastAsia="Calibri" w:cstheme="minorHAnsi"/>
        </w:rPr>
        <w:t xml:space="preserve"> </w:t>
      </w:r>
      <w:proofErr w:type="spellStart"/>
      <w:r w:rsidRPr="00DB25C4">
        <w:rPr>
          <w:rFonts w:eastAsia="Calibri" w:cstheme="minorHAnsi"/>
        </w:rPr>
        <w:t>dokumen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w:t>
      </w:r>
      <w:proofErr w:type="spellStart"/>
      <w:r w:rsidRPr="00DB25C4">
        <w:rPr>
          <w:rFonts w:eastAsia="Calibri" w:cstheme="minorHAnsi"/>
        </w:rPr>
        <w:t>seperti</w:t>
      </w:r>
      <w:proofErr w:type="spellEnd"/>
      <w:r w:rsidRPr="00DB25C4">
        <w:rPr>
          <w:rFonts w:eastAsia="Calibri" w:cstheme="minorHAnsi"/>
        </w:rPr>
        <w:t xml:space="preserve"> </w:t>
      </w:r>
      <w:proofErr w:type="spellStart"/>
      <w:r w:rsidRPr="00DB25C4">
        <w:rPr>
          <w:rFonts w:eastAsia="Calibri" w:cstheme="minorHAnsi"/>
        </w:rPr>
        <w:t>kebijakan</w:t>
      </w:r>
      <w:proofErr w:type="spellEnd"/>
      <w:r w:rsidRPr="00DB25C4">
        <w:rPr>
          <w:rFonts w:eastAsia="Calibri" w:cstheme="minorHAnsi"/>
        </w:rPr>
        <w:t xml:space="preserve"> SPMI, </w:t>
      </w:r>
      <w:proofErr w:type="spellStart"/>
      <w:r w:rsidRPr="00DB25C4">
        <w:rPr>
          <w:rFonts w:eastAsia="Calibri" w:cstheme="minorHAnsi"/>
        </w:rPr>
        <w:t>kebijakan</w:t>
      </w:r>
      <w:proofErr w:type="spellEnd"/>
      <w:r w:rsidRPr="00DB25C4">
        <w:rPr>
          <w:rFonts w:eastAsia="Calibri" w:cstheme="minorHAnsi"/>
        </w:rPr>
        <w:t xml:space="preserve"> </w:t>
      </w:r>
      <w:proofErr w:type="spellStart"/>
      <w:r w:rsidRPr="00DB25C4">
        <w:rPr>
          <w:rFonts w:eastAsia="Calibri" w:cstheme="minorHAnsi"/>
        </w:rPr>
        <w:t>akademik</w:t>
      </w:r>
      <w:proofErr w:type="spellEnd"/>
      <w:r w:rsidRPr="00DB25C4">
        <w:rPr>
          <w:rFonts w:eastAsia="Calibri" w:cstheme="minorHAnsi"/>
        </w:rPr>
        <w:t xml:space="preserve">, </w:t>
      </w:r>
      <w:proofErr w:type="spellStart"/>
      <w:r w:rsidRPr="00DB25C4">
        <w:rPr>
          <w:rFonts w:eastAsia="Calibri" w:cstheme="minorHAnsi"/>
        </w:rPr>
        <w:t>standar</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manual </w:t>
      </w:r>
      <w:proofErr w:type="spellStart"/>
      <w:r w:rsidRPr="00DB25C4">
        <w:rPr>
          <w:rFonts w:eastAsia="Calibri" w:cstheme="minorHAnsi"/>
        </w:rPr>
        <w:t>mutu</w:t>
      </w:r>
      <w:proofErr w:type="spellEnd"/>
      <w:r w:rsidRPr="00DB25C4">
        <w:rPr>
          <w:rFonts w:eastAsia="Calibri" w:cstheme="minorHAnsi"/>
        </w:rPr>
        <w:t xml:space="preserve">, SOP, dan </w:t>
      </w:r>
      <w:proofErr w:type="spellStart"/>
      <w:r w:rsidRPr="00DB25C4">
        <w:rPr>
          <w:rFonts w:eastAsia="Calibri" w:cstheme="minorHAnsi"/>
        </w:rPr>
        <w:t>instruksi</w:t>
      </w:r>
      <w:proofErr w:type="spellEnd"/>
      <w:r w:rsidRPr="00DB25C4">
        <w:rPr>
          <w:rFonts w:eastAsia="Calibri" w:cstheme="minorHAnsi"/>
        </w:rPr>
        <w:t xml:space="preserve"> </w:t>
      </w:r>
      <w:proofErr w:type="spellStart"/>
      <w:r w:rsidRPr="00DB25C4">
        <w:rPr>
          <w:rFonts w:eastAsia="Calibri" w:cstheme="minorHAnsi"/>
        </w:rPr>
        <w:t>kerja</w:t>
      </w:r>
      <w:proofErr w:type="spellEnd"/>
      <w:r w:rsidRPr="00DB25C4">
        <w:rPr>
          <w:rFonts w:eastAsia="Calibri" w:cstheme="minorHAnsi"/>
        </w:rPr>
        <w:t xml:space="preserve"> yang </w:t>
      </w:r>
      <w:proofErr w:type="spellStart"/>
      <w:r w:rsidRPr="00DB25C4">
        <w:rPr>
          <w:rFonts w:eastAsia="Calibri" w:cstheme="minorHAnsi"/>
        </w:rPr>
        <w:t>disusun</w:t>
      </w:r>
      <w:proofErr w:type="spellEnd"/>
      <w:r w:rsidRPr="00DB25C4">
        <w:rPr>
          <w:rFonts w:eastAsia="Calibri" w:cstheme="minorHAnsi"/>
        </w:rPr>
        <w:t xml:space="preserve"> oleh </w:t>
      </w:r>
      <w:proofErr w:type="spellStart"/>
      <w:r w:rsidRPr="00DB25C4">
        <w:rPr>
          <w:rFonts w:eastAsia="Calibri" w:cstheme="minorHAnsi"/>
        </w:rPr>
        <w:t>berbagai</w:t>
      </w:r>
      <w:proofErr w:type="spellEnd"/>
      <w:r w:rsidRPr="00DB25C4">
        <w:rPr>
          <w:rFonts w:eastAsia="Calibri" w:cstheme="minorHAnsi"/>
        </w:rPr>
        <w:t xml:space="preserve"> unit di </w:t>
      </w:r>
      <w:proofErr w:type="spellStart"/>
      <w:r w:rsidRPr="00DB25C4">
        <w:rPr>
          <w:rFonts w:eastAsia="Calibri" w:cstheme="minorHAnsi"/>
        </w:rPr>
        <w:t>dalam</w:t>
      </w:r>
      <w:proofErr w:type="spellEnd"/>
      <w:r w:rsidRPr="00DB25C4">
        <w:rPr>
          <w:rFonts w:eastAsia="Calibri" w:cstheme="minorHAnsi"/>
        </w:rPr>
        <w:t xml:space="preserve"> universitas.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secara</w:t>
      </w:r>
      <w:proofErr w:type="spellEnd"/>
      <w:r w:rsidRPr="00DB25C4">
        <w:rPr>
          <w:rFonts w:eastAsia="Calibri" w:cstheme="minorHAnsi"/>
        </w:rPr>
        <w:t xml:space="preserve"> </w:t>
      </w:r>
      <w:proofErr w:type="spellStart"/>
      <w:r w:rsidRPr="00DB25C4">
        <w:rPr>
          <w:rFonts w:eastAsia="Calibri" w:cstheme="minorHAnsi"/>
        </w:rPr>
        <w:t>berkala</w:t>
      </w:r>
      <w:proofErr w:type="spellEnd"/>
      <w:r w:rsidRPr="00DB25C4">
        <w:rPr>
          <w:rFonts w:eastAsia="Calibri" w:cstheme="minorHAnsi"/>
        </w:rPr>
        <w:t xml:space="preserve"> pada </w:t>
      </w:r>
      <w:proofErr w:type="spellStart"/>
      <w:r w:rsidRPr="00DB25C4">
        <w:rPr>
          <w:rFonts w:eastAsia="Calibri" w:cstheme="minorHAnsi"/>
        </w:rPr>
        <w:t>setiap</w:t>
      </w:r>
      <w:proofErr w:type="spellEnd"/>
      <w:r w:rsidRPr="00DB25C4">
        <w:rPr>
          <w:rFonts w:eastAsia="Calibri" w:cstheme="minorHAnsi"/>
        </w:rPr>
        <w:t xml:space="preserve"> unit </w:t>
      </w:r>
      <w:proofErr w:type="spellStart"/>
      <w:r w:rsidRPr="00DB25C4">
        <w:rPr>
          <w:rFonts w:eastAsia="Calibri" w:cstheme="minorHAnsi"/>
        </w:rPr>
        <w:t>akademik</w:t>
      </w:r>
      <w:proofErr w:type="spellEnd"/>
      <w:r w:rsidRPr="00DB25C4">
        <w:rPr>
          <w:rFonts w:eastAsia="Calibri" w:cstheme="minorHAnsi"/>
        </w:rPr>
        <w:t xml:space="preserve"> dan non-</w:t>
      </w:r>
      <w:proofErr w:type="spellStart"/>
      <w:r w:rsidRPr="00DB25C4">
        <w:rPr>
          <w:rFonts w:eastAsia="Calibri" w:cstheme="minorHAnsi"/>
        </w:rPr>
        <w:t>akademik</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jadwal</w:t>
      </w:r>
      <w:proofErr w:type="spellEnd"/>
      <w:r w:rsidRPr="00DB25C4">
        <w:rPr>
          <w:rFonts w:eastAsia="Calibri" w:cstheme="minorHAnsi"/>
        </w:rPr>
        <w:t xml:space="preserve"> yang </w:t>
      </w:r>
      <w:proofErr w:type="spellStart"/>
      <w:r w:rsidRPr="00DB25C4">
        <w:rPr>
          <w:rFonts w:eastAsia="Calibri" w:cstheme="minorHAnsi"/>
        </w:rPr>
        <w:t>disusun</w:t>
      </w:r>
      <w:proofErr w:type="spellEnd"/>
      <w:r w:rsidRPr="00DB25C4">
        <w:rPr>
          <w:rFonts w:eastAsia="Calibri" w:cstheme="minorHAnsi"/>
        </w:rPr>
        <w:t xml:space="preserve"> oleh LPM.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dokumen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yang </w:t>
      </w:r>
      <w:proofErr w:type="spellStart"/>
      <w:r w:rsidRPr="00DB25C4">
        <w:rPr>
          <w:rFonts w:eastAsia="Calibri" w:cstheme="minorHAnsi"/>
        </w:rPr>
        <w:t>diakui</w:t>
      </w:r>
      <w:proofErr w:type="spellEnd"/>
      <w:r w:rsidRPr="00DB25C4">
        <w:rPr>
          <w:rFonts w:eastAsia="Calibri" w:cstheme="minorHAnsi"/>
        </w:rPr>
        <w:t xml:space="preserve"> di Universitas Ma Chung </w:t>
      </w:r>
      <w:proofErr w:type="spellStart"/>
      <w:r w:rsidRPr="00DB25C4">
        <w:rPr>
          <w:rFonts w:eastAsia="Calibri" w:cstheme="minorHAnsi"/>
        </w:rPr>
        <w:t>adalah</w:t>
      </w:r>
      <w:proofErr w:type="spellEnd"/>
      <w:r w:rsidRPr="00DB25C4">
        <w:rPr>
          <w:rFonts w:eastAsia="Calibri" w:cstheme="minorHAnsi"/>
        </w:rPr>
        <w:t>:</w:t>
      </w:r>
      <w:r w:rsidRPr="00DB25C4">
        <w:rPr>
          <w:rFonts w:eastAsia="Calibri" w:cstheme="minorHAnsi"/>
          <w:lang w:val="en-ID"/>
        </w:rPr>
        <w:t> </w:t>
      </w:r>
      <w:r w:rsidRPr="00DB25C4">
        <w:rPr>
          <w:rFonts w:eastAsia="Calibri" w:cstheme="minorHAnsi"/>
        </w:rPr>
        <w:t xml:space="preserve"> </w:t>
      </w:r>
      <w:proofErr w:type="spellStart"/>
      <w:r w:rsidRPr="00DB25C4">
        <w:rPr>
          <w:rFonts w:eastAsia="Calibri" w:cstheme="minorHAnsi"/>
        </w:rPr>
        <w:t>Kebijakan</w:t>
      </w:r>
      <w:proofErr w:type="spellEnd"/>
      <w:r w:rsidRPr="00DB25C4">
        <w:rPr>
          <w:rFonts w:eastAsia="Calibri" w:cstheme="minorHAnsi"/>
        </w:rPr>
        <w:t xml:space="preserve"> SPMI Universitas Ma Chung, </w:t>
      </w:r>
      <w:proofErr w:type="spellStart"/>
      <w:r w:rsidRPr="00DB25C4">
        <w:rPr>
          <w:rFonts w:eastAsia="Calibri" w:cstheme="minorHAnsi"/>
        </w:rPr>
        <w:t>Kebijakan</w:t>
      </w:r>
      <w:proofErr w:type="spellEnd"/>
      <w:r w:rsidRPr="00DB25C4">
        <w:rPr>
          <w:rFonts w:eastAsia="Calibri" w:cstheme="minorHAnsi"/>
        </w:rPr>
        <w:t xml:space="preserve"> </w:t>
      </w:r>
      <w:proofErr w:type="spellStart"/>
      <w:r w:rsidRPr="00DB25C4">
        <w:rPr>
          <w:rFonts w:eastAsia="Calibri" w:cstheme="minorHAnsi"/>
        </w:rPr>
        <w:t>Akademik</w:t>
      </w:r>
      <w:proofErr w:type="spellEnd"/>
      <w:r w:rsidRPr="00DB25C4">
        <w:rPr>
          <w:rFonts w:eastAsia="Calibri" w:cstheme="minorHAnsi"/>
        </w:rPr>
        <w:t xml:space="preserve"> (KA) dan </w:t>
      </w:r>
      <w:proofErr w:type="spellStart"/>
      <w:r w:rsidRPr="00DB25C4">
        <w:rPr>
          <w:rFonts w:eastAsia="Calibri" w:cstheme="minorHAnsi"/>
        </w:rPr>
        <w:t>Kebijakan</w:t>
      </w:r>
      <w:proofErr w:type="spellEnd"/>
      <w:r w:rsidRPr="00DB25C4">
        <w:rPr>
          <w:rFonts w:eastAsia="Calibri" w:cstheme="minorHAnsi"/>
        </w:rPr>
        <w:t xml:space="preserve"> Non-</w:t>
      </w:r>
      <w:proofErr w:type="spellStart"/>
      <w:r w:rsidRPr="00DB25C4">
        <w:rPr>
          <w:rFonts w:eastAsia="Calibri" w:cstheme="minorHAnsi"/>
        </w:rPr>
        <w:t>akademik</w:t>
      </w:r>
      <w:proofErr w:type="spellEnd"/>
      <w:r w:rsidRPr="00DB25C4">
        <w:rPr>
          <w:rFonts w:eastAsia="Calibri" w:cstheme="minorHAnsi"/>
        </w:rPr>
        <w:t xml:space="preserve"> (KNA), </w:t>
      </w:r>
      <w:proofErr w:type="spellStart"/>
      <w:r w:rsidRPr="00DB25C4">
        <w:rPr>
          <w:rFonts w:eastAsia="Calibri" w:cstheme="minorHAnsi"/>
        </w:rPr>
        <w:t>Standar</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Universitas Ma Chung (SM), Manual </w:t>
      </w:r>
      <w:proofErr w:type="spellStart"/>
      <w:r w:rsidRPr="00DB25C4">
        <w:rPr>
          <w:rFonts w:eastAsia="Calibri" w:cstheme="minorHAnsi"/>
        </w:rPr>
        <w:t>Mutu</w:t>
      </w:r>
      <w:proofErr w:type="spellEnd"/>
      <w:r w:rsidRPr="00DB25C4">
        <w:rPr>
          <w:rFonts w:eastAsia="Calibri" w:cstheme="minorHAnsi"/>
        </w:rPr>
        <w:t xml:space="preserve"> (MM)</w:t>
      </w:r>
      <w:r w:rsidRPr="00DB25C4">
        <w:rPr>
          <w:rFonts w:eastAsia="Calibri" w:cstheme="minorHAnsi"/>
          <w:lang w:val="en-ID"/>
        </w:rPr>
        <w:t xml:space="preserve">, </w:t>
      </w:r>
      <w:r w:rsidRPr="00DB25C4">
        <w:rPr>
          <w:rFonts w:eastAsia="Calibri" w:cstheme="minorHAnsi"/>
          <w:i/>
          <w:iCs/>
        </w:rPr>
        <w:t xml:space="preserve">Standard Operating Procedure </w:t>
      </w:r>
      <w:r w:rsidRPr="00DB25C4">
        <w:rPr>
          <w:rFonts w:eastAsia="Calibri" w:cstheme="minorHAnsi"/>
        </w:rPr>
        <w:t>(</w:t>
      </w:r>
      <w:proofErr w:type="gramStart"/>
      <w:r w:rsidRPr="00DB25C4">
        <w:rPr>
          <w:rFonts w:eastAsia="Calibri" w:cstheme="minorHAnsi"/>
        </w:rPr>
        <w:t>SOP)</w:t>
      </w:r>
      <w:r w:rsidRPr="00DB25C4">
        <w:rPr>
          <w:rFonts w:eastAsia="Calibri" w:cstheme="minorHAnsi"/>
          <w:lang w:val="en-ID"/>
        </w:rPr>
        <w:t> </w:t>
      </w:r>
      <w:r w:rsidRPr="00DB25C4">
        <w:rPr>
          <w:rFonts w:eastAsia="Calibri" w:cstheme="minorHAnsi"/>
        </w:rPr>
        <w:t xml:space="preserve"> dan</w:t>
      </w:r>
      <w:proofErr w:type="gramEnd"/>
      <w:r w:rsidRPr="00DB25C4">
        <w:rPr>
          <w:rFonts w:eastAsia="Calibri" w:cstheme="minorHAnsi"/>
        </w:rPr>
        <w:t xml:space="preserve"> </w:t>
      </w:r>
      <w:proofErr w:type="spellStart"/>
      <w:r w:rsidRPr="00DB25C4">
        <w:rPr>
          <w:rFonts w:eastAsia="Calibri" w:cstheme="minorHAnsi"/>
        </w:rPr>
        <w:t>Instruksi</w:t>
      </w:r>
      <w:proofErr w:type="spellEnd"/>
      <w:r w:rsidRPr="00DB25C4">
        <w:rPr>
          <w:rFonts w:eastAsia="Calibri" w:cstheme="minorHAnsi"/>
        </w:rPr>
        <w:t xml:space="preserve"> </w:t>
      </w:r>
      <w:proofErr w:type="spellStart"/>
      <w:r w:rsidRPr="00DB25C4">
        <w:rPr>
          <w:rFonts w:eastAsia="Calibri" w:cstheme="minorHAnsi"/>
        </w:rPr>
        <w:t>Kerja</w:t>
      </w:r>
      <w:proofErr w:type="spellEnd"/>
      <w:r w:rsidRPr="00DB25C4">
        <w:rPr>
          <w:rFonts w:eastAsia="Calibri" w:cstheme="minorHAnsi"/>
        </w:rPr>
        <w:t xml:space="preserve"> (IK). </w:t>
      </w:r>
    </w:p>
    <w:p w14:paraId="0F5C0736" w14:textId="155F6662" w:rsidR="0099395D" w:rsidRPr="00DB25C4" w:rsidRDefault="42DE523F" w:rsidP="00687314">
      <w:pPr>
        <w:autoSpaceDE w:val="0"/>
        <w:autoSpaceDN w:val="0"/>
        <w:adjustRightInd w:val="0"/>
        <w:spacing w:after="0" w:line="240" w:lineRule="auto"/>
        <w:jc w:val="both"/>
        <w:rPr>
          <w:rFonts w:cstheme="minorHAnsi"/>
        </w:rPr>
      </w:pPr>
      <w:r w:rsidRPr="00DB25C4">
        <w:rPr>
          <w:rFonts w:eastAsia="Calibri" w:cstheme="minorHAnsi"/>
        </w:rPr>
        <w:t xml:space="preserve">Unit yang </w:t>
      </w:r>
      <w:proofErr w:type="spellStart"/>
      <w:r w:rsidRPr="00DB25C4">
        <w:rPr>
          <w:rFonts w:eastAsia="Calibri" w:cstheme="minorHAnsi"/>
        </w:rPr>
        <w:t>berhak</w:t>
      </w:r>
      <w:proofErr w:type="spellEnd"/>
      <w:r w:rsidRPr="00DB25C4">
        <w:rPr>
          <w:rFonts w:eastAsia="Calibri" w:cstheme="minorHAnsi"/>
        </w:rPr>
        <w:t xml:space="preserve"> </w:t>
      </w:r>
      <w:proofErr w:type="spellStart"/>
      <w:r w:rsidRPr="00DB25C4">
        <w:rPr>
          <w:rFonts w:eastAsia="Calibri" w:cstheme="minorHAnsi"/>
        </w:rPr>
        <w:t>mengeluarkan</w:t>
      </w:r>
      <w:proofErr w:type="spellEnd"/>
      <w:r w:rsidRPr="00DB25C4">
        <w:rPr>
          <w:rFonts w:eastAsia="Calibri" w:cstheme="minorHAnsi"/>
        </w:rPr>
        <w:t xml:space="preserve"> </w:t>
      </w:r>
      <w:proofErr w:type="spellStart"/>
      <w:r w:rsidRPr="00DB25C4">
        <w:rPr>
          <w:rFonts w:eastAsia="Calibri" w:cstheme="minorHAnsi"/>
        </w:rPr>
        <w:t>dokumen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di Universitas Ma Chung </w:t>
      </w:r>
      <w:proofErr w:type="spellStart"/>
      <w:r w:rsidRPr="00DB25C4">
        <w:rPr>
          <w:rFonts w:eastAsia="Calibri" w:cstheme="minorHAnsi"/>
        </w:rPr>
        <w:t>adalah</w:t>
      </w:r>
      <w:proofErr w:type="spellEnd"/>
      <w:r w:rsidRPr="00DB25C4">
        <w:rPr>
          <w:rFonts w:eastAsia="Calibri" w:cstheme="minorHAnsi"/>
        </w:rPr>
        <w:t>:</w:t>
      </w:r>
      <w:r w:rsidRPr="00DB25C4">
        <w:rPr>
          <w:rFonts w:eastAsia="Calibri" w:cstheme="minorHAnsi"/>
          <w:lang w:val="en-ID"/>
        </w:rPr>
        <w:t> </w:t>
      </w:r>
      <w:r w:rsidRPr="00DB25C4">
        <w:rPr>
          <w:rFonts w:eastAsia="Calibri" w:cstheme="minorHAnsi"/>
        </w:rPr>
        <w:t xml:space="preserve"> </w:t>
      </w:r>
    </w:p>
    <w:p w14:paraId="5FC0E82C" w14:textId="543E622A" w:rsidR="0099395D" w:rsidRPr="00DB25C4" w:rsidRDefault="42DE523F" w:rsidP="009F6099">
      <w:pPr>
        <w:pStyle w:val="ListParagraph"/>
        <w:numPr>
          <w:ilvl w:val="0"/>
          <w:numId w:val="1"/>
        </w:numPr>
        <w:autoSpaceDE w:val="0"/>
        <w:autoSpaceDN w:val="0"/>
        <w:adjustRightInd w:val="0"/>
        <w:spacing w:after="0" w:line="240" w:lineRule="auto"/>
        <w:rPr>
          <w:rFonts w:eastAsia="Calibri" w:cstheme="minorHAnsi"/>
        </w:rPr>
      </w:pPr>
      <w:proofErr w:type="spellStart"/>
      <w:r w:rsidRPr="00DB25C4">
        <w:rPr>
          <w:rFonts w:eastAsia="Calibri" w:cstheme="minorHAnsi"/>
        </w:rPr>
        <w:t>Senat</w:t>
      </w:r>
      <w:proofErr w:type="spellEnd"/>
      <w:r w:rsidRPr="00DB25C4">
        <w:rPr>
          <w:rFonts w:eastAsia="Calibri" w:cstheme="minorHAnsi"/>
        </w:rPr>
        <w:t xml:space="preserve"> </w:t>
      </w:r>
      <w:proofErr w:type="spellStart"/>
      <w:r w:rsidRPr="00DB25C4">
        <w:rPr>
          <w:rFonts w:eastAsia="Calibri" w:cstheme="minorHAnsi"/>
        </w:rPr>
        <w:t>Akademik</w:t>
      </w:r>
      <w:proofErr w:type="spellEnd"/>
      <w:r w:rsidRPr="00DB25C4">
        <w:rPr>
          <w:rFonts w:eastAsia="Calibri" w:cstheme="minorHAnsi"/>
        </w:rPr>
        <w:t xml:space="preserve"> Universitas (SU) –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dokumen</w:t>
      </w:r>
      <w:proofErr w:type="spellEnd"/>
      <w:r w:rsidRPr="00DB25C4">
        <w:rPr>
          <w:rFonts w:eastAsia="Calibri" w:cstheme="minorHAnsi"/>
        </w:rPr>
        <w:t xml:space="preserve"> </w:t>
      </w:r>
      <w:proofErr w:type="spellStart"/>
      <w:r w:rsidRPr="00DB25C4">
        <w:rPr>
          <w:rFonts w:eastAsia="Calibri" w:cstheme="minorHAnsi"/>
        </w:rPr>
        <w:t>Kebijakan</w:t>
      </w:r>
      <w:proofErr w:type="spellEnd"/>
      <w:r w:rsidRPr="00DB25C4">
        <w:rPr>
          <w:rFonts w:eastAsia="Calibri" w:cstheme="minorHAnsi"/>
        </w:rPr>
        <w:t xml:space="preserve"> </w:t>
      </w:r>
      <w:proofErr w:type="spellStart"/>
      <w:r w:rsidRPr="00DB25C4">
        <w:rPr>
          <w:rFonts w:eastAsia="Calibri" w:cstheme="minorHAnsi"/>
        </w:rPr>
        <w:t>Akademik</w:t>
      </w:r>
      <w:proofErr w:type="spellEnd"/>
      <w:r w:rsidRPr="00DB25C4">
        <w:rPr>
          <w:rFonts w:eastAsia="Calibri" w:cstheme="minorHAnsi"/>
        </w:rPr>
        <w:t xml:space="preserve"> Universitas dan </w:t>
      </w:r>
      <w:proofErr w:type="spellStart"/>
      <w:r w:rsidRPr="00DB25C4">
        <w:rPr>
          <w:rFonts w:eastAsia="Calibri" w:cstheme="minorHAnsi"/>
        </w:rPr>
        <w:t>Standar</w:t>
      </w:r>
      <w:proofErr w:type="spellEnd"/>
      <w:r w:rsidRPr="00DB25C4">
        <w:rPr>
          <w:rFonts w:eastAsia="Calibri" w:cstheme="minorHAnsi"/>
        </w:rPr>
        <w:t xml:space="preserve"> </w:t>
      </w:r>
      <w:proofErr w:type="spellStart"/>
      <w:r w:rsidRPr="00DB25C4">
        <w:rPr>
          <w:rFonts w:eastAsia="Calibri" w:cstheme="minorHAnsi"/>
        </w:rPr>
        <w:t>Akademik</w:t>
      </w:r>
      <w:proofErr w:type="spellEnd"/>
      <w:r w:rsidRPr="00DB25C4">
        <w:rPr>
          <w:rFonts w:eastAsia="Calibri" w:cstheme="minorHAnsi"/>
        </w:rPr>
        <w:t xml:space="preserve"> Universitas</w:t>
      </w:r>
      <w:r w:rsidRPr="00DB25C4">
        <w:rPr>
          <w:rFonts w:eastAsia="Calibri" w:cstheme="minorHAnsi"/>
          <w:lang w:val="en-ID"/>
        </w:rPr>
        <w:t> </w:t>
      </w:r>
      <w:r w:rsidRPr="00DB25C4">
        <w:rPr>
          <w:rFonts w:eastAsia="Calibri" w:cstheme="minorHAnsi"/>
        </w:rPr>
        <w:t xml:space="preserve"> </w:t>
      </w:r>
    </w:p>
    <w:p w14:paraId="6F761DC0" w14:textId="499A69FA" w:rsidR="0099395D" w:rsidRPr="00DB25C4" w:rsidRDefault="42DE523F" w:rsidP="009F6099">
      <w:pPr>
        <w:pStyle w:val="ListParagraph"/>
        <w:numPr>
          <w:ilvl w:val="0"/>
          <w:numId w:val="1"/>
        </w:numPr>
        <w:autoSpaceDE w:val="0"/>
        <w:autoSpaceDN w:val="0"/>
        <w:adjustRightInd w:val="0"/>
        <w:spacing w:after="0" w:line="240" w:lineRule="auto"/>
        <w:rPr>
          <w:rFonts w:eastAsia="Calibri" w:cstheme="minorHAnsi"/>
        </w:rPr>
      </w:pPr>
      <w:proofErr w:type="spellStart"/>
      <w:r w:rsidRPr="00DB25C4">
        <w:rPr>
          <w:rFonts w:eastAsia="Calibri" w:cstheme="minorHAnsi"/>
        </w:rPr>
        <w:t>Senat</w:t>
      </w:r>
      <w:proofErr w:type="spellEnd"/>
      <w:r w:rsidRPr="00DB25C4">
        <w:rPr>
          <w:rFonts w:eastAsia="Calibri" w:cstheme="minorHAnsi"/>
        </w:rPr>
        <w:t xml:space="preserve"> </w:t>
      </w:r>
      <w:proofErr w:type="spellStart"/>
      <w:r w:rsidRPr="00DB25C4">
        <w:rPr>
          <w:rFonts w:eastAsia="Calibri" w:cstheme="minorHAnsi"/>
        </w:rPr>
        <w:t>Akademik</w:t>
      </w:r>
      <w:proofErr w:type="spellEnd"/>
      <w:r w:rsidRPr="00DB25C4">
        <w:rPr>
          <w:rFonts w:eastAsia="Calibri" w:cstheme="minorHAnsi"/>
        </w:rPr>
        <w:t xml:space="preserve"> </w:t>
      </w:r>
      <w:proofErr w:type="spellStart"/>
      <w:r w:rsidRPr="00DB25C4">
        <w:rPr>
          <w:rFonts w:eastAsia="Calibri" w:cstheme="minorHAnsi"/>
        </w:rPr>
        <w:t>Fakultas</w:t>
      </w:r>
      <w:proofErr w:type="spellEnd"/>
      <w:r w:rsidRPr="00DB25C4">
        <w:rPr>
          <w:rFonts w:eastAsia="Calibri" w:cstheme="minorHAnsi"/>
        </w:rPr>
        <w:t xml:space="preserve"> (SF) –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dokumen</w:t>
      </w:r>
      <w:proofErr w:type="spellEnd"/>
      <w:r w:rsidRPr="00DB25C4">
        <w:rPr>
          <w:rFonts w:eastAsia="Calibri" w:cstheme="minorHAnsi"/>
        </w:rPr>
        <w:t xml:space="preserve"> </w:t>
      </w:r>
      <w:proofErr w:type="spellStart"/>
      <w:r w:rsidRPr="00DB25C4">
        <w:rPr>
          <w:rFonts w:eastAsia="Calibri" w:cstheme="minorHAnsi"/>
        </w:rPr>
        <w:t>Kebijakan</w:t>
      </w:r>
      <w:proofErr w:type="spellEnd"/>
      <w:r w:rsidRPr="00DB25C4">
        <w:rPr>
          <w:rFonts w:eastAsia="Calibri" w:cstheme="minorHAnsi"/>
        </w:rPr>
        <w:t xml:space="preserve"> </w:t>
      </w:r>
      <w:proofErr w:type="spellStart"/>
      <w:r w:rsidRPr="00DB25C4">
        <w:rPr>
          <w:rFonts w:eastAsia="Calibri" w:cstheme="minorHAnsi"/>
        </w:rPr>
        <w:t>Akademik</w:t>
      </w:r>
      <w:proofErr w:type="spellEnd"/>
      <w:r w:rsidRPr="00DB25C4">
        <w:rPr>
          <w:rFonts w:eastAsia="Calibri" w:cstheme="minorHAnsi"/>
        </w:rPr>
        <w:t xml:space="preserve"> </w:t>
      </w:r>
      <w:proofErr w:type="spellStart"/>
      <w:r w:rsidRPr="00DB25C4">
        <w:rPr>
          <w:rFonts w:eastAsia="Calibri" w:cstheme="minorHAnsi"/>
        </w:rPr>
        <w:t>Fakultas</w:t>
      </w:r>
      <w:proofErr w:type="spellEnd"/>
      <w:r w:rsidRPr="00DB25C4">
        <w:rPr>
          <w:rFonts w:eastAsia="Calibri" w:cstheme="minorHAnsi"/>
          <w:lang w:val="en-ID"/>
        </w:rPr>
        <w:t> </w:t>
      </w:r>
      <w:r w:rsidRPr="00DB25C4">
        <w:rPr>
          <w:rFonts w:eastAsia="Calibri" w:cstheme="minorHAnsi"/>
        </w:rPr>
        <w:t xml:space="preserve"> </w:t>
      </w:r>
    </w:p>
    <w:p w14:paraId="358F4273" w14:textId="3ABCEDA3" w:rsidR="0099395D" w:rsidRPr="00DB25C4" w:rsidRDefault="42DE523F" w:rsidP="009F6099">
      <w:pPr>
        <w:pStyle w:val="ListParagraph"/>
        <w:numPr>
          <w:ilvl w:val="0"/>
          <w:numId w:val="1"/>
        </w:numPr>
        <w:autoSpaceDE w:val="0"/>
        <w:autoSpaceDN w:val="0"/>
        <w:adjustRightInd w:val="0"/>
        <w:spacing w:after="0" w:line="240" w:lineRule="auto"/>
        <w:rPr>
          <w:rFonts w:eastAsia="Calibri" w:cstheme="minorHAnsi"/>
        </w:rPr>
      </w:pPr>
      <w:proofErr w:type="spellStart"/>
      <w:r w:rsidRPr="00DB25C4">
        <w:rPr>
          <w:rFonts w:eastAsia="Calibri" w:cstheme="minorHAnsi"/>
        </w:rPr>
        <w:t>Fakultas</w:t>
      </w:r>
      <w:proofErr w:type="spellEnd"/>
      <w:r w:rsidRPr="00DB25C4">
        <w:rPr>
          <w:rFonts w:eastAsia="Calibri" w:cstheme="minorHAnsi"/>
        </w:rPr>
        <w:t xml:space="preserve"> (FAK) </w:t>
      </w:r>
      <w:proofErr w:type="spellStart"/>
      <w:r w:rsidRPr="00DB25C4">
        <w:rPr>
          <w:rFonts w:eastAsia="Calibri" w:cstheme="minorHAnsi"/>
        </w:rPr>
        <w:t>artinya</w:t>
      </w:r>
      <w:proofErr w:type="spellEnd"/>
      <w:r w:rsidRPr="00DB25C4">
        <w:rPr>
          <w:rFonts w:eastAsia="Calibri" w:cstheme="minorHAnsi"/>
        </w:rPr>
        <w:t xml:space="preserve"> </w:t>
      </w:r>
      <w:proofErr w:type="spellStart"/>
      <w:r w:rsidRPr="00DB25C4">
        <w:rPr>
          <w:rFonts w:eastAsia="Calibri" w:cstheme="minorHAnsi"/>
        </w:rPr>
        <w:t>disusun</w:t>
      </w:r>
      <w:proofErr w:type="spellEnd"/>
      <w:r w:rsidRPr="00DB25C4">
        <w:rPr>
          <w:rFonts w:eastAsia="Calibri" w:cstheme="minorHAnsi"/>
        </w:rPr>
        <w:t xml:space="preserve"> oleh </w:t>
      </w:r>
      <w:proofErr w:type="spellStart"/>
      <w:r w:rsidRPr="00DB25C4">
        <w:rPr>
          <w:rFonts w:eastAsia="Calibri" w:cstheme="minorHAnsi"/>
        </w:rPr>
        <w:t>Dekan</w:t>
      </w:r>
      <w:proofErr w:type="spellEnd"/>
      <w:r w:rsidRPr="00DB25C4">
        <w:rPr>
          <w:rFonts w:eastAsia="Calibri" w:cstheme="minorHAnsi"/>
        </w:rPr>
        <w:t xml:space="preserve"> –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dokumen</w:t>
      </w:r>
      <w:proofErr w:type="spellEnd"/>
      <w:r w:rsidRPr="00DB25C4">
        <w:rPr>
          <w:rFonts w:eastAsia="Calibri" w:cstheme="minorHAnsi"/>
        </w:rPr>
        <w:t xml:space="preserve"> </w:t>
      </w:r>
      <w:proofErr w:type="spellStart"/>
      <w:r w:rsidRPr="00DB25C4">
        <w:rPr>
          <w:rFonts w:eastAsia="Calibri" w:cstheme="minorHAnsi"/>
        </w:rPr>
        <w:t>Standar</w:t>
      </w:r>
      <w:proofErr w:type="spellEnd"/>
      <w:r w:rsidRPr="00DB25C4">
        <w:rPr>
          <w:rFonts w:eastAsia="Calibri" w:cstheme="minorHAnsi"/>
        </w:rPr>
        <w:t xml:space="preserve"> </w:t>
      </w:r>
      <w:proofErr w:type="spellStart"/>
      <w:r w:rsidRPr="00DB25C4">
        <w:rPr>
          <w:rFonts w:eastAsia="Calibri" w:cstheme="minorHAnsi"/>
        </w:rPr>
        <w:t>Akademik</w:t>
      </w:r>
      <w:proofErr w:type="spellEnd"/>
      <w:r w:rsidRPr="00DB25C4">
        <w:rPr>
          <w:rFonts w:eastAsia="Calibri" w:cstheme="minorHAnsi"/>
        </w:rPr>
        <w:t xml:space="preserve"> dan </w:t>
      </w:r>
      <w:proofErr w:type="spellStart"/>
      <w:r w:rsidRPr="00DB25C4">
        <w:rPr>
          <w:rFonts w:eastAsia="Calibri" w:cstheme="minorHAnsi"/>
        </w:rPr>
        <w:t>Peraturan</w:t>
      </w:r>
      <w:proofErr w:type="spellEnd"/>
      <w:r w:rsidRPr="00DB25C4">
        <w:rPr>
          <w:rFonts w:eastAsia="Calibri" w:cstheme="minorHAnsi"/>
        </w:rPr>
        <w:t xml:space="preserve"> </w:t>
      </w:r>
      <w:proofErr w:type="spellStart"/>
      <w:r w:rsidRPr="00DB25C4">
        <w:rPr>
          <w:rFonts w:eastAsia="Calibri" w:cstheme="minorHAnsi"/>
        </w:rPr>
        <w:t>Akademik</w:t>
      </w:r>
      <w:proofErr w:type="spellEnd"/>
      <w:r w:rsidRPr="00DB25C4">
        <w:rPr>
          <w:rFonts w:eastAsia="Calibri" w:cstheme="minorHAnsi"/>
          <w:lang w:val="en-ID"/>
        </w:rPr>
        <w:t> </w:t>
      </w:r>
      <w:r w:rsidRPr="00DB25C4">
        <w:rPr>
          <w:rFonts w:eastAsia="Calibri" w:cstheme="minorHAnsi"/>
        </w:rPr>
        <w:t xml:space="preserve"> </w:t>
      </w:r>
    </w:p>
    <w:p w14:paraId="35BE319C" w14:textId="2AB63D53" w:rsidR="0099395D" w:rsidRPr="00DB25C4" w:rsidRDefault="42DE523F" w:rsidP="009F6099">
      <w:pPr>
        <w:pStyle w:val="ListParagraph"/>
        <w:numPr>
          <w:ilvl w:val="0"/>
          <w:numId w:val="1"/>
        </w:numPr>
        <w:autoSpaceDE w:val="0"/>
        <w:autoSpaceDN w:val="0"/>
        <w:adjustRightInd w:val="0"/>
        <w:spacing w:after="0" w:line="240" w:lineRule="auto"/>
        <w:rPr>
          <w:rFonts w:eastAsia="Calibri" w:cstheme="minorHAnsi"/>
        </w:rPr>
      </w:pPr>
      <w:r w:rsidRPr="00DB25C4">
        <w:rPr>
          <w:rFonts w:eastAsia="Calibri" w:cstheme="minorHAnsi"/>
        </w:rPr>
        <w:t xml:space="preserve">Unit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w:t>
      </w:r>
      <w:proofErr w:type="spellStart"/>
      <w:r w:rsidRPr="00DB25C4">
        <w:rPr>
          <w:rFonts w:eastAsia="Calibri" w:cstheme="minorHAnsi"/>
        </w:rPr>
        <w:t>Fakultas</w:t>
      </w:r>
      <w:proofErr w:type="spellEnd"/>
      <w:r w:rsidRPr="00DB25C4">
        <w:rPr>
          <w:rFonts w:eastAsia="Calibri" w:cstheme="minorHAnsi"/>
        </w:rPr>
        <w:t xml:space="preserve"> (UPMF) – </w:t>
      </w:r>
      <w:proofErr w:type="spellStart"/>
      <w:r w:rsidRPr="00DB25C4">
        <w:rPr>
          <w:rFonts w:eastAsia="Calibri" w:cstheme="minorHAnsi"/>
        </w:rPr>
        <w:t>untuk</w:t>
      </w:r>
      <w:proofErr w:type="spellEnd"/>
      <w:r w:rsidRPr="00DB25C4">
        <w:rPr>
          <w:rFonts w:eastAsia="Calibri" w:cstheme="minorHAnsi"/>
        </w:rPr>
        <w:t xml:space="preserve"> SOP dan </w:t>
      </w:r>
      <w:proofErr w:type="spellStart"/>
      <w:r w:rsidRPr="00DB25C4">
        <w:rPr>
          <w:rFonts w:eastAsia="Calibri" w:cstheme="minorHAnsi"/>
        </w:rPr>
        <w:t>Instruksi</w:t>
      </w:r>
      <w:proofErr w:type="spellEnd"/>
      <w:r w:rsidRPr="00DB25C4">
        <w:rPr>
          <w:rFonts w:eastAsia="Calibri" w:cstheme="minorHAnsi"/>
        </w:rPr>
        <w:t xml:space="preserve"> </w:t>
      </w:r>
      <w:proofErr w:type="spellStart"/>
      <w:r w:rsidRPr="00DB25C4">
        <w:rPr>
          <w:rFonts w:eastAsia="Calibri" w:cstheme="minorHAnsi"/>
        </w:rPr>
        <w:t>Kerja</w:t>
      </w:r>
      <w:proofErr w:type="spellEnd"/>
      <w:r w:rsidRPr="00DB25C4">
        <w:rPr>
          <w:rFonts w:eastAsia="Calibri" w:cstheme="minorHAnsi"/>
        </w:rPr>
        <w:t xml:space="preserve"> </w:t>
      </w:r>
      <w:proofErr w:type="spellStart"/>
      <w:r w:rsidRPr="00DB25C4">
        <w:rPr>
          <w:rFonts w:eastAsia="Calibri" w:cstheme="minorHAnsi"/>
        </w:rPr>
        <w:t>kegiatan</w:t>
      </w:r>
      <w:proofErr w:type="spellEnd"/>
      <w:r w:rsidRPr="00DB25C4">
        <w:rPr>
          <w:rFonts w:eastAsia="Calibri" w:cstheme="minorHAnsi"/>
        </w:rPr>
        <w:t xml:space="preserve"> </w:t>
      </w:r>
      <w:proofErr w:type="spellStart"/>
      <w:r w:rsidRPr="00DB25C4">
        <w:rPr>
          <w:rFonts w:eastAsia="Calibri" w:cstheme="minorHAnsi"/>
        </w:rPr>
        <w:t>akademik</w:t>
      </w:r>
      <w:proofErr w:type="spellEnd"/>
      <w:r w:rsidRPr="00DB25C4">
        <w:rPr>
          <w:rFonts w:eastAsia="Calibri" w:cstheme="minorHAnsi"/>
        </w:rPr>
        <w:t xml:space="preserve"> </w:t>
      </w:r>
      <w:proofErr w:type="spellStart"/>
      <w:r w:rsidRPr="00DB25C4">
        <w:rPr>
          <w:rFonts w:eastAsia="Calibri" w:cstheme="minorHAnsi"/>
        </w:rPr>
        <w:t>fakultas</w:t>
      </w:r>
      <w:proofErr w:type="spellEnd"/>
      <w:r w:rsidRPr="00DB25C4">
        <w:rPr>
          <w:rFonts w:eastAsia="Calibri" w:cstheme="minorHAnsi"/>
          <w:lang w:val="en-ID"/>
        </w:rPr>
        <w:t> </w:t>
      </w:r>
      <w:r w:rsidRPr="00DB25C4">
        <w:rPr>
          <w:rFonts w:eastAsia="Calibri" w:cstheme="minorHAnsi"/>
        </w:rPr>
        <w:t xml:space="preserve"> </w:t>
      </w:r>
    </w:p>
    <w:p w14:paraId="3B8B6671" w14:textId="14684DDA" w:rsidR="0099395D" w:rsidRPr="00DB25C4" w:rsidRDefault="42DE523F" w:rsidP="009F6099">
      <w:pPr>
        <w:pStyle w:val="ListParagraph"/>
        <w:numPr>
          <w:ilvl w:val="0"/>
          <w:numId w:val="1"/>
        </w:numPr>
        <w:autoSpaceDE w:val="0"/>
        <w:autoSpaceDN w:val="0"/>
        <w:adjustRightInd w:val="0"/>
        <w:spacing w:after="0" w:line="240" w:lineRule="auto"/>
        <w:rPr>
          <w:rFonts w:eastAsia="Calibri" w:cstheme="minorHAnsi"/>
        </w:rPr>
      </w:pPr>
      <w:r w:rsidRPr="00DB25C4">
        <w:rPr>
          <w:rFonts w:eastAsia="Calibri" w:cstheme="minorHAnsi"/>
        </w:rPr>
        <w:t xml:space="preserve">Program </w:t>
      </w:r>
      <w:proofErr w:type="spellStart"/>
      <w:r w:rsidRPr="00DB25C4">
        <w:rPr>
          <w:rFonts w:eastAsia="Calibri" w:cstheme="minorHAnsi"/>
        </w:rPr>
        <w:t>Studi</w:t>
      </w:r>
      <w:proofErr w:type="spellEnd"/>
      <w:r w:rsidRPr="00DB25C4">
        <w:rPr>
          <w:rFonts w:eastAsia="Calibri" w:cstheme="minorHAnsi"/>
        </w:rPr>
        <w:t xml:space="preserve"> (PS) </w:t>
      </w:r>
      <w:proofErr w:type="spellStart"/>
      <w:r w:rsidRPr="00DB25C4">
        <w:rPr>
          <w:rFonts w:eastAsia="Calibri" w:cstheme="minorHAnsi"/>
        </w:rPr>
        <w:t>artinya</w:t>
      </w:r>
      <w:proofErr w:type="spellEnd"/>
      <w:r w:rsidRPr="00DB25C4">
        <w:rPr>
          <w:rFonts w:eastAsia="Calibri" w:cstheme="minorHAnsi"/>
        </w:rPr>
        <w:t xml:space="preserve"> </w:t>
      </w:r>
      <w:proofErr w:type="spellStart"/>
      <w:r w:rsidRPr="00DB25C4">
        <w:rPr>
          <w:rFonts w:eastAsia="Calibri" w:cstheme="minorHAnsi"/>
        </w:rPr>
        <w:t>disusun</w:t>
      </w:r>
      <w:proofErr w:type="spellEnd"/>
      <w:r w:rsidRPr="00DB25C4">
        <w:rPr>
          <w:rFonts w:eastAsia="Calibri" w:cstheme="minorHAnsi"/>
        </w:rPr>
        <w:t xml:space="preserve"> oleh </w:t>
      </w:r>
      <w:proofErr w:type="spellStart"/>
      <w:r w:rsidRPr="00DB25C4">
        <w:rPr>
          <w:rFonts w:eastAsia="Calibri" w:cstheme="minorHAnsi"/>
        </w:rPr>
        <w:t>Kaprodi</w:t>
      </w:r>
      <w:proofErr w:type="spellEnd"/>
      <w:r w:rsidRPr="00DB25C4">
        <w:rPr>
          <w:rFonts w:eastAsia="Calibri" w:cstheme="minorHAnsi"/>
        </w:rPr>
        <w:t xml:space="preserve"> –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dokumen</w:t>
      </w:r>
      <w:proofErr w:type="spellEnd"/>
      <w:r w:rsidRPr="00DB25C4">
        <w:rPr>
          <w:rFonts w:eastAsia="Calibri" w:cstheme="minorHAnsi"/>
        </w:rPr>
        <w:t xml:space="preserve"> </w:t>
      </w:r>
      <w:proofErr w:type="spellStart"/>
      <w:r w:rsidRPr="00DB25C4">
        <w:rPr>
          <w:rFonts w:eastAsia="Calibri" w:cstheme="minorHAnsi"/>
        </w:rPr>
        <w:t>Standar</w:t>
      </w:r>
      <w:proofErr w:type="spellEnd"/>
      <w:r w:rsidRPr="00DB25C4">
        <w:rPr>
          <w:rFonts w:eastAsia="Calibri" w:cstheme="minorHAnsi"/>
        </w:rPr>
        <w:t xml:space="preserve"> Program </w:t>
      </w:r>
      <w:proofErr w:type="spellStart"/>
      <w:r w:rsidRPr="00DB25C4">
        <w:rPr>
          <w:rFonts w:eastAsia="Calibri" w:cstheme="minorHAnsi"/>
        </w:rPr>
        <w:t>Studi</w:t>
      </w:r>
      <w:proofErr w:type="spellEnd"/>
      <w:r w:rsidRPr="00DB25C4">
        <w:rPr>
          <w:rFonts w:eastAsia="Calibri" w:cstheme="minorHAnsi"/>
        </w:rPr>
        <w:t>, </w:t>
      </w:r>
      <w:r w:rsidRPr="00DB25C4">
        <w:rPr>
          <w:rFonts w:eastAsia="Calibri" w:cstheme="minorHAnsi"/>
          <w:lang w:val="en-ID"/>
        </w:rPr>
        <w:t> </w:t>
      </w:r>
      <w:r w:rsidRPr="00DB25C4">
        <w:rPr>
          <w:rFonts w:eastAsia="Calibri" w:cstheme="minorHAnsi"/>
        </w:rPr>
        <w:t xml:space="preserve"> </w:t>
      </w:r>
    </w:p>
    <w:p w14:paraId="328F514B" w14:textId="6C8804CF" w:rsidR="0099395D" w:rsidRPr="00DB25C4" w:rsidRDefault="42DE523F" w:rsidP="009F6099">
      <w:pPr>
        <w:pStyle w:val="ListParagraph"/>
        <w:numPr>
          <w:ilvl w:val="0"/>
          <w:numId w:val="1"/>
        </w:numPr>
        <w:autoSpaceDE w:val="0"/>
        <w:autoSpaceDN w:val="0"/>
        <w:adjustRightInd w:val="0"/>
        <w:spacing w:after="0" w:line="240" w:lineRule="auto"/>
        <w:rPr>
          <w:rFonts w:eastAsia="Calibri" w:cstheme="minorHAnsi"/>
        </w:rPr>
      </w:pPr>
      <w:r w:rsidRPr="00DB25C4">
        <w:rPr>
          <w:rFonts w:eastAsia="Calibri" w:cstheme="minorHAnsi"/>
        </w:rPr>
        <w:t xml:space="preserve">Lembaga/Biro/UPT dan Unit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Lembaga/Biro/UPT–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Standar</w:t>
      </w:r>
      <w:proofErr w:type="spellEnd"/>
      <w:r w:rsidRPr="00DB25C4">
        <w:rPr>
          <w:rFonts w:eastAsia="Calibri" w:cstheme="minorHAnsi"/>
        </w:rPr>
        <w:t xml:space="preserve"> Non-</w:t>
      </w:r>
      <w:proofErr w:type="spellStart"/>
      <w:r w:rsidRPr="00DB25C4">
        <w:rPr>
          <w:rFonts w:eastAsia="Calibri" w:cstheme="minorHAnsi"/>
        </w:rPr>
        <w:t>akademik</w:t>
      </w:r>
      <w:proofErr w:type="spellEnd"/>
      <w:r w:rsidRPr="00DB25C4">
        <w:rPr>
          <w:rFonts w:eastAsia="Calibri" w:cstheme="minorHAnsi"/>
          <w:lang w:val="en-ID"/>
        </w:rPr>
        <w:t> </w:t>
      </w:r>
      <w:r w:rsidRPr="00DB25C4">
        <w:rPr>
          <w:rFonts w:eastAsia="Calibri" w:cstheme="minorHAnsi"/>
        </w:rPr>
        <w:t xml:space="preserve"> </w:t>
      </w:r>
    </w:p>
    <w:p w14:paraId="47EB6259" w14:textId="371C6196" w:rsidR="0099395D" w:rsidRPr="00DB25C4" w:rsidRDefault="42DE523F" w:rsidP="009F6099">
      <w:pPr>
        <w:pStyle w:val="ListParagraph"/>
        <w:numPr>
          <w:ilvl w:val="0"/>
          <w:numId w:val="1"/>
        </w:numPr>
        <w:autoSpaceDE w:val="0"/>
        <w:autoSpaceDN w:val="0"/>
        <w:adjustRightInd w:val="0"/>
        <w:spacing w:after="0" w:line="240" w:lineRule="auto"/>
        <w:rPr>
          <w:rFonts w:cstheme="minorHAnsi"/>
          <w:b/>
          <w:bCs/>
          <w:color w:val="000000"/>
        </w:rPr>
      </w:pPr>
      <w:proofErr w:type="spellStart"/>
      <w:r w:rsidRPr="00DB25C4">
        <w:rPr>
          <w:rFonts w:eastAsia="Calibri" w:cstheme="minorHAnsi"/>
        </w:rPr>
        <w:t>Laboratorium</w:t>
      </w:r>
      <w:proofErr w:type="spellEnd"/>
      <w:r w:rsidRPr="00DB25C4">
        <w:rPr>
          <w:rFonts w:eastAsia="Calibri" w:cstheme="minorHAnsi"/>
        </w:rPr>
        <w:t xml:space="preserve"> (LAB) – </w:t>
      </w:r>
      <w:proofErr w:type="spellStart"/>
      <w:r w:rsidRPr="00DB25C4">
        <w:rPr>
          <w:rFonts w:eastAsia="Calibri" w:cstheme="minorHAnsi"/>
        </w:rPr>
        <w:t>untuk</w:t>
      </w:r>
      <w:proofErr w:type="spellEnd"/>
      <w:r w:rsidRPr="00DB25C4">
        <w:rPr>
          <w:rFonts w:eastAsia="Calibri" w:cstheme="minorHAnsi"/>
        </w:rPr>
        <w:t xml:space="preserve"> SOP dan </w:t>
      </w:r>
      <w:proofErr w:type="spellStart"/>
      <w:r w:rsidRPr="00DB25C4">
        <w:rPr>
          <w:rFonts w:eastAsia="Calibri" w:cstheme="minorHAnsi"/>
        </w:rPr>
        <w:t>Instruksi</w:t>
      </w:r>
      <w:proofErr w:type="spellEnd"/>
      <w:r w:rsidRPr="00DB25C4">
        <w:rPr>
          <w:rFonts w:eastAsia="Calibri" w:cstheme="minorHAnsi"/>
        </w:rPr>
        <w:t xml:space="preserve"> </w:t>
      </w:r>
      <w:proofErr w:type="spellStart"/>
      <w:r w:rsidRPr="00DB25C4">
        <w:rPr>
          <w:rFonts w:eastAsia="Calibri" w:cstheme="minorHAnsi"/>
        </w:rPr>
        <w:t>Kerja</w:t>
      </w:r>
      <w:proofErr w:type="spellEnd"/>
      <w:r w:rsidRPr="00DB25C4">
        <w:rPr>
          <w:rFonts w:eastAsia="Calibri" w:cstheme="minorHAnsi"/>
        </w:rPr>
        <w:t xml:space="preserve"> </w:t>
      </w:r>
      <w:proofErr w:type="spellStart"/>
      <w:r w:rsidRPr="00DB25C4">
        <w:rPr>
          <w:rFonts w:eastAsia="Calibri" w:cstheme="minorHAnsi"/>
        </w:rPr>
        <w:t>terkait</w:t>
      </w:r>
      <w:proofErr w:type="spellEnd"/>
      <w:r w:rsidRPr="00DB25C4">
        <w:rPr>
          <w:rFonts w:eastAsia="Calibri" w:cstheme="minorHAnsi"/>
        </w:rPr>
        <w:t xml:space="preserve"> </w:t>
      </w:r>
      <w:proofErr w:type="spellStart"/>
      <w:r w:rsidRPr="00DB25C4">
        <w:rPr>
          <w:rFonts w:eastAsia="Calibri" w:cstheme="minorHAnsi"/>
        </w:rPr>
        <w:t>Laboratorium</w:t>
      </w:r>
      <w:proofErr w:type="spellEnd"/>
      <w:r w:rsidRPr="00DB25C4">
        <w:rPr>
          <w:rFonts w:eastAsia="Calibri" w:cstheme="minorHAnsi"/>
        </w:rPr>
        <w:t xml:space="preserve"> </w:t>
      </w:r>
      <w:proofErr w:type="spellStart"/>
      <w:r w:rsidRPr="00DB25C4">
        <w:rPr>
          <w:rFonts w:eastAsia="Calibri" w:cstheme="minorHAnsi"/>
        </w:rPr>
        <w:t>tertentu</w:t>
      </w:r>
      <w:proofErr w:type="spellEnd"/>
      <w:r w:rsidRPr="00DB25C4">
        <w:rPr>
          <w:rFonts w:cstheme="minorHAnsi"/>
          <w:color w:val="000000" w:themeColor="text1"/>
        </w:rPr>
        <w:t xml:space="preserve">. </w:t>
      </w:r>
    </w:p>
    <w:p w14:paraId="2C28D88F" w14:textId="77777777" w:rsidR="002D05DA" w:rsidRPr="00DB25C4" w:rsidRDefault="002D05DA" w:rsidP="00687314">
      <w:pPr>
        <w:autoSpaceDE w:val="0"/>
        <w:autoSpaceDN w:val="0"/>
        <w:adjustRightInd w:val="0"/>
        <w:spacing w:after="0" w:line="240" w:lineRule="auto"/>
        <w:jc w:val="both"/>
        <w:rPr>
          <w:rFonts w:cstheme="minorHAnsi"/>
          <w:color w:val="000000"/>
        </w:rPr>
      </w:pPr>
    </w:p>
    <w:p w14:paraId="3608B2D4" w14:textId="77777777" w:rsidR="0099395D" w:rsidRPr="00DB25C4" w:rsidRDefault="0099395D" w:rsidP="00687314">
      <w:pPr>
        <w:autoSpaceDE w:val="0"/>
        <w:autoSpaceDN w:val="0"/>
        <w:adjustRightInd w:val="0"/>
        <w:spacing w:after="0" w:line="240" w:lineRule="auto"/>
        <w:jc w:val="both"/>
        <w:rPr>
          <w:rFonts w:cstheme="minorHAnsi"/>
          <w:b/>
          <w:bCs/>
          <w:color w:val="000000"/>
        </w:rPr>
      </w:pPr>
      <w:r w:rsidRPr="00DB25C4">
        <w:rPr>
          <w:rFonts w:cstheme="minorHAnsi"/>
          <w:b/>
          <w:bCs/>
          <w:color w:val="000000"/>
        </w:rPr>
        <w:t xml:space="preserve">9. </w:t>
      </w:r>
      <w:proofErr w:type="spellStart"/>
      <w:r w:rsidRPr="00DB25C4">
        <w:rPr>
          <w:rFonts w:cstheme="minorHAnsi"/>
          <w:b/>
          <w:bCs/>
          <w:color w:val="000000"/>
        </w:rPr>
        <w:t>Unggulan</w:t>
      </w:r>
      <w:proofErr w:type="spellEnd"/>
      <w:r w:rsidRPr="00DB25C4">
        <w:rPr>
          <w:rFonts w:cstheme="minorHAnsi"/>
          <w:b/>
          <w:bCs/>
          <w:color w:val="000000"/>
        </w:rPr>
        <w:t xml:space="preserve"> </w:t>
      </w:r>
      <w:r w:rsidR="002A0370" w:rsidRPr="00DB25C4">
        <w:rPr>
          <w:rFonts w:cstheme="minorHAnsi"/>
          <w:b/>
          <w:bCs/>
          <w:color w:val="000000"/>
        </w:rPr>
        <w:t>FBS</w:t>
      </w:r>
    </w:p>
    <w:p w14:paraId="06C1306F" w14:textId="77777777" w:rsidR="0099395D" w:rsidRPr="00DB25C4" w:rsidRDefault="0099395D" w:rsidP="00687314">
      <w:pPr>
        <w:autoSpaceDE w:val="0"/>
        <w:autoSpaceDN w:val="0"/>
        <w:adjustRightInd w:val="0"/>
        <w:spacing w:after="0" w:line="240" w:lineRule="auto"/>
        <w:jc w:val="both"/>
        <w:rPr>
          <w:rFonts w:cstheme="minorHAnsi"/>
          <w:b/>
          <w:bCs/>
          <w:color w:val="000000"/>
        </w:rPr>
      </w:pPr>
      <w:proofErr w:type="spellStart"/>
      <w:r w:rsidRPr="00DB25C4">
        <w:rPr>
          <w:rFonts w:cstheme="minorHAnsi"/>
          <w:b/>
          <w:bCs/>
          <w:color w:val="000000"/>
        </w:rPr>
        <w:t>Unggulan</w:t>
      </w:r>
      <w:proofErr w:type="spellEnd"/>
      <w:r w:rsidRPr="00DB25C4">
        <w:rPr>
          <w:rFonts w:cstheme="minorHAnsi"/>
          <w:b/>
          <w:bCs/>
          <w:color w:val="000000"/>
        </w:rPr>
        <w:t xml:space="preserve"> </w:t>
      </w:r>
      <w:proofErr w:type="spellStart"/>
      <w:r w:rsidRPr="00DB25C4">
        <w:rPr>
          <w:rFonts w:cstheme="minorHAnsi"/>
          <w:b/>
          <w:bCs/>
          <w:color w:val="000000"/>
        </w:rPr>
        <w:t>dalam</w:t>
      </w:r>
      <w:proofErr w:type="spellEnd"/>
      <w:r w:rsidRPr="00DB25C4">
        <w:rPr>
          <w:rFonts w:cstheme="minorHAnsi"/>
          <w:b/>
          <w:bCs/>
          <w:color w:val="000000"/>
        </w:rPr>
        <w:t xml:space="preserve"> </w:t>
      </w:r>
      <w:proofErr w:type="spellStart"/>
      <w:r w:rsidRPr="00DB25C4">
        <w:rPr>
          <w:rFonts w:cstheme="minorHAnsi"/>
          <w:b/>
          <w:bCs/>
          <w:color w:val="000000"/>
        </w:rPr>
        <w:t>bidang</w:t>
      </w:r>
      <w:proofErr w:type="spellEnd"/>
      <w:r w:rsidRPr="00DB25C4">
        <w:rPr>
          <w:rFonts w:cstheme="minorHAnsi"/>
          <w:b/>
          <w:bCs/>
          <w:color w:val="000000"/>
        </w:rPr>
        <w:t xml:space="preserve"> </w:t>
      </w:r>
      <w:proofErr w:type="spellStart"/>
      <w:r w:rsidRPr="00DB25C4">
        <w:rPr>
          <w:rFonts w:cstheme="minorHAnsi"/>
          <w:b/>
          <w:bCs/>
          <w:color w:val="000000"/>
        </w:rPr>
        <w:t>pendidikan</w:t>
      </w:r>
      <w:proofErr w:type="spellEnd"/>
    </w:p>
    <w:p w14:paraId="3C6BB564" w14:textId="77777777" w:rsidR="0099395D" w:rsidRPr="00DB25C4" w:rsidRDefault="0099395D"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themeColor="text1"/>
        </w:rPr>
        <w:t>Unggulan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bidang</w:t>
      </w:r>
      <w:proofErr w:type="spellEnd"/>
      <w:r w:rsidRPr="00DB25C4">
        <w:rPr>
          <w:rFonts w:cstheme="minorHAnsi"/>
          <w:color w:val="000000" w:themeColor="text1"/>
        </w:rPr>
        <w:t xml:space="preserve"> </w:t>
      </w:r>
      <w:proofErr w:type="spellStart"/>
      <w:r w:rsidRPr="00DB25C4">
        <w:rPr>
          <w:rFonts w:cstheme="minorHAnsi"/>
          <w:color w:val="000000" w:themeColor="text1"/>
        </w:rPr>
        <w:t>pendidikan</w:t>
      </w:r>
      <w:proofErr w:type="spellEnd"/>
      <w:r w:rsidRPr="00DB25C4">
        <w:rPr>
          <w:rFonts w:cstheme="minorHAnsi"/>
          <w:color w:val="000000" w:themeColor="text1"/>
        </w:rPr>
        <w:t xml:space="preserve"> di </w:t>
      </w:r>
      <w:r w:rsidR="00FD2638" w:rsidRPr="00DB25C4">
        <w:rPr>
          <w:rFonts w:cstheme="minorHAnsi"/>
          <w:color w:val="000000" w:themeColor="text1"/>
        </w:rPr>
        <w:t xml:space="preserve">FBS Universitas Ma Chung </w:t>
      </w:r>
      <w:proofErr w:type="spellStart"/>
      <w:r w:rsidRPr="00DB25C4">
        <w:rPr>
          <w:rFonts w:cstheme="minorHAnsi"/>
          <w:color w:val="000000" w:themeColor="text1"/>
        </w:rPr>
        <w:t>antara</w:t>
      </w:r>
      <w:proofErr w:type="spellEnd"/>
      <w:r w:rsidRPr="00DB25C4">
        <w:rPr>
          <w:rFonts w:cstheme="minorHAnsi"/>
          <w:color w:val="000000" w:themeColor="text1"/>
        </w:rPr>
        <w:t xml:space="preserve"> lain:</w:t>
      </w:r>
    </w:p>
    <w:p w14:paraId="246C0ECA" w14:textId="66E0B09A" w:rsidR="42DE523F" w:rsidRPr="00DB25C4" w:rsidRDefault="42DE523F" w:rsidP="00687314">
      <w:pPr>
        <w:spacing w:after="0" w:line="240" w:lineRule="auto"/>
        <w:jc w:val="both"/>
        <w:rPr>
          <w:rFonts w:cstheme="minorHAnsi"/>
          <w:color w:val="000000" w:themeColor="text1"/>
          <w:highlight w:val="yellow"/>
        </w:rPr>
      </w:pPr>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r w:rsidRPr="00DB25C4">
        <w:rPr>
          <w:rFonts w:cstheme="minorHAnsi"/>
          <w:b/>
          <w:bCs/>
          <w:i/>
          <w:iCs/>
          <w:color w:val="000000" w:themeColor="text1"/>
        </w:rPr>
        <w:t>Visiting Scholar</w:t>
      </w:r>
      <w:r w:rsidRPr="00DB25C4">
        <w:rPr>
          <w:rFonts w:cstheme="minorHAnsi"/>
          <w:i/>
          <w:iCs/>
          <w:color w:val="000000" w:themeColor="text1"/>
        </w:rPr>
        <w:t xml:space="preserve"> </w:t>
      </w:r>
      <w:r w:rsidRPr="00DB25C4">
        <w:rPr>
          <w:rFonts w:cstheme="minorHAnsi"/>
          <w:color w:val="000000" w:themeColor="text1"/>
        </w:rPr>
        <w:t xml:space="preserve">oleh Dr. Daniel </w:t>
      </w:r>
      <w:proofErr w:type="spellStart"/>
      <w:r w:rsidRPr="00DB25C4">
        <w:rPr>
          <w:rFonts w:cstheme="minorHAnsi"/>
          <w:color w:val="000000" w:themeColor="text1"/>
        </w:rPr>
        <w:t>Ginting</w:t>
      </w:r>
      <w:proofErr w:type="spellEnd"/>
      <w:r w:rsidRPr="00DB25C4">
        <w:rPr>
          <w:rFonts w:cstheme="minorHAnsi"/>
          <w:color w:val="000000" w:themeColor="text1"/>
        </w:rPr>
        <w:t xml:space="preserve"> </w:t>
      </w:r>
      <w:proofErr w:type="spellStart"/>
      <w:r w:rsidRPr="00DB25C4">
        <w:rPr>
          <w:rFonts w:cstheme="minorHAnsi"/>
          <w:color w:val="000000" w:themeColor="text1"/>
        </w:rPr>
        <w:t>ke</w:t>
      </w:r>
      <w:proofErr w:type="spellEnd"/>
      <w:r w:rsidRPr="00DB25C4">
        <w:rPr>
          <w:rFonts w:cstheme="minorHAnsi"/>
          <w:color w:val="000000" w:themeColor="text1"/>
        </w:rPr>
        <w:t xml:space="preserve"> University of Maryland Baltimore County (UMBC) pada </w:t>
      </w:r>
      <w:proofErr w:type="spellStart"/>
      <w:r w:rsidRPr="00DB25C4">
        <w:rPr>
          <w:rFonts w:cstheme="minorHAnsi"/>
          <w:color w:val="000000" w:themeColor="text1"/>
        </w:rPr>
        <w:t>tahun</w:t>
      </w:r>
      <w:proofErr w:type="spellEnd"/>
      <w:r w:rsidRPr="00DB25C4">
        <w:rPr>
          <w:rFonts w:cstheme="minorHAnsi"/>
          <w:color w:val="000000" w:themeColor="text1"/>
        </w:rPr>
        <w:t xml:space="preserve"> 2021.</w:t>
      </w:r>
    </w:p>
    <w:p w14:paraId="648B3860" w14:textId="44CC82C8" w:rsidR="6EF2C374" w:rsidRPr="00DB25C4" w:rsidRDefault="6EF2C374" w:rsidP="00687314">
      <w:pPr>
        <w:spacing w:after="0" w:line="240" w:lineRule="auto"/>
        <w:jc w:val="both"/>
        <w:rPr>
          <w:rFonts w:cstheme="minorHAnsi"/>
          <w:color w:val="000000" w:themeColor="text1"/>
          <w:highlight w:val="yellow"/>
        </w:rPr>
      </w:pPr>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tamu</w:t>
      </w:r>
      <w:proofErr w:type="spellEnd"/>
      <w:r w:rsidRPr="00DB25C4">
        <w:rPr>
          <w:rFonts w:cstheme="minorHAnsi"/>
          <w:color w:val="000000" w:themeColor="text1"/>
        </w:rPr>
        <w:t xml:space="preserve"> </w:t>
      </w:r>
      <w:r w:rsidR="670BBE12" w:rsidRPr="00DB25C4">
        <w:rPr>
          <w:rFonts w:cstheme="minorHAnsi"/>
          <w:color w:val="000000" w:themeColor="text1"/>
        </w:rPr>
        <w:t xml:space="preserve">Lan Yan Hua </w:t>
      </w:r>
      <w:r w:rsidRPr="00DB25C4">
        <w:rPr>
          <w:rFonts w:cstheme="minorHAnsi"/>
          <w:color w:val="000000" w:themeColor="text1"/>
        </w:rPr>
        <w:t xml:space="preserve">oleh </w:t>
      </w:r>
      <w:r w:rsidR="1D69D1BE" w:rsidRPr="00DB25C4">
        <w:rPr>
          <w:rFonts w:cstheme="minorHAnsi"/>
          <w:color w:val="000000" w:themeColor="text1"/>
        </w:rPr>
        <w:t>C</w:t>
      </w:r>
      <w:r w:rsidRPr="00DB25C4">
        <w:rPr>
          <w:rFonts w:cstheme="minorHAnsi"/>
          <w:color w:val="000000" w:themeColor="text1"/>
        </w:rPr>
        <w:t>onfucius</w:t>
      </w:r>
      <w:r w:rsidR="28D78A96" w:rsidRPr="00DB25C4">
        <w:rPr>
          <w:rFonts w:cstheme="minorHAnsi"/>
          <w:color w:val="000000" w:themeColor="text1"/>
        </w:rPr>
        <w:t xml:space="preserve"> Institute Malang/Pusat Bahasa Mandarin </w:t>
      </w:r>
      <w:r w:rsidR="1CC7962C" w:rsidRPr="00DB25C4">
        <w:rPr>
          <w:rFonts w:cstheme="minorHAnsi"/>
          <w:color w:val="000000" w:themeColor="text1"/>
        </w:rPr>
        <w:t>UM</w:t>
      </w:r>
      <w:r w:rsidRPr="00DB25C4">
        <w:rPr>
          <w:rFonts w:cstheme="minorHAnsi"/>
          <w:color w:val="000000" w:themeColor="text1"/>
        </w:rPr>
        <w:t xml:space="preserve"> </w:t>
      </w:r>
      <w:proofErr w:type="spellStart"/>
      <w:r w:rsidRPr="00DB25C4">
        <w:rPr>
          <w:rFonts w:cstheme="minorHAnsi"/>
          <w:color w:val="000000" w:themeColor="text1"/>
        </w:rPr>
        <w:t>tahun</w:t>
      </w:r>
      <w:proofErr w:type="spellEnd"/>
      <w:r w:rsidRPr="00DB25C4">
        <w:rPr>
          <w:rFonts w:cstheme="minorHAnsi"/>
          <w:color w:val="000000" w:themeColor="text1"/>
        </w:rPr>
        <w:t xml:space="preserve"> 2021</w:t>
      </w:r>
    </w:p>
    <w:p w14:paraId="13703B74" w14:textId="1B82C2C8" w:rsidR="4E45360D" w:rsidRPr="00DB25C4" w:rsidRDefault="4E45360D" w:rsidP="00687314">
      <w:pPr>
        <w:spacing w:after="0" w:line="240" w:lineRule="auto"/>
        <w:jc w:val="both"/>
        <w:rPr>
          <w:rFonts w:cstheme="minorHAnsi"/>
          <w:color w:val="000000" w:themeColor="text1"/>
        </w:rPr>
      </w:pPr>
      <w:r w:rsidRPr="00DB25C4">
        <w:rPr>
          <w:rFonts w:cstheme="minorHAnsi"/>
          <w:color w:val="000000" w:themeColor="text1"/>
        </w:rPr>
        <w:t xml:space="preserve">● </w:t>
      </w:r>
      <w:proofErr w:type="spellStart"/>
      <w:r w:rsidR="0A9C3744" w:rsidRPr="00DB25C4">
        <w:rPr>
          <w:rFonts w:cstheme="minorHAnsi"/>
          <w:color w:val="000000" w:themeColor="text1"/>
        </w:rPr>
        <w:t>Kegiatan</w:t>
      </w:r>
      <w:proofErr w:type="spellEnd"/>
      <w:r w:rsidR="0A9C3744" w:rsidRPr="00DB25C4">
        <w:rPr>
          <w:rFonts w:cstheme="minorHAnsi"/>
          <w:color w:val="000000" w:themeColor="text1"/>
        </w:rPr>
        <w:t xml:space="preserve"> </w:t>
      </w:r>
      <w:proofErr w:type="spellStart"/>
      <w:r w:rsidR="0A9C3744" w:rsidRPr="00DB25C4">
        <w:rPr>
          <w:rFonts w:cstheme="minorHAnsi"/>
          <w:color w:val="000000" w:themeColor="text1"/>
        </w:rPr>
        <w:t>Penugasan</w:t>
      </w:r>
      <w:proofErr w:type="spellEnd"/>
      <w:r w:rsidR="0A9C3744" w:rsidRPr="00DB25C4">
        <w:rPr>
          <w:rFonts w:cstheme="minorHAnsi"/>
          <w:color w:val="000000" w:themeColor="text1"/>
        </w:rPr>
        <w:t xml:space="preserve"> </w:t>
      </w:r>
      <w:proofErr w:type="spellStart"/>
      <w:r w:rsidR="0A9C3744" w:rsidRPr="00DB25C4">
        <w:rPr>
          <w:rFonts w:cstheme="minorHAnsi"/>
          <w:color w:val="000000" w:themeColor="text1"/>
        </w:rPr>
        <w:t>Pengiriman</w:t>
      </w:r>
      <w:proofErr w:type="spellEnd"/>
      <w:r w:rsidR="0A9C3744" w:rsidRPr="00DB25C4">
        <w:rPr>
          <w:rFonts w:cstheme="minorHAnsi"/>
          <w:color w:val="000000" w:themeColor="text1"/>
        </w:rPr>
        <w:t xml:space="preserve"> </w:t>
      </w:r>
      <w:proofErr w:type="spellStart"/>
      <w:r w:rsidR="0A9C3744" w:rsidRPr="00DB25C4">
        <w:rPr>
          <w:rFonts w:cstheme="minorHAnsi"/>
          <w:color w:val="000000" w:themeColor="text1"/>
        </w:rPr>
        <w:t>Pengajar</w:t>
      </w:r>
      <w:proofErr w:type="spellEnd"/>
      <w:r w:rsidR="0A9C3744" w:rsidRPr="00DB25C4">
        <w:rPr>
          <w:rFonts w:cstheme="minorHAnsi"/>
          <w:color w:val="000000" w:themeColor="text1"/>
        </w:rPr>
        <w:t xml:space="preserve"> Bahasa Indonesia </w:t>
      </w:r>
      <w:proofErr w:type="spellStart"/>
      <w:r w:rsidR="0A9C3744" w:rsidRPr="00DB25C4">
        <w:rPr>
          <w:rFonts w:cstheme="minorHAnsi"/>
          <w:color w:val="000000" w:themeColor="text1"/>
        </w:rPr>
        <w:t>dari</w:t>
      </w:r>
      <w:proofErr w:type="spellEnd"/>
      <w:r w:rsidR="0A9C3744" w:rsidRPr="00DB25C4">
        <w:rPr>
          <w:rFonts w:cstheme="minorHAnsi"/>
          <w:color w:val="000000" w:themeColor="text1"/>
        </w:rPr>
        <w:t xml:space="preserve"> Badan Bahasa </w:t>
      </w:r>
      <w:proofErr w:type="spellStart"/>
      <w:r w:rsidR="0A9C3744" w:rsidRPr="00DB25C4">
        <w:rPr>
          <w:rFonts w:cstheme="minorHAnsi"/>
          <w:color w:val="000000" w:themeColor="text1"/>
        </w:rPr>
        <w:t>untuk</w:t>
      </w:r>
      <w:proofErr w:type="spellEnd"/>
      <w:r w:rsidR="0A9C3744" w:rsidRPr="00DB25C4">
        <w:rPr>
          <w:rFonts w:cstheme="minorHAnsi"/>
          <w:color w:val="000000" w:themeColor="text1"/>
        </w:rPr>
        <w:t xml:space="preserve"> </w:t>
      </w:r>
      <w:proofErr w:type="spellStart"/>
      <w:r w:rsidR="0A9C3744" w:rsidRPr="00DB25C4">
        <w:rPr>
          <w:rFonts w:cstheme="minorHAnsi"/>
          <w:color w:val="000000" w:themeColor="text1"/>
        </w:rPr>
        <w:t>m</w:t>
      </w:r>
      <w:r w:rsidRPr="00DB25C4">
        <w:rPr>
          <w:rFonts w:cstheme="minorHAnsi"/>
          <w:color w:val="000000" w:themeColor="text1"/>
        </w:rPr>
        <w:t>engajar</w:t>
      </w:r>
      <w:proofErr w:type="spellEnd"/>
      <w:r w:rsidRPr="00DB25C4">
        <w:rPr>
          <w:rFonts w:cstheme="minorHAnsi"/>
          <w:color w:val="000000" w:themeColor="text1"/>
        </w:rPr>
        <w:t xml:space="preserve"> BIPA di </w:t>
      </w:r>
      <w:r w:rsidR="5832139E" w:rsidRPr="00DB25C4">
        <w:rPr>
          <w:rFonts w:cstheme="minorHAnsi"/>
          <w:color w:val="000000" w:themeColor="text1"/>
        </w:rPr>
        <w:t xml:space="preserve">      </w:t>
      </w:r>
      <w:r w:rsidR="661E2E93" w:rsidRPr="00DB25C4">
        <w:rPr>
          <w:rFonts w:cstheme="minorHAnsi"/>
          <w:color w:val="000000" w:themeColor="text1"/>
        </w:rPr>
        <w:t>Universitas Yunnan o</w:t>
      </w:r>
      <w:r w:rsidRPr="00DB25C4">
        <w:rPr>
          <w:rFonts w:cstheme="minorHAnsi"/>
          <w:color w:val="000000" w:themeColor="text1"/>
        </w:rPr>
        <w:t xml:space="preserve">leh Ibu </w:t>
      </w:r>
      <w:proofErr w:type="spellStart"/>
      <w:r w:rsidRPr="00DB25C4">
        <w:rPr>
          <w:rFonts w:cstheme="minorHAnsi"/>
          <w:color w:val="000000" w:themeColor="text1"/>
        </w:rPr>
        <w:t>Yohanna</w:t>
      </w:r>
      <w:proofErr w:type="spellEnd"/>
      <w:r w:rsidRPr="00DB25C4">
        <w:rPr>
          <w:rFonts w:cstheme="minorHAnsi"/>
          <w:color w:val="000000" w:themeColor="text1"/>
        </w:rPr>
        <w:t xml:space="preserve"> </w:t>
      </w:r>
      <w:proofErr w:type="spellStart"/>
      <w:r w:rsidRPr="00DB25C4">
        <w:rPr>
          <w:rFonts w:cstheme="minorHAnsi"/>
          <w:color w:val="000000" w:themeColor="text1"/>
        </w:rPr>
        <w:t>tahun</w:t>
      </w:r>
      <w:proofErr w:type="spellEnd"/>
      <w:r w:rsidRPr="00DB25C4">
        <w:rPr>
          <w:rFonts w:cstheme="minorHAnsi"/>
          <w:color w:val="000000" w:themeColor="text1"/>
        </w:rPr>
        <w:t xml:space="preserve"> 2019</w:t>
      </w:r>
    </w:p>
    <w:p w14:paraId="0234BAE8" w14:textId="56F702D6" w:rsidR="3B1669EB" w:rsidRPr="00DB25C4" w:rsidRDefault="3B1669EB" w:rsidP="00687314">
      <w:pPr>
        <w:spacing w:after="0" w:line="240" w:lineRule="auto"/>
        <w:jc w:val="both"/>
        <w:rPr>
          <w:rFonts w:cstheme="minorHAnsi"/>
          <w:color w:val="000000" w:themeColor="text1"/>
        </w:rPr>
      </w:pPr>
      <w:r w:rsidRPr="00DB25C4">
        <w:rPr>
          <w:rFonts w:cstheme="minorHAnsi"/>
          <w:color w:val="000000" w:themeColor="text1"/>
        </w:rPr>
        <w:lastRenderedPageBreak/>
        <w:t xml:space="preserve">● </w:t>
      </w:r>
      <w:proofErr w:type="spellStart"/>
      <w:r w:rsidR="4F2380B7" w:rsidRPr="00DB25C4">
        <w:rPr>
          <w:rFonts w:cstheme="minorHAnsi"/>
          <w:color w:val="000000" w:themeColor="text1"/>
        </w:rPr>
        <w:t>Kegiatan</w:t>
      </w:r>
      <w:proofErr w:type="spellEnd"/>
      <w:r w:rsidR="4F2380B7" w:rsidRPr="00DB25C4">
        <w:rPr>
          <w:rFonts w:cstheme="minorHAnsi"/>
          <w:color w:val="000000" w:themeColor="text1"/>
        </w:rPr>
        <w:t xml:space="preserve"> </w:t>
      </w:r>
      <w:proofErr w:type="spellStart"/>
      <w:r w:rsidR="4F2380B7" w:rsidRPr="00DB25C4">
        <w:rPr>
          <w:rFonts w:cstheme="minorHAnsi"/>
          <w:color w:val="000000" w:themeColor="text1"/>
        </w:rPr>
        <w:t>Penugasan</w:t>
      </w:r>
      <w:proofErr w:type="spellEnd"/>
      <w:r w:rsidR="4F2380B7" w:rsidRPr="00DB25C4">
        <w:rPr>
          <w:rFonts w:cstheme="minorHAnsi"/>
          <w:color w:val="000000" w:themeColor="text1"/>
        </w:rPr>
        <w:t xml:space="preserve"> </w:t>
      </w:r>
      <w:proofErr w:type="spellStart"/>
      <w:r w:rsidR="4F2380B7" w:rsidRPr="00DB25C4">
        <w:rPr>
          <w:rFonts w:cstheme="minorHAnsi"/>
          <w:color w:val="000000" w:themeColor="text1"/>
        </w:rPr>
        <w:t>Pengiriman</w:t>
      </w:r>
      <w:proofErr w:type="spellEnd"/>
      <w:r w:rsidR="4F2380B7" w:rsidRPr="00DB25C4">
        <w:rPr>
          <w:rFonts w:cstheme="minorHAnsi"/>
          <w:color w:val="000000" w:themeColor="text1"/>
        </w:rPr>
        <w:t xml:space="preserve"> </w:t>
      </w:r>
      <w:proofErr w:type="spellStart"/>
      <w:r w:rsidR="4F2380B7" w:rsidRPr="00DB25C4">
        <w:rPr>
          <w:rFonts w:cstheme="minorHAnsi"/>
          <w:color w:val="000000" w:themeColor="text1"/>
        </w:rPr>
        <w:t>Pengajar</w:t>
      </w:r>
      <w:proofErr w:type="spellEnd"/>
      <w:r w:rsidR="4F2380B7" w:rsidRPr="00DB25C4">
        <w:rPr>
          <w:rFonts w:cstheme="minorHAnsi"/>
          <w:color w:val="000000" w:themeColor="text1"/>
        </w:rPr>
        <w:t xml:space="preserve"> Bahasa Indonesia </w:t>
      </w:r>
      <w:proofErr w:type="spellStart"/>
      <w:r w:rsidR="4F2380B7" w:rsidRPr="00DB25C4">
        <w:rPr>
          <w:rFonts w:cstheme="minorHAnsi"/>
          <w:color w:val="000000" w:themeColor="text1"/>
        </w:rPr>
        <w:t>dari</w:t>
      </w:r>
      <w:proofErr w:type="spellEnd"/>
      <w:r w:rsidR="4F2380B7" w:rsidRPr="00DB25C4">
        <w:rPr>
          <w:rFonts w:cstheme="minorHAnsi"/>
          <w:color w:val="000000" w:themeColor="text1"/>
        </w:rPr>
        <w:t xml:space="preserve"> Badan Bahasa</w:t>
      </w:r>
      <w:r w:rsidRPr="00DB25C4">
        <w:rPr>
          <w:rFonts w:cstheme="minorHAnsi"/>
          <w:color w:val="000000" w:themeColor="text1"/>
        </w:rPr>
        <w:t xml:space="preserve"> </w:t>
      </w:r>
      <w:proofErr w:type="spellStart"/>
      <w:r w:rsidRPr="00DB25C4">
        <w:rPr>
          <w:rFonts w:cstheme="minorHAnsi"/>
          <w:color w:val="000000" w:themeColor="text1"/>
        </w:rPr>
        <w:t>pengajar</w:t>
      </w:r>
      <w:proofErr w:type="spellEnd"/>
      <w:r w:rsidRPr="00DB25C4">
        <w:rPr>
          <w:rFonts w:cstheme="minorHAnsi"/>
          <w:color w:val="000000" w:themeColor="text1"/>
        </w:rPr>
        <w:t xml:space="preserve"> di KBRI </w:t>
      </w:r>
      <w:r w:rsidR="222CF8AA" w:rsidRPr="00DB25C4">
        <w:rPr>
          <w:rFonts w:cstheme="minorHAnsi"/>
          <w:color w:val="000000" w:themeColor="text1"/>
        </w:rPr>
        <w:t xml:space="preserve">Vienna dan </w:t>
      </w:r>
      <w:r w:rsidRPr="00DB25C4">
        <w:rPr>
          <w:rFonts w:cstheme="minorHAnsi"/>
          <w:color w:val="000000" w:themeColor="text1"/>
        </w:rPr>
        <w:t>di Universitas Vien</w:t>
      </w:r>
      <w:r w:rsidR="02AAF47E" w:rsidRPr="00DB25C4">
        <w:rPr>
          <w:rFonts w:cstheme="minorHAnsi"/>
          <w:color w:val="000000" w:themeColor="text1"/>
        </w:rPr>
        <w:t>n</w:t>
      </w:r>
      <w:r w:rsidRPr="00DB25C4">
        <w:rPr>
          <w:rFonts w:cstheme="minorHAnsi"/>
          <w:color w:val="000000" w:themeColor="text1"/>
        </w:rPr>
        <w:t>a</w:t>
      </w:r>
      <w:r w:rsidR="612AAF96" w:rsidRPr="00DB25C4">
        <w:rPr>
          <w:rFonts w:cstheme="minorHAnsi"/>
          <w:color w:val="000000" w:themeColor="text1"/>
        </w:rPr>
        <w:t>,</w:t>
      </w:r>
      <w:r w:rsidRPr="00DB25C4">
        <w:rPr>
          <w:rFonts w:cstheme="minorHAnsi"/>
          <w:color w:val="000000" w:themeColor="text1"/>
        </w:rPr>
        <w:t xml:space="preserve"> Austria oleh Ibu </w:t>
      </w:r>
      <w:proofErr w:type="spellStart"/>
      <w:r w:rsidRPr="00DB25C4">
        <w:rPr>
          <w:rFonts w:cstheme="minorHAnsi"/>
          <w:color w:val="000000" w:themeColor="text1"/>
        </w:rPr>
        <w:t>Yohanna</w:t>
      </w:r>
      <w:proofErr w:type="spellEnd"/>
      <w:r w:rsidR="666E2902" w:rsidRPr="00DB25C4">
        <w:rPr>
          <w:rFonts w:cstheme="minorHAnsi"/>
          <w:color w:val="000000" w:themeColor="text1"/>
        </w:rPr>
        <w:t xml:space="preserve"> </w:t>
      </w:r>
      <w:r w:rsidR="7902ACF4" w:rsidRPr="00DB25C4">
        <w:rPr>
          <w:rFonts w:cstheme="minorHAnsi"/>
          <w:color w:val="000000" w:themeColor="text1"/>
        </w:rPr>
        <w:t xml:space="preserve">semester </w:t>
      </w:r>
      <w:proofErr w:type="spellStart"/>
      <w:r w:rsidR="7902ACF4" w:rsidRPr="00DB25C4">
        <w:rPr>
          <w:rFonts w:cstheme="minorHAnsi"/>
          <w:color w:val="000000" w:themeColor="text1"/>
        </w:rPr>
        <w:t>musim</w:t>
      </w:r>
      <w:proofErr w:type="spellEnd"/>
      <w:r w:rsidR="7902ACF4" w:rsidRPr="00DB25C4">
        <w:rPr>
          <w:rFonts w:cstheme="minorHAnsi"/>
          <w:color w:val="000000" w:themeColor="text1"/>
        </w:rPr>
        <w:t xml:space="preserve"> </w:t>
      </w:r>
      <w:proofErr w:type="spellStart"/>
      <w:r w:rsidR="7902ACF4" w:rsidRPr="00DB25C4">
        <w:rPr>
          <w:rFonts w:cstheme="minorHAnsi"/>
          <w:color w:val="000000" w:themeColor="text1"/>
        </w:rPr>
        <w:t>dingin</w:t>
      </w:r>
      <w:proofErr w:type="spellEnd"/>
      <w:r w:rsidR="7902ACF4" w:rsidRPr="00DB25C4">
        <w:rPr>
          <w:rFonts w:cstheme="minorHAnsi"/>
          <w:color w:val="000000" w:themeColor="text1"/>
        </w:rPr>
        <w:t xml:space="preserve"> dan </w:t>
      </w:r>
      <w:proofErr w:type="spellStart"/>
      <w:r w:rsidR="7902ACF4" w:rsidRPr="00DB25C4">
        <w:rPr>
          <w:rFonts w:cstheme="minorHAnsi"/>
          <w:color w:val="000000" w:themeColor="text1"/>
        </w:rPr>
        <w:t>musim</w:t>
      </w:r>
      <w:proofErr w:type="spellEnd"/>
      <w:r w:rsidR="7902ACF4" w:rsidRPr="00DB25C4">
        <w:rPr>
          <w:rFonts w:cstheme="minorHAnsi"/>
          <w:color w:val="000000" w:themeColor="text1"/>
        </w:rPr>
        <w:t xml:space="preserve"> </w:t>
      </w:r>
      <w:proofErr w:type="spellStart"/>
      <w:r w:rsidR="7902ACF4" w:rsidRPr="00DB25C4">
        <w:rPr>
          <w:rFonts w:cstheme="minorHAnsi"/>
          <w:color w:val="000000" w:themeColor="text1"/>
        </w:rPr>
        <w:t>panas</w:t>
      </w:r>
      <w:proofErr w:type="spellEnd"/>
      <w:r w:rsidR="7902ACF4" w:rsidRPr="00DB25C4">
        <w:rPr>
          <w:rFonts w:cstheme="minorHAnsi"/>
          <w:color w:val="000000" w:themeColor="text1"/>
        </w:rPr>
        <w:t xml:space="preserve"> </w:t>
      </w:r>
      <w:proofErr w:type="spellStart"/>
      <w:r w:rsidR="7902ACF4" w:rsidRPr="00DB25C4">
        <w:rPr>
          <w:rFonts w:cstheme="minorHAnsi"/>
          <w:color w:val="000000" w:themeColor="text1"/>
        </w:rPr>
        <w:t>tahun</w:t>
      </w:r>
      <w:proofErr w:type="spellEnd"/>
      <w:r w:rsidR="7902ACF4" w:rsidRPr="00DB25C4">
        <w:rPr>
          <w:rFonts w:cstheme="minorHAnsi"/>
          <w:color w:val="000000" w:themeColor="text1"/>
        </w:rPr>
        <w:t xml:space="preserve"> 2022</w:t>
      </w:r>
    </w:p>
    <w:p w14:paraId="4FAEF5A1" w14:textId="09C59DC5" w:rsidR="35A06DD0" w:rsidRPr="00DB25C4" w:rsidRDefault="35A06DD0" w:rsidP="00687314">
      <w:pPr>
        <w:spacing w:after="0" w:line="240" w:lineRule="auto"/>
        <w:jc w:val="both"/>
        <w:rPr>
          <w:rFonts w:cstheme="minorHAnsi"/>
          <w:color w:val="000000" w:themeColor="text1"/>
        </w:rPr>
      </w:pPr>
    </w:p>
    <w:p w14:paraId="013F6349" w14:textId="77777777" w:rsidR="003D3725" w:rsidRPr="00DB25C4" w:rsidRDefault="003D3725" w:rsidP="00687314">
      <w:pPr>
        <w:autoSpaceDE w:val="0"/>
        <w:autoSpaceDN w:val="0"/>
        <w:adjustRightInd w:val="0"/>
        <w:spacing w:after="0" w:line="240" w:lineRule="auto"/>
        <w:rPr>
          <w:rFonts w:cstheme="minorHAnsi"/>
          <w:b/>
          <w:bCs/>
          <w:color w:val="000000"/>
        </w:rPr>
      </w:pPr>
      <w:proofErr w:type="spellStart"/>
      <w:r w:rsidRPr="00DB25C4">
        <w:rPr>
          <w:rFonts w:cstheme="minorHAnsi"/>
          <w:b/>
          <w:bCs/>
          <w:color w:val="000000"/>
        </w:rPr>
        <w:t>Unggulan</w:t>
      </w:r>
      <w:proofErr w:type="spellEnd"/>
      <w:r w:rsidRPr="00DB25C4">
        <w:rPr>
          <w:rFonts w:cstheme="minorHAnsi"/>
          <w:b/>
          <w:bCs/>
          <w:color w:val="000000"/>
        </w:rPr>
        <w:t xml:space="preserve"> </w:t>
      </w:r>
      <w:proofErr w:type="spellStart"/>
      <w:r w:rsidRPr="00DB25C4">
        <w:rPr>
          <w:rFonts w:cstheme="minorHAnsi"/>
          <w:b/>
          <w:bCs/>
          <w:color w:val="000000"/>
        </w:rPr>
        <w:t>dalam</w:t>
      </w:r>
      <w:proofErr w:type="spellEnd"/>
      <w:r w:rsidRPr="00DB25C4">
        <w:rPr>
          <w:rFonts w:cstheme="minorHAnsi"/>
          <w:b/>
          <w:bCs/>
          <w:color w:val="000000"/>
        </w:rPr>
        <w:t xml:space="preserve"> </w:t>
      </w:r>
      <w:proofErr w:type="spellStart"/>
      <w:r w:rsidRPr="00DB25C4">
        <w:rPr>
          <w:rFonts w:cstheme="minorHAnsi"/>
          <w:b/>
          <w:bCs/>
          <w:color w:val="000000"/>
        </w:rPr>
        <w:t>bidang</w:t>
      </w:r>
      <w:proofErr w:type="spellEnd"/>
      <w:r w:rsidRPr="00DB25C4">
        <w:rPr>
          <w:rFonts w:cstheme="minorHAnsi"/>
          <w:b/>
          <w:bCs/>
          <w:color w:val="000000"/>
        </w:rPr>
        <w:t xml:space="preserve"> </w:t>
      </w:r>
      <w:proofErr w:type="spellStart"/>
      <w:r w:rsidRPr="00DB25C4">
        <w:rPr>
          <w:rFonts w:cstheme="minorHAnsi"/>
          <w:b/>
          <w:bCs/>
          <w:color w:val="000000"/>
        </w:rPr>
        <w:t>penelitian</w:t>
      </w:r>
      <w:proofErr w:type="spellEnd"/>
    </w:p>
    <w:p w14:paraId="77D08783" w14:textId="77777777" w:rsidR="003D3725" w:rsidRPr="00DB25C4" w:rsidRDefault="003D3725" w:rsidP="00687314">
      <w:pPr>
        <w:autoSpaceDE w:val="0"/>
        <w:autoSpaceDN w:val="0"/>
        <w:adjustRightInd w:val="0"/>
        <w:spacing w:after="0" w:line="240" w:lineRule="auto"/>
        <w:rPr>
          <w:rFonts w:cstheme="minorHAnsi"/>
          <w:color w:val="000000"/>
        </w:rPr>
      </w:pPr>
      <w:proofErr w:type="spellStart"/>
      <w:r w:rsidRPr="00DB25C4">
        <w:rPr>
          <w:rFonts w:cstheme="minorHAnsi"/>
          <w:color w:val="000000" w:themeColor="text1"/>
        </w:rPr>
        <w:t>Unggulan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bidang</w:t>
      </w:r>
      <w:proofErr w:type="spellEnd"/>
      <w:r w:rsidRPr="00DB25C4">
        <w:rPr>
          <w:rFonts w:cstheme="minorHAnsi"/>
          <w:color w:val="000000" w:themeColor="text1"/>
        </w:rPr>
        <w:t xml:space="preserve"> </w:t>
      </w:r>
      <w:proofErr w:type="spellStart"/>
      <w:r w:rsidRPr="00DB25C4">
        <w:rPr>
          <w:rFonts w:cstheme="minorHAnsi"/>
          <w:color w:val="000000" w:themeColor="text1"/>
        </w:rPr>
        <w:t>penelitian</w:t>
      </w:r>
      <w:proofErr w:type="spellEnd"/>
      <w:r w:rsidRPr="00DB25C4">
        <w:rPr>
          <w:rFonts w:cstheme="minorHAnsi"/>
          <w:color w:val="000000" w:themeColor="text1"/>
        </w:rPr>
        <w:t xml:space="preserve"> yang </w:t>
      </w:r>
      <w:proofErr w:type="spellStart"/>
      <w:r w:rsidRPr="00DB25C4">
        <w:rPr>
          <w:rFonts w:cstheme="minorHAnsi"/>
          <w:color w:val="000000" w:themeColor="text1"/>
        </w:rPr>
        <w:t>ada</w:t>
      </w:r>
      <w:proofErr w:type="spellEnd"/>
      <w:r w:rsidRPr="00DB25C4">
        <w:rPr>
          <w:rFonts w:cstheme="minorHAnsi"/>
          <w:color w:val="000000" w:themeColor="text1"/>
        </w:rPr>
        <w:t xml:space="preserve"> di </w:t>
      </w:r>
      <w:r w:rsidR="002A0370" w:rsidRPr="00DB25C4">
        <w:rPr>
          <w:rFonts w:cstheme="minorHAnsi"/>
          <w:color w:val="000000" w:themeColor="text1"/>
        </w:rPr>
        <w:t>FBS</w:t>
      </w:r>
      <w:r w:rsidRPr="00DB25C4">
        <w:rPr>
          <w:rFonts w:cstheme="minorHAnsi"/>
          <w:color w:val="000000" w:themeColor="text1"/>
        </w:rPr>
        <w:t xml:space="preserve">, </w:t>
      </w:r>
      <w:proofErr w:type="spellStart"/>
      <w:r w:rsidRPr="00DB25C4">
        <w:rPr>
          <w:rFonts w:cstheme="minorHAnsi"/>
          <w:color w:val="000000" w:themeColor="text1"/>
        </w:rPr>
        <w:t>antara</w:t>
      </w:r>
      <w:proofErr w:type="spellEnd"/>
      <w:r w:rsidRPr="00DB25C4">
        <w:rPr>
          <w:rFonts w:cstheme="minorHAnsi"/>
          <w:color w:val="000000" w:themeColor="text1"/>
        </w:rPr>
        <w:t xml:space="preserve"> lain:</w:t>
      </w:r>
    </w:p>
    <w:p w14:paraId="02BDB1F3" w14:textId="77777777" w:rsidR="003D3725" w:rsidRPr="00DB25C4" w:rsidRDefault="003D3725" w:rsidP="00687314">
      <w:pPr>
        <w:autoSpaceDE w:val="0"/>
        <w:autoSpaceDN w:val="0"/>
        <w:adjustRightInd w:val="0"/>
        <w:spacing w:after="0" w:line="240" w:lineRule="auto"/>
        <w:rPr>
          <w:rFonts w:cstheme="minorHAnsi"/>
          <w:color w:val="000000"/>
        </w:rPr>
      </w:pPr>
      <w:r w:rsidRPr="00DB25C4">
        <w:rPr>
          <w:rFonts w:cstheme="minorHAnsi"/>
          <w:color w:val="000000"/>
        </w:rPr>
        <w:t xml:space="preserve">● </w:t>
      </w:r>
      <w:proofErr w:type="spellStart"/>
      <w:r w:rsidRPr="00DB25C4">
        <w:rPr>
          <w:rFonts w:cstheme="minorHAnsi"/>
          <w:color w:val="000000"/>
        </w:rPr>
        <w:t>Adanya</w:t>
      </w:r>
      <w:proofErr w:type="spellEnd"/>
      <w:r w:rsidRPr="00DB25C4">
        <w:rPr>
          <w:rFonts w:cstheme="minorHAnsi"/>
          <w:color w:val="000000"/>
        </w:rPr>
        <w:t xml:space="preserve"> </w:t>
      </w:r>
      <w:proofErr w:type="spellStart"/>
      <w:r w:rsidRPr="00DB25C4">
        <w:rPr>
          <w:rFonts w:cstheme="minorHAnsi"/>
          <w:color w:val="000000"/>
        </w:rPr>
        <w:t>pemerolehan</w:t>
      </w:r>
      <w:proofErr w:type="spellEnd"/>
      <w:r w:rsidRPr="00DB25C4">
        <w:rPr>
          <w:rFonts w:cstheme="minorHAnsi"/>
          <w:color w:val="000000"/>
        </w:rPr>
        <w:t xml:space="preserve"> </w:t>
      </w:r>
      <w:proofErr w:type="spellStart"/>
      <w:r w:rsidRPr="00DB25C4">
        <w:rPr>
          <w:rFonts w:cstheme="minorHAnsi"/>
          <w:color w:val="000000"/>
        </w:rPr>
        <w:t>pendanaan</w:t>
      </w:r>
      <w:proofErr w:type="spellEnd"/>
      <w:r w:rsidRPr="00DB25C4">
        <w:rPr>
          <w:rFonts w:cstheme="minorHAnsi"/>
          <w:color w:val="000000"/>
        </w:rPr>
        <w:t xml:space="preserve"> </w:t>
      </w:r>
      <w:proofErr w:type="spellStart"/>
      <w:r w:rsidRPr="00DB25C4">
        <w:rPr>
          <w:rFonts w:cstheme="minorHAnsi"/>
          <w:color w:val="000000"/>
        </w:rPr>
        <w:t>riset</w:t>
      </w:r>
      <w:proofErr w:type="spellEnd"/>
      <w:r w:rsidRPr="00DB25C4">
        <w:rPr>
          <w:rFonts w:cstheme="minorHAnsi"/>
          <w:color w:val="000000"/>
        </w:rPr>
        <w:t xml:space="preserve"> internal oleh </w:t>
      </w:r>
      <w:proofErr w:type="spellStart"/>
      <w:r w:rsidRPr="00DB25C4">
        <w:rPr>
          <w:rFonts w:cstheme="minorHAnsi"/>
          <w:color w:val="000000"/>
        </w:rPr>
        <w:t>dosen</w:t>
      </w:r>
      <w:proofErr w:type="spellEnd"/>
      <w:r w:rsidRPr="00DB25C4">
        <w:rPr>
          <w:rFonts w:cstheme="minorHAnsi"/>
          <w:color w:val="000000"/>
        </w:rPr>
        <w:t xml:space="preserve"> di </w:t>
      </w:r>
      <w:proofErr w:type="spellStart"/>
      <w:r w:rsidRPr="00DB25C4">
        <w:rPr>
          <w:rFonts w:cstheme="minorHAnsi"/>
          <w:color w:val="000000"/>
        </w:rPr>
        <w:t>lingkungan</w:t>
      </w:r>
      <w:proofErr w:type="spellEnd"/>
      <w:r w:rsidRPr="00DB25C4">
        <w:rPr>
          <w:rFonts w:cstheme="minorHAnsi"/>
          <w:color w:val="000000"/>
        </w:rPr>
        <w:t xml:space="preserve"> </w:t>
      </w:r>
      <w:r w:rsidR="00FD2638" w:rsidRPr="00DB25C4">
        <w:rPr>
          <w:rFonts w:cstheme="minorHAnsi"/>
          <w:color w:val="000000"/>
        </w:rPr>
        <w:t xml:space="preserve">FBS </w:t>
      </w:r>
      <w:proofErr w:type="spellStart"/>
      <w:r w:rsidRPr="00DB25C4">
        <w:rPr>
          <w:rFonts w:cstheme="minorHAnsi"/>
          <w:color w:val="000000"/>
        </w:rPr>
        <w:t>setiap</w:t>
      </w:r>
      <w:proofErr w:type="spellEnd"/>
      <w:r w:rsidRPr="00DB25C4">
        <w:rPr>
          <w:rFonts w:cstheme="minorHAnsi"/>
          <w:color w:val="000000"/>
        </w:rPr>
        <w:t xml:space="preserve"> </w:t>
      </w:r>
      <w:proofErr w:type="spellStart"/>
      <w:r w:rsidRPr="00DB25C4">
        <w:rPr>
          <w:rFonts w:cstheme="minorHAnsi"/>
          <w:color w:val="000000"/>
        </w:rPr>
        <w:t>tahun</w:t>
      </w:r>
      <w:proofErr w:type="spellEnd"/>
      <w:r w:rsidRPr="00DB25C4">
        <w:rPr>
          <w:rFonts w:cstheme="minorHAnsi"/>
          <w:color w:val="000000"/>
        </w:rPr>
        <w:t xml:space="preserve"> yang </w:t>
      </w:r>
      <w:proofErr w:type="spellStart"/>
      <w:r w:rsidRPr="00DB25C4">
        <w:rPr>
          <w:rFonts w:cstheme="minorHAnsi"/>
          <w:color w:val="000000"/>
        </w:rPr>
        <w:t>menghasilkan</w:t>
      </w:r>
      <w:proofErr w:type="spellEnd"/>
      <w:r w:rsidRPr="00DB25C4">
        <w:rPr>
          <w:rFonts w:cstheme="minorHAnsi"/>
          <w:color w:val="000000"/>
        </w:rPr>
        <w:t xml:space="preserve"> </w:t>
      </w:r>
      <w:proofErr w:type="spellStart"/>
      <w:r w:rsidRPr="00DB25C4">
        <w:rPr>
          <w:rFonts w:cstheme="minorHAnsi"/>
          <w:color w:val="000000"/>
        </w:rPr>
        <w:t>luaran</w:t>
      </w:r>
      <w:proofErr w:type="spellEnd"/>
      <w:r w:rsidRPr="00DB25C4">
        <w:rPr>
          <w:rFonts w:cstheme="minorHAnsi"/>
          <w:color w:val="000000"/>
        </w:rPr>
        <w:t xml:space="preserve"> </w:t>
      </w:r>
      <w:proofErr w:type="spellStart"/>
      <w:r w:rsidRPr="00DB25C4">
        <w:rPr>
          <w:rFonts w:cstheme="minorHAnsi"/>
          <w:color w:val="000000"/>
        </w:rPr>
        <w:t>berupa</w:t>
      </w:r>
      <w:proofErr w:type="spellEnd"/>
      <w:r w:rsidRPr="00DB25C4">
        <w:rPr>
          <w:rFonts w:cstheme="minorHAnsi"/>
          <w:color w:val="000000"/>
        </w:rPr>
        <w:t xml:space="preserve"> </w:t>
      </w:r>
      <w:proofErr w:type="spellStart"/>
      <w:r w:rsidRPr="00DB25C4">
        <w:rPr>
          <w:rFonts w:cstheme="minorHAnsi"/>
          <w:color w:val="000000"/>
        </w:rPr>
        <w:t>publikasi</w:t>
      </w:r>
      <w:proofErr w:type="spellEnd"/>
      <w:r w:rsidRPr="00DB25C4">
        <w:rPr>
          <w:rFonts w:cstheme="minorHAnsi"/>
          <w:color w:val="000000"/>
        </w:rPr>
        <w:t xml:space="preserve"> di </w:t>
      </w:r>
      <w:proofErr w:type="spellStart"/>
      <w:r w:rsidRPr="00DB25C4">
        <w:rPr>
          <w:rFonts w:cstheme="minorHAnsi"/>
          <w:color w:val="000000"/>
        </w:rPr>
        <w:t>jurnal</w:t>
      </w:r>
      <w:proofErr w:type="spellEnd"/>
      <w:r w:rsidRPr="00DB25C4">
        <w:rPr>
          <w:rFonts w:cstheme="minorHAnsi"/>
          <w:color w:val="000000"/>
        </w:rPr>
        <w:t xml:space="preserve"> </w:t>
      </w:r>
      <w:proofErr w:type="spellStart"/>
      <w:r w:rsidRPr="00DB25C4">
        <w:rPr>
          <w:rFonts w:cstheme="minorHAnsi"/>
          <w:color w:val="000000"/>
        </w:rPr>
        <w:t>nasional</w:t>
      </w:r>
      <w:proofErr w:type="spellEnd"/>
      <w:r w:rsidRPr="00DB25C4">
        <w:rPr>
          <w:rFonts w:cstheme="minorHAnsi"/>
          <w:color w:val="000000"/>
        </w:rPr>
        <w:t xml:space="preserve"> dan </w:t>
      </w:r>
      <w:proofErr w:type="spellStart"/>
      <w:r w:rsidRPr="00DB25C4">
        <w:rPr>
          <w:rFonts w:cstheme="minorHAnsi"/>
          <w:color w:val="000000"/>
        </w:rPr>
        <w:t>internasional</w:t>
      </w:r>
      <w:proofErr w:type="spellEnd"/>
      <w:r w:rsidRPr="00DB25C4">
        <w:rPr>
          <w:rFonts w:cstheme="minorHAnsi"/>
          <w:color w:val="000000"/>
        </w:rPr>
        <w:t xml:space="preserve"> </w:t>
      </w:r>
      <w:proofErr w:type="spellStart"/>
      <w:r w:rsidRPr="00DB25C4">
        <w:rPr>
          <w:rFonts w:cstheme="minorHAnsi"/>
          <w:color w:val="000000"/>
        </w:rPr>
        <w:t>ataupun</w:t>
      </w:r>
      <w:proofErr w:type="spellEnd"/>
      <w:r w:rsidRPr="00DB25C4">
        <w:rPr>
          <w:rFonts w:cstheme="minorHAnsi"/>
          <w:color w:val="000000"/>
        </w:rPr>
        <w:t xml:space="preserve"> HKI (Hak </w:t>
      </w:r>
      <w:proofErr w:type="spellStart"/>
      <w:r w:rsidRPr="00DB25C4">
        <w:rPr>
          <w:rFonts w:cstheme="minorHAnsi"/>
          <w:color w:val="000000"/>
        </w:rPr>
        <w:t>Kekayaan</w:t>
      </w:r>
      <w:proofErr w:type="spellEnd"/>
      <w:r w:rsidRPr="00DB25C4">
        <w:rPr>
          <w:rFonts w:cstheme="minorHAnsi"/>
          <w:color w:val="000000"/>
        </w:rPr>
        <w:t xml:space="preserve"> </w:t>
      </w:r>
      <w:proofErr w:type="spellStart"/>
      <w:r w:rsidRPr="00DB25C4">
        <w:rPr>
          <w:rFonts w:cstheme="minorHAnsi"/>
          <w:color w:val="000000"/>
        </w:rPr>
        <w:t>Intelektual</w:t>
      </w:r>
      <w:proofErr w:type="spellEnd"/>
      <w:r w:rsidRPr="00DB25C4">
        <w:rPr>
          <w:rFonts w:cstheme="minorHAnsi"/>
          <w:color w:val="000000"/>
        </w:rPr>
        <w:t>).</w:t>
      </w:r>
    </w:p>
    <w:p w14:paraId="4260691B" w14:textId="77777777" w:rsidR="0099395D" w:rsidRPr="00DB25C4" w:rsidRDefault="0099395D" w:rsidP="00687314">
      <w:pPr>
        <w:autoSpaceDE w:val="0"/>
        <w:autoSpaceDN w:val="0"/>
        <w:adjustRightInd w:val="0"/>
        <w:spacing w:after="0" w:line="240" w:lineRule="auto"/>
        <w:jc w:val="both"/>
        <w:rPr>
          <w:rFonts w:cstheme="minorHAnsi"/>
          <w:color w:val="000000"/>
        </w:rPr>
      </w:pPr>
    </w:p>
    <w:p w14:paraId="07AD02A3" w14:textId="77777777" w:rsidR="003D3725" w:rsidRPr="00DB25C4" w:rsidRDefault="003D3725" w:rsidP="00687314">
      <w:pPr>
        <w:autoSpaceDE w:val="0"/>
        <w:autoSpaceDN w:val="0"/>
        <w:adjustRightInd w:val="0"/>
        <w:spacing w:after="0" w:line="240" w:lineRule="auto"/>
        <w:rPr>
          <w:rFonts w:cstheme="minorHAnsi"/>
          <w:b/>
          <w:bCs/>
          <w:color w:val="000000"/>
        </w:rPr>
      </w:pPr>
      <w:proofErr w:type="spellStart"/>
      <w:r w:rsidRPr="00DB25C4">
        <w:rPr>
          <w:rFonts w:cstheme="minorHAnsi"/>
          <w:b/>
          <w:bCs/>
          <w:color w:val="000000"/>
        </w:rPr>
        <w:t>Unggulan</w:t>
      </w:r>
      <w:proofErr w:type="spellEnd"/>
      <w:r w:rsidRPr="00DB25C4">
        <w:rPr>
          <w:rFonts w:cstheme="minorHAnsi"/>
          <w:b/>
          <w:bCs/>
          <w:color w:val="000000"/>
        </w:rPr>
        <w:t xml:space="preserve"> </w:t>
      </w:r>
      <w:proofErr w:type="spellStart"/>
      <w:r w:rsidRPr="00DB25C4">
        <w:rPr>
          <w:rFonts w:cstheme="minorHAnsi"/>
          <w:b/>
          <w:bCs/>
          <w:color w:val="000000"/>
        </w:rPr>
        <w:t>dalam</w:t>
      </w:r>
      <w:proofErr w:type="spellEnd"/>
      <w:r w:rsidRPr="00DB25C4">
        <w:rPr>
          <w:rFonts w:cstheme="minorHAnsi"/>
          <w:b/>
          <w:bCs/>
          <w:color w:val="000000"/>
        </w:rPr>
        <w:t xml:space="preserve"> </w:t>
      </w:r>
      <w:proofErr w:type="spellStart"/>
      <w:r w:rsidRPr="00DB25C4">
        <w:rPr>
          <w:rFonts w:cstheme="minorHAnsi"/>
          <w:b/>
          <w:bCs/>
          <w:color w:val="000000"/>
        </w:rPr>
        <w:t>bidang</w:t>
      </w:r>
      <w:proofErr w:type="spellEnd"/>
      <w:r w:rsidRPr="00DB25C4">
        <w:rPr>
          <w:rFonts w:cstheme="minorHAnsi"/>
          <w:b/>
          <w:bCs/>
          <w:color w:val="000000"/>
        </w:rPr>
        <w:t xml:space="preserve"> </w:t>
      </w:r>
      <w:proofErr w:type="spellStart"/>
      <w:r w:rsidRPr="00DB25C4">
        <w:rPr>
          <w:rFonts w:cstheme="minorHAnsi"/>
          <w:b/>
          <w:bCs/>
          <w:color w:val="000000"/>
        </w:rPr>
        <w:t>PkM</w:t>
      </w:r>
      <w:proofErr w:type="spellEnd"/>
    </w:p>
    <w:p w14:paraId="134AD8D2" w14:textId="77777777" w:rsidR="003D3725" w:rsidRPr="00DB25C4" w:rsidRDefault="003D3725" w:rsidP="00687314">
      <w:pPr>
        <w:autoSpaceDE w:val="0"/>
        <w:autoSpaceDN w:val="0"/>
        <w:adjustRightInd w:val="0"/>
        <w:spacing w:after="0" w:line="240" w:lineRule="auto"/>
        <w:rPr>
          <w:rFonts w:cstheme="minorHAnsi"/>
          <w:color w:val="000000"/>
        </w:rPr>
      </w:pPr>
      <w:proofErr w:type="spellStart"/>
      <w:r w:rsidRPr="00DB25C4">
        <w:rPr>
          <w:rFonts w:cstheme="minorHAnsi"/>
          <w:color w:val="000000"/>
        </w:rPr>
        <w:t>Unggulan</w:t>
      </w:r>
      <w:proofErr w:type="spellEnd"/>
      <w:r w:rsidRPr="00DB25C4">
        <w:rPr>
          <w:rFonts w:cstheme="minorHAnsi"/>
          <w:color w:val="000000"/>
        </w:rPr>
        <w:t xml:space="preserve"> di </w:t>
      </w:r>
      <w:proofErr w:type="spellStart"/>
      <w:r w:rsidRPr="00DB25C4">
        <w:rPr>
          <w:rFonts w:cstheme="minorHAnsi"/>
          <w:color w:val="000000"/>
        </w:rPr>
        <w:t>bidang</w:t>
      </w:r>
      <w:proofErr w:type="spellEnd"/>
      <w:r w:rsidRPr="00DB25C4">
        <w:rPr>
          <w:rFonts w:cstheme="minorHAnsi"/>
          <w:color w:val="000000"/>
        </w:rPr>
        <w:t xml:space="preserve"> </w:t>
      </w:r>
      <w:proofErr w:type="spellStart"/>
      <w:r w:rsidRPr="00DB25C4">
        <w:rPr>
          <w:rFonts w:cstheme="minorHAnsi"/>
          <w:color w:val="000000"/>
        </w:rPr>
        <w:t>pengabdian</w:t>
      </w:r>
      <w:proofErr w:type="spellEnd"/>
      <w:r w:rsidRPr="00DB25C4">
        <w:rPr>
          <w:rFonts w:cstheme="minorHAnsi"/>
          <w:color w:val="000000"/>
        </w:rPr>
        <w:t xml:space="preserve"> </w:t>
      </w:r>
      <w:proofErr w:type="spellStart"/>
      <w:r w:rsidRPr="00DB25C4">
        <w:rPr>
          <w:rFonts w:cstheme="minorHAnsi"/>
          <w:color w:val="000000"/>
        </w:rPr>
        <w:t>kepada</w:t>
      </w:r>
      <w:proofErr w:type="spellEnd"/>
      <w:r w:rsidRPr="00DB25C4">
        <w:rPr>
          <w:rFonts w:cstheme="minorHAnsi"/>
          <w:color w:val="000000"/>
        </w:rPr>
        <w:t xml:space="preserve"> </w:t>
      </w:r>
      <w:proofErr w:type="spellStart"/>
      <w:r w:rsidRPr="00DB25C4">
        <w:rPr>
          <w:rFonts w:cstheme="minorHAnsi"/>
          <w:color w:val="000000"/>
        </w:rPr>
        <w:t>masyarakat</w:t>
      </w:r>
      <w:proofErr w:type="spellEnd"/>
      <w:r w:rsidRPr="00DB25C4">
        <w:rPr>
          <w:rFonts w:cstheme="minorHAnsi"/>
          <w:color w:val="000000"/>
        </w:rPr>
        <w:t xml:space="preserve"> yang </w:t>
      </w:r>
      <w:proofErr w:type="spellStart"/>
      <w:r w:rsidRPr="00DB25C4">
        <w:rPr>
          <w:rFonts w:cstheme="minorHAnsi"/>
          <w:color w:val="000000"/>
        </w:rPr>
        <w:t>dilakukan</w:t>
      </w:r>
      <w:proofErr w:type="spellEnd"/>
      <w:r w:rsidRPr="00DB25C4">
        <w:rPr>
          <w:rFonts w:cstheme="minorHAnsi"/>
          <w:color w:val="000000"/>
        </w:rPr>
        <w:t xml:space="preserve"> oleh </w:t>
      </w:r>
      <w:r w:rsidR="002A0370" w:rsidRPr="00DB25C4">
        <w:rPr>
          <w:rFonts w:cstheme="minorHAnsi"/>
          <w:color w:val="000000"/>
        </w:rPr>
        <w:t>FBS</w:t>
      </w:r>
      <w:r w:rsidRPr="00DB25C4">
        <w:rPr>
          <w:rFonts w:cstheme="minorHAnsi"/>
          <w:color w:val="000000"/>
        </w:rPr>
        <w:t xml:space="preserve">, </w:t>
      </w:r>
      <w:proofErr w:type="spellStart"/>
      <w:r w:rsidRPr="00DB25C4">
        <w:rPr>
          <w:rFonts w:cstheme="minorHAnsi"/>
          <w:color w:val="000000"/>
        </w:rPr>
        <w:t>antara</w:t>
      </w:r>
      <w:proofErr w:type="spellEnd"/>
    </w:p>
    <w:p w14:paraId="396CAD35" w14:textId="77777777" w:rsidR="003D3725" w:rsidRPr="00DB25C4" w:rsidRDefault="003D3725" w:rsidP="00687314">
      <w:pPr>
        <w:autoSpaceDE w:val="0"/>
        <w:autoSpaceDN w:val="0"/>
        <w:adjustRightInd w:val="0"/>
        <w:spacing w:after="0" w:line="240" w:lineRule="auto"/>
        <w:jc w:val="both"/>
        <w:rPr>
          <w:rFonts w:cstheme="minorHAnsi"/>
          <w:color w:val="000000"/>
        </w:rPr>
      </w:pPr>
      <w:r w:rsidRPr="00DB25C4">
        <w:rPr>
          <w:rFonts w:cstheme="minorHAnsi"/>
          <w:color w:val="000000"/>
        </w:rPr>
        <w:t>lain:</w:t>
      </w:r>
    </w:p>
    <w:p w14:paraId="193D9795" w14:textId="3FC9C0AD" w:rsidR="003D3725" w:rsidRPr="00DB25C4" w:rsidRDefault="003D3725" w:rsidP="00687314">
      <w:pPr>
        <w:autoSpaceDE w:val="0"/>
        <w:autoSpaceDN w:val="0"/>
        <w:adjustRightInd w:val="0"/>
        <w:spacing w:after="0" w:line="240" w:lineRule="auto"/>
        <w:rPr>
          <w:rFonts w:cstheme="minorHAnsi"/>
          <w:i/>
          <w:iCs/>
          <w:color w:val="000000"/>
        </w:rPr>
      </w:pPr>
      <w:r w:rsidRPr="00DB25C4">
        <w:rPr>
          <w:rFonts w:cstheme="minorHAnsi"/>
          <w:color w:val="000000" w:themeColor="text1"/>
        </w:rPr>
        <w:t xml:space="preserve">● </w:t>
      </w:r>
      <w:proofErr w:type="spellStart"/>
      <w:r w:rsidRPr="00DB25C4">
        <w:rPr>
          <w:rFonts w:cstheme="minorHAnsi"/>
          <w:color w:val="000000" w:themeColor="text1"/>
        </w:rPr>
        <w:t>Pemerolehan</w:t>
      </w:r>
      <w:proofErr w:type="spellEnd"/>
      <w:r w:rsidRPr="00DB25C4">
        <w:rPr>
          <w:rFonts w:cstheme="minorHAnsi"/>
          <w:color w:val="000000" w:themeColor="text1"/>
        </w:rPr>
        <w:t xml:space="preserve"> </w:t>
      </w:r>
      <w:proofErr w:type="spellStart"/>
      <w:r w:rsidRPr="00DB25C4">
        <w:rPr>
          <w:rFonts w:cstheme="minorHAnsi"/>
          <w:b/>
          <w:bCs/>
          <w:color w:val="000000" w:themeColor="text1"/>
        </w:rPr>
        <w:t>hibah</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PkM</w:t>
      </w:r>
      <w:proofErr w:type="spellEnd"/>
      <w:r w:rsidRPr="00DB25C4">
        <w:rPr>
          <w:rFonts w:cstheme="minorHAnsi"/>
          <w:b/>
          <w:bCs/>
          <w:color w:val="000000" w:themeColor="text1"/>
        </w:rPr>
        <w:t xml:space="preserve"> </w:t>
      </w:r>
      <w:r w:rsidR="746D2A2F" w:rsidRPr="00DB25C4">
        <w:rPr>
          <w:rFonts w:cstheme="minorHAnsi"/>
          <w:b/>
          <w:bCs/>
          <w:color w:val="000000" w:themeColor="text1"/>
        </w:rPr>
        <w:t xml:space="preserve">(MPK) </w:t>
      </w:r>
      <w:proofErr w:type="spellStart"/>
      <w:r w:rsidRPr="00DB25C4">
        <w:rPr>
          <w:rFonts w:cstheme="minorHAnsi"/>
          <w:color w:val="000000" w:themeColor="text1"/>
        </w:rPr>
        <w:t>sebesar</w:t>
      </w:r>
      <w:proofErr w:type="spellEnd"/>
      <w:r w:rsidRPr="00DB25C4">
        <w:rPr>
          <w:rFonts w:cstheme="minorHAnsi"/>
          <w:color w:val="000000" w:themeColor="text1"/>
        </w:rPr>
        <w:t xml:space="preserve"> </w:t>
      </w:r>
      <w:r w:rsidRPr="00DB25C4">
        <w:rPr>
          <w:rFonts w:cstheme="minorHAnsi"/>
          <w:color w:val="000000" w:themeColor="text1"/>
          <w:highlight w:val="yellow"/>
        </w:rPr>
        <w:t xml:space="preserve">Rp. </w:t>
      </w:r>
      <w:proofErr w:type="gramStart"/>
      <w:r w:rsidR="6DAED0E3" w:rsidRPr="00DB25C4">
        <w:rPr>
          <w:rFonts w:cstheme="minorHAnsi"/>
          <w:color w:val="000000" w:themeColor="text1"/>
          <w:highlight w:val="yellow"/>
        </w:rPr>
        <w:t>41.005.000,-</w:t>
      </w:r>
      <w:proofErr w:type="gramEnd"/>
      <w:r w:rsidR="00FD2638" w:rsidRPr="00DB25C4">
        <w:rPr>
          <w:rFonts w:cstheme="minorHAnsi"/>
          <w:color w:val="000000" w:themeColor="text1"/>
          <w:highlight w:val="yellow"/>
        </w:rPr>
        <w:t xml:space="preserve"> </w:t>
      </w:r>
      <w:r w:rsidRPr="00DB25C4">
        <w:rPr>
          <w:rFonts w:cstheme="minorHAnsi"/>
          <w:color w:val="000000" w:themeColor="text1"/>
          <w:highlight w:val="yellow"/>
        </w:rPr>
        <w:t xml:space="preserve">di </w:t>
      </w:r>
      <w:proofErr w:type="spellStart"/>
      <w:r w:rsidR="1B194940" w:rsidRPr="00DB25C4">
        <w:rPr>
          <w:rFonts w:cstheme="minorHAnsi"/>
          <w:color w:val="000000" w:themeColor="text1"/>
          <w:highlight w:val="yellow"/>
        </w:rPr>
        <w:t>t</w:t>
      </w:r>
      <w:r w:rsidRPr="00DB25C4">
        <w:rPr>
          <w:rFonts w:cstheme="minorHAnsi"/>
          <w:color w:val="000000" w:themeColor="text1"/>
          <w:highlight w:val="yellow"/>
        </w:rPr>
        <w:t>ahun</w:t>
      </w:r>
      <w:proofErr w:type="spellEnd"/>
      <w:r w:rsidRPr="00DB25C4">
        <w:rPr>
          <w:rFonts w:cstheme="minorHAnsi"/>
          <w:color w:val="000000" w:themeColor="text1"/>
          <w:highlight w:val="yellow"/>
        </w:rPr>
        <w:t xml:space="preserve"> </w:t>
      </w:r>
      <w:r w:rsidR="664D8104" w:rsidRPr="00DB25C4">
        <w:rPr>
          <w:rFonts w:cstheme="minorHAnsi"/>
          <w:color w:val="000000" w:themeColor="text1"/>
          <w:highlight w:val="yellow"/>
        </w:rPr>
        <w:t>2021</w:t>
      </w:r>
      <w:r w:rsidRPr="00DB25C4">
        <w:rPr>
          <w:rFonts w:cstheme="minorHAnsi"/>
          <w:color w:val="000000" w:themeColor="text1"/>
          <w:highlight w:val="yellow"/>
        </w:rPr>
        <w:t>.</w:t>
      </w:r>
    </w:p>
    <w:p w14:paraId="6AECF3FC" w14:textId="77777777" w:rsidR="003D3725" w:rsidRPr="00DB25C4" w:rsidRDefault="003D3725" w:rsidP="00687314">
      <w:pPr>
        <w:autoSpaceDE w:val="0"/>
        <w:autoSpaceDN w:val="0"/>
        <w:adjustRightInd w:val="0"/>
        <w:spacing w:after="0" w:line="240" w:lineRule="auto"/>
        <w:jc w:val="both"/>
        <w:rPr>
          <w:rFonts w:cstheme="minorHAnsi"/>
          <w:color w:val="000000"/>
        </w:rPr>
      </w:pPr>
    </w:p>
    <w:p w14:paraId="1F5907FB" w14:textId="77777777" w:rsidR="003D3725" w:rsidRPr="00DB25C4" w:rsidRDefault="003D3725" w:rsidP="00687314">
      <w:pPr>
        <w:autoSpaceDE w:val="0"/>
        <w:autoSpaceDN w:val="0"/>
        <w:adjustRightInd w:val="0"/>
        <w:spacing w:after="0" w:line="240" w:lineRule="auto"/>
        <w:rPr>
          <w:rFonts w:cstheme="minorHAnsi"/>
          <w:color w:val="000000"/>
        </w:rPr>
      </w:pPr>
    </w:p>
    <w:p w14:paraId="3593DE5C" w14:textId="77777777" w:rsidR="003D3725" w:rsidRPr="00DB25C4" w:rsidRDefault="003D3725" w:rsidP="00687314">
      <w:pPr>
        <w:autoSpaceDE w:val="0"/>
        <w:autoSpaceDN w:val="0"/>
        <w:adjustRightInd w:val="0"/>
        <w:spacing w:after="0" w:line="240" w:lineRule="auto"/>
        <w:rPr>
          <w:rFonts w:cstheme="minorHAnsi"/>
          <w:color w:val="000000"/>
        </w:rPr>
      </w:pPr>
      <w:proofErr w:type="spellStart"/>
      <w:r w:rsidRPr="00DB25C4">
        <w:rPr>
          <w:rFonts w:cstheme="minorHAnsi"/>
          <w:b/>
          <w:bCs/>
          <w:color w:val="000000"/>
        </w:rPr>
        <w:t>Unggulan</w:t>
      </w:r>
      <w:proofErr w:type="spellEnd"/>
      <w:r w:rsidRPr="00DB25C4">
        <w:rPr>
          <w:rFonts w:cstheme="minorHAnsi"/>
          <w:b/>
          <w:bCs/>
          <w:color w:val="000000"/>
        </w:rPr>
        <w:t xml:space="preserve"> </w:t>
      </w:r>
      <w:proofErr w:type="spellStart"/>
      <w:r w:rsidRPr="00DB25C4">
        <w:rPr>
          <w:rFonts w:cstheme="minorHAnsi"/>
          <w:b/>
          <w:bCs/>
          <w:color w:val="000000"/>
        </w:rPr>
        <w:t>dalam</w:t>
      </w:r>
      <w:proofErr w:type="spellEnd"/>
      <w:r w:rsidRPr="00DB25C4">
        <w:rPr>
          <w:rFonts w:cstheme="minorHAnsi"/>
          <w:b/>
          <w:bCs/>
          <w:color w:val="000000"/>
        </w:rPr>
        <w:t xml:space="preserve"> </w:t>
      </w:r>
      <w:proofErr w:type="spellStart"/>
      <w:r w:rsidRPr="00DB25C4">
        <w:rPr>
          <w:rFonts w:cstheme="minorHAnsi"/>
          <w:b/>
          <w:bCs/>
          <w:color w:val="000000"/>
        </w:rPr>
        <w:t>bidang</w:t>
      </w:r>
      <w:proofErr w:type="spellEnd"/>
      <w:r w:rsidRPr="00DB25C4">
        <w:rPr>
          <w:rFonts w:cstheme="minorHAnsi"/>
          <w:b/>
          <w:bCs/>
          <w:color w:val="000000"/>
        </w:rPr>
        <w:t xml:space="preserve"> </w:t>
      </w:r>
      <w:proofErr w:type="spellStart"/>
      <w:r w:rsidRPr="00DB25C4">
        <w:rPr>
          <w:rFonts w:cstheme="minorHAnsi"/>
          <w:b/>
          <w:bCs/>
          <w:color w:val="000000"/>
        </w:rPr>
        <w:t>publikasi</w:t>
      </w:r>
      <w:proofErr w:type="spellEnd"/>
    </w:p>
    <w:p w14:paraId="04C62F6A" w14:textId="1FDEC518" w:rsidR="003D3725" w:rsidRPr="00DB25C4" w:rsidRDefault="003D3725" w:rsidP="00687314">
      <w:pPr>
        <w:autoSpaceDE w:val="0"/>
        <w:autoSpaceDN w:val="0"/>
        <w:adjustRightInd w:val="0"/>
        <w:spacing w:after="0" w:line="240" w:lineRule="auto"/>
        <w:rPr>
          <w:rFonts w:cstheme="minorHAnsi"/>
          <w:color w:val="000000"/>
        </w:rPr>
      </w:pPr>
      <w:proofErr w:type="spellStart"/>
      <w:r w:rsidRPr="00DB25C4">
        <w:rPr>
          <w:rFonts w:cstheme="minorHAnsi"/>
          <w:color w:val="000000" w:themeColor="text1"/>
        </w:rPr>
        <w:t>Unggulan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bidang</w:t>
      </w:r>
      <w:proofErr w:type="spellEnd"/>
      <w:r w:rsidRPr="00DB25C4">
        <w:rPr>
          <w:rFonts w:cstheme="minorHAnsi"/>
          <w:color w:val="000000" w:themeColor="text1"/>
        </w:rPr>
        <w:t xml:space="preserve"> </w:t>
      </w:r>
      <w:proofErr w:type="spellStart"/>
      <w:r w:rsidRPr="00DB25C4">
        <w:rPr>
          <w:rFonts w:cstheme="minorHAnsi"/>
          <w:color w:val="000000" w:themeColor="text1"/>
        </w:rPr>
        <w:t>publikasi</w:t>
      </w:r>
      <w:proofErr w:type="spellEnd"/>
      <w:r w:rsidRPr="00DB25C4">
        <w:rPr>
          <w:rFonts w:cstheme="minorHAnsi"/>
          <w:color w:val="000000" w:themeColor="text1"/>
        </w:rPr>
        <w:t xml:space="preserve">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terlihat</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jumlah</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di </w:t>
      </w:r>
      <w:r w:rsidR="002A0370" w:rsidRPr="00DB25C4">
        <w:rPr>
          <w:rFonts w:cstheme="minorHAnsi"/>
          <w:color w:val="000000" w:themeColor="text1"/>
        </w:rPr>
        <w:t>FBS</w:t>
      </w:r>
      <w:r w:rsidRPr="00DB25C4">
        <w:rPr>
          <w:rFonts w:cstheme="minorHAnsi"/>
          <w:color w:val="000000" w:themeColor="text1"/>
        </w:rPr>
        <w:t xml:space="preserve"> yang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00FD2638" w:rsidRPr="00DB25C4">
        <w:rPr>
          <w:rFonts w:cstheme="minorHAnsi"/>
          <w:b/>
          <w:bCs/>
          <w:color w:val="000000" w:themeColor="text1"/>
        </w:rPr>
        <w:t>aktif</w:t>
      </w:r>
      <w:proofErr w:type="spellEnd"/>
      <w:r w:rsidR="00FD2638" w:rsidRPr="00DB25C4">
        <w:rPr>
          <w:rFonts w:cstheme="minorHAnsi"/>
          <w:b/>
          <w:bCs/>
          <w:color w:val="000000" w:themeColor="text1"/>
        </w:rPr>
        <w:t xml:space="preserve"> </w:t>
      </w:r>
      <w:proofErr w:type="spellStart"/>
      <w:r w:rsidRPr="00DB25C4">
        <w:rPr>
          <w:rFonts w:cstheme="minorHAnsi"/>
          <w:b/>
          <w:bCs/>
          <w:color w:val="000000" w:themeColor="text1"/>
        </w:rPr>
        <w:t>menulis</w:t>
      </w:r>
      <w:proofErr w:type="spellEnd"/>
      <w:r w:rsidRPr="00DB25C4">
        <w:rPr>
          <w:rFonts w:cstheme="minorHAnsi"/>
          <w:b/>
          <w:bCs/>
          <w:color w:val="000000" w:themeColor="text1"/>
        </w:rPr>
        <w:t xml:space="preserve"> di </w:t>
      </w:r>
      <w:proofErr w:type="spellStart"/>
      <w:r w:rsidRPr="00DB25C4">
        <w:rPr>
          <w:rFonts w:cstheme="minorHAnsi"/>
          <w:b/>
          <w:bCs/>
          <w:color w:val="000000" w:themeColor="text1"/>
        </w:rPr>
        <w:t>Jurnal</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terindeks</w:t>
      </w:r>
      <w:proofErr w:type="spellEnd"/>
      <w:r w:rsidRPr="00DB25C4">
        <w:rPr>
          <w:rFonts w:cstheme="minorHAnsi"/>
          <w:color w:val="000000" w:themeColor="text1"/>
        </w:rPr>
        <w:t xml:space="preserve"> </w:t>
      </w:r>
      <w:r w:rsidRPr="00DB25C4">
        <w:rPr>
          <w:rFonts w:cstheme="minorHAnsi"/>
          <w:b/>
          <w:bCs/>
          <w:color w:val="000000" w:themeColor="text1"/>
        </w:rPr>
        <w:t>Scopus</w:t>
      </w:r>
      <w:r w:rsidRPr="00DB25C4">
        <w:rPr>
          <w:rFonts w:cstheme="minorHAnsi"/>
          <w:color w:val="000000" w:themeColor="text1"/>
        </w:rPr>
        <w:t xml:space="preserve">. </w:t>
      </w:r>
      <w:proofErr w:type="spellStart"/>
      <w:r w:rsidRPr="00DB25C4">
        <w:rPr>
          <w:rFonts w:cstheme="minorHAnsi"/>
          <w:color w:val="000000" w:themeColor="text1"/>
        </w:rPr>
        <w:t>Beberapa</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juga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mempublikasikan</w:t>
      </w:r>
      <w:proofErr w:type="spellEnd"/>
      <w:r w:rsidRPr="00DB25C4">
        <w:rPr>
          <w:rFonts w:cstheme="minorHAnsi"/>
          <w:color w:val="000000" w:themeColor="text1"/>
        </w:rPr>
        <w:t xml:space="preserve"> </w:t>
      </w:r>
      <w:proofErr w:type="spellStart"/>
      <w:r w:rsidRPr="00DB25C4">
        <w:rPr>
          <w:rFonts w:cstheme="minorHAnsi"/>
          <w:color w:val="000000" w:themeColor="text1"/>
        </w:rPr>
        <w:t>karya</w:t>
      </w:r>
      <w:proofErr w:type="spellEnd"/>
      <w:r w:rsidR="00FD2638" w:rsidRPr="00DB25C4">
        <w:rPr>
          <w:rFonts w:cstheme="minorHAnsi"/>
          <w:b/>
          <w:bCs/>
          <w:color w:val="000000" w:themeColor="text1"/>
        </w:rPr>
        <w:t xml:space="preserve"> </w:t>
      </w:r>
      <w:proofErr w:type="spellStart"/>
      <w:r w:rsidRPr="00DB25C4">
        <w:rPr>
          <w:rFonts w:cstheme="minorHAnsi"/>
          <w:color w:val="000000" w:themeColor="text1"/>
        </w:rPr>
        <w:t>ilmiahnya</w:t>
      </w:r>
      <w:proofErr w:type="spellEnd"/>
      <w:r w:rsidRPr="00DB25C4">
        <w:rPr>
          <w:rFonts w:cstheme="minorHAnsi"/>
          <w:color w:val="000000" w:themeColor="text1"/>
        </w:rPr>
        <w:t xml:space="preserve"> di </w:t>
      </w:r>
      <w:proofErr w:type="spellStart"/>
      <w:r w:rsidRPr="00DB25C4">
        <w:rPr>
          <w:rFonts w:cstheme="minorHAnsi"/>
          <w:b/>
          <w:bCs/>
          <w:color w:val="000000" w:themeColor="text1"/>
        </w:rPr>
        <w:t>Jurnal</w:t>
      </w:r>
      <w:proofErr w:type="spellEnd"/>
      <w:r w:rsidRPr="00DB25C4">
        <w:rPr>
          <w:rFonts w:cstheme="minorHAnsi"/>
          <w:b/>
          <w:bCs/>
          <w:color w:val="000000" w:themeColor="text1"/>
        </w:rPr>
        <w:t xml:space="preserve"> Scopus.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r w:rsidR="00FD2638" w:rsidRPr="00DB25C4">
        <w:rPr>
          <w:rFonts w:cstheme="minorHAnsi"/>
          <w:color w:val="000000" w:themeColor="text1"/>
        </w:rPr>
        <w:t xml:space="preserve">FBS </w:t>
      </w:r>
      <w:r w:rsidRPr="00DB25C4">
        <w:rPr>
          <w:rFonts w:cstheme="minorHAnsi"/>
          <w:color w:val="000000" w:themeColor="text1"/>
        </w:rPr>
        <w:t xml:space="preserve">juga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aktif</w:t>
      </w:r>
      <w:proofErr w:type="spellEnd"/>
      <w:r w:rsidRPr="00DB25C4">
        <w:rPr>
          <w:rFonts w:cstheme="minorHAnsi"/>
          <w:color w:val="000000" w:themeColor="text1"/>
        </w:rPr>
        <w:t xml:space="preserve"> </w:t>
      </w:r>
      <w:proofErr w:type="spellStart"/>
      <w:r w:rsidRPr="00DB25C4">
        <w:rPr>
          <w:rFonts w:cstheme="minorHAnsi"/>
          <w:color w:val="000000" w:themeColor="text1"/>
        </w:rPr>
        <w:t>menghasilkan</w:t>
      </w:r>
      <w:proofErr w:type="spellEnd"/>
      <w:r w:rsidRPr="00DB25C4">
        <w:rPr>
          <w:rFonts w:cstheme="minorHAnsi"/>
          <w:color w:val="000000" w:themeColor="text1"/>
        </w:rPr>
        <w:t xml:space="preserve"> </w:t>
      </w:r>
      <w:proofErr w:type="spellStart"/>
      <w:r w:rsidRPr="00DB25C4">
        <w:rPr>
          <w:rFonts w:cstheme="minorHAnsi"/>
          <w:color w:val="000000" w:themeColor="text1"/>
        </w:rPr>
        <w:t>publikasi</w:t>
      </w:r>
      <w:proofErr w:type="spellEnd"/>
      <w:r w:rsidR="00FD2638" w:rsidRPr="00DB25C4">
        <w:rPr>
          <w:rFonts w:cstheme="minorHAnsi"/>
          <w:b/>
          <w:bCs/>
          <w:color w:val="000000" w:themeColor="text1"/>
        </w:rPr>
        <w:t xml:space="preserve"> </w:t>
      </w:r>
      <w:r w:rsidRPr="00DB25C4">
        <w:rPr>
          <w:rFonts w:cstheme="minorHAnsi"/>
          <w:color w:val="000000" w:themeColor="text1"/>
        </w:rPr>
        <w:t xml:space="preserve">di </w:t>
      </w:r>
      <w:proofErr w:type="spellStart"/>
      <w:r w:rsidRPr="00DB25C4">
        <w:rPr>
          <w:rFonts w:cstheme="minorHAnsi"/>
          <w:color w:val="000000" w:themeColor="text1"/>
        </w:rPr>
        <w:t>jurnal</w:t>
      </w:r>
      <w:proofErr w:type="spellEnd"/>
      <w:r w:rsidRPr="00DB25C4">
        <w:rPr>
          <w:rFonts w:cstheme="minorHAnsi"/>
          <w:color w:val="000000" w:themeColor="text1"/>
        </w:rPr>
        <w:t xml:space="preserve"> </w:t>
      </w:r>
      <w:proofErr w:type="spellStart"/>
      <w:r w:rsidRPr="00DB25C4">
        <w:rPr>
          <w:rFonts w:cstheme="minorHAnsi"/>
          <w:color w:val="000000" w:themeColor="text1"/>
        </w:rPr>
        <w:t>ataupun</w:t>
      </w:r>
      <w:proofErr w:type="spellEnd"/>
      <w:r w:rsidRPr="00DB25C4">
        <w:rPr>
          <w:rFonts w:cstheme="minorHAnsi"/>
          <w:color w:val="000000" w:themeColor="text1"/>
        </w:rPr>
        <w:t xml:space="preserve"> seminar </w:t>
      </w:r>
      <w:proofErr w:type="spellStart"/>
      <w:r w:rsidRPr="00DB25C4">
        <w:rPr>
          <w:rFonts w:cstheme="minorHAnsi"/>
          <w:color w:val="000000" w:themeColor="text1"/>
        </w:rPr>
        <w:t>nasional</w:t>
      </w:r>
      <w:proofErr w:type="spellEnd"/>
      <w:r w:rsidRPr="00DB25C4">
        <w:rPr>
          <w:rFonts w:cstheme="minorHAnsi"/>
          <w:color w:val="000000" w:themeColor="text1"/>
        </w:rPr>
        <w:t xml:space="preserve"> dan </w:t>
      </w:r>
      <w:proofErr w:type="spellStart"/>
      <w:r w:rsidRPr="00DB25C4">
        <w:rPr>
          <w:rFonts w:cstheme="minorHAnsi"/>
          <w:color w:val="000000" w:themeColor="text1"/>
        </w:rPr>
        <w:t>internasional</w:t>
      </w:r>
      <w:proofErr w:type="spellEnd"/>
      <w:r w:rsidRPr="00DB25C4">
        <w:rPr>
          <w:rFonts w:cstheme="minorHAnsi"/>
          <w:color w:val="000000" w:themeColor="text1"/>
        </w:rPr>
        <w:t xml:space="preserve">. </w:t>
      </w:r>
      <w:r w:rsidR="11600FF0" w:rsidRPr="00DB25C4">
        <w:rPr>
          <w:rFonts w:cstheme="minorHAnsi"/>
          <w:color w:val="000000" w:themeColor="text1"/>
        </w:rPr>
        <w:t xml:space="preserve">Adapun </w:t>
      </w:r>
      <w:proofErr w:type="spellStart"/>
      <w:r w:rsidR="11600FF0" w:rsidRPr="00DB25C4">
        <w:rPr>
          <w:rFonts w:cstheme="minorHAnsi"/>
          <w:color w:val="000000" w:themeColor="text1"/>
        </w:rPr>
        <w:t>informasi</w:t>
      </w:r>
      <w:proofErr w:type="spellEnd"/>
      <w:r w:rsidR="11600FF0" w:rsidRPr="00DB25C4">
        <w:rPr>
          <w:rFonts w:cstheme="minorHAnsi"/>
          <w:color w:val="000000" w:themeColor="text1"/>
        </w:rPr>
        <w:t xml:space="preserve"> </w:t>
      </w:r>
      <w:proofErr w:type="spellStart"/>
      <w:r w:rsidR="11600FF0" w:rsidRPr="00DB25C4">
        <w:rPr>
          <w:rFonts w:cstheme="minorHAnsi"/>
          <w:color w:val="000000" w:themeColor="text1"/>
        </w:rPr>
        <w:t>publikasi</w:t>
      </w:r>
      <w:proofErr w:type="spellEnd"/>
      <w:r w:rsidR="11600FF0" w:rsidRPr="00DB25C4">
        <w:rPr>
          <w:rFonts w:cstheme="minorHAnsi"/>
          <w:color w:val="000000" w:themeColor="text1"/>
        </w:rPr>
        <w:t xml:space="preserve"> </w:t>
      </w:r>
      <w:proofErr w:type="spellStart"/>
      <w:r w:rsidR="11600FF0" w:rsidRPr="00DB25C4">
        <w:rPr>
          <w:rFonts w:cstheme="minorHAnsi"/>
          <w:color w:val="000000" w:themeColor="text1"/>
        </w:rPr>
        <w:t>dosen</w:t>
      </w:r>
      <w:proofErr w:type="spellEnd"/>
      <w:r w:rsidR="11600FF0" w:rsidRPr="00DB25C4">
        <w:rPr>
          <w:rFonts w:cstheme="minorHAnsi"/>
          <w:color w:val="000000" w:themeColor="text1"/>
        </w:rPr>
        <w:t xml:space="preserve"> Prodi-</w:t>
      </w:r>
      <w:proofErr w:type="spellStart"/>
      <w:r w:rsidR="11600FF0" w:rsidRPr="00DB25C4">
        <w:rPr>
          <w:rFonts w:cstheme="minorHAnsi"/>
          <w:color w:val="000000" w:themeColor="text1"/>
        </w:rPr>
        <w:t>prodi</w:t>
      </w:r>
      <w:proofErr w:type="spellEnd"/>
      <w:r w:rsidR="11600FF0" w:rsidRPr="00DB25C4">
        <w:rPr>
          <w:rFonts w:cstheme="minorHAnsi"/>
          <w:color w:val="000000" w:themeColor="text1"/>
        </w:rPr>
        <w:t xml:space="preserve"> di FBS </w:t>
      </w:r>
      <w:proofErr w:type="spellStart"/>
      <w:r w:rsidR="11600FF0" w:rsidRPr="00DB25C4">
        <w:rPr>
          <w:rFonts w:cstheme="minorHAnsi"/>
          <w:color w:val="000000" w:themeColor="text1"/>
        </w:rPr>
        <w:t>dapat</w:t>
      </w:r>
      <w:proofErr w:type="spellEnd"/>
      <w:r w:rsidR="11600FF0" w:rsidRPr="00DB25C4">
        <w:rPr>
          <w:rFonts w:cstheme="minorHAnsi"/>
          <w:color w:val="000000" w:themeColor="text1"/>
        </w:rPr>
        <w:t xml:space="preserve"> </w:t>
      </w:r>
      <w:proofErr w:type="spellStart"/>
      <w:r w:rsidR="11600FF0" w:rsidRPr="00DB25C4">
        <w:rPr>
          <w:rFonts w:cstheme="minorHAnsi"/>
          <w:color w:val="000000" w:themeColor="text1"/>
        </w:rPr>
        <w:t>diakses</w:t>
      </w:r>
      <w:proofErr w:type="spellEnd"/>
      <w:r w:rsidR="11600FF0" w:rsidRPr="00DB25C4">
        <w:rPr>
          <w:rFonts w:cstheme="minorHAnsi"/>
          <w:color w:val="000000" w:themeColor="text1"/>
        </w:rPr>
        <w:t xml:space="preserve"> pada </w:t>
      </w:r>
      <w:proofErr w:type="spellStart"/>
      <w:r w:rsidR="11600FF0" w:rsidRPr="00DB25C4">
        <w:rPr>
          <w:rFonts w:cstheme="minorHAnsi"/>
          <w:color w:val="000000" w:themeColor="text1"/>
        </w:rPr>
        <w:t>tautan</w:t>
      </w:r>
      <w:proofErr w:type="spellEnd"/>
      <w:r w:rsidR="11600FF0" w:rsidRPr="00DB25C4">
        <w:rPr>
          <w:rFonts w:cstheme="minorHAnsi"/>
          <w:color w:val="000000" w:themeColor="text1"/>
        </w:rPr>
        <w:t xml:space="preserve"> Sinta </w:t>
      </w:r>
      <w:proofErr w:type="spellStart"/>
      <w:r w:rsidR="11600FF0" w:rsidRPr="00DB25C4">
        <w:rPr>
          <w:rFonts w:cstheme="minorHAnsi"/>
          <w:color w:val="000000" w:themeColor="text1"/>
        </w:rPr>
        <w:t>berikut</w:t>
      </w:r>
      <w:proofErr w:type="spellEnd"/>
      <w:r w:rsidR="11600FF0" w:rsidRPr="00DB25C4">
        <w:rPr>
          <w:rFonts w:cstheme="minorHAnsi"/>
          <w:color w:val="000000" w:themeColor="text1"/>
        </w:rPr>
        <w:t xml:space="preserve"> </w:t>
      </w:r>
      <w:proofErr w:type="spellStart"/>
      <w:r w:rsidR="11600FF0" w:rsidRPr="00DB25C4">
        <w:rPr>
          <w:rFonts w:cstheme="minorHAnsi"/>
          <w:color w:val="000000" w:themeColor="text1"/>
        </w:rPr>
        <w:t>ini</w:t>
      </w:r>
      <w:proofErr w:type="spellEnd"/>
      <w:r w:rsidR="11600FF0" w:rsidRPr="00DB25C4">
        <w:rPr>
          <w:rFonts w:cstheme="minorHAnsi"/>
          <w:color w:val="000000" w:themeColor="text1"/>
        </w:rPr>
        <w:t xml:space="preserve">: </w:t>
      </w:r>
      <w:hyperlink r:id="rId18">
        <w:r w:rsidR="11600FF0" w:rsidRPr="00DB25C4">
          <w:rPr>
            <w:rStyle w:val="Hyperlink"/>
            <w:rFonts w:cstheme="minorHAnsi"/>
          </w:rPr>
          <w:t>https://sinta.kemdikbud.go.id/departments/profile/2101/2B5C28EB-9B74-45B2-A2B8-D92F6588BDEA/C174BC05-F3D8-4228-8C1A-ABBF21C64B0B</w:t>
        </w:r>
      </w:hyperlink>
    </w:p>
    <w:p w14:paraId="112E19DC" w14:textId="72980151" w:rsidR="096E4AA4" w:rsidRPr="00DB25C4" w:rsidRDefault="096E4AA4" w:rsidP="00687314">
      <w:pPr>
        <w:spacing w:after="0" w:line="240" w:lineRule="auto"/>
        <w:rPr>
          <w:rFonts w:cstheme="minorHAnsi"/>
          <w:color w:val="000000" w:themeColor="text1"/>
        </w:rPr>
      </w:pPr>
    </w:p>
    <w:p w14:paraId="54B2D533" w14:textId="77777777" w:rsidR="003D3725" w:rsidRPr="00DB25C4" w:rsidRDefault="003D3725" w:rsidP="00687314">
      <w:pPr>
        <w:autoSpaceDE w:val="0"/>
        <w:autoSpaceDN w:val="0"/>
        <w:adjustRightInd w:val="0"/>
        <w:spacing w:after="0" w:line="240" w:lineRule="auto"/>
        <w:rPr>
          <w:rFonts w:cstheme="minorHAnsi"/>
          <w:b/>
          <w:bCs/>
          <w:color w:val="000000"/>
        </w:rPr>
      </w:pPr>
      <w:r w:rsidRPr="00DB25C4">
        <w:rPr>
          <w:rFonts w:cstheme="minorHAnsi"/>
          <w:b/>
          <w:bCs/>
          <w:color w:val="000000"/>
        </w:rPr>
        <w:t xml:space="preserve">10. </w:t>
      </w:r>
      <w:proofErr w:type="spellStart"/>
      <w:r w:rsidRPr="00DB25C4">
        <w:rPr>
          <w:rFonts w:cstheme="minorHAnsi"/>
          <w:b/>
          <w:bCs/>
          <w:color w:val="000000"/>
        </w:rPr>
        <w:t>Posisi</w:t>
      </w:r>
      <w:proofErr w:type="spellEnd"/>
      <w:r w:rsidRPr="00DB25C4">
        <w:rPr>
          <w:rFonts w:cstheme="minorHAnsi"/>
          <w:b/>
          <w:bCs/>
          <w:color w:val="000000"/>
        </w:rPr>
        <w:t xml:space="preserve"> Daya </w:t>
      </w:r>
      <w:proofErr w:type="spellStart"/>
      <w:r w:rsidRPr="00DB25C4">
        <w:rPr>
          <w:rFonts w:cstheme="minorHAnsi"/>
          <w:b/>
          <w:bCs/>
          <w:color w:val="000000"/>
        </w:rPr>
        <w:t>Saing</w:t>
      </w:r>
      <w:proofErr w:type="spellEnd"/>
    </w:p>
    <w:p w14:paraId="769D4F30" w14:textId="77777777" w:rsidR="00EE2EA9" w:rsidRPr="00DB25C4" w:rsidRDefault="735D18E2" w:rsidP="00687314">
      <w:pPr>
        <w:autoSpaceDE w:val="0"/>
        <w:autoSpaceDN w:val="0"/>
        <w:adjustRightInd w:val="0"/>
        <w:spacing w:after="0" w:line="240" w:lineRule="auto"/>
        <w:rPr>
          <w:rFonts w:eastAsiaTheme="minorEastAsia" w:cstheme="minorHAnsi"/>
          <w:color w:val="000000" w:themeColor="text1"/>
        </w:rPr>
        <w:sectPr w:rsidR="00EE2EA9" w:rsidRPr="00DB25C4" w:rsidSect="00DC6318">
          <w:footerReference w:type="default" r:id="rId19"/>
          <w:pgSz w:w="12240" w:h="15840"/>
          <w:pgMar w:top="1440" w:right="1440" w:bottom="1440" w:left="1440" w:header="720" w:footer="720" w:gutter="0"/>
          <w:pgNumType w:start="1"/>
          <w:cols w:space="720"/>
          <w:noEndnote/>
        </w:sectPr>
      </w:pPr>
      <w:r w:rsidRPr="00DB25C4">
        <w:rPr>
          <w:rFonts w:cstheme="minorHAnsi"/>
          <w:color w:val="000000" w:themeColor="text1"/>
        </w:rPr>
        <w:t xml:space="preserve">UMC </w:t>
      </w:r>
      <w:proofErr w:type="spellStart"/>
      <w:r w:rsidRPr="00DB25C4">
        <w:rPr>
          <w:rFonts w:cstheme="minorHAnsi"/>
          <w:color w:val="000000" w:themeColor="text1"/>
        </w:rPr>
        <w:t>merupakan</w:t>
      </w:r>
      <w:proofErr w:type="spellEnd"/>
      <w:r w:rsidRPr="00DB25C4">
        <w:rPr>
          <w:rFonts w:cstheme="minorHAnsi"/>
          <w:color w:val="000000" w:themeColor="text1"/>
        </w:rPr>
        <w:t xml:space="preserve"> universitas yang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mendapat</w:t>
      </w:r>
      <w:proofErr w:type="spellEnd"/>
      <w:r w:rsidRPr="00DB25C4">
        <w:rPr>
          <w:rFonts w:cstheme="minorHAnsi"/>
          <w:color w:val="000000" w:themeColor="text1"/>
        </w:rPr>
        <w:t xml:space="preserve"> </w:t>
      </w:r>
      <w:proofErr w:type="spellStart"/>
      <w:r w:rsidRPr="00DB25C4">
        <w:rPr>
          <w:rFonts w:cstheme="minorHAnsi"/>
          <w:color w:val="000000" w:themeColor="text1"/>
        </w:rPr>
        <w:t>kepercayaan</w:t>
      </w:r>
      <w:proofErr w:type="spellEnd"/>
      <w:r w:rsidRPr="00DB25C4">
        <w:rPr>
          <w:rFonts w:cstheme="minorHAnsi"/>
          <w:color w:val="000000" w:themeColor="text1"/>
        </w:rPr>
        <w:t xml:space="preserve"> </w:t>
      </w:r>
      <w:proofErr w:type="spellStart"/>
      <w:r w:rsidRPr="00DB25C4">
        <w:rPr>
          <w:rFonts w:cstheme="minorHAnsi"/>
          <w:color w:val="000000" w:themeColor="text1"/>
        </w:rPr>
        <w:t>dari</w:t>
      </w:r>
      <w:proofErr w:type="spellEnd"/>
      <w:r w:rsidRPr="00DB25C4">
        <w:rPr>
          <w:rFonts w:cstheme="minorHAnsi"/>
          <w:color w:val="000000" w:themeColor="text1"/>
        </w:rPr>
        <w:t xml:space="preserve"> </w:t>
      </w:r>
      <w:proofErr w:type="spellStart"/>
      <w:r w:rsidRPr="00DB25C4">
        <w:rPr>
          <w:rFonts w:cstheme="minorHAnsi"/>
          <w:color w:val="000000" w:themeColor="text1"/>
        </w:rPr>
        <w:t>pihak</w:t>
      </w:r>
      <w:proofErr w:type="spellEnd"/>
      <w:r w:rsidRPr="00DB25C4">
        <w:rPr>
          <w:rFonts w:cstheme="minorHAnsi"/>
          <w:color w:val="000000" w:themeColor="text1"/>
        </w:rPr>
        <w:t xml:space="preserve"> </w:t>
      </w:r>
      <w:proofErr w:type="spellStart"/>
      <w:r w:rsidRPr="00DB25C4">
        <w:rPr>
          <w:rFonts w:cstheme="minorHAnsi"/>
          <w:color w:val="000000" w:themeColor="text1"/>
        </w:rPr>
        <w:t>eksternal</w:t>
      </w:r>
      <w:proofErr w:type="spellEnd"/>
      <w:r w:rsidRPr="00DB25C4">
        <w:rPr>
          <w:rFonts w:cstheme="minorHAnsi"/>
          <w:color w:val="000000" w:themeColor="text1"/>
        </w:rPr>
        <w:t xml:space="preserve">.  Di </w:t>
      </w:r>
      <w:proofErr w:type="spellStart"/>
      <w:r w:rsidRPr="00DB25C4">
        <w:rPr>
          <w:rFonts w:cstheme="minorHAnsi"/>
          <w:color w:val="000000" w:themeColor="text1"/>
        </w:rPr>
        <w:t>Tahun</w:t>
      </w:r>
      <w:proofErr w:type="spellEnd"/>
      <w:r w:rsidRPr="00DB25C4">
        <w:rPr>
          <w:rFonts w:cstheme="minorHAnsi"/>
          <w:color w:val="000000" w:themeColor="text1"/>
        </w:rPr>
        <w:t xml:space="preserve"> 2021, </w:t>
      </w:r>
      <w:r w:rsidRPr="00DB25C4">
        <w:rPr>
          <w:rFonts w:cstheme="minorHAnsi"/>
          <w:b/>
          <w:bCs/>
          <w:color w:val="000000" w:themeColor="text1"/>
        </w:rPr>
        <w:t xml:space="preserve">Universitas Ma Chung juga </w:t>
      </w:r>
      <w:proofErr w:type="spellStart"/>
      <w:r w:rsidRPr="00DB25C4">
        <w:rPr>
          <w:rFonts w:cstheme="minorHAnsi"/>
          <w:b/>
          <w:bCs/>
          <w:color w:val="000000" w:themeColor="text1"/>
        </w:rPr>
        <w:t>mendapatkan</w:t>
      </w:r>
      <w:proofErr w:type="spellEnd"/>
      <w:r w:rsidRPr="00DB25C4">
        <w:rPr>
          <w:rFonts w:eastAsiaTheme="minorEastAsia" w:cstheme="minorHAnsi"/>
          <w:color w:val="000000" w:themeColor="text1"/>
        </w:rPr>
        <w:t xml:space="preserve"> </w:t>
      </w:r>
      <w:proofErr w:type="spellStart"/>
      <w:r w:rsidRPr="00DB25C4">
        <w:rPr>
          <w:rFonts w:eastAsiaTheme="minorEastAsia" w:cstheme="minorHAnsi"/>
          <w:b/>
          <w:bCs/>
          <w:color w:val="000000" w:themeColor="text1"/>
        </w:rPr>
        <w:t>Akreditasi</w:t>
      </w:r>
      <w:proofErr w:type="spellEnd"/>
      <w:r w:rsidRPr="00DB25C4">
        <w:rPr>
          <w:rFonts w:eastAsiaTheme="minorEastAsia" w:cstheme="minorHAnsi"/>
          <w:b/>
          <w:bCs/>
          <w:color w:val="000000" w:themeColor="text1"/>
        </w:rPr>
        <w:t xml:space="preserve"> B </w:t>
      </w:r>
      <w:proofErr w:type="spellStart"/>
      <w:r w:rsidRPr="00DB25C4">
        <w:rPr>
          <w:rFonts w:eastAsiaTheme="minorEastAsia" w:cstheme="minorHAnsi"/>
          <w:b/>
          <w:bCs/>
          <w:color w:val="000000" w:themeColor="text1"/>
        </w:rPr>
        <w:t>dari</w:t>
      </w:r>
      <w:proofErr w:type="spellEnd"/>
      <w:r w:rsidRPr="00DB25C4">
        <w:rPr>
          <w:rFonts w:eastAsiaTheme="minorEastAsia" w:cstheme="minorHAnsi"/>
          <w:b/>
          <w:bCs/>
          <w:color w:val="000000" w:themeColor="text1"/>
        </w:rPr>
        <w:t xml:space="preserve"> BAN-PT</w:t>
      </w:r>
      <w:r w:rsidRPr="00DB25C4">
        <w:rPr>
          <w:rFonts w:eastAsiaTheme="minorEastAsia" w:cstheme="minorHAnsi"/>
          <w:color w:val="000000" w:themeColor="text1"/>
        </w:rPr>
        <w:t xml:space="preserve"> </w:t>
      </w:r>
      <w:proofErr w:type="spellStart"/>
      <w:r w:rsidRPr="00DB25C4">
        <w:rPr>
          <w:rFonts w:eastAsiaTheme="minorEastAsia" w:cstheme="minorHAnsi"/>
          <w:color w:val="000000" w:themeColor="text1"/>
        </w:rPr>
        <w:t>dengan</w:t>
      </w:r>
      <w:proofErr w:type="spellEnd"/>
      <w:r w:rsidRPr="00DB25C4">
        <w:rPr>
          <w:rFonts w:eastAsiaTheme="minorEastAsia" w:cstheme="minorHAnsi"/>
          <w:color w:val="000000" w:themeColor="text1"/>
        </w:rPr>
        <w:t xml:space="preserve"> </w:t>
      </w:r>
      <w:proofErr w:type="spellStart"/>
      <w:r w:rsidRPr="00DB25C4">
        <w:rPr>
          <w:rFonts w:eastAsiaTheme="minorEastAsia" w:cstheme="minorHAnsi"/>
          <w:color w:val="000000" w:themeColor="text1"/>
        </w:rPr>
        <w:t>nomor</w:t>
      </w:r>
      <w:proofErr w:type="spellEnd"/>
      <w:r w:rsidRPr="00DB25C4">
        <w:rPr>
          <w:rFonts w:eastAsiaTheme="minorEastAsia" w:cstheme="minorHAnsi"/>
          <w:color w:val="000000" w:themeColor="text1"/>
        </w:rPr>
        <w:t xml:space="preserve"> BAN PT </w:t>
      </w:r>
      <w:proofErr w:type="spellStart"/>
      <w:r w:rsidRPr="00DB25C4">
        <w:rPr>
          <w:rFonts w:eastAsiaTheme="minorEastAsia" w:cstheme="minorHAnsi"/>
          <w:color w:val="000000" w:themeColor="text1"/>
        </w:rPr>
        <w:t>Nomor</w:t>
      </w:r>
      <w:proofErr w:type="spellEnd"/>
      <w:r w:rsidRPr="00DB25C4">
        <w:rPr>
          <w:rFonts w:eastAsiaTheme="minorEastAsia" w:cstheme="minorHAnsi"/>
          <w:color w:val="000000" w:themeColor="text1"/>
        </w:rPr>
        <w:t xml:space="preserve"> 1105/SK/BAN-PT/Ak-PPJ/PT/XII/2021</w:t>
      </w:r>
      <w:r w:rsidR="00EE2EA9" w:rsidRPr="00DB25C4">
        <w:rPr>
          <w:rFonts w:eastAsiaTheme="minorEastAsia" w:cstheme="minorHAnsi"/>
          <w:color w:val="000000" w:themeColor="text1"/>
        </w:rPr>
        <w:t xml:space="preserve"> </w:t>
      </w:r>
      <w:proofErr w:type="spellStart"/>
      <w:r w:rsidR="00EE2EA9" w:rsidRPr="00DB25C4">
        <w:rPr>
          <w:rFonts w:eastAsiaTheme="minorEastAsia" w:cstheme="minorHAnsi"/>
          <w:color w:val="000000" w:themeColor="text1"/>
        </w:rPr>
        <w:t>dengan</w:t>
      </w:r>
      <w:proofErr w:type="spellEnd"/>
      <w:r w:rsidR="00EE2EA9" w:rsidRPr="00DB25C4">
        <w:rPr>
          <w:rFonts w:eastAsiaTheme="minorEastAsia" w:cstheme="minorHAnsi"/>
          <w:color w:val="000000" w:themeColor="text1"/>
        </w:rPr>
        <w:t xml:space="preserve"> </w:t>
      </w:r>
      <w:proofErr w:type="spellStart"/>
      <w:r w:rsidR="00EE2EA9" w:rsidRPr="00DB25C4">
        <w:rPr>
          <w:rFonts w:eastAsiaTheme="minorEastAsia" w:cstheme="minorHAnsi"/>
          <w:color w:val="000000" w:themeColor="text1"/>
        </w:rPr>
        <w:t>peringkat</w:t>
      </w:r>
      <w:proofErr w:type="spellEnd"/>
      <w:r w:rsidR="00EE2EA9" w:rsidRPr="00DB25C4">
        <w:rPr>
          <w:rFonts w:eastAsiaTheme="minorEastAsia" w:cstheme="minorHAnsi"/>
          <w:color w:val="000000" w:themeColor="text1"/>
        </w:rPr>
        <w:t xml:space="preserve"> </w:t>
      </w:r>
      <w:proofErr w:type="spellStart"/>
      <w:r w:rsidR="00EE2EA9" w:rsidRPr="00DB25C4">
        <w:rPr>
          <w:rFonts w:eastAsiaTheme="minorEastAsia" w:cstheme="minorHAnsi"/>
          <w:color w:val="000000" w:themeColor="text1"/>
        </w:rPr>
        <w:t>Akreditasi</w:t>
      </w:r>
      <w:proofErr w:type="spellEnd"/>
      <w:r w:rsidR="00EE2EA9" w:rsidRPr="00DB25C4">
        <w:rPr>
          <w:rFonts w:eastAsiaTheme="minorEastAsia" w:cstheme="minorHAnsi"/>
          <w:color w:val="000000" w:themeColor="text1"/>
        </w:rPr>
        <w:t xml:space="preserve"> B.</w:t>
      </w:r>
    </w:p>
    <w:p w14:paraId="02559543" w14:textId="77777777" w:rsidR="00EE2EA9" w:rsidRPr="00DB25C4" w:rsidRDefault="00EE2EA9" w:rsidP="00687314">
      <w:pPr>
        <w:autoSpaceDE w:val="0"/>
        <w:autoSpaceDN w:val="0"/>
        <w:adjustRightInd w:val="0"/>
        <w:spacing w:after="0" w:line="240" w:lineRule="auto"/>
        <w:jc w:val="center"/>
        <w:rPr>
          <w:rFonts w:cstheme="minorHAnsi"/>
          <w:lang w:val="id-ID"/>
        </w:rPr>
      </w:pPr>
    </w:p>
    <w:p w14:paraId="284BCD22" w14:textId="77777777" w:rsidR="00EE2EA9" w:rsidRPr="00DB25C4" w:rsidRDefault="00EE2EA9" w:rsidP="00687314">
      <w:pPr>
        <w:autoSpaceDE w:val="0"/>
        <w:autoSpaceDN w:val="0"/>
        <w:adjustRightInd w:val="0"/>
        <w:spacing w:after="0" w:line="240" w:lineRule="auto"/>
        <w:jc w:val="center"/>
        <w:rPr>
          <w:rFonts w:cstheme="minorHAnsi"/>
          <w:b/>
          <w:bCs/>
          <w:color w:val="000000"/>
        </w:rPr>
      </w:pPr>
      <w:r w:rsidRPr="00DB25C4">
        <w:rPr>
          <w:rFonts w:cstheme="minorHAnsi"/>
          <w:b/>
          <w:bCs/>
          <w:color w:val="000000"/>
        </w:rPr>
        <w:t>BAGIAN B</w:t>
      </w:r>
    </w:p>
    <w:p w14:paraId="7F09681E" w14:textId="77777777" w:rsidR="00EE2EA9" w:rsidRPr="00DB25C4" w:rsidRDefault="00EE2EA9" w:rsidP="00687314">
      <w:pPr>
        <w:autoSpaceDE w:val="0"/>
        <w:autoSpaceDN w:val="0"/>
        <w:adjustRightInd w:val="0"/>
        <w:spacing w:after="0" w:line="240" w:lineRule="auto"/>
        <w:jc w:val="center"/>
        <w:rPr>
          <w:rFonts w:cstheme="minorHAnsi"/>
        </w:rPr>
      </w:pPr>
      <w:r w:rsidRPr="00DB25C4">
        <w:rPr>
          <w:rFonts w:cstheme="minorHAnsi"/>
          <w:b/>
          <w:bCs/>
          <w:color w:val="000000"/>
        </w:rPr>
        <w:t>KRITERIA</w:t>
      </w:r>
    </w:p>
    <w:p w14:paraId="26EC44C8" w14:textId="77777777" w:rsidR="00EE2EA9" w:rsidRPr="00DB25C4" w:rsidRDefault="00EE2EA9" w:rsidP="00687314">
      <w:pPr>
        <w:autoSpaceDE w:val="0"/>
        <w:autoSpaceDN w:val="0"/>
        <w:adjustRightInd w:val="0"/>
        <w:spacing w:after="0" w:line="240" w:lineRule="auto"/>
        <w:rPr>
          <w:rFonts w:cstheme="minorHAnsi"/>
        </w:rPr>
      </w:pPr>
      <w:r w:rsidRPr="00DB25C4">
        <w:rPr>
          <w:rFonts w:cstheme="minorHAnsi"/>
          <w:b/>
          <w:bCs/>
          <w:color w:val="000000"/>
        </w:rPr>
        <w:t xml:space="preserve"> </w:t>
      </w:r>
    </w:p>
    <w:p w14:paraId="51176620" w14:textId="77777777" w:rsidR="00EE2EA9" w:rsidRPr="00DB25C4" w:rsidRDefault="00EE2EA9" w:rsidP="00687314">
      <w:pPr>
        <w:autoSpaceDE w:val="0"/>
        <w:autoSpaceDN w:val="0"/>
        <w:adjustRightInd w:val="0"/>
        <w:spacing w:after="0" w:line="240" w:lineRule="auto"/>
        <w:rPr>
          <w:rFonts w:cstheme="minorHAnsi"/>
          <w:b/>
          <w:bCs/>
          <w:color w:val="000000"/>
        </w:rPr>
      </w:pPr>
      <w:r w:rsidRPr="00DB25C4">
        <w:rPr>
          <w:rFonts w:cstheme="minorHAnsi"/>
          <w:b/>
          <w:bCs/>
          <w:color w:val="000000"/>
        </w:rPr>
        <w:t>KRITERIA 1.  VISI, MISI, TUJUAN, DAN STRATEGI (VMTS)</w:t>
      </w:r>
    </w:p>
    <w:p w14:paraId="71B5CF45" w14:textId="77777777" w:rsidR="00EE2EA9" w:rsidRPr="00DB25C4" w:rsidRDefault="00EE2EA9" w:rsidP="00687314">
      <w:pPr>
        <w:autoSpaceDE w:val="0"/>
        <w:autoSpaceDN w:val="0"/>
        <w:adjustRightInd w:val="0"/>
        <w:spacing w:after="0" w:line="240" w:lineRule="auto"/>
        <w:rPr>
          <w:rFonts w:cstheme="minorHAnsi"/>
          <w:color w:val="000000"/>
          <w:lang w:val="en-ID"/>
        </w:rPr>
      </w:pPr>
    </w:p>
    <w:p w14:paraId="66DD87A5" w14:textId="77777777" w:rsidR="00EE2EA9" w:rsidRPr="00DB25C4" w:rsidRDefault="00EE2EA9" w:rsidP="00687314">
      <w:pPr>
        <w:autoSpaceDE w:val="0"/>
        <w:autoSpaceDN w:val="0"/>
        <w:adjustRightInd w:val="0"/>
        <w:spacing w:after="0" w:line="240" w:lineRule="auto"/>
        <w:rPr>
          <w:rFonts w:cstheme="minorHAnsi"/>
          <w:b/>
          <w:bCs/>
          <w:color w:val="000000"/>
        </w:rPr>
      </w:pPr>
      <w:r w:rsidRPr="00DB25C4">
        <w:rPr>
          <w:rFonts w:cstheme="minorHAnsi"/>
          <w:b/>
          <w:bCs/>
          <w:color w:val="000000"/>
        </w:rPr>
        <w:t xml:space="preserve">1.1 </w:t>
      </w:r>
      <w:proofErr w:type="spellStart"/>
      <w:r w:rsidRPr="00DB25C4">
        <w:rPr>
          <w:rFonts w:cstheme="minorHAnsi"/>
          <w:b/>
          <w:bCs/>
          <w:color w:val="000000"/>
        </w:rPr>
        <w:t>Kebijakan</w:t>
      </w:r>
      <w:proofErr w:type="spellEnd"/>
      <w:r w:rsidRPr="00DB25C4">
        <w:rPr>
          <w:rFonts w:cstheme="minorHAnsi"/>
          <w:b/>
          <w:bCs/>
          <w:color w:val="000000"/>
        </w:rPr>
        <w:t xml:space="preserve"> </w:t>
      </w:r>
    </w:p>
    <w:p w14:paraId="5BA9AF43" w14:textId="77777777" w:rsidR="00EE2EA9" w:rsidRPr="00DB25C4" w:rsidRDefault="00EE2EA9" w:rsidP="00687314">
      <w:pPr>
        <w:autoSpaceDE w:val="0"/>
        <w:autoSpaceDN w:val="0"/>
        <w:adjustRightInd w:val="0"/>
        <w:spacing w:after="0" w:line="240" w:lineRule="auto"/>
        <w:rPr>
          <w:rFonts w:cstheme="minorHAnsi"/>
          <w:color w:val="000000"/>
        </w:rPr>
      </w:pPr>
      <w:commentRangeStart w:id="15"/>
      <w:commentRangeStart w:id="16"/>
      <w:commentRangeStart w:id="17"/>
      <w:proofErr w:type="spellStart"/>
      <w:r w:rsidRPr="00DB25C4">
        <w:rPr>
          <w:rFonts w:cstheme="minorHAnsi"/>
          <w:color w:val="000000" w:themeColor="text1"/>
        </w:rPr>
        <w:t>Kebijakan</w:t>
      </w:r>
      <w:proofErr w:type="spellEnd"/>
      <w:r w:rsidRPr="00DB25C4">
        <w:rPr>
          <w:rFonts w:cstheme="minorHAnsi"/>
          <w:color w:val="000000" w:themeColor="text1"/>
        </w:rPr>
        <w:t xml:space="preserve">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penyusunan</w:t>
      </w:r>
      <w:proofErr w:type="spellEnd"/>
      <w:r w:rsidRPr="00DB25C4">
        <w:rPr>
          <w:rFonts w:cstheme="minorHAnsi"/>
          <w:color w:val="000000" w:themeColor="text1"/>
        </w:rPr>
        <w:t xml:space="preserve">, </w:t>
      </w:r>
      <w:proofErr w:type="spellStart"/>
      <w:r w:rsidRPr="00DB25C4">
        <w:rPr>
          <w:rFonts w:cstheme="minorHAnsi"/>
          <w:color w:val="000000" w:themeColor="text1"/>
        </w:rPr>
        <w:t>sosialisasi</w:t>
      </w:r>
      <w:proofErr w:type="spellEnd"/>
      <w:r w:rsidRPr="00DB25C4">
        <w:rPr>
          <w:rFonts w:cstheme="minorHAnsi"/>
          <w:color w:val="000000" w:themeColor="text1"/>
        </w:rPr>
        <w:t xml:space="preserve">, </w:t>
      </w:r>
      <w:proofErr w:type="spellStart"/>
      <w:r w:rsidRPr="00DB25C4">
        <w:rPr>
          <w:rFonts w:cstheme="minorHAnsi"/>
          <w:color w:val="000000" w:themeColor="text1"/>
        </w:rPr>
        <w:t>implementasi</w:t>
      </w:r>
      <w:proofErr w:type="spellEnd"/>
      <w:r w:rsidRPr="00DB25C4">
        <w:rPr>
          <w:rFonts w:cstheme="minorHAnsi"/>
          <w:color w:val="000000" w:themeColor="text1"/>
        </w:rPr>
        <w:t xml:space="preserve">, dan </w:t>
      </w: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visi</w:t>
      </w:r>
      <w:proofErr w:type="spellEnd"/>
      <w:r w:rsidRPr="00DB25C4">
        <w:rPr>
          <w:rFonts w:cstheme="minorHAnsi"/>
          <w:color w:val="000000" w:themeColor="text1"/>
        </w:rPr>
        <w:t xml:space="preserve"> </w:t>
      </w:r>
      <w:proofErr w:type="spellStart"/>
      <w:r w:rsidRPr="00DB25C4">
        <w:rPr>
          <w:rFonts w:cstheme="minorHAnsi"/>
          <w:color w:val="000000" w:themeColor="text1"/>
        </w:rPr>
        <w:t>keilmuan</w:t>
      </w:r>
      <w:proofErr w:type="spellEnd"/>
      <w:r w:rsidRPr="00DB25C4">
        <w:rPr>
          <w:rFonts w:cstheme="minorHAnsi"/>
          <w:color w:val="000000" w:themeColor="text1"/>
        </w:rPr>
        <w:t xml:space="preserve"> dan </w:t>
      </w:r>
      <w:proofErr w:type="spellStart"/>
      <w:r w:rsidRPr="00DB25C4">
        <w:rPr>
          <w:rFonts w:cstheme="minorHAnsi"/>
          <w:color w:val="000000" w:themeColor="text1"/>
        </w:rPr>
        <w:t>tujuan</w:t>
      </w:r>
      <w:proofErr w:type="spellEnd"/>
      <w:r w:rsidRPr="00DB25C4">
        <w:rPr>
          <w:rFonts w:cstheme="minorHAnsi"/>
          <w:color w:val="000000" w:themeColor="text1"/>
        </w:rPr>
        <w:t xml:space="preserve"> PS.</w:t>
      </w:r>
    </w:p>
    <w:p w14:paraId="17B593E1"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Kebijakan</w:t>
      </w:r>
      <w:proofErr w:type="spellEnd"/>
      <w:r w:rsidRPr="00DB25C4">
        <w:rPr>
          <w:rFonts w:cstheme="minorHAnsi"/>
          <w:color w:val="000000"/>
        </w:rPr>
        <w:t xml:space="preserve"> yang </w:t>
      </w:r>
      <w:proofErr w:type="spellStart"/>
      <w:r w:rsidRPr="00DB25C4">
        <w:rPr>
          <w:rFonts w:cstheme="minorHAnsi"/>
          <w:color w:val="000000"/>
        </w:rPr>
        <w:t>berkaitan</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keilmuan</w:t>
      </w:r>
      <w:proofErr w:type="spellEnd"/>
      <w:r w:rsidRPr="00DB25C4">
        <w:rPr>
          <w:rFonts w:cstheme="minorHAnsi"/>
          <w:color w:val="000000"/>
        </w:rPr>
        <w:t xml:space="preserve"> dan </w:t>
      </w:r>
      <w:proofErr w:type="spellStart"/>
      <w:r w:rsidRPr="00DB25C4">
        <w:rPr>
          <w:rFonts w:cstheme="minorHAnsi"/>
          <w:color w:val="000000"/>
        </w:rPr>
        <w:t>tujuan</w:t>
      </w:r>
      <w:proofErr w:type="spellEnd"/>
      <w:r w:rsidRPr="00DB25C4">
        <w:rPr>
          <w:rFonts w:cstheme="minorHAnsi"/>
          <w:color w:val="000000"/>
        </w:rPr>
        <w:t xml:space="preserve"> program </w:t>
      </w:r>
      <w:proofErr w:type="spellStart"/>
      <w:r w:rsidRPr="00DB25C4">
        <w:rPr>
          <w:rFonts w:cstheme="minorHAnsi"/>
          <w:color w:val="000000"/>
        </w:rPr>
        <w:t>studi</w:t>
      </w:r>
      <w:proofErr w:type="spellEnd"/>
      <w:r w:rsidRPr="00DB25C4">
        <w:rPr>
          <w:rFonts w:cstheme="minorHAnsi"/>
          <w:color w:val="000000"/>
        </w:rPr>
        <w:t xml:space="preserve"> yang </w:t>
      </w:r>
      <w:proofErr w:type="spellStart"/>
      <w:r w:rsidRPr="00DB25C4">
        <w:rPr>
          <w:rFonts w:cstheme="minorHAnsi"/>
          <w:color w:val="000000"/>
        </w:rPr>
        <w:t>mengacu</w:t>
      </w:r>
      <w:proofErr w:type="spellEnd"/>
      <w:r w:rsidRPr="00DB25C4">
        <w:rPr>
          <w:rFonts w:cstheme="minorHAnsi"/>
          <w:color w:val="000000"/>
        </w:rPr>
        <w:t xml:space="preserve"> pada:</w:t>
      </w:r>
    </w:p>
    <w:p w14:paraId="2BF6DFDA" w14:textId="77777777" w:rsidR="00EE2EA9" w:rsidRPr="00DB25C4" w:rsidRDefault="00EE2EA9" w:rsidP="009F6099">
      <w:pPr>
        <w:pStyle w:val="ListParagraph"/>
        <w:numPr>
          <w:ilvl w:val="0"/>
          <w:numId w:val="17"/>
        </w:numPr>
        <w:autoSpaceDE w:val="0"/>
        <w:autoSpaceDN w:val="0"/>
        <w:adjustRightInd w:val="0"/>
        <w:spacing w:after="0" w:line="240" w:lineRule="auto"/>
        <w:rPr>
          <w:rFonts w:cstheme="minorHAnsi"/>
          <w:color w:val="000000"/>
        </w:rPr>
      </w:pPr>
      <w:proofErr w:type="spellStart"/>
      <w:r w:rsidRPr="00DB25C4">
        <w:rPr>
          <w:rFonts w:cstheme="minorHAnsi"/>
          <w:bCs/>
          <w:color w:val="000000"/>
        </w:rPr>
        <w:t>Peraturan</w:t>
      </w:r>
      <w:proofErr w:type="spellEnd"/>
      <w:r w:rsidRPr="00DB25C4">
        <w:rPr>
          <w:rFonts w:cstheme="minorHAnsi"/>
          <w:bCs/>
          <w:color w:val="000000"/>
        </w:rPr>
        <w:t xml:space="preserve"> Badan </w:t>
      </w:r>
      <w:proofErr w:type="spellStart"/>
      <w:r w:rsidRPr="00DB25C4">
        <w:rPr>
          <w:rFonts w:cstheme="minorHAnsi"/>
          <w:bCs/>
          <w:color w:val="000000"/>
        </w:rPr>
        <w:t>Akreditasi</w:t>
      </w:r>
      <w:proofErr w:type="spellEnd"/>
      <w:r w:rsidRPr="00DB25C4">
        <w:rPr>
          <w:rFonts w:cstheme="minorHAnsi"/>
          <w:bCs/>
          <w:color w:val="000000"/>
        </w:rPr>
        <w:t xml:space="preserve"> Nasional </w:t>
      </w:r>
      <w:proofErr w:type="spellStart"/>
      <w:r w:rsidRPr="00DB25C4">
        <w:rPr>
          <w:rFonts w:cstheme="minorHAnsi"/>
          <w:bCs/>
          <w:color w:val="000000"/>
        </w:rPr>
        <w:t>Perguruan</w:t>
      </w:r>
      <w:proofErr w:type="spellEnd"/>
      <w:r w:rsidRPr="00DB25C4">
        <w:rPr>
          <w:rFonts w:cstheme="minorHAnsi"/>
          <w:bCs/>
          <w:color w:val="000000"/>
        </w:rPr>
        <w:t xml:space="preserve"> Tinggi No 5 </w:t>
      </w:r>
      <w:proofErr w:type="spellStart"/>
      <w:r w:rsidRPr="00DB25C4">
        <w:rPr>
          <w:rFonts w:cstheme="minorHAnsi"/>
          <w:bCs/>
          <w:color w:val="000000"/>
        </w:rPr>
        <w:t>Tahun</w:t>
      </w:r>
      <w:proofErr w:type="spellEnd"/>
      <w:r w:rsidRPr="00DB25C4">
        <w:rPr>
          <w:rFonts w:cstheme="minorHAnsi"/>
          <w:bCs/>
          <w:color w:val="000000"/>
        </w:rPr>
        <w:t xml:space="preserve"> 2019 </w:t>
      </w:r>
      <w:proofErr w:type="spellStart"/>
      <w:r w:rsidRPr="00DB25C4">
        <w:rPr>
          <w:rFonts w:cstheme="minorHAnsi"/>
          <w:color w:val="000000"/>
        </w:rPr>
        <w:t>tentang</w:t>
      </w:r>
      <w:proofErr w:type="spellEnd"/>
      <w:r w:rsidRPr="00DB25C4">
        <w:rPr>
          <w:rFonts w:cstheme="minorHAnsi"/>
          <w:color w:val="000000"/>
        </w:rPr>
        <w:t xml:space="preserve"> </w:t>
      </w:r>
      <w:proofErr w:type="spellStart"/>
      <w:r w:rsidRPr="00DB25C4">
        <w:rPr>
          <w:rFonts w:cstheme="minorHAnsi"/>
          <w:color w:val="000000"/>
        </w:rPr>
        <w:t>Instrumen</w:t>
      </w:r>
      <w:proofErr w:type="spellEnd"/>
      <w:r w:rsidRPr="00DB25C4">
        <w:rPr>
          <w:rFonts w:cstheme="minorHAnsi"/>
          <w:color w:val="000000"/>
        </w:rPr>
        <w:t xml:space="preserve"> </w:t>
      </w:r>
      <w:proofErr w:type="spellStart"/>
      <w:r w:rsidRPr="00DB25C4">
        <w:rPr>
          <w:rFonts w:cstheme="minorHAnsi"/>
          <w:color w:val="000000"/>
        </w:rPr>
        <w:t>Akreditasi</w:t>
      </w:r>
      <w:proofErr w:type="spellEnd"/>
      <w:r w:rsidRPr="00DB25C4">
        <w:rPr>
          <w:rFonts w:cstheme="minorHAnsi"/>
          <w:color w:val="000000"/>
        </w:rPr>
        <w:t xml:space="preserve"> Program </w:t>
      </w:r>
      <w:proofErr w:type="spellStart"/>
      <w:r w:rsidRPr="00DB25C4">
        <w:rPr>
          <w:rFonts w:cstheme="minorHAnsi"/>
          <w:color w:val="000000"/>
        </w:rPr>
        <w:t>Studi</w:t>
      </w:r>
      <w:proofErr w:type="spellEnd"/>
      <w:r w:rsidRPr="00DB25C4">
        <w:rPr>
          <w:rFonts w:cstheme="minorHAnsi"/>
          <w:color w:val="000000"/>
        </w:rPr>
        <w:t>.</w:t>
      </w:r>
    </w:p>
    <w:p w14:paraId="38F6821E" w14:textId="77777777" w:rsidR="00EE2EA9" w:rsidRPr="00DB25C4" w:rsidRDefault="00EE2EA9" w:rsidP="009F6099">
      <w:pPr>
        <w:pStyle w:val="ListParagraph"/>
        <w:numPr>
          <w:ilvl w:val="0"/>
          <w:numId w:val="17"/>
        </w:numPr>
        <w:autoSpaceDE w:val="0"/>
        <w:autoSpaceDN w:val="0"/>
        <w:adjustRightInd w:val="0"/>
        <w:spacing w:after="0" w:line="240" w:lineRule="auto"/>
        <w:rPr>
          <w:rFonts w:cstheme="minorHAnsi"/>
          <w:color w:val="000000"/>
        </w:rPr>
      </w:pPr>
      <w:proofErr w:type="spellStart"/>
      <w:r w:rsidRPr="00DB25C4">
        <w:rPr>
          <w:rFonts w:cstheme="minorHAnsi"/>
          <w:color w:val="000000" w:themeColor="text1"/>
        </w:rPr>
        <w:t>Statuta</w:t>
      </w:r>
      <w:proofErr w:type="spellEnd"/>
      <w:r w:rsidRPr="00DB25C4">
        <w:rPr>
          <w:rFonts w:cstheme="minorHAnsi"/>
          <w:color w:val="000000" w:themeColor="text1"/>
        </w:rPr>
        <w:t xml:space="preserve"> Universitas Ma Chung </w:t>
      </w:r>
      <w:proofErr w:type="spellStart"/>
      <w:r w:rsidRPr="00DB25C4">
        <w:rPr>
          <w:rFonts w:cstheme="minorHAnsi"/>
          <w:color w:val="000000" w:themeColor="text1"/>
        </w:rPr>
        <w:t>tahun</w:t>
      </w:r>
      <w:proofErr w:type="spellEnd"/>
      <w:r w:rsidRPr="00DB25C4">
        <w:rPr>
          <w:rFonts w:cstheme="minorHAnsi"/>
          <w:color w:val="000000" w:themeColor="text1"/>
        </w:rPr>
        <w:t xml:space="preserve"> 2019</w:t>
      </w:r>
    </w:p>
    <w:p w14:paraId="63EA7D28" w14:textId="77777777" w:rsidR="00EE2EA9" w:rsidRPr="00DB25C4" w:rsidRDefault="00EE2EA9" w:rsidP="009F6099">
      <w:pPr>
        <w:pStyle w:val="ListParagraph"/>
        <w:numPr>
          <w:ilvl w:val="0"/>
          <w:numId w:val="17"/>
        </w:numPr>
        <w:autoSpaceDE w:val="0"/>
        <w:autoSpaceDN w:val="0"/>
        <w:adjustRightInd w:val="0"/>
        <w:spacing w:after="0" w:line="240" w:lineRule="auto"/>
        <w:rPr>
          <w:rFonts w:cstheme="minorHAnsi"/>
          <w:color w:val="000000"/>
        </w:rPr>
      </w:pPr>
      <w:r w:rsidRPr="00DB25C4">
        <w:rPr>
          <w:rFonts w:cstheme="minorHAnsi"/>
          <w:color w:val="000000" w:themeColor="text1"/>
          <w:highlight w:val="yellow"/>
        </w:rPr>
        <w:t xml:space="preserve">SK </w:t>
      </w:r>
      <w:proofErr w:type="spellStart"/>
      <w:r w:rsidRPr="00DB25C4">
        <w:rPr>
          <w:rFonts w:cstheme="minorHAnsi"/>
          <w:color w:val="000000" w:themeColor="text1"/>
          <w:highlight w:val="yellow"/>
        </w:rPr>
        <w:t>Dekan</w:t>
      </w:r>
      <w:proofErr w:type="spellEnd"/>
      <w:r w:rsidRPr="00DB25C4">
        <w:rPr>
          <w:rFonts w:cstheme="minorHAnsi"/>
          <w:color w:val="000000" w:themeColor="text1"/>
          <w:highlight w:val="yellow"/>
        </w:rPr>
        <w:t xml:space="preserve"> FBS No </w:t>
      </w:r>
      <w:r w:rsidRPr="00DB25C4">
        <w:rPr>
          <w:rFonts w:eastAsia="Calibri" w:cstheme="minorHAnsi"/>
        </w:rPr>
        <w:t xml:space="preserve">0159A/MACHUNG/FBS/SK-DEK/XII/2019 </w:t>
      </w:r>
      <w:proofErr w:type="spellStart"/>
      <w:r w:rsidRPr="00DB25C4">
        <w:rPr>
          <w:rFonts w:eastAsia="Calibri" w:cstheme="minorHAnsi"/>
        </w:rPr>
        <w:t>tentang</w:t>
      </w:r>
      <w:proofErr w:type="spellEnd"/>
      <w:r w:rsidRPr="00DB25C4">
        <w:rPr>
          <w:rFonts w:eastAsia="Calibri" w:cstheme="minorHAnsi"/>
        </w:rPr>
        <w:t xml:space="preserve"> Panduan </w:t>
      </w:r>
      <w:proofErr w:type="spellStart"/>
      <w:r w:rsidRPr="00DB25C4">
        <w:rPr>
          <w:rFonts w:eastAsia="Calibri" w:cstheme="minorHAnsi"/>
        </w:rPr>
        <w:t>Penyusunan</w:t>
      </w:r>
      <w:proofErr w:type="spellEnd"/>
      <w:r w:rsidRPr="00DB25C4">
        <w:rPr>
          <w:rFonts w:eastAsia="Calibri" w:cstheme="minorHAnsi"/>
        </w:rPr>
        <w:t xml:space="preserve">, </w:t>
      </w:r>
      <w:proofErr w:type="spellStart"/>
      <w:r w:rsidRPr="00DB25C4">
        <w:rPr>
          <w:rFonts w:eastAsia="Calibri" w:cstheme="minorHAnsi"/>
        </w:rPr>
        <w:t>Sosialisasi</w:t>
      </w:r>
      <w:proofErr w:type="spellEnd"/>
      <w:r w:rsidRPr="00DB25C4">
        <w:rPr>
          <w:rFonts w:eastAsia="Calibri" w:cstheme="minorHAnsi"/>
        </w:rPr>
        <w:t xml:space="preserve">, </w:t>
      </w:r>
      <w:proofErr w:type="spellStart"/>
      <w:r w:rsidRPr="00DB25C4">
        <w:rPr>
          <w:rFonts w:eastAsia="Calibri" w:cstheme="minorHAnsi"/>
        </w:rPr>
        <w:t>Implementasi</w:t>
      </w:r>
      <w:proofErr w:type="spellEnd"/>
      <w:r w:rsidRPr="00DB25C4">
        <w:rPr>
          <w:rFonts w:eastAsia="Calibri" w:cstheme="minorHAnsi"/>
        </w:rPr>
        <w:t xml:space="preserve"> dan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Visi</w:t>
      </w:r>
      <w:proofErr w:type="spellEnd"/>
      <w:r w:rsidRPr="00DB25C4">
        <w:rPr>
          <w:rFonts w:eastAsia="Calibri" w:cstheme="minorHAnsi"/>
        </w:rPr>
        <w:t xml:space="preserve">, </w:t>
      </w:r>
      <w:proofErr w:type="spellStart"/>
      <w:r w:rsidRPr="00DB25C4">
        <w:rPr>
          <w:rFonts w:eastAsia="Calibri" w:cstheme="minorHAnsi"/>
        </w:rPr>
        <w:t>Misi</w:t>
      </w:r>
      <w:proofErr w:type="spellEnd"/>
      <w:r w:rsidRPr="00DB25C4">
        <w:rPr>
          <w:rFonts w:eastAsia="Calibri" w:cstheme="minorHAnsi"/>
        </w:rPr>
        <w:t xml:space="preserve">, </w:t>
      </w:r>
      <w:proofErr w:type="spellStart"/>
      <w:r w:rsidRPr="00DB25C4">
        <w:rPr>
          <w:rFonts w:eastAsia="Calibri" w:cstheme="minorHAnsi"/>
        </w:rPr>
        <w:t>Tujuan</w:t>
      </w:r>
      <w:proofErr w:type="spellEnd"/>
      <w:r w:rsidRPr="00DB25C4">
        <w:rPr>
          <w:rFonts w:eastAsia="Calibri" w:cstheme="minorHAnsi"/>
        </w:rPr>
        <w:t xml:space="preserve"> dan Strategi </w:t>
      </w:r>
      <w:proofErr w:type="spellStart"/>
      <w:r w:rsidRPr="00DB25C4">
        <w:rPr>
          <w:rFonts w:eastAsia="Calibri" w:cstheme="minorHAnsi"/>
        </w:rPr>
        <w:t>Fakultas</w:t>
      </w:r>
      <w:proofErr w:type="spellEnd"/>
      <w:r w:rsidRPr="00DB25C4">
        <w:rPr>
          <w:rFonts w:eastAsia="Calibri" w:cstheme="minorHAnsi"/>
        </w:rPr>
        <w:t xml:space="preserve"> Bahasa dan Seni Universitas Ma Chung </w:t>
      </w:r>
    </w:p>
    <w:p w14:paraId="35D05394" w14:textId="77777777" w:rsidR="00EE2EA9" w:rsidRPr="00DB25C4" w:rsidRDefault="00EE2EA9" w:rsidP="009F6099">
      <w:pPr>
        <w:pStyle w:val="ListParagraph"/>
        <w:numPr>
          <w:ilvl w:val="0"/>
          <w:numId w:val="17"/>
        </w:numPr>
        <w:autoSpaceDE w:val="0"/>
        <w:autoSpaceDN w:val="0"/>
        <w:adjustRightInd w:val="0"/>
        <w:spacing w:after="0" w:line="240" w:lineRule="auto"/>
        <w:rPr>
          <w:rFonts w:cstheme="minorHAnsi"/>
          <w:color w:val="000000"/>
        </w:rPr>
      </w:pPr>
      <w:r w:rsidRPr="00DB25C4">
        <w:rPr>
          <w:rFonts w:cstheme="minorHAnsi"/>
          <w:color w:val="000000" w:themeColor="text1"/>
        </w:rPr>
        <w:t xml:space="preserve">SK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standar</w:t>
      </w:r>
      <w:proofErr w:type="spellEnd"/>
      <w:r w:rsidRPr="00DB25C4">
        <w:rPr>
          <w:rFonts w:cstheme="minorHAnsi"/>
          <w:color w:val="000000" w:themeColor="text1"/>
        </w:rPr>
        <w:t xml:space="preserve"> </w:t>
      </w:r>
      <w:proofErr w:type="spellStart"/>
      <w:r w:rsidRPr="00DB25C4">
        <w:rPr>
          <w:rFonts w:cstheme="minorHAnsi"/>
          <w:color w:val="000000" w:themeColor="text1"/>
        </w:rPr>
        <w:t>mutu</w:t>
      </w:r>
      <w:proofErr w:type="spellEnd"/>
      <w:r w:rsidRPr="00DB25C4">
        <w:rPr>
          <w:rFonts w:cstheme="minorHAnsi"/>
          <w:color w:val="000000" w:themeColor="text1"/>
        </w:rPr>
        <w:t xml:space="preserve"> </w:t>
      </w:r>
      <w:proofErr w:type="spellStart"/>
      <w:r w:rsidRPr="00DB25C4">
        <w:rPr>
          <w:rFonts w:cstheme="minorHAnsi"/>
          <w:color w:val="000000" w:themeColor="text1"/>
        </w:rPr>
        <w:t>terkait</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dan </w:t>
      </w:r>
      <w:proofErr w:type="spellStart"/>
      <w:r w:rsidRPr="00DB25C4">
        <w:rPr>
          <w:rFonts w:cstheme="minorHAnsi"/>
          <w:color w:val="000000" w:themeColor="text1"/>
        </w:rPr>
        <w:t>evaluasi</w:t>
      </w:r>
      <w:proofErr w:type="spellEnd"/>
      <w:r w:rsidRPr="00DB25C4">
        <w:rPr>
          <w:rFonts w:cstheme="minorHAnsi"/>
          <w:color w:val="000000" w:themeColor="text1"/>
        </w:rPr>
        <w:t xml:space="preserve"> VMTS</w:t>
      </w:r>
    </w:p>
    <w:p w14:paraId="14232BC3" w14:textId="77777777" w:rsidR="00EE2EA9" w:rsidRPr="00DB25C4" w:rsidRDefault="00EE2EA9" w:rsidP="009F6099">
      <w:pPr>
        <w:pStyle w:val="ListParagraph"/>
        <w:numPr>
          <w:ilvl w:val="0"/>
          <w:numId w:val="17"/>
        </w:numPr>
        <w:autoSpaceDE w:val="0"/>
        <w:autoSpaceDN w:val="0"/>
        <w:adjustRightInd w:val="0"/>
        <w:spacing w:after="0" w:line="240" w:lineRule="auto"/>
        <w:rPr>
          <w:rFonts w:cstheme="minorHAnsi"/>
        </w:rPr>
      </w:pPr>
      <w:r w:rsidRPr="00DB25C4">
        <w:rPr>
          <w:rFonts w:cstheme="minorHAnsi"/>
          <w:color w:val="000000" w:themeColor="text1"/>
        </w:rPr>
        <w:t xml:space="preserve">SK </w:t>
      </w:r>
      <w:proofErr w:type="spellStart"/>
      <w:r w:rsidRPr="00DB25C4">
        <w:rPr>
          <w:rFonts w:cstheme="minorHAnsi"/>
          <w:color w:val="000000" w:themeColor="text1"/>
        </w:rPr>
        <w:t>Dekan</w:t>
      </w:r>
      <w:proofErr w:type="spellEnd"/>
      <w:r w:rsidRPr="00DB25C4">
        <w:rPr>
          <w:rFonts w:cstheme="minorHAnsi"/>
          <w:color w:val="000000" w:themeColor="text1"/>
        </w:rPr>
        <w:t xml:space="preserve"> </w:t>
      </w:r>
      <w:proofErr w:type="spellStart"/>
      <w:r w:rsidRPr="00DB25C4">
        <w:rPr>
          <w:rFonts w:cstheme="minorHAnsi"/>
          <w:color w:val="000000" w:themeColor="text1"/>
        </w:rPr>
        <w:t>Fakultas</w:t>
      </w:r>
      <w:proofErr w:type="spellEnd"/>
      <w:r w:rsidRPr="00DB25C4">
        <w:rPr>
          <w:rFonts w:cstheme="minorHAnsi"/>
          <w:color w:val="000000" w:themeColor="text1"/>
        </w:rPr>
        <w:t xml:space="preserve"> Bahasa dan Seni 0019/MACHUNG/</w:t>
      </w:r>
      <w:r w:rsidRPr="00DB25C4">
        <w:rPr>
          <w:rFonts w:cstheme="minorHAnsi"/>
        </w:rPr>
        <w:t xml:space="preserve">FBS/SK-DEK/XI/2022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pengangkatan</w:t>
      </w:r>
      <w:proofErr w:type="spellEnd"/>
      <w:r w:rsidRPr="00DB25C4">
        <w:rPr>
          <w:rFonts w:cstheme="minorHAnsi"/>
        </w:rPr>
        <w:t xml:space="preserve"> </w:t>
      </w:r>
      <w:proofErr w:type="spellStart"/>
      <w:r w:rsidRPr="00DB25C4">
        <w:rPr>
          <w:rFonts w:cstheme="minorHAnsi"/>
        </w:rPr>
        <w:t>satgas</w:t>
      </w:r>
      <w:proofErr w:type="spellEnd"/>
      <w:r w:rsidRPr="00DB25C4">
        <w:rPr>
          <w:rFonts w:cstheme="minorHAnsi"/>
        </w:rPr>
        <w:t xml:space="preserve"> </w:t>
      </w:r>
      <w:proofErr w:type="spellStart"/>
      <w:r w:rsidRPr="00DB25C4">
        <w:rPr>
          <w:rFonts w:cstheme="minorHAnsi"/>
        </w:rPr>
        <w:t>perumus</w:t>
      </w:r>
      <w:proofErr w:type="spellEnd"/>
      <w:r w:rsidRPr="00DB25C4">
        <w:rPr>
          <w:rFonts w:cstheme="minorHAnsi"/>
        </w:rPr>
        <w:t xml:space="preserve"> </w:t>
      </w:r>
      <w:proofErr w:type="spellStart"/>
      <w:r w:rsidRPr="00DB25C4">
        <w:rPr>
          <w:rFonts w:cstheme="minorHAnsi"/>
        </w:rPr>
        <w:t>visi</w:t>
      </w:r>
      <w:proofErr w:type="spellEnd"/>
      <w:r w:rsidRPr="00DB25C4">
        <w:rPr>
          <w:rFonts w:cstheme="minorHAnsi"/>
        </w:rPr>
        <w:t xml:space="preserve">, </w:t>
      </w:r>
      <w:proofErr w:type="spellStart"/>
      <w:r w:rsidRPr="00DB25C4">
        <w:rPr>
          <w:rFonts w:cstheme="minorHAnsi"/>
        </w:rPr>
        <w:t>misi</w:t>
      </w:r>
      <w:proofErr w:type="spellEnd"/>
      <w:r w:rsidRPr="00DB25C4">
        <w:rPr>
          <w:rFonts w:cstheme="minorHAnsi"/>
        </w:rPr>
        <w:t xml:space="preserve">, </w:t>
      </w:r>
      <w:proofErr w:type="spellStart"/>
      <w:r w:rsidRPr="00DB25C4">
        <w:rPr>
          <w:rFonts w:cstheme="minorHAnsi"/>
        </w:rPr>
        <w:t>tujuan</w:t>
      </w:r>
      <w:proofErr w:type="spellEnd"/>
      <w:r w:rsidRPr="00DB25C4">
        <w:rPr>
          <w:rFonts w:cstheme="minorHAnsi"/>
        </w:rPr>
        <w:t xml:space="preserve"> dan strategi dan </w:t>
      </w:r>
      <w:proofErr w:type="spellStart"/>
      <w:r w:rsidRPr="00DB25C4">
        <w:rPr>
          <w:rFonts w:cstheme="minorHAnsi"/>
        </w:rPr>
        <w:t>revisi</w:t>
      </w:r>
      <w:proofErr w:type="spellEnd"/>
      <w:r w:rsidRPr="00DB25C4">
        <w:rPr>
          <w:rFonts w:cstheme="minorHAnsi"/>
        </w:rPr>
        <w:t xml:space="preserve"> </w:t>
      </w:r>
      <w:proofErr w:type="spellStart"/>
      <w:r w:rsidRPr="00DB25C4">
        <w:rPr>
          <w:rFonts w:cstheme="minorHAnsi"/>
        </w:rPr>
        <w:t>kurikulum</w:t>
      </w:r>
      <w:proofErr w:type="spellEnd"/>
      <w:r w:rsidRPr="00DB25C4">
        <w:rPr>
          <w:rFonts w:cstheme="minorHAnsi"/>
        </w:rPr>
        <w:t xml:space="preserve"> Prodi Pendidikan Bahasa Mandarin </w:t>
      </w:r>
      <w:proofErr w:type="spellStart"/>
      <w:r w:rsidRPr="00DB25C4">
        <w:rPr>
          <w:rFonts w:cstheme="minorHAnsi"/>
        </w:rPr>
        <w:t>Fakultas</w:t>
      </w:r>
      <w:proofErr w:type="spellEnd"/>
      <w:r w:rsidRPr="00DB25C4">
        <w:rPr>
          <w:rFonts w:cstheme="minorHAnsi"/>
        </w:rPr>
        <w:t xml:space="preserve"> </w:t>
      </w:r>
      <w:proofErr w:type="spellStart"/>
      <w:r w:rsidRPr="00DB25C4">
        <w:rPr>
          <w:rFonts w:cstheme="minorHAnsi"/>
        </w:rPr>
        <w:t>Bahada</w:t>
      </w:r>
      <w:proofErr w:type="spellEnd"/>
      <w:r w:rsidRPr="00DB25C4">
        <w:rPr>
          <w:rFonts w:cstheme="minorHAnsi"/>
        </w:rPr>
        <w:t xml:space="preserve"> dan Seni, Universitas Ma Chung</w:t>
      </w:r>
      <w:commentRangeEnd w:id="15"/>
      <w:r w:rsidRPr="00DB25C4">
        <w:rPr>
          <w:rStyle w:val="CommentReference"/>
          <w:rFonts w:cstheme="minorHAnsi"/>
          <w:sz w:val="22"/>
          <w:szCs w:val="22"/>
        </w:rPr>
        <w:commentReference w:id="15"/>
      </w:r>
      <w:commentRangeEnd w:id="16"/>
      <w:r w:rsidRPr="00DB25C4">
        <w:rPr>
          <w:rStyle w:val="CommentReference"/>
          <w:rFonts w:cstheme="minorHAnsi"/>
          <w:sz w:val="22"/>
          <w:szCs w:val="22"/>
        </w:rPr>
        <w:commentReference w:id="16"/>
      </w:r>
      <w:commentRangeEnd w:id="17"/>
      <w:r w:rsidRPr="00DB25C4">
        <w:rPr>
          <w:rStyle w:val="CommentReference"/>
          <w:rFonts w:cstheme="minorHAnsi"/>
          <w:sz w:val="22"/>
          <w:szCs w:val="22"/>
        </w:rPr>
        <w:commentReference w:id="17"/>
      </w:r>
    </w:p>
    <w:p w14:paraId="245286E6" w14:textId="77777777" w:rsidR="00EE2EA9" w:rsidRPr="00DB25C4" w:rsidRDefault="00EE2EA9" w:rsidP="009F6099">
      <w:pPr>
        <w:pStyle w:val="ListParagraph"/>
        <w:numPr>
          <w:ilvl w:val="0"/>
          <w:numId w:val="17"/>
        </w:numPr>
        <w:spacing w:after="0" w:line="240" w:lineRule="auto"/>
        <w:rPr>
          <w:rFonts w:cstheme="minorHAnsi"/>
          <w:color w:val="000000" w:themeColor="text1"/>
        </w:rPr>
      </w:pPr>
      <w:r w:rsidRPr="00DB25C4">
        <w:rPr>
          <w:rFonts w:cstheme="minorHAnsi"/>
          <w:color w:val="000000" w:themeColor="text1"/>
        </w:rPr>
        <w:t xml:space="preserve">SK </w:t>
      </w:r>
      <w:proofErr w:type="spellStart"/>
      <w:r w:rsidRPr="00DB25C4">
        <w:rPr>
          <w:rFonts w:cstheme="minorHAnsi"/>
          <w:color w:val="000000" w:themeColor="text1"/>
        </w:rPr>
        <w:t>Dekan</w:t>
      </w:r>
      <w:proofErr w:type="spellEnd"/>
      <w:r w:rsidRPr="00DB25C4">
        <w:rPr>
          <w:rFonts w:cstheme="minorHAnsi"/>
          <w:color w:val="000000" w:themeColor="text1"/>
        </w:rPr>
        <w:t xml:space="preserve"> </w:t>
      </w:r>
      <w:proofErr w:type="spellStart"/>
      <w:r w:rsidRPr="00DB25C4">
        <w:rPr>
          <w:rFonts w:cstheme="minorHAnsi"/>
          <w:color w:val="000000" w:themeColor="text1"/>
        </w:rPr>
        <w:t>Nomor</w:t>
      </w:r>
      <w:proofErr w:type="spellEnd"/>
      <w:r w:rsidRPr="00DB25C4">
        <w:rPr>
          <w:rFonts w:cstheme="minorHAnsi"/>
          <w:color w:val="000000" w:themeColor="text1"/>
        </w:rPr>
        <w:t xml:space="preserve"> </w:t>
      </w:r>
      <w:r w:rsidRPr="00DB25C4">
        <w:rPr>
          <w:rFonts w:eastAsia="Calibri" w:cstheme="minorHAnsi"/>
        </w:rPr>
        <w:t xml:space="preserve">0177/MACHUNG/FBS/SK-DEK/XI/2020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Rencana</w:t>
      </w:r>
      <w:proofErr w:type="spellEnd"/>
      <w:r w:rsidRPr="00DB25C4">
        <w:rPr>
          <w:rFonts w:cstheme="minorHAnsi"/>
          <w:color w:val="000000" w:themeColor="text1"/>
        </w:rPr>
        <w:t xml:space="preserve"> </w:t>
      </w:r>
      <w:proofErr w:type="spellStart"/>
      <w:r w:rsidRPr="00DB25C4">
        <w:rPr>
          <w:rFonts w:cstheme="minorHAnsi"/>
          <w:color w:val="000000" w:themeColor="text1"/>
        </w:rPr>
        <w:t>Strategis</w:t>
      </w:r>
      <w:proofErr w:type="spellEnd"/>
      <w:r w:rsidRPr="00DB25C4">
        <w:rPr>
          <w:rFonts w:cstheme="minorHAnsi"/>
          <w:color w:val="000000" w:themeColor="text1"/>
        </w:rPr>
        <w:t xml:space="preserve"> (</w:t>
      </w:r>
      <w:proofErr w:type="spellStart"/>
      <w:r w:rsidRPr="00DB25C4">
        <w:rPr>
          <w:rFonts w:cstheme="minorHAnsi"/>
          <w:color w:val="000000" w:themeColor="text1"/>
        </w:rPr>
        <w:t>Renstra</w:t>
      </w:r>
      <w:proofErr w:type="spellEnd"/>
      <w:r w:rsidRPr="00DB25C4">
        <w:rPr>
          <w:rFonts w:cstheme="minorHAnsi"/>
          <w:color w:val="000000" w:themeColor="text1"/>
        </w:rPr>
        <w:t xml:space="preserve">) FBS </w:t>
      </w:r>
      <w:proofErr w:type="spellStart"/>
      <w:r w:rsidRPr="00DB25C4">
        <w:rPr>
          <w:rFonts w:cstheme="minorHAnsi"/>
          <w:color w:val="000000" w:themeColor="text1"/>
        </w:rPr>
        <w:t>Tahun</w:t>
      </w:r>
      <w:proofErr w:type="spellEnd"/>
      <w:r w:rsidRPr="00DB25C4">
        <w:rPr>
          <w:rFonts w:cstheme="minorHAnsi"/>
          <w:color w:val="000000" w:themeColor="text1"/>
        </w:rPr>
        <w:t xml:space="preserve"> 2021-2025</w:t>
      </w:r>
    </w:p>
    <w:p w14:paraId="0D0DDBBB" w14:textId="77777777" w:rsidR="00EE2EA9" w:rsidRPr="00DB25C4" w:rsidRDefault="00EE2EA9" w:rsidP="009F6099">
      <w:pPr>
        <w:pStyle w:val="ListParagraph"/>
        <w:numPr>
          <w:ilvl w:val="0"/>
          <w:numId w:val="17"/>
        </w:numPr>
        <w:spacing w:after="0" w:line="240" w:lineRule="auto"/>
        <w:rPr>
          <w:rFonts w:cstheme="minorHAnsi"/>
          <w:color w:val="000000" w:themeColor="text1"/>
        </w:rPr>
      </w:pPr>
      <w:r w:rsidRPr="00DB25C4">
        <w:rPr>
          <w:rFonts w:cstheme="minorHAnsi"/>
          <w:color w:val="000000" w:themeColor="text1"/>
        </w:rPr>
        <w:t xml:space="preserve">SK </w:t>
      </w:r>
      <w:proofErr w:type="spellStart"/>
      <w:r w:rsidRPr="00DB25C4">
        <w:rPr>
          <w:rFonts w:cstheme="minorHAnsi"/>
          <w:color w:val="000000" w:themeColor="text1"/>
        </w:rPr>
        <w:t>Dekan</w:t>
      </w:r>
      <w:proofErr w:type="spellEnd"/>
      <w:r w:rsidRPr="00DB25C4">
        <w:rPr>
          <w:rFonts w:cstheme="minorHAnsi"/>
          <w:color w:val="000000" w:themeColor="text1"/>
        </w:rPr>
        <w:t xml:space="preserve"> </w:t>
      </w:r>
      <w:proofErr w:type="spellStart"/>
      <w:r w:rsidRPr="00DB25C4">
        <w:rPr>
          <w:rFonts w:cstheme="minorHAnsi"/>
          <w:color w:val="000000" w:themeColor="text1"/>
        </w:rPr>
        <w:t>Nomor</w:t>
      </w:r>
      <w:proofErr w:type="spellEnd"/>
      <w:r w:rsidRPr="00DB25C4">
        <w:rPr>
          <w:rFonts w:cstheme="minorHAnsi"/>
          <w:color w:val="000000" w:themeColor="text1"/>
        </w:rPr>
        <w:t xml:space="preserve"> </w:t>
      </w:r>
      <w:r w:rsidRPr="00DB25C4">
        <w:rPr>
          <w:rFonts w:eastAsia="Calibri" w:cstheme="minorHAnsi"/>
        </w:rPr>
        <w:t xml:space="preserve">0181/MACHUNG/FBS/SK-DEK/XII/2020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Rencana</w:t>
      </w:r>
      <w:proofErr w:type="spellEnd"/>
      <w:r w:rsidRPr="00DB25C4">
        <w:rPr>
          <w:rFonts w:cstheme="minorHAnsi"/>
          <w:color w:val="000000" w:themeColor="text1"/>
        </w:rPr>
        <w:t xml:space="preserve"> </w:t>
      </w:r>
      <w:proofErr w:type="spellStart"/>
      <w:r w:rsidRPr="00DB25C4">
        <w:rPr>
          <w:rFonts w:cstheme="minorHAnsi"/>
          <w:color w:val="000000" w:themeColor="text1"/>
        </w:rPr>
        <w:t>Strategis</w:t>
      </w:r>
      <w:proofErr w:type="spellEnd"/>
      <w:r w:rsidRPr="00DB25C4">
        <w:rPr>
          <w:rFonts w:cstheme="minorHAnsi"/>
          <w:color w:val="000000" w:themeColor="text1"/>
        </w:rPr>
        <w:t xml:space="preserve"> (</w:t>
      </w:r>
      <w:proofErr w:type="spellStart"/>
      <w:r w:rsidRPr="00DB25C4">
        <w:rPr>
          <w:rFonts w:cstheme="minorHAnsi"/>
          <w:color w:val="000000" w:themeColor="text1"/>
        </w:rPr>
        <w:t>Renstra</w:t>
      </w:r>
      <w:proofErr w:type="spellEnd"/>
      <w:r w:rsidRPr="00DB25C4">
        <w:rPr>
          <w:rFonts w:cstheme="minorHAnsi"/>
          <w:color w:val="000000" w:themeColor="text1"/>
        </w:rPr>
        <w:t xml:space="preserve">) Prodi Pendidikan Mandarin </w:t>
      </w:r>
      <w:proofErr w:type="spellStart"/>
      <w:r w:rsidRPr="00DB25C4">
        <w:rPr>
          <w:rFonts w:cstheme="minorHAnsi"/>
          <w:color w:val="000000" w:themeColor="text1"/>
        </w:rPr>
        <w:t>Tahun</w:t>
      </w:r>
      <w:proofErr w:type="spellEnd"/>
      <w:r w:rsidRPr="00DB25C4">
        <w:rPr>
          <w:rFonts w:cstheme="minorHAnsi"/>
          <w:color w:val="000000" w:themeColor="text1"/>
        </w:rPr>
        <w:t xml:space="preserve"> 2021-2025</w:t>
      </w:r>
    </w:p>
    <w:p w14:paraId="67B354EC" w14:textId="77777777" w:rsidR="00EE2EA9" w:rsidRPr="00DB25C4" w:rsidRDefault="00EE2EA9" w:rsidP="00687314">
      <w:pPr>
        <w:spacing w:after="0" w:line="240" w:lineRule="auto"/>
        <w:rPr>
          <w:rFonts w:cstheme="minorHAnsi"/>
          <w:color w:val="000000" w:themeColor="text1"/>
        </w:rPr>
      </w:pPr>
    </w:p>
    <w:p w14:paraId="65CDC038" w14:textId="77777777" w:rsidR="00EE2EA9" w:rsidRPr="00DB25C4" w:rsidRDefault="00EE2EA9" w:rsidP="00687314">
      <w:pPr>
        <w:autoSpaceDE w:val="0"/>
        <w:autoSpaceDN w:val="0"/>
        <w:adjustRightInd w:val="0"/>
        <w:spacing w:after="0" w:line="240" w:lineRule="auto"/>
        <w:rPr>
          <w:rFonts w:cstheme="minorHAnsi"/>
          <w:b/>
          <w:bCs/>
          <w:color w:val="000000"/>
        </w:rPr>
      </w:pPr>
      <w:r w:rsidRPr="00DB25C4">
        <w:rPr>
          <w:rFonts w:cstheme="minorHAnsi"/>
          <w:b/>
          <w:bCs/>
          <w:color w:val="000000"/>
        </w:rPr>
        <w:t xml:space="preserve">1.2 </w:t>
      </w:r>
      <w:proofErr w:type="spellStart"/>
      <w:r w:rsidRPr="00DB25C4">
        <w:rPr>
          <w:rFonts w:cstheme="minorHAnsi"/>
          <w:b/>
          <w:bCs/>
          <w:color w:val="000000"/>
        </w:rPr>
        <w:t>Pelaksanaan</w:t>
      </w:r>
      <w:proofErr w:type="spellEnd"/>
      <w:r w:rsidRPr="00DB25C4">
        <w:rPr>
          <w:rFonts w:cstheme="minorHAnsi"/>
          <w:b/>
          <w:bCs/>
          <w:color w:val="000000"/>
        </w:rPr>
        <w:t xml:space="preserve"> </w:t>
      </w:r>
    </w:p>
    <w:p w14:paraId="2154000F" w14:textId="77777777" w:rsidR="00EE2EA9" w:rsidRPr="00DB25C4" w:rsidRDefault="00EE2EA9" w:rsidP="00687314">
      <w:pPr>
        <w:autoSpaceDE w:val="0"/>
        <w:autoSpaceDN w:val="0"/>
        <w:adjustRightInd w:val="0"/>
        <w:spacing w:after="0" w:line="240" w:lineRule="auto"/>
        <w:rPr>
          <w:rFonts w:cstheme="minorHAnsi"/>
          <w:b/>
          <w:bCs/>
          <w:color w:val="000000"/>
        </w:rPr>
      </w:pPr>
      <w:r w:rsidRPr="00DB25C4">
        <w:rPr>
          <w:rFonts w:cstheme="minorHAnsi"/>
          <w:b/>
          <w:bCs/>
          <w:color w:val="000000"/>
        </w:rPr>
        <w:t xml:space="preserve">1.2.1 </w:t>
      </w:r>
      <w:proofErr w:type="spellStart"/>
      <w:r w:rsidRPr="00DB25C4">
        <w:rPr>
          <w:rFonts w:cstheme="minorHAnsi"/>
          <w:b/>
          <w:bCs/>
          <w:color w:val="000000"/>
        </w:rPr>
        <w:t>Mekanisme</w:t>
      </w:r>
      <w:proofErr w:type="spellEnd"/>
      <w:r w:rsidRPr="00DB25C4">
        <w:rPr>
          <w:rFonts w:cstheme="minorHAnsi"/>
          <w:b/>
          <w:bCs/>
          <w:color w:val="000000"/>
        </w:rPr>
        <w:t xml:space="preserve"> </w:t>
      </w:r>
      <w:proofErr w:type="spellStart"/>
      <w:r w:rsidRPr="00DB25C4">
        <w:rPr>
          <w:rFonts w:cstheme="minorHAnsi"/>
          <w:b/>
          <w:bCs/>
          <w:color w:val="000000"/>
        </w:rPr>
        <w:t>Penyusunan</w:t>
      </w:r>
      <w:proofErr w:type="spellEnd"/>
      <w:r w:rsidRPr="00DB25C4">
        <w:rPr>
          <w:rFonts w:cstheme="minorHAnsi"/>
          <w:b/>
          <w:bCs/>
          <w:color w:val="000000"/>
        </w:rPr>
        <w:t xml:space="preserve"> </w:t>
      </w:r>
      <w:proofErr w:type="spellStart"/>
      <w:r w:rsidRPr="00DB25C4">
        <w:rPr>
          <w:rFonts w:cstheme="minorHAnsi"/>
          <w:b/>
          <w:bCs/>
          <w:color w:val="000000"/>
        </w:rPr>
        <w:t>Visi</w:t>
      </w:r>
      <w:proofErr w:type="spellEnd"/>
      <w:r w:rsidRPr="00DB25C4">
        <w:rPr>
          <w:rFonts w:cstheme="minorHAnsi"/>
          <w:b/>
          <w:bCs/>
          <w:color w:val="000000"/>
        </w:rPr>
        <w:t xml:space="preserve"> </w:t>
      </w:r>
      <w:proofErr w:type="spellStart"/>
      <w:r w:rsidRPr="00DB25C4">
        <w:rPr>
          <w:rFonts w:cstheme="minorHAnsi"/>
          <w:b/>
          <w:bCs/>
          <w:color w:val="000000"/>
        </w:rPr>
        <w:t>Keilmuan</w:t>
      </w:r>
      <w:proofErr w:type="spellEnd"/>
      <w:r w:rsidRPr="00DB25C4">
        <w:rPr>
          <w:rFonts w:cstheme="minorHAnsi"/>
          <w:b/>
          <w:bCs/>
          <w:color w:val="000000"/>
        </w:rPr>
        <w:t xml:space="preserve"> dan </w:t>
      </w:r>
      <w:proofErr w:type="spellStart"/>
      <w:r w:rsidRPr="00DB25C4">
        <w:rPr>
          <w:rFonts w:cstheme="minorHAnsi"/>
          <w:b/>
          <w:bCs/>
          <w:color w:val="000000"/>
        </w:rPr>
        <w:t>Tujuan</w:t>
      </w:r>
      <w:proofErr w:type="spellEnd"/>
      <w:r w:rsidRPr="00DB25C4">
        <w:rPr>
          <w:rFonts w:cstheme="minorHAnsi"/>
          <w:b/>
          <w:bCs/>
          <w:color w:val="000000"/>
        </w:rPr>
        <w:t xml:space="preserve"> PS</w:t>
      </w:r>
    </w:p>
    <w:p w14:paraId="2E92FF84"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Mekanisme</w:t>
      </w:r>
      <w:proofErr w:type="spellEnd"/>
      <w:r w:rsidRPr="00DB25C4">
        <w:rPr>
          <w:rFonts w:cstheme="minorHAnsi"/>
          <w:color w:val="000000"/>
        </w:rPr>
        <w:t xml:space="preserve"> </w:t>
      </w:r>
      <w:proofErr w:type="spellStart"/>
      <w:r w:rsidRPr="00DB25C4">
        <w:rPr>
          <w:rFonts w:cstheme="minorHAnsi"/>
          <w:color w:val="000000"/>
        </w:rPr>
        <w:t>penyusunan</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keilmuan</w:t>
      </w:r>
      <w:proofErr w:type="spellEnd"/>
      <w:r w:rsidRPr="00DB25C4">
        <w:rPr>
          <w:rFonts w:cstheme="minorHAnsi"/>
          <w:color w:val="000000"/>
        </w:rPr>
        <w:t xml:space="preserve"> PS dan </w:t>
      </w:r>
      <w:proofErr w:type="spellStart"/>
      <w:r w:rsidRPr="00DB25C4">
        <w:rPr>
          <w:rFonts w:cstheme="minorHAnsi"/>
          <w:color w:val="000000"/>
        </w:rPr>
        <w:t>tujuan</w:t>
      </w:r>
      <w:proofErr w:type="spellEnd"/>
      <w:r w:rsidRPr="00DB25C4">
        <w:rPr>
          <w:rFonts w:cstheme="minorHAnsi"/>
          <w:color w:val="000000"/>
        </w:rPr>
        <w:t xml:space="preserve"> PS, yang </w:t>
      </w:r>
      <w:proofErr w:type="spellStart"/>
      <w:r w:rsidRPr="00DB25C4">
        <w:rPr>
          <w:rFonts w:cstheme="minorHAnsi"/>
          <w:color w:val="000000"/>
        </w:rPr>
        <w:t>melibatkan</w:t>
      </w:r>
      <w:proofErr w:type="spellEnd"/>
      <w:r w:rsidRPr="00DB25C4">
        <w:rPr>
          <w:rFonts w:cstheme="minorHAnsi"/>
          <w:color w:val="000000"/>
        </w:rPr>
        <w:t xml:space="preserve"> </w:t>
      </w:r>
      <w:proofErr w:type="spellStart"/>
      <w:r w:rsidRPr="00DB25C4">
        <w:rPr>
          <w:rFonts w:cstheme="minorHAnsi"/>
          <w:color w:val="000000"/>
        </w:rPr>
        <w:t>berbagai</w:t>
      </w:r>
      <w:proofErr w:type="spellEnd"/>
      <w:r w:rsidRPr="00DB25C4">
        <w:rPr>
          <w:rFonts w:cstheme="minorHAnsi"/>
          <w:color w:val="000000"/>
        </w:rPr>
        <w:t xml:space="preserve"> </w:t>
      </w:r>
      <w:proofErr w:type="spellStart"/>
      <w:r w:rsidRPr="00DB25C4">
        <w:rPr>
          <w:rFonts w:cstheme="minorHAnsi"/>
          <w:color w:val="000000"/>
        </w:rPr>
        <w:t>pihak</w:t>
      </w:r>
      <w:proofErr w:type="spellEnd"/>
      <w:r w:rsidRPr="00DB25C4">
        <w:rPr>
          <w:rFonts w:cstheme="minorHAnsi"/>
          <w:color w:val="000000"/>
        </w:rPr>
        <w:t xml:space="preserve">. </w:t>
      </w:r>
      <w:proofErr w:type="spellStart"/>
      <w:r w:rsidRPr="00DB25C4">
        <w:rPr>
          <w:rFonts w:cstheme="minorHAnsi"/>
          <w:color w:val="000000"/>
        </w:rPr>
        <w:t>Penyusunan</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keilmuan</w:t>
      </w:r>
      <w:proofErr w:type="spellEnd"/>
      <w:r w:rsidRPr="00DB25C4">
        <w:rPr>
          <w:rFonts w:cstheme="minorHAnsi"/>
          <w:color w:val="000000"/>
        </w:rPr>
        <w:t xml:space="preserve"> dan </w:t>
      </w:r>
      <w:proofErr w:type="spellStart"/>
      <w:r w:rsidRPr="00DB25C4">
        <w:rPr>
          <w:rFonts w:cstheme="minorHAnsi"/>
          <w:color w:val="000000"/>
        </w:rPr>
        <w:t>tujuan</w:t>
      </w:r>
      <w:proofErr w:type="spellEnd"/>
      <w:r w:rsidRPr="00DB25C4">
        <w:rPr>
          <w:rFonts w:cstheme="minorHAnsi"/>
          <w:color w:val="000000"/>
        </w:rPr>
        <w:t xml:space="preserve"> Program </w:t>
      </w:r>
      <w:proofErr w:type="spellStart"/>
      <w:r w:rsidRPr="00DB25C4">
        <w:rPr>
          <w:rFonts w:cstheme="minorHAnsi"/>
          <w:color w:val="000000"/>
        </w:rPr>
        <w:t>Studi</w:t>
      </w:r>
      <w:proofErr w:type="spellEnd"/>
      <w:r w:rsidRPr="00DB25C4">
        <w:rPr>
          <w:rFonts w:cstheme="minorHAnsi"/>
          <w:color w:val="000000"/>
        </w:rPr>
        <w:t xml:space="preserve"> Pendidikan Bahasa Mandarin </w:t>
      </w:r>
      <w:proofErr w:type="spellStart"/>
      <w:r w:rsidRPr="00DB25C4">
        <w:rPr>
          <w:rFonts w:cstheme="minorHAnsi"/>
          <w:color w:val="000000"/>
        </w:rPr>
        <w:t>Fakultas</w:t>
      </w:r>
      <w:proofErr w:type="spellEnd"/>
      <w:r w:rsidRPr="00DB25C4">
        <w:rPr>
          <w:rFonts w:cstheme="minorHAnsi"/>
          <w:color w:val="000000"/>
        </w:rPr>
        <w:t xml:space="preserve"> Bahasa dan Seni, Universitas Ma Chung </w:t>
      </w:r>
      <w:proofErr w:type="spellStart"/>
      <w:r w:rsidRPr="00DB25C4">
        <w:rPr>
          <w:rFonts w:cstheme="minorHAnsi"/>
          <w:color w:val="000000"/>
        </w:rPr>
        <w:t>mengacu</w:t>
      </w:r>
      <w:proofErr w:type="spellEnd"/>
      <w:r w:rsidRPr="00DB25C4">
        <w:rPr>
          <w:rFonts w:cstheme="minorHAnsi"/>
          <w:color w:val="000000"/>
        </w:rPr>
        <w:t xml:space="preserve"> pada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misi</w:t>
      </w:r>
      <w:proofErr w:type="spellEnd"/>
      <w:r w:rsidRPr="00DB25C4">
        <w:rPr>
          <w:rFonts w:cstheme="minorHAnsi"/>
          <w:color w:val="000000"/>
        </w:rPr>
        <w:t xml:space="preserve"> yang </w:t>
      </w:r>
      <w:proofErr w:type="spellStart"/>
      <w:r w:rsidRPr="00DB25C4">
        <w:rPr>
          <w:rFonts w:cstheme="minorHAnsi"/>
          <w:color w:val="000000"/>
        </w:rPr>
        <w:t>tercantum</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Renstra</w:t>
      </w:r>
      <w:proofErr w:type="spellEnd"/>
      <w:r w:rsidRPr="00DB25C4">
        <w:rPr>
          <w:rFonts w:cstheme="minorHAnsi"/>
          <w:color w:val="000000"/>
        </w:rPr>
        <w:t xml:space="preserve"> dan </w:t>
      </w:r>
      <w:proofErr w:type="spellStart"/>
      <w:r w:rsidRPr="00DB25C4">
        <w:rPr>
          <w:rFonts w:cstheme="minorHAnsi"/>
          <w:color w:val="000000"/>
        </w:rPr>
        <w:t>Statuta</w:t>
      </w:r>
      <w:proofErr w:type="spellEnd"/>
      <w:r w:rsidRPr="00DB25C4">
        <w:rPr>
          <w:rFonts w:cstheme="minorHAnsi"/>
          <w:color w:val="000000"/>
        </w:rPr>
        <w:t xml:space="preserve"> Universitas </w:t>
      </w:r>
      <w:proofErr w:type="spellStart"/>
      <w:r w:rsidRPr="00DB25C4">
        <w:rPr>
          <w:rFonts w:cstheme="minorHAnsi"/>
          <w:color w:val="000000"/>
        </w:rPr>
        <w:t>Universitas</w:t>
      </w:r>
      <w:proofErr w:type="spellEnd"/>
      <w:r w:rsidRPr="00DB25C4">
        <w:rPr>
          <w:rFonts w:cstheme="minorHAnsi"/>
          <w:color w:val="000000"/>
        </w:rPr>
        <w:t xml:space="preserve"> Ma Chung.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misi</w:t>
      </w:r>
      <w:proofErr w:type="spellEnd"/>
      <w:r w:rsidRPr="00DB25C4">
        <w:rPr>
          <w:rFonts w:cstheme="minorHAnsi"/>
          <w:color w:val="000000"/>
        </w:rPr>
        <w:t xml:space="preserve"> </w:t>
      </w:r>
      <w:proofErr w:type="spellStart"/>
      <w:r w:rsidRPr="00DB25C4">
        <w:rPr>
          <w:rFonts w:cstheme="minorHAnsi"/>
          <w:color w:val="000000"/>
        </w:rPr>
        <w:t>tujuan</w:t>
      </w:r>
      <w:proofErr w:type="spellEnd"/>
      <w:r w:rsidRPr="00DB25C4">
        <w:rPr>
          <w:rFonts w:cstheme="minorHAnsi"/>
          <w:color w:val="000000"/>
        </w:rPr>
        <w:t xml:space="preserve"> dan </w:t>
      </w:r>
      <w:proofErr w:type="spellStart"/>
      <w:r w:rsidRPr="00DB25C4">
        <w:rPr>
          <w:rFonts w:cstheme="minorHAnsi"/>
          <w:color w:val="000000"/>
        </w:rPr>
        <w:t>sasaran</w:t>
      </w:r>
      <w:proofErr w:type="spellEnd"/>
      <w:r w:rsidRPr="00DB25C4">
        <w:rPr>
          <w:rFonts w:cstheme="minorHAnsi"/>
          <w:color w:val="000000"/>
        </w:rPr>
        <w:t xml:space="preserve"> Universitas Ma Chung </w:t>
      </w:r>
      <w:proofErr w:type="spellStart"/>
      <w:r w:rsidRPr="00DB25C4">
        <w:rPr>
          <w:rFonts w:cstheme="minorHAnsi"/>
          <w:color w:val="000000"/>
        </w:rPr>
        <w:t>ditetapkan</w:t>
      </w:r>
      <w:proofErr w:type="spellEnd"/>
      <w:r w:rsidRPr="00DB25C4">
        <w:rPr>
          <w:rFonts w:cstheme="minorHAnsi"/>
          <w:color w:val="000000"/>
        </w:rPr>
        <w:t xml:space="preserve"> </w:t>
      </w:r>
      <w:proofErr w:type="spellStart"/>
      <w:r w:rsidRPr="00DB25C4">
        <w:rPr>
          <w:rFonts w:cstheme="minorHAnsi"/>
          <w:color w:val="000000"/>
        </w:rPr>
        <w:t>berdasarkan</w:t>
      </w:r>
      <w:proofErr w:type="spellEnd"/>
      <w:r w:rsidRPr="00DB25C4">
        <w:rPr>
          <w:rFonts w:cstheme="minorHAnsi"/>
          <w:color w:val="000000"/>
        </w:rPr>
        <w:t xml:space="preserve"> </w:t>
      </w:r>
      <w:proofErr w:type="spellStart"/>
      <w:r w:rsidRPr="00DB25C4">
        <w:rPr>
          <w:rFonts w:cstheme="minorHAnsi"/>
          <w:color w:val="000000"/>
        </w:rPr>
        <w:t>filosofi</w:t>
      </w:r>
      <w:proofErr w:type="spellEnd"/>
      <w:r w:rsidRPr="00DB25C4">
        <w:rPr>
          <w:rFonts w:cstheme="minorHAnsi"/>
          <w:color w:val="000000"/>
        </w:rPr>
        <w:t xml:space="preserve">; </w:t>
      </w:r>
      <w:proofErr w:type="spellStart"/>
      <w:r w:rsidRPr="00DB25C4">
        <w:rPr>
          <w:rFonts w:cstheme="minorHAnsi"/>
          <w:color w:val="000000"/>
        </w:rPr>
        <w:t>empat</w:t>
      </w:r>
      <w:proofErr w:type="spellEnd"/>
      <w:r w:rsidRPr="00DB25C4">
        <w:rPr>
          <w:rFonts w:cstheme="minorHAnsi"/>
          <w:color w:val="000000"/>
        </w:rPr>
        <w:t xml:space="preserve"> </w:t>
      </w:r>
      <w:proofErr w:type="spellStart"/>
      <w:r w:rsidRPr="00DB25C4">
        <w:rPr>
          <w:rFonts w:cstheme="minorHAnsi"/>
          <w:color w:val="000000"/>
        </w:rPr>
        <w:t>prinsip</w:t>
      </w:r>
      <w:proofErr w:type="spellEnd"/>
      <w:r w:rsidRPr="00DB25C4">
        <w:rPr>
          <w:rFonts w:cstheme="minorHAnsi"/>
          <w:color w:val="000000"/>
        </w:rPr>
        <w:t xml:space="preserve"> </w:t>
      </w:r>
      <w:proofErr w:type="spellStart"/>
      <w:r w:rsidRPr="00DB25C4">
        <w:rPr>
          <w:rFonts w:cstheme="minorHAnsi"/>
          <w:color w:val="000000"/>
        </w:rPr>
        <w:t>dasar</w:t>
      </w:r>
      <w:proofErr w:type="spellEnd"/>
      <w:r w:rsidRPr="00DB25C4">
        <w:rPr>
          <w:rFonts w:cstheme="minorHAnsi"/>
          <w:color w:val="000000"/>
        </w:rPr>
        <w:t xml:space="preserve"> </w:t>
      </w:r>
      <w:proofErr w:type="spellStart"/>
      <w:r w:rsidRPr="00DB25C4">
        <w:rPr>
          <w:rFonts w:cstheme="minorHAnsi"/>
          <w:color w:val="000000"/>
        </w:rPr>
        <w:t>pendidirian</w:t>
      </w:r>
      <w:proofErr w:type="spellEnd"/>
      <w:r w:rsidRPr="00DB25C4">
        <w:rPr>
          <w:rFonts w:cstheme="minorHAnsi"/>
          <w:color w:val="000000"/>
        </w:rPr>
        <w:t xml:space="preserve"> Universitas Ma Chung, dan 12 </w:t>
      </w:r>
      <w:proofErr w:type="spellStart"/>
      <w:r w:rsidRPr="00DB25C4">
        <w:rPr>
          <w:rFonts w:cstheme="minorHAnsi"/>
          <w:color w:val="000000"/>
        </w:rPr>
        <w:t>nilai</w:t>
      </w:r>
      <w:proofErr w:type="spellEnd"/>
      <w:r w:rsidRPr="00DB25C4">
        <w:rPr>
          <w:rFonts w:cstheme="minorHAnsi"/>
          <w:color w:val="000000"/>
        </w:rPr>
        <w:t xml:space="preserve"> Ma Chung. </w:t>
      </w:r>
      <w:proofErr w:type="spellStart"/>
      <w:r w:rsidRPr="00DB25C4">
        <w:rPr>
          <w:rFonts w:cstheme="minorHAnsi"/>
          <w:color w:val="000000"/>
        </w:rPr>
        <w:t>Filosofi</w:t>
      </w:r>
      <w:proofErr w:type="spellEnd"/>
      <w:r w:rsidRPr="00DB25C4">
        <w:rPr>
          <w:rFonts w:cstheme="minorHAnsi"/>
          <w:color w:val="000000"/>
        </w:rPr>
        <w:t xml:space="preserve"> Universitas Ma Chung </w:t>
      </w:r>
      <w:proofErr w:type="spellStart"/>
      <w:r w:rsidRPr="00DB25C4">
        <w:rPr>
          <w:rFonts w:cstheme="minorHAnsi"/>
          <w:color w:val="000000"/>
        </w:rPr>
        <w:t>berbunyi</w:t>
      </w:r>
      <w:proofErr w:type="spellEnd"/>
      <w:r w:rsidRPr="00DB25C4">
        <w:rPr>
          <w:rFonts w:cstheme="minorHAnsi"/>
          <w:color w:val="000000"/>
        </w:rPr>
        <w:t xml:space="preserve"> “</w:t>
      </w:r>
      <w:r w:rsidRPr="00DB25C4">
        <w:rPr>
          <w:rFonts w:cstheme="minorHAnsi"/>
          <w:i/>
          <w:iCs/>
          <w:color w:val="000000"/>
        </w:rPr>
        <w:t xml:space="preserve">Waktu </w:t>
      </w:r>
      <w:proofErr w:type="spellStart"/>
      <w:r w:rsidRPr="00DB25C4">
        <w:rPr>
          <w:rFonts w:cstheme="minorHAnsi"/>
          <w:i/>
          <w:iCs/>
          <w:color w:val="000000"/>
        </w:rPr>
        <w:t>minum</w:t>
      </w:r>
      <w:proofErr w:type="spellEnd"/>
      <w:r w:rsidRPr="00DB25C4">
        <w:rPr>
          <w:rFonts w:cstheme="minorHAnsi"/>
          <w:i/>
          <w:iCs/>
          <w:color w:val="000000"/>
        </w:rPr>
        <w:t xml:space="preserve"> air, </w:t>
      </w:r>
      <w:proofErr w:type="spellStart"/>
      <w:r w:rsidRPr="00DB25C4">
        <w:rPr>
          <w:rFonts w:cstheme="minorHAnsi"/>
          <w:i/>
          <w:iCs/>
          <w:color w:val="000000"/>
        </w:rPr>
        <w:t>jangan</w:t>
      </w:r>
      <w:proofErr w:type="spellEnd"/>
      <w:r w:rsidRPr="00DB25C4">
        <w:rPr>
          <w:rFonts w:cstheme="minorHAnsi"/>
          <w:i/>
          <w:iCs/>
          <w:color w:val="000000"/>
        </w:rPr>
        <w:t xml:space="preserve"> </w:t>
      </w:r>
      <w:proofErr w:type="spellStart"/>
      <w:r w:rsidRPr="00DB25C4">
        <w:rPr>
          <w:rFonts w:cstheme="minorHAnsi"/>
          <w:i/>
          <w:iCs/>
          <w:color w:val="000000"/>
        </w:rPr>
        <w:t>lupa</w:t>
      </w:r>
      <w:proofErr w:type="spellEnd"/>
      <w:r w:rsidRPr="00DB25C4">
        <w:rPr>
          <w:rFonts w:cstheme="minorHAnsi"/>
          <w:color w:val="000000"/>
        </w:rPr>
        <w:t xml:space="preserve"> </w:t>
      </w:r>
      <w:proofErr w:type="spellStart"/>
      <w:r w:rsidRPr="00DB25C4">
        <w:rPr>
          <w:rFonts w:cstheme="minorHAnsi"/>
          <w:i/>
          <w:iCs/>
          <w:color w:val="000000"/>
        </w:rPr>
        <w:t>sumbernya</w:t>
      </w:r>
      <w:proofErr w:type="spellEnd"/>
      <w:r w:rsidRPr="00DB25C4">
        <w:rPr>
          <w:rFonts w:cstheme="minorHAnsi"/>
          <w:i/>
          <w:iCs/>
          <w:color w:val="000000"/>
        </w:rPr>
        <w:t xml:space="preserve">; </w:t>
      </w:r>
      <w:proofErr w:type="spellStart"/>
      <w:r w:rsidRPr="00DB25C4">
        <w:rPr>
          <w:rFonts w:cstheme="minorHAnsi"/>
          <w:i/>
          <w:iCs/>
          <w:color w:val="000000"/>
        </w:rPr>
        <w:t>kalau</w:t>
      </w:r>
      <w:proofErr w:type="spellEnd"/>
      <w:r w:rsidRPr="00DB25C4">
        <w:rPr>
          <w:rFonts w:cstheme="minorHAnsi"/>
          <w:i/>
          <w:iCs/>
          <w:color w:val="000000"/>
        </w:rPr>
        <w:t xml:space="preserve"> </w:t>
      </w:r>
      <w:proofErr w:type="spellStart"/>
      <w:r w:rsidRPr="00DB25C4">
        <w:rPr>
          <w:rFonts w:cstheme="minorHAnsi"/>
          <w:i/>
          <w:iCs/>
          <w:color w:val="000000"/>
        </w:rPr>
        <w:t>sudah</w:t>
      </w:r>
      <w:proofErr w:type="spellEnd"/>
      <w:r w:rsidRPr="00DB25C4">
        <w:rPr>
          <w:rFonts w:cstheme="minorHAnsi"/>
          <w:i/>
          <w:iCs/>
          <w:color w:val="000000"/>
        </w:rPr>
        <w:t xml:space="preserve"> </w:t>
      </w:r>
      <w:proofErr w:type="spellStart"/>
      <w:r w:rsidRPr="00DB25C4">
        <w:rPr>
          <w:rFonts w:cstheme="minorHAnsi"/>
          <w:i/>
          <w:iCs/>
          <w:color w:val="000000"/>
        </w:rPr>
        <w:t>sukses</w:t>
      </w:r>
      <w:proofErr w:type="spellEnd"/>
      <w:r w:rsidRPr="00DB25C4">
        <w:rPr>
          <w:rFonts w:cstheme="minorHAnsi"/>
          <w:i/>
          <w:iCs/>
          <w:color w:val="000000"/>
        </w:rPr>
        <w:t xml:space="preserve"> </w:t>
      </w:r>
      <w:proofErr w:type="spellStart"/>
      <w:r w:rsidRPr="00DB25C4">
        <w:rPr>
          <w:rFonts w:cstheme="minorHAnsi"/>
          <w:i/>
          <w:iCs/>
          <w:color w:val="000000"/>
        </w:rPr>
        <w:t>sumbanglah</w:t>
      </w:r>
      <w:proofErr w:type="spellEnd"/>
      <w:r w:rsidRPr="00DB25C4">
        <w:rPr>
          <w:rFonts w:cstheme="minorHAnsi"/>
          <w:i/>
          <w:iCs/>
          <w:color w:val="000000"/>
        </w:rPr>
        <w:t xml:space="preserve"> </w:t>
      </w:r>
      <w:proofErr w:type="spellStart"/>
      <w:r w:rsidRPr="00DB25C4">
        <w:rPr>
          <w:rFonts w:cstheme="minorHAnsi"/>
          <w:i/>
          <w:iCs/>
          <w:color w:val="000000"/>
        </w:rPr>
        <w:t>kepada</w:t>
      </w:r>
      <w:proofErr w:type="spellEnd"/>
      <w:r w:rsidRPr="00DB25C4">
        <w:rPr>
          <w:rFonts w:cstheme="minorHAnsi"/>
          <w:i/>
          <w:iCs/>
          <w:color w:val="000000"/>
        </w:rPr>
        <w:t xml:space="preserve"> kampung </w:t>
      </w:r>
      <w:proofErr w:type="spellStart"/>
      <w:r w:rsidRPr="00DB25C4">
        <w:rPr>
          <w:rFonts w:cstheme="minorHAnsi"/>
          <w:i/>
          <w:iCs/>
          <w:color w:val="000000"/>
        </w:rPr>
        <w:t>halamanmu</w:t>
      </w:r>
      <w:proofErr w:type="spellEnd"/>
      <w:r w:rsidRPr="00DB25C4">
        <w:rPr>
          <w:rFonts w:cstheme="minorHAnsi"/>
          <w:i/>
          <w:iCs/>
          <w:color w:val="000000"/>
        </w:rPr>
        <w:t>.</w:t>
      </w:r>
      <w:r w:rsidRPr="00DB25C4">
        <w:rPr>
          <w:rFonts w:cstheme="minorHAnsi"/>
          <w:color w:val="000000"/>
        </w:rPr>
        <w:t xml:space="preserve">” Dari </w:t>
      </w:r>
      <w:proofErr w:type="spellStart"/>
      <w:r w:rsidRPr="00DB25C4">
        <w:rPr>
          <w:rFonts w:cstheme="minorHAnsi"/>
          <w:color w:val="000000"/>
        </w:rPr>
        <w:t>situlah</w:t>
      </w:r>
      <w:proofErr w:type="spellEnd"/>
      <w:r w:rsidRPr="00DB25C4">
        <w:rPr>
          <w:rFonts w:cstheme="minorHAnsi"/>
          <w:color w:val="000000"/>
        </w:rPr>
        <w:t xml:space="preserve"> </w:t>
      </w:r>
      <w:proofErr w:type="spellStart"/>
      <w:r w:rsidRPr="00DB25C4">
        <w:rPr>
          <w:rFonts w:cstheme="minorHAnsi"/>
          <w:color w:val="000000"/>
        </w:rPr>
        <w:t>muncul</w:t>
      </w:r>
      <w:proofErr w:type="spellEnd"/>
      <w:r w:rsidRPr="00DB25C4">
        <w:rPr>
          <w:rFonts w:cstheme="minorHAnsi"/>
          <w:color w:val="000000"/>
        </w:rPr>
        <w:t xml:space="preserve"> </w:t>
      </w:r>
      <w:proofErr w:type="spellStart"/>
      <w:r w:rsidRPr="00DB25C4">
        <w:rPr>
          <w:rFonts w:cstheme="minorHAnsi"/>
          <w:color w:val="000000"/>
        </w:rPr>
        <w:t>harapan</w:t>
      </w:r>
      <w:proofErr w:type="spellEnd"/>
      <w:r w:rsidRPr="00DB25C4">
        <w:rPr>
          <w:rFonts w:cstheme="minorHAnsi"/>
          <w:color w:val="000000"/>
        </w:rPr>
        <w:t xml:space="preserve"> </w:t>
      </w:r>
      <w:proofErr w:type="spellStart"/>
      <w:r w:rsidRPr="00DB25C4">
        <w:rPr>
          <w:rFonts w:cstheme="minorHAnsi"/>
          <w:color w:val="000000"/>
        </w:rPr>
        <w:t>utama</w:t>
      </w:r>
      <w:proofErr w:type="spellEnd"/>
      <w:r w:rsidRPr="00DB25C4">
        <w:rPr>
          <w:rFonts w:cstheme="minorHAnsi"/>
          <w:color w:val="000000"/>
        </w:rPr>
        <w:t xml:space="preserve"> dan </w:t>
      </w:r>
      <w:proofErr w:type="spellStart"/>
      <w:r w:rsidRPr="00DB25C4">
        <w:rPr>
          <w:rFonts w:cstheme="minorHAnsi"/>
          <w:color w:val="000000"/>
        </w:rPr>
        <w:t>mula-mula</w:t>
      </w:r>
      <w:proofErr w:type="spellEnd"/>
      <w:r w:rsidRPr="00DB25C4">
        <w:rPr>
          <w:rFonts w:cstheme="minorHAnsi"/>
          <w:color w:val="000000"/>
        </w:rPr>
        <w:t xml:space="preserve"> </w:t>
      </w:r>
      <w:proofErr w:type="spellStart"/>
      <w:r w:rsidRPr="00DB25C4">
        <w:rPr>
          <w:rFonts w:cstheme="minorHAnsi"/>
          <w:color w:val="000000"/>
        </w:rPr>
        <w:t>dari</w:t>
      </w:r>
      <w:proofErr w:type="spellEnd"/>
      <w:r w:rsidRPr="00DB25C4">
        <w:rPr>
          <w:rFonts w:cstheme="minorHAnsi"/>
          <w:color w:val="000000"/>
        </w:rPr>
        <w:t xml:space="preserve"> para </w:t>
      </w:r>
      <w:proofErr w:type="spellStart"/>
      <w:r w:rsidRPr="00DB25C4">
        <w:rPr>
          <w:rFonts w:cstheme="minorHAnsi"/>
          <w:color w:val="000000"/>
        </w:rPr>
        <w:t>pendiri</w:t>
      </w:r>
      <w:proofErr w:type="spellEnd"/>
      <w:r w:rsidRPr="00DB25C4">
        <w:rPr>
          <w:rFonts w:cstheme="minorHAnsi"/>
          <w:color w:val="000000"/>
        </w:rPr>
        <w:t xml:space="preserve"> Universitas Ma Chung yang </w:t>
      </w:r>
      <w:proofErr w:type="spellStart"/>
      <w:r w:rsidRPr="00DB25C4">
        <w:rPr>
          <w:rFonts w:cstheme="minorHAnsi"/>
          <w:color w:val="000000"/>
        </w:rPr>
        <w:t>dituangkan</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empat</w:t>
      </w:r>
      <w:proofErr w:type="spellEnd"/>
      <w:r w:rsidRPr="00DB25C4">
        <w:rPr>
          <w:rFonts w:cstheme="minorHAnsi"/>
          <w:color w:val="000000"/>
        </w:rPr>
        <w:t xml:space="preserve"> </w:t>
      </w:r>
      <w:proofErr w:type="spellStart"/>
      <w:r w:rsidRPr="00DB25C4">
        <w:rPr>
          <w:rFonts w:cstheme="minorHAnsi"/>
          <w:color w:val="000000"/>
        </w:rPr>
        <w:t>prinsip</w:t>
      </w:r>
      <w:proofErr w:type="spellEnd"/>
      <w:r w:rsidRPr="00DB25C4">
        <w:rPr>
          <w:rFonts w:cstheme="minorHAnsi"/>
          <w:color w:val="000000"/>
        </w:rPr>
        <w:t xml:space="preserve"> </w:t>
      </w:r>
      <w:proofErr w:type="spellStart"/>
      <w:r w:rsidRPr="00DB25C4">
        <w:rPr>
          <w:rFonts w:cstheme="minorHAnsi"/>
          <w:color w:val="000000"/>
        </w:rPr>
        <w:t>dasar</w:t>
      </w:r>
      <w:proofErr w:type="spellEnd"/>
      <w:r w:rsidRPr="00DB25C4">
        <w:rPr>
          <w:rFonts w:cstheme="minorHAnsi"/>
          <w:color w:val="000000"/>
        </w:rPr>
        <w:t xml:space="preserve"> </w:t>
      </w:r>
      <w:proofErr w:type="spellStart"/>
      <w:r w:rsidRPr="00DB25C4">
        <w:rPr>
          <w:rFonts w:cstheme="minorHAnsi"/>
          <w:color w:val="000000"/>
        </w:rPr>
        <w:t>berdirinya</w:t>
      </w:r>
      <w:proofErr w:type="spellEnd"/>
      <w:r w:rsidRPr="00DB25C4">
        <w:rPr>
          <w:rFonts w:cstheme="minorHAnsi"/>
          <w:color w:val="000000"/>
        </w:rPr>
        <w:t xml:space="preserve"> Universitas Ma Chung </w:t>
      </w:r>
    </w:p>
    <w:p w14:paraId="58612A0B"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2296BF97" w14:textId="77777777" w:rsidR="00EE2EA9" w:rsidRPr="00DB25C4" w:rsidRDefault="00EE2EA9" w:rsidP="009F6099">
      <w:pPr>
        <w:pStyle w:val="ListParagraph"/>
        <w:numPr>
          <w:ilvl w:val="0"/>
          <w:numId w:val="39"/>
        </w:numPr>
        <w:autoSpaceDE w:val="0"/>
        <w:autoSpaceDN w:val="0"/>
        <w:adjustRightInd w:val="0"/>
        <w:spacing w:after="0" w:line="240" w:lineRule="auto"/>
        <w:jc w:val="both"/>
        <w:rPr>
          <w:rFonts w:cstheme="minorHAnsi"/>
          <w:color w:val="000000"/>
        </w:rPr>
      </w:pPr>
      <w:proofErr w:type="spellStart"/>
      <w:r w:rsidRPr="00DB25C4">
        <w:rPr>
          <w:rFonts w:cstheme="minorHAnsi"/>
          <w:color w:val="000000" w:themeColor="text1"/>
        </w:rPr>
        <w:t>Mengejar</w:t>
      </w:r>
      <w:proofErr w:type="spellEnd"/>
      <w:r w:rsidRPr="00DB25C4">
        <w:rPr>
          <w:rFonts w:cstheme="minorHAnsi"/>
          <w:color w:val="000000" w:themeColor="text1"/>
        </w:rPr>
        <w:t xml:space="preserve"> </w:t>
      </w:r>
      <w:proofErr w:type="spellStart"/>
      <w:r w:rsidRPr="00DB25C4">
        <w:rPr>
          <w:rFonts w:cstheme="minorHAnsi"/>
          <w:color w:val="000000" w:themeColor="text1"/>
        </w:rPr>
        <w:t>ilmu</w:t>
      </w:r>
      <w:proofErr w:type="spellEnd"/>
      <w:r w:rsidRPr="00DB25C4">
        <w:rPr>
          <w:rFonts w:cstheme="minorHAnsi"/>
          <w:color w:val="000000" w:themeColor="text1"/>
        </w:rPr>
        <w:t xml:space="preserve"> </w:t>
      </w:r>
      <w:proofErr w:type="spellStart"/>
      <w:r w:rsidRPr="00DB25C4">
        <w:rPr>
          <w:rFonts w:cstheme="minorHAnsi"/>
          <w:color w:val="000000" w:themeColor="text1"/>
        </w:rPr>
        <w:t>bertaraf</w:t>
      </w:r>
      <w:proofErr w:type="spellEnd"/>
      <w:r w:rsidRPr="00DB25C4">
        <w:rPr>
          <w:rFonts w:cstheme="minorHAnsi"/>
          <w:color w:val="000000" w:themeColor="text1"/>
        </w:rPr>
        <w:t xml:space="preserve"> </w:t>
      </w:r>
      <w:proofErr w:type="spellStart"/>
      <w:r w:rsidRPr="00DB25C4">
        <w:rPr>
          <w:rFonts w:cstheme="minorHAnsi"/>
          <w:color w:val="000000" w:themeColor="text1"/>
        </w:rPr>
        <w:t>internasional</w:t>
      </w:r>
      <w:proofErr w:type="spellEnd"/>
      <w:r w:rsidRPr="00DB25C4">
        <w:rPr>
          <w:rFonts w:cstheme="minorHAnsi"/>
          <w:color w:val="000000" w:themeColor="text1"/>
        </w:rPr>
        <w:t xml:space="preserve">, demi </w:t>
      </w:r>
      <w:proofErr w:type="spellStart"/>
      <w:r w:rsidRPr="00DB25C4">
        <w:rPr>
          <w:rFonts w:cstheme="minorHAnsi"/>
          <w:color w:val="000000" w:themeColor="text1"/>
        </w:rPr>
        <w:t>membangun</w:t>
      </w:r>
      <w:proofErr w:type="spellEnd"/>
      <w:r w:rsidRPr="00DB25C4">
        <w:rPr>
          <w:rFonts w:cstheme="minorHAnsi"/>
          <w:color w:val="000000" w:themeColor="text1"/>
        </w:rPr>
        <w:t xml:space="preserve"> Indonesia </w:t>
      </w:r>
      <w:proofErr w:type="spellStart"/>
      <w:r w:rsidRPr="00DB25C4">
        <w:rPr>
          <w:rFonts w:cstheme="minorHAnsi"/>
          <w:color w:val="000000" w:themeColor="text1"/>
        </w:rPr>
        <w:t>baru</w:t>
      </w:r>
      <w:proofErr w:type="spellEnd"/>
      <w:r w:rsidRPr="00DB25C4">
        <w:rPr>
          <w:rFonts w:cstheme="minorHAnsi"/>
          <w:color w:val="000000" w:themeColor="text1"/>
        </w:rPr>
        <w:t xml:space="preserve"> yang </w:t>
      </w:r>
      <w:proofErr w:type="spellStart"/>
      <w:r w:rsidRPr="00DB25C4">
        <w:rPr>
          <w:rFonts w:cstheme="minorHAnsi"/>
          <w:color w:val="000000" w:themeColor="text1"/>
        </w:rPr>
        <w:t>harus</w:t>
      </w:r>
      <w:proofErr w:type="spellEnd"/>
      <w:r w:rsidRPr="00DB25C4">
        <w:rPr>
          <w:rFonts w:cstheme="minorHAnsi"/>
          <w:color w:val="000000" w:themeColor="text1"/>
        </w:rPr>
        <w:t xml:space="preserve"> </w:t>
      </w:r>
      <w:proofErr w:type="spellStart"/>
      <w:r w:rsidRPr="00DB25C4">
        <w:rPr>
          <w:rFonts w:cstheme="minorHAnsi"/>
          <w:color w:val="000000" w:themeColor="text1"/>
        </w:rPr>
        <w:t>siap</w:t>
      </w:r>
      <w:proofErr w:type="spellEnd"/>
      <w:r w:rsidRPr="00DB25C4">
        <w:rPr>
          <w:rFonts w:cstheme="minorHAnsi"/>
          <w:color w:val="000000" w:themeColor="text1"/>
        </w:rPr>
        <w:t xml:space="preserve"> </w:t>
      </w:r>
      <w:proofErr w:type="spellStart"/>
      <w:r w:rsidRPr="00DB25C4">
        <w:rPr>
          <w:rFonts w:cstheme="minorHAnsi"/>
          <w:color w:val="000000" w:themeColor="text1"/>
        </w:rPr>
        <w:t>menghadapi</w:t>
      </w:r>
      <w:proofErr w:type="spellEnd"/>
      <w:r w:rsidRPr="00DB25C4">
        <w:rPr>
          <w:rFonts w:cstheme="minorHAnsi"/>
          <w:color w:val="000000" w:themeColor="text1"/>
        </w:rPr>
        <w:t xml:space="preserve"> </w:t>
      </w:r>
      <w:proofErr w:type="spellStart"/>
      <w:r w:rsidRPr="00DB25C4">
        <w:rPr>
          <w:rFonts w:cstheme="minorHAnsi"/>
          <w:color w:val="000000" w:themeColor="text1"/>
        </w:rPr>
        <w:t>persaingan</w:t>
      </w:r>
      <w:proofErr w:type="spellEnd"/>
      <w:r w:rsidRPr="00DB25C4">
        <w:rPr>
          <w:rFonts w:cstheme="minorHAnsi"/>
          <w:color w:val="000000" w:themeColor="text1"/>
        </w:rPr>
        <w:t xml:space="preserve"> global yang </w:t>
      </w:r>
      <w:proofErr w:type="spellStart"/>
      <w:r w:rsidRPr="00DB25C4">
        <w:rPr>
          <w:rFonts w:cstheme="minorHAnsi"/>
          <w:color w:val="000000" w:themeColor="text1"/>
        </w:rPr>
        <w:t>makin</w:t>
      </w:r>
      <w:proofErr w:type="spellEnd"/>
      <w:r w:rsidRPr="00DB25C4">
        <w:rPr>
          <w:rFonts w:cstheme="minorHAnsi"/>
          <w:color w:val="000000" w:themeColor="text1"/>
        </w:rPr>
        <w:t xml:space="preserve"> </w:t>
      </w:r>
      <w:proofErr w:type="spellStart"/>
      <w:r w:rsidRPr="00DB25C4">
        <w:rPr>
          <w:rFonts w:cstheme="minorHAnsi"/>
          <w:color w:val="000000" w:themeColor="text1"/>
        </w:rPr>
        <w:t>hari</w:t>
      </w:r>
      <w:proofErr w:type="spellEnd"/>
      <w:r w:rsidRPr="00DB25C4">
        <w:rPr>
          <w:rFonts w:cstheme="minorHAnsi"/>
          <w:color w:val="000000" w:themeColor="text1"/>
        </w:rPr>
        <w:t xml:space="preserve"> </w:t>
      </w:r>
      <w:proofErr w:type="spellStart"/>
      <w:r w:rsidRPr="00DB25C4">
        <w:rPr>
          <w:rFonts w:cstheme="minorHAnsi"/>
          <w:color w:val="000000" w:themeColor="text1"/>
        </w:rPr>
        <w:t>makin</w:t>
      </w:r>
      <w:proofErr w:type="spellEnd"/>
      <w:r w:rsidRPr="00DB25C4">
        <w:rPr>
          <w:rFonts w:cstheme="minorHAnsi"/>
          <w:color w:val="000000" w:themeColor="text1"/>
        </w:rPr>
        <w:t xml:space="preserve"> </w:t>
      </w:r>
      <w:proofErr w:type="spellStart"/>
      <w:r w:rsidRPr="00DB25C4">
        <w:rPr>
          <w:rFonts w:cstheme="minorHAnsi"/>
          <w:color w:val="000000" w:themeColor="text1"/>
        </w:rPr>
        <w:t>ketat</w:t>
      </w:r>
      <w:proofErr w:type="spellEnd"/>
      <w:r w:rsidRPr="00DB25C4">
        <w:rPr>
          <w:rFonts w:cstheme="minorHAnsi"/>
          <w:color w:val="000000" w:themeColor="text1"/>
        </w:rPr>
        <w:t>.</w:t>
      </w:r>
    </w:p>
    <w:p w14:paraId="0C40C44C" w14:textId="77777777" w:rsidR="00EE2EA9" w:rsidRPr="00DB25C4" w:rsidRDefault="00EE2EA9" w:rsidP="009F6099">
      <w:pPr>
        <w:pStyle w:val="ListParagraph"/>
        <w:numPr>
          <w:ilvl w:val="0"/>
          <w:numId w:val="39"/>
        </w:numPr>
        <w:autoSpaceDE w:val="0"/>
        <w:autoSpaceDN w:val="0"/>
        <w:adjustRightInd w:val="0"/>
        <w:spacing w:after="0" w:line="240" w:lineRule="auto"/>
        <w:jc w:val="both"/>
        <w:rPr>
          <w:rFonts w:cstheme="minorHAnsi"/>
          <w:color w:val="000000"/>
        </w:rPr>
      </w:pPr>
      <w:proofErr w:type="spellStart"/>
      <w:r w:rsidRPr="00DB25C4">
        <w:rPr>
          <w:rFonts w:cstheme="minorHAnsi"/>
          <w:color w:val="000000" w:themeColor="text1"/>
        </w:rPr>
        <w:t>Semua</w:t>
      </w:r>
      <w:proofErr w:type="spellEnd"/>
      <w:r w:rsidRPr="00DB25C4">
        <w:rPr>
          <w:rFonts w:cstheme="minorHAnsi"/>
          <w:color w:val="000000" w:themeColor="text1"/>
        </w:rPr>
        <w:t xml:space="preserve"> </w:t>
      </w:r>
      <w:proofErr w:type="spellStart"/>
      <w:r w:rsidRPr="00DB25C4">
        <w:rPr>
          <w:rFonts w:cstheme="minorHAnsi"/>
          <w:color w:val="000000" w:themeColor="text1"/>
        </w:rPr>
        <w:t>upaya</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w:t>
      </w:r>
      <w:proofErr w:type="spellStart"/>
      <w:r w:rsidRPr="00DB25C4">
        <w:rPr>
          <w:rFonts w:cstheme="minorHAnsi"/>
          <w:color w:val="000000" w:themeColor="text1"/>
        </w:rPr>
        <w:t>harus</w:t>
      </w:r>
      <w:proofErr w:type="spellEnd"/>
      <w:r w:rsidRPr="00DB25C4">
        <w:rPr>
          <w:rFonts w:cstheme="minorHAnsi"/>
          <w:color w:val="000000" w:themeColor="text1"/>
        </w:rPr>
        <w:t xml:space="preserve"> </w:t>
      </w:r>
      <w:proofErr w:type="spellStart"/>
      <w:r w:rsidRPr="00DB25C4">
        <w:rPr>
          <w:rFonts w:cstheme="minorHAnsi"/>
          <w:color w:val="000000" w:themeColor="text1"/>
        </w:rPr>
        <w:t>dilandasi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kebutuhan</w:t>
      </w:r>
      <w:proofErr w:type="spellEnd"/>
      <w:r w:rsidRPr="00DB25C4">
        <w:rPr>
          <w:rFonts w:cstheme="minorHAnsi"/>
          <w:color w:val="000000" w:themeColor="text1"/>
        </w:rPr>
        <w:t xml:space="preserve"> </w:t>
      </w:r>
      <w:proofErr w:type="spellStart"/>
      <w:r w:rsidRPr="00DB25C4">
        <w:rPr>
          <w:rFonts w:cstheme="minorHAnsi"/>
          <w:color w:val="000000" w:themeColor="text1"/>
        </w:rPr>
        <w:t>bangsa</w:t>
      </w:r>
      <w:proofErr w:type="spellEnd"/>
      <w:r w:rsidRPr="00DB25C4">
        <w:rPr>
          <w:rFonts w:cstheme="minorHAnsi"/>
          <w:color w:val="000000" w:themeColor="text1"/>
        </w:rPr>
        <w:t xml:space="preserve"> dan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kepentingan</w:t>
      </w:r>
      <w:proofErr w:type="spellEnd"/>
      <w:r w:rsidRPr="00DB25C4">
        <w:rPr>
          <w:rFonts w:cstheme="minorHAnsi"/>
          <w:color w:val="000000" w:themeColor="text1"/>
        </w:rPr>
        <w:t xml:space="preserve"> </w:t>
      </w:r>
      <w:proofErr w:type="spellStart"/>
      <w:r w:rsidRPr="00DB25C4">
        <w:rPr>
          <w:rFonts w:cstheme="minorHAnsi"/>
          <w:color w:val="000000" w:themeColor="text1"/>
        </w:rPr>
        <w:t>hari</w:t>
      </w:r>
      <w:proofErr w:type="spellEnd"/>
      <w:r w:rsidRPr="00DB25C4">
        <w:rPr>
          <w:rFonts w:cstheme="minorHAnsi"/>
          <w:color w:val="000000" w:themeColor="text1"/>
        </w:rPr>
        <w:t xml:space="preserve"> </w:t>
      </w:r>
      <w:proofErr w:type="spellStart"/>
      <w:r w:rsidRPr="00DB25C4">
        <w:rPr>
          <w:rFonts w:cstheme="minorHAnsi"/>
          <w:color w:val="000000" w:themeColor="text1"/>
        </w:rPr>
        <w:t>depan</w:t>
      </w:r>
      <w:proofErr w:type="spellEnd"/>
      <w:r w:rsidRPr="00DB25C4">
        <w:rPr>
          <w:rFonts w:cstheme="minorHAnsi"/>
          <w:color w:val="000000" w:themeColor="text1"/>
        </w:rPr>
        <w:t xml:space="preserve"> </w:t>
      </w:r>
      <w:proofErr w:type="spellStart"/>
      <w:r w:rsidRPr="00DB25C4">
        <w:rPr>
          <w:rFonts w:cstheme="minorHAnsi"/>
          <w:color w:val="000000" w:themeColor="text1"/>
        </w:rPr>
        <w:t>pembangunan</w:t>
      </w:r>
      <w:proofErr w:type="spellEnd"/>
      <w:r w:rsidRPr="00DB25C4">
        <w:rPr>
          <w:rFonts w:cstheme="minorHAnsi"/>
          <w:color w:val="000000" w:themeColor="text1"/>
        </w:rPr>
        <w:t xml:space="preserve"> Indonesia.</w:t>
      </w:r>
    </w:p>
    <w:p w14:paraId="2BB7532E" w14:textId="77777777" w:rsidR="00EE2EA9" w:rsidRPr="00DB25C4" w:rsidRDefault="00EE2EA9" w:rsidP="009F6099">
      <w:pPr>
        <w:pStyle w:val="ListParagraph"/>
        <w:numPr>
          <w:ilvl w:val="0"/>
          <w:numId w:val="39"/>
        </w:numPr>
        <w:autoSpaceDE w:val="0"/>
        <w:autoSpaceDN w:val="0"/>
        <w:adjustRightInd w:val="0"/>
        <w:spacing w:after="0" w:line="240" w:lineRule="auto"/>
        <w:jc w:val="both"/>
        <w:rPr>
          <w:rFonts w:cstheme="minorHAnsi"/>
          <w:color w:val="000000"/>
        </w:rPr>
      </w:pPr>
      <w:proofErr w:type="spellStart"/>
      <w:r w:rsidRPr="00DB25C4">
        <w:rPr>
          <w:rFonts w:cstheme="minorHAnsi"/>
          <w:color w:val="000000" w:themeColor="text1"/>
        </w:rPr>
        <w:t>Menciptakan</w:t>
      </w:r>
      <w:proofErr w:type="spellEnd"/>
      <w:r w:rsidRPr="00DB25C4">
        <w:rPr>
          <w:rFonts w:cstheme="minorHAnsi"/>
          <w:color w:val="000000" w:themeColor="text1"/>
        </w:rPr>
        <w:t xml:space="preserve"> </w:t>
      </w:r>
      <w:proofErr w:type="spellStart"/>
      <w:r w:rsidRPr="00DB25C4">
        <w:rPr>
          <w:rFonts w:cstheme="minorHAnsi"/>
          <w:color w:val="000000" w:themeColor="text1"/>
        </w:rPr>
        <w:t>taruna</w:t>
      </w:r>
      <w:proofErr w:type="spellEnd"/>
      <w:r w:rsidRPr="00DB25C4">
        <w:rPr>
          <w:rFonts w:cstheme="minorHAnsi"/>
          <w:color w:val="000000" w:themeColor="text1"/>
        </w:rPr>
        <w:t xml:space="preserve"> </w:t>
      </w:r>
      <w:proofErr w:type="spellStart"/>
      <w:r w:rsidRPr="00DB25C4">
        <w:rPr>
          <w:rFonts w:cstheme="minorHAnsi"/>
          <w:color w:val="000000" w:themeColor="text1"/>
        </w:rPr>
        <w:t>bangsa</w:t>
      </w:r>
      <w:proofErr w:type="spellEnd"/>
      <w:r w:rsidRPr="00DB25C4">
        <w:rPr>
          <w:rFonts w:cstheme="minorHAnsi"/>
          <w:color w:val="000000" w:themeColor="text1"/>
        </w:rPr>
        <w:t xml:space="preserve"> yang </w:t>
      </w:r>
      <w:proofErr w:type="spellStart"/>
      <w:r w:rsidRPr="00DB25C4">
        <w:rPr>
          <w:rFonts w:cstheme="minorHAnsi"/>
          <w:color w:val="000000" w:themeColor="text1"/>
        </w:rPr>
        <w:t>kreatif</w:t>
      </w:r>
      <w:proofErr w:type="spellEnd"/>
      <w:r w:rsidRPr="00DB25C4">
        <w:rPr>
          <w:rFonts w:cstheme="minorHAnsi"/>
          <w:color w:val="000000" w:themeColor="text1"/>
        </w:rPr>
        <w:t xml:space="preserve">, </w:t>
      </w:r>
      <w:proofErr w:type="spellStart"/>
      <w:r w:rsidRPr="00DB25C4">
        <w:rPr>
          <w:rFonts w:cstheme="minorHAnsi"/>
          <w:color w:val="000000" w:themeColor="text1"/>
        </w:rPr>
        <w:t>mampu</w:t>
      </w:r>
      <w:proofErr w:type="spellEnd"/>
      <w:r w:rsidRPr="00DB25C4">
        <w:rPr>
          <w:rFonts w:cstheme="minorHAnsi"/>
          <w:color w:val="000000" w:themeColor="text1"/>
        </w:rPr>
        <w:t xml:space="preserve"> dan </w:t>
      </w:r>
      <w:proofErr w:type="spellStart"/>
      <w:r w:rsidRPr="00DB25C4">
        <w:rPr>
          <w:rFonts w:cstheme="minorHAnsi"/>
          <w:color w:val="000000" w:themeColor="text1"/>
        </w:rPr>
        <w:t>siap</w:t>
      </w:r>
      <w:proofErr w:type="spellEnd"/>
      <w:r w:rsidRPr="00DB25C4">
        <w:rPr>
          <w:rFonts w:cstheme="minorHAnsi"/>
          <w:color w:val="000000" w:themeColor="text1"/>
        </w:rPr>
        <w:t xml:space="preserve"> </w:t>
      </w:r>
      <w:proofErr w:type="spellStart"/>
      <w:r w:rsidRPr="00DB25C4">
        <w:rPr>
          <w:rFonts w:cstheme="minorHAnsi"/>
          <w:color w:val="000000" w:themeColor="text1"/>
        </w:rPr>
        <w:t>memperjuangkan</w:t>
      </w:r>
      <w:proofErr w:type="spellEnd"/>
      <w:r w:rsidRPr="00DB25C4">
        <w:rPr>
          <w:rFonts w:cstheme="minorHAnsi"/>
          <w:color w:val="000000" w:themeColor="text1"/>
        </w:rPr>
        <w:t xml:space="preserve"> </w:t>
      </w:r>
      <w:proofErr w:type="spellStart"/>
      <w:r w:rsidRPr="00DB25C4">
        <w:rPr>
          <w:rFonts w:cstheme="minorHAnsi"/>
          <w:color w:val="000000" w:themeColor="text1"/>
        </w:rPr>
        <w:t>nasib</w:t>
      </w:r>
      <w:proofErr w:type="spellEnd"/>
      <w:r w:rsidRPr="00DB25C4">
        <w:rPr>
          <w:rFonts w:cstheme="minorHAnsi"/>
          <w:color w:val="000000" w:themeColor="text1"/>
        </w:rPr>
        <w:t xml:space="preserve"> </w:t>
      </w:r>
      <w:proofErr w:type="spellStart"/>
      <w:r w:rsidRPr="00DB25C4">
        <w:rPr>
          <w:rFonts w:cstheme="minorHAnsi"/>
          <w:color w:val="000000" w:themeColor="text1"/>
        </w:rPr>
        <w:t>bangsa</w:t>
      </w:r>
      <w:proofErr w:type="spellEnd"/>
      <w:r w:rsidRPr="00DB25C4">
        <w:rPr>
          <w:rFonts w:cstheme="minorHAnsi"/>
          <w:color w:val="000000" w:themeColor="text1"/>
        </w:rPr>
        <w:t xml:space="preserve"> Indonesia, </w:t>
      </w:r>
      <w:proofErr w:type="spellStart"/>
      <w:r w:rsidRPr="00DB25C4">
        <w:rPr>
          <w:rFonts w:cstheme="minorHAnsi"/>
          <w:color w:val="000000" w:themeColor="text1"/>
        </w:rPr>
        <w:t>sekaligus</w:t>
      </w:r>
      <w:proofErr w:type="spellEnd"/>
      <w:r w:rsidRPr="00DB25C4">
        <w:rPr>
          <w:rFonts w:cstheme="minorHAnsi"/>
          <w:color w:val="000000" w:themeColor="text1"/>
        </w:rPr>
        <w:t xml:space="preserve"> </w:t>
      </w:r>
      <w:proofErr w:type="spellStart"/>
      <w:r w:rsidRPr="00DB25C4">
        <w:rPr>
          <w:rFonts w:cstheme="minorHAnsi"/>
          <w:color w:val="000000" w:themeColor="text1"/>
        </w:rPr>
        <w:t>berkepribadian</w:t>
      </w:r>
      <w:proofErr w:type="spellEnd"/>
      <w:r w:rsidRPr="00DB25C4">
        <w:rPr>
          <w:rFonts w:cstheme="minorHAnsi"/>
          <w:color w:val="000000" w:themeColor="text1"/>
        </w:rPr>
        <w:t xml:space="preserve"> </w:t>
      </w:r>
      <w:proofErr w:type="spellStart"/>
      <w:r w:rsidRPr="00DB25C4">
        <w:rPr>
          <w:rFonts w:cstheme="minorHAnsi"/>
          <w:color w:val="000000" w:themeColor="text1"/>
        </w:rPr>
        <w:t>baik</w:t>
      </w:r>
      <w:proofErr w:type="spellEnd"/>
      <w:r w:rsidRPr="00DB25C4">
        <w:rPr>
          <w:rFonts w:cstheme="minorHAnsi"/>
          <w:color w:val="000000" w:themeColor="text1"/>
        </w:rPr>
        <w:t>.</w:t>
      </w:r>
    </w:p>
    <w:p w14:paraId="32FECEB3" w14:textId="77777777" w:rsidR="00EE2EA9" w:rsidRPr="00DB25C4" w:rsidRDefault="00EE2EA9" w:rsidP="009F6099">
      <w:pPr>
        <w:pStyle w:val="ListParagraph"/>
        <w:numPr>
          <w:ilvl w:val="0"/>
          <w:numId w:val="39"/>
        </w:numPr>
        <w:autoSpaceDE w:val="0"/>
        <w:autoSpaceDN w:val="0"/>
        <w:adjustRightInd w:val="0"/>
        <w:spacing w:after="0" w:line="240" w:lineRule="auto"/>
        <w:jc w:val="both"/>
        <w:rPr>
          <w:rFonts w:cstheme="minorHAnsi"/>
          <w:color w:val="000000"/>
        </w:rPr>
      </w:pPr>
      <w:proofErr w:type="spellStart"/>
      <w:r w:rsidRPr="00DB25C4">
        <w:rPr>
          <w:rFonts w:cstheme="minorHAnsi"/>
          <w:color w:val="000000" w:themeColor="text1"/>
        </w:rPr>
        <w:t>Mengikuti</w:t>
      </w:r>
      <w:proofErr w:type="spellEnd"/>
      <w:r w:rsidRPr="00DB25C4">
        <w:rPr>
          <w:rFonts w:cstheme="minorHAnsi"/>
          <w:color w:val="000000" w:themeColor="text1"/>
        </w:rPr>
        <w:t xml:space="preserve"> dan </w:t>
      </w:r>
      <w:proofErr w:type="spellStart"/>
      <w:r w:rsidRPr="00DB25C4">
        <w:rPr>
          <w:rFonts w:cstheme="minorHAnsi"/>
          <w:color w:val="000000" w:themeColor="text1"/>
        </w:rPr>
        <w:t>mengejar</w:t>
      </w:r>
      <w:proofErr w:type="spellEnd"/>
      <w:r w:rsidRPr="00DB25C4">
        <w:rPr>
          <w:rFonts w:cstheme="minorHAnsi"/>
          <w:color w:val="000000" w:themeColor="text1"/>
        </w:rPr>
        <w:t xml:space="preserve"> </w:t>
      </w:r>
      <w:proofErr w:type="spellStart"/>
      <w:r w:rsidRPr="00DB25C4">
        <w:rPr>
          <w:rFonts w:cstheme="minorHAnsi"/>
          <w:color w:val="000000" w:themeColor="text1"/>
        </w:rPr>
        <w:t>arus</w:t>
      </w:r>
      <w:proofErr w:type="spellEnd"/>
      <w:r w:rsidRPr="00DB25C4">
        <w:rPr>
          <w:rFonts w:cstheme="minorHAnsi"/>
          <w:color w:val="000000" w:themeColor="text1"/>
        </w:rPr>
        <w:t xml:space="preserve"> </w:t>
      </w:r>
      <w:proofErr w:type="spellStart"/>
      <w:r w:rsidRPr="00DB25C4">
        <w:rPr>
          <w:rFonts w:cstheme="minorHAnsi"/>
          <w:color w:val="000000" w:themeColor="text1"/>
        </w:rPr>
        <w:t>kecenderungan</w:t>
      </w:r>
      <w:proofErr w:type="spellEnd"/>
      <w:r w:rsidRPr="00DB25C4">
        <w:rPr>
          <w:rFonts w:cstheme="minorHAnsi"/>
          <w:color w:val="000000" w:themeColor="text1"/>
        </w:rPr>
        <w:t xml:space="preserve"> </w:t>
      </w:r>
      <w:proofErr w:type="spellStart"/>
      <w:r w:rsidRPr="00DB25C4">
        <w:rPr>
          <w:rFonts w:cstheme="minorHAnsi"/>
          <w:color w:val="000000" w:themeColor="text1"/>
        </w:rPr>
        <w:t>kerjasama</w:t>
      </w:r>
      <w:proofErr w:type="spellEnd"/>
      <w:r w:rsidRPr="00DB25C4">
        <w:rPr>
          <w:rFonts w:cstheme="minorHAnsi"/>
          <w:color w:val="000000" w:themeColor="text1"/>
        </w:rPr>
        <w:t xml:space="preserve"> </w:t>
      </w:r>
      <w:proofErr w:type="spellStart"/>
      <w:r w:rsidRPr="00DB25C4">
        <w:rPr>
          <w:rFonts w:cstheme="minorHAnsi"/>
          <w:color w:val="000000" w:themeColor="text1"/>
        </w:rPr>
        <w:t>antara</w:t>
      </w:r>
      <w:proofErr w:type="spellEnd"/>
      <w:r w:rsidRPr="00DB25C4">
        <w:rPr>
          <w:rFonts w:cstheme="minorHAnsi"/>
          <w:color w:val="000000" w:themeColor="text1"/>
        </w:rPr>
        <w:t xml:space="preserve"> Indonesia-</w:t>
      </w:r>
      <w:proofErr w:type="spellStart"/>
      <w:r w:rsidRPr="00DB25C4">
        <w:rPr>
          <w:rFonts w:cstheme="minorHAnsi"/>
          <w:color w:val="000000" w:themeColor="text1"/>
        </w:rPr>
        <w:t>Tiongkok</w:t>
      </w:r>
      <w:proofErr w:type="spellEnd"/>
      <w:r w:rsidRPr="00DB25C4">
        <w:rPr>
          <w:rFonts w:cstheme="minorHAnsi"/>
          <w:color w:val="000000" w:themeColor="text1"/>
        </w:rPr>
        <w:t xml:space="preserve"> di </w:t>
      </w:r>
      <w:proofErr w:type="spellStart"/>
      <w:r w:rsidRPr="00DB25C4">
        <w:rPr>
          <w:rFonts w:cstheme="minorHAnsi"/>
          <w:color w:val="000000" w:themeColor="text1"/>
        </w:rPr>
        <w:t>bidang</w:t>
      </w:r>
      <w:proofErr w:type="spellEnd"/>
      <w:r w:rsidRPr="00DB25C4">
        <w:rPr>
          <w:rFonts w:cstheme="minorHAnsi"/>
          <w:color w:val="000000" w:themeColor="text1"/>
        </w:rPr>
        <w:t xml:space="preserve"> </w:t>
      </w:r>
      <w:proofErr w:type="spellStart"/>
      <w:r w:rsidRPr="00DB25C4">
        <w:rPr>
          <w:rFonts w:cstheme="minorHAnsi"/>
          <w:color w:val="000000" w:themeColor="text1"/>
        </w:rPr>
        <w:t>perdagangan</w:t>
      </w:r>
      <w:proofErr w:type="spellEnd"/>
      <w:r w:rsidRPr="00DB25C4">
        <w:rPr>
          <w:rFonts w:cstheme="minorHAnsi"/>
          <w:color w:val="000000" w:themeColor="text1"/>
        </w:rPr>
        <w:t xml:space="preserve">, </w:t>
      </w:r>
      <w:proofErr w:type="spellStart"/>
      <w:r w:rsidRPr="00DB25C4">
        <w:rPr>
          <w:rFonts w:cstheme="minorHAnsi"/>
          <w:color w:val="000000" w:themeColor="text1"/>
        </w:rPr>
        <w:t>investasi</w:t>
      </w:r>
      <w:proofErr w:type="spellEnd"/>
      <w:r w:rsidRPr="00DB25C4">
        <w:rPr>
          <w:rFonts w:cstheme="minorHAnsi"/>
          <w:color w:val="000000" w:themeColor="text1"/>
        </w:rPr>
        <w:t xml:space="preserve">, </w:t>
      </w:r>
      <w:proofErr w:type="spellStart"/>
      <w:r w:rsidRPr="00DB25C4">
        <w:rPr>
          <w:rFonts w:cstheme="minorHAnsi"/>
          <w:color w:val="000000" w:themeColor="text1"/>
        </w:rPr>
        <w:t>penyerapan</w:t>
      </w:r>
      <w:proofErr w:type="spellEnd"/>
      <w:r w:rsidRPr="00DB25C4">
        <w:rPr>
          <w:rFonts w:cstheme="minorHAnsi"/>
          <w:color w:val="000000" w:themeColor="text1"/>
        </w:rPr>
        <w:t xml:space="preserve"> </w:t>
      </w:r>
      <w:proofErr w:type="spellStart"/>
      <w:r w:rsidRPr="00DB25C4">
        <w:rPr>
          <w:rFonts w:cstheme="minorHAnsi"/>
          <w:color w:val="000000" w:themeColor="text1"/>
        </w:rPr>
        <w:t>teknologi</w:t>
      </w:r>
      <w:proofErr w:type="spellEnd"/>
      <w:r w:rsidRPr="00DB25C4">
        <w:rPr>
          <w:rFonts w:cstheme="minorHAnsi"/>
          <w:color w:val="000000" w:themeColor="text1"/>
        </w:rPr>
        <w:t xml:space="preserve">, </w:t>
      </w:r>
      <w:proofErr w:type="spellStart"/>
      <w:r w:rsidRPr="00DB25C4">
        <w:rPr>
          <w:rFonts w:cstheme="minorHAnsi"/>
          <w:color w:val="000000" w:themeColor="text1"/>
        </w:rPr>
        <w:t>pertukaran</w:t>
      </w:r>
      <w:proofErr w:type="spellEnd"/>
      <w:r w:rsidRPr="00DB25C4">
        <w:rPr>
          <w:rFonts w:cstheme="minorHAnsi"/>
          <w:color w:val="000000" w:themeColor="text1"/>
        </w:rPr>
        <w:t xml:space="preserve"> </w:t>
      </w:r>
      <w:proofErr w:type="spellStart"/>
      <w:r w:rsidRPr="00DB25C4">
        <w:rPr>
          <w:rFonts w:cstheme="minorHAnsi"/>
          <w:color w:val="000000" w:themeColor="text1"/>
        </w:rPr>
        <w:t>budaya</w:t>
      </w:r>
      <w:proofErr w:type="spellEnd"/>
      <w:r w:rsidRPr="00DB25C4">
        <w:rPr>
          <w:rFonts w:cstheme="minorHAnsi"/>
          <w:color w:val="000000" w:themeColor="text1"/>
        </w:rPr>
        <w:t xml:space="preserve">, </w:t>
      </w:r>
      <w:proofErr w:type="spellStart"/>
      <w:r w:rsidRPr="00DB25C4">
        <w:rPr>
          <w:rFonts w:cstheme="minorHAnsi"/>
          <w:color w:val="000000" w:themeColor="text1"/>
        </w:rPr>
        <w:t>serta</w:t>
      </w:r>
      <w:proofErr w:type="spellEnd"/>
      <w:r w:rsidRPr="00DB25C4">
        <w:rPr>
          <w:rFonts w:cstheme="minorHAnsi"/>
          <w:color w:val="000000" w:themeColor="text1"/>
        </w:rPr>
        <w:t xml:space="preserve"> </w:t>
      </w:r>
      <w:proofErr w:type="spellStart"/>
      <w:r w:rsidRPr="00DB25C4">
        <w:rPr>
          <w:rFonts w:cstheme="minorHAnsi"/>
          <w:color w:val="000000" w:themeColor="text1"/>
        </w:rPr>
        <w:t>pariwisata</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pembekalan</w:t>
      </w:r>
      <w:proofErr w:type="spellEnd"/>
      <w:r w:rsidRPr="00DB25C4">
        <w:rPr>
          <w:rFonts w:cstheme="minorHAnsi"/>
          <w:color w:val="000000" w:themeColor="text1"/>
        </w:rPr>
        <w:t xml:space="preserve"> </w:t>
      </w:r>
      <w:proofErr w:type="spellStart"/>
      <w:r w:rsidRPr="00DB25C4">
        <w:rPr>
          <w:rFonts w:cstheme="minorHAnsi"/>
          <w:color w:val="000000" w:themeColor="text1"/>
        </w:rPr>
        <w:t>keterampilan</w:t>
      </w:r>
      <w:proofErr w:type="spellEnd"/>
      <w:r w:rsidRPr="00DB25C4">
        <w:rPr>
          <w:rFonts w:cstheme="minorHAnsi"/>
          <w:color w:val="000000" w:themeColor="text1"/>
        </w:rPr>
        <w:t xml:space="preserve"> </w:t>
      </w:r>
      <w:proofErr w:type="spellStart"/>
      <w:r w:rsidRPr="00DB25C4">
        <w:rPr>
          <w:rFonts w:cstheme="minorHAnsi"/>
          <w:color w:val="000000" w:themeColor="text1"/>
        </w:rPr>
        <w:t>berbahasa</w:t>
      </w:r>
      <w:proofErr w:type="spellEnd"/>
      <w:r w:rsidRPr="00DB25C4">
        <w:rPr>
          <w:rFonts w:cstheme="minorHAnsi"/>
          <w:color w:val="000000" w:themeColor="text1"/>
        </w:rPr>
        <w:t xml:space="preserve"> </w:t>
      </w:r>
      <w:proofErr w:type="spellStart"/>
      <w:r w:rsidRPr="00DB25C4">
        <w:rPr>
          <w:rFonts w:cstheme="minorHAnsi"/>
          <w:color w:val="000000" w:themeColor="text1"/>
        </w:rPr>
        <w:t>Tionghua</w:t>
      </w:r>
      <w:proofErr w:type="spellEnd"/>
      <w:r w:rsidRPr="00DB25C4">
        <w:rPr>
          <w:rFonts w:cstheme="minorHAnsi"/>
          <w:color w:val="000000" w:themeColor="text1"/>
        </w:rPr>
        <w:t xml:space="preserve">.  </w:t>
      </w:r>
    </w:p>
    <w:p w14:paraId="744C6B56"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32BEB8EE" w14:textId="77777777" w:rsidR="00EE2EA9" w:rsidRPr="00DB25C4" w:rsidRDefault="00EE2EA9" w:rsidP="00687314">
      <w:pPr>
        <w:autoSpaceDE w:val="0"/>
        <w:autoSpaceDN w:val="0"/>
        <w:adjustRightInd w:val="0"/>
        <w:spacing w:after="0" w:line="240" w:lineRule="auto"/>
        <w:jc w:val="both"/>
        <w:rPr>
          <w:rFonts w:cstheme="minorHAnsi"/>
          <w:b/>
          <w:bCs/>
          <w:color w:val="000000"/>
        </w:rPr>
      </w:pPr>
      <w:proofErr w:type="spellStart"/>
      <w:r w:rsidRPr="00DB25C4">
        <w:rPr>
          <w:rFonts w:cstheme="minorHAnsi"/>
          <w:color w:val="000000"/>
        </w:rPr>
        <w:t>Sementara</w:t>
      </w:r>
      <w:proofErr w:type="spellEnd"/>
      <w:r w:rsidRPr="00DB25C4">
        <w:rPr>
          <w:rFonts w:cstheme="minorHAnsi"/>
          <w:color w:val="000000"/>
        </w:rPr>
        <w:t xml:space="preserve"> </w:t>
      </w:r>
      <w:proofErr w:type="spellStart"/>
      <w:r w:rsidRPr="00DB25C4">
        <w:rPr>
          <w:rFonts w:cstheme="minorHAnsi"/>
          <w:color w:val="000000"/>
        </w:rPr>
        <w:t>itu</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pendiriannya</w:t>
      </w:r>
      <w:proofErr w:type="spellEnd"/>
      <w:r w:rsidRPr="00DB25C4">
        <w:rPr>
          <w:rFonts w:cstheme="minorHAnsi"/>
          <w:color w:val="000000"/>
        </w:rPr>
        <w:t xml:space="preserve">, Universitas Ma Chung </w:t>
      </w:r>
      <w:proofErr w:type="spellStart"/>
      <w:r w:rsidRPr="00DB25C4">
        <w:rPr>
          <w:rFonts w:cstheme="minorHAnsi"/>
          <w:color w:val="000000"/>
        </w:rPr>
        <w:t>telah</w:t>
      </w:r>
      <w:proofErr w:type="spellEnd"/>
      <w:r w:rsidRPr="00DB25C4">
        <w:rPr>
          <w:rFonts w:cstheme="minorHAnsi"/>
          <w:color w:val="000000"/>
        </w:rPr>
        <w:t xml:space="preserve"> </w:t>
      </w:r>
      <w:proofErr w:type="spellStart"/>
      <w:r w:rsidRPr="00DB25C4">
        <w:rPr>
          <w:rFonts w:cstheme="minorHAnsi"/>
          <w:color w:val="000000"/>
        </w:rPr>
        <w:t>membentuk</w:t>
      </w:r>
      <w:proofErr w:type="spellEnd"/>
      <w:r w:rsidRPr="00DB25C4">
        <w:rPr>
          <w:rFonts w:cstheme="minorHAnsi"/>
          <w:color w:val="000000"/>
        </w:rPr>
        <w:t xml:space="preserve"> </w:t>
      </w:r>
      <w:proofErr w:type="spellStart"/>
      <w:r w:rsidRPr="00DB25C4">
        <w:rPr>
          <w:rFonts w:cstheme="minorHAnsi"/>
          <w:color w:val="000000"/>
        </w:rPr>
        <w:t>kristalisasi</w:t>
      </w:r>
      <w:proofErr w:type="spellEnd"/>
      <w:r w:rsidRPr="00DB25C4">
        <w:rPr>
          <w:rFonts w:cstheme="minorHAnsi"/>
          <w:color w:val="000000"/>
        </w:rPr>
        <w:t xml:space="preserve"> </w:t>
      </w:r>
      <w:proofErr w:type="spellStart"/>
      <w:r w:rsidRPr="00DB25C4">
        <w:rPr>
          <w:rFonts w:cstheme="minorHAnsi"/>
          <w:color w:val="000000"/>
        </w:rPr>
        <w:t>warna</w:t>
      </w:r>
      <w:proofErr w:type="spellEnd"/>
      <w:r w:rsidRPr="00DB25C4">
        <w:rPr>
          <w:rFonts w:cstheme="minorHAnsi"/>
          <w:color w:val="000000"/>
        </w:rPr>
        <w:t xml:space="preserve"> Khas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bentuk</w:t>
      </w:r>
      <w:proofErr w:type="spellEnd"/>
      <w:r w:rsidRPr="00DB25C4">
        <w:rPr>
          <w:rFonts w:cstheme="minorHAnsi"/>
          <w:color w:val="000000"/>
        </w:rPr>
        <w:t xml:space="preserve"> Nilai-Nilai Utama </w:t>
      </w:r>
      <w:proofErr w:type="spellStart"/>
      <w:r w:rsidRPr="00DB25C4">
        <w:rPr>
          <w:rFonts w:cstheme="minorHAnsi"/>
          <w:color w:val="000000"/>
        </w:rPr>
        <w:t>sejumlah</w:t>
      </w:r>
      <w:proofErr w:type="spellEnd"/>
      <w:r w:rsidRPr="00DB25C4">
        <w:rPr>
          <w:rFonts w:cstheme="minorHAnsi"/>
          <w:color w:val="000000"/>
        </w:rPr>
        <w:t xml:space="preserve"> </w:t>
      </w:r>
      <w:r w:rsidRPr="00DB25C4">
        <w:rPr>
          <w:rFonts w:cstheme="minorHAnsi"/>
          <w:b/>
          <w:bCs/>
          <w:color w:val="000000"/>
        </w:rPr>
        <w:t xml:space="preserve">12 Nilai </w:t>
      </w:r>
      <w:proofErr w:type="spellStart"/>
      <w:r w:rsidRPr="00DB25C4">
        <w:rPr>
          <w:rFonts w:cstheme="minorHAnsi"/>
          <w:b/>
          <w:bCs/>
          <w:color w:val="000000"/>
        </w:rPr>
        <w:t>yaitu</w:t>
      </w:r>
      <w:proofErr w:type="spellEnd"/>
      <w:r w:rsidRPr="00DB25C4">
        <w:rPr>
          <w:rFonts w:cstheme="minorHAnsi"/>
          <w:b/>
          <w:bCs/>
          <w:color w:val="000000"/>
        </w:rPr>
        <w:t xml:space="preserve"> </w:t>
      </w:r>
      <w:proofErr w:type="spellStart"/>
      <w:r w:rsidRPr="00DB25C4">
        <w:rPr>
          <w:rFonts w:cstheme="minorHAnsi"/>
          <w:b/>
          <w:bCs/>
          <w:color w:val="000000"/>
        </w:rPr>
        <w:t>Orisinal</w:t>
      </w:r>
      <w:proofErr w:type="spellEnd"/>
      <w:r w:rsidRPr="00DB25C4">
        <w:rPr>
          <w:rFonts w:cstheme="minorHAnsi"/>
          <w:b/>
          <w:bCs/>
          <w:color w:val="000000"/>
        </w:rPr>
        <w:t>,</w:t>
      </w:r>
      <w:r w:rsidRPr="00DB25C4">
        <w:rPr>
          <w:rFonts w:cstheme="minorHAnsi"/>
          <w:color w:val="000000"/>
        </w:rPr>
        <w:t xml:space="preserve"> </w:t>
      </w:r>
      <w:proofErr w:type="spellStart"/>
      <w:r w:rsidRPr="00DB25C4">
        <w:rPr>
          <w:rFonts w:cstheme="minorHAnsi"/>
          <w:b/>
          <w:bCs/>
          <w:color w:val="000000"/>
        </w:rPr>
        <w:t>Terpercaya</w:t>
      </w:r>
      <w:proofErr w:type="spellEnd"/>
      <w:r w:rsidRPr="00DB25C4">
        <w:rPr>
          <w:rFonts w:cstheme="minorHAnsi"/>
          <w:b/>
          <w:bCs/>
          <w:color w:val="000000"/>
        </w:rPr>
        <w:t xml:space="preserve">, </w:t>
      </w:r>
      <w:proofErr w:type="spellStart"/>
      <w:r w:rsidRPr="00DB25C4">
        <w:rPr>
          <w:rFonts w:cstheme="minorHAnsi"/>
          <w:b/>
          <w:bCs/>
          <w:color w:val="000000"/>
        </w:rPr>
        <w:t>Gigih</w:t>
      </w:r>
      <w:proofErr w:type="spellEnd"/>
      <w:r w:rsidRPr="00DB25C4">
        <w:rPr>
          <w:rFonts w:cstheme="minorHAnsi"/>
          <w:b/>
          <w:bCs/>
          <w:color w:val="000000"/>
        </w:rPr>
        <w:t xml:space="preserve">, </w:t>
      </w:r>
      <w:proofErr w:type="spellStart"/>
      <w:r w:rsidRPr="00DB25C4">
        <w:rPr>
          <w:rFonts w:cstheme="minorHAnsi"/>
          <w:b/>
          <w:bCs/>
          <w:color w:val="000000"/>
        </w:rPr>
        <w:t>Kreatif</w:t>
      </w:r>
      <w:proofErr w:type="spellEnd"/>
      <w:r w:rsidRPr="00DB25C4">
        <w:rPr>
          <w:rFonts w:cstheme="minorHAnsi"/>
          <w:b/>
          <w:bCs/>
          <w:color w:val="000000"/>
        </w:rPr>
        <w:t xml:space="preserve">, </w:t>
      </w:r>
      <w:proofErr w:type="spellStart"/>
      <w:r w:rsidRPr="00DB25C4">
        <w:rPr>
          <w:rFonts w:cstheme="minorHAnsi"/>
          <w:b/>
          <w:bCs/>
          <w:color w:val="000000"/>
        </w:rPr>
        <w:t>Dinamis</w:t>
      </w:r>
      <w:proofErr w:type="spellEnd"/>
      <w:r w:rsidRPr="00DB25C4">
        <w:rPr>
          <w:rFonts w:cstheme="minorHAnsi"/>
          <w:b/>
          <w:bCs/>
          <w:color w:val="000000"/>
        </w:rPr>
        <w:t xml:space="preserve">, Ramah dan </w:t>
      </w:r>
      <w:proofErr w:type="spellStart"/>
      <w:r w:rsidRPr="00DB25C4">
        <w:rPr>
          <w:rFonts w:cstheme="minorHAnsi"/>
          <w:b/>
          <w:bCs/>
          <w:color w:val="000000"/>
        </w:rPr>
        <w:t>Menyenangkan</w:t>
      </w:r>
      <w:proofErr w:type="spellEnd"/>
      <w:r w:rsidRPr="00DB25C4">
        <w:rPr>
          <w:rFonts w:cstheme="minorHAnsi"/>
          <w:b/>
          <w:bCs/>
          <w:color w:val="000000"/>
        </w:rPr>
        <w:t>,</w:t>
      </w:r>
      <w:r w:rsidRPr="00DB25C4">
        <w:rPr>
          <w:rFonts w:cstheme="minorHAnsi"/>
          <w:color w:val="000000"/>
        </w:rPr>
        <w:t xml:space="preserve"> </w:t>
      </w:r>
      <w:r w:rsidRPr="00DB25C4">
        <w:rPr>
          <w:rFonts w:cstheme="minorHAnsi"/>
          <w:b/>
          <w:bCs/>
          <w:color w:val="000000"/>
        </w:rPr>
        <w:t xml:space="preserve">Meritocratic, </w:t>
      </w:r>
      <w:proofErr w:type="spellStart"/>
      <w:r w:rsidRPr="00DB25C4">
        <w:rPr>
          <w:rFonts w:cstheme="minorHAnsi"/>
          <w:b/>
          <w:bCs/>
          <w:color w:val="000000"/>
        </w:rPr>
        <w:t>Profesional</w:t>
      </w:r>
      <w:proofErr w:type="spellEnd"/>
      <w:r w:rsidRPr="00DB25C4">
        <w:rPr>
          <w:rFonts w:cstheme="minorHAnsi"/>
          <w:b/>
          <w:bCs/>
          <w:color w:val="000000"/>
        </w:rPr>
        <w:t xml:space="preserve">, </w:t>
      </w:r>
      <w:proofErr w:type="spellStart"/>
      <w:r w:rsidRPr="00DB25C4">
        <w:rPr>
          <w:rFonts w:cstheme="minorHAnsi"/>
          <w:b/>
          <w:bCs/>
          <w:color w:val="000000"/>
        </w:rPr>
        <w:t>Bertanggungjawab</w:t>
      </w:r>
      <w:proofErr w:type="spellEnd"/>
      <w:r w:rsidRPr="00DB25C4">
        <w:rPr>
          <w:rFonts w:cstheme="minorHAnsi"/>
          <w:b/>
          <w:bCs/>
          <w:color w:val="000000"/>
        </w:rPr>
        <w:t xml:space="preserve">, </w:t>
      </w:r>
      <w:proofErr w:type="spellStart"/>
      <w:r w:rsidRPr="00DB25C4">
        <w:rPr>
          <w:rFonts w:cstheme="minorHAnsi"/>
          <w:b/>
          <w:bCs/>
          <w:color w:val="000000"/>
        </w:rPr>
        <w:t>Sinergi</w:t>
      </w:r>
      <w:proofErr w:type="spellEnd"/>
      <w:r w:rsidRPr="00DB25C4">
        <w:rPr>
          <w:rFonts w:cstheme="minorHAnsi"/>
          <w:b/>
          <w:bCs/>
          <w:color w:val="000000"/>
        </w:rPr>
        <w:t xml:space="preserve">, </w:t>
      </w:r>
      <w:proofErr w:type="spellStart"/>
      <w:r w:rsidRPr="00DB25C4">
        <w:rPr>
          <w:rFonts w:cstheme="minorHAnsi"/>
          <w:b/>
          <w:bCs/>
          <w:color w:val="000000"/>
        </w:rPr>
        <w:t>Rendah</w:t>
      </w:r>
      <w:proofErr w:type="spellEnd"/>
      <w:r w:rsidRPr="00DB25C4">
        <w:rPr>
          <w:rFonts w:cstheme="minorHAnsi"/>
          <w:b/>
          <w:bCs/>
          <w:color w:val="000000"/>
        </w:rPr>
        <w:t xml:space="preserve"> </w:t>
      </w:r>
      <w:proofErr w:type="spellStart"/>
      <w:r w:rsidRPr="00DB25C4">
        <w:rPr>
          <w:rFonts w:cstheme="minorHAnsi"/>
          <w:b/>
          <w:bCs/>
          <w:color w:val="000000"/>
        </w:rPr>
        <w:t>Hati</w:t>
      </w:r>
      <w:proofErr w:type="spellEnd"/>
      <w:r w:rsidRPr="00DB25C4">
        <w:rPr>
          <w:rFonts w:cstheme="minorHAnsi"/>
          <w:b/>
          <w:bCs/>
          <w:color w:val="000000"/>
        </w:rPr>
        <w:t>, dan</w:t>
      </w:r>
      <w:r w:rsidRPr="00DB25C4">
        <w:rPr>
          <w:rFonts w:cstheme="minorHAnsi"/>
          <w:color w:val="000000"/>
        </w:rPr>
        <w:t xml:space="preserve"> </w:t>
      </w:r>
      <w:proofErr w:type="spellStart"/>
      <w:r w:rsidRPr="00DB25C4">
        <w:rPr>
          <w:rFonts w:cstheme="minorHAnsi"/>
          <w:b/>
          <w:bCs/>
          <w:color w:val="000000"/>
        </w:rPr>
        <w:t>Kewargaan</w:t>
      </w:r>
      <w:proofErr w:type="spellEnd"/>
      <w:r w:rsidRPr="00DB25C4">
        <w:rPr>
          <w:rFonts w:cstheme="minorHAnsi"/>
          <w:b/>
          <w:bCs/>
          <w:color w:val="000000"/>
        </w:rPr>
        <w:t xml:space="preserve">. </w:t>
      </w:r>
      <w:r w:rsidRPr="00DB25C4">
        <w:rPr>
          <w:rFonts w:cstheme="minorHAnsi"/>
          <w:color w:val="000000"/>
        </w:rPr>
        <w:lastRenderedPageBreak/>
        <w:t xml:space="preserve">Ke-12 Nilai </w:t>
      </w:r>
      <w:proofErr w:type="spellStart"/>
      <w:r w:rsidRPr="00DB25C4">
        <w:rPr>
          <w:rFonts w:cstheme="minorHAnsi"/>
          <w:color w:val="000000"/>
        </w:rPr>
        <w:t>tersebut</w:t>
      </w:r>
      <w:proofErr w:type="spellEnd"/>
      <w:r w:rsidRPr="00DB25C4">
        <w:rPr>
          <w:rFonts w:cstheme="minorHAnsi"/>
          <w:color w:val="000000"/>
        </w:rPr>
        <w:t xml:space="preserve"> </w:t>
      </w:r>
      <w:proofErr w:type="spellStart"/>
      <w:r w:rsidRPr="00DB25C4">
        <w:rPr>
          <w:rFonts w:cstheme="minorHAnsi"/>
          <w:color w:val="000000"/>
        </w:rPr>
        <w:t>berfokus</w:t>
      </w:r>
      <w:proofErr w:type="spellEnd"/>
      <w:r w:rsidRPr="00DB25C4">
        <w:rPr>
          <w:rFonts w:cstheme="minorHAnsi"/>
          <w:color w:val="000000"/>
        </w:rPr>
        <w:t xml:space="preserve"> pada </w:t>
      </w:r>
      <w:proofErr w:type="spellStart"/>
      <w:r w:rsidRPr="00DB25C4">
        <w:rPr>
          <w:rFonts w:cstheme="minorHAnsi"/>
          <w:color w:val="000000"/>
        </w:rPr>
        <w:t>manusia</w:t>
      </w:r>
      <w:proofErr w:type="spellEnd"/>
      <w:r w:rsidRPr="00DB25C4">
        <w:rPr>
          <w:rFonts w:cstheme="minorHAnsi"/>
          <w:color w:val="000000"/>
        </w:rPr>
        <w:t xml:space="preserve"> (</w:t>
      </w:r>
      <w:r w:rsidRPr="00DB25C4">
        <w:rPr>
          <w:rFonts w:cstheme="minorHAnsi"/>
          <w:i/>
          <w:iCs/>
          <w:color w:val="000000"/>
        </w:rPr>
        <w:t>Man behind the Gun</w:t>
      </w:r>
      <w:r w:rsidRPr="00DB25C4">
        <w:rPr>
          <w:rFonts w:cstheme="minorHAnsi"/>
          <w:color w:val="000000"/>
        </w:rPr>
        <w:t xml:space="preserve">) </w:t>
      </w:r>
      <w:proofErr w:type="spellStart"/>
      <w:r w:rsidRPr="00DB25C4">
        <w:rPr>
          <w:rFonts w:cstheme="minorHAnsi"/>
          <w:color w:val="000000"/>
        </w:rPr>
        <w:t>sebagai</w:t>
      </w:r>
      <w:proofErr w:type="spellEnd"/>
      <w:r w:rsidRPr="00DB25C4">
        <w:rPr>
          <w:rFonts w:cstheme="minorHAnsi"/>
          <w:color w:val="000000"/>
        </w:rPr>
        <w:t xml:space="preserve"> </w:t>
      </w:r>
      <w:proofErr w:type="spellStart"/>
      <w:r w:rsidRPr="00DB25C4">
        <w:rPr>
          <w:rFonts w:cstheme="minorHAnsi"/>
          <w:color w:val="000000"/>
        </w:rPr>
        <w:t>kunci</w:t>
      </w:r>
      <w:proofErr w:type="spellEnd"/>
      <w:r w:rsidRPr="00DB25C4">
        <w:rPr>
          <w:rFonts w:cstheme="minorHAnsi"/>
          <w:color w:val="000000"/>
        </w:rPr>
        <w:t xml:space="preserve"> Pembangunan Nasional Indonesia. </w:t>
      </w:r>
    </w:p>
    <w:p w14:paraId="59C95182" w14:textId="77777777" w:rsidR="00EE2EA9" w:rsidRPr="00DB25C4" w:rsidRDefault="00EE2EA9" w:rsidP="00687314">
      <w:pPr>
        <w:autoSpaceDE w:val="0"/>
        <w:autoSpaceDN w:val="0"/>
        <w:adjustRightInd w:val="0"/>
        <w:spacing w:after="0" w:line="240" w:lineRule="auto"/>
        <w:jc w:val="both"/>
        <w:rPr>
          <w:rFonts w:cstheme="minorHAnsi"/>
          <w:b/>
          <w:bCs/>
          <w:color w:val="000000"/>
        </w:rPr>
      </w:pPr>
    </w:p>
    <w:p w14:paraId="1B48DA45"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Mekanisme</w:t>
      </w:r>
      <w:proofErr w:type="spellEnd"/>
      <w:r w:rsidRPr="00DB25C4">
        <w:rPr>
          <w:rFonts w:cstheme="minorHAnsi"/>
          <w:color w:val="000000"/>
        </w:rPr>
        <w:t xml:space="preserve"> </w:t>
      </w:r>
      <w:proofErr w:type="spellStart"/>
      <w:r w:rsidRPr="00DB25C4">
        <w:rPr>
          <w:rFonts w:cstheme="minorHAnsi"/>
          <w:color w:val="000000"/>
        </w:rPr>
        <w:t>penyusunan</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Keilmuan</w:t>
      </w:r>
      <w:proofErr w:type="spellEnd"/>
      <w:r w:rsidRPr="00DB25C4">
        <w:rPr>
          <w:rFonts w:cstheme="minorHAnsi"/>
          <w:color w:val="000000"/>
        </w:rPr>
        <w:t xml:space="preserve"> dan </w:t>
      </w:r>
      <w:proofErr w:type="spellStart"/>
      <w:r w:rsidRPr="00DB25C4">
        <w:rPr>
          <w:rFonts w:cstheme="minorHAnsi"/>
          <w:color w:val="000000"/>
        </w:rPr>
        <w:t>Tujuan</w:t>
      </w:r>
      <w:proofErr w:type="spellEnd"/>
      <w:r w:rsidRPr="00DB25C4">
        <w:rPr>
          <w:rFonts w:cstheme="minorHAnsi"/>
          <w:color w:val="000000"/>
        </w:rPr>
        <w:t xml:space="preserve"> program </w:t>
      </w:r>
      <w:proofErr w:type="spellStart"/>
      <w:r w:rsidRPr="00DB25C4">
        <w:rPr>
          <w:rFonts w:cstheme="minorHAnsi"/>
          <w:color w:val="000000"/>
        </w:rPr>
        <w:t>studi</w:t>
      </w:r>
      <w:proofErr w:type="spellEnd"/>
      <w:r w:rsidRPr="00DB25C4">
        <w:rPr>
          <w:rFonts w:cstheme="minorHAnsi"/>
          <w:color w:val="000000"/>
        </w:rPr>
        <w:t xml:space="preserve">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tahapan</w:t>
      </w:r>
      <w:proofErr w:type="spellEnd"/>
      <w:r w:rsidRPr="00DB25C4">
        <w:rPr>
          <w:rFonts w:cstheme="minorHAnsi"/>
          <w:color w:val="000000"/>
        </w:rPr>
        <w:t xml:space="preserve"> </w:t>
      </w:r>
      <w:proofErr w:type="spellStart"/>
      <w:r w:rsidRPr="00DB25C4">
        <w:rPr>
          <w:rFonts w:cstheme="minorHAnsi"/>
          <w:color w:val="000000"/>
        </w:rPr>
        <w:t>sebagai</w:t>
      </w:r>
      <w:proofErr w:type="spellEnd"/>
      <w:r w:rsidRPr="00DB25C4">
        <w:rPr>
          <w:rFonts w:cstheme="minorHAnsi"/>
          <w:color w:val="000000"/>
        </w:rPr>
        <w:t xml:space="preserve"> </w:t>
      </w:r>
      <w:proofErr w:type="spellStart"/>
      <w:r w:rsidRPr="00DB25C4">
        <w:rPr>
          <w:rFonts w:cstheme="minorHAnsi"/>
          <w:color w:val="000000"/>
        </w:rPr>
        <w:t>berikut</w:t>
      </w:r>
      <w:proofErr w:type="spellEnd"/>
      <w:r w:rsidRPr="00DB25C4">
        <w:rPr>
          <w:rFonts w:cstheme="minorHAnsi"/>
          <w:color w:val="000000"/>
        </w:rPr>
        <w:t>:</w:t>
      </w:r>
    </w:p>
    <w:p w14:paraId="54EA4E13" w14:textId="77777777" w:rsidR="00EE2EA9" w:rsidRPr="00DB25C4" w:rsidRDefault="00EE2EA9" w:rsidP="009F6099">
      <w:pPr>
        <w:pStyle w:val="ListParagraph"/>
        <w:numPr>
          <w:ilvl w:val="0"/>
          <w:numId w:val="38"/>
        </w:numPr>
        <w:autoSpaceDE w:val="0"/>
        <w:autoSpaceDN w:val="0"/>
        <w:adjustRightInd w:val="0"/>
        <w:spacing w:after="0" w:line="240" w:lineRule="auto"/>
        <w:jc w:val="both"/>
        <w:rPr>
          <w:rFonts w:cstheme="minorHAnsi"/>
          <w:color w:val="000000" w:themeColor="text1"/>
        </w:rPr>
      </w:pPr>
      <w:r w:rsidRPr="00DB25C4">
        <w:rPr>
          <w:rFonts w:cstheme="minorHAnsi"/>
          <w:color w:val="000000" w:themeColor="text1"/>
        </w:rPr>
        <w:t xml:space="preserve">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Pendidikan Bahasa Mandarin </w:t>
      </w:r>
      <w:proofErr w:type="spellStart"/>
      <w:r w:rsidRPr="00DB25C4">
        <w:rPr>
          <w:rFonts w:cstheme="minorHAnsi"/>
          <w:color w:val="000000" w:themeColor="text1"/>
        </w:rPr>
        <w:t>membentuk</w:t>
      </w:r>
      <w:proofErr w:type="spellEnd"/>
      <w:r w:rsidRPr="00DB25C4">
        <w:rPr>
          <w:rFonts w:cstheme="minorHAnsi"/>
          <w:color w:val="000000" w:themeColor="text1"/>
        </w:rPr>
        <w:t xml:space="preserve"> </w:t>
      </w:r>
      <w:proofErr w:type="spellStart"/>
      <w:r w:rsidRPr="00DB25C4">
        <w:rPr>
          <w:rFonts w:cstheme="minorHAnsi"/>
          <w:color w:val="000000" w:themeColor="text1"/>
        </w:rPr>
        <w:t>tim</w:t>
      </w:r>
      <w:proofErr w:type="spellEnd"/>
      <w:r w:rsidRPr="00DB25C4">
        <w:rPr>
          <w:rFonts w:cstheme="minorHAnsi"/>
          <w:color w:val="000000" w:themeColor="text1"/>
        </w:rPr>
        <w:t xml:space="preserve"> </w:t>
      </w:r>
      <w:proofErr w:type="spellStart"/>
      <w:r w:rsidRPr="00DB25C4">
        <w:rPr>
          <w:rFonts w:cstheme="minorHAnsi"/>
          <w:color w:val="000000" w:themeColor="text1"/>
        </w:rPr>
        <w:t>perumus</w:t>
      </w:r>
      <w:proofErr w:type="spellEnd"/>
      <w:r w:rsidRPr="00DB25C4">
        <w:rPr>
          <w:rFonts w:cstheme="minorHAnsi"/>
          <w:color w:val="000000" w:themeColor="text1"/>
        </w:rPr>
        <w:t xml:space="preserve"> yang </w:t>
      </w:r>
      <w:proofErr w:type="spellStart"/>
      <w:r w:rsidRPr="00DB25C4">
        <w:rPr>
          <w:rFonts w:cstheme="minorHAnsi"/>
          <w:color w:val="000000" w:themeColor="text1"/>
        </w:rPr>
        <w:t>terdiri</w:t>
      </w:r>
      <w:proofErr w:type="spellEnd"/>
      <w:r w:rsidRPr="00DB25C4">
        <w:rPr>
          <w:rFonts w:cstheme="minorHAnsi"/>
          <w:color w:val="000000" w:themeColor="text1"/>
        </w:rPr>
        <w:t xml:space="preserve"> </w:t>
      </w:r>
      <w:proofErr w:type="spellStart"/>
      <w:r w:rsidRPr="00DB25C4">
        <w:rPr>
          <w:rFonts w:cstheme="minorHAnsi"/>
          <w:color w:val="000000" w:themeColor="text1"/>
        </w:rPr>
        <w:t>dari</w:t>
      </w:r>
      <w:proofErr w:type="spellEnd"/>
      <w:r w:rsidRPr="00DB25C4">
        <w:rPr>
          <w:rFonts w:cstheme="minorHAnsi"/>
          <w:color w:val="000000" w:themeColor="text1"/>
        </w:rPr>
        <w:t xml:space="preserve"> </w:t>
      </w:r>
      <w:proofErr w:type="spellStart"/>
      <w:r w:rsidRPr="00DB25C4">
        <w:rPr>
          <w:rFonts w:cstheme="minorHAnsi"/>
          <w:color w:val="000000" w:themeColor="text1"/>
        </w:rPr>
        <w:t>ketua</w:t>
      </w:r>
      <w:proofErr w:type="spellEnd"/>
      <w:r w:rsidRPr="00DB25C4">
        <w:rPr>
          <w:rFonts w:cstheme="minorHAnsi"/>
          <w:color w:val="000000" w:themeColor="text1"/>
        </w:rPr>
        <w:t xml:space="preserve">, </w:t>
      </w:r>
      <w:proofErr w:type="spellStart"/>
      <w:r w:rsidRPr="00DB25C4">
        <w:rPr>
          <w:rFonts w:cstheme="minorHAnsi"/>
          <w:color w:val="000000" w:themeColor="text1"/>
        </w:rPr>
        <w:t>sekretaris</w:t>
      </w:r>
      <w:proofErr w:type="spellEnd"/>
      <w:r w:rsidRPr="00DB25C4">
        <w:rPr>
          <w:rFonts w:cstheme="minorHAnsi"/>
          <w:color w:val="000000" w:themeColor="text1"/>
        </w:rPr>
        <w:t xml:space="preserve">, dan </w:t>
      </w:r>
      <w:proofErr w:type="spellStart"/>
      <w:r w:rsidRPr="00DB25C4">
        <w:rPr>
          <w:rFonts w:cstheme="minorHAnsi"/>
          <w:color w:val="000000" w:themeColor="text1"/>
        </w:rPr>
        <w:t>perwakilan</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yang </w:t>
      </w:r>
      <w:proofErr w:type="spellStart"/>
      <w:r w:rsidRPr="00DB25C4">
        <w:rPr>
          <w:rFonts w:cstheme="minorHAnsi"/>
          <w:color w:val="000000" w:themeColor="text1"/>
        </w:rPr>
        <w:t>disahkan</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SK </w:t>
      </w:r>
      <w:proofErr w:type="spellStart"/>
      <w:r w:rsidRPr="00DB25C4">
        <w:rPr>
          <w:rFonts w:cstheme="minorHAnsi"/>
          <w:color w:val="000000" w:themeColor="text1"/>
        </w:rPr>
        <w:t>Dekan</w:t>
      </w:r>
      <w:proofErr w:type="spellEnd"/>
      <w:r w:rsidRPr="00DB25C4">
        <w:rPr>
          <w:rFonts w:cstheme="minorHAnsi"/>
          <w:color w:val="000000" w:themeColor="text1"/>
        </w:rPr>
        <w:t xml:space="preserve"> </w:t>
      </w:r>
      <w:proofErr w:type="spellStart"/>
      <w:r w:rsidRPr="00DB25C4">
        <w:rPr>
          <w:rFonts w:cstheme="minorHAnsi"/>
          <w:color w:val="000000" w:themeColor="text1"/>
        </w:rPr>
        <w:t>Fakultas</w:t>
      </w:r>
      <w:proofErr w:type="spellEnd"/>
      <w:r w:rsidRPr="00DB25C4">
        <w:rPr>
          <w:rFonts w:cstheme="minorHAnsi"/>
          <w:color w:val="000000" w:themeColor="text1"/>
        </w:rPr>
        <w:t xml:space="preserve"> Bahasa dan Seni 0019/MACHUNG/</w:t>
      </w:r>
      <w:r w:rsidRPr="00DB25C4">
        <w:rPr>
          <w:rFonts w:cstheme="minorHAnsi"/>
        </w:rPr>
        <w:t xml:space="preserve">FBS/SK-DEK/XI/2022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pengangkatan</w:t>
      </w:r>
      <w:proofErr w:type="spellEnd"/>
      <w:r w:rsidRPr="00DB25C4">
        <w:rPr>
          <w:rFonts w:cstheme="minorHAnsi"/>
        </w:rPr>
        <w:t xml:space="preserve"> </w:t>
      </w:r>
      <w:proofErr w:type="spellStart"/>
      <w:r w:rsidRPr="00DB25C4">
        <w:rPr>
          <w:rFonts w:cstheme="minorHAnsi"/>
        </w:rPr>
        <w:t>satgas</w:t>
      </w:r>
      <w:proofErr w:type="spellEnd"/>
      <w:r w:rsidRPr="00DB25C4">
        <w:rPr>
          <w:rFonts w:cstheme="minorHAnsi"/>
        </w:rPr>
        <w:t xml:space="preserve"> </w:t>
      </w:r>
      <w:proofErr w:type="spellStart"/>
      <w:r w:rsidRPr="00DB25C4">
        <w:rPr>
          <w:rFonts w:cstheme="minorHAnsi"/>
        </w:rPr>
        <w:t>perumus</w:t>
      </w:r>
      <w:proofErr w:type="spellEnd"/>
      <w:r w:rsidRPr="00DB25C4">
        <w:rPr>
          <w:rFonts w:cstheme="minorHAnsi"/>
        </w:rPr>
        <w:t xml:space="preserve"> </w:t>
      </w:r>
      <w:proofErr w:type="spellStart"/>
      <w:r w:rsidRPr="00DB25C4">
        <w:rPr>
          <w:rFonts w:cstheme="minorHAnsi"/>
        </w:rPr>
        <w:t>visi</w:t>
      </w:r>
      <w:proofErr w:type="spellEnd"/>
      <w:r w:rsidRPr="00DB25C4">
        <w:rPr>
          <w:rFonts w:cstheme="minorHAnsi"/>
        </w:rPr>
        <w:t xml:space="preserve">, </w:t>
      </w:r>
      <w:proofErr w:type="spellStart"/>
      <w:r w:rsidRPr="00DB25C4">
        <w:rPr>
          <w:rFonts w:cstheme="minorHAnsi"/>
        </w:rPr>
        <w:t>misi</w:t>
      </w:r>
      <w:proofErr w:type="spellEnd"/>
      <w:r w:rsidRPr="00DB25C4">
        <w:rPr>
          <w:rFonts w:cstheme="minorHAnsi"/>
        </w:rPr>
        <w:t xml:space="preserve">, </w:t>
      </w:r>
      <w:proofErr w:type="spellStart"/>
      <w:r w:rsidRPr="00DB25C4">
        <w:rPr>
          <w:rFonts w:cstheme="minorHAnsi"/>
        </w:rPr>
        <w:t>tujuan</w:t>
      </w:r>
      <w:proofErr w:type="spellEnd"/>
      <w:r w:rsidRPr="00DB25C4">
        <w:rPr>
          <w:rFonts w:cstheme="minorHAnsi"/>
        </w:rPr>
        <w:t xml:space="preserve"> dan strategi dan </w:t>
      </w:r>
      <w:proofErr w:type="spellStart"/>
      <w:r w:rsidRPr="00DB25C4">
        <w:rPr>
          <w:rFonts w:cstheme="minorHAnsi"/>
        </w:rPr>
        <w:t>revisi</w:t>
      </w:r>
      <w:proofErr w:type="spellEnd"/>
      <w:r w:rsidRPr="00DB25C4">
        <w:rPr>
          <w:rFonts w:cstheme="minorHAnsi"/>
        </w:rPr>
        <w:t xml:space="preserve"> </w:t>
      </w:r>
      <w:proofErr w:type="spellStart"/>
      <w:r w:rsidRPr="00DB25C4">
        <w:rPr>
          <w:rFonts w:cstheme="minorHAnsi"/>
        </w:rPr>
        <w:t>kurikulum</w:t>
      </w:r>
      <w:proofErr w:type="spellEnd"/>
      <w:r w:rsidRPr="00DB25C4">
        <w:rPr>
          <w:rFonts w:cstheme="minorHAnsi"/>
        </w:rPr>
        <w:t xml:space="preserve"> Prodi Pendidikan Bahasa Mandarin </w:t>
      </w:r>
      <w:proofErr w:type="spellStart"/>
      <w:r w:rsidRPr="00DB25C4">
        <w:rPr>
          <w:rFonts w:cstheme="minorHAnsi"/>
        </w:rPr>
        <w:t>Fakultas</w:t>
      </w:r>
      <w:proofErr w:type="spellEnd"/>
      <w:r w:rsidRPr="00DB25C4">
        <w:rPr>
          <w:rFonts w:cstheme="minorHAnsi"/>
        </w:rPr>
        <w:t xml:space="preserve"> </w:t>
      </w:r>
      <w:proofErr w:type="spellStart"/>
      <w:r w:rsidRPr="00DB25C4">
        <w:rPr>
          <w:rFonts w:cstheme="minorHAnsi"/>
        </w:rPr>
        <w:t>Bahada</w:t>
      </w:r>
      <w:proofErr w:type="spellEnd"/>
      <w:r w:rsidRPr="00DB25C4">
        <w:rPr>
          <w:rFonts w:cstheme="minorHAnsi"/>
        </w:rPr>
        <w:t xml:space="preserve"> dan Seni, Universitas Ma Chung</w:t>
      </w:r>
    </w:p>
    <w:p w14:paraId="3BC213E8" w14:textId="77777777" w:rsidR="00EE2EA9" w:rsidRPr="00DB25C4" w:rsidRDefault="00EE2EA9" w:rsidP="009F6099">
      <w:pPr>
        <w:pStyle w:val="ListParagraph"/>
        <w:numPr>
          <w:ilvl w:val="0"/>
          <w:numId w:val="38"/>
        </w:numPr>
        <w:autoSpaceDE w:val="0"/>
        <w:autoSpaceDN w:val="0"/>
        <w:adjustRightInd w:val="0"/>
        <w:spacing w:after="0" w:line="240" w:lineRule="auto"/>
        <w:jc w:val="both"/>
        <w:rPr>
          <w:rFonts w:cstheme="minorHAnsi"/>
          <w:color w:val="000000" w:themeColor="text1"/>
        </w:rPr>
      </w:pPr>
      <w:r w:rsidRPr="00DB25C4">
        <w:rPr>
          <w:rFonts w:cstheme="minorHAnsi"/>
          <w:color w:val="000000" w:themeColor="text1"/>
        </w:rPr>
        <w:t xml:space="preserve">Tim </w:t>
      </w:r>
      <w:proofErr w:type="spellStart"/>
      <w:r w:rsidRPr="00DB25C4">
        <w:rPr>
          <w:rFonts w:cstheme="minorHAnsi"/>
          <w:color w:val="000000" w:themeColor="text1"/>
        </w:rPr>
        <w:t>Perumus</w:t>
      </w:r>
      <w:proofErr w:type="spellEnd"/>
      <w:r w:rsidRPr="00DB25C4">
        <w:rPr>
          <w:rFonts w:cstheme="minorHAnsi"/>
          <w:color w:val="000000" w:themeColor="text1"/>
        </w:rPr>
        <w:t xml:space="preserve"> </w:t>
      </w:r>
      <w:proofErr w:type="spellStart"/>
      <w:r w:rsidRPr="00DB25C4">
        <w:rPr>
          <w:rFonts w:cstheme="minorHAnsi"/>
          <w:color w:val="000000" w:themeColor="text1"/>
        </w:rPr>
        <w:t>kemudian</w:t>
      </w:r>
      <w:proofErr w:type="spellEnd"/>
      <w:r w:rsidRPr="00DB25C4">
        <w:rPr>
          <w:rFonts w:cstheme="minorHAnsi"/>
          <w:color w:val="000000" w:themeColor="text1"/>
        </w:rPr>
        <w:t xml:space="preserve"> </w:t>
      </w:r>
      <w:proofErr w:type="spellStart"/>
      <w:r w:rsidRPr="00DB25C4">
        <w:rPr>
          <w:rFonts w:cstheme="minorHAnsi"/>
          <w:b/>
          <w:bCs/>
          <w:color w:val="000000" w:themeColor="text1"/>
        </w:rPr>
        <w:t>mengkaji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visi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keilmuan</w:t>
      </w:r>
      <w:proofErr w:type="spellEnd"/>
      <w:r w:rsidRPr="00DB25C4">
        <w:rPr>
          <w:rFonts w:cstheme="minorHAnsi"/>
          <w:b/>
          <w:bCs/>
          <w:color w:val="000000" w:themeColor="text1"/>
        </w:rPr>
        <w:t xml:space="preserve"> dan </w:t>
      </w:r>
      <w:proofErr w:type="spellStart"/>
      <w:r w:rsidRPr="00DB25C4">
        <w:rPr>
          <w:rFonts w:cstheme="minorHAnsi"/>
          <w:b/>
          <w:bCs/>
          <w:color w:val="000000" w:themeColor="text1"/>
        </w:rPr>
        <w:t>tujuan</w:t>
      </w:r>
      <w:proofErr w:type="spellEnd"/>
      <w:r w:rsidRPr="00DB25C4">
        <w:rPr>
          <w:rFonts w:cstheme="minorHAnsi"/>
          <w:b/>
          <w:bCs/>
          <w:color w:val="000000" w:themeColor="text1"/>
        </w:rPr>
        <w:t xml:space="preserve"> program </w:t>
      </w:r>
      <w:proofErr w:type="spellStart"/>
      <w:r w:rsidRPr="00DB25C4">
        <w:rPr>
          <w:rFonts w:cstheme="minorHAnsi"/>
          <w:b/>
          <w:bCs/>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mencari</w:t>
      </w:r>
      <w:proofErr w:type="spellEnd"/>
      <w:r w:rsidRPr="00DB25C4">
        <w:rPr>
          <w:rFonts w:cstheme="minorHAnsi"/>
          <w:color w:val="000000" w:themeColor="text1"/>
        </w:rPr>
        <w:t xml:space="preserve"> </w:t>
      </w:r>
      <w:proofErr w:type="spellStart"/>
      <w:r w:rsidRPr="00DB25C4">
        <w:rPr>
          <w:rFonts w:cstheme="minorHAnsi"/>
          <w:color w:val="000000" w:themeColor="text1"/>
        </w:rPr>
        <w:t>informasi</w:t>
      </w:r>
      <w:proofErr w:type="spellEnd"/>
      <w:r w:rsidRPr="00DB25C4">
        <w:rPr>
          <w:rFonts w:cstheme="minorHAnsi"/>
          <w:color w:val="000000" w:themeColor="text1"/>
        </w:rPr>
        <w:t xml:space="preserve">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perkembangan</w:t>
      </w:r>
      <w:proofErr w:type="spellEnd"/>
      <w:r w:rsidRPr="00DB25C4">
        <w:rPr>
          <w:rFonts w:cstheme="minorHAnsi"/>
          <w:color w:val="000000" w:themeColor="text1"/>
        </w:rPr>
        <w:t xml:space="preserve"> </w:t>
      </w:r>
      <w:proofErr w:type="spellStart"/>
      <w:r w:rsidRPr="00DB25C4">
        <w:rPr>
          <w:rFonts w:cstheme="minorHAnsi"/>
          <w:color w:val="000000" w:themeColor="text1"/>
        </w:rPr>
        <w:t>terbaru</w:t>
      </w:r>
      <w:proofErr w:type="spellEnd"/>
      <w:r w:rsidRPr="00DB25C4">
        <w:rPr>
          <w:rFonts w:cstheme="minorHAnsi"/>
          <w:color w:val="000000" w:themeColor="text1"/>
        </w:rPr>
        <w:t xml:space="preserve"> </w:t>
      </w:r>
      <w:proofErr w:type="spellStart"/>
      <w:r w:rsidRPr="00DB25C4">
        <w:rPr>
          <w:rFonts w:cstheme="minorHAnsi"/>
          <w:color w:val="000000" w:themeColor="text1"/>
        </w:rPr>
        <w:t>pendidikan</w:t>
      </w:r>
      <w:proofErr w:type="spellEnd"/>
      <w:r w:rsidRPr="00DB25C4">
        <w:rPr>
          <w:rFonts w:cstheme="minorHAnsi"/>
          <w:color w:val="000000" w:themeColor="text1"/>
        </w:rPr>
        <w:t xml:space="preserve"> Bahasa Mandarin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perbandingan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sejenis</w:t>
      </w:r>
      <w:proofErr w:type="spellEnd"/>
      <w:r w:rsidRPr="00DB25C4">
        <w:rPr>
          <w:rFonts w:cstheme="minorHAnsi"/>
          <w:color w:val="000000" w:themeColor="text1"/>
        </w:rPr>
        <w:t xml:space="preserve"> dan </w:t>
      </w:r>
      <w:proofErr w:type="spellStart"/>
      <w:r w:rsidRPr="00DB25C4">
        <w:rPr>
          <w:rFonts w:cstheme="minorHAnsi"/>
          <w:color w:val="000000" w:themeColor="text1"/>
        </w:rPr>
        <w:t>hasil</w:t>
      </w:r>
      <w:proofErr w:type="spellEnd"/>
      <w:r w:rsidRPr="00DB25C4">
        <w:rPr>
          <w:rFonts w:cstheme="minorHAnsi"/>
          <w:color w:val="000000" w:themeColor="text1"/>
        </w:rPr>
        <w:t xml:space="preserve"> </w:t>
      </w:r>
      <w:proofErr w:type="spellStart"/>
      <w:r w:rsidRPr="00DB25C4">
        <w:rPr>
          <w:rFonts w:cstheme="minorHAnsi"/>
          <w:color w:val="000000" w:themeColor="text1"/>
        </w:rPr>
        <w:t>kesepakatan</w:t>
      </w:r>
      <w:proofErr w:type="spellEnd"/>
      <w:r w:rsidRPr="00DB25C4">
        <w:rPr>
          <w:rFonts w:cstheme="minorHAnsi"/>
          <w:color w:val="000000" w:themeColor="text1"/>
        </w:rPr>
        <w:t xml:space="preserve"> </w:t>
      </w:r>
      <w:proofErr w:type="spellStart"/>
      <w:r w:rsidRPr="00DB25C4">
        <w:rPr>
          <w:rFonts w:cstheme="minorHAnsi"/>
          <w:color w:val="000000" w:themeColor="text1"/>
        </w:rPr>
        <w:t>Asosiasi</w:t>
      </w:r>
      <w:proofErr w:type="spellEnd"/>
      <w:r w:rsidRPr="00DB25C4">
        <w:rPr>
          <w:rFonts w:cstheme="minorHAnsi"/>
          <w:color w:val="000000" w:themeColor="text1"/>
        </w:rPr>
        <w:t xml:space="preserve"> Pendidikan Bahasa Mandarin dan </w:t>
      </w:r>
      <w:proofErr w:type="spellStart"/>
      <w:r w:rsidRPr="00DB25C4">
        <w:rPr>
          <w:rFonts w:cstheme="minorHAnsi"/>
          <w:color w:val="000000" w:themeColor="text1"/>
        </w:rPr>
        <w:t>kesesuaian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Visi</w:t>
      </w:r>
      <w:proofErr w:type="spellEnd"/>
      <w:r w:rsidRPr="00DB25C4">
        <w:rPr>
          <w:rFonts w:cstheme="minorHAnsi"/>
          <w:color w:val="000000" w:themeColor="text1"/>
        </w:rPr>
        <w:t xml:space="preserve"> </w:t>
      </w:r>
      <w:proofErr w:type="spellStart"/>
      <w:r w:rsidRPr="00DB25C4">
        <w:rPr>
          <w:rFonts w:cstheme="minorHAnsi"/>
          <w:color w:val="000000" w:themeColor="text1"/>
        </w:rPr>
        <w:t>Misi</w:t>
      </w:r>
      <w:proofErr w:type="spellEnd"/>
      <w:r w:rsidRPr="00DB25C4">
        <w:rPr>
          <w:rFonts w:cstheme="minorHAnsi"/>
          <w:color w:val="000000" w:themeColor="text1"/>
        </w:rPr>
        <w:t xml:space="preserve"> FBS dan Universitas Ma Chung. Tim </w:t>
      </w:r>
      <w:proofErr w:type="spellStart"/>
      <w:r w:rsidRPr="00DB25C4">
        <w:rPr>
          <w:rFonts w:cstheme="minorHAnsi"/>
          <w:color w:val="000000" w:themeColor="text1"/>
        </w:rPr>
        <w:t>perumus</w:t>
      </w:r>
      <w:proofErr w:type="spellEnd"/>
      <w:r w:rsidRPr="00DB25C4">
        <w:rPr>
          <w:rFonts w:cstheme="minorHAnsi"/>
          <w:color w:val="000000" w:themeColor="text1"/>
        </w:rPr>
        <w:t xml:space="preserve"> </w:t>
      </w:r>
      <w:proofErr w:type="spellStart"/>
      <w:r w:rsidRPr="00DB25C4">
        <w:rPr>
          <w:rFonts w:cstheme="minorHAnsi"/>
          <w:color w:val="000000" w:themeColor="text1"/>
        </w:rPr>
        <w:t>kemudian</w:t>
      </w:r>
      <w:proofErr w:type="spellEnd"/>
      <w:r w:rsidRPr="00DB25C4">
        <w:rPr>
          <w:rFonts w:cstheme="minorHAnsi"/>
          <w:color w:val="000000" w:themeColor="text1"/>
        </w:rPr>
        <w:t xml:space="preserve"> </w:t>
      </w:r>
      <w:proofErr w:type="spellStart"/>
      <w:r w:rsidRPr="00DB25C4">
        <w:rPr>
          <w:rFonts w:cstheme="minorHAnsi"/>
          <w:color w:val="000000" w:themeColor="text1"/>
        </w:rPr>
        <w:t>melakukan</w:t>
      </w:r>
      <w:proofErr w:type="spellEnd"/>
      <w:r w:rsidRPr="00DB25C4">
        <w:rPr>
          <w:rFonts w:cstheme="minorHAnsi"/>
          <w:color w:val="000000" w:themeColor="text1"/>
        </w:rPr>
        <w:t xml:space="preserve"> </w:t>
      </w:r>
      <w:proofErr w:type="spellStart"/>
      <w:r w:rsidRPr="00DB25C4">
        <w:rPr>
          <w:rFonts w:cstheme="minorHAnsi"/>
          <w:color w:val="000000" w:themeColor="text1"/>
        </w:rPr>
        <w:t>rapat</w:t>
      </w:r>
      <w:proofErr w:type="spellEnd"/>
      <w:r w:rsidRPr="00DB25C4">
        <w:rPr>
          <w:rFonts w:cstheme="minorHAnsi"/>
          <w:color w:val="000000" w:themeColor="text1"/>
        </w:rPr>
        <w:t xml:space="preserve"> </w:t>
      </w:r>
      <w:proofErr w:type="spellStart"/>
      <w:r w:rsidRPr="00DB25C4">
        <w:rPr>
          <w:rFonts w:cstheme="minorHAnsi"/>
          <w:color w:val="000000" w:themeColor="text1"/>
        </w:rPr>
        <w:t>koordinasi</w:t>
      </w:r>
      <w:proofErr w:type="spellEnd"/>
      <w:r w:rsidRPr="00DB25C4">
        <w:rPr>
          <w:rFonts w:cstheme="minorHAnsi"/>
          <w:color w:val="000000" w:themeColor="text1"/>
        </w:rPr>
        <w:t xml:space="preserve"> pada </w:t>
      </w:r>
      <w:proofErr w:type="spellStart"/>
      <w:r w:rsidRPr="00DB25C4">
        <w:rPr>
          <w:rFonts w:cstheme="minorHAnsi"/>
          <w:color w:val="000000" w:themeColor="text1"/>
        </w:rPr>
        <w:t>tanggal</w:t>
      </w:r>
      <w:proofErr w:type="spellEnd"/>
      <w:r w:rsidRPr="00DB25C4">
        <w:rPr>
          <w:rFonts w:cstheme="minorHAnsi"/>
          <w:color w:val="000000" w:themeColor="text1"/>
        </w:rPr>
        <w:t xml:space="preserve"> </w:t>
      </w:r>
      <w:r w:rsidRPr="00DB25C4">
        <w:rPr>
          <w:rFonts w:cstheme="minorHAnsi"/>
          <w:color w:val="000000" w:themeColor="text1"/>
          <w:highlight w:val="yellow"/>
        </w:rPr>
        <w:t xml:space="preserve">17 </w:t>
      </w:r>
      <w:proofErr w:type="spellStart"/>
      <w:r w:rsidRPr="00DB25C4">
        <w:rPr>
          <w:rFonts w:cstheme="minorHAnsi"/>
          <w:color w:val="000000" w:themeColor="text1"/>
          <w:highlight w:val="yellow"/>
        </w:rPr>
        <w:t>Februari</w:t>
      </w:r>
      <w:proofErr w:type="spellEnd"/>
      <w:r w:rsidRPr="00DB25C4">
        <w:rPr>
          <w:rFonts w:cstheme="minorHAnsi"/>
          <w:color w:val="000000" w:themeColor="text1"/>
          <w:highlight w:val="yellow"/>
        </w:rPr>
        <w:t xml:space="preserve"> 2023</w:t>
      </w:r>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menghasilkan</w:t>
      </w:r>
      <w:proofErr w:type="spellEnd"/>
      <w:r w:rsidRPr="00DB25C4">
        <w:rPr>
          <w:rFonts w:cstheme="minorHAnsi"/>
          <w:color w:val="000000" w:themeColor="text1"/>
        </w:rPr>
        <w:t xml:space="preserve"> </w:t>
      </w:r>
      <w:proofErr w:type="spellStart"/>
      <w:r w:rsidRPr="00DB25C4">
        <w:rPr>
          <w:rFonts w:cstheme="minorHAnsi"/>
          <w:color w:val="000000" w:themeColor="text1"/>
        </w:rPr>
        <w:t>rumusan</w:t>
      </w:r>
      <w:proofErr w:type="spellEnd"/>
      <w:r w:rsidRPr="00DB25C4">
        <w:rPr>
          <w:rFonts w:cstheme="minorHAnsi"/>
          <w:color w:val="000000" w:themeColor="text1"/>
        </w:rPr>
        <w:t xml:space="preserve"> </w:t>
      </w:r>
      <w:proofErr w:type="spellStart"/>
      <w:r w:rsidRPr="00DB25C4">
        <w:rPr>
          <w:rFonts w:cstheme="minorHAnsi"/>
          <w:color w:val="000000" w:themeColor="text1"/>
        </w:rPr>
        <w:t>awal</w:t>
      </w:r>
      <w:proofErr w:type="spellEnd"/>
      <w:r w:rsidRPr="00DB25C4">
        <w:rPr>
          <w:rFonts w:cstheme="minorHAnsi"/>
          <w:color w:val="000000" w:themeColor="text1"/>
        </w:rPr>
        <w:t xml:space="preserve"> </w:t>
      </w:r>
      <w:proofErr w:type="spellStart"/>
      <w:r w:rsidRPr="00DB25C4">
        <w:rPr>
          <w:rFonts w:cstheme="minorHAnsi"/>
          <w:color w:val="000000" w:themeColor="text1"/>
        </w:rPr>
        <w:t>visi</w:t>
      </w:r>
      <w:proofErr w:type="spellEnd"/>
      <w:r w:rsidRPr="00DB25C4">
        <w:rPr>
          <w:rFonts w:cstheme="minorHAnsi"/>
          <w:color w:val="000000" w:themeColor="text1"/>
        </w:rPr>
        <w:t xml:space="preserve"> </w:t>
      </w:r>
      <w:proofErr w:type="spellStart"/>
      <w:r w:rsidRPr="00DB25C4">
        <w:rPr>
          <w:rFonts w:cstheme="minorHAnsi"/>
          <w:color w:val="000000" w:themeColor="text1"/>
        </w:rPr>
        <w:t>keilmuan</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beberapa</w:t>
      </w:r>
      <w:proofErr w:type="spellEnd"/>
      <w:r w:rsidRPr="00DB25C4">
        <w:rPr>
          <w:rFonts w:cstheme="minorHAnsi"/>
          <w:color w:val="000000" w:themeColor="text1"/>
        </w:rPr>
        <w:t xml:space="preserve"> kata </w:t>
      </w:r>
      <w:proofErr w:type="spellStart"/>
      <w:r w:rsidRPr="00DB25C4">
        <w:rPr>
          <w:rFonts w:cstheme="minorHAnsi"/>
          <w:color w:val="000000" w:themeColor="text1"/>
        </w:rPr>
        <w:t>kunci</w:t>
      </w:r>
      <w:proofErr w:type="spellEnd"/>
      <w:r w:rsidRPr="00DB25C4">
        <w:rPr>
          <w:rFonts w:cstheme="minorHAnsi"/>
          <w:color w:val="000000" w:themeColor="text1"/>
        </w:rPr>
        <w:t xml:space="preserve"> </w:t>
      </w:r>
      <w:proofErr w:type="spellStart"/>
      <w:r w:rsidRPr="00DB25C4">
        <w:rPr>
          <w:rFonts w:cstheme="minorHAnsi"/>
          <w:color w:val="000000" w:themeColor="text1"/>
        </w:rPr>
        <w:t>yaitu</w:t>
      </w:r>
      <w:proofErr w:type="spellEnd"/>
      <w:r w:rsidRPr="00DB25C4">
        <w:rPr>
          <w:rFonts w:cstheme="minorHAnsi"/>
          <w:color w:val="000000" w:themeColor="text1"/>
        </w:rPr>
        <w:t xml:space="preserve">, </w:t>
      </w:r>
      <w:proofErr w:type="spellStart"/>
      <w:r w:rsidRPr="00DB25C4">
        <w:rPr>
          <w:rFonts w:cstheme="minorHAnsi"/>
          <w:color w:val="000000" w:themeColor="text1"/>
        </w:rPr>
        <w:t>sebagai</w:t>
      </w:r>
      <w:proofErr w:type="spellEnd"/>
      <w:r w:rsidRPr="00DB25C4">
        <w:rPr>
          <w:rFonts w:cstheme="minorHAnsi"/>
          <w:color w:val="000000" w:themeColor="text1"/>
        </w:rPr>
        <w:t xml:space="preserve"> “</w:t>
      </w:r>
      <w:proofErr w:type="spellStart"/>
      <w:r w:rsidRPr="00DB25C4">
        <w:rPr>
          <w:rFonts w:cstheme="minorHAnsi"/>
          <w:b/>
          <w:bCs/>
          <w:color w:val="000000" w:themeColor="text1"/>
        </w:rPr>
        <w:t>mengembangkan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pendidikan</w:t>
      </w:r>
      <w:proofErr w:type="spellEnd"/>
      <w:r w:rsidRPr="00DB25C4">
        <w:rPr>
          <w:rFonts w:cstheme="minorHAnsi"/>
          <w:b/>
          <w:bCs/>
          <w:color w:val="000000" w:themeColor="text1"/>
        </w:rPr>
        <w:t xml:space="preserve"> dan </w:t>
      </w:r>
      <w:proofErr w:type="spellStart"/>
      <w:r w:rsidRPr="00DB25C4">
        <w:rPr>
          <w:rFonts w:cstheme="minorHAnsi"/>
          <w:b/>
          <w:bCs/>
          <w:color w:val="000000" w:themeColor="text1"/>
        </w:rPr>
        <w:t>pengajaran</w:t>
      </w:r>
      <w:proofErr w:type="spellEnd"/>
      <w:r w:rsidRPr="00DB25C4">
        <w:rPr>
          <w:rFonts w:cstheme="minorHAnsi"/>
          <w:b/>
          <w:bCs/>
          <w:color w:val="000000" w:themeColor="text1"/>
        </w:rPr>
        <w:t xml:space="preserve"> Bahasa Mandarin yang </w:t>
      </w:r>
      <w:proofErr w:type="spellStart"/>
      <w:r w:rsidRPr="00DB25C4">
        <w:rPr>
          <w:rFonts w:cstheme="minorHAnsi"/>
          <w:b/>
          <w:bCs/>
          <w:color w:val="000000" w:themeColor="text1"/>
        </w:rPr>
        <w:t>selaras</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dengan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tuntutan</w:t>
      </w:r>
      <w:proofErr w:type="spellEnd"/>
      <w:r w:rsidRPr="00DB25C4">
        <w:rPr>
          <w:rFonts w:cstheme="minorHAnsi"/>
          <w:b/>
          <w:bCs/>
          <w:color w:val="000000" w:themeColor="text1"/>
        </w:rPr>
        <w:t xml:space="preserve"> dunia </w:t>
      </w:r>
      <w:proofErr w:type="spellStart"/>
      <w:r w:rsidRPr="00DB25C4">
        <w:rPr>
          <w:rFonts w:cstheme="minorHAnsi"/>
          <w:b/>
          <w:bCs/>
          <w:color w:val="000000" w:themeColor="text1"/>
        </w:rPr>
        <w:t>kerja</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berbasis</w:t>
      </w:r>
      <w:proofErr w:type="spellEnd"/>
      <w:r w:rsidRPr="00DB25C4">
        <w:rPr>
          <w:rFonts w:cstheme="minorHAnsi"/>
          <w:b/>
          <w:bCs/>
          <w:color w:val="000000" w:themeColor="text1"/>
        </w:rPr>
        <w:t xml:space="preserve"> pada </w:t>
      </w:r>
      <w:proofErr w:type="spellStart"/>
      <w:r w:rsidRPr="00DB25C4">
        <w:rPr>
          <w:rFonts w:cstheme="minorHAnsi"/>
          <w:b/>
          <w:bCs/>
          <w:color w:val="000000" w:themeColor="text1"/>
        </w:rPr>
        <w:t>pendekatan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konstruktivistik</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lintas</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budaya</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untuk</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menghasilkan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lulusan</w:t>
      </w:r>
      <w:proofErr w:type="spellEnd"/>
      <w:r w:rsidRPr="00DB25C4">
        <w:rPr>
          <w:rFonts w:cstheme="minorHAnsi"/>
          <w:b/>
          <w:bCs/>
          <w:color w:val="000000" w:themeColor="text1"/>
        </w:rPr>
        <w:t xml:space="preserve"> yang </w:t>
      </w:r>
      <w:proofErr w:type="spellStart"/>
      <w:r w:rsidRPr="00DB25C4">
        <w:rPr>
          <w:rFonts w:cstheme="minorHAnsi"/>
          <w:b/>
          <w:bCs/>
          <w:color w:val="000000" w:themeColor="text1"/>
        </w:rPr>
        <w:t>berkualitas</w:t>
      </w:r>
      <w:proofErr w:type="spellEnd"/>
      <w:r w:rsidRPr="00DB25C4">
        <w:rPr>
          <w:rFonts w:cstheme="minorHAnsi"/>
          <w:b/>
          <w:bCs/>
          <w:color w:val="000000" w:themeColor="text1"/>
        </w:rPr>
        <w:t>”</w:t>
      </w:r>
      <w:r w:rsidRPr="00DB25C4">
        <w:rPr>
          <w:rFonts w:cstheme="minorHAnsi"/>
          <w:color w:val="000000" w:themeColor="text1"/>
        </w:rPr>
        <w:t xml:space="preserve">. </w:t>
      </w:r>
    </w:p>
    <w:p w14:paraId="1F827F6E" w14:textId="77777777" w:rsidR="00EE2EA9" w:rsidRPr="00DB25C4" w:rsidRDefault="00EE2EA9" w:rsidP="009F6099">
      <w:pPr>
        <w:pStyle w:val="ListParagraph"/>
        <w:numPr>
          <w:ilvl w:val="0"/>
          <w:numId w:val="38"/>
        </w:numPr>
        <w:autoSpaceDE w:val="0"/>
        <w:autoSpaceDN w:val="0"/>
        <w:adjustRightInd w:val="0"/>
        <w:spacing w:after="0" w:line="240" w:lineRule="auto"/>
        <w:jc w:val="both"/>
        <w:rPr>
          <w:rFonts w:cstheme="minorHAnsi"/>
          <w:color w:val="000000"/>
        </w:rPr>
      </w:pPr>
      <w:r w:rsidRPr="00DB25C4">
        <w:rPr>
          <w:rFonts w:cstheme="minorHAnsi"/>
          <w:color w:val="000000" w:themeColor="text1"/>
        </w:rPr>
        <w:t xml:space="preserve">Tim </w:t>
      </w:r>
      <w:proofErr w:type="spellStart"/>
      <w:r w:rsidRPr="00DB25C4">
        <w:rPr>
          <w:rFonts w:cstheme="minorHAnsi"/>
          <w:color w:val="000000" w:themeColor="text1"/>
        </w:rPr>
        <w:t>perumus</w:t>
      </w:r>
      <w:proofErr w:type="spellEnd"/>
      <w:r w:rsidRPr="00DB25C4">
        <w:rPr>
          <w:rFonts w:cstheme="minorHAnsi"/>
          <w:color w:val="000000" w:themeColor="text1"/>
        </w:rPr>
        <w:t xml:space="preserve"> juga </w:t>
      </w:r>
      <w:proofErr w:type="spellStart"/>
      <w:r w:rsidRPr="00DB25C4">
        <w:rPr>
          <w:rFonts w:cstheme="minorHAnsi"/>
          <w:color w:val="000000" w:themeColor="text1"/>
        </w:rPr>
        <w:t>melakukan</w:t>
      </w:r>
      <w:proofErr w:type="spellEnd"/>
      <w:r w:rsidRPr="00DB25C4">
        <w:rPr>
          <w:rFonts w:cstheme="minorHAnsi"/>
          <w:color w:val="000000" w:themeColor="text1"/>
        </w:rPr>
        <w:t xml:space="preserve"> </w:t>
      </w:r>
      <w:proofErr w:type="spellStart"/>
      <w:r w:rsidRPr="00DB25C4">
        <w:rPr>
          <w:rFonts w:cstheme="minorHAnsi"/>
          <w:color w:val="000000" w:themeColor="text1"/>
        </w:rPr>
        <w:t>diskusi</w:t>
      </w:r>
      <w:proofErr w:type="spellEnd"/>
      <w:r w:rsidRPr="00DB25C4">
        <w:rPr>
          <w:rFonts w:cstheme="minorHAnsi"/>
          <w:color w:val="000000" w:themeColor="text1"/>
        </w:rPr>
        <w:t xml:space="preserve"> dan </w:t>
      </w:r>
      <w:proofErr w:type="spellStart"/>
      <w:r w:rsidRPr="00DB25C4">
        <w:rPr>
          <w:rFonts w:cstheme="minorHAnsi"/>
          <w:b/>
          <w:bCs/>
          <w:color w:val="000000" w:themeColor="text1"/>
        </w:rPr>
        <w:t>penggalian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informasi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eksternal</w:t>
      </w:r>
      <w:proofErr w:type="spellEnd"/>
      <w:r w:rsidRPr="00DB25C4">
        <w:rPr>
          <w:rFonts w:cstheme="minorHAnsi"/>
          <w:b/>
          <w:bCs/>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melibatkan</w:t>
      </w:r>
      <w:proofErr w:type="spellEnd"/>
      <w:r w:rsidRPr="00DB25C4">
        <w:rPr>
          <w:rFonts w:cstheme="minorHAnsi"/>
          <w:color w:val="000000" w:themeColor="text1"/>
        </w:rPr>
        <w:t xml:space="preserve"> </w:t>
      </w:r>
      <w:proofErr w:type="spellStart"/>
      <w:r w:rsidRPr="00DB25C4">
        <w:rPr>
          <w:rFonts w:cstheme="minorHAnsi"/>
          <w:color w:val="000000" w:themeColor="text1"/>
        </w:rPr>
        <w:t>asosiasi</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pengguna</w:t>
      </w:r>
      <w:proofErr w:type="spellEnd"/>
      <w:r w:rsidRPr="00DB25C4">
        <w:rPr>
          <w:rFonts w:cstheme="minorHAnsi"/>
          <w:color w:val="000000" w:themeColor="text1"/>
        </w:rPr>
        <w:t xml:space="preserve"> </w:t>
      </w:r>
      <w:proofErr w:type="spellStart"/>
      <w:r w:rsidRPr="00DB25C4">
        <w:rPr>
          <w:rFonts w:cstheme="minorHAnsi"/>
          <w:color w:val="000000" w:themeColor="text1"/>
        </w:rPr>
        <w:t>lulusan</w:t>
      </w:r>
      <w:proofErr w:type="spellEnd"/>
      <w:r w:rsidRPr="00DB25C4">
        <w:rPr>
          <w:rFonts w:cstheme="minorHAnsi"/>
          <w:color w:val="000000" w:themeColor="text1"/>
        </w:rPr>
        <w:t xml:space="preserve">, alumni dan </w:t>
      </w:r>
      <w:proofErr w:type="spellStart"/>
      <w:r w:rsidRPr="00DB25C4">
        <w:rPr>
          <w:rFonts w:cstheme="minorHAnsi"/>
          <w:color w:val="000000" w:themeColor="text1"/>
        </w:rPr>
        <w:t>mitra</w:t>
      </w:r>
      <w:proofErr w:type="spellEnd"/>
      <w:r w:rsidRPr="00DB25C4">
        <w:rPr>
          <w:rFonts w:cstheme="minorHAnsi"/>
          <w:color w:val="000000" w:themeColor="text1"/>
        </w:rPr>
        <w:t xml:space="preserve"> dunia </w:t>
      </w:r>
      <w:proofErr w:type="spellStart"/>
      <w:r w:rsidRPr="00DB25C4">
        <w:rPr>
          <w:rFonts w:cstheme="minorHAnsi"/>
          <w:color w:val="000000" w:themeColor="text1"/>
        </w:rPr>
        <w:t>usaha</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mengidentifikasi</w:t>
      </w:r>
      <w:proofErr w:type="spellEnd"/>
      <w:r w:rsidRPr="00DB25C4">
        <w:rPr>
          <w:rFonts w:cstheme="minorHAnsi"/>
          <w:color w:val="000000" w:themeColor="text1"/>
        </w:rPr>
        <w:t xml:space="preserve"> </w:t>
      </w:r>
      <w:proofErr w:type="spellStart"/>
      <w:r w:rsidRPr="00DB25C4">
        <w:rPr>
          <w:rFonts w:cstheme="minorHAnsi"/>
          <w:color w:val="000000" w:themeColor="text1"/>
        </w:rPr>
        <w:t>kompetensi</w:t>
      </w:r>
      <w:proofErr w:type="spellEnd"/>
      <w:r w:rsidRPr="00DB25C4">
        <w:rPr>
          <w:rFonts w:cstheme="minorHAnsi"/>
          <w:color w:val="000000" w:themeColor="text1"/>
        </w:rPr>
        <w:t xml:space="preserve"> yang </w:t>
      </w:r>
      <w:proofErr w:type="spellStart"/>
      <w:r w:rsidRPr="00DB25C4">
        <w:rPr>
          <w:rFonts w:cstheme="minorHAnsi"/>
          <w:color w:val="000000" w:themeColor="text1"/>
        </w:rPr>
        <w:t>dibutuhkan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masyarakat</w:t>
      </w:r>
      <w:proofErr w:type="spellEnd"/>
      <w:r w:rsidRPr="00DB25C4">
        <w:rPr>
          <w:rFonts w:cstheme="minorHAnsi"/>
          <w:color w:val="000000" w:themeColor="text1"/>
        </w:rPr>
        <w:t xml:space="preserve">. </w:t>
      </w:r>
      <w:proofErr w:type="spellStart"/>
      <w:r w:rsidRPr="00DB25C4">
        <w:rPr>
          <w:rFonts w:cstheme="minorHAnsi"/>
          <w:color w:val="000000" w:themeColor="text1"/>
        </w:rPr>
        <w:t>Beberapa</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yang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antara</w:t>
      </w:r>
      <w:proofErr w:type="spellEnd"/>
      <w:r w:rsidRPr="00DB25C4">
        <w:rPr>
          <w:rFonts w:cstheme="minorHAnsi"/>
          <w:color w:val="000000" w:themeColor="text1"/>
        </w:rPr>
        <w:t xml:space="preserve"> lain:</w:t>
      </w:r>
    </w:p>
    <w:p w14:paraId="6C5F51C3" w14:textId="77777777" w:rsidR="00EE2EA9" w:rsidRPr="00DB25C4" w:rsidRDefault="00EE2EA9" w:rsidP="009F6099">
      <w:pPr>
        <w:pStyle w:val="ListParagraph"/>
        <w:numPr>
          <w:ilvl w:val="0"/>
          <w:numId w:val="18"/>
        </w:numPr>
        <w:autoSpaceDE w:val="0"/>
        <w:autoSpaceDN w:val="0"/>
        <w:adjustRightInd w:val="0"/>
        <w:spacing w:after="0" w:line="240" w:lineRule="auto"/>
        <w:ind w:left="1080"/>
        <w:jc w:val="both"/>
        <w:rPr>
          <w:rFonts w:cstheme="minorHAnsi"/>
          <w:color w:val="000000"/>
        </w:rPr>
      </w:pPr>
      <w:proofErr w:type="spellStart"/>
      <w:r w:rsidRPr="00DB25C4">
        <w:rPr>
          <w:rFonts w:cstheme="minorHAnsi"/>
          <w:color w:val="000000" w:themeColor="text1"/>
        </w:rPr>
        <w:t>Perwakilan</w:t>
      </w:r>
      <w:proofErr w:type="spellEnd"/>
      <w:r w:rsidRPr="00DB25C4">
        <w:rPr>
          <w:rFonts w:cstheme="minorHAnsi"/>
          <w:color w:val="000000" w:themeColor="text1"/>
        </w:rPr>
        <w:t xml:space="preserve"> </w:t>
      </w:r>
      <w:proofErr w:type="spellStart"/>
      <w:r w:rsidRPr="00DB25C4">
        <w:rPr>
          <w:rFonts w:cstheme="minorHAnsi"/>
          <w:color w:val="000000" w:themeColor="text1"/>
        </w:rPr>
        <w:t>tim</w:t>
      </w:r>
      <w:proofErr w:type="spellEnd"/>
      <w:r w:rsidRPr="00DB25C4">
        <w:rPr>
          <w:rFonts w:cstheme="minorHAnsi"/>
          <w:color w:val="000000" w:themeColor="text1"/>
        </w:rPr>
        <w:t xml:space="preserve"> </w:t>
      </w:r>
      <w:proofErr w:type="spellStart"/>
      <w:r w:rsidRPr="00DB25C4">
        <w:rPr>
          <w:rFonts w:cstheme="minorHAnsi"/>
          <w:color w:val="000000" w:themeColor="text1"/>
        </w:rPr>
        <w:t>perumus</w:t>
      </w:r>
      <w:proofErr w:type="spellEnd"/>
      <w:r w:rsidRPr="00DB25C4">
        <w:rPr>
          <w:rFonts w:cstheme="minorHAnsi"/>
          <w:color w:val="000000" w:themeColor="text1"/>
        </w:rPr>
        <w:t xml:space="preserve"> </w:t>
      </w:r>
      <w:proofErr w:type="spellStart"/>
      <w:r w:rsidRPr="00DB25C4">
        <w:rPr>
          <w:rFonts w:cstheme="minorHAnsi"/>
          <w:color w:val="000000" w:themeColor="text1"/>
        </w:rPr>
        <w:t>dari</w:t>
      </w:r>
      <w:proofErr w:type="spellEnd"/>
      <w:r w:rsidRPr="00DB25C4">
        <w:rPr>
          <w:rFonts w:cstheme="minorHAnsi"/>
          <w:color w:val="000000" w:themeColor="text1"/>
        </w:rPr>
        <w:t xml:space="preserve"> PPBM </w:t>
      </w:r>
      <w:proofErr w:type="spellStart"/>
      <w:r w:rsidRPr="00DB25C4">
        <w:rPr>
          <w:rFonts w:cstheme="minorHAnsi"/>
          <w:color w:val="000000" w:themeColor="text1"/>
        </w:rPr>
        <w:t>yaitu</w:t>
      </w:r>
      <w:proofErr w:type="spellEnd"/>
      <w:r w:rsidRPr="00DB25C4">
        <w:rPr>
          <w:rFonts w:cstheme="minorHAnsi"/>
          <w:color w:val="000000" w:themeColor="text1"/>
        </w:rPr>
        <w:t xml:space="preserve"> </w:t>
      </w:r>
      <w:proofErr w:type="spellStart"/>
      <w:r w:rsidRPr="00DB25C4">
        <w:rPr>
          <w:rFonts w:cstheme="minorHAnsi"/>
          <w:color w:val="000000" w:themeColor="text1"/>
        </w:rPr>
        <w:t>Anggrah</w:t>
      </w:r>
      <w:proofErr w:type="spellEnd"/>
      <w:r w:rsidRPr="00DB25C4">
        <w:rPr>
          <w:rFonts w:cstheme="minorHAnsi"/>
          <w:color w:val="000000" w:themeColor="text1"/>
        </w:rPr>
        <w:t xml:space="preserve"> Diah </w:t>
      </w:r>
      <w:proofErr w:type="spellStart"/>
      <w:r w:rsidRPr="00DB25C4">
        <w:rPr>
          <w:rFonts w:cstheme="minorHAnsi"/>
          <w:color w:val="000000" w:themeColor="text1"/>
        </w:rPr>
        <w:t>Airlinda</w:t>
      </w:r>
      <w:proofErr w:type="spellEnd"/>
      <w:r w:rsidRPr="00DB25C4">
        <w:rPr>
          <w:rFonts w:cstheme="minorHAnsi"/>
          <w:color w:val="000000" w:themeColor="text1"/>
        </w:rPr>
        <w:t xml:space="preserve">, SS, MTCSOL </w:t>
      </w:r>
      <w:proofErr w:type="spellStart"/>
      <w:r w:rsidRPr="00DB25C4">
        <w:rPr>
          <w:rFonts w:cstheme="minorHAnsi"/>
          <w:color w:val="000000" w:themeColor="text1"/>
        </w:rPr>
        <w:t>pernah</w:t>
      </w:r>
      <w:proofErr w:type="spellEnd"/>
      <w:r w:rsidRPr="00DB25C4">
        <w:rPr>
          <w:rFonts w:cstheme="minorHAnsi"/>
          <w:color w:val="000000" w:themeColor="text1"/>
        </w:rPr>
        <w:t xml:space="preserve"> </w:t>
      </w:r>
      <w:proofErr w:type="spellStart"/>
      <w:r w:rsidRPr="00DB25C4">
        <w:rPr>
          <w:rFonts w:cstheme="minorHAnsi"/>
          <w:color w:val="000000" w:themeColor="text1"/>
        </w:rPr>
        <w:t>mengikuti</w:t>
      </w:r>
      <w:proofErr w:type="spellEnd"/>
      <w:r w:rsidRPr="00DB25C4">
        <w:rPr>
          <w:rFonts w:cstheme="minorHAnsi"/>
          <w:color w:val="000000" w:themeColor="text1"/>
        </w:rPr>
        <w:t xml:space="preserve"> </w:t>
      </w:r>
      <w:r w:rsidRPr="00DB25C4">
        <w:rPr>
          <w:rFonts w:eastAsia="Arial" w:cstheme="minorHAnsi"/>
          <w:b/>
          <w:bCs/>
        </w:rPr>
        <w:t xml:space="preserve">Workshop </w:t>
      </w:r>
      <w:proofErr w:type="spellStart"/>
      <w:r w:rsidRPr="00DB25C4">
        <w:rPr>
          <w:rFonts w:eastAsia="Arial" w:cstheme="minorHAnsi"/>
          <w:b/>
          <w:bCs/>
        </w:rPr>
        <w:t>Kerangka</w:t>
      </w:r>
      <w:proofErr w:type="spellEnd"/>
      <w:r w:rsidRPr="00DB25C4">
        <w:rPr>
          <w:rFonts w:eastAsia="Arial" w:cstheme="minorHAnsi"/>
          <w:b/>
          <w:bCs/>
        </w:rPr>
        <w:t xml:space="preserve"> </w:t>
      </w:r>
      <w:proofErr w:type="spellStart"/>
      <w:r w:rsidRPr="00DB25C4">
        <w:rPr>
          <w:rFonts w:eastAsia="Arial" w:cstheme="minorHAnsi"/>
          <w:b/>
          <w:bCs/>
        </w:rPr>
        <w:t>Kualifikasi</w:t>
      </w:r>
      <w:proofErr w:type="spellEnd"/>
      <w:r w:rsidRPr="00DB25C4">
        <w:rPr>
          <w:rFonts w:eastAsia="Arial" w:cstheme="minorHAnsi"/>
          <w:b/>
          <w:bCs/>
        </w:rPr>
        <w:t xml:space="preserve"> Nasional Indonesia (KKNI)</w:t>
      </w:r>
      <w:r w:rsidRPr="00DB25C4">
        <w:rPr>
          <w:rFonts w:cstheme="minorHAnsi"/>
          <w:b/>
          <w:bCs/>
        </w:rPr>
        <w:t xml:space="preserve"> </w:t>
      </w:r>
      <w:r w:rsidRPr="00DB25C4">
        <w:rPr>
          <w:rFonts w:cstheme="minorHAnsi"/>
        </w:rPr>
        <w:t xml:space="preserve">pada </w:t>
      </w:r>
      <w:proofErr w:type="spellStart"/>
      <w:r w:rsidRPr="00DB25C4">
        <w:rPr>
          <w:rFonts w:cstheme="minorHAnsi"/>
        </w:rPr>
        <w:t>tanggal</w:t>
      </w:r>
      <w:proofErr w:type="spellEnd"/>
      <w:r w:rsidRPr="00DB25C4">
        <w:rPr>
          <w:rFonts w:cstheme="minorHAnsi"/>
          <w:b/>
          <w:bCs/>
        </w:rPr>
        <w:t xml:space="preserve"> </w:t>
      </w:r>
      <w:r w:rsidRPr="00DB25C4">
        <w:rPr>
          <w:rFonts w:eastAsia="Arial" w:cstheme="minorHAnsi"/>
          <w:highlight w:val="yellow"/>
        </w:rPr>
        <w:t>28-29 Mei 2016</w:t>
      </w:r>
      <w:r w:rsidRPr="00DB25C4">
        <w:rPr>
          <w:rFonts w:cstheme="minorHAnsi"/>
        </w:rPr>
        <w:t xml:space="preserve"> di Universitas </w:t>
      </w:r>
      <w:proofErr w:type="spellStart"/>
      <w:r w:rsidRPr="00DB25C4">
        <w:rPr>
          <w:rFonts w:cstheme="minorHAnsi"/>
        </w:rPr>
        <w:t>Brawijaya</w:t>
      </w:r>
      <w:proofErr w:type="spellEnd"/>
      <w:r w:rsidRPr="00DB25C4">
        <w:rPr>
          <w:rFonts w:cstheme="minorHAnsi"/>
        </w:rPr>
        <w:t xml:space="preserve"> Malang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b/>
          <w:bCs/>
          <w:color w:val="000000" w:themeColor="text1"/>
        </w:rPr>
        <w:t>meningkatkan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pemahaman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tentang</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penyusunan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visi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keilmuan</w:t>
      </w:r>
      <w:proofErr w:type="spellEnd"/>
      <w:r w:rsidRPr="00DB25C4">
        <w:rPr>
          <w:rFonts w:cstheme="minorHAnsi"/>
          <w:b/>
          <w:bCs/>
          <w:color w:val="000000" w:themeColor="text1"/>
        </w:rPr>
        <w:t xml:space="preserve"> program </w:t>
      </w:r>
      <w:proofErr w:type="spellStart"/>
      <w:r w:rsidRPr="00DB25C4">
        <w:rPr>
          <w:rFonts w:cstheme="minorHAnsi"/>
          <w:b/>
          <w:bCs/>
          <w:color w:val="000000" w:themeColor="text1"/>
        </w:rPr>
        <w:t>studi</w:t>
      </w:r>
      <w:proofErr w:type="spellEnd"/>
      <w:del w:id="18" w:author="Windra Swastika, Ph.D">
        <w:r w:rsidRPr="00DB25C4" w:rsidDel="00A82F7B">
          <w:rPr>
            <w:rFonts w:cstheme="minorHAnsi"/>
            <w:b/>
            <w:bCs/>
            <w:color w:val="000000" w:themeColor="text1"/>
          </w:rPr>
          <w:delText>.</w:delText>
        </w:r>
      </w:del>
      <w:r w:rsidRPr="00DB25C4">
        <w:rPr>
          <w:rFonts w:cstheme="minorHAnsi"/>
          <w:b/>
          <w:bCs/>
          <w:color w:val="000000" w:themeColor="text1"/>
        </w:rPr>
        <w:t xml:space="preserve"> </w:t>
      </w:r>
    </w:p>
    <w:p w14:paraId="1FD08587" w14:textId="77777777" w:rsidR="00EE2EA9" w:rsidRPr="00DB25C4" w:rsidRDefault="00EE2EA9" w:rsidP="009F6099">
      <w:pPr>
        <w:pStyle w:val="ListParagraph"/>
        <w:numPr>
          <w:ilvl w:val="0"/>
          <w:numId w:val="18"/>
        </w:numPr>
        <w:autoSpaceDE w:val="0"/>
        <w:autoSpaceDN w:val="0"/>
        <w:adjustRightInd w:val="0"/>
        <w:spacing w:after="0" w:line="240" w:lineRule="auto"/>
        <w:ind w:left="1080"/>
        <w:jc w:val="both"/>
        <w:rPr>
          <w:rFonts w:cstheme="minorHAnsi"/>
          <w:b/>
          <w:bCs/>
          <w:color w:val="000000"/>
          <w:highlight w:val="yellow"/>
        </w:rPr>
      </w:pPr>
      <w:r w:rsidRPr="00DB25C4">
        <w:rPr>
          <w:rFonts w:cstheme="minorHAnsi"/>
          <w:color w:val="000000" w:themeColor="text1"/>
        </w:rPr>
        <w:t xml:space="preserve">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mengikuti</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r w:rsidRPr="00DB25C4">
        <w:rPr>
          <w:rFonts w:cstheme="minorHAnsi"/>
          <w:i/>
          <w:iCs/>
          <w:color w:val="000000" w:themeColor="text1"/>
        </w:rPr>
        <w:t>Focus Group Discussion</w:t>
      </w:r>
      <w:r w:rsidRPr="00DB25C4">
        <w:rPr>
          <w:rFonts w:cstheme="minorHAnsi"/>
          <w:color w:val="000000" w:themeColor="text1"/>
        </w:rPr>
        <w:t xml:space="preserve">: </w:t>
      </w:r>
      <w:proofErr w:type="spellStart"/>
      <w:r w:rsidRPr="00DB25C4">
        <w:rPr>
          <w:rFonts w:cstheme="minorHAnsi"/>
          <w:color w:val="000000" w:themeColor="text1"/>
        </w:rPr>
        <w:t>Penyusunan</w:t>
      </w:r>
      <w:proofErr w:type="spellEnd"/>
      <w:r w:rsidRPr="00DB25C4">
        <w:rPr>
          <w:rFonts w:cstheme="minorHAnsi"/>
          <w:color w:val="000000" w:themeColor="text1"/>
        </w:rPr>
        <w:t xml:space="preserve"> Dasar Hukum Tata Kelola Program MBKM Pada Tingkat </w:t>
      </w:r>
      <w:proofErr w:type="spellStart"/>
      <w:r w:rsidRPr="00DB25C4">
        <w:rPr>
          <w:rFonts w:cstheme="minorHAnsi"/>
          <w:color w:val="000000" w:themeColor="text1"/>
        </w:rPr>
        <w:t>Institusi</w:t>
      </w:r>
      <w:proofErr w:type="spellEnd"/>
      <w:r w:rsidRPr="00DB25C4">
        <w:rPr>
          <w:rFonts w:cstheme="minorHAnsi"/>
          <w:color w:val="000000" w:themeColor="text1"/>
        </w:rPr>
        <w:t xml:space="preserve"> demi </w:t>
      </w:r>
      <w:proofErr w:type="spellStart"/>
      <w:r w:rsidRPr="00DB25C4">
        <w:rPr>
          <w:rFonts w:cstheme="minorHAnsi"/>
          <w:b/>
          <w:bCs/>
          <w:color w:val="000000" w:themeColor="text1"/>
        </w:rPr>
        <w:t>Penajaman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Visi</w:t>
      </w:r>
      <w:proofErr w:type="spellEnd"/>
      <w:r w:rsidRPr="00DB25C4">
        <w:rPr>
          <w:rFonts w:cstheme="minorHAnsi"/>
          <w:b/>
          <w:bCs/>
          <w:color w:val="000000" w:themeColor="text1"/>
        </w:rPr>
        <w:t xml:space="preserve"> dan </w:t>
      </w:r>
      <w:proofErr w:type="spellStart"/>
      <w:r w:rsidRPr="00DB25C4">
        <w:rPr>
          <w:rFonts w:cstheme="minorHAnsi"/>
          <w:b/>
          <w:bCs/>
          <w:color w:val="000000" w:themeColor="text1"/>
        </w:rPr>
        <w:t>Misi</w:t>
      </w:r>
      <w:proofErr w:type="spellEnd"/>
      <w:r w:rsidRPr="00DB25C4">
        <w:rPr>
          <w:rFonts w:cstheme="minorHAnsi"/>
          <w:b/>
          <w:bCs/>
          <w:color w:val="000000" w:themeColor="text1"/>
        </w:rPr>
        <w:t xml:space="preserve"> PPBM </w:t>
      </w:r>
      <w:r w:rsidRPr="00DB25C4">
        <w:rPr>
          <w:rFonts w:cstheme="minorHAnsi"/>
          <w:color w:val="000000" w:themeColor="text1"/>
        </w:rPr>
        <w:t xml:space="preserve">pada </w:t>
      </w:r>
      <w:proofErr w:type="spellStart"/>
      <w:r w:rsidRPr="00DB25C4">
        <w:rPr>
          <w:rFonts w:cstheme="minorHAnsi"/>
          <w:color w:val="000000" w:themeColor="text1"/>
        </w:rPr>
        <w:t>tanggal</w:t>
      </w:r>
      <w:proofErr w:type="spellEnd"/>
      <w:r w:rsidRPr="00DB25C4">
        <w:rPr>
          <w:rFonts w:cstheme="minorHAnsi"/>
          <w:color w:val="000000" w:themeColor="text1"/>
        </w:rPr>
        <w:t xml:space="preserve"> </w:t>
      </w:r>
      <w:r w:rsidRPr="00DB25C4">
        <w:rPr>
          <w:rFonts w:cstheme="minorHAnsi"/>
          <w:color w:val="000000" w:themeColor="text1"/>
          <w:highlight w:val="yellow"/>
        </w:rPr>
        <w:t xml:space="preserve">31 </w:t>
      </w:r>
      <w:proofErr w:type="spellStart"/>
      <w:r w:rsidRPr="00DB25C4">
        <w:rPr>
          <w:rFonts w:cstheme="minorHAnsi"/>
          <w:color w:val="000000" w:themeColor="text1"/>
          <w:highlight w:val="yellow"/>
        </w:rPr>
        <w:t>Agustus</w:t>
      </w:r>
      <w:proofErr w:type="spellEnd"/>
      <w:r w:rsidRPr="00DB25C4">
        <w:rPr>
          <w:rFonts w:cstheme="minorHAnsi"/>
          <w:color w:val="000000" w:themeColor="text1"/>
        </w:rPr>
        <w:t xml:space="preserve"> 2022 – 1 September 2022 di Hotel Savana, Malang yang </w:t>
      </w:r>
      <w:proofErr w:type="spellStart"/>
      <w:r w:rsidRPr="00DB25C4">
        <w:rPr>
          <w:rFonts w:cstheme="minorHAnsi"/>
          <w:color w:val="000000" w:themeColor="text1"/>
        </w:rPr>
        <w:t>dihadiri</w:t>
      </w:r>
      <w:proofErr w:type="spellEnd"/>
      <w:r w:rsidRPr="00DB25C4">
        <w:rPr>
          <w:rFonts w:cstheme="minorHAnsi"/>
          <w:color w:val="000000" w:themeColor="text1"/>
        </w:rPr>
        <w:t xml:space="preserve"> oleh </w:t>
      </w:r>
      <w:proofErr w:type="spellStart"/>
      <w:r w:rsidRPr="00DB25C4">
        <w:rPr>
          <w:rFonts w:cstheme="minorHAnsi"/>
          <w:color w:val="000000" w:themeColor="text1"/>
        </w:rPr>
        <w:t>beberapa</w:t>
      </w:r>
      <w:proofErr w:type="spellEnd"/>
      <w:r w:rsidRPr="00DB25C4">
        <w:rPr>
          <w:rFonts w:cstheme="minorHAnsi"/>
          <w:color w:val="000000" w:themeColor="text1"/>
        </w:rPr>
        <w:t xml:space="preserve"> stakeholder, </w:t>
      </w:r>
      <w:proofErr w:type="spellStart"/>
      <w:r w:rsidRPr="00DB25C4">
        <w:rPr>
          <w:rFonts w:cstheme="minorHAnsi"/>
          <w:color w:val="000000" w:themeColor="text1"/>
        </w:rPr>
        <w:t>yaitu</w:t>
      </w:r>
      <w:proofErr w:type="spellEnd"/>
      <w:r w:rsidRPr="00DB25C4">
        <w:rPr>
          <w:rFonts w:cstheme="minorHAnsi"/>
          <w:color w:val="000000" w:themeColor="text1"/>
        </w:rPr>
        <w:t xml:space="preserve"> Dr. Eng. </w:t>
      </w:r>
      <w:proofErr w:type="spellStart"/>
      <w:r w:rsidRPr="00DB25C4">
        <w:rPr>
          <w:rFonts w:cstheme="minorHAnsi"/>
          <w:color w:val="000000" w:themeColor="text1"/>
        </w:rPr>
        <w:t>Febriliyan</w:t>
      </w:r>
      <w:proofErr w:type="spellEnd"/>
      <w:r w:rsidRPr="00DB25C4">
        <w:rPr>
          <w:rFonts w:cstheme="minorHAnsi"/>
          <w:color w:val="000000" w:themeColor="text1"/>
        </w:rPr>
        <w:t xml:space="preserve"> </w:t>
      </w:r>
      <w:proofErr w:type="spellStart"/>
      <w:r w:rsidRPr="00DB25C4">
        <w:rPr>
          <w:rFonts w:cstheme="minorHAnsi"/>
          <w:color w:val="000000" w:themeColor="text1"/>
        </w:rPr>
        <w:t>Samopa</w:t>
      </w:r>
      <w:proofErr w:type="spellEnd"/>
      <w:r w:rsidRPr="00DB25C4">
        <w:rPr>
          <w:rFonts w:cstheme="minorHAnsi"/>
          <w:color w:val="000000" w:themeColor="text1"/>
        </w:rPr>
        <w:t xml:space="preserve">, </w:t>
      </w:r>
      <w:proofErr w:type="spellStart"/>
      <w:proofErr w:type="gramStart"/>
      <w:r w:rsidRPr="00DB25C4">
        <w:rPr>
          <w:rFonts w:cstheme="minorHAnsi"/>
          <w:color w:val="000000" w:themeColor="text1"/>
        </w:rPr>
        <w:t>S.Kom</w:t>
      </w:r>
      <w:proofErr w:type="spellEnd"/>
      <w:proofErr w:type="gramEnd"/>
      <w:r w:rsidRPr="00DB25C4">
        <w:rPr>
          <w:rFonts w:cstheme="minorHAnsi"/>
          <w:color w:val="000000" w:themeColor="text1"/>
        </w:rPr>
        <w:t xml:space="preserve">, </w:t>
      </w:r>
      <w:proofErr w:type="spellStart"/>
      <w:r w:rsidRPr="00DB25C4">
        <w:rPr>
          <w:rFonts w:cstheme="minorHAnsi"/>
          <w:color w:val="000000" w:themeColor="text1"/>
        </w:rPr>
        <w:t>M.Kom</w:t>
      </w:r>
      <w:proofErr w:type="spellEnd"/>
      <w:r w:rsidRPr="00DB25C4">
        <w:rPr>
          <w:rFonts w:cstheme="minorHAnsi"/>
          <w:color w:val="000000" w:themeColor="text1"/>
        </w:rPr>
        <w:t xml:space="preserve">, </w:t>
      </w:r>
      <w:proofErr w:type="spellStart"/>
      <w:r w:rsidRPr="00DB25C4">
        <w:rPr>
          <w:rFonts w:cstheme="minorHAnsi"/>
          <w:color w:val="000000" w:themeColor="text1"/>
        </w:rPr>
        <w:t>Nurhadi</w:t>
      </w:r>
      <w:proofErr w:type="spellEnd"/>
      <w:r w:rsidRPr="00DB25C4">
        <w:rPr>
          <w:rFonts w:cstheme="minorHAnsi"/>
          <w:color w:val="000000" w:themeColor="text1"/>
        </w:rPr>
        <w:t xml:space="preserve">, ST, CEC, LCCC, Dr. Agus </w:t>
      </w:r>
      <w:proofErr w:type="spellStart"/>
      <w:r w:rsidRPr="00DB25C4">
        <w:rPr>
          <w:rFonts w:cstheme="minorHAnsi"/>
          <w:color w:val="000000" w:themeColor="text1"/>
        </w:rPr>
        <w:t>Muji</w:t>
      </w:r>
      <w:proofErr w:type="spellEnd"/>
      <w:r w:rsidRPr="00DB25C4">
        <w:rPr>
          <w:rFonts w:cstheme="minorHAnsi"/>
          <w:color w:val="000000" w:themeColor="text1"/>
        </w:rPr>
        <w:t xml:space="preserve"> </w:t>
      </w:r>
      <w:proofErr w:type="spellStart"/>
      <w:r w:rsidRPr="00DB25C4">
        <w:rPr>
          <w:rFonts w:cstheme="minorHAnsi"/>
          <w:color w:val="000000" w:themeColor="text1"/>
        </w:rPr>
        <w:t>Santosa</w:t>
      </w:r>
      <w:proofErr w:type="spellEnd"/>
      <w:r w:rsidRPr="00DB25C4">
        <w:rPr>
          <w:rFonts w:cstheme="minorHAnsi"/>
          <w:color w:val="000000" w:themeColor="text1"/>
        </w:rPr>
        <w:t xml:space="preserve">, </w:t>
      </w:r>
      <w:proofErr w:type="spellStart"/>
      <w:r w:rsidRPr="00DB25C4">
        <w:rPr>
          <w:rFonts w:cstheme="minorHAnsi"/>
          <w:color w:val="000000" w:themeColor="text1"/>
        </w:rPr>
        <w:t>M.Si</w:t>
      </w:r>
      <w:proofErr w:type="spellEnd"/>
      <w:r w:rsidRPr="00DB25C4">
        <w:rPr>
          <w:rFonts w:cstheme="minorHAnsi"/>
          <w:color w:val="000000" w:themeColor="text1"/>
        </w:rPr>
        <w:t xml:space="preserve">. Hasil </w:t>
      </w:r>
      <w:proofErr w:type="spellStart"/>
      <w:r w:rsidRPr="00DB25C4">
        <w:rPr>
          <w:rFonts w:cstheme="minorHAnsi"/>
          <w:color w:val="000000" w:themeColor="text1"/>
        </w:rPr>
        <w:t>dari</w:t>
      </w:r>
      <w:proofErr w:type="spellEnd"/>
      <w:r w:rsidRPr="00DB25C4">
        <w:rPr>
          <w:rFonts w:cstheme="minorHAnsi"/>
          <w:color w:val="000000" w:themeColor="text1"/>
        </w:rPr>
        <w:t xml:space="preserve"> workshop </w:t>
      </w:r>
      <w:proofErr w:type="spellStart"/>
      <w:r w:rsidRPr="00DB25C4">
        <w:rPr>
          <w:rFonts w:cstheme="minorHAnsi"/>
          <w:color w:val="000000" w:themeColor="text1"/>
        </w:rPr>
        <w:t>ini</w:t>
      </w:r>
      <w:proofErr w:type="spellEnd"/>
      <w:r w:rsidRPr="00DB25C4">
        <w:rPr>
          <w:rFonts w:cstheme="minorHAnsi"/>
          <w:color w:val="000000" w:themeColor="text1"/>
        </w:rPr>
        <w:t xml:space="preserve"> </w:t>
      </w:r>
      <w:proofErr w:type="spellStart"/>
      <w:r w:rsidRPr="00DB25C4">
        <w:rPr>
          <w:rFonts w:cstheme="minorHAnsi"/>
          <w:color w:val="000000" w:themeColor="text1"/>
        </w:rPr>
        <w:t>adalah</w:t>
      </w:r>
      <w:proofErr w:type="spellEnd"/>
      <w:r w:rsidRPr="00DB25C4">
        <w:rPr>
          <w:rFonts w:cstheme="minorHAnsi"/>
          <w:color w:val="000000" w:themeColor="text1"/>
        </w:rPr>
        <w:t xml:space="preserve"> </w:t>
      </w:r>
      <w:proofErr w:type="spellStart"/>
      <w:r w:rsidRPr="00DB25C4">
        <w:rPr>
          <w:rFonts w:cstheme="minorHAnsi"/>
          <w:color w:val="000000" w:themeColor="text1"/>
        </w:rPr>
        <w:t>masukan</w:t>
      </w:r>
      <w:proofErr w:type="spellEnd"/>
      <w:r w:rsidRPr="00DB25C4">
        <w:rPr>
          <w:rFonts w:cstheme="minorHAnsi"/>
          <w:color w:val="000000" w:themeColor="text1"/>
        </w:rPr>
        <w:t xml:space="preserve"> </w:t>
      </w:r>
      <w:proofErr w:type="spellStart"/>
      <w:r w:rsidRPr="00DB25C4">
        <w:rPr>
          <w:rFonts w:cstheme="minorHAnsi"/>
          <w:color w:val="000000" w:themeColor="text1"/>
        </w:rPr>
        <w:t>bagi</w:t>
      </w:r>
      <w:proofErr w:type="spellEnd"/>
      <w:r w:rsidRPr="00DB25C4">
        <w:rPr>
          <w:rFonts w:cstheme="minorHAnsi"/>
          <w:color w:val="000000" w:themeColor="text1"/>
        </w:rPr>
        <w:t xml:space="preserve"> </w:t>
      </w:r>
      <w:proofErr w:type="spellStart"/>
      <w:r w:rsidRPr="00DB25C4">
        <w:rPr>
          <w:rFonts w:cstheme="minorHAnsi"/>
          <w:color w:val="000000" w:themeColor="text1"/>
        </w:rPr>
        <w:t>perumusan</w:t>
      </w:r>
      <w:proofErr w:type="spellEnd"/>
      <w:r w:rsidRPr="00DB25C4">
        <w:rPr>
          <w:rFonts w:cstheme="minorHAnsi"/>
          <w:color w:val="000000" w:themeColor="text1"/>
        </w:rPr>
        <w:t xml:space="preserve"> </w:t>
      </w:r>
      <w:proofErr w:type="spellStart"/>
      <w:r w:rsidRPr="00DB25C4">
        <w:rPr>
          <w:rFonts w:cstheme="minorHAnsi"/>
          <w:b/>
          <w:bCs/>
          <w:color w:val="000000" w:themeColor="text1"/>
        </w:rPr>
        <w:t>visi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keilmuan</w:t>
      </w:r>
      <w:proofErr w:type="spellEnd"/>
      <w:r w:rsidRPr="00DB25C4">
        <w:rPr>
          <w:rFonts w:cstheme="minorHAnsi"/>
          <w:b/>
          <w:bCs/>
          <w:color w:val="000000" w:themeColor="text1"/>
        </w:rPr>
        <w:t xml:space="preserve"> program </w:t>
      </w:r>
      <w:proofErr w:type="spellStart"/>
      <w:r w:rsidRPr="00DB25C4">
        <w:rPr>
          <w:rFonts w:cstheme="minorHAnsi"/>
          <w:b/>
          <w:bCs/>
          <w:color w:val="000000" w:themeColor="text1"/>
        </w:rPr>
        <w:t>studi</w:t>
      </w:r>
      <w:proofErr w:type="spellEnd"/>
      <w:r w:rsidRPr="00DB25C4">
        <w:rPr>
          <w:rFonts w:cstheme="minorHAnsi"/>
          <w:b/>
          <w:bCs/>
          <w:color w:val="000000" w:themeColor="text1"/>
        </w:rPr>
        <w:t xml:space="preserve"> </w:t>
      </w:r>
    </w:p>
    <w:p w14:paraId="1D9F3DDF" w14:textId="77777777" w:rsidR="00EE2EA9" w:rsidRPr="00DB25C4" w:rsidRDefault="00EE2EA9" w:rsidP="009F6099">
      <w:pPr>
        <w:pStyle w:val="ListParagraph"/>
        <w:numPr>
          <w:ilvl w:val="0"/>
          <w:numId w:val="18"/>
        </w:numPr>
        <w:autoSpaceDE w:val="0"/>
        <w:autoSpaceDN w:val="0"/>
        <w:adjustRightInd w:val="0"/>
        <w:spacing w:after="0" w:line="240" w:lineRule="auto"/>
        <w:ind w:left="1080"/>
        <w:jc w:val="both"/>
        <w:rPr>
          <w:rFonts w:cstheme="minorHAnsi"/>
          <w:b/>
          <w:bCs/>
          <w:color w:val="000000"/>
        </w:rPr>
      </w:pPr>
      <w:r w:rsidRPr="00DB25C4">
        <w:rPr>
          <w:rFonts w:cstheme="minorHAnsi"/>
          <w:color w:val="000000" w:themeColor="text1"/>
        </w:rPr>
        <w:t xml:space="preserve">Tim </w:t>
      </w:r>
      <w:proofErr w:type="spellStart"/>
      <w:r w:rsidRPr="00DB25C4">
        <w:rPr>
          <w:rFonts w:cstheme="minorHAnsi"/>
          <w:color w:val="000000" w:themeColor="text1"/>
        </w:rPr>
        <w:t>perumus</w:t>
      </w:r>
      <w:proofErr w:type="spellEnd"/>
      <w:r w:rsidRPr="00DB25C4">
        <w:rPr>
          <w:rFonts w:cstheme="minorHAnsi"/>
          <w:color w:val="000000" w:themeColor="text1"/>
        </w:rPr>
        <w:t xml:space="preserve"> </w:t>
      </w:r>
      <w:proofErr w:type="spellStart"/>
      <w:r w:rsidRPr="00DB25C4">
        <w:rPr>
          <w:rFonts w:cstheme="minorHAnsi"/>
          <w:color w:val="000000" w:themeColor="text1"/>
        </w:rPr>
        <w:t>kemudian</w:t>
      </w:r>
      <w:proofErr w:type="spellEnd"/>
      <w:r w:rsidRPr="00DB25C4">
        <w:rPr>
          <w:rFonts w:cstheme="minorHAnsi"/>
          <w:color w:val="000000" w:themeColor="text1"/>
        </w:rPr>
        <w:t xml:space="preserve"> </w:t>
      </w:r>
      <w:proofErr w:type="spellStart"/>
      <w:r w:rsidRPr="00DB25C4">
        <w:rPr>
          <w:rFonts w:cstheme="minorHAnsi"/>
          <w:color w:val="000000" w:themeColor="text1"/>
        </w:rPr>
        <w:t>mengadakan</w:t>
      </w:r>
      <w:proofErr w:type="spellEnd"/>
      <w:r w:rsidRPr="00DB25C4">
        <w:rPr>
          <w:rFonts w:cstheme="minorHAnsi"/>
          <w:color w:val="000000" w:themeColor="text1"/>
        </w:rPr>
        <w:t xml:space="preserve"> </w:t>
      </w:r>
      <w:proofErr w:type="spellStart"/>
      <w:r w:rsidRPr="00DB25C4">
        <w:rPr>
          <w:rFonts w:cstheme="minorHAnsi"/>
          <w:b/>
          <w:bCs/>
          <w:color w:val="000000" w:themeColor="text1"/>
        </w:rPr>
        <w:t>diskusi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dengan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pihak</w:t>
      </w:r>
      <w:proofErr w:type="spellEnd"/>
      <w:r w:rsidRPr="00DB25C4">
        <w:rPr>
          <w:rFonts w:cstheme="minorHAnsi"/>
          <w:b/>
          <w:bCs/>
          <w:color w:val="000000" w:themeColor="text1"/>
        </w:rPr>
        <w:t xml:space="preserve"> internal</w:t>
      </w:r>
      <w:r w:rsidRPr="00DB25C4">
        <w:rPr>
          <w:rFonts w:cstheme="minorHAnsi"/>
          <w:color w:val="000000" w:themeColor="text1"/>
        </w:rPr>
        <w:t xml:space="preserve"> </w:t>
      </w:r>
      <w:proofErr w:type="spellStart"/>
      <w:r w:rsidRPr="00DB25C4">
        <w:rPr>
          <w:rFonts w:cstheme="minorHAnsi"/>
          <w:color w:val="000000" w:themeColor="text1"/>
        </w:rPr>
        <w:t>melibatkan</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tenaga</w:t>
      </w:r>
      <w:proofErr w:type="spellEnd"/>
      <w:r w:rsidRPr="00DB25C4">
        <w:rPr>
          <w:rFonts w:cstheme="minorHAnsi"/>
          <w:color w:val="000000" w:themeColor="text1"/>
        </w:rPr>
        <w:t xml:space="preserve"> </w:t>
      </w:r>
      <w:proofErr w:type="spellStart"/>
      <w:r w:rsidRPr="00DB25C4">
        <w:rPr>
          <w:rFonts w:cstheme="minorHAnsi"/>
          <w:color w:val="000000" w:themeColor="text1"/>
        </w:rPr>
        <w:t>kependidikan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Dekan</w:t>
      </w:r>
      <w:proofErr w:type="spellEnd"/>
      <w:r w:rsidRPr="00DB25C4">
        <w:rPr>
          <w:rFonts w:cstheme="minorHAnsi"/>
          <w:color w:val="000000" w:themeColor="text1"/>
        </w:rPr>
        <w:t xml:space="preserve"> </w:t>
      </w:r>
      <w:proofErr w:type="spellStart"/>
      <w:r w:rsidRPr="00DB25C4">
        <w:rPr>
          <w:rFonts w:cstheme="minorHAnsi"/>
          <w:color w:val="000000" w:themeColor="text1"/>
        </w:rPr>
        <w:t>selaku</w:t>
      </w:r>
      <w:proofErr w:type="spellEnd"/>
      <w:r w:rsidRPr="00DB25C4">
        <w:rPr>
          <w:rFonts w:cstheme="minorHAnsi"/>
          <w:color w:val="000000" w:themeColor="text1"/>
        </w:rPr>
        <w:t xml:space="preserve"> </w:t>
      </w:r>
      <w:proofErr w:type="spellStart"/>
      <w:r w:rsidRPr="00DB25C4">
        <w:rPr>
          <w:rFonts w:cstheme="minorHAnsi"/>
          <w:color w:val="000000" w:themeColor="text1"/>
        </w:rPr>
        <w:t>pimpinan</w:t>
      </w:r>
      <w:proofErr w:type="spellEnd"/>
      <w:r w:rsidRPr="00DB25C4">
        <w:rPr>
          <w:rFonts w:cstheme="minorHAnsi"/>
          <w:color w:val="000000" w:themeColor="text1"/>
        </w:rPr>
        <w:t xml:space="preserve"> </w:t>
      </w:r>
      <w:proofErr w:type="spellStart"/>
      <w:r w:rsidRPr="00DB25C4">
        <w:rPr>
          <w:rFonts w:cstheme="minorHAnsi"/>
          <w:color w:val="000000" w:themeColor="text1"/>
        </w:rPr>
        <w:t>fakultas</w:t>
      </w:r>
      <w:proofErr w:type="spellEnd"/>
      <w:r w:rsidRPr="00DB25C4">
        <w:rPr>
          <w:rFonts w:cstheme="minorHAnsi"/>
          <w:color w:val="000000" w:themeColor="text1"/>
        </w:rPr>
        <w:t xml:space="preserve"> dan LPM </w:t>
      </w:r>
      <w:proofErr w:type="spellStart"/>
      <w:r w:rsidRPr="00DB25C4">
        <w:rPr>
          <w:rFonts w:cstheme="minorHAnsi"/>
          <w:color w:val="000000" w:themeColor="text1"/>
        </w:rPr>
        <w:t>selaku</w:t>
      </w:r>
      <w:proofErr w:type="spellEnd"/>
      <w:r w:rsidRPr="00DB25C4">
        <w:rPr>
          <w:rFonts w:cstheme="minorHAnsi"/>
          <w:color w:val="000000" w:themeColor="text1"/>
        </w:rPr>
        <w:t xml:space="preserve"> </w:t>
      </w:r>
      <w:proofErr w:type="spellStart"/>
      <w:r w:rsidRPr="00DB25C4">
        <w:rPr>
          <w:rFonts w:cstheme="minorHAnsi"/>
          <w:color w:val="000000" w:themeColor="text1"/>
        </w:rPr>
        <w:t>perwakilan</w:t>
      </w:r>
      <w:proofErr w:type="spellEnd"/>
      <w:r w:rsidRPr="00DB25C4">
        <w:rPr>
          <w:rFonts w:cstheme="minorHAnsi"/>
          <w:color w:val="000000" w:themeColor="text1"/>
        </w:rPr>
        <w:t xml:space="preserve"> universitas.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ini</w:t>
      </w:r>
      <w:proofErr w:type="spellEnd"/>
      <w:r w:rsidRPr="00DB25C4">
        <w:rPr>
          <w:rFonts w:cstheme="minorHAnsi"/>
          <w:color w:val="000000" w:themeColor="text1"/>
        </w:rPr>
        <w:t xml:space="preserve"> </w:t>
      </w:r>
      <w:proofErr w:type="spellStart"/>
      <w:r w:rsidRPr="00DB25C4">
        <w:rPr>
          <w:rFonts w:cstheme="minorHAnsi"/>
          <w:color w:val="000000" w:themeColor="text1"/>
        </w:rPr>
        <w:t>menghasilkan</w:t>
      </w:r>
      <w:proofErr w:type="spellEnd"/>
      <w:r w:rsidRPr="00DB25C4">
        <w:rPr>
          <w:rFonts w:cstheme="minorHAnsi"/>
          <w:color w:val="000000" w:themeColor="text1"/>
        </w:rPr>
        <w:t xml:space="preserve"> draft </w:t>
      </w:r>
      <w:proofErr w:type="spellStart"/>
      <w:r w:rsidRPr="00DB25C4">
        <w:rPr>
          <w:rFonts w:cstheme="minorHAnsi"/>
          <w:color w:val="000000" w:themeColor="text1"/>
        </w:rPr>
        <w:t>rumusan</w:t>
      </w:r>
      <w:proofErr w:type="spellEnd"/>
      <w:r w:rsidRPr="00DB25C4">
        <w:rPr>
          <w:rFonts w:cstheme="minorHAnsi"/>
          <w:color w:val="000000" w:themeColor="text1"/>
        </w:rPr>
        <w:t xml:space="preserve"> </w:t>
      </w:r>
      <w:proofErr w:type="spellStart"/>
      <w:r w:rsidRPr="00DB25C4">
        <w:rPr>
          <w:rFonts w:cstheme="minorHAnsi"/>
          <w:color w:val="000000" w:themeColor="text1"/>
        </w:rPr>
        <w:t>visi</w:t>
      </w:r>
      <w:proofErr w:type="spellEnd"/>
      <w:r w:rsidRPr="00DB25C4">
        <w:rPr>
          <w:rFonts w:cstheme="minorHAnsi"/>
          <w:color w:val="000000" w:themeColor="text1"/>
        </w:rPr>
        <w:t xml:space="preserve"> </w:t>
      </w:r>
      <w:proofErr w:type="spellStart"/>
      <w:r w:rsidRPr="00DB25C4">
        <w:rPr>
          <w:rFonts w:cstheme="minorHAnsi"/>
          <w:color w:val="000000" w:themeColor="text1"/>
        </w:rPr>
        <w:t>keilmuan</w:t>
      </w:r>
      <w:proofErr w:type="spellEnd"/>
      <w:r w:rsidRPr="00DB25C4">
        <w:rPr>
          <w:rFonts w:cstheme="minorHAnsi"/>
          <w:color w:val="000000" w:themeColor="text1"/>
        </w:rPr>
        <w:t xml:space="preserve"> dan </w:t>
      </w:r>
      <w:proofErr w:type="spellStart"/>
      <w:r w:rsidRPr="00DB25C4">
        <w:rPr>
          <w:rFonts w:cstheme="minorHAnsi"/>
          <w:color w:val="000000" w:themeColor="text1"/>
        </w:rPr>
        <w:t>tujuan</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w:t>
      </w:r>
    </w:p>
    <w:p w14:paraId="011565D6" w14:textId="77777777" w:rsidR="00EE2EA9" w:rsidRPr="00DB25C4" w:rsidRDefault="00EE2EA9" w:rsidP="009F6099">
      <w:pPr>
        <w:pStyle w:val="ListParagraph"/>
        <w:numPr>
          <w:ilvl w:val="0"/>
          <w:numId w:val="18"/>
        </w:numPr>
        <w:spacing w:after="0" w:line="240" w:lineRule="auto"/>
        <w:ind w:left="1080"/>
        <w:jc w:val="both"/>
        <w:rPr>
          <w:rFonts w:cstheme="minorHAnsi"/>
          <w:color w:val="000000" w:themeColor="text1"/>
        </w:rPr>
      </w:pPr>
      <w:r w:rsidRPr="00DB25C4">
        <w:rPr>
          <w:rFonts w:cstheme="minorHAnsi"/>
          <w:color w:val="000000" w:themeColor="text1"/>
        </w:rPr>
        <w:t xml:space="preserve">Tim </w:t>
      </w:r>
      <w:proofErr w:type="spellStart"/>
      <w:r w:rsidRPr="00DB25C4">
        <w:rPr>
          <w:rFonts w:cstheme="minorHAnsi"/>
          <w:color w:val="000000" w:themeColor="text1"/>
        </w:rPr>
        <w:t>perumus</w:t>
      </w:r>
      <w:proofErr w:type="spellEnd"/>
      <w:r w:rsidRPr="00DB25C4">
        <w:rPr>
          <w:rFonts w:cstheme="minorHAnsi"/>
          <w:color w:val="000000" w:themeColor="text1"/>
        </w:rPr>
        <w:t xml:space="preserve"> </w:t>
      </w:r>
      <w:proofErr w:type="spellStart"/>
      <w:r w:rsidRPr="00DB25C4">
        <w:rPr>
          <w:rFonts w:cstheme="minorHAnsi"/>
          <w:b/>
          <w:bCs/>
          <w:color w:val="000000" w:themeColor="text1"/>
        </w:rPr>
        <w:t>menyempurnakan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rumusan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visi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keilmuan</w:t>
      </w:r>
      <w:proofErr w:type="spellEnd"/>
      <w:r w:rsidRPr="00DB25C4">
        <w:rPr>
          <w:rFonts w:cstheme="minorHAnsi"/>
          <w:b/>
          <w:bCs/>
          <w:color w:val="000000" w:themeColor="text1"/>
        </w:rPr>
        <w:t xml:space="preserve"> dan </w:t>
      </w:r>
      <w:proofErr w:type="spellStart"/>
      <w:r w:rsidRPr="00DB25C4">
        <w:rPr>
          <w:rFonts w:cstheme="minorHAnsi"/>
          <w:b/>
          <w:bCs/>
          <w:color w:val="000000" w:themeColor="text1"/>
        </w:rPr>
        <w:t>tujuan</w:t>
      </w:r>
      <w:proofErr w:type="spellEnd"/>
      <w:r w:rsidRPr="00DB25C4">
        <w:rPr>
          <w:rFonts w:cstheme="minorHAnsi"/>
          <w:b/>
          <w:bCs/>
          <w:color w:val="000000" w:themeColor="text1"/>
        </w:rPr>
        <w:t xml:space="preserve"> program </w:t>
      </w:r>
      <w:proofErr w:type="spellStart"/>
      <w:r w:rsidRPr="00DB25C4">
        <w:rPr>
          <w:rFonts w:cstheme="minorHAnsi"/>
          <w:b/>
          <w:bCs/>
          <w:color w:val="000000" w:themeColor="text1"/>
        </w:rPr>
        <w:t>studi</w:t>
      </w:r>
      <w:proofErr w:type="spellEnd"/>
      <w:r w:rsidRPr="00DB25C4">
        <w:rPr>
          <w:rFonts w:cstheme="minorHAnsi"/>
          <w:b/>
          <w:bCs/>
          <w:color w:val="000000" w:themeColor="text1"/>
        </w:rPr>
        <w:t xml:space="preserve"> </w:t>
      </w:r>
      <w:proofErr w:type="spellStart"/>
      <w:r w:rsidRPr="00DB25C4">
        <w:rPr>
          <w:rFonts w:cstheme="minorHAnsi"/>
          <w:color w:val="000000" w:themeColor="text1"/>
        </w:rPr>
        <w:t>berdasarkan</w:t>
      </w:r>
      <w:proofErr w:type="spellEnd"/>
      <w:r w:rsidRPr="00DB25C4">
        <w:rPr>
          <w:rFonts w:cstheme="minorHAnsi"/>
          <w:color w:val="000000" w:themeColor="text1"/>
        </w:rPr>
        <w:t xml:space="preserve"> </w:t>
      </w:r>
      <w:proofErr w:type="spellStart"/>
      <w:r w:rsidRPr="00DB25C4">
        <w:rPr>
          <w:rFonts w:cstheme="minorHAnsi"/>
          <w:color w:val="000000" w:themeColor="text1"/>
        </w:rPr>
        <w:t>semua</w:t>
      </w:r>
      <w:proofErr w:type="spellEnd"/>
      <w:r w:rsidRPr="00DB25C4">
        <w:rPr>
          <w:rFonts w:cstheme="minorHAnsi"/>
          <w:color w:val="000000" w:themeColor="text1"/>
        </w:rPr>
        <w:t xml:space="preserve"> </w:t>
      </w:r>
      <w:proofErr w:type="spellStart"/>
      <w:r w:rsidRPr="00DB25C4">
        <w:rPr>
          <w:rFonts w:cstheme="minorHAnsi"/>
          <w:color w:val="000000" w:themeColor="text1"/>
        </w:rPr>
        <w:t>masukan</w:t>
      </w:r>
      <w:proofErr w:type="spellEnd"/>
      <w:r w:rsidRPr="00DB25C4">
        <w:rPr>
          <w:rFonts w:cstheme="minorHAnsi"/>
          <w:color w:val="000000" w:themeColor="text1"/>
        </w:rPr>
        <w:t xml:space="preserve"> </w:t>
      </w:r>
      <w:proofErr w:type="spellStart"/>
      <w:r w:rsidRPr="00DB25C4">
        <w:rPr>
          <w:rFonts w:cstheme="minorHAnsi"/>
          <w:color w:val="000000" w:themeColor="text1"/>
        </w:rPr>
        <w:t>dari</w:t>
      </w:r>
      <w:proofErr w:type="spellEnd"/>
      <w:r w:rsidRPr="00DB25C4">
        <w:rPr>
          <w:rFonts w:cstheme="minorHAnsi"/>
          <w:color w:val="000000" w:themeColor="text1"/>
        </w:rPr>
        <w:t xml:space="preserve"> stakeholder internal dan </w:t>
      </w:r>
      <w:proofErr w:type="spellStart"/>
      <w:r w:rsidRPr="00DB25C4">
        <w:rPr>
          <w:rFonts w:cstheme="minorHAnsi"/>
          <w:color w:val="000000" w:themeColor="text1"/>
        </w:rPr>
        <w:t>eksternal</w:t>
      </w:r>
      <w:proofErr w:type="spellEnd"/>
      <w:r w:rsidRPr="00DB25C4">
        <w:rPr>
          <w:rFonts w:cstheme="minorHAnsi"/>
          <w:color w:val="000000" w:themeColor="text1"/>
        </w:rPr>
        <w:t xml:space="preserve">. </w:t>
      </w:r>
      <w:proofErr w:type="spellStart"/>
      <w:r w:rsidRPr="00DB25C4">
        <w:rPr>
          <w:rFonts w:cstheme="minorHAnsi"/>
          <w:color w:val="000000" w:themeColor="text1"/>
        </w:rPr>
        <w:t>Rumusan</w:t>
      </w:r>
      <w:proofErr w:type="spellEnd"/>
      <w:r w:rsidRPr="00DB25C4">
        <w:rPr>
          <w:rFonts w:cstheme="minorHAnsi"/>
          <w:color w:val="000000" w:themeColor="text1"/>
        </w:rPr>
        <w:t xml:space="preserve"> yang </w:t>
      </w:r>
      <w:proofErr w:type="spellStart"/>
      <w:r w:rsidRPr="00DB25C4">
        <w:rPr>
          <w:rFonts w:cstheme="minorHAnsi"/>
          <w:color w:val="000000" w:themeColor="text1"/>
        </w:rPr>
        <w:t>sudah</w:t>
      </w:r>
      <w:proofErr w:type="spellEnd"/>
      <w:r w:rsidRPr="00DB25C4">
        <w:rPr>
          <w:rFonts w:cstheme="minorHAnsi"/>
          <w:color w:val="000000" w:themeColor="text1"/>
        </w:rPr>
        <w:t xml:space="preserve"> </w:t>
      </w:r>
      <w:proofErr w:type="spellStart"/>
      <w:r w:rsidRPr="00DB25C4">
        <w:rPr>
          <w:rFonts w:cstheme="minorHAnsi"/>
          <w:color w:val="000000" w:themeColor="text1"/>
        </w:rPr>
        <w:t>disempurnakan</w:t>
      </w:r>
      <w:proofErr w:type="spellEnd"/>
      <w:r w:rsidRPr="00DB25C4">
        <w:rPr>
          <w:rFonts w:cstheme="minorHAnsi"/>
          <w:color w:val="000000" w:themeColor="text1"/>
        </w:rPr>
        <w:t xml:space="preserve"> </w:t>
      </w:r>
      <w:proofErr w:type="spellStart"/>
      <w:r w:rsidRPr="00DB25C4">
        <w:rPr>
          <w:rFonts w:cstheme="minorHAnsi"/>
          <w:color w:val="000000" w:themeColor="text1"/>
        </w:rPr>
        <w:t>selanjutnya</w:t>
      </w:r>
      <w:proofErr w:type="spellEnd"/>
      <w:r w:rsidRPr="00DB25C4">
        <w:rPr>
          <w:rFonts w:cstheme="minorHAnsi"/>
          <w:color w:val="000000" w:themeColor="text1"/>
        </w:rPr>
        <w:t xml:space="preserve"> </w:t>
      </w:r>
      <w:proofErr w:type="spellStart"/>
      <w:r w:rsidRPr="00DB25C4">
        <w:rPr>
          <w:rFonts w:cstheme="minorHAnsi"/>
          <w:color w:val="000000" w:themeColor="text1"/>
        </w:rPr>
        <w:t>ditetapkan</w:t>
      </w:r>
      <w:proofErr w:type="spellEnd"/>
      <w:r w:rsidRPr="00DB25C4">
        <w:rPr>
          <w:rFonts w:cstheme="minorHAnsi"/>
          <w:color w:val="000000" w:themeColor="text1"/>
        </w:rPr>
        <w:t xml:space="preserve"> dan </w:t>
      </w:r>
      <w:proofErr w:type="spellStart"/>
      <w:r w:rsidRPr="00DB25C4">
        <w:rPr>
          <w:rFonts w:cstheme="minorHAnsi"/>
          <w:color w:val="000000" w:themeColor="text1"/>
        </w:rPr>
        <w:t>disahkan</w:t>
      </w:r>
      <w:proofErr w:type="spellEnd"/>
      <w:r w:rsidRPr="00DB25C4">
        <w:rPr>
          <w:rFonts w:cstheme="minorHAnsi"/>
          <w:color w:val="000000" w:themeColor="text1"/>
        </w:rPr>
        <w:t xml:space="preserve"> oleh </w:t>
      </w:r>
      <w:proofErr w:type="spellStart"/>
      <w:r w:rsidRPr="00DB25C4">
        <w:rPr>
          <w:rFonts w:cstheme="minorHAnsi"/>
          <w:color w:val="000000" w:themeColor="text1"/>
        </w:rPr>
        <w:t>Dekan</w:t>
      </w:r>
      <w:proofErr w:type="spellEnd"/>
      <w:r w:rsidRPr="00DB25C4">
        <w:rPr>
          <w:rFonts w:cstheme="minorHAnsi"/>
          <w:color w:val="000000" w:themeColor="text1"/>
        </w:rPr>
        <w:t xml:space="preserve"> </w:t>
      </w:r>
      <w:proofErr w:type="spellStart"/>
      <w:r w:rsidRPr="00DB25C4">
        <w:rPr>
          <w:rFonts w:cstheme="minorHAnsi"/>
          <w:color w:val="000000" w:themeColor="text1"/>
        </w:rPr>
        <w:t>Fakultas</w:t>
      </w:r>
      <w:proofErr w:type="spellEnd"/>
      <w:r w:rsidRPr="00DB25C4">
        <w:rPr>
          <w:rFonts w:cstheme="minorHAnsi"/>
          <w:color w:val="000000" w:themeColor="text1"/>
        </w:rPr>
        <w:t xml:space="preserve"> Bahasa dan Seni Universitas Ma Chung</w:t>
      </w:r>
      <w:r w:rsidRPr="00DB25C4">
        <w:rPr>
          <w:rFonts w:cstheme="minorHAnsi"/>
          <w:b/>
          <w:bCs/>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SK </w:t>
      </w:r>
      <w:proofErr w:type="spellStart"/>
      <w:r w:rsidRPr="00DB25C4">
        <w:rPr>
          <w:rFonts w:cstheme="minorHAnsi"/>
          <w:color w:val="000000" w:themeColor="text1"/>
        </w:rPr>
        <w:t>Dekan</w:t>
      </w:r>
      <w:proofErr w:type="spellEnd"/>
      <w:r w:rsidRPr="00DB25C4">
        <w:rPr>
          <w:rFonts w:cstheme="minorHAnsi"/>
          <w:color w:val="000000" w:themeColor="text1"/>
        </w:rPr>
        <w:t xml:space="preserve"> </w:t>
      </w:r>
      <w:proofErr w:type="spellStart"/>
      <w:r w:rsidRPr="00DB25C4">
        <w:rPr>
          <w:rFonts w:cstheme="minorHAnsi"/>
          <w:color w:val="000000" w:themeColor="text1"/>
        </w:rPr>
        <w:t>Nomor</w:t>
      </w:r>
      <w:proofErr w:type="spellEnd"/>
      <w:r w:rsidRPr="00DB25C4">
        <w:rPr>
          <w:rFonts w:cstheme="minorHAnsi"/>
          <w:color w:val="000000" w:themeColor="text1"/>
        </w:rPr>
        <w:t xml:space="preserve"> </w:t>
      </w:r>
      <w:r w:rsidRPr="00DB25C4">
        <w:rPr>
          <w:rFonts w:eastAsia="Calibri" w:cstheme="minorHAnsi"/>
        </w:rPr>
        <w:t xml:space="preserve">0181/MACHUNG/FBS/SK-DEK/XII/2020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Rencana</w:t>
      </w:r>
      <w:proofErr w:type="spellEnd"/>
      <w:r w:rsidRPr="00DB25C4">
        <w:rPr>
          <w:rFonts w:cstheme="minorHAnsi"/>
          <w:color w:val="000000" w:themeColor="text1"/>
        </w:rPr>
        <w:t xml:space="preserve"> </w:t>
      </w:r>
      <w:proofErr w:type="spellStart"/>
      <w:r w:rsidRPr="00DB25C4">
        <w:rPr>
          <w:rFonts w:cstheme="minorHAnsi"/>
          <w:color w:val="000000" w:themeColor="text1"/>
        </w:rPr>
        <w:t>Strategis</w:t>
      </w:r>
      <w:proofErr w:type="spellEnd"/>
      <w:r w:rsidRPr="00DB25C4">
        <w:rPr>
          <w:rFonts w:cstheme="minorHAnsi"/>
          <w:color w:val="000000" w:themeColor="text1"/>
        </w:rPr>
        <w:t xml:space="preserve"> (</w:t>
      </w:r>
      <w:proofErr w:type="spellStart"/>
      <w:r w:rsidRPr="00DB25C4">
        <w:rPr>
          <w:rFonts w:cstheme="minorHAnsi"/>
          <w:color w:val="000000" w:themeColor="text1"/>
        </w:rPr>
        <w:t>Renstra</w:t>
      </w:r>
      <w:proofErr w:type="spellEnd"/>
      <w:r w:rsidRPr="00DB25C4">
        <w:rPr>
          <w:rFonts w:cstheme="minorHAnsi"/>
          <w:color w:val="000000" w:themeColor="text1"/>
        </w:rPr>
        <w:t xml:space="preserve">) Prodi Pendidikan Mandarin </w:t>
      </w:r>
      <w:proofErr w:type="spellStart"/>
      <w:r w:rsidRPr="00DB25C4">
        <w:rPr>
          <w:rFonts w:cstheme="minorHAnsi"/>
          <w:color w:val="000000" w:themeColor="text1"/>
        </w:rPr>
        <w:t>Tahun</w:t>
      </w:r>
      <w:proofErr w:type="spellEnd"/>
      <w:r w:rsidRPr="00DB25C4">
        <w:rPr>
          <w:rFonts w:cstheme="minorHAnsi"/>
          <w:color w:val="000000" w:themeColor="text1"/>
        </w:rPr>
        <w:t xml:space="preserve"> 2021-2025</w:t>
      </w:r>
      <w:r w:rsidRPr="00DB25C4">
        <w:rPr>
          <w:rFonts w:cstheme="minorHAnsi"/>
          <w:b/>
          <w:bCs/>
          <w:color w:val="000000" w:themeColor="text1"/>
        </w:rPr>
        <w:t xml:space="preserve"> </w:t>
      </w:r>
    </w:p>
    <w:p w14:paraId="2CF083B5" w14:textId="77777777" w:rsidR="00EE2EA9" w:rsidRPr="00DB25C4" w:rsidRDefault="00EE2EA9" w:rsidP="009F6099">
      <w:pPr>
        <w:pStyle w:val="ListParagraph"/>
        <w:numPr>
          <w:ilvl w:val="0"/>
          <w:numId w:val="18"/>
        </w:numPr>
        <w:spacing w:after="0" w:line="240" w:lineRule="auto"/>
        <w:ind w:left="1080"/>
        <w:jc w:val="both"/>
        <w:rPr>
          <w:rFonts w:cstheme="minorHAnsi"/>
        </w:rPr>
      </w:pPr>
      <w:commentRangeStart w:id="19"/>
      <w:commentRangeStart w:id="20"/>
      <w:commentRangeStart w:id="21"/>
      <w:proofErr w:type="spellStart"/>
      <w:r w:rsidRPr="00DB25C4">
        <w:rPr>
          <w:rFonts w:cstheme="minorHAnsi"/>
          <w:color w:val="000000" w:themeColor="text1"/>
        </w:rPr>
        <w:t>Setelah</w:t>
      </w:r>
      <w:proofErr w:type="spellEnd"/>
      <w:r w:rsidRPr="00DB25C4">
        <w:rPr>
          <w:rFonts w:cstheme="minorHAnsi"/>
          <w:color w:val="000000" w:themeColor="text1"/>
        </w:rPr>
        <w:t xml:space="preserve"> </w:t>
      </w:r>
      <w:proofErr w:type="spellStart"/>
      <w:r w:rsidRPr="00DB25C4">
        <w:rPr>
          <w:rFonts w:cstheme="minorHAnsi"/>
          <w:color w:val="000000" w:themeColor="text1"/>
        </w:rPr>
        <w:t>visi</w:t>
      </w:r>
      <w:proofErr w:type="spellEnd"/>
      <w:r w:rsidRPr="00DB25C4">
        <w:rPr>
          <w:rFonts w:cstheme="minorHAnsi"/>
          <w:color w:val="000000" w:themeColor="text1"/>
        </w:rPr>
        <w:t xml:space="preserve"> </w:t>
      </w:r>
      <w:proofErr w:type="spellStart"/>
      <w:r w:rsidRPr="00DB25C4">
        <w:rPr>
          <w:rFonts w:cstheme="minorHAnsi"/>
          <w:color w:val="000000" w:themeColor="text1"/>
        </w:rPr>
        <w:t>keilmuan</w:t>
      </w:r>
      <w:proofErr w:type="spellEnd"/>
      <w:r w:rsidRPr="00DB25C4">
        <w:rPr>
          <w:rFonts w:cstheme="minorHAnsi"/>
          <w:color w:val="000000" w:themeColor="text1"/>
        </w:rPr>
        <w:t xml:space="preserve"> dan </w:t>
      </w:r>
      <w:proofErr w:type="spellStart"/>
      <w:r w:rsidRPr="00DB25C4">
        <w:rPr>
          <w:rFonts w:cstheme="minorHAnsi"/>
          <w:color w:val="000000" w:themeColor="text1"/>
        </w:rPr>
        <w:t>tujuan</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Pendidikan Bahasa Mandarin </w:t>
      </w:r>
      <w:proofErr w:type="spellStart"/>
      <w:r w:rsidRPr="00DB25C4">
        <w:rPr>
          <w:rFonts w:cstheme="minorHAnsi"/>
          <w:color w:val="000000" w:themeColor="text1"/>
        </w:rPr>
        <w:t>disahkan</w:t>
      </w:r>
      <w:proofErr w:type="spellEnd"/>
      <w:r w:rsidRPr="00DB25C4">
        <w:rPr>
          <w:rFonts w:cstheme="minorHAnsi"/>
          <w:color w:val="000000" w:themeColor="text1"/>
        </w:rPr>
        <w:t xml:space="preserve">, </w:t>
      </w:r>
      <w:proofErr w:type="spellStart"/>
      <w:r w:rsidRPr="00DB25C4">
        <w:rPr>
          <w:rFonts w:cstheme="minorHAnsi"/>
          <w:color w:val="000000" w:themeColor="text1"/>
        </w:rPr>
        <w:t>selanjutnya</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disosialisasikan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melalui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pertemuan</w:t>
      </w:r>
      <w:proofErr w:type="spellEnd"/>
      <w:r w:rsidRPr="00DB25C4">
        <w:rPr>
          <w:rFonts w:cstheme="minorHAnsi"/>
          <w:b/>
          <w:bCs/>
          <w:color w:val="000000" w:themeColor="text1"/>
        </w:rPr>
        <w:t xml:space="preserve"> daring </w:t>
      </w:r>
      <w:r w:rsidRPr="00DB25C4">
        <w:rPr>
          <w:rFonts w:cstheme="minorHAnsi"/>
          <w:color w:val="000000" w:themeColor="text1"/>
        </w:rPr>
        <w:t>yang</w:t>
      </w:r>
      <w:r w:rsidRPr="00DB25C4">
        <w:rPr>
          <w:rFonts w:cstheme="minorHAnsi"/>
          <w:b/>
          <w:bCs/>
          <w:color w:val="000000" w:themeColor="text1"/>
        </w:rPr>
        <w:t xml:space="preserve"> </w:t>
      </w:r>
      <w:proofErr w:type="spellStart"/>
      <w:r w:rsidRPr="00DB25C4">
        <w:rPr>
          <w:rFonts w:cstheme="minorHAnsi"/>
          <w:color w:val="000000" w:themeColor="text1"/>
        </w:rPr>
        <w:t>diikuti</w:t>
      </w:r>
      <w:proofErr w:type="spellEnd"/>
      <w:r w:rsidRPr="00DB25C4">
        <w:rPr>
          <w:rFonts w:cstheme="minorHAnsi"/>
          <w:color w:val="000000" w:themeColor="text1"/>
        </w:rPr>
        <w:t xml:space="preserve"> oleh </w:t>
      </w:r>
      <w:proofErr w:type="spellStart"/>
      <w:r w:rsidRPr="00DB25C4">
        <w:rPr>
          <w:rFonts w:cstheme="minorHAnsi"/>
          <w:color w:val="000000" w:themeColor="text1"/>
        </w:rPr>
        <w:t>pimpinan</w:t>
      </w:r>
      <w:proofErr w:type="spellEnd"/>
      <w:r w:rsidRPr="00DB25C4">
        <w:rPr>
          <w:rFonts w:cstheme="minorHAnsi"/>
          <w:color w:val="000000" w:themeColor="text1"/>
        </w:rPr>
        <w:t xml:space="preserve"> </w:t>
      </w:r>
      <w:proofErr w:type="spellStart"/>
      <w:r w:rsidRPr="00DB25C4">
        <w:rPr>
          <w:rFonts w:cstheme="minorHAnsi"/>
          <w:color w:val="000000" w:themeColor="text1"/>
        </w:rPr>
        <w:t>dekanat</w:t>
      </w:r>
      <w:proofErr w:type="spellEnd"/>
      <w:r w:rsidRPr="00DB25C4">
        <w:rPr>
          <w:rFonts w:cstheme="minorHAnsi"/>
          <w:color w:val="000000" w:themeColor="text1"/>
        </w:rPr>
        <w:t xml:space="preserve">, </w:t>
      </w:r>
      <w:proofErr w:type="spellStart"/>
      <w:r w:rsidRPr="00DB25C4">
        <w:rPr>
          <w:rFonts w:cstheme="minorHAnsi"/>
          <w:color w:val="000000" w:themeColor="text1"/>
        </w:rPr>
        <w:t>kaprodi</w:t>
      </w:r>
      <w:proofErr w:type="spellEnd"/>
      <w:r w:rsidRPr="00DB25C4">
        <w:rPr>
          <w:rFonts w:cstheme="minorHAnsi"/>
          <w:color w:val="000000" w:themeColor="text1"/>
        </w:rPr>
        <w:t xml:space="preserve">, </w:t>
      </w:r>
      <w:proofErr w:type="spellStart"/>
      <w:r w:rsidRPr="00DB25C4">
        <w:rPr>
          <w:rFonts w:cstheme="minorHAnsi"/>
          <w:color w:val="000000" w:themeColor="text1"/>
        </w:rPr>
        <w:t>tenaga</w:t>
      </w:r>
      <w:proofErr w:type="spellEnd"/>
      <w:r w:rsidRPr="00DB25C4">
        <w:rPr>
          <w:rFonts w:cstheme="minorHAnsi"/>
          <w:color w:val="000000" w:themeColor="text1"/>
        </w:rPr>
        <w:t xml:space="preserve"> </w:t>
      </w:r>
      <w:proofErr w:type="spellStart"/>
      <w:r w:rsidRPr="00DB25C4">
        <w:rPr>
          <w:rFonts w:cstheme="minorHAnsi"/>
          <w:color w:val="000000" w:themeColor="text1"/>
        </w:rPr>
        <w:t>tendik</w:t>
      </w:r>
      <w:proofErr w:type="spellEnd"/>
      <w:r w:rsidRPr="00DB25C4">
        <w:rPr>
          <w:rFonts w:cstheme="minorHAnsi"/>
          <w:color w:val="000000" w:themeColor="text1"/>
        </w:rPr>
        <w:t xml:space="preserve"> dan </w:t>
      </w:r>
      <w:proofErr w:type="spellStart"/>
      <w:r w:rsidRPr="00DB25C4">
        <w:rPr>
          <w:rFonts w:cstheme="minorHAnsi"/>
          <w:color w:val="000000" w:themeColor="text1"/>
        </w:rPr>
        <w:t>mahasiswa</w:t>
      </w:r>
      <w:proofErr w:type="spellEnd"/>
      <w:r w:rsidRPr="00DB25C4">
        <w:rPr>
          <w:rFonts w:cstheme="minorHAnsi"/>
          <w:color w:val="000000" w:themeColor="text1"/>
        </w:rPr>
        <w:t xml:space="preserve">. Hasil </w:t>
      </w:r>
      <w:proofErr w:type="spellStart"/>
      <w:r w:rsidRPr="00DB25C4">
        <w:rPr>
          <w:rFonts w:cstheme="minorHAnsi"/>
          <w:color w:val="000000" w:themeColor="text1"/>
        </w:rPr>
        <w:t>dari</w:t>
      </w:r>
      <w:proofErr w:type="spellEnd"/>
      <w:r w:rsidRPr="00DB25C4">
        <w:rPr>
          <w:rFonts w:cstheme="minorHAnsi"/>
          <w:color w:val="000000" w:themeColor="text1"/>
        </w:rPr>
        <w:t xml:space="preserve"> </w:t>
      </w:r>
      <w:proofErr w:type="spellStart"/>
      <w:r w:rsidRPr="00DB25C4">
        <w:rPr>
          <w:rFonts w:cstheme="minorHAnsi"/>
          <w:color w:val="000000" w:themeColor="text1"/>
        </w:rPr>
        <w:t>sosialisasi</w:t>
      </w:r>
      <w:proofErr w:type="spellEnd"/>
      <w:r w:rsidRPr="00DB25C4">
        <w:rPr>
          <w:rFonts w:cstheme="minorHAnsi"/>
          <w:color w:val="000000" w:themeColor="text1"/>
        </w:rPr>
        <w:t xml:space="preserve"> </w:t>
      </w:r>
      <w:proofErr w:type="spellStart"/>
      <w:r w:rsidRPr="00DB25C4">
        <w:rPr>
          <w:rFonts w:cstheme="minorHAnsi"/>
          <w:color w:val="000000" w:themeColor="text1"/>
        </w:rPr>
        <w:t>ini</w:t>
      </w:r>
      <w:proofErr w:type="spellEnd"/>
      <w:r w:rsidRPr="00DB25C4">
        <w:rPr>
          <w:rFonts w:cstheme="minorHAnsi"/>
          <w:color w:val="000000" w:themeColor="text1"/>
        </w:rPr>
        <w:t xml:space="preserve"> </w:t>
      </w:r>
      <w:proofErr w:type="spellStart"/>
      <w:r w:rsidRPr="00DB25C4">
        <w:rPr>
          <w:rFonts w:cstheme="minorHAnsi"/>
          <w:color w:val="000000" w:themeColor="text1"/>
        </w:rPr>
        <w:t>kemudian</w:t>
      </w:r>
      <w:proofErr w:type="spellEnd"/>
      <w:r w:rsidRPr="00DB25C4">
        <w:rPr>
          <w:rFonts w:cstheme="minorHAnsi"/>
          <w:color w:val="000000" w:themeColor="text1"/>
        </w:rPr>
        <w:t xml:space="preserve"> </w:t>
      </w:r>
      <w:proofErr w:type="spellStart"/>
      <w:r w:rsidRPr="00DB25C4">
        <w:rPr>
          <w:rFonts w:cstheme="minorHAnsi"/>
          <w:color w:val="000000" w:themeColor="text1"/>
        </w:rPr>
        <w:t>disebarluarkan</w:t>
      </w:r>
      <w:proofErr w:type="spellEnd"/>
      <w:r w:rsidRPr="00DB25C4">
        <w:rPr>
          <w:rFonts w:cstheme="minorHAnsi"/>
          <w:color w:val="000000" w:themeColor="text1"/>
        </w:rPr>
        <w:t xml:space="preserve"> </w:t>
      </w:r>
      <w:proofErr w:type="spellStart"/>
      <w:r w:rsidRPr="00DB25C4">
        <w:rPr>
          <w:rFonts w:cstheme="minorHAnsi"/>
          <w:color w:val="000000" w:themeColor="text1"/>
        </w:rPr>
        <w:t>lagi</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laman</w:t>
      </w:r>
      <w:proofErr w:type="spellEnd"/>
      <w:r w:rsidRPr="00DB25C4">
        <w:rPr>
          <w:rFonts w:cstheme="minorHAnsi"/>
          <w:color w:val="000000" w:themeColor="text1"/>
        </w:rPr>
        <w:t xml:space="preserve"> </w:t>
      </w:r>
      <w:commentRangeEnd w:id="19"/>
      <w:r w:rsidRPr="00DB25C4">
        <w:rPr>
          <w:rStyle w:val="CommentReference"/>
          <w:rFonts w:cstheme="minorHAnsi"/>
          <w:sz w:val="22"/>
          <w:szCs w:val="22"/>
        </w:rPr>
        <w:commentReference w:id="19"/>
      </w:r>
      <w:commentRangeEnd w:id="20"/>
      <w:r w:rsidRPr="00DB25C4">
        <w:rPr>
          <w:rStyle w:val="CommentReference"/>
          <w:rFonts w:cstheme="minorHAnsi"/>
          <w:sz w:val="22"/>
          <w:szCs w:val="22"/>
        </w:rPr>
        <w:commentReference w:id="20"/>
      </w:r>
      <w:commentRangeEnd w:id="21"/>
      <w:r w:rsidRPr="00DB25C4">
        <w:rPr>
          <w:rStyle w:val="CommentReference"/>
          <w:rFonts w:cstheme="minorHAnsi"/>
          <w:sz w:val="22"/>
          <w:szCs w:val="22"/>
        </w:rPr>
        <w:commentReference w:id="21"/>
      </w:r>
      <w:hyperlink r:id="rId20">
        <w:r w:rsidRPr="00DB25C4">
          <w:rPr>
            <w:rStyle w:val="Hyperlink"/>
            <w:rFonts w:cstheme="minorHAnsi"/>
          </w:rPr>
          <w:t>Folder SK.</w:t>
        </w:r>
        <w:r w:rsidRPr="00DB25C4">
          <w:rPr>
            <w:rFonts w:cstheme="minorHAnsi"/>
          </w:rPr>
          <w:t xml:space="preserve"> dan </w:t>
        </w:r>
      </w:hyperlink>
      <w:hyperlink r:id="rId21">
        <w:r w:rsidRPr="00DB25C4">
          <w:rPr>
            <w:rStyle w:val="Hyperlink"/>
            <w:rFonts w:eastAsia="Calibri" w:cstheme="minorHAnsi"/>
          </w:rPr>
          <w:t>https://machung.ac.id/fakultas-bahasa-dan-seni/</w:t>
        </w:r>
      </w:hyperlink>
    </w:p>
    <w:p w14:paraId="21F97CBE"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7B3336A9" w14:textId="77777777" w:rsidR="00EE2EA9" w:rsidRPr="00DB25C4" w:rsidRDefault="00EE2EA9" w:rsidP="00687314">
      <w:pPr>
        <w:autoSpaceDE w:val="0"/>
        <w:autoSpaceDN w:val="0"/>
        <w:adjustRightInd w:val="0"/>
        <w:spacing w:after="0" w:line="240" w:lineRule="auto"/>
        <w:rPr>
          <w:rFonts w:cstheme="minorHAnsi"/>
          <w:b/>
          <w:bCs/>
          <w:color w:val="000000"/>
        </w:rPr>
      </w:pPr>
      <w:r w:rsidRPr="00DB25C4">
        <w:rPr>
          <w:rFonts w:cstheme="minorHAnsi"/>
          <w:b/>
          <w:bCs/>
          <w:color w:val="000000"/>
        </w:rPr>
        <w:t xml:space="preserve">1.2.2 </w:t>
      </w:r>
      <w:proofErr w:type="spellStart"/>
      <w:r w:rsidRPr="00DB25C4">
        <w:rPr>
          <w:rFonts w:cstheme="minorHAnsi"/>
          <w:b/>
          <w:bCs/>
          <w:color w:val="000000"/>
        </w:rPr>
        <w:t>Rumusan</w:t>
      </w:r>
      <w:proofErr w:type="spellEnd"/>
      <w:r w:rsidRPr="00DB25C4">
        <w:rPr>
          <w:rFonts w:cstheme="minorHAnsi"/>
          <w:b/>
          <w:bCs/>
          <w:color w:val="000000"/>
        </w:rPr>
        <w:t xml:space="preserve"> </w:t>
      </w:r>
      <w:proofErr w:type="spellStart"/>
      <w:r w:rsidRPr="00DB25C4">
        <w:rPr>
          <w:rFonts w:cstheme="minorHAnsi"/>
          <w:b/>
          <w:bCs/>
          <w:color w:val="000000"/>
        </w:rPr>
        <w:t>Visi</w:t>
      </w:r>
      <w:proofErr w:type="spellEnd"/>
      <w:r w:rsidRPr="00DB25C4">
        <w:rPr>
          <w:rFonts w:cstheme="minorHAnsi"/>
          <w:b/>
          <w:bCs/>
          <w:color w:val="000000"/>
        </w:rPr>
        <w:t xml:space="preserve"> </w:t>
      </w:r>
      <w:proofErr w:type="spellStart"/>
      <w:r w:rsidRPr="00DB25C4">
        <w:rPr>
          <w:rFonts w:cstheme="minorHAnsi"/>
          <w:b/>
          <w:bCs/>
          <w:color w:val="000000"/>
        </w:rPr>
        <w:t>Keilmuan</w:t>
      </w:r>
      <w:proofErr w:type="spellEnd"/>
    </w:p>
    <w:p w14:paraId="76C4EB56"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Rumusan</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keilmuan</w:t>
      </w:r>
      <w:proofErr w:type="spellEnd"/>
      <w:r w:rsidRPr="00DB25C4">
        <w:rPr>
          <w:rFonts w:cstheme="minorHAnsi"/>
          <w:color w:val="000000"/>
        </w:rPr>
        <w:t xml:space="preserve"> PS, </w:t>
      </w:r>
      <w:proofErr w:type="spellStart"/>
      <w:r w:rsidRPr="00DB25C4">
        <w:rPr>
          <w:rFonts w:cstheme="minorHAnsi"/>
          <w:color w:val="000000"/>
        </w:rPr>
        <w:t>tujuan</w:t>
      </w:r>
      <w:proofErr w:type="spellEnd"/>
      <w:r w:rsidRPr="00DB25C4">
        <w:rPr>
          <w:rFonts w:cstheme="minorHAnsi"/>
          <w:color w:val="000000"/>
        </w:rPr>
        <w:t xml:space="preserve"> PS, dan strategi </w:t>
      </w:r>
      <w:proofErr w:type="spellStart"/>
      <w:r w:rsidRPr="00DB25C4">
        <w:rPr>
          <w:rFonts w:cstheme="minorHAnsi"/>
          <w:color w:val="000000"/>
        </w:rPr>
        <w:t>pencapaian</w:t>
      </w:r>
      <w:proofErr w:type="spellEnd"/>
      <w:r w:rsidRPr="00DB25C4">
        <w:rPr>
          <w:rFonts w:cstheme="minorHAnsi"/>
          <w:color w:val="000000"/>
        </w:rPr>
        <w:t xml:space="preserve"> </w:t>
      </w:r>
      <w:proofErr w:type="spellStart"/>
      <w:r w:rsidRPr="00DB25C4">
        <w:rPr>
          <w:rFonts w:cstheme="minorHAnsi"/>
          <w:color w:val="000000"/>
        </w:rPr>
        <w:t>tujuan</w:t>
      </w:r>
      <w:proofErr w:type="spellEnd"/>
      <w:r w:rsidRPr="00DB25C4">
        <w:rPr>
          <w:rFonts w:cstheme="minorHAnsi"/>
          <w:color w:val="000000"/>
        </w:rPr>
        <w:t xml:space="preserve"> PS. </w:t>
      </w:r>
    </w:p>
    <w:p w14:paraId="7B854716"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43051925" w14:textId="77777777" w:rsidR="00EE2EA9" w:rsidRPr="00DB25C4" w:rsidRDefault="00EE2EA9" w:rsidP="00687314">
      <w:pPr>
        <w:autoSpaceDE w:val="0"/>
        <w:autoSpaceDN w:val="0"/>
        <w:adjustRightInd w:val="0"/>
        <w:spacing w:after="0" w:line="240" w:lineRule="auto"/>
        <w:rPr>
          <w:rFonts w:cstheme="minorHAnsi"/>
          <w:b/>
          <w:bCs/>
          <w:color w:val="000000"/>
        </w:rPr>
      </w:pPr>
      <w:r w:rsidRPr="00DB25C4">
        <w:rPr>
          <w:rFonts w:cstheme="minorHAnsi"/>
          <w:b/>
          <w:bCs/>
          <w:color w:val="000000"/>
        </w:rPr>
        <w:lastRenderedPageBreak/>
        <w:t>a.</w:t>
      </w:r>
      <w:r w:rsidRPr="00DB25C4">
        <w:rPr>
          <w:rFonts w:cstheme="minorHAnsi"/>
          <w:color w:val="000000"/>
        </w:rPr>
        <w:t xml:space="preserve"> </w:t>
      </w:r>
      <w:proofErr w:type="spellStart"/>
      <w:r w:rsidRPr="00DB25C4">
        <w:rPr>
          <w:rFonts w:cstheme="minorHAnsi"/>
          <w:b/>
          <w:bCs/>
          <w:color w:val="000000"/>
        </w:rPr>
        <w:t>Visi</w:t>
      </w:r>
      <w:proofErr w:type="spellEnd"/>
      <w:r w:rsidRPr="00DB25C4">
        <w:rPr>
          <w:rFonts w:cstheme="minorHAnsi"/>
          <w:b/>
          <w:bCs/>
          <w:color w:val="000000"/>
        </w:rPr>
        <w:t xml:space="preserve"> </w:t>
      </w:r>
      <w:proofErr w:type="spellStart"/>
      <w:r w:rsidRPr="00DB25C4">
        <w:rPr>
          <w:rFonts w:cstheme="minorHAnsi"/>
          <w:b/>
          <w:bCs/>
          <w:color w:val="000000"/>
        </w:rPr>
        <w:t>Keilmuan</w:t>
      </w:r>
      <w:proofErr w:type="spellEnd"/>
      <w:r w:rsidRPr="00DB25C4">
        <w:rPr>
          <w:rFonts w:cstheme="minorHAnsi"/>
          <w:b/>
          <w:bCs/>
          <w:color w:val="000000"/>
        </w:rPr>
        <w:t xml:space="preserve"> Program </w:t>
      </w:r>
      <w:proofErr w:type="spellStart"/>
      <w:r w:rsidRPr="00DB25C4">
        <w:rPr>
          <w:rFonts w:cstheme="minorHAnsi"/>
          <w:b/>
          <w:bCs/>
          <w:color w:val="000000"/>
        </w:rPr>
        <w:t>Studi</w:t>
      </w:r>
      <w:proofErr w:type="spellEnd"/>
      <w:r w:rsidRPr="00DB25C4">
        <w:rPr>
          <w:rFonts w:cstheme="minorHAnsi"/>
          <w:b/>
          <w:bCs/>
          <w:color w:val="000000"/>
        </w:rPr>
        <w:t xml:space="preserve"> Pendidikan Bahasa Mandarin </w:t>
      </w:r>
    </w:p>
    <w:p w14:paraId="35A2678D" w14:textId="77777777" w:rsidR="00EE2EA9" w:rsidRPr="00DB25C4" w:rsidRDefault="00EE2EA9" w:rsidP="00687314">
      <w:pPr>
        <w:autoSpaceDE w:val="0"/>
        <w:autoSpaceDN w:val="0"/>
        <w:adjustRightInd w:val="0"/>
        <w:spacing w:after="0" w:line="240" w:lineRule="auto"/>
        <w:rPr>
          <w:rFonts w:cstheme="minorHAnsi"/>
          <w:color w:val="000000"/>
        </w:rPr>
      </w:pPr>
      <w:proofErr w:type="spellStart"/>
      <w:r w:rsidRPr="00DB25C4">
        <w:rPr>
          <w:rFonts w:cstheme="minorHAnsi"/>
          <w:color w:val="000000" w:themeColor="text1"/>
        </w:rPr>
        <w:t>Visi</w:t>
      </w:r>
      <w:proofErr w:type="spellEnd"/>
      <w:r w:rsidRPr="00DB25C4">
        <w:rPr>
          <w:rFonts w:cstheme="minorHAnsi"/>
          <w:color w:val="000000" w:themeColor="text1"/>
        </w:rPr>
        <w:t xml:space="preserve"> Program Pendidikan Bahasa Mandarin </w:t>
      </w:r>
      <w:proofErr w:type="spellStart"/>
      <w:r w:rsidRPr="00DB25C4">
        <w:rPr>
          <w:rFonts w:cstheme="minorHAnsi"/>
          <w:color w:val="000000" w:themeColor="text1"/>
        </w:rPr>
        <w:t>adalah</w:t>
      </w:r>
      <w:proofErr w:type="spellEnd"/>
      <w:r w:rsidRPr="00DB25C4">
        <w:rPr>
          <w:rFonts w:cstheme="minorHAnsi"/>
          <w:color w:val="000000" w:themeColor="text1"/>
        </w:rPr>
        <w:t xml:space="preserve"> “</w:t>
      </w:r>
      <w:proofErr w:type="spellStart"/>
      <w:r w:rsidRPr="00DB25C4">
        <w:rPr>
          <w:rFonts w:cstheme="minorHAnsi"/>
          <w:color w:val="000000" w:themeColor="text1"/>
        </w:rPr>
        <w:t>mengembangkan</w:t>
      </w:r>
      <w:proofErr w:type="spellEnd"/>
      <w:r w:rsidRPr="00DB25C4">
        <w:rPr>
          <w:rFonts w:cstheme="minorHAnsi"/>
          <w:color w:val="000000" w:themeColor="text1"/>
        </w:rPr>
        <w:t xml:space="preserve"> </w:t>
      </w:r>
      <w:proofErr w:type="spellStart"/>
      <w:r w:rsidRPr="00DB25C4">
        <w:rPr>
          <w:rFonts w:cstheme="minorHAnsi"/>
          <w:color w:val="000000" w:themeColor="text1"/>
        </w:rPr>
        <w:t>pendidikan</w:t>
      </w:r>
      <w:proofErr w:type="spellEnd"/>
      <w:r w:rsidRPr="00DB25C4">
        <w:rPr>
          <w:rFonts w:cstheme="minorHAnsi"/>
          <w:color w:val="000000" w:themeColor="text1"/>
        </w:rPr>
        <w:t xml:space="preserve"> dan </w:t>
      </w:r>
      <w:proofErr w:type="spellStart"/>
      <w:r w:rsidRPr="00DB25C4">
        <w:rPr>
          <w:rFonts w:cstheme="minorHAnsi"/>
          <w:color w:val="000000" w:themeColor="text1"/>
        </w:rPr>
        <w:t>pengajaran</w:t>
      </w:r>
      <w:proofErr w:type="spellEnd"/>
      <w:r w:rsidRPr="00DB25C4">
        <w:rPr>
          <w:rFonts w:cstheme="minorHAnsi"/>
          <w:color w:val="000000" w:themeColor="text1"/>
        </w:rPr>
        <w:t xml:space="preserve"> Bahasa Mandarin yang </w:t>
      </w:r>
      <w:proofErr w:type="spellStart"/>
      <w:r w:rsidRPr="00DB25C4">
        <w:rPr>
          <w:rFonts w:cstheme="minorHAnsi"/>
          <w:color w:val="000000" w:themeColor="text1"/>
        </w:rPr>
        <w:t>selaras</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tuntutan</w:t>
      </w:r>
      <w:proofErr w:type="spellEnd"/>
      <w:r w:rsidRPr="00DB25C4">
        <w:rPr>
          <w:rFonts w:cstheme="minorHAnsi"/>
          <w:color w:val="000000" w:themeColor="text1"/>
        </w:rPr>
        <w:t xml:space="preserve"> dunia </w:t>
      </w:r>
      <w:proofErr w:type="spellStart"/>
      <w:r w:rsidRPr="00DB25C4">
        <w:rPr>
          <w:rFonts w:cstheme="minorHAnsi"/>
          <w:color w:val="000000" w:themeColor="text1"/>
        </w:rPr>
        <w:t>kerja</w:t>
      </w:r>
      <w:proofErr w:type="spellEnd"/>
      <w:r w:rsidRPr="00DB25C4">
        <w:rPr>
          <w:rFonts w:cstheme="minorHAnsi"/>
          <w:color w:val="000000" w:themeColor="text1"/>
        </w:rPr>
        <w:t xml:space="preserve"> </w:t>
      </w:r>
      <w:proofErr w:type="spellStart"/>
      <w:r w:rsidRPr="00DB25C4">
        <w:rPr>
          <w:rFonts w:cstheme="minorHAnsi"/>
          <w:color w:val="000000" w:themeColor="text1"/>
        </w:rPr>
        <w:t>berbasis</w:t>
      </w:r>
      <w:proofErr w:type="spellEnd"/>
      <w:r w:rsidRPr="00DB25C4">
        <w:rPr>
          <w:rFonts w:cstheme="minorHAnsi"/>
          <w:color w:val="000000" w:themeColor="text1"/>
        </w:rPr>
        <w:t xml:space="preserve"> pada </w:t>
      </w:r>
      <w:proofErr w:type="spellStart"/>
      <w:r w:rsidRPr="00DB25C4">
        <w:rPr>
          <w:rFonts w:cstheme="minorHAnsi"/>
          <w:color w:val="000000" w:themeColor="text1"/>
        </w:rPr>
        <w:t>pendekatan</w:t>
      </w:r>
      <w:proofErr w:type="spellEnd"/>
      <w:r w:rsidRPr="00DB25C4">
        <w:rPr>
          <w:rFonts w:cstheme="minorHAnsi"/>
          <w:color w:val="000000" w:themeColor="text1"/>
        </w:rPr>
        <w:t xml:space="preserve"> </w:t>
      </w:r>
      <w:proofErr w:type="spellStart"/>
      <w:r w:rsidRPr="00DB25C4">
        <w:rPr>
          <w:rFonts w:cstheme="minorHAnsi"/>
          <w:b/>
          <w:bCs/>
          <w:color w:val="000000" w:themeColor="text1"/>
        </w:rPr>
        <w:t>konstruktivistik</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lintas</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budaya</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menghasilkan</w:t>
      </w:r>
      <w:proofErr w:type="spellEnd"/>
      <w:r w:rsidRPr="00DB25C4">
        <w:rPr>
          <w:rFonts w:cstheme="minorHAnsi"/>
          <w:color w:val="000000" w:themeColor="text1"/>
        </w:rPr>
        <w:t xml:space="preserve"> </w:t>
      </w:r>
      <w:proofErr w:type="spellStart"/>
      <w:r w:rsidRPr="00DB25C4">
        <w:rPr>
          <w:rFonts w:cstheme="minorHAnsi"/>
          <w:color w:val="000000" w:themeColor="text1"/>
        </w:rPr>
        <w:t>lulusan</w:t>
      </w:r>
      <w:proofErr w:type="spellEnd"/>
      <w:r w:rsidRPr="00DB25C4">
        <w:rPr>
          <w:rFonts w:cstheme="minorHAnsi"/>
          <w:color w:val="000000" w:themeColor="text1"/>
        </w:rPr>
        <w:t xml:space="preserve"> yang </w:t>
      </w:r>
      <w:proofErr w:type="spellStart"/>
      <w:r w:rsidRPr="00DB25C4">
        <w:rPr>
          <w:rFonts w:cstheme="minorHAnsi"/>
          <w:color w:val="000000" w:themeColor="text1"/>
        </w:rPr>
        <w:t>berkualitas</w:t>
      </w:r>
      <w:proofErr w:type="spellEnd"/>
      <w:r w:rsidRPr="00DB25C4">
        <w:rPr>
          <w:rFonts w:cstheme="minorHAnsi"/>
          <w:color w:val="000000" w:themeColor="text1"/>
        </w:rPr>
        <w:t>”.</w:t>
      </w:r>
    </w:p>
    <w:p w14:paraId="326B4E29" w14:textId="77777777" w:rsidR="00EE2EA9" w:rsidRPr="00DB25C4" w:rsidRDefault="00EE2EA9" w:rsidP="00687314">
      <w:pPr>
        <w:autoSpaceDE w:val="0"/>
        <w:autoSpaceDN w:val="0"/>
        <w:adjustRightInd w:val="0"/>
        <w:spacing w:after="0" w:line="240" w:lineRule="auto"/>
        <w:rPr>
          <w:rFonts w:cstheme="minorHAnsi"/>
          <w:color w:val="000000"/>
        </w:rPr>
      </w:pPr>
    </w:p>
    <w:p w14:paraId="59A24EBD" w14:textId="77777777" w:rsidR="00EE2EA9" w:rsidRPr="00DB25C4" w:rsidRDefault="00EE2EA9" w:rsidP="00687314">
      <w:pPr>
        <w:autoSpaceDE w:val="0"/>
        <w:autoSpaceDN w:val="0"/>
        <w:adjustRightInd w:val="0"/>
        <w:spacing w:after="0" w:line="240" w:lineRule="auto"/>
        <w:rPr>
          <w:rFonts w:cstheme="minorHAnsi"/>
          <w:color w:val="000000"/>
        </w:rPr>
      </w:pPr>
      <w:proofErr w:type="spellStart"/>
      <w:r w:rsidRPr="00DB25C4">
        <w:rPr>
          <w:rFonts w:cstheme="minorHAnsi"/>
          <w:color w:val="000000" w:themeColor="text1"/>
        </w:rPr>
        <w:t>Visi</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Pendidikan Bahasa Mandarin </w:t>
      </w:r>
      <w:proofErr w:type="spellStart"/>
      <w:r w:rsidRPr="00DB25C4">
        <w:rPr>
          <w:rFonts w:cstheme="minorHAnsi"/>
          <w:color w:val="000000" w:themeColor="text1"/>
        </w:rPr>
        <w:t>memiliki</w:t>
      </w:r>
      <w:proofErr w:type="spellEnd"/>
      <w:r w:rsidRPr="00DB25C4">
        <w:rPr>
          <w:rFonts w:cstheme="minorHAnsi"/>
          <w:color w:val="000000" w:themeColor="text1"/>
        </w:rPr>
        <w:t xml:space="preserve"> </w:t>
      </w:r>
      <w:proofErr w:type="spellStart"/>
      <w:r w:rsidRPr="00DB25C4">
        <w:rPr>
          <w:rFonts w:cstheme="minorHAnsi"/>
          <w:color w:val="000000" w:themeColor="text1"/>
        </w:rPr>
        <w:t>makna</w:t>
      </w:r>
      <w:proofErr w:type="spellEnd"/>
      <w:r w:rsidRPr="00DB25C4">
        <w:rPr>
          <w:rFonts w:cstheme="minorHAnsi"/>
          <w:color w:val="000000" w:themeColor="text1"/>
        </w:rPr>
        <w:t xml:space="preserve"> </w:t>
      </w:r>
      <w:proofErr w:type="spellStart"/>
      <w:r w:rsidRPr="00DB25C4">
        <w:rPr>
          <w:rFonts w:cstheme="minorHAnsi"/>
          <w:color w:val="000000" w:themeColor="text1"/>
        </w:rPr>
        <w:t>sebagai</w:t>
      </w:r>
      <w:proofErr w:type="spellEnd"/>
      <w:r w:rsidRPr="00DB25C4">
        <w:rPr>
          <w:rFonts w:cstheme="minorHAnsi"/>
          <w:color w:val="000000" w:themeColor="text1"/>
        </w:rPr>
        <w:t xml:space="preserve"> </w:t>
      </w:r>
      <w:proofErr w:type="spellStart"/>
      <w:r w:rsidRPr="00DB25C4">
        <w:rPr>
          <w:rFonts w:cstheme="minorHAnsi"/>
          <w:color w:val="000000" w:themeColor="text1"/>
        </w:rPr>
        <w:t>berikut</w:t>
      </w:r>
      <w:proofErr w:type="spellEnd"/>
      <w:r w:rsidRPr="00DB25C4">
        <w:rPr>
          <w:rFonts w:cstheme="minorHAnsi"/>
          <w:color w:val="000000" w:themeColor="text1"/>
        </w:rPr>
        <w:t>:</w:t>
      </w:r>
    </w:p>
    <w:p w14:paraId="42B38C51" w14:textId="77777777" w:rsidR="00EE2EA9" w:rsidRPr="00DB25C4" w:rsidRDefault="00EE2EA9" w:rsidP="009F6099">
      <w:pPr>
        <w:pStyle w:val="ListParagraph"/>
        <w:numPr>
          <w:ilvl w:val="0"/>
          <w:numId w:val="19"/>
        </w:numPr>
        <w:spacing w:after="0" w:line="240" w:lineRule="auto"/>
        <w:ind w:left="720"/>
        <w:jc w:val="both"/>
        <w:rPr>
          <w:rFonts w:eastAsia="Calibri" w:cstheme="minorHAnsi"/>
        </w:rPr>
      </w:pPr>
      <w:proofErr w:type="spellStart"/>
      <w:r w:rsidRPr="00DB25C4">
        <w:rPr>
          <w:rFonts w:eastAsia="Calibri" w:cstheme="minorHAnsi"/>
        </w:rPr>
        <w:t>Visi</w:t>
      </w:r>
      <w:proofErr w:type="spellEnd"/>
      <w:r w:rsidRPr="00DB25C4">
        <w:rPr>
          <w:rFonts w:eastAsia="Calibri" w:cstheme="minorHAnsi"/>
        </w:rPr>
        <w:t xml:space="preserve"> PPBM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memfasilitasi</w:t>
      </w:r>
      <w:proofErr w:type="spellEnd"/>
      <w:r w:rsidRPr="00DB25C4">
        <w:rPr>
          <w:rFonts w:eastAsia="Calibri" w:cstheme="minorHAnsi"/>
        </w:rPr>
        <w:t xml:space="preserve"> </w:t>
      </w:r>
      <w:proofErr w:type="spellStart"/>
      <w:r w:rsidRPr="00DB25C4">
        <w:rPr>
          <w:rFonts w:eastAsia="Calibri" w:cstheme="minorHAnsi"/>
        </w:rPr>
        <w:t>tujuan</w:t>
      </w:r>
      <w:proofErr w:type="spellEnd"/>
      <w:r w:rsidRPr="00DB25C4">
        <w:rPr>
          <w:rFonts w:eastAsia="Calibri" w:cstheme="minorHAnsi"/>
        </w:rPr>
        <w:t xml:space="preserve"> </w:t>
      </w:r>
      <w:proofErr w:type="spellStart"/>
      <w:r w:rsidRPr="00DB25C4">
        <w:rPr>
          <w:rFonts w:eastAsia="Calibri" w:cstheme="minorHAnsi"/>
        </w:rPr>
        <w:t>dari</w:t>
      </w:r>
      <w:proofErr w:type="spellEnd"/>
      <w:r w:rsidRPr="00DB25C4">
        <w:rPr>
          <w:rFonts w:eastAsia="Calibri" w:cstheme="minorHAnsi"/>
        </w:rPr>
        <w:t xml:space="preserve"> Merdeka </w:t>
      </w:r>
      <w:proofErr w:type="spellStart"/>
      <w:r w:rsidRPr="00DB25C4">
        <w:rPr>
          <w:rFonts w:eastAsia="Calibri" w:cstheme="minorHAnsi"/>
        </w:rPr>
        <w:t>Belajar</w:t>
      </w:r>
      <w:proofErr w:type="spellEnd"/>
      <w:r w:rsidRPr="00DB25C4">
        <w:rPr>
          <w:rFonts w:eastAsia="Calibri" w:cstheme="minorHAnsi"/>
        </w:rPr>
        <w:t xml:space="preserve"> yang juga </w:t>
      </w:r>
      <w:proofErr w:type="spellStart"/>
      <w:r w:rsidRPr="00DB25C4">
        <w:rPr>
          <w:rFonts w:eastAsia="Calibri" w:cstheme="minorHAnsi"/>
        </w:rPr>
        <w:t>akan</w:t>
      </w:r>
      <w:proofErr w:type="spellEnd"/>
      <w:r w:rsidRPr="00DB25C4">
        <w:rPr>
          <w:rFonts w:eastAsia="Calibri" w:cstheme="minorHAnsi"/>
        </w:rPr>
        <w:t xml:space="preserve"> </w:t>
      </w:r>
      <w:proofErr w:type="spellStart"/>
      <w:r w:rsidRPr="00DB25C4">
        <w:rPr>
          <w:rFonts w:eastAsia="Calibri" w:cstheme="minorHAnsi"/>
        </w:rPr>
        <w:t>berdampak</w:t>
      </w:r>
      <w:proofErr w:type="spellEnd"/>
      <w:r w:rsidRPr="00DB25C4">
        <w:rPr>
          <w:rFonts w:eastAsia="Calibri" w:cstheme="minorHAnsi"/>
        </w:rPr>
        <w:t xml:space="preserve"> pada </w:t>
      </w:r>
      <w:proofErr w:type="spellStart"/>
      <w:r w:rsidRPr="00DB25C4">
        <w:rPr>
          <w:rFonts w:eastAsia="Calibri" w:cstheme="minorHAnsi"/>
        </w:rPr>
        <w:t>mahasiswa</w:t>
      </w:r>
      <w:proofErr w:type="spellEnd"/>
      <w:r w:rsidRPr="00DB25C4">
        <w:rPr>
          <w:rFonts w:eastAsia="Calibri" w:cstheme="minorHAnsi"/>
        </w:rPr>
        <w:t xml:space="preserve"> PPBM yang </w:t>
      </w:r>
      <w:proofErr w:type="spellStart"/>
      <w:r w:rsidRPr="00DB25C4">
        <w:rPr>
          <w:rFonts w:eastAsia="Calibri" w:cstheme="minorHAnsi"/>
        </w:rPr>
        <w:t>akan</w:t>
      </w:r>
      <w:proofErr w:type="spellEnd"/>
      <w:r w:rsidRPr="00DB25C4">
        <w:rPr>
          <w:rFonts w:eastAsia="Calibri" w:cstheme="minorHAnsi"/>
        </w:rPr>
        <w:t xml:space="preserve"> </w:t>
      </w:r>
      <w:proofErr w:type="spellStart"/>
      <w:r w:rsidRPr="00DB25C4">
        <w:rPr>
          <w:rFonts w:eastAsia="Calibri" w:cstheme="minorHAnsi"/>
        </w:rPr>
        <w:t>siap</w:t>
      </w:r>
      <w:proofErr w:type="spellEnd"/>
      <w:r w:rsidRPr="00DB25C4">
        <w:rPr>
          <w:rFonts w:eastAsia="Calibri" w:cstheme="minorHAnsi"/>
        </w:rPr>
        <w:t xml:space="preserve"> </w:t>
      </w:r>
      <w:proofErr w:type="spellStart"/>
      <w:r w:rsidRPr="00DB25C4">
        <w:rPr>
          <w:rFonts w:eastAsia="Calibri" w:cstheme="minorHAnsi"/>
        </w:rPr>
        <w:t>kerja</w:t>
      </w:r>
      <w:proofErr w:type="spellEnd"/>
      <w:r w:rsidRPr="00DB25C4">
        <w:rPr>
          <w:rFonts w:eastAsia="Calibri" w:cstheme="minorHAnsi"/>
        </w:rPr>
        <w:t xml:space="preserve"> </w:t>
      </w:r>
      <w:proofErr w:type="spellStart"/>
      <w:r w:rsidRPr="00DB25C4">
        <w:rPr>
          <w:rFonts w:eastAsia="Calibri" w:cstheme="minorHAnsi"/>
        </w:rPr>
        <w:t>ketika</w:t>
      </w:r>
      <w:proofErr w:type="spellEnd"/>
      <w:r w:rsidRPr="00DB25C4">
        <w:rPr>
          <w:rFonts w:eastAsia="Calibri" w:cstheme="minorHAnsi"/>
        </w:rPr>
        <w:t xml:space="preserve"> lulus </w:t>
      </w:r>
      <w:proofErr w:type="spellStart"/>
      <w:r w:rsidRPr="00DB25C4">
        <w:rPr>
          <w:rFonts w:eastAsia="Calibri" w:cstheme="minorHAnsi"/>
        </w:rPr>
        <w:t>nanti</w:t>
      </w:r>
      <w:proofErr w:type="spellEnd"/>
      <w:r w:rsidRPr="00DB25C4">
        <w:rPr>
          <w:rFonts w:eastAsia="Calibri" w:cstheme="minorHAnsi"/>
        </w:rPr>
        <w:t xml:space="preserve">. Model </w:t>
      </w:r>
      <w:proofErr w:type="spellStart"/>
      <w:r w:rsidRPr="00DB25C4">
        <w:rPr>
          <w:rFonts w:eastAsia="Calibri" w:cstheme="minorHAnsi"/>
        </w:rPr>
        <w:t>pendekatan</w:t>
      </w:r>
      <w:proofErr w:type="spellEnd"/>
      <w:r w:rsidRPr="00DB25C4">
        <w:rPr>
          <w:rFonts w:eastAsia="Calibri" w:cstheme="minorHAnsi"/>
        </w:rPr>
        <w:t xml:space="preserve"> </w:t>
      </w:r>
      <w:proofErr w:type="spellStart"/>
      <w:r w:rsidRPr="00DB25C4">
        <w:rPr>
          <w:rFonts w:eastAsia="Calibri" w:cstheme="minorHAnsi"/>
        </w:rPr>
        <w:t>konstruktivistik</w:t>
      </w:r>
      <w:proofErr w:type="spellEnd"/>
      <w:r w:rsidRPr="00DB25C4">
        <w:rPr>
          <w:rFonts w:eastAsia="Calibri" w:cstheme="minorHAnsi"/>
        </w:rPr>
        <w:t xml:space="preserve"> </w:t>
      </w:r>
      <w:proofErr w:type="spellStart"/>
      <w:r w:rsidRPr="00DB25C4">
        <w:rPr>
          <w:rFonts w:eastAsia="Calibri" w:cstheme="minorHAnsi"/>
        </w:rPr>
        <w:t>dipilih</w:t>
      </w:r>
      <w:proofErr w:type="spellEnd"/>
      <w:r w:rsidRPr="00DB25C4">
        <w:rPr>
          <w:rFonts w:eastAsia="Calibri" w:cstheme="minorHAnsi"/>
        </w:rPr>
        <w:t xml:space="preserve"> </w:t>
      </w:r>
      <w:proofErr w:type="spellStart"/>
      <w:r w:rsidRPr="00DB25C4">
        <w:rPr>
          <w:rFonts w:eastAsia="Calibri" w:cstheme="minorHAnsi"/>
        </w:rPr>
        <w:t>karena</w:t>
      </w:r>
      <w:proofErr w:type="spellEnd"/>
      <w:r w:rsidRPr="00DB25C4">
        <w:rPr>
          <w:rFonts w:eastAsia="Calibri" w:cstheme="minorHAnsi"/>
        </w:rPr>
        <w:t xml:space="preserve"> </w:t>
      </w:r>
      <w:proofErr w:type="spellStart"/>
      <w:r w:rsidRPr="00DB25C4">
        <w:rPr>
          <w:rFonts w:eastAsia="Calibri" w:cstheme="minorHAnsi"/>
        </w:rPr>
        <w:t>pendidikan</w:t>
      </w:r>
      <w:proofErr w:type="spellEnd"/>
      <w:r w:rsidRPr="00DB25C4">
        <w:rPr>
          <w:rFonts w:eastAsia="Calibri" w:cstheme="minorHAnsi"/>
        </w:rPr>
        <w:t xml:space="preserve"> </w:t>
      </w:r>
      <w:proofErr w:type="spellStart"/>
      <w:r w:rsidRPr="00DB25C4">
        <w:rPr>
          <w:rFonts w:eastAsia="Calibri" w:cstheme="minorHAnsi"/>
        </w:rPr>
        <w:t>mengemban</w:t>
      </w:r>
      <w:proofErr w:type="spellEnd"/>
      <w:r w:rsidRPr="00DB25C4">
        <w:rPr>
          <w:rFonts w:eastAsia="Calibri" w:cstheme="minorHAnsi"/>
        </w:rPr>
        <w:t xml:space="preserve"> Amanah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mengedepankan</w:t>
      </w:r>
      <w:proofErr w:type="spellEnd"/>
      <w:r w:rsidRPr="00DB25C4">
        <w:rPr>
          <w:rFonts w:eastAsia="Calibri" w:cstheme="minorHAnsi"/>
        </w:rPr>
        <w:t xml:space="preserve"> proses </w:t>
      </w:r>
      <w:proofErr w:type="spellStart"/>
      <w:r w:rsidRPr="00DB25C4">
        <w:rPr>
          <w:rFonts w:eastAsia="Calibri" w:cstheme="minorHAnsi"/>
        </w:rPr>
        <w:t>pembelajaran</w:t>
      </w:r>
      <w:proofErr w:type="spellEnd"/>
      <w:r w:rsidRPr="00DB25C4">
        <w:rPr>
          <w:rFonts w:eastAsia="Calibri" w:cstheme="minorHAnsi"/>
        </w:rPr>
        <w:t xml:space="preserve"> yang </w:t>
      </w:r>
      <w:proofErr w:type="spellStart"/>
      <w:r w:rsidRPr="00DB25C4">
        <w:rPr>
          <w:rFonts w:eastAsia="Calibri" w:cstheme="minorHAnsi"/>
        </w:rPr>
        <w:t>mampu</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menjawab</w:t>
      </w:r>
      <w:proofErr w:type="spellEnd"/>
      <w:r w:rsidRPr="00DB25C4">
        <w:rPr>
          <w:rFonts w:eastAsia="Calibri" w:cstheme="minorHAnsi"/>
        </w:rPr>
        <w:t xml:space="preserve"> </w:t>
      </w:r>
      <w:proofErr w:type="spellStart"/>
      <w:r w:rsidRPr="00DB25C4">
        <w:rPr>
          <w:rFonts w:eastAsia="Calibri" w:cstheme="minorHAnsi"/>
        </w:rPr>
        <w:t>tantangan</w:t>
      </w:r>
      <w:proofErr w:type="spellEnd"/>
      <w:r w:rsidRPr="00DB25C4">
        <w:rPr>
          <w:rFonts w:eastAsia="Calibri" w:cstheme="minorHAnsi"/>
        </w:rPr>
        <w:t xml:space="preserve"> </w:t>
      </w:r>
      <w:proofErr w:type="spellStart"/>
      <w:r w:rsidRPr="00DB25C4">
        <w:rPr>
          <w:rFonts w:eastAsia="Calibri" w:cstheme="minorHAnsi"/>
        </w:rPr>
        <w:t>kehidupan</w:t>
      </w:r>
      <w:proofErr w:type="spellEnd"/>
      <w:r w:rsidRPr="00DB25C4">
        <w:rPr>
          <w:rFonts w:eastAsia="Calibri" w:cstheme="minorHAnsi"/>
        </w:rPr>
        <w:t xml:space="preserve"> di masa </w:t>
      </w:r>
      <w:proofErr w:type="spellStart"/>
      <w:r w:rsidRPr="00DB25C4">
        <w:rPr>
          <w:rFonts w:eastAsia="Calibri" w:cstheme="minorHAnsi"/>
        </w:rPr>
        <w:t>depan</w:t>
      </w:r>
      <w:proofErr w:type="spellEnd"/>
      <w:r w:rsidRPr="00DB25C4">
        <w:rPr>
          <w:rFonts w:eastAsia="Calibri" w:cstheme="minorHAnsi"/>
        </w:rPr>
        <w:t xml:space="preserve">. Model </w:t>
      </w:r>
      <w:proofErr w:type="spellStart"/>
      <w:r w:rsidRPr="00DB25C4">
        <w:rPr>
          <w:rFonts w:eastAsia="Calibri" w:cstheme="minorHAnsi"/>
        </w:rPr>
        <w:t>pembelajaran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pendekatan</w:t>
      </w:r>
      <w:proofErr w:type="spellEnd"/>
      <w:r w:rsidRPr="00DB25C4">
        <w:rPr>
          <w:rFonts w:eastAsia="Calibri" w:cstheme="minorHAnsi"/>
        </w:rPr>
        <w:t xml:space="preserve"> </w:t>
      </w:r>
      <w:proofErr w:type="spellStart"/>
      <w:r w:rsidRPr="00DB25C4">
        <w:rPr>
          <w:rFonts w:eastAsia="Calibri" w:cstheme="minorHAnsi"/>
        </w:rPr>
        <w:t>konstruktivistik</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menjadi</w:t>
      </w:r>
      <w:proofErr w:type="spellEnd"/>
      <w:r w:rsidRPr="00DB25C4">
        <w:rPr>
          <w:rFonts w:eastAsia="Calibri" w:cstheme="minorHAnsi"/>
        </w:rPr>
        <w:t xml:space="preserve"> </w:t>
      </w:r>
      <w:proofErr w:type="spellStart"/>
      <w:r w:rsidRPr="00DB25C4">
        <w:rPr>
          <w:rFonts w:eastAsia="Calibri" w:cstheme="minorHAnsi"/>
        </w:rPr>
        <w:t>solusi</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menjawab</w:t>
      </w:r>
      <w:proofErr w:type="spellEnd"/>
      <w:r w:rsidRPr="00DB25C4">
        <w:rPr>
          <w:rFonts w:eastAsia="Calibri" w:cstheme="minorHAnsi"/>
        </w:rPr>
        <w:t xml:space="preserve"> </w:t>
      </w:r>
      <w:proofErr w:type="spellStart"/>
      <w:r w:rsidRPr="00DB25C4">
        <w:rPr>
          <w:rFonts w:eastAsia="Calibri" w:cstheme="minorHAnsi"/>
        </w:rPr>
        <w:t>kesenjangan</w:t>
      </w:r>
      <w:proofErr w:type="spellEnd"/>
      <w:r w:rsidRPr="00DB25C4">
        <w:rPr>
          <w:rFonts w:eastAsia="Calibri" w:cstheme="minorHAnsi"/>
        </w:rPr>
        <w:t xml:space="preserve"> dunia Pendidikan ideal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kehidupan</w:t>
      </w:r>
      <w:proofErr w:type="spellEnd"/>
      <w:r w:rsidRPr="00DB25C4">
        <w:rPr>
          <w:rFonts w:eastAsia="Calibri" w:cstheme="minorHAnsi"/>
        </w:rPr>
        <w:t xml:space="preserve"> </w:t>
      </w:r>
      <w:proofErr w:type="spellStart"/>
      <w:r w:rsidRPr="00DB25C4">
        <w:rPr>
          <w:rFonts w:eastAsia="Calibri" w:cstheme="minorHAnsi"/>
        </w:rPr>
        <w:t>realistis</w:t>
      </w:r>
      <w:proofErr w:type="spellEnd"/>
      <w:r w:rsidRPr="00DB25C4">
        <w:rPr>
          <w:rFonts w:eastAsia="Calibri" w:cstheme="minorHAnsi"/>
        </w:rPr>
        <w:t xml:space="preserve"> yang </w:t>
      </w:r>
      <w:proofErr w:type="spellStart"/>
      <w:r w:rsidRPr="00DB25C4">
        <w:rPr>
          <w:rFonts w:eastAsia="Calibri" w:cstheme="minorHAnsi"/>
        </w:rPr>
        <w:t>dihadapi</w:t>
      </w:r>
      <w:proofErr w:type="spellEnd"/>
      <w:r w:rsidRPr="00DB25C4">
        <w:rPr>
          <w:rFonts w:eastAsia="Calibri" w:cstheme="minorHAnsi"/>
        </w:rPr>
        <w:t xml:space="preserve"> pada </w:t>
      </w:r>
      <w:proofErr w:type="spellStart"/>
      <w:r w:rsidRPr="00DB25C4">
        <w:rPr>
          <w:rFonts w:eastAsia="Calibri" w:cstheme="minorHAnsi"/>
        </w:rPr>
        <w:t>jaman</w:t>
      </w:r>
      <w:proofErr w:type="spellEnd"/>
      <w:r w:rsidRPr="00DB25C4">
        <w:rPr>
          <w:rFonts w:eastAsia="Calibri" w:cstheme="minorHAnsi"/>
        </w:rPr>
        <w:t xml:space="preserve">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Lewat</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w:t>
      </w:r>
      <w:proofErr w:type="spellStart"/>
      <w:r w:rsidRPr="00DB25C4">
        <w:rPr>
          <w:rFonts w:eastAsia="Calibri" w:cstheme="minorHAnsi"/>
        </w:rPr>
        <w:t>konstruktivistik</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akan</w:t>
      </w:r>
      <w:proofErr w:type="spellEnd"/>
      <w:r w:rsidRPr="00DB25C4">
        <w:rPr>
          <w:rFonts w:eastAsia="Calibri" w:cstheme="minorHAnsi"/>
        </w:rPr>
        <w:t xml:space="preserve"> </w:t>
      </w:r>
      <w:proofErr w:type="spellStart"/>
      <w:r w:rsidRPr="00DB25C4">
        <w:rPr>
          <w:rFonts w:eastAsia="Calibri" w:cstheme="minorHAnsi"/>
        </w:rPr>
        <w:t>mampu</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melihat</w:t>
      </w:r>
      <w:proofErr w:type="spellEnd"/>
      <w:r w:rsidRPr="00DB25C4">
        <w:rPr>
          <w:rFonts w:eastAsia="Calibri" w:cstheme="minorHAnsi"/>
        </w:rPr>
        <w:t xml:space="preserve"> dan </w:t>
      </w:r>
      <w:proofErr w:type="spellStart"/>
      <w:r w:rsidRPr="00DB25C4">
        <w:rPr>
          <w:rFonts w:eastAsia="Calibri" w:cstheme="minorHAnsi"/>
        </w:rPr>
        <w:t>memahami</w:t>
      </w:r>
      <w:proofErr w:type="spellEnd"/>
      <w:r w:rsidRPr="00DB25C4">
        <w:rPr>
          <w:rFonts w:eastAsia="Calibri" w:cstheme="minorHAnsi"/>
        </w:rPr>
        <w:t xml:space="preserve"> </w:t>
      </w:r>
      <w:proofErr w:type="spellStart"/>
      <w:r w:rsidRPr="00DB25C4">
        <w:rPr>
          <w:rFonts w:eastAsia="Calibri" w:cstheme="minorHAnsi"/>
        </w:rPr>
        <w:t>realitas</w:t>
      </w:r>
      <w:proofErr w:type="spellEnd"/>
      <w:r w:rsidRPr="00DB25C4">
        <w:rPr>
          <w:rFonts w:eastAsia="Calibri" w:cstheme="minorHAnsi"/>
        </w:rPr>
        <w:t xml:space="preserve">, </w:t>
      </w:r>
      <w:proofErr w:type="spellStart"/>
      <w:r w:rsidRPr="00DB25C4">
        <w:rPr>
          <w:rFonts w:eastAsia="Calibri" w:cstheme="minorHAnsi"/>
        </w:rPr>
        <w:t>mengembangkan</w:t>
      </w:r>
      <w:proofErr w:type="spellEnd"/>
      <w:r w:rsidRPr="00DB25C4">
        <w:rPr>
          <w:rFonts w:eastAsia="Calibri" w:cstheme="minorHAnsi"/>
        </w:rPr>
        <w:t xml:space="preserve"> </w:t>
      </w:r>
      <w:proofErr w:type="spellStart"/>
      <w:r w:rsidRPr="00DB25C4">
        <w:rPr>
          <w:rFonts w:eastAsia="Calibri" w:cstheme="minorHAnsi"/>
        </w:rPr>
        <w:t>kemampuan</w:t>
      </w:r>
      <w:proofErr w:type="spellEnd"/>
      <w:r w:rsidRPr="00DB25C4">
        <w:rPr>
          <w:rFonts w:eastAsia="Calibri" w:cstheme="minorHAnsi"/>
        </w:rPr>
        <w:t xml:space="preserve"> </w:t>
      </w:r>
      <w:proofErr w:type="spellStart"/>
      <w:r w:rsidRPr="00DB25C4">
        <w:rPr>
          <w:rFonts w:eastAsia="Calibri" w:cstheme="minorHAnsi"/>
        </w:rPr>
        <w:t>berpikir</w:t>
      </w:r>
      <w:proofErr w:type="spellEnd"/>
      <w:r w:rsidRPr="00DB25C4">
        <w:rPr>
          <w:rFonts w:eastAsia="Calibri" w:cstheme="minorHAnsi"/>
        </w:rPr>
        <w:t xml:space="preserve"> dan </w:t>
      </w:r>
      <w:proofErr w:type="spellStart"/>
      <w:r w:rsidRPr="00DB25C4">
        <w:rPr>
          <w:rFonts w:eastAsia="Calibri" w:cstheme="minorHAnsi"/>
        </w:rPr>
        <w:t>melibatkan</w:t>
      </w:r>
      <w:proofErr w:type="spellEnd"/>
      <w:r w:rsidRPr="00DB25C4">
        <w:rPr>
          <w:rFonts w:eastAsia="Calibri" w:cstheme="minorHAnsi"/>
        </w:rPr>
        <w:t xml:space="preserve"> </w:t>
      </w:r>
      <w:proofErr w:type="spellStart"/>
      <w:r w:rsidRPr="00DB25C4">
        <w:rPr>
          <w:rFonts w:eastAsia="Calibri" w:cstheme="minorHAnsi"/>
        </w:rPr>
        <w:t>perasaan</w:t>
      </w:r>
      <w:proofErr w:type="spellEnd"/>
      <w:r w:rsidRPr="00DB25C4">
        <w:rPr>
          <w:rFonts w:eastAsia="Calibri" w:cstheme="minorHAnsi"/>
        </w:rPr>
        <w:t xml:space="preserve"> yang </w:t>
      </w:r>
      <w:proofErr w:type="spellStart"/>
      <w:r w:rsidRPr="00DB25C4">
        <w:rPr>
          <w:rFonts w:eastAsia="Calibri" w:cstheme="minorHAnsi"/>
        </w:rPr>
        <w:t>memotivasi</w:t>
      </w:r>
      <w:proofErr w:type="spellEnd"/>
      <w:r w:rsidRPr="00DB25C4">
        <w:rPr>
          <w:rFonts w:eastAsia="Calibri" w:cstheme="minorHAnsi"/>
        </w:rPr>
        <w:t xml:space="preserve"> </w:t>
      </w:r>
      <w:proofErr w:type="spellStart"/>
      <w:r w:rsidRPr="00DB25C4">
        <w:rPr>
          <w:rFonts w:eastAsia="Calibri" w:cstheme="minorHAnsi"/>
        </w:rPr>
        <w:t>kita</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berbuat</w:t>
      </w:r>
      <w:proofErr w:type="spellEnd"/>
      <w:r w:rsidRPr="00DB25C4">
        <w:rPr>
          <w:rFonts w:eastAsia="Calibri" w:cstheme="minorHAnsi"/>
        </w:rPr>
        <w:t xml:space="preserve"> </w:t>
      </w:r>
      <w:proofErr w:type="spellStart"/>
      <w:r w:rsidRPr="00DB25C4">
        <w:rPr>
          <w:rFonts w:eastAsia="Calibri" w:cstheme="minorHAnsi"/>
        </w:rPr>
        <w:t>sesuatu</w:t>
      </w:r>
      <w:proofErr w:type="spellEnd"/>
      <w:r w:rsidRPr="00DB25C4">
        <w:rPr>
          <w:rFonts w:eastAsia="Calibri" w:cstheme="minorHAnsi"/>
        </w:rPr>
        <w:t xml:space="preserve"> yang </w:t>
      </w:r>
      <w:proofErr w:type="spellStart"/>
      <w:r w:rsidRPr="00DB25C4">
        <w:rPr>
          <w:rFonts w:eastAsia="Calibri" w:cstheme="minorHAnsi"/>
        </w:rPr>
        <w:t>konkrit</w:t>
      </w:r>
      <w:proofErr w:type="spellEnd"/>
      <w:r w:rsidRPr="00DB25C4">
        <w:rPr>
          <w:rFonts w:eastAsia="Calibri" w:cstheme="minorHAnsi"/>
        </w:rPr>
        <w:t xml:space="preserve">. Ide </w:t>
      </w:r>
      <w:proofErr w:type="spellStart"/>
      <w:r w:rsidRPr="00DB25C4">
        <w:rPr>
          <w:rFonts w:eastAsia="Calibri" w:cstheme="minorHAnsi"/>
        </w:rPr>
        <w:t>sentral</w:t>
      </w:r>
      <w:proofErr w:type="spellEnd"/>
      <w:r w:rsidRPr="00DB25C4">
        <w:rPr>
          <w:rFonts w:eastAsia="Calibri" w:cstheme="minorHAnsi"/>
        </w:rPr>
        <w:t xml:space="preserve"> </w:t>
      </w:r>
      <w:proofErr w:type="spellStart"/>
      <w:r w:rsidRPr="00DB25C4">
        <w:rPr>
          <w:rFonts w:eastAsia="Calibri" w:cstheme="minorHAnsi"/>
        </w:rPr>
        <w:t>teori</w:t>
      </w:r>
      <w:proofErr w:type="spellEnd"/>
      <w:r w:rsidRPr="00DB25C4">
        <w:rPr>
          <w:rFonts w:eastAsia="Calibri" w:cstheme="minorHAnsi"/>
        </w:rPr>
        <w:t xml:space="preserve"> </w:t>
      </w:r>
      <w:proofErr w:type="spellStart"/>
      <w:r w:rsidRPr="00DB25C4">
        <w:rPr>
          <w:rFonts w:eastAsia="Calibri" w:cstheme="minorHAnsi"/>
        </w:rPr>
        <w:t>konstruktivistik</w:t>
      </w:r>
      <w:proofErr w:type="spellEnd"/>
      <w:r w:rsidRPr="00DB25C4">
        <w:rPr>
          <w:rFonts w:eastAsia="Calibri" w:cstheme="minorHAnsi"/>
        </w:rPr>
        <w:t xml:space="preserve"> </w:t>
      </w:r>
      <w:proofErr w:type="spellStart"/>
      <w:r w:rsidRPr="00DB25C4">
        <w:rPr>
          <w:rFonts w:eastAsia="Calibri" w:cstheme="minorHAnsi"/>
        </w:rPr>
        <w:t>menyebutkan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proses </w:t>
      </w:r>
      <w:proofErr w:type="spellStart"/>
      <w:r w:rsidRPr="00DB25C4">
        <w:rPr>
          <w:rFonts w:eastAsia="Calibri" w:cstheme="minorHAnsi"/>
        </w:rPr>
        <w:t>belajar</w:t>
      </w:r>
      <w:proofErr w:type="spellEnd"/>
      <w:r w:rsidRPr="00DB25C4">
        <w:rPr>
          <w:rFonts w:eastAsia="Calibri" w:cstheme="minorHAnsi"/>
        </w:rPr>
        <w:t xml:space="preserve"> </w:t>
      </w:r>
      <w:proofErr w:type="spellStart"/>
      <w:r w:rsidRPr="00DB25C4">
        <w:rPr>
          <w:rFonts w:eastAsia="Calibri" w:cstheme="minorHAnsi"/>
        </w:rPr>
        <w:t>merupakan</w:t>
      </w:r>
      <w:proofErr w:type="spellEnd"/>
      <w:r w:rsidRPr="00DB25C4">
        <w:rPr>
          <w:rFonts w:eastAsia="Calibri" w:cstheme="minorHAnsi"/>
        </w:rPr>
        <w:t xml:space="preserve"> proses </w:t>
      </w:r>
      <w:proofErr w:type="spellStart"/>
      <w:r w:rsidRPr="00DB25C4">
        <w:rPr>
          <w:rFonts w:eastAsia="Calibri" w:cstheme="minorHAnsi"/>
        </w:rPr>
        <w:t>pengonstruksian</w:t>
      </w:r>
      <w:proofErr w:type="spellEnd"/>
      <w:r w:rsidRPr="00DB25C4">
        <w:rPr>
          <w:rFonts w:eastAsia="Calibri" w:cstheme="minorHAnsi"/>
        </w:rPr>
        <w:t xml:space="preserve"> </w:t>
      </w:r>
      <w:proofErr w:type="spellStart"/>
      <w:r w:rsidRPr="00DB25C4">
        <w:rPr>
          <w:rFonts w:eastAsia="Calibri" w:cstheme="minorHAnsi"/>
        </w:rPr>
        <w:t>pengetahuan</w:t>
      </w:r>
      <w:proofErr w:type="spellEnd"/>
      <w:r w:rsidRPr="00DB25C4">
        <w:rPr>
          <w:rFonts w:eastAsia="Calibri" w:cstheme="minorHAnsi"/>
        </w:rPr>
        <w:t xml:space="preserve">. </w:t>
      </w:r>
      <w:proofErr w:type="spellStart"/>
      <w:r w:rsidRPr="00DB25C4">
        <w:rPr>
          <w:rFonts w:eastAsia="Calibri" w:cstheme="minorHAnsi"/>
        </w:rPr>
        <w:t>Teori</w:t>
      </w:r>
      <w:proofErr w:type="spellEnd"/>
      <w:r w:rsidRPr="00DB25C4">
        <w:rPr>
          <w:rFonts w:eastAsia="Calibri" w:cstheme="minorHAnsi"/>
        </w:rPr>
        <w:t xml:space="preserve"> </w:t>
      </w:r>
      <w:proofErr w:type="spellStart"/>
      <w:r w:rsidRPr="00DB25C4">
        <w:rPr>
          <w:rFonts w:eastAsia="Calibri" w:cstheme="minorHAnsi"/>
        </w:rPr>
        <w:t>konstruktivistik</w:t>
      </w:r>
      <w:proofErr w:type="spellEnd"/>
      <w:r w:rsidRPr="00DB25C4">
        <w:rPr>
          <w:rFonts w:eastAsia="Calibri" w:cstheme="minorHAnsi"/>
        </w:rPr>
        <w:t xml:space="preserve"> </w:t>
      </w:r>
      <w:proofErr w:type="spellStart"/>
      <w:r w:rsidRPr="00DB25C4">
        <w:rPr>
          <w:rFonts w:eastAsia="Calibri" w:cstheme="minorHAnsi"/>
        </w:rPr>
        <w:t>diharapkan</w:t>
      </w:r>
      <w:proofErr w:type="spellEnd"/>
      <w:r w:rsidRPr="00DB25C4">
        <w:rPr>
          <w:rFonts w:eastAsia="Calibri" w:cstheme="minorHAnsi"/>
        </w:rPr>
        <w:t xml:space="preserve"> </w:t>
      </w:r>
      <w:proofErr w:type="spellStart"/>
      <w:r w:rsidRPr="00DB25C4">
        <w:rPr>
          <w:rFonts w:eastAsia="Calibri" w:cstheme="minorHAnsi"/>
        </w:rPr>
        <w:t>mampu</w:t>
      </w:r>
      <w:proofErr w:type="spellEnd"/>
      <w:r w:rsidRPr="00DB25C4">
        <w:rPr>
          <w:rFonts w:eastAsia="Calibri" w:cstheme="minorHAnsi"/>
        </w:rPr>
        <w:t xml:space="preserve"> </w:t>
      </w:r>
      <w:proofErr w:type="spellStart"/>
      <w:r w:rsidRPr="00DB25C4">
        <w:rPr>
          <w:rFonts w:eastAsia="Calibri" w:cstheme="minorHAnsi"/>
        </w:rPr>
        <w:t>melatih</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agar </w:t>
      </w:r>
      <w:proofErr w:type="spellStart"/>
      <w:r w:rsidRPr="00DB25C4">
        <w:rPr>
          <w:rFonts w:eastAsia="Calibri" w:cstheme="minorHAnsi"/>
        </w:rPr>
        <w:t>menjadi</w:t>
      </w:r>
      <w:proofErr w:type="spellEnd"/>
      <w:r w:rsidRPr="00DB25C4">
        <w:rPr>
          <w:rFonts w:eastAsia="Calibri" w:cstheme="minorHAnsi"/>
        </w:rPr>
        <w:t xml:space="preserve"> </w:t>
      </w:r>
      <w:proofErr w:type="spellStart"/>
      <w:r w:rsidRPr="00DB25C4">
        <w:rPr>
          <w:rFonts w:eastAsia="Calibri" w:cstheme="minorHAnsi"/>
        </w:rPr>
        <w:t>pribadi</w:t>
      </w:r>
      <w:proofErr w:type="spellEnd"/>
      <w:r w:rsidRPr="00DB25C4">
        <w:rPr>
          <w:rFonts w:eastAsia="Calibri" w:cstheme="minorHAnsi"/>
        </w:rPr>
        <w:t xml:space="preserve"> yang </w:t>
      </w:r>
      <w:proofErr w:type="spellStart"/>
      <w:r w:rsidRPr="00DB25C4">
        <w:rPr>
          <w:rFonts w:eastAsia="Calibri" w:cstheme="minorHAnsi"/>
        </w:rPr>
        <w:t>mandiri</w:t>
      </w:r>
      <w:proofErr w:type="spellEnd"/>
      <w:r w:rsidRPr="00DB25C4">
        <w:rPr>
          <w:rFonts w:eastAsia="Calibri" w:cstheme="minorHAnsi"/>
        </w:rPr>
        <w:t xml:space="preserve"> dan </w:t>
      </w:r>
      <w:proofErr w:type="spellStart"/>
      <w:r w:rsidRPr="00DB25C4">
        <w:rPr>
          <w:rFonts w:eastAsia="Calibri" w:cstheme="minorHAnsi"/>
        </w:rPr>
        <w:t>mampu</w:t>
      </w:r>
      <w:proofErr w:type="spellEnd"/>
      <w:r w:rsidRPr="00DB25C4">
        <w:rPr>
          <w:rFonts w:eastAsia="Calibri" w:cstheme="minorHAnsi"/>
        </w:rPr>
        <w:t xml:space="preserve"> </w:t>
      </w:r>
      <w:proofErr w:type="spellStart"/>
      <w:r w:rsidRPr="00DB25C4">
        <w:rPr>
          <w:rFonts w:eastAsia="Calibri" w:cstheme="minorHAnsi"/>
        </w:rPr>
        <w:t>memecahkan</w:t>
      </w:r>
      <w:proofErr w:type="spellEnd"/>
      <w:r w:rsidRPr="00DB25C4">
        <w:rPr>
          <w:rFonts w:eastAsia="Calibri" w:cstheme="minorHAnsi"/>
        </w:rPr>
        <w:t xml:space="preserve"> </w:t>
      </w:r>
      <w:proofErr w:type="spellStart"/>
      <w:r w:rsidRPr="00DB25C4">
        <w:rPr>
          <w:rFonts w:eastAsia="Calibri" w:cstheme="minorHAnsi"/>
        </w:rPr>
        <w:t>masalah</w:t>
      </w:r>
      <w:proofErr w:type="spellEnd"/>
      <w:r w:rsidRPr="00DB25C4">
        <w:rPr>
          <w:rFonts w:eastAsia="Calibri" w:cstheme="minorHAnsi"/>
        </w:rPr>
        <w:t xml:space="preserve">, dan juga </w:t>
      </w:r>
      <w:proofErr w:type="spellStart"/>
      <w:r w:rsidRPr="00DB25C4">
        <w:rPr>
          <w:rFonts w:eastAsia="Calibri" w:cstheme="minorHAnsi"/>
        </w:rPr>
        <w:t>mampu</w:t>
      </w:r>
      <w:proofErr w:type="spellEnd"/>
      <w:r w:rsidRPr="00DB25C4">
        <w:rPr>
          <w:rFonts w:eastAsia="Calibri" w:cstheme="minorHAnsi"/>
        </w:rPr>
        <w:t xml:space="preserve"> </w:t>
      </w:r>
      <w:proofErr w:type="spellStart"/>
      <w:r w:rsidRPr="00DB25C4">
        <w:rPr>
          <w:rFonts w:eastAsia="Calibri" w:cstheme="minorHAnsi"/>
        </w:rPr>
        <w:t>berpikir</w:t>
      </w:r>
      <w:proofErr w:type="spellEnd"/>
      <w:r w:rsidRPr="00DB25C4">
        <w:rPr>
          <w:rFonts w:eastAsia="Calibri" w:cstheme="minorHAnsi"/>
        </w:rPr>
        <w:t xml:space="preserve"> </w:t>
      </w:r>
      <w:proofErr w:type="spellStart"/>
      <w:r w:rsidRPr="00DB25C4">
        <w:rPr>
          <w:rFonts w:eastAsia="Calibri" w:cstheme="minorHAnsi"/>
        </w:rPr>
        <w:t>kritis</w:t>
      </w:r>
      <w:proofErr w:type="spellEnd"/>
      <w:r w:rsidRPr="00DB25C4">
        <w:rPr>
          <w:rFonts w:eastAsia="Calibri" w:cstheme="minorHAnsi"/>
        </w:rPr>
        <w:t xml:space="preserve"> dan </w:t>
      </w:r>
      <w:proofErr w:type="spellStart"/>
      <w:r w:rsidRPr="00DB25C4">
        <w:rPr>
          <w:rFonts w:eastAsia="Calibri" w:cstheme="minorHAnsi"/>
        </w:rPr>
        <w:t>kreatif</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strategi </w:t>
      </w:r>
      <w:proofErr w:type="spellStart"/>
      <w:r w:rsidRPr="00DB25C4">
        <w:rPr>
          <w:rFonts w:eastAsia="Calibri" w:cstheme="minorHAnsi"/>
        </w:rPr>
        <w:t>konstruktivistik</w:t>
      </w:r>
      <w:proofErr w:type="spellEnd"/>
      <w:r w:rsidRPr="00DB25C4">
        <w:rPr>
          <w:rFonts w:eastAsia="Calibri" w:cstheme="minorHAnsi"/>
        </w:rPr>
        <w:t xml:space="preserve"> </w:t>
      </w:r>
      <w:proofErr w:type="spellStart"/>
      <w:r w:rsidRPr="00DB25C4">
        <w:rPr>
          <w:rFonts w:eastAsia="Calibri" w:cstheme="minorHAnsi"/>
        </w:rPr>
        <w:t>mengutamakan</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yang </w:t>
      </w:r>
      <w:proofErr w:type="spellStart"/>
      <w:r w:rsidRPr="00DB25C4">
        <w:rPr>
          <w:rFonts w:eastAsia="Calibri" w:cstheme="minorHAnsi"/>
        </w:rPr>
        <w:t>bersifat</w:t>
      </w:r>
      <w:proofErr w:type="spellEnd"/>
      <w:r w:rsidRPr="00DB25C4">
        <w:rPr>
          <w:rFonts w:eastAsia="Calibri" w:cstheme="minorHAnsi"/>
        </w:rPr>
        <w:t xml:space="preserve"> </w:t>
      </w:r>
      <w:proofErr w:type="spellStart"/>
      <w:r w:rsidRPr="00DB25C4">
        <w:rPr>
          <w:rFonts w:eastAsia="Calibri" w:cstheme="minorHAnsi"/>
        </w:rPr>
        <w:t>nyata</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konteks</w:t>
      </w:r>
      <w:proofErr w:type="spellEnd"/>
      <w:r w:rsidRPr="00DB25C4">
        <w:rPr>
          <w:rFonts w:eastAsia="Calibri" w:cstheme="minorHAnsi"/>
        </w:rPr>
        <w:t xml:space="preserve"> yang </w:t>
      </w:r>
      <w:proofErr w:type="spellStart"/>
      <w:proofErr w:type="gramStart"/>
      <w:r w:rsidRPr="00DB25C4">
        <w:rPr>
          <w:rFonts w:eastAsia="Calibri" w:cstheme="minorHAnsi"/>
        </w:rPr>
        <w:t>relevan</w:t>
      </w:r>
      <w:proofErr w:type="spellEnd"/>
      <w:r w:rsidRPr="00DB25C4">
        <w:rPr>
          <w:rFonts w:eastAsia="Calibri" w:cstheme="minorHAnsi"/>
        </w:rPr>
        <w:t xml:space="preserve"> ,</w:t>
      </w:r>
      <w:proofErr w:type="gramEnd"/>
      <w:r w:rsidRPr="00DB25C4">
        <w:rPr>
          <w:rFonts w:eastAsia="Calibri" w:cstheme="minorHAnsi"/>
        </w:rPr>
        <w:t xml:space="preserve"> </w:t>
      </w:r>
      <w:proofErr w:type="spellStart"/>
      <w:r w:rsidRPr="00DB25C4">
        <w:rPr>
          <w:rFonts w:eastAsia="Calibri" w:cstheme="minorHAnsi"/>
        </w:rPr>
        <w:t>mengutamakan</w:t>
      </w:r>
      <w:proofErr w:type="spellEnd"/>
      <w:r w:rsidRPr="00DB25C4">
        <w:rPr>
          <w:rFonts w:eastAsia="Calibri" w:cstheme="minorHAnsi"/>
        </w:rPr>
        <w:t xml:space="preserve"> proses, </w:t>
      </w:r>
      <w:proofErr w:type="spellStart"/>
      <w:r w:rsidRPr="00DB25C4">
        <w:rPr>
          <w:rFonts w:eastAsia="Calibri" w:cstheme="minorHAnsi"/>
        </w:rPr>
        <w:t>menanamkan</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konteks</w:t>
      </w:r>
      <w:proofErr w:type="spellEnd"/>
      <w:r w:rsidRPr="00DB25C4">
        <w:rPr>
          <w:rFonts w:eastAsia="Calibri" w:cstheme="minorHAnsi"/>
        </w:rPr>
        <w:t xml:space="preserve"> </w:t>
      </w:r>
      <w:proofErr w:type="spellStart"/>
      <w:r w:rsidRPr="00DB25C4">
        <w:rPr>
          <w:rFonts w:eastAsia="Calibri" w:cstheme="minorHAnsi"/>
        </w:rPr>
        <w:t>pengalaman</w:t>
      </w:r>
      <w:proofErr w:type="spellEnd"/>
      <w:r w:rsidRPr="00DB25C4">
        <w:rPr>
          <w:rFonts w:eastAsia="Calibri" w:cstheme="minorHAnsi"/>
        </w:rPr>
        <w:t xml:space="preserve"> </w:t>
      </w:r>
      <w:proofErr w:type="spellStart"/>
      <w:r w:rsidRPr="00DB25C4">
        <w:rPr>
          <w:rFonts w:eastAsia="Calibri" w:cstheme="minorHAnsi"/>
        </w:rPr>
        <w:t>sosial</w:t>
      </w:r>
      <w:proofErr w:type="spellEnd"/>
      <w:r w:rsidRPr="00DB25C4">
        <w:rPr>
          <w:rFonts w:eastAsia="Calibri" w:cstheme="minorHAnsi"/>
        </w:rPr>
        <w:t xml:space="preserve">, dan </w:t>
      </w:r>
      <w:proofErr w:type="spellStart"/>
      <w:r w:rsidRPr="00DB25C4">
        <w:rPr>
          <w:rFonts w:eastAsia="Calibri" w:cstheme="minorHAnsi"/>
        </w:rPr>
        <w:t>pembelajaran</w:t>
      </w:r>
      <w:proofErr w:type="spellEnd"/>
      <w:r w:rsidRPr="00DB25C4">
        <w:rPr>
          <w:rFonts w:eastAsia="Calibri" w:cstheme="minorHAnsi"/>
        </w:rPr>
        <w:t xml:space="preserve">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upaya</w:t>
      </w:r>
      <w:proofErr w:type="spellEnd"/>
      <w:r w:rsidRPr="00DB25C4">
        <w:rPr>
          <w:rFonts w:eastAsia="Calibri" w:cstheme="minorHAnsi"/>
        </w:rPr>
        <w:t xml:space="preserve"> </w:t>
      </w:r>
      <w:proofErr w:type="spellStart"/>
      <w:r w:rsidRPr="00DB25C4">
        <w:rPr>
          <w:rFonts w:eastAsia="Calibri" w:cstheme="minorHAnsi"/>
        </w:rPr>
        <w:t>mengkonstruksi</w:t>
      </w:r>
      <w:proofErr w:type="spellEnd"/>
      <w:r w:rsidRPr="00DB25C4">
        <w:rPr>
          <w:rFonts w:eastAsia="Calibri" w:cstheme="minorHAnsi"/>
        </w:rPr>
        <w:t xml:space="preserve"> </w:t>
      </w:r>
      <w:proofErr w:type="spellStart"/>
      <w:r w:rsidRPr="00DB25C4">
        <w:rPr>
          <w:rFonts w:eastAsia="Calibri" w:cstheme="minorHAnsi"/>
        </w:rPr>
        <w:t>pengalaman</w:t>
      </w:r>
      <w:proofErr w:type="spellEnd"/>
      <w:r w:rsidRPr="00DB25C4">
        <w:rPr>
          <w:rFonts w:eastAsia="Calibri" w:cstheme="minorHAnsi"/>
        </w:rPr>
        <w:t xml:space="preserve">. </w:t>
      </w:r>
      <w:proofErr w:type="spellStart"/>
      <w:r w:rsidRPr="00DB25C4">
        <w:rPr>
          <w:rFonts w:eastAsia="Calibri" w:cstheme="minorHAnsi"/>
        </w:rPr>
        <w:t>Pandangan</w:t>
      </w:r>
      <w:proofErr w:type="spellEnd"/>
      <w:r w:rsidRPr="00DB25C4">
        <w:rPr>
          <w:rFonts w:eastAsia="Calibri" w:cstheme="minorHAnsi"/>
        </w:rPr>
        <w:t xml:space="preserve"> </w:t>
      </w:r>
      <w:proofErr w:type="spellStart"/>
      <w:r w:rsidRPr="00DB25C4">
        <w:rPr>
          <w:rFonts w:eastAsia="Calibri" w:cstheme="minorHAnsi"/>
        </w:rPr>
        <w:t>konstruktivistik</w:t>
      </w:r>
      <w:proofErr w:type="spellEnd"/>
      <w:r w:rsidRPr="00DB25C4">
        <w:rPr>
          <w:rFonts w:eastAsia="Calibri" w:cstheme="minorHAnsi"/>
        </w:rPr>
        <w:t xml:space="preserve"> </w:t>
      </w:r>
      <w:proofErr w:type="spellStart"/>
      <w:r w:rsidRPr="00DB25C4">
        <w:rPr>
          <w:rFonts w:eastAsia="Calibri" w:cstheme="minorHAnsi"/>
        </w:rPr>
        <w:t>mengarahkan</w:t>
      </w:r>
      <w:proofErr w:type="spellEnd"/>
      <w:r w:rsidRPr="00DB25C4">
        <w:rPr>
          <w:rFonts w:eastAsia="Calibri" w:cstheme="minorHAnsi"/>
        </w:rPr>
        <w:t xml:space="preserve"> </w:t>
      </w:r>
      <w:proofErr w:type="spellStart"/>
      <w:r w:rsidRPr="00DB25C4">
        <w:rPr>
          <w:rFonts w:eastAsia="Calibri" w:cstheme="minorHAnsi"/>
        </w:rPr>
        <w:t>perhatian</w:t>
      </w:r>
      <w:proofErr w:type="spellEnd"/>
      <w:r w:rsidRPr="00DB25C4">
        <w:rPr>
          <w:rFonts w:eastAsia="Calibri" w:cstheme="minorHAnsi"/>
        </w:rPr>
        <w:t xml:space="preserve"> pada </w:t>
      </w:r>
      <w:proofErr w:type="spellStart"/>
      <w:r w:rsidRPr="00DB25C4">
        <w:rPr>
          <w:rFonts w:eastAsia="Calibri" w:cstheme="minorHAnsi"/>
        </w:rPr>
        <w:t>bagaimana</w:t>
      </w:r>
      <w:proofErr w:type="spellEnd"/>
      <w:r w:rsidRPr="00DB25C4">
        <w:rPr>
          <w:rFonts w:eastAsia="Calibri" w:cstheme="minorHAnsi"/>
        </w:rPr>
        <w:t xml:space="preserve"> </w:t>
      </w:r>
      <w:proofErr w:type="spellStart"/>
      <w:r w:rsidRPr="00DB25C4">
        <w:rPr>
          <w:rFonts w:eastAsia="Calibri" w:cstheme="minorHAnsi"/>
        </w:rPr>
        <w:t>seseorang</w:t>
      </w:r>
      <w:proofErr w:type="spellEnd"/>
      <w:r w:rsidRPr="00DB25C4">
        <w:rPr>
          <w:rFonts w:eastAsia="Calibri" w:cstheme="minorHAnsi"/>
        </w:rPr>
        <w:t xml:space="preserve"> </w:t>
      </w:r>
      <w:proofErr w:type="spellStart"/>
      <w:r w:rsidRPr="00DB25C4">
        <w:rPr>
          <w:rFonts w:eastAsia="Calibri" w:cstheme="minorHAnsi"/>
        </w:rPr>
        <w:t>mengonstruksi</w:t>
      </w:r>
      <w:proofErr w:type="spellEnd"/>
      <w:r w:rsidRPr="00DB25C4">
        <w:rPr>
          <w:rFonts w:eastAsia="Calibri" w:cstheme="minorHAnsi"/>
        </w:rPr>
        <w:t xml:space="preserve"> </w:t>
      </w:r>
      <w:proofErr w:type="spellStart"/>
      <w:r w:rsidRPr="00DB25C4">
        <w:rPr>
          <w:rFonts w:eastAsia="Calibri" w:cstheme="minorHAnsi"/>
        </w:rPr>
        <w:t>pengetahuan</w:t>
      </w:r>
      <w:proofErr w:type="spellEnd"/>
      <w:r w:rsidRPr="00DB25C4">
        <w:rPr>
          <w:rFonts w:eastAsia="Calibri" w:cstheme="minorHAnsi"/>
        </w:rPr>
        <w:t xml:space="preserve"> dan </w:t>
      </w:r>
      <w:proofErr w:type="spellStart"/>
      <w:r w:rsidRPr="00DB25C4">
        <w:rPr>
          <w:rFonts w:eastAsia="Calibri" w:cstheme="minorHAnsi"/>
        </w:rPr>
        <w:t>pengalamannya</w:t>
      </w:r>
      <w:proofErr w:type="spellEnd"/>
      <w:r w:rsidRPr="00DB25C4">
        <w:rPr>
          <w:rFonts w:eastAsia="Calibri" w:cstheme="minorHAnsi"/>
        </w:rPr>
        <w:t>.</w:t>
      </w:r>
    </w:p>
    <w:p w14:paraId="7D1AC93A" w14:textId="77777777" w:rsidR="00EE2EA9" w:rsidRPr="00DB25C4" w:rsidRDefault="00EE2EA9" w:rsidP="009F6099">
      <w:pPr>
        <w:pStyle w:val="ListParagraph"/>
        <w:numPr>
          <w:ilvl w:val="0"/>
          <w:numId w:val="19"/>
        </w:numPr>
        <w:spacing w:after="0" w:line="240" w:lineRule="auto"/>
        <w:ind w:left="720"/>
        <w:jc w:val="both"/>
        <w:rPr>
          <w:rFonts w:cstheme="minorHAnsi"/>
        </w:rPr>
      </w:pPr>
      <w:proofErr w:type="spellStart"/>
      <w:r w:rsidRPr="00DB25C4">
        <w:rPr>
          <w:rFonts w:eastAsia="Calibri" w:cstheme="minorHAnsi"/>
        </w:rPr>
        <w:t>Kemudian</w:t>
      </w:r>
      <w:proofErr w:type="spellEnd"/>
      <w:r w:rsidRPr="00DB25C4">
        <w:rPr>
          <w:rFonts w:eastAsia="Calibri" w:cstheme="minorHAnsi"/>
        </w:rPr>
        <w:t xml:space="preserve"> di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Visi</w:t>
      </w:r>
      <w:proofErr w:type="spellEnd"/>
      <w:r w:rsidRPr="00DB25C4">
        <w:rPr>
          <w:rFonts w:eastAsia="Calibri" w:cstheme="minorHAnsi"/>
        </w:rPr>
        <w:t xml:space="preserve"> PPBM juga </w:t>
      </w:r>
      <w:proofErr w:type="spellStart"/>
      <w:r w:rsidRPr="00DB25C4">
        <w:rPr>
          <w:rFonts w:eastAsia="Calibri" w:cstheme="minorHAnsi"/>
        </w:rPr>
        <w:t>terdapat</w:t>
      </w:r>
      <w:proofErr w:type="spellEnd"/>
      <w:r w:rsidRPr="00DB25C4">
        <w:rPr>
          <w:rFonts w:eastAsia="Calibri" w:cstheme="minorHAnsi"/>
        </w:rPr>
        <w:t xml:space="preserve"> kata ‘</w:t>
      </w:r>
      <w:proofErr w:type="spellStart"/>
      <w:r w:rsidRPr="00DB25C4">
        <w:rPr>
          <w:rFonts w:eastAsia="Calibri" w:cstheme="minorHAnsi"/>
        </w:rPr>
        <w:t>lintas</w:t>
      </w:r>
      <w:proofErr w:type="spellEnd"/>
      <w:r w:rsidRPr="00DB25C4">
        <w:rPr>
          <w:rFonts w:eastAsia="Calibri" w:cstheme="minorHAnsi"/>
        </w:rPr>
        <w:t xml:space="preserve"> </w:t>
      </w:r>
      <w:proofErr w:type="spellStart"/>
      <w:r w:rsidRPr="00DB25C4">
        <w:rPr>
          <w:rFonts w:eastAsia="Calibri" w:cstheme="minorHAnsi"/>
        </w:rPr>
        <w:t>budaya</w:t>
      </w:r>
      <w:proofErr w:type="spellEnd"/>
      <w:r w:rsidRPr="00DB25C4">
        <w:rPr>
          <w:rFonts w:eastAsia="Calibri" w:cstheme="minorHAnsi"/>
        </w:rPr>
        <w:t xml:space="preserve">’. </w:t>
      </w:r>
      <w:proofErr w:type="spellStart"/>
      <w:r w:rsidRPr="00DB25C4">
        <w:rPr>
          <w:rFonts w:eastAsia="Calibri" w:cstheme="minorHAnsi"/>
        </w:rPr>
        <w:t>Budaya</w:t>
      </w:r>
      <w:proofErr w:type="spellEnd"/>
      <w:r w:rsidRPr="00DB25C4">
        <w:rPr>
          <w:rFonts w:eastAsia="Calibri" w:cstheme="minorHAnsi"/>
        </w:rPr>
        <w:t xml:space="preserve"> Indonesia sangat </w:t>
      </w:r>
      <w:proofErr w:type="spellStart"/>
      <w:r w:rsidRPr="00DB25C4">
        <w:rPr>
          <w:rFonts w:eastAsia="Calibri" w:cstheme="minorHAnsi"/>
        </w:rPr>
        <w:t>berbeda</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budaya</w:t>
      </w:r>
      <w:proofErr w:type="spellEnd"/>
      <w:r w:rsidRPr="00DB25C4">
        <w:rPr>
          <w:rFonts w:eastAsia="Calibri" w:cstheme="minorHAnsi"/>
        </w:rPr>
        <w:t xml:space="preserve"> </w:t>
      </w:r>
      <w:proofErr w:type="spellStart"/>
      <w:r w:rsidRPr="00DB25C4">
        <w:rPr>
          <w:rFonts w:eastAsia="Calibri" w:cstheme="minorHAnsi"/>
        </w:rPr>
        <w:t>Tiongkok</w:t>
      </w:r>
      <w:proofErr w:type="spellEnd"/>
      <w:r w:rsidRPr="00DB25C4">
        <w:rPr>
          <w:rFonts w:eastAsia="Calibri" w:cstheme="minorHAnsi"/>
        </w:rPr>
        <w:t xml:space="preserve">, </w:t>
      </w:r>
      <w:proofErr w:type="spellStart"/>
      <w:r w:rsidRPr="00DB25C4">
        <w:rPr>
          <w:rFonts w:eastAsia="Calibri" w:cstheme="minorHAnsi"/>
        </w:rPr>
        <w:t>namun</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ditemukan</w:t>
      </w:r>
      <w:proofErr w:type="spellEnd"/>
      <w:r w:rsidRPr="00DB25C4">
        <w:rPr>
          <w:rFonts w:eastAsia="Calibri" w:cstheme="minorHAnsi"/>
        </w:rPr>
        <w:t xml:space="preserve"> </w:t>
      </w:r>
      <w:proofErr w:type="spellStart"/>
      <w:r w:rsidRPr="00DB25C4">
        <w:rPr>
          <w:rFonts w:eastAsia="Calibri" w:cstheme="minorHAnsi"/>
        </w:rPr>
        <w:t>adanya</w:t>
      </w:r>
      <w:proofErr w:type="spellEnd"/>
      <w:r w:rsidRPr="00DB25C4">
        <w:rPr>
          <w:rFonts w:eastAsia="Calibri" w:cstheme="minorHAnsi"/>
        </w:rPr>
        <w:t xml:space="preserve"> </w:t>
      </w:r>
      <w:proofErr w:type="spellStart"/>
      <w:r w:rsidRPr="00DB25C4">
        <w:rPr>
          <w:rFonts w:eastAsia="Calibri" w:cstheme="minorHAnsi"/>
        </w:rPr>
        <w:t>akulturasi</w:t>
      </w:r>
      <w:proofErr w:type="spellEnd"/>
      <w:r w:rsidRPr="00DB25C4">
        <w:rPr>
          <w:rFonts w:eastAsia="Calibri" w:cstheme="minorHAnsi"/>
        </w:rPr>
        <w:t xml:space="preserve"> </w:t>
      </w:r>
      <w:proofErr w:type="spellStart"/>
      <w:r w:rsidRPr="00DB25C4">
        <w:rPr>
          <w:rFonts w:eastAsia="Calibri" w:cstheme="minorHAnsi"/>
        </w:rPr>
        <w:t>budaya</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kehidupan</w:t>
      </w:r>
      <w:proofErr w:type="spellEnd"/>
      <w:r w:rsidRPr="00DB25C4">
        <w:rPr>
          <w:rFonts w:eastAsia="Calibri" w:cstheme="minorHAnsi"/>
        </w:rPr>
        <w:t xml:space="preserve"> </w:t>
      </w:r>
      <w:proofErr w:type="spellStart"/>
      <w:r w:rsidRPr="00DB25C4">
        <w:rPr>
          <w:rFonts w:eastAsia="Calibri" w:cstheme="minorHAnsi"/>
        </w:rPr>
        <w:t>masyarakat</w:t>
      </w:r>
      <w:proofErr w:type="spellEnd"/>
      <w:r w:rsidRPr="00DB25C4">
        <w:rPr>
          <w:rFonts w:eastAsia="Calibri" w:cstheme="minorHAnsi"/>
        </w:rPr>
        <w:t xml:space="preserve">. </w:t>
      </w:r>
      <w:proofErr w:type="spellStart"/>
      <w:r w:rsidRPr="00DB25C4">
        <w:rPr>
          <w:rFonts w:eastAsia="Calibri" w:cstheme="minorHAnsi"/>
        </w:rPr>
        <w:t>Diharapkan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adanya</w:t>
      </w:r>
      <w:proofErr w:type="spellEnd"/>
      <w:r w:rsidRPr="00DB25C4">
        <w:rPr>
          <w:rFonts w:eastAsia="Calibri" w:cstheme="minorHAnsi"/>
        </w:rPr>
        <w:t xml:space="preserve"> Pendidikan </w:t>
      </w:r>
      <w:proofErr w:type="spellStart"/>
      <w:r w:rsidRPr="00DB25C4">
        <w:rPr>
          <w:rFonts w:eastAsia="Calibri" w:cstheme="minorHAnsi"/>
        </w:rPr>
        <w:t>lintas</w:t>
      </w:r>
      <w:proofErr w:type="spellEnd"/>
      <w:r w:rsidRPr="00DB25C4">
        <w:rPr>
          <w:rFonts w:eastAsia="Calibri" w:cstheme="minorHAnsi"/>
        </w:rPr>
        <w:t xml:space="preserve"> </w:t>
      </w:r>
      <w:proofErr w:type="spellStart"/>
      <w:r w:rsidRPr="00DB25C4">
        <w:rPr>
          <w:rFonts w:eastAsia="Calibri" w:cstheme="minorHAnsi"/>
        </w:rPr>
        <w:t>budaya</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lebih</w:t>
      </w:r>
      <w:proofErr w:type="spellEnd"/>
      <w:r w:rsidRPr="00DB25C4">
        <w:rPr>
          <w:rFonts w:eastAsia="Calibri" w:cstheme="minorHAnsi"/>
        </w:rPr>
        <w:t xml:space="preserve"> </w:t>
      </w:r>
      <w:proofErr w:type="spellStart"/>
      <w:r w:rsidRPr="00DB25C4">
        <w:rPr>
          <w:rFonts w:eastAsia="Calibri" w:cstheme="minorHAnsi"/>
        </w:rPr>
        <w:t>merekatkan</w:t>
      </w:r>
      <w:proofErr w:type="spellEnd"/>
      <w:r w:rsidRPr="00DB25C4">
        <w:rPr>
          <w:rFonts w:eastAsia="Calibri" w:cstheme="minorHAnsi"/>
        </w:rPr>
        <w:t xml:space="preserve"> </w:t>
      </w:r>
      <w:proofErr w:type="spellStart"/>
      <w:r w:rsidRPr="00DB25C4">
        <w:rPr>
          <w:rFonts w:eastAsia="Calibri" w:cstheme="minorHAnsi"/>
        </w:rPr>
        <w:t>nilai-nilai</w:t>
      </w:r>
      <w:proofErr w:type="spellEnd"/>
      <w:r w:rsidRPr="00DB25C4">
        <w:rPr>
          <w:rFonts w:eastAsia="Calibri" w:cstheme="minorHAnsi"/>
        </w:rPr>
        <w:t xml:space="preserve"> </w:t>
      </w:r>
      <w:proofErr w:type="spellStart"/>
      <w:r w:rsidRPr="00DB25C4">
        <w:rPr>
          <w:rFonts w:eastAsia="Calibri" w:cstheme="minorHAnsi"/>
        </w:rPr>
        <w:t>persatuan</w:t>
      </w:r>
      <w:proofErr w:type="spellEnd"/>
      <w:r w:rsidRPr="00DB25C4">
        <w:rPr>
          <w:rFonts w:eastAsia="Calibri" w:cstheme="minorHAnsi"/>
        </w:rPr>
        <w:t xml:space="preserve">, </w:t>
      </w:r>
      <w:proofErr w:type="spellStart"/>
      <w:r w:rsidRPr="00DB25C4">
        <w:rPr>
          <w:rFonts w:eastAsia="Calibri" w:cstheme="minorHAnsi"/>
        </w:rPr>
        <w:t>kesatuan</w:t>
      </w:r>
      <w:proofErr w:type="spellEnd"/>
      <w:r w:rsidRPr="00DB25C4">
        <w:rPr>
          <w:rFonts w:eastAsia="Calibri" w:cstheme="minorHAnsi"/>
        </w:rPr>
        <w:t xml:space="preserve"> dan </w:t>
      </w:r>
      <w:proofErr w:type="spellStart"/>
      <w:r w:rsidRPr="00DB25C4">
        <w:rPr>
          <w:rFonts w:eastAsia="Calibri" w:cstheme="minorHAnsi"/>
        </w:rPr>
        <w:t>berbangsa</w:t>
      </w:r>
      <w:proofErr w:type="spellEnd"/>
      <w:r w:rsidRPr="00DB25C4">
        <w:rPr>
          <w:rFonts w:eastAsia="Calibri" w:cstheme="minorHAnsi"/>
        </w:rPr>
        <w:t xml:space="preserve"> di Era Global.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kehidupan</w:t>
      </w:r>
      <w:proofErr w:type="spellEnd"/>
      <w:r w:rsidRPr="00DB25C4">
        <w:rPr>
          <w:rFonts w:eastAsia="Calibri" w:cstheme="minorHAnsi"/>
        </w:rPr>
        <w:t xml:space="preserve"> </w:t>
      </w:r>
      <w:proofErr w:type="spellStart"/>
      <w:r w:rsidRPr="00DB25C4">
        <w:rPr>
          <w:rFonts w:eastAsia="Calibri" w:cstheme="minorHAnsi"/>
        </w:rPr>
        <w:t>manusia</w:t>
      </w:r>
      <w:proofErr w:type="spellEnd"/>
      <w:r w:rsidRPr="00DB25C4">
        <w:rPr>
          <w:rFonts w:eastAsia="Calibri" w:cstheme="minorHAnsi"/>
        </w:rPr>
        <w:t xml:space="preserve"> </w:t>
      </w:r>
      <w:proofErr w:type="spellStart"/>
      <w:r w:rsidRPr="00DB25C4">
        <w:rPr>
          <w:rFonts w:eastAsia="Calibri" w:cstheme="minorHAnsi"/>
        </w:rPr>
        <w:t>abad</w:t>
      </w:r>
      <w:proofErr w:type="spellEnd"/>
      <w:r w:rsidRPr="00DB25C4">
        <w:rPr>
          <w:rFonts w:eastAsia="Calibri" w:cstheme="minorHAnsi"/>
        </w:rPr>
        <w:t xml:space="preserve"> </w:t>
      </w:r>
      <w:proofErr w:type="spellStart"/>
      <w:r w:rsidRPr="00DB25C4">
        <w:rPr>
          <w:rFonts w:eastAsia="Calibri" w:cstheme="minorHAnsi"/>
        </w:rPr>
        <w:t>ke</w:t>
      </w:r>
      <w:proofErr w:type="spellEnd"/>
      <w:r w:rsidRPr="00DB25C4">
        <w:rPr>
          <w:rFonts w:eastAsia="Calibri" w:cstheme="minorHAnsi"/>
        </w:rPr>
        <w:t xml:space="preserve"> 21 yang </w:t>
      </w:r>
      <w:proofErr w:type="spellStart"/>
      <w:r w:rsidRPr="00DB25C4">
        <w:rPr>
          <w:rFonts w:eastAsia="Calibri" w:cstheme="minorHAnsi"/>
        </w:rPr>
        <w:t>ditandai</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perubahan</w:t>
      </w:r>
      <w:proofErr w:type="spellEnd"/>
      <w:r w:rsidRPr="00DB25C4">
        <w:rPr>
          <w:rFonts w:eastAsia="Calibri" w:cstheme="minorHAnsi"/>
        </w:rPr>
        <w:t xml:space="preserve"> yang </w:t>
      </w:r>
      <w:proofErr w:type="spellStart"/>
      <w:r w:rsidRPr="00DB25C4">
        <w:rPr>
          <w:rFonts w:eastAsia="Calibri" w:cstheme="minorHAnsi"/>
        </w:rPr>
        <w:t>disebabkan</w:t>
      </w:r>
      <w:proofErr w:type="spellEnd"/>
      <w:r w:rsidRPr="00DB25C4">
        <w:rPr>
          <w:rFonts w:eastAsia="Calibri" w:cstheme="minorHAnsi"/>
        </w:rPr>
        <w:t xml:space="preserve"> oleh </w:t>
      </w:r>
      <w:proofErr w:type="spellStart"/>
      <w:r w:rsidRPr="00DB25C4">
        <w:rPr>
          <w:rFonts w:eastAsia="Calibri" w:cstheme="minorHAnsi"/>
        </w:rPr>
        <w:t>kemajuan</w:t>
      </w:r>
      <w:proofErr w:type="spellEnd"/>
      <w:r w:rsidRPr="00DB25C4">
        <w:rPr>
          <w:rFonts w:eastAsia="Calibri" w:cstheme="minorHAnsi"/>
        </w:rPr>
        <w:t xml:space="preserve"> </w:t>
      </w:r>
      <w:proofErr w:type="spellStart"/>
      <w:r w:rsidRPr="00DB25C4">
        <w:rPr>
          <w:rFonts w:eastAsia="Calibri" w:cstheme="minorHAnsi"/>
        </w:rPr>
        <w:t>teknologi</w:t>
      </w:r>
      <w:proofErr w:type="spellEnd"/>
      <w:r w:rsidRPr="00DB25C4">
        <w:rPr>
          <w:rFonts w:eastAsia="Calibri" w:cstheme="minorHAnsi"/>
        </w:rPr>
        <w:t xml:space="preserve"> </w:t>
      </w:r>
      <w:proofErr w:type="spellStart"/>
      <w:r w:rsidRPr="00DB25C4">
        <w:rPr>
          <w:rFonts w:eastAsia="Calibri" w:cstheme="minorHAnsi"/>
        </w:rPr>
        <w:t>komunikasi</w:t>
      </w:r>
      <w:proofErr w:type="spellEnd"/>
      <w:r w:rsidRPr="00DB25C4">
        <w:rPr>
          <w:rFonts w:eastAsia="Calibri" w:cstheme="minorHAnsi"/>
        </w:rPr>
        <w:t xml:space="preserve"> </w:t>
      </w:r>
      <w:proofErr w:type="spellStart"/>
      <w:r w:rsidRPr="00DB25C4">
        <w:rPr>
          <w:rFonts w:eastAsia="Calibri" w:cstheme="minorHAnsi"/>
        </w:rPr>
        <w:t>serta</w:t>
      </w:r>
      <w:proofErr w:type="spellEnd"/>
      <w:r w:rsidRPr="00DB25C4">
        <w:rPr>
          <w:rFonts w:eastAsia="Calibri" w:cstheme="minorHAnsi"/>
        </w:rPr>
        <w:t xml:space="preserve"> </w:t>
      </w:r>
      <w:proofErr w:type="spellStart"/>
      <w:r w:rsidRPr="00DB25C4">
        <w:rPr>
          <w:rFonts w:eastAsia="Calibri" w:cstheme="minorHAnsi"/>
        </w:rPr>
        <w:t>kemajuan</w:t>
      </w:r>
      <w:proofErr w:type="spellEnd"/>
      <w:r w:rsidRPr="00DB25C4">
        <w:rPr>
          <w:rFonts w:eastAsia="Calibri" w:cstheme="minorHAnsi"/>
        </w:rPr>
        <w:t xml:space="preserve"> </w:t>
      </w:r>
      <w:proofErr w:type="spellStart"/>
      <w:r w:rsidRPr="00DB25C4">
        <w:rPr>
          <w:rFonts w:eastAsia="Calibri" w:cstheme="minorHAnsi"/>
        </w:rPr>
        <w:t>informasi</w:t>
      </w:r>
      <w:proofErr w:type="spellEnd"/>
      <w:r w:rsidRPr="00DB25C4">
        <w:rPr>
          <w:rFonts w:eastAsia="Calibri" w:cstheme="minorHAnsi"/>
        </w:rPr>
        <w:t xml:space="preserve">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mengubah</w:t>
      </w:r>
      <w:proofErr w:type="spellEnd"/>
      <w:r w:rsidRPr="00DB25C4">
        <w:rPr>
          <w:rFonts w:eastAsia="Calibri" w:cstheme="minorHAnsi"/>
        </w:rPr>
        <w:t xml:space="preserve"> </w:t>
      </w:r>
      <w:proofErr w:type="spellStart"/>
      <w:r w:rsidRPr="00DB25C4">
        <w:rPr>
          <w:rFonts w:eastAsia="Calibri" w:cstheme="minorHAnsi"/>
        </w:rPr>
        <w:t>dimensi</w:t>
      </w:r>
      <w:proofErr w:type="spellEnd"/>
      <w:r w:rsidRPr="00DB25C4">
        <w:rPr>
          <w:rFonts w:eastAsia="Calibri" w:cstheme="minorHAnsi"/>
        </w:rPr>
        <w:t xml:space="preserve"> </w:t>
      </w:r>
      <w:proofErr w:type="spellStart"/>
      <w:r w:rsidRPr="00DB25C4">
        <w:rPr>
          <w:rFonts w:eastAsia="Calibri" w:cstheme="minorHAnsi"/>
        </w:rPr>
        <w:t>waktu</w:t>
      </w:r>
      <w:proofErr w:type="spellEnd"/>
      <w:r w:rsidRPr="00DB25C4">
        <w:rPr>
          <w:rFonts w:eastAsia="Calibri" w:cstheme="minorHAnsi"/>
        </w:rPr>
        <w:t xml:space="preserve"> dan </w:t>
      </w:r>
      <w:proofErr w:type="spellStart"/>
      <w:r w:rsidRPr="00DB25C4">
        <w:rPr>
          <w:rFonts w:eastAsia="Calibri" w:cstheme="minorHAnsi"/>
        </w:rPr>
        <w:t>tempat</w:t>
      </w:r>
      <w:proofErr w:type="spellEnd"/>
      <w:r w:rsidRPr="00DB25C4">
        <w:rPr>
          <w:rFonts w:eastAsia="Calibri" w:cstheme="minorHAnsi"/>
        </w:rPr>
        <w:t xml:space="preserve"> </w:t>
      </w:r>
      <w:proofErr w:type="spellStart"/>
      <w:r w:rsidRPr="00DB25C4">
        <w:rPr>
          <w:rFonts w:eastAsia="Calibri" w:cstheme="minorHAnsi"/>
        </w:rPr>
        <w:t>kehidupan</w:t>
      </w:r>
      <w:proofErr w:type="spellEnd"/>
      <w:r w:rsidRPr="00DB25C4">
        <w:rPr>
          <w:rFonts w:eastAsia="Calibri" w:cstheme="minorHAnsi"/>
        </w:rPr>
        <w:t xml:space="preserve"> </w:t>
      </w:r>
      <w:proofErr w:type="spellStart"/>
      <w:r w:rsidRPr="00DB25C4">
        <w:rPr>
          <w:rFonts w:eastAsia="Calibri" w:cstheme="minorHAnsi"/>
        </w:rPr>
        <w:t>manusia</w:t>
      </w:r>
      <w:proofErr w:type="spellEnd"/>
      <w:r w:rsidRPr="00DB25C4">
        <w:rPr>
          <w:rFonts w:eastAsia="Calibri" w:cstheme="minorHAnsi"/>
        </w:rPr>
        <w:t xml:space="preserve">. </w:t>
      </w:r>
      <w:proofErr w:type="spellStart"/>
      <w:r w:rsidRPr="00DB25C4">
        <w:rPr>
          <w:rFonts w:eastAsia="Calibri" w:cstheme="minorHAnsi"/>
        </w:rPr>
        <w:t>Budaya</w:t>
      </w:r>
      <w:proofErr w:type="spellEnd"/>
      <w:r w:rsidRPr="00DB25C4">
        <w:rPr>
          <w:rFonts w:eastAsia="Calibri" w:cstheme="minorHAnsi"/>
        </w:rPr>
        <w:t xml:space="preserve"> juga </w:t>
      </w:r>
      <w:proofErr w:type="spellStart"/>
      <w:r w:rsidRPr="00DB25C4">
        <w:rPr>
          <w:rFonts w:eastAsia="Calibri" w:cstheme="minorHAnsi"/>
        </w:rPr>
        <w:t>pastinya</w:t>
      </w:r>
      <w:proofErr w:type="spellEnd"/>
      <w:r w:rsidRPr="00DB25C4">
        <w:rPr>
          <w:rFonts w:eastAsia="Calibri" w:cstheme="minorHAnsi"/>
        </w:rPr>
        <w:t xml:space="preserve"> </w:t>
      </w:r>
      <w:proofErr w:type="spellStart"/>
      <w:r w:rsidRPr="00DB25C4">
        <w:rPr>
          <w:rFonts w:eastAsia="Calibri" w:cstheme="minorHAnsi"/>
        </w:rPr>
        <w:t>terpengaruh</w:t>
      </w:r>
      <w:proofErr w:type="spellEnd"/>
      <w:r w:rsidRPr="00DB25C4">
        <w:rPr>
          <w:rFonts w:eastAsia="Calibri" w:cstheme="minorHAnsi"/>
        </w:rPr>
        <w:t xml:space="preserve">. </w:t>
      </w:r>
      <w:proofErr w:type="spellStart"/>
      <w:r w:rsidRPr="00DB25C4">
        <w:rPr>
          <w:rFonts w:eastAsia="Calibri" w:cstheme="minorHAnsi"/>
        </w:rPr>
        <w:t>Kesadaran</w:t>
      </w:r>
      <w:proofErr w:type="spellEnd"/>
      <w:r w:rsidRPr="00DB25C4">
        <w:rPr>
          <w:rFonts w:eastAsia="Calibri" w:cstheme="minorHAnsi"/>
        </w:rPr>
        <w:t xml:space="preserve"> </w:t>
      </w:r>
      <w:proofErr w:type="spellStart"/>
      <w:r w:rsidRPr="00DB25C4">
        <w:rPr>
          <w:rFonts w:eastAsia="Calibri" w:cstheme="minorHAnsi"/>
        </w:rPr>
        <w:t>lintas</w:t>
      </w:r>
      <w:proofErr w:type="spellEnd"/>
      <w:r w:rsidRPr="00DB25C4">
        <w:rPr>
          <w:rFonts w:eastAsia="Calibri" w:cstheme="minorHAnsi"/>
        </w:rPr>
        <w:t xml:space="preserve"> </w:t>
      </w:r>
      <w:proofErr w:type="spellStart"/>
      <w:r w:rsidRPr="00DB25C4">
        <w:rPr>
          <w:rFonts w:eastAsia="Calibri" w:cstheme="minorHAnsi"/>
        </w:rPr>
        <w:t>budaya</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berkembang</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baik</w:t>
      </w:r>
      <w:proofErr w:type="spellEnd"/>
      <w:r w:rsidRPr="00DB25C4">
        <w:rPr>
          <w:rFonts w:eastAsia="Calibri" w:cstheme="minorHAnsi"/>
        </w:rPr>
        <w:t xml:space="preserve"> </w:t>
      </w:r>
      <w:proofErr w:type="spellStart"/>
      <w:r w:rsidRPr="00DB25C4">
        <w:rPr>
          <w:rFonts w:eastAsia="Calibri" w:cstheme="minorHAnsi"/>
        </w:rPr>
        <w:t>terutama</w:t>
      </w:r>
      <w:proofErr w:type="spellEnd"/>
      <w:r w:rsidRPr="00DB25C4">
        <w:rPr>
          <w:rFonts w:eastAsia="Calibri" w:cstheme="minorHAnsi"/>
        </w:rPr>
        <w:t xml:space="preserve"> </w:t>
      </w:r>
      <w:proofErr w:type="spellStart"/>
      <w:r w:rsidRPr="00DB25C4">
        <w:rPr>
          <w:rFonts w:eastAsia="Calibri" w:cstheme="minorHAnsi"/>
        </w:rPr>
        <w:t>melalui</w:t>
      </w:r>
      <w:proofErr w:type="spellEnd"/>
      <w:r w:rsidRPr="00DB25C4">
        <w:rPr>
          <w:rFonts w:eastAsia="Calibri" w:cstheme="minorHAnsi"/>
        </w:rPr>
        <w:t xml:space="preserve"> Pendidikan. </w:t>
      </w:r>
      <w:proofErr w:type="spellStart"/>
      <w:r w:rsidRPr="00DB25C4">
        <w:rPr>
          <w:rFonts w:eastAsia="Calibri" w:cstheme="minorHAnsi"/>
        </w:rPr>
        <w:t>Sikap</w:t>
      </w:r>
      <w:proofErr w:type="spellEnd"/>
      <w:r w:rsidRPr="00DB25C4">
        <w:rPr>
          <w:rFonts w:eastAsia="Calibri" w:cstheme="minorHAnsi"/>
        </w:rPr>
        <w:t xml:space="preserve"> </w:t>
      </w:r>
      <w:proofErr w:type="spellStart"/>
      <w:r w:rsidRPr="00DB25C4">
        <w:rPr>
          <w:rFonts w:eastAsia="Calibri" w:cstheme="minorHAnsi"/>
        </w:rPr>
        <w:t>saling</w:t>
      </w:r>
      <w:proofErr w:type="spellEnd"/>
      <w:r w:rsidRPr="00DB25C4">
        <w:rPr>
          <w:rFonts w:eastAsia="Calibri" w:cstheme="minorHAnsi"/>
        </w:rPr>
        <w:t xml:space="preserve"> </w:t>
      </w:r>
      <w:proofErr w:type="spellStart"/>
      <w:r w:rsidRPr="00DB25C4">
        <w:rPr>
          <w:rFonts w:eastAsia="Calibri" w:cstheme="minorHAnsi"/>
        </w:rPr>
        <w:t>menghargai</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perbedaan</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pendidikan</w:t>
      </w:r>
      <w:proofErr w:type="spellEnd"/>
      <w:r w:rsidRPr="00DB25C4">
        <w:rPr>
          <w:rFonts w:eastAsia="Calibri" w:cstheme="minorHAnsi"/>
        </w:rPr>
        <w:t xml:space="preserve"> </w:t>
      </w:r>
      <w:proofErr w:type="spellStart"/>
      <w:r w:rsidRPr="00DB25C4">
        <w:rPr>
          <w:rFonts w:eastAsia="Calibri" w:cstheme="minorHAnsi"/>
        </w:rPr>
        <w:t>lintas</w:t>
      </w:r>
      <w:proofErr w:type="spellEnd"/>
      <w:r w:rsidRPr="00DB25C4">
        <w:rPr>
          <w:rFonts w:eastAsia="Calibri" w:cstheme="minorHAnsi"/>
        </w:rPr>
        <w:t xml:space="preserve"> </w:t>
      </w:r>
      <w:proofErr w:type="spellStart"/>
      <w:r w:rsidRPr="00DB25C4">
        <w:rPr>
          <w:rFonts w:eastAsia="Calibri" w:cstheme="minorHAnsi"/>
        </w:rPr>
        <w:t>budaya</w:t>
      </w:r>
      <w:proofErr w:type="spellEnd"/>
      <w:r w:rsidRPr="00DB25C4">
        <w:rPr>
          <w:rFonts w:eastAsia="Calibri" w:cstheme="minorHAnsi"/>
        </w:rPr>
        <w:t xml:space="preserve"> </w:t>
      </w:r>
      <w:proofErr w:type="spellStart"/>
      <w:r w:rsidRPr="00DB25C4">
        <w:rPr>
          <w:rFonts w:eastAsia="Calibri" w:cstheme="minorHAnsi"/>
        </w:rPr>
        <w:t>diperlukan</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beradaptasi</w:t>
      </w:r>
      <w:proofErr w:type="spellEnd"/>
      <w:r w:rsidRPr="00DB25C4">
        <w:rPr>
          <w:rFonts w:eastAsia="Calibri" w:cstheme="minorHAnsi"/>
        </w:rPr>
        <w:t xml:space="preserve"> </w:t>
      </w:r>
      <w:proofErr w:type="spellStart"/>
      <w:r w:rsidRPr="00DB25C4">
        <w:rPr>
          <w:rFonts w:eastAsia="Calibri" w:cstheme="minorHAnsi"/>
        </w:rPr>
        <w:t>lebih</w:t>
      </w:r>
      <w:proofErr w:type="spellEnd"/>
      <w:r w:rsidRPr="00DB25C4">
        <w:rPr>
          <w:rFonts w:eastAsia="Calibri" w:cstheme="minorHAnsi"/>
        </w:rPr>
        <w:t xml:space="preserve"> </w:t>
      </w:r>
      <w:proofErr w:type="spellStart"/>
      <w:r w:rsidRPr="00DB25C4">
        <w:rPr>
          <w:rFonts w:eastAsia="Calibri" w:cstheme="minorHAnsi"/>
        </w:rPr>
        <w:t>baik</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perkembangan</w:t>
      </w:r>
      <w:proofErr w:type="spellEnd"/>
      <w:r w:rsidRPr="00DB25C4">
        <w:rPr>
          <w:rFonts w:eastAsia="Calibri" w:cstheme="minorHAnsi"/>
        </w:rPr>
        <w:t xml:space="preserve"> </w:t>
      </w:r>
      <w:proofErr w:type="spellStart"/>
      <w:r w:rsidRPr="00DB25C4">
        <w:rPr>
          <w:rFonts w:eastAsia="Calibri" w:cstheme="minorHAnsi"/>
        </w:rPr>
        <w:t>jaman</w:t>
      </w:r>
      <w:proofErr w:type="spellEnd"/>
      <w:r w:rsidRPr="00DB25C4">
        <w:rPr>
          <w:rFonts w:eastAsia="Calibri" w:cstheme="minorHAnsi"/>
        </w:rPr>
        <w:t>.</w:t>
      </w:r>
    </w:p>
    <w:p w14:paraId="07A6B30E" w14:textId="77777777" w:rsidR="00EE2EA9" w:rsidRPr="00DB25C4" w:rsidRDefault="00EE2EA9" w:rsidP="00687314">
      <w:pPr>
        <w:spacing w:after="0" w:line="240" w:lineRule="auto"/>
        <w:jc w:val="both"/>
        <w:rPr>
          <w:rFonts w:cstheme="minorHAnsi"/>
        </w:rPr>
      </w:pPr>
    </w:p>
    <w:p w14:paraId="212FD2AA"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42B18E89" w14:textId="77777777" w:rsidR="00EE2EA9" w:rsidRPr="00DB25C4" w:rsidRDefault="00EE2EA9" w:rsidP="00687314">
      <w:pPr>
        <w:autoSpaceDE w:val="0"/>
        <w:autoSpaceDN w:val="0"/>
        <w:adjustRightInd w:val="0"/>
        <w:spacing w:after="0" w:line="240" w:lineRule="auto"/>
        <w:rPr>
          <w:rFonts w:cstheme="minorHAnsi"/>
          <w:b/>
          <w:bCs/>
          <w:color w:val="000000"/>
        </w:rPr>
      </w:pPr>
      <w:r w:rsidRPr="00DB25C4">
        <w:rPr>
          <w:rFonts w:cstheme="minorHAnsi"/>
          <w:b/>
          <w:bCs/>
          <w:color w:val="000000"/>
        </w:rPr>
        <w:t>b.</w:t>
      </w:r>
      <w:r w:rsidRPr="00DB25C4">
        <w:rPr>
          <w:rFonts w:cstheme="minorHAnsi"/>
          <w:color w:val="000000"/>
        </w:rPr>
        <w:t xml:space="preserve"> </w:t>
      </w:r>
      <w:proofErr w:type="spellStart"/>
      <w:r w:rsidRPr="00DB25C4">
        <w:rPr>
          <w:rFonts w:cstheme="minorHAnsi"/>
          <w:b/>
          <w:bCs/>
          <w:color w:val="000000"/>
        </w:rPr>
        <w:t>Tujuan</w:t>
      </w:r>
      <w:proofErr w:type="spellEnd"/>
      <w:r w:rsidRPr="00DB25C4">
        <w:rPr>
          <w:rFonts w:cstheme="minorHAnsi"/>
          <w:b/>
          <w:bCs/>
          <w:color w:val="000000"/>
        </w:rPr>
        <w:t xml:space="preserve"> Program </w:t>
      </w:r>
      <w:proofErr w:type="spellStart"/>
      <w:r w:rsidRPr="00DB25C4">
        <w:rPr>
          <w:rFonts w:cstheme="minorHAnsi"/>
          <w:b/>
          <w:bCs/>
          <w:color w:val="000000"/>
        </w:rPr>
        <w:t>Studi</w:t>
      </w:r>
      <w:proofErr w:type="spellEnd"/>
      <w:r w:rsidRPr="00DB25C4">
        <w:rPr>
          <w:rFonts w:cstheme="minorHAnsi"/>
          <w:b/>
          <w:bCs/>
          <w:color w:val="000000"/>
        </w:rPr>
        <w:t xml:space="preserve"> Pendidikan Bahasa Mandarin FBS </w:t>
      </w:r>
    </w:p>
    <w:p w14:paraId="30B60240" w14:textId="77777777" w:rsidR="00EE2EA9" w:rsidRPr="00DB25C4" w:rsidRDefault="00EE2EA9" w:rsidP="00687314">
      <w:pPr>
        <w:autoSpaceDE w:val="0"/>
        <w:autoSpaceDN w:val="0"/>
        <w:adjustRightInd w:val="0"/>
        <w:spacing w:after="0" w:line="240" w:lineRule="auto"/>
        <w:rPr>
          <w:rFonts w:cstheme="minorHAnsi"/>
          <w:color w:val="000000"/>
        </w:rPr>
      </w:pPr>
      <w:proofErr w:type="spellStart"/>
      <w:r w:rsidRPr="00DB25C4">
        <w:rPr>
          <w:rFonts w:cstheme="minorHAnsi"/>
          <w:color w:val="000000"/>
        </w:rPr>
        <w:t>Berdasarkan</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keilmuan</w:t>
      </w:r>
      <w:proofErr w:type="spellEnd"/>
      <w:r w:rsidRPr="00DB25C4">
        <w:rPr>
          <w:rFonts w:cstheme="minorHAnsi"/>
          <w:color w:val="000000"/>
        </w:rPr>
        <w:t xml:space="preserve"> </w:t>
      </w:r>
      <w:proofErr w:type="spellStart"/>
      <w:r w:rsidRPr="00DB25C4">
        <w:rPr>
          <w:rFonts w:cstheme="minorHAnsi"/>
          <w:color w:val="000000"/>
        </w:rPr>
        <w:t>tersebut</w:t>
      </w:r>
      <w:proofErr w:type="spellEnd"/>
      <w:r w:rsidRPr="00DB25C4">
        <w:rPr>
          <w:rFonts w:cstheme="minorHAnsi"/>
          <w:color w:val="000000"/>
        </w:rPr>
        <w:t xml:space="preserve">, </w:t>
      </w:r>
      <w:proofErr w:type="spellStart"/>
      <w:r w:rsidRPr="00DB25C4">
        <w:rPr>
          <w:rFonts w:cstheme="minorHAnsi"/>
          <w:color w:val="000000"/>
        </w:rPr>
        <w:t>maka</w:t>
      </w:r>
      <w:proofErr w:type="spellEnd"/>
      <w:r w:rsidRPr="00DB25C4">
        <w:rPr>
          <w:rFonts w:cstheme="minorHAnsi"/>
          <w:color w:val="000000"/>
        </w:rPr>
        <w:t xml:space="preserve"> </w:t>
      </w:r>
      <w:proofErr w:type="spellStart"/>
      <w:r w:rsidRPr="00DB25C4">
        <w:rPr>
          <w:rFonts w:cstheme="minorHAnsi"/>
          <w:color w:val="000000"/>
        </w:rPr>
        <w:t>tujuan</w:t>
      </w:r>
      <w:proofErr w:type="spellEnd"/>
      <w:r w:rsidRPr="00DB25C4">
        <w:rPr>
          <w:rFonts w:cstheme="minorHAnsi"/>
          <w:color w:val="000000"/>
        </w:rPr>
        <w:t xml:space="preserve"> </w:t>
      </w:r>
      <w:proofErr w:type="spellStart"/>
      <w:r w:rsidRPr="00DB25C4">
        <w:rPr>
          <w:rFonts w:cstheme="minorHAnsi"/>
          <w:color w:val="000000"/>
        </w:rPr>
        <w:t>dari</w:t>
      </w:r>
      <w:proofErr w:type="spellEnd"/>
      <w:r w:rsidRPr="00DB25C4">
        <w:rPr>
          <w:rFonts w:cstheme="minorHAnsi"/>
          <w:color w:val="000000"/>
        </w:rPr>
        <w:t xml:space="preserve"> Program </w:t>
      </w:r>
      <w:proofErr w:type="spellStart"/>
      <w:r w:rsidRPr="00DB25C4">
        <w:rPr>
          <w:rFonts w:cstheme="minorHAnsi"/>
          <w:color w:val="000000"/>
        </w:rPr>
        <w:t>Studi</w:t>
      </w:r>
      <w:proofErr w:type="spellEnd"/>
      <w:r w:rsidRPr="00DB25C4">
        <w:rPr>
          <w:rFonts w:cstheme="minorHAnsi"/>
          <w:color w:val="000000"/>
        </w:rPr>
        <w:t xml:space="preserve"> Pendidikan Bahasa Mandarin </w:t>
      </w:r>
      <w:proofErr w:type="spellStart"/>
      <w:r w:rsidRPr="00DB25C4">
        <w:rPr>
          <w:rFonts w:cstheme="minorHAnsi"/>
          <w:color w:val="000000"/>
        </w:rPr>
        <w:t>adalah</w:t>
      </w:r>
      <w:proofErr w:type="spellEnd"/>
      <w:r w:rsidRPr="00DB25C4">
        <w:rPr>
          <w:rFonts w:cstheme="minorHAnsi"/>
          <w:color w:val="000000"/>
        </w:rPr>
        <w:t xml:space="preserve"> </w:t>
      </w:r>
      <w:proofErr w:type="spellStart"/>
      <w:r w:rsidRPr="00DB25C4">
        <w:rPr>
          <w:rFonts w:cstheme="minorHAnsi"/>
          <w:b/>
        </w:rPr>
        <w:t>menghasilkan</w:t>
      </w:r>
      <w:proofErr w:type="spellEnd"/>
      <w:r w:rsidRPr="00DB25C4">
        <w:rPr>
          <w:rFonts w:cstheme="minorHAnsi"/>
          <w:b/>
        </w:rPr>
        <w:t xml:space="preserve"> </w:t>
      </w:r>
      <w:proofErr w:type="spellStart"/>
      <w:r w:rsidRPr="00DB25C4">
        <w:rPr>
          <w:rFonts w:cstheme="minorHAnsi"/>
          <w:b/>
        </w:rPr>
        <w:t>lulusan</w:t>
      </w:r>
      <w:proofErr w:type="spellEnd"/>
      <w:r w:rsidRPr="00DB25C4">
        <w:rPr>
          <w:rFonts w:cstheme="minorHAnsi"/>
          <w:b/>
        </w:rPr>
        <w:t xml:space="preserve"> </w:t>
      </w:r>
      <w:proofErr w:type="spellStart"/>
      <w:r w:rsidRPr="00DB25C4">
        <w:rPr>
          <w:rFonts w:cstheme="minorHAnsi"/>
          <w:b/>
        </w:rPr>
        <w:t>dengan</w:t>
      </w:r>
      <w:proofErr w:type="spellEnd"/>
      <w:r w:rsidRPr="00DB25C4">
        <w:rPr>
          <w:rFonts w:cstheme="minorHAnsi"/>
          <w:b/>
        </w:rPr>
        <w:t xml:space="preserve"> </w:t>
      </w:r>
      <w:proofErr w:type="spellStart"/>
      <w:r w:rsidRPr="00DB25C4">
        <w:rPr>
          <w:rFonts w:cstheme="minorHAnsi"/>
          <w:b/>
        </w:rPr>
        <w:t>kompetensi</w:t>
      </w:r>
      <w:proofErr w:type="spellEnd"/>
      <w:r w:rsidRPr="00DB25C4">
        <w:rPr>
          <w:rFonts w:cstheme="minorHAnsi"/>
          <w:b/>
        </w:rPr>
        <w:t xml:space="preserve"> </w:t>
      </w:r>
      <w:proofErr w:type="spellStart"/>
      <w:r w:rsidRPr="00DB25C4">
        <w:rPr>
          <w:rFonts w:cstheme="minorHAnsi"/>
          <w:b/>
        </w:rPr>
        <w:t>sebagai</w:t>
      </w:r>
      <w:proofErr w:type="spellEnd"/>
      <w:r w:rsidRPr="00DB25C4">
        <w:rPr>
          <w:rFonts w:cstheme="minorHAnsi"/>
          <w:b/>
        </w:rPr>
        <w:t xml:space="preserve"> </w:t>
      </w:r>
      <w:proofErr w:type="spellStart"/>
      <w:r w:rsidRPr="00DB25C4">
        <w:rPr>
          <w:rFonts w:cstheme="minorHAnsi"/>
          <w:b/>
        </w:rPr>
        <w:t>berikut</w:t>
      </w:r>
      <w:proofErr w:type="spellEnd"/>
      <w:r w:rsidRPr="00DB25C4">
        <w:rPr>
          <w:rFonts w:cstheme="minorHAnsi"/>
          <w:b/>
        </w:rPr>
        <w:t>:</w:t>
      </w:r>
    </w:p>
    <w:p w14:paraId="51811AFB" w14:textId="77777777" w:rsidR="00EE2EA9" w:rsidRPr="00DB25C4" w:rsidRDefault="00EE2EA9" w:rsidP="009F6099">
      <w:pPr>
        <w:pStyle w:val="Default"/>
        <w:numPr>
          <w:ilvl w:val="0"/>
          <w:numId w:val="20"/>
        </w:numPr>
        <w:jc w:val="both"/>
        <w:rPr>
          <w:rFonts w:asciiTheme="minorHAnsi" w:hAnsiTheme="minorHAnsi" w:cstheme="minorHAnsi"/>
          <w:color w:val="auto"/>
          <w:sz w:val="22"/>
          <w:szCs w:val="22"/>
        </w:rPr>
      </w:pPr>
      <w:proofErr w:type="spellStart"/>
      <w:r w:rsidRPr="00DB25C4">
        <w:rPr>
          <w:rFonts w:asciiTheme="minorHAnsi" w:hAnsiTheme="minorHAnsi" w:cstheme="minorHAnsi"/>
          <w:color w:val="auto"/>
          <w:sz w:val="22"/>
          <w:szCs w:val="22"/>
        </w:rPr>
        <w:t>Cakap</w:t>
      </w:r>
      <w:proofErr w:type="spellEnd"/>
      <w:r w:rsidRPr="00DB25C4">
        <w:rPr>
          <w:rFonts w:asciiTheme="minorHAnsi" w:hAnsiTheme="minorHAnsi" w:cstheme="minorHAnsi"/>
          <w:color w:val="auto"/>
          <w:sz w:val="22"/>
          <w:szCs w:val="22"/>
        </w:rPr>
        <w:t xml:space="preserve"> dan </w:t>
      </w:r>
      <w:proofErr w:type="spellStart"/>
      <w:r w:rsidRPr="00DB25C4">
        <w:rPr>
          <w:rFonts w:asciiTheme="minorHAnsi" w:hAnsiTheme="minorHAnsi" w:cstheme="minorHAnsi"/>
          <w:color w:val="auto"/>
          <w:sz w:val="22"/>
          <w:szCs w:val="22"/>
        </w:rPr>
        <w:t>inovatif</w:t>
      </w:r>
      <w:proofErr w:type="spellEnd"/>
      <w:r w:rsidRPr="00DB25C4">
        <w:rPr>
          <w:rFonts w:asciiTheme="minorHAnsi" w:hAnsiTheme="minorHAnsi" w:cstheme="minorHAnsi"/>
          <w:color w:val="auto"/>
          <w:sz w:val="22"/>
          <w:szCs w:val="22"/>
        </w:rPr>
        <w:t xml:space="preserve"> di </w:t>
      </w:r>
      <w:proofErr w:type="spellStart"/>
      <w:r w:rsidRPr="00DB25C4">
        <w:rPr>
          <w:rFonts w:asciiTheme="minorHAnsi" w:hAnsiTheme="minorHAnsi" w:cstheme="minorHAnsi"/>
          <w:color w:val="auto"/>
          <w:sz w:val="22"/>
          <w:szCs w:val="22"/>
        </w:rPr>
        <w:t>bidang</w:t>
      </w:r>
      <w:proofErr w:type="spellEnd"/>
      <w:r w:rsidRPr="00DB25C4">
        <w:rPr>
          <w:rFonts w:asciiTheme="minorHAnsi" w:hAnsiTheme="minorHAnsi" w:cstheme="minorHAnsi"/>
          <w:color w:val="auto"/>
          <w:sz w:val="22"/>
          <w:szCs w:val="22"/>
        </w:rPr>
        <w:t xml:space="preserve"> </w:t>
      </w:r>
      <w:proofErr w:type="spellStart"/>
      <w:r w:rsidRPr="00DB25C4">
        <w:rPr>
          <w:rFonts w:asciiTheme="minorHAnsi" w:hAnsiTheme="minorHAnsi" w:cstheme="minorHAnsi"/>
          <w:color w:val="auto"/>
          <w:sz w:val="22"/>
          <w:szCs w:val="22"/>
        </w:rPr>
        <w:t>pendidikan</w:t>
      </w:r>
      <w:proofErr w:type="spellEnd"/>
      <w:r w:rsidRPr="00DB25C4">
        <w:rPr>
          <w:rFonts w:asciiTheme="minorHAnsi" w:hAnsiTheme="minorHAnsi" w:cstheme="minorHAnsi"/>
          <w:color w:val="auto"/>
          <w:sz w:val="22"/>
          <w:szCs w:val="22"/>
        </w:rPr>
        <w:t xml:space="preserve"> </w:t>
      </w:r>
      <w:proofErr w:type="spellStart"/>
      <w:r w:rsidRPr="00DB25C4">
        <w:rPr>
          <w:rFonts w:asciiTheme="minorHAnsi" w:hAnsiTheme="minorHAnsi" w:cstheme="minorHAnsi"/>
          <w:color w:val="auto"/>
          <w:sz w:val="22"/>
          <w:szCs w:val="22"/>
        </w:rPr>
        <w:t>bahasa</w:t>
      </w:r>
      <w:proofErr w:type="spellEnd"/>
      <w:r w:rsidRPr="00DB25C4">
        <w:rPr>
          <w:rFonts w:asciiTheme="minorHAnsi" w:hAnsiTheme="minorHAnsi" w:cstheme="minorHAnsi"/>
          <w:color w:val="auto"/>
          <w:sz w:val="22"/>
          <w:szCs w:val="22"/>
        </w:rPr>
        <w:t xml:space="preserve"> Mandarin dan Mandarin </w:t>
      </w:r>
      <w:proofErr w:type="spellStart"/>
      <w:r w:rsidRPr="00DB25C4">
        <w:rPr>
          <w:rFonts w:asciiTheme="minorHAnsi" w:hAnsiTheme="minorHAnsi" w:cstheme="minorHAnsi"/>
          <w:color w:val="auto"/>
          <w:sz w:val="22"/>
          <w:szCs w:val="22"/>
        </w:rPr>
        <w:t>Bisnis</w:t>
      </w:r>
      <w:proofErr w:type="spellEnd"/>
      <w:r w:rsidRPr="00DB25C4">
        <w:rPr>
          <w:rFonts w:asciiTheme="minorHAnsi" w:hAnsiTheme="minorHAnsi" w:cstheme="minorHAnsi"/>
          <w:color w:val="auto"/>
          <w:sz w:val="22"/>
          <w:szCs w:val="22"/>
        </w:rPr>
        <w:t>;</w:t>
      </w:r>
    </w:p>
    <w:p w14:paraId="60F4DED5" w14:textId="77777777" w:rsidR="00EE2EA9" w:rsidRPr="00DB25C4" w:rsidRDefault="00EE2EA9" w:rsidP="009F6099">
      <w:pPr>
        <w:pStyle w:val="Default"/>
        <w:numPr>
          <w:ilvl w:val="0"/>
          <w:numId w:val="20"/>
        </w:numPr>
        <w:jc w:val="both"/>
        <w:rPr>
          <w:rFonts w:asciiTheme="minorHAnsi" w:hAnsiTheme="minorHAnsi" w:cstheme="minorHAnsi"/>
          <w:color w:val="auto"/>
          <w:sz w:val="22"/>
          <w:szCs w:val="22"/>
        </w:rPr>
      </w:pPr>
      <w:proofErr w:type="spellStart"/>
      <w:r w:rsidRPr="00DB25C4">
        <w:rPr>
          <w:rFonts w:asciiTheme="minorHAnsi" w:hAnsiTheme="minorHAnsi" w:cstheme="minorHAnsi"/>
          <w:color w:val="auto"/>
          <w:sz w:val="22"/>
          <w:szCs w:val="22"/>
        </w:rPr>
        <w:t>Memiliki</w:t>
      </w:r>
      <w:proofErr w:type="spellEnd"/>
      <w:r w:rsidRPr="00DB25C4">
        <w:rPr>
          <w:rFonts w:asciiTheme="minorHAnsi" w:hAnsiTheme="minorHAnsi" w:cstheme="minorHAnsi"/>
          <w:color w:val="auto"/>
          <w:sz w:val="22"/>
          <w:szCs w:val="22"/>
        </w:rPr>
        <w:t xml:space="preserve"> </w:t>
      </w:r>
      <w:proofErr w:type="spellStart"/>
      <w:r w:rsidRPr="00DB25C4">
        <w:rPr>
          <w:rFonts w:asciiTheme="minorHAnsi" w:hAnsiTheme="minorHAnsi" w:cstheme="minorHAnsi"/>
          <w:color w:val="auto"/>
          <w:sz w:val="22"/>
          <w:szCs w:val="22"/>
        </w:rPr>
        <w:t>tanggung</w:t>
      </w:r>
      <w:proofErr w:type="spellEnd"/>
      <w:r w:rsidRPr="00DB25C4">
        <w:rPr>
          <w:rFonts w:asciiTheme="minorHAnsi" w:hAnsiTheme="minorHAnsi" w:cstheme="minorHAnsi"/>
          <w:color w:val="auto"/>
          <w:sz w:val="22"/>
          <w:szCs w:val="22"/>
        </w:rPr>
        <w:t xml:space="preserve"> </w:t>
      </w:r>
      <w:proofErr w:type="spellStart"/>
      <w:r w:rsidRPr="00DB25C4">
        <w:rPr>
          <w:rFonts w:asciiTheme="minorHAnsi" w:hAnsiTheme="minorHAnsi" w:cstheme="minorHAnsi"/>
          <w:color w:val="auto"/>
          <w:sz w:val="22"/>
          <w:szCs w:val="22"/>
        </w:rPr>
        <w:t>jawab</w:t>
      </w:r>
      <w:proofErr w:type="spellEnd"/>
      <w:r w:rsidRPr="00DB25C4">
        <w:rPr>
          <w:rFonts w:asciiTheme="minorHAnsi" w:hAnsiTheme="minorHAnsi" w:cstheme="minorHAnsi"/>
          <w:color w:val="auto"/>
          <w:sz w:val="22"/>
          <w:szCs w:val="22"/>
        </w:rPr>
        <w:t xml:space="preserve"> </w:t>
      </w:r>
      <w:proofErr w:type="spellStart"/>
      <w:r w:rsidRPr="00DB25C4">
        <w:rPr>
          <w:rFonts w:asciiTheme="minorHAnsi" w:hAnsiTheme="minorHAnsi" w:cstheme="minorHAnsi"/>
          <w:color w:val="auto"/>
          <w:sz w:val="22"/>
          <w:szCs w:val="22"/>
        </w:rPr>
        <w:t>terhadap</w:t>
      </w:r>
      <w:proofErr w:type="spellEnd"/>
      <w:r w:rsidRPr="00DB25C4">
        <w:rPr>
          <w:rFonts w:asciiTheme="minorHAnsi" w:hAnsiTheme="minorHAnsi" w:cstheme="minorHAnsi"/>
          <w:color w:val="auto"/>
          <w:sz w:val="22"/>
          <w:szCs w:val="22"/>
        </w:rPr>
        <w:t xml:space="preserve"> </w:t>
      </w:r>
      <w:proofErr w:type="spellStart"/>
      <w:r w:rsidRPr="00DB25C4">
        <w:rPr>
          <w:rFonts w:asciiTheme="minorHAnsi" w:hAnsiTheme="minorHAnsi" w:cstheme="minorHAnsi"/>
          <w:color w:val="auto"/>
          <w:sz w:val="22"/>
          <w:szCs w:val="22"/>
        </w:rPr>
        <w:t>profesi</w:t>
      </w:r>
      <w:proofErr w:type="spellEnd"/>
      <w:r w:rsidRPr="00DB25C4">
        <w:rPr>
          <w:rFonts w:asciiTheme="minorHAnsi" w:hAnsiTheme="minorHAnsi" w:cstheme="minorHAnsi"/>
          <w:color w:val="auto"/>
          <w:sz w:val="22"/>
          <w:szCs w:val="22"/>
        </w:rPr>
        <w:t xml:space="preserve">, dan </w:t>
      </w:r>
      <w:proofErr w:type="spellStart"/>
      <w:r w:rsidRPr="00DB25C4">
        <w:rPr>
          <w:rFonts w:asciiTheme="minorHAnsi" w:hAnsiTheme="minorHAnsi" w:cstheme="minorHAnsi"/>
          <w:color w:val="auto"/>
          <w:sz w:val="22"/>
          <w:szCs w:val="22"/>
        </w:rPr>
        <w:t>menguasai</w:t>
      </w:r>
      <w:proofErr w:type="spellEnd"/>
      <w:r w:rsidRPr="00DB25C4">
        <w:rPr>
          <w:rFonts w:asciiTheme="minorHAnsi" w:hAnsiTheme="minorHAnsi" w:cstheme="minorHAnsi"/>
          <w:color w:val="auto"/>
          <w:sz w:val="22"/>
          <w:szCs w:val="22"/>
        </w:rPr>
        <w:t xml:space="preserve"> </w:t>
      </w:r>
      <w:proofErr w:type="spellStart"/>
      <w:r w:rsidRPr="00DB25C4">
        <w:rPr>
          <w:rFonts w:asciiTheme="minorHAnsi" w:hAnsiTheme="minorHAnsi" w:cstheme="minorHAnsi"/>
          <w:color w:val="auto"/>
          <w:sz w:val="22"/>
          <w:szCs w:val="22"/>
        </w:rPr>
        <w:t>hakikat</w:t>
      </w:r>
      <w:proofErr w:type="spellEnd"/>
      <w:r w:rsidRPr="00DB25C4">
        <w:rPr>
          <w:rFonts w:asciiTheme="minorHAnsi" w:hAnsiTheme="minorHAnsi" w:cstheme="minorHAnsi"/>
          <w:color w:val="auto"/>
          <w:sz w:val="22"/>
          <w:szCs w:val="22"/>
        </w:rPr>
        <w:t xml:space="preserve"> </w:t>
      </w:r>
      <w:proofErr w:type="spellStart"/>
      <w:proofErr w:type="gramStart"/>
      <w:r w:rsidRPr="00DB25C4">
        <w:rPr>
          <w:rFonts w:asciiTheme="minorHAnsi" w:hAnsiTheme="minorHAnsi" w:cstheme="minorHAnsi"/>
          <w:color w:val="auto"/>
          <w:sz w:val="22"/>
          <w:szCs w:val="22"/>
        </w:rPr>
        <w:t>keilmuan</w:t>
      </w:r>
      <w:proofErr w:type="spellEnd"/>
      <w:r w:rsidRPr="00DB25C4">
        <w:rPr>
          <w:rFonts w:asciiTheme="minorHAnsi" w:hAnsiTheme="minorHAnsi" w:cstheme="minorHAnsi"/>
          <w:color w:val="auto"/>
          <w:sz w:val="22"/>
          <w:szCs w:val="22"/>
        </w:rPr>
        <w:t xml:space="preserve">  </w:t>
      </w:r>
      <w:proofErr w:type="spellStart"/>
      <w:r w:rsidRPr="00DB25C4">
        <w:rPr>
          <w:rFonts w:asciiTheme="minorHAnsi" w:hAnsiTheme="minorHAnsi" w:cstheme="minorHAnsi"/>
          <w:color w:val="auto"/>
          <w:sz w:val="22"/>
          <w:szCs w:val="22"/>
        </w:rPr>
        <w:t>bahasa</w:t>
      </w:r>
      <w:proofErr w:type="spellEnd"/>
      <w:proofErr w:type="gramEnd"/>
      <w:r w:rsidRPr="00DB25C4">
        <w:rPr>
          <w:rFonts w:asciiTheme="minorHAnsi" w:hAnsiTheme="minorHAnsi" w:cstheme="minorHAnsi"/>
          <w:color w:val="auto"/>
          <w:sz w:val="22"/>
          <w:szCs w:val="22"/>
        </w:rPr>
        <w:t xml:space="preserve"> Mandarin </w:t>
      </w:r>
      <w:proofErr w:type="spellStart"/>
      <w:r w:rsidRPr="00DB25C4">
        <w:rPr>
          <w:rFonts w:asciiTheme="minorHAnsi" w:hAnsiTheme="minorHAnsi" w:cstheme="minorHAnsi"/>
          <w:color w:val="auto"/>
          <w:sz w:val="22"/>
          <w:szCs w:val="22"/>
        </w:rPr>
        <w:t>sehingga</w:t>
      </w:r>
      <w:proofErr w:type="spellEnd"/>
      <w:r w:rsidRPr="00DB25C4">
        <w:rPr>
          <w:rFonts w:asciiTheme="minorHAnsi" w:hAnsiTheme="minorHAnsi" w:cstheme="minorHAnsi"/>
          <w:color w:val="auto"/>
          <w:sz w:val="22"/>
          <w:szCs w:val="22"/>
        </w:rPr>
        <w:t xml:space="preserve"> </w:t>
      </w:r>
      <w:proofErr w:type="spellStart"/>
      <w:r w:rsidRPr="00DB25C4">
        <w:rPr>
          <w:rFonts w:asciiTheme="minorHAnsi" w:hAnsiTheme="minorHAnsi" w:cstheme="minorHAnsi"/>
          <w:color w:val="auto"/>
          <w:sz w:val="22"/>
          <w:szCs w:val="22"/>
        </w:rPr>
        <w:t>mampu</w:t>
      </w:r>
      <w:proofErr w:type="spellEnd"/>
      <w:r w:rsidRPr="00DB25C4">
        <w:rPr>
          <w:rFonts w:asciiTheme="minorHAnsi" w:hAnsiTheme="minorHAnsi" w:cstheme="minorHAnsi"/>
          <w:color w:val="auto"/>
          <w:sz w:val="22"/>
          <w:szCs w:val="22"/>
        </w:rPr>
        <w:t xml:space="preserve"> </w:t>
      </w:r>
      <w:proofErr w:type="spellStart"/>
      <w:r w:rsidRPr="00DB25C4">
        <w:rPr>
          <w:rFonts w:asciiTheme="minorHAnsi" w:hAnsiTheme="minorHAnsi" w:cstheme="minorHAnsi"/>
          <w:color w:val="auto"/>
          <w:sz w:val="22"/>
          <w:szCs w:val="22"/>
        </w:rPr>
        <w:t>berpikir</w:t>
      </w:r>
      <w:proofErr w:type="spellEnd"/>
      <w:r w:rsidRPr="00DB25C4">
        <w:rPr>
          <w:rFonts w:asciiTheme="minorHAnsi" w:hAnsiTheme="minorHAnsi" w:cstheme="minorHAnsi"/>
          <w:color w:val="auto"/>
          <w:sz w:val="22"/>
          <w:szCs w:val="22"/>
        </w:rPr>
        <w:t xml:space="preserve">, </w:t>
      </w:r>
      <w:proofErr w:type="spellStart"/>
      <w:r w:rsidRPr="00DB25C4">
        <w:rPr>
          <w:rFonts w:asciiTheme="minorHAnsi" w:hAnsiTheme="minorHAnsi" w:cstheme="minorHAnsi"/>
          <w:color w:val="auto"/>
          <w:sz w:val="22"/>
          <w:szCs w:val="22"/>
        </w:rPr>
        <w:t>bersikap</w:t>
      </w:r>
      <w:proofErr w:type="spellEnd"/>
      <w:r w:rsidRPr="00DB25C4">
        <w:rPr>
          <w:rFonts w:asciiTheme="minorHAnsi" w:hAnsiTheme="minorHAnsi" w:cstheme="minorHAnsi"/>
          <w:color w:val="auto"/>
          <w:sz w:val="22"/>
          <w:szCs w:val="22"/>
        </w:rPr>
        <w:t xml:space="preserve"> dan </w:t>
      </w:r>
      <w:proofErr w:type="spellStart"/>
      <w:r w:rsidRPr="00DB25C4">
        <w:rPr>
          <w:rFonts w:asciiTheme="minorHAnsi" w:hAnsiTheme="minorHAnsi" w:cstheme="minorHAnsi"/>
          <w:color w:val="auto"/>
          <w:sz w:val="22"/>
          <w:szCs w:val="22"/>
        </w:rPr>
        <w:t>bertindak</w:t>
      </w:r>
      <w:proofErr w:type="spellEnd"/>
      <w:r w:rsidRPr="00DB25C4">
        <w:rPr>
          <w:rFonts w:asciiTheme="minorHAnsi" w:hAnsiTheme="minorHAnsi" w:cstheme="minorHAnsi"/>
          <w:color w:val="auto"/>
          <w:sz w:val="22"/>
          <w:szCs w:val="22"/>
        </w:rPr>
        <w:t xml:space="preserve"> </w:t>
      </w:r>
      <w:proofErr w:type="spellStart"/>
      <w:r w:rsidRPr="00DB25C4">
        <w:rPr>
          <w:rFonts w:asciiTheme="minorHAnsi" w:hAnsiTheme="minorHAnsi" w:cstheme="minorHAnsi"/>
          <w:color w:val="auto"/>
          <w:sz w:val="22"/>
          <w:szCs w:val="22"/>
        </w:rPr>
        <w:t>sebagai</w:t>
      </w:r>
      <w:proofErr w:type="spellEnd"/>
      <w:r w:rsidRPr="00DB25C4">
        <w:rPr>
          <w:rFonts w:asciiTheme="minorHAnsi" w:hAnsiTheme="minorHAnsi" w:cstheme="minorHAnsi"/>
          <w:color w:val="auto"/>
          <w:sz w:val="22"/>
          <w:szCs w:val="22"/>
        </w:rPr>
        <w:t xml:space="preserve">  </w:t>
      </w:r>
      <w:proofErr w:type="spellStart"/>
      <w:r w:rsidRPr="00DB25C4">
        <w:rPr>
          <w:rFonts w:asciiTheme="minorHAnsi" w:hAnsiTheme="minorHAnsi" w:cstheme="minorHAnsi"/>
          <w:color w:val="auto"/>
          <w:sz w:val="22"/>
          <w:szCs w:val="22"/>
        </w:rPr>
        <w:t>ilmuwan</w:t>
      </w:r>
      <w:proofErr w:type="spellEnd"/>
      <w:r w:rsidRPr="00DB25C4">
        <w:rPr>
          <w:rFonts w:asciiTheme="minorHAnsi" w:hAnsiTheme="minorHAnsi" w:cstheme="minorHAnsi"/>
          <w:color w:val="auto"/>
          <w:sz w:val="22"/>
          <w:szCs w:val="22"/>
        </w:rPr>
        <w:t>;</w:t>
      </w:r>
    </w:p>
    <w:p w14:paraId="2D156E71" w14:textId="77777777" w:rsidR="00EE2EA9" w:rsidRPr="00DB25C4" w:rsidRDefault="00EE2EA9" w:rsidP="009F6099">
      <w:pPr>
        <w:pStyle w:val="Default"/>
        <w:numPr>
          <w:ilvl w:val="0"/>
          <w:numId w:val="20"/>
        </w:numPr>
        <w:jc w:val="both"/>
        <w:rPr>
          <w:rFonts w:asciiTheme="minorHAnsi" w:hAnsiTheme="minorHAnsi" w:cstheme="minorHAnsi"/>
          <w:color w:val="auto"/>
          <w:sz w:val="22"/>
          <w:szCs w:val="22"/>
        </w:rPr>
      </w:pPr>
      <w:r w:rsidRPr="00DB25C4">
        <w:rPr>
          <w:rFonts w:asciiTheme="minorHAnsi" w:eastAsia="SimSun" w:hAnsiTheme="minorHAnsi" w:cstheme="minorHAnsi"/>
          <w:color w:val="auto"/>
          <w:sz w:val="22"/>
          <w:szCs w:val="22"/>
        </w:rPr>
        <w:t xml:space="preserve">Mampu </w:t>
      </w:r>
      <w:proofErr w:type="spellStart"/>
      <w:r w:rsidRPr="00DB25C4">
        <w:rPr>
          <w:rFonts w:asciiTheme="minorHAnsi" w:eastAsia="SimSun" w:hAnsiTheme="minorHAnsi" w:cstheme="minorHAnsi"/>
          <w:color w:val="auto"/>
          <w:sz w:val="22"/>
          <w:szCs w:val="22"/>
        </w:rPr>
        <w:t>mengembangkan</w:t>
      </w:r>
      <w:proofErr w:type="spellEnd"/>
      <w:r w:rsidRPr="00DB25C4">
        <w:rPr>
          <w:rFonts w:asciiTheme="minorHAnsi" w:eastAsia="SimSun" w:hAnsiTheme="minorHAnsi" w:cstheme="minorHAnsi"/>
          <w:color w:val="auto"/>
          <w:sz w:val="22"/>
          <w:szCs w:val="22"/>
        </w:rPr>
        <w:t xml:space="preserve"> </w:t>
      </w:r>
      <w:proofErr w:type="spellStart"/>
      <w:r w:rsidRPr="00DB25C4">
        <w:rPr>
          <w:rFonts w:asciiTheme="minorHAnsi" w:eastAsia="SimSun" w:hAnsiTheme="minorHAnsi" w:cstheme="minorHAnsi"/>
          <w:color w:val="auto"/>
          <w:sz w:val="22"/>
          <w:szCs w:val="22"/>
        </w:rPr>
        <w:t>potensi</w:t>
      </w:r>
      <w:proofErr w:type="spellEnd"/>
      <w:r w:rsidRPr="00DB25C4">
        <w:rPr>
          <w:rFonts w:asciiTheme="minorHAnsi" w:eastAsia="SimSun" w:hAnsiTheme="minorHAnsi" w:cstheme="minorHAnsi"/>
          <w:color w:val="auto"/>
          <w:sz w:val="22"/>
          <w:szCs w:val="22"/>
        </w:rPr>
        <w:t xml:space="preserve"> </w:t>
      </w:r>
      <w:proofErr w:type="spellStart"/>
      <w:r w:rsidRPr="00DB25C4">
        <w:rPr>
          <w:rFonts w:asciiTheme="minorHAnsi" w:eastAsia="SimSun" w:hAnsiTheme="minorHAnsi" w:cstheme="minorHAnsi"/>
          <w:color w:val="auto"/>
          <w:sz w:val="22"/>
          <w:szCs w:val="22"/>
        </w:rPr>
        <w:t>kreatifnya</w:t>
      </w:r>
      <w:proofErr w:type="spellEnd"/>
      <w:r w:rsidRPr="00DB25C4">
        <w:rPr>
          <w:rFonts w:asciiTheme="minorHAnsi" w:eastAsia="SimSun" w:hAnsiTheme="minorHAnsi" w:cstheme="minorHAnsi"/>
          <w:color w:val="auto"/>
          <w:sz w:val="22"/>
          <w:szCs w:val="22"/>
        </w:rPr>
        <w:t xml:space="preserve"> </w:t>
      </w:r>
      <w:proofErr w:type="spellStart"/>
      <w:r w:rsidRPr="00DB25C4">
        <w:rPr>
          <w:rFonts w:asciiTheme="minorHAnsi" w:eastAsia="SimSun" w:hAnsiTheme="minorHAnsi" w:cstheme="minorHAnsi"/>
          <w:color w:val="auto"/>
          <w:sz w:val="22"/>
          <w:szCs w:val="22"/>
        </w:rPr>
        <w:t>dalam</w:t>
      </w:r>
      <w:proofErr w:type="spellEnd"/>
      <w:r w:rsidRPr="00DB25C4">
        <w:rPr>
          <w:rFonts w:asciiTheme="minorHAnsi" w:eastAsia="SimSun" w:hAnsiTheme="minorHAnsi" w:cstheme="minorHAnsi"/>
          <w:color w:val="auto"/>
          <w:sz w:val="22"/>
          <w:szCs w:val="22"/>
        </w:rPr>
        <w:t xml:space="preserve"> </w:t>
      </w:r>
      <w:proofErr w:type="spellStart"/>
      <w:r w:rsidRPr="00DB25C4">
        <w:rPr>
          <w:rFonts w:asciiTheme="minorHAnsi" w:eastAsia="SimSun" w:hAnsiTheme="minorHAnsi" w:cstheme="minorHAnsi"/>
          <w:color w:val="auto"/>
          <w:sz w:val="22"/>
          <w:szCs w:val="22"/>
        </w:rPr>
        <w:t>penerapan</w:t>
      </w:r>
      <w:proofErr w:type="spellEnd"/>
      <w:r w:rsidRPr="00DB25C4">
        <w:rPr>
          <w:rFonts w:asciiTheme="minorHAnsi" w:eastAsia="SimSun" w:hAnsiTheme="minorHAnsi" w:cstheme="minorHAnsi"/>
          <w:color w:val="auto"/>
          <w:sz w:val="22"/>
          <w:szCs w:val="22"/>
        </w:rPr>
        <w:t xml:space="preserve"> </w:t>
      </w:r>
      <w:proofErr w:type="spellStart"/>
      <w:r w:rsidRPr="00DB25C4">
        <w:rPr>
          <w:rFonts w:asciiTheme="minorHAnsi" w:eastAsia="SimSun" w:hAnsiTheme="minorHAnsi" w:cstheme="minorHAnsi"/>
          <w:color w:val="auto"/>
          <w:sz w:val="22"/>
          <w:szCs w:val="22"/>
        </w:rPr>
        <w:t>bidang</w:t>
      </w:r>
      <w:proofErr w:type="spellEnd"/>
      <w:r w:rsidRPr="00DB25C4">
        <w:rPr>
          <w:rFonts w:asciiTheme="minorHAnsi" w:eastAsia="SimSun" w:hAnsiTheme="minorHAnsi" w:cstheme="minorHAnsi"/>
          <w:color w:val="auto"/>
          <w:sz w:val="22"/>
          <w:szCs w:val="22"/>
        </w:rPr>
        <w:t xml:space="preserve"> </w:t>
      </w:r>
      <w:proofErr w:type="spellStart"/>
      <w:r w:rsidRPr="00DB25C4">
        <w:rPr>
          <w:rFonts w:asciiTheme="minorHAnsi" w:eastAsia="SimSun" w:hAnsiTheme="minorHAnsi" w:cstheme="minorHAnsi"/>
          <w:color w:val="auto"/>
          <w:sz w:val="22"/>
          <w:szCs w:val="22"/>
        </w:rPr>
        <w:t>ilmu</w:t>
      </w:r>
      <w:proofErr w:type="spellEnd"/>
      <w:r w:rsidRPr="00DB25C4">
        <w:rPr>
          <w:rFonts w:asciiTheme="minorHAnsi" w:eastAsia="SimSun" w:hAnsiTheme="minorHAnsi" w:cstheme="minorHAnsi"/>
          <w:color w:val="auto"/>
          <w:sz w:val="22"/>
          <w:szCs w:val="22"/>
        </w:rPr>
        <w:t xml:space="preserve"> </w:t>
      </w:r>
      <w:proofErr w:type="spellStart"/>
      <w:r w:rsidRPr="00DB25C4">
        <w:rPr>
          <w:rFonts w:asciiTheme="minorHAnsi" w:eastAsia="SimSun" w:hAnsiTheme="minorHAnsi" w:cstheme="minorHAnsi"/>
          <w:color w:val="auto"/>
          <w:sz w:val="22"/>
          <w:szCs w:val="22"/>
        </w:rPr>
        <w:t>utamanya</w:t>
      </w:r>
      <w:proofErr w:type="spellEnd"/>
      <w:r w:rsidRPr="00DB25C4">
        <w:rPr>
          <w:rFonts w:asciiTheme="minorHAnsi" w:eastAsia="SimSun" w:hAnsiTheme="minorHAnsi" w:cstheme="minorHAnsi"/>
          <w:color w:val="auto"/>
          <w:sz w:val="22"/>
          <w:szCs w:val="22"/>
        </w:rPr>
        <w:t>.</w:t>
      </w:r>
    </w:p>
    <w:p w14:paraId="2A3AAF75" w14:textId="77777777" w:rsidR="00EE2EA9" w:rsidRPr="00DB25C4" w:rsidRDefault="00EE2EA9" w:rsidP="00687314">
      <w:pPr>
        <w:autoSpaceDE w:val="0"/>
        <w:autoSpaceDN w:val="0"/>
        <w:adjustRightInd w:val="0"/>
        <w:spacing w:after="0" w:line="240" w:lineRule="auto"/>
        <w:rPr>
          <w:rFonts w:cstheme="minorHAnsi"/>
          <w:color w:val="000000"/>
        </w:rPr>
      </w:pPr>
    </w:p>
    <w:p w14:paraId="2869DD25" w14:textId="77777777" w:rsidR="00EE2EA9" w:rsidRPr="00DB25C4" w:rsidRDefault="00EE2EA9" w:rsidP="00687314">
      <w:pPr>
        <w:autoSpaceDE w:val="0"/>
        <w:autoSpaceDN w:val="0"/>
        <w:adjustRightInd w:val="0"/>
        <w:spacing w:after="0" w:line="240" w:lineRule="auto"/>
        <w:rPr>
          <w:rFonts w:cstheme="minorHAnsi"/>
          <w:b/>
          <w:bCs/>
          <w:color w:val="000000"/>
        </w:rPr>
      </w:pPr>
      <w:r w:rsidRPr="00DB25C4">
        <w:rPr>
          <w:rFonts w:cstheme="minorHAnsi"/>
          <w:b/>
          <w:bCs/>
          <w:color w:val="000000"/>
        </w:rPr>
        <w:t>c.</w:t>
      </w:r>
      <w:r w:rsidRPr="00DB25C4">
        <w:rPr>
          <w:rFonts w:cstheme="minorHAnsi"/>
          <w:color w:val="000000"/>
        </w:rPr>
        <w:t xml:space="preserve">  </w:t>
      </w:r>
      <w:r w:rsidRPr="00DB25C4">
        <w:rPr>
          <w:rFonts w:cstheme="minorHAnsi"/>
          <w:b/>
          <w:bCs/>
          <w:color w:val="000000"/>
        </w:rPr>
        <w:t xml:space="preserve">Strategi </w:t>
      </w:r>
      <w:proofErr w:type="spellStart"/>
      <w:r w:rsidRPr="00DB25C4">
        <w:rPr>
          <w:rFonts w:cstheme="minorHAnsi"/>
          <w:b/>
          <w:bCs/>
          <w:color w:val="000000"/>
        </w:rPr>
        <w:t>Pencapaian</w:t>
      </w:r>
      <w:proofErr w:type="spellEnd"/>
      <w:r w:rsidRPr="00DB25C4">
        <w:rPr>
          <w:rFonts w:cstheme="minorHAnsi"/>
          <w:b/>
          <w:bCs/>
          <w:color w:val="000000"/>
        </w:rPr>
        <w:t xml:space="preserve"> </w:t>
      </w:r>
      <w:proofErr w:type="spellStart"/>
      <w:r w:rsidRPr="00DB25C4">
        <w:rPr>
          <w:rFonts w:cstheme="minorHAnsi"/>
          <w:b/>
          <w:bCs/>
          <w:color w:val="000000"/>
        </w:rPr>
        <w:t>Visi</w:t>
      </w:r>
      <w:proofErr w:type="spellEnd"/>
      <w:r w:rsidRPr="00DB25C4">
        <w:rPr>
          <w:rFonts w:cstheme="minorHAnsi"/>
          <w:b/>
          <w:bCs/>
          <w:color w:val="000000"/>
        </w:rPr>
        <w:t xml:space="preserve"> </w:t>
      </w:r>
      <w:proofErr w:type="spellStart"/>
      <w:r w:rsidRPr="00DB25C4">
        <w:rPr>
          <w:rFonts w:cstheme="minorHAnsi"/>
          <w:b/>
          <w:bCs/>
          <w:color w:val="000000"/>
        </w:rPr>
        <w:t>Keilmuan</w:t>
      </w:r>
      <w:proofErr w:type="spellEnd"/>
      <w:r w:rsidRPr="00DB25C4">
        <w:rPr>
          <w:rFonts w:cstheme="minorHAnsi"/>
          <w:b/>
          <w:bCs/>
          <w:color w:val="000000"/>
        </w:rPr>
        <w:t xml:space="preserve"> dan </w:t>
      </w:r>
      <w:proofErr w:type="spellStart"/>
      <w:r w:rsidRPr="00DB25C4">
        <w:rPr>
          <w:rFonts w:cstheme="minorHAnsi"/>
          <w:b/>
          <w:bCs/>
          <w:color w:val="000000"/>
        </w:rPr>
        <w:t>Tujuan</w:t>
      </w:r>
      <w:proofErr w:type="spellEnd"/>
      <w:r w:rsidRPr="00DB25C4">
        <w:rPr>
          <w:rFonts w:cstheme="minorHAnsi"/>
          <w:b/>
          <w:bCs/>
          <w:color w:val="000000"/>
        </w:rPr>
        <w:t xml:space="preserve"> Program </w:t>
      </w:r>
      <w:proofErr w:type="spellStart"/>
      <w:r w:rsidRPr="00DB25C4">
        <w:rPr>
          <w:rFonts w:cstheme="minorHAnsi"/>
          <w:b/>
          <w:bCs/>
          <w:color w:val="000000"/>
        </w:rPr>
        <w:t>Studi</w:t>
      </w:r>
      <w:proofErr w:type="spellEnd"/>
      <w:r w:rsidRPr="00DB25C4">
        <w:rPr>
          <w:rFonts w:cstheme="minorHAnsi"/>
          <w:b/>
          <w:bCs/>
          <w:color w:val="000000"/>
        </w:rPr>
        <w:t xml:space="preserve"> Pendidikan Bahasa Mandarin FBS</w:t>
      </w:r>
    </w:p>
    <w:p w14:paraId="00558C6B"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themeColor="text1"/>
        </w:rPr>
        <w:t>Berdasarkan</w:t>
      </w:r>
      <w:proofErr w:type="spellEnd"/>
      <w:r w:rsidRPr="00DB25C4">
        <w:rPr>
          <w:rFonts w:cstheme="minorHAnsi"/>
          <w:color w:val="000000" w:themeColor="text1"/>
        </w:rPr>
        <w:t xml:space="preserve"> </w:t>
      </w:r>
      <w:r w:rsidRPr="00DB25C4">
        <w:rPr>
          <w:rFonts w:cstheme="minorHAnsi"/>
          <w:b/>
          <w:bCs/>
          <w:color w:val="000000" w:themeColor="text1"/>
        </w:rPr>
        <w:t xml:space="preserve">SK </w:t>
      </w:r>
      <w:proofErr w:type="spellStart"/>
      <w:r w:rsidRPr="00DB25C4">
        <w:rPr>
          <w:rFonts w:cstheme="minorHAnsi"/>
          <w:b/>
          <w:bCs/>
          <w:color w:val="000000" w:themeColor="text1"/>
        </w:rPr>
        <w:t>Dekan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Nomor</w:t>
      </w:r>
      <w:proofErr w:type="spellEnd"/>
      <w:r w:rsidRPr="00DB25C4">
        <w:rPr>
          <w:rFonts w:cstheme="minorHAnsi"/>
          <w:b/>
          <w:bCs/>
          <w:color w:val="000000" w:themeColor="text1"/>
        </w:rPr>
        <w:t xml:space="preserve"> </w:t>
      </w:r>
      <w:r w:rsidRPr="00DB25C4">
        <w:rPr>
          <w:rFonts w:eastAsia="Calibri" w:cstheme="minorHAnsi"/>
        </w:rPr>
        <w:t xml:space="preserve">0177/MACHUNG/FBS/SK-DEK/XI/2020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Rencana</w:t>
      </w:r>
      <w:proofErr w:type="spellEnd"/>
      <w:r w:rsidRPr="00DB25C4">
        <w:rPr>
          <w:rFonts w:cstheme="minorHAnsi"/>
          <w:color w:val="000000" w:themeColor="text1"/>
        </w:rPr>
        <w:t xml:space="preserve"> </w:t>
      </w:r>
      <w:proofErr w:type="spellStart"/>
      <w:r w:rsidRPr="00DB25C4">
        <w:rPr>
          <w:rFonts w:cstheme="minorHAnsi"/>
          <w:color w:val="000000" w:themeColor="text1"/>
        </w:rPr>
        <w:t>Strategis</w:t>
      </w:r>
      <w:proofErr w:type="spellEnd"/>
      <w:r w:rsidRPr="00DB25C4">
        <w:rPr>
          <w:rFonts w:cstheme="minorHAnsi"/>
          <w:color w:val="000000" w:themeColor="text1"/>
        </w:rPr>
        <w:t xml:space="preserve"> (</w:t>
      </w:r>
      <w:proofErr w:type="spellStart"/>
      <w:r w:rsidRPr="00DB25C4">
        <w:rPr>
          <w:rFonts w:cstheme="minorHAnsi"/>
          <w:color w:val="000000" w:themeColor="text1"/>
        </w:rPr>
        <w:t>Renstra</w:t>
      </w:r>
      <w:proofErr w:type="spellEnd"/>
      <w:r w:rsidRPr="00DB25C4">
        <w:rPr>
          <w:rFonts w:cstheme="minorHAnsi"/>
          <w:color w:val="000000" w:themeColor="text1"/>
        </w:rPr>
        <w:t xml:space="preserve">) FBS </w:t>
      </w:r>
      <w:proofErr w:type="spellStart"/>
      <w:r w:rsidRPr="00DB25C4">
        <w:rPr>
          <w:rFonts w:cstheme="minorHAnsi"/>
          <w:color w:val="000000" w:themeColor="text1"/>
        </w:rPr>
        <w:t>Tahun</w:t>
      </w:r>
      <w:proofErr w:type="spellEnd"/>
      <w:r w:rsidRPr="00DB25C4">
        <w:rPr>
          <w:rFonts w:cstheme="minorHAnsi"/>
          <w:color w:val="000000" w:themeColor="text1"/>
        </w:rPr>
        <w:t xml:space="preserve"> 2021-2025 </w:t>
      </w:r>
      <w:proofErr w:type="spellStart"/>
      <w:r w:rsidRPr="00DB25C4">
        <w:rPr>
          <w:rFonts w:cstheme="minorHAnsi"/>
          <w:color w:val="000000" w:themeColor="text1"/>
        </w:rPr>
        <w:t>maka</w:t>
      </w:r>
      <w:proofErr w:type="spellEnd"/>
      <w:r w:rsidRPr="00DB25C4">
        <w:rPr>
          <w:rFonts w:cstheme="minorHAnsi"/>
          <w:color w:val="000000" w:themeColor="text1"/>
        </w:rPr>
        <w:t xml:space="preserve">, </w:t>
      </w:r>
      <w:proofErr w:type="spellStart"/>
      <w:r w:rsidRPr="00DB25C4">
        <w:rPr>
          <w:rFonts w:cstheme="minorHAnsi"/>
          <w:color w:val="000000" w:themeColor="text1"/>
        </w:rPr>
        <w:t>tujuan</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Pendidikan Bahasa Mandarin FBS </w:t>
      </w:r>
      <w:proofErr w:type="spellStart"/>
      <w:r w:rsidRPr="00DB25C4">
        <w:rPr>
          <w:rFonts w:cstheme="minorHAnsi"/>
          <w:color w:val="000000" w:themeColor="text1"/>
        </w:rPr>
        <w:t>memiliki</w:t>
      </w:r>
      <w:proofErr w:type="spellEnd"/>
      <w:r w:rsidRPr="00DB25C4">
        <w:rPr>
          <w:rFonts w:cstheme="minorHAnsi"/>
          <w:color w:val="000000" w:themeColor="text1"/>
        </w:rPr>
        <w:t xml:space="preserve"> </w:t>
      </w:r>
      <w:proofErr w:type="spellStart"/>
      <w:r w:rsidRPr="00DB25C4">
        <w:rPr>
          <w:rFonts w:cstheme="minorHAnsi"/>
          <w:color w:val="000000" w:themeColor="text1"/>
        </w:rPr>
        <w:t>keterkaitan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strategi </w:t>
      </w:r>
      <w:proofErr w:type="spellStart"/>
      <w:r w:rsidRPr="00DB25C4">
        <w:rPr>
          <w:rFonts w:cstheme="minorHAnsi"/>
          <w:color w:val="000000" w:themeColor="text1"/>
        </w:rPr>
        <w:t>pencapaian</w:t>
      </w:r>
      <w:proofErr w:type="spellEnd"/>
      <w:r w:rsidRPr="00DB25C4">
        <w:rPr>
          <w:rFonts w:cstheme="minorHAnsi"/>
          <w:color w:val="000000" w:themeColor="text1"/>
        </w:rPr>
        <w:t xml:space="preserve"> yang </w:t>
      </w:r>
      <w:proofErr w:type="spellStart"/>
      <w:r w:rsidRPr="00DB25C4">
        <w:rPr>
          <w:rFonts w:cstheme="minorHAnsi"/>
          <w:color w:val="000000" w:themeColor="text1"/>
        </w:rPr>
        <w:t>ada</w:t>
      </w:r>
      <w:proofErr w:type="spellEnd"/>
      <w:r w:rsidRPr="00DB25C4">
        <w:rPr>
          <w:rFonts w:cstheme="minorHAnsi"/>
          <w:color w:val="000000" w:themeColor="text1"/>
        </w:rPr>
        <w:t xml:space="preserve"> di </w:t>
      </w:r>
      <w:proofErr w:type="spellStart"/>
      <w:r w:rsidRPr="00DB25C4">
        <w:rPr>
          <w:rFonts w:cstheme="minorHAnsi"/>
          <w:color w:val="000000" w:themeColor="text1"/>
        </w:rPr>
        <w:t>Renstra</w:t>
      </w:r>
      <w:proofErr w:type="spellEnd"/>
      <w:r w:rsidRPr="00DB25C4">
        <w:rPr>
          <w:rFonts w:cstheme="minorHAnsi"/>
          <w:color w:val="000000" w:themeColor="text1"/>
        </w:rPr>
        <w:t xml:space="preserve"> FBS </w:t>
      </w:r>
      <w:proofErr w:type="spellStart"/>
      <w:r w:rsidRPr="00DB25C4">
        <w:rPr>
          <w:rFonts w:cstheme="minorHAnsi"/>
          <w:color w:val="000000" w:themeColor="text1"/>
        </w:rPr>
        <w:t>sebagai</w:t>
      </w:r>
      <w:proofErr w:type="spellEnd"/>
      <w:r w:rsidRPr="00DB25C4">
        <w:rPr>
          <w:rFonts w:cstheme="minorHAnsi"/>
          <w:color w:val="000000" w:themeColor="text1"/>
        </w:rPr>
        <w:t xml:space="preserve"> </w:t>
      </w:r>
      <w:proofErr w:type="spellStart"/>
      <w:r w:rsidRPr="00DB25C4">
        <w:rPr>
          <w:rFonts w:cstheme="minorHAnsi"/>
          <w:color w:val="000000" w:themeColor="text1"/>
        </w:rPr>
        <w:t>berikut</w:t>
      </w:r>
      <w:proofErr w:type="spellEnd"/>
      <w:r w:rsidRPr="00DB25C4">
        <w:rPr>
          <w:rFonts w:cstheme="minorHAnsi"/>
          <w:color w:val="000000" w:themeColor="text1"/>
        </w:rPr>
        <w:t>:</w:t>
      </w:r>
    </w:p>
    <w:p w14:paraId="6CF88C48" w14:textId="77777777" w:rsidR="00EE2EA9" w:rsidRPr="00DB25C4" w:rsidRDefault="00EE2EA9" w:rsidP="00687314">
      <w:pPr>
        <w:autoSpaceDE w:val="0"/>
        <w:autoSpaceDN w:val="0"/>
        <w:adjustRightInd w:val="0"/>
        <w:spacing w:after="0" w:line="240" w:lineRule="auto"/>
        <w:jc w:val="both"/>
        <w:rPr>
          <w:rFonts w:cstheme="minorHAnsi"/>
          <w:color w:val="000000"/>
        </w:rPr>
      </w:pPr>
    </w:p>
    <w:tbl>
      <w:tblPr>
        <w:tblW w:w="0" w:type="auto"/>
        <w:tblLook w:val="04A0" w:firstRow="1" w:lastRow="0" w:firstColumn="1" w:lastColumn="0" w:noHBand="0" w:noVBand="1"/>
      </w:tblPr>
      <w:tblGrid>
        <w:gridCol w:w="4675"/>
        <w:gridCol w:w="4675"/>
      </w:tblGrid>
      <w:tr w:rsidR="00EE2EA9" w:rsidRPr="00DB25C4" w14:paraId="5A9513BB" w14:textId="77777777" w:rsidTr="00CD4E67">
        <w:tc>
          <w:tcPr>
            <w:tcW w:w="4675" w:type="dxa"/>
          </w:tcPr>
          <w:p w14:paraId="162A94D4" w14:textId="77777777" w:rsidR="00EE2EA9" w:rsidRPr="00DB25C4" w:rsidRDefault="00EE2EA9" w:rsidP="00687314">
            <w:pPr>
              <w:autoSpaceDE w:val="0"/>
              <w:autoSpaceDN w:val="0"/>
              <w:adjustRightInd w:val="0"/>
              <w:spacing w:after="0" w:line="240" w:lineRule="auto"/>
              <w:jc w:val="center"/>
              <w:rPr>
                <w:rFonts w:cstheme="minorHAnsi"/>
                <w:b/>
                <w:bCs/>
                <w:color w:val="000000"/>
              </w:rPr>
            </w:pPr>
            <w:commentRangeStart w:id="26"/>
            <w:commentRangeStart w:id="27"/>
            <w:commentRangeStart w:id="28"/>
            <w:commentRangeStart w:id="29"/>
            <w:r w:rsidRPr="00DB25C4">
              <w:rPr>
                <w:rFonts w:cstheme="minorHAnsi"/>
                <w:b/>
                <w:bCs/>
                <w:color w:val="000000" w:themeColor="text1"/>
              </w:rPr>
              <w:lastRenderedPageBreak/>
              <w:t xml:space="preserve">Strategi </w:t>
            </w:r>
            <w:proofErr w:type="spellStart"/>
            <w:r w:rsidRPr="00DB25C4">
              <w:rPr>
                <w:rFonts w:cstheme="minorHAnsi"/>
                <w:b/>
                <w:bCs/>
                <w:color w:val="000000" w:themeColor="text1"/>
              </w:rPr>
              <w:t>mencapai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Tujuan</w:t>
            </w:r>
            <w:proofErr w:type="spellEnd"/>
            <w:r w:rsidRPr="00DB25C4">
              <w:rPr>
                <w:rFonts w:cstheme="minorHAnsi"/>
                <w:b/>
                <w:bCs/>
                <w:color w:val="000000" w:themeColor="text1"/>
              </w:rPr>
              <w:t xml:space="preserve"> </w:t>
            </w:r>
            <w:commentRangeEnd w:id="26"/>
            <w:r w:rsidRPr="00DB25C4">
              <w:rPr>
                <w:rStyle w:val="CommentReference"/>
                <w:rFonts w:cstheme="minorHAnsi"/>
                <w:sz w:val="22"/>
                <w:szCs w:val="22"/>
              </w:rPr>
              <w:commentReference w:id="26"/>
            </w:r>
            <w:commentRangeEnd w:id="27"/>
            <w:r w:rsidRPr="00DB25C4">
              <w:rPr>
                <w:rStyle w:val="CommentReference"/>
                <w:rFonts w:cstheme="minorHAnsi"/>
                <w:sz w:val="22"/>
                <w:szCs w:val="22"/>
              </w:rPr>
              <w:commentReference w:id="27"/>
            </w:r>
            <w:commentRangeEnd w:id="28"/>
            <w:r w:rsidRPr="00DB25C4">
              <w:rPr>
                <w:rStyle w:val="CommentReference"/>
                <w:rFonts w:cstheme="minorHAnsi"/>
                <w:sz w:val="22"/>
                <w:szCs w:val="22"/>
              </w:rPr>
              <w:commentReference w:id="28"/>
            </w:r>
            <w:commentRangeEnd w:id="29"/>
            <w:r w:rsidRPr="00DB25C4">
              <w:rPr>
                <w:rStyle w:val="CommentReference"/>
                <w:rFonts w:cstheme="minorHAnsi"/>
                <w:sz w:val="22"/>
                <w:szCs w:val="22"/>
              </w:rPr>
              <w:commentReference w:id="29"/>
            </w:r>
            <w:r w:rsidRPr="00DB25C4">
              <w:rPr>
                <w:rFonts w:cstheme="minorHAnsi"/>
                <w:b/>
                <w:bCs/>
                <w:color w:val="000000" w:themeColor="text1"/>
              </w:rPr>
              <w:t xml:space="preserve">Program </w:t>
            </w:r>
            <w:proofErr w:type="spellStart"/>
            <w:r w:rsidRPr="00DB25C4">
              <w:rPr>
                <w:rFonts w:cstheme="minorHAnsi"/>
                <w:b/>
                <w:bCs/>
                <w:color w:val="000000" w:themeColor="text1"/>
              </w:rPr>
              <w:t>Studi</w:t>
            </w:r>
            <w:proofErr w:type="spellEnd"/>
            <w:r w:rsidRPr="00DB25C4">
              <w:rPr>
                <w:rFonts w:cstheme="minorHAnsi"/>
                <w:b/>
                <w:bCs/>
                <w:color w:val="000000" w:themeColor="text1"/>
              </w:rPr>
              <w:t xml:space="preserve"> Pendidikan Bahasa Mandarin FBS </w:t>
            </w:r>
          </w:p>
        </w:tc>
        <w:tc>
          <w:tcPr>
            <w:tcW w:w="4675" w:type="dxa"/>
          </w:tcPr>
          <w:p w14:paraId="7A9C55D0" w14:textId="77777777" w:rsidR="00EE2EA9" w:rsidRPr="00DB25C4" w:rsidRDefault="00EE2EA9" w:rsidP="00687314">
            <w:pPr>
              <w:autoSpaceDE w:val="0"/>
              <w:autoSpaceDN w:val="0"/>
              <w:adjustRightInd w:val="0"/>
              <w:spacing w:after="0" w:line="240" w:lineRule="auto"/>
              <w:jc w:val="center"/>
              <w:rPr>
                <w:rFonts w:cstheme="minorHAnsi"/>
                <w:b/>
                <w:color w:val="000000"/>
              </w:rPr>
            </w:pPr>
            <w:r w:rsidRPr="00DB25C4">
              <w:rPr>
                <w:rFonts w:cstheme="minorHAnsi"/>
                <w:b/>
                <w:color w:val="000000"/>
              </w:rPr>
              <w:t xml:space="preserve">Strategi </w:t>
            </w:r>
            <w:proofErr w:type="spellStart"/>
            <w:r w:rsidRPr="00DB25C4">
              <w:rPr>
                <w:rFonts w:cstheme="minorHAnsi"/>
                <w:b/>
                <w:color w:val="000000"/>
              </w:rPr>
              <w:t>mencapai</w:t>
            </w:r>
            <w:proofErr w:type="spellEnd"/>
            <w:r w:rsidRPr="00DB25C4">
              <w:rPr>
                <w:rFonts w:cstheme="minorHAnsi"/>
                <w:b/>
                <w:color w:val="000000"/>
              </w:rPr>
              <w:t xml:space="preserve"> </w:t>
            </w:r>
            <w:proofErr w:type="spellStart"/>
            <w:r w:rsidRPr="00DB25C4">
              <w:rPr>
                <w:rFonts w:cstheme="minorHAnsi"/>
                <w:b/>
                <w:color w:val="000000"/>
              </w:rPr>
              <w:t>visi</w:t>
            </w:r>
            <w:proofErr w:type="spellEnd"/>
            <w:r w:rsidRPr="00DB25C4">
              <w:rPr>
                <w:rFonts w:cstheme="minorHAnsi"/>
                <w:b/>
                <w:color w:val="000000"/>
              </w:rPr>
              <w:t xml:space="preserve"> </w:t>
            </w:r>
            <w:r w:rsidRPr="00DB25C4">
              <w:rPr>
                <w:rFonts w:cstheme="minorHAnsi"/>
                <w:b/>
                <w:bCs/>
                <w:color w:val="000000"/>
              </w:rPr>
              <w:t xml:space="preserve">Program </w:t>
            </w:r>
            <w:proofErr w:type="spellStart"/>
            <w:r w:rsidRPr="00DB25C4">
              <w:rPr>
                <w:rFonts w:cstheme="minorHAnsi"/>
                <w:b/>
                <w:bCs/>
                <w:color w:val="000000"/>
              </w:rPr>
              <w:t>Studi</w:t>
            </w:r>
            <w:proofErr w:type="spellEnd"/>
            <w:r w:rsidRPr="00DB25C4">
              <w:rPr>
                <w:rFonts w:cstheme="minorHAnsi"/>
                <w:b/>
                <w:bCs/>
                <w:color w:val="000000"/>
              </w:rPr>
              <w:t xml:space="preserve"> Pendidikan Bahasa Mandarin FBS</w:t>
            </w:r>
          </w:p>
        </w:tc>
      </w:tr>
      <w:tr w:rsidR="00EE2EA9" w:rsidRPr="00DB25C4" w14:paraId="31159D3E" w14:textId="77777777" w:rsidTr="00CD4E67">
        <w:tc>
          <w:tcPr>
            <w:tcW w:w="4675" w:type="dxa"/>
            <w:vMerge w:val="restart"/>
          </w:tcPr>
          <w:p w14:paraId="2422E0DA" w14:textId="77777777" w:rsidR="00EE2EA9" w:rsidRPr="00DB25C4" w:rsidRDefault="00EE2EA9" w:rsidP="009F6099">
            <w:pPr>
              <w:pStyle w:val="Default"/>
              <w:numPr>
                <w:ilvl w:val="0"/>
                <w:numId w:val="21"/>
              </w:numPr>
              <w:jc w:val="both"/>
              <w:rPr>
                <w:rFonts w:asciiTheme="minorHAnsi" w:hAnsiTheme="minorHAnsi" w:cstheme="minorHAnsi"/>
                <w:sz w:val="22"/>
                <w:szCs w:val="22"/>
              </w:rPr>
            </w:pPr>
            <w:proofErr w:type="spellStart"/>
            <w:r w:rsidRPr="00DB25C4">
              <w:rPr>
                <w:rFonts w:asciiTheme="minorHAnsi" w:hAnsiTheme="minorHAnsi" w:cstheme="minorHAnsi"/>
                <w:sz w:val="22"/>
                <w:szCs w:val="22"/>
              </w:rPr>
              <w:t>Membekali</w:t>
            </w:r>
            <w:proofErr w:type="spellEnd"/>
            <w:r w:rsidRPr="00DB25C4">
              <w:rPr>
                <w:rFonts w:asciiTheme="minorHAnsi" w:hAnsiTheme="minorHAnsi" w:cstheme="minorHAnsi"/>
                <w:sz w:val="22"/>
                <w:szCs w:val="22"/>
              </w:rPr>
              <w:t xml:space="preserve"> </w:t>
            </w:r>
            <w:proofErr w:type="spellStart"/>
            <w:r w:rsidRPr="00DB25C4">
              <w:rPr>
                <w:rFonts w:asciiTheme="minorHAnsi" w:hAnsiTheme="minorHAnsi" w:cstheme="minorHAnsi"/>
                <w:sz w:val="22"/>
                <w:szCs w:val="22"/>
              </w:rPr>
              <w:t>mahasiswa</w:t>
            </w:r>
            <w:proofErr w:type="spellEnd"/>
            <w:r w:rsidRPr="00DB25C4">
              <w:rPr>
                <w:rFonts w:asciiTheme="minorHAnsi" w:hAnsiTheme="minorHAnsi" w:cstheme="minorHAnsi"/>
                <w:sz w:val="22"/>
                <w:szCs w:val="22"/>
              </w:rPr>
              <w:t xml:space="preserve"> </w:t>
            </w:r>
            <w:proofErr w:type="spellStart"/>
            <w:r w:rsidRPr="00DB25C4">
              <w:rPr>
                <w:rFonts w:asciiTheme="minorHAnsi" w:hAnsiTheme="minorHAnsi" w:cstheme="minorHAnsi"/>
                <w:sz w:val="22"/>
                <w:szCs w:val="22"/>
              </w:rPr>
              <w:t>dengan</w:t>
            </w:r>
            <w:proofErr w:type="spellEnd"/>
            <w:r w:rsidRPr="00DB25C4">
              <w:rPr>
                <w:rFonts w:asciiTheme="minorHAnsi" w:hAnsiTheme="minorHAnsi" w:cstheme="minorHAnsi"/>
                <w:sz w:val="22"/>
                <w:szCs w:val="22"/>
              </w:rPr>
              <w:t xml:space="preserve"> </w:t>
            </w:r>
            <w:proofErr w:type="spellStart"/>
            <w:r w:rsidRPr="00DB25C4">
              <w:rPr>
                <w:rFonts w:asciiTheme="minorHAnsi" w:hAnsiTheme="minorHAnsi" w:cstheme="minorHAnsi"/>
                <w:sz w:val="22"/>
                <w:szCs w:val="22"/>
              </w:rPr>
              <w:t>keterampilan</w:t>
            </w:r>
            <w:proofErr w:type="spellEnd"/>
            <w:r w:rsidRPr="00DB25C4">
              <w:rPr>
                <w:rFonts w:asciiTheme="minorHAnsi" w:hAnsiTheme="minorHAnsi" w:cstheme="minorHAnsi"/>
                <w:sz w:val="22"/>
                <w:szCs w:val="22"/>
              </w:rPr>
              <w:t xml:space="preserve"> </w:t>
            </w:r>
            <w:proofErr w:type="spellStart"/>
            <w:r w:rsidRPr="00DB25C4">
              <w:rPr>
                <w:rFonts w:asciiTheme="minorHAnsi" w:hAnsiTheme="minorHAnsi" w:cstheme="minorHAnsi"/>
                <w:sz w:val="22"/>
                <w:szCs w:val="22"/>
              </w:rPr>
              <w:t>pedagogi</w:t>
            </w:r>
            <w:proofErr w:type="spellEnd"/>
            <w:r w:rsidRPr="00DB25C4">
              <w:rPr>
                <w:rFonts w:asciiTheme="minorHAnsi" w:hAnsiTheme="minorHAnsi" w:cstheme="minorHAnsi"/>
                <w:sz w:val="22"/>
                <w:szCs w:val="22"/>
              </w:rPr>
              <w:t xml:space="preserve">, professional, </w:t>
            </w:r>
            <w:proofErr w:type="spellStart"/>
            <w:r w:rsidRPr="00DB25C4">
              <w:rPr>
                <w:rFonts w:asciiTheme="minorHAnsi" w:hAnsiTheme="minorHAnsi" w:cstheme="minorHAnsi"/>
                <w:sz w:val="22"/>
                <w:szCs w:val="22"/>
              </w:rPr>
              <w:t>sosial</w:t>
            </w:r>
            <w:proofErr w:type="spellEnd"/>
            <w:r w:rsidRPr="00DB25C4">
              <w:rPr>
                <w:rFonts w:asciiTheme="minorHAnsi" w:hAnsiTheme="minorHAnsi" w:cstheme="minorHAnsi"/>
                <w:sz w:val="22"/>
                <w:szCs w:val="22"/>
              </w:rPr>
              <w:t xml:space="preserve">, dan personal </w:t>
            </w:r>
            <w:proofErr w:type="spellStart"/>
            <w:r w:rsidRPr="00DB25C4">
              <w:rPr>
                <w:rFonts w:asciiTheme="minorHAnsi" w:hAnsiTheme="minorHAnsi" w:cstheme="minorHAnsi"/>
                <w:sz w:val="22"/>
                <w:szCs w:val="22"/>
              </w:rPr>
              <w:t>sebagai</w:t>
            </w:r>
            <w:proofErr w:type="spellEnd"/>
            <w:r w:rsidRPr="00DB25C4">
              <w:rPr>
                <w:rFonts w:asciiTheme="minorHAnsi" w:hAnsiTheme="minorHAnsi" w:cstheme="minorHAnsi"/>
                <w:sz w:val="22"/>
                <w:szCs w:val="22"/>
              </w:rPr>
              <w:t xml:space="preserve"> (</w:t>
            </w:r>
            <w:proofErr w:type="spellStart"/>
            <w:r w:rsidRPr="00DB25C4">
              <w:rPr>
                <w:rFonts w:asciiTheme="minorHAnsi" w:hAnsiTheme="minorHAnsi" w:cstheme="minorHAnsi"/>
                <w:sz w:val="22"/>
                <w:szCs w:val="22"/>
              </w:rPr>
              <w:t>calon</w:t>
            </w:r>
            <w:proofErr w:type="spellEnd"/>
            <w:r w:rsidRPr="00DB25C4">
              <w:rPr>
                <w:rFonts w:asciiTheme="minorHAnsi" w:hAnsiTheme="minorHAnsi" w:cstheme="minorHAnsi"/>
                <w:sz w:val="22"/>
                <w:szCs w:val="22"/>
              </w:rPr>
              <w:t xml:space="preserve">) </w:t>
            </w:r>
            <w:proofErr w:type="spellStart"/>
            <w:r w:rsidRPr="00DB25C4">
              <w:rPr>
                <w:rFonts w:asciiTheme="minorHAnsi" w:hAnsiTheme="minorHAnsi" w:cstheme="minorHAnsi"/>
                <w:sz w:val="22"/>
                <w:szCs w:val="22"/>
              </w:rPr>
              <w:t>pendidik</w:t>
            </w:r>
            <w:proofErr w:type="spellEnd"/>
            <w:r w:rsidRPr="00DB25C4">
              <w:rPr>
                <w:rFonts w:asciiTheme="minorHAnsi" w:hAnsiTheme="minorHAnsi" w:cstheme="minorHAnsi"/>
                <w:sz w:val="22"/>
                <w:szCs w:val="22"/>
              </w:rPr>
              <w:t xml:space="preserve"> Bahasa Mandarin </w:t>
            </w:r>
            <w:proofErr w:type="spellStart"/>
            <w:r w:rsidRPr="00DB25C4">
              <w:rPr>
                <w:rFonts w:asciiTheme="minorHAnsi" w:hAnsiTheme="minorHAnsi" w:cstheme="minorHAnsi"/>
                <w:sz w:val="22"/>
                <w:szCs w:val="22"/>
              </w:rPr>
              <w:t>melalui</w:t>
            </w:r>
            <w:proofErr w:type="spellEnd"/>
            <w:r w:rsidRPr="00DB25C4">
              <w:rPr>
                <w:rFonts w:asciiTheme="minorHAnsi" w:hAnsiTheme="minorHAnsi" w:cstheme="minorHAnsi"/>
                <w:sz w:val="22"/>
                <w:szCs w:val="22"/>
              </w:rPr>
              <w:t xml:space="preserve"> </w:t>
            </w:r>
            <w:proofErr w:type="spellStart"/>
            <w:r w:rsidRPr="00DB25C4">
              <w:rPr>
                <w:rFonts w:asciiTheme="minorHAnsi" w:hAnsiTheme="minorHAnsi" w:cstheme="minorHAnsi"/>
                <w:sz w:val="22"/>
                <w:szCs w:val="22"/>
              </w:rPr>
              <w:t>mata</w:t>
            </w:r>
            <w:proofErr w:type="spellEnd"/>
            <w:r w:rsidRPr="00DB25C4">
              <w:rPr>
                <w:rFonts w:asciiTheme="minorHAnsi" w:hAnsiTheme="minorHAnsi" w:cstheme="minorHAnsi"/>
                <w:sz w:val="22"/>
                <w:szCs w:val="22"/>
              </w:rPr>
              <w:t xml:space="preserve"> </w:t>
            </w:r>
            <w:proofErr w:type="spellStart"/>
            <w:r w:rsidRPr="00DB25C4">
              <w:rPr>
                <w:rFonts w:asciiTheme="minorHAnsi" w:hAnsiTheme="minorHAnsi" w:cstheme="minorHAnsi"/>
                <w:sz w:val="22"/>
                <w:szCs w:val="22"/>
              </w:rPr>
              <w:t>kuliah</w:t>
            </w:r>
            <w:proofErr w:type="spellEnd"/>
            <w:r w:rsidRPr="00DB25C4">
              <w:rPr>
                <w:rFonts w:asciiTheme="minorHAnsi" w:hAnsiTheme="minorHAnsi" w:cstheme="minorHAnsi"/>
                <w:sz w:val="22"/>
                <w:szCs w:val="22"/>
              </w:rPr>
              <w:t xml:space="preserve"> yang </w:t>
            </w:r>
            <w:proofErr w:type="spellStart"/>
            <w:r w:rsidRPr="00DB25C4">
              <w:rPr>
                <w:rFonts w:asciiTheme="minorHAnsi" w:hAnsiTheme="minorHAnsi" w:cstheme="minorHAnsi"/>
                <w:sz w:val="22"/>
                <w:szCs w:val="22"/>
              </w:rPr>
              <w:t>didesain</w:t>
            </w:r>
            <w:proofErr w:type="spellEnd"/>
            <w:r w:rsidRPr="00DB25C4">
              <w:rPr>
                <w:rFonts w:asciiTheme="minorHAnsi" w:hAnsiTheme="minorHAnsi" w:cstheme="minorHAnsi"/>
                <w:sz w:val="22"/>
                <w:szCs w:val="22"/>
              </w:rPr>
              <w:t xml:space="preserve"> </w:t>
            </w:r>
            <w:proofErr w:type="spellStart"/>
            <w:r w:rsidRPr="00DB25C4">
              <w:rPr>
                <w:rFonts w:asciiTheme="minorHAnsi" w:hAnsiTheme="minorHAnsi" w:cstheme="minorHAnsi"/>
                <w:sz w:val="22"/>
                <w:szCs w:val="22"/>
              </w:rPr>
              <w:t>dalam</w:t>
            </w:r>
            <w:proofErr w:type="spellEnd"/>
            <w:r w:rsidRPr="00DB25C4">
              <w:rPr>
                <w:rFonts w:asciiTheme="minorHAnsi" w:hAnsiTheme="minorHAnsi" w:cstheme="minorHAnsi"/>
                <w:sz w:val="22"/>
                <w:szCs w:val="22"/>
              </w:rPr>
              <w:t xml:space="preserve"> </w:t>
            </w:r>
            <w:proofErr w:type="spellStart"/>
            <w:r w:rsidRPr="00DB25C4">
              <w:rPr>
                <w:rFonts w:asciiTheme="minorHAnsi" w:hAnsiTheme="minorHAnsi" w:cstheme="minorHAnsi"/>
                <w:sz w:val="22"/>
                <w:szCs w:val="22"/>
              </w:rPr>
              <w:t>kurikulum</w:t>
            </w:r>
            <w:proofErr w:type="spellEnd"/>
            <w:r w:rsidRPr="00DB25C4">
              <w:rPr>
                <w:rFonts w:asciiTheme="minorHAnsi" w:hAnsiTheme="minorHAnsi" w:cstheme="minorHAnsi"/>
                <w:sz w:val="22"/>
                <w:szCs w:val="22"/>
              </w:rPr>
              <w:t xml:space="preserve"> </w:t>
            </w:r>
            <w:proofErr w:type="spellStart"/>
            <w:r w:rsidRPr="00DB25C4">
              <w:rPr>
                <w:rFonts w:asciiTheme="minorHAnsi" w:hAnsiTheme="minorHAnsi" w:cstheme="minorHAnsi"/>
                <w:sz w:val="22"/>
                <w:szCs w:val="22"/>
              </w:rPr>
              <w:t>berbasis</w:t>
            </w:r>
            <w:proofErr w:type="spellEnd"/>
            <w:r w:rsidRPr="00DB25C4">
              <w:rPr>
                <w:rFonts w:asciiTheme="minorHAnsi" w:hAnsiTheme="minorHAnsi" w:cstheme="minorHAnsi"/>
                <w:sz w:val="22"/>
                <w:szCs w:val="22"/>
              </w:rPr>
              <w:t xml:space="preserve"> </w:t>
            </w:r>
            <w:proofErr w:type="spellStart"/>
            <w:r w:rsidRPr="00DB25C4">
              <w:rPr>
                <w:rFonts w:asciiTheme="minorHAnsi" w:hAnsiTheme="minorHAnsi" w:cstheme="minorHAnsi"/>
                <w:sz w:val="22"/>
                <w:szCs w:val="22"/>
              </w:rPr>
              <w:t>konstruktivistik</w:t>
            </w:r>
            <w:proofErr w:type="spellEnd"/>
            <w:r w:rsidRPr="00DB25C4">
              <w:rPr>
                <w:rFonts w:asciiTheme="minorHAnsi" w:hAnsiTheme="minorHAnsi" w:cstheme="minorHAnsi"/>
                <w:sz w:val="22"/>
                <w:szCs w:val="22"/>
              </w:rPr>
              <w:t xml:space="preserve"> </w:t>
            </w:r>
            <w:proofErr w:type="spellStart"/>
            <w:r w:rsidRPr="00DB25C4">
              <w:rPr>
                <w:rFonts w:asciiTheme="minorHAnsi" w:hAnsiTheme="minorHAnsi" w:cstheme="minorHAnsi"/>
                <w:sz w:val="22"/>
                <w:szCs w:val="22"/>
              </w:rPr>
              <w:t>lintas</w:t>
            </w:r>
            <w:proofErr w:type="spellEnd"/>
            <w:r w:rsidRPr="00DB25C4">
              <w:rPr>
                <w:rFonts w:asciiTheme="minorHAnsi" w:hAnsiTheme="minorHAnsi" w:cstheme="minorHAnsi"/>
                <w:sz w:val="22"/>
                <w:szCs w:val="22"/>
              </w:rPr>
              <w:t xml:space="preserve"> </w:t>
            </w:r>
            <w:proofErr w:type="spellStart"/>
            <w:r w:rsidRPr="00DB25C4">
              <w:rPr>
                <w:rFonts w:asciiTheme="minorHAnsi" w:hAnsiTheme="minorHAnsi" w:cstheme="minorHAnsi"/>
                <w:sz w:val="22"/>
                <w:szCs w:val="22"/>
              </w:rPr>
              <w:t>budaya</w:t>
            </w:r>
            <w:proofErr w:type="spellEnd"/>
          </w:p>
          <w:p w14:paraId="6918BE98" w14:textId="77777777" w:rsidR="00EE2EA9" w:rsidRPr="00DB25C4" w:rsidRDefault="00EE2EA9" w:rsidP="009F6099">
            <w:pPr>
              <w:pStyle w:val="ListParagraph"/>
              <w:numPr>
                <w:ilvl w:val="0"/>
                <w:numId w:val="21"/>
              </w:numPr>
              <w:spacing w:after="0" w:line="240" w:lineRule="auto"/>
              <w:rPr>
                <w:rFonts w:cstheme="minorHAnsi"/>
              </w:rPr>
            </w:pPr>
            <w:proofErr w:type="spellStart"/>
            <w:r w:rsidRPr="00DB25C4">
              <w:rPr>
                <w:rFonts w:eastAsia="Calibri" w:cstheme="minorHAnsi"/>
              </w:rPr>
              <w:t>Membekali</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keterampilan</w:t>
            </w:r>
            <w:proofErr w:type="spellEnd"/>
            <w:r w:rsidRPr="00DB25C4">
              <w:rPr>
                <w:rFonts w:eastAsia="Calibri" w:cstheme="minorHAnsi"/>
              </w:rPr>
              <w:t xml:space="preserve"> </w:t>
            </w:r>
            <w:proofErr w:type="spellStart"/>
            <w:r w:rsidRPr="00DB25C4">
              <w:rPr>
                <w:rFonts w:eastAsia="Calibri" w:cstheme="minorHAnsi"/>
              </w:rPr>
              <w:t>penguasaan</w:t>
            </w:r>
            <w:proofErr w:type="spellEnd"/>
            <w:r w:rsidRPr="00DB25C4">
              <w:rPr>
                <w:rFonts w:eastAsia="Calibri" w:cstheme="minorHAnsi"/>
              </w:rPr>
              <w:t xml:space="preserve"> </w:t>
            </w:r>
            <w:proofErr w:type="spellStart"/>
            <w:r w:rsidRPr="00DB25C4">
              <w:rPr>
                <w:rFonts w:eastAsia="Calibri" w:cstheme="minorHAnsi"/>
              </w:rPr>
              <w:t>teknologi</w:t>
            </w:r>
            <w:proofErr w:type="spellEnd"/>
            <w:r w:rsidRPr="00DB25C4">
              <w:rPr>
                <w:rFonts w:eastAsia="Calibri" w:cstheme="minorHAnsi"/>
              </w:rPr>
              <w:t xml:space="preserve"> </w:t>
            </w:r>
            <w:proofErr w:type="spellStart"/>
            <w:r w:rsidRPr="00DB25C4">
              <w:rPr>
                <w:rFonts w:eastAsia="Calibri" w:cstheme="minorHAnsi"/>
              </w:rPr>
              <w:t>berbasis</w:t>
            </w:r>
            <w:proofErr w:type="spellEnd"/>
            <w:r w:rsidRPr="00DB25C4">
              <w:rPr>
                <w:rFonts w:eastAsia="Calibri" w:cstheme="minorHAnsi"/>
              </w:rPr>
              <w:t xml:space="preserve"> digital dan non-digital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merancang</w:t>
            </w:r>
            <w:proofErr w:type="spellEnd"/>
            <w:r w:rsidRPr="00DB25C4">
              <w:rPr>
                <w:rFonts w:eastAsia="Calibri" w:cstheme="minorHAnsi"/>
              </w:rPr>
              <w:t xml:space="preserve"> </w:t>
            </w:r>
            <w:proofErr w:type="spellStart"/>
            <w:r w:rsidRPr="00DB25C4">
              <w:rPr>
                <w:rFonts w:eastAsia="Calibri" w:cstheme="minorHAnsi"/>
              </w:rPr>
              <w:t>materi</w:t>
            </w:r>
            <w:proofErr w:type="spellEnd"/>
            <w:r w:rsidRPr="00DB25C4">
              <w:rPr>
                <w:rFonts w:eastAsia="Calibri" w:cstheme="minorHAnsi"/>
              </w:rPr>
              <w:t xml:space="preserve">, media, dan </w:t>
            </w:r>
            <w:proofErr w:type="spellStart"/>
            <w:r w:rsidRPr="00DB25C4">
              <w:rPr>
                <w:rFonts w:eastAsia="Calibri" w:cstheme="minorHAnsi"/>
              </w:rPr>
              <w:t>evaluasi</w:t>
            </w:r>
            <w:proofErr w:type="spellEnd"/>
            <w:r w:rsidRPr="00DB25C4">
              <w:rPr>
                <w:rFonts w:eastAsia="Calibri" w:cstheme="minorHAnsi"/>
              </w:rPr>
              <w:t xml:space="preserve"> </w:t>
            </w:r>
          </w:p>
          <w:p w14:paraId="7554BE48" w14:textId="77777777" w:rsidR="00EE2EA9" w:rsidRPr="00DB25C4" w:rsidRDefault="00EE2EA9" w:rsidP="009F6099">
            <w:pPr>
              <w:pStyle w:val="ListParagraph"/>
              <w:numPr>
                <w:ilvl w:val="0"/>
                <w:numId w:val="21"/>
              </w:numPr>
              <w:spacing w:after="0" w:line="240" w:lineRule="auto"/>
              <w:rPr>
                <w:rFonts w:cstheme="minorHAnsi"/>
              </w:rPr>
            </w:pPr>
            <w:proofErr w:type="spellStart"/>
            <w:r w:rsidRPr="00DB25C4">
              <w:rPr>
                <w:rFonts w:eastAsia="Calibri" w:cstheme="minorHAnsi"/>
              </w:rPr>
              <w:t>Membekali</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kecakapan</w:t>
            </w:r>
            <w:proofErr w:type="spellEnd"/>
            <w:r w:rsidRPr="00DB25C4">
              <w:rPr>
                <w:rFonts w:eastAsia="Calibri" w:cstheme="minorHAnsi"/>
              </w:rPr>
              <w:t xml:space="preserve"> </w:t>
            </w:r>
            <w:proofErr w:type="spellStart"/>
            <w:r w:rsidRPr="00DB25C4">
              <w:rPr>
                <w:rFonts w:eastAsia="Calibri" w:cstheme="minorHAnsi"/>
              </w:rPr>
              <w:t>berpikir</w:t>
            </w:r>
            <w:proofErr w:type="spellEnd"/>
            <w:r w:rsidRPr="00DB25C4">
              <w:rPr>
                <w:rFonts w:eastAsia="Calibri" w:cstheme="minorHAnsi"/>
              </w:rPr>
              <w:t xml:space="preserve"> pada </w:t>
            </w:r>
            <w:proofErr w:type="spellStart"/>
            <w:r w:rsidRPr="00DB25C4">
              <w:rPr>
                <w:rFonts w:eastAsia="Calibri" w:cstheme="minorHAnsi"/>
              </w:rPr>
              <w:t>tataran</w:t>
            </w:r>
            <w:proofErr w:type="spellEnd"/>
            <w:r w:rsidRPr="00DB25C4">
              <w:rPr>
                <w:rFonts w:eastAsia="Calibri" w:cstheme="minorHAnsi"/>
              </w:rPr>
              <w:t xml:space="preserve"> HOTS (Higher Order Thinking Skills) dan </w:t>
            </w:r>
            <w:proofErr w:type="spellStart"/>
            <w:r w:rsidRPr="00DB25C4">
              <w:rPr>
                <w:rFonts w:eastAsia="Calibri" w:cstheme="minorHAnsi"/>
              </w:rPr>
              <w:t>Metakognitif</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kegiatan</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w:t>
            </w:r>
          </w:p>
          <w:p w14:paraId="4F14D408" w14:textId="77777777" w:rsidR="00EE2EA9" w:rsidRPr="00DB25C4" w:rsidRDefault="00EE2EA9" w:rsidP="009F6099">
            <w:pPr>
              <w:pStyle w:val="ListParagraph"/>
              <w:numPr>
                <w:ilvl w:val="0"/>
                <w:numId w:val="21"/>
              </w:numPr>
              <w:spacing w:after="0" w:line="240" w:lineRule="auto"/>
              <w:rPr>
                <w:rFonts w:eastAsia="Calibri" w:cstheme="minorHAnsi"/>
              </w:rPr>
            </w:pPr>
            <w:proofErr w:type="spellStart"/>
            <w:r w:rsidRPr="00DB25C4">
              <w:rPr>
                <w:rFonts w:eastAsia="Calibri" w:cstheme="minorHAnsi"/>
              </w:rPr>
              <w:t>Membekali</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ilmu</w:t>
            </w:r>
            <w:proofErr w:type="spellEnd"/>
            <w:r w:rsidRPr="00DB25C4">
              <w:rPr>
                <w:rFonts w:eastAsia="Calibri" w:cstheme="minorHAnsi"/>
              </w:rPr>
              <w:t xml:space="preserve"> </w:t>
            </w:r>
            <w:proofErr w:type="spellStart"/>
            <w:r w:rsidRPr="00DB25C4">
              <w:rPr>
                <w:rFonts w:eastAsia="Calibri" w:cstheme="minorHAnsi"/>
              </w:rPr>
              <w:t>bisnis</w:t>
            </w:r>
            <w:proofErr w:type="spellEnd"/>
            <w:r w:rsidRPr="00DB25C4">
              <w:rPr>
                <w:rFonts w:eastAsia="Calibri" w:cstheme="minorHAnsi"/>
              </w:rPr>
              <w:t xml:space="preserve">, </w:t>
            </w:r>
            <w:proofErr w:type="spellStart"/>
            <w:r w:rsidRPr="00DB25C4">
              <w:rPr>
                <w:rFonts w:eastAsia="Calibri" w:cstheme="minorHAnsi"/>
              </w:rPr>
              <w:t>pemasaran</w:t>
            </w:r>
            <w:proofErr w:type="spellEnd"/>
            <w:r w:rsidRPr="00DB25C4">
              <w:rPr>
                <w:rFonts w:eastAsia="Calibri" w:cstheme="minorHAnsi"/>
              </w:rPr>
              <w:t xml:space="preserve">, dan </w:t>
            </w:r>
            <w:proofErr w:type="spellStart"/>
            <w:r w:rsidRPr="00DB25C4">
              <w:rPr>
                <w:rFonts w:eastAsia="Calibri" w:cstheme="minorHAnsi"/>
              </w:rPr>
              <w:t>kompetensi</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melihat</w:t>
            </w:r>
            <w:proofErr w:type="spellEnd"/>
            <w:r w:rsidRPr="00DB25C4">
              <w:rPr>
                <w:rFonts w:eastAsia="Calibri" w:cstheme="minorHAnsi"/>
              </w:rPr>
              <w:t xml:space="preserve"> </w:t>
            </w:r>
            <w:proofErr w:type="spellStart"/>
            <w:r w:rsidRPr="00DB25C4">
              <w:rPr>
                <w:rFonts w:eastAsia="Calibri" w:cstheme="minorHAnsi"/>
              </w:rPr>
              <w:t>peluang</w:t>
            </w:r>
            <w:proofErr w:type="spellEnd"/>
            <w:r w:rsidRPr="00DB25C4">
              <w:rPr>
                <w:rFonts w:eastAsia="Calibri" w:cstheme="minorHAnsi"/>
              </w:rPr>
              <w:t xml:space="preserve"> </w:t>
            </w:r>
            <w:proofErr w:type="spellStart"/>
            <w:r w:rsidRPr="00DB25C4">
              <w:rPr>
                <w:rFonts w:eastAsia="Calibri" w:cstheme="minorHAnsi"/>
              </w:rPr>
              <w:t>bisnis</w:t>
            </w:r>
            <w:proofErr w:type="spellEnd"/>
          </w:p>
          <w:p w14:paraId="6D1704C1" w14:textId="77777777" w:rsidR="00EE2EA9" w:rsidRPr="00DB25C4" w:rsidRDefault="00EE2EA9" w:rsidP="009F6099">
            <w:pPr>
              <w:pStyle w:val="ListParagraph"/>
              <w:numPr>
                <w:ilvl w:val="0"/>
                <w:numId w:val="21"/>
              </w:numPr>
              <w:spacing w:after="0" w:line="240" w:lineRule="auto"/>
              <w:rPr>
                <w:rFonts w:eastAsia="Calibri" w:cstheme="minorHAnsi"/>
              </w:rPr>
            </w:pPr>
            <w:proofErr w:type="spellStart"/>
            <w:r w:rsidRPr="00DB25C4">
              <w:rPr>
                <w:rFonts w:eastAsia="Calibri" w:cstheme="minorHAnsi"/>
              </w:rPr>
              <w:t>membekali</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teori</w:t>
            </w:r>
            <w:proofErr w:type="spellEnd"/>
            <w:r w:rsidRPr="00DB25C4">
              <w:rPr>
                <w:rFonts w:eastAsia="Calibri" w:cstheme="minorHAnsi"/>
              </w:rPr>
              <w:t xml:space="preserve">, </w:t>
            </w:r>
            <w:proofErr w:type="spellStart"/>
            <w:r w:rsidRPr="00DB25C4">
              <w:rPr>
                <w:rFonts w:eastAsia="Calibri" w:cstheme="minorHAnsi"/>
              </w:rPr>
              <w:t>metode</w:t>
            </w:r>
            <w:proofErr w:type="spellEnd"/>
            <w:r w:rsidRPr="00DB25C4">
              <w:rPr>
                <w:rFonts w:eastAsia="Calibri" w:cstheme="minorHAnsi"/>
              </w:rPr>
              <w:t xml:space="preserve">, dan </w:t>
            </w:r>
            <w:proofErr w:type="spellStart"/>
            <w:r w:rsidRPr="00DB25C4">
              <w:rPr>
                <w:rFonts w:eastAsia="Calibri" w:cstheme="minorHAnsi"/>
              </w:rPr>
              <w:t>praktik</w:t>
            </w:r>
            <w:proofErr w:type="spellEnd"/>
            <w:r w:rsidRPr="00DB25C4">
              <w:rPr>
                <w:rFonts w:eastAsia="Calibri" w:cstheme="minorHAnsi"/>
              </w:rPr>
              <w:t xml:space="preserve"> </w:t>
            </w:r>
            <w:proofErr w:type="spellStart"/>
            <w:r w:rsidRPr="00DB25C4">
              <w:rPr>
                <w:rFonts w:eastAsia="Calibri" w:cstheme="minorHAnsi"/>
              </w:rPr>
              <w:t>penerjemahan</w:t>
            </w:r>
            <w:proofErr w:type="spellEnd"/>
            <w:r w:rsidRPr="00DB25C4">
              <w:rPr>
                <w:rFonts w:eastAsia="Calibri" w:cstheme="minorHAnsi"/>
              </w:rPr>
              <w:t xml:space="preserve"> di </w:t>
            </w:r>
            <w:proofErr w:type="spellStart"/>
            <w:r w:rsidRPr="00DB25C4">
              <w:rPr>
                <w:rFonts w:eastAsia="Calibri" w:cstheme="minorHAnsi"/>
              </w:rPr>
              <w:t>berbagai</w:t>
            </w:r>
            <w:proofErr w:type="spellEnd"/>
            <w:r w:rsidRPr="00DB25C4">
              <w:rPr>
                <w:rFonts w:eastAsia="Calibri" w:cstheme="minorHAnsi"/>
              </w:rPr>
              <w:t xml:space="preserve"> </w:t>
            </w:r>
            <w:proofErr w:type="spellStart"/>
            <w:r w:rsidRPr="00DB25C4">
              <w:rPr>
                <w:rFonts w:eastAsia="Calibri" w:cstheme="minorHAnsi"/>
              </w:rPr>
              <w:t>topik</w:t>
            </w:r>
            <w:proofErr w:type="spellEnd"/>
          </w:p>
          <w:p w14:paraId="271E55C1" w14:textId="77777777" w:rsidR="00EE2EA9" w:rsidRPr="00DB25C4" w:rsidRDefault="00EE2EA9" w:rsidP="009F6099">
            <w:pPr>
              <w:pStyle w:val="ListParagraph"/>
              <w:numPr>
                <w:ilvl w:val="0"/>
                <w:numId w:val="21"/>
              </w:numPr>
              <w:spacing w:after="0" w:line="240" w:lineRule="auto"/>
              <w:rPr>
                <w:rFonts w:eastAsia="Calibri" w:cstheme="minorHAnsi"/>
              </w:rPr>
            </w:pPr>
            <w:proofErr w:type="spellStart"/>
            <w:r w:rsidRPr="00DB25C4">
              <w:rPr>
                <w:rFonts w:eastAsia="Calibri" w:cstheme="minorHAnsi"/>
              </w:rPr>
              <w:t>membekali</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keterampilan</w:t>
            </w:r>
            <w:proofErr w:type="spellEnd"/>
            <w:r w:rsidRPr="00DB25C4">
              <w:rPr>
                <w:rFonts w:eastAsia="Calibri" w:cstheme="minorHAnsi"/>
              </w:rPr>
              <w:t xml:space="preserve"> </w:t>
            </w:r>
            <w:proofErr w:type="spellStart"/>
            <w:r w:rsidRPr="00DB25C4">
              <w:rPr>
                <w:rFonts w:eastAsia="Calibri" w:cstheme="minorHAnsi"/>
              </w:rPr>
              <w:t>penguasaan</w:t>
            </w:r>
            <w:proofErr w:type="spellEnd"/>
            <w:r w:rsidRPr="00DB25C4">
              <w:rPr>
                <w:rFonts w:eastAsia="Calibri" w:cstheme="minorHAnsi"/>
              </w:rPr>
              <w:t xml:space="preserve"> </w:t>
            </w:r>
            <w:proofErr w:type="spellStart"/>
            <w:r w:rsidRPr="00DB25C4">
              <w:rPr>
                <w:rFonts w:eastAsia="Calibri" w:cstheme="minorHAnsi"/>
              </w:rPr>
              <w:t>teknologi</w:t>
            </w:r>
            <w:proofErr w:type="spellEnd"/>
            <w:r w:rsidRPr="00DB25C4">
              <w:rPr>
                <w:rFonts w:eastAsia="Calibri" w:cstheme="minorHAnsi"/>
              </w:rPr>
              <w:t xml:space="preserve"> </w:t>
            </w:r>
            <w:proofErr w:type="spellStart"/>
            <w:r w:rsidRPr="00DB25C4">
              <w:rPr>
                <w:rFonts w:eastAsia="Calibri" w:cstheme="minorHAnsi"/>
              </w:rPr>
              <w:t>penerjemahan</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menghasilkan</w:t>
            </w:r>
            <w:proofErr w:type="spellEnd"/>
            <w:r w:rsidRPr="00DB25C4">
              <w:rPr>
                <w:rFonts w:eastAsia="Calibri" w:cstheme="minorHAnsi"/>
              </w:rPr>
              <w:t xml:space="preserve"> </w:t>
            </w:r>
            <w:proofErr w:type="spellStart"/>
            <w:r w:rsidRPr="00DB25C4">
              <w:rPr>
                <w:rFonts w:eastAsia="Calibri" w:cstheme="minorHAnsi"/>
              </w:rPr>
              <w:t>terjemahan</w:t>
            </w:r>
            <w:proofErr w:type="spellEnd"/>
            <w:r w:rsidRPr="00DB25C4">
              <w:rPr>
                <w:rFonts w:eastAsia="Calibri" w:cstheme="minorHAnsi"/>
              </w:rPr>
              <w:t xml:space="preserve"> yang </w:t>
            </w:r>
            <w:proofErr w:type="spellStart"/>
            <w:r w:rsidRPr="00DB25C4">
              <w:rPr>
                <w:rFonts w:eastAsia="Calibri" w:cstheme="minorHAnsi"/>
              </w:rPr>
              <w:t>komprehensif</w:t>
            </w:r>
            <w:proofErr w:type="spellEnd"/>
            <w:r w:rsidRPr="00DB25C4">
              <w:rPr>
                <w:rFonts w:eastAsia="Calibri" w:cstheme="minorHAnsi"/>
              </w:rPr>
              <w:t xml:space="preserve"> dan </w:t>
            </w:r>
            <w:proofErr w:type="spellStart"/>
            <w:r w:rsidRPr="00DB25C4">
              <w:rPr>
                <w:rFonts w:eastAsia="Calibri" w:cstheme="minorHAnsi"/>
              </w:rPr>
              <w:t>akurat</w:t>
            </w:r>
            <w:proofErr w:type="spellEnd"/>
            <w:r w:rsidRPr="00DB25C4">
              <w:rPr>
                <w:rFonts w:eastAsia="Calibri" w:cstheme="minorHAnsi"/>
              </w:rPr>
              <w:t xml:space="preserve"> </w:t>
            </w:r>
          </w:p>
          <w:p w14:paraId="51CC877B" w14:textId="77777777" w:rsidR="00EE2EA9" w:rsidRPr="00DB25C4" w:rsidRDefault="00EE2EA9" w:rsidP="009F6099">
            <w:pPr>
              <w:pStyle w:val="ListParagraph"/>
              <w:numPr>
                <w:ilvl w:val="0"/>
                <w:numId w:val="21"/>
              </w:numPr>
              <w:spacing w:after="0" w:line="240" w:lineRule="auto"/>
              <w:rPr>
                <w:rFonts w:cstheme="minorHAnsi"/>
              </w:rPr>
            </w:pPr>
            <w:proofErr w:type="spellStart"/>
            <w:r w:rsidRPr="00DB25C4">
              <w:rPr>
                <w:rFonts w:eastAsia="Calibri" w:cstheme="minorHAnsi"/>
              </w:rPr>
              <w:t>membekali</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dasar-</w:t>
            </w:r>
            <w:proofErr w:type="gramStart"/>
            <w:r w:rsidRPr="00DB25C4">
              <w:rPr>
                <w:rFonts w:eastAsia="Calibri" w:cstheme="minorHAnsi"/>
              </w:rPr>
              <w:t>dasar</w:t>
            </w:r>
            <w:proofErr w:type="spellEnd"/>
            <w:r w:rsidRPr="00DB25C4">
              <w:rPr>
                <w:rFonts w:eastAsia="Calibri" w:cstheme="minorHAnsi"/>
              </w:rPr>
              <w:t xml:space="preserve">  </w:t>
            </w:r>
            <w:proofErr w:type="spellStart"/>
            <w:r w:rsidRPr="00DB25C4">
              <w:rPr>
                <w:rFonts w:eastAsia="Calibri" w:cstheme="minorHAnsi"/>
              </w:rPr>
              <w:t>penelitian</w:t>
            </w:r>
            <w:proofErr w:type="spellEnd"/>
            <w:proofErr w:type="gram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menemukan</w:t>
            </w:r>
            <w:proofErr w:type="spellEnd"/>
            <w:r w:rsidRPr="00DB25C4">
              <w:rPr>
                <w:rFonts w:eastAsia="Calibri" w:cstheme="minorHAnsi"/>
              </w:rPr>
              <w:t xml:space="preserve"> dan </w:t>
            </w:r>
            <w:proofErr w:type="spellStart"/>
            <w:r w:rsidRPr="00DB25C4">
              <w:rPr>
                <w:rFonts w:eastAsia="Calibri" w:cstheme="minorHAnsi"/>
              </w:rPr>
              <w:t>memberikan</w:t>
            </w:r>
            <w:proofErr w:type="spellEnd"/>
            <w:r w:rsidRPr="00DB25C4">
              <w:rPr>
                <w:rFonts w:eastAsia="Calibri" w:cstheme="minorHAnsi"/>
              </w:rPr>
              <w:t xml:space="preserve"> </w:t>
            </w:r>
            <w:proofErr w:type="spellStart"/>
            <w:r w:rsidRPr="00DB25C4">
              <w:rPr>
                <w:rFonts w:eastAsia="Calibri" w:cstheme="minorHAnsi"/>
              </w:rPr>
              <w:t>alternatif</w:t>
            </w:r>
            <w:proofErr w:type="spellEnd"/>
            <w:r w:rsidRPr="00DB25C4">
              <w:rPr>
                <w:rFonts w:eastAsia="Calibri" w:cstheme="minorHAnsi"/>
              </w:rPr>
              <w:t xml:space="preserve"> </w:t>
            </w:r>
            <w:proofErr w:type="spellStart"/>
            <w:r w:rsidRPr="00DB25C4">
              <w:rPr>
                <w:rFonts w:eastAsia="Calibri" w:cstheme="minorHAnsi"/>
              </w:rPr>
              <w:t>penyelesaian</w:t>
            </w:r>
            <w:proofErr w:type="spellEnd"/>
            <w:r w:rsidRPr="00DB25C4">
              <w:rPr>
                <w:rFonts w:eastAsia="Calibri" w:cstheme="minorHAnsi"/>
              </w:rPr>
              <w:t xml:space="preserve"> </w:t>
            </w:r>
            <w:proofErr w:type="spellStart"/>
            <w:r w:rsidRPr="00DB25C4">
              <w:rPr>
                <w:rFonts w:eastAsia="Calibri" w:cstheme="minorHAnsi"/>
              </w:rPr>
              <w:t>masalah</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bidang</w:t>
            </w:r>
            <w:proofErr w:type="spellEnd"/>
            <w:r w:rsidRPr="00DB25C4">
              <w:rPr>
                <w:rFonts w:eastAsia="Calibri" w:cstheme="minorHAnsi"/>
              </w:rPr>
              <w:t xml:space="preserve"> </w:t>
            </w:r>
            <w:proofErr w:type="spellStart"/>
            <w:r w:rsidRPr="00DB25C4">
              <w:rPr>
                <w:rFonts w:eastAsia="Calibri" w:cstheme="minorHAnsi"/>
              </w:rPr>
              <w:t>pendidikan</w:t>
            </w:r>
            <w:proofErr w:type="spellEnd"/>
            <w:r w:rsidRPr="00DB25C4">
              <w:rPr>
                <w:rFonts w:eastAsia="Calibri" w:cstheme="minorHAnsi"/>
              </w:rPr>
              <w:t xml:space="preserve">, </w:t>
            </w:r>
            <w:proofErr w:type="spellStart"/>
            <w:r w:rsidRPr="00DB25C4">
              <w:rPr>
                <w:rFonts w:eastAsia="Calibri" w:cstheme="minorHAnsi"/>
              </w:rPr>
              <w:t>budaya</w:t>
            </w:r>
            <w:proofErr w:type="spellEnd"/>
            <w:r w:rsidRPr="00DB25C4">
              <w:rPr>
                <w:rFonts w:eastAsia="Calibri" w:cstheme="minorHAnsi"/>
              </w:rPr>
              <w:t xml:space="preserve"> dan </w:t>
            </w:r>
            <w:proofErr w:type="spellStart"/>
            <w:r w:rsidRPr="00DB25C4">
              <w:rPr>
                <w:rFonts w:eastAsia="Calibri" w:cstheme="minorHAnsi"/>
              </w:rPr>
              <w:t>penerjemahan</w:t>
            </w:r>
            <w:proofErr w:type="spellEnd"/>
            <w:r w:rsidRPr="00DB25C4">
              <w:rPr>
                <w:rFonts w:eastAsia="Calibri" w:cstheme="minorHAnsi"/>
              </w:rPr>
              <w:t xml:space="preserve"> Bahasa Mandarin.</w:t>
            </w:r>
          </w:p>
          <w:p w14:paraId="2E7666A1" w14:textId="77777777" w:rsidR="00EE2EA9" w:rsidRPr="00DB25C4" w:rsidRDefault="00EE2EA9" w:rsidP="009F6099">
            <w:pPr>
              <w:pStyle w:val="ListParagraph"/>
              <w:numPr>
                <w:ilvl w:val="0"/>
                <w:numId w:val="21"/>
              </w:numPr>
              <w:spacing w:after="0" w:line="240" w:lineRule="auto"/>
              <w:rPr>
                <w:rFonts w:cstheme="minorHAnsi"/>
              </w:rPr>
            </w:pPr>
            <w:proofErr w:type="spellStart"/>
            <w:r w:rsidRPr="00DB25C4">
              <w:rPr>
                <w:rFonts w:eastAsia="Calibri" w:cstheme="minorHAnsi"/>
              </w:rPr>
              <w:t>membekali</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empat</w:t>
            </w:r>
            <w:proofErr w:type="spellEnd"/>
            <w:r w:rsidRPr="00DB25C4">
              <w:rPr>
                <w:rFonts w:eastAsia="Calibri" w:cstheme="minorHAnsi"/>
              </w:rPr>
              <w:t xml:space="preserve"> </w:t>
            </w:r>
            <w:proofErr w:type="spellStart"/>
            <w:r w:rsidRPr="00DB25C4">
              <w:rPr>
                <w:rFonts w:eastAsia="Calibri" w:cstheme="minorHAnsi"/>
              </w:rPr>
              <w:t>keterampilan</w:t>
            </w:r>
            <w:proofErr w:type="spellEnd"/>
            <w:r w:rsidRPr="00DB25C4">
              <w:rPr>
                <w:rFonts w:eastAsia="Calibri" w:cstheme="minorHAnsi"/>
              </w:rPr>
              <w:t xml:space="preserve"> </w:t>
            </w:r>
            <w:proofErr w:type="spellStart"/>
            <w:r w:rsidRPr="00DB25C4">
              <w:rPr>
                <w:rFonts w:eastAsia="Calibri" w:cstheme="minorHAnsi"/>
              </w:rPr>
              <w:t>berbahasa</w:t>
            </w:r>
            <w:proofErr w:type="spellEnd"/>
            <w:r w:rsidRPr="00DB25C4">
              <w:rPr>
                <w:rFonts w:eastAsia="Calibri" w:cstheme="minorHAnsi"/>
              </w:rPr>
              <w:t xml:space="preserve"> Mandarin </w:t>
            </w:r>
            <w:proofErr w:type="spellStart"/>
            <w:r w:rsidRPr="00DB25C4">
              <w:rPr>
                <w:rFonts w:eastAsia="Calibri" w:cstheme="minorHAnsi"/>
              </w:rPr>
              <w:t>melalui</w:t>
            </w:r>
            <w:proofErr w:type="spellEnd"/>
            <w:r w:rsidRPr="00DB25C4">
              <w:rPr>
                <w:rFonts w:eastAsia="Calibri" w:cstheme="minorHAnsi"/>
              </w:rPr>
              <w:t xml:space="preserve"> </w:t>
            </w:r>
            <w:proofErr w:type="spellStart"/>
            <w:r w:rsidRPr="00DB25C4">
              <w:rPr>
                <w:rFonts w:eastAsia="Calibri" w:cstheme="minorHAnsi"/>
              </w:rPr>
              <w:t>mata</w:t>
            </w:r>
            <w:proofErr w:type="spellEnd"/>
            <w:r w:rsidRPr="00DB25C4">
              <w:rPr>
                <w:rFonts w:eastAsia="Calibri" w:cstheme="minorHAnsi"/>
              </w:rPr>
              <w:t xml:space="preserve"> </w:t>
            </w:r>
            <w:proofErr w:type="spellStart"/>
            <w:r w:rsidRPr="00DB25C4">
              <w:rPr>
                <w:rFonts w:eastAsia="Calibri" w:cstheme="minorHAnsi"/>
              </w:rPr>
              <w:t>kuliah</w:t>
            </w:r>
            <w:proofErr w:type="spellEnd"/>
            <w:r w:rsidRPr="00DB25C4">
              <w:rPr>
                <w:rFonts w:eastAsia="Calibri" w:cstheme="minorHAnsi"/>
              </w:rPr>
              <w:t xml:space="preserve"> </w:t>
            </w:r>
            <w:proofErr w:type="spellStart"/>
            <w:r w:rsidRPr="00DB25C4">
              <w:rPr>
                <w:rFonts w:eastAsia="Calibri" w:cstheme="minorHAnsi"/>
              </w:rPr>
              <w:t>keilmuan</w:t>
            </w:r>
            <w:proofErr w:type="spellEnd"/>
            <w:r w:rsidRPr="00DB25C4">
              <w:rPr>
                <w:rFonts w:eastAsia="Calibri" w:cstheme="minorHAnsi"/>
              </w:rPr>
              <w:t>.</w:t>
            </w:r>
          </w:p>
        </w:tc>
        <w:tc>
          <w:tcPr>
            <w:tcW w:w="4675" w:type="dxa"/>
          </w:tcPr>
          <w:p w14:paraId="0F4C0C60" w14:textId="77777777" w:rsidR="00EE2EA9" w:rsidRPr="00DB25C4" w:rsidRDefault="00EE2EA9" w:rsidP="00687314">
            <w:pPr>
              <w:autoSpaceDE w:val="0"/>
              <w:autoSpaceDN w:val="0"/>
              <w:adjustRightInd w:val="0"/>
              <w:spacing w:after="0" w:line="240" w:lineRule="auto"/>
              <w:jc w:val="both"/>
              <w:rPr>
                <w:rFonts w:cstheme="minorHAnsi"/>
                <w:color w:val="000000"/>
              </w:rPr>
            </w:pPr>
            <w:r w:rsidRPr="00DB25C4">
              <w:rPr>
                <w:rFonts w:cstheme="minorHAnsi"/>
                <w:color w:val="000000" w:themeColor="text1"/>
              </w:rPr>
              <w:t xml:space="preserve">PPBM </w:t>
            </w:r>
            <w:proofErr w:type="spellStart"/>
            <w:r w:rsidRPr="00DB25C4">
              <w:rPr>
                <w:rFonts w:cstheme="minorHAnsi"/>
                <w:color w:val="000000" w:themeColor="text1"/>
              </w:rPr>
              <w:t>memiliki</w:t>
            </w:r>
            <w:proofErr w:type="spellEnd"/>
            <w:r w:rsidRPr="00DB25C4">
              <w:rPr>
                <w:rFonts w:cstheme="minorHAnsi"/>
                <w:color w:val="000000" w:themeColor="text1"/>
              </w:rPr>
              <w:t xml:space="preserve"> strategi program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mencapai</w:t>
            </w:r>
            <w:proofErr w:type="spellEnd"/>
            <w:r w:rsidRPr="00DB25C4">
              <w:rPr>
                <w:rFonts w:cstheme="minorHAnsi"/>
                <w:color w:val="000000" w:themeColor="text1"/>
              </w:rPr>
              <w:t xml:space="preserve"> </w:t>
            </w:r>
            <w:proofErr w:type="spellStart"/>
            <w:r w:rsidRPr="00DB25C4">
              <w:rPr>
                <w:rFonts w:cstheme="minorHAnsi"/>
                <w:color w:val="000000" w:themeColor="text1"/>
              </w:rPr>
              <w:t>visi</w:t>
            </w:r>
            <w:proofErr w:type="spellEnd"/>
            <w:r w:rsidRPr="00DB25C4">
              <w:rPr>
                <w:rFonts w:cstheme="minorHAnsi"/>
                <w:color w:val="000000" w:themeColor="text1"/>
              </w:rPr>
              <w:t xml:space="preserve"> </w:t>
            </w:r>
            <w:proofErr w:type="spellStart"/>
            <w:r w:rsidRPr="00DB25C4">
              <w:rPr>
                <w:rFonts w:cstheme="minorHAnsi"/>
                <w:color w:val="000000" w:themeColor="text1"/>
              </w:rPr>
              <w:t>sebagai</w:t>
            </w:r>
            <w:proofErr w:type="spellEnd"/>
            <w:r w:rsidRPr="00DB25C4">
              <w:rPr>
                <w:rFonts w:cstheme="minorHAnsi"/>
                <w:color w:val="000000" w:themeColor="text1"/>
              </w:rPr>
              <w:t xml:space="preserve"> </w:t>
            </w:r>
            <w:proofErr w:type="spellStart"/>
            <w:r w:rsidRPr="00DB25C4">
              <w:rPr>
                <w:rFonts w:cstheme="minorHAnsi"/>
                <w:color w:val="000000" w:themeColor="text1"/>
              </w:rPr>
              <w:t>berikut</w:t>
            </w:r>
            <w:proofErr w:type="spellEnd"/>
            <w:r w:rsidRPr="00DB25C4">
              <w:rPr>
                <w:rFonts w:cstheme="minorHAnsi"/>
                <w:color w:val="000000" w:themeColor="text1"/>
              </w:rPr>
              <w:t>:</w:t>
            </w:r>
          </w:p>
          <w:p w14:paraId="73838933"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bidang</w:t>
            </w:r>
            <w:proofErr w:type="spellEnd"/>
            <w:r w:rsidRPr="00DB25C4">
              <w:rPr>
                <w:rFonts w:cstheme="minorHAnsi"/>
                <w:color w:val="000000"/>
              </w:rPr>
              <w:t xml:space="preserve"> </w:t>
            </w:r>
            <w:proofErr w:type="spellStart"/>
            <w:r w:rsidRPr="00DB25C4">
              <w:rPr>
                <w:rFonts w:cstheme="minorHAnsi"/>
                <w:color w:val="000000"/>
              </w:rPr>
              <w:t>pendidikan</w:t>
            </w:r>
            <w:proofErr w:type="spellEnd"/>
            <w:r w:rsidRPr="00DB25C4">
              <w:rPr>
                <w:rFonts w:cstheme="minorHAnsi"/>
                <w:color w:val="000000"/>
              </w:rPr>
              <w:t>:</w:t>
            </w:r>
          </w:p>
          <w:p w14:paraId="183370ED" w14:textId="77777777" w:rsidR="00EE2EA9" w:rsidRPr="00DB25C4" w:rsidRDefault="00EE2EA9" w:rsidP="009F6099">
            <w:pPr>
              <w:pStyle w:val="ListParagraph"/>
              <w:numPr>
                <w:ilvl w:val="0"/>
                <w:numId w:val="22"/>
              </w:numPr>
              <w:autoSpaceDE w:val="0"/>
              <w:autoSpaceDN w:val="0"/>
              <w:adjustRightInd w:val="0"/>
              <w:spacing w:after="0" w:line="240" w:lineRule="auto"/>
              <w:ind w:left="342" w:hanging="342"/>
              <w:jc w:val="both"/>
              <w:rPr>
                <w:rFonts w:cstheme="minorHAnsi"/>
              </w:rPr>
            </w:pPr>
            <w:r w:rsidRPr="00DB25C4">
              <w:rPr>
                <w:rFonts w:cstheme="minorHAnsi"/>
                <w:color w:val="000000"/>
              </w:rPr>
              <w:t xml:space="preserve">PPBM </w:t>
            </w:r>
            <w:proofErr w:type="spellStart"/>
            <w:r w:rsidRPr="00DB25C4">
              <w:rPr>
                <w:rFonts w:cstheme="minorHAnsi"/>
              </w:rPr>
              <w:t>Mengikutkan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pelatihan</w:t>
            </w:r>
            <w:proofErr w:type="spellEnd"/>
            <w:r w:rsidRPr="00DB25C4">
              <w:rPr>
                <w:rFonts w:cstheme="minorHAnsi"/>
              </w:rPr>
              <w:t xml:space="preserve"> di </w:t>
            </w:r>
            <w:proofErr w:type="spellStart"/>
            <w:r w:rsidRPr="00DB25C4">
              <w:rPr>
                <w:rFonts w:cstheme="minorHAnsi"/>
              </w:rPr>
              <w:t>bidang</w:t>
            </w:r>
            <w:proofErr w:type="spellEnd"/>
            <w:r w:rsidRPr="00DB25C4">
              <w:rPr>
                <w:rFonts w:cstheme="minorHAnsi"/>
              </w:rPr>
              <w:t xml:space="preserve"> </w:t>
            </w:r>
            <w:proofErr w:type="spellStart"/>
            <w:r w:rsidRPr="00DB25C4">
              <w:rPr>
                <w:rFonts w:cstheme="minorHAnsi"/>
              </w:rPr>
              <w:t>pengajaran</w:t>
            </w:r>
            <w:proofErr w:type="spellEnd"/>
            <w:r w:rsidRPr="00DB25C4">
              <w:rPr>
                <w:rFonts w:cstheme="minorHAnsi"/>
              </w:rPr>
              <w:t xml:space="preserve">, </w:t>
            </w:r>
            <w:proofErr w:type="spellStart"/>
            <w:r w:rsidRPr="00DB25C4">
              <w:rPr>
                <w:rFonts w:cstheme="minorHAnsi"/>
              </w:rPr>
              <w:t>mengadakan</w:t>
            </w:r>
            <w:proofErr w:type="spellEnd"/>
            <w:r w:rsidRPr="00DB25C4">
              <w:rPr>
                <w:rFonts w:cstheme="minorHAnsi"/>
              </w:rPr>
              <w:t xml:space="preserve"> </w:t>
            </w:r>
            <w:proofErr w:type="spellStart"/>
            <w:r w:rsidRPr="00DB25C4">
              <w:rPr>
                <w:rFonts w:cstheme="minorHAnsi"/>
              </w:rPr>
              <w:t>pelatihan</w:t>
            </w:r>
            <w:proofErr w:type="spellEnd"/>
            <w:r w:rsidRPr="00DB25C4">
              <w:rPr>
                <w:rFonts w:cstheme="minorHAnsi"/>
              </w:rPr>
              <w:t xml:space="preserve"> </w:t>
            </w:r>
            <w:proofErr w:type="spellStart"/>
            <w:r w:rsidRPr="00DB25C4">
              <w:rPr>
                <w:rFonts w:cstheme="minorHAnsi"/>
              </w:rPr>
              <w:t>bagi</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dibidang</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dan </w:t>
            </w:r>
            <w:proofErr w:type="spellStart"/>
            <w:r w:rsidRPr="00DB25C4">
              <w:rPr>
                <w:rFonts w:cstheme="minorHAnsi"/>
              </w:rPr>
              <w:t>pengabdian</w:t>
            </w:r>
            <w:proofErr w:type="spellEnd"/>
            <w:r w:rsidRPr="00DB25C4">
              <w:rPr>
                <w:rFonts w:cstheme="minorHAnsi"/>
              </w:rPr>
              <w:t xml:space="preserve"> </w:t>
            </w:r>
            <w:proofErr w:type="spellStart"/>
            <w:r w:rsidRPr="00DB25C4">
              <w:rPr>
                <w:rFonts w:cstheme="minorHAnsi"/>
              </w:rPr>
              <w:t>masyarakat</w:t>
            </w:r>
            <w:proofErr w:type="spellEnd"/>
            <w:r w:rsidRPr="00DB25C4">
              <w:rPr>
                <w:rFonts w:cstheme="minorHAnsi"/>
              </w:rPr>
              <w:t xml:space="preserve">. </w:t>
            </w:r>
          </w:p>
          <w:p w14:paraId="087FF045" w14:textId="77777777" w:rsidR="00EE2EA9" w:rsidRPr="00DB25C4" w:rsidRDefault="00EE2EA9" w:rsidP="009F6099">
            <w:pPr>
              <w:pStyle w:val="ListParagraph"/>
              <w:numPr>
                <w:ilvl w:val="0"/>
                <w:numId w:val="22"/>
              </w:numPr>
              <w:autoSpaceDE w:val="0"/>
              <w:autoSpaceDN w:val="0"/>
              <w:adjustRightInd w:val="0"/>
              <w:spacing w:after="0" w:line="240" w:lineRule="auto"/>
              <w:ind w:left="342" w:hanging="342"/>
              <w:jc w:val="both"/>
              <w:rPr>
                <w:rFonts w:cstheme="minorHAnsi"/>
              </w:rPr>
            </w:pPr>
            <w:proofErr w:type="spellStart"/>
            <w:r w:rsidRPr="00DB25C4">
              <w:rPr>
                <w:rFonts w:cstheme="minorHAnsi"/>
              </w:rPr>
              <w:t>Mendukung</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mendapatkan</w:t>
            </w:r>
            <w:proofErr w:type="spellEnd"/>
            <w:r w:rsidRPr="00DB25C4">
              <w:rPr>
                <w:rFonts w:cstheme="minorHAnsi"/>
              </w:rPr>
              <w:t xml:space="preserve"> dan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Jabatan</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(JAD). </w:t>
            </w:r>
            <w:proofErr w:type="spellStart"/>
            <w:r w:rsidRPr="00DB25C4">
              <w:rPr>
                <w:rFonts w:cstheme="minorHAnsi"/>
              </w:rPr>
              <w:t>Mengikutkan</w:t>
            </w:r>
            <w:proofErr w:type="spellEnd"/>
            <w:r w:rsidRPr="00DB25C4">
              <w:rPr>
                <w:rFonts w:cstheme="minorHAnsi"/>
              </w:rPr>
              <w:t xml:space="preserve"> </w:t>
            </w:r>
            <w:proofErr w:type="spellStart"/>
            <w:r w:rsidRPr="00DB25C4">
              <w:rPr>
                <w:rFonts w:cstheme="minorHAnsi"/>
              </w:rPr>
              <w:t>Kaprodi</w:t>
            </w:r>
            <w:proofErr w:type="spellEnd"/>
            <w:r w:rsidRPr="00DB25C4">
              <w:rPr>
                <w:rFonts w:cstheme="minorHAnsi"/>
              </w:rPr>
              <w:t xml:space="preserve"> </w:t>
            </w:r>
            <w:proofErr w:type="spellStart"/>
            <w:r w:rsidRPr="00DB25C4">
              <w:rPr>
                <w:rFonts w:cstheme="minorHAnsi"/>
              </w:rPr>
              <w:t>beserta</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pelatihan</w:t>
            </w:r>
            <w:proofErr w:type="spellEnd"/>
            <w:r w:rsidRPr="00DB25C4">
              <w:rPr>
                <w:rFonts w:cstheme="minorHAnsi"/>
              </w:rPr>
              <w:t xml:space="preserve"> </w:t>
            </w:r>
            <w:proofErr w:type="spellStart"/>
            <w:r w:rsidRPr="00DB25C4">
              <w:rPr>
                <w:rFonts w:cstheme="minorHAnsi"/>
              </w:rPr>
              <w:t>kurikulum</w:t>
            </w:r>
            <w:proofErr w:type="spellEnd"/>
            <w:r w:rsidRPr="00DB25C4">
              <w:rPr>
                <w:rFonts w:cstheme="minorHAnsi"/>
              </w:rPr>
              <w:t xml:space="preserve"> </w:t>
            </w:r>
            <w:proofErr w:type="spellStart"/>
            <w:r w:rsidRPr="00DB25C4">
              <w:rPr>
                <w:rFonts w:cstheme="minorHAnsi"/>
              </w:rPr>
              <w:t>berbasis</w:t>
            </w:r>
            <w:proofErr w:type="spellEnd"/>
            <w:r w:rsidRPr="00DB25C4">
              <w:rPr>
                <w:rFonts w:cstheme="minorHAnsi"/>
              </w:rPr>
              <w:t xml:space="preserve"> OBE.</w:t>
            </w:r>
          </w:p>
          <w:p w14:paraId="2F313513" w14:textId="77777777" w:rsidR="00EE2EA9" w:rsidRPr="00DB25C4" w:rsidRDefault="00EE2EA9" w:rsidP="009F6099">
            <w:pPr>
              <w:pStyle w:val="ListParagraph"/>
              <w:numPr>
                <w:ilvl w:val="0"/>
                <w:numId w:val="22"/>
              </w:numPr>
              <w:autoSpaceDE w:val="0"/>
              <w:autoSpaceDN w:val="0"/>
              <w:adjustRightInd w:val="0"/>
              <w:spacing w:after="0" w:line="240" w:lineRule="auto"/>
              <w:ind w:left="342" w:hanging="342"/>
              <w:jc w:val="both"/>
              <w:rPr>
                <w:rFonts w:cstheme="minorHAnsi"/>
              </w:rPr>
            </w:pP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pemanfaatan</w:t>
            </w:r>
            <w:proofErr w:type="spellEnd"/>
            <w:r w:rsidRPr="00DB25C4">
              <w:rPr>
                <w:rFonts w:cstheme="minorHAnsi"/>
              </w:rPr>
              <w:t xml:space="preserve"> </w:t>
            </w:r>
            <w:proofErr w:type="spellStart"/>
            <w:r w:rsidRPr="00DB25C4">
              <w:rPr>
                <w:rFonts w:cstheme="minorHAnsi"/>
              </w:rPr>
              <w:t>teknologi</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pelayanan</w:t>
            </w:r>
            <w:proofErr w:type="spellEnd"/>
            <w:r w:rsidRPr="00DB25C4">
              <w:rPr>
                <w:rFonts w:cstheme="minorHAnsi"/>
              </w:rPr>
              <w:t xml:space="preserve"> </w:t>
            </w:r>
            <w:proofErr w:type="spellStart"/>
            <w:r w:rsidRPr="00DB25C4">
              <w:rPr>
                <w:rFonts w:cstheme="minorHAnsi"/>
              </w:rPr>
              <w:t>akademik</w:t>
            </w:r>
            <w:proofErr w:type="spellEnd"/>
          </w:p>
          <w:p w14:paraId="0DCDE19D" w14:textId="77777777" w:rsidR="00EE2EA9" w:rsidRPr="00DB25C4" w:rsidRDefault="00EE2EA9" w:rsidP="009F6099">
            <w:pPr>
              <w:pStyle w:val="ListParagraph"/>
              <w:numPr>
                <w:ilvl w:val="0"/>
                <w:numId w:val="22"/>
              </w:numPr>
              <w:autoSpaceDE w:val="0"/>
              <w:autoSpaceDN w:val="0"/>
              <w:adjustRightInd w:val="0"/>
              <w:spacing w:after="0" w:line="240" w:lineRule="auto"/>
              <w:ind w:left="342" w:hanging="342"/>
              <w:jc w:val="both"/>
              <w:rPr>
                <w:rFonts w:cstheme="minorHAnsi"/>
              </w:rPr>
            </w:pPr>
            <w:proofErr w:type="spellStart"/>
            <w:r w:rsidRPr="00DB25C4">
              <w:rPr>
                <w:rFonts w:cstheme="minorHAnsi"/>
              </w:rPr>
              <w:t>Pengembangan</w:t>
            </w:r>
            <w:proofErr w:type="spellEnd"/>
            <w:r w:rsidRPr="00DB25C4">
              <w:rPr>
                <w:rFonts w:cstheme="minorHAnsi"/>
              </w:rPr>
              <w:t xml:space="preserve"> soft skills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mendorong</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aktif</w:t>
            </w:r>
            <w:proofErr w:type="spellEnd"/>
            <w:r w:rsidRPr="00DB25C4">
              <w:rPr>
                <w:rFonts w:cstheme="minorHAnsi"/>
              </w:rPr>
              <w:t xml:space="preserve"> </w:t>
            </w:r>
            <w:proofErr w:type="spellStart"/>
            <w:r w:rsidRPr="00DB25C4">
              <w:rPr>
                <w:rFonts w:cstheme="minorHAnsi"/>
              </w:rPr>
              <w:t>berpartisipasi</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kemahasiswaan</w:t>
            </w:r>
            <w:proofErr w:type="spellEnd"/>
            <w:r w:rsidRPr="00DB25C4">
              <w:rPr>
                <w:rFonts w:cstheme="minorHAnsi"/>
              </w:rPr>
              <w:t xml:space="preserve"> dan UKM.</w:t>
            </w:r>
          </w:p>
          <w:p w14:paraId="2E54F0FE" w14:textId="77777777" w:rsidR="00EE2EA9" w:rsidRPr="00DB25C4" w:rsidRDefault="00EE2EA9" w:rsidP="009F6099">
            <w:pPr>
              <w:pStyle w:val="ListParagraph"/>
              <w:numPr>
                <w:ilvl w:val="0"/>
                <w:numId w:val="22"/>
              </w:numPr>
              <w:autoSpaceDE w:val="0"/>
              <w:autoSpaceDN w:val="0"/>
              <w:adjustRightInd w:val="0"/>
              <w:spacing w:after="0" w:line="240" w:lineRule="auto"/>
              <w:ind w:left="342" w:hanging="342"/>
              <w:jc w:val="both"/>
              <w:rPr>
                <w:rFonts w:cstheme="minorHAnsi"/>
              </w:rPr>
            </w:pP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akhlak</w:t>
            </w:r>
            <w:proofErr w:type="spellEnd"/>
            <w:r w:rsidRPr="00DB25C4">
              <w:rPr>
                <w:rFonts w:cstheme="minorHAnsi"/>
              </w:rPr>
              <w:t xml:space="preserve">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menerapkan</w:t>
            </w:r>
            <w:proofErr w:type="spellEnd"/>
            <w:r w:rsidRPr="00DB25C4">
              <w:rPr>
                <w:rFonts w:cstheme="minorHAnsi"/>
              </w:rPr>
              <w:t xml:space="preserve"> </w:t>
            </w:r>
            <w:proofErr w:type="spellStart"/>
            <w:r w:rsidRPr="00DB25C4">
              <w:rPr>
                <w:rFonts w:cstheme="minorHAnsi"/>
              </w:rPr>
              <w:t>satu</w:t>
            </w:r>
            <w:proofErr w:type="spellEnd"/>
            <w:r w:rsidRPr="00DB25C4">
              <w:rPr>
                <w:rFonts w:cstheme="minorHAnsi"/>
              </w:rPr>
              <w:t xml:space="preserve"> </w:t>
            </w:r>
            <w:proofErr w:type="spellStart"/>
            <w:r w:rsidRPr="00DB25C4">
              <w:rPr>
                <w:rFonts w:cstheme="minorHAnsi"/>
              </w:rPr>
              <w:t>nilai</w:t>
            </w:r>
            <w:proofErr w:type="spellEnd"/>
            <w:r w:rsidRPr="00DB25C4">
              <w:rPr>
                <w:rFonts w:cstheme="minorHAnsi"/>
              </w:rPr>
              <w:t xml:space="preserve"> Ma Chung </w:t>
            </w:r>
            <w:proofErr w:type="spellStart"/>
            <w:r w:rsidRPr="00DB25C4">
              <w:rPr>
                <w:rFonts w:cstheme="minorHAnsi"/>
              </w:rPr>
              <w:t>setiap</w:t>
            </w:r>
            <w:proofErr w:type="spellEnd"/>
            <w:r w:rsidRPr="00DB25C4">
              <w:rPr>
                <w:rFonts w:cstheme="minorHAnsi"/>
              </w:rPr>
              <w:t xml:space="preserve"> </w:t>
            </w:r>
            <w:proofErr w:type="spellStart"/>
            <w:r w:rsidRPr="00DB25C4">
              <w:rPr>
                <w:rFonts w:cstheme="minorHAnsi"/>
              </w:rPr>
              <w:t>bulan</w:t>
            </w:r>
            <w:proofErr w:type="spellEnd"/>
            <w:r w:rsidRPr="00DB25C4">
              <w:rPr>
                <w:rFonts w:cstheme="minorHAnsi"/>
              </w:rPr>
              <w:t>.</w:t>
            </w:r>
          </w:p>
          <w:p w14:paraId="0BAE1984" w14:textId="77777777" w:rsidR="00EE2EA9" w:rsidRPr="00DB25C4" w:rsidRDefault="00EE2EA9" w:rsidP="009F6099">
            <w:pPr>
              <w:pStyle w:val="ListParagraph"/>
              <w:numPr>
                <w:ilvl w:val="0"/>
                <w:numId w:val="22"/>
              </w:numPr>
              <w:autoSpaceDE w:val="0"/>
              <w:autoSpaceDN w:val="0"/>
              <w:adjustRightInd w:val="0"/>
              <w:spacing w:after="0" w:line="240" w:lineRule="auto"/>
              <w:ind w:left="342" w:hanging="342"/>
              <w:jc w:val="both"/>
              <w:rPr>
                <w:rFonts w:cstheme="minorHAnsi"/>
                <w:color w:val="000000"/>
              </w:rPr>
            </w:pP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komunikasi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Hunan Normal University dan Hangzhou Normal University,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menjalin</w:t>
            </w:r>
            <w:proofErr w:type="spellEnd"/>
            <w:r w:rsidRPr="00DB25C4">
              <w:rPr>
                <w:rFonts w:cstheme="minorHAnsi"/>
              </w:rPr>
              <w:t xml:space="preserve"> </w:t>
            </w:r>
            <w:proofErr w:type="spellStart"/>
            <w:r w:rsidRPr="00DB25C4">
              <w:rPr>
                <w:rFonts w:cstheme="minorHAnsi"/>
              </w:rPr>
              <w:t>hubungan</w:t>
            </w:r>
            <w:proofErr w:type="spellEnd"/>
            <w:r w:rsidRPr="00DB25C4">
              <w:rPr>
                <w:rFonts w:cstheme="minorHAnsi"/>
              </w:rPr>
              <w:t xml:space="preserve"> yang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Dekan</w:t>
            </w:r>
            <w:proofErr w:type="spellEnd"/>
            <w:r w:rsidRPr="00DB25C4">
              <w:rPr>
                <w:rFonts w:cstheme="minorHAnsi"/>
              </w:rPr>
              <w:t xml:space="preserve"> </w:t>
            </w:r>
            <w:r w:rsidRPr="00DB25C4">
              <w:rPr>
                <w:rFonts w:cstheme="minorHAnsi"/>
                <w:i/>
              </w:rPr>
              <w:t>International College of Chinese Language and Culture</w:t>
            </w:r>
            <w:r w:rsidRPr="00DB25C4">
              <w:rPr>
                <w:rFonts w:cstheme="minorHAnsi"/>
              </w:rPr>
              <w:t xml:space="preserve"> di </w:t>
            </w:r>
            <w:proofErr w:type="spellStart"/>
            <w:r w:rsidRPr="00DB25C4">
              <w:rPr>
                <w:rFonts w:cstheme="minorHAnsi"/>
              </w:rPr>
              <w:t>kedua</w:t>
            </w:r>
            <w:proofErr w:type="spellEnd"/>
            <w:r w:rsidRPr="00DB25C4">
              <w:rPr>
                <w:rFonts w:cstheme="minorHAnsi"/>
              </w:rPr>
              <w:t xml:space="preserve"> Universitas </w:t>
            </w:r>
            <w:proofErr w:type="spellStart"/>
            <w:r w:rsidRPr="00DB25C4">
              <w:rPr>
                <w:rFonts w:cstheme="minorHAnsi"/>
              </w:rPr>
              <w:t>tersebut</w:t>
            </w:r>
            <w:proofErr w:type="spellEnd"/>
            <w:r w:rsidRPr="00DB25C4">
              <w:rPr>
                <w:rFonts w:cstheme="minorHAnsi"/>
              </w:rPr>
              <w:t>.</w:t>
            </w:r>
            <w:r w:rsidRPr="00DB25C4">
              <w:rPr>
                <w:rFonts w:cstheme="minorHAnsi"/>
                <w:color w:val="000000"/>
              </w:rPr>
              <w:t xml:space="preserve"> </w:t>
            </w:r>
          </w:p>
        </w:tc>
      </w:tr>
      <w:tr w:rsidR="00EE2EA9" w:rsidRPr="00DB25C4" w14:paraId="197623D8" w14:textId="77777777" w:rsidTr="00CD4E67">
        <w:tc>
          <w:tcPr>
            <w:tcW w:w="4675" w:type="dxa"/>
            <w:vMerge/>
          </w:tcPr>
          <w:p w14:paraId="253E2785" w14:textId="77777777" w:rsidR="00EE2EA9" w:rsidRPr="00DB25C4" w:rsidRDefault="00EE2EA9" w:rsidP="00687314">
            <w:pPr>
              <w:autoSpaceDE w:val="0"/>
              <w:autoSpaceDN w:val="0"/>
              <w:adjustRightInd w:val="0"/>
              <w:spacing w:after="0" w:line="240" w:lineRule="auto"/>
              <w:jc w:val="both"/>
              <w:rPr>
                <w:rFonts w:cstheme="minorHAnsi"/>
                <w:color w:val="000000"/>
              </w:rPr>
            </w:pPr>
          </w:p>
        </w:tc>
        <w:tc>
          <w:tcPr>
            <w:tcW w:w="4675" w:type="dxa"/>
          </w:tcPr>
          <w:p w14:paraId="5C7EE48B"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Penelitian</w:t>
            </w:r>
            <w:proofErr w:type="spellEnd"/>
          </w:p>
          <w:p w14:paraId="0B12906D" w14:textId="77777777" w:rsidR="00EE2EA9" w:rsidRPr="00DB25C4" w:rsidRDefault="00EE2EA9" w:rsidP="009F6099">
            <w:pPr>
              <w:pStyle w:val="ListParagraph"/>
              <w:numPr>
                <w:ilvl w:val="0"/>
                <w:numId w:val="23"/>
              </w:numPr>
              <w:autoSpaceDE w:val="0"/>
              <w:autoSpaceDN w:val="0"/>
              <w:adjustRightInd w:val="0"/>
              <w:spacing w:after="0" w:line="240" w:lineRule="auto"/>
              <w:ind w:left="342" w:hanging="342"/>
              <w:jc w:val="both"/>
              <w:rPr>
                <w:rFonts w:cstheme="minorHAnsi"/>
              </w:rPr>
            </w:pPr>
            <w:proofErr w:type="spellStart"/>
            <w:r w:rsidRPr="00DB25C4">
              <w:rPr>
                <w:rFonts w:cstheme="minorHAnsi"/>
              </w:rPr>
              <w:t>Mengadakan</w:t>
            </w:r>
            <w:proofErr w:type="spellEnd"/>
            <w:r w:rsidRPr="00DB25C4">
              <w:rPr>
                <w:rFonts w:cstheme="minorHAnsi"/>
              </w:rPr>
              <w:t xml:space="preserve"> </w:t>
            </w:r>
            <w:proofErr w:type="spellStart"/>
            <w:r w:rsidRPr="00DB25C4">
              <w:rPr>
                <w:rFonts w:cstheme="minorHAnsi"/>
              </w:rPr>
              <w:t>pelatihan</w:t>
            </w:r>
            <w:proofErr w:type="spellEnd"/>
            <w:r w:rsidRPr="00DB25C4">
              <w:rPr>
                <w:rFonts w:cstheme="minorHAnsi"/>
              </w:rPr>
              <w:t xml:space="preserve"> </w:t>
            </w:r>
            <w:proofErr w:type="spellStart"/>
            <w:r w:rsidRPr="00DB25C4">
              <w:rPr>
                <w:rFonts w:cstheme="minorHAnsi"/>
              </w:rPr>
              <w:t>penulisan</w:t>
            </w:r>
            <w:proofErr w:type="spellEnd"/>
            <w:r w:rsidRPr="00DB25C4">
              <w:rPr>
                <w:rFonts w:cstheme="minorHAnsi"/>
              </w:rPr>
              <w:t xml:space="preserve"> </w:t>
            </w:r>
            <w:proofErr w:type="spellStart"/>
            <w:r w:rsidRPr="00DB25C4">
              <w:rPr>
                <w:rFonts w:cstheme="minorHAnsi"/>
              </w:rPr>
              <w:t>karya</w:t>
            </w:r>
            <w:proofErr w:type="spellEnd"/>
            <w:r w:rsidRPr="00DB25C4">
              <w:rPr>
                <w:rFonts w:cstheme="minorHAnsi"/>
              </w:rPr>
              <w:t xml:space="preserve"> </w:t>
            </w:r>
            <w:proofErr w:type="spellStart"/>
            <w:r w:rsidRPr="00DB25C4">
              <w:rPr>
                <w:rFonts w:cstheme="minorHAnsi"/>
              </w:rPr>
              <w:t>ilmiah</w:t>
            </w:r>
            <w:proofErr w:type="spellEnd"/>
            <w:r w:rsidRPr="00DB25C4">
              <w:rPr>
                <w:rFonts w:cstheme="minorHAnsi"/>
              </w:rPr>
              <w:t xml:space="preserve"> dan </w:t>
            </w:r>
            <w:proofErr w:type="spellStart"/>
            <w:r w:rsidRPr="00DB25C4">
              <w:rPr>
                <w:rFonts w:cstheme="minorHAnsi"/>
              </w:rPr>
              <w:t>mendukung</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menulis</w:t>
            </w:r>
            <w:proofErr w:type="spellEnd"/>
            <w:r w:rsidRPr="00DB25C4">
              <w:rPr>
                <w:rFonts w:cstheme="minorHAnsi"/>
              </w:rPr>
              <w:t xml:space="preserve"> </w:t>
            </w:r>
            <w:proofErr w:type="spellStart"/>
            <w:r w:rsidRPr="00DB25C4">
              <w:rPr>
                <w:rFonts w:cstheme="minorHAnsi"/>
              </w:rPr>
              <w:t>karya</w:t>
            </w:r>
            <w:proofErr w:type="spellEnd"/>
            <w:r w:rsidRPr="00DB25C4">
              <w:rPr>
                <w:rFonts w:cstheme="minorHAnsi"/>
              </w:rPr>
              <w:t xml:space="preserve"> </w:t>
            </w:r>
            <w:proofErr w:type="spellStart"/>
            <w:r w:rsidRPr="00DB25C4">
              <w:rPr>
                <w:rFonts w:cstheme="minorHAnsi"/>
              </w:rPr>
              <w:t>ilmiah</w:t>
            </w:r>
            <w:proofErr w:type="spellEnd"/>
            <w:r w:rsidRPr="00DB25C4">
              <w:rPr>
                <w:rFonts w:cstheme="minorHAnsi"/>
              </w:rPr>
              <w:t>.</w:t>
            </w:r>
          </w:p>
          <w:p w14:paraId="623B5699" w14:textId="77777777" w:rsidR="00EE2EA9" w:rsidRPr="00DB25C4" w:rsidRDefault="00EE2EA9" w:rsidP="009F6099">
            <w:pPr>
              <w:pStyle w:val="ListParagraph"/>
              <w:numPr>
                <w:ilvl w:val="0"/>
                <w:numId w:val="23"/>
              </w:numPr>
              <w:autoSpaceDE w:val="0"/>
              <w:autoSpaceDN w:val="0"/>
              <w:adjustRightInd w:val="0"/>
              <w:spacing w:after="0" w:line="240" w:lineRule="auto"/>
              <w:ind w:left="342" w:hanging="342"/>
              <w:jc w:val="both"/>
              <w:rPr>
                <w:rFonts w:cstheme="minorHAnsi"/>
                <w:color w:val="000000"/>
              </w:rPr>
            </w:pPr>
            <w:proofErr w:type="spellStart"/>
            <w:r w:rsidRPr="00DB25C4">
              <w:rPr>
                <w:rFonts w:cstheme="minorHAnsi"/>
              </w:rPr>
              <w:t>Menyelenggarakan</w:t>
            </w:r>
            <w:proofErr w:type="spellEnd"/>
            <w:r w:rsidRPr="00DB25C4">
              <w:rPr>
                <w:rFonts w:cstheme="minorHAnsi"/>
              </w:rPr>
              <w:t xml:space="preserve"> forum </w:t>
            </w:r>
            <w:proofErr w:type="spellStart"/>
            <w:r w:rsidRPr="00DB25C4">
              <w:rPr>
                <w:rFonts w:cstheme="minorHAnsi"/>
              </w:rPr>
              <w:t>diskusi</w:t>
            </w:r>
            <w:proofErr w:type="spellEnd"/>
            <w:r w:rsidRPr="00DB25C4">
              <w:rPr>
                <w:rFonts w:cstheme="minorHAnsi"/>
              </w:rPr>
              <w:t xml:space="preserve"> </w:t>
            </w:r>
            <w:proofErr w:type="spellStart"/>
            <w:r w:rsidRPr="00DB25C4">
              <w:rPr>
                <w:rFonts w:cstheme="minorHAnsi"/>
              </w:rPr>
              <w:t>ilmiah</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lingkup</w:t>
            </w:r>
            <w:proofErr w:type="spellEnd"/>
            <w:r w:rsidRPr="00DB25C4">
              <w:rPr>
                <w:rFonts w:cstheme="minorHAnsi"/>
              </w:rPr>
              <w:t xml:space="preserve"> </w:t>
            </w:r>
            <w:proofErr w:type="spellStart"/>
            <w:r w:rsidRPr="00DB25C4">
              <w:rPr>
                <w:rFonts w:cstheme="minorHAnsi"/>
              </w:rPr>
              <w:t>prodi</w:t>
            </w:r>
            <w:proofErr w:type="spellEnd"/>
          </w:p>
        </w:tc>
      </w:tr>
      <w:tr w:rsidR="00EE2EA9" w:rsidRPr="00DB25C4" w14:paraId="09307179" w14:textId="77777777" w:rsidTr="00CD4E67">
        <w:tc>
          <w:tcPr>
            <w:tcW w:w="4675" w:type="dxa"/>
            <w:vMerge/>
          </w:tcPr>
          <w:p w14:paraId="6449DD66" w14:textId="77777777" w:rsidR="00EE2EA9" w:rsidRPr="00DB25C4" w:rsidRDefault="00EE2EA9" w:rsidP="00687314">
            <w:pPr>
              <w:autoSpaceDE w:val="0"/>
              <w:autoSpaceDN w:val="0"/>
              <w:adjustRightInd w:val="0"/>
              <w:spacing w:after="0" w:line="240" w:lineRule="auto"/>
              <w:jc w:val="both"/>
              <w:rPr>
                <w:rFonts w:cstheme="minorHAnsi"/>
                <w:color w:val="000000"/>
              </w:rPr>
            </w:pPr>
          </w:p>
        </w:tc>
        <w:tc>
          <w:tcPr>
            <w:tcW w:w="4675" w:type="dxa"/>
          </w:tcPr>
          <w:p w14:paraId="00BF7A49"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Abdimas</w:t>
            </w:r>
            <w:proofErr w:type="spellEnd"/>
          </w:p>
          <w:p w14:paraId="4CC2E908" w14:textId="77777777" w:rsidR="00EE2EA9" w:rsidRPr="00DB25C4" w:rsidRDefault="00EE2EA9" w:rsidP="00687314">
            <w:pPr>
              <w:autoSpaceDE w:val="0"/>
              <w:autoSpaceDN w:val="0"/>
              <w:adjustRightInd w:val="0"/>
              <w:spacing w:after="0" w:line="240" w:lineRule="auto"/>
              <w:jc w:val="both"/>
              <w:rPr>
                <w:rFonts w:cstheme="minorHAnsi"/>
              </w:rPr>
            </w:pPr>
            <w:proofErr w:type="spellStart"/>
            <w:r w:rsidRPr="00DB25C4">
              <w:rPr>
                <w:rFonts w:cstheme="minorHAnsi"/>
              </w:rPr>
              <w:t>Mendukung</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berpartisipasi</w:t>
            </w:r>
            <w:proofErr w:type="spellEnd"/>
            <w:r w:rsidRPr="00DB25C4">
              <w:rPr>
                <w:rFonts w:cstheme="minorHAnsi"/>
              </w:rPr>
              <w:t xml:space="preserve"> </w:t>
            </w:r>
            <w:proofErr w:type="spellStart"/>
            <w:r w:rsidRPr="00DB25C4">
              <w:rPr>
                <w:rFonts w:cstheme="minorHAnsi"/>
              </w:rPr>
              <w:t>aktif</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abdimas</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memberikan</w:t>
            </w:r>
            <w:proofErr w:type="spellEnd"/>
            <w:r w:rsidRPr="00DB25C4">
              <w:rPr>
                <w:rFonts w:cstheme="minorHAnsi"/>
              </w:rPr>
              <w:t xml:space="preserve"> </w:t>
            </w:r>
            <w:proofErr w:type="spellStart"/>
            <w:proofErr w:type="gramStart"/>
            <w:r w:rsidRPr="00DB25C4">
              <w:rPr>
                <w:rFonts w:cstheme="minorHAnsi"/>
              </w:rPr>
              <w:t>kesempatan</w:t>
            </w:r>
            <w:proofErr w:type="spellEnd"/>
            <w:r w:rsidRPr="00DB25C4">
              <w:rPr>
                <w:rFonts w:cstheme="minorHAnsi"/>
              </w:rPr>
              <w:t xml:space="preserve">  </w:t>
            </w:r>
            <w:proofErr w:type="spellStart"/>
            <w:r w:rsidRPr="00DB25C4">
              <w:rPr>
                <w:rFonts w:cstheme="minorHAnsi"/>
              </w:rPr>
              <w:t>seluasnya</w:t>
            </w:r>
            <w:proofErr w:type="spellEnd"/>
            <w:proofErr w:type="gramEnd"/>
            <w:r w:rsidRPr="00DB25C4">
              <w:rPr>
                <w:rFonts w:cstheme="minorHAnsi"/>
              </w:rPr>
              <w:t xml:space="preserve"> </w:t>
            </w:r>
            <w:proofErr w:type="spellStart"/>
            <w:r w:rsidRPr="00DB25C4">
              <w:rPr>
                <w:rFonts w:cstheme="minorHAnsi"/>
              </w:rPr>
              <w:t>bagi</w:t>
            </w:r>
            <w:proofErr w:type="spellEnd"/>
            <w:r w:rsidRPr="00DB25C4">
              <w:rPr>
                <w:rFonts w:cstheme="minorHAnsi"/>
              </w:rPr>
              <w:t xml:space="preserve"> para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menyelenggarakan</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pengabdian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w:t>
            </w:r>
            <w:proofErr w:type="spellStart"/>
            <w:r w:rsidRPr="00DB25C4">
              <w:rPr>
                <w:rFonts w:cstheme="minorHAnsi"/>
              </w:rPr>
              <w:t>masyarakat</w:t>
            </w:r>
            <w:proofErr w:type="spellEnd"/>
            <w:r w:rsidRPr="00DB25C4">
              <w:rPr>
                <w:rFonts w:cstheme="minorHAnsi"/>
              </w:rPr>
              <w:t xml:space="preserve"> </w:t>
            </w:r>
            <w:proofErr w:type="spellStart"/>
            <w:r w:rsidRPr="00DB25C4">
              <w:rPr>
                <w:rFonts w:cstheme="minorHAnsi"/>
              </w:rPr>
              <w:t>dnegan</w:t>
            </w:r>
            <w:proofErr w:type="spellEnd"/>
            <w:r w:rsidRPr="00DB25C4">
              <w:rPr>
                <w:rFonts w:cstheme="minorHAnsi"/>
              </w:rPr>
              <w:t xml:space="preserve"> </w:t>
            </w:r>
            <w:proofErr w:type="spellStart"/>
            <w:r w:rsidRPr="00DB25C4">
              <w:rPr>
                <w:rFonts w:cstheme="minorHAnsi"/>
              </w:rPr>
              <w:t>mengakses</w:t>
            </w:r>
            <w:proofErr w:type="spellEnd"/>
            <w:r w:rsidRPr="00DB25C4">
              <w:rPr>
                <w:rFonts w:cstheme="minorHAnsi"/>
              </w:rPr>
              <w:t xml:space="preserve"> </w:t>
            </w:r>
            <w:proofErr w:type="spellStart"/>
            <w:r w:rsidRPr="00DB25C4">
              <w:rPr>
                <w:rFonts w:cstheme="minorHAnsi"/>
              </w:rPr>
              <w:t>berbagai</w:t>
            </w:r>
            <w:proofErr w:type="spellEnd"/>
            <w:r w:rsidRPr="00DB25C4">
              <w:rPr>
                <w:rFonts w:cstheme="minorHAnsi"/>
              </w:rPr>
              <w:t xml:space="preserve"> dana,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Ma Chung </w:t>
            </w:r>
            <w:proofErr w:type="spellStart"/>
            <w:r w:rsidRPr="00DB25C4">
              <w:rPr>
                <w:rFonts w:cstheme="minorHAnsi"/>
              </w:rPr>
              <w:t>Abdimas</w:t>
            </w:r>
            <w:proofErr w:type="spellEnd"/>
            <w:r w:rsidRPr="00DB25C4">
              <w:rPr>
                <w:rFonts w:cstheme="minorHAnsi"/>
              </w:rPr>
              <w:t xml:space="preserve"> Grant (MAG) </w:t>
            </w:r>
            <w:proofErr w:type="spellStart"/>
            <w:r w:rsidRPr="00DB25C4">
              <w:rPr>
                <w:rFonts w:cstheme="minorHAnsi"/>
              </w:rPr>
              <w:t>maupun</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program </w:t>
            </w:r>
            <w:proofErr w:type="spellStart"/>
            <w:r w:rsidRPr="00DB25C4">
              <w:rPr>
                <w:rFonts w:cstheme="minorHAnsi"/>
              </w:rPr>
              <w:t>Ristek</w:t>
            </w:r>
            <w:proofErr w:type="spellEnd"/>
            <w:r w:rsidRPr="00DB25C4">
              <w:rPr>
                <w:rFonts w:cstheme="minorHAnsi"/>
              </w:rPr>
              <w:t xml:space="preserve"> </w:t>
            </w:r>
            <w:proofErr w:type="spellStart"/>
            <w:r w:rsidRPr="00DB25C4">
              <w:rPr>
                <w:rFonts w:cstheme="minorHAnsi"/>
              </w:rPr>
              <w:t>Dikti</w:t>
            </w:r>
            <w:proofErr w:type="spellEnd"/>
          </w:p>
          <w:p w14:paraId="6C72BFAE" w14:textId="77777777" w:rsidR="00EE2EA9" w:rsidRPr="00DB25C4" w:rsidRDefault="00EE2EA9" w:rsidP="00687314">
            <w:pPr>
              <w:autoSpaceDE w:val="0"/>
              <w:autoSpaceDN w:val="0"/>
              <w:adjustRightInd w:val="0"/>
              <w:spacing w:after="0" w:line="240" w:lineRule="auto"/>
              <w:jc w:val="both"/>
              <w:rPr>
                <w:rFonts w:cstheme="minorHAnsi"/>
                <w:color w:val="000000"/>
              </w:rPr>
            </w:pPr>
          </w:p>
        </w:tc>
      </w:tr>
    </w:tbl>
    <w:p w14:paraId="227DDACB"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513F5B30"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keilmuan</w:t>
      </w:r>
      <w:proofErr w:type="spellEnd"/>
      <w:r w:rsidRPr="00DB25C4">
        <w:rPr>
          <w:rFonts w:cstheme="minorHAnsi"/>
          <w:color w:val="000000"/>
        </w:rPr>
        <w:t xml:space="preserve">, </w:t>
      </w:r>
      <w:proofErr w:type="spellStart"/>
      <w:r w:rsidRPr="00DB25C4">
        <w:rPr>
          <w:rFonts w:cstheme="minorHAnsi"/>
          <w:color w:val="000000"/>
        </w:rPr>
        <w:t>tujuan</w:t>
      </w:r>
      <w:proofErr w:type="spellEnd"/>
      <w:r w:rsidRPr="00DB25C4">
        <w:rPr>
          <w:rFonts w:cstheme="minorHAnsi"/>
          <w:color w:val="000000"/>
        </w:rPr>
        <w:t xml:space="preserve"> dan strategi Program </w:t>
      </w:r>
      <w:proofErr w:type="spellStart"/>
      <w:r w:rsidRPr="00DB25C4">
        <w:rPr>
          <w:rFonts w:cstheme="minorHAnsi"/>
          <w:color w:val="000000"/>
        </w:rPr>
        <w:t>Studi</w:t>
      </w:r>
      <w:proofErr w:type="spellEnd"/>
      <w:r w:rsidRPr="00DB25C4">
        <w:rPr>
          <w:rFonts w:cstheme="minorHAnsi"/>
          <w:color w:val="000000"/>
        </w:rPr>
        <w:t xml:space="preserve"> Pendidikan Bahasa Mandarin FBS </w:t>
      </w:r>
      <w:proofErr w:type="spellStart"/>
      <w:r w:rsidRPr="00DB25C4">
        <w:rPr>
          <w:rFonts w:cstheme="minorHAnsi"/>
          <w:color w:val="000000"/>
        </w:rPr>
        <w:t>sudah</w:t>
      </w:r>
      <w:proofErr w:type="spellEnd"/>
      <w:r w:rsidRPr="00DB25C4">
        <w:rPr>
          <w:rFonts w:cstheme="minorHAnsi"/>
          <w:color w:val="000000"/>
        </w:rPr>
        <w:t xml:space="preserve"> </w:t>
      </w:r>
      <w:proofErr w:type="spellStart"/>
      <w:r w:rsidRPr="00DB25C4">
        <w:rPr>
          <w:rFonts w:cstheme="minorHAnsi"/>
          <w:color w:val="000000"/>
        </w:rPr>
        <w:t>mengedepankan</w:t>
      </w:r>
      <w:proofErr w:type="spellEnd"/>
      <w:r w:rsidRPr="00DB25C4">
        <w:rPr>
          <w:rFonts w:cstheme="minorHAnsi"/>
          <w:color w:val="000000"/>
        </w:rPr>
        <w:t xml:space="preserve"> </w:t>
      </w:r>
      <w:proofErr w:type="spellStart"/>
      <w:r w:rsidRPr="00DB25C4">
        <w:rPr>
          <w:rFonts w:cstheme="minorHAnsi"/>
          <w:color w:val="000000"/>
        </w:rPr>
        <w:t>aspek</w:t>
      </w:r>
      <w:proofErr w:type="spellEnd"/>
      <w:r w:rsidRPr="00DB25C4">
        <w:rPr>
          <w:rFonts w:cstheme="minorHAnsi"/>
          <w:color w:val="000000"/>
        </w:rPr>
        <w:t xml:space="preserve"> </w:t>
      </w:r>
      <w:proofErr w:type="spellStart"/>
      <w:r w:rsidRPr="00DB25C4">
        <w:rPr>
          <w:rFonts w:cstheme="minorHAnsi"/>
          <w:b/>
          <w:bCs/>
          <w:color w:val="000000"/>
        </w:rPr>
        <w:t>kesesuaian</w:t>
      </w:r>
      <w:proofErr w:type="spellEnd"/>
      <w:r w:rsidRPr="00DB25C4">
        <w:rPr>
          <w:rFonts w:cstheme="minorHAnsi"/>
          <w:b/>
          <w:bCs/>
          <w:color w:val="000000"/>
        </w:rPr>
        <w:t xml:space="preserve">, </w:t>
      </w:r>
      <w:proofErr w:type="spellStart"/>
      <w:r w:rsidRPr="00DB25C4">
        <w:rPr>
          <w:rFonts w:cstheme="minorHAnsi"/>
          <w:b/>
          <w:bCs/>
          <w:color w:val="000000"/>
        </w:rPr>
        <w:t>kerealistikan</w:t>
      </w:r>
      <w:proofErr w:type="spellEnd"/>
      <w:r w:rsidRPr="00DB25C4">
        <w:rPr>
          <w:rFonts w:cstheme="minorHAnsi"/>
          <w:b/>
          <w:bCs/>
          <w:color w:val="000000"/>
        </w:rPr>
        <w:t xml:space="preserve"> dan </w:t>
      </w:r>
      <w:proofErr w:type="spellStart"/>
      <w:r w:rsidRPr="00DB25C4">
        <w:rPr>
          <w:rFonts w:cstheme="minorHAnsi"/>
          <w:b/>
          <w:bCs/>
          <w:color w:val="000000"/>
        </w:rPr>
        <w:t>kejelasan</w:t>
      </w:r>
      <w:proofErr w:type="spellEnd"/>
      <w:r w:rsidRPr="00DB25C4">
        <w:rPr>
          <w:rFonts w:cstheme="minorHAnsi"/>
          <w:color w:val="000000"/>
        </w:rPr>
        <w:t xml:space="preserve">. </w:t>
      </w:r>
      <w:proofErr w:type="spellStart"/>
      <w:r w:rsidRPr="00DB25C4">
        <w:rPr>
          <w:rFonts w:cstheme="minorHAnsi"/>
          <w:color w:val="000000"/>
        </w:rPr>
        <w:t>Ketiga</w:t>
      </w:r>
      <w:proofErr w:type="spellEnd"/>
      <w:r w:rsidRPr="00DB25C4">
        <w:rPr>
          <w:rFonts w:cstheme="minorHAnsi"/>
          <w:color w:val="000000"/>
        </w:rPr>
        <w:t xml:space="preserve"> </w:t>
      </w:r>
      <w:proofErr w:type="spellStart"/>
      <w:r w:rsidRPr="00DB25C4">
        <w:rPr>
          <w:rFonts w:cstheme="minorHAnsi"/>
          <w:color w:val="000000"/>
        </w:rPr>
        <w:t>aspek</w:t>
      </w:r>
      <w:proofErr w:type="spellEnd"/>
      <w:r w:rsidRPr="00DB25C4">
        <w:rPr>
          <w:rFonts w:cstheme="minorHAnsi"/>
          <w:color w:val="000000"/>
        </w:rPr>
        <w:t xml:space="preserve"> </w:t>
      </w:r>
      <w:proofErr w:type="spellStart"/>
      <w:r w:rsidRPr="00DB25C4">
        <w:rPr>
          <w:rFonts w:cstheme="minorHAnsi"/>
          <w:color w:val="000000"/>
        </w:rPr>
        <w:t>tersebut</w:t>
      </w:r>
      <w:proofErr w:type="spellEnd"/>
      <w:r w:rsidRPr="00DB25C4">
        <w:rPr>
          <w:rFonts w:cstheme="minorHAnsi"/>
          <w:color w:val="000000"/>
        </w:rPr>
        <w:t xml:space="preserve"> </w:t>
      </w:r>
      <w:proofErr w:type="spellStart"/>
      <w:r w:rsidRPr="00DB25C4">
        <w:rPr>
          <w:rFonts w:cstheme="minorHAnsi"/>
          <w:color w:val="000000"/>
        </w:rPr>
        <w:t>mendorong</w:t>
      </w:r>
      <w:proofErr w:type="spellEnd"/>
      <w:r w:rsidRPr="00DB25C4">
        <w:rPr>
          <w:rFonts w:cstheme="minorHAnsi"/>
          <w:color w:val="000000"/>
        </w:rPr>
        <w:t xml:space="preserve"> </w:t>
      </w:r>
      <w:proofErr w:type="spellStart"/>
      <w:r w:rsidRPr="00DB25C4">
        <w:rPr>
          <w:rFonts w:cstheme="minorHAnsi"/>
          <w:color w:val="000000"/>
        </w:rPr>
        <w:t>adanya</w:t>
      </w:r>
      <w:proofErr w:type="spellEnd"/>
      <w:r w:rsidRPr="00DB25C4">
        <w:rPr>
          <w:rFonts w:cstheme="minorHAnsi"/>
          <w:color w:val="000000"/>
        </w:rPr>
        <w:t xml:space="preserve"> </w:t>
      </w:r>
      <w:proofErr w:type="spellStart"/>
      <w:r w:rsidRPr="00DB25C4">
        <w:rPr>
          <w:rFonts w:cstheme="minorHAnsi"/>
          <w:color w:val="000000"/>
        </w:rPr>
        <w:t>kemudahan</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pelaksanaan</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tujuan</w:t>
      </w:r>
      <w:proofErr w:type="spellEnd"/>
      <w:r w:rsidRPr="00DB25C4">
        <w:rPr>
          <w:rFonts w:cstheme="minorHAnsi"/>
          <w:color w:val="000000"/>
        </w:rPr>
        <w:t xml:space="preserve"> dan </w:t>
      </w:r>
      <w:proofErr w:type="spellStart"/>
      <w:r w:rsidRPr="00DB25C4">
        <w:rPr>
          <w:rFonts w:cstheme="minorHAnsi"/>
          <w:color w:val="000000"/>
        </w:rPr>
        <w:t>sasaran</w:t>
      </w:r>
      <w:proofErr w:type="spellEnd"/>
      <w:r w:rsidRPr="00DB25C4">
        <w:rPr>
          <w:rFonts w:cstheme="minorHAnsi"/>
          <w:color w:val="000000"/>
        </w:rPr>
        <w:t xml:space="preserve">, </w:t>
      </w:r>
      <w:proofErr w:type="spellStart"/>
      <w:r w:rsidRPr="00DB25C4">
        <w:rPr>
          <w:rFonts w:cstheme="minorHAnsi"/>
          <w:color w:val="000000"/>
        </w:rPr>
        <w:t>sehingga</w:t>
      </w:r>
      <w:proofErr w:type="spellEnd"/>
      <w:r w:rsidRPr="00DB25C4">
        <w:rPr>
          <w:rFonts w:cstheme="minorHAnsi"/>
          <w:color w:val="000000"/>
        </w:rPr>
        <w:t xml:space="preserve"> </w:t>
      </w:r>
      <w:proofErr w:type="spellStart"/>
      <w:r w:rsidRPr="00DB25C4">
        <w:rPr>
          <w:rFonts w:cstheme="minorHAnsi"/>
          <w:color w:val="000000"/>
        </w:rPr>
        <w:t>ketercapaian</w:t>
      </w:r>
      <w:proofErr w:type="spellEnd"/>
      <w:r w:rsidRPr="00DB25C4">
        <w:rPr>
          <w:rFonts w:cstheme="minorHAnsi"/>
          <w:color w:val="000000"/>
        </w:rPr>
        <w:t xml:space="preserve"> </w:t>
      </w:r>
      <w:proofErr w:type="spellStart"/>
      <w:r w:rsidRPr="00DB25C4">
        <w:rPr>
          <w:rFonts w:cstheme="minorHAnsi"/>
          <w:color w:val="000000"/>
        </w:rPr>
        <w:t>dari</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tujuan</w:t>
      </w:r>
      <w:proofErr w:type="spellEnd"/>
      <w:r w:rsidRPr="00DB25C4">
        <w:rPr>
          <w:rFonts w:cstheme="minorHAnsi"/>
          <w:color w:val="000000"/>
        </w:rPr>
        <w:t xml:space="preserve"> dan </w:t>
      </w:r>
      <w:proofErr w:type="spellStart"/>
      <w:r w:rsidRPr="00DB25C4">
        <w:rPr>
          <w:rFonts w:cstheme="minorHAnsi"/>
          <w:color w:val="000000"/>
        </w:rPr>
        <w:t>sasaran</w:t>
      </w:r>
      <w:proofErr w:type="spellEnd"/>
      <w:r w:rsidRPr="00DB25C4">
        <w:rPr>
          <w:rFonts w:cstheme="minorHAnsi"/>
          <w:color w:val="000000"/>
        </w:rPr>
        <w:t xml:space="preserve"> </w:t>
      </w:r>
      <w:proofErr w:type="spellStart"/>
      <w:r w:rsidRPr="00DB25C4">
        <w:rPr>
          <w:rFonts w:cstheme="minorHAnsi"/>
          <w:color w:val="000000"/>
        </w:rPr>
        <w:t>menjadi</w:t>
      </w:r>
      <w:proofErr w:type="spellEnd"/>
      <w:r w:rsidRPr="00DB25C4">
        <w:rPr>
          <w:rFonts w:cstheme="minorHAnsi"/>
          <w:color w:val="000000"/>
        </w:rPr>
        <w:t xml:space="preserve"> </w:t>
      </w:r>
      <w:proofErr w:type="spellStart"/>
      <w:r w:rsidRPr="00DB25C4">
        <w:rPr>
          <w:rFonts w:cstheme="minorHAnsi"/>
          <w:color w:val="000000"/>
        </w:rPr>
        <w:t>lebih</w:t>
      </w:r>
      <w:proofErr w:type="spellEnd"/>
      <w:r w:rsidRPr="00DB25C4">
        <w:rPr>
          <w:rFonts w:cstheme="minorHAnsi"/>
          <w:color w:val="000000"/>
        </w:rPr>
        <w:t xml:space="preserve"> </w:t>
      </w:r>
      <w:proofErr w:type="spellStart"/>
      <w:r w:rsidRPr="00DB25C4">
        <w:rPr>
          <w:rFonts w:cstheme="minorHAnsi"/>
          <w:color w:val="000000"/>
        </w:rPr>
        <w:t>maksimal</w:t>
      </w:r>
      <w:proofErr w:type="spellEnd"/>
      <w:r w:rsidRPr="00DB25C4">
        <w:rPr>
          <w:rFonts w:cstheme="minorHAnsi"/>
          <w:color w:val="000000"/>
        </w:rPr>
        <w:t xml:space="preserve">. </w:t>
      </w:r>
      <w:proofErr w:type="spellStart"/>
      <w:r w:rsidRPr="00DB25C4">
        <w:rPr>
          <w:rFonts w:cstheme="minorHAnsi"/>
          <w:color w:val="000000"/>
        </w:rPr>
        <w:t>Penyusunan</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tujuan</w:t>
      </w:r>
      <w:proofErr w:type="spellEnd"/>
      <w:r w:rsidRPr="00DB25C4">
        <w:rPr>
          <w:rFonts w:cstheme="minorHAnsi"/>
          <w:color w:val="000000"/>
        </w:rPr>
        <w:t xml:space="preserve"> dan </w:t>
      </w:r>
      <w:proofErr w:type="spellStart"/>
      <w:r w:rsidRPr="00DB25C4">
        <w:rPr>
          <w:rFonts w:cstheme="minorHAnsi"/>
          <w:color w:val="000000"/>
        </w:rPr>
        <w:t>sasaran</w:t>
      </w:r>
      <w:proofErr w:type="spellEnd"/>
      <w:r w:rsidRPr="00DB25C4">
        <w:rPr>
          <w:rFonts w:cstheme="minorHAnsi"/>
          <w:color w:val="000000"/>
        </w:rPr>
        <w:t xml:space="preserve"> Program </w:t>
      </w:r>
      <w:proofErr w:type="spellStart"/>
      <w:r w:rsidRPr="00DB25C4">
        <w:rPr>
          <w:rFonts w:cstheme="minorHAnsi"/>
          <w:color w:val="000000"/>
        </w:rPr>
        <w:t>Studi</w:t>
      </w:r>
      <w:proofErr w:type="spellEnd"/>
      <w:r w:rsidRPr="00DB25C4">
        <w:rPr>
          <w:rFonts w:cstheme="minorHAnsi"/>
          <w:color w:val="000000"/>
        </w:rPr>
        <w:t xml:space="preserve"> Pendidikan Bahasa Mandarin FBS yang </w:t>
      </w:r>
      <w:proofErr w:type="spellStart"/>
      <w:r w:rsidRPr="00DB25C4">
        <w:rPr>
          <w:rFonts w:cstheme="minorHAnsi"/>
          <w:color w:val="000000"/>
        </w:rPr>
        <w:t>mengedepankan</w:t>
      </w:r>
      <w:proofErr w:type="spellEnd"/>
      <w:r w:rsidRPr="00DB25C4">
        <w:rPr>
          <w:rFonts w:cstheme="minorHAnsi"/>
          <w:color w:val="000000"/>
        </w:rPr>
        <w:t xml:space="preserve"> </w:t>
      </w:r>
      <w:proofErr w:type="spellStart"/>
      <w:r w:rsidRPr="00DB25C4">
        <w:rPr>
          <w:rFonts w:cstheme="minorHAnsi"/>
          <w:color w:val="000000"/>
        </w:rPr>
        <w:t>kesesuaian</w:t>
      </w:r>
      <w:proofErr w:type="spellEnd"/>
      <w:r w:rsidRPr="00DB25C4">
        <w:rPr>
          <w:rFonts w:cstheme="minorHAnsi"/>
          <w:color w:val="000000"/>
        </w:rPr>
        <w:t xml:space="preserve">, </w:t>
      </w:r>
      <w:proofErr w:type="spellStart"/>
      <w:r w:rsidRPr="00DB25C4">
        <w:rPr>
          <w:rFonts w:cstheme="minorHAnsi"/>
          <w:color w:val="000000"/>
        </w:rPr>
        <w:t>kerealistikan</w:t>
      </w:r>
      <w:proofErr w:type="spellEnd"/>
      <w:r w:rsidRPr="00DB25C4">
        <w:rPr>
          <w:rFonts w:cstheme="minorHAnsi"/>
          <w:color w:val="000000"/>
        </w:rPr>
        <w:t xml:space="preserve"> dan </w:t>
      </w:r>
      <w:proofErr w:type="spellStart"/>
      <w:r w:rsidRPr="00DB25C4">
        <w:rPr>
          <w:rFonts w:cstheme="minorHAnsi"/>
          <w:color w:val="000000"/>
        </w:rPr>
        <w:t>kejelasan</w:t>
      </w:r>
      <w:proofErr w:type="spellEnd"/>
      <w:r w:rsidRPr="00DB25C4">
        <w:rPr>
          <w:rFonts w:cstheme="minorHAnsi"/>
          <w:color w:val="000000"/>
        </w:rPr>
        <w:t xml:space="preserve"> </w:t>
      </w:r>
      <w:proofErr w:type="spellStart"/>
      <w:r w:rsidRPr="00DB25C4">
        <w:rPr>
          <w:rFonts w:cstheme="minorHAnsi"/>
          <w:color w:val="000000"/>
        </w:rPr>
        <w:t>dibuktikan</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beberapa</w:t>
      </w:r>
      <w:proofErr w:type="spellEnd"/>
      <w:r w:rsidRPr="00DB25C4">
        <w:rPr>
          <w:rFonts w:cstheme="minorHAnsi"/>
          <w:color w:val="000000"/>
        </w:rPr>
        <w:t xml:space="preserve"> </w:t>
      </w:r>
      <w:proofErr w:type="spellStart"/>
      <w:r w:rsidRPr="00DB25C4">
        <w:rPr>
          <w:rFonts w:cstheme="minorHAnsi"/>
          <w:color w:val="000000"/>
        </w:rPr>
        <w:t>hal</w:t>
      </w:r>
      <w:proofErr w:type="spellEnd"/>
      <w:r w:rsidRPr="00DB25C4">
        <w:rPr>
          <w:rFonts w:cstheme="minorHAnsi"/>
          <w:color w:val="000000"/>
        </w:rPr>
        <w:t xml:space="preserve"> </w:t>
      </w:r>
      <w:proofErr w:type="spellStart"/>
      <w:r w:rsidRPr="00DB25C4">
        <w:rPr>
          <w:rFonts w:cstheme="minorHAnsi"/>
          <w:color w:val="000000"/>
        </w:rPr>
        <w:t>berikut</w:t>
      </w:r>
      <w:proofErr w:type="spellEnd"/>
      <w:r w:rsidRPr="00DB25C4">
        <w:rPr>
          <w:rFonts w:cstheme="minorHAnsi"/>
          <w:color w:val="000000"/>
        </w:rPr>
        <w:t xml:space="preserve"> </w:t>
      </w:r>
      <w:proofErr w:type="spellStart"/>
      <w:r w:rsidRPr="00DB25C4">
        <w:rPr>
          <w:rFonts w:cstheme="minorHAnsi"/>
          <w:color w:val="000000"/>
        </w:rPr>
        <w:t>ini</w:t>
      </w:r>
      <w:proofErr w:type="spellEnd"/>
      <w:r w:rsidRPr="00DB25C4">
        <w:rPr>
          <w:rFonts w:cstheme="minorHAnsi"/>
          <w:color w:val="000000"/>
        </w:rPr>
        <w:t>:</w:t>
      </w:r>
    </w:p>
    <w:p w14:paraId="069A182F"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609E6B16" w14:textId="77777777" w:rsidR="00EE2EA9" w:rsidRPr="00DB25C4" w:rsidRDefault="00EE2EA9" w:rsidP="00687314">
      <w:pPr>
        <w:autoSpaceDE w:val="0"/>
        <w:autoSpaceDN w:val="0"/>
        <w:adjustRightInd w:val="0"/>
        <w:spacing w:after="0" w:line="240" w:lineRule="auto"/>
        <w:jc w:val="both"/>
        <w:rPr>
          <w:rFonts w:cstheme="minorHAnsi"/>
          <w:b/>
          <w:bCs/>
          <w:color w:val="000000"/>
        </w:rPr>
      </w:pPr>
      <w:r w:rsidRPr="00DB25C4">
        <w:rPr>
          <w:rFonts w:cstheme="minorHAnsi"/>
          <w:b/>
          <w:bCs/>
          <w:color w:val="000000"/>
        </w:rPr>
        <w:t xml:space="preserve">a. </w:t>
      </w:r>
      <w:proofErr w:type="spellStart"/>
      <w:r w:rsidRPr="00DB25C4">
        <w:rPr>
          <w:rFonts w:cstheme="minorHAnsi"/>
          <w:b/>
          <w:bCs/>
          <w:color w:val="000000"/>
        </w:rPr>
        <w:t>Kesesuaian</w:t>
      </w:r>
      <w:proofErr w:type="spellEnd"/>
      <w:r w:rsidRPr="00DB25C4">
        <w:rPr>
          <w:rFonts w:cstheme="minorHAnsi"/>
          <w:b/>
          <w:bCs/>
          <w:color w:val="000000"/>
        </w:rPr>
        <w:t xml:space="preserve"> </w:t>
      </w:r>
      <w:proofErr w:type="spellStart"/>
      <w:r w:rsidRPr="00DB25C4">
        <w:rPr>
          <w:rFonts w:cstheme="minorHAnsi"/>
          <w:b/>
          <w:bCs/>
          <w:color w:val="000000"/>
        </w:rPr>
        <w:t>visi</w:t>
      </w:r>
      <w:proofErr w:type="spellEnd"/>
      <w:r w:rsidRPr="00DB25C4">
        <w:rPr>
          <w:rFonts w:cstheme="minorHAnsi"/>
          <w:b/>
          <w:bCs/>
          <w:color w:val="000000"/>
        </w:rPr>
        <w:t xml:space="preserve"> </w:t>
      </w:r>
      <w:proofErr w:type="spellStart"/>
      <w:r w:rsidRPr="00DB25C4">
        <w:rPr>
          <w:rFonts w:cstheme="minorHAnsi"/>
          <w:b/>
          <w:bCs/>
          <w:color w:val="000000"/>
        </w:rPr>
        <w:t>keilmuan</w:t>
      </w:r>
      <w:proofErr w:type="spellEnd"/>
      <w:r w:rsidRPr="00DB25C4">
        <w:rPr>
          <w:rFonts w:cstheme="minorHAnsi"/>
          <w:b/>
          <w:bCs/>
          <w:color w:val="000000"/>
        </w:rPr>
        <w:t xml:space="preserve"> dan </w:t>
      </w:r>
      <w:proofErr w:type="spellStart"/>
      <w:r w:rsidRPr="00DB25C4">
        <w:rPr>
          <w:rFonts w:cstheme="minorHAnsi"/>
          <w:b/>
          <w:bCs/>
          <w:color w:val="000000"/>
        </w:rPr>
        <w:t>tujuan</w:t>
      </w:r>
      <w:proofErr w:type="spellEnd"/>
      <w:r w:rsidRPr="00DB25C4">
        <w:rPr>
          <w:rFonts w:cstheme="minorHAnsi"/>
          <w:b/>
          <w:bCs/>
          <w:color w:val="000000"/>
        </w:rPr>
        <w:t xml:space="preserve"> PS </w:t>
      </w:r>
      <w:proofErr w:type="spellStart"/>
      <w:r w:rsidRPr="00DB25C4">
        <w:rPr>
          <w:rFonts w:cstheme="minorHAnsi"/>
          <w:b/>
          <w:bCs/>
          <w:color w:val="000000"/>
        </w:rPr>
        <w:t>dengan</w:t>
      </w:r>
      <w:proofErr w:type="spellEnd"/>
      <w:r w:rsidRPr="00DB25C4">
        <w:rPr>
          <w:rFonts w:cstheme="minorHAnsi"/>
          <w:b/>
          <w:bCs/>
          <w:color w:val="000000"/>
        </w:rPr>
        <w:t xml:space="preserve"> VMTS FBS </w:t>
      </w:r>
    </w:p>
    <w:tbl>
      <w:tblPr>
        <w:tblW w:w="0" w:type="auto"/>
        <w:tblLook w:val="04A0" w:firstRow="1" w:lastRow="0" w:firstColumn="1" w:lastColumn="0" w:noHBand="0" w:noVBand="1"/>
      </w:tblPr>
      <w:tblGrid>
        <w:gridCol w:w="4675"/>
        <w:gridCol w:w="4675"/>
      </w:tblGrid>
      <w:tr w:rsidR="00EE2EA9" w:rsidRPr="00DB25C4" w14:paraId="5F7EC554" w14:textId="77777777" w:rsidTr="00CD4E67">
        <w:tc>
          <w:tcPr>
            <w:tcW w:w="4675" w:type="dxa"/>
          </w:tcPr>
          <w:p w14:paraId="387F04AF" w14:textId="77777777" w:rsidR="00EE2EA9" w:rsidRPr="00DB25C4" w:rsidRDefault="00EE2EA9" w:rsidP="00687314">
            <w:pPr>
              <w:autoSpaceDE w:val="0"/>
              <w:autoSpaceDN w:val="0"/>
              <w:adjustRightInd w:val="0"/>
              <w:spacing w:after="0" w:line="240" w:lineRule="auto"/>
              <w:jc w:val="center"/>
              <w:rPr>
                <w:rFonts w:cstheme="minorHAnsi"/>
                <w:b/>
                <w:color w:val="000000"/>
              </w:rPr>
            </w:pPr>
            <w:proofErr w:type="spellStart"/>
            <w:r w:rsidRPr="00DB25C4">
              <w:rPr>
                <w:rFonts w:cstheme="minorHAnsi"/>
                <w:b/>
                <w:color w:val="000000"/>
              </w:rPr>
              <w:t>Visi</w:t>
            </w:r>
            <w:proofErr w:type="spellEnd"/>
            <w:r w:rsidRPr="00DB25C4">
              <w:rPr>
                <w:rFonts w:cstheme="minorHAnsi"/>
                <w:b/>
                <w:color w:val="000000"/>
              </w:rPr>
              <w:t xml:space="preserve"> FBS</w:t>
            </w:r>
          </w:p>
        </w:tc>
        <w:tc>
          <w:tcPr>
            <w:tcW w:w="4675" w:type="dxa"/>
          </w:tcPr>
          <w:p w14:paraId="7BE3714E" w14:textId="77777777" w:rsidR="00EE2EA9" w:rsidRPr="00DB25C4" w:rsidRDefault="00EE2EA9" w:rsidP="00687314">
            <w:pPr>
              <w:autoSpaceDE w:val="0"/>
              <w:autoSpaceDN w:val="0"/>
              <w:adjustRightInd w:val="0"/>
              <w:spacing w:after="0" w:line="240" w:lineRule="auto"/>
              <w:jc w:val="center"/>
              <w:rPr>
                <w:rFonts w:cstheme="minorHAnsi"/>
                <w:b/>
                <w:color w:val="000000"/>
              </w:rPr>
            </w:pPr>
            <w:proofErr w:type="spellStart"/>
            <w:r w:rsidRPr="00DB25C4">
              <w:rPr>
                <w:rFonts w:cstheme="minorHAnsi"/>
                <w:b/>
                <w:color w:val="000000"/>
              </w:rPr>
              <w:t>Visi</w:t>
            </w:r>
            <w:proofErr w:type="spellEnd"/>
            <w:r w:rsidRPr="00DB25C4">
              <w:rPr>
                <w:rFonts w:cstheme="minorHAnsi"/>
                <w:b/>
                <w:color w:val="000000"/>
              </w:rPr>
              <w:t xml:space="preserve"> Prodi Pendidikan Bahasa Mandarin</w:t>
            </w:r>
          </w:p>
        </w:tc>
      </w:tr>
      <w:tr w:rsidR="00EE2EA9" w:rsidRPr="00DB25C4" w14:paraId="26DACB67" w14:textId="77777777" w:rsidTr="00CD4E67">
        <w:tc>
          <w:tcPr>
            <w:tcW w:w="4675" w:type="dxa"/>
          </w:tcPr>
          <w:p w14:paraId="1D651B6F" w14:textId="77777777" w:rsidR="00EE2EA9" w:rsidRPr="00DB25C4" w:rsidRDefault="00EE2EA9" w:rsidP="00687314">
            <w:pPr>
              <w:autoSpaceDE w:val="0"/>
              <w:autoSpaceDN w:val="0"/>
              <w:adjustRightInd w:val="0"/>
              <w:spacing w:after="0" w:line="240" w:lineRule="auto"/>
              <w:rPr>
                <w:rFonts w:cstheme="minorHAnsi"/>
                <w:color w:val="000000"/>
                <w:lang w:val="id-ID"/>
              </w:rPr>
            </w:pPr>
            <w:r w:rsidRPr="00DB25C4">
              <w:rPr>
                <w:rFonts w:cstheme="minorHAnsi"/>
                <w:color w:val="000000"/>
                <w:lang w:val="id-ID"/>
              </w:rPr>
              <w:t>Menjadi fakultas yang unggul dalam bidang bahasa dan sastra untuk menghasilkan lulusan yang berakhlak  mulia,  memiliki  kemampuan  akademik  dan  profesional  dan berdaya cipta tinggi di bidang bahasa dan seni yang mampu bersaing di era global.</w:t>
            </w:r>
          </w:p>
          <w:p w14:paraId="4ADA24BA" w14:textId="77777777" w:rsidR="00EE2EA9" w:rsidRPr="00DB25C4" w:rsidRDefault="00EE2EA9" w:rsidP="00687314">
            <w:pPr>
              <w:autoSpaceDE w:val="0"/>
              <w:autoSpaceDN w:val="0"/>
              <w:adjustRightInd w:val="0"/>
              <w:spacing w:after="0" w:line="240" w:lineRule="auto"/>
              <w:jc w:val="both"/>
              <w:rPr>
                <w:rFonts w:cstheme="minorHAnsi"/>
                <w:color w:val="000000"/>
              </w:rPr>
            </w:pPr>
          </w:p>
        </w:tc>
        <w:tc>
          <w:tcPr>
            <w:tcW w:w="4675" w:type="dxa"/>
          </w:tcPr>
          <w:p w14:paraId="2DBFBE46" w14:textId="77777777" w:rsidR="00EE2EA9" w:rsidRPr="00DB25C4" w:rsidRDefault="00EE2EA9" w:rsidP="00687314">
            <w:pPr>
              <w:autoSpaceDE w:val="0"/>
              <w:autoSpaceDN w:val="0"/>
              <w:adjustRightInd w:val="0"/>
              <w:spacing w:after="0" w:line="240" w:lineRule="auto"/>
              <w:rPr>
                <w:rFonts w:cstheme="minorHAnsi"/>
                <w:color w:val="000000" w:themeColor="text1"/>
              </w:rPr>
            </w:pPr>
            <w:proofErr w:type="spellStart"/>
            <w:r w:rsidRPr="00DB25C4">
              <w:rPr>
                <w:rFonts w:cstheme="minorHAnsi"/>
                <w:color w:val="000000" w:themeColor="text1"/>
              </w:rPr>
              <w:t>Visi</w:t>
            </w:r>
            <w:proofErr w:type="spellEnd"/>
            <w:r w:rsidRPr="00DB25C4">
              <w:rPr>
                <w:rFonts w:cstheme="minorHAnsi"/>
                <w:color w:val="000000" w:themeColor="text1"/>
              </w:rPr>
              <w:t xml:space="preserve"> Program Pendidikan Bahasa Mandarin </w:t>
            </w:r>
            <w:proofErr w:type="spellStart"/>
            <w:r w:rsidRPr="00DB25C4">
              <w:rPr>
                <w:rFonts w:cstheme="minorHAnsi"/>
                <w:color w:val="000000" w:themeColor="text1"/>
              </w:rPr>
              <w:t>adalah</w:t>
            </w:r>
            <w:proofErr w:type="spellEnd"/>
            <w:r w:rsidRPr="00DB25C4">
              <w:rPr>
                <w:rFonts w:cstheme="minorHAnsi"/>
                <w:color w:val="000000" w:themeColor="text1"/>
              </w:rPr>
              <w:t xml:space="preserve"> </w:t>
            </w:r>
            <w:proofErr w:type="spellStart"/>
            <w:r w:rsidRPr="00DB25C4">
              <w:rPr>
                <w:rFonts w:cstheme="minorHAnsi"/>
                <w:color w:val="000000"/>
              </w:rPr>
              <w:t>Mengembangkan</w:t>
            </w:r>
            <w:proofErr w:type="spellEnd"/>
            <w:r w:rsidRPr="00DB25C4">
              <w:rPr>
                <w:rFonts w:cstheme="minorHAnsi"/>
                <w:color w:val="000000"/>
              </w:rPr>
              <w:t xml:space="preserve"> </w:t>
            </w:r>
            <w:r w:rsidRPr="00DB25C4">
              <w:rPr>
                <w:rFonts w:eastAsia="Calibri" w:cstheme="minorHAnsi"/>
              </w:rPr>
              <w:t>Pendidikan</w:t>
            </w:r>
            <w:r w:rsidRPr="00DB25C4">
              <w:rPr>
                <w:rFonts w:cstheme="minorHAnsi"/>
                <w:color w:val="000000"/>
              </w:rPr>
              <w:t xml:space="preserve"> dan </w:t>
            </w:r>
            <w:proofErr w:type="spellStart"/>
            <w:r w:rsidRPr="00DB25C4">
              <w:rPr>
                <w:rFonts w:eastAsia="Calibri" w:cstheme="minorHAnsi"/>
              </w:rPr>
              <w:t>Pengajaran</w:t>
            </w:r>
            <w:proofErr w:type="spellEnd"/>
            <w:r w:rsidRPr="00DB25C4">
              <w:rPr>
                <w:rFonts w:cstheme="minorHAnsi"/>
                <w:color w:val="000000"/>
              </w:rPr>
              <w:t xml:space="preserve"> Bahasa Mandarin yang </w:t>
            </w:r>
            <w:proofErr w:type="spellStart"/>
            <w:r w:rsidRPr="00DB25C4">
              <w:rPr>
                <w:rFonts w:cstheme="minorHAnsi"/>
                <w:color w:val="000000"/>
              </w:rPr>
              <w:t>selaras</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tuntutan</w:t>
            </w:r>
            <w:proofErr w:type="spellEnd"/>
            <w:r w:rsidRPr="00DB25C4">
              <w:rPr>
                <w:rFonts w:cstheme="minorHAnsi"/>
                <w:color w:val="000000"/>
              </w:rPr>
              <w:t xml:space="preserve"> dunia </w:t>
            </w:r>
            <w:proofErr w:type="spellStart"/>
            <w:r w:rsidRPr="00DB25C4">
              <w:rPr>
                <w:rFonts w:cstheme="minorHAnsi"/>
                <w:color w:val="000000"/>
              </w:rPr>
              <w:t>kerja</w:t>
            </w:r>
            <w:proofErr w:type="spellEnd"/>
            <w:r w:rsidRPr="00DB25C4">
              <w:rPr>
                <w:rFonts w:cstheme="minorHAnsi"/>
                <w:color w:val="000000"/>
              </w:rPr>
              <w:t xml:space="preserve"> </w:t>
            </w:r>
            <w:proofErr w:type="spellStart"/>
            <w:r w:rsidRPr="00DB25C4">
              <w:rPr>
                <w:rFonts w:cstheme="minorHAnsi"/>
                <w:color w:val="000000"/>
              </w:rPr>
              <w:t>berbasis</w:t>
            </w:r>
            <w:proofErr w:type="spellEnd"/>
            <w:r w:rsidRPr="00DB25C4">
              <w:rPr>
                <w:rFonts w:cstheme="minorHAnsi"/>
                <w:color w:val="000000"/>
              </w:rPr>
              <w:t xml:space="preserve"> pada </w:t>
            </w:r>
            <w:proofErr w:type="spellStart"/>
            <w:r w:rsidRPr="00DB25C4">
              <w:rPr>
                <w:rFonts w:cstheme="minorHAnsi"/>
                <w:color w:val="000000"/>
              </w:rPr>
              <w:t>pendekatan</w:t>
            </w:r>
            <w:proofErr w:type="spellEnd"/>
            <w:r w:rsidRPr="00DB25C4">
              <w:rPr>
                <w:rFonts w:cstheme="minorHAnsi"/>
                <w:color w:val="000000"/>
              </w:rPr>
              <w:t xml:space="preserve"> </w:t>
            </w:r>
            <w:proofErr w:type="spellStart"/>
            <w:r w:rsidRPr="00DB25C4">
              <w:rPr>
                <w:rFonts w:cstheme="minorHAnsi"/>
                <w:color w:val="000000"/>
              </w:rPr>
              <w:t>konstruktivistik</w:t>
            </w:r>
            <w:proofErr w:type="spellEnd"/>
            <w:r w:rsidRPr="00DB25C4">
              <w:rPr>
                <w:rFonts w:cstheme="minorHAnsi"/>
                <w:color w:val="000000"/>
              </w:rPr>
              <w:t xml:space="preserve"> </w:t>
            </w:r>
            <w:proofErr w:type="spellStart"/>
            <w:r w:rsidRPr="00DB25C4">
              <w:rPr>
                <w:rFonts w:cstheme="minorHAnsi"/>
                <w:color w:val="000000"/>
              </w:rPr>
              <w:t>lintas</w:t>
            </w:r>
            <w:proofErr w:type="spellEnd"/>
            <w:r w:rsidRPr="00DB25C4">
              <w:rPr>
                <w:rFonts w:cstheme="minorHAnsi"/>
                <w:color w:val="000000"/>
              </w:rPr>
              <w:t xml:space="preserve"> </w:t>
            </w:r>
            <w:proofErr w:type="spellStart"/>
            <w:r w:rsidRPr="00DB25C4">
              <w:rPr>
                <w:rFonts w:cstheme="minorHAnsi"/>
                <w:color w:val="000000"/>
              </w:rPr>
              <w:t>budaya</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menghasilkan</w:t>
            </w:r>
            <w:proofErr w:type="spellEnd"/>
            <w:r w:rsidRPr="00DB25C4">
              <w:rPr>
                <w:rFonts w:cstheme="minorHAnsi"/>
                <w:color w:val="000000"/>
              </w:rPr>
              <w:t xml:space="preserve"> </w:t>
            </w:r>
            <w:proofErr w:type="spellStart"/>
            <w:r w:rsidRPr="00DB25C4">
              <w:rPr>
                <w:rFonts w:cstheme="minorHAnsi"/>
                <w:color w:val="000000"/>
              </w:rPr>
              <w:t>lulusan</w:t>
            </w:r>
            <w:proofErr w:type="spellEnd"/>
            <w:r w:rsidRPr="00DB25C4">
              <w:rPr>
                <w:rFonts w:cstheme="minorHAnsi"/>
                <w:color w:val="000000"/>
              </w:rPr>
              <w:t xml:space="preserve"> yang </w:t>
            </w:r>
            <w:proofErr w:type="spellStart"/>
            <w:r w:rsidRPr="00DB25C4">
              <w:rPr>
                <w:rFonts w:cstheme="minorHAnsi"/>
                <w:color w:val="000000"/>
              </w:rPr>
              <w:t>berkualitas</w:t>
            </w:r>
            <w:proofErr w:type="spellEnd"/>
            <w:r w:rsidRPr="00DB25C4">
              <w:rPr>
                <w:rFonts w:eastAsia="Calibri" w:cstheme="minorHAnsi"/>
              </w:rPr>
              <w:t>.</w:t>
            </w:r>
          </w:p>
          <w:p w14:paraId="2FF360F1" w14:textId="77777777" w:rsidR="00EE2EA9" w:rsidRPr="00DB25C4" w:rsidRDefault="00EE2EA9" w:rsidP="00687314">
            <w:pPr>
              <w:autoSpaceDE w:val="0"/>
              <w:autoSpaceDN w:val="0"/>
              <w:adjustRightInd w:val="0"/>
              <w:spacing w:after="0" w:line="240" w:lineRule="auto"/>
              <w:jc w:val="both"/>
              <w:rPr>
                <w:rFonts w:cstheme="minorHAnsi"/>
                <w:color w:val="000000"/>
              </w:rPr>
            </w:pPr>
          </w:p>
        </w:tc>
      </w:tr>
      <w:tr w:rsidR="00EE2EA9" w:rsidRPr="00DB25C4" w14:paraId="3873701D" w14:textId="77777777" w:rsidTr="00CD4E67">
        <w:tc>
          <w:tcPr>
            <w:tcW w:w="4675" w:type="dxa"/>
          </w:tcPr>
          <w:p w14:paraId="32B9FDB1" w14:textId="77777777" w:rsidR="00EE2EA9" w:rsidRPr="00DB25C4" w:rsidRDefault="00EE2EA9" w:rsidP="00687314">
            <w:pPr>
              <w:autoSpaceDE w:val="0"/>
              <w:autoSpaceDN w:val="0"/>
              <w:adjustRightInd w:val="0"/>
              <w:spacing w:after="0" w:line="240" w:lineRule="auto"/>
              <w:jc w:val="center"/>
              <w:rPr>
                <w:rFonts w:cstheme="minorHAnsi"/>
                <w:b/>
                <w:color w:val="000000"/>
              </w:rPr>
            </w:pPr>
            <w:proofErr w:type="spellStart"/>
            <w:r w:rsidRPr="00DB25C4">
              <w:rPr>
                <w:rFonts w:cstheme="minorHAnsi"/>
                <w:b/>
                <w:color w:val="000000"/>
              </w:rPr>
              <w:t>Misi</w:t>
            </w:r>
            <w:proofErr w:type="spellEnd"/>
            <w:r w:rsidRPr="00DB25C4">
              <w:rPr>
                <w:rFonts w:cstheme="minorHAnsi"/>
                <w:b/>
                <w:color w:val="000000"/>
              </w:rPr>
              <w:t xml:space="preserve"> FBS</w:t>
            </w:r>
          </w:p>
        </w:tc>
        <w:tc>
          <w:tcPr>
            <w:tcW w:w="4675" w:type="dxa"/>
          </w:tcPr>
          <w:p w14:paraId="24464FE3" w14:textId="77777777" w:rsidR="00EE2EA9" w:rsidRPr="00DB25C4" w:rsidRDefault="00EE2EA9" w:rsidP="00687314">
            <w:pPr>
              <w:autoSpaceDE w:val="0"/>
              <w:autoSpaceDN w:val="0"/>
              <w:adjustRightInd w:val="0"/>
              <w:spacing w:after="0" w:line="240" w:lineRule="auto"/>
              <w:jc w:val="center"/>
              <w:rPr>
                <w:rFonts w:cstheme="minorHAnsi"/>
                <w:b/>
                <w:color w:val="000000"/>
              </w:rPr>
            </w:pPr>
            <w:proofErr w:type="spellStart"/>
            <w:r w:rsidRPr="00DB25C4">
              <w:rPr>
                <w:rFonts w:cstheme="minorHAnsi"/>
                <w:b/>
                <w:color w:val="000000"/>
              </w:rPr>
              <w:t>Misi</w:t>
            </w:r>
            <w:proofErr w:type="spellEnd"/>
            <w:r w:rsidRPr="00DB25C4">
              <w:rPr>
                <w:rFonts w:cstheme="minorHAnsi"/>
                <w:b/>
                <w:color w:val="000000"/>
              </w:rPr>
              <w:t xml:space="preserve"> Prodi Pendidikan Bahasa Mandarin</w:t>
            </w:r>
          </w:p>
        </w:tc>
      </w:tr>
      <w:tr w:rsidR="00EE2EA9" w:rsidRPr="00DB25C4" w14:paraId="6BB44612" w14:textId="77777777" w:rsidTr="00CD4E67">
        <w:tc>
          <w:tcPr>
            <w:tcW w:w="4675" w:type="dxa"/>
          </w:tcPr>
          <w:p w14:paraId="3FA0C84D" w14:textId="77777777" w:rsidR="00EE2EA9" w:rsidRPr="00DB25C4" w:rsidRDefault="00EE2EA9" w:rsidP="00687314">
            <w:pPr>
              <w:autoSpaceDE w:val="0"/>
              <w:autoSpaceDN w:val="0"/>
              <w:adjustRightInd w:val="0"/>
              <w:spacing w:after="0" w:line="240" w:lineRule="auto"/>
              <w:ind w:left="252" w:hanging="252"/>
              <w:rPr>
                <w:rFonts w:cstheme="minorHAnsi"/>
                <w:color w:val="000000"/>
                <w:lang w:val="id-ID"/>
              </w:rPr>
            </w:pPr>
            <w:r w:rsidRPr="00DB25C4">
              <w:rPr>
                <w:rFonts w:cstheme="minorHAnsi"/>
                <w:color w:val="000000"/>
                <w:lang w:val="id-ID"/>
              </w:rPr>
              <w:t>1) menyelenggarakan  pendidikan  akademik  di  bidang bahasa, dan seni untuk menghasilkan lulusan berakhlak mulia, unggul, dan mampu bersaing di era global.</w:t>
            </w:r>
          </w:p>
          <w:p w14:paraId="1630FB8E" w14:textId="77777777" w:rsidR="00EE2EA9" w:rsidRPr="00DB25C4" w:rsidRDefault="00EE2EA9" w:rsidP="00687314">
            <w:pPr>
              <w:autoSpaceDE w:val="0"/>
              <w:autoSpaceDN w:val="0"/>
              <w:adjustRightInd w:val="0"/>
              <w:spacing w:after="0" w:line="240" w:lineRule="auto"/>
              <w:ind w:left="252" w:hanging="252"/>
              <w:rPr>
                <w:rFonts w:cstheme="minorHAnsi"/>
                <w:color w:val="000000"/>
                <w:lang w:val="id-ID"/>
              </w:rPr>
            </w:pPr>
            <w:r w:rsidRPr="00DB25C4">
              <w:rPr>
                <w:rFonts w:cstheme="minorHAnsi"/>
                <w:color w:val="000000"/>
                <w:lang w:val="id-ID"/>
              </w:rPr>
              <w:t xml:space="preserve">2) menyelenggarakan  kegiatan penelitian untuk menghasilkan inovasi di bidang bahasa dan sastra </w:t>
            </w:r>
          </w:p>
          <w:p w14:paraId="702F384C" w14:textId="77777777" w:rsidR="00EE2EA9" w:rsidRPr="00DB25C4" w:rsidRDefault="00EE2EA9" w:rsidP="00687314">
            <w:pPr>
              <w:autoSpaceDE w:val="0"/>
              <w:autoSpaceDN w:val="0"/>
              <w:adjustRightInd w:val="0"/>
              <w:spacing w:after="0" w:line="240" w:lineRule="auto"/>
              <w:ind w:left="252" w:hanging="252"/>
              <w:rPr>
                <w:rFonts w:cstheme="minorHAnsi"/>
                <w:color w:val="000000"/>
                <w:lang w:val="id-ID"/>
              </w:rPr>
            </w:pPr>
            <w:r w:rsidRPr="00DB25C4">
              <w:rPr>
                <w:rFonts w:cstheme="minorHAnsi"/>
                <w:color w:val="000000"/>
                <w:lang w:val="id-ID"/>
              </w:rPr>
              <w:t xml:space="preserve">3) melaksanakan pengabdian kepada masyarakat untuk membantu  memecahkan masalah  yang  terjadi  di masyarakat  dalam bidang bahasa, sastra dan seni  </w:t>
            </w:r>
          </w:p>
          <w:p w14:paraId="5E8FA0E9" w14:textId="77777777" w:rsidR="00EE2EA9" w:rsidRPr="00DB25C4" w:rsidRDefault="00EE2EA9" w:rsidP="00687314">
            <w:pPr>
              <w:autoSpaceDE w:val="0"/>
              <w:autoSpaceDN w:val="0"/>
              <w:adjustRightInd w:val="0"/>
              <w:spacing w:after="0" w:line="240" w:lineRule="auto"/>
              <w:ind w:left="252" w:hanging="252"/>
              <w:rPr>
                <w:rFonts w:cstheme="minorHAnsi"/>
                <w:color w:val="000000"/>
                <w:lang w:val="id-ID"/>
              </w:rPr>
            </w:pPr>
            <w:r w:rsidRPr="00DB25C4">
              <w:rPr>
                <w:rFonts w:cstheme="minorHAnsi"/>
                <w:color w:val="000000"/>
                <w:lang w:val="id-ID"/>
              </w:rPr>
              <w:t>4) mengadakan  kerja  sama  dengan  berbagai  pihak  di  tingkat  lokal, nasional, regional,  dan  internasional  di  bidang  tridarma  perguruan tinggi dengan menciptakan budaya akademik yang kondusif.</w:t>
            </w:r>
          </w:p>
          <w:p w14:paraId="471CFAAA" w14:textId="77777777" w:rsidR="00EE2EA9" w:rsidRPr="00DB25C4" w:rsidRDefault="00EE2EA9" w:rsidP="00687314">
            <w:pPr>
              <w:autoSpaceDE w:val="0"/>
              <w:autoSpaceDN w:val="0"/>
              <w:adjustRightInd w:val="0"/>
              <w:spacing w:after="0" w:line="240" w:lineRule="auto"/>
              <w:jc w:val="both"/>
              <w:rPr>
                <w:rFonts w:cstheme="minorHAnsi"/>
                <w:color w:val="000000"/>
              </w:rPr>
            </w:pPr>
          </w:p>
        </w:tc>
        <w:tc>
          <w:tcPr>
            <w:tcW w:w="4675" w:type="dxa"/>
          </w:tcPr>
          <w:p w14:paraId="3DC91470" w14:textId="77777777" w:rsidR="00EE2EA9" w:rsidRPr="00DB25C4" w:rsidRDefault="00EE2EA9" w:rsidP="009F6099">
            <w:pPr>
              <w:pStyle w:val="ListParagraph"/>
              <w:numPr>
                <w:ilvl w:val="0"/>
                <w:numId w:val="24"/>
              </w:numPr>
              <w:autoSpaceDE w:val="0"/>
              <w:autoSpaceDN w:val="0"/>
              <w:adjustRightInd w:val="0"/>
              <w:spacing w:after="0" w:line="240" w:lineRule="auto"/>
              <w:ind w:left="342" w:hanging="342"/>
              <w:jc w:val="both"/>
              <w:rPr>
                <w:rFonts w:cstheme="minorHAnsi"/>
                <w:color w:val="000000"/>
              </w:rPr>
            </w:pPr>
            <w:proofErr w:type="spellStart"/>
            <w:r w:rsidRPr="00DB25C4">
              <w:rPr>
                <w:rFonts w:cstheme="minorHAnsi"/>
                <w:color w:val="000000" w:themeColor="text1"/>
              </w:rPr>
              <w:t>Menyelenggarkan</w:t>
            </w:r>
            <w:proofErr w:type="spellEnd"/>
            <w:r w:rsidRPr="00DB25C4">
              <w:rPr>
                <w:rFonts w:cstheme="minorHAnsi"/>
                <w:color w:val="000000" w:themeColor="text1"/>
              </w:rPr>
              <w:t xml:space="preserve"> Pendidikan dan </w:t>
            </w:r>
            <w:proofErr w:type="spellStart"/>
            <w:r w:rsidRPr="00DB25C4">
              <w:rPr>
                <w:rFonts w:cstheme="minorHAnsi"/>
                <w:color w:val="000000" w:themeColor="text1"/>
              </w:rPr>
              <w:t>pengajaran</w:t>
            </w:r>
            <w:proofErr w:type="spellEnd"/>
            <w:r w:rsidRPr="00DB25C4">
              <w:rPr>
                <w:rFonts w:cstheme="minorHAnsi"/>
                <w:color w:val="000000" w:themeColor="text1"/>
              </w:rPr>
              <w:t xml:space="preserve"> Bahasa Mandarin yang </w:t>
            </w:r>
            <w:proofErr w:type="spellStart"/>
            <w:r w:rsidRPr="00DB25C4">
              <w:rPr>
                <w:rFonts w:cstheme="minorHAnsi"/>
                <w:color w:val="000000" w:themeColor="text1"/>
              </w:rPr>
              <w:t>berpusat</w:t>
            </w:r>
            <w:proofErr w:type="spellEnd"/>
            <w:r w:rsidRPr="00DB25C4">
              <w:rPr>
                <w:rFonts w:cstheme="minorHAnsi"/>
                <w:color w:val="000000" w:themeColor="text1"/>
              </w:rPr>
              <w:t xml:space="preserve"> pada </w:t>
            </w:r>
            <w:proofErr w:type="spellStart"/>
            <w:r w:rsidRPr="00DB25C4">
              <w:rPr>
                <w:rFonts w:cstheme="minorHAnsi"/>
                <w:color w:val="000000" w:themeColor="text1"/>
              </w:rPr>
              <w:t>mahasiswa</w:t>
            </w:r>
            <w:proofErr w:type="spellEnd"/>
            <w:r w:rsidRPr="00DB25C4">
              <w:rPr>
                <w:rFonts w:cstheme="minorHAnsi"/>
                <w:color w:val="000000" w:themeColor="text1"/>
              </w:rPr>
              <w:t xml:space="preserve"> yang </w:t>
            </w:r>
            <w:proofErr w:type="spellStart"/>
            <w:r w:rsidRPr="00DB25C4">
              <w:rPr>
                <w:rFonts w:cstheme="minorHAnsi"/>
                <w:color w:val="000000" w:themeColor="text1"/>
              </w:rPr>
              <w:t>adaptif</w:t>
            </w:r>
            <w:proofErr w:type="spellEnd"/>
            <w:r w:rsidRPr="00DB25C4">
              <w:rPr>
                <w:rFonts w:cstheme="minorHAnsi"/>
                <w:color w:val="000000" w:themeColor="text1"/>
              </w:rPr>
              <w:t xml:space="preserve"> </w:t>
            </w:r>
            <w:proofErr w:type="spellStart"/>
            <w:r w:rsidRPr="00DB25C4">
              <w:rPr>
                <w:rFonts w:cstheme="minorHAnsi"/>
                <w:color w:val="000000" w:themeColor="text1"/>
              </w:rPr>
              <w:t>terhadap</w:t>
            </w:r>
            <w:proofErr w:type="spellEnd"/>
            <w:r w:rsidRPr="00DB25C4">
              <w:rPr>
                <w:rFonts w:cstheme="minorHAnsi"/>
                <w:color w:val="000000" w:themeColor="text1"/>
              </w:rPr>
              <w:t xml:space="preserve"> </w:t>
            </w:r>
            <w:proofErr w:type="spellStart"/>
            <w:r w:rsidRPr="00DB25C4">
              <w:rPr>
                <w:rFonts w:cstheme="minorHAnsi"/>
                <w:color w:val="000000" w:themeColor="text1"/>
              </w:rPr>
              <w:t>perkembangan</w:t>
            </w:r>
            <w:proofErr w:type="spellEnd"/>
            <w:r w:rsidRPr="00DB25C4">
              <w:rPr>
                <w:rFonts w:cstheme="minorHAnsi"/>
                <w:color w:val="000000" w:themeColor="text1"/>
              </w:rPr>
              <w:t xml:space="preserve"> dunia </w:t>
            </w:r>
            <w:proofErr w:type="spellStart"/>
            <w:r w:rsidRPr="00DB25C4">
              <w:rPr>
                <w:rFonts w:cstheme="minorHAnsi"/>
                <w:color w:val="000000" w:themeColor="text1"/>
              </w:rPr>
              <w:t>kerja</w:t>
            </w:r>
            <w:proofErr w:type="spellEnd"/>
          </w:p>
          <w:p w14:paraId="6621EDDE" w14:textId="77777777" w:rsidR="00EE2EA9" w:rsidRPr="00DB25C4" w:rsidRDefault="00EE2EA9" w:rsidP="009F6099">
            <w:pPr>
              <w:pStyle w:val="ListParagraph"/>
              <w:numPr>
                <w:ilvl w:val="0"/>
                <w:numId w:val="24"/>
              </w:numPr>
              <w:autoSpaceDE w:val="0"/>
              <w:autoSpaceDN w:val="0"/>
              <w:adjustRightInd w:val="0"/>
              <w:spacing w:after="0" w:line="240" w:lineRule="auto"/>
              <w:rPr>
                <w:rFonts w:cstheme="minorHAnsi"/>
                <w:color w:val="000000"/>
              </w:rPr>
            </w:pPr>
            <w:proofErr w:type="spellStart"/>
            <w:r w:rsidRPr="00DB25C4">
              <w:rPr>
                <w:rFonts w:cstheme="minorHAnsi"/>
                <w:color w:val="000000" w:themeColor="text1"/>
              </w:rPr>
              <w:t>Menerapkan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dan </w:t>
            </w:r>
            <w:proofErr w:type="spellStart"/>
            <w:r w:rsidRPr="00DB25C4">
              <w:rPr>
                <w:rFonts w:cstheme="minorHAnsi"/>
                <w:color w:val="000000" w:themeColor="text1"/>
              </w:rPr>
              <w:t>pengajaran</w:t>
            </w:r>
            <w:proofErr w:type="spellEnd"/>
            <w:r w:rsidRPr="00DB25C4">
              <w:rPr>
                <w:rFonts w:cstheme="minorHAnsi"/>
                <w:color w:val="000000" w:themeColor="text1"/>
              </w:rPr>
              <w:t xml:space="preserve"> yang </w:t>
            </w:r>
            <w:proofErr w:type="spellStart"/>
            <w:r w:rsidRPr="00DB25C4">
              <w:rPr>
                <w:rFonts w:cstheme="minorHAnsi"/>
                <w:color w:val="000000" w:themeColor="text1"/>
              </w:rPr>
              <w:t>menghubungkan</w:t>
            </w:r>
            <w:proofErr w:type="spellEnd"/>
            <w:r w:rsidRPr="00DB25C4">
              <w:rPr>
                <w:rFonts w:cstheme="minorHAnsi"/>
                <w:color w:val="000000" w:themeColor="text1"/>
              </w:rPr>
              <w:t xml:space="preserve"> </w:t>
            </w:r>
            <w:proofErr w:type="spellStart"/>
            <w:r w:rsidRPr="00DB25C4">
              <w:rPr>
                <w:rFonts w:cstheme="minorHAnsi"/>
                <w:color w:val="000000" w:themeColor="text1"/>
              </w:rPr>
              <w:t>antara</w:t>
            </w:r>
            <w:proofErr w:type="spellEnd"/>
            <w:r w:rsidRPr="00DB25C4">
              <w:rPr>
                <w:rFonts w:cstheme="minorHAnsi"/>
                <w:color w:val="000000" w:themeColor="text1"/>
              </w:rPr>
              <w:t xml:space="preserve"> </w:t>
            </w:r>
            <w:proofErr w:type="spellStart"/>
            <w:r w:rsidRPr="00DB25C4">
              <w:rPr>
                <w:rFonts w:cstheme="minorHAnsi"/>
                <w:color w:val="000000" w:themeColor="text1"/>
              </w:rPr>
              <w:t>budaya</w:t>
            </w:r>
            <w:proofErr w:type="spellEnd"/>
            <w:r w:rsidRPr="00DB25C4">
              <w:rPr>
                <w:rFonts w:cstheme="minorHAnsi"/>
                <w:color w:val="000000" w:themeColor="text1"/>
              </w:rPr>
              <w:t xml:space="preserve"> Indonesia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budaya</w:t>
            </w:r>
            <w:proofErr w:type="spellEnd"/>
            <w:r w:rsidRPr="00DB25C4">
              <w:rPr>
                <w:rFonts w:cstheme="minorHAnsi"/>
                <w:color w:val="000000" w:themeColor="text1"/>
              </w:rPr>
              <w:t xml:space="preserve"> </w:t>
            </w:r>
            <w:proofErr w:type="spellStart"/>
            <w:r w:rsidRPr="00DB25C4">
              <w:rPr>
                <w:rFonts w:cstheme="minorHAnsi"/>
                <w:color w:val="000000" w:themeColor="text1"/>
              </w:rPr>
              <w:t>Tiongkok</w:t>
            </w:r>
            <w:proofErr w:type="spellEnd"/>
          </w:p>
          <w:p w14:paraId="3EAF4E0B" w14:textId="77777777" w:rsidR="00EE2EA9" w:rsidRPr="00DB25C4" w:rsidRDefault="00EE2EA9" w:rsidP="009F6099">
            <w:pPr>
              <w:pStyle w:val="ListParagraph"/>
              <w:numPr>
                <w:ilvl w:val="0"/>
                <w:numId w:val="24"/>
              </w:numPr>
              <w:autoSpaceDE w:val="0"/>
              <w:autoSpaceDN w:val="0"/>
              <w:adjustRightInd w:val="0"/>
              <w:spacing w:after="0" w:line="240" w:lineRule="auto"/>
              <w:rPr>
                <w:rFonts w:cstheme="minorHAnsi"/>
                <w:color w:val="000000"/>
              </w:rPr>
            </w:pPr>
            <w:proofErr w:type="spellStart"/>
            <w:r w:rsidRPr="00DB25C4">
              <w:rPr>
                <w:rFonts w:cstheme="minorHAnsi"/>
                <w:color w:val="000000" w:themeColor="text1"/>
              </w:rPr>
              <w:t>Melaksanakan</w:t>
            </w:r>
            <w:proofErr w:type="spellEnd"/>
            <w:r w:rsidRPr="00DB25C4">
              <w:rPr>
                <w:rFonts w:cstheme="minorHAnsi"/>
                <w:color w:val="000000" w:themeColor="text1"/>
              </w:rPr>
              <w:t xml:space="preserve"> </w:t>
            </w:r>
            <w:proofErr w:type="spellStart"/>
            <w:r w:rsidRPr="00DB25C4">
              <w:rPr>
                <w:rFonts w:cstheme="minorHAnsi"/>
                <w:color w:val="000000" w:themeColor="text1"/>
              </w:rPr>
              <w:t>penelitian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bidang</w:t>
            </w:r>
            <w:proofErr w:type="spellEnd"/>
            <w:r w:rsidRPr="00DB25C4">
              <w:rPr>
                <w:rFonts w:cstheme="minorHAnsi"/>
                <w:color w:val="000000" w:themeColor="text1"/>
              </w:rPr>
              <w:t xml:space="preserve"> </w:t>
            </w:r>
            <w:proofErr w:type="spellStart"/>
            <w:r w:rsidRPr="00DB25C4">
              <w:rPr>
                <w:rFonts w:cstheme="minorHAnsi"/>
                <w:color w:val="000000" w:themeColor="text1"/>
              </w:rPr>
              <w:t>pendidikan</w:t>
            </w:r>
            <w:proofErr w:type="spellEnd"/>
            <w:r w:rsidRPr="00DB25C4">
              <w:rPr>
                <w:rFonts w:cstheme="minorHAnsi"/>
                <w:color w:val="000000" w:themeColor="text1"/>
              </w:rPr>
              <w:t xml:space="preserve">, </w:t>
            </w:r>
            <w:proofErr w:type="spellStart"/>
            <w:r w:rsidRPr="00DB25C4">
              <w:rPr>
                <w:rFonts w:cstheme="minorHAnsi"/>
                <w:color w:val="000000" w:themeColor="text1"/>
              </w:rPr>
              <w:t>budaya</w:t>
            </w:r>
            <w:proofErr w:type="spellEnd"/>
            <w:r w:rsidRPr="00DB25C4">
              <w:rPr>
                <w:rFonts w:cstheme="minorHAnsi"/>
                <w:color w:val="000000" w:themeColor="text1"/>
              </w:rPr>
              <w:t xml:space="preserve">, dan </w:t>
            </w:r>
            <w:proofErr w:type="spellStart"/>
            <w:r w:rsidRPr="00DB25C4">
              <w:rPr>
                <w:rFonts w:cstheme="minorHAnsi"/>
                <w:color w:val="000000" w:themeColor="text1"/>
              </w:rPr>
              <w:t>penerjemahan</w:t>
            </w:r>
            <w:proofErr w:type="spellEnd"/>
            <w:r w:rsidRPr="00DB25C4">
              <w:rPr>
                <w:rFonts w:cstheme="minorHAnsi"/>
                <w:color w:val="000000" w:themeColor="text1"/>
              </w:rPr>
              <w:t xml:space="preserve"> Bahasa Mandarin demi </w:t>
            </w:r>
            <w:proofErr w:type="spellStart"/>
            <w:r w:rsidRPr="00DB25C4">
              <w:rPr>
                <w:rFonts w:cstheme="minorHAnsi"/>
                <w:color w:val="000000" w:themeColor="text1"/>
              </w:rPr>
              <w:t>kemajuan</w:t>
            </w:r>
            <w:proofErr w:type="spellEnd"/>
            <w:r w:rsidRPr="00DB25C4">
              <w:rPr>
                <w:rFonts w:cstheme="minorHAnsi"/>
                <w:color w:val="000000" w:themeColor="text1"/>
              </w:rPr>
              <w:t xml:space="preserve"> dan </w:t>
            </w:r>
            <w:proofErr w:type="spellStart"/>
            <w:r w:rsidRPr="00DB25C4">
              <w:rPr>
                <w:rFonts w:cstheme="minorHAnsi"/>
                <w:color w:val="000000" w:themeColor="text1"/>
              </w:rPr>
              <w:t>pengembangan</w:t>
            </w:r>
            <w:proofErr w:type="spellEnd"/>
            <w:r w:rsidRPr="00DB25C4">
              <w:rPr>
                <w:rFonts w:cstheme="minorHAnsi"/>
                <w:color w:val="000000" w:themeColor="text1"/>
              </w:rPr>
              <w:t xml:space="preserve"> </w:t>
            </w:r>
            <w:proofErr w:type="spellStart"/>
            <w:r w:rsidRPr="00DB25C4">
              <w:rPr>
                <w:rFonts w:cstheme="minorHAnsi"/>
                <w:color w:val="000000" w:themeColor="text1"/>
              </w:rPr>
              <w:t>ilmu</w:t>
            </w:r>
            <w:proofErr w:type="spellEnd"/>
            <w:r w:rsidRPr="00DB25C4">
              <w:rPr>
                <w:rFonts w:cstheme="minorHAnsi"/>
                <w:color w:val="000000" w:themeColor="text1"/>
              </w:rPr>
              <w:t>.</w:t>
            </w:r>
          </w:p>
          <w:p w14:paraId="6651C127" w14:textId="77777777" w:rsidR="00EE2EA9" w:rsidRPr="00DB25C4" w:rsidRDefault="00EE2EA9" w:rsidP="009F6099">
            <w:pPr>
              <w:pStyle w:val="ListParagraph"/>
              <w:numPr>
                <w:ilvl w:val="0"/>
                <w:numId w:val="24"/>
              </w:numPr>
              <w:autoSpaceDE w:val="0"/>
              <w:autoSpaceDN w:val="0"/>
              <w:adjustRightInd w:val="0"/>
              <w:spacing w:after="0" w:line="240" w:lineRule="auto"/>
              <w:rPr>
                <w:rFonts w:cstheme="minorHAnsi"/>
                <w:color w:val="000000"/>
              </w:rPr>
            </w:pPr>
            <w:proofErr w:type="spellStart"/>
            <w:r w:rsidRPr="00DB25C4">
              <w:rPr>
                <w:rFonts w:cstheme="minorHAnsi"/>
                <w:color w:val="000000" w:themeColor="text1"/>
              </w:rPr>
              <w:t>Mengikutsertakan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pengabdian</w:t>
            </w:r>
            <w:proofErr w:type="spellEnd"/>
            <w:r w:rsidRPr="00DB25C4">
              <w:rPr>
                <w:rFonts w:cstheme="minorHAnsi"/>
                <w:color w:val="000000" w:themeColor="text1"/>
              </w:rPr>
              <w:t xml:space="preserve"> </w:t>
            </w:r>
            <w:proofErr w:type="spellStart"/>
            <w:r w:rsidRPr="00DB25C4">
              <w:rPr>
                <w:rFonts w:cstheme="minorHAnsi"/>
                <w:color w:val="000000" w:themeColor="text1"/>
              </w:rPr>
              <w:t>kepada</w:t>
            </w:r>
            <w:proofErr w:type="spellEnd"/>
            <w:r w:rsidRPr="00DB25C4">
              <w:rPr>
                <w:rFonts w:cstheme="minorHAnsi"/>
                <w:color w:val="000000" w:themeColor="text1"/>
              </w:rPr>
              <w:t xml:space="preserve"> </w:t>
            </w:r>
            <w:proofErr w:type="spellStart"/>
            <w:r w:rsidRPr="00DB25C4">
              <w:rPr>
                <w:rFonts w:cstheme="minorHAnsi"/>
                <w:color w:val="000000" w:themeColor="text1"/>
              </w:rPr>
              <w:t>masyarakat</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menciptakan</w:t>
            </w:r>
            <w:proofErr w:type="spellEnd"/>
            <w:r w:rsidRPr="00DB25C4">
              <w:rPr>
                <w:rFonts w:cstheme="minorHAnsi"/>
                <w:color w:val="000000" w:themeColor="text1"/>
              </w:rPr>
              <w:t xml:space="preserve"> </w:t>
            </w:r>
            <w:proofErr w:type="spellStart"/>
            <w:r w:rsidRPr="00DB25C4">
              <w:rPr>
                <w:rFonts w:cstheme="minorHAnsi"/>
                <w:color w:val="000000" w:themeColor="text1"/>
              </w:rPr>
              <w:t>pengalaman</w:t>
            </w:r>
            <w:proofErr w:type="spellEnd"/>
            <w:r w:rsidRPr="00DB25C4">
              <w:rPr>
                <w:rFonts w:cstheme="minorHAnsi"/>
                <w:color w:val="000000" w:themeColor="text1"/>
              </w:rPr>
              <w:t xml:space="preserve"> </w:t>
            </w:r>
            <w:proofErr w:type="spellStart"/>
            <w:r w:rsidRPr="00DB25C4">
              <w:rPr>
                <w:rFonts w:cstheme="minorHAnsi"/>
                <w:color w:val="000000" w:themeColor="text1"/>
              </w:rPr>
              <w:t>empiris</w:t>
            </w:r>
            <w:proofErr w:type="spellEnd"/>
            <w:r w:rsidRPr="00DB25C4">
              <w:rPr>
                <w:rFonts w:cstheme="minorHAnsi"/>
                <w:color w:val="000000" w:themeColor="text1"/>
              </w:rPr>
              <w:t>.</w:t>
            </w:r>
          </w:p>
          <w:p w14:paraId="696BE81B" w14:textId="77777777" w:rsidR="00EE2EA9" w:rsidRPr="00DB25C4" w:rsidRDefault="00EE2EA9" w:rsidP="00687314">
            <w:pPr>
              <w:autoSpaceDE w:val="0"/>
              <w:autoSpaceDN w:val="0"/>
              <w:adjustRightInd w:val="0"/>
              <w:spacing w:after="0" w:line="240" w:lineRule="auto"/>
              <w:jc w:val="both"/>
              <w:rPr>
                <w:rFonts w:cstheme="minorHAnsi"/>
                <w:color w:val="000000"/>
              </w:rPr>
            </w:pPr>
          </w:p>
        </w:tc>
      </w:tr>
      <w:tr w:rsidR="00EE2EA9" w:rsidRPr="00DB25C4" w14:paraId="4F5BF205" w14:textId="77777777" w:rsidTr="00CD4E67">
        <w:tc>
          <w:tcPr>
            <w:tcW w:w="4675" w:type="dxa"/>
          </w:tcPr>
          <w:p w14:paraId="7DF120D0" w14:textId="77777777" w:rsidR="00EE2EA9" w:rsidRPr="00DB25C4" w:rsidRDefault="00EE2EA9" w:rsidP="00687314">
            <w:pPr>
              <w:autoSpaceDE w:val="0"/>
              <w:autoSpaceDN w:val="0"/>
              <w:adjustRightInd w:val="0"/>
              <w:spacing w:after="0" w:line="240" w:lineRule="auto"/>
              <w:jc w:val="center"/>
              <w:rPr>
                <w:rFonts w:cstheme="minorHAnsi"/>
                <w:b/>
                <w:color w:val="000000"/>
              </w:rPr>
            </w:pPr>
            <w:proofErr w:type="spellStart"/>
            <w:r w:rsidRPr="00DB25C4">
              <w:rPr>
                <w:rFonts w:cstheme="minorHAnsi"/>
                <w:b/>
                <w:color w:val="000000"/>
              </w:rPr>
              <w:t>Tujuan</w:t>
            </w:r>
            <w:proofErr w:type="spellEnd"/>
            <w:r w:rsidRPr="00DB25C4">
              <w:rPr>
                <w:rFonts w:cstheme="minorHAnsi"/>
                <w:b/>
                <w:color w:val="000000"/>
              </w:rPr>
              <w:t xml:space="preserve"> FBS</w:t>
            </w:r>
          </w:p>
        </w:tc>
        <w:tc>
          <w:tcPr>
            <w:tcW w:w="4675" w:type="dxa"/>
          </w:tcPr>
          <w:p w14:paraId="2684CA91" w14:textId="77777777" w:rsidR="00EE2EA9" w:rsidRPr="00DB25C4" w:rsidRDefault="00EE2EA9" w:rsidP="00687314">
            <w:pPr>
              <w:autoSpaceDE w:val="0"/>
              <w:autoSpaceDN w:val="0"/>
              <w:adjustRightInd w:val="0"/>
              <w:spacing w:after="0" w:line="240" w:lineRule="auto"/>
              <w:jc w:val="center"/>
              <w:rPr>
                <w:rFonts w:cstheme="minorHAnsi"/>
                <w:b/>
                <w:color w:val="000000"/>
              </w:rPr>
            </w:pPr>
            <w:proofErr w:type="spellStart"/>
            <w:r w:rsidRPr="00DB25C4">
              <w:rPr>
                <w:rFonts w:cstheme="minorHAnsi"/>
                <w:b/>
                <w:color w:val="000000"/>
              </w:rPr>
              <w:t>Tujuan</w:t>
            </w:r>
            <w:proofErr w:type="spellEnd"/>
            <w:r w:rsidRPr="00DB25C4">
              <w:rPr>
                <w:rFonts w:cstheme="minorHAnsi"/>
                <w:b/>
                <w:color w:val="000000"/>
              </w:rPr>
              <w:t xml:space="preserve"> Prodi Pendidikan Bahasa Mandarin</w:t>
            </w:r>
          </w:p>
        </w:tc>
      </w:tr>
      <w:tr w:rsidR="00EE2EA9" w:rsidRPr="00DB25C4" w14:paraId="115FAB0E" w14:textId="77777777" w:rsidTr="00CD4E67">
        <w:tc>
          <w:tcPr>
            <w:tcW w:w="4675" w:type="dxa"/>
          </w:tcPr>
          <w:p w14:paraId="15607F63" w14:textId="77777777" w:rsidR="00EE2EA9" w:rsidRPr="00DB25C4" w:rsidRDefault="00EE2EA9" w:rsidP="00687314">
            <w:pPr>
              <w:autoSpaceDE w:val="0"/>
              <w:autoSpaceDN w:val="0"/>
              <w:adjustRightInd w:val="0"/>
              <w:spacing w:after="0" w:line="240" w:lineRule="auto"/>
              <w:ind w:left="252" w:hanging="252"/>
              <w:rPr>
                <w:rFonts w:cstheme="minorHAnsi"/>
                <w:color w:val="000000"/>
                <w:lang w:val="id-ID"/>
              </w:rPr>
            </w:pPr>
            <w:r w:rsidRPr="00DB25C4">
              <w:rPr>
                <w:rFonts w:cstheme="minorHAnsi"/>
                <w:color w:val="000000"/>
                <w:lang w:val="id-ID"/>
              </w:rPr>
              <w:t xml:space="preserve">1. menghasilkan  lulusan  yang  menguasai  substansi  keilmuan  bahasa, sastra,dan    seni  </w:t>
            </w:r>
          </w:p>
          <w:p w14:paraId="3203BD13" w14:textId="77777777" w:rsidR="00EE2EA9" w:rsidRPr="00DB25C4" w:rsidRDefault="00EE2EA9" w:rsidP="00687314">
            <w:pPr>
              <w:autoSpaceDE w:val="0"/>
              <w:autoSpaceDN w:val="0"/>
              <w:adjustRightInd w:val="0"/>
              <w:spacing w:after="0" w:line="240" w:lineRule="auto"/>
              <w:ind w:left="252" w:hanging="252"/>
              <w:rPr>
                <w:rFonts w:cstheme="minorHAnsi"/>
                <w:color w:val="000000"/>
                <w:lang w:val="id-ID"/>
              </w:rPr>
            </w:pPr>
            <w:r w:rsidRPr="00DB25C4">
              <w:rPr>
                <w:rFonts w:cstheme="minorHAnsi"/>
                <w:color w:val="000000"/>
                <w:lang w:val="id-ID"/>
              </w:rPr>
              <w:t xml:space="preserve">2. menghasilkan     lulusan     yang    memiliki     kemampuan     dalam mengembangkan dan menerapkan ilmu yang diperoleh sesuai dengan tuntutan  pengembangan     ilmu,    kebutuhan     masyarakat,     dan pembangunan nasional </w:t>
            </w:r>
          </w:p>
          <w:p w14:paraId="54796003" w14:textId="77777777" w:rsidR="00EE2EA9" w:rsidRPr="00DB25C4" w:rsidRDefault="00EE2EA9" w:rsidP="00687314">
            <w:pPr>
              <w:autoSpaceDE w:val="0"/>
              <w:autoSpaceDN w:val="0"/>
              <w:adjustRightInd w:val="0"/>
              <w:spacing w:after="0" w:line="240" w:lineRule="auto"/>
              <w:ind w:left="252" w:hanging="252"/>
              <w:rPr>
                <w:rFonts w:cstheme="minorHAnsi"/>
                <w:color w:val="000000"/>
                <w:lang w:val="id-ID"/>
              </w:rPr>
            </w:pPr>
            <w:r w:rsidRPr="00DB25C4">
              <w:rPr>
                <w:rFonts w:cstheme="minorHAnsi"/>
                <w:color w:val="000000"/>
                <w:lang w:val="id-ID"/>
              </w:rPr>
              <w:t>3. menghasilkan  lulusan yang memiliki kemandirian,  kemampuan  dasar berwirausaha,  dan kemampuan  mengembangkan  keterampilan  hidup untuk menjawab kebutuhan dan tantangan masyarakat global, dan</w:t>
            </w:r>
          </w:p>
          <w:p w14:paraId="4F653253" w14:textId="77777777" w:rsidR="00EE2EA9" w:rsidRPr="00DB25C4" w:rsidRDefault="00EE2EA9" w:rsidP="00687314">
            <w:pPr>
              <w:autoSpaceDE w:val="0"/>
              <w:autoSpaceDN w:val="0"/>
              <w:adjustRightInd w:val="0"/>
              <w:spacing w:after="0" w:line="240" w:lineRule="auto"/>
              <w:ind w:left="252" w:hanging="252"/>
              <w:rPr>
                <w:rFonts w:cstheme="minorHAnsi"/>
                <w:color w:val="000000"/>
                <w:lang w:val="id-ID"/>
              </w:rPr>
            </w:pPr>
            <w:r w:rsidRPr="00DB25C4">
              <w:rPr>
                <w:rFonts w:cstheme="minorHAnsi"/>
                <w:color w:val="000000"/>
                <w:lang w:val="id-ID"/>
              </w:rPr>
              <w:t>4. menghasilkan lulusan yang berkarakter kebangsaan, memahami etika akademik,  dan    menghasilkan   karya    yang    bermanfaat    untuk masyarakat.</w:t>
            </w:r>
          </w:p>
          <w:p w14:paraId="78486ED1" w14:textId="77777777" w:rsidR="00EE2EA9" w:rsidRPr="00DB25C4" w:rsidRDefault="00EE2EA9" w:rsidP="00687314">
            <w:pPr>
              <w:autoSpaceDE w:val="0"/>
              <w:autoSpaceDN w:val="0"/>
              <w:adjustRightInd w:val="0"/>
              <w:spacing w:after="0" w:line="240" w:lineRule="auto"/>
              <w:rPr>
                <w:rFonts w:cstheme="minorHAnsi"/>
                <w:color w:val="000000"/>
                <w:lang w:val="id-ID"/>
              </w:rPr>
            </w:pPr>
          </w:p>
        </w:tc>
        <w:tc>
          <w:tcPr>
            <w:tcW w:w="4675" w:type="dxa"/>
          </w:tcPr>
          <w:p w14:paraId="0DD051DF" w14:textId="77777777" w:rsidR="00EE2EA9" w:rsidRPr="00DB25C4" w:rsidRDefault="00EE2EA9" w:rsidP="009F6099">
            <w:pPr>
              <w:pStyle w:val="Default"/>
              <w:numPr>
                <w:ilvl w:val="0"/>
                <w:numId w:val="25"/>
              </w:numPr>
              <w:jc w:val="both"/>
              <w:rPr>
                <w:rFonts w:asciiTheme="minorHAnsi" w:hAnsiTheme="minorHAnsi" w:cstheme="minorHAnsi"/>
                <w:sz w:val="22"/>
                <w:szCs w:val="22"/>
              </w:rPr>
            </w:pPr>
            <w:proofErr w:type="spellStart"/>
            <w:r w:rsidRPr="00DB25C4">
              <w:rPr>
                <w:rFonts w:asciiTheme="minorHAnsi" w:hAnsiTheme="minorHAnsi" w:cstheme="minorHAnsi"/>
                <w:sz w:val="22"/>
                <w:szCs w:val="22"/>
              </w:rPr>
              <w:t>Menghasilkan</w:t>
            </w:r>
            <w:proofErr w:type="spellEnd"/>
            <w:r w:rsidRPr="00DB25C4">
              <w:rPr>
                <w:rFonts w:asciiTheme="minorHAnsi" w:hAnsiTheme="minorHAnsi" w:cstheme="minorHAnsi"/>
                <w:sz w:val="22"/>
                <w:szCs w:val="22"/>
              </w:rPr>
              <w:t xml:space="preserve"> </w:t>
            </w:r>
            <w:proofErr w:type="spellStart"/>
            <w:r w:rsidRPr="00DB25C4">
              <w:rPr>
                <w:rFonts w:asciiTheme="minorHAnsi" w:hAnsiTheme="minorHAnsi" w:cstheme="minorHAnsi"/>
                <w:sz w:val="22"/>
                <w:szCs w:val="22"/>
              </w:rPr>
              <w:t>pendidik</w:t>
            </w:r>
            <w:proofErr w:type="spellEnd"/>
            <w:r w:rsidRPr="00DB25C4">
              <w:rPr>
                <w:rFonts w:asciiTheme="minorHAnsi" w:hAnsiTheme="minorHAnsi" w:cstheme="minorHAnsi"/>
                <w:sz w:val="22"/>
                <w:szCs w:val="22"/>
              </w:rPr>
              <w:t xml:space="preserve"> Bahasa Mandarin pada </w:t>
            </w:r>
            <w:proofErr w:type="spellStart"/>
            <w:r w:rsidRPr="00DB25C4">
              <w:rPr>
                <w:rFonts w:asciiTheme="minorHAnsi" w:hAnsiTheme="minorHAnsi" w:cstheme="minorHAnsi"/>
                <w:sz w:val="22"/>
                <w:szCs w:val="22"/>
              </w:rPr>
              <w:t>institusi</w:t>
            </w:r>
            <w:proofErr w:type="spellEnd"/>
            <w:r w:rsidRPr="00DB25C4">
              <w:rPr>
                <w:rFonts w:asciiTheme="minorHAnsi" w:hAnsiTheme="minorHAnsi" w:cstheme="minorHAnsi"/>
                <w:sz w:val="22"/>
                <w:szCs w:val="22"/>
              </w:rPr>
              <w:t xml:space="preserve"> formal </w:t>
            </w:r>
            <w:proofErr w:type="spellStart"/>
            <w:r w:rsidRPr="00DB25C4">
              <w:rPr>
                <w:rFonts w:asciiTheme="minorHAnsi" w:hAnsiTheme="minorHAnsi" w:cstheme="minorHAnsi"/>
                <w:sz w:val="22"/>
                <w:szCs w:val="22"/>
              </w:rPr>
              <w:t>maupun</w:t>
            </w:r>
            <w:proofErr w:type="spellEnd"/>
            <w:r w:rsidRPr="00DB25C4">
              <w:rPr>
                <w:rFonts w:asciiTheme="minorHAnsi" w:hAnsiTheme="minorHAnsi" w:cstheme="minorHAnsi"/>
                <w:sz w:val="22"/>
                <w:szCs w:val="22"/>
              </w:rPr>
              <w:t xml:space="preserve"> non-formal yang </w:t>
            </w:r>
            <w:proofErr w:type="spellStart"/>
            <w:r w:rsidRPr="00DB25C4">
              <w:rPr>
                <w:rFonts w:asciiTheme="minorHAnsi" w:hAnsiTheme="minorHAnsi" w:cstheme="minorHAnsi"/>
                <w:sz w:val="22"/>
                <w:szCs w:val="22"/>
              </w:rPr>
              <w:t>berkualitas</w:t>
            </w:r>
            <w:proofErr w:type="spellEnd"/>
            <w:r w:rsidRPr="00DB25C4">
              <w:rPr>
                <w:rFonts w:asciiTheme="minorHAnsi" w:hAnsiTheme="minorHAnsi" w:cstheme="minorHAnsi"/>
                <w:sz w:val="22"/>
                <w:szCs w:val="22"/>
              </w:rPr>
              <w:t xml:space="preserve"> </w:t>
            </w:r>
            <w:proofErr w:type="spellStart"/>
            <w:r w:rsidRPr="00DB25C4">
              <w:rPr>
                <w:rFonts w:asciiTheme="minorHAnsi" w:hAnsiTheme="minorHAnsi" w:cstheme="minorHAnsi"/>
                <w:sz w:val="22"/>
                <w:szCs w:val="22"/>
              </w:rPr>
              <w:t>serta</w:t>
            </w:r>
            <w:proofErr w:type="spellEnd"/>
            <w:r w:rsidRPr="00DB25C4">
              <w:rPr>
                <w:rFonts w:asciiTheme="minorHAnsi" w:hAnsiTheme="minorHAnsi" w:cstheme="minorHAnsi"/>
                <w:sz w:val="22"/>
                <w:szCs w:val="22"/>
              </w:rPr>
              <w:t xml:space="preserve"> </w:t>
            </w:r>
            <w:proofErr w:type="spellStart"/>
            <w:r w:rsidRPr="00DB25C4">
              <w:rPr>
                <w:rFonts w:asciiTheme="minorHAnsi" w:hAnsiTheme="minorHAnsi" w:cstheme="minorHAnsi"/>
                <w:sz w:val="22"/>
                <w:szCs w:val="22"/>
              </w:rPr>
              <w:t>mampu</w:t>
            </w:r>
            <w:proofErr w:type="spellEnd"/>
            <w:r w:rsidRPr="00DB25C4">
              <w:rPr>
                <w:rFonts w:asciiTheme="minorHAnsi" w:hAnsiTheme="minorHAnsi" w:cstheme="minorHAnsi"/>
                <w:sz w:val="22"/>
                <w:szCs w:val="22"/>
              </w:rPr>
              <w:t xml:space="preserve"> </w:t>
            </w:r>
            <w:proofErr w:type="spellStart"/>
            <w:r w:rsidRPr="00DB25C4">
              <w:rPr>
                <w:rFonts w:asciiTheme="minorHAnsi" w:hAnsiTheme="minorHAnsi" w:cstheme="minorHAnsi"/>
                <w:sz w:val="22"/>
                <w:szCs w:val="22"/>
              </w:rPr>
              <w:t>mengikuti</w:t>
            </w:r>
            <w:proofErr w:type="spellEnd"/>
            <w:r w:rsidRPr="00DB25C4">
              <w:rPr>
                <w:rFonts w:asciiTheme="minorHAnsi" w:hAnsiTheme="minorHAnsi" w:cstheme="minorHAnsi"/>
                <w:sz w:val="22"/>
                <w:szCs w:val="22"/>
              </w:rPr>
              <w:t xml:space="preserve"> </w:t>
            </w:r>
            <w:proofErr w:type="spellStart"/>
            <w:r w:rsidRPr="00DB25C4">
              <w:rPr>
                <w:rFonts w:asciiTheme="minorHAnsi" w:hAnsiTheme="minorHAnsi" w:cstheme="minorHAnsi"/>
                <w:sz w:val="22"/>
                <w:szCs w:val="22"/>
              </w:rPr>
              <w:t>perkembangan</w:t>
            </w:r>
            <w:proofErr w:type="spellEnd"/>
            <w:r w:rsidRPr="00DB25C4">
              <w:rPr>
                <w:rFonts w:asciiTheme="minorHAnsi" w:hAnsiTheme="minorHAnsi" w:cstheme="minorHAnsi"/>
                <w:sz w:val="22"/>
                <w:szCs w:val="22"/>
              </w:rPr>
              <w:t xml:space="preserve"> </w:t>
            </w:r>
            <w:proofErr w:type="spellStart"/>
            <w:r w:rsidRPr="00DB25C4">
              <w:rPr>
                <w:rFonts w:asciiTheme="minorHAnsi" w:hAnsiTheme="minorHAnsi" w:cstheme="minorHAnsi"/>
                <w:sz w:val="22"/>
                <w:szCs w:val="22"/>
              </w:rPr>
              <w:t>teknologi</w:t>
            </w:r>
            <w:proofErr w:type="spellEnd"/>
            <w:r w:rsidRPr="00DB25C4">
              <w:rPr>
                <w:rFonts w:asciiTheme="minorHAnsi" w:hAnsiTheme="minorHAnsi" w:cstheme="minorHAnsi"/>
                <w:sz w:val="22"/>
                <w:szCs w:val="22"/>
              </w:rPr>
              <w:t xml:space="preserve"> </w:t>
            </w:r>
            <w:proofErr w:type="spellStart"/>
            <w:r w:rsidRPr="00DB25C4">
              <w:rPr>
                <w:rFonts w:asciiTheme="minorHAnsi" w:hAnsiTheme="minorHAnsi" w:cstheme="minorHAnsi"/>
                <w:sz w:val="22"/>
                <w:szCs w:val="22"/>
              </w:rPr>
              <w:t>pendidikan</w:t>
            </w:r>
            <w:proofErr w:type="spellEnd"/>
            <w:r w:rsidRPr="00DB25C4">
              <w:rPr>
                <w:rFonts w:asciiTheme="minorHAnsi" w:hAnsiTheme="minorHAnsi" w:cstheme="minorHAnsi"/>
                <w:sz w:val="22"/>
                <w:szCs w:val="22"/>
              </w:rPr>
              <w:t xml:space="preserve">. </w:t>
            </w:r>
          </w:p>
          <w:p w14:paraId="0BE19AED" w14:textId="77777777" w:rsidR="00EE2EA9" w:rsidRPr="00DB25C4" w:rsidRDefault="00EE2EA9" w:rsidP="009F6099">
            <w:pPr>
              <w:pStyle w:val="ListParagraph"/>
              <w:numPr>
                <w:ilvl w:val="0"/>
                <w:numId w:val="25"/>
              </w:numPr>
              <w:spacing w:after="0" w:line="240" w:lineRule="auto"/>
              <w:rPr>
                <w:rFonts w:cstheme="minorHAnsi"/>
              </w:rPr>
            </w:pPr>
            <w:r w:rsidRPr="00DB25C4">
              <w:rPr>
                <w:rFonts w:eastAsia="Calibri" w:cstheme="minorHAnsi"/>
              </w:rPr>
              <w:t xml:space="preserve"> </w:t>
            </w:r>
            <w:proofErr w:type="spellStart"/>
            <w:r w:rsidRPr="00DB25C4">
              <w:rPr>
                <w:rFonts w:eastAsia="Calibri" w:cstheme="minorHAnsi"/>
              </w:rPr>
              <w:t>Menghasilkan</w:t>
            </w:r>
            <w:proofErr w:type="spellEnd"/>
            <w:r w:rsidRPr="00DB25C4">
              <w:rPr>
                <w:rFonts w:eastAsia="Calibri" w:cstheme="minorHAnsi"/>
              </w:rPr>
              <w:t xml:space="preserve"> </w:t>
            </w:r>
            <w:proofErr w:type="spellStart"/>
            <w:r w:rsidRPr="00DB25C4">
              <w:rPr>
                <w:rFonts w:eastAsia="Calibri" w:cstheme="minorHAnsi"/>
              </w:rPr>
              <w:t>wirausahawan</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bidang</w:t>
            </w:r>
            <w:proofErr w:type="spellEnd"/>
            <w:r w:rsidRPr="00DB25C4">
              <w:rPr>
                <w:rFonts w:eastAsia="Calibri" w:cstheme="minorHAnsi"/>
              </w:rPr>
              <w:t xml:space="preserve"> </w:t>
            </w:r>
            <w:proofErr w:type="spellStart"/>
            <w:r w:rsidRPr="00DB25C4">
              <w:rPr>
                <w:rFonts w:eastAsia="Calibri" w:cstheme="minorHAnsi"/>
              </w:rPr>
              <w:t>bahasa</w:t>
            </w:r>
            <w:proofErr w:type="spellEnd"/>
            <w:r w:rsidRPr="00DB25C4">
              <w:rPr>
                <w:rFonts w:eastAsia="Calibri" w:cstheme="minorHAnsi"/>
              </w:rPr>
              <w:t xml:space="preserve"> Mandarin yang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menyesuaikan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kebutuhan</w:t>
            </w:r>
            <w:proofErr w:type="spellEnd"/>
            <w:r w:rsidRPr="00DB25C4">
              <w:rPr>
                <w:rFonts w:eastAsia="Calibri" w:cstheme="minorHAnsi"/>
              </w:rPr>
              <w:t xml:space="preserve"> </w:t>
            </w:r>
            <w:proofErr w:type="spellStart"/>
            <w:r w:rsidRPr="00DB25C4">
              <w:rPr>
                <w:rFonts w:eastAsia="Calibri" w:cstheme="minorHAnsi"/>
              </w:rPr>
              <w:t>masyarakat</w:t>
            </w:r>
            <w:proofErr w:type="spellEnd"/>
            <w:r w:rsidRPr="00DB25C4">
              <w:rPr>
                <w:rFonts w:eastAsia="Calibri" w:cstheme="minorHAnsi"/>
              </w:rPr>
              <w:t>.</w:t>
            </w:r>
          </w:p>
          <w:p w14:paraId="69013170" w14:textId="77777777" w:rsidR="00EE2EA9" w:rsidRPr="00DB25C4" w:rsidRDefault="00EE2EA9" w:rsidP="009F6099">
            <w:pPr>
              <w:pStyle w:val="ListParagraph"/>
              <w:numPr>
                <w:ilvl w:val="0"/>
                <w:numId w:val="25"/>
              </w:numPr>
              <w:spacing w:after="0" w:line="240" w:lineRule="auto"/>
              <w:rPr>
                <w:rFonts w:cstheme="minorHAnsi"/>
              </w:rPr>
            </w:pPr>
            <w:proofErr w:type="spellStart"/>
            <w:r w:rsidRPr="00DB25C4">
              <w:rPr>
                <w:rFonts w:eastAsia="Calibri" w:cstheme="minorHAnsi"/>
              </w:rPr>
              <w:t>Menghasilkan</w:t>
            </w:r>
            <w:proofErr w:type="spellEnd"/>
            <w:r w:rsidRPr="00DB25C4">
              <w:rPr>
                <w:rFonts w:eastAsia="Calibri" w:cstheme="minorHAnsi"/>
              </w:rPr>
              <w:t xml:space="preserve"> </w:t>
            </w:r>
            <w:proofErr w:type="spellStart"/>
            <w:r w:rsidRPr="00DB25C4">
              <w:rPr>
                <w:rFonts w:eastAsia="Calibri" w:cstheme="minorHAnsi"/>
              </w:rPr>
              <w:t>penerjemah</w:t>
            </w:r>
            <w:proofErr w:type="spellEnd"/>
            <w:r w:rsidRPr="00DB25C4">
              <w:rPr>
                <w:rFonts w:eastAsia="Calibri" w:cstheme="minorHAnsi"/>
              </w:rPr>
              <w:t xml:space="preserve"> Bahasa Mandarin yang </w:t>
            </w:r>
            <w:proofErr w:type="spellStart"/>
            <w:r w:rsidRPr="00DB25C4">
              <w:rPr>
                <w:rFonts w:eastAsia="Calibri" w:cstheme="minorHAnsi"/>
              </w:rPr>
              <w:t>adaptif</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berbagai</w:t>
            </w:r>
            <w:proofErr w:type="spellEnd"/>
            <w:r w:rsidRPr="00DB25C4">
              <w:rPr>
                <w:rFonts w:eastAsia="Calibri" w:cstheme="minorHAnsi"/>
              </w:rPr>
              <w:t xml:space="preserve"> </w:t>
            </w:r>
            <w:proofErr w:type="spellStart"/>
            <w:r w:rsidRPr="00DB25C4">
              <w:rPr>
                <w:rFonts w:eastAsia="Calibri" w:cstheme="minorHAnsi"/>
              </w:rPr>
              <w:t>bidang</w:t>
            </w:r>
            <w:proofErr w:type="spellEnd"/>
            <w:r w:rsidRPr="00DB25C4">
              <w:rPr>
                <w:rFonts w:eastAsia="Calibri" w:cstheme="minorHAnsi"/>
              </w:rPr>
              <w:t xml:space="preserve">; </w:t>
            </w:r>
          </w:p>
          <w:p w14:paraId="6DD2907E" w14:textId="77777777" w:rsidR="00EE2EA9" w:rsidRPr="00DB25C4" w:rsidRDefault="00EE2EA9" w:rsidP="009F6099">
            <w:pPr>
              <w:pStyle w:val="ListParagraph"/>
              <w:numPr>
                <w:ilvl w:val="0"/>
                <w:numId w:val="25"/>
              </w:numPr>
              <w:spacing w:after="0" w:line="240" w:lineRule="auto"/>
              <w:rPr>
                <w:rFonts w:cstheme="minorHAnsi"/>
              </w:rPr>
            </w:pPr>
            <w:proofErr w:type="spellStart"/>
            <w:r w:rsidRPr="00DB25C4">
              <w:rPr>
                <w:rFonts w:eastAsia="Calibri" w:cstheme="minorHAnsi"/>
              </w:rPr>
              <w:t>Menghasilkan</w:t>
            </w:r>
            <w:proofErr w:type="spellEnd"/>
            <w:r w:rsidRPr="00DB25C4">
              <w:rPr>
                <w:rFonts w:eastAsia="Calibri" w:cstheme="minorHAnsi"/>
              </w:rPr>
              <w:t xml:space="preserve"> </w:t>
            </w:r>
            <w:proofErr w:type="spellStart"/>
            <w:r w:rsidRPr="00DB25C4">
              <w:rPr>
                <w:rFonts w:eastAsia="Calibri" w:cstheme="minorHAnsi"/>
              </w:rPr>
              <w:t>peneliti</w:t>
            </w:r>
            <w:proofErr w:type="spellEnd"/>
            <w:r w:rsidRPr="00DB25C4">
              <w:rPr>
                <w:rFonts w:eastAsia="Calibri" w:cstheme="minorHAnsi"/>
              </w:rPr>
              <w:t xml:space="preserve"> </w:t>
            </w:r>
            <w:proofErr w:type="spellStart"/>
            <w:r w:rsidRPr="00DB25C4">
              <w:rPr>
                <w:rFonts w:eastAsia="Calibri" w:cstheme="minorHAnsi"/>
              </w:rPr>
              <w:t>pemula</w:t>
            </w:r>
            <w:proofErr w:type="spellEnd"/>
            <w:r w:rsidRPr="00DB25C4">
              <w:rPr>
                <w:rFonts w:eastAsia="Calibri" w:cstheme="minorHAnsi"/>
              </w:rPr>
              <w:t xml:space="preserve"> Bahasa Mandarin yang </w:t>
            </w:r>
            <w:proofErr w:type="spellStart"/>
            <w:r w:rsidRPr="00DB25C4">
              <w:rPr>
                <w:rFonts w:eastAsia="Calibri" w:cstheme="minorHAnsi"/>
              </w:rPr>
              <w:t>mendukung</w:t>
            </w:r>
            <w:proofErr w:type="spellEnd"/>
            <w:r w:rsidRPr="00DB25C4">
              <w:rPr>
                <w:rFonts w:eastAsia="Calibri" w:cstheme="minorHAnsi"/>
              </w:rPr>
              <w:t xml:space="preserve"> </w:t>
            </w:r>
            <w:proofErr w:type="spellStart"/>
            <w:r w:rsidRPr="00DB25C4">
              <w:rPr>
                <w:rFonts w:eastAsia="Calibri" w:cstheme="minorHAnsi"/>
              </w:rPr>
              <w:t>pengembangan</w:t>
            </w:r>
            <w:proofErr w:type="spellEnd"/>
            <w:r w:rsidRPr="00DB25C4">
              <w:rPr>
                <w:rFonts w:eastAsia="Calibri" w:cstheme="minorHAnsi"/>
              </w:rPr>
              <w:t xml:space="preserve"> </w:t>
            </w:r>
            <w:proofErr w:type="spellStart"/>
            <w:r w:rsidRPr="00DB25C4">
              <w:rPr>
                <w:rFonts w:eastAsia="Calibri" w:cstheme="minorHAnsi"/>
              </w:rPr>
              <w:t>ilmu</w:t>
            </w:r>
            <w:proofErr w:type="spellEnd"/>
            <w:r w:rsidRPr="00DB25C4">
              <w:rPr>
                <w:rFonts w:eastAsia="Calibri" w:cstheme="minorHAnsi"/>
              </w:rPr>
              <w:t xml:space="preserve"> </w:t>
            </w:r>
            <w:proofErr w:type="spellStart"/>
            <w:r w:rsidRPr="00DB25C4">
              <w:rPr>
                <w:rFonts w:eastAsia="Calibri" w:cstheme="minorHAnsi"/>
              </w:rPr>
              <w:t>kebahasaan</w:t>
            </w:r>
            <w:proofErr w:type="spellEnd"/>
            <w:r w:rsidRPr="00DB25C4">
              <w:rPr>
                <w:rFonts w:eastAsia="Calibri" w:cstheme="minorHAnsi"/>
              </w:rPr>
              <w:t xml:space="preserve"> dan </w:t>
            </w:r>
            <w:proofErr w:type="spellStart"/>
            <w:r w:rsidRPr="00DB25C4">
              <w:rPr>
                <w:rFonts w:eastAsia="Calibri" w:cstheme="minorHAnsi"/>
              </w:rPr>
              <w:t>budaya</w:t>
            </w:r>
            <w:proofErr w:type="spellEnd"/>
            <w:r w:rsidRPr="00DB25C4">
              <w:rPr>
                <w:rFonts w:eastAsia="Calibri" w:cstheme="minorHAnsi"/>
              </w:rPr>
              <w:t>.</w:t>
            </w:r>
          </w:p>
          <w:p w14:paraId="41FE26D0" w14:textId="77777777" w:rsidR="00EE2EA9" w:rsidRPr="00DB25C4" w:rsidRDefault="00EE2EA9" w:rsidP="009F6099">
            <w:pPr>
              <w:pStyle w:val="ListParagraph"/>
              <w:numPr>
                <w:ilvl w:val="0"/>
                <w:numId w:val="25"/>
              </w:numPr>
              <w:spacing w:after="0" w:line="240" w:lineRule="auto"/>
              <w:rPr>
                <w:rFonts w:cstheme="minorHAnsi"/>
              </w:rPr>
            </w:pPr>
            <w:proofErr w:type="spellStart"/>
            <w:r w:rsidRPr="00DB25C4">
              <w:rPr>
                <w:rFonts w:eastAsia="Calibri" w:cstheme="minorHAnsi"/>
              </w:rPr>
              <w:t>menghasilkan</w:t>
            </w:r>
            <w:proofErr w:type="spellEnd"/>
            <w:r w:rsidRPr="00DB25C4">
              <w:rPr>
                <w:rFonts w:eastAsia="Calibri" w:cstheme="minorHAnsi"/>
              </w:rPr>
              <w:t xml:space="preserve"> </w:t>
            </w:r>
            <w:proofErr w:type="spellStart"/>
            <w:r w:rsidRPr="00DB25C4">
              <w:rPr>
                <w:rFonts w:eastAsia="Calibri" w:cstheme="minorHAnsi"/>
              </w:rPr>
              <w:t>tenaga</w:t>
            </w:r>
            <w:proofErr w:type="spellEnd"/>
            <w:r w:rsidRPr="00DB25C4">
              <w:rPr>
                <w:rFonts w:eastAsia="Calibri" w:cstheme="minorHAnsi"/>
              </w:rPr>
              <w:t xml:space="preserve"> </w:t>
            </w:r>
            <w:proofErr w:type="spellStart"/>
            <w:r w:rsidRPr="00DB25C4">
              <w:rPr>
                <w:rFonts w:eastAsia="Calibri" w:cstheme="minorHAnsi"/>
              </w:rPr>
              <w:t>profesional</w:t>
            </w:r>
            <w:proofErr w:type="spellEnd"/>
            <w:r w:rsidRPr="00DB25C4">
              <w:rPr>
                <w:rFonts w:eastAsia="Calibri" w:cstheme="minorHAnsi"/>
              </w:rPr>
              <w:t xml:space="preserve"> yang </w:t>
            </w:r>
            <w:proofErr w:type="spellStart"/>
            <w:r w:rsidRPr="00DB25C4">
              <w:rPr>
                <w:rFonts w:eastAsia="Calibri" w:cstheme="minorHAnsi"/>
              </w:rPr>
              <w:t>mampu</w:t>
            </w:r>
            <w:proofErr w:type="spellEnd"/>
            <w:r w:rsidRPr="00DB25C4">
              <w:rPr>
                <w:rFonts w:eastAsia="Calibri" w:cstheme="minorHAnsi"/>
              </w:rPr>
              <w:t xml:space="preserve"> </w:t>
            </w:r>
            <w:proofErr w:type="spellStart"/>
            <w:r w:rsidRPr="00DB25C4">
              <w:rPr>
                <w:rFonts w:eastAsia="Calibri" w:cstheme="minorHAnsi"/>
              </w:rPr>
              <w:t>menjalankan</w:t>
            </w:r>
            <w:proofErr w:type="spellEnd"/>
            <w:r w:rsidRPr="00DB25C4">
              <w:rPr>
                <w:rFonts w:eastAsia="Calibri" w:cstheme="minorHAnsi"/>
              </w:rPr>
              <w:t xml:space="preserve"> </w:t>
            </w:r>
            <w:proofErr w:type="spellStart"/>
            <w:r w:rsidRPr="00DB25C4">
              <w:rPr>
                <w:rFonts w:eastAsia="Calibri" w:cstheme="minorHAnsi"/>
              </w:rPr>
              <w:t>fungsinya</w:t>
            </w:r>
            <w:proofErr w:type="spellEnd"/>
            <w:r w:rsidRPr="00DB25C4">
              <w:rPr>
                <w:rFonts w:eastAsia="Calibri" w:cstheme="minorHAnsi"/>
              </w:rPr>
              <w:t xml:space="preserve"> di </w:t>
            </w:r>
            <w:proofErr w:type="spellStart"/>
            <w:r w:rsidRPr="00DB25C4">
              <w:rPr>
                <w:rFonts w:eastAsia="Calibri" w:cstheme="minorHAnsi"/>
              </w:rPr>
              <w:t>berbagai</w:t>
            </w:r>
            <w:proofErr w:type="spellEnd"/>
            <w:r w:rsidRPr="00DB25C4">
              <w:rPr>
                <w:rFonts w:eastAsia="Calibri" w:cstheme="minorHAnsi"/>
              </w:rPr>
              <w:t xml:space="preserve"> </w:t>
            </w:r>
            <w:proofErr w:type="spellStart"/>
            <w:r w:rsidRPr="00DB25C4">
              <w:rPr>
                <w:rFonts w:eastAsia="Calibri" w:cstheme="minorHAnsi"/>
              </w:rPr>
              <w:t>bidang</w:t>
            </w:r>
            <w:proofErr w:type="spellEnd"/>
            <w:r w:rsidRPr="00DB25C4">
              <w:rPr>
                <w:rFonts w:eastAsia="Calibri" w:cstheme="minorHAnsi"/>
              </w:rPr>
              <w:t xml:space="preserve"> </w:t>
            </w:r>
            <w:proofErr w:type="spellStart"/>
            <w:r w:rsidRPr="00DB25C4">
              <w:rPr>
                <w:rFonts w:eastAsia="Calibri" w:cstheme="minorHAnsi"/>
              </w:rPr>
              <w:t>pekerjaan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lastRenderedPageBreak/>
              <w:t>mengedepankan</w:t>
            </w:r>
            <w:proofErr w:type="spellEnd"/>
            <w:r w:rsidRPr="00DB25C4">
              <w:rPr>
                <w:rFonts w:eastAsia="Calibri" w:cstheme="minorHAnsi"/>
              </w:rPr>
              <w:t xml:space="preserve"> </w:t>
            </w:r>
            <w:proofErr w:type="spellStart"/>
            <w:r w:rsidRPr="00DB25C4">
              <w:rPr>
                <w:rFonts w:eastAsia="Calibri" w:cstheme="minorHAnsi"/>
              </w:rPr>
              <w:t>kemampuan</w:t>
            </w:r>
            <w:proofErr w:type="spellEnd"/>
            <w:r w:rsidRPr="00DB25C4">
              <w:rPr>
                <w:rFonts w:eastAsia="Calibri" w:cstheme="minorHAnsi"/>
              </w:rPr>
              <w:t xml:space="preserve"> </w:t>
            </w:r>
            <w:proofErr w:type="spellStart"/>
            <w:r w:rsidRPr="00DB25C4">
              <w:rPr>
                <w:rFonts w:eastAsia="Calibri" w:cstheme="minorHAnsi"/>
              </w:rPr>
              <w:t>komunikasi</w:t>
            </w:r>
            <w:proofErr w:type="spellEnd"/>
            <w:r w:rsidRPr="00DB25C4">
              <w:rPr>
                <w:rFonts w:eastAsia="Calibri" w:cstheme="minorHAnsi"/>
              </w:rPr>
              <w:t xml:space="preserve"> dan </w:t>
            </w:r>
            <w:proofErr w:type="spellStart"/>
            <w:r w:rsidRPr="00DB25C4">
              <w:rPr>
                <w:rFonts w:eastAsia="Calibri" w:cstheme="minorHAnsi"/>
              </w:rPr>
              <w:t>kecakapan</w:t>
            </w:r>
            <w:proofErr w:type="spellEnd"/>
            <w:r w:rsidRPr="00DB25C4">
              <w:rPr>
                <w:rFonts w:eastAsia="Calibri" w:cstheme="minorHAnsi"/>
              </w:rPr>
              <w:t xml:space="preserve"> </w:t>
            </w:r>
            <w:proofErr w:type="spellStart"/>
            <w:r w:rsidRPr="00DB25C4">
              <w:rPr>
                <w:rFonts w:eastAsia="Calibri" w:cstheme="minorHAnsi"/>
              </w:rPr>
              <w:t>berbahasa</w:t>
            </w:r>
            <w:proofErr w:type="spellEnd"/>
            <w:r w:rsidRPr="00DB25C4">
              <w:rPr>
                <w:rFonts w:eastAsia="Calibri" w:cstheme="minorHAnsi"/>
              </w:rPr>
              <w:t>.</w:t>
            </w:r>
          </w:p>
          <w:p w14:paraId="4E23C8E9" w14:textId="77777777" w:rsidR="00EE2EA9" w:rsidRPr="00DB25C4" w:rsidRDefault="00EE2EA9" w:rsidP="00687314">
            <w:pPr>
              <w:pStyle w:val="Default"/>
              <w:jc w:val="both"/>
              <w:rPr>
                <w:rFonts w:asciiTheme="minorHAnsi" w:hAnsiTheme="minorHAnsi" w:cstheme="minorHAnsi"/>
                <w:color w:val="auto"/>
                <w:sz w:val="22"/>
                <w:szCs w:val="22"/>
              </w:rPr>
            </w:pPr>
          </w:p>
          <w:p w14:paraId="4DDF7A32" w14:textId="77777777" w:rsidR="00EE2EA9" w:rsidRPr="00DB25C4" w:rsidRDefault="00EE2EA9" w:rsidP="00687314">
            <w:pPr>
              <w:autoSpaceDE w:val="0"/>
              <w:autoSpaceDN w:val="0"/>
              <w:adjustRightInd w:val="0"/>
              <w:spacing w:after="0" w:line="240" w:lineRule="auto"/>
              <w:rPr>
                <w:rFonts w:cstheme="minorHAnsi"/>
                <w:color w:val="000000"/>
              </w:rPr>
            </w:pPr>
          </w:p>
        </w:tc>
      </w:tr>
      <w:tr w:rsidR="00EE2EA9" w:rsidRPr="00DB25C4" w14:paraId="7E0C8F20" w14:textId="77777777" w:rsidTr="00CD4E67">
        <w:tc>
          <w:tcPr>
            <w:tcW w:w="9350" w:type="dxa"/>
            <w:gridSpan w:val="2"/>
          </w:tcPr>
          <w:p w14:paraId="1E31F83A" w14:textId="77777777" w:rsidR="00EE2EA9" w:rsidRPr="00DB25C4" w:rsidRDefault="00EE2EA9" w:rsidP="00687314">
            <w:pPr>
              <w:autoSpaceDE w:val="0"/>
              <w:autoSpaceDN w:val="0"/>
              <w:adjustRightInd w:val="0"/>
              <w:spacing w:after="0" w:line="240" w:lineRule="auto"/>
              <w:jc w:val="center"/>
              <w:rPr>
                <w:rFonts w:cstheme="minorHAnsi"/>
                <w:b/>
                <w:color w:val="000000"/>
              </w:rPr>
            </w:pPr>
            <w:r w:rsidRPr="00DB25C4">
              <w:rPr>
                <w:rFonts w:cstheme="minorHAnsi"/>
                <w:b/>
                <w:color w:val="000000"/>
              </w:rPr>
              <w:t>Strategi FBS</w:t>
            </w:r>
          </w:p>
        </w:tc>
      </w:tr>
      <w:tr w:rsidR="00EE2EA9" w:rsidRPr="00DB25C4" w14:paraId="654603F7" w14:textId="77777777" w:rsidTr="00CD4E67">
        <w:tc>
          <w:tcPr>
            <w:tcW w:w="9350" w:type="dxa"/>
            <w:gridSpan w:val="2"/>
          </w:tcPr>
          <w:p w14:paraId="42DBB875" w14:textId="77777777" w:rsidR="00EE2EA9" w:rsidRPr="00DB25C4" w:rsidRDefault="00EE2EA9" w:rsidP="009F6099">
            <w:pPr>
              <w:pStyle w:val="ListParagraph"/>
              <w:numPr>
                <w:ilvl w:val="0"/>
                <w:numId w:val="26"/>
              </w:numPr>
              <w:autoSpaceDE w:val="0"/>
              <w:autoSpaceDN w:val="0"/>
              <w:adjustRightInd w:val="0"/>
              <w:spacing w:after="0" w:line="240" w:lineRule="auto"/>
              <w:rPr>
                <w:rFonts w:cstheme="minorHAnsi"/>
                <w:color w:val="000000"/>
                <w:lang w:val="id-ID"/>
              </w:rPr>
            </w:pPr>
            <w:r w:rsidRPr="00DB25C4">
              <w:rPr>
                <w:rFonts w:cstheme="minorHAnsi"/>
                <w:color w:val="000000"/>
                <w:lang w:val="id-ID"/>
              </w:rPr>
              <w:t>Peningkatan mutu layanan dan perluasan Kerjasama di bidang Pendidikan: (pengajaran), penelitian dan pengabdian kepada masyarakat:</w:t>
            </w:r>
          </w:p>
          <w:p w14:paraId="024047D6" w14:textId="77777777" w:rsidR="00EE2EA9" w:rsidRPr="00DB25C4" w:rsidRDefault="00EE2EA9" w:rsidP="009F6099">
            <w:pPr>
              <w:pStyle w:val="ListParagraph"/>
              <w:numPr>
                <w:ilvl w:val="0"/>
                <w:numId w:val="27"/>
              </w:numPr>
              <w:autoSpaceDE w:val="0"/>
              <w:autoSpaceDN w:val="0"/>
              <w:adjustRightInd w:val="0"/>
              <w:spacing w:after="0" w:line="240" w:lineRule="auto"/>
              <w:ind w:left="1057"/>
              <w:rPr>
                <w:rFonts w:cstheme="minorHAnsi"/>
                <w:color w:val="000000"/>
                <w:lang w:val="id-ID"/>
              </w:rPr>
            </w:pPr>
            <w:r w:rsidRPr="00DB25C4">
              <w:rPr>
                <w:rFonts w:cstheme="minorHAnsi"/>
                <w:color w:val="000000"/>
                <w:lang w:val="id-ID"/>
              </w:rPr>
              <w:t>Menjalankan penjaminan mutu terhadap pembelajaran secara berkelanjutan</w:t>
            </w:r>
          </w:p>
          <w:p w14:paraId="77107C5C" w14:textId="77777777" w:rsidR="00EE2EA9" w:rsidRPr="00DB25C4" w:rsidRDefault="00EE2EA9" w:rsidP="009F6099">
            <w:pPr>
              <w:pStyle w:val="ListParagraph"/>
              <w:numPr>
                <w:ilvl w:val="0"/>
                <w:numId w:val="27"/>
              </w:numPr>
              <w:autoSpaceDE w:val="0"/>
              <w:autoSpaceDN w:val="0"/>
              <w:adjustRightInd w:val="0"/>
              <w:spacing w:after="0" w:line="240" w:lineRule="auto"/>
              <w:ind w:left="1057"/>
              <w:rPr>
                <w:rFonts w:cstheme="minorHAnsi"/>
                <w:color w:val="000000"/>
                <w:lang w:val="id-ID"/>
              </w:rPr>
            </w:pPr>
            <w:r w:rsidRPr="00DB25C4">
              <w:rPr>
                <w:rFonts w:cstheme="minorHAnsi"/>
                <w:color w:val="000000"/>
                <w:lang w:val="id-ID"/>
              </w:rPr>
              <w:t>Pengembangan/pemutakhiran kurikulum yang mengakomodasi kebutuhan</w:t>
            </w:r>
          </w:p>
          <w:p w14:paraId="4E7FC84A" w14:textId="77777777" w:rsidR="00EE2EA9" w:rsidRPr="00DB25C4" w:rsidRDefault="00EE2EA9" w:rsidP="009F6099">
            <w:pPr>
              <w:pStyle w:val="ListParagraph"/>
              <w:numPr>
                <w:ilvl w:val="0"/>
                <w:numId w:val="27"/>
              </w:numPr>
              <w:autoSpaceDE w:val="0"/>
              <w:autoSpaceDN w:val="0"/>
              <w:adjustRightInd w:val="0"/>
              <w:spacing w:after="0" w:line="240" w:lineRule="auto"/>
              <w:ind w:left="1057"/>
              <w:rPr>
                <w:rFonts w:cstheme="minorHAnsi"/>
                <w:color w:val="000000"/>
                <w:lang w:val="id-ID"/>
              </w:rPr>
            </w:pPr>
            <w:r w:rsidRPr="00DB25C4">
              <w:rPr>
                <w:rFonts w:cstheme="minorHAnsi"/>
                <w:color w:val="000000"/>
                <w:lang w:val="id-ID"/>
              </w:rPr>
              <w:t>Menerapkan Penelitian Tindakan kelas (PTK) dan diintergasikan dalam proses belajar mengajar</w:t>
            </w:r>
          </w:p>
          <w:p w14:paraId="17339AD3" w14:textId="77777777" w:rsidR="00EE2EA9" w:rsidRPr="00DB25C4" w:rsidRDefault="00EE2EA9" w:rsidP="009F6099">
            <w:pPr>
              <w:pStyle w:val="ListParagraph"/>
              <w:numPr>
                <w:ilvl w:val="0"/>
                <w:numId w:val="27"/>
              </w:numPr>
              <w:autoSpaceDE w:val="0"/>
              <w:autoSpaceDN w:val="0"/>
              <w:adjustRightInd w:val="0"/>
              <w:spacing w:after="0" w:line="240" w:lineRule="auto"/>
              <w:ind w:left="1057"/>
              <w:rPr>
                <w:rFonts w:cstheme="minorHAnsi"/>
                <w:color w:val="000000"/>
                <w:lang w:val="id-ID"/>
              </w:rPr>
            </w:pPr>
            <w:r w:rsidRPr="00DB25C4">
              <w:rPr>
                <w:rFonts w:cstheme="minorHAnsi"/>
                <w:color w:val="000000"/>
                <w:lang w:val="id-ID"/>
              </w:rPr>
              <w:t xml:space="preserve">Menjalin kerjasama dengan berbagai institusi local, nasional dan internasional. </w:t>
            </w:r>
          </w:p>
          <w:p w14:paraId="31C73F42" w14:textId="77777777" w:rsidR="00EE2EA9" w:rsidRPr="00DB25C4" w:rsidRDefault="00EE2EA9" w:rsidP="009F6099">
            <w:pPr>
              <w:pStyle w:val="ListParagraph"/>
              <w:numPr>
                <w:ilvl w:val="0"/>
                <w:numId w:val="26"/>
              </w:numPr>
              <w:autoSpaceDE w:val="0"/>
              <w:autoSpaceDN w:val="0"/>
              <w:adjustRightInd w:val="0"/>
              <w:spacing w:after="0" w:line="240" w:lineRule="auto"/>
              <w:rPr>
                <w:rFonts w:cstheme="minorHAnsi"/>
                <w:color w:val="000000"/>
                <w:lang w:val="id-ID"/>
              </w:rPr>
            </w:pPr>
            <w:r w:rsidRPr="00DB25C4">
              <w:rPr>
                <w:rFonts w:cstheme="minorHAnsi"/>
                <w:color w:val="000000"/>
                <w:lang w:val="id-ID"/>
              </w:rPr>
              <w:t xml:space="preserve">Peningkatan Karier Dosen </w:t>
            </w:r>
          </w:p>
          <w:p w14:paraId="43D2A011" w14:textId="77777777" w:rsidR="00EE2EA9" w:rsidRPr="00DB25C4" w:rsidRDefault="00EE2EA9" w:rsidP="009F6099">
            <w:pPr>
              <w:pStyle w:val="ListParagraph"/>
              <w:numPr>
                <w:ilvl w:val="0"/>
                <w:numId w:val="28"/>
              </w:numPr>
              <w:autoSpaceDE w:val="0"/>
              <w:autoSpaceDN w:val="0"/>
              <w:adjustRightInd w:val="0"/>
              <w:spacing w:after="0" w:line="240" w:lineRule="auto"/>
              <w:rPr>
                <w:rFonts w:cstheme="minorHAnsi"/>
                <w:color w:val="000000"/>
                <w:lang w:val="id-ID"/>
              </w:rPr>
            </w:pPr>
            <w:r w:rsidRPr="00DB25C4">
              <w:rPr>
                <w:rFonts w:cstheme="minorHAnsi"/>
                <w:color w:val="000000"/>
                <w:lang w:val="id-ID"/>
              </w:rPr>
              <w:t>Mendorong peningkatan jumlah dosen PPBM</w:t>
            </w:r>
          </w:p>
          <w:p w14:paraId="025384E5" w14:textId="77777777" w:rsidR="00EE2EA9" w:rsidRPr="00DB25C4" w:rsidRDefault="00EE2EA9" w:rsidP="009F6099">
            <w:pPr>
              <w:pStyle w:val="ListParagraph"/>
              <w:numPr>
                <w:ilvl w:val="0"/>
                <w:numId w:val="28"/>
              </w:numPr>
              <w:autoSpaceDE w:val="0"/>
              <w:autoSpaceDN w:val="0"/>
              <w:adjustRightInd w:val="0"/>
              <w:spacing w:after="0" w:line="240" w:lineRule="auto"/>
              <w:rPr>
                <w:rFonts w:cstheme="minorHAnsi"/>
                <w:color w:val="000000"/>
                <w:lang w:val="id-ID"/>
              </w:rPr>
            </w:pPr>
            <w:r w:rsidRPr="00DB25C4">
              <w:rPr>
                <w:rFonts w:cstheme="minorHAnsi"/>
                <w:color w:val="000000"/>
                <w:lang w:val="id-ID"/>
              </w:rPr>
              <w:t>Mendorong dosen untuk studi lanjut</w:t>
            </w:r>
          </w:p>
          <w:p w14:paraId="591DFB10" w14:textId="77777777" w:rsidR="00EE2EA9" w:rsidRPr="00DB25C4" w:rsidRDefault="00EE2EA9" w:rsidP="009F6099">
            <w:pPr>
              <w:pStyle w:val="ListParagraph"/>
              <w:numPr>
                <w:ilvl w:val="0"/>
                <w:numId w:val="28"/>
              </w:numPr>
              <w:autoSpaceDE w:val="0"/>
              <w:autoSpaceDN w:val="0"/>
              <w:adjustRightInd w:val="0"/>
              <w:spacing w:after="0" w:line="240" w:lineRule="auto"/>
              <w:rPr>
                <w:rFonts w:cstheme="minorHAnsi"/>
                <w:color w:val="000000"/>
                <w:lang w:val="id-ID"/>
              </w:rPr>
            </w:pPr>
            <w:r w:rsidRPr="00DB25C4">
              <w:rPr>
                <w:rFonts w:cstheme="minorHAnsi"/>
                <w:color w:val="000000"/>
                <w:lang w:val="id-ID"/>
              </w:rPr>
              <w:t>Mendorong    dosen    yang   terlibat kegiatan seminar nasional dan internasional</w:t>
            </w:r>
          </w:p>
          <w:p w14:paraId="6E3585A8" w14:textId="77777777" w:rsidR="00EE2EA9" w:rsidRPr="00DB25C4" w:rsidRDefault="00EE2EA9" w:rsidP="009F6099">
            <w:pPr>
              <w:pStyle w:val="ListParagraph"/>
              <w:numPr>
                <w:ilvl w:val="0"/>
                <w:numId w:val="28"/>
              </w:numPr>
              <w:autoSpaceDE w:val="0"/>
              <w:autoSpaceDN w:val="0"/>
              <w:adjustRightInd w:val="0"/>
              <w:spacing w:after="0" w:line="240" w:lineRule="auto"/>
              <w:rPr>
                <w:rFonts w:cstheme="minorHAnsi"/>
                <w:color w:val="000000"/>
                <w:lang w:val="id-ID"/>
              </w:rPr>
            </w:pPr>
            <w:r w:rsidRPr="00DB25C4">
              <w:rPr>
                <w:rFonts w:cstheme="minorHAnsi"/>
                <w:color w:val="000000"/>
                <w:lang w:val="id-ID"/>
              </w:rPr>
              <w:t>Mendorong dosen  yang  mengikuti workshop dan pelatihan</w:t>
            </w:r>
          </w:p>
          <w:p w14:paraId="16555DA5" w14:textId="77777777" w:rsidR="00EE2EA9" w:rsidRPr="00DB25C4" w:rsidRDefault="00EE2EA9" w:rsidP="009F6099">
            <w:pPr>
              <w:pStyle w:val="ListParagraph"/>
              <w:numPr>
                <w:ilvl w:val="0"/>
                <w:numId w:val="28"/>
              </w:numPr>
              <w:autoSpaceDE w:val="0"/>
              <w:autoSpaceDN w:val="0"/>
              <w:adjustRightInd w:val="0"/>
              <w:spacing w:after="0" w:line="240" w:lineRule="auto"/>
              <w:rPr>
                <w:rFonts w:cstheme="minorHAnsi"/>
                <w:color w:val="000000"/>
                <w:lang w:val="id-ID"/>
              </w:rPr>
            </w:pPr>
            <w:r w:rsidRPr="00DB25C4">
              <w:rPr>
                <w:rFonts w:cstheme="minorHAnsi"/>
                <w:color w:val="000000"/>
                <w:lang w:val="id-ID"/>
              </w:rPr>
              <w:t xml:space="preserve">Mendorong dosen untuk meningkatkan jumlah bahan/media ajar  </w:t>
            </w:r>
          </w:p>
          <w:p w14:paraId="63F62DB9" w14:textId="77777777" w:rsidR="00EE2EA9" w:rsidRPr="00DB25C4" w:rsidRDefault="00EE2EA9" w:rsidP="009F6099">
            <w:pPr>
              <w:pStyle w:val="ListParagraph"/>
              <w:numPr>
                <w:ilvl w:val="0"/>
                <w:numId w:val="28"/>
              </w:numPr>
              <w:autoSpaceDE w:val="0"/>
              <w:autoSpaceDN w:val="0"/>
              <w:adjustRightInd w:val="0"/>
              <w:spacing w:after="0" w:line="240" w:lineRule="auto"/>
              <w:rPr>
                <w:rFonts w:cstheme="minorHAnsi"/>
                <w:color w:val="000000"/>
                <w:lang w:val="id-ID"/>
              </w:rPr>
            </w:pPr>
            <w:r w:rsidRPr="00DB25C4">
              <w:rPr>
                <w:rFonts w:cstheme="minorHAnsi"/>
                <w:color w:val="000000"/>
                <w:lang w:val="id-ID"/>
              </w:rPr>
              <w:t>Mendorong dosen untuk meningkatkan  jumlah penerbitan jurnal ilmiah</w:t>
            </w:r>
          </w:p>
          <w:p w14:paraId="7645078B" w14:textId="77777777" w:rsidR="00EE2EA9" w:rsidRPr="00DB25C4" w:rsidRDefault="00EE2EA9" w:rsidP="009F6099">
            <w:pPr>
              <w:pStyle w:val="ListParagraph"/>
              <w:numPr>
                <w:ilvl w:val="0"/>
                <w:numId w:val="28"/>
              </w:numPr>
              <w:autoSpaceDE w:val="0"/>
              <w:autoSpaceDN w:val="0"/>
              <w:adjustRightInd w:val="0"/>
              <w:spacing w:after="0" w:line="240" w:lineRule="auto"/>
              <w:rPr>
                <w:rFonts w:cstheme="minorHAnsi"/>
                <w:color w:val="000000"/>
                <w:lang w:val="id-ID"/>
              </w:rPr>
            </w:pPr>
            <w:r w:rsidRPr="00DB25C4">
              <w:rPr>
                <w:rFonts w:cstheme="minorHAnsi"/>
                <w:color w:val="000000"/>
                <w:lang w:val="id-ID"/>
              </w:rPr>
              <w:t>Mendorong dosen untuk meningkatkan jumlah  publikasi  karya  dosen bergelar LK dan Gubes.</w:t>
            </w:r>
          </w:p>
          <w:p w14:paraId="513F4A91" w14:textId="77777777" w:rsidR="00EE2EA9" w:rsidRPr="00DB25C4" w:rsidRDefault="00EE2EA9" w:rsidP="009F6099">
            <w:pPr>
              <w:pStyle w:val="ListParagraph"/>
              <w:numPr>
                <w:ilvl w:val="0"/>
                <w:numId w:val="26"/>
              </w:numPr>
              <w:autoSpaceDE w:val="0"/>
              <w:autoSpaceDN w:val="0"/>
              <w:adjustRightInd w:val="0"/>
              <w:spacing w:after="0" w:line="240" w:lineRule="auto"/>
              <w:rPr>
                <w:rFonts w:cstheme="minorHAnsi"/>
                <w:color w:val="000000"/>
                <w:lang w:val="id-ID"/>
              </w:rPr>
            </w:pPr>
            <w:r w:rsidRPr="00DB25C4">
              <w:rPr>
                <w:rFonts w:cstheme="minorHAnsi"/>
                <w:color w:val="000000"/>
                <w:lang w:val="id-ID"/>
              </w:rPr>
              <w:t>Peningkatan Mutu dan Relevansi Lulusan</w:t>
            </w:r>
          </w:p>
          <w:p w14:paraId="041C8C3F" w14:textId="77777777" w:rsidR="00EE2EA9" w:rsidRPr="00DB25C4" w:rsidRDefault="00EE2EA9" w:rsidP="009F6099">
            <w:pPr>
              <w:pStyle w:val="ListParagraph"/>
              <w:numPr>
                <w:ilvl w:val="0"/>
                <w:numId w:val="29"/>
              </w:numPr>
              <w:autoSpaceDE w:val="0"/>
              <w:autoSpaceDN w:val="0"/>
              <w:adjustRightInd w:val="0"/>
              <w:spacing w:after="0" w:line="240" w:lineRule="auto"/>
              <w:rPr>
                <w:rFonts w:cstheme="minorHAnsi"/>
                <w:color w:val="000000"/>
                <w:lang w:val="id-ID"/>
              </w:rPr>
            </w:pPr>
            <w:r w:rsidRPr="00DB25C4">
              <w:rPr>
                <w:rFonts w:cstheme="minorHAnsi"/>
                <w:color w:val="000000"/>
                <w:lang w:val="id-ID"/>
              </w:rPr>
              <w:t>Meningkatkan rerata Indeks prestasi lulusan</w:t>
            </w:r>
          </w:p>
          <w:p w14:paraId="563D121F" w14:textId="77777777" w:rsidR="00EE2EA9" w:rsidRPr="00DB25C4" w:rsidRDefault="00EE2EA9" w:rsidP="009F6099">
            <w:pPr>
              <w:pStyle w:val="ListParagraph"/>
              <w:numPr>
                <w:ilvl w:val="0"/>
                <w:numId w:val="29"/>
              </w:numPr>
              <w:autoSpaceDE w:val="0"/>
              <w:autoSpaceDN w:val="0"/>
              <w:adjustRightInd w:val="0"/>
              <w:spacing w:after="0" w:line="240" w:lineRule="auto"/>
              <w:rPr>
                <w:rFonts w:cstheme="minorHAnsi"/>
                <w:color w:val="000000"/>
                <w:lang w:val="id-ID"/>
              </w:rPr>
            </w:pPr>
            <w:r w:rsidRPr="00DB25C4">
              <w:rPr>
                <w:rFonts w:cstheme="minorHAnsi"/>
                <w:color w:val="000000"/>
                <w:lang w:val="id-ID"/>
              </w:rPr>
              <w:t>Mendorong ketepatan Lama Studi Mahasiswa</w:t>
            </w:r>
          </w:p>
          <w:p w14:paraId="7FED02CE" w14:textId="77777777" w:rsidR="00EE2EA9" w:rsidRPr="00DB25C4" w:rsidRDefault="00EE2EA9" w:rsidP="009F6099">
            <w:pPr>
              <w:pStyle w:val="ListParagraph"/>
              <w:numPr>
                <w:ilvl w:val="0"/>
                <w:numId w:val="29"/>
              </w:num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 xml:space="preserve">Mendorong lulusan untuk mampu bekerja dalam periode 1 tahun setelah lulus </w:t>
            </w:r>
          </w:p>
          <w:p w14:paraId="429186FB" w14:textId="77777777" w:rsidR="00EE2EA9" w:rsidRPr="00DB25C4" w:rsidRDefault="00EE2EA9" w:rsidP="009F6099">
            <w:pPr>
              <w:pStyle w:val="ListParagraph"/>
              <w:numPr>
                <w:ilvl w:val="0"/>
                <w:numId w:val="29"/>
              </w:num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Mendorong lulusan untuk mampu terserap/bekerja sesuai bidang studi</w:t>
            </w:r>
          </w:p>
          <w:p w14:paraId="63F4259F" w14:textId="77777777" w:rsidR="00EE2EA9" w:rsidRPr="00DB25C4" w:rsidRDefault="00EE2EA9" w:rsidP="009F6099">
            <w:pPr>
              <w:pStyle w:val="ListParagraph"/>
              <w:numPr>
                <w:ilvl w:val="0"/>
                <w:numId w:val="29"/>
              </w:num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Mendorong dosen PA secara aktif memberikan pembimbingan atau nasehat akademik</w:t>
            </w:r>
          </w:p>
          <w:p w14:paraId="285427D2" w14:textId="77777777" w:rsidR="00EE2EA9" w:rsidRPr="00DB25C4" w:rsidRDefault="00EE2EA9" w:rsidP="009F6099">
            <w:pPr>
              <w:pStyle w:val="ListParagraph"/>
              <w:numPr>
                <w:ilvl w:val="0"/>
                <w:numId w:val="29"/>
              </w:num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Mendorong dosen pembimbing untuk secara intensif melakukan pembimbingan penyelesaian penulisan skripsi/tugas akhir</w:t>
            </w:r>
          </w:p>
          <w:p w14:paraId="3F885BB6" w14:textId="77777777" w:rsidR="00EE2EA9" w:rsidRPr="00DB25C4" w:rsidRDefault="00EE2EA9" w:rsidP="009F6099">
            <w:pPr>
              <w:pStyle w:val="ListParagraph"/>
              <w:numPr>
                <w:ilvl w:val="0"/>
                <w:numId w:val="29"/>
              </w:num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Mendorong peningkatan jumlah mahasiswa yang terlibat dalam penelitian dan abdimas</w:t>
            </w:r>
          </w:p>
          <w:p w14:paraId="6D332656" w14:textId="77777777" w:rsidR="00EE2EA9" w:rsidRPr="00DB25C4" w:rsidRDefault="00EE2EA9" w:rsidP="009F6099">
            <w:pPr>
              <w:pStyle w:val="ListParagraph"/>
              <w:numPr>
                <w:ilvl w:val="0"/>
                <w:numId w:val="26"/>
              </w:numPr>
              <w:autoSpaceDE w:val="0"/>
              <w:autoSpaceDN w:val="0"/>
              <w:adjustRightInd w:val="0"/>
              <w:spacing w:after="0" w:line="240" w:lineRule="auto"/>
              <w:rPr>
                <w:rFonts w:cstheme="minorHAnsi"/>
                <w:color w:val="000000"/>
                <w:lang w:val="id-ID"/>
              </w:rPr>
            </w:pPr>
            <w:r w:rsidRPr="00DB25C4">
              <w:rPr>
                <w:rFonts w:cstheme="minorHAnsi"/>
                <w:color w:val="000000"/>
                <w:lang w:val="id-ID"/>
              </w:rPr>
              <w:t>Pemantauan dan Evaluasi berbasis kinerja</w:t>
            </w:r>
          </w:p>
          <w:p w14:paraId="5E52AD8C" w14:textId="77777777" w:rsidR="00EE2EA9" w:rsidRPr="00DB25C4" w:rsidRDefault="00EE2EA9" w:rsidP="009F6099">
            <w:pPr>
              <w:pStyle w:val="ListParagraph"/>
              <w:numPr>
                <w:ilvl w:val="0"/>
                <w:numId w:val="30"/>
              </w:numPr>
              <w:autoSpaceDE w:val="0"/>
              <w:autoSpaceDN w:val="0"/>
              <w:adjustRightInd w:val="0"/>
              <w:spacing w:after="0" w:line="240" w:lineRule="auto"/>
              <w:rPr>
                <w:rFonts w:cstheme="minorHAnsi"/>
                <w:color w:val="000000"/>
                <w:lang w:val="id-ID"/>
              </w:rPr>
            </w:pPr>
            <w:r w:rsidRPr="00DB25C4">
              <w:rPr>
                <w:rFonts w:cstheme="minorHAnsi"/>
                <w:color w:val="000000"/>
                <w:lang w:val="id-ID"/>
              </w:rPr>
              <w:t>Melengkapi dokumen fakultas dan prodi</w:t>
            </w:r>
          </w:p>
          <w:p w14:paraId="24D8BAE3" w14:textId="77777777" w:rsidR="00EE2EA9" w:rsidRPr="00DB25C4" w:rsidRDefault="00EE2EA9" w:rsidP="009F6099">
            <w:pPr>
              <w:pStyle w:val="ListParagraph"/>
              <w:numPr>
                <w:ilvl w:val="0"/>
                <w:numId w:val="30"/>
              </w:numPr>
              <w:autoSpaceDE w:val="0"/>
              <w:autoSpaceDN w:val="0"/>
              <w:adjustRightInd w:val="0"/>
              <w:spacing w:after="0" w:line="240" w:lineRule="auto"/>
              <w:rPr>
                <w:rFonts w:cstheme="minorHAnsi"/>
                <w:color w:val="000000"/>
                <w:lang w:val="id-ID"/>
              </w:rPr>
            </w:pPr>
            <w:r w:rsidRPr="00DB25C4">
              <w:rPr>
                <w:rFonts w:cstheme="minorHAnsi"/>
                <w:color w:val="000000"/>
                <w:lang w:val="id-ID"/>
              </w:rPr>
              <w:t>Menjalankan monitoring dan evaluasi berbasis kinerja bagi dosen dan karyawan</w:t>
            </w:r>
          </w:p>
          <w:p w14:paraId="298666F1" w14:textId="77777777" w:rsidR="00EE2EA9" w:rsidRPr="00DB25C4" w:rsidRDefault="00EE2EA9" w:rsidP="009F6099">
            <w:pPr>
              <w:pStyle w:val="ListParagraph"/>
              <w:numPr>
                <w:ilvl w:val="0"/>
                <w:numId w:val="30"/>
              </w:numPr>
              <w:autoSpaceDE w:val="0"/>
              <w:autoSpaceDN w:val="0"/>
              <w:adjustRightInd w:val="0"/>
              <w:spacing w:after="0" w:line="240" w:lineRule="auto"/>
              <w:rPr>
                <w:rFonts w:cstheme="minorHAnsi"/>
                <w:color w:val="000000"/>
                <w:lang w:val="id-ID"/>
              </w:rPr>
            </w:pPr>
            <w:r w:rsidRPr="00DB25C4">
              <w:rPr>
                <w:rFonts w:cstheme="minorHAnsi"/>
                <w:color w:val="000000"/>
                <w:lang w:val="id-ID"/>
              </w:rPr>
              <w:t>Merencanakan ketersediaan laporan kegiatan tengah tahunan fakultas dan jurusan</w:t>
            </w:r>
          </w:p>
          <w:p w14:paraId="2427E22D" w14:textId="77777777" w:rsidR="00EE2EA9" w:rsidRPr="00DB25C4" w:rsidRDefault="00EE2EA9" w:rsidP="009F6099">
            <w:pPr>
              <w:pStyle w:val="ListParagraph"/>
              <w:numPr>
                <w:ilvl w:val="0"/>
                <w:numId w:val="30"/>
              </w:numPr>
              <w:autoSpaceDE w:val="0"/>
              <w:autoSpaceDN w:val="0"/>
              <w:adjustRightInd w:val="0"/>
              <w:spacing w:after="0" w:line="240" w:lineRule="auto"/>
              <w:rPr>
                <w:rFonts w:cstheme="minorHAnsi"/>
                <w:color w:val="000000"/>
                <w:lang w:val="id-ID"/>
              </w:rPr>
            </w:pPr>
            <w:r w:rsidRPr="00DB25C4">
              <w:rPr>
                <w:rFonts w:cstheme="minorHAnsi"/>
                <w:color w:val="000000"/>
                <w:lang w:val="id-ID"/>
              </w:rPr>
              <w:t>Merancang penyusunan dan ketersediaan laporan   pertanggungjawaban fakultasdan PRODI</w:t>
            </w:r>
          </w:p>
          <w:p w14:paraId="291C9BC9" w14:textId="77777777" w:rsidR="00EE2EA9" w:rsidRPr="00DB25C4" w:rsidRDefault="00EE2EA9" w:rsidP="009F6099">
            <w:pPr>
              <w:pStyle w:val="ListParagraph"/>
              <w:numPr>
                <w:ilvl w:val="0"/>
                <w:numId w:val="26"/>
              </w:numPr>
              <w:autoSpaceDE w:val="0"/>
              <w:autoSpaceDN w:val="0"/>
              <w:adjustRightInd w:val="0"/>
              <w:spacing w:after="0" w:line="240" w:lineRule="auto"/>
              <w:rPr>
                <w:rFonts w:cstheme="minorHAnsi"/>
                <w:color w:val="000000"/>
                <w:lang w:val="id-ID"/>
              </w:rPr>
            </w:pPr>
            <w:r w:rsidRPr="00DB25C4">
              <w:rPr>
                <w:rFonts w:cstheme="minorHAnsi"/>
                <w:color w:val="000000"/>
                <w:lang w:val="id-ID"/>
              </w:rPr>
              <w:t>Penerapan Sistem TataKelola yang akuntabel</w:t>
            </w:r>
          </w:p>
          <w:p w14:paraId="499133C7" w14:textId="77777777" w:rsidR="00EE2EA9" w:rsidRPr="00DB25C4" w:rsidRDefault="00EE2EA9" w:rsidP="009F6099">
            <w:pPr>
              <w:pStyle w:val="ListParagraph"/>
              <w:numPr>
                <w:ilvl w:val="0"/>
                <w:numId w:val="31"/>
              </w:numPr>
              <w:autoSpaceDE w:val="0"/>
              <w:autoSpaceDN w:val="0"/>
              <w:adjustRightInd w:val="0"/>
              <w:spacing w:after="0" w:line="240" w:lineRule="auto"/>
              <w:rPr>
                <w:rFonts w:cstheme="minorHAnsi"/>
                <w:color w:val="000000"/>
                <w:lang w:val="id-ID"/>
              </w:rPr>
            </w:pPr>
            <w:r w:rsidRPr="00DB25C4">
              <w:rPr>
                <w:rFonts w:cstheme="minorHAnsi"/>
                <w:color w:val="000000"/>
                <w:lang w:val="id-ID"/>
              </w:rPr>
              <w:t>Menyusun SOP yang mengatur kegiatan akademik dan non akademik</w:t>
            </w:r>
          </w:p>
          <w:p w14:paraId="627C3740" w14:textId="77777777" w:rsidR="00EE2EA9" w:rsidRPr="00DB25C4" w:rsidRDefault="00EE2EA9" w:rsidP="009F6099">
            <w:pPr>
              <w:pStyle w:val="ListParagraph"/>
              <w:numPr>
                <w:ilvl w:val="0"/>
                <w:numId w:val="31"/>
              </w:numPr>
              <w:autoSpaceDE w:val="0"/>
              <w:autoSpaceDN w:val="0"/>
              <w:adjustRightInd w:val="0"/>
              <w:spacing w:after="0" w:line="240" w:lineRule="auto"/>
              <w:rPr>
                <w:rFonts w:cstheme="minorHAnsi"/>
                <w:color w:val="000000"/>
                <w:lang w:val="id-ID"/>
              </w:rPr>
            </w:pPr>
            <w:r w:rsidRPr="00DB25C4">
              <w:rPr>
                <w:rFonts w:cstheme="minorHAnsi"/>
                <w:color w:val="000000" w:themeColor="text1"/>
                <w:lang w:val="id-ID"/>
              </w:rPr>
              <w:t>Mengumpulkan  data hasil analisis data tentang kepuasan pelanggan terhadap seluruh layanan akademik dan administrasi dengan bekerjasama dengan LPM</w:t>
            </w:r>
          </w:p>
          <w:p w14:paraId="526089E9" w14:textId="77777777" w:rsidR="00EE2EA9" w:rsidRPr="00DB25C4" w:rsidRDefault="00EE2EA9" w:rsidP="009F6099">
            <w:pPr>
              <w:pStyle w:val="ListParagraph"/>
              <w:numPr>
                <w:ilvl w:val="0"/>
                <w:numId w:val="31"/>
              </w:numPr>
              <w:autoSpaceDE w:val="0"/>
              <w:autoSpaceDN w:val="0"/>
              <w:adjustRightInd w:val="0"/>
              <w:spacing w:after="0" w:line="240" w:lineRule="auto"/>
              <w:rPr>
                <w:rFonts w:cstheme="minorHAnsi"/>
                <w:color w:val="000000"/>
                <w:lang w:val="id-ID"/>
              </w:rPr>
            </w:pPr>
            <w:r w:rsidRPr="00DB25C4">
              <w:rPr>
                <w:rFonts w:cstheme="minorHAnsi"/>
                <w:color w:val="000000"/>
                <w:lang w:val="id-ID"/>
              </w:rPr>
              <w:t>Meningkatkan kedisiplinan dan ketaatan  tenaga pendidik sesuai dengan tugas pokok dan fungsinya</w:t>
            </w:r>
          </w:p>
          <w:p w14:paraId="5C978C8E" w14:textId="77777777" w:rsidR="00EE2EA9" w:rsidRPr="00DB25C4" w:rsidRDefault="00EE2EA9" w:rsidP="009F6099">
            <w:pPr>
              <w:pStyle w:val="ListParagraph"/>
              <w:numPr>
                <w:ilvl w:val="0"/>
                <w:numId w:val="31"/>
              </w:numPr>
              <w:autoSpaceDE w:val="0"/>
              <w:autoSpaceDN w:val="0"/>
              <w:adjustRightInd w:val="0"/>
              <w:spacing w:after="0" w:line="240" w:lineRule="auto"/>
              <w:rPr>
                <w:rFonts w:cstheme="minorHAnsi"/>
                <w:color w:val="000000"/>
                <w:lang w:val="id-ID"/>
              </w:rPr>
            </w:pPr>
            <w:r w:rsidRPr="00DB25C4">
              <w:rPr>
                <w:rFonts w:cstheme="minorHAnsi"/>
                <w:color w:val="000000"/>
                <w:lang w:val="id-ID"/>
              </w:rPr>
              <w:t>Meningkatkan  jumlah   peminat mendaftar di  FBS melalui tim promosi</w:t>
            </w:r>
          </w:p>
          <w:p w14:paraId="3CF8066B" w14:textId="77777777" w:rsidR="00EE2EA9" w:rsidRPr="00DB25C4" w:rsidRDefault="00EE2EA9" w:rsidP="009F6099">
            <w:pPr>
              <w:pStyle w:val="ListParagraph"/>
              <w:numPr>
                <w:ilvl w:val="0"/>
                <w:numId w:val="31"/>
              </w:numPr>
              <w:autoSpaceDE w:val="0"/>
              <w:autoSpaceDN w:val="0"/>
              <w:adjustRightInd w:val="0"/>
              <w:spacing w:after="0" w:line="240" w:lineRule="auto"/>
              <w:rPr>
                <w:rFonts w:cstheme="minorHAnsi"/>
                <w:color w:val="000000"/>
                <w:lang w:val="id-ID"/>
              </w:rPr>
            </w:pPr>
            <w:r w:rsidRPr="00DB25C4">
              <w:rPr>
                <w:rFonts w:cstheme="minorHAnsi"/>
                <w:color w:val="000000"/>
                <w:lang w:val="id-ID"/>
              </w:rPr>
              <w:t>Mempersiapkan akreditasi bagi PPBM dan Prodi Sastra Inggris</w:t>
            </w:r>
          </w:p>
          <w:p w14:paraId="121B00C1" w14:textId="77777777" w:rsidR="00EE2EA9" w:rsidRPr="00DB25C4" w:rsidRDefault="00EE2EA9" w:rsidP="009F6099">
            <w:pPr>
              <w:pStyle w:val="ListParagraph"/>
              <w:numPr>
                <w:ilvl w:val="0"/>
                <w:numId w:val="26"/>
              </w:numPr>
              <w:autoSpaceDE w:val="0"/>
              <w:autoSpaceDN w:val="0"/>
              <w:adjustRightInd w:val="0"/>
              <w:spacing w:after="0" w:line="240" w:lineRule="auto"/>
              <w:rPr>
                <w:rFonts w:cstheme="minorHAnsi"/>
                <w:color w:val="000000"/>
                <w:lang w:val="id-ID"/>
              </w:rPr>
            </w:pPr>
            <w:r w:rsidRPr="00DB25C4">
              <w:rPr>
                <w:rFonts w:cstheme="minorHAnsi"/>
                <w:color w:val="000000"/>
                <w:lang w:val="id-ID"/>
              </w:rPr>
              <w:t>Peningkatan Suasana Akademik</w:t>
            </w:r>
          </w:p>
          <w:p w14:paraId="30F8A356" w14:textId="77777777" w:rsidR="00EE2EA9" w:rsidRPr="00DB25C4" w:rsidRDefault="00EE2EA9" w:rsidP="009F6099">
            <w:pPr>
              <w:pStyle w:val="ListParagraph"/>
              <w:numPr>
                <w:ilvl w:val="0"/>
                <w:numId w:val="32"/>
              </w:numPr>
              <w:autoSpaceDE w:val="0"/>
              <w:autoSpaceDN w:val="0"/>
              <w:adjustRightInd w:val="0"/>
              <w:spacing w:after="0" w:line="240" w:lineRule="auto"/>
              <w:rPr>
                <w:rFonts w:cstheme="minorHAnsi"/>
                <w:color w:val="000000"/>
                <w:lang w:val="id-ID"/>
              </w:rPr>
            </w:pPr>
            <w:r w:rsidRPr="00DB25C4">
              <w:rPr>
                <w:rFonts w:cstheme="minorHAnsi"/>
                <w:color w:val="000000"/>
                <w:lang w:val="id-ID"/>
              </w:rPr>
              <w:t xml:space="preserve">Melaksanakan dan menjadwal Forum Komunikasi Ilmiah (Forkomil) </w:t>
            </w:r>
          </w:p>
          <w:p w14:paraId="4D9EEF0F" w14:textId="77777777" w:rsidR="00EE2EA9" w:rsidRPr="00DB25C4" w:rsidRDefault="00EE2EA9" w:rsidP="009F6099">
            <w:pPr>
              <w:pStyle w:val="ListParagraph"/>
              <w:numPr>
                <w:ilvl w:val="0"/>
                <w:numId w:val="32"/>
              </w:numPr>
              <w:autoSpaceDE w:val="0"/>
              <w:autoSpaceDN w:val="0"/>
              <w:adjustRightInd w:val="0"/>
              <w:spacing w:after="0" w:line="240" w:lineRule="auto"/>
              <w:rPr>
                <w:rFonts w:cstheme="minorHAnsi"/>
                <w:color w:val="000000"/>
              </w:rPr>
            </w:pPr>
            <w:r w:rsidRPr="00DB25C4">
              <w:rPr>
                <w:rFonts w:cstheme="minorHAnsi"/>
                <w:color w:val="000000" w:themeColor="text1"/>
                <w:lang w:val="id-ID"/>
              </w:rPr>
              <w:t xml:space="preserve">Melaksanakan dan menjadwal Pelaksanaan Pendidikan Karakter  </w:t>
            </w:r>
          </w:p>
        </w:tc>
      </w:tr>
    </w:tbl>
    <w:p w14:paraId="4A12FBB0" w14:textId="77777777" w:rsidR="00EE2EA9" w:rsidRPr="00DB25C4" w:rsidRDefault="00EE2EA9" w:rsidP="00687314">
      <w:pPr>
        <w:autoSpaceDE w:val="0"/>
        <w:autoSpaceDN w:val="0"/>
        <w:adjustRightInd w:val="0"/>
        <w:spacing w:after="0" w:line="240" w:lineRule="auto"/>
        <w:rPr>
          <w:rFonts w:cstheme="minorHAnsi"/>
          <w:color w:val="000000"/>
        </w:rPr>
      </w:pPr>
    </w:p>
    <w:p w14:paraId="554E6A6D" w14:textId="77777777" w:rsidR="00EE2EA9" w:rsidRPr="00DB25C4" w:rsidRDefault="00EE2EA9" w:rsidP="00687314">
      <w:pPr>
        <w:autoSpaceDE w:val="0"/>
        <w:autoSpaceDN w:val="0"/>
        <w:adjustRightInd w:val="0"/>
        <w:spacing w:after="0" w:line="240" w:lineRule="auto"/>
        <w:rPr>
          <w:rFonts w:cstheme="minorHAnsi"/>
          <w:b/>
          <w:bCs/>
          <w:color w:val="000000"/>
        </w:rPr>
      </w:pPr>
      <w:r w:rsidRPr="00DB25C4">
        <w:rPr>
          <w:rFonts w:cstheme="minorHAnsi"/>
          <w:b/>
          <w:bCs/>
          <w:color w:val="000000"/>
        </w:rPr>
        <w:lastRenderedPageBreak/>
        <w:t xml:space="preserve">b. </w:t>
      </w:r>
      <w:proofErr w:type="spellStart"/>
      <w:r w:rsidRPr="00DB25C4">
        <w:rPr>
          <w:rFonts w:cstheme="minorHAnsi"/>
          <w:b/>
          <w:bCs/>
          <w:color w:val="000000"/>
        </w:rPr>
        <w:t>Kerealistikan</w:t>
      </w:r>
      <w:proofErr w:type="spellEnd"/>
      <w:r w:rsidRPr="00DB25C4">
        <w:rPr>
          <w:rFonts w:cstheme="minorHAnsi"/>
          <w:b/>
          <w:bCs/>
          <w:color w:val="000000"/>
        </w:rPr>
        <w:t xml:space="preserve"> </w:t>
      </w:r>
      <w:proofErr w:type="spellStart"/>
      <w:r w:rsidRPr="00DB25C4">
        <w:rPr>
          <w:rFonts w:cstheme="minorHAnsi"/>
          <w:b/>
          <w:bCs/>
          <w:color w:val="000000"/>
        </w:rPr>
        <w:t>visi</w:t>
      </w:r>
      <w:proofErr w:type="spellEnd"/>
      <w:r w:rsidRPr="00DB25C4">
        <w:rPr>
          <w:rFonts w:cstheme="minorHAnsi"/>
          <w:b/>
          <w:bCs/>
          <w:color w:val="000000"/>
        </w:rPr>
        <w:t xml:space="preserve"> </w:t>
      </w:r>
      <w:proofErr w:type="spellStart"/>
      <w:r w:rsidRPr="00DB25C4">
        <w:rPr>
          <w:rFonts w:cstheme="minorHAnsi"/>
          <w:b/>
          <w:bCs/>
          <w:color w:val="000000"/>
        </w:rPr>
        <w:t>keilmuan</w:t>
      </w:r>
      <w:proofErr w:type="spellEnd"/>
      <w:r w:rsidRPr="00DB25C4">
        <w:rPr>
          <w:rFonts w:cstheme="minorHAnsi"/>
          <w:b/>
          <w:bCs/>
          <w:color w:val="000000"/>
        </w:rPr>
        <w:t xml:space="preserve"> dan </w:t>
      </w:r>
      <w:proofErr w:type="spellStart"/>
      <w:r w:rsidRPr="00DB25C4">
        <w:rPr>
          <w:rFonts w:cstheme="minorHAnsi"/>
          <w:b/>
          <w:bCs/>
          <w:color w:val="000000"/>
        </w:rPr>
        <w:t>tujuan</w:t>
      </w:r>
      <w:proofErr w:type="spellEnd"/>
      <w:r w:rsidRPr="00DB25C4">
        <w:rPr>
          <w:rFonts w:cstheme="minorHAnsi"/>
          <w:b/>
          <w:bCs/>
          <w:color w:val="000000"/>
        </w:rPr>
        <w:t xml:space="preserve"> PS</w:t>
      </w:r>
    </w:p>
    <w:p w14:paraId="3C55A91F"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Kerealistikan</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keilmuan</w:t>
      </w:r>
      <w:proofErr w:type="spellEnd"/>
      <w:r w:rsidRPr="00DB25C4">
        <w:rPr>
          <w:rFonts w:cstheme="minorHAnsi"/>
          <w:color w:val="000000"/>
        </w:rPr>
        <w:t xml:space="preserve"> dan </w:t>
      </w:r>
      <w:proofErr w:type="spellStart"/>
      <w:r w:rsidRPr="00DB25C4">
        <w:rPr>
          <w:rFonts w:cstheme="minorHAnsi"/>
          <w:color w:val="000000"/>
        </w:rPr>
        <w:t>tujuan</w:t>
      </w:r>
      <w:proofErr w:type="spellEnd"/>
      <w:r w:rsidRPr="00DB25C4">
        <w:rPr>
          <w:rFonts w:cstheme="minorHAnsi"/>
          <w:color w:val="000000"/>
        </w:rPr>
        <w:t xml:space="preserve"> Prodi Pendidikan Bahasa Mandarin FBS </w:t>
      </w:r>
      <w:proofErr w:type="spellStart"/>
      <w:r w:rsidRPr="00DB25C4">
        <w:rPr>
          <w:rFonts w:cstheme="minorHAnsi"/>
          <w:color w:val="000000"/>
        </w:rPr>
        <w:t>ditunjukkan</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adanya</w:t>
      </w:r>
      <w:proofErr w:type="spellEnd"/>
      <w:r w:rsidRPr="00DB25C4">
        <w:rPr>
          <w:rFonts w:cstheme="minorHAnsi"/>
          <w:color w:val="000000"/>
        </w:rPr>
        <w:t xml:space="preserve"> </w:t>
      </w:r>
      <w:proofErr w:type="spellStart"/>
      <w:r w:rsidRPr="00DB25C4">
        <w:rPr>
          <w:rFonts w:cstheme="minorHAnsi"/>
          <w:color w:val="000000"/>
        </w:rPr>
        <w:t>daya</w:t>
      </w:r>
      <w:proofErr w:type="spellEnd"/>
      <w:r w:rsidRPr="00DB25C4">
        <w:rPr>
          <w:rFonts w:cstheme="minorHAnsi"/>
          <w:color w:val="000000"/>
        </w:rPr>
        <w:t xml:space="preserve"> </w:t>
      </w:r>
      <w:proofErr w:type="spellStart"/>
      <w:r w:rsidRPr="00DB25C4">
        <w:rPr>
          <w:rFonts w:cstheme="minorHAnsi"/>
          <w:color w:val="000000"/>
        </w:rPr>
        <w:t>dukung</w:t>
      </w:r>
      <w:proofErr w:type="spellEnd"/>
      <w:r w:rsidRPr="00DB25C4">
        <w:rPr>
          <w:rFonts w:cstheme="minorHAnsi"/>
          <w:color w:val="000000"/>
        </w:rPr>
        <w:t xml:space="preserve"> yang </w:t>
      </w:r>
      <w:proofErr w:type="spellStart"/>
      <w:r w:rsidRPr="00DB25C4">
        <w:rPr>
          <w:rFonts w:cstheme="minorHAnsi"/>
          <w:color w:val="000000"/>
        </w:rPr>
        <w:t>dimiliki</w:t>
      </w:r>
      <w:proofErr w:type="spellEnd"/>
      <w:r w:rsidRPr="00DB25C4">
        <w:rPr>
          <w:rFonts w:cstheme="minorHAnsi"/>
          <w:color w:val="000000"/>
        </w:rPr>
        <w:t xml:space="preserve"> oleh Prodi Pendidikan Bahasa Mandarin FBS </w:t>
      </w:r>
      <w:proofErr w:type="spellStart"/>
      <w:r w:rsidRPr="00DB25C4">
        <w:rPr>
          <w:rFonts w:cstheme="minorHAnsi"/>
          <w:color w:val="000000"/>
        </w:rPr>
        <w:t>berupa</w:t>
      </w:r>
      <w:proofErr w:type="spellEnd"/>
      <w:r w:rsidRPr="00DB25C4">
        <w:rPr>
          <w:rFonts w:cstheme="minorHAnsi"/>
          <w:color w:val="000000"/>
        </w:rPr>
        <w:t xml:space="preserve"> </w:t>
      </w:r>
      <w:proofErr w:type="spellStart"/>
      <w:r w:rsidRPr="00DB25C4">
        <w:rPr>
          <w:rFonts w:cstheme="minorHAnsi"/>
          <w:color w:val="000000"/>
        </w:rPr>
        <w:t>Sumber</w:t>
      </w:r>
      <w:proofErr w:type="spellEnd"/>
      <w:r w:rsidRPr="00DB25C4">
        <w:rPr>
          <w:rFonts w:cstheme="minorHAnsi"/>
          <w:color w:val="000000"/>
        </w:rPr>
        <w:t xml:space="preserve"> Daya </w:t>
      </w:r>
      <w:proofErr w:type="spellStart"/>
      <w:r w:rsidRPr="00DB25C4">
        <w:rPr>
          <w:rFonts w:cstheme="minorHAnsi"/>
          <w:color w:val="000000"/>
        </w:rPr>
        <w:t>Manusia</w:t>
      </w:r>
      <w:proofErr w:type="spellEnd"/>
      <w:r w:rsidRPr="00DB25C4">
        <w:rPr>
          <w:rFonts w:cstheme="minorHAnsi"/>
          <w:color w:val="000000"/>
        </w:rPr>
        <w:t xml:space="preserve">, </w:t>
      </w:r>
      <w:proofErr w:type="spellStart"/>
      <w:r w:rsidRPr="00DB25C4">
        <w:rPr>
          <w:rFonts w:cstheme="minorHAnsi"/>
          <w:color w:val="000000"/>
        </w:rPr>
        <w:t>prasarana</w:t>
      </w:r>
      <w:proofErr w:type="spellEnd"/>
      <w:r w:rsidRPr="00DB25C4">
        <w:rPr>
          <w:rFonts w:cstheme="minorHAnsi"/>
          <w:color w:val="000000"/>
        </w:rPr>
        <w:t xml:space="preserve">, </w:t>
      </w:r>
      <w:proofErr w:type="spellStart"/>
      <w:r w:rsidRPr="00DB25C4">
        <w:rPr>
          <w:rFonts w:cstheme="minorHAnsi"/>
          <w:color w:val="000000"/>
        </w:rPr>
        <w:t>sarana</w:t>
      </w:r>
      <w:proofErr w:type="spellEnd"/>
      <w:r w:rsidRPr="00DB25C4">
        <w:rPr>
          <w:rFonts w:cstheme="minorHAnsi"/>
          <w:color w:val="000000"/>
        </w:rPr>
        <w:t xml:space="preserve">, </w:t>
      </w:r>
      <w:proofErr w:type="spellStart"/>
      <w:r w:rsidRPr="00DB25C4">
        <w:rPr>
          <w:rFonts w:cstheme="minorHAnsi"/>
          <w:color w:val="000000"/>
        </w:rPr>
        <w:t>finansial</w:t>
      </w:r>
      <w:proofErr w:type="spellEnd"/>
      <w:r w:rsidRPr="00DB25C4">
        <w:rPr>
          <w:rFonts w:cstheme="minorHAnsi"/>
          <w:color w:val="000000"/>
        </w:rPr>
        <w:t xml:space="preserve">, </w:t>
      </w:r>
      <w:proofErr w:type="spellStart"/>
      <w:r w:rsidRPr="00DB25C4">
        <w:rPr>
          <w:rFonts w:cstheme="minorHAnsi"/>
          <w:color w:val="000000"/>
        </w:rPr>
        <w:t>kemitraan</w:t>
      </w:r>
      <w:proofErr w:type="spellEnd"/>
      <w:r w:rsidRPr="00DB25C4">
        <w:rPr>
          <w:rFonts w:cstheme="minorHAnsi"/>
          <w:color w:val="000000"/>
        </w:rPr>
        <w:t xml:space="preserve">, dan </w:t>
      </w:r>
      <w:proofErr w:type="spellStart"/>
      <w:r w:rsidRPr="00DB25C4">
        <w:rPr>
          <w:rFonts w:cstheme="minorHAnsi"/>
          <w:color w:val="000000"/>
        </w:rPr>
        <w:t>kerjasama</w:t>
      </w:r>
      <w:proofErr w:type="spellEnd"/>
      <w:r w:rsidRPr="00DB25C4">
        <w:rPr>
          <w:rFonts w:cstheme="minorHAnsi"/>
          <w:color w:val="000000"/>
        </w:rPr>
        <w:t>.</w:t>
      </w:r>
    </w:p>
    <w:p w14:paraId="3D45D5B7" w14:textId="77777777" w:rsidR="00EE2EA9" w:rsidRPr="00DB25C4" w:rsidRDefault="00EE2EA9" w:rsidP="00687314">
      <w:pPr>
        <w:autoSpaceDE w:val="0"/>
        <w:autoSpaceDN w:val="0"/>
        <w:adjustRightInd w:val="0"/>
        <w:spacing w:after="0" w:line="240" w:lineRule="auto"/>
        <w:rPr>
          <w:rFonts w:cstheme="minorHAnsi"/>
          <w:color w:val="000000"/>
        </w:rPr>
      </w:pPr>
      <w:r w:rsidRPr="00DB25C4">
        <w:rPr>
          <w:rFonts w:cstheme="minorHAnsi"/>
          <w:color w:val="000000"/>
        </w:rPr>
        <w:t xml:space="preserve"> </w:t>
      </w:r>
    </w:p>
    <w:p w14:paraId="3B24A3F3" w14:textId="77777777" w:rsidR="00EE2EA9" w:rsidRPr="00DB25C4" w:rsidRDefault="00EE2EA9" w:rsidP="009F6099">
      <w:pPr>
        <w:pStyle w:val="ListParagraph"/>
        <w:numPr>
          <w:ilvl w:val="1"/>
          <w:numId w:val="31"/>
        </w:numPr>
        <w:autoSpaceDE w:val="0"/>
        <w:autoSpaceDN w:val="0"/>
        <w:adjustRightInd w:val="0"/>
        <w:spacing w:after="0" w:line="240" w:lineRule="auto"/>
        <w:ind w:left="450" w:hanging="450"/>
        <w:rPr>
          <w:rFonts w:cstheme="minorHAnsi"/>
          <w:color w:val="000000"/>
        </w:rPr>
      </w:pP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keilmuan</w:t>
      </w:r>
      <w:proofErr w:type="spellEnd"/>
      <w:r w:rsidRPr="00DB25C4">
        <w:rPr>
          <w:rFonts w:cstheme="minorHAnsi"/>
          <w:color w:val="000000"/>
        </w:rPr>
        <w:t xml:space="preserve"> Prodi Pendidikan Bahasa Mandarin FBS </w:t>
      </w:r>
      <w:r w:rsidRPr="00DB25C4">
        <w:rPr>
          <w:rFonts w:cstheme="minorHAnsi"/>
          <w:b/>
          <w:bCs/>
          <w:color w:val="000000"/>
        </w:rPr>
        <w:t xml:space="preserve">sangat </w:t>
      </w:r>
      <w:proofErr w:type="spellStart"/>
      <w:r w:rsidRPr="00DB25C4">
        <w:rPr>
          <w:rFonts w:cstheme="minorHAnsi"/>
          <w:b/>
          <w:bCs/>
          <w:color w:val="000000"/>
        </w:rPr>
        <w:t>realistik</w:t>
      </w:r>
      <w:proofErr w:type="spellEnd"/>
      <w:r w:rsidRPr="00DB25C4">
        <w:rPr>
          <w:rFonts w:cstheme="minorHAnsi"/>
          <w:b/>
          <w:bCs/>
          <w:color w:val="000000"/>
        </w:rPr>
        <w:t xml:space="preserve"> </w:t>
      </w:r>
      <w:proofErr w:type="spellStart"/>
      <w:r w:rsidRPr="00DB25C4">
        <w:rPr>
          <w:rFonts w:cstheme="minorHAnsi"/>
          <w:b/>
          <w:bCs/>
          <w:color w:val="000000"/>
        </w:rPr>
        <w:t>untuk</w:t>
      </w:r>
      <w:proofErr w:type="spellEnd"/>
      <w:r w:rsidRPr="00DB25C4">
        <w:rPr>
          <w:rFonts w:cstheme="minorHAnsi"/>
          <w:b/>
          <w:bCs/>
          <w:color w:val="000000"/>
        </w:rPr>
        <w:t xml:space="preserve"> </w:t>
      </w:r>
      <w:proofErr w:type="spellStart"/>
      <w:r w:rsidRPr="00DB25C4">
        <w:rPr>
          <w:rFonts w:cstheme="minorHAnsi"/>
          <w:b/>
          <w:bCs/>
          <w:color w:val="000000"/>
        </w:rPr>
        <w:t>tercapai</w:t>
      </w:r>
      <w:proofErr w:type="spellEnd"/>
      <w:r w:rsidRPr="00DB25C4">
        <w:rPr>
          <w:rFonts w:cstheme="minorHAnsi"/>
          <w:b/>
          <w:bCs/>
          <w:color w:val="000000"/>
        </w:rPr>
        <w:t xml:space="preserve"> </w:t>
      </w:r>
      <w:proofErr w:type="spellStart"/>
      <w:r w:rsidRPr="00DB25C4">
        <w:rPr>
          <w:rFonts w:cstheme="minorHAnsi"/>
          <w:color w:val="000000"/>
        </w:rPr>
        <w:t>dikarenakan</w:t>
      </w:r>
      <w:proofErr w:type="spellEnd"/>
      <w:r w:rsidRPr="00DB25C4">
        <w:rPr>
          <w:rFonts w:cstheme="minorHAnsi"/>
          <w:color w:val="000000"/>
        </w:rPr>
        <w:t xml:space="preserve"> PPBM </w:t>
      </w:r>
      <w:proofErr w:type="spellStart"/>
      <w:r w:rsidRPr="00DB25C4">
        <w:rPr>
          <w:rFonts w:cstheme="minorHAnsi"/>
          <w:color w:val="000000"/>
        </w:rPr>
        <w:t>telah</w:t>
      </w:r>
      <w:proofErr w:type="spellEnd"/>
      <w:r w:rsidRPr="00DB25C4">
        <w:rPr>
          <w:rFonts w:cstheme="minorHAnsi"/>
          <w:color w:val="000000"/>
        </w:rPr>
        <w:t xml:space="preserve"> </w:t>
      </w:r>
      <w:proofErr w:type="spellStart"/>
      <w:r w:rsidRPr="00DB25C4">
        <w:rPr>
          <w:rFonts w:cstheme="minorHAnsi"/>
          <w:color w:val="000000"/>
        </w:rPr>
        <w:t>menjalin</w:t>
      </w:r>
      <w:proofErr w:type="spellEnd"/>
      <w:r w:rsidRPr="00DB25C4">
        <w:rPr>
          <w:rFonts w:cstheme="minorHAnsi"/>
          <w:color w:val="000000"/>
        </w:rPr>
        <w:t xml:space="preserve"> </w:t>
      </w:r>
      <w:proofErr w:type="spellStart"/>
      <w:r w:rsidRPr="00DB25C4">
        <w:rPr>
          <w:rFonts w:cstheme="minorHAnsi"/>
          <w:color w:val="000000"/>
        </w:rPr>
        <w:t>kerjasama</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r w:rsidRPr="00DB25C4">
        <w:rPr>
          <w:rFonts w:cstheme="minorHAnsi"/>
          <w:color w:val="000000"/>
          <w:highlight w:val="yellow"/>
        </w:rPr>
        <w:t xml:space="preserve">50% </w:t>
      </w:r>
      <w:commentRangeStart w:id="30"/>
      <w:proofErr w:type="spellStart"/>
      <w:r w:rsidRPr="00DB25C4">
        <w:rPr>
          <w:rFonts w:cstheme="minorHAnsi"/>
          <w:color w:val="000000"/>
          <w:highlight w:val="yellow"/>
        </w:rPr>
        <w:t>kerjasama</w:t>
      </w:r>
      <w:commentRangeEnd w:id="30"/>
      <w:proofErr w:type="spellEnd"/>
      <w:r w:rsidRPr="00DB25C4">
        <w:rPr>
          <w:rStyle w:val="CommentReference"/>
          <w:rFonts w:cstheme="minorHAnsi"/>
          <w:sz w:val="22"/>
          <w:szCs w:val="22"/>
        </w:rPr>
        <w:commentReference w:id="30"/>
      </w:r>
      <w:r w:rsidRPr="00DB25C4">
        <w:rPr>
          <w:rFonts w:cstheme="minorHAnsi"/>
          <w:color w:val="000000"/>
          <w:highlight w:val="yellow"/>
        </w:rPr>
        <w:t xml:space="preserve"> </w:t>
      </w:r>
      <w:proofErr w:type="spellStart"/>
      <w:r w:rsidRPr="00DB25C4">
        <w:rPr>
          <w:rFonts w:cstheme="minorHAnsi"/>
          <w:color w:val="000000"/>
          <w:highlight w:val="yellow"/>
        </w:rPr>
        <w:t>tingkat</w:t>
      </w:r>
      <w:proofErr w:type="spellEnd"/>
      <w:r w:rsidRPr="00DB25C4">
        <w:rPr>
          <w:rFonts w:cstheme="minorHAnsi"/>
          <w:color w:val="000000"/>
          <w:highlight w:val="yellow"/>
        </w:rPr>
        <w:t xml:space="preserve"> </w:t>
      </w:r>
      <w:proofErr w:type="spellStart"/>
      <w:r w:rsidRPr="00DB25C4">
        <w:rPr>
          <w:rFonts w:cstheme="minorHAnsi"/>
          <w:color w:val="000000"/>
          <w:highlight w:val="yellow"/>
        </w:rPr>
        <w:t>nasional</w:t>
      </w:r>
      <w:proofErr w:type="spellEnd"/>
      <w:r w:rsidRPr="00DB25C4">
        <w:rPr>
          <w:rFonts w:cstheme="minorHAnsi"/>
          <w:color w:val="000000"/>
          <w:highlight w:val="yellow"/>
        </w:rPr>
        <w:t xml:space="preserve"> (53), 42% (44) </w:t>
      </w:r>
      <w:proofErr w:type="spellStart"/>
      <w:r w:rsidRPr="00DB25C4">
        <w:rPr>
          <w:rFonts w:cstheme="minorHAnsi"/>
          <w:color w:val="000000"/>
          <w:highlight w:val="yellow"/>
        </w:rPr>
        <w:t>kerjasama</w:t>
      </w:r>
      <w:proofErr w:type="spellEnd"/>
      <w:r w:rsidRPr="00DB25C4">
        <w:rPr>
          <w:rFonts w:cstheme="minorHAnsi"/>
          <w:color w:val="000000"/>
          <w:highlight w:val="yellow"/>
        </w:rPr>
        <w:t xml:space="preserve"> </w:t>
      </w:r>
      <w:proofErr w:type="spellStart"/>
      <w:r w:rsidRPr="00DB25C4">
        <w:rPr>
          <w:rFonts w:cstheme="minorHAnsi"/>
          <w:color w:val="000000"/>
          <w:highlight w:val="yellow"/>
        </w:rPr>
        <w:t>tingkat</w:t>
      </w:r>
      <w:proofErr w:type="spellEnd"/>
      <w:r w:rsidRPr="00DB25C4">
        <w:rPr>
          <w:rFonts w:cstheme="minorHAnsi"/>
          <w:color w:val="000000"/>
          <w:highlight w:val="yellow"/>
        </w:rPr>
        <w:t xml:space="preserve"> </w:t>
      </w:r>
      <w:proofErr w:type="spellStart"/>
      <w:r w:rsidRPr="00DB25C4">
        <w:rPr>
          <w:rFonts w:cstheme="minorHAnsi"/>
          <w:color w:val="000000"/>
          <w:highlight w:val="yellow"/>
        </w:rPr>
        <w:t>lokal</w:t>
      </w:r>
      <w:proofErr w:type="spellEnd"/>
      <w:r w:rsidRPr="00DB25C4">
        <w:rPr>
          <w:rFonts w:cstheme="minorHAnsi"/>
          <w:color w:val="000000"/>
          <w:highlight w:val="yellow"/>
        </w:rPr>
        <w:t xml:space="preserve"> dan 8% (9) </w:t>
      </w:r>
      <w:proofErr w:type="spellStart"/>
      <w:r w:rsidRPr="00DB25C4">
        <w:rPr>
          <w:rFonts w:cstheme="minorHAnsi"/>
          <w:color w:val="000000"/>
          <w:highlight w:val="yellow"/>
        </w:rPr>
        <w:t>kerjasama</w:t>
      </w:r>
      <w:proofErr w:type="spellEnd"/>
      <w:r w:rsidRPr="00DB25C4">
        <w:rPr>
          <w:rFonts w:cstheme="minorHAnsi"/>
          <w:color w:val="000000"/>
          <w:highlight w:val="yellow"/>
        </w:rPr>
        <w:t xml:space="preserve"> </w:t>
      </w:r>
      <w:proofErr w:type="spellStart"/>
      <w:r w:rsidRPr="00DB25C4">
        <w:rPr>
          <w:rFonts w:cstheme="minorHAnsi"/>
          <w:color w:val="000000"/>
          <w:highlight w:val="yellow"/>
        </w:rPr>
        <w:t>tingkat</w:t>
      </w:r>
      <w:proofErr w:type="spellEnd"/>
      <w:r w:rsidRPr="00DB25C4">
        <w:rPr>
          <w:rFonts w:cstheme="minorHAnsi"/>
          <w:color w:val="000000"/>
          <w:highlight w:val="yellow"/>
        </w:rPr>
        <w:t xml:space="preserve"> </w:t>
      </w:r>
      <w:proofErr w:type="spellStart"/>
      <w:r w:rsidRPr="00DB25C4">
        <w:rPr>
          <w:rFonts w:cstheme="minorHAnsi"/>
          <w:color w:val="000000"/>
          <w:highlight w:val="yellow"/>
        </w:rPr>
        <w:t>Internasional</w:t>
      </w:r>
      <w:proofErr w:type="spellEnd"/>
      <w:r w:rsidRPr="00DB25C4">
        <w:rPr>
          <w:rFonts w:cstheme="minorHAnsi"/>
          <w:color w:val="000000"/>
        </w:rPr>
        <w:t>.</w:t>
      </w:r>
    </w:p>
    <w:p w14:paraId="07B26C49" w14:textId="2D5D7F90" w:rsidR="00EE2EA9" w:rsidRPr="00DB25C4" w:rsidRDefault="00EE2EA9" w:rsidP="009F6099">
      <w:pPr>
        <w:pStyle w:val="ListParagraph"/>
        <w:numPr>
          <w:ilvl w:val="1"/>
          <w:numId w:val="31"/>
        </w:numPr>
        <w:autoSpaceDE w:val="0"/>
        <w:autoSpaceDN w:val="0"/>
        <w:adjustRightInd w:val="0"/>
        <w:spacing w:after="0" w:line="240" w:lineRule="auto"/>
        <w:ind w:left="450" w:hanging="450"/>
        <w:rPr>
          <w:rFonts w:cstheme="minorHAnsi"/>
          <w:color w:val="000000"/>
        </w:rPr>
      </w:pPr>
      <w:r w:rsidRPr="00DB25C4">
        <w:rPr>
          <w:rFonts w:cstheme="minorHAnsi"/>
          <w:color w:val="000000" w:themeColor="text1"/>
        </w:rPr>
        <w:t xml:space="preserve">Salah </w:t>
      </w:r>
      <w:proofErr w:type="spellStart"/>
      <w:r w:rsidRPr="00DB25C4">
        <w:rPr>
          <w:rFonts w:cstheme="minorHAnsi"/>
          <w:color w:val="000000" w:themeColor="text1"/>
        </w:rPr>
        <w:t>satu</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PPBM </w:t>
      </w:r>
      <w:proofErr w:type="spellStart"/>
      <w:r w:rsidRPr="00DB25C4">
        <w:rPr>
          <w:rFonts w:cstheme="minorHAnsi"/>
          <w:color w:val="000000" w:themeColor="text1"/>
        </w:rPr>
        <w:t>yaitu</w:t>
      </w:r>
      <w:proofErr w:type="spellEnd"/>
      <w:r w:rsidRPr="00DB25C4">
        <w:rPr>
          <w:rFonts w:cstheme="minorHAnsi"/>
          <w:color w:val="000000" w:themeColor="text1"/>
        </w:rPr>
        <w:t xml:space="preserve"> </w:t>
      </w:r>
      <w:proofErr w:type="spellStart"/>
      <w:r w:rsidRPr="00DB25C4">
        <w:rPr>
          <w:rFonts w:eastAsia="Times New Roman" w:cstheme="minorHAnsi"/>
          <w:color w:val="000000" w:themeColor="text1"/>
        </w:rPr>
        <w:t>Yohanna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Nirmalasari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S.Pd</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M.Pd</w:t>
      </w:r>
      <w:proofErr w:type="spellEnd"/>
      <w:r w:rsidRPr="00DB25C4">
        <w:rPr>
          <w:rFonts w:eastAsia="Times New Roman" w:cstheme="minorHAnsi"/>
          <w:color w:val="000000" w:themeColor="text1"/>
        </w:rPr>
        <w:t>.</w:t>
      </w:r>
      <w:r w:rsidR="00BF12F2">
        <w:rPr>
          <w:rFonts w:eastAsia="Times New Roman" w:cstheme="minorHAnsi"/>
          <w:color w:val="000000" w:themeColor="text1"/>
        </w:rPr>
        <w:t xml:space="preserve"> </w:t>
      </w:r>
      <w:proofErr w:type="spellStart"/>
      <w:r w:rsidRPr="00DB25C4">
        <w:rPr>
          <w:rFonts w:eastAsia="Times New Roman" w:cstheme="minorHAnsi"/>
          <w:color w:val="000000" w:themeColor="text1"/>
        </w:rPr>
        <w:t>mendapatkan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penghargaan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Tugas</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Diplomasi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Kebahasaan</w:t>
      </w:r>
      <w:proofErr w:type="spellEnd"/>
      <w:r w:rsidRPr="00DB25C4">
        <w:rPr>
          <w:rFonts w:eastAsia="Times New Roman" w:cstheme="minorHAnsi"/>
          <w:color w:val="000000" w:themeColor="text1"/>
        </w:rPr>
        <w:t xml:space="preserve"> oleh Pusat </w:t>
      </w:r>
      <w:proofErr w:type="spellStart"/>
      <w:r w:rsidRPr="00DB25C4">
        <w:rPr>
          <w:rFonts w:eastAsia="Times New Roman" w:cstheme="minorHAnsi"/>
          <w:color w:val="000000" w:themeColor="text1"/>
        </w:rPr>
        <w:t>Pengembangan</w:t>
      </w:r>
      <w:proofErr w:type="spellEnd"/>
      <w:r w:rsidRPr="00DB25C4">
        <w:rPr>
          <w:rFonts w:eastAsia="Times New Roman" w:cstheme="minorHAnsi"/>
          <w:color w:val="000000" w:themeColor="text1"/>
        </w:rPr>
        <w:t xml:space="preserve"> Strategi dan </w:t>
      </w:r>
      <w:proofErr w:type="spellStart"/>
      <w:r w:rsidRPr="00DB25C4">
        <w:rPr>
          <w:rFonts w:eastAsia="Times New Roman" w:cstheme="minorHAnsi"/>
          <w:color w:val="000000" w:themeColor="text1"/>
        </w:rPr>
        <w:t>Diplomasi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Kebahasaan</w:t>
      </w:r>
      <w:proofErr w:type="spellEnd"/>
      <w:r w:rsidRPr="00DB25C4">
        <w:rPr>
          <w:rFonts w:eastAsia="Times New Roman" w:cstheme="minorHAnsi"/>
          <w:color w:val="000000" w:themeColor="text1"/>
        </w:rPr>
        <w:t xml:space="preserve"> Badan </w:t>
      </w:r>
      <w:proofErr w:type="spellStart"/>
      <w:r w:rsidRPr="00DB25C4">
        <w:rPr>
          <w:rFonts w:eastAsia="Times New Roman" w:cstheme="minorHAnsi"/>
          <w:color w:val="000000" w:themeColor="text1"/>
        </w:rPr>
        <w:t>Pengembangan</w:t>
      </w:r>
      <w:proofErr w:type="spellEnd"/>
      <w:r w:rsidRPr="00DB25C4">
        <w:rPr>
          <w:rFonts w:eastAsia="Times New Roman" w:cstheme="minorHAnsi"/>
          <w:color w:val="000000" w:themeColor="text1"/>
        </w:rPr>
        <w:t xml:space="preserve"> Strategi dan </w:t>
      </w:r>
      <w:proofErr w:type="spellStart"/>
      <w:r w:rsidRPr="00DB25C4">
        <w:rPr>
          <w:rFonts w:eastAsia="Times New Roman" w:cstheme="minorHAnsi"/>
          <w:color w:val="000000" w:themeColor="text1"/>
        </w:rPr>
        <w:t>Pembinaan</w:t>
      </w:r>
      <w:proofErr w:type="spellEnd"/>
      <w:r w:rsidRPr="00DB25C4">
        <w:rPr>
          <w:rFonts w:eastAsia="Times New Roman" w:cstheme="minorHAnsi"/>
          <w:color w:val="000000" w:themeColor="text1"/>
        </w:rPr>
        <w:t xml:space="preserve"> Bahasa, </w:t>
      </w:r>
      <w:proofErr w:type="spellStart"/>
      <w:r w:rsidRPr="00DB25C4">
        <w:rPr>
          <w:rFonts w:eastAsia="Times New Roman" w:cstheme="minorHAnsi"/>
          <w:color w:val="000000" w:themeColor="text1"/>
        </w:rPr>
        <w:t>Kementrian</w:t>
      </w:r>
      <w:proofErr w:type="spellEnd"/>
      <w:r w:rsidRPr="00DB25C4">
        <w:rPr>
          <w:rFonts w:eastAsia="Times New Roman" w:cstheme="minorHAnsi"/>
          <w:color w:val="000000" w:themeColor="text1"/>
        </w:rPr>
        <w:t xml:space="preserve"> Pendidikan, </w:t>
      </w:r>
      <w:proofErr w:type="spellStart"/>
      <w:r w:rsidRPr="00DB25C4">
        <w:rPr>
          <w:rFonts w:eastAsia="Times New Roman" w:cstheme="minorHAnsi"/>
          <w:color w:val="000000" w:themeColor="text1"/>
        </w:rPr>
        <w:t>Kebudayaan</w:t>
      </w:r>
      <w:proofErr w:type="spellEnd"/>
      <w:r w:rsidRPr="00DB25C4">
        <w:rPr>
          <w:rFonts w:eastAsia="Times New Roman" w:cstheme="minorHAnsi"/>
          <w:color w:val="000000" w:themeColor="text1"/>
        </w:rPr>
        <w:t xml:space="preserve">, dan </w:t>
      </w:r>
      <w:proofErr w:type="spellStart"/>
      <w:r w:rsidRPr="00DB25C4">
        <w:rPr>
          <w:rFonts w:eastAsia="Times New Roman" w:cstheme="minorHAnsi"/>
          <w:color w:val="000000" w:themeColor="text1"/>
        </w:rPr>
        <w:t>Teknologi</w:t>
      </w:r>
      <w:proofErr w:type="spellEnd"/>
      <w:r w:rsidRPr="00DB25C4">
        <w:rPr>
          <w:rFonts w:eastAsia="Times New Roman" w:cstheme="minorHAnsi"/>
          <w:color w:val="000000" w:themeColor="text1"/>
        </w:rPr>
        <w:t xml:space="preserve"> (</w:t>
      </w:r>
      <w:commentRangeStart w:id="31"/>
      <w:commentRangeStart w:id="32"/>
      <w:proofErr w:type="spellStart"/>
      <w:r w:rsidRPr="00DB25C4">
        <w:rPr>
          <w:rFonts w:eastAsia="Times New Roman" w:cstheme="minorHAnsi"/>
          <w:color w:val="000000" w:themeColor="text1"/>
        </w:rPr>
        <w:t>surat</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tugas</w:t>
      </w:r>
      <w:commentRangeEnd w:id="31"/>
      <w:proofErr w:type="spellEnd"/>
      <w:r w:rsidRPr="00DB25C4">
        <w:rPr>
          <w:rStyle w:val="CommentReference"/>
          <w:rFonts w:cstheme="minorHAnsi"/>
          <w:sz w:val="22"/>
          <w:szCs w:val="22"/>
        </w:rPr>
        <w:commentReference w:id="31"/>
      </w:r>
      <w:commentRangeEnd w:id="32"/>
      <w:r w:rsidRPr="00DB25C4">
        <w:rPr>
          <w:rStyle w:val="CommentReference"/>
          <w:rFonts w:cstheme="minorHAnsi"/>
          <w:sz w:val="22"/>
          <w:szCs w:val="22"/>
        </w:rPr>
        <w:commentReference w:id="32"/>
      </w:r>
      <w:r w:rsidRPr="00DB25C4">
        <w:rPr>
          <w:rFonts w:eastAsia="Times New Roman" w:cstheme="minorHAnsi"/>
          <w:color w:val="000000" w:themeColor="text1"/>
        </w:rPr>
        <w:t>).</w:t>
      </w:r>
    </w:p>
    <w:p w14:paraId="62F0D92D" w14:textId="77777777" w:rsidR="00EE2EA9" w:rsidRPr="00DB25C4" w:rsidRDefault="00EE2EA9" w:rsidP="009F6099">
      <w:pPr>
        <w:pStyle w:val="ListParagraph"/>
        <w:numPr>
          <w:ilvl w:val="1"/>
          <w:numId w:val="31"/>
        </w:numPr>
        <w:autoSpaceDE w:val="0"/>
        <w:autoSpaceDN w:val="0"/>
        <w:adjustRightInd w:val="0"/>
        <w:spacing w:after="0" w:line="240" w:lineRule="auto"/>
        <w:ind w:left="450" w:hanging="450"/>
        <w:rPr>
          <w:rFonts w:cstheme="minorHAnsi"/>
          <w:color w:val="000000"/>
        </w:rPr>
      </w:pPr>
      <w:proofErr w:type="spellStart"/>
      <w:r w:rsidRPr="00DB25C4">
        <w:rPr>
          <w:rFonts w:cstheme="minorHAnsi"/>
          <w:color w:val="000000"/>
        </w:rPr>
        <w:t>Beberapa</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PPBM </w:t>
      </w:r>
      <w:proofErr w:type="spellStart"/>
      <w:r w:rsidRPr="00DB25C4">
        <w:rPr>
          <w:rFonts w:cstheme="minorHAnsi"/>
          <w:color w:val="000000"/>
        </w:rPr>
        <w:t>menjadi</w:t>
      </w:r>
      <w:proofErr w:type="spellEnd"/>
      <w:r w:rsidRPr="00DB25C4">
        <w:rPr>
          <w:rFonts w:cstheme="minorHAnsi"/>
          <w:color w:val="000000"/>
        </w:rPr>
        <w:t xml:space="preserve"> </w:t>
      </w:r>
      <w:proofErr w:type="spellStart"/>
      <w:r w:rsidRPr="00DB25C4">
        <w:rPr>
          <w:rFonts w:cstheme="minorHAnsi"/>
          <w:bCs/>
          <w:color w:val="000000"/>
        </w:rPr>
        <w:t>pembicara</w:t>
      </w:r>
      <w:proofErr w:type="spellEnd"/>
      <w:r w:rsidRPr="00DB25C4">
        <w:rPr>
          <w:rFonts w:cstheme="minorHAnsi"/>
          <w:bCs/>
          <w:color w:val="000000"/>
        </w:rPr>
        <w:t xml:space="preserve"> </w:t>
      </w:r>
      <w:proofErr w:type="spellStart"/>
      <w:r w:rsidRPr="00DB25C4">
        <w:rPr>
          <w:rFonts w:cstheme="minorHAnsi"/>
          <w:bCs/>
          <w:color w:val="000000"/>
        </w:rPr>
        <w:t>nasional</w:t>
      </w:r>
      <w:proofErr w:type="spellEnd"/>
      <w:r w:rsidRPr="00DB25C4">
        <w:rPr>
          <w:rFonts w:cstheme="minorHAnsi"/>
          <w:bCs/>
          <w:color w:val="000000"/>
        </w:rPr>
        <w:t xml:space="preserve"> </w:t>
      </w:r>
      <w:proofErr w:type="spellStart"/>
      <w:r w:rsidRPr="00DB25C4">
        <w:rPr>
          <w:rFonts w:cstheme="minorHAnsi"/>
          <w:color w:val="000000"/>
        </w:rPr>
        <w:t>seperti</w:t>
      </w:r>
      <w:proofErr w:type="spellEnd"/>
      <w:r w:rsidRPr="00DB25C4">
        <w:rPr>
          <w:rFonts w:cstheme="minorHAnsi"/>
          <w:color w:val="000000"/>
        </w:rPr>
        <w:t xml:space="preserve">: </w:t>
      </w:r>
    </w:p>
    <w:p w14:paraId="4CC87714" w14:textId="77777777" w:rsidR="00EE2EA9" w:rsidRPr="00DB25C4" w:rsidRDefault="00EE2EA9" w:rsidP="009F6099">
      <w:pPr>
        <w:pStyle w:val="ListParagraph"/>
        <w:numPr>
          <w:ilvl w:val="0"/>
          <w:numId w:val="41"/>
        </w:numPr>
        <w:autoSpaceDE w:val="0"/>
        <w:autoSpaceDN w:val="0"/>
        <w:adjustRightInd w:val="0"/>
        <w:spacing w:after="0" w:line="240" w:lineRule="auto"/>
        <w:rPr>
          <w:rFonts w:cstheme="minorHAnsi"/>
          <w:color w:val="000000"/>
        </w:rPr>
      </w:pPr>
      <w:proofErr w:type="spellStart"/>
      <w:r w:rsidRPr="00DB25C4">
        <w:rPr>
          <w:rFonts w:eastAsia="Times New Roman" w:cstheme="minorHAnsi"/>
          <w:color w:val="000000"/>
        </w:rPr>
        <w:t>Anggrah</w:t>
      </w:r>
      <w:proofErr w:type="spellEnd"/>
      <w:r w:rsidRPr="00DB25C4">
        <w:rPr>
          <w:rFonts w:eastAsia="Times New Roman" w:cstheme="minorHAnsi"/>
          <w:color w:val="000000"/>
        </w:rPr>
        <w:t xml:space="preserve"> Diah </w:t>
      </w:r>
      <w:proofErr w:type="spellStart"/>
      <w:r w:rsidRPr="00DB25C4">
        <w:rPr>
          <w:rFonts w:eastAsia="Times New Roman" w:cstheme="minorHAnsi"/>
          <w:color w:val="000000"/>
        </w:rPr>
        <w:t>Airlinda</w:t>
      </w:r>
      <w:proofErr w:type="spellEnd"/>
      <w:r w:rsidRPr="00DB25C4">
        <w:rPr>
          <w:rFonts w:eastAsia="Times New Roman" w:cstheme="minorHAnsi"/>
          <w:color w:val="000000"/>
        </w:rPr>
        <w:t xml:space="preserve">, S.S., MTCSOL </w:t>
      </w:r>
      <w:proofErr w:type="spellStart"/>
      <w:r w:rsidRPr="00DB25C4">
        <w:rPr>
          <w:rFonts w:eastAsia="Times New Roman" w:cstheme="minorHAnsi"/>
          <w:color w:val="000000"/>
        </w:rPr>
        <w:t>menjadi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Pembicara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kunci</w:t>
      </w:r>
      <w:proofErr w:type="spellEnd"/>
      <w:r w:rsidRPr="00DB25C4">
        <w:rPr>
          <w:rFonts w:eastAsia="Times New Roman" w:cstheme="minorHAnsi"/>
          <w:color w:val="000000"/>
        </w:rPr>
        <w:t xml:space="preserve"> pada Webinar Nasional yang </w:t>
      </w:r>
      <w:proofErr w:type="spellStart"/>
      <w:r w:rsidRPr="00DB25C4">
        <w:rPr>
          <w:rFonts w:eastAsia="Times New Roman" w:cstheme="minorHAnsi"/>
          <w:color w:val="000000"/>
        </w:rPr>
        <w:t>diselengarakan</w:t>
      </w:r>
      <w:proofErr w:type="spellEnd"/>
      <w:r w:rsidRPr="00DB25C4">
        <w:rPr>
          <w:rFonts w:eastAsia="Times New Roman" w:cstheme="minorHAnsi"/>
          <w:color w:val="000000"/>
        </w:rPr>
        <w:t xml:space="preserve"> oleh Universitas Sains dan </w:t>
      </w:r>
      <w:proofErr w:type="spellStart"/>
      <w:r w:rsidRPr="00DB25C4">
        <w:rPr>
          <w:rFonts w:eastAsia="Times New Roman" w:cstheme="minorHAnsi"/>
          <w:color w:val="000000"/>
        </w:rPr>
        <w:t>Teknologi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Komputer</w:t>
      </w:r>
      <w:proofErr w:type="spellEnd"/>
      <w:r w:rsidRPr="00DB25C4">
        <w:rPr>
          <w:rFonts w:eastAsia="Times New Roman" w:cstheme="minorHAnsi"/>
          <w:color w:val="000000"/>
        </w:rPr>
        <w:t xml:space="preserve"> (STEKOM) Semarang </w:t>
      </w:r>
      <w:proofErr w:type="spellStart"/>
      <w:r w:rsidRPr="00DB25C4">
        <w:rPr>
          <w:rFonts w:eastAsia="Times New Roman" w:cstheme="minorHAnsi"/>
          <w:color w:val="000000"/>
        </w:rPr>
        <w:t>dengan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topik</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Semangat</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Kewirausahaan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dalam</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Budaya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Tiongkok</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Narasumber</w:t>
      </w:r>
      <w:proofErr w:type="spellEnd"/>
      <w:r w:rsidRPr="00DB25C4">
        <w:rPr>
          <w:rFonts w:eastAsia="Times New Roman" w:cstheme="minorHAnsi"/>
          <w:color w:val="000000"/>
        </w:rPr>
        <w:t xml:space="preserve"> pada </w:t>
      </w:r>
      <w:proofErr w:type="spellStart"/>
      <w:r w:rsidRPr="00DB25C4">
        <w:rPr>
          <w:rFonts w:eastAsia="Times New Roman" w:cstheme="minorHAnsi"/>
          <w:color w:val="000000"/>
        </w:rPr>
        <w:t>Kongres</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Asosiasi</w:t>
      </w:r>
      <w:proofErr w:type="spellEnd"/>
      <w:r w:rsidRPr="00DB25C4">
        <w:rPr>
          <w:rFonts w:eastAsia="Times New Roman" w:cstheme="minorHAnsi"/>
          <w:color w:val="000000"/>
        </w:rPr>
        <w:t xml:space="preserve"> Program </w:t>
      </w:r>
      <w:proofErr w:type="spellStart"/>
      <w:r w:rsidRPr="00DB25C4">
        <w:rPr>
          <w:rFonts w:eastAsia="Times New Roman" w:cstheme="minorHAnsi"/>
          <w:color w:val="000000"/>
        </w:rPr>
        <w:t>Studi</w:t>
      </w:r>
      <w:proofErr w:type="spellEnd"/>
      <w:r w:rsidRPr="00DB25C4">
        <w:rPr>
          <w:rFonts w:eastAsia="Times New Roman" w:cstheme="minorHAnsi"/>
          <w:color w:val="000000"/>
        </w:rPr>
        <w:t xml:space="preserve"> Mandarin Indonesia (APSMI) ke-3 yang </w:t>
      </w:r>
      <w:proofErr w:type="spellStart"/>
      <w:r w:rsidRPr="00DB25C4">
        <w:rPr>
          <w:rFonts w:eastAsia="Times New Roman" w:cstheme="minorHAnsi"/>
          <w:color w:val="000000"/>
        </w:rPr>
        <w:t>diselenggarakan</w:t>
      </w:r>
      <w:proofErr w:type="spellEnd"/>
      <w:r w:rsidRPr="00DB25C4">
        <w:rPr>
          <w:rFonts w:eastAsia="Times New Roman" w:cstheme="minorHAnsi"/>
          <w:color w:val="000000"/>
        </w:rPr>
        <w:t xml:space="preserve"> oleh </w:t>
      </w:r>
      <w:proofErr w:type="spellStart"/>
      <w:r w:rsidRPr="00DB25C4">
        <w:rPr>
          <w:rFonts w:eastAsia="Times New Roman" w:cstheme="minorHAnsi"/>
          <w:color w:val="000000"/>
        </w:rPr>
        <w:t>Asosiasi</w:t>
      </w:r>
      <w:proofErr w:type="spellEnd"/>
      <w:r w:rsidRPr="00DB25C4">
        <w:rPr>
          <w:rFonts w:eastAsia="Times New Roman" w:cstheme="minorHAnsi"/>
          <w:color w:val="000000"/>
        </w:rPr>
        <w:t xml:space="preserve"> Program Mandarin Indonesia (APSMI) </w:t>
      </w:r>
      <w:proofErr w:type="spellStart"/>
      <w:r w:rsidRPr="00DB25C4">
        <w:rPr>
          <w:rFonts w:eastAsia="Times New Roman" w:cstheme="minorHAnsi"/>
          <w:color w:val="000000"/>
        </w:rPr>
        <w:t>bekerja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sama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dengan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Fakultas</w:t>
      </w:r>
      <w:proofErr w:type="spellEnd"/>
      <w:r w:rsidRPr="00DB25C4">
        <w:rPr>
          <w:rFonts w:eastAsia="Times New Roman" w:cstheme="minorHAnsi"/>
          <w:color w:val="000000"/>
        </w:rPr>
        <w:t xml:space="preserve"> Pendidikan, Bahasa, dan </w:t>
      </w:r>
      <w:proofErr w:type="spellStart"/>
      <w:r w:rsidRPr="00DB25C4">
        <w:rPr>
          <w:rFonts w:eastAsia="Times New Roman" w:cstheme="minorHAnsi"/>
          <w:color w:val="000000"/>
        </w:rPr>
        <w:t>Budaya</w:t>
      </w:r>
      <w:proofErr w:type="spellEnd"/>
      <w:r w:rsidRPr="00DB25C4">
        <w:rPr>
          <w:rFonts w:eastAsia="Times New Roman" w:cstheme="minorHAnsi"/>
          <w:color w:val="000000"/>
        </w:rPr>
        <w:t xml:space="preserve"> (FPBB) Universitas Universal</w:t>
      </w:r>
    </w:p>
    <w:p w14:paraId="418D0B0A" w14:textId="77777777" w:rsidR="00EE2EA9" w:rsidRPr="00DB25C4" w:rsidRDefault="00EE2EA9" w:rsidP="009F6099">
      <w:pPr>
        <w:pStyle w:val="ListParagraph"/>
        <w:numPr>
          <w:ilvl w:val="0"/>
          <w:numId w:val="41"/>
        </w:numPr>
        <w:autoSpaceDE w:val="0"/>
        <w:autoSpaceDN w:val="0"/>
        <w:adjustRightInd w:val="0"/>
        <w:spacing w:after="0" w:line="240" w:lineRule="auto"/>
        <w:rPr>
          <w:rFonts w:cstheme="minorHAnsi"/>
          <w:color w:val="000000"/>
        </w:rPr>
      </w:pPr>
      <w:proofErr w:type="spellStart"/>
      <w:r w:rsidRPr="00DB25C4">
        <w:rPr>
          <w:rFonts w:eastAsia="Times New Roman" w:cstheme="minorHAnsi"/>
          <w:color w:val="000000" w:themeColor="text1"/>
        </w:rPr>
        <w:t>Vincentius</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Valiandy</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Jiuangga</w:t>
      </w:r>
      <w:proofErr w:type="spellEnd"/>
      <w:r w:rsidRPr="00DB25C4">
        <w:rPr>
          <w:rFonts w:eastAsia="Times New Roman" w:cstheme="minorHAnsi"/>
          <w:color w:val="000000" w:themeColor="text1"/>
        </w:rPr>
        <w:t xml:space="preserve">, </w:t>
      </w:r>
      <w:proofErr w:type="spellStart"/>
      <w:proofErr w:type="gramStart"/>
      <w:r w:rsidRPr="00DB25C4">
        <w:rPr>
          <w:rFonts w:eastAsia="Times New Roman" w:cstheme="minorHAnsi"/>
          <w:color w:val="000000" w:themeColor="text1"/>
        </w:rPr>
        <w:t>S.Kom</w:t>
      </w:r>
      <w:proofErr w:type="spellEnd"/>
      <w:proofErr w:type="gramEnd"/>
      <w:r w:rsidRPr="00DB25C4">
        <w:rPr>
          <w:rFonts w:eastAsia="Times New Roman" w:cstheme="minorHAnsi"/>
          <w:color w:val="000000" w:themeColor="text1"/>
        </w:rPr>
        <w:t xml:space="preserve">, MTCSOL </w:t>
      </w:r>
      <w:proofErr w:type="spellStart"/>
      <w:r w:rsidRPr="00DB25C4">
        <w:rPr>
          <w:rFonts w:eastAsia="Times New Roman" w:cstheme="minorHAnsi"/>
          <w:color w:val="000000" w:themeColor="text1"/>
        </w:rPr>
        <w:t>menjadi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Narasumber</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Edukasi</w:t>
      </w:r>
      <w:proofErr w:type="spellEnd"/>
      <w:r w:rsidRPr="00DB25C4">
        <w:rPr>
          <w:rFonts w:eastAsia="Times New Roman" w:cstheme="minorHAnsi"/>
          <w:color w:val="000000" w:themeColor="text1"/>
        </w:rPr>
        <w:t xml:space="preserve"> Chinatown Culture Festival yang </w:t>
      </w:r>
      <w:proofErr w:type="spellStart"/>
      <w:r w:rsidRPr="00DB25C4">
        <w:rPr>
          <w:rFonts w:eastAsia="Times New Roman" w:cstheme="minorHAnsi"/>
          <w:color w:val="000000" w:themeColor="text1"/>
        </w:rPr>
        <w:t>diselenggarakan</w:t>
      </w:r>
      <w:proofErr w:type="spellEnd"/>
      <w:r w:rsidRPr="00DB25C4">
        <w:rPr>
          <w:rFonts w:eastAsia="Times New Roman" w:cstheme="minorHAnsi"/>
          <w:color w:val="000000" w:themeColor="text1"/>
        </w:rPr>
        <w:t xml:space="preserve"> oleh Universitas Ma Chung</w:t>
      </w:r>
    </w:p>
    <w:p w14:paraId="5AED5121" w14:textId="77777777" w:rsidR="00EE2EA9" w:rsidRPr="00DB25C4" w:rsidRDefault="00EE2EA9" w:rsidP="009F6099">
      <w:pPr>
        <w:pStyle w:val="ListParagraph"/>
        <w:numPr>
          <w:ilvl w:val="0"/>
          <w:numId w:val="41"/>
        </w:numPr>
        <w:autoSpaceDE w:val="0"/>
        <w:autoSpaceDN w:val="0"/>
        <w:adjustRightInd w:val="0"/>
        <w:spacing w:after="0" w:line="240" w:lineRule="auto"/>
        <w:rPr>
          <w:rFonts w:cstheme="minorHAnsi"/>
          <w:color w:val="000000"/>
        </w:rPr>
      </w:pPr>
      <w:proofErr w:type="spellStart"/>
      <w:r w:rsidRPr="00DB25C4">
        <w:rPr>
          <w:rFonts w:cstheme="minorHAnsi"/>
          <w:color w:val="000000"/>
        </w:rPr>
        <w:t>Dosen</w:t>
      </w:r>
      <w:proofErr w:type="spellEnd"/>
      <w:r w:rsidRPr="00DB25C4">
        <w:rPr>
          <w:rFonts w:cstheme="minorHAnsi"/>
          <w:color w:val="000000"/>
        </w:rPr>
        <w:t xml:space="preserve"> PPBM </w:t>
      </w:r>
      <w:proofErr w:type="spellStart"/>
      <w:r w:rsidRPr="00DB25C4">
        <w:rPr>
          <w:rFonts w:cstheme="minorHAnsi"/>
          <w:color w:val="000000"/>
        </w:rPr>
        <w:t>menjadi</w:t>
      </w:r>
      <w:proofErr w:type="spellEnd"/>
      <w:r w:rsidRPr="00DB25C4">
        <w:rPr>
          <w:rFonts w:cstheme="minorHAnsi"/>
          <w:color w:val="000000"/>
        </w:rPr>
        <w:t xml:space="preserve"> </w:t>
      </w:r>
      <w:proofErr w:type="spellStart"/>
      <w:r w:rsidRPr="00DB25C4">
        <w:rPr>
          <w:rFonts w:cstheme="minorHAnsi"/>
          <w:color w:val="000000"/>
        </w:rPr>
        <w:t>pendamping</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penyusunan</w:t>
      </w:r>
      <w:proofErr w:type="spellEnd"/>
      <w:r w:rsidRPr="00DB25C4">
        <w:rPr>
          <w:rFonts w:cstheme="minorHAnsi"/>
          <w:color w:val="000000"/>
        </w:rPr>
        <w:t xml:space="preserve"> </w:t>
      </w:r>
      <w:proofErr w:type="spellStart"/>
      <w:r w:rsidRPr="00DB25C4">
        <w:rPr>
          <w:rFonts w:cstheme="minorHAnsi"/>
          <w:color w:val="000000"/>
        </w:rPr>
        <w:t>Rencana</w:t>
      </w:r>
      <w:proofErr w:type="spellEnd"/>
      <w:r w:rsidRPr="00DB25C4">
        <w:rPr>
          <w:rFonts w:cstheme="minorHAnsi"/>
          <w:color w:val="000000"/>
        </w:rPr>
        <w:t xml:space="preserve"> </w:t>
      </w:r>
      <w:proofErr w:type="spellStart"/>
      <w:r w:rsidRPr="00DB25C4">
        <w:rPr>
          <w:rFonts w:cstheme="minorHAnsi"/>
          <w:color w:val="000000"/>
        </w:rPr>
        <w:t>Pembelajaran</w:t>
      </w:r>
      <w:proofErr w:type="spellEnd"/>
      <w:r w:rsidRPr="00DB25C4">
        <w:rPr>
          <w:rFonts w:cstheme="minorHAnsi"/>
          <w:color w:val="000000"/>
        </w:rPr>
        <w:t xml:space="preserve"> Semester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bidang</w:t>
      </w:r>
      <w:proofErr w:type="spellEnd"/>
      <w:r w:rsidRPr="00DB25C4">
        <w:rPr>
          <w:rFonts w:cstheme="minorHAnsi"/>
          <w:color w:val="000000"/>
        </w:rPr>
        <w:t xml:space="preserve"> </w:t>
      </w:r>
      <w:proofErr w:type="spellStart"/>
      <w:r w:rsidRPr="00DB25C4">
        <w:rPr>
          <w:rFonts w:cstheme="minorHAnsi"/>
          <w:color w:val="000000"/>
        </w:rPr>
        <w:t>studi</w:t>
      </w:r>
      <w:proofErr w:type="spellEnd"/>
      <w:r w:rsidRPr="00DB25C4">
        <w:rPr>
          <w:rFonts w:cstheme="minorHAnsi"/>
          <w:color w:val="000000"/>
        </w:rPr>
        <w:t xml:space="preserve"> Bahasa Mandarin </w:t>
      </w:r>
      <w:proofErr w:type="spellStart"/>
      <w:r w:rsidRPr="00DB25C4">
        <w:rPr>
          <w:rFonts w:cstheme="minorHAnsi"/>
          <w:color w:val="000000"/>
        </w:rPr>
        <w:t>bagi</w:t>
      </w:r>
      <w:proofErr w:type="spellEnd"/>
      <w:r w:rsidRPr="00DB25C4">
        <w:rPr>
          <w:rFonts w:cstheme="minorHAnsi"/>
          <w:color w:val="000000"/>
        </w:rPr>
        <w:t xml:space="preserve"> </w:t>
      </w:r>
      <w:proofErr w:type="spellStart"/>
      <w:r w:rsidRPr="00DB25C4">
        <w:rPr>
          <w:rFonts w:cstheme="minorHAnsi"/>
          <w:color w:val="000000"/>
        </w:rPr>
        <w:t>sekolah-sekolah</w:t>
      </w:r>
      <w:proofErr w:type="spellEnd"/>
      <w:r w:rsidRPr="00DB25C4">
        <w:rPr>
          <w:rFonts w:cstheme="minorHAnsi"/>
          <w:color w:val="000000"/>
        </w:rPr>
        <w:t xml:space="preserve"> </w:t>
      </w:r>
      <w:proofErr w:type="spellStart"/>
      <w:r w:rsidRPr="00DB25C4">
        <w:rPr>
          <w:rFonts w:cstheme="minorHAnsi"/>
          <w:color w:val="000000"/>
        </w:rPr>
        <w:t>mitra</w:t>
      </w:r>
      <w:proofErr w:type="spellEnd"/>
      <w:r w:rsidRPr="00DB25C4">
        <w:rPr>
          <w:rFonts w:cstheme="minorHAnsi"/>
          <w:color w:val="000000"/>
        </w:rPr>
        <w:t xml:space="preserve"> </w:t>
      </w:r>
      <w:proofErr w:type="spellStart"/>
      <w:r w:rsidRPr="00DB25C4">
        <w:rPr>
          <w:rFonts w:cstheme="minorHAnsi"/>
          <w:color w:val="000000"/>
        </w:rPr>
        <w:t>seperti</w:t>
      </w:r>
      <w:proofErr w:type="spellEnd"/>
      <w:r w:rsidRPr="00DB25C4">
        <w:rPr>
          <w:rFonts w:cstheme="minorHAnsi"/>
          <w:color w:val="000000"/>
        </w:rPr>
        <w:t xml:space="preserve"> SD dan SMP Kristen Kalam Kudus, SD Kristen Elim dan SMPK Sang Timur (</w:t>
      </w:r>
      <w:r w:rsidRPr="00DB25C4">
        <w:rPr>
          <w:rFonts w:cstheme="minorHAnsi"/>
          <w:color w:val="000000"/>
          <w:highlight w:val="yellow"/>
        </w:rPr>
        <w:t>MoU</w:t>
      </w:r>
      <w:r w:rsidRPr="00DB25C4">
        <w:rPr>
          <w:rFonts w:cstheme="minorHAnsi"/>
          <w:color w:val="000000"/>
        </w:rPr>
        <w:t>).</w:t>
      </w:r>
    </w:p>
    <w:p w14:paraId="5D4E384D" w14:textId="77777777" w:rsidR="00EE2EA9" w:rsidRPr="00DB25C4" w:rsidRDefault="00EE2EA9" w:rsidP="009F6099">
      <w:pPr>
        <w:pStyle w:val="ListParagraph"/>
        <w:numPr>
          <w:ilvl w:val="1"/>
          <w:numId w:val="31"/>
        </w:numPr>
        <w:autoSpaceDE w:val="0"/>
        <w:autoSpaceDN w:val="0"/>
        <w:adjustRightInd w:val="0"/>
        <w:spacing w:after="0" w:line="240" w:lineRule="auto"/>
        <w:ind w:left="426"/>
        <w:rPr>
          <w:rFonts w:cstheme="minorHAnsi"/>
          <w:color w:val="000000"/>
        </w:rPr>
      </w:pPr>
      <w:r w:rsidRPr="00DB25C4">
        <w:rPr>
          <w:rFonts w:cstheme="minorHAnsi"/>
          <w:color w:val="000000" w:themeColor="text1"/>
        </w:rPr>
        <w:t xml:space="preserve">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Pendidikan Bahasa Mandarin FBS </w:t>
      </w:r>
      <w:proofErr w:type="spellStart"/>
      <w:r w:rsidRPr="00DB25C4">
        <w:rPr>
          <w:rFonts w:cstheme="minorHAnsi"/>
          <w:color w:val="000000" w:themeColor="text1"/>
        </w:rPr>
        <w:t>memiliki</w:t>
      </w:r>
      <w:proofErr w:type="spellEnd"/>
      <w:r w:rsidRPr="00DB25C4">
        <w:rPr>
          <w:rFonts w:cstheme="minorHAnsi"/>
          <w:color w:val="000000" w:themeColor="text1"/>
        </w:rPr>
        <w:t xml:space="preserve"> </w:t>
      </w:r>
      <w:proofErr w:type="spellStart"/>
      <w:r w:rsidRPr="00DB25C4">
        <w:rPr>
          <w:rFonts w:cstheme="minorHAnsi"/>
          <w:color w:val="000000" w:themeColor="text1"/>
        </w:rPr>
        <w:t>fasilitas</w:t>
      </w:r>
      <w:proofErr w:type="spellEnd"/>
      <w:r w:rsidRPr="00DB25C4">
        <w:rPr>
          <w:rFonts w:cstheme="minorHAnsi"/>
          <w:color w:val="000000" w:themeColor="text1"/>
        </w:rPr>
        <w:t xml:space="preserve"> </w:t>
      </w:r>
      <w:proofErr w:type="spellStart"/>
      <w:r w:rsidRPr="00DB25C4">
        <w:rPr>
          <w:rFonts w:cstheme="minorHAnsi"/>
          <w:color w:val="000000" w:themeColor="text1"/>
        </w:rPr>
        <w:t>laboratorium</w:t>
      </w:r>
      <w:proofErr w:type="spellEnd"/>
      <w:r w:rsidRPr="00DB25C4">
        <w:rPr>
          <w:rFonts w:cstheme="minorHAnsi"/>
          <w:color w:val="000000" w:themeColor="text1"/>
        </w:rPr>
        <w:t xml:space="preserve"> yang sangat </w:t>
      </w:r>
      <w:proofErr w:type="spellStart"/>
      <w:r w:rsidRPr="00DB25C4">
        <w:rPr>
          <w:rFonts w:cstheme="minorHAnsi"/>
          <w:color w:val="000000" w:themeColor="text1"/>
        </w:rPr>
        <w:t>memadai</w:t>
      </w:r>
      <w:proofErr w:type="spellEnd"/>
      <w:r w:rsidRPr="00DB25C4">
        <w:rPr>
          <w:rFonts w:cstheme="minorHAnsi"/>
          <w:color w:val="000000" w:themeColor="text1"/>
        </w:rPr>
        <w:t>.</w:t>
      </w:r>
    </w:p>
    <w:p w14:paraId="1CD2CF98" w14:textId="77777777" w:rsidR="00EE2EA9" w:rsidRPr="00DB25C4" w:rsidRDefault="00EE2EA9" w:rsidP="009F6099">
      <w:pPr>
        <w:pStyle w:val="ListParagraph"/>
        <w:numPr>
          <w:ilvl w:val="1"/>
          <w:numId w:val="31"/>
        </w:numPr>
        <w:autoSpaceDE w:val="0"/>
        <w:autoSpaceDN w:val="0"/>
        <w:adjustRightInd w:val="0"/>
        <w:spacing w:after="0" w:line="240" w:lineRule="auto"/>
        <w:ind w:left="426"/>
        <w:rPr>
          <w:rFonts w:cstheme="minorHAnsi"/>
          <w:color w:val="000000"/>
        </w:rPr>
      </w:pPr>
      <w:r w:rsidRPr="00DB25C4">
        <w:rPr>
          <w:rFonts w:cstheme="minorHAnsi"/>
          <w:color w:val="000000"/>
        </w:rPr>
        <w:t xml:space="preserve">Program </w:t>
      </w:r>
      <w:proofErr w:type="spellStart"/>
      <w:r w:rsidRPr="00DB25C4">
        <w:rPr>
          <w:rFonts w:cstheme="minorHAnsi"/>
          <w:color w:val="000000"/>
        </w:rPr>
        <w:t>Studi</w:t>
      </w:r>
      <w:proofErr w:type="spellEnd"/>
      <w:r w:rsidRPr="00DB25C4">
        <w:rPr>
          <w:rFonts w:cstheme="minorHAnsi"/>
          <w:color w:val="000000"/>
        </w:rPr>
        <w:t xml:space="preserve"> Pendidikan Bahasa Mandarin FBS </w:t>
      </w:r>
      <w:proofErr w:type="spellStart"/>
      <w:r w:rsidRPr="00DB25C4">
        <w:rPr>
          <w:rFonts w:cstheme="minorHAnsi"/>
          <w:color w:val="000000"/>
        </w:rPr>
        <w:t>pernah</w:t>
      </w:r>
      <w:proofErr w:type="spellEnd"/>
      <w:r w:rsidRPr="00DB25C4">
        <w:rPr>
          <w:rFonts w:cstheme="minorHAnsi"/>
          <w:color w:val="000000"/>
        </w:rPr>
        <w:t xml:space="preserve"> </w:t>
      </w:r>
      <w:proofErr w:type="spellStart"/>
      <w:r w:rsidRPr="00DB25C4">
        <w:rPr>
          <w:rFonts w:cstheme="minorHAnsi"/>
          <w:color w:val="000000"/>
        </w:rPr>
        <w:t>mendapatkan</w:t>
      </w:r>
      <w:proofErr w:type="spellEnd"/>
      <w:r w:rsidRPr="00DB25C4">
        <w:rPr>
          <w:rFonts w:cstheme="minorHAnsi"/>
          <w:color w:val="000000"/>
        </w:rPr>
        <w:t xml:space="preserve"> </w:t>
      </w:r>
      <w:proofErr w:type="spellStart"/>
      <w:r w:rsidRPr="00DB25C4">
        <w:rPr>
          <w:rFonts w:cstheme="minorHAnsi"/>
          <w:color w:val="000000"/>
        </w:rPr>
        <w:t>Hibah</w:t>
      </w:r>
      <w:proofErr w:type="spellEnd"/>
      <w:r w:rsidRPr="00DB25C4">
        <w:rPr>
          <w:rFonts w:cstheme="minorHAnsi"/>
          <w:color w:val="000000"/>
        </w:rPr>
        <w:t xml:space="preserve"> </w:t>
      </w:r>
      <w:proofErr w:type="spellStart"/>
      <w:r w:rsidRPr="00DB25C4">
        <w:rPr>
          <w:rFonts w:cstheme="minorHAnsi"/>
          <w:color w:val="000000"/>
        </w:rPr>
        <w:t>Pengabdian</w:t>
      </w:r>
      <w:proofErr w:type="spellEnd"/>
      <w:r w:rsidRPr="00DB25C4">
        <w:rPr>
          <w:rFonts w:cstheme="minorHAnsi"/>
          <w:color w:val="000000"/>
        </w:rPr>
        <w:t xml:space="preserve"> </w:t>
      </w:r>
      <w:proofErr w:type="spellStart"/>
      <w:r w:rsidRPr="00DB25C4">
        <w:rPr>
          <w:rFonts w:cstheme="minorHAnsi"/>
          <w:color w:val="000000"/>
        </w:rPr>
        <w:t>Berbasis</w:t>
      </w:r>
      <w:proofErr w:type="spellEnd"/>
      <w:r w:rsidRPr="00DB25C4">
        <w:rPr>
          <w:rFonts w:cstheme="minorHAnsi"/>
          <w:color w:val="000000"/>
        </w:rPr>
        <w:t xml:space="preserve"> </w:t>
      </w:r>
      <w:proofErr w:type="spellStart"/>
      <w:r w:rsidRPr="00DB25C4">
        <w:rPr>
          <w:rFonts w:cstheme="minorHAnsi"/>
          <w:color w:val="000000"/>
        </w:rPr>
        <w:t>Penelitian</w:t>
      </w:r>
      <w:proofErr w:type="spellEnd"/>
      <w:r w:rsidRPr="00DB25C4">
        <w:rPr>
          <w:rFonts w:cstheme="minorHAnsi"/>
          <w:color w:val="000000"/>
        </w:rPr>
        <w:t xml:space="preserve"> dan </w:t>
      </w:r>
      <w:proofErr w:type="spellStart"/>
      <w:r w:rsidRPr="00DB25C4">
        <w:rPr>
          <w:rFonts w:cstheme="minorHAnsi"/>
          <w:color w:val="000000"/>
        </w:rPr>
        <w:t>Purwarupa</w:t>
      </w:r>
      <w:proofErr w:type="spellEnd"/>
      <w:r w:rsidRPr="00DB25C4">
        <w:rPr>
          <w:rFonts w:cstheme="minorHAnsi"/>
          <w:color w:val="000000"/>
        </w:rPr>
        <w:t xml:space="preserve"> PTS </w:t>
      </w:r>
      <w:proofErr w:type="spellStart"/>
      <w:r w:rsidRPr="00DB25C4">
        <w:rPr>
          <w:rFonts w:cstheme="minorHAnsi"/>
          <w:color w:val="000000"/>
        </w:rPr>
        <w:t>tahun</w:t>
      </w:r>
      <w:proofErr w:type="spellEnd"/>
      <w:r w:rsidRPr="00DB25C4">
        <w:rPr>
          <w:rFonts w:cstheme="minorHAnsi"/>
          <w:color w:val="000000"/>
        </w:rPr>
        <w:t xml:space="preserve"> </w:t>
      </w:r>
      <w:proofErr w:type="spellStart"/>
      <w:r w:rsidRPr="00DB25C4">
        <w:rPr>
          <w:rFonts w:cstheme="minorHAnsi"/>
          <w:color w:val="000000"/>
        </w:rPr>
        <w:t>Anggaran</w:t>
      </w:r>
      <w:proofErr w:type="spellEnd"/>
      <w:r w:rsidRPr="00DB25C4">
        <w:rPr>
          <w:rFonts w:cstheme="minorHAnsi"/>
          <w:color w:val="000000"/>
        </w:rPr>
        <w:t xml:space="preserve"> 2021 </w:t>
      </w:r>
      <w:proofErr w:type="spellStart"/>
      <w:r w:rsidRPr="00DB25C4">
        <w:rPr>
          <w:rFonts w:cstheme="minorHAnsi"/>
          <w:color w:val="000000"/>
        </w:rPr>
        <w:t>dari</w:t>
      </w:r>
      <w:proofErr w:type="spellEnd"/>
      <w:r w:rsidRPr="00DB25C4">
        <w:rPr>
          <w:rFonts w:cstheme="minorHAnsi"/>
          <w:color w:val="000000"/>
        </w:rPr>
        <w:t xml:space="preserve"> </w:t>
      </w:r>
      <w:proofErr w:type="spellStart"/>
      <w:r w:rsidRPr="00DB25C4">
        <w:rPr>
          <w:rFonts w:cstheme="minorHAnsi"/>
          <w:color w:val="000000"/>
        </w:rPr>
        <w:t>Kemenristek</w:t>
      </w:r>
      <w:proofErr w:type="spellEnd"/>
      <w:r w:rsidRPr="00DB25C4">
        <w:rPr>
          <w:rFonts w:cstheme="minorHAnsi"/>
          <w:color w:val="000000"/>
        </w:rPr>
        <w:t xml:space="preserve"> </w:t>
      </w:r>
      <w:proofErr w:type="spellStart"/>
      <w:r w:rsidRPr="00DB25C4">
        <w:rPr>
          <w:rFonts w:cstheme="minorHAnsi"/>
          <w:color w:val="000000"/>
        </w:rPr>
        <w:t>Dikti</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mendukung</w:t>
      </w:r>
      <w:proofErr w:type="spellEnd"/>
      <w:r w:rsidRPr="00DB25C4">
        <w:rPr>
          <w:rFonts w:cstheme="minorHAnsi"/>
          <w:color w:val="000000"/>
        </w:rPr>
        <w:t xml:space="preserve"> </w:t>
      </w:r>
      <w:proofErr w:type="spellStart"/>
      <w:r w:rsidRPr="00DB25C4">
        <w:rPr>
          <w:rFonts w:cstheme="minorHAnsi"/>
          <w:color w:val="000000"/>
        </w:rPr>
        <w:t>ketercapaian</w:t>
      </w:r>
      <w:proofErr w:type="spellEnd"/>
      <w:r w:rsidRPr="00DB25C4">
        <w:rPr>
          <w:rFonts w:cstheme="minorHAnsi"/>
          <w:color w:val="000000"/>
        </w:rPr>
        <w:t xml:space="preserve"> </w:t>
      </w:r>
      <w:proofErr w:type="spellStart"/>
      <w:r w:rsidRPr="00DB25C4">
        <w:rPr>
          <w:rFonts w:cstheme="minorHAnsi"/>
          <w:bCs/>
          <w:color w:val="000000"/>
        </w:rPr>
        <w:t>visi</w:t>
      </w:r>
      <w:proofErr w:type="spellEnd"/>
      <w:r w:rsidRPr="00DB25C4">
        <w:rPr>
          <w:rFonts w:cstheme="minorHAnsi"/>
          <w:bCs/>
          <w:color w:val="000000"/>
        </w:rPr>
        <w:t xml:space="preserve"> </w:t>
      </w:r>
      <w:proofErr w:type="spellStart"/>
      <w:r w:rsidRPr="00DB25C4">
        <w:rPr>
          <w:rFonts w:cstheme="minorHAnsi"/>
          <w:bCs/>
          <w:color w:val="000000"/>
        </w:rPr>
        <w:t>keilmuan</w:t>
      </w:r>
      <w:proofErr w:type="spellEnd"/>
      <w:r w:rsidRPr="00DB25C4">
        <w:rPr>
          <w:rFonts w:cstheme="minorHAnsi"/>
          <w:bCs/>
          <w:color w:val="000000"/>
        </w:rPr>
        <w:t xml:space="preserve"> </w:t>
      </w:r>
      <w:proofErr w:type="spellStart"/>
      <w:r w:rsidRPr="00DB25C4">
        <w:rPr>
          <w:rFonts w:cstheme="minorHAnsi"/>
          <w:bCs/>
          <w:color w:val="000000"/>
        </w:rPr>
        <w:t>yaitu</w:t>
      </w:r>
      <w:proofErr w:type="spellEnd"/>
      <w:r w:rsidRPr="00DB25C4">
        <w:rPr>
          <w:rFonts w:cstheme="minorHAnsi"/>
          <w:bCs/>
          <w:color w:val="000000"/>
        </w:rPr>
        <w:t xml:space="preserve"> </w:t>
      </w:r>
      <w:proofErr w:type="spellStart"/>
      <w:r w:rsidRPr="00DB25C4">
        <w:rPr>
          <w:rFonts w:cstheme="minorHAnsi"/>
          <w:bCs/>
          <w:color w:val="000000"/>
        </w:rPr>
        <w:t>pendidikan</w:t>
      </w:r>
      <w:proofErr w:type="spellEnd"/>
      <w:r w:rsidRPr="00DB25C4">
        <w:rPr>
          <w:rFonts w:cstheme="minorHAnsi"/>
          <w:bCs/>
          <w:color w:val="000000"/>
        </w:rPr>
        <w:t xml:space="preserve"> </w:t>
      </w:r>
      <w:proofErr w:type="spellStart"/>
      <w:r w:rsidRPr="00DB25C4">
        <w:rPr>
          <w:rFonts w:cstheme="minorHAnsi"/>
          <w:bCs/>
          <w:color w:val="000000"/>
        </w:rPr>
        <w:t>bahasa</w:t>
      </w:r>
      <w:proofErr w:type="spellEnd"/>
      <w:r w:rsidRPr="00DB25C4">
        <w:rPr>
          <w:rFonts w:cstheme="minorHAnsi"/>
          <w:bCs/>
          <w:color w:val="000000"/>
        </w:rPr>
        <w:t xml:space="preserve"> Mandarin</w:t>
      </w:r>
      <w:r w:rsidRPr="00DB25C4">
        <w:rPr>
          <w:rFonts w:cstheme="minorHAnsi"/>
          <w:color w:val="000000"/>
        </w:rPr>
        <w:t>.</w:t>
      </w:r>
    </w:p>
    <w:p w14:paraId="5E72CA17" w14:textId="77777777" w:rsidR="00EE2EA9" w:rsidRPr="00DB25C4" w:rsidRDefault="00EE2EA9" w:rsidP="009F6099">
      <w:pPr>
        <w:pStyle w:val="ListParagraph"/>
        <w:numPr>
          <w:ilvl w:val="1"/>
          <w:numId w:val="31"/>
        </w:numPr>
        <w:autoSpaceDE w:val="0"/>
        <w:autoSpaceDN w:val="0"/>
        <w:adjustRightInd w:val="0"/>
        <w:spacing w:after="0" w:line="240" w:lineRule="auto"/>
        <w:ind w:left="426"/>
        <w:rPr>
          <w:rFonts w:cstheme="minorHAnsi"/>
          <w:color w:val="000000"/>
        </w:rPr>
      </w:pP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keilmuan</w:t>
      </w:r>
      <w:proofErr w:type="spellEnd"/>
      <w:r w:rsidRPr="00DB25C4">
        <w:rPr>
          <w:rFonts w:cstheme="minorHAnsi"/>
          <w:color w:val="000000"/>
        </w:rPr>
        <w:t xml:space="preserve"> dan </w:t>
      </w:r>
      <w:proofErr w:type="spellStart"/>
      <w:r w:rsidRPr="00DB25C4">
        <w:rPr>
          <w:rFonts w:cstheme="minorHAnsi"/>
          <w:color w:val="000000"/>
        </w:rPr>
        <w:t>tujuan</w:t>
      </w:r>
      <w:proofErr w:type="spellEnd"/>
      <w:r w:rsidRPr="00DB25C4">
        <w:rPr>
          <w:rFonts w:cstheme="minorHAnsi"/>
          <w:color w:val="000000"/>
        </w:rPr>
        <w:t xml:space="preserve"> PPBM </w:t>
      </w:r>
      <w:proofErr w:type="spellStart"/>
      <w:r w:rsidRPr="00DB25C4">
        <w:rPr>
          <w:rFonts w:cstheme="minorHAnsi"/>
          <w:bCs/>
          <w:color w:val="000000"/>
        </w:rPr>
        <w:t>dapat</w:t>
      </w:r>
      <w:proofErr w:type="spellEnd"/>
      <w:r w:rsidRPr="00DB25C4">
        <w:rPr>
          <w:rFonts w:cstheme="minorHAnsi"/>
          <w:bCs/>
          <w:color w:val="000000"/>
        </w:rPr>
        <w:t xml:space="preserve"> </w:t>
      </w:r>
      <w:proofErr w:type="spellStart"/>
      <w:r w:rsidRPr="00DB25C4">
        <w:rPr>
          <w:rFonts w:cstheme="minorHAnsi"/>
          <w:bCs/>
          <w:color w:val="000000"/>
        </w:rPr>
        <w:t>dilaksanakan</w:t>
      </w:r>
      <w:proofErr w:type="spellEnd"/>
      <w:r w:rsidRPr="00DB25C4">
        <w:rPr>
          <w:rFonts w:cstheme="minorHAnsi"/>
          <w:bCs/>
          <w:color w:val="000000"/>
        </w:rPr>
        <w:t xml:space="preserve"> </w:t>
      </w:r>
      <w:proofErr w:type="spellStart"/>
      <w:r w:rsidRPr="00DB25C4">
        <w:rPr>
          <w:rFonts w:cstheme="minorHAnsi"/>
          <w:bCs/>
          <w:color w:val="000000"/>
        </w:rPr>
        <w:t>karena</w:t>
      </w:r>
      <w:proofErr w:type="spellEnd"/>
      <w:r w:rsidRPr="00DB25C4">
        <w:rPr>
          <w:rFonts w:cstheme="minorHAnsi"/>
          <w:bCs/>
          <w:color w:val="000000"/>
        </w:rPr>
        <w:t xml:space="preserve"> </w:t>
      </w:r>
      <w:proofErr w:type="spellStart"/>
      <w:r w:rsidRPr="00DB25C4">
        <w:rPr>
          <w:rFonts w:cstheme="minorHAnsi"/>
          <w:bCs/>
          <w:color w:val="000000"/>
        </w:rPr>
        <w:t>terdapat</w:t>
      </w:r>
      <w:proofErr w:type="spellEnd"/>
      <w:r w:rsidRPr="00DB25C4">
        <w:rPr>
          <w:rFonts w:cstheme="minorHAnsi"/>
          <w:bCs/>
          <w:color w:val="000000"/>
        </w:rPr>
        <w:t xml:space="preserve"> </w:t>
      </w:r>
      <w:proofErr w:type="spellStart"/>
      <w:r w:rsidRPr="00DB25C4">
        <w:rPr>
          <w:rFonts w:cstheme="minorHAnsi"/>
          <w:bCs/>
          <w:color w:val="000000"/>
        </w:rPr>
        <w:t>dukungan</w:t>
      </w:r>
      <w:proofErr w:type="spellEnd"/>
      <w:r w:rsidRPr="00DB25C4">
        <w:rPr>
          <w:rFonts w:cstheme="minorHAnsi"/>
          <w:bCs/>
          <w:color w:val="000000"/>
        </w:rPr>
        <w:t xml:space="preserve"> </w:t>
      </w:r>
      <w:proofErr w:type="spellStart"/>
      <w:r w:rsidRPr="00DB25C4">
        <w:rPr>
          <w:rFonts w:cstheme="minorHAnsi"/>
          <w:bCs/>
          <w:color w:val="000000"/>
        </w:rPr>
        <w:t>penuh</w:t>
      </w:r>
      <w:proofErr w:type="spellEnd"/>
      <w:r w:rsidRPr="00DB25C4">
        <w:rPr>
          <w:rFonts w:cstheme="minorHAnsi"/>
          <w:bCs/>
          <w:color w:val="000000"/>
        </w:rPr>
        <w:t xml:space="preserve"> </w:t>
      </w:r>
      <w:proofErr w:type="spellStart"/>
      <w:r w:rsidRPr="00DB25C4">
        <w:rPr>
          <w:rFonts w:cstheme="minorHAnsi"/>
          <w:bCs/>
          <w:color w:val="000000"/>
        </w:rPr>
        <w:t>dari</w:t>
      </w:r>
      <w:proofErr w:type="spellEnd"/>
      <w:r w:rsidRPr="00DB25C4">
        <w:rPr>
          <w:rFonts w:cstheme="minorHAnsi"/>
          <w:bCs/>
          <w:color w:val="000000"/>
        </w:rPr>
        <w:t xml:space="preserve"> </w:t>
      </w:r>
      <w:proofErr w:type="spellStart"/>
      <w:r w:rsidRPr="00DB25C4">
        <w:rPr>
          <w:rFonts w:cstheme="minorHAnsi"/>
          <w:bCs/>
          <w:color w:val="000000"/>
        </w:rPr>
        <w:t>pihak</w:t>
      </w:r>
      <w:proofErr w:type="spellEnd"/>
      <w:r w:rsidRPr="00DB25C4">
        <w:rPr>
          <w:rFonts w:cstheme="minorHAnsi"/>
          <w:bCs/>
          <w:color w:val="000000"/>
        </w:rPr>
        <w:t xml:space="preserve"> </w:t>
      </w:r>
      <w:proofErr w:type="spellStart"/>
      <w:r w:rsidRPr="00DB25C4">
        <w:rPr>
          <w:rFonts w:cstheme="minorHAnsi"/>
          <w:bCs/>
          <w:color w:val="000000"/>
        </w:rPr>
        <w:t>fakultas</w:t>
      </w:r>
      <w:proofErr w:type="spellEnd"/>
      <w:r w:rsidRPr="00DB25C4">
        <w:rPr>
          <w:rFonts w:cstheme="minorHAnsi"/>
          <w:bCs/>
          <w:color w:val="000000"/>
        </w:rPr>
        <w:t xml:space="preserve"> </w:t>
      </w:r>
      <w:proofErr w:type="spellStart"/>
      <w:r w:rsidRPr="00DB25C4">
        <w:rPr>
          <w:rFonts w:cstheme="minorHAnsi"/>
          <w:bCs/>
          <w:color w:val="000000"/>
        </w:rPr>
        <w:t>maupun</w:t>
      </w:r>
      <w:proofErr w:type="spellEnd"/>
      <w:r w:rsidRPr="00DB25C4">
        <w:rPr>
          <w:rFonts w:cstheme="minorHAnsi"/>
          <w:bCs/>
          <w:color w:val="000000"/>
        </w:rPr>
        <w:t xml:space="preserve"> universitas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penyediaan</w:t>
      </w:r>
      <w:proofErr w:type="spellEnd"/>
      <w:r w:rsidRPr="00DB25C4">
        <w:rPr>
          <w:rFonts w:cstheme="minorHAnsi"/>
          <w:color w:val="000000"/>
        </w:rPr>
        <w:t xml:space="preserve"> </w:t>
      </w:r>
      <w:proofErr w:type="spellStart"/>
      <w:r w:rsidRPr="00DB25C4">
        <w:rPr>
          <w:rFonts w:cstheme="minorHAnsi"/>
          <w:color w:val="000000"/>
        </w:rPr>
        <w:t>sarana</w:t>
      </w:r>
      <w:proofErr w:type="spellEnd"/>
      <w:r w:rsidRPr="00DB25C4">
        <w:rPr>
          <w:rFonts w:cstheme="minorHAnsi"/>
          <w:color w:val="000000"/>
        </w:rPr>
        <w:t xml:space="preserve"> </w:t>
      </w:r>
      <w:proofErr w:type="spellStart"/>
      <w:r w:rsidRPr="00DB25C4">
        <w:rPr>
          <w:rFonts w:cstheme="minorHAnsi"/>
          <w:color w:val="000000"/>
        </w:rPr>
        <w:t>prasarana</w:t>
      </w:r>
      <w:proofErr w:type="spellEnd"/>
      <w:r w:rsidRPr="00DB25C4">
        <w:rPr>
          <w:rFonts w:cstheme="minorHAnsi"/>
          <w:color w:val="000000"/>
        </w:rPr>
        <w:t>,</w:t>
      </w:r>
      <w:r w:rsidRPr="00DB25C4">
        <w:rPr>
          <w:rFonts w:cstheme="minorHAnsi"/>
          <w:bCs/>
          <w:color w:val="000000"/>
        </w:rPr>
        <w:t xml:space="preserve"> </w:t>
      </w:r>
      <w:proofErr w:type="spellStart"/>
      <w:r w:rsidRPr="00DB25C4">
        <w:rPr>
          <w:rFonts w:cstheme="minorHAnsi"/>
          <w:color w:val="000000"/>
        </w:rPr>
        <w:t>sistem</w:t>
      </w:r>
      <w:proofErr w:type="spellEnd"/>
      <w:r w:rsidRPr="00DB25C4">
        <w:rPr>
          <w:rFonts w:cstheme="minorHAnsi"/>
          <w:color w:val="000000"/>
        </w:rPr>
        <w:t xml:space="preserve"> </w:t>
      </w:r>
      <w:proofErr w:type="spellStart"/>
      <w:r w:rsidRPr="00DB25C4">
        <w:rPr>
          <w:rFonts w:cstheme="minorHAnsi"/>
          <w:color w:val="000000"/>
        </w:rPr>
        <w:t>informasi</w:t>
      </w:r>
      <w:proofErr w:type="spellEnd"/>
      <w:r w:rsidRPr="00DB25C4">
        <w:rPr>
          <w:rFonts w:cstheme="minorHAnsi"/>
          <w:color w:val="000000"/>
        </w:rPr>
        <w:t xml:space="preserve"> </w:t>
      </w:r>
      <w:proofErr w:type="spellStart"/>
      <w:r w:rsidRPr="00DB25C4">
        <w:rPr>
          <w:rFonts w:cstheme="minorHAnsi"/>
          <w:color w:val="000000"/>
        </w:rPr>
        <w:t>maupun</w:t>
      </w:r>
      <w:proofErr w:type="spellEnd"/>
      <w:r w:rsidRPr="00DB25C4">
        <w:rPr>
          <w:rFonts w:cstheme="minorHAnsi"/>
          <w:color w:val="000000"/>
        </w:rPr>
        <w:t xml:space="preserve"> </w:t>
      </w:r>
      <w:proofErr w:type="spellStart"/>
      <w:r w:rsidRPr="00DB25C4">
        <w:rPr>
          <w:rFonts w:cstheme="minorHAnsi"/>
          <w:color w:val="000000"/>
        </w:rPr>
        <w:t>pendanaan</w:t>
      </w:r>
      <w:proofErr w:type="spellEnd"/>
      <w:r w:rsidRPr="00DB25C4">
        <w:rPr>
          <w:rFonts w:cstheme="minorHAnsi"/>
          <w:color w:val="000000"/>
        </w:rPr>
        <w:t xml:space="preserve"> yang </w:t>
      </w:r>
      <w:proofErr w:type="spellStart"/>
      <w:r w:rsidRPr="00DB25C4">
        <w:rPr>
          <w:rFonts w:cstheme="minorHAnsi"/>
          <w:color w:val="000000"/>
        </w:rPr>
        <w:t>ada</w:t>
      </w:r>
      <w:proofErr w:type="spellEnd"/>
      <w:r w:rsidRPr="00DB25C4">
        <w:rPr>
          <w:rFonts w:cstheme="minorHAnsi"/>
          <w:color w:val="000000"/>
        </w:rPr>
        <w:t>.</w:t>
      </w:r>
    </w:p>
    <w:p w14:paraId="74BFC652" w14:textId="77777777" w:rsidR="00EE2EA9" w:rsidRPr="00DB25C4" w:rsidRDefault="00EE2EA9" w:rsidP="00687314">
      <w:pPr>
        <w:autoSpaceDE w:val="0"/>
        <w:autoSpaceDN w:val="0"/>
        <w:adjustRightInd w:val="0"/>
        <w:spacing w:after="0" w:line="240" w:lineRule="auto"/>
        <w:ind w:left="450" w:hanging="450"/>
        <w:jc w:val="both"/>
        <w:rPr>
          <w:rFonts w:cstheme="minorHAnsi"/>
          <w:color w:val="000000"/>
        </w:rPr>
      </w:pPr>
    </w:p>
    <w:p w14:paraId="7C281C31" w14:textId="77777777" w:rsidR="00EE2EA9" w:rsidRPr="00DB25C4" w:rsidRDefault="00EE2EA9" w:rsidP="00687314">
      <w:pPr>
        <w:autoSpaceDE w:val="0"/>
        <w:autoSpaceDN w:val="0"/>
        <w:adjustRightInd w:val="0"/>
        <w:spacing w:after="0" w:line="240" w:lineRule="auto"/>
        <w:rPr>
          <w:rFonts w:cstheme="minorHAnsi"/>
        </w:rPr>
      </w:pPr>
      <w:r w:rsidRPr="00DB25C4">
        <w:rPr>
          <w:rFonts w:cstheme="minorHAnsi"/>
          <w:b/>
          <w:bCs/>
          <w:color w:val="000000"/>
        </w:rPr>
        <w:t>c.</w:t>
      </w:r>
      <w:r w:rsidRPr="00DB25C4">
        <w:rPr>
          <w:rFonts w:cstheme="minorHAnsi"/>
          <w:color w:val="000000"/>
        </w:rPr>
        <w:t xml:space="preserve"> </w:t>
      </w:r>
      <w:proofErr w:type="spellStart"/>
      <w:r w:rsidRPr="00DB25C4">
        <w:rPr>
          <w:rFonts w:cstheme="minorHAnsi"/>
          <w:b/>
          <w:bCs/>
          <w:color w:val="000000"/>
        </w:rPr>
        <w:t>Kejelasan</w:t>
      </w:r>
      <w:proofErr w:type="spellEnd"/>
      <w:r w:rsidRPr="00DB25C4">
        <w:rPr>
          <w:rFonts w:cstheme="minorHAnsi"/>
          <w:b/>
          <w:bCs/>
          <w:color w:val="000000"/>
        </w:rPr>
        <w:t xml:space="preserve"> strategi </w:t>
      </w:r>
      <w:proofErr w:type="spellStart"/>
      <w:r w:rsidRPr="00DB25C4">
        <w:rPr>
          <w:rFonts w:cstheme="minorHAnsi"/>
          <w:b/>
          <w:bCs/>
          <w:color w:val="000000"/>
        </w:rPr>
        <w:t>pencapaian</w:t>
      </w:r>
      <w:proofErr w:type="spellEnd"/>
      <w:r w:rsidRPr="00DB25C4">
        <w:rPr>
          <w:rFonts w:cstheme="minorHAnsi"/>
          <w:b/>
          <w:bCs/>
          <w:color w:val="000000"/>
        </w:rPr>
        <w:t xml:space="preserve"> </w:t>
      </w:r>
      <w:proofErr w:type="spellStart"/>
      <w:r w:rsidRPr="00DB25C4">
        <w:rPr>
          <w:rFonts w:cstheme="minorHAnsi"/>
          <w:b/>
          <w:bCs/>
          <w:color w:val="000000"/>
        </w:rPr>
        <w:t>visi</w:t>
      </w:r>
      <w:proofErr w:type="spellEnd"/>
      <w:r w:rsidRPr="00DB25C4">
        <w:rPr>
          <w:rFonts w:cstheme="minorHAnsi"/>
          <w:b/>
          <w:bCs/>
          <w:color w:val="000000"/>
        </w:rPr>
        <w:t xml:space="preserve"> </w:t>
      </w:r>
      <w:proofErr w:type="spellStart"/>
      <w:r w:rsidRPr="00DB25C4">
        <w:rPr>
          <w:rFonts w:cstheme="minorHAnsi"/>
          <w:b/>
          <w:bCs/>
          <w:color w:val="000000"/>
        </w:rPr>
        <w:t>keilmuan</w:t>
      </w:r>
      <w:proofErr w:type="spellEnd"/>
      <w:r w:rsidRPr="00DB25C4">
        <w:rPr>
          <w:rFonts w:cstheme="minorHAnsi"/>
          <w:b/>
          <w:bCs/>
          <w:color w:val="000000"/>
        </w:rPr>
        <w:t xml:space="preserve"> dan </w:t>
      </w:r>
      <w:proofErr w:type="spellStart"/>
      <w:r w:rsidRPr="00DB25C4">
        <w:rPr>
          <w:rFonts w:cstheme="minorHAnsi"/>
          <w:b/>
          <w:bCs/>
          <w:color w:val="000000"/>
        </w:rPr>
        <w:t>tujuan</w:t>
      </w:r>
      <w:proofErr w:type="spellEnd"/>
      <w:r w:rsidRPr="00DB25C4">
        <w:rPr>
          <w:rFonts w:cstheme="minorHAnsi"/>
          <w:b/>
          <w:bCs/>
          <w:color w:val="000000"/>
        </w:rPr>
        <w:t xml:space="preserve"> PS. </w:t>
      </w:r>
    </w:p>
    <w:p w14:paraId="29CE6CED" w14:textId="77777777" w:rsidR="00EE2EA9" w:rsidRPr="00DB25C4" w:rsidRDefault="00EE2EA9" w:rsidP="009F6099">
      <w:pPr>
        <w:pStyle w:val="ListParagraph"/>
        <w:numPr>
          <w:ilvl w:val="1"/>
          <w:numId w:val="30"/>
        </w:numPr>
        <w:autoSpaceDE w:val="0"/>
        <w:autoSpaceDN w:val="0"/>
        <w:adjustRightInd w:val="0"/>
        <w:spacing w:after="0" w:line="240" w:lineRule="auto"/>
        <w:ind w:left="450" w:hanging="450"/>
        <w:rPr>
          <w:rFonts w:cstheme="minorHAnsi"/>
          <w:color w:val="000000"/>
        </w:rPr>
      </w:pPr>
      <w:proofErr w:type="spellStart"/>
      <w:r w:rsidRPr="00DB25C4">
        <w:rPr>
          <w:rFonts w:cstheme="minorHAnsi"/>
          <w:color w:val="202124"/>
        </w:rPr>
        <w:t>Visi</w:t>
      </w:r>
      <w:proofErr w:type="spellEnd"/>
      <w:r w:rsidRPr="00DB25C4">
        <w:rPr>
          <w:rFonts w:cstheme="minorHAnsi"/>
          <w:color w:val="202124"/>
        </w:rPr>
        <w:t xml:space="preserve"> </w:t>
      </w:r>
      <w:proofErr w:type="spellStart"/>
      <w:r w:rsidRPr="00DB25C4">
        <w:rPr>
          <w:rFonts w:cstheme="minorHAnsi"/>
          <w:color w:val="000000"/>
        </w:rPr>
        <w:t>Keilmuan</w:t>
      </w:r>
      <w:proofErr w:type="spellEnd"/>
      <w:r w:rsidRPr="00DB25C4">
        <w:rPr>
          <w:rFonts w:cstheme="minorHAnsi"/>
          <w:color w:val="000000"/>
        </w:rPr>
        <w:t xml:space="preserve"> </w:t>
      </w:r>
      <w:proofErr w:type="spellStart"/>
      <w:r w:rsidRPr="00DB25C4">
        <w:rPr>
          <w:rFonts w:cstheme="minorHAnsi"/>
          <w:color w:val="000000"/>
        </w:rPr>
        <w:t>prodi</w:t>
      </w:r>
      <w:proofErr w:type="spellEnd"/>
      <w:r w:rsidRPr="00DB25C4">
        <w:rPr>
          <w:rFonts w:cstheme="minorHAnsi"/>
          <w:color w:val="000000"/>
        </w:rPr>
        <w:t xml:space="preserve"> PPBM </w:t>
      </w:r>
      <w:proofErr w:type="spellStart"/>
      <w:r w:rsidRPr="00DB25C4">
        <w:rPr>
          <w:rFonts w:cstheme="minorHAnsi"/>
          <w:b/>
          <w:bCs/>
          <w:color w:val="000000"/>
        </w:rPr>
        <w:t>diimplementasikan</w:t>
      </w:r>
      <w:proofErr w:type="spellEnd"/>
      <w:r w:rsidRPr="00DB25C4">
        <w:rPr>
          <w:rFonts w:cstheme="minorHAnsi"/>
          <w:b/>
          <w:bCs/>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w:t>
      </w:r>
      <w:proofErr w:type="spellStart"/>
      <w:r w:rsidRPr="00DB25C4">
        <w:rPr>
          <w:rFonts w:cstheme="minorHAnsi"/>
          <w:color w:val="000000"/>
        </w:rPr>
        <w:t>adanya</w:t>
      </w:r>
      <w:proofErr w:type="spellEnd"/>
      <w:r w:rsidRPr="00DB25C4">
        <w:rPr>
          <w:rFonts w:cstheme="minorHAnsi"/>
          <w:color w:val="000000"/>
        </w:rPr>
        <w:t xml:space="preserve"> </w:t>
      </w:r>
      <w:proofErr w:type="spellStart"/>
      <w:r w:rsidRPr="00DB25C4">
        <w:rPr>
          <w:rFonts w:cstheme="minorHAnsi"/>
          <w:color w:val="000000"/>
        </w:rPr>
        <w:t>mata</w:t>
      </w:r>
      <w:proofErr w:type="spellEnd"/>
      <w:r w:rsidRPr="00DB25C4">
        <w:rPr>
          <w:rFonts w:cstheme="minorHAnsi"/>
          <w:color w:val="000000"/>
        </w:rPr>
        <w:t xml:space="preserve"> </w:t>
      </w:r>
      <w:proofErr w:type="spellStart"/>
      <w:r w:rsidRPr="00DB25C4">
        <w:rPr>
          <w:rFonts w:cstheme="minorHAnsi"/>
          <w:color w:val="000000"/>
        </w:rPr>
        <w:t>kuliah-mata</w:t>
      </w:r>
      <w:proofErr w:type="spellEnd"/>
      <w:r w:rsidRPr="00DB25C4">
        <w:rPr>
          <w:rFonts w:cstheme="minorHAnsi"/>
          <w:color w:val="000000"/>
        </w:rPr>
        <w:t xml:space="preserve"> </w:t>
      </w:r>
      <w:proofErr w:type="spellStart"/>
      <w:r w:rsidRPr="00DB25C4">
        <w:rPr>
          <w:rFonts w:cstheme="minorHAnsi"/>
          <w:color w:val="000000"/>
        </w:rPr>
        <w:t>kuliah</w:t>
      </w:r>
      <w:proofErr w:type="spellEnd"/>
      <w:r w:rsidRPr="00DB25C4">
        <w:rPr>
          <w:rFonts w:cstheme="minorHAnsi"/>
          <w:color w:val="000000"/>
        </w:rPr>
        <w:t xml:space="preserve"> </w:t>
      </w:r>
      <w:proofErr w:type="spellStart"/>
      <w:r w:rsidRPr="00DB25C4">
        <w:rPr>
          <w:rFonts w:cstheme="minorHAnsi"/>
          <w:color w:val="000000"/>
        </w:rPr>
        <w:t>seperti</w:t>
      </w:r>
      <w:proofErr w:type="spellEnd"/>
      <w:r w:rsidRPr="00DB25C4">
        <w:rPr>
          <w:rFonts w:cstheme="minorHAnsi"/>
          <w:color w:val="000000"/>
        </w:rPr>
        <w:t xml:space="preserve"> Comprehensive Chinese, </w:t>
      </w:r>
      <w:proofErr w:type="spellStart"/>
      <w:r w:rsidRPr="00DB25C4">
        <w:rPr>
          <w:rFonts w:cstheme="minorHAnsi"/>
          <w:color w:val="000000"/>
        </w:rPr>
        <w:t>Mengajar</w:t>
      </w:r>
      <w:proofErr w:type="spellEnd"/>
      <w:r w:rsidRPr="00DB25C4">
        <w:rPr>
          <w:rFonts w:cstheme="minorHAnsi"/>
          <w:color w:val="000000"/>
        </w:rPr>
        <w:t xml:space="preserve"> Bahasa Mandarin </w:t>
      </w:r>
      <w:proofErr w:type="spellStart"/>
      <w:r w:rsidRPr="00DB25C4">
        <w:rPr>
          <w:rFonts w:cstheme="minorHAnsi"/>
          <w:color w:val="000000"/>
        </w:rPr>
        <w:t>sebagai</w:t>
      </w:r>
      <w:proofErr w:type="spellEnd"/>
      <w:r w:rsidRPr="00DB25C4">
        <w:rPr>
          <w:rFonts w:cstheme="minorHAnsi"/>
          <w:color w:val="000000"/>
        </w:rPr>
        <w:t xml:space="preserve"> Bahasa </w:t>
      </w:r>
      <w:proofErr w:type="spellStart"/>
      <w:r w:rsidRPr="00DB25C4">
        <w:rPr>
          <w:rFonts w:cstheme="minorHAnsi"/>
          <w:color w:val="000000"/>
        </w:rPr>
        <w:t>Asing</w:t>
      </w:r>
      <w:proofErr w:type="spellEnd"/>
      <w:r w:rsidRPr="00DB25C4">
        <w:rPr>
          <w:rFonts w:cstheme="minorHAnsi"/>
          <w:color w:val="000000"/>
        </w:rPr>
        <w:t>, Chinese Language Skills (listening, speaking, reading, and writing).</w:t>
      </w:r>
    </w:p>
    <w:p w14:paraId="6F3593F1" w14:textId="77777777" w:rsidR="00EE2EA9" w:rsidRPr="00DB25C4" w:rsidRDefault="00EE2EA9" w:rsidP="009F6099">
      <w:pPr>
        <w:pStyle w:val="ListParagraph"/>
        <w:numPr>
          <w:ilvl w:val="1"/>
          <w:numId w:val="30"/>
        </w:numPr>
        <w:autoSpaceDE w:val="0"/>
        <w:autoSpaceDN w:val="0"/>
        <w:adjustRightInd w:val="0"/>
        <w:spacing w:after="0" w:line="240" w:lineRule="auto"/>
        <w:ind w:left="450" w:hanging="450"/>
        <w:rPr>
          <w:rFonts w:cstheme="minorHAnsi"/>
          <w:color w:val="000000"/>
        </w:rPr>
      </w:pPr>
      <w:r w:rsidRPr="00DB25C4">
        <w:rPr>
          <w:rFonts w:cstheme="minorHAnsi"/>
          <w:color w:val="000000"/>
        </w:rPr>
        <w:t xml:space="preserve">Program </w:t>
      </w:r>
      <w:proofErr w:type="spellStart"/>
      <w:r w:rsidRPr="00DB25C4">
        <w:rPr>
          <w:rFonts w:cstheme="minorHAnsi"/>
          <w:color w:val="000000"/>
        </w:rPr>
        <w:t>studi</w:t>
      </w:r>
      <w:proofErr w:type="spellEnd"/>
      <w:r w:rsidRPr="00DB25C4">
        <w:rPr>
          <w:rFonts w:cstheme="minorHAnsi"/>
          <w:color w:val="000000"/>
        </w:rPr>
        <w:t xml:space="preserve"> </w:t>
      </w:r>
      <w:proofErr w:type="spellStart"/>
      <w:r w:rsidRPr="00DB25C4">
        <w:rPr>
          <w:rFonts w:cstheme="minorHAnsi"/>
          <w:color w:val="000000"/>
        </w:rPr>
        <w:t>memiliki</w:t>
      </w:r>
      <w:proofErr w:type="spellEnd"/>
      <w:r w:rsidRPr="00DB25C4">
        <w:rPr>
          <w:rFonts w:cstheme="minorHAnsi"/>
          <w:color w:val="000000"/>
        </w:rPr>
        <w:t xml:space="preserve"> </w:t>
      </w:r>
      <w:proofErr w:type="spellStart"/>
      <w:r w:rsidRPr="00DB25C4">
        <w:rPr>
          <w:rFonts w:cstheme="minorHAnsi"/>
          <w:color w:val="000000"/>
        </w:rPr>
        <w:t>kegiatan</w:t>
      </w:r>
      <w:proofErr w:type="spellEnd"/>
      <w:r w:rsidRPr="00DB25C4">
        <w:rPr>
          <w:rFonts w:cstheme="minorHAnsi"/>
          <w:color w:val="000000"/>
        </w:rPr>
        <w:t xml:space="preserve"> </w:t>
      </w:r>
      <w:proofErr w:type="spellStart"/>
      <w:r w:rsidRPr="00DB25C4">
        <w:rPr>
          <w:rFonts w:cstheme="minorHAnsi"/>
          <w:color w:val="000000"/>
        </w:rPr>
        <w:t>rutin</w:t>
      </w:r>
      <w:proofErr w:type="spellEnd"/>
      <w:r w:rsidRPr="00DB25C4">
        <w:rPr>
          <w:rFonts w:cstheme="minorHAnsi"/>
          <w:color w:val="000000"/>
        </w:rPr>
        <w:t xml:space="preserve"> </w:t>
      </w:r>
      <w:proofErr w:type="spellStart"/>
      <w:r w:rsidRPr="00DB25C4">
        <w:rPr>
          <w:rFonts w:cstheme="minorHAnsi"/>
          <w:color w:val="000000"/>
        </w:rPr>
        <w:t>mahasiswa</w:t>
      </w:r>
      <w:proofErr w:type="spellEnd"/>
      <w:r w:rsidRPr="00DB25C4">
        <w:rPr>
          <w:rFonts w:cstheme="minorHAnsi"/>
          <w:color w:val="000000"/>
        </w:rPr>
        <w:t xml:space="preserve"> PPBM </w:t>
      </w:r>
      <w:proofErr w:type="spellStart"/>
      <w:r w:rsidRPr="00DB25C4">
        <w:rPr>
          <w:rFonts w:cstheme="minorHAnsi"/>
          <w:color w:val="000000"/>
        </w:rPr>
        <w:t>seperti</w:t>
      </w:r>
      <w:proofErr w:type="spellEnd"/>
      <w:r w:rsidRPr="00DB25C4">
        <w:rPr>
          <w:rFonts w:cstheme="minorHAnsi"/>
          <w:color w:val="000000"/>
        </w:rPr>
        <w:t xml:space="preserve"> Festival Kampung </w:t>
      </w:r>
      <w:proofErr w:type="spellStart"/>
      <w:r w:rsidRPr="00DB25C4">
        <w:rPr>
          <w:rFonts w:cstheme="minorHAnsi"/>
          <w:color w:val="000000"/>
        </w:rPr>
        <w:t>Pecinan</w:t>
      </w:r>
      <w:proofErr w:type="spellEnd"/>
      <w:r w:rsidRPr="00DB25C4">
        <w:rPr>
          <w:rFonts w:cstheme="minorHAnsi"/>
          <w:color w:val="000000"/>
        </w:rPr>
        <w:t xml:space="preserve"> yang </w:t>
      </w:r>
      <w:proofErr w:type="spellStart"/>
      <w:r w:rsidRPr="00DB25C4">
        <w:rPr>
          <w:rFonts w:cstheme="minorHAnsi"/>
          <w:color w:val="000000"/>
        </w:rPr>
        <w:t>diadakan</w:t>
      </w:r>
      <w:proofErr w:type="spellEnd"/>
      <w:r w:rsidRPr="00DB25C4">
        <w:rPr>
          <w:rFonts w:cstheme="minorHAnsi"/>
          <w:color w:val="000000"/>
        </w:rPr>
        <w:t xml:space="preserve"> </w:t>
      </w:r>
      <w:proofErr w:type="spellStart"/>
      <w:r w:rsidRPr="00DB25C4">
        <w:rPr>
          <w:rFonts w:cstheme="minorHAnsi"/>
          <w:color w:val="000000"/>
        </w:rPr>
        <w:t>setiap</w:t>
      </w:r>
      <w:proofErr w:type="spellEnd"/>
      <w:r w:rsidRPr="00DB25C4">
        <w:rPr>
          <w:rFonts w:cstheme="minorHAnsi"/>
          <w:color w:val="000000"/>
        </w:rPr>
        <w:t xml:space="preserve"> </w:t>
      </w:r>
      <w:proofErr w:type="spellStart"/>
      <w:r w:rsidRPr="00DB25C4">
        <w:rPr>
          <w:rFonts w:cstheme="minorHAnsi"/>
          <w:color w:val="000000"/>
        </w:rPr>
        <w:t>tahun</w:t>
      </w:r>
      <w:proofErr w:type="spellEnd"/>
      <w:r w:rsidRPr="00DB25C4">
        <w:rPr>
          <w:rFonts w:cstheme="minorHAnsi"/>
          <w:color w:val="000000"/>
        </w:rPr>
        <w:t xml:space="preserve"> di Malang. </w:t>
      </w:r>
    </w:p>
    <w:p w14:paraId="75796834" w14:textId="77777777" w:rsidR="00EE2EA9" w:rsidRPr="00DB25C4" w:rsidRDefault="00EE2EA9" w:rsidP="009F6099">
      <w:pPr>
        <w:pStyle w:val="ListParagraph"/>
        <w:numPr>
          <w:ilvl w:val="1"/>
          <w:numId w:val="30"/>
        </w:numPr>
        <w:autoSpaceDE w:val="0"/>
        <w:autoSpaceDN w:val="0"/>
        <w:adjustRightInd w:val="0"/>
        <w:spacing w:after="0" w:line="240" w:lineRule="auto"/>
        <w:ind w:left="450" w:hanging="450"/>
        <w:rPr>
          <w:rFonts w:cstheme="minorHAnsi"/>
          <w:color w:val="000000"/>
        </w:rPr>
      </w:pPr>
      <w:r w:rsidRPr="00DB25C4">
        <w:rPr>
          <w:rFonts w:cstheme="minorHAnsi"/>
          <w:color w:val="000000"/>
        </w:rPr>
        <w:t xml:space="preserve">Program </w:t>
      </w:r>
      <w:proofErr w:type="spellStart"/>
      <w:r w:rsidRPr="00DB25C4">
        <w:rPr>
          <w:rFonts w:cstheme="minorHAnsi"/>
          <w:color w:val="000000"/>
        </w:rPr>
        <w:t>studi</w:t>
      </w:r>
      <w:proofErr w:type="spellEnd"/>
      <w:r w:rsidRPr="00DB25C4">
        <w:rPr>
          <w:rFonts w:cstheme="minorHAnsi"/>
          <w:color w:val="000000"/>
        </w:rPr>
        <w:t xml:space="preserve"> </w:t>
      </w:r>
      <w:proofErr w:type="spellStart"/>
      <w:r w:rsidRPr="00DB25C4">
        <w:rPr>
          <w:rFonts w:cstheme="minorHAnsi"/>
          <w:color w:val="000000"/>
        </w:rPr>
        <w:t>senantiasa</w:t>
      </w:r>
      <w:proofErr w:type="spellEnd"/>
      <w:r w:rsidRPr="00DB25C4">
        <w:rPr>
          <w:rFonts w:cstheme="minorHAnsi"/>
          <w:color w:val="000000"/>
        </w:rPr>
        <w:t xml:space="preserve"> </w:t>
      </w:r>
      <w:proofErr w:type="spellStart"/>
      <w:r w:rsidRPr="00DB25C4">
        <w:rPr>
          <w:rFonts w:cstheme="minorHAnsi"/>
          <w:color w:val="000000"/>
        </w:rPr>
        <w:t>melakukan</w:t>
      </w:r>
      <w:proofErr w:type="spellEnd"/>
      <w:r w:rsidRPr="00DB25C4">
        <w:rPr>
          <w:rFonts w:cstheme="minorHAnsi"/>
          <w:color w:val="000000"/>
        </w:rPr>
        <w:t xml:space="preserve"> </w:t>
      </w:r>
      <w:proofErr w:type="spellStart"/>
      <w:r w:rsidRPr="00DB25C4">
        <w:rPr>
          <w:rFonts w:cstheme="minorHAnsi"/>
          <w:b/>
          <w:bCs/>
          <w:color w:val="000000"/>
        </w:rPr>
        <w:t>kerjasama</w:t>
      </w:r>
      <w:proofErr w:type="spellEnd"/>
      <w:r w:rsidRPr="00DB25C4">
        <w:rPr>
          <w:rFonts w:cstheme="minorHAnsi"/>
          <w:b/>
          <w:bCs/>
          <w:color w:val="000000"/>
        </w:rPr>
        <w:t xml:space="preserve"> </w:t>
      </w:r>
      <w:proofErr w:type="spellStart"/>
      <w:r w:rsidRPr="00DB25C4">
        <w:rPr>
          <w:rFonts w:cstheme="minorHAnsi"/>
          <w:b/>
          <w:bCs/>
          <w:color w:val="000000"/>
        </w:rPr>
        <w:t>dengan</w:t>
      </w:r>
      <w:proofErr w:type="spellEnd"/>
      <w:r w:rsidRPr="00DB25C4">
        <w:rPr>
          <w:rFonts w:cstheme="minorHAnsi"/>
          <w:b/>
          <w:bCs/>
          <w:color w:val="000000"/>
        </w:rPr>
        <w:t xml:space="preserve"> </w:t>
      </w:r>
      <w:proofErr w:type="spellStart"/>
      <w:r w:rsidRPr="00DB25C4">
        <w:rPr>
          <w:rFonts w:cstheme="minorHAnsi"/>
          <w:b/>
          <w:bCs/>
          <w:color w:val="000000"/>
        </w:rPr>
        <w:t>pihak</w:t>
      </w:r>
      <w:proofErr w:type="spellEnd"/>
      <w:r w:rsidRPr="00DB25C4">
        <w:rPr>
          <w:rFonts w:cstheme="minorHAnsi"/>
          <w:b/>
          <w:bCs/>
          <w:color w:val="000000"/>
        </w:rPr>
        <w:t xml:space="preserve"> internal dan </w:t>
      </w:r>
      <w:proofErr w:type="spellStart"/>
      <w:r w:rsidRPr="00DB25C4">
        <w:rPr>
          <w:rFonts w:cstheme="minorHAnsi"/>
          <w:b/>
          <w:bCs/>
          <w:color w:val="000000"/>
        </w:rPr>
        <w:t>eksternal</w:t>
      </w:r>
      <w:proofErr w:type="spellEnd"/>
      <w:r w:rsidRPr="00DB25C4">
        <w:rPr>
          <w:rFonts w:cstheme="minorHAnsi"/>
          <w:b/>
          <w:bCs/>
          <w:color w:val="000000"/>
        </w:rPr>
        <w:t xml:space="preserve"> </w:t>
      </w:r>
      <w:proofErr w:type="spellStart"/>
      <w:r w:rsidRPr="00DB25C4">
        <w:rPr>
          <w:rFonts w:cstheme="minorHAnsi"/>
          <w:b/>
          <w:bCs/>
          <w:color w:val="000000"/>
        </w:rPr>
        <w:t>sehingga</w:t>
      </w:r>
      <w:proofErr w:type="spellEnd"/>
      <w:r w:rsidRPr="00DB25C4">
        <w:rPr>
          <w:rFonts w:cstheme="minorHAnsi"/>
          <w:b/>
          <w:bCs/>
          <w:color w:val="000000"/>
        </w:rPr>
        <w:t xml:space="preserve"> </w:t>
      </w:r>
      <w:r w:rsidRPr="00DB25C4">
        <w:rPr>
          <w:rFonts w:cstheme="minorHAnsi"/>
          <w:color w:val="000000"/>
        </w:rPr>
        <w:t xml:space="preserve">para </w:t>
      </w:r>
      <w:proofErr w:type="spellStart"/>
      <w:r w:rsidRPr="00DB25C4">
        <w:rPr>
          <w:rFonts w:cstheme="minorHAnsi"/>
          <w:color w:val="000000"/>
        </w:rPr>
        <w:t>mahasiswa</w:t>
      </w:r>
      <w:proofErr w:type="spellEnd"/>
      <w:r w:rsidRPr="00DB25C4">
        <w:rPr>
          <w:rFonts w:cstheme="minorHAnsi"/>
          <w:color w:val="000000"/>
        </w:rPr>
        <w:t xml:space="preserve"> </w:t>
      </w:r>
      <w:proofErr w:type="spellStart"/>
      <w:r w:rsidRPr="00DB25C4">
        <w:rPr>
          <w:rFonts w:cstheme="minorHAnsi"/>
          <w:color w:val="000000"/>
        </w:rPr>
        <w:t>dapat</w:t>
      </w:r>
      <w:proofErr w:type="spellEnd"/>
      <w:r w:rsidRPr="00DB25C4">
        <w:rPr>
          <w:rFonts w:cstheme="minorHAnsi"/>
          <w:color w:val="000000"/>
        </w:rPr>
        <w:t xml:space="preserve"> </w:t>
      </w:r>
      <w:proofErr w:type="spellStart"/>
      <w:r w:rsidRPr="00DB25C4">
        <w:rPr>
          <w:rFonts w:cstheme="minorHAnsi"/>
          <w:color w:val="000000"/>
        </w:rPr>
        <w:t>mengaplikasikan</w:t>
      </w:r>
      <w:proofErr w:type="spellEnd"/>
      <w:r w:rsidRPr="00DB25C4">
        <w:rPr>
          <w:rFonts w:cstheme="minorHAnsi"/>
          <w:color w:val="000000"/>
        </w:rPr>
        <w:t xml:space="preserve"> </w:t>
      </w:r>
      <w:proofErr w:type="spellStart"/>
      <w:r w:rsidRPr="00DB25C4">
        <w:rPr>
          <w:rFonts w:cstheme="minorHAnsi"/>
          <w:color w:val="000000"/>
        </w:rPr>
        <w:t>ilmu</w:t>
      </w:r>
      <w:proofErr w:type="spellEnd"/>
      <w:r w:rsidRPr="00DB25C4">
        <w:rPr>
          <w:rFonts w:cstheme="minorHAnsi"/>
          <w:color w:val="000000"/>
        </w:rPr>
        <w:t xml:space="preserve"> yang </w:t>
      </w:r>
      <w:proofErr w:type="spellStart"/>
      <w:r w:rsidRPr="00DB25C4">
        <w:rPr>
          <w:rFonts w:cstheme="minorHAnsi"/>
          <w:color w:val="000000"/>
        </w:rPr>
        <w:t>dimilikinya</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bidang</w:t>
      </w:r>
      <w:proofErr w:type="spellEnd"/>
      <w:r w:rsidRPr="00DB25C4">
        <w:rPr>
          <w:rFonts w:cstheme="minorHAnsi"/>
          <w:color w:val="000000"/>
        </w:rPr>
        <w:t xml:space="preserve"> </w:t>
      </w:r>
      <w:proofErr w:type="spellStart"/>
      <w:r w:rsidRPr="00DB25C4">
        <w:rPr>
          <w:rFonts w:cstheme="minorHAnsi"/>
          <w:color w:val="000000"/>
        </w:rPr>
        <w:t>pendidikan</w:t>
      </w:r>
      <w:proofErr w:type="spellEnd"/>
      <w:r w:rsidRPr="00DB25C4">
        <w:rPr>
          <w:rFonts w:cstheme="minorHAnsi"/>
          <w:color w:val="000000"/>
        </w:rPr>
        <w:t xml:space="preserve"> </w:t>
      </w:r>
      <w:proofErr w:type="spellStart"/>
      <w:r w:rsidRPr="00DB25C4">
        <w:rPr>
          <w:rFonts w:cstheme="minorHAnsi"/>
          <w:color w:val="000000"/>
        </w:rPr>
        <w:t>bahasa</w:t>
      </w:r>
      <w:proofErr w:type="spellEnd"/>
      <w:r w:rsidRPr="00DB25C4">
        <w:rPr>
          <w:rFonts w:cstheme="minorHAnsi"/>
          <w:color w:val="000000"/>
        </w:rPr>
        <w:t xml:space="preserve"> Mandarin.</w:t>
      </w:r>
    </w:p>
    <w:p w14:paraId="4D9F8335" w14:textId="77777777" w:rsidR="00EE2EA9" w:rsidRPr="00DB25C4" w:rsidRDefault="00EE2EA9" w:rsidP="009F6099">
      <w:pPr>
        <w:pStyle w:val="ListParagraph"/>
        <w:numPr>
          <w:ilvl w:val="1"/>
          <w:numId w:val="30"/>
        </w:numPr>
        <w:autoSpaceDE w:val="0"/>
        <w:autoSpaceDN w:val="0"/>
        <w:adjustRightInd w:val="0"/>
        <w:spacing w:after="0" w:line="240" w:lineRule="auto"/>
        <w:ind w:left="450" w:hanging="450"/>
        <w:rPr>
          <w:rFonts w:cstheme="minorHAnsi"/>
          <w:color w:val="000000"/>
        </w:rPr>
      </w:pPr>
      <w:r w:rsidRPr="00DB25C4">
        <w:rPr>
          <w:rFonts w:cstheme="minorHAnsi"/>
          <w:color w:val="000000"/>
        </w:rPr>
        <w:t xml:space="preserve">Program </w:t>
      </w:r>
      <w:proofErr w:type="spellStart"/>
      <w:r w:rsidRPr="00DB25C4">
        <w:rPr>
          <w:rFonts w:cstheme="minorHAnsi"/>
          <w:color w:val="000000"/>
        </w:rPr>
        <w:t>studi</w:t>
      </w:r>
      <w:proofErr w:type="spellEnd"/>
      <w:r w:rsidRPr="00DB25C4">
        <w:rPr>
          <w:rFonts w:cstheme="minorHAnsi"/>
          <w:color w:val="000000"/>
        </w:rPr>
        <w:t xml:space="preserve"> PPBM </w:t>
      </w:r>
      <w:proofErr w:type="spellStart"/>
      <w:r w:rsidRPr="00DB25C4">
        <w:rPr>
          <w:rFonts w:cstheme="minorHAnsi"/>
          <w:color w:val="000000"/>
        </w:rPr>
        <w:t>menyelenggarakan</w:t>
      </w:r>
      <w:proofErr w:type="spellEnd"/>
      <w:r w:rsidRPr="00DB25C4">
        <w:rPr>
          <w:rFonts w:cstheme="minorHAnsi"/>
          <w:color w:val="000000"/>
        </w:rPr>
        <w:t xml:space="preserve"> </w:t>
      </w:r>
      <w:proofErr w:type="spellStart"/>
      <w:r w:rsidRPr="00DB25C4">
        <w:rPr>
          <w:rFonts w:cstheme="minorHAnsi"/>
          <w:b/>
          <w:bCs/>
          <w:color w:val="000000"/>
        </w:rPr>
        <w:t>kegiatan</w:t>
      </w:r>
      <w:proofErr w:type="spellEnd"/>
      <w:r w:rsidRPr="00DB25C4">
        <w:rPr>
          <w:rFonts w:cstheme="minorHAnsi"/>
          <w:b/>
          <w:bCs/>
          <w:color w:val="000000"/>
        </w:rPr>
        <w:t xml:space="preserve"> </w:t>
      </w:r>
      <w:proofErr w:type="spellStart"/>
      <w:r w:rsidRPr="00DB25C4">
        <w:rPr>
          <w:rFonts w:cstheme="minorHAnsi"/>
          <w:b/>
          <w:bCs/>
          <w:color w:val="000000"/>
        </w:rPr>
        <w:t>rutin</w:t>
      </w:r>
      <w:proofErr w:type="spellEnd"/>
      <w:r w:rsidRPr="00DB25C4">
        <w:rPr>
          <w:rFonts w:cstheme="minorHAnsi"/>
          <w:b/>
          <w:bCs/>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menghadirkan</w:t>
      </w:r>
      <w:proofErr w:type="spellEnd"/>
      <w:r w:rsidRPr="00DB25C4">
        <w:rPr>
          <w:rFonts w:cstheme="minorHAnsi"/>
          <w:color w:val="000000"/>
        </w:rPr>
        <w:t xml:space="preserve"> </w:t>
      </w:r>
      <w:proofErr w:type="spellStart"/>
      <w:r w:rsidRPr="00DB25C4">
        <w:rPr>
          <w:rFonts w:cstheme="minorHAnsi"/>
          <w:color w:val="000000"/>
        </w:rPr>
        <w:t>praktisi</w:t>
      </w:r>
      <w:proofErr w:type="spellEnd"/>
      <w:r w:rsidRPr="00DB25C4">
        <w:rPr>
          <w:rFonts w:cstheme="minorHAnsi"/>
          <w:color w:val="000000"/>
        </w:rPr>
        <w:t xml:space="preserve"> di </w:t>
      </w:r>
      <w:proofErr w:type="spellStart"/>
      <w:r w:rsidRPr="00DB25C4">
        <w:rPr>
          <w:rFonts w:cstheme="minorHAnsi"/>
          <w:color w:val="000000"/>
        </w:rPr>
        <w:t>bidang</w:t>
      </w:r>
      <w:proofErr w:type="spellEnd"/>
      <w:r w:rsidRPr="00DB25C4">
        <w:rPr>
          <w:rFonts w:cstheme="minorHAnsi"/>
          <w:color w:val="000000"/>
        </w:rPr>
        <w:t xml:space="preserve"> </w:t>
      </w:r>
      <w:proofErr w:type="spellStart"/>
      <w:r w:rsidRPr="00DB25C4">
        <w:rPr>
          <w:rFonts w:cstheme="minorHAnsi"/>
          <w:color w:val="000000"/>
        </w:rPr>
        <w:t>pendidikan</w:t>
      </w:r>
      <w:proofErr w:type="spellEnd"/>
      <w:r w:rsidRPr="00DB25C4">
        <w:rPr>
          <w:rFonts w:cstheme="minorHAnsi"/>
          <w:color w:val="000000"/>
        </w:rPr>
        <w:t xml:space="preserve"> Bahasa Mandarin, </w:t>
      </w:r>
      <w:proofErr w:type="spellStart"/>
      <w:r w:rsidRPr="00DB25C4">
        <w:rPr>
          <w:rFonts w:cstheme="minorHAnsi"/>
          <w:color w:val="000000"/>
        </w:rPr>
        <w:t>sehingga</w:t>
      </w:r>
      <w:proofErr w:type="spellEnd"/>
      <w:r w:rsidRPr="00DB25C4">
        <w:rPr>
          <w:rFonts w:cstheme="minorHAnsi"/>
          <w:color w:val="000000"/>
        </w:rPr>
        <w:t xml:space="preserve"> </w:t>
      </w:r>
      <w:proofErr w:type="spellStart"/>
      <w:r w:rsidRPr="00DB25C4">
        <w:rPr>
          <w:rFonts w:cstheme="minorHAnsi"/>
          <w:color w:val="000000"/>
        </w:rPr>
        <w:t>mahasiswa</w:t>
      </w:r>
      <w:proofErr w:type="spellEnd"/>
      <w:r w:rsidRPr="00DB25C4">
        <w:rPr>
          <w:rFonts w:cstheme="minorHAnsi"/>
          <w:color w:val="000000"/>
        </w:rPr>
        <w:t xml:space="preserve"> </w:t>
      </w:r>
      <w:proofErr w:type="spellStart"/>
      <w:r w:rsidRPr="00DB25C4">
        <w:rPr>
          <w:rFonts w:cstheme="minorHAnsi"/>
          <w:color w:val="000000"/>
        </w:rPr>
        <w:t>mendapatkan</w:t>
      </w:r>
      <w:proofErr w:type="spellEnd"/>
      <w:r w:rsidRPr="00DB25C4">
        <w:rPr>
          <w:rFonts w:cstheme="minorHAnsi"/>
          <w:color w:val="000000"/>
        </w:rPr>
        <w:t xml:space="preserve"> </w:t>
      </w:r>
      <w:proofErr w:type="spellStart"/>
      <w:r w:rsidRPr="00DB25C4">
        <w:rPr>
          <w:rFonts w:cstheme="minorHAnsi"/>
          <w:color w:val="000000"/>
        </w:rPr>
        <w:t>pengalaman</w:t>
      </w:r>
      <w:proofErr w:type="spellEnd"/>
      <w:r w:rsidRPr="00DB25C4">
        <w:rPr>
          <w:rFonts w:cstheme="minorHAnsi"/>
          <w:color w:val="000000"/>
        </w:rPr>
        <w:t xml:space="preserve"> </w:t>
      </w:r>
      <w:proofErr w:type="spellStart"/>
      <w:r w:rsidRPr="00DB25C4">
        <w:rPr>
          <w:rFonts w:cstheme="minorHAnsi"/>
          <w:color w:val="000000"/>
        </w:rPr>
        <w:t>belajar</w:t>
      </w:r>
      <w:proofErr w:type="spellEnd"/>
      <w:r w:rsidRPr="00DB25C4">
        <w:rPr>
          <w:rFonts w:cstheme="minorHAnsi"/>
          <w:color w:val="000000"/>
        </w:rPr>
        <w:t xml:space="preserve"> </w:t>
      </w:r>
      <w:proofErr w:type="spellStart"/>
      <w:r w:rsidRPr="00DB25C4">
        <w:rPr>
          <w:rFonts w:cstheme="minorHAnsi"/>
          <w:color w:val="000000"/>
        </w:rPr>
        <w:t>langsung</w:t>
      </w:r>
      <w:proofErr w:type="spellEnd"/>
      <w:r w:rsidRPr="00DB25C4">
        <w:rPr>
          <w:rFonts w:cstheme="minorHAnsi"/>
          <w:color w:val="000000"/>
        </w:rPr>
        <w:t xml:space="preserve"> </w:t>
      </w:r>
      <w:proofErr w:type="spellStart"/>
      <w:r w:rsidRPr="00DB25C4">
        <w:rPr>
          <w:rFonts w:cstheme="minorHAnsi"/>
          <w:color w:val="000000"/>
        </w:rPr>
        <w:t>tentang</w:t>
      </w:r>
      <w:proofErr w:type="spellEnd"/>
      <w:r w:rsidRPr="00DB25C4">
        <w:rPr>
          <w:rFonts w:cstheme="minorHAnsi"/>
          <w:color w:val="000000"/>
        </w:rPr>
        <w:t xml:space="preserve"> </w:t>
      </w:r>
      <w:proofErr w:type="spellStart"/>
      <w:r w:rsidRPr="00DB25C4">
        <w:rPr>
          <w:rFonts w:cstheme="minorHAnsi"/>
          <w:color w:val="000000"/>
        </w:rPr>
        <w:t>perkembangan</w:t>
      </w:r>
      <w:proofErr w:type="spellEnd"/>
      <w:r w:rsidRPr="00DB25C4">
        <w:rPr>
          <w:rFonts w:cstheme="minorHAnsi"/>
          <w:color w:val="000000"/>
        </w:rPr>
        <w:t xml:space="preserve"> </w:t>
      </w:r>
      <w:proofErr w:type="spellStart"/>
      <w:r w:rsidRPr="00DB25C4">
        <w:rPr>
          <w:rFonts w:cstheme="minorHAnsi"/>
          <w:color w:val="000000"/>
        </w:rPr>
        <w:t>pembelajaran</w:t>
      </w:r>
      <w:proofErr w:type="spellEnd"/>
      <w:r w:rsidRPr="00DB25C4">
        <w:rPr>
          <w:rFonts w:cstheme="minorHAnsi"/>
          <w:color w:val="000000"/>
        </w:rPr>
        <w:t xml:space="preserve"> dan </w:t>
      </w:r>
      <w:proofErr w:type="spellStart"/>
      <w:r w:rsidRPr="00DB25C4">
        <w:rPr>
          <w:rFonts w:cstheme="minorHAnsi"/>
          <w:color w:val="000000"/>
        </w:rPr>
        <w:t>pengajaran</w:t>
      </w:r>
      <w:proofErr w:type="spellEnd"/>
      <w:r w:rsidRPr="00DB25C4">
        <w:rPr>
          <w:rFonts w:cstheme="minorHAnsi"/>
          <w:color w:val="000000"/>
        </w:rPr>
        <w:t xml:space="preserve"> </w:t>
      </w:r>
      <w:proofErr w:type="spellStart"/>
      <w:r w:rsidRPr="00DB25C4">
        <w:rPr>
          <w:rFonts w:cstheme="minorHAnsi"/>
          <w:color w:val="000000"/>
        </w:rPr>
        <w:t>bahasa</w:t>
      </w:r>
      <w:proofErr w:type="spellEnd"/>
      <w:r w:rsidRPr="00DB25C4">
        <w:rPr>
          <w:rFonts w:cstheme="minorHAnsi"/>
          <w:color w:val="000000"/>
        </w:rPr>
        <w:t xml:space="preserve"> Mandarin. </w:t>
      </w:r>
    </w:p>
    <w:p w14:paraId="7B796CE1" w14:textId="77777777" w:rsidR="00EE2EA9" w:rsidRPr="00DB25C4" w:rsidRDefault="00EE2EA9" w:rsidP="00687314">
      <w:pPr>
        <w:autoSpaceDE w:val="0"/>
        <w:autoSpaceDN w:val="0"/>
        <w:adjustRightInd w:val="0"/>
        <w:spacing w:after="0" w:line="240" w:lineRule="auto"/>
        <w:rPr>
          <w:rFonts w:cstheme="minorHAnsi"/>
          <w:color w:val="000000"/>
        </w:rPr>
      </w:pPr>
    </w:p>
    <w:p w14:paraId="7C52F1C4" w14:textId="77777777" w:rsidR="00EE2EA9" w:rsidRPr="00DB25C4" w:rsidRDefault="00EE2EA9" w:rsidP="00687314">
      <w:pPr>
        <w:autoSpaceDE w:val="0"/>
        <w:autoSpaceDN w:val="0"/>
        <w:adjustRightInd w:val="0"/>
        <w:spacing w:after="0" w:line="240" w:lineRule="auto"/>
        <w:rPr>
          <w:rFonts w:cstheme="minorHAnsi"/>
          <w:b/>
          <w:bCs/>
          <w:color w:val="000000"/>
        </w:rPr>
      </w:pPr>
      <w:r w:rsidRPr="00DB25C4">
        <w:rPr>
          <w:rFonts w:cstheme="minorHAnsi"/>
          <w:b/>
          <w:bCs/>
          <w:color w:val="000000"/>
        </w:rPr>
        <w:t xml:space="preserve">1.2.3 Tingkat </w:t>
      </w:r>
      <w:proofErr w:type="spellStart"/>
      <w:r w:rsidRPr="00DB25C4">
        <w:rPr>
          <w:rFonts w:cstheme="minorHAnsi"/>
          <w:b/>
          <w:bCs/>
          <w:color w:val="000000"/>
        </w:rPr>
        <w:t>Pemahaman</w:t>
      </w:r>
      <w:proofErr w:type="spellEnd"/>
      <w:r w:rsidRPr="00DB25C4">
        <w:rPr>
          <w:rFonts w:cstheme="minorHAnsi"/>
          <w:b/>
          <w:bCs/>
          <w:color w:val="000000"/>
        </w:rPr>
        <w:t xml:space="preserve"> </w:t>
      </w:r>
      <w:proofErr w:type="spellStart"/>
      <w:r w:rsidRPr="00DB25C4">
        <w:rPr>
          <w:rFonts w:cstheme="minorHAnsi"/>
          <w:b/>
          <w:bCs/>
          <w:color w:val="000000"/>
        </w:rPr>
        <w:t>Visi</w:t>
      </w:r>
      <w:proofErr w:type="spellEnd"/>
      <w:r w:rsidRPr="00DB25C4">
        <w:rPr>
          <w:rFonts w:cstheme="minorHAnsi"/>
          <w:b/>
          <w:bCs/>
          <w:color w:val="000000"/>
        </w:rPr>
        <w:t xml:space="preserve"> </w:t>
      </w:r>
      <w:proofErr w:type="spellStart"/>
      <w:r w:rsidRPr="00DB25C4">
        <w:rPr>
          <w:rFonts w:cstheme="minorHAnsi"/>
          <w:b/>
          <w:bCs/>
          <w:color w:val="000000"/>
        </w:rPr>
        <w:t>Keilmuan</w:t>
      </w:r>
      <w:proofErr w:type="spellEnd"/>
      <w:r w:rsidRPr="00DB25C4">
        <w:rPr>
          <w:rFonts w:cstheme="minorHAnsi"/>
          <w:b/>
          <w:bCs/>
          <w:color w:val="000000"/>
        </w:rPr>
        <w:t xml:space="preserve"> dan </w:t>
      </w:r>
      <w:proofErr w:type="spellStart"/>
      <w:r w:rsidRPr="00DB25C4">
        <w:rPr>
          <w:rFonts w:cstheme="minorHAnsi"/>
          <w:b/>
          <w:bCs/>
          <w:color w:val="000000"/>
        </w:rPr>
        <w:t>Tujuan</w:t>
      </w:r>
      <w:proofErr w:type="spellEnd"/>
      <w:r w:rsidRPr="00DB25C4">
        <w:rPr>
          <w:rFonts w:cstheme="minorHAnsi"/>
          <w:b/>
          <w:bCs/>
          <w:color w:val="000000"/>
        </w:rPr>
        <w:t xml:space="preserve"> PS</w:t>
      </w:r>
    </w:p>
    <w:p w14:paraId="1511DA20" w14:textId="77777777" w:rsidR="00EE2EA9" w:rsidRPr="00DB25C4" w:rsidRDefault="00EE2EA9" w:rsidP="00687314">
      <w:pPr>
        <w:autoSpaceDE w:val="0"/>
        <w:autoSpaceDN w:val="0"/>
        <w:adjustRightInd w:val="0"/>
        <w:spacing w:after="0" w:line="240" w:lineRule="auto"/>
        <w:jc w:val="both"/>
        <w:rPr>
          <w:rFonts w:cstheme="minorHAnsi"/>
          <w:color w:val="000000"/>
        </w:rPr>
      </w:pPr>
      <w:r w:rsidRPr="00DB25C4">
        <w:rPr>
          <w:rFonts w:cstheme="minorHAnsi"/>
          <w:color w:val="000000"/>
        </w:rPr>
        <w:lastRenderedPageBreak/>
        <w:t xml:space="preserve">Tingkat </w:t>
      </w:r>
      <w:proofErr w:type="spellStart"/>
      <w:r w:rsidRPr="00DB25C4">
        <w:rPr>
          <w:rFonts w:cstheme="minorHAnsi"/>
          <w:color w:val="000000"/>
        </w:rPr>
        <w:t>pemahaman</w:t>
      </w:r>
      <w:proofErr w:type="spellEnd"/>
      <w:r w:rsidRPr="00DB25C4">
        <w:rPr>
          <w:rFonts w:cstheme="minorHAnsi"/>
          <w:color w:val="000000"/>
        </w:rPr>
        <w:t xml:space="preserve"> </w:t>
      </w:r>
      <w:proofErr w:type="spellStart"/>
      <w:r w:rsidRPr="00DB25C4">
        <w:rPr>
          <w:rFonts w:cstheme="minorHAnsi"/>
          <w:color w:val="000000"/>
        </w:rPr>
        <w:t>sivitas</w:t>
      </w:r>
      <w:proofErr w:type="spellEnd"/>
      <w:r w:rsidRPr="00DB25C4">
        <w:rPr>
          <w:rFonts w:cstheme="minorHAnsi"/>
          <w:color w:val="000000"/>
        </w:rPr>
        <w:t xml:space="preserve"> </w:t>
      </w:r>
      <w:proofErr w:type="spellStart"/>
      <w:r w:rsidRPr="00DB25C4">
        <w:rPr>
          <w:rFonts w:cstheme="minorHAnsi"/>
          <w:color w:val="000000"/>
        </w:rPr>
        <w:t>akademika</w:t>
      </w:r>
      <w:proofErr w:type="spellEnd"/>
      <w:r w:rsidRPr="00DB25C4">
        <w:rPr>
          <w:rFonts w:cstheme="minorHAnsi"/>
          <w:color w:val="000000"/>
        </w:rPr>
        <w:t xml:space="preserve"> PS </w:t>
      </w:r>
      <w:proofErr w:type="spellStart"/>
      <w:r w:rsidRPr="00DB25C4">
        <w:rPr>
          <w:rFonts w:cstheme="minorHAnsi"/>
          <w:color w:val="000000"/>
        </w:rPr>
        <w:t>terhadap</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keilmuan</w:t>
      </w:r>
      <w:proofErr w:type="spellEnd"/>
      <w:r w:rsidRPr="00DB25C4">
        <w:rPr>
          <w:rFonts w:cstheme="minorHAnsi"/>
          <w:color w:val="000000"/>
        </w:rPr>
        <w:t xml:space="preserve"> PS, </w:t>
      </w:r>
      <w:proofErr w:type="spellStart"/>
      <w:r w:rsidRPr="00DB25C4">
        <w:rPr>
          <w:rFonts w:cstheme="minorHAnsi"/>
          <w:color w:val="000000"/>
        </w:rPr>
        <w:t>tujuan</w:t>
      </w:r>
      <w:proofErr w:type="spellEnd"/>
      <w:r w:rsidRPr="00DB25C4">
        <w:rPr>
          <w:rFonts w:cstheme="minorHAnsi"/>
          <w:color w:val="000000"/>
        </w:rPr>
        <w:t xml:space="preserve"> PS, dan strategi </w:t>
      </w:r>
      <w:proofErr w:type="spellStart"/>
      <w:r w:rsidRPr="00DB25C4">
        <w:rPr>
          <w:rFonts w:cstheme="minorHAnsi"/>
          <w:color w:val="000000"/>
        </w:rPr>
        <w:t>pencapaian</w:t>
      </w:r>
      <w:proofErr w:type="spellEnd"/>
      <w:r w:rsidRPr="00DB25C4">
        <w:rPr>
          <w:rFonts w:cstheme="minorHAnsi"/>
          <w:color w:val="000000"/>
        </w:rPr>
        <w:t xml:space="preserve"> </w:t>
      </w:r>
      <w:proofErr w:type="spellStart"/>
      <w:r w:rsidRPr="00DB25C4">
        <w:rPr>
          <w:rFonts w:cstheme="minorHAnsi"/>
          <w:color w:val="000000"/>
        </w:rPr>
        <w:t>tujuan</w:t>
      </w:r>
      <w:proofErr w:type="spellEnd"/>
      <w:r w:rsidRPr="00DB25C4">
        <w:rPr>
          <w:rFonts w:cstheme="minorHAnsi"/>
          <w:color w:val="000000"/>
        </w:rPr>
        <w:t xml:space="preserve"> PS. </w:t>
      </w:r>
      <w:proofErr w:type="spellStart"/>
      <w:r w:rsidRPr="00DB25C4">
        <w:rPr>
          <w:rFonts w:cstheme="minorHAnsi"/>
          <w:color w:val="000000"/>
        </w:rPr>
        <w:t>Upaya</w:t>
      </w:r>
      <w:proofErr w:type="spellEnd"/>
      <w:r w:rsidRPr="00DB25C4">
        <w:rPr>
          <w:rFonts w:cstheme="minorHAnsi"/>
          <w:color w:val="000000"/>
        </w:rPr>
        <w:t xml:space="preserve"> </w:t>
      </w:r>
      <w:proofErr w:type="spellStart"/>
      <w:r w:rsidRPr="00DB25C4">
        <w:rPr>
          <w:rFonts w:cstheme="minorHAnsi"/>
          <w:color w:val="000000"/>
        </w:rPr>
        <w:t>sosialisasi</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keilmuan</w:t>
      </w:r>
      <w:proofErr w:type="spellEnd"/>
      <w:r w:rsidRPr="00DB25C4">
        <w:rPr>
          <w:rFonts w:cstheme="minorHAnsi"/>
          <w:color w:val="000000"/>
        </w:rPr>
        <w:t xml:space="preserve">, </w:t>
      </w:r>
      <w:proofErr w:type="spellStart"/>
      <w:r w:rsidRPr="00DB25C4">
        <w:rPr>
          <w:rFonts w:cstheme="minorHAnsi"/>
          <w:color w:val="000000"/>
        </w:rPr>
        <w:t>tujuan</w:t>
      </w:r>
      <w:proofErr w:type="spellEnd"/>
      <w:r w:rsidRPr="00DB25C4">
        <w:rPr>
          <w:rFonts w:cstheme="minorHAnsi"/>
          <w:color w:val="000000"/>
        </w:rPr>
        <w:t xml:space="preserve"> dan strategi </w:t>
      </w:r>
      <w:proofErr w:type="spellStart"/>
      <w:r w:rsidRPr="00DB25C4">
        <w:rPr>
          <w:rFonts w:cstheme="minorHAnsi"/>
          <w:color w:val="000000"/>
        </w:rPr>
        <w:t>pencapaian</w:t>
      </w:r>
      <w:proofErr w:type="spellEnd"/>
      <w:r w:rsidRPr="00DB25C4">
        <w:rPr>
          <w:rFonts w:cstheme="minorHAnsi"/>
          <w:color w:val="000000"/>
        </w:rPr>
        <w:t xml:space="preserve"> Prodi Pendidikan Bahasa Mandarin </w:t>
      </w:r>
      <w:proofErr w:type="spellStart"/>
      <w:r w:rsidRPr="00DB25C4">
        <w:rPr>
          <w:rFonts w:cstheme="minorHAnsi"/>
          <w:color w:val="000000"/>
        </w:rPr>
        <w:t>kepada</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mahasiswa</w:t>
      </w:r>
      <w:proofErr w:type="spellEnd"/>
      <w:r w:rsidRPr="00DB25C4">
        <w:rPr>
          <w:rFonts w:cstheme="minorHAnsi"/>
          <w:color w:val="000000"/>
        </w:rPr>
        <w:t xml:space="preserve"> dan </w:t>
      </w:r>
      <w:proofErr w:type="spellStart"/>
      <w:r w:rsidRPr="00DB25C4">
        <w:rPr>
          <w:rFonts w:cstheme="minorHAnsi"/>
          <w:color w:val="000000"/>
        </w:rPr>
        <w:t>tenaga</w:t>
      </w:r>
      <w:proofErr w:type="spellEnd"/>
      <w:r w:rsidRPr="00DB25C4">
        <w:rPr>
          <w:rFonts w:cstheme="minorHAnsi"/>
          <w:color w:val="000000"/>
        </w:rPr>
        <w:t xml:space="preserve"> </w:t>
      </w:r>
      <w:proofErr w:type="spellStart"/>
      <w:r w:rsidRPr="00DB25C4">
        <w:rPr>
          <w:rFonts w:cstheme="minorHAnsi"/>
          <w:color w:val="000000"/>
        </w:rPr>
        <w:t>kependidikan</w:t>
      </w:r>
      <w:proofErr w:type="spellEnd"/>
      <w:r w:rsidRPr="00DB25C4">
        <w:rPr>
          <w:rFonts w:cstheme="minorHAnsi"/>
          <w:b/>
          <w:bCs/>
          <w:color w:val="000000"/>
        </w:rPr>
        <w:t xml:space="preserve"> </w:t>
      </w:r>
      <w:proofErr w:type="spellStart"/>
      <w:r w:rsidRPr="00DB25C4">
        <w:rPr>
          <w:rFonts w:cstheme="minorHAnsi"/>
          <w:b/>
          <w:bCs/>
          <w:color w:val="000000"/>
        </w:rPr>
        <w:t>terbukti</w:t>
      </w:r>
      <w:proofErr w:type="spellEnd"/>
      <w:r w:rsidRPr="00DB25C4">
        <w:rPr>
          <w:rFonts w:cstheme="minorHAnsi"/>
          <w:b/>
          <w:bCs/>
          <w:color w:val="000000"/>
        </w:rPr>
        <w:t xml:space="preserve"> </w:t>
      </w:r>
      <w:proofErr w:type="spellStart"/>
      <w:r w:rsidRPr="00DB25C4">
        <w:rPr>
          <w:rFonts w:cstheme="minorHAnsi"/>
          <w:b/>
          <w:bCs/>
          <w:color w:val="000000"/>
        </w:rPr>
        <w:t>efektif</w:t>
      </w:r>
      <w:proofErr w:type="spellEnd"/>
      <w:r w:rsidRPr="00DB25C4">
        <w:rPr>
          <w:rFonts w:cstheme="minorHAnsi"/>
          <w:b/>
          <w:bCs/>
          <w:color w:val="000000"/>
        </w:rPr>
        <w:t xml:space="preserve"> dan </w:t>
      </w:r>
      <w:proofErr w:type="spellStart"/>
      <w:r w:rsidRPr="00DB25C4">
        <w:rPr>
          <w:rFonts w:cstheme="minorHAnsi"/>
          <w:b/>
          <w:bCs/>
          <w:color w:val="000000"/>
        </w:rPr>
        <w:t>dipahami</w:t>
      </w:r>
      <w:proofErr w:type="spellEnd"/>
      <w:r w:rsidRPr="00DB25C4">
        <w:rPr>
          <w:rFonts w:cstheme="minorHAnsi"/>
          <w:b/>
          <w:bCs/>
          <w:color w:val="000000"/>
        </w:rPr>
        <w:t xml:space="preserve"> </w:t>
      </w:r>
      <w:proofErr w:type="spellStart"/>
      <w:r w:rsidRPr="00DB25C4">
        <w:rPr>
          <w:rFonts w:cstheme="minorHAnsi"/>
          <w:b/>
          <w:bCs/>
          <w:color w:val="000000"/>
        </w:rPr>
        <w:t>dengan</w:t>
      </w:r>
      <w:proofErr w:type="spellEnd"/>
      <w:r w:rsidRPr="00DB25C4">
        <w:rPr>
          <w:rFonts w:cstheme="minorHAnsi"/>
          <w:b/>
          <w:bCs/>
          <w:color w:val="000000"/>
        </w:rPr>
        <w:t xml:space="preserve"> </w:t>
      </w:r>
      <w:proofErr w:type="spellStart"/>
      <w:r w:rsidRPr="00DB25C4">
        <w:rPr>
          <w:rFonts w:cstheme="minorHAnsi"/>
          <w:b/>
          <w:bCs/>
          <w:color w:val="000000"/>
        </w:rPr>
        <w:t>baik</w:t>
      </w:r>
      <w:proofErr w:type="spellEnd"/>
      <w:r w:rsidRPr="00DB25C4">
        <w:rPr>
          <w:rFonts w:cstheme="minorHAnsi"/>
          <w:b/>
          <w:bCs/>
          <w:color w:val="000000"/>
        </w:rPr>
        <w:t xml:space="preserve"> </w:t>
      </w:r>
      <w:r w:rsidRPr="00DB25C4">
        <w:rPr>
          <w:rFonts w:cstheme="minorHAnsi"/>
          <w:color w:val="000000"/>
        </w:rPr>
        <w:t xml:space="preserve">oleh </w:t>
      </w:r>
      <w:proofErr w:type="spellStart"/>
      <w:r w:rsidRPr="00DB25C4">
        <w:rPr>
          <w:rFonts w:cstheme="minorHAnsi"/>
          <w:color w:val="000000"/>
        </w:rPr>
        <w:t>sivitas</w:t>
      </w:r>
      <w:proofErr w:type="spellEnd"/>
      <w:r w:rsidRPr="00DB25C4">
        <w:rPr>
          <w:rFonts w:cstheme="minorHAnsi"/>
          <w:color w:val="000000"/>
        </w:rPr>
        <w:t xml:space="preserve"> </w:t>
      </w:r>
      <w:proofErr w:type="spellStart"/>
      <w:r w:rsidRPr="00DB25C4">
        <w:rPr>
          <w:rFonts w:cstheme="minorHAnsi"/>
          <w:color w:val="000000"/>
        </w:rPr>
        <w:t>akademika</w:t>
      </w:r>
      <w:proofErr w:type="spellEnd"/>
      <w:r w:rsidRPr="00DB25C4">
        <w:rPr>
          <w:rFonts w:cstheme="minorHAnsi"/>
          <w:color w:val="000000"/>
        </w:rPr>
        <w:t xml:space="preserve"> dan </w:t>
      </w:r>
      <w:proofErr w:type="spellStart"/>
      <w:r w:rsidRPr="00DB25C4">
        <w:rPr>
          <w:rFonts w:cstheme="minorHAnsi"/>
          <w:color w:val="000000"/>
        </w:rPr>
        <w:t>tenaga</w:t>
      </w:r>
      <w:proofErr w:type="spellEnd"/>
      <w:r w:rsidRPr="00DB25C4">
        <w:rPr>
          <w:rFonts w:cstheme="minorHAnsi"/>
          <w:color w:val="000000"/>
        </w:rPr>
        <w:t xml:space="preserve"> </w:t>
      </w:r>
      <w:proofErr w:type="spellStart"/>
      <w:r w:rsidRPr="00DB25C4">
        <w:rPr>
          <w:rFonts w:cstheme="minorHAnsi"/>
          <w:color w:val="000000"/>
        </w:rPr>
        <w:t>kependidikan</w:t>
      </w:r>
      <w:proofErr w:type="spellEnd"/>
      <w:r w:rsidRPr="00DB25C4">
        <w:rPr>
          <w:rFonts w:cstheme="minorHAnsi"/>
          <w:color w:val="000000"/>
        </w:rPr>
        <w:t xml:space="preserve">. Hal </w:t>
      </w:r>
      <w:proofErr w:type="spellStart"/>
      <w:r w:rsidRPr="00DB25C4">
        <w:rPr>
          <w:rFonts w:cstheme="minorHAnsi"/>
          <w:color w:val="000000"/>
        </w:rPr>
        <w:t>ini</w:t>
      </w:r>
      <w:proofErr w:type="spellEnd"/>
      <w:r w:rsidRPr="00DB25C4">
        <w:rPr>
          <w:rFonts w:cstheme="minorHAnsi"/>
          <w:color w:val="000000"/>
        </w:rPr>
        <w:t xml:space="preserve"> </w:t>
      </w:r>
      <w:proofErr w:type="spellStart"/>
      <w:r w:rsidRPr="00DB25C4">
        <w:rPr>
          <w:rFonts w:cstheme="minorHAnsi"/>
          <w:color w:val="000000"/>
        </w:rPr>
        <w:t>dibuktikan</w:t>
      </w:r>
      <w:proofErr w:type="spellEnd"/>
      <w:r w:rsidRPr="00DB25C4">
        <w:rPr>
          <w:rFonts w:cstheme="minorHAnsi"/>
          <w:color w:val="000000"/>
        </w:rPr>
        <w:t xml:space="preserve"> </w:t>
      </w:r>
      <w:proofErr w:type="spellStart"/>
      <w:r w:rsidRPr="00DB25C4">
        <w:rPr>
          <w:rFonts w:cstheme="minorHAnsi"/>
          <w:color w:val="000000"/>
        </w:rPr>
        <w:t>berdasarkan</w:t>
      </w:r>
      <w:proofErr w:type="spellEnd"/>
      <w:r w:rsidRPr="00DB25C4">
        <w:rPr>
          <w:rFonts w:cstheme="minorHAnsi"/>
          <w:b/>
          <w:bCs/>
          <w:color w:val="000000"/>
        </w:rPr>
        <w:t xml:space="preserve"> </w:t>
      </w:r>
      <w:proofErr w:type="spellStart"/>
      <w:r w:rsidRPr="00DB25C4">
        <w:rPr>
          <w:rFonts w:cstheme="minorHAnsi"/>
          <w:bCs/>
          <w:color w:val="000000"/>
        </w:rPr>
        <w:t>hasil</w:t>
      </w:r>
      <w:proofErr w:type="spellEnd"/>
      <w:r w:rsidRPr="00DB25C4">
        <w:rPr>
          <w:rFonts w:cstheme="minorHAnsi"/>
          <w:b/>
          <w:bCs/>
          <w:color w:val="000000"/>
        </w:rPr>
        <w:t xml:space="preserve"> </w:t>
      </w:r>
      <w:proofErr w:type="spellStart"/>
      <w:r w:rsidRPr="00DB25C4">
        <w:rPr>
          <w:rFonts w:cstheme="minorHAnsi"/>
          <w:color w:val="000000"/>
        </w:rPr>
        <w:t>survei</w:t>
      </w:r>
      <w:proofErr w:type="spellEnd"/>
      <w:r w:rsidRPr="00DB25C4">
        <w:rPr>
          <w:rFonts w:cstheme="minorHAnsi"/>
          <w:color w:val="000000"/>
        </w:rPr>
        <w:t xml:space="preserve"> </w:t>
      </w:r>
      <w:proofErr w:type="spellStart"/>
      <w:r w:rsidRPr="00DB25C4">
        <w:rPr>
          <w:rFonts w:cstheme="minorHAnsi"/>
          <w:color w:val="000000"/>
        </w:rPr>
        <w:t>sebagaimana</w:t>
      </w:r>
      <w:proofErr w:type="spellEnd"/>
      <w:r w:rsidRPr="00DB25C4">
        <w:rPr>
          <w:rFonts w:cstheme="minorHAnsi"/>
          <w:color w:val="000000"/>
        </w:rPr>
        <w:t xml:space="preserve"> </w:t>
      </w:r>
      <w:proofErr w:type="spellStart"/>
      <w:r w:rsidRPr="00DB25C4">
        <w:rPr>
          <w:rFonts w:cstheme="minorHAnsi"/>
          <w:color w:val="000000"/>
        </w:rPr>
        <w:t>terlihat</w:t>
      </w:r>
      <w:proofErr w:type="spellEnd"/>
      <w:r w:rsidRPr="00DB25C4">
        <w:rPr>
          <w:rFonts w:cstheme="minorHAnsi"/>
          <w:color w:val="000000"/>
        </w:rPr>
        <w:t xml:space="preserve"> pada </w:t>
      </w:r>
      <w:proofErr w:type="spellStart"/>
      <w:r w:rsidRPr="00DB25C4">
        <w:rPr>
          <w:rFonts w:cstheme="minorHAnsi"/>
          <w:color w:val="000000"/>
        </w:rPr>
        <w:t>gambar</w:t>
      </w:r>
      <w:proofErr w:type="spellEnd"/>
      <w:r w:rsidRPr="00DB25C4">
        <w:rPr>
          <w:rFonts w:cstheme="minorHAnsi"/>
          <w:color w:val="000000"/>
        </w:rPr>
        <w:t xml:space="preserve"> 1.1</w:t>
      </w:r>
    </w:p>
    <w:p w14:paraId="68E9C315"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6AEDE514" w14:textId="77777777" w:rsidR="00EE2EA9" w:rsidRPr="00DB25C4" w:rsidRDefault="00EE2EA9" w:rsidP="00687314">
      <w:pPr>
        <w:autoSpaceDE w:val="0"/>
        <w:autoSpaceDN w:val="0"/>
        <w:adjustRightInd w:val="0"/>
        <w:spacing w:after="0" w:line="240" w:lineRule="auto"/>
        <w:jc w:val="both"/>
        <w:rPr>
          <w:rFonts w:cstheme="minorHAnsi"/>
          <w:color w:val="000000"/>
        </w:rPr>
      </w:pPr>
      <w:r w:rsidRPr="00DB25C4">
        <w:rPr>
          <w:rFonts w:cstheme="minorHAnsi"/>
          <w:noProof/>
          <w:color w:val="000000"/>
          <w:shd w:val="clear" w:color="auto" w:fill="E6E6E6"/>
        </w:rPr>
        <mc:AlternateContent>
          <mc:Choice Requires="wps">
            <w:drawing>
              <wp:anchor distT="0" distB="0" distL="114300" distR="114300" simplePos="0" relativeHeight="251665408" behindDoc="0" locked="0" layoutInCell="1" allowOverlap="1" wp14:anchorId="27416BF6" wp14:editId="13D796F5">
                <wp:simplePos x="0" y="0"/>
                <wp:positionH relativeFrom="column">
                  <wp:posOffset>514350</wp:posOffset>
                </wp:positionH>
                <wp:positionV relativeFrom="paragraph">
                  <wp:posOffset>125730</wp:posOffset>
                </wp:positionV>
                <wp:extent cx="5048250" cy="2400300"/>
                <wp:effectExtent l="0" t="0" r="19050" b="19050"/>
                <wp:wrapNone/>
                <wp:docPr id="4" name="Text Box 4"/>
                <wp:cNvGraphicFramePr/>
                <a:graphic xmlns:a="http://schemas.openxmlformats.org/drawingml/2006/main">
                  <a:graphicData uri="http://schemas.microsoft.com/office/word/2010/wordprocessingShape">
                    <wps:wsp>
                      <wps:cNvSpPr txBox="1"/>
                      <wps:spPr>
                        <a:xfrm>
                          <a:off x="0" y="0"/>
                          <a:ext cx="5048250" cy="24003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648285C" w14:textId="77777777" w:rsidR="00687314" w:rsidRDefault="00687314" w:rsidP="00CD4E67">
                            <w:pPr>
                              <w:jc w:val="center"/>
                            </w:pPr>
                            <w:r>
                              <w:rPr>
                                <w:noProof/>
                                <w:color w:val="2B579A"/>
                                <w:shd w:val="clear" w:color="auto" w:fill="E6E6E6"/>
                              </w:rPr>
                              <w:drawing>
                                <wp:inline distT="0" distB="0" distL="0" distR="0" wp14:anchorId="6E741C94" wp14:editId="777944E9">
                                  <wp:extent cx="4895850" cy="22764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95850" cy="22764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16BF6" id="Text Box 4" o:spid="_x0000_s1029" type="#_x0000_t202" style="position:absolute;left:0;text-align:left;margin-left:40.5pt;margin-top:9.9pt;width:397.5pt;height:18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" fillcolor="white [3201]" strokeweight=".5pt">
                <v:textbox>
                  <w:txbxContent>
                    <w:p w14:paraId="0648285C" w14:textId="77777777" w:rsidR="00687314" w:rsidRDefault="00687314" w:rsidP="00CD4E67">
                      <w:pPr>
                        <w:jc w:val="center"/>
                      </w:pPr>
                      <w:r>
                        <w:rPr>
                          <w:noProof/>
                          <w:color w:val="2B579A"/>
                          <w:shd w:val="clear" w:color="auto" w:fill="E6E6E6"/>
                        </w:rPr>
                        <w:drawing>
                          <wp:inline distT="0" distB="0" distL="0" distR="0" wp14:anchorId="6E741C94" wp14:editId="777944E9">
                            <wp:extent cx="4895850" cy="22764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95850" cy="2276475"/>
                                    </a:xfrm>
                                    <a:prstGeom prst="rect">
                                      <a:avLst/>
                                    </a:prstGeom>
                                    <a:noFill/>
                                    <a:ln>
                                      <a:noFill/>
                                    </a:ln>
                                  </pic:spPr>
                                </pic:pic>
                              </a:graphicData>
                            </a:graphic>
                          </wp:inline>
                        </w:drawing>
                      </w:r>
                    </w:p>
                  </w:txbxContent>
                </v:textbox>
              </v:shape>
            </w:pict>
          </mc:Fallback>
        </mc:AlternateContent>
      </w:r>
    </w:p>
    <w:p w14:paraId="437A120C"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3D1331D9"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246C235B"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63952582"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6BCCE90E"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2F15AF74"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6DF8C83C"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7C26907E"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6E8224C9"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11CA2C55"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14136F5B"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48A3AB8F"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49F95AF3" w14:textId="77777777" w:rsidR="00EE2EA9" w:rsidRPr="00DB25C4" w:rsidRDefault="00EE2EA9" w:rsidP="00687314">
      <w:pPr>
        <w:autoSpaceDE w:val="0"/>
        <w:autoSpaceDN w:val="0"/>
        <w:adjustRightInd w:val="0"/>
        <w:spacing w:after="0" w:line="240" w:lineRule="auto"/>
        <w:jc w:val="center"/>
        <w:rPr>
          <w:rFonts w:cstheme="minorHAnsi"/>
          <w:color w:val="000000"/>
        </w:rPr>
      </w:pPr>
    </w:p>
    <w:p w14:paraId="7E22F97C" w14:textId="77777777" w:rsidR="00EE2EA9" w:rsidRPr="00DB25C4" w:rsidRDefault="00EE2EA9" w:rsidP="00687314">
      <w:pPr>
        <w:autoSpaceDE w:val="0"/>
        <w:autoSpaceDN w:val="0"/>
        <w:adjustRightInd w:val="0"/>
        <w:spacing w:after="0" w:line="240" w:lineRule="auto"/>
        <w:jc w:val="center"/>
        <w:rPr>
          <w:rFonts w:cstheme="minorHAnsi"/>
          <w:color w:val="000000"/>
        </w:rPr>
      </w:pPr>
    </w:p>
    <w:p w14:paraId="1ECA08C1" w14:textId="77777777" w:rsidR="00EE2EA9" w:rsidRPr="00DB25C4" w:rsidRDefault="00EE2EA9" w:rsidP="00687314">
      <w:pPr>
        <w:autoSpaceDE w:val="0"/>
        <w:autoSpaceDN w:val="0"/>
        <w:adjustRightInd w:val="0"/>
        <w:spacing w:after="0" w:line="240" w:lineRule="auto"/>
        <w:jc w:val="center"/>
        <w:rPr>
          <w:rFonts w:cstheme="minorHAnsi"/>
          <w:color w:val="000000"/>
        </w:rPr>
      </w:pPr>
      <w:r w:rsidRPr="00DB25C4">
        <w:rPr>
          <w:rFonts w:cstheme="minorHAnsi"/>
          <w:color w:val="000000"/>
        </w:rPr>
        <w:t xml:space="preserve">Gambar 1.1. Hasil </w:t>
      </w:r>
      <w:proofErr w:type="spellStart"/>
      <w:r w:rsidRPr="00DB25C4">
        <w:rPr>
          <w:rFonts w:cstheme="minorHAnsi"/>
          <w:color w:val="000000"/>
        </w:rPr>
        <w:t>survei</w:t>
      </w:r>
      <w:proofErr w:type="spellEnd"/>
      <w:r w:rsidRPr="00DB25C4">
        <w:rPr>
          <w:rFonts w:cstheme="minorHAnsi"/>
          <w:color w:val="000000"/>
        </w:rPr>
        <w:t xml:space="preserve"> </w:t>
      </w:r>
      <w:proofErr w:type="spellStart"/>
      <w:r w:rsidRPr="00DB25C4">
        <w:rPr>
          <w:rFonts w:cstheme="minorHAnsi"/>
          <w:color w:val="000000"/>
        </w:rPr>
        <w:t>evaluasi</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tujuan</w:t>
      </w:r>
      <w:proofErr w:type="spellEnd"/>
      <w:r w:rsidRPr="00DB25C4">
        <w:rPr>
          <w:rFonts w:cstheme="minorHAnsi"/>
          <w:color w:val="000000"/>
        </w:rPr>
        <w:t xml:space="preserve"> dan strategi </w:t>
      </w:r>
      <w:proofErr w:type="spellStart"/>
      <w:r w:rsidRPr="00DB25C4">
        <w:rPr>
          <w:rFonts w:cstheme="minorHAnsi"/>
          <w:color w:val="000000"/>
        </w:rPr>
        <w:t>pencapaian</w:t>
      </w:r>
      <w:proofErr w:type="spellEnd"/>
    </w:p>
    <w:p w14:paraId="47BE8D95"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744A732E" w14:textId="77777777" w:rsidR="00EE2EA9" w:rsidRPr="00DB25C4" w:rsidRDefault="00EE2EA9" w:rsidP="00687314">
      <w:pPr>
        <w:autoSpaceDE w:val="0"/>
        <w:autoSpaceDN w:val="0"/>
        <w:adjustRightInd w:val="0"/>
        <w:spacing w:after="0" w:line="240" w:lineRule="auto"/>
        <w:rPr>
          <w:rFonts w:cstheme="minorHAnsi"/>
          <w:highlight w:val="yellow"/>
        </w:rPr>
      </w:pPr>
      <w:proofErr w:type="spellStart"/>
      <w:r w:rsidRPr="00DB25C4">
        <w:rPr>
          <w:rFonts w:cstheme="minorHAnsi"/>
          <w:color w:val="000000" w:themeColor="text1"/>
        </w:rPr>
        <w:t>Berdasarkan</w:t>
      </w:r>
      <w:proofErr w:type="spellEnd"/>
      <w:r w:rsidRPr="00DB25C4">
        <w:rPr>
          <w:rFonts w:cstheme="minorHAnsi"/>
          <w:color w:val="000000" w:themeColor="text1"/>
        </w:rPr>
        <w:t xml:space="preserve"> pada Gambar 1.1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disimpulkan</w:t>
      </w:r>
      <w:proofErr w:type="spellEnd"/>
      <w:r w:rsidRPr="00DB25C4">
        <w:rPr>
          <w:rFonts w:cstheme="minorHAnsi"/>
          <w:color w:val="000000" w:themeColor="text1"/>
        </w:rPr>
        <w:t xml:space="preserve"> </w:t>
      </w:r>
      <w:proofErr w:type="spellStart"/>
      <w:r w:rsidRPr="00DB25C4">
        <w:rPr>
          <w:rFonts w:cstheme="minorHAnsi"/>
          <w:color w:val="000000" w:themeColor="text1"/>
        </w:rPr>
        <w:t>bahwa</w:t>
      </w:r>
      <w:proofErr w:type="spellEnd"/>
      <w:r w:rsidRPr="00DB25C4">
        <w:rPr>
          <w:rFonts w:cstheme="minorHAnsi"/>
          <w:color w:val="000000" w:themeColor="text1"/>
        </w:rPr>
        <w:t xml:space="preserve"> </w:t>
      </w:r>
      <w:proofErr w:type="spellStart"/>
      <w:r w:rsidRPr="00DB25C4">
        <w:rPr>
          <w:rFonts w:cstheme="minorHAnsi"/>
          <w:color w:val="000000" w:themeColor="text1"/>
        </w:rPr>
        <w:t>seluruh</w:t>
      </w:r>
      <w:proofErr w:type="spellEnd"/>
      <w:r w:rsidRPr="00DB25C4">
        <w:rPr>
          <w:rFonts w:cstheme="minorHAnsi"/>
          <w:color w:val="000000" w:themeColor="text1"/>
        </w:rPr>
        <w:t xml:space="preserve"> civitas </w:t>
      </w:r>
      <w:proofErr w:type="spellStart"/>
      <w:r w:rsidRPr="00DB25C4">
        <w:rPr>
          <w:rFonts w:cstheme="minorHAnsi"/>
          <w:color w:val="000000" w:themeColor="text1"/>
        </w:rPr>
        <w:t>akademika</w:t>
      </w:r>
      <w:proofErr w:type="spellEnd"/>
      <w:r w:rsidRPr="00DB25C4">
        <w:rPr>
          <w:rFonts w:cstheme="minorHAnsi"/>
          <w:color w:val="000000" w:themeColor="text1"/>
        </w:rPr>
        <w:t xml:space="preserve"> dan </w:t>
      </w:r>
      <w:proofErr w:type="spellStart"/>
      <w:r w:rsidRPr="00DB25C4">
        <w:rPr>
          <w:rFonts w:cstheme="minorHAnsi"/>
          <w:color w:val="000000" w:themeColor="text1"/>
        </w:rPr>
        <w:t>tenaga</w:t>
      </w:r>
      <w:proofErr w:type="spellEnd"/>
      <w:r w:rsidRPr="00DB25C4">
        <w:rPr>
          <w:rFonts w:cstheme="minorHAnsi"/>
          <w:color w:val="000000" w:themeColor="text1"/>
        </w:rPr>
        <w:t xml:space="preserve"> </w:t>
      </w:r>
      <w:proofErr w:type="spellStart"/>
      <w:r w:rsidRPr="00DB25C4">
        <w:rPr>
          <w:rFonts w:cstheme="minorHAnsi"/>
          <w:color w:val="000000" w:themeColor="text1"/>
        </w:rPr>
        <w:t>kependidikan</w:t>
      </w:r>
      <w:proofErr w:type="spellEnd"/>
      <w:r w:rsidRPr="00DB25C4">
        <w:rPr>
          <w:rFonts w:cstheme="minorHAnsi"/>
          <w:color w:val="000000" w:themeColor="text1"/>
        </w:rPr>
        <w:t xml:space="preserve">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b/>
          <w:bCs/>
          <w:color w:val="000000" w:themeColor="text1"/>
        </w:rPr>
        <w:t>memahami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visi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tujuan</w:t>
      </w:r>
      <w:proofErr w:type="spellEnd"/>
      <w:r w:rsidRPr="00DB25C4">
        <w:rPr>
          <w:rFonts w:cstheme="minorHAnsi"/>
          <w:b/>
          <w:bCs/>
          <w:color w:val="000000" w:themeColor="text1"/>
        </w:rPr>
        <w:t xml:space="preserve">, dan strategi </w:t>
      </w:r>
      <w:proofErr w:type="spellStart"/>
      <w:r w:rsidRPr="00DB25C4">
        <w:rPr>
          <w:rFonts w:cstheme="minorHAnsi"/>
          <w:b/>
          <w:bCs/>
          <w:color w:val="000000" w:themeColor="text1"/>
        </w:rPr>
        <w:t>pencapaian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dengan</w:t>
      </w:r>
      <w:proofErr w:type="spellEnd"/>
      <w:r w:rsidRPr="00DB25C4">
        <w:rPr>
          <w:rFonts w:cstheme="minorHAnsi"/>
          <w:b/>
          <w:bCs/>
          <w:color w:val="000000" w:themeColor="text1"/>
        </w:rPr>
        <w:t xml:space="preserve"> sangat</w:t>
      </w:r>
      <w:r w:rsidRPr="00DB25C4">
        <w:rPr>
          <w:rFonts w:cstheme="minorHAnsi"/>
        </w:rPr>
        <w:t xml:space="preserve"> </w:t>
      </w:r>
      <w:proofErr w:type="spellStart"/>
      <w:r w:rsidRPr="00DB25C4">
        <w:rPr>
          <w:rFonts w:cstheme="minorHAnsi"/>
          <w:b/>
          <w:bCs/>
          <w:color w:val="000000" w:themeColor="text1"/>
        </w:rPr>
        <w:t>baik</w:t>
      </w:r>
      <w:proofErr w:type="spellEnd"/>
      <w:r w:rsidRPr="00DB25C4">
        <w:rPr>
          <w:rFonts w:cstheme="minorHAnsi"/>
          <w:b/>
          <w:bCs/>
          <w:color w:val="000000" w:themeColor="text1"/>
        </w:rPr>
        <w:t>.</w:t>
      </w:r>
      <w:r w:rsidRPr="00DB25C4">
        <w:rPr>
          <w:rFonts w:cstheme="minorHAnsi"/>
          <w:color w:val="000000" w:themeColor="text1"/>
        </w:rPr>
        <w:t xml:space="preserve"> </w:t>
      </w:r>
      <w:proofErr w:type="spellStart"/>
      <w:r w:rsidRPr="00DB25C4">
        <w:rPr>
          <w:rFonts w:cstheme="minorHAnsi"/>
          <w:color w:val="000000" w:themeColor="text1"/>
        </w:rPr>
        <w:t>Berdasarkan</w:t>
      </w:r>
      <w:proofErr w:type="spellEnd"/>
      <w:r w:rsidRPr="00DB25C4">
        <w:rPr>
          <w:rFonts w:cstheme="minorHAnsi"/>
          <w:color w:val="000000" w:themeColor="text1"/>
        </w:rPr>
        <w:t xml:space="preserve"> </w:t>
      </w:r>
      <w:proofErr w:type="spellStart"/>
      <w:r w:rsidRPr="00DB25C4">
        <w:rPr>
          <w:rFonts w:cstheme="minorHAnsi"/>
          <w:color w:val="000000" w:themeColor="text1"/>
        </w:rPr>
        <w:t>hasil</w:t>
      </w:r>
      <w:proofErr w:type="spellEnd"/>
      <w:r w:rsidRPr="00DB25C4">
        <w:rPr>
          <w:rFonts w:cstheme="minorHAnsi"/>
          <w:color w:val="000000" w:themeColor="text1"/>
        </w:rPr>
        <w:t xml:space="preserve"> survey </w:t>
      </w:r>
      <w:proofErr w:type="spellStart"/>
      <w:r w:rsidRPr="00DB25C4">
        <w:rPr>
          <w:rFonts w:cstheme="minorHAnsi"/>
          <w:color w:val="000000" w:themeColor="text1"/>
        </w:rPr>
        <w:t>tersebut</w:t>
      </w:r>
      <w:proofErr w:type="spellEnd"/>
      <w:r w:rsidRPr="00DB25C4">
        <w:rPr>
          <w:rFonts w:cstheme="minorHAnsi"/>
          <w:color w:val="000000" w:themeColor="text1"/>
        </w:rPr>
        <w:t xml:space="preserve">, </w:t>
      </w:r>
      <w:proofErr w:type="spellStart"/>
      <w:r w:rsidRPr="00DB25C4">
        <w:rPr>
          <w:rFonts w:cstheme="minorHAnsi"/>
          <w:color w:val="000000" w:themeColor="text1"/>
        </w:rPr>
        <w:t>didapatkan</w:t>
      </w:r>
      <w:proofErr w:type="spellEnd"/>
      <w:r w:rsidRPr="00DB25C4">
        <w:rPr>
          <w:rFonts w:cstheme="minorHAnsi"/>
          <w:color w:val="000000" w:themeColor="text1"/>
        </w:rPr>
        <w:t xml:space="preserve"> </w:t>
      </w:r>
      <w:proofErr w:type="spellStart"/>
      <w:r w:rsidRPr="00DB25C4">
        <w:rPr>
          <w:rFonts w:cstheme="minorHAnsi"/>
          <w:color w:val="000000" w:themeColor="text1"/>
        </w:rPr>
        <w:t>hasil</w:t>
      </w:r>
      <w:proofErr w:type="spellEnd"/>
      <w:r w:rsidRPr="00DB25C4">
        <w:rPr>
          <w:rFonts w:cstheme="minorHAnsi"/>
          <w:color w:val="000000" w:themeColor="text1"/>
        </w:rPr>
        <w:t xml:space="preserve"> </w:t>
      </w:r>
      <w:proofErr w:type="spellStart"/>
      <w:r w:rsidRPr="00DB25C4">
        <w:rPr>
          <w:rFonts w:cstheme="minorHAnsi"/>
          <w:color w:val="000000" w:themeColor="text1"/>
        </w:rPr>
        <w:t>bahwa</w:t>
      </w:r>
      <w:proofErr w:type="spellEnd"/>
      <w:r w:rsidRPr="00DB25C4">
        <w:rPr>
          <w:rFonts w:cstheme="minorHAnsi"/>
          <w:color w:val="000000" w:themeColor="text1"/>
        </w:rPr>
        <w:t xml:space="preserve"> </w:t>
      </w:r>
      <w:proofErr w:type="spellStart"/>
      <w:r w:rsidRPr="00DB25C4">
        <w:rPr>
          <w:rFonts w:cstheme="minorHAnsi"/>
          <w:color w:val="000000" w:themeColor="text1"/>
        </w:rPr>
        <w:t>pemahaman</w:t>
      </w:r>
      <w:proofErr w:type="spellEnd"/>
      <w:r w:rsidRPr="00DB25C4">
        <w:rPr>
          <w:rFonts w:cstheme="minorHAnsi"/>
          <w:color w:val="000000" w:themeColor="text1"/>
        </w:rPr>
        <w:t xml:space="preserve"> </w:t>
      </w:r>
      <w:proofErr w:type="spellStart"/>
      <w:r w:rsidRPr="00DB25C4">
        <w:rPr>
          <w:rFonts w:cstheme="minorHAnsi"/>
          <w:color w:val="000000" w:themeColor="text1"/>
        </w:rPr>
        <w:t>visi</w:t>
      </w:r>
      <w:proofErr w:type="spellEnd"/>
      <w:r w:rsidRPr="00DB25C4">
        <w:rPr>
          <w:rFonts w:cstheme="minorHAnsi"/>
          <w:color w:val="000000" w:themeColor="text1"/>
        </w:rPr>
        <w:t xml:space="preserve"> oleh</w:t>
      </w:r>
      <w:r w:rsidRPr="00DB25C4">
        <w:rPr>
          <w:rFonts w:cstheme="minorHAnsi"/>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dan </w:t>
      </w:r>
      <w:proofErr w:type="spellStart"/>
      <w:r w:rsidRPr="00DB25C4">
        <w:rPr>
          <w:rFonts w:cstheme="minorHAnsi"/>
          <w:color w:val="000000" w:themeColor="text1"/>
        </w:rPr>
        <w:t>Tendik</w:t>
      </w:r>
      <w:proofErr w:type="spellEnd"/>
      <w:r w:rsidRPr="00DB25C4">
        <w:rPr>
          <w:rFonts w:cstheme="minorHAnsi"/>
          <w:color w:val="000000" w:themeColor="text1"/>
        </w:rPr>
        <w:t xml:space="preserve"> </w:t>
      </w:r>
      <w:proofErr w:type="spellStart"/>
      <w:r w:rsidRPr="00DB25C4">
        <w:rPr>
          <w:rFonts w:cstheme="minorHAnsi"/>
          <w:color w:val="000000" w:themeColor="text1"/>
        </w:rPr>
        <w:t>sebesar</w:t>
      </w:r>
      <w:proofErr w:type="spellEnd"/>
      <w:r w:rsidRPr="00DB25C4">
        <w:rPr>
          <w:rFonts w:cstheme="minorHAnsi"/>
          <w:color w:val="000000" w:themeColor="text1"/>
        </w:rPr>
        <w:t xml:space="preserve"> 62,5% sangat </w:t>
      </w:r>
      <w:proofErr w:type="spellStart"/>
      <w:r w:rsidRPr="00DB25C4">
        <w:rPr>
          <w:rFonts w:cstheme="minorHAnsi"/>
          <w:color w:val="000000" w:themeColor="text1"/>
        </w:rPr>
        <w:t>paham</w:t>
      </w:r>
      <w:proofErr w:type="spellEnd"/>
      <w:r w:rsidRPr="00DB25C4">
        <w:rPr>
          <w:rFonts w:cstheme="minorHAnsi"/>
          <w:color w:val="000000" w:themeColor="text1"/>
        </w:rPr>
        <w:t xml:space="preserve"> dan 37,5%</w:t>
      </w:r>
      <w:r w:rsidRPr="00DB25C4">
        <w:rPr>
          <w:rFonts w:cstheme="minorHAnsi"/>
        </w:rPr>
        <w:t xml:space="preserve"> </w:t>
      </w:r>
      <w:proofErr w:type="spellStart"/>
      <w:r w:rsidRPr="00DB25C4">
        <w:rPr>
          <w:rFonts w:cstheme="minorHAnsi"/>
        </w:rPr>
        <w:t>mengatakan</w:t>
      </w:r>
      <w:proofErr w:type="spellEnd"/>
      <w:r w:rsidRPr="00DB25C4">
        <w:rPr>
          <w:rFonts w:cstheme="minorHAnsi"/>
        </w:rPr>
        <w:t xml:space="preserve"> </w:t>
      </w:r>
      <w:proofErr w:type="spellStart"/>
      <w:r w:rsidRPr="00DB25C4">
        <w:rPr>
          <w:rFonts w:cstheme="minorHAnsi"/>
        </w:rPr>
        <w:t>paham</w:t>
      </w:r>
      <w:proofErr w:type="spellEnd"/>
      <w:r w:rsidRPr="00DB25C4">
        <w:rPr>
          <w:rFonts w:cstheme="minorHAnsi"/>
        </w:rPr>
        <w:t xml:space="preserve">. </w:t>
      </w:r>
      <w:r w:rsidRPr="00DB25C4">
        <w:rPr>
          <w:rFonts w:cstheme="minorHAnsi"/>
          <w:color w:val="000000" w:themeColor="text1"/>
        </w:rPr>
        <w:t xml:space="preserve">Hal </w:t>
      </w:r>
      <w:proofErr w:type="spellStart"/>
      <w:r w:rsidRPr="00DB25C4">
        <w:rPr>
          <w:rFonts w:cstheme="minorHAnsi"/>
          <w:color w:val="000000" w:themeColor="text1"/>
        </w:rPr>
        <w:t>ini</w:t>
      </w:r>
      <w:proofErr w:type="spellEnd"/>
      <w:r w:rsidRPr="00DB25C4">
        <w:rPr>
          <w:rFonts w:cstheme="minorHAnsi"/>
          <w:color w:val="000000" w:themeColor="text1"/>
        </w:rPr>
        <w:t xml:space="preserve"> </w:t>
      </w:r>
      <w:proofErr w:type="spellStart"/>
      <w:r w:rsidRPr="00DB25C4">
        <w:rPr>
          <w:rFonts w:cstheme="minorHAnsi"/>
          <w:color w:val="000000" w:themeColor="text1"/>
        </w:rPr>
        <w:t>menunjukkan</w:t>
      </w:r>
      <w:proofErr w:type="spellEnd"/>
      <w:r w:rsidRPr="00DB25C4">
        <w:rPr>
          <w:rFonts w:cstheme="minorHAnsi"/>
          <w:color w:val="000000" w:themeColor="text1"/>
        </w:rPr>
        <w:t xml:space="preserve"> </w:t>
      </w:r>
      <w:proofErr w:type="spellStart"/>
      <w:r w:rsidRPr="00DB25C4">
        <w:rPr>
          <w:rFonts w:cstheme="minorHAnsi"/>
          <w:color w:val="000000" w:themeColor="text1"/>
        </w:rPr>
        <w:t>bahwa</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b/>
          <w:bCs/>
          <w:color w:val="000000" w:themeColor="text1"/>
        </w:rPr>
        <w:t>sosialisasi</w:t>
      </w:r>
      <w:proofErr w:type="spellEnd"/>
      <w:r w:rsidRPr="00DB25C4">
        <w:rPr>
          <w:rFonts w:cstheme="minorHAnsi"/>
        </w:rPr>
        <w:t xml:space="preserve"> </w:t>
      </w:r>
      <w:proofErr w:type="spellStart"/>
      <w:r w:rsidRPr="00DB25C4">
        <w:rPr>
          <w:rFonts w:cstheme="minorHAnsi"/>
          <w:b/>
          <w:bCs/>
          <w:color w:val="000000" w:themeColor="text1"/>
        </w:rPr>
        <w:t>visi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tujuan</w:t>
      </w:r>
      <w:proofErr w:type="spellEnd"/>
      <w:r w:rsidRPr="00DB25C4">
        <w:rPr>
          <w:rFonts w:cstheme="minorHAnsi"/>
          <w:b/>
          <w:bCs/>
          <w:color w:val="000000" w:themeColor="text1"/>
        </w:rPr>
        <w:t xml:space="preserve"> dan strategi </w:t>
      </w:r>
      <w:proofErr w:type="spellStart"/>
      <w:r w:rsidRPr="00DB25C4">
        <w:rPr>
          <w:rFonts w:cstheme="minorHAnsi"/>
          <w:b/>
          <w:bCs/>
          <w:color w:val="000000" w:themeColor="text1"/>
        </w:rPr>
        <w:t>telah</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berjalan</w:t>
      </w:r>
      <w:proofErr w:type="spellEnd"/>
      <w:r w:rsidRPr="00DB25C4">
        <w:rPr>
          <w:rFonts w:cstheme="minorHAnsi"/>
          <w:b/>
          <w:bCs/>
          <w:color w:val="000000" w:themeColor="text1"/>
        </w:rPr>
        <w:t xml:space="preserve"> sangat </w:t>
      </w:r>
      <w:proofErr w:type="spellStart"/>
      <w:r w:rsidRPr="00DB25C4">
        <w:rPr>
          <w:rFonts w:cstheme="minorHAnsi"/>
          <w:b/>
          <w:bCs/>
          <w:color w:val="000000" w:themeColor="text1"/>
        </w:rPr>
        <w:t>efektif</w:t>
      </w:r>
      <w:proofErr w:type="spellEnd"/>
      <w:r w:rsidRPr="00DB25C4">
        <w:rPr>
          <w:rFonts w:cstheme="minorHAnsi"/>
          <w:color w:val="000000" w:themeColor="text1"/>
        </w:rPr>
        <w:t xml:space="preserve"> </w:t>
      </w:r>
      <w:proofErr w:type="spellStart"/>
      <w:r w:rsidRPr="00DB25C4">
        <w:rPr>
          <w:rFonts w:cstheme="minorHAnsi"/>
          <w:color w:val="000000" w:themeColor="text1"/>
        </w:rPr>
        <w:t>namun</w:t>
      </w:r>
      <w:proofErr w:type="spellEnd"/>
      <w:r w:rsidRPr="00DB25C4">
        <w:rPr>
          <w:rFonts w:cstheme="minorHAnsi"/>
          <w:color w:val="000000" w:themeColor="text1"/>
        </w:rPr>
        <w:t xml:space="preserve"> </w:t>
      </w:r>
      <w:proofErr w:type="spellStart"/>
      <w:r w:rsidRPr="00DB25C4">
        <w:rPr>
          <w:rFonts w:cstheme="minorHAnsi"/>
          <w:color w:val="000000" w:themeColor="text1"/>
        </w:rPr>
        <w:t>terutama</w:t>
      </w:r>
      <w:proofErr w:type="spellEnd"/>
      <w:r w:rsidRPr="00DB25C4">
        <w:rPr>
          <w:rFonts w:cstheme="minorHAnsi"/>
          <w:color w:val="000000" w:themeColor="text1"/>
        </w:rPr>
        <w:t xml:space="preserve"> juga </w:t>
      </w:r>
      <w:proofErr w:type="spellStart"/>
      <w:r w:rsidRPr="00DB25C4">
        <w:rPr>
          <w:rFonts w:cstheme="minorHAnsi"/>
          <w:color w:val="000000" w:themeColor="text1"/>
        </w:rPr>
        <w:t>sivitas</w:t>
      </w:r>
      <w:proofErr w:type="spellEnd"/>
      <w:r w:rsidRPr="00DB25C4">
        <w:rPr>
          <w:rFonts w:cstheme="minorHAnsi"/>
          <w:color w:val="000000" w:themeColor="text1"/>
        </w:rPr>
        <w:t xml:space="preserve"> </w:t>
      </w:r>
      <w:proofErr w:type="spellStart"/>
      <w:r w:rsidRPr="00DB25C4">
        <w:rPr>
          <w:rFonts w:cstheme="minorHAnsi"/>
          <w:color w:val="000000" w:themeColor="text1"/>
        </w:rPr>
        <w:t>akademika</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tendik</w:t>
      </w:r>
      <w:proofErr w:type="spellEnd"/>
      <w:r w:rsidRPr="00DB25C4">
        <w:rPr>
          <w:rFonts w:cstheme="minorHAnsi"/>
          <w:color w:val="000000" w:themeColor="text1"/>
        </w:rPr>
        <w:t xml:space="preserve"> dan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memiliki</w:t>
      </w:r>
      <w:proofErr w:type="spellEnd"/>
      <w:r w:rsidRPr="00DB25C4">
        <w:rPr>
          <w:rFonts w:cstheme="minorHAnsi"/>
          <w:color w:val="000000" w:themeColor="text1"/>
        </w:rPr>
        <w:t xml:space="preserve"> </w:t>
      </w:r>
      <w:proofErr w:type="spellStart"/>
      <w:r w:rsidRPr="00DB25C4">
        <w:rPr>
          <w:rFonts w:cstheme="minorHAnsi"/>
          <w:color w:val="000000" w:themeColor="text1"/>
        </w:rPr>
        <w:t>pemahaman</w:t>
      </w:r>
      <w:proofErr w:type="spellEnd"/>
      <w:r w:rsidRPr="00DB25C4">
        <w:rPr>
          <w:rFonts w:cstheme="minorHAnsi"/>
          <w:color w:val="000000" w:themeColor="text1"/>
        </w:rPr>
        <w:t xml:space="preserve"> yang sangat </w:t>
      </w:r>
      <w:proofErr w:type="spellStart"/>
      <w:r w:rsidRPr="00DB25C4">
        <w:rPr>
          <w:rFonts w:cstheme="minorHAnsi"/>
          <w:color w:val="000000" w:themeColor="text1"/>
        </w:rPr>
        <w:t>baik</w:t>
      </w:r>
      <w:proofErr w:type="spellEnd"/>
      <w:r w:rsidRPr="00DB25C4">
        <w:rPr>
          <w:rFonts w:cstheme="minorHAnsi"/>
          <w:color w:val="000000" w:themeColor="text1"/>
        </w:rPr>
        <w:t xml:space="preserve"> </w:t>
      </w:r>
      <w:proofErr w:type="spellStart"/>
      <w:r w:rsidRPr="00DB25C4">
        <w:rPr>
          <w:rFonts w:cstheme="minorHAnsi"/>
          <w:color w:val="000000" w:themeColor="text1"/>
        </w:rPr>
        <w:t>terhadap</w:t>
      </w:r>
      <w:proofErr w:type="spellEnd"/>
      <w:r w:rsidRPr="00DB25C4">
        <w:rPr>
          <w:rFonts w:cstheme="minorHAnsi"/>
          <w:color w:val="000000" w:themeColor="text1"/>
        </w:rPr>
        <w:t xml:space="preserve"> </w:t>
      </w:r>
      <w:proofErr w:type="spellStart"/>
      <w:r w:rsidRPr="00DB25C4">
        <w:rPr>
          <w:rFonts w:cstheme="minorHAnsi"/>
          <w:color w:val="000000" w:themeColor="text1"/>
        </w:rPr>
        <w:t>visi</w:t>
      </w:r>
      <w:proofErr w:type="spellEnd"/>
      <w:r w:rsidRPr="00DB25C4">
        <w:rPr>
          <w:rFonts w:cstheme="minorHAnsi"/>
          <w:color w:val="000000" w:themeColor="text1"/>
        </w:rPr>
        <w:t xml:space="preserve">, </w:t>
      </w:r>
      <w:proofErr w:type="spellStart"/>
      <w:r w:rsidRPr="00DB25C4">
        <w:rPr>
          <w:rFonts w:cstheme="minorHAnsi"/>
          <w:color w:val="000000" w:themeColor="text1"/>
        </w:rPr>
        <w:t>misi</w:t>
      </w:r>
      <w:proofErr w:type="spellEnd"/>
      <w:r w:rsidRPr="00DB25C4">
        <w:rPr>
          <w:rFonts w:cstheme="minorHAnsi"/>
          <w:color w:val="000000" w:themeColor="text1"/>
        </w:rPr>
        <w:t xml:space="preserve">, </w:t>
      </w:r>
      <w:proofErr w:type="spellStart"/>
      <w:r w:rsidRPr="00DB25C4">
        <w:rPr>
          <w:rFonts w:cstheme="minorHAnsi"/>
          <w:color w:val="000000" w:themeColor="text1"/>
        </w:rPr>
        <w:t>tujuan</w:t>
      </w:r>
      <w:proofErr w:type="spellEnd"/>
      <w:r w:rsidRPr="00DB25C4">
        <w:rPr>
          <w:rFonts w:cstheme="minorHAnsi"/>
          <w:color w:val="000000" w:themeColor="text1"/>
        </w:rPr>
        <w:t xml:space="preserve"> dan strategi </w:t>
      </w:r>
      <w:proofErr w:type="spellStart"/>
      <w:r w:rsidRPr="00DB25C4">
        <w:rPr>
          <w:rFonts w:cstheme="minorHAnsi"/>
          <w:color w:val="000000" w:themeColor="text1"/>
        </w:rPr>
        <w:t>dari</w:t>
      </w:r>
      <w:proofErr w:type="spellEnd"/>
      <w:r w:rsidRPr="00DB25C4">
        <w:rPr>
          <w:rFonts w:cstheme="minorHAnsi"/>
          <w:color w:val="000000" w:themeColor="text1"/>
        </w:rPr>
        <w:t xml:space="preserve"> </w:t>
      </w:r>
      <w:proofErr w:type="spellStart"/>
      <w:r w:rsidRPr="00DB25C4">
        <w:rPr>
          <w:rFonts w:cstheme="minorHAnsi"/>
          <w:color w:val="000000" w:themeColor="text1"/>
        </w:rPr>
        <w:t>prodi</w:t>
      </w:r>
      <w:proofErr w:type="spellEnd"/>
      <w:r w:rsidRPr="00DB25C4">
        <w:rPr>
          <w:rFonts w:cstheme="minorHAnsi"/>
          <w:color w:val="000000" w:themeColor="text1"/>
        </w:rPr>
        <w:t xml:space="preserve"> Pendidikan Bahasa Mandarin (PPBM) Universitas Ma Chung. </w:t>
      </w:r>
    </w:p>
    <w:p w14:paraId="673194AF" w14:textId="77777777" w:rsidR="00EE2EA9" w:rsidRPr="00DB25C4" w:rsidRDefault="00EE2EA9" w:rsidP="00687314">
      <w:pPr>
        <w:autoSpaceDE w:val="0"/>
        <w:autoSpaceDN w:val="0"/>
        <w:adjustRightInd w:val="0"/>
        <w:spacing w:after="0" w:line="240" w:lineRule="auto"/>
        <w:rPr>
          <w:rFonts w:cstheme="minorHAnsi"/>
          <w:color w:val="000000" w:themeColor="text1"/>
        </w:rPr>
      </w:pPr>
    </w:p>
    <w:p w14:paraId="7421E9D8" w14:textId="77777777" w:rsidR="00EE2EA9" w:rsidRPr="00DB25C4" w:rsidRDefault="00EE2EA9" w:rsidP="00687314">
      <w:pPr>
        <w:autoSpaceDE w:val="0"/>
        <w:autoSpaceDN w:val="0"/>
        <w:adjustRightInd w:val="0"/>
        <w:spacing w:after="0" w:line="240" w:lineRule="auto"/>
        <w:jc w:val="both"/>
        <w:rPr>
          <w:rFonts w:eastAsia="Calibri" w:cstheme="minorHAnsi"/>
        </w:rPr>
      </w:pPr>
      <w:proofErr w:type="spellStart"/>
      <w:r w:rsidRPr="00DB25C4">
        <w:rPr>
          <w:rFonts w:eastAsia="Calibri" w:cstheme="minorHAnsi"/>
        </w:rPr>
        <w:t>Visi</w:t>
      </w:r>
      <w:proofErr w:type="spellEnd"/>
      <w:r w:rsidRPr="00DB25C4">
        <w:rPr>
          <w:rFonts w:eastAsia="Calibri" w:cstheme="minorHAnsi"/>
        </w:rPr>
        <w:t xml:space="preserve"> </w:t>
      </w:r>
      <w:proofErr w:type="spellStart"/>
      <w:r w:rsidRPr="00DB25C4">
        <w:rPr>
          <w:rFonts w:eastAsia="Calibri" w:cstheme="minorHAnsi"/>
        </w:rPr>
        <w:t>keilmuan</w:t>
      </w:r>
      <w:proofErr w:type="spellEnd"/>
      <w:r w:rsidRPr="00DB25C4">
        <w:rPr>
          <w:rFonts w:eastAsia="Calibri" w:cstheme="minorHAnsi"/>
        </w:rPr>
        <w:t xml:space="preserve"> dan </w:t>
      </w:r>
      <w:proofErr w:type="spellStart"/>
      <w:r w:rsidRPr="00DB25C4">
        <w:rPr>
          <w:rFonts w:eastAsia="Calibri" w:cstheme="minorHAnsi"/>
        </w:rPr>
        <w:t>tujuan</w:t>
      </w:r>
      <w:proofErr w:type="spellEnd"/>
      <w:r w:rsidRPr="00DB25C4">
        <w:rPr>
          <w:rFonts w:eastAsia="Calibri" w:cstheme="minorHAnsi"/>
        </w:rPr>
        <w:t xml:space="preserve"> PPBM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disosilasikan</w:t>
      </w:r>
      <w:proofErr w:type="spellEnd"/>
      <w:r w:rsidRPr="00DB25C4">
        <w:rPr>
          <w:rFonts w:eastAsia="Calibri" w:cstheme="minorHAnsi"/>
        </w:rPr>
        <w:t xml:space="preserve"> dan </w:t>
      </w:r>
      <w:proofErr w:type="spellStart"/>
      <w:r w:rsidRPr="00DB25C4">
        <w:rPr>
          <w:rFonts w:eastAsia="Calibri" w:cstheme="minorHAnsi"/>
        </w:rPr>
        <w:t>berdasarkan</w:t>
      </w:r>
      <w:proofErr w:type="spellEnd"/>
      <w:r w:rsidRPr="00DB25C4">
        <w:rPr>
          <w:rFonts w:eastAsia="Calibri" w:cstheme="minorHAnsi"/>
        </w:rPr>
        <w:t xml:space="preserve"> </w:t>
      </w:r>
      <w:proofErr w:type="spellStart"/>
      <w:r w:rsidRPr="00DB25C4">
        <w:rPr>
          <w:rFonts w:eastAsia="Calibri" w:cstheme="minorHAnsi"/>
        </w:rPr>
        <w:t>dari</w:t>
      </w:r>
      <w:proofErr w:type="spellEnd"/>
      <w:r w:rsidRPr="00DB25C4">
        <w:rPr>
          <w:rFonts w:eastAsia="Calibri" w:cstheme="minorHAnsi"/>
        </w:rPr>
        <w:t xml:space="preserve">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angket</w:t>
      </w:r>
      <w:proofErr w:type="spellEnd"/>
      <w:r w:rsidRPr="00DB25C4">
        <w:rPr>
          <w:rFonts w:eastAsia="Calibri" w:cstheme="minorHAnsi"/>
        </w:rPr>
        <w:t xml:space="preserve"> </w:t>
      </w:r>
      <w:proofErr w:type="spellStart"/>
      <w:r w:rsidRPr="00DB25C4">
        <w:rPr>
          <w:rFonts w:eastAsia="Calibri" w:cstheme="minorHAnsi"/>
        </w:rPr>
        <w:t>ditemukan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75% </w:t>
      </w:r>
      <w:proofErr w:type="spellStart"/>
      <w:r w:rsidRPr="00DB25C4">
        <w:rPr>
          <w:rFonts w:eastAsia="Calibri" w:cstheme="minorHAnsi"/>
        </w:rPr>
        <w:t>mengatakan</w:t>
      </w:r>
      <w:proofErr w:type="spellEnd"/>
      <w:r w:rsidRPr="00DB25C4">
        <w:rPr>
          <w:rFonts w:eastAsia="Calibri" w:cstheme="minorHAnsi"/>
        </w:rPr>
        <w:t xml:space="preserve"> sangat </w:t>
      </w:r>
      <w:proofErr w:type="spellStart"/>
      <w:r w:rsidRPr="00DB25C4">
        <w:rPr>
          <w:rFonts w:eastAsia="Calibri" w:cstheme="minorHAnsi"/>
        </w:rPr>
        <w:t>memahami</w:t>
      </w:r>
      <w:proofErr w:type="spellEnd"/>
      <w:r w:rsidRPr="00DB25C4">
        <w:rPr>
          <w:rFonts w:eastAsia="Calibri" w:cstheme="minorHAnsi"/>
        </w:rPr>
        <w:t xml:space="preserve"> dan 25% </w:t>
      </w:r>
      <w:proofErr w:type="spellStart"/>
      <w:r w:rsidRPr="00DB25C4">
        <w:rPr>
          <w:rFonts w:eastAsia="Calibri" w:cstheme="minorHAnsi"/>
        </w:rPr>
        <w:t>mengatakan</w:t>
      </w:r>
      <w:proofErr w:type="spellEnd"/>
      <w:r w:rsidRPr="00DB25C4">
        <w:rPr>
          <w:rFonts w:eastAsia="Calibri" w:cstheme="minorHAnsi"/>
        </w:rPr>
        <w:t xml:space="preserve"> faham.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demikian</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disimpulkan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mayoritas</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memahami</w:t>
      </w:r>
      <w:proofErr w:type="spellEnd"/>
      <w:r w:rsidRPr="00DB25C4">
        <w:rPr>
          <w:rFonts w:eastAsia="Calibri" w:cstheme="minorHAnsi"/>
        </w:rPr>
        <w:t xml:space="preserve"> </w:t>
      </w:r>
      <w:proofErr w:type="spellStart"/>
      <w:r w:rsidRPr="00DB25C4">
        <w:rPr>
          <w:rFonts w:eastAsia="Calibri" w:cstheme="minorHAnsi"/>
        </w:rPr>
        <w:t>visi</w:t>
      </w:r>
      <w:proofErr w:type="spellEnd"/>
      <w:r w:rsidRPr="00DB25C4">
        <w:rPr>
          <w:rFonts w:eastAsia="Calibri" w:cstheme="minorHAnsi"/>
        </w:rPr>
        <w:t xml:space="preserve"> </w:t>
      </w:r>
      <w:proofErr w:type="spellStart"/>
      <w:r w:rsidRPr="00DB25C4">
        <w:rPr>
          <w:rFonts w:eastAsia="Calibri" w:cstheme="minorHAnsi"/>
        </w:rPr>
        <w:t>keilmuan</w:t>
      </w:r>
      <w:proofErr w:type="spellEnd"/>
      <w:r w:rsidRPr="00DB25C4">
        <w:rPr>
          <w:rFonts w:eastAsia="Calibri" w:cstheme="minorHAnsi"/>
        </w:rPr>
        <w:t xml:space="preserve"> dan </w:t>
      </w:r>
      <w:proofErr w:type="spellStart"/>
      <w:r w:rsidRPr="00DB25C4">
        <w:rPr>
          <w:rFonts w:eastAsia="Calibri" w:cstheme="minorHAnsi"/>
        </w:rPr>
        <w:t>tujuan</w:t>
      </w:r>
      <w:proofErr w:type="spellEnd"/>
      <w:r w:rsidRPr="00DB25C4">
        <w:rPr>
          <w:rFonts w:eastAsia="Calibri" w:cstheme="minorHAnsi"/>
        </w:rPr>
        <w:t xml:space="preserve"> PPBM. Hasil survey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memiliki</w:t>
      </w:r>
      <w:proofErr w:type="spellEnd"/>
      <w:r w:rsidRPr="00DB25C4">
        <w:rPr>
          <w:rFonts w:eastAsia="Calibri" w:cstheme="minorHAnsi"/>
        </w:rPr>
        <w:t xml:space="preserve"> </w:t>
      </w:r>
      <w:proofErr w:type="spellStart"/>
      <w:r w:rsidRPr="00DB25C4">
        <w:rPr>
          <w:rFonts w:eastAsia="Calibri" w:cstheme="minorHAnsi"/>
        </w:rPr>
        <w:t>implikasi</w:t>
      </w:r>
      <w:proofErr w:type="spellEnd"/>
      <w:r w:rsidRPr="00DB25C4">
        <w:rPr>
          <w:rFonts w:eastAsia="Calibri" w:cstheme="minorHAnsi"/>
        </w:rPr>
        <w:t xml:space="preserve"> </w:t>
      </w:r>
      <w:proofErr w:type="spellStart"/>
      <w:r w:rsidRPr="00DB25C4">
        <w:rPr>
          <w:rFonts w:eastAsia="Calibri" w:cstheme="minorHAnsi"/>
        </w:rPr>
        <w:t>positif</w:t>
      </w:r>
      <w:proofErr w:type="spellEnd"/>
      <w:r w:rsidRPr="00DB25C4">
        <w:rPr>
          <w:rFonts w:eastAsia="Calibri" w:cstheme="minorHAnsi"/>
        </w:rPr>
        <w:t xml:space="preserve"> </w:t>
      </w:r>
      <w:proofErr w:type="spellStart"/>
      <w:r w:rsidRPr="00DB25C4">
        <w:rPr>
          <w:rFonts w:eastAsia="Calibri" w:cstheme="minorHAnsi"/>
        </w:rPr>
        <w:t>bagi</w:t>
      </w:r>
      <w:proofErr w:type="spellEnd"/>
      <w:r w:rsidRPr="00DB25C4">
        <w:rPr>
          <w:rFonts w:eastAsia="Calibri" w:cstheme="minorHAnsi"/>
        </w:rPr>
        <w:t xml:space="preserve"> PPBM.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mayoritas</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memahami</w:t>
      </w:r>
      <w:proofErr w:type="spellEnd"/>
      <w:r w:rsidRPr="00DB25C4">
        <w:rPr>
          <w:rFonts w:eastAsia="Calibri" w:cstheme="minorHAnsi"/>
        </w:rPr>
        <w:t xml:space="preserve"> </w:t>
      </w:r>
      <w:proofErr w:type="spellStart"/>
      <w:r w:rsidRPr="00DB25C4">
        <w:rPr>
          <w:rFonts w:eastAsia="Calibri" w:cstheme="minorHAnsi"/>
        </w:rPr>
        <w:t>visi</w:t>
      </w:r>
      <w:proofErr w:type="spellEnd"/>
      <w:r w:rsidRPr="00DB25C4">
        <w:rPr>
          <w:rFonts w:eastAsia="Calibri" w:cstheme="minorHAnsi"/>
        </w:rPr>
        <w:t xml:space="preserve"> </w:t>
      </w:r>
      <w:proofErr w:type="spellStart"/>
      <w:r w:rsidRPr="00DB25C4">
        <w:rPr>
          <w:rFonts w:eastAsia="Calibri" w:cstheme="minorHAnsi"/>
        </w:rPr>
        <w:t>keilmuan</w:t>
      </w:r>
      <w:proofErr w:type="spellEnd"/>
      <w:r w:rsidRPr="00DB25C4">
        <w:rPr>
          <w:rFonts w:eastAsia="Calibri" w:cstheme="minorHAnsi"/>
        </w:rPr>
        <w:t xml:space="preserve"> dan </w:t>
      </w:r>
      <w:proofErr w:type="spellStart"/>
      <w:r w:rsidRPr="00DB25C4">
        <w:rPr>
          <w:rFonts w:eastAsia="Calibri" w:cstheme="minorHAnsi"/>
        </w:rPr>
        <w:t>tujuan</w:t>
      </w:r>
      <w:proofErr w:type="spellEnd"/>
      <w:r w:rsidRPr="00DB25C4">
        <w:rPr>
          <w:rFonts w:eastAsia="Calibri" w:cstheme="minorHAnsi"/>
        </w:rPr>
        <w:t xml:space="preserve"> PPBM, </w:t>
      </w:r>
      <w:proofErr w:type="spellStart"/>
      <w:r w:rsidRPr="00DB25C4">
        <w:rPr>
          <w:rFonts w:eastAsia="Calibri" w:cstheme="minorHAnsi"/>
        </w:rPr>
        <w:t>maka</w:t>
      </w:r>
      <w:proofErr w:type="spellEnd"/>
      <w:r w:rsidRPr="00DB25C4">
        <w:rPr>
          <w:rFonts w:eastAsia="Calibri" w:cstheme="minorHAnsi"/>
        </w:rPr>
        <w:t xml:space="preserve"> </w:t>
      </w:r>
      <w:proofErr w:type="spellStart"/>
      <w:r w:rsidRPr="00DB25C4">
        <w:rPr>
          <w:rFonts w:eastAsia="Calibri" w:cstheme="minorHAnsi"/>
        </w:rPr>
        <w:t>akan</w:t>
      </w:r>
      <w:proofErr w:type="spellEnd"/>
      <w:r w:rsidRPr="00DB25C4">
        <w:rPr>
          <w:rFonts w:eastAsia="Calibri" w:cstheme="minorHAnsi"/>
        </w:rPr>
        <w:t xml:space="preserve"> </w:t>
      </w:r>
      <w:proofErr w:type="spellStart"/>
      <w:r w:rsidRPr="00DB25C4">
        <w:rPr>
          <w:rFonts w:eastAsia="Calibri" w:cstheme="minorHAnsi"/>
        </w:rPr>
        <w:t>memudahkan</w:t>
      </w:r>
      <w:proofErr w:type="spellEnd"/>
      <w:r w:rsidRPr="00DB25C4">
        <w:rPr>
          <w:rFonts w:eastAsia="Calibri" w:cstheme="minorHAnsi"/>
        </w:rPr>
        <w:t xml:space="preserve"> PPBM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melaksanakan</w:t>
      </w:r>
      <w:proofErr w:type="spellEnd"/>
      <w:r w:rsidRPr="00DB25C4">
        <w:rPr>
          <w:rFonts w:eastAsia="Calibri" w:cstheme="minorHAnsi"/>
        </w:rPr>
        <w:t xml:space="preserve"> program-</w:t>
      </w:r>
      <w:proofErr w:type="spellStart"/>
      <w:r w:rsidRPr="00DB25C4">
        <w:rPr>
          <w:rFonts w:eastAsia="Calibri" w:cstheme="minorHAnsi"/>
        </w:rPr>
        <w:t>programnya</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lebih</w:t>
      </w:r>
      <w:proofErr w:type="spellEnd"/>
      <w:r w:rsidRPr="00DB25C4">
        <w:rPr>
          <w:rFonts w:eastAsia="Calibri" w:cstheme="minorHAnsi"/>
        </w:rPr>
        <w:t xml:space="preserve"> </w:t>
      </w:r>
      <w:proofErr w:type="spellStart"/>
      <w:r w:rsidRPr="00DB25C4">
        <w:rPr>
          <w:rFonts w:eastAsia="Calibri" w:cstheme="minorHAnsi"/>
        </w:rPr>
        <w:t>efektif</w:t>
      </w:r>
      <w:proofErr w:type="spellEnd"/>
      <w:r w:rsidRPr="00DB25C4">
        <w:rPr>
          <w:rFonts w:eastAsia="Calibri" w:cstheme="minorHAnsi"/>
        </w:rPr>
        <w:t xml:space="preserve">. </w:t>
      </w:r>
      <w:proofErr w:type="spellStart"/>
      <w:r w:rsidRPr="00DB25C4">
        <w:rPr>
          <w:rFonts w:eastAsia="Calibri" w:cstheme="minorHAnsi"/>
        </w:rPr>
        <w:t>Selain</w:t>
      </w:r>
      <w:proofErr w:type="spellEnd"/>
      <w:r w:rsidRPr="00DB25C4">
        <w:rPr>
          <w:rFonts w:eastAsia="Calibri" w:cstheme="minorHAnsi"/>
        </w:rPr>
        <w:t xml:space="preserve"> </w:t>
      </w:r>
      <w:proofErr w:type="spellStart"/>
      <w:r w:rsidRPr="00DB25C4">
        <w:rPr>
          <w:rFonts w:eastAsia="Calibri" w:cstheme="minorHAnsi"/>
        </w:rPr>
        <w:t>itu</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yang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memahami</w:t>
      </w:r>
      <w:proofErr w:type="spellEnd"/>
      <w:r w:rsidRPr="00DB25C4">
        <w:rPr>
          <w:rFonts w:eastAsia="Calibri" w:cstheme="minorHAnsi"/>
        </w:rPr>
        <w:t xml:space="preserve"> </w:t>
      </w:r>
      <w:proofErr w:type="spellStart"/>
      <w:r w:rsidRPr="00DB25C4">
        <w:rPr>
          <w:rFonts w:eastAsia="Calibri" w:cstheme="minorHAnsi"/>
        </w:rPr>
        <w:t>visi</w:t>
      </w:r>
      <w:proofErr w:type="spellEnd"/>
      <w:r w:rsidRPr="00DB25C4">
        <w:rPr>
          <w:rFonts w:eastAsia="Calibri" w:cstheme="minorHAnsi"/>
        </w:rPr>
        <w:t xml:space="preserve"> dan </w:t>
      </w:r>
      <w:proofErr w:type="spellStart"/>
      <w:r w:rsidRPr="00DB25C4">
        <w:rPr>
          <w:rFonts w:eastAsia="Calibri" w:cstheme="minorHAnsi"/>
        </w:rPr>
        <w:t>tujuan</w:t>
      </w:r>
      <w:proofErr w:type="spellEnd"/>
      <w:r w:rsidRPr="00DB25C4">
        <w:rPr>
          <w:rFonts w:eastAsia="Calibri" w:cstheme="minorHAnsi"/>
        </w:rPr>
        <w:t xml:space="preserve"> PPBM </w:t>
      </w:r>
      <w:proofErr w:type="spellStart"/>
      <w:r w:rsidRPr="00DB25C4">
        <w:rPr>
          <w:rFonts w:eastAsia="Calibri" w:cstheme="minorHAnsi"/>
        </w:rPr>
        <w:t>akan</w:t>
      </w:r>
      <w:proofErr w:type="spellEnd"/>
      <w:r w:rsidRPr="00DB25C4">
        <w:rPr>
          <w:rFonts w:eastAsia="Calibri" w:cstheme="minorHAnsi"/>
        </w:rPr>
        <w:t xml:space="preserve"> </w:t>
      </w:r>
      <w:proofErr w:type="spellStart"/>
      <w:r w:rsidRPr="00DB25C4">
        <w:rPr>
          <w:rFonts w:eastAsia="Calibri" w:cstheme="minorHAnsi"/>
        </w:rPr>
        <w:t>lebih</w:t>
      </w:r>
      <w:proofErr w:type="spellEnd"/>
      <w:r w:rsidRPr="00DB25C4">
        <w:rPr>
          <w:rFonts w:eastAsia="Calibri" w:cstheme="minorHAnsi"/>
        </w:rPr>
        <w:t xml:space="preserve"> </w:t>
      </w:r>
      <w:proofErr w:type="spellStart"/>
      <w:r w:rsidRPr="00DB25C4">
        <w:rPr>
          <w:rFonts w:eastAsia="Calibri" w:cstheme="minorHAnsi"/>
        </w:rPr>
        <w:t>mudah</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terlibat</w:t>
      </w:r>
      <w:proofErr w:type="spellEnd"/>
      <w:r w:rsidRPr="00DB25C4">
        <w:rPr>
          <w:rFonts w:eastAsia="Calibri" w:cstheme="minorHAnsi"/>
        </w:rPr>
        <w:t xml:space="preserve"> dan </w:t>
      </w:r>
      <w:proofErr w:type="spellStart"/>
      <w:r w:rsidRPr="00DB25C4">
        <w:rPr>
          <w:rFonts w:eastAsia="Calibri" w:cstheme="minorHAnsi"/>
        </w:rPr>
        <w:t>berpartisipasi</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kegiatan-kegiatan</w:t>
      </w:r>
      <w:proofErr w:type="spellEnd"/>
      <w:r w:rsidRPr="00DB25C4">
        <w:rPr>
          <w:rFonts w:eastAsia="Calibri" w:cstheme="minorHAnsi"/>
        </w:rPr>
        <w:t xml:space="preserve"> yang </w:t>
      </w:r>
      <w:proofErr w:type="spellStart"/>
      <w:r w:rsidRPr="00DB25C4">
        <w:rPr>
          <w:rFonts w:eastAsia="Calibri" w:cstheme="minorHAnsi"/>
        </w:rPr>
        <w:t>diselenggarakan</w:t>
      </w:r>
      <w:proofErr w:type="spellEnd"/>
      <w:r w:rsidRPr="00DB25C4">
        <w:rPr>
          <w:rFonts w:eastAsia="Calibri" w:cstheme="minorHAnsi"/>
        </w:rPr>
        <w:t xml:space="preserve"> oleh PPBM. Hal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akan</w:t>
      </w:r>
      <w:proofErr w:type="spellEnd"/>
      <w:r w:rsidRPr="00DB25C4">
        <w:rPr>
          <w:rFonts w:eastAsia="Calibri" w:cstheme="minorHAnsi"/>
        </w:rPr>
        <w:t xml:space="preserve"> </w:t>
      </w:r>
      <w:proofErr w:type="spellStart"/>
      <w:r w:rsidRPr="00DB25C4">
        <w:rPr>
          <w:rFonts w:eastAsia="Calibri" w:cstheme="minorHAnsi"/>
        </w:rPr>
        <w:t>berdampak</w:t>
      </w:r>
      <w:proofErr w:type="spellEnd"/>
      <w:r w:rsidRPr="00DB25C4">
        <w:rPr>
          <w:rFonts w:eastAsia="Calibri" w:cstheme="minorHAnsi"/>
        </w:rPr>
        <w:t xml:space="preserve"> </w:t>
      </w:r>
      <w:proofErr w:type="spellStart"/>
      <w:r w:rsidRPr="00DB25C4">
        <w:rPr>
          <w:rFonts w:eastAsia="Calibri" w:cstheme="minorHAnsi"/>
        </w:rPr>
        <w:t>positif</w:t>
      </w:r>
      <w:proofErr w:type="spellEnd"/>
      <w:r w:rsidRPr="00DB25C4">
        <w:rPr>
          <w:rFonts w:eastAsia="Calibri" w:cstheme="minorHAnsi"/>
        </w:rPr>
        <w:t xml:space="preserve"> pada </w:t>
      </w:r>
      <w:proofErr w:type="spellStart"/>
      <w:r w:rsidRPr="00DB25C4">
        <w:rPr>
          <w:rFonts w:eastAsia="Calibri" w:cstheme="minorHAnsi"/>
        </w:rPr>
        <w:t>kualitas</w:t>
      </w:r>
      <w:proofErr w:type="spellEnd"/>
      <w:r w:rsidRPr="00DB25C4">
        <w:rPr>
          <w:rFonts w:eastAsia="Calibri" w:cstheme="minorHAnsi"/>
        </w:rPr>
        <w:t xml:space="preserve"> program dan </w:t>
      </w:r>
      <w:proofErr w:type="spellStart"/>
      <w:r w:rsidRPr="00DB25C4">
        <w:rPr>
          <w:rFonts w:eastAsia="Calibri" w:cstheme="minorHAnsi"/>
        </w:rPr>
        <w:t>pencapaian</w:t>
      </w:r>
      <w:proofErr w:type="spellEnd"/>
      <w:r w:rsidRPr="00DB25C4">
        <w:rPr>
          <w:rFonts w:eastAsia="Calibri" w:cstheme="minorHAnsi"/>
        </w:rPr>
        <w:t xml:space="preserve"> </w:t>
      </w:r>
      <w:proofErr w:type="spellStart"/>
      <w:r w:rsidRPr="00DB25C4">
        <w:rPr>
          <w:rFonts w:eastAsia="Calibri" w:cstheme="minorHAnsi"/>
        </w:rPr>
        <w:t>tujuan</w:t>
      </w:r>
      <w:proofErr w:type="spellEnd"/>
      <w:r w:rsidRPr="00DB25C4">
        <w:rPr>
          <w:rFonts w:eastAsia="Calibri" w:cstheme="minorHAnsi"/>
        </w:rPr>
        <w:t xml:space="preserve"> PPBM. </w:t>
      </w:r>
      <w:proofErr w:type="spellStart"/>
      <w:r w:rsidRPr="00DB25C4">
        <w:rPr>
          <w:rFonts w:eastAsia="Calibri" w:cstheme="minorHAnsi"/>
        </w:rPr>
        <w:t>Namun</w:t>
      </w:r>
      <w:proofErr w:type="spellEnd"/>
      <w:r w:rsidRPr="00DB25C4">
        <w:rPr>
          <w:rFonts w:eastAsia="Calibri" w:cstheme="minorHAnsi"/>
        </w:rPr>
        <w:t xml:space="preserve"> </w:t>
      </w:r>
      <w:proofErr w:type="spellStart"/>
      <w:r w:rsidRPr="00DB25C4">
        <w:rPr>
          <w:rFonts w:eastAsia="Calibri" w:cstheme="minorHAnsi"/>
        </w:rPr>
        <w:t>demikian</w:t>
      </w:r>
      <w:proofErr w:type="spellEnd"/>
      <w:r w:rsidRPr="00DB25C4">
        <w:rPr>
          <w:rFonts w:eastAsia="Calibri" w:cstheme="minorHAnsi"/>
        </w:rPr>
        <w:t xml:space="preserve">, PPBM </w:t>
      </w:r>
      <w:proofErr w:type="spellStart"/>
      <w:r w:rsidRPr="00DB25C4">
        <w:rPr>
          <w:rFonts w:eastAsia="Calibri" w:cstheme="minorHAnsi"/>
        </w:rPr>
        <w:t>tetap</w:t>
      </w:r>
      <w:proofErr w:type="spellEnd"/>
      <w:r w:rsidRPr="00DB25C4">
        <w:rPr>
          <w:rFonts w:eastAsia="Calibri" w:cstheme="minorHAnsi"/>
        </w:rPr>
        <w:t xml:space="preserve"> </w:t>
      </w:r>
      <w:proofErr w:type="spellStart"/>
      <w:r w:rsidRPr="00DB25C4">
        <w:rPr>
          <w:rFonts w:eastAsia="Calibri" w:cstheme="minorHAnsi"/>
        </w:rPr>
        <w:t>perlu</w:t>
      </w:r>
      <w:proofErr w:type="spellEnd"/>
      <w:r w:rsidRPr="00DB25C4">
        <w:rPr>
          <w:rFonts w:eastAsia="Calibri" w:cstheme="minorHAnsi"/>
        </w:rPr>
        <w:t xml:space="preserve"> </w:t>
      </w:r>
      <w:proofErr w:type="spellStart"/>
      <w:r w:rsidRPr="00DB25C4">
        <w:rPr>
          <w:rFonts w:eastAsia="Calibri" w:cstheme="minorHAnsi"/>
        </w:rPr>
        <w:t>terus</w:t>
      </w:r>
      <w:proofErr w:type="spellEnd"/>
      <w:r w:rsidRPr="00DB25C4">
        <w:rPr>
          <w:rFonts w:eastAsia="Calibri" w:cstheme="minorHAnsi"/>
        </w:rPr>
        <w:t xml:space="preserve"> </w:t>
      </w:r>
      <w:proofErr w:type="spellStart"/>
      <w:r w:rsidRPr="00DB25C4">
        <w:rPr>
          <w:rFonts w:eastAsia="Calibri" w:cstheme="minorHAnsi"/>
        </w:rPr>
        <w:t>melakukan</w:t>
      </w:r>
      <w:proofErr w:type="spellEnd"/>
      <w:r w:rsidRPr="00DB25C4">
        <w:rPr>
          <w:rFonts w:eastAsia="Calibri" w:cstheme="minorHAnsi"/>
        </w:rPr>
        <w:t xml:space="preserve"> </w:t>
      </w:r>
      <w:proofErr w:type="spellStart"/>
      <w:r w:rsidRPr="00DB25C4">
        <w:rPr>
          <w:rFonts w:eastAsia="Calibri" w:cstheme="minorHAnsi"/>
        </w:rPr>
        <w:t>sosialisasi</w:t>
      </w:r>
      <w:proofErr w:type="spellEnd"/>
      <w:r w:rsidRPr="00DB25C4">
        <w:rPr>
          <w:rFonts w:eastAsia="Calibri" w:cstheme="minorHAnsi"/>
        </w:rPr>
        <w:t xml:space="preserve"> dan </w:t>
      </w:r>
      <w:proofErr w:type="spellStart"/>
      <w:r w:rsidRPr="00DB25C4">
        <w:rPr>
          <w:rFonts w:eastAsia="Calibri" w:cstheme="minorHAnsi"/>
        </w:rPr>
        <w:t>pengenalan</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visi</w:t>
      </w:r>
      <w:proofErr w:type="spellEnd"/>
      <w:r w:rsidRPr="00DB25C4">
        <w:rPr>
          <w:rFonts w:eastAsia="Calibri" w:cstheme="minorHAnsi"/>
        </w:rPr>
        <w:t xml:space="preserve"> </w:t>
      </w:r>
      <w:proofErr w:type="spellStart"/>
      <w:r w:rsidRPr="00DB25C4">
        <w:rPr>
          <w:rFonts w:eastAsia="Calibri" w:cstheme="minorHAnsi"/>
        </w:rPr>
        <w:t>keilmuan</w:t>
      </w:r>
      <w:proofErr w:type="spellEnd"/>
      <w:r w:rsidRPr="00DB25C4">
        <w:rPr>
          <w:rFonts w:eastAsia="Calibri" w:cstheme="minorHAnsi"/>
        </w:rPr>
        <w:t xml:space="preserve"> dan </w:t>
      </w:r>
      <w:proofErr w:type="spellStart"/>
      <w:r w:rsidRPr="00DB25C4">
        <w:rPr>
          <w:rFonts w:eastAsia="Calibri" w:cstheme="minorHAnsi"/>
        </w:rPr>
        <w:t>tujuan</w:t>
      </w:r>
      <w:proofErr w:type="spellEnd"/>
      <w:r w:rsidRPr="00DB25C4">
        <w:rPr>
          <w:rFonts w:eastAsia="Calibri" w:cstheme="minorHAnsi"/>
        </w:rPr>
        <w:t xml:space="preserve"> PPBM </w:t>
      </w:r>
      <w:proofErr w:type="spellStart"/>
      <w:r w:rsidRPr="00DB25C4">
        <w:rPr>
          <w:rFonts w:eastAsia="Calibri" w:cstheme="minorHAnsi"/>
        </w:rPr>
        <w:t>kepada</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yang </w:t>
      </w:r>
      <w:proofErr w:type="spellStart"/>
      <w:r w:rsidRPr="00DB25C4">
        <w:rPr>
          <w:rFonts w:eastAsia="Calibri" w:cstheme="minorHAnsi"/>
        </w:rPr>
        <w:t>belum</w:t>
      </w:r>
      <w:proofErr w:type="spellEnd"/>
      <w:r w:rsidRPr="00DB25C4">
        <w:rPr>
          <w:rFonts w:eastAsia="Calibri" w:cstheme="minorHAnsi"/>
        </w:rPr>
        <w:t xml:space="preserve"> </w:t>
      </w:r>
      <w:proofErr w:type="spellStart"/>
      <w:r w:rsidRPr="00DB25C4">
        <w:rPr>
          <w:rFonts w:eastAsia="Calibri" w:cstheme="minorHAnsi"/>
        </w:rPr>
        <w:t>memahami</w:t>
      </w:r>
      <w:proofErr w:type="spellEnd"/>
      <w:r w:rsidRPr="00DB25C4">
        <w:rPr>
          <w:rFonts w:eastAsia="Calibri" w:cstheme="minorHAnsi"/>
        </w:rPr>
        <w:t xml:space="preserve"> </w:t>
      </w:r>
      <w:proofErr w:type="spellStart"/>
      <w:r w:rsidRPr="00DB25C4">
        <w:rPr>
          <w:rFonts w:eastAsia="Calibri" w:cstheme="minorHAnsi"/>
        </w:rPr>
        <w:t>sepenuhnya</w:t>
      </w:r>
      <w:proofErr w:type="spellEnd"/>
      <w:r w:rsidRPr="00DB25C4">
        <w:rPr>
          <w:rFonts w:eastAsia="Calibri" w:cstheme="minorHAnsi"/>
        </w:rPr>
        <w:t xml:space="preserve">. </w:t>
      </w:r>
      <w:proofErr w:type="spellStart"/>
      <w:r w:rsidRPr="00DB25C4">
        <w:rPr>
          <w:rFonts w:eastAsia="Calibri" w:cstheme="minorHAnsi"/>
        </w:rPr>
        <w:t>Selain</w:t>
      </w:r>
      <w:proofErr w:type="spellEnd"/>
      <w:r w:rsidRPr="00DB25C4">
        <w:rPr>
          <w:rFonts w:eastAsia="Calibri" w:cstheme="minorHAnsi"/>
        </w:rPr>
        <w:t xml:space="preserve"> </w:t>
      </w:r>
      <w:proofErr w:type="spellStart"/>
      <w:r w:rsidRPr="00DB25C4">
        <w:rPr>
          <w:rFonts w:eastAsia="Calibri" w:cstheme="minorHAnsi"/>
        </w:rPr>
        <w:t>itu</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juga </w:t>
      </w:r>
      <w:proofErr w:type="spellStart"/>
      <w:r w:rsidRPr="00DB25C4">
        <w:rPr>
          <w:rFonts w:eastAsia="Calibri" w:cstheme="minorHAnsi"/>
        </w:rPr>
        <w:t>perlu</w:t>
      </w:r>
      <w:proofErr w:type="spellEnd"/>
      <w:r w:rsidRPr="00DB25C4">
        <w:rPr>
          <w:rFonts w:eastAsia="Calibri" w:cstheme="minorHAnsi"/>
        </w:rPr>
        <w:t xml:space="preserve">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secara</w:t>
      </w:r>
      <w:proofErr w:type="spellEnd"/>
      <w:r w:rsidRPr="00DB25C4">
        <w:rPr>
          <w:rFonts w:eastAsia="Calibri" w:cstheme="minorHAnsi"/>
        </w:rPr>
        <w:t xml:space="preserve"> </w:t>
      </w:r>
      <w:proofErr w:type="spellStart"/>
      <w:r w:rsidRPr="00DB25C4">
        <w:rPr>
          <w:rFonts w:eastAsia="Calibri" w:cstheme="minorHAnsi"/>
        </w:rPr>
        <w:t>berkala</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pemahaman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tentang</w:t>
      </w:r>
      <w:proofErr w:type="spellEnd"/>
      <w:r w:rsidRPr="00DB25C4">
        <w:rPr>
          <w:rFonts w:eastAsia="Calibri" w:cstheme="minorHAnsi"/>
        </w:rPr>
        <w:t xml:space="preserve"> </w:t>
      </w:r>
      <w:proofErr w:type="spellStart"/>
      <w:r w:rsidRPr="00DB25C4">
        <w:rPr>
          <w:rFonts w:eastAsia="Calibri" w:cstheme="minorHAnsi"/>
        </w:rPr>
        <w:t>visi</w:t>
      </w:r>
      <w:proofErr w:type="spellEnd"/>
      <w:r w:rsidRPr="00DB25C4">
        <w:rPr>
          <w:rFonts w:eastAsia="Calibri" w:cstheme="minorHAnsi"/>
        </w:rPr>
        <w:t xml:space="preserve"> </w:t>
      </w:r>
      <w:proofErr w:type="spellStart"/>
      <w:r w:rsidRPr="00DB25C4">
        <w:rPr>
          <w:rFonts w:eastAsia="Calibri" w:cstheme="minorHAnsi"/>
        </w:rPr>
        <w:t>keilmuan</w:t>
      </w:r>
      <w:proofErr w:type="spellEnd"/>
      <w:r w:rsidRPr="00DB25C4">
        <w:rPr>
          <w:rFonts w:eastAsia="Calibri" w:cstheme="minorHAnsi"/>
        </w:rPr>
        <w:t xml:space="preserve"> dan </w:t>
      </w:r>
      <w:proofErr w:type="spellStart"/>
      <w:r w:rsidRPr="00DB25C4">
        <w:rPr>
          <w:rFonts w:eastAsia="Calibri" w:cstheme="minorHAnsi"/>
        </w:rPr>
        <w:t>tujuan</w:t>
      </w:r>
      <w:proofErr w:type="spellEnd"/>
      <w:r w:rsidRPr="00DB25C4">
        <w:rPr>
          <w:rFonts w:eastAsia="Calibri" w:cstheme="minorHAnsi"/>
        </w:rPr>
        <w:t xml:space="preserve"> PPBM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memastikan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pesan</w:t>
      </w:r>
      <w:proofErr w:type="spellEnd"/>
      <w:r w:rsidRPr="00DB25C4">
        <w:rPr>
          <w:rFonts w:eastAsia="Calibri" w:cstheme="minorHAnsi"/>
        </w:rPr>
        <w:t xml:space="preserve"> yang </w:t>
      </w:r>
      <w:proofErr w:type="spellStart"/>
      <w:r w:rsidRPr="00DB25C4">
        <w:rPr>
          <w:rFonts w:eastAsia="Calibri" w:cstheme="minorHAnsi"/>
        </w:rPr>
        <w:t>ingin</w:t>
      </w:r>
      <w:proofErr w:type="spellEnd"/>
      <w:r w:rsidRPr="00DB25C4">
        <w:rPr>
          <w:rFonts w:eastAsia="Calibri" w:cstheme="minorHAnsi"/>
        </w:rPr>
        <w:t xml:space="preserve"> </w:t>
      </w:r>
      <w:proofErr w:type="spellStart"/>
      <w:r w:rsidRPr="00DB25C4">
        <w:rPr>
          <w:rFonts w:eastAsia="Calibri" w:cstheme="minorHAnsi"/>
        </w:rPr>
        <w:t>disampaikan</w:t>
      </w:r>
      <w:proofErr w:type="spellEnd"/>
      <w:r w:rsidRPr="00DB25C4">
        <w:rPr>
          <w:rFonts w:eastAsia="Calibri" w:cstheme="minorHAnsi"/>
        </w:rPr>
        <w:t xml:space="preserve">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diterima</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baik</w:t>
      </w:r>
      <w:proofErr w:type="spellEnd"/>
      <w:r w:rsidRPr="00DB25C4">
        <w:rPr>
          <w:rFonts w:eastAsia="Calibri" w:cstheme="minorHAnsi"/>
        </w:rPr>
        <w:t xml:space="preserve"> oleh </w:t>
      </w:r>
      <w:proofErr w:type="spellStart"/>
      <w:r w:rsidRPr="00DB25C4">
        <w:rPr>
          <w:rFonts w:eastAsia="Calibri" w:cstheme="minorHAnsi"/>
        </w:rPr>
        <w:t>mahasiswa</w:t>
      </w:r>
      <w:proofErr w:type="spellEnd"/>
      <w:r w:rsidRPr="00DB25C4">
        <w:rPr>
          <w:rFonts w:eastAsia="Calibri" w:cstheme="minorHAnsi"/>
        </w:rPr>
        <w:t>.</w:t>
      </w:r>
    </w:p>
    <w:p w14:paraId="5414EF5D" w14:textId="77777777" w:rsidR="00EE2EA9" w:rsidRPr="00DB25C4" w:rsidRDefault="00EE2EA9" w:rsidP="00687314">
      <w:pPr>
        <w:autoSpaceDE w:val="0"/>
        <w:autoSpaceDN w:val="0"/>
        <w:adjustRightInd w:val="0"/>
        <w:spacing w:after="0" w:line="240" w:lineRule="auto"/>
        <w:jc w:val="both"/>
        <w:rPr>
          <w:rFonts w:eastAsia="Calibri" w:cstheme="minorHAnsi"/>
        </w:rPr>
      </w:pPr>
    </w:p>
    <w:p w14:paraId="422FB234" w14:textId="77777777" w:rsidR="00EE2EA9" w:rsidRPr="00DB25C4" w:rsidRDefault="00EE2EA9" w:rsidP="00687314">
      <w:pPr>
        <w:autoSpaceDE w:val="0"/>
        <w:autoSpaceDN w:val="0"/>
        <w:adjustRightInd w:val="0"/>
        <w:spacing w:after="0" w:line="240" w:lineRule="auto"/>
        <w:rPr>
          <w:rFonts w:cstheme="minorHAnsi"/>
        </w:rPr>
      </w:pPr>
      <w:r w:rsidRPr="00DB25C4">
        <w:rPr>
          <w:rFonts w:cstheme="minorHAnsi"/>
          <w:noProof/>
          <w:color w:val="2B579A"/>
          <w:shd w:val="clear" w:color="auto" w:fill="E6E6E6"/>
        </w:rPr>
        <w:lastRenderedPageBreak/>
        <w:drawing>
          <wp:inline distT="0" distB="0" distL="0" distR="0" wp14:anchorId="50C6FFA2" wp14:editId="7D49C064">
            <wp:extent cx="4572000" cy="2266950"/>
            <wp:effectExtent l="0" t="0" r="0" b="0"/>
            <wp:docPr id="1288376807" name="Picture 1288376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2266950"/>
                    </a:xfrm>
                    <a:prstGeom prst="rect">
                      <a:avLst/>
                    </a:prstGeom>
                  </pic:spPr>
                </pic:pic>
              </a:graphicData>
            </a:graphic>
          </wp:inline>
        </w:drawing>
      </w:r>
    </w:p>
    <w:p w14:paraId="3AD4528D" w14:textId="77777777" w:rsidR="00EE2EA9" w:rsidRPr="00DB25C4" w:rsidRDefault="00EE2EA9" w:rsidP="00687314">
      <w:pPr>
        <w:autoSpaceDE w:val="0"/>
        <w:autoSpaceDN w:val="0"/>
        <w:adjustRightInd w:val="0"/>
        <w:spacing w:after="0" w:line="240" w:lineRule="auto"/>
        <w:rPr>
          <w:rFonts w:cstheme="minorHAnsi"/>
          <w:color w:val="000000" w:themeColor="text1"/>
        </w:rPr>
      </w:pPr>
    </w:p>
    <w:p w14:paraId="7E6FC702" w14:textId="77777777" w:rsidR="00EE2EA9" w:rsidRPr="00DB25C4" w:rsidRDefault="00EE2EA9" w:rsidP="00687314">
      <w:pPr>
        <w:autoSpaceDE w:val="0"/>
        <w:autoSpaceDN w:val="0"/>
        <w:adjustRightInd w:val="0"/>
        <w:spacing w:after="0" w:line="240" w:lineRule="auto"/>
        <w:rPr>
          <w:rFonts w:cstheme="minorHAnsi"/>
          <w:color w:val="000000" w:themeColor="text1"/>
        </w:rPr>
      </w:pPr>
    </w:p>
    <w:p w14:paraId="21328520" w14:textId="77777777" w:rsidR="00EE2EA9" w:rsidRPr="00DB25C4" w:rsidRDefault="00EE2EA9" w:rsidP="00687314">
      <w:pPr>
        <w:autoSpaceDE w:val="0"/>
        <w:autoSpaceDN w:val="0"/>
        <w:adjustRightInd w:val="0"/>
        <w:spacing w:after="0" w:line="240" w:lineRule="auto"/>
        <w:jc w:val="both"/>
        <w:rPr>
          <w:rFonts w:cstheme="minorHAnsi"/>
        </w:rPr>
      </w:pPr>
      <w:proofErr w:type="spellStart"/>
      <w:r w:rsidRPr="00DB25C4">
        <w:rPr>
          <w:rFonts w:eastAsia="Calibri Light" w:cstheme="minorHAnsi"/>
        </w:rPr>
        <w:t>Selanjutnya</w:t>
      </w:r>
      <w:proofErr w:type="spellEnd"/>
      <w:r w:rsidRPr="00DB25C4">
        <w:rPr>
          <w:rFonts w:eastAsia="Calibri Light" w:cstheme="minorHAnsi"/>
        </w:rPr>
        <w:t xml:space="preserve"> strategi </w:t>
      </w:r>
      <w:proofErr w:type="spellStart"/>
      <w:r w:rsidRPr="00DB25C4">
        <w:rPr>
          <w:rFonts w:eastAsia="Calibri Light" w:cstheme="minorHAnsi"/>
        </w:rPr>
        <w:t>pencapaian</w:t>
      </w:r>
      <w:proofErr w:type="spellEnd"/>
      <w:r w:rsidRPr="00DB25C4">
        <w:rPr>
          <w:rFonts w:eastAsia="Calibri Light" w:cstheme="minorHAnsi"/>
        </w:rPr>
        <w:t xml:space="preserve"> </w:t>
      </w:r>
      <w:proofErr w:type="spellStart"/>
      <w:r w:rsidRPr="00DB25C4">
        <w:rPr>
          <w:rFonts w:eastAsia="Calibri Light" w:cstheme="minorHAnsi"/>
        </w:rPr>
        <w:t>tujuan</w:t>
      </w:r>
      <w:proofErr w:type="spellEnd"/>
      <w:r w:rsidRPr="00DB25C4">
        <w:rPr>
          <w:rFonts w:eastAsia="Calibri Light" w:cstheme="minorHAnsi"/>
        </w:rPr>
        <w:t xml:space="preserve"> PPBM </w:t>
      </w:r>
      <w:proofErr w:type="spellStart"/>
      <w:r w:rsidRPr="00DB25C4">
        <w:rPr>
          <w:rFonts w:eastAsia="Calibri Light" w:cstheme="minorHAnsi"/>
        </w:rPr>
        <w:t>telah</w:t>
      </w:r>
      <w:proofErr w:type="spellEnd"/>
      <w:r w:rsidRPr="00DB25C4">
        <w:rPr>
          <w:rFonts w:eastAsia="Calibri Light" w:cstheme="minorHAnsi"/>
        </w:rPr>
        <w:t xml:space="preserve"> </w:t>
      </w:r>
      <w:proofErr w:type="spellStart"/>
      <w:r w:rsidRPr="00DB25C4">
        <w:rPr>
          <w:rFonts w:eastAsia="Calibri Light" w:cstheme="minorHAnsi"/>
        </w:rPr>
        <w:t>disosilasikan</w:t>
      </w:r>
      <w:proofErr w:type="spellEnd"/>
      <w:r w:rsidRPr="00DB25C4">
        <w:rPr>
          <w:rFonts w:eastAsia="Calibri Light" w:cstheme="minorHAnsi"/>
        </w:rPr>
        <w:t xml:space="preserve"> dan </w:t>
      </w:r>
      <w:proofErr w:type="spellStart"/>
      <w:r w:rsidRPr="00DB25C4">
        <w:rPr>
          <w:rFonts w:eastAsia="Calibri Light" w:cstheme="minorHAnsi"/>
        </w:rPr>
        <w:t>berdasarkan</w:t>
      </w:r>
      <w:proofErr w:type="spellEnd"/>
      <w:r w:rsidRPr="00DB25C4">
        <w:rPr>
          <w:rFonts w:eastAsia="Calibri Light" w:cstheme="minorHAnsi"/>
        </w:rPr>
        <w:t xml:space="preserve"> </w:t>
      </w:r>
      <w:proofErr w:type="spellStart"/>
      <w:r w:rsidRPr="00DB25C4">
        <w:rPr>
          <w:rFonts w:eastAsia="Calibri Light" w:cstheme="minorHAnsi"/>
        </w:rPr>
        <w:t>dari</w:t>
      </w:r>
      <w:proofErr w:type="spellEnd"/>
      <w:r w:rsidRPr="00DB25C4">
        <w:rPr>
          <w:rFonts w:eastAsia="Calibri Light" w:cstheme="minorHAnsi"/>
        </w:rPr>
        <w:t xml:space="preserve"> </w:t>
      </w:r>
      <w:proofErr w:type="spellStart"/>
      <w:r w:rsidRPr="00DB25C4">
        <w:rPr>
          <w:rFonts w:eastAsia="Calibri Light" w:cstheme="minorHAnsi"/>
        </w:rPr>
        <w:t>hasil</w:t>
      </w:r>
      <w:proofErr w:type="spellEnd"/>
      <w:r w:rsidRPr="00DB25C4">
        <w:rPr>
          <w:rFonts w:eastAsia="Calibri Light" w:cstheme="minorHAnsi"/>
        </w:rPr>
        <w:t xml:space="preserve"> </w:t>
      </w:r>
      <w:proofErr w:type="spellStart"/>
      <w:r w:rsidRPr="00DB25C4">
        <w:rPr>
          <w:rFonts w:eastAsia="Calibri Light" w:cstheme="minorHAnsi"/>
        </w:rPr>
        <w:t>angket</w:t>
      </w:r>
      <w:proofErr w:type="spellEnd"/>
      <w:r w:rsidRPr="00DB25C4">
        <w:rPr>
          <w:rFonts w:eastAsia="Calibri Light" w:cstheme="minorHAnsi"/>
        </w:rPr>
        <w:t xml:space="preserve"> </w:t>
      </w:r>
      <w:proofErr w:type="spellStart"/>
      <w:r w:rsidRPr="00DB25C4">
        <w:rPr>
          <w:rFonts w:eastAsia="Calibri Light" w:cstheme="minorHAnsi"/>
        </w:rPr>
        <w:t>ditemukan</w:t>
      </w:r>
      <w:proofErr w:type="spellEnd"/>
      <w:r w:rsidRPr="00DB25C4">
        <w:rPr>
          <w:rFonts w:eastAsia="Calibri Light" w:cstheme="minorHAnsi"/>
        </w:rPr>
        <w:t xml:space="preserve"> </w:t>
      </w:r>
      <w:proofErr w:type="spellStart"/>
      <w:r w:rsidRPr="00DB25C4">
        <w:rPr>
          <w:rFonts w:eastAsia="Calibri Light" w:cstheme="minorHAnsi"/>
        </w:rPr>
        <w:t>bahwa</w:t>
      </w:r>
      <w:proofErr w:type="spellEnd"/>
      <w:r w:rsidRPr="00DB25C4">
        <w:rPr>
          <w:rFonts w:eastAsia="Calibri Light" w:cstheme="minorHAnsi"/>
        </w:rPr>
        <w:t xml:space="preserve"> 68,8% </w:t>
      </w:r>
      <w:proofErr w:type="spellStart"/>
      <w:r w:rsidRPr="00DB25C4">
        <w:rPr>
          <w:rFonts w:eastAsia="Calibri Light" w:cstheme="minorHAnsi"/>
        </w:rPr>
        <w:t>mengatakan</w:t>
      </w:r>
      <w:proofErr w:type="spellEnd"/>
      <w:r w:rsidRPr="00DB25C4">
        <w:rPr>
          <w:rFonts w:eastAsia="Calibri Light" w:cstheme="minorHAnsi"/>
        </w:rPr>
        <w:t xml:space="preserve"> sangat </w:t>
      </w:r>
      <w:proofErr w:type="spellStart"/>
      <w:r w:rsidRPr="00DB25C4">
        <w:rPr>
          <w:rFonts w:eastAsia="Calibri Light" w:cstheme="minorHAnsi"/>
        </w:rPr>
        <w:t>memahami</w:t>
      </w:r>
      <w:proofErr w:type="spellEnd"/>
      <w:r w:rsidRPr="00DB25C4">
        <w:rPr>
          <w:rFonts w:eastAsia="Calibri Light" w:cstheme="minorHAnsi"/>
        </w:rPr>
        <w:t xml:space="preserve"> dan 31,3% </w:t>
      </w:r>
      <w:proofErr w:type="spellStart"/>
      <w:r w:rsidRPr="00DB25C4">
        <w:rPr>
          <w:rFonts w:eastAsia="Calibri Light" w:cstheme="minorHAnsi"/>
        </w:rPr>
        <w:t>mengatakan</w:t>
      </w:r>
      <w:proofErr w:type="spellEnd"/>
      <w:r w:rsidRPr="00DB25C4">
        <w:rPr>
          <w:rFonts w:eastAsia="Calibri Light" w:cstheme="minorHAnsi"/>
        </w:rPr>
        <w:t xml:space="preserve"> faham. </w:t>
      </w:r>
      <w:proofErr w:type="spellStart"/>
      <w:r w:rsidRPr="00DB25C4">
        <w:rPr>
          <w:rFonts w:eastAsia="Calibri Light" w:cstheme="minorHAnsi"/>
        </w:rPr>
        <w:t>Dengan</w:t>
      </w:r>
      <w:proofErr w:type="spellEnd"/>
      <w:r w:rsidRPr="00DB25C4">
        <w:rPr>
          <w:rFonts w:eastAsia="Calibri Light" w:cstheme="minorHAnsi"/>
        </w:rPr>
        <w:t xml:space="preserve"> </w:t>
      </w:r>
      <w:proofErr w:type="spellStart"/>
      <w:r w:rsidRPr="00DB25C4">
        <w:rPr>
          <w:rFonts w:eastAsia="Calibri Light" w:cstheme="minorHAnsi"/>
        </w:rPr>
        <w:t>demikian</w:t>
      </w:r>
      <w:proofErr w:type="spellEnd"/>
      <w:r w:rsidRPr="00DB25C4">
        <w:rPr>
          <w:rFonts w:eastAsia="Calibri Light" w:cstheme="minorHAnsi"/>
        </w:rPr>
        <w:t xml:space="preserve">, </w:t>
      </w:r>
      <w:proofErr w:type="spellStart"/>
      <w:r w:rsidRPr="00DB25C4">
        <w:rPr>
          <w:rFonts w:eastAsia="Calibri Light" w:cstheme="minorHAnsi"/>
        </w:rPr>
        <w:t>dapat</w:t>
      </w:r>
      <w:proofErr w:type="spellEnd"/>
      <w:r w:rsidRPr="00DB25C4">
        <w:rPr>
          <w:rFonts w:eastAsia="Calibri Light" w:cstheme="minorHAnsi"/>
        </w:rPr>
        <w:t xml:space="preserve"> </w:t>
      </w:r>
      <w:proofErr w:type="spellStart"/>
      <w:r w:rsidRPr="00DB25C4">
        <w:rPr>
          <w:rFonts w:eastAsia="Calibri Light" w:cstheme="minorHAnsi"/>
        </w:rPr>
        <w:t>disimpulkan</w:t>
      </w:r>
      <w:proofErr w:type="spellEnd"/>
      <w:r w:rsidRPr="00DB25C4">
        <w:rPr>
          <w:rFonts w:eastAsia="Calibri Light" w:cstheme="minorHAnsi"/>
        </w:rPr>
        <w:t xml:space="preserve"> </w:t>
      </w:r>
      <w:proofErr w:type="spellStart"/>
      <w:r w:rsidRPr="00DB25C4">
        <w:rPr>
          <w:rFonts w:eastAsia="Calibri Light" w:cstheme="minorHAnsi"/>
        </w:rPr>
        <w:t>bahwa</w:t>
      </w:r>
      <w:proofErr w:type="spellEnd"/>
      <w:r w:rsidRPr="00DB25C4">
        <w:rPr>
          <w:rFonts w:eastAsia="Calibri Light" w:cstheme="minorHAnsi"/>
        </w:rPr>
        <w:t xml:space="preserve"> </w:t>
      </w:r>
      <w:proofErr w:type="spellStart"/>
      <w:r w:rsidRPr="00DB25C4">
        <w:rPr>
          <w:rFonts w:eastAsia="Calibri Light" w:cstheme="minorHAnsi"/>
        </w:rPr>
        <w:t>mayoritas</w:t>
      </w:r>
      <w:proofErr w:type="spellEnd"/>
      <w:r w:rsidRPr="00DB25C4">
        <w:rPr>
          <w:rFonts w:eastAsia="Calibri Light" w:cstheme="minorHAnsi"/>
        </w:rPr>
        <w:t xml:space="preserve"> </w:t>
      </w:r>
      <w:proofErr w:type="spellStart"/>
      <w:r w:rsidRPr="00DB25C4">
        <w:rPr>
          <w:rFonts w:eastAsia="Calibri Light" w:cstheme="minorHAnsi"/>
        </w:rPr>
        <w:t>mahasiswa</w:t>
      </w:r>
      <w:proofErr w:type="spellEnd"/>
      <w:r w:rsidRPr="00DB25C4">
        <w:rPr>
          <w:rFonts w:eastAsia="Calibri Light" w:cstheme="minorHAnsi"/>
        </w:rPr>
        <w:t xml:space="preserve"> </w:t>
      </w:r>
      <w:proofErr w:type="spellStart"/>
      <w:r w:rsidRPr="00DB25C4">
        <w:rPr>
          <w:rFonts w:eastAsia="Calibri Light" w:cstheme="minorHAnsi"/>
        </w:rPr>
        <w:t>telah</w:t>
      </w:r>
      <w:proofErr w:type="spellEnd"/>
      <w:r w:rsidRPr="00DB25C4">
        <w:rPr>
          <w:rFonts w:eastAsia="Calibri Light" w:cstheme="minorHAnsi"/>
        </w:rPr>
        <w:t xml:space="preserve"> </w:t>
      </w:r>
      <w:proofErr w:type="spellStart"/>
      <w:r w:rsidRPr="00DB25C4">
        <w:rPr>
          <w:rFonts w:eastAsia="Calibri Light" w:cstheme="minorHAnsi"/>
        </w:rPr>
        <w:t>memahami</w:t>
      </w:r>
      <w:proofErr w:type="spellEnd"/>
      <w:r w:rsidRPr="00DB25C4">
        <w:rPr>
          <w:rFonts w:eastAsia="Calibri Light" w:cstheme="minorHAnsi"/>
        </w:rPr>
        <w:t xml:space="preserve"> strategi </w:t>
      </w:r>
      <w:proofErr w:type="spellStart"/>
      <w:r w:rsidRPr="00DB25C4">
        <w:rPr>
          <w:rFonts w:eastAsia="Calibri Light" w:cstheme="minorHAnsi"/>
        </w:rPr>
        <w:t>pencapaian</w:t>
      </w:r>
      <w:proofErr w:type="spellEnd"/>
      <w:r w:rsidRPr="00DB25C4">
        <w:rPr>
          <w:rFonts w:eastAsia="Calibri Light" w:cstheme="minorHAnsi"/>
        </w:rPr>
        <w:t xml:space="preserve"> </w:t>
      </w:r>
      <w:proofErr w:type="spellStart"/>
      <w:r w:rsidRPr="00DB25C4">
        <w:rPr>
          <w:rFonts w:eastAsia="Calibri Light" w:cstheme="minorHAnsi"/>
        </w:rPr>
        <w:t>tujuan</w:t>
      </w:r>
      <w:proofErr w:type="spellEnd"/>
      <w:r w:rsidRPr="00DB25C4">
        <w:rPr>
          <w:rFonts w:eastAsia="Calibri Light" w:cstheme="minorHAnsi"/>
        </w:rPr>
        <w:t xml:space="preserve"> PPBM. Hasil survey </w:t>
      </w:r>
      <w:proofErr w:type="spellStart"/>
      <w:r w:rsidRPr="00DB25C4">
        <w:rPr>
          <w:rFonts w:eastAsia="Calibri Light" w:cstheme="minorHAnsi"/>
        </w:rPr>
        <w:t>ini</w:t>
      </w:r>
      <w:proofErr w:type="spellEnd"/>
      <w:r w:rsidRPr="00DB25C4">
        <w:rPr>
          <w:rFonts w:eastAsia="Calibri Light" w:cstheme="minorHAnsi"/>
        </w:rPr>
        <w:t xml:space="preserve"> </w:t>
      </w:r>
      <w:proofErr w:type="spellStart"/>
      <w:r w:rsidRPr="00DB25C4">
        <w:rPr>
          <w:rFonts w:eastAsia="Calibri Light" w:cstheme="minorHAnsi"/>
        </w:rPr>
        <w:t>memiliki</w:t>
      </w:r>
      <w:proofErr w:type="spellEnd"/>
      <w:r w:rsidRPr="00DB25C4">
        <w:rPr>
          <w:rFonts w:eastAsia="Calibri Light" w:cstheme="minorHAnsi"/>
        </w:rPr>
        <w:t xml:space="preserve"> </w:t>
      </w:r>
      <w:proofErr w:type="spellStart"/>
      <w:r w:rsidRPr="00DB25C4">
        <w:rPr>
          <w:rFonts w:eastAsia="Calibri Light" w:cstheme="minorHAnsi"/>
        </w:rPr>
        <w:t>implikasi</w:t>
      </w:r>
      <w:proofErr w:type="spellEnd"/>
      <w:r w:rsidRPr="00DB25C4">
        <w:rPr>
          <w:rFonts w:eastAsia="Calibri Light" w:cstheme="minorHAnsi"/>
        </w:rPr>
        <w:t xml:space="preserve"> </w:t>
      </w:r>
      <w:proofErr w:type="spellStart"/>
      <w:r w:rsidRPr="00DB25C4">
        <w:rPr>
          <w:rFonts w:eastAsia="Calibri Light" w:cstheme="minorHAnsi"/>
        </w:rPr>
        <w:t>positif</w:t>
      </w:r>
      <w:proofErr w:type="spellEnd"/>
      <w:r w:rsidRPr="00DB25C4">
        <w:rPr>
          <w:rFonts w:eastAsia="Calibri Light" w:cstheme="minorHAnsi"/>
        </w:rPr>
        <w:t xml:space="preserve"> </w:t>
      </w:r>
      <w:proofErr w:type="spellStart"/>
      <w:r w:rsidRPr="00DB25C4">
        <w:rPr>
          <w:rFonts w:eastAsia="Calibri Light" w:cstheme="minorHAnsi"/>
        </w:rPr>
        <w:t>bagi</w:t>
      </w:r>
      <w:proofErr w:type="spellEnd"/>
      <w:r w:rsidRPr="00DB25C4">
        <w:rPr>
          <w:rFonts w:eastAsia="Calibri Light" w:cstheme="minorHAnsi"/>
        </w:rPr>
        <w:t xml:space="preserve"> PPBM. </w:t>
      </w:r>
      <w:proofErr w:type="spellStart"/>
      <w:r w:rsidRPr="00DB25C4">
        <w:rPr>
          <w:rFonts w:eastAsia="Calibri Light" w:cstheme="minorHAnsi"/>
        </w:rPr>
        <w:t>Saat</w:t>
      </w:r>
      <w:proofErr w:type="spellEnd"/>
      <w:r w:rsidRPr="00DB25C4">
        <w:rPr>
          <w:rFonts w:eastAsia="Calibri Light" w:cstheme="minorHAnsi"/>
        </w:rPr>
        <w:t xml:space="preserve"> </w:t>
      </w:r>
      <w:proofErr w:type="spellStart"/>
      <w:r w:rsidRPr="00DB25C4">
        <w:rPr>
          <w:rFonts w:eastAsia="Calibri Light" w:cstheme="minorHAnsi"/>
        </w:rPr>
        <w:t>mayoritas</w:t>
      </w:r>
      <w:proofErr w:type="spellEnd"/>
      <w:r w:rsidRPr="00DB25C4">
        <w:rPr>
          <w:rFonts w:eastAsia="Calibri Light" w:cstheme="minorHAnsi"/>
        </w:rPr>
        <w:t xml:space="preserve"> </w:t>
      </w:r>
      <w:proofErr w:type="spellStart"/>
      <w:r w:rsidRPr="00DB25C4">
        <w:rPr>
          <w:rFonts w:eastAsia="Calibri Light" w:cstheme="minorHAnsi"/>
        </w:rPr>
        <w:t>mahasiswa</w:t>
      </w:r>
      <w:proofErr w:type="spellEnd"/>
      <w:r w:rsidRPr="00DB25C4">
        <w:rPr>
          <w:rFonts w:eastAsia="Calibri Light" w:cstheme="minorHAnsi"/>
        </w:rPr>
        <w:t xml:space="preserve"> </w:t>
      </w:r>
      <w:proofErr w:type="spellStart"/>
      <w:r w:rsidRPr="00DB25C4">
        <w:rPr>
          <w:rFonts w:eastAsia="Calibri Light" w:cstheme="minorHAnsi"/>
        </w:rPr>
        <w:t>telah</w:t>
      </w:r>
      <w:proofErr w:type="spellEnd"/>
      <w:r w:rsidRPr="00DB25C4">
        <w:rPr>
          <w:rFonts w:eastAsia="Calibri Light" w:cstheme="minorHAnsi"/>
        </w:rPr>
        <w:t xml:space="preserve"> </w:t>
      </w:r>
      <w:proofErr w:type="spellStart"/>
      <w:r w:rsidRPr="00DB25C4">
        <w:rPr>
          <w:rFonts w:eastAsia="Calibri Light" w:cstheme="minorHAnsi"/>
        </w:rPr>
        <w:t>memahami</w:t>
      </w:r>
      <w:proofErr w:type="spellEnd"/>
      <w:r w:rsidRPr="00DB25C4">
        <w:rPr>
          <w:rFonts w:eastAsia="Calibri Light" w:cstheme="minorHAnsi"/>
        </w:rPr>
        <w:t xml:space="preserve"> strategi </w:t>
      </w:r>
      <w:proofErr w:type="spellStart"/>
      <w:r w:rsidRPr="00DB25C4">
        <w:rPr>
          <w:rFonts w:eastAsia="Calibri Light" w:cstheme="minorHAnsi"/>
        </w:rPr>
        <w:t>pencapaian</w:t>
      </w:r>
      <w:proofErr w:type="spellEnd"/>
      <w:r w:rsidRPr="00DB25C4">
        <w:rPr>
          <w:rFonts w:eastAsia="Calibri Light" w:cstheme="minorHAnsi"/>
        </w:rPr>
        <w:t xml:space="preserve"> </w:t>
      </w:r>
      <w:proofErr w:type="spellStart"/>
      <w:r w:rsidRPr="00DB25C4">
        <w:rPr>
          <w:rFonts w:eastAsia="Calibri Light" w:cstheme="minorHAnsi"/>
        </w:rPr>
        <w:t>tujuan</w:t>
      </w:r>
      <w:proofErr w:type="spellEnd"/>
      <w:r w:rsidRPr="00DB25C4">
        <w:rPr>
          <w:rFonts w:eastAsia="Calibri Light" w:cstheme="minorHAnsi"/>
        </w:rPr>
        <w:t xml:space="preserve"> PPBM, </w:t>
      </w:r>
      <w:proofErr w:type="spellStart"/>
      <w:r w:rsidRPr="00DB25C4">
        <w:rPr>
          <w:rFonts w:eastAsia="Calibri Light" w:cstheme="minorHAnsi"/>
        </w:rPr>
        <w:t>maka</w:t>
      </w:r>
      <w:proofErr w:type="spellEnd"/>
      <w:r w:rsidRPr="00DB25C4">
        <w:rPr>
          <w:rFonts w:eastAsia="Calibri Light" w:cstheme="minorHAnsi"/>
        </w:rPr>
        <w:t xml:space="preserve"> </w:t>
      </w:r>
      <w:proofErr w:type="spellStart"/>
      <w:r w:rsidRPr="00DB25C4">
        <w:rPr>
          <w:rFonts w:eastAsia="Calibri Light" w:cstheme="minorHAnsi"/>
        </w:rPr>
        <w:t>keadaan</w:t>
      </w:r>
      <w:proofErr w:type="spellEnd"/>
      <w:r w:rsidRPr="00DB25C4">
        <w:rPr>
          <w:rFonts w:eastAsia="Calibri Light" w:cstheme="minorHAnsi"/>
        </w:rPr>
        <w:t xml:space="preserve"> </w:t>
      </w:r>
      <w:proofErr w:type="spellStart"/>
      <w:r w:rsidRPr="00DB25C4">
        <w:rPr>
          <w:rFonts w:eastAsia="Calibri Light" w:cstheme="minorHAnsi"/>
        </w:rPr>
        <w:t>ini</w:t>
      </w:r>
      <w:proofErr w:type="spellEnd"/>
      <w:r w:rsidRPr="00DB25C4">
        <w:rPr>
          <w:rFonts w:eastAsia="Calibri Light" w:cstheme="minorHAnsi"/>
        </w:rPr>
        <w:t xml:space="preserve"> </w:t>
      </w:r>
      <w:proofErr w:type="spellStart"/>
      <w:r w:rsidRPr="00DB25C4">
        <w:rPr>
          <w:rFonts w:eastAsia="Calibri Light" w:cstheme="minorHAnsi"/>
        </w:rPr>
        <w:t>akan</w:t>
      </w:r>
      <w:proofErr w:type="spellEnd"/>
      <w:r w:rsidRPr="00DB25C4">
        <w:rPr>
          <w:rFonts w:eastAsia="Calibri Light" w:cstheme="minorHAnsi"/>
        </w:rPr>
        <w:t xml:space="preserve"> </w:t>
      </w:r>
      <w:proofErr w:type="spellStart"/>
      <w:r w:rsidRPr="00DB25C4">
        <w:rPr>
          <w:rFonts w:eastAsia="Calibri Light" w:cstheme="minorHAnsi"/>
        </w:rPr>
        <w:t>memudahkan</w:t>
      </w:r>
      <w:proofErr w:type="spellEnd"/>
      <w:r w:rsidRPr="00DB25C4">
        <w:rPr>
          <w:rFonts w:eastAsia="Calibri Light" w:cstheme="minorHAnsi"/>
        </w:rPr>
        <w:t xml:space="preserve"> PPBM </w:t>
      </w:r>
      <w:proofErr w:type="spellStart"/>
      <w:r w:rsidRPr="00DB25C4">
        <w:rPr>
          <w:rFonts w:eastAsia="Calibri Light" w:cstheme="minorHAnsi"/>
        </w:rPr>
        <w:t>untuk</w:t>
      </w:r>
      <w:proofErr w:type="spellEnd"/>
      <w:r w:rsidRPr="00DB25C4">
        <w:rPr>
          <w:rFonts w:eastAsia="Calibri Light" w:cstheme="minorHAnsi"/>
        </w:rPr>
        <w:t xml:space="preserve"> </w:t>
      </w:r>
      <w:proofErr w:type="spellStart"/>
      <w:r w:rsidRPr="00DB25C4">
        <w:rPr>
          <w:rFonts w:eastAsia="Calibri Light" w:cstheme="minorHAnsi"/>
        </w:rPr>
        <w:t>melaksanakan</w:t>
      </w:r>
      <w:proofErr w:type="spellEnd"/>
      <w:r w:rsidRPr="00DB25C4">
        <w:rPr>
          <w:rFonts w:eastAsia="Calibri Light" w:cstheme="minorHAnsi"/>
        </w:rPr>
        <w:t xml:space="preserve"> program-</w:t>
      </w:r>
      <w:proofErr w:type="spellStart"/>
      <w:r w:rsidRPr="00DB25C4">
        <w:rPr>
          <w:rFonts w:eastAsia="Calibri Light" w:cstheme="minorHAnsi"/>
        </w:rPr>
        <w:t>programnya</w:t>
      </w:r>
      <w:proofErr w:type="spellEnd"/>
      <w:r w:rsidRPr="00DB25C4">
        <w:rPr>
          <w:rFonts w:eastAsia="Calibri Light" w:cstheme="minorHAnsi"/>
        </w:rPr>
        <w:t xml:space="preserve"> </w:t>
      </w:r>
      <w:proofErr w:type="spellStart"/>
      <w:r w:rsidRPr="00DB25C4">
        <w:rPr>
          <w:rFonts w:eastAsia="Calibri Light" w:cstheme="minorHAnsi"/>
        </w:rPr>
        <w:t>dengan</w:t>
      </w:r>
      <w:proofErr w:type="spellEnd"/>
      <w:r w:rsidRPr="00DB25C4">
        <w:rPr>
          <w:rFonts w:eastAsia="Calibri Light" w:cstheme="minorHAnsi"/>
        </w:rPr>
        <w:t xml:space="preserve"> </w:t>
      </w:r>
      <w:proofErr w:type="spellStart"/>
      <w:r w:rsidRPr="00DB25C4">
        <w:rPr>
          <w:rFonts w:eastAsia="Calibri Light" w:cstheme="minorHAnsi"/>
        </w:rPr>
        <w:t>lebih</w:t>
      </w:r>
      <w:proofErr w:type="spellEnd"/>
      <w:r w:rsidRPr="00DB25C4">
        <w:rPr>
          <w:rFonts w:eastAsia="Calibri Light" w:cstheme="minorHAnsi"/>
        </w:rPr>
        <w:t xml:space="preserve"> </w:t>
      </w:r>
      <w:proofErr w:type="spellStart"/>
      <w:r w:rsidRPr="00DB25C4">
        <w:rPr>
          <w:rFonts w:eastAsia="Calibri Light" w:cstheme="minorHAnsi"/>
        </w:rPr>
        <w:t>efektif</w:t>
      </w:r>
      <w:proofErr w:type="spellEnd"/>
      <w:r w:rsidRPr="00DB25C4">
        <w:rPr>
          <w:rFonts w:eastAsia="Calibri Light" w:cstheme="minorHAnsi"/>
        </w:rPr>
        <w:t xml:space="preserve">. </w:t>
      </w:r>
      <w:proofErr w:type="spellStart"/>
      <w:r w:rsidRPr="00DB25C4">
        <w:rPr>
          <w:rFonts w:eastAsia="Calibri Light" w:cstheme="minorHAnsi"/>
        </w:rPr>
        <w:t>Mahasiswa</w:t>
      </w:r>
      <w:proofErr w:type="spellEnd"/>
      <w:r w:rsidRPr="00DB25C4">
        <w:rPr>
          <w:rFonts w:eastAsia="Calibri Light" w:cstheme="minorHAnsi"/>
        </w:rPr>
        <w:t xml:space="preserve"> yang </w:t>
      </w:r>
      <w:proofErr w:type="spellStart"/>
      <w:r w:rsidRPr="00DB25C4">
        <w:rPr>
          <w:rFonts w:eastAsia="Calibri Light" w:cstheme="minorHAnsi"/>
        </w:rPr>
        <w:t>telah</w:t>
      </w:r>
      <w:proofErr w:type="spellEnd"/>
      <w:r w:rsidRPr="00DB25C4">
        <w:rPr>
          <w:rFonts w:eastAsia="Calibri Light" w:cstheme="minorHAnsi"/>
        </w:rPr>
        <w:t xml:space="preserve"> </w:t>
      </w:r>
      <w:proofErr w:type="spellStart"/>
      <w:r w:rsidRPr="00DB25C4">
        <w:rPr>
          <w:rFonts w:eastAsia="Calibri Light" w:cstheme="minorHAnsi"/>
        </w:rPr>
        <w:t>memahami</w:t>
      </w:r>
      <w:proofErr w:type="spellEnd"/>
      <w:r w:rsidRPr="00DB25C4">
        <w:rPr>
          <w:rFonts w:eastAsia="Calibri Light" w:cstheme="minorHAnsi"/>
        </w:rPr>
        <w:t xml:space="preserve"> strategi </w:t>
      </w:r>
      <w:proofErr w:type="spellStart"/>
      <w:r w:rsidRPr="00DB25C4">
        <w:rPr>
          <w:rFonts w:eastAsia="Calibri Light" w:cstheme="minorHAnsi"/>
        </w:rPr>
        <w:t>pencapaian</w:t>
      </w:r>
      <w:proofErr w:type="spellEnd"/>
      <w:r w:rsidRPr="00DB25C4">
        <w:rPr>
          <w:rFonts w:eastAsia="Calibri Light" w:cstheme="minorHAnsi"/>
        </w:rPr>
        <w:t xml:space="preserve"> </w:t>
      </w:r>
      <w:proofErr w:type="spellStart"/>
      <w:r w:rsidRPr="00DB25C4">
        <w:rPr>
          <w:rFonts w:eastAsia="Calibri Light" w:cstheme="minorHAnsi"/>
        </w:rPr>
        <w:t>tujuan</w:t>
      </w:r>
      <w:proofErr w:type="spellEnd"/>
      <w:r w:rsidRPr="00DB25C4">
        <w:rPr>
          <w:rFonts w:eastAsia="Calibri Light" w:cstheme="minorHAnsi"/>
        </w:rPr>
        <w:t xml:space="preserve"> PPBM </w:t>
      </w:r>
      <w:proofErr w:type="spellStart"/>
      <w:r w:rsidRPr="00DB25C4">
        <w:rPr>
          <w:rFonts w:eastAsia="Calibri Light" w:cstheme="minorHAnsi"/>
        </w:rPr>
        <w:t>akan</w:t>
      </w:r>
      <w:proofErr w:type="spellEnd"/>
      <w:r w:rsidRPr="00DB25C4">
        <w:rPr>
          <w:rFonts w:eastAsia="Calibri Light" w:cstheme="minorHAnsi"/>
        </w:rPr>
        <w:t xml:space="preserve"> </w:t>
      </w:r>
      <w:proofErr w:type="spellStart"/>
      <w:r w:rsidRPr="00DB25C4">
        <w:rPr>
          <w:rFonts w:eastAsia="Calibri Light" w:cstheme="minorHAnsi"/>
        </w:rPr>
        <w:t>lebih</w:t>
      </w:r>
      <w:proofErr w:type="spellEnd"/>
      <w:r w:rsidRPr="00DB25C4">
        <w:rPr>
          <w:rFonts w:eastAsia="Calibri Light" w:cstheme="minorHAnsi"/>
        </w:rPr>
        <w:t xml:space="preserve"> </w:t>
      </w:r>
      <w:proofErr w:type="spellStart"/>
      <w:r w:rsidRPr="00DB25C4">
        <w:rPr>
          <w:rFonts w:eastAsia="Calibri Light" w:cstheme="minorHAnsi"/>
        </w:rPr>
        <w:t>mudah</w:t>
      </w:r>
      <w:proofErr w:type="spellEnd"/>
      <w:r w:rsidRPr="00DB25C4">
        <w:rPr>
          <w:rFonts w:eastAsia="Calibri Light" w:cstheme="minorHAnsi"/>
        </w:rPr>
        <w:t xml:space="preserve"> </w:t>
      </w:r>
      <w:proofErr w:type="spellStart"/>
      <w:r w:rsidRPr="00DB25C4">
        <w:rPr>
          <w:rFonts w:eastAsia="Calibri Light" w:cstheme="minorHAnsi"/>
        </w:rPr>
        <w:t>untuk</w:t>
      </w:r>
      <w:proofErr w:type="spellEnd"/>
      <w:r w:rsidRPr="00DB25C4">
        <w:rPr>
          <w:rFonts w:eastAsia="Calibri Light" w:cstheme="minorHAnsi"/>
        </w:rPr>
        <w:t xml:space="preserve"> </w:t>
      </w:r>
      <w:proofErr w:type="spellStart"/>
      <w:r w:rsidRPr="00DB25C4">
        <w:rPr>
          <w:rFonts w:eastAsia="Calibri Light" w:cstheme="minorHAnsi"/>
        </w:rPr>
        <w:t>terlibat</w:t>
      </w:r>
      <w:proofErr w:type="spellEnd"/>
      <w:r w:rsidRPr="00DB25C4">
        <w:rPr>
          <w:rFonts w:eastAsia="Calibri Light" w:cstheme="minorHAnsi"/>
        </w:rPr>
        <w:t xml:space="preserve"> dan </w:t>
      </w:r>
      <w:proofErr w:type="spellStart"/>
      <w:r w:rsidRPr="00DB25C4">
        <w:rPr>
          <w:rFonts w:eastAsia="Calibri Light" w:cstheme="minorHAnsi"/>
        </w:rPr>
        <w:t>berpartisipasi</w:t>
      </w:r>
      <w:proofErr w:type="spellEnd"/>
      <w:r w:rsidRPr="00DB25C4">
        <w:rPr>
          <w:rFonts w:eastAsia="Calibri Light" w:cstheme="minorHAnsi"/>
        </w:rPr>
        <w:t xml:space="preserve"> </w:t>
      </w:r>
      <w:proofErr w:type="spellStart"/>
      <w:r w:rsidRPr="00DB25C4">
        <w:rPr>
          <w:rFonts w:eastAsia="Calibri Light" w:cstheme="minorHAnsi"/>
        </w:rPr>
        <w:t>dalam</w:t>
      </w:r>
      <w:proofErr w:type="spellEnd"/>
      <w:r w:rsidRPr="00DB25C4">
        <w:rPr>
          <w:rFonts w:eastAsia="Calibri Light" w:cstheme="minorHAnsi"/>
        </w:rPr>
        <w:t xml:space="preserve"> </w:t>
      </w:r>
      <w:proofErr w:type="spellStart"/>
      <w:r w:rsidRPr="00DB25C4">
        <w:rPr>
          <w:rFonts w:eastAsia="Calibri Light" w:cstheme="minorHAnsi"/>
        </w:rPr>
        <w:t>kegiatan-kegiatan</w:t>
      </w:r>
      <w:proofErr w:type="spellEnd"/>
      <w:r w:rsidRPr="00DB25C4">
        <w:rPr>
          <w:rFonts w:eastAsia="Calibri Light" w:cstheme="minorHAnsi"/>
        </w:rPr>
        <w:t xml:space="preserve"> yang </w:t>
      </w:r>
      <w:proofErr w:type="spellStart"/>
      <w:r w:rsidRPr="00DB25C4">
        <w:rPr>
          <w:rFonts w:eastAsia="Calibri Light" w:cstheme="minorHAnsi"/>
        </w:rPr>
        <w:t>diselenggarakan</w:t>
      </w:r>
      <w:proofErr w:type="spellEnd"/>
      <w:r w:rsidRPr="00DB25C4">
        <w:rPr>
          <w:rFonts w:eastAsia="Calibri Light" w:cstheme="minorHAnsi"/>
        </w:rPr>
        <w:t xml:space="preserve"> oleh PPBM. Hal </w:t>
      </w:r>
      <w:proofErr w:type="spellStart"/>
      <w:r w:rsidRPr="00DB25C4">
        <w:rPr>
          <w:rFonts w:eastAsia="Calibri Light" w:cstheme="minorHAnsi"/>
        </w:rPr>
        <w:t>ini</w:t>
      </w:r>
      <w:proofErr w:type="spellEnd"/>
      <w:r w:rsidRPr="00DB25C4">
        <w:rPr>
          <w:rFonts w:eastAsia="Calibri Light" w:cstheme="minorHAnsi"/>
        </w:rPr>
        <w:t xml:space="preserve"> </w:t>
      </w:r>
      <w:proofErr w:type="spellStart"/>
      <w:r w:rsidRPr="00DB25C4">
        <w:rPr>
          <w:rFonts w:eastAsia="Calibri Light" w:cstheme="minorHAnsi"/>
        </w:rPr>
        <w:t>akan</w:t>
      </w:r>
      <w:proofErr w:type="spellEnd"/>
      <w:r w:rsidRPr="00DB25C4">
        <w:rPr>
          <w:rFonts w:eastAsia="Calibri Light" w:cstheme="minorHAnsi"/>
        </w:rPr>
        <w:t xml:space="preserve"> </w:t>
      </w:r>
      <w:proofErr w:type="spellStart"/>
      <w:r w:rsidRPr="00DB25C4">
        <w:rPr>
          <w:rFonts w:eastAsia="Calibri Light" w:cstheme="minorHAnsi"/>
        </w:rPr>
        <w:t>berdampak</w:t>
      </w:r>
      <w:proofErr w:type="spellEnd"/>
      <w:r w:rsidRPr="00DB25C4">
        <w:rPr>
          <w:rFonts w:eastAsia="Calibri Light" w:cstheme="minorHAnsi"/>
        </w:rPr>
        <w:t xml:space="preserve"> </w:t>
      </w:r>
      <w:proofErr w:type="spellStart"/>
      <w:r w:rsidRPr="00DB25C4">
        <w:rPr>
          <w:rFonts w:eastAsia="Calibri Light" w:cstheme="minorHAnsi"/>
        </w:rPr>
        <w:t>positif</w:t>
      </w:r>
      <w:proofErr w:type="spellEnd"/>
      <w:r w:rsidRPr="00DB25C4">
        <w:rPr>
          <w:rFonts w:eastAsia="Calibri Light" w:cstheme="minorHAnsi"/>
        </w:rPr>
        <w:t xml:space="preserve"> pada </w:t>
      </w:r>
      <w:proofErr w:type="spellStart"/>
      <w:r w:rsidRPr="00DB25C4">
        <w:rPr>
          <w:rFonts w:eastAsia="Calibri Light" w:cstheme="minorHAnsi"/>
        </w:rPr>
        <w:t>kualitas</w:t>
      </w:r>
      <w:proofErr w:type="spellEnd"/>
      <w:r w:rsidRPr="00DB25C4">
        <w:rPr>
          <w:rFonts w:eastAsia="Calibri Light" w:cstheme="minorHAnsi"/>
        </w:rPr>
        <w:t xml:space="preserve"> program dan </w:t>
      </w:r>
      <w:proofErr w:type="spellStart"/>
      <w:r w:rsidRPr="00DB25C4">
        <w:rPr>
          <w:rFonts w:eastAsia="Calibri Light" w:cstheme="minorHAnsi"/>
        </w:rPr>
        <w:t>pencapaian</w:t>
      </w:r>
      <w:proofErr w:type="spellEnd"/>
      <w:r w:rsidRPr="00DB25C4">
        <w:rPr>
          <w:rFonts w:eastAsia="Calibri Light" w:cstheme="minorHAnsi"/>
        </w:rPr>
        <w:t xml:space="preserve"> </w:t>
      </w:r>
      <w:proofErr w:type="spellStart"/>
      <w:r w:rsidRPr="00DB25C4">
        <w:rPr>
          <w:rFonts w:eastAsia="Calibri Light" w:cstheme="minorHAnsi"/>
        </w:rPr>
        <w:t>tujuan</w:t>
      </w:r>
      <w:proofErr w:type="spellEnd"/>
      <w:r w:rsidRPr="00DB25C4">
        <w:rPr>
          <w:rFonts w:eastAsia="Calibri Light" w:cstheme="minorHAnsi"/>
        </w:rPr>
        <w:t xml:space="preserve">. </w:t>
      </w:r>
      <w:proofErr w:type="spellStart"/>
      <w:r w:rsidRPr="00DB25C4">
        <w:rPr>
          <w:rFonts w:eastAsia="Calibri Light" w:cstheme="minorHAnsi"/>
        </w:rPr>
        <w:t>Namun</w:t>
      </w:r>
      <w:proofErr w:type="spellEnd"/>
      <w:r w:rsidRPr="00DB25C4">
        <w:rPr>
          <w:rFonts w:eastAsia="Calibri Light" w:cstheme="minorHAnsi"/>
        </w:rPr>
        <w:t xml:space="preserve"> </w:t>
      </w:r>
      <w:proofErr w:type="spellStart"/>
      <w:r w:rsidRPr="00DB25C4">
        <w:rPr>
          <w:rFonts w:eastAsia="Calibri Light" w:cstheme="minorHAnsi"/>
        </w:rPr>
        <w:t>demikian</w:t>
      </w:r>
      <w:proofErr w:type="spellEnd"/>
      <w:r w:rsidRPr="00DB25C4">
        <w:rPr>
          <w:rFonts w:eastAsia="Calibri Light" w:cstheme="minorHAnsi"/>
        </w:rPr>
        <w:t xml:space="preserve">, PPBM </w:t>
      </w:r>
      <w:proofErr w:type="spellStart"/>
      <w:r w:rsidRPr="00DB25C4">
        <w:rPr>
          <w:rFonts w:eastAsia="Calibri Light" w:cstheme="minorHAnsi"/>
        </w:rPr>
        <w:t>tetap</w:t>
      </w:r>
      <w:proofErr w:type="spellEnd"/>
      <w:r w:rsidRPr="00DB25C4">
        <w:rPr>
          <w:rFonts w:eastAsia="Calibri Light" w:cstheme="minorHAnsi"/>
        </w:rPr>
        <w:t xml:space="preserve"> </w:t>
      </w:r>
      <w:proofErr w:type="spellStart"/>
      <w:r w:rsidRPr="00DB25C4">
        <w:rPr>
          <w:rFonts w:eastAsia="Calibri Light" w:cstheme="minorHAnsi"/>
        </w:rPr>
        <w:t>perlu</w:t>
      </w:r>
      <w:proofErr w:type="spellEnd"/>
      <w:r w:rsidRPr="00DB25C4">
        <w:rPr>
          <w:rFonts w:eastAsia="Calibri Light" w:cstheme="minorHAnsi"/>
        </w:rPr>
        <w:t xml:space="preserve"> </w:t>
      </w:r>
      <w:proofErr w:type="spellStart"/>
      <w:r w:rsidRPr="00DB25C4">
        <w:rPr>
          <w:rFonts w:eastAsia="Calibri Light" w:cstheme="minorHAnsi"/>
        </w:rPr>
        <w:t>terus</w:t>
      </w:r>
      <w:proofErr w:type="spellEnd"/>
      <w:r w:rsidRPr="00DB25C4">
        <w:rPr>
          <w:rFonts w:eastAsia="Calibri Light" w:cstheme="minorHAnsi"/>
        </w:rPr>
        <w:t xml:space="preserve"> </w:t>
      </w:r>
      <w:proofErr w:type="spellStart"/>
      <w:r w:rsidRPr="00DB25C4">
        <w:rPr>
          <w:rFonts w:eastAsia="Calibri Light" w:cstheme="minorHAnsi"/>
        </w:rPr>
        <w:t>melakukan</w:t>
      </w:r>
      <w:proofErr w:type="spellEnd"/>
      <w:r w:rsidRPr="00DB25C4">
        <w:rPr>
          <w:rFonts w:eastAsia="Calibri Light" w:cstheme="minorHAnsi"/>
        </w:rPr>
        <w:t xml:space="preserve"> </w:t>
      </w:r>
      <w:proofErr w:type="spellStart"/>
      <w:r w:rsidRPr="00DB25C4">
        <w:rPr>
          <w:rFonts w:eastAsia="Calibri Light" w:cstheme="minorHAnsi"/>
        </w:rPr>
        <w:t>sosialisasi</w:t>
      </w:r>
      <w:proofErr w:type="spellEnd"/>
      <w:r w:rsidRPr="00DB25C4">
        <w:rPr>
          <w:rFonts w:eastAsia="Calibri Light" w:cstheme="minorHAnsi"/>
        </w:rPr>
        <w:t xml:space="preserve"> dan </w:t>
      </w:r>
      <w:proofErr w:type="spellStart"/>
      <w:r w:rsidRPr="00DB25C4">
        <w:rPr>
          <w:rFonts w:eastAsia="Calibri Light" w:cstheme="minorHAnsi"/>
        </w:rPr>
        <w:t>pengenalan</w:t>
      </w:r>
      <w:proofErr w:type="spellEnd"/>
      <w:r w:rsidRPr="00DB25C4">
        <w:rPr>
          <w:rFonts w:eastAsia="Calibri Light" w:cstheme="minorHAnsi"/>
        </w:rPr>
        <w:t xml:space="preserve"> </w:t>
      </w:r>
      <w:proofErr w:type="spellStart"/>
      <w:r w:rsidRPr="00DB25C4">
        <w:rPr>
          <w:rFonts w:eastAsia="Calibri Light" w:cstheme="minorHAnsi"/>
        </w:rPr>
        <w:t>terhadap</w:t>
      </w:r>
      <w:proofErr w:type="spellEnd"/>
      <w:r w:rsidRPr="00DB25C4">
        <w:rPr>
          <w:rFonts w:eastAsia="Calibri Light" w:cstheme="minorHAnsi"/>
        </w:rPr>
        <w:t xml:space="preserve"> strategi </w:t>
      </w:r>
      <w:proofErr w:type="spellStart"/>
      <w:r w:rsidRPr="00DB25C4">
        <w:rPr>
          <w:rFonts w:eastAsia="Calibri Light" w:cstheme="minorHAnsi"/>
        </w:rPr>
        <w:t>pencapaian</w:t>
      </w:r>
      <w:proofErr w:type="spellEnd"/>
      <w:r w:rsidRPr="00DB25C4">
        <w:rPr>
          <w:rFonts w:eastAsia="Calibri Light" w:cstheme="minorHAnsi"/>
        </w:rPr>
        <w:t xml:space="preserve"> </w:t>
      </w:r>
      <w:proofErr w:type="spellStart"/>
      <w:r w:rsidRPr="00DB25C4">
        <w:rPr>
          <w:rFonts w:eastAsia="Calibri Light" w:cstheme="minorHAnsi"/>
        </w:rPr>
        <w:t>tujuan</w:t>
      </w:r>
      <w:proofErr w:type="spellEnd"/>
      <w:r w:rsidRPr="00DB25C4">
        <w:rPr>
          <w:rFonts w:eastAsia="Calibri Light" w:cstheme="minorHAnsi"/>
        </w:rPr>
        <w:t xml:space="preserve"> </w:t>
      </w:r>
      <w:proofErr w:type="spellStart"/>
      <w:r w:rsidRPr="00DB25C4">
        <w:rPr>
          <w:rFonts w:eastAsia="Calibri Light" w:cstheme="minorHAnsi"/>
        </w:rPr>
        <w:t>kepada</w:t>
      </w:r>
      <w:proofErr w:type="spellEnd"/>
      <w:r w:rsidRPr="00DB25C4">
        <w:rPr>
          <w:rFonts w:eastAsia="Calibri Light" w:cstheme="minorHAnsi"/>
        </w:rPr>
        <w:t xml:space="preserve"> </w:t>
      </w:r>
      <w:proofErr w:type="spellStart"/>
      <w:r w:rsidRPr="00DB25C4">
        <w:rPr>
          <w:rFonts w:eastAsia="Calibri Light" w:cstheme="minorHAnsi"/>
        </w:rPr>
        <w:t>mahasiswa</w:t>
      </w:r>
      <w:proofErr w:type="spellEnd"/>
      <w:r w:rsidRPr="00DB25C4">
        <w:rPr>
          <w:rFonts w:eastAsia="Calibri Light" w:cstheme="minorHAnsi"/>
        </w:rPr>
        <w:t xml:space="preserve"> yang </w:t>
      </w:r>
      <w:proofErr w:type="spellStart"/>
      <w:r w:rsidRPr="00DB25C4">
        <w:rPr>
          <w:rFonts w:eastAsia="Calibri Light" w:cstheme="minorHAnsi"/>
        </w:rPr>
        <w:t>belum</w:t>
      </w:r>
      <w:proofErr w:type="spellEnd"/>
      <w:r w:rsidRPr="00DB25C4">
        <w:rPr>
          <w:rFonts w:eastAsia="Calibri Light" w:cstheme="minorHAnsi"/>
        </w:rPr>
        <w:t xml:space="preserve"> </w:t>
      </w:r>
      <w:proofErr w:type="spellStart"/>
      <w:r w:rsidRPr="00DB25C4">
        <w:rPr>
          <w:rFonts w:eastAsia="Calibri Light" w:cstheme="minorHAnsi"/>
        </w:rPr>
        <w:t>memahami</w:t>
      </w:r>
      <w:proofErr w:type="spellEnd"/>
      <w:r w:rsidRPr="00DB25C4">
        <w:rPr>
          <w:rFonts w:eastAsia="Calibri Light" w:cstheme="minorHAnsi"/>
        </w:rPr>
        <w:t xml:space="preserve"> </w:t>
      </w:r>
      <w:proofErr w:type="spellStart"/>
      <w:r w:rsidRPr="00DB25C4">
        <w:rPr>
          <w:rFonts w:eastAsia="Calibri Light" w:cstheme="minorHAnsi"/>
        </w:rPr>
        <w:t>sepenuhnya</w:t>
      </w:r>
      <w:proofErr w:type="spellEnd"/>
      <w:r w:rsidRPr="00DB25C4">
        <w:rPr>
          <w:rFonts w:eastAsia="Calibri Light" w:cstheme="minorHAnsi"/>
        </w:rPr>
        <w:t xml:space="preserve">. </w:t>
      </w:r>
      <w:proofErr w:type="spellStart"/>
      <w:r w:rsidRPr="00DB25C4">
        <w:rPr>
          <w:rFonts w:eastAsia="Calibri Light" w:cstheme="minorHAnsi"/>
        </w:rPr>
        <w:t>Selain</w:t>
      </w:r>
      <w:proofErr w:type="spellEnd"/>
      <w:r w:rsidRPr="00DB25C4">
        <w:rPr>
          <w:rFonts w:eastAsia="Calibri Light" w:cstheme="minorHAnsi"/>
        </w:rPr>
        <w:t xml:space="preserve"> </w:t>
      </w:r>
      <w:proofErr w:type="spellStart"/>
      <w:r w:rsidRPr="00DB25C4">
        <w:rPr>
          <w:rFonts w:eastAsia="Calibri Light" w:cstheme="minorHAnsi"/>
        </w:rPr>
        <w:t>itu</w:t>
      </w:r>
      <w:proofErr w:type="spellEnd"/>
      <w:r w:rsidRPr="00DB25C4">
        <w:rPr>
          <w:rFonts w:eastAsia="Calibri Light" w:cstheme="minorHAnsi"/>
        </w:rPr>
        <w:t xml:space="preserve">, </w:t>
      </w:r>
      <w:proofErr w:type="spellStart"/>
      <w:r w:rsidRPr="00DB25C4">
        <w:rPr>
          <w:rFonts w:eastAsia="Calibri Light" w:cstheme="minorHAnsi"/>
        </w:rPr>
        <w:t>evaluasi</w:t>
      </w:r>
      <w:proofErr w:type="spellEnd"/>
      <w:r w:rsidRPr="00DB25C4">
        <w:rPr>
          <w:rFonts w:eastAsia="Calibri Light" w:cstheme="minorHAnsi"/>
        </w:rPr>
        <w:t xml:space="preserve"> juga </w:t>
      </w:r>
      <w:proofErr w:type="spellStart"/>
      <w:r w:rsidRPr="00DB25C4">
        <w:rPr>
          <w:rFonts w:eastAsia="Calibri Light" w:cstheme="minorHAnsi"/>
        </w:rPr>
        <w:t>tetap</w:t>
      </w:r>
      <w:proofErr w:type="spellEnd"/>
      <w:r w:rsidRPr="00DB25C4">
        <w:rPr>
          <w:rFonts w:eastAsia="Calibri Light" w:cstheme="minorHAnsi"/>
        </w:rPr>
        <w:t xml:space="preserve"> </w:t>
      </w:r>
      <w:proofErr w:type="spellStart"/>
      <w:r w:rsidRPr="00DB25C4">
        <w:rPr>
          <w:rFonts w:eastAsia="Calibri Light" w:cstheme="minorHAnsi"/>
        </w:rPr>
        <w:t>dilakukan</w:t>
      </w:r>
      <w:proofErr w:type="spellEnd"/>
      <w:r w:rsidRPr="00DB25C4">
        <w:rPr>
          <w:rFonts w:eastAsia="Calibri Light" w:cstheme="minorHAnsi"/>
        </w:rPr>
        <w:t xml:space="preserve"> </w:t>
      </w:r>
      <w:proofErr w:type="spellStart"/>
      <w:r w:rsidRPr="00DB25C4">
        <w:rPr>
          <w:rFonts w:eastAsia="Calibri Light" w:cstheme="minorHAnsi"/>
        </w:rPr>
        <w:t>secara</w:t>
      </w:r>
      <w:proofErr w:type="spellEnd"/>
      <w:r w:rsidRPr="00DB25C4">
        <w:rPr>
          <w:rFonts w:eastAsia="Calibri Light" w:cstheme="minorHAnsi"/>
        </w:rPr>
        <w:t xml:space="preserve"> </w:t>
      </w:r>
      <w:proofErr w:type="spellStart"/>
      <w:r w:rsidRPr="00DB25C4">
        <w:rPr>
          <w:rFonts w:eastAsia="Calibri Light" w:cstheme="minorHAnsi"/>
        </w:rPr>
        <w:t>berkala</w:t>
      </w:r>
      <w:proofErr w:type="spellEnd"/>
      <w:r w:rsidRPr="00DB25C4">
        <w:rPr>
          <w:rFonts w:eastAsia="Calibri Light" w:cstheme="minorHAnsi"/>
        </w:rPr>
        <w:t xml:space="preserve"> </w:t>
      </w:r>
      <w:proofErr w:type="spellStart"/>
      <w:r w:rsidRPr="00DB25C4">
        <w:rPr>
          <w:rFonts w:eastAsia="Calibri Light" w:cstheme="minorHAnsi"/>
        </w:rPr>
        <w:t>terhadap</w:t>
      </w:r>
      <w:proofErr w:type="spellEnd"/>
      <w:r w:rsidRPr="00DB25C4">
        <w:rPr>
          <w:rFonts w:eastAsia="Calibri Light" w:cstheme="minorHAnsi"/>
        </w:rPr>
        <w:t xml:space="preserve"> </w:t>
      </w:r>
      <w:proofErr w:type="spellStart"/>
      <w:r w:rsidRPr="00DB25C4">
        <w:rPr>
          <w:rFonts w:eastAsia="Calibri Light" w:cstheme="minorHAnsi"/>
        </w:rPr>
        <w:t>pemahaman</w:t>
      </w:r>
      <w:proofErr w:type="spellEnd"/>
      <w:r w:rsidRPr="00DB25C4">
        <w:rPr>
          <w:rFonts w:eastAsia="Calibri Light" w:cstheme="minorHAnsi"/>
        </w:rPr>
        <w:t xml:space="preserve"> </w:t>
      </w:r>
      <w:proofErr w:type="spellStart"/>
      <w:r w:rsidRPr="00DB25C4">
        <w:rPr>
          <w:rFonts w:eastAsia="Calibri Light" w:cstheme="minorHAnsi"/>
        </w:rPr>
        <w:t>mahasiswa</w:t>
      </w:r>
      <w:proofErr w:type="spellEnd"/>
      <w:r w:rsidRPr="00DB25C4">
        <w:rPr>
          <w:rFonts w:eastAsia="Calibri Light" w:cstheme="minorHAnsi"/>
        </w:rPr>
        <w:t xml:space="preserve"> </w:t>
      </w:r>
      <w:proofErr w:type="spellStart"/>
      <w:r w:rsidRPr="00DB25C4">
        <w:rPr>
          <w:rFonts w:eastAsia="Calibri Light" w:cstheme="minorHAnsi"/>
        </w:rPr>
        <w:t>tentang</w:t>
      </w:r>
      <w:proofErr w:type="spellEnd"/>
      <w:r w:rsidRPr="00DB25C4">
        <w:rPr>
          <w:rFonts w:eastAsia="Calibri Light" w:cstheme="minorHAnsi"/>
        </w:rPr>
        <w:t xml:space="preserve"> strategi </w:t>
      </w:r>
      <w:proofErr w:type="spellStart"/>
      <w:r w:rsidRPr="00DB25C4">
        <w:rPr>
          <w:rFonts w:eastAsia="Calibri Light" w:cstheme="minorHAnsi"/>
        </w:rPr>
        <w:t>pencapaian</w:t>
      </w:r>
      <w:proofErr w:type="spellEnd"/>
      <w:r w:rsidRPr="00DB25C4">
        <w:rPr>
          <w:rFonts w:eastAsia="Calibri Light" w:cstheme="minorHAnsi"/>
        </w:rPr>
        <w:t xml:space="preserve"> </w:t>
      </w:r>
      <w:proofErr w:type="spellStart"/>
      <w:r w:rsidRPr="00DB25C4">
        <w:rPr>
          <w:rFonts w:eastAsia="Calibri Light" w:cstheme="minorHAnsi"/>
        </w:rPr>
        <w:t>tujuan</w:t>
      </w:r>
      <w:proofErr w:type="spellEnd"/>
      <w:r w:rsidRPr="00DB25C4">
        <w:rPr>
          <w:rFonts w:eastAsia="Calibri Light" w:cstheme="minorHAnsi"/>
        </w:rPr>
        <w:t xml:space="preserve"> PPBM </w:t>
      </w:r>
      <w:proofErr w:type="spellStart"/>
      <w:r w:rsidRPr="00DB25C4">
        <w:rPr>
          <w:rFonts w:eastAsia="Calibri Light" w:cstheme="minorHAnsi"/>
        </w:rPr>
        <w:t>untuk</w:t>
      </w:r>
      <w:proofErr w:type="spellEnd"/>
      <w:r w:rsidRPr="00DB25C4">
        <w:rPr>
          <w:rFonts w:eastAsia="Calibri Light" w:cstheme="minorHAnsi"/>
        </w:rPr>
        <w:t xml:space="preserve"> </w:t>
      </w:r>
      <w:proofErr w:type="spellStart"/>
      <w:r w:rsidRPr="00DB25C4">
        <w:rPr>
          <w:rFonts w:eastAsia="Calibri Light" w:cstheme="minorHAnsi"/>
        </w:rPr>
        <w:t>memastikan</w:t>
      </w:r>
      <w:proofErr w:type="spellEnd"/>
      <w:r w:rsidRPr="00DB25C4">
        <w:rPr>
          <w:rFonts w:eastAsia="Calibri Light" w:cstheme="minorHAnsi"/>
        </w:rPr>
        <w:t xml:space="preserve"> </w:t>
      </w:r>
      <w:proofErr w:type="spellStart"/>
      <w:r w:rsidRPr="00DB25C4">
        <w:rPr>
          <w:rFonts w:eastAsia="Calibri Light" w:cstheme="minorHAnsi"/>
        </w:rPr>
        <w:t>bahwa</w:t>
      </w:r>
      <w:proofErr w:type="spellEnd"/>
      <w:r w:rsidRPr="00DB25C4">
        <w:rPr>
          <w:rFonts w:eastAsia="Calibri Light" w:cstheme="minorHAnsi"/>
        </w:rPr>
        <w:t xml:space="preserve"> </w:t>
      </w:r>
      <w:proofErr w:type="spellStart"/>
      <w:r w:rsidRPr="00DB25C4">
        <w:rPr>
          <w:rFonts w:eastAsia="Calibri Light" w:cstheme="minorHAnsi"/>
        </w:rPr>
        <w:t>pesan</w:t>
      </w:r>
      <w:proofErr w:type="spellEnd"/>
      <w:r w:rsidRPr="00DB25C4">
        <w:rPr>
          <w:rFonts w:eastAsia="Calibri Light" w:cstheme="minorHAnsi"/>
        </w:rPr>
        <w:t xml:space="preserve"> yang </w:t>
      </w:r>
      <w:proofErr w:type="spellStart"/>
      <w:r w:rsidRPr="00DB25C4">
        <w:rPr>
          <w:rFonts w:eastAsia="Calibri Light" w:cstheme="minorHAnsi"/>
        </w:rPr>
        <w:t>ingin</w:t>
      </w:r>
      <w:proofErr w:type="spellEnd"/>
      <w:r w:rsidRPr="00DB25C4">
        <w:rPr>
          <w:rFonts w:eastAsia="Calibri Light" w:cstheme="minorHAnsi"/>
        </w:rPr>
        <w:t xml:space="preserve"> </w:t>
      </w:r>
      <w:proofErr w:type="spellStart"/>
      <w:r w:rsidRPr="00DB25C4">
        <w:rPr>
          <w:rFonts w:eastAsia="Calibri Light" w:cstheme="minorHAnsi"/>
        </w:rPr>
        <w:t>disampaikan</w:t>
      </w:r>
      <w:proofErr w:type="spellEnd"/>
      <w:r w:rsidRPr="00DB25C4">
        <w:rPr>
          <w:rFonts w:eastAsia="Calibri Light" w:cstheme="minorHAnsi"/>
        </w:rPr>
        <w:t xml:space="preserve"> </w:t>
      </w:r>
      <w:proofErr w:type="spellStart"/>
      <w:r w:rsidRPr="00DB25C4">
        <w:rPr>
          <w:rFonts w:eastAsia="Calibri Light" w:cstheme="minorHAnsi"/>
        </w:rPr>
        <w:t>telah</w:t>
      </w:r>
      <w:proofErr w:type="spellEnd"/>
      <w:r w:rsidRPr="00DB25C4">
        <w:rPr>
          <w:rFonts w:eastAsia="Calibri Light" w:cstheme="minorHAnsi"/>
        </w:rPr>
        <w:t xml:space="preserve"> </w:t>
      </w:r>
      <w:proofErr w:type="spellStart"/>
      <w:r w:rsidRPr="00DB25C4">
        <w:rPr>
          <w:rFonts w:eastAsia="Calibri Light" w:cstheme="minorHAnsi"/>
        </w:rPr>
        <w:t>diterima</w:t>
      </w:r>
      <w:proofErr w:type="spellEnd"/>
      <w:r w:rsidRPr="00DB25C4">
        <w:rPr>
          <w:rFonts w:eastAsia="Calibri Light" w:cstheme="minorHAnsi"/>
        </w:rPr>
        <w:t xml:space="preserve"> </w:t>
      </w:r>
      <w:proofErr w:type="spellStart"/>
      <w:r w:rsidRPr="00DB25C4">
        <w:rPr>
          <w:rFonts w:eastAsia="Calibri Light" w:cstheme="minorHAnsi"/>
        </w:rPr>
        <w:t>dengan</w:t>
      </w:r>
      <w:proofErr w:type="spellEnd"/>
      <w:r w:rsidRPr="00DB25C4">
        <w:rPr>
          <w:rFonts w:eastAsia="Calibri Light" w:cstheme="minorHAnsi"/>
        </w:rPr>
        <w:t xml:space="preserve"> </w:t>
      </w:r>
      <w:proofErr w:type="spellStart"/>
      <w:r w:rsidRPr="00DB25C4">
        <w:rPr>
          <w:rFonts w:eastAsia="Calibri Light" w:cstheme="minorHAnsi"/>
        </w:rPr>
        <w:t>baik</w:t>
      </w:r>
      <w:proofErr w:type="spellEnd"/>
      <w:r w:rsidRPr="00DB25C4">
        <w:rPr>
          <w:rFonts w:eastAsia="Calibri Light" w:cstheme="minorHAnsi"/>
        </w:rPr>
        <w:t xml:space="preserve"> oleh </w:t>
      </w:r>
      <w:proofErr w:type="spellStart"/>
      <w:r w:rsidRPr="00DB25C4">
        <w:rPr>
          <w:rFonts w:eastAsia="Calibri Light" w:cstheme="minorHAnsi"/>
        </w:rPr>
        <w:t>mahasiswa</w:t>
      </w:r>
      <w:proofErr w:type="spellEnd"/>
    </w:p>
    <w:p w14:paraId="2A29D798" w14:textId="77777777" w:rsidR="00EE2EA9" w:rsidRPr="00DB25C4" w:rsidRDefault="00EE2EA9" w:rsidP="00687314">
      <w:pPr>
        <w:autoSpaceDE w:val="0"/>
        <w:autoSpaceDN w:val="0"/>
        <w:adjustRightInd w:val="0"/>
        <w:spacing w:after="0" w:line="240" w:lineRule="auto"/>
        <w:rPr>
          <w:rFonts w:cstheme="minorHAnsi"/>
          <w:color w:val="000000" w:themeColor="text1"/>
        </w:rPr>
      </w:pPr>
    </w:p>
    <w:p w14:paraId="2240BA30" w14:textId="77777777" w:rsidR="00EE2EA9" w:rsidRPr="00DB25C4" w:rsidRDefault="00EE2EA9" w:rsidP="00687314">
      <w:pPr>
        <w:autoSpaceDE w:val="0"/>
        <w:autoSpaceDN w:val="0"/>
        <w:adjustRightInd w:val="0"/>
        <w:spacing w:after="0" w:line="240" w:lineRule="auto"/>
        <w:rPr>
          <w:rFonts w:cstheme="minorHAnsi"/>
        </w:rPr>
      </w:pPr>
      <w:r w:rsidRPr="00DB25C4">
        <w:rPr>
          <w:rFonts w:cstheme="minorHAnsi"/>
          <w:noProof/>
          <w:color w:val="2B579A"/>
          <w:shd w:val="clear" w:color="auto" w:fill="E6E6E6"/>
        </w:rPr>
        <w:drawing>
          <wp:inline distT="0" distB="0" distL="0" distR="0" wp14:anchorId="1166B4AB" wp14:editId="2C2DACCF">
            <wp:extent cx="4572000" cy="1914525"/>
            <wp:effectExtent l="0" t="0" r="0" b="0"/>
            <wp:docPr id="1765580137" name="Picture 176558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572000" cy="1914525"/>
                    </a:xfrm>
                    <a:prstGeom prst="rect">
                      <a:avLst/>
                    </a:prstGeom>
                  </pic:spPr>
                </pic:pic>
              </a:graphicData>
            </a:graphic>
          </wp:inline>
        </w:drawing>
      </w:r>
    </w:p>
    <w:p w14:paraId="2833805B" w14:textId="77777777" w:rsidR="00EE2EA9" w:rsidRPr="00DB25C4" w:rsidRDefault="00EE2EA9" w:rsidP="00687314">
      <w:pPr>
        <w:autoSpaceDE w:val="0"/>
        <w:autoSpaceDN w:val="0"/>
        <w:adjustRightInd w:val="0"/>
        <w:spacing w:after="0" w:line="240" w:lineRule="auto"/>
        <w:rPr>
          <w:rFonts w:cstheme="minorHAnsi"/>
          <w:color w:val="000000" w:themeColor="text1"/>
        </w:rPr>
      </w:pPr>
    </w:p>
    <w:p w14:paraId="5ACFF062" w14:textId="77777777" w:rsidR="00EE2EA9" w:rsidRPr="00DB25C4" w:rsidRDefault="00EE2EA9" w:rsidP="00687314">
      <w:pPr>
        <w:autoSpaceDE w:val="0"/>
        <w:autoSpaceDN w:val="0"/>
        <w:adjustRightInd w:val="0"/>
        <w:spacing w:after="0" w:line="240" w:lineRule="auto"/>
        <w:rPr>
          <w:rFonts w:cstheme="minorHAnsi"/>
          <w:color w:val="000000"/>
        </w:rPr>
      </w:pPr>
      <w:r w:rsidRPr="00DB25C4">
        <w:rPr>
          <w:rFonts w:cstheme="minorHAnsi"/>
          <w:color w:val="000000" w:themeColor="text1"/>
        </w:rPr>
        <w:t xml:space="preserve">Hasil </w:t>
      </w:r>
      <w:proofErr w:type="spellStart"/>
      <w:r w:rsidRPr="00DB25C4">
        <w:rPr>
          <w:rFonts w:cstheme="minorHAnsi"/>
          <w:color w:val="000000" w:themeColor="text1"/>
        </w:rPr>
        <w:t>dari</w:t>
      </w:r>
      <w:proofErr w:type="spellEnd"/>
      <w:r w:rsidRPr="00DB25C4">
        <w:rPr>
          <w:rFonts w:cstheme="minorHAnsi"/>
          <w:color w:val="000000" w:themeColor="text1"/>
        </w:rPr>
        <w:t xml:space="preserve"> </w:t>
      </w:r>
      <w:proofErr w:type="spellStart"/>
      <w:r w:rsidRPr="00DB25C4">
        <w:rPr>
          <w:rFonts w:cstheme="minorHAnsi"/>
          <w:color w:val="000000" w:themeColor="text1"/>
        </w:rPr>
        <w:t>pemahaman</w:t>
      </w:r>
      <w:proofErr w:type="spellEnd"/>
      <w:r w:rsidRPr="00DB25C4">
        <w:rPr>
          <w:rFonts w:cstheme="minorHAnsi"/>
          <w:color w:val="000000" w:themeColor="text1"/>
        </w:rPr>
        <w:t xml:space="preserve">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visi</w:t>
      </w:r>
      <w:proofErr w:type="spellEnd"/>
      <w:r w:rsidRPr="00DB25C4">
        <w:rPr>
          <w:rFonts w:cstheme="minorHAnsi"/>
          <w:color w:val="000000" w:themeColor="text1"/>
        </w:rPr>
        <w:t xml:space="preserve"> </w:t>
      </w:r>
      <w:proofErr w:type="spellStart"/>
      <w:r w:rsidRPr="00DB25C4">
        <w:rPr>
          <w:rFonts w:cstheme="minorHAnsi"/>
          <w:color w:val="000000" w:themeColor="text1"/>
        </w:rPr>
        <w:t>keilmuan</w:t>
      </w:r>
      <w:proofErr w:type="spellEnd"/>
      <w:r w:rsidRPr="00DB25C4">
        <w:rPr>
          <w:rFonts w:cstheme="minorHAnsi"/>
          <w:color w:val="000000" w:themeColor="text1"/>
        </w:rPr>
        <w:t xml:space="preserve"> dan </w:t>
      </w:r>
      <w:proofErr w:type="spellStart"/>
      <w:r w:rsidRPr="00DB25C4">
        <w:rPr>
          <w:rFonts w:cstheme="minorHAnsi"/>
          <w:color w:val="000000" w:themeColor="text1"/>
        </w:rPr>
        <w:t>tujuan</w:t>
      </w:r>
      <w:proofErr w:type="spellEnd"/>
      <w:r w:rsidRPr="00DB25C4">
        <w:rPr>
          <w:rFonts w:cstheme="minorHAnsi"/>
          <w:color w:val="000000" w:themeColor="text1"/>
        </w:rPr>
        <w:t xml:space="preserve"> </w:t>
      </w:r>
      <w:proofErr w:type="spellStart"/>
      <w:r w:rsidRPr="00DB25C4">
        <w:rPr>
          <w:rFonts w:cstheme="minorHAnsi"/>
          <w:color w:val="000000" w:themeColor="text1"/>
        </w:rPr>
        <w:t>ini</w:t>
      </w:r>
      <w:proofErr w:type="spellEnd"/>
      <w:r w:rsidRPr="00DB25C4">
        <w:rPr>
          <w:rFonts w:cstheme="minorHAnsi"/>
          <w:color w:val="000000" w:themeColor="text1"/>
        </w:rPr>
        <w:t xml:space="preserve"> </w:t>
      </w:r>
      <w:proofErr w:type="spellStart"/>
      <w:r w:rsidRPr="00DB25C4">
        <w:rPr>
          <w:rFonts w:cstheme="minorHAnsi"/>
          <w:color w:val="000000" w:themeColor="text1"/>
        </w:rPr>
        <w:t>ditunjukkan</w:t>
      </w:r>
      <w:proofErr w:type="spellEnd"/>
      <w:r w:rsidRPr="00DB25C4">
        <w:rPr>
          <w:rFonts w:cstheme="minorHAnsi"/>
          <w:color w:val="000000" w:themeColor="text1"/>
        </w:rPr>
        <w:t xml:space="preserve"> oleh </w:t>
      </w:r>
      <w:proofErr w:type="spellStart"/>
      <w:r w:rsidRPr="00DB25C4">
        <w:rPr>
          <w:rFonts w:cstheme="minorHAnsi"/>
          <w:color w:val="000000" w:themeColor="text1"/>
        </w:rPr>
        <w:t>seluruh</w:t>
      </w:r>
      <w:proofErr w:type="spellEnd"/>
      <w:r w:rsidRPr="00DB25C4">
        <w:rPr>
          <w:rFonts w:cstheme="minorHAnsi"/>
          <w:color w:val="000000" w:themeColor="text1"/>
        </w:rPr>
        <w:t xml:space="preserve"> civitas </w:t>
      </w:r>
      <w:proofErr w:type="spellStart"/>
      <w:r w:rsidRPr="00DB25C4">
        <w:rPr>
          <w:rFonts w:cstheme="minorHAnsi"/>
          <w:color w:val="000000" w:themeColor="text1"/>
        </w:rPr>
        <w:t>akademika</w:t>
      </w:r>
      <w:proofErr w:type="spellEnd"/>
      <w:r w:rsidRPr="00DB25C4">
        <w:rPr>
          <w:rFonts w:cstheme="minorHAnsi"/>
          <w:color w:val="000000" w:themeColor="text1"/>
        </w:rPr>
        <w:t xml:space="preserve"> pada </w:t>
      </w:r>
      <w:proofErr w:type="spellStart"/>
      <w:r w:rsidRPr="00DB25C4">
        <w:rPr>
          <w:rFonts w:cstheme="minorHAnsi"/>
          <w:color w:val="000000" w:themeColor="text1"/>
        </w:rPr>
        <w:t>lingkungan</w:t>
      </w:r>
      <w:proofErr w:type="spellEnd"/>
      <w:r w:rsidRPr="00DB25C4">
        <w:rPr>
          <w:rFonts w:cstheme="minorHAnsi"/>
          <w:color w:val="000000" w:themeColor="text1"/>
        </w:rPr>
        <w:t xml:space="preserve"> Prodi Pendidikan Bahasa Mandarin FBS. </w:t>
      </w:r>
      <w:proofErr w:type="spellStart"/>
      <w:r w:rsidRPr="00DB25C4">
        <w:rPr>
          <w:rFonts w:cstheme="minorHAnsi"/>
          <w:color w:val="000000" w:themeColor="text1"/>
        </w:rPr>
        <w:t>Kegiatan-kegiatan</w:t>
      </w:r>
      <w:proofErr w:type="spellEnd"/>
      <w:r w:rsidRPr="00DB25C4">
        <w:rPr>
          <w:rFonts w:cstheme="minorHAnsi"/>
          <w:color w:val="000000" w:themeColor="text1"/>
        </w:rPr>
        <w:t xml:space="preserve"> yang </w:t>
      </w:r>
      <w:proofErr w:type="spellStart"/>
      <w:r w:rsidRPr="00DB25C4">
        <w:rPr>
          <w:rFonts w:cstheme="minorHAnsi"/>
          <w:color w:val="000000" w:themeColor="text1"/>
        </w:rPr>
        <w:t>menunjukkan</w:t>
      </w:r>
      <w:proofErr w:type="spellEnd"/>
      <w:r w:rsidRPr="00DB25C4">
        <w:rPr>
          <w:rFonts w:cstheme="minorHAnsi"/>
          <w:color w:val="000000" w:themeColor="text1"/>
        </w:rPr>
        <w:t xml:space="preserve"> </w:t>
      </w:r>
      <w:proofErr w:type="spellStart"/>
      <w:r w:rsidRPr="00DB25C4">
        <w:rPr>
          <w:rFonts w:cstheme="minorHAnsi"/>
          <w:color w:val="000000" w:themeColor="text1"/>
        </w:rPr>
        <w:t>bahwa</w:t>
      </w:r>
      <w:proofErr w:type="spellEnd"/>
      <w:r w:rsidRPr="00DB25C4">
        <w:rPr>
          <w:rFonts w:cstheme="minorHAnsi"/>
          <w:color w:val="000000" w:themeColor="text1"/>
        </w:rPr>
        <w:t xml:space="preserve"> </w:t>
      </w:r>
      <w:proofErr w:type="spellStart"/>
      <w:r w:rsidRPr="00DB25C4">
        <w:rPr>
          <w:rFonts w:cstheme="minorHAnsi"/>
          <w:color w:val="000000" w:themeColor="text1"/>
        </w:rPr>
        <w:t>visi</w:t>
      </w:r>
      <w:proofErr w:type="spellEnd"/>
      <w:r w:rsidRPr="00DB25C4">
        <w:rPr>
          <w:rFonts w:cstheme="minorHAnsi"/>
          <w:color w:val="000000" w:themeColor="text1"/>
        </w:rPr>
        <w:t xml:space="preserve">, </w:t>
      </w:r>
      <w:proofErr w:type="spellStart"/>
      <w:r w:rsidRPr="00DB25C4">
        <w:rPr>
          <w:rFonts w:cstheme="minorHAnsi"/>
          <w:color w:val="000000" w:themeColor="text1"/>
        </w:rPr>
        <w:t>misi</w:t>
      </w:r>
      <w:proofErr w:type="spellEnd"/>
      <w:r w:rsidRPr="00DB25C4">
        <w:rPr>
          <w:rFonts w:cstheme="minorHAnsi"/>
          <w:color w:val="000000" w:themeColor="text1"/>
        </w:rPr>
        <w:t xml:space="preserve"> dan </w:t>
      </w:r>
      <w:proofErr w:type="spellStart"/>
      <w:r w:rsidRPr="00DB25C4">
        <w:rPr>
          <w:rFonts w:cstheme="minorHAnsi"/>
          <w:color w:val="000000" w:themeColor="text1"/>
        </w:rPr>
        <w:t>tujuan</w:t>
      </w:r>
      <w:proofErr w:type="spellEnd"/>
      <w:r w:rsidRPr="00DB25C4">
        <w:rPr>
          <w:rFonts w:cstheme="minorHAnsi"/>
          <w:color w:val="000000" w:themeColor="text1"/>
        </w:rPr>
        <w:t xml:space="preserve">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dipahami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baik</w:t>
      </w:r>
      <w:proofErr w:type="spellEnd"/>
      <w:r w:rsidRPr="00DB25C4">
        <w:rPr>
          <w:rFonts w:cstheme="minorHAnsi"/>
          <w:color w:val="000000" w:themeColor="text1"/>
        </w:rPr>
        <w:t xml:space="preserve"> di </w:t>
      </w:r>
      <w:proofErr w:type="spellStart"/>
      <w:r w:rsidRPr="00DB25C4">
        <w:rPr>
          <w:rFonts w:cstheme="minorHAnsi"/>
          <w:color w:val="000000" w:themeColor="text1"/>
        </w:rPr>
        <w:t>antaranya</w:t>
      </w:r>
      <w:proofErr w:type="spellEnd"/>
      <w:r w:rsidRPr="00DB25C4">
        <w:rPr>
          <w:rFonts w:cstheme="minorHAnsi"/>
          <w:color w:val="000000" w:themeColor="text1"/>
        </w:rPr>
        <w:t>:</w:t>
      </w:r>
    </w:p>
    <w:p w14:paraId="7645CAD2" w14:textId="77777777" w:rsidR="00EE2EA9" w:rsidRPr="00DB25C4" w:rsidRDefault="00EE2EA9" w:rsidP="00687314">
      <w:pPr>
        <w:autoSpaceDE w:val="0"/>
        <w:autoSpaceDN w:val="0"/>
        <w:adjustRightInd w:val="0"/>
        <w:spacing w:after="0" w:line="240" w:lineRule="auto"/>
        <w:rPr>
          <w:rFonts w:cstheme="minorHAnsi"/>
          <w:color w:val="000000"/>
        </w:rPr>
      </w:pPr>
    </w:p>
    <w:p w14:paraId="6E82D7B7" w14:textId="77777777" w:rsidR="00EE2EA9" w:rsidRPr="00DB25C4" w:rsidRDefault="00EE2EA9" w:rsidP="009F6099">
      <w:pPr>
        <w:pStyle w:val="ListParagraph"/>
        <w:numPr>
          <w:ilvl w:val="0"/>
          <w:numId w:val="40"/>
        </w:numPr>
        <w:autoSpaceDE w:val="0"/>
        <w:autoSpaceDN w:val="0"/>
        <w:adjustRightInd w:val="0"/>
        <w:spacing w:after="0" w:line="240" w:lineRule="auto"/>
        <w:rPr>
          <w:rFonts w:cstheme="minorHAnsi"/>
          <w:color w:val="000000"/>
        </w:rPr>
      </w:pP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bidang</w:t>
      </w:r>
      <w:proofErr w:type="spellEnd"/>
      <w:r w:rsidRPr="00DB25C4">
        <w:rPr>
          <w:rFonts w:cstheme="minorHAnsi"/>
          <w:color w:val="000000" w:themeColor="text1"/>
        </w:rPr>
        <w:t xml:space="preserve"> </w:t>
      </w:r>
      <w:proofErr w:type="spellStart"/>
      <w:r w:rsidRPr="00DB25C4">
        <w:rPr>
          <w:rFonts w:cstheme="minorHAnsi"/>
          <w:color w:val="000000" w:themeColor="text1"/>
        </w:rPr>
        <w:t>pengajaran</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sudah</w:t>
      </w:r>
      <w:proofErr w:type="spellEnd"/>
      <w:r w:rsidRPr="00DB25C4">
        <w:rPr>
          <w:rFonts w:cstheme="minorHAnsi"/>
          <w:color w:val="000000" w:themeColor="text1"/>
        </w:rPr>
        <w:t xml:space="preserve"> </w:t>
      </w:r>
      <w:proofErr w:type="spellStart"/>
      <w:r w:rsidRPr="00DB25C4">
        <w:rPr>
          <w:rFonts w:cstheme="minorHAnsi"/>
          <w:color w:val="000000" w:themeColor="text1"/>
        </w:rPr>
        <w:t>menyiapkan</w:t>
      </w:r>
      <w:proofErr w:type="spellEnd"/>
      <w:r w:rsidRPr="00DB25C4">
        <w:rPr>
          <w:rFonts w:cstheme="minorHAnsi"/>
          <w:color w:val="000000" w:themeColor="text1"/>
        </w:rPr>
        <w:t xml:space="preserve"> </w:t>
      </w:r>
      <w:proofErr w:type="spellStart"/>
      <w:r w:rsidRPr="00DB25C4">
        <w:rPr>
          <w:rFonts w:cstheme="minorHAnsi"/>
          <w:color w:val="000000" w:themeColor="text1"/>
        </w:rPr>
        <w:t>Rencana</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Semester (RPS) </w:t>
      </w:r>
      <w:proofErr w:type="gramStart"/>
      <w:r w:rsidRPr="00DB25C4">
        <w:rPr>
          <w:rFonts w:cstheme="minorHAnsi"/>
          <w:color w:val="000000" w:themeColor="text1"/>
        </w:rPr>
        <w:t xml:space="preserve">dan  </w:t>
      </w:r>
      <w:proofErr w:type="spellStart"/>
      <w:r w:rsidRPr="00DB25C4">
        <w:rPr>
          <w:rFonts w:cstheme="minorHAnsi"/>
          <w:color w:val="000000" w:themeColor="text1"/>
        </w:rPr>
        <w:t>bahan</w:t>
      </w:r>
      <w:proofErr w:type="spellEnd"/>
      <w:proofErr w:type="gramEnd"/>
      <w:r w:rsidRPr="00DB25C4">
        <w:rPr>
          <w:rFonts w:cstheme="minorHAnsi"/>
          <w:color w:val="000000" w:themeColor="text1"/>
        </w:rPr>
        <w:t xml:space="preserve"> ajar </w:t>
      </w:r>
      <w:proofErr w:type="spellStart"/>
      <w:r w:rsidRPr="00DB25C4">
        <w:rPr>
          <w:rFonts w:cstheme="minorHAnsi"/>
          <w:color w:val="000000" w:themeColor="text1"/>
        </w:rPr>
        <w:t>serta</w:t>
      </w:r>
      <w:proofErr w:type="spellEnd"/>
      <w:r w:rsidRPr="00DB25C4">
        <w:rPr>
          <w:rFonts w:cstheme="minorHAnsi"/>
          <w:color w:val="000000" w:themeColor="text1"/>
        </w:rPr>
        <w:t xml:space="preserve"> </w:t>
      </w:r>
      <w:proofErr w:type="spellStart"/>
      <w:r w:rsidRPr="00DB25C4">
        <w:rPr>
          <w:rFonts w:cstheme="minorHAnsi"/>
          <w:color w:val="000000" w:themeColor="text1"/>
        </w:rPr>
        <w:t>materi</w:t>
      </w:r>
      <w:proofErr w:type="spellEnd"/>
      <w:r w:rsidRPr="00DB25C4">
        <w:rPr>
          <w:rFonts w:cstheme="minorHAnsi"/>
          <w:color w:val="000000" w:themeColor="text1"/>
        </w:rPr>
        <w:t xml:space="preserve"> </w:t>
      </w:r>
      <w:proofErr w:type="spellStart"/>
      <w:r w:rsidRPr="00DB25C4">
        <w:rPr>
          <w:rFonts w:cstheme="minorHAnsi"/>
          <w:color w:val="000000" w:themeColor="text1"/>
        </w:rPr>
        <w:t>sesuai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perkembangan</w:t>
      </w:r>
      <w:proofErr w:type="spellEnd"/>
      <w:r w:rsidRPr="00DB25C4">
        <w:rPr>
          <w:rFonts w:cstheme="minorHAnsi"/>
          <w:color w:val="000000" w:themeColor="text1"/>
        </w:rPr>
        <w:t xml:space="preserve"> </w:t>
      </w:r>
      <w:proofErr w:type="spellStart"/>
      <w:r w:rsidRPr="00DB25C4">
        <w:rPr>
          <w:rFonts w:cstheme="minorHAnsi"/>
          <w:color w:val="000000" w:themeColor="text1"/>
        </w:rPr>
        <w:t>terkini</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menyiapkan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lulusan</w:t>
      </w:r>
      <w:proofErr w:type="spellEnd"/>
      <w:r w:rsidRPr="00DB25C4">
        <w:rPr>
          <w:rFonts w:cstheme="minorHAnsi"/>
          <w:b/>
          <w:bCs/>
          <w:color w:val="000000" w:themeColor="text1"/>
        </w:rPr>
        <w:t xml:space="preserve"> yang </w:t>
      </w:r>
      <w:proofErr w:type="spellStart"/>
      <w:r w:rsidRPr="00DB25C4">
        <w:rPr>
          <w:rFonts w:cstheme="minorHAnsi"/>
          <w:b/>
          <w:bCs/>
          <w:color w:val="000000" w:themeColor="text1"/>
        </w:rPr>
        <w:t>berkualitas</w:t>
      </w:r>
      <w:proofErr w:type="spellEnd"/>
      <w:r w:rsidRPr="00DB25C4">
        <w:rPr>
          <w:rFonts w:cstheme="minorHAnsi"/>
          <w:color w:val="000000" w:themeColor="text1"/>
        </w:rPr>
        <w:t>.</w:t>
      </w:r>
    </w:p>
    <w:p w14:paraId="2C9A8A62" w14:textId="77777777" w:rsidR="00EE2EA9" w:rsidRPr="00DB25C4" w:rsidRDefault="00EE2EA9" w:rsidP="009F6099">
      <w:pPr>
        <w:pStyle w:val="ListParagraph"/>
        <w:numPr>
          <w:ilvl w:val="0"/>
          <w:numId w:val="40"/>
        </w:numPr>
        <w:autoSpaceDE w:val="0"/>
        <w:autoSpaceDN w:val="0"/>
        <w:adjustRightInd w:val="0"/>
        <w:spacing w:after="0" w:line="240" w:lineRule="auto"/>
        <w:rPr>
          <w:rFonts w:cstheme="minorHAnsi"/>
          <w:color w:val="000000"/>
        </w:rPr>
      </w:pPr>
      <w:proofErr w:type="spellStart"/>
      <w:r w:rsidRPr="00DB25C4">
        <w:rPr>
          <w:rFonts w:cstheme="minorHAnsi"/>
          <w:color w:val="000000"/>
        </w:rPr>
        <w:lastRenderedPageBreak/>
        <w:t>Dalam</w:t>
      </w:r>
      <w:proofErr w:type="spellEnd"/>
      <w:r w:rsidRPr="00DB25C4">
        <w:rPr>
          <w:rFonts w:cstheme="minorHAnsi"/>
          <w:color w:val="000000"/>
        </w:rPr>
        <w:t xml:space="preserve"> </w:t>
      </w:r>
      <w:proofErr w:type="spellStart"/>
      <w:r w:rsidRPr="00DB25C4">
        <w:rPr>
          <w:rFonts w:cstheme="minorHAnsi"/>
          <w:color w:val="000000"/>
        </w:rPr>
        <w:t>bidang</w:t>
      </w:r>
      <w:proofErr w:type="spellEnd"/>
      <w:r w:rsidRPr="00DB25C4">
        <w:rPr>
          <w:rFonts w:cstheme="minorHAnsi"/>
          <w:color w:val="000000"/>
        </w:rPr>
        <w:t xml:space="preserve"> </w:t>
      </w:r>
      <w:proofErr w:type="spellStart"/>
      <w:r w:rsidRPr="00DB25C4">
        <w:rPr>
          <w:rFonts w:cstheme="minorHAnsi"/>
          <w:color w:val="000000"/>
        </w:rPr>
        <w:t>penelitian</w:t>
      </w:r>
      <w:proofErr w:type="spellEnd"/>
      <w:r w:rsidRPr="00DB25C4">
        <w:rPr>
          <w:rFonts w:cstheme="minorHAnsi"/>
          <w:color w:val="000000"/>
        </w:rPr>
        <w:t xml:space="preserve"> dan </w:t>
      </w:r>
      <w:proofErr w:type="spellStart"/>
      <w:r w:rsidRPr="00DB25C4">
        <w:rPr>
          <w:rFonts w:cstheme="minorHAnsi"/>
          <w:color w:val="000000"/>
        </w:rPr>
        <w:t>pengabdian</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satu</w:t>
      </w:r>
      <w:proofErr w:type="spellEnd"/>
      <w:r w:rsidRPr="00DB25C4">
        <w:rPr>
          <w:rFonts w:cstheme="minorHAnsi"/>
          <w:color w:val="000000"/>
        </w:rPr>
        <w:t xml:space="preserve"> semester </w:t>
      </w:r>
      <w:proofErr w:type="spellStart"/>
      <w:r w:rsidRPr="00DB25C4">
        <w:rPr>
          <w:rFonts w:cstheme="minorHAnsi"/>
          <w:color w:val="000000"/>
        </w:rPr>
        <w:t>dosen</w:t>
      </w:r>
      <w:proofErr w:type="spellEnd"/>
      <w:r w:rsidRPr="00DB25C4">
        <w:rPr>
          <w:rFonts w:cstheme="minorHAnsi"/>
          <w:color w:val="000000"/>
        </w:rPr>
        <w:t xml:space="preserve"> minimal </w:t>
      </w:r>
      <w:proofErr w:type="spellStart"/>
      <w:r w:rsidRPr="00DB25C4">
        <w:rPr>
          <w:rFonts w:cstheme="minorHAnsi"/>
          <w:color w:val="000000"/>
        </w:rPr>
        <w:t>melaksanakan</w:t>
      </w:r>
      <w:proofErr w:type="spellEnd"/>
      <w:r w:rsidRPr="00DB25C4">
        <w:rPr>
          <w:rFonts w:cstheme="minorHAnsi"/>
          <w:color w:val="000000"/>
        </w:rPr>
        <w:t xml:space="preserve"> </w:t>
      </w:r>
      <w:proofErr w:type="spellStart"/>
      <w:r w:rsidRPr="00DB25C4">
        <w:rPr>
          <w:rFonts w:cstheme="minorHAnsi"/>
          <w:color w:val="000000"/>
        </w:rPr>
        <w:t>satu</w:t>
      </w:r>
      <w:proofErr w:type="spellEnd"/>
      <w:r w:rsidRPr="00DB25C4">
        <w:rPr>
          <w:rFonts w:cstheme="minorHAnsi"/>
          <w:color w:val="000000"/>
        </w:rPr>
        <w:t xml:space="preserve"> kali </w:t>
      </w:r>
      <w:proofErr w:type="spellStart"/>
      <w:r w:rsidRPr="00DB25C4">
        <w:rPr>
          <w:rFonts w:cstheme="minorHAnsi"/>
          <w:color w:val="000000"/>
        </w:rPr>
        <w:t>penelitian</w:t>
      </w:r>
      <w:proofErr w:type="spellEnd"/>
      <w:r w:rsidRPr="00DB25C4">
        <w:rPr>
          <w:rFonts w:cstheme="minorHAnsi"/>
          <w:color w:val="000000"/>
        </w:rPr>
        <w:t xml:space="preserve">, </w:t>
      </w:r>
      <w:proofErr w:type="spellStart"/>
      <w:r w:rsidRPr="00DB25C4">
        <w:rPr>
          <w:rFonts w:cstheme="minorHAnsi"/>
          <w:color w:val="000000"/>
        </w:rPr>
        <w:t>pengabdian</w:t>
      </w:r>
      <w:proofErr w:type="spellEnd"/>
      <w:r w:rsidRPr="00DB25C4">
        <w:rPr>
          <w:rFonts w:cstheme="minorHAnsi"/>
          <w:color w:val="000000"/>
        </w:rPr>
        <w:t xml:space="preserve"> dan </w:t>
      </w:r>
      <w:proofErr w:type="spellStart"/>
      <w:r w:rsidRPr="00DB25C4">
        <w:rPr>
          <w:rFonts w:cstheme="minorHAnsi"/>
          <w:color w:val="000000"/>
        </w:rPr>
        <w:t>publikasi</w:t>
      </w:r>
      <w:proofErr w:type="spellEnd"/>
      <w:r w:rsidRPr="00DB25C4">
        <w:rPr>
          <w:rFonts w:cstheme="minorHAnsi"/>
          <w:b/>
          <w:bCs/>
          <w:color w:val="000000"/>
        </w:rPr>
        <w:t>.</w:t>
      </w:r>
    </w:p>
    <w:p w14:paraId="3FBB91AA" w14:textId="77777777" w:rsidR="00EE2EA9" w:rsidRPr="00DB25C4" w:rsidRDefault="00EE2EA9" w:rsidP="009F6099">
      <w:pPr>
        <w:pStyle w:val="ListParagraph"/>
        <w:numPr>
          <w:ilvl w:val="0"/>
          <w:numId w:val="40"/>
        </w:numPr>
        <w:autoSpaceDE w:val="0"/>
        <w:autoSpaceDN w:val="0"/>
        <w:adjustRightInd w:val="0"/>
        <w:spacing w:after="0" w:line="240" w:lineRule="auto"/>
        <w:rPr>
          <w:rFonts w:cstheme="minorHAnsi"/>
          <w:color w:val="000000"/>
        </w:rPr>
      </w:pPr>
      <w:proofErr w:type="spellStart"/>
      <w:r w:rsidRPr="00DB25C4">
        <w:rPr>
          <w:rFonts w:cstheme="minorHAnsi"/>
          <w:color w:val="000000"/>
        </w:rPr>
        <w:t>Mahasiswa</w:t>
      </w:r>
      <w:proofErr w:type="spellEnd"/>
      <w:r w:rsidRPr="00DB25C4">
        <w:rPr>
          <w:rFonts w:cstheme="minorHAnsi"/>
          <w:color w:val="000000"/>
        </w:rPr>
        <w:t xml:space="preserve"> Prodi Pendidikan Bahasa Mandarin FBS </w:t>
      </w:r>
      <w:proofErr w:type="spellStart"/>
      <w:r w:rsidRPr="00DB25C4">
        <w:rPr>
          <w:rFonts w:cstheme="minorHAnsi"/>
          <w:color w:val="000000"/>
        </w:rPr>
        <w:t>selalu</w:t>
      </w:r>
      <w:proofErr w:type="spellEnd"/>
      <w:r w:rsidRPr="00DB25C4">
        <w:rPr>
          <w:rFonts w:cstheme="minorHAnsi"/>
          <w:color w:val="000000"/>
        </w:rPr>
        <w:t xml:space="preserve"> </w:t>
      </w:r>
      <w:proofErr w:type="spellStart"/>
      <w:r w:rsidRPr="00DB25C4">
        <w:rPr>
          <w:rFonts w:cstheme="minorHAnsi"/>
          <w:color w:val="000000"/>
        </w:rPr>
        <w:t>memegang</w:t>
      </w:r>
      <w:proofErr w:type="spellEnd"/>
      <w:r w:rsidRPr="00DB25C4">
        <w:rPr>
          <w:rFonts w:cstheme="minorHAnsi"/>
          <w:color w:val="000000"/>
        </w:rPr>
        <w:t xml:space="preserve"> </w:t>
      </w:r>
      <w:proofErr w:type="spellStart"/>
      <w:r w:rsidRPr="00DB25C4">
        <w:rPr>
          <w:rFonts w:cstheme="minorHAnsi"/>
          <w:b/>
          <w:bCs/>
          <w:color w:val="000000"/>
        </w:rPr>
        <w:t>nilai-nilai</w:t>
      </w:r>
      <w:proofErr w:type="spellEnd"/>
      <w:r w:rsidRPr="00DB25C4">
        <w:rPr>
          <w:rFonts w:cstheme="minorHAnsi"/>
          <w:b/>
          <w:bCs/>
          <w:color w:val="000000"/>
        </w:rPr>
        <w:t xml:space="preserve"> UMC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berkegiatan</w:t>
      </w:r>
      <w:proofErr w:type="spellEnd"/>
      <w:r w:rsidRPr="00DB25C4">
        <w:rPr>
          <w:rFonts w:cstheme="minorHAnsi"/>
          <w:color w:val="000000"/>
        </w:rPr>
        <w:t xml:space="preserve"> </w:t>
      </w:r>
      <w:proofErr w:type="spellStart"/>
      <w:r w:rsidRPr="00DB25C4">
        <w:rPr>
          <w:rFonts w:cstheme="minorHAnsi"/>
          <w:color w:val="000000"/>
        </w:rPr>
        <w:t>kemahasiswaan</w:t>
      </w:r>
      <w:proofErr w:type="spellEnd"/>
      <w:r w:rsidRPr="00DB25C4">
        <w:rPr>
          <w:rFonts w:cstheme="minorHAnsi"/>
          <w:color w:val="000000"/>
        </w:rPr>
        <w:t xml:space="preserve"> </w:t>
      </w:r>
      <w:proofErr w:type="spellStart"/>
      <w:r w:rsidRPr="00DB25C4">
        <w:rPr>
          <w:rFonts w:cstheme="minorHAnsi"/>
          <w:color w:val="000000"/>
        </w:rPr>
        <w:t>sebagaimana</w:t>
      </w:r>
      <w:proofErr w:type="spellEnd"/>
      <w:r w:rsidRPr="00DB25C4">
        <w:rPr>
          <w:rFonts w:cstheme="minorHAnsi"/>
          <w:color w:val="000000"/>
        </w:rPr>
        <w:t xml:space="preserve"> </w:t>
      </w:r>
      <w:proofErr w:type="spellStart"/>
      <w:r w:rsidRPr="00DB25C4">
        <w:rPr>
          <w:rFonts w:cstheme="minorHAnsi"/>
          <w:color w:val="000000"/>
        </w:rPr>
        <w:t>dilaksanakan</w:t>
      </w:r>
      <w:proofErr w:type="spellEnd"/>
      <w:r w:rsidRPr="00DB25C4">
        <w:rPr>
          <w:rFonts w:cstheme="minorHAnsi"/>
          <w:color w:val="000000"/>
        </w:rPr>
        <w:t xml:space="preserve"> oleh </w:t>
      </w:r>
      <w:proofErr w:type="spellStart"/>
      <w:r w:rsidRPr="00DB25C4">
        <w:rPr>
          <w:rFonts w:cstheme="minorHAnsi"/>
          <w:color w:val="000000"/>
        </w:rPr>
        <w:t>Himpunan</w:t>
      </w:r>
      <w:proofErr w:type="spellEnd"/>
      <w:r w:rsidRPr="00DB25C4">
        <w:rPr>
          <w:rFonts w:cstheme="minorHAnsi"/>
          <w:color w:val="000000"/>
        </w:rPr>
        <w:t xml:space="preserve"> </w:t>
      </w:r>
      <w:proofErr w:type="spellStart"/>
      <w:r w:rsidRPr="00DB25C4">
        <w:rPr>
          <w:rFonts w:cstheme="minorHAnsi"/>
          <w:color w:val="000000"/>
        </w:rPr>
        <w:t>Mahasiswa</w:t>
      </w:r>
      <w:proofErr w:type="spellEnd"/>
      <w:r w:rsidRPr="00DB25C4">
        <w:rPr>
          <w:rFonts w:cstheme="minorHAnsi"/>
          <w:color w:val="000000"/>
        </w:rPr>
        <w:t xml:space="preserve"> Prodi (HMP) PPBM. </w:t>
      </w:r>
    </w:p>
    <w:p w14:paraId="19D00C37" w14:textId="77777777" w:rsidR="00EE2EA9" w:rsidRPr="00DB25C4" w:rsidRDefault="00EE2EA9" w:rsidP="009F6099">
      <w:pPr>
        <w:pStyle w:val="ListParagraph"/>
        <w:numPr>
          <w:ilvl w:val="0"/>
          <w:numId w:val="40"/>
        </w:numPr>
        <w:autoSpaceDE w:val="0"/>
        <w:autoSpaceDN w:val="0"/>
        <w:adjustRightInd w:val="0"/>
        <w:spacing w:after="0" w:line="240" w:lineRule="auto"/>
        <w:rPr>
          <w:rFonts w:cstheme="minorHAnsi"/>
          <w:color w:val="000000"/>
        </w:rPr>
      </w:pP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hal</w:t>
      </w:r>
      <w:proofErr w:type="spellEnd"/>
      <w:r w:rsidRPr="00DB25C4">
        <w:rPr>
          <w:rFonts w:cstheme="minorHAnsi"/>
          <w:color w:val="000000"/>
        </w:rPr>
        <w:t xml:space="preserve"> </w:t>
      </w:r>
      <w:proofErr w:type="spellStart"/>
      <w:r w:rsidRPr="00DB25C4">
        <w:rPr>
          <w:rFonts w:cstheme="minorHAnsi"/>
          <w:color w:val="000000"/>
        </w:rPr>
        <w:t>pelayanan</w:t>
      </w:r>
      <w:proofErr w:type="spellEnd"/>
      <w:r w:rsidRPr="00DB25C4">
        <w:rPr>
          <w:rFonts w:cstheme="minorHAnsi"/>
          <w:color w:val="000000"/>
        </w:rPr>
        <w:t xml:space="preserve"> </w:t>
      </w:r>
      <w:proofErr w:type="spellStart"/>
      <w:r w:rsidRPr="00DB25C4">
        <w:rPr>
          <w:rFonts w:cstheme="minorHAnsi"/>
          <w:color w:val="000000"/>
        </w:rPr>
        <w:t>terhadap</w:t>
      </w:r>
      <w:proofErr w:type="spellEnd"/>
      <w:r w:rsidRPr="00DB25C4">
        <w:rPr>
          <w:rFonts w:cstheme="minorHAnsi"/>
          <w:color w:val="000000"/>
        </w:rPr>
        <w:t xml:space="preserve"> </w:t>
      </w:r>
      <w:proofErr w:type="spellStart"/>
      <w:r w:rsidRPr="00DB25C4">
        <w:rPr>
          <w:rFonts w:cstheme="minorHAnsi"/>
          <w:color w:val="000000"/>
        </w:rPr>
        <w:t>mahasiswa</w:t>
      </w:r>
      <w:proofErr w:type="spellEnd"/>
      <w:r w:rsidRPr="00DB25C4">
        <w:rPr>
          <w:rFonts w:cstheme="minorHAnsi"/>
          <w:color w:val="000000"/>
        </w:rPr>
        <w:t xml:space="preserve">, </w:t>
      </w:r>
      <w:proofErr w:type="spellStart"/>
      <w:r w:rsidRPr="00DB25C4">
        <w:rPr>
          <w:rFonts w:cstheme="minorHAnsi"/>
          <w:b/>
          <w:bCs/>
          <w:color w:val="000000"/>
        </w:rPr>
        <w:t>dosen</w:t>
      </w:r>
      <w:proofErr w:type="spellEnd"/>
      <w:r w:rsidRPr="00DB25C4">
        <w:rPr>
          <w:rFonts w:cstheme="minorHAnsi"/>
          <w:b/>
          <w:bCs/>
          <w:color w:val="000000"/>
        </w:rPr>
        <w:t xml:space="preserve"> dan </w:t>
      </w:r>
      <w:proofErr w:type="spellStart"/>
      <w:r w:rsidRPr="00DB25C4">
        <w:rPr>
          <w:rFonts w:cstheme="minorHAnsi"/>
          <w:b/>
          <w:bCs/>
          <w:color w:val="000000"/>
        </w:rPr>
        <w:t>tenaga</w:t>
      </w:r>
      <w:proofErr w:type="spellEnd"/>
      <w:r w:rsidRPr="00DB25C4">
        <w:rPr>
          <w:rFonts w:cstheme="minorHAnsi"/>
          <w:b/>
          <w:bCs/>
          <w:color w:val="000000"/>
        </w:rPr>
        <w:t xml:space="preserve"> </w:t>
      </w:r>
      <w:proofErr w:type="spellStart"/>
      <w:r w:rsidRPr="00DB25C4">
        <w:rPr>
          <w:rFonts w:cstheme="minorHAnsi"/>
          <w:b/>
          <w:bCs/>
          <w:color w:val="000000"/>
        </w:rPr>
        <w:t>kependidikan</w:t>
      </w:r>
      <w:proofErr w:type="spellEnd"/>
      <w:r w:rsidRPr="00DB25C4">
        <w:rPr>
          <w:rFonts w:cstheme="minorHAnsi"/>
          <w:b/>
          <w:bCs/>
          <w:color w:val="000000"/>
        </w:rPr>
        <w:t xml:space="preserve"> </w:t>
      </w:r>
      <w:proofErr w:type="spellStart"/>
      <w:r w:rsidRPr="00DB25C4">
        <w:rPr>
          <w:rFonts w:cstheme="minorHAnsi"/>
          <w:b/>
          <w:bCs/>
          <w:color w:val="000000"/>
        </w:rPr>
        <w:t>memberikan</w:t>
      </w:r>
      <w:proofErr w:type="spellEnd"/>
      <w:r w:rsidRPr="00DB25C4">
        <w:rPr>
          <w:rFonts w:cstheme="minorHAnsi"/>
          <w:b/>
          <w:bCs/>
          <w:color w:val="000000"/>
        </w:rPr>
        <w:t xml:space="preserve"> </w:t>
      </w:r>
      <w:proofErr w:type="spellStart"/>
      <w:r w:rsidRPr="00DB25C4">
        <w:rPr>
          <w:rFonts w:cstheme="minorHAnsi"/>
          <w:b/>
          <w:bCs/>
          <w:color w:val="000000"/>
        </w:rPr>
        <w:t>layanan</w:t>
      </w:r>
      <w:proofErr w:type="spellEnd"/>
      <w:r w:rsidRPr="00DB25C4">
        <w:rPr>
          <w:rFonts w:cstheme="minorHAnsi"/>
          <w:b/>
          <w:bCs/>
          <w:color w:val="000000"/>
        </w:rPr>
        <w:t xml:space="preserve"> </w:t>
      </w:r>
      <w:proofErr w:type="spellStart"/>
      <w:r w:rsidRPr="00DB25C4">
        <w:rPr>
          <w:rFonts w:cstheme="minorHAnsi"/>
          <w:b/>
          <w:bCs/>
          <w:color w:val="000000"/>
        </w:rPr>
        <w:t>sesuai</w:t>
      </w:r>
      <w:proofErr w:type="spellEnd"/>
      <w:r w:rsidRPr="00DB25C4">
        <w:rPr>
          <w:rFonts w:cstheme="minorHAnsi"/>
          <w:b/>
          <w:bCs/>
          <w:color w:val="000000"/>
        </w:rPr>
        <w:t xml:space="preserve"> </w:t>
      </w:r>
      <w:proofErr w:type="spellStart"/>
      <w:r w:rsidRPr="00DB25C4">
        <w:rPr>
          <w:rFonts w:cstheme="minorHAnsi"/>
          <w:b/>
          <w:bCs/>
          <w:color w:val="000000"/>
        </w:rPr>
        <w:t>tupoksi</w:t>
      </w:r>
      <w:proofErr w:type="spellEnd"/>
      <w:r w:rsidRPr="00DB25C4">
        <w:rPr>
          <w:rFonts w:cstheme="minorHAnsi"/>
          <w:b/>
          <w:bCs/>
          <w:color w:val="000000"/>
        </w:rPr>
        <w:t xml:space="preserve"> masing-masing </w:t>
      </w:r>
      <w:proofErr w:type="spellStart"/>
      <w:r w:rsidRPr="00DB25C4">
        <w:rPr>
          <w:rFonts w:cstheme="minorHAnsi"/>
          <w:color w:val="000000"/>
        </w:rPr>
        <w:t>sebagai</w:t>
      </w:r>
      <w:proofErr w:type="spellEnd"/>
      <w:r w:rsidRPr="00DB25C4">
        <w:rPr>
          <w:rFonts w:cstheme="minorHAnsi"/>
          <w:color w:val="000000"/>
        </w:rPr>
        <w:t xml:space="preserve"> </w:t>
      </w:r>
      <w:proofErr w:type="spellStart"/>
      <w:r w:rsidRPr="00DB25C4">
        <w:rPr>
          <w:rFonts w:cstheme="minorHAnsi"/>
          <w:color w:val="000000"/>
        </w:rPr>
        <w:t>jaminan</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efisiensi</w:t>
      </w:r>
      <w:proofErr w:type="spellEnd"/>
      <w:r w:rsidRPr="00DB25C4">
        <w:rPr>
          <w:rFonts w:cstheme="minorHAnsi"/>
          <w:color w:val="000000"/>
        </w:rPr>
        <w:t xml:space="preserve">, </w:t>
      </w:r>
      <w:proofErr w:type="spellStart"/>
      <w:r w:rsidRPr="00DB25C4">
        <w:rPr>
          <w:rFonts w:cstheme="minorHAnsi"/>
          <w:color w:val="000000"/>
        </w:rPr>
        <w:t>akuntabilitas</w:t>
      </w:r>
      <w:proofErr w:type="spellEnd"/>
      <w:r w:rsidRPr="00DB25C4">
        <w:rPr>
          <w:rFonts w:cstheme="minorHAnsi"/>
          <w:color w:val="000000"/>
        </w:rPr>
        <w:t xml:space="preserve"> dan </w:t>
      </w:r>
      <w:proofErr w:type="spellStart"/>
      <w:r w:rsidRPr="00DB25C4">
        <w:rPr>
          <w:rFonts w:cstheme="minorHAnsi"/>
          <w:color w:val="000000"/>
        </w:rPr>
        <w:t>efektifitas</w:t>
      </w:r>
      <w:proofErr w:type="spellEnd"/>
      <w:r w:rsidRPr="00DB25C4">
        <w:rPr>
          <w:rFonts w:cstheme="minorHAnsi"/>
          <w:b/>
          <w:bCs/>
          <w:color w:val="000000"/>
        </w:rPr>
        <w:t xml:space="preserve"> </w:t>
      </w:r>
      <w:proofErr w:type="spellStart"/>
      <w:r w:rsidRPr="00DB25C4">
        <w:rPr>
          <w:rFonts w:cstheme="minorHAnsi"/>
          <w:color w:val="000000"/>
        </w:rPr>
        <w:t>pelayanan</w:t>
      </w:r>
      <w:proofErr w:type="spellEnd"/>
      <w:r w:rsidRPr="00DB25C4">
        <w:rPr>
          <w:rFonts w:cstheme="minorHAnsi"/>
          <w:color w:val="000000"/>
        </w:rPr>
        <w:t xml:space="preserve"> </w:t>
      </w:r>
      <w:proofErr w:type="spellStart"/>
      <w:r w:rsidRPr="00DB25C4">
        <w:rPr>
          <w:rFonts w:cstheme="minorHAnsi"/>
          <w:color w:val="000000"/>
        </w:rPr>
        <w:t>terhadap</w:t>
      </w:r>
      <w:proofErr w:type="spellEnd"/>
      <w:r w:rsidRPr="00DB25C4">
        <w:rPr>
          <w:rFonts w:cstheme="minorHAnsi"/>
          <w:color w:val="000000"/>
        </w:rPr>
        <w:t xml:space="preserve"> </w:t>
      </w:r>
      <w:proofErr w:type="spellStart"/>
      <w:r w:rsidRPr="00DB25C4">
        <w:rPr>
          <w:rFonts w:cstheme="minorHAnsi"/>
          <w:color w:val="000000"/>
        </w:rPr>
        <w:t>mahasiswa</w:t>
      </w:r>
      <w:proofErr w:type="spellEnd"/>
      <w:r w:rsidRPr="00DB25C4">
        <w:rPr>
          <w:rFonts w:cstheme="minorHAnsi"/>
          <w:color w:val="000000"/>
        </w:rPr>
        <w:t xml:space="preserve">. </w:t>
      </w:r>
      <w:proofErr w:type="spellStart"/>
      <w:r w:rsidRPr="00DB25C4">
        <w:rPr>
          <w:rFonts w:cstheme="minorHAnsi"/>
          <w:color w:val="000000"/>
        </w:rPr>
        <w:t>Pelayanan</w:t>
      </w:r>
      <w:proofErr w:type="spellEnd"/>
      <w:r w:rsidRPr="00DB25C4">
        <w:rPr>
          <w:rFonts w:cstheme="minorHAnsi"/>
          <w:color w:val="000000"/>
        </w:rPr>
        <w:t xml:space="preserve"> </w:t>
      </w:r>
      <w:proofErr w:type="spellStart"/>
      <w:r w:rsidRPr="00DB25C4">
        <w:rPr>
          <w:rFonts w:cstheme="minorHAnsi"/>
          <w:color w:val="000000"/>
        </w:rPr>
        <w:t>informasi</w:t>
      </w:r>
      <w:proofErr w:type="spellEnd"/>
      <w:r w:rsidRPr="00DB25C4">
        <w:rPr>
          <w:rFonts w:cstheme="minorHAnsi"/>
          <w:color w:val="000000"/>
        </w:rPr>
        <w:t xml:space="preserve"> </w:t>
      </w:r>
      <w:proofErr w:type="spellStart"/>
      <w:r w:rsidRPr="00DB25C4">
        <w:rPr>
          <w:rFonts w:cstheme="minorHAnsi"/>
          <w:color w:val="000000"/>
        </w:rPr>
        <w:t>kepada</w:t>
      </w:r>
      <w:proofErr w:type="spellEnd"/>
      <w:r w:rsidRPr="00DB25C4">
        <w:rPr>
          <w:rFonts w:cstheme="minorHAnsi"/>
          <w:color w:val="000000"/>
        </w:rPr>
        <w:t xml:space="preserve"> </w:t>
      </w:r>
      <w:proofErr w:type="spellStart"/>
      <w:r w:rsidRPr="00DB25C4">
        <w:rPr>
          <w:rFonts w:cstheme="minorHAnsi"/>
          <w:color w:val="000000"/>
        </w:rPr>
        <w:t>mahasiswa</w:t>
      </w:r>
      <w:proofErr w:type="spellEnd"/>
      <w:r w:rsidRPr="00DB25C4">
        <w:rPr>
          <w:rFonts w:cstheme="minorHAnsi"/>
          <w:color w:val="000000"/>
        </w:rPr>
        <w:t xml:space="preserve"> juga </w:t>
      </w:r>
      <w:proofErr w:type="spellStart"/>
      <w:r w:rsidRPr="00DB25C4">
        <w:rPr>
          <w:rFonts w:cstheme="minorHAnsi"/>
          <w:color w:val="000000"/>
        </w:rPr>
        <w:t>dilakukan</w:t>
      </w:r>
      <w:proofErr w:type="spellEnd"/>
      <w:r w:rsidRPr="00DB25C4">
        <w:rPr>
          <w:rFonts w:cstheme="minorHAnsi"/>
          <w:b/>
          <w:bCs/>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update </w:t>
      </w:r>
      <w:proofErr w:type="spellStart"/>
      <w:r w:rsidRPr="00DB25C4">
        <w:rPr>
          <w:rFonts w:cstheme="minorHAnsi"/>
          <w:color w:val="000000"/>
        </w:rPr>
        <w:t>informasi</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website, </w:t>
      </w:r>
      <w:proofErr w:type="spellStart"/>
      <w:r w:rsidRPr="00DB25C4">
        <w:rPr>
          <w:rFonts w:cstheme="minorHAnsi"/>
          <w:color w:val="000000"/>
        </w:rPr>
        <w:t>sosial</w:t>
      </w:r>
      <w:proofErr w:type="spellEnd"/>
      <w:r w:rsidRPr="00DB25C4">
        <w:rPr>
          <w:rFonts w:cstheme="minorHAnsi"/>
          <w:color w:val="000000"/>
        </w:rPr>
        <w:t xml:space="preserve"> media dan </w:t>
      </w:r>
      <w:proofErr w:type="spellStart"/>
      <w:r w:rsidRPr="00DB25C4">
        <w:rPr>
          <w:rFonts w:cstheme="minorHAnsi"/>
          <w:color w:val="000000"/>
        </w:rPr>
        <w:t>kanal</w:t>
      </w:r>
      <w:proofErr w:type="spellEnd"/>
      <w:r w:rsidRPr="00DB25C4">
        <w:rPr>
          <w:rFonts w:cstheme="minorHAnsi"/>
          <w:color w:val="000000"/>
        </w:rPr>
        <w:t xml:space="preserve"> </w:t>
      </w:r>
      <w:proofErr w:type="spellStart"/>
      <w:r w:rsidRPr="00DB25C4">
        <w:rPr>
          <w:rFonts w:cstheme="minorHAnsi"/>
          <w:color w:val="000000"/>
        </w:rPr>
        <w:t>informasi</w:t>
      </w:r>
      <w:proofErr w:type="spellEnd"/>
      <w:r w:rsidRPr="00DB25C4">
        <w:rPr>
          <w:rFonts w:cstheme="minorHAnsi"/>
          <w:color w:val="000000"/>
        </w:rPr>
        <w:t xml:space="preserve"> lain yang</w:t>
      </w:r>
      <w:r w:rsidRPr="00DB25C4">
        <w:rPr>
          <w:rFonts w:cstheme="minorHAnsi"/>
          <w:b/>
          <w:bCs/>
          <w:color w:val="000000"/>
        </w:rPr>
        <w:t xml:space="preserve"> </w:t>
      </w:r>
      <w:proofErr w:type="spellStart"/>
      <w:r w:rsidRPr="00DB25C4">
        <w:rPr>
          <w:rFonts w:cstheme="minorHAnsi"/>
          <w:color w:val="000000"/>
        </w:rPr>
        <w:t>dikelola</w:t>
      </w:r>
      <w:proofErr w:type="spellEnd"/>
      <w:r w:rsidRPr="00DB25C4">
        <w:rPr>
          <w:rFonts w:cstheme="minorHAnsi"/>
          <w:color w:val="000000"/>
        </w:rPr>
        <w:t xml:space="preserve"> oleh program </w:t>
      </w:r>
      <w:proofErr w:type="spellStart"/>
      <w:r w:rsidRPr="00DB25C4">
        <w:rPr>
          <w:rFonts w:cstheme="minorHAnsi"/>
          <w:color w:val="000000"/>
        </w:rPr>
        <w:t>studi</w:t>
      </w:r>
      <w:proofErr w:type="spellEnd"/>
      <w:r w:rsidRPr="00DB25C4">
        <w:rPr>
          <w:rFonts w:cstheme="minorHAnsi"/>
          <w:color w:val="000000"/>
        </w:rPr>
        <w:t xml:space="preserve">. </w:t>
      </w:r>
    </w:p>
    <w:p w14:paraId="5D714B35" w14:textId="77777777" w:rsidR="00EE2EA9" w:rsidRPr="00DB25C4" w:rsidRDefault="00EE2EA9" w:rsidP="00687314">
      <w:pPr>
        <w:autoSpaceDE w:val="0"/>
        <w:autoSpaceDN w:val="0"/>
        <w:adjustRightInd w:val="0"/>
        <w:spacing w:after="0" w:line="240" w:lineRule="auto"/>
        <w:jc w:val="both"/>
        <w:rPr>
          <w:rFonts w:cstheme="minorHAnsi"/>
          <w:color w:val="000000"/>
          <w:highlight w:val="yellow"/>
        </w:rPr>
      </w:pPr>
    </w:p>
    <w:p w14:paraId="5E5F170E" w14:textId="77777777" w:rsidR="00EE2EA9" w:rsidRPr="00DB25C4" w:rsidRDefault="00EE2EA9" w:rsidP="00687314">
      <w:pPr>
        <w:autoSpaceDE w:val="0"/>
        <w:autoSpaceDN w:val="0"/>
        <w:adjustRightInd w:val="0"/>
        <w:spacing w:after="0" w:line="240" w:lineRule="auto"/>
        <w:rPr>
          <w:rFonts w:cstheme="minorHAnsi"/>
          <w:b/>
          <w:bCs/>
          <w:color w:val="000000"/>
        </w:rPr>
      </w:pPr>
      <w:r w:rsidRPr="00DB25C4">
        <w:rPr>
          <w:rFonts w:cstheme="minorHAnsi"/>
          <w:b/>
          <w:bCs/>
          <w:color w:val="000000"/>
        </w:rPr>
        <w:t xml:space="preserve">1.3 </w:t>
      </w:r>
      <w:proofErr w:type="spellStart"/>
      <w:r w:rsidRPr="00DB25C4">
        <w:rPr>
          <w:rFonts w:cstheme="minorHAnsi"/>
          <w:b/>
          <w:bCs/>
          <w:color w:val="000000"/>
        </w:rPr>
        <w:t>Evaluasi</w:t>
      </w:r>
      <w:proofErr w:type="spellEnd"/>
      <w:r w:rsidRPr="00DB25C4">
        <w:rPr>
          <w:rFonts w:cstheme="minorHAnsi"/>
          <w:b/>
          <w:bCs/>
          <w:color w:val="000000"/>
        </w:rPr>
        <w:t xml:space="preserve"> </w:t>
      </w:r>
    </w:p>
    <w:p w14:paraId="01045605" w14:textId="77777777" w:rsidR="00EE2EA9" w:rsidRPr="00DB25C4" w:rsidRDefault="00EE2EA9" w:rsidP="00687314">
      <w:pPr>
        <w:autoSpaceDE w:val="0"/>
        <w:autoSpaceDN w:val="0"/>
        <w:adjustRightInd w:val="0"/>
        <w:spacing w:after="0" w:line="240" w:lineRule="auto"/>
        <w:rPr>
          <w:rFonts w:cstheme="minorHAnsi"/>
          <w:color w:val="000000"/>
        </w:rPr>
      </w:pPr>
      <w:r w:rsidRPr="00DB25C4">
        <w:rPr>
          <w:rFonts w:cstheme="minorHAnsi"/>
          <w:color w:val="000000" w:themeColor="text1"/>
        </w:rPr>
        <w:t xml:space="preserve">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Pendidikan Bahasa Mandarin </w:t>
      </w:r>
      <w:commentRangeStart w:id="33"/>
      <w:proofErr w:type="spellStart"/>
      <w:r w:rsidRPr="00DB25C4">
        <w:rPr>
          <w:rFonts w:cstheme="minorHAnsi"/>
          <w:color w:val="000000" w:themeColor="text1"/>
        </w:rPr>
        <w:t>melakukan</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rapat</w:t>
      </w:r>
      <w:proofErr w:type="spellEnd"/>
      <w:r w:rsidRPr="00DB25C4">
        <w:rPr>
          <w:rFonts w:cstheme="minorHAnsi"/>
          <w:color w:val="000000" w:themeColor="text1"/>
        </w:rPr>
        <w:t xml:space="preserve"> </w:t>
      </w: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dan </w:t>
      </w:r>
      <w:proofErr w:type="spellStart"/>
      <w:r w:rsidRPr="00DB25C4">
        <w:rPr>
          <w:rFonts w:cstheme="minorHAnsi"/>
          <w:color w:val="000000" w:themeColor="text1"/>
        </w:rPr>
        <w:t>visi</w:t>
      </w:r>
      <w:proofErr w:type="spellEnd"/>
      <w:r w:rsidRPr="00DB25C4">
        <w:rPr>
          <w:rFonts w:cstheme="minorHAnsi"/>
          <w:color w:val="000000" w:themeColor="text1"/>
        </w:rPr>
        <w:t xml:space="preserve"> </w:t>
      </w:r>
      <w:proofErr w:type="spellStart"/>
      <w:r w:rsidRPr="00DB25C4">
        <w:rPr>
          <w:rFonts w:cstheme="minorHAnsi"/>
          <w:color w:val="000000" w:themeColor="text1"/>
        </w:rPr>
        <w:t>misi</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mengevaluasi</w:t>
      </w:r>
      <w:proofErr w:type="spellEnd"/>
      <w:r w:rsidRPr="00DB25C4">
        <w:rPr>
          <w:rFonts w:cstheme="minorHAnsi"/>
          <w:color w:val="000000" w:themeColor="text1"/>
        </w:rPr>
        <w:t xml:space="preserve"> </w:t>
      </w:r>
      <w:proofErr w:type="spellStart"/>
      <w:r w:rsidRPr="00DB25C4">
        <w:rPr>
          <w:rFonts w:cstheme="minorHAnsi"/>
          <w:color w:val="000000" w:themeColor="text1"/>
        </w:rPr>
        <w:t>visi</w:t>
      </w:r>
      <w:proofErr w:type="spellEnd"/>
      <w:r w:rsidRPr="00DB25C4">
        <w:rPr>
          <w:rFonts w:cstheme="minorHAnsi"/>
          <w:color w:val="000000" w:themeColor="text1"/>
        </w:rPr>
        <w:t xml:space="preserve"> </w:t>
      </w:r>
      <w:proofErr w:type="spellStart"/>
      <w:r w:rsidRPr="00DB25C4">
        <w:rPr>
          <w:rFonts w:cstheme="minorHAnsi"/>
          <w:color w:val="000000" w:themeColor="text1"/>
        </w:rPr>
        <w:t>keilmuan</w:t>
      </w:r>
      <w:proofErr w:type="spellEnd"/>
      <w:r w:rsidRPr="00DB25C4">
        <w:rPr>
          <w:rFonts w:cstheme="minorHAnsi"/>
          <w:color w:val="000000" w:themeColor="text1"/>
        </w:rPr>
        <w:t xml:space="preserve">, </w:t>
      </w:r>
      <w:proofErr w:type="spellStart"/>
      <w:r w:rsidRPr="00DB25C4">
        <w:rPr>
          <w:rFonts w:cstheme="minorHAnsi"/>
          <w:color w:val="000000" w:themeColor="text1"/>
        </w:rPr>
        <w:t>tujuan</w:t>
      </w:r>
      <w:proofErr w:type="spellEnd"/>
      <w:r w:rsidRPr="00DB25C4">
        <w:rPr>
          <w:rFonts w:cstheme="minorHAnsi"/>
          <w:color w:val="000000" w:themeColor="text1"/>
        </w:rPr>
        <w:t xml:space="preserve"> dan strategi</w:t>
      </w:r>
      <w:commentRangeEnd w:id="33"/>
      <w:r w:rsidRPr="00DB25C4">
        <w:rPr>
          <w:rStyle w:val="CommentReference"/>
          <w:rFonts w:cstheme="minorHAnsi"/>
          <w:sz w:val="22"/>
          <w:szCs w:val="22"/>
        </w:rPr>
        <w:commentReference w:id="33"/>
      </w:r>
      <w:r w:rsidRPr="00DB25C4">
        <w:rPr>
          <w:rFonts w:cstheme="minorHAnsi"/>
          <w:color w:val="000000" w:themeColor="text1"/>
        </w:rPr>
        <w:t xml:space="preserve"> </w:t>
      </w:r>
      <w:proofErr w:type="spellStart"/>
      <w:r w:rsidRPr="00DB25C4">
        <w:rPr>
          <w:rFonts w:cstheme="minorHAnsi"/>
          <w:color w:val="000000" w:themeColor="text1"/>
        </w:rPr>
        <w:t>pencapaian</w:t>
      </w:r>
      <w:proofErr w:type="spellEnd"/>
      <w:r w:rsidRPr="00DB25C4">
        <w:rPr>
          <w:rFonts w:cstheme="minorHAnsi"/>
          <w:color w:val="000000" w:themeColor="text1"/>
        </w:rPr>
        <w:t xml:space="preserve"> </w:t>
      </w:r>
      <w:proofErr w:type="spellStart"/>
      <w:r w:rsidRPr="00DB25C4">
        <w:rPr>
          <w:rFonts w:cstheme="minorHAnsi"/>
          <w:color w:val="000000" w:themeColor="text1"/>
        </w:rPr>
        <w:t>tujuan</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menggunakan</w:t>
      </w:r>
      <w:proofErr w:type="spellEnd"/>
      <w:r w:rsidRPr="00DB25C4">
        <w:rPr>
          <w:rFonts w:cstheme="minorHAnsi"/>
          <w:color w:val="000000" w:themeColor="text1"/>
        </w:rPr>
        <w:t xml:space="preserve"> </w:t>
      </w:r>
      <w:proofErr w:type="spellStart"/>
      <w:r w:rsidRPr="00DB25C4">
        <w:rPr>
          <w:rFonts w:cstheme="minorHAnsi"/>
          <w:color w:val="000000" w:themeColor="text1"/>
        </w:rPr>
        <w:t>analisa</w:t>
      </w:r>
      <w:proofErr w:type="spellEnd"/>
      <w:r w:rsidRPr="00DB25C4">
        <w:rPr>
          <w:rFonts w:cstheme="minorHAnsi"/>
          <w:color w:val="000000" w:themeColor="text1"/>
        </w:rPr>
        <w:t xml:space="preserve"> SWOT </w:t>
      </w:r>
      <w:proofErr w:type="spellStart"/>
      <w:r w:rsidRPr="00DB25C4">
        <w:rPr>
          <w:rFonts w:cstheme="minorHAnsi"/>
          <w:color w:val="000000" w:themeColor="text1"/>
        </w:rPr>
        <w:t>sebagai</w:t>
      </w:r>
      <w:proofErr w:type="spellEnd"/>
      <w:r w:rsidRPr="00DB25C4">
        <w:rPr>
          <w:rFonts w:cstheme="minorHAnsi"/>
          <w:color w:val="000000" w:themeColor="text1"/>
        </w:rPr>
        <w:t xml:space="preserve"> </w:t>
      </w:r>
      <w:proofErr w:type="spellStart"/>
      <w:r w:rsidRPr="00DB25C4">
        <w:rPr>
          <w:rFonts w:cstheme="minorHAnsi"/>
          <w:color w:val="000000" w:themeColor="text1"/>
        </w:rPr>
        <w:t>berikut</w:t>
      </w:r>
      <w:proofErr w:type="spellEnd"/>
      <w:r w:rsidRPr="00DB25C4">
        <w:rPr>
          <w:rFonts w:cstheme="minorHAnsi"/>
          <w:color w:val="000000" w:themeColor="text1"/>
        </w:rPr>
        <w:t xml:space="preserve">: </w:t>
      </w:r>
    </w:p>
    <w:p w14:paraId="1E64C0CE" w14:textId="77777777" w:rsidR="00EE2EA9" w:rsidRPr="00DB25C4" w:rsidRDefault="00EE2EA9" w:rsidP="00687314">
      <w:pPr>
        <w:autoSpaceDE w:val="0"/>
        <w:autoSpaceDN w:val="0"/>
        <w:adjustRightInd w:val="0"/>
        <w:spacing w:after="0" w:line="240" w:lineRule="auto"/>
        <w:rPr>
          <w:rFonts w:cstheme="minorHAnsi"/>
          <w:color w:val="000000"/>
        </w:rPr>
      </w:pPr>
    </w:p>
    <w:tbl>
      <w:tblPr>
        <w:tblW w:w="0" w:type="auto"/>
        <w:tblLook w:val="04A0" w:firstRow="1" w:lastRow="0" w:firstColumn="1" w:lastColumn="0" w:noHBand="0" w:noVBand="1"/>
      </w:tblPr>
      <w:tblGrid>
        <w:gridCol w:w="4675"/>
        <w:gridCol w:w="4675"/>
      </w:tblGrid>
      <w:tr w:rsidR="00EE2EA9" w:rsidRPr="00DB25C4" w14:paraId="2106011E" w14:textId="77777777" w:rsidTr="00320E08">
        <w:tc>
          <w:tcPr>
            <w:tcW w:w="4675" w:type="dxa"/>
          </w:tcPr>
          <w:p w14:paraId="1A456127" w14:textId="77777777" w:rsidR="00EE2EA9" w:rsidRPr="00DB25C4" w:rsidRDefault="00EE2EA9" w:rsidP="00687314">
            <w:pPr>
              <w:autoSpaceDE w:val="0"/>
              <w:autoSpaceDN w:val="0"/>
              <w:adjustRightInd w:val="0"/>
              <w:spacing w:after="0" w:line="240" w:lineRule="auto"/>
              <w:jc w:val="center"/>
              <w:rPr>
                <w:rFonts w:cstheme="minorHAnsi"/>
                <w:b/>
                <w:color w:val="000000"/>
              </w:rPr>
            </w:pPr>
            <w:proofErr w:type="spellStart"/>
            <w:r w:rsidRPr="00DB25C4">
              <w:rPr>
                <w:rFonts w:cstheme="minorHAnsi"/>
                <w:b/>
                <w:color w:val="000000"/>
              </w:rPr>
              <w:t>Strenghts</w:t>
            </w:r>
            <w:proofErr w:type="spellEnd"/>
          </w:p>
          <w:p w14:paraId="72ACCAA0" w14:textId="77777777" w:rsidR="00EE2EA9" w:rsidRPr="00DB25C4" w:rsidRDefault="00EE2EA9" w:rsidP="00687314">
            <w:pPr>
              <w:autoSpaceDE w:val="0"/>
              <w:autoSpaceDN w:val="0"/>
              <w:adjustRightInd w:val="0"/>
              <w:spacing w:after="0" w:line="240" w:lineRule="auto"/>
              <w:rPr>
                <w:rFonts w:cstheme="minorHAnsi"/>
                <w:color w:val="000000"/>
              </w:rPr>
            </w:pPr>
          </w:p>
          <w:p w14:paraId="69E6602F" w14:textId="77777777" w:rsidR="00EE2EA9" w:rsidRPr="00DB25C4" w:rsidRDefault="00EE2EA9" w:rsidP="00687314">
            <w:pPr>
              <w:autoSpaceDE w:val="0"/>
              <w:autoSpaceDN w:val="0"/>
              <w:adjustRightInd w:val="0"/>
              <w:spacing w:after="0" w:line="240" w:lineRule="auto"/>
              <w:rPr>
                <w:rFonts w:cstheme="minorHAnsi"/>
                <w:color w:val="000000"/>
              </w:rPr>
            </w:pPr>
            <w:r w:rsidRPr="00DB25C4">
              <w:rPr>
                <w:rFonts w:cstheme="minorHAnsi"/>
                <w:color w:val="000000"/>
              </w:rPr>
              <w:t xml:space="preserve">PPBM </w:t>
            </w:r>
            <w:proofErr w:type="spellStart"/>
            <w:r w:rsidRPr="00DB25C4">
              <w:rPr>
                <w:rFonts w:cstheme="minorHAnsi"/>
                <w:color w:val="000000"/>
              </w:rPr>
              <w:t>memiliki</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misi</w:t>
            </w:r>
            <w:proofErr w:type="spellEnd"/>
            <w:r w:rsidRPr="00DB25C4">
              <w:rPr>
                <w:rFonts w:cstheme="minorHAnsi"/>
                <w:color w:val="000000"/>
              </w:rPr>
              <w:t xml:space="preserve">, </w:t>
            </w:r>
            <w:proofErr w:type="spellStart"/>
            <w:r w:rsidRPr="00DB25C4">
              <w:rPr>
                <w:rFonts w:cstheme="minorHAnsi"/>
                <w:color w:val="000000"/>
              </w:rPr>
              <w:t>tujuan</w:t>
            </w:r>
            <w:proofErr w:type="spellEnd"/>
            <w:r w:rsidRPr="00DB25C4">
              <w:rPr>
                <w:rFonts w:cstheme="minorHAnsi"/>
                <w:color w:val="000000"/>
              </w:rPr>
              <w:t xml:space="preserve"> dan </w:t>
            </w:r>
            <w:proofErr w:type="spellStart"/>
            <w:r w:rsidRPr="00DB25C4">
              <w:rPr>
                <w:rFonts w:cstheme="minorHAnsi"/>
                <w:color w:val="000000"/>
              </w:rPr>
              <w:t>stratei</w:t>
            </w:r>
            <w:proofErr w:type="spellEnd"/>
            <w:r w:rsidRPr="00DB25C4">
              <w:rPr>
                <w:rFonts w:cstheme="minorHAnsi"/>
                <w:color w:val="000000"/>
              </w:rPr>
              <w:t xml:space="preserve"> yang </w:t>
            </w:r>
            <w:proofErr w:type="spellStart"/>
            <w:r w:rsidRPr="00DB25C4">
              <w:rPr>
                <w:rFonts w:cstheme="minorHAnsi"/>
                <w:color w:val="000000"/>
              </w:rPr>
              <w:t>jelas</w:t>
            </w:r>
            <w:proofErr w:type="spellEnd"/>
            <w:r w:rsidRPr="00DB25C4">
              <w:rPr>
                <w:rFonts w:cstheme="minorHAnsi"/>
                <w:color w:val="000000"/>
              </w:rPr>
              <w:t>.</w:t>
            </w:r>
          </w:p>
          <w:p w14:paraId="4604DDA4" w14:textId="77777777" w:rsidR="00EE2EA9" w:rsidRPr="00DB25C4" w:rsidRDefault="00EE2EA9" w:rsidP="00687314">
            <w:pPr>
              <w:autoSpaceDE w:val="0"/>
              <w:autoSpaceDN w:val="0"/>
              <w:adjustRightInd w:val="0"/>
              <w:spacing w:after="0" w:line="240" w:lineRule="auto"/>
              <w:rPr>
                <w:rFonts w:cstheme="minorHAnsi"/>
                <w:color w:val="000000"/>
              </w:rPr>
            </w:pPr>
          </w:p>
          <w:p w14:paraId="43B7AC01" w14:textId="77777777" w:rsidR="00EE2EA9" w:rsidRPr="00DB25C4" w:rsidRDefault="00EE2EA9" w:rsidP="00687314">
            <w:pPr>
              <w:autoSpaceDE w:val="0"/>
              <w:autoSpaceDN w:val="0"/>
              <w:adjustRightInd w:val="0"/>
              <w:spacing w:after="0" w:line="240" w:lineRule="auto"/>
              <w:rPr>
                <w:rFonts w:cstheme="minorHAnsi"/>
                <w:color w:val="000000"/>
              </w:rPr>
            </w:pPr>
            <w:r w:rsidRPr="00DB25C4">
              <w:rPr>
                <w:rFonts w:cstheme="minorHAnsi"/>
                <w:color w:val="000000"/>
              </w:rPr>
              <w:t xml:space="preserve">PPBM </w:t>
            </w:r>
            <w:proofErr w:type="spellStart"/>
            <w:r w:rsidRPr="00DB25C4">
              <w:rPr>
                <w:rFonts w:cstheme="minorHAnsi"/>
                <w:color w:val="000000"/>
              </w:rPr>
              <w:t>telah</w:t>
            </w:r>
            <w:proofErr w:type="spellEnd"/>
            <w:r w:rsidRPr="00DB25C4">
              <w:rPr>
                <w:rFonts w:cstheme="minorHAnsi"/>
                <w:color w:val="000000"/>
              </w:rPr>
              <w:t xml:space="preserve"> </w:t>
            </w:r>
            <w:proofErr w:type="spellStart"/>
            <w:r w:rsidRPr="00DB25C4">
              <w:rPr>
                <w:rFonts w:cstheme="minorHAnsi"/>
                <w:color w:val="000000"/>
              </w:rPr>
              <w:t>memiliki</w:t>
            </w:r>
            <w:proofErr w:type="spellEnd"/>
            <w:r w:rsidRPr="00DB25C4">
              <w:rPr>
                <w:rFonts w:cstheme="minorHAnsi"/>
                <w:color w:val="000000"/>
              </w:rPr>
              <w:t xml:space="preserve"> </w:t>
            </w:r>
            <w:proofErr w:type="spellStart"/>
            <w:r w:rsidRPr="00DB25C4">
              <w:rPr>
                <w:rFonts w:cstheme="minorHAnsi"/>
                <w:color w:val="000000"/>
              </w:rPr>
              <w:t>rumusan</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keilmuan</w:t>
            </w:r>
            <w:proofErr w:type="spellEnd"/>
            <w:r w:rsidRPr="00DB25C4">
              <w:rPr>
                <w:rFonts w:cstheme="minorHAnsi"/>
                <w:color w:val="000000"/>
              </w:rPr>
              <w:t xml:space="preserve"> </w:t>
            </w:r>
            <w:proofErr w:type="spellStart"/>
            <w:r w:rsidRPr="00DB25C4">
              <w:rPr>
                <w:rFonts w:cstheme="minorHAnsi"/>
                <w:color w:val="000000"/>
              </w:rPr>
              <w:t>sebagai</w:t>
            </w:r>
            <w:proofErr w:type="spellEnd"/>
            <w:r w:rsidRPr="00DB25C4">
              <w:rPr>
                <w:rFonts w:cstheme="minorHAnsi"/>
                <w:color w:val="000000"/>
              </w:rPr>
              <w:t xml:space="preserve"> </w:t>
            </w:r>
            <w:proofErr w:type="spellStart"/>
            <w:r w:rsidRPr="00DB25C4">
              <w:rPr>
                <w:rFonts w:cstheme="minorHAnsi"/>
                <w:color w:val="000000"/>
              </w:rPr>
              <w:t>penciri</w:t>
            </w:r>
            <w:proofErr w:type="spellEnd"/>
            <w:r w:rsidRPr="00DB25C4">
              <w:rPr>
                <w:rFonts w:cstheme="minorHAnsi"/>
                <w:color w:val="000000"/>
              </w:rPr>
              <w:t>/</w:t>
            </w:r>
            <w:proofErr w:type="spellStart"/>
            <w:r w:rsidRPr="00DB25C4">
              <w:rPr>
                <w:rFonts w:cstheme="minorHAnsi"/>
                <w:color w:val="000000"/>
              </w:rPr>
              <w:t>pembeda</w:t>
            </w:r>
            <w:proofErr w:type="spellEnd"/>
            <w:r w:rsidRPr="00DB25C4">
              <w:rPr>
                <w:rFonts w:cstheme="minorHAnsi"/>
                <w:color w:val="000000"/>
              </w:rPr>
              <w:t xml:space="preserve"> </w:t>
            </w:r>
            <w:proofErr w:type="spellStart"/>
            <w:r w:rsidRPr="00DB25C4">
              <w:rPr>
                <w:rFonts w:cstheme="minorHAnsi"/>
                <w:color w:val="000000"/>
              </w:rPr>
              <w:t>dari</w:t>
            </w:r>
            <w:proofErr w:type="spellEnd"/>
            <w:r w:rsidRPr="00DB25C4">
              <w:rPr>
                <w:rFonts w:cstheme="minorHAnsi"/>
                <w:color w:val="000000"/>
              </w:rPr>
              <w:t xml:space="preserve"> </w:t>
            </w:r>
            <w:proofErr w:type="spellStart"/>
            <w:r w:rsidRPr="00DB25C4">
              <w:rPr>
                <w:rFonts w:cstheme="minorHAnsi"/>
                <w:color w:val="000000"/>
              </w:rPr>
              <w:t>prodi</w:t>
            </w:r>
            <w:proofErr w:type="spellEnd"/>
            <w:r w:rsidRPr="00DB25C4">
              <w:rPr>
                <w:rFonts w:cstheme="minorHAnsi"/>
                <w:color w:val="000000"/>
              </w:rPr>
              <w:t xml:space="preserve"> Mandarin </w:t>
            </w:r>
            <w:proofErr w:type="spellStart"/>
            <w:r w:rsidRPr="00DB25C4">
              <w:rPr>
                <w:rFonts w:cstheme="minorHAnsi"/>
                <w:color w:val="000000"/>
              </w:rPr>
              <w:t>perguruan</w:t>
            </w:r>
            <w:proofErr w:type="spellEnd"/>
            <w:r w:rsidRPr="00DB25C4">
              <w:rPr>
                <w:rFonts w:cstheme="minorHAnsi"/>
                <w:color w:val="000000"/>
              </w:rPr>
              <w:t xml:space="preserve"> </w:t>
            </w:r>
            <w:proofErr w:type="spellStart"/>
            <w:r w:rsidRPr="00DB25C4">
              <w:rPr>
                <w:rFonts w:cstheme="minorHAnsi"/>
                <w:color w:val="000000"/>
              </w:rPr>
              <w:t>tinggi</w:t>
            </w:r>
            <w:proofErr w:type="spellEnd"/>
            <w:r w:rsidRPr="00DB25C4">
              <w:rPr>
                <w:rFonts w:cstheme="minorHAnsi"/>
                <w:color w:val="000000"/>
              </w:rPr>
              <w:t xml:space="preserve"> lain.</w:t>
            </w:r>
          </w:p>
          <w:p w14:paraId="784E6A84" w14:textId="77777777" w:rsidR="00EE2EA9" w:rsidRPr="00DB25C4" w:rsidRDefault="00EE2EA9" w:rsidP="00687314">
            <w:pPr>
              <w:autoSpaceDE w:val="0"/>
              <w:autoSpaceDN w:val="0"/>
              <w:adjustRightInd w:val="0"/>
              <w:spacing w:after="0" w:line="240" w:lineRule="auto"/>
              <w:rPr>
                <w:rFonts w:cstheme="minorHAnsi"/>
                <w:color w:val="000000"/>
              </w:rPr>
            </w:pPr>
          </w:p>
          <w:p w14:paraId="73594715" w14:textId="77777777" w:rsidR="00EE2EA9" w:rsidRPr="00DB25C4" w:rsidRDefault="00EE2EA9" w:rsidP="00687314">
            <w:pPr>
              <w:autoSpaceDE w:val="0"/>
              <w:autoSpaceDN w:val="0"/>
              <w:adjustRightInd w:val="0"/>
              <w:spacing w:after="0" w:line="240" w:lineRule="auto"/>
              <w:rPr>
                <w:rFonts w:cstheme="minorHAnsi"/>
                <w:color w:val="000000"/>
              </w:rPr>
            </w:pPr>
            <w:r w:rsidRPr="00DB25C4">
              <w:rPr>
                <w:rFonts w:cstheme="minorHAnsi"/>
                <w:color w:val="000000"/>
              </w:rPr>
              <w:t xml:space="preserve">PPBM </w:t>
            </w:r>
            <w:proofErr w:type="spellStart"/>
            <w:r w:rsidRPr="00DB25C4">
              <w:rPr>
                <w:rFonts w:cstheme="minorHAnsi"/>
                <w:color w:val="000000"/>
              </w:rPr>
              <w:t>memiliki</w:t>
            </w:r>
            <w:proofErr w:type="spellEnd"/>
            <w:r w:rsidRPr="00DB25C4">
              <w:rPr>
                <w:rFonts w:cstheme="minorHAnsi"/>
                <w:color w:val="000000"/>
              </w:rPr>
              <w:t xml:space="preserve"> </w:t>
            </w:r>
            <w:proofErr w:type="spellStart"/>
            <w:r w:rsidRPr="00DB25C4">
              <w:rPr>
                <w:rFonts w:cstheme="minorHAnsi"/>
                <w:color w:val="000000"/>
              </w:rPr>
              <w:t>dukungan</w:t>
            </w:r>
            <w:proofErr w:type="spellEnd"/>
            <w:r w:rsidRPr="00DB25C4">
              <w:rPr>
                <w:rFonts w:cstheme="minorHAnsi"/>
                <w:color w:val="000000"/>
              </w:rPr>
              <w:t xml:space="preserve"> </w:t>
            </w:r>
            <w:proofErr w:type="spellStart"/>
            <w:r w:rsidRPr="00DB25C4">
              <w:rPr>
                <w:rFonts w:cstheme="minorHAnsi"/>
                <w:color w:val="000000"/>
              </w:rPr>
              <w:t>dari</w:t>
            </w:r>
            <w:proofErr w:type="spellEnd"/>
            <w:r w:rsidRPr="00DB25C4">
              <w:rPr>
                <w:rFonts w:cstheme="minorHAnsi"/>
                <w:color w:val="000000"/>
              </w:rPr>
              <w:t xml:space="preserve"> </w:t>
            </w:r>
            <w:proofErr w:type="spellStart"/>
            <w:r w:rsidRPr="00DB25C4">
              <w:rPr>
                <w:rFonts w:cstheme="minorHAnsi"/>
                <w:color w:val="000000"/>
              </w:rPr>
              <w:t>sivitas</w:t>
            </w:r>
            <w:proofErr w:type="spellEnd"/>
            <w:r w:rsidRPr="00DB25C4">
              <w:rPr>
                <w:rFonts w:cstheme="minorHAnsi"/>
                <w:color w:val="000000"/>
              </w:rPr>
              <w:t xml:space="preserve"> </w:t>
            </w:r>
            <w:proofErr w:type="spellStart"/>
            <w:r w:rsidRPr="00DB25C4">
              <w:rPr>
                <w:rFonts w:cstheme="minorHAnsi"/>
                <w:color w:val="000000"/>
              </w:rPr>
              <w:t>akademika</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tenaga</w:t>
            </w:r>
            <w:proofErr w:type="spellEnd"/>
            <w:r w:rsidRPr="00DB25C4">
              <w:rPr>
                <w:rFonts w:cstheme="minorHAnsi"/>
                <w:color w:val="000000"/>
              </w:rPr>
              <w:t xml:space="preserve"> </w:t>
            </w:r>
            <w:proofErr w:type="spellStart"/>
            <w:r w:rsidRPr="00DB25C4">
              <w:rPr>
                <w:rFonts w:cstheme="minorHAnsi"/>
                <w:color w:val="000000"/>
              </w:rPr>
              <w:t>tendik</w:t>
            </w:r>
            <w:proofErr w:type="spellEnd"/>
            <w:r w:rsidRPr="00DB25C4">
              <w:rPr>
                <w:rFonts w:cstheme="minorHAnsi"/>
                <w:color w:val="000000"/>
              </w:rPr>
              <w:t xml:space="preserve"> dan </w:t>
            </w:r>
            <w:proofErr w:type="spellStart"/>
            <w:r w:rsidRPr="00DB25C4">
              <w:rPr>
                <w:rFonts w:cstheme="minorHAnsi"/>
                <w:color w:val="000000"/>
              </w:rPr>
              <w:t>mahasiswa</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merelasikan</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misi</w:t>
            </w:r>
            <w:proofErr w:type="spellEnd"/>
            <w:r w:rsidRPr="00DB25C4">
              <w:rPr>
                <w:rFonts w:cstheme="minorHAnsi"/>
                <w:color w:val="000000"/>
              </w:rPr>
              <w:t xml:space="preserve">, </w:t>
            </w:r>
            <w:proofErr w:type="spellStart"/>
            <w:r w:rsidRPr="00DB25C4">
              <w:rPr>
                <w:rFonts w:cstheme="minorHAnsi"/>
                <w:color w:val="000000"/>
              </w:rPr>
              <w:t>tujuan</w:t>
            </w:r>
            <w:proofErr w:type="spellEnd"/>
            <w:r w:rsidRPr="00DB25C4">
              <w:rPr>
                <w:rFonts w:cstheme="minorHAnsi"/>
                <w:color w:val="000000"/>
              </w:rPr>
              <w:t xml:space="preserve"> dan strategi PPBM.</w:t>
            </w:r>
          </w:p>
          <w:p w14:paraId="4308D7A8" w14:textId="77777777" w:rsidR="00EE2EA9" w:rsidRPr="00DB25C4" w:rsidRDefault="00EE2EA9" w:rsidP="00687314">
            <w:pPr>
              <w:autoSpaceDE w:val="0"/>
              <w:autoSpaceDN w:val="0"/>
              <w:adjustRightInd w:val="0"/>
              <w:spacing w:after="0" w:line="240" w:lineRule="auto"/>
              <w:rPr>
                <w:rFonts w:cstheme="minorHAnsi"/>
                <w:color w:val="000000"/>
              </w:rPr>
            </w:pPr>
          </w:p>
          <w:p w14:paraId="45461894" w14:textId="77777777" w:rsidR="00EE2EA9" w:rsidRPr="00DB25C4" w:rsidRDefault="00EE2EA9" w:rsidP="00687314">
            <w:pPr>
              <w:autoSpaceDE w:val="0"/>
              <w:autoSpaceDN w:val="0"/>
              <w:adjustRightInd w:val="0"/>
              <w:spacing w:after="0" w:line="240" w:lineRule="auto"/>
              <w:rPr>
                <w:rFonts w:cstheme="minorHAnsi"/>
                <w:color w:val="000000"/>
              </w:rPr>
            </w:pPr>
            <w:r w:rsidRPr="00DB25C4">
              <w:rPr>
                <w:rFonts w:cstheme="minorHAnsi"/>
                <w:color w:val="000000"/>
              </w:rPr>
              <w:t xml:space="preserve">PPBM </w:t>
            </w:r>
            <w:proofErr w:type="spellStart"/>
            <w:r w:rsidRPr="00DB25C4">
              <w:rPr>
                <w:rFonts w:cstheme="minorHAnsi"/>
                <w:color w:val="000000"/>
              </w:rPr>
              <w:t>memiliki</w:t>
            </w:r>
            <w:proofErr w:type="spellEnd"/>
            <w:r w:rsidRPr="00DB25C4">
              <w:rPr>
                <w:rFonts w:cstheme="minorHAnsi"/>
                <w:color w:val="000000"/>
              </w:rPr>
              <w:t xml:space="preserve"> </w:t>
            </w:r>
            <w:proofErr w:type="spellStart"/>
            <w:r w:rsidRPr="00DB25C4">
              <w:rPr>
                <w:rFonts w:cstheme="minorHAnsi"/>
                <w:color w:val="000000"/>
              </w:rPr>
              <w:t>dukungan</w:t>
            </w:r>
            <w:proofErr w:type="spellEnd"/>
            <w:r w:rsidRPr="00DB25C4">
              <w:rPr>
                <w:rFonts w:cstheme="minorHAnsi"/>
                <w:color w:val="000000"/>
              </w:rPr>
              <w:t xml:space="preserve"> </w:t>
            </w:r>
            <w:proofErr w:type="spellStart"/>
            <w:r w:rsidRPr="00DB25C4">
              <w:rPr>
                <w:rFonts w:cstheme="minorHAnsi"/>
                <w:color w:val="000000"/>
              </w:rPr>
              <w:t>tenaga</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yang </w:t>
            </w:r>
            <w:proofErr w:type="spellStart"/>
            <w:r w:rsidRPr="00DB25C4">
              <w:rPr>
                <w:rFonts w:cstheme="minorHAnsi"/>
                <w:color w:val="000000"/>
              </w:rPr>
              <w:t>memiliki</w:t>
            </w:r>
            <w:proofErr w:type="spellEnd"/>
            <w:r w:rsidRPr="00DB25C4">
              <w:rPr>
                <w:rFonts w:cstheme="minorHAnsi"/>
                <w:color w:val="000000"/>
              </w:rPr>
              <w:t xml:space="preserve"> </w:t>
            </w:r>
            <w:proofErr w:type="spellStart"/>
            <w:r w:rsidRPr="00DB25C4">
              <w:rPr>
                <w:rFonts w:cstheme="minorHAnsi"/>
                <w:color w:val="000000"/>
              </w:rPr>
              <w:t>komitmen</w:t>
            </w:r>
            <w:proofErr w:type="spellEnd"/>
            <w:r w:rsidRPr="00DB25C4">
              <w:rPr>
                <w:rFonts w:cstheme="minorHAnsi"/>
                <w:color w:val="000000"/>
              </w:rPr>
              <w:t xml:space="preserve"> </w:t>
            </w:r>
            <w:proofErr w:type="spellStart"/>
            <w:r w:rsidRPr="00DB25C4">
              <w:rPr>
                <w:rFonts w:cstheme="minorHAnsi"/>
                <w:color w:val="000000"/>
              </w:rPr>
              <w:t>tinggi</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memajukan</w:t>
            </w:r>
            <w:proofErr w:type="spellEnd"/>
            <w:r w:rsidRPr="00DB25C4">
              <w:rPr>
                <w:rFonts w:cstheme="minorHAnsi"/>
                <w:color w:val="000000"/>
              </w:rPr>
              <w:t xml:space="preserve"> </w:t>
            </w:r>
            <w:proofErr w:type="spellStart"/>
            <w:r w:rsidRPr="00DB25C4">
              <w:rPr>
                <w:rFonts w:cstheme="minorHAnsi"/>
                <w:color w:val="000000"/>
              </w:rPr>
              <w:t>prodi</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prestasi</w:t>
            </w:r>
            <w:proofErr w:type="spellEnd"/>
            <w:r w:rsidRPr="00DB25C4">
              <w:rPr>
                <w:rFonts w:cstheme="minorHAnsi"/>
                <w:color w:val="000000"/>
              </w:rPr>
              <w:t xml:space="preserve"> </w:t>
            </w:r>
            <w:proofErr w:type="spellStart"/>
            <w:r w:rsidRPr="00DB25C4">
              <w:rPr>
                <w:rFonts w:cstheme="minorHAnsi"/>
                <w:color w:val="000000"/>
              </w:rPr>
              <w:t>akademik</w:t>
            </w:r>
            <w:proofErr w:type="spellEnd"/>
            <w:r w:rsidRPr="00DB25C4">
              <w:rPr>
                <w:rFonts w:cstheme="minorHAnsi"/>
                <w:color w:val="000000"/>
              </w:rPr>
              <w:t xml:space="preserve"> </w:t>
            </w:r>
            <w:proofErr w:type="spellStart"/>
            <w:r w:rsidRPr="00DB25C4">
              <w:rPr>
                <w:rFonts w:cstheme="minorHAnsi"/>
                <w:color w:val="000000"/>
              </w:rPr>
              <w:t>sebagai</w:t>
            </w:r>
            <w:proofErr w:type="spellEnd"/>
            <w:r w:rsidRPr="00DB25C4">
              <w:rPr>
                <w:rFonts w:cstheme="minorHAnsi"/>
                <w:color w:val="000000"/>
              </w:rPr>
              <w:t xml:space="preserve"> </w:t>
            </w:r>
            <w:proofErr w:type="spellStart"/>
            <w:r w:rsidRPr="00DB25C4">
              <w:rPr>
                <w:rFonts w:cstheme="minorHAnsi"/>
                <w:color w:val="000000"/>
              </w:rPr>
              <w:t>pembicara</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forum-forum </w:t>
            </w:r>
            <w:proofErr w:type="spellStart"/>
            <w:r w:rsidRPr="00DB25C4">
              <w:rPr>
                <w:rFonts w:cstheme="minorHAnsi"/>
                <w:color w:val="000000"/>
              </w:rPr>
              <w:t>ilmiah</w:t>
            </w:r>
            <w:proofErr w:type="spellEnd"/>
            <w:r w:rsidRPr="00DB25C4">
              <w:rPr>
                <w:rFonts w:cstheme="minorHAnsi"/>
                <w:color w:val="000000"/>
              </w:rPr>
              <w:t xml:space="preserve"> dan </w:t>
            </w:r>
            <w:proofErr w:type="spellStart"/>
            <w:r w:rsidRPr="00DB25C4">
              <w:rPr>
                <w:rFonts w:cstheme="minorHAnsi"/>
                <w:color w:val="000000"/>
              </w:rPr>
              <w:t>aktif</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menjalankan</w:t>
            </w:r>
            <w:proofErr w:type="spellEnd"/>
            <w:r w:rsidRPr="00DB25C4">
              <w:rPr>
                <w:rFonts w:cstheme="minorHAnsi"/>
                <w:color w:val="000000"/>
              </w:rPr>
              <w:t xml:space="preserve"> Tri Dharma </w:t>
            </w:r>
            <w:proofErr w:type="spellStart"/>
            <w:r w:rsidRPr="00DB25C4">
              <w:rPr>
                <w:rFonts w:cstheme="minorHAnsi"/>
                <w:color w:val="000000"/>
              </w:rPr>
              <w:t>Perguruan</w:t>
            </w:r>
            <w:proofErr w:type="spellEnd"/>
            <w:r w:rsidRPr="00DB25C4">
              <w:rPr>
                <w:rFonts w:cstheme="minorHAnsi"/>
                <w:color w:val="000000"/>
              </w:rPr>
              <w:t xml:space="preserve"> Tinggi. </w:t>
            </w:r>
          </w:p>
          <w:p w14:paraId="2D29C9B9" w14:textId="77777777" w:rsidR="00EE2EA9" w:rsidRPr="00DB25C4" w:rsidRDefault="00EE2EA9" w:rsidP="00687314">
            <w:pPr>
              <w:autoSpaceDE w:val="0"/>
              <w:autoSpaceDN w:val="0"/>
              <w:adjustRightInd w:val="0"/>
              <w:spacing w:after="0" w:line="240" w:lineRule="auto"/>
              <w:rPr>
                <w:rFonts w:cstheme="minorHAnsi"/>
                <w:color w:val="000000"/>
              </w:rPr>
            </w:pPr>
          </w:p>
          <w:p w14:paraId="372C7D86" w14:textId="77777777" w:rsidR="00EE2EA9" w:rsidRPr="00DB25C4" w:rsidRDefault="00EE2EA9" w:rsidP="00687314">
            <w:pPr>
              <w:autoSpaceDE w:val="0"/>
              <w:autoSpaceDN w:val="0"/>
              <w:adjustRightInd w:val="0"/>
              <w:spacing w:after="0" w:line="240" w:lineRule="auto"/>
              <w:rPr>
                <w:rFonts w:cstheme="minorHAnsi"/>
                <w:color w:val="000000"/>
              </w:rPr>
            </w:pPr>
            <w:r w:rsidRPr="00DB25C4">
              <w:rPr>
                <w:rFonts w:cstheme="minorHAnsi"/>
                <w:color w:val="000000"/>
              </w:rPr>
              <w:t xml:space="preserve">PPBM </w:t>
            </w:r>
            <w:proofErr w:type="spellStart"/>
            <w:r w:rsidRPr="00DB25C4">
              <w:rPr>
                <w:rFonts w:cstheme="minorHAnsi"/>
                <w:color w:val="000000"/>
              </w:rPr>
              <w:t>mendapatkan</w:t>
            </w:r>
            <w:proofErr w:type="spellEnd"/>
            <w:r w:rsidRPr="00DB25C4">
              <w:rPr>
                <w:rFonts w:cstheme="minorHAnsi"/>
                <w:color w:val="000000"/>
              </w:rPr>
              <w:t xml:space="preserve"> </w:t>
            </w:r>
            <w:proofErr w:type="spellStart"/>
            <w:r w:rsidRPr="00DB25C4">
              <w:rPr>
                <w:rFonts w:cstheme="minorHAnsi"/>
                <w:color w:val="000000"/>
              </w:rPr>
              <w:t>dukungan</w:t>
            </w:r>
            <w:proofErr w:type="spellEnd"/>
            <w:r w:rsidRPr="00DB25C4">
              <w:rPr>
                <w:rFonts w:cstheme="minorHAnsi"/>
                <w:color w:val="000000"/>
              </w:rPr>
              <w:t xml:space="preserve"> </w:t>
            </w:r>
            <w:proofErr w:type="spellStart"/>
            <w:r w:rsidRPr="00DB25C4">
              <w:rPr>
                <w:rFonts w:cstheme="minorHAnsi"/>
                <w:color w:val="000000"/>
              </w:rPr>
              <w:t>dari</w:t>
            </w:r>
            <w:proofErr w:type="spellEnd"/>
            <w:r w:rsidRPr="00DB25C4">
              <w:rPr>
                <w:rFonts w:cstheme="minorHAnsi"/>
                <w:color w:val="000000"/>
              </w:rPr>
              <w:t xml:space="preserve"> </w:t>
            </w:r>
            <w:proofErr w:type="spellStart"/>
            <w:r w:rsidRPr="00DB25C4">
              <w:rPr>
                <w:rFonts w:cstheme="minorHAnsi"/>
                <w:color w:val="000000"/>
              </w:rPr>
              <w:t>pimpinan</w:t>
            </w:r>
            <w:proofErr w:type="spellEnd"/>
            <w:r w:rsidRPr="00DB25C4">
              <w:rPr>
                <w:rFonts w:cstheme="minorHAnsi"/>
                <w:color w:val="000000"/>
              </w:rPr>
              <w:t xml:space="preserve"> UMC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merealisasikan</w:t>
            </w:r>
            <w:proofErr w:type="spellEnd"/>
            <w:r w:rsidRPr="00DB25C4">
              <w:rPr>
                <w:rFonts w:cstheme="minorHAnsi"/>
                <w:color w:val="000000"/>
              </w:rPr>
              <w:t xml:space="preserve"> VMTS </w:t>
            </w:r>
            <w:proofErr w:type="spellStart"/>
            <w:r w:rsidRPr="00DB25C4">
              <w:rPr>
                <w:rFonts w:cstheme="minorHAnsi"/>
                <w:color w:val="000000"/>
              </w:rPr>
              <w:t>baik</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tingkat</w:t>
            </w:r>
            <w:proofErr w:type="spellEnd"/>
            <w:r w:rsidRPr="00DB25C4">
              <w:rPr>
                <w:rFonts w:cstheme="minorHAnsi"/>
                <w:color w:val="000000"/>
              </w:rPr>
              <w:t xml:space="preserve"> </w:t>
            </w:r>
            <w:proofErr w:type="spellStart"/>
            <w:r w:rsidRPr="00DB25C4">
              <w:rPr>
                <w:rFonts w:cstheme="minorHAnsi"/>
                <w:color w:val="000000"/>
              </w:rPr>
              <w:t>kebijakan</w:t>
            </w:r>
            <w:proofErr w:type="spellEnd"/>
            <w:r w:rsidRPr="00DB25C4">
              <w:rPr>
                <w:rFonts w:cstheme="minorHAnsi"/>
                <w:color w:val="000000"/>
              </w:rPr>
              <w:t xml:space="preserve">, </w:t>
            </w:r>
            <w:proofErr w:type="spellStart"/>
            <w:r w:rsidRPr="00DB25C4">
              <w:rPr>
                <w:rFonts w:cstheme="minorHAnsi"/>
                <w:color w:val="000000"/>
              </w:rPr>
              <w:t>penyediaan</w:t>
            </w:r>
            <w:proofErr w:type="spellEnd"/>
            <w:r w:rsidRPr="00DB25C4">
              <w:rPr>
                <w:rFonts w:cstheme="minorHAnsi"/>
                <w:color w:val="000000"/>
              </w:rPr>
              <w:t xml:space="preserve"> </w:t>
            </w:r>
            <w:proofErr w:type="spellStart"/>
            <w:r w:rsidRPr="00DB25C4">
              <w:rPr>
                <w:rFonts w:cstheme="minorHAnsi"/>
                <w:color w:val="000000"/>
              </w:rPr>
              <w:t>sarana</w:t>
            </w:r>
            <w:proofErr w:type="spellEnd"/>
            <w:r w:rsidRPr="00DB25C4">
              <w:rPr>
                <w:rFonts w:cstheme="minorHAnsi"/>
                <w:color w:val="000000"/>
              </w:rPr>
              <w:t xml:space="preserve"> </w:t>
            </w:r>
            <w:proofErr w:type="spellStart"/>
            <w:r w:rsidRPr="00DB25C4">
              <w:rPr>
                <w:rFonts w:cstheme="minorHAnsi"/>
                <w:color w:val="000000"/>
              </w:rPr>
              <w:t>prasarana</w:t>
            </w:r>
            <w:proofErr w:type="spellEnd"/>
            <w:r w:rsidRPr="00DB25C4">
              <w:rPr>
                <w:rFonts w:cstheme="minorHAnsi"/>
                <w:color w:val="000000"/>
              </w:rPr>
              <w:t xml:space="preserve"> dan </w:t>
            </w:r>
            <w:proofErr w:type="spellStart"/>
            <w:r w:rsidRPr="00DB25C4">
              <w:rPr>
                <w:rFonts w:cstheme="minorHAnsi"/>
                <w:color w:val="000000"/>
              </w:rPr>
              <w:t>pendanaan</w:t>
            </w:r>
            <w:proofErr w:type="spellEnd"/>
            <w:r w:rsidRPr="00DB25C4">
              <w:rPr>
                <w:rFonts w:cstheme="minorHAnsi"/>
                <w:color w:val="000000"/>
              </w:rPr>
              <w:t xml:space="preserve">. </w:t>
            </w:r>
          </w:p>
          <w:p w14:paraId="40D843D0" w14:textId="77777777" w:rsidR="00EE2EA9" w:rsidRPr="00DB25C4" w:rsidRDefault="00EE2EA9" w:rsidP="00687314">
            <w:pPr>
              <w:autoSpaceDE w:val="0"/>
              <w:autoSpaceDN w:val="0"/>
              <w:adjustRightInd w:val="0"/>
              <w:spacing w:after="0" w:line="240" w:lineRule="auto"/>
              <w:rPr>
                <w:rFonts w:cstheme="minorHAnsi"/>
                <w:color w:val="000000"/>
                <w:highlight w:val="yellow"/>
              </w:rPr>
            </w:pPr>
          </w:p>
        </w:tc>
        <w:tc>
          <w:tcPr>
            <w:tcW w:w="4675" w:type="dxa"/>
          </w:tcPr>
          <w:p w14:paraId="43AE5D00" w14:textId="77777777" w:rsidR="00EE2EA9" w:rsidRPr="00DB25C4" w:rsidRDefault="00EE2EA9" w:rsidP="00687314">
            <w:pPr>
              <w:autoSpaceDE w:val="0"/>
              <w:autoSpaceDN w:val="0"/>
              <w:adjustRightInd w:val="0"/>
              <w:spacing w:after="0" w:line="240" w:lineRule="auto"/>
              <w:jc w:val="center"/>
              <w:rPr>
                <w:rFonts w:cstheme="minorHAnsi"/>
                <w:b/>
                <w:color w:val="000000"/>
              </w:rPr>
            </w:pPr>
            <w:r w:rsidRPr="00DB25C4">
              <w:rPr>
                <w:rFonts w:cstheme="minorHAnsi"/>
                <w:b/>
                <w:color w:val="000000"/>
              </w:rPr>
              <w:t>Weaknesses</w:t>
            </w:r>
          </w:p>
          <w:p w14:paraId="1332AC0F"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19FF73DF" w14:textId="77777777" w:rsidR="00EE2EA9" w:rsidRPr="00DB25C4" w:rsidRDefault="00EE2EA9" w:rsidP="00687314">
            <w:pPr>
              <w:autoSpaceDE w:val="0"/>
              <w:autoSpaceDN w:val="0"/>
              <w:adjustRightInd w:val="0"/>
              <w:spacing w:after="0" w:line="240" w:lineRule="auto"/>
              <w:rPr>
                <w:rFonts w:cstheme="minorHAnsi"/>
              </w:rPr>
            </w:pPr>
            <w:proofErr w:type="spellStart"/>
            <w:r w:rsidRPr="00DB25C4">
              <w:rPr>
                <w:rFonts w:cstheme="minorHAnsi"/>
                <w:color w:val="000000"/>
              </w:rPr>
              <w:t>Kebijakan</w:t>
            </w:r>
            <w:proofErr w:type="spellEnd"/>
            <w:r w:rsidRPr="00DB25C4">
              <w:rPr>
                <w:rFonts w:cstheme="minorHAnsi"/>
                <w:color w:val="000000"/>
              </w:rPr>
              <w:t xml:space="preserve"> </w:t>
            </w:r>
            <w:proofErr w:type="spellStart"/>
            <w:r w:rsidRPr="00DB25C4">
              <w:rPr>
                <w:rFonts w:cstheme="minorHAnsi"/>
                <w:color w:val="000000"/>
              </w:rPr>
              <w:t>tersebut</w:t>
            </w:r>
            <w:proofErr w:type="spellEnd"/>
            <w:r w:rsidRPr="00DB25C4">
              <w:rPr>
                <w:rFonts w:cstheme="minorHAnsi"/>
                <w:color w:val="000000"/>
              </w:rPr>
              <w:t xml:space="preserve"> </w:t>
            </w:r>
            <w:proofErr w:type="spellStart"/>
            <w:r w:rsidRPr="00DB25C4">
              <w:rPr>
                <w:rFonts w:cstheme="minorHAnsi"/>
                <w:color w:val="000000"/>
              </w:rPr>
              <w:t>masih</w:t>
            </w:r>
            <w:proofErr w:type="spellEnd"/>
            <w:r w:rsidRPr="00DB25C4">
              <w:rPr>
                <w:rFonts w:cstheme="minorHAnsi"/>
                <w:color w:val="000000"/>
              </w:rPr>
              <w:t xml:space="preserve"> </w:t>
            </w:r>
            <w:proofErr w:type="spellStart"/>
            <w:r w:rsidRPr="00DB25C4">
              <w:rPr>
                <w:rFonts w:cstheme="minorHAnsi"/>
                <w:color w:val="000000"/>
              </w:rPr>
              <w:t>belum</w:t>
            </w:r>
            <w:proofErr w:type="spellEnd"/>
            <w:r w:rsidRPr="00DB25C4">
              <w:rPr>
                <w:rFonts w:cstheme="minorHAnsi"/>
              </w:rPr>
              <w:t xml:space="preserve"> </w:t>
            </w:r>
            <w:proofErr w:type="spellStart"/>
            <w:r w:rsidRPr="00DB25C4">
              <w:rPr>
                <w:rFonts w:cstheme="minorHAnsi"/>
                <w:color w:val="000000"/>
              </w:rPr>
              <w:t>dioperasikan</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proseduoperasional</w:t>
            </w:r>
            <w:proofErr w:type="spellEnd"/>
            <w:r w:rsidRPr="00DB25C4">
              <w:rPr>
                <w:rFonts w:cstheme="minorHAnsi"/>
                <w:color w:val="000000"/>
              </w:rPr>
              <w:t xml:space="preserve"> </w:t>
            </w:r>
            <w:proofErr w:type="spellStart"/>
            <w:r w:rsidRPr="00DB25C4">
              <w:rPr>
                <w:rFonts w:cstheme="minorHAnsi"/>
                <w:color w:val="000000"/>
              </w:rPr>
              <w:t>baku</w:t>
            </w:r>
            <w:proofErr w:type="spellEnd"/>
            <w:r w:rsidRPr="00DB25C4">
              <w:rPr>
                <w:rFonts w:cstheme="minorHAnsi"/>
              </w:rPr>
              <w:t xml:space="preserve"> </w:t>
            </w:r>
            <w:r w:rsidRPr="00DB25C4">
              <w:rPr>
                <w:rFonts w:cstheme="minorHAnsi"/>
                <w:color w:val="000000"/>
              </w:rPr>
              <w:t>yang</w:t>
            </w:r>
            <w:r w:rsidRPr="00DB25C4">
              <w:rPr>
                <w:rFonts w:cstheme="minorHAnsi"/>
              </w:rPr>
              <w:t xml:space="preserve"> </w:t>
            </w:r>
            <w:proofErr w:type="spellStart"/>
            <w:r w:rsidRPr="00DB25C4">
              <w:rPr>
                <w:rFonts w:cstheme="minorHAnsi"/>
                <w:color w:val="000000"/>
              </w:rPr>
              <w:t>lebih</w:t>
            </w:r>
            <w:proofErr w:type="spellEnd"/>
            <w:r w:rsidRPr="00DB25C4">
              <w:rPr>
                <w:rFonts w:cstheme="minorHAnsi"/>
              </w:rPr>
              <w:t xml:space="preserve"> </w:t>
            </w:r>
            <w:proofErr w:type="spellStart"/>
            <w:r w:rsidRPr="00DB25C4">
              <w:rPr>
                <w:rFonts w:cstheme="minorHAnsi"/>
                <w:color w:val="000000"/>
              </w:rPr>
              <w:t>spesifik</w:t>
            </w:r>
            <w:proofErr w:type="spellEnd"/>
            <w:r w:rsidRPr="00DB25C4">
              <w:rPr>
                <w:rFonts w:cstheme="minorHAnsi"/>
                <w:color w:val="000000"/>
              </w:rPr>
              <w:t>.</w:t>
            </w:r>
          </w:p>
          <w:p w14:paraId="780D033B" w14:textId="77777777" w:rsidR="00EE2EA9" w:rsidRPr="00DB25C4" w:rsidRDefault="00EE2EA9" w:rsidP="00687314">
            <w:pPr>
              <w:autoSpaceDE w:val="0"/>
              <w:autoSpaceDN w:val="0"/>
              <w:adjustRightInd w:val="0"/>
              <w:spacing w:after="0" w:line="240" w:lineRule="auto"/>
              <w:rPr>
                <w:rFonts w:cstheme="minorHAnsi"/>
              </w:rPr>
            </w:pPr>
          </w:p>
          <w:p w14:paraId="2641EABE" w14:textId="77777777" w:rsidR="00EE2EA9" w:rsidRPr="00DB25C4" w:rsidRDefault="00EE2EA9" w:rsidP="00687314">
            <w:pPr>
              <w:autoSpaceDE w:val="0"/>
              <w:autoSpaceDN w:val="0"/>
              <w:adjustRightInd w:val="0"/>
              <w:spacing w:after="0" w:line="240" w:lineRule="auto"/>
              <w:rPr>
                <w:rFonts w:cstheme="minorHAnsi"/>
                <w:color w:val="000000"/>
              </w:rPr>
            </w:pPr>
            <w:r w:rsidRPr="00DB25C4">
              <w:rPr>
                <w:rFonts w:cstheme="minorHAnsi"/>
                <w:color w:val="000000"/>
              </w:rPr>
              <w:t xml:space="preserve">Strategi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mencapai</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dan </w:t>
            </w:r>
            <w:proofErr w:type="spellStart"/>
            <w:r w:rsidRPr="00DB25C4">
              <w:rPr>
                <w:rFonts w:cstheme="minorHAnsi"/>
                <w:color w:val="000000"/>
              </w:rPr>
              <w:t>misi</w:t>
            </w:r>
            <w:proofErr w:type="spellEnd"/>
            <w:r w:rsidRPr="00DB25C4">
              <w:rPr>
                <w:rFonts w:cstheme="minorHAnsi"/>
                <w:color w:val="000000"/>
              </w:rPr>
              <w:t xml:space="preserve"> </w:t>
            </w:r>
            <w:proofErr w:type="spellStart"/>
            <w:r w:rsidRPr="00DB25C4">
              <w:rPr>
                <w:rFonts w:cstheme="minorHAnsi"/>
                <w:color w:val="000000"/>
              </w:rPr>
              <w:t>dari</w:t>
            </w:r>
            <w:proofErr w:type="spellEnd"/>
            <w:r w:rsidRPr="00DB25C4">
              <w:rPr>
                <w:rFonts w:cstheme="minorHAnsi"/>
                <w:color w:val="000000"/>
              </w:rPr>
              <w:t xml:space="preserve"> PPBM </w:t>
            </w:r>
            <w:proofErr w:type="spellStart"/>
            <w:r w:rsidRPr="00DB25C4">
              <w:rPr>
                <w:rFonts w:cstheme="minorHAnsi"/>
                <w:color w:val="000000"/>
              </w:rPr>
              <w:t>belum</w:t>
            </w:r>
            <w:proofErr w:type="spellEnd"/>
            <w:r w:rsidRPr="00DB25C4">
              <w:rPr>
                <w:rFonts w:cstheme="minorHAnsi"/>
                <w:color w:val="000000"/>
              </w:rPr>
              <w:t xml:space="preserve"> </w:t>
            </w:r>
            <w:proofErr w:type="spellStart"/>
            <w:r w:rsidRPr="00DB25C4">
              <w:rPr>
                <w:rFonts w:cstheme="minorHAnsi"/>
                <w:color w:val="000000"/>
              </w:rPr>
              <w:t>mengoptimalkan</w:t>
            </w:r>
            <w:proofErr w:type="spellEnd"/>
            <w:r w:rsidRPr="00DB25C4">
              <w:rPr>
                <w:rFonts w:cstheme="minorHAnsi"/>
                <w:color w:val="000000"/>
              </w:rPr>
              <w:t xml:space="preserve"> </w:t>
            </w:r>
            <w:proofErr w:type="spellStart"/>
            <w:r w:rsidRPr="00DB25C4">
              <w:rPr>
                <w:rFonts w:cstheme="minorHAnsi"/>
                <w:color w:val="000000"/>
              </w:rPr>
              <w:t>perkembangan</w:t>
            </w:r>
            <w:proofErr w:type="spellEnd"/>
            <w:r w:rsidRPr="00DB25C4">
              <w:rPr>
                <w:rFonts w:cstheme="minorHAnsi"/>
                <w:color w:val="000000"/>
              </w:rPr>
              <w:t xml:space="preserve"> </w:t>
            </w:r>
            <w:proofErr w:type="spellStart"/>
            <w:r w:rsidRPr="00DB25C4">
              <w:rPr>
                <w:rFonts w:cstheme="minorHAnsi"/>
                <w:color w:val="000000"/>
              </w:rPr>
              <w:t>teknologi</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pendidikan</w:t>
            </w:r>
            <w:proofErr w:type="spellEnd"/>
            <w:r w:rsidRPr="00DB25C4">
              <w:rPr>
                <w:rFonts w:cstheme="minorHAnsi"/>
                <w:color w:val="000000"/>
              </w:rPr>
              <w:t>.</w:t>
            </w:r>
          </w:p>
          <w:p w14:paraId="49D73BB0" w14:textId="77777777" w:rsidR="00EE2EA9" w:rsidRPr="00DB25C4" w:rsidRDefault="00EE2EA9" w:rsidP="00687314">
            <w:pPr>
              <w:autoSpaceDE w:val="0"/>
              <w:autoSpaceDN w:val="0"/>
              <w:adjustRightInd w:val="0"/>
              <w:spacing w:after="0" w:line="240" w:lineRule="auto"/>
              <w:rPr>
                <w:rFonts w:cstheme="minorHAnsi"/>
                <w:color w:val="000000"/>
              </w:rPr>
            </w:pPr>
          </w:p>
          <w:p w14:paraId="61199F69" w14:textId="77777777" w:rsidR="00EE2EA9" w:rsidRPr="00DB25C4" w:rsidRDefault="00EE2EA9" w:rsidP="00687314">
            <w:pPr>
              <w:autoSpaceDE w:val="0"/>
              <w:autoSpaceDN w:val="0"/>
              <w:adjustRightInd w:val="0"/>
              <w:spacing w:after="0" w:line="240" w:lineRule="auto"/>
              <w:rPr>
                <w:rFonts w:cstheme="minorHAnsi"/>
                <w:color w:val="000000"/>
              </w:rPr>
            </w:pPr>
            <w:r w:rsidRPr="00DB25C4">
              <w:rPr>
                <w:rFonts w:cstheme="minorHAnsi"/>
                <w:color w:val="000000"/>
              </w:rPr>
              <w:t xml:space="preserve">Masih </w:t>
            </w:r>
            <w:proofErr w:type="spellStart"/>
            <w:r w:rsidRPr="00DB25C4">
              <w:rPr>
                <w:rFonts w:cstheme="minorHAnsi"/>
                <w:color w:val="000000"/>
              </w:rPr>
              <w:t>ada</w:t>
            </w:r>
            <w:proofErr w:type="spellEnd"/>
            <w:r w:rsidRPr="00DB25C4">
              <w:rPr>
                <w:rFonts w:cstheme="minorHAnsi"/>
              </w:rPr>
              <w:t xml:space="preserve"> </w:t>
            </w:r>
            <w:proofErr w:type="spellStart"/>
            <w:r w:rsidRPr="00DB25C4">
              <w:rPr>
                <w:rFonts w:cstheme="minorHAnsi"/>
                <w:color w:val="000000"/>
              </w:rPr>
              <w:t>sebagian</w:t>
            </w:r>
            <w:proofErr w:type="spellEnd"/>
            <w:r w:rsidRPr="00DB25C4">
              <w:rPr>
                <w:rFonts w:cstheme="minorHAnsi"/>
              </w:rPr>
              <w:t xml:space="preserve"> </w:t>
            </w:r>
            <w:proofErr w:type="spellStart"/>
            <w:r w:rsidRPr="00DB25C4">
              <w:rPr>
                <w:rFonts w:cstheme="minorHAnsi"/>
                <w:color w:val="000000"/>
              </w:rPr>
              <w:t>sivitas</w:t>
            </w:r>
            <w:proofErr w:type="spellEnd"/>
            <w:r w:rsidRPr="00DB25C4">
              <w:rPr>
                <w:rFonts w:cstheme="minorHAnsi"/>
              </w:rPr>
              <w:t xml:space="preserve"> </w:t>
            </w:r>
            <w:proofErr w:type="spellStart"/>
            <w:r w:rsidRPr="00DB25C4">
              <w:rPr>
                <w:rFonts w:cstheme="minorHAnsi"/>
                <w:color w:val="000000"/>
              </w:rPr>
              <w:t>akademika</w:t>
            </w:r>
            <w:proofErr w:type="spellEnd"/>
            <w:r w:rsidRPr="00DB25C4">
              <w:rPr>
                <w:rFonts w:cstheme="minorHAnsi"/>
                <w:color w:val="000000"/>
              </w:rPr>
              <w:t xml:space="preserve"> yang </w:t>
            </w:r>
            <w:proofErr w:type="spellStart"/>
            <w:r w:rsidRPr="00DB25C4">
              <w:rPr>
                <w:rFonts w:cstheme="minorHAnsi"/>
                <w:color w:val="000000"/>
              </w:rPr>
              <w:t>belum</w:t>
            </w:r>
            <w:proofErr w:type="spellEnd"/>
            <w:r w:rsidRPr="00DB25C4">
              <w:rPr>
                <w:rFonts w:cstheme="minorHAnsi"/>
                <w:color w:val="000000"/>
              </w:rPr>
              <w:t xml:space="preserve"> </w:t>
            </w:r>
            <w:proofErr w:type="spellStart"/>
            <w:r w:rsidRPr="00DB25C4">
              <w:rPr>
                <w:rFonts w:cstheme="minorHAnsi"/>
                <w:color w:val="000000"/>
              </w:rPr>
              <w:t>terlibat</w:t>
            </w:r>
            <w:proofErr w:type="spellEnd"/>
            <w:r w:rsidRPr="00DB25C4">
              <w:rPr>
                <w:rFonts w:cstheme="minorHAnsi"/>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pengisian</w:t>
            </w:r>
            <w:proofErr w:type="spellEnd"/>
            <w:r w:rsidRPr="00DB25C4">
              <w:rPr>
                <w:rFonts w:cstheme="minorHAnsi"/>
                <w:color w:val="000000"/>
              </w:rPr>
              <w:t xml:space="preserve"> </w:t>
            </w:r>
            <w:proofErr w:type="spellStart"/>
            <w:r w:rsidRPr="00DB25C4">
              <w:rPr>
                <w:rFonts w:cstheme="minorHAnsi"/>
                <w:color w:val="000000"/>
              </w:rPr>
              <w:t>survei</w:t>
            </w:r>
            <w:proofErr w:type="spellEnd"/>
            <w:r w:rsidRPr="00DB25C4">
              <w:rPr>
                <w:rFonts w:cstheme="minorHAnsi"/>
                <w:color w:val="000000"/>
              </w:rPr>
              <w:t xml:space="preserve">. </w:t>
            </w:r>
            <w:proofErr w:type="spellStart"/>
            <w:r w:rsidRPr="00DB25C4">
              <w:rPr>
                <w:rFonts w:cstheme="minorHAnsi"/>
                <w:color w:val="000000"/>
              </w:rPr>
              <w:t>Sementara</w:t>
            </w:r>
            <w:proofErr w:type="spellEnd"/>
            <w:r w:rsidRPr="00DB25C4">
              <w:rPr>
                <w:rFonts w:cstheme="minorHAnsi"/>
              </w:rPr>
              <w:t xml:space="preserve"> </w:t>
            </w:r>
            <w:proofErr w:type="spellStart"/>
            <w:r w:rsidRPr="00DB25C4">
              <w:rPr>
                <w:rFonts w:cstheme="minorHAnsi"/>
                <w:color w:val="000000"/>
              </w:rPr>
              <w:t>kategori</w:t>
            </w:r>
            <w:proofErr w:type="spellEnd"/>
            <w:r w:rsidRPr="00DB25C4">
              <w:rPr>
                <w:rFonts w:cstheme="minorHAnsi"/>
                <w:color w:val="000000"/>
              </w:rPr>
              <w:t xml:space="preserve"> </w:t>
            </w:r>
            <w:proofErr w:type="spellStart"/>
            <w:r w:rsidRPr="00DB25C4">
              <w:rPr>
                <w:rFonts w:cstheme="minorHAnsi"/>
                <w:color w:val="000000"/>
              </w:rPr>
              <w:t>cukup</w:t>
            </w:r>
            <w:proofErr w:type="spellEnd"/>
            <w:r w:rsidRPr="00DB25C4">
              <w:rPr>
                <w:rFonts w:cstheme="minorHAnsi"/>
                <w:color w:val="000000"/>
              </w:rPr>
              <w:t xml:space="preserve"> </w:t>
            </w:r>
            <w:proofErr w:type="spellStart"/>
            <w:r w:rsidRPr="00DB25C4">
              <w:rPr>
                <w:rFonts w:cstheme="minorHAnsi"/>
                <w:color w:val="000000"/>
              </w:rPr>
              <w:t>memahami</w:t>
            </w:r>
            <w:proofErr w:type="spellEnd"/>
            <w:r w:rsidRPr="00DB25C4">
              <w:rPr>
                <w:rFonts w:cstheme="minorHAnsi"/>
                <w:color w:val="000000"/>
              </w:rPr>
              <w:t xml:space="preserve"> </w:t>
            </w:r>
            <w:proofErr w:type="spellStart"/>
            <w:r w:rsidRPr="00DB25C4">
              <w:rPr>
                <w:rFonts w:cstheme="minorHAnsi"/>
                <w:color w:val="000000"/>
              </w:rPr>
              <w:t>memilikarti</w:t>
            </w:r>
            <w:proofErr w:type="spellEnd"/>
            <w:r w:rsidRPr="00DB25C4">
              <w:rPr>
                <w:rFonts w:cstheme="minorHAnsi"/>
                <w:color w:val="000000"/>
              </w:rPr>
              <w:t xml:space="preserve"> yang bias </w:t>
            </w:r>
            <w:proofErr w:type="spellStart"/>
            <w:r w:rsidRPr="00DB25C4">
              <w:rPr>
                <w:rFonts w:cstheme="minorHAnsi"/>
                <w:color w:val="000000"/>
              </w:rPr>
              <w:t>atau</w:t>
            </w:r>
            <w:proofErr w:type="spellEnd"/>
            <w:r w:rsidRPr="00DB25C4">
              <w:rPr>
                <w:rFonts w:cstheme="minorHAnsi"/>
                <w:color w:val="000000"/>
              </w:rPr>
              <w:t xml:space="preserve"> </w:t>
            </w:r>
            <w:proofErr w:type="spellStart"/>
            <w:r w:rsidRPr="00DB25C4">
              <w:rPr>
                <w:rFonts w:cstheme="minorHAnsi"/>
                <w:color w:val="000000"/>
              </w:rPr>
              <w:t>cenderung</w:t>
            </w:r>
            <w:proofErr w:type="spellEnd"/>
            <w:r w:rsidRPr="00DB25C4">
              <w:rPr>
                <w:rFonts w:cstheme="minorHAnsi"/>
                <w:color w:val="000000"/>
              </w:rPr>
              <w:t xml:space="preserve"> </w:t>
            </w:r>
            <w:proofErr w:type="spellStart"/>
            <w:r w:rsidRPr="00DB25C4">
              <w:rPr>
                <w:rFonts w:cstheme="minorHAnsi"/>
                <w:color w:val="000000"/>
              </w:rPr>
              <w:t>ke</w:t>
            </w:r>
            <w:proofErr w:type="spellEnd"/>
            <w:r w:rsidRPr="00DB25C4">
              <w:rPr>
                <w:rFonts w:cstheme="minorHAnsi"/>
                <w:color w:val="000000"/>
              </w:rPr>
              <w:t xml:space="preserve"> </w:t>
            </w:r>
            <w:proofErr w:type="spellStart"/>
            <w:r w:rsidRPr="00DB25C4">
              <w:rPr>
                <w:rFonts w:cstheme="minorHAnsi"/>
                <w:color w:val="000000"/>
              </w:rPr>
              <w:t>netral</w:t>
            </w:r>
            <w:proofErr w:type="spellEnd"/>
            <w:r w:rsidRPr="00DB25C4">
              <w:rPr>
                <w:rFonts w:cstheme="minorHAnsi"/>
                <w:color w:val="000000"/>
              </w:rPr>
              <w:t>.</w:t>
            </w:r>
          </w:p>
          <w:p w14:paraId="2F055C22" w14:textId="77777777" w:rsidR="00EE2EA9" w:rsidRPr="00DB25C4" w:rsidRDefault="00EE2EA9" w:rsidP="00687314">
            <w:pPr>
              <w:autoSpaceDE w:val="0"/>
              <w:autoSpaceDN w:val="0"/>
              <w:adjustRightInd w:val="0"/>
              <w:spacing w:after="0" w:line="240" w:lineRule="auto"/>
              <w:rPr>
                <w:rFonts w:cstheme="minorHAnsi"/>
                <w:color w:val="000000"/>
              </w:rPr>
            </w:pPr>
          </w:p>
          <w:p w14:paraId="7BAC47C9" w14:textId="77777777" w:rsidR="00EE2EA9" w:rsidRPr="00DB25C4" w:rsidRDefault="00EE2EA9" w:rsidP="00687314">
            <w:pPr>
              <w:autoSpaceDE w:val="0"/>
              <w:autoSpaceDN w:val="0"/>
              <w:adjustRightInd w:val="0"/>
              <w:spacing w:after="0" w:line="240" w:lineRule="auto"/>
              <w:rPr>
                <w:rFonts w:eastAsia="Times New Roman" w:cstheme="minorHAnsi"/>
              </w:rPr>
            </w:pPr>
            <w:proofErr w:type="spellStart"/>
            <w:r w:rsidRPr="00DB25C4">
              <w:rPr>
                <w:rFonts w:eastAsia="Times New Roman" w:cstheme="minorHAnsi"/>
              </w:rPr>
              <w:t>Keterbatasan</w:t>
            </w:r>
            <w:proofErr w:type="spellEnd"/>
            <w:r w:rsidRPr="00DB25C4">
              <w:rPr>
                <w:rFonts w:eastAsia="Times New Roman" w:cstheme="minorHAnsi"/>
              </w:rPr>
              <w:t xml:space="preserve"> </w:t>
            </w:r>
            <w:proofErr w:type="spellStart"/>
            <w:r w:rsidRPr="00DB25C4">
              <w:rPr>
                <w:rFonts w:eastAsia="Times New Roman" w:cstheme="minorHAnsi"/>
              </w:rPr>
              <w:t>sumber</w:t>
            </w:r>
            <w:proofErr w:type="spellEnd"/>
            <w:r w:rsidRPr="00DB25C4">
              <w:rPr>
                <w:rFonts w:eastAsia="Times New Roman" w:cstheme="minorHAnsi"/>
              </w:rPr>
              <w:t xml:space="preserve"> </w:t>
            </w:r>
            <w:proofErr w:type="spellStart"/>
            <w:r w:rsidRPr="00DB25C4">
              <w:rPr>
                <w:rFonts w:eastAsia="Times New Roman" w:cstheme="minorHAnsi"/>
              </w:rPr>
              <w:t>daya</w:t>
            </w:r>
            <w:proofErr w:type="spellEnd"/>
            <w:r w:rsidRPr="00DB25C4">
              <w:rPr>
                <w:rFonts w:eastAsia="Times New Roman" w:cstheme="minorHAnsi"/>
              </w:rPr>
              <w:t xml:space="preserve">. PPBM </w:t>
            </w:r>
            <w:proofErr w:type="spellStart"/>
            <w:r w:rsidRPr="00DB25C4">
              <w:rPr>
                <w:rFonts w:eastAsia="Times New Roman" w:cstheme="minorHAnsi"/>
              </w:rPr>
              <w:t>mungkin</w:t>
            </w:r>
            <w:proofErr w:type="spellEnd"/>
            <w:r w:rsidRPr="00DB25C4">
              <w:rPr>
                <w:rFonts w:eastAsia="Times New Roman" w:cstheme="minorHAnsi"/>
              </w:rPr>
              <w:t xml:space="preserve"> </w:t>
            </w:r>
            <w:proofErr w:type="spellStart"/>
            <w:r w:rsidRPr="00DB25C4">
              <w:rPr>
                <w:rFonts w:eastAsia="Times New Roman" w:cstheme="minorHAnsi"/>
              </w:rPr>
              <w:t>mengalami</w:t>
            </w:r>
            <w:proofErr w:type="spellEnd"/>
            <w:r w:rsidRPr="00DB25C4">
              <w:rPr>
                <w:rFonts w:eastAsia="Times New Roman" w:cstheme="minorHAnsi"/>
              </w:rPr>
              <w:t xml:space="preserve"> </w:t>
            </w:r>
            <w:proofErr w:type="spellStart"/>
            <w:r w:rsidRPr="00DB25C4">
              <w:rPr>
                <w:rFonts w:eastAsia="Times New Roman" w:cstheme="minorHAnsi"/>
              </w:rPr>
              <w:t>kesulitan</w:t>
            </w:r>
            <w:proofErr w:type="spellEnd"/>
            <w:r w:rsidRPr="00DB25C4">
              <w:rPr>
                <w:rFonts w:eastAsia="Times New Roman" w:cstheme="minorHAnsi"/>
              </w:rPr>
              <w:t xml:space="preserve"> </w:t>
            </w:r>
            <w:proofErr w:type="spellStart"/>
            <w:r w:rsidRPr="00DB25C4">
              <w:rPr>
                <w:rFonts w:eastAsia="Times New Roman" w:cstheme="minorHAnsi"/>
              </w:rPr>
              <w:t>dalam</w:t>
            </w:r>
            <w:proofErr w:type="spellEnd"/>
            <w:r w:rsidRPr="00DB25C4">
              <w:rPr>
                <w:rFonts w:eastAsia="Times New Roman" w:cstheme="minorHAnsi"/>
              </w:rPr>
              <w:t xml:space="preserve"> </w:t>
            </w:r>
            <w:proofErr w:type="spellStart"/>
            <w:r w:rsidRPr="00DB25C4">
              <w:rPr>
                <w:rFonts w:eastAsia="Times New Roman" w:cstheme="minorHAnsi"/>
              </w:rPr>
              <w:t>merealisasikan</w:t>
            </w:r>
            <w:proofErr w:type="spellEnd"/>
            <w:r w:rsidRPr="00DB25C4">
              <w:rPr>
                <w:rFonts w:eastAsia="Times New Roman" w:cstheme="minorHAnsi"/>
              </w:rPr>
              <w:t xml:space="preserve"> </w:t>
            </w:r>
            <w:proofErr w:type="spellStart"/>
            <w:r w:rsidRPr="00DB25C4">
              <w:rPr>
                <w:rFonts w:eastAsia="Times New Roman" w:cstheme="minorHAnsi"/>
              </w:rPr>
              <w:t>visi</w:t>
            </w:r>
            <w:proofErr w:type="spellEnd"/>
            <w:r w:rsidRPr="00DB25C4">
              <w:rPr>
                <w:rFonts w:eastAsia="Times New Roman" w:cstheme="minorHAnsi"/>
              </w:rPr>
              <w:t xml:space="preserve">, </w:t>
            </w:r>
            <w:proofErr w:type="spellStart"/>
            <w:r w:rsidRPr="00DB25C4">
              <w:rPr>
                <w:rFonts w:eastAsia="Times New Roman" w:cstheme="minorHAnsi"/>
              </w:rPr>
              <w:t>misi</w:t>
            </w:r>
            <w:proofErr w:type="spellEnd"/>
            <w:r w:rsidRPr="00DB25C4">
              <w:rPr>
                <w:rFonts w:eastAsia="Times New Roman" w:cstheme="minorHAnsi"/>
              </w:rPr>
              <w:t xml:space="preserve">, </w:t>
            </w:r>
            <w:proofErr w:type="spellStart"/>
            <w:r w:rsidRPr="00DB25C4">
              <w:rPr>
                <w:rFonts w:eastAsia="Times New Roman" w:cstheme="minorHAnsi"/>
              </w:rPr>
              <w:t>tujuan</w:t>
            </w:r>
            <w:proofErr w:type="spellEnd"/>
            <w:r w:rsidRPr="00DB25C4">
              <w:rPr>
                <w:rFonts w:eastAsia="Times New Roman" w:cstheme="minorHAnsi"/>
              </w:rPr>
              <w:t xml:space="preserve">, dan strategi </w:t>
            </w:r>
            <w:proofErr w:type="spellStart"/>
            <w:r w:rsidRPr="00DB25C4">
              <w:rPr>
                <w:rFonts w:eastAsia="Times New Roman" w:cstheme="minorHAnsi"/>
              </w:rPr>
              <w:t>jika</w:t>
            </w:r>
            <w:proofErr w:type="spellEnd"/>
            <w:r w:rsidRPr="00DB25C4">
              <w:rPr>
                <w:rFonts w:eastAsia="Times New Roman" w:cstheme="minorHAnsi"/>
              </w:rPr>
              <w:t xml:space="preserve"> </w:t>
            </w:r>
            <w:proofErr w:type="spellStart"/>
            <w:r w:rsidRPr="00DB25C4">
              <w:rPr>
                <w:rFonts w:eastAsia="Times New Roman" w:cstheme="minorHAnsi"/>
              </w:rPr>
              <w:t>sumber</w:t>
            </w:r>
            <w:proofErr w:type="spellEnd"/>
            <w:r w:rsidRPr="00DB25C4">
              <w:rPr>
                <w:rFonts w:eastAsia="Times New Roman" w:cstheme="minorHAnsi"/>
              </w:rPr>
              <w:t xml:space="preserve"> </w:t>
            </w:r>
            <w:proofErr w:type="spellStart"/>
            <w:r w:rsidRPr="00DB25C4">
              <w:rPr>
                <w:rFonts w:eastAsia="Times New Roman" w:cstheme="minorHAnsi"/>
              </w:rPr>
              <w:t>daya</w:t>
            </w:r>
            <w:proofErr w:type="spellEnd"/>
            <w:r w:rsidRPr="00DB25C4">
              <w:rPr>
                <w:rFonts w:eastAsia="Times New Roman" w:cstheme="minorHAnsi"/>
              </w:rPr>
              <w:t xml:space="preserve"> </w:t>
            </w:r>
            <w:proofErr w:type="spellStart"/>
            <w:r w:rsidRPr="00DB25C4">
              <w:rPr>
                <w:rFonts w:eastAsia="Times New Roman" w:cstheme="minorHAnsi"/>
              </w:rPr>
              <w:t>seperti</w:t>
            </w:r>
            <w:proofErr w:type="spellEnd"/>
            <w:r w:rsidRPr="00DB25C4">
              <w:rPr>
                <w:rFonts w:eastAsia="Times New Roman" w:cstheme="minorHAnsi"/>
              </w:rPr>
              <w:t xml:space="preserve"> dana, </w:t>
            </w:r>
            <w:proofErr w:type="spellStart"/>
            <w:r w:rsidRPr="00DB25C4">
              <w:rPr>
                <w:rFonts w:eastAsia="Times New Roman" w:cstheme="minorHAnsi"/>
              </w:rPr>
              <w:t>fasilitas</w:t>
            </w:r>
            <w:proofErr w:type="spellEnd"/>
            <w:r w:rsidRPr="00DB25C4">
              <w:rPr>
                <w:rFonts w:eastAsia="Times New Roman" w:cstheme="minorHAnsi"/>
              </w:rPr>
              <w:t xml:space="preserve">, </w:t>
            </w:r>
            <w:proofErr w:type="spellStart"/>
            <w:r w:rsidRPr="00DB25C4">
              <w:rPr>
                <w:rFonts w:eastAsia="Times New Roman" w:cstheme="minorHAnsi"/>
              </w:rPr>
              <w:t>atau</w:t>
            </w:r>
            <w:proofErr w:type="spellEnd"/>
            <w:r w:rsidRPr="00DB25C4">
              <w:rPr>
                <w:rFonts w:eastAsia="Times New Roman" w:cstheme="minorHAnsi"/>
              </w:rPr>
              <w:t xml:space="preserve"> </w:t>
            </w:r>
            <w:proofErr w:type="spellStart"/>
            <w:r w:rsidRPr="00DB25C4">
              <w:rPr>
                <w:rFonts w:eastAsia="Times New Roman" w:cstheme="minorHAnsi"/>
              </w:rPr>
              <w:t>tenaga</w:t>
            </w:r>
            <w:proofErr w:type="spellEnd"/>
            <w:r w:rsidRPr="00DB25C4">
              <w:rPr>
                <w:rFonts w:eastAsia="Times New Roman" w:cstheme="minorHAnsi"/>
              </w:rPr>
              <w:t xml:space="preserve"> </w:t>
            </w:r>
            <w:proofErr w:type="spellStart"/>
            <w:r w:rsidRPr="00DB25C4">
              <w:rPr>
                <w:rFonts w:eastAsia="Times New Roman" w:cstheme="minorHAnsi"/>
              </w:rPr>
              <w:t>pengajar</w:t>
            </w:r>
            <w:proofErr w:type="spellEnd"/>
            <w:r w:rsidRPr="00DB25C4">
              <w:rPr>
                <w:rFonts w:eastAsia="Times New Roman" w:cstheme="minorHAnsi"/>
              </w:rPr>
              <w:t xml:space="preserve"> </w:t>
            </w:r>
            <w:proofErr w:type="spellStart"/>
            <w:r w:rsidRPr="00DB25C4">
              <w:rPr>
                <w:rFonts w:eastAsia="Times New Roman" w:cstheme="minorHAnsi"/>
              </w:rPr>
              <w:t>terbatas</w:t>
            </w:r>
            <w:proofErr w:type="spellEnd"/>
          </w:p>
          <w:p w14:paraId="1B4AD625" w14:textId="77777777" w:rsidR="00EE2EA9" w:rsidRPr="00DB25C4" w:rsidRDefault="00EE2EA9" w:rsidP="00687314">
            <w:pPr>
              <w:autoSpaceDE w:val="0"/>
              <w:autoSpaceDN w:val="0"/>
              <w:adjustRightInd w:val="0"/>
              <w:spacing w:after="0" w:line="240" w:lineRule="auto"/>
              <w:rPr>
                <w:rFonts w:cstheme="minorHAnsi"/>
              </w:rPr>
            </w:pPr>
          </w:p>
        </w:tc>
      </w:tr>
      <w:tr w:rsidR="00EE2EA9" w:rsidRPr="00DB25C4" w14:paraId="64314680" w14:textId="77777777" w:rsidTr="00320E08">
        <w:tc>
          <w:tcPr>
            <w:tcW w:w="4675" w:type="dxa"/>
          </w:tcPr>
          <w:p w14:paraId="7E658DCC" w14:textId="77777777" w:rsidR="00EE2EA9" w:rsidRPr="00DB25C4" w:rsidRDefault="00EE2EA9" w:rsidP="00687314">
            <w:pPr>
              <w:autoSpaceDE w:val="0"/>
              <w:autoSpaceDN w:val="0"/>
              <w:adjustRightInd w:val="0"/>
              <w:spacing w:after="0" w:line="240" w:lineRule="auto"/>
              <w:jc w:val="center"/>
              <w:rPr>
                <w:rFonts w:cstheme="minorHAnsi"/>
                <w:b/>
                <w:color w:val="000000"/>
              </w:rPr>
            </w:pPr>
            <w:r w:rsidRPr="00DB25C4">
              <w:rPr>
                <w:rFonts w:cstheme="minorHAnsi"/>
                <w:b/>
                <w:color w:val="000000"/>
              </w:rPr>
              <w:t>Opportunities</w:t>
            </w:r>
          </w:p>
          <w:p w14:paraId="18FDCA44" w14:textId="77777777" w:rsidR="00EE2EA9" w:rsidRPr="00DB25C4" w:rsidRDefault="00EE2EA9" w:rsidP="00687314">
            <w:pPr>
              <w:autoSpaceDE w:val="0"/>
              <w:autoSpaceDN w:val="0"/>
              <w:adjustRightInd w:val="0"/>
              <w:spacing w:after="0" w:line="240" w:lineRule="auto"/>
              <w:jc w:val="center"/>
              <w:rPr>
                <w:rFonts w:cstheme="minorHAnsi"/>
                <w:color w:val="000000"/>
              </w:rPr>
            </w:pPr>
          </w:p>
          <w:p w14:paraId="5B454F9E" w14:textId="77777777" w:rsidR="00EE2EA9" w:rsidRPr="00DB25C4" w:rsidRDefault="00EE2EA9" w:rsidP="00687314">
            <w:pPr>
              <w:autoSpaceDE w:val="0"/>
              <w:autoSpaceDN w:val="0"/>
              <w:adjustRightInd w:val="0"/>
              <w:spacing w:after="0" w:line="240" w:lineRule="auto"/>
              <w:rPr>
                <w:rFonts w:eastAsia="Times New Roman" w:cstheme="minorHAnsi"/>
              </w:rPr>
            </w:pPr>
            <w:proofErr w:type="spellStart"/>
            <w:r w:rsidRPr="00DB25C4">
              <w:rPr>
                <w:rFonts w:eastAsia="Times New Roman" w:cstheme="minorHAnsi"/>
              </w:rPr>
              <w:t>Permintaan</w:t>
            </w:r>
            <w:proofErr w:type="spellEnd"/>
            <w:r w:rsidRPr="00DB25C4">
              <w:rPr>
                <w:rFonts w:eastAsia="Times New Roman" w:cstheme="minorHAnsi"/>
              </w:rPr>
              <w:t xml:space="preserve"> pasar yang </w:t>
            </w:r>
            <w:proofErr w:type="spellStart"/>
            <w:r w:rsidRPr="00DB25C4">
              <w:rPr>
                <w:rFonts w:eastAsia="Times New Roman" w:cstheme="minorHAnsi"/>
              </w:rPr>
              <w:t>tinggi</w:t>
            </w:r>
            <w:proofErr w:type="spellEnd"/>
            <w:r w:rsidRPr="00DB25C4">
              <w:rPr>
                <w:rFonts w:eastAsia="Times New Roman" w:cstheme="minorHAnsi"/>
              </w:rPr>
              <w:t xml:space="preserve"> </w:t>
            </w:r>
            <w:proofErr w:type="spellStart"/>
            <w:r w:rsidRPr="00DB25C4">
              <w:rPr>
                <w:rFonts w:eastAsia="Times New Roman" w:cstheme="minorHAnsi"/>
              </w:rPr>
              <w:t>untuk</w:t>
            </w:r>
            <w:proofErr w:type="spellEnd"/>
            <w:r w:rsidRPr="00DB25C4">
              <w:rPr>
                <w:rFonts w:eastAsia="Times New Roman" w:cstheme="minorHAnsi"/>
              </w:rPr>
              <w:t xml:space="preserve"> </w:t>
            </w:r>
            <w:proofErr w:type="spellStart"/>
            <w:r w:rsidRPr="00DB25C4">
              <w:rPr>
                <w:rFonts w:eastAsia="Times New Roman" w:cstheme="minorHAnsi"/>
              </w:rPr>
              <w:t>lulusan</w:t>
            </w:r>
            <w:proofErr w:type="spellEnd"/>
            <w:r w:rsidRPr="00DB25C4">
              <w:rPr>
                <w:rFonts w:eastAsia="Times New Roman" w:cstheme="minorHAnsi"/>
              </w:rPr>
              <w:t xml:space="preserve"> program </w:t>
            </w:r>
            <w:proofErr w:type="spellStart"/>
            <w:r w:rsidRPr="00DB25C4">
              <w:rPr>
                <w:rFonts w:eastAsia="Times New Roman" w:cstheme="minorHAnsi"/>
              </w:rPr>
              <w:t>studi</w:t>
            </w:r>
            <w:proofErr w:type="spellEnd"/>
            <w:r w:rsidRPr="00DB25C4">
              <w:rPr>
                <w:rFonts w:eastAsia="Times New Roman" w:cstheme="minorHAnsi"/>
              </w:rPr>
              <w:t xml:space="preserve"> Pendidikan Bahasa Mandarin. </w:t>
            </w:r>
            <w:proofErr w:type="spellStart"/>
            <w:r w:rsidRPr="00DB25C4">
              <w:rPr>
                <w:rFonts w:eastAsia="Times New Roman" w:cstheme="minorHAnsi"/>
              </w:rPr>
              <w:t>Dalam</w:t>
            </w:r>
            <w:proofErr w:type="spellEnd"/>
            <w:r w:rsidRPr="00DB25C4">
              <w:rPr>
                <w:rFonts w:eastAsia="Times New Roman" w:cstheme="minorHAnsi"/>
              </w:rPr>
              <w:t xml:space="preserve"> </w:t>
            </w:r>
            <w:proofErr w:type="spellStart"/>
            <w:r w:rsidRPr="00DB25C4">
              <w:rPr>
                <w:rFonts w:eastAsia="Times New Roman" w:cstheme="minorHAnsi"/>
              </w:rPr>
              <w:t>beberapa</w:t>
            </w:r>
            <w:proofErr w:type="spellEnd"/>
            <w:r w:rsidRPr="00DB25C4">
              <w:rPr>
                <w:rFonts w:eastAsia="Times New Roman" w:cstheme="minorHAnsi"/>
              </w:rPr>
              <w:t xml:space="preserve"> </w:t>
            </w:r>
            <w:proofErr w:type="spellStart"/>
            <w:r w:rsidRPr="00DB25C4">
              <w:rPr>
                <w:rFonts w:eastAsia="Times New Roman" w:cstheme="minorHAnsi"/>
              </w:rPr>
              <w:t>tahun</w:t>
            </w:r>
            <w:proofErr w:type="spellEnd"/>
            <w:r w:rsidRPr="00DB25C4">
              <w:rPr>
                <w:rFonts w:eastAsia="Times New Roman" w:cstheme="minorHAnsi"/>
              </w:rPr>
              <w:t xml:space="preserve"> </w:t>
            </w:r>
            <w:proofErr w:type="spellStart"/>
            <w:r w:rsidRPr="00DB25C4">
              <w:rPr>
                <w:rFonts w:eastAsia="Times New Roman" w:cstheme="minorHAnsi"/>
              </w:rPr>
              <w:t>terakhir</w:t>
            </w:r>
            <w:proofErr w:type="spellEnd"/>
            <w:r w:rsidRPr="00DB25C4">
              <w:rPr>
                <w:rFonts w:eastAsia="Times New Roman" w:cstheme="minorHAnsi"/>
              </w:rPr>
              <w:t xml:space="preserve">, </w:t>
            </w:r>
            <w:proofErr w:type="spellStart"/>
            <w:r w:rsidRPr="00DB25C4">
              <w:rPr>
                <w:rFonts w:eastAsia="Times New Roman" w:cstheme="minorHAnsi"/>
              </w:rPr>
              <w:t>banyak</w:t>
            </w:r>
            <w:proofErr w:type="spellEnd"/>
            <w:r w:rsidRPr="00DB25C4">
              <w:rPr>
                <w:rFonts w:eastAsia="Times New Roman" w:cstheme="minorHAnsi"/>
              </w:rPr>
              <w:t xml:space="preserve"> </w:t>
            </w:r>
            <w:proofErr w:type="spellStart"/>
            <w:r w:rsidRPr="00DB25C4">
              <w:rPr>
                <w:rFonts w:eastAsia="Times New Roman" w:cstheme="minorHAnsi"/>
              </w:rPr>
              <w:t>perusahaan</w:t>
            </w:r>
            <w:proofErr w:type="spellEnd"/>
            <w:r w:rsidRPr="00DB25C4">
              <w:rPr>
                <w:rFonts w:eastAsia="Times New Roman" w:cstheme="minorHAnsi"/>
              </w:rPr>
              <w:t xml:space="preserve"> di Indonesia </w:t>
            </w:r>
            <w:proofErr w:type="spellStart"/>
            <w:r w:rsidRPr="00DB25C4">
              <w:rPr>
                <w:rFonts w:eastAsia="Times New Roman" w:cstheme="minorHAnsi"/>
              </w:rPr>
              <w:t>membutuhkan</w:t>
            </w:r>
            <w:proofErr w:type="spellEnd"/>
            <w:r w:rsidRPr="00DB25C4">
              <w:rPr>
                <w:rFonts w:eastAsia="Times New Roman" w:cstheme="minorHAnsi"/>
              </w:rPr>
              <w:t xml:space="preserve"> </w:t>
            </w:r>
            <w:proofErr w:type="spellStart"/>
            <w:r w:rsidRPr="00DB25C4">
              <w:rPr>
                <w:rFonts w:eastAsia="Times New Roman" w:cstheme="minorHAnsi"/>
              </w:rPr>
              <w:t>tenaga</w:t>
            </w:r>
            <w:proofErr w:type="spellEnd"/>
            <w:r w:rsidRPr="00DB25C4">
              <w:rPr>
                <w:rFonts w:eastAsia="Times New Roman" w:cstheme="minorHAnsi"/>
              </w:rPr>
              <w:t xml:space="preserve"> </w:t>
            </w:r>
            <w:proofErr w:type="spellStart"/>
            <w:r w:rsidRPr="00DB25C4">
              <w:rPr>
                <w:rFonts w:eastAsia="Times New Roman" w:cstheme="minorHAnsi"/>
              </w:rPr>
              <w:t>kerja</w:t>
            </w:r>
            <w:proofErr w:type="spellEnd"/>
            <w:r w:rsidRPr="00DB25C4">
              <w:rPr>
                <w:rFonts w:eastAsia="Times New Roman" w:cstheme="minorHAnsi"/>
              </w:rPr>
              <w:t xml:space="preserve"> yang </w:t>
            </w:r>
            <w:proofErr w:type="spellStart"/>
            <w:r w:rsidRPr="00DB25C4">
              <w:rPr>
                <w:rFonts w:eastAsia="Times New Roman" w:cstheme="minorHAnsi"/>
              </w:rPr>
              <w:t>mampu</w:t>
            </w:r>
            <w:proofErr w:type="spellEnd"/>
            <w:r w:rsidRPr="00DB25C4">
              <w:rPr>
                <w:rFonts w:eastAsia="Times New Roman" w:cstheme="minorHAnsi"/>
              </w:rPr>
              <w:t xml:space="preserve"> </w:t>
            </w:r>
            <w:proofErr w:type="spellStart"/>
            <w:r w:rsidRPr="00DB25C4">
              <w:rPr>
                <w:rFonts w:eastAsia="Times New Roman" w:cstheme="minorHAnsi"/>
              </w:rPr>
              <w:t>berkomunikasi</w:t>
            </w:r>
            <w:proofErr w:type="spellEnd"/>
            <w:r w:rsidRPr="00DB25C4">
              <w:rPr>
                <w:rFonts w:eastAsia="Times New Roman" w:cstheme="minorHAnsi"/>
              </w:rPr>
              <w:t xml:space="preserve"> </w:t>
            </w:r>
            <w:proofErr w:type="spellStart"/>
            <w:r w:rsidRPr="00DB25C4">
              <w:rPr>
                <w:rFonts w:eastAsia="Times New Roman" w:cstheme="minorHAnsi"/>
              </w:rPr>
              <w:t>dengan</w:t>
            </w:r>
            <w:proofErr w:type="spellEnd"/>
            <w:r w:rsidRPr="00DB25C4">
              <w:rPr>
                <w:rFonts w:eastAsia="Times New Roman" w:cstheme="minorHAnsi"/>
              </w:rPr>
              <w:t xml:space="preserve"> </w:t>
            </w:r>
            <w:proofErr w:type="spellStart"/>
            <w:r w:rsidRPr="00DB25C4">
              <w:rPr>
                <w:rFonts w:eastAsia="Times New Roman" w:cstheme="minorHAnsi"/>
              </w:rPr>
              <w:t>mitra</w:t>
            </w:r>
            <w:proofErr w:type="spellEnd"/>
            <w:r w:rsidRPr="00DB25C4">
              <w:rPr>
                <w:rFonts w:eastAsia="Times New Roman" w:cstheme="minorHAnsi"/>
              </w:rPr>
              <w:t xml:space="preserve"> </w:t>
            </w:r>
            <w:proofErr w:type="spellStart"/>
            <w:r w:rsidRPr="00DB25C4">
              <w:rPr>
                <w:rFonts w:eastAsia="Times New Roman" w:cstheme="minorHAnsi"/>
              </w:rPr>
              <w:t>bisnis</w:t>
            </w:r>
            <w:proofErr w:type="spellEnd"/>
            <w:r w:rsidRPr="00DB25C4">
              <w:rPr>
                <w:rFonts w:eastAsia="Times New Roman" w:cstheme="minorHAnsi"/>
              </w:rPr>
              <w:t xml:space="preserve"> di </w:t>
            </w:r>
            <w:proofErr w:type="spellStart"/>
            <w:r w:rsidRPr="00DB25C4">
              <w:rPr>
                <w:rFonts w:eastAsia="Times New Roman" w:cstheme="minorHAnsi"/>
              </w:rPr>
              <w:t>Cina</w:t>
            </w:r>
            <w:proofErr w:type="spellEnd"/>
            <w:r w:rsidRPr="00DB25C4">
              <w:rPr>
                <w:rFonts w:eastAsia="Times New Roman" w:cstheme="minorHAnsi"/>
              </w:rPr>
              <w:t xml:space="preserve"> dan Taiwan, </w:t>
            </w:r>
            <w:proofErr w:type="spellStart"/>
            <w:r w:rsidRPr="00DB25C4">
              <w:rPr>
                <w:rFonts w:eastAsia="Times New Roman" w:cstheme="minorHAnsi"/>
              </w:rPr>
              <w:t>sehingga</w:t>
            </w:r>
            <w:proofErr w:type="spellEnd"/>
            <w:r w:rsidRPr="00DB25C4">
              <w:rPr>
                <w:rFonts w:eastAsia="Times New Roman" w:cstheme="minorHAnsi"/>
              </w:rPr>
              <w:t xml:space="preserve"> </w:t>
            </w:r>
            <w:proofErr w:type="spellStart"/>
            <w:r w:rsidRPr="00DB25C4">
              <w:rPr>
                <w:rFonts w:eastAsia="Times New Roman" w:cstheme="minorHAnsi"/>
              </w:rPr>
              <w:t>lulusan</w:t>
            </w:r>
            <w:proofErr w:type="spellEnd"/>
            <w:r w:rsidRPr="00DB25C4">
              <w:rPr>
                <w:rFonts w:eastAsia="Times New Roman" w:cstheme="minorHAnsi"/>
              </w:rPr>
              <w:t xml:space="preserve"> </w:t>
            </w:r>
            <w:r w:rsidRPr="00DB25C4">
              <w:rPr>
                <w:rFonts w:eastAsia="Times New Roman" w:cstheme="minorHAnsi"/>
              </w:rPr>
              <w:lastRenderedPageBreak/>
              <w:t xml:space="preserve">program </w:t>
            </w:r>
            <w:proofErr w:type="spellStart"/>
            <w:r w:rsidRPr="00DB25C4">
              <w:rPr>
                <w:rFonts w:eastAsia="Times New Roman" w:cstheme="minorHAnsi"/>
              </w:rPr>
              <w:t>studi</w:t>
            </w:r>
            <w:proofErr w:type="spellEnd"/>
            <w:r w:rsidRPr="00DB25C4">
              <w:rPr>
                <w:rFonts w:eastAsia="Times New Roman" w:cstheme="minorHAnsi"/>
              </w:rPr>
              <w:t xml:space="preserve"> Pendidikan Bahasa Mandarin </w:t>
            </w:r>
            <w:proofErr w:type="spellStart"/>
            <w:r w:rsidRPr="00DB25C4">
              <w:rPr>
                <w:rFonts w:eastAsia="Times New Roman" w:cstheme="minorHAnsi"/>
              </w:rPr>
              <w:t>memiliki</w:t>
            </w:r>
            <w:proofErr w:type="spellEnd"/>
            <w:r w:rsidRPr="00DB25C4">
              <w:rPr>
                <w:rFonts w:eastAsia="Times New Roman" w:cstheme="minorHAnsi"/>
              </w:rPr>
              <w:t xml:space="preserve"> </w:t>
            </w:r>
            <w:proofErr w:type="spellStart"/>
            <w:r w:rsidRPr="00DB25C4">
              <w:rPr>
                <w:rFonts w:eastAsia="Times New Roman" w:cstheme="minorHAnsi"/>
              </w:rPr>
              <w:t>peluang</w:t>
            </w:r>
            <w:proofErr w:type="spellEnd"/>
            <w:r w:rsidRPr="00DB25C4">
              <w:rPr>
                <w:rFonts w:eastAsia="Times New Roman" w:cstheme="minorHAnsi"/>
              </w:rPr>
              <w:t xml:space="preserve"> </w:t>
            </w:r>
            <w:proofErr w:type="spellStart"/>
            <w:r w:rsidRPr="00DB25C4">
              <w:rPr>
                <w:rFonts w:eastAsia="Times New Roman" w:cstheme="minorHAnsi"/>
              </w:rPr>
              <w:t>karir</w:t>
            </w:r>
            <w:proofErr w:type="spellEnd"/>
            <w:r w:rsidRPr="00DB25C4">
              <w:rPr>
                <w:rFonts w:eastAsia="Times New Roman" w:cstheme="minorHAnsi"/>
              </w:rPr>
              <w:t xml:space="preserve"> yang </w:t>
            </w:r>
            <w:proofErr w:type="spellStart"/>
            <w:r w:rsidRPr="00DB25C4">
              <w:rPr>
                <w:rFonts w:eastAsia="Times New Roman" w:cstheme="minorHAnsi"/>
              </w:rPr>
              <w:t>menjanjikan</w:t>
            </w:r>
            <w:proofErr w:type="spellEnd"/>
          </w:p>
          <w:p w14:paraId="0D0C5417" w14:textId="77777777" w:rsidR="00EE2EA9" w:rsidRPr="00DB25C4" w:rsidRDefault="00EE2EA9" w:rsidP="00687314">
            <w:pPr>
              <w:autoSpaceDE w:val="0"/>
              <w:autoSpaceDN w:val="0"/>
              <w:adjustRightInd w:val="0"/>
              <w:spacing w:after="0" w:line="240" w:lineRule="auto"/>
              <w:rPr>
                <w:rFonts w:eastAsia="Times New Roman" w:cstheme="minorHAnsi"/>
              </w:rPr>
            </w:pPr>
          </w:p>
          <w:p w14:paraId="2D02BB37" w14:textId="77777777" w:rsidR="00EE2EA9" w:rsidRPr="00DB25C4" w:rsidRDefault="00EE2EA9" w:rsidP="00687314">
            <w:pPr>
              <w:autoSpaceDE w:val="0"/>
              <w:autoSpaceDN w:val="0"/>
              <w:adjustRightInd w:val="0"/>
              <w:spacing w:after="0" w:line="240" w:lineRule="auto"/>
              <w:rPr>
                <w:rFonts w:eastAsia="Times New Roman" w:cstheme="minorHAnsi"/>
              </w:rPr>
            </w:pPr>
            <w:proofErr w:type="spellStart"/>
            <w:r w:rsidRPr="00DB25C4">
              <w:rPr>
                <w:rFonts w:eastAsia="Times New Roman" w:cstheme="minorHAnsi"/>
              </w:rPr>
              <w:t>Potensi</w:t>
            </w:r>
            <w:proofErr w:type="spellEnd"/>
            <w:r w:rsidRPr="00DB25C4">
              <w:rPr>
                <w:rFonts w:eastAsia="Times New Roman" w:cstheme="minorHAnsi"/>
              </w:rPr>
              <w:t xml:space="preserve"> </w:t>
            </w:r>
            <w:proofErr w:type="spellStart"/>
            <w:r w:rsidRPr="00DB25C4">
              <w:rPr>
                <w:rFonts w:eastAsia="Times New Roman" w:cstheme="minorHAnsi"/>
              </w:rPr>
              <w:t>kerjasama</w:t>
            </w:r>
            <w:proofErr w:type="spellEnd"/>
            <w:r w:rsidRPr="00DB25C4">
              <w:rPr>
                <w:rFonts w:eastAsia="Times New Roman" w:cstheme="minorHAnsi"/>
              </w:rPr>
              <w:t xml:space="preserve"> </w:t>
            </w:r>
            <w:proofErr w:type="spellStart"/>
            <w:r w:rsidRPr="00DB25C4">
              <w:rPr>
                <w:rFonts w:eastAsia="Times New Roman" w:cstheme="minorHAnsi"/>
              </w:rPr>
              <w:t>dengan</w:t>
            </w:r>
            <w:proofErr w:type="spellEnd"/>
            <w:r w:rsidRPr="00DB25C4">
              <w:rPr>
                <w:rFonts w:eastAsia="Times New Roman" w:cstheme="minorHAnsi"/>
              </w:rPr>
              <w:t xml:space="preserve"> </w:t>
            </w:r>
            <w:proofErr w:type="spellStart"/>
            <w:r w:rsidRPr="00DB25C4">
              <w:rPr>
                <w:rFonts w:eastAsia="Times New Roman" w:cstheme="minorHAnsi"/>
              </w:rPr>
              <w:t>institusi</w:t>
            </w:r>
            <w:proofErr w:type="spellEnd"/>
            <w:r w:rsidRPr="00DB25C4">
              <w:rPr>
                <w:rFonts w:eastAsia="Times New Roman" w:cstheme="minorHAnsi"/>
              </w:rPr>
              <w:t xml:space="preserve"> </w:t>
            </w:r>
            <w:proofErr w:type="spellStart"/>
            <w:r w:rsidRPr="00DB25C4">
              <w:rPr>
                <w:rFonts w:eastAsia="Times New Roman" w:cstheme="minorHAnsi"/>
              </w:rPr>
              <w:t>pendidikan</w:t>
            </w:r>
            <w:proofErr w:type="spellEnd"/>
            <w:r w:rsidRPr="00DB25C4">
              <w:rPr>
                <w:rFonts w:eastAsia="Times New Roman" w:cstheme="minorHAnsi"/>
              </w:rPr>
              <w:t xml:space="preserve"> dan </w:t>
            </w:r>
            <w:proofErr w:type="spellStart"/>
            <w:r w:rsidRPr="00DB25C4">
              <w:rPr>
                <w:rFonts w:eastAsia="Times New Roman" w:cstheme="minorHAnsi"/>
              </w:rPr>
              <w:t>perusahaan</w:t>
            </w:r>
            <w:proofErr w:type="spellEnd"/>
            <w:r w:rsidRPr="00DB25C4">
              <w:rPr>
                <w:rFonts w:eastAsia="Times New Roman" w:cstheme="minorHAnsi"/>
              </w:rPr>
              <w:t xml:space="preserve"> di </w:t>
            </w:r>
            <w:proofErr w:type="spellStart"/>
            <w:r w:rsidRPr="00DB25C4">
              <w:rPr>
                <w:rFonts w:eastAsia="Times New Roman" w:cstheme="minorHAnsi"/>
              </w:rPr>
              <w:t>Cina</w:t>
            </w:r>
            <w:proofErr w:type="spellEnd"/>
            <w:r w:rsidRPr="00DB25C4">
              <w:rPr>
                <w:rFonts w:eastAsia="Times New Roman" w:cstheme="minorHAnsi"/>
              </w:rPr>
              <w:t xml:space="preserve"> dan Taiwan. </w:t>
            </w:r>
            <w:proofErr w:type="spellStart"/>
            <w:r w:rsidRPr="00DB25C4">
              <w:rPr>
                <w:rFonts w:eastAsia="Times New Roman" w:cstheme="minorHAnsi"/>
              </w:rPr>
              <w:t>Dengan</w:t>
            </w:r>
            <w:proofErr w:type="spellEnd"/>
            <w:r w:rsidRPr="00DB25C4">
              <w:rPr>
                <w:rFonts w:eastAsia="Times New Roman" w:cstheme="minorHAnsi"/>
              </w:rPr>
              <w:t xml:space="preserve"> </w:t>
            </w:r>
            <w:proofErr w:type="spellStart"/>
            <w:r w:rsidRPr="00DB25C4">
              <w:rPr>
                <w:rFonts w:eastAsia="Times New Roman" w:cstheme="minorHAnsi"/>
              </w:rPr>
              <w:t>memiliki</w:t>
            </w:r>
            <w:proofErr w:type="spellEnd"/>
            <w:r w:rsidRPr="00DB25C4">
              <w:rPr>
                <w:rFonts w:eastAsia="Times New Roman" w:cstheme="minorHAnsi"/>
              </w:rPr>
              <w:t xml:space="preserve"> </w:t>
            </w:r>
            <w:proofErr w:type="spellStart"/>
            <w:r w:rsidRPr="00DB25C4">
              <w:rPr>
                <w:rFonts w:eastAsia="Times New Roman" w:cstheme="minorHAnsi"/>
              </w:rPr>
              <w:t>lulusan</w:t>
            </w:r>
            <w:proofErr w:type="spellEnd"/>
            <w:r w:rsidRPr="00DB25C4">
              <w:rPr>
                <w:rFonts w:eastAsia="Times New Roman" w:cstheme="minorHAnsi"/>
              </w:rPr>
              <w:t xml:space="preserve"> yang </w:t>
            </w:r>
            <w:proofErr w:type="spellStart"/>
            <w:r w:rsidRPr="00DB25C4">
              <w:rPr>
                <w:rFonts w:eastAsia="Times New Roman" w:cstheme="minorHAnsi"/>
              </w:rPr>
              <w:t>mampu</w:t>
            </w:r>
            <w:proofErr w:type="spellEnd"/>
            <w:r w:rsidRPr="00DB25C4">
              <w:rPr>
                <w:rFonts w:eastAsia="Times New Roman" w:cstheme="minorHAnsi"/>
              </w:rPr>
              <w:t xml:space="preserve"> </w:t>
            </w:r>
            <w:proofErr w:type="spellStart"/>
            <w:r w:rsidRPr="00DB25C4">
              <w:rPr>
                <w:rFonts w:eastAsia="Times New Roman" w:cstheme="minorHAnsi"/>
              </w:rPr>
              <w:t>berbahasa</w:t>
            </w:r>
            <w:proofErr w:type="spellEnd"/>
            <w:r w:rsidRPr="00DB25C4">
              <w:rPr>
                <w:rFonts w:eastAsia="Times New Roman" w:cstheme="minorHAnsi"/>
              </w:rPr>
              <w:t xml:space="preserve"> Mandarin, PPBM </w:t>
            </w:r>
            <w:proofErr w:type="spellStart"/>
            <w:r w:rsidRPr="00DB25C4">
              <w:rPr>
                <w:rFonts w:eastAsia="Times New Roman" w:cstheme="minorHAnsi"/>
              </w:rPr>
              <w:t>dapat</w:t>
            </w:r>
            <w:proofErr w:type="spellEnd"/>
            <w:r w:rsidRPr="00DB25C4">
              <w:rPr>
                <w:rFonts w:eastAsia="Times New Roman" w:cstheme="minorHAnsi"/>
              </w:rPr>
              <w:t xml:space="preserve"> </w:t>
            </w:r>
            <w:proofErr w:type="spellStart"/>
            <w:r w:rsidRPr="00DB25C4">
              <w:rPr>
                <w:rFonts w:eastAsia="Times New Roman" w:cstheme="minorHAnsi"/>
              </w:rPr>
              <w:t>menjalin</w:t>
            </w:r>
            <w:proofErr w:type="spellEnd"/>
            <w:r w:rsidRPr="00DB25C4">
              <w:rPr>
                <w:rFonts w:eastAsia="Times New Roman" w:cstheme="minorHAnsi"/>
              </w:rPr>
              <w:t xml:space="preserve"> </w:t>
            </w:r>
            <w:proofErr w:type="spellStart"/>
            <w:r w:rsidRPr="00DB25C4">
              <w:rPr>
                <w:rFonts w:eastAsia="Times New Roman" w:cstheme="minorHAnsi"/>
              </w:rPr>
              <w:t>kerjasama</w:t>
            </w:r>
            <w:proofErr w:type="spellEnd"/>
            <w:r w:rsidRPr="00DB25C4">
              <w:rPr>
                <w:rFonts w:eastAsia="Times New Roman" w:cstheme="minorHAnsi"/>
              </w:rPr>
              <w:t xml:space="preserve"> </w:t>
            </w:r>
            <w:proofErr w:type="spellStart"/>
            <w:r w:rsidRPr="00DB25C4">
              <w:rPr>
                <w:rFonts w:eastAsia="Times New Roman" w:cstheme="minorHAnsi"/>
              </w:rPr>
              <w:t>dengan</w:t>
            </w:r>
            <w:proofErr w:type="spellEnd"/>
            <w:r w:rsidRPr="00DB25C4">
              <w:rPr>
                <w:rFonts w:eastAsia="Times New Roman" w:cstheme="minorHAnsi"/>
              </w:rPr>
              <w:t xml:space="preserve"> </w:t>
            </w:r>
            <w:proofErr w:type="spellStart"/>
            <w:r w:rsidRPr="00DB25C4">
              <w:rPr>
                <w:rFonts w:eastAsia="Times New Roman" w:cstheme="minorHAnsi"/>
              </w:rPr>
              <w:t>institusi</w:t>
            </w:r>
            <w:proofErr w:type="spellEnd"/>
            <w:r w:rsidRPr="00DB25C4">
              <w:rPr>
                <w:rFonts w:eastAsia="Times New Roman" w:cstheme="minorHAnsi"/>
              </w:rPr>
              <w:t xml:space="preserve"> </w:t>
            </w:r>
            <w:proofErr w:type="spellStart"/>
            <w:r w:rsidRPr="00DB25C4">
              <w:rPr>
                <w:rFonts w:eastAsia="Times New Roman" w:cstheme="minorHAnsi"/>
              </w:rPr>
              <w:t>pendidikan</w:t>
            </w:r>
            <w:proofErr w:type="spellEnd"/>
            <w:r w:rsidRPr="00DB25C4">
              <w:rPr>
                <w:rFonts w:eastAsia="Times New Roman" w:cstheme="minorHAnsi"/>
              </w:rPr>
              <w:t xml:space="preserve"> dan </w:t>
            </w:r>
            <w:proofErr w:type="spellStart"/>
            <w:r w:rsidRPr="00DB25C4">
              <w:rPr>
                <w:rFonts w:eastAsia="Times New Roman" w:cstheme="minorHAnsi"/>
              </w:rPr>
              <w:t>perusahaan</w:t>
            </w:r>
            <w:proofErr w:type="spellEnd"/>
            <w:r w:rsidRPr="00DB25C4">
              <w:rPr>
                <w:rFonts w:eastAsia="Times New Roman" w:cstheme="minorHAnsi"/>
              </w:rPr>
              <w:t xml:space="preserve"> di </w:t>
            </w:r>
            <w:proofErr w:type="spellStart"/>
            <w:r w:rsidRPr="00DB25C4">
              <w:rPr>
                <w:rFonts w:eastAsia="Times New Roman" w:cstheme="minorHAnsi"/>
              </w:rPr>
              <w:t>Cina</w:t>
            </w:r>
            <w:proofErr w:type="spellEnd"/>
            <w:r w:rsidRPr="00DB25C4">
              <w:rPr>
                <w:rFonts w:eastAsia="Times New Roman" w:cstheme="minorHAnsi"/>
              </w:rPr>
              <w:t xml:space="preserve"> dan Taiwan, </w:t>
            </w:r>
            <w:proofErr w:type="spellStart"/>
            <w:r w:rsidRPr="00DB25C4">
              <w:rPr>
                <w:rFonts w:eastAsia="Times New Roman" w:cstheme="minorHAnsi"/>
              </w:rPr>
              <w:t>seperti</w:t>
            </w:r>
            <w:proofErr w:type="spellEnd"/>
            <w:r w:rsidRPr="00DB25C4">
              <w:rPr>
                <w:rFonts w:eastAsia="Times New Roman" w:cstheme="minorHAnsi"/>
              </w:rPr>
              <w:t xml:space="preserve"> </w:t>
            </w:r>
            <w:proofErr w:type="spellStart"/>
            <w:r w:rsidRPr="00DB25C4">
              <w:rPr>
                <w:rFonts w:eastAsia="Times New Roman" w:cstheme="minorHAnsi"/>
              </w:rPr>
              <w:t>pertukaran</w:t>
            </w:r>
            <w:proofErr w:type="spellEnd"/>
            <w:r w:rsidRPr="00DB25C4">
              <w:rPr>
                <w:rFonts w:eastAsia="Times New Roman" w:cstheme="minorHAnsi"/>
              </w:rPr>
              <w:t xml:space="preserve"> </w:t>
            </w:r>
            <w:proofErr w:type="spellStart"/>
            <w:r w:rsidRPr="00DB25C4">
              <w:rPr>
                <w:rFonts w:eastAsia="Times New Roman" w:cstheme="minorHAnsi"/>
              </w:rPr>
              <w:t>mahasiswa</w:t>
            </w:r>
            <w:proofErr w:type="spellEnd"/>
            <w:r w:rsidRPr="00DB25C4">
              <w:rPr>
                <w:rFonts w:eastAsia="Times New Roman" w:cstheme="minorHAnsi"/>
              </w:rPr>
              <w:t xml:space="preserve"> </w:t>
            </w:r>
            <w:proofErr w:type="spellStart"/>
            <w:r w:rsidRPr="00DB25C4">
              <w:rPr>
                <w:rFonts w:eastAsia="Times New Roman" w:cstheme="minorHAnsi"/>
              </w:rPr>
              <w:t>atau</w:t>
            </w:r>
            <w:proofErr w:type="spellEnd"/>
            <w:r w:rsidRPr="00DB25C4">
              <w:rPr>
                <w:rFonts w:eastAsia="Times New Roman" w:cstheme="minorHAnsi"/>
              </w:rPr>
              <w:t xml:space="preserve"> </w:t>
            </w:r>
            <w:proofErr w:type="spellStart"/>
            <w:r w:rsidRPr="00DB25C4">
              <w:rPr>
                <w:rFonts w:eastAsia="Times New Roman" w:cstheme="minorHAnsi"/>
              </w:rPr>
              <w:t>kerjasama</w:t>
            </w:r>
            <w:proofErr w:type="spellEnd"/>
            <w:r w:rsidRPr="00DB25C4">
              <w:rPr>
                <w:rFonts w:eastAsia="Times New Roman" w:cstheme="minorHAnsi"/>
              </w:rPr>
              <w:t xml:space="preserve"> </w:t>
            </w:r>
            <w:proofErr w:type="spellStart"/>
            <w:r w:rsidRPr="00DB25C4">
              <w:rPr>
                <w:rFonts w:eastAsia="Times New Roman" w:cstheme="minorHAnsi"/>
              </w:rPr>
              <w:t>riset</w:t>
            </w:r>
            <w:proofErr w:type="spellEnd"/>
            <w:r w:rsidRPr="00DB25C4">
              <w:rPr>
                <w:rFonts w:eastAsia="Times New Roman" w:cstheme="minorHAnsi"/>
              </w:rPr>
              <w:t>.</w:t>
            </w:r>
          </w:p>
          <w:p w14:paraId="5CD5040C" w14:textId="77777777" w:rsidR="00EE2EA9" w:rsidRPr="00DB25C4" w:rsidRDefault="00EE2EA9" w:rsidP="00687314">
            <w:pPr>
              <w:autoSpaceDE w:val="0"/>
              <w:autoSpaceDN w:val="0"/>
              <w:adjustRightInd w:val="0"/>
              <w:spacing w:after="0" w:line="240" w:lineRule="auto"/>
              <w:rPr>
                <w:rFonts w:eastAsia="Times New Roman" w:cstheme="minorHAnsi"/>
              </w:rPr>
            </w:pPr>
          </w:p>
          <w:p w14:paraId="73091CBE" w14:textId="77777777" w:rsidR="00EE2EA9" w:rsidRPr="00DB25C4" w:rsidRDefault="00EE2EA9" w:rsidP="00687314">
            <w:pPr>
              <w:autoSpaceDE w:val="0"/>
              <w:autoSpaceDN w:val="0"/>
              <w:adjustRightInd w:val="0"/>
              <w:spacing w:after="0" w:line="240" w:lineRule="auto"/>
              <w:rPr>
                <w:rFonts w:eastAsia="Times New Roman" w:cstheme="minorHAnsi"/>
              </w:rPr>
            </w:pPr>
            <w:proofErr w:type="spellStart"/>
            <w:r w:rsidRPr="00DB25C4">
              <w:rPr>
                <w:rFonts w:eastAsia="Times New Roman" w:cstheme="minorHAnsi"/>
              </w:rPr>
              <w:t>Peluang</w:t>
            </w:r>
            <w:proofErr w:type="spellEnd"/>
            <w:r w:rsidRPr="00DB25C4">
              <w:rPr>
                <w:rFonts w:eastAsia="Times New Roman" w:cstheme="minorHAnsi"/>
              </w:rPr>
              <w:t xml:space="preserve"> </w:t>
            </w:r>
            <w:proofErr w:type="spellStart"/>
            <w:r w:rsidRPr="00DB25C4">
              <w:rPr>
                <w:rFonts w:eastAsia="Times New Roman" w:cstheme="minorHAnsi"/>
              </w:rPr>
              <w:t>untuk</w:t>
            </w:r>
            <w:proofErr w:type="spellEnd"/>
            <w:r w:rsidRPr="00DB25C4">
              <w:rPr>
                <w:rFonts w:eastAsia="Times New Roman" w:cstheme="minorHAnsi"/>
              </w:rPr>
              <w:t xml:space="preserve"> </w:t>
            </w:r>
            <w:proofErr w:type="spellStart"/>
            <w:r w:rsidRPr="00DB25C4">
              <w:rPr>
                <w:rFonts w:eastAsia="Times New Roman" w:cstheme="minorHAnsi"/>
              </w:rPr>
              <w:t>menjadi</w:t>
            </w:r>
            <w:proofErr w:type="spellEnd"/>
            <w:r w:rsidRPr="00DB25C4">
              <w:rPr>
                <w:rFonts w:eastAsia="Times New Roman" w:cstheme="minorHAnsi"/>
              </w:rPr>
              <w:t xml:space="preserve"> </w:t>
            </w:r>
            <w:proofErr w:type="spellStart"/>
            <w:r w:rsidRPr="00DB25C4">
              <w:rPr>
                <w:rFonts w:eastAsia="Times New Roman" w:cstheme="minorHAnsi"/>
              </w:rPr>
              <w:t>pusat</w:t>
            </w:r>
            <w:proofErr w:type="spellEnd"/>
            <w:r w:rsidRPr="00DB25C4">
              <w:rPr>
                <w:rFonts w:eastAsia="Times New Roman" w:cstheme="minorHAnsi"/>
              </w:rPr>
              <w:t xml:space="preserve"> </w:t>
            </w:r>
            <w:proofErr w:type="spellStart"/>
            <w:r w:rsidRPr="00DB25C4">
              <w:rPr>
                <w:rFonts w:eastAsia="Times New Roman" w:cstheme="minorHAnsi"/>
              </w:rPr>
              <w:t>pengembangan</w:t>
            </w:r>
            <w:proofErr w:type="spellEnd"/>
            <w:r w:rsidRPr="00DB25C4">
              <w:rPr>
                <w:rFonts w:eastAsia="Times New Roman" w:cstheme="minorHAnsi"/>
              </w:rPr>
              <w:t xml:space="preserve"> dan </w:t>
            </w:r>
            <w:proofErr w:type="spellStart"/>
            <w:r w:rsidRPr="00DB25C4">
              <w:rPr>
                <w:rFonts w:eastAsia="Times New Roman" w:cstheme="minorHAnsi"/>
              </w:rPr>
              <w:t>pengajaran</w:t>
            </w:r>
            <w:proofErr w:type="spellEnd"/>
            <w:r w:rsidRPr="00DB25C4">
              <w:rPr>
                <w:rFonts w:eastAsia="Times New Roman" w:cstheme="minorHAnsi"/>
              </w:rPr>
              <w:t xml:space="preserve"> Bahasa Mandarin di wilayah Indonesia </w:t>
            </w:r>
            <w:proofErr w:type="spellStart"/>
            <w:r w:rsidRPr="00DB25C4">
              <w:rPr>
                <w:rFonts w:eastAsia="Times New Roman" w:cstheme="minorHAnsi"/>
              </w:rPr>
              <w:t>bagian</w:t>
            </w:r>
            <w:proofErr w:type="spellEnd"/>
            <w:r w:rsidRPr="00DB25C4">
              <w:rPr>
                <w:rFonts w:eastAsia="Times New Roman" w:cstheme="minorHAnsi"/>
              </w:rPr>
              <w:t xml:space="preserve"> barat. PPBM </w:t>
            </w:r>
            <w:proofErr w:type="spellStart"/>
            <w:r w:rsidRPr="00DB25C4">
              <w:rPr>
                <w:rFonts w:eastAsia="Times New Roman" w:cstheme="minorHAnsi"/>
              </w:rPr>
              <w:t>dapat</w:t>
            </w:r>
            <w:proofErr w:type="spellEnd"/>
            <w:r w:rsidRPr="00DB25C4">
              <w:rPr>
                <w:rFonts w:eastAsia="Times New Roman" w:cstheme="minorHAnsi"/>
              </w:rPr>
              <w:t xml:space="preserve"> </w:t>
            </w:r>
            <w:proofErr w:type="spellStart"/>
            <w:r w:rsidRPr="00DB25C4">
              <w:rPr>
                <w:rFonts w:eastAsia="Times New Roman" w:cstheme="minorHAnsi"/>
              </w:rPr>
              <w:t>memanfaatkan</w:t>
            </w:r>
            <w:proofErr w:type="spellEnd"/>
            <w:r w:rsidRPr="00DB25C4">
              <w:rPr>
                <w:rFonts w:eastAsia="Times New Roman" w:cstheme="minorHAnsi"/>
              </w:rPr>
              <w:t xml:space="preserve"> </w:t>
            </w:r>
            <w:proofErr w:type="spellStart"/>
            <w:r w:rsidRPr="00DB25C4">
              <w:rPr>
                <w:rFonts w:eastAsia="Times New Roman" w:cstheme="minorHAnsi"/>
              </w:rPr>
              <w:t>kekuatan</w:t>
            </w:r>
            <w:proofErr w:type="spellEnd"/>
            <w:r w:rsidRPr="00DB25C4">
              <w:rPr>
                <w:rFonts w:eastAsia="Times New Roman" w:cstheme="minorHAnsi"/>
              </w:rPr>
              <w:t xml:space="preserve"> </w:t>
            </w:r>
            <w:proofErr w:type="spellStart"/>
            <w:r w:rsidRPr="00DB25C4">
              <w:rPr>
                <w:rFonts w:eastAsia="Times New Roman" w:cstheme="minorHAnsi"/>
              </w:rPr>
              <w:t>visi</w:t>
            </w:r>
            <w:proofErr w:type="spellEnd"/>
            <w:r w:rsidRPr="00DB25C4">
              <w:rPr>
                <w:rFonts w:eastAsia="Times New Roman" w:cstheme="minorHAnsi"/>
              </w:rPr>
              <w:t xml:space="preserve"> </w:t>
            </w:r>
            <w:proofErr w:type="spellStart"/>
            <w:r w:rsidRPr="00DB25C4">
              <w:rPr>
                <w:rFonts w:eastAsia="Times New Roman" w:cstheme="minorHAnsi"/>
              </w:rPr>
              <w:t>keilmuan</w:t>
            </w:r>
            <w:proofErr w:type="spellEnd"/>
            <w:r w:rsidRPr="00DB25C4">
              <w:rPr>
                <w:rFonts w:eastAsia="Times New Roman" w:cstheme="minorHAnsi"/>
              </w:rPr>
              <w:t xml:space="preserve"> yang </w:t>
            </w:r>
            <w:proofErr w:type="spellStart"/>
            <w:r w:rsidRPr="00DB25C4">
              <w:rPr>
                <w:rFonts w:eastAsia="Times New Roman" w:cstheme="minorHAnsi"/>
              </w:rPr>
              <w:t>dimilikinya</w:t>
            </w:r>
            <w:proofErr w:type="spellEnd"/>
            <w:r w:rsidRPr="00DB25C4">
              <w:rPr>
                <w:rFonts w:eastAsia="Times New Roman" w:cstheme="minorHAnsi"/>
              </w:rPr>
              <w:t xml:space="preserve"> </w:t>
            </w:r>
            <w:proofErr w:type="spellStart"/>
            <w:r w:rsidRPr="00DB25C4">
              <w:rPr>
                <w:rFonts w:eastAsia="Times New Roman" w:cstheme="minorHAnsi"/>
              </w:rPr>
              <w:t>untuk</w:t>
            </w:r>
            <w:proofErr w:type="spellEnd"/>
            <w:r w:rsidRPr="00DB25C4">
              <w:rPr>
                <w:rFonts w:eastAsia="Times New Roman" w:cstheme="minorHAnsi"/>
              </w:rPr>
              <w:t xml:space="preserve"> </w:t>
            </w:r>
            <w:proofErr w:type="spellStart"/>
            <w:r w:rsidRPr="00DB25C4">
              <w:rPr>
                <w:rFonts w:eastAsia="Times New Roman" w:cstheme="minorHAnsi"/>
              </w:rPr>
              <w:t>mengembangkan</w:t>
            </w:r>
            <w:proofErr w:type="spellEnd"/>
            <w:r w:rsidRPr="00DB25C4">
              <w:rPr>
                <w:rFonts w:eastAsia="Times New Roman" w:cstheme="minorHAnsi"/>
              </w:rPr>
              <w:t xml:space="preserve"> program-program </w:t>
            </w:r>
            <w:proofErr w:type="spellStart"/>
            <w:r w:rsidRPr="00DB25C4">
              <w:rPr>
                <w:rFonts w:eastAsia="Times New Roman" w:cstheme="minorHAnsi"/>
              </w:rPr>
              <w:t>pengajaran</w:t>
            </w:r>
            <w:proofErr w:type="spellEnd"/>
            <w:r w:rsidRPr="00DB25C4">
              <w:rPr>
                <w:rFonts w:eastAsia="Times New Roman" w:cstheme="minorHAnsi"/>
              </w:rPr>
              <w:t xml:space="preserve"> Bahasa Mandarin yang </w:t>
            </w:r>
            <w:proofErr w:type="spellStart"/>
            <w:r w:rsidRPr="00DB25C4">
              <w:rPr>
                <w:rFonts w:eastAsia="Times New Roman" w:cstheme="minorHAnsi"/>
              </w:rPr>
              <w:t>berkualitas</w:t>
            </w:r>
            <w:proofErr w:type="spellEnd"/>
            <w:r w:rsidRPr="00DB25C4">
              <w:rPr>
                <w:rFonts w:eastAsia="Times New Roman" w:cstheme="minorHAnsi"/>
              </w:rPr>
              <w:t xml:space="preserve"> </w:t>
            </w:r>
            <w:proofErr w:type="spellStart"/>
            <w:r w:rsidRPr="00DB25C4">
              <w:rPr>
                <w:rFonts w:eastAsia="Times New Roman" w:cstheme="minorHAnsi"/>
              </w:rPr>
              <w:t>tinggi</w:t>
            </w:r>
            <w:proofErr w:type="spellEnd"/>
            <w:r w:rsidRPr="00DB25C4">
              <w:rPr>
                <w:rFonts w:eastAsia="Times New Roman" w:cstheme="minorHAnsi"/>
              </w:rPr>
              <w:t xml:space="preserve"> dan </w:t>
            </w:r>
            <w:proofErr w:type="spellStart"/>
            <w:r w:rsidRPr="00DB25C4">
              <w:rPr>
                <w:rFonts w:eastAsia="Times New Roman" w:cstheme="minorHAnsi"/>
              </w:rPr>
              <w:t>menjalin</w:t>
            </w:r>
            <w:proofErr w:type="spellEnd"/>
            <w:r w:rsidRPr="00DB25C4">
              <w:rPr>
                <w:rFonts w:eastAsia="Times New Roman" w:cstheme="minorHAnsi"/>
              </w:rPr>
              <w:t xml:space="preserve"> </w:t>
            </w:r>
            <w:proofErr w:type="spellStart"/>
            <w:r w:rsidRPr="00DB25C4">
              <w:rPr>
                <w:rFonts w:eastAsia="Times New Roman" w:cstheme="minorHAnsi"/>
              </w:rPr>
              <w:t>kemitraan</w:t>
            </w:r>
            <w:proofErr w:type="spellEnd"/>
            <w:r w:rsidRPr="00DB25C4">
              <w:rPr>
                <w:rFonts w:eastAsia="Times New Roman" w:cstheme="minorHAnsi"/>
              </w:rPr>
              <w:t xml:space="preserve"> </w:t>
            </w:r>
            <w:proofErr w:type="spellStart"/>
            <w:r w:rsidRPr="00DB25C4">
              <w:rPr>
                <w:rFonts w:eastAsia="Times New Roman" w:cstheme="minorHAnsi"/>
              </w:rPr>
              <w:t>dengan</w:t>
            </w:r>
            <w:proofErr w:type="spellEnd"/>
            <w:r w:rsidRPr="00DB25C4">
              <w:rPr>
                <w:rFonts w:eastAsia="Times New Roman" w:cstheme="minorHAnsi"/>
              </w:rPr>
              <w:t xml:space="preserve"> </w:t>
            </w:r>
            <w:proofErr w:type="spellStart"/>
            <w:r w:rsidRPr="00DB25C4">
              <w:rPr>
                <w:rFonts w:eastAsia="Times New Roman" w:cstheme="minorHAnsi"/>
              </w:rPr>
              <w:t>lembaga-lembaga</w:t>
            </w:r>
            <w:proofErr w:type="spellEnd"/>
            <w:r w:rsidRPr="00DB25C4">
              <w:rPr>
                <w:rFonts w:eastAsia="Times New Roman" w:cstheme="minorHAnsi"/>
              </w:rPr>
              <w:t xml:space="preserve"> </w:t>
            </w:r>
            <w:proofErr w:type="spellStart"/>
            <w:r w:rsidRPr="00DB25C4">
              <w:rPr>
                <w:rFonts w:eastAsia="Times New Roman" w:cstheme="minorHAnsi"/>
              </w:rPr>
              <w:t>pendidikan</w:t>
            </w:r>
            <w:proofErr w:type="spellEnd"/>
            <w:r w:rsidRPr="00DB25C4">
              <w:rPr>
                <w:rFonts w:eastAsia="Times New Roman" w:cstheme="minorHAnsi"/>
              </w:rPr>
              <w:t xml:space="preserve"> lain di wilayah </w:t>
            </w:r>
            <w:proofErr w:type="spellStart"/>
            <w:r w:rsidRPr="00DB25C4">
              <w:rPr>
                <w:rFonts w:eastAsia="Times New Roman" w:cstheme="minorHAnsi"/>
              </w:rPr>
              <w:t>tersebut</w:t>
            </w:r>
            <w:proofErr w:type="spellEnd"/>
            <w:r w:rsidRPr="00DB25C4">
              <w:rPr>
                <w:rFonts w:eastAsia="Times New Roman" w:cstheme="minorHAnsi"/>
              </w:rPr>
              <w:t>.</w:t>
            </w:r>
          </w:p>
          <w:p w14:paraId="3FA0A3CD" w14:textId="77777777" w:rsidR="00EE2EA9" w:rsidRPr="00DB25C4" w:rsidRDefault="00EE2EA9" w:rsidP="00687314">
            <w:pPr>
              <w:autoSpaceDE w:val="0"/>
              <w:autoSpaceDN w:val="0"/>
              <w:adjustRightInd w:val="0"/>
              <w:spacing w:after="0" w:line="240" w:lineRule="auto"/>
              <w:rPr>
                <w:rFonts w:cstheme="minorHAnsi"/>
                <w:color w:val="000000"/>
              </w:rPr>
            </w:pPr>
            <w:r w:rsidRPr="00DB25C4">
              <w:rPr>
                <w:rFonts w:cstheme="minorHAnsi"/>
                <w:color w:val="000000"/>
              </w:rPr>
              <w:t xml:space="preserve"> </w:t>
            </w:r>
          </w:p>
          <w:p w14:paraId="10B8D634" w14:textId="77777777" w:rsidR="00EE2EA9" w:rsidRPr="00DB25C4" w:rsidRDefault="00EE2EA9" w:rsidP="00687314">
            <w:pPr>
              <w:autoSpaceDE w:val="0"/>
              <w:autoSpaceDN w:val="0"/>
              <w:adjustRightInd w:val="0"/>
              <w:spacing w:after="0" w:line="240" w:lineRule="auto"/>
              <w:rPr>
                <w:rFonts w:cstheme="minorHAnsi"/>
                <w:color w:val="000000"/>
              </w:rPr>
            </w:pPr>
            <w:proofErr w:type="spellStart"/>
            <w:r w:rsidRPr="00DB25C4">
              <w:rPr>
                <w:rFonts w:eastAsia="Times New Roman" w:cstheme="minorHAnsi"/>
              </w:rPr>
              <w:t>Peluang</w:t>
            </w:r>
            <w:proofErr w:type="spellEnd"/>
            <w:r w:rsidRPr="00DB25C4">
              <w:rPr>
                <w:rFonts w:eastAsia="Times New Roman" w:cstheme="minorHAnsi"/>
              </w:rPr>
              <w:t xml:space="preserve"> </w:t>
            </w:r>
            <w:proofErr w:type="spellStart"/>
            <w:r w:rsidRPr="00DB25C4">
              <w:rPr>
                <w:rFonts w:eastAsia="Times New Roman" w:cstheme="minorHAnsi"/>
              </w:rPr>
              <w:t>untuk</w:t>
            </w:r>
            <w:proofErr w:type="spellEnd"/>
            <w:r w:rsidRPr="00DB25C4">
              <w:rPr>
                <w:rFonts w:eastAsia="Times New Roman" w:cstheme="minorHAnsi"/>
              </w:rPr>
              <w:t xml:space="preserve"> </w:t>
            </w:r>
            <w:proofErr w:type="spellStart"/>
            <w:r w:rsidRPr="00DB25C4">
              <w:rPr>
                <w:rFonts w:eastAsia="Times New Roman" w:cstheme="minorHAnsi"/>
              </w:rPr>
              <w:t>memperluas</w:t>
            </w:r>
            <w:proofErr w:type="spellEnd"/>
            <w:r w:rsidRPr="00DB25C4">
              <w:rPr>
                <w:rFonts w:eastAsia="Times New Roman" w:cstheme="minorHAnsi"/>
              </w:rPr>
              <w:t xml:space="preserve"> </w:t>
            </w:r>
            <w:proofErr w:type="spellStart"/>
            <w:r w:rsidRPr="00DB25C4">
              <w:rPr>
                <w:rFonts w:eastAsia="Times New Roman" w:cstheme="minorHAnsi"/>
              </w:rPr>
              <w:t>jaringan</w:t>
            </w:r>
            <w:proofErr w:type="spellEnd"/>
            <w:r w:rsidRPr="00DB25C4">
              <w:rPr>
                <w:rFonts w:eastAsia="Times New Roman" w:cstheme="minorHAnsi"/>
              </w:rPr>
              <w:t xml:space="preserve"> alumni dan </w:t>
            </w:r>
            <w:proofErr w:type="spellStart"/>
            <w:r w:rsidRPr="00DB25C4">
              <w:rPr>
                <w:rFonts w:eastAsia="Times New Roman" w:cstheme="minorHAnsi"/>
              </w:rPr>
              <w:t>jejaring</w:t>
            </w:r>
            <w:proofErr w:type="spellEnd"/>
            <w:r w:rsidRPr="00DB25C4">
              <w:rPr>
                <w:rFonts w:eastAsia="Times New Roman" w:cstheme="minorHAnsi"/>
              </w:rPr>
              <w:t xml:space="preserve"> </w:t>
            </w:r>
            <w:proofErr w:type="spellStart"/>
            <w:r w:rsidRPr="00DB25C4">
              <w:rPr>
                <w:rFonts w:eastAsia="Times New Roman" w:cstheme="minorHAnsi"/>
              </w:rPr>
              <w:t>bisnis</w:t>
            </w:r>
            <w:proofErr w:type="spellEnd"/>
            <w:r w:rsidRPr="00DB25C4">
              <w:rPr>
                <w:rFonts w:eastAsia="Times New Roman" w:cstheme="minorHAnsi"/>
              </w:rPr>
              <w:t xml:space="preserve">. PPBM </w:t>
            </w:r>
            <w:proofErr w:type="spellStart"/>
            <w:r w:rsidRPr="00DB25C4">
              <w:rPr>
                <w:rFonts w:eastAsia="Times New Roman" w:cstheme="minorHAnsi"/>
              </w:rPr>
              <w:t>dapat</w:t>
            </w:r>
            <w:proofErr w:type="spellEnd"/>
            <w:r w:rsidRPr="00DB25C4">
              <w:rPr>
                <w:rFonts w:eastAsia="Times New Roman" w:cstheme="minorHAnsi"/>
              </w:rPr>
              <w:t xml:space="preserve"> </w:t>
            </w:r>
            <w:proofErr w:type="spellStart"/>
            <w:r w:rsidRPr="00DB25C4">
              <w:rPr>
                <w:rFonts w:eastAsia="Times New Roman" w:cstheme="minorHAnsi"/>
              </w:rPr>
              <w:t>memanfaatkan</w:t>
            </w:r>
            <w:proofErr w:type="spellEnd"/>
            <w:r w:rsidRPr="00DB25C4">
              <w:rPr>
                <w:rFonts w:eastAsia="Times New Roman" w:cstheme="minorHAnsi"/>
              </w:rPr>
              <w:t xml:space="preserve"> </w:t>
            </w:r>
            <w:proofErr w:type="spellStart"/>
            <w:r w:rsidRPr="00DB25C4">
              <w:rPr>
                <w:rFonts w:eastAsia="Times New Roman" w:cstheme="minorHAnsi"/>
              </w:rPr>
              <w:t>jaringan</w:t>
            </w:r>
            <w:proofErr w:type="spellEnd"/>
            <w:r w:rsidRPr="00DB25C4">
              <w:rPr>
                <w:rFonts w:eastAsia="Times New Roman" w:cstheme="minorHAnsi"/>
              </w:rPr>
              <w:t xml:space="preserve"> alumni yang </w:t>
            </w:r>
            <w:proofErr w:type="spellStart"/>
            <w:r w:rsidRPr="00DB25C4">
              <w:rPr>
                <w:rFonts w:eastAsia="Times New Roman" w:cstheme="minorHAnsi"/>
              </w:rPr>
              <w:t>telah</w:t>
            </w:r>
            <w:proofErr w:type="spellEnd"/>
            <w:r w:rsidRPr="00DB25C4">
              <w:rPr>
                <w:rFonts w:eastAsia="Times New Roman" w:cstheme="minorHAnsi"/>
              </w:rPr>
              <w:t xml:space="preserve"> lulus </w:t>
            </w:r>
            <w:proofErr w:type="spellStart"/>
            <w:r w:rsidRPr="00DB25C4">
              <w:rPr>
                <w:rFonts w:eastAsia="Times New Roman" w:cstheme="minorHAnsi"/>
              </w:rPr>
              <w:t>dari</w:t>
            </w:r>
            <w:proofErr w:type="spellEnd"/>
            <w:r w:rsidRPr="00DB25C4">
              <w:rPr>
                <w:rFonts w:eastAsia="Times New Roman" w:cstheme="minorHAnsi"/>
              </w:rPr>
              <w:t xml:space="preserve"> program </w:t>
            </w:r>
            <w:proofErr w:type="spellStart"/>
            <w:r w:rsidRPr="00DB25C4">
              <w:rPr>
                <w:rFonts w:eastAsia="Times New Roman" w:cstheme="minorHAnsi"/>
              </w:rPr>
              <w:t>studi</w:t>
            </w:r>
            <w:proofErr w:type="spellEnd"/>
            <w:r w:rsidRPr="00DB25C4">
              <w:rPr>
                <w:rFonts w:eastAsia="Times New Roman" w:cstheme="minorHAnsi"/>
              </w:rPr>
              <w:t xml:space="preserve"> Pendidikan Bahasa Mandarin </w:t>
            </w:r>
            <w:proofErr w:type="spellStart"/>
            <w:r w:rsidRPr="00DB25C4">
              <w:rPr>
                <w:rFonts w:eastAsia="Times New Roman" w:cstheme="minorHAnsi"/>
              </w:rPr>
              <w:t>untuk</w:t>
            </w:r>
            <w:proofErr w:type="spellEnd"/>
            <w:r w:rsidRPr="00DB25C4">
              <w:rPr>
                <w:rFonts w:eastAsia="Times New Roman" w:cstheme="minorHAnsi"/>
              </w:rPr>
              <w:t xml:space="preserve"> </w:t>
            </w:r>
            <w:proofErr w:type="spellStart"/>
            <w:r w:rsidRPr="00DB25C4">
              <w:rPr>
                <w:rFonts w:eastAsia="Times New Roman" w:cstheme="minorHAnsi"/>
              </w:rPr>
              <w:t>menjalin</w:t>
            </w:r>
            <w:proofErr w:type="spellEnd"/>
            <w:r w:rsidRPr="00DB25C4">
              <w:rPr>
                <w:rFonts w:eastAsia="Times New Roman" w:cstheme="minorHAnsi"/>
              </w:rPr>
              <w:t xml:space="preserve"> </w:t>
            </w:r>
            <w:proofErr w:type="spellStart"/>
            <w:r w:rsidRPr="00DB25C4">
              <w:rPr>
                <w:rFonts w:eastAsia="Times New Roman" w:cstheme="minorHAnsi"/>
              </w:rPr>
              <w:t>kerjasama</w:t>
            </w:r>
            <w:proofErr w:type="spellEnd"/>
            <w:r w:rsidRPr="00DB25C4">
              <w:rPr>
                <w:rFonts w:eastAsia="Times New Roman" w:cstheme="minorHAnsi"/>
              </w:rPr>
              <w:t xml:space="preserve"> </w:t>
            </w:r>
            <w:proofErr w:type="spellStart"/>
            <w:r w:rsidRPr="00DB25C4">
              <w:rPr>
                <w:rFonts w:eastAsia="Times New Roman" w:cstheme="minorHAnsi"/>
              </w:rPr>
              <w:t>dengan</w:t>
            </w:r>
            <w:proofErr w:type="spellEnd"/>
            <w:r w:rsidRPr="00DB25C4">
              <w:rPr>
                <w:rFonts w:eastAsia="Times New Roman" w:cstheme="minorHAnsi"/>
              </w:rPr>
              <w:t xml:space="preserve"> </w:t>
            </w:r>
            <w:proofErr w:type="spellStart"/>
            <w:r w:rsidRPr="00DB25C4">
              <w:rPr>
                <w:rFonts w:eastAsia="Times New Roman" w:cstheme="minorHAnsi"/>
              </w:rPr>
              <w:t>perusahaan-perusahaan</w:t>
            </w:r>
            <w:proofErr w:type="spellEnd"/>
            <w:r w:rsidRPr="00DB25C4">
              <w:rPr>
                <w:rFonts w:eastAsia="Times New Roman" w:cstheme="minorHAnsi"/>
              </w:rPr>
              <w:t xml:space="preserve"> yang </w:t>
            </w:r>
            <w:proofErr w:type="spellStart"/>
            <w:r w:rsidRPr="00DB25C4">
              <w:rPr>
                <w:rFonts w:eastAsia="Times New Roman" w:cstheme="minorHAnsi"/>
              </w:rPr>
              <w:t>membutuhkan</w:t>
            </w:r>
            <w:proofErr w:type="spellEnd"/>
            <w:r w:rsidRPr="00DB25C4">
              <w:rPr>
                <w:rFonts w:eastAsia="Times New Roman" w:cstheme="minorHAnsi"/>
              </w:rPr>
              <w:t xml:space="preserve"> </w:t>
            </w:r>
            <w:proofErr w:type="spellStart"/>
            <w:r w:rsidRPr="00DB25C4">
              <w:rPr>
                <w:rFonts w:eastAsia="Times New Roman" w:cstheme="minorHAnsi"/>
              </w:rPr>
              <w:t>tenaga</w:t>
            </w:r>
            <w:proofErr w:type="spellEnd"/>
            <w:r w:rsidRPr="00DB25C4">
              <w:rPr>
                <w:rFonts w:eastAsia="Times New Roman" w:cstheme="minorHAnsi"/>
              </w:rPr>
              <w:t xml:space="preserve"> </w:t>
            </w:r>
            <w:proofErr w:type="spellStart"/>
            <w:r w:rsidRPr="00DB25C4">
              <w:rPr>
                <w:rFonts w:eastAsia="Times New Roman" w:cstheme="minorHAnsi"/>
              </w:rPr>
              <w:t>kerja</w:t>
            </w:r>
            <w:proofErr w:type="spellEnd"/>
            <w:r w:rsidRPr="00DB25C4">
              <w:rPr>
                <w:rFonts w:eastAsia="Times New Roman" w:cstheme="minorHAnsi"/>
              </w:rPr>
              <w:t xml:space="preserve"> yang </w:t>
            </w:r>
            <w:proofErr w:type="spellStart"/>
            <w:r w:rsidRPr="00DB25C4">
              <w:rPr>
                <w:rFonts w:eastAsia="Times New Roman" w:cstheme="minorHAnsi"/>
              </w:rPr>
              <w:t>mampu</w:t>
            </w:r>
            <w:proofErr w:type="spellEnd"/>
            <w:r w:rsidRPr="00DB25C4">
              <w:rPr>
                <w:rFonts w:eastAsia="Times New Roman" w:cstheme="minorHAnsi"/>
              </w:rPr>
              <w:t xml:space="preserve"> </w:t>
            </w:r>
            <w:proofErr w:type="spellStart"/>
            <w:r w:rsidRPr="00DB25C4">
              <w:rPr>
                <w:rFonts w:eastAsia="Times New Roman" w:cstheme="minorHAnsi"/>
              </w:rPr>
              <w:t>berbahasa</w:t>
            </w:r>
            <w:proofErr w:type="spellEnd"/>
            <w:r w:rsidRPr="00DB25C4">
              <w:rPr>
                <w:rFonts w:eastAsia="Times New Roman" w:cstheme="minorHAnsi"/>
              </w:rPr>
              <w:t xml:space="preserve"> Mandarin, </w:t>
            </w:r>
            <w:proofErr w:type="spellStart"/>
            <w:r w:rsidRPr="00DB25C4">
              <w:rPr>
                <w:rFonts w:eastAsia="Times New Roman" w:cstheme="minorHAnsi"/>
              </w:rPr>
              <w:t>sehingga</w:t>
            </w:r>
            <w:proofErr w:type="spellEnd"/>
            <w:r w:rsidRPr="00DB25C4">
              <w:rPr>
                <w:rFonts w:eastAsia="Times New Roman" w:cstheme="minorHAnsi"/>
              </w:rPr>
              <w:t xml:space="preserve"> </w:t>
            </w:r>
            <w:proofErr w:type="spellStart"/>
            <w:r w:rsidRPr="00DB25C4">
              <w:rPr>
                <w:rFonts w:eastAsia="Times New Roman" w:cstheme="minorHAnsi"/>
              </w:rPr>
              <w:t>memperluas</w:t>
            </w:r>
            <w:proofErr w:type="spellEnd"/>
            <w:r w:rsidRPr="00DB25C4">
              <w:rPr>
                <w:rFonts w:eastAsia="Times New Roman" w:cstheme="minorHAnsi"/>
              </w:rPr>
              <w:t xml:space="preserve"> </w:t>
            </w:r>
            <w:proofErr w:type="spellStart"/>
            <w:r w:rsidRPr="00DB25C4">
              <w:rPr>
                <w:rFonts w:eastAsia="Times New Roman" w:cstheme="minorHAnsi"/>
              </w:rPr>
              <w:t>jangkauan</w:t>
            </w:r>
            <w:proofErr w:type="spellEnd"/>
            <w:r w:rsidRPr="00DB25C4">
              <w:rPr>
                <w:rFonts w:eastAsia="Times New Roman" w:cstheme="minorHAnsi"/>
              </w:rPr>
              <w:t xml:space="preserve"> </w:t>
            </w:r>
            <w:proofErr w:type="spellStart"/>
            <w:r w:rsidRPr="00DB25C4">
              <w:rPr>
                <w:rFonts w:eastAsia="Times New Roman" w:cstheme="minorHAnsi"/>
              </w:rPr>
              <w:t>jejaring</w:t>
            </w:r>
            <w:proofErr w:type="spellEnd"/>
            <w:r w:rsidRPr="00DB25C4">
              <w:rPr>
                <w:rFonts w:eastAsia="Times New Roman" w:cstheme="minorHAnsi"/>
              </w:rPr>
              <w:t xml:space="preserve"> </w:t>
            </w:r>
            <w:proofErr w:type="spellStart"/>
            <w:r w:rsidRPr="00DB25C4">
              <w:rPr>
                <w:rFonts w:eastAsia="Times New Roman" w:cstheme="minorHAnsi"/>
              </w:rPr>
              <w:t>bisnis</w:t>
            </w:r>
            <w:proofErr w:type="spellEnd"/>
          </w:p>
        </w:tc>
        <w:tc>
          <w:tcPr>
            <w:tcW w:w="4675" w:type="dxa"/>
          </w:tcPr>
          <w:p w14:paraId="1DFE3D7E" w14:textId="77777777" w:rsidR="00EE2EA9" w:rsidRPr="00DB25C4" w:rsidRDefault="00EE2EA9" w:rsidP="00687314">
            <w:pPr>
              <w:autoSpaceDE w:val="0"/>
              <w:autoSpaceDN w:val="0"/>
              <w:adjustRightInd w:val="0"/>
              <w:spacing w:after="0" w:line="240" w:lineRule="auto"/>
              <w:jc w:val="center"/>
              <w:rPr>
                <w:rFonts w:cstheme="minorHAnsi"/>
                <w:b/>
                <w:color w:val="000000"/>
              </w:rPr>
            </w:pPr>
            <w:r w:rsidRPr="00DB25C4">
              <w:rPr>
                <w:rFonts w:cstheme="minorHAnsi"/>
                <w:b/>
                <w:color w:val="000000"/>
              </w:rPr>
              <w:lastRenderedPageBreak/>
              <w:t>Threats</w:t>
            </w:r>
          </w:p>
          <w:p w14:paraId="3D89D1E2" w14:textId="77777777" w:rsidR="00EE2EA9" w:rsidRPr="00DB25C4" w:rsidRDefault="00EE2EA9" w:rsidP="00687314">
            <w:pPr>
              <w:autoSpaceDE w:val="0"/>
              <w:autoSpaceDN w:val="0"/>
              <w:adjustRightInd w:val="0"/>
              <w:spacing w:after="0" w:line="240" w:lineRule="auto"/>
              <w:rPr>
                <w:rFonts w:cstheme="minorHAnsi"/>
                <w:color w:val="000000"/>
              </w:rPr>
            </w:pPr>
          </w:p>
          <w:p w14:paraId="6B458D09" w14:textId="77777777" w:rsidR="00EE2EA9" w:rsidRPr="00DB25C4" w:rsidRDefault="00EE2EA9" w:rsidP="00687314">
            <w:pPr>
              <w:autoSpaceDE w:val="0"/>
              <w:autoSpaceDN w:val="0"/>
              <w:adjustRightInd w:val="0"/>
              <w:spacing w:after="0" w:line="240" w:lineRule="auto"/>
              <w:rPr>
                <w:rFonts w:eastAsia="Times New Roman" w:cstheme="minorHAnsi"/>
              </w:rPr>
            </w:pPr>
            <w:proofErr w:type="spellStart"/>
            <w:r w:rsidRPr="00DB25C4">
              <w:rPr>
                <w:rFonts w:eastAsia="Times New Roman" w:cstheme="minorHAnsi"/>
              </w:rPr>
              <w:t>Persaingan</w:t>
            </w:r>
            <w:proofErr w:type="spellEnd"/>
            <w:r w:rsidRPr="00DB25C4">
              <w:rPr>
                <w:rFonts w:eastAsia="Times New Roman" w:cstheme="minorHAnsi"/>
              </w:rPr>
              <w:t xml:space="preserve"> </w:t>
            </w:r>
            <w:proofErr w:type="spellStart"/>
            <w:r w:rsidRPr="00DB25C4">
              <w:rPr>
                <w:rFonts w:eastAsia="Times New Roman" w:cstheme="minorHAnsi"/>
              </w:rPr>
              <w:t>dengan</w:t>
            </w:r>
            <w:proofErr w:type="spellEnd"/>
            <w:r w:rsidRPr="00DB25C4">
              <w:rPr>
                <w:rFonts w:eastAsia="Times New Roman" w:cstheme="minorHAnsi"/>
              </w:rPr>
              <w:t xml:space="preserve"> </w:t>
            </w:r>
            <w:proofErr w:type="spellStart"/>
            <w:r w:rsidRPr="00DB25C4">
              <w:rPr>
                <w:rFonts w:eastAsia="Times New Roman" w:cstheme="minorHAnsi"/>
              </w:rPr>
              <w:t>prodi-prodi</w:t>
            </w:r>
            <w:proofErr w:type="spellEnd"/>
            <w:r w:rsidRPr="00DB25C4">
              <w:rPr>
                <w:rFonts w:eastAsia="Times New Roman" w:cstheme="minorHAnsi"/>
              </w:rPr>
              <w:t xml:space="preserve"> Pendidikan Bahasa Mandarin di </w:t>
            </w:r>
            <w:proofErr w:type="spellStart"/>
            <w:r w:rsidRPr="00DB25C4">
              <w:rPr>
                <w:rFonts w:eastAsia="Times New Roman" w:cstheme="minorHAnsi"/>
              </w:rPr>
              <w:t>perguruan</w:t>
            </w:r>
            <w:proofErr w:type="spellEnd"/>
            <w:r w:rsidRPr="00DB25C4">
              <w:rPr>
                <w:rFonts w:eastAsia="Times New Roman" w:cstheme="minorHAnsi"/>
              </w:rPr>
              <w:t xml:space="preserve"> </w:t>
            </w:r>
            <w:proofErr w:type="spellStart"/>
            <w:r w:rsidRPr="00DB25C4">
              <w:rPr>
                <w:rFonts w:eastAsia="Times New Roman" w:cstheme="minorHAnsi"/>
              </w:rPr>
              <w:t>tinggi</w:t>
            </w:r>
            <w:proofErr w:type="spellEnd"/>
            <w:r w:rsidRPr="00DB25C4">
              <w:rPr>
                <w:rFonts w:eastAsia="Times New Roman" w:cstheme="minorHAnsi"/>
              </w:rPr>
              <w:t xml:space="preserve"> lain. </w:t>
            </w:r>
            <w:proofErr w:type="spellStart"/>
            <w:r w:rsidRPr="00DB25C4">
              <w:rPr>
                <w:rFonts w:eastAsia="Times New Roman" w:cstheme="minorHAnsi"/>
              </w:rPr>
              <w:t>Semakin</w:t>
            </w:r>
            <w:proofErr w:type="spellEnd"/>
            <w:r w:rsidRPr="00DB25C4">
              <w:rPr>
                <w:rFonts w:eastAsia="Times New Roman" w:cstheme="minorHAnsi"/>
              </w:rPr>
              <w:t xml:space="preserve"> </w:t>
            </w:r>
            <w:proofErr w:type="spellStart"/>
            <w:r w:rsidRPr="00DB25C4">
              <w:rPr>
                <w:rFonts w:eastAsia="Times New Roman" w:cstheme="minorHAnsi"/>
              </w:rPr>
              <w:t>banyak</w:t>
            </w:r>
            <w:proofErr w:type="spellEnd"/>
            <w:r w:rsidRPr="00DB25C4">
              <w:rPr>
                <w:rFonts w:eastAsia="Times New Roman" w:cstheme="minorHAnsi"/>
              </w:rPr>
              <w:t xml:space="preserve"> </w:t>
            </w:r>
            <w:proofErr w:type="spellStart"/>
            <w:r w:rsidRPr="00DB25C4">
              <w:rPr>
                <w:rFonts w:eastAsia="Times New Roman" w:cstheme="minorHAnsi"/>
              </w:rPr>
              <w:t>perguruan</w:t>
            </w:r>
            <w:proofErr w:type="spellEnd"/>
            <w:r w:rsidRPr="00DB25C4">
              <w:rPr>
                <w:rFonts w:eastAsia="Times New Roman" w:cstheme="minorHAnsi"/>
              </w:rPr>
              <w:t xml:space="preserve"> </w:t>
            </w:r>
            <w:proofErr w:type="spellStart"/>
            <w:r w:rsidRPr="00DB25C4">
              <w:rPr>
                <w:rFonts w:eastAsia="Times New Roman" w:cstheme="minorHAnsi"/>
              </w:rPr>
              <w:t>tinggi</w:t>
            </w:r>
            <w:proofErr w:type="spellEnd"/>
            <w:r w:rsidRPr="00DB25C4">
              <w:rPr>
                <w:rFonts w:eastAsia="Times New Roman" w:cstheme="minorHAnsi"/>
              </w:rPr>
              <w:t xml:space="preserve"> yang </w:t>
            </w:r>
            <w:proofErr w:type="spellStart"/>
            <w:r w:rsidRPr="00DB25C4">
              <w:rPr>
                <w:rFonts w:eastAsia="Times New Roman" w:cstheme="minorHAnsi"/>
              </w:rPr>
              <w:t>menyediakan</w:t>
            </w:r>
            <w:proofErr w:type="spellEnd"/>
            <w:r w:rsidRPr="00DB25C4">
              <w:rPr>
                <w:rFonts w:eastAsia="Times New Roman" w:cstheme="minorHAnsi"/>
              </w:rPr>
              <w:t xml:space="preserve"> program </w:t>
            </w:r>
            <w:proofErr w:type="spellStart"/>
            <w:r w:rsidRPr="00DB25C4">
              <w:rPr>
                <w:rFonts w:eastAsia="Times New Roman" w:cstheme="minorHAnsi"/>
              </w:rPr>
              <w:t>studi</w:t>
            </w:r>
            <w:proofErr w:type="spellEnd"/>
            <w:r w:rsidRPr="00DB25C4">
              <w:rPr>
                <w:rFonts w:eastAsia="Times New Roman" w:cstheme="minorHAnsi"/>
              </w:rPr>
              <w:t xml:space="preserve"> Pendidikan Bahasa Mandarin, </w:t>
            </w:r>
            <w:proofErr w:type="spellStart"/>
            <w:r w:rsidRPr="00DB25C4">
              <w:rPr>
                <w:rFonts w:eastAsia="Times New Roman" w:cstheme="minorHAnsi"/>
              </w:rPr>
              <w:t>semakin</w:t>
            </w:r>
            <w:proofErr w:type="spellEnd"/>
            <w:r w:rsidRPr="00DB25C4">
              <w:rPr>
                <w:rFonts w:eastAsia="Times New Roman" w:cstheme="minorHAnsi"/>
              </w:rPr>
              <w:t xml:space="preserve"> </w:t>
            </w:r>
            <w:proofErr w:type="spellStart"/>
            <w:r w:rsidRPr="00DB25C4">
              <w:rPr>
                <w:rFonts w:eastAsia="Times New Roman" w:cstheme="minorHAnsi"/>
              </w:rPr>
              <w:t>besar</w:t>
            </w:r>
            <w:proofErr w:type="spellEnd"/>
            <w:r w:rsidRPr="00DB25C4">
              <w:rPr>
                <w:rFonts w:eastAsia="Times New Roman" w:cstheme="minorHAnsi"/>
              </w:rPr>
              <w:t xml:space="preserve"> </w:t>
            </w:r>
            <w:proofErr w:type="spellStart"/>
            <w:r w:rsidRPr="00DB25C4">
              <w:rPr>
                <w:rFonts w:eastAsia="Times New Roman" w:cstheme="minorHAnsi"/>
              </w:rPr>
              <w:t>persaingan</w:t>
            </w:r>
            <w:proofErr w:type="spellEnd"/>
            <w:r w:rsidRPr="00DB25C4">
              <w:rPr>
                <w:rFonts w:eastAsia="Times New Roman" w:cstheme="minorHAnsi"/>
              </w:rPr>
              <w:t xml:space="preserve"> yang </w:t>
            </w:r>
            <w:proofErr w:type="spellStart"/>
            <w:r w:rsidRPr="00DB25C4">
              <w:rPr>
                <w:rFonts w:eastAsia="Times New Roman" w:cstheme="minorHAnsi"/>
              </w:rPr>
              <w:t>harus</w:t>
            </w:r>
            <w:proofErr w:type="spellEnd"/>
            <w:r w:rsidRPr="00DB25C4">
              <w:rPr>
                <w:rFonts w:eastAsia="Times New Roman" w:cstheme="minorHAnsi"/>
              </w:rPr>
              <w:t xml:space="preserve"> </w:t>
            </w:r>
            <w:proofErr w:type="spellStart"/>
            <w:r w:rsidRPr="00DB25C4">
              <w:rPr>
                <w:rFonts w:eastAsia="Times New Roman" w:cstheme="minorHAnsi"/>
              </w:rPr>
              <w:lastRenderedPageBreak/>
              <w:t>dihadapi</w:t>
            </w:r>
            <w:proofErr w:type="spellEnd"/>
            <w:r w:rsidRPr="00DB25C4">
              <w:rPr>
                <w:rFonts w:eastAsia="Times New Roman" w:cstheme="minorHAnsi"/>
              </w:rPr>
              <w:t xml:space="preserve"> oleh PPBM </w:t>
            </w:r>
            <w:proofErr w:type="spellStart"/>
            <w:r w:rsidRPr="00DB25C4">
              <w:rPr>
                <w:rFonts w:eastAsia="Times New Roman" w:cstheme="minorHAnsi"/>
              </w:rPr>
              <w:t>untuk</w:t>
            </w:r>
            <w:proofErr w:type="spellEnd"/>
            <w:r w:rsidRPr="00DB25C4">
              <w:rPr>
                <w:rFonts w:eastAsia="Times New Roman" w:cstheme="minorHAnsi"/>
              </w:rPr>
              <w:t xml:space="preserve"> </w:t>
            </w:r>
            <w:proofErr w:type="spellStart"/>
            <w:r w:rsidRPr="00DB25C4">
              <w:rPr>
                <w:rFonts w:eastAsia="Times New Roman" w:cstheme="minorHAnsi"/>
              </w:rPr>
              <w:t>menarik</w:t>
            </w:r>
            <w:proofErr w:type="spellEnd"/>
            <w:r w:rsidRPr="00DB25C4">
              <w:rPr>
                <w:rFonts w:eastAsia="Times New Roman" w:cstheme="minorHAnsi"/>
              </w:rPr>
              <w:t xml:space="preserve"> </w:t>
            </w:r>
            <w:proofErr w:type="spellStart"/>
            <w:r w:rsidRPr="00DB25C4">
              <w:rPr>
                <w:rFonts w:eastAsia="Times New Roman" w:cstheme="minorHAnsi"/>
              </w:rPr>
              <w:t>minat</w:t>
            </w:r>
            <w:proofErr w:type="spellEnd"/>
            <w:r w:rsidRPr="00DB25C4">
              <w:rPr>
                <w:rFonts w:eastAsia="Times New Roman" w:cstheme="minorHAnsi"/>
              </w:rPr>
              <w:t xml:space="preserve"> </w:t>
            </w:r>
            <w:proofErr w:type="spellStart"/>
            <w:r w:rsidRPr="00DB25C4">
              <w:rPr>
                <w:rFonts w:eastAsia="Times New Roman" w:cstheme="minorHAnsi"/>
              </w:rPr>
              <w:t>calon</w:t>
            </w:r>
            <w:proofErr w:type="spellEnd"/>
            <w:r w:rsidRPr="00DB25C4">
              <w:rPr>
                <w:rFonts w:eastAsia="Times New Roman" w:cstheme="minorHAnsi"/>
              </w:rPr>
              <w:t xml:space="preserve"> </w:t>
            </w:r>
            <w:proofErr w:type="spellStart"/>
            <w:r w:rsidRPr="00DB25C4">
              <w:rPr>
                <w:rFonts w:eastAsia="Times New Roman" w:cstheme="minorHAnsi"/>
              </w:rPr>
              <w:t>mahasiswa</w:t>
            </w:r>
            <w:proofErr w:type="spellEnd"/>
          </w:p>
          <w:p w14:paraId="66408C7A" w14:textId="77777777" w:rsidR="00EE2EA9" w:rsidRPr="00DB25C4" w:rsidRDefault="00EE2EA9" w:rsidP="00687314">
            <w:pPr>
              <w:autoSpaceDE w:val="0"/>
              <w:autoSpaceDN w:val="0"/>
              <w:adjustRightInd w:val="0"/>
              <w:spacing w:after="0" w:line="240" w:lineRule="auto"/>
              <w:rPr>
                <w:rFonts w:eastAsia="Times New Roman" w:cstheme="minorHAnsi"/>
              </w:rPr>
            </w:pPr>
          </w:p>
          <w:p w14:paraId="555A080D" w14:textId="77777777" w:rsidR="00EE2EA9" w:rsidRPr="00DB25C4" w:rsidRDefault="00EE2EA9" w:rsidP="00687314">
            <w:pPr>
              <w:autoSpaceDE w:val="0"/>
              <w:autoSpaceDN w:val="0"/>
              <w:adjustRightInd w:val="0"/>
              <w:spacing w:after="0" w:line="240" w:lineRule="auto"/>
              <w:rPr>
                <w:rFonts w:eastAsia="Times New Roman" w:cstheme="minorHAnsi"/>
              </w:rPr>
            </w:pPr>
            <w:proofErr w:type="spellStart"/>
            <w:r w:rsidRPr="00DB25C4">
              <w:rPr>
                <w:rFonts w:eastAsia="Times New Roman" w:cstheme="minorHAnsi"/>
              </w:rPr>
              <w:t>Perubahan</w:t>
            </w:r>
            <w:proofErr w:type="spellEnd"/>
            <w:r w:rsidRPr="00DB25C4">
              <w:rPr>
                <w:rFonts w:eastAsia="Times New Roman" w:cstheme="minorHAnsi"/>
              </w:rPr>
              <w:t xml:space="preserve"> </w:t>
            </w:r>
            <w:proofErr w:type="spellStart"/>
            <w:r w:rsidRPr="00DB25C4">
              <w:rPr>
                <w:rFonts w:eastAsia="Times New Roman" w:cstheme="minorHAnsi"/>
              </w:rPr>
              <w:t>tren</w:t>
            </w:r>
            <w:proofErr w:type="spellEnd"/>
            <w:r w:rsidRPr="00DB25C4">
              <w:rPr>
                <w:rFonts w:eastAsia="Times New Roman" w:cstheme="minorHAnsi"/>
              </w:rPr>
              <w:t xml:space="preserve"> pasar. </w:t>
            </w:r>
            <w:proofErr w:type="spellStart"/>
            <w:r w:rsidRPr="00DB25C4">
              <w:rPr>
                <w:rFonts w:eastAsia="Times New Roman" w:cstheme="minorHAnsi"/>
              </w:rPr>
              <w:t>Peluang</w:t>
            </w:r>
            <w:proofErr w:type="spellEnd"/>
            <w:r w:rsidRPr="00DB25C4">
              <w:rPr>
                <w:rFonts w:eastAsia="Times New Roman" w:cstheme="minorHAnsi"/>
              </w:rPr>
              <w:t xml:space="preserve"> </w:t>
            </w:r>
            <w:proofErr w:type="spellStart"/>
            <w:r w:rsidRPr="00DB25C4">
              <w:rPr>
                <w:rFonts w:eastAsia="Times New Roman" w:cstheme="minorHAnsi"/>
              </w:rPr>
              <w:t>karir</w:t>
            </w:r>
            <w:proofErr w:type="spellEnd"/>
            <w:r w:rsidRPr="00DB25C4">
              <w:rPr>
                <w:rFonts w:eastAsia="Times New Roman" w:cstheme="minorHAnsi"/>
              </w:rPr>
              <w:t xml:space="preserve"> </w:t>
            </w:r>
            <w:proofErr w:type="spellStart"/>
            <w:r w:rsidRPr="00DB25C4">
              <w:rPr>
                <w:rFonts w:eastAsia="Times New Roman" w:cstheme="minorHAnsi"/>
              </w:rPr>
              <w:t>untuk</w:t>
            </w:r>
            <w:proofErr w:type="spellEnd"/>
            <w:r w:rsidRPr="00DB25C4">
              <w:rPr>
                <w:rFonts w:eastAsia="Times New Roman" w:cstheme="minorHAnsi"/>
              </w:rPr>
              <w:t xml:space="preserve"> </w:t>
            </w:r>
            <w:proofErr w:type="spellStart"/>
            <w:r w:rsidRPr="00DB25C4">
              <w:rPr>
                <w:rFonts w:eastAsia="Times New Roman" w:cstheme="minorHAnsi"/>
              </w:rPr>
              <w:t>lulusan</w:t>
            </w:r>
            <w:proofErr w:type="spellEnd"/>
            <w:r w:rsidRPr="00DB25C4">
              <w:rPr>
                <w:rFonts w:eastAsia="Times New Roman" w:cstheme="minorHAnsi"/>
              </w:rPr>
              <w:t xml:space="preserve"> program </w:t>
            </w:r>
            <w:proofErr w:type="spellStart"/>
            <w:r w:rsidRPr="00DB25C4">
              <w:rPr>
                <w:rFonts w:eastAsia="Times New Roman" w:cstheme="minorHAnsi"/>
              </w:rPr>
              <w:t>studi</w:t>
            </w:r>
            <w:proofErr w:type="spellEnd"/>
            <w:r w:rsidRPr="00DB25C4">
              <w:rPr>
                <w:rFonts w:eastAsia="Times New Roman" w:cstheme="minorHAnsi"/>
              </w:rPr>
              <w:t xml:space="preserve"> Pendidikan Bahasa Mandarin </w:t>
            </w:r>
            <w:proofErr w:type="spellStart"/>
            <w:r w:rsidRPr="00DB25C4">
              <w:rPr>
                <w:rFonts w:eastAsia="Times New Roman" w:cstheme="minorHAnsi"/>
              </w:rPr>
              <w:t>mungkin</w:t>
            </w:r>
            <w:proofErr w:type="spellEnd"/>
            <w:r w:rsidRPr="00DB25C4">
              <w:rPr>
                <w:rFonts w:eastAsia="Times New Roman" w:cstheme="minorHAnsi"/>
              </w:rPr>
              <w:t xml:space="preserve"> </w:t>
            </w:r>
            <w:proofErr w:type="spellStart"/>
            <w:r w:rsidRPr="00DB25C4">
              <w:rPr>
                <w:rFonts w:eastAsia="Times New Roman" w:cstheme="minorHAnsi"/>
              </w:rPr>
              <w:t>dapat</w:t>
            </w:r>
            <w:proofErr w:type="spellEnd"/>
            <w:r w:rsidRPr="00DB25C4">
              <w:rPr>
                <w:rFonts w:eastAsia="Times New Roman" w:cstheme="minorHAnsi"/>
              </w:rPr>
              <w:t xml:space="preserve"> </w:t>
            </w:r>
            <w:proofErr w:type="spellStart"/>
            <w:r w:rsidRPr="00DB25C4">
              <w:rPr>
                <w:rFonts w:eastAsia="Times New Roman" w:cstheme="minorHAnsi"/>
              </w:rPr>
              <w:t>berubah</w:t>
            </w:r>
            <w:proofErr w:type="spellEnd"/>
            <w:r w:rsidRPr="00DB25C4">
              <w:rPr>
                <w:rFonts w:eastAsia="Times New Roman" w:cstheme="minorHAnsi"/>
              </w:rPr>
              <w:t xml:space="preserve"> </w:t>
            </w:r>
            <w:proofErr w:type="spellStart"/>
            <w:r w:rsidRPr="00DB25C4">
              <w:rPr>
                <w:rFonts w:eastAsia="Times New Roman" w:cstheme="minorHAnsi"/>
              </w:rPr>
              <w:t>karena</w:t>
            </w:r>
            <w:proofErr w:type="spellEnd"/>
            <w:r w:rsidRPr="00DB25C4">
              <w:rPr>
                <w:rFonts w:eastAsia="Times New Roman" w:cstheme="minorHAnsi"/>
              </w:rPr>
              <w:t xml:space="preserve"> </w:t>
            </w:r>
            <w:proofErr w:type="spellStart"/>
            <w:r w:rsidRPr="00DB25C4">
              <w:rPr>
                <w:rFonts w:eastAsia="Times New Roman" w:cstheme="minorHAnsi"/>
              </w:rPr>
              <w:t>adanya</w:t>
            </w:r>
            <w:proofErr w:type="spellEnd"/>
            <w:r w:rsidRPr="00DB25C4">
              <w:rPr>
                <w:rFonts w:eastAsia="Times New Roman" w:cstheme="minorHAnsi"/>
              </w:rPr>
              <w:t xml:space="preserve"> </w:t>
            </w:r>
            <w:proofErr w:type="spellStart"/>
            <w:r w:rsidRPr="00DB25C4">
              <w:rPr>
                <w:rFonts w:eastAsia="Times New Roman" w:cstheme="minorHAnsi"/>
              </w:rPr>
              <w:t>perubahan</w:t>
            </w:r>
            <w:proofErr w:type="spellEnd"/>
            <w:r w:rsidRPr="00DB25C4">
              <w:rPr>
                <w:rFonts w:eastAsia="Times New Roman" w:cstheme="minorHAnsi"/>
              </w:rPr>
              <w:t xml:space="preserve"> </w:t>
            </w:r>
            <w:proofErr w:type="spellStart"/>
            <w:r w:rsidRPr="00DB25C4">
              <w:rPr>
                <w:rFonts w:eastAsia="Times New Roman" w:cstheme="minorHAnsi"/>
              </w:rPr>
              <w:t>tren</w:t>
            </w:r>
            <w:proofErr w:type="spellEnd"/>
            <w:r w:rsidRPr="00DB25C4">
              <w:rPr>
                <w:rFonts w:eastAsia="Times New Roman" w:cstheme="minorHAnsi"/>
              </w:rPr>
              <w:t xml:space="preserve"> </w:t>
            </w:r>
            <w:proofErr w:type="spellStart"/>
            <w:r w:rsidRPr="00DB25C4">
              <w:rPr>
                <w:rFonts w:eastAsia="Times New Roman" w:cstheme="minorHAnsi"/>
              </w:rPr>
              <w:t>bisnis</w:t>
            </w:r>
            <w:proofErr w:type="spellEnd"/>
            <w:r w:rsidRPr="00DB25C4">
              <w:rPr>
                <w:rFonts w:eastAsia="Times New Roman" w:cstheme="minorHAnsi"/>
              </w:rPr>
              <w:t xml:space="preserve"> </w:t>
            </w:r>
            <w:proofErr w:type="spellStart"/>
            <w:r w:rsidRPr="00DB25C4">
              <w:rPr>
                <w:rFonts w:eastAsia="Times New Roman" w:cstheme="minorHAnsi"/>
              </w:rPr>
              <w:t>atau</w:t>
            </w:r>
            <w:proofErr w:type="spellEnd"/>
            <w:r w:rsidRPr="00DB25C4">
              <w:rPr>
                <w:rFonts w:eastAsia="Times New Roman" w:cstheme="minorHAnsi"/>
              </w:rPr>
              <w:t xml:space="preserve"> </w:t>
            </w:r>
            <w:proofErr w:type="spellStart"/>
            <w:r w:rsidRPr="00DB25C4">
              <w:rPr>
                <w:rFonts w:eastAsia="Times New Roman" w:cstheme="minorHAnsi"/>
              </w:rPr>
              <w:t>kebijakan</w:t>
            </w:r>
            <w:proofErr w:type="spellEnd"/>
            <w:r w:rsidRPr="00DB25C4">
              <w:rPr>
                <w:rFonts w:eastAsia="Times New Roman" w:cstheme="minorHAnsi"/>
              </w:rPr>
              <w:t xml:space="preserve"> </w:t>
            </w:r>
            <w:proofErr w:type="spellStart"/>
            <w:r w:rsidRPr="00DB25C4">
              <w:rPr>
                <w:rFonts w:eastAsia="Times New Roman" w:cstheme="minorHAnsi"/>
              </w:rPr>
              <w:t>politik</w:t>
            </w:r>
            <w:proofErr w:type="spellEnd"/>
            <w:r w:rsidRPr="00DB25C4">
              <w:rPr>
                <w:rFonts w:eastAsia="Times New Roman" w:cstheme="minorHAnsi"/>
              </w:rPr>
              <w:t xml:space="preserve">, </w:t>
            </w:r>
            <w:proofErr w:type="spellStart"/>
            <w:r w:rsidRPr="00DB25C4">
              <w:rPr>
                <w:rFonts w:eastAsia="Times New Roman" w:cstheme="minorHAnsi"/>
              </w:rPr>
              <w:t>sehingga</w:t>
            </w:r>
            <w:proofErr w:type="spellEnd"/>
            <w:r w:rsidRPr="00DB25C4">
              <w:rPr>
                <w:rFonts w:eastAsia="Times New Roman" w:cstheme="minorHAnsi"/>
              </w:rPr>
              <w:t xml:space="preserve"> </w:t>
            </w:r>
            <w:proofErr w:type="spellStart"/>
            <w:r w:rsidRPr="00DB25C4">
              <w:rPr>
                <w:rFonts w:eastAsia="Times New Roman" w:cstheme="minorHAnsi"/>
              </w:rPr>
              <w:t>mengurangi</w:t>
            </w:r>
            <w:proofErr w:type="spellEnd"/>
            <w:r w:rsidRPr="00DB25C4">
              <w:rPr>
                <w:rFonts w:eastAsia="Times New Roman" w:cstheme="minorHAnsi"/>
              </w:rPr>
              <w:t xml:space="preserve"> </w:t>
            </w:r>
            <w:proofErr w:type="spellStart"/>
            <w:r w:rsidRPr="00DB25C4">
              <w:rPr>
                <w:rFonts w:eastAsia="Times New Roman" w:cstheme="minorHAnsi"/>
              </w:rPr>
              <w:t>permintaan</w:t>
            </w:r>
            <w:proofErr w:type="spellEnd"/>
            <w:r w:rsidRPr="00DB25C4">
              <w:rPr>
                <w:rFonts w:eastAsia="Times New Roman" w:cstheme="minorHAnsi"/>
              </w:rPr>
              <w:t xml:space="preserve"> </w:t>
            </w:r>
            <w:proofErr w:type="spellStart"/>
            <w:r w:rsidRPr="00DB25C4">
              <w:rPr>
                <w:rFonts w:eastAsia="Times New Roman" w:cstheme="minorHAnsi"/>
              </w:rPr>
              <w:t>untuk</w:t>
            </w:r>
            <w:proofErr w:type="spellEnd"/>
            <w:r w:rsidRPr="00DB25C4">
              <w:rPr>
                <w:rFonts w:eastAsia="Times New Roman" w:cstheme="minorHAnsi"/>
              </w:rPr>
              <w:t xml:space="preserve"> </w:t>
            </w:r>
            <w:proofErr w:type="spellStart"/>
            <w:r w:rsidRPr="00DB25C4">
              <w:rPr>
                <w:rFonts w:eastAsia="Times New Roman" w:cstheme="minorHAnsi"/>
              </w:rPr>
              <w:t>lulusan</w:t>
            </w:r>
            <w:proofErr w:type="spellEnd"/>
            <w:r w:rsidRPr="00DB25C4">
              <w:rPr>
                <w:rFonts w:eastAsia="Times New Roman" w:cstheme="minorHAnsi"/>
              </w:rPr>
              <w:t xml:space="preserve"> program </w:t>
            </w:r>
            <w:proofErr w:type="spellStart"/>
            <w:r w:rsidRPr="00DB25C4">
              <w:rPr>
                <w:rFonts w:eastAsia="Times New Roman" w:cstheme="minorHAnsi"/>
              </w:rPr>
              <w:t>studi</w:t>
            </w:r>
            <w:proofErr w:type="spellEnd"/>
            <w:r w:rsidRPr="00DB25C4">
              <w:rPr>
                <w:rFonts w:eastAsia="Times New Roman" w:cstheme="minorHAnsi"/>
              </w:rPr>
              <w:t xml:space="preserve"> </w:t>
            </w:r>
            <w:proofErr w:type="spellStart"/>
            <w:r w:rsidRPr="00DB25C4">
              <w:rPr>
                <w:rFonts w:eastAsia="Times New Roman" w:cstheme="minorHAnsi"/>
              </w:rPr>
              <w:t>tersebut</w:t>
            </w:r>
            <w:proofErr w:type="spellEnd"/>
          </w:p>
          <w:p w14:paraId="79F3AB7E" w14:textId="77777777" w:rsidR="00EE2EA9" w:rsidRPr="00DB25C4" w:rsidRDefault="00EE2EA9" w:rsidP="00687314">
            <w:pPr>
              <w:autoSpaceDE w:val="0"/>
              <w:autoSpaceDN w:val="0"/>
              <w:adjustRightInd w:val="0"/>
              <w:spacing w:after="0" w:line="240" w:lineRule="auto"/>
              <w:rPr>
                <w:rFonts w:eastAsia="Times New Roman" w:cstheme="minorHAnsi"/>
              </w:rPr>
            </w:pPr>
            <w:proofErr w:type="spellStart"/>
            <w:r w:rsidRPr="00DB25C4">
              <w:rPr>
                <w:rFonts w:eastAsia="Times New Roman" w:cstheme="minorHAnsi"/>
              </w:rPr>
              <w:t>Perubahan</w:t>
            </w:r>
            <w:proofErr w:type="spellEnd"/>
            <w:r w:rsidRPr="00DB25C4">
              <w:rPr>
                <w:rFonts w:eastAsia="Times New Roman" w:cstheme="minorHAnsi"/>
              </w:rPr>
              <w:t xml:space="preserve"> </w:t>
            </w:r>
            <w:proofErr w:type="spellStart"/>
            <w:r w:rsidRPr="00DB25C4">
              <w:rPr>
                <w:rFonts w:eastAsia="Times New Roman" w:cstheme="minorHAnsi"/>
              </w:rPr>
              <w:t>kebijakan</w:t>
            </w:r>
            <w:proofErr w:type="spellEnd"/>
            <w:r w:rsidRPr="00DB25C4">
              <w:rPr>
                <w:rFonts w:eastAsia="Times New Roman" w:cstheme="minorHAnsi"/>
              </w:rPr>
              <w:t xml:space="preserve"> </w:t>
            </w:r>
            <w:proofErr w:type="spellStart"/>
            <w:r w:rsidRPr="00DB25C4">
              <w:rPr>
                <w:rFonts w:eastAsia="Times New Roman" w:cstheme="minorHAnsi"/>
              </w:rPr>
              <w:t>pemerintah</w:t>
            </w:r>
            <w:proofErr w:type="spellEnd"/>
            <w:r w:rsidRPr="00DB25C4">
              <w:rPr>
                <w:rFonts w:eastAsia="Times New Roman" w:cstheme="minorHAnsi"/>
              </w:rPr>
              <w:t xml:space="preserve"> </w:t>
            </w:r>
            <w:proofErr w:type="spellStart"/>
            <w:r w:rsidRPr="00DB25C4">
              <w:rPr>
                <w:rFonts w:eastAsia="Times New Roman" w:cstheme="minorHAnsi"/>
              </w:rPr>
              <w:t>terkait</w:t>
            </w:r>
            <w:proofErr w:type="spellEnd"/>
            <w:r w:rsidRPr="00DB25C4">
              <w:rPr>
                <w:rFonts w:eastAsia="Times New Roman" w:cstheme="minorHAnsi"/>
              </w:rPr>
              <w:t xml:space="preserve"> </w:t>
            </w:r>
            <w:proofErr w:type="spellStart"/>
            <w:r w:rsidRPr="00DB25C4">
              <w:rPr>
                <w:rFonts w:eastAsia="Times New Roman" w:cstheme="minorHAnsi"/>
              </w:rPr>
              <w:t>pendidikan</w:t>
            </w:r>
            <w:proofErr w:type="spellEnd"/>
            <w:r w:rsidRPr="00DB25C4">
              <w:rPr>
                <w:rFonts w:eastAsia="Times New Roman" w:cstheme="minorHAnsi"/>
              </w:rPr>
              <w:t xml:space="preserve">. </w:t>
            </w:r>
            <w:proofErr w:type="spellStart"/>
            <w:r w:rsidRPr="00DB25C4">
              <w:rPr>
                <w:rFonts w:eastAsia="Times New Roman" w:cstheme="minorHAnsi"/>
              </w:rPr>
              <w:t>Perubahan</w:t>
            </w:r>
            <w:proofErr w:type="spellEnd"/>
            <w:r w:rsidRPr="00DB25C4">
              <w:rPr>
                <w:rFonts w:eastAsia="Times New Roman" w:cstheme="minorHAnsi"/>
              </w:rPr>
              <w:t xml:space="preserve"> </w:t>
            </w:r>
            <w:proofErr w:type="spellStart"/>
            <w:r w:rsidRPr="00DB25C4">
              <w:rPr>
                <w:rFonts w:eastAsia="Times New Roman" w:cstheme="minorHAnsi"/>
              </w:rPr>
              <w:t>kebijakan</w:t>
            </w:r>
            <w:proofErr w:type="spellEnd"/>
            <w:r w:rsidRPr="00DB25C4">
              <w:rPr>
                <w:rFonts w:eastAsia="Times New Roman" w:cstheme="minorHAnsi"/>
              </w:rPr>
              <w:t xml:space="preserve"> </w:t>
            </w:r>
            <w:proofErr w:type="spellStart"/>
            <w:r w:rsidRPr="00DB25C4">
              <w:rPr>
                <w:rFonts w:eastAsia="Times New Roman" w:cstheme="minorHAnsi"/>
              </w:rPr>
              <w:t>pemerintah</w:t>
            </w:r>
            <w:proofErr w:type="spellEnd"/>
            <w:r w:rsidRPr="00DB25C4">
              <w:rPr>
                <w:rFonts w:eastAsia="Times New Roman" w:cstheme="minorHAnsi"/>
              </w:rPr>
              <w:t xml:space="preserve">, </w:t>
            </w:r>
            <w:proofErr w:type="spellStart"/>
            <w:r w:rsidRPr="00DB25C4">
              <w:rPr>
                <w:rFonts w:eastAsia="Times New Roman" w:cstheme="minorHAnsi"/>
              </w:rPr>
              <w:t>seperti</w:t>
            </w:r>
            <w:proofErr w:type="spellEnd"/>
            <w:r w:rsidRPr="00DB25C4">
              <w:rPr>
                <w:rFonts w:eastAsia="Times New Roman" w:cstheme="minorHAnsi"/>
              </w:rPr>
              <w:t xml:space="preserve"> </w:t>
            </w:r>
            <w:proofErr w:type="spellStart"/>
            <w:r w:rsidRPr="00DB25C4">
              <w:rPr>
                <w:rFonts w:eastAsia="Times New Roman" w:cstheme="minorHAnsi"/>
              </w:rPr>
              <w:t>pengurangan</w:t>
            </w:r>
            <w:proofErr w:type="spellEnd"/>
            <w:r w:rsidRPr="00DB25C4">
              <w:rPr>
                <w:rFonts w:eastAsia="Times New Roman" w:cstheme="minorHAnsi"/>
              </w:rPr>
              <w:t xml:space="preserve"> </w:t>
            </w:r>
            <w:proofErr w:type="spellStart"/>
            <w:r w:rsidRPr="00DB25C4">
              <w:rPr>
                <w:rFonts w:eastAsia="Times New Roman" w:cstheme="minorHAnsi"/>
              </w:rPr>
              <w:t>anggaran</w:t>
            </w:r>
            <w:proofErr w:type="spellEnd"/>
            <w:r w:rsidRPr="00DB25C4">
              <w:rPr>
                <w:rFonts w:eastAsia="Times New Roman" w:cstheme="minorHAnsi"/>
              </w:rPr>
              <w:t xml:space="preserve"> </w:t>
            </w:r>
            <w:proofErr w:type="spellStart"/>
            <w:r w:rsidRPr="00DB25C4">
              <w:rPr>
                <w:rFonts w:eastAsia="Times New Roman" w:cstheme="minorHAnsi"/>
              </w:rPr>
              <w:t>pendidikan</w:t>
            </w:r>
            <w:proofErr w:type="spellEnd"/>
            <w:r w:rsidRPr="00DB25C4">
              <w:rPr>
                <w:rFonts w:eastAsia="Times New Roman" w:cstheme="minorHAnsi"/>
              </w:rPr>
              <w:t xml:space="preserve"> </w:t>
            </w:r>
            <w:proofErr w:type="spellStart"/>
            <w:r w:rsidRPr="00DB25C4">
              <w:rPr>
                <w:rFonts w:eastAsia="Times New Roman" w:cstheme="minorHAnsi"/>
              </w:rPr>
              <w:t>atau</w:t>
            </w:r>
            <w:proofErr w:type="spellEnd"/>
            <w:r w:rsidRPr="00DB25C4">
              <w:rPr>
                <w:rFonts w:eastAsia="Times New Roman" w:cstheme="minorHAnsi"/>
              </w:rPr>
              <w:t xml:space="preserve"> </w:t>
            </w:r>
            <w:proofErr w:type="spellStart"/>
            <w:r w:rsidRPr="00DB25C4">
              <w:rPr>
                <w:rFonts w:eastAsia="Times New Roman" w:cstheme="minorHAnsi"/>
              </w:rPr>
              <w:t>perubahan</w:t>
            </w:r>
            <w:proofErr w:type="spellEnd"/>
            <w:r w:rsidRPr="00DB25C4">
              <w:rPr>
                <w:rFonts w:eastAsia="Times New Roman" w:cstheme="minorHAnsi"/>
              </w:rPr>
              <w:t xml:space="preserve"> </w:t>
            </w:r>
            <w:proofErr w:type="spellStart"/>
            <w:r w:rsidRPr="00DB25C4">
              <w:rPr>
                <w:rFonts w:eastAsia="Times New Roman" w:cstheme="minorHAnsi"/>
              </w:rPr>
              <w:t>kurikulum</w:t>
            </w:r>
            <w:proofErr w:type="spellEnd"/>
            <w:r w:rsidRPr="00DB25C4">
              <w:rPr>
                <w:rFonts w:eastAsia="Times New Roman" w:cstheme="minorHAnsi"/>
              </w:rPr>
              <w:t xml:space="preserve">, </w:t>
            </w:r>
            <w:proofErr w:type="spellStart"/>
            <w:r w:rsidRPr="00DB25C4">
              <w:rPr>
                <w:rFonts w:eastAsia="Times New Roman" w:cstheme="minorHAnsi"/>
              </w:rPr>
              <w:t>dapat</w:t>
            </w:r>
            <w:proofErr w:type="spellEnd"/>
            <w:r w:rsidRPr="00DB25C4">
              <w:rPr>
                <w:rFonts w:eastAsia="Times New Roman" w:cstheme="minorHAnsi"/>
              </w:rPr>
              <w:t xml:space="preserve"> </w:t>
            </w:r>
            <w:proofErr w:type="spellStart"/>
            <w:r w:rsidRPr="00DB25C4">
              <w:rPr>
                <w:rFonts w:eastAsia="Times New Roman" w:cstheme="minorHAnsi"/>
              </w:rPr>
              <w:t>mempengaruhi</w:t>
            </w:r>
            <w:proofErr w:type="spellEnd"/>
            <w:r w:rsidRPr="00DB25C4">
              <w:rPr>
                <w:rFonts w:eastAsia="Times New Roman" w:cstheme="minorHAnsi"/>
              </w:rPr>
              <w:t xml:space="preserve"> </w:t>
            </w:r>
            <w:proofErr w:type="spellStart"/>
            <w:r w:rsidRPr="00DB25C4">
              <w:rPr>
                <w:rFonts w:eastAsia="Times New Roman" w:cstheme="minorHAnsi"/>
              </w:rPr>
              <w:t>kualitas</w:t>
            </w:r>
            <w:proofErr w:type="spellEnd"/>
            <w:r w:rsidRPr="00DB25C4">
              <w:rPr>
                <w:rFonts w:eastAsia="Times New Roman" w:cstheme="minorHAnsi"/>
              </w:rPr>
              <w:t xml:space="preserve"> dan </w:t>
            </w:r>
            <w:proofErr w:type="spellStart"/>
            <w:r w:rsidRPr="00DB25C4">
              <w:rPr>
                <w:rFonts w:eastAsia="Times New Roman" w:cstheme="minorHAnsi"/>
              </w:rPr>
              <w:t>daya</w:t>
            </w:r>
            <w:proofErr w:type="spellEnd"/>
            <w:r w:rsidRPr="00DB25C4">
              <w:rPr>
                <w:rFonts w:eastAsia="Times New Roman" w:cstheme="minorHAnsi"/>
              </w:rPr>
              <w:t xml:space="preserve"> </w:t>
            </w:r>
            <w:proofErr w:type="spellStart"/>
            <w:r w:rsidRPr="00DB25C4">
              <w:rPr>
                <w:rFonts w:eastAsia="Times New Roman" w:cstheme="minorHAnsi"/>
              </w:rPr>
              <w:t>saing</w:t>
            </w:r>
            <w:proofErr w:type="spellEnd"/>
            <w:r w:rsidRPr="00DB25C4">
              <w:rPr>
                <w:rFonts w:eastAsia="Times New Roman" w:cstheme="minorHAnsi"/>
              </w:rPr>
              <w:t xml:space="preserve"> PPBM</w:t>
            </w:r>
          </w:p>
          <w:p w14:paraId="1406F9A3" w14:textId="77777777" w:rsidR="00EE2EA9" w:rsidRPr="00DB25C4" w:rsidRDefault="00EE2EA9" w:rsidP="00687314">
            <w:pPr>
              <w:autoSpaceDE w:val="0"/>
              <w:autoSpaceDN w:val="0"/>
              <w:adjustRightInd w:val="0"/>
              <w:spacing w:after="0" w:line="240" w:lineRule="auto"/>
              <w:rPr>
                <w:rFonts w:eastAsia="Times New Roman" w:cstheme="minorHAnsi"/>
              </w:rPr>
            </w:pPr>
          </w:p>
          <w:p w14:paraId="6AA3953D" w14:textId="77777777" w:rsidR="00EE2EA9" w:rsidRPr="00DB25C4" w:rsidRDefault="00EE2EA9" w:rsidP="00687314">
            <w:pPr>
              <w:autoSpaceDE w:val="0"/>
              <w:autoSpaceDN w:val="0"/>
              <w:adjustRightInd w:val="0"/>
              <w:spacing w:after="0" w:line="240" w:lineRule="auto"/>
              <w:rPr>
                <w:rFonts w:cstheme="minorHAnsi"/>
                <w:color w:val="000000"/>
              </w:rPr>
            </w:pPr>
          </w:p>
          <w:p w14:paraId="20A139C0" w14:textId="77777777" w:rsidR="00EE2EA9" w:rsidRPr="00DB25C4" w:rsidRDefault="00EE2EA9" w:rsidP="00687314">
            <w:pPr>
              <w:autoSpaceDE w:val="0"/>
              <w:autoSpaceDN w:val="0"/>
              <w:adjustRightInd w:val="0"/>
              <w:spacing w:after="0" w:line="240" w:lineRule="auto"/>
              <w:rPr>
                <w:rFonts w:cstheme="minorHAnsi"/>
                <w:color w:val="000000"/>
              </w:rPr>
            </w:pPr>
          </w:p>
        </w:tc>
      </w:tr>
    </w:tbl>
    <w:p w14:paraId="516A8ED7" w14:textId="77777777" w:rsidR="00EE2EA9" w:rsidRPr="00DB25C4" w:rsidRDefault="00EE2EA9" w:rsidP="00687314">
      <w:pPr>
        <w:autoSpaceDE w:val="0"/>
        <w:autoSpaceDN w:val="0"/>
        <w:adjustRightInd w:val="0"/>
        <w:spacing w:after="0" w:line="240" w:lineRule="auto"/>
        <w:jc w:val="both"/>
        <w:rPr>
          <w:rFonts w:cstheme="minorHAnsi"/>
          <w:color w:val="000000"/>
          <w:highlight w:val="yellow"/>
        </w:rPr>
      </w:pPr>
    </w:p>
    <w:p w14:paraId="7FF6AEFC" w14:textId="77777777" w:rsidR="00EE2EA9" w:rsidRPr="00DB25C4" w:rsidRDefault="00EE2EA9" w:rsidP="00687314">
      <w:pPr>
        <w:autoSpaceDE w:val="0"/>
        <w:autoSpaceDN w:val="0"/>
        <w:adjustRightInd w:val="0"/>
        <w:spacing w:after="0" w:line="240" w:lineRule="auto"/>
        <w:jc w:val="both"/>
        <w:rPr>
          <w:rFonts w:cstheme="minorHAnsi"/>
          <w:color w:val="000000"/>
          <w:highlight w:val="yellow"/>
        </w:rPr>
      </w:pPr>
    </w:p>
    <w:p w14:paraId="35A3F46E" w14:textId="77777777" w:rsidR="00EE2EA9" w:rsidRPr="00DB25C4" w:rsidRDefault="00EE2EA9" w:rsidP="00687314">
      <w:pPr>
        <w:autoSpaceDE w:val="0"/>
        <w:autoSpaceDN w:val="0"/>
        <w:adjustRightInd w:val="0"/>
        <w:spacing w:after="0" w:line="240" w:lineRule="auto"/>
        <w:rPr>
          <w:rFonts w:cstheme="minorHAnsi"/>
          <w:b/>
          <w:bCs/>
          <w:color w:val="000000"/>
        </w:rPr>
      </w:pPr>
      <w:r w:rsidRPr="00DB25C4">
        <w:rPr>
          <w:rFonts w:cstheme="minorHAnsi"/>
          <w:b/>
          <w:bCs/>
          <w:color w:val="000000"/>
        </w:rPr>
        <w:t xml:space="preserve">1.4 </w:t>
      </w:r>
      <w:proofErr w:type="spellStart"/>
      <w:r w:rsidRPr="00DB25C4">
        <w:rPr>
          <w:rFonts w:cstheme="minorHAnsi"/>
          <w:b/>
          <w:bCs/>
          <w:color w:val="000000"/>
        </w:rPr>
        <w:t>Tindak</w:t>
      </w:r>
      <w:proofErr w:type="spellEnd"/>
      <w:r w:rsidRPr="00DB25C4">
        <w:rPr>
          <w:rFonts w:cstheme="minorHAnsi"/>
          <w:b/>
          <w:bCs/>
          <w:color w:val="000000"/>
        </w:rPr>
        <w:t xml:space="preserve"> </w:t>
      </w:r>
      <w:proofErr w:type="spellStart"/>
      <w:r w:rsidRPr="00DB25C4">
        <w:rPr>
          <w:rFonts w:cstheme="minorHAnsi"/>
          <w:b/>
          <w:bCs/>
          <w:color w:val="000000"/>
        </w:rPr>
        <w:t>Lanjut</w:t>
      </w:r>
      <w:proofErr w:type="spellEnd"/>
      <w:r w:rsidRPr="00DB25C4">
        <w:rPr>
          <w:rFonts w:cstheme="minorHAnsi"/>
          <w:b/>
          <w:bCs/>
          <w:color w:val="000000"/>
        </w:rPr>
        <w:t xml:space="preserve"> </w:t>
      </w:r>
    </w:p>
    <w:p w14:paraId="6DE4F59A" w14:textId="77777777" w:rsidR="00EE2EA9" w:rsidRPr="00DB25C4" w:rsidRDefault="00EE2EA9" w:rsidP="00687314">
      <w:pPr>
        <w:spacing w:after="0" w:line="240" w:lineRule="auto"/>
        <w:rPr>
          <w:rFonts w:cstheme="minorHAnsi"/>
        </w:rPr>
      </w:pPr>
      <w:proofErr w:type="spellStart"/>
      <w:r w:rsidRPr="00DB25C4">
        <w:rPr>
          <w:rFonts w:cstheme="minorHAnsi"/>
        </w:rPr>
        <w:t>Berdasarkan</w:t>
      </w:r>
      <w:proofErr w:type="spellEnd"/>
      <w:r w:rsidRPr="00DB25C4">
        <w:rPr>
          <w:rFonts w:cstheme="minorHAnsi"/>
        </w:rPr>
        <w:t xml:space="preserve"> </w:t>
      </w:r>
      <w:proofErr w:type="spellStart"/>
      <w:r w:rsidRPr="00DB25C4">
        <w:rPr>
          <w:rFonts w:cstheme="minorHAnsi"/>
        </w:rPr>
        <w:t>analisis</w:t>
      </w:r>
      <w:proofErr w:type="spellEnd"/>
      <w:r w:rsidRPr="00DB25C4">
        <w:rPr>
          <w:rFonts w:cstheme="minorHAnsi"/>
        </w:rPr>
        <w:t xml:space="preserve"> SWOT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dibuat</w:t>
      </w:r>
      <w:proofErr w:type="spellEnd"/>
      <w:r w:rsidRPr="00DB25C4">
        <w:rPr>
          <w:rFonts w:cstheme="minorHAnsi"/>
        </w:rPr>
        <w:t xml:space="preserve">, PPBM </w:t>
      </w:r>
      <w:proofErr w:type="spellStart"/>
      <w:r w:rsidRPr="00DB25C4">
        <w:rPr>
          <w:rFonts w:cstheme="minorHAnsi"/>
        </w:rPr>
        <w:t>harus</w:t>
      </w:r>
      <w:proofErr w:type="spellEnd"/>
      <w:r w:rsidRPr="00DB25C4">
        <w:rPr>
          <w:rFonts w:cstheme="minorHAnsi"/>
        </w:rPr>
        <w:t xml:space="preserve"> </w:t>
      </w:r>
      <w:proofErr w:type="spellStart"/>
      <w:r w:rsidRPr="00DB25C4">
        <w:rPr>
          <w:rFonts w:cstheme="minorHAnsi"/>
        </w:rPr>
        <w:t>mengambil</w:t>
      </w:r>
      <w:proofErr w:type="spellEnd"/>
      <w:r w:rsidRPr="00DB25C4">
        <w:rPr>
          <w:rFonts w:cstheme="minorHAnsi"/>
        </w:rPr>
        <w:t xml:space="preserve"> </w:t>
      </w:r>
      <w:proofErr w:type="spellStart"/>
      <w:r w:rsidRPr="00DB25C4">
        <w:rPr>
          <w:rFonts w:cstheme="minorHAnsi"/>
        </w:rPr>
        <w:t>beberapa</w:t>
      </w:r>
      <w:proofErr w:type="spellEnd"/>
      <w:r w:rsidRPr="00DB25C4">
        <w:rPr>
          <w:rFonts w:cstheme="minorHAnsi"/>
        </w:rPr>
        <w:t xml:space="preserve"> strategi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memperkuat</w:t>
      </w:r>
      <w:proofErr w:type="spellEnd"/>
      <w:r w:rsidRPr="00DB25C4">
        <w:rPr>
          <w:rFonts w:cstheme="minorHAnsi"/>
        </w:rPr>
        <w:t xml:space="preserve"> </w:t>
      </w:r>
      <w:proofErr w:type="spellStart"/>
      <w:r w:rsidRPr="00DB25C4">
        <w:rPr>
          <w:rFonts w:cstheme="minorHAnsi"/>
        </w:rPr>
        <w:t>kekuatan</w:t>
      </w:r>
      <w:proofErr w:type="spellEnd"/>
      <w:r w:rsidRPr="00DB25C4">
        <w:rPr>
          <w:rFonts w:cstheme="minorHAnsi"/>
        </w:rPr>
        <w:t xml:space="preserve"> dan </w:t>
      </w:r>
      <w:proofErr w:type="spellStart"/>
      <w:r w:rsidRPr="00DB25C4">
        <w:rPr>
          <w:rFonts w:cstheme="minorHAnsi"/>
        </w:rPr>
        <w:t>peluang</w:t>
      </w:r>
      <w:proofErr w:type="spellEnd"/>
      <w:r w:rsidRPr="00DB25C4">
        <w:rPr>
          <w:rFonts w:cstheme="minorHAnsi"/>
        </w:rPr>
        <w:t xml:space="preserve"> yang </w:t>
      </w:r>
      <w:proofErr w:type="spellStart"/>
      <w:r w:rsidRPr="00DB25C4">
        <w:rPr>
          <w:rFonts w:cstheme="minorHAnsi"/>
        </w:rPr>
        <w:t>dimilikinya</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mengatasi</w:t>
      </w:r>
      <w:proofErr w:type="spellEnd"/>
      <w:r w:rsidRPr="00DB25C4">
        <w:rPr>
          <w:rFonts w:cstheme="minorHAnsi"/>
        </w:rPr>
        <w:t xml:space="preserve"> </w:t>
      </w:r>
      <w:proofErr w:type="spellStart"/>
      <w:r w:rsidRPr="00DB25C4">
        <w:rPr>
          <w:rFonts w:cstheme="minorHAnsi"/>
        </w:rPr>
        <w:t>kelemahan</w:t>
      </w:r>
      <w:proofErr w:type="spellEnd"/>
      <w:r w:rsidRPr="00DB25C4">
        <w:rPr>
          <w:rFonts w:cstheme="minorHAnsi"/>
        </w:rPr>
        <w:t xml:space="preserve"> dan </w:t>
      </w:r>
      <w:proofErr w:type="spellStart"/>
      <w:r w:rsidRPr="00DB25C4">
        <w:rPr>
          <w:rFonts w:cstheme="minorHAnsi"/>
        </w:rPr>
        <w:t>ancaman</w:t>
      </w:r>
      <w:proofErr w:type="spellEnd"/>
      <w:r w:rsidRPr="00DB25C4">
        <w:rPr>
          <w:rFonts w:cstheme="minorHAnsi"/>
        </w:rPr>
        <w:t xml:space="preserve"> yang </w:t>
      </w:r>
      <w:proofErr w:type="spellStart"/>
      <w:r w:rsidRPr="00DB25C4">
        <w:rPr>
          <w:rFonts w:cstheme="minorHAnsi"/>
        </w:rPr>
        <w:t>dihadapinya</w:t>
      </w:r>
      <w:proofErr w:type="spellEnd"/>
      <w:r w:rsidRPr="00DB25C4">
        <w:rPr>
          <w:rFonts w:cstheme="minorHAnsi"/>
        </w:rPr>
        <w:t xml:space="preserve">. </w:t>
      </w:r>
      <w:proofErr w:type="spellStart"/>
      <w:r w:rsidRPr="00DB25C4">
        <w:rPr>
          <w:rFonts w:cstheme="minorHAnsi"/>
        </w:rPr>
        <w:t>Berikut</w:t>
      </w:r>
      <w:proofErr w:type="spellEnd"/>
      <w:r w:rsidRPr="00DB25C4">
        <w:rPr>
          <w:rFonts w:cstheme="minorHAnsi"/>
        </w:rPr>
        <w:t xml:space="preserve"> </w:t>
      </w:r>
      <w:proofErr w:type="spellStart"/>
      <w:r w:rsidRPr="00DB25C4">
        <w:rPr>
          <w:rFonts w:cstheme="minorHAnsi"/>
        </w:rPr>
        <w:t>beberapa</w:t>
      </w:r>
      <w:proofErr w:type="spellEnd"/>
      <w:r w:rsidRPr="00DB25C4">
        <w:rPr>
          <w:rFonts w:cstheme="minorHAnsi"/>
        </w:rPr>
        <w:t xml:space="preserve"> strategi yang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diambil</w:t>
      </w:r>
      <w:proofErr w:type="spellEnd"/>
      <w:r w:rsidRPr="00DB25C4">
        <w:rPr>
          <w:rFonts w:cstheme="minorHAnsi"/>
        </w:rPr>
        <w:t xml:space="preserve"> oleh PPBM</w:t>
      </w:r>
      <w:r w:rsidRPr="00DB25C4">
        <w:rPr>
          <w:rFonts w:cstheme="minorHAnsi"/>
          <w:color w:val="000000"/>
        </w:rPr>
        <w:t>:</w:t>
      </w:r>
    </w:p>
    <w:p w14:paraId="03AF0664" w14:textId="77777777" w:rsidR="00EE2EA9" w:rsidRPr="00DB25C4" w:rsidRDefault="00EE2EA9" w:rsidP="00687314">
      <w:pPr>
        <w:autoSpaceDE w:val="0"/>
        <w:autoSpaceDN w:val="0"/>
        <w:adjustRightInd w:val="0"/>
        <w:spacing w:after="0" w:line="240" w:lineRule="auto"/>
        <w:jc w:val="both"/>
        <w:rPr>
          <w:rFonts w:cstheme="minorHAnsi"/>
          <w:color w:val="000000"/>
        </w:rPr>
      </w:pPr>
    </w:p>
    <w:tbl>
      <w:tblPr>
        <w:tblW w:w="0" w:type="auto"/>
        <w:tblLook w:val="04A0" w:firstRow="1" w:lastRow="0" w:firstColumn="1" w:lastColumn="0" w:noHBand="0" w:noVBand="1"/>
      </w:tblPr>
      <w:tblGrid>
        <w:gridCol w:w="3116"/>
        <w:gridCol w:w="6059"/>
      </w:tblGrid>
      <w:tr w:rsidR="00EE2EA9" w:rsidRPr="00DB25C4" w14:paraId="3A437154" w14:textId="77777777" w:rsidTr="00CD4E67">
        <w:tc>
          <w:tcPr>
            <w:tcW w:w="3116" w:type="dxa"/>
          </w:tcPr>
          <w:p w14:paraId="6C94DE1A" w14:textId="77777777" w:rsidR="00EE2EA9" w:rsidRPr="00DB25C4" w:rsidRDefault="00EE2EA9" w:rsidP="00687314">
            <w:pPr>
              <w:autoSpaceDE w:val="0"/>
              <w:autoSpaceDN w:val="0"/>
              <w:adjustRightInd w:val="0"/>
              <w:spacing w:after="0" w:line="240" w:lineRule="auto"/>
              <w:jc w:val="center"/>
              <w:rPr>
                <w:rFonts w:cstheme="minorHAnsi"/>
                <w:b/>
                <w:color w:val="000000"/>
              </w:rPr>
            </w:pPr>
            <w:r w:rsidRPr="00DB25C4">
              <w:rPr>
                <w:rFonts w:cstheme="minorHAnsi"/>
                <w:b/>
                <w:color w:val="000000"/>
              </w:rPr>
              <w:t xml:space="preserve">Strategi </w:t>
            </w:r>
            <w:proofErr w:type="spellStart"/>
            <w:r w:rsidRPr="00DB25C4">
              <w:rPr>
                <w:rFonts w:cstheme="minorHAnsi"/>
                <w:b/>
                <w:color w:val="000000"/>
              </w:rPr>
              <w:t>tindak</w:t>
            </w:r>
            <w:proofErr w:type="spellEnd"/>
            <w:r w:rsidRPr="00DB25C4">
              <w:rPr>
                <w:rFonts w:cstheme="minorHAnsi"/>
                <w:b/>
                <w:color w:val="000000"/>
              </w:rPr>
              <w:t xml:space="preserve"> </w:t>
            </w:r>
            <w:proofErr w:type="spellStart"/>
            <w:r w:rsidRPr="00DB25C4">
              <w:rPr>
                <w:rFonts w:cstheme="minorHAnsi"/>
                <w:b/>
                <w:color w:val="000000"/>
              </w:rPr>
              <w:t>lanjut</w:t>
            </w:r>
            <w:proofErr w:type="spellEnd"/>
          </w:p>
        </w:tc>
        <w:tc>
          <w:tcPr>
            <w:tcW w:w="6059" w:type="dxa"/>
          </w:tcPr>
          <w:p w14:paraId="261978FE" w14:textId="77777777" w:rsidR="00EE2EA9" w:rsidRPr="00DB25C4" w:rsidRDefault="00EE2EA9" w:rsidP="00687314">
            <w:pPr>
              <w:autoSpaceDE w:val="0"/>
              <w:autoSpaceDN w:val="0"/>
              <w:adjustRightInd w:val="0"/>
              <w:spacing w:after="0" w:line="240" w:lineRule="auto"/>
              <w:jc w:val="center"/>
              <w:rPr>
                <w:rFonts w:cstheme="minorHAnsi"/>
                <w:b/>
                <w:color w:val="000000"/>
              </w:rPr>
            </w:pPr>
            <w:proofErr w:type="spellStart"/>
            <w:r w:rsidRPr="00DB25C4">
              <w:rPr>
                <w:rFonts w:cstheme="minorHAnsi"/>
                <w:b/>
                <w:color w:val="000000"/>
              </w:rPr>
              <w:t>Upaya</w:t>
            </w:r>
            <w:proofErr w:type="spellEnd"/>
            <w:r w:rsidRPr="00DB25C4">
              <w:rPr>
                <w:rFonts w:cstheme="minorHAnsi"/>
                <w:b/>
                <w:color w:val="000000"/>
              </w:rPr>
              <w:t xml:space="preserve"> </w:t>
            </w:r>
            <w:proofErr w:type="spellStart"/>
            <w:r w:rsidRPr="00DB25C4">
              <w:rPr>
                <w:rFonts w:cstheme="minorHAnsi"/>
                <w:b/>
                <w:color w:val="000000"/>
              </w:rPr>
              <w:t>tindak</w:t>
            </w:r>
            <w:proofErr w:type="spellEnd"/>
            <w:r w:rsidRPr="00DB25C4">
              <w:rPr>
                <w:rFonts w:cstheme="minorHAnsi"/>
                <w:b/>
                <w:color w:val="000000"/>
              </w:rPr>
              <w:t xml:space="preserve"> </w:t>
            </w:r>
            <w:proofErr w:type="spellStart"/>
            <w:r w:rsidRPr="00DB25C4">
              <w:rPr>
                <w:rFonts w:cstheme="minorHAnsi"/>
                <w:b/>
                <w:color w:val="000000"/>
              </w:rPr>
              <w:t>lanjut</w:t>
            </w:r>
            <w:proofErr w:type="spellEnd"/>
          </w:p>
        </w:tc>
      </w:tr>
      <w:tr w:rsidR="00EE2EA9" w:rsidRPr="00DB25C4" w14:paraId="6E4640BF" w14:textId="77777777" w:rsidTr="00CD4E67">
        <w:tc>
          <w:tcPr>
            <w:tcW w:w="3116" w:type="dxa"/>
          </w:tcPr>
          <w:p w14:paraId="485F812D" w14:textId="77777777" w:rsidR="00EE2EA9" w:rsidRPr="00DB25C4" w:rsidRDefault="00EE2EA9" w:rsidP="00687314">
            <w:pPr>
              <w:autoSpaceDE w:val="0"/>
              <w:autoSpaceDN w:val="0"/>
              <w:adjustRightInd w:val="0"/>
              <w:spacing w:after="0" w:line="240" w:lineRule="auto"/>
              <w:rPr>
                <w:rFonts w:cstheme="minorHAnsi"/>
              </w:rPr>
            </w:pP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penggunaan</w:t>
            </w:r>
            <w:proofErr w:type="spellEnd"/>
            <w:r w:rsidRPr="00DB25C4">
              <w:rPr>
                <w:rFonts w:cstheme="minorHAnsi"/>
              </w:rPr>
              <w:t xml:space="preserve"> </w:t>
            </w:r>
            <w:proofErr w:type="spellStart"/>
            <w:r w:rsidRPr="00DB25C4">
              <w:rPr>
                <w:rFonts w:cstheme="minorHAnsi"/>
              </w:rPr>
              <w:t>teknologi</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w:t>
            </w:r>
          </w:p>
        </w:tc>
        <w:tc>
          <w:tcPr>
            <w:tcW w:w="6059" w:type="dxa"/>
          </w:tcPr>
          <w:p w14:paraId="12EB7723" w14:textId="77777777" w:rsidR="00EE2EA9" w:rsidRPr="00DB25C4" w:rsidRDefault="00EE2EA9" w:rsidP="00687314">
            <w:pPr>
              <w:spacing w:after="0" w:line="240" w:lineRule="auto"/>
              <w:rPr>
                <w:rFonts w:cstheme="minorHAnsi"/>
                <w:color w:val="000000"/>
              </w:rPr>
            </w:pPr>
            <w:r w:rsidRPr="00DB25C4">
              <w:rPr>
                <w:rFonts w:cstheme="minorHAnsi"/>
              </w:rPr>
              <w:t xml:space="preserve">PPBM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mengoptimalkan</w:t>
            </w:r>
            <w:proofErr w:type="spellEnd"/>
            <w:r w:rsidRPr="00DB25C4">
              <w:rPr>
                <w:rFonts w:cstheme="minorHAnsi"/>
              </w:rPr>
              <w:t xml:space="preserve"> </w:t>
            </w:r>
            <w:proofErr w:type="spellStart"/>
            <w:r w:rsidRPr="00DB25C4">
              <w:rPr>
                <w:rFonts w:cstheme="minorHAnsi"/>
              </w:rPr>
              <w:t>perkembangan</w:t>
            </w:r>
            <w:proofErr w:type="spellEnd"/>
            <w:r w:rsidRPr="00DB25C4">
              <w:rPr>
                <w:rFonts w:cstheme="minorHAnsi"/>
              </w:rPr>
              <w:t xml:space="preserve"> </w:t>
            </w:r>
            <w:proofErr w:type="spellStart"/>
            <w:r w:rsidRPr="00DB25C4">
              <w:rPr>
                <w:rFonts w:cstheme="minorHAnsi"/>
              </w:rPr>
              <w:t>teknologi</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mengadopsi</w:t>
            </w:r>
            <w:proofErr w:type="spellEnd"/>
            <w:r w:rsidRPr="00DB25C4">
              <w:rPr>
                <w:rFonts w:cstheme="minorHAnsi"/>
              </w:rPr>
              <w:t xml:space="preserve"> </w:t>
            </w:r>
            <w:proofErr w:type="spellStart"/>
            <w:r w:rsidRPr="00DB25C4">
              <w:rPr>
                <w:rFonts w:cstheme="minorHAnsi"/>
              </w:rPr>
              <w:t>teknologi-teknologi</w:t>
            </w:r>
            <w:proofErr w:type="spellEnd"/>
            <w:r w:rsidRPr="00DB25C4">
              <w:rPr>
                <w:rFonts w:cstheme="minorHAnsi"/>
              </w:rPr>
              <w:t xml:space="preserve"> </w:t>
            </w:r>
            <w:proofErr w:type="spellStart"/>
            <w:r w:rsidRPr="00DB25C4">
              <w:rPr>
                <w:rFonts w:cstheme="minorHAnsi"/>
              </w:rPr>
              <w:t>terbaru</w:t>
            </w:r>
            <w:proofErr w:type="spellEnd"/>
            <w:r w:rsidRPr="00DB25C4">
              <w:rPr>
                <w:rFonts w:cstheme="minorHAnsi"/>
              </w:rPr>
              <w:t xml:space="preserve"> dan </w:t>
            </w:r>
            <w:proofErr w:type="spellStart"/>
            <w:r w:rsidRPr="00DB25C4">
              <w:rPr>
                <w:rFonts w:cstheme="minorHAnsi"/>
              </w:rPr>
              <w:t>menerapkan</w:t>
            </w:r>
            <w:proofErr w:type="spellEnd"/>
            <w:r w:rsidRPr="00DB25C4">
              <w:rPr>
                <w:rFonts w:cstheme="minorHAnsi"/>
              </w:rPr>
              <w:t xml:space="preserve"> </w:t>
            </w:r>
            <w:proofErr w:type="spellStart"/>
            <w:r w:rsidRPr="00DB25C4">
              <w:rPr>
                <w:rFonts w:cstheme="minorHAnsi"/>
              </w:rPr>
              <w:t>metode</w:t>
            </w:r>
            <w:proofErr w:type="spellEnd"/>
            <w:r w:rsidRPr="00DB25C4">
              <w:rPr>
                <w:rFonts w:cstheme="minorHAnsi"/>
              </w:rPr>
              <w:t xml:space="preserve"> </w:t>
            </w:r>
            <w:proofErr w:type="spellStart"/>
            <w:r w:rsidRPr="00DB25C4">
              <w:rPr>
                <w:rFonts w:cstheme="minorHAnsi"/>
              </w:rPr>
              <w:t>pembelajaran</w:t>
            </w:r>
            <w:proofErr w:type="spellEnd"/>
            <w:r w:rsidRPr="00DB25C4">
              <w:rPr>
                <w:rFonts w:cstheme="minorHAnsi"/>
              </w:rPr>
              <w:t xml:space="preserve"> yang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inovatif</w:t>
            </w:r>
            <w:proofErr w:type="spellEnd"/>
            <w:r w:rsidRPr="00DB25C4">
              <w:rPr>
                <w:rFonts w:cstheme="minorHAnsi"/>
              </w:rPr>
              <w:t xml:space="preserve"> dan </w:t>
            </w:r>
            <w:proofErr w:type="spellStart"/>
            <w:r w:rsidRPr="00DB25C4">
              <w:rPr>
                <w:rFonts w:cstheme="minorHAnsi"/>
              </w:rPr>
              <w:t>interaktif</w:t>
            </w:r>
            <w:proofErr w:type="spellEnd"/>
            <w:r w:rsidRPr="00DB25C4">
              <w:rPr>
                <w:rFonts w:cstheme="minorHAnsi"/>
              </w:rPr>
              <w:t xml:space="preserve">. Hal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membantu</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efektivitas</w:t>
            </w:r>
            <w:proofErr w:type="spellEnd"/>
            <w:r w:rsidRPr="00DB25C4">
              <w:rPr>
                <w:rFonts w:cstheme="minorHAnsi"/>
              </w:rPr>
              <w:t xml:space="preserve"> dan </w:t>
            </w:r>
            <w:proofErr w:type="spellStart"/>
            <w:r w:rsidRPr="00DB25C4">
              <w:rPr>
                <w:rFonts w:cstheme="minorHAnsi"/>
              </w:rPr>
              <w:t>efisiensi</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pengajaran</w:t>
            </w:r>
            <w:proofErr w:type="spellEnd"/>
            <w:r w:rsidRPr="00DB25C4">
              <w:rPr>
                <w:rFonts w:cstheme="minorHAnsi"/>
              </w:rPr>
              <w:t xml:space="preserve"> dan </w:t>
            </w:r>
            <w:proofErr w:type="spellStart"/>
            <w:r w:rsidRPr="00DB25C4">
              <w:rPr>
                <w:rFonts w:cstheme="minorHAnsi"/>
              </w:rPr>
              <w:t>pembelajaran</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daya</w:t>
            </w:r>
            <w:proofErr w:type="spellEnd"/>
            <w:r w:rsidRPr="00DB25C4">
              <w:rPr>
                <w:rFonts w:cstheme="minorHAnsi"/>
              </w:rPr>
              <w:t xml:space="preserve"> </w:t>
            </w:r>
            <w:proofErr w:type="spellStart"/>
            <w:r w:rsidRPr="00DB25C4">
              <w:rPr>
                <w:rFonts w:cstheme="minorHAnsi"/>
              </w:rPr>
              <w:t>tarik</w:t>
            </w:r>
            <w:proofErr w:type="spellEnd"/>
            <w:r w:rsidRPr="00DB25C4">
              <w:rPr>
                <w:rFonts w:cstheme="minorHAnsi"/>
              </w:rPr>
              <w:t xml:space="preserve"> program </w:t>
            </w:r>
            <w:proofErr w:type="spellStart"/>
            <w:r w:rsidRPr="00DB25C4">
              <w:rPr>
                <w:rFonts w:cstheme="minorHAnsi"/>
              </w:rPr>
              <w:t>studi</w:t>
            </w:r>
            <w:proofErr w:type="spellEnd"/>
            <w:r w:rsidRPr="00DB25C4">
              <w:rPr>
                <w:rFonts w:cstheme="minorHAnsi"/>
              </w:rPr>
              <w:t xml:space="preserve"> PPBM </w:t>
            </w:r>
            <w:proofErr w:type="spellStart"/>
            <w:r w:rsidRPr="00DB25C4">
              <w:rPr>
                <w:rFonts w:cstheme="minorHAnsi"/>
              </w:rPr>
              <w:t>bagi</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mahasiswa</w:t>
            </w:r>
            <w:proofErr w:type="spellEnd"/>
          </w:p>
        </w:tc>
      </w:tr>
      <w:tr w:rsidR="00EE2EA9" w:rsidRPr="00DB25C4" w14:paraId="6AAFE7E6" w14:textId="77777777" w:rsidTr="00CD4E67">
        <w:tc>
          <w:tcPr>
            <w:tcW w:w="3116" w:type="dxa"/>
          </w:tcPr>
          <w:p w14:paraId="182EC0B9" w14:textId="77777777" w:rsidR="00EE2EA9" w:rsidRPr="00DB25C4" w:rsidRDefault="00EE2EA9" w:rsidP="00687314">
            <w:pPr>
              <w:spacing w:after="0" w:line="240" w:lineRule="auto"/>
              <w:rPr>
                <w:rFonts w:cstheme="minorHAnsi"/>
              </w:rPr>
            </w:pP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keterlibatan</w:t>
            </w:r>
            <w:proofErr w:type="spellEnd"/>
            <w:r w:rsidRPr="00DB25C4">
              <w:rPr>
                <w:rFonts w:cstheme="minorHAnsi"/>
              </w:rPr>
              <w:t xml:space="preserve"> </w:t>
            </w:r>
            <w:proofErr w:type="spellStart"/>
            <w:r w:rsidRPr="00DB25C4">
              <w:rPr>
                <w:rFonts w:cstheme="minorHAnsi"/>
              </w:rPr>
              <w:t>sivitas</w:t>
            </w:r>
            <w:proofErr w:type="spellEnd"/>
            <w:r w:rsidRPr="00DB25C4">
              <w:rPr>
                <w:rFonts w:cstheme="minorHAnsi"/>
              </w:rPr>
              <w:t xml:space="preserve"> </w:t>
            </w:r>
            <w:proofErr w:type="spellStart"/>
            <w:r w:rsidRPr="00DB25C4">
              <w:rPr>
                <w:rFonts w:cstheme="minorHAnsi"/>
              </w:rPr>
              <w:t>akademika</w:t>
            </w:r>
            <w:proofErr w:type="spellEnd"/>
            <w:r w:rsidRPr="00DB25C4">
              <w:rPr>
                <w:rFonts w:cstheme="minorHAnsi"/>
              </w:rPr>
              <w:t xml:space="preserve">. </w:t>
            </w:r>
          </w:p>
          <w:p w14:paraId="54A42AE2" w14:textId="77777777" w:rsidR="00EE2EA9" w:rsidRPr="00DB25C4" w:rsidRDefault="00EE2EA9" w:rsidP="00687314">
            <w:pPr>
              <w:autoSpaceDE w:val="0"/>
              <w:autoSpaceDN w:val="0"/>
              <w:adjustRightInd w:val="0"/>
              <w:spacing w:after="0" w:line="240" w:lineRule="auto"/>
              <w:rPr>
                <w:rFonts w:cstheme="minorHAnsi"/>
                <w:color w:val="000000"/>
                <w:highlight w:val="yellow"/>
              </w:rPr>
            </w:pPr>
          </w:p>
        </w:tc>
        <w:tc>
          <w:tcPr>
            <w:tcW w:w="6059" w:type="dxa"/>
          </w:tcPr>
          <w:p w14:paraId="390E0A5A" w14:textId="77777777" w:rsidR="00EE2EA9" w:rsidRPr="00DB25C4" w:rsidRDefault="00EE2EA9" w:rsidP="00687314">
            <w:pPr>
              <w:spacing w:after="0" w:line="240" w:lineRule="auto"/>
              <w:rPr>
                <w:rFonts w:cstheme="minorHAnsi"/>
                <w:color w:val="000000"/>
                <w:highlight w:val="yellow"/>
              </w:rPr>
            </w:pPr>
            <w:r w:rsidRPr="00DB25C4">
              <w:rPr>
                <w:rFonts w:cstheme="minorHAnsi"/>
              </w:rPr>
              <w:t xml:space="preserve">PPBM </w:t>
            </w:r>
            <w:proofErr w:type="spellStart"/>
            <w:r w:rsidRPr="00DB25C4">
              <w:rPr>
                <w:rFonts w:cstheme="minorHAnsi"/>
              </w:rPr>
              <w:t>harus</w:t>
            </w:r>
            <w:proofErr w:type="spellEnd"/>
            <w:r w:rsidRPr="00DB25C4">
              <w:rPr>
                <w:rFonts w:cstheme="minorHAnsi"/>
              </w:rPr>
              <w:t xml:space="preserve"> </w:t>
            </w:r>
            <w:proofErr w:type="spellStart"/>
            <w:r w:rsidRPr="00DB25C4">
              <w:rPr>
                <w:rFonts w:cstheme="minorHAnsi"/>
              </w:rPr>
              <w:t>memperkuat</w:t>
            </w:r>
            <w:proofErr w:type="spellEnd"/>
            <w:r w:rsidRPr="00DB25C4">
              <w:rPr>
                <w:rFonts w:cstheme="minorHAnsi"/>
              </w:rPr>
              <w:t xml:space="preserve"> </w:t>
            </w:r>
            <w:proofErr w:type="spellStart"/>
            <w:r w:rsidRPr="00DB25C4">
              <w:rPr>
                <w:rFonts w:cstheme="minorHAnsi"/>
              </w:rPr>
              <w:t>keterlibatan</w:t>
            </w:r>
            <w:proofErr w:type="spellEnd"/>
            <w:r w:rsidRPr="00DB25C4">
              <w:rPr>
                <w:rFonts w:cstheme="minorHAnsi"/>
              </w:rPr>
              <w:t xml:space="preserve"> </w:t>
            </w:r>
            <w:proofErr w:type="spellStart"/>
            <w:r w:rsidRPr="00DB25C4">
              <w:rPr>
                <w:rFonts w:cstheme="minorHAnsi"/>
              </w:rPr>
              <w:t>seluruh</w:t>
            </w:r>
            <w:proofErr w:type="spellEnd"/>
            <w:r w:rsidRPr="00DB25C4">
              <w:rPr>
                <w:rFonts w:cstheme="minorHAnsi"/>
              </w:rPr>
              <w:t xml:space="preserve"> </w:t>
            </w:r>
            <w:proofErr w:type="spellStart"/>
            <w:r w:rsidRPr="00DB25C4">
              <w:rPr>
                <w:rFonts w:cstheme="minorHAnsi"/>
              </w:rPr>
              <w:t>sivitas</w:t>
            </w:r>
            <w:proofErr w:type="spellEnd"/>
            <w:r w:rsidRPr="00DB25C4">
              <w:rPr>
                <w:rFonts w:cstheme="minorHAnsi"/>
              </w:rPr>
              <w:t xml:space="preserve"> </w:t>
            </w:r>
            <w:proofErr w:type="spellStart"/>
            <w:r w:rsidRPr="00DB25C4">
              <w:rPr>
                <w:rFonts w:cstheme="minorHAnsi"/>
              </w:rPr>
              <w:t>akademika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pengisian</w:t>
            </w:r>
            <w:proofErr w:type="spellEnd"/>
            <w:r w:rsidRPr="00DB25C4">
              <w:rPr>
                <w:rFonts w:cstheme="minorHAnsi"/>
              </w:rPr>
              <w:t xml:space="preserve"> </w:t>
            </w:r>
            <w:proofErr w:type="spellStart"/>
            <w:r w:rsidRPr="00DB25C4">
              <w:rPr>
                <w:rFonts w:cstheme="minorHAnsi"/>
              </w:rPr>
              <w:t>survei</w:t>
            </w:r>
            <w:proofErr w:type="spellEnd"/>
            <w:r w:rsidRPr="00DB25C4">
              <w:rPr>
                <w:rFonts w:cstheme="minorHAnsi"/>
              </w:rPr>
              <w:t xml:space="preserve"> dan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pemahaman</w:t>
            </w:r>
            <w:proofErr w:type="spellEnd"/>
            <w:r w:rsidRPr="00DB25C4">
              <w:rPr>
                <w:rFonts w:cstheme="minorHAnsi"/>
              </w:rPr>
              <w:t xml:space="preserve"> </w:t>
            </w:r>
            <w:proofErr w:type="spellStart"/>
            <w:r w:rsidRPr="00DB25C4">
              <w:rPr>
                <w:rFonts w:cstheme="minorHAnsi"/>
              </w:rPr>
              <w:t>mereka</w:t>
            </w:r>
            <w:proofErr w:type="spellEnd"/>
            <w:r w:rsidRPr="00DB25C4">
              <w:rPr>
                <w:rFonts w:cstheme="minorHAnsi"/>
              </w:rPr>
              <w:t xml:space="preserve"> </w:t>
            </w:r>
            <w:proofErr w:type="spellStart"/>
            <w:r w:rsidRPr="00DB25C4">
              <w:rPr>
                <w:rFonts w:cstheme="minorHAnsi"/>
              </w:rPr>
              <w:t>terhadap</w:t>
            </w:r>
            <w:proofErr w:type="spellEnd"/>
            <w:r w:rsidRPr="00DB25C4">
              <w:rPr>
                <w:rFonts w:cstheme="minorHAnsi"/>
              </w:rPr>
              <w:t xml:space="preserve"> </w:t>
            </w:r>
            <w:proofErr w:type="spellStart"/>
            <w:r w:rsidRPr="00DB25C4">
              <w:rPr>
                <w:rFonts w:cstheme="minorHAnsi"/>
              </w:rPr>
              <w:t>visi</w:t>
            </w:r>
            <w:proofErr w:type="spellEnd"/>
            <w:r w:rsidRPr="00DB25C4">
              <w:rPr>
                <w:rFonts w:cstheme="minorHAnsi"/>
              </w:rPr>
              <w:t xml:space="preserve">, </w:t>
            </w:r>
            <w:proofErr w:type="spellStart"/>
            <w:r w:rsidRPr="00DB25C4">
              <w:rPr>
                <w:rFonts w:cstheme="minorHAnsi"/>
              </w:rPr>
              <w:t>misi</w:t>
            </w:r>
            <w:proofErr w:type="spellEnd"/>
            <w:r w:rsidRPr="00DB25C4">
              <w:rPr>
                <w:rFonts w:cstheme="minorHAnsi"/>
              </w:rPr>
              <w:t xml:space="preserve">, </w:t>
            </w:r>
            <w:proofErr w:type="spellStart"/>
            <w:r w:rsidRPr="00DB25C4">
              <w:rPr>
                <w:rFonts w:cstheme="minorHAnsi"/>
              </w:rPr>
              <w:t>tujuan</w:t>
            </w:r>
            <w:proofErr w:type="spellEnd"/>
            <w:r w:rsidRPr="00DB25C4">
              <w:rPr>
                <w:rFonts w:cstheme="minorHAnsi"/>
              </w:rPr>
              <w:t xml:space="preserve">, dan strategi PPBM. Hal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membantu</w:t>
            </w:r>
            <w:proofErr w:type="spellEnd"/>
            <w:r w:rsidRPr="00DB25C4">
              <w:rPr>
                <w:rFonts w:cstheme="minorHAnsi"/>
              </w:rPr>
              <w:t xml:space="preserve"> </w:t>
            </w:r>
            <w:proofErr w:type="spellStart"/>
            <w:r w:rsidRPr="00DB25C4">
              <w:rPr>
                <w:rFonts w:cstheme="minorHAnsi"/>
              </w:rPr>
              <w:t>memperkuat</w:t>
            </w:r>
            <w:proofErr w:type="spellEnd"/>
            <w:r w:rsidRPr="00DB25C4">
              <w:rPr>
                <w:rFonts w:cstheme="minorHAnsi"/>
              </w:rPr>
              <w:t xml:space="preserve"> </w:t>
            </w:r>
            <w:proofErr w:type="spellStart"/>
            <w:r w:rsidRPr="00DB25C4">
              <w:rPr>
                <w:rFonts w:cstheme="minorHAnsi"/>
              </w:rPr>
              <w:t>komitmen</w:t>
            </w:r>
            <w:proofErr w:type="spellEnd"/>
            <w:r w:rsidRPr="00DB25C4">
              <w:rPr>
                <w:rFonts w:cstheme="minorHAnsi"/>
              </w:rPr>
              <w:t xml:space="preserve"> </w:t>
            </w:r>
            <w:proofErr w:type="spellStart"/>
            <w:r w:rsidRPr="00DB25C4">
              <w:rPr>
                <w:rFonts w:cstheme="minorHAnsi"/>
              </w:rPr>
              <w:t>mereka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menjalankan</w:t>
            </w:r>
            <w:proofErr w:type="spellEnd"/>
            <w:r w:rsidRPr="00DB25C4">
              <w:rPr>
                <w:rFonts w:cstheme="minorHAnsi"/>
              </w:rPr>
              <w:t xml:space="preserve"> </w:t>
            </w:r>
            <w:r w:rsidRPr="00DB25C4">
              <w:rPr>
                <w:rFonts w:cstheme="minorHAnsi"/>
              </w:rPr>
              <w:lastRenderedPageBreak/>
              <w:t xml:space="preserve">Tri Dharma </w:t>
            </w:r>
            <w:proofErr w:type="spellStart"/>
            <w:r w:rsidRPr="00DB25C4">
              <w:rPr>
                <w:rFonts w:cstheme="minorHAnsi"/>
              </w:rPr>
              <w:t>Perguruan</w:t>
            </w:r>
            <w:proofErr w:type="spellEnd"/>
            <w:r w:rsidRPr="00DB25C4">
              <w:rPr>
                <w:rFonts w:cstheme="minorHAnsi"/>
              </w:rPr>
              <w:t xml:space="preserve"> Tinggi,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dan </w:t>
            </w:r>
            <w:proofErr w:type="spellStart"/>
            <w:r w:rsidRPr="00DB25C4">
              <w:rPr>
                <w:rFonts w:cstheme="minorHAnsi"/>
              </w:rPr>
              <w:t>reputasi</w:t>
            </w:r>
            <w:proofErr w:type="spellEnd"/>
            <w:r w:rsidRPr="00DB25C4">
              <w:rPr>
                <w:rFonts w:cstheme="minorHAnsi"/>
              </w:rPr>
              <w:t xml:space="preserve"> program </w:t>
            </w:r>
            <w:proofErr w:type="spellStart"/>
            <w:r w:rsidRPr="00DB25C4">
              <w:rPr>
                <w:rFonts w:cstheme="minorHAnsi"/>
              </w:rPr>
              <w:t>studi</w:t>
            </w:r>
            <w:proofErr w:type="spellEnd"/>
            <w:r w:rsidRPr="00DB25C4">
              <w:rPr>
                <w:rFonts w:cstheme="minorHAnsi"/>
              </w:rPr>
              <w:t xml:space="preserve"> PPBM</w:t>
            </w:r>
          </w:p>
        </w:tc>
      </w:tr>
      <w:tr w:rsidR="00EE2EA9" w:rsidRPr="00DB25C4" w14:paraId="75257192" w14:textId="77777777" w:rsidTr="00CD4E67">
        <w:tc>
          <w:tcPr>
            <w:tcW w:w="3116" w:type="dxa"/>
          </w:tcPr>
          <w:p w14:paraId="79604E26" w14:textId="77777777" w:rsidR="00EE2EA9" w:rsidRPr="00DB25C4" w:rsidRDefault="00EE2EA9" w:rsidP="00687314">
            <w:pPr>
              <w:spacing w:after="0" w:line="240" w:lineRule="auto"/>
              <w:rPr>
                <w:rFonts w:cstheme="minorHAnsi"/>
              </w:rPr>
            </w:pPr>
            <w:proofErr w:type="spellStart"/>
            <w:r w:rsidRPr="00DB25C4">
              <w:rPr>
                <w:rFonts w:cstheme="minorHAnsi"/>
              </w:rPr>
              <w:t>Memperkuat</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w:t>
            </w:r>
            <w:proofErr w:type="spellStart"/>
            <w:r w:rsidRPr="00DB25C4">
              <w:rPr>
                <w:rFonts w:cstheme="minorHAnsi"/>
              </w:rPr>
              <w:t>daya</w:t>
            </w:r>
            <w:proofErr w:type="spellEnd"/>
            <w:r w:rsidRPr="00DB25C4">
              <w:rPr>
                <w:rFonts w:cstheme="minorHAnsi"/>
              </w:rPr>
              <w:t xml:space="preserve">. </w:t>
            </w:r>
          </w:p>
          <w:p w14:paraId="7EA301B6" w14:textId="77777777" w:rsidR="00EE2EA9" w:rsidRPr="00DB25C4" w:rsidRDefault="00EE2EA9" w:rsidP="00687314">
            <w:pPr>
              <w:autoSpaceDE w:val="0"/>
              <w:autoSpaceDN w:val="0"/>
              <w:adjustRightInd w:val="0"/>
              <w:spacing w:after="0" w:line="240" w:lineRule="auto"/>
              <w:jc w:val="both"/>
              <w:rPr>
                <w:rFonts w:cstheme="minorHAnsi"/>
                <w:color w:val="000000"/>
                <w:highlight w:val="yellow"/>
              </w:rPr>
            </w:pPr>
          </w:p>
        </w:tc>
        <w:tc>
          <w:tcPr>
            <w:tcW w:w="6059" w:type="dxa"/>
          </w:tcPr>
          <w:p w14:paraId="4E859156" w14:textId="77777777" w:rsidR="00EE2EA9" w:rsidRPr="00DB25C4" w:rsidRDefault="00EE2EA9" w:rsidP="00687314">
            <w:pPr>
              <w:spacing w:after="0" w:line="240" w:lineRule="auto"/>
              <w:rPr>
                <w:rFonts w:cstheme="minorHAnsi"/>
                <w:highlight w:val="yellow"/>
              </w:rPr>
            </w:pPr>
            <w:r w:rsidRPr="00DB25C4">
              <w:rPr>
                <w:rFonts w:cstheme="minorHAnsi"/>
              </w:rPr>
              <w:t xml:space="preserve">PPBM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mengoptimalkan</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w:t>
            </w:r>
            <w:proofErr w:type="spellStart"/>
            <w:r w:rsidRPr="00DB25C4">
              <w:rPr>
                <w:rFonts w:cstheme="minorHAnsi"/>
              </w:rPr>
              <w:t>daya</w:t>
            </w:r>
            <w:proofErr w:type="spellEnd"/>
            <w:r w:rsidRPr="00DB25C4">
              <w:rPr>
                <w:rFonts w:cstheme="minorHAnsi"/>
              </w:rPr>
              <w:t xml:space="preserve"> yang </w:t>
            </w:r>
            <w:proofErr w:type="spellStart"/>
            <w:r w:rsidRPr="00DB25C4">
              <w:rPr>
                <w:rFonts w:cstheme="minorHAnsi"/>
              </w:rPr>
              <w:t>dimilikinya</w:t>
            </w:r>
            <w:proofErr w:type="spellEnd"/>
            <w:r w:rsidRPr="00DB25C4">
              <w:rPr>
                <w:rFonts w:cstheme="minorHAnsi"/>
              </w:rPr>
              <w:t xml:space="preserve">, </w:t>
            </w:r>
            <w:proofErr w:type="spellStart"/>
            <w:r w:rsidRPr="00DB25C4">
              <w:rPr>
                <w:rFonts w:cstheme="minorHAnsi"/>
              </w:rPr>
              <w:t>seperti</w:t>
            </w:r>
            <w:proofErr w:type="spellEnd"/>
            <w:r w:rsidRPr="00DB25C4">
              <w:rPr>
                <w:rFonts w:cstheme="minorHAnsi"/>
              </w:rPr>
              <w:t xml:space="preserve"> dana, </w:t>
            </w:r>
            <w:proofErr w:type="spellStart"/>
            <w:r w:rsidRPr="00DB25C4">
              <w:rPr>
                <w:rFonts w:cstheme="minorHAnsi"/>
              </w:rPr>
              <w:t>fasilitas</w:t>
            </w:r>
            <w:proofErr w:type="spellEnd"/>
            <w:r w:rsidRPr="00DB25C4">
              <w:rPr>
                <w:rFonts w:cstheme="minorHAnsi"/>
              </w:rPr>
              <w:t xml:space="preserve">, dan </w:t>
            </w:r>
            <w:proofErr w:type="spellStart"/>
            <w:r w:rsidRPr="00DB25C4">
              <w:rPr>
                <w:rFonts w:cstheme="minorHAnsi"/>
              </w:rPr>
              <w:t>tenaga</w:t>
            </w:r>
            <w:proofErr w:type="spellEnd"/>
            <w:r w:rsidRPr="00DB25C4">
              <w:rPr>
                <w:rFonts w:cstheme="minorHAnsi"/>
              </w:rPr>
              <w:t xml:space="preserve"> </w:t>
            </w:r>
            <w:proofErr w:type="spellStart"/>
            <w:r w:rsidRPr="00DB25C4">
              <w:rPr>
                <w:rFonts w:cstheme="minorHAnsi"/>
              </w:rPr>
              <w:t>pengajar</w:t>
            </w:r>
            <w:proofErr w:type="spellEnd"/>
            <w:r w:rsidRPr="00DB25C4">
              <w:rPr>
                <w:rFonts w:cstheme="minorHAnsi"/>
              </w:rPr>
              <w:t xml:space="preserve">, agar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merealisasikan</w:t>
            </w:r>
            <w:proofErr w:type="spellEnd"/>
            <w:r w:rsidRPr="00DB25C4">
              <w:rPr>
                <w:rFonts w:cstheme="minorHAnsi"/>
              </w:rPr>
              <w:t xml:space="preserve"> </w:t>
            </w:r>
            <w:proofErr w:type="spellStart"/>
            <w:r w:rsidRPr="00DB25C4">
              <w:rPr>
                <w:rFonts w:cstheme="minorHAnsi"/>
              </w:rPr>
              <w:t>visi</w:t>
            </w:r>
            <w:proofErr w:type="spellEnd"/>
            <w:r w:rsidRPr="00DB25C4">
              <w:rPr>
                <w:rFonts w:cstheme="minorHAnsi"/>
              </w:rPr>
              <w:t xml:space="preserve">, </w:t>
            </w:r>
            <w:proofErr w:type="spellStart"/>
            <w:r w:rsidRPr="00DB25C4">
              <w:rPr>
                <w:rFonts w:cstheme="minorHAnsi"/>
              </w:rPr>
              <w:t>misi</w:t>
            </w:r>
            <w:proofErr w:type="spellEnd"/>
            <w:r w:rsidRPr="00DB25C4">
              <w:rPr>
                <w:rFonts w:cstheme="minorHAnsi"/>
              </w:rPr>
              <w:t xml:space="preserve">, </w:t>
            </w:r>
            <w:proofErr w:type="spellStart"/>
            <w:r w:rsidRPr="00DB25C4">
              <w:rPr>
                <w:rFonts w:cstheme="minorHAnsi"/>
              </w:rPr>
              <w:t>tujuan</w:t>
            </w:r>
            <w:proofErr w:type="spellEnd"/>
            <w:r w:rsidRPr="00DB25C4">
              <w:rPr>
                <w:rFonts w:cstheme="minorHAnsi"/>
              </w:rPr>
              <w:t xml:space="preserve">, dan strategi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efektif</w:t>
            </w:r>
            <w:proofErr w:type="spellEnd"/>
            <w:r w:rsidRPr="00DB25C4">
              <w:rPr>
                <w:rFonts w:cstheme="minorHAnsi"/>
              </w:rPr>
              <w:t xml:space="preserve">. Hal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mengoptimalkan</w:t>
            </w:r>
            <w:proofErr w:type="spellEnd"/>
            <w:r w:rsidRPr="00DB25C4">
              <w:rPr>
                <w:rFonts w:cstheme="minorHAnsi"/>
              </w:rPr>
              <w:t xml:space="preserve"> </w:t>
            </w:r>
            <w:proofErr w:type="spellStart"/>
            <w:r w:rsidRPr="00DB25C4">
              <w:rPr>
                <w:rFonts w:cstheme="minorHAnsi"/>
              </w:rPr>
              <w:t>penggunaan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w:t>
            </w:r>
            <w:proofErr w:type="spellStart"/>
            <w:r w:rsidRPr="00DB25C4">
              <w:rPr>
                <w:rFonts w:cstheme="minorHAnsi"/>
              </w:rPr>
              <w:t>daya</w:t>
            </w:r>
            <w:proofErr w:type="spellEnd"/>
            <w:r w:rsidRPr="00DB25C4">
              <w:rPr>
                <w:rFonts w:cstheme="minorHAnsi"/>
              </w:rPr>
              <w:t xml:space="preserve"> yang </w:t>
            </w:r>
            <w:proofErr w:type="spellStart"/>
            <w:r w:rsidRPr="00DB25C4">
              <w:rPr>
                <w:rFonts w:cstheme="minorHAnsi"/>
              </w:rPr>
              <w:t>ada</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melakukan</w:t>
            </w:r>
            <w:proofErr w:type="spellEnd"/>
            <w:r w:rsidRPr="00DB25C4">
              <w:rPr>
                <w:rFonts w:cstheme="minorHAnsi"/>
              </w:rPr>
              <w:t xml:space="preserve"> </w:t>
            </w:r>
            <w:proofErr w:type="spellStart"/>
            <w:r w:rsidRPr="00DB25C4">
              <w:rPr>
                <w:rFonts w:cstheme="minorHAnsi"/>
              </w:rPr>
              <w:t>kerjasama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pihak-pihak</w:t>
            </w:r>
            <w:proofErr w:type="spellEnd"/>
            <w:r w:rsidRPr="00DB25C4">
              <w:rPr>
                <w:rFonts w:cstheme="minorHAnsi"/>
              </w:rPr>
              <w:t xml:space="preserve"> </w:t>
            </w:r>
            <w:proofErr w:type="spellStart"/>
            <w:r w:rsidRPr="00DB25C4">
              <w:rPr>
                <w:rFonts w:cstheme="minorHAnsi"/>
              </w:rPr>
              <w:t>terkait</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memperoleh</w:t>
            </w:r>
            <w:proofErr w:type="spellEnd"/>
            <w:r w:rsidRPr="00DB25C4">
              <w:rPr>
                <w:rFonts w:cstheme="minorHAnsi"/>
              </w:rPr>
              <w:t xml:space="preserve"> </w:t>
            </w:r>
            <w:proofErr w:type="spellStart"/>
            <w:r w:rsidRPr="00DB25C4">
              <w:rPr>
                <w:rFonts w:cstheme="minorHAnsi"/>
              </w:rPr>
              <w:t>tambahan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w:t>
            </w:r>
            <w:proofErr w:type="spellStart"/>
            <w:r w:rsidRPr="00DB25C4">
              <w:rPr>
                <w:rFonts w:cstheme="minorHAnsi"/>
              </w:rPr>
              <w:t>daya</w:t>
            </w:r>
            <w:proofErr w:type="spellEnd"/>
            <w:r w:rsidRPr="00DB25C4">
              <w:rPr>
                <w:rFonts w:cstheme="minorHAnsi"/>
              </w:rPr>
              <w:t xml:space="preserve"> yang </w:t>
            </w:r>
            <w:proofErr w:type="spellStart"/>
            <w:r w:rsidRPr="00DB25C4">
              <w:rPr>
                <w:rFonts w:cstheme="minorHAnsi"/>
              </w:rPr>
              <w:t>diperlukan</w:t>
            </w:r>
            <w:proofErr w:type="spellEnd"/>
          </w:p>
        </w:tc>
      </w:tr>
      <w:tr w:rsidR="00EE2EA9" w:rsidRPr="00DB25C4" w14:paraId="08B75980" w14:textId="77777777" w:rsidTr="00CD4E67">
        <w:trPr>
          <w:trHeight w:val="2015"/>
        </w:trPr>
        <w:tc>
          <w:tcPr>
            <w:tcW w:w="3116" w:type="dxa"/>
          </w:tcPr>
          <w:p w14:paraId="3882EC5E" w14:textId="77777777" w:rsidR="00EE2EA9" w:rsidRPr="00DB25C4" w:rsidRDefault="00EE2EA9" w:rsidP="00687314">
            <w:pPr>
              <w:spacing w:after="0" w:line="240" w:lineRule="auto"/>
              <w:rPr>
                <w:rFonts w:cstheme="minorHAnsi"/>
              </w:rPr>
            </w:pPr>
            <w:proofErr w:type="spellStart"/>
            <w:r w:rsidRPr="00DB25C4">
              <w:rPr>
                <w:rFonts w:cstheme="minorHAnsi"/>
              </w:rPr>
              <w:t>Menjalin</w:t>
            </w:r>
            <w:proofErr w:type="spellEnd"/>
            <w:r w:rsidRPr="00DB25C4">
              <w:rPr>
                <w:rFonts w:cstheme="minorHAnsi"/>
              </w:rPr>
              <w:t xml:space="preserve"> </w:t>
            </w:r>
            <w:proofErr w:type="spellStart"/>
            <w:r w:rsidRPr="00DB25C4">
              <w:rPr>
                <w:rFonts w:cstheme="minorHAnsi"/>
              </w:rPr>
              <w:t>kemitraan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institusi</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dan </w:t>
            </w:r>
            <w:proofErr w:type="spellStart"/>
            <w:r w:rsidRPr="00DB25C4">
              <w:rPr>
                <w:rFonts w:cstheme="minorHAnsi"/>
              </w:rPr>
              <w:t>perusahaan</w:t>
            </w:r>
            <w:proofErr w:type="spellEnd"/>
            <w:r w:rsidRPr="00DB25C4">
              <w:rPr>
                <w:rFonts w:cstheme="minorHAnsi"/>
              </w:rPr>
              <w:t xml:space="preserve"> di </w:t>
            </w:r>
            <w:proofErr w:type="spellStart"/>
            <w:r w:rsidRPr="00DB25C4">
              <w:rPr>
                <w:rFonts w:cstheme="minorHAnsi"/>
              </w:rPr>
              <w:t>Cina</w:t>
            </w:r>
            <w:proofErr w:type="spellEnd"/>
            <w:r w:rsidRPr="00DB25C4">
              <w:rPr>
                <w:rFonts w:cstheme="minorHAnsi"/>
              </w:rPr>
              <w:t xml:space="preserve"> dan Taiwan. </w:t>
            </w:r>
          </w:p>
          <w:p w14:paraId="11B2B595" w14:textId="77777777" w:rsidR="00EE2EA9" w:rsidRPr="00DB25C4" w:rsidRDefault="00EE2EA9" w:rsidP="00687314">
            <w:pPr>
              <w:spacing w:after="0" w:line="240" w:lineRule="auto"/>
              <w:rPr>
                <w:rFonts w:cstheme="minorHAnsi"/>
              </w:rPr>
            </w:pPr>
          </w:p>
        </w:tc>
        <w:tc>
          <w:tcPr>
            <w:tcW w:w="6059" w:type="dxa"/>
          </w:tcPr>
          <w:p w14:paraId="0FECCA08" w14:textId="77777777" w:rsidR="00EE2EA9" w:rsidRPr="00DB25C4" w:rsidRDefault="00EE2EA9" w:rsidP="00687314">
            <w:pPr>
              <w:spacing w:after="0" w:line="240" w:lineRule="auto"/>
              <w:rPr>
                <w:rFonts w:cstheme="minorHAnsi"/>
              </w:rPr>
            </w:pPr>
            <w:r w:rsidRPr="00DB25C4">
              <w:rPr>
                <w:rFonts w:cstheme="minorHAnsi"/>
              </w:rPr>
              <w:t xml:space="preserve">PPBM </w:t>
            </w:r>
            <w:proofErr w:type="spellStart"/>
            <w:r w:rsidRPr="00DB25C4">
              <w:rPr>
                <w:rFonts w:cstheme="minorHAnsi"/>
              </w:rPr>
              <w:t>harus</w:t>
            </w:r>
            <w:proofErr w:type="spellEnd"/>
            <w:r w:rsidRPr="00DB25C4">
              <w:rPr>
                <w:rFonts w:cstheme="minorHAnsi"/>
              </w:rPr>
              <w:t xml:space="preserve"> </w:t>
            </w:r>
            <w:proofErr w:type="spellStart"/>
            <w:r w:rsidRPr="00DB25C4">
              <w:rPr>
                <w:rFonts w:cstheme="minorHAnsi"/>
              </w:rPr>
              <w:t>memanfaatkan</w:t>
            </w:r>
            <w:proofErr w:type="spellEnd"/>
            <w:r w:rsidRPr="00DB25C4">
              <w:rPr>
                <w:rFonts w:cstheme="minorHAnsi"/>
              </w:rPr>
              <w:t xml:space="preserve"> </w:t>
            </w:r>
            <w:proofErr w:type="spellStart"/>
            <w:r w:rsidRPr="00DB25C4">
              <w:rPr>
                <w:rFonts w:cstheme="minorHAnsi"/>
              </w:rPr>
              <w:t>peluang</w:t>
            </w:r>
            <w:proofErr w:type="spellEnd"/>
            <w:r w:rsidRPr="00DB25C4">
              <w:rPr>
                <w:rFonts w:cstheme="minorHAnsi"/>
              </w:rPr>
              <w:t xml:space="preserve"> </w:t>
            </w:r>
            <w:proofErr w:type="spellStart"/>
            <w:r w:rsidRPr="00DB25C4">
              <w:rPr>
                <w:rFonts w:cstheme="minorHAnsi"/>
              </w:rPr>
              <w:t>kerjasama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institusi</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dan </w:t>
            </w:r>
            <w:proofErr w:type="spellStart"/>
            <w:r w:rsidRPr="00DB25C4">
              <w:rPr>
                <w:rFonts w:cstheme="minorHAnsi"/>
              </w:rPr>
              <w:t>perusahaan</w:t>
            </w:r>
            <w:proofErr w:type="spellEnd"/>
            <w:r w:rsidRPr="00DB25C4">
              <w:rPr>
                <w:rFonts w:cstheme="minorHAnsi"/>
              </w:rPr>
              <w:t xml:space="preserve"> di </w:t>
            </w:r>
            <w:proofErr w:type="spellStart"/>
            <w:r w:rsidRPr="00DB25C4">
              <w:rPr>
                <w:rFonts w:cstheme="minorHAnsi"/>
              </w:rPr>
              <w:t>Cina</w:t>
            </w:r>
            <w:proofErr w:type="spellEnd"/>
            <w:r w:rsidRPr="00DB25C4">
              <w:rPr>
                <w:rFonts w:cstheme="minorHAnsi"/>
              </w:rPr>
              <w:t xml:space="preserve"> dan Taiwan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program </w:t>
            </w:r>
            <w:proofErr w:type="spellStart"/>
            <w:r w:rsidRPr="00DB25C4">
              <w:rPr>
                <w:rFonts w:cstheme="minorHAnsi"/>
              </w:rPr>
              <w:t>studi</w:t>
            </w:r>
            <w:proofErr w:type="spellEnd"/>
            <w:r w:rsidRPr="00DB25C4">
              <w:rPr>
                <w:rFonts w:cstheme="minorHAnsi"/>
              </w:rPr>
              <w:t xml:space="preserve"> PPBM dan </w:t>
            </w:r>
            <w:proofErr w:type="spellStart"/>
            <w:r w:rsidRPr="00DB25C4">
              <w:rPr>
                <w:rFonts w:cstheme="minorHAnsi"/>
              </w:rPr>
              <w:t>memperluas</w:t>
            </w:r>
            <w:proofErr w:type="spellEnd"/>
            <w:r w:rsidRPr="00DB25C4">
              <w:rPr>
                <w:rFonts w:cstheme="minorHAnsi"/>
              </w:rPr>
              <w:t xml:space="preserve"> </w:t>
            </w:r>
            <w:proofErr w:type="spellStart"/>
            <w:r w:rsidRPr="00DB25C4">
              <w:rPr>
                <w:rFonts w:cstheme="minorHAnsi"/>
              </w:rPr>
              <w:t>jangkauan</w:t>
            </w:r>
            <w:proofErr w:type="spellEnd"/>
            <w:r w:rsidRPr="00DB25C4">
              <w:rPr>
                <w:rFonts w:cstheme="minorHAnsi"/>
              </w:rPr>
              <w:t xml:space="preserve"> </w:t>
            </w:r>
            <w:proofErr w:type="spellStart"/>
            <w:r w:rsidRPr="00DB25C4">
              <w:rPr>
                <w:rFonts w:cstheme="minorHAnsi"/>
              </w:rPr>
              <w:t>jejaring</w:t>
            </w:r>
            <w:proofErr w:type="spellEnd"/>
            <w:r w:rsidRPr="00DB25C4">
              <w:rPr>
                <w:rFonts w:cstheme="minorHAnsi"/>
              </w:rPr>
              <w:t xml:space="preserve"> </w:t>
            </w:r>
            <w:proofErr w:type="spellStart"/>
            <w:r w:rsidRPr="00DB25C4">
              <w:rPr>
                <w:rFonts w:cstheme="minorHAnsi"/>
              </w:rPr>
              <w:t>bisnis</w:t>
            </w:r>
            <w:proofErr w:type="spellEnd"/>
            <w:r w:rsidRPr="00DB25C4">
              <w:rPr>
                <w:rFonts w:cstheme="minorHAnsi"/>
              </w:rPr>
              <w:t xml:space="preserve">. Hal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mengadakan</w:t>
            </w:r>
            <w:proofErr w:type="spellEnd"/>
            <w:r w:rsidRPr="00DB25C4">
              <w:rPr>
                <w:rFonts w:cstheme="minorHAnsi"/>
              </w:rPr>
              <w:t xml:space="preserve"> </w:t>
            </w:r>
            <w:proofErr w:type="spellStart"/>
            <w:r w:rsidRPr="00DB25C4">
              <w:rPr>
                <w:rFonts w:cstheme="minorHAnsi"/>
              </w:rPr>
              <w:t>pertukaran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kerjasama</w:t>
            </w:r>
            <w:proofErr w:type="spellEnd"/>
            <w:r w:rsidRPr="00DB25C4">
              <w:rPr>
                <w:rFonts w:cstheme="minorHAnsi"/>
              </w:rPr>
              <w:t xml:space="preserve"> </w:t>
            </w:r>
            <w:proofErr w:type="spellStart"/>
            <w:r w:rsidRPr="00DB25C4">
              <w:rPr>
                <w:rFonts w:cstheme="minorHAnsi"/>
              </w:rPr>
              <w:t>riset</w:t>
            </w:r>
            <w:proofErr w:type="spellEnd"/>
            <w:r w:rsidRPr="00DB25C4">
              <w:rPr>
                <w:rFonts w:cstheme="minorHAnsi"/>
              </w:rPr>
              <w:t xml:space="preserve">,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mengundang</w:t>
            </w:r>
            <w:proofErr w:type="spellEnd"/>
            <w:r w:rsidRPr="00DB25C4">
              <w:rPr>
                <w:rFonts w:cstheme="minorHAnsi"/>
              </w:rPr>
              <w:t xml:space="preserve"> </w:t>
            </w:r>
            <w:proofErr w:type="spellStart"/>
            <w:r w:rsidRPr="00DB25C4">
              <w:rPr>
                <w:rFonts w:cstheme="minorHAnsi"/>
              </w:rPr>
              <w:t>tenaga</w:t>
            </w:r>
            <w:proofErr w:type="spellEnd"/>
            <w:r w:rsidRPr="00DB25C4">
              <w:rPr>
                <w:rFonts w:cstheme="minorHAnsi"/>
              </w:rPr>
              <w:t xml:space="preserve"> </w:t>
            </w:r>
            <w:proofErr w:type="spellStart"/>
            <w:r w:rsidRPr="00DB25C4">
              <w:rPr>
                <w:rFonts w:cstheme="minorHAnsi"/>
              </w:rPr>
              <w:t>ahli</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institusi</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dan </w:t>
            </w:r>
            <w:proofErr w:type="spellStart"/>
            <w:r w:rsidRPr="00DB25C4">
              <w:rPr>
                <w:rFonts w:cstheme="minorHAnsi"/>
              </w:rPr>
              <w:t>perusahaan</w:t>
            </w:r>
            <w:proofErr w:type="spellEnd"/>
            <w:r w:rsidRPr="00DB25C4">
              <w:rPr>
                <w:rFonts w:cstheme="minorHAnsi"/>
              </w:rPr>
              <w:t xml:space="preserve">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memberikan</w:t>
            </w:r>
            <w:proofErr w:type="spellEnd"/>
            <w:r w:rsidRPr="00DB25C4">
              <w:rPr>
                <w:rFonts w:cstheme="minorHAnsi"/>
              </w:rPr>
              <w:t xml:space="preserve"> </w:t>
            </w:r>
            <w:proofErr w:type="spellStart"/>
            <w:r w:rsidRPr="00DB25C4">
              <w:rPr>
                <w:rFonts w:cstheme="minorHAnsi"/>
              </w:rPr>
              <w:t>kuliah</w:t>
            </w:r>
            <w:proofErr w:type="spellEnd"/>
            <w:r w:rsidRPr="00DB25C4">
              <w:rPr>
                <w:rFonts w:cstheme="minorHAnsi"/>
              </w:rPr>
              <w:t xml:space="preserve"> </w:t>
            </w:r>
            <w:proofErr w:type="spellStart"/>
            <w:r w:rsidRPr="00DB25C4">
              <w:rPr>
                <w:rFonts w:cstheme="minorHAnsi"/>
              </w:rPr>
              <w:t>tamu</w:t>
            </w:r>
            <w:proofErr w:type="spellEnd"/>
            <w:r w:rsidRPr="00DB25C4">
              <w:rPr>
                <w:rFonts w:cstheme="minorHAnsi"/>
              </w:rPr>
              <w:t xml:space="preserve"> di PPBM</w:t>
            </w:r>
          </w:p>
          <w:p w14:paraId="0A0F5187" w14:textId="77777777" w:rsidR="00EE2EA9" w:rsidRPr="00DB25C4" w:rsidRDefault="00EE2EA9" w:rsidP="00687314">
            <w:pPr>
              <w:spacing w:after="0" w:line="240" w:lineRule="auto"/>
              <w:rPr>
                <w:rFonts w:cstheme="minorHAnsi"/>
              </w:rPr>
            </w:pPr>
          </w:p>
        </w:tc>
      </w:tr>
    </w:tbl>
    <w:p w14:paraId="45B318B2" w14:textId="77777777" w:rsidR="00EE2EA9" w:rsidRPr="00DB25C4" w:rsidRDefault="00EE2EA9" w:rsidP="00687314">
      <w:pPr>
        <w:autoSpaceDE w:val="0"/>
        <w:autoSpaceDN w:val="0"/>
        <w:adjustRightInd w:val="0"/>
        <w:spacing w:after="0" w:line="240" w:lineRule="auto"/>
        <w:jc w:val="both"/>
        <w:rPr>
          <w:rFonts w:cstheme="minorHAnsi"/>
          <w:color w:val="000000"/>
        </w:rPr>
        <w:sectPr w:rsidR="00EE2EA9" w:rsidRPr="00DB25C4" w:rsidSect="00450D50">
          <w:pgSz w:w="12240" w:h="15840"/>
          <w:pgMar w:top="1440" w:right="1440" w:bottom="1440" w:left="1440" w:header="720" w:footer="720" w:gutter="0"/>
          <w:cols w:space="720"/>
          <w:noEndnote/>
        </w:sectPr>
      </w:pPr>
    </w:p>
    <w:p w14:paraId="5DB06EEB" w14:textId="77777777" w:rsidR="00EE2EA9" w:rsidRPr="00DB25C4" w:rsidRDefault="00EE2EA9" w:rsidP="00687314">
      <w:pPr>
        <w:autoSpaceDE w:val="0"/>
        <w:autoSpaceDN w:val="0"/>
        <w:adjustRightInd w:val="0"/>
        <w:spacing w:after="0" w:line="240" w:lineRule="auto"/>
        <w:rPr>
          <w:rFonts w:cstheme="minorHAnsi"/>
          <w:b/>
          <w:bCs/>
          <w:color w:val="000000"/>
        </w:rPr>
      </w:pPr>
      <w:r w:rsidRPr="00DB25C4">
        <w:rPr>
          <w:rFonts w:cstheme="minorHAnsi"/>
          <w:b/>
          <w:bCs/>
          <w:color w:val="000000"/>
        </w:rPr>
        <w:lastRenderedPageBreak/>
        <w:t xml:space="preserve">KRITERIA 2. TATA PAMONG, TATA KELOLA, DAN KERJA SAMA </w:t>
      </w:r>
    </w:p>
    <w:p w14:paraId="549C11B3"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025FE230" w14:textId="77777777" w:rsidR="00EE2EA9" w:rsidRPr="00DB25C4" w:rsidRDefault="00EE2EA9" w:rsidP="00687314">
      <w:pPr>
        <w:spacing w:after="0" w:line="240" w:lineRule="auto"/>
        <w:jc w:val="both"/>
        <w:rPr>
          <w:rFonts w:eastAsia="Times New Roman" w:cstheme="minorHAnsi"/>
          <w:i/>
          <w:iCs/>
          <w:lang w:val="en-ID" w:eastAsia="ja-JP"/>
        </w:rPr>
      </w:pPr>
      <w:proofErr w:type="spellStart"/>
      <w:r w:rsidRPr="00DB25C4">
        <w:rPr>
          <w:rFonts w:eastAsia="Times New Roman" w:cstheme="minorHAnsi"/>
          <w:i/>
          <w:iCs/>
          <w:lang w:val="en-ID" w:eastAsia="ja-JP"/>
        </w:rPr>
        <w:t>Fokus</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Penilaian</w:t>
      </w:r>
      <w:proofErr w:type="spellEnd"/>
      <w:r w:rsidRPr="00DB25C4">
        <w:rPr>
          <w:rFonts w:eastAsia="Times New Roman" w:cstheme="minorHAnsi"/>
          <w:i/>
          <w:iCs/>
          <w:lang w:val="en-ID" w:eastAsia="ja-JP"/>
        </w:rPr>
        <w:t xml:space="preserve"> </w:t>
      </w:r>
    </w:p>
    <w:p w14:paraId="3374FCF7" w14:textId="77777777" w:rsidR="00EE2EA9" w:rsidRPr="00DB25C4" w:rsidRDefault="00EE2EA9" w:rsidP="00687314">
      <w:pPr>
        <w:spacing w:after="0" w:line="240" w:lineRule="auto"/>
        <w:jc w:val="both"/>
        <w:rPr>
          <w:rFonts w:eastAsia="Times New Roman" w:cstheme="minorHAnsi"/>
          <w:i/>
          <w:iCs/>
          <w:lang w:val="en-ID" w:eastAsia="ja-JP"/>
        </w:rPr>
      </w:pPr>
      <w:r w:rsidRPr="00DB25C4">
        <w:rPr>
          <w:rFonts w:eastAsia="Times New Roman" w:cstheme="minorHAnsi"/>
          <w:i/>
          <w:iCs/>
          <w:lang w:val="en-ID" w:eastAsia="ja-JP"/>
        </w:rPr>
        <w:t xml:space="preserve">a. </w:t>
      </w:r>
      <w:proofErr w:type="spellStart"/>
      <w:r w:rsidRPr="00DB25C4">
        <w:rPr>
          <w:rFonts w:eastAsia="Times New Roman" w:cstheme="minorHAnsi"/>
          <w:i/>
          <w:iCs/>
          <w:lang w:val="en-ID" w:eastAsia="ja-JP"/>
        </w:rPr>
        <w:t>Penilaian</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difokuskan</w:t>
      </w:r>
      <w:proofErr w:type="spellEnd"/>
      <w:r w:rsidRPr="00DB25C4">
        <w:rPr>
          <w:rFonts w:eastAsia="Times New Roman" w:cstheme="minorHAnsi"/>
          <w:i/>
          <w:iCs/>
          <w:lang w:val="en-ID" w:eastAsia="ja-JP"/>
        </w:rPr>
        <w:t xml:space="preserve"> pada </w:t>
      </w:r>
      <w:proofErr w:type="spellStart"/>
      <w:r w:rsidRPr="00DB25C4">
        <w:rPr>
          <w:rFonts w:eastAsia="Times New Roman" w:cstheme="minorHAnsi"/>
          <w:i/>
          <w:iCs/>
          <w:lang w:val="en-ID" w:eastAsia="ja-JP"/>
        </w:rPr>
        <w:t>elemen</w:t>
      </w:r>
      <w:proofErr w:type="spellEnd"/>
      <w:r w:rsidRPr="00DB25C4">
        <w:rPr>
          <w:rFonts w:eastAsia="Times New Roman" w:cstheme="minorHAnsi"/>
          <w:i/>
          <w:iCs/>
          <w:lang w:val="en-ID" w:eastAsia="ja-JP"/>
        </w:rPr>
        <w:t xml:space="preserve"> </w:t>
      </w:r>
    </w:p>
    <w:p w14:paraId="2A196C0C" w14:textId="77777777" w:rsidR="00EE2EA9" w:rsidRPr="00DB25C4" w:rsidRDefault="00EE2EA9" w:rsidP="009F6099">
      <w:pPr>
        <w:pStyle w:val="ListParagraph"/>
        <w:numPr>
          <w:ilvl w:val="0"/>
          <w:numId w:val="52"/>
        </w:numPr>
        <w:spacing w:after="0" w:line="240" w:lineRule="auto"/>
        <w:jc w:val="both"/>
        <w:rPr>
          <w:rFonts w:eastAsia="Times New Roman" w:cstheme="minorHAnsi"/>
          <w:i/>
          <w:iCs/>
          <w:lang w:val="en-ID" w:eastAsia="ja-JP"/>
        </w:rPr>
      </w:pPr>
      <w:proofErr w:type="spellStart"/>
      <w:r w:rsidRPr="00DB25C4">
        <w:rPr>
          <w:rFonts w:eastAsia="Times New Roman" w:cstheme="minorHAnsi"/>
          <w:i/>
          <w:iCs/>
          <w:lang w:val="en-ID" w:eastAsia="ja-JP"/>
        </w:rPr>
        <w:t>keberadaan</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kebijakan</w:t>
      </w:r>
      <w:proofErr w:type="spellEnd"/>
      <w:r w:rsidRPr="00DB25C4">
        <w:rPr>
          <w:rFonts w:eastAsia="Times New Roman" w:cstheme="minorHAnsi"/>
          <w:i/>
          <w:iCs/>
          <w:lang w:val="en-ID" w:eastAsia="ja-JP"/>
        </w:rPr>
        <w:t xml:space="preserve"> dan </w:t>
      </w:r>
      <w:proofErr w:type="spellStart"/>
      <w:r w:rsidRPr="00DB25C4">
        <w:rPr>
          <w:rFonts w:eastAsia="Times New Roman" w:cstheme="minorHAnsi"/>
          <w:i/>
          <w:iCs/>
          <w:lang w:val="en-ID" w:eastAsia="ja-JP"/>
        </w:rPr>
        <w:t>pelaksanaan</w:t>
      </w:r>
      <w:proofErr w:type="spellEnd"/>
      <w:r w:rsidRPr="00DB25C4">
        <w:rPr>
          <w:rFonts w:eastAsia="Times New Roman" w:cstheme="minorHAnsi"/>
          <w:i/>
          <w:iCs/>
          <w:lang w:val="en-ID" w:eastAsia="ja-JP"/>
        </w:rPr>
        <w:t xml:space="preserve"> tata </w:t>
      </w:r>
      <w:proofErr w:type="spellStart"/>
      <w:r w:rsidRPr="00DB25C4">
        <w:rPr>
          <w:rFonts w:eastAsia="Times New Roman" w:cstheme="minorHAnsi"/>
          <w:i/>
          <w:iCs/>
          <w:lang w:val="en-ID" w:eastAsia="ja-JP"/>
        </w:rPr>
        <w:t>pamong</w:t>
      </w:r>
      <w:proofErr w:type="spellEnd"/>
      <w:r w:rsidRPr="00DB25C4">
        <w:rPr>
          <w:rFonts w:eastAsia="Times New Roman" w:cstheme="minorHAnsi"/>
          <w:i/>
          <w:iCs/>
          <w:lang w:val="en-ID" w:eastAsia="ja-JP"/>
        </w:rPr>
        <w:t xml:space="preserve">, tata </w:t>
      </w:r>
      <w:proofErr w:type="spellStart"/>
      <w:r w:rsidRPr="00DB25C4">
        <w:rPr>
          <w:rFonts w:eastAsia="Times New Roman" w:cstheme="minorHAnsi"/>
          <w:i/>
          <w:iCs/>
          <w:lang w:val="en-ID" w:eastAsia="ja-JP"/>
        </w:rPr>
        <w:t>kelola</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kepemimpinan</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kerja</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sama</w:t>
      </w:r>
      <w:proofErr w:type="spellEnd"/>
      <w:r w:rsidRPr="00DB25C4">
        <w:rPr>
          <w:rFonts w:eastAsia="Times New Roman" w:cstheme="minorHAnsi"/>
          <w:i/>
          <w:iCs/>
          <w:lang w:val="en-ID" w:eastAsia="ja-JP"/>
        </w:rPr>
        <w:t xml:space="preserve">, dan </w:t>
      </w:r>
      <w:proofErr w:type="spellStart"/>
      <w:r w:rsidRPr="00DB25C4">
        <w:rPr>
          <w:rFonts w:eastAsia="Times New Roman" w:cstheme="minorHAnsi"/>
          <w:i/>
          <w:iCs/>
          <w:lang w:val="en-ID" w:eastAsia="ja-JP"/>
        </w:rPr>
        <w:t>penjaminan</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mutu</w:t>
      </w:r>
      <w:proofErr w:type="spellEnd"/>
      <w:r w:rsidRPr="00DB25C4">
        <w:rPr>
          <w:rFonts w:eastAsia="Times New Roman" w:cstheme="minorHAnsi"/>
          <w:i/>
          <w:iCs/>
          <w:lang w:val="en-ID" w:eastAsia="ja-JP"/>
        </w:rPr>
        <w:t xml:space="preserve"> di UPPS, -- </w:t>
      </w:r>
      <w:proofErr w:type="spellStart"/>
      <w:r w:rsidRPr="00DB25C4">
        <w:rPr>
          <w:rFonts w:eastAsia="Times New Roman" w:cstheme="minorHAnsi"/>
          <w:b/>
          <w:bCs/>
          <w:i/>
          <w:iCs/>
          <w:lang w:val="en-ID" w:eastAsia="ja-JP"/>
        </w:rPr>
        <w:t>indikator</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Keberadaan</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kebijakan</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tertulis</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pimpinan</w:t>
      </w:r>
      <w:proofErr w:type="spellEnd"/>
      <w:r w:rsidRPr="00DB25C4">
        <w:rPr>
          <w:rFonts w:eastAsia="Times New Roman" w:cstheme="minorHAnsi"/>
          <w:i/>
          <w:iCs/>
          <w:lang w:val="en-ID" w:eastAsia="ja-JP"/>
        </w:rPr>
        <w:t xml:space="preserve"> PT (</w:t>
      </w:r>
      <w:proofErr w:type="spellStart"/>
      <w:r w:rsidRPr="00DB25C4">
        <w:rPr>
          <w:rFonts w:eastAsia="Times New Roman" w:cstheme="minorHAnsi"/>
          <w:i/>
          <w:iCs/>
          <w:lang w:val="en-ID" w:eastAsia="ja-JP"/>
        </w:rPr>
        <w:t>Rektor</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Dekan</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atau</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Ketua</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tentang</w:t>
      </w:r>
      <w:proofErr w:type="spellEnd"/>
      <w:r w:rsidRPr="00DB25C4">
        <w:rPr>
          <w:rFonts w:eastAsia="Times New Roman" w:cstheme="minorHAnsi"/>
          <w:i/>
          <w:iCs/>
          <w:lang w:val="en-ID" w:eastAsia="ja-JP"/>
        </w:rPr>
        <w:t xml:space="preserve"> tata </w:t>
      </w:r>
      <w:proofErr w:type="spellStart"/>
      <w:r w:rsidRPr="00DB25C4">
        <w:rPr>
          <w:rFonts w:eastAsia="Times New Roman" w:cstheme="minorHAnsi"/>
          <w:i/>
          <w:iCs/>
          <w:lang w:val="en-ID" w:eastAsia="ja-JP"/>
        </w:rPr>
        <w:t>pamong</w:t>
      </w:r>
      <w:proofErr w:type="spellEnd"/>
      <w:r w:rsidRPr="00DB25C4">
        <w:rPr>
          <w:rFonts w:eastAsia="Times New Roman" w:cstheme="minorHAnsi"/>
          <w:i/>
          <w:iCs/>
          <w:lang w:val="en-ID" w:eastAsia="ja-JP"/>
        </w:rPr>
        <w:t xml:space="preserve">, tata </w:t>
      </w:r>
      <w:proofErr w:type="spellStart"/>
      <w:r w:rsidRPr="00DB25C4">
        <w:rPr>
          <w:rFonts w:eastAsia="Times New Roman" w:cstheme="minorHAnsi"/>
          <w:i/>
          <w:iCs/>
          <w:lang w:val="en-ID" w:eastAsia="ja-JP"/>
        </w:rPr>
        <w:t>kelola</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kepemimpinan</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kerja</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sama</w:t>
      </w:r>
      <w:proofErr w:type="spellEnd"/>
      <w:r w:rsidRPr="00DB25C4">
        <w:rPr>
          <w:rFonts w:eastAsia="Times New Roman" w:cstheme="minorHAnsi"/>
          <w:i/>
          <w:iCs/>
          <w:lang w:val="en-ID" w:eastAsia="ja-JP"/>
        </w:rPr>
        <w:t xml:space="preserve">, dan </w:t>
      </w:r>
      <w:proofErr w:type="spellStart"/>
      <w:r w:rsidRPr="00DB25C4">
        <w:rPr>
          <w:rFonts w:eastAsia="Times New Roman" w:cstheme="minorHAnsi"/>
          <w:i/>
          <w:iCs/>
          <w:lang w:val="en-ID" w:eastAsia="ja-JP"/>
        </w:rPr>
        <w:t>penjaminan</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mutu</w:t>
      </w:r>
      <w:proofErr w:type="spellEnd"/>
    </w:p>
    <w:p w14:paraId="2C52CA73" w14:textId="77777777" w:rsidR="00EE2EA9" w:rsidRPr="00DB25C4" w:rsidRDefault="00EE2EA9" w:rsidP="009F6099">
      <w:pPr>
        <w:pStyle w:val="ListParagraph"/>
        <w:numPr>
          <w:ilvl w:val="0"/>
          <w:numId w:val="52"/>
        </w:numPr>
        <w:spacing w:after="0" w:line="240" w:lineRule="auto"/>
        <w:jc w:val="both"/>
        <w:rPr>
          <w:rFonts w:eastAsia="Times New Roman" w:cstheme="minorHAnsi"/>
          <w:i/>
          <w:iCs/>
          <w:lang w:val="en-ID" w:eastAsia="ja-JP"/>
        </w:rPr>
      </w:pPr>
      <w:r w:rsidRPr="00DB25C4">
        <w:rPr>
          <w:rFonts w:eastAsia="Times New Roman" w:cstheme="minorHAnsi"/>
          <w:i/>
          <w:iCs/>
          <w:lang w:val="en-ID" w:eastAsia="ja-JP"/>
        </w:rPr>
        <w:t xml:space="preserve">tata </w:t>
      </w:r>
      <w:proofErr w:type="spellStart"/>
      <w:r w:rsidRPr="00DB25C4">
        <w:rPr>
          <w:rFonts w:eastAsia="Times New Roman" w:cstheme="minorHAnsi"/>
          <w:i/>
          <w:iCs/>
          <w:lang w:val="en-ID" w:eastAsia="ja-JP"/>
        </w:rPr>
        <w:t>pamong</w:t>
      </w:r>
      <w:proofErr w:type="spellEnd"/>
      <w:r w:rsidRPr="00DB25C4">
        <w:rPr>
          <w:rFonts w:eastAsia="Times New Roman" w:cstheme="minorHAnsi"/>
          <w:i/>
          <w:iCs/>
          <w:lang w:val="en-ID" w:eastAsia="ja-JP"/>
        </w:rPr>
        <w:t xml:space="preserve"> UPPS, -- </w:t>
      </w:r>
      <w:proofErr w:type="spellStart"/>
      <w:r w:rsidRPr="00DB25C4">
        <w:rPr>
          <w:rFonts w:eastAsia="Times New Roman" w:cstheme="minorHAnsi"/>
          <w:b/>
          <w:bCs/>
          <w:i/>
          <w:iCs/>
          <w:lang w:val="en-ID" w:eastAsia="ja-JP"/>
        </w:rPr>
        <w:t>indikator</w:t>
      </w:r>
      <w:proofErr w:type="spellEnd"/>
      <w:r w:rsidRPr="00DB25C4">
        <w:rPr>
          <w:rFonts w:eastAsia="Times New Roman" w:cstheme="minorHAnsi"/>
          <w:i/>
          <w:iCs/>
          <w:lang w:val="en-ID" w:eastAsia="ja-JP"/>
        </w:rPr>
        <w:t xml:space="preserve">: UPPS </w:t>
      </w:r>
      <w:proofErr w:type="spellStart"/>
      <w:r w:rsidRPr="00DB25C4">
        <w:rPr>
          <w:rFonts w:eastAsia="Times New Roman" w:cstheme="minorHAnsi"/>
          <w:i/>
          <w:iCs/>
          <w:lang w:val="en-ID" w:eastAsia="ja-JP"/>
        </w:rPr>
        <w:t>memiliki</w:t>
      </w:r>
      <w:proofErr w:type="spellEnd"/>
      <w:r w:rsidRPr="00DB25C4">
        <w:rPr>
          <w:rFonts w:eastAsia="Times New Roman" w:cstheme="minorHAnsi"/>
          <w:i/>
          <w:iCs/>
          <w:lang w:val="en-ID" w:eastAsia="ja-JP"/>
        </w:rPr>
        <w:t xml:space="preserve"> good governance </w:t>
      </w:r>
      <w:proofErr w:type="spellStart"/>
      <w:r w:rsidRPr="00DB25C4">
        <w:rPr>
          <w:rFonts w:eastAsia="Times New Roman" w:cstheme="minorHAnsi"/>
          <w:i/>
          <w:iCs/>
          <w:lang w:val="en-ID" w:eastAsia="ja-JP"/>
        </w:rPr>
        <w:t>dengan</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struktur</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organisasi</w:t>
      </w:r>
      <w:proofErr w:type="spellEnd"/>
      <w:r w:rsidRPr="00DB25C4">
        <w:rPr>
          <w:rFonts w:eastAsia="Times New Roman" w:cstheme="minorHAnsi"/>
          <w:i/>
          <w:iCs/>
          <w:lang w:val="en-ID" w:eastAsia="ja-JP"/>
        </w:rPr>
        <w:t xml:space="preserve"> dan tata </w:t>
      </w:r>
      <w:proofErr w:type="spellStart"/>
      <w:r w:rsidRPr="00DB25C4">
        <w:rPr>
          <w:rFonts w:eastAsia="Times New Roman" w:cstheme="minorHAnsi"/>
          <w:i/>
          <w:iCs/>
          <w:lang w:val="en-ID" w:eastAsia="ja-JP"/>
        </w:rPr>
        <w:t>pamong</w:t>
      </w:r>
      <w:proofErr w:type="spellEnd"/>
      <w:r w:rsidRPr="00DB25C4">
        <w:rPr>
          <w:rFonts w:eastAsia="Times New Roman" w:cstheme="minorHAnsi"/>
          <w:i/>
          <w:iCs/>
          <w:lang w:val="en-ID" w:eastAsia="ja-JP"/>
        </w:rPr>
        <w:t xml:space="preserve"> yang </w:t>
      </w:r>
      <w:proofErr w:type="spellStart"/>
      <w:r w:rsidRPr="00DB25C4">
        <w:rPr>
          <w:rFonts w:eastAsia="Times New Roman" w:cstheme="minorHAnsi"/>
          <w:i/>
          <w:iCs/>
          <w:lang w:val="en-ID" w:eastAsia="ja-JP"/>
        </w:rPr>
        <w:t>lengkap</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tupoksi</w:t>
      </w:r>
      <w:proofErr w:type="spellEnd"/>
      <w:r w:rsidRPr="00DB25C4">
        <w:rPr>
          <w:rFonts w:eastAsia="Times New Roman" w:cstheme="minorHAnsi"/>
          <w:i/>
          <w:iCs/>
          <w:lang w:val="en-ID" w:eastAsia="ja-JP"/>
        </w:rPr>
        <w:t xml:space="preserve"> personalia yang </w:t>
      </w:r>
      <w:proofErr w:type="spellStart"/>
      <w:r w:rsidRPr="00DB25C4">
        <w:rPr>
          <w:rFonts w:eastAsia="Times New Roman" w:cstheme="minorHAnsi"/>
          <w:i/>
          <w:iCs/>
          <w:lang w:val="en-ID" w:eastAsia="ja-JP"/>
        </w:rPr>
        <w:t>jelas</w:t>
      </w:r>
      <w:proofErr w:type="spellEnd"/>
      <w:r w:rsidRPr="00DB25C4">
        <w:rPr>
          <w:rFonts w:eastAsia="Times New Roman" w:cstheme="minorHAnsi"/>
          <w:i/>
          <w:iCs/>
          <w:lang w:val="en-ID" w:eastAsia="ja-JP"/>
        </w:rPr>
        <w:t xml:space="preserve">, dan </w:t>
      </w:r>
      <w:proofErr w:type="spellStart"/>
      <w:r w:rsidRPr="00DB25C4">
        <w:rPr>
          <w:rFonts w:eastAsia="Times New Roman" w:cstheme="minorHAnsi"/>
          <w:i/>
          <w:iCs/>
          <w:lang w:val="en-ID" w:eastAsia="ja-JP"/>
        </w:rPr>
        <w:t>memenuhi</w:t>
      </w:r>
      <w:proofErr w:type="spellEnd"/>
      <w:r w:rsidRPr="00DB25C4">
        <w:rPr>
          <w:rFonts w:eastAsia="Times New Roman" w:cstheme="minorHAnsi"/>
          <w:i/>
          <w:iCs/>
          <w:lang w:val="en-ID" w:eastAsia="ja-JP"/>
        </w:rPr>
        <w:t xml:space="preserve"> lima pilar: </w:t>
      </w:r>
      <w:proofErr w:type="spellStart"/>
      <w:r w:rsidRPr="00DB25C4">
        <w:rPr>
          <w:rFonts w:eastAsia="Times New Roman" w:cstheme="minorHAnsi"/>
          <w:i/>
          <w:iCs/>
          <w:lang w:val="en-ID" w:eastAsia="ja-JP"/>
        </w:rPr>
        <w:t>kredibel</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transparan</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akuntabel</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bertanggung-jawab</w:t>
      </w:r>
      <w:proofErr w:type="spellEnd"/>
      <w:r w:rsidRPr="00DB25C4">
        <w:rPr>
          <w:rFonts w:eastAsia="Times New Roman" w:cstheme="minorHAnsi"/>
          <w:i/>
          <w:iCs/>
          <w:lang w:val="en-ID" w:eastAsia="ja-JP"/>
        </w:rPr>
        <w:t xml:space="preserve"> dan </w:t>
      </w:r>
      <w:proofErr w:type="spellStart"/>
      <w:r w:rsidRPr="00DB25C4">
        <w:rPr>
          <w:rFonts w:eastAsia="Times New Roman" w:cstheme="minorHAnsi"/>
          <w:i/>
          <w:iCs/>
          <w:lang w:val="en-ID" w:eastAsia="ja-JP"/>
        </w:rPr>
        <w:t>adil</w:t>
      </w:r>
      <w:proofErr w:type="spellEnd"/>
      <w:r w:rsidRPr="00DB25C4">
        <w:rPr>
          <w:rFonts w:eastAsia="Times New Roman" w:cstheme="minorHAnsi"/>
          <w:i/>
          <w:iCs/>
          <w:lang w:val="en-ID" w:eastAsia="ja-JP"/>
        </w:rPr>
        <w:t>.</w:t>
      </w:r>
    </w:p>
    <w:p w14:paraId="7F2D5931" w14:textId="77777777" w:rsidR="00EE2EA9" w:rsidRPr="00DB25C4" w:rsidRDefault="00EE2EA9" w:rsidP="009F6099">
      <w:pPr>
        <w:pStyle w:val="ListParagraph"/>
        <w:numPr>
          <w:ilvl w:val="0"/>
          <w:numId w:val="52"/>
        </w:numPr>
        <w:spacing w:after="0" w:line="240" w:lineRule="auto"/>
        <w:jc w:val="both"/>
        <w:rPr>
          <w:rFonts w:eastAsia="Times New Roman" w:cstheme="minorHAnsi"/>
          <w:i/>
          <w:iCs/>
          <w:lang w:val="en-ID" w:eastAsia="ja-JP"/>
        </w:rPr>
      </w:pPr>
      <w:r w:rsidRPr="00DB25C4">
        <w:rPr>
          <w:rFonts w:eastAsia="Times New Roman" w:cstheme="minorHAnsi"/>
          <w:i/>
          <w:iCs/>
          <w:lang w:val="en-ID" w:eastAsia="ja-JP"/>
        </w:rPr>
        <w:t xml:space="preserve">tata Kelola UPPS, -- </w:t>
      </w:r>
      <w:proofErr w:type="spellStart"/>
      <w:r w:rsidRPr="00DB25C4">
        <w:rPr>
          <w:rFonts w:eastAsia="Times New Roman" w:cstheme="minorHAnsi"/>
          <w:b/>
          <w:bCs/>
          <w:i/>
          <w:iCs/>
          <w:lang w:val="en-ID" w:eastAsia="ja-JP"/>
        </w:rPr>
        <w:t>indikator</w:t>
      </w:r>
      <w:proofErr w:type="spellEnd"/>
      <w:r w:rsidRPr="00DB25C4">
        <w:rPr>
          <w:rFonts w:eastAsia="Times New Roman" w:cstheme="minorHAnsi"/>
          <w:i/>
          <w:iCs/>
          <w:lang w:val="en-ID" w:eastAsia="ja-JP"/>
        </w:rPr>
        <w:t xml:space="preserve">: UPPS </w:t>
      </w:r>
      <w:proofErr w:type="spellStart"/>
      <w:r w:rsidRPr="00DB25C4">
        <w:rPr>
          <w:rFonts w:eastAsia="Times New Roman" w:cstheme="minorHAnsi"/>
          <w:i/>
          <w:iCs/>
          <w:lang w:val="en-ID" w:eastAsia="ja-JP"/>
        </w:rPr>
        <w:t>memiliki</w:t>
      </w:r>
      <w:proofErr w:type="spellEnd"/>
      <w:r w:rsidRPr="00DB25C4">
        <w:rPr>
          <w:rFonts w:eastAsia="Times New Roman" w:cstheme="minorHAnsi"/>
          <w:i/>
          <w:iCs/>
          <w:lang w:val="en-ID" w:eastAsia="ja-JP"/>
        </w:rPr>
        <w:t xml:space="preserve"> tata </w:t>
      </w:r>
      <w:proofErr w:type="spellStart"/>
      <w:r w:rsidRPr="00DB25C4">
        <w:rPr>
          <w:rFonts w:eastAsia="Times New Roman" w:cstheme="minorHAnsi"/>
          <w:i/>
          <w:iCs/>
          <w:lang w:val="en-ID" w:eastAsia="ja-JP"/>
        </w:rPr>
        <w:t>kelola</w:t>
      </w:r>
      <w:proofErr w:type="spellEnd"/>
      <w:r w:rsidRPr="00DB25C4">
        <w:rPr>
          <w:rFonts w:eastAsia="Times New Roman" w:cstheme="minorHAnsi"/>
          <w:i/>
          <w:iCs/>
          <w:lang w:val="en-ID" w:eastAsia="ja-JP"/>
        </w:rPr>
        <w:t xml:space="preserve"> yang </w:t>
      </w:r>
      <w:proofErr w:type="spellStart"/>
      <w:r w:rsidRPr="00DB25C4">
        <w:rPr>
          <w:rFonts w:eastAsia="Times New Roman" w:cstheme="minorHAnsi"/>
          <w:i/>
          <w:iCs/>
          <w:lang w:val="en-ID" w:eastAsia="ja-JP"/>
        </w:rPr>
        <w:t>baik</w:t>
      </w:r>
      <w:proofErr w:type="spellEnd"/>
      <w:r w:rsidRPr="00DB25C4">
        <w:rPr>
          <w:rFonts w:eastAsia="Times New Roman" w:cstheme="minorHAnsi"/>
          <w:i/>
          <w:iCs/>
          <w:lang w:val="en-ID" w:eastAsia="ja-JP"/>
        </w:rPr>
        <w:t xml:space="preserve"> yang </w:t>
      </w:r>
      <w:proofErr w:type="spellStart"/>
      <w:r w:rsidRPr="00DB25C4">
        <w:rPr>
          <w:rFonts w:eastAsia="Times New Roman" w:cstheme="minorHAnsi"/>
          <w:i/>
          <w:iCs/>
          <w:lang w:val="en-ID" w:eastAsia="ja-JP"/>
        </w:rPr>
        <w:t>tercermin</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dari</w:t>
      </w:r>
      <w:proofErr w:type="spellEnd"/>
      <w:r w:rsidRPr="00DB25C4">
        <w:rPr>
          <w:rFonts w:eastAsia="Times New Roman" w:cstheme="minorHAnsi"/>
          <w:i/>
          <w:iCs/>
          <w:lang w:val="en-ID" w:eastAsia="ja-JP"/>
        </w:rPr>
        <w:t xml:space="preserve"> 9 </w:t>
      </w:r>
      <w:proofErr w:type="spellStart"/>
      <w:r w:rsidRPr="00DB25C4">
        <w:rPr>
          <w:rFonts w:eastAsia="Times New Roman" w:cstheme="minorHAnsi"/>
          <w:i/>
          <w:iCs/>
          <w:lang w:val="en-ID" w:eastAsia="ja-JP"/>
        </w:rPr>
        <w:t>aspek</w:t>
      </w:r>
      <w:proofErr w:type="spellEnd"/>
      <w:r w:rsidRPr="00DB25C4">
        <w:rPr>
          <w:rFonts w:eastAsia="Times New Roman" w:cstheme="minorHAnsi"/>
          <w:i/>
          <w:iCs/>
          <w:lang w:val="en-ID" w:eastAsia="ja-JP"/>
        </w:rPr>
        <w:t xml:space="preserve"> (1) </w:t>
      </w:r>
      <w:proofErr w:type="spellStart"/>
      <w:r w:rsidRPr="00DB25C4">
        <w:rPr>
          <w:rFonts w:eastAsia="Times New Roman" w:cstheme="minorHAnsi"/>
          <w:i/>
          <w:iCs/>
          <w:lang w:val="en-ID" w:eastAsia="ja-JP"/>
        </w:rPr>
        <w:t>perencanaan</w:t>
      </w:r>
      <w:proofErr w:type="spellEnd"/>
      <w:r w:rsidRPr="00DB25C4">
        <w:rPr>
          <w:rFonts w:eastAsia="Times New Roman" w:cstheme="minorHAnsi"/>
          <w:i/>
          <w:iCs/>
          <w:lang w:val="en-ID" w:eastAsia="ja-JP"/>
        </w:rPr>
        <w:t xml:space="preserve">, (2) </w:t>
      </w:r>
      <w:proofErr w:type="spellStart"/>
      <w:r w:rsidRPr="00DB25C4">
        <w:rPr>
          <w:rFonts w:eastAsia="Times New Roman" w:cstheme="minorHAnsi"/>
          <w:i/>
          <w:iCs/>
          <w:lang w:val="en-ID" w:eastAsia="ja-JP"/>
        </w:rPr>
        <w:t>pengorganisasian</w:t>
      </w:r>
      <w:proofErr w:type="spellEnd"/>
      <w:r w:rsidRPr="00DB25C4">
        <w:rPr>
          <w:rFonts w:eastAsia="Times New Roman" w:cstheme="minorHAnsi"/>
          <w:i/>
          <w:iCs/>
          <w:lang w:val="en-ID" w:eastAsia="ja-JP"/>
        </w:rPr>
        <w:t xml:space="preserve">, (3) </w:t>
      </w:r>
      <w:proofErr w:type="spellStart"/>
      <w:r w:rsidRPr="00DB25C4">
        <w:rPr>
          <w:rFonts w:eastAsia="Times New Roman" w:cstheme="minorHAnsi"/>
          <w:i/>
          <w:iCs/>
          <w:lang w:val="en-ID" w:eastAsia="ja-JP"/>
        </w:rPr>
        <w:t>pemilihan</w:t>
      </w:r>
      <w:proofErr w:type="spellEnd"/>
      <w:r w:rsidRPr="00DB25C4">
        <w:rPr>
          <w:rFonts w:eastAsia="Times New Roman" w:cstheme="minorHAnsi"/>
          <w:i/>
          <w:iCs/>
          <w:lang w:val="en-ID" w:eastAsia="ja-JP"/>
        </w:rPr>
        <w:t xml:space="preserve"> dan </w:t>
      </w:r>
      <w:proofErr w:type="spellStart"/>
      <w:r w:rsidRPr="00DB25C4">
        <w:rPr>
          <w:rFonts w:eastAsia="Times New Roman" w:cstheme="minorHAnsi"/>
          <w:i/>
          <w:iCs/>
          <w:lang w:val="en-ID" w:eastAsia="ja-JP"/>
        </w:rPr>
        <w:t>penempatan</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personel</w:t>
      </w:r>
      <w:proofErr w:type="spellEnd"/>
      <w:r w:rsidRPr="00DB25C4">
        <w:rPr>
          <w:rFonts w:eastAsia="Times New Roman" w:cstheme="minorHAnsi"/>
          <w:i/>
          <w:iCs/>
          <w:lang w:val="en-ID" w:eastAsia="ja-JP"/>
        </w:rPr>
        <w:t xml:space="preserve">, (4) </w:t>
      </w:r>
      <w:proofErr w:type="spellStart"/>
      <w:r w:rsidRPr="00DB25C4">
        <w:rPr>
          <w:rFonts w:eastAsia="Times New Roman" w:cstheme="minorHAnsi"/>
          <w:i/>
          <w:iCs/>
          <w:lang w:val="en-ID" w:eastAsia="ja-JP"/>
        </w:rPr>
        <w:t>pelaksanaan</w:t>
      </w:r>
      <w:proofErr w:type="spellEnd"/>
      <w:r w:rsidRPr="00DB25C4">
        <w:rPr>
          <w:rFonts w:eastAsia="Times New Roman" w:cstheme="minorHAnsi"/>
          <w:i/>
          <w:iCs/>
          <w:lang w:val="en-ID" w:eastAsia="ja-JP"/>
        </w:rPr>
        <w:t xml:space="preserve">, (5) </w:t>
      </w:r>
      <w:proofErr w:type="spellStart"/>
      <w:r w:rsidRPr="00DB25C4">
        <w:rPr>
          <w:rFonts w:eastAsia="Times New Roman" w:cstheme="minorHAnsi"/>
          <w:i/>
          <w:iCs/>
          <w:lang w:val="en-ID" w:eastAsia="ja-JP"/>
        </w:rPr>
        <w:t>pemantauan</w:t>
      </w:r>
      <w:proofErr w:type="spellEnd"/>
      <w:r w:rsidRPr="00DB25C4">
        <w:rPr>
          <w:rFonts w:eastAsia="Times New Roman" w:cstheme="minorHAnsi"/>
          <w:i/>
          <w:iCs/>
          <w:lang w:val="en-ID" w:eastAsia="ja-JP"/>
        </w:rPr>
        <w:t xml:space="preserve"> dan </w:t>
      </w:r>
      <w:proofErr w:type="spellStart"/>
      <w:r w:rsidRPr="00DB25C4">
        <w:rPr>
          <w:rFonts w:eastAsia="Times New Roman" w:cstheme="minorHAnsi"/>
          <w:i/>
          <w:iCs/>
          <w:lang w:val="en-ID" w:eastAsia="ja-JP"/>
        </w:rPr>
        <w:t>pengawasan</w:t>
      </w:r>
      <w:proofErr w:type="spellEnd"/>
      <w:r w:rsidRPr="00DB25C4">
        <w:rPr>
          <w:rFonts w:eastAsia="Times New Roman" w:cstheme="minorHAnsi"/>
          <w:i/>
          <w:iCs/>
          <w:lang w:val="en-ID" w:eastAsia="ja-JP"/>
        </w:rPr>
        <w:t xml:space="preserve">, (6) </w:t>
      </w:r>
      <w:proofErr w:type="spellStart"/>
      <w:r w:rsidRPr="00DB25C4">
        <w:rPr>
          <w:rFonts w:eastAsia="Times New Roman" w:cstheme="minorHAnsi"/>
          <w:i/>
          <w:iCs/>
          <w:lang w:val="en-ID" w:eastAsia="ja-JP"/>
        </w:rPr>
        <w:t>pengendalian</w:t>
      </w:r>
      <w:proofErr w:type="spellEnd"/>
      <w:r w:rsidRPr="00DB25C4">
        <w:rPr>
          <w:rFonts w:eastAsia="Times New Roman" w:cstheme="minorHAnsi"/>
          <w:i/>
          <w:iCs/>
          <w:lang w:val="en-ID" w:eastAsia="ja-JP"/>
        </w:rPr>
        <w:t xml:space="preserve">, (7) </w:t>
      </w:r>
      <w:proofErr w:type="spellStart"/>
      <w:r w:rsidRPr="00DB25C4">
        <w:rPr>
          <w:rFonts w:eastAsia="Times New Roman" w:cstheme="minorHAnsi"/>
          <w:i/>
          <w:iCs/>
          <w:lang w:val="en-ID" w:eastAsia="ja-JP"/>
        </w:rPr>
        <w:t>penilaian</w:t>
      </w:r>
      <w:proofErr w:type="spellEnd"/>
      <w:r w:rsidRPr="00DB25C4">
        <w:rPr>
          <w:rFonts w:eastAsia="Times New Roman" w:cstheme="minorHAnsi"/>
          <w:i/>
          <w:iCs/>
          <w:lang w:val="en-ID" w:eastAsia="ja-JP"/>
        </w:rPr>
        <w:t xml:space="preserve">, (8) </w:t>
      </w:r>
      <w:proofErr w:type="spellStart"/>
      <w:r w:rsidRPr="00DB25C4">
        <w:rPr>
          <w:rFonts w:eastAsia="Times New Roman" w:cstheme="minorHAnsi"/>
          <w:i/>
          <w:iCs/>
          <w:lang w:val="en-ID" w:eastAsia="ja-JP"/>
        </w:rPr>
        <w:t>pelaporan</w:t>
      </w:r>
      <w:proofErr w:type="spellEnd"/>
      <w:r w:rsidRPr="00DB25C4">
        <w:rPr>
          <w:rFonts w:eastAsia="Times New Roman" w:cstheme="minorHAnsi"/>
          <w:i/>
          <w:iCs/>
          <w:lang w:val="en-ID" w:eastAsia="ja-JP"/>
        </w:rPr>
        <w:t xml:space="preserve">, dan (9) </w:t>
      </w:r>
      <w:proofErr w:type="spellStart"/>
      <w:r w:rsidRPr="00DB25C4">
        <w:rPr>
          <w:rFonts w:eastAsia="Times New Roman" w:cstheme="minorHAnsi"/>
          <w:i/>
          <w:iCs/>
          <w:lang w:val="en-ID" w:eastAsia="ja-JP"/>
        </w:rPr>
        <w:t>pengembangan</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sebagai</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wujud</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tindak</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lanjut</w:t>
      </w:r>
      <w:proofErr w:type="spellEnd"/>
    </w:p>
    <w:p w14:paraId="09C3AE95" w14:textId="77777777" w:rsidR="00EE2EA9" w:rsidRPr="00DB25C4" w:rsidRDefault="00EE2EA9" w:rsidP="009F6099">
      <w:pPr>
        <w:pStyle w:val="ListParagraph"/>
        <w:numPr>
          <w:ilvl w:val="0"/>
          <w:numId w:val="52"/>
        </w:numPr>
        <w:spacing w:after="0" w:line="240" w:lineRule="auto"/>
        <w:jc w:val="both"/>
        <w:rPr>
          <w:rFonts w:eastAsia="Times New Roman" w:cstheme="minorHAnsi"/>
          <w:i/>
          <w:iCs/>
          <w:highlight w:val="yellow"/>
          <w:lang w:val="en-ID" w:eastAsia="ja-JP"/>
        </w:rPr>
      </w:pPr>
      <w:proofErr w:type="spellStart"/>
      <w:r w:rsidRPr="00DB25C4">
        <w:rPr>
          <w:rFonts w:eastAsia="Times New Roman" w:cstheme="minorHAnsi"/>
          <w:i/>
          <w:iCs/>
          <w:highlight w:val="yellow"/>
          <w:lang w:val="en-ID" w:eastAsia="ja-JP"/>
        </w:rPr>
        <w:t>kepemimpinan</w:t>
      </w:r>
      <w:proofErr w:type="spellEnd"/>
      <w:r w:rsidRPr="00DB25C4">
        <w:rPr>
          <w:rFonts w:eastAsia="Times New Roman" w:cstheme="minorHAnsi"/>
          <w:i/>
          <w:iCs/>
          <w:highlight w:val="yellow"/>
          <w:lang w:val="en-ID" w:eastAsia="ja-JP"/>
        </w:rPr>
        <w:t xml:space="preserve"> UPPS, -- </w:t>
      </w:r>
      <w:proofErr w:type="spellStart"/>
      <w:r w:rsidRPr="00DB25C4">
        <w:rPr>
          <w:rFonts w:eastAsia="Times New Roman" w:cstheme="minorHAnsi"/>
          <w:b/>
          <w:bCs/>
          <w:i/>
          <w:iCs/>
          <w:highlight w:val="yellow"/>
          <w:lang w:val="en-ID" w:eastAsia="ja-JP"/>
        </w:rPr>
        <w:t>indikator</w:t>
      </w:r>
      <w:proofErr w:type="spellEnd"/>
      <w:r w:rsidRPr="00DB25C4">
        <w:rPr>
          <w:rFonts w:eastAsia="Times New Roman" w:cstheme="minorHAnsi"/>
          <w:i/>
          <w:iCs/>
          <w:highlight w:val="yellow"/>
          <w:lang w:val="en-ID" w:eastAsia="ja-JP"/>
        </w:rPr>
        <w:t xml:space="preserve">: UPPS </w:t>
      </w:r>
      <w:proofErr w:type="spellStart"/>
      <w:r w:rsidRPr="00DB25C4">
        <w:rPr>
          <w:rFonts w:eastAsia="Times New Roman" w:cstheme="minorHAnsi"/>
          <w:i/>
          <w:iCs/>
          <w:highlight w:val="yellow"/>
          <w:lang w:val="en-ID" w:eastAsia="ja-JP"/>
        </w:rPr>
        <w:t>memiliki</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kepemimpinan</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operasional</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kepemimpinan</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organisasi</w:t>
      </w:r>
      <w:proofErr w:type="spellEnd"/>
      <w:r w:rsidRPr="00DB25C4">
        <w:rPr>
          <w:rFonts w:eastAsia="Times New Roman" w:cstheme="minorHAnsi"/>
          <w:i/>
          <w:iCs/>
          <w:highlight w:val="yellow"/>
          <w:lang w:val="en-ID" w:eastAsia="ja-JP"/>
        </w:rPr>
        <w:t xml:space="preserve">, dan </w:t>
      </w:r>
      <w:proofErr w:type="spellStart"/>
      <w:r w:rsidRPr="00DB25C4">
        <w:rPr>
          <w:rFonts w:eastAsia="Times New Roman" w:cstheme="minorHAnsi"/>
          <w:i/>
          <w:iCs/>
          <w:highlight w:val="yellow"/>
          <w:lang w:val="en-ID" w:eastAsia="ja-JP"/>
        </w:rPr>
        <w:t>kepemimpinan</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publik</w:t>
      </w:r>
      <w:proofErr w:type="spellEnd"/>
      <w:r w:rsidRPr="00DB25C4">
        <w:rPr>
          <w:rFonts w:eastAsia="Times New Roman" w:cstheme="minorHAnsi"/>
          <w:i/>
          <w:iCs/>
          <w:highlight w:val="yellow"/>
          <w:lang w:val="en-ID" w:eastAsia="ja-JP"/>
        </w:rPr>
        <w:t>.</w:t>
      </w:r>
    </w:p>
    <w:p w14:paraId="330D2E52" w14:textId="77777777" w:rsidR="00EE2EA9" w:rsidRPr="00DB25C4" w:rsidRDefault="00EE2EA9" w:rsidP="009F6099">
      <w:pPr>
        <w:pStyle w:val="ListParagraph"/>
        <w:numPr>
          <w:ilvl w:val="0"/>
          <w:numId w:val="52"/>
        </w:numPr>
        <w:spacing w:after="0" w:line="240" w:lineRule="auto"/>
        <w:jc w:val="both"/>
        <w:rPr>
          <w:rFonts w:eastAsia="Times New Roman" w:cstheme="minorHAnsi"/>
          <w:i/>
          <w:iCs/>
          <w:highlight w:val="yellow"/>
          <w:lang w:val="en-ID" w:eastAsia="ja-JP"/>
        </w:rPr>
      </w:pPr>
      <w:proofErr w:type="spellStart"/>
      <w:r w:rsidRPr="00DB25C4">
        <w:rPr>
          <w:rFonts w:eastAsia="Times New Roman" w:cstheme="minorHAnsi"/>
          <w:i/>
          <w:iCs/>
          <w:highlight w:val="yellow"/>
          <w:lang w:val="en-ID" w:eastAsia="ja-JP"/>
        </w:rPr>
        <w:t>kebijakan</w:t>
      </w:r>
      <w:proofErr w:type="spellEnd"/>
      <w:r w:rsidRPr="00DB25C4">
        <w:rPr>
          <w:rFonts w:eastAsia="Times New Roman" w:cstheme="minorHAnsi"/>
          <w:i/>
          <w:iCs/>
          <w:highlight w:val="yellow"/>
          <w:lang w:val="en-ID" w:eastAsia="ja-JP"/>
        </w:rPr>
        <w:t xml:space="preserve"> dan </w:t>
      </w:r>
      <w:proofErr w:type="spellStart"/>
      <w:r w:rsidRPr="00DB25C4">
        <w:rPr>
          <w:rFonts w:eastAsia="Times New Roman" w:cstheme="minorHAnsi"/>
          <w:i/>
          <w:iCs/>
          <w:highlight w:val="yellow"/>
          <w:lang w:val="en-ID" w:eastAsia="ja-JP"/>
        </w:rPr>
        <w:t>pelaksanaan</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kerja</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sama</w:t>
      </w:r>
      <w:proofErr w:type="spellEnd"/>
      <w:r w:rsidRPr="00DB25C4">
        <w:rPr>
          <w:rFonts w:eastAsia="Times New Roman" w:cstheme="minorHAnsi"/>
          <w:i/>
          <w:iCs/>
          <w:highlight w:val="yellow"/>
          <w:lang w:val="en-ID" w:eastAsia="ja-JP"/>
        </w:rPr>
        <w:t xml:space="preserve">, dan -- </w:t>
      </w:r>
      <w:proofErr w:type="spellStart"/>
      <w:r w:rsidRPr="00DB25C4">
        <w:rPr>
          <w:rFonts w:eastAsia="Times New Roman" w:cstheme="minorHAnsi"/>
          <w:b/>
          <w:bCs/>
          <w:i/>
          <w:iCs/>
          <w:highlight w:val="yellow"/>
          <w:lang w:val="en-ID" w:eastAsia="ja-JP"/>
        </w:rPr>
        <w:t>indikator</w:t>
      </w:r>
      <w:proofErr w:type="spellEnd"/>
      <w:r w:rsidRPr="00DB25C4">
        <w:rPr>
          <w:rFonts w:eastAsia="Times New Roman" w:cstheme="minorHAnsi"/>
          <w:i/>
          <w:iCs/>
          <w:highlight w:val="yellow"/>
          <w:lang w:val="en-ID" w:eastAsia="ja-JP"/>
        </w:rPr>
        <w:t xml:space="preserve">: UPPS </w:t>
      </w:r>
      <w:proofErr w:type="spellStart"/>
      <w:r w:rsidRPr="00DB25C4">
        <w:rPr>
          <w:rFonts w:eastAsia="Times New Roman" w:cstheme="minorHAnsi"/>
          <w:i/>
          <w:iCs/>
          <w:highlight w:val="yellow"/>
          <w:lang w:val="en-ID" w:eastAsia="ja-JP"/>
        </w:rPr>
        <w:t>memiliki</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kerja</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sama</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dengan</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mitra</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dalam</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bidang</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tridharma</w:t>
      </w:r>
      <w:proofErr w:type="spellEnd"/>
      <w:r w:rsidRPr="00DB25C4">
        <w:rPr>
          <w:rFonts w:eastAsia="Times New Roman" w:cstheme="minorHAnsi"/>
          <w:i/>
          <w:iCs/>
          <w:highlight w:val="yellow"/>
          <w:lang w:val="en-ID" w:eastAsia="ja-JP"/>
        </w:rPr>
        <w:t xml:space="preserve"> PT, </w:t>
      </w:r>
      <w:proofErr w:type="spellStart"/>
      <w:r w:rsidRPr="00DB25C4">
        <w:rPr>
          <w:rFonts w:eastAsia="Times New Roman" w:cstheme="minorHAnsi"/>
          <w:i/>
          <w:iCs/>
          <w:highlight w:val="yellow"/>
          <w:lang w:val="en-ID" w:eastAsia="ja-JP"/>
        </w:rPr>
        <w:t>dilaksanakan</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secara</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konsisten</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didukung</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bukti</w:t>
      </w:r>
      <w:proofErr w:type="spellEnd"/>
      <w:r w:rsidRPr="00DB25C4">
        <w:rPr>
          <w:rFonts w:eastAsia="Times New Roman" w:cstheme="minorHAnsi"/>
          <w:i/>
          <w:iCs/>
          <w:highlight w:val="yellow"/>
          <w:lang w:val="en-ID" w:eastAsia="ja-JP"/>
        </w:rPr>
        <w:t xml:space="preserve"> yang </w:t>
      </w:r>
      <w:proofErr w:type="spellStart"/>
      <w:r w:rsidRPr="00DB25C4">
        <w:rPr>
          <w:rFonts w:eastAsia="Times New Roman" w:cstheme="minorHAnsi"/>
          <w:i/>
          <w:iCs/>
          <w:highlight w:val="yellow"/>
          <w:lang w:val="en-ID" w:eastAsia="ja-JP"/>
        </w:rPr>
        <w:t>lengkap</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tentang</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realisasi</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kerja</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sama</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tersebut</w:t>
      </w:r>
      <w:proofErr w:type="spellEnd"/>
      <w:r w:rsidRPr="00DB25C4">
        <w:rPr>
          <w:rFonts w:eastAsia="Times New Roman" w:cstheme="minorHAnsi"/>
          <w:i/>
          <w:iCs/>
          <w:highlight w:val="yellow"/>
          <w:lang w:val="en-ID" w:eastAsia="ja-JP"/>
        </w:rPr>
        <w:t xml:space="preserve"> -- SPK, </w:t>
      </w:r>
      <w:proofErr w:type="spellStart"/>
      <w:r w:rsidRPr="00DB25C4">
        <w:rPr>
          <w:rFonts w:eastAsia="Times New Roman" w:cstheme="minorHAnsi"/>
          <w:i/>
          <w:iCs/>
          <w:highlight w:val="yellow"/>
          <w:lang w:val="en-ID" w:eastAsia="ja-JP"/>
        </w:rPr>
        <w:t>surat</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tugas</w:t>
      </w:r>
      <w:proofErr w:type="spellEnd"/>
      <w:r w:rsidRPr="00DB25C4">
        <w:rPr>
          <w:rFonts w:eastAsia="Times New Roman" w:cstheme="minorHAnsi"/>
          <w:i/>
          <w:iCs/>
          <w:highlight w:val="yellow"/>
          <w:lang w:val="en-ID" w:eastAsia="ja-JP"/>
        </w:rPr>
        <w:t xml:space="preserve">, dan </w:t>
      </w:r>
      <w:proofErr w:type="spellStart"/>
      <w:r w:rsidRPr="00DB25C4">
        <w:rPr>
          <w:rFonts w:eastAsia="Times New Roman" w:cstheme="minorHAnsi"/>
          <w:i/>
          <w:iCs/>
          <w:highlight w:val="yellow"/>
          <w:lang w:val="en-ID" w:eastAsia="ja-JP"/>
        </w:rPr>
        <w:t>laporan</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pelaksanaan</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kerja</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sama</w:t>
      </w:r>
      <w:proofErr w:type="spellEnd"/>
      <w:r w:rsidRPr="00DB25C4">
        <w:rPr>
          <w:rFonts w:eastAsia="Times New Roman" w:cstheme="minorHAnsi"/>
          <w:i/>
          <w:iCs/>
          <w:highlight w:val="yellow"/>
          <w:lang w:val="en-ID" w:eastAsia="ja-JP"/>
        </w:rPr>
        <w:t xml:space="preserve">), dan </w:t>
      </w:r>
      <w:proofErr w:type="spellStart"/>
      <w:r w:rsidRPr="00DB25C4">
        <w:rPr>
          <w:rFonts w:eastAsia="Times New Roman" w:cstheme="minorHAnsi"/>
          <w:i/>
          <w:iCs/>
          <w:highlight w:val="yellow"/>
          <w:lang w:val="en-ID" w:eastAsia="ja-JP"/>
        </w:rPr>
        <w:t>dievaluasi</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secara</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berkala</w:t>
      </w:r>
      <w:proofErr w:type="spellEnd"/>
    </w:p>
    <w:p w14:paraId="1BB6CF5E" w14:textId="77777777" w:rsidR="00EE2EA9" w:rsidRPr="00DB25C4" w:rsidRDefault="00EE2EA9" w:rsidP="009F6099">
      <w:pPr>
        <w:pStyle w:val="ListParagraph"/>
        <w:numPr>
          <w:ilvl w:val="0"/>
          <w:numId w:val="52"/>
        </w:numPr>
        <w:spacing w:after="0" w:line="240" w:lineRule="auto"/>
        <w:jc w:val="both"/>
        <w:rPr>
          <w:rFonts w:eastAsia="Times New Roman" w:cstheme="minorHAnsi"/>
          <w:i/>
          <w:iCs/>
          <w:highlight w:val="yellow"/>
          <w:lang w:val="en-ID" w:eastAsia="ja-JP"/>
        </w:rPr>
      </w:pPr>
      <w:proofErr w:type="spellStart"/>
      <w:r w:rsidRPr="00DB25C4">
        <w:rPr>
          <w:rFonts w:eastAsia="Times New Roman" w:cstheme="minorHAnsi"/>
          <w:i/>
          <w:iCs/>
          <w:highlight w:val="yellow"/>
          <w:lang w:val="en-ID" w:eastAsia="ja-JP"/>
        </w:rPr>
        <w:t>ruang</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lingkup</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kerja</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sama</w:t>
      </w:r>
      <w:proofErr w:type="spellEnd"/>
      <w:r w:rsidRPr="00DB25C4">
        <w:rPr>
          <w:rFonts w:eastAsia="Times New Roman" w:cstheme="minorHAnsi"/>
          <w:i/>
          <w:iCs/>
          <w:highlight w:val="yellow"/>
          <w:lang w:val="en-ID" w:eastAsia="ja-JP"/>
        </w:rPr>
        <w:t xml:space="preserve">. -- </w:t>
      </w:r>
      <w:proofErr w:type="spellStart"/>
      <w:r w:rsidRPr="00DB25C4">
        <w:rPr>
          <w:rFonts w:eastAsia="Times New Roman" w:cstheme="minorHAnsi"/>
          <w:b/>
          <w:bCs/>
          <w:i/>
          <w:iCs/>
          <w:highlight w:val="yellow"/>
          <w:lang w:val="en-ID" w:eastAsia="ja-JP"/>
        </w:rPr>
        <w:t>indikator</w:t>
      </w:r>
      <w:proofErr w:type="spellEnd"/>
      <w:r w:rsidRPr="00DB25C4">
        <w:rPr>
          <w:rFonts w:eastAsia="Times New Roman" w:cstheme="minorHAnsi"/>
          <w:i/>
          <w:iCs/>
          <w:highlight w:val="yellow"/>
          <w:lang w:val="en-ID" w:eastAsia="ja-JP"/>
        </w:rPr>
        <w:t xml:space="preserve">: PS </w:t>
      </w:r>
      <w:proofErr w:type="spellStart"/>
      <w:r w:rsidRPr="00DB25C4">
        <w:rPr>
          <w:rFonts w:eastAsia="Times New Roman" w:cstheme="minorHAnsi"/>
          <w:i/>
          <w:iCs/>
          <w:highlight w:val="yellow"/>
          <w:lang w:val="en-ID" w:eastAsia="ja-JP"/>
        </w:rPr>
        <w:t>memiliki</w:t>
      </w:r>
      <w:proofErr w:type="spellEnd"/>
      <w:r w:rsidRPr="00DB25C4">
        <w:rPr>
          <w:rFonts w:eastAsia="Times New Roman" w:cstheme="minorHAnsi"/>
          <w:i/>
          <w:iCs/>
          <w:highlight w:val="yellow"/>
          <w:lang w:val="en-ID" w:eastAsia="ja-JP"/>
        </w:rPr>
        <w:t xml:space="preserve"> unit/</w:t>
      </w:r>
      <w:proofErr w:type="spellStart"/>
      <w:r w:rsidRPr="00DB25C4">
        <w:rPr>
          <w:rFonts w:eastAsia="Times New Roman" w:cstheme="minorHAnsi"/>
          <w:i/>
          <w:iCs/>
          <w:highlight w:val="yellow"/>
          <w:lang w:val="en-ID" w:eastAsia="ja-JP"/>
        </w:rPr>
        <w:t>gugus</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penjaminan</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mutu</w:t>
      </w:r>
      <w:proofErr w:type="spellEnd"/>
      <w:r w:rsidRPr="00DB25C4">
        <w:rPr>
          <w:rFonts w:eastAsia="Times New Roman" w:cstheme="minorHAnsi"/>
          <w:i/>
          <w:iCs/>
          <w:highlight w:val="yellow"/>
          <w:lang w:val="en-ID" w:eastAsia="ja-JP"/>
        </w:rPr>
        <w:t xml:space="preserve"> yang </w:t>
      </w:r>
      <w:proofErr w:type="spellStart"/>
      <w:r w:rsidRPr="00DB25C4">
        <w:rPr>
          <w:rFonts w:eastAsia="Times New Roman" w:cstheme="minorHAnsi"/>
          <w:i/>
          <w:iCs/>
          <w:highlight w:val="yellow"/>
          <w:lang w:val="en-ID" w:eastAsia="ja-JP"/>
        </w:rPr>
        <w:t>melaksanakan</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siklus</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Penetapan</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Pelaksanaan</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Evaluasi</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Pengendalian</w:t>
      </w:r>
      <w:proofErr w:type="spellEnd"/>
      <w:r w:rsidRPr="00DB25C4">
        <w:rPr>
          <w:rFonts w:eastAsia="Times New Roman" w:cstheme="minorHAnsi"/>
          <w:i/>
          <w:iCs/>
          <w:highlight w:val="yellow"/>
          <w:lang w:val="en-ID" w:eastAsia="ja-JP"/>
        </w:rPr>
        <w:t xml:space="preserve">, dan </w:t>
      </w:r>
      <w:proofErr w:type="spellStart"/>
      <w:r w:rsidRPr="00DB25C4">
        <w:rPr>
          <w:rFonts w:eastAsia="Times New Roman" w:cstheme="minorHAnsi"/>
          <w:i/>
          <w:iCs/>
          <w:highlight w:val="yellow"/>
          <w:lang w:val="en-ID" w:eastAsia="ja-JP"/>
        </w:rPr>
        <w:t>Peningkatan</w:t>
      </w:r>
      <w:proofErr w:type="spellEnd"/>
      <w:r w:rsidRPr="00DB25C4">
        <w:rPr>
          <w:rFonts w:eastAsia="Times New Roman" w:cstheme="minorHAnsi"/>
          <w:i/>
          <w:iCs/>
          <w:highlight w:val="yellow"/>
          <w:lang w:val="en-ID" w:eastAsia="ja-JP"/>
        </w:rPr>
        <w:t xml:space="preserve"> (PPEPP) </w:t>
      </w:r>
      <w:proofErr w:type="spellStart"/>
      <w:r w:rsidRPr="00DB25C4">
        <w:rPr>
          <w:rFonts w:eastAsia="Times New Roman" w:cstheme="minorHAnsi"/>
          <w:i/>
          <w:iCs/>
          <w:highlight w:val="yellow"/>
          <w:lang w:val="en-ID" w:eastAsia="ja-JP"/>
        </w:rPr>
        <w:t>secara</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konsisten</w:t>
      </w:r>
      <w:proofErr w:type="spellEnd"/>
      <w:r w:rsidRPr="00DB25C4">
        <w:rPr>
          <w:rFonts w:eastAsia="Times New Roman" w:cstheme="minorHAnsi"/>
          <w:i/>
          <w:iCs/>
          <w:highlight w:val="yellow"/>
          <w:lang w:val="en-ID" w:eastAsia="ja-JP"/>
        </w:rPr>
        <w:t xml:space="preserve"> dan </w:t>
      </w:r>
      <w:proofErr w:type="spellStart"/>
      <w:r w:rsidRPr="00DB25C4">
        <w:rPr>
          <w:rFonts w:eastAsia="Times New Roman" w:cstheme="minorHAnsi"/>
          <w:i/>
          <w:iCs/>
          <w:highlight w:val="yellow"/>
          <w:lang w:val="en-ID" w:eastAsia="ja-JP"/>
        </w:rPr>
        <w:t>memiliki</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dokumen</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pendukung</w:t>
      </w:r>
      <w:proofErr w:type="spellEnd"/>
      <w:r w:rsidRPr="00DB25C4">
        <w:rPr>
          <w:rFonts w:eastAsia="Times New Roman" w:cstheme="minorHAnsi"/>
          <w:i/>
          <w:iCs/>
          <w:highlight w:val="yellow"/>
          <w:lang w:val="en-ID" w:eastAsia="ja-JP"/>
        </w:rPr>
        <w:t xml:space="preserve"> yang </w:t>
      </w:r>
      <w:proofErr w:type="spellStart"/>
      <w:r w:rsidRPr="00DB25C4">
        <w:rPr>
          <w:rFonts w:eastAsia="Times New Roman" w:cstheme="minorHAnsi"/>
          <w:i/>
          <w:iCs/>
          <w:highlight w:val="yellow"/>
          <w:lang w:val="en-ID" w:eastAsia="ja-JP"/>
        </w:rPr>
        <w:t>lengkap</w:t>
      </w:r>
      <w:proofErr w:type="spellEnd"/>
    </w:p>
    <w:p w14:paraId="4F3DF8E1" w14:textId="77777777" w:rsidR="00EE2EA9" w:rsidRPr="00DB25C4" w:rsidRDefault="00EE2EA9" w:rsidP="00687314">
      <w:pPr>
        <w:autoSpaceDE w:val="0"/>
        <w:autoSpaceDN w:val="0"/>
        <w:adjustRightInd w:val="0"/>
        <w:spacing w:after="0" w:line="240" w:lineRule="auto"/>
        <w:rPr>
          <w:rFonts w:cstheme="minorHAnsi"/>
          <w:b/>
          <w:bCs/>
          <w:color w:val="000000"/>
          <w:lang w:val="en-ID"/>
        </w:rPr>
      </w:pPr>
    </w:p>
    <w:p w14:paraId="17819E44" w14:textId="77777777" w:rsidR="00EE2EA9" w:rsidRPr="00DB25C4" w:rsidRDefault="00EE2EA9" w:rsidP="00687314">
      <w:pPr>
        <w:spacing w:after="0" w:line="240" w:lineRule="auto"/>
        <w:jc w:val="both"/>
        <w:rPr>
          <w:rFonts w:eastAsia="Times New Roman" w:cstheme="minorHAnsi"/>
          <w:i/>
          <w:iCs/>
          <w:lang w:val="en-ID" w:eastAsia="ja-JP"/>
        </w:rPr>
      </w:pPr>
      <w:r w:rsidRPr="00DB25C4">
        <w:rPr>
          <w:rFonts w:eastAsia="Times New Roman" w:cstheme="minorHAnsi"/>
          <w:i/>
          <w:iCs/>
          <w:lang w:val="en-ID" w:eastAsia="ja-JP"/>
        </w:rPr>
        <w:t xml:space="preserve">Skor </w:t>
      </w:r>
      <w:proofErr w:type="spellStart"/>
      <w:r w:rsidRPr="00DB25C4">
        <w:rPr>
          <w:rFonts w:eastAsia="Times New Roman" w:cstheme="minorHAnsi"/>
          <w:i/>
          <w:iCs/>
          <w:lang w:val="en-ID" w:eastAsia="ja-JP"/>
        </w:rPr>
        <w:t>dari</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elemen</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tersebut</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didasarkan</w:t>
      </w:r>
      <w:proofErr w:type="spellEnd"/>
      <w:r w:rsidRPr="00DB25C4">
        <w:rPr>
          <w:rFonts w:eastAsia="Times New Roman" w:cstheme="minorHAnsi"/>
          <w:i/>
          <w:iCs/>
          <w:lang w:val="en-ID" w:eastAsia="ja-JP"/>
        </w:rPr>
        <w:t xml:space="preserve"> pada </w:t>
      </w:r>
      <w:proofErr w:type="spellStart"/>
      <w:r w:rsidRPr="00DB25C4">
        <w:rPr>
          <w:rFonts w:eastAsia="Times New Roman" w:cstheme="minorHAnsi"/>
          <w:i/>
          <w:iCs/>
          <w:lang w:val="en-ID" w:eastAsia="ja-JP"/>
        </w:rPr>
        <w:t>rubrik</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atau</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harkat</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penyekoran</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butir</w:t>
      </w:r>
      <w:proofErr w:type="spellEnd"/>
      <w:r w:rsidRPr="00DB25C4">
        <w:rPr>
          <w:rFonts w:eastAsia="Times New Roman" w:cstheme="minorHAnsi"/>
          <w:i/>
          <w:iCs/>
          <w:lang w:val="en-ID" w:eastAsia="ja-JP"/>
        </w:rPr>
        <w:t xml:space="preserve"> pada </w:t>
      </w:r>
      <w:proofErr w:type="spellStart"/>
      <w:r w:rsidRPr="00DB25C4">
        <w:rPr>
          <w:rFonts w:eastAsia="Times New Roman" w:cstheme="minorHAnsi"/>
          <w:i/>
          <w:iCs/>
          <w:lang w:val="en-ID" w:eastAsia="ja-JP"/>
        </w:rPr>
        <w:t>matrik</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penilaian</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Untuk</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memperoleh</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skor</w:t>
      </w:r>
      <w:proofErr w:type="spellEnd"/>
      <w:r w:rsidRPr="00DB25C4">
        <w:rPr>
          <w:rFonts w:eastAsia="Times New Roman" w:cstheme="minorHAnsi"/>
          <w:i/>
          <w:iCs/>
          <w:lang w:val="en-ID" w:eastAsia="ja-JP"/>
        </w:rPr>
        <w:t xml:space="preserve"> 4 </w:t>
      </w:r>
      <w:proofErr w:type="spellStart"/>
      <w:r w:rsidRPr="00DB25C4">
        <w:rPr>
          <w:rFonts w:eastAsia="Times New Roman" w:cstheme="minorHAnsi"/>
          <w:i/>
          <w:iCs/>
          <w:lang w:val="en-ID" w:eastAsia="ja-JP"/>
        </w:rPr>
        <w:t>hendaknya</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highlight w:val="yellow"/>
          <w:lang w:val="en-ID" w:eastAsia="ja-JP"/>
        </w:rPr>
        <w:t>ada</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evaluasi</w:t>
      </w:r>
      <w:proofErr w:type="spellEnd"/>
      <w:r w:rsidRPr="00DB25C4">
        <w:rPr>
          <w:rFonts w:eastAsia="Times New Roman" w:cstheme="minorHAnsi"/>
          <w:i/>
          <w:iCs/>
          <w:highlight w:val="yellow"/>
          <w:lang w:val="en-ID" w:eastAsia="ja-JP"/>
        </w:rPr>
        <w:t xml:space="preserve"> dan </w:t>
      </w:r>
      <w:proofErr w:type="spellStart"/>
      <w:r w:rsidRPr="00DB25C4">
        <w:rPr>
          <w:rFonts w:eastAsia="Times New Roman" w:cstheme="minorHAnsi"/>
          <w:i/>
          <w:iCs/>
          <w:highlight w:val="yellow"/>
          <w:lang w:val="en-ID" w:eastAsia="ja-JP"/>
        </w:rPr>
        <w:t>tindak</w:t>
      </w:r>
      <w:proofErr w:type="spellEnd"/>
      <w:r w:rsidRPr="00DB25C4">
        <w:rPr>
          <w:rFonts w:eastAsia="Times New Roman" w:cstheme="minorHAnsi"/>
          <w:i/>
          <w:iCs/>
          <w:highlight w:val="yellow"/>
          <w:lang w:val="en-ID" w:eastAsia="ja-JP"/>
        </w:rPr>
        <w:t xml:space="preserve"> </w:t>
      </w:r>
      <w:proofErr w:type="spellStart"/>
      <w:r w:rsidRPr="00DB25C4">
        <w:rPr>
          <w:rFonts w:eastAsia="Times New Roman" w:cstheme="minorHAnsi"/>
          <w:i/>
          <w:iCs/>
          <w:highlight w:val="yellow"/>
          <w:lang w:val="en-ID" w:eastAsia="ja-JP"/>
        </w:rPr>
        <w:t>lanjut</w:t>
      </w:r>
      <w:proofErr w:type="spellEnd"/>
      <w:r w:rsidRPr="00DB25C4">
        <w:rPr>
          <w:rFonts w:eastAsia="Times New Roman" w:cstheme="minorHAnsi"/>
          <w:i/>
          <w:iCs/>
          <w:lang w:val="en-ID" w:eastAsia="ja-JP"/>
        </w:rPr>
        <w:t xml:space="preserve"> yang </w:t>
      </w:r>
      <w:proofErr w:type="spellStart"/>
      <w:r w:rsidRPr="00DB25C4">
        <w:rPr>
          <w:rFonts w:eastAsia="Times New Roman" w:cstheme="minorHAnsi"/>
          <w:i/>
          <w:iCs/>
          <w:lang w:val="en-ID" w:eastAsia="ja-JP"/>
        </w:rPr>
        <w:t>telah</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diambil</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untuk</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meningkatkan</w:t>
      </w:r>
      <w:proofErr w:type="spellEnd"/>
      <w:r w:rsidRPr="00DB25C4">
        <w:rPr>
          <w:rFonts w:eastAsia="Times New Roman" w:cstheme="minorHAnsi"/>
          <w:i/>
          <w:iCs/>
          <w:lang w:val="en-ID" w:eastAsia="ja-JP"/>
        </w:rPr>
        <w:t xml:space="preserve"> </w:t>
      </w:r>
      <w:proofErr w:type="spellStart"/>
      <w:r w:rsidRPr="00DB25C4">
        <w:rPr>
          <w:rFonts w:eastAsia="Times New Roman" w:cstheme="minorHAnsi"/>
          <w:i/>
          <w:iCs/>
          <w:lang w:val="en-ID" w:eastAsia="ja-JP"/>
        </w:rPr>
        <w:t>kualitas</w:t>
      </w:r>
      <w:proofErr w:type="spellEnd"/>
      <w:r w:rsidRPr="00DB25C4">
        <w:rPr>
          <w:rFonts w:eastAsia="Times New Roman" w:cstheme="minorHAnsi"/>
          <w:i/>
          <w:iCs/>
          <w:lang w:val="en-ID" w:eastAsia="ja-JP"/>
        </w:rPr>
        <w:t xml:space="preserve"> tata </w:t>
      </w:r>
      <w:proofErr w:type="spellStart"/>
      <w:r w:rsidRPr="00DB25C4">
        <w:rPr>
          <w:rFonts w:eastAsia="Times New Roman" w:cstheme="minorHAnsi"/>
          <w:i/>
          <w:iCs/>
          <w:lang w:val="en-ID" w:eastAsia="ja-JP"/>
        </w:rPr>
        <w:t>kelola</w:t>
      </w:r>
      <w:proofErr w:type="spellEnd"/>
      <w:r w:rsidRPr="00DB25C4">
        <w:rPr>
          <w:rFonts w:eastAsia="Times New Roman" w:cstheme="minorHAnsi"/>
          <w:i/>
          <w:iCs/>
          <w:lang w:val="en-ID" w:eastAsia="ja-JP"/>
        </w:rPr>
        <w:t xml:space="preserve">, tata </w:t>
      </w:r>
      <w:proofErr w:type="spellStart"/>
      <w:r w:rsidRPr="00DB25C4">
        <w:rPr>
          <w:rFonts w:eastAsia="Times New Roman" w:cstheme="minorHAnsi"/>
          <w:i/>
          <w:iCs/>
          <w:lang w:val="en-ID" w:eastAsia="ja-JP"/>
        </w:rPr>
        <w:t>pamong</w:t>
      </w:r>
      <w:proofErr w:type="spellEnd"/>
      <w:r w:rsidRPr="00DB25C4">
        <w:rPr>
          <w:rFonts w:eastAsia="Times New Roman" w:cstheme="minorHAnsi"/>
          <w:i/>
          <w:iCs/>
          <w:lang w:val="en-ID" w:eastAsia="ja-JP"/>
        </w:rPr>
        <w:t xml:space="preserve">, dan </w:t>
      </w:r>
      <w:proofErr w:type="spellStart"/>
      <w:r w:rsidRPr="00DB25C4">
        <w:rPr>
          <w:rFonts w:eastAsia="Times New Roman" w:cstheme="minorHAnsi"/>
          <w:i/>
          <w:iCs/>
          <w:lang w:val="en-ID" w:eastAsia="ja-JP"/>
        </w:rPr>
        <w:t>kepemimpinan</w:t>
      </w:r>
      <w:proofErr w:type="spellEnd"/>
      <w:r w:rsidRPr="00DB25C4">
        <w:rPr>
          <w:rFonts w:eastAsia="Times New Roman" w:cstheme="minorHAnsi"/>
          <w:i/>
          <w:iCs/>
          <w:lang w:val="en-ID" w:eastAsia="ja-JP"/>
        </w:rPr>
        <w:t xml:space="preserve"> di UPPS</w:t>
      </w:r>
    </w:p>
    <w:p w14:paraId="62A157F7" w14:textId="77777777" w:rsidR="00EE2EA9" w:rsidRPr="00DB25C4" w:rsidRDefault="00EE2EA9" w:rsidP="00687314">
      <w:pPr>
        <w:autoSpaceDE w:val="0"/>
        <w:autoSpaceDN w:val="0"/>
        <w:adjustRightInd w:val="0"/>
        <w:spacing w:after="0" w:line="240" w:lineRule="auto"/>
        <w:rPr>
          <w:rFonts w:cstheme="minorHAnsi"/>
          <w:b/>
          <w:bCs/>
          <w:color w:val="000000"/>
          <w:lang w:val="en-ID"/>
        </w:rPr>
      </w:pPr>
    </w:p>
    <w:p w14:paraId="62B88096" w14:textId="77777777" w:rsidR="00EE2EA9" w:rsidRPr="00DB25C4" w:rsidRDefault="00EE2EA9" w:rsidP="00687314">
      <w:pPr>
        <w:autoSpaceDE w:val="0"/>
        <w:autoSpaceDN w:val="0"/>
        <w:adjustRightInd w:val="0"/>
        <w:spacing w:after="0" w:line="240" w:lineRule="auto"/>
        <w:rPr>
          <w:rFonts w:cstheme="minorHAnsi"/>
          <w:b/>
          <w:bCs/>
          <w:color w:val="000000"/>
        </w:rPr>
      </w:pPr>
    </w:p>
    <w:p w14:paraId="5B29DCDF" w14:textId="77777777" w:rsidR="00EE2EA9" w:rsidRPr="00DB25C4" w:rsidRDefault="00EE2EA9" w:rsidP="00687314">
      <w:pPr>
        <w:autoSpaceDE w:val="0"/>
        <w:autoSpaceDN w:val="0"/>
        <w:adjustRightInd w:val="0"/>
        <w:spacing w:after="0" w:line="240" w:lineRule="auto"/>
        <w:rPr>
          <w:rFonts w:cstheme="minorHAnsi"/>
          <w:b/>
          <w:bCs/>
          <w:color w:val="000000"/>
        </w:rPr>
      </w:pPr>
      <w:commentRangeStart w:id="34"/>
      <w:commentRangeStart w:id="35"/>
      <w:r w:rsidRPr="00DB25C4">
        <w:rPr>
          <w:rFonts w:cstheme="minorHAnsi"/>
          <w:b/>
          <w:bCs/>
          <w:color w:val="000000" w:themeColor="text1"/>
        </w:rPr>
        <w:t>2</w:t>
      </w:r>
      <w:commentRangeEnd w:id="34"/>
      <w:r w:rsidRPr="00DB25C4">
        <w:rPr>
          <w:rStyle w:val="CommentReference"/>
          <w:rFonts w:cstheme="minorHAnsi"/>
          <w:sz w:val="22"/>
          <w:szCs w:val="22"/>
        </w:rPr>
        <w:commentReference w:id="34"/>
      </w:r>
      <w:r w:rsidRPr="00DB25C4">
        <w:rPr>
          <w:rFonts w:cstheme="minorHAnsi"/>
          <w:b/>
          <w:bCs/>
          <w:color w:val="000000" w:themeColor="text1"/>
        </w:rPr>
        <w:t xml:space="preserve">.1.1 </w:t>
      </w:r>
      <w:proofErr w:type="spellStart"/>
      <w:r w:rsidRPr="00DB25C4">
        <w:rPr>
          <w:rFonts w:cstheme="minorHAnsi"/>
          <w:b/>
          <w:bCs/>
          <w:color w:val="000000" w:themeColor="text1"/>
        </w:rPr>
        <w:t>Kebijakan</w:t>
      </w:r>
      <w:commentRangeEnd w:id="35"/>
      <w:proofErr w:type="spellEnd"/>
      <w:r w:rsidRPr="00DB25C4">
        <w:rPr>
          <w:rStyle w:val="CommentReference"/>
          <w:rFonts w:cstheme="minorHAnsi"/>
          <w:sz w:val="22"/>
          <w:szCs w:val="22"/>
        </w:rPr>
        <w:commentReference w:id="35"/>
      </w:r>
    </w:p>
    <w:p w14:paraId="700B43CE" w14:textId="77777777" w:rsidR="00EE2EA9" w:rsidRPr="00DB25C4" w:rsidRDefault="00EE2EA9" w:rsidP="00687314">
      <w:pPr>
        <w:autoSpaceDE w:val="0"/>
        <w:autoSpaceDN w:val="0"/>
        <w:adjustRightInd w:val="0"/>
        <w:spacing w:after="0" w:line="240" w:lineRule="auto"/>
        <w:rPr>
          <w:rFonts w:cstheme="minorHAnsi"/>
          <w:color w:val="000000"/>
          <w:lang w:val="en-ID"/>
        </w:rPr>
      </w:pPr>
    </w:p>
    <w:p w14:paraId="7B352C25" w14:textId="77777777" w:rsidR="00EE2EA9" w:rsidRPr="00DB25C4" w:rsidRDefault="00EE2EA9" w:rsidP="00687314">
      <w:pPr>
        <w:autoSpaceDE w:val="0"/>
        <w:autoSpaceDN w:val="0"/>
        <w:adjustRightInd w:val="0"/>
        <w:spacing w:after="0" w:line="240" w:lineRule="auto"/>
        <w:rPr>
          <w:rFonts w:cstheme="minorHAnsi"/>
          <w:color w:val="000000"/>
        </w:rPr>
      </w:pPr>
      <w:proofErr w:type="spellStart"/>
      <w:r w:rsidRPr="00DB25C4">
        <w:rPr>
          <w:rFonts w:cstheme="minorHAnsi"/>
          <w:color w:val="000000"/>
        </w:rPr>
        <w:t>Kebijakan</w:t>
      </w:r>
      <w:proofErr w:type="spellEnd"/>
      <w:r w:rsidRPr="00DB25C4">
        <w:rPr>
          <w:rFonts w:cstheme="minorHAnsi"/>
          <w:color w:val="000000"/>
        </w:rPr>
        <w:t xml:space="preserve"> </w:t>
      </w:r>
      <w:proofErr w:type="spellStart"/>
      <w:r w:rsidRPr="00DB25C4">
        <w:rPr>
          <w:rFonts w:cstheme="minorHAnsi"/>
          <w:color w:val="000000"/>
        </w:rPr>
        <w:t>tentang</w:t>
      </w:r>
      <w:proofErr w:type="spellEnd"/>
      <w:r w:rsidRPr="00DB25C4">
        <w:rPr>
          <w:rFonts w:cstheme="minorHAnsi"/>
          <w:color w:val="000000"/>
        </w:rPr>
        <w:t xml:space="preserve"> tata </w:t>
      </w:r>
      <w:proofErr w:type="spellStart"/>
      <w:r w:rsidRPr="00DB25C4">
        <w:rPr>
          <w:rFonts w:cstheme="minorHAnsi"/>
          <w:color w:val="000000"/>
        </w:rPr>
        <w:t>pamong</w:t>
      </w:r>
      <w:proofErr w:type="spellEnd"/>
      <w:r w:rsidRPr="00DB25C4">
        <w:rPr>
          <w:rFonts w:cstheme="minorHAnsi"/>
          <w:color w:val="000000"/>
        </w:rPr>
        <w:t xml:space="preserve">, tata </w:t>
      </w:r>
      <w:proofErr w:type="spellStart"/>
      <w:r w:rsidRPr="00DB25C4">
        <w:rPr>
          <w:rFonts w:cstheme="minorHAnsi"/>
          <w:color w:val="000000"/>
        </w:rPr>
        <w:t>kelola</w:t>
      </w:r>
      <w:proofErr w:type="spellEnd"/>
      <w:r w:rsidRPr="00DB25C4">
        <w:rPr>
          <w:rFonts w:cstheme="minorHAnsi"/>
          <w:color w:val="000000"/>
        </w:rPr>
        <w:t xml:space="preserve">, dan </w:t>
      </w:r>
      <w:proofErr w:type="spellStart"/>
      <w:r w:rsidRPr="00DB25C4">
        <w:rPr>
          <w:rFonts w:cstheme="minorHAnsi"/>
          <w:color w:val="000000"/>
        </w:rPr>
        <w:t>kepemimpinan</w:t>
      </w:r>
      <w:proofErr w:type="spellEnd"/>
      <w:r w:rsidRPr="00DB25C4">
        <w:rPr>
          <w:rFonts w:cstheme="minorHAnsi"/>
          <w:color w:val="000000"/>
        </w:rPr>
        <w:t xml:space="preserve"> di </w:t>
      </w:r>
      <w:proofErr w:type="spellStart"/>
      <w:r w:rsidRPr="00DB25C4">
        <w:rPr>
          <w:rFonts w:cstheme="minorHAnsi"/>
          <w:color w:val="000000"/>
        </w:rPr>
        <w:t>Fakultas</w:t>
      </w:r>
      <w:proofErr w:type="spellEnd"/>
      <w:r w:rsidRPr="00DB25C4">
        <w:rPr>
          <w:rFonts w:cstheme="minorHAnsi"/>
          <w:color w:val="000000"/>
        </w:rPr>
        <w:t xml:space="preserve"> Bahasa dan Seni </w:t>
      </w:r>
      <w:proofErr w:type="spellStart"/>
      <w:r w:rsidRPr="00DB25C4">
        <w:rPr>
          <w:rFonts w:cstheme="minorHAnsi"/>
          <w:color w:val="000000"/>
        </w:rPr>
        <w:t>diatur</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ketentuan</w:t>
      </w:r>
      <w:proofErr w:type="spellEnd"/>
      <w:r w:rsidRPr="00DB25C4">
        <w:rPr>
          <w:rFonts w:cstheme="minorHAnsi"/>
          <w:color w:val="000000"/>
        </w:rPr>
        <w:t xml:space="preserve"> </w:t>
      </w:r>
      <w:proofErr w:type="spellStart"/>
      <w:r w:rsidRPr="00DB25C4">
        <w:rPr>
          <w:rFonts w:cstheme="minorHAnsi"/>
          <w:color w:val="000000"/>
        </w:rPr>
        <w:t>kebijakan</w:t>
      </w:r>
      <w:proofErr w:type="spellEnd"/>
      <w:r w:rsidRPr="00DB25C4">
        <w:rPr>
          <w:rFonts w:cstheme="minorHAnsi"/>
          <w:color w:val="000000"/>
        </w:rPr>
        <w:t xml:space="preserve"> </w:t>
      </w:r>
      <w:proofErr w:type="spellStart"/>
      <w:r w:rsidRPr="00DB25C4">
        <w:rPr>
          <w:rFonts w:cstheme="minorHAnsi"/>
          <w:color w:val="000000"/>
        </w:rPr>
        <w:t>sebagai</w:t>
      </w:r>
      <w:proofErr w:type="spellEnd"/>
      <w:r w:rsidRPr="00DB25C4">
        <w:rPr>
          <w:rFonts w:cstheme="minorHAnsi"/>
          <w:color w:val="000000"/>
        </w:rPr>
        <w:t xml:space="preserve"> </w:t>
      </w:r>
      <w:proofErr w:type="spellStart"/>
      <w:r w:rsidRPr="00DB25C4">
        <w:rPr>
          <w:rFonts w:cstheme="minorHAnsi"/>
          <w:color w:val="000000"/>
        </w:rPr>
        <w:t>berikut</w:t>
      </w:r>
      <w:proofErr w:type="spellEnd"/>
      <w:r w:rsidRPr="00DB25C4">
        <w:rPr>
          <w:rFonts w:cstheme="minorHAnsi"/>
          <w:color w:val="000000"/>
        </w:rPr>
        <w:t>.</w:t>
      </w:r>
    </w:p>
    <w:p w14:paraId="41EB8073" w14:textId="77777777" w:rsidR="00EE2EA9" w:rsidRPr="00DB25C4" w:rsidRDefault="00EE2EA9" w:rsidP="009F6099">
      <w:pPr>
        <w:pStyle w:val="ListParagraph"/>
        <w:numPr>
          <w:ilvl w:val="0"/>
          <w:numId w:val="57"/>
        </w:numPr>
        <w:autoSpaceDE w:val="0"/>
        <w:autoSpaceDN w:val="0"/>
        <w:adjustRightInd w:val="0"/>
        <w:spacing w:after="0" w:line="240" w:lineRule="auto"/>
        <w:rPr>
          <w:rFonts w:cstheme="minorHAnsi"/>
          <w:color w:val="000000"/>
          <w:lang w:val="en-ID"/>
        </w:rPr>
      </w:pPr>
      <w:proofErr w:type="spellStart"/>
      <w:r w:rsidRPr="00DB25C4">
        <w:rPr>
          <w:rFonts w:cstheme="minorHAnsi"/>
          <w:color w:val="000000"/>
        </w:rPr>
        <w:t>Statuta</w:t>
      </w:r>
      <w:proofErr w:type="spellEnd"/>
      <w:r w:rsidRPr="00DB25C4">
        <w:rPr>
          <w:rFonts w:cstheme="minorHAnsi"/>
          <w:color w:val="000000"/>
        </w:rPr>
        <w:t xml:space="preserve"> Universitas Ma Chung 2019</w:t>
      </w:r>
      <w:r w:rsidRPr="00DB25C4">
        <w:rPr>
          <w:rFonts w:cstheme="minorHAnsi"/>
          <w:color w:val="000000"/>
          <w:lang w:val="en-ID"/>
        </w:rPr>
        <w:t> </w:t>
      </w:r>
    </w:p>
    <w:p w14:paraId="02ABA31C" w14:textId="77777777" w:rsidR="00EE2EA9" w:rsidRPr="00DB25C4" w:rsidRDefault="00EE2EA9" w:rsidP="009F6099">
      <w:pPr>
        <w:pStyle w:val="ListParagraph"/>
        <w:numPr>
          <w:ilvl w:val="0"/>
          <w:numId w:val="58"/>
        </w:numPr>
        <w:autoSpaceDE w:val="0"/>
        <w:autoSpaceDN w:val="0"/>
        <w:adjustRightInd w:val="0"/>
        <w:spacing w:after="0" w:line="240" w:lineRule="auto"/>
        <w:rPr>
          <w:rFonts w:cstheme="minorHAnsi"/>
          <w:color w:val="000000"/>
          <w:lang w:val="en-ID"/>
        </w:rPr>
      </w:pPr>
      <w:r w:rsidRPr="00DB25C4">
        <w:rPr>
          <w:rFonts w:cstheme="minorHAnsi"/>
          <w:color w:val="000000"/>
        </w:rPr>
        <w:t xml:space="preserve">Surat Keputusan </w:t>
      </w:r>
      <w:proofErr w:type="spellStart"/>
      <w:r w:rsidRPr="00DB25C4">
        <w:rPr>
          <w:rFonts w:cstheme="minorHAnsi"/>
          <w:color w:val="000000"/>
        </w:rPr>
        <w:t>Rektor</w:t>
      </w:r>
      <w:proofErr w:type="spellEnd"/>
      <w:r w:rsidRPr="00DB25C4">
        <w:rPr>
          <w:rFonts w:cstheme="minorHAnsi"/>
          <w:color w:val="000000"/>
        </w:rPr>
        <w:t xml:space="preserve"> </w:t>
      </w:r>
      <w:proofErr w:type="spellStart"/>
      <w:r w:rsidRPr="00DB25C4">
        <w:rPr>
          <w:rFonts w:cstheme="minorHAnsi"/>
          <w:color w:val="000000"/>
        </w:rPr>
        <w:t>Nomor</w:t>
      </w:r>
      <w:proofErr w:type="spellEnd"/>
      <w:r w:rsidRPr="00DB25C4">
        <w:rPr>
          <w:rFonts w:cstheme="minorHAnsi"/>
          <w:color w:val="000000"/>
        </w:rPr>
        <w:t xml:space="preserve"> 006/MACHUNG/SK-REK/XII/2015 </w:t>
      </w:r>
      <w:proofErr w:type="spellStart"/>
      <w:r w:rsidRPr="00DB25C4">
        <w:rPr>
          <w:rFonts w:cstheme="minorHAnsi"/>
          <w:color w:val="000000"/>
        </w:rPr>
        <w:t>tentang</w:t>
      </w:r>
      <w:proofErr w:type="spellEnd"/>
      <w:r w:rsidRPr="00DB25C4">
        <w:rPr>
          <w:rFonts w:cstheme="minorHAnsi"/>
          <w:color w:val="000000"/>
        </w:rPr>
        <w:t xml:space="preserve"> </w:t>
      </w:r>
      <w:proofErr w:type="spellStart"/>
      <w:r w:rsidRPr="00DB25C4">
        <w:rPr>
          <w:rFonts w:cstheme="minorHAnsi"/>
          <w:color w:val="000000"/>
        </w:rPr>
        <w:t>Peraturan</w:t>
      </w:r>
      <w:proofErr w:type="spellEnd"/>
      <w:r w:rsidRPr="00DB25C4">
        <w:rPr>
          <w:rFonts w:cstheme="minorHAnsi"/>
          <w:color w:val="000000"/>
        </w:rPr>
        <w:t xml:space="preserve"> </w:t>
      </w:r>
      <w:proofErr w:type="spellStart"/>
      <w:r w:rsidRPr="00DB25C4">
        <w:rPr>
          <w:rFonts w:cstheme="minorHAnsi"/>
          <w:color w:val="000000"/>
        </w:rPr>
        <w:t>Pengelolaan</w:t>
      </w:r>
      <w:proofErr w:type="spellEnd"/>
      <w:r w:rsidRPr="00DB25C4">
        <w:rPr>
          <w:rFonts w:cstheme="minorHAnsi"/>
          <w:color w:val="000000"/>
        </w:rPr>
        <w:t xml:space="preserve"> </w:t>
      </w:r>
      <w:proofErr w:type="spellStart"/>
      <w:r w:rsidRPr="00DB25C4">
        <w:rPr>
          <w:rFonts w:cstheme="minorHAnsi"/>
          <w:color w:val="000000"/>
        </w:rPr>
        <w:t>Sumber</w:t>
      </w:r>
      <w:proofErr w:type="spellEnd"/>
      <w:r w:rsidRPr="00DB25C4">
        <w:rPr>
          <w:rFonts w:cstheme="minorHAnsi"/>
          <w:color w:val="000000"/>
        </w:rPr>
        <w:t xml:space="preserve"> Daya </w:t>
      </w:r>
      <w:proofErr w:type="spellStart"/>
      <w:r w:rsidRPr="00DB25C4">
        <w:rPr>
          <w:rFonts w:cstheme="minorHAnsi"/>
          <w:color w:val="000000"/>
        </w:rPr>
        <w:t>Manusia</w:t>
      </w:r>
      <w:proofErr w:type="spellEnd"/>
      <w:r w:rsidRPr="00DB25C4">
        <w:rPr>
          <w:rFonts w:cstheme="minorHAnsi"/>
          <w:color w:val="000000"/>
        </w:rPr>
        <w:t xml:space="preserve"> </w:t>
      </w:r>
      <w:proofErr w:type="spellStart"/>
      <w:r w:rsidRPr="00DB25C4">
        <w:rPr>
          <w:rFonts w:cstheme="minorHAnsi"/>
          <w:color w:val="000000"/>
        </w:rPr>
        <w:t>tertanggal</w:t>
      </w:r>
      <w:proofErr w:type="spellEnd"/>
      <w:r w:rsidRPr="00DB25C4">
        <w:rPr>
          <w:rFonts w:cstheme="minorHAnsi"/>
          <w:color w:val="000000"/>
        </w:rPr>
        <w:t xml:space="preserve"> 7 </w:t>
      </w:r>
      <w:proofErr w:type="spellStart"/>
      <w:r w:rsidRPr="00DB25C4">
        <w:rPr>
          <w:rFonts w:cstheme="minorHAnsi"/>
          <w:color w:val="000000"/>
        </w:rPr>
        <w:t>Desember</w:t>
      </w:r>
      <w:proofErr w:type="spellEnd"/>
      <w:r w:rsidRPr="00DB25C4">
        <w:rPr>
          <w:rFonts w:cstheme="minorHAnsi"/>
          <w:color w:val="000000"/>
        </w:rPr>
        <w:t xml:space="preserve"> 2015</w:t>
      </w:r>
      <w:r w:rsidRPr="00DB25C4">
        <w:rPr>
          <w:rFonts w:cstheme="minorHAnsi"/>
          <w:color w:val="000000"/>
          <w:lang w:val="en-ID"/>
        </w:rPr>
        <w:t> </w:t>
      </w:r>
    </w:p>
    <w:p w14:paraId="0D9D08CC" w14:textId="77777777" w:rsidR="00EE2EA9" w:rsidRPr="00DB25C4" w:rsidRDefault="00EE2EA9" w:rsidP="009F6099">
      <w:pPr>
        <w:pStyle w:val="ListParagraph"/>
        <w:numPr>
          <w:ilvl w:val="0"/>
          <w:numId w:val="59"/>
        </w:numPr>
        <w:autoSpaceDE w:val="0"/>
        <w:autoSpaceDN w:val="0"/>
        <w:adjustRightInd w:val="0"/>
        <w:spacing w:after="0" w:line="240" w:lineRule="auto"/>
        <w:rPr>
          <w:rFonts w:cstheme="minorHAnsi"/>
          <w:color w:val="000000"/>
          <w:lang w:val="en-ID"/>
        </w:rPr>
      </w:pPr>
      <w:r w:rsidRPr="00DB25C4">
        <w:rPr>
          <w:rFonts w:cstheme="minorHAnsi"/>
          <w:color w:val="000000"/>
        </w:rPr>
        <w:t xml:space="preserve">Surat Keputusan </w:t>
      </w:r>
      <w:proofErr w:type="spellStart"/>
      <w:r w:rsidRPr="00DB25C4">
        <w:rPr>
          <w:rFonts w:cstheme="minorHAnsi"/>
          <w:color w:val="000000"/>
        </w:rPr>
        <w:t>Rektor</w:t>
      </w:r>
      <w:proofErr w:type="spellEnd"/>
      <w:r w:rsidRPr="00DB25C4">
        <w:rPr>
          <w:rFonts w:cstheme="minorHAnsi"/>
          <w:color w:val="000000"/>
        </w:rPr>
        <w:t xml:space="preserve"> </w:t>
      </w:r>
      <w:proofErr w:type="spellStart"/>
      <w:r w:rsidRPr="00DB25C4">
        <w:rPr>
          <w:rFonts w:cstheme="minorHAnsi"/>
          <w:color w:val="000000"/>
        </w:rPr>
        <w:t>Nomor</w:t>
      </w:r>
      <w:proofErr w:type="spellEnd"/>
      <w:r w:rsidRPr="00DB25C4">
        <w:rPr>
          <w:rFonts w:cstheme="minorHAnsi"/>
          <w:color w:val="000000"/>
        </w:rPr>
        <w:t xml:space="preserve"> 0082/MACHUNG/SK-REK/VIII/2010 </w:t>
      </w:r>
      <w:proofErr w:type="spellStart"/>
      <w:r w:rsidRPr="00DB25C4">
        <w:rPr>
          <w:rFonts w:cstheme="minorHAnsi"/>
          <w:color w:val="000000"/>
        </w:rPr>
        <w:t>tentang</w:t>
      </w:r>
      <w:proofErr w:type="spellEnd"/>
      <w:r w:rsidRPr="00DB25C4">
        <w:rPr>
          <w:rFonts w:cstheme="minorHAnsi"/>
          <w:color w:val="000000"/>
        </w:rPr>
        <w:t xml:space="preserve"> </w:t>
      </w:r>
      <w:proofErr w:type="spellStart"/>
      <w:r w:rsidRPr="00DB25C4">
        <w:rPr>
          <w:rFonts w:cstheme="minorHAnsi"/>
          <w:color w:val="000000"/>
        </w:rPr>
        <w:t>Tunjangan</w:t>
      </w:r>
      <w:proofErr w:type="spellEnd"/>
      <w:r w:rsidRPr="00DB25C4">
        <w:rPr>
          <w:rFonts w:cstheme="minorHAnsi"/>
          <w:color w:val="000000"/>
        </w:rPr>
        <w:t xml:space="preserve"> </w:t>
      </w:r>
      <w:proofErr w:type="spellStart"/>
      <w:r w:rsidRPr="00DB25C4">
        <w:rPr>
          <w:rFonts w:cstheme="minorHAnsi"/>
          <w:color w:val="000000"/>
        </w:rPr>
        <w:t>Finansial</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Jabatan</w:t>
      </w:r>
      <w:proofErr w:type="spellEnd"/>
      <w:r w:rsidRPr="00DB25C4">
        <w:rPr>
          <w:rFonts w:cstheme="minorHAnsi"/>
          <w:color w:val="000000"/>
        </w:rPr>
        <w:t xml:space="preserve"> </w:t>
      </w:r>
      <w:proofErr w:type="spellStart"/>
      <w:r w:rsidRPr="00DB25C4">
        <w:rPr>
          <w:rFonts w:cstheme="minorHAnsi"/>
          <w:color w:val="000000"/>
        </w:rPr>
        <w:t>Rangkap</w:t>
      </w:r>
      <w:proofErr w:type="spellEnd"/>
      <w:r w:rsidRPr="00DB25C4">
        <w:rPr>
          <w:rFonts w:cstheme="minorHAnsi"/>
          <w:color w:val="000000"/>
        </w:rPr>
        <w:t xml:space="preserve"> di Universitas Ma Chung </w:t>
      </w:r>
      <w:proofErr w:type="spellStart"/>
      <w:r w:rsidRPr="00DB25C4">
        <w:rPr>
          <w:rFonts w:cstheme="minorHAnsi"/>
          <w:color w:val="000000"/>
        </w:rPr>
        <w:t>tertanggal</w:t>
      </w:r>
      <w:proofErr w:type="spellEnd"/>
      <w:r w:rsidRPr="00DB25C4">
        <w:rPr>
          <w:rFonts w:cstheme="minorHAnsi"/>
          <w:color w:val="000000"/>
        </w:rPr>
        <w:t xml:space="preserve"> 3 </w:t>
      </w:r>
      <w:proofErr w:type="spellStart"/>
      <w:r w:rsidRPr="00DB25C4">
        <w:rPr>
          <w:rFonts w:cstheme="minorHAnsi"/>
          <w:color w:val="000000"/>
        </w:rPr>
        <w:t>Agustus</w:t>
      </w:r>
      <w:proofErr w:type="spellEnd"/>
      <w:r w:rsidRPr="00DB25C4">
        <w:rPr>
          <w:rFonts w:cstheme="minorHAnsi"/>
          <w:color w:val="000000"/>
        </w:rPr>
        <w:t xml:space="preserve"> 2010. </w:t>
      </w:r>
      <w:r w:rsidRPr="00DB25C4">
        <w:rPr>
          <w:rFonts w:cstheme="minorHAnsi"/>
          <w:color w:val="000000"/>
          <w:lang w:val="en-ID"/>
        </w:rPr>
        <w:t> </w:t>
      </w:r>
    </w:p>
    <w:p w14:paraId="5C672040" w14:textId="77777777" w:rsidR="00EE2EA9" w:rsidRPr="00DB25C4" w:rsidRDefault="00EE2EA9" w:rsidP="009F6099">
      <w:pPr>
        <w:pStyle w:val="ListParagraph"/>
        <w:numPr>
          <w:ilvl w:val="0"/>
          <w:numId w:val="60"/>
        </w:numPr>
        <w:autoSpaceDE w:val="0"/>
        <w:autoSpaceDN w:val="0"/>
        <w:adjustRightInd w:val="0"/>
        <w:spacing w:after="0" w:line="240" w:lineRule="auto"/>
        <w:rPr>
          <w:rFonts w:cstheme="minorHAnsi"/>
          <w:color w:val="000000"/>
          <w:lang w:val="en-ID"/>
        </w:rPr>
      </w:pPr>
      <w:r w:rsidRPr="00DB25C4">
        <w:rPr>
          <w:rFonts w:cstheme="minorHAnsi"/>
          <w:color w:val="000000"/>
        </w:rPr>
        <w:t xml:space="preserve">Surat Keputusan </w:t>
      </w:r>
      <w:proofErr w:type="spellStart"/>
      <w:r w:rsidRPr="00DB25C4">
        <w:rPr>
          <w:rFonts w:cstheme="minorHAnsi"/>
          <w:color w:val="000000"/>
        </w:rPr>
        <w:t>Rektor</w:t>
      </w:r>
      <w:proofErr w:type="spellEnd"/>
      <w:r w:rsidRPr="00DB25C4">
        <w:rPr>
          <w:rFonts w:cstheme="minorHAnsi"/>
          <w:color w:val="000000"/>
        </w:rPr>
        <w:t xml:space="preserve"> </w:t>
      </w:r>
      <w:proofErr w:type="spellStart"/>
      <w:r w:rsidRPr="00DB25C4">
        <w:rPr>
          <w:rFonts w:cstheme="minorHAnsi"/>
          <w:color w:val="000000"/>
        </w:rPr>
        <w:t>Nomor</w:t>
      </w:r>
      <w:proofErr w:type="spellEnd"/>
      <w:r w:rsidRPr="00DB25C4">
        <w:rPr>
          <w:rFonts w:cstheme="minorHAnsi"/>
          <w:color w:val="000000"/>
        </w:rPr>
        <w:t xml:space="preserve"> 0001/MACHUNG/SK-REK/I/2020 </w:t>
      </w:r>
      <w:proofErr w:type="spellStart"/>
      <w:r w:rsidRPr="00DB25C4">
        <w:rPr>
          <w:rFonts w:cstheme="minorHAnsi"/>
          <w:color w:val="000000"/>
        </w:rPr>
        <w:t>tentang</w:t>
      </w:r>
      <w:proofErr w:type="spellEnd"/>
      <w:r w:rsidRPr="00DB25C4">
        <w:rPr>
          <w:rFonts w:cstheme="minorHAnsi"/>
          <w:color w:val="000000"/>
        </w:rPr>
        <w:t xml:space="preserve"> </w:t>
      </w:r>
      <w:proofErr w:type="spellStart"/>
      <w:r w:rsidRPr="00DB25C4">
        <w:rPr>
          <w:rFonts w:cstheme="minorHAnsi"/>
          <w:color w:val="000000"/>
        </w:rPr>
        <w:t>Peraturan</w:t>
      </w:r>
      <w:proofErr w:type="spellEnd"/>
      <w:r w:rsidRPr="00DB25C4">
        <w:rPr>
          <w:rFonts w:cstheme="minorHAnsi"/>
          <w:color w:val="000000"/>
        </w:rPr>
        <w:t xml:space="preserve"> </w:t>
      </w:r>
      <w:proofErr w:type="spellStart"/>
      <w:r w:rsidRPr="00DB25C4">
        <w:rPr>
          <w:rFonts w:cstheme="minorHAnsi"/>
          <w:color w:val="000000"/>
        </w:rPr>
        <w:t>Organisasi</w:t>
      </w:r>
      <w:proofErr w:type="spellEnd"/>
      <w:r w:rsidRPr="00DB25C4">
        <w:rPr>
          <w:rFonts w:cstheme="minorHAnsi"/>
          <w:color w:val="000000"/>
        </w:rPr>
        <w:t xml:space="preserve"> dan Tata </w:t>
      </w:r>
      <w:proofErr w:type="spellStart"/>
      <w:r w:rsidRPr="00DB25C4">
        <w:rPr>
          <w:rFonts w:cstheme="minorHAnsi"/>
          <w:color w:val="000000"/>
        </w:rPr>
        <w:t>Kerja</w:t>
      </w:r>
      <w:proofErr w:type="spellEnd"/>
      <w:r w:rsidRPr="00DB25C4">
        <w:rPr>
          <w:rFonts w:cstheme="minorHAnsi"/>
          <w:color w:val="000000"/>
        </w:rPr>
        <w:t xml:space="preserve"> Universitas Ma Chung </w:t>
      </w:r>
      <w:proofErr w:type="spellStart"/>
      <w:r w:rsidRPr="00DB25C4">
        <w:rPr>
          <w:rFonts w:cstheme="minorHAnsi"/>
          <w:color w:val="000000"/>
        </w:rPr>
        <w:t>tertanggal</w:t>
      </w:r>
      <w:proofErr w:type="spellEnd"/>
      <w:r w:rsidRPr="00DB25C4">
        <w:rPr>
          <w:rFonts w:cstheme="minorHAnsi"/>
          <w:color w:val="000000"/>
        </w:rPr>
        <w:t xml:space="preserve"> 03 </w:t>
      </w:r>
      <w:proofErr w:type="spellStart"/>
      <w:r w:rsidRPr="00DB25C4">
        <w:rPr>
          <w:rFonts w:cstheme="minorHAnsi"/>
          <w:color w:val="000000"/>
        </w:rPr>
        <w:t>Januari</w:t>
      </w:r>
      <w:proofErr w:type="spellEnd"/>
      <w:r w:rsidRPr="00DB25C4">
        <w:rPr>
          <w:rFonts w:cstheme="minorHAnsi"/>
          <w:color w:val="000000"/>
        </w:rPr>
        <w:t xml:space="preserve"> 2020. </w:t>
      </w:r>
      <w:r w:rsidRPr="00DB25C4">
        <w:rPr>
          <w:rFonts w:cstheme="minorHAnsi"/>
          <w:color w:val="000000"/>
          <w:lang w:val="en-ID"/>
        </w:rPr>
        <w:t> </w:t>
      </w:r>
    </w:p>
    <w:p w14:paraId="7B4D132F" w14:textId="77777777" w:rsidR="00EE2EA9" w:rsidRPr="00DB25C4" w:rsidRDefault="00EE2EA9" w:rsidP="009F6099">
      <w:pPr>
        <w:pStyle w:val="ListParagraph"/>
        <w:numPr>
          <w:ilvl w:val="0"/>
          <w:numId w:val="61"/>
        </w:numPr>
        <w:autoSpaceDE w:val="0"/>
        <w:autoSpaceDN w:val="0"/>
        <w:adjustRightInd w:val="0"/>
        <w:spacing w:after="0" w:line="240" w:lineRule="auto"/>
        <w:rPr>
          <w:rFonts w:cstheme="minorHAnsi"/>
          <w:color w:val="000000"/>
          <w:lang w:val="en-ID"/>
        </w:rPr>
      </w:pPr>
      <w:r w:rsidRPr="00DB25C4">
        <w:rPr>
          <w:rFonts w:cstheme="minorHAnsi"/>
          <w:color w:val="000000"/>
        </w:rPr>
        <w:t xml:space="preserve">Surat Keputusan </w:t>
      </w:r>
      <w:proofErr w:type="spellStart"/>
      <w:r w:rsidRPr="00DB25C4">
        <w:rPr>
          <w:rFonts w:cstheme="minorHAnsi"/>
          <w:color w:val="000000"/>
        </w:rPr>
        <w:t>Rektor</w:t>
      </w:r>
      <w:proofErr w:type="spellEnd"/>
      <w:r w:rsidRPr="00DB25C4">
        <w:rPr>
          <w:rFonts w:cstheme="minorHAnsi"/>
          <w:color w:val="000000"/>
        </w:rPr>
        <w:t xml:space="preserve"> </w:t>
      </w:r>
      <w:proofErr w:type="spellStart"/>
      <w:r w:rsidRPr="00DB25C4">
        <w:rPr>
          <w:rFonts w:cstheme="minorHAnsi"/>
          <w:color w:val="000000"/>
        </w:rPr>
        <w:t>Nomor</w:t>
      </w:r>
      <w:proofErr w:type="spellEnd"/>
      <w:r w:rsidRPr="00DB25C4">
        <w:rPr>
          <w:rFonts w:cstheme="minorHAnsi"/>
          <w:color w:val="000000"/>
        </w:rPr>
        <w:t xml:space="preserve"> 0002/MACHUNG/SK-REK/I/2020 </w:t>
      </w:r>
      <w:proofErr w:type="spellStart"/>
      <w:r w:rsidRPr="00DB25C4">
        <w:rPr>
          <w:rFonts w:cstheme="minorHAnsi"/>
          <w:color w:val="000000"/>
        </w:rPr>
        <w:t>tentang</w:t>
      </w:r>
      <w:proofErr w:type="spellEnd"/>
      <w:r w:rsidRPr="00DB25C4">
        <w:rPr>
          <w:rFonts w:cstheme="minorHAnsi"/>
          <w:color w:val="000000"/>
        </w:rPr>
        <w:t xml:space="preserve"> </w:t>
      </w:r>
      <w:proofErr w:type="spellStart"/>
      <w:r w:rsidRPr="00DB25C4">
        <w:rPr>
          <w:rFonts w:cstheme="minorHAnsi"/>
          <w:color w:val="000000"/>
        </w:rPr>
        <w:t>Peraturan</w:t>
      </w:r>
      <w:proofErr w:type="spellEnd"/>
      <w:r w:rsidRPr="00DB25C4">
        <w:rPr>
          <w:rFonts w:cstheme="minorHAnsi"/>
          <w:color w:val="000000"/>
        </w:rPr>
        <w:t xml:space="preserve"> </w:t>
      </w:r>
      <w:proofErr w:type="spellStart"/>
      <w:r w:rsidRPr="00DB25C4">
        <w:rPr>
          <w:rFonts w:cstheme="minorHAnsi"/>
          <w:color w:val="000000"/>
        </w:rPr>
        <w:t>Jabatan</w:t>
      </w:r>
      <w:proofErr w:type="spellEnd"/>
      <w:r w:rsidRPr="00DB25C4">
        <w:rPr>
          <w:rFonts w:cstheme="minorHAnsi"/>
          <w:color w:val="000000"/>
        </w:rPr>
        <w:t xml:space="preserve"> di </w:t>
      </w:r>
      <w:proofErr w:type="spellStart"/>
      <w:r w:rsidRPr="00DB25C4">
        <w:rPr>
          <w:rFonts w:cstheme="minorHAnsi"/>
          <w:color w:val="000000"/>
        </w:rPr>
        <w:t>Lingkungan</w:t>
      </w:r>
      <w:proofErr w:type="spellEnd"/>
      <w:r w:rsidRPr="00DB25C4">
        <w:rPr>
          <w:rFonts w:cstheme="minorHAnsi"/>
          <w:color w:val="000000"/>
        </w:rPr>
        <w:t xml:space="preserve"> Universitas Ma Chung</w:t>
      </w:r>
      <w:r w:rsidRPr="00DB25C4">
        <w:rPr>
          <w:rFonts w:cstheme="minorHAnsi"/>
          <w:color w:val="000000"/>
          <w:lang w:val="en-ID"/>
        </w:rPr>
        <w:t> </w:t>
      </w:r>
    </w:p>
    <w:p w14:paraId="56E5ED68" w14:textId="77777777" w:rsidR="00EE2EA9" w:rsidRPr="00DB25C4" w:rsidRDefault="00EE2EA9" w:rsidP="009F6099">
      <w:pPr>
        <w:pStyle w:val="ListParagraph"/>
        <w:numPr>
          <w:ilvl w:val="0"/>
          <w:numId w:val="62"/>
        </w:numPr>
        <w:autoSpaceDE w:val="0"/>
        <w:autoSpaceDN w:val="0"/>
        <w:adjustRightInd w:val="0"/>
        <w:spacing w:after="0" w:line="240" w:lineRule="auto"/>
        <w:rPr>
          <w:rFonts w:cstheme="minorHAnsi"/>
          <w:color w:val="000000"/>
          <w:highlight w:val="yellow"/>
          <w:lang w:val="en-ID"/>
        </w:rPr>
      </w:pPr>
      <w:commentRangeStart w:id="37"/>
      <w:r w:rsidRPr="00DB25C4">
        <w:rPr>
          <w:rFonts w:cstheme="minorHAnsi"/>
          <w:color w:val="000000" w:themeColor="text1"/>
          <w:highlight w:val="cyan"/>
        </w:rPr>
        <w:t xml:space="preserve">Surat Keputusan </w:t>
      </w:r>
      <w:proofErr w:type="spellStart"/>
      <w:r w:rsidRPr="00DB25C4">
        <w:rPr>
          <w:rFonts w:cstheme="minorHAnsi"/>
          <w:color w:val="000000" w:themeColor="text1"/>
          <w:highlight w:val="cyan"/>
        </w:rPr>
        <w:t>Rektor</w:t>
      </w:r>
      <w:proofErr w:type="spellEnd"/>
      <w:r w:rsidRPr="00DB25C4">
        <w:rPr>
          <w:rFonts w:cstheme="minorHAnsi"/>
          <w:color w:val="000000" w:themeColor="text1"/>
          <w:highlight w:val="cyan"/>
        </w:rPr>
        <w:t xml:space="preserve"> </w:t>
      </w:r>
      <w:proofErr w:type="spellStart"/>
      <w:r w:rsidRPr="00DB25C4">
        <w:rPr>
          <w:rFonts w:cstheme="minorHAnsi"/>
          <w:color w:val="000000" w:themeColor="text1"/>
          <w:highlight w:val="cyan"/>
        </w:rPr>
        <w:t>Nomor</w:t>
      </w:r>
      <w:proofErr w:type="spellEnd"/>
      <w:r w:rsidRPr="00DB25C4">
        <w:rPr>
          <w:rFonts w:cstheme="minorHAnsi"/>
          <w:color w:val="000000" w:themeColor="text1"/>
          <w:highlight w:val="cyan"/>
        </w:rPr>
        <w:t xml:space="preserve"> </w:t>
      </w:r>
      <w:hyperlink r:id="rId25">
        <w:r w:rsidRPr="00DB25C4">
          <w:rPr>
            <w:rStyle w:val="Hyperlink"/>
            <w:rFonts w:cstheme="minorHAnsi"/>
            <w:highlight w:val="cyan"/>
          </w:rPr>
          <w:t>0001/MACHUNG/SK-REK/I/2020</w:t>
        </w:r>
      </w:hyperlink>
      <w:r w:rsidRPr="00DB25C4">
        <w:rPr>
          <w:rFonts w:cstheme="minorHAnsi"/>
          <w:color w:val="000000" w:themeColor="text1"/>
          <w:highlight w:val="cyan"/>
        </w:rPr>
        <w:t xml:space="preserve"> </w:t>
      </w:r>
      <w:proofErr w:type="spellStart"/>
      <w:r w:rsidRPr="00DB25C4">
        <w:rPr>
          <w:rFonts w:cstheme="minorHAnsi"/>
          <w:color w:val="000000" w:themeColor="text1"/>
          <w:highlight w:val="cyan"/>
        </w:rPr>
        <w:t>tentang</w:t>
      </w:r>
      <w:proofErr w:type="spellEnd"/>
      <w:r w:rsidRPr="00DB25C4">
        <w:rPr>
          <w:rFonts w:cstheme="minorHAnsi"/>
          <w:color w:val="000000" w:themeColor="text1"/>
          <w:highlight w:val="cyan"/>
        </w:rPr>
        <w:t xml:space="preserve"> </w:t>
      </w:r>
      <w:proofErr w:type="spellStart"/>
      <w:r w:rsidRPr="00DB25C4">
        <w:rPr>
          <w:rFonts w:cstheme="minorHAnsi"/>
          <w:color w:val="000000" w:themeColor="text1"/>
          <w:highlight w:val="cyan"/>
        </w:rPr>
        <w:t>Organisasi</w:t>
      </w:r>
      <w:proofErr w:type="spellEnd"/>
      <w:r w:rsidRPr="00DB25C4">
        <w:rPr>
          <w:rFonts w:cstheme="minorHAnsi"/>
          <w:color w:val="000000" w:themeColor="text1"/>
          <w:highlight w:val="cyan"/>
        </w:rPr>
        <w:t xml:space="preserve"> dan Tata </w:t>
      </w:r>
      <w:proofErr w:type="spellStart"/>
      <w:r w:rsidRPr="00DB25C4">
        <w:rPr>
          <w:rFonts w:cstheme="minorHAnsi"/>
          <w:color w:val="000000" w:themeColor="text1"/>
          <w:highlight w:val="cyan"/>
        </w:rPr>
        <w:t>Kerja</w:t>
      </w:r>
      <w:proofErr w:type="spellEnd"/>
      <w:r w:rsidRPr="00DB25C4">
        <w:rPr>
          <w:rFonts w:cstheme="minorHAnsi"/>
          <w:color w:val="000000" w:themeColor="text1"/>
          <w:highlight w:val="cyan"/>
        </w:rPr>
        <w:t xml:space="preserve"> di </w:t>
      </w:r>
      <w:proofErr w:type="spellStart"/>
      <w:r w:rsidRPr="00DB25C4">
        <w:rPr>
          <w:rFonts w:cstheme="minorHAnsi"/>
          <w:color w:val="000000" w:themeColor="text1"/>
          <w:highlight w:val="cyan"/>
        </w:rPr>
        <w:t>Lingkungan</w:t>
      </w:r>
      <w:proofErr w:type="spellEnd"/>
      <w:r w:rsidRPr="00DB25C4">
        <w:rPr>
          <w:rFonts w:cstheme="minorHAnsi"/>
          <w:color w:val="000000" w:themeColor="text1"/>
          <w:highlight w:val="cyan"/>
        </w:rPr>
        <w:t xml:space="preserve"> Universitas Ma Chung </w:t>
      </w:r>
      <w:proofErr w:type="spellStart"/>
      <w:r w:rsidRPr="00DB25C4">
        <w:rPr>
          <w:rFonts w:cstheme="minorHAnsi"/>
          <w:color w:val="000000" w:themeColor="text1"/>
          <w:highlight w:val="cyan"/>
        </w:rPr>
        <w:t>tertanggal</w:t>
      </w:r>
      <w:proofErr w:type="spellEnd"/>
      <w:r w:rsidRPr="00DB25C4">
        <w:rPr>
          <w:rFonts w:cstheme="minorHAnsi"/>
          <w:color w:val="000000" w:themeColor="text1"/>
          <w:highlight w:val="cyan"/>
        </w:rPr>
        <w:t xml:space="preserve"> 6 </w:t>
      </w:r>
      <w:proofErr w:type="spellStart"/>
      <w:r w:rsidRPr="00DB25C4">
        <w:rPr>
          <w:rFonts w:cstheme="minorHAnsi"/>
          <w:color w:val="000000" w:themeColor="text1"/>
          <w:highlight w:val="cyan"/>
        </w:rPr>
        <w:t>Januari</w:t>
      </w:r>
      <w:proofErr w:type="spellEnd"/>
      <w:r w:rsidRPr="00DB25C4">
        <w:rPr>
          <w:rFonts w:cstheme="minorHAnsi"/>
          <w:color w:val="000000" w:themeColor="text1"/>
          <w:highlight w:val="cyan"/>
        </w:rPr>
        <w:t xml:space="preserve"> 2020</w:t>
      </w:r>
      <w:commentRangeEnd w:id="37"/>
      <w:r w:rsidRPr="00DB25C4">
        <w:rPr>
          <w:rStyle w:val="CommentReference"/>
          <w:rFonts w:cstheme="minorHAnsi"/>
          <w:sz w:val="22"/>
          <w:szCs w:val="22"/>
        </w:rPr>
        <w:commentReference w:id="37"/>
      </w:r>
    </w:p>
    <w:p w14:paraId="4DD18805" w14:textId="77777777" w:rsidR="00EE2EA9" w:rsidRPr="00DB25C4" w:rsidRDefault="00EE2EA9" w:rsidP="009F6099">
      <w:pPr>
        <w:pStyle w:val="ListParagraph"/>
        <w:numPr>
          <w:ilvl w:val="0"/>
          <w:numId w:val="63"/>
        </w:numPr>
        <w:autoSpaceDE w:val="0"/>
        <w:autoSpaceDN w:val="0"/>
        <w:adjustRightInd w:val="0"/>
        <w:spacing w:after="0" w:line="240" w:lineRule="auto"/>
        <w:rPr>
          <w:rFonts w:cstheme="minorHAnsi"/>
          <w:color w:val="000000"/>
          <w:highlight w:val="yellow"/>
          <w:lang w:val="en-ID"/>
        </w:rPr>
      </w:pPr>
      <w:commentRangeStart w:id="38"/>
      <w:r w:rsidRPr="00DB25C4">
        <w:rPr>
          <w:rFonts w:cstheme="minorHAnsi"/>
          <w:color w:val="000000" w:themeColor="text1"/>
          <w:highlight w:val="cyan"/>
        </w:rPr>
        <w:t xml:space="preserve">Surat Keputusan </w:t>
      </w:r>
      <w:proofErr w:type="spellStart"/>
      <w:r w:rsidRPr="00DB25C4">
        <w:rPr>
          <w:rFonts w:cstheme="minorHAnsi"/>
          <w:color w:val="000000" w:themeColor="text1"/>
          <w:highlight w:val="cyan"/>
        </w:rPr>
        <w:t>Dekan</w:t>
      </w:r>
      <w:proofErr w:type="spellEnd"/>
      <w:r w:rsidRPr="00DB25C4">
        <w:rPr>
          <w:rFonts w:cstheme="minorHAnsi"/>
          <w:color w:val="000000" w:themeColor="text1"/>
          <w:highlight w:val="cyan"/>
        </w:rPr>
        <w:t xml:space="preserve"> </w:t>
      </w:r>
      <w:proofErr w:type="spellStart"/>
      <w:r w:rsidRPr="00DB25C4">
        <w:rPr>
          <w:rFonts w:cstheme="minorHAnsi"/>
          <w:color w:val="000000" w:themeColor="text1"/>
          <w:highlight w:val="cyan"/>
        </w:rPr>
        <w:t>Nomor</w:t>
      </w:r>
      <w:proofErr w:type="spellEnd"/>
      <w:r w:rsidRPr="00DB25C4">
        <w:rPr>
          <w:rFonts w:cstheme="minorHAnsi"/>
          <w:color w:val="000000" w:themeColor="text1"/>
          <w:highlight w:val="cyan"/>
        </w:rPr>
        <w:t xml:space="preserve"> </w:t>
      </w:r>
      <w:hyperlink r:id="rId26">
        <w:r w:rsidRPr="00DB25C4">
          <w:rPr>
            <w:rStyle w:val="Hyperlink"/>
            <w:rFonts w:cstheme="minorHAnsi"/>
            <w:highlight w:val="cyan"/>
          </w:rPr>
          <w:t>0009/MACHUNG/FBS/SK-DEK/III/2023</w:t>
        </w:r>
      </w:hyperlink>
      <w:r w:rsidRPr="00DB25C4">
        <w:rPr>
          <w:rFonts w:cstheme="minorHAnsi"/>
          <w:color w:val="000000" w:themeColor="text1"/>
          <w:highlight w:val="cyan"/>
        </w:rPr>
        <w:t> </w:t>
      </w:r>
      <w:proofErr w:type="spellStart"/>
      <w:r w:rsidRPr="00DB25C4">
        <w:rPr>
          <w:rFonts w:cstheme="minorHAnsi"/>
          <w:color w:val="000000" w:themeColor="text1"/>
          <w:highlight w:val="cyan"/>
        </w:rPr>
        <w:t>tentang</w:t>
      </w:r>
      <w:proofErr w:type="spellEnd"/>
      <w:r w:rsidRPr="00DB25C4">
        <w:rPr>
          <w:rFonts w:cstheme="minorHAnsi"/>
          <w:color w:val="000000" w:themeColor="text1"/>
          <w:highlight w:val="cyan"/>
        </w:rPr>
        <w:t xml:space="preserve"> </w:t>
      </w:r>
      <w:proofErr w:type="spellStart"/>
      <w:r w:rsidRPr="00DB25C4">
        <w:rPr>
          <w:rFonts w:cstheme="minorHAnsi"/>
          <w:color w:val="000000" w:themeColor="text1"/>
          <w:highlight w:val="cyan"/>
        </w:rPr>
        <w:t>Organisasi</w:t>
      </w:r>
      <w:proofErr w:type="spellEnd"/>
      <w:r w:rsidRPr="00DB25C4">
        <w:rPr>
          <w:rFonts w:cstheme="minorHAnsi"/>
          <w:color w:val="000000" w:themeColor="text1"/>
          <w:highlight w:val="cyan"/>
        </w:rPr>
        <w:t xml:space="preserve"> dan Tata </w:t>
      </w:r>
      <w:proofErr w:type="spellStart"/>
      <w:r w:rsidRPr="00DB25C4">
        <w:rPr>
          <w:rFonts w:cstheme="minorHAnsi"/>
          <w:color w:val="000000" w:themeColor="text1"/>
          <w:highlight w:val="cyan"/>
        </w:rPr>
        <w:t>Kerja</w:t>
      </w:r>
      <w:proofErr w:type="spellEnd"/>
      <w:r w:rsidRPr="00DB25C4">
        <w:rPr>
          <w:rFonts w:cstheme="minorHAnsi"/>
          <w:color w:val="000000" w:themeColor="text1"/>
          <w:highlight w:val="cyan"/>
        </w:rPr>
        <w:t xml:space="preserve"> di </w:t>
      </w:r>
      <w:proofErr w:type="spellStart"/>
      <w:r w:rsidRPr="00DB25C4">
        <w:rPr>
          <w:rFonts w:cstheme="minorHAnsi"/>
          <w:color w:val="000000" w:themeColor="text1"/>
          <w:highlight w:val="cyan"/>
        </w:rPr>
        <w:t>Lingkungan</w:t>
      </w:r>
      <w:proofErr w:type="spellEnd"/>
      <w:r w:rsidRPr="00DB25C4">
        <w:rPr>
          <w:rFonts w:cstheme="minorHAnsi"/>
          <w:color w:val="000000" w:themeColor="text1"/>
          <w:highlight w:val="cyan"/>
        </w:rPr>
        <w:t xml:space="preserve"> </w:t>
      </w:r>
      <w:proofErr w:type="spellStart"/>
      <w:r w:rsidRPr="00DB25C4">
        <w:rPr>
          <w:rFonts w:cstheme="minorHAnsi"/>
          <w:color w:val="000000" w:themeColor="text1"/>
          <w:highlight w:val="cyan"/>
        </w:rPr>
        <w:t>Fakultas</w:t>
      </w:r>
      <w:proofErr w:type="spellEnd"/>
      <w:r w:rsidRPr="00DB25C4">
        <w:rPr>
          <w:rFonts w:cstheme="minorHAnsi"/>
          <w:color w:val="000000" w:themeColor="text1"/>
          <w:highlight w:val="cyan"/>
        </w:rPr>
        <w:t xml:space="preserve"> Bahasa dan Seni</w:t>
      </w:r>
      <w:commentRangeEnd w:id="38"/>
      <w:r w:rsidRPr="00DB25C4">
        <w:rPr>
          <w:rStyle w:val="CommentReference"/>
          <w:rFonts w:cstheme="minorHAnsi"/>
          <w:sz w:val="22"/>
          <w:szCs w:val="22"/>
        </w:rPr>
        <w:commentReference w:id="38"/>
      </w:r>
    </w:p>
    <w:p w14:paraId="7A5C0E77" w14:textId="77777777" w:rsidR="00EE2EA9" w:rsidRPr="00DB25C4" w:rsidRDefault="00EE2EA9" w:rsidP="009F6099">
      <w:pPr>
        <w:pStyle w:val="ListParagraph"/>
        <w:numPr>
          <w:ilvl w:val="0"/>
          <w:numId w:val="64"/>
        </w:numPr>
        <w:autoSpaceDE w:val="0"/>
        <w:autoSpaceDN w:val="0"/>
        <w:adjustRightInd w:val="0"/>
        <w:spacing w:after="0" w:line="240" w:lineRule="auto"/>
        <w:rPr>
          <w:rFonts w:cstheme="minorHAnsi"/>
          <w:color w:val="000000"/>
          <w:lang w:val="en-ID"/>
        </w:rPr>
      </w:pPr>
      <w:r w:rsidRPr="00DB25C4">
        <w:rPr>
          <w:rFonts w:cstheme="minorHAnsi"/>
          <w:color w:val="000000"/>
        </w:rPr>
        <w:lastRenderedPageBreak/>
        <w:t xml:space="preserve">Surat Keputusan </w:t>
      </w:r>
      <w:proofErr w:type="spellStart"/>
      <w:r w:rsidRPr="00DB25C4">
        <w:rPr>
          <w:rFonts w:cstheme="minorHAnsi"/>
          <w:color w:val="000000"/>
        </w:rPr>
        <w:t>Rektor</w:t>
      </w:r>
      <w:proofErr w:type="spellEnd"/>
      <w:r w:rsidRPr="00DB25C4">
        <w:rPr>
          <w:rFonts w:cstheme="minorHAnsi"/>
          <w:color w:val="000000"/>
        </w:rPr>
        <w:t xml:space="preserve"> </w:t>
      </w:r>
      <w:proofErr w:type="spellStart"/>
      <w:r w:rsidRPr="00DB25C4">
        <w:rPr>
          <w:rFonts w:cstheme="minorHAnsi"/>
          <w:color w:val="000000"/>
        </w:rPr>
        <w:t>Nomor</w:t>
      </w:r>
      <w:proofErr w:type="spellEnd"/>
      <w:r w:rsidRPr="00DB25C4">
        <w:rPr>
          <w:rFonts w:cstheme="minorHAnsi"/>
          <w:color w:val="000000"/>
        </w:rPr>
        <w:t xml:space="preserve"> 0060B/MACHUNG/SK-REK/X/2019 </w:t>
      </w:r>
      <w:proofErr w:type="spellStart"/>
      <w:r w:rsidRPr="00DB25C4">
        <w:rPr>
          <w:rFonts w:cstheme="minorHAnsi"/>
          <w:color w:val="000000"/>
        </w:rPr>
        <w:t>tentang</w:t>
      </w:r>
      <w:proofErr w:type="spellEnd"/>
      <w:r w:rsidRPr="00DB25C4">
        <w:rPr>
          <w:rFonts w:cstheme="minorHAnsi"/>
          <w:color w:val="000000"/>
        </w:rPr>
        <w:t xml:space="preserve"> </w:t>
      </w:r>
      <w:proofErr w:type="spellStart"/>
      <w:r w:rsidRPr="00DB25C4">
        <w:rPr>
          <w:rFonts w:cstheme="minorHAnsi"/>
          <w:color w:val="000000"/>
        </w:rPr>
        <w:t>Pedoman</w:t>
      </w:r>
      <w:proofErr w:type="spellEnd"/>
      <w:r w:rsidRPr="00DB25C4">
        <w:rPr>
          <w:rFonts w:cstheme="minorHAnsi"/>
          <w:color w:val="000000"/>
        </w:rPr>
        <w:t xml:space="preserve"> </w:t>
      </w:r>
      <w:proofErr w:type="spellStart"/>
      <w:r w:rsidRPr="00DB25C4">
        <w:rPr>
          <w:rFonts w:cstheme="minorHAnsi"/>
          <w:color w:val="000000"/>
        </w:rPr>
        <w:t>Perencanaan</w:t>
      </w:r>
      <w:proofErr w:type="spellEnd"/>
      <w:r w:rsidRPr="00DB25C4">
        <w:rPr>
          <w:rFonts w:cstheme="minorHAnsi"/>
          <w:color w:val="000000"/>
        </w:rPr>
        <w:t xml:space="preserve"> dan </w:t>
      </w:r>
      <w:proofErr w:type="spellStart"/>
      <w:r w:rsidRPr="00DB25C4">
        <w:rPr>
          <w:rFonts w:cstheme="minorHAnsi"/>
          <w:color w:val="000000"/>
        </w:rPr>
        <w:t>Pengembangan</w:t>
      </w:r>
      <w:proofErr w:type="spellEnd"/>
      <w:r w:rsidRPr="00DB25C4">
        <w:rPr>
          <w:rFonts w:cstheme="minorHAnsi"/>
          <w:color w:val="000000"/>
        </w:rPr>
        <w:t xml:space="preserve"> Kerjasama Universitas Ma Chung</w:t>
      </w:r>
      <w:r w:rsidRPr="00DB25C4">
        <w:rPr>
          <w:rFonts w:cstheme="minorHAnsi"/>
          <w:color w:val="000000"/>
          <w:lang w:val="en-ID"/>
        </w:rPr>
        <w:t> </w:t>
      </w:r>
    </w:p>
    <w:p w14:paraId="38A3E597" w14:textId="77777777" w:rsidR="00EE2EA9" w:rsidRPr="00DB25C4" w:rsidRDefault="00EE2EA9" w:rsidP="009F6099">
      <w:pPr>
        <w:pStyle w:val="ListParagraph"/>
        <w:numPr>
          <w:ilvl w:val="0"/>
          <w:numId w:val="65"/>
        </w:numPr>
        <w:autoSpaceDE w:val="0"/>
        <w:autoSpaceDN w:val="0"/>
        <w:adjustRightInd w:val="0"/>
        <w:spacing w:after="0" w:line="240" w:lineRule="auto"/>
        <w:rPr>
          <w:rFonts w:cstheme="minorHAnsi"/>
          <w:color w:val="000000"/>
          <w:lang w:val="en-ID"/>
        </w:rPr>
      </w:pPr>
      <w:r w:rsidRPr="00DB25C4">
        <w:rPr>
          <w:rFonts w:cstheme="minorHAnsi"/>
          <w:color w:val="000000"/>
        </w:rPr>
        <w:t xml:space="preserve">Surat Keputusan </w:t>
      </w:r>
      <w:proofErr w:type="spellStart"/>
      <w:r w:rsidRPr="00DB25C4">
        <w:rPr>
          <w:rFonts w:cstheme="minorHAnsi"/>
          <w:color w:val="000000"/>
        </w:rPr>
        <w:t>Kebijakan</w:t>
      </w:r>
      <w:proofErr w:type="spellEnd"/>
      <w:r w:rsidRPr="00DB25C4">
        <w:rPr>
          <w:rFonts w:cstheme="minorHAnsi"/>
          <w:color w:val="000000"/>
        </w:rPr>
        <w:t xml:space="preserve"> SPMI Universitas Ma Chung SK no. 0011/MACHUNG/SK-SENAT/XII/2017.</w:t>
      </w:r>
      <w:r w:rsidRPr="00DB25C4">
        <w:rPr>
          <w:rFonts w:cstheme="minorHAnsi"/>
          <w:color w:val="000000"/>
          <w:lang w:val="en-ID"/>
        </w:rPr>
        <w:t> </w:t>
      </w:r>
    </w:p>
    <w:p w14:paraId="02AB9D2A" w14:textId="77777777" w:rsidR="00EE2EA9" w:rsidRPr="00DB25C4" w:rsidRDefault="00EE2EA9" w:rsidP="009F6099">
      <w:pPr>
        <w:pStyle w:val="ListParagraph"/>
        <w:numPr>
          <w:ilvl w:val="0"/>
          <w:numId w:val="66"/>
        </w:numPr>
        <w:autoSpaceDE w:val="0"/>
        <w:autoSpaceDN w:val="0"/>
        <w:adjustRightInd w:val="0"/>
        <w:spacing w:after="0" w:line="240" w:lineRule="auto"/>
        <w:jc w:val="both"/>
        <w:rPr>
          <w:rFonts w:cstheme="minorHAnsi"/>
          <w:color w:val="000000"/>
        </w:rPr>
      </w:pPr>
      <w:r w:rsidRPr="00DB25C4">
        <w:rPr>
          <w:rFonts w:cstheme="minorHAnsi"/>
          <w:color w:val="000000"/>
        </w:rPr>
        <w:t xml:space="preserve">Keputusan </w:t>
      </w:r>
      <w:proofErr w:type="spellStart"/>
      <w:r w:rsidRPr="00DB25C4">
        <w:rPr>
          <w:rFonts w:cstheme="minorHAnsi"/>
          <w:color w:val="000000"/>
        </w:rPr>
        <w:t>Senat</w:t>
      </w:r>
      <w:proofErr w:type="spellEnd"/>
      <w:r w:rsidRPr="00DB25C4">
        <w:rPr>
          <w:rFonts w:cstheme="minorHAnsi"/>
          <w:color w:val="000000"/>
        </w:rPr>
        <w:t xml:space="preserve"> </w:t>
      </w:r>
      <w:proofErr w:type="spellStart"/>
      <w:r w:rsidRPr="00DB25C4">
        <w:rPr>
          <w:rFonts w:cstheme="minorHAnsi"/>
          <w:color w:val="000000"/>
        </w:rPr>
        <w:t>Akademik</w:t>
      </w:r>
      <w:proofErr w:type="spellEnd"/>
      <w:r w:rsidRPr="00DB25C4">
        <w:rPr>
          <w:rFonts w:cstheme="minorHAnsi"/>
          <w:color w:val="000000"/>
        </w:rPr>
        <w:t xml:space="preserve"> Universitas Ma Chung 0010/SK-SENAT/XII/2017 </w:t>
      </w:r>
      <w:proofErr w:type="spellStart"/>
      <w:r w:rsidRPr="00DB25C4">
        <w:rPr>
          <w:rFonts w:cstheme="minorHAnsi"/>
          <w:color w:val="000000"/>
        </w:rPr>
        <w:t>tentang</w:t>
      </w:r>
      <w:proofErr w:type="spellEnd"/>
      <w:r w:rsidRPr="00DB25C4">
        <w:rPr>
          <w:rFonts w:cstheme="minorHAnsi"/>
          <w:color w:val="000000"/>
        </w:rPr>
        <w:t xml:space="preserve"> </w:t>
      </w:r>
      <w:proofErr w:type="spellStart"/>
      <w:r w:rsidRPr="00DB25C4">
        <w:rPr>
          <w:rFonts w:cstheme="minorHAnsi"/>
          <w:color w:val="000000"/>
        </w:rPr>
        <w:t>Standar</w:t>
      </w:r>
      <w:proofErr w:type="spellEnd"/>
      <w:r w:rsidRPr="00DB25C4">
        <w:rPr>
          <w:rFonts w:cstheme="minorHAnsi"/>
          <w:color w:val="000000"/>
        </w:rPr>
        <w:t xml:space="preserve"> </w:t>
      </w:r>
      <w:proofErr w:type="spellStart"/>
      <w:r w:rsidRPr="00DB25C4">
        <w:rPr>
          <w:rFonts w:cstheme="minorHAnsi"/>
          <w:color w:val="000000"/>
        </w:rPr>
        <w:t>Mutu</w:t>
      </w:r>
      <w:proofErr w:type="spellEnd"/>
      <w:r w:rsidRPr="00DB25C4">
        <w:rPr>
          <w:rFonts w:cstheme="minorHAnsi"/>
          <w:color w:val="000000"/>
        </w:rPr>
        <w:t xml:space="preserve"> Universitas Ma Chung.  </w:t>
      </w:r>
    </w:p>
    <w:p w14:paraId="0CB8F66E" w14:textId="77777777" w:rsidR="00EE2EA9" w:rsidRPr="00DB25C4" w:rsidRDefault="00EE2EA9" w:rsidP="009F6099">
      <w:pPr>
        <w:pStyle w:val="ListParagraph"/>
        <w:numPr>
          <w:ilvl w:val="0"/>
          <w:numId w:val="67"/>
        </w:numPr>
        <w:autoSpaceDE w:val="0"/>
        <w:autoSpaceDN w:val="0"/>
        <w:adjustRightInd w:val="0"/>
        <w:spacing w:after="0" w:line="240" w:lineRule="auto"/>
        <w:jc w:val="both"/>
        <w:rPr>
          <w:rFonts w:cstheme="minorHAnsi"/>
          <w:color w:val="000000"/>
        </w:rPr>
      </w:pPr>
      <w:proofErr w:type="spellStart"/>
      <w:r w:rsidRPr="00DB25C4">
        <w:rPr>
          <w:rFonts w:cstheme="minorHAnsi"/>
          <w:color w:val="000000"/>
        </w:rPr>
        <w:t>Standar</w:t>
      </w:r>
      <w:proofErr w:type="spellEnd"/>
      <w:r w:rsidRPr="00DB25C4">
        <w:rPr>
          <w:rFonts w:cstheme="minorHAnsi"/>
          <w:color w:val="000000"/>
        </w:rPr>
        <w:t xml:space="preserve"> </w:t>
      </w:r>
      <w:proofErr w:type="spellStart"/>
      <w:r w:rsidRPr="00DB25C4">
        <w:rPr>
          <w:rFonts w:cstheme="minorHAnsi"/>
          <w:color w:val="000000"/>
        </w:rPr>
        <w:t>Akademik</w:t>
      </w:r>
      <w:proofErr w:type="spellEnd"/>
      <w:r w:rsidRPr="00DB25C4">
        <w:rPr>
          <w:rFonts w:cstheme="minorHAnsi"/>
          <w:color w:val="000000"/>
        </w:rPr>
        <w:t xml:space="preserve"> Universitas Ma Chung SK </w:t>
      </w:r>
      <w:proofErr w:type="spellStart"/>
      <w:r w:rsidRPr="00DB25C4">
        <w:rPr>
          <w:rFonts w:cstheme="minorHAnsi"/>
          <w:color w:val="000000"/>
        </w:rPr>
        <w:t>Senat</w:t>
      </w:r>
      <w:proofErr w:type="spellEnd"/>
      <w:r w:rsidRPr="00DB25C4">
        <w:rPr>
          <w:rFonts w:cstheme="minorHAnsi"/>
          <w:color w:val="000000"/>
        </w:rPr>
        <w:t xml:space="preserve"> Universitas No. 021A/MACHUNG/SK-SENAT/VIII/2015   </w:t>
      </w:r>
    </w:p>
    <w:p w14:paraId="2ED286D9" w14:textId="77777777" w:rsidR="00EE2EA9" w:rsidRPr="00DB25C4" w:rsidRDefault="00EE2EA9" w:rsidP="009F6099">
      <w:pPr>
        <w:pStyle w:val="ListParagraph"/>
        <w:numPr>
          <w:ilvl w:val="0"/>
          <w:numId w:val="68"/>
        </w:numPr>
        <w:autoSpaceDE w:val="0"/>
        <w:autoSpaceDN w:val="0"/>
        <w:adjustRightInd w:val="0"/>
        <w:spacing w:after="0" w:line="240" w:lineRule="auto"/>
        <w:jc w:val="both"/>
        <w:rPr>
          <w:rFonts w:cstheme="minorHAnsi"/>
          <w:color w:val="000000"/>
        </w:rPr>
      </w:pPr>
      <w:proofErr w:type="spellStart"/>
      <w:r w:rsidRPr="00DB25C4">
        <w:rPr>
          <w:rFonts w:cstheme="minorHAnsi"/>
          <w:color w:val="000000"/>
        </w:rPr>
        <w:t>Standar</w:t>
      </w:r>
      <w:proofErr w:type="spellEnd"/>
      <w:r w:rsidRPr="00DB25C4">
        <w:rPr>
          <w:rFonts w:cstheme="minorHAnsi"/>
          <w:color w:val="000000"/>
        </w:rPr>
        <w:t xml:space="preserve"> Non </w:t>
      </w:r>
      <w:proofErr w:type="spellStart"/>
      <w:r w:rsidRPr="00DB25C4">
        <w:rPr>
          <w:rFonts w:cstheme="minorHAnsi"/>
          <w:color w:val="000000"/>
        </w:rPr>
        <w:t>Akademik</w:t>
      </w:r>
      <w:proofErr w:type="spellEnd"/>
      <w:r w:rsidRPr="00DB25C4">
        <w:rPr>
          <w:rFonts w:cstheme="minorHAnsi"/>
          <w:color w:val="000000"/>
        </w:rPr>
        <w:t xml:space="preserve"> Universitas Ma Chung: SK </w:t>
      </w:r>
      <w:proofErr w:type="spellStart"/>
      <w:r w:rsidRPr="00DB25C4">
        <w:rPr>
          <w:rFonts w:cstheme="minorHAnsi"/>
          <w:color w:val="000000"/>
        </w:rPr>
        <w:t>Rektor</w:t>
      </w:r>
      <w:proofErr w:type="spellEnd"/>
      <w:r w:rsidRPr="00DB25C4">
        <w:rPr>
          <w:rFonts w:cstheme="minorHAnsi"/>
          <w:color w:val="000000"/>
        </w:rPr>
        <w:t xml:space="preserve"> Universitas </w:t>
      </w:r>
      <w:proofErr w:type="spellStart"/>
      <w:r w:rsidRPr="00DB25C4">
        <w:rPr>
          <w:rFonts w:cstheme="minorHAnsi"/>
          <w:color w:val="000000"/>
        </w:rPr>
        <w:t>Nomor</w:t>
      </w:r>
      <w:proofErr w:type="spellEnd"/>
      <w:r w:rsidRPr="00DB25C4">
        <w:rPr>
          <w:rFonts w:cstheme="minorHAnsi"/>
          <w:color w:val="000000"/>
        </w:rPr>
        <w:t xml:space="preserve"> 0042B/MACHUNG/SK-REK/VIII/2015 </w:t>
      </w:r>
    </w:p>
    <w:p w14:paraId="5D8BF5BB" w14:textId="77777777" w:rsidR="00EE2EA9" w:rsidRPr="00DB25C4" w:rsidRDefault="00EE2EA9" w:rsidP="00687314">
      <w:pPr>
        <w:pStyle w:val="ListParagraph"/>
        <w:autoSpaceDE w:val="0"/>
        <w:autoSpaceDN w:val="0"/>
        <w:adjustRightInd w:val="0"/>
        <w:spacing w:after="0" w:line="240" w:lineRule="auto"/>
        <w:jc w:val="both"/>
        <w:rPr>
          <w:rFonts w:cstheme="minorHAnsi"/>
          <w:color w:val="000000"/>
          <w:highlight w:val="yellow"/>
        </w:rPr>
      </w:pPr>
    </w:p>
    <w:p w14:paraId="5D5EFFC1" w14:textId="77777777" w:rsidR="00EE2EA9" w:rsidRPr="00DB25C4" w:rsidRDefault="00EE2EA9" w:rsidP="00687314">
      <w:pPr>
        <w:autoSpaceDE w:val="0"/>
        <w:autoSpaceDN w:val="0"/>
        <w:adjustRightInd w:val="0"/>
        <w:spacing w:after="0" w:line="240" w:lineRule="auto"/>
        <w:rPr>
          <w:rFonts w:cstheme="minorHAnsi"/>
          <w:b/>
          <w:bCs/>
          <w:color w:val="000000"/>
        </w:rPr>
      </w:pPr>
      <w:r w:rsidRPr="00DB25C4">
        <w:rPr>
          <w:rFonts w:cstheme="minorHAnsi"/>
          <w:b/>
          <w:bCs/>
          <w:color w:val="000000"/>
        </w:rPr>
        <w:t xml:space="preserve">2.1.2 </w:t>
      </w:r>
      <w:proofErr w:type="spellStart"/>
      <w:r w:rsidRPr="00DB25C4">
        <w:rPr>
          <w:rFonts w:cstheme="minorHAnsi"/>
          <w:b/>
          <w:bCs/>
          <w:color w:val="000000"/>
        </w:rPr>
        <w:t>Pelaksanaan</w:t>
      </w:r>
      <w:proofErr w:type="spellEnd"/>
      <w:r w:rsidRPr="00DB25C4">
        <w:rPr>
          <w:rFonts w:cstheme="minorHAnsi"/>
          <w:b/>
          <w:bCs/>
          <w:color w:val="000000"/>
        </w:rPr>
        <w:t xml:space="preserve"> </w:t>
      </w:r>
    </w:p>
    <w:p w14:paraId="2086782A" w14:textId="77777777" w:rsidR="00EE2EA9" w:rsidRPr="00DB25C4" w:rsidRDefault="00EE2EA9" w:rsidP="00687314">
      <w:pPr>
        <w:autoSpaceDE w:val="0"/>
        <w:autoSpaceDN w:val="0"/>
        <w:adjustRightInd w:val="0"/>
        <w:spacing w:after="0" w:line="240" w:lineRule="auto"/>
        <w:rPr>
          <w:rFonts w:cstheme="minorHAnsi"/>
          <w:b/>
          <w:bCs/>
          <w:color w:val="000000"/>
        </w:rPr>
      </w:pPr>
      <w:r w:rsidRPr="00DB25C4">
        <w:rPr>
          <w:rFonts w:cstheme="minorHAnsi"/>
          <w:b/>
          <w:bCs/>
          <w:color w:val="000000"/>
        </w:rPr>
        <w:t xml:space="preserve">2.1.2.1 Tata </w:t>
      </w:r>
      <w:proofErr w:type="spellStart"/>
      <w:r w:rsidRPr="00DB25C4">
        <w:rPr>
          <w:rFonts w:cstheme="minorHAnsi"/>
          <w:b/>
          <w:bCs/>
          <w:color w:val="000000"/>
        </w:rPr>
        <w:t>Pamong</w:t>
      </w:r>
      <w:proofErr w:type="spellEnd"/>
    </w:p>
    <w:p w14:paraId="61BCB00F" w14:textId="77777777" w:rsidR="00EE2EA9" w:rsidRPr="00DB25C4" w:rsidRDefault="00EE2EA9" w:rsidP="00687314">
      <w:pPr>
        <w:autoSpaceDE w:val="0"/>
        <w:autoSpaceDN w:val="0"/>
        <w:adjustRightInd w:val="0"/>
        <w:spacing w:after="0" w:line="240" w:lineRule="auto"/>
        <w:rPr>
          <w:rFonts w:cstheme="minorHAnsi"/>
          <w:color w:val="000000"/>
        </w:rPr>
      </w:pPr>
      <w:proofErr w:type="spellStart"/>
      <w:r w:rsidRPr="00DB25C4">
        <w:rPr>
          <w:rFonts w:cstheme="minorHAnsi"/>
          <w:color w:val="000000" w:themeColor="text1"/>
        </w:rPr>
        <w:t>Perwujudan</w:t>
      </w:r>
      <w:proofErr w:type="spellEnd"/>
      <w:r w:rsidRPr="00DB25C4">
        <w:rPr>
          <w:rFonts w:cstheme="minorHAnsi"/>
          <w:color w:val="000000" w:themeColor="text1"/>
        </w:rPr>
        <w:t xml:space="preserve"> </w:t>
      </w:r>
      <w:r w:rsidRPr="00DB25C4">
        <w:rPr>
          <w:rFonts w:cstheme="minorHAnsi"/>
          <w:i/>
          <w:iCs/>
          <w:color w:val="000000" w:themeColor="text1"/>
        </w:rPr>
        <w:t>good governance</w:t>
      </w:r>
      <w:r w:rsidRPr="00DB25C4">
        <w:rPr>
          <w:rFonts w:cstheme="minorHAnsi"/>
          <w:color w:val="000000" w:themeColor="text1"/>
        </w:rPr>
        <w:t xml:space="preserve"> di FBS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struktur</w:t>
      </w:r>
      <w:proofErr w:type="spellEnd"/>
      <w:r w:rsidRPr="00DB25C4">
        <w:rPr>
          <w:rFonts w:cstheme="minorHAnsi"/>
          <w:color w:val="000000" w:themeColor="text1"/>
        </w:rPr>
        <w:t xml:space="preserve"> </w:t>
      </w:r>
      <w:proofErr w:type="spellStart"/>
      <w:r w:rsidRPr="00DB25C4">
        <w:rPr>
          <w:rFonts w:cstheme="minorHAnsi"/>
          <w:color w:val="000000" w:themeColor="text1"/>
        </w:rPr>
        <w:t>organisasi</w:t>
      </w:r>
      <w:proofErr w:type="spellEnd"/>
      <w:r w:rsidRPr="00DB25C4">
        <w:rPr>
          <w:rFonts w:cstheme="minorHAnsi"/>
          <w:color w:val="000000" w:themeColor="text1"/>
        </w:rPr>
        <w:t xml:space="preserve"> dan tata </w:t>
      </w:r>
      <w:proofErr w:type="spellStart"/>
      <w:r w:rsidRPr="00DB25C4">
        <w:rPr>
          <w:rFonts w:cstheme="minorHAnsi"/>
          <w:color w:val="000000" w:themeColor="text1"/>
        </w:rPr>
        <w:t>pamong</w:t>
      </w:r>
      <w:proofErr w:type="spellEnd"/>
      <w:r w:rsidRPr="00DB25C4">
        <w:rPr>
          <w:rFonts w:cstheme="minorHAnsi"/>
          <w:color w:val="000000" w:themeColor="text1"/>
        </w:rPr>
        <w:t xml:space="preserve"> yang </w:t>
      </w:r>
      <w:proofErr w:type="spellStart"/>
      <w:r w:rsidRPr="00DB25C4">
        <w:rPr>
          <w:rFonts w:cstheme="minorHAnsi"/>
          <w:color w:val="000000" w:themeColor="text1"/>
        </w:rPr>
        <w:t>lengkap</w:t>
      </w:r>
      <w:proofErr w:type="spellEnd"/>
      <w:r w:rsidRPr="00DB25C4">
        <w:rPr>
          <w:rFonts w:cstheme="minorHAnsi"/>
          <w:color w:val="000000" w:themeColor="text1"/>
        </w:rPr>
        <w:t xml:space="preserve">, </w:t>
      </w:r>
      <w:proofErr w:type="spellStart"/>
      <w:r w:rsidRPr="00DB25C4">
        <w:rPr>
          <w:rFonts w:cstheme="minorHAnsi"/>
          <w:color w:val="000000" w:themeColor="text1"/>
        </w:rPr>
        <w:t>fungsional</w:t>
      </w:r>
      <w:proofErr w:type="spellEnd"/>
      <w:r w:rsidRPr="00DB25C4">
        <w:rPr>
          <w:rFonts w:cstheme="minorHAnsi"/>
          <w:color w:val="000000" w:themeColor="text1"/>
        </w:rPr>
        <w:t xml:space="preserve">, dan </w:t>
      </w:r>
      <w:proofErr w:type="spellStart"/>
      <w:r w:rsidRPr="00DB25C4">
        <w:rPr>
          <w:rFonts w:cstheme="minorHAnsi"/>
          <w:color w:val="000000" w:themeColor="text1"/>
        </w:rPr>
        <w:t>disertai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tugas</w:t>
      </w:r>
      <w:proofErr w:type="spellEnd"/>
      <w:r w:rsidRPr="00DB25C4">
        <w:rPr>
          <w:rFonts w:cstheme="minorHAnsi"/>
          <w:color w:val="000000" w:themeColor="text1"/>
        </w:rPr>
        <w:t xml:space="preserve"> </w:t>
      </w:r>
      <w:proofErr w:type="spellStart"/>
      <w:r w:rsidRPr="00DB25C4">
        <w:rPr>
          <w:rFonts w:cstheme="minorHAnsi"/>
          <w:color w:val="000000" w:themeColor="text1"/>
        </w:rPr>
        <w:t>pokok</w:t>
      </w:r>
      <w:proofErr w:type="spellEnd"/>
      <w:r w:rsidRPr="00DB25C4">
        <w:rPr>
          <w:rFonts w:cstheme="minorHAnsi"/>
          <w:color w:val="000000" w:themeColor="text1"/>
        </w:rPr>
        <w:t xml:space="preserve"> dan </w:t>
      </w:r>
      <w:proofErr w:type="spellStart"/>
      <w:r w:rsidRPr="00DB25C4">
        <w:rPr>
          <w:rFonts w:cstheme="minorHAnsi"/>
          <w:color w:val="000000" w:themeColor="text1"/>
        </w:rPr>
        <w:t>fungsi</w:t>
      </w:r>
      <w:proofErr w:type="spellEnd"/>
      <w:r w:rsidRPr="00DB25C4">
        <w:rPr>
          <w:rFonts w:cstheme="minorHAnsi"/>
          <w:color w:val="000000" w:themeColor="text1"/>
        </w:rPr>
        <w:t xml:space="preserve"> masing-masing </w:t>
      </w:r>
      <w:proofErr w:type="spellStart"/>
      <w:r w:rsidRPr="00DB25C4">
        <w:rPr>
          <w:rFonts w:cstheme="minorHAnsi"/>
          <w:color w:val="000000" w:themeColor="text1"/>
        </w:rPr>
        <w:t>secara</w:t>
      </w:r>
      <w:proofErr w:type="spellEnd"/>
      <w:r w:rsidRPr="00DB25C4">
        <w:rPr>
          <w:rFonts w:cstheme="minorHAnsi"/>
          <w:color w:val="000000" w:themeColor="text1"/>
        </w:rPr>
        <w:t xml:space="preserve"> </w:t>
      </w:r>
      <w:proofErr w:type="spellStart"/>
      <w:r w:rsidRPr="00DB25C4">
        <w:rPr>
          <w:rFonts w:cstheme="minorHAnsi"/>
          <w:color w:val="000000" w:themeColor="text1"/>
        </w:rPr>
        <w:t>jelas</w:t>
      </w:r>
      <w:proofErr w:type="spellEnd"/>
      <w:r w:rsidRPr="00DB25C4">
        <w:rPr>
          <w:rFonts w:cstheme="minorHAnsi"/>
          <w:color w:val="000000" w:themeColor="text1"/>
        </w:rPr>
        <w:t xml:space="preserve">, </w:t>
      </w:r>
      <w:proofErr w:type="spellStart"/>
      <w:r w:rsidRPr="00DB25C4">
        <w:rPr>
          <w:rFonts w:cstheme="minorHAnsi"/>
          <w:color w:val="000000" w:themeColor="text1"/>
        </w:rPr>
        <w:t>serta</w:t>
      </w:r>
      <w:proofErr w:type="spellEnd"/>
      <w:r w:rsidRPr="00DB25C4">
        <w:rPr>
          <w:rFonts w:cstheme="minorHAnsi"/>
          <w:color w:val="000000" w:themeColor="text1"/>
        </w:rPr>
        <w:t xml:space="preserve"> </w:t>
      </w:r>
      <w:proofErr w:type="spellStart"/>
      <w:r w:rsidRPr="00DB25C4">
        <w:rPr>
          <w:rFonts w:cstheme="minorHAnsi"/>
          <w:color w:val="000000" w:themeColor="text1"/>
        </w:rPr>
        <w:t>memenuhi</w:t>
      </w:r>
      <w:proofErr w:type="spellEnd"/>
      <w:r w:rsidRPr="00DB25C4">
        <w:rPr>
          <w:rFonts w:cstheme="minorHAnsi"/>
          <w:color w:val="000000" w:themeColor="text1"/>
        </w:rPr>
        <w:t xml:space="preserve"> lima pilar: </w:t>
      </w:r>
      <w:proofErr w:type="spellStart"/>
      <w:r w:rsidRPr="00DB25C4">
        <w:rPr>
          <w:rFonts w:cstheme="minorHAnsi"/>
          <w:color w:val="000000" w:themeColor="text1"/>
        </w:rPr>
        <w:t>kredibel</w:t>
      </w:r>
      <w:proofErr w:type="spellEnd"/>
      <w:r w:rsidRPr="00DB25C4">
        <w:rPr>
          <w:rFonts w:cstheme="minorHAnsi"/>
          <w:color w:val="000000" w:themeColor="text1"/>
        </w:rPr>
        <w:t xml:space="preserve">, </w:t>
      </w:r>
      <w:proofErr w:type="spellStart"/>
      <w:r w:rsidRPr="00DB25C4">
        <w:rPr>
          <w:rFonts w:cstheme="minorHAnsi"/>
          <w:color w:val="000000" w:themeColor="text1"/>
        </w:rPr>
        <w:t>transparan</w:t>
      </w:r>
      <w:proofErr w:type="spellEnd"/>
      <w:r w:rsidRPr="00DB25C4">
        <w:rPr>
          <w:rFonts w:cstheme="minorHAnsi"/>
          <w:color w:val="000000" w:themeColor="text1"/>
        </w:rPr>
        <w:t xml:space="preserve">, </w:t>
      </w:r>
      <w:proofErr w:type="spellStart"/>
      <w:r w:rsidRPr="00DB25C4">
        <w:rPr>
          <w:rFonts w:cstheme="minorHAnsi"/>
          <w:color w:val="000000" w:themeColor="text1"/>
        </w:rPr>
        <w:t>akuntabel</w:t>
      </w:r>
      <w:proofErr w:type="spellEnd"/>
      <w:r w:rsidRPr="00DB25C4">
        <w:rPr>
          <w:rFonts w:cstheme="minorHAnsi"/>
          <w:color w:val="000000" w:themeColor="text1"/>
        </w:rPr>
        <w:t xml:space="preserve">, </w:t>
      </w:r>
      <w:proofErr w:type="spellStart"/>
      <w:r w:rsidRPr="00DB25C4">
        <w:rPr>
          <w:rFonts w:cstheme="minorHAnsi"/>
          <w:color w:val="000000" w:themeColor="text1"/>
        </w:rPr>
        <w:t>bertanggung</w:t>
      </w:r>
      <w:proofErr w:type="spellEnd"/>
      <w:r w:rsidRPr="00DB25C4">
        <w:rPr>
          <w:rFonts w:cstheme="minorHAnsi"/>
          <w:color w:val="000000" w:themeColor="text1"/>
        </w:rPr>
        <w:t xml:space="preserve"> </w:t>
      </w:r>
      <w:proofErr w:type="spellStart"/>
      <w:r w:rsidRPr="00DB25C4">
        <w:rPr>
          <w:rFonts w:cstheme="minorHAnsi"/>
          <w:color w:val="000000" w:themeColor="text1"/>
        </w:rPr>
        <w:t>jawab</w:t>
      </w:r>
      <w:proofErr w:type="spellEnd"/>
      <w:r w:rsidRPr="00DB25C4">
        <w:rPr>
          <w:rFonts w:cstheme="minorHAnsi"/>
          <w:color w:val="000000" w:themeColor="text1"/>
        </w:rPr>
        <w:t xml:space="preserve">, dan </w:t>
      </w:r>
      <w:proofErr w:type="spellStart"/>
      <w:r w:rsidRPr="00DB25C4">
        <w:rPr>
          <w:rFonts w:cstheme="minorHAnsi"/>
          <w:color w:val="000000" w:themeColor="text1"/>
        </w:rPr>
        <w:t>adil</w:t>
      </w:r>
      <w:proofErr w:type="spellEnd"/>
      <w:r w:rsidRPr="00DB25C4">
        <w:rPr>
          <w:rFonts w:cstheme="minorHAnsi"/>
          <w:color w:val="000000" w:themeColor="text1"/>
        </w:rPr>
        <w:t>.</w:t>
      </w:r>
    </w:p>
    <w:p w14:paraId="1EBB1042"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096B8188" w14:textId="77777777" w:rsidR="00EE2EA9" w:rsidRPr="00DB25C4" w:rsidRDefault="00EE2EA9" w:rsidP="00687314">
      <w:pPr>
        <w:spacing w:after="0" w:line="240" w:lineRule="auto"/>
        <w:rPr>
          <w:rFonts w:cstheme="minorHAnsi"/>
        </w:rPr>
      </w:pPr>
      <w:proofErr w:type="spellStart"/>
      <w:r w:rsidRPr="00DB25C4">
        <w:rPr>
          <w:rFonts w:cstheme="minorHAnsi"/>
          <w:color w:val="000000" w:themeColor="text1"/>
        </w:rPr>
        <w:t>Kebijakan-kebijakan</w:t>
      </w:r>
      <w:proofErr w:type="spellEnd"/>
      <w:r w:rsidRPr="00DB25C4">
        <w:rPr>
          <w:rFonts w:cstheme="minorHAnsi"/>
          <w:color w:val="000000" w:themeColor="text1"/>
        </w:rPr>
        <w:t xml:space="preserve"> </w:t>
      </w:r>
      <w:proofErr w:type="spellStart"/>
      <w:r w:rsidRPr="00DB25C4">
        <w:rPr>
          <w:rFonts w:cstheme="minorHAnsi"/>
          <w:color w:val="000000" w:themeColor="text1"/>
        </w:rPr>
        <w:t>terkait</w:t>
      </w:r>
      <w:proofErr w:type="spellEnd"/>
      <w:r w:rsidRPr="00DB25C4">
        <w:rPr>
          <w:rFonts w:cstheme="minorHAnsi"/>
          <w:color w:val="000000" w:themeColor="text1"/>
        </w:rPr>
        <w:t xml:space="preserve"> tata </w:t>
      </w:r>
      <w:proofErr w:type="spellStart"/>
      <w:r w:rsidRPr="00DB25C4">
        <w:rPr>
          <w:rFonts w:cstheme="minorHAnsi"/>
          <w:color w:val="000000" w:themeColor="text1"/>
        </w:rPr>
        <w:t>pamong</w:t>
      </w:r>
      <w:proofErr w:type="spellEnd"/>
      <w:r w:rsidRPr="00DB25C4">
        <w:rPr>
          <w:rFonts w:cstheme="minorHAnsi"/>
          <w:color w:val="000000" w:themeColor="text1"/>
        </w:rPr>
        <w:t xml:space="preserve"> </w:t>
      </w:r>
      <w:proofErr w:type="spellStart"/>
      <w:r w:rsidRPr="00DB25C4">
        <w:rPr>
          <w:rFonts w:cstheme="minorHAnsi"/>
          <w:color w:val="000000" w:themeColor="text1"/>
        </w:rPr>
        <w:t>disosialisasikan</w:t>
      </w:r>
      <w:proofErr w:type="spellEnd"/>
      <w:r w:rsidRPr="00DB25C4">
        <w:rPr>
          <w:rFonts w:cstheme="minorHAnsi"/>
          <w:color w:val="000000" w:themeColor="text1"/>
        </w:rPr>
        <w:t xml:space="preserve"> oleh </w:t>
      </w:r>
      <w:proofErr w:type="spellStart"/>
      <w:r w:rsidRPr="00DB25C4">
        <w:rPr>
          <w:rFonts w:cstheme="minorHAnsi"/>
          <w:color w:val="000000" w:themeColor="text1"/>
        </w:rPr>
        <w:t>pimpinan</w:t>
      </w:r>
      <w:proofErr w:type="spellEnd"/>
      <w:r w:rsidRPr="00DB25C4">
        <w:rPr>
          <w:rFonts w:cstheme="minorHAnsi"/>
          <w:color w:val="000000" w:themeColor="text1"/>
        </w:rPr>
        <w:t xml:space="preserve"> Universitas Ma Chung dan </w:t>
      </w:r>
      <w:proofErr w:type="spellStart"/>
      <w:r w:rsidRPr="00DB25C4">
        <w:rPr>
          <w:rFonts w:cstheme="minorHAnsi"/>
          <w:color w:val="000000" w:themeColor="text1"/>
        </w:rPr>
        <w:t>Dekan</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rapat</w:t>
      </w:r>
      <w:proofErr w:type="spellEnd"/>
      <w:r w:rsidRPr="00DB25C4">
        <w:rPr>
          <w:rFonts w:cstheme="minorHAnsi"/>
          <w:color w:val="000000" w:themeColor="text1"/>
        </w:rPr>
        <w:t xml:space="preserve"> </w:t>
      </w:r>
      <w:proofErr w:type="spellStart"/>
      <w:r w:rsidRPr="00DB25C4">
        <w:rPr>
          <w:rFonts w:cstheme="minorHAnsi"/>
          <w:color w:val="000000" w:themeColor="text1"/>
        </w:rPr>
        <w:t>koordinasi</w:t>
      </w:r>
      <w:proofErr w:type="spellEnd"/>
      <w:r w:rsidRPr="00DB25C4">
        <w:rPr>
          <w:rFonts w:cstheme="minorHAnsi"/>
          <w:color w:val="000000" w:themeColor="text1"/>
        </w:rPr>
        <w:t xml:space="preserve"> di </w:t>
      </w:r>
      <w:proofErr w:type="spellStart"/>
      <w:r w:rsidRPr="00DB25C4">
        <w:rPr>
          <w:rFonts w:cstheme="minorHAnsi"/>
          <w:color w:val="000000" w:themeColor="text1"/>
        </w:rPr>
        <w:t>tingkat</w:t>
      </w:r>
      <w:proofErr w:type="spellEnd"/>
      <w:r w:rsidRPr="00DB25C4">
        <w:rPr>
          <w:rFonts w:cstheme="minorHAnsi"/>
          <w:color w:val="000000" w:themeColor="text1"/>
        </w:rPr>
        <w:t xml:space="preserve"> </w:t>
      </w:r>
      <w:proofErr w:type="spellStart"/>
      <w:r w:rsidRPr="00DB25C4">
        <w:rPr>
          <w:rFonts w:cstheme="minorHAnsi"/>
          <w:color w:val="000000" w:themeColor="text1"/>
        </w:rPr>
        <w:t>Fakultas</w:t>
      </w:r>
      <w:proofErr w:type="spellEnd"/>
      <w:r w:rsidRPr="00DB25C4">
        <w:rPr>
          <w:rFonts w:cstheme="minorHAnsi"/>
          <w:color w:val="000000" w:themeColor="text1"/>
        </w:rPr>
        <w:t xml:space="preserve"> dan </w:t>
      </w:r>
      <w:proofErr w:type="spellStart"/>
      <w:r w:rsidRPr="00DB25C4">
        <w:rPr>
          <w:rFonts w:cstheme="minorHAnsi"/>
          <w:color w:val="000000" w:themeColor="text1"/>
        </w:rPr>
        <w:t>prodi</w:t>
      </w:r>
      <w:proofErr w:type="spellEnd"/>
      <w:r w:rsidRPr="00DB25C4">
        <w:rPr>
          <w:rFonts w:cstheme="minorHAnsi"/>
          <w:color w:val="000000" w:themeColor="text1"/>
        </w:rPr>
        <w:t xml:space="preserve"> di </w:t>
      </w:r>
      <w:proofErr w:type="spellStart"/>
      <w:r w:rsidRPr="00DB25C4">
        <w:rPr>
          <w:rFonts w:cstheme="minorHAnsi"/>
          <w:color w:val="000000" w:themeColor="text1"/>
        </w:rPr>
        <w:t>lingkungan</w:t>
      </w:r>
      <w:proofErr w:type="spellEnd"/>
      <w:r w:rsidRPr="00DB25C4">
        <w:rPr>
          <w:rFonts w:cstheme="minorHAnsi"/>
          <w:color w:val="000000" w:themeColor="text1"/>
        </w:rPr>
        <w:t xml:space="preserve"> </w:t>
      </w:r>
      <w:proofErr w:type="spellStart"/>
      <w:r w:rsidRPr="00DB25C4">
        <w:rPr>
          <w:rFonts w:cstheme="minorHAnsi"/>
          <w:color w:val="000000" w:themeColor="text1"/>
        </w:rPr>
        <w:t>Fakultas</w:t>
      </w:r>
      <w:proofErr w:type="spellEnd"/>
      <w:r w:rsidRPr="00DB25C4">
        <w:rPr>
          <w:rFonts w:cstheme="minorHAnsi"/>
          <w:color w:val="000000" w:themeColor="text1"/>
        </w:rPr>
        <w:t xml:space="preserve"> Bahasa dan Seni. Hasil </w:t>
      </w:r>
      <w:proofErr w:type="spellStart"/>
      <w:r w:rsidRPr="00DB25C4">
        <w:rPr>
          <w:rFonts w:cstheme="minorHAnsi"/>
          <w:color w:val="000000" w:themeColor="text1"/>
        </w:rPr>
        <w:t>dari</w:t>
      </w:r>
      <w:proofErr w:type="spellEnd"/>
      <w:r w:rsidRPr="00DB25C4">
        <w:rPr>
          <w:rFonts w:cstheme="minorHAnsi"/>
          <w:color w:val="000000" w:themeColor="text1"/>
        </w:rPr>
        <w:t xml:space="preserve"> </w:t>
      </w:r>
      <w:proofErr w:type="spellStart"/>
      <w:r w:rsidRPr="00DB25C4">
        <w:rPr>
          <w:rFonts w:cstheme="minorHAnsi"/>
          <w:color w:val="000000" w:themeColor="text1"/>
        </w:rPr>
        <w:t>sosialisasi</w:t>
      </w:r>
      <w:proofErr w:type="spellEnd"/>
      <w:r w:rsidRPr="00DB25C4">
        <w:rPr>
          <w:rFonts w:cstheme="minorHAnsi"/>
          <w:color w:val="000000" w:themeColor="text1"/>
        </w:rPr>
        <w:t xml:space="preserve"> </w:t>
      </w:r>
      <w:proofErr w:type="spellStart"/>
      <w:r w:rsidRPr="00DB25C4">
        <w:rPr>
          <w:rFonts w:cstheme="minorHAnsi"/>
          <w:color w:val="000000" w:themeColor="text1"/>
        </w:rPr>
        <w:t>kemudian</w:t>
      </w:r>
      <w:proofErr w:type="spellEnd"/>
      <w:r w:rsidRPr="00DB25C4">
        <w:rPr>
          <w:rFonts w:cstheme="minorHAnsi"/>
          <w:color w:val="000000" w:themeColor="text1"/>
        </w:rPr>
        <w:t xml:space="preserve"> </w:t>
      </w:r>
      <w:proofErr w:type="spellStart"/>
      <w:r w:rsidRPr="00DB25C4">
        <w:rPr>
          <w:rFonts w:cstheme="minorHAnsi"/>
          <w:color w:val="000000" w:themeColor="text1"/>
        </w:rPr>
        <w:t>diunggah</w:t>
      </w:r>
      <w:proofErr w:type="spellEnd"/>
      <w:r w:rsidRPr="00DB25C4">
        <w:rPr>
          <w:rFonts w:cstheme="minorHAnsi"/>
          <w:color w:val="000000" w:themeColor="text1"/>
        </w:rPr>
        <w:t xml:space="preserve"> di </w:t>
      </w:r>
      <w:proofErr w:type="spellStart"/>
      <w:r w:rsidRPr="00DB25C4">
        <w:rPr>
          <w:rFonts w:cstheme="minorHAnsi"/>
          <w:color w:val="000000" w:themeColor="text1"/>
        </w:rPr>
        <w:t>laman</w:t>
      </w:r>
      <w:proofErr w:type="spellEnd"/>
      <w:r w:rsidRPr="00DB25C4">
        <w:rPr>
          <w:rFonts w:cstheme="minorHAnsi"/>
          <w:color w:val="000000" w:themeColor="text1"/>
        </w:rPr>
        <w:t xml:space="preserve"> </w:t>
      </w:r>
      <w:hyperlink r:id="rId27" w:history="1">
        <w:r w:rsidRPr="00DB25C4">
          <w:rPr>
            <w:rStyle w:val="Hyperlink"/>
            <w:rFonts w:cstheme="minorHAnsi"/>
          </w:rPr>
          <w:t>Folder SK</w:t>
        </w:r>
      </w:hyperlink>
      <w:r w:rsidRPr="00DB25C4">
        <w:rPr>
          <w:rFonts w:cstheme="minorHAnsi"/>
        </w:rPr>
        <w:t>.</w:t>
      </w:r>
    </w:p>
    <w:p w14:paraId="7C54F1CE"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themeColor="text1"/>
        </w:rPr>
        <w:t>Sistem</w:t>
      </w:r>
      <w:proofErr w:type="spellEnd"/>
      <w:r w:rsidRPr="00DB25C4">
        <w:rPr>
          <w:rFonts w:cstheme="minorHAnsi"/>
          <w:color w:val="000000" w:themeColor="text1"/>
        </w:rPr>
        <w:t xml:space="preserve"> tata </w:t>
      </w:r>
      <w:proofErr w:type="spellStart"/>
      <w:r w:rsidRPr="00DB25C4">
        <w:rPr>
          <w:rFonts w:cstheme="minorHAnsi"/>
          <w:color w:val="000000" w:themeColor="text1"/>
        </w:rPr>
        <w:t>pamong</w:t>
      </w:r>
      <w:proofErr w:type="spellEnd"/>
      <w:r w:rsidRPr="00DB25C4">
        <w:rPr>
          <w:rFonts w:cstheme="minorHAnsi"/>
          <w:color w:val="000000" w:themeColor="text1"/>
        </w:rPr>
        <w:t xml:space="preserve"> pada </w:t>
      </w:r>
      <w:proofErr w:type="spellStart"/>
      <w:r w:rsidRPr="00DB25C4">
        <w:rPr>
          <w:rFonts w:cstheme="minorHAnsi"/>
          <w:color w:val="000000" w:themeColor="text1"/>
        </w:rPr>
        <w:t>Fakultas</w:t>
      </w:r>
      <w:proofErr w:type="spellEnd"/>
      <w:r w:rsidRPr="00DB25C4">
        <w:rPr>
          <w:rFonts w:cstheme="minorHAnsi"/>
          <w:color w:val="000000" w:themeColor="text1"/>
        </w:rPr>
        <w:t xml:space="preserve"> Bahasa dan Seni Universitas Ma Chung </w:t>
      </w:r>
      <w:proofErr w:type="spellStart"/>
      <w:r w:rsidRPr="00DB25C4">
        <w:rPr>
          <w:rFonts w:cstheme="minorHAnsi"/>
          <w:color w:val="000000" w:themeColor="text1"/>
        </w:rPr>
        <w:t>dibangun</w:t>
      </w:r>
      <w:proofErr w:type="spellEnd"/>
      <w:r w:rsidRPr="00DB25C4">
        <w:rPr>
          <w:rFonts w:cstheme="minorHAnsi"/>
          <w:color w:val="000000" w:themeColor="text1"/>
        </w:rPr>
        <w:t xml:space="preserve"> dan </w:t>
      </w:r>
      <w:proofErr w:type="spellStart"/>
      <w:r w:rsidRPr="00DB25C4">
        <w:rPr>
          <w:rFonts w:cstheme="minorHAnsi"/>
          <w:color w:val="000000" w:themeColor="text1"/>
        </w:rPr>
        <w:t>dijalankan</w:t>
      </w:r>
      <w:proofErr w:type="spellEnd"/>
      <w:r w:rsidRPr="00DB25C4">
        <w:rPr>
          <w:rFonts w:cstheme="minorHAnsi"/>
          <w:color w:val="000000" w:themeColor="text1"/>
        </w:rPr>
        <w:t xml:space="preserve"> </w:t>
      </w:r>
      <w:proofErr w:type="spellStart"/>
      <w:r w:rsidRPr="00DB25C4">
        <w:rPr>
          <w:rFonts w:cstheme="minorHAnsi"/>
          <w:color w:val="000000" w:themeColor="text1"/>
        </w:rPr>
        <w:t>atas</w:t>
      </w:r>
      <w:proofErr w:type="spellEnd"/>
      <w:r w:rsidRPr="00DB25C4">
        <w:rPr>
          <w:rFonts w:cstheme="minorHAnsi"/>
          <w:color w:val="000000" w:themeColor="text1"/>
        </w:rPr>
        <w:t xml:space="preserve"> </w:t>
      </w:r>
      <w:proofErr w:type="spellStart"/>
      <w:r w:rsidRPr="00DB25C4">
        <w:rPr>
          <w:rFonts w:cstheme="minorHAnsi"/>
          <w:color w:val="000000" w:themeColor="text1"/>
        </w:rPr>
        <w:t>filosofi</w:t>
      </w:r>
      <w:proofErr w:type="spellEnd"/>
      <w:r w:rsidRPr="00DB25C4">
        <w:rPr>
          <w:rFonts w:cstheme="minorHAnsi"/>
          <w:color w:val="000000" w:themeColor="text1"/>
        </w:rPr>
        <w:t xml:space="preserve"> dan </w:t>
      </w:r>
      <w:proofErr w:type="spellStart"/>
      <w:r w:rsidRPr="00DB25C4">
        <w:rPr>
          <w:rFonts w:cstheme="minorHAnsi"/>
          <w:color w:val="000000" w:themeColor="text1"/>
        </w:rPr>
        <w:t>nilai-nilai</w:t>
      </w:r>
      <w:proofErr w:type="spellEnd"/>
      <w:r w:rsidRPr="00DB25C4">
        <w:rPr>
          <w:rFonts w:cstheme="minorHAnsi"/>
          <w:color w:val="000000" w:themeColor="text1"/>
        </w:rPr>
        <w:t xml:space="preserve"> Universitas Ma Chung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penyelenggaraan</w:t>
      </w:r>
      <w:proofErr w:type="spellEnd"/>
      <w:r w:rsidRPr="00DB25C4">
        <w:rPr>
          <w:rFonts w:cstheme="minorHAnsi"/>
          <w:color w:val="000000" w:themeColor="text1"/>
        </w:rPr>
        <w:t xml:space="preserve"> </w:t>
      </w:r>
      <w:proofErr w:type="spellStart"/>
      <w:r w:rsidRPr="00DB25C4">
        <w:rPr>
          <w:rFonts w:cstheme="minorHAnsi"/>
          <w:color w:val="000000" w:themeColor="text1"/>
        </w:rPr>
        <w:t>pendidikan</w:t>
      </w:r>
      <w:proofErr w:type="spellEnd"/>
      <w:r w:rsidRPr="00DB25C4">
        <w:rPr>
          <w:rFonts w:cstheme="minorHAnsi"/>
          <w:color w:val="000000" w:themeColor="text1"/>
        </w:rPr>
        <w:t xml:space="preserve"> </w:t>
      </w:r>
      <w:proofErr w:type="spellStart"/>
      <w:r w:rsidRPr="00DB25C4">
        <w:rPr>
          <w:rFonts w:cstheme="minorHAnsi"/>
          <w:color w:val="000000" w:themeColor="text1"/>
        </w:rPr>
        <w:t>tinggi</w:t>
      </w:r>
      <w:proofErr w:type="spellEnd"/>
      <w:r w:rsidRPr="00DB25C4">
        <w:rPr>
          <w:rFonts w:cstheme="minorHAnsi"/>
          <w:color w:val="000000" w:themeColor="text1"/>
        </w:rPr>
        <w:t xml:space="preserve">. </w:t>
      </w:r>
      <w:proofErr w:type="spellStart"/>
      <w:r w:rsidRPr="00DB25C4">
        <w:rPr>
          <w:rFonts w:cstheme="minorHAnsi"/>
          <w:color w:val="000000" w:themeColor="text1"/>
        </w:rPr>
        <w:t>Struktur</w:t>
      </w:r>
      <w:proofErr w:type="spellEnd"/>
      <w:r w:rsidRPr="00DB25C4">
        <w:rPr>
          <w:rFonts w:cstheme="minorHAnsi"/>
          <w:color w:val="000000" w:themeColor="text1"/>
        </w:rPr>
        <w:t xml:space="preserve"> FBS, yang </w:t>
      </w:r>
      <w:proofErr w:type="spellStart"/>
      <w:r w:rsidRPr="00DB25C4">
        <w:rPr>
          <w:rFonts w:cstheme="minorHAnsi"/>
          <w:color w:val="000000" w:themeColor="text1"/>
        </w:rPr>
        <w:t>terdiri</w:t>
      </w:r>
      <w:proofErr w:type="spellEnd"/>
      <w:r w:rsidRPr="00DB25C4">
        <w:rPr>
          <w:rFonts w:cstheme="minorHAnsi"/>
          <w:color w:val="000000" w:themeColor="text1"/>
        </w:rPr>
        <w:t xml:space="preserve"> </w:t>
      </w:r>
      <w:proofErr w:type="spellStart"/>
      <w:r w:rsidRPr="00DB25C4">
        <w:rPr>
          <w:rFonts w:cstheme="minorHAnsi"/>
          <w:color w:val="000000" w:themeColor="text1"/>
        </w:rPr>
        <w:t>atas</w:t>
      </w:r>
      <w:proofErr w:type="spellEnd"/>
      <w:r w:rsidRPr="00DB25C4">
        <w:rPr>
          <w:rFonts w:cstheme="minorHAnsi"/>
          <w:color w:val="000000" w:themeColor="text1"/>
        </w:rPr>
        <w:t xml:space="preserve"> </w:t>
      </w:r>
      <w:proofErr w:type="spellStart"/>
      <w:r w:rsidRPr="00DB25C4">
        <w:rPr>
          <w:rFonts w:cstheme="minorHAnsi"/>
          <w:color w:val="000000" w:themeColor="text1"/>
        </w:rPr>
        <w:t>Dekan</w:t>
      </w:r>
      <w:proofErr w:type="spellEnd"/>
      <w:r w:rsidRPr="00DB25C4">
        <w:rPr>
          <w:rFonts w:cstheme="minorHAnsi"/>
          <w:color w:val="000000" w:themeColor="text1"/>
        </w:rPr>
        <w:t xml:space="preserve">, </w:t>
      </w:r>
      <w:proofErr w:type="spellStart"/>
      <w:r w:rsidRPr="00DB25C4">
        <w:rPr>
          <w:rFonts w:cstheme="minorHAnsi"/>
          <w:color w:val="000000" w:themeColor="text1"/>
        </w:rPr>
        <w:t>Sekretaris</w:t>
      </w:r>
      <w:proofErr w:type="spellEnd"/>
      <w:r w:rsidRPr="00DB25C4">
        <w:rPr>
          <w:rFonts w:cstheme="minorHAnsi"/>
          <w:color w:val="000000" w:themeColor="text1"/>
        </w:rPr>
        <w:t xml:space="preserve"> </w:t>
      </w:r>
      <w:proofErr w:type="spellStart"/>
      <w:r w:rsidRPr="00DB25C4">
        <w:rPr>
          <w:rFonts w:cstheme="minorHAnsi"/>
          <w:color w:val="000000" w:themeColor="text1"/>
        </w:rPr>
        <w:t>Fakultas</w:t>
      </w:r>
      <w:proofErr w:type="spellEnd"/>
      <w:r w:rsidRPr="00DB25C4">
        <w:rPr>
          <w:rFonts w:cstheme="minorHAnsi"/>
          <w:color w:val="000000" w:themeColor="text1"/>
        </w:rPr>
        <w:t xml:space="preserve">, </w:t>
      </w:r>
      <w:proofErr w:type="spellStart"/>
      <w:r w:rsidRPr="00DB25C4">
        <w:rPr>
          <w:rFonts w:cstheme="minorHAnsi"/>
          <w:color w:val="000000" w:themeColor="text1"/>
        </w:rPr>
        <w:t>Kepala</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Selain</w:t>
      </w:r>
      <w:proofErr w:type="spellEnd"/>
      <w:r w:rsidRPr="00DB25C4">
        <w:rPr>
          <w:rFonts w:cstheme="minorHAnsi"/>
          <w:color w:val="000000" w:themeColor="text1"/>
        </w:rPr>
        <w:t xml:space="preserve"> </w:t>
      </w:r>
      <w:proofErr w:type="spellStart"/>
      <w:r w:rsidRPr="00DB25C4">
        <w:rPr>
          <w:rFonts w:cstheme="minorHAnsi"/>
          <w:color w:val="000000" w:themeColor="text1"/>
        </w:rPr>
        <w:t>itu</w:t>
      </w:r>
      <w:proofErr w:type="spellEnd"/>
      <w:r w:rsidRPr="00DB25C4">
        <w:rPr>
          <w:rFonts w:cstheme="minorHAnsi"/>
          <w:color w:val="000000" w:themeColor="text1"/>
        </w:rPr>
        <w:t xml:space="preserve">, </w:t>
      </w:r>
      <w:proofErr w:type="spellStart"/>
      <w:r w:rsidRPr="00DB25C4">
        <w:rPr>
          <w:rFonts w:cstheme="minorHAnsi"/>
          <w:color w:val="000000" w:themeColor="text1"/>
        </w:rPr>
        <w:t>Dekan</w:t>
      </w:r>
      <w:proofErr w:type="spellEnd"/>
      <w:r w:rsidRPr="00DB25C4">
        <w:rPr>
          <w:rFonts w:cstheme="minorHAnsi"/>
          <w:color w:val="000000" w:themeColor="text1"/>
        </w:rPr>
        <w:t xml:space="preserve"> FBS juga </w:t>
      </w:r>
      <w:proofErr w:type="spellStart"/>
      <w:r w:rsidRPr="00DB25C4">
        <w:rPr>
          <w:rFonts w:cstheme="minorHAnsi"/>
          <w:color w:val="000000" w:themeColor="text1"/>
        </w:rPr>
        <w:t>didukung</w:t>
      </w:r>
      <w:proofErr w:type="spellEnd"/>
      <w:r w:rsidRPr="00DB25C4">
        <w:rPr>
          <w:rFonts w:cstheme="minorHAnsi"/>
          <w:color w:val="000000" w:themeColor="text1"/>
        </w:rPr>
        <w:t xml:space="preserve"> oleh </w:t>
      </w:r>
      <w:proofErr w:type="spellStart"/>
      <w:r w:rsidRPr="00DB25C4">
        <w:rPr>
          <w:rFonts w:cstheme="minorHAnsi"/>
          <w:color w:val="000000" w:themeColor="text1"/>
        </w:rPr>
        <w:t>Kepala</w:t>
      </w:r>
      <w:proofErr w:type="spellEnd"/>
      <w:r w:rsidRPr="00DB25C4">
        <w:rPr>
          <w:rFonts w:cstheme="minorHAnsi"/>
          <w:color w:val="000000" w:themeColor="text1"/>
        </w:rPr>
        <w:t xml:space="preserve"> </w:t>
      </w:r>
      <w:proofErr w:type="spellStart"/>
      <w:r w:rsidRPr="00DB25C4">
        <w:rPr>
          <w:rFonts w:cstheme="minorHAnsi"/>
          <w:color w:val="000000" w:themeColor="text1"/>
        </w:rPr>
        <w:t>Laboratorium</w:t>
      </w:r>
      <w:proofErr w:type="spellEnd"/>
      <w:r w:rsidRPr="00DB25C4">
        <w:rPr>
          <w:rFonts w:cstheme="minorHAnsi"/>
          <w:color w:val="000000" w:themeColor="text1"/>
        </w:rPr>
        <w:t xml:space="preserve">. FBS </w:t>
      </w:r>
      <w:proofErr w:type="spellStart"/>
      <w:r w:rsidRPr="00DB25C4">
        <w:rPr>
          <w:rFonts w:cstheme="minorHAnsi"/>
          <w:color w:val="000000" w:themeColor="text1"/>
        </w:rPr>
        <w:t>mengelola</w:t>
      </w:r>
      <w:proofErr w:type="spellEnd"/>
      <w:r w:rsidRPr="00DB25C4">
        <w:rPr>
          <w:rFonts w:cstheme="minorHAnsi"/>
          <w:color w:val="000000" w:themeColor="text1"/>
        </w:rPr>
        <w:t xml:space="preserve"> dua (2) </w:t>
      </w:r>
      <w:proofErr w:type="spellStart"/>
      <w:r w:rsidRPr="00DB25C4">
        <w:rPr>
          <w:rFonts w:cstheme="minorHAnsi"/>
          <w:color w:val="000000" w:themeColor="text1"/>
        </w:rPr>
        <w:t>prodi</w:t>
      </w:r>
      <w:proofErr w:type="spellEnd"/>
      <w:r w:rsidRPr="00DB25C4">
        <w:rPr>
          <w:rFonts w:cstheme="minorHAnsi"/>
          <w:color w:val="000000" w:themeColor="text1"/>
        </w:rPr>
        <w:t xml:space="preserve">, </w:t>
      </w:r>
      <w:proofErr w:type="spellStart"/>
      <w:r w:rsidRPr="00DB25C4">
        <w:rPr>
          <w:rFonts w:cstheme="minorHAnsi"/>
          <w:color w:val="000000" w:themeColor="text1"/>
        </w:rPr>
        <w:t>yaitu</w:t>
      </w:r>
      <w:proofErr w:type="spellEnd"/>
      <w:r w:rsidRPr="00DB25C4">
        <w:rPr>
          <w:rFonts w:cstheme="minorHAnsi"/>
          <w:color w:val="000000" w:themeColor="text1"/>
        </w:rPr>
        <w:t xml:space="preserve"> Prodi Sastra </w:t>
      </w:r>
      <w:proofErr w:type="spellStart"/>
      <w:r w:rsidRPr="00DB25C4">
        <w:rPr>
          <w:rFonts w:cstheme="minorHAnsi"/>
          <w:color w:val="000000" w:themeColor="text1"/>
        </w:rPr>
        <w:t>Inggris</w:t>
      </w:r>
      <w:proofErr w:type="spellEnd"/>
      <w:r w:rsidRPr="00DB25C4">
        <w:rPr>
          <w:rFonts w:cstheme="minorHAnsi"/>
          <w:color w:val="000000" w:themeColor="text1"/>
        </w:rPr>
        <w:t xml:space="preserve"> dan Prodi Pendidikan Bahasa Mandarin. Pada </w:t>
      </w:r>
      <w:proofErr w:type="spellStart"/>
      <w:r w:rsidRPr="00DB25C4">
        <w:rPr>
          <w:rFonts w:cstheme="minorHAnsi"/>
          <w:color w:val="000000" w:themeColor="text1"/>
        </w:rPr>
        <w:t>tingkat</w:t>
      </w:r>
      <w:proofErr w:type="spellEnd"/>
      <w:r w:rsidRPr="00DB25C4">
        <w:rPr>
          <w:rFonts w:cstheme="minorHAnsi"/>
          <w:color w:val="000000" w:themeColor="text1"/>
        </w:rPr>
        <w:t xml:space="preserve"> </w:t>
      </w:r>
      <w:proofErr w:type="spellStart"/>
      <w:r w:rsidRPr="00DB25C4">
        <w:rPr>
          <w:rFonts w:cstheme="minorHAnsi"/>
          <w:color w:val="000000" w:themeColor="text1"/>
        </w:rPr>
        <w:t>prodi</w:t>
      </w:r>
      <w:proofErr w:type="spellEnd"/>
      <w:r w:rsidRPr="00DB25C4">
        <w:rPr>
          <w:rFonts w:cstheme="minorHAnsi"/>
          <w:color w:val="000000" w:themeColor="text1"/>
        </w:rPr>
        <w:t xml:space="preserve">, </w:t>
      </w:r>
      <w:proofErr w:type="spellStart"/>
      <w:r w:rsidRPr="00DB25C4">
        <w:rPr>
          <w:rFonts w:cstheme="minorHAnsi"/>
          <w:color w:val="000000" w:themeColor="text1"/>
        </w:rPr>
        <w:t>Dekan</w:t>
      </w:r>
      <w:proofErr w:type="spellEnd"/>
      <w:r w:rsidRPr="00DB25C4">
        <w:rPr>
          <w:rFonts w:cstheme="minorHAnsi"/>
          <w:color w:val="000000" w:themeColor="text1"/>
        </w:rPr>
        <w:t xml:space="preserve"> </w:t>
      </w:r>
      <w:proofErr w:type="spellStart"/>
      <w:r w:rsidRPr="00DB25C4">
        <w:rPr>
          <w:rFonts w:cstheme="minorHAnsi"/>
          <w:color w:val="000000" w:themeColor="text1"/>
        </w:rPr>
        <w:t>dibantu</w:t>
      </w:r>
      <w:proofErr w:type="spellEnd"/>
      <w:r w:rsidRPr="00DB25C4">
        <w:rPr>
          <w:rFonts w:cstheme="minorHAnsi"/>
          <w:color w:val="000000" w:themeColor="text1"/>
        </w:rPr>
        <w:t xml:space="preserve"> oleh </w:t>
      </w:r>
      <w:proofErr w:type="spellStart"/>
      <w:r w:rsidRPr="00DB25C4">
        <w:rPr>
          <w:rFonts w:cstheme="minorHAnsi"/>
          <w:color w:val="000000" w:themeColor="text1"/>
        </w:rPr>
        <w:t>Ketua</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Kaprodi</w:t>
      </w:r>
      <w:proofErr w:type="spellEnd"/>
      <w:r w:rsidRPr="00DB25C4">
        <w:rPr>
          <w:rFonts w:cstheme="minorHAnsi"/>
          <w:color w:val="000000" w:themeColor="text1"/>
        </w:rPr>
        <w:t xml:space="preserve">) dan </w:t>
      </w:r>
      <w:proofErr w:type="spellStart"/>
      <w:r w:rsidRPr="00DB25C4">
        <w:rPr>
          <w:rFonts w:cstheme="minorHAnsi"/>
          <w:color w:val="000000" w:themeColor="text1"/>
        </w:rPr>
        <w:t>Kepala</w:t>
      </w:r>
      <w:proofErr w:type="spellEnd"/>
      <w:r w:rsidRPr="00DB25C4">
        <w:rPr>
          <w:rFonts w:cstheme="minorHAnsi"/>
          <w:color w:val="000000" w:themeColor="text1"/>
        </w:rPr>
        <w:t xml:space="preserve"> </w:t>
      </w:r>
      <w:proofErr w:type="spellStart"/>
      <w:r w:rsidRPr="00DB25C4">
        <w:rPr>
          <w:rFonts w:cstheme="minorHAnsi"/>
          <w:color w:val="000000" w:themeColor="text1"/>
        </w:rPr>
        <w:t>Laboratorium</w:t>
      </w:r>
      <w:proofErr w:type="spellEnd"/>
      <w:r w:rsidRPr="00DB25C4">
        <w:rPr>
          <w:rFonts w:cstheme="minorHAnsi"/>
          <w:color w:val="000000" w:themeColor="text1"/>
        </w:rPr>
        <w:t>.</w:t>
      </w:r>
    </w:p>
    <w:p w14:paraId="61CD5CE7" w14:textId="77777777" w:rsidR="00EE2EA9" w:rsidRPr="00DB25C4" w:rsidRDefault="00EE2EA9" w:rsidP="00687314">
      <w:pPr>
        <w:spacing w:after="0" w:line="240" w:lineRule="auto"/>
        <w:jc w:val="both"/>
        <w:rPr>
          <w:rFonts w:cstheme="minorHAnsi"/>
          <w:color w:val="000000" w:themeColor="text1"/>
        </w:rPr>
      </w:pPr>
    </w:p>
    <w:p w14:paraId="1E71E781" w14:textId="77777777" w:rsidR="00EE2EA9" w:rsidRPr="00DB25C4" w:rsidRDefault="00EE2EA9" w:rsidP="00687314">
      <w:pPr>
        <w:spacing w:after="0" w:line="240" w:lineRule="auto"/>
        <w:jc w:val="both"/>
        <w:rPr>
          <w:rFonts w:cstheme="minorHAnsi"/>
          <w:b/>
          <w:bCs/>
          <w:color w:val="000000" w:themeColor="text1"/>
        </w:rPr>
      </w:pPr>
      <w:r w:rsidRPr="00DB25C4">
        <w:rPr>
          <w:rFonts w:cstheme="minorHAnsi"/>
          <w:b/>
          <w:bCs/>
          <w:color w:val="000000" w:themeColor="text1"/>
        </w:rPr>
        <w:t xml:space="preserve">a. </w:t>
      </w:r>
      <w:proofErr w:type="spellStart"/>
      <w:r w:rsidRPr="00DB25C4">
        <w:rPr>
          <w:rFonts w:cstheme="minorHAnsi"/>
          <w:b/>
          <w:bCs/>
          <w:color w:val="000000" w:themeColor="text1"/>
        </w:rPr>
        <w:t>Struktur</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Organisasi</w:t>
      </w:r>
      <w:proofErr w:type="spellEnd"/>
      <w:r w:rsidRPr="00DB25C4">
        <w:rPr>
          <w:rFonts w:cstheme="minorHAnsi"/>
          <w:b/>
          <w:bCs/>
          <w:color w:val="000000" w:themeColor="text1"/>
        </w:rPr>
        <w:t xml:space="preserve"> di Tingkat Universitas </w:t>
      </w:r>
    </w:p>
    <w:p w14:paraId="12CB14AF" w14:textId="77777777" w:rsidR="00EE2EA9" w:rsidRPr="00DB25C4" w:rsidRDefault="00EE2EA9" w:rsidP="00687314">
      <w:pPr>
        <w:autoSpaceDE w:val="0"/>
        <w:autoSpaceDN w:val="0"/>
        <w:adjustRightInd w:val="0"/>
        <w:spacing w:after="0" w:line="240" w:lineRule="auto"/>
        <w:jc w:val="both"/>
        <w:rPr>
          <w:rFonts w:cstheme="minorHAnsi"/>
          <w:b/>
          <w:bCs/>
          <w:color w:val="000000"/>
        </w:rPr>
      </w:pPr>
    </w:p>
    <w:p w14:paraId="13E548BB" w14:textId="77777777" w:rsidR="00EE2EA9" w:rsidRPr="00DB25C4" w:rsidRDefault="00EE2EA9" w:rsidP="00687314">
      <w:pPr>
        <w:autoSpaceDE w:val="0"/>
        <w:autoSpaceDN w:val="0"/>
        <w:adjustRightInd w:val="0"/>
        <w:spacing w:after="0" w:line="240" w:lineRule="auto"/>
        <w:jc w:val="both"/>
        <w:rPr>
          <w:rFonts w:cstheme="minorHAnsi"/>
        </w:rPr>
      </w:pPr>
    </w:p>
    <w:p w14:paraId="5E23E887"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229C5E88" w14:textId="77777777" w:rsidR="00EE2EA9" w:rsidRPr="00DB25C4" w:rsidRDefault="00EE2EA9" w:rsidP="00687314">
      <w:pPr>
        <w:autoSpaceDE w:val="0"/>
        <w:autoSpaceDN w:val="0"/>
        <w:adjustRightInd w:val="0"/>
        <w:spacing w:after="0" w:line="240" w:lineRule="auto"/>
        <w:jc w:val="both"/>
        <w:rPr>
          <w:rFonts w:cstheme="minorHAnsi"/>
          <w:color w:val="000000" w:themeColor="text1"/>
        </w:rPr>
      </w:pPr>
    </w:p>
    <w:p w14:paraId="63E358ED" w14:textId="77777777" w:rsidR="00EE2EA9" w:rsidRPr="00DB25C4" w:rsidRDefault="00EE2EA9" w:rsidP="00687314">
      <w:pPr>
        <w:autoSpaceDE w:val="0"/>
        <w:autoSpaceDN w:val="0"/>
        <w:adjustRightInd w:val="0"/>
        <w:spacing w:after="0" w:line="240" w:lineRule="auto"/>
        <w:jc w:val="both"/>
        <w:rPr>
          <w:rFonts w:cstheme="minorHAnsi"/>
          <w:color w:val="000000" w:themeColor="text1"/>
          <w:highlight w:val="yellow"/>
        </w:rPr>
      </w:pPr>
    </w:p>
    <w:p w14:paraId="23D76DEA" w14:textId="77777777" w:rsidR="00EE2EA9" w:rsidRPr="00DB25C4" w:rsidRDefault="00EE2EA9" w:rsidP="00687314">
      <w:pPr>
        <w:autoSpaceDE w:val="0"/>
        <w:autoSpaceDN w:val="0"/>
        <w:adjustRightInd w:val="0"/>
        <w:spacing w:after="0" w:line="240" w:lineRule="auto"/>
        <w:jc w:val="both"/>
        <w:rPr>
          <w:rFonts w:cstheme="minorHAnsi"/>
          <w:color w:val="000000" w:themeColor="text1"/>
          <w:highlight w:val="yellow"/>
        </w:rPr>
      </w:pPr>
    </w:p>
    <w:p w14:paraId="1AA0807A" w14:textId="77777777" w:rsidR="00EE2EA9" w:rsidRPr="00DB25C4" w:rsidRDefault="00EE2EA9" w:rsidP="00687314">
      <w:pPr>
        <w:spacing w:after="0" w:line="240" w:lineRule="auto"/>
        <w:jc w:val="both"/>
        <w:rPr>
          <w:rFonts w:cstheme="minorHAnsi"/>
          <w:color w:val="000000" w:themeColor="text1"/>
          <w:highlight w:val="yellow"/>
        </w:rPr>
      </w:pPr>
    </w:p>
    <w:p w14:paraId="1A6D9353" w14:textId="77777777" w:rsidR="00EE2EA9" w:rsidRPr="00DB25C4" w:rsidRDefault="00EE2EA9" w:rsidP="00687314">
      <w:pPr>
        <w:spacing w:after="0" w:line="240" w:lineRule="auto"/>
        <w:jc w:val="both"/>
        <w:rPr>
          <w:rFonts w:cstheme="minorHAnsi"/>
          <w:color w:val="000000" w:themeColor="text1"/>
          <w:highlight w:val="yellow"/>
        </w:rPr>
      </w:pPr>
    </w:p>
    <w:p w14:paraId="78B9AA2B" w14:textId="77777777" w:rsidR="00EE2EA9" w:rsidRPr="00DB25C4" w:rsidRDefault="00EE2EA9" w:rsidP="00687314">
      <w:pPr>
        <w:spacing w:after="0" w:line="240" w:lineRule="auto"/>
        <w:jc w:val="both"/>
        <w:rPr>
          <w:rFonts w:cstheme="minorHAnsi"/>
          <w:color w:val="000000" w:themeColor="text1"/>
          <w:highlight w:val="yellow"/>
        </w:rPr>
      </w:pPr>
    </w:p>
    <w:p w14:paraId="05C23DB8" w14:textId="77777777" w:rsidR="00EE2EA9" w:rsidRPr="00DB25C4" w:rsidRDefault="00EE2EA9" w:rsidP="00687314">
      <w:pPr>
        <w:spacing w:after="0" w:line="240" w:lineRule="auto"/>
        <w:jc w:val="both"/>
        <w:rPr>
          <w:rFonts w:cstheme="minorHAnsi"/>
          <w:color w:val="000000" w:themeColor="text1"/>
          <w:highlight w:val="yellow"/>
        </w:rPr>
      </w:pPr>
    </w:p>
    <w:p w14:paraId="07C66655" w14:textId="77777777" w:rsidR="00EE2EA9" w:rsidRPr="00DB25C4" w:rsidRDefault="00EE2EA9" w:rsidP="00687314">
      <w:pPr>
        <w:spacing w:after="0" w:line="240" w:lineRule="auto"/>
        <w:jc w:val="both"/>
        <w:rPr>
          <w:rFonts w:cstheme="minorHAnsi"/>
          <w:color w:val="000000" w:themeColor="text1"/>
          <w:highlight w:val="yellow"/>
        </w:rPr>
      </w:pPr>
    </w:p>
    <w:p w14:paraId="61507DFA" w14:textId="77777777" w:rsidR="00EE2EA9" w:rsidRPr="00DB25C4" w:rsidRDefault="00EE2EA9" w:rsidP="00687314">
      <w:pPr>
        <w:spacing w:after="0" w:line="240" w:lineRule="auto"/>
        <w:jc w:val="both"/>
        <w:rPr>
          <w:rFonts w:cstheme="minorHAnsi"/>
          <w:color w:val="000000" w:themeColor="text1"/>
          <w:highlight w:val="yellow"/>
        </w:rPr>
      </w:pPr>
    </w:p>
    <w:p w14:paraId="67FDDB60" w14:textId="77777777" w:rsidR="00EE2EA9" w:rsidRPr="00DB25C4" w:rsidRDefault="00EE2EA9" w:rsidP="00687314">
      <w:pPr>
        <w:spacing w:after="0" w:line="240" w:lineRule="auto"/>
        <w:jc w:val="both"/>
        <w:rPr>
          <w:rFonts w:cstheme="minorHAnsi"/>
          <w:color w:val="000000" w:themeColor="text1"/>
          <w:highlight w:val="yellow"/>
        </w:rPr>
      </w:pPr>
    </w:p>
    <w:p w14:paraId="10D5DFDF" w14:textId="77777777" w:rsidR="00EE2EA9" w:rsidRPr="00DB25C4" w:rsidRDefault="00EE2EA9" w:rsidP="00687314">
      <w:pPr>
        <w:spacing w:after="0" w:line="240" w:lineRule="auto"/>
        <w:jc w:val="both"/>
        <w:rPr>
          <w:rFonts w:cstheme="minorHAnsi"/>
          <w:color w:val="000000" w:themeColor="text1"/>
          <w:highlight w:val="yellow"/>
        </w:rPr>
      </w:pPr>
    </w:p>
    <w:p w14:paraId="77FA3A5C" w14:textId="77777777" w:rsidR="00EE2EA9" w:rsidRPr="00DB25C4" w:rsidRDefault="00EE2EA9" w:rsidP="00687314">
      <w:pPr>
        <w:spacing w:after="0" w:line="240" w:lineRule="auto"/>
        <w:jc w:val="both"/>
        <w:rPr>
          <w:rFonts w:cstheme="minorHAnsi"/>
          <w:color w:val="000000" w:themeColor="text1"/>
          <w:highlight w:val="yellow"/>
        </w:rPr>
      </w:pPr>
    </w:p>
    <w:p w14:paraId="559DDF25" w14:textId="77777777" w:rsidR="00EE2EA9" w:rsidRPr="00DB25C4" w:rsidRDefault="00EE2EA9" w:rsidP="00687314">
      <w:pPr>
        <w:spacing w:after="0" w:line="240" w:lineRule="auto"/>
        <w:jc w:val="both"/>
        <w:rPr>
          <w:rFonts w:cstheme="minorHAnsi"/>
          <w:color w:val="000000" w:themeColor="text1"/>
          <w:highlight w:val="yellow"/>
        </w:rPr>
      </w:pPr>
    </w:p>
    <w:p w14:paraId="248674DF" w14:textId="77777777" w:rsidR="00EE2EA9" w:rsidRPr="00DB25C4" w:rsidRDefault="00EE2EA9" w:rsidP="00687314">
      <w:pPr>
        <w:spacing w:after="0" w:line="240" w:lineRule="auto"/>
        <w:jc w:val="both"/>
        <w:rPr>
          <w:rFonts w:cstheme="minorHAnsi"/>
          <w:color w:val="000000" w:themeColor="text1"/>
          <w:highlight w:val="yellow"/>
        </w:rPr>
      </w:pPr>
    </w:p>
    <w:p w14:paraId="553E4E1A" w14:textId="77777777" w:rsidR="00EE2EA9" w:rsidRPr="00DB25C4" w:rsidRDefault="00EE2EA9" w:rsidP="00687314">
      <w:pPr>
        <w:autoSpaceDE w:val="0"/>
        <w:autoSpaceDN w:val="0"/>
        <w:adjustRightInd w:val="0"/>
        <w:spacing w:after="0" w:line="240" w:lineRule="auto"/>
        <w:jc w:val="both"/>
        <w:rPr>
          <w:rFonts w:cstheme="minorHAnsi"/>
        </w:rPr>
      </w:pPr>
      <w:commentRangeStart w:id="39"/>
      <w:r w:rsidRPr="00DB25C4">
        <w:rPr>
          <w:rFonts w:cstheme="minorHAnsi"/>
          <w:noProof/>
          <w:color w:val="2B579A"/>
          <w:shd w:val="clear" w:color="auto" w:fill="E6E6E6"/>
        </w:rPr>
        <w:lastRenderedPageBreak/>
        <w:drawing>
          <wp:inline distT="0" distB="0" distL="0" distR="0" wp14:anchorId="29C22624" wp14:editId="183E0427">
            <wp:extent cx="5894364" cy="3990975"/>
            <wp:effectExtent l="0" t="0" r="0" b="0"/>
            <wp:docPr id="1682597189" name="Picture 1682597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894364" cy="3990975"/>
                    </a:xfrm>
                    <a:prstGeom prst="rect">
                      <a:avLst/>
                    </a:prstGeom>
                  </pic:spPr>
                </pic:pic>
              </a:graphicData>
            </a:graphic>
          </wp:inline>
        </w:drawing>
      </w:r>
      <w:commentRangeEnd w:id="39"/>
      <w:r w:rsidRPr="00DB25C4">
        <w:rPr>
          <w:rStyle w:val="CommentReference"/>
          <w:rFonts w:cstheme="minorHAnsi"/>
          <w:sz w:val="22"/>
          <w:szCs w:val="22"/>
        </w:rPr>
        <w:commentReference w:id="39"/>
      </w:r>
    </w:p>
    <w:p w14:paraId="52471309" w14:textId="77777777" w:rsidR="00EE2EA9" w:rsidRPr="00DB25C4" w:rsidRDefault="00EE2EA9" w:rsidP="00687314">
      <w:pPr>
        <w:autoSpaceDE w:val="0"/>
        <w:autoSpaceDN w:val="0"/>
        <w:adjustRightInd w:val="0"/>
        <w:spacing w:after="0" w:line="240" w:lineRule="auto"/>
        <w:jc w:val="both"/>
        <w:rPr>
          <w:rFonts w:cstheme="minorHAnsi"/>
          <w:color w:val="000000" w:themeColor="text1"/>
        </w:rPr>
      </w:pPr>
      <w:r w:rsidRPr="00DB25C4">
        <w:rPr>
          <w:rFonts w:cstheme="minorHAnsi"/>
        </w:rPr>
        <w:t xml:space="preserve">b. </w:t>
      </w:r>
      <w:proofErr w:type="spellStart"/>
      <w:r w:rsidRPr="00DB25C4">
        <w:rPr>
          <w:rFonts w:cstheme="minorHAnsi"/>
          <w:color w:val="000000" w:themeColor="text1"/>
        </w:rPr>
        <w:t>Struktur</w:t>
      </w:r>
      <w:proofErr w:type="spellEnd"/>
      <w:r w:rsidRPr="00DB25C4">
        <w:rPr>
          <w:rFonts w:cstheme="minorHAnsi"/>
          <w:color w:val="000000" w:themeColor="text1"/>
        </w:rPr>
        <w:t xml:space="preserve"> </w:t>
      </w:r>
      <w:proofErr w:type="spellStart"/>
      <w:r w:rsidRPr="00DB25C4">
        <w:rPr>
          <w:rFonts w:cstheme="minorHAnsi"/>
          <w:color w:val="000000" w:themeColor="text1"/>
        </w:rPr>
        <w:t>Organisasi</w:t>
      </w:r>
      <w:proofErr w:type="spellEnd"/>
      <w:r w:rsidRPr="00DB25C4">
        <w:rPr>
          <w:rFonts w:cstheme="minorHAnsi"/>
          <w:color w:val="000000" w:themeColor="text1"/>
        </w:rPr>
        <w:t xml:space="preserve"> di Tingkat </w:t>
      </w:r>
      <w:proofErr w:type="spellStart"/>
      <w:r w:rsidRPr="00DB25C4">
        <w:rPr>
          <w:rFonts w:cstheme="minorHAnsi"/>
          <w:color w:val="000000" w:themeColor="text1"/>
        </w:rPr>
        <w:t>Fakultas</w:t>
      </w:r>
      <w:proofErr w:type="spellEnd"/>
    </w:p>
    <w:p w14:paraId="0BB22713" w14:textId="77777777" w:rsidR="00EE2EA9" w:rsidRPr="00DB25C4" w:rsidRDefault="00EE2EA9" w:rsidP="00687314">
      <w:pPr>
        <w:autoSpaceDE w:val="0"/>
        <w:autoSpaceDN w:val="0"/>
        <w:adjustRightInd w:val="0"/>
        <w:spacing w:after="0" w:line="240" w:lineRule="auto"/>
        <w:rPr>
          <w:rFonts w:cstheme="minorHAnsi"/>
        </w:rPr>
      </w:pPr>
    </w:p>
    <w:p w14:paraId="4C91BF78" w14:textId="77777777" w:rsidR="00EE2EA9" w:rsidRPr="00DB25C4" w:rsidRDefault="00EE2EA9" w:rsidP="00687314">
      <w:pPr>
        <w:autoSpaceDE w:val="0"/>
        <w:autoSpaceDN w:val="0"/>
        <w:adjustRightInd w:val="0"/>
        <w:spacing w:after="0" w:line="240" w:lineRule="auto"/>
        <w:rPr>
          <w:rFonts w:cstheme="minorHAnsi"/>
        </w:rPr>
      </w:pPr>
      <w:r w:rsidRPr="00DB25C4">
        <w:rPr>
          <w:rFonts w:cstheme="minorHAnsi"/>
          <w:noProof/>
          <w:color w:val="2B579A"/>
          <w:shd w:val="clear" w:color="auto" w:fill="E6E6E6"/>
        </w:rPr>
        <w:drawing>
          <wp:inline distT="0" distB="0" distL="0" distR="0" wp14:anchorId="1E32142D" wp14:editId="023CCB2F">
            <wp:extent cx="5932714" cy="3114675"/>
            <wp:effectExtent l="0" t="0" r="0" b="0"/>
            <wp:docPr id="283551657" name="Picture 28355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932714" cy="3114675"/>
                    </a:xfrm>
                    <a:prstGeom prst="rect">
                      <a:avLst/>
                    </a:prstGeom>
                  </pic:spPr>
                </pic:pic>
              </a:graphicData>
            </a:graphic>
          </wp:inline>
        </w:drawing>
      </w:r>
    </w:p>
    <w:p w14:paraId="0E6B47F2" w14:textId="77777777" w:rsidR="00EE2EA9" w:rsidRPr="00DB25C4" w:rsidRDefault="00EE2EA9" w:rsidP="00687314">
      <w:pPr>
        <w:autoSpaceDE w:val="0"/>
        <w:autoSpaceDN w:val="0"/>
        <w:adjustRightInd w:val="0"/>
        <w:spacing w:after="0" w:line="240" w:lineRule="auto"/>
        <w:rPr>
          <w:rFonts w:cstheme="minorHAnsi"/>
        </w:rPr>
      </w:pPr>
      <w:proofErr w:type="spellStart"/>
      <w:r w:rsidRPr="00DB25C4">
        <w:rPr>
          <w:rFonts w:cstheme="minorHAnsi"/>
          <w:color w:val="000000" w:themeColor="text1"/>
        </w:rPr>
        <w:t>Tugas</w:t>
      </w:r>
      <w:proofErr w:type="spellEnd"/>
      <w:r w:rsidRPr="00DB25C4">
        <w:rPr>
          <w:rFonts w:cstheme="minorHAnsi"/>
          <w:color w:val="000000" w:themeColor="text1"/>
        </w:rPr>
        <w:t xml:space="preserve"> </w:t>
      </w:r>
      <w:proofErr w:type="spellStart"/>
      <w:r w:rsidRPr="00DB25C4">
        <w:rPr>
          <w:rFonts w:cstheme="minorHAnsi"/>
          <w:color w:val="000000" w:themeColor="text1"/>
        </w:rPr>
        <w:t>pokok</w:t>
      </w:r>
      <w:proofErr w:type="spellEnd"/>
      <w:r w:rsidRPr="00DB25C4">
        <w:rPr>
          <w:rFonts w:cstheme="minorHAnsi"/>
          <w:color w:val="000000" w:themeColor="text1"/>
        </w:rPr>
        <w:t xml:space="preserve"> dan </w:t>
      </w:r>
      <w:proofErr w:type="spellStart"/>
      <w:r w:rsidRPr="00DB25C4">
        <w:rPr>
          <w:rFonts w:cstheme="minorHAnsi"/>
          <w:color w:val="000000" w:themeColor="text1"/>
        </w:rPr>
        <w:t>fungsi</w:t>
      </w:r>
      <w:proofErr w:type="spellEnd"/>
      <w:r w:rsidRPr="00DB25C4">
        <w:rPr>
          <w:rFonts w:cstheme="minorHAnsi"/>
          <w:color w:val="000000" w:themeColor="text1"/>
        </w:rPr>
        <w:t xml:space="preserve"> </w:t>
      </w:r>
      <w:proofErr w:type="spellStart"/>
      <w:r w:rsidRPr="00DB25C4">
        <w:rPr>
          <w:rFonts w:cstheme="minorHAnsi"/>
          <w:color w:val="000000" w:themeColor="text1"/>
        </w:rPr>
        <w:t>setiap</w:t>
      </w:r>
      <w:proofErr w:type="spellEnd"/>
      <w:r w:rsidRPr="00DB25C4">
        <w:rPr>
          <w:rFonts w:cstheme="minorHAnsi"/>
          <w:color w:val="000000" w:themeColor="text1"/>
        </w:rPr>
        <w:t xml:space="preserve"> </w:t>
      </w:r>
      <w:proofErr w:type="spellStart"/>
      <w:r w:rsidRPr="00DB25C4">
        <w:rPr>
          <w:rFonts w:cstheme="minorHAnsi"/>
          <w:color w:val="000000" w:themeColor="text1"/>
        </w:rPr>
        <w:t>struktur</w:t>
      </w:r>
      <w:proofErr w:type="spellEnd"/>
      <w:r w:rsidRPr="00DB25C4">
        <w:rPr>
          <w:rFonts w:cstheme="minorHAnsi"/>
          <w:color w:val="000000" w:themeColor="text1"/>
        </w:rPr>
        <w:t xml:space="preserve"> yang </w:t>
      </w:r>
      <w:proofErr w:type="spellStart"/>
      <w:r w:rsidRPr="00DB25C4">
        <w:rPr>
          <w:rFonts w:cstheme="minorHAnsi"/>
          <w:color w:val="000000" w:themeColor="text1"/>
        </w:rPr>
        <w:t>ada</w:t>
      </w:r>
      <w:proofErr w:type="spellEnd"/>
      <w:r w:rsidRPr="00DB25C4">
        <w:rPr>
          <w:rFonts w:cstheme="minorHAnsi"/>
          <w:color w:val="000000" w:themeColor="text1"/>
        </w:rPr>
        <w:t xml:space="preserve"> di UPPS dan PS </w:t>
      </w:r>
      <w:proofErr w:type="spellStart"/>
      <w:r w:rsidRPr="00DB25C4">
        <w:rPr>
          <w:rFonts w:cstheme="minorHAnsi"/>
          <w:color w:val="000000" w:themeColor="text1"/>
        </w:rPr>
        <w:t>diuraikan</w:t>
      </w:r>
      <w:proofErr w:type="spellEnd"/>
      <w:r w:rsidRPr="00DB25C4">
        <w:rPr>
          <w:rFonts w:cstheme="minorHAnsi"/>
          <w:color w:val="000000" w:themeColor="text1"/>
        </w:rPr>
        <w:t xml:space="preserve"> </w:t>
      </w:r>
      <w:proofErr w:type="spellStart"/>
      <w:r w:rsidRPr="00DB25C4">
        <w:rPr>
          <w:rFonts w:cstheme="minorHAnsi"/>
          <w:color w:val="000000" w:themeColor="text1"/>
        </w:rPr>
        <w:t>sebagai</w:t>
      </w:r>
      <w:proofErr w:type="spellEnd"/>
      <w:r w:rsidRPr="00DB25C4">
        <w:rPr>
          <w:rFonts w:cstheme="minorHAnsi"/>
          <w:color w:val="000000" w:themeColor="text1"/>
        </w:rPr>
        <w:t xml:space="preserve"> </w:t>
      </w:r>
      <w:proofErr w:type="spellStart"/>
      <w:r w:rsidRPr="00DB25C4">
        <w:rPr>
          <w:rFonts w:cstheme="minorHAnsi"/>
          <w:color w:val="000000" w:themeColor="text1"/>
        </w:rPr>
        <w:t>berikut</w:t>
      </w:r>
      <w:proofErr w:type="spellEnd"/>
      <w:r w:rsidRPr="00DB25C4">
        <w:rPr>
          <w:rFonts w:cstheme="minorHAnsi"/>
          <w:color w:val="000000" w:themeColor="text1"/>
        </w:rPr>
        <w:t>.</w:t>
      </w:r>
      <w:r w:rsidRPr="00DB25C4">
        <w:rPr>
          <w:rFonts w:cstheme="minorHAnsi"/>
          <w:b/>
          <w:bCs/>
          <w:color w:val="000000" w:themeColor="text1"/>
        </w:rPr>
        <w:t xml:space="preserve"> </w:t>
      </w:r>
    </w:p>
    <w:p w14:paraId="44B3D13A" w14:textId="77777777" w:rsidR="00EE2EA9" w:rsidRPr="00DB25C4" w:rsidRDefault="00EE2EA9" w:rsidP="00687314">
      <w:pPr>
        <w:autoSpaceDE w:val="0"/>
        <w:autoSpaceDN w:val="0"/>
        <w:adjustRightInd w:val="0"/>
        <w:spacing w:after="0" w:line="240" w:lineRule="auto"/>
        <w:rPr>
          <w:rFonts w:cstheme="minorHAnsi"/>
          <w:b/>
          <w:bCs/>
          <w:color w:val="000000"/>
        </w:rPr>
      </w:pPr>
    </w:p>
    <w:p w14:paraId="416E6E65" w14:textId="77777777" w:rsidR="00EE2EA9" w:rsidRPr="00DB25C4" w:rsidRDefault="00EE2EA9" w:rsidP="00687314">
      <w:pPr>
        <w:autoSpaceDE w:val="0"/>
        <w:autoSpaceDN w:val="0"/>
        <w:adjustRightInd w:val="0"/>
        <w:spacing w:after="0" w:line="240" w:lineRule="auto"/>
        <w:rPr>
          <w:rFonts w:cstheme="minorHAnsi"/>
          <w:b/>
          <w:bCs/>
          <w:color w:val="000000"/>
        </w:rPr>
      </w:pPr>
      <w:r w:rsidRPr="00DB25C4">
        <w:rPr>
          <w:rFonts w:cstheme="minorHAnsi"/>
          <w:b/>
          <w:bCs/>
          <w:color w:val="000000"/>
        </w:rPr>
        <w:t xml:space="preserve">a. </w:t>
      </w:r>
      <w:proofErr w:type="spellStart"/>
      <w:r w:rsidRPr="00DB25C4">
        <w:rPr>
          <w:rFonts w:cstheme="minorHAnsi"/>
          <w:b/>
          <w:bCs/>
          <w:color w:val="000000"/>
        </w:rPr>
        <w:t>Tugas</w:t>
      </w:r>
      <w:proofErr w:type="spellEnd"/>
      <w:r w:rsidRPr="00DB25C4">
        <w:rPr>
          <w:rFonts w:cstheme="minorHAnsi"/>
          <w:b/>
          <w:bCs/>
          <w:color w:val="000000"/>
        </w:rPr>
        <w:t xml:space="preserve"> dan </w:t>
      </w:r>
      <w:proofErr w:type="spellStart"/>
      <w:r w:rsidRPr="00DB25C4">
        <w:rPr>
          <w:rFonts w:cstheme="minorHAnsi"/>
          <w:b/>
          <w:bCs/>
          <w:color w:val="000000"/>
        </w:rPr>
        <w:t>Fungsi</w:t>
      </w:r>
      <w:proofErr w:type="spellEnd"/>
      <w:r w:rsidRPr="00DB25C4">
        <w:rPr>
          <w:rFonts w:cstheme="minorHAnsi"/>
          <w:b/>
          <w:bCs/>
          <w:color w:val="000000"/>
        </w:rPr>
        <w:t xml:space="preserve"> </w:t>
      </w:r>
      <w:proofErr w:type="spellStart"/>
      <w:r w:rsidRPr="00DB25C4">
        <w:rPr>
          <w:rFonts w:cstheme="minorHAnsi"/>
          <w:b/>
          <w:bCs/>
          <w:color w:val="000000"/>
        </w:rPr>
        <w:t>Pokok</w:t>
      </w:r>
      <w:proofErr w:type="spellEnd"/>
      <w:r w:rsidRPr="00DB25C4">
        <w:rPr>
          <w:rFonts w:cstheme="minorHAnsi"/>
          <w:b/>
          <w:bCs/>
          <w:color w:val="000000"/>
        </w:rPr>
        <w:t xml:space="preserve"> </w:t>
      </w:r>
      <w:proofErr w:type="spellStart"/>
      <w:r w:rsidRPr="00DB25C4">
        <w:rPr>
          <w:rFonts w:cstheme="minorHAnsi"/>
          <w:b/>
          <w:bCs/>
          <w:color w:val="000000"/>
        </w:rPr>
        <w:t>Dekan</w:t>
      </w:r>
      <w:proofErr w:type="spellEnd"/>
    </w:p>
    <w:p w14:paraId="448DE7BE" w14:textId="77777777" w:rsidR="00EE2EA9" w:rsidRPr="00DB25C4" w:rsidRDefault="00EE2EA9" w:rsidP="00687314">
      <w:pPr>
        <w:autoSpaceDE w:val="0"/>
        <w:autoSpaceDN w:val="0"/>
        <w:adjustRightInd w:val="0"/>
        <w:spacing w:after="0" w:line="240" w:lineRule="auto"/>
        <w:rPr>
          <w:rFonts w:cstheme="minorHAnsi"/>
          <w:color w:val="000000"/>
        </w:rPr>
      </w:pPr>
      <w:proofErr w:type="spellStart"/>
      <w:r w:rsidRPr="00DB25C4">
        <w:rPr>
          <w:rFonts w:cstheme="minorHAnsi"/>
          <w:color w:val="000000"/>
        </w:rPr>
        <w:lastRenderedPageBreak/>
        <w:t>Memimpin</w:t>
      </w:r>
      <w:proofErr w:type="spellEnd"/>
      <w:r w:rsidRPr="00DB25C4">
        <w:rPr>
          <w:rFonts w:cstheme="minorHAnsi"/>
          <w:color w:val="000000"/>
        </w:rPr>
        <w:t xml:space="preserve"> </w:t>
      </w:r>
      <w:proofErr w:type="spellStart"/>
      <w:r w:rsidRPr="00DB25C4">
        <w:rPr>
          <w:rFonts w:cstheme="minorHAnsi"/>
          <w:color w:val="000000"/>
        </w:rPr>
        <w:t>penyelenggaraan</w:t>
      </w:r>
      <w:proofErr w:type="spellEnd"/>
      <w:r w:rsidRPr="00DB25C4">
        <w:rPr>
          <w:rFonts w:cstheme="minorHAnsi"/>
          <w:color w:val="000000"/>
        </w:rPr>
        <w:t xml:space="preserve"> </w:t>
      </w:r>
      <w:proofErr w:type="spellStart"/>
      <w:r w:rsidRPr="00DB25C4">
        <w:rPr>
          <w:rFonts w:cstheme="minorHAnsi"/>
          <w:color w:val="000000"/>
        </w:rPr>
        <w:t>Tridharma</w:t>
      </w:r>
      <w:proofErr w:type="spellEnd"/>
      <w:r w:rsidRPr="00DB25C4">
        <w:rPr>
          <w:rFonts w:cstheme="minorHAnsi"/>
          <w:color w:val="000000"/>
        </w:rPr>
        <w:t xml:space="preserve"> </w:t>
      </w:r>
      <w:proofErr w:type="spellStart"/>
      <w:r w:rsidRPr="00DB25C4">
        <w:rPr>
          <w:rFonts w:cstheme="minorHAnsi"/>
          <w:color w:val="000000"/>
        </w:rPr>
        <w:t>perguruan</w:t>
      </w:r>
      <w:proofErr w:type="spellEnd"/>
      <w:r w:rsidRPr="00DB25C4">
        <w:rPr>
          <w:rFonts w:cstheme="minorHAnsi"/>
          <w:color w:val="000000"/>
        </w:rPr>
        <w:t xml:space="preserve"> </w:t>
      </w:r>
      <w:proofErr w:type="spellStart"/>
      <w:r w:rsidRPr="00DB25C4">
        <w:rPr>
          <w:rFonts w:cstheme="minorHAnsi"/>
          <w:color w:val="000000"/>
        </w:rPr>
        <w:t>tinggi</w:t>
      </w:r>
      <w:proofErr w:type="spellEnd"/>
      <w:r w:rsidRPr="00DB25C4">
        <w:rPr>
          <w:rFonts w:cstheme="minorHAnsi"/>
          <w:color w:val="000000"/>
        </w:rPr>
        <w:t xml:space="preserve"> (</w:t>
      </w:r>
      <w:proofErr w:type="spellStart"/>
      <w:r w:rsidRPr="00DB25C4">
        <w:rPr>
          <w:rFonts w:cstheme="minorHAnsi"/>
          <w:color w:val="000000"/>
        </w:rPr>
        <w:t>pendidikan</w:t>
      </w:r>
      <w:proofErr w:type="spellEnd"/>
      <w:r w:rsidRPr="00DB25C4">
        <w:rPr>
          <w:rFonts w:cstheme="minorHAnsi"/>
          <w:color w:val="000000"/>
        </w:rPr>
        <w:t>/</w:t>
      </w:r>
      <w:proofErr w:type="spellStart"/>
      <w:r w:rsidRPr="00DB25C4">
        <w:rPr>
          <w:rFonts w:cstheme="minorHAnsi"/>
          <w:color w:val="000000"/>
        </w:rPr>
        <w:t>pengajaran</w:t>
      </w:r>
      <w:proofErr w:type="spellEnd"/>
      <w:r w:rsidRPr="00DB25C4">
        <w:rPr>
          <w:rFonts w:cstheme="minorHAnsi"/>
          <w:color w:val="000000"/>
        </w:rPr>
        <w:t xml:space="preserve">, </w:t>
      </w:r>
      <w:proofErr w:type="spellStart"/>
      <w:r w:rsidRPr="00DB25C4">
        <w:rPr>
          <w:rFonts w:cstheme="minorHAnsi"/>
          <w:color w:val="000000"/>
        </w:rPr>
        <w:t>penelitian</w:t>
      </w:r>
      <w:proofErr w:type="spellEnd"/>
      <w:r w:rsidRPr="00DB25C4">
        <w:rPr>
          <w:rFonts w:cstheme="minorHAnsi"/>
          <w:color w:val="000000"/>
        </w:rPr>
        <w:t xml:space="preserve"> dan </w:t>
      </w:r>
      <w:proofErr w:type="spellStart"/>
      <w:r w:rsidRPr="00DB25C4">
        <w:rPr>
          <w:rFonts w:cstheme="minorHAnsi"/>
          <w:color w:val="000000"/>
        </w:rPr>
        <w:t>pengabdian</w:t>
      </w:r>
      <w:proofErr w:type="spellEnd"/>
      <w:r w:rsidRPr="00DB25C4">
        <w:rPr>
          <w:rFonts w:cstheme="minorHAnsi"/>
          <w:color w:val="000000"/>
        </w:rPr>
        <w:t xml:space="preserve"> </w:t>
      </w:r>
      <w:proofErr w:type="spellStart"/>
      <w:r w:rsidRPr="00DB25C4">
        <w:rPr>
          <w:rFonts w:cstheme="minorHAnsi"/>
          <w:color w:val="000000"/>
        </w:rPr>
        <w:t>kepada</w:t>
      </w:r>
      <w:proofErr w:type="spellEnd"/>
      <w:r w:rsidRPr="00DB25C4">
        <w:rPr>
          <w:rFonts w:cstheme="minorHAnsi"/>
          <w:color w:val="000000"/>
        </w:rPr>
        <w:t xml:space="preserve"> </w:t>
      </w:r>
      <w:proofErr w:type="spellStart"/>
      <w:r w:rsidRPr="00DB25C4">
        <w:rPr>
          <w:rFonts w:cstheme="minorHAnsi"/>
          <w:color w:val="000000"/>
        </w:rPr>
        <w:t>masyarakat</w:t>
      </w:r>
      <w:proofErr w:type="spellEnd"/>
      <w:r w:rsidRPr="00DB25C4">
        <w:rPr>
          <w:rFonts w:cstheme="minorHAnsi"/>
          <w:color w:val="000000"/>
        </w:rPr>
        <w:t xml:space="preserve">) </w:t>
      </w:r>
      <w:proofErr w:type="spellStart"/>
      <w:r w:rsidRPr="00DB25C4">
        <w:rPr>
          <w:rFonts w:cstheme="minorHAnsi"/>
          <w:color w:val="000000"/>
        </w:rPr>
        <w:t>serta</w:t>
      </w:r>
      <w:proofErr w:type="spellEnd"/>
      <w:r w:rsidRPr="00DB25C4">
        <w:rPr>
          <w:rFonts w:cstheme="minorHAnsi"/>
          <w:color w:val="000000"/>
        </w:rPr>
        <w:t xml:space="preserve"> </w:t>
      </w:r>
      <w:proofErr w:type="spellStart"/>
      <w:r w:rsidRPr="00DB25C4">
        <w:rPr>
          <w:rFonts w:cstheme="minorHAnsi"/>
          <w:color w:val="000000"/>
        </w:rPr>
        <w:t>membina</w:t>
      </w:r>
      <w:proofErr w:type="spellEnd"/>
      <w:r w:rsidRPr="00DB25C4">
        <w:rPr>
          <w:rFonts w:cstheme="minorHAnsi"/>
          <w:color w:val="000000"/>
        </w:rPr>
        <w:t xml:space="preserve"> </w:t>
      </w:r>
      <w:proofErr w:type="spellStart"/>
      <w:r w:rsidRPr="00DB25C4">
        <w:rPr>
          <w:rFonts w:cstheme="minorHAnsi"/>
          <w:color w:val="000000"/>
        </w:rPr>
        <w:t>tenaga</w:t>
      </w:r>
      <w:proofErr w:type="spellEnd"/>
      <w:r w:rsidRPr="00DB25C4">
        <w:rPr>
          <w:rFonts w:cstheme="minorHAnsi"/>
          <w:color w:val="000000"/>
        </w:rPr>
        <w:t xml:space="preserve">, </w:t>
      </w:r>
      <w:proofErr w:type="spellStart"/>
      <w:r w:rsidRPr="00DB25C4">
        <w:rPr>
          <w:rFonts w:cstheme="minorHAnsi"/>
          <w:color w:val="000000"/>
        </w:rPr>
        <w:t>tenaga</w:t>
      </w:r>
      <w:proofErr w:type="spellEnd"/>
      <w:r w:rsidRPr="00DB25C4">
        <w:rPr>
          <w:rFonts w:cstheme="minorHAnsi"/>
          <w:color w:val="000000"/>
        </w:rPr>
        <w:t xml:space="preserve"> </w:t>
      </w:r>
      <w:proofErr w:type="spellStart"/>
      <w:r w:rsidRPr="00DB25C4">
        <w:rPr>
          <w:rFonts w:cstheme="minorHAnsi"/>
          <w:color w:val="000000"/>
        </w:rPr>
        <w:t>kependidikan</w:t>
      </w:r>
      <w:proofErr w:type="spellEnd"/>
      <w:r w:rsidRPr="00DB25C4">
        <w:rPr>
          <w:rFonts w:cstheme="minorHAnsi"/>
          <w:color w:val="000000"/>
        </w:rPr>
        <w:t xml:space="preserve"> dan </w:t>
      </w:r>
      <w:proofErr w:type="spellStart"/>
      <w:r w:rsidRPr="00DB25C4">
        <w:rPr>
          <w:rFonts w:cstheme="minorHAnsi"/>
          <w:color w:val="000000"/>
        </w:rPr>
        <w:t>mahasiswa</w:t>
      </w:r>
      <w:proofErr w:type="spellEnd"/>
      <w:r w:rsidRPr="00DB25C4">
        <w:rPr>
          <w:rFonts w:cstheme="minorHAnsi"/>
          <w:color w:val="000000"/>
        </w:rPr>
        <w:t xml:space="preserve"> di </w:t>
      </w:r>
      <w:proofErr w:type="spellStart"/>
      <w:r w:rsidRPr="00DB25C4">
        <w:rPr>
          <w:rFonts w:cstheme="minorHAnsi"/>
          <w:color w:val="000000"/>
        </w:rPr>
        <w:t>Fakultas</w:t>
      </w:r>
      <w:proofErr w:type="spellEnd"/>
      <w:r w:rsidRPr="00DB25C4">
        <w:rPr>
          <w:rFonts w:cstheme="minorHAnsi"/>
          <w:color w:val="000000"/>
        </w:rPr>
        <w:t xml:space="preserve"> Bahasa dan Seni. </w:t>
      </w:r>
    </w:p>
    <w:p w14:paraId="13002FB4" w14:textId="77777777" w:rsidR="00EE2EA9" w:rsidRPr="00DB25C4" w:rsidRDefault="00EE2EA9" w:rsidP="00687314">
      <w:pPr>
        <w:autoSpaceDE w:val="0"/>
        <w:autoSpaceDN w:val="0"/>
        <w:adjustRightInd w:val="0"/>
        <w:spacing w:after="0" w:line="240" w:lineRule="auto"/>
        <w:rPr>
          <w:rFonts w:cstheme="minorHAnsi"/>
          <w:color w:val="000000"/>
        </w:rPr>
      </w:pPr>
      <w:r w:rsidRPr="00DB25C4">
        <w:rPr>
          <w:rFonts w:cstheme="minorHAnsi"/>
          <w:color w:val="000000"/>
        </w:rPr>
        <w:t xml:space="preserve"> </w:t>
      </w:r>
    </w:p>
    <w:p w14:paraId="0932D167" w14:textId="77777777" w:rsidR="00EE2EA9" w:rsidRPr="00DB25C4" w:rsidRDefault="00EE2EA9" w:rsidP="00687314">
      <w:pPr>
        <w:autoSpaceDE w:val="0"/>
        <w:autoSpaceDN w:val="0"/>
        <w:adjustRightInd w:val="0"/>
        <w:spacing w:after="0" w:line="240" w:lineRule="auto"/>
        <w:rPr>
          <w:rFonts w:cstheme="minorHAnsi"/>
          <w:b/>
          <w:bCs/>
          <w:color w:val="000000"/>
        </w:rPr>
      </w:pPr>
      <w:r w:rsidRPr="00DB25C4">
        <w:rPr>
          <w:rFonts w:cstheme="minorHAnsi"/>
          <w:b/>
          <w:bCs/>
          <w:color w:val="000000"/>
        </w:rPr>
        <w:t xml:space="preserve">b. </w:t>
      </w:r>
      <w:proofErr w:type="spellStart"/>
      <w:r w:rsidRPr="00DB25C4">
        <w:rPr>
          <w:rFonts w:cstheme="minorHAnsi"/>
          <w:b/>
          <w:bCs/>
          <w:color w:val="000000"/>
        </w:rPr>
        <w:t>Deskripsi</w:t>
      </w:r>
      <w:proofErr w:type="spellEnd"/>
      <w:r w:rsidRPr="00DB25C4">
        <w:rPr>
          <w:rFonts w:cstheme="minorHAnsi"/>
          <w:b/>
          <w:bCs/>
          <w:color w:val="000000"/>
        </w:rPr>
        <w:t xml:space="preserve"> </w:t>
      </w:r>
      <w:proofErr w:type="spellStart"/>
      <w:r w:rsidRPr="00DB25C4">
        <w:rPr>
          <w:rFonts w:cstheme="minorHAnsi"/>
          <w:b/>
          <w:bCs/>
          <w:color w:val="000000"/>
        </w:rPr>
        <w:t>Kerja</w:t>
      </w:r>
      <w:proofErr w:type="spellEnd"/>
      <w:r w:rsidRPr="00DB25C4">
        <w:rPr>
          <w:rFonts w:cstheme="minorHAnsi"/>
          <w:b/>
          <w:bCs/>
          <w:color w:val="000000"/>
        </w:rPr>
        <w:t xml:space="preserve"> </w:t>
      </w:r>
      <w:proofErr w:type="spellStart"/>
      <w:r w:rsidRPr="00DB25C4">
        <w:rPr>
          <w:rFonts w:cstheme="minorHAnsi"/>
          <w:b/>
          <w:bCs/>
          <w:color w:val="000000"/>
        </w:rPr>
        <w:t>Dekan</w:t>
      </w:r>
      <w:proofErr w:type="spellEnd"/>
    </w:p>
    <w:p w14:paraId="7D981B0E" w14:textId="77777777" w:rsidR="00EE2EA9" w:rsidRPr="00DB25C4" w:rsidRDefault="00EE2EA9" w:rsidP="00687314">
      <w:pPr>
        <w:autoSpaceDE w:val="0"/>
        <w:autoSpaceDN w:val="0"/>
        <w:adjustRightInd w:val="0"/>
        <w:spacing w:after="0" w:line="240" w:lineRule="auto"/>
        <w:rPr>
          <w:rFonts w:cstheme="minorHAnsi"/>
          <w:b/>
          <w:bCs/>
          <w:color w:val="000000"/>
        </w:rPr>
      </w:pPr>
      <w:proofErr w:type="spellStart"/>
      <w:r w:rsidRPr="00DB25C4">
        <w:rPr>
          <w:rFonts w:cstheme="minorHAnsi"/>
          <w:b/>
          <w:bCs/>
          <w:color w:val="000000"/>
        </w:rPr>
        <w:t>Tugas-tugas</w:t>
      </w:r>
      <w:proofErr w:type="spellEnd"/>
      <w:r w:rsidRPr="00DB25C4">
        <w:rPr>
          <w:rFonts w:cstheme="minorHAnsi"/>
          <w:b/>
          <w:bCs/>
          <w:color w:val="000000"/>
        </w:rPr>
        <w:t xml:space="preserve"> </w:t>
      </w:r>
      <w:proofErr w:type="spellStart"/>
      <w:r w:rsidRPr="00DB25C4">
        <w:rPr>
          <w:rFonts w:cstheme="minorHAnsi"/>
          <w:b/>
          <w:bCs/>
          <w:color w:val="000000"/>
        </w:rPr>
        <w:t>pokok</w:t>
      </w:r>
      <w:proofErr w:type="spellEnd"/>
    </w:p>
    <w:p w14:paraId="4F52E298" w14:textId="77777777" w:rsidR="00EE2EA9" w:rsidRPr="00DB25C4" w:rsidRDefault="00EE2EA9" w:rsidP="009F6099">
      <w:pPr>
        <w:pStyle w:val="ListParagraph"/>
        <w:numPr>
          <w:ilvl w:val="0"/>
          <w:numId w:val="33"/>
        </w:numPr>
        <w:autoSpaceDE w:val="0"/>
        <w:autoSpaceDN w:val="0"/>
        <w:adjustRightInd w:val="0"/>
        <w:spacing w:after="0" w:line="240" w:lineRule="auto"/>
        <w:rPr>
          <w:rFonts w:cstheme="minorHAnsi"/>
          <w:color w:val="000000"/>
        </w:rPr>
      </w:pPr>
      <w:proofErr w:type="spellStart"/>
      <w:r w:rsidRPr="00DB25C4">
        <w:rPr>
          <w:rFonts w:cstheme="minorHAnsi"/>
          <w:color w:val="000000"/>
        </w:rPr>
        <w:t>Mengembangkan</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misi</w:t>
      </w:r>
      <w:proofErr w:type="spellEnd"/>
      <w:r w:rsidRPr="00DB25C4">
        <w:rPr>
          <w:rFonts w:cstheme="minorHAnsi"/>
          <w:color w:val="000000"/>
        </w:rPr>
        <w:t xml:space="preserve"> dan </w:t>
      </w:r>
      <w:proofErr w:type="spellStart"/>
      <w:r w:rsidRPr="00DB25C4">
        <w:rPr>
          <w:rFonts w:cstheme="minorHAnsi"/>
          <w:color w:val="000000"/>
        </w:rPr>
        <w:t>rencana</w:t>
      </w:r>
      <w:proofErr w:type="spellEnd"/>
      <w:r w:rsidRPr="00DB25C4">
        <w:rPr>
          <w:rFonts w:cstheme="minorHAnsi"/>
          <w:color w:val="000000"/>
        </w:rPr>
        <w:t xml:space="preserve"> </w:t>
      </w:r>
      <w:proofErr w:type="spellStart"/>
      <w:r w:rsidRPr="00DB25C4">
        <w:rPr>
          <w:rFonts w:cstheme="minorHAnsi"/>
          <w:color w:val="000000"/>
        </w:rPr>
        <w:t>strategis</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upaya</w:t>
      </w:r>
      <w:proofErr w:type="spellEnd"/>
      <w:r w:rsidRPr="00DB25C4">
        <w:rPr>
          <w:rFonts w:cstheme="minorHAnsi"/>
          <w:color w:val="000000"/>
        </w:rPr>
        <w:t xml:space="preserve"> </w:t>
      </w:r>
      <w:proofErr w:type="spellStart"/>
      <w:r w:rsidRPr="00DB25C4">
        <w:rPr>
          <w:rFonts w:cstheme="minorHAnsi"/>
          <w:color w:val="000000"/>
        </w:rPr>
        <w:t>mewujudkan</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misi</w:t>
      </w:r>
      <w:proofErr w:type="spellEnd"/>
      <w:r w:rsidRPr="00DB25C4">
        <w:rPr>
          <w:rFonts w:cstheme="minorHAnsi"/>
          <w:color w:val="000000"/>
        </w:rPr>
        <w:t xml:space="preserve"> dan </w:t>
      </w:r>
      <w:proofErr w:type="spellStart"/>
      <w:r w:rsidRPr="00DB25C4">
        <w:rPr>
          <w:rFonts w:cstheme="minorHAnsi"/>
          <w:color w:val="000000"/>
        </w:rPr>
        <w:t>rencana</w:t>
      </w:r>
      <w:proofErr w:type="spellEnd"/>
      <w:r w:rsidRPr="00DB25C4">
        <w:rPr>
          <w:rFonts w:cstheme="minorHAnsi"/>
          <w:color w:val="000000"/>
        </w:rPr>
        <w:t xml:space="preserve"> </w:t>
      </w:r>
      <w:proofErr w:type="spellStart"/>
      <w:r w:rsidRPr="00DB25C4">
        <w:rPr>
          <w:rFonts w:cstheme="minorHAnsi"/>
          <w:color w:val="000000"/>
        </w:rPr>
        <w:t>strategis</w:t>
      </w:r>
      <w:proofErr w:type="spellEnd"/>
      <w:r w:rsidRPr="00DB25C4">
        <w:rPr>
          <w:rFonts w:cstheme="minorHAnsi"/>
          <w:color w:val="000000"/>
        </w:rPr>
        <w:t xml:space="preserve"> universitas.</w:t>
      </w:r>
    </w:p>
    <w:p w14:paraId="39CBBA76" w14:textId="77777777" w:rsidR="00EE2EA9" w:rsidRPr="00DB25C4" w:rsidRDefault="00EE2EA9" w:rsidP="009F6099">
      <w:pPr>
        <w:pStyle w:val="ListParagraph"/>
        <w:numPr>
          <w:ilvl w:val="0"/>
          <w:numId w:val="33"/>
        </w:numPr>
        <w:autoSpaceDE w:val="0"/>
        <w:autoSpaceDN w:val="0"/>
        <w:adjustRightInd w:val="0"/>
        <w:spacing w:after="0" w:line="240" w:lineRule="auto"/>
        <w:rPr>
          <w:rFonts w:cstheme="minorHAnsi"/>
          <w:color w:val="000000"/>
        </w:rPr>
      </w:pPr>
      <w:r w:rsidRPr="00DB25C4">
        <w:rPr>
          <w:rFonts w:cstheme="minorHAnsi"/>
          <w:color w:val="000000"/>
        </w:rPr>
        <w:t xml:space="preserve">Menyusun dan </w:t>
      </w:r>
      <w:proofErr w:type="spellStart"/>
      <w:r w:rsidRPr="00DB25C4">
        <w:rPr>
          <w:rFonts w:cstheme="minorHAnsi"/>
          <w:color w:val="000000"/>
        </w:rPr>
        <w:t>melaksanakan</w:t>
      </w:r>
      <w:proofErr w:type="spellEnd"/>
      <w:r w:rsidRPr="00DB25C4">
        <w:rPr>
          <w:rFonts w:cstheme="minorHAnsi"/>
          <w:color w:val="000000"/>
        </w:rPr>
        <w:t xml:space="preserve"> </w:t>
      </w:r>
      <w:proofErr w:type="spellStart"/>
      <w:r w:rsidRPr="00DB25C4">
        <w:rPr>
          <w:rFonts w:cstheme="minorHAnsi"/>
          <w:color w:val="000000"/>
        </w:rPr>
        <w:t>rencana</w:t>
      </w:r>
      <w:proofErr w:type="spellEnd"/>
      <w:r w:rsidRPr="00DB25C4">
        <w:rPr>
          <w:rFonts w:cstheme="minorHAnsi"/>
          <w:color w:val="000000"/>
        </w:rPr>
        <w:t xml:space="preserve"> </w:t>
      </w:r>
      <w:proofErr w:type="spellStart"/>
      <w:r w:rsidRPr="00DB25C4">
        <w:rPr>
          <w:rFonts w:cstheme="minorHAnsi"/>
          <w:color w:val="000000"/>
        </w:rPr>
        <w:t>strategis</w:t>
      </w:r>
      <w:proofErr w:type="spellEnd"/>
      <w:r w:rsidRPr="00DB25C4">
        <w:rPr>
          <w:rFonts w:cstheme="minorHAnsi"/>
          <w:color w:val="000000"/>
        </w:rPr>
        <w:t xml:space="preserve"> dan </w:t>
      </w:r>
      <w:proofErr w:type="spellStart"/>
      <w:r w:rsidRPr="00DB25C4">
        <w:rPr>
          <w:rFonts w:cstheme="minorHAnsi"/>
          <w:color w:val="000000"/>
        </w:rPr>
        <w:t>rencana</w:t>
      </w:r>
      <w:proofErr w:type="spellEnd"/>
      <w:r w:rsidRPr="00DB25C4">
        <w:rPr>
          <w:rFonts w:cstheme="minorHAnsi"/>
          <w:color w:val="000000"/>
        </w:rPr>
        <w:t xml:space="preserve"> </w:t>
      </w:r>
      <w:proofErr w:type="spellStart"/>
      <w:r w:rsidRPr="00DB25C4">
        <w:rPr>
          <w:rFonts w:cstheme="minorHAnsi"/>
          <w:color w:val="000000"/>
        </w:rPr>
        <w:t>operasional</w:t>
      </w:r>
      <w:proofErr w:type="spellEnd"/>
      <w:r w:rsidRPr="00DB25C4">
        <w:rPr>
          <w:rFonts w:cstheme="minorHAnsi"/>
          <w:color w:val="000000"/>
        </w:rPr>
        <w:t xml:space="preserve"> yang </w:t>
      </w:r>
      <w:proofErr w:type="spellStart"/>
      <w:r w:rsidRPr="00DB25C4">
        <w:rPr>
          <w:rFonts w:cstheme="minorHAnsi"/>
          <w:color w:val="000000"/>
        </w:rPr>
        <w:t>hendak</w:t>
      </w:r>
      <w:proofErr w:type="spellEnd"/>
      <w:r w:rsidRPr="00DB25C4">
        <w:rPr>
          <w:rFonts w:cstheme="minorHAnsi"/>
          <w:color w:val="000000"/>
        </w:rPr>
        <w:t xml:space="preserve"> </w:t>
      </w:r>
      <w:proofErr w:type="spellStart"/>
      <w:r w:rsidRPr="00DB25C4">
        <w:rPr>
          <w:rFonts w:cstheme="minorHAnsi"/>
          <w:color w:val="000000"/>
        </w:rPr>
        <w:t>dicapai</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masa </w:t>
      </w:r>
      <w:proofErr w:type="spellStart"/>
      <w:r w:rsidRPr="00DB25C4">
        <w:rPr>
          <w:rFonts w:cstheme="minorHAnsi"/>
          <w:color w:val="000000"/>
        </w:rPr>
        <w:t>jabatannya</w:t>
      </w:r>
      <w:proofErr w:type="spellEnd"/>
      <w:r w:rsidRPr="00DB25C4">
        <w:rPr>
          <w:rFonts w:cstheme="minorHAnsi"/>
          <w:color w:val="000000"/>
        </w:rPr>
        <w:t xml:space="preserve">. </w:t>
      </w:r>
    </w:p>
    <w:p w14:paraId="57BD0128" w14:textId="77777777" w:rsidR="00EE2EA9" w:rsidRPr="00DB25C4" w:rsidRDefault="00EE2EA9" w:rsidP="009F6099">
      <w:pPr>
        <w:pStyle w:val="ListParagraph"/>
        <w:numPr>
          <w:ilvl w:val="0"/>
          <w:numId w:val="33"/>
        </w:numPr>
        <w:autoSpaceDE w:val="0"/>
        <w:autoSpaceDN w:val="0"/>
        <w:adjustRightInd w:val="0"/>
        <w:spacing w:after="0" w:line="240" w:lineRule="auto"/>
        <w:rPr>
          <w:rFonts w:cstheme="minorHAnsi"/>
          <w:color w:val="000000"/>
        </w:rPr>
      </w:pPr>
      <w:r w:rsidRPr="00DB25C4">
        <w:rPr>
          <w:rFonts w:cstheme="minorHAnsi"/>
          <w:color w:val="000000"/>
        </w:rPr>
        <w:t xml:space="preserve">Menyusun program </w:t>
      </w:r>
      <w:proofErr w:type="spellStart"/>
      <w:r w:rsidRPr="00DB25C4">
        <w:rPr>
          <w:rFonts w:cstheme="minorHAnsi"/>
          <w:color w:val="000000"/>
        </w:rPr>
        <w:t>kerja</w:t>
      </w:r>
      <w:proofErr w:type="spellEnd"/>
      <w:r w:rsidRPr="00DB25C4">
        <w:rPr>
          <w:rFonts w:cstheme="minorHAnsi"/>
          <w:color w:val="000000"/>
        </w:rPr>
        <w:t xml:space="preserve"> dan </w:t>
      </w:r>
      <w:proofErr w:type="spellStart"/>
      <w:r w:rsidRPr="00DB25C4">
        <w:rPr>
          <w:rFonts w:cstheme="minorHAnsi"/>
          <w:color w:val="000000"/>
        </w:rPr>
        <w:t>anggaran</w:t>
      </w:r>
      <w:proofErr w:type="spellEnd"/>
      <w:r w:rsidRPr="00DB25C4">
        <w:rPr>
          <w:rFonts w:cstheme="minorHAnsi"/>
          <w:color w:val="000000"/>
        </w:rPr>
        <w:t xml:space="preserve"> </w:t>
      </w:r>
      <w:proofErr w:type="spellStart"/>
      <w:r w:rsidRPr="00DB25C4">
        <w:rPr>
          <w:rFonts w:cstheme="minorHAnsi"/>
          <w:color w:val="000000"/>
        </w:rPr>
        <w:t>tahunan</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w:t>
      </w:r>
    </w:p>
    <w:p w14:paraId="08E22F88" w14:textId="77777777" w:rsidR="00EE2EA9" w:rsidRPr="00DB25C4" w:rsidRDefault="00EE2EA9" w:rsidP="009F6099">
      <w:pPr>
        <w:pStyle w:val="ListParagraph"/>
        <w:numPr>
          <w:ilvl w:val="0"/>
          <w:numId w:val="33"/>
        </w:numPr>
        <w:autoSpaceDE w:val="0"/>
        <w:autoSpaceDN w:val="0"/>
        <w:adjustRightInd w:val="0"/>
        <w:spacing w:after="0" w:line="240" w:lineRule="auto"/>
        <w:rPr>
          <w:rFonts w:cstheme="minorHAnsi"/>
          <w:color w:val="000000"/>
        </w:rPr>
      </w:pPr>
      <w:proofErr w:type="spellStart"/>
      <w:r w:rsidRPr="00DB25C4">
        <w:rPr>
          <w:rFonts w:cstheme="minorHAnsi"/>
          <w:color w:val="000000"/>
        </w:rPr>
        <w:t>Memimpin</w:t>
      </w:r>
      <w:proofErr w:type="spellEnd"/>
      <w:r w:rsidRPr="00DB25C4">
        <w:rPr>
          <w:rFonts w:cstheme="minorHAnsi"/>
          <w:color w:val="000000"/>
        </w:rPr>
        <w:t xml:space="preserve"> dan </w:t>
      </w:r>
      <w:proofErr w:type="spellStart"/>
      <w:r w:rsidRPr="00DB25C4">
        <w:rPr>
          <w:rFonts w:cstheme="minorHAnsi"/>
          <w:color w:val="000000"/>
        </w:rPr>
        <w:t>menjamin</w:t>
      </w:r>
      <w:proofErr w:type="spellEnd"/>
      <w:r w:rsidRPr="00DB25C4">
        <w:rPr>
          <w:rFonts w:cstheme="minorHAnsi"/>
          <w:color w:val="000000"/>
        </w:rPr>
        <w:t xml:space="preserve"> </w:t>
      </w:r>
      <w:proofErr w:type="spellStart"/>
      <w:r w:rsidRPr="00DB25C4">
        <w:rPr>
          <w:rFonts w:cstheme="minorHAnsi"/>
          <w:color w:val="000000"/>
        </w:rPr>
        <w:t>efektifitas</w:t>
      </w:r>
      <w:proofErr w:type="spellEnd"/>
      <w:r w:rsidRPr="00DB25C4">
        <w:rPr>
          <w:rFonts w:cstheme="minorHAnsi"/>
          <w:color w:val="000000"/>
        </w:rPr>
        <w:t xml:space="preserve"> dan </w:t>
      </w:r>
      <w:proofErr w:type="spellStart"/>
      <w:r w:rsidRPr="00DB25C4">
        <w:rPr>
          <w:rFonts w:cstheme="minorHAnsi"/>
          <w:color w:val="000000"/>
        </w:rPr>
        <w:t>efesiensi</w:t>
      </w:r>
      <w:proofErr w:type="spellEnd"/>
      <w:r w:rsidRPr="00DB25C4">
        <w:rPr>
          <w:rFonts w:cstheme="minorHAnsi"/>
          <w:color w:val="000000"/>
        </w:rPr>
        <w:t xml:space="preserve"> </w:t>
      </w:r>
      <w:proofErr w:type="spellStart"/>
      <w:r w:rsidRPr="00DB25C4">
        <w:rPr>
          <w:rFonts w:cstheme="minorHAnsi"/>
          <w:color w:val="000000"/>
        </w:rPr>
        <w:t>penyelenggaraan</w:t>
      </w:r>
      <w:proofErr w:type="spellEnd"/>
      <w:r w:rsidRPr="00DB25C4">
        <w:rPr>
          <w:rFonts w:cstheme="minorHAnsi"/>
          <w:color w:val="000000"/>
        </w:rPr>
        <w:t xml:space="preserve"> </w:t>
      </w:r>
      <w:proofErr w:type="spellStart"/>
      <w:r w:rsidRPr="00DB25C4">
        <w:rPr>
          <w:rFonts w:cstheme="minorHAnsi"/>
          <w:color w:val="000000"/>
        </w:rPr>
        <w:t>kegiatan</w:t>
      </w:r>
      <w:proofErr w:type="spellEnd"/>
      <w:r w:rsidRPr="00DB25C4">
        <w:rPr>
          <w:rFonts w:cstheme="minorHAnsi"/>
          <w:color w:val="000000"/>
        </w:rPr>
        <w:t xml:space="preserve"> Tri Dharma </w:t>
      </w:r>
      <w:proofErr w:type="spellStart"/>
      <w:r w:rsidRPr="00DB25C4">
        <w:rPr>
          <w:rFonts w:cstheme="minorHAnsi"/>
          <w:color w:val="000000"/>
        </w:rPr>
        <w:t>Perguruan</w:t>
      </w:r>
      <w:proofErr w:type="spellEnd"/>
      <w:r w:rsidRPr="00DB25C4">
        <w:rPr>
          <w:rFonts w:cstheme="minorHAnsi"/>
          <w:color w:val="000000"/>
        </w:rPr>
        <w:t xml:space="preserve"> Tinggi di </w:t>
      </w:r>
      <w:proofErr w:type="spellStart"/>
      <w:r w:rsidRPr="00DB25C4">
        <w:rPr>
          <w:rFonts w:cstheme="minorHAnsi"/>
          <w:color w:val="000000"/>
        </w:rPr>
        <w:t>Fakultas</w:t>
      </w:r>
      <w:proofErr w:type="spellEnd"/>
      <w:r w:rsidRPr="00DB25C4">
        <w:rPr>
          <w:rFonts w:cstheme="minorHAnsi"/>
          <w:color w:val="000000"/>
        </w:rPr>
        <w:t xml:space="preserve">. </w:t>
      </w:r>
    </w:p>
    <w:p w14:paraId="68461945" w14:textId="77777777" w:rsidR="00EE2EA9" w:rsidRPr="00DB25C4" w:rsidRDefault="00EE2EA9" w:rsidP="009F6099">
      <w:pPr>
        <w:pStyle w:val="ListParagraph"/>
        <w:numPr>
          <w:ilvl w:val="0"/>
          <w:numId w:val="33"/>
        </w:numPr>
        <w:autoSpaceDE w:val="0"/>
        <w:autoSpaceDN w:val="0"/>
        <w:adjustRightInd w:val="0"/>
        <w:spacing w:after="0" w:line="240" w:lineRule="auto"/>
        <w:rPr>
          <w:rFonts w:cstheme="minorHAnsi"/>
          <w:color w:val="000000"/>
        </w:rPr>
      </w:pPr>
      <w:proofErr w:type="spellStart"/>
      <w:r w:rsidRPr="00DB25C4">
        <w:rPr>
          <w:rFonts w:cstheme="minorHAnsi"/>
          <w:color w:val="000000"/>
        </w:rPr>
        <w:t>Merencanakan</w:t>
      </w:r>
      <w:proofErr w:type="spellEnd"/>
      <w:r w:rsidRPr="00DB25C4">
        <w:rPr>
          <w:rFonts w:cstheme="minorHAnsi"/>
          <w:color w:val="000000"/>
        </w:rPr>
        <w:t xml:space="preserve"> </w:t>
      </w:r>
      <w:proofErr w:type="spellStart"/>
      <w:r w:rsidRPr="00DB25C4">
        <w:rPr>
          <w:rFonts w:cstheme="minorHAnsi"/>
          <w:color w:val="000000"/>
        </w:rPr>
        <w:t>kebutuhan</w:t>
      </w:r>
      <w:proofErr w:type="spellEnd"/>
      <w:r w:rsidRPr="00DB25C4">
        <w:rPr>
          <w:rFonts w:cstheme="minorHAnsi"/>
          <w:color w:val="000000"/>
        </w:rPr>
        <w:t xml:space="preserve"> </w:t>
      </w:r>
      <w:proofErr w:type="spellStart"/>
      <w:r w:rsidRPr="00DB25C4">
        <w:rPr>
          <w:rFonts w:cstheme="minorHAnsi"/>
          <w:color w:val="000000"/>
        </w:rPr>
        <w:t>sumber</w:t>
      </w:r>
      <w:proofErr w:type="spellEnd"/>
      <w:r w:rsidRPr="00DB25C4">
        <w:rPr>
          <w:rFonts w:cstheme="minorHAnsi"/>
          <w:color w:val="000000"/>
        </w:rPr>
        <w:t xml:space="preserve"> </w:t>
      </w:r>
      <w:proofErr w:type="spellStart"/>
      <w:r w:rsidRPr="00DB25C4">
        <w:rPr>
          <w:rFonts w:cstheme="minorHAnsi"/>
          <w:color w:val="000000"/>
        </w:rPr>
        <w:t>daya</w:t>
      </w:r>
      <w:proofErr w:type="spellEnd"/>
      <w:r w:rsidRPr="00DB25C4">
        <w:rPr>
          <w:rFonts w:cstheme="minorHAnsi"/>
          <w:color w:val="000000"/>
        </w:rPr>
        <w:t xml:space="preserve"> </w:t>
      </w:r>
      <w:proofErr w:type="spellStart"/>
      <w:proofErr w:type="gramStart"/>
      <w:r w:rsidRPr="00DB25C4">
        <w:rPr>
          <w:rFonts w:cstheme="minorHAnsi"/>
          <w:color w:val="000000"/>
        </w:rPr>
        <w:t>manusia</w:t>
      </w:r>
      <w:proofErr w:type="spellEnd"/>
      <w:r w:rsidRPr="00DB25C4">
        <w:rPr>
          <w:rFonts w:cstheme="minorHAnsi"/>
          <w:color w:val="000000"/>
        </w:rPr>
        <w:t xml:space="preserve"> ,</w:t>
      </w:r>
      <w:proofErr w:type="gramEnd"/>
      <w:r w:rsidRPr="00DB25C4">
        <w:rPr>
          <w:rFonts w:cstheme="minorHAnsi"/>
          <w:color w:val="000000"/>
        </w:rPr>
        <w:t xml:space="preserve"> </w:t>
      </w:r>
      <w:proofErr w:type="spellStart"/>
      <w:r w:rsidRPr="00DB25C4">
        <w:rPr>
          <w:rFonts w:cstheme="minorHAnsi"/>
          <w:color w:val="000000"/>
        </w:rPr>
        <w:t>pebinaan</w:t>
      </w:r>
      <w:proofErr w:type="spellEnd"/>
      <w:r w:rsidRPr="00DB25C4">
        <w:rPr>
          <w:rFonts w:cstheme="minorHAnsi"/>
          <w:color w:val="000000"/>
        </w:rPr>
        <w:t xml:space="preserve"> dan </w:t>
      </w:r>
      <w:proofErr w:type="spellStart"/>
      <w:r w:rsidRPr="00DB25C4">
        <w:rPr>
          <w:rFonts w:cstheme="minorHAnsi"/>
          <w:color w:val="000000"/>
        </w:rPr>
        <w:t>pengembangan</w:t>
      </w:r>
      <w:proofErr w:type="spellEnd"/>
      <w:r w:rsidRPr="00DB25C4">
        <w:rPr>
          <w:rFonts w:cstheme="minorHAnsi"/>
          <w:color w:val="000000"/>
        </w:rPr>
        <w:t xml:space="preserve"> </w:t>
      </w:r>
      <w:proofErr w:type="spellStart"/>
      <w:r w:rsidRPr="00DB25C4">
        <w:rPr>
          <w:rFonts w:cstheme="minorHAnsi"/>
          <w:color w:val="000000"/>
        </w:rPr>
        <w:t>kompetensi</w:t>
      </w:r>
      <w:proofErr w:type="spellEnd"/>
      <w:r w:rsidRPr="00DB25C4">
        <w:rPr>
          <w:rFonts w:cstheme="minorHAnsi"/>
          <w:color w:val="000000"/>
        </w:rPr>
        <w:t xml:space="preserve"> dan </w:t>
      </w:r>
      <w:proofErr w:type="spellStart"/>
      <w:r w:rsidRPr="00DB25C4">
        <w:rPr>
          <w:rFonts w:cstheme="minorHAnsi"/>
          <w:color w:val="000000"/>
        </w:rPr>
        <w:t>karis</w:t>
      </w:r>
      <w:proofErr w:type="spellEnd"/>
      <w:r w:rsidRPr="00DB25C4">
        <w:rPr>
          <w:rFonts w:cstheme="minorHAnsi"/>
          <w:color w:val="000000"/>
        </w:rPr>
        <w:t xml:space="preserve"> </w:t>
      </w:r>
      <w:proofErr w:type="spellStart"/>
      <w:r w:rsidRPr="00DB25C4">
        <w:rPr>
          <w:rFonts w:cstheme="minorHAnsi"/>
          <w:color w:val="000000"/>
        </w:rPr>
        <w:t>sumber</w:t>
      </w:r>
      <w:proofErr w:type="spellEnd"/>
      <w:r w:rsidRPr="00DB25C4">
        <w:rPr>
          <w:rFonts w:cstheme="minorHAnsi"/>
          <w:color w:val="000000"/>
        </w:rPr>
        <w:t xml:space="preserve"> </w:t>
      </w:r>
      <w:proofErr w:type="spellStart"/>
      <w:r w:rsidRPr="00DB25C4">
        <w:rPr>
          <w:rFonts w:cstheme="minorHAnsi"/>
          <w:color w:val="000000"/>
        </w:rPr>
        <w:t>daya</w:t>
      </w:r>
      <w:proofErr w:type="spellEnd"/>
      <w:r w:rsidRPr="00DB25C4">
        <w:rPr>
          <w:rFonts w:cstheme="minorHAnsi"/>
          <w:color w:val="000000"/>
        </w:rPr>
        <w:t xml:space="preserve"> </w:t>
      </w:r>
      <w:proofErr w:type="spellStart"/>
      <w:r w:rsidRPr="00DB25C4">
        <w:rPr>
          <w:rFonts w:cstheme="minorHAnsi"/>
          <w:color w:val="000000"/>
        </w:rPr>
        <w:t>manusia</w:t>
      </w:r>
      <w:proofErr w:type="spellEnd"/>
      <w:r w:rsidRPr="00DB25C4">
        <w:rPr>
          <w:rFonts w:cstheme="minorHAnsi"/>
          <w:color w:val="000000"/>
        </w:rPr>
        <w:t xml:space="preserve"> </w:t>
      </w:r>
      <w:proofErr w:type="spellStart"/>
      <w:r w:rsidRPr="00DB25C4">
        <w:rPr>
          <w:rFonts w:cstheme="minorHAnsi"/>
          <w:color w:val="000000"/>
        </w:rPr>
        <w:t>fakultas</w:t>
      </w:r>
      <w:proofErr w:type="spellEnd"/>
    </w:p>
    <w:p w14:paraId="644453FD" w14:textId="77777777" w:rsidR="00EE2EA9" w:rsidRPr="00DB25C4" w:rsidRDefault="00EE2EA9" w:rsidP="009F6099">
      <w:pPr>
        <w:pStyle w:val="ListParagraph"/>
        <w:numPr>
          <w:ilvl w:val="0"/>
          <w:numId w:val="33"/>
        </w:numPr>
        <w:autoSpaceDE w:val="0"/>
        <w:autoSpaceDN w:val="0"/>
        <w:adjustRightInd w:val="0"/>
        <w:spacing w:after="0" w:line="240" w:lineRule="auto"/>
        <w:rPr>
          <w:rFonts w:cstheme="minorHAnsi"/>
          <w:color w:val="000000"/>
        </w:rPr>
      </w:pPr>
      <w:proofErr w:type="spellStart"/>
      <w:r w:rsidRPr="00DB25C4">
        <w:rPr>
          <w:rFonts w:cstheme="minorHAnsi"/>
          <w:color w:val="000000"/>
        </w:rPr>
        <w:t>Mempersiapkan</w:t>
      </w:r>
      <w:proofErr w:type="spellEnd"/>
      <w:r w:rsidRPr="00DB25C4">
        <w:rPr>
          <w:rFonts w:cstheme="minorHAnsi"/>
          <w:color w:val="000000"/>
        </w:rPr>
        <w:t xml:space="preserve"> </w:t>
      </w:r>
      <w:proofErr w:type="spellStart"/>
      <w:r w:rsidRPr="00DB25C4">
        <w:rPr>
          <w:rFonts w:cstheme="minorHAnsi"/>
          <w:color w:val="000000"/>
        </w:rPr>
        <w:t>pembukaan</w:t>
      </w:r>
      <w:proofErr w:type="spellEnd"/>
      <w:r w:rsidRPr="00DB25C4">
        <w:rPr>
          <w:rFonts w:cstheme="minorHAnsi"/>
          <w:color w:val="000000"/>
        </w:rPr>
        <w:t xml:space="preserve"> </w:t>
      </w:r>
      <w:proofErr w:type="spellStart"/>
      <w:r w:rsidRPr="00DB25C4">
        <w:rPr>
          <w:rFonts w:cstheme="minorHAnsi"/>
          <w:color w:val="000000"/>
        </w:rPr>
        <w:t>pendidikan</w:t>
      </w:r>
      <w:proofErr w:type="spellEnd"/>
      <w:r w:rsidRPr="00DB25C4">
        <w:rPr>
          <w:rFonts w:cstheme="minorHAnsi"/>
          <w:color w:val="000000"/>
        </w:rPr>
        <w:t xml:space="preserve"> </w:t>
      </w:r>
      <w:proofErr w:type="spellStart"/>
      <w:r w:rsidRPr="00DB25C4">
        <w:rPr>
          <w:rFonts w:cstheme="minorHAnsi"/>
          <w:color w:val="000000"/>
        </w:rPr>
        <w:t>baru</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berbagai</w:t>
      </w:r>
      <w:proofErr w:type="spellEnd"/>
      <w:r w:rsidRPr="00DB25C4">
        <w:rPr>
          <w:rFonts w:cstheme="minorHAnsi"/>
          <w:color w:val="000000"/>
        </w:rPr>
        <w:t xml:space="preserve"> </w:t>
      </w:r>
      <w:proofErr w:type="spellStart"/>
      <w:r w:rsidRPr="00DB25C4">
        <w:rPr>
          <w:rFonts w:cstheme="minorHAnsi"/>
          <w:color w:val="000000"/>
        </w:rPr>
        <w:t>jalur</w:t>
      </w:r>
      <w:proofErr w:type="spellEnd"/>
      <w:r w:rsidRPr="00DB25C4">
        <w:rPr>
          <w:rFonts w:cstheme="minorHAnsi"/>
          <w:color w:val="000000"/>
        </w:rPr>
        <w:t xml:space="preserve">, </w:t>
      </w:r>
      <w:proofErr w:type="spellStart"/>
      <w:r w:rsidRPr="00DB25C4">
        <w:rPr>
          <w:rFonts w:cstheme="minorHAnsi"/>
          <w:color w:val="000000"/>
        </w:rPr>
        <w:t>jenis</w:t>
      </w:r>
      <w:proofErr w:type="spellEnd"/>
      <w:r w:rsidRPr="00DB25C4">
        <w:rPr>
          <w:rFonts w:cstheme="minorHAnsi"/>
          <w:color w:val="000000"/>
        </w:rPr>
        <w:t xml:space="preserve"> dan </w:t>
      </w:r>
      <w:proofErr w:type="spellStart"/>
      <w:r w:rsidRPr="00DB25C4">
        <w:rPr>
          <w:rFonts w:cstheme="minorHAnsi"/>
          <w:color w:val="000000"/>
        </w:rPr>
        <w:t>jenjang</w:t>
      </w:r>
      <w:proofErr w:type="spellEnd"/>
      <w:r w:rsidRPr="00DB25C4">
        <w:rPr>
          <w:rFonts w:cstheme="minorHAnsi"/>
          <w:color w:val="000000"/>
        </w:rPr>
        <w:t xml:space="preserve"> </w:t>
      </w:r>
      <w:proofErr w:type="spellStart"/>
      <w:r w:rsidRPr="00DB25C4">
        <w:rPr>
          <w:rFonts w:cstheme="minorHAnsi"/>
          <w:color w:val="000000"/>
        </w:rPr>
        <w:t>pendidikan</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aras</w:t>
      </w:r>
      <w:proofErr w:type="spellEnd"/>
      <w:r w:rsidRPr="00DB25C4">
        <w:rPr>
          <w:rFonts w:cstheme="minorHAnsi"/>
          <w:color w:val="000000"/>
        </w:rPr>
        <w:t xml:space="preserve"> </w:t>
      </w:r>
      <w:proofErr w:type="spellStart"/>
      <w:r w:rsidRPr="00DB25C4">
        <w:rPr>
          <w:rFonts w:cstheme="minorHAnsi"/>
          <w:color w:val="000000"/>
        </w:rPr>
        <w:t>ilmu</w:t>
      </w:r>
      <w:proofErr w:type="spellEnd"/>
      <w:r w:rsidRPr="00DB25C4">
        <w:rPr>
          <w:rFonts w:cstheme="minorHAnsi"/>
          <w:color w:val="000000"/>
        </w:rPr>
        <w:t xml:space="preserve"> </w:t>
      </w:r>
      <w:proofErr w:type="spellStart"/>
      <w:r w:rsidRPr="00DB25C4">
        <w:rPr>
          <w:rFonts w:cstheme="minorHAnsi"/>
          <w:color w:val="000000"/>
        </w:rPr>
        <w:t>pengetahuan</w:t>
      </w:r>
      <w:proofErr w:type="spellEnd"/>
      <w:r w:rsidRPr="00DB25C4">
        <w:rPr>
          <w:rFonts w:cstheme="minorHAnsi"/>
          <w:color w:val="000000"/>
        </w:rPr>
        <w:t xml:space="preserve"> yang </w:t>
      </w:r>
      <w:proofErr w:type="spellStart"/>
      <w:r w:rsidRPr="00DB25C4">
        <w:rPr>
          <w:rFonts w:cstheme="minorHAnsi"/>
          <w:color w:val="000000"/>
        </w:rPr>
        <w:t>sesuai</w:t>
      </w:r>
      <w:proofErr w:type="spellEnd"/>
      <w:r w:rsidRPr="00DB25C4">
        <w:rPr>
          <w:rFonts w:cstheme="minorHAnsi"/>
          <w:color w:val="000000"/>
        </w:rPr>
        <w:t xml:space="preserve"> </w:t>
      </w:r>
    </w:p>
    <w:p w14:paraId="2C570EA4" w14:textId="77777777" w:rsidR="00EE2EA9" w:rsidRPr="00DB25C4" w:rsidRDefault="00EE2EA9" w:rsidP="009F6099">
      <w:pPr>
        <w:pStyle w:val="ListParagraph"/>
        <w:numPr>
          <w:ilvl w:val="0"/>
          <w:numId w:val="33"/>
        </w:numPr>
        <w:autoSpaceDE w:val="0"/>
        <w:autoSpaceDN w:val="0"/>
        <w:adjustRightInd w:val="0"/>
        <w:spacing w:after="0" w:line="240" w:lineRule="auto"/>
        <w:rPr>
          <w:rFonts w:cstheme="minorHAnsi"/>
          <w:color w:val="000000"/>
        </w:rPr>
      </w:pPr>
      <w:proofErr w:type="spellStart"/>
      <w:r w:rsidRPr="00DB25C4">
        <w:rPr>
          <w:rFonts w:cstheme="minorHAnsi"/>
          <w:color w:val="000000"/>
        </w:rPr>
        <w:t>Mengembangkan</w:t>
      </w:r>
      <w:proofErr w:type="spellEnd"/>
      <w:r w:rsidRPr="00DB25C4">
        <w:rPr>
          <w:rFonts w:cstheme="minorHAnsi"/>
          <w:color w:val="000000"/>
        </w:rPr>
        <w:t xml:space="preserve"> </w:t>
      </w:r>
      <w:proofErr w:type="spellStart"/>
      <w:r w:rsidRPr="00DB25C4">
        <w:rPr>
          <w:rFonts w:cstheme="minorHAnsi"/>
          <w:color w:val="000000"/>
        </w:rPr>
        <w:t>kerjasama</w:t>
      </w:r>
      <w:proofErr w:type="spellEnd"/>
      <w:r w:rsidRPr="00DB25C4">
        <w:rPr>
          <w:rFonts w:cstheme="minorHAnsi"/>
          <w:color w:val="000000"/>
        </w:rPr>
        <w:t xml:space="preserve"> </w:t>
      </w:r>
      <w:proofErr w:type="spellStart"/>
      <w:r w:rsidRPr="00DB25C4">
        <w:rPr>
          <w:rFonts w:cstheme="minorHAnsi"/>
          <w:color w:val="000000"/>
        </w:rPr>
        <w:t>institusional</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berbagai</w:t>
      </w:r>
      <w:proofErr w:type="spellEnd"/>
      <w:r w:rsidRPr="00DB25C4">
        <w:rPr>
          <w:rFonts w:cstheme="minorHAnsi"/>
          <w:color w:val="000000"/>
        </w:rPr>
        <w:t xml:space="preserve"> </w:t>
      </w:r>
      <w:proofErr w:type="spellStart"/>
      <w:r w:rsidRPr="00DB25C4">
        <w:rPr>
          <w:rFonts w:cstheme="minorHAnsi"/>
          <w:color w:val="000000"/>
        </w:rPr>
        <w:t>pihak</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kepentingan</w:t>
      </w:r>
      <w:proofErr w:type="spellEnd"/>
      <w:r w:rsidRPr="00DB25C4">
        <w:rPr>
          <w:rFonts w:cstheme="minorHAnsi"/>
          <w:color w:val="000000"/>
        </w:rPr>
        <w:t xml:space="preserve"> dan </w:t>
      </w:r>
      <w:proofErr w:type="spellStart"/>
      <w:r w:rsidRPr="00DB25C4">
        <w:rPr>
          <w:rFonts w:cstheme="minorHAnsi"/>
          <w:color w:val="000000"/>
        </w:rPr>
        <w:t>pengembangan</w:t>
      </w:r>
      <w:proofErr w:type="spellEnd"/>
      <w:r w:rsidRPr="00DB25C4">
        <w:rPr>
          <w:rFonts w:cstheme="minorHAnsi"/>
          <w:color w:val="000000"/>
        </w:rPr>
        <w:t xml:space="preserve"> program </w:t>
      </w:r>
      <w:proofErr w:type="spellStart"/>
      <w:r w:rsidRPr="00DB25C4">
        <w:rPr>
          <w:rFonts w:cstheme="minorHAnsi"/>
          <w:color w:val="000000"/>
        </w:rPr>
        <w:t>studi</w:t>
      </w:r>
      <w:proofErr w:type="spellEnd"/>
      <w:r w:rsidRPr="00DB25C4">
        <w:rPr>
          <w:rFonts w:cstheme="minorHAnsi"/>
          <w:color w:val="000000"/>
        </w:rPr>
        <w:t xml:space="preserve"> yang </w:t>
      </w:r>
      <w:proofErr w:type="spellStart"/>
      <w:r w:rsidRPr="00DB25C4">
        <w:rPr>
          <w:rFonts w:cstheme="minorHAnsi"/>
          <w:color w:val="000000"/>
        </w:rPr>
        <w:t>berada</w:t>
      </w:r>
      <w:proofErr w:type="spellEnd"/>
      <w:r w:rsidRPr="00DB25C4">
        <w:rPr>
          <w:rFonts w:cstheme="minorHAnsi"/>
          <w:color w:val="000000"/>
        </w:rPr>
        <w:t xml:space="preserve"> di </w:t>
      </w:r>
      <w:proofErr w:type="spellStart"/>
      <w:r w:rsidRPr="00DB25C4">
        <w:rPr>
          <w:rFonts w:cstheme="minorHAnsi"/>
          <w:color w:val="000000"/>
        </w:rPr>
        <w:t>bawah</w:t>
      </w:r>
      <w:proofErr w:type="spellEnd"/>
      <w:r w:rsidRPr="00DB25C4">
        <w:rPr>
          <w:rFonts w:cstheme="minorHAnsi"/>
          <w:color w:val="000000"/>
        </w:rPr>
        <w:t xml:space="preserve"> </w:t>
      </w:r>
      <w:proofErr w:type="spellStart"/>
      <w:r w:rsidRPr="00DB25C4">
        <w:rPr>
          <w:rFonts w:cstheme="minorHAnsi"/>
          <w:color w:val="000000"/>
        </w:rPr>
        <w:t>tanggung</w:t>
      </w:r>
      <w:proofErr w:type="spellEnd"/>
      <w:r w:rsidRPr="00DB25C4">
        <w:rPr>
          <w:rFonts w:cstheme="minorHAnsi"/>
          <w:color w:val="000000"/>
        </w:rPr>
        <w:t xml:space="preserve"> </w:t>
      </w:r>
      <w:proofErr w:type="spellStart"/>
      <w:r w:rsidRPr="00DB25C4">
        <w:rPr>
          <w:rFonts w:cstheme="minorHAnsi"/>
          <w:color w:val="000000"/>
        </w:rPr>
        <w:t>jawabnya</w:t>
      </w:r>
      <w:proofErr w:type="spellEnd"/>
      <w:r w:rsidRPr="00DB25C4">
        <w:rPr>
          <w:rFonts w:cstheme="minorHAnsi"/>
          <w:color w:val="000000"/>
        </w:rPr>
        <w:t xml:space="preserve"> </w:t>
      </w:r>
    </w:p>
    <w:p w14:paraId="22D97B7A" w14:textId="77777777" w:rsidR="00EE2EA9" w:rsidRPr="00DB25C4" w:rsidRDefault="00EE2EA9" w:rsidP="009F6099">
      <w:pPr>
        <w:pStyle w:val="ListParagraph"/>
        <w:numPr>
          <w:ilvl w:val="0"/>
          <w:numId w:val="33"/>
        </w:numPr>
        <w:autoSpaceDE w:val="0"/>
        <w:autoSpaceDN w:val="0"/>
        <w:adjustRightInd w:val="0"/>
        <w:spacing w:after="0" w:line="240" w:lineRule="auto"/>
        <w:rPr>
          <w:rFonts w:cstheme="minorHAnsi"/>
          <w:color w:val="000000"/>
        </w:rPr>
      </w:pPr>
      <w:proofErr w:type="spellStart"/>
      <w:r w:rsidRPr="00DB25C4">
        <w:rPr>
          <w:rFonts w:cstheme="minorHAnsi"/>
          <w:color w:val="000000"/>
        </w:rPr>
        <w:t>Melaksanakan</w:t>
      </w:r>
      <w:proofErr w:type="spellEnd"/>
      <w:r w:rsidRPr="00DB25C4">
        <w:rPr>
          <w:rFonts w:cstheme="minorHAnsi"/>
          <w:color w:val="000000"/>
        </w:rPr>
        <w:t xml:space="preserve"> </w:t>
      </w:r>
      <w:proofErr w:type="spellStart"/>
      <w:r w:rsidRPr="00DB25C4">
        <w:rPr>
          <w:rFonts w:cstheme="minorHAnsi"/>
          <w:color w:val="000000"/>
        </w:rPr>
        <w:t>sosialisasi</w:t>
      </w:r>
      <w:proofErr w:type="spellEnd"/>
      <w:r w:rsidRPr="00DB25C4">
        <w:rPr>
          <w:rFonts w:cstheme="minorHAnsi"/>
          <w:color w:val="000000"/>
        </w:rPr>
        <w:t xml:space="preserve">, </w:t>
      </w:r>
      <w:proofErr w:type="spellStart"/>
      <w:r w:rsidRPr="00DB25C4">
        <w:rPr>
          <w:rFonts w:cstheme="minorHAnsi"/>
          <w:color w:val="000000"/>
        </w:rPr>
        <w:t>diseminasi</w:t>
      </w:r>
      <w:proofErr w:type="spellEnd"/>
      <w:r w:rsidRPr="00DB25C4">
        <w:rPr>
          <w:rFonts w:cstheme="minorHAnsi"/>
          <w:color w:val="000000"/>
        </w:rPr>
        <w:t xml:space="preserve"> dan </w:t>
      </w:r>
      <w:proofErr w:type="spellStart"/>
      <w:r w:rsidRPr="00DB25C4">
        <w:rPr>
          <w:rFonts w:cstheme="minorHAnsi"/>
          <w:color w:val="000000"/>
        </w:rPr>
        <w:t>evaluasi</w:t>
      </w:r>
      <w:proofErr w:type="spellEnd"/>
      <w:r w:rsidRPr="00DB25C4">
        <w:rPr>
          <w:rFonts w:cstheme="minorHAnsi"/>
          <w:color w:val="000000"/>
        </w:rPr>
        <w:t xml:space="preserve"> </w:t>
      </w:r>
      <w:proofErr w:type="spellStart"/>
      <w:r w:rsidRPr="00DB25C4">
        <w:rPr>
          <w:rFonts w:cstheme="minorHAnsi"/>
          <w:color w:val="000000"/>
        </w:rPr>
        <w:t>kebijakan-kebijakan</w:t>
      </w:r>
      <w:proofErr w:type="spellEnd"/>
      <w:r w:rsidRPr="00DB25C4">
        <w:rPr>
          <w:rFonts w:cstheme="minorHAnsi"/>
          <w:color w:val="000000"/>
        </w:rPr>
        <w:t xml:space="preserve"> universitas pada </w:t>
      </w:r>
      <w:proofErr w:type="spellStart"/>
      <w:r w:rsidRPr="00DB25C4">
        <w:rPr>
          <w:rFonts w:cstheme="minorHAnsi"/>
          <w:color w:val="000000"/>
        </w:rPr>
        <w:t>tingkat</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w:t>
      </w:r>
    </w:p>
    <w:p w14:paraId="0C62BF41" w14:textId="77777777" w:rsidR="00EE2EA9" w:rsidRPr="00DB25C4" w:rsidRDefault="00EE2EA9" w:rsidP="009F6099">
      <w:pPr>
        <w:pStyle w:val="ListParagraph"/>
        <w:numPr>
          <w:ilvl w:val="0"/>
          <w:numId w:val="33"/>
        </w:numPr>
        <w:autoSpaceDE w:val="0"/>
        <w:autoSpaceDN w:val="0"/>
        <w:adjustRightInd w:val="0"/>
        <w:spacing w:after="0" w:line="240" w:lineRule="auto"/>
        <w:rPr>
          <w:rFonts w:cstheme="minorHAnsi"/>
          <w:color w:val="000000"/>
        </w:rPr>
      </w:pPr>
      <w:proofErr w:type="spellStart"/>
      <w:r w:rsidRPr="00DB25C4">
        <w:rPr>
          <w:rFonts w:cstheme="minorHAnsi"/>
          <w:color w:val="000000"/>
        </w:rPr>
        <w:t>Menerima</w:t>
      </w:r>
      <w:proofErr w:type="spellEnd"/>
      <w:r w:rsidRPr="00DB25C4">
        <w:rPr>
          <w:rFonts w:cstheme="minorHAnsi"/>
          <w:color w:val="000000"/>
        </w:rPr>
        <w:t xml:space="preserve"> dan </w:t>
      </w:r>
      <w:proofErr w:type="spellStart"/>
      <w:r w:rsidRPr="00DB25C4">
        <w:rPr>
          <w:rFonts w:cstheme="minorHAnsi"/>
          <w:color w:val="000000"/>
        </w:rPr>
        <w:t>mengelola</w:t>
      </w:r>
      <w:proofErr w:type="spellEnd"/>
      <w:r w:rsidRPr="00DB25C4">
        <w:rPr>
          <w:rFonts w:cstheme="minorHAnsi"/>
          <w:color w:val="000000"/>
        </w:rPr>
        <w:t xml:space="preserve"> </w:t>
      </w:r>
      <w:proofErr w:type="spellStart"/>
      <w:r w:rsidRPr="00DB25C4">
        <w:rPr>
          <w:rFonts w:cstheme="minorHAnsi"/>
          <w:color w:val="000000"/>
        </w:rPr>
        <w:t>aspirasi</w:t>
      </w:r>
      <w:proofErr w:type="spellEnd"/>
      <w:r w:rsidRPr="00DB25C4">
        <w:rPr>
          <w:rFonts w:cstheme="minorHAnsi"/>
          <w:color w:val="000000"/>
        </w:rPr>
        <w:t xml:space="preserve"> </w:t>
      </w:r>
      <w:proofErr w:type="spellStart"/>
      <w:r w:rsidRPr="00DB25C4">
        <w:rPr>
          <w:rFonts w:cstheme="minorHAnsi"/>
          <w:color w:val="000000"/>
        </w:rPr>
        <w:t>dari</w:t>
      </w:r>
      <w:proofErr w:type="spellEnd"/>
      <w:r w:rsidRPr="00DB25C4">
        <w:rPr>
          <w:rFonts w:cstheme="minorHAnsi"/>
          <w:color w:val="000000"/>
        </w:rPr>
        <w:t xml:space="preserve"> </w:t>
      </w:r>
      <w:proofErr w:type="spellStart"/>
      <w:r w:rsidRPr="00DB25C4">
        <w:rPr>
          <w:rFonts w:cstheme="minorHAnsi"/>
          <w:color w:val="000000"/>
        </w:rPr>
        <w:t>mahasiswa</w:t>
      </w:r>
      <w:proofErr w:type="spellEnd"/>
      <w:r w:rsidRPr="00DB25C4">
        <w:rPr>
          <w:rFonts w:cstheme="minorHAnsi"/>
          <w:color w:val="000000"/>
        </w:rPr>
        <w:t xml:space="preserve">, </w:t>
      </w:r>
      <w:proofErr w:type="spellStart"/>
      <w:r w:rsidRPr="00DB25C4">
        <w:rPr>
          <w:rFonts w:cstheme="minorHAnsi"/>
          <w:color w:val="000000"/>
        </w:rPr>
        <w:t>tenaga</w:t>
      </w:r>
      <w:proofErr w:type="spellEnd"/>
      <w:r w:rsidRPr="00DB25C4">
        <w:rPr>
          <w:rFonts w:cstheme="minorHAnsi"/>
          <w:color w:val="000000"/>
        </w:rPr>
        <w:t xml:space="preserve"> </w:t>
      </w:r>
      <w:proofErr w:type="spellStart"/>
      <w:r w:rsidRPr="00DB25C4">
        <w:rPr>
          <w:rFonts w:cstheme="minorHAnsi"/>
          <w:color w:val="000000"/>
        </w:rPr>
        <w:t>pendidik</w:t>
      </w:r>
      <w:proofErr w:type="spellEnd"/>
      <w:r w:rsidRPr="00DB25C4">
        <w:rPr>
          <w:rFonts w:cstheme="minorHAnsi"/>
          <w:color w:val="000000"/>
        </w:rPr>
        <w:t xml:space="preserve"> dan </w:t>
      </w:r>
      <w:proofErr w:type="spellStart"/>
      <w:r w:rsidRPr="00DB25C4">
        <w:rPr>
          <w:rFonts w:cstheme="minorHAnsi"/>
          <w:color w:val="000000"/>
        </w:rPr>
        <w:t>tenaga</w:t>
      </w:r>
      <w:proofErr w:type="spellEnd"/>
      <w:r w:rsidRPr="00DB25C4">
        <w:rPr>
          <w:rFonts w:cstheme="minorHAnsi"/>
          <w:color w:val="000000"/>
        </w:rPr>
        <w:t xml:space="preserve"> </w:t>
      </w:r>
      <w:proofErr w:type="spellStart"/>
      <w:r w:rsidRPr="00DB25C4">
        <w:rPr>
          <w:rFonts w:cstheme="minorHAnsi"/>
          <w:color w:val="000000"/>
        </w:rPr>
        <w:t>kependidikan</w:t>
      </w:r>
      <w:proofErr w:type="spellEnd"/>
      <w:r w:rsidRPr="00DB25C4">
        <w:rPr>
          <w:rFonts w:cstheme="minorHAnsi"/>
          <w:color w:val="000000"/>
        </w:rPr>
        <w:t xml:space="preserve"> di </w:t>
      </w:r>
      <w:proofErr w:type="spellStart"/>
      <w:r w:rsidRPr="00DB25C4">
        <w:rPr>
          <w:rFonts w:cstheme="minorHAnsi"/>
          <w:color w:val="000000"/>
        </w:rPr>
        <w:t>lingkungan</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rangka</w:t>
      </w:r>
      <w:proofErr w:type="spellEnd"/>
      <w:r w:rsidRPr="00DB25C4">
        <w:rPr>
          <w:rFonts w:cstheme="minorHAnsi"/>
          <w:color w:val="000000"/>
        </w:rPr>
        <w:t xml:space="preserve"> </w:t>
      </w:r>
      <w:proofErr w:type="spellStart"/>
      <w:r w:rsidRPr="00DB25C4">
        <w:rPr>
          <w:rFonts w:cstheme="minorHAnsi"/>
          <w:color w:val="000000"/>
        </w:rPr>
        <w:t>memelihara</w:t>
      </w:r>
      <w:proofErr w:type="spellEnd"/>
      <w:r w:rsidRPr="00DB25C4">
        <w:rPr>
          <w:rFonts w:cstheme="minorHAnsi"/>
          <w:color w:val="000000"/>
        </w:rPr>
        <w:t xml:space="preserve"> </w:t>
      </w:r>
      <w:proofErr w:type="spellStart"/>
      <w:r w:rsidRPr="00DB25C4">
        <w:rPr>
          <w:rFonts w:cstheme="minorHAnsi"/>
          <w:color w:val="000000"/>
        </w:rPr>
        <w:t>suasana</w:t>
      </w:r>
      <w:proofErr w:type="spellEnd"/>
      <w:r w:rsidRPr="00DB25C4">
        <w:rPr>
          <w:rFonts w:cstheme="minorHAnsi"/>
          <w:color w:val="000000"/>
        </w:rPr>
        <w:t xml:space="preserve"> </w:t>
      </w:r>
      <w:proofErr w:type="spellStart"/>
      <w:r w:rsidRPr="00DB25C4">
        <w:rPr>
          <w:rFonts w:cstheme="minorHAnsi"/>
          <w:color w:val="000000"/>
        </w:rPr>
        <w:t>akademik</w:t>
      </w:r>
      <w:proofErr w:type="spellEnd"/>
      <w:r w:rsidRPr="00DB25C4">
        <w:rPr>
          <w:rFonts w:cstheme="minorHAnsi"/>
          <w:color w:val="000000"/>
        </w:rPr>
        <w:t xml:space="preserve"> yang </w:t>
      </w:r>
      <w:proofErr w:type="spellStart"/>
      <w:r w:rsidRPr="00DB25C4">
        <w:rPr>
          <w:rFonts w:cstheme="minorHAnsi"/>
          <w:color w:val="000000"/>
        </w:rPr>
        <w:t>kondusif</w:t>
      </w:r>
      <w:proofErr w:type="spellEnd"/>
    </w:p>
    <w:p w14:paraId="434FE27A" w14:textId="77777777" w:rsidR="00EE2EA9" w:rsidRPr="00DB25C4" w:rsidRDefault="00EE2EA9" w:rsidP="009F6099">
      <w:pPr>
        <w:pStyle w:val="ListParagraph"/>
        <w:numPr>
          <w:ilvl w:val="0"/>
          <w:numId w:val="33"/>
        </w:numPr>
        <w:autoSpaceDE w:val="0"/>
        <w:autoSpaceDN w:val="0"/>
        <w:adjustRightInd w:val="0"/>
        <w:spacing w:after="0" w:line="240" w:lineRule="auto"/>
        <w:rPr>
          <w:rFonts w:cstheme="minorHAnsi"/>
          <w:color w:val="000000"/>
        </w:rPr>
      </w:pPr>
      <w:proofErr w:type="spellStart"/>
      <w:r w:rsidRPr="00DB25C4">
        <w:rPr>
          <w:rFonts w:cstheme="minorHAnsi"/>
          <w:color w:val="000000"/>
        </w:rPr>
        <w:t>Memimpin</w:t>
      </w:r>
      <w:proofErr w:type="spellEnd"/>
      <w:r w:rsidRPr="00DB25C4">
        <w:rPr>
          <w:rFonts w:cstheme="minorHAnsi"/>
          <w:color w:val="000000"/>
        </w:rPr>
        <w:t xml:space="preserve"> </w:t>
      </w:r>
      <w:proofErr w:type="spellStart"/>
      <w:r w:rsidRPr="00DB25C4">
        <w:rPr>
          <w:rFonts w:cstheme="minorHAnsi"/>
          <w:color w:val="000000"/>
        </w:rPr>
        <w:t>pengelolaan</w:t>
      </w:r>
      <w:proofErr w:type="spellEnd"/>
      <w:r w:rsidRPr="00DB25C4">
        <w:rPr>
          <w:rFonts w:cstheme="minorHAnsi"/>
          <w:color w:val="000000"/>
        </w:rPr>
        <w:t xml:space="preserve"> </w:t>
      </w:r>
      <w:proofErr w:type="spellStart"/>
      <w:r w:rsidRPr="00DB25C4">
        <w:rPr>
          <w:rFonts w:cstheme="minorHAnsi"/>
          <w:color w:val="000000"/>
        </w:rPr>
        <w:t>kegiatan</w:t>
      </w:r>
      <w:proofErr w:type="spellEnd"/>
      <w:r w:rsidRPr="00DB25C4">
        <w:rPr>
          <w:rFonts w:cstheme="minorHAnsi"/>
          <w:color w:val="000000"/>
        </w:rPr>
        <w:t xml:space="preserve"> di </w:t>
      </w:r>
      <w:proofErr w:type="spellStart"/>
      <w:r w:rsidRPr="00DB25C4">
        <w:rPr>
          <w:rFonts w:cstheme="minorHAnsi"/>
          <w:color w:val="000000"/>
        </w:rPr>
        <w:t>bidang</w:t>
      </w:r>
      <w:proofErr w:type="spellEnd"/>
      <w:r w:rsidRPr="00DB25C4">
        <w:rPr>
          <w:rFonts w:cstheme="minorHAnsi"/>
          <w:color w:val="000000"/>
        </w:rPr>
        <w:t xml:space="preserve"> </w:t>
      </w:r>
      <w:proofErr w:type="spellStart"/>
      <w:r w:rsidRPr="00DB25C4">
        <w:rPr>
          <w:rFonts w:cstheme="minorHAnsi"/>
          <w:color w:val="000000"/>
        </w:rPr>
        <w:t>pembinaan</w:t>
      </w:r>
      <w:proofErr w:type="spellEnd"/>
      <w:r w:rsidRPr="00DB25C4">
        <w:rPr>
          <w:rFonts w:cstheme="minorHAnsi"/>
          <w:color w:val="000000"/>
        </w:rPr>
        <w:t xml:space="preserve"> </w:t>
      </w:r>
      <w:proofErr w:type="spellStart"/>
      <w:r w:rsidRPr="00DB25C4">
        <w:rPr>
          <w:rFonts w:cstheme="minorHAnsi"/>
          <w:color w:val="000000"/>
        </w:rPr>
        <w:t>mahasiswa</w:t>
      </w:r>
      <w:proofErr w:type="spellEnd"/>
      <w:r w:rsidRPr="00DB25C4">
        <w:rPr>
          <w:rFonts w:cstheme="minorHAnsi"/>
          <w:color w:val="000000"/>
        </w:rPr>
        <w:t xml:space="preserve">, </w:t>
      </w:r>
      <w:proofErr w:type="spellStart"/>
      <w:r w:rsidRPr="00DB25C4">
        <w:rPr>
          <w:rFonts w:cstheme="minorHAnsi"/>
          <w:color w:val="000000"/>
        </w:rPr>
        <w:t>pelayanan</w:t>
      </w:r>
      <w:proofErr w:type="spellEnd"/>
      <w:r w:rsidRPr="00DB25C4">
        <w:rPr>
          <w:rFonts w:cstheme="minorHAnsi"/>
          <w:color w:val="000000"/>
        </w:rPr>
        <w:t xml:space="preserve"> </w:t>
      </w:r>
      <w:proofErr w:type="spellStart"/>
      <w:r w:rsidRPr="00DB25C4">
        <w:rPr>
          <w:rFonts w:cstheme="minorHAnsi"/>
          <w:color w:val="000000"/>
        </w:rPr>
        <w:t>kesejahteraan</w:t>
      </w:r>
      <w:proofErr w:type="spellEnd"/>
      <w:r w:rsidRPr="00DB25C4">
        <w:rPr>
          <w:rFonts w:cstheme="minorHAnsi"/>
          <w:color w:val="000000"/>
        </w:rPr>
        <w:t xml:space="preserve"> </w:t>
      </w:r>
      <w:proofErr w:type="spellStart"/>
      <w:r w:rsidRPr="00DB25C4">
        <w:rPr>
          <w:rFonts w:cstheme="minorHAnsi"/>
          <w:color w:val="000000"/>
        </w:rPr>
        <w:t>mahasiswa</w:t>
      </w:r>
      <w:proofErr w:type="spellEnd"/>
      <w:r w:rsidRPr="00DB25C4">
        <w:rPr>
          <w:rFonts w:cstheme="minorHAnsi"/>
          <w:color w:val="000000"/>
        </w:rPr>
        <w:t xml:space="preserve">, </w:t>
      </w:r>
      <w:proofErr w:type="spellStart"/>
      <w:r w:rsidRPr="00DB25C4">
        <w:rPr>
          <w:rFonts w:cstheme="minorHAnsi"/>
          <w:color w:val="000000"/>
        </w:rPr>
        <w:t>penelitian</w:t>
      </w:r>
      <w:proofErr w:type="spellEnd"/>
      <w:r w:rsidRPr="00DB25C4">
        <w:rPr>
          <w:rFonts w:cstheme="minorHAnsi"/>
          <w:color w:val="000000"/>
        </w:rPr>
        <w:t xml:space="preserve">, </w:t>
      </w:r>
      <w:proofErr w:type="spellStart"/>
      <w:r w:rsidRPr="00DB25C4">
        <w:rPr>
          <w:rFonts w:cstheme="minorHAnsi"/>
          <w:color w:val="000000"/>
        </w:rPr>
        <w:t>pengabdian</w:t>
      </w:r>
      <w:proofErr w:type="spellEnd"/>
      <w:r w:rsidRPr="00DB25C4">
        <w:rPr>
          <w:rFonts w:cstheme="minorHAnsi"/>
          <w:color w:val="000000"/>
        </w:rPr>
        <w:t xml:space="preserve"> </w:t>
      </w:r>
      <w:proofErr w:type="spellStart"/>
      <w:r w:rsidRPr="00DB25C4">
        <w:rPr>
          <w:rFonts w:cstheme="minorHAnsi"/>
          <w:color w:val="000000"/>
        </w:rPr>
        <w:t>kepada</w:t>
      </w:r>
      <w:proofErr w:type="spellEnd"/>
      <w:r w:rsidRPr="00DB25C4">
        <w:rPr>
          <w:rFonts w:cstheme="minorHAnsi"/>
          <w:color w:val="000000"/>
        </w:rPr>
        <w:t xml:space="preserve"> </w:t>
      </w:r>
      <w:proofErr w:type="spellStart"/>
      <w:r w:rsidRPr="00DB25C4">
        <w:rPr>
          <w:rFonts w:cstheme="minorHAnsi"/>
          <w:color w:val="000000"/>
        </w:rPr>
        <w:t>masyarakat</w:t>
      </w:r>
      <w:proofErr w:type="spellEnd"/>
      <w:r w:rsidRPr="00DB25C4">
        <w:rPr>
          <w:rFonts w:cstheme="minorHAnsi"/>
          <w:color w:val="000000"/>
        </w:rPr>
        <w:t xml:space="preserve">, </w:t>
      </w:r>
      <w:proofErr w:type="spellStart"/>
      <w:r w:rsidRPr="00DB25C4">
        <w:rPr>
          <w:rFonts w:cstheme="minorHAnsi"/>
          <w:color w:val="000000"/>
        </w:rPr>
        <w:t>bimbingan</w:t>
      </w:r>
      <w:proofErr w:type="spellEnd"/>
      <w:r w:rsidRPr="00DB25C4">
        <w:rPr>
          <w:rFonts w:cstheme="minorHAnsi"/>
          <w:color w:val="000000"/>
        </w:rPr>
        <w:t xml:space="preserve"> </w:t>
      </w:r>
      <w:proofErr w:type="spellStart"/>
      <w:r w:rsidRPr="00DB25C4">
        <w:rPr>
          <w:rFonts w:cstheme="minorHAnsi"/>
          <w:color w:val="000000"/>
        </w:rPr>
        <w:t>onseling</w:t>
      </w:r>
      <w:proofErr w:type="spellEnd"/>
      <w:r w:rsidRPr="00DB25C4">
        <w:rPr>
          <w:rFonts w:cstheme="minorHAnsi"/>
          <w:color w:val="000000"/>
        </w:rPr>
        <w:t xml:space="preserve">, </w:t>
      </w:r>
      <w:proofErr w:type="spellStart"/>
      <w:r w:rsidRPr="00DB25C4">
        <w:rPr>
          <w:rFonts w:cstheme="minorHAnsi"/>
          <w:color w:val="000000"/>
        </w:rPr>
        <w:t>pembinaan</w:t>
      </w:r>
      <w:proofErr w:type="spellEnd"/>
      <w:r w:rsidRPr="00DB25C4">
        <w:rPr>
          <w:rFonts w:cstheme="minorHAnsi"/>
          <w:color w:val="000000"/>
        </w:rPr>
        <w:t xml:space="preserve"> </w:t>
      </w:r>
      <w:proofErr w:type="spellStart"/>
      <w:r w:rsidRPr="00DB25C4">
        <w:rPr>
          <w:rFonts w:cstheme="minorHAnsi"/>
          <w:color w:val="000000"/>
        </w:rPr>
        <w:t>kehidupan</w:t>
      </w:r>
      <w:proofErr w:type="spellEnd"/>
      <w:r w:rsidRPr="00DB25C4">
        <w:rPr>
          <w:rFonts w:cstheme="minorHAnsi"/>
          <w:color w:val="000000"/>
        </w:rPr>
        <w:t xml:space="preserve"> </w:t>
      </w:r>
      <w:proofErr w:type="spellStart"/>
      <w:r w:rsidRPr="00DB25C4">
        <w:rPr>
          <w:rFonts w:cstheme="minorHAnsi"/>
          <w:color w:val="000000"/>
        </w:rPr>
        <w:t>bermasyarakat</w:t>
      </w:r>
      <w:proofErr w:type="spellEnd"/>
      <w:r w:rsidRPr="00DB25C4">
        <w:rPr>
          <w:rFonts w:cstheme="minorHAnsi"/>
          <w:color w:val="000000"/>
        </w:rPr>
        <w:t xml:space="preserve"> dan </w:t>
      </w:r>
      <w:proofErr w:type="spellStart"/>
      <w:r w:rsidRPr="00DB25C4">
        <w:rPr>
          <w:rFonts w:cstheme="minorHAnsi"/>
          <w:color w:val="000000"/>
        </w:rPr>
        <w:t>perkembangan</w:t>
      </w:r>
      <w:proofErr w:type="spellEnd"/>
      <w:r w:rsidRPr="00DB25C4">
        <w:rPr>
          <w:rFonts w:cstheme="minorHAnsi"/>
          <w:color w:val="000000"/>
        </w:rPr>
        <w:t xml:space="preserve"> </w:t>
      </w:r>
      <w:proofErr w:type="spellStart"/>
      <w:r w:rsidRPr="00DB25C4">
        <w:rPr>
          <w:rFonts w:cstheme="minorHAnsi"/>
          <w:color w:val="000000"/>
        </w:rPr>
        <w:t>ahklak</w:t>
      </w:r>
      <w:proofErr w:type="spellEnd"/>
      <w:r w:rsidRPr="00DB25C4">
        <w:rPr>
          <w:rFonts w:cstheme="minorHAnsi"/>
          <w:color w:val="000000"/>
        </w:rPr>
        <w:t xml:space="preserve"> </w:t>
      </w:r>
      <w:proofErr w:type="spellStart"/>
      <w:r w:rsidRPr="00DB25C4">
        <w:rPr>
          <w:rFonts w:cstheme="minorHAnsi"/>
          <w:color w:val="000000"/>
        </w:rPr>
        <w:t>bagi</w:t>
      </w:r>
      <w:proofErr w:type="spellEnd"/>
      <w:r w:rsidRPr="00DB25C4">
        <w:rPr>
          <w:rFonts w:cstheme="minorHAnsi"/>
          <w:color w:val="000000"/>
        </w:rPr>
        <w:t xml:space="preserve"> </w:t>
      </w:r>
      <w:proofErr w:type="spellStart"/>
      <w:r w:rsidRPr="00DB25C4">
        <w:rPr>
          <w:rFonts w:cstheme="minorHAnsi"/>
          <w:color w:val="000000"/>
        </w:rPr>
        <w:t>mahasiswa</w:t>
      </w:r>
      <w:proofErr w:type="spellEnd"/>
      <w:r w:rsidRPr="00DB25C4">
        <w:rPr>
          <w:rFonts w:cstheme="minorHAnsi"/>
          <w:color w:val="000000"/>
        </w:rPr>
        <w:t xml:space="preserve"> di </w:t>
      </w:r>
      <w:proofErr w:type="spellStart"/>
      <w:r w:rsidRPr="00DB25C4">
        <w:rPr>
          <w:rFonts w:cstheme="minorHAnsi"/>
          <w:color w:val="000000"/>
        </w:rPr>
        <w:t>lingkup</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w:t>
      </w:r>
    </w:p>
    <w:p w14:paraId="6AB02F32" w14:textId="77777777" w:rsidR="00EE2EA9" w:rsidRPr="00DB25C4" w:rsidRDefault="00EE2EA9" w:rsidP="009F6099">
      <w:pPr>
        <w:pStyle w:val="ListParagraph"/>
        <w:numPr>
          <w:ilvl w:val="0"/>
          <w:numId w:val="33"/>
        </w:numPr>
        <w:autoSpaceDE w:val="0"/>
        <w:autoSpaceDN w:val="0"/>
        <w:adjustRightInd w:val="0"/>
        <w:spacing w:after="0" w:line="240" w:lineRule="auto"/>
        <w:rPr>
          <w:rFonts w:cstheme="minorHAnsi"/>
          <w:color w:val="000000"/>
        </w:rPr>
      </w:pPr>
      <w:proofErr w:type="spellStart"/>
      <w:r w:rsidRPr="00DB25C4">
        <w:rPr>
          <w:rFonts w:cstheme="minorHAnsi"/>
          <w:color w:val="000000"/>
        </w:rPr>
        <w:t>Menjamin</w:t>
      </w:r>
      <w:proofErr w:type="spellEnd"/>
      <w:r w:rsidRPr="00DB25C4">
        <w:rPr>
          <w:rFonts w:cstheme="minorHAnsi"/>
          <w:color w:val="000000"/>
        </w:rPr>
        <w:t xml:space="preserve"> </w:t>
      </w:r>
      <w:proofErr w:type="spellStart"/>
      <w:r w:rsidRPr="00DB25C4">
        <w:rPr>
          <w:rFonts w:cstheme="minorHAnsi"/>
          <w:color w:val="000000"/>
        </w:rPr>
        <w:t>terciptanya</w:t>
      </w:r>
      <w:proofErr w:type="spellEnd"/>
      <w:r w:rsidRPr="00DB25C4">
        <w:rPr>
          <w:rFonts w:cstheme="minorHAnsi"/>
          <w:color w:val="000000"/>
        </w:rPr>
        <w:t xml:space="preserve"> </w:t>
      </w:r>
      <w:proofErr w:type="spellStart"/>
      <w:r w:rsidRPr="00DB25C4">
        <w:rPr>
          <w:rFonts w:cstheme="minorHAnsi"/>
          <w:color w:val="000000"/>
        </w:rPr>
        <w:t>sinergi</w:t>
      </w:r>
      <w:proofErr w:type="spellEnd"/>
      <w:r w:rsidRPr="00DB25C4">
        <w:rPr>
          <w:rFonts w:cstheme="minorHAnsi"/>
          <w:color w:val="000000"/>
        </w:rPr>
        <w:t xml:space="preserve"> di </w:t>
      </w:r>
      <w:proofErr w:type="spellStart"/>
      <w:r w:rsidRPr="00DB25C4">
        <w:rPr>
          <w:rFonts w:cstheme="minorHAnsi"/>
          <w:color w:val="000000"/>
        </w:rPr>
        <w:t>antara</w:t>
      </w:r>
      <w:proofErr w:type="spellEnd"/>
      <w:r w:rsidRPr="00DB25C4">
        <w:rPr>
          <w:rFonts w:cstheme="minorHAnsi"/>
          <w:color w:val="000000"/>
        </w:rPr>
        <w:t xml:space="preserve"> program </w:t>
      </w:r>
      <w:proofErr w:type="spellStart"/>
      <w:r w:rsidRPr="00DB25C4">
        <w:rPr>
          <w:rFonts w:cstheme="minorHAnsi"/>
          <w:color w:val="000000"/>
        </w:rPr>
        <w:t>studi</w:t>
      </w:r>
      <w:proofErr w:type="spellEnd"/>
      <w:r w:rsidRPr="00DB25C4">
        <w:rPr>
          <w:rFonts w:cstheme="minorHAnsi"/>
          <w:color w:val="000000"/>
        </w:rPr>
        <w:t xml:space="preserve"> yang </w:t>
      </w:r>
      <w:proofErr w:type="spellStart"/>
      <w:r w:rsidRPr="00DB25C4">
        <w:rPr>
          <w:rFonts w:cstheme="minorHAnsi"/>
          <w:color w:val="000000"/>
        </w:rPr>
        <w:t>berada</w:t>
      </w:r>
      <w:proofErr w:type="spellEnd"/>
      <w:r w:rsidRPr="00DB25C4">
        <w:rPr>
          <w:rFonts w:cstheme="minorHAnsi"/>
          <w:color w:val="000000"/>
        </w:rPr>
        <w:t xml:space="preserve"> di </w:t>
      </w:r>
      <w:proofErr w:type="spellStart"/>
      <w:r w:rsidRPr="00DB25C4">
        <w:rPr>
          <w:rFonts w:cstheme="minorHAnsi"/>
          <w:color w:val="000000"/>
        </w:rPr>
        <w:t>bawah</w:t>
      </w:r>
      <w:proofErr w:type="spellEnd"/>
      <w:r w:rsidRPr="00DB25C4">
        <w:rPr>
          <w:rFonts w:cstheme="minorHAnsi"/>
          <w:color w:val="000000"/>
        </w:rPr>
        <w:t xml:space="preserve"> </w:t>
      </w:r>
      <w:proofErr w:type="spellStart"/>
      <w:r w:rsidRPr="00DB25C4">
        <w:rPr>
          <w:rFonts w:cstheme="minorHAnsi"/>
          <w:color w:val="000000"/>
        </w:rPr>
        <w:t>kordinasinya</w:t>
      </w:r>
      <w:proofErr w:type="spellEnd"/>
    </w:p>
    <w:p w14:paraId="040F78F2" w14:textId="77777777" w:rsidR="00EE2EA9" w:rsidRPr="00DB25C4" w:rsidRDefault="00EE2EA9" w:rsidP="009F6099">
      <w:pPr>
        <w:pStyle w:val="ListParagraph"/>
        <w:numPr>
          <w:ilvl w:val="0"/>
          <w:numId w:val="33"/>
        </w:numPr>
        <w:autoSpaceDE w:val="0"/>
        <w:autoSpaceDN w:val="0"/>
        <w:adjustRightInd w:val="0"/>
        <w:spacing w:after="0" w:line="240" w:lineRule="auto"/>
        <w:rPr>
          <w:rFonts w:cstheme="minorHAnsi"/>
          <w:color w:val="000000"/>
        </w:rPr>
      </w:pPr>
      <w:r w:rsidRPr="00DB25C4">
        <w:rPr>
          <w:rFonts w:cstheme="minorHAnsi"/>
          <w:color w:val="000000"/>
        </w:rPr>
        <w:t xml:space="preserve">Menyusun dan </w:t>
      </w:r>
      <w:proofErr w:type="spellStart"/>
      <w:r w:rsidRPr="00DB25C4">
        <w:rPr>
          <w:rFonts w:cstheme="minorHAnsi"/>
          <w:color w:val="000000"/>
        </w:rPr>
        <w:t>menyampaikan</w:t>
      </w:r>
      <w:proofErr w:type="spellEnd"/>
      <w:r w:rsidRPr="00DB25C4">
        <w:rPr>
          <w:rFonts w:cstheme="minorHAnsi"/>
          <w:color w:val="000000"/>
        </w:rPr>
        <w:t xml:space="preserve"> </w:t>
      </w:r>
      <w:proofErr w:type="spellStart"/>
      <w:r w:rsidRPr="00DB25C4">
        <w:rPr>
          <w:rFonts w:cstheme="minorHAnsi"/>
          <w:color w:val="000000"/>
        </w:rPr>
        <w:t>laporan</w:t>
      </w:r>
      <w:proofErr w:type="spellEnd"/>
      <w:r w:rsidRPr="00DB25C4">
        <w:rPr>
          <w:rFonts w:cstheme="minorHAnsi"/>
          <w:color w:val="000000"/>
        </w:rPr>
        <w:t xml:space="preserve"> </w:t>
      </w:r>
      <w:proofErr w:type="spellStart"/>
      <w:r w:rsidRPr="00DB25C4">
        <w:rPr>
          <w:rFonts w:cstheme="minorHAnsi"/>
          <w:color w:val="000000"/>
        </w:rPr>
        <w:t>secara</w:t>
      </w:r>
      <w:proofErr w:type="spellEnd"/>
      <w:r w:rsidRPr="00DB25C4">
        <w:rPr>
          <w:rFonts w:cstheme="minorHAnsi"/>
          <w:color w:val="000000"/>
        </w:rPr>
        <w:t xml:space="preserve"> </w:t>
      </w:r>
      <w:proofErr w:type="spellStart"/>
      <w:r w:rsidRPr="00DB25C4">
        <w:rPr>
          <w:rFonts w:cstheme="minorHAnsi"/>
          <w:color w:val="000000"/>
        </w:rPr>
        <w:t>berkala</w:t>
      </w:r>
      <w:proofErr w:type="spellEnd"/>
      <w:r w:rsidRPr="00DB25C4">
        <w:rPr>
          <w:rFonts w:cstheme="minorHAnsi"/>
          <w:color w:val="000000"/>
        </w:rPr>
        <w:t xml:space="preserve"> </w:t>
      </w:r>
      <w:proofErr w:type="spellStart"/>
      <w:r w:rsidRPr="00DB25C4">
        <w:rPr>
          <w:rFonts w:cstheme="minorHAnsi"/>
          <w:color w:val="000000"/>
        </w:rPr>
        <w:t>sesuai</w:t>
      </w:r>
      <w:proofErr w:type="spellEnd"/>
      <w:r w:rsidRPr="00DB25C4">
        <w:rPr>
          <w:rFonts w:cstheme="minorHAnsi"/>
          <w:color w:val="000000"/>
        </w:rPr>
        <w:t xml:space="preserve"> </w:t>
      </w:r>
      <w:proofErr w:type="spellStart"/>
      <w:r w:rsidRPr="00DB25C4">
        <w:rPr>
          <w:rFonts w:cstheme="minorHAnsi"/>
          <w:color w:val="000000"/>
        </w:rPr>
        <w:t>ketentuan</w:t>
      </w:r>
      <w:proofErr w:type="spellEnd"/>
      <w:r w:rsidRPr="00DB25C4">
        <w:rPr>
          <w:rFonts w:cstheme="minorHAnsi"/>
          <w:color w:val="000000"/>
        </w:rPr>
        <w:t xml:space="preserve"> </w:t>
      </w:r>
      <w:proofErr w:type="spellStart"/>
      <w:r w:rsidRPr="00DB25C4">
        <w:rPr>
          <w:rFonts w:cstheme="minorHAnsi"/>
          <w:color w:val="000000"/>
        </w:rPr>
        <w:t>kepada</w:t>
      </w:r>
      <w:proofErr w:type="spellEnd"/>
      <w:r w:rsidRPr="00DB25C4">
        <w:rPr>
          <w:rFonts w:cstheme="minorHAnsi"/>
          <w:color w:val="000000"/>
        </w:rPr>
        <w:t xml:space="preserve"> </w:t>
      </w:r>
      <w:proofErr w:type="spellStart"/>
      <w:r w:rsidRPr="00DB25C4">
        <w:rPr>
          <w:rFonts w:cstheme="minorHAnsi"/>
          <w:color w:val="000000"/>
        </w:rPr>
        <w:t>atasan</w:t>
      </w:r>
      <w:proofErr w:type="spellEnd"/>
    </w:p>
    <w:p w14:paraId="609F7EFB" w14:textId="77777777" w:rsidR="00EE2EA9" w:rsidRPr="00DB25C4" w:rsidRDefault="00EE2EA9" w:rsidP="00687314">
      <w:pPr>
        <w:pStyle w:val="ListParagraph"/>
        <w:autoSpaceDE w:val="0"/>
        <w:autoSpaceDN w:val="0"/>
        <w:adjustRightInd w:val="0"/>
        <w:spacing w:after="0" w:line="240" w:lineRule="auto"/>
        <w:rPr>
          <w:rFonts w:cstheme="minorHAnsi"/>
          <w:color w:val="000000"/>
        </w:rPr>
      </w:pPr>
    </w:p>
    <w:p w14:paraId="61D73D52" w14:textId="77777777" w:rsidR="00EE2EA9" w:rsidRPr="00DB25C4" w:rsidRDefault="00EE2EA9" w:rsidP="00687314">
      <w:pPr>
        <w:autoSpaceDE w:val="0"/>
        <w:autoSpaceDN w:val="0"/>
        <w:adjustRightInd w:val="0"/>
        <w:spacing w:after="0" w:line="240" w:lineRule="auto"/>
        <w:rPr>
          <w:rFonts w:cstheme="minorHAnsi"/>
          <w:b/>
          <w:bCs/>
          <w:color w:val="000000"/>
        </w:rPr>
      </w:pPr>
      <w:proofErr w:type="spellStart"/>
      <w:r w:rsidRPr="00DB25C4">
        <w:rPr>
          <w:rFonts w:cstheme="minorHAnsi"/>
          <w:b/>
          <w:bCs/>
          <w:color w:val="000000" w:themeColor="text1"/>
        </w:rPr>
        <w:t>Wewenang</w:t>
      </w:r>
      <w:proofErr w:type="spellEnd"/>
      <w:r w:rsidRPr="00DB25C4">
        <w:rPr>
          <w:rFonts w:cstheme="minorHAnsi"/>
          <w:b/>
          <w:bCs/>
          <w:color w:val="000000" w:themeColor="text1"/>
        </w:rPr>
        <w:t xml:space="preserve">: </w:t>
      </w:r>
    </w:p>
    <w:p w14:paraId="19586056" w14:textId="77777777" w:rsidR="00EE2EA9" w:rsidRPr="00DB25C4" w:rsidRDefault="00EE2EA9" w:rsidP="009F6099">
      <w:pPr>
        <w:pStyle w:val="ListParagraph"/>
        <w:numPr>
          <w:ilvl w:val="0"/>
          <w:numId w:val="34"/>
        </w:numPr>
        <w:autoSpaceDE w:val="0"/>
        <w:autoSpaceDN w:val="0"/>
        <w:adjustRightInd w:val="0"/>
        <w:spacing w:after="0" w:line="240" w:lineRule="auto"/>
        <w:jc w:val="both"/>
        <w:rPr>
          <w:rFonts w:cstheme="minorHAnsi"/>
          <w:color w:val="000000"/>
        </w:rPr>
      </w:pPr>
      <w:proofErr w:type="spellStart"/>
      <w:r w:rsidRPr="00DB25C4">
        <w:rPr>
          <w:rFonts w:cstheme="minorHAnsi"/>
          <w:color w:val="000000"/>
        </w:rPr>
        <w:t>Meminta</w:t>
      </w:r>
      <w:proofErr w:type="spellEnd"/>
      <w:r w:rsidRPr="00DB25C4">
        <w:rPr>
          <w:rFonts w:cstheme="minorHAnsi"/>
          <w:color w:val="000000"/>
        </w:rPr>
        <w:t xml:space="preserve"> </w:t>
      </w:r>
      <w:proofErr w:type="spellStart"/>
      <w:r w:rsidRPr="00DB25C4">
        <w:rPr>
          <w:rFonts w:cstheme="minorHAnsi"/>
          <w:color w:val="000000"/>
        </w:rPr>
        <w:t>informasi</w:t>
      </w:r>
      <w:proofErr w:type="spellEnd"/>
      <w:r w:rsidRPr="00DB25C4">
        <w:rPr>
          <w:rFonts w:cstheme="minorHAnsi"/>
          <w:color w:val="000000"/>
        </w:rPr>
        <w:t xml:space="preserve"> dan </w:t>
      </w:r>
      <w:proofErr w:type="spellStart"/>
      <w:r w:rsidRPr="00DB25C4">
        <w:rPr>
          <w:rFonts w:cstheme="minorHAnsi"/>
          <w:color w:val="000000"/>
        </w:rPr>
        <w:t>pertanggungjawaban</w:t>
      </w:r>
      <w:proofErr w:type="spellEnd"/>
      <w:r w:rsidRPr="00DB25C4">
        <w:rPr>
          <w:rFonts w:cstheme="minorHAnsi"/>
          <w:color w:val="000000"/>
        </w:rPr>
        <w:t xml:space="preserve"> </w:t>
      </w:r>
      <w:proofErr w:type="spellStart"/>
      <w:r w:rsidRPr="00DB25C4">
        <w:rPr>
          <w:rFonts w:cstheme="minorHAnsi"/>
          <w:color w:val="000000"/>
        </w:rPr>
        <w:t>hasil</w:t>
      </w:r>
      <w:proofErr w:type="spellEnd"/>
      <w:r w:rsidRPr="00DB25C4">
        <w:rPr>
          <w:rFonts w:cstheme="minorHAnsi"/>
          <w:color w:val="000000"/>
        </w:rPr>
        <w:t xml:space="preserve"> </w:t>
      </w:r>
      <w:proofErr w:type="spellStart"/>
      <w:r w:rsidRPr="00DB25C4">
        <w:rPr>
          <w:rFonts w:cstheme="minorHAnsi"/>
          <w:color w:val="000000"/>
        </w:rPr>
        <w:t>pelaksanaan</w:t>
      </w:r>
      <w:proofErr w:type="spellEnd"/>
      <w:r w:rsidRPr="00DB25C4">
        <w:rPr>
          <w:rFonts w:cstheme="minorHAnsi"/>
          <w:color w:val="000000"/>
        </w:rPr>
        <w:t xml:space="preserve"> program </w:t>
      </w:r>
      <w:proofErr w:type="spellStart"/>
      <w:r w:rsidRPr="00DB25C4">
        <w:rPr>
          <w:rFonts w:cstheme="minorHAnsi"/>
          <w:color w:val="000000"/>
        </w:rPr>
        <w:t>kerja</w:t>
      </w:r>
      <w:proofErr w:type="spellEnd"/>
      <w:r w:rsidRPr="00DB25C4">
        <w:rPr>
          <w:rFonts w:cstheme="minorHAnsi"/>
          <w:color w:val="000000"/>
        </w:rPr>
        <w:t xml:space="preserve"> </w:t>
      </w:r>
      <w:proofErr w:type="spellStart"/>
      <w:r w:rsidRPr="00DB25C4">
        <w:rPr>
          <w:rFonts w:cstheme="minorHAnsi"/>
          <w:color w:val="000000"/>
        </w:rPr>
        <w:t>kepada</w:t>
      </w:r>
      <w:proofErr w:type="spellEnd"/>
      <w:r w:rsidRPr="00DB25C4">
        <w:rPr>
          <w:rFonts w:cstheme="minorHAnsi"/>
          <w:color w:val="000000"/>
        </w:rPr>
        <w:t xml:space="preserve"> </w:t>
      </w:r>
      <w:proofErr w:type="spellStart"/>
      <w:r w:rsidRPr="00DB25C4">
        <w:rPr>
          <w:rFonts w:cstheme="minorHAnsi"/>
          <w:color w:val="000000"/>
        </w:rPr>
        <w:t>kepala</w:t>
      </w:r>
      <w:proofErr w:type="spellEnd"/>
      <w:r w:rsidRPr="00DB25C4">
        <w:rPr>
          <w:rFonts w:cstheme="minorHAnsi"/>
          <w:color w:val="000000"/>
        </w:rPr>
        <w:t xml:space="preserve"> program </w:t>
      </w:r>
      <w:proofErr w:type="spellStart"/>
      <w:r w:rsidRPr="00DB25C4">
        <w:rPr>
          <w:rFonts w:cstheme="minorHAnsi"/>
          <w:color w:val="000000"/>
        </w:rPr>
        <w:t>studi</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tujuan</w:t>
      </w:r>
      <w:proofErr w:type="spellEnd"/>
      <w:r w:rsidRPr="00DB25C4">
        <w:rPr>
          <w:rFonts w:cstheme="minorHAnsi"/>
          <w:color w:val="000000"/>
        </w:rPr>
        <w:t xml:space="preserve"> </w:t>
      </w:r>
      <w:proofErr w:type="spellStart"/>
      <w:r w:rsidRPr="00DB25C4">
        <w:rPr>
          <w:rFonts w:cstheme="minorHAnsi"/>
          <w:color w:val="000000"/>
        </w:rPr>
        <w:t>pengendalian</w:t>
      </w:r>
      <w:proofErr w:type="spellEnd"/>
      <w:r w:rsidRPr="00DB25C4">
        <w:rPr>
          <w:rFonts w:cstheme="minorHAnsi"/>
          <w:color w:val="000000"/>
        </w:rPr>
        <w:t xml:space="preserve"> dan </w:t>
      </w:r>
      <w:proofErr w:type="spellStart"/>
      <w:r w:rsidRPr="00DB25C4">
        <w:rPr>
          <w:rFonts w:cstheme="minorHAnsi"/>
          <w:color w:val="000000"/>
        </w:rPr>
        <w:t>perencanaan</w:t>
      </w:r>
      <w:proofErr w:type="spellEnd"/>
    </w:p>
    <w:p w14:paraId="6E748C25" w14:textId="77777777" w:rsidR="00EE2EA9" w:rsidRPr="00DB25C4" w:rsidRDefault="00EE2EA9" w:rsidP="009F6099">
      <w:pPr>
        <w:pStyle w:val="ListParagraph"/>
        <w:numPr>
          <w:ilvl w:val="0"/>
          <w:numId w:val="34"/>
        </w:numPr>
        <w:autoSpaceDE w:val="0"/>
        <w:autoSpaceDN w:val="0"/>
        <w:adjustRightInd w:val="0"/>
        <w:spacing w:after="0" w:line="240" w:lineRule="auto"/>
        <w:jc w:val="both"/>
        <w:rPr>
          <w:rFonts w:cstheme="minorHAnsi"/>
          <w:color w:val="000000"/>
        </w:rPr>
      </w:pPr>
      <w:proofErr w:type="spellStart"/>
      <w:r w:rsidRPr="00DB25C4">
        <w:rPr>
          <w:rFonts w:cstheme="minorHAnsi"/>
          <w:color w:val="000000"/>
        </w:rPr>
        <w:t>Memerintahkan</w:t>
      </w:r>
      <w:proofErr w:type="spellEnd"/>
      <w:r w:rsidRPr="00DB25C4">
        <w:rPr>
          <w:rFonts w:cstheme="minorHAnsi"/>
          <w:color w:val="000000"/>
        </w:rPr>
        <w:t xml:space="preserve"> program </w:t>
      </w:r>
      <w:proofErr w:type="spellStart"/>
      <w:r w:rsidRPr="00DB25C4">
        <w:rPr>
          <w:rFonts w:cstheme="minorHAnsi"/>
          <w:color w:val="000000"/>
        </w:rPr>
        <w:t>studi</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melaksanakan</w:t>
      </w:r>
      <w:proofErr w:type="spellEnd"/>
      <w:r w:rsidRPr="00DB25C4">
        <w:rPr>
          <w:rFonts w:cstheme="minorHAnsi"/>
          <w:color w:val="000000"/>
        </w:rPr>
        <w:t xml:space="preserve"> </w:t>
      </w:r>
      <w:proofErr w:type="spellStart"/>
      <w:r w:rsidRPr="00DB25C4">
        <w:rPr>
          <w:rFonts w:cstheme="minorHAnsi"/>
          <w:color w:val="000000"/>
        </w:rPr>
        <w:t>tugas-tugas</w:t>
      </w:r>
      <w:proofErr w:type="spellEnd"/>
      <w:r w:rsidRPr="00DB25C4">
        <w:rPr>
          <w:rFonts w:cstheme="minorHAnsi"/>
          <w:color w:val="000000"/>
        </w:rPr>
        <w:t xml:space="preserve"> </w:t>
      </w:r>
      <w:proofErr w:type="spellStart"/>
      <w:r w:rsidRPr="00DB25C4">
        <w:rPr>
          <w:rFonts w:cstheme="minorHAnsi"/>
          <w:color w:val="000000"/>
        </w:rPr>
        <w:t>sejalan</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rencana</w:t>
      </w:r>
      <w:proofErr w:type="spellEnd"/>
      <w:r w:rsidRPr="00DB25C4">
        <w:rPr>
          <w:rFonts w:cstheme="minorHAnsi"/>
          <w:color w:val="000000"/>
        </w:rPr>
        <w:t xml:space="preserve"> </w:t>
      </w:r>
      <w:proofErr w:type="spellStart"/>
      <w:r w:rsidRPr="00DB25C4">
        <w:rPr>
          <w:rFonts w:cstheme="minorHAnsi"/>
          <w:color w:val="000000"/>
        </w:rPr>
        <w:t>strategis</w:t>
      </w:r>
      <w:proofErr w:type="spellEnd"/>
      <w:r w:rsidRPr="00DB25C4">
        <w:rPr>
          <w:rFonts w:cstheme="minorHAnsi"/>
          <w:color w:val="000000"/>
        </w:rPr>
        <w:t xml:space="preserve"> universitas dan </w:t>
      </w:r>
      <w:proofErr w:type="spellStart"/>
      <w:r w:rsidRPr="00DB25C4">
        <w:rPr>
          <w:rFonts w:cstheme="minorHAnsi"/>
          <w:color w:val="000000"/>
        </w:rPr>
        <w:t>fakultas</w:t>
      </w:r>
      <w:proofErr w:type="spellEnd"/>
      <w:r w:rsidRPr="00DB25C4">
        <w:rPr>
          <w:rFonts w:cstheme="minorHAnsi"/>
          <w:color w:val="000000"/>
        </w:rPr>
        <w:t xml:space="preserve"> </w:t>
      </w:r>
    </w:p>
    <w:p w14:paraId="08315D88" w14:textId="77777777" w:rsidR="00EE2EA9" w:rsidRPr="00DB25C4" w:rsidRDefault="00EE2EA9" w:rsidP="009F6099">
      <w:pPr>
        <w:pStyle w:val="ListParagraph"/>
        <w:numPr>
          <w:ilvl w:val="0"/>
          <w:numId w:val="34"/>
        </w:numPr>
        <w:autoSpaceDE w:val="0"/>
        <w:autoSpaceDN w:val="0"/>
        <w:adjustRightInd w:val="0"/>
        <w:spacing w:after="0" w:line="240" w:lineRule="auto"/>
        <w:jc w:val="both"/>
        <w:rPr>
          <w:rFonts w:cstheme="minorHAnsi"/>
          <w:color w:val="000000"/>
        </w:rPr>
      </w:pPr>
      <w:proofErr w:type="spellStart"/>
      <w:r w:rsidRPr="00DB25C4">
        <w:rPr>
          <w:rFonts w:cstheme="minorHAnsi"/>
          <w:color w:val="000000"/>
        </w:rPr>
        <w:t>Mengusulkan</w:t>
      </w:r>
      <w:proofErr w:type="spellEnd"/>
      <w:r w:rsidRPr="00DB25C4">
        <w:rPr>
          <w:rFonts w:cstheme="minorHAnsi"/>
          <w:color w:val="000000"/>
        </w:rPr>
        <w:t xml:space="preserve"> </w:t>
      </w:r>
      <w:proofErr w:type="spellStart"/>
      <w:r w:rsidRPr="00DB25C4">
        <w:rPr>
          <w:rFonts w:cstheme="minorHAnsi"/>
          <w:color w:val="000000"/>
        </w:rPr>
        <w:t>kebutuhan</w:t>
      </w:r>
      <w:proofErr w:type="spellEnd"/>
      <w:r w:rsidRPr="00DB25C4">
        <w:rPr>
          <w:rFonts w:cstheme="minorHAnsi"/>
          <w:color w:val="000000"/>
        </w:rPr>
        <w:t xml:space="preserve"> dan </w:t>
      </w:r>
      <w:proofErr w:type="spellStart"/>
      <w:r w:rsidRPr="00DB25C4">
        <w:rPr>
          <w:rFonts w:cstheme="minorHAnsi"/>
          <w:color w:val="000000"/>
        </w:rPr>
        <w:t>pnegembangan</w:t>
      </w:r>
      <w:proofErr w:type="spellEnd"/>
      <w:r w:rsidRPr="00DB25C4">
        <w:rPr>
          <w:rFonts w:cstheme="minorHAnsi"/>
          <w:color w:val="000000"/>
        </w:rPr>
        <w:t xml:space="preserve"> </w:t>
      </w:r>
      <w:proofErr w:type="spellStart"/>
      <w:r w:rsidRPr="00DB25C4">
        <w:rPr>
          <w:rFonts w:cstheme="minorHAnsi"/>
          <w:color w:val="000000"/>
        </w:rPr>
        <w:t>pegawai</w:t>
      </w:r>
      <w:proofErr w:type="spellEnd"/>
      <w:r w:rsidRPr="00DB25C4">
        <w:rPr>
          <w:rFonts w:cstheme="minorHAnsi"/>
          <w:color w:val="000000"/>
        </w:rPr>
        <w:t xml:space="preserve"> di </w:t>
      </w:r>
      <w:proofErr w:type="spellStart"/>
      <w:r w:rsidRPr="00DB25C4">
        <w:rPr>
          <w:rFonts w:cstheme="minorHAnsi"/>
          <w:color w:val="000000"/>
        </w:rPr>
        <w:t>lingkup</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w:t>
      </w:r>
    </w:p>
    <w:p w14:paraId="68DDE812" w14:textId="77777777" w:rsidR="00EE2EA9" w:rsidRPr="00DB25C4" w:rsidRDefault="00EE2EA9" w:rsidP="009F6099">
      <w:pPr>
        <w:pStyle w:val="ListParagraph"/>
        <w:numPr>
          <w:ilvl w:val="0"/>
          <w:numId w:val="34"/>
        </w:numPr>
        <w:autoSpaceDE w:val="0"/>
        <w:autoSpaceDN w:val="0"/>
        <w:adjustRightInd w:val="0"/>
        <w:spacing w:after="0" w:line="240" w:lineRule="auto"/>
        <w:jc w:val="both"/>
        <w:rPr>
          <w:rFonts w:cstheme="minorHAnsi"/>
          <w:color w:val="000000"/>
        </w:rPr>
      </w:pPr>
      <w:proofErr w:type="spellStart"/>
      <w:r w:rsidRPr="00DB25C4">
        <w:rPr>
          <w:rFonts w:cstheme="minorHAnsi"/>
          <w:color w:val="000000"/>
        </w:rPr>
        <w:t>Melakukan</w:t>
      </w:r>
      <w:proofErr w:type="spellEnd"/>
      <w:r w:rsidRPr="00DB25C4">
        <w:rPr>
          <w:rFonts w:cstheme="minorHAnsi"/>
          <w:color w:val="000000"/>
        </w:rPr>
        <w:t xml:space="preserve"> </w:t>
      </w:r>
      <w:proofErr w:type="spellStart"/>
      <w:r w:rsidRPr="00DB25C4">
        <w:rPr>
          <w:rFonts w:cstheme="minorHAnsi"/>
          <w:color w:val="000000"/>
        </w:rPr>
        <w:t>tindakan</w:t>
      </w:r>
      <w:proofErr w:type="spellEnd"/>
      <w:r w:rsidRPr="00DB25C4">
        <w:rPr>
          <w:rFonts w:cstheme="minorHAnsi"/>
          <w:color w:val="000000"/>
        </w:rPr>
        <w:t xml:space="preserve"> </w:t>
      </w:r>
      <w:proofErr w:type="spellStart"/>
      <w:r w:rsidRPr="00DB25C4">
        <w:rPr>
          <w:rFonts w:cstheme="minorHAnsi"/>
          <w:color w:val="000000"/>
        </w:rPr>
        <w:t>koreksi</w:t>
      </w:r>
      <w:proofErr w:type="spellEnd"/>
      <w:r w:rsidRPr="00DB25C4">
        <w:rPr>
          <w:rFonts w:cstheme="minorHAnsi"/>
          <w:color w:val="000000"/>
        </w:rPr>
        <w:t xml:space="preserve"> dan </w:t>
      </w:r>
      <w:proofErr w:type="spellStart"/>
      <w:r w:rsidRPr="00DB25C4">
        <w:rPr>
          <w:rFonts w:cstheme="minorHAnsi"/>
          <w:color w:val="000000"/>
        </w:rPr>
        <w:t>memberikan</w:t>
      </w:r>
      <w:proofErr w:type="spellEnd"/>
      <w:r w:rsidRPr="00DB25C4">
        <w:rPr>
          <w:rFonts w:cstheme="minorHAnsi"/>
          <w:color w:val="000000"/>
        </w:rPr>
        <w:t xml:space="preserve"> </w:t>
      </w:r>
      <w:proofErr w:type="spellStart"/>
      <w:r w:rsidRPr="00DB25C4">
        <w:rPr>
          <w:rFonts w:cstheme="minorHAnsi"/>
          <w:color w:val="000000"/>
        </w:rPr>
        <w:t>sanksi</w:t>
      </w:r>
      <w:proofErr w:type="spellEnd"/>
      <w:r w:rsidRPr="00DB25C4">
        <w:rPr>
          <w:rFonts w:cstheme="minorHAnsi"/>
          <w:color w:val="000000"/>
        </w:rPr>
        <w:t xml:space="preserve"> </w:t>
      </w:r>
      <w:proofErr w:type="spellStart"/>
      <w:r w:rsidRPr="00DB25C4">
        <w:rPr>
          <w:rFonts w:cstheme="minorHAnsi"/>
          <w:color w:val="000000"/>
        </w:rPr>
        <w:t>terhadap</w:t>
      </w:r>
      <w:proofErr w:type="spellEnd"/>
      <w:r w:rsidRPr="00DB25C4">
        <w:rPr>
          <w:rFonts w:cstheme="minorHAnsi"/>
          <w:color w:val="000000"/>
        </w:rPr>
        <w:t xml:space="preserve"> </w:t>
      </w:r>
      <w:proofErr w:type="spellStart"/>
      <w:r w:rsidRPr="00DB25C4">
        <w:rPr>
          <w:rFonts w:cstheme="minorHAnsi"/>
          <w:color w:val="000000"/>
        </w:rPr>
        <w:t>tenaga</w:t>
      </w:r>
      <w:proofErr w:type="spellEnd"/>
      <w:r w:rsidRPr="00DB25C4">
        <w:rPr>
          <w:rFonts w:cstheme="minorHAnsi"/>
          <w:color w:val="000000"/>
        </w:rPr>
        <w:t xml:space="preserve"> </w:t>
      </w:r>
      <w:proofErr w:type="spellStart"/>
      <w:r w:rsidRPr="00DB25C4">
        <w:rPr>
          <w:rFonts w:cstheme="minorHAnsi"/>
          <w:color w:val="000000"/>
        </w:rPr>
        <w:t>pendidik</w:t>
      </w:r>
      <w:proofErr w:type="spellEnd"/>
      <w:r w:rsidRPr="00DB25C4">
        <w:rPr>
          <w:rFonts w:cstheme="minorHAnsi"/>
          <w:color w:val="000000"/>
        </w:rPr>
        <w:t xml:space="preserve"> dan </w:t>
      </w:r>
      <w:proofErr w:type="spellStart"/>
      <w:r w:rsidRPr="00DB25C4">
        <w:rPr>
          <w:rFonts w:cstheme="minorHAnsi"/>
          <w:color w:val="000000"/>
        </w:rPr>
        <w:t>tenaga</w:t>
      </w:r>
      <w:proofErr w:type="spellEnd"/>
      <w:r w:rsidRPr="00DB25C4">
        <w:rPr>
          <w:rFonts w:cstheme="minorHAnsi"/>
          <w:color w:val="000000"/>
        </w:rPr>
        <w:t xml:space="preserve"> </w:t>
      </w:r>
      <w:proofErr w:type="spellStart"/>
      <w:r w:rsidRPr="00DB25C4">
        <w:rPr>
          <w:rFonts w:cstheme="minorHAnsi"/>
          <w:color w:val="000000"/>
        </w:rPr>
        <w:t>kependidikan</w:t>
      </w:r>
      <w:proofErr w:type="spellEnd"/>
      <w:r w:rsidRPr="00DB25C4">
        <w:rPr>
          <w:rFonts w:cstheme="minorHAnsi"/>
          <w:color w:val="000000"/>
        </w:rPr>
        <w:t xml:space="preserve"> di </w:t>
      </w:r>
      <w:proofErr w:type="spellStart"/>
      <w:r w:rsidRPr="00DB25C4">
        <w:rPr>
          <w:rFonts w:cstheme="minorHAnsi"/>
          <w:color w:val="000000"/>
        </w:rPr>
        <w:t>lingkup</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w:t>
      </w:r>
      <w:proofErr w:type="spellStart"/>
      <w:r w:rsidRPr="00DB25C4">
        <w:rPr>
          <w:rFonts w:cstheme="minorHAnsi"/>
          <w:color w:val="000000"/>
        </w:rPr>
        <w:t>sesuai</w:t>
      </w:r>
      <w:proofErr w:type="spellEnd"/>
      <w:r w:rsidRPr="00DB25C4">
        <w:rPr>
          <w:rFonts w:cstheme="minorHAnsi"/>
          <w:color w:val="000000"/>
        </w:rPr>
        <w:t xml:space="preserve"> </w:t>
      </w:r>
      <w:proofErr w:type="spellStart"/>
      <w:r w:rsidRPr="00DB25C4">
        <w:rPr>
          <w:rFonts w:cstheme="minorHAnsi"/>
          <w:color w:val="000000"/>
        </w:rPr>
        <w:t>prosedur</w:t>
      </w:r>
      <w:proofErr w:type="spellEnd"/>
      <w:r w:rsidRPr="00DB25C4">
        <w:rPr>
          <w:rFonts w:cstheme="minorHAnsi"/>
          <w:color w:val="000000"/>
        </w:rPr>
        <w:t xml:space="preserve"> yang </w:t>
      </w:r>
      <w:proofErr w:type="spellStart"/>
      <w:r w:rsidRPr="00DB25C4">
        <w:rPr>
          <w:rFonts w:cstheme="minorHAnsi"/>
          <w:color w:val="000000"/>
        </w:rPr>
        <w:t>berlaku</w:t>
      </w:r>
      <w:proofErr w:type="spellEnd"/>
      <w:r w:rsidRPr="00DB25C4">
        <w:rPr>
          <w:rFonts w:cstheme="minorHAnsi"/>
          <w:color w:val="000000"/>
        </w:rPr>
        <w:t xml:space="preserve"> </w:t>
      </w:r>
    </w:p>
    <w:p w14:paraId="241CE730" w14:textId="77777777" w:rsidR="00EE2EA9" w:rsidRPr="00DB25C4" w:rsidRDefault="00EE2EA9" w:rsidP="009F6099">
      <w:pPr>
        <w:pStyle w:val="ListParagraph"/>
        <w:numPr>
          <w:ilvl w:val="0"/>
          <w:numId w:val="34"/>
        </w:numPr>
        <w:autoSpaceDE w:val="0"/>
        <w:autoSpaceDN w:val="0"/>
        <w:adjustRightInd w:val="0"/>
        <w:spacing w:after="0" w:line="240" w:lineRule="auto"/>
        <w:jc w:val="both"/>
        <w:rPr>
          <w:rFonts w:cstheme="minorHAnsi"/>
          <w:color w:val="000000"/>
        </w:rPr>
      </w:pPr>
      <w:proofErr w:type="spellStart"/>
      <w:r w:rsidRPr="00DB25C4">
        <w:rPr>
          <w:rFonts w:cstheme="minorHAnsi"/>
          <w:color w:val="000000"/>
        </w:rPr>
        <w:t>Menyesuaikan</w:t>
      </w:r>
      <w:proofErr w:type="spellEnd"/>
      <w:r w:rsidRPr="00DB25C4">
        <w:rPr>
          <w:rFonts w:cstheme="minorHAnsi"/>
          <w:color w:val="000000"/>
        </w:rPr>
        <w:t xml:space="preserve"> </w:t>
      </w:r>
      <w:proofErr w:type="spellStart"/>
      <w:r w:rsidRPr="00DB25C4">
        <w:rPr>
          <w:rFonts w:cstheme="minorHAnsi"/>
          <w:color w:val="000000"/>
        </w:rPr>
        <w:t>metode</w:t>
      </w:r>
      <w:proofErr w:type="spellEnd"/>
      <w:r w:rsidRPr="00DB25C4">
        <w:rPr>
          <w:rFonts w:cstheme="minorHAnsi"/>
          <w:color w:val="000000"/>
        </w:rPr>
        <w:t xml:space="preserve"> </w:t>
      </w:r>
      <w:proofErr w:type="spellStart"/>
      <w:r w:rsidRPr="00DB25C4">
        <w:rPr>
          <w:rFonts w:cstheme="minorHAnsi"/>
          <w:color w:val="000000"/>
        </w:rPr>
        <w:t>kerja</w:t>
      </w:r>
      <w:proofErr w:type="spellEnd"/>
      <w:r w:rsidRPr="00DB25C4">
        <w:rPr>
          <w:rFonts w:cstheme="minorHAnsi"/>
          <w:color w:val="000000"/>
        </w:rPr>
        <w:t xml:space="preserve"> </w:t>
      </w:r>
      <w:proofErr w:type="spellStart"/>
      <w:r w:rsidRPr="00DB25C4">
        <w:rPr>
          <w:rFonts w:cstheme="minorHAnsi"/>
          <w:color w:val="000000"/>
        </w:rPr>
        <w:t>serta</w:t>
      </w:r>
      <w:proofErr w:type="spellEnd"/>
      <w:r w:rsidRPr="00DB25C4">
        <w:rPr>
          <w:rFonts w:cstheme="minorHAnsi"/>
          <w:color w:val="000000"/>
        </w:rPr>
        <w:t xml:space="preserve"> </w:t>
      </w:r>
      <w:proofErr w:type="spellStart"/>
      <w:r w:rsidRPr="00DB25C4">
        <w:rPr>
          <w:rFonts w:cstheme="minorHAnsi"/>
          <w:color w:val="000000"/>
        </w:rPr>
        <w:t>mengusulkan</w:t>
      </w:r>
      <w:proofErr w:type="spellEnd"/>
      <w:r w:rsidRPr="00DB25C4">
        <w:rPr>
          <w:rFonts w:cstheme="minorHAnsi"/>
          <w:color w:val="000000"/>
        </w:rPr>
        <w:t xml:space="preserve"> system dan </w:t>
      </w:r>
      <w:proofErr w:type="spellStart"/>
      <w:r w:rsidRPr="00DB25C4">
        <w:rPr>
          <w:rFonts w:cstheme="minorHAnsi"/>
          <w:color w:val="000000"/>
        </w:rPr>
        <w:t>peralatan</w:t>
      </w:r>
      <w:proofErr w:type="spellEnd"/>
      <w:r w:rsidRPr="00DB25C4">
        <w:rPr>
          <w:rFonts w:cstheme="minorHAnsi"/>
          <w:color w:val="000000"/>
        </w:rPr>
        <w:t xml:space="preserve"> </w:t>
      </w:r>
      <w:proofErr w:type="spellStart"/>
      <w:r w:rsidRPr="00DB25C4">
        <w:rPr>
          <w:rFonts w:cstheme="minorHAnsi"/>
          <w:color w:val="000000"/>
        </w:rPr>
        <w:t>kerja</w:t>
      </w:r>
      <w:proofErr w:type="spellEnd"/>
      <w:r w:rsidRPr="00DB25C4">
        <w:rPr>
          <w:rFonts w:cstheme="minorHAnsi"/>
          <w:color w:val="000000"/>
        </w:rPr>
        <w:t xml:space="preserve"> yang </w:t>
      </w:r>
      <w:proofErr w:type="spellStart"/>
      <w:r w:rsidRPr="00DB25C4">
        <w:rPr>
          <w:rFonts w:cstheme="minorHAnsi"/>
          <w:color w:val="000000"/>
        </w:rPr>
        <w:t>memadai</w:t>
      </w:r>
      <w:proofErr w:type="spellEnd"/>
    </w:p>
    <w:p w14:paraId="03DDDE74" w14:textId="77777777" w:rsidR="00EE2EA9" w:rsidRPr="00DB25C4" w:rsidRDefault="00EE2EA9" w:rsidP="009F6099">
      <w:pPr>
        <w:pStyle w:val="ListParagraph"/>
        <w:numPr>
          <w:ilvl w:val="0"/>
          <w:numId w:val="34"/>
        </w:numPr>
        <w:autoSpaceDE w:val="0"/>
        <w:autoSpaceDN w:val="0"/>
        <w:adjustRightInd w:val="0"/>
        <w:spacing w:after="0" w:line="240" w:lineRule="auto"/>
        <w:jc w:val="both"/>
        <w:rPr>
          <w:rFonts w:cstheme="minorHAnsi"/>
          <w:b/>
          <w:color w:val="000000"/>
        </w:rPr>
      </w:pPr>
      <w:proofErr w:type="spellStart"/>
      <w:r w:rsidRPr="00DB25C4">
        <w:rPr>
          <w:rFonts w:cstheme="minorHAnsi"/>
          <w:color w:val="000000"/>
        </w:rPr>
        <w:t>Melakukan</w:t>
      </w:r>
      <w:proofErr w:type="spellEnd"/>
      <w:r w:rsidRPr="00DB25C4">
        <w:rPr>
          <w:rFonts w:cstheme="minorHAnsi"/>
          <w:color w:val="000000"/>
        </w:rPr>
        <w:t xml:space="preserve"> </w:t>
      </w:r>
      <w:proofErr w:type="spellStart"/>
      <w:r w:rsidRPr="00DB25C4">
        <w:rPr>
          <w:rFonts w:cstheme="minorHAnsi"/>
          <w:color w:val="000000"/>
        </w:rPr>
        <w:t>komunikasi</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atasan</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lain</w:t>
      </w:r>
      <w:proofErr w:type="spellEnd"/>
      <w:r w:rsidRPr="00DB25C4">
        <w:rPr>
          <w:rFonts w:cstheme="minorHAnsi"/>
          <w:color w:val="000000"/>
        </w:rPr>
        <w:t xml:space="preserve">, </w:t>
      </w:r>
      <w:proofErr w:type="spellStart"/>
      <w:r w:rsidRPr="00DB25C4">
        <w:rPr>
          <w:rFonts w:cstheme="minorHAnsi"/>
          <w:color w:val="000000"/>
        </w:rPr>
        <w:t>serta</w:t>
      </w:r>
      <w:proofErr w:type="spellEnd"/>
      <w:r w:rsidRPr="00DB25C4">
        <w:rPr>
          <w:rFonts w:cstheme="minorHAnsi"/>
          <w:color w:val="000000"/>
        </w:rPr>
        <w:t xml:space="preserve"> </w:t>
      </w:r>
      <w:proofErr w:type="spellStart"/>
      <w:r w:rsidRPr="00DB25C4">
        <w:rPr>
          <w:rFonts w:cstheme="minorHAnsi"/>
          <w:color w:val="000000"/>
        </w:rPr>
        <w:t>pihak</w:t>
      </w:r>
      <w:proofErr w:type="spellEnd"/>
      <w:r w:rsidRPr="00DB25C4">
        <w:rPr>
          <w:rFonts w:cstheme="minorHAnsi"/>
          <w:color w:val="000000"/>
        </w:rPr>
        <w:t xml:space="preserve"> lain yang </w:t>
      </w:r>
      <w:proofErr w:type="spellStart"/>
      <w:r w:rsidRPr="00DB25C4">
        <w:rPr>
          <w:rFonts w:cstheme="minorHAnsi"/>
          <w:color w:val="000000"/>
        </w:rPr>
        <w:t>berkaitan</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program </w:t>
      </w:r>
      <w:proofErr w:type="spellStart"/>
      <w:r w:rsidRPr="00DB25C4">
        <w:rPr>
          <w:rFonts w:cstheme="minorHAnsi"/>
          <w:color w:val="000000"/>
        </w:rPr>
        <w:t>kerja</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w:t>
      </w:r>
    </w:p>
    <w:p w14:paraId="71ABBC96" w14:textId="77777777" w:rsidR="00EE2EA9" w:rsidRPr="00DB25C4" w:rsidRDefault="00EE2EA9" w:rsidP="00687314">
      <w:pPr>
        <w:autoSpaceDE w:val="0"/>
        <w:autoSpaceDN w:val="0"/>
        <w:adjustRightInd w:val="0"/>
        <w:spacing w:after="0" w:line="240" w:lineRule="auto"/>
        <w:jc w:val="both"/>
        <w:rPr>
          <w:rFonts w:cstheme="minorHAnsi"/>
          <w:b/>
          <w:color w:val="000000"/>
        </w:rPr>
      </w:pPr>
    </w:p>
    <w:p w14:paraId="646ECC63" w14:textId="77777777" w:rsidR="00EE2EA9" w:rsidRPr="00DB25C4" w:rsidRDefault="00EE2EA9" w:rsidP="00687314">
      <w:pPr>
        <w:autoSpaceDE w:val="0"/>
        <w:autoSpaceDN w:val="0"/>
        <w:adjustRightInd w:val="0"/>
        <w:spacing w:after="0" w:line="240" w:lineRule="auto"/>
        <w:jc w:val="both"/>
        <w:rPr>
          <w:rFonts w:cstheme="minorHAnsi"/>
          <w:b/>
          <w:color w:val="000000"/>
        </w:rPr>
      </w:pPr>
      <w:r w:rsidRPr="00DB25C4">
        <w:rPr>
          <w:rFonts w:cstheme="minorHAnsi"/>
          <w:b/>
          <w:color w:val="000000"/>
        </w:rPr>
        <w:t xml:space="preserve">c. </w:t>
      </w:r>
      <w:proofErr w:type="spellStart"/>
      <w:r w:rsidRPr="00DB25C4">
        <w:rPr>
          <w:rFonts w:cstheme="minorHAnsi"/>
          <w:b/>
          <w:color w:val="000000"/>
        </w:rPr>
        <w:t>Tugas</w:t>
      </w:r>
      <w:proofErr w:type="spellEnd"/>
      <w:r w:rsidRPr="00DB25C4">
        <w:rPr>
          <w:rFonts w:cstheme="minorHAnsi"/>
          <w:b/>
          <w:color w:val="000000"/>
        </w:rPr>
        <w:t xml:space="preserve"> dan </w:t>
      </w:r>
      <w:proofErr w:type="spellStart"/>
      <w:r w:rsidRPr="00DB25C4">
        <w:rPr>
          <w:rFonts w:cstheme="minorHAnsi"/>
          <w:b/>
          <w:color w:val="000000"/>
        </w:rPr>
        <w:t>Fungsi</w:t>
      </w:r>
      <w:proofErr w:type="spellEnd"/>
      <w:r w:rsidRPr="00DB25C4">
        <w:rPr>
          <w:rFonts w:cstheme="minorHAnsi"/>
          <w:b/>
          <w:color w:val="000000"/>
        </w:rPr>
        <w:t xml:space="preserve"> </w:t>
      </w:r>
      <w:proofErr w:type="spellStart"/>
      <w:r w:rsidRPr="00DB25C4">
        <w:rPr>
          <w:rFonts w:cstheme="minorHAnsi"/>
          <w:b/>
          <w:color w:val="000000"/>
        </w:rPr>
        <w:t>pokok</w:t>
      </w:r>
      <w:proofErr w:type="spellEnd"/>
      <w:r w:rsidRPr="00DB25C4">
        <w:rPr>
          <w:rFonts w:cstheme="minorHAnsi"/>
          <w:b/>
          <w:color w:val="000000"/>
        </w:rPr>
        <w:t xml:space="preserve"> </w:t>
      </w:r>
      <w:proofErr w:type="spellStart"/>
      <w:r w:rsidRPr="00DB25C4">
        <w:rPr>
          <w:rFonts w:cstheme="minorHAnsi"/>
          <w:b/>
          <w:color w:val="000000"/>
        </w:rPr>
        <w:t>Kaprodi</w:t>
      </w:r>
      <w:proofErr w:type="spellEnd"/>
      <w:r w:rsidRPr="00DB25C4">
        <w:rPr>
          <w:rFonts w:cstheme="minorHAnsi"/>
          <w:b/>
          <w:color w:val="000000"/>
        </w:rPr>
        <w:t xml:space="preserve"> </w:t>
      </w:r>
    </w:p>
    <w:p w14:paraId="09A3E296" w14:textId="77777777" w:rsidR="00EE2EA9" w:rsidRPr="00DB25C4" w:rsidRDefault="00EE2EA9" w:rsidP="00687314">
      <w:pPr>
        <w:autoSpaceDE w:val="0"/>
        <w:autoSpaceDN w:val="0"/>
        <w:adjustRightInd w:val="0"/>
        <w:spacing w:after="0" w:line="240" w:lineRule="auto"/>
        <w:jc w:val="both"/>
        <w:rPr>
          <w:rFonts w:eastAsia="Times New Roman" w:cstheme="minorHAnsi"/>
          <w:w w:val="106"/>
        </w:rPr>
      </w:pPr>
      <w:proofErr w:type="spellStart"/>
      <w:r w:rsidRPr="00DB25C4">
        <w:rPr>
          <w:rFonts w:eastAsia="Times New Roman" w:cstheme="minorHAnsi"/>
        </w:rPr>
        <w:t>Mengelola</w:t>
      </w:r>
      <w:proofErr w:type="spellEnd"/>
      <w:r w:rsidRPr="00DB25C4">
        <w:rPr>
          <w:rFonts w:eastAsia="Times New Roman" w:cstheme="minorHAnsi"/>
          <w:spacing w:val="36"/>
        </w:rPr>
        <w:t xml:space="preserve"> </w:t>
      </w:r>
      <w:proofErr w:type="spellStart"/>
      <w:r w:rsidRPr="00DB25C4">
        <w:rPr>
          <w:rFonts w:eastAsia="Times New Roman" w:cstheme="minorHAnsi"/>
        </w:rPr>
        <w:t>seluruh</w:t>
      </w:r>
      <w:proofErr w:type="spellEnd"/>
      <w:r w:rsidRPr="00DB25C4">
        <w:rPr>
          <w:rFonts w:eastAsia="Times New Roman" w:cstheme="minorHAnsi"/>
        </w:rPr>
        <w:t xml:space="preserve"> </w:t>
      </w:r>
      <w:proofErr w:type="spellStart"/>
      <w:r w:rsidRPr="00DB25C4">
        <w:rPr>
          <w:rFonts w:eastAsia="Times New Roman" w:cstheme="minorHAnsi"/>
        </w:rPr>
        <w:t>kegiatan</w:t>
      </w:r>
      <w:proofErr w:type="spellEnd"/>
      <w:r w:rsidRPr="00DB25C4">
        <w:rPr>
          <w:rFonts w:eastAsia="Times New Roman" w:cstheme="minorHAnsi"/>
          <w:spacing w:val="34"/>
        </w:rPr>
        <w:t xml:space="preserve"> </w:t>
      </w:r>
      <w:proofErr w:type="spellStart"/>
      <w:r w:rsidRPr="00DB25C4">
        <w:rPr>
          <w:rFonts w:eastAsia="Times New Roman" w:cstheme="minorHAnsi"/>
        </w:rPr>
        <w:t>dalam</w:t>
      </w:r>
      <w:proofErr w:type="spellEnd"/>
      <w:r w:rsidRPr="00DB25C4">
        <w:rPr>
          <w:rFonts w:eastAsia="Times New Roman" w:cstheme="minorHAnsi"/>
          <w:spacing w:val="28"/>
        </w:rPr>
        <w:t xml:space="preserve"> </w:t>
      </w:r>
      <w:proofErr w:type="spellStart"/>
      <w:r w:rsidRPr="00DB25C4">
        <w:rPr>
          <w:rFonts w:eastAsia="Times New Roman" w:cstheme="minorHAnsi"/>
        </w:rPr>
        <w:t>ruang</w:t>
      </w:r>
      <w:proofErr w:type="spellEnd"/>
      <w:r w:rsidRPr="00DB25C4">
        <w:rPr>
          <w:rFonts w:eastAsia="Times New Roman" w:cstheme="minorHAnsi"/>
          <w:spacing w:val="2"/>
        </w:rPr>
        <w:t xml:space="preserve"> </w:t>
      </w:r>
      <w:proofErr w:type="spellStart"/>
      <w:r w:rsidRPr="00DB25C4">
        <w:rPr>
          <w:rFonts w:eastAsia="Times New Roman" w:cstheme="minorHAnsi"/>
        </w:rPr>
        <w:t>lingkup</w:t>
      </w:r>
      <w:proofErr w:type="spellEnd"/>
      <w:r w:rsidRPr="00DB25C4">
        <w:rPr>
          <w:rFonts w:eastAsia="Times New Roman" w:cstheme="minorHAnsi"/>
          <w:spacing w:val="1"/>
        </w:rPr>
        <w:t xml:space="preserve"> </w:t>
      </w:r>
      <w:r w:rsidRPr="00DB25C4">
        <w:rPr>
          <w:rFonts w:eastAsia="Times New Roman" w:cstheme="minorHAnsi"/>
        </w:rPr>
        <w:t>Program</w:t>
      </w:r>
      <w:r w:rsidRPr="00DB25C4">
        <w:rPr>
          <w:rFonts w:eastAsia="Times New Roman" w:cstheme="minorHAnsi"/>
          <w:spacing w:val="42"/>
        </w:rPr>
        <w:t xml:space="preserve"> </w:t>
      </w:r>
      <w:proofErr w:type="spellStart"/>
      <w:r w:rsidRPr="00DB25C4">
        <w:rPr>
          <w:rFonts w:eastAsia="Times New Roman" w:cstheme="minorHAnsi"/>
          <w:w w:val="78"/>
        </w:rPr>
        <w:t>S</w:t>
      </w:r>
      <w:r w:rsidRPr="00DB25C4">
        <w:rPr>
          <w:rFonts w:eastAsia="Times New Roman" w:cstheme="minorHAnsi"/>
          <w:w w:val="108"/>
        </w:rPr>
        <w:t>tu</w:t>
      </w:r>
      <w:r w:rsidRPr="00DB25C4">
        <w:rPr>
          <w:rFonts w:eastAsia="Times New Roman" w:cstheme="minorHAnsi"/>
          <w:w w:val="106"/>
        </w:rPr>
        <w:t>d</w:t>
      </w:r>
      <w:r w:rsidRPr="00DB25C4">
        <w:rPr>
          <w:rFonts w:eastAsia="Times New Roman" w:cstheme="minorHAnsi"/>
          <w:w w:val="90"/>
        </w:rPr>
        <w:t>i</w:t>
      </w:r>
      <w:proofErr w:type="spellEnd"/>
      <w:r w:rsidRPr="00DB25C4">
        <w:rPr>
          <w:rFonts w:eastAsia="Times New Roman" w:cstheme="minorHAnsi"/>
          <w:spacing w:val="1"/>
          <w:w w:val="90"/>
        </w:rPr>
        <w:t xml:space="preserve"> </w:t>
      </w:r>
      <w:r w:rsidRPr="00DB25C4">
        <w:rPr>
          <w:rFonts w:eastAsia="Times New Roman" w:cstheme="minorHAnsi"/>
        </w:rPr>
        <w:t>yang</w:t>
      </w:r>
      <w:r w:rsidRPr="00DB25C4">
        <w:rPr>
          <w:rFonts w:eastAsia="Times New Roman" w:cstheme="minorHAnsi"/>
          <w:spacing w:val="6"/>
        </w:rPr>
        <w:t xml:space="preserve"> </w:t>
      </w:r>
      <w:proofErr w:type="spellStart"/>
      <w:r w:rsidRPr="00DB25C4">
        <w:rPr>
          <w:rFonts w:eastAsia="Times New Roman" w:cstheme="minorHAnsi"/>
        </w:rPr>
        <w:t>meliputi</w:t>
      </w:r>
      <w:proofErr w:type="spellEnd"/>
      <w:r w:rsidRPr="00DB25C4">
        <w:rPr>
          <w:rFonts w:eastAsia="Times New Roman" w:cstheme="minorHAnsi"/>
          <w:spacing w:val="25"/>
        </w:rPr>
        <w:t xml:space="preserve"> </w:t>
      </w:r>
      <w:proofErr w:type="spellStart"/>
      <w:r w:rsidRPr="00DB25C4">
        <w:rPr>
          <w:rFonts w:eastAsia="Times New Roman" w:cstheme="minorHAnsi"/>
          <w:w w:val="99"/>
        </w:rPr>
        <w:t>pe</w:t>
      </w:r>
      <w:r w:rsidRPr="00DB25C4">
        <w:rPr>
          <w:rFonts w:eastAsia="Times New Roman" w:cstheme="minorHAnsi"/>
          <w:w w:val="104"/>
        </w:rPr>
        <w:t>rum</w:t>
      </w:r>
      <w:r w:rsidRPr="00DB25C4">
        <w:rPr>
          <w:rFonts w:eastAsia="Times New Roman" w:cstheme="minorHAnsi"/>
          <w:w w:val="112"/>
        </w:rPr>
        <w:t>u</w:t>
      </w:r>
      <w:r w:rsidRPr="00DB25C4">
        <w:rPr>
          <w:rFonts w:eastAsia="Times New Roman" w:cstheme="minorHAnsi"/>
          <w:w w:val="96"/>
        </w:rPr>
        <w:t>s</w:t>
      </w:r>
      <w:r w:rsidRPr="00DB25C4">
        <w:rPr>
          <w:rFonts w:eastAsia="Times New Roman" w:cstheme="minorHAnsi"/>
          <w:w w:val="102"/>
        </w:rPr>
        <w:t>an</w:t>
      </w:r>
      <w:proofErr w:type="spellEnd"/>
      <w:r w:rsidRPr="00DB25C4">
        <w:rPr>
          <w:rFonts w:eastAsia="Times New Roman" w:cstheme="minorHAnsi"/>
          <w:w w:val="102"/>
        </w:rPr>
        <w:t xml:space="preserve"> </w:t>
      </w:r>
      <w:r w:rsidRPr="00DB25C4">
        <w:rPr>
          <w:rFonts w:eastAsia="Times New Roman" w:cstheme="minorHAnsi"/>
        </w:rPr>
        <w:t>program</w:t>
      </w:r>
      <w:r w:rsidRPr="00DB25C4">
        <w:rPr>
          <w:rFonts w:eastAsia="Times New Roman" w:cstheme="minorHAnsi"/>
          <w:spacing w:val="52"/>
        </w:rPr>
        <w:t xml:space="preserve"> </w:t>
      </w:r>
      <w:proofErr w:type="spellStart"/>
      <w:r w:rsidRPr="00DB25C4">
        <w:rPr>
          <w:rFonts w:eastAsia="Times New Roman" w:cstheme="minorHAnsi"/>
          <w:w w:val="101"/>
        </w:rPr>
        <w:t>j</w:t>
      </w:r>
      <w:r w:rsidRPr="00DB25C4">
        <w:rPr>
          <w:rFonts w:eastAsia="Times New Roman" w:cstheme="minorHAnsi"/>
          <w:w w:val="134"/>
        </w:rPr>
        <w:t>a</w:t>
      </w:r>
      <w:r w:rsidRPr="00DB25C4">
        <w:rPr>
          <w:rFonts w:eastAsia="Times New Roman" w:cstheme="minorHAnsi"/>
        </w:rPr>
        <w:t>n</w:t>
      </w:r>
      <w:r w:rsidRPr="00DB25C4">
        <w:rPr>
          <w:rFonts w:eastAsia="Times New Roman" w:cstheme="minorHAnsi"/>
          <w:w w:val="96"/>
        </w:rPr>
        <w:t>gk</w:t>
      </w:r>
      <w:r w:rsidRPr="00DB25C4">
        <w:rPr>
          <w:rFonts w:eastAsia="Times New Roman" w:cstheme="minorHAnsi"/>
          <w:w w:val="113"/>
        </w:rPr>
        <w:t>a</w:t>
      </w:r>
      <w:proofErr w:type="spellEnd"/>
      <w:r w:rsidRPr="00DB25C4">
        <w:rPr>
          <w:rFonts w:eastAsia="Times New Roman" w:cstheme="minorHAnsi"/>
          <w:spacing w:val="44"/>
          <w:w w:val="113"/>
        </w:rPr>
        <w:t xml:space="preserve"> </w:t>
      </w:r>
      <w:proofErr w:type="spellStart"/>
      <w:proofErr w:type="gramStart"/>
      <w:r w:rsidRPr="00DB25C4">
        <w:rPr>
          <w:rFonts w:eastAsia="Times New Roman" w:cstheme="minorHAnsi"/>
        </w:rPr>
        <w:t>pendek</w:t>
      </w:r>
      <w:proofErr w:type="spellEnd"/>
      <w:r w:rsidRPr="00DB25C4">
        <w:rPr>
          <w:rFonts w:eastAsia="Times New Roman" w:cstheme="minorHAnsi"/>
        </w:rPr>
        <w:t xml:space="preserve">, </w:t>
      </w:r>
      <w:r w:rsidRPr="00DB25C4">
        <w:rPr>
          <w:rFonts w:eastAsia="Times New Roman" w:cstheme="minorHAnsi"/>
          <w:spacing w:val="12"/>
        </w:rPr>
        <w:t xml:space="preserve"> </w:t>
      </w:r>
      <w:proofErr w:type="spellStart"/>
      <w:r w:rsidRPr="00DB25C4">
        <w:rPr>
          <w:rFonts w:eastAsia="Times New Roman" w:cstheme="minorHAnsi"/>
        </w:rPr>
        <w:t>menengah</w:t>
      </w:r>
      <w:proofErr w:type="spellEnd"/>
      <w:proofErr w:type="gramEnd"/>
      <w:r w:rsidRPr="00DB25C4">
        <w:rPr>
          <w:rFonts w:eastAsia="Times New Roman" w:cstheme="minorHAnsi"/>
        </w:rPr>
        <w:t xml:space="preserve">  </w:t>
      </w:r>
      <w:r w:rsidRPr="00DB25C4">
        <w:rPr>
          <w:rFonts w:eastAsia="Times New Roman" w:cstheme="minorHAnsi"/>
          <w:spacing w:val="10"/>
        </w:rPr>
        <w:t xml:space="preserve"> </w:t>
      </w:r>
      <w:r w:rsidRPr="00DB25C4">
        <w:rPr>
          <w:rFonts w:eastAsia="Times New Roman" w:cstheme="minorHAnsi"/>
        </w:rPr>
        <w:t>dan</w:t>
      </w:r>
      <w:r w:rsidRPr="00DB25C4">
        <w:rPr>
          <w:rFonts w:eastAsia="Times New Roman" w:cstheme="minorHAnsi"/>
          <w:spacing w:val="55"/>
        </w:rPr>
        <w:t xml:space="preserve"> </w:t>
      </w:r>
      <w:proofErr w:type="spellStart"/>
      <w:r w:rsidRPr="00DB25C4">
        <w:rPr>
          <w:rFonts w:eastAsia="Times New Roman" w:cstheme="minorHAnsi"/>
        </w:rPr>
        <w:t>p</w:t>
      </w:r>
      <w:r w:rsidRPr="00DB25C4">
        <w:rPr>
          <w:rFonts w:eastAsia="Times New Roman" w:cstheme="minorHAnsi"/>
          <w:w w:val="102"/>
        </w:rPr>
        <w:t>an</w:t>
      </w:r>
      <w:r w:rsidRPr="00DB25C4">
        <w:rPr>
          <w:rFonts w:eastAsia="Times New Roman" w:cstheme="minorHAnsi"/>
          <w:w w:val="79"/>
        </w:rPr>
        <w:t>j</w:t>
      </w:r>
      <w:r w:rsidRPr="00DB25C4">
        <w:rPr>
          <w:rFonts w:eastAsia="Times New Roman" w:cstheme="minorHAnsi"/>
          <w:w w:val="112"/>
        </w:rPr>
        <w:t>an</w:t>
      </w:r>
      <w:r w:rsidRPr="00DB25C4">
        <w:rPr>
          <w:rFonts w:eastAsia="Times New Roman" w:cstheme="minorHAnsi"/>
          <w:w w:val="106"/>
        </w:rPr>
        <w:t>g</w:t>
      </w:r>
      <w:proofErr w:type="spellEnd"/>
      <w:r w:rsidRPr="00DB25C4">
        <w:rPr>
          <w:rFonts w:eastAsia="Times New Roman" w:cstheme="minorHAnsi"/>
          <w:w w:val="75"/>
        </w:rPr>
        <w:t xml:space="preserve">,  </w:t>
      </w:r>
      <w:proofErr w:type="spellStart"/>
      <w:r w:rsidRPr="00DB25C4">
        <w:rPr>
          <w:rFonts w:eastAsia="Times New Roman" w:cstheme="minorHAnsi"/>
        </w:rPr>
        <w:t>penyusunan</w:t>
      </w:r>
      <w:proofErr w:type="spellEnd"/>
      <w:r w:rsidRPr="00DB25C4">
        <w:rPr>
          <w:rFonts w:eastAsia="Times New Roman" w:cstheme="minorHAnsi"/>
        </w:rPr>
        <w:t xml:space="preserve"> </w:t>
      </w:r>
      <w:r w:rsidRPr="00DB25C4">
        <w:rPr>
          <w:rFonts w:eastAsia="Times New Roman" w:cstheme="minorHAnsi"/>
          <w:spacing w:val="22"/>
        </w:rPr>
        <w:t xml:space="preserve"> </w:t>
      </w:r>
      <w:proofErr w:type="spellStart"/>
      <w:r w:rsidRPr="00DB25C4">
        <w:rPr>
          <w:rFonts w:eastAsia="Times New Roman" w:cstheme="minorHAnsi"/>
        </w:rPr>
        <w:t>anggaran</w:t>
      </w:r>
      <w:proofErr w:type="spellEnd"/>
      <w:r w:rsidRPr="00DB25C4">
        <w:rPr>
          <w:rFonts w:eastAsia="Times New Roman" w:cstheme="minorHAnsi"/>
        </w:rPr>
        <w:t xml:space="preserve"> </w:t>
      </w:r>
      <w:r w:rsidRPr="00DB25C4">
        <w:rPr>
          <w:rFonts w:eastAsia="Times New Roman" w:cstheme="minorHAnsi"/>
          <w:spacing w:val="26"/>
        </w:rPr>
        <w:t xml:space="preserve"> </w:t>
      </w:r>
      <w:r w:rsidRPr="00DB25C4">
        <w:rPr>
          <w:rFonts w:eastAsia="Times New Roman" w:cstheme="minorHAnsi"/>
        </w:rPr>
        <w:t xml:space="preserve">program </w:t>
      </w:r>
      <w:r w:rsidRPr="00DB25C4">
        <w:rPr>
          <w:rFonts w:eastAsia="Times New Roman" w:cstheme="minorHAnsi"/>
          <w:spacing w:val="31"/>
        </w:rPr>
        <w:t xml:space="preserve"> </w:t>
      </w:r>
      <w:proofErr w:type="spellStart"/>
      <w:r w:rsidRPr="00DB25C4">
        <w:rPr>
          <w:rFonts w:eastAsia="Times New Roman" w:cstheme="minorHAnsi"/>
          <w:w w:val="80"/>
        </w:rPr>
        <w:t>s</w:t>
      </w:r>
      <w:r w:rsidRPr="00DB25C4">
        <w:rPr>
          <w:rFonts w:eastAsia="Times New Roman" w:cstheme="minorHAnsi"/>
          <w:w w:val="112"/>
        </w:rPr>
        <w:t>tu</w:t>
      </w:r>
      <w:r w:rsidRPr="00DB25C4">
        <w:rPr>
          <w:rFonts w:eastAsia="Times New Roman" w:cstheme="minorHAnsi"/>
        </w:rPr>
        <w:t>d</w:t>
      </w:r>
      <w:r w:rsidRPr="00DB25C4">
        <w:rPr>
          <w:rFonts w:eastAsia="Times New Roman" w:cstheme="minorHAnsi"/>
          <w:w w:val="90"/>
        </w:rPr>
        <w:t>i</w:t>
      </w:r>
      <w:proofErr w:type="spellEnd"/>
      <w:r w:rsidRPr="00DB25C4">
        <w:rPr>
          <w:rFonts w:eastAsia="Times New Roman" w:cstheme="minorHAnsi"/>
        </w:rPr>
        <w:t xml:space="preserve">, </w:t>
      </w:r>
      <w:proofErr w:type="spellStart"/>
      <w:r w:rsidRPr="00DB25C4">
        <w:rPr>
          <w:rFonts w:eastAsia="Times New Roman" w:cstheme="minorHAnsi"/>
        </w:rPr>
        <w:t>pengembangan</w:t>
      </w:r>
      <w:proofErr w:type="spellEnd"/>
      <w:r w:rsidRPr="00DB25C4">
        <w:rPr>
          <w:rFonts w:eastAsia="Times New Roman" w:cstheme="minorHAnsi"/>
        </w:rPr>
        <w:t xml:space="preserve">   </w:t>
      </w:r>
      <w:r w:rsidRPr="00DB25C4">
        <w:rPr>
          <w:rFonts w:eastAsia="Times New Roman" w:cstheme="minorHAnsi"/>
          <w:spacing w:val="12"/>
        </w:rPr>
        <w:t xml:space="preserve"> </w:t>
      </w:r>
      <w:proofErr w:type="spellStart"/>
      <w:r w:rsidRPr="00DB25C4">
        <w:rPr>
          <w:rFonts w:eastAsia="Times New Roman" w:cstheme="minorHAnsi"/>
        </w:rPr>
        <w:t>kurikulum</w:t>
      </w:r>
      <w:proofErr w:type="spellEnd"/>
      <w:r w:rsidRPr="00DB25C4">
        <w:rPr>
          <w:rFonts w:eastAsia="Times New Roman" w:cstheme="minorHAnsi"/>
        </w:rPr>
        <w:t xml:space="preserve">,   </w:t>
      </w:r>
      <w:r w:rsidRPr="00DB25C4">
        <w:rPr>
          <w:rFonts w:eastAsia="Times New Roman" w:cstheme="minorHAnsi"/>
          <w:spacing w:val="38"/>
        </w:rPr>
        <w:t xml:space="preserve"> </w:t>
      </w:r>
      <w:proofErr w:type="spellStart"/>
      <w:r w:rsidRPr="00DB25C4">
        <w:rPr>
          <w:rFonts w:eastAsia="Times New Roman" w:cstheme="minorHAnsi"/>
        </w:rPr>
        <w:t>evaluasi</w:t>
      </w:r>
      <w:proofErr w:type="spellEnd"/>
      <w:r w:rsidRPr="00DB25C4">
        <w:rPr>
          <w:rFonts w:eastAsia="Times New Roman" w:cstheme="minorHAnsi"/>
        </w:rPr>
        <w:t xml:space="preserve">    </w:t>
      </w:r>
      <w:proofErr w:type="spellStart"/>
      <w:r w:rsidRPr="00DB25C4">
        <w:rPr>
          <w:rFonts w:eastAsia="Times New Roman" w:cstheme="minorHAnsi"/>
          <w:w w:val="103"/>
        </w:rPr>
        <w:t>kinerja</w:t>
      </w:r>
      <w:proofErr w:type="spellEnd"/>
      <w:r w:rsidRPr="00DB25C4">
        <w:rPr>
          <w:rFonts w:eastAsia="Times New Roman" w:cstheme="minorHAnsi"/>
          <w:w w:val="103"/>
        </w:rPr>
        <w:t xml:space="preserve">  </w:t>
      </w:r>
      <w:r w:rsidRPr="00DB25C4">
        <w:rPr>
          <w:rFonts w:eastAsia="Times New Roman" w:cstheme="minorHAnsi"/>
          <w:spacing w:val="32"/>
          <w:w w:val="103"/>
        </w:rPr>
        <w:t xml:space="preserve"> </w:t>
      </w:r>
      <w:proofErr w:type="spellStart"/>
      <w:r w:rsidRPr="00DB25C4">
        <w:rPr>
          <w:rFonts w:eastAsia="Times New Roman" w:cstheme="minorHAnsi"/>
        </w:rPr>
        <w:t>dosen</w:t>
      </w:r>
      <w:proofErr w:type="spellEnd"/>
      <w:r w:rsidRPr="00DB25C4">
        <w:rPr>
          <w:rFonts w:eastAsia="Times New Roman" w:cstheme="minorHAnsi"/>
        </w:rPr>
        <w:t xml:space="preserve">  </w:t>
      </w:r>
      <w:r w:rsidRPr="00DB25C4">
        <w:rPr>
          <w:rFonts w:eastAsia="Times New Roman" w:cstheme="minorHAnsi"/>
          <w:spacing w:val="44"/>
        </w:rPr>
        <w:t xml:space="preserve"> </w:t>
      </w:r>
      <w:r w:rsidRPr="00DB25C4">
        <w:rPr>
          <w:rFonts w:eastAsia="Times New Roman" w:cstheme="minorHAnsi"/>
        </w:rPr>
        <w:t xml:space="preserve">dan  </w:t>
      </w:r>
      <w:r w:rsidRPr="00DB25C4">
        <w:rPr>
          <w:rFonts w:eastAsia="Times New Roman" w:cstheme="minorHAnsi"/>
          <w:spacing w:val="26"/>
        </w:rPr>
        <w:t xml:space="preserve"> </w:t>
      </w:r>
      <w:proofErr w:type="spellStart"/>
      <w:r w:rsidRPr="00DB25C4">
        <w:rPr>
          <w:rFonts w:eastAsia="Times New Roman" w:cstheme="minorHAnsi"/>
        </w:rPr>
        <w:t>pembuatan</w:t>
      </w:r>
      <w:proofErr w:type="spellEnd"/>
      <w:r w:rsidRPr="00DB25C4">
        <w:rPr>
          <w:rFonts w:eastAsia="Times New Roman" w:cstheme="minorHAnsi"/>
        </w:rPr>
        <w:t xml:space="preserve">   </w:t>
      </w:r>
      <w:r w:rsidRPr="00DB25C4">
        <w:rPr>
          <w:rFonts w:eastAsia="Times New Roman" w:cstheme="minorHAnsi"/>
          <w:spacing w:val="17"/>
        </w:rPr>
        <w:t xml:space="preserve"> </w:t>
      </w:r>
      <w:proofErr w:type="spellStart"/>
      <w:r w:rsidRPr="00DB25C4">
        <w:rPr>
          <w:rFonts w:eastAsia="Times New Roman" w:cstheme="minorHAnsi"/>
        </w:rPr>
        <w:t>laporan</w:t>
      </w:r>
      <w:proofErr w:type="spellEnd"/>
      <w:r w:rsidRPr="00DB25C4">
        <w:rPr>
          <w:rFonts w:eastAsia="Times New Roman" w:cstheme="minorHAnsi"/>
        </w:rPr>
        <w:t xml:space="preserve">  </w:t>
      </w:r>
      <w:r w:rsidRPr="00DB25C4">
        <w:rPr>
          <w:rFonts w:eastAsia="Times New Roman" w:cstheme="minorHAnsi"/>
          <w:spacing w:val="49"/>
        </w:rPr>
        <w:t xml:space="preserve"> </w:t>
      </w:r>
      <w:r w:rsidRPr="00DB25C4">
        <w:rPr>
          <w:rFonts w:eastAsia="Times New Roman" w:cstheme="minorHAnsi"/>
          <w:w w:val="106"/>
        </w:rPr>
        <w:t>a</w:t>
      </w:r>
      <w:r w:rsidRPr="00DB25C4">
        <w:rPr>
          <w:rFonts w:eastAsia="Times New Roman" w:cstheme="minorHAnsi"/>
        </w:rPr>
        <w:t>g</w:t>
      </w:r>
      <w:r w:rsidRPr="00DB25C4">
        <w:rPr>
          <w:rFonts w:eastAsia="Times New Roman" w:cstheme="minorHAnsi"/>
          <w:w w:val="106"/>
        </w:rPr>
        <w:t>a</w:t>
      </w:r>
      <w:r w:rsidRPr="00DB25C4">
        <w:rPr>
          <w:rFonts w:eastAsia="Times New Roman" w:cstheme="minorHAnsi"/>
          <w:w w:val="93"/>
        </w:rPr>
        <w:t xml:space="preserve">r </w:t>
      </w:r>
      <w:proofErr w:type="spellStart"/>
      <w:r w:rsidRPr="00DB25C4">
        <w:rPr>
          <w:rFonts w:eastAsia="Times New Roman" w:cstheme="minorHAnsi"/>
        </w:rPr>
        <w:t>mendukung</w:t>
      </w:r>
      <w:proofErr w:type="spellEnd"/>
      <w:r w:rsidRPr="00DB25C4">
        <w:rPr>
          <w:rFonts w:eastAsia="Times New Roman" w:cstheme="minorHAnsi"/>
          <w:spacing w:val="31"/>
        </w:rPr>
        <w:t xml:space="preserve"> </w:t>
      </w:r>
      <w:proofErr w:type="spellStart"/>
      <w:r w:rsidRPr="00DB25C4">
        <w:rPr>
          <w:rFonts w:eastAsia="Times New Roman" w:cstheme="minorHAnsi"/>
        </w:rPr>
        <w:t>tercapainya</w:t>
      </w:r>
      <w:proofErr w:type="spellEnd"/>
      <w:r w:rsidRPr="00DB25C4">
        <w:rPr>
          <w:rFonts w:eastAsia="Times New Roman" w:cstheme="minorHAnsi"/>
        </w:rPr>
        <w:t xml:space="preserve"> </w:t>
      </w:r>
      <w:r w:rsidRPr="00DB25C4">
        <w:rPr>
          <w:rFonts w:eastAsia="Times New Roman" w:cstheme="minorHAnsi"/>
          <w:spacing w:val="47"/>
        </w:rPr>
        <w:t xml:space="preserve"> </w:t>
      </w:r>
      <w:proofErr w:type="spellStart"/>
      <w:r w:rsidRPr="00DB25C4">
        <w:rPr>
          <w:rFonts w:eastAsia="Times New Roman" w:cstheme="minorHAnsi"/>
        </w:rPr>
        <w:t>sasaran</w:t>
      </w:r>
      <w:proofErr w:type="spellEnd"/>
      <w:r w:rsidRPr="00DB25C4">
        <w:rPr>
          <w:rFonts w:eastAsia="Times New Roman" w:cstheme="minorHAnsi"/>
          <w:spacing w:val="50"/>
        </w:rPr>
        <w:t xml:space="preserve"> </w:t>
      </w:r>
      <w:r w:rsidRPr="00DB25C4">
        <w:rPr>
          <w:rFonts w:eastAsia="Times New Roman" w:cstheme="minorHAnsi"/>
        </w:rPr>
        <w:t>Universitas</w:t>
      </w:r>
      <w:r w:rsidRPr="00DB25C4">
        <w:rPr>
          <w:rFonts w:eastAsia="Times New Roman" w:cstheme="minorHAnsi"/>
          <w:spacing w:val="51"/>
        </w:rPr>
        <w:t xml:space="preserve"> </w:t>
      </w:r>
      <w:proofErr w:type="spellStart"/>
      <w:r w:rsidRPr="00DB25C4">
        <w:rPr>
          <w:rFonts w:eastAsia="Times New Roman" w:cstheme="minorHAnsi"/>
        </w:rPr>
        <w:t>secara</w:t>
      </w:r>
      <w:proofErr w:type="spellEnd"/>
      <w:r w:rsidRPr="00DB25C4">
        <w:rPr>
          <w:rFonts w:eastAsia="Times New Roman" w:cstheme="minorHAnsi"/>
          <w:spacing w:val="23"/>
        </w:rPr>
        <w:t xml:space="preserve"> </w:t>
      </w:r>
      <w:proofErr w:type="spellStart"/>
      <w:r w:rsidRPr="00DB25C4">
        <w:rPr>
          <w:rFonts w:eastAsia="Times New Roman" w:cstheme="minorHAnsi"/>
          <w:w w:val="99"/>
        </w:rPr>
        <w:t>e</w:t>
      </w:r>
      <w:r w:rsidRPr="00DB25C4">
        <w:rPr>
          <w:rFonts w:eastAsia="Times New Roman" w:cstheme="minorHAnsi"/>
          <w:w w:val="131"/>
        </w:rPr>
        <w:t>f</w:t>
      </w:r>
      <w:r w:rsidRPr="00DB25C4">
        <w:rPr>
          <w:rFonts w:eastAsia="Times New Roman" w:cstheme="minorHAnsi"/>
          <w:w w:val="77"/>
        </w:rPr>
        <w:t>e</w:t>
      </w:r>
      <w:r w:rsidRPr="00DB25C4">
        <w:rPr>
          <w:rFonts w:eastAsia="Times New Roman" w:cstheme="minorHAnsi"/>
          <w:w w:val="106"/>
        </w:rPr>
        <w:t>k</w:t>
      </w:r>
      <w:r w:rsidRPr="00DB25C4">
        <w:rPr>
          <w:rFonts w:eastAsia="Times New Roman" w:cstheme="minorHAnsi"/>
          <w:w w:val="107"/>
        </w:rPr>
        <w:t>ti</w:t>
      </w:r>
      <w:r w:rsidRPr="00DB25C4">
        <w:rPr>
          <w:rFonts w:eastAsia="Times New Roman" w:cstheme="minorHAnsi"/>
          <w:w w:val="140"/>
        </w:rPr>
        <w:t>f</w:t>
      </w:r>
      <w:proofErr w:type="spellEnd"/>
      <w:r w:rsidRPr="00DB25C4">
        <w:rPr>
          <w:rFonts w:eastAsia="Times New Roman" w:cstheme="minorHAnsi"/>
          <w:spacing w:val="-14"/>
        </w:rPr>
        <w:t xml:space="preserve"> </w:t>
      </w:r>
      <w:r w:rsidRPr="00DB25C4">
        <w:rPr>
          <w:rFonts w:eastAsia="Times New Roman" w:cstheme="minorHAnsi"/>
        </w:rPr>
        <w:t>dan</w:t>
      </w:r>
      <w:r w:rsidRPr="00DB25C4">
        <w:rPr>
          <w:rFonts w:eastAsia="Times New Roman" w:cstheme="minorHAnsi"/>
          <w:spacing w:val="5"/>
        </w:rPr>
        <w:t xml:space="preserve"> </w:t>
      </w:r>
      <w:proofErr w:type="spellStart"/>
      <w:r w:rsidRPr="00DB25C4">
        <w:rPr>
          <w:rFonts w:eastAsia="Times New Roman" w:cstheme="minorHAnsi"/>
          <w:w w:val="91"/>
        </w:rPr>
        <w:t>e</w:t>
      </w:r>
      <w:r w:rsidRPr="00DB25C4">
        <w:rPr>
          <w:rFonts w:eastAsia="Times New Roman" w:cstheme="minorHAnsi"/>
          <w:w w:val="102"/>
        </w:rPr>
        <w:t>fi</w:t>
      </w:r>
      <w:r w:rsidRPr="00DB25C4">
        <w:rPr>
          <w:rFonts w:eastAsia="Times New Roman" w:cstheme="minorHAnsi"/>
          <w:w w:val="104"/>
        </w:rPr>
        <w:t>s</w:t>
      </w:r>
      <w:r w:rsidRPr="00DB25C4">
        <w:rPr>
          <w:rFonts w:eastAsia="Times New Roman" w:cstheme="minorHAnsi"/>
          <w:w w:val="101"/>
        </w:rPr>
        <w:t>i</w:t>
      </w:r>
      <w:r w:rsidRPr="00DB25C4">
        <w:rPr>
          <w:rFonts w:eastAsia="Times New Roman" w:cstheme="minorHAnsi"/>
          <w:w w:val="113"/>
        </w:rPr>
        <w:t>e</w:t>
      </w:r>
      <w:r w:rsidRPr="00DB25C4">
        <w:rPr>
          <w:rFonts w:eastAsia="Times New Roman" w:cstheme="minorHAnsi"/>
          <w:w w:val="106"/>
        </w:rPr>
        <w:t>n</w:t>
      </w:r>
      <w:proofErr w:type="spellEnd"/>
    </w:p>
    <w:p w14:paraId="6F384831" w14:textId="77777777" w:rsidR="00EE2EA9" w:rsidRPr="00DB25C4" w:rsidRDefault="00EE2EA9" w:rsidP="00687314">
      <w:pPr>
        <w:autoSpaceDE w:val="0"/>
        <w:autoSpaceDN w:val="0"/>
        <w:adjustRightInd w:val="0"/>
        <w:spacing w:after="0" w:line="240" w:lineRule="auto"/>
        <w:jc w:val="both"/>
        <w:rPr>
          <w:rFonts w:eastAsia="Times New Roman" w:cstheme="minorHAnsi"/>
          <w:w w:val="106"/>
        </w:rPr>
      </w:pPr>
    </w:p>
    <w:p w14:paraId="5D366660" w14:textId="77777777" w:rsidR="00EE2EA9" w:rsidRPr="00DB25C4" w:rsidRDefault="00EE2EA9" w:rsidP="00687314">
      <w:pPr>
        <w:autoSpaceDE w:val="0"/>
        <w:autoSpaceDN w:val="0"/>
        <w:adjustRightInd w:val="0"/>
        <w:spacing w:after="0" w:line="240" w:lineRule="auto"/>
        <w:jc w:val="both"/>
        <w:rPr>
          <w:rFonts w:eastAsia="Times New Roman" w:cstheme="minorHAnsi"/>
          <w:b/>
          <w:w w:val="106"/>
        </w:rPr>
      </w:pPr>
      <w:r w:rsidRPr="00DB25C4">
        <w:rPr>
          <w:rFonts w:eastAsia="Times New Roman" w:cstheme="minorHAnsi"/>
          <w:b/>
          <w:w w:val="106"/>
        </w:rPr>
        <w:lastRenderedPageBreak/>
        <w:t xml:space="preserve">d. </w:t>
      </w:r>
      <w:proofErr w:type="spellStart"/>
      <w:r w:rsidRPr="00DB25C4">
        <w:rPr>
          <w:rFonts w:eastAsia="Times New Roman" w:cstheme="minorHAnsi"/>
          <w:b/>
          <w:w w:val="106"/>
        </w:rPr>
        <w:t>Deskripsi</w:t>
      </w:r>
      <w:proofErr w:type="spellEnd"/>
      <w:r w:rsidRPr="00DB25C4">
        <w:rPr>
          <w:rFonts w:eastAsia="Times New Roman" w:cstheme="minorHAnsi"/>
          <w:b/>
          <w:w w:val="106"/>
        </w:rPr>
        <w:t xml:space="preserve"> </w:t>
      </w:r>
      <w:proofErr w:type="spellStart"/>
      <w:r w:rsidRPr="00DB25C4">
        <w:rPr>
          <w:rFonts w:eastAsia="Times New Roman" w:cstheme="minorHAnsi"/>
          <w:b/>
          <w:w w:val="106"/>
        </w:rPr>
        <w:t>Kerja</w:t>
      </w:r>
      <w:proofErr w:type="spellEnd"/>
      <w:r w:rsidRPr="00DB25C4">
        <w:rPr>
          <w:rFonts w:eastAsia="Times New Roman" w:cstheme="minorHAnsi"/>
          <w:b/>
          <w:w w:val="106"/>
        </w:rPr>
        <w:t xml:space="preserve"> </w:t>
      </w:r>
      <w:proofErr w:type="spellStart"/>
      <w:r w:rsidRPr="00DB25C4">
        <w:rPr>
          <w:rFonts w:eastAsia="Times New Roman" w:cstheme="minorHAnsi"/>
          <w:b/>
          <w:w w:val="106"/>
        </w:rPr>
        <w:t>Kaprodi</w:t>
      </w:r>
      <w:proofErr w:type="spellEnd"/>
      <w:r w:rsidRPr="00DB25C4">
        <w:rPr>
          <w:rFonts w:eastAsia="Times New Roman" w:cstheme="minorHAnsi"/>
          <w:b/>
          <w:w w:val="106"/>
        </w:rPr>
        <w:t xml:space="preserve"> </w:t>
      </w:r>
    </w:p>
    <w:p w14:paraId="0B026458" w14:textId="77777777" w:rsidR="00EE2EA9" w:rsidRPr="00DB25C4" w:rsidRDefault="00EE2EA9" w:rsidP="009F6099">
      <w:pPr>
        <w:pStyle w:val="ListParagraph"/>
        <w:numPr>
          <w:ilvl w:val="0"/>
          <w:numId w:val="35"/>
        </w:numPr>
        <w:autoSpaceDE w:val="0"/>
        <w:autoSpaceDN w:val="0"/>
        <w:adjustRightInd w:val="0"/>
        <w:spacing w:after="0" w:line="240" w:lineRule="auto"/>
        <w:jc w:val="both"/>
        <w:rPr>
          <w:rFonts w:cstheme="minorHAnsi"/>
        </w:rPr>
      </w:pPr>
      <w:proofErr w:type="spellStart"/>
      <w:r w:rsidRPr="00DB25C4">
        <w:rPr>
          <w:rFonts w:eastAsia="Times New Roman" w:cstheme="minorHAnsi"/>
        </w:rPr>
        <w:t>Mengembangkan</w:t>
      </w:r>
      <w:proofErr w:type="spellEnd"/>
      <w:r w:rsidRPr="00DB25C4">
        <w:rPr>
          <w:rFonts w:eastAsia="Times New Roman" w:cstheme="minorHAnsi"/>
        </w:rPr>
        <w:t xml:space="preserve">  </w:t>
      </w:r>
      <w:r w:rsidRPr="00DB25C4">
        <w:rPr>
          <w:rFonts w:eastAsia="Times New Roman" w:cstheme="minorHAnsi"/>
          <w:spacing w:val="7"/>
        </w:rPr>
        <w:t xml:space="preserve"> </w:t>
      </w:r>
      <w:proofErr w:type="spellStart"/>
      <w:r w:rsidRPr="00DB25C4">
        <w:rPr>
          <w:rFonts w:eastAsia="Times New Roman" w:cstheme="minorHAnsi"/>
        </w:rPr>
        <w:t>visi</w:t>
      </w:r>
      <w:proofErr w:type="spellEnd"/>
      <w:r w:rsidRPr="00DB25C4">
        <w:rPr>
          <w:rFonts w:eastAsia="Times New Roman" w:cstheme="minorHAnsi"/>
        </w:rPr>
        <w:t xml:space="preserve">, </w:t>
      </w:r>
      <w:proofErr w:type="spellStart"/>
      <w:r w:rsidRPr="00DB25C4">
        <w:rPr>
          <w:rFonts w:eastAsia="Times New Roman" w:cstheme="minorHAnsi"/>
        </w:rPr>
        <w:t>misi</w:t>
      </w:r>
      <w:proofErr w:type="spellEnd"/>
      <w:r w:rsidRPr="00DB25C4">
        <w:rPr>
          <w:rFonts w:eastAsia="Times New Roman" w:cstheme="minorHAnsi"/>
        </w:rPr>
        <w:t xml:space="preserve"> dan </w:t>
      </w:r>
      <w:proofErr w:type="spellStart"/>
      <w:r w:rsidRPr="00DB25C4">
        <w:rPr>
          <w:rFonts w:eastAsia="Times New Roman" w:cstheme="minorHAnsi"/>
        </w:rPr>
        <w:t>rencana</w:t>
      </w:r>
      <w:proofErr w:type="spellEnd"/>
      <w:r w:rsidRPr="00DB25C4">
        <w:rPr>
          <w:rFonts w:eastAsia="Times New Roman" w:cstheme="minorHAnsi"/>
        </w:rPr>
        <w:t xml:space="preserve"> </w:t>
      </w:r>
      <w:proofErr w:type="spellStart"/>
      <w:r w:rsidRPr="00DB25C4">
        <w:rPr>
          <w:rFonts w:eastAsia="Times New Roman" w:cstheme="minorHAnsi"/>
        </w:rPr>
        <w:t>strategis</w:t>
      </w:r>
      <w:proofErr w:type="spellEnd"/>
      <w:r w:rsidRPr="00DB25C4">
        <w:rPr>
          <w:rFonts w:eastAsia="Times New Roman" w:cstheme="minorHAnsi"/>
        </w:rPr>
        <w:t xml:space="preserve"> Program </w:t>
      </w:r>
      <w:proofErr w:type="spellStart"/>
      <w:r w:rsidRPr="00DB25C4">
        <w:rPr>
          <w:rFonts w:eastAsia="Times New Roman" w:cstheme="minorHAnsi"/>
        </w:rPr>
        <w:t>Studi</w:t>
      </w:r>
      <w:proofErr w:type="spellEnd"/>
      <w:r w:rsidRPr="00DB25C4">
        <w:rPr>
          <w:rFonts w:eastAsia="Times New Roman" w:cstheme="minorHAnsi"/>
        </w:rPr>
        <w:t xml:space="preserve"> </w:t>
      </w:r>
      <w:proofErr w:type="spellStart"/>
      <w:r w:rsidRPr="00DB25C4">
        <w:rPr>
          <w:rFonts w:eastAsia="Times New Roman" w:cstheme="minorHAnsi"/>
        </w:rPr>
        <w:t>dalam</w:t>
      </w:r>
      <w:proofErr w:type="spellEnd"/>
      <w:r w:rsidRPr="00DB25C4">
        <w:rPr>
          <w:rFonts w:eastAsia="Times New Roman" w:cstheme="minorHAnsi"/>
        </w:rPr>
        <w:t xml:space="preserve"> </w:t>
      </w:r>
      <w:proofErr w:type="spellStart"/>
      <w:r w:rsidRPr="00DB25C4">
        <w:rPr>
          <w:rFonts w:eastAsia="Times New Roman" w:cstheme="minorHAnsi"/>
          <w:w w:val="106"/>
        </w:rPr>
        <w:t>upa</w:t>
      </w:r>
      <w:r w:rsidRPr="00DB25C4">
        <w:rPr>
          <w:rFonts w:eastAsia="Times New Roman" w:cstheme="minorHAnsi"/>
          <w:w w:val="93"/>
        </w:rPr>
        <w:t>y</w:t>
      </w:r>
      <w:r w:rsidRPr="00DB25C4">
        <w:rPr>
          <w:rFonts w:eastAsia="Times New Roman" w:cstheme="minorHAnsi"/>
          <w:w w:val="106"/>
        </w:rPr>
        <w:t>a</w:t>
      </w:r>
      <w:proofErr w:type="spellEnd"/>
      <w:r w:rsidRPr="00DB25C4">
        <w:rPr>
          <w:rFonts w:eastAsia="Times New Roman" w:cstheme="minorHAnsi"/>
          <w:w w:val="106"/>
        </w:rPr>
        <w:t xml:space="preserve"> </w:t>
      </w:r>
      <w:proofErr w:type="spellStart"/>
      <w:r w:rsidRPr="00DB25C4">
        <w:rPr>
          <w:rFonts w:eastAsia="Times New Roman" w:cstheme="minorHAnsi"/>
        </w:rPr>
        <w:t>m</w:t>
      </w:r>
      <w:r w:rsidRPr="00DB25C4">
        <w:rPr>
          <w:rFonts w:eastAsia="Times New Roman" w:cstheme="minorHAnsi"/>
          <w:w w:val="99"/>
        </w:rPr>
        <w:t>e</w:t>
      </w:r>
      <w:r w:rsidRPr="00DB25C4">
        <w:rPr>
          <w:rFonts w:eastAsia="Times New Roman" w:cstheme="minorHAnsi"/>
          <w:w w:val="110"/>
        </w:rPr>
        <w:t>wu</w:t>
      </w:r>
      <w:r w:rsidRPr="00DB25C4">
        <w:rPr>
          <w:rFonts w:eastAsia="Times New Roman" w:cstheme="minorHAnsi"/>
          <w:w w:val="56"/>
        </w:rPr>
        <w:t>j</w:t>
      </w:r>
      <w:r w:rsidRPr="00DB25C4">
        <w:rPr>
          <w:rFonts w:eastAsia="Times New Roman" w:cstheme="minorHAnsi"/>
          <w:w w:val="118"/>
        </w:rPr>
        <w:t>u</w:t>
      </w:r>
      <w:r w:rsidRPr="00DB25C4">
        <w:rPr>
          <w:rFonts w:eastAsia="Times New Roman" w:cstheme="minorHAnsi"/>
        </w:rPr>
        <w:t>d</w:t>
      </w:r>
      <w:r w:rsidRPr="00DB25C4">
        <w:rPr>
          <w:rFonts w:eastAsia="Times New Roman" w:cstheme="minorHAnsi"/>
          <w:w w:val="106"/>
        </w:rPr>
        <w:t>kan</w:t>
      </w:r>
      <w:proofErr w:type="spellEnd"/>
      <w:r w:rsidRPr="00DB25C4">
        <w:rPr>
          <w:rFonts w:eastAsia="Times New Roman" w:cstheme="minorHAnsi"/>
        </w:rPr>
        <w:t xml:space="preserve"> </w:t>
      </w:r>
      <w:proofErr w:type="spellStart"/>
      <w:r w:rsidRPr="00DB25C4">
        <w:rPr>
          <w:rFonts w:eastAsia="Times New Roman" w:cstheme="minorHAnsi"/>
        </w:rPr>
        <w:t>visi</w:t>
      </w:r>
      <w:proofErr w:type="spellEnd"/>
      <w:r w:rsidRPr="00DB25C4">
        <w:rPr>
          <w:rFonts w:eastAsia="Times New Roman" w:cstheme="minorHAnsi"/>
        </w:rPr>
        <w:t>,</w:t>
      </w:r>
      <w:r w:rsidRPr="00DB25C4">
        <w:rPr>
          <w:rFonts w:eastAsia="Times New Roman" w:cstheme="minorHAnsi"/>
          <w:spacing w:val="11"/>
        </w:rPr>
        <w:t xml:space="preserve"> </w:t>
      </w:r>
      <w:proofErr w:type="spellStart"/>
      <w:r w:rsidRPr="00DB25C4">
        <w:rPr>
          <w:rFonts w:eastAsia="Times New Roman" w:cstheme="minorHAnsi"/>
        </w:rPr>
        <w:t>misi</w:t>
      </w:r>
      <w:proofErr w:type="spellEnd"/>
      <w:r w:rsidRPr="00DB25C4">
        <w:rPr>
          <w:rFonts w:eastAsia="Times New Roman" w:cstheme="minorHAnsi"/>
          <w:spacing w:val="50"/>
        </w:rPr>
        <w:t xml:space="preserve"> </w:t>
      </w:r>
      <w:r w:rsidRPr="00DB25C4">
        <w:rPr>
          <w:rFonts w:eastAsia="Times New Roman" w:cstheme="minorHAnsi"/>
        </w:rPr>
        <w:t>dan</w:t>
      </w:r>
      <w:r w:rsidRPr="00DB25C4">
        <w:rPr>
          <w:rFonts w:eastAsia="Times New Roman" w:cstheme="minorHAnsi"/>
          <w:spacing w:val="20"/>
        </w:rPr>
        <w:t xml:space="preserve"> </w:t>
      </w:r>
      <w:proofErr w:type="spellStart"/>
      <w:r w:rsidRPr="00DB25C4">
        <w:rPr>
          <w:rFonts w:eastAsia="Times New Roman" w:cstheme="minorHAnsi"/>
        </w:rPr>
        <w:t>rencana</w:t>
      </w:r>
      <w:proofErr w:type="spellEnd"/>
      <w:r w:rsidRPr="00DB25C4">
        <w:rPr>
          <w:rFonts w:eastAsia="Times New Roman" w:cstheme="minorHAnsi"/>
          <w:spacing w:val="32"/>
        </w:rPr>
        <w:t xml:space="preserve"> </w:t>
      </w:r>
      <w:proofErr w:type="spellStart"/>
      <w:r w:rsidRPr="00DB25C4">
        <w:rPr>
          <w:rFonts w:eastAsia="Times New Roman" w:cstheme="minorHAnsi"/>
        </w:rPr>
        <w:t>strategis</w:t>
      </w:r>
      <w:proofErr w:type="spellEnd"/>
      <w:r w:rsidRPr="00DB25C4">
        <w:rPr>
          <w:rFonts w:eastAsia="Times New Roman" w:cstheme="minorHAnsi"/>
          <w:spacing w:val="16"/>
        </w:rPr>
        <w:t xml:space="preserve"> </w:t>
      </w:r>
      <w:proofErr w:type="spellStart"/>
      <w:r w:rsidRPr="00DB25C4">
        <w:rPr>
          <w:rFonts w:eastAsia="Times New Roman" w:cstheme="minorHAnsi"/>
        </w:rPr>
        <w:t>Fakultas</w:t>
      </w:r>
      <w:proofErr w:type="spellEnd"/>
      <w:r w:rsidRPr="00DB25C4">
        <w:rPr>
          <w:rFonts w:eastAsia="Times New Roman" w:cstheme="minorHAnsi"/>
          <w:spacing w:val="32"/>
        </w:rPr>
        <w:t xml:space="preserve"> </w:t>
      </w:r>
      <w:r w:rsidRPr="00DB25C4">
        <w:rPr>
          <w:rFonts w:eastAsia="Times New Roman" w:cstheme="minorHAnsi"/>
        </w:rPr>
        <w:t>dan</w:t>
      </w:r>
      <w:r w:rsidRPr="00DB25C4">
        <w:rPr>
          <w:rFonts w:eastAsia="Times New Roman" w:cstheme="minorHAnsi"/>
          <w:spacing w:val="3"/>
        </w:rPr>
        <w:t xml:space="preserve"> </w:t>
      </w:r>
      <w:r w:rsidRPr="00DB25C4">
        <w:rPr>
          <w:rFonts w:eastAsia="Times New Roman" w:cstheme="minorHAnsi"/>
          <w:w w:val="99"/>
        </w:rPr>
        <w:t>U</w:t>
      </w:r>
      <w:r w:rsidRPr="00DB25C4">
        <w:rPr>
          <w:rFonts w:eastAsia="Times New Roman" w:cstheme="minorHAnsi"/>
          <w:w w:val="112"/>
        </w:rPr>
        <w:t>n</w:t>
      </w:r>
      <w:r w:rsidRPr="00DB25C4">
        <w:rPr>
          <w:rFonts w:eastAsia="Times New Roman" w:cstheme="minorHAnsi"/>
          <w:w w:val="101"/>
        </w:rPr>
        <w:t>i</w:t>
      </w:r>
      <w:r w:rsidRPr="00DB25C4">
        <w:rPr>
          <w:rFonts w:eastAsia="Times New Roman" w:cstheme="minorHAnsi"/>
          <w:w w:val="112"/>
        </w:rPr>
        <w:t>v</w:t>
      </w:r>
      <w:r w:rsidRPr="00DB25C4">
        <w:rPr>
          <w:rFonts w:eastAsia="Times New Roman" w:cstheme="minorHAnsi"/>
          <w:w w:val="91"/>
        </w:rPr>
        <w:t>e</w:t>
      </w:r>
      <w:r w:rsidRPr="00DB25C4">
        <w:rPr>
          <w:rFonts w:eastAsia="Times New Roman" w:cstheme="minorHAnsi"/>
          <w:w w:val="112"/>
        </w:rPr>
        <w:t>r</w:t>
      </w:r>
      <w:r w:rsidRPr="00DB25C4">
        <w:rPr>
          <w:rFonts w:eastAsia="Times New Roman" w:cstheme="minorHAnsi"/>
          <w:w w:val="96"/>
        </w:rPr>
        <w:t>s</w:t>
      </w:r>
      <w:r w:rsidRPr="00DB25C4">
        <w:rPr>
          <w:rFonts w:eastAsia="Times New Roman" w:cstheme="minorHAnsi"/>
          <w:w w:val="113"/>
        </w:rPr>
        <w:t>i</w:t>
      </w:r>
      <w:r w:rsidRPr="00DB25C4">
        <w:rPr>
          <w:rFonts w:eastAsia="Times New Roman" w:cstheme="minorHAnsi"/>
          <w:w w:val="108"/>
        </w:rPr>
        <w:t>ta</w:t>
      </w:r>
      <w:r w:rsidRPr="00DB25C4">
        <w:rPr>
          <w:rFonts w:eastAsia="Times New Roman" w:cstheme="minorHAnsi"/>
          <w:w w:val="96"/>
        </w:rPr>
        <w:t>s</w:t>
      </w:r>
      <w:r w:rsidRPr="00DB25C4">
        <w:rPr>
          <w:rFonts w:eastAsia="Times New Roman" w:cstheme="minorHAnsi"/>
          <w:w w:val="90"/>
        </w:rPr>
        <w:t>;</w:t>
      </w:r>
    </w:p>
    <w:p w14:paraId="75D033EB" w14:textId="77777777" w:rsidR="00EE2EA9" w:rsidRPr="00DB25C4" w:rsidRDefault="00EE2EA9" w:rsidP="009F6099">
      <w:pPr>
        <w:pStyle w:val="ListParagraph"/>
        <w:numPr>
          <w:ilvl w:val="0"/>
          <w:numId w:val="35"/>
        </w:numPr>
        <w:autoSpaceDE w:val="0"/>
        <w:autoSpaceDN w:val="0"/>
        <w:adjustRightInd w:val="0"/>
        <w:spacing w:after="0" w:line="240" w:lineRule="auto"/>
        <w:jc w:val="both"/>
        <w:rPr>
          <w:rFonts w:cstheme="minorHAnsi"/>
        </w:rPr>
      </w:pPr>
      <w:r w:rsidRPr="00DB25C4">
        <w:rPr>
          <w:rFonts w:eastAsia="Times New Roman" w:cstheme="minorHAnsi"/>
        </w:rPr>
        <w:t>Menyusun</w:t>
      </w:r>
      <w:r w:rsidRPr="00DB25C4">
        <w:rPr>
          <w:rFonts w:eastAsia="Times New Roman" w:cstheme="minorHAnsi"/>
          <w:spacing w:val="18"/>
        </w:rPr>
        <w:t xml:space="preserve"> </w:t>
      </w:r>
      <w:proofErr w:type="spellStart"/>
      <w:r w:rsidRPr="00DB25C4">
        <w:rPr>
          <w:rFonts w:eastAsia="Times New Roman" w:cstheme="minorHAnsi"/>
        </w:rPr>
        <w:t>rencana</w:t>
      </w:r>
      <w:proofErr w:type="spellEnd"/>
      <w:r w:rsidRPr="00DB25C4">
        <w:rPr>
          <w:rFonts w:eastAsia="Times New Roman" w:cstheme="minorHAnsi"/>
          <w:spacing w:val="40"/>
        </w:rPr>
        <w:t xml:space="preserve"> </w:t>
      </w:r>
      <w:proofErr w:type="spellStart"/>
      <w:r w:rsidRPr="00DB25C4">
        <w:rPr>
          <w:rFonts w:eastAsia="Times New Roman" w:cstheme="minorHAnsi"/>
          <w:w w:val="112"/>
        </w:rPr>
        <w:t>kerja</w:t>
      </w:r>
      <w:proofErr w:type="spellEnd"/>
      <w:r w:rsidRPr="00DB25C4">
        <w:rPr>
          <w:rFonts w:eastAsia="Times New Roman" w:cstheme="minorHAnsi"/>
          <w:spacing w:val="-4"/>
          <w:w w:val="112"/>
        </w:rPr>
        <w:t xml:space="preserve"> </w:t>
      </w:r>
      <w:r w:rsidRPr="00DB25C4">
        <w:rPr>
          <w:rFonts w:eastAsia="Times New Roman" w:cstheme="minorHAnsi"/>
        </w:rPr>
        <w:t>dan</w:t>
      </w:r>
      <w:r w:rsidRPr="00DB25C4">
        <w:rPr>
          <w:rFonts w:eastAsia="Times New Roman" w:cstheme="minorHAnsi"/>
          <w:spacing w:val="10"/>
        </w:rPr>
        <w:t xml:space="preserve"> </w:t>
      </w:r>
      <w:proofErr w:type="spellStart"/>
      <w:r w:rsidRPr="00DB25C4">
        <w:rPr>
          <w:rFonts w:eastAsia="Times New Roman" w:cstheme="minorHAnsi"/>
        </w:rPr>
        <w:t>anggaran</w:t>
      </w:r>
      <w:proofErr w:type="spellEnd"/>
      <w:r w:rsidRPr="00DB25C4">
        <w:rPr>
          <w:rFonts w:eastAsia="Times New Roman" w:cstheme="minorHAnsi"/>
          <w:spacing w:val="24"/>
        </w:rPr>
        <w:t xml:space="preserve"> </w:t>
      </w:r>
      <w:proofErr w:type="spellStart"/>
      <w:r w:rsidRPr="00DB25C4">
        <w:rPr>
          <w:rFonts w:eastAsia="Times New Roman" w:cstheme="minorHAnsi"/>
        </w:rPr>
        <w:t>tahunan</w:t>
      </w:r>
      <w:proofErr w:type="spellEnd"/>
      <w:r w:rsidRPr="00DB25C4">
        <w:rPr>
          <w:rFonts w:eastAsia="Times New Roman" w:cstheme="minorHAnsi"/>
          <w:spacing w:val="19"/>
        </w:rPr>
        <w:t xml:space="preserve"> </w:t>
      </w:r>
      <w:r w:rsidRPr="00DB25C4">
        <w:rPr>
          <w:rFonts w:eastAsia="Times New Roman" w:cstheme="minorHAnsi"/>
        </w:rPr>
        <w:t>Program</w:t>
      </w:r>
      <w:r w:rsidRPr="00DB25C4">
        <w:rPr>
          <w:rFonts w:eastAsia="Times New Roman" w:cstheme="minorHAnsi"/>
          <w:spacing w:val="47"/>
        </w:rPr>
        <w:t xml:space="preserve"> </w:t>
      </w:r>
      <w:proofErr w:type="spellStart"/>
      <w:r w:rsidRPr="00DB25C4">
        <w:rPr>
          <w:rFonts w:eastAsia="Times New Roman" w:cstheme="minorHAnsi"/>
          <w:w w:val="84"/>
        </w:rPr>
        <w:t>S</w:t>
      </w:r>
      <w:r w:rsidRPr="00DB25C4">
        <w:rPr>
          <w:rFonts w:eastAsia="Times New Roman" w:cstheme="minorHAnsi"/>
          <w:w w:val="108"/>
        </w:rPr>
        <w:t>tu</w:t>
      </w:r>
      <w:r w:rsidRPr="00DB25C4">
        <w:rPr>
          <w:rFonts w:eastAsia="Times New Roman" w:cstheme="minorHAnsi"/>
          <w:w w:val="112"/>
        </w:rPr>
        <w:t>d</w:t>
      </w:r>
      <w:r w:rsidRPr="00DB25C4">
        <w:rPr>
          <w:rFonts w:eastAsia="Times New Roman" w:cstheme="minorHAnsi"/>
          <w:w w:val="90"/>
        </w:rPr>
        <w:t>i</w:t>
      </w:r>
      <w:proofErr w:type="spellEnd"/>
      <w:r w:rsidRPr="00DB25C4">
        <w:rPr>
          <w:rFonts w:eastAsia="Times New Roman" w:cstheme="minorHAnsi"/>
          <w:w w:val="101"/>
        </w:rPr>
        <w:t>;</w:t>
      </w:r>
    </w:p>
    <w:p w14:paraId="4F64C82A" w14:textId="77777777" w:rsidR="00EE2EA9" w:rsidRPr="00DB25C4" w:rsidRDefault="00EE2EA9" w:rsidP="009F6099">
      <w:pPr>
        <w:pStyle w:val="ListParagraph"/>
        <w:numPr>
          <w:ilvl w:val="0"/>
          <w:numId w:val="35"/>
        </w:numPr>
        <w:autoSpaceDE w:val="0"/>
        <w:autoSpaceDN w:val="0"/>
        <w:adjustRightInd w:val="0"/>
        <w:spacing w:after="0" w:line="240" w:lineRule="auto"/>
        <w:jc w:val="both"/>
        <w:rPr>
          <w:rFonts w:cstheme="minorHAnsi"/>
        </w:rPr>
      </w:pPr>
      <w:proofErr w:type="spellStart"/>
      <w:r w:rsidRPr="00DB25C4">
        <w:rPr>
          <w:rFonts w:eastAsia="Times New Roman" w:cstheme="minorHAnsi"/>
        </w:rPr>
        <w:t>Merencanakan</w:t>
      </w:r>
      <w:proofErr w:type="spellEnd"/>
      <w:r w:rsidRPr="00DB25C4">
        <w:rPr>
          <w:rFonts w:eastAsia="Times New Roman" w:cstheme="minorHAnsi"/>
        </w:rPr>
        <w:t xml:space="preserve"> dan </w:t>
      </w:r>
      <w:proofErr w:type="spellStart"/>
      <w:r w:rsidRPr="00DB25C4">
        <w:rPr>
          <w:rFonts w:eastAsia="Times New Roman" w:cstheme="minorHAnsi"/>
          <w:w w:val="104"/>
        </w:rPr>
        <w:t>mengkoordinasi</w:t>
      </w:r>
      <w:proofErr w:type="spellEnd"/>
      <w:r w:rsidRPr="00DB25C4">
        <w:rPr>
          <w:rFonts w:eastAsia="Times New Roman" w:cstheme="minorHAnsi"/>
          <w:w w:val="104"/>
        </w:rPr>
        <w:t xml:space="preserve"> </w:t>
      </w:r>
      <w:proofErr w:type="spellStart"/>
      <w:r w:rsidRPr="00DB25C4">
        <w:rPr>
          <w:rFonts w:eastAsia="Times New Roman" w:cstheme="minorHAnsi"/>
        </w:rPr>
        <w:t>pelaksanaan</w:t>
      </w:r>
      <w:proofErr w:type="spellEnd"/>
      <w:r w:rsidRPr="00DB25C4">
        <w:rPr>
          <w:rFonts w:eastAsia="Times New Roman" w:cstheme="minorHAnsi"/>
        </w:rPr>
        <w:t xml:space="preserve"> </w:t>
      </w:r>
      <w:proofErr w:type="spellStart"/>
      <w:r w:rsidRPr="00DB25C4">
        <w:rPr>
          <w:rFonts w:eastAsia="Times New Roman" w:cstheme="minorHAnsi"/>
        </w:rPr>
        <w:t>danpengembangan</w:t>
      </w:r>
      <w:proofErr w:type="spellEnd"/>
      <w:r w:rsidRPr="00DB25C4">
        <w:rPr>
          <w:rFonts w:eastAsia="Times New Roman" w:cstheme="minorHAnsi"/>
        </w:rPr>
        <w:t xml:space="preserve"> </w:t>
      </w:r>
      <w:proofErr w:type="spellStart"/>
      <w:r w:rsidRPr="00DB25C4">
        <w:rPr>
          <w:rFonts w:eastAsia="Times New Roman" w:cstheme="minorHAnsi"/>
        </w:rPr>
        <w:t>p</w:t>
      </w:r>
      <w:r w:rsidRPr="00DB25C4">
        <w:rPr>
          <w:rFonts w:eastAsia="Times New Roman" w:cstheme="minorHAnsi"/>
          <w:w w:val="99"/>
        </w:rPr>
        <w:t>e</w:t>
      </w:r>
      <w:r w:rsidRPr="00DB25C4">
        <w:rPr>
          <w:rFonts w:eastAsia="Times New Roman" w:cstheme="minorHAnsi"/>
          <w:w w:val="112"/>
        </w:rPr>
        <w:t>n</w:t>
      </w:r>
      <w:r w:rsidRPr="00DB25C4">
        <w:rPr>
          <w:rFonts w:eastAsia="Times New Roman" w:cstheme="minorHAnsi"/>
          <w:w w:val="106"/>
        </w:rPr>
        <w:t>d</w:t>
      </w:r>
      <w:r w:rsidRPr="00DB25C4">
        <w:rPr>
          <w:rFonts w:eastAsia="Times New Roman" w:cstheme="minorHAnsi"/>
          <w:w w:val="101"/>
        </w:rPr>
        <w:t>i</w:t>
      </w:r>
      <w:r w:rsidRPr="00DB25C4">
        <w:rPr>
          <w:rFonts w:eastAsia="Times New Roman" w:cstheme="minorHAnsi"/>
          <w:w w:val="104"/>
        </w:rPr>
        <w:t>di</w:t>
      </w:r>
      <w:r w:rsidRPr="00DB25C4">
        <w:rPr>
          <w:rFonts w:eastAsia="Times New Roman" w:cstheme="minorHAnsi"/>
          <w:w w:val="106"/>
        </w:rPr>
        <w:t>ka</w:t>
      </w:r>
      <w:r w:rsidRPr="00DB25C4">
        <w:rPr>
          <w:rFonts w:eastAsia="Times New Roman" w:cstheme="minorHAnsi"/>
          <w:w w:val="93"/>
        </w:rPr>
        <w:t>n</w:t>
      </w:r>
      <w:proofErr w:type="spellEnd"/>
      <w:r w:rsidRPr="00DB25C4">
        <w:rPr>
          <w:rFonts w:eastAsia="Times New Roman" w:cstheme="minorHAnsi"/>
          <w:w w:val="93"/>
        </w:rPr>
        <w:t xml:space="preserve"> </w:t>
      </w:r>
      <w:r w:rsidRPr="00DB25C4">
        <w:rPr>
          <w:rFonts w:eastAsia="Times New Roman" w:cstheme="minorHAnsi"/>
        </w:rPr>
        <w:t>dan</w:t>
      </w:r>
      <w:r w:rsidRPr="00DB25C4">
        <w:rPr>
          <w:rFonts w:eastAsia="Times New Roman" w:cstheme="minorHAnsi"/>
          <w:spacing w:val="6"/>
        </w:rPr>
        <w:t xml:space="preserve"> </w:t>
      </w:r>
      <w:proofErr w:type="spellStart"/>
      <w:r w:rsidRPr="00DB25C4">
        <w:rPr>
          <w:rFonts w:eastAsia="Times New Roman" w:cstheme="minorHAnsi"/>
          <w:w w:val="106"/>
        </w:rPr>
        <w:t>p</w:t>
      </w:r>
      <w:r w:rsidRPr="00DB25C4">
        <w:rPr>
          <w:rFonts w:eastAsia="Times New Roman" w:cstheme="minorHAnsi"/>
          <w:w w:val="99"/>
        </w:rPr>
        <w:t>e</w:t>
      </w:r>
      <w:r w:rsidRPr="00DB25C4">
        <w:rPr>
          <w:rFonts w:eastAsia="Times New Roman" w:cstheme="minorHAnsi"/>
          <w:w w:val="106"/>
        </w:rPr>
        <w:t>n</w:t>
      </w:r>
      <w:r w:rsidRPr="00DB25C4">
        <w:rPr>
          <w:rFonts w:eastAsia="Times New Roman" w:cstheme="minorHAnsi"/>
        </w:rPr>
        <w:t>g</w:t>
      </w:r>
      <w:r w:rsidRPr="00DB25C4">
        <w:rPr>
          <w:rFonts w:eastAsia="Times New Roman" w:cstheme="minorHAnsi"/>
          <w:w w:val="106"/>
        </w:rPr>
        <w:t>a</w:t>
      </w:r>
      <w:r w:rsidRPr="00DB25C4">
        <w:rPr>
          <w:rFonts w:eastAsia="Times New Roman" w:cstheme="minorHAnsi"/>
          <w:w w:val="67"/>
        </w:rPr>
        <w:t>j</w:t>
      </w:r>
      <w:proofErr w:type="spellEnd"/>
      <w:r w:rsidRPr="00DB25C4">
        <w:rPr>
          <w:rFonts w:eastAsia="Times New Roman" w:cstheme="minorHAnsi"/>
          <w:spacing w:val="-29"/>
        </w:rPr>
        <w:t xml:space="preserve"> </w:t>
      </w:r>
      <w:proofErr w:type="spellStart"/>
      <w:r w:rsidRPr="00DB25C4">
        <w:rPr>
          <w:rFonts w:eastAsia="Times New Roman" w:cstheme="minorHAnsi"/>
        </w:rPr>
        <w:t>aran</w:t>
      </w:r>
      <w:proofErr w:type="spellEnd"/>
      <w:r w:rsidRPr="00DB25C4">
        <w:rPr>
          <w:rFonts w:eastAsia="Times New Roman" w:cstheme="minorHAnsi"/>
        </w:rPr>
        <w:t>,</w:t>
      </w:r>
      <w:r w:rsidRPr="00DB25C4">
        <w:rPr>
          <w:rFonts w:eastAsia="Times New Roman" w:cstheme="minorHAnsi"/>
          <w:spacing w:val="12"/>
        </w:rPr>
        <w:t xml:space="preserve"> </w:t>
      </w:r>
      <w:proofErr w:type="spellStart"/>
      <w:r w:rsidRPr="00DB25C4">
        <w:rPr>
          <w:rFonts w:eastAsia="Times New Roman" w:cstheme="minorHAnsi"/>
          <w:w w:val="99"/>
        </w:rPr>
        <w:t>pe</w:t>
      </w:r>
      <w:r w:rsidRPr="00DB25C4">
        <w:rPr>
          <w:rFonts w:eastAsia="Times New Roman" w:cstheme="minorHAnsi"/>
          <w:w w:val="112"/>
        </w:rPr>
        <w:t>n</w:t>
      </w:r>
      <w:r w:rsidRPr="00DB25C4">
        <w:rPr>
          <w:rFonts w:eastAsia="Times New Roman" w:cstheme="minorHAnsi"/>
          <w:w w:val="162"/>
        </w:rPr>
        <w:t>d</w:t>
      </w:r>
      <w:r w:rsidRPr="00DB25C4">
        <w:rPr>
          <w:rFonts w:eastAsia="Times New Roman" w:cstheme="minorHAnsi"/>
          <w:w w:val="113"/>
        </w:rPr>
        <w:t>it</w:t>
      </w:r>
      <w:r w:rsidRPr="00DB25C4">
        <w:rPr>
          <w:rFonts w:eastAsia="Times New Roman" w:cstheme="minorHAnsi"/>
          <w:w w:val="101"/>
        </w:rPr>
        <w:t>i</w:t>
      </w:r>
      <w:r w:rsidRPr="00DB25C4">
        <w:rPr>
          <w:rFonts w:eastAsia="Times New Roman" w:cstheme="minorHAnsi"/>
          <w:w w:val="106"/>
        </w:rPr>
        <w:t>an</w:t>
      </w:r>
      <w:proofErr w:type="spellEnd"/>
      <w:r w:rsidRPr="00DB25C4">
        <w:rPr>
          <w:rFonts w:eastAsia="Times New Roman" w:cstheme="minorHAnsi"/>
          <w:spacing w:val="7"/>
        </w:rPr>
        <w:t xml:space="preserve"> </w:t>
      </w:r>
      <w:r w:rsidRPr="00DB25C4">
        <w:rPr>
          <w:rFonts w:eastAsia="Times New Roman" w:cstheme="minorHAnsi"/>
        </w:rPr>
        <w:t>dan</w:t>
      </w:r>
      <w:r w:rsidRPr="00DB25C4">
        <w:rPr>
          <w:rFonts w:eastAsia="Times New Roman" w:cstheme="minorHAnsi"/>
          <w:spacing w:val="6"/>
        </w:rPr>
        <w:t xml:space="preserve"> </w:t>
      </w:r>
      <w:proofErr w:type="spellStart"/>
      <w:r w:rsidRPr="00DB25C4">
        <w:rPr>
          <w:rFonts w:eastAsia="Times New Roman" w:cstheme="minorHAnsi"/>
        </w:rPr>
        <w:t>pengabdian</w:t>
      </w:r>
      <w:proofErr w:type="spellEnd"/>
      <w:r w:rsidRPr="00DB25C4">
        <w:rPr>
          <w:rFonts w:eastAsia="Times New Roman" w:cstheme="minorHAnsi"/>
          <w:spacing w:val="25"/>
        </w:rPr>
        <w:t xml:space="preserve"> </w:t>
      </w:r>
      <w:proofErr w:type="spellStart"/>
      <w:r w:rsidRPr="00DB25C4">
        <w:rPr>
          <w:rFonts w:eastAsia="Times New Roman" w:cstheme="minorHAnsi"/>
        </w:rPr>
        <w:t>kepada</w:t>
      </w:r>
      <w:proofErr w:type="spellEnd"/>
      <w:r w:rsidRPr="00DB25C4">
        <w:rPr>
          <w:rFonts w:eastAsia="Times New Roman" w:cstheme="minorHAnsi"/>
          <w:spacing w:val="38"/>
        </w:rPr>
        <w:t xml:space="preserve"> </w:t>
      </w:r>
      <w:proofErr w:type="spellStart"/>
      <w:r w:rsidRPr="00DB25C4">
        <w:rPr>
          <w:rFonts w:eastAsia="Times New Roman" w:cstheme="minorHAnsi"/>
          <w:w w:val="97"/>
        </w:rPr>
        <w:t>mas</w:t>
      </w:r>
      <w:r w:rsidRPr="00DB25C4">
        <w:rPr>
          <w:rFonts w:eastAsia="Times New Roman" w:cstheme="minorHAnsi"/>
          <w:w w:val="106"/>
        </w:rPr>
        <w:t>y</w:t>
      </w:r>
      <w:r w:rsidRPr="00DB25C4">
        <w:rPr>
          <w:rFonts w:eastAsia="Times New Roman" w:cstheme="minorHAnsi"/>
          <w:w w:val="113"/>
        </w:rPr>
        <w:t>a</w:t>
      </w:r>
      <w:r w:rsidRPr="00DB25C4">
        <w:rPr>
          <w:rFonts w:eastAsia="Times New Roman" w:cstheme="minorHAnsi"/>
          <w:w w:val="93"/>
        </w:rPr>
        <w:t>r</w:t>
      </w:r>
      <w:r w:rsidRPr="00DB25C4">
        <w:rPr>
          <w:rFonts w:eastAsia="Times New Roman" w:cstheme="minorHAnsi"/>
          <w:w w:val="106"/>
        </w:rPr>
        <w:t>ak</w:t>
      </w:r>
      <w:r w:rsidRPr="00DB25C4">
        <w:rPr>
          <w:rFonts w:eastAsia="Times New Roman" w:cstheme="minorHAnsi"/>
          <w:w w:val="108"/>
        </w:rPr>
        <w:t>at</w:t>
      </w:r>
      <w:proofErr w:type="spellEnd"/>
      <w:r w:rsidRPr="00DB25C4">
        <w:rPr>
          <w:rFonts w:eastAsia="Times New Roman" w:cstheme="minorHAnsi"/>
          <w:w w:val="79"/>
        </w:rPr>
        <w:t>;</w:t>
      </w:r>
    </w:p>
    <w:p w14:paraId="685FCE98" w14:textId="77777777" w:rsidR="00EE2EA9" w:rsidRPr="00DB25C4" w:rsidRDefault="00EE2EA9" w:rsidP="009F6099">
      <w:pPr>
        <w:pStyle w:val="ListParagraph"/>
        <w:numPr>
          <w:ilvl w:val="0"/>
          <w:numId w:val="35"/>
        </w:numPr>
        <w:autoSpaceDE w:val="0"/>
        <w:autoSpaceDN w:val="0"/>
        <w:adjustRightInd w:val="0"/>
        <w:spacing w:after="0" w:line="240" w:lineRule="auto"/>
        <w:jc w:val="both"/>
        <w:rPr>
          <w:rFonts w:cstheme="minorHAnsi"/>
        </w:rPr>
      </w:pPr>
      <w:proofErr w:type="spellStart"/>
      <w:r w:rsidRPr="00DB25C4">
        <w:rPr>
          <w:rFonts w:eastAsia="Times New Roman" w:cstheme="minorHAnsi"/>
          <w:w w:val="105"/>
        </w:rPr>
        <w:t>M</w:t>
      </w:r>
      <w:r w:rsidRPr="00DB25C4">
        <w:rPr>
          <w:rFonts w:eastAsia="Times New Roman" w:cstheme="minorHAnsi"/>
          <w:w w:val="99"/>
        </w:rPr>
        <w:t>e</w:t>
      </w:r>
      <w:r w:rsidRPr="00DB25C4">
        <w:rPr>
          <w:rFonts w:eastAsia="Times New Roman" w:cstheme="minorHAnsi"/>
          <w:w w:val="103"/>
        </w:rPr>
        <w:t>r</w:t>
      </w:r>
      <w:r w:rsidRPr="00DB25C4">
        <w:rPr>
          <w:rFonts w:eastAsia="Times New Roman" w:cstheme="minorHAnsi"/>
          <w:w w:val="113"/>
        </w:rPr>
        <w:t>e</w:t>
      </w:r>
      <w:r w:rsidRPr="00DB25C4">
        <w:rPr>
          <w:rFonts w:eastAsia="Times New Roman" w:cstheme="minorHAnsi"/>
        </w:rPr>
        <w:t>n</w:t>
      </w:r>
      <w:r w:rsidRPr="00DB25C4">
        <w:rPr>
          <w:rFonts w:eastAsia="Times New Roman" w:cstheme="minorHAnsi"/>
          <w:w w:val="99"/>
        </w:rPr>
        <w:t>c</w:t>
      </w:r>
      <w:r w:rsidRPr="00DB25C4">
        <w:rPr>
          <w:rFonts w:eastAsia="Times New Roman" w:cstheme="minorHAnsi"/>
          <w:w w:val="103"/>
        </w:rPr>
        <w:t>ana</w:t>
      </w:r>
      <w:r w:rsidRPr="00DB25C4">
        <w:rPr>
          <w:rFonts w:eastAsia="Times New Roman" w:cstheme="minorHAnsi"/>
        </w:rPr>
        <w:t>k</w:t>
      </w:r>
      <w:r w:rsidRPr="00DB25C4">
        <w:rPr>
          <w:rFonts w:eastAsia="Times New Roman" w:cstheme="minorHAnsi"/>
          <w:w w:val="109"/>
        </w:rPr>
        <w:t>an</w:t>
      </w:r>
      <w:proofErr w:type="spellEnd"/>
      <w:r w:rsidRPr="00DB25C4">
        <w:rPr>
          <w:rFonts w:eastAsia="Times New Roman" w:cstheme="minorHAnsi"/>
          <w:w w:val="75"/>
        </w:rPr>
        <w:t>,</w:t>
      </w:r>
      <w:r w:rsidRPr="00DB25C4">
        <w:rPr>
          <w:rFonts w:eastAsia="Times New Roman" w:cstheme="minorHAnsi"/>
        </w:rPr>
        <w:t xml:space="preserve"> </w:t>
      </w:r>
      <w:proofErr w:type="spellStart"/>
      <w:r w:rsidRPr="00DB25C4">
        <w:rPr>
          <w:rFonts w:eastAsia="Times New Roman" w:cstheme="minorHAnsi"/>
        </w:rPr>
        <w:t>melaksanakan</w:t>
      </w:r>
      <w:proofErr w:type="spellEnd"/>
      <w:r w:rsidRPr="00DB25C4">
        <w:rPr>
          <w:rFonts w:eastAsia="Times New Roman" w:cstheme="minorHAnsi"/>
        </w:rPr>
        <w:t xml:space="preserve">, </w:t>
      </w:r>
      <w:proofErr w:type="spellStart"/>
      <w:r w:rsidRPr="00DB25C4">
        <w:rPr>
          <w:rFonts w:eastAsia="Times New Roman" w:cstheme="minorHAnsi"/>
        </w:rPr>
        <w:t>mengawasi</w:t>
      </w:r>
      <w:proofErr w:type="spellEnd"/>
      <w:r w:rsidRPr="00DB25C4">
        <w:rPr>
          <w:rFonts w:eastAsia="Times New Roman" w:cstheme="minorHAnsi"/>
        </w:rPr>
        <w:t xml:space="preserve"> dan </w:t>
      </w:r>
      <w:proofErr w:type="spellStart"/>
      <w:r w:rsidRPr="00DB25C4">
        <w:rPr>
          <w:rFonts w:eastAsia="Times New Roman" w:cstheme="minorHAnsi"/>
        </w:rPr>
        <w:t>mengevaluasi</w:t>
      </w:r>
      <w:proofErr w:type="spellEnd"/>
      <w:r w:rsidRPr="00DB25C4">
        <w:rPr>
          <w:rFonts w:eastAsia="Times New Roman" w:cstheme="minorHAnsi"/>
        </w:rPr>
        <w:t xml:space="preserve"> </w:t>
      </w:r>
      <w:proofErr w:type="spellStart"/>
      <w:r w:rsidRPr="00DB25C4">
        <w:rPr>
          <w:rFonts w:eastAsia="Times New Roman" w:cstheme="minorHAnsi"/>
          <w:w w:val="80"/>
        </w:rPr>
        <w:t>s</w:t>
      </w:r>
      <w:r w:rsidRPr="00DB25C4">
        <w:rPr>
          <w:rFonts w:eastAsia="Times New Roman" w:cstheme="minorHAnsi"/>
          <w:w w:val="113"/>
        </w:rPr>
        <w:t>i</w:t>
      </w:r>
      <w:r w:rsidRPr="00DB25C4">
        <w:rPr>
          <w:rFonts w:eastAsia="Times New Roman" w:cstheme="minorHAnsi"/>
          <w:w w:val="104"/>
        </w:rPr>
        <w:t>s</w:t>
      </w:r>
      <w:r w:rsidRPr="00DB25C4">
        <w:rPr>
          <w:rFonts w:eastAsia="Times New Roman" w:cstheme="minorHAnsi"/>
          <w:w w:val="113"/>
        </w:rPr>
        <w:t>t</w:t>
      </w:r>
      <w:r w:rsidRPr="00DB25C4">
        <w:rPr>
          <w:rFonts w:eastAsia="Times New Roman" w:cstheme="minorHAnsi"/>
          <w:w w:val="99"/>
        </w:rPr>
        <w:t>e</w:t>
      </w:r>
      <w:r w:rsidRPr="00DB25C4">
        <w:rPr>
          <w:rFonts w:eastAsia="Times New Roman" w:cstheme="minorHAnsi"/>
          <w:w w:val="104"/>
        </w:rPr>
        <w:t>m</w:t>
      </w:r>
      <w:proofErr w:type="spellEnd"/>
      <w:r w:rsidRPr="00DB25C4">
        <w:rPr>
          <w:rFonts w:eastAsia="Times New Roman" w:cstheme="minorHAnsi"/>
        </w:rPr>
        <w:t xml:space="preserve"> </w:t>
      </w:r>
      <w:proofErr w:type="spellStart"/>
      <w:r w:rsidRPr="00DB25C4">
        <w:rPr>
          <w:rFonts w:eastAsia="Times New Roman" w:cstheme="minorHAnsi"/>
        </w:rPr>
        <w:t>p</w:t>
      </w:r>
      <w:r w:rsidRPr="00DB25C4">
        <w:rPr>
          <w:rFonts w:eastAsia="Times New Roman" w:cstheme="minorHAnsi"/>
          <w:w w:val="106"/>
        </w:rPr>
        <w:t>e</w:t>
      </w:r>
      <w:r w:rsidRPr="00DB25C4">
        <w:rPr>
          <w:rFonts w:eastAsia="Times New Roman" w:cstheme="minorHAnsi"/>
          <w:w w:val="103"/>
        </w:rPr>
        <w:t>r</w:t>
      </w:r>
      <w:r w:rsidRPr="00DB25C4">
        <w:rPr>
          <w:rFonts w:eastAsia="Times New Roman" w:cstheme="minorHAnsi"/>
          <w:w w:val="104"/>
        </w:rPr>
        <w:t>kuliahan</w:t>
      </w:r>
      <w:proofErr w:type="spellEnd"/>
      <w:r w:rsidRPr="00DB25C4">
        <w:rPr>
          <w:rFonts w:cstheme="minorHAnsi"/>
        </w:rPr>
        <w:t xml:space="preserve"> </w:t>
      </w:r>
      <w:r w:rsidRPr="00DB25C4">
        <w:rPr>
          <w:rFonts w:eastAsia="Times New Roman" w:cstheme="minorHAnsi"/>
        </w:rPr>
        <w:t>Program</w:t>
      </w:r>
      <w:r w:rsidRPr="00DB25C4">
        <w:rPr>
          <w:rFonts w:eastAsia="Times New Roman" w:cstheme="minorHAnsi"/>
          <w:spacing w:val="24"/>
        </w:rPr>
        <w:t xml:space="preserve"> </w:t>
      </w:r>
      <w:proofErr w:type="spellStart"/>
      <w:r w:rsidRPr="00DB25C4">
        <w:rPr>
          <w:rFonts w:eastAsia="Times New Roman" w:cstheme="minorHAnsi"/>
          <w:w w:val="90"/>
        </w:rPr>
        <w:t>S</w:t>
      </w:r>
      <w:r w:rsidRPr="00DB25C4">
        <w:rPr>
          <w:rFonts w:eastAsia="Times New Roman" w:cstheme="minorHAnsi"/>
          <w:w w:val="113"/>
        </w:rPr>
        <w:t>t</w:t>
      </w:r>
      <w:r w:rsidRPr="00DB25C4">
        <w:rPr>
          <w:rFonts w:eastAsia="Times New Roman" w:cstheme="minorHAnsi"/>
          <w:w w:val="106"/>
        </w:rPr>
        <w:t>ud</w:t>
      </w:r>
      <w:r w:rsidRPr="00DB25C4">
        <w:rPr>
          <w:rFonts w:eastAsia="Times New Roman" w:cstheme="minorHAnsi"/>
          <w:w w:val="90"/>
        </w:rPr>
        <w:t>i</w:t>
      </w:r>
      <w:proofErr w:type="spellEnd"/>
      <w:r w:rsidRPr="00DB25C4">
        <w:rPr>
          <w:rFonts w:eastAsia="Times New Roman" w:cstheme="minorHAnsi"/>
          <w:w w:val="101"/>
        </w:rPr>
        <w:t>;</w:t>
      </w:r>
    </w:p>
    <w:p w14:paraId="3E85872B" w14:textId="77777777" w:rsidR="00EE2EA9" w:rsidRPr="00DB25C4" w:rsidRDefault="00EE2EA9" w:rsidP="009F6099">
      <w:pPr>
        <w:pStyle w:val="ListParagraph"/>
        <w:numPr>
          <w:ilvl w:val="0"/>
          <w:numId w:val="35"/>
        </w:numPr>
        <w:autoSpaceDE w:val="0"/>
        <w:autoSpaceDN w:val="0"/>
        <w:adjustRightInd w:val="0"/>
        <w:spacing w:after="0" w:line="240" w:lineRule="auto"/>
        <w:jc w:val="both"/>
        <w:rPr>
          <w:rFonts w:cstheme="minorHAnsi"/>
        </w:rPr>
      </w:pPr>
      <w:proofErr w:type="spellStart"/>
      <w:r w:rsidRPr="00DB25C4">
        <w:rPr>
          <w:rFonts w:eastAsia="Times New Roman" w:cstheme="minorHAnsi"/>
        </w:rPr>
        <w:t>Merencanakan</w:t>
      </w:r>
      <w:proofErr w:type="spellEnd"/>
      <w:r w:rsidRPr="00DB25C4">
        <w:rPr>
          <w:rFonts w:eastAsia="Times New Roman" w:cstheme="minorHAnsi"/>
        </w:rPr>
        <w:t xml:space="preserve">, </w:t>
      </w:r>
      <w:proofErr w:type="spellStart"/>
      <w:r w:rsidRPr="00DB25C4">
        <w:rPr>
          <w:rFonts w:eastAsia="Times New Roman" w:cstheme="minorHAnsi"/>
          <w:w w:val="104"/>
        </w:rPr>
        <w:t>melaksanakan</w:t>
      </w:r>
      <w:proofErr w:type="spellEnd"/>
      <w:r w:rsidRPr="00DB25C4">
        <w:rPr>
          <w:rFonts w:eastAsia="Times New Roman" w:cstheme="minorHAnsi"/>
          <w:w w:val="104"/>
        </w:rPr>
        <w:t xml:space="preserve">, </w:t>
      </w:r>
      <w:proofErr w:type="spellStart"/>
      <w:r w:rsidRPr="00DB25C4">
        <w:rPr>
          <w:rFonts w:eastAsia="Times New Roman" w:cstheme="minorHAnsi"/>
        </w:rPr>
        <w:t>mengawasi</w:t>
      </w:r>
      <w:proofErr w:type="spellEnd"/>
      <w:r w:rsidRPr="00DB25C4">
        <w:rPr>
          <w:rFonts w:eastAsia="Times New Roman" w:cstheme="minorHAnsi"/>
        </w:rPr>
        <w:t xml:space="preserve"> dan </w:t>
      </w:r>
      <w:proofErr w:type="spellStart"/>
      <w:r w:rsidRPr="00DB25C4">
        <w:rPr>
          <w:rFonts w:eastAsia="Times New Roman" w:cstheme="minorHAnsi"/>
        </w:rPr>
        <w:t>mengevaluasi</w:t>
      </w:r>
      <w:proofErr w:type="spellEnd"/>
      <w:r w:rsidRPr="00DB25C4">
        <w:rPr>
          <w:rFonts w:eastAsia="Times New Roman" w:cstheme="minorHAnsi"/>
        </w:rPr>
        <w:t xml:space="preserve"> </w:t>
      </w:r>
      <w:proofErr w:type="spellStart"/>
      <w:r w:rsidRPr="00DB25C4">
        <w:rPr>
          <w:rFonts w:eastAsia="Times New Roman" w:cstheme="minorHAnsi"/>
        </w:rPr>
        <w:t>p</w:t>
      </w:r>
      <w:r w:rsidRPr="00DB25C4">
        <w:rPr>
          <w:rFonts w:eastAsia="Times New Roman" w:cstheme="minorHAnsi"/>
          <w:w w:val="99"/>
        </w:rPr>
        <w:t>e</w:t>
      </w:r>
      <w:r w:rsidRPr="00DB25C4">
        <w:rPr>
          <w:rFonts w:eastAsia="Times New Roman" w:cstheme="minorHAnsi"/>
          <w:w w:val="101"/>
        </w:rPr>
        <w:t>l</w:t>
      </w:r>
      <w:r w:rsidRPr="00DB25C4">
        <w:rPr>
          <w:rFonts w:eastAsia="Times New Roman" w:cstheme="minorHAnsi"/>
          <w:w w:val="120"/>
        </w:rPr>
        <w:t>a</w:t>
      </w:r>
      <w:r w:rsidRPr="00DB25C4">
        <w:rPr>
          <w:rFonts w:eastAsia="Times New Roman" w:cstheme="minorHAnsi"/>
        </w:rPr>
        <w:t>k</w:t>
      </w:r>
      <w:r w:rsidRPr="00DB25C4">
        <w:rPr>
          <w:rFonts w:eastAsia="Times New Roman" w:cstheme="minorHAnsi"/>
          <w:w w:val="96"/>
        </w:rPr>
        <w:t>s</w:t>
      </w:r>
      <w:r w:rsidRPr="00DB25C4">
        <w:rPr>
          <w:rFonts w:eastAsia="Times New Roman" w:cstheme="minorHAnsi"/>
          <w:w w:val="113"/>
        </w:rPr>
        <w:t>a</w:t>
      </w:r>
      <w:r w:rsidRPr="00DB25C4">
        <w:rPr>
          <w:rFonts w:eastAsia="Times New Roman" w:cstheme="minorHAnsi"/>
          <w:w w:val="112"/>
        </w:rPr>
        <w:t>n</w:t>
      </w:r>
      <w:r w:rsidRPr="00DB25C4">
        <w:rPr>
          <w:rFonts w:eastAsia="Times New Roman" w:cstheme="minorHAnsi"/>
          <w:w w:val="102"/>
        </w:rPr>
        <w:t>aa</w:t>
      </w:r>
      <w:r w:rsidRPr="00DB25C4">
        <w:rPr>
          <w:rFonts w:eastAsia="Times New Roman" w:cstheme="minorHAnsi"/>
        </w:rPr>
        <w:t>n</w:t>
      </w:r>
      <w:proofErr w:type="spellEnd"/>
      <w:r w:rsidRPr="00DB25C4">
        <w:rPr>
          <w:rFonts w:eastAsia="Times New Roman" w:cstheme="minorHAnsi"/>
        </w:rPr>
        <w:t xml:space="preserve"> </w:t>
      </w:r>
      <w:proofErr w:type="spellStart"/>
      <w:r w:rsidRPr="00DB25C4">
        <w:rPr>
          <w:rFonts w:eastAsia="Times New Roman" w:cstheme="minorHAnsi"/>
        </w:rPr>
        <w:t>kurikulum</w:t>
      </w:r>
      <w:proofErr w:type="spellEnd"/>
      <w:r w:rsidRPr="00DB25C4">
        <w:rPr>
          <w:rFonts w:eastAsia="Times New Roman" w:cstheme="minorHAnsi"/>
          <w:spacing w:val="23"/>
        </w:rPr>
        <w:t xml:space="preserve"> </w:t>
      </w:r>
      <w:r w:rsidRPr="00DB25C4">
        <w:rPr>
          <w:rFonts w:eastAsia="Times New Roman" w:cstheme="minorHAnsi"/>
        </w:rPr>
        <w:t>Program</w:t>
      </w:r>
      <w:r w:rsidRPr="00DB25C4">
        <w:rPr>
          <w:rFonts w:eastAsia="Times New Roman" w:cstheme="minorHAnsi"/>
          <w:spacing w:val="38"/>
        </w:rPr>
        <w:t xml:space="preserve"> </w:t>
      </w:r>
      <w:proofErr w:type="spellStart"/>
      <w:r w:rsidRPr="00DB25C4">
        <w:rPr>
          <w:rFonts w:eastAsia="Times New Roman" w:cstheme="minorHAnsi"/>
          <w:w w:val="95"/>
        </w:rPr>
        <w:t>S</w:t>
      </w:r>
      <w:r w:rsidRPr="00DB25C4">
        <w:rPr>
          <w:rFonts w:eastAsia="Times New Roman" w:cstheme="minorHAnsi"/>
          <w:w w:val="120"/>
        </w:rPr>
        <w:t>tu</w:t>
      </w:r>
      <w:r w:rsidRPr="00DB25C4">
        <w:rPr>
          <w:rFonts w:eastAsia="Times New Roman" w:cstheme="minorHAnsi"/>
        </w:rPr>
        <w:t>d</w:t>
      </w:r>
      <w:r w:rsidRPr="00DB25C4">
        <w:rPr>
          <w:rFonts w:eastAsia="Times New Roman" w:cstheme="minorHAnsi"/>
          <w:w w:val="101"/>
        </w:rPr>
        <w:t>i</w:t>
      </w:r>
      <w:proofErr w:type="spellEnd"/>
      <w:r w:rsidRPr="00DB25C4">
        <w:rPr>
          <w:rFonts w:eastAsia="Times New Roman" w:cstheme="minorHAnsi"/>
          <w:w w:val="90"/>
        </w:rPr>
        <w:t>;</w:t>
      </w:r>
    </w:p>
    <w:p w14:paraId="239F5051" w14:textId="77777777" w:rsidR="00EE2EA9" w:rsidRPr="00DB25C4" w:rsidRDefault="00EE2EA9" w:rsidP="009F6099">
      <w:pPr>
        <w:pStyle w:val="ListParagraph"/>
        <w:numPr>
          <w:ilvl w:val="0"/>
          <w:numId w:val="35"/>
        </w:numPr>
        <w:autoSpaceDE w:val="0"/>
        <w:autoSpaceDN w:val="0"/>
        <w:adjustRightInd w:val="0"/>
        <w:spacing w:after="0" w:line="240" w:lineRule="auto"/>
        <w:jc w:val="both"/>
        <w:rPr>
          <w:rFonts w:eastAsia="Times New Roman" w:cstheme="minorHAnsi"/>
          <w:w w:val="95"/>
        </w:rPr>
      </w:pPr>
      <w:proofErr w:type="spellStart"/>
      <w:r w:rsidRPr="00DB25C4">
        <w:rPr>
          <w:rFonts w:eastAsia="Times New Roman" w:cstheme="minorHAnsi"/>
        </w:rPr>
        <w:t>Merencanakan</w:t>
      </w:r>
      <w:proofErr w:type="spellEnd"/>
      <w:r w:rsidRPr="00DB25C4">
        <w:rPr>
          <w:rFonts w:eastAsia="Times New Roman" w:cstheme="minorHAnsi"/>
        </w:rPr>
        <w:t xml:space="preserve"> </w:t>
      </w:r>
      <w:proofErr w:type="spellStart"/>
      <w:proofErr w:type="gramStart"/>
      <w:r w:rsidRPr="00DB25C4">
        <w:rPr>
          <w:rFonts w:eastAsia="Times New Roman" w:cstheme="minorHAnsi"/>
        </w:rPr>
        <w:t>pembinaan</w:t>
      </w:r>
      <w:proofErr w:type="spellEnd"/>
      <w:r w:rsidRPr="00DB25C4">
        <w:rPr>
          <w:rFonts w:eastAsia="Times New Roman" w:cstheme="minorHAnsi"/>
        </w:rPr>
        <w:t xml:space="preserve">,   </w:t>
      </w:r>
      <w:proofErr w:type="spellStart"/>
      <w:proofErr w:type="gramEnd"/>
      <w:r w:rsidRPr="00DB25C4">
        <w:rPr>
          <w:rFonts w:eastAsia="Times New Roman" w:cstheme="minorHAnsi"/>
        </w:rPr>
        <w:t>pengembangan</w:t>
      </w:r>
      <w:proofErr w:type="spellEnd"/>
      <w:r w:rsidRPr="00DB25C4">
        <w:rPr>
          <w:rFonts w:eastAsia="Times New Roman" w:cstheme="minorHAnsi"/>
        </w:rPr>
        <w:t xml:space="preserve"> </w:t>
      </w:r>
      <w:proofErr w:type="spellStart"/>
      <w:r w:rsidRPr="00DB25C4">
        <w:rPr>
          <w:rFonts w:eastAsia="Times New Roman" w:cstheme="minorHAnsi"/>
        </w:rPr>
        <w:t>karir</w:t>
      </w:r>
      <w:proofErr w:type="spellEnd"/>
      <w:r w:rsidRPr="00DB25C4">
        <w:rPr>
          <w:rFonts w:eastAsia="Times New Roman" w:cstheme="minorHAnsi"/>
        </w:rPr>
        <w:t xml:space="preserve"> </w:t>
      </w:r>
      <w:proofErr w:type="spellStart"/>
      <w:r w:rsidRPr="00DB25C4">
        <w:rPr>
          <w:rFonts w:eastAsia="Times New Roman" w:cstheme="minorHAnsi"/>
        </w:rPr>
        <w:t>dosen</w:t>
      </w:r>
      <w:proofErr w:type="spellEnd"/>
      <w:r w:rsidRPr="00DB25C4">
        <w:rPr>
          <w:rFonts w:eastAsia="Times New Roman" w:cstheme="minorHAnsi"/>
        </w:rPr>
        <w:t xml:space="preserve"> dan </w:t>
      </w:r>
      <w:proofErr w:type="spellStart"/>
      <w:r w:rsidRPr="00DB25C4">
        <w:rPr>
          <w:rFonts w:eastAsia="Times New Roman" w:cstheme="minorHAnsi"/>
        </w:rPr>
        <w:t>peningkatan</w:t>
      </w:r>
      <w:proofErr w:type="spellEnd"/>
      <w:r w:rsidRPr="00DB25C4">
        <w:rPr>
          <w:rFonts w:eastAsia="Times New Roman" w:cstheme="minorHAnsi"/>
        </w:rPr>
        <w:t xml:space="preserve"> </w:t>
      </w:r>
      <w:proofErr w:type="spellStart"/>
      <w:r w:rsidRPr="00DB25C4">
        <w:rPr>
          <w:rFonts w:eastAsia="Times New Roman" w:cstheme="minorHAnsi"/>
          <w:w w:val="106"/>
        </w:rPr>
        <w:t>kua</w:t>
      </w:r>
      <w:r w:rsidRPr="00DB25C4">
        <w:rPr>
          <w:rFonts w:eastAsia="Times New Roman" w:cstheme="minorHAnsi"/>
          <w:w w:val="101"/>
        </w:rPr>
        <w:t>l</w:t>
      </w:r>
      <w:r w:rsidRPr="00DB25C4">
        <w:rPr>
          <w:rFonts w:eastAsia="Times New Roman" w:cstheme="minorHAnsi"/>
          <w:w w:val="90"/>
        </w:rPr>
        <w:t>i</w:t>
      </w:r>
      <w:r w:rsidRPr="00DB25C4">
        <w:rPr>
          <w:rFonts w:eastAsia="Times New Roman" w:cstheme="minorHAnsi"/>
          <w:w w:val="113"/>
        </w:rPr>
        <w:t>ta</w:t>
      </w:r>
      <w:r w:rsidRPr="00DB25C4">
        <w:rPr>
          <w:rFonts w:eastAsia="Times New Roman" w:cstheme="minorHAnsi"/>
          <w:w w:val="88"/>
        </w:rPr>
        <w:t>s</w:t>
      </w:r>
      <w:proofErr w:type="spellEnd"/>
      <w:r w:rsidRPr="00DB25C4">
        <w:rPr>
          <w:rFonts w:eastAsia="Times New Roman" w:cstheme="minorHAnsi"/>
          <w:w w:val="88"/>
        </w:rPr>
        <w:t xml:space="preserve"> </w:t>
      </w:r>
      <w:proofErr w:type="spellStart"/>
      <w:r w:rsidRPr="00DB25C4">
        <w:rPr>
          <w:rFonts w:eastAsia="Times New Roman" w:cstheme="minorHAnsi"/>
        </w:rPr>
        <w:t>sumber</w:t>
      </w:r>
      <w:proofErr w:type="spellEnd"/>
      <w:r w:rsidRPr="00DB25C4">
        <w:rPr>
          <w:rFonts w:eastAsia="Times New Roman" w:cstheme="minorHAnsi"/>
          <w:spacing w:val="17"/>
        </w:rPr>
        <w:t xml:space="preserve"> </w:t>
      </w:r>
      <w:proofErr w:type="spellStart"/>
      <w:r w:rsidRPr="00DB25C4">
        <w:rPr>
          <w:rFonts w:eastAsia="Times New Roman" w:cstheme="minorHAnsi"/>
        </w:rPr>
        <w:t>daya</w:t>
      </w:r>
      <w:proofErr w:type="spellEnd"/>
      <w:r w:rsidRPr="00DB25C4">
        <w:rPr>
          <w:rFonts w:eastAsia="Times New Roman" w:cstheme="minorHAnsi"/>
          <w:spacing w:val="3"/>
        </w:rPr>
        <w:t xml:space="preserve"> </w:t>
      </w:r>
      <w:proofErr w:type="spellStart"/>
      <w:r w:rsidRPr="00DB25C4">
        <w:rPr>
          <w:rFonts w:eastAsia="Times New Roman" w:cstheme="minorHAnsi"/>
        </w:rPr>
        <w:t>manusia</w:t>
      </w:r>
      <w:proofErr w:type="spellEnd"/>
      <w:r w:rsidRPr="00DB25C4">
        <w:rPr>
          <w:rFonts w:eastAsia="Times New Roman" w:cstheme="minorHAnsi"/>
        </w:rPr>
        <w:t xml:space="preserve"> di</w:t>
      </w:r>
      <w:r w:rsidRPr="00DB25C4">
        <w:rPr>
          <w:rFonts w:eastAsia="Times New Roman" w:cstheme="minorHAnsi"/>
          <w:spacing w:val="21"/>
        </w:rPr>
        <w:t xml:space="preserve"> </w:t>
      </w:r>
      <w:proofErr w:type="spellStart"/>
      <w:r w:rsidRPr="00DB25C4">
        <w:rPr>
          <w:rFonts w:eastAsia="Times New Roman" w:cstheme="minorHAnsi"/>
        </w:rPr>
        <w:t>lingkup</w:t>
      </w:r>
      <w:proofErr w:type="spellEnd"/>
      <w:r w:rsidRPr="00DB25C4">
        <w:rPr>
          <w:rFonts w:eastAsia="Times New Roman" w:cstheme="minorHAnsi"/>
          <w:spacing w:val="15"/>
        </w:rPr>
        <w:t xml:space="preserve"> </w:t>
      </w:r>
      <w:r w:rsidRPr="00DB25C4">
        <w:rPr>
          <w:rFonts w:eastAsia="Times New Roman" w:cstheme="minorHAnsi"/>
        </w:rPr>
        <w:t>Program</w:t>
      </w:r>
      <w:r w:rsidRPr="00DB25C4">
        <w:rPr>
          <w:rFonts w:eastAsia="Times New Roman" w:cstheme="minorHAnsi"/>
          <w:spacing w:val="47"/>
        </w:rPr>
        <w:t xml:space="preserve"> </w:t>
      </w:r>
      <w:proofErr w:type="spellStart"/>
      <w:r w:rsidRPr="00DB25C4">
        <w:rPr>
          <w:rFonts w:eastAsia="Times New Roman" w:cstheme="minorHAnsi"/>
          <w:w w:val="84"/>
        </w:rPr>
        <w:t>S</w:t>
      </w:r>
      <w:r w:rsidRPr="00DB25C4">
        <w:rPr>
          <w:rFonts w:eastAsia="Times New Roman" w:cstheme="minorHAnsi"/>
          <w:w w:val="135"/>
        </w:rPr>
        <w:t>t</w:t>
      </w:r>
      <w:r w:rsidRPr="00DB25C4">
        <w:rPr>
          <w:rFonts w:eastAsia="Times New Roman" w:cstheme="minorHAnsi"/>
        </w:rPr>
        <w:t>ud</w:t>
      </w:r>
      <w:r w:rsidRPr="00DB25C4">
        <w:rPr>
          <w:rFonts w:eastAsia="Times New Roman" w:cstheme="minorHAnsi"/>
          <w:w w:val="101"/>
        </w:rPr>
        <w:t>i</w:t>
      </w:r>
      <w:proofErr w:type="spellEnd"/>
      <w:r w:rsidRPr="00DB25C4">
        <w:rPr>
          <w:rFonts w:eastAsia="Times New Roman" w:cstheme="minorHAnsi"/>
          <w:w w:val="90"/>
        </w:rPr>
        <w:t>;</w:t>
      </w:r>
      <w:r w:rsidRPr="00DB25C4">
        <w:rPr>
          <w:rFonts w:eastAsia="Times New Roman" w:cstheme="minorHAnsi"/>
          <w:w w:val="95"/>
        </w:rPr>
        <w:t xml:space="preserve"> </w:t>
      </w:r>
    </w:p>
    <w:p w14:paraId="31D90925" w14:textId="77777777" w:rsidR="00EE2EA9" w:rsidRPr="00DB25C4" w:rsidRDefault="00EE2EA9" w:rsidP="009F6099">
      <w:pPr>
        <w:pStyle w:val="ListParagraph"/>
        <w:numPr>
          <w:ilvl w:val="0"/>
          <w:numId w:val="35"/>
        </w:numPr>
        <w:autoSpaceDE w:val="0"/>
        <w:autoSpaceDN w:val="0"/>
        <w:adjustRightInd w:val="0"/>
        <w:spacing w:after="0" w:line="240" w:lineRule="auto"/>
        <w:jc w:val="both"/>
        <w:rPr>
          <w:rFonts w:eastAsia="Times New Roman" w:cstheme="minorHAnsi"/>
        </w:rPr>
      </w:pPr>
      <w:proofErr w:type="spellStart"/>
      <w:proofErr w:type="gramStart"/>
      <w:r w:rsidRPr="00DB25C4">
        <w:rPr>
          <w:rFonts w:eastAsia="Times New Roman" w:cstheme="minorHAnsi"/>
        </w:rPr>
        <w:t>Merencanakan</w:t>
      </w:r>
      <w:proofErr w:type="spellEnd"/>
      <w:r w:rsidRPr="00DB25C4">
        <w:rPr>
          <w:rFonts w:eastAsia="Times New Roman" w:cstheme="minorHAnsi"/>
        </w:rPr>
        <w:t xml:space="preserve">,   </w:t>
      </w:r>
      <w:proofErr w:type="gramEnd"/>
      <w:r w:rsidRPr="00DB25C4">
        <w:rPr>
          <w:rFonts w:eastAsia="Times New Roman" w:cstheme="minorHAnsi"/>
        </w:rPr>
        <w:t xml:space="preserve"> </w:t>
      </w:r>
      <w:r w:rsidRPr="00DB25C4">
        <w:rPr>
          <w:rFonts w:eastAsia="Times New Roman" w:cstheme="minorHAnsi"/>
          <w:spacing w:val="20"/>
        </w:rPr>
        <w:t xml:space="preserve"> </w:t>
      </w:r>
      <w:proofErr w:type="spellStart"/>
      <w:r w:rsidRPr="00DB25C4">
        <w:rPr>
          <w:rFonts w:eastAsia="Times New Roman" w:cstheme="minorHAnsi"/>
          <w:w w:val="106"/>
        </w:rPr>
        <w:t>melaksanakan</w:t>
      </w:r>
      <w:proofErr w:type="spellEnd"/>
      <w:r w:rsidRPr="00DB25C4">
        <w:rPr>
          <w:rFonts w:eastAsia="Times New Roman" w:cstheme="minorHAnsi"/>
          <w:w w:val="106"/>
        </w:rPr>
        <w:t xml:space="preserve">   </w:t>
      </w:r>
      <w:r w:rsidRPr="00DB25C4">
        <w:rPr>
          <w:rFonts w:eastAsia="Times New Roman" w:cstheme="minorHAnsi"/>
          <w:spacing w:val="29"/>
          <w:w w:val="106"/>
        </w:rPr>
        <w:t xml:space="preserve"> </w:t>
      </w:r>
      <w:r w:rsidRPr="00DB25C4">
        <w:rPr>
          <w:rFonts w:eastAsia="Times New Roman" w:cstheme="minorHAnsi"/>
        </w:rPr>
        <w:t xml:space="preserve">dan   </w:t>
      </w:r>
      <w:r w:rsidRPr="00DB25C4">
        <w:rPr>
          <w:rFonts w:eastAsia="Times New Roman" w:cstheme="minorHAnsi"/>
          <w:spacing w:val="43"/>
        </w:rPr>
        <w:t xml:space="preserve"> </w:t>
      </w:r>
      <w:proofErr w:type="spellStart"/>
      <w:r w:rsidRPr="00DB25C4">
        <w:rPr>
          <w:rFonts w:eastAsia="Times New Roman" w:cstheme="minorHAnsi"/>
        </w:rPr>
        <w:t>mengembangkan</w:t>
      </w:r>
      <w:proofErr w:type="spellEnd"/>
      <w:r w:rsidRPr="00DB25C4">
        <w:rPr>
          <w:rFonts w:eastAsia="Times New Roman" w:cstheme="minorHAnsi"/>
        </w:rPr>
        <w:t xml:space="preserve">    </w:t>
      </w:r>
      <w:r w:rsidRPr="00DB25C4">
        <w:rPr>
          <w:rFonts w:eastAsia="Times New Roman" w:cstheme="minorHAnsi"/>
          <w:spacing w:val="29"/>
        </w:rPr>
        <w:t xml:space="preserve"> </w:t>
      </w:r>
      <w:r w:rsidRPr="00DB25C4">
        <w:rPr>
          <w:rFonts w:eastAsia="Times New Roman" w:cstheme="minorHAnsi"/>
        </w:rPr>
        <w:t xml:space="preserve">program    </w:t>
      </w:r>
      <w:r w:rsidRPr="00DB25C4">
        <w:rPr>
          <w:rFonts w:eastAsia="Times New Roman" w:cstheme="minorHAnsi"/>
          <w:spacing w:val="4"/>
        </w:rPr>
        <w:t xml:space="preserve"> </w:t>
      </w:r>
      <w:proofErr w:type="spellStart"/>
      <w:r w:rsidRPr="00DB25C4">
        <w:rPr>
          <w:rFonts w:eastAsia="Times New Roman" w:cstheme="minorHAnsi"/>
        </w:rPr>
        <w:t>p</w:t>
      </w:r>
      <w:r w:rsidRPr="00DB25C4">
        <w:rPr>
          <w:rFonts w:eastAsia="Times New Roman" w:cstheme="minorHAnsi"/>
          <w:w w:val="106"/>
        </w:rPr>
        <w:t>e</w:t>
      </w:r>
      <w:r w:rsidRPr="00DB25C4">
        <w:rPr>
          <w:rFonts w:eastAsia="Times New Roman" w:cstheme="minorHAnsi"/>
          <w:w w:val="104"/>
        </w:rPr>
        <w:t>m</w:t>
      </w:r>
      <w:r w:rsidRPr="00DB25C4">
        <w:rPr>
          <w:rFonts w:eastAsia="Times New Roman" w:cstheme="minorHAnsi"/>
        </w:rPr>
        <w:t>b</w:t>
      </w:r>
      <w:r w:rsidRPr="00DB25C4">
        <w:rPr>
          <w:rFonts w:eastAsia="Times New Roman" w:cstheme="minorHAnsi"/>
          <w:w w:val="101"/>
        </w:rPr>
        <w:t>i</w:t>
      </w:r>
      <w:r w:rsidRPr="00DB25C4">
        <w:rPr>
          <w:rFonts w:eastAsia="Times New Roman" w:cstheme="minorHAnsi"/>
          <w:w w:val="112"/>
        </w:rPr>
        <w:t>n</w:t>
      </w:r>
      <w:r w:rsidRPr="00DB25C4">
        <w:rPr>
          <w:rFonts w:eastAsia="Times New Roman" w:cstheme="minorHAnsi"/>
          <w:w w:val="106"/>
        </w:rPr>
        <w:t>aa</w:t>
      </w:r>
      <w:r w:rsidRPr="00DB25C4">
        <w:rPr>
          <w:rFonts w:eastAsia="Times New Roman" w:cstheme="minorHAnsi"/>
        </w:rPr>
        <w:t>n</w:t>
      </w:r>
      <w:proofErr w:type="spellEnd"/>
      <w:r w:rsidRPr="00DB25C4">
        <w:rPr>
          <w:rFonts w:eastAsia="Times New Roman" w:cstheme="minorHAnsi"/>
        </w:rPr>
        <w:t xml:space="preserve"> </w:t>
      </w:r>
      <w:proofErr w:type="spellStart"/>
      <w:r w:rsidRPr="00DB25C4">
        <w:rPr>
          <w:rFonts w:eastAsia="Times New Roman" w:cstheme="minorHAnsi"/>
        </w:rPr>
        <w:t>mahasiswa</w:t>
      </w:r>
      <w:proofErr w:type="spellEnd"/>
      <w:r w:rsidRPr="00DB25C4">
        <w:rPr>
          <w:rFonts w:eastAsia="Times New Roman" w:cstheme="minorHAnsi"/>
          <w:spacing w:val="43"/>
        </w:rPr>
        <w:t xml:space="preserve"> </w:t>
      </w:r>
      <w:proofErr w:type="spellStart"/>
      <w:r w:rsidRPr="00DB25C4">
        <w:rPr>
          <w:rFonts w:eastAsia="Times New Roman" w:cstheme="minorHAnsi"/>
        </w:rPr>
        <w:t>d</w:t>
      </w:r>
      <w:r w:rsidRPr="00DB25C4">
        <w:rPr>
          <w:rFonts w:eastAsia="Times New Roman" w:cstheme="minorHAnsi"/>
          <w:w w:val="113"/>
        </w:rPr>
        <w:t>a</w:t>
      </w:r>
      <w:r w:rsidRPr="00DB25C4">
        <w:rPr>
          <w:rFonts w:eastAsia="Times New Roman" w:cstheme="minorHAnsi"/>
          <w:w w:val="79"/>
        </w:rPr>
        <w:t>l</w:t>
      </w:r>
      <w:r w:rsidRPr="00DB25C4">
        <w:rPr>
          <w:rFonts w:eastAsia="Times New Roman" w:cstheme="minorHAnsi"/>
          <w:w w:val="105"/>
        </w:rPr>
        <w:t>am</w:t>
      </w:r>
      <w:proofErr w:type="spellEnd"/>
      <w:r w:rsidRPr="00DB25C4">
        <w:rPr>
          <w:rFonts w:eastAsia="Times New Roman" w:cstheme="minorHAnsi"/>
          <w:spacing w:val="4"/>
          <w:w w:val="105"/>
        </w:rPr>
        <w:t xml:space="preserve"> </w:t>
      </w:r>
      <w:proofErr w:type="spellStart"/>
      <w:r w:rsidRPr="00DB25C4">
        <w:rPr>
          <w:rFonts w:eastAsia="Times New Roman" w:cstheme="minorHAnsi"/>
          <w:w w:val="110"/>
        </w:rPr>
        <w:t>bidang</w:t>
      </w:r>
      <w:proofErr w:type="spellEnd"/>
      <w:r w:rsidRPr="00DB25C4">
        <w:rPr>
          <w:rFonts w:eastAsia="Times New Roman" w:cstheme="minorHAnsi"/>
          <w:w w:val="110"/>
        </w:rPr>
        <w:t xml:space="preserve"> </w:t>
      </w:r>
      <w:proofErr w:type="spellStart"/>
      <w:r w:rsidRPr="00DB25C4">
        <w:rPr>
          <w:rFonts w:eastAsia="Times New Roman" w:cstheme="minorHAnsi"/>
          <w:w w:val="110"/>
        </w:rPr>
        <w:t>p</w:t>
      </w:r>
      <w:r w:rsidRPr="00DB25C4">
        <w:rPr>
          <w:rFonts w:eastAsia="Times New Roman" w:cstheme="minorHAnsi"/>
          <w:w w:val="106"/>
        </w:rPr>
        <w:t>en</w:t>
      </w:r>
      <w:r w:rsidRPr="00DB25C4">
        <w:rPr>
          <w:rFonts w:eastAsia="Times New Roman" w:cstheme="minorHAnsi"/>
          <w:w w:val="113"/>
        </w:rPr>
        <w:t>a</w:t>
      </w:r>
      <w:r w:rsidRPr="00DB25C4">
        <w:rPr>
          <w:rFonts w:eastAsia="Times New Roman" w:cstheme="minorHAnsi"/>
          <w:w w:val="79"/>
        </w:rPr>
        <w:t>l</w:t>
      </w:r>
      <w:r w:rsidRPr="00DB25C4">
        <w:rPr>
          <w:rFonts w:eastAsia="Times New Roman" w:cstheme="minorHAnsi"/>
          <w:w w:val="120"/>
        </w:rPr>
        <w:t>a</w:t>
      </w:r>
      <w:r w:rsidRPr="00DB25C4">
        <w:rPr>
          <w:rFonts w:eastAsia="Times New Roman" w:cstheme="minorHAnsi"/>
          <w:w w:val="103"/>
        </w:rPr>
        <w:t>r</w:t>
      </w:r>
      <w:r w:rsidRPr="00DB25C4">
        <w:rPr>
          <w:rFonts w:eastAsia="Times New Roman" w:cstheme="minorHAnsi"/>
          <w:w w:val="102"/>
        </w:rPr>
        <w:t>an</w:t>
      </w:r>
      <w:proofErr w:type="spellEnd"/>
      <w:r w:rsidRPr="00DB25C4">
        <w:rPr>
          <w:rFonts w:eastAsia="Times New Roman" w:cstheme="minorHAnsi"/>
          <w:w w:val="87"/>
        </w:rPr>
        <w:t>,</w:t>
      </w:r>
      <w:r w:rsidRPr="00DB25C4">
        <w:rPr>
          <w:rFonts w:eastAsia="Times New Roman" w:cstheme="minorHAnsi"/>
          <w:spacing w:val="19"/>
          <w:w w:val="87"/>
        </w:rPr>
        <w:t xml:space="preserve"> </w:t>
      </w:r>
      <w:proofErr w:type="spellStart"/>
      <w:r w:rsidRPr="00DB25C4">
        <w:rPr>
          <w:rFonts w:eastAsia="Times New Roman" w:cstheme="minorHAnsi"/>
        </w:rPr>
        <w:t>minat</w:t>
      </w:r>
      <w:proofErr w:type="spellEnd"/>
      <w:r w:rsidRPr="00DB25C4">
        <w:rPr>
          <w:rFonts w:eastAsia="Times New Roman" w:cstheme="minorHAnsi"/>
        </w:rPr>
        <w:t>/</w:t>
      </w:r>
      <w:proofErr w:type="spellStart"/>
      <w:r w:rsidRPr="00DB25C4">
        <w:rPr>
          <w:rFonts w:eastAsia="Times New Roman" w:cstheme="minorHAnsi"/>
        </w:rPr>
        <w:t>bakat</w:t>
      </w:r>
      <w:proofErr w:type="spellEnd"/>
      <w:r w:rsidRPr="00DB25C4">
        <w:rPr>
          <w:rFonts w:eastAsia="Times New Roman" w:cstheme="minorHAnsi"/>
        </w:rPr>
        <w:t>,</w:t>
      </w:r>
      <w:r w:rsidRPr="00DB25C4">
        <w:rPr>
          <w:rFonts w:eastAsia="Times New Roman" w:cstheme="minorHAnsi"/>
          <w:spacing w:val="54"/>
        </w:rPr>
        <w:t xml:space="preserve"> </w:t>
      </w:r>
      <w:proofErr w:type="spellStart"/>
      <w:r w:rsidRPr="00DB25C4">
        <w:rPr>
          <w:rFonts w:eastAsia="Times New Roman" w:cstheme="minorHAnsi"/>
        </w:rPr>
        <w:t>kepemimpinan</w:t>
      </w:r>
      <w:proofErr w:type="spellEnd"/>
      <w:r w:rsidRPr="00DB25C4">
        <w:rPr>
          <w:rFonts w:eastAsia="Times New Roman" w:cstheme="minorHAnsi"/>
        </w:rPr>
        <w:t xml:space="preserve"> dan</w:t>
      </w:r>
      <w:r w:rsidRPr="00DB25C4">
        <w:rPr>
          <w:rFonts w:eastAsia="Times New Roman" w:cstheme="minorHAnsi"/>
          <w:spacing w:val="10"/>
        </w:rPr>
        <w:t xml:space="preserve"> </w:t>
      </w:r>
      <w:proofErr w:type="spellStart"/>
      <w:r w:rsidRPr="00DB25C4">
        <w:rPr>
          <w:rFonts w:eastAsia="Times New Roman" w:cstheme="minorHAnsi"/>
          <w:w w:val="112"/>
        </w:rPr>
        <w:t>k</w:t>
      </w:r>
      <w:r w:rsidRPr="00DB25C4">
        <w:rPr>
          <w:rFonts w:eastAsia="Times New Roman" w:cstheme="minorHAnsi"/>
          <w:w w:val="104"/>
        </w:rPr>
        <w:t>ar</w:t>
      </w:r>
      <w:r w:rsidRPr="00DB25C4">
        <w:rPr>
          <w:rFonts w:eastAsia="Times New Roman" w:cstheme="minorHAnsi"/>
          <w:w w:val="105"/>
        </w:rPr>
        <w:t>akt</w:t>
      </w:r>
      <w:r w:rsidRPr="00DB25C4">
        <w:rPr>
          <w:rFonts w:eastAsia="Times New Roman" w:cstheme="minorHAnsi"/>
          <w:w w:val="106"/>
        </w:rPr>
        <w:t>e</w:t>
      </w:r>
      <w:r w:rsidRPr="00DB25C4">
        <w:rPr>
          <w:rFonts w:eastAsia="Times New Roman" w:cstheme="minorHAnsi"/>
          <w:w w:val="103"/>
        </w:rPr>
        <w:t>r</w:t>
      </w:r>
      <w:proofErr w:type="spellEnd"/>
      <w:r w:rsidRPr="00DB25C4">
        <w:rPr>
          <w:rFonts w:eastAsia="Times New Roman" w:cstheme="minorHAnsi"/>
          <w:w w:val="75"/>
        </w:rPr>
        <w:t xml:space="preserve">, </w:t>
      </w:r>
      <w:r w:rsidRPr="00DB25C4">
        <w:rPr>
          <w:rFonts w:eastAsia="Times New Roman" w:cstheme="minorHAnsi"/>
        </w:rPr>
        <w:t>program</w:t>
      </w:r>
      <w:r w:rsidRPr="00DB25C4">
        <w:rPr>
          <w:rFonts w:eastAsia="Times New Roman" w:cstheme="minorHAnsi"/>
          <w:spacing w:val="22"/>
        </w:rPr>
        <w:t xml:space="preserve"> </w:t>
      </w:r>
      <w:proofErr w:type="spellStart"/>
      <w:r w:rsidRPr="00DB25C4">
        <w:rPr>
          <w:rFonts w:eastAsia="Times New Roman" w:cstheme="minorHAnsi"/>
          <w:w w:val="106"/>
        </w:rPr>
        <w:t>kesejahteraan</w:t>
      </w:r>
      <w:proofErr w:type="spellEnd"/>
      <w:r w:rsidRPr="00DB25C4">
        <w:rPr>
          <w:rFonts w:eastAsia="Times New Roman" w:cstheme="minorHAnsi"/>
          <w:spacing w:val="-2"/>
          <w:w w:val="106"/>
        </w:rPr>
        <w:t xml:space="preserve"> </w:t>
      </w:r>
      <w:proofErr w:type="spellStart"/>
      <w:r w:rsidRPr="00DB25C4">
        <w:rPr>
          <w:rFonts w:eastAsia="Times New Roman" w:cstheme="minorHAnsi"/>
          <w:w w:val="104"/>
        </w:rPr>
        <w:t>m</w:t>
      </w:r>
      <w:r w:rsidRPr="00DB25C4">
        <w:rPr>
          <w:rFonts w:eastAsia="Times New Roman" w:cstheme="minorHAnsi"/>
          <w:w w:val="113"/>
        </w:rPr>
        <w:t>a</w:t>
      </w:r>
      <w:r w:rsidRPr="00DB25C4">
        <w:rPr>
          <w:rFonts w:eastAsia="Times New Roman" w:cstheme="minorHAnsi"/>
        </w:rPr>
        <w:t>h</w:t>
      </w:r>
      <w:r w:rsidRPr="00DB25C4">
        <w:rPr>
          <w:rFonts w:eastAsia="Times New Roman" w:cstheme="minorHAnsi"/>
          <w:w w:val="106"/>
        </w:rPr>
        <w:t>a</w:t>
      </w:r>
      <w:r w:rsidRPr="00DB25C4">
        <w:rPr>
          <w:rFonts w:eastAsia="Times New Roman" w:cstheme="minorHAnsi"/>
          <w:w w:val="96"/>
        </w:rPr>
        <w:t>s</w:t>
      </w:r>
      <w:r w:rsidRPr="00DB25C4">
        <w:rPr>
          <w:rFonts w:eastAsia="Times New Roman" w:cstheme="minorHAnsi"/>
          <w:w w:val="113"/>
        </w:rPr>
        <w:t>i</w:t>
      </w:r>
      <w:r w:rsidRPr="00DB25C4">
        <w:rPr>
          <w:rFonts w:eastAsia="Times New Roman" w:cstheme="minorHAnsi"/>
          <w:w w:val="96"/>
        </w:rPr>
        <w:t>s</w:t>
      </w:r>
      <w:r w:rsidRPr="00DB25C4">
        <w:rPr>
          <w:rFonts w:eastAsia="Times New Roman" w:cstheme="minorHAnsi"/>
          <w:w w:val="112"/>
        </w:rPr>
        <w:t>w</w:t>
      </w:r>
      <w:r w:rsidRPr="00DB25C4">
        <w:rPr>
          <w:rFonts w:eastAsia="Times New Roman" w:cstheme="minorHAnsi"/>
          <w:w w:val="99"/>
        </w:rPr>
        <w:t>a</w:t>
      </w:r>
      <w:proofErr w:type="spellEnd"/>
      <w:r w:rsidRPr="00DB25C4">
        <w:rPr>
          <w:rFonts w:eastAsia="Times New Roman" w:cstheme="minorHAnsi"/>
          <w:w w:val="75"/>
        </w:rPr>
        <w:t>,</w:t>
      </w:r>
      <w:r w:rsidRPr="00DB25C4">
        <w:rPr>
          <w:rFonts w:eastAsia="Times New Roman" w:cstheme="minorHAnsi"/>
          <w:spacing w:val="22"/>
        </w:rPr>
        <w:t xml:space="preserve"> </w:t>
      </w:r>
      <w:proofErr w:type="spellStart"/>
      <w:r w:rsidRPr="00DB25C4">
        <w:rPr>
          <w:rFonts w:eastAsia="Times New Roman" w:cstheme="minorHAnsi"/>
        </w:rPr>
        <w:t>bimbingan</w:t>
      </w:r>
      <w:proofErr w:type="spellEnd"/>
      <w:r w:rsidRPr="00DB25C4">
        <w:rPr>
          <w:rFonts w:eastAsia="Times New Roman" w:cstheme="minorHAnsi"/>
          <w:spacing w:val="28"/>
        </w:rPr>
        <w:t xml:space="preserve"> </w:t>
      </w:r>
      <w:r w:rsidRPr="00DB25C4">
        <w:rPr>
          <w:rFonts w:eastAsia="Times New Roman" w:cstheme="minorHAnsi"/>
        </w:rPr>
        <w:t>dan</w:t>
      </w:r>
      <w:r w:rsidRPr="00DB25C4">
        <w:rPr>
          <w:rFonts w:eastAsia="Times New Roman" w:cstheme="minorHAnsi"/>
          <w:spacing w:val="18"/>
        </w:rPr>
        <w:t xml:space="preserve"> </w:t>
      </w:r>
      <w:proofErr w:type="spellStart"/>
      <w:r w:rsidRPr="00DB25C4">
        <w:rPr>
          <w:rFonts w:eastAsia="Times New Roman" w:cstheme="minorHAnsi"/>
        </w:rPr>
        <w:t>p</w:t>
      </w:r>
      <w:r w:rsidRPr="00DB25C4">
        <w:rPr>
          <w:rFonts w:eastAsia="Times New Roman" w:cstheme="minorHAnsi"/>
          <w:w w:val="99"/>
        </w:rPr>
        <w:t>e</w:t>
      </w:r>
      <w:r w:rsidRPr="00DB25C4">
        <w:rPr>
          <w:rFonts w:eastAsia="Times New Roman" w:cstheme="minorHAnsi"/>
          <w:w w:val="106"/>
        </w:rPr>
        <w:t>n</w:t>
      </w:r>
      <w:r w:rsidRPr="00DB25C4">
        <w:rPr>
          <w:rFonts w:eastAsia="Times New Roman" w:cstheme="minorHAnsi"/>
          <w:w w:val="103"/>
        </w:rPr>
        <w:t>yu</w:t>
      </w:r>
      <w:r w:rsidRPr="00DB25C4">
        <w:rPr>
          <w:rFonts w:eastAsia="Times New Roman" w:cstheme="minorHAnsi"/>
          <w:w w:val="79"/>
        </w:rPr>
        <w:t>l</w:t>
      </w:r>
      <w:r w:rsidRPr="00DB25C4">
        <w:rPr>
          <w:rFonts w:eastAsia="Times New Roman" w:cstheme="minorHAnsi"/>
          <w:w w:val="112"/>
        </w:rPr>
        <w:t>u</w:t>
      </w:r>
      <w:r w:rsidRPr="00DB25C4">
        <w:rPr>
          <w:rFonts w:eastAsia="Times New Roman" w:cstheme="minorHAnsi"/>
          <w:w w:val="106"/>
        </w:rPr>
        <w:t>han</w:t>
      </w:r>
      <w:proofErr w:type="spellEnd"/>
      <w:r w:rsidRPr="00DB25C4">
        <w:rPr>
          <w:rFonts w:eastAsia="Times New Roman" w:cstheme="minorHAnsi"/>
          <w:spacing w:val="7"/>
        </w:rPr>
        <w:t xml:space="preserve"> </w:t>
      </w:r>
      <w:proofErr w:type="spellStart"/>
      <w:r w:rsidRPr="00DB25C4">
        <w:rPr>
          <w:rFonts w:eastAsia="Times New Roman" w:cstheme="minorHAnsi"/>
        </w:rPr>
        <w:t>m</w:t>
      </w:r>
      <w:r w:rsidRPr="00DB25C4">
        <w:rPr>
          <w:rFonts w:eastAsia="Times New Roman" w:cstheme="minorHAnsi"/>
          <w:w w:val="106"/>
        </w:rPr>
        <w:t>aha</w:t>
      </w:r>
      <w:r w:rsidRPr="00DB25C4">
        <w:rPr>
          <w:rFonts w:eastAsia="Times New Roman" w:cstheme="minorHAnsi"/>
          <w:w w:val="96"/>
        </w:rPr>
        <w:t>s</w:t>
      </w:r>
      <w:r w:rsidRPr="00DB25C4">
        <w:rPr>
          <w:rFonts w:eastAsia="Times New Roman" w:cstheme="minorHAnsi"/>
          <w:w w:val="101"/>
        </w:rPr>
        <w:t>i</w:t>
      </w:r>
      <w:r w:rsidRPr="00DB25C4">
        <w:rPr>
          <w:rFonts w:eastAsia="Times New Roman" w:cstheme="minorHAnsi"/>
          <w:w w:val="104"/>
        </w:rPr>
        <w:t>s</w:t>
      </w:r>
      <w:r w:rsidRPr="00DB25C4">
        <w:rPr>
          <w:rFonts w:eastAsia="Times New Roman" w:cstheme="minorHAnsi"/>
          <w:w w:val="112"/>
        </w:rPr>
        <w:t>w</w:t>
      </w:r>
      <w:r w:rsidRPr="00DB25C4">
        <w:rPr>
          <w:rFonts w:eastAsia="Times New Roman" w:cstheme="minorHAnsi"/>
          <w:w w:val="99"/>
        </w:rPr>
        <w:t>a</w:t>
      </w:r>
      <w:proofErr w:type="spellEnd"/>
      <w:r w:rsidRPr="00DB25C4">
        <w:rPr>
          <w:rFonts w:eastAsia="Times New Roman" w:cstheme="minorHAnsi"/>
          <w:w w:val="79"/>
        </w:rPr>
        <w:t>;</w:t>
      </w:r>
    </w:p>
    <w:p w14:paraId="6E40A27C" w14:textId="77777777" w:rsidR="00EE2EA9" w:rsidRPr="00DB25C4" w:rsidRDefault="00EE2EA9" w:rsidP="009F6099">
      <w:pPr>
        <w:pStyle w:val="ListParagraph"/>
        <w:numPr>
          <w:ilvl w:val="0"/>
          <w:numId w:val="35"/>
        </w:numPr>
        <w:autoSpaceDE w:val="0"/>
        <w:autoSpaceDN w:val="0"/>
        <w:adjustRightInd w:val="0"/>
        <w:spacing w:after="0" w:line="240" w:lineRule="auto"/>
        <w:jc w:val="both"/>
        <w:rPr>
          <w:rFonts w:eastAsia="Times New Roman" w:cstheme="minorHAnsi"/>
          <w:spacing w:val="53"/>
          <w:w w:val="95"/>
        </w:rPr>
      </w:pPr>
      <w:proofErr w:type="spellStart"/>
      <w:r w:rsidRPr="00DB25C4">
        <w:rPr>
          <w:rFonts w:eastAsia="Times New Roman" w:cstheme="minorHAnsi"/>
        </w:rPr>
        <w:t>Melaksanakan</w:t>
      </w:r>
      <w:proofErr w:type="spellEnd"/>
      <w:r w:rsidRPr="00DB25C4">
        <w:rPr>
          <w:rFonts w:eastAsia="Times New Roman" w:cstheme="minorHAnsi"/>
        </w:rPr>
        <w:t xml:space="preserve"> </w:t>
      </w:r>
      <w:proofErr w:type="spellStart"/>
      <w:r w:rsidRPr="00DB25C4">
        <w:rPr>
          <w:rFonts w:eastAsia="Times New Roman" w:cstheme="minorHAnsi"/>
        </w:rPr>
        <w:t>prosedur</w:t>
      </w:r>
      <w:proofErr w:type="spellEnd"/>
      <w:r w:rsidRPr="00DB25C4">
        <w:rPr>
          <w:rFonts w:eastAsia="Times New Roman" w:cstheme="minorHAnsi"/>
        </w:rPr>
        <w:t xml:space="preserve"> </w:t>
      </w:r>
      <w:proofErr w:type="spellStart"/>
      <w:r w:rsidRPr="00DB25C4">
        <w:rPr>
          <w:rFonts w:eastAsia="Times New Roman" w:cstheme="minorHAnsi"/>
        </w:rPr>
        <w:t>penjaminan</w:t>
      </w:r>
      <w:proofErr w:type="spellEnd"/>
      <w:r w:rsidRPr="00DB25C4">
        <w:rPr>
          <w:rFonts w:eastAsia="Times New Roman" w:cstheme="minorHAnsi"/>
          <w:spacing w:val="57"/>
        </w:rPr>
        <w:t xml:space="preserve"> </w:t>
      </w:r>
      <w:proofErr w:type="spellStart"/>
      <w:r w:rsidRPr="00DB25C4">
        <w:rPr>
          <w:rFonts w:eastAsia="Times New Roman" w:cstheme="minorHAnsi"/>
        </w:rPr>
        <w:t>tercapainya</w:t>
      </w:r>
      <w:proofErr w:type="spellEnd"/>
      <w:r w:rsidRPr="00DB25C4">
        <w:rPr>
          <w:rFonts w:eastAsia="Times New Roman" w:cstheme="minorHAnsi"/>
        </w:rPr>
        <w:t xml:space="preserve"> </w:t>
      </w:r>
      <w:proofErr w:type="spellStart"/>
      <w:r w:rsidRPr="00DB25C4">
        <w:rPr>
          <w:rFonts w:eastAsia="Times New Roman" w:cstheme="minorHAnsi"/>
        </w:rPr>
        <w:t>standar</w:t>
      </w:r>
      <w:proofErr w:type="spellEnd"/>
      <w:r w:rsidRPr="00DB25C4">
        <w:rPr>
          <w:rFonts w:eastAsia="Times New Roman" w:cstheme="minorHAnsi"/>
          <w:spacing w:val="45"/>
        </w:rPr>
        <w:t xml:space="preserve"> </w:t>
      </w:r>
      <w:proofErr w:type="spellStart"/>
      <w:r w:rsidRPr="00DB25C4">
        <w:rPr>
          <w:rFonts w:eastAsia="Times New Roman" w:cstheme="minorHAnsi"/>
        </w:rPr>
        <w:t>mutu</w:t>
      </w:r>
      <w:proofErr w:type="spellEnd"/>
      <w:r w:rsidRPr="00DB25C4">
        <w:rPr>
          <w:rFonts w:eastAsia="Times New Roman" w:cstheme="minorHAnsi"/>
          <w:spacing w:val="42"/>
        </w:rPr>
        <w:t xml:space="preserve"> </w:t>
      </w:r>
      <w:proofErr w:type="spellStart"/>
      <w:r w:rsidRPr="00DB25C4">
        <w:rPr>
          <w:rFonts w:eastAsia="Times New Roman" w:cstheme="minorHAnsi"/>
        </w:rPr>
        <w:t>pendidikan</w:t>
      </w:r>
      <w:proofErr w:type="spellEnd"/>
      <w:r w:rsidRPr="00DB25C4">
        <w:rPr>
          <w:rFonts w:eastAsia="Times New Roman" w:cstheme="minorHAnsi"/>
        </w:rPr>
        <w:t xml:space="preserve">, </w:t>
      </w:r>
      <w:proofErr w:type="spellStart"/>
      <w:r w:rsidRPr="00DB25C4">
        <w:rPr>
          <w:rFonts w:eastAsia="Times New Roman" w:cstheme="minorHAnsi"/>
          <w:w w:val="88"/>
        </w:rPr>
        <w:t>s</w:t>
      </w:r>
      <w:r w:rsidRPr="00DB25C4">
        <w:rPr>
          <w:rFonts w:eastAsia="Times New Roman" w:cstheme="minorHAnsi"/>
          <w:w w:val="110"/>
        </w:rPr>
        <w:t>tan</w:t>
      </w:r>
      <w:r w:rsidRPr="00DB25C4">
        <w:rPr>
          <w:rFonts w:eastAsia="Times New Roman" w:cstheme="minorHAnsi"/>
          <w:w w:val="93"/>
        </w:rPr>
        <w:t>d</w:t>
      </w:r>
      <w:r w:rsidRPr="00DB25C4">
        <w:rPr>
          <w:rFonts w:eastAsia="Times New Roman" w:cstheme="minorHAnsi"/>
          <w:w w:val="113"/>
        </w:rPr>
        <w:t>a</w:t>
      </w:r>
      <w:r w:rsidRPr="00DB25C4">
        <w:rPr>
          <w:rFonts w:eastAsia="Times New Roman" w:cstheme="minorHAnsi"/>
          <w:w w:val="84"/>
        </w:rPr>
        <w:t>r</w:t>
      </w:r>
      <w:proofErr w:type="spellEnd"/>
      <w:r w:rsidRPr="00DB25C4">
        <w:rPr>
          <w:rFonts w:cstheme="minorHAnsi"/>
        </w:rPr>
        <w:t xml:space="preserve"> </w:t>
      </w:r>
      <w:proofErr w:type="spellStart"/>
      <w:r w:rsidRPr="00DB25C4">
        <w:rPr>
          <w:rFonts w:eastAsia="Times New Roman" w:cstheme="minorHAnsi"/>
        </w:rPr>
        <w:t>mutu</w:t>
      </w:r>
      <w:proofErr w:type="spellEnd"/>
      <w:r w:rsidRPr="00DB25C4">
        <w:rPr>
          <w:rFonts w:eastAsia="Times New Roman" w:cstheme="minorHAnsi"/>
          <w:spacing w:val="21"/>
        </w:rPr>
        <w:t xml:space="preserve"> </w:t>
      </w:r>
      <w:proofErr w:type="spellStart"/>
      <w:r w:rsidRPr="00DB25C4">
        <w:rPr>
          <w:rFonts w:eastAsia="Times New Roman" w:cstheme="minorHAnsi"/>
        </w:rPr>
        <w:t>lulusan</w:t>
      </w:r>
      <w:proofErr w:type="spellEnd"/>
      <w:r w:rsidRPr="00DB25C4">
        <w:rPr>
          <w:rFonts w:eastAsia="Times New Roman" w:cstheme="minorHAnsi"/>
          <w:spacing w:val="16"/>
        </w:rPr>
        <w:t xml:space="preserve"> </w:t>
      </w:r>
      <w:r w:rsidRPr="00DB25C4">
        <w:rPr>
          <w:rFonts w:eastAsia="Times New Roman" w:cstheme="minorHAnsi"/>
        </w:rPr>
        <w:t xml:space="preserve">Program </w:t>
      </w:r>
      <w:proofErr w:type="spellStart"/>
      <w:r w:rsidRPr="00DB25C4">
        <w:rPr>
          <w:rFonts w:eastAsia="Times New Roman" w:cstheme="minorHAnsi"/>
          <w:w w:val="90"/>
        </w:rPr>
        <w:t>S</w:t>
      </w:r>
      <w:r w:rsidRPr="00DB25C4">
        <w:rPr>
          <w:rFonts w:eastAsia="Times New Roman" w:cstheme="minorHAnsi"/>
          <w:w w:val="108"/>
        </w:rPr>
        <w:t>tu</w:t>
      </w:r>
      <w:r w:rsidRPr="00DB25C4">
        <w:rPr>
          <w:rFonts w:eastAsia="Times New Roman" w:cstheme="minorHAnsi"/>
        </w:rPr>
        <w:t>di</w:t>
      </w:r>
      <w:proofErr w:type="spellEnd"/>
      <w:r w:rsidRPr="00DB25C4">
        <w:rPr>
          <w:rFonts w:eastAsia="Times New Roman" w:cstheme="minorHAnsi"/>
          <w:w w:val="101"/>
        </w:rPr>
        <w:t>;</w:t>
      </w:r>
      <w:r w:rsidRPr="00DB25C4">
        <w:rPr>
          <w:rFonts w:eastAsia="Times New Roman" w:cstheme="minorHAnsi"/>
          <w:spacing w:val="53"/>
          <w:w w:val="95"/>
        </w:rPr>
        <w:t xml:space="preserve"> </w:t>
      </w:r>
    </w:p>
    <w:p w14:paraId="40A66B47" w14:textId="77777777" w:rsidR="00EE2EA9" w:rsidRPr="00DB25C4" w:rsidRDefault="00EE2EA9" w:rsidP="009F6099">
      <w:pPr>
        <w:pStyle w:val="ListParagraph"/>
        <w:numPr>
          <w:ilvl w:val="0"/>
          <w:numId w:val="35"/>
        </w:numPr>
        <w:autoSpaceDE w:val="0"/>
        <w:autoSpaceDN w:val="0"/>
        <w:adjustRightInd w:val="0"/>
        <w:spacing w:after="0" w:line="240" w:lineRule="auto"/>
        <w:jc w:val="both"/>
        <w:rPr>
          <w:rFonts w:eastAsia="Times New Roman" w:cstheme="minorHAnsi"/>
          <w:spacing w:val="-14"/>
        </w:rPr>
      </w:pPr>
      <w:proofErr w:type="spellStart"/>
      <w:r w:rsidRPr="00DB25C4">
        <w:rPr>
          <w:rFonts w:eastAsia="Times New Roman" w:cstheme="minorHAnsi"/>
        </w:rPr>
        <w:t>Mengembangkan</w:t>
      </w:r>
      <w:proofErr w:type="spellEnd"/>
      <w:r w:rsidRPr="00DB25C4">
        <w:rPr>
          <w:rFonts w:eastAsia="Times New Roman" w:cstheme="minorHAnsi"/>
        </w:rPr>
        <w:t xml:space="preserve"> program </w:t>
      </w:r>
      <w:proofErr w:type="spellStart"/>
      <w:r w:rsidRPr="00DB25C4">
        <w:rPr>
          <w:rFonts w:eastAsia="Times New Roman" w:cstheme="minorHAnsi"/>
        </w:rPr>
        <w:t>studi</w:t>
      </w:r>
      <w:proofErr w:type="spellEnd"/>
      <w:r w:rsidRPr="00DB25C4">
        <w:rPr>
          <w:rFonts w:eastAsia="Times New Roman" w:cstheme="minorHAnsi"/>
          <w:spacing w:val="18"/>
        </w:rPr>
        <w:t xml:space="preserve"> </w:t>
      </w:r>
      <w:r w:rsidRPr="00DB25C4">
        <w:rPr>
          <w:rFonts w:eastAsia="Times New Roman" w:cstheme="minorHAnsi"/>
        </w:rPr>
        <w:t>dan</w:t>
      </w:r>
      <w:r w:rsidRPr="00DB25C4">
        <w:rPr>
          <w:rFonts w:eastAsia="Times New Roman" w:cstheme="minorHAnsi"/>
          <w:spacing w:val="19"/>
        </w:rPr>
        <w:t xml:space="preserve"> </w:t>
      </w:r>
      <w:proofErr w:type="spellStart"/>
      <w:r w:rsidRPr="00DB25C4">
        <w:rPr>
          <w:rFonts w:eastAsia="Times New Roman" w:cstheme="minorHAnsi"/>
          <w:w w:val="90"/>
        </w:rPr>
        <w:t>l</w:t>
      </w:r>
      <w:r w:rsidRPr="00DB25C4">
        <w:rPr>
          <w:rFonts w:eastAsia="Times New Roman" w:cstheme="minorHAnsi"/>
          <w:w w:val="106"/>
        </w:rPr>
        <w:t>a</w:t>
      </w:r>
      <w:r w:rsidRPr="00DB25C4">
        <w:rPr>
          <w:rFonts w:eastAsia="Times New Roman" w:cstheme="minorHAnsi"/>
        </w:rPr>
        <w:t>b</w:t>
      </w:r>
      <w:r w:rsidRPr="00DB25C4">
        <w:rPr>
          <w:rFonts w:eastAsia="Times New Roman" w:cstheme="minorHAnsi"/>
          <w:w w:val="106"/>
        </w:rPr>
        <w:t>o</w:t>
      </w:r>
      <w:r w:rsidRPr="00DB25C4">
        <w:rPr>
          <w:rFonts w:eastAsia="Times New Roman" w:cstheme="minorHAnsi"/>
          <w:w w:val="112"/>
        </w:rPr>
        <w:t>r</w:t>
      </w:r>
      <w:r w:rsidRPr="00DB25C4">
        <w:rPr>
          <w:rFonts w:eastAsia="Times New Roman" w:cstheme="minorHAnsi"/>
          <w:w w:val="99"/>
        </w:rPr>
        <w:t>a</w:t>
      </w:r>
      <w:r w:rsidRPr="00DB25C4">
        <w:rPr>
          <w:rFonts w:eastAsia="Times New Roman" w:cstheme="minorHAnsi"/>
          <w:w w:val="101"/>
        </w:rPr>
        <w:t>t</w:t>
      </w:r>
      <w:r w:rsidRPr="00DB25C4">
        <w:rPr>
          <w:rFonts w:eastAsia="Times New Roman" w:cstheme="minorHAnsi"/>
        </w:rPr>
        <w:t>o</w:t>
      </w:r>
      <w:r w:rsidRPr="00DB25C4">
        <w:rPr>
          <w:rFonts w:eastAsia="Times New Roman" w:cstheme="minorHAnsi"/>
          <w:w w:val="107"/>
        </w:rPr>
        <w:t>ri</w:t>
      </w:r>
      <w:r w:rsidRPr="00DB25C4">
        <w:rPr>
          <w:rFonts w:eastAsia="Times New Roman" w:cstheme="minorHAnsi"/>
          <w:w w:val="105"/>
        </w:rPr>
        <w:t>um</w:t>
      </w:r>
      <w:proofErr w:type="spellEnd"/>
      <w:r w:rsidRPr="00DB25C4">
        <w:rPr>
          <w:rFonts w:eastAsia="Times New Roman" w:cstheme="minorHAnsi"/>
          <w:w w:val="79"/>
        </w:rPr>
        <w:t>;</w:t>
      </w:r>
      <w:r w:rsidRPr="00DB25C4">
        <w:rPr>
          <w:rFonts w:eastAsia="Times New Roman" w:cstheme="minorHAnsi"/>
          <w:spacing w:val="-14"/>
        </w:rPr>
        <w:t xml:space="preserve"> </w:t>
      </w:r>
    </w:p>
    <w:p w14:paraId="4B6E62ED" w14:textId="77777777" w:rsidR="00EE2EA9" w:rsidRPr="00DB25C4" w:rsidRDefault="00EE2EA9" w:rsidP="009F6099">
      <w:pPr>
        <w:pStyle w:val="ListParagraph"/>
        <w:numPr>
          <w:ilvl w:val="0"/>
          <w:numId w:val="35"/>
        </w:numPr>
        <w:autoSpaceDE w:val="0"/>
        <w:autoSpaceDN w:val="0"/>
        <w:adjustRightInd w:val="0"/>
        <w:spacing w:after="0" w:line="240" w:lineRule="auto"/>
        <w:jc w:val="both"/>
        <w:rPr>
          <w:rFonts w:eastAsia="Times New Roman" w:cstheme="minorHAnsi"/>
          <w:spacing w:val="-14"/>
        </w:rPr>
      </w:pPr>
      <w:proofErr w:type="spellStart"/>
      <w:r w:rsidRPr="00DB25C4">
        <w:rPr>
          <w:rFonts w:eastAsia="Times New Roman" w:cstheme="minorHAnsi"/>
          <w:w w:val="102"/>
        </w:rPr>
        <w:t>Melakukan</w:t>
      </w:r>
      <w:proofErr w:type="spellEnd"/>
      <w:r w:rsidRPr="00DB25C4">
        <w:rPr>
          <w:rFonts w:eastAsia="Times New Roman" w:cstheme="minorHAnsi"/>
          <w:spacing w:val="11"/>
          <w:w w:val="102"/>
        </w:rPr>
        <w:t xml:space="preserve"> </w:t>
      </w:r>
      <w:proofErr w:type="spellStart"/>
      <w:r w:rsidRPr="00DB25C4">
        <w:rPr>
          <w:rFonts w:eastAsia="Times New Roman" w:cstheme="minorHAnsi"/>
        </w:rPr>
        <w:t>pembinaan</w:t>
      </w:r>
      <w:proofErr w:type="spellEnd"/>
      <w:r w:rsidRPr="00DB25C4">
        <w:rPr>
          <w:rFonts w:eastAsia="Times New Roman" w:cstheme="minorHAnsi"/>
        </w:rPr>
        <w:t xml:space="preserve"> </w:t>
      </w:r>
      <w:proofErr w:type="spellStart"/>
      <w:r w:rsidRPr="00DB25C4">
        <w:rPr>
          <w:rFonts w:eastAsia="Times New Roman" w:cstheme="minorHAnsi"/>
        </w:rPr>
        <w:t>akademik</w:t>
      </w:r>
      <w:proofErr w:type="spellEnd"/>
      <w:r w:rsidRPr="00DB25C4">
        <w:rPr>
          <w:rFonts w:eastAsia="Times New Roman" w:cstheme="minorHAnsi"/>
          <w:spacing w:val="31"/>
        </w:rPr>
        <w:t xml:space="preserve"> </w:t>
      </w:r>
      <w:proofErr w:type="spellStart"/>
      <w:r w:rsidRPr="00DB25C4">
        <w:rPr>
          <w:rFonts w:eastAsia="Times New Roman" w:cstheme="minorHAnsi"/>
        </w:rPr>
        <w:t>bagi</w:t>
      </w:r>
      <w:proofErr w:type="spellEnd"/>
      <w:r w:rsidRPr="00DB25C4">
        <w:rPr>
          <w:rFonts w:eastAsia="Times New Roman" w:cstheme="minorHAnsi"/>
          <w:spacing w:val="13"/>
        </w:rPr>
        <w:t xml:space="preserve"> </w:t>
      </w:r>
      <w:proofErr w:type="spellStart"/>
      <w:r w:rsidRPr="00DB25C4">
        <w:rPr>
          <w:rFonts w:eastAsia="Times New Roman" w:cstheme="minorHAnsi"/>
        </w:rPr>
        <w:t>peserta</w:t>
      </w:r>
      <w:proofErr w:type="spellEnd"/>
      <w:r w:rsidRPr="00DB25C4">
        <w:rPr>
          <w:rFonts w:eastAsia="Times New Roman" w:cstheme="minorHAnsi"/>
          <w:spacing w:val="38"/>
        </w:rPr>
        <w:t xml:space="preserve"> </w:t>
      </w:r>
      <w:proofErr w:type="spellStart"/>
      <w:r w:rsidRPr="00DB25C4">
        <w:rPr>
          <w:rFonts w:eastAsia="Times New Roman" w:cstheme="minorHAnsi"/>
          <w:w w:val="92"/>
        </w:rPr>
        <w:t>di</w:t>
      </w:r>
      <w:r w:rsidRPr="00DB25C4">
        <w:rPr>
          <w:rFonts w:eastAsia="Times New Roman" w:cstheme="minorHAnsi"/>
          <w:w w:val="108"/>
        </w:rPr>
        <w:t>di</w:t>
      </w:r>
      <w:r w:rsidRPr="00DB25C4">
        <w:rPr>
          <w:rFonts w:eastAsia="Times New Roman" w:cstheme="minorHAnsi"/>
          <w:w w:val="112"/>
        </w:rPr>
        <w:t>k</w:t>
      </w:r>
      <w:proofErr w:type="spellEnd"/>
      <w:r w:rsidRPr="00DB25C4">
        <w:rPr>
          <w:rFonts w:eastAsia="Times New Roman" w:cstheme="minorHAnsi"/>
          <w:w w:val="90"/>
        </w:rPr>
        <w:t>;</w:t>
      </w:r>
      <w:r w:rsidRPr="00DB25C4">
        <w:rPr>
          <w:rFonts w:eastAsia="Times New Roman" w:cstheme="minorHAnsi"/>
          <w:spacing w:val="-14"/>
        </w:rPr>
        <w:t xml:space="preserve"> </w:t>
      </w:r>
    </w:p>
    <w:p w14:paraId="64D5F9A8" w14:textId="77777777" w:rsidR="00EE2EA9" w:rsidRPr="00DB25C4" w:rsidRDefault="00EE2EA9" w:rsidP="009F6099">
      <w:pPr>
        <w:pStyle w:val="ListParagraph"/>
        <w:numPr>
          <w:ilvl w:val="0"/>
          <w:numId w:val="35"/>
        </w:numPr>
        <w:autoSpaceDE w:val="0"/>
        <w:autoSpaceDN w:val="0"/>
        <w:adjustRightInd w:val="0"/>
        <w:spacing w:after="0" w:line="240" w:lineRule="auto"/>
        <w:jc w:val="both"/>
        <w:rPr>
          <w:rFonts w:eastAsia="Times New Roman" w:cstheme="minorHAnsi"/>
          <w:spacing w:val="41"/>
          <w:w w:val="75"/>
        </w:rPr>
      </w:pPr>
      <w:proofErr w:type="spellStart"/>
      <w:r w:rsidRPr="00DB25C4">
        <w:rPr>
          <w:rFonts w:eastAsia="Times New Roman" w:cstheme="minorHAnsi"/>
        </w:rPr>
        <w:t>Melakukan</w:t>
      </w:r>
      <w:proofErr w:type="spellEnd"/>
      <w:r w:rsidRPr="00DB25C4">
        <w:rPr>
          <w:rFonts w:eastAsia="Times New Roman" w:cstheme="minorHAnsi"/>
          <w:spacing w:val="35"/>
        </w:rPr>
        <w:t xml:space="preserve"> </w:t>
      </w:r>
      <w:proofErr w:type="spellStart"/>
      <w:r w:rsidRPr="00DB25C4">
        <w:rPr>
          <w:rFonts w:eastAsia="Times New Roman" w:cstheme="minorHAnsi"/>
        </w:rPr>
        <w:t>pembinaan</w:t>
      </w:r>
      <w:proofErr w:type="spellEnd"/>
      <w:r w:rsidRPr="00DB25C4">
        <w:rPr>
          <w:rFonts w:eastAsia="Times New Roman" w:cstheme="minorHAnsi"/>
        </w:rPr>
        <w:t xml:space="preserve"> </w:t>
      </w:r>
      <w:proofErr w:type="spellStart"/>
      <w:r w:rsidRPr="00DB25C4">
        <w:rPr>
          <w:rFonts w:eastAsia="Times New Roman" w:cstheme="minorHAnsi"/>
        </w:rPr>
        <w:t>keilmuan</w:t>
      </w:r>
      <w:proofErr w:type="spellEnd"/>
      <w:r w:rsidRPr="00DB25C4">
        <w:rPr>
          <w:rFonts w:eastAsia="Times New Roman" w:cstheme="minorHAnsi"/>
          <w:spacing w:val="42"/>
        </w:rPr>
        <w:t xml:space="preserve"> </w:t>
      </w:r>
      <w:r w:rsidRPr="00DB25C4">
        <w:rPr>
          <w:rFonts w:eastAsia="Times New Roman" w:cstheme="minorHAnsi"/>
        </w:rPr>
        <w:t>dan</w:t>
      </w:r>
      <w:r w:rsidRPr="00DB25C4">
        <w:rPr>
          <w:rFonts w:eastAsia="Times New Roman" w:cstheme="minorHAnsi"/>
          <w:spacing w:val="5"/>
        </w:rPr>
        <w:t xml:space="preserve"> </w:t>
      </w:r>
      <w:proofErr w:type="spellStart"/>
      <w:r w:rsidRPr="00DB25C4">
        <w:rPr>
          <w:rFonts w:eastAsia="Times New Roman" w:cstheme="minorHAnsi"/>
          <w:w w:val="104"/>
        </w:rPr>
        <w:t>m</w:t>
      </w:r>
      <w:r w:rsidRPr="00DB25C4">
        <w:rPr>
          <w:rFonts w:eastAsia="Times New Roman" w:cstheme="minorHAnsi"/>
          <w:w w:val="99"/>
        </w:rPr>
        <w:t>e</w:t>
      </w:r>
      <w:r w:rsidRPr="00DB25C4">
        <w:rPr>
          <w:rFonts w:eastAsia="Times New Roman" w:cstheme="minorHAnsi"/>
          <w:w w:val="106"/>
        </w:rPr>
        <w:t>n</w:t>
      </w:r>
      <w:r w:rsidRPr="00DB25C4">
        <w:rPr>
          <w:rFonts w:eastAsia="Times New Roman" w:cstheme="minorHAnsi"/>
          <w:w w:val="79"/>
        </w:rPr>
        <w:t>j</w:t>
      </w:r>
      <w:r w:rsidRPr="00DB25C4">
        <w:rPr>
          <w:rFonts w:eastAsia="Times New Roman" w:cstheme="minorHAnsi"/>
          <w:w w:val="110"/>
        </w:rPr>
        <w:t>am</w:t>
      </w:r>
      <w:r w:rsidRPr="00DB25C4">
        <w:rPr>
          <w:rFonts w:eastAsia="Times New Roman" w:cstheme="minorHAnsi"/>
          <w:w w:val="90"/>
        </w:rPr>
        <w:t>i</w:t>
      </w:r>
      <w:r w:rsidRPr="00DB25C4">
        <w:rPr>
          <w:rFonts w:eastAsia="Times New Roman" w:cstheme="minorHAnsi"/>
          <w:w w:val="106"/>
        </w:rPr>
        <w:t>n</w:t>
      </w:r>
      <w:proofErr w:type="spellEnd"/>
      <w:r w:rsidRPr="00DB25C4">
        <w:rPr>
          <w:rFonts w:eastAsia="Times New Roman" w:cstheme="minorHAnsi"/>
          <w:spacing w:val="14"/>
        </w:rPr>
        <w:t xml:space="preserve"> </w:t>
      </w:r>
      <w:proofErr w:type="spellStart"/>
      <w:r w:rsidRPr="00DB25C4">
        <w:rPr>
          <w:rFonts w:eastAsia="Times New Roman" w:cstheme="minorHAnsi"/>
        </w:rPr>
        <w:t>sinergi</w:t>
      </w:r>
      <w:proofErr w:type="spellEnd"/>
      <w:r w:rsidRPr="00DB25C4">
        <w:rPr>
          <w:rFonts w:eastAsia="Times New Roman" w:cstheme="minorHAnsi"/>
          <w:spacing w:val="19"/>
        </w:rPr>
        <w:t xml:space="preserve"> </w:t>
      </w:r>
      <w:proofErr w:type="spellStart"/>
      <w:r w:rsidRPr="00DB25C4">
        <w:rPr>
          <w:rFonts w:eastAsia="Times New Roman" w:cstheme="minorHAnsi"/>
        </w:rPr>
        <w:t>dalam</w:t>
      </w:r>
      <w:proofErr w:type="spellEnd"/>
      <w:r w:rsidRPr="00DB25C4">
        <w:rPr>
          <w:rFonts w:eastAsia="Times New Roman" w:cstheme="minorHAnsi"/>
          <w:spacing w:val="35"/>
        </w:rPr>
        <w:t xml:space="preserve"> </w:t>
      </w:r>
      <w:proofErr w:type="spellStart"/>
      <w:r w:rsidRPr="00DB25C4">
        <w:rPr>
          <w:rFonts w:eastAsia="Times New Roman" w:cstheme="minorHAnsi"/>
        </w:rPr>
        <w:t>kelompok</w:t>
      </w:r>
      <w:proofErr w:type="spellEnd"/>
      <w:r w:rsidRPr="00DB25C4">
        <w:rPr>
          <w:rFonts w:eastAsia="Times New Roman" w:cstheme="minorHAnsi"/>
          <w:spacing w:val="34"/>
        </w:rPr>
        <w:t xml:space="preserve"> </w:t>
      </w:r>
      <w:proofErr w:type="spellStart"/>
      <w:r w:rsidRPr="00DB25C4">
        <w:rPr>
          <w:rFonts w:eastAsia="Times New Roman" w:cstheme="minorHAnsi"/>
          <w:w w:val="93"/>
        </w:rPr>
        <w:t>d</w:t>
      </w:r>
      <w:r w:rsidRPr="00DB25C4">
        <w:rPr>
          <w:rFonts w:eastAsia="Times New Roman" w:cstheme="minorHAnsi"/>
        </w:rPr>
        <w:t>o</w:t>
      </w:r>
      <w:r w:rsidRPr="00DB25C4">
        <w:rPr>
          <w:rFonts w:eastAsia="Times New Roman" w:cstheme="minorHAnsi"/>
          <w:w w:val="104"/>
        </w:rPr>
        <w:t>s</w:t>
      </w:r>
      <w:r w:rsidRPr="00DB25C4">
        <w:rPr>
          <w:rFonts w:eastAsia="Times New Roman" w:cstheme="minorHAnsi"/>
          <w:w w:val="106"/>
        </w:rPr>
        <w:t>en</w:t>
      </w:r>
      <w:proofErr w:type="spellEnd"/>
      <w:r w:rsidRPr="00DB25C4">
        <w:rPr>
          <w:rFonts w:eastAsia="Times New Roman" w:cstheme="minorHAnsi"/>
          <w:w w:val="90"/>
        </w:rPr>
        <w:t>;</w:t>
      </w:r>
      <w:r w:rsidRPr="00DB25C4">
        <w:rPr>
          <w:rFonts w:eastAsia="Times New Roman" w:cstheme="minorHAnsi"/>
          <w:spacing w:val="41"/>
          <w:w w:val="75"/>
        </w:rPr>
        <w:t xml:space="preserve"> </w:t>
      </w:r>
    </w:p>
    <w:p w14:paraId="7FD7A0E2" w14:textId="77777777" w:rsidR="00EE2EA9" w:rsidRPr="00DB25C4" w:rsidRDefault="00EE2EA9" w:rsidP="009F6099">
      <w:pPr>
        <w:pStyle w:val="ListParagraph"/>
        <w:numPr>
          <w:ilvl w:val="0"/>
          <w:numId w:val="35"/>
        </w:numPr>
        <w:autoSpaceDE w:val="0"/>
        <w:autoSpaceDN w:val="0"/>
        <w:adjustRightInd w:val="0"/>
        <w:spacing w:after="0" w:line="240" w:lineRule="auto"/>
        <w:jc w:val="both"/>
        <w:rPr>
          <w:rFonts w:cstheme="minorHAnsi"/>
        </w:rPr>
      </w:pPr>
      <w:r w:rsidRPr="00DB25C4">
        <w:rPr>
          <w:rFonts w:eastAsia="Times New Roman" w:cstheme="minorHAnsi"/>
        </w:rPr>
        <w:t xml:space="preserve">Menyusun dan </w:t>
      </w:r>
      <w:proofErr w:type="spellStart"/>
      <w:r w:rsidRPr="00DB25C4">
        <w:rPr>
          <w:rFonts w:eastAsia="Times New Roman" w:cstheme="minorHAnsi"/>
          <w:w w:val="106"/>
        </w:rPr>
        <w:t>menyerahkan</w:t>
      </w:r>
      <w:proofErr w:type="spellEnd"/>
      <w:r w:rsidRPr="00DB25C4">
        <w:rPr>
          <w:rFonts w:eastAsia="Times New Roman" w:cstheme="minorHAnsi"/>
          <w:w w:val="106"/>
        </w:rPr>
        <w:t xml:space="preserve"> </w:t>
      </w:r>
      <w:proofErr w:type="spellStart"/>
      <w:r w:rsidRPr="00DB25C4">
        <w:rPr>
          <w:rFonts w:eastAsia="Times New Roman" w:cstheme="minorHAnsi"/>
        </w:rPr>
        <w:t>laporan</w:t>
      </w:r>
      <w:proofErr w:type="spellEnd"/>
      <w:r w:rsidRPr="00DB25C4">
        <w:rPr>
          <w:rFonts w:eastAsia="Times New Roman" w:cstheme="minorHAnsi"/>
        </w:rPr>
        <w:t xml:space="preserve"> </w:t>
      </w:r>
      <w:proofErr w:type="spellStart"/>
      <w:r w:rsidRPr="00DB25C4">
        <w:rPr>
          <w:rFonts w:eastAsia="Times New Roman" w:cstheme="minorHAnsi"/>
          <w:w w:val="80"/>
        </w:rPr>
        <w:t>s</w:t>
      </w:r>
      <w:r w:rsidRPr="00DB25C4">
        <w:rPr>
          <w:rFonts w:eastAsia="Times New Roman" w:cstheme="minorHAnsi"/>
          <w:w w:val="106"/>
        </w:rPr>
        <w:t>ec</w:t>
      </w:r>
      <w:r w:rsidRPr="00DB25C4">
        <w:rPr>
          <w:rFonts w:eastAsia="Times New Roman" w:cstheme="minorHAnsi"/>
          <w:w w:val="113"/>
        </w:rPr>
        <w:t>a</w:t>
      </w:r>
      <w:r w:rsidRPr="00DB25C4">
        <w:rPr>
          <w:rFonts w:eastAsia="Times New Roman" w:cstheme="minorHAnsi"/>
          <w:w w:val="103"/>
        </w:rPr>
        <w:t>r</w:t>
      </w:r>
      <w:r w:rsidRPr="00DB25C4">
        <w:rPr>
          <w:rFonts w:eastAsia="Times New Roman" w:cstheme="minorHAnsi"/>
          <w:w w:val="106"/>
        </w:rPr>
        <w:t>a</w:t>
      </w:r>
      <w:proofErr w:type="spellEnd"/>
      <w:r w:rsidRPr="00DB25C4">
        <w:rPr>
          <w:rFonts w:eastAsia="Times New Roman" w:cstheme="minorHAnsi"/>
          <w:w w:val="106"/>
        </w:rPr>
        <w:t xml:space="preserve"> </w:t>
      </w:r>
      <w:proofErr w:type="spellStart"/>
      <w:r w:rsidRPr="00DB25C4">
        <w:rPr>
          <w:rFonts w:eastAsia="Times New Roman" w:cstheme="minorHAnsi"/>
        </w:rPr>
        <w:t>berkala</w:t>
      </w:r>
      <w:proofErr w:type="spellEnd"/>
      <w:r w:rsidRPr="00DB25C4">
        <w:rPr>
          <w:rFonts w:eastAsia="Times New Roman" w:cstheme="minorHAnsi"/>
        </w:rPr>
        <w:t xml:space="preserve"> </w:t>
      </w:r>
      <w:proofErr w:type="spellStart"/>
      <w:r w:rsidRPr="00DB25C4">
        <w:rPr>
          <w:rFonts w:eastAsia="Times New Roman" w:cstheme="minorHAnsi"/>
        </w:rPr>
        <w:t>sesuai</w:t>
      </w:r>
      <w:proofErr w:type="spellEnd"/>
      <w:r w:rsidRPr="00DB25C4">
        <w:rPr>
          <w:rFonts w:eastAsia="Times New Roman" w:cstheme="minorHAnsi"/>
        </w:rPr>
        <w:t xml:space="preserve"> </w:t>
      </w:r>
      <w:proofErr w:type="spellStart"/>
      <w:r w:rsidRPr="00DB25C4">
        <w:rPr>
          <w:rFonts w:eastAsia="Times New Roman" w:cstheme="minorHAnsi"/>
        </w:rPr>
        <w:t>ketentuan</w:t>
      </w:r>
      <w:proofErr w:type="spellEnd"/>
      <w:r w:rsidRPr="00DB25C4">
        <w:rPr>
          <w:rFonts w:eastAsia="Times New Roman" w:cstheme="minorHAnsi"/>
        </w:rPr>
        <w:t xml:space="preserve"> </w:t>
      </w:r>
      <w:proofErr w:type="spellStart"/>
      <w:r w:rsidRPr="00DB25C4">
        <w:rPr>
          <w:rFonts w:eastAsia="Times New Roman" w:cstheme="minorHAnsi"/>
          <w:w w:val="106"/>
        </w:rPr>
        <w:t>k</w:t>
      </w:r>
      <w:r w:rsidRPr="00DB25C4">
        <w:rPr>
          <w:rFonts w:eastAsia="Times New Roman" w:cstheme="minorHAnsi"/>
          <w:w w:val="99"/>
        </w:rPr>
        <w:t>e</w:t>
      </w:r>
      <w:r w:rsidRPr="00DB25C4">
        <w:rPr>
          <w:rFonts w:eastAsia="Times New Roman" w:cstheme="minorHAnsi"/>
          <w:w w:val="106"/>
        </w:rPr>
        <w:t>p</w:t>
      </w:r>
      <w:r w:rsidRPr="00DB25C4">
        <w:rPr>
          <w:rFonts w:eastAsia="Times New Roman" w:cstheme="minorHAnsi"/>
          <w:w w:val="101"/>
        </w:rPr>
        <w:t>ada</w:t>
      </w:r>
      <w:proofErr w:type="spellEnd"/>
      <w:r w:rsidRPr="00DB25C4">
        <w:rPr>
          <w:rFonts w:eastAsia="Times New Roman" w:cstheme="minorHAnsi"/>
          <w:w w:val="101"/>
        </w:rPr>
        <w:t xml:space="preserve"> </w:t>
      </w:r>
      <w:proofErr w:type="spellStart"/>
      <w:r w:rsidRPr="00DB25C4">
        <w:rPr>
          <w:rFonts w:eastAsia="Times New Roman" w:cstheme="minorHAnsi"/>
          <w:w w:val="106"/>
        </w:rPr>
        <w:t>a</w:t>
      </w:r>
      <w:r w:rsidRPr="00DB25C4">
        <w:rPr>
          <w:rFonts w:eastAsia="Times New Roman" w:cstheme="minorHAnsi"/>
          <w:w w:val="90"/>
        </w:rPr>
        <w:t>t</w:t>
      </w:r>
      <w:r w:rsidRPr="00DB25C4">
        <w:rPr>
          <w:rFonts w:eastAsia="Times New Roman" w:cstheme="minorHAnsi"/>
          <w:w w:val="101"/>
        </w:rPr>
        <w:t>as</w:t>
      </w:r>
      <w:r w:rsidRPr="00DB25C4">
        <w:rPr>
          <w:rFonts w:eastAsia="Times New Roman" w:cstheme="minorHAnsi"/>
          <w:w w:val="120"/>
        </w:rPr>
        <w:t>a</w:t>
      </w:r>
      <w:r w:rsidRPr="00DB25C4">
        <w:rPr>
          <w:rFonts w:eastAsia="Times New Roman" w:cstheme="minorHAnsi"/>
        </w:rPr>
        <w:t>n</w:t>
      </w:r>
      <w:proofErr w:type="spellEnd"/>
      <w:r w:rsidRPr="00DB25C4">
        <w:rPr>
          <w:rFonts w:eastAsia="Times New Roman" w:cstheme="minorHAnsi"/>
          <w:w w:val="62"/>
        </w:rPr>
        <w:t>.</w:t>
      </w:r>
    </w:p>
    <w:p w14:paraId="0E43EBCD" w14:textId="77777777" w:rsidR="00EE2EA9" w:rsidRPr="00DB25C4" w:rsidRDefault="00EE2EA9" w:rsidP="00687314">
      <w:pPr>
        <w:spacing w:after="0" w:line="240" w:lineRule="auto"/>
        <w:jc w:val="both"/>
        <w:rPr>
          <w:rFonts w:cstheme="minorHAnsi"/>
          <w:color w:val="000000" w:themeColor="text1"/>
        </w:rPr>
      </w:pPr>
    </w:p>
    <w:p w14:paraId="5EB9C7F3" w14:textId="77777777" w:rsidR="00EE2EA9" w:rsidRPr="00DB25C4" w:rsidRDefault="00EE2EA9" w:rsidP="00687314">
      <w:pPr>
        <w:spacing w:after="0" w:line="240" w:lineRule="auto"/>
        <w:jc w:val="both"/>
        <w:rPr>
          <w:rFonts w:cstheme="minorHAnsi"/>
          <w:b/>
          <w:bCs/>
          <w:color w:val="000000" w:themeColor="text1"/>
        </w:rPr>
      </w:pPr>
    </w:p>
    <w:p w14:paraId="1838A320" w14:textId="77777777" w:rsidR="00EE2EA9" w:rsidRPr="00DB25C4" w:rsidRDefault="00EE2EA9" w:rsidP="00687314">
      <w:pPr>
        <w:autoSpaceDE w:val="0"/>
        <w:autoSpaceDN w:val="0"/>
        <w:adjustRightInd w:val="0"/>
        <w:spacing w:after="0" w:line="240" w:lineRule="auto"/>
        <w:jc w:val="both"/>
        <w:rPr>
          <w:rFonts w:cstheme="minorHAnsi"/>
          <w:b/>
          <w:bCs/>
          <w:color w:val="000000"/>
        </w:rPr>
      </w:pPr>
      <w:r w:rsidRPr="00DB25C4">
        <w:rPr>
          <w:rFonts w:cstheme="minorHAnsi"/>
          <w:b/>
          <w:bCs/>
          <w:color w:val="000000" w:themeColor="text1"/>
        </w:rPr>
        <w:t xml:space="preserve">e. </w:t>
      </w:r>
      <w:proofErr w:type="spellStart"/>
      <w:r w:rsidRPr="00DB25C4">
        <w:rPr>
          <w:rFonts w:cstheme="minorHAnsi"/>
          <w:b/>
          <w:bCs/>
          <w:color w:val="000000" w:themeColor="text1"/>
        </w:rPr>
        <w:t>Fungsi</w:t>
      </w:r>
      <w:proofErr w:type="spellEnd"/>
      <w:r w:rsidRPr="00DB25C4">
        <w:rPr>
          <w:rFonts w:cstheme="minorHAnsi"/>
          <w:b/>
          <w:bCs/>
          <w:color w:val="000000" w:themeColor="text1"/>
        </w:rPr>
        <w:t xml:space="preserve"> dan </w:t>
      </w:r>
      <w:proofErr w:type="spellStart"/>
      <w:r w:rsidRPr="00DB25C4">
        <w:rPr>
          <w:rFonts w:cstheme="minorHAnsi"/>
          <w:b/>
          <w:bCs/>
          <w:color w:val="000000" w:themeColor="text1"/>
        </w:rPr>
        <w:t>tugas</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pokok</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kepala</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laboratorium</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bahasa</w:t>
      </w:r>
      <w:proofErr w:type="spellEnd"/>
    </w:p>
    <w:p w14:paraId="4FD6C10A" w14:textId="77777777" w:rsidR="00EE2EA9" w:rsidRPr="00DB25C4" w:rsidRDefault="00EE2EA9" w:rsidP="00687314">
      <w:pPr>
        <w:autoSpaceDE w:val="0"/>
        <w:autoSpaceDN w:val="0"/>
        <w:adjustRightInd w:val="0"/>
        <w:spacing w:after="0" w:line="240" w:lineRule="auto"/>
        <w:jc w:val="both"/>
        <w:rPr>
          <w:rFonts w:eastAsia="Times New Roman" w:cstheme="minorHAnsi"/>
          <w:w w:val="104"/>
        </w:rPr>
      </w:pPr>
      <w:proofErr w:type="spellStart"/>
      <w:r w:rsidRPr="00DB25C4">
        <w:rPr>
          <w:rFonts w:eastAsia="Times New Roman" w:cstheme="minorHAnsi"/>
        </w:rPr>
        <w:t>Mengelola</w:t>
      </w:r>
      <w:proofErr w:type="spellEnd"/>
      <w:r w:rsidRPr="00DB25C4">
        <w:rPr>
          <w:rFonts w:eastAsia="Times New Roman" w:cstheme="minorHAnsi"/>
          <w:spacing w:val="23"/>
        </w:rPr>
        <w:t xml:space="preserve"> </w:t>
      </w:r>
      <w:proofErr w:type="spellStart"/>
      <w:r w:rsidRPr="00DB25C4">
        <w:rPr>
          <w:rFonts w:eastAsia="Times New Roman" w:cstheme="minorHAnsi"/>
          <w:w w:val="92"/>
        </w:rPr>
        <w:t>s</w:t>
      </w:r>
      <w:r w:rsidRPr="00DB25C4">
        <w:rPr>
          <w:rFonts w:eastAsia="Times New Roman" w:cstheme="minorHAnsi"/>
          <w:w w:val="110"/>
        </w:rPr>
        <w:t>e</w:t>
      </w:r>
      <w:r w:rsidRPr="00DB25C4">
        <w:rPr>
          <w:rFonts w:eastAsia="Times New Roman" w:cstheme="minorHAnsi"/>
          <w:w w:val="82"/>
        </w:rPr>
        <w:t>l</w:t>
      </w:r>
      <w:r w:rsidRPr="00DB25C4">
        <w:rPr>
          <w:rFonts w:eastAsia="Times New Roman" w:cstheme="minorHAnsi"/>
          <w:w w:val="111"/>
        </w:rPr>
        <w:t>u</w:t>
      </w:r>
      <w:r w:rsidRPr="00DB25C4">
        <w:rPr>
          <w:rFonts w:eastAsia="Times New Roman" w:cstheme="minorHAnsi"/>
          <w:w w:val="107"/>
        </w:rPr>
        <w:t>ruh</w:t>
      </w:r>
      <w:proofErr w:type="spellEnd"/>
      <w:r w:rsidRPr="00DB25C4">
        <w:rPr>
          <w:rFonts w:eastAsia="Times New Roman" w:cstheme="minorHAnsi"/>
          <w:spacing w:val="1"/>
          <w:w w:val="107"/>
        </w:rPr>
        <w:t xml:space="preserve"> </w:t>
      </w:r>
      <w:proofErr w:type="spellStart"/>
      <w:r w:rsidRPr="00DB25C4">
        <w:rPr>
          <w:rFonts w:eastAsia="Times New Roman" w:cstheme="minorHAnsi"/>
        </w:rPr>
        <w:t>kegiatan</w:t>
      </w:r>
      <w:proofErr w:type="spellEnd"/>
      <w:r w:rsidRPr="00DB25C4">
        <w:rPr>
          <w:rFonts w:eastAsia="Times New Roman" w:cstheme="minorHAnsi"/>
          <w:spacing w:val="40"/>
        </w:rPr>
        <w:t xml:space="preserve"> </w:t>
      </w:r>
      <w:proofErr w:type="spellStart"/>
      <w:r w:rsidRPr="00DB25C4">
        <w:rPr>
          <w:rFonts w:eastAsia="Times New Roman" w:cstheme="minorHAnsi"/>
        </w:rPr>
        <w:t>dalam</w:t>
      </w:r>
      <w:proofErr w:type="spellEnd"/>
      <w:r w:rsidRPr="00DB25C4">
        <w:rPr>
          <w:rFonts w:eastAsia="Times New Roman" w:cstheme="minorHAnsi"/>
          <w:spacing w:val="32"/>
        </w:rPr>
        <w:t xml:space="preserve"> </w:t>
      </w:r>
      <w:proofErr w:type="spellStart"/>
      <w:r w:rsidRPr="00DB25C4">
        <w:rPr>
          <w:rFonts w:eastAsia="Times New Roman" w:cstheme="minorHAnsi"/>
        </w:rPr>
        <w:t>mang</w:t>
      </w:r>
      <w:proofErr w:type="spellEnd"/>
      <w:r w:rsidRPr="00DB25C4">
        <w:rPr>
          <w:rFonts w:eastAsia="Times New Roman" w:cstheme="minorHAnsi"/>
          <w:spacing w:val="30"/>
        </w:rPr>
        <w:t xml:space="preserve"> </w:t>
      </w:r>
      <w:proofErr w:type="spellStart"/>
      <w:r w:rsidRPr="00DB25C4">
        <w:rPr>
          <w:rFonts w:eastAsia="Times New Roman" w:cstheme="minorHAnsi"/>
          <w:w w:val="71"/>
        </w:rPr>
        <w:t>l</w:t>
      </w:r>
      <w:r w:rsidRPr="00DB25C4">
        <w:rPr>
          <w:rFonts w:eastAsia="Times New Roman" w:cstheme="minorHAnsi"/>
          <w:w w:val="105"/>
        </w:rPr>
        <w:t>in</w:t>
      </w:r>
      <w:r w:rsidRPr="00DB25C4">
        <w:rPr>
          <w:rFonts w:eastAsia="Times New Roman" w:cstheme="minorHAnsi"/>
          <w:w w:val="102"/>
        </w:rPr>
        <w:t>gku</w:t>
      </w:r>
      <w:r w:rsidRPr="00DB25C4">
        <w:rPr>
          <w:rFonts w:eastAsia="Times New Roman" w:cstheme="minorHAnsi"/>
          <w:w w:val="91"/>
        </w:rPr>
        <w:t>p</w:t>
      </w:r>
      <w:proofErr w:type="spellEnd"/>
      <w:r w:rsidRPr="00DB25C4">
        <w:rPr>
          <w:rFonts w:eastAsia="Times New Roman" w:cstheme="minorHAnsi"/>
          <w:spacing w:val="22"/>
          <w:w w:val="91"/>
        </w:rPr>
        <w:t xml:space="preserve"> </w:t>
      </w:r>
      <w:proofErr w:type="spellStart"/>
      <w:r w:rsidRPr="00DB25C4">
        <w:rPr>
          <w:rFonts w:eastAsia="Times New Roman" w:cstheme="minorHAnsi"/>
          <w:w w:val="82"/>
        </w:rPr>
        <w:t>l</w:t>
      </w:r>
      <w:r w:rsidRPr="00DB25C4">
        <w:rPr>
          <w:rFonts w:eastAsia="Times New Roman" w:cstheme="minorHAnsi"/>
          <w:w w:val="110"/>
        </w:rPr>
        <w:t>a</w:t>
      </w:r>
      <w:r w:rsidRPr="00DB25C4">
        <w:rPr>
          <w:rFonts w:eastAsia="Times New Roman" w:cstheme="minorHAnsi"/>
          <w:w w:val="98"/>
        </w:rPr>
        <w:t>b</w:t>
      </w:r>
      <w:r w:rsidRPr="00DB25C4">
        <w:rPr>
          <w:rFonts w:eastAsia="Times New Roman" w:cstheme="minorHAnsi"/>
          <w:w w:val="104"/>
        </w:rPr>
        <w:t>o</w:t>
      </w:r>
      <w:r w:rsidRPr="00DB25C4">
        <w:rPr>
          <w:rFonts w:eastAsia="Times New Roman" w:cstheme="minorHAnsi"/>
          <w:w w:val="117"/>
        </w:rPr>
        <w:t>r</w:t>
      </w:r>
      <w:r w:rsidRPr="00DB25C4">
        <w:rPr>
          <w:rFonts w:eastAsia="Times New Roman" w:cstheme="minorHAnsi"/>
          <w:w w:val="103"/>
        </w:rPr>
        <w:t>a</w:t>
      </w:r>
      <w:r w:rsidRPr="00DB25C4">
        <w:rPr>
          <w:rFonts w:eastAsia="Times New Roman" w:cstheme="minorHAnsi"/>
          <w:w w:val="106"/>
        </w:rPr>
        <w:t>t</w:t>
      </w:r>
      <w:r w:rsidRPr="00DB25C4">
        <w:rPr>
          <w:rFonts w:eastAsia="Times New Roman" w:cstheme="minorHAnsi"/>
          <w:w w:val="98"/>
        </w:rPr>
        <w:t>o</w:t>
      </w:r>
      <w:r w:rsidRPr="00DB25C4">
        <w:rPr>
          <w:rFonts w:eastAsia="Times New Roman" w:cstheme="minorHAnsi"/>
          <w:w w:val="107"/>
        </w:rPr>
        <w:t>ri</w:t>
      </w:r>
      <w:r w:rsidRPr="00DB25C4">
        <w:rPr>
          <w:rFonts w:eastAsia="Times New Roman" w:cstheme="minorHAnsi"/>
          <w:w w:val="105"/>
        </w:rPr>
        <w:t>um</w:t>
      </w:r>
      <w:proofErr w:type="spellEnd"/>
      <w:r w:rsidRPr="00DB25C4">
        <w:rPr>
          <w:rFonts w:eastAsia="Times New Roman" w:cstheme="minorHAnsi"/>
          <w:w w:val="105"/>
        </w:rPr>
        <w:t xml:space="preserve"> </w:t>
      </w:r>
      <w:r w:rsidRPr="00DB25C4">
        <w:rPr>
          <w:rFonts w:eastAsia="Times New Roman" w:cstheme="minorHAnsi"/>
        </w:rPr>
        <w:t>yang</w:t>
      </w:r>
      <w:r w:rsidRPr="00DB25C4">
        <w:rPr>
          <w:rFonts w:eastAsia="Times New Roman" w:cstheme="minorHAnsi"/>
          <w:spacing w:val="18"/>
        </w:rPr>
        <w:t xml:space="preserve"> </w:t>
      </w:r>
      <w:proofErr w:type="spellStart"/>
      <w:r w:rsidRPr="00DB25C4">
        <w:rPr>
          <w:rFonts w:eastAsia="Times New Roman" w:cstheme="minorHAnsi"/>
          <w:w w:val="101"/>
        </w:rPr>
        <w:t>m</w:t>
      </w:r>
      <w:r w:rsidRPr="00DB25C4">
        <w:rPr>
          <w:rFonts w:eastAsia="Times New Roman" w:cstheme="minorHAnsi"/>
          <w:w w:val="96"/>
        </w:rPr>
        <w:t>e</w:t>
      </w:r>
      <w:r w:rsidRPr="00DB25C4">
        <w:rPr>
          <w:rFonts w:eastAsia="Times New Roman" w:cstheme="minorHAnsi"/>
          <w:w w:val="106"/>
        </w:rPr>
        <w:t>li</w:t>
      </w:r>
      <w:r w:rsidRPr="00DB25C4">
        <w:rPr>
          <w:rFonts w:eastAsia="Times New Roman" w:cstheme="minorHAnsi"/>
          <w:w w:val="98"/>
        </w:rPr>
        <w:t>p</w:t>
      </w:r>
      <w:r w:rsidRPr="00DB25C4">
        <w:rPr>
          <w:rFonts w:eastAsia="Times New Roman" w:cstheme="minorHAnsi"/>
          <w:w w:val="104"/>
        </w:rPr>
        <w:t>u</w:t>
      </w:r>
      <w:r w:rsidRPr="00DB25C4">
        <w:rPr>
          <w:rFonts w:eastAsia="Times New Roman" w:cstheme="minorHAnsi"/>
          <w:w w:val="118"/>
        </w:rPr>
        <w:t>t</w:t>
      </w:r>
      <w:r w:rsidRPr="00DB25C4">
        <w:rPr>
          <w:rFonts w:eastAsia="Times New Roman" w:cstheme="minorHAnsi"/>
          <w:w w:val="82"/>
        </w:rPr>
        <w:t>i</w:t>
      </w:r>
      <w:proofErr w:type="spellEnd"/>
      <w:r w:rsidRPr="00DB25C4">
        <w:rPr>
          <w:rFonts w:eastAsia="Times New Roman" w:cstheme="minorHAnsi"/>
          <w:spacing w:val="15"/>
          <w:w w:val="82"/>
        </w:rPr>
        <w:t xml:space="preserve"> </w:t>
      </w:r>
      <w:proofErr w:type="spellStart"/>
      <w:r w:rsidRPr="00DB25C4">
        <w:rPr>
          <w:rFonts w:eastAsia="Times New Roman" w:cstheme="minorHAnsi"/>
          <w:w w:val="91"/>
        </w:rPr>
        <w:t>p</w:t>
      </w:r>
      <w:r w:rsidRPr="00DB25C4">
        <w:rPr>
          <w:rFonts w:eastAsia="Times New Roman" w:cstheme="minorHAnsi"/>
          <w:w w:val="110"/>
        </w:rPr>
        <w:t>e</w:t>
      </w:r>
      <w:r w:rsidRPr="00DB25C4">
        <w:rPr>
          <w:rFonts w:eastAsia="Times New Roman" w:cstheme="minorHAnsi"/>
          <w:w w:val="98"/>
        </w:rPr>
        <w:t>n</w:t>
      </w:r>
      <w:r w:rsidRPr="00DB25C4">
        <w:rPr>
          <w:rFonts w:eastAsia="Times New Roman" w:cstheme="minorHAnsi"/>
          <w:w w:val="104"/>
        </w:rPr>
        <w:t>yu</w:t>
      </w:r>
      <w:r w:rsidRPr="00DB25C4">
        <w:rPr>
          <w:rFonts w:eastAsia="Times New Roman" w:cstheme="minorHAnsi"/>
        </w:rPr>
        <w:t>s</w:t>
      </w:r>
      <w:r w:rsidRPr="00DB25C4">
        <w:rPr>
          <w:rFonts w:eastAsia="Times New Roman" w:cstheme="minorHAnsi"/>
          <w:w w:val="101"/>
        </w:rPr>
        <w:t>un</w:t>
      </w:r>
      <w:r w:rsidRPr="00DB25C4">
        <w:rPr>
          <w:rFonts w:eastAsia="Times New Roman" w:cstheme="minorHAnsi"/>
          <w:w w:val="107"/>
        </w:rPr>
        <w:t>an</w:t>
      </w:r>
      <w:proofErr w:type="spellEnd"/>
      <w:r w:rsidRPr="00DB25C4">
        <w:rPr>
          <w:rFonts w:eastAsia="Times New Roman" w:cstheme="minorHAnsi"/>
          <w:w w:val="107"/>
        </w:rPr>
        <w:t xml:space="preserve"> </w:t>
      </w:r>
      <w:proofErr w:type="spellStart"/>
      <w:r w:rsidRPr="00DB25C4">
        <w:rPr>
          <w:rFonts w:eastAsia="Times New Roman" w:cstheme="minorHAnsi"/>
        </w:rPr>
        <w:t>rencana</w:t>
      </w:r>
      <w:proofErr w:type="spellEnd"/>
      <w:r w:rsidRPr="00DB25C4">
        <w:rPr>
          <w:rFonts w:eastAsia="Times New Roman" w:cstheme="minorHAnsi"/>
          <w:spacing w:val="2"/>
        </w:rPr>
        <w:t xml:space="preserve"> </w:t>
      </w:r>
      <w:proofErr w:type="spellStart"/>
      <w:r w:rsidRPr="00DB25C4">
        <w:rPr>
          <w:rFonts w:eastAsia="Times New Roman" w:cstheme="minorHAnsi"/>
        </w:rPr>
        <w:t>kerja</w:t>
      </w:r>
      <w:proofErr w:type="spellEnd"/>
      <w:r w:rsidRPr="00DB25C4">
        <w:rPr>
          <w:rFonts w:eastAsia="Times New Roman" w:cstheme="minorHAnsi"/>
        </w:rPr>
        <w:t>,</w:t>
      </w:r>
      <w:r w:rsidRPr="00DB25C4">
        <w:rPr>
          <w:rFonts w:eastAsia="Times New Roman" w:cstheme="minorHAnsi"/>
          <w:spacing w:val="14"/>
        </w:rPr>
        <w:t xml:space="preserve"> </w:t>
      </w:r>
      <w:proofErr w:type="spellStart"/>
      <w:r w:rsidRPr="00DB25C4">
        <w:rPr>
          <w:rFonts w:eastAsia="Times New Roman" w:cstheme="minorHAnsi"/>
        </w:rPr>
        <w:t>menyusun</w:t>
      </w:r>
      <w:proofErr w:type="spellEnd"/>
      <w:r w:rsidRPr="00DB25C4">
        <w:rPr>
          <w:rFonts w:eastAsia="Times New Roman" w:cstheme="minorHAnsi"/>
          <w:spacing w:val="34"/>
        </w:rPr>
        <w:t xml:space="preserve"> </w:t>
      </w:r>
      <w:proofErr w:type="spellStart"/>
      <w:r w:rsidRPr="00DB25C4">
        <w:rPr>
          <w:rFonts w:eastAsia="Times New Roman" w:cstheme="minorHAnsi"/>
        </w:rPr>
        <w:t>pedoman</w:t>
      </w:r>
      <w:proofErr w:type="spellEnd"/>
      <w:r w:rsidRPr="00DB25C4">
        <w:rPr>
          <w:rFonts w:eastAsia="Times New Roman" w:cstheme="minorHAnsi"/>
          <w:spacing w:val="25"/>
        </w:rPr>
        <w:t xml:space="preserve"> </w:t>
      </w:r>
      <w:proofErr w:type="spellStart"/>
      <w:r w:rsidRPr="00DB25C4">
        <w:rPr>
          <w:rFonts w:eastAsia="Times New Roman" w:cstheme="minorHAnsi"/>
        </w:rPr>
        <w:t>teknis</w:t>
      </w:r>
      <w:proofErr w:type="spellEnd"/>
      <w:r w:rsidRPr="00DB25C4">
        <w:rPr>
          <w:rFonts w:eastAsia="Times New Roman" w:cstheme="minorHAnsi"/>
          <w:spacing w:val="10"/>
        </w:rPr>
        <w:t xml:space="preserve"> </w:t>
      </w:r>
      <w:r w:rsidRPr="00DB25C4">
        <w:rPr>
          <w:rFonts w:eastAsia="Times New Roman" w:cstheme="minorHAnsi"/>
        </w:rPr>
        <w:t xml:space="preserve">di </w:t>
      </w:r>
      <w:proofErr w:type="spellStart"/>
      <w:r w:rsidRPr="00DB25C4">
        <w:rPr>
          <w:rFonts w:eastAsia="Times New Roman" w:cstheme="minorHAnsi"/>
        </w:rPr>
        <w:t>laboratorium</w:t>
      </w:r>
      <w:proofErr w:type="spellEnd"/>
      <w:r w:rsidRPr="00DB25C4">
        <w:rPr>
          <w:rFonts w:eastAsia="Times New Roman" w:cstheme="minorHAnsi"/>
          <w:spacing w:val="34"/>
        </w:rPr>
        <w:t xml:space="preserve"> </w:t>
      </w:r>
      <w:r w:rsidRPr="00DB25C4">
        <w:rPr>
          <w:rFonts w:eastAsia="Times New Roman" w:cstheme="minorHAnsi"/>
        </w:rPr>
        <w:t>dan</w:t>
      </w:r>
      <w:r w:rsidRPr="00DB25C4">
        <w:rPr>
          <w:rFonts w:eastAsia="Times New Roman" w:cstheme="minorHAnsi"/>
          <w:spacing w:val="5"/>
        </w:rPr>
        <w:t xml:space="preserve"> </w:t>
      </w:r>
      <w:proofErr w:type="spellStart"/>
      <w:r w:rsidRPr="00DB25C4">
        <w:rPr>
          <w:rFonts w:eastAsia="Times New Roman" w:cstheme="minorHAnsi"/>
        </w:rPr>
        <w:t>mengevaluasi</w:t>
      </w:r>
      <w:proofErr w:type="spellEnd"/>
      <w:r w:rsidRPr="00DB25C4">
        <w:rPr>
          <w:rFonts w:eastAsia="Times New Roman" w:cstheme="minorHAnsi"/>
          <w:spacing w:val="24"/>
        </w:rPr>
        <w:t xml:space="preserve"> </w:t>
      </w:r>
      <w:proofErr w:type="spellStart"/>
      <w:r w:rsidRPr="00DB25C4">
        <w:rPr>
          <w:rFonts w:eastAsia="Times New Roman" w:cstheme="minorHAnsi"/>
          <w:w w:val="98"/>
        </w:rPr>
        <w:t>p</w:t>
      </w:r>
      <w:r w:rsidRPr="00DB25C4">
        <w:rPr>
          <w:rFonts w:eastAsia="Times New Roman" w:cstheme="minorHAnsi"/>
          <w:w w:val="103"/>
        </w:rPr>
        <w:t>e</w:t>
      </w:r>
      <w:r w:rsidRPr="00DB25C4">
        <w:rPr>
          <w:rFonts w:eastAsia="Times New Roman" w:cstheme="minorHAnsi"/>
          <w:w w:val="82"/>
        </w:rPr>
        <w:t>l</w:t>
      </w:r>
      <w:r w:rsidRPr="00DB25C4">
        <w:rPr>
          <w:rFonts w:eastAsia="Times New Roman" w:cstheme="minorHAnsi"/>
          <w:w w:val="111"/>
        </w:rPr>
        <w:t>ak</w:t>
      </w:r>
      <w:r w:rsidRPr="00DB25C4">
        <w:rPr>
          <w:rFonts w:eastAsia="Times New Roman" w:cstheme="minorHAnsi"/>
          <w:w w:val="92"/>
        </w:rPr>
        <w:t>s</w:t>
      </w:r>
      <w:r w:rsidRPr="00DB25C4">
        <w:rPr>
          <w:rFonts w:eastAsia="Times New Roman" w:cstheme="minorHAnsi"/>
          <w:w w:val="104"/>
        </w:rPr>
        <w:t>an</w:t>
      </w:r>
      <w:r w:rsidRPr="00DB25C4">
        <w:rPr>
          <w:rFonts w:eastAsia="Times New Roman" w:cstheme="minorHAnsi"/>
          <w:w w:val="103"/>
        </w:rPr>
        <w:t>a</w:t>
      </w:r>
      <w:r w:rsidRPr="00DB25C4">
        <w:rPr>
          <w:rFonts w:eastAsia="Times New Roman" w:cstheme="minorHAnsi"/>
          <w:w w:val="104"/>
        </w:rPr>
        <w:t>an</w:t>
      </w:r>
      <w:proofErr w:type="spellEnd"/>
      <w:r w:rsidRPr="00DB25C4">
        <w:rPr>
          <w:rFonts w:eastAsia="Times New Roman" w:cstheme="minorHAnsi"/>
          <w:w w:val="104"/>
        </w:rPr>
        <w:t xml:space="preserve"> </w:t>
      </w:r>
      <w:proofErr w:type="spellStart"/>
      <w:r w:rsidRPr="00DB25C4">
        <w:rPr>
          <w:rFonts w:eastAsia="Times New Roman" w:cstheme="minorHAnsi"/>
        </w:rPr>
        <w:t>tugas</w:t>
      </w:r>
      <w:proofErr w:type="spellEnd"/>
      <w:r w:rsidRPr="00DB25C4">
        <w:rPr>
          <w:rFonts w:eastAsia="Times New Roman" w:cstheme="minorHAnsi"/>
          <w:spacing w:val="5"/>
        </w:rPr>
        <w:t xml:space="preserve"> </w:t>
      </w:r>
      <w:proofErr w:type="spellStart"/>
      <w:r w:rsidRPr="00DB25C4">
        <w:rPr>
          <w:rFonts w:eastAsia="Times New Roman" w:cstheme="minorHAnsi"/>
        </w:rPr>
        <w:t>untuk</w:t>
      </w:r>
      <w:proofErr w:type="spellEnd"/>
      <w:r w:rsidRPr="00DB25C4">
        <w:rPr>
          <w:rFonts w:eastAsia="Times New Roman" w:cstheme="minorHAnsi"/>
          <w:spacing w:val="24"/>
        </w:rPr>
        <w:t xml:space="preserve"> </w:t>
      </w:r>
      <w:proofErr w:type="spellStart"/>
      <w:r w:rsidRPr="00DB25C4">
        <w:rPr>
          <w:rFonts w:eastAsia="Times New Roman" w:cstheme="minorHAnsi"/>
        </w:rPr>
        <w:t>mengetahui</w:t>
      </w:r>
      <w:proofErr w:type="spellEnd"/>
      <w:r w:rsidRPr="00DB25C4">
        <w:rPr>
          <w:rFonts w:eastAsia="Times New Roman" w:cstheme="minorHAnsi"/>
          <w:spacing w:val="52"/>
        </w:rPr>
        <w:t xml:space="preserve"> </w:t>
      </w:r>
      <w:proofErr w:type="spellStart"/>
      <w:r w:rsidRPr="00DB25C4">
        <w:rPr>
          <w:rFonts w:eastAsia="Times New Roman" w:cstheme="minorHAnsi"/>
        </w:rPr>
        <w:t>permasalahan</w:t>
      </w:r>
      <w:proofErr w:type="spellEnd"/>
      <w:r w:rsidRPr="00DB25C4">
        <w:rPr>
          <w:rFonts w:eastAsia="Times New Roman" w:cstheme="minorHAnsi"/>
          <w:spacing w:val="50"/>
        </w:rPr>
        <w:t xml:space="preserve"> </w:t>
      </w:r>
      <w:r w:rsidRPr="00DB25C4">
        <w:rPr>
          <w:rFonts w:eastAsia="Times New Roman" w:cstheme="minorHAnsi"/>
        </w:rPr>
        <w:t xml:space="preserve">dan </w:t>
      </w:r>
      <w:proofErr w:type="spellStart"/>
      <w:r w:rsidRPr="00DB25C4">
        <w:rPr>
          <w:rFonts w:eastAsia="Times New Roman" w:cstheme="minorHAnsi"/>
        </w:rPr>
        <w:t>penanggulangannya</w:t>
      </w:r>
      <w:proofErr w:type="spellEnd"/>
      <w:r w:rsidRPr="00DB25C4">
        <w:rPr>
          <w:rFonts w:eastAsia="Times New Roman" w:cstheme="minorHAnsi"/>
        </w:rPr>
        <w:t xml:space="preserve"> </w:t>
      </w:r>
      <w:proofErr w:type="spellStart"/>
      <w:r w:rsidRPr="00DB25C4">
        <w:rPr>
          <w:rFonts w:eastAsia="Times New Roman" w:cstheme="minorHAnsi"/>
        </w:rPr>
        <w:t>untuk</w:t>
      </w:r>
      <w:proofErr w:type="spellEnd"/>
      <w:r w:rsidRPr="00DB25C4">
        <w:rPr>
          <w:rFonts w:eastAsia="Times New Roman" w:cstheme="minorHAnsi"/>
          <w:spacing w:val="18"/>
        </w:rPr>
        <w:t xml:space="preserve"> </w:t>
      </w:r>
      <w:proofErr w:type="spellStart"/>
      <w:r w:rsidRPr="00DB25C4">
        <w:rPr>
          <w:rFonts w:eastAsia="Times New Roman" w:cstheme="minorHAnsi"/>
        </w:rPr>
        <w:t>tercapainya</w:t>
      </w:r>
      <w:proofErr w:type="spellEnd"/>
      <w:r w:rsidRPr="00DB25C4">
        <w:rPr>
          <w:rFonts w:eastAsia="Times New Roman" w:cstheme="minorHAnsi"/>
          <w:spacing w:val="39"/>
        </w:rPr>
        <w:t xml:space="preserve"> </w:t>
      </w:r>
      <w:proofErr w:type="spellStart"/>
      <w:r w:rsidRPr="00DB25C4">
        <w:rPr>
          <w:rFonts w:eastAsia="Times New Roman" w:cstheme="minorHAnsi"/>
          <w:w w:val="84"/>
        </w:rPr>
        <w:t>s</w:t>
      </w:r>
      <w:r w:rsidRPr="00DB25C4">
        <w:rPr>
          <w:rFonts w:eastAsia="Times New Roman" w:cstheme="minorHAnsi"/>
          <w:w w:val="110"/>
        </w:rPr>
        <w:t>a</w:t>
      </w:r>
      <w:r w:rsidRPr="00DB25C4">
        <w:rPr>
          <w:rFonts w:eastAsia="Times New Roman" w:cstheme="minorHAnsi"/>
        </w:rPr>
        <w:t>s</w:t>
      </w:r>
      <w:r w:rsidRPr="00DB25C4">
        <w:rPr>
          <w:rFonts w:eastAsia="Times New Roman" w:cstheme="minorHAnsi"/>
          <w:w w:val="105"/>
        </w:rPr>
        <w:t>ar</w:t>
      </w:r>
      <w:r w:rsidRPr="00DB25C4">
        <w:rPr>
          <w:rFonts w:eastAsia="Times New Roman" w:cstheme="minorHAnsi"/>
          <w:w w:val="104"/>
        </w:rPr>
        <w:t>an</w:t>
      </w:r>
      <w:proofErr w:type="spellEnd"/>
      <w:r w:rsidRPr="00DB25C4">
        <w:rPr>
          <w:rFonts w:eastAsia="Times New Roman" w:cstheme="minorHAnsi"/>
          <w:w w:val="104"/>
        </w:rPr>
        <w:t xml:space="preserve"> </w:t>
      </w:r>
      <w:r w:rsidRPr="00DB25C4">
        <w:rPr>
          <w:rFonts w:eastAsia="Times New Roman" w:cstheme="minorHAnsi"/>
        </w:rPr>
        <w:t>universitas</w:t>
      </w:r>
      <w:r w:rsidRPr="00DB25C4">
        <w:rPr>
          <w:rFonts w:eastAsia="Times New Roman" w:cstheme="minorHAnsi"/>
          <w:spacing w:val="12"/>
        </w:rPr>
        <w:t xml:space="preserve"> </w:t>
      </w:r>
      <w:proofErr w:type="spellStart"/>
      <w:r w:rsidRPr="00DB25C4">
        <w:rPr>
          <w:rFonts w:eastAsia="Times New Roman" w:cstheme="minorHAnsi"/>
        </w:rPr>
        <w:t>secara</w:t>
      </w:r>
      <w:proofErr w:type="spellEnd"/>
      <w:r w:rsidRPr="00DB25C4">
        <w:rPr>
          <w:rFonts w:eastAsia="Times New Roman" w:cstheme="minorHAnsi"/>
          <w:spacing w:val="34"/>
        </w:rPr>
        <w:t xml:space="preserve"> </w:t>
      </w:r>
      <w:proofErr w:type="spellStart"/>
      <w:r w:rsidRPr="00DB25C4">
        <w:rPr>
          <w:rFonts w:eastAsia="Times New Roman" w:cstheme="minorHAnsi"/>
          <w:w w:val="96"/>
        </w:rPr>
        <w:t>e</w:t>
      </w:r>
      <w:r w:rsidRPr="00DB25C4">
        <w:rPr>
          <w:rFonts w:eastAsia="Times New Roman" w:cstheme="minorHAnsi"/>
          <w:w w:val="147"/>
        </w:rPr>
        <w:t>f</w:t>
      </w:r>
      <w:r w:rsidRPr="00DB25C4">
        <w:rPr>
          <w:rFonts w:eastAsia="Times New Roman" w:cstheme="minorHAnsi"/>
          <w:w w:val="73"/>
        </w:rPr>
        <w:t>e</w:t>
      </w:r>
      <w:r w:rsidRPr="00DB25C4">
        <w:rPr>
          <w:rFonts w:eastAsia="Times New Roman" w:cstheme="minorHAnsi"/>
          <w:w w:val="111"/>
        </w:rPr>
        <w:t>k</w:t>
      </w:r>
      <w:r w:rsidRPr="00DB25C4">
        <w:rPr>
          <w:rFonts w:eastAsia="Times New Roman" w:cstheme="minorHAnsi"/>
        </w:rPr>
        <w:t>ti</w:t>
      </w:r>
      <w:r w:rsidRPr="00DB25C4">
        <w:rPr>
          <w:rFonts w:eastAsia="Times New Roman" w:cstheme="minorHAnsi"/>
          <w:w w:val="137"/>
        </w:rPr>
        <w:t>f</w:t>
      </w:r>
      <w:proofErr w:type="spellEnd"/>
      <w:r w:rsidRPr="00DB25C4">
        <w:rPr>
          <w:rFonts w:eastAsia="Times New Roman" w:cstheme="minorHAnsi"/>
          <w:spacing w:val="-26"/>
        </w:rPr>
        <w:t xml:space="preserve"> </w:t>
      </w:r>
      <w:r w:rsidRPr="00DB25C4">
        <w:rPr>
          <w:rFonts w:eastAsia="Times New Roman" w:cstheme="minorHAnsi"/>
        </w:rPr>
        <w:t>dan</w:t>
      </w:r>
      <w:r w:rsidRPr="00DB25C4">
        <w:rPr>
          <w:rFonts w:eastAsia="Times New Roman" w:cstheme="minorHAnsi"/>
          <w:spacing w:val="14"/>
        </w:rPr>
        <w:t xml:space="preserve"> </w:t>
      </w:r>
      <w:proofErr w:type="spellStart"/>
      <w:r w:rsidRPr="00DB25C4">
        <w:rPr>
          <w:rFonts w:eastAsia="Times New Roman" w:cstheme="minorHAnsi"/>
          <w:w w:val="103"/>
        </w:rPr>
        <w:t>e</w:t>
      </w:r>
      <w:r w:rsidRPr="00DB25C4">
        <w:rPr>
          <w:rFonts w:eastAsia="Times New Roman" w:cstheme="minorHAnsi"/>
          <w:w w:val="102"/>
        </w:rPr>
        <w:t>fi</w:t>
      </w:r>
      <w:r w:rsidRPr="00DB25C4">
        <w:rPr>
          <w:rFonts w:eastAsia="Times New Roman" w:cstheme="minorHAnsi"/>
          <w:w w:val="109"/>
        </w:rPr>
        <w:t>s</w:t>
      </w:r>
      <w:r w:rsidRPr="00DB25C4">
        <w:rPr>
          <w:rFonts w:eastAsia="Times New Roman" w:cstheme="minorHAnsi"/>
          <w:w w:val="106"/>
        </w:rPr>
        <w:t>i</w:t>
      </w:r>
      <w:r w:rsidRPr="00DB25C4">
        <w:rPr>
          <w:rFonts w:eastAsia="Times New Roman" w:cstheme="minorHAnsi"/>
          <w:w w:val="96"/>
        </w:rPr>
        <w:t>e</w:t>
      </w:r>
      <w:r w:rsidRPr="00DB25C4">
        <w:rPr>
          <w:rFonts w:eastAsia="Times New Roman" w:cstheme="minorHAnsi"/>
          <w:w w:val="104"/>
        </w:rPr>
        <w:t>n</w:t>
      </w:r>
      <w:proofErr w:type="spellEnd"/>
      <w:r w:rsidRPr="00DB25C4">
        <w:rPr>
          <w:rFonts w:eastAsia="Times New Roman" w:cstheme="minorHAnsi"/>
          <w:w w:val="104"/>
        </w:rPr>
        <w:t>.</w:t>
      </w:r>
    </w:p>
    <w:p w14:paraId="7CB8823B" w14:textId="77777777" w:rsidR="00EE2EA9" w:rsidRPr="00DB25C4" w:rsidRDefault="00EE2EA9" w:rsidP="00687314">
      <w:pPr>
        <w:autoSpaceDE w:val="0"/>
        <w:autoSpaceDN w:val="0"/>
        <w:adjustRightInd w:val="0"/>
        <w:spacing w:after="0" w:line="240" w:lineRule="auto"/>
        <w:jc w:val="both"/>
        <w:rPr>
          <w:rFonts w:eastAsia="Times New Roman" w:cstheme="minorHAnsi"/>
          <w:w w:val="104"/>
        </w:rPr>
      </w:pPr>
    </w:p>
    <w:p w14:paraId="4D691D53" w14:textId="77777777" w:rsidR="00EE2EA9" w:rsidRPr="00DB25C4" w:rsidRDefault="00EE2EA9" w:rsidP="00687314">
      <w:pPr>
        <w:autoSpaceDE w:val="0"/>
        <w:autoSpaceDN w:val="0"/>
        <w:adjustRightInd w:val="0"/>
        <w:spacing w:after="0" w:line="240" w:lineRule="auto"/>
        <w:jc w:val="both"/>
        <w:rPr>
          <w:rFonts w:eastAsia="Times New Roman" w:cstheme="minorHAnsi"/>
          <w:w w:val="104"/>
        </w:rPr>
      </w:pPr>
      <w:r w:rsidRPr="00DB25C4">
        <w:rPr>
          <w:rFonts w:cstheme="minorHAnsi"/>
          <w:b/>
          <w:bCs/>
          <w:color w:val="000000" w:themeColor="text1"/>
        </w:rPr>
        <w:t xml:space="preserve">f. </w:t>
      </w:r>
      <w:proofErr w:type="spellStart"/>
      <w:r w:rsidRPr="00DB25C4">
        <w:rPr>
          <w:rFonts w:cstheme="minorHAnsi"/>
          <w:b/>
          <w:bCs/>
          <w:color w:val="000000" w:themeColor="text1"/>
        </w:rPr>
        <w:t>Deskripsi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Kerja</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Kepala</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Laboratorium</w:t>
      </w:r>
      <w:proofErr w:type="spellEnd"/>
      <w:r w:rsidRPr="00DB25C4">
        <w:rPr>
          <w:rFonts w:cstheme="minorHAnsi"/>
          <w:b/>
          <w:bCs/>
          <w:color w:val="000000" w:themeColor="text1"/>
        </w:rPr>
        <w:t xml:space="preserve"> </w:t>
      </w:r>
    </w:p>
    <w:p w14:paraId="5496D7C9" w14:textId="77777777" w:rsidR="00EE2EA9" w:rsidRPr="00DB25C4" w:rsidRDefault="00EE2EA9" w:rsidP="00687314">
      <w:pPr>
        <w:autoSpaceDE w:val="0"/>
        <w:autoSpaceDN w:val="0"/>
        <w:adjustRightInd w:val="0"/>
        <w:spacing w:after="0" w:line="240" w:lineRule="auto"/>
        <w:jc w:val="both"/>
        <w:rPr>
          <w:rFonts w:eastAsia="Times New Roman" w:cstheme="minorHAnsi"/>
          <w:spacing w:val="49"/>
        </w:rPr>
      </w:pPr>
      <w:proofErr w:type="spellStart"/>
      <w:r w:rsidRPr="00DB25C4">
        <w:rPr>
          <w:rFonts w:eastAsia="Times New Roman" w:cstheme="minorHAnsi"/>
        </w:rPr>
        <w:t>Tugas-tugas</w:t>
      </w:r>
      <w:proofErr w:type="spellEnd"/>
      <w:r w:rsidRPr="00DB25C4">
        <w:rPr>
          <w:rFonts w:eastAsia="Times New Roman" w:cstheme="minorHAnsi"/>
          <w:spacing w:val="37"/>
        </w:rPr>
        <w:t xml:space="preserve"> </w:t>
      </w:r>
      <w:proofErr w:type="spellStart"/>
      <w:r w:rsidRPr="00DB25C4">
        <w:rPr>
          <w:rFonts w:eastAsia="Times New Roman" w:cstheme="minorHAnsi"/>
        </w:rPr>
        <w:t>Pokok</w:t>
      </w:r>
      <w:proofErr w:type="spellEnd"/>
      <w:r w:rsidRPr="00DB25C4">
        <w:rPr>
          <w:rFonts w:eastAsia="Times New Roman" w:cstheme="minorHAnsi"/>
          <w:spacing w:val="49"/>
        </w:rPr>
        <w:t xml:space="preserve"> </w:t>
      </w:r>
    </w:p>
    <w:p w14:paraId="39E123AB" w14:textId="77777777" w:rsidR="00EE2EA9" w:rsidRPr="00DB25C4" w:rsidRDefault="00EE2EA9" w:rsidP="009F6099">
      <w:pPr>
        <w:pStyle w:val="ListParagraph"/>
        <w:numPr>
          <w:ilvl w:val="0"/>
          <w:numId w:val="36"/>
        </w:numPr>
        <w:autoSpaceDE w:val="0"/>
        <w:autoSpaceDN w:val="0"/>
        <w:adjustRightInd w:val="0"/>
        <w:spacing w:after="0" w:line="240" w:lineRule="auto"/>
        <w:jc w:val="both"/>
        <w:rPr>
          <w:rFonts w:eastAsia="Times New Roman" w:cstheme="minorHAnsi"/>
          <w:w w:val="104"/>
        </w:rPr>
      </w:pPr>
      <w:proofErr w:type="spellStart"/>
      <w:r w:rsidRPr="00DB25C4">
        <w:rPr>
          <w:rFonts w:eastAsia="Times New Roman" w:cstheme="minorHAnsi"/>
        </w:rPr>
        <w:t>Mengkoordinir</w:t>
      </w:r>
      <w:proofErr w:type="spellEnd"/>
      <w:r w:rsidRPr="00DB25C4">
        <w:rPr>
          <w:rFonts w:eastAsia="Times New Roman" w:cstheme="minorHAnsi"/>
        </w:rPr>
        <w:t xml:space="preserve">  </w:t>
      </w:r>
      <w:r w:rsidRPr="00DB25C4">
        <w:rPr>
          <w:rFonts w:eastAsia="Times New Roman" w:cstheme="minorHAnsi"/>
          <w:spacing w:val="44"/>
        </w:rPr>
        <w:t xml:space="preserve"> </w:t>
      </w:r>
      <w:proofErr w:type="spellStart"/>
      <w:r w:rsidRPr="00DB25C4">
        <w:rPr>
          <w:rFonts w:eastAsia="Times New Roman" w:cstheme="minorHAnsi"/>
        </w:rPr>
        <w:t>pelaksana</w:t>
      </w:r>
      <w:r w:rsidRPr="00DB25C4">
        <w:rPr>
          <w:rFonts w:eastAsia="Times New Roman" w:cstheme="minorHAnsi"/>
          <w:spacing w:val="-1"/>
        </w:rPr>
        <w:t>a</w:t>
      </w:r>
      <w:r w:rsidRPr="00DB25C4">
        <w:rPr>
          <w:rFonts w:eastAsia="Times New Roman" w:cstheme="minorHAnsi"/>
        </w:rPr>
        <w:t>n</w:t>
      </w:r>
      <w:proofErr w:type="spellEnd"/>
      <w:r w:rsidRPr="00DB25C4">
        <w:rPr>
          <w:rFonts w:eastAsia="Times New Roman" w:cstheme="minorHAnsi"/>
        </w:rPr>
        <w:t xml:space="preserve">  </w:t>
      </w:r>
      <w:r w:rsidRPr="00DB25C4">
        <w:rPr>
          <w:rFonts w:eastAsia="Times New Roman" w:cstheme="minorHAnsi"/>
          <w:spacing w:val="52"/>
        </w:rPr>
        <w:t xml:space="preserve"> </w:t>
      </w:r>
      <w:proofErr w:type="spellStart"/>
      <w:r w:rsidRPr="00DB25C4">
        <w:rPr>
          <w:rFonts w:eastAsia="Times New Roman" w:cstheme="minorHAnsi"/>
        </w:rPr>
        <w:t>kegiatan</w:t>
      </w:r>
      <w:proofErr w:type="spellEnd"/>
      <w:r w:rsidRPr="00DB25C4">
        <w:rPr>
          <w:rFonts w:eastAsia="Times New Roman" w:cstheme="minorHAnsi"/>
        </w:rPr>
        <w:t xml:space="preserve">   </w:t>
      </w:r>
      <w:proofErr w:type="spellStart"/>
      <w:proofErr w:type="gramStart"/>
      <w:r w:rsidRPr="00DB25C4">
        <w:rPr>
          <w:rFonts w:eastAsia="Times New Roman" w:cstheme="minorHAnsi"/>
        </w:rPr>
        <w:t>pendidikan</w:t>
      </w:r>
      <w:proofErr w:type="spellEnd"/>
      <w:r w:rsidRPr="00DB25C4">
        <w:rPr>
          <w:rFonts w:eastAsia="Times New Roman" w:cstheme="minorHAnsi"/>
        </w:rPr>
        <w:t xml:space="preserve">,  </w:t>
      </w:r>
      <w:r w:rsidRPr="00DB25C4">
        <w:rPr>
          <w:rFonts w:eastAsia="Times New Roman" w:cstheme="minorHAnsi"/>
          <w:spacing w:val="44"/>
        </w:rPr>
        <w:t xml:space="preserve"> </w:t>
      </w:r>
      <w:proofErr w:type="spellStart"/>
      <w:proofErr w:type="gramEnd"/>
      <w:r w:rsidRPr="00DB25C4">
        <w:rPr>
          <w:rFonts w:eastAsia="Times New Roman" w:cstheme="minorHAnsi"/>
          <w:w w:val="98"/>
        </w:rPr>
        <w:t>p</w:t>
      </w:r>
      <w:r w:rsidRPr="00DB25C4">
        <w:rPr>
          <w:rFonts w:eastAsia="Times New Roman" w:cstheme="minorHAnsi"/>
          <w:w w:val="110"/>
        </w:rPr>
        <w:t>e</w:t>
      </w:r>
      <w:r w:rsidRPr="00DB25C4">
        <w:rPr>
          <w:rFonts w:eastAsia="Times New Roman" w:cstheme="minorHAnsi"/>
          <w:w w:val="98"/>
        </w:rPr>
        <w:t>n</w:t>
      </w:r>
      <w:r w:rsidRPr="00DB25C4">
        <w:rPr>
          <w:rFonts w:eastAsia="Times New Roman" w:cstheme="minorHAnsi"/>
          <w:w w:val="103"/>
        </w:rPr>
        <w:t>e</w:t>
      </w:r>
      <w:r w:rsidRPr="00DB25C4">
        <w:rPr>
          <w:rFonts w:eastAsia="Times New Roman" w:cstheme="minorHAnsi"/>
          <w:w w:val="82"/>
        </w:rPr>
        <w:t>l</w:t>
      </w:r>
      <w:r w:rsidRPr="00DB25C4">
        <w:rPr>
          <w:rFonts w:eastAsia="Times New Roman" w:cstheme="minorHAnsi"/>
          <w:w w:val="118"/>
        </w:rPr>
        <w:t>i</w:t>
      </w:r>
      <w:r w:rsidRPr="00DB25C4">
        <w:rPr>
          <w:rFonts w:eastAsia="Times New Roman" w:cstheme="minorHAnsi"/>
          <w:w w:val="106"/>
        </w:rPr>
        <w:t>ti</w:t>
      </w:r>
      <w:r w:rsidRPr="00DB25C4">
        <w:rPr>
          <w:rFonts w:eastAsia="Times New Roman" w:cstheme="minorHAnsi"/>
        </w:rPr>
        <w:t>an</w:t>
      </w:r>
      <w:proofErr w:type="spellEnd"/>
      <w:r w:rsidRPr="00DB25C4">
        <w:rPr>
          <w:rFonts w:eastAsia="Times New Roman" w:cstheme="minorHAnsi"/>
        </w:rPr>
        <w:t xml:space="preserve">  </w:t>
      </w:r>
      <w:r w:rsidRPr="00DB25C4">
        <w:rPr>
          <w:rFonts w:eastAsia="Times New Roman" w:cstheme="minorHAnsi"/>
          <w:spacing w:val="13"/>
        </w:rPr>
        <w:t xml:space="preserve"> </w:t>
      </w:r>
      <w:r w:rsidRPr="00DB25C4">
        <w:rPr>
          <w:rFonts w:eastAsia="Times New Roman" w:cstheme="minorHAnsi"/>
        </w:rPr>
        <w:t xml:space="preserve">dan  </w:t>
      </w:r>
      <w:r w:rsidRPr="00DB25C4">
        <w:rPr>
          <w:rFonts w:eastAsia="Times New Roman" w:cstheme="minorHAnsi"/>
          <w:spacing w:val="3"/>
        </w:rPr>
        <w:t xml:space="preserve"> </w:t>
      </w:r>
      <w:proofErr w:type="spellStart"/>
      <w:r w:rsidRPr="00DB25C4">
        <w:rPr>
          <w:rFonts w:eastAsia="Times New Roman" w:cstheme="minorHAnsi"/>
          <w:w w:val="98"/>
        </w:rPr>
        <w:t>p</w:t>
      </w:r>
      <w:r w:rsidRPr="00DB25C4">
        <w:rPr>
          <w:rFonts w:eastAsia="Times New Roman" w:cstheme="minorHAnsi"/>
          <w:w w:val="96"/>
        </w:rPr>
        <w:t>e</w:t>
      </w:r>
      <w:r w:rsidRPr="00DB25C4">
        <w:rPr>
          <w:rFonts w:eastAsia="Times New Roman" w:cstheme="minorHAnsi"/>
          <w:w w:val="104"/>
        </w:rPr>
        <w:t>ng</w:t>
      </w:r>
      <w:r w:rsidRPr="00DB25C4">
        <w:rPr>
          <w:rFonts w:eastAsia="Times New Roman" w:cstheme="minorHAnsi"/>
          <w:w w:val="103"/>
        </w:rPr>
        <w:t>a</w:t>
      </w:r>
      <w:r w:rsidRPr="00DB25C4">
        <w:rPr>
          <w:rFonts w:eastAsia="Times New Roman" w:cstheme="minorHAnsi"/>
          <w:w w:val="98"/>
        </w:rPr>
        <w:t>bd</w:t>
      </w:r>
      <w:r w:rsidRPr="00DB25C4">
        <w:rPr>
          <w:rFonts w:eastAsia="Times New Roman" w:cstheme="minorHAnsi"/>
          <w:w w:val="106"/>
        </w:rPr>
        <w:t>i</w:t>
      </w:r>
      <w:r w:rsidRPr="00DB25C4">
        <w:rPr>
          <w:rFonts w:eastAsia="Times New Roman" w:cstheme="minorHAnsi"/>
          <w:w w:val="107"/>
        </w:rPr>
        <w:t>an</w:t>
      </w:r>
      <w:proofErr w:type="spellEnd"/>
      <w:r w:rsidRPr="00DB25C4">
        <w:rPr>
          <w:rFonts w:eastAsia="Times New Roman" w:cstheme="minorHAnsi"/>
          <w:w w:val="107"/>
        </w:rPr>
        <w:t xml:space="preserve"> </w:t>
      </w:r>
      <w:proofErr w:type="spellStart"/>
      <w:r w:rsidRPr="00DB25C4">
        <w:rPr>
          <w:rFonts w:eastAsia="Times New Roman" w:cstheme="minorHAnsi"/>
        </w:rPr>
        <w:t>masyarakat</w:t>
      </w:r>
      <w:proofErr w:type="spellEnd"/>
      <w:r w:rsidRPr="00DB25C4">
        <w:rPr>
          <w:rFonts w:eastAsia="Times New Roman" w:cstheme="minorHAnsi"/>
        </w:rPr>
        <w:t xml:space="preserve"> </w:t>
      </w:r>
      <w:proofErr w:type="spellStart"/>
      <w:r w:rsidRPr="00DB25C4">
        <w:rPr>
          <w:rFonts w:eastAsia="Times New Roman" w:cstheme="minorHAnsi"/>
        </w:rPr>
        <w:t>dalam</w:t>
      </w:r>
      <w:proofErr w:type="spellEnd"/>
      <w:r w:rsidRPr="00DB25C4">
        <w:rPr>
          <w:rFonts w:eastAsia="Times New Roman" w:cstheme="minorHAnsi"/>
          <w:spacing w:val="31"/>
        </w:rPr>
        <w:t xml:space="preserve"> </w:t>
      </w:r>
      <w:proofErr w:type="spellStart"/>
      <w:r w:rsidRPr="00DB25C4">
        <w:rPr>
          <w:rFonts w:eastAsia="Times New Roman" w:cstheme="minorHAnsi"/>
        </w:rPr>
        <w:t>cabang</w:t>
      </w:r>
      <w:proofErr w:type="spellEnd"/>
      <w:r w:rsidRPr="00DB25C4">
        <w:rPr>
          <w:rFonts w:eastAsia="Times New Roman" w:cstheme="minorHAnsi"/>
          <w:spacing w:val="37"/>
        </w:rPr>
        <w:t xml:space="preserve"> </w:t>
      </w:r>
      <w:proofErr w:type="spellStart"/>
      <w:r w:rsidRPr="00DB25C4">
        <w:rPr>
          <w:rFonts w:eastAsia="Times New Roman" w:cstheme="minorHAnsi"/>
          <w:w w:val="82"/>
        </w:rPr>
        <w:t>i</w:t>
      </w:r>
      <w:r w:rsidRPr="00DB25C4">
        <w:rPr>
          <w:rFonts w:eastAsia="Times New Roman" w:cstheme="minorHAnsi"/>
          <w:w w:val="94"/>
        </w:rPr>
        <w:t>l</w:t>
      </w:r>
      <w:r w:rsidRPr="00DB25C4">
        <w:rPr>
          <w:rFonts w:eastAsia="Times New Roman" w:cstheme="minorHAnsi"/>
          <w:w w:val="105"/>
        </w:rPr>
        <w:t>m</w:t>
      </w:r>
      <w:r w:rsidRPr="00DB25C4">
        <w:rPr>
          <w:rFonts w:eastAsia="Times New Roman" w:cstheme="minorHAnsi"/>
          <w:w w:val="111"/>
        </w:rPr>
        <w:t>u</w:t>
      </w:r>
      <w:proofErr w:type="spellEnd"/>
      <w:r w:rsidRPr="00DB25C4">
        <w:rPr>
          <w:rFonts w:eastAsia="Times New Roman" w:cstheme="minorHAnsi"/>
          <w:w w:val="111"/>
        </w:rPr>
        <w:t xml:space="preserve"> </w:t>
      </w:r>
      <w:proofErr w:type="spellStart"/>
      <w:r w:rsidRPr="00DB25C4">
        <w:rPr>
          <w:rFonts w:eastAsia="Times New Roman" w:cstheme="minorHAnsi"/>
        </w:rPr>
        <w:t>tertentu</w:t>
      </w:r>
      <w:proofErr w:type="spellEnd"/>
      <w:r w:rsidRPr="00DB25C4">
        <w:rPr>
          <w:rFonts w:eastAsia="Times New Roman" w:cstheme="minorHAnsi"/>
          <w:spacing w:val="46"/>
        </w:rPr>
        <w:t xml:space="preserve"> </w:t>
      </w:r>
      <w:r w:rsidRPr="00DB25C4">
        <w:rPr>
          <w:rFonts w:eastAsia="Times New Roman" w:cstheme="minorHAnsi"/>
        </w:rPr>
        <w:t>di</w:t>
      </w:r>
      <w:r w:rsidRPr="00DB25C4">
        <w:rPr>
          <w:rFonts w:eastAsia="Times New Roman" w:cstheme="minorHAnsi"/>
          <w:spacing w:val="22"/>
        </w:rPr>
        <w:t xml:space="preserve"> </w:t>
      </w:r>
      <w:proofErr w:type="spellStart"/>
      <w:r w:rsidRPr="00DB25C4">
        <w:rPr>
          <w:rFonts w:eastAsia="Times New Roman" w:cstheme="minorHAnsi"/>
          <w:w w:val="82"/>
        </w:rPr>
        <w:t>l</w:t>
      </w:r>
      <w:r w:rsidRPr="00DB25C4">
        <w:rPr>
          <w:rFonts w:eastAsia="Times New Roman" w:cstheme="minorHAnsi"/>
          <w:w w:val="110"/>
        </w:rPr>
        <w:t>a</w:t>
      </w:r>
      <w:r w:rsidRPr="00DB25C4">
        <w:rPr>
          <w:rFonts w:eastAsia="Times New Roman" w:cstheme="minorHAnsi"/>
          <w:w w:val="98"/>
        </w:rPr>
        <w:t>b</w:t>
      </w:r>
      <w:r w:rsidRPr="00DB25C4">
        <w:rPr>
          <w:rFonts w:eastAsia="Times New Roman" w:cstheme="minorHAnsi"/>
          <w:w w:val="111"/>
        </w:rPr>
        <w:t>o</w:t>
      </w:r>
      <w:r w:rsidRPr="00DB25C4">
        <w:rPr>
          <w:rFonts w:eastAsia="Times New Roman" w:cstheme="minorHAnsi"/>
          <w:w w:val="108"/>
        </w:rPr>
        <w:t>r</w:t>
      </w:r>
      <w:r w:rsidRPr="00DB25C4">
        <w:rPr>
          <w:rFonts w:eastAsia="Times New Roman" w:cstheme="minorHAnsi"/>
          <w:w w:val="110"/>
        </w:rPr>
        <w:t>a</w:t>
      </w:r>
      <w:r w:rsidRPr="00DB25C4">
        <w:rPr>
          <w:rFonts w:eastAsia="Times New Roman" w:cstheme="minorHAnsi"/>
          <w:w w:val="94"/>
        </w:rPr>
        <w:t>t</w:t>
      </w:r>
      <w:r w:rsidRPr="00DB25C4">
        <w:rPr>
          <w:rFonts w:eastAsia="Times New Roman" w:cstheme="minorHAnsi"/>
          <w:w w:val="98"/>
        </w:rPr>
        <w:t>o</w:t>
      </w:r>
      <w:r w:rsidRPr="00DB25C4">
        <w:rPr>
          <w:rFonts w:eastAsia="Times New Roman" w:cstheme="minorHAnsi"/>
          <w:w w:val="96"/>
        </w:rPr>
        <w:t>ri</w:t>
      </w:r>
      <w:r w:rsidRPr="00DB25C4">
        <w:rPr>
          <w:rFonts w:eastAsia="Times New Roman" w:cstheme="minorHAnsi"/>
          <w:w w:val="107"/>
        </w:rPr>
        <w:t>um</w:t>
      </w:r>
      <w:proofErr w:type="spellEnd"/>
      <w:r w:rsidRPr="00DB25C4">
        <w:rPr>
          <w:rFonts w:eastAsia="Times New Roman" w:cstheme="minorHAnsi"/>
          <w:spacing w:val="14"/>
          <w:w w:val="107"/>
        </w:rPr>
        <w:t xml:space="preserve"> </w:t>
      </w:r>
      <w:proofErr w:type="spellStart"/>
      <w:r w:rsidRPr="00DB25C4">
        <w:rPr>
          <w:rFonts w:eastAsia="Times New Roman" w:cstheme="minorHAnsi"/>
        </w:rPr>
        <w:t>sebagai</w:t>
      </w:r>
      <w:proofErr w:type="spellEnd"/>
      <w:r w:rsidRPr="00DB25C4">
        <w:rPr>
          <w:rFonts w:eastAsia="Times New Roman" w:cstheme="minorHAnsi"/>
          <w:spacing w:val="22"/>
        </w:rPr>
        <w:t xml:space="preserve"> </w:t>
      </w:r>
      <w:proofErr w:type="spellStart"/>
      <w:r w:rsidRPr="00DB25C4">
        <w:rPr>
          <w:rFonts w:eastAsia="Times New Roman" w:cstheme="minorHAnsi"/>
          <w:w w:val="91"/>
        </w:rPr>
        <w:t>p</w:t>
      </w:r>
      <w:r w:rsidRPr="00DB25C4">
        <w:rPr>
          <w:rFonts w:eastAsia="Times New Roman" w:cstheme="minorHAnsi"/>
          <w:w w:val="110"/>
        </w:rPr>
        <w:t>e</w:t>
      </w:r>
      <w:r w:rsidRPr="00DB25C4">
        <w:rPr>
          <w:rFonts w:eastAsia="Times New Roman" w:cstheme="minorHAnsi"/>
          <w:w w:val="105"/>
        </w:rPr>
        <w:t>m</w:t>
      </w:r>
      <w:r w:rsidRPr="00DB25C4">
        <w:rPr>
          <w:rFonts w:eastAsia="Times New Roman" w:cstheme="minorHAnsi"/>
          <w:w w:val="96"/>
        </w:rPr>
        <w:t>m</w:t>
      </w:r>
      <w:r w:rsidRPr="00DB25C4">
        <w:rPr>
          <w:rFonts w:eastAsia="Times New Roman" w:cstheme="minorHAnsi"/>
          <w:w w:val="71"/>
        </w:rPr>
        <w:t>j</w:t>
      </w:r>
      <w:r w:rsidRPr="00DB25C4">
        <w:rPr>
          <w:rFonts w:eastAsia="Times New Roman" w:cstheme="minorHAnsi"/>
          <w:w w:val="111"/>
        </w:rPr>
        <w:t>an</w:t>
      </w:r>
      <w:r w:rsidRPr="00DB25C4">
        <w:rPr>
          <w:rFonts w:eastAsia="Times New Roman" w:cstheme="minorHAnsi"/>
          <w:w w:val="104"/>
        </w:rPr>
        <w:t>g</w:t>
      </w:r>
      <w:proofErr w:type="spellEnd"/>
      <w:r w:rsidRPr="00DB25C4">
        <w:rPr>
          <w:rFonts w:eastAsia="Times New Roman" w:cstheme="minorHAnsi"/>
          <w:w w:val="104"/>
        </w:rPr>
        <w:t xml:space="preserve"> </w:t>
      </w:r>
      <w:proofErr w:type="spellStart"/>
      <w:r w:rsidRPr="00DB25C4">
        <w:rPr>
          <w:rFonts w:eastAsia="Times New Roman" w:cstheme="minorHAnsi"/>
        </w:rPr>
        <w:t>pelaksanaan</w:t>
      </w:r>
      <w:proofErr w:type="spellEnd"/>
      <w:r w:rsidRPr="00DB25C4">
        <w:rPr>
          <w:rFonts w:eastAsia="Times New Roman" w:cstheme="minorHAnsi"/>
          <w:spacing w:val="47"/>
        </w:rPr>
        <w:t xml:space="preserve"> </w:t>
      </w:r>
      <w:proofErr w:type="spellStart"/>
      <w:r w:rsidRPr="00DB25C4">
        <w:rPr>
          <w:rFonts w:eastAsia="Times New Roman" w:cstheme="minorHAnsi"/>
        </w:rPr>
        <w:t>tugas</w:t>
      </w:r>
      <w:proofErr w:type="spellEnd"/>
      <w:r w:rsidRPr="00DB25C4">
        <w:rPr>
          <w:rFonts w:eastAsia="Times New Roman" w:cstheme="minorHAnsi"/>
          <w:spacing w:val="19"/>
        </w:rPr>
        <w:t xml:space="preserve"> </w:t>
      </w:r>
      <w:proofErr w:type="spellStart"/>
      <w:r w:rsidRPr="00DB25C4">
        <w:rPr>
          <w:rFonts w:eastAsia="Times New Roman" w:cstheme="minorHAnsi"/>
          <w:w w:val="94"/>
        </w:rPr>
        <w:t>F</w:t>
      </w:r>
      <w:r w:rsidRPr="00DB25C4">
        <w:rPr>
          <w:rFonts w:eastAsia="Times New Roman" w:cstheme="minorHAnsi"/>
          <w:w w:val="106"/>
        </w:rPr>
        <w:t>akultas</w:t>
      </w:r>
      <w:proofErr w:type="spellEnd"/>
      <w:r w:rsidRPr="00DB25C4">
        <w:rPr>
          <w:rFonts w:eastAsia="Times New Roman" w:cstheme="minorHAnsi"/>
          <w:w w:val="82"/>
        </w:rPr>
        <w:t>;</w:t>
      </w:r>
    </w:p>
    <w:p w14:paraId="0D22354F" w14:textId="77777777" w:rsidR="00EE2EA9" w:rsidRPr="00DB25C4" w:rsidRDefault="00EE2EA9" w:rsidP="009F6099">
      <w:pPr>
        <w:pStyle w:val="ListParagraph"/>
        <w:numPr>
          <w:ilvl w:val="0"/>
          <w:numId w:val="36"/>
        </w:numPr>
        <w:spacing w:after="0" w:line="240" w:lineRule="auto"/>
        <w:jc w:val="both"/>
        <w:rPr>
          <w:rFonts w:cstheme="minorHAnsi"/>
        </w:rPr>
      </w:pPr>
      <w:r w:rsidRPr="00DB25C4">
        <w:rPr>
          <w:rFonts w:eastAsia="Times New Roman" w:cstheme="minorHAnsi"/>
        </w:rPr>
        <w:t>Menyusun</w:t>
      </w:r>
      <w:r w:rsidRPr="00DB25C4">
        <w:rPr>
          <w:rFonts w:eastAsia="Times New Roman" w:cstheme="minorHAnsi"/>
          <w:spacing w:val="25"/>
        </w:rPr>
        <w:t xml:space="preserve"> </w:t>
      </w:r>
      <w:proofErr w:type="spellStart"/>
      <w:r w:rsidRPr="00DB25C4">
        <w:rPr>
          <w:rFonts w:eastAsia="Times New Roman" w:cstheme="minorHAnsi"/>
        </w:rPr>
        <w:t>rencana</w:t>
      </w:r>
      <w:proofErr w:type="spellEnd"/>
      <w:r w:rsidRPr="00DB25C4">
        <w:rPr>
          <w:rFonts w:eastAsia="Times New Roman" w:cstheme="minorHAnsi"/>
          <w:spacing w:val="36"/>
        </w:rPr>
        <w:t xml:space="preserve"> </w:t>
      </w:r>
      <w:proofErr w:type="spellStart"/>
      <w:r w:rsidRPr="00DB25C4">
        <w:rPr>
          <w:rFonts w:eastAsia="Times New Roman" w:cstheme="minorHAnsi"/>
        </w:rPr>
        <w:t>operasional</w:t>
      </w:r>
      <w:proofErr w:type="spellEnd"/>
      <w:r w:rsidRPr="00DB25C4">
        <w:rPr>
          <w:rFonts w:eastAsia="Times New Roman" w:cstheme="minorHAnsi"/>
          <w:spacing w:val="36"/>
        </w:rPr>
        <w:t xml:space="preserve"> </w:t>
      </w:r>
      <w:r w:rsidRPr="00DB25C4">
        <w:rPr>
          <w:rFonts w:eastAsia="Times New Roman" w:cstheme="minorHAnsi"/>
        </w:rPr>
        <w:t xml:space="preserve">dan </w:t>
      </w:r>
      <w:proofErr w:type="spellStart"/>
      <w:r w:rsidRPr="00DB25C4">
        <w:rPr>
          <w:rFonts w:eastAsia="Times New Roman" w:cstheme="minorHAnsi"/>
        </w:rPr>
        <w:t>pengembangan</w:t>
      </w:r>
      <w:proofErr w:type="spellEnd"/>
      <w:r w:rsidRPr="00DB25C4">
        <w:rPr>
          <w:rFonts w:eastAsia="Times New Roman" w:cstheme="minorHAnsi"/>
          <w:spacing w:val="39"/>
        </w:rPr>
        <w:t xml:space="preserve"> </w:t>
      </w:r>
      <w:proofErr w:type="spellStart"/>
      <w:r w:rsidRPr="00DB25C4">
        <w:rPr>
          <w:rFonts w:eastAsia="Times New Roman" w:cstheme="minorHAnsi"/>
          <w:w w:val="82"/>
        </w:rPr>
        <w:t>l</w:t>
      </w:r>
      <w:r w:rsidRPr="00DB25C4">
        <w:rPr>
          <w:rFonts w:eastAsia="Times New Roman" w:cstheme="minorHAnsi"/>
          <w:w w:val="110"/>
        </w:rPr>
        <w:t>a</w:t>
      </w:r>
      <w:r w:rsidRPr="00DB25C4">
        <w:rPr>
          <w:rFonts w:eastAsia="Times New Roman" w:cstheme="minorHAnsi"/>
          <w:w w:val="91"/>
        </w:rPr>
        <w:t>b</w:t>
      </w:r>
      <w:r w:rsidRPr="00DB25C4">
        <w:rPr>
          <w:rFonts w:eastAsia="Times New Roman" w:cstheme="minorHAnsi"/>
          <w:w w:val="111"/>
        </w:rPr>
        <w:t>o</w:t>
      </w:r>
      <w:r w:rsidRPr="00DB25C4">
        <w:rPr>
          <w:rFonts w:eastAsia="Times New Roman" w:cstheme="minorHAnsi"/>
          <w:w w:val="117"/>
        </w:rPr>
        <w:t>r</w:t>
      </w:r>
      <w:r w:rsidRPr="00DB25C4">
        <w:rPr>
          <w:rFonts w:eastAsia="Times New Roman" w:cstheme="minorHAnsi"/>
          <w:w w:val="103"/>
        </w:rPr>
        <w:t>a</w:t>
      </w:r>
      <w:r w:rsidRPr="00DB25C4">
        <w:rPr>
          <w:rFonts w:eastAsia="Times New Roman" w:cstheme="minorHAnsi"/>
          <w:w w:val="106"/>
        </w:rPr>
        <w:t>t</w:t>
      </w:r>
      <w:r w:rsidRPr="00DB25C4">
        <w:rPr>
          <w:rFonts w:eastAsia="Times New Roman" w:cstheme="minorHAnsi"/>
          <w:w w:val="91"/>
        </w:rPr>
        <w:t>o</w:t>
      </w:r>
      <w:r w:rsidRPr="00DB25C4">
        <w:rPr>
          <w:rFonts w:eastAsia="Times New Roman" w:cstheme="minorHAnsi"/>
          <w:w w:val="102"/>
        </w:rPr>
        <w:t>ri</w:t>
      </w:r>
      <w:r w:rsidRPr="00DB25C4">
        <w:rPr>
          <w:rFonts w:eastAsia="Times New Roman" w:cstheme="minorHAnsi"/>
          <w:w w:val="98"/>
        </w:rPr>
        <w:t>u</w:t>
      </w:r>
      <w:r w:rsidRPr="00DB25C4">
        <w:rPr>
          <w:rFonts w:eastAsia="Times New Roman" w:cstheme="minorHAnsi"/>
          <w:w w:val="105"/>
        </w:rPr>
        <w:t>m</w:t>
      </w:r>
      <w:proofErr w:type="spellEnd"/>
      <w:r w:rsidRPr="00DB25C4">
        <w:rPr>
          <w:rFonts w:eastAsia="Times New Roman" w:cstheme="minorHAnsi"/>
          <w:w w:val="82"/>
        </w:rPr>
        <w:t>;</w:t>
      </w:r>
    </w:p>
    <w:p w14:paraId="7463D789" w14:textId="77777777" w:rsidR="00EE2EA9" w:rsidRPr="00DB25C4" w:rsidRDefault="00EE2EA9" w:rsidP="009F6099">
      <w:pPr>
        <w:pStyle w:val="ListParagraph"/>
        <w:numPr>
          <w:ilvl w:val="0"/>
          <w:numId w:val="36"/>
        </w:numPr>
        <w:spacing w:after="0" w:line="240" w:lineRule="auto"/>
        <w:jc w:val="both"/>
        <w:rPr>
          <w:rFonts w:cstheme="minorHAnsi"/>
        </w:rPr>
      </w:pPr>
      <w:proofErr w:type="spellStart"/>
      <w:r w:rsidRPr="00DB25C4">
        <w:rPr>
          <w:rFonts w:eastAsia="Times New Roman" w:cstheme="minorHAnsi"/>
        </w:rPr>
        <w:t>Memberikan</w:t>
      </w:r>
      <w:proofErr w:type="spellEnd"/>
      <w:r w:rsidRPr="00DB25C4">
        <w:rPr>
          <w:rFonts w:eastAsia="Times New Roman" w:cstheme="minorHAnsi"/>
        </w:rPr>
        <w:t xml:space="preserve"> </w:t>
      </w:r>
      <w:proofErr w:type="spellStart"/>
      <w:r w:rsidRPr="00DB25C4">
        <w:rPr>
          <w:rFonts w:eastAsia="Times New Roman" w:cstheme="minorHAnsi"/>
        </w:rPr>
        <w:t>pelayanan</w:t>
      </w:r>
      <w:proofErr w:type="spellEnd"/>
      <w:r w:rsidRPr="00DB25C4">
        <w:rPr>
          <w:rFonts w:eastAsia="Times New Roman" w:cstheme="minorHAnsi"/>
        </w:rPr>
        <w:t xml:space="preserve"> </w:t>
      </w:r>
      <w:proofErr w:type="spellStart"/>
      <w:r w:rsidRPr="00DB25C4">
        <w:rPr>
          <w:rFonts w:eastAsia="Times New Roman" w:cstheme="minorHAnsi"/>
        </w:rPr>
        <w:t>bagi</w:t>
      </w:r>
      <w:proofErr w:type="spellEnd"/>
      <w:r w:rsidRPr="00DB25C4">
        <w:rPr>
          <w:rFonts w:eastAsia="Times New Roman" w:cstheme="minorHAnsi"/>
          <w:spacing w:val="54"/>
        </w:rPr>
        <w:t xml:space="preserve"> </w:t>
      </w:r>
      <w:proofErr w:type="spellStart"/>
      <w:r w:rsidRPr="00DB25C4">
        <w:rPr>
          <w:rFonts w:eastAsia="Times New Roman" w:cstheme="minorHAnsi"/>
        </w:rPr>
        <w:t>sivitas</w:t>
      </w:r>
      <w:proofErr w:type="spellEnd"/>
      <w:r w:rsidRPr="00DB25C4">
        <w:rPr>
          <w:rFonts w:eastAsia="Times New Roman" w:cstheme="minorHAnsi"/>
          <w:spacing w:val="50"/>
        </w:rPr>
        <w:t xml:space="preserve"> </w:t>
      </w:r>
      <w:proofErr w:type="spellStart"/>
      <w:r w:rsidRPr="00DB25C4">
        <w:rPr>
          <w:rFonts w:eastAsia="Times New Roman" w:cstheme="minorHAnsi"/>
        </w:rPr>
        <w:t>akademika</w:t>
      </w:r>
      <w:proofErr w:type="spellEnd"/>
      <w:r w:rsidRPr="00DB25C4">
        <w:rPr>
          <w:rFonts w:eastAsia="Times New Roman" w:cstheme="minorHAnsi"/>
          <w:spacing w:val="46"/>
        </w:rPr>
        <w:t xml:space="preserve"> </w:t>
      </w:r>
      <w:proofErr w:type="spellStart"/>
      <w:r w:rsidRPr="00DB25C4">
        <w:rPr>
          <w:rFonts w:eastAsia="Times New Roman" w:cstheme="minorHAnsi"/>
        </w:rPr>
        <w:t>untuk</w:t>
      </w:r>
      <w:proofErr w:type="spellEnd"/>
      <w:r w:rsidRPr="00DB25C4">
        <w:rPr>
          <w:rFonts w:eastAsia="Times New Roman" w:cstheme="minorHAnsi"/>
        </w:rPr>
        <w:t xml:space="preserve"> </w:t>
      </w:r>
      <w:proofErr w:type="spellStart"/>
      <w:r w:rsidRPr="00DB25C4">
        <w:rPr>
          <w:rFonts w:eastAsia="Times New Roman" w:cstheme="minorHAnsi"/>
        </w:rPr>
        <w:t>melakukan</w:t>
      </w:r>
      <w:proofErr w:type="spellEnd"/>
      <w:r w:rsidRPr="00DB25C4">
        <w:rPr>
          <w:rFonts w:eastAsia="Times New Roman" w:cstheme="minorHAnsi"/>
        </w:rPr>
        <w:t xml:space="preserve"> </w:t>
      </w:r>
      <w:proofErr w:type="spellStart"/>
      <w:r w:rsidRPr="00DB25C4">
        <w:rPr>
          <w:rFonts w:eastAsia="Times New Roman" w:cstheme="minorHAnsi"/>
          <w:w w:val="98"/>
        </w:rPr>
        <w:t>p</w:t>
      </w:r>
      <w:r w:rsidRPr="00DB25C4">
        <w:rPr>
          <w:rFonts w:eastAsia="Times New Roman" w:cstheme="minorHAnsi"/>
          <w:w w:val="110"/>
        </w:rPr>
        <w:t>e</w:t>
      </w:r>
      <w:r w:rsidRPr="00DB25C4">
        <w:rPr>
          <w:rFonts w:eastAsia="Times New Roman" w:cstheme="minorHAnsi"/>
          <w:w w:val="98"/>
        </w:rPr>
        <w:t>n</w:t>
      </w:r>
      <w:r w:rsidRPr="00DB25C4">
        <w:rPr>
          <w:rFonts w:eastAsia="Times New Roman" w:cstheme="minorHAnsi"/>
          <w:w w:val="111"/>
        </w:rPr>
        <w:t>g</w:t>
      </w:r>
      <w:r w:rsidRPr="00DB25C4">
        <w:rPr>
          <w:rFonts w:eastAsia="Times New Roman" w:cstheme="minorHAnsi"/>
          <w:w w:val="96"/>
        </w:rPr>
        <w:t>e</w:t>
      </w:r>
      <w:r w:rsidRPr="00DB25C4">
        <w:rPr>
          <w:rFonts w:eastAsia="Times New Roman" w:cstheme="minorHAnsi"/>
          <w:w w:val="101"/>
        </w:rPr>
        <w:t>m</w:t>
      </w:r>
      <w:r w:rsidRPr="00DB25C4">
        <w:rPr>
          <w:rFonts w:eastAsia="Times New Roman" w:cstheme="minorHAnsi"/>
          <w:w w:val="98"/>
        </w:rPr>
        <w:t>b</w:t>
      </w:r>
      <w:r w:rsidRPr="00DB25C4">
        <w:rPr>
          <w:rFonts w:eastAsia="Times New Roman" w:cstheme="minorHAnsi"/>
          <w:w w:val="103"/>
        </w:rPr>
        <w:t>a</w:t>
      </w:r>
      <w:r w:rsidRPr="00DB25C4">
        <w:rPr>
          <w:rFonts w:eastAsia="Times New Roman" w:cstheme="minorHAnsi"/>
          <w:w w:val="111"/>
        </w:rPr>
        <w:t>n</w:t>
      </w:r>
      <w:r w:rsidRPr="00DB25C4">
        <w:rPr>
          <w:rFonts w:eastAsia="Times New Roman" w:cstheme="minorHAnsi"/>
          <w:w w:val="91"/>
        </w:rPr>
        <w:t>g</w:t>
      </w:r>
      <w:r w:rsidRPr="00DB25C4">
        <w:rPr>
          <w:rFonts w:eastAsia="Times New Roman" w:cstheme="minorHAnsi"/>
          <w:w w:val="103"/>
        </w:rPr>
        <w:t>a</w:t>
      </w:r>
      <w:r w:rsidRPr="00DB25C4">
        <w:rPr>
          <w:rFonts w:eastAsia="Times New Roman" w:cstheme="minorHAnsi"/>
          <w:w w:val="111"/>
        </w:rPr>
        <w:t>n</w:t>
      </w:r>
      <w:proofErr w:type="spellEnd"/>
      <w:r w:rsidRPr="00DB25C4">
        <w:rPr>
          <w:rFonts w:eastAsia="Times New Roman" w:cstheme="minorHAnsi"/>
          <w:w w:val="111"/>
        </w:rPr>
        <w:t xml:space="preserve"> </w:t>
      </w:r>
      <w:proofErr w:type="spellStart"/>
      <w:r w:rsidRPr="00DB25C4">
        <w:rPr>
          <w:rFonts w:eastAsia="Times New Roman" w:cstheme="minorHAnsi"/>
          <w:w w:val="82"/>
        </w:rPr>
        <w:t>i</w:t>
      </w:r>
      <w:r w:rsidRPr="00DB25C4">
        <w:rPr>
          <w:rFonts w:eastAsia="Times New Roman" w:cstheme="minorHAnsi"/>
          <w:w w:val="106"/>
        </w:rPr>
        <w:t>l</w:t>
      </w:r>
      <w:r w:rsidRPr="00DB25C4">
        <w:rPr>
          <w:rFonts w:eastAsia="Times New Roman" w:cstheme="minorHAnsi"/>
          <w:w w:val="105"/>
        </w:rPr>
        <w:t>m</w:t>
      </w:r>
      <w:r w:rsidRPr="00DB25C4">
        <w:rPr>
          <w:rFonts w:eastAsia="Times New Roman" w:cstheme="minorHAnsi"/>
          <w:w w:val="104"/>
        </w:rPr>
        <w:t>u</w:t>
      </w:r>
      <w:proofErr w:type="spellEnd"/>
      <w:r w:rsidRPr="00DB25C4">
        <w:rPr>
          <w:rFonts w:eastAsia="Times New Roman" w:cstheme="minorHAnsi"/>
          <w:spacing w:val="-5"/>
        </w:rPr>
        <w:t xml:space="preserve"> </w:t>
      </w:r>
      <w:proofErr w:type="spellStart"/>
      <w:r w:rsidRPr="00DB25C4">
        <w:rPr>
          <w:rFonts w:eastAsia="Times New Roman" w:cstheme="minorHAnsi"/>
        </w:rPr>
        <w:t>pengetahuan</w:t>
      </w:r>
      <w:proofErr w:type="spellEnd"/>
      <w:r w:rsidRPr="00DB25C4">
        <w:rPr>
          <w:rFonts w:eastAsia="Times New Roman" w:cstheme="minorHAnsi"/>
        </w:rPr>
        <w:t xml:space="preserve"> dan</w:t>
      </w:r>
      <w:r w:rsidRPr="00DB25C4">
        <w:rPr>
          <w:rFonts w:eastAsia="Times New Roman" w:cstheme="minorHAnsi"/>
          <w:spacing w:val="7"/>
        </w:rPr>
        <w:t xml:space="preserve"> </w:t>
      </w:r>
      <w:proofErr w:type="spellStart"/>
      <w:r w:rsidRPr="00DB25C4">
        <w:rPr>
          <w:rFonts w:eastAsia="Times New Roman" w:cstheme="minorHAnsi"/>
          <w:w w:val="106"/>
        </w:rPr>
        <w:t>t</w:t>
      </w:r>
      <w:r w:rsidRPr="00DB25C4">
        <w:rPr>
          <w:rFonts w:eastAsia="Times New Roman" w:cstheme="minorHAnsi"/>
          <w:w w:val="103"/>
        </w:rPr>
        <w:t>e</w:t>
      </w:r>
      <w:r w:rsidRPr="00DB25C4">
        <w:rPr>
          <w:rFonts w:eastAsia="Times New Roman" w:cstheme="minorHAnsi"/>
          <w:w w:val="111"/>
        </w:rPr>
        <w:t>kn</w:t>
      </w:r>
      <w:r w:rsidRPr="00DB25C4">
        <w:rPr>
          <w:rFonts w:eastAsia="Times New Roman" w:cstheme="minorHAnsi"/>
          <w:w w:val="91"/>
        </w:rPr>
        <w:t>o</w:t>
      </w:r>
      <w:r w:rsidRPr="00DB25C4">
        <w:rPr>
          <w:rFonts w:eastAsia="Times New Roman" w:cstheme="minorHAnsi"/>
          <w:w w:val="106"/>
        </w:rPr>
        <w:t>l</w:t>
      </w:r>
      <w:r w:rsidRPr="00DB25C4">
        <w:rPr>
          <w:rFonts w:eastAsia="Times New Roman" w:cstheme="minorHAnsi"/>
          <w:w w:val="98"/>
        </w:rPr>
        <w:t>o</w:t>
      </w:r>
      <w:r w:rsidRPr="00DB25C4">
        <w:rPr>
          <w:rFonts w:eastAsia="Times New Roman" w:cstheme="minorHAnsi"/>
          <w:w w:val="101"/>
        </w:rPr>
        <w:t>gi</w:t>
      </w:r>
      <w:proofErr w:type="spellEnd"/>
      <w:r w:rsidRPr="00DB25C4">
        <w:rPr>
          <w:rFonts w:eastAsia="Times New Roman" w:cstheme="minorHAnsi"/>
          <w:w w:val="94"/>
        </w:rPr>
        <w:t>;</w:t>
      </w:r>
    </w:p>
    <w:p w14:paraId="355099AF" w14:textId="77777777" w:rsidR="00EE2EA9" w:rsidRPr="00DB25C4" w:rsidRDefault="00EE2EA9" w:rsidP="009F6099">
      <w:pPr>
        <w:pStyle w:val="ListParagraph"/>
        <w:numPr>
          <w:ilvl w:val="0"/>
          <w:numId w:val="36"/>
        </w:numPr>
        <w:spacing w:after="0" w:line="240" w:lineRule="auto"/>
        <w:jc w:val="both"/>
        <w:rPr>
          <w:rFonts w:cstheme="minorHAnsi"/>
        </w:rPr>
      </w:pPr>
      <w:proofErr w:type="spellStart"/>
      <w:r w:rsidRPr="00DB25C4">
        <w:rPr>
          <w:rFonts w:eastAsia="Times New Roman" w:cstheme="minorHAnsi"/>
        </w:rPr>
        <w:t>Menyiapkan</w:t>
      </w:r>
      <w:proofErr w:type="spellEnd"/>
      <w:r w:rsidRPr="00DB25C4">
        <w:rPr>
          <w:rFonts w:eastAsia="Times New Roman" w:cstheme="minorHAnsi"/>
          <w:spacing w:val="24"/>
        </w:rPr>
        <w:t xml:space="preserve"> </w:t>
      </w:r>
      <w:proofErr w:type="spellStart"/>
      <w:r w:rsidRPr="00DB25C4">
        <w:rPr>
          <w:rFonts w:eastAsia="Times New Roman" w:cstheme="minorHAnsi"/>
          <w:w w:val="105"/>
        </w:rPr>
        <w:t>jadwal</w:t>
      </w:r>
      <w:proofErr w:type="spellEnd"/>
      <w:r w:rsidRPr="00DB25C4">
        <w:rPr>
          <w:rFonts w:eastAsia="Times New Roman" w:cstheme="minorHAnsi"/>
          <w:spacing w:val="2"/>
          <w:w w:val="105"/>
        </w:rPr>
        <w:t xml:space="preserve"> </w:t>
      </w:r>
      <w:proofErr w:type="spellStart"/>
      <w:r w:rsidRPr="00DB25C4">
        <w:rPr>
          <w:rFonts w:eastAsia="Times New Roman" w:cstheme="minorHAnsi"/>
        </w:rPr>
        <w:t>kegiatan</w:t>
      </w:r>
      <w:proofErr w:type="spellEnd"/>
      <w:r w:rsidRPr="00DB25C4">
        <w:rPr>
          <w:rFonts w:eastAsia="Times New Roman" w:cstheme="minorHAnsi"/>
          <w:spacing w:val="46"/>
        </w:rPr>
        <w:t xml:space="preserve"> </w:t>
      </w:r>
      <w:proofErr w:type="spellStart"/>
      <w:r w:rsidRPr="00DB25C4">
        <w:rPr>
          <w:rFonts w:eastAsia="Times New Roman" w:cstheme="minorHAnsi"/>
        </w:rPr>
        <w:t>akademik</w:t>
      </w:r>
      <w:proofErr w:type="spellEnd"/>
      <w:r w:rsidRPr="00DB25C4">
        <w:rPr>
          <w:rFonts w:eastAsia="Times New Roman" w:cstheme="minorHAnsi"/>
          <w:spacing w:val="-7"/>
        </w:rPr>
        <w:t xml:space="preserve"> </w:t>
      </w:r>
      <w:r w:rsidRPr="00DB25C4">
        <w:rPr>
          <w:rFonts w:eastAsia="Times New Roman" w:cstheme="minorHAnsi"/>
        </w:rPr>
        <w:t>yang</w:t>
      </w:r>
      <w:r w:rsidRPr="00DB25C4">
        <w:rPr>
          <w:rFonts w:eastAsia="Times New Roman" w:cstheme="minorHAnsi"/>
          <w:spacing w:val="28"/>
        </w:rPr>
        <w:t xml:space="preserve"> </w:t>
      </w:r>
      <w:proofErr w:type="spellStart"/>
      <w:r w:rsidRPr="00DB25C4">
        <w:rPr>
          <w:rFonts w:eastAsia="Times New Roman" w:cstheme="minorHAnsi"/>
        </w:rPr>
        <w:t>dilaksanakau</w:t>
      </w:r>
      <w:proofErr w:type="spellEnd"/>
      <w:r w:rsidRPr="00DB25C4">
        <w:rPr>
          <w:rFonts w:eastAsia="Times New Roman" w:cstheme="minorHAnsi"/>
          <w:spacing w:val="41"/>
        </w:rPr>
        <w:t xml:space="preserve"> </w:t>
      </w:r>
      <w:proofErr w:type="spellStart"/>
      <w:r w:rsidRPr="00DB25C4">
        <w:rPr>
          <w:rFonts w:eastAsia="Times New Roman" w:cstheme="minorHAnsi"/>
          <w:w w:val="104"/>
        </w:rPr>
        <w:t>d</w:t>
      </w:r>
      <w:r w:rsidRPr="00DB25C4">
        <w:rPr>
          <w:rFonts w:eastAsia="Times New Roman" w:cstheme="minorHAnsi"/>
          <w:w w:val="110"/>
        </w:rPr>
        <w:t>a</w:t>
      </w:r>
      <w:r w:rsidRPr="00DB25C4">
        <w:rPr>
          <w:rFonts w:eastAsia="Times New Roman" w:cstheme="minorHAnsi"/>
          <w:w w:val="82"/>
        </w:rPr>
        <w:t>l</w:t>
      </w:r>
      <w:r w:rsidRPr="00DB25C4">
        <w:rPr>
          <w:rFonts w:eastAsia="Times New Roman" w:cstheme="minorHAnsi"/>
          <w:w w:val="110"/>
        </w:rPr>
        <w:t>a</w:t>
      </w:r>
      <w:r w:rsidRPr="00DB25C4">
        <w:rPr>
          <w:rFonts w:eastAsia="Times New Roman" w:cstheme="minorHAnsi"/>
          <w:w w:val="101"/>
        </w:rPr>
        <w:t>m</w:t>
      </w:r>
      <w:proofErr w:type="spellEnd"/>
      <w:r w:rsidRPr="00DB25C4">
        <w:rPr>
          <w:rFonts w:eastAsia="Times New Roman" w:cstheme="minorHAnsi"/>
          <w:spacing w:val="-5"/>
        </w:rPr>
        <w:t xml:space="preserve"> </w:t>
      </w:r>
      <w:proofErr w:type="spellStart"/>
      <w:r w:rsidRPr="00DB25C4">
        <w:rPr>
          <w:rFonts w:eastAsia="Times New Roman" w:cstheme="minorHAnsi"/>
          <w:w w:val="94"/>
        </w:rPr>
        <w:t>l</w:t>
      </w:r>
      <w:r w:rsidRPr="00DB25C4">
        <w:rPr>
          <w:rFonts w:eastAsia="Times New Roman" w:cstheme="minorHAnsi"/>
          <w:w w:val="118"/>
        </w:rPr>
        <w:t>a</w:t>
      </w:r>
      <w:r w:rsidRPr="00DB25C4">
        <w:rPr>
          <w:rFonts w:eastAsia="Times New Roman" w:cstheme="minorHAnsi"/>
          <w:w w:val="91"/>
        </w:rPr>
        <w:t>b</w:t>
      </w:r>
      <w:r w:rsidRPr="00DB25C4">
        <w:rPr>
          <w:rFonts w:eastAsia="Times New Roman" w:cstheme="minorHAnsi"/>
          <w:w w:val="104"/>
        </w:rPr>
        <w:t>o</w:t>
      </w:r>
      <w:r w:rsidRPr="00DB25C4">
        <w:rPr>
          <w:rFonts w:eastAsia="Times New Roman" w:cstheme="minorHAnsi"/>
          <w:w w:val="117"/>
        </w:rPr>
        <w:t>r</w:t>
      </w:r>
      <w:r w:rsidRPr="00DB25C4">
        <w:rPr>
          <w:rFonts w:eastAsia="Times New Roman" w:cstheme="minorHAnsi"/>
          <w:w w:val="103"/>
        </w:rPr>
        <w:t>a</w:t>
      </w:r>
      <w:r w:rsidRPr="00DB25C4">
        <w:rPr>
          <w:rFonts w:eastAsia="Times New Roman" w:cstheme="minorHAnsi"/>
          <w:w w:val="94"/>
        </w:rPr>
        <w:t>t</w:t>
      </w:r>
      <w:r w:rsidRPr="00DB25C4">
        <w:rPr>
          <w:rFonts w:eastAsia="Times New Roman" w:cstheme="minorHAnsi"/>
          <w:w w:val="91"/>
        </w:rPr>
        <w:t>o</w:t>
      </w:r>
      <w:r w:rsidRPr="00DB25C4">
        <w:rPr>
          <w:rFonts w:eastAsia="Times New Roman" w:cstheme="minorHAnsi"/>
          <w:w w:val="102"/>
        </w:rPr>
        <w:t>ri</w:t>
      </w:r>
      <w:r w:rsidRPr="00DB25C4">
        <w:rPr>
          <w:rFonts w:eastAsia="Times New Roman" w:cstheme="minorHAnsi"/>
          <w:w w:val="105"/>
        </w:rPr>
        <w:t>um</w:t>
      </w:r>
      <w:proofErr w:type="spellEnd"/>
      <w:r w:rsidRPr="00DB25C4">
        <w:rPr>
          <w:rFonts w:eastAsia="Times New Roman" w:cstheme="minorHAnsi"/>
          <w:w w:val="71"/>
        </w:rPr>
        <w:t>;</w:t>
      </w:r>
    </w:p>
    <w:p w14:paraId="70248C3D" w14:textId="77777777" w:rsidR="00EE2EA9" w:rsidRPr="00DB25C4" w:rsidRDefault="00EE2EA9" w:rsidP="009F6099">
      <w:pPr>
        <w:pStyle w:val="ListParagraph"/>
        <w:numPr>
          <w:ilvl w:val="0"/>
          <w:numId w:val="36"/>
        </w:numPr>
        <w:spacing w:after="0" w:line="240" w:lineRule="auto"/>
        <w:jc w:val="both"/>
        <w:rPr>
          <w:rFonts w:cstheme="minorHAnsi"/>
        </w:rPr>
      </w:pPr>
      <w:proofErr w:type="spellStart"/>
      <w:r w:rsidRPr="00DB25C4">
        <w:rPr>
          <w:rFonts w:eastAsia="Times New Roman" w:cstheme="minorHAnsi"/>
        </w:rPr>
        <w:t>Mengoordinasikan</w:t>
      </w:r>
      <w:proofErr w:type="spellEnd"/>
      <w:r w:rsidRPr="00DB25C4">
        <w:rPr>
          <w:rFonts w:eastAsia="Times New Roman" w:cstheme="minorHAnsi"/>
        </w:rPr>
        <w:t xml:space="preserve">    </w:t>
      </w:r>
      <w:r w:rsidRPr="00DB25C4">
        <w:rPr>
          <w:rFonts w:eastAsia="Times New Roman" w:cstheme="minorHAnsi"/>
          <w:spacing w:val="41"/>
        </w:rPr>
        <w:t xml:space="preserve"> </w:t>
      </w:r>
      <w:proofErr w:type="spellStart"/>
      <w:r w:rsidRPr="00DB25C4">
        <w:rPr>
          <w:rFonts w:eastAsia="Times New Roman" w:cstheme="minorHAnsi"/>
        </w:rPr>
        <w:t>segala</w:t>
      </w:r>
      <w:proofErr w:type="spellEnd"/>
      <w:r w:rsidRPr="00DB25C4">
        <w:rPr>
          <w:rFonts w:eastAsia="Times New Roman" w:cstheme="minorHAnsi"/>
        </w:rPr>
        <w:t xml:space="preserve">   </w:t>
      </w:r>
      <w:r w:rsidRPr="00DB25C4">
        <w:rPr>
          <w:rFonts w:eastAsia="Times New Roman" w:cstheme="minorHAnsi"/>
          <w:spacing w:val="34"/>
        </w:rPr>
        <w:t xml:space="preserve"> </w:t>
      </w:r>
      <w:proofErr w:type="spellStart"/>
      <w:r w:rsidRPr="00DB25C4">
        <w:rPr>
          <w:rFonts w:eastAsia="Times New Roman" w:cstheme="minorHAnsi"/>
        </w:rPr>
        <w:t>kegiatan</w:t>
      </w:r>
      <w:proofErr w:type="spellEnd"/>
      <w:r w:rsidRPr="00DB25C4">
        <w:rPr>
          <w:rFonts w:eastAsia="Times New Roman" w:cstheme="minorHAnsi"/>
        </w:rPr>
        <w:t xml:space="preserve">   </w:t>
      </w:r>
      <w:r w:rsidRPr="00DB25C4">
        <w:rPr>
          <w:rFonts w:eastAsia="Times New Roman" w:cstheme="minorHAnsi"/>
          <w:spacing w:val="46"/>
        </w:rPr>
        <w:t xml:space="preserve"> </w:t>
      </w:r>
      <w:proofErr w:type="spellStart"/>
      <w:r w:rsidRPr="00DB25C4">
        <w:rPr>
          <w:rFonts w:eastAsia="Times New Roman" w:cstheme="minorHAnsi"/>
        </w:rPr>
        <w:t>akademik</w:t>
      </w:r>
      <w:proofErr w:type="spellEnd"/>
      <w:r w:rsidRPr="00DB25C4">
        <w:rPr>
          <w:rFonts w:eastAsia="Times New Roman" w:cstheme="minorHAnsi"/>
        </w:rPr>
        <w:t xml:space="preserve">   </w:t>
      </w:r>
      <w:r w:rsidRPr="00DB25C4">
        <w:rPr>
          <w:rFonts w:eastAsia="Times New Roman" w:cstheme="minorHAnsi"/>
          <w:spacing w:val="54"/>
        </w:rPr>
        <w:t xml:space="preserve"> </w:t>
      </w:r>
      <w:r w:rsidRPr="00DB25C4">
        <w:rPr>
          <w:rFonts w:eastAsia="Times New Roman" w:cstheme="minorHAnsi"/>
        </w:rPr>
        <w:t xml:space="preserve">yang    </w:t>
      </w:r>
      <w:r w:rsidRPr="00DB25C4">
        <w:rPr>
          <w:rFonts w:eastAsia="Times New Roman" w:cstheme="minorHAnsi"/>
          <w:spacing w:val="1"/>
        </w:rPr>
        <w:t xml:space="preserve"> </w:t>
      </w:r>
      <w:proofErr w:type="spellStart"/>
      <w:r w:rsidRPr="00DB25C4">
        <w:rPr>
          <w:rFonts w:eastAsia="Times New Roman" w:cstheme="minorHAnsi"/>
        </w:rPr>
        <w:t>dilaksanakan</w:t>
      </w:r>
      <w:proofErr w:type="spellEnd"/>
      <w:r w:rsidRPr="00DB25C4">
        <w:rPr>
          <w:rFonts w:eastAsia="Times New Roman" w:cstheme="minorHAnsi"/>
        </w:rPr>
        <w:t xml:space="preserve">   </w:t>
      </w:r>
      <w:r w:rsidRPr="00DB25C4">
        <w:rPr>
          <w:rFonts w:eastAsia="Times New Roman" w:cstheme="minorHAnsi"/>
          <w:spacing w:val="47"/>
        </w:rPr>
        <w:t xml:space="preserve"> </w:t>
      </w:r>
      <w:proofErr w:type="spellStart"/>
      <w:r w:rsidRPr="00DB25C4">
        <w:rPr>
          <w:rFonts w:eastAsia="Times New Roman" w:cstheme="minorHAnsi"/>
          <w:w w:val="91"/>
        </w:rPr>
        <w:t>d</w:t>
      </w:r>
      <w:r w:rsidRPr="00DB25C4">
        <w:rPr>
          <w:rFonts w:eastAsia="Times New Roman" w:cstheme="minorHAnsi"/>
          <w:w w:val="110"/>
        </w:rPr>
        <w:t>a</w:t>
      </w:r>
      <w:r w:rsidRPr="00DB25C4">
        <w:rPr>
          <w:rFonts w:eastAsia="Times New Roman" w:cstheme="minorHAnsi"/>
          <w:w w:val="82"/>
        </w:rPr>
        <w:t>l</w:t>
      </w:r>
      <w:r w:rsidRPr="00DB25C4">
        <w:rPr>
          <w:rFonts w:eastAsia="Times New Roman" w:cstheme="minorHAnsi"/>
          <w:w w:val="107"/>
        </w:rPr>
        <w:t>am</w:t>
      </w:r>
      <w:proofErr w:type="spellEnd"/>
      <w:r w:rsidRPr="00DB25C4">
        <w:rPr>
          <w:rFonts w:eastAsia="Times New Roman" w:cstheme="minorHAnsi"/>
          <w:w w:val="107"/>
        </w:rPr>
        <w:t xml:space="preserve"> </w:t>
      </w:r>
      <w:proofErr w:type="spellStart"/>
      <w:r w:rsidRPr="00DB25C4">
        <w:rPr>
          <w:rFonts w:eastAsia="Times New Roman" w:cstheme="minorHAnsi"/>
          <w:w w:val="82"/>
        </w:rPr>
        <w:t>l</w:t>
      </w:r>
      <w:r w:rsidRPr="00DB25C4">
        <w:rPr>
          <w:rFonts w:eastAsia="Times New Roman" w:cstheme="minorHAnsi"/>
          <w:w w:val="110"/>
        </w:rPr>
        <w:t>a</w:t>
      </w:r>
      <w:r w:rsidRPr="00DB25C4">
        <w:rPr>
          <w:rFonts w:eastAsia="Times New Roman" w:cstheme="minorHAnsi"/>
          <w:w w:val="98"/>
        </w:rPr>
        <w:t>b</w:t>
      </w:r>
      <w:r w:rsidRPr="00DB25C4">
        <w:rPr>
          <w:rFonts w:eastAsia="Times New Roman" w:cstheme="minorHAnsi"/>
          <w:w w:val="104"/>
        </w:rPr>
        <w:t>o</w:t>
      </w:r>
      <w:r w:rsidRPr="00DB25C4">
        <w:rPr>
          <w:rFonts w:eastAsia="Times New Roman" w:cstheme="minorHAnsi"/>
          <w:w w:val="117"/>
        </w:rPr>
        <w:t>r</w:t>
      </w:r>
      <w:r w:rsidRPr="00DB25C4">
        <w:rPr>
          <w:rFonts w:eastAsia="Times New Roman" w:cstheme="minorHAnsi"/>
          <w:w w:val="103"/>
        </w:rPr>
        <w:t>a</w:t>
      </w:r>
      <w:r w:rsidRPr="00DB25C4">
        <w:rPr>
          <w:rFonts w:eastAsia="Times New Roman" w:cstheme="minorHAnsi"/>
          <w:w w:val="106"/>
        </w:rPr>
        <w:t>t</w:t>
      </w:r>
      <w:r w:rsidRPr="00DB25C4">
        <w:rPr>
          <w:rFonts w:eastAsia="Times New Roman" w:cstheme="minorHAnsi"/>
          <w:w w:val="98"/>
        </w:rPr>
        <w:t>o</w:t>
      </w:r>
      <w:r w:rsidRPr="00DB25C4">
        <w:rPr>
          <w:rFonts w:eastAsia="Times New Roman" w:cstheme="minorHAnsi"/>
          <w:w w:val="107"/>
        </w:rPr>
        <w:t>ri</w:t>
      </w:r>
      <w:r w:rsidRPr="00DB25C4">
        <w:rPr>
          <w:rFonts w:eastAsia="Times New Roman" w:cstheme="minorHAnsi"/>
          <w:w w:val="105"/>
        </w:rPr>
        <w:t>um</w:t>
      </w:r>
      <w:proofErr w:type="spellEnd"/>
      <w:r w:rsidRPr="00DB25C4">
        <w:rPr>
          <w:rFonts w:eastAsia="Times New Roman" w:cstheme="minorHAnsi"/>
          <w:w w:val="82"/>
        </w:rPr>
        <w:t>;</w:t>
      </w:r>
    </w:p>
    <w:p w14:paraId="4524ECCE" w14:textId="77777777" w:rsidR="00EE2EA9" w:rsidRPr="00DB25C4" w:rsidRDefault="00EE2EA9" w:rsidP="009F6099">
      <w:pPr>
        <w:pStyle w:val="ListParagraph"/>
        <w:numPr>
          <w:ilvl w:val="0"/>
          <w:numId w:val="36"/>
        </w:numPr>
        <w:spacing w:after="0" w:line="240" w:lineRule="auto"/>
        <w:jc w:val="both"/>
        <w:rPr>
          <w:rFonts w:cstheme="minorHAnsi"/>
        </w:rPr>
      </w:pPr>
      <w:proofErr w:type="spellStart"/>
      <w:r w:rsidRPr="00DB25C4">
        <w:rPr>
          <w:rFonts w:eastAsia="Times New Roman" w:cstheme="minorHAnsi"/>
        </w:rPr>
        <w:t>Melakukan</w:t>
      </w:r>
      <w:proofErr w:type="spellEnd"/>
      <w:r w:rsidRPr="00DB25C4">
        <w:rPr>
          <w:rFonts w:eastAsia="Times New Roman" w:cstheme="minorHAnsi"/>
          <w:spacing w:val="45"/>
        </w:rPr>
        <w:t xml:space="preserve"> </w:t>
      </w:r>
      <w:proofErr w:type="spellStart"/>
      <w:r w:rsidRPr="00DB25C4">
        <w:rPr>
          <w:rFonts w:eastAsia="Times New Roman" w:cstheme="minorHAnsi"/>
        </w:rPr>
        <w:t>pembinaan</w:t>
      </w:r>
      <w:proofErr w:type="spellEnd"/>
      <w:r w:rsidRPr="00DB25C4">
        <w:rPr>
          <w:rFonts w:eastAsia="Times New Roman" w:cstheme="minorHAnsi"/>
          <w:spacing w:val="27"/>
        </w:rPr>
        <w:t xml:space="preserve"> </w:t>
      </w:r>
      <w:proofErr w:type="spellStart"/>
      <w:r w:rsidRPr="00DB25C4">
        <w:rPr>
          <w:rFonts w:eastAsia="Times New Roman" w:cstheme="minorHAnsi"/>
        </w:rPr>
        <w:t>kepada</w:t>
      </w:r>
      <w:proofErr w:type="spellEnd"/>
      <w:r w:rsidRPr="00DB25C4">
        <w:rPr>
          <w:rFonts w:eastAsia="Times New Roman" w:cstheme="minorHAnsi"/>
          <w:spacing w:val="33"/>
        </w:rPr>
        <w:t xml:space="preserve"> </w:t>
      </w:r>
      <w:proofErr w:type="spellStart"/>
      <w:r w:rsidRPr="00DB25C4">
        <w:rPr>
          <w:rFonts w:eastAsia="Times New Roman" w:cstheme="minorHAnsi"/>
        </w:rPr>
        <w:t>anggota</w:t>
      </w:r>
      <w:proofErr w:type="spellEnd"/>
      <w:r w:rsidRPr="00DB25C4">
        <w:rPr>
          <w:rFonts w:eastAsia="Times New Roman" w:cstheme="minorHAnsi"/>
          <w:spacing w:val="8"/>
        </w:rPr>
        <w:t xml:space="preserve"> </w:t>
      </w:r>
      <w:proofErr w:type="spellStart"/>
      <w:r w:rsidRPr="00DB25C4">
        <w:rPr>
          <w:rFonts w:eastAsia="Times New Roman" w:cstheme="minorHAnsi"/>
          <w:w w:val="82"/>
        </w:rPr>
        <w:t>l</w:t>
      </w:r>
      <w:r w:rsidRPr="00DB25C4">
        <w:rPr>
          <w:rFonts w:eastAsia="Times New Roman" w:cstheme="minorHAnsi"/>
          <w:w w:val="110"/>
        </w:rPr>
        <w:t>a</w:t>
      </w:r>
      <w:r w:rsidRPr="00DB25C4">
        <w:rPr>
          <w:rFonts w:eastAsia="Times New Roman" w:cstheme="minorHAnsi"/>
          <w:w w:val="91"/>
        </w:rPr>
        <w:t>b</w:t>
      </w:r>
      <w:r w:rsidRPr="00DB25C4">
        <w:rPr>
          <w:rFonts w:eastAsia="Times New Roman" w:cstheme="minorHAnsi"/>
          <w:w w:val="104"/>
        </w:rPr>
        <w:t>o</w:t>
      </w:r>
      <w:r w:rsidRPr="00DB25C4">
        <w:rPr>
          <w:rFonts w:eastAsia="Times New Roman" w:cstheme="minorHAnsi"/>
          <w:w w:val="117"/>
        </w:rPr>
        <w:t>r</w:t>
      </w:r>
      <w:r w:rsidRPr="00DB25C4">
        <w:rPr>
          <w:rFonts w:eastAsia="Times New Roman" w:cstheme="minorHAnsi"/>
          <w:w w:val="103"/>
        </w:rPr>
        <w:t>a</w:t>
      </w:r>
      <w:r w:rsidRPr="00DB25C4">
        <w:rPr>
          <w:rFonts w:eastAsia="Times New Roman" w:cstheme="minorHAnsi"/>
          <w:w w:val="101"/>
        </w:rPr>
        <w:t>to</w:t>
      </w:r>
      <w:r w:rsidRPr="00DB25C4">
        <w:rPr>
          <w:rFonts w:eastAsia="Times New Roman" w:cstheme="minorHAnsi"/>
          <w:w w:val="102"/>
        </w:rPr>
        <w:t>ri</w:t>
      </w:r>
      <w:r w:rsidRPr="00DB25C4">
        <w:rPr>
          <w:rFonts w:eastAsia="Times New Roman" w:cstheme="minorHAnsi"/>
          <w:w w:val="107"/>
        </w:rPr>
        <w:t>um</w:t>
      </w:r>
      <w:proofErr w:type="spellEnd"/>
      <w:r w:rsidRPr="00DB25C4">
        <w:rPr>
          <w:rFonts w:eastAsia="Times New Roman" w:cstheme="minorHAnsi"/>
          <w:spacing w:val="2"/>
        </w:rPr>
        <w:t xml:space="preserve"> </w:t>
      </w:r>
      <w:r w:rsidRPr="00DB25C4">
        <w:rPr>
          <w:rFonts w:eastAsia="Times New Roman" w:cstheme="minorHAnsi"/>
        </w:rPr>
        <w:t>(</w:t>
      </w:r>
      <w:proofErr w:type="spellStart"/>
      <w:r w:rsidRPr="00DB25C4">
        <w:rPr>
          <w:rFonts w:eastAsia="Times New Roman" w:cstheme="minorHAnsi"/>
        </w:rPr>
        <w:t>teknisi</w:t>
      </w:r>
      <w:proofErr w:type="spellEnd"/>
      <w:r w:rsidRPr="00DB25C4">
        <w:rPr>
          <w:rFonts w:eastAsia="Times New Roman" w:cstheme="minorHAnsi"/>
        </w:rPr>
        <w:t>,</w:t>
      </w:r>
      <w:r w:rsidRPr="00DB25C4">
        <w:rPr>
          <w:rFonts w:eastAsia="Times New Roman" w:cstheme="minorHAnsi"/>
          <w:spacing w:val="18"/>
        </w:rPr>
        <w:t xml:space="preserve"> </w:t>
      </w:r>
      <w:proofErr w:type="spellStart"/>
      <w:r w:rsidRPr="00DB25C4">
        <w:rPr>
          <w:rFonts w:eastAsia="Times New Roman" w:cstheme="minorHAnsi"/>
          <w:w w:val="82"/>
        </w:rPr>
        <w:t>l</w:t>
      </w:r>
      <w:r w:rsidRPr="00DB25C4">
        <w:rPr>
          <w:rFonts w:eastAsia="Times New Roman" w:cstheme="minorHAnsi"/>
          <w:w w:val="110"/>
        </w:rPr>
        <w:t>a</w:t>
      </w:r>
      <w:r w:rsidRPr="00DB25C4">
        <w:rPr>
          <w:rFonts w:eastAsia="Times New Roman" w:cstheme="minorHAnsi"/>
          <w:w w:val="98"/>
        </w:rPr>
        <w:t>b</w:t>
      </w:r>
      <w:r w:rsidRPr="00DB25C4">
        <w:rPr>
          <w:rFonts w:eastAsia="Times New Roman" w:cstheme="minorHAnsi"/>
          <w:w w:val="104"/>
        </w:rPr>
        <w:t>o</w:t>
      </w:r>
      <w:r w:rsidRPr="00DB25C4">
        <w:rPr>
          <w:rFonts w:eastAsia="Times New Roman" w:cstheme="minorHAnsi"/>
          <w:w w:val="117"/>
        </w:rPr>
        <w:t>r</w:t>
      </w:r>
      <w:r w:rsidRPr="00DB25C4">
        <w:rPr>
          <w:rFonts w:eastAsia="Times New Roman" w:cstheme="minorHAnsi"/>
          <w:w w:val="97"/>
        </w:rPr>
        <w:t>an</w:t>
      </w:r>
      <w:proofErr w:type="spellEnd"/>
      <w:r w:rsidRPr="00DB25C4">
        <w:rPr>
          <w:rFonts w:eastAsia="Times New Roman" w:cstheme="minorHAnsi"/>
          <w:w w:val="108"/>
        </w:rPr>
        <w:t>)</w:t>
      </w:r>
      <w:r w:rsidRPr="00DB25C4">
        <w:rPr>
          <w:rFonts w:eastAsia="Times New Roman" w:cstheme="minorHAnsi"/>
          <w:w w:val="94"/>
        </w:rPr>
        <w:t>;</w:t>
      </w:r>
    </w:p>
    <w:p w14:paraId="349D835D" w14:textId="77777777" w:rsidR="00EE2EA9" w:rsidRPr="00DB25C4" w:rsidRDefault="00EE2EA9" w:rsidP="009F6099">
      <w:pPr>
        <w:pStyle w:val="ListParagraph"/>
        <w:numPr>
          <w:ilvl w:val="0"/>
          <w:numId w:val="36"/>
        </w:numPr>
        <w:spacing w:after="0" w:line="240" w:lineRule="auto"/>
        <w:jc w:val="both"/>
        <w:rPr>
          <w:rFonts w:cstheme="minorHAnsi"/>
        </w:rPr>
      </w:pPr>
      <w:proofErr w:type="spellStart"/>
      <w:r w:rsidRPr="00DB25C4">
        <w:rPr>
          <w:rFonts w:eastAsia="Times New Roman" w:cstheme="minorHAnsi"/>
          <w:w w:val="106"/>
        </w:rPr>
        <w:t>M</w:t>
      </w:r>
      <w:r w:rsidRPr="00DB25C4">
        <w:rPr>
          <w:rFonts w:eastAsia="Times New Roman" w:cstheme="minorHAnsi"/>
          <w:w w:val="103"/>
        </w:rPr>
        <w:t>e</w:t>
      </w:r>
      <w:r w:rsidRPr="00DB25C4">
        <w:rPr>
          <w:rFonts w:eastAsia="Times New Roman" w:cstheme="minorHAnsi"/>
          <w:w w:val="82"/>
        </w:rPr>
        <w:t>l</w:t>
      </w:r>
      <w:r w:rsidRPr="00DB25C4">
        <w:rPr>
          <w:rFonts w:eastAsia="Times New Roman" w:cstheme="minorHAnsi"/>
          <w:w w:val="107"/>
        </w:rPr>
        <w:t>ak</w:t>
      </w:r>
      <w:r w:rsidRPr="00DB25C4">
        <w:rPr>
          <w:rFonts w:eastAsia="Times New Roman" w:cstheme="minorHAnsi"/>
          <w:w w:val="104"/>
        </w:rPr>
        <w:t>ukan</w:t>
      </w:r>
      <w:proofErr w:type="spellEnd"/>
      <w:r w:rsidRPr="00DB25C4">
        <w:rPr>
          <w:rFonts w:eastAsia="Times New Roman" w:cstheme="minorHAnsi"/>
        </w:rPr>
        <w:t xml:space="preserve">  </w:t>
      </w:r>
      <w:r w:rsidRPr="00DB25C4">
        <w:rPr>
          <w:rFonts w:eastAsia="Times New Roman" w:cstheme="minorHAnsi"/>
          <w:spacing w:val="-14"/>
        </w:rPr>
        <w:t xml:space="preserve"> </w:t>
      </w:r>
      <w:proofErr w:type="spellStart"/>
      <w:r w:rsidRPr="00DB25C4">
        <w:rPr>
          <w:rFonts w:eastAsia="Times New Roman" w:cstheme="minorHAnsi"/>
        </w:rPr>
        <w:t>pemantauan</w:t>
      </w:r>
      <w:proofErr w:type="spellEnd"/>
      <w:r w:rsidRPr="00DB25C4">
        <w:rPr>
          <w:rFonts w:eastAsia="Times New Roman" w:cstheme="minorHAnsi"/>
        </w:rPr>
        <w:t xml:space="preserve">  </w:t>
      </w:r>
      <w:r w:rsidRPr="00DB25C4">
        <w:rPr>
          <w:rFonts w:eastAsia="Times New Roman" w:cstheme="minorHAnsi"/>
          <w:spacing w:val="21"/>
        </w:rPr>
        <w:t xml:space="preserve"> </w:t>
      </w:r>
      <w:r w:rsidRPr="00DB25C4">
        <w:rPr>
          <w:rFonts w:eastAsia="Times New Roman" w:cstheme="minorHAnsi"/>
        </w:rPr>
        <w:t xml:space="preserve">dan </w:t>
      </w:r>
      <w:proofErr w:type="spellStart"/>
      <w:r w:rsidRPr="00DB25C4">
        <w:rPr>
          <w:rFonts w:eastAsia="Times New Roman" w:cstheme="minorHAnsi"/>
          <w:w w:val="98"/>
        </w:rPr>
        <w:t>evaluasi</w:t>
      </w:r>
      <w:proofErr w:type="spellEnd"/>
      <w:r w:rsidRPr="00DB25C4">
        <w:rPr>
          <w:rFonts w:eastAsia="Times New Roman" w:cstheme="minorHAnsi"/>
          <w:w w:val="98"/>
        </w:rPr>
        <w:t xml:space="preserve"> </w:t>
      </w:r>
      <w:proofErr w:type="spellStart"/>
      <w:r w:rsidRPr="00DB25C4">
        <w:rPr>
          <w:rFonts w:eastAsia="Times New Roman" w:cstheme="minorHAnsi"/>
        </w:rPr>
        <w:t>atas</w:t>
      </w:r>
      <w:proofErr w:type="spellEnd"/>
      <w:r w:rsidRPr="00DB25C4">
        <w:rPr>
          <w:rFonts w:eastAsia="Times New Roman" w:cstheme="minorHAnsi"/>
        </w:rPr>
        <w:t xml:space="preserve"> </w:t>
      </w:r>
      <w:proofErr w:type="spellStart"/>
      <w:r w:rsidRPr="00DB25C4">
        <w:rPr>
          <w:rFonts w:eastAsia="Times New Roman" w:cstheme="minorHAnsi"/>
        </w:rPr>
        <w:t>ketersediaan</w:t>
      </w:r>
      <w:proofErr w:type="spellEnd"/>
      <w:r w:rsidRPr="00DB25C4">
        <w:rPr>
          <w:rFonts w:eastAsia="Times New Roman" w:cstheme="minorHAnsi"/>
        </w:rPr>
        <w:t xml:space="preserve"> </w:t>
      </w:r>
      <w:proofErr w:type="spellStart"/>
      <w:r w:rsidRPr="00DB25C4">
        <w:rPr>
          <w:rFonts w:eastAsia="Times New Roman" w:cstheme="minorHAnsi"/>
        </w:rPr>
        <w:t>sarana</w:t>
      </w:r>
      <w:proofErr w:type="spellEnd"/>
      <w:r w:rsidRPr="00DB25C4">
        <w:rPr>
          <w:rFonts w:eastAsia="Times New Roman" w:cstheme="minorHAnsi"/>
        </w:rPr>
        <w:t xml:space="preserve"> dan </w:t>
      </w:r>
      <w:proofErr w:type="spellStart"/>
      <w:r w:rsidRPr="00DB25C4">
        <w:rPr>
          <w:rFonts w:eastAsia="Times New Roman" w:cstheme="minorHAnsi"/>
          <w:w w:val="91"/>
        </w:rPr>
        <w:t>p</w:t>
      </w:r>
      <w:r w:rsidRPr="00DB25C4">
        <w:rPr>
          <w:rFonts w:eastAsia="Times New Roman" w:cstheme="minorHAnsi"/>
          <w:w w:val="117"/>
        </w:rPr>
        <w:t>r</w:t>
      </w:r>
      <w:r w:rsidRPr="00DB25C4">
        <w:rPr>
          <w:rFonts w:eastAsia="Times New Roman" w:cstheme="minorHAnsi"/>
          <w:w w:val="88"/>
        </w:rPr>
        <w:t>a</w:t>
      </w:r>
      <w:r w:rsidRPr="00DB25C4">
        <w:rPr>
          <w:rFonts w:eastAsia="Times New Roman" w:cstheme="minorHAnsi"/>
          <w:w w:val="109"/>
        </w:rPr>
        <w:t>s</w:t>
      </w:r>
      <w:r w:rsidRPr="00DB25C4">
        <w:rPr>
          <w:rFonts w:eastAsia="Times New Roman" w:cstheme="minorHAnsi"/>
          <w:w w:val="105"/>
        </w:rPr>
        <w:t>ar</w:t>
      </w:r>
      <w:r w:rsidRPr="00DB25C4">
        <w:rPr>
          <w:rFonts w:eastAsia="Times New Roman" w:cstheme="minorHAnsi"/>
          <w:w w:val="97"/>
        </w:rPr>
        <w:t>an</w:t>
      </w:r>
      <w:r w:rsidRPr="00DB25C4">
        <w:rPr>
          <w:rFonts w:eastAsia="Times New Roman" w:cstheme="minorHAnsi"/>
          <w:w w:val="118"/>
        </w:rPr>
        <w:t>a</w:t>
      </w:r>
      <w:proofErr w:type="spellEnd"/>
      <w:r w:rsidRPr="00DB25C4">
        <w:rPr>
          <w:rFonts w:eastAsia="Times New Roman" w:cstheme="minorHAnsi"/>
          <w:w w:val="118"/>
        </w:rPr>
        <w:t xml:space="preserve"> </w:t>
      </w:r>
      <w:proofErr w:type="spellStart"/>
      <w:r w:rsidRPr="00DB25C4">
        <w:rPr>
          <w:rFonts w:eastAsia="Times New Roman" w:cstheme="minorHAnsi"/>
          <w:w w:val="94"/>
        </w:rPr>
        <w:t>l</w:t>
      </w:r>
      <w:r w:rsidRPr="00DB25C4">
        <w:rPr>
          <w:rFonts w:eastAsia="Times New Roman" w:cstheme="minorHAnsi"/>
          <w:w w:val="118"/>
        </w:rPr>
        <w:t>a</w:t>
      </w:r>
      <w:r w:rsidRPr="00DB25C4">
        <w:rPr>
          <w:rFonts w:eastAsia="Times New Roman" w:cstheme="minorHAnsi"/>
          <w:w w:val="91"/>
        </w:rPr>
        <w:t>b</w:t>
      </w:r>
      <w:r w:rsidRPr="00DB25C4">
        <w:rPr>
          <w:rFonts w:eastAsia="Times New Roman" w:cstheme="minorHAnsi"/>
          <w:w w:val="104"/>
        </w:rPr>
        <w:t>o</w:t>
      </w:r>
      <w:r w:rsidRPr="00DB25C4">
        <w:rPr>
          <w:rFonts w:eastAsia="Times New Roman" w:cstheme="minorHAnsi"/>
          <w:w w:val="109"/>
        </w:rPr>
        <w:t>ra</w:t>
      </w:r>
      <w:r w:rsidRPr="00DB25C4">
        <w:rPr>
          <w:rFonts w:eastAsia="Times New Roman" w:cstheme="minorHAnsi"/>
          <w:w w:val="106"/>
        </w:rPr>
        <w:t>t</w:t>
      </w:r>
      <w:r w:rsidRPr="00DB25C4">
        <w:rPr>
          <w:rFonts w:eastAsia="Times New Roman" w:cstheme="minorHAnsi"/>
          <w:w w:val="98"/>
        </w:rPr>
        <w:t>o</w:t>
      </w:r>
      <w:r w:rsidRPr="00DB25C4">
        <w:rPr>
          <w:rFonts w:eastAsia="Times New Roman" w:cstheme="minorHAnsi"/>
          <w:w w:val="107"/>
        </w:rPr>
        <w:t>ri</w:t>
      </w:r>
      <w:r w:rsidRPr="00DB25C4">
        <w:rPr>
          <w:rFonts w:eastAsia="Times New Roman" w:cstheme="minorHAnsi"/>
          <w:w w:val="105"/>
        </w:rPr>
        <w:t>mn</w:t>
      </w:r>
      <w:proofErr w:type="spellEnd"/>
      <w:r w:rsidRPr="00DB25C4">
        <w:rPr>
          <w:rFonts w:eastAsia="Times New Roman" w:cstheme="minorHAnsi"/>
          <w:w w:val="82"/>
        </w:rPr>
        <w:t>;</w:t>
      </w:r>
    </w:p>
    <w:p w14:paraId="19C5492D" w14:textId="77777777" w:rsidR="00EE2EA9" w:rsidRPr="00DB25C4" w:rsidRDefault="00EE2EA9" w:rsidP="009F6099">
      <w:pPr>
        <w:pStyle w:val="ListParagraph"/>
        <w:numPr>
          <w:ilvl w:val="0"/>
          <w:numId w:val="36"/>
        </w:numPr>
        <w:spacing w:after="0" w:line="240" w:lineRule="auto"/>
        <w:jc w:val="both"/>
        <w:rPr>
          <w:rFonts w:cstheme="minorHAnsi"/>
        </w:rPr>
      </w:pPr>
      <w:proofErr w:type="spellStart"/>
      <w:r w:rsidRPr="00DB25C4">
        <w:rPr>
          <w:rFonts w:eastAsia="Times New Roman" w:cstheme="minorHAnsi"/>
        </w:rPr>
        <w:t>Melaporkan</w:t>
      </w:r>
      <w:proofErr w:type="spellEnd"/>
      <w:r w:rsidRPr="00DB25C4">
        <w:rPr>
          <w:rFonts w:eastAsia="Times New Roman" w:cstheme="minorHAnsi"/>
        </w:rPr>
        <w:t xml:space="preserve"> </w:t>
      </w:r>
      <w:proofErr w:type="spellStart"/>
      <w:r w:rsidRPr="00DB25C4">
        <w:rPr>
          <w:rFonts w:eastAsia="Times New Roman" w:cstheme="minorHAnsi"/>
        </w:rPr>
        <w:t>kegiatan</w:t>
      </w:r>
      <w:proofErr w:type="spellEnd"/>
      <w:r w:rsidRPr="00DB25C4">
        <w:rPr>
          <w:rFonts w:eastAsia="Times New Roman" w:cstheme="minorHAnsi"/>
        </w:rPr>
        <w:t xml:space="preserve"> </w:t>
      </w:r>
      <w:proofErr w:type="spellStart"/>
      <w:r w:rsidRPr="00DB25C4">
        <w:rPr>
          <w:rFonts w:eastAsia="Times New Roman" w:cstheme="minorHAnsi"/>
        </w:rPr>
        <w:t>laboratorium</w:t>
      </w:r>
      <w:proofErr w:type="spellEnd"/>
      <w:r w:rsidRPr="00DB25C4">
        <w:rPr>
          <w:rFonts w:eastAsia="Times New Roman" w:cstheme="minorHAnsi"/>
        </w:rPr>
        <w:t xml:space="preserve"> </w:t>
      </w:r>
      <w:proofErr w:type="spellStart"/>
      <w:r w:rsidRPr="00DB25C4">
        <w:rPr>
          <w:rFonts w:eastAsia="Times New Roman" w:cstheme="minorHAnsi"/>
        </w:rPr>
        <w:t>kepada</w:t>
      </w:r>
      <w:proofErr w:type="spellEnd"/>
      <w:r w:rsidRPr="00DB25C4">
        <w:rPr>
          <w:rFonts w:eastAsia="Times New Roman" w:cstheme="minorHAnsi"/>
        </w:rPr>
        <w:t xml:space="preserve"> </w:t>
      </w:r>
      <w:proofErr w:type="spellStart"/>
      <w:r w:rsidRPr="00DB25C4">
        <w:rPr>
          <w:rFonts w:eastAsia="Times New Roman" w:cstheme="minorHAnsi"/>
        </w:rPr>
        <w:t>Dekan</w:t>
      </w:r>
      <w:proofErr w:type="spellEnd"/>
      <w:r w:rsidRPr="00DB25C4">
        <w:rPr>
          <w:rFonts w:eastAsia="Times New Roman" w:cstheme="minorHAnsi"/>
        </w:rPr>
        <w:t xml:space="preserve"> </w:t>
      </w:r>
      <w:proofErr w:type="spellStart"/>
      <w:r w:rsidRPr="00DB25C4">
        <w:rPr>
          <w:rFonts w:eastAsia="Times New Roman" w:cstheme="minorHAnsi"/>
        </w:rPr>
        <w:t>sesuai</w:t>
      </w:r>
      <w:proofErr w:type="spellEnd"/>
      <w:r w:rsidRPr="00DB25C4">
        <w:rPr>
          <w:rFonts w:eastAsia="Times New Roman" w:cstheme="minorHAnsi"/>
        </w:rPr>
        <w:t xml:space="preserve"> </w:t>
      </w:r>
      <w:proofErr w:type="spellStart"/>
      <w:r w:rsidRPr="00DB25C4">
        <w:rPr>
          <w:rFonts w:eastAsia="Times New Roman" w:cstheme="minorHAnsi"/>
        </w:rPr>
        <w:t>kerangka</w:t>
      </w:r>
      <w:proofErr w:type="spellEnd"/>
      <w:r w:rsidRPr="00DB25C4">
        <w:rPr>
          <w:rFonts w:eastAsia="Times New Roman" w:cstheme="minorHAnsi"/>
        </w:rPr>
        <w:t xml:space="preserve"> </w:t>
      </w:r>
      <w:proofErr w:type="spellStart"/>
      <w:r w:rsidRPr="00DB25C4">
        <w:rPr>
          <w:rFonts w:eastAsia="Times New Roman" w:cstheme="minorHAnsi"/>
        </w:rPr>
        <w:t>waktu</w:t>
      </w:r>
      <w:proofErr w:type="spellEnd"/>
      <w:r w:rsidRPr="00DB25C4">
        <w:rPr>
          <w:rFonts w:eastAsia="Times New Roman" w:cstheme="minorHAnsi"/>
          <w:spacing w:val="42"/>
        </w:rPr>
        <w:t xml:space="preserve"> </w:t>
      </w:r>
      <w:r w:rsidRPr="00DB25C4">
        <w:rPr>
          <w:rFonts w:eastAsia="Times New Roman" w:cstheme="minorHAnsi"/>
          <w:w w:val="104"/>
        </w:rPr>
        <w:t>y</w:t>
      </w:r>
      <w:r w:rsidRPr="00DB25C4">
        <w:rPr>
          <w:rFonts w:eastAsia="Times New Roman" w:cstheme="minorHAnsi"/>
        </w:rPr>
        <w:t>an</w:t>
      </w:r>
      <w:r w:rsidRPr="00DB25C4">
        <w:rPr>
          <w:rFonts w:eastAsia="Times New Roman" w:cstheme="minorHAnsi"/>
          <w:w w:val="104"/>
        </w:rPr>
        <w:t xml:space="preserve">g </w:t>
      </w:r>
      <w:proofErr w:type="spellStart"/>
      <w:r w:rsidRPr="00DB25C4">
        <w:rPr>
          <w:rFonts w:eastAsia="Times New Roman" w:cstheme="minorHAnsi"/>
          <w:w w:val="98"/>
        </w:rPr>
        <w:t>d</w:t>
      </w:r>
      <w:r w:rsidRPr="00DB25C4">
        <w:rPr>
          <w:rFonts w:eastAsia="Times New Roman" w:cstheme="minorHAnsi"/>
          <w:w w:val="106"/>
        </w:rPr>
        <w:t>it</w:t>
      </w:r>
      <w:r w:rsidRPr="00DB25C4">
        <w:rPr>
          <w:rFonts w:eastAsia="Times New Roman" w:cstheme="minorHAnsi"/>
          <w:w w:val="103"/>
        </w:rPr>
        <w:t>e</w:t>
      </w:r>
      <w:r w:rsidRPr="00DB25C4">
        <w:rPr>
          <w:rFonts w:eastAsia="Times New Roman" w:cstheme="minorHAnsi"/>
          <w:w w:val="94"/>
        </w:rPr>
        <w:t>t</w:t>
      </w:r>
      <w:r w:rsidRPr="00DB25C4">
        <w:rPr>
          <w:rFonts w:eastAsia="Times New Roman" w:cstheme="minorHAnsi"/>
          <w:w w:val="110"/>
        </w:rPr>
        <w:t>a</w:t>
      </w:r>
      <w:r w:rsidRPr="00DB25C4">
        <w:rPr>
          <w:rFonts w:eastAsia="Times New Roman" w:cstheme="minorHAnsi"/>
          <w:w w:val="98"/>
        </w:rPr>
        <w:t>p</w:t>
      </w:r>
      <w:r w:rsidRPr="00DB25C4">
        <w:rPr>
          <w:rFonts w:eastAsia="Times New Roman" w:cstheme="minorHAnsi"/>
          <w:w w:val="104"/>
        </w:rPr>
        <w:t>k</w:t>
      </w:r>
      <w:r w:rsidRPr="00DB25C4">
        <w:rPr>
          <w:rFonts w:eastAsia="Times New Roman" w:cstheme="minorHAnsi"/>
          <w:w w:val="107"/>
        </w:rPr>
        <w:t>an</w:t>
      </w:r>
      <w:proofErr w:type="spellEnd"/>
      <w:r w:rsidRPr="00DB25C4">
        <w:rPr>
          <w:rFonts w:eastAsia="Times New Roman" w:cstheme="minorHAnsi"/>
          <w:w w:val="82"/>
        </w:rPr>
        <w:t>;</w:t>
      </w:r>
    </w:p>
    <w:p w14:paraId="4094F447" w14:textId="77777777" w:rsidR="00EE2EA9" w:rsidRPr="00DB25C4" w:rsidRDefault="00EE2EA9" w:rsidP="009F6099">
      <w:pPr>
        <w:pStyle w:val="ListParagraph"/>
        <w:numPr>
          <w:ilvl w:val="0"/>
          <w:numId w:val="36"/>
        </w:numPr>
        <w:spacing w:after="0" w:line="240" w:lineRule="auto"/>
        <w:jc w:val="both"/>
        <w:rPr>
          <w:rFonts w:cstheme="minorHAnsi"/>
        </w:rPr>
      </w:pPr>
      <w:proofErr w:type="spellStart"/>
      <w:r w:rsidRPr="00DB25C4">
        <w:rPr>
          <w:rFonts w:eastAsia="Times New Roman" w:cstheme="minorHAnsi"/>
          <w:w w:val="106"/>
        </w:rPr>
        <w:t>M</w:t>
      </w:r>
      <w:r w:rsidRPr="00DB25C4">
        <w:rPr>
          <w:rFonts w:eastAsia="Times New Roman" w:cstheme="minorHAnsi"/>
          <w:w w:val="103"/>
        </w:rPr>
        <w:t>e</w:t>
      </w:r>
      <w:r w:rsidRPr="00DB25C4">
        <w:rPr>
          <w:rFonts w:eastAsia="Times New Roman" w:cstheme="minorHAnsi"/>
          <w:w w:val="82"/>
        </w:rPr>
        <w:t>l</w:t>
      </w:r>
      <w:r w:rsidRPr="00DB25C4">
        <w:rPr>
          <w:rFonts w:eastAsia="Times New Roman" w:cstheme="minorHAnsi"/>
          <w:w w:val="107"/>
        </w:rPr>
        <w:t>ak</w:t>
      </w:r>
      <w:r w:rsidRPr="00DB25C4">
        <w:rPr>
          <w:rFonts w:eastAsia="Times New Roman" w:cstheme="minorHAnsi"/>
          <w:w w:val="104"/>
        </w:rPr>
        <w:t>uk</w:t>
      </w:r>
      <w:r w:rsidRPr="00DB25C4">
        <w:rPr>
          <w:rFonts w:eastAsia="Times New Roman" w:cstheme="minorHAnsi"/>
          <w:w w:val="103"/>
        </w:rPr>
        <w:t>a</w:t>
      </w:r>
      <w:r w:rsidRPr="00DB25C4">
        <w:rPr>
          <w:rFonts w:eastAsia="Times New Roman" w:cstheme="minorHAnsi"/>
          <w:w w:val="111"/>
        </w:rPr>
        <w:t>n</w:t>
      </w:r>
      <w:proofErr w:type="spellEnd"/>
      <w:r w:rsidRPr="00DB25C4">
        <w:rPr>
          <w:rFonts w:eastAsia="Times New Roman" w:cstheme="minorHAnsi"/>
          <w:w w:val="111"/>
        </w:rPr>
        <w:t xml:space="preserve"> </w:t>
      </w:r>
      <w:proofErr w:type="spellStart"/>
      <w:r w:rsidRPr="00DB25C4">
        <w:rPr>
          <w:rFonts w:eastAsia="Times New Roman" w:cstheme="minorHAnsi"/>
        </w:rPr>
        <w:t>koordinasi</w:t>
      </w:r>
      <w:proofErr w:type="spellEnd"/>
      <w:r w:rsidRPr="00DB25C4">
        <w:rPr>
          <w:rFonts w:eastAsia="Times New Roman" w:cstheme="minorHAnsi"/>
        </w:rPr>
        <w:t xml:space="preserve"> </w:t>
      </w:r>
      <w:proofErr w:type="spellStart"/>
      <w:r w:rsidRPr="00DB25C4">
        <w:rPr>
          <w:rFonts w:eastAsia="Times New Roman" w:cstheme="minorHAnsi"/>
        </w:rPr>
        <w:t>dengan</w:t>
      </w:r>
      <w:proofErr w:type="spellEnd"/>
      <w:r w:rsidRPr="00DB25C4">
        <w:rPr>
          <w:rFonts w:eastAsia="Times New Roman" w:cstheme="minorHAnsi"/>
        </w:rPr>
        <w:t xml:space="preserve"> </w:t>
      </w:r>
      <w:proofErr w:type="spellStart"/>
      <w:r w:rsidRPr="00DB25C4">
        <w:rPr>
          <w:rFonts w:eastAsia="Times New Roman" w:cstheme="minorHAnsi"/>
          <w:w w:val="98"/>
        </w:rPr>
        <w:t>k</w:t>
      </w:r>
      <w:r w:rsidRPr="00DB25C4">
        <w:rPr>
          <w:rFonts w:eastAsia="Times New Roman" w:cstheme="minorHAnsi"/>
          <w:w w:val="96"/>
        </w:rPr>
        <w:t>e</w:t>
      </w:r>
      <w:r w:rsidRPr="00DB25C4">
        <w:rPr>
          <w:rFonts w:eastAsia="Times New Roman" w:cstheme="minorHAnsi"/>
          <w:w w:val="82"/>
        </w:rPr>
        <w:t>l</w:t>
      </w:r>
      <w:r w:rsidRPr="00DB25C4">
        <w:rPr>
          <w:rFonts w:eastAsia="Times New Roman" w:cstheme="minorHAnsi"/>
          <w:w w:val="111"/>
        </w:rPr>
        <w:t>o</w:t>
      </w:r>
      <w:r w:rsidRPr="00DB25C4">
        <w:rPr>
          <w:rFonts w:eastAsia="Times New Roman" w:cstheme="minorHAnsi"/>
          <w:w w:val="101"/>
        </w:rPr>
        <w:t>m</w:t>
      </w:r>
      <w:r w:rsidRPr="00DB25C4">
        <w:rPr>
          <w:rFonts w:eastAsia="Times New Roman" w:cstheme="minorHAnsi"/>
          <w:w w:val="98"/>
        </w:rPr>
        <w:t>p</w:t>
      </w:r>
      <w:r w:rsidRPr="00DB25C4">
        <w:rPr>
          <w:rFonts w:eastAsia="Times New Roman" w:cstheme="minorHAnsi"/>
          <w:w w:val="104"/>
        </w:rPr>
        <w:t>ok</w:t>
      </w:r>
      <w:proofErr w:type="spellEnd"/>
      <w:r w:rsidRPr="00DB25C4">
        <w:rPr>
          <w:rFonts w:eastAsia="Times New Roman" w:cstheme="minorHAnsi"/>
          <w:w w:val="104"/>
        </w:rPr>
        <w:t xml:space="preserve"> </w:t>
      </w:r>
      <w:proofErr w:type="spellStart"/>
      <w:r w:rsidRPr="00DB25C4">
        <w:rPr>
          <w:rFonts w:eastAsia="Times New Roman" w:cstheme="minorHAnsi"/>
        </w:rPr>
        <w:t>dosen</w:t>
      </w:r>
      <w:proofErr w:type="spellEnd"/>
      <w:r w:rsidRPr="00DB25C4">
        <w:rPr>
          <w:rFonts w:eastAsia="Times New Roman" w:cstheme="minorHAnsi"/>
        </w:rPr>
        <w:t xml:space="preserve"> </w:t>
      </w:r>
      <w:proofErr w:type="spellStart"/>
      <w:r w:rsidRPr="00DB25C4">
        <w:rPr>
          <w:rFonts w:eastAsia="Times New Roman" w:cstheme="minorHAnsi"/>
          <w:w w:val="111"/>
        </w:rPr>
        <w:t>k</w:t>
      </w:r>
      <w:r w:rsidRPr="00DB25C4">
        <w:rPr>
          <w:rFonts w:eastAsia="Times New Roman" w:cstheme="minorHAnsi"/>
          <w:w w:val="103"/>
        </w:rPr>
        <w:t>e</w:t>
      </w:r>
      <w:r w:rsidRPr="00DB25C4">
        <w:rPr>
          <w:rFonts w:eastAsia="Times New Roman" w:cstheme="minorHAnsi"/>
          <w:w w:val="107"/>
        </w:rPr>
        <w:t>ah</w:t>
      </w:r>
      <w:r w:rsidRPr="00DB25C4">
        <w:rPr>
          <w:rFonts w:eastAsia="Times New Roman" w:cstheme="minorHAnsi"/>
          <w:w w:val="94"/>
        </w:rPr>
        <w:t>l</w:t>
      </w:r>
      <w:r w:rsidRPr="00DB25C4">
        <w:rPr>
          <w:rFonts w:eastAsia="Times New Roman" w:cstheme="minorHAnsi"/>
          <w:w w:val="82"/>
        </w:rPr>
        <w:t>i</w:t>
      </w:r>
      <w:r w:rsidRPr="00DB25C4">
        <w:rPr>
          <w:rFonts w:eastAsia="Times New Roman" w:cstheme="minorHAnsi"/>
          <w:w w:val="104"/>
        </w:rPr>
        <w:t>an</w:t>
      </w:r>
      <w:proofErr w:type="spellEnd"/>
      <w:r w:rsidRPr="00DB25C4">
        <w:rPr>
          <w:rFonts w:eastAsia="Times New Roman" w:cstheme="minorHAnsi"/>
          <w:w w:val="104"/>
        </w:rPr>
        <w:t xml:space="preserve"> </w:t>
      </w:r>
      <w:proofErr w:type="spellStart"/>
      <w:r w:rsidRPr="00DB25C4">
        <w:rPr>
          <w:rFonts w:eastAsia="Times New Roman" w:cstheme="minorHAnsi"/>
        </w:rPr>
        <w:t>untuk</w:t>
      </w:r>
      <w:proofErr w:type="spellEnd"/>
      <w:r w:rsidRPr="00DB25C4">
        <w:rPr>
          <w:rFonts w:eastAsia="Times New Roman" w:cstheme="minorHAnsi"/>
        </w:rPr>
        <w:t xml:space="preserve"> </w:t>
      </w:r>
      <w:proofErr w:type="spellStart"/>
      <w:r w:rsidRPr="00DB25C4">
        <w:rPr>
          <w:rFonts w:eastAsia="Times New Roman" w:cstheme="minorHAnsi"/>
          <w:w w:val="98"/>
        </w:rPr>
        <w:t>p</w:t>
      </w:r>
      <w:r w:rsidRPr="00DB25C4">
        <w:rPr>
          <w:rFonts w:eastAsia="Times New Roman" w:cstheme="minorHAnsi"/>
          <w:w w:val="103"/>
        </w:rPr>
        <w:t>e</w:t>
      </w:r>
      <w:r w:rsidRPr="00DB25C4">
        <w:rPr>
          <w:rFonts w:eastAsia="Times New Roman" w:cstheme="minorHAnsi"/>
          <w:w w:val="104"/>
        </w:rPr>
        <w:t>ng</w:t>
      </w:r>
      <w:r w:rsidRPr="00DB25C4">
        <w:rPr>
          <w:rFonts w:eastAsia="Times New Roman" w:cstheme="minorHAnsi"/>
          <w:w w:val="96"/>
        </w:rPr>
        <w:t>e</w:t>
      </w:r>
      <w:r w:rsidRPr="00DB25C4">
        <w:rPr>
          <w:rFonts w:eastAsia="Times New Roman" w:cstheme="minorHAnsi"/>
          <w:w w:val="101"/>
        </w:rPr>
        <w:t>m</w:t>
      </w:r>
      <w:r w:rsidRPr="00DB25C4">
        <w:rPr>
          <w:rFonts w:eastAsia="Times New Roman" w:cstheme="minorHAnsi"/>
          <w:w w:val="98"/>
        </w:rPr>
        <w:t>b</w:t>
      </w:r>
      <w:r w:rsidRPr="00DB25C4">
        <w:rPr>
          <w:rFonts w:eastAsia="Times New Roman" w:cstheme="minorHAnsi"/>
          <w:w w:val="104"/>
        </w:rPr>
        <w:t>angan</w:t>
      </w:r>
      <w:proofErr w:type="spellEnd"/>
      <w:r w:rsidRPr="00DB25C4">
        <w:rPr>
          <w:rFonts w:eastAsia="Times New Roman" w:cstheme="minorHAnsi"/>
          <w:w w:val="104"/>
        </w:rPr>
        <w:t xml:space="preserve"> </w:t>
      </w:r>
      <w:proofErr w:type="spellStart"/>
      <w:r w:rsidRPr="00DB25C4">
        <w:rPr>
          <w:rFonts w:eastAsia="Times New Roman" w:cstheme="minorHAnsi"/>
        </w:rPr>
        <w:t>payung</w:t>
      </w:r>
      <w:proofErr w:type="spellEnd"/>
      <w:r w:rsidRPr="00DB25C4">
        <w:rPr>
          <w:rFonts w:eastAsia="Times New Roman" w:cstheme="minorHAnsi"/>
          <w:spacing w:val="22"/>
        </w:rPr>
        <w:t xml:space="preserve"> </w:t>
      </w:r>
      <w:proofErr w:type="spellStart"/>
      <w:r w:rsidRPr="00DB25C4">
        <w:rPr>
          <w:rFonts w:eastAsia="Times New Roman" w:cstheme="minorHAnsi"/>
          <w:w w:val="98"/>
        </w:rPr>
        <w:t>p</w:t>
      </w:r>
      <w:r w:rsidRPr="00DB25C4">
        <w:rPr>
          <w:rFonts w:eastAsia="Times New Roman" w:cstheme="minorHAnsi"/>
          <w:w w:val="110"/>
        </w:rPr>
        <w:t>e</w:t>
      </w:r>
      <w:r w:rsidRPr="00DB25C4">
        <w:rPr>
          <w:rFonts w:eastAsia="Times New Roman" w:cstheme="minorHAnsi"/>
          <w:w w:val="111"/>
        </w:rPr>
        <w:t>n</w:t>
      </w:r>
      <w:r w:rsidRPr="00DB25C4">
        <w:rPr>
          <w:rFonts w:eastAsia="Times New Roman" w:cstheme="minorHAnsi"/>
          <w:w w:val="96"/>
        </w:rPr>
        <w:t>e</w:t>
      </w:r>
      <w:r w:rsidRPr="00DB25C4">
        <w:rPr>
          <w:rFonts w:eastAsia="Times New Roman" w:cstheme="minorHAnsi"/>
        </w:rPr>
        <w:t>li</w:t>
      </w:r>
      <w:r w:rsidRPr="00DB25C4">
        <w:rPr>
          <w:rFonts w:eastAsia="Times New Roman" w:cstheme="minorHAnsi"/>
          <w:w w:val="118"/>
        </w:rPr>
        <w:t>t</w:t>
      </w:r>
      <w:r w:rsidRPr="00DB25C4">
        <w:rPr>
          <w:rFonts w:eastAsia="Times New Roman" w:cstheme="minorHAnsi"/>
          <w:w w:val="94"/>
        </w:rPr>
        <w:t>i</w:t>
      </w:r>
      <w:r w:rsidRPr="00DB25C4">
        <w:rPr>
          <w:rFonts w:eastAsia="Times New Roman" w:cstheme="minorHAnsi"/>
          <w:w w:val="104"/>
        </w:rPr>
        <w:t>an</w:t>
      </w:r>
      <w:proofErr w:type="spellEnd"/>
      <w:r w:rsidRPr="00DB25C4">
        <w:rPr>
          <w:rFonts w:eastAsia="Times New Roman" w:cstheme="minorHAnsi"/>
          <w:w w:val="94"/>
        </w:rPr>
        <w:t>;</w:t>
      </w:r>
    </w:p>
    <w:p w14:paraId="2D6C12B9" w14:textId="77777777" w:rsidR="00EE2EA9" w:rsidRPr="00DB25C4" w:rsidRDefault="00EE2EA9" w:rsidP="009F6099">
      <w:pPr>
        <w:pStyle w:val="ListParagraph"/>
        <w:numPr>
          <w:ilvl w:val="0"/>
          <w:numId w:val="36"/>
        </w:numPr>
        <w:spacing w:after="0" w:line="240" w:lineRule="auto"/>
        <w:jc w:val="both"/>
        <w:rPr>
          <w:rFonts w:cstheme="minorHAnsi"/>
        </w:rPr>
      </w:pPr>
      <w:proofErr w:type="spellStart"/>
      <w:r w:rsidRPr="00DB25C4">
        <w:rPr>
          <w:rFonts w:eastAsia="Times New Roman" w:cstheme="minorHAnsi"/>
          <w:w w:val="106"/>
        </w:rPr>
        <w:t>M</w:t>
      </w:r>
      <w:r w:rsidRPr="00DB25C4">
        <w:rPr>
          <w:rFonts w:eastAsia="Times New Roman" w:cstheme="minorHAnsi"/>
        </w:rPr>
        <w:t>en</w:t>
      </w:r>
      <w:r w:rsidRPr="00DB25C4">
        <w:rPr>
          <w:rFonts w:eastAsia="Times New Roman" w:cstheme="minorHAnsi"/>
          <w:w w:val="82"/>
        </w:rPr>
        <w:t>j</w:t>
      </w:r>
      <w:r w:rsidRPr="00DB25C4">
        <w:rPr>
          <w:rFonts w:eastAsia="Times New Roman" w:cstheme="minorHAnsi"/>
          <w:w w:val="109"/>
        </w:rPr>
        <w:t>alin</w:t>
      </w:r>
      <w:proofErr w:type="spellEnd"/>
      <w:r w:rsidRPr="00DB25C4">
        <w:rPr>
          <w:rFonts w:eastAsia="Times New Roman" w:cstheme="minorHAnsi"/>
          <w:w w:val="109"/>
        </w:rPr>
        <w:t xml:space="preserve"> </w:t>
      </w:r>
      <w:proofErr w:type="spellStart"/>
      <w:r w:rsidRPr="00DB25C4">
        <w:rPr>
          <w:rFonts w:eastAsia="Times New Roman" w:cstheme="minorHAnsi"/>
        </w:rPr>
        <w:t>kerjasama</w:t>
      </w:r>
      <w:proofErr w:type="spellEnd"/>
      <w:r w:rsidRPr="00DB25C4">
        <w:rPr>
          <w:rFonts w:eastAsia="Times New Roman" w:cstheme="minorHAnsi"/>
        </w:rPr>
        <w:t xml:space="preserve"> </w:t>
      </w:r>
      <w:proofErr w:type="spellStart"/>
      <w:r w:rsidRPr="00DB25C4">
        <w:rPr>
          <w:rFonts w:eastAsia="Times New Roman" w:cstheme="minorHAnsi"/>
        </w:rPr>
        <w:t>dengan</w:t>
      </w:r>
      <w:proofErr w:type="spellEnd"/>
      <w:r w:rsidRPr="00DB25C4">
        <w:rPr>
          <w:rFonts w:eastAsia="Times New Roman" w:cstheme="minorHAnsi"/>
        </w:rPr>
        <w:t xml:space="preserve"> </w:t>
      </w:r>
      <w:proofErr w:type="spellStart"/>
      <w:r w:rsidRPr="00DB25C4">
        <w:rPr>
          <w:rFonts w:eastAsia="Times New Roman" w:cstheme="minorHAnsi"/>
        </w:rPr>
        <w:t>pihak</w:t>
      </w:r>
      <w:proofErr w:type="spellEnd"/>
      <w:r w:rsidRPr="00DB25C4">
        <w:rPr>
          <w:rFonts w:eastAsia="Times New Roman" w:cstheme="minorHAnsi"/>
        </w:rPr>
        <w:t xml:space="preserve"> </w:t>
      </w:r>
      <w:proofErr w:type="spellStart"/>
      <w:r w:rsidRPr="00DB25C4">
        <w:rPr>
          <w:rFonts w:eastAsia="Times New Roman" w:cstheme="minorHAnsi"/>
          <w:w w:val="82"/>
        </w:rPr>
        <w:t>l</w:t>
      </w:r>
      <w:r w:rsidRPr="00DB25C4">
        <w:rPr>
          <w:rFonts w:eastAsia="Times New Roman" w:cstheme="minorHAnsi"/>
          <w:w w:val="104"/>
        </w:rPr>
        <w:t>u</w:t>
      </w:r>
      <w:r w:rsidRPr="00DB25C4">
        <w:rPr>
          <w:rFonts w:eastAsia="Times New Roman" w:cstheme="minorHAnsi"/>
          <w:w w:val="103"/>
        </w:rPr>
        <w:t>a</w:t>
      </w:r>
      <w:r w:rsidRPr="00DB25C4">
        <w:rPr>
          <w:rFonts w:eastAsia="Times New Roman" w:cstheme="minorHAnsi"/>
          <w:w w:val="108"/>
        </w:rPr>
        <w:t>r</w:t>
      </w:r>
      <w:proofErr w:type="spellEnd"/>
      <w:r w:rsidRPr="00DB25C4">
        <w:rPr>
          <w:rFonts w:eastAsia="Times New Roman" w:cstheme="minorHAnsi"/>
          <w:w w:val="108"/>
        </w:rPr>
        <w:t xml:space="preserve"> </w:t>
      </w:r>
      <w:proofErr w:type="spellStart"/>
      <w:r w:rsidRPr="00DB25C4">
        <w:rPr>
          <w:rFonts w:eastAsia="Times New Roman" w:cstheme="minorHAnsi"/>
        </w:rPr>
        <w:t>dalam</w:t>
      </w:r>
      <w:proofErr w:type="spellEnd"/>
      <w:r w:rsidRPr="00DB25C4">
        <w:rPr>
          <w:rFonts w:eastAsia="Times New Roman" w:cstheme="minorHAnsi"/>
        </w:rPr>
        <w:t xml:space="preserve"> </w:t>
      </w:r>
      <w:proofErr w:type="spellStart"/>
      <w:r w:rsidRPr="00DB25C4">
        <w:rPr>
          <w:rFonts w:eastAsia="Times New Roman" w:cstheme="minorHAnsi"/>
        </w:rPr>
        <w:t>rangka</w:t>
      </w:r>
      <w:proofErr w:type="spellEnd"/>
      <w:r w:rsidRPr="00DB25C4">
        <w:rPr>
          <w:rFonts w:eastAsia="Times New Roman" w:cstheme="minorHAnsi"/>
        </w:rPr>
        <w:t xml:space="preserve"> </w:t>
      </w:r>
      <w:r w:rsidRPr="00DB25C4">
        <w:rPr>
          <w:rFonts w:eastAsia="Times New Roman" w:cstheme="minorHAnsi"/>
          <w:i/>
          <w:iCs/>
        </w:rPr>
        <w:t xml:space="preserve">resource </w:t>
      </w:r>
      <w:r w:rsidRPr="00DB25C4">
        <w:rPr>
          <w:rFonts w:eastAsia="Times New Roman" w:cstheme="minorHAnsi"/>
          <w:i/>
          <w:iCs/>
          <w:w w:val="96"/>
        </w:rPr>
        <w:t>sha</w:t>
      </w:r>
      <w:r w:rsidRPr="00DB25C4">
        <w:rPr>
          <w:rFonts w:eastAsia="Times New Roman" w:cstheme="minorHAnsi"/>
          <w:i/>
          <w:iCs/>
          <w:w w:val="104"/>
        </w:rPr>
        <w:t>r</w:t>
      </w:r>
      <w:r w:rsidRPr="00DB25C4">
        <w:rPr>
          <w:rFonts w:eastAsia="Times New Roman" w:cstheme="minorHAnsi"/>
          <w:i/>
          <w:iCs/>
          <w:w w:val="79"/>
        </w:rPr>
        <w:t>i</w:t>
      </w:r>
      <w:r w:rsidRPr="00DB25C4">
        <w:rPr>
          <w:rFonts w:eastAsia="Times New Roman" w:cstheme="minorHAnsi"/>
          <w:i/>
          <w:iCs/>
        </w:rPr>
        <w:t>n</w:t>
      </w:r>
      <w:r w:rsidRPr="00DB25C4">
        <w:rPr>
          <w:rFonts w:eastAsia="Times New Roman" w:cstheme="minorHAnsi"/>
          <w:i/>
          <w:iCs/>
          <w:w w:val="106"/>
        </w:rPr>
        <w:t xml:space="preserve">g </w:t>
      </w:r>
      <w:r w:rsidRPr="00DB25C4">
        <w:rPr>
          <w:rFonts w:eastAsia="Times New Roman" w:cstheme="minorHAnsi"/>
          <w:w w:val="91"/>
        </w:rPr>
        <w:t>d</w:t>
      </w:r>
      <w:r w:rsidRPr="00DB25C4">
        <w:rPr>
          <w:rFonts w:eastAsia="Times New Roman" w:cstheme="minorHAnsi"/>
          <w:w w:val="110"/>
        </w:rPr>
        <w:t>a</w:t>
      </w:r>
      <w:r w:rsidRPr="00DB25C4">
        <w:rPr>
          <w:rFonts w:eastAsia="Times New Roman" w:cstheme="minorHAnsi"/>
          <w:w w:val="104"/>
        </w:rPr>
        <w:t xml:space="preserve">n </w:t>
      </w:r>
      <w:proofErr w:type="spellStart"/>
      <w:r w:rsidRPr="00DB25C4">
        <w:rPr>
          <w:rFonts w:eastAsia="Times New Roman" w:cstheme="minorHAnsi"/>
        </w:rPr>
        <w:t>pemberdayaan</w:t>
      </w:r>
      <w:proofErr w:type="spellEnd"/>
      <w:r w:rsidRPr="00DB25C4">
        <w:rPr>
          <w:rFonts w:eastAsia="Times New Roman" w:cstheme="minorHAnsi"/>
          <w:spacing w:val="55"/>
        </w:rPr>
        <w:t xml:space="preserve"> </w:t>
      </w:r>
      <w:proofErr w:type="spellStart"/>
      <w:r w:rsidRPr="00DB25C4">
        <w:rPr>
          <w:rFonts w:eastAsia="Times New Roman" w:cstheme="minorHAnsi"/>
        </w:rPr>
        <w:t>laboratorium</w:t>
      </w:r>
      <w:proofErr w:type="spellEnd"/>
      <w:r w:rsidRPr="00DB25C4">
        <w:rPr>
          <w:rFonts w:eastAsia="Times New Roman" w:cstheme="minorHAnsi"/>
          <w:spacing w:val="42"/>
        </w:rPr>
        <w:t xml:space="preserve"> </w:t>
      </w:r>
      <w:proofErr w:type="spellStart"/>
      <w:r w:rsidRPr="00DB25C4">
        <w:rPr>
          <w:rFonts w:eastAsia="Times New Roman" w:cstheme="minorHAnsi"/>
        </w:rPr>
        <w:t>dengan</w:t>
      </w:r>
      <w:proofErr w:type="spellEnd"/>
      <w:r w:rsidRPr="00DB25C4">
        <w:rPr>
          <w:rFonts w:eastAsia="Times New Roman" w:cstheme="minorHAnsi"/>
          <w:spacing w:val="14"/>
        </w:rPr>
        <w:t xml:space="preserve"> </w:t>
      </w:r>
      <w:proofErr w:type="spellStart"/>
      <w:r w:rsidRPr="00DB25C4">
        <w:rPr>
          <w:rFonts w:eastAsia="Times New Roman" w:cstheme="minorHAnsi"/>
        </w:rPr>
        <w:t>persetujuan</w:t>
      </w:r>
      <w:proofErr w:type="spellEnd"/>
      <w:r w:rsidRPr="00DB25C4">
        <w:rPr>
          <w:rFonts w:eastAsia="Times New Roman" w:cstheme="minorHAnsi"/>
          <w:spacing w:val="22"/>
        </w:rPr>
        <w:t xml:space="preserve"> </w:t>
      </w:r>
      <w:proofErr w:type="spellStart"/>
      <w:r w:rsidRPr="00DB25C4">
        <w:rPr>
          <w:rFonts w:eastAsia="Times New Roman" w:cstheme="minorHAnsi"/>
          <w:w w:val="99"/>
        </w:rPr>
        <w:t>D</w:t>
      </w:r>
      <w:r w:rsidRPr="00DB25C4">
        <w:rPr>
          <w:rFonts w:eastAsia="Times New Roman" w:cstheme="minorHAnsi"/>
          <w:w w:val="110"/>
        </w:rPr>
        <w:t>e</w:t>
      </w:r>
      <w:r w:rsidRPr="00DB25C4">
        <w:rPr>
          <w:rFonts w:eastAsia="Times New Roman" w:cstheme="minorHAnsi"/>
          <w:w w:val="104"/>
        </w:rPr>
        <w:t>kan</w:t>
      </w:r>
      <w:proofErr w:type="spellEnd"/>
      <w:r w:rsidRPr="00DB25C4">
        <w:rPr>
          <w:rFonts w:eastAsia="Times New Roman" w:cstheme="minorHAnsi"/>
          <w:w w:val="78"/>
        </w:rPr>
        <w:t>.</w:t>
      </w:r>
    </w:p>
    <w:p w14:paraId="26170F43" w14:textId="77777777" w:rsidR="00EE2EA9" w:rsidRPr="00DB25C4" w:rsidRDefault="00EE2EA9" w:rsidP="00687314">
      <w:pPr>
        <w:spacing w:after="0" w:line="240" w:lineRule="auto"/>
        <w:jc w:val="both"/>
        <w:rPr>
          <w:rFonts w:cstheme="minorHAnsi"/>
        </w:rPr>
      </w:pPr>
    </w:p>
    <w:p w14:paraId="5DB13ED3" w14:textId="77777777" w:rsidR="00EE2EA9" w:rsidRPr="00DB25C4" w:rsidRDefault="00EE2EA9" w:rsidP="00687314">
      <w:pPr>
        <w:spacing w:after="0" w:line="240" w:lineRule="auto"/>
        <w:jc w:val="both"/>
        <w:rPr>
          <w:rFonts w:cstheme="minorHAnsi"/>
          <w:b/>
          <w:bCs/>
        </w:rPr>
      </w:pPr>
      <w:r w:rsidRPr="00DB25C4">
        <w:rPr>
          <w:rFonts w:cstheme="minorHAnsi"/>
          <w:b/>
          <w:bCs/>
        </w:rPr>
        <w:t xml:space="preserve">g. </w:t>
      </w:r>
      <w:proofErr w:type="spellStart"/>
      <w:r w:rsidRPr="00DB25C4">
        <w:rPr>
          <w:rFonts w:cstheme="minorHAnsi"/>
          <w:b/>
          <w:bCs/>
        </w:rPr>
        <w:t>Deskripsi</w:t>
      </w:r>
      <w:proofErr w:type="spellEnd"/>
      <w:r w:rsidRPr="00DB25C4">
        <w:rPr>
          <w:rFonts w:cstheme="minorHAnsi"/>
          <w:b/>
          <w:bCs/>
        </w:rPr>
        <w:t xml:space="preserve"> </w:t>
      </w:r>
      <w:proofErr w:type="spellStart"/>
      <w:r w:rsidRPr="00DB25C4">
        <w:rPr>
          <w:rFonts w:cstheme="minorHAnsi"/>
          <w:b/>
          <w:bCs/>
        </w:rPr>
        <w:t>kerja</w:t>
      </w:r>
      <w:proofErr w:type="spellEnd"/>
      <w:r w:rsidRPr="00DB25C4">
        <w:rPr>
          <w:rFonts w:cstheme="minorHAnsi"/>
          <w:b/>
          <w:bCs/>
        </w:rPr>
        <w:t xml:space="preserve"> </w:t>
      </w:r>
      <w:proofErr w:type="spellStart"/>
      <w:r w:rsidRPr="00DB25C4">
        <w:rPr>
          <w:rFonts w:cstheme="minorHAnsi"/>
          <w:b/>
          <w:bCs/>
        </w:rPr>
        <w:t>Sekretariat</w:t>
      </w:r>
      <w:proofErr w:type="spellEnd"/>
      <w:r w:rsidRPr="00DB25C4">
        <w:rPr>
          <w:rFonts w:cstheme="minorHAnsi"/>
          <w:b/>
          <w:bCs/>
        </w:rPr>
        <w:t xml:space="preserve"> </w:t>
      </w:r>
      <w:proofErr w:type="spellStart"/>
      <w:r w:rsidRPr="00DB25C4">
        <w:rPr>
          <w:rFonts w:cstheme="minorHAnsi"/>
          <w:b/>
          <w:bCs/>
        </w:rPr>
        <w:t>Fakultas</w:t>
      </w:r>
      <w:proofErr w:type="spellEnd"/>
      <w:r w:rsidRPr="00DB25C4">
        <w:rPr>
          <w:rFonts w:cstheme="minorHAnsi"/>
          <w:b/>
          <w:bCs/>
        </w:rPr>
        <w:t xml:space="preserve">: </w:t>
      </w:r>
    </w:p>
    <w:p w14:paraId="73C41B69" w14:textId="77777777" w:rsidR="00EE2EA9" w:rsidRPr="00DB25C4" w:rsidRDefault="00EE2EA9" w:rsidP="00687314">
      <w:pPr>
        <w:spacing w:after="0" w:line="240" w:lineRule="auto"/>
        <w:jc w:val="both"/>
        <w:rPr>
          <w:rFonts w:cstheme="minorHAnsi"/>
        </w:rPr>
      </w:pPr>
      <w:proofErr w:type="spellStart"/>
      <w:r w:rsidRPr="00DB25C4">
        <w:rPr>
          <w:rFonts w:eastAsia="Calibri" w:cstheme="minorHAnsi"/>
        </w:rPr>
        <w:lastRenderedPageBreak/>
        <w:t>Melaksanakan</w:t>
      </w:r>
      <w:proofErr w:type="spellEnd"/>
      <w:r w:rsidRPr="00DB25C4">
        <w:rPr>
          <w:rFonts w:eastAsia="Calibri" w:cstheme="minorHAnsi"/>
        </w:rPr>
        <w:t xml:space="preserve"> </w:t>
      </w:r>
      <w:proofErr w:type="spellStart"/>
      <w:r w:rsidRPr="00DB25C4">
        <w:rPr>
          <w:rFonts w:eastAsia="Calibri" w:cstheme="minorHAnsi"/>
        </w:rPr>
        <w:t>fungsi</w:t>
      </w:r>
      <w:proofErr w:type="spellEnd"/>
      <w:r w:rsidRPr="00DB25C4">
        <w:rPr>
          <w:rFonts w:eastAsia="Calibri" w:cstheme="minorHAnsi"/>
        </w:rPr>
        <w:t xml:space="preserve"> </w:t>
      </w:r>
      <w:proofErr w:type="spellStart"/>
      <w:r w:rsidRPr="00DB25C4">
        <w:rPr>
          <w:rFonts w:eastAsia="Calibri" w:cstheme="minorHAnsi"/>
        </w:rPr>
        <w:t>administratif</w:t>
      </w:r>
      <w:proofErr w:type="spellEnd"/>
      <w:r w:rsidRPr="00DB25C4">
        <w:rPr>
          <w:rFonts w:eastAsia="Calibri" w:cstheme="minorHAnsi"/>
        </w:rPr>
        <w:t xml:space="preserve"> </w:t>
      </w:r>
      <w:proofErr w:type="spellStart"/>
      <w:r w:rsidRPr="00DB25C4">
        <w:rPr>
          <w:rFonts w:eastAsia="Calibri" w:cstheme="minorHAnsi"/>
        </w:rPr>
        <w:t>kemahasiswaan</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aras</w:t>
      </w:r>
      <w:proofErr w:type="spellEnd"/>
      <w:r w:rsidRPr="00DB25C4">
        <w:rPr>
          <w:rFonts w:eastAsia="Calibri" w:cstheme="minorHAnsi"/>
        </w:rPr>
        <w:t xml:space="preserve"> </w:t>
      </w:r>
      <w:proofErr w:type="spellStart"/>
      <w:r w:rsidRPr="00DB25C4">
        <w:rPr>
          <w:rFonts w:eastAsia="Calibri" w:cstheme="minorHAnsi"/>
        </w:rPr>
        <w:t>Fakultas</w:t>
      </w:r>
      <w:proofErr w:type="spellEnd"/>
      <w:r w:rsidRPr="00DB25C4">
        <w:rPr>
          <w:rFonts w:eastAsia="Calibri" w:cstheme="minorHAnsi"/>
        </w:rPr>
        <w:t xml:space="preserve"> </w:t>
      </w:r>
      <w:proofErr w:type="spellStart"/>
      <w:r w:rsidRPr="00DB25C4">
        <w:rPr>
          <w:rFonts w:eastAsia="Calibri" w:cstheme="minorHAnsi"/>
        </w:rPr>
        <w:t>guna</w:t>
      </w:r>
      <w:proofErr w:type="spellEnd"/>
      <w:r w:rsidRPr="00DB25C4">
        <w:rPr>
          <w:rFonts w:eastAsia="Calibri" w:cstheme="minorHAnsi"/>
        </w:rPr>
        <w:t xml:space="preserve"> </w:t>
      </w:r>
      <w:proofErr w:type="spellStart"/>
      <w:r w:rsidRPr="00DB25C4">
        <w:rPr>
          <w:rFonts w:eastAsia="Calibri" w:cstheme="minorHAnsi"/>
        </w:rPr>
        <w:t>mendukung</w:t>
      </w:r>
      <w:proofErr w:type="spellEnd"/>
      <w:r w:rsidRPr="00DB25C4">
        <w:rPr>
          <w:rFonts w:eastAsia="Calibri" w:cstheme="minorHAnsi"/>
        </w:rPr>
        <w:t xml:space="preserve"> </w:t>
      </w:r>
      <w:proofErr w:type="spellStart"/>
      <w:r w:rsidRPr="00DB25C4">
        <w:rPr>
          <w:rFonts w:eastAsia="Calibri" w:cstheme="minorHAnsi"/>
        </w:rPr>
        <w:t>kelancaran</w:t>
      </w:r>
      <w:proofErr w:type="spellEnd"/>
      <w:r w:rsidRPr="00DB25C4">
        <w:rPr>
          <w:rFonts w:eastAsia="Calibri" w:cstheme="minorHAnsi"/>
        </w:rPr>
        <w:t xml:space="preserve"> proses </w:t>
      </w:r>
      <w:proofErr w:type="spellStart"/>
      <w:r w:rsidRPr="00DB25C4">
        <w:rPr>
          <w:rFonts w:eastAsia="Calibri" w:cstheme="minorHAnsi"/>
        </w:rPr>
        <w:t>akademik</w:t>
      </w:r>
      <w:proofErr w:type="spellEnd"/>
      <w:r w:rsidRPr="00DB25C4">
        <w:rPr>
          <w:rFonts w:eastAsia="Calibri" w:cstheme="minorHAnsi"/>
        </w:rPr>
        <w:t xml:space="preserve"> di </w:t>
      </w:r>
      <w:proofErr w:type="spellStart"/>
      <w:r w:rsidRPr="00DB25C4">
        <w:rPr>
          <w:rFonts w:eastAsia="Calibri" w:cstheme="minorHAnsi"/>
        </w:rPr>
        <w:t>Fakultas</w:t>
      </w:r>
      <w:proofErr w:type="spellEnd"/>
      <w:r w:rsidRPr="00DB25C4">
        <w:rPr>
          <w:rFonts w:eastAsia="Calibri" w:cstheme="minorHAnsi"/>
        </w:rPr>
        <w:t xml:space="preserve"> dan Program </w:t>
      </w:r>
      <w:proofErr w:type="spellStart"/>
      <w:r w:rsidRPr="00DB25C4">
        <w:rPr>
          <w:rFonts w:eastAsia="Calibri" w:cstheme="minorHAnsi"/>
        </w:rPr>
        <w:t>Studi</w:t>
      </w:r>
      <w:proofErr w:type="spellEnd"/>
      <w:r w:rsidRPr="00DB25C4">
        <w:rPr>
          <w:rFonts w:eastAsia="Calibri" w:cstheme="minorHAnsi"/>
        </w:rPr>
        <w:t xml:space="preserve"> di </w:t>
      </w:r>
      <w:proofErr w:type="spellStart"/>
      <w:r w:rsidRPr="00DB25C4">
        <w:rPr>
          <w:rFonts w:eastAsia="Calibri" w:cstheme="minorHAnsi"/>
        </w:rPr>
        <w:t>bawahnya</w:t>
      </w:r>
      <w:proofErr w:type="spellEnd"/>
    </w:p>
    <w:p w14:paraId="455C8787" w14:textId="77777777" w:rsidR="00EE2EA9" w:rsidRPr="00DB25C4" w:rsidRDefault="00EE2EA9" w:rsidP="00687314">
      <w:pPr>
        <w:spacing w:after="0" w:line="240" w:lineRule="auto"/>
        <w:jc w:val="both"/>
        <w:rPr>
          <w:rFonts w:eastAsia="Calibri" w:cstheme="minorHAnsi"/>
        </w:rPr>
      </w:pPr>
    </w:p>
    <w:p w14:paraId="09C80D9A" w14:textId="77777777" w:rsidR="00EE2EA9" w:rsidRPr="00DB25C4" w:rsidRDefault="00EE2EA9" w:rsidP="00687314">
      <w:pPr>
        <w:spacing w:after="0" w:line="240" w:lineRule="auto"/>
        <w:jc w:val="both"/>
        <w:rPr>
          <w:rFonts w:cstheme="minorHAnsi"/>
          <w:b/>
          <w:bCs/>
          <w:color w:val="000000" w:themeColor="text1"/>
        </w:rPr>
      </w:pPr>
      <w:proofErr w:type="spellStart"/>
      <w:r w:rsidRPr="00DB25C4">
        <w:rPr>
          <w:rFonts w:cstheme="minorHAnsi"/>
          <w:b/>
          <w:bCs/>
          <w:color w:val="000000" w:themeColor="text1"/>
        </w:rPr>
        <w:t>Fungsi</w:t>
      </w:r>
      <w:proofErr w:type="spellEnd"/>
      <w:r w:rsidRPr="00DB25C4">
        <w:rPr>
          <w:rFonts w:cstheme="minorHAnsi"/>
          <w:b/>
          <w:bCs/>
          <w:color w:val="000000" w:themeColor="text1"/>
        </w:rPr>
        <w:t xml:space="preserve"> dan </w:t>
      </w:r>
      <w:proofErr w:type="spellStart"/>
      <w:r w:rsidRPr="00DB25C4">
        <w:rPr>
          <w:rFonts w:cstheme="minorHAnsi"/>
          <w:b/>
          <w:bCs/>
          <w:color w:val="000000" w:themeColor="text1"/>
        </w:rPr>
        <w:t>Tugas</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Pokok</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Sekretariat</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Fakultas</w:t>
      </w:r>
      <w:proofErr w:type="spellEnd"/>
    </w:p>
    <w:p w14:paraId="5ABE9254" w14:textId="77777777" w:rsidR="00EE2EA9" w:rsidRPr="00DB25C4" w:rsidRDefault="00EE2EA9" w:rsidP="00687314">
      <w:pPr>
        <w:spacing w:after="0" w:line="240" w:lineRule="auto"/>
        <w:jc w:val="both"/>
        <w:rPr>
          <w:rFonts w:cstheme="minorHAnsi"/>
          <w:color w:val="000000" w:themeColor="text1"/>
        </w:rPr>
      </w:pPr>
      <w:proofErr w:type="spellStart"/>
      <w:r w:rsidRPr="00DB25C4">
        <w:rPr>
          <w:rFonts w:cstheme="minorHAnsi"/>
          <w:color w:val="000000" w:themeColor="text1"/>
        </w:rPr>
        <w:t>Tugas-tugas</w:t>
      </w:r>
      <w:proofErr w:type="spellEnd"/>
      <w:r w:rsidRPr="00DB25C4">
        <w:rPr>
          <w:rFonts w:cstheme="minorHAnsi"/>
          <w:color w:val="000000" w:themeColor="text1"/>
        </w:rPr>
        <w:t xml:space="preserve"> </w:t>
      </w:r>
      <w:proofErr w:type="spellStart"/>
      <w:r w:rsidRPr="00DB25C4">
        <w:rPr>
          <w:rFonts w:cstheme="minorHAnsi"/>
          <w:color w:val="000000" w:themeColor="text1"/>
        </w:rPr>
        <w:t>pokok</w:t>
      </w:r>
      <w:proofErr w:type="spellEnd"/>
    </w:p>
    <w:p w14:paraId="5C0081FF" w14:textId="77777777" w:rsidR="00EE2EA9" w:rsidRPr="00DB25C4" w:rsidRDefault="00EE2EA9" w:rsidP="009F6099">
      <w:pPr>
        <w:pStyle w:val="ListParagraph"/>
        <w:numPr>
          <w:ilvl w:val="0"/>
          <w:numId w:val="43"/>
        </w:numPr>
        <w:spacing w:after="0" w:line="240" w:lineRule="auto"/>
        <w:jc w:val="both"/>
        <w:rPr>
          <w:rFonts w:eastAsia="Calibri" w:cstheme="minorHAnsi"/>
        </w:rPr>
      </w:pPr>
      <w:proofErr w:type="spellStart"/>
      <w:r w:rsidRPr="00DB25C4">
        <w:rPr>
          <w:rFonts w:eastAsia="Calibri" w:cstheme="minorHAnsi"/>
        </w:rPr>
        <w:t>Melaksanakan</w:t>
      </w:r>
      <w:proofErr w:type="spellEnd"/>
      <w:r w:rsidRPr="00DB25C4">
        <w:rPr>
          <w:rFonts w:eastAsia="Calibri" w:cstheme="minorHAnsi"/>
        </w:rPr>
        <w:t xml:space="preserve"> </w:t>
      </w:r>
      <w:proofErr w:type="spellStart"/>
      <w:r w:rsidRPr="00DB25C4">
        <w:rPr>
          <w:rFonts w:eastAsia="Calibri" w:cstheme="minorHAnsi"/>
        </w:rPr>
        <w:t>administrasi</w:t>
      </w:r>
      <w:proofErr w:type="spellEnd"/>
      <w:r w:rsidRPr="00DB25C4">
        <w:rPr>
          <w:rFonts w:eastAsia="Calibri" w:cstheme="minorHAnsi"/>
        </w:rPr>
        <w:t xml:space="preserve"> </w:t>
      </w:r>
      <w:proofErr w:type="spellStart"/>
      <w:r w:rsidRPr="00DB25C4">
        <w:rPr>
          <w:rFonts w:eastAsia="Calibri" w:cstheme="minorHAnsi"/>
        </w:rPr>
        <w:t>penyusunan</w:t>
      </w:r>
      <w:proofErr w:type="spellEnd"/>
      <w:r w:rsidRPr="00DB25C4">
        <w:rPr>
          <w:rFonts w:eastAsia="Calibri" w:cstheme="minorHAnsi"/>
        </w:rPr>
        <w:t xml:space="preserve">, </w:t>
      </w:r>
      <w:proofErr w:type="spellStart"/>
      <w:r w:rsidRPr="00DB25C4">
        <w:rPr>
          <w:rFonts w:eastAsia="Calibri" w:cstheme="minorHAnsi"/>
        </w:rPr>
        <w:t>pengajuan</w:t>
      </w:r>
      <w:proofErr w:type="spellEnd"/>
      <w:r w:rsidRPr="00DB25C4">
        <w:rPr>
          <w:rFonts w:eastAsia="Calibri" w:cstheme="minorHAnsi"/>
        </w:rPr>
        <w:t xml:space="preserve"> dan </w:t>
      </w:r>
      <w:proofErr w:type="spellStart"/>
      <w:r w:rsidRPr="00DB25C4">
        <w:rPr>
          <w:rFonts w:eastAsia="Calibri" w:cstheme="minorHAnsi"/>
        </w:rPr>
        <w:t>pelaporan</w:t>
      </w:r>
      <w:proofErr w:type="spellEnd"/>
      <w:r w:rsidRPr="00DB25C4">
        <w:rPr>
          <w:rFonts w:eastAsia="Calibri" w:cstheme="minorHAnsi"/>
        </w:rPr>
        <w:t xml:space="preserve"> </w:t>
      </w:r>
      <w:proofErr w:type="spellStart"/>
      <w:r w:rsidRPr="00DB25C4">
        <w:rPr>
          <w:rFonts w:eastAsia="Calibri" w:cstheme="minorHAnsi"/>
        </w:rPr>
        <w:t>anggaran</w:t>
      </w:r>
      <w:proofErr w:type="spellEnd"/>
      <w:r w:rsidRPr="00DB25C4">
        <w:rPr>
          <w:rFonts w:eastAsia="Calibri" w:cstheme="minorHAnsi"/>
        </w:rPr>
        <w:t xml:space="preserve"> dan </w:t>
      </w:r>
      <w:proofErr w:type="spellStart"/>
      <w:r w:rsidRPr="00DB25C4">
        <w:rPr>
          <w:rFonts w:eastAsia="Calibri" w:cstheme="minorHAnsi"/>
        </w:rPr>
        <w:t>kegiatan</w:t>
      </w:r>
      <w:proofErr w:type="spellEnd"/>
      <w:r w:rsidRPr="00DB25C4">
        <w:rPr>
          <w:rFonts w:eastAsia="Calibri" w:cstheme="minorHAnsi"/>
        </w:rPr>
        <w:t xml:space="preserve"> </w:t>
      </w:r>
      <w:proofErr w:type="spellStart"/>
      <w:r w:rsidRPr="00DB25C4">
        <w:rPr>
          <w:rFonts w:eastAsia="Calibri" w:cstheme="minorHAnsi"/>
        </w:rPr>
        <w:t>Fakultas</w:t>
      </w:r>
      <w:proofErr w:type="spellEnd"/>
      <w:r w:rsidRPr="00DB25C4">
        <w:rPr>
          <w:rFonts w:eastAsia="Calibri" w:cstheme="minorHAnsi"/>
        </w:rPr>
        <w:t xml:space="preserve"> dan Program </w:t>
      </w:r>
      <w:proofErr w:type="spellStart"/>
      <w:r w:rsidRPr="00DB25C4">
        <w:rPr>
          <w:rFonts w:eastAsia="Calibri" w:cstheme="minorHAnsi"/>
        </w:rPr>
        <w:t>Studi</w:t>
      </w:r>
      <w:proofErr w:type="spellEnd"/>
      <w:r w:rsidRPr="00DB25C4">
        <w:rPr>
          <w:rFonts w:eastAsia="Calibri" w:cstheme="minorHAnsi"/>
        </w:rPr>
        <w:t xml:space="preserve">, </w:t>
      </w:r>
      <w:proofErr w:type="spellStart"/>
      <w:r w:rsidRPr="00DB25C4">
        <w:rPr>
          <w:rFonts w:eastAsia="Calibri" w:cstheme="minorHAnsi"/>
        </w:rPr>
        <w:t>meliputi</w:t>
      </w:r>
      <w:proofErr w:type="spellEnd"/>
      <w:r w:rsidRPr="00DB25C4">
        <w:rPr>
          <w:rFonts w:eastAsia="Calibri" w:cstheme="minorHAnsi"/>
        </w:rPr>
        <w:t xml:space="preserve"> </w:t>
      </w:r>
      <w:proofErr w:type="spellStart"/>
      <w:r w:rsidRPr="00DB25C4">
        <w:rPr>
          <w:rFonts w:eastAsia="Calibri" w:cstheme="minorHAnsi"/>
        </w:rPr>
        <w:t>namun</w:t>
      </w:r>
      <w:proofErr w:type="spellEnd"/>
      <w:r w:rsidRPr="00DB25C4">
        <w:rPr>
          <w:rFonts w:eastAsia="Calibri" w:cstheme="minorHAnsi"/>
        </w:rPr>
        <w:t xml:space="preserve"> </w:t>
      </w:r>
      <w:proofErr w:type="spellStart"/>
      <w:r w:rsidRPr="00DB25C4">
        <w:rPr>
          <w:rFonts w:eastAsia="Calibri" w:cstheme="minorHAnsi"/>
        </w:rPr>
        <w:t>tidak</w:t>
      </w:r>
      <w:proofErr w:type="spellEnd"/>
      <w:r w:rsidRPr="00DB25C4">
        <w:rPr>
          <w:rFonts w:eastAsia="Calibri" w:cstheme="minorHAnsi"/>
        </w:rPr>
        <w:t xml:space="preserve"> </w:t>
      </w:r>
      <w:proofErr w:type="spellStart"/>
      <w:r w:rsidRPr="00DB25C4">
        <w:rPr>
          <w:rFonts w:eastAsia="Calibri" w:cstheme="minorHAnsi"/>
        </w:rPr>
        <w:t>terbatas</w:t>
      </w:r>
      <w:proofErr w:type="spellEnd"/>
      <w:r w:rsidRPr="00DB25C4">
        <w:rPr>
          <w:rFonts w:eastAsia="Calibri" w:cstheme="minorHAnsi"/>
        </w:rPr>
        <w:t xml:space="preserve"> </w:t>
      </w:r>
      <w:proofErr w:type="gramStart"/>
      <w:r w:rsidRPr="00DB25C4">
        <w:rPr>
          <w:rFonts w:eastAsia="Calibri" w:cstheme="minorHAnsi"/>
        </w:rPr>
        <w:t>pada :</w:t>
      </w:r>
      <w:proofErr w:type="gramEnd"/>
    </w:p>
    <w:p w14:paraId="1A87F98B" w14:textId="77777777" w:rsidR="00EE2EA9" w:rsidRPr="00DB25C4" w:rsidRDefault="00EE2EA9" w:rsidP="009F6099">
      <w:pPr>
        <w:pStyle w:val="ListParagraph"/>
        <w:numPr>
          <w:ilvl w:val="0"/>
          <w:numId w:val="43"/>
        </w:numPr>
        <w:spacing w:after="0" w:line="240" w:lineRule="auto"/>
        <w:jc w:val="both"/>
        <w:rPr>
          <w:rFonts w:eastAsia="Calibri" w:cstheme="minorHAnsi"/>
        </w:rPr>
      </w:pPr>
      <w:proofErr w:type="spellStart"/>
      <w:r w:rsidRPr="00DB25C4">
        <w:rPr>
          <w:rFonts w:eastAsia="Calibri" w:cstheme="minorHAnsi"/>
        </w:rPr>
        <w:t>Mendukung</w:t>
      </w:r>
      <w:proofErr w:type="spellEnd"/>
      <w:r w:rsidRPr="00DB25C4">
        <w:rPr>
          <w:rFonts w:eastAsia="Calibri" w:cstheme="minorHAnsi"/>
        </w:rPr>
        <w:t xml:space="preserve"> </w:t>
      </w:r>
      <w:proofErr w:type="spellStart"/>
      <w:r w:rsidRPr="00DB25C4">
        <w:rPr>
          <w:rFonts w:eastAsia="Calibri" w:cstheme="minorHAnsi"/>
        </w:rPr>
        <w:t>penyusunan</w:t>
      </w:r>
      <w:proofErr w:type="spellEnd"/>
      <w:r w:rsidRPr="00DB25C4">
        <w:rPr>
          <w:rFonts w:eastAsia="Calibri" w:cstheme="minorHAnsi"/>
        </w:rPr>
        <w:t xml:space="preserve">, </w:t>
      </w:r>
      <w:proofErr w:type="spellStart"/>
      <w:r w:rsidRPr="00DB25C4">
        <w:rPr>
          <w:rFonts w:eastAsia="Calibri" w:cstheme="minorHAnsi"/>
        </w:rPr>
        <w:t>pengajuan</w:t>
      </w:r>
      <w:proofErr w:type="spellEnd"/>
      <w:r w:rsidRPr="00DB25C4">
        <w:rPr>
          <w:rFonts w:eastAsia="Calibri" w:cstheme="minorHAnsi"/>
        </w:rPr>
        <w:t xml:space="preserve"> RKAT, RKATR, </w:t>
      </w:r>
      <w:proofErr w:type="spellStart"/>
      <w:r w:rsidRPr="00DB25C4">
        <w:rPr>
          <w:rFonts w:eastAsia="Calibri" w:cstheme="minorHAnsi"/>
        </w:rPr>
        <w:t>pertanggungjawaban</w:t>
      </w:r>
      <w:proofErr w:type="spellEnd"/>
      <w:r w:rsidRPr="00DB25C4">
        <w:rPr>
          <w:rFonts w:eastAsia="Calibri" w:cstheme="minorHAnsi"/>
        </w:rPr>
        <w:t xml:space="preserve"> </w:t>
      </w:r>
      <w:proofErr w:type="spellStart"/>
      <w:r w:rsidRPr="00DB25C4">
        <w:rPr>
          <w:rFonts w:eastAsia="Calibri" w:cstheme="minorHAnsi"/>
        </w:rPr>
        <w:t>kegiatan</w:t>
      </w:r>
      <w:proofErr w:type="spellEnd"/>
      <w:r w:rsidRPr="00DB25C4">
        <w:rPr>
          <w:rFonts w:eastAsia="Calibri" w:cstheme="minorHAnsi"/>
        </w:rPr>
        <w:t xml:space="preserve"> </w:t>
      </w:r>
      <w:proofErr w:type="spellStart"/>
      <w:r w:rsidRPr="00DB25C4">
        <w:rPr>
          <w:rFonts w:eastAsia="Calibri" w:cstheme="minorHAnsi"/>
        </w:rPr>
        <w:t>Fakultas</w:t>
      </w:r>
      <w:proofErr w:type="spellEnd"/>
      <w:r w:rsidRPr="00DB25C4">
        <w:rPr>
          <w:rFonts w:eastAsia="Calibri" w:cstheme="minorHAnsi"/>
        </w:rPr>
        <w:t xml:space="preserve"> dan Program </w:t>
      </w:r>
      <w:proofErr w:type="spellStart"/>
      <w:r w:rsidRPr="00DB25C4">
        <w:rPr>
          <w:rFonts w:eastAsia="Calibri" w:cstheme="minorHAnsi"/>
        </w:rPr>
        <w:t>Studi</w:t>
      </w:r>
      <w:proofErr w:type="spellEnd"/>
      <w:r w:rsidRPr="00DB25C4">
        <w:rPr>
          <w:rFonts w:eastAsia="Calibri" w:cstheme="minorHAnsi"/>
        </w:rPr>
        <w:t>;</w:t>
      </w:r>
    </w:p>
    <w:p w14:paraId="6D7CFE2B" w14:textId="77777777" w:rsidR="00EE2EA9" w:rsidRPr="00DB25C4" w:rsidRDefault="00EE2EA9" w:rsidP="009F6099">
      <w:pPr>
        <w:pStyle w:val="ListParagraph"/>
        <w:numPr>
          <w:ilvl w:val="0"/>
          <w:numId w:val="43"/>
        </w:numPr>
        <w:spacing w:after="0" w:line="240" w:lineRule="auto"/>
        <w:jc w:val="both"/>
        <w:rPr>
          <w:rFonts w:eastAsia="Calibri" w:cstheme="minorHAnsi"/>
        </w:rPr>
      </w:pPr>
      <w:proofErr w:type="spellStart"/>
      <w:r w:rsidRPr="00DB25C4">
        <w:rPr>
          <w:rFonts w:eastAsia="Calibri" w:cstheme="minorHAnsi"/>
        </w:rPr>
        <w:t>Mendukung</w:t>
      </w:r>
      <w:proofErr w:type="spellEnd"/>
      <w:r w:rsidRPr="00DB25C4">
        <w:rPr>
          <w:rFonts w:eastAsia="Calibri" w:cstheme="minorHAnsi"/>
        </w:rPr>
        <w:t xml:space="preserve"> </w:t>
      </w:r>
      <w:proofErr w:type="spellStart"/>
      <w:r w:rsidRPr="00DB25C4">
        <w:rPr>
          <w:rFonts w:eastAsia="Calibri" w:cstheme="minorHAnsi"/>
        </w:rPr>
        <w:t>penyusunan</w:t>
      </w:r>
      <w:proofErr w:type="spellEnd"/>
      <w:r w:rsidRPr="00DB25C4">
        <w:rPr>
          <w:rFonts w:eastAsia="Calibri" w:cstheme="minorHAnsi"/>
        </w:rPr>
        <w:t xml:space="preserve"> LTR </w:t>
      </w:r>
      <w:proofErr w:type="spellStart"/>
      <w:r w:rsidRPr="00DB25C4">
        <w:rPr>
          <w:rFonts w:eastAsia="Calibri" w:cstheme="minorHAnsi"/>
        </w:rPr>
        <w:t>Fakultas</w:t>
      </w:r>
      <w:proofErr w:type="spellEnd"/>
      <w:r w:rsidRPr="00DB25C4">
        <w:rPr>
          <w:rFonts w:eastAsia="Calibri" w:cstheme="minorHAnsi"/>
        </w:rPr>
        <w:t>;</w:t>
      </w:r>
    </w:p>
    <w:p w14:paraId="6F2FAC0F" w14:textId="77777777" w:rsidR="00EE2EA9" w:rsidRPr="00DB25C4" w:rsidRDefault="00EE2EA9" w:rsidP="009F6099">
      <w:pPr>
        <w:pStyle w:val="ListParagraph"/>
        <w:numPr>
          <w:ilvl w:val="0"/>
          <w:numId w:val="43"/>
        </w:numPr>
        <w:spacing w:after="0" w:line="240" w:lineRule="auto"/>
        <w:jc w:val="both"/>
        <w:rPr>
          <w:rFonts w:eastAsia="Calibri" w:cstheme="minorHAnsi"/>
        </w:rPr>
      </w:pPr>
      <w:proofErr w:type="spellStart"/>
      <w:r w:rsidRPr="00DB25C4">
        <w:rPr>
          <w:rFonts w:eastAsia="Calibri" w:cstheme="minorHAnsi"/>
        </w:rPr>
        <w:t>Melaksanakan</w:t>
      </w:r>
      <w:proofErr w:type="spellEnd"/>
      <w:r w:rsidRPr="00DB25C4">
        <w:rPr>
          <w:rFonts w:eastAsia="Calibri" w:cstheme="minorHAnsi"/>
        </w:rPr>
        <w:t xml:space="preserve"> </w:t>
      </w:r>
      <w:proofErr w:type="spellStart"/>
      <w:r w:rsidRPr="00DB25C4">
        <w:rPr>
          <w:rFonts w:eastAsia="Calibri" w:cstheme="minorHAnsi"/>
        </w:rPr>
        <w:t>administrasi</w:t>
      </w:r>
      <w:proofErr w:type="spellEnd"/>
      <w:r w:rsidRPr="00DB25C4">
        <w:rPr>
          <w:rFonts w:eastAsia="Calibri" w:cstheme="minorHAnsi"/>
        </w:rPr>
        <w:t xml:space="preserve"> </w:t>
      </w:r>
      <w:proofErr w:type="spellStart"/>
      <w:r w:rsidRPr="00DB25C4">
        <w:rPr>
          <w:rFonts w:eastAsia="Calibri" w:cstheme="minorHAnsi"/>
        </w:rPr>
        <w:t>pengajuan</w:t>
      </w:r>
      <w:proofErr w:type="spellEnd"/>
      <w:r w:rsidRPr="00DB25C4">
        <w:rPr>
          <w:rFonts w:eastAsia="Calibri" w:cstheme="minorHAnsi"/>
        </w:rPr>
        <w:t xml:space="preserve"> FPA </w:t>
      </w:r>
      <w:proofErr w:type="spellStart"/>
      <w:r w:rsidRPr="00DB25C4">
        <w:rPr>
          <w:rFonts w:eastAsia="Calibri" w:cstheme="minorHAnsi"/>
        </w:rPr>
        <w:t>kegiatan</w:t>
      </w:r>
      <w:proofErr w:type="spellEnd"/>
      <w:r w:rsidRPr="00DB25C4">
        <w:rPr>
          <w:rFonts w:eastAsia="Calibri" w:cstheme="minorHAnsi"/>
        </w:rPr>
        <w:t xml:space="preserve"> </w:t>
      </w:r>
      <w:proofErr w:type="spellStart"/>
      <w:r w:rsidRPr="00DB25C4">
        <w:rPr>
          <w:rFonts w:eastAsia="Calibri" w:cstheme="minorHAnsi"/>
        </w:rPr>
        <w:t>operasional</w:t>
      </w:r>
      <w:proofErr w:type="spellEnd"/>
      <w:r w:rsidRPr="00DB25C4">
        <w:rPr>
          <w:rFonts w:eastAsia="Calibri" w:cstheme="minorHAnsi"/>
        </w:rPr>
        <w:t xml:space="preserve">, honorarium dan </w:t>
      </w:r>
      <w:proofErr w:type="spellStart"/>
      <w:r w:rsidRPr="00DB25C4">
        <w:rPr>
          <w:rFonts w:eastAsia="Calibri" w:cstheme="minorHAnsi"/>
        </w:rPr>
        <w:t>rekapitulasi</w:t>
      </w:r>
      <w:proofErr w:type="spellEnd"/>
      <w:r w:rsidRPr="00DB25C4">
        <w:rPr>
          <w:rFonts w:eastAsia="Calibri" w:cstheme="minorHAnsi"/>
        </w:rPr>
        <w:t xml:space="preserve"> </w:t>
      </w:r>
      <w:proofErr w:type="spellStart"/>
      <w:r w:rsidRPr="00DB25C4">
        <w:rPr>
          <w:rFonts w:eastAsia="Calibri" w:cstheme="minorHAnsi"/>
        </w:rPr>
        <w:t>perhitungan</w:t>
      </w:r>
      <w:proofErr w:type="spellEnd"/>
      <w:r w:rsidRPr="00DB25C4">
        <w:rPr>
          <w:rFonts w:eastAsia="Calibri" w:cstheme="minorHAnsi"/>
        </w:rPr>
        <w:t xml:space="preserve"> EWMP </w:t>
      </w:r>
      <w:proofErr w:type="spellStart"/>
      <w:r w:rsidRPr="00DB25C4">
        <w:rPr>
          <w:rFonts w:eastAsia="Calibri" w:cstheme="minorHAnsi"/>
        </w:rPr>
        <w:t>seluruh</w:t>
      </w:r>
      <w:proofErr w:type="spellEnd"/>
      <w:r w:rsidRPr="00DB25C4">
        <w:rPr>
          <w:rFonts w:eastAsia="Calibri" w:cstheme="minorHAnsi"/>
        </w:rPr>
        <w:t xml:space="preserve"> Program </w:t>
      </w:r>
      <w:proofErr w:type="spellStart"/>
      <w:r w:rsidRPr="00DB25C4">
        <w:rPr>
          <w:rFonts w:eastAsia="Calibri" w:cstheme="minorHAnsi"/>
        </w:rPr>
        <w:t>Studi</w:t>
      </w:r>
      <w:proofErr w:type="spellEnd"/>
      <w:r w:rsidRPr="00DB25C4">
        <w:rPr>
          <w:rFonts w:eastAsia="Calibri" w:cstheme="minorHAnsi"/>
        </w:rPr>
        <w:t>;</w:t>
      </w:r>
    </w:p>
    <w:p w14:paraId="12E89FC8" w14:textId="77777777" w:rsidR="00EE2EA9" w:rsidRPr="00DB25C4" w:rsidRDefault="00EE2EA9" w:rsidP="009F6099">
      <w:pPr>
        <w:pStyle w:val="ListParagraph"/>
        <w:numPr>
          <w:ilvl w:val="0"/>
          <w:numId w:val="43"/>
        </w:numPr>
        <w:spacing w:after="0" w:line="240" w:lineRule="auto"/>
        <w:jc w:val="both"/>
        <w:rPr>
          <w:rFonts w:eastAsia="Calibri" w:cstheme="minorHAnsi"/>
        </w:rPr>
      </w:pPr>
      <w:proofErr w:type="spellStart"/>
      <w:r w:rsidRPr="00DB25C4">
        <w:rPr>
          <w:rFonts w:eastAsia="Calibri" w:cstheme="minorHAnsi"/>
        </w:rPr>
        <w:t>Memonitor</w:t>
      </w:r>
      <w:proofErr w:type="spellEnd"/>
      <w:r w:rsidRPr="00DB25C4">
        <w:rPr>
          <w:rFonts w:eastAsia="Calibri" w:cstheme="minorHAnsi"/>
        </w:rPr>
        <w:t xml:space="preserve"> </w:t>
      </w:r>
      <w:proofErr w:type="spellStart"/>
      <w:r w:rsidRPr="00DB25C4">
        <w:rPr>
          <w:rFonts w:eastAsia="Calibri" w:cstheme="minorHAnsi"/>
        </w:rPr>
        <w:t>pencairan</w:t>
      </w:r>
      <w:proofErr w:type="spellEnd"/>
      <w:r w:rsidRPr="00DB25C4">
        <w:rPr>
          <w:rFonts w:eastAsia="Calibri" w:cstheme="minorHAnsi"/>
        </w:rPr>
        <w:t xml:space="preserve"> dan </w:t>
      </w:r>
      <w:proofErr w:type="spellStart"/>
      <w:r w:rsidRPr="00DB25C4">
        <w:rPr>
          <w:rFonts w:eastAsia="Calibri" w:cstheme="minorHAnsi"/>
        </w:rPr>
        <w:t>pertanggungjawaban</w:t>
      </w:r>
      <w:proofErr w:type="spellEnd"/>
      <w:r w:rsidRPr="00DB25C4">
        <w:rPr>
          <w:rFonts w:eastAsia="Calibri" w:cstheme="minorHAnsi"/>
        </w:rPr>
        <w:t xml:space="preserve"> </w:t>
      </w:r>
      <w:proofErr w:type="spellStart"/>
      <w:r w:rsidRPr="00DB25C4">
        <w:rPr>
          <w:rFonts w:eastAsia="Calibri" w:cstheme="minorHAnsi"/>
        </w:rPr>
        <w:t>pencairan</w:t>
      </w:r>
      <w:proofErr w:type="spellEnd"/>
      <w:r w:rsidRPr="00DB25C4">
        <w:rPr>
          <w:rFonts w:eastAsia="Calibri" w:cstheme="minorHAnsi"/>
        </w:rPr>
        <w:t xml:space="preserve"> </w:t>
      </w:r>
      <w:proofErr w:type="spellStart"/>
      <w:r w:rsidRPr="00DB25C4">
        <w:rPr>
          <w:rFonts w:eastAsia="Calibri" w:cstheme="minorHAnsi"/>
        </w:rPr>
        <w:t>anggaran</w:t>
      </w:r>
      <w:proofErr w:type="spellEnd"/>
      <w:r w:rsidRPr="00DB25C4">
        <w:rPr>
          <w:rFonts w:eastAsia="Calibri" w:cstheme="minorHAnsi"/>
        </w:rPr>
        <w:t xml:space="preserve">. </w:t>
      </w:r>
    </w:p>
    <w:p w14:paraId="01467787" w14:textId="77777777" w:rsidR="00EE2EA9" w:rsidRPr="00DB25C4" w:rsidRDefault="00EE2EA9" w:rsidP="009F6099">
      <w:pPr>
        <w:pStyle w:val="ListParagraph"/>
        <w:numPr>
          <w:ilvl w:val="0"/>
          <w:numId w:val="43"/>
        </w:numPr>
        <w:spacing w:after="0" w:line="240" w:lineRule="auto"/>
        <w:jc w:val="both"/>
        <w:rPr>
          <w:rFonts w:eastAsia="Calibri" w:cstheme="minorHAnsi"/>
        </w:rPr>
      </w:pPr>
      <w:proofErr w:type="spellStart"/>
      <w:r w:rsidRPr="00DB25C4">
        <w:rPr>
          <w:rFonts w:eastAsia="Calibri" w:cstheme="minorHAnsi"/>
        </w:rPr>
        <w:t>Melaksanakan</w:t>
      </w:r>
      <w:proofErr w:type="spellEnd"/>
      <w:r w:rsidRPr="00DB25C4">
        <w:rPr>
          <w:rFonts w:eastAsia="Calibri" w:cstheme="minorHAnsi"/>
        </w:rPr>
        <w:t xml:space="preserve"> </w:t>
      </w:r>
      <w:proofErr w:type="spellStart"/>
      <w:r w:rsidRPr="00DB25C4">
        <w:rPr>
          <w:rFonts w:eastAsia="Calibri" w:cstheme="minorHAnsi"/>
        </w:rPr>
        <w:t>administrasi</w:t>
      </w:r>
      <w:proofErr w:type="spellEnd"/>
      <w:r w:rsidRPr="00DB25C4">
        <w:rPr>
          <w:rFonts w:eastAsia="Calibri" w:cstheme="minorHAnsi"/>
        </w:rPr>
        <w:t xml:space="preserve"> </w:t>
      </w:r>
      <w:proofErr w:type="spellStart"/>
      <w:r w:rsidRPr="00DB25C4">
        <w:rPr>
          <w:rFonts w:eastAsia="Calibri" w:cstheme="minorHAnsi"/>
        </w:rPr>
        <w:t>kegiatan</w:t>
      </w:r>
      <w:proofErr w:type="spellEnd"/>
      <w:r w:rsidRPr="00DB25C4">
        <w:rPr>
          <w:rFonts w:eastAsia="Calibri" w:cstheme="minorHAnsi"/>
        </w:rPr>
        <w:t xml:space="preserve"> dan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perkuliahan</w:t>
      </w:r>
      <w:proofErr w:type="spellEnd"/>
      <w:r w:rsidRPr="00DB25C4">
        <w:rPr>
          <w:rFonts w:eastAsia="Calibri" w:cstheme="minorHAnsi"/>
        </w:rPr>
        <w:t xml:space="preserve"> (Semester </w:t>
      </w:r>
      <w:proofErr w:type="spellStart"/>
      <w:r w:rsidRPr="00DB25C4">
        <w:rPr>
          <w:rFonts w:eastAsia="Calibri" w:cstheme="minorHAnsi"/>
        </w:rPr>
        <w:t>Ganjil</w:t>
      </w:r>
      <w:proofErr w:type="spellEnd"/>
      <w:r w:rsidRPr="00DB25C4">
        <w:rPr>
          <w:rFonts w:eastAsia="Calibri" w:cstheme="minorHAnsi"/>
        </w:rPr>
        <w:t xml:space="preserve">, </w:t>
      </w:r>
      <w:proofErr w:type="spellStart"/>
      <w:r w:rsidRPr="00DB25C4">
        <w:rPr>
          <w:rFonts w:eastAsia="Calibri" w:cstheme="minorHAnsi"/>
        </w:rPr>
        <w:t>Genap</w:t>
      </w:r>
      <w:proofErr w:type="spellEnd"/>
      <w:r w:rsidRPr="00DB25C4">
        <w:rPr>
          <w:rFonts w:eastAsia="Calibri" w:cstheme="minorHAnsi"/>
        </w:rPr>
        <w:t xml:space="preserve"> dan Semester Antara), </w:t>
      </w:r>
      <w:proofErr w:type="spellStart"/>
      <w:r w:rsidRPr="00DB25C4">
        <w:rPr>
          <w:rFonts w:eastAsia="Calibri" w:cstheme="minorHAnsi"/>
        </w:rPr>
        <w:t>meliputi</w:t>
      </w:r>
      <w:proofErr w:type="spellEnd"/>
      <w:r w:rsidRPr="00DB25C4">
        <w:rPr>
          <w:rFonts w:eastAsia="Calibri" w:cstheme="minorHAnsi"/>
        </w:rPr>
        <w:t xml:space="preserve"> </w:t>
      </w:r>
      <w:proofErr w:type="spellStart"/>
      <w:r w:rsidRPr="00DB25C4">
        <w:rPr>
          <w:rFonts w:eastAsia="Calibri" w:cstheme="minorHAnsi"/>
        </w:rPr>
        <w:t>namun</w:t>
      </w:r>
      <w:proofErr w:type="spellEnd"/>
      <w:r w:rsidRPr="00DB25C4">
        <w:rPr>
          <w:rFonts w:eastAsia="Calibri" w:cstheme="minorHAnsi"/>
        </w:rPr>
        <w:t xml:space="preserve"> </w:t>
      </w:r>
      <w:proofErr w:type="spellStart"/>
      <w:r w:rsidRPr="00DB25C4">
        <w:rPr>
          <w:rFonts w:eastAsia="Calibri" w:cstheme="minorHAnsi"/>
        </w:rPr>
        <w:t>tidak</w:t>
      </w:r>
      <w:proofErr w:type="spellEnd"/>
      <w:r w:rsidRPr="00DB25C4">
        <w:rPr>
          <w:rFonts w:eastAsia="Calibri" w:cstheme="minorHAnsi"/>
        </w:rPr>
        <w:t xml:space="preserve"> </w:t>
      </w:r>
      <w:proofErr w:type="spellStart"/>
      <w:r w:rsidRPr="00DB25C4">
        <w:rPr>
          <w:rFonts w:eastAsia="Calibri" w:cstheme="minorHAnsi"/>
        </w:rPr>
        <w:t>terbatas</w:t>
      </w:r>
      <w:proofErr w:type="spellEnd"/>
      <w:r w:rsidRPr="00DB25C4">
        <w:rPr>
          <w:rFonts w:eastAsia="Calibri" w:cstheme="minorHAnsi"/>
        </w:rPr>
        <w:t xml:space="preserve"> </w:t>
      </w:r>
      <w:proofErr w:type="gramStart"/>
      <w:r w:rsidRPr="00DB25C4">
        <w:rPr>
          <w:rFonts w:eastAsia="Calibri" w:cstheme="minorHAnsi"/>
        </w:rPr>
        <w:t>pada :</w:t>
      </w:r>
      <w:proofErr w:type="gramEnd"/>
    </w:p>
    <w:p w14:paraId="07642E8B" w14:textId="77777777" w:rsidR="00EE2EA9" w:rsidRPr="00DB25C4" w:rsidRDefault="00EE2EA9" w:rsidP="009F6099">
      <w:pPr>
        <w:pStyle w:val="ListParagraph"/>
        <w:numPr>
          <w:ilvl w:val="0"/>
          <w:numId w:val="43"/>
        </w:numPr>
        <w:spacing w:after="0" w:line="240" w:lineRule="auto"/>
        <w:jc w:val="both"/>
        <w:rPr>
          <w:rFonts w:eastAsia="Calibri" w:cstheme="minorHAnsi"/>
        </w:rPr>
      </w:pPr>
      <w:r w:rsidRPr="00DB25C4">
        <w:rPr>
          <w:rFonts w:eastAsia="Calibri" w:cstheme="minorHAnsi"/>
        </w:rPr>
        <w:t xml:space="preserve">Menyusun </w:t>
      </w:r>
      <w:proofErr w:type="spellStart"/>
      <w:r w:rsidRPr="00DB25C4">
        <w:rPr>
          <w:rFonts w:eastAsia="Calibri" w:cstheme="minorHAnsi"/>
        </w:rPr>
        <w:t>jadwal</w:t>
      </w:r>
      <w:proofErr w:type="spellEnd"/>
      <w:r w:rsidRPr="00DB25C4">
        <w:rPr>
          <w:rFonts w:eastAsia="Calibri" w:cstheme="minorHAnsi"/>
        </w:rPr>
        <w:t xml:space="preserve"> UAS dan </w:t>
      </w:r>
      <w:proofErr w:type="spellStart"/>
      <w:r w:rsidRPr="00DB25C4">
        <w:rPr>
          <w:rFonts w:eastAsia="Calibri" w:cstheme="minorHAnsi"/>
        </w:rPr>
        <w:t>pengumpulan</w:t>
      </w:r>
      <w:proofErr w:type="spellEnd"/>
      <w:r w:rsidRPr="00DB25C4">
        <w:rPr>
          <w:rFonts w:eastAsia="Calibri" w:cstheme="minorHAnsi"/>
        </w:rPr>
        <w:t xml:space="preserve"> </w:t>
      </w:r>
      <w:proofErr w:type="spellStart"/>
      <w:r w:rsidRPr="00DB25C4">
        <w:rPr>
          <w:rFonts w:eastAsia="Calibri" w:cstheme="minorHAnsi"/>
        </w:rPr>
        <w:t>soal</w:t>
      </w:r>
      <w:proofErr w:type="spellEnd"/>
      <w:r w:rsidRPr="00DB25C4">
        <w:rPr>
          <w:rFonts w:eastAsia="Calibri" w:cstheme="minorHAnsi"/>
        </w:rPr>
        <w:t xml:space="preserve"> UAS;</w:t>
      </w:r>
    </w:p>
    <w:p w14:paraId="295A3C54" w14:textId="77777777" w:rsidR="00EE2EA9" w:rsidRPr="00DB25C4" w:rsidRDefault="00EE2EA9" w:rsidP="009F6099">
      <w:pPr>
        <w:pStyle w:val="ListParagraph"/>
        <w:numPr>
          <w:ilvl w:val="0"/>
          <w:numId w:val="43"/>
        </w:numPr>
        <w:spacing w:after="0" w:line="240" w:lineRule="auto"/>
        <w:jc w:val="both"/>
        <w:rPr>
          <w:rFonts w:eastAsia="Calibri" w:cstheme="minorHAnsi"/>
        </w:rPr>
      </w:pPr>
      <w:proofErr w:type="spellStart"/>
      <w:r w:rsidRPr="00DB25C4">
        <w:rPr>
          <w:rFonts w:eastAsia="Calibri" w:cstheme="minorHAnsi"/>
        </w:rPr>
        <w:t>Melaksanakan</w:t>
      </w:r>
      <w:proofErr w:type="spellEnd"/>
      <w:r w:rsidRPr="00DB25C4">
        <w:rPr>
          <w:rFonts w:eastAsia="Calibri" w:cstheme="minorHAnsi"/>
        </w:rPr>
        <w:t xml:space="preserve"> </w:t>
      </w:r>
      <w:proofErr w:type="spellStart"/>
      <w:r w:rsidRPr="00DB25C4">
        <w:rPr>
          <w:rFonts w:eastAsia="Calibri" w:cstheme="minorHAnsi"/>
        </w:rPr>
        <w:t>pengkinian</w:t>
      </w:r>
      <w:proofErr w:type="spellEnd"/>
      <w:r w:rsidRPr="00DB25C4">
        <w:rPr>
          <w:rFonts w:eastAsia="Calibri" w:cstheme="minorHAnsi"/>
        </w:rPr>
        <w:t xml:space="preserve"> data </w:t>
      </w:r>
      <w:proofErr w:type="spellStart"/>
      <w:r w:rsidRPr="00DB25C4">
        <w:rPr>
          <w:rFonts w:eastAsia="Calibri" w:cstheme="minorHAnsi"/>
        </w:rPr>
        <w:t>atau</w:t>
      </w:r>
      <w:proofErr w:type="spellEnd"/>
      <w:r w:rsidRPr="00DB25C4">
        <w:rPr>
          <w:rFonts w:eastAsia="Calibri" w:cstheme="minorHAnsi"/>
        </w:rPr>
        <w:t xml:space="preserve"> </w:t>
      </w:r>
      <w:proofErr w:type="spellStart"/>
      <w:r w:rsidRPr="00DB25C4">
        <w:rPr>
          <w:rFonts w:eastAsia="Calibri" w:cstheme="minorHAnsi"/>
        </w:rPr>
        <w:t>penambahan</w:t>
      </w:r>
      <w:proofErr w:type="spellEnd"/>
      <w:r w:rsidRPr="00DB25C4">
        <w:rPr>
          <w:rFonts w:eastAsia="Calibri" w:cstheme="minorHAnsi"/>
        </w:rPr>
        <w:t xml:space="preserve"> data (</w:t>
      </w:r>
      <w:proofErr w:type="spellStart"/>
      <w:r w:rsidRPr="00DB25C4">
        <w:rPr>
          <w:rFonts w:eastAsia="Calibri" w:cstheme="minorHAnsi"/>
        </w:rPr>
        <w:t>Pembimbing</w:t>
      </w:r>
      <w:proofErr w:type="spellEnd"/>
      <w:r w:rsidRPr="00DB25C4">
        <w:rPr>
          <w:rFonts w:eastAsia="Calibri" w:cstheme="minorHAnsi"/>
        </w:rPr>
        <w:t xml:space="preserve"> </w:t>
      </w:r>
      <w:proofErr w:type="spellStart"/>
      <w:r w:rsidRPr="00DB25C4">
        <w:rPr>
          <w:rFonts w:eastAsia="Calibri" w:cstheme="minorHAnsi"/>
        </w:rPr>
        <w:t>Akademik</w:t>
      </w:r>
      <w:proofErr w:type="spellEnd"/>
      <w:r w:rsidRPr="00DB25C4">
        <w:rPr>
          <w:rFonts w:eastAsia="Calibri" w:cstheme="minorHAnsi"/>
        </w:rPr>
        <w:t xml:space="preserve">, </w:t>
      </w:r>
      <w:proofErr w:type="spellStart"/>
      <w:r w:rsidRPr="00DB25C4">
        <w:rPr>
          <w:rFonts w:eastAsia="Calibri" w:cstheme="minorHAnsi"/>
        </w:rPr>
        <w:t>perubahan</w:t>
      </w:r>
      <w:proofErr w:type="spellEnd"/>
      <w:r w:rsidRPr="00DB25C4">
        <w:rPr>
          <w:rFonts w:eastAsia="Calibri" w:cstheme="minorHAnsi"/>
        </w:rPr>
        <w:t xml:space="preserve"> </w:t>
      </w:r>
      <w:proofErr w:type="spellStart"/>
      <w:r w:rsidRPr="00DB25C4">
        <w:rPr>
          <w:rFonts w:eastAsia="Calibri" w:cstheme="minorHAnsi"/>
        </w:rPr>
        <w:t>Konsentrasi</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penghapusan</w:t>
      </w:r>
      <w:proofErr w:type="spellEnd"/>
      <w:r w:rsidRPr="00DB25C4">
        <w:rPr>
          <w:rFonts w:eastAsia="Calibri" w:cstheme="minorHAnsi"/>
        </w:rPr>
        <w:t xml:space="preserve"> / drop </w:t>
      </w:r>
      <w:proofErr w:type="spellStart"/>
      <w:r w:rsidRPr="00DB25C4">
        <w:rPr>
          <w:rFonts w:eastAsia="Calibri" w:cstheme="minorHAnsi"/>
        </w:rPr>
        <w:t>mata</w:t>
      </w:r>
      <w:proofErr w:type="spellEnd"/>
      <w:r w:rsidRPr="00DB25C4">
        <w:rPr>
          <w:rFonts w:eastAsia="Calibri" w:cstheme="minorHAnsi"/>
        </w:rPr>
        <w:t xml:space="preserve"> </w:t>
      </w:r>
      <w:proofErr w:type="spellStart"/>
      <w:r w:rsidRPr="00DB25C4">
        <w:rPr>
          <w:rFonts w:eastAsia="Calibri" w:cstheme="minorHAnsi"/>
        </w:rPr>
        <w:t>kuliah</w:t>
      </w:r>
      <w:proofErr w:type="spellEnd"/>
      <w:r w:rsidRPr="00DB25C4">
        <w:rPr>
          <w:rFonts w:eastAsia="Calibri" w:cstheme="minorHAnsi"/>
        </w:rPr>
        <w:t>);</w:t>
      </w:r>
    </w:p>
    <w:p w14:paraId="05C9197B" w14:textId="77777777" w:rsidR="00EE2EA9" w:rsidRPr="00DB25C4" w:rsidRDefault="00EE2EA9" w:rsidP="009F6099">
      <w:pPr>
        <w:pStyle w:val="ListParagraph"/>
        <w:numPr>
          <w:ilvl w:val="0"/>
          <w:numId w:val="43"/>
        </w:numPr>
        <w:spacing w:after="0" w:line="240" w:lineRule="auto"/>
        <w:jc w:val="both"/>
        <w:rPr>
          <w:rFonts w:eastAsia="Calibri" w:cstheme="minorHAnsi"/>
        </w:rPr>
      </w:pPr>
      <w:proofErr w:type="spellStart"/>
      <w:r w:rsidRPr="00DB25C4">
        <w:rPr>
          <w:rFonts w:eastAsia="Calibri" w:cstheme="minorHAnsi"/>
        </w:rPr>
        <w:t>Melaksanakan</w:t>
      </w:r>
      <w:proofErr w:type="spellEnd"/>
      <w:r w:rsidRPr="00DB25C4">
        <w:rPr>
          <w:rFonts w:eastAsia="Calibri" w:cstheme="minorHAnsi"/>
        </w:rPr>
        <w:t xml:space="preserve"> </w:t>
      </w:r>
      <w:proofErr w:type="spellStart"/>
      <w:r w:rsidRPr="00DB25C4">
        <w:rPr>
          <w:rFonts w:eastAsia="Calibri" w:cstheme="minorHAnsi"/>
        </w:rPr>
        <w:t>pelaporan</w:t>
      </w:r>
      <w:proofErr w:type="spellEnd"/>
      <w:r w:rsidRPr="00DB25C4">
        <w:rPr>
          <w:rFonts w:eastAsia="Calibri" w:cstheme="minorHAnsi"/>
        </w:rPr>
        <w:t xml:space="preserve"> FEEDER;</w:t>
      </w:r>
    </w:p>
    <w:p w14:paraId="0EE32CEF" w14:textId="77777777" w:rsidR="00EE2EA9" w:rsidRPr="00DB25C4" w:rsidRDefault="00EE2EA9" w:rsidP="009F6099">
      <w:pPr>
        <w:pStyle w:val="ListParagraph"/>
        <w:numPr>
          <w:ilvl w:val="0"/>
          <w:numId w:val="43"/>
        </w:numPr>
        <w:spacing w:after="0" w:line="240" w:lineRule="auto"/>
        <w:jc w:val="both"/>
        <w:rPr>
          <w:rFonts w:eastAsia="Calibri" w:cstheme="minorHAnsi"/>
        </w:rPr>
      </w:pPr>
      <w:proofErr w:type="spellStart"/>
      <w:r w:rsidRPr="00DB25C4">
        <w:rPr>
          <w:rFonts w:eastAsia="Calibri" w:cstheme="minorHAnsi"/>
        </w:rPr>
        <w:t>Pencetakan</w:t>
      </w:r>
      <w:proofErr w:type="spellEnd"/>
      <w:r w:rsidRPr="00DB25C4">
        <w:rPr>
          <w:rFonts w:eastAsia="Calibri" w:cstheme="minorHAnsi"/>
        </w:rPr>
        <w:t xml:space="preserve"> </w:t>
      </w:r>
      <w:proofErr w:type="spellStart"/>
      <w:r w:rsidRPr="00DB25C4">
        <w:rPr>
          <w:rFonts w:eastAsia="Calibri" w:cstheme="minorHAnsi"/>
        </w:rPr>
        <w:t>presensi</w:t>
      </w:r>
      <w:proofErr w:type="spellEnd"/>
      <w:r w:rsidRPr="00DB25C4">
        <w:rPr>
          <w:rFonts w:eastAsia="Calibri" w:cstheme="minorHAnsi"/>
        </w:rPr>
        <w:t xml:space="preserve">, </w:t>
      </w:r>
      <w:proofErr w:type="spellStart"/>
      <w:r w:rsidRPr="00DB25C4">
        <w:rPr>
          <w:rFonts w:eastAsia="Calibri" w:cstheme="minorHAnsi"/>
        </w:rPr>
        <w:t>berita</w:t>
      </w:r>
      <w:proofErr w:type="spellEnd"/>
      <w:r w:rsidRPr="00DB25C4">
        <w:rPr>
          <w:rFonts w:eastAsia="Calibri" w:cstheme="minorHAnsi"/>
        </w:rPr>
        <w:t xml:space="preserve"> acara UAS;</w:t>
      </w:r>
    </w:p>
    <w:p w14:paraId="3C3F9338" w14:textId="77777777" w:rsidR="00EE2EA9" w:rsidRPr="00DB25C4" w:rsidRDefault="00EE2EA9" w:rsidP="009F6099">
      <w:pPr>
        <w:pStyle w:val="ListParagraph"/>
        <w:numPr>
          <w:ilvl w:val="0"/>
          <w:numId w:val="43"/>
        </w:numPr>
        <w:spacing w:after="0" w:line="240" w:lineRule="auto"/>
        <w:jc w:val="both"/>
        <w:rPr>
          <w:rFonts w:eastAsia="Calibri" w:cstheme="minorHAnsi"/>
        </w:rPr>
      </w:pPr>
      <w:proofErr w:type="spellStart"/>
      <w:r w:rsidRPr="00DB25C4">
        <w:rPr>
          <w:rFonts w:eastAsia="Calibri" w:cstheme="minorHAnsi"/>
        </w:rPr>
        <w:t>Menyiapkan</w:t>
      </w:r>
      <w:proofErr w:type="spellEnd"/>
      <w:r w:rsidRPr="00DB25C4">
        <w:rPr>
          <w:rFonts w:eastAsia="Calibri" w:cstheme="minorHAnsi"/>
        </w:rPr>
        <w:t xml:space="preserve"> / </w:t>
      </w:r>
      <w:proofErr w:type="spellStart"/>
      <w:r w:rsidRPr="00DB25C4">
        <w:rPr>
          <w:rFonts w:eastAsia="Calibri" w:cstheme="minorHAnsi"/>
        </w:rPr>
        <w:t>menggandakan</w:t>
      </w:r>
      <w:proofErr w:type="spellEnd"/>
      <w:r w:rsidRPr="00DB25C4">
        <w:rPr>
          <w:rFonts w:eastAsia="Calibri" w:cstheme="minorHAnsi"/>
        </w:rPr>
        <w:t xml:space="preserve"> </w:t>
      </w:r>
      <w:proofErr w:type="spellStart"/>
      <w:r w:rsidRPr="00DB25C4">
        <w:rPr>
          <w:rFonts w:eastAsia="Calibri" w:cstheme="minorHAnsi"/>
        </w:rPr>
        <w:t>lembar</w:t>
      </w:r>
      <w:proofErr w:type="spellEnd"/>
      <w:r w:rsidRPr="00DB25C4">
        <w:rPr>
          <w:rFonts w:eastAsia="Calibri" w:cstheme="minorHAnsi"/>
        </w:rPr>
        <w:t xml:space="preserve"> </w:t>
      </w:r>
      <w:proofErr w:type="spellStart"/>
      <w:r w:rsidRPr="00DB25C4">
        <w:rPr>
          <w:rFonts w:eastAsia="Calibri" w:cstheme="minorHAnsi"/>
        </w:rPr>
        <w:t>soal</w:t>
      </w:r>
      <w:proofErr w:type="spellEnd"/>
      <w:r w:rsidRPr="00DB25C4">
        <w:rPr>
          <w:rFonts w:eastAsia="Calibri" w:cstheme="minorHAnsi"/>
        </w:rPr>
        <w:t xml:space="preserve"> UAS dan </w:t>
      </w:r>
      <w:proofErr w:type="spellStart"/>
      <w:r w:rsidRPr="00DB25C4">
        <w:rPr>
          <w:rFonts w:eastAsia="Calibri" w:cstheme="minorHAnsi"/>
        </w:rPr>
        <w:t>lembar</w:t>
      </w:r>
      <w:proofErr w:type="spellEnd"/>
      <w:r w:rsidRPr="00DB25C4">
        <w:rPr>
          <w:rFonts w:eastAsia="Calibri" w:cstheme="minorHAnsi"/>
        </w:rPr>
        <w:t xml:space="preserve"> </w:t>
      </w:r>
      <w:proofErr w:type="spellStart"/>
      <w:r w:rsidRPr="00DB25C4">
        <w:rPr>
          <w:rFonts w:eastAsia="Calibri" w:cstheme="minorHAnsi"/>
        </w:rPr>
        <w:t>jawaban</w:t>
      </w:r>
      <w:proofErr w:type="spellEnd"/>
      <w:r w:rsidRPr="00DB25C4">
        <w:rPr>
          <w:rFonts w:eastAsia="Calibri" w:cstheme="minorHAnsi"/>
        </w:rPr>
        <w:t>;</w:t>
      </w:r>
    </w:p>
    <w:p w14:paraId="6DFFAAFD" w14:textId="77777777" w:rsidR="00EE2EA9" w:rsidRPr="00DB25C4" w:rsidRDefault="00EE2EA9" w:rsidP="009F6099">
      <w:pPr>
        <w:pStyle w:val="ListParagraph"/>
        <w:numPr>
          <w:ilvl w:val="0"/>
          <w:numId w:val="43"/>
        </w:numPr>
        <w:spacing w:after="0" w:line="240" w:lineRule="auto"/>
        <w:jc w:val="both"/>
        <w:rPr>
          <w:rFonts w:eastAsia="Calibri" w:cstheme="minorHAnsi"/>
        </w:rPr>
      </w:pPr>
      <w:r w:rsidRPr="00DB25C4">
        <w:rPr>
          <w:rFonts w:eastAsia="Calibri" w:cstheme="minorHAnsi"/>
        </w:rPr>
        <w:t xml:space="preserve">Menyusun </w:t>
      </w:r>
      <w:proofErr w:type="spellStart"/>
      <w:r w:rsidRPr="00DB25C4">
        <w:rPr>
          <w:rFonts w:eastAsia="Calibri" w:cstheme="minorHAnsi"/>
        </w:rPr>
        <w:t>jadwal</w:t>
      </w:r>
      <w:proofErr w:type="spellEnd"/>
      <w:r w:rsidRPr="00DB25C4">
        <w:rPr>
          <w:rFonts w:eastAsia="Calibri" w:cstheme="minorHAnsi"/>
        </w:rPr>
        <w:t xml:space="preserve"> </w:t>
      </w:r>
      <w:proofErr w:type="spellStart"/>
      <w:r w:rsidRPr="00DB25C4">
        <w:rPr>
          <w:rFonts w:eastAsia="Calibri" w:cstheme="minorHAnsi"/>
        </w:rPr>
        <w:t>ujian</w:t>
      </w:r>
      <w:proofErr w:type="spellEnd"/>
      <w:r w:rsidRPr="00DB25C4">
        <w:rPr>
          <w:rFonts w:eastAsia="Calibri" w:cstheme="minorHAnsi"/>
        </w:rPr>
        <w:t xml:space="preserve"> PKL.</w:t>
      </w:r>
    </w:p>
    <w:p w14:paraId="044F93C4" w14:textId="77777777" w:rsidR="00EE2EA9" w:rsidRPr="00DB25C4" w:rsidRDefault="00EE2EA9" w:rsidP="009F6099">
      <w:pPr>
        <w:pStyle w:val="ListParagraph"/>
        <w:numPr>
          <w:ilvl w:val="0"/>
          <w:numId w:val="43"/>
        </w:numPr>
        <w:spacing w:after="0" w:line="240" w:lineRule="auto"/>
        <w:jc w:val="both"/>
        <w:rPr>
          <w:rFonts w:eastAsia="Calibri" w:cstheme="minorHAnsi"/>
        </w:rPr>
      </w:pPr>
      <w:proofErr w:type="spellStart"/>
      <w:r w:rsidRPr="00DB25C4">
        <w:rPr>
          <w:rFonts w:eastAsia="Calibri" w:cstheme="minorHAnsi"/>
        </w:rPr>
        <w:t>Melaksanakan</w:t>
      </w:r>
      <w:proofErr w:type="spellEnd"/>
      <w:r w:rsidRPr="00DB25C4">
        <w:rPr>
          <w:rFonts w:eastAsia="Calibri" w:cstheme="minorHAnsi"/>
        </w:rPr>
        <w:t xml:space="preserve"> </w:t>
      </w:r>
      <w:proofErr w:type="spellStart"/>
      <w:r w:rsidRPr="00DB25C4">
        <w:rPr>
          <w:rFonts w:eastAsia="Calibri" w:cstheme="minorHAnsi"/>
        </w:rPr>
        <w:t>pencatatan</w:t>
      </w:r>
      <w:proofErr w:type="spellEnd"/>
      <w:r w:rsidRPr="00DB25C4">
        <w:rPr>
          <w:rFonts w:eastAsia="Calibri" w:cstheme="minorHAnsi"/>
        </w:rPr>
        <w:t xml:space="preserve"> </w:t>
      </w:r>
      <w:proofErr w:type="spellStart"/>
      <w:r w:rsidRPr="00DB25C4">
        <w:rPr>
          <w:rFonts w:eastAsia="Calibri" w:cstheme="minorHAnsi"/>
        </w:rPr>
        <w:t>kegiatan</w:t>
      </w:r>
      <w:proofErr w:type="spellEnd"/>
      <w:r w:rsidRPr="00DB25C4">
        <w:rPr>
          <w:rFonts w:eastAsia="Calibri" w:cstheme="minorHAnsi"/>
        </w:rPr>
        <w:t xml:space="preserve"> dan </w:t>
      </w:r>
      <w:proofErr w:type="spellStart"/>
      <w:r w:rsidRPr="00DB25C4">
        <w:rPr>
          <w:rFonts w:eastAsia="Calibri" w:cstheme="minorHAnsi"/>
        </w:rPr>
        <w:t>prestasi</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dan alumni, </w:t>
      </w:r>
      <w:proofErr w:type="spellStart"/>
      <w:r w:rsidRPr="00DB25C4">
        <w:rPr>
          <w:rFonts w:eastAsia="Calibri" w:cstheme="minorHAnsi"/>
        </w:rPr>
        <w:t>serta</w:t>
      </w:r>
      <w:proofErr w:type="spellEnd"/>
      <w:r w:rsidRPr="00DB25C4">
        <w:rPr>
          <w:rFonts w:eastAsia="Calibri" w:cstheme="minorHAnsi"/>
        </w:rPr>
        <w:t xml:space="preserve"> </w:t>
      </w:r>
      <w:proofErr w:type="spellStart"/>
      <w:r w:rsidRPr="00DB25C4">
        <w:rPr>
          <w:rFonts w:eastAsia="Calibri" w:cstheme="minorHAnsi"/>
        </w:rPr>
        <w:t>berkoordinasi</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pihak</w:t>
      </w:r>
      <w:proofErr w:type="spellEnd"/>
      <w:r w:rsidRPr="00DB25C4">
        <w:rPr>
          <w:rFonts w:eastAsia="Calibri" w:cstheme="minorHAnsi"/>
        </w:rPr>
        <w:t xml:space="preserve"> </w:t>
      </w:r>
      <w:proofErr w:type="spellStart"/>
      <w:r w:rsidRPr="00DB25C4">
        <w:rPr>
          <w:rFonts w:eastAsia="Calibri" w:cstheme="minorHAnsi"/>
        </w:rPr>
        <w:t>terkait</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kegiatan</w:t>
      </w:r>
      <w:proofErr w:type="spellEnd"/>
      <w:r w:rsidRPr="00DB25C4">
        <w:rPr>
          <w:rFonts w:eastAsia="Calibri" w:cstheme="minorHAnsi"/>
        </w:rPr>
        <w:t xml:space="preserve"> </w:t>
      </w:r>
      <w:proofErr w:type="spellStart"/>
      <w:r w:rsidRPr="00DB25C4">
        <w:rPr>
          <w:rFonts w:eastAsia="Calibri" w:cstheme="minorHAnsi"/>
        </w:rPr>
        <w:t>perekaman</w:t>
      </w:r>
      <w:proofErr w:type="spellEnd"/>
      <w:r w:rsidRPr="00DB25C4">
        <w:rPr>
          <w:rFonts w:eastAsia="Calibri" w:cstheme="minorHAnsi"/>
        </w:rPr>
        <w:t xml:space="preserve"> data alumni dan </w:t>
      </w:r>
      <w:proofErr w:type="spellStart"/>
      <w:r w:rsidRPr="00DB25C4">
        <w:rPr>
          <w:rFonts w:eastAsia="Calibri" w:cstheme="minorHAnsi"/>
        </w:rPr>
        <w:t>penjajakan</w:t>
      </w:r>
      <w:proofErr w:type="spellEnd"/>
      <w:r w:rsidRPr="00DB25C4">
        <w:rPr>
          <w:rFonts w:eastAsia="Calibri" w:cstheme="minorHAnsi"/>
        </w:rPr>
        <w:t xml:space="preserve"> </w:t>
      </w:r>
      <w:proofErr w:type="spellStart"/>
      <w:r w:rsidRPr="00DB25C4">
        <w:rPr>
          <w:rFonts w:eastAsia="Calibri" w:cstheme="minorHAnsi"/>
        </w:rPr>
        <w:t>karir</w:t>
      </w:r>
      <w:proofErr w:type="spellEnd"/>
      <w:r w:rsidRPr="00DB25C4">
        <w:rPr>
          <w:rFonts w:eastAsia="Calibri" w:cstheme="minorHAnsi"/>
        </w:rPr>
        <w:t>.</w:t>
      </w:r>
    </w:p>
    <w:p w14:paraId="7BE47062" w14:textId="77777777" w:rsidR="00EE2EA9" w:rsidRPr="00DB25C4" w:rsidRDefault="00EE2EA9" w:rsidP="00687314">
      <w:pPr>
        <w:spacing w:after="0" w:line="240" w:lineRule="auto"/>
        <w:jc w:val="both"/>
        <w:rPr>
          <w:rFonts w:cstheme="minorHAnsi"/>
          <w:color w:val="000000" w:themeColor="text1"/>
        </w:rPr>
      </w:pPr>
    </w:p>
    <w:p w14:paraId="05B869EC" w14:textId="77777777" w:rsidR="00EE2EA9" w:rsidRPr="00DB25C4" w:rsidRDefault="00EE2EA9" w:rsidP="00687314">
      <w:pPr>
        <w:tabs>
          <w:tab w:val="left" w:pos="360"/>
        </w:tabs>
        <w:spacing w:after="0" w:line="240" w:lineRule="auto"/>
        <w:jc w:val="both"/>
        <w:rPr>
          <w:rFonts w:cstheme="minorHAnsi"/>
        </w:rPr>
      </w:pPr>
      <w:proofErr w:type="spellStart"/>
      <w:proofErr w:type="gramStart"/>
      <w:r w:rsidRPr="00DB25C4">
        <w:rPr>
          <w:rFonts w:eastAsia="Calibri" w:cstheme="minorHAnsi"/>
          <w:b/>
          <w:bCs/>
        </w:rPr>
        <w:t>Wewenang</w:t>
      </w:r>
      <w:proofErr w:type="spellEnd"/>
      <w:r w:rsidRPr="00DB25C4">
        <w:rPr>
          <w:rFonts w:eastAsia="Calibri" w:cstheme="minorHAnsi"/>
          <w:b/>
          <w:bCs/>
        </w:rPr>
        <w:t xml:space="preserve"> :</w:t>
      </w:r>
      <w:proofErr w:type="gramEnd"/>
    </w:p>
    <w:p w14:paraId="0EC44234" w14:textId="77777777" w:rsidR="00EE2EA9" w:rsidRPr="00DB25C4" w:rsidRDefault="00EE2EA9" w:rsidP="009F6099">
      <w:pPr>
        <w:pStyle w:val="ListParagraph"/>
        <w:numPr>
          <w:ilvl w:val="0"/>
          <w:numId w:val="42"/>
        </w:numPr>
        <w:tabs>
          <w:tab w:val="left" w:pos="900"/>
        </w:tabs>
        <w:spacing w:after="0" w:line="240" w:lineRule="auto"/>
        <w:jc w:val="both"/>
        <w:rPr>
          <w:rFonts w:cstheme="minorHAnsi"/>
        </w:rPr>
      </w:pPr>
      <w:proofErr w:type="spellStart"/>
      <w:r w:rsidRPr="00DB25C4">
        <w:rPr>
          <w:rFonts w:eastAsia="Calibri" w:cstheme="minorHAnsi"/>
        </w:rPr>
        <w:t>Mengusulkan</w:t>
      </w:r>
      <w:proofErr w:type="spellEnd"/>
      <w:r w:rsidRPr="00DB25C4">
        <w:rPr>
          <w:rFonts w:eastAsia="Calibri" w:cstheme="minorHAnsi"/>
        </w:rPr>
        <w:t xml:space="preserve"> dan </w:t>
      </w:r>
      <w:proofErr w:type="spellStart"/>
      <w:r w:rsidRPr="00DB25C4">
        <w:rPr>
          <w:rFonts w:eastAsia="Calibri" w:cstheme="minorHAnsi"/>
        </w:rPr>
        <w:t>meminta</w:t>
      </w:r>
      <w:proofErr w:type="spellEnd"/>
      <w:r w:rsidRPr="00DB25C4">
        <w:rPr>
          <w:rFonts w:eastAsia="Calibri" w:cstheme="minorHAnsi"/>
        </w:rPr>
        <w:t xml:space="preserve"> </w:t>
      </w:r>
      <w:proofErr w:type="spellStart"/>
      <w:r w:rsidRPr="00DB25C4">
        <w:rPr>
          <w:rFonts w:eastAsia="Calibri" w:cstheme="minorHAnsi"/>
        </w:rPr>
        <w:t>informasi</w:t>
      </w:r>
      <w:proofErr w:type="spellEnd"/>
      <w:r w:rsidRPr="00DB25C4">
        <w:rPr>
          <w:rFonts w:eastAsia="Calibri" w:cstheme="minorHAnsi"/>
        </w:rPr>
        <w:t xml:space="preserve"> </w:t>
      </w:r>
      <w:proofErr w:type="spellStart"/>
      <w:r w:rsidRPr="00DB25C4">
        <w:rPr>
          <w:rFonts w:eastAsia="Calibri" w:cstheme="minorHAnsi"/>
        </w:rPr>
        <w:t>mengenai</w:t>
      </w:r>
      <w:proofErr w:type="spellEnd"/>
      <w:r w:rsidRPr="00DB25C4">
        <w:rPr>
          <w:rFonts w:eastAsia="Calibri" w:cstheme="minorHAnsi"/>
        </w:rPr>
        <w:t xml:space="preserve"> </w:t>
      </w:r>
      <w:proofErr w:type="spellStart"/>
      <w:r w:rsidRPr="00DB25C4">
        <w:rPr>
          <w:rFonts w:eastAsia="Calibri" w:cstheme="minorHAnsi"/>
        </w:rPr>
        <w:t>hal-hal</w:t>
      </w:r>
      <w:proofErr w:type="spellEnd"/>
      <w:r w:rsidRPr="00DB25C4">
        <w:rPr>
          <w:rFonts w:eastAsia="Calibri" w:cstheme="minorHAnsi"/>
        </w:rPr>
        <w:t xml:space="preserve"> yang </w:t>
      </w:r>
      <w:proofErr w:type="spellStart"/>
      <w:r w:rsidRPr="00DB25C4">
        <w:rPr>
          <w:rFonts w:eastAsia="Calibri" w:cstheme="minorHAnsi"/>
        </w:rPr>
        <w:t>berkaitan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tugas</w:t>
      </w:r>
      <w:proofErr w:type="spellEnd"/>
      <w:r w:rsidRPr="00DB25C4">
        <w:rPr>
          <w:rFonts w:eastAsia="Calibri" w:cstheme="minorHAnsi"/>
        </w:rPr>
        <w:t xml:space="preserve"> dan </w:t>
      </w:r>
      <w:proofErr w:type="spellStart"/>
      <w:r w:rsidRPr="00DB25C4">
        <w:rPr>
          <w:rFonts w:eastAsia="Calibri" w:cstheme="minorHAnsi"/>
        </w:rPr>
        <w:t>tanggung</w:t>
      </w:r>
      <w:proofErr w:type="spellEnd"/>
      <w:r w:rsidRPr="00DB25C4">
        <w:rPr>
          <w:rFonts w:eastAsia="Calibri" w:cstheme="minorHAnsi"/>
        </w:rPr>
        <w:t xml:space="preserve"> </w:t>
      </w:r>
      <w:proofErr w:type="spellStart"/>
      <w:r w:rsidRPr="00DB25C4">
        <w:rPr>
          <w:rFonts w:eastAsia="Calibri" w:cstheme="minorHAnsi"/>
        </w:rPr>
        <w:t>jawab</w:t>
      </w:r>
      <w:proofErr w:type="spellEnd"/>
      <w:r w:rsidRPr="00DB25C4">
        <w:rPr>
          <w:rFonts w:eastAsia="Calibri" w:cstheme="minorHAnsi"/>
        </w:rPr>
        <w:t xml:space="preserve"> </w:t>
      </w:r>
      <w:proofErr w:type="spellStart"/>
      <w:r w:rsidRPr="00DB25C4">
        <w:rPr>
          <w:rFonts w:eastAsia="Calibri" w:cstheme="minorHAnsi"/>
        </w:rPr>
        <w:t>pekerjaan</w:t>
      </w:r>
      <w:proofErr w:type="spellEnd"/>
      <w:r w:rsidRPr="00DB25C4">
        <w:rPr>
          <w:rFonts w:eastAsia="Calibri" w:cstheme="minorHAnsi"/>
        </w:rPr>
        <w:t xml:space="preserve"> </w:t>
      </w:r>
      <w:proofErr w:type="spellStart"/>
      <w:r w:rsidRPr="00DB25C4">
        <w:rPr>
          <w:rFonts w:eastAsia="Calibri" w:cstheme="minorHAnsi"/>
        </w:rPr>
        <w:t>kepada</w:t>
      </w:r>
      <w:proofErr w:type="spellEnd"/>
      <w:r w:rsidRPr="00DB25C4">
        <w:rPr>
          <w:rFonts w:eastAsia="Calibri" w:cstheme="minorHAnsi"/>
        </w:rPr>
        <w:t xml:space="preserve"> </w:t>
      </w:r>
      <w:proofErr w:type="spellStart"/>
      <w:r w:rsidRPr="00DB25C4">
        <w:rPr>
          <w:rFonts w:eastAsia="Calibri" w:cstheme="minorHAnsi"/>
        </w:rPr>
        <w:t>atasan</w:t>
      </w:r>
      <w:proofErr w:type="spellEnd"/>
      <w:r w:rsidRPr="00DB25C4">
        <w:rPr>
          <w:rFonts w:eastAsia="Calibri" w:cstheme="minorHAnsi"/>
        </w:rPr>
        <w:t xml:space="preserve"> </w:t>
      </w:r>
      <w:proofErr w:type="spellStart"/>
      <w:r w:rsidRPr="00DB25C4">
        <w:rPr>
          <w:rFonts w:eastAsia="Calibri" w:cstheme="minorHAnsi"/>
        </w:rPr>
        <w:t>langsung</w:t>
      </w:r>
      <w:proofErr w:type="spellEnd"/>
      <w:r w:rsidRPr="00DB25C4">
        <w:rPr>
          <w:rFonts w:eastAsia="Calibri" w:cstheme="minorHAnsi"/>
        </w:rPr>
        <w:t xml:space="preserve"> </w:t>
      </w:r>
      <w:proofErr w:type="spellStart"/>
      <w:r w:rsidRPr="00DB25C4">
        <w:rPr>
          <w:rFonts w:eastAsia="Calibri" w:cstheme="minorHAnsi"/>
        </w:rPr>
        <w:t>atau</w:t>
      </w:r>
      <w:proofErr w:type="spellEnd"/>
      <w:r w:rsidRPr="00DB25C4">
        <w:rPr>
          <w:rFonts w:eastAsia="Calibri" w:cstheme="minorHAnsi"/>
        </w:rPr>
        <w:t xml:space="preserve"> </w:t>
      </w:r>
      <w:proofErr w:type="spellStart"/>
      <w:r w:rsidRPr="00DB25C4">
        <w:rPr>
          <w:rFonts w:eastAsia="Calibri" w:cstheme="minorHAnsi"/>
        </w:rPr>
        <w:t>pihak</w:t>
      </w:r>
      <w:proofErr w:type="spellEnd"/>
      <w:r w:rsidRPr="00DB25C4">
        <w:rPr>
          <w:rFonts w:eastAsia="Calibri" w:cstheme="minorHAnsi"/>
        </w:rPr>
        <w:t xml:space="preserve"> lain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sepengetahuan</w:t>
      </w:r>
      <w:proofErr w:type="spellEnd"/>
      <w:r w:rsidRPr="00DB25C4">
        <w:rPr>
          <w:rFonts w:eastAsia="Calibri" w:cstheme="minorHAnsi"/>
        </w:rPr>
        <w:t xml:space="preserve"> </w:t>
      </w:r>
      <w:proofErr w:type="spellStart"/>
      <w:r w:rsidRPr="00DB25C4">
        <w:rPr>
          <w:rFonts w:eastAsia="Calibri" w:cstheme="minorHAnsi"/>
        </w:rPr>
        <w:t>atasan</w:t>
      </w:r>
      <w:proofErr w:type="spellEnd"/>
      <w:r w:rsidRPr="00DB25C4">
        <w:rPr>
          <w:rFonts w:eastAsia="Calibri" w:cstheme="minorHAnsi"/>
        </w:rPr>
        <w:t xml:space="preserve"> </w:t>
      </w:r>
      <w:proofErr w:type="spellStart"/>
      <w:r w:rsidRPr="00DB25C4">
        <w:rPr>
          <w:rFonts w:eastAsia="Calibri" w:cstheme="minorHAnsi"/>
        </w:rPr>
        <w:t>langsung</w:t>
      </w:r>
      <w:proofErr w:type="spellEnd"/>
      <w:r w:rsidRPr="00DB25C4">
        <w:rPr>
          <w:rFonts w:eastAsia="Calibri" w:cstheme="minorHAnsi"/>
        </w:rPr>
        <w:t>.</w:t>
      </w:r>
    </w:p>
    <w:p w14:paraId="1A2C7299" w14:textId="77777777" w:rsidR="00EE2EA9" w:rsidRPr="00DB25C4" w:rsidRDefault="00EE2EA9" w:rsidP="009F6099">
      <w:pPr>
        <w:pStyle w:val="ListParagraph"/>
        <w:numPr>
          <w:ilvl w:val="0"/>
          <w:numId w:val="42"/>
        </w:numPr>
        <w:tabs>
          <w:tab w:val="left" w:pos="900"/>
        </w:tabs>
        <w:spacing w:after="0" w:line="240" w:lineRule="auto"/>
        <w:jc w:val="both"/>
        <w:rPr>
          <w:rFonts w:cstheme="minorHAnsi"/>
        </w:rPr>
      </w:pPr>
      <w:proofErr w:type="spellStart"/>
      <w:r w:rsidRPr="00DB25C4">
        <w:rPr>
          <w:rFonts w:eastAsia="Calibri" w:cstheme="minorHAnsi"/>
        </w:rPr>
        <w:t>Menggunakan</w:t>
      </w:r>
      <w:proofErr w:type="spellEnd"/>
      <w:r w:rsidRPr="00DB25C4">
        <w:rPr>
          <w:rFonts w:eastAsia="Calibri" w:cstheme="minorHAnsi"/>
        </w:rPr>
        <w:t xml:space="preserve"> dan </w:t>
      </w:r>
      <w:proofErr w:type="spellStart"/>
      <w:r w:rsidRPr="00DB25C4">
        <w:rPr>
          <w:rFonts w:eastAsia="Calibri" w:cstheme="minorHAnsi"/>
        </w:rPr>
        <w:t>mengusulkan</w:t>
      </w:r>
      <w:proofErr w:type="spellEnd"/>
      <w:r w:rsidRPr="00DB25C4">
        <w:rPr>
          <w:rFonts w:eastAsia="Calibri" w:cstheme="minorHAnsi"/>
        </w:rPr>
        <w:t xml:space="preserve"> </w:t>
      </w:r>
      <w:proofErr w:type="spellStart"/>
      <w:r w:rsidRPr="00DB25C4">
        <w:rPr>
          <w:rFonts w:eastAsia="Calibri" w:cstheme="minorHAnsi"/>
        </w:rPr>
        <w:t>pengadaan</w:t>
      </w:r>
      <w:proofErr w:type="spellEnd"/>
      <w:r w:rsidRPr="00DB25C4">
        <w:rPr>
          <w:rFonts w:eastAsia="Calibri" w:cstheme="minorHAnsi"/>
        </w:rPr>
        <w:t xml:space="preserve"> </w:t>
      </w:r>
      <w:proofErr w:type="spellStart"/>
      <w:r w:rsidRPr="00DB25C4">
        <w:rPr>
          <w:rFonts w:eastAsia="Calibri" w:cstheme="minorHAnsi"/>
        </w:rPr>
        <w:t>fasilitas</w:t>
      </w:r>
      <w:proofErr w:type="spellEnd"/>
      <w:r w:rsidRPr="00DB25C4">
        <w:rPr>
          <w:rFonts w:eastAsia="Calibri" w:cstheme="minorHAnsi"/>
        </w:rPr>
        <w:t xml:space="preserve"> </w:t>
      </w:r>
      <w:proofErr w:type="spellStart"/>
      <w:r w:rsidRPr="00DB25C4">
        <w:rPr>
          <w:rFonts w:eastAsia="Calibri" w:cstheme="minorHAnsi"/>
        </w:rPr>
        <w:t>kerja</w:t>
      </w:r>
      <w:proofErr w:type="spellEnd"/>
      <w:r w:rsidRPr="00DB25C4">
        <w:rPr>
          <w:rFonts w:eastAsia="Calibri" w:cstheme="minorHAnsi"/>
        </w:rPr>
        <w:t xml:space="preserve"> yang </w:t>
      </w:r>
      <w:proofErr w:type="spellStart"/>
      <w:r w:rsidRPr="00DB25C4">
        <w:rPr>
          <w:rFonts w:eastAsia="Calibri" w:cstheme="minorHAnsi"/>
        </w:rPr>
        <w:t>berkaitan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tugas</w:t>
      </w:r>
      <w:proofErr w:type="spellEnd"/>
      <w:r w:rsidRPr="00DB25C4">
        <w:rPr>
          <w:rFonts w:eastAsia="Calibri" w:cstheme="minorHAnsi"/>
        </w:rPr>
        <w:t xml:space="preserve"> dan </w:t>
      </w:r>
      <w:proofErr w:type="spellStart"/>
      <w:r w:rsidRPr="00DB25C4">
        <w:rPr>
          <w:rFonts w:eastAsia="Calibri" w:cstheme="minorHAnsi"/>
        </w:rPr>
        <w:t>tanggung</w:t>
      </w:r>
      <w:proofErr w:type="spellEnd"/>
      <w:r w:rsidRPr="00DB25C4">
        <w:rPr>
          <w:rFonts w:eastAsia="Calibri" w:cstheme="minorHAnsi"/>
        </w:rPr>
        <w:t xml:space="preserve"> </w:t>
      </w:r>
      <w:proofErr w:type="spellStart"/>
      <w:r w:rsidRPr="00DB25C4">
        <w:rPr>
          <w:rFonts w:eastAsia="Calibri" w:cstheme="minorHAnsi"/>
        </w:rPr>
        <w:t>jawab</w:t>
      </w:r>
      <w:proofErr w:type="spellEnd"/>
      <w:r w:rsidRPr="00DB25C4">
        <w:rPr>
          <w:rFonts w:eastAsia="Calibri" w:cstheme="minorHAnsi"/>
        </w:rPr>
        <w:t xml:space="preserve"> </w:t>
      </w:r>
      <w:proofErr w:type="spellStart"/>
      <w:r w:rsidRPr="00DB25C4">
        <w:rPr>
          <w:rFonts w:eastAsia="Calibri" w:cstheme="minorHAnsi"/>
        </w:rPr>
        <w:t>pekerjaannya</w:t>
      </w:r>
      <w:proofErr w:type="spellEnd"/>
      <w:r w:rsidRPr="00DB25C4">
        <w:rPr>
          <w:rFonts w:eastAsia="Calibri" w:cstheme="minorHAnsi"/>
        </w:rPr>
        <w:t xml:space="preserve"> </w:t>
      </w:r>
      <w:proofErr w:type="spellStart"/>
      <w:r w:rsidRPr="00DB25C4">
        <w:rPr>
          <w:rFonts w:eastAsia="Calibri" w:cstheme="minorHAnsi"/>
        </w:rPr>
        <w:t>kepada</w:t>
      </w:r>
      <w:proofErr w:type="spellEnd"/>
      <w:r w:rsidRPr="00DB25C4">
        <w:rPr>
          <w:rFonts w:eastAsia="Calibri" w:cstheme="minorHAnsi"/>
        </w:rPr>
        <w:t xml:space="preserve"> </w:t>
      </w:r>
      <w:proofErr w:type="spellStart"/>
      <w:r w:rsidRPr="00DB25C4">
        <w:rPr>
          <w:rFonts w:eastAsia="Calibri" w:cstheme="minorHAnsi"/>
        </w:rPr>
        <w:t>atasan</w:t>
      </w:r>
      <w:proofErr w:type="spellEnd"/>
      <w:r w:rsidRPr="00DB25C4">
        <w:rPr>
          <w:rFonts w:eastAsia="Calibri" w:cstheme="minorHAnsi"/>
        </w:rPr>
        <w:t xml:space="preserve"> </w:t>
      </w:r>
      <w:proofErr w:type="spellStart"/>
      <w:r w:rsidRPr="00DB25C4">
        <w:rPr>
          <w:rFonts w:eastAsia="Calibri" w:cstheme="minorHAnsi"/>
        </w:rPr>
        <w:t>langsung</w:t>
      </w:r>
      <w:proofErr w:type="spellEnd"/>
      <w:r w:rsidRPr="00DB25C4">
        <w:rPr>
          <w:rFonts w:eastAsia="Calibri" w:cstheme="minorHAnsi"/>
        </w:rPr>
        <w:t>,</w:t>
      </w:r>
    </w:p>
    <w:p w14:paraId="363529C7" w14:textId="77777777" w:rsidR="00EE2EA9" w:rsidRPr="00DB25C4" w:rsidRDefault="00EE2EA9" w:rsidP="009F6099">
      <w:pPr>
        <w:pStyle w:val="ListParagraph"/>
        <w:numPr>
          <w:ilvl w:val="0"/>
          <w:numId w:val="42"/>
        </w:numPr>
        <w:tabs>
          <w:tab w:val="left" w:pos="900"/>
        </w:tabs>
        <w:spacing w:after="0" w:line="240" w:lineRule="auto"/>
        <w:jc w:val="both"/>
        <w:rPr>
          <w:rFonts w:eastAsia="Calibri" w:cstheme="minorHAnsi"/>
        </w:rPr>
      </w:pPr>
      <w:proofErr w:type="spellStart"/>
      <w:r w:rsidRPr="00DB25C4">
        <w:rPr>
          <w:rFonts w:eastAsia="Calibri" w:cstheme="minorHAnsi"/>
        </w:rPr>
        <w:t>Berkoordinasi</w:t>
      </w:r>
      <w:proofErr w:type="spellEnd"/>
      <w:r w:rsidRPr="00DB25C4">
        <w:rPr>
          <w:rFonts w:eastAsia="Calibri" w:cstheme="minorHAnsi"/>
        </w:rPr>
        <w:t xml:space="preserve"> </w:t>
      </w:r>
      <w:proofErr w:type="spellStart"/>
      <w:r w:rsidRPr="00DB25C4">
        <w:rPr>
          <w:rFonts w:eastAsia="Calibri" w:cstheme="minorHAnsi"/>
        </w:rPr>
        <w:t>tentang</w:t>
      </w:r>
      <w:proofErr w:type="spellEnd"/>
      <w:r w:rsidRPr="00DB25C4">
        <w:rPr>
          <w:rFonts w:eastAsia="Calibri" w:cstheme="minorHAnsi"/>
        </w:rPr>
        <w:t xml:space="preserve"> </w:t>
      </w:r>
      <w:proofErr w:type="spellStart"/>
      <w:r w:rsidRPr="00DB25C4">
        <w:rPr>
          <w:rFonts w:eastAsia="Calibri" w:cstheme="minorHAnsi"/>
        </w:rPr>
        <w:t>tugas</w:t>
      </w:r>
      <w:proofErr w:type="spellEnd"/>
      <w:r w:rsidRPr="00DB25C4">
        <w:rPr>
          <w:rFonts w:eastAsia="Calibri" w:cstheme="minorHAnsi"/>
        </w:rPr>
        <w:t xml:space="preserve"> dan </w:t>
      </w:r>
      <w:proofErr w:type="spellStart"/>
      <w:r w:rsidRPr="00DB25C4">
        <w:rPr>
          <w:rFonts w:eastAsia="Calibri" w:cstheme="minorHAnsi"/>
        </w:rPr>
        <w:t>tanggung</w:t>
      </w:r>
      <w:proofErr w:type="spellEnd"/>
      <w:r w:rsidRPr="00DB25C4">
        <w:rPr>
          <w:rFonts w:eastAsia="Calibri" w:cstheme="minorHAnsi"/>
        </w:rPr>
        <w:t xml:space="preserve"> </w:t>
      </w:r>
      <w:proofErr w:type="spellStart"/>
      <w:r w:rsidRPr="00DB25C4">
        <w:rPr>
          <w:rFonts w:eastAsia="Calibri" w:cstheme="minorHAnsi"/>
        </w:rPr>
        <w:t>jawabnya</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pegawai</w:t>
      </w:r>
      <w:proofErr w:type="spellEnd"/>
      <w:r w:rsidRPr="00DB25C4">
        <w:rPr>
          <w:rFonts w:eastAsia="Calibri" w:cstheme="minorHAnsi"/>
        </w:rPr>
        <w:t xml:space="preserve"> dan </w:t>
      </w:r>
      <w:proofErr w:type="spellStart"/>
      <w:r w:rsidRPr="00DB25C4">
        <w:rPr>
          <w:rFonts w:eastAsia="Calibri" w:cstheme="minorHAnsi"/>
        </w:rPr>
        <w:t>atau</w:t>
      </w:r>
      <w:proofErr w:type="spellEnd"/>
      <w:r w:rsidRPr="00DB25C4">
        <w:rPr>
          <w:rFonts w:eastAsia="Calibri" w:cstheme="minorHAnsi"/>
        </w:rPr>
        <w:t xml:space="preserve"> unit lain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kelancaran</w:t>
      </w:r>
      <w:proofErr w:type="spellEnd"/>
      <w:r w:rsidRPr="00DB25C4">
        <w:rPr>
          <w:rFonts w:eastAsia="Calibri" w:cstheme="minorHAnsi"/>
        </w:rPr>
        <w:t xml:space="preserve"> </w:t>
      </w:r>
      <w:proofErr w:type="spellStart"/>
      <w:r w:rsidRPr="00DB25C4">
        <w:rPr>
          <w:rFonts w:eastAsia="Calibri" w:cstheme="minorHAnsi"/>
        </w:rPr>
        <w:t>pelaksanaan</w:t>
      </w:r>
      <w:proofErr w:type="spellEnd"/>
      <w:r w:rsidRPr="00DB25C4">
        <w:rPr>
          <w:rFonts w:eastAsia="Calibri" w:cstheme="minorHAnsi"/>
        </w:rPr>
        <w:t xml:space="preserve"> </w:t>
      </w:r>
      <w:proofErr w:type="spellStart"/>
      <w:r w:rsidRPr="00DB25C4">
        <w:rPr>
          <w:rFonts w:eastAsia="Calibri" w:cstheme="minorHAnsi"/>
        </w:rPr>
        <w:t>tugas</w:t>
      </w:r>
      <w:proofErr w:type="spellEnd"/>
      <w:r w:rsidRPr="00DB25C4">
        <w:rPr>
          <w:rFonts w:eastAsia="Calibri" w:cstheme="minorHAnsi"/>
        </w:rPr>
        <w:t xml:space="preserve"> dan </w:t>
      </w:r>
      <w:proofErr w:type="spellStart"/>
      <w:r w:rsidRPr="00DB25C4">
        <w:rPr>
          <w:rFonts w:eastAsia="Calibri" w:cstheme="minorHAnsi"/>
        </w:rPr>
        <w:t>tanggung</w:t>
      </w:r>
      <w:proofErr w:type="spellEnd"/>
      <w:r w:rsidRPr="00DB25C4">
        <w:rPr>
          <w:rFonts w:eastAsia="Calibri" w:cstheme="minorHAnsi"/>
        </w:rPr>
        <w:t xml:space="preserve"> </w:t>
      </w:r>
      <w:proofErr w:type="spellStart"/>
      <w:r w:rsidRPr="00DB25C4">
        <w:rPr>
          <w:rFonts w:eastAsia="Calibri" w:cstheme="minorHAnsi"/>
        </w:rPr>
        <w:t>jawabnya</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sepengetahuan</w:t>
      </w:r>
      <w:proofErr w:type="spellEnd"/>
      <w:r w:rsidRPr="00DB25C4">
        <w:rPr>
          <w:rFonts w:eastAsia="Calibri" w:cstheme="minorHAnsi"/>
        </w:rPr>
        <w:t xml:space="preserve"> </w:t>
      </w:r>
      <w:proofErr w:type="spellStart"/>
      <w:r w:rsidRPr="00DB25C4">
        <w:rPr>
          <w:rFonts w:eastAsia="Calibri" w:cstheme="minorHAnsi"/>
        </w:rPr>
        <w:t>atasan</w:t>
      </w:r>
      <w:proofErr w:type="spellEnd"/>
      <w:r w:rsidRPr="00DB25C4">
        <w:rPr>
          <w:rFonts w:eastAsia="Calibri" w:cstheme="minorHAnsi"/>
        </w:rPr>
        <w:t xml:space="preserve"> </w:t>
      </w:r>
      <w:proofErr w:type="spellStart"/>
      <w:r w:rsidRPr="00DB25C4">
        <w:rPr>
          <w:rFonts w:eastAsia="Calibri" w:cstheme="minorHAnsi"/>
        </w:rPr>
        <w:t>langsung</w:t>
      </w:r>
      <w:proofErr w:type="spellEnd"/>
      <w:r w:rsidRPr="00DB25C4">
        <w:rPr>
          <w:rFonts w:eastAsia="Calibri" w:cstheme="minorHAnsi"/>
        </w:rPr>
        <w:t>.</w:t>
      </w:r>
    </w:p>
    <w:p w14:paraId="30909B19" w14:textId="77777777" w:rsidR="00EE2EA9" w:rsidRPr="00DB25C4" w:rsidRDefault="00EE2EA9" w:rsidP="00687314">
      <w:pPr>
        <w:spacing w:after="0" w:line="240" w:lineRule="auto"/>
        <w:jc w:val="both"/>
        <w:rPr>
          <w:rFonts w:cstheme="minorHAnsi"/>
          <w:color w:val="000000" w:themeColor="text1"/>
        </w:rPr>
      </w:pPr>
    </w:p>
    <w:p w14:paraId="369AE5D3" w14:textId="77777777" w:rsidR="00EE2EA9" w:rsidRPr="00DB25C4" w:rsidRDefault="00EE2EA9" w:rsidP="00687314">
      <w:pPr>
        <w:autoSpaceDE w:val="0"/>
        <w:autoSpaceDN w:val="0"/>
        <w:adjustRightInd w:val="0"/>
        <w:spacing w:after="0" w:line="240" w:lineRule="auto"/>
        <w:jc w:val="both"/>
        <w:rPr>
          <w:rFonts w:cstheme="minorHAnsi"/>
          <w:b/>
          <w:bCs/>
          <w:color w:val="000000"/>
        </w:rPr>
      </w:pPr>
      <w:r w:rsidRPr="00DB25C4">
        <w:rPr>
          <w:rFonts w:cstheme="minorHAnsi"/>
          <w:b/>
          <w:bCs/>
          <w:color w:val="000000"/>
        </w:rPr>
        <w:t xml:space="preserve">2.1.1. </w:t>
      </w:r>
      <w:proofErr w:type="spellStart"/>
      <w:r w:rsidRPr="00DB25C4">
        <w:rPr>
          <w:rFonts w:cstheme="minorHAnsi"/>
          <w:b/>
          <w:bCs/>
          <w:color w:val="000000"/>
        </w:rPr>
        <w:t>Kredibilitas</w:t>
      </w:r>
      <w:proofErr w:type="spellEnd"/>
    </w:p>
    <w:p w14:paraId="6F6F9E06"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Pelaksanaan</w:t>
      </w:r>
      <w:proofErr w:type="spellEnd"/>
      <w:r w:rsidRPr="00DB25C4">
        <w:rPr>
          <w:rFonts w:cstheme="minorHAnsi"/>
          <w:color w:val="000000"/>
        </w:rPr>
        <w:t xml:space="preserve"> tata </w:t>
      </w:r>
      <w:proofErr w:type="spellStart"/>
      <w:r w:rsidRPr="00DB25C4">
        <w:rPr>
          <w:rFonts w:cstheme="minorHAnsi"/>
          <w:color w:val="000000"/>
        </w:rPr>
        <w:t>pamong</w:t>
      </w:r>
      <w:proofErr w:type="spellEnd"/>
      <w:r w:rsidRPr="00DB25C4">
        <w:rPr>
          <w:rFonts w:cstheme="minorHAnsi"/>
          <w:color w:val="000000"/>
        </w:rPr>
        <w:t xml:space="preserve"> di </w:t>
      </w:r>
      <w:proofErr w:type="spellStart"/>
      <w:r w:rsidRPr="00DB25C4">
        <w:rPr>
          <w:rFonts w:cstheme="minorHAnsi"/>
          <w:color w:val="000000"/>
        </w:rPr>
        <w:t>Fakultas</w:t>
      </w:r>
      <w:proofErr w:type="spellEnd"/>
      <w:r w:rsidRPr="00DB25C4">
        <w:rPr>
          <w:rFonts w:cstheme="minorHAnsi"/>
          <w:color w:val="000000"/>
        </w:rPr>
        <w:t xml:space="preserve"> Bahasa dan Seni Universitas Ma Chung </w:t>
      </w:r>
      <w:proofErr w:type="spellStart"/>
      <w:r w:rsidRPr="00DB25C4">
        <w:rPr>
          <w:rFonts w:cstheme="minorHAnsi"/>
          <w:color w:val="000000"/>
        </w:rPr>
        <w:t>didasarkan</w:t>
      </w:r>
      <w:proofErr w:type="spellEnd"/>
      <w:r w:rsidRPr="00DB25C4">
        <w:rPr>
          <w:rFonts w:cstheme="minorHAnsi"/>
          <w:color w:val="000000"/>
        </w:rPr>
        <w:t xml:space="preserve"> pada </w:t>
      </w:r>
      <w:proofErr w:type="spellStart"/>
      <w:r w:rsidRPr="00DB25C4">
        <w:rPr>
          <w:rFonts w:cstheme="minorHAnsi"/>
          <w:color w:val="000000"/>
        </w:rPr>
        <w:t>kebijakan</w:t>
      </w:r>
      <w:proofErr w:type="spellEnd"/>
      <w:r w:rsidRPr="00DB25C4">
        <w:rPr>
          <w:rFonts w:cstheme="minorHAnsi"/>
          <w:color w:val="000000"/>
        </w:rPr>
        <w:t xml:space="preserve"> dan </w:t>
      </w:r>
      <w:proofErr w:type="spellStart"/>
      <w:r w:rsidRPr="00DB25C4">
        <w:rPr>
          <w:rFonts w:cstheme="minorHAnsi"/>
          <w:color w:val="000000"/>
        </w:rPr>
        <w:t>peraturan</w:t>
      </w:r>
      <w:proofErr w:type="spellEnd"/>
      <w:r w:rsidRPr="00DB25C4">
        <w:rPr>
          <w:rFonts w:cstheme="minorHAnsi"/>
          <w:color w:val="000000"/>
        </w:rPr>
        <w:t xml:space="preserve"> yang </w:t>
      </w:r>
      <w:proofErr w:type="spellStart"/>
      <w:r w:rsidRPr="00DB25C4">
        <w:rPr>
          <w:rFonts w:cstheme="minorHAnsi"/>
          <w:color w:val="000000"/>
        </w:rPr>
        <w:t>telah</w:t>
      </w:r>
      <w:proofErr w:type="spellEnd"/>
      <w:r w:rsidRPr="00DB25C4">
        <w:rPr>
          <w:rFonts w:cstheme="minorHAnsi"/>
          <w:color w:val="000000"/>
        </w:rPr>
        <w:t xml:space="preserve"> </w:t>
      </w:r>
      <w:proofErr w:type="spellStart"/>
      <w:r w:rsidRPr="00DB25C4">
        <w:rPr>
          <w:rFonts w:cstheme="minorHAnsi"/>
          <w:color w:val="000000"/>
        </w:rPr>
        <w:t>ditetapkan</w:t>
      </w:r>
      <w:proofErr w:type="spellEnd"/>
      <w:r w:rsidRPr="00DB25C4">
        <w:rPr>
          <w:rFonts w:cstheme="minorHAnsi"/>
          <w:color w:val="000000"/>
        </w:rPr>
        <w:t xml:space="preserve"> </w:t>
      </w:r>
      <w:proofErr w:type="spellStart"/>
      <w:r w:rsidRPr="00DB25C4">
        <w:rPr>
          <w:rFonts w:cstheme="minorHAnsi"/>
          <w:color w:val="000000"/>
        </w:rPr>
        <w:t>serta</w:t>
      </w:r>
      <w:proofErr w:type="spellEnd"/>
      <w:r w:rsidRPr="00DB25C4">
        <w:rPr>
          <w:rFonts w:cstheme="minorHAnsi"/>
          <w:color w:val="000000"/>
        </w:rPr>
        <w:t xml:space="preserve"> </w:t>
      </w:r>
      <w:proofErr w:type="spellStart"/>
      <w:r w:rsidRPr="00DB25C4">
        <w:rPr>
          <w:rFonts w:cstheme="minorHAnsi"/>
          <w:color w:val="000000"/>
        </w:rPr>
        <w:t>dapat</w:t>
      </w:r>
      <w:proofErr w:type="spellEnd"/>
      <w:r w:rsidRPr="00DB25C4">
        <w:rPr>
          <w:rFonts w:cstheme="minorHAnsi"/>
          <w:color w:val="000000"/>
        </w:rPr>
        <w:t xml:space="preserve"> </w:t>
      </w:r>
      <w:proofErr w:type="spellStart"/>
      <w:r w:rsidRPr="00DB25C4">
        <w:rPr>
          <w:rFonts w:cstheme="minorHAnsi"/>
          <w:color w:val="000000"/>
        </w:rPr>
        <w:t>dipertanggungjawabkan</w:t>
      </w:r>
      <w:proofErr w:type="spellEnd"/>
      <w:r w:rsidRPr="00DB25C4">
        <w:rPr>
          <w:rFonts w:cstheme="minorHAnsi"/>
          <w:color w:val="000000"/>
        </w:rPr>
        <w:t xml:space="preserve"> </w:t>
      </w:r>
      <w:proofErr w:type="spellStart"/>
      <w:r w:rsidRPr="00DB25C4">
        <w:rPr>
          <w:rFonts w:cstheme="minorHAnsi"/>
          <w:color w:val="000000"/>
        </w:rPr>
        <w:t>sebagaimana</w:t>
      </w:r>
      <w:proofErr w:type="spellEnd"/>
      <w:r w:rsidRPr="00DB25C4">
        <w:rPr>
          <w:rFonts w:cstheme="minorHAnsi"/>
          <w:color w:val="000000"/>
        </w:rPr>
        <w:t xml:space="preserve"> </w:t>
      </w:r>
      <w:proofErr w:type="spellStart"/>
      <w:r w:rsidRPr="00DB25C4">
        <w:rPr>
          <w:rFonts w:cstheme="minorHAnsi"/>
          <w:color w:val="000000"/>
        </w:rPr>
        <w:t>mestinya</w:t>
      </w:r>
      <w:proofErr w:type="spellEnd"/>
      <w:r w:rsidRPr="00DB25C4">
        <w:rPr>
          <w:rFonts w:cstheme="minorHAnsi"/>
          <w:color w:val="000000"/>
        </w:rPr>
        <w:t xml:space="preserve">. </w:t>
      </w:r>
      <w:proofErr w:type="spellStart"/>
      <w:r w:rsidRPr="00DB25C4">
        <w:rPr>
          <w:rFonts w:cstheme="minorHAnsi"/>
          <w:color w:val="000000"/>
        </w:rPr>
        <w:t>Berbagai</w:t>
      </w:r>
      <w:proofErr w:type="spellEnd"/>
      <w:r w:rsidRPr="00DB25C4">
        <w:rPr>
          <w:rFonts w:cstheme="minorHAnsi"/>
          <w:color w:val="000000"/>
        </w:rPr>
        <w:t xml:space="preserve"> </w:t>
      </w:r>
      <w:proofErr w:type="spellStart"/>
      <w:r w:rsidRPr="00DB25C4">
        <w:rPr>
          <w:rFonts w:cstheme="minorHAnsi"/>
          <w:color w:val="000000"/>
        </w:rPr>
        <w:t>upaya</w:t>
      </w:r>
      <w:proofErr w:type="spellEnd"/>
      <w:r w:rsidRPr="00DB25C4">
        <w:rPr>
          <w:rFonts w:cstheme="minorHAnsi"/>
          <w:color w:val="000000"/>
        </w:rPr>
        <w:t xml:space="preserve">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Bahasa dan Seni (FBS)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mencapai</w:t>
      </w:r>
      <w:proofErr w:type="spellEnd"/>
      <w:r w:rsidRPr="00DB25C4">
        <w:rPr>
          <w:rFonts w:cstheme="minorHAnsi"/>
          <w:color w:val="000000"/>
        </w:rPr>
        <w:t xml:space="preserve"> tata </w:t>
      </w:r>
      <w:proofErr w:type="spellStart"/>
      <w:r w:rsidRPr="00DB25C4">
        <w:rPr>
          <w:rFonts w:cstheme="minorHAnsi"/>
          <w:color w:val="000000"/>
        </w:rPr>
        <w:t>pamong</w:t>
      </w:r>
      <w:proofErr w:type="spellEnd"/>
      <w:r w:rsidRPr="00DB25C4">
        <w:rPr>
          <w:rFonts w:cstheme="minorHAnsi"/>
          <w:color w:val="000000"/>
        </w:rPr>
        <w:t xml:space="preserve"> yang </w:t>
      </w:r>
      <w:proofErr w:type="spellStart"/>
      <w:r w:rsidRPr="00DB25C4">
        <w:rPr>
          <w:rFonts w:cstheme="minorHAnsi"/>
          <w:color w:val="000000"/>
        </w:rPr>
        <w:t>dapat</w:t>
      </w:r>
      <w:proofErr w:type="spellEnd"/>
      <w:r w:rsidRPr="00DB25C4">
        <w:rPr>
          <w:rFonts w:cstheme="minorHAnsi"/>
          <w:color w:val="000000"/>
        </w:rPr>
        <w:t xml:space="preserve"> </w:t>
      </w:r>
      <w:proofErr w:type="spellStart"/>
      <w:r w:rsidRPr="00DB25C4">
        <w:rPr>
          <w:rFonts w:cstheme="minorHAnsi"/>
          <w:color w:val="000000"/>
        </w:rPr>
        <w:t>dipercaya</w:t>
      </w:r>
      <w:proofErr w:type="spellEnd"/>
      <w:r w:rsidRPr="00DB25C4">
        <w:rPr>
          <w:rFonts w:cstheme="minorHAnsi"/>
          <w:color w:val="000000"/>
        </w:rPr>
        <w:t xml:space="preserve">, </w:t>
      </w:r>
      <w:proofErr w:type="spellStart"/>
      <w:r w:rsidRPr="00DB25C4">
        <w:rPr>
          <w:rFonts w:cstheme="minorHAnsi"/>
          <w:color w:val="000000"/>
        </w:rPr>
        <w:t>seperti</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system </w:t>
      </w:r>
      <w:proofErr w:type="spellStart"/>
      <w:r w:rsidRPr="00DB25C4">
        <w:rPr>
          <w:rFonts w:cstheme="minorHAnsi"/>
          <w:color w:val="000000"/>
        </w:rPr>
        <w:t>pemilihan</w:t>
      </w:r>
      <w:proofErr w:type="spellEnd"/>
      <w:r w:rsidRPr="00DB25C4">
        <w:rPr>
          <w:rFonts w:cstheme="minorHAnsi"/>
          <w:color w:val="000000"/>
        </w:rPr>
        <w:t xml:space="preserve"> </w:t>
      </w:r>
      <w:proofErr w:type="spellStart"/>
      <w:r w:rsidRPr="00DB25C4">
        <w:rPr>
          <w:rFonts w:cstheme="minorHAnsi"/>
          <w:color w:val="000000"/>
        </w:rPr>
        <w:t>pimpinan</w:t>
      </w:r>
      <w:proofErr w:type="spellEnd"/>
      <w:r w:rsidRPr="00DB25C4">
        <w:rPr>
          <w:rFonts w:cstheme="minorHAnsi"/>
          <w:color w:val="000000"/>
        </w:rPr>
        <w:t xml:space="preserve"> di </w:t>
      </w:r>
      <w:proofErr w:type="spellStart"/>
      <w:r w:rsidRPr="00DB25C4">
        <w:rPr>
          <w:rFonts w:cstheme="minorHAnsi"/>
          <w:color w:val="000000"/>
        </w:rPr>
        <w:t>lingkungan</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Bahasa dan Seni (FBS), </w:t>
      </w:r>
      <w:proofErr w:type="spellStart"/>
      <w:r w:rsidRPr="00DB25C4">
        <w:rPr>
          <w:rFonts w:cstheme="minorHAnsi"/>
          <w:color w:val="000000"/>
        </w:rPr>
        <w:t>rekrutmen</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dan </w:t>
      </w:r>
      <w:proofErr w:type="spellStart"/>
      <w:r w:rsidRPr="00DB25C4">
        <w:rPr>
          <w:rFonts w:cstheme="minorHAnsi"/>
          <w:color w:val="000000"/>
        </w:rPr>
        <w:t>mahasiswa</w:t>
      </w:r>
      <w:proofErr w:type="spellEnd"/>
      <w:r w:rsidRPr="00DB25C4">
        <w:rPr>
          <w:rFonts w:cstheme="minorHAnsi"/>
          <w:color w:val="000000"/>
        </w:rPr>
        <w:t xml:space="preserve"> </w:t>
      </w:r>
      <w:proofErr w:type="spellStart"/>
      <w:r w:rsidRPr="00DB25C4">
        <w:rPr>
          <w:rFonts w:cstheme="minorHAnsi"/>
          <w:color w:val="000000"/>
        </w:rPr>
        <w:t>baru</w:t>
      </w:r>
      <w:proofErr w:type="spellEnd"/>
      <w:r w:rsidRPr="00DB25C4">
        <w:rPr>
          <w:rFonts w:cstheme="minorHAnsi"/>
          <w:color w:val="000000"/>
        </w:rPr>
        <w:t xml:space="preserve">, </w:t>
      </w:r>
      <w:proofErr w:type="spellStart"/>
      <w:r w:rsidRPr="00DB25C4">
        <w:rPr>
          <w:rFonts w:cstheme="minorHAnsi"/>
          <w:color w:val="000000"/>
        </w:rPr>
        <w:t>serta</w:t>
      </w:r>
      <w:proofErr w:type="spellEnd"/>
      <w:r w:rsidRPr="00DB25C4">
        <w:rPr>
          <w:rFonts w:cstheme="minorHAnsi"/>
          <w:color w:val="000000"/>
        </w:rPr>
        <w:t xml:space="preserve"> </w:t>
      </w:r>
      <w:proofErr w:type="spellStart"/>
      <w:r w:rsidRPr="00DB25C4">
        <w:rPr>
          <w:rFonts w:cstheme="minorHAnsi"/>
          <w:color w:val="000000"/>
        </w:rPr>
        <w:t>pengelolaan</w:t>
      </w:r>
      <w:proofErr w:type="spellEnd"/>
      <w:r w:rsidRPr="00DB25C4">
        <w:rPr>
          <w:rFonts w:cstheme="minorHAnsi"/>
          <w:color w:val="000000"/>
        </w:rPr>
        <w:t xml:space="preserve"> </w:t>
      </w:r>
      <w:proofErr w:type="spellStart"/>
      <w:r w:rsidRPr="00DB25C4">
        <w:rPr>
          <w:rFonts w:cstheme="minorHAnsi"/>
          <w:color w:val="000000"/>
        </w:rPr>
        <w:t>berbagai</w:t>
      </w:r>
      <w:proofErr w:type="spellEnd"/>
      <w:r w:rsidRPr="00DB25C4">
        <w:rPr>
          <w:rFonts w:cstheme="minorHAnsi"/>
          <w:color w:val="000000"/>
        </w:rPr>
        <w:t xml:space="preserve"> </w:t>
      </w:r>
      <w:proofErr w:type="spellStart"/>
      <w:r w:rsidRPr="00DB25C4">
        <w:rPr>
          <w:rFonts w:cstheme="minorHAnsi"/>
          <w:color w:val="000000"/>
        </w:rPr>
        <w:t>aktivitas</w:t>
      </w:r>
      <w:proofErr w:type="spellEnd"/>
      <w:r w:rsidRPr="00DB25C4">
        <w:rPr>
          <w:rFonts w:cstheme="minorHAnsi"/>
          <w:color w:val="000000"/>
        </w:rPr>
        <w:t xml:space="preserve"> di </w:t>
      </w:r>
      <w:proofErr w:type="spellStart"/>
      <w:r w:rsidRPr="00DB25C4">
        <w:rPr>
          <w:rFonts w:cstheme="minorHAnsi"/>
          <w:color w:val="000000"/>
        </w:rPr>
        <w:t>lingkungan</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Bahasa dan Seni (FBS). </w:t>
      </w:r>
    </w:p>
    <w:p w14:paraId="280E4C3C"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478F5D9B"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Sistem</w:t>
      </w:r>
      <w:proofErr w:type="spellEnd"/>
      <w:r w:rsidRPr="00DB25C4">
        <w:rPr>
          <w:rFonts w:cstheme="minorHAnsi"/>
          <w:color w:val="000000"/>
        </w:rPr>
        <w:t xml:space="preserve"> </w:t>
      </w:r>
      <w:proofErr w:type="spellStart"/>
      <w:r w:rsidRPr="00DB25C4">
        <w:rPr>
          <w:rFonts w:cstheme="minorHAnsi"/>
          <w:color w:val="000000"/>
        </w:rPr>
        <w:t>pemilihan</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Bahasa dan Seni (FBS)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secara</w:t>
      </w:r>
      <w:proofErr w:type="spellEnd"/>
      <w:r w:rsidRPr="00DB25C4">
        <w:rPr>
          <w:rFonts w:cstheme="minorHAnsi"/>
          <w:color w:val="000000"/>
        </w:rPr>
        <w:t xml:space="preserve"> </w:t>
      </w:r>
      <w:proofErr w:type="spellStart"/>
      <w:r w:rsidRPr="00DB25C4">
        <w:rPr>
          <w:rFonts w:cstheme="minorHAnsi"/>
          <w:b/>
          <w:bCs/>
          <w:color w:val="000000"/>
        </w:rPr>
        <w:t>demokratis</w:t>
      </w:r>
      <w:proofErr w:type="spellEnd"/>
      <w:r w:rsidRPr="00DB25C4">
        <w:rPr>
          <w:rFonts w:cstheme="minorHAnsi"/>
          <w:b/>
          <w:bCs/>
          <w:color w:val="000000"/>
        </w:rPr>
        <w:t xml:space="preserve"> dan </w:t>
      </w:r>
      <w:proofErr w:type="spellStart"/>
      <w:r w:rsidRPr="00DB25C4">
        <w:rPr>
          <w:rFonts w:cstheme="minorHAnsi"/>
          <w:b/>
          <w:bCs/>
          <w:color w:val="000000"/>
        </w:rPr>
        <w:t>terbuka</w:t>
      </w:r>
      <w:proofErr w:type="spellEnd"/>
      <w:r w:rsidRPr="00DB25C4">
        <w:rPr>
          <w:rFonts w:cstheme="minorHAnsi"/>
          <w:b/>
          <w:bCs/>
          <w:color w:val="000000"/>
        </w:rPr>
        <w:t xml:space="preserve"> oleh </w:t>
      </w:r>
      <w:proofErr w:type="spellStart"/>
      <w:r w:rsidRPr="00DB25C4">
        <w:rPr>
          <w:rFonts w:cstheme="minorHAnsi"/>
          <w:b/>
          <w:bCs/>
          <w:color w:val="000000"/>
        </w:rPr>
        <w:t>dosen</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Bahasa dan Seni (FBS) </w:t>
      </w:r>
      <w:proofErr w:type="spellStart"/>
      <w:r w:rsidRPr="00DB25C4">
        <w:rPr>
          <w:rFonts w:cstheme="minorHAnsi"/>
          <w:b/>
          <w:bCs/>
          <w:color w:val="000000"/>
        </w:rPr>
        <w:t>dengan</w:t>
      </w:r>
      <w:proofErr w:type="spellEnd"/>
      <w:r w:rsidRPr="00DB25C4">
        <w:rPr>
          <w:rFonts w:cstheme="minorHAnsi"/>
          <w:b/>
          <w:bCs/>
          <w:color w:val="000000"/>
        </w:rPr>
        <w:t xml:space="preserve"> </w:t>
      </w:r>
      <w:proofErr w:type="spellStart"/>
      <w:r w:rsidRPr="00DB25C4">
        <w:rPr>
          <w:rFonts w:cstheme="minorHAnsi"/>
          <w:b/>
          <w:bCs/>
          <w:color w:val="000000"/>
        </w:rPr>
        <w:t>mempertimbangkan</w:t>
      </w:r>
      <w:proofErr w:type="spellEnd"/>
      <w:r w:rsidRPr="00DB25C4">
        <w:rPr>
          <w:rFonts w:cstheme="minorHAnsi"/>
          <w:b/>
          <w:bCs/>
          <w:color w:val="000000"/>
        </w:rPr>
        <w:t xml:space="preserve"> </w:t>
      </w:r>
      <w:proofErr w:type="spellStart"/>
      <w:r w:rsidRPr="00DB25C4">
        <w:rPr>
          <w:rFonts w:cstheme="minorHAnsi"/>
          <w:b/>
          <w:bCs/>
          <w:color w:val="000000"/>
        </w:rPr>
        <w:t>kapabilitas</w:t>
      </w:r>
      <w:proofErr w:type="spellEnd"/>
      <w:r w:rsidRPr="00DB25C4">
        <w:rPr>
          <w:rFonts w:cstheme="minorHAnsi"/>
          <w:b/>
          <w:bCs/>
          <w:color w:val="000000"/>
        </w:rPr>
        <w:t xml:space="preserve"> dan </w:t>
      </w:r>
      <w:proofErr w:type="spellStart"/>
      <w:r w:rsidRPr="00DB25C4">
        <w:rPr>
          <w:rFonts w:cstheme="minorHAnsi"/>
          <w:b/>
          <w:bCs/>
          <w:color w:val="000000"/>
        </w:rPr>
        <w:t>akseptabilitas</w:t>
      </w:r>
      <w:proofErr w:type="spellEnd"/>
      <w:r w:rsidRPr="00DB25C4">
        <w:rPr>
          <w:rFonts w:cstheme="minorHAnsi"/>
          <w:b/>
          <w:bCs/>
          <w:color w:val="000000"/>
        </w:rPr>
        <w:t xml:space="preserve"> </w:t>
      </w:r>
      <w:proofErr w:type="spellStart"/>
      <w:r w:rsidRPr="00DB25C4">
        <w:rPr>
          <w:rFonts w:cstheme="minorHAnsi"/>
          <w:b/>
          <w:bCs/>
          <w:color w:val="000000"/>
        </w:rPr>
        <w:t>calon</w:t>
      </w:r>
      <w:proofErr w:type="spellEnd"/>
      <w:r w:rsidRPr="00DB25C4">
        <w:rPr>
          <w:rFonts w:cstheme="minorHAnsi"/>
          <w:b/>
          <w:bCs/>
          <w:color w:val="000000"/>
        </w:rPr>
        <w:t xml:space="preserve"> yang </w:t>
      </w:r>
      <w:proofErr w:type="spellStart"/>
      <w:r w:rsidRPr="00DB25C4">
        <w:rPr>
          <w:rFonts w:cstheme="minorHAnsi"/>
          <w:b/>
          <w:bCs/>
          <w:color w:val="000000"/>
        </w:rPr>
        <w:t>dipilih</w:t>
      </w:r>
      <w:proofErr w:type="spellEnd"/>
      <w:r w:rsidRPr="00DB25C4">
        <w:rPr>
          <w:rFonts w:cstheme="minorHAnsi"/>
          <w:color w:val="000000"/>
        </w:rPr>
        <w:t xml:space="preserve"> </w:t>
      </w:r>
      <w:proofErr w:type="spellStart"/>
      <w:r w:rsidRPr="00DB25C4">
        <w:rPr>
          <w:rFonts w:cstheme="minorHAnsi"/>
          <w:b/>
          <w:bCs/>
          <w:color w:val="000000"/>
        </w:rPr>
        <w:t>melalui</w:t>
      </w:r>
      <w:proofErr w:type="spellEnd"/>
      <w:r w:rsidRPr="00DB25C4">
        <w:rPr>
          <w:rFonts w:cstheme="minorHAnsi"/>
          <w:b/>
          <w:bCs/>
          <w:color w:val="000000"/>
        </w:rPr>
        <w:t xml:space="preserve"> </w:t>
      </w:r>
      <w:proofErr w:type="spellStart"/>
      <w:r w:rsidRPr="00DB25C4">
        <w:rPr>
          <w:rFonts w:cstheme="minorHAnsi"/>
          <w:b/>
          <w:bCs/>
          <w:color w:val="000000"/>
        </w:rPr>
        <w:t>mekanisme</w:t>
      </w:r>
      <w:proofErr w:type="spellEnd"/>
      <w:r w:rsidRPr="00DB25C4">
        <w:rPr>
          <w:rFonts w:cstheme="minorHAnsi"/>
          <w:b/>
          <w:bCs/>
          <w:color w:val="000000"/>
        </w:rPr>
        <w:t xml:space="preserve"> yang </w:t>
      </w:r>
      <w:proofErr w:type="spellStart"/>
      <w:r w:rsidRPr="00DB25C4">
        <w:rPr>
          <w:rFonts w:cstheme="minorHAnsi"/>
          <w:b/>
          <w:bCs/>
          <w:color w:val="000000"/>
        </w:rPr>
        <w:t>telah</w:t>
      </w:r>
      <w:proofErr w:type="spellEnd"/>
      <w:r w:rsidRPr="00DB25C4">
        <w:rPr>
          <w:rFonts w:cstheme="minorHAnsi"/>
          <w:b/>
          <w:bCs/>
          <w:color w:val="000000"/>
        </w:rPr>
        <w:t xml:space="preserve"> </w:t>
      </w:r>
      <w:proofErr w:type="spellStart"/>
      <w:r w:rsidRPr="00DB25C4">
        <w:rPr>
          <w:rFonts w:cstheme="minorHAnsi"/>
          <w:b/>
          <w:bCs/>
          <w:color w:val="000000"/>
        </w:rPr>
        <w:t>ditetapkan</w:t>
      </w:r>
      <w:proofErr w:type="spellEnd"/>
      <w:r w:rsidRPr="00DB25C4">
        <w:rPr>
          <w:rFonts w:cstheme="minorHAnsi"/>
          <w:color w:val="000000"/>
        </w:rPr>
        <w:t xml:space="preserve">, </w:t>
      </w:r>
      <w:proofErr w:type="spellStart"/>
      <w:r w:rsidRPr="00DB25C4">
        <w:rPr>
          <w:rFonts w:cstheme="minorHAnsi"/>
          <w:color w:val="000000"/>
        </w:rPr>
        <w:t>yakni</w:t>
      </w:r>
      <w:proofErr w:type="spellEnd"/>
      <w:r w:rsidRPr="00DB25C4">
        <w:rPr>
          <w:rFonts w:cstheme="minorHAnsi"/>
          <w:color w:val="000000"/>
        </w:rPr>
        <w:t xml:space="preserve">: </w:t>
      </w:r>
    </w:p>
    <w:p w14:paraId="6206EBE8" w14:textId="77777777" w:rsidR="00EE2EA9" w:rsidRPr="00DB25C4" w:rsidRDefault="00EE2EA9" w:rsidP="009F6099">
      <w:pPr>
        <w:pStyle w:val="ListParagraph"/>
        <w:numPr>
          <w:ilvl w:val="2"/>
          <w:numId w:val="37"/>
        </w:numPr>
        <w:autoSpaceDE w:val="0"/>
        <w:autoSpaceDN w:val="0"/>
        <w:adjustRightInd w:val="0"/>
        <w:spacing w:after="0" w:line="240" w:lineRule="auto"/>
        <w:ind w:left="450" w:hanging="360"/>
        <w:jc w:val="both"/>
        <w:rPr>
          <w:rFonts w:cstheme="minorHAnsi"/>
          <w:color w:val="000000"/>
        </w:rPr>
      </w:pPr>
      <w:proofErr w:type="spellStart"/>
      <w:r w:rsidRPr="00DB25C4">
        <w:rPr>
          <w:rFonts w:cstheme="minorHAnsi"/>
          <w:color w:val="000000"/>
        </w:rPr>
        <w:t>Fakultas</w:t>
      </w:r>
      <w:proofErr w:type="spellEnd"/>
      <w:r w:rsidRPr="00DB25C4">
        <w:rPr>
          <w:rFonts w:cstheme="minorHAnsi"/>
          <w:color w:val="000000"/>
        </w:rPr>
        <w:t xml:space="preserve"> Bahasa dan Seni (FBS) </w:t>
      </w:r>
      <w:proofErr w:type="spellStart"/>
      <w:r w:rsidRPr="00DB25C4">
        <w:rPr>
          <w:rFonts w:cstheme="minorHAnsi"/>
          <w:color w:val="000000"/>
        </w:rPr>
        <w:t>membuat</w:t>
      </w:r>
      <w:proofErr w:type="spellEnd"/>
      <w:r w:rsidRPr="00DB25C4">
        <w:rPr>
          <w:rFonts w:cstheme="minorHAnsi"/>
          <w:color w:val="000000"/>
        </w:rPr>
        <w:t xml:space="preserve"> </w:t>
      </w:r>
      <w:proofErr w:type="spellStart"/>
      <w:r w:rsidRPr="00DB25C4">
        <w:rPr>
          <w:rFonts w:cstheme="minorHAnsi"/>
          <w:color w:val="000000"/>
        </w:rPr>
        <w:t>edaran</w:t>
      </w:r>
      <w:proofErr w:type="spellEnd"/>
      <w:r w:rsidRPr="00DB25C4">
        <w:rPr>
          <w:rFonts w:cstheme="minorHAnsi"/>
          <w:color w:val="000000"/>
        </w:rPr>
        <w:t xml:space="preserve"> </w:t>
      </w:r>
      <w:proofErr w:type="spellStart"/>
      <w:r w:rsidRPr="00DB25C4">
        <w:rPr>
          <w:rFonts w:cstheme="minorHAnsi"/>
          <w:color w:val="000000"/>
        </w:rPr>
        <w:t>terkait</w:t>
      </w:r>
      <w:proofErr w:type="spellEnd"/>
      <w:r w:rsidRPr="00DB25C4">
        <w:rPr>
          <w:rFonts w:cstheme="minorHAnsi"/>
          <w:color w:val="000000"/>
        </w:rPr>
        <w:t xml:space="preserve"> </w:t>
      </w:r>
      <w:proofErr w:type="spellStart"/>
      <w:r w:rsidRPr="00DB25C4">
        <w:rPr>
          <w:rFonts w:cstheme="minorHAnsi"/>
          <w:color w:val="000000"/>
        </w:rPr>
        <w:t>mekanisme</w:t>
      </w:r>
      <w:proofErr w:type="spellEnd"/>
      <w:r w:rsidRPr="00DB25C4">
        <w:rPr>
          <w:rFonts w:cstheme="minorHAnsi"/>
          <w:color w:val="000000"/>
        </w:rPr>
        <w:t xml:space="preserve"> </w:t>
      </w:r>
      <w:proofErr w:type="spellStart"/>
      <w:r w:rsidRPr="00DB25C4">
        <w:rPr>
          <w:rFonts w:cstheme="minorHAnsi"/>
          <w:color w:val="000000"/>
        </w:rPr>
        <w:t>pemilihan</w:t>
      </w:r>
      <w:proofErr w:type="spellEnd"/>
      <w:r w:rsidRPr="00DB25C4">
        <w:rPr>
          <w:rFonts w:cstheme="minorHAnsi"/>
          <w:color w:val="000000"/>
        </w:rPr>
        <w:t xml:space="preserve"> dan </w:t>
      </w:r>
      <w:proofErr w:type="spellStart"/>
      <w:r w:rsidRPr="00DB25C4">
        <w:rPr>
          <w:rFonts w:cstheme="minorHAnsi"/>
          <w:color w:val="000000"/>
        </w:rPr>
        <w:t>pengangkatan</w:t>
      </w:r>
      <w:proofErr w:type="spellEnd"/>
      <w:r w:rsidRPr="00DB25C4">
        <w:rPr>
          <w:rFonts w:cstheme="minorHAnsi"/>
          <w:color w:val="000000"/>
        </w:rPr>
        <w:t xml:space="preserve"> </w:t>
      </w:r>
      <w:proofErr w:type="spellStart"/>
      <w:r w:rsidRPr="00DB25C4">
        <w:rPr>
          <w:rFonts w:cstheme="minorHAnsi"/>
          <w:color w:val="000000"/>
        </w:rPr>
        <w:t>calon</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w:t>
      </w:r>
    </w:p>
    <w:p w14:paraId="3E951300" w14:textId="77777777" w:rsidR="00EE2EA9" w:rsidRPr="00DB25C4" w:rsidRDefault="00EE2EA9" w:rsidP="009F6099">
      <w:pPr>
        <w:pStyle w:val="ListParagraph"/>
        <w:numPr>
          <w:ilvl w:val="2"/>
          <w:numId w:val="37"/>
        </w:numPr>
        <w:autoSpaceDE w:val="0"/>
        <w:autoSpaceDN w:val="0"/>
        <w:adjustRightInd w:val="0"/>
        <w:spacing w:after="0" w:line="240" w:lineRule="auto"/>
        <w:ind w:left="450" w:hanging="360"/>
        <w:jc w:val="both"/>
        <w:rPr>
          <w:rFonts w:cstheme="minorHAnsi"/>
          <w:color w:val="000000"/>
        </w:rPr>
      </w:pPr>
      <w:proofErr w:type="spellStart"/>
      <w:r w:rsidRPr="00DB25C4">
        <w:rPr>
          <w:rFonts w:cstheme="minorHAnsi"/>
          <w:color w:val="000000"/>
        </w:rPr>
        <w:lastRenderedPageBreak/>
        <w:t>Senat</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Bahasa dan Seni (FBS) </w:t>
      </w:r>
      <w:proofErr w:type="spellStart"/>
      <w:r w:rsidRPr="00DB25C4">
        <w:rPr>
          <w:rFonts w:cstheme="minorHAnsi"/>
          <w:color w:val="000000"/>
        </w:rPr>
        <w:t>berkoordinasi</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merumuskan</w:t>
      </w:r>
      <w:proofErr w:type="spellEnd"/>
      <w:r w:rsidRPr="00DB25C4">
        <w:rPr>
          <w:rFonts w:cstheme="minorHAnsi"/>
          <w:color w:val="000000"/>
        </w:rPr>
        <w:t xml:space="preserve"> </w:t>
      </w:r>
      <w:proofErr w:type="spellStart"/>
      <w:r w:rsidRPr="00DB25C4">
        <w:rPr>
          <w:rFonts w:cstheme="minorHAnsi"/>
          <w:color w:val="000000"/>
        </w:rPr>
        <w:t>mekanisme</w:t>
      </w:r>
      <w:proofErr w:type="spellEnd"/>
      <w:r w:rsidRPr="00DB25C4">
        <w:rPr>
          <w:rFonts w:cstheme="minorHAnsi"/>
          <w:color w:val="000000"/>
        </w:rPr>
        <w:t xml:space="preserve"> </w:t>
      </w:r>
      <w:proofErr w:type="spellStart"/>
      <w:r w:rsidRPr="00DB25C4">
        <w:rPr>
          <w:rFonts w:cstheme="minorHAnsi"/>
          <w:color w:val="000000"/>
        </w:rPr>
        <w:t>pengusulan</w:t>
      </w:r>
      <w:proofErr w:type="spellEnd"/>
      <w:r w:rsidRPr="00DB25C4">
        <w:rPr>
          <w:rFonts w:cstheme="minorHAnsi"/>
          <w:color w:val="000000"/>
        </w:rPr>
        <w:t xml:space="preserve"> dan </w:t>
      </w:r>
      <w:proofErr w:type="spellStart"/>
      <w:r w:rsidRPr="00DB25C4">
        <w:rPr>
          <w:rFonts w:cstheme="minorHAnsi"/>
          <w:color w:val="000000"/>
        </w:rPr>
        <w:t>pemilihan</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di </w:t>
      </w:r>
      <w:proofErr w:type="spellStart"/>
      <w:r w:rsidRPr="00DB25C4">
        <w:rPr>
          <w:rFonts w:cstheme="minorHAnsi"/>
          <w:color w:val="000000"/>
        </w:rPr>
        <w:t>tingkat</w:t>
      </w:r>
      <w:proofErr w:type="spellEnd"/>
      <w:r w:rsidRPr="00DB25C4">
        <w:rPr>
          <w:rFonts w:cstheme="minorHAnsi"/>
          <w:color w:val="000000"/>
        </w:rPr>
        <w:t xml:space="preserve"> </w:t>
      </w:r>
      <w:proofErr w:type="spellStart"/>
      <w:r w:rsidRPr="00DB25C4">
        <w:rPr>
          <w:rFonts w:cstheme="minorHAnsi"/>
          <w:color w:val="000000"/>
        </w:rPr>
        <w:t>prodi</w:t>
      </w:r>
      <w:proofErr w:type="spellEnd"/>
      <w:r w:rsidRPr="00DB25C4">
        <w:rPr>
          <w:rFonts w:cstheme="minorHAnsi"/>
          <w:color w:val="000000"/>
        </w:rPr>
        <w:t xml:space="preserve">, </w:t>
      </w:r>
    </w:p>
    <w:p w14:paraId="7806BA2B" w14:textId="77777777" w:rsidR="00EE2EA9" w:rsidRPr="00DB25C4" w:rsidRDefault="00EE2EA9" w:rsidP="009F6099">
      <w:pPr>
        <w:pStyle w:val="ListParagraph"/>
        <w:numPr>
          <w:ilvl w:val="2"/>
          <w:numId w:val="37"/>
        </w:numPr>
        <w:autoSpaceDE w:val="0"/>
        <w:autoSpaceDN w:val="0"/>
        <w:adjustRightInd w:val="0"/>
        <w:spacing w:after="0" w:line="240" w:lineRule="auto"/>
        <w:ind w:left="450" w:hanging="360"/>
        <w:jc w:val="both"/>
        <w:rPr>
          <w:rFonts w:cstheme="minorHAnsi"/>
          <w:color w:val="000000"/>
        </w:rPr>
      </w:pPr>
      <w:proofErr w:type="spellStart"/>
      <w:r w:rsidRPr="00DB25C4">
        <w:rPr>
          <w:rFonts w:cstheme="minorHAnsi"/>
          <w:color w:val="000000"/>
        </w:rPr>
        <w:t>Setiap</w:t>
      </w:r>
      <w:proofErr w:type="spellEnd"/>
      <w:r w:rsidRPr="00DB25C4">
        <w:rPr>
          <w:rFonts w:cstheme="minorHAnsi"/>
          <w:color w:val="000000"/>
        </w:rPr>
        <w:t xml:space="preserve"> </w:t>
      </w:r>
      <w:proofErr w:type="spellStart"/>
      <w:r w:rsidRPr="00DB25C4">
        <w:rPr>
          <w:rFonts w:cstheme="minorHAnsi"/>
          <w:color w:val="000000"/>
        </w:rPr>
        <w:t>prodi</w:t>
      </w:r>
      <w:proofErr w:type="spellEnd"/>
      <w:r w:rsidRPr="00DB25C4">
        <w:rPr>
          <w:rFonts w:cstheme="minorHAnsi"/>
          <w:color w:val="000000"/>
        </w:rPr>
        <w:t xml:space="preserve"> </w:t>
      </w:r>
      <w:proofErr w:type="spellStart"/>
      <w:r w:rsidRPr="00DB25C4">
        <w:rPr>
          <w:rFonts w:cstheme="minorHAnsi"/>
          <w:color w:val="000000"/>
        </w:rPr>
        <w:t>berdasarkan</w:t>
      </w:r>
      <w:proofErr w:type="spellEnd"/>
      <w:r w:rsidRPr="00DB25C4">
        <w:rPr>
          <w:rFonts w:cstheme="minorHAnsi"/>
          <w:color w:val="000000"/>
        </w:rPr>
        <w:t xml:space="preserve"> </w:t>
      </w:r>
      <w:proofErr w:type="spellStart"/>
      <w:r w:rsidRPr="00DB25C4">
        <w:rPr>
          <w:rFonts w:cstheme="minorHAnsi"/>
          <w:color w:val="000000"/>
        </w:rPr>
        <w:t>rapat</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mengusulkan</w:t>
      </w:r>
      <w:proofErr w:type="spellEnd"/>
      <w:r w:rsidRPr="00DB25C4">
        <w:rPr>
          <w:rFonts w:cstheme="minorHAnsi"/>
          <w:color w:val="000000"/>
        </w:rPr>
        <w:t xml:space="preserve"> </w:t>
      </w:r>
      <w:proofErr w:type="spellStart"/>
      <w:r w:rsidRPr="00DB25C4">
        <w:rPr>
          <w:rFonts w:cstheme="minorHAnsi"/>
          <w:color w:val="000000"/>
        </w:rPr>
        <w:t>bakal</w:t>
      </w:r>
      <w:proofErr w:type="spellEnd"/>
      <w:r w:rsidRPr="00DB25C4">
        <w:rPr>
          <w:rFonts w:cstheme="minorHAnsi"/>
          <w:color w:val="000000"/>
        </w:rPr>
        <w:t xml:space="preserve"> </w:t>
      </w:r>
      <w:proofErr w:type="spellStart"/>
      <w:r w:rsidRPr="00DB25C4">
        <w:rPr>
          <w:rFonts w:cstheme="minorHAnsi"/>
          <w:color w:val="000000"/>
        </w:rPr>
        <w:t>calon</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diajukan</w:t>
      </w:r>
      <w:proofErr w:type="spellEnd"/>
      <w:r w:rsidRPr="00DB25C4">
        <w:rPr>
          <w:rFonts w:cstheme="minorHAnsi"/>
          <w:color w:val="000000"/>
        </w:rPr>
        <w:t xml:space="preserve"> </w:t>
      </w:r>
      <w:proofErr w:type="spellStart"/>
      <w:r w:rsidRPr="00DB25C4">
        <w:rPr>
          <w:rFonts w:cstheme="minorHAnsi"/>
          <w:color w:val="000000"/>
        </w:rPr>
        <w:t>ke</w:t>
      </w:r>
      <w:proofErr w:type="spellEnd"/>
      <w:r w:rsidRPr="00DB25C4">
        <w:rPr>
          <w:rFonts w:cstheme="minorHAnsi"/>
          <w:color w:val="000000"/>
        </w:rPr>
        <w:t xml:space="preserve"> </w:t>
      </w:r>
      <w:proofErr w:type="spellStart"/>
      <w:r w:rsidRPr="00DB25C4">
        <w:rPr>
          <w:rFonts w:cstheme="minorHAnsi"/>
          <w:color w:val="000000"/>
        </w:rPr>
        <w:t>Senat</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Bahasa dan Seni (FBS), </w:t>
      </w:r>
    </w:p>
    <w:p w14:paraId="3520F54A" w14:textId="77777777" w:rsidR="00EE2EA9" w:rsidRPr="00DB25C4" w:rsidRDefault="00EE2EA9" w:rsidP="009F6099">
      <w:pPr>
        <w:pStyle w:val="ListParagraph"/>
        <w:numPr>
          <w:ilvl w:val="2"/>
          <w:numId w:val="37"/>
        </w:numPr>
        <w:autoSpaceDE w:val="0"/>
        <w:autoSpaceDN w:val="0"/>
        <w:adjustRightInd w:val="0"/>
        <w:spacing w:after="0" w:line="240" w:lineRule="auto"/>
        <w:ind w:left="450" w:hanging="360"/>
        <w:jc w:val="both"/>
        <w:rPr>
          <w:rFonts w:cstheme="minorHAnsi"/>
          <w:color w:val="000000"/>
        </w:rPr>
      </w:pPr>
      <w:proofErr w:type="spellStart"/>
      <w:r w:rsidRPr="00DB25C4">
        <w:rPr>
          <w:rFonts w:cstheme="minorHAnsi"/>
          <w:color w:val="000000"/>
        </w:rPr>
        <w:t>Senat</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Bahasa dan Seni (FBS) </w:t>
      </w:r>
      <w:proofErr w:type="spellStart"/>
      <w:r w:rsidRPr="00DB25C4">
        <w:rPr>
          <w:rFonts w:cstheme="minorHAnsi"/>
          <w:color w:val="000000"/>
        </w:rPr>
        <w:t>melakukan</w:t>
      </w:r>
      <w:proofErr w:type="spellEnd"/>
      <w:r w:rsidRPr="00DB25C4">
        <w:rPr>
          <w:rFonts w:cstheme="minorHAnsi"/>
          <w:color w:val="000000"/>
        </w:rPr>
        <w:t xml:space="preserve"> </w:t>
      </w:r>
      <w:proofErr w:type="spellStart"/>
      <w:r w:rsidRPr="00DB25C4">
        <w:rPr>
          <w:rFonts w:cstheme="minorHAnsi"/>
          <w:color w:val="000000"/>
        </w:rPr>
        <w:t>rapat</w:t>
      </w:r>
      <w:proofErr w:type="spellEnd"/>
      <w:r w:rsidRPr="00DB25C4">
        <w:rPr>
          <w:rFonts w:cstheme="minorHAnsi"/>
          <w:color w:val="000000"/>
        </w:rPr>
        <w:t xml:space="preserve"> </w:t>
      </w:r>
      <w:proofErr w:type="spellStart"/>
      <w:r w:rsidRPr="00DB25C4">
        <w:rPr>
          <w:rFonts w:cstheme="minorHAnsi"/>
          <w:color w:val="000000"/>
        </w:rPr>
        <w:t>koordinasi</w:t>
      </w:r>
      <w:proofErr w:type="spellEnd"/>
      <w:r w:rsidRPr="00DB25C4">
        <w:rPr>
          <w:rFonts w:cstheme="minorHAnsi"/>
          <w:color w:val="000000"/>
        </w:rPr>
        <w:t xml:space="preserve"> </w:t>
      </w:r>
      <w:proofErr w:type="spellStart"/>
      <w:r w:rsidRPr="00DB25C4">
        <w:rPr>
          <w:rFonts w:cstheme="minorHAnsi"/>
          <w:color w:val="000000"/>
        </w:rPr>
        <w:t>pemilihan</w:t>
      </w:r>
      <w:proofErr w:type="spellEnd"/>
      <w:r w:rsidRPr="00DB25C4">
        <w:rPr>
          <w:rFonts w:cstheme="minorHAnsi"/>
          <w:color w:val="000000"/>
        </w:rPr>
        <w:t xml:space="preserve"> </w:t>
      </w:r>
      <w:proofErr w:type="spellStart"/>
      <w:r w:rsidRPr="00DB25C4">
        <w:rPr>
          <w:rFonts w:cstheme="minorHAnsi"/>
          <w:color w:val="000000"/>
        </w:rPr>
        <w:t>calon</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w:t>
      </w:r>
      <w:proofErr w:type="gramStart"/>
      <w:r w:rsidRPr="00DB25C4">
        <w:rPr>
          <w:rFonts w:cstheme="minorHAnsi"/>
          <w:color w:val="000000"/>
        </w:rPr>
        <w:t>dan .</w:t>
      </w:r>
      <w:proofErr w:type="gramEnd"/>
      <w:r w:rsidRPr="00DB25C4">
        <w:rPr>
          <w:rFonts w:cstheme="minorHAnsi"/>
          <w:color w:val="000000"/>
        </w:rPr>
        <w:t xml:space="preserve"> </w:t>
      </w:r>
      <w:proofErr w:type="spellStart"/>
      <w:r w:rsidRPr="00DB25C4">
        <w:rPr>
          <w:rFonts w:cstheme="minorHAnsi"/>
          <w:color w:val="000000"/>
        </w:rPr>
        <w:t>sesuai</w:t>
      </w:r>
      <w:proofErr w:type="spellEnd"/>
      <w:r w:rsidRPr="00DB25C4">
        <w:rPr>
          <w:rFonts w:cstheme="minorHAnsi"/>
          <w:color w:val="000000"/>
        </w:rPr>
        <w:t xml:space="preserve"> </w:t>
      </w:r>
      <w:proofErr w:type="spellStart"/>
      <w:r w:rsidRPr="00DB25C4">
        <w:rPr>
          <w:rFonts w:cstheme="minorHAnsi"/>
          <w:color w:val="000000"/>
        </w:rPr>
        <w:t>usulan</w:t>
      </w:r>
      <w:proofErr w:type="spellEnd"/>
      <w:r w:rsidRPr="00DB25C4">
        <w:rPr>
          <w:rFonts w:cstheme="minorHAnsi"/>
          <w:color w:val="000000"/>
        </w:rPr>
        <w:t xml:space="preserve"> </w:t>
      </w:r>
      <w:proofErr w:type="spellStart"/>
      <w:r w:rsidRPr="00DB25C4">
        <w:rPr>
          <w:rFonts w:cstheme="minorHAnsi"/>
          <w:color w:val="000000"/>
        </w:rPr>
        <w:t>prodi</w:t>
      </w:r>
      <w:proofErr w:type="spellEnd"/>
      <w:r w:rsidRPr="00DB25C4">
        <w:rPr>
          <w:rFonts w:cstheme="minorHAnsi"/>
          <w:color w:val="000000"/>
        </w:rPr>
        <w:t xml:space="preserve">, </w:t>
      </w:r>
    </w:p>
    <w:p w14:paraId="4C6EE07D" w14:textId="77777777" w:rsidR="00EE2EA9" w:rsidRPr="00DB25C4" w:rsidRDefault="00EE2EA9" w:rsidP="009F6099">
      <w:pPr>
        <w:pStyle w:val="ListParagraph"/>
        <w:numPr>
          <w:ilvl w:val="2"/>
          <w:numId w:val="37"/>
        </w:numPr>
        <w:autoSpaceDE w:val="0"/>
        <w:autoSpaceDN w:val="0"/>
        <w:adjustRightInd w:val="0"/>
        <w:spacing w:after="0" w:line="240" w:lineRule="auto"/>
        <w:ind w:left="450" w:hanging="360"/>
        <w:jc w:val="both"/>
        <w:rPr>
          <w:rFonts w:cstheme="minorHAnsi"/>
          <w:color w:val="000000"/>
        </w:rPr>
      </w:pPr>
      <w:r w:rsidRPr="00DB25C4">
        <w:rPr>
          <w:rFonts w:cstheme="minorHAnsi"/>
          <w:color w:val="000000"/>
        </w:rPr>
        <w:t xml:space="preserve">Calon </w:t>
      </w:r>
      <w:proofErr w:type="spellStart"/>
      <w:r w:rsidRPr="00DB25C4">
        <w:rPr>
          <w:rFonts w:cstheme="minorHAnsi"/>
          <w:color w:val="000000"/>
        </w:rPr>
        <w:t>dekan</w:t>
      </w:r>
      <w:proofErr w:type="spellEnd"/>
      <w:r w:rsidRPr="00DB25C4">
        <w:rPr>
          <w:rFonts w:cstheme="minorHAnsi"/>
          <w:color w:val="000000"/>
        </w:rPr>
        <w:t xml:space="preserve"> yang </w:t>
      </w:r>
      <w:proofErr w:type="spellStart"/>
      <w:r w:rsidRPr="00DB25C4">
        <w:rPr>
          <w:rFonts w:cstheme="minorHAnsi"/>
          <w:color w:val="000000"/>
        </w:rPr>
        <w:t>ditetapkan</w:t>
      </w:r>
      <w:proofErr w:type="spellEnd"/>
      <w:r w:rsidRPr="00DB25C4">
        <w:rPr>
          <w:rFonts w:cstheme="minorHAnsi"/>
          <w:color w:val="000000"/>
        </w:rPr>
        <w:t xml:space="preserve"> </w:t>
      </w:r>
      <w:proofErr w:type="spellStart"/>
      <w:r w:rsidRPr="00DB25C4">
        <w:rPr>
          <w:rFonts w:cstheme="minorHAnsi"/>
          <w:color w:val="000000"/>
        </w:rPr>
        <w:t>Senat</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Bahasa dan Seni (FBS) </w:t>
      </w:r>
      <w:proofErr w:type="spellStart"/>
      <w:r w:rsidRPr="00DB25C4">
        <w:rPr>
          <w:rFonts w:cstheme="minorHAnsi"/>
          <w:color w:val="000000"/>
        </w:rPr>
        <w:t>memaparkan</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dan </w:t>
      </w:r>
      <w:proofErr w:type="spellStart"/>
      <w:r w:rsidRPr="00DB25C4">
        <w:rPr>
          <w:rFonts w:cstheme="minorHAnsi"/>
          <w:color w:val="000000"/>
        </w:rPr>
        <w:t>misi</w:t>
      </w:r>
      <w:proofErr w:type="spellEnd"/>
      <w:r w:rsidRPr="00DB25C4">
        <w:rPr>
          <w:rFonts w:cstheme="minorHAnsi"/>
          <w:color w:val="000000"/>
        </w:rPr>
        <w:t xml:space="preserve">, </w:t>
      </w:r>
    </w:p>
    <w:p w14:paraId="54A6F59F" w14:textId="77777777" w:rsidR="00EE2EA9" w:rsidRPr="00DB25C4" w:rsidRDefault="00EE2EA9" w:rsidP="009F6099">
      <w:pPr>
        <w:pStyle w:val="ListParagraph"/>
        <w:numPr>
          <w:ilvl w:val="2"/>
          <w:numId w:val="37"/>
        </w:numPr>
        <w:autoSpaceDE w:val="0"/>
        <w:autoSpaceDN w:val="0"/>
        <w:adjustRightInd w:val="0"/>
        <w:spacing w:after="0" w:line="240" w:lineRule="auto"/>
        <w:ind w:left="450" w:hanging="360"/>
        <w:jc w:val="both"/>
        <w:rPr>
          <w:rFonts w:cstheme="minorHAnsi"/>
          <w:color w:val="000000"/>
        </w:rPr>
      </w:pPr>
      <w:proofErr w:type="spellStart"/>
      <w:r w:rsidRPr="00DB25C4">
        <w:rPr>
          <w:rFonts w:cstheme="minorHAnsi"/>
          <w:color w:val="000000"/>
        </w:rPr>
        <w:t>Senat</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Bahasa dan Seni (FBS) </w:t>
      </w:r>
      <w:proofErr w:type="spellStart"/>
      <w:r w:rsidRPr="00DB25C4">
        <w:rPr>
          <w:rFonts w:cstheme="minorHAnsi"/>
          <w:color w:val="000000"/>
        </w:rPr>
        <w:t>mengirimkan</w:t>
      </w:r>
      <w:proofErr w:type="spellEnd"/>
      <w:r w:rsidRPr="00DB25C4">
        <w:rPr>
          <w:rFonts w:cstheme="minorHAnsi"/>
          <w:color w:val="000000"/>
        </w:rPr>
        <w:t xml:space="preserve"> </w:t>
      </w:r>
      <w:proofErr w:type="spellStart"/>
      <w:r w:rsidRPr="00DB25C4">
        <w:rPr>
          <w:rFonts w:cstheme="minorHAnsi"/>
          <w:color w:val="000000"/>
        </w:rPr>
        <w:t>usulan</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ke</w:t>
      </w:r>
      <w:proofErr w:type="spellEnd"/>
      <w:r w:rsidRPr="00DB25C4">
        <w:rPr>
          <w:rFonts w:cstheme="minorHAnsi"/>
          <w:color w:val="000000"/>
        </w:rPr>
        <w:t xml:space="preserve"> </w:t>
      </w:r>
      <w:proofErr w:type="spellStart"/>
      <w:r w:rsidRPr="00DB25C4">
        <w:rPr>
          <w:rFonts w:cstheme="minorHAnsi"/>
          <w:color w:val="000000"/>
        </w:rPr>
        <w:t>Rektor</w:t>
      </w:r>
      <w:proofErr w:type="spellEnd"/>
      <w:r w:rsidRPr="00DB25C4">
        <w:rPr>
          <w:rFonts w:cstheme="minorHAnsi"/>
          <w:color w:val="000000"/>
        </w:rPr>
        <w:t xml:space="preserve"> UMC, </w:t>
      </w:r>
    </w:p>
    <w:p w14:paraId="2429C947" w14:textId="77777777" w:rsidR="00EE2EA9" w:rsidRPr="00DB25C4" w:rsidRDefault="00EE2EA9" w:rsidP="009F6099">
      <w:pPr>
        <w:pStyle w:val="ListParagraph"/>
        <w:numPr>
          <w:ilvl w:val="2"/>
          <w:numId w:val="37"/>
        </w:numPr>
        <w:autoSpaceDE w:val="0"/>
        <w:autoSpaceDN w:val="0"/>
        <w:adjustRightInd w:val="0"/>
        <w:spacing w:after="0" w:line="240" w:lineRule="auto"/>
        <w:ind w:left="450" w:hanging="360"/>
        <w:jc w:val="both"/>
        <w:rPr>
          <w:rFonts w:cstheme="minorHAnsi"/>
          <w:b/>
          <w:bCs/>
          <w:color w:val="000000"/>
        </w:rPr>
      </w:pPr>
      <w:proofErr w:type="spellStart"/>
      <w:r w:rsidRPr="00DB25C4">
        <w:rPr>
          <w:rFonts w:cstheme="minorHAnsi"/>
          <w:color w:val="000000"/>
        </w:rPr>
        <w:t>Rektor</w:t>
      </w:r>
      <w:proofErr w:type="spellEnd"/>
      <w:r w:rsidRPr="00DB25C4">
        <w:rPr>
          <w:rFonts w:cstheme="minorHAnsi"/>
          <w:color w:val="000000"/>
        </w:rPr>
        <w:t xml:space="preserve"> dan </w:t>
      </w:r>
      <w:proofErr w:type="spellStart"/>
      <w:r w:rsidRPr="00DB25C4">
        <w:rPr>
          <w:rFonts w:cstheme="minorHAnsi"/>
          <w:color w:val="000000"/>
        </w:rPr>
        <w:t>jajaran</w:t>
      </w:r>
      <w:proofErr w:type="spellEnd"/>
      <w:r w:rsidRPr="00DB25C4">
        <w:rPr>
          <w:rFonts w:cstheme="minorHAnsi"/>
          <w:color w:val="000000"/>
        </w:rPr>
        <w:t xml:space="preserve"> </w:t>
      </w:r>
      <w:proofErr w:type="spellStart"/>
      <w:r w:rsidRPr="00DB25C4">
        <w:rPr>
          <w:rFonts w:cstheme="minorHAnsi"/>
          <w:color w:val="000000"/>
        </w:rPr>
        <w:t>pimpinan</w:t>
      </w:r>
      <w:proofErr w:type="spellEnd"/>
      <w:r w:rsidRPr="00DB25C4">
        <w:rPr>
          <w:rFonts w:cstheme="minorHAnsi"/>
          <w:color w:val="000000"/>
        </w:rPr>
        <w:t xml:space="preserve"> </w:t>
      </w:r>
      <w:proofErr w:type="spellStart"/>
      <w:r w:rsidRPr="00DB25C4">
        <w:rPr>
          <w:rFonts w:cstheme="minorHAnsi"/>
          <w:color w:val="000000"/>
        </w:rPr>
        <w:t>melakukan</w:t>
      </w:r>
      <w:proofErr w:type="spellEnd"/>
      <w:r w:rsidRPr="00DB25C4">
        <w:rPr>
          <w:rFonts w:cstheme="minorHAnsi"/>
          <w:color w:val="000000"/>
        </w:rPr>
        <w:t xml:space="preserve"> </w:t>
      </w:r>
      <w:proofErr w:type="spellStart"/>
      <w:r w:rsidRPr="00DB25C4">
        <w:rPr>
          <w:rFonts w:cstheme="minorHAnsi"/>
          <w:color w:val="000000"/>
        </w:rPr>
        <w:t>tes</w:t>
      </w:r>
      <w:proofErr w:type="spellEnd"/>
      <w:r w:rsidRPr="00DB25C4">
        <w:rPr>
          <w:rFonts w:cstheme="minorHAnsi"/>
          <w:color w:val="000000"/>
        </w:rPr>
        <w:t xml:space="preserve"> </w:t>
      </w:r>
      <w:proofErr w:type="spellStart"/>
      <w:r w:rsidRPr="00DB25C4">
        <w:rPr>
          <w:rFonts w:cstheme="minorHAnsi"/>
          <w:color w:val="000000"/>
        </w:rPr>
        <w:t>wawancara</w:t>
      </w:r>
      <w:proofErr w:type="spellEnd"/>
      <w:r w:rsidRPr="00DB25C4">
        <w:rPr>
          <w:rFonts w:cstheme="minorHAnsi"/>
          <w:color w:val="000000"/>
        </w:rPr>
        <w:t xml:space="preserve"> </w:t>
      </w:r>
      <w:proofErr w:type="spellStart"/>
      <w:r w:rsidRPr="00DB25C4">
        <w:rPr>
          <w:rFonts w:cstheme="minorHAnsi"/>
          <w:color w:val="000000"/>
        </w:rPr>
        <w:t>kepada</w:t>
      </w:r>
      <w:proofErr w:type="spellEnd"/>
      <w:r w:rsidRPr="00DB25C4">
        <w:rPr>
          <w:rFonts w:cstheme="minorHAnsi"/>
          <w:color w:val="000000"/>
        </w:rPr>
        <w:t xml:space="preserve"> </w:t>
      </w:r>
      <w:proofErr w:type="spellStart"/>
      <w:r w:rsidRPr="00DB25C4">
        <w:rPr>
          <w:rFonts w:cstheme="minorHAnsi"/>
          <w:color w:val="000000"/>
        </w:rPr>
        <w:t>calon</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Bahasa dan Seni (FBS),</w:t>
      </w:r>
      <w:r w:rsidRPr="00DB25C4">
        <w:rPr>
          <w:rFonts w:cstheme="minorHAnsi"/>
          <w:b/>
          <w:bCs/>
          <w:color w:val="000000"/>
        </w:rPr>
        <w:t xml:space="preserve"> </w:t>
      </w:r>
    </w:p>
    <w:p w14:paraId="721B6D93" w14:textId="77777777" w:rsidR="00EE2EA9" w:rsidRPr="00DB25C4" w:rsidRDefault="00EE2EA9" w:rsidP="009F6099">
      <w:pPr>
        <w:pStyle w:val="ListParagraph"/>
        <w:numPr>
          <w:ilvl w:val="2"/>
          <w:numId w:val="37"/>
        </w:numPr>
        <w:autoSpaceDE w:val="0"/>
        <w:autoSpaceDN w:val="0"/>
        <w:adjustRightInd w:val="0"/>
        <w:spacing w:after="0" w:line="240" w:lineRule="auto"/>
        <w:ind w:left="450" w:hanging="360"/>
        <w:jc w:val="both"/>
        <w:rPr>
          <w:rFonts w:cstheme="minorHAnsi"/>
          <w:color w:val="000000"/>
        </w:rPr>
      </w:pPr>
      <w:proofErr w:type="spellStart"/>
      <w:r w:rsidRPr="00DB25C4">
        <w:rPr>
          <w:rFonts w:cstheme="minorHAnsi"/>
          <w:color w:val="000000"/>
        </w:rPr>
        <w:t>Rektor</w:t>
      </w:r>
      <w:proofErr w:type="spellEnd"/>
      <w:r w:rsidRPr="00DB25C4">
        <w:rPr>
          <w:rFonts w:cstheme="minorHAnsi"/>
          <w:color w:val="000000"/>
        </w:rPr>
        <w:t xml:space="preserve"> </w:t>
      </w:r>
      <w:proofErr w:type="spellStart"/>
      <w:r w:rsidRPr="00DB25C4">
        <w:rPr>
          <w:rFonts w:cstheme="minorHAnsi"/>
          <w:color w:val="000000"/>
        </w:rPr>
        <w:t>menetapkan</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Bahasa dan Seni (FBS). </w:t>
      </w:r>
    </w:p>
    <w:p w14:paraId="214796DE"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52737CDE" w14:textId="77777777" w:rsidR="00EE2EA9" w:rsidRPr="00DB25C4" w:rsidRDefault="00EE2EA9" w:rsidP="00687314">
      <w:pPr>
        <w:autoSpaceDE w:val="0"/>
        <w:autoSpaceDN w:val="0"/>
        <w:adjustRightInd w:val="0"/>
        <w:spacing w:after="0" w:line="240" w:lineRule="auto"/>
        <w:jc w:val="both"/>
        <w:rPr>
          <w:rFonts w:cstheme="minorHAnsi"/>
          <w:b/>
          <w:bCs/>
          <w:color w:val="000000"/>
        </w:rPr>
      </w:pPr>
      <w:commentRangeStart w:id="40"/>
      <w:proofErr w:type="spellStart"/>
      <w:r w:rsidRPr="00DB25C4">
        <w:rPr>
          <w:rFonts w:cstheme="minorHAnsi"/>
          <w:b/>
          <w:bCs/>
          <w:color w:val="000000" w:themeColor="text1"/>
        </w:rPr>
        <w:t>Kredibilitas</w:t>
      </w:r>
      <w:proofErr w:type="spellEnd"/>
      <w:r w:rsidRPr="00DB25C4">
        <w:rPr>
          <w:rFonts w:cstheme="minorHAnsi"/>
          <w:b/>
          <w:bCs/>
          <w:color w:val="000000" w:themeColor="text1"/>
        </w:rPr>
        <w:t xml:space="preserve"> juga </w:t>
      </w:r>
      <w:proofErr w:type="spellStart"/>
      <w:r w:rsidRPr="00DB25C4">
        <w:rPr>
          <w:rFonts w:cstheme="minorHAnsi"/>
          <w:b/>
          <w:bCs/>
          <w:color w:val="000000" w:themeColor="text1"/>
        </w:rPr>
        <w:t>tercermin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dalam</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rekrutmen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dosen</w:t>
      </w:r>
      <w:proofErr w:type="spellEnd"/>
      <w:r w:rsidRPr="00DB25C4">
        <w:rPr>
          <w:rFonts w:cstheme="minorHAnsi"/>
          <w:b/>
          <w:bCs/>
          <w:color w:val="000000" w:themeColor="text1"/>
        </w:rPr>
        <w:t xml:space="preserve"> dan </w:t>
      </w:r>
      <w:proofErr w:type="spellStart"/>
      <w:r w:rsidRPr="00DB25C4">
        <w:rPr>
          <w:rFonts w:cstheme="minorHAnsi"/>
          <w:b/>
          <w:bCs/>
          <w:color w:val="000000" w:themeColor="text1"/>
        </w:rPr>
        <w:t>mahasiswa</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baru</w:t>
      </w:r>
      <w:proofErr w:type="spellEnd"/>
      <w:r w:rsidRPr="00DB25C4">
        <w:rPr>
          <w:rFonts w:cstheme="minorHAnsi"/>
          <w:b/>
          <w:bCs/>
          <w:color w:val="000000" w:themeColor="text1"/>
        </w:rPr>
        <w:t xml:space="preserve"> yang </w:t>
      </w:r>
      <w:proofErr w:type="spellStart"/>
      <w:r w:rsidRPr="00DB25C4">
        <w:rPr>
          <w:rFonts w:cstheme="minorHAnsi"/>
          <w:b/>
          <w:bCs/>
          <w:color w:val="000000" w:themeColor="text1"/>
        </w:rPr>
        <w:t>dilakukan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sesuai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kebijakan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dengan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mekanisme</w:t>
      </w:r>
      <w:proofErr w:type="spellEnd"/>
      <w:r w:rsidRPr="00DB25C4">
        <w:rPr>
          <w:rFonts w:cstheme="minorHAnsi"/>
          <w:b/>
          <w:bCs/>
          <w:color w:val="000000" w:themeColor="text1"/>
        </w:rPr>
        <w:t xml:space="preserve"> yang </w:t>
      </w:r>
      <w:commentRangeStart w:id="41"/>
      <w:commentRangeStart w:id="42"/>
      <w:proofErr w:type="spellStart"/>
      <w:r w:rsidRPr="00DB25C4">
        <w:rPr>
          <w:rFonts w:cstheme="minorHAnsi"/>
          <w:b/>
          <w:bCs/>
          <w:color w:val="000000" w:themeColor="text1"/>
        </w:rPr>
        <w:t>jelas</w:t>
      </w:r>
      <w:commentRangeEnd w:id="40"/>
      <w:proofErr w:type="spellEnd"/>
      <w:r w:rsidRPr="00DB25C4">
        <w:rPr>
          <w:rStyle w:val="CommentReference"/>
          <w:rFonts w:cstheme="minorHAnsi"/>
          <w:sz w:val="22"/>
          <w:szCs w:val="22"/>
        </w:rPr>
        <w:commentReference w:id="40"/>
      </w:r>
      <w:commentRangeEnd w:id="41"/>
      <w:r w:rsidRPr="00DB25C4">
        <w:rPr>
          <w:rStyle w:val="CommentReference"/>
          <w:rFonts w:cstheme="minorHAnsi"/>
          <w:sz w:val="22"/>
          <w:szCs w:val="22"/>
        </w:rPr>
        <w:commentReference w:id="41"/>
      </w:r>
      <w:commentRangeEnd w:id="42"/>
      <w:r w:rsidRPr="00DB25C4">
        <w:rPr>
          <w:rStyle w:val="CommentReference"/>
          <w:rFonts w:cstheme="minorHAnsi"/>
          <w:sz w:val="22"/>
          <w:szCs w:val="22"/>
        </w:rPr>
        <w:commentReference w:id="42"/>
      </w:r>
      <w:r w:rsidRPr="00DB25C4">
        <w:rPr>
          <w:rFonts w:cstheme="minorHAnsi"/>
          <w:b/>
          <w:bCs/>
          <w:color w:val="000000" w:themeColor="text1"/>
        </w:rPr>
        <w:t xml:space="preserve"> </w:t>
      </w:r>
      <w:proofErr w:type="spellStart"/>
      <w:r w:rsidRPr="00DB25C4">
        <w:rPr>
          <w:rFonts w:cstheme="minorHAnsi"/>
          <w:b/>
          <w:bCs/>
          <w:color w:val="000000" w:themeColor="text1"/>
        </w:rPr>
        <w:t>dengan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mengacu</w:t>
      </w:r>
      <w:proofErr w:type="spellEnd"/>
      <w:r w:rsidRPr="00DB25C4">
        <w:rPr>
          <w:rFonts w:cstheme="minorHAnsi"/>
          <w:b/>
          <w:bCs/>
          <w:color w:val="000000" w:themeColor="text1"/>
        </w:rPr>
        <w:t xml:space="preserve"> pada </w:t>
      </w:r>
      <w:proofErr w:type="spellStart"/>
      <w:r w:rsidRPr="00DB25C4">
        <w:rPr>
          <w:rFonts w:cstheme="minorHAnsi"/>
          <w:b/>
          <w:bCs/>
          <w:color w:val="000000" w:themeColor="text1"/>
        </w:rPr>
        <w:t>Standar</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Dosen</w:t>
      </w:r>
      <w:proofErr w:type="spellEnd"/>
      <w:r w:rsidRPr="00DB25C4">
        <w:rPr>
          <w:rFonts w:cstheme="minorHAnsi"/>
          <w:b/>
          <w:bCs/>
          <w:color w:val="000000" w:themeColor="text1"/>
        </w:rPr>
        <w:t xml:space="preserve"> dan Tenaga </w:t>
      </w:r>
      <w:proofErr w:type="spellStart"/>
      <w:r w:rsidRPr="00DB25C4">
        <w:rPr>
          <w:rFonts w:cstheme="minorHAnsi"/>
          <w:b/>
          <w:bCs/>
          <w:color w:val="000000" w:themeColor="text1"/>
        </w:rPr>
        <w:t>Kependidikan</w:t>
      </w:r>
      <w:proofErr w:type="spellEnd"/>
      <w:r w:rsidRPr="00DB25C4">
        <w:rPr>
          <w:rFonts w:cstheme="minorHAnsi"/>
          <w:b/>
          <w:bCs/>
          <w:color w:val="000000" w:themeColor="text1"/>
        </w:rPr>
        <w:t xml:space="preserve"> (005/SPMI-MACHUNG/SM/01A).</w:t>
      </w:r>
      <w:r w:rsidRPr="00DB25C4">
        <w:rPr>
          <w:rFonts w:cstheme="minorHAnsi"/>
          <w:color w:val="000000" w:themeColor="text1"/>
        </w:rPr>
        <w:t xml:space="preserve"> </w:t>
      </w:r>
      <w:proofErr w:type="spellStart"/>
      <w:r w:rsidRPr="00DB25C4">
        <w:rPr>
          <w:rFonts w:cstheme="minorHAnsi"/>
          <w:color w:val="000000" w:themeColor="text1"/>
        </w:rPr>
        <w:t>Rekrutmen</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memperhatikan</w:t>
      </w:r>
      <w:proofErr w:type="spellEnd"/>
      <w:r w:rsidRPr="00DB25C4">
        <w:rPr>
          <w:rFonts w:cstheme="minorHAnsi"/>
          <w:b/>
          <w:bCs/>
          <w:color w:val="000000" w:themeColor="text1"/>
        </w:rPr>
        <w:t xml:space="preserve"> </w:t>
      </w:r>
      <w:proofErr w:type="spellStart"/>
      <w:r w:rsidRPr="00DB25C4">
        <w:rPr>
          <w:rFonts w:cstheme="minorHAnsi"/>
          <w:color w:val="000000" w:themeColor="text1"/>
        </w:rPr>
        <w:t>kualifikasi</w:t>
      </w:r>
      <w:proofErr w:type="spellEnd"/>
      <w:r w:rsidRPr="00DB25C4">
        <w:rPr>
          <w:rFonts w:cstheme="minorHAnsi"/>
          <w:color w:val="000000" w:themeColor="text1"/>
        </w:rPr>
        <w:t xml:space="preserve"> dan </w:t>
      </w:r>
      <w:proofErr w:type="spellStart"/>
      <w:r w:rsidRPr="00DB25C4">
        <w:rPr>
          <w:rFonts w:cstheme="minorHAnsi"/>
          <w:color w:val="000000" w:themeColor="text1"/>
        </w:rPr>
        <w:t>keahlian</w:t>
      </w:r>
      <w:proofErr w:type="spellEnd"/>
      <w:r w:rsidRPr="00DB25C4">
        <w:rPr>
          <w:rFonts w:cstheme="minorHAnsi"/>
          <w:color w:val="000000" w:themeColor="text1"/>
        </w:rPr>
        <w:t xml:space="preserve"> </w:t>
      </w:r>
      <w:proofErr w:type="spellStart"/>
      <w:r w:rsidRPr="00DB25C4">
        <w:rPr>
          <w:rFonts w:cstheme="minorHAnsi"/>
          <w:color w:val="000000" w:themeColor="text1"/>
        </w:rPr>
        <w:t>calon</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sesuai</w:t>
      </w:r>
      <w:proofErr w:type="spellEnd"/>
      <w:r w:rsidRPr="00DB25C4">
        <w:rPr>
          <w:rFonts w:cstheme="minorHAnsi"/>
          <w:color w:val="000000" w:themeColor="text1"/>
        </w:rPr>
        <w:t xml:space="preserve"> </w:t>
      </w:r>
      <w:proofErr w:type="spellStart"/>
      <w:r w:rsidRPr="00DB25C4">
        <w:rPr>
          <w:rFonts w:cstheme="minorHAnsi"/>
          <w:color w:val="000000" w:themeColor="text1"/>
        </w:rPr>
        <w:t>bidang</w:t>
      </w:r>
      <w:proofErr w:type="spellEnd"/>
      <w:r w:rsidRPr="00DB25C4">
        <w:rPr>
          <w:rFonts w:cstheme="minorHAnsi"/>
          <w:color w:val="000000" w:themeColor="text1"/>
        </w:rPr>
        <w:t xml:space="preserve"> </w:t>
      </w:r>
      <w:proofErr w:type="spellStart"/>
      <w:r w:rsidRPr="00DB25C4">
        <w:rPr>
          <w:rFonts w:cstheme="minorHAnsi"/>
          <w:color w:val="000000" w:themeColor="text1"/>
        </w:rPr>
        <w:t>keilmuan</w:t>
      </w:r>
      <w:proofErr w:type="spellEnd"/>
      <w:r w:rsidRPr="00DB25C4">
        <w:rPr>
          <w:rFonts w:cstheme="minorHAnsi"/>
          <w:color w:val="000000" w:themeColor="text1"/>
        </w:rPr>
        <w:t xml:space="preserve"> </w:t>
      </w:r>
      <w:proofErr w:type="spellStart"/>
      <w:r w:rsidRPr="00DB25C4">
        <w:rPr>
          <w:rFonts w:cstheme="minorHAnsi"/>
          <w:color w:val="000000" w:themeColor="text1"/>
        </w:rPr>
        <w:t>prodi</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proses </w:t>
      </w:r>
      <w:proofErr w:type="spellStart"/>
      <w:r w:rsidRPr="00DB25C4">
        <w:rPr>
          <w:rFonts w:cstheme="minorHAnsi"/>
          <w:color w:val="000000" w:themeColor="text1"/>
        </w:rPr>
        <w:t>rekrutmen</w:t>
      </w:r>
      <w:proofErr w:type="spellEnd"/>
      <w:r w:rsidRPr="00DB25C4">
        <w:rPr>
          <w:rFonts w:cstheme="minorHAnsi"/>
          <w:b/>
          <w:bCs/>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pimpinan</w:t>
      </w:r>
      <w:proofErr w:type="spellEnd"/>
      <w:r w:rsidRPr="00DB25C4">
        <w:rPr>
          <w:rFonts w:cstheme="minorHAnsi"/>
          <w:color w:val="000000" w:themeColor="text1"/>
        </w:rPr>
        <w:t xml:space="preserve"> </w:t>
      </w:r>
      <w:proofErr w:type="spellStart"/>
      <w:r w:rsidRPr="00DB25C4">
        <w:rPr>
          <w:rFonts w:cstheme="minorHAnsi"/>
          <w:color w:val="000000" w:themeColor="text1"/>
        </w:rPr>
        <w:t>Fakultas</w:t>
      </w:r>
      <w:proofErr w:type="spellEnd"/>
      <w:r w:rsidRPr="00DB25C4">
        <w:rPr>
          <w:rFonts w:cstheme="minorHAnsi"/>
          <w:color w:val="000000" w:themeColor="text1"/>
        </w:rPr>
        <w:t xml:space="preserve"> Bahasa dan Seni (FBS) dan </w:t>
      </w:r>
      <w:proofErr w:type="spellStart"/>
      <w:r w:rsidRPr="00DB25C4">
        <w:rPr>
          <w:rFonts w:cstheme="minorHAnsi"/>
          <w:color w:val="000000" w:themeColor="text1"/>
        </w:rPr>
        <w:t>Kaprodi</w:t>
      </w:r>
      <w:proofErr w:type="spellEnd"/>
      <w:r w:rsidRPr="00DB25C4">
        <w:rPr>
          <w:rFonts w:cstheme="minorHAnsi"/>
          <w:color w:val="000000" w:themeColor="text1"/>
        </w:rPr>
        <w:t xml:space="preserve"> </w:t>
      </w:r>
      <w:proofErr w:type="spellStart"/>
      <w:r w:rsidRPr="00DB25C4">
        <w:rPr>
          <w:rFonts w:cstheme="minorHAnsi"/>
          <w:color w:val="000000" w:themeColor="text1"/>
        </w:rPr>
        <w:t>turut</w:t>
      </w:r>
      <w:proofErr w:type="spellEnd"/>
      <w:r w:rsidRPr="00DB25C4">
        <w:rPr>
          <w:rFonts w:cstheme="minorHAnsi"/>
          <w:color w:val="000000" w:themeColor="text1"/>
        </w:rPr>
        <w:t xml:space="preserve"> </w:t>
      </w:r>
      <w:proofErr w:type="spellStart"/>
      <w:r w:rsidRPr="00DB25C4">
        <w:rPr>
          <w:rFonts w:cstheme="minorHAnsi"/>
          <w:color w:val="000000" w:themeColor="text1"/>
        </w:rPr>
        <w:t>terlibat</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menguji</w:t>
      </w:r>
      <w:proofErr w:type="spellEnd"/>
      <w:r w:rsidRPr="00DB25C4">
        <w:rPr>
          <w:rFonts w:cstheme="minorHAnsi"/>
          <w:color w:val="000000" w:themeColor="text1"/>
        </w:rPr>
        <w:t xml:space="preserve"> </w:t>
      </w:r>
      <w:proofErr w:type="spellStart"/>
      <w:r w:rsidRPr="00DB25C4">
        <w:rPr>
          <w:rFonts w:cstheme="minorHAnsi"/>
          <w:color w:val="000000" w:themeColor="text1"/>
        </w:rPr>
        <w:t>kelayakan</w:t>
      </w:r>
      <w:proofErr w:type="spellEnd"/>
      <w:r w:rsidRPr="00DB25C4">
        <w:rPr>
          <w:rFonts w:cstheme="minorHAnsi"/>
          <w:color w:val="000000" w:themeColor="text1"/>
        </w:rPr>
        <w:t xml:space="preserve"> </w:t>
      </w:r>
      <w:proofErr w:type="spellStart"/>
      <w:r w:rsidRPr="00DB25C4">
        <w:rPr>
          <w:rFonts w:cstheme="minorHAnsi"/>
          <w:color w:val="000000" w:themeColor="text1"/>
        </w:rPr>
        <w:t>calon</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w:t>
      </w:r>
      <w:r w:rsidRPr="00DB25C4">
        <w:rPr>
          <w:rFonts w:cstheme="minorHAnsi"/>
          <w:b/>
          <w:bCs/>
          <w:color w:val="000000" w:themeColor="text1"/>
        </w:rPr>
        <w:t xml:space="preserve"> </w:t>
      </w:r>
      <w:proofErr w:type="spellStart"/>
      <w:r w:rsidRPr="00DB25C4">
        <w:rPr>
          <w:rFonts w:cstheme="minorHAnsi"/>
          <w:color w:val="000000" w:themeColor="text1"/>
        </w:rPr>
        <w:t>Sementara</w:t>
      </w:r>
      <w:proofErr w:type="spellEnd"/>
      <w:r w:rsidRPr="00DB25C4">
        <w:rPr>
          <w:rFonts w:cstheme="minorHAnsi"/>
          <w:color w:val="000000" w:themeColor="text1"/>
        </w:rPr>
        <w:t xml:space="preserve"> </w:t>
      </w:r>
      <w:proofErr w:type="spellStart"/>
      <w:r w:rsidRPr="00DB25C4">
        <w:rPr>
          <w:rFonts w:cstheme="minorHAnsi"/>
          <w:color w:val="000000" w:themeColor="text1"/>
        </w:rPr>
        <w:t>itu</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penerimaan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baru</w:t>
      </w:r>
      <w:proofErr w:type="spellEnd"/>
      <w:r w:rsidRPr="00DB25C4">
        <w:rPr>
          <w:rFonts w:cstheme="minorHAnsi"/>
          <w:color w:val="000000" w:themeColor="text1"/>
        </w:rPr>
        <w:t xml:space="preserve">, </w:t>
      </w:r>
      <w:proofErr w:type="spellStart"/>
      <w:r w:rsidRPr="00DB25C4">
        <w:rPr>
          <w:rFonts w:cstheme="minorHAnsi"/>
          <w:color w:val="000000" w:themeColor="text1"/>
        </w:rPr>
        <w:t>selain</w:t>
      </w:r>
      <w:proofErr w:type="spellEnd"/>
      <w:r w:rsidRPr="00DB25C4">
        <w:rPr>
          <w:rFonts w:cstheme="minorHAnsi"/>
          <w:color w:val="000000" w:themeColor="text1"/>
        </w:rPr>
        <w:t xml:space="preserve"> </w:t>
      </w:r>
      <w:proofErr w:type="spellStart"/>
      <w:r w:rsidRPr="00DB25C4">
        <w:rPr>
          <w:rFonts w:cstheme="minorHAnsi"/>
          <w:color w:val="000000" w:themeColor="text1"/>
        </w:rPr>
        <w:t>persyaratan</w:t>
      </w:r>
      <w:proofErr w:type="spellEnd"/>
      <w:r w:rsidRPr="00DB25C4">
        <w:rPr>
          <w:rFonts w:cstheme="minorHAnsi"/>
          <w:color w:val="000000" w:themeColor="text1"/>
        </w:rPr>
        <w:t xml:space="preserve"> </w:t>
      </w:r>
      <w:proofErr w:type="spellStart"/>
      <w:r w:rsidRPr="00DB25C4">
        <w:rPr>
          <w:rFonts w:cstheme="minorHAnsi"/>
          <w:color w:val="000000" w:themeColor="text1"/>
        </w:rPr>
        <w:t>administrasi</w:t>
      </w:r>
      <w:proofErr w:type="spellEnd"/>
      <w:r w:rsidRPr="00DB25C4">
        <w:rPr>
          <w:rFonts w:cstheme="minorHAnsi"/>
          <w:color w:val="000000" w:themeColor="text1"/>
        </w:rPr>
        <w:t xml:space="preserve">, </w:t>
      </w:r>
      <w:proofErr w:type="spellStart"/>
      <w:r w:rsidRPr="00DB25C4">
        <w:rPr>
          <w:rFonts w:cstheme="minorHAnsi"/>
          <w:color w:val="000000" w:themeColor="text1"/>
        </w:rPr>
        <w:t>seleksi</w:t>
      </w:r>
      <w:proofErr w:type="spellEnd"/>
      <w:r w:rsidRPr="00DB25C4">
        <w:rPr>
          <w:rFonts w:cstheme="minorHAnsi"/>
          <w:color w:val="000000" w:themeColor="text1"/>
        </w:rPr>
        <w:t xml:space="preserve"> </w:t>
      </w:r>
      <w:proofErr w:type="spellStart"/>
      <w:r w:rsidRPr="00DB25C4">
        <w:rPr>
          <w:rFonts w:cstheme="minorHAnsi"/>
          <w:color w:val="000000" w:themeColor="text1"/>
        </w:rPr>
        <w:t>calon</w:t>
      </w:r>
      <w:proofErr w:type="spellEnd"/>
      <w:r w:rsidRPr="00DB25C4">
        <w:rPr>
          <w:rFonts w:cstheme="minorHAnsi"/>
          <w:b/>
          <w:bCs/>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tes</w:t>
      </w:r>
      <w:proofErr w:type="spellEnd"/>
      <w:r w:rsidRPr="00DB25C4">
        <w:rPr>
          <w:rFonts w:cstheme="minorHAnsi"/>
          <w:color w:val="000000" w:themeColor="text1"/>
        </w:rPr>
        <w:t xml:space="preserve">. Calon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harus</w:t>
      </w:r>
      <w:proofErr w:type="spellEnd"/>
      <w:r w:rsidRPr="00DB25C4">
        <w:rPr>
          <w:rFonts w:cstheme="minorHAnsi"/>
          <w:b/>
          <w:bCs/>
          <w:color w:val="000000" w:themeColor="text1"/>
        </w:rPr>
        <w:t xml:space="preserve"> </w:t>
      </w:r>
      <w:proofErr w:type="spellStart"/>
      <w:r w:rsidRPr="00DB25C4">
        <w:rPr>
          <w:rFonts w:cstheme="minorHAnsi"/>
          <w:color w:val="000000" w:themeColor="text1"/>
        </w:rPr>
        <w:t>memenuhi</w:t>
      </w:r>
      <w:proofErr w:type="spellEnd"/>
      <w:r w:rsidRPr="00DB25C4">
        <w:rPr>
          <w:rFonts w:cstheme="minorHAnsi"/>
          <w:color w:val="000000" w:themeColor="text1"/>
        </w:rPr>
        <w:t xml:space="preserve"> passing grade </w:t>
      </w:r>
      <w:proofErr w:type="spellStart"/>
      <w:r w:rsidRPr="00DB25C4">
        <w:rPr>
          <w:rFonts w:cstheme="minorHAnsi"/>
          <w:color w:val="000000" w:themeColor="text1"/>
        </w:rPr>
        <w:t>sesuai</w:t>
      </w:r>
      <w:proofErr w:type="spellEnd"/>
      <w:r w:rsidRPr="00DB25C4">
        <w:rPr>
          <w:rFonts w:cstheme="minorHAnsi"/>
          <w:color w:val="000000" w:themeColor="text1"/>
        </w:rPr>
        <w:t xml:space="preserve"> yang </w:t>
      </w:r>
      <w:proofErr w:type="spellStart"/>
      <w:r w:rsidRPr="00DB25C4">
        <w:rPr>
          <w:rFonts w:cstheme="minorHAnsi"/>
          <w:color w:val="000000" w:themeColor="text1"/>
        </w:rPr>
        <w:t>ditetapkan</w:t>
      </w:r>
      <w:proofErr w:type="spellEnd"/>
      <w:r w:rsidRPr="00DB25C4">
        <w:rPr>
          <w:rFonts w:cstheme="minorHAnsi"/>
          <w:color w:val="000000" w:themeColor="text1"/>
        </w:rPr>
        <w:t xml:space="preserve"> </w:t>
      </w:r>
      <w:proofErr w:type="spellStart"/>
      <w:r w:rsidRPr="00DB25C4">
        <w:rPr>
          <w:rFonts w:cstheme="minorHAnsi"/>
          <w:color w:val="000000" w:themeColor="text1"/>
        </w:rPr>
        <w:t>sesuai</w:t>
      </w:r>
      <w:proofErr w:type="spellEnd"/>
      <w:r w:rsidRPr="00DB25C4">
        <w:rPr>
          <w:rFonts w:cstheme="minorHAnsi"/>
          <w:color w:val="000000" w:themeColor="text1"/>
        </w:rPr>
        <w:t xml:space="preserve"> </w:t>
      </w:r>
      <w:proofErr w:type="spellStart"/>
      <w:r w:rsidRPr="00DB25C4">
        <w:rPr>
          <w:rFonts w:cstheme="minorHAnsi"/>
          <w:color w:val="000000" w:themeColor="text1"/>
        </w:rPr>
        <w:t>prodi</w:t>
      </w:r>
      <w:proofErr w:type="spellEnd"/>
      <w:r w:rsidRPr="00DB25C4">
        <w:rPr>
          <w:rFonts w:cstheme="minorHAnsi"/>
          <w:color w:val="000000" w:themeColor="text1"/>
        </w:rPr>
        <w:t xml:space="preserve"> yang </w:t>
      </w:r>
      <w:proofErr w:type="spellStart"/>
      <w:r w:rsidRPr="00DB25C4">
        <w:rPr>
          <w:rFonts w:cstheme="minorHAnsi"/>
          <w:color w:val="000000" w:themeColor="text1"/>
        </w:rPr>
        <w:t>dituju</w:t>
      </w:r>
      <w:proofErr w:type="spellEnd"/>
      <w:r w:rsidRPr="00DB25C4">
        <w:rPr>
          <w:rFonts w:cstheme="minorHAnsi"/>
          <w:color w:val="000000" w:themeColor="text1"/>
        </w:rPr>
        <w:t>.</w:t>
      </w:r>
      <w:r w:rsidRPr="00DB25C4">
        <w:rPr>
          <w:rFonts w:cstheme="minorHAnsi"/>
          <w:b/>
          <w:bCs/>
          <w:color w:val="000000" w:themeColor="text1"/>
        </w:rPr>
        <w:t xml:space="preserve"> </w:t>
      </w:r>
      <w:proofErr w:type="spellStart"/>
      <w:r w:rsidRPr="00DB25C4">
        <w:rPr>
          <w:rFonts w:cstheme="minorHAnsi"/>
          <w:b/>
          <w:bCs/>
          <w:color w:val="000000" w:themeColor="text1"/>
        </w:rPr>
        <w:t>Dalam</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menjalankan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mengelola</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prodi</w:t>
      </w:r>
      <w:proofErr w:type="spellEnd"/>
      <w:r w:rsidRPr="00DB25C4">
        <w:rPr>
          <w:rFonts w:cstheme="minorHAnsi"/>
          <w:b/>
          <w:bCs/>
          <w:color w:val="000000" w:themeColor="text1"/>
        </w:rPr>
        <w:t xml:space="preserve"> di </w:t>
      </w:r>
      <w:proofErr w:type="spellStart"/>
      <w:r w:rsidRPr="00DB25C4">
        <w:rPr>
          <w:rFonts w:cstheme="minorHAnsi"/>
          <w:b/>
          <w:bCs/>
          <w:color w:val="000000" w:themeColor="text1"/>
        </w:rPr>
        <w:t>lingkungan</w:t>
      </w:r>
      <w:proofErr w:type="spellEnd"/>
      <w:r w:rsidRPr="00DB25C4">
        <w:rPr>
          <w:rFonts w:cstheme="minorHAnsi"/>
          <w:b/>
          <w:bCs/>
          <w:color w:val="000000" w:themeColor="text1"/>
        </w:rPr>
        <w:t xml:space="preserve"> </w:t>
      </w:r>
      <w:proofErr w:type="spellStart"/>
      <w:r w:rsidRPr="00DB25C4">
        <w:rPr>
          <w:rFonts w:cstheme="minorHAnsi"/>
          <w:color w:val="000000" w:themeColor="text1"/>
        </w:rPr>
        <w:t>Fakultas</w:t>
      </w:r>
      <w:proofErr w:type="spellEnd"/>
      <w:r w:rsidRPr="00DB25C4">
        <w:rPr>
          <w:rFonts w:cstheme="minorHAnsi"/>
          <w:color w:val="000000" w:themeColor="text1"/>
        </w:rPr>
        <w:t xml:space="preserve"> Bahasa dan Seni (FBS)</w:t>
      </w:r>
      <w:r w:rsidRPr="00DB25C4">
        <w:rPr>
          <w:rFonts w:cstheme="minorHAnsi"/>
          <w:b/>
          <w:bCs/>
          <w:color w:val="000000" w:themeColor="text1"/>
        </w:rPr>
        <w:t xml:space="preserve">, </w:t>
      </w:r>
      <w:proofErr w:type="spellStart"/>
      <w:r w:rsidRPr="00DB25C4">
        <w:rPr>
          <w:rFonts w:cstheme="minorHAnsi"/>
          <w:b/>
          <w:bCs/>
          <w:color w:val="000000" w:themeColor="text1"/>
        </w:rPr>
        <w:t>Dekan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berkoordinasi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dengan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Kaprodi</w:t>
      </w:r>
      <w:proofErr w:type="spellEnd"/>
      <w:r w:rsidRPr="00DB25C4">
        <w:rPr>
          <w:rFonts w:cstheme="minorHAnsi"/>
          <w:b/>
          <w:bCs/>
          <w:color w:val="000000" w:themeColor="text1"/>
        </w:rPr>
        <w:t xml:space="preserve"> dan </w:t>
      </w:r>
      <w:proofErr w:type="spellStart"/>
      <w:r w:rsidRPr="00DB25C4">
        <w:rPr>
          <w:rFonts w:cstheme="minorHAnsi"/>
          <w:b/>
          <w:bCs/>
          <w:color w:val="000000" w:themeColor="text1"/>
        </w:rPr>
        <w:t>berpatokan</w:t>
      </w:r>
      <w:proofErr w:type="spellEnd"/>
      <w:r w:rsidRPr="00DB25C4">
        <w:rPr>
          <w:rFonts w:cstheme="minorHAnsi"/>
          <w:b/>
          <w:bCs/>
          <w:color w:val="000000" w:themeColor="text1"/>
        </w:rPr>
        <w:t xml:space="preserve"> pada </w:t>
      </w:r>
      <w:proofErr w:type="spellStart"/>
      <w:r w:rsidRPr="00DB25C4">
        <w:rPr>
          <w:rFonts w:cstheme="minorHAnsi"/>
          <w:b/>
          <w:bCs/>
          <w:color w:val="000000" w:themeColor="text1"/>
        </w:rPr>
        <w:t>aturan-aturan</w:t>
      </w:r>
      <w:proofErr w:type="spellEnd"/>
      <w:r w:rsidRPr="00DB25C4">
        <w:rPr>
          <w:rFonts w:cstheme="minorHAnsi"/>
          <w:b/>
          <w:bCs/>
          <w:color w:val="000000" w:themeColor="text1"/>
        </w:rPr>
        <w:t xml:space="preserve"> yang </w:t>
      </w:r>
      <w:proofErr w:type="spellStart"/>
      <w:r w:rsidRPr="00DB25C4">
        <w:rPr>
          <w:rFonts w:cstheme="minorHAnsi"/>
          <w:b/>
          <w:bCs/>
          <w:color w:val="000000" w:themeColor="text1"/>
        </w:rPr>
        <w:t>berlaku</w:t>
      </w:r>
      <w:proofErr w:type="spellEnd"/>
      <w:r w:rsidRPr="00DB25C4">
        <w:rPr>
          <w:rFonts w:cstheme="minorHAnsi"/>
          <w:b/>
          <w:bCs/>
          <w:color w:val="000000" w:themeColor="text1"/>
        </w:rPr>
        <w:t xml:space="preserve"> di </w:t>
      </w:r>
      <w:proofErr w:type="spellStart"/>
      <w:r w:rsidRPr="00DB25C4">
        <w:rPr>
          <w:rFonts w:cstheme="minorHAnsi"/>
          <w:b/>
          <w:bCs/>
          <w:color w:val="000000" w:themeColor="text1"/>
        </w:rPr>
        <w:t>lingkungan</w:t>
      </w:r>
      <w:proofErr w:type="spellEnd"/>
      <w:r w:rsidRPr="00DB25C4">
        <w:rPr>
          <w:rFonts w:cstheme="minorHAnsi"/>
          <w:b/>
          <w:bCs/>
          <w:color w:val="000000" w:themeColor="text1"/>
        </w:rPr>
        <w:t xml:space="preserve"> universitas dan </w:t>
      </w:r>
      <w:proofErr w:type="spellStart"/>
      <w:r w:rsidRPr="00DB25C4">
        <w:rPr>
          <w:rFonts w:cstheme="minorHAnsi"/>
          <w:color w:val="000000" w:themeColor="text1"/>
        </w:rPr>
        <w:t>Fakultas</w:t>
      </w:r>
      <w:proofErr w:type="spellEnd"/>
      <w:r w:rsidRPr="00DB25C4">
        <w:rPr>
          <w:rFonts w:cstheme="minorHAnsi"/>
          <w:color w:val="000000" w:themeColor="text1"/>
        </w:rPr>
        <w:t xml:space="preserve"> Bahasa dan Seni (FBS)</w:t>
      </w:r>
      <w:r w:rsidRPr="00DB25C4">
        <w:rPr>
          <w:rFonts w:cstheme="minorHAnsi"/>
          <w:b/>
          <w:bCs/>
          <w:color w:val="000000" w:themeColor="text1"/>
        </w:rPr>
        <w:t>,</w:t>
      </w:r>
      <w:r w:rsidRPr="00DB25C4">
        <w:rPr>
          <w:rFonts w:cstheme="minorHAnsi"/>
          <w:color w:val="000000" w:themeColor="text1"/>
        </w:rPr>
        <w:t xml:space="preserve"> </w:t>
      </w:r>
      <w:proofErr w:type="spellStart"/>
      <w:r w:rsidRPr="00DB25C4">
        <w:rPr>
          <w:rFonts w:cstheme="minorHAnsi"/>
          <w:color w:val="000000" w:themeColor="text1"/>
        </w:rPr>
        <w:t>serta</w:t>
      </w:r>
      <w:proofErr w:type="spellEnd"/>
      <w:r w:rsidRPr="00DB25C4">
        <w:rPr>
          <w:rFonts w:cstheme="minorHAnsi"/>
          <w:color w:val="000000" w:themeColor="text1"/>
        </w:rPr>
        <w:t xml:space="preserve"> </w:t>
      </w:r>
      <w:proofErr w:type="spellStart"/>
      <w:r w:rsidRPr="00DB25C4">
        <w:rPr>
          <w:rFonts w:cstheme="minorHAnsi"/>
          <w:color w:val="000000" w:themeColor="text1"/>
        </w:rPr>
        <w:t>pengambilan</w:t>
      </w:r>
      <w:proofErr w:type="spellEnd"/>
      <w:r w:rsidRPr="00DB25C4">
        <w:rPr>
          <w:rFonts w:cstheme="minorHAnsi"/>
          <w:color w:val="000000" w:themeColor="text1"/>
        </w:rPr>
        <w:t xml:space="preserve"> </w:t>
      </w:r>
      <w:proofErr w:type="spellStart"/>
      <w:r w:rsidRPr="00DB25C4">
        <w:rPr>
          <w:rFonts w:cstheme="minorHAnsi"/>
          <w:color w:val="000000" w:themeColor="text1"/>
        </w:rPr>
        <w:t>kebijakan</w:t>
      </w:r>
      <w:proofErr w:type="spellEnd"/>
      <w:r w:rsidRPr="00DB25C4">
        <w:rPr>
          <w:rFonts w:cstheme="minorHAnsi"/>
          <w:color w:val="000000" w:themeColor="text1"/>
        </w:rPr>
        <w:t xml:space="preserve"> </w:t>
      </w:r>
      <w:proofErr w:type="spellStart"/>
      <w:r w:rsidRPr="00DB25C4">
        <w:rPr>
          <w:rFonts w:cstheme="minorHAnsi"/>
          <w:color w:val="000000" w:themeColor="text1"/>
        </w:rPr>
        <w:t>diputuskan</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mekanisme</w:t>
      </w:r>
      <w:proofErr w:type="spellEnd"/>
      <w:r w:rsidRPr="00DB25C4">
        <w:rPr>
          <w:rFonts w:cstheme="minorHAnsi"/>
          <w:color w:val="000000" w:themeColor="text1"/>
        </w:rPr>
        <w:t xml:space="preserve"> </w:t>
      </w:r>
      <w:proofErr w:type="spellStart"/>
      <w:r w:rsidRPr="00DB25C4">
        <w:rPr>
          <w:rFonts w:cstheme="minorHAnsi"/>
          <w:color w:val="000000" w:themeColor="text1"/>
        </w:rPr>
        <w:t>rapat</w:t>
      </w:r>
      <w:proofErr w:type="spellEnd"/>
      <w:r w:rsidRPr="00DB25C4">
        <w:rPr>
          <w:rFonts w:cstheme="minorHAnsi"/>
          <w:color w:val="000000" w:themeColor="text1"/>
        </w:rPr>
        <w:t xml:space="preserve">. Pada </w:t>
      </w:r>
      <w:proofErr w:type="spellStart"/>
      <w:r w:rsidRPr="00DB25C4">
        <w:rPr>
          <w:rFonts w:cstheme="minorHAnsi"/>
          <w:color w:val="000000" w:themeColor="text1"/>
        </w:rPr>
        <w:t>aspek</w:t>
      </w:r>
      <w:proofErr w:type="spellEnd"/>
      <w:r w:rsidRPr="00DB25C4">
        <w:rPr>
          <w:rFonts w:cstheme="minorHAnsi"/>
          <w:b/>
          <w:bCs/>
          <w:color w:val="000000" w:themeColor="text1"/>
        </w:rPr>
        <w:t xml:space="preserve"> </w:t>
      </w:r>
      <w:proofErr w:type="spellStart"/>
      <w:r w:rsidRPr="00DB25C4">
        <w:rPr>
          <w:rFonts w:cstheme="minorHAnsi"/>
          <w:color w:val="000000" w:themeColor="text1"/>
        </w:rPr>
        <w:t>pengajaran</w:t>
      </w:r>
      <w:proofErr w:type="spellEnd"/>
      <w:r w:rsidRPr="00DB25C4">
        <w:rPr>
          <w:rFonts w:cstheme="minorHAnsi"/>
          <w:color w:val="000000" w:themeColor="text1"/>
        </w:rPr>
        <w:t xml:space="preserve">, </w:t>
      </w:r>
      <w:proofErr w:type="spellStart"/>
      <w:r w:rsidRPr="00DB25C4">
        <w:rPr>
          <w:rFonts w:cstheme="minorHAnsi"/>
          <w:color w:val="000000" w:themeColor="text1"/>
        </w:rPr>
        <w:t>distribusi</w:t>
      </w:r>
      <w:proofErr w:type="spellEnd"/>
      <w:r w:rsidRPr="00DB25C4">
        <w:rPr>
          <w:rFonts w:cstheme="minorHAnsi"/>
          <w:color w:val="000000" w:themeColor="text1"/>
        </w:rPr>
        <w:t xml:space="preserve"> </w:t>
      </w:r>
      <w:proofErr w:type="spellStart"/>
      <w:r w:rsidRPr="00DB25C4">
        <w:rPr>
          <w:rFonts w:cstheme="minorHAnsi"/>
          <w:color w:val="000000" w:themeColor="text1"/>
        </w:rPr>
        <w:t>beban</w:t>
      </w:r>
      <w:proofErr w:type="spellEnd"/>
      <w:r w:rsidRPr="00DB25C4">
        <w:rPr>
          <w:rFonts w:cstheme="minorHAnsi"/>
          <w:color w:val="000000" w:themeColor="text1"/>
        </w:rPr>
        <w:t xml:space="preserve"> </w:t>
      </w:r>
      <w:proofErr w:type="spellStart"/>
      <w:r w:rsidRPr="00DB25C4">
        <w:rPr>
          <w:rFonts w:cstheme="minorHAnsi"/>
          <w:color w:val="000000" w:themeColor="text1"/>
        </w:rPr>
        <w:t>mengajar</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didasarkan</w:t>
      </w:r>
      <w:proofErr w:type="spellEnd"/>
      <w:r w:rsidRPr="00DB25C4">
        <w:rPr>
          <w:rFonts w:cstheme="minorHAnsi"/>
          <w:color w:val="000000" w:themeColor="text1"/>
        </w:rPr>
        <w:t xml:space="preserve"> pada </w:t>
      </w:r>
      <w:proofErr w:type="spellStart"/>
      <w:r w:rsidRPr="00DB25C4">
        <w:rPr>
          <w:rFonts w:cstheme="minorHAnsi"/>
          <w:color w:val="000000" w:themeColor="text1"/>
        </w:rPr>
        <w:t>pedoman</w:t>
      </w:r>
      <w:proofErr w:type="spellEnd"/>
      <w:r w:rsidRPr="00DB25C4">
        <w:rPr>
          <w:rFonts w:cstheme="minorHAnsi"/>
          <w:color w:val="000000" w:themeColor="text1"/>
        </w:rPr>
        <w:t xml:space="preserve"> </w:t>
      </w:r>
      <w:proofErr w:type="spellStart"/>
      <w:r w:rsidRPr="00DB25C4">
        <w:rPr>
          <w:rFonts w:cstheme="minorHAnsi"/>
          <w:color w:val="000000" w:themeColor="text1"/>
        </w:rPr>
        <w:t>penugasan</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Fakultas</w:t>
      </w:r>
      <w:proofErr w:type="spellEnd"/>
      <w:r w:rsidRPr="00DB25C4">
        <w:rPr>
          <w:rFonts w:cstheme="minorHAnsi"/>
          <w:color w:val="000000" w:themeColor="text1"/>
        </w:rPr>
        <w:t xml:space="preserve"> Bahasa dan Seni (FBS).</w:t>
      </w:r>
      <w:r w:rsidRPr="00DB25C4">
        <w:rPr>
          <w:rFonts w:cstheme="minorHAnsi"/>
          <w:b/>
          <w:bCs/>
          <w:color w:val="000000" w:themeColor="text1"/>
        </w:rPr>
        <w:t xml:space="preserve"> </w:t>
      </w:r>
      <w:proofErr w:type="spellStart"/>
      <w:r w:rsidRPr="00DB25C4">
        <w:rPr>
          <w:rFonts w:cstheme="minorHAnsi"/>
          <w:color w:val="000000" w:themeColor="text1"/>
        </w:rPr>
        <w:t>Sementara</w:t>
      </w:r>
      <w:proofErr w:type="spellEnd"/>
      <w:r w:rsidRPr="00DB25C4">
        <w:rPr>
          <w:rFonts w:cstheme="minorHAnsi"/>
          <w:color w:val="000000" w:themeColor="text1"/>
        </w:rPr>
        <w:t xml:space="preserve"> </w:t>
      </w:r>
      <w:proofErr w:type="spellStart"/>
      <w:r w:rsidRPr="00DB25C4">
        <w:rPr>
          <w:rFonts w:cstheme="minorHAnsi"/>
          <w:color w:val="000000" w:themeColor="text1"/>
        </w:rPr>
        <w:t>itu</w:t>
      </w:r>
      <w:proofErr w:type="spellEnd"/>
      <w:r w:rsidRPr="00DB25C4">
        <w:rPr>
          <w:rFonts w:cstheme="minorHAnsi"/>
          <w:color w:val="000000" w:themeColor="text1"/>
        </w:rPr>
        <w:t xml:space="preserve">, </w:t>
      </w:r>
      <w:proofErr w:type="spellStart"/>
      <w:r w:rsidRPr="00DB25C4">
        <w:rPr>
          <w:rFonts w:cstheme="minorHAnsi"/>
          <w:color w:val="000000" w:themeColor="text1"/>
        </w:rPr>
        <w:t>terkait</w:t>
      </w:r>
      <w:proofErr w:type="spellEnd"/>
      <w:r w:rsidRPr="00DB25C4">
        <w:rPr>
          <w:rFonts w:cstheme="minorHAnsi"/>
          <w:color w:val="000000" w:themeColor="text1"/>
        </w:rPr>
        <w:t xml:space="preserve"> </w:t>
      </w:r>
      <w:proofErr w:type="spellStart"/>
      <w:r w:rsidRPr="00DB25C4">
        <w:rPr>
          <w:rFonts w:cstheme="minorHAnsi"/>
          <w:color w:val="000000" w:themeColor="text1"/>
        </w:rPr>
        <w:t>pengelolaan</w:t>
      </w:r>
      <w:proofErr w:type="spellEnd"/>
      <w:r w:rsidRPr="00DB25C4">
        <w:rPr>
          <w:rFonts w:cstheme="minorHAnsi"/>
          <w:color w:val="000000" w:themeColor="text1"/>
        </w:rPr>
        <w:t xml:space="preserve"> </w:t>
      </w:r>
      <w:proofErr w:type="spellStart"/>
      <w:r w:rsidRPr="00DB25C4">
        <w:rPr>
          <w:rFonts w:cstheme="minorHAnsi"/>
          <w:color w:val="000000" w:themeColor="text1"/>
        </w:rPr>
        <w:t>keuangan</w:t>
      </w:r>
      <w:proofErr w:type="spellEnd"/>
      <w:r w:rsidRPr="00DB25C4">
        <w:rPr>
          <w:rFonts w:cstheme="minorHAnsi"/>
          <w:color w:val="000000" w:themeColor="text1"/>
        </w:rPr>
        <w:t xml:space="preserve">, </w:t>
      </w:r>
      <w:proofErr w:type="spellStart"/>
      <w:r w:rsidRPr="00DB25C4">
        <w:rPr>
          <w:rFonts w:cstheme="minorHAnsi"/>
          <w:color w:val="000000" w:themeColor="text1"/>
        </w:rPr>
        <w:t>penentuan</w:t>
      </w:r>
      <w:proofErr w:type="spellEnd"/>
      <w:r w:rsidRPr="00DB25C4">
        <w:rPr>
          <w:rFonts w:cstheme="minorHAnsi"/>
          <w:color w:val="000000" w:themeColor="text1"/>
        </w:rPr>
        <w:t xml:space="preserve"> </w:t>
      </w:r>
      <w:proofErr w:type="spellStart"/>
      <w:r w:rsidRPr="00DB25C4">
        <w:rPr>
          <w:rFonts w:cstheme="minorHAnsi"/>
          <w:color w:val="000000" w:themeColor="text1"/>
        </w:rPr>
        <w:t>tarif</w:t>
      </w:r>
      <w:proofErr w:type="spellEnd"/>
      <w:r w:rsidRPr="00DB25C4">
        <w:rPr>
          <w:rFonts w:cstheme="minorHAnsi"/>
          <w:color w:val="000000" w:themeColor="text1"/>
        </w:rPr>
        <w:t xml:space="preserve"> dan </w:t>
      </w:r>
      <w:proofErr w:type="spellStart"/>
      <w:r w:rsidRPr="00DB25C4">
        <w:rPr>
          <w:rFonts w:cstheme="minorHAnsi"/>
          <w:color w:val="000000" w:themeColor="text1"/>
        </w:rPr>
        <w:t>anggaran</w:t>
      </w:r>
      <w:proofErr w:type="spellEnd"/>
      <w:r w:rsidRPr="00DB25C4">
        <w:rPr>
          <w:rFonts w:cstheme="minorHAnsi"/>
          <w:color w:val="000000" w:themeColor="text1"/>
        </w:rPr>
        <w:t xml:space="preserve"> </w:t>
      </w:r>
      <w:proofErr w:type="spellStart"/>
      <w:r w:rsidRPr="00DB25C4">
        <w:rPr>
          <w:rFonts w:cstheme="minorHAnsi"/>
          <w:color w:val="000000" w:themeColor="text1"/>
        </w:rPr>
        <w:t>didasarkan</w:t>
      </w:r>
      <w:proofErr w:type="spellEnd"/>
      <w:r w:rsidRPr="00DB25C4">
        <w:rPr>
          <w:rFonts w:cstheme="minorHAnsi"/>
          <w:color w:val="000000" w:themeColor="text1"/>
        </w:rPr>
        <w:t xml:space="preserve"> pada </w:t>
      </w:r>
      <w:proofErr w:type="spellStart"/>
      <w:r w:rsidRPr="00DB25C4">
        <w:rPr>
          <w:rFonts w:cstheme="minorHAnsi"/>
          <w:color w:val="000000" w:themeColor="text1"/>
        </w:rPr>
        <w:t>Pedoman</w:t>
      </w:r>
      <w:proofErr w:type="spellEnd"/>
      <w:r w:rsidRPr="00DB25C4">
        <w:rPr>
          <w:rFonts w:cstheme="minorHAnsi"/>
          <w:color w:val="000000" w:themeColor="text1"/>
        </w:rPr>
        <w:t xml:space="preserve"> Tarif </w:t>
      </w:r>
      <w:proofErr w:type="spellStart"/>
      <w:r w:rsidRPr="00DB25C4">
        <w:rPr>
          <w:rFonts w:cstheme="minorHAnsi"/>
          <w:color w:val="000000" w:themeColor="text1"/>
        </w:rPr>
        <w:t>Keuangan</w:t>
      </w:r>
      <w:proofErr w:type="spellEnd"/>
      <w:r w:rsidRPr="00DB25C4">
        <w:rPr>
          <w:rFonts w:cstheme="minorHAnsi"/>
          <w:color w:val="000000" w:themeColor="text1"/>
        </w:rPr>
        <w:t xml:space="preserve"> universitas. </w:t>
      </w:r>
      <w:proofErr w:type="spellStart"/>
      <w:r w:rsidRPr="00DB25C4">
        <w:rPr>
          <w:rFonts w:cstheme="minorHAnsi"/>
          <w:color w:val="000000" w:themeColor="text1"/>
        </w:rPr>
        <w:t>Kredibilitas</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pengelolaan</w:t>
      </w:r>
      <w:proofErr w:type="spellEnd"/>
      <w:r w:rsidRPr="00DB25C4">
        <w:rPr>
          <w:rFonts w:cstheme="minorHAnsi"/>
          <w:color w:val="000000" w:themeColor="text1"/>
        </w:rPr>
        <w:t xml:space="preserve"> </w:t>
      </w:r>
      <w:proofErr w:type="spellStart"/>
      <w:r w:rsidRPr="00DB25C4">
        <w:rPr>
          <w:rFonts w:cstheme="minorHAnsi"/>
          <w:color w:val="000000" w:themeColor="text1"/>
        </w:rPr>
        <w:t>bidang</w:t>
      </w:r>
      <w:proofErr w:type="spellEnd"/>
      <w:r w:rsidRPr="00DB25C4">
        <w:rPr>
          <w:rFonts w:cstheme="minorHAnsi"/>
          <w:b/>
          <w:bCs/>
          <w:color w:val="000000" w:themeColor="text1"/>
        </w:rPr>
        <w:t xml:space="preserve"> </w:t>
      </w:r>
      <w:proofErr w:type="spellStart"/>
      <w:r w:rsidRPr="00DB25C4">
        <w:rPr>
          <w:rFonts w:cstheme="minorHAnsi"/>
          <w:color w:val="000000" w:themeColor="text1"/>
        </w:rPr>
        <w:t>penelitian</w:t>
      </w:r>
      <w:proofErr w:type="spellEnd"/>
      <w:r w:rsidRPr="00DB25C4">
        <w:rPr>
          <w:rFonts w:cstheme="minorHAnsi"/>
          <w:color w:val="000000" w:themeColor="text1"/>
        </w:rPr>
        <w:t xml:space="preserve"> dan </w:t>
      </w:r>
      <w:proofErr w:type="spellStart"/>
      <w:r w:rsidRPr="00DB25C4">
        <w:rPr>
          <w:rFonts w:cstheme="minorHAnsi"/>
          <w:color w:val="000000" w:themeColor="text1"/>
        </w:rPr>
        <w:t>pengabdian</w:t>
      </w:r>
      <w:proofErr w:type="spellEnd"/>
      <w:r w:rsidRPr="00DB25C4">
        <w:rPr>
          <w:rFonts w:cstheme="minorHAnsi"/>
          <w:color w:val="000000" w:themeColor="text1"/>
        </w:rPr>
        <w:t xml:space="preserve"> </w:t>
      </w:r>
      <w:proofErr w:type="spellStart"/>
      <w:r w:rsidRPr="00DB25C4">
        <w:rPr>
          <w:rFonts w:cstheme="minorHAnsi"/>
          <w:color w:val="000000" w:themeColor="text1"/>
        </w:rPr>
        <w:t>tampak</w:t>
      </w:r>
      <w:proofErr w:type="spellEnd"/>
      <w:r w:rsidRPr="00DB25C4">
        <w:rPr>
          <w:rFonts w:cstheme="minorHAnsi"/>
          <w:color w:val="000000" w:themeColor="text1"/>
        </w:rPr>
        <w:t xml:space="preserve"> pada </w:t>
      </w:r>
      <w:proofErr w:type="spellStart"/>
      <w:r w:rsidRPr="00DB25C4">
        <w:rPr>
          <w:rFonts w:cstheme="minorHAnsi"/>
          <w:color w:val="000000" w:themeColor="text1"/>
        </w:rPr>
        <w:t>penerimaan</w:t>
      </w:r>
      <w:proofErr w:type="spellEnd"/>
      <w:r w:rsidRPr="00DB25C4">
        <w:rPr>
          <w:rFonts w:cstheme="minorHAnsi"/>
          <w:color w:val="000000" w:themeColor="text1"/>
        </w:rPr>
        <w:t xml:space="preserve"> proposal </w:t>
      </w:r>
      <w:proofErr w:type="spellStart"/>
      <w:r w:rsidRPr="00DB25C4">
        <w:rPr>
          <w:rFonts w:cstheme="minorHAnsi"/>
          <w:color w:val="000000" w:themeColor="text1"/>
        </w:rPr>
        <w:t>didasarkan</w:t>
      </w:r>
      <w:proofErr w:type="spellEnd"/>
      <w:r w:rsidRPr="00DB25C4">
        <w:rPr>
          <w:rFonts w:cstheme="minorHAnsi"/>
          <w:color w:val="000000" w:themeColor="text1"/>
        </w:rPr>
        <w:t xml:space="preserve"> pada </w:t>
      </w:r>
      <w:proofErr w:type="spellStart"/>
      <w:r w:rsidRPr="00DB25C4">
        <w:rPr>
          <w:rFonts w:cstheme="minorHAnsi"/>
          <w:color w:val="000000" w:themeColor="text1"/>
        </w:rPr>
        <w:t>persyaratan</w:t>
      </w:r>
      <w:proofErr w:type="spellEnd"/>
      <w:r w:rsidRPr="00DB25C4">
        <w:rPr>
          <w:rFonts w:cstheme="minorHAnsi"/>
          <w:color w:val="000000" w:themeColor="text1"/>
        </w:rPr>
        <w:t xml:space="preserve"> yang</w:t>
      </w:r>
      <w:r w:rsidRPr="00DB25C4">
        <w:rPr>
          <w:rFonts w:cstheme="minorHAnsi"/>
          <w:b/>
          <w:bCs/>
          <w:color w:val="000000" w:themeColor="text1"/>
        </w:rPr>
        <w:t xml:space="preserve"> </w:t>
      </w:r>
      <w:proofErr w:type="spellStart"/>
      <w:r w:rsidRPr="00DB25C4">
        <w:rPr>
          <w:rFonts w:cstheme="minorHAnsi"/>
          <w:color w:val="000000" w:themeColor="text1"/>
        </w:rPr>
        <w:t>ditetapkan</w:t>
      </w:r>
      <w:proofErr w:type="spellEnd"/>
      <w:r w:rsidRPr="00DB25C4">
        <w:rPr>
          <w:rFonts w:cstheme="minorHAnsi"/>
          <w:color w:val="000000" w:themeColor="text1"/>
        </w:rPr>
        <w:t xml:space="preserve"> </w:t>
      </w:r>
      <w:proofErr w:type="spellStart"/>
      <w:r w:rsidRPr="00DB25C4">
        <w:rPr>
          <w:rFonts w:cstheme="minorHAnsi"/>
          <w:color w:val="000000" w:themeColor="text1"/>
        </w:rPr>
        <w:t>sesuai</w:t>
      </w:r>
      <w:proofErr w:type="spellEnd"/>
      <w:r w:rsidRPr="00DB25C4">
        <w:rPr>
          <w:rFonts w:cstheme="minorHAnsi"/>
          <w:color w:val="000000" w:themeColor="text1"/>
        </w:rPr>
        <w:t xml:space="preserve"> masing-masing skim </w:t>
      </w:r>
      <w:proofErr w:type="spellStart"/>
      <w:r w:rsidRPr="00DB25C4">
        <w:rPr>
          <w:rFonts w:cstheme="minorHAnsi"/>
          <w:color w:val="000000" w:themeColor="text1"/>
        </w:rPr>
        <w:t>penelitian</w:t>
      </w:r>
      <w:proofErr w:type="spellEnd"/>
      <w:r w:rsidRPr="00DB25C4">
        <w:rPr>
          <w:rFonts w:cstheme="minorHAnsi"/>
          <w:color w:val="000000" w:themeColor="text1"/>
        </w:rPr>
        <w:t xml:space="preserve"> dan </w:t>
      </w:r>
      <w:proofErr w:type="spellStart"/>
      <w:r w:rsidRPr="00DB25C4">
        <w:rPr>
          <w:rFonts w:cstheme="minorHAnsi"/>
          <w:color w:val="000000" w:themeColor="text1"/>
        </w:rPr>
        <w:t>pengabdian</w:t>
      </w:r>
      <w:proofErr w:type="spellEnd"/>
      <w:r w:rsidRPr="00DB25C4">
        <w:rPr>
          <w:rFonts w:cstheme="minorHAnsi"/>
          <w:color w:val="000000" w:themeColor="text1"/>
        </w:rPr>
        <w:t xml:space="preserve">. </w:t>
      </w:r>
      <w:proofErr w:type="spellStart"/>
      <w:r w:rsidRPr="00DB25C4">
        <w:rPr>
          <w:rFonts w:cstheme="minorHAnsi"/>
          <w:color w:val="000000" w:themeColor="text1"/>
        </w:rPr>
        <w:t>Selain</w:t>
      </w:r>
      <w:proofErr w:type="spellEnd"/>
      <w:r w:rsidRPr="00DB25C4">
        <w:rPr>
          <w:rFonts w:cstheme="minorHAnsi"/>
          <w:color w:val="000000" w:themeColor="text1"/>
        </w:rPr>
        <w:t xml:space="preserve"> </w:t>
      </w:r>
      <w:proofErr w:type="spellStart"/>
      <w:r w:rsidRPr="00DB25C4">
        <w:rPr>
          <w:rFonts w:cstheme="minorHAnsi"/>
          <w:color w:val="000000" w:themeColor="text1"/>
        </w:rPr>
        <w:t>itu</w:t>
      </w:r>
      <w:proofErr w:type="spellEnd"/>
      <w:r w:rsidRPr="00DB25C4">
        <w:rPr>
          <w:rFonts w:cstheme="minorHAnsi"/>
          <w:color w:val="000000" w:themeColor="text1"/>
        </w:rPr>
        <w:t xml:space="preserve">, </w:t>
      </w:r>
      <w:proofErr w:type="spellStart"/>
      <w:r w:rsidRPr="00DB25C4">
        <w:rPr>
          <w:rFonts w:cstheme="minorHAnsi"/>
          <w:color w:val="000000" w:themeColor="text1"/>
        </w:rPr>
        <w:t>mekanisme</w:t>
      </w:r>
      <w:proofErr w:type="spellEnd"/>
      <w:r w:rsidRPr="00DB25C4">
        <w:rPr>
          <w:rFonts w:cstheme="minorHAnsi"/>
          <w:b/>
          <w:bCs/>
          <w:color w:val="000000" w:themeColor="text1"/>
        </w:rPr>
        <w:t xml:space="preserve"> </w:t>
      </w:r>
      <w:proofErr w:type="spellStart"/>
      <w:r w:rsidRPr="00DB25C4">
        <w:rPr>
          <w:rFonts w:cstheme="minorHAnsi"/>
          <w:color w:val="000000" w:themeColor="text1"/>
        </w:rPr>
        <w:t>pengusulan</w:t>
      </w:r>
      <w:proofErr w:type="spellEnd"/>
      <w:r w:rsidRPr="00DB25C4">
        <w:rPr>
          <w:rFonts w:cstheme="minorHAnsi"/>
          <w:color w:val="000000" w:themeColor="text1"/>
        </w:rPr>
        <w:t xml:space="preserve"> proposal </w:t>
      </w:r>
      <w:proofErr w:type="spellStart"/>
      <w:r w:rsidRPr="00DB25C4">
        <w:rPr>
          <w:rFonts w:cstheme="minorHAnsi"/>
          <w:color w:val="000000" w:themeColor="text1"/>
        </w:rPr>
        <w:t>penelitian</w:t>
      </w:r>
      <w:proofErr w:type="spellEnd"/>
      <w:r w:rsidRPr="00DB25C4">
        <w:rPr>
          <w:rFonts w:cstheme="minorHAnsi"/>
          <w:color w:val="000000" w:themeColor="text1"/>
        </w:rPr>
        <w:t xml:space="preserve"> dan </w:t>
      </w:r>
      <w:proofErr w:type="spellStart"/>
      <w:r w:rsidRPr="00DB25C4">
        <w:rPr>
          <w:rFonts w:cstheme="minorHAnsi"/>
          <w:color w:val="000000" w:themeColor="text1"/>
        </w:rPr>
        <w:t>pengabdian</w:t>
      </w:r>
      <w:proofErr w:type="spellEnd"/>
      <w:r w:rsidRPr="00DB25C4">
        <w:rPr>
          <w:rFonts w:cstheme="minorHAnsi"/>
          <w:color w:val="000000" w:themeColor="text1"/>
        </w:rPr>
        <w:t xml:space="preserve">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berdasarkan</w:t>
      </w:r>
      <w:proofErr w:type="spellEnd"/>
      <w:r w:rsidRPr="00DB25C4">
        <w:rPr>
          <w:rFonts w:cstheme="minorHAnsi"/>
          <w:color w:val="000000" w:themeColor="text1"/>
        </w:rPr>
        <w:t xml:space="preserve"> </w:t>
      </w:r>
      <w:proofErr w:type="spellStart"/>
      <w:r w:rsidRPr="00DB25C4">
        <w:rPr>
          <w:rFonts w:cstheme="minorHAnsi"/>
          <w:color w:val="000000" w:themeColor="text1"/>
        </w:rPr>
        <w:t>kebijakan</w:t>
      </w:r>
      <w:proofErr w:type="spellEnd"/>
      <w:r w:rsidRPr="00DB25C4">
        <w:rPr>
          <w:rFonts w:cstheme="minorHAnsi"/>
          <w:color w:val="000000" w:themeColor="text1"/>
        </w:rPr>
        <w:t xml:space="preserve"> yang </w:t>
      </w:r>
      <w:proofErr w:type="spellStart"/>
      <w:r w:rsidRPr="00DB25C4">
        <w:rPr>
          <w:rFonts w:cstheme="minorHAnsi"/>
          <w:color w:val="000000" w:themeColor="text1"/>
        </w:rPr>
        <w:t>telah</w:t>
      </w:r>
      <w:proofErr w:type="spellEnd"/>
      <w:r w:rsidRPr="00DB25C4">
        <w:rPr>
          <w:rFonts w:cstheme="minorHAnsi"/>
          <w:b/>
          <w:bCs/>
          <w:color w:val="000000" w:themeColor="text1"/>
        </w:rPr>
        <w:t xml:space="preserve"> </w:t>
      </w:r>
      <w:proofErr w:type="spellStart"/>
      <w:r w:rsidRPr="00DB25C4">
        <w:rPr>
          <w:rFonts w:cstheme="minorHAnsi"/>
          <w:color w:val="000000" w:themeColor="text1"/>
        </w:rPr>
        <w:t>ditetapkan</w:t>
      </w:r>
      <w:proofErr w:type="spellEnd"/>
      <w:r w:rsidRPr="00DB25C4">
        <w:rPr>
          <w:rFonts w:cstheme="minorHAnsi"/>
          <w:color w:val="000000" w:themeColor="text1"/>
        </w:rPr>
        <w:t>.</w:t>
      </w:r>
    </w:p>
    <w:p w14:paraId="338A2FA9" w14:textId="77777777" w:rsidR="00EE2EA9" w:rsidRPr="00DB25C4" w:rsidRDefault="00EE2EA9" w:rsidP="00687314">
      <w:pPr>
        <w:autoSpaceDE w:val="0"/>
        <w:autoSpaceDN w:val="0"/>
        <w:adjustRightInd w:val="0"/>
        <w:spacing w:after="0" w:line="240" w:lineRule="auto"/>
        <w:rPr>
          <w:rFonts w:cstheme="minorHAnsi"/>
          <w:color w:val="000000"/>
        </w:rPr>
      </w:pPr>
    </w:p>
    <w:p w14:paraId="57532628" w14:textId="77777777" w:rsidR="00EE2EA9" w:rsidRPr="00DB25C4" w:rsidRDefault="00EE2EA9" w:rsidP="00687314">
      <w:pPr>
        <w:autoSpaceDE w:val="0"/>
        <w:autoSpaceDN w:val="0"/>
        <w:adjustRightInd w:val="0"/>
        <w:spacing w:after="0" w:line="240" w:lineRule="auto"/>
        <w:jc w:val="both"/>
        <w:rPr>
          <w:rFonts w:cstheme="minorHAnsi"/>
          <w:color w:val="000000"/>
        </w:rPr>
      </w:pPr>
      <w:r w:rsidRPr="00DB25C4">
        <w:rPr>
          <w:rFonts w:cstheme="minorHAnsi"/>
          <w:b/>
          <w:bCs/>
          <w:color w:val="000000"/>
        </w:rPr>
        <w:t xml:space="preserve">2.1.2. </w:t>
      </w:r>
      <w:proofErr w:type="spellStart"/>
      <w:r w:rsidRPr="00DB25C4">
        <w:rPr>
          <w:rFonts w:cstheme="minorHAnsi"/>
          <w:b/>
          <w:bCs/>
          <w:color w:val="000000"/>
        </w:rPr>
        <w:t>Transparansi</w:t>
      </w:r>
      <w:proofErr w:type="spellEnd"/>
    </w:p>
    <w:p w14:paraId="2BEBBC7A" w14:textId="77777777" w:rsidR="00EE2EA9" w:rsidRPr="00DB25C4" w:rsidRDefault="00EE2EA9" w:rsidP="00687314">
      <w:pPr>
        <w:spacing w:after="0" w:line="240" w:lineRule="auto"/>
        <w:rPr>
          <w:rFonts w:cstheme="minorHAnsi"/>
        </w:rPr>
      </w:pPr>
      <w:proofErr w:type="spellStart"/>
      <w:r w:rsidRPr="00DB25C4">
        <w:rPr>
          <w:rFonts w:cstheme="minorHAnsi"/>
          <w:color w:val="000000" w:themeColor="text1"/>
        </w:rPr>
        <w:t>Prinsip</w:t>
      </w:r>
      <w:proofErr w:type="spellEnd"/>
      <w:r w:rsidRPr="00DB25C4">
        <w:rPr>
          <w:rFonts w:cstheme="minorHAnsi"/>
          <w:color w:val="000000" w:themeColor="text1"/>
        </w:rPr>
        <w:t xml:space="preserve"> </w:t>
      </w:r>
      <w:proofErr w:type="spellStart"/>
      <w:r w:rsidRPr="00DB25C4">
        <w:rPr>
          <w:rFonts w:cstheme="minorHAnsi"/>
          <w:color w:val="000000" w:themeColor="text1"/>
        </w:rPr>
        <w:t>transparansi</w:t>
      </w:r>
      <w:proofErr w:type="spellEnd"/>
      <w:r w:rsidRPr="00DB25C4">
        <w:rPr>
          <w:rFonts w:cstheme="minorHAnsi"/>
          <w:color w:val="000000" w:themeColor="text1"/>
        </w:rPr>
        <w:t xml:space="preserve"> pada </w:t>
      </w:r>
      <w:proofErr w:type="spellStart"/>
      <w:r w:rsidRPr="00DB25C4">
        <w:rPr>
          <w:rFonts w:cstheme="minorHAnsi"/>
          <w:color w:val="000000" w:themeColor="text1"/>
        </w:rPr>
        <w:t>Fakultas</w:t>
      </w:r>
      <w:proofErr w:type="spellEnd"/>
      <w:r w:rsidRPr="00DB25C4">
        <w:rPr>
          <w:rFonts w:cstheme="minorHAnsi"/>
          <w:color w:val="000000" w:themeColor="text1"/>
        </w:rPr>
        <w:t xml:space="preserve"> Bahasa dan Seni (FBS) </w:t>
      </w:r>
      <w:proofErr w:type="spellStart"/>
      <w:r w:rsidRPr="00DB25C4">
        <w:rPr>
          <w:rFonts w:cstheme="minorHAnsi"/>
          <w:color w:val="000000" w:themeColor="text1"/>
        </w:rPr>
        <w:t>tercermin</w:t>
      </w:r>
      <w:proofErr w:type="spellEnd"/>
      <w:r w:rsidRPr="00DB25C4">
        <w:rPr>
          <w:rFonts w:cstheme="minorHAnsi"/>
          <w:color w:val="000000" w:themeColor="text1"/>
        </w:rPr>
        <w:t xml:space="preserve"> pada </w:t>
      </w:r>
      <w:proofErr w:type="spellStart"/>
      <w:r w:rsidRPr="00DB25C4">
        <w:rPr>
          <w:rFonts w:cstheme="minorHAnsi"/>
          <w:color w:val="000000" w:themeColor="text1"/>
        </w:rPr>
        <w:t>keterbukaan</w:t>
      </w:r>
      <w:proofErr w:type="spellEnd"/>
      <w:r w:rsidRPr="00DB25C4">
        <w:rPr>
          <w:rFonts w:cstheme="minorHAnsi"/>
          <w:color w:val="000000" w:themeColor="text1"/>
        </w:rPr>
        <w:t xml:space="preserve"> </w:t>
      </w:r>
      <w:proofErr w:type="spellStart"/>
      <w:r w:rsidRPr="00DB25C4">
        <w:rPr>
          <w:rFonts w:cstheme="minorHAnsi"/>
          <w:color w:val="000000" w:themeColor="text1"/>
        </w:rPr>
        <w:t>informasi</w:t>
      </w:r>
      <w:proofErr w:type="spellEnd"/>
      <w:r w:rsidRPr="00DB25C4">
        <w:rPr>
          <w:rFonts w:cstheme="minorHAnsi"/>
          <w:color w:val="000000" w:themeColor="text1"/>
        </w:rPr>
        <w:t xml:space="preserve">, </w:t>
      </w:r>
      <w:proofErr w:type="spellStart"/>
      <w:r w:rsidRPr="00DB25C4">
        <w:rPr>
          <w:rFonts w:cstheme="minorHAnsi"/>
          <w:color w:val="000000" w:themeColor="text1"/>
        </w:rPr>
        <w:t>komunikasi</w:t>
      </w:r>
      <w:proofErr w:type="spellEnd"/>
      <w:r w:rsidRPr="00DB25C4">
        <w:rPr>
          <w:rFonts w:cstheme="minorHAnsi"/>
          <w:color w:val="000000" w:themeColor="text1"/>
        </w:rPr>
        <w:t xml:space="preserve">, </w:t>
      </w:r>
      <w:proofErr w:type="spellStart"/>
      <w:r w:rsidRPr="00DB25C4">
        <w:rPr>
          <w:rFonts w:cstheme="minorHAnsi"/>
          <w:color w:val="000000" w:themeColor="text1"/>
        </w:rPr>
        <w:t>serta</w:t>
      </w:r>
      <w:proofErr w:type="spellEnd"/>
      <w:r w:rsidRPr="00DB25C4">
        <w:rPr>
          <w:rFonts w:cstheme="minorHAnsi"/>
          <w:color w:val="000000" w:themeColor="text1"/>
        </w:rPr>
        <w:t xml:space="preserve"> </w:t>
      </w:r>
      <w:proofErr w:type="spellStart"/>
      <w:r w:rsidRPr="00DB25C4">
        <w:rPr>
          <w:rFonts w:cstheme="minorHAnsi"/>
          <w:color w:val="000000" w:themeColor="text1"/>
        </w:rPr>
        <w:t>ketersediaan</w:t>
      </w:r>
      <w:proofErr w:type="spellEnd"/>
      <w:r w:rsidRPr="00DB25C4">
        <w:rPr>
          <w:rFonts w:cstheme="minorHAnsi"/>
          <w:color w:val="000000" w:themeColor="text1"/>
        </w:rPr>
        <w:t xml:space="preserve"> </w:t>
      </w:r>
      <w:proofErr w:type="spellStart"/>
      <w:r w:rsidRPr="00DB25C4">
        <w:rPr>
          <w:rFonts w:cstheme="minorHAnsi"/>
          <w:color w:val="000000" w:themeColor="text1"/>
        </w:rPr>
        <w:t>informasi</w:t>
      </w:r>
      <w:proofErr w:type="spellEnd"/>
      <w:r w:rsidRPr="00DB25C4">
        <w:rPr>
          <w:rFonts w:cstheme="minorHAnsi"/>
          <w:color w:val="000000" w:themeColor="text1"/>
        </w:rPr>
        <w:t xml:space="preserve"> yang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diakses</w:t>
      </w:r>
      <w:proofErr w:type="spellEnd"/>
      <w:r w:rsidRPr="00DB25C4">
        <w:rPr>
          <w:rFonts w:cstheme="minorHAnsi"/>
          <w:color w:val="000000" w:themeColor="text1"/>
        </w:rPr>
        <w:t xml:space="preserve"> oleh </w:t>
      </w:r>
      <w:proofErr w:type="spellStart"/>
      <w:r w:rsidRPr="00DB25C4">
        <w:rPr>
          <w:rFonts w:cstheme="minorHAnsi"/>
          <w:color w:val="000000" w:themeColor="text1"/>
        </w:rPr>
        <w:t>pihak-pihak</w:t>
      </w:r>
      <w:proofErr w:type="spellEnd"/>
      <w:r w:rsidRPr="00DB25C4">
        <w:rPr>
          <w:rFonts w:cstheme="minorHAnsi"/>
          <w:color w:val="000000" w:themeColor="text1"/>
        </w:rPr>
        <w:t xml:space="preserve"> </w:t>
      </w:r>
      <w:proofErr w:type="spellStart"/>
      <w:r w:rsidRPr="00DB25C4">
        <w:rPr>
          <w:rFonts w:cstheme="minorHAnsi"/>
          <w:color w:val="000000" w:themeColor="text1"/>
        </w:rPr>
        <w:t>terkait</w:t>
      </w:r>
      <w:proofErr w:type="spellEnd"/>
      <w:r w:rsidRPr="00DB25C4">
        <w:rPr>
          <w:rFonts w:cstheme="minorHAnsi"/>
          <w:color w:val="000000" w:themeColor="text1"/>
        </w:rPr>
        <w:t>.</w:t>
      </w:r>
      <w:r w:rsidRPr="00DB25C4">
        <w:rPr>
          <w:rFonts w:cstheme="minorHAnsi"/>
          <w:b/>
          <w:bCs/>
          <w:color w:val="000000" w:themeColor="text1"/>
        </w:rPr>
        <w:t xml:space="preserve">  </w:t>
      </w:r>
      <w:proofErr w:type="spellStart"/>
      <w:r w:rsidRPr="00DB25C4">
        <w:rPr>
          <w:rFonts w:cstheme="minorHAnsi"/>
          <w:color w:val="000000" w:themeColor="text1"/>
        </w:rPr>
        <w:t>Semua</w:t>
      </w:r>
      <w:proofErr w:type="spellEnd"/>
      <w:r w:rsidRPr="00DB25C4">
        <w:rPr>
          <w:rFonts w:cstheme="minorHAnsi"/>
          <w:color w:val="000000" w:themeColor="text1"/>
        </w:rPr>
        <w:t xml:space="preserve"> </w:t>
      </w:r>
      <w:proofErr w:type="spellStart"/>
      <w:r w:rsidRPr="00DB25C4">
        <w:rPr>
          <w:rFonts w:cstheme="minorHAnsi"/>
          <w:color w:val="000000" w:themeColor="text1"/>
        </w:rPr>
        <w:t>keputusan</w:t>
      </w:r>
      <w:proofErr w:type="spellEnd"/>
      <w:r w:rsidRPr="00DB25C4">
        <w:rPr>
          <w:rFonts w:cstheme="minorHAnsi"/>
          <w:color w:val="000000" w:themeColor="text1"/>
        </w:rPr>
        <w:t xml:space="preserve"> di</w:t>
      </w:r>
      <w:r w:rsidRPr="00DB25C4">
        <w:rPr>
          <w:rFonts w:cstheme="minorHAnsi"/>
        </w:rPr>
        <w:t xml:space="preserve"> </w:t>
      </w:r>
      <w:proofErr w:type="spellStart"/>
      <w:r w:rsidRPr="00DB25C4">
        <w:rPr>
          <w:rFonts w:cstheme="minorHAnsi"/>
          <w:color w:val="000000" w:themeColor="text1"/>
        </w:rPr>
        <w:t>tingkat</w:t>
      </w:r>
      <w:proofErr w:type="spellEnd"/>
      <w:r w:rsidRPr="00DB25C4">
        <w:rPr>
          <w:rFonts w:cstheme="minorHAnsi"/>
          <w:color w:val="000000" w:themeColor="text1"/>
        </w:rPr>
        <w:t xml:space="preserve"> </w:t>
      </w:r>
      <w:proofErr w:type="spellStart"/>
      <w:r w:rsidRPr="00DB25C4">
        <w:rPr>
          <w:rFonts w:cstheme="minorHAnsi"/>
          <w:color w:val="000000" w:themeColor="text1"/>
        </w:rPr>
        <w:t>Fakultas</w:t>
      </w:r>
      <w:proofErr w:type="spellEnd"/>
      <w:r w:rsidRPr="00DB25C4">
        <w:rPr>
          <w:rFonts w:cstheme="minorHAnsi"/>
          <w:color w:val="000000" w:themeColor="text1"/>
        </w:rPr>
        <w:t xml:space="preserve"> Bahasa dan Seni (FBS) </w:t>
      </w:r>
      <w:proofErr w:type="spellStart"/>
      <w:r w:rsidRPr="00DB25C4">
        <w:rPr>
          <w:rFonts w:cstheme="minorHAnsi"/>
          <w:color w:val="000000" w:themeColor="text1"/>
        </w:rPr>
        <w:t>dituangkan</w:t>
      </w:r>
      <w:proofErr w:type="spellEnd"/>
      <w:r w:rsidRPr="00DB25C4">
        <w:rPr>
          <w:rFonts w:cstheme="minorHAnsi"/>
          <w:color w:val="000000" w:themeColor="text1"/>
        </w:rPr>
        <w:t xml:space="preserve"> dan </w:t>
      </w:r>
      <w:proofErr w:type="spellStart"/>
      <w:r w:rsidRPr="00DB25C4">
        <w:rPr>
          <w:rFonts w:cstheme="minorHAnsi"/>
          <w:color w:val="000000" w:themeColor="text1"/>
        </w:rPr>
        <w:t>disosialisasikan</w:t>
      </w:r>
      <w:proofErr w:type="spellEnd"/>
      <w:r w:rsidRPr="00DB25C4">
        <w:rPr>
          <w:rFonts w:cstheme="minorHAnsi"/>
          <w:color w:val="000000" w:themeColor="text1"/>
        </w:rPr>
        <w:t xml:space="preserve"> </w:t>
      </w:r>
      <w:proofErr w:type="spellStart"/>
      <w:r w:rsidRPr="00DB25C4">
        <w:rPr>
          <w:rFonts w:cstheme="minorHAnsi"/>
          <w:color w:val="000000" w:themeColor="text1"/>
        </w:rPr>
        <w:t>kepada</w:t>
      </w:r>
      <w:proofErr w:type="spellEnd"/>
      <w:r w:rsidRPr="00DB25C4">
        <w:rPr>
          <w:rFonts w:cstheme="minorHAnsi"/>
          <w:color w:val="000000" w:themeColor="text1"/>
        </w:rPr>
        <w:t xml:space="preserve"> </w:t>
      </w:r>
      <w:proofErr w:type="spellStart"/>
      <w:r w:rsidRPr="00DB25C4">
        <w:rPr>
          <w:rFonts w:cstheme="minorHAnsi"/>
          <w:color w:val="000000" w:themeColor="text1"/>
        </w:rPr>
        <w:t>pihak-pihak</w:t>
      </w:r>
      <w:proofErr w:type="spellEnd"/>
      <w:r w:rsidRPr="00DB25C4">
        <w:rPr>
          <w:rFonts w:cstheme="minorHAnsi"/>
          <w:color w:val="000000" w:themeColor="text1"/>
        </w:rPr>
        <w:t xml:space="preserve"> </w:t>
      </w:r>
      <w:proofErr w:type="spellStart"/>
      <w:r w:rsidRPr="00DB25C4">
        <w:rPr>
          <w:rFonts w:cstheme="minorHAnsi"/>
          <w:color w:val="000000" w:themeColor="text1"/>
        </w:rPr>
        <w:t>terkait</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rapat</w:t>
      </w:r>
      <w:proofErr w:type="spellEnd"/>
      <w:r w:rsidRPr="00DB25C4">
        <w:rPr>
          <w:rFonts w:cstheme="minorHAnsi"/>
        </w:rPr>
        <w:t xml:space="preserve"> </w:t>
      </w:r>
      <w:proofErr w:type="spellStart"/>
      <w:r w:rsidRPr="00DB25C4">
        <w:rPr>
          <w:rFonts w:cstheme="minorHAnsi"/>
          <w:color w:val="000000" w:themeColor="text1"/>
        </w:rPr>
        <w:t>koordinasi</w:t>
      </w:r>
      <w:proofErr w:type="spellEnd"/>
      <w:r w:rsidRPr="00DB25C4">
        <w:rPr>
          <w:rFonts w:cstheme="minorHAnsi"/>
          <w:color w:val="000000" w:themeColor="text1"/>
        </w:rPr>
        <w:t xml:space="preserve">, email </w:t>
      </w:r>
      <w:proofErr w:type="spellStart"/>
      <w:r w:rsidRPr="00DB25C4">
        <w:rPr>
          <w:rFonts w:cstheme="minorHAnsi"/>
          <w:color w:val="000000" w:themeColor="text1"/>
        </w:rPr>
        <w:t>institusi</w:t>
      </w:r>
      <w:proofErr w:type="spellEnd"/>
      <w:r w:rsidRPr="00DB25C4">
        <w:rPr>
          <w:rFonts w:cstheme="minorHAnsi"/>
          <w:color w:val="000000" w:themeColor="text1"/>
        </w:rPr>
        <w:t xml:space="preserve"> yang </w:t>
      </w:r>
      <w:proofErr w:type="spellStart"/>
      <w:r w:rsidRPr="00DB25C4">
        <w:rPr>
          <w:rFonts w:cstheme="minorHAnsi"/>
          <w:color w:val="000000" w:themeColor="text1"/>
        </w:rPr>
        <w:t>dimiliki</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maupun</w:t>
      </w:r>
      <w:proofErr w:type="spellEnd"/>
      <w:r w:rsidRPr="00DB25C4">
        <w:rPr>
          <w:rFonts w:cstheme="minorHAnsi"/>
          <w:color w:val="000000" w:themeColor="text1"/>
        </w:rPr>
        <w:t xml:space="preserve"> </w:t>
      </w:r>
      <w:proofErr w:type="spellStart"/>
      <w:r w:rsidRPr="00DB25C4">
        <w:rPr>
          <w:rFonts w:cstheme="minorHAnsi"/>
          <w:color w:val="000000" w:themeColor="text1"/>
        </w:rPr>
        <w:t>staf</w:t>
      </w:r>
      <w:proofErr w:type="spellEnd"/>
      <w:r w:rsidRPr="00DB25C4">
        <w:rPr>
          <w:rFonts w:cstheme="minorHAnsi"/>
          <w:color w:val="000000" w:themeColor="text1"/>
        </w:rPr>
        <w:t xml:space="preserve">, </w:t>
      </w:r>
      <w:proofErr w:type="spellStart"/>
      <w:r w:rsidRPr="00DB25C4">
        <w:rPr>
          <w:rFonts w:cstheme="minorHAnsi"/>
          <w:color w:val="000000" w:themeColor="text1"/>
        </w:rPr>
        <w:t>serta</w:t>
      </w:r>
      <w:proofErr w:type="spellEnd"/>
      <w:r w:rsidRPr="00DB25C4">
        <w:rPr>
          <w:rFonts w:cstheme="minorHAnsi"/>
        </w:rPr>
        <w:t xml:space="preserve">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diakses</w:t>
      </w:r>
      <w:proofErr w:type="spellEnd"/>
      <w:r w:rsidRPr="00DB25C4">
        <w:rPr>
          <w:rFonts w:cstheme="minorHAnsi"/>
          <w:color w:val="000000" w:themeColor="text1"/>
        </w:rPr>
        <w:t xml:space="preserve"> </w:t>
      </w:r>
      <w:proofErr w:type="spellStart"/>
      <w:r w:rsidRPr="00DB25C4">
        <w:rPr>
          <w:rFonts w:cstheme="minorHAnsi"/>
          <w:color w:val="000000" w:themeColor="text1"/>
        </w:rPr>
        <w:t>lewat</w:t>
      </w:r>
      <w:proofErr w:type="spellEnd"/>
      <w:r w:rsidRPr="00DB25C4">
        <w:rPr>
          <w:rFonts w:cstheme="minorHAnsi"/>
          <w:color w:val="000000" w:themeColor="text1"/>
        </w:rPr>
        <w:t xml:space="preserve"> </w:t>
      </w:r>
      <w:proofErr w:type="spellStart"/>
      <w:r w:rsidRPr="00DB25C4">
        <w:rPr>
          <w:rFonts w:cstheme="minorHAnsi"/>
          <w:color w:val="000000" w:themeColor="text1"/>
        </w:rPr>
        <w:t>laman</w:t>
      </w:r>
      <w:proofErr w:type="spellEnd"/>
      <w:r w:rsidRPr="00DB25C4">
        <w:rPr>
          <w:rFonts w:cstheme="minorHAnsi"/>
          <w:color w:val="000000" w:themeColor="text1"/>
        </w:rPr>
        <w:t xml:space="preserve"> </w:t>
      </w:r>
      <w:hyperlink r:id="rId30" w:history="1">
        <w:r w:rsidRPr="00DB25C4">
          <w:rPr>
            <w:rStyle w:val="Hyperlink"/>
            <w:rFonts w:cstheme="minorHAnsi"/>
          </w:rPr>
          <w:t>Folder SK</w:t>
        </w:r>
      </w:hyperlink>
      <w:r w:rsidRPr="00DB25C4">
        <w:rPr>
          <w:rFonts w:cstheme="minorHAnsi"/>
        </w:rPr>
        <w:t>.</w:t>
      </w:r>
    </w:p>
    <w:p w14:paraId="0DAA5609" w14:textId="77777777" w:rsidR="00EE2EA9" w:rsidRPr="00DB25C4" w:rsidRDefault="00EE2EA9" w:rsidP="00687314">
      <w:pPr>
        <w:autoSpaceDE w:val="0"/>
        <w:autoSpaceDN w:val="0"/>
        <w:adjustRightInd w:val="0"/>
        <w:spacing w:after="0" w:line="240" w:lineRule="auto"/>
        <w:jc w:val="both"/>
        <w:rPr>
          <w:rFonts w:cstheme="minorHAnsi"/>
        </w:rPr>
      </w:pPr>
      <w:proofErr w:type="spellStart"/>
      <w:r w:rsidRPr="00DB25C4">
        <w:rPr>
          <w:rFonts w:cstheme="minorHAnsi"/>
          <w:color w:val="000000"/>
        </w:rPr>
        <w:t>Selain</w:t>
      </w:r>
      <w:proofErr w:type="spellEnd"/>
      <w:r w:rsidRPr="00DB25C4">
        <w:rPr>
          <w:rFonts w:cstheme="minorHAnsi"/>
          <w:color w:val="000000"/>
        </w:rPr>
        <w:t xml:space="preserve"> </w:t>
      </w:r>
      <w:proofErr w:type="spellStart"/>
      <w:r w:rsidRPr="00DB25C4">
        <w:rPr>
          <w:rFonts w:cstheme="minorHAnsi"/>
          <w:color w:val="000000"/>
        </w:rPr>
        <w:t>itu</w:t>
      </w:r>
      <w:proofErr w:type="spellEnd"/>
      <w:r w:rsidRPr="00DB25C4">
        <w:rPr>
          <w:rFonts w:cstheme="minorHAnsi"/>
          <w:color w:val="000000"/>
        </w:rPr>
        <w:t xml:space="preserve">, </w:t>
      </w:r>
      <w:proofErr w:type="spellStart"/>
      <w:r w:rsidRPr="00DB25C4">
        <w:rPr>
          <w:rFonts w:cstheme="minorHAnsi"/>
          <w:color w:val="000000"/>
        </w:rPr>
        <w:t>transparansi</w:t>
      </w:r>
      <w:proofErr w:type="spellEnd"/>
      <w:r w:rsidRPr="00DB25C4">
        <w:rPr>
          <w:rFonts w:cstheme="minorHAnsi"/>
          <w:color w:val="000000"/>
        </w:rPr>
        <w:t xml:space="preserve"> di </w:t>
      </w:r>
      <w:proofErr w:type="spellStart"/>
      <w:r w:rsidRPr="00DB25C4">
        <w:rPr>
          <w:rFonts w:cstheme="minorHAnsi"/>
          <w:color w:val="000000"/>
        </w:rPr>
        <w:t>lingkungan</w:t>
      </w:r>
      <w:proofErr w:type="spellEnd"/>
      <w:r w:rsidRPr="00DB25C4">
        <w:rPr>
          <w:rFonts w:cstheme="minorHAnsi"/>
          <w:color w:val="000000"/>
        </w:rPr>
        <w:t xml:space="preserve"> FBS</w:t>
      </w:r>
      <w:r w:rsidRPr="00DB25C4">
        <w:rPr>
          <w:rFonts w:cstheme="minorHAnsi"/>
        </w:rPr>
        <w:t xml:space="preserve"> </w:t>
      </w:r>
      <w:proofErr w:type="spellStart"/>
      <w:r w:rsidRPr="00DB25C4">
        <w:rPr>
          <w:rFonts w:cstheme="minorHAnsi"/>
          <w:color w:val="000000"/>
        </w:rPr>
        <w:t>tampak</w:t>
      </w:r>
      <w:proofErr w:type="spellEnd"/>
      <w:r w:rsidRPr="00DB25C4">
        <w:rPr>
          <w:rFonts w:cstheme="minorHAnsi"/>
          <w:color w:val="000000"/>
        </w:rPr>
        <w:t xml:space="preserve"> pada </w:t>
      </w:r>
      <w:proofErr w:type="spellStart"/>
      <w:r w:rsidRPr="00DB25C4">
        <w:rPr>
          <w:rFonts w:cstheme="minorHAnsi"/>
          <w:color w:val="000000"/>
        </w:rPr>
        <w:t>perencanaan</w:t>
      </w:r>
      <w:proofErr w:type="spellEnd"/>
      <w:r w:rsidRPr="00DB25C4">
        <w:rPr>
          <w:rFonts w:cstheme="minorHAnsi"/>
          <w:color w:val="000000"/>
        </w:rPr>
        <w:t xml:space="preserve"> program </w:t>
      </w:r>
      <w:proofErr w:type="spellStart"/>
      <w:r w:rsidRPr="00DB25C4">
        <w:rPr>
          <w:rFonts w:cstheme="minorHAnsi"/>
          <w:color w:val="000000"/>
        </w:rPr>
        <w:t>operasional</w:t>
      </w:r>
      <w:proofErr w:type="spellEnd"/>
      <w:r w:rsidRPr="00DB25C4">
        <w:rPr>
          <w:rFonts w:cstheme="minorHAnsi"/>
          <w:color w:val="000000"/>
        </w:rPr>
        <w:t xml:space="preserve">, </w:t>
      </w:r>
      <w:r w:rsidRPr="00DB25C4">
        <w:rPr>
          <w:rFonts w:cstheme="minorHAnsi"/>
          <w:i/>
          <w:iCs/>
          <w:color w:val="000000"/>
        </w:rPr>
        <w:t>budgeting</w:t>
      </w:r>
      <w:r w:rsidRPr="00DB25C4">
        <w:rPr>
          <w:rFonts w:cstheme="minorHAnsi"/>
          <w:color w:val="000000"/>
        </w:rPr>
        <w:t>/</w:t>
      </w:r>
      <w:proofErr w:type="spellStart"/>
      <w:r w:rsidRPr="00DB25C4">
        <w:rPr>
          <w:rFonts w:cstheme="minorHAnsi"/>
          <w:color w:val="000000"/>
        </w:rPr>
        <w:t>perencanaan</w:t>
      </w:r>
      <w:proofErr w:type="spellEnd"/>
      <w:r w:rsidRPr="00DB25C4">
        <w:rPr>
          <w:rFonts w:cstheme="minorHAnsi"/>
          <w:color w:val="000000"/>
        </w:rPr>
        <w:t xml:space="preserve"> </w:t>
      </w:r>
      <w:proofErr w:type="spellStart"/>
      <w:r w:rsidRPr="00DB25C4">
        <w:rPr>
          <w:rFonts w:cstheme="minorHAnsi"/>
          <w:color w:val="000000"/>
        </w:rPr>
        <w:t>anggaran</w:t>
      </w:r>
      <w:proofErr w:type="spellEnd"/>
      <w:r w:rsidRPr="00DB25C4">
        <w:rPr>
          <w:rFonts w:cstheme="minorHAnsi"/>
          <w:color w:val="000000"/>
        </w:rPr>
        <w:t xml:space="preserve">, </w:t>
      </w:r>
      <w:proofErr w:type="spellStart"/>
      <w:r w:rsidRPr="00DB25C4">
        <w:rPr>
          <w:rFonts w:cstheme="minorHAnsi"/>
          <w:color w:val="000000"/>
        </w:rPr>
        <w:t>penerimaan</w:t>
      </w:r>
      <w:proofErr w:type="spellEnd"/>
      <w:r w:rsidRPr="00DB25C4">
        <w:rPr>
          <w:rFonts w:cstheme="minorHAnsi"/>
        </w:rPr>
        <w:t xml:space="preserve"> </w:t>
      </w:r>
      <w:proofErr w:type="spellStart"/>
      <w:r w:rsidRPr="00DB25C4">
        <w:rPr>
          <w:rFonts w:cstheme="minorHAnsi"/>
          <w:color w:val="000000"/>
        </w:rPr>
        <w:t>hibah</w:t>
      </w:r>
      <w:proofErr w:type="spellEnd"/>
      <w:r w:rsidRPr="00DB25C4">
        <w:rPr>
          <w:rFonts w:cstheme="minorHAnsi"/>
          <w:color w:val="000000"/>
        </w:rPr>
        <w:t xml:space="preserve"> </w:t>
      </w:r>
      <w:proofErr w:type="spellStart"/>
      <w:r w:rsidRPr="00DB25C4">
        <w:rPr>
          <w:rFonts w:cstheme="minorHAnsi"/>
          <w:color w:val="000000"/>
        </w:rPr>
        <w:t>penelitian</w:t>
      </w:r>
      <w:proofErr w:type="spellEnd"/>
      <w:r w:rsidRPr="00DB25C4">
        <w:rPr>
          <w:rFonts w:cstheme="minorHAnsi"/>
          <w:color w:val="000000"/>
        </w:rPr>
        <w:t xml:space="preserve"> dan </w:t>
      </w:r>
      <w:proofErr w:type="spellStart"/>
      <w:r w:rsidRPr="00DB25C4">
        <w:rPr>
          <w:rFonts w:cstheme="minorHAnsi"/>
          <w:color w:val="000000"/>
        </w:rPr>
        <w:t>pengabdian</w:t>
      </w:r>
      <w:proofErr w:type="spellEnd"/>
      <w:r w:rsidRPr="00DB25C4">
        <w:rPr>
          <w:rFonts w:cstheme="minorHAnsi"/>
          <w:color w:val="000000"/>
        </w:rPr>
        <w:t xml:space="preserve"> </w:t>
      </w:r>
      <w:proofErr w:type="spellStart"/>
      <w:r w:rsidRPr="00DB25C4">
        <w:rPr>
          <w:rFonts w:cstheme="minorHAnsi"/>
          <w:color w:val="000000"/>
        </w:rPr>
        <w:t>kepada</w:t>
      </w:r>
      <w:proofErr w:type="spellEnd"/>
      <w:r w:rsidRPr="00DB25C4">
        <w:rPr>
          <w:rFonts w:cstheme="minorHAnsi"/>
          <w:color w:val="000000"/>
        </w:rPr>
        <w:t xml:space="preserve"> </w:t>
      </w:r>
      <w:proofErr w:type="spellStart"/>
      <w:r w:rsidRPr="00DB25C4">
        <w:rPr>
          <w:rFonts w:cstheme="minorHAnsi"/>
          <w:color w:val="000000"/>
        </w:rPr>
        <w:t>masyarakat</w:t>
      </w:r>
      <w:proofErr w:type="spellEnd"/>
      <w:r w:rsidRPr="00DB25C4">
        <w:rPr>
          <w:rFonts w:cstheme="minorHAnsi"/>
          <w:color w:val="000000"/>
        </w:rPr>
        <w:t xml:space="preserve">, </w:t>
      </w:r>
      <w:proofErr w:type="spellStart"/>
      <w:r w:rsidRPr="00DB25C4">
        <w:rPr>
          <w:rFonts w:cstheme="minorHAnsi"/>
          <w:color w:val="000000"/>
        </w:rPr>
        <w:t>penerimaan</w:t>
      </w:r>
      <w:proofErr w:type="spellEnd"/>
      <w:r w:rsidRPr="00DB25C4">
        <w:rPr>
          <w:rFonts w:cstheme="minorHAnsi"/>
          <w:color w:val="000000"/>
        </w:rPr>
        <w:t xml:space="preserve"> </w:t>
      </w:r>
      <w:proofErr w:type="spellStart"/>
      <w:r w:rsidRPr="00DB25C4">
        <w:rPr>
          <w:rFonts w:cstheme="minorHAnsi"/>
          <w:color w:val="000000"/>
        </w:rPr>
        <w:t>beasiswa</w:t>
      </w:r>
      <w:proofErr w:type="spellEnd"/>
      <w:r w:rsidRPr="00DB25C4">
        <w:rPr>
          <w:rFonts w:cstheme="minorHAnsi"/>
          <w:color w:val="000000"/>
        </w:rPr>
        <w:t xml:space="preserve"> </w:t>
      </w:r>
      <w:proofErr w:type="spellStart"/>
      <w:r w:rsidRPr="00DB25C4">
        <w:rPr>
          <w:rFonts w:cstheme="minorHAnsi"/>
          <w:color w:val="000000"/>
        </w:rPr>
        <w:t>atau</w:t>
      </w:r>
      <w:proofErr w:type="spellEnd"/>
      <w:r w:rsidRPr="00DB25C4">
        <w:rPr>
          <w:rFonts w:cstheme="minorHAnsi"/>
          <w:color w:val="000000"/>
        </w:rPr>
        <w:t xml:space="preserve"> </w:t>
      </w:r>
      <w:proofErr w:type="spellStart"/>
      <w:r w:rsidRPr="00DB25C4">
        <w:rPr>
          <w:rFonts w:cstheme="minorHAnsi"/>
          <w:color w:val="000000"/>
        </w:rPr>
        <w:t>tawaran</w:t>
      </w:r>
      <w:proofErr w:type="spellEnd"/>
      <w:r w:rsidRPr="00DB25C4">
        <w:rPr>
          <w:rFonts w:cstheme="minorHAnsi"/>
          <w:color w:val="000000"/>
        </w:rPr>
        <w:t xml:space="preserve"> </w:t>
      </w:r>
      <w:proofErr w:type="spellStart"/>
      <w:r w:rsidRPr="00DB25C4">
        <w:rPr>
          <w:rFonts w:cstheme="minorHAnsi"/>
          <w:color w:val="000000"/>
        </w:rPr>
        <w:t>magang</w:t>
      </w:r>
      <w:proofErr w:type="spellEnd"/>
      <w:r w:rsidRPr="00DB25C4">
        <w:rPr>
          <w:rFonts w:cstheme="minorHAnsi"/>
          <w:color w:val="000000"/>
        </w:rPr>
        <w:t xml:space="preserve">, </w:t>
      </w:r>
      <w:proofErr w:type="spellStart"/>
      <w:r w:rsidRPr="00DB25C4">
        <w:rPr>
          <w:rFonts w:cstheme="minorHAnsi"/>
          <w:color w:val="000000"/>
        </w:rPr>
        <w:t>serta</w:t>
      </w:r>
      <w:proofErr w:type="spellEnd"/>
      <w:r w:rsidRPr="00DB25C4">
        <w:rPr>
          <w:rFonts w:cstheme="minorHAnsi"/>
          <w:color w:val="000000"/>
        </w:rPr>
        <w:t xml:space="preserve"> </w:t>
      </w:r>
      <w:proofErr w:type="spellStart"/>
      <w:r w:rsidRPr="00DB25C4">
        <w:rPr>
          <w:rFonts w:cstheme="minorHAnsi"/>
          <w:color w:val="000000"/>
        </w:rPr>
        <w:t>terkait</w:t>
      </w:r>
      <w:proofErr w:type="spellEnd"/>
      <w:r w:rsidRPr="00DB25C4">
        <w:rPr>
          <w:rFonts w:cstheme="minorHAnsi"/>
          <w:color w:val="000000"/>
        </w:rPr>
        <w:t xml:space="preserve"> </w:t>
      </w:r>
      <w:proofErr w:type="spellStart"/>
      <w:r w:rsidRPr="00DB25C4">
        <w:rPr>
          <w:rFonts w:cstheme="minorHAnsi"/>
          <w:color w:val="000000"/>
        </w:rPr>
        <w:t>pengajaran</w:t>
      </w:r>
      <w:proofErr w:type="spellEnd"/>
      <w:r w:rsidRPr="00DB25C4">
        <w:rPr>
          <w:rFonts w:cstheme="minorHAnsi"/>
          <w:color w:val="000000"/>
        </w:rPr>
        <w:t>.</w:t>
      </w:r>
      <w:r w:rsidRPr="00DB25C4">
        <w:rPr>
          <w:rFonts w:cstheme="minorHAnsi"/>
        </w:rPr>
        <w:t xml:space="preserve"> </w:t>
      </w:r>
      <w:proofErr w:type="spellStart"/>
      <w:r w:rsidRPr="00DB25C4">
        <w:rPr>
          <w:rFonts w:cstheme="minorHAnsi"/>
          <w:color w:val="000000"/>
        </w:rPr>
        <w:t>Renstra</w:t>
      </w:r>
      <w:proofErr w:type="spellEnd"/>
      <w:r w:rsidRPr="00DB25C4">
        <w:rPr>
          <w:rFonts w:cstheme="minorHAnsi"/>
          <w:color w:val="000000"/>
        </w:rPr>
        <w:t xml:space="preserve"> FBS dan </w:t>
      </w:r>
      <w:proofErr w:type="spellStart"/>
      <w:r w:rsidRPr="00DB25C4">
        <w:rPr>
          <w:rFonts w:cstheme="minorHAnsi"/>
          <w:color w:val="000000"/>
        </w:rPr>
        <w:t>semua</w:t>
      </w:r>
      <w:proofErr w:type="spellEnd"/>
      <w:r w:rsidRPr="00DB25C4">
        <w:rPr>
          <w:rFonts w:cstheme="minorHAnsi"/>
          <w:color w:val="000000"/>
        </w:rPr>
        <w:t xml:space="preserve"> </w:t>
      </w:r>
      <w:proofErr w:type="spellStart"/>
      <w:r w:rsidRPr="00DB25C4">
        <w:rPr>
          <w:rFonts w:cstheme="minorHAnsi"/>
          <w:color w:val="000000"/>
        </w:rPr>
        <w:t>prodi</w:t>
      </w:r>
      <w:proofErr w:type="spellEnd"/>
      <w:r w:rsidRPr="00DB25C4">
        <w:rPr>
          <w:rFonts w:cstheme="minorHAnsi"/>
          <w:color w:val="000000"/>
        </w:rPr>
        <w:t xml:space="preserve"> di </w:t>
      </w:r>
      <w:proofErr w:type="spellStart"/>
      <w:r w:rsidRPr="00DB25C4">
        <w:rPr>
          <w:rFonts w:cstheme="minorHAnsi"/>
          <w:color w:val="000000"/>
        </w:rPr>
        <w:t>lingkungan</w:t>
      </w:r>
      <w:proofErr w:type="spellEnd"/>
      <w:r w:rsidRPr="00DB25C4">
        <w:rPr>
          <w:rFonts w:cstheme="minorHAnsi"/>
          <w:color w:val="000000"/>
        </w:rPr>
        <w:t xml:space="preserve"> FBS </w:t>
      </w:r>
      <w:proofErr w:type="spellStart"/>
      <w:r w:rsidRPr="00DB25C4">
        <w:rPr>
          <w:rFonts w:cstheme="minorHAnsi"/>
          <w:color w:val="000000"/>
        </w:rPr>
        <w:t>disusun</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rPr>
        <w:t xml:space="preserve"> </w:t>
      </w:r>
      <w:proofErr w:type="spellStart"/>
      <w:r w:rsidRPr="00DB25C4">
        <w:rPr>
          <w:rFonts w:cstheme="minorHAnsi"/>
          <w:color w:val="000000"/>
        </w:rPr>
        <w:t>mempertimbangkan</w:t>
      </w:r>
      <w:proofErr w:type="spellEnd"/>
      <w:r w:rsidRPr="00DB25C4">
        <w:rPr>
          <w:rFonts w:cstheme="minorHAnsi"/>
          <w:color w:val="000000"/>
        </w:rPr>
        <w:t xml:space="preserve"> </w:t>
      </w:r>
      <w:proofErr w:type="spellStart"/>
      <w:r w:rsidRPr="00DB25C4">
        <w:rPr>
          <w:rFonts w:cstheme="minorHAnsi"/>
          <w:color w:val="000000"/>
        </w:rPr>
        <w:t>masukan</w:t>
      </w:r>
      <w:proofErr w:type="spellEnd"/>
      <w:r w:rsidRPr="00DB25C4">
        <w:rPr>
          <w:rFonts w:cstheme="minorHAnsi"/>
          <w:color w:val="000000"/>
        </w:rPr>
        <w:t xml:space="preserve"> </w:t>
      </w:r>
      <w:proofErr w:type="spellStart"/>
      <w:r w:rsidRPr="00DB25C4">
        <w:rPr>
          <w:rFonts w:cstheme="minorHAnsi"/>
          <w:color w:val="000000"/>
        </w:rPr>
        <w:t>seluruh</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w:t>
      </w:r>
      <w:proofErr w:type="spellStart"/>
      <w:r w:rsidRPr="00DB25C4">
        <w:rPr>
          <w:rFonts w:cstheme="minorHAnsi"/>
          <w:color w:val="000000"/>
        </w:rPr>
        <w:t>rapat</w:t>
      </w:r>
      <w:proofErr w:type="spellEnd"/>
      <w:r w:rsidRPr="00DB25C4">
        <w:rPr>
          <w:rFonts w:cstheme="minorHAnsi"/>
          <w:color w:val="000000"/>
        </w:rPr>
        <w:t xml:space="preserve"> </w:t>
      </w:r>
      <w:proofErr w:type="spellStart"/>
      <w:r w:rsidRPr="00DB25C4">
        <w:rPr>
          <w:rFonts w:cstheme="minorHAnsi"/>
          <w:color w:val="000000"/>
        </w:rPr>
        <w:t>koordinasi</w:t>
      </w:r>
      <w:proofErr w:type="spellEnd"/>
      <w:r w:rsidRPr="00DB25C4">
        <w:rPr>
          <w:rFonts w:cstheme="minorHAnsi"/>
          <w:color w:val="000000"/>
        </w:rPr>
        <w:t xml:space="preserve">. </w:t>
      </w:r>
      <w:proofErr w:type="spellStart"/>
      <w:r w:rsidRPr="00DB25C4">
        <w:rPr>
          <w:rFonts w:cstheme="minorHAnsi"/>
          <w:color w:val="000000"/>
        </w:rPr>
        <w:t>Transparansi</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anggaran</w:t>
      </w:r>
      <w:proofErr w:type="spellEnd"/>
      <w:r w:rsidRPr="00DB25C4">
        <w:rPr>
          <w:rFonts w:cstheme="minorHAnsi"/>
          <w:color w:val="000000"/>
        </w:rPr>
        <w:t xml:space="preserve"> </w:t>
      </w:r>
      <w:proofErr w:type="spellStart"/>
      <w:r w:rsidRPr="00DB25C4">
        <w:rPr>
          <w:rFonts w:cstheme="minorHAnsi"/>
          <w:color w:val="000000"/>
        </w:rPr>
        <w:t>terlihat</w:t>
      </w:r>
      <w:proofErr w:type="spellEnd"/>
      <w:r w:rsidRPr="00DB25C4">
        <w:rPr>
          <w:rFonts w:cstheme="minorHAnsi"/>
          <w:color w:val="000000"/>
        </w:rPr>
        <w:t xml:space="preserve"> pada </w:t>
      </w:r>
      <w:proofErr w:type="spellStart"/>
      <w:r w:rsidRPr="00DB25C4">
        <w:rPr>
          <w:rFonts w:cstheme="minorHAnsi"/>
          <w:color w:val="000000"/>
        </w:rPr>
        <w:t>keterbukaan</w:t>
      </w:r>
      <w:proofErr w:type="spellEnd"/>
      <w:r w:rsidRPr="00DB25C4">
        <w:rPr>
          <w:rFonts w:cstheme="minorHAnsi"/>
          <w:color w:val="000000"/>
        </w:rPr>
        <w:t xml:space="preserve"> </w:t>
      </w:r>
      <w:proofErr w:type="spellStart"/>
      <w:r w:rsidRPr="00DB25C4">
        <w:rPr>
          <w:rFonts w:cstheme="minorHAnsi"/>
          <w:color w:val="000000"/>
        </w:rPr>
        <w:t>informasi</w:t>
      </w:r>
      <w:proofErr w:type="spellEnd"/>
      <w:r w:rsidRPr="00DB25C4">
        <w:rPr>
          <w:rFonts w:cstheme="minorHAnsi"/>
          <w:color w:val="000000"/>
        </w:rPr>
        <w:t xml:space="preserve"> </w:t>
      </w:r>
      <w:proofErr w:type="spellStart"/>
      <w:r w:rsidRPr="00DB25C4">
        <w:rPr>
          <w:rFonts w:cstheme="minorHAnsi"/>
          <w:color w:val="000000"/>
        </w:rPr>
        <w:t>tarif</w:t>
      </w:r>
      <w:proofErr w:type="spellEnd"/>
      <w:r w:rsidRPr="00DB25C4">
        <w:rPr>
          <w:rFonts w:cstheme="minorHAnsi"/>
          <w:color w:val="000000"/>
        </w:rPr>
        <w:t xml:space="preserve"> </w:t>
      </w:r>
      <w:proofErr w:type="spellStart"/>
      <w:r w:rsidRPr="00DB25C4">
        <w:rPr>
          <w:rFonts w:cstheme="minorHAnsi"/>
          <w:color w:val="000000"/>
        </w:rPr>
        <w:t>keuangan</w:t>
      </w:r>
      <w:proofErr w:type="spellEnd"/>
      <w:r w:rsidRPr="00DB25C4">
        <w:rPr>
          <w:rFonts w:cstheme="minorHAnsi"/>
          <w:color w:val="000000"/>
        </w:rPr>
        <w:t xml:space="preserve"> yang</w:t>
      </w:r>
      <w:r w:rsidRPr="00DB25C4">
        <w:rPr>
          <w:rFonts w:cstheme="minorHAnsi"/>
        </w:rPr>
        <w:t xml:space="preserve"> </w:t>
      </w:r>
      <w:proofErr w:type="spellStart"/>
      <w:r w:rsidRPr="00DB25C4">
        <w:rPr>
          <w:rFonts w:cstheme="minorHAnsi"/>
          <w:color w:val="000000"/>
        </w:rPr>
        <w:t>disampaikan</w:t>
      </w:r>
      <w:proofErr w:type="spellEnd"/>
      <w:r w:rsidRPr="00DB25C4">
        <w:rPr>
          <w:rFonts w:cstheme="minorHAnsi"/>
          <w:color w:val="000000"/>
        </w:rPr>
        <w:t xml:space="preserve"> </w:t>
      </w:r>
      <w:proofErr w:type="spellStart"/>
      <w:r w:rsidRPr="00DB25C4">
        <w:rPr>
          <w:rFonts w:cstheme="minorHAnsi"/>
          <w:color w:val="000000"/>
        </w:rPr>
        <w:t>ke</w:t>
      </w:r>
      <w:proofErr w:type="spellEnd"/>
      <w:r w:rsidRPr="00DB25C4">
        <w:rPr>
          <w:rFonts w:cstheme="minorHAnsi"/>
          <w:color w:val="000000"/>
        </w:rPr>
        <w:t xml:space="preserve"> </w:t>
      </w:r>
      <w:proofErr w:type="spellStart"/>
      <w:r w:rsidRPr="00DB25C4">
        <w:rPr>
          <w:rFonts w:cstheme="minorHAnsi"/>
          <w:color w:val="000000"/>
        </w:rPr>
        <w:t>seluruh</w:t>
      </w:r>
      <w:proofErr w:type="spellEnd"/>
      <w:r w:rsidRPr="00DB25C4">
        <w:rPr>
          <w:rFonts w:cstheme="minorHAnsi"/>
          <w:color w:val="000000"/>
        </w:rPr>
        <w:t xml:space="preserve"> </w:t>
      </w:r>
      <w:proofErr w:type="spellStart"/>
      <w:r w:rsidRPr="00DB25C4">
        <w:rPr>
          <w:rFonts w:cstheme="minorHAnsi"/>
          <w:color w:val="000000"/>
        </w:rPr>
        <w:t>staf</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email </w:t>
      </w:r>
      <w:proofErr w:type="spellStart"/>
      <w:r w:rsidRPr="00DB25C4">
        <w:rPr>
          <w:rFonts w:cstheme="minorHAnsi"/>
          <w:color w:val="000000"/>
        </w:rPr>
        <w:t>institusi</w:t>
      </w:r>
      <w:proofErr w:type="spellEnd"/>
      <w:r w:rsidRPr="00DB25C4">
        <w:rPr>
          <w:rFonts w:cstheme="minorHAnsi"/>
          <w:color w:val="000000"/>
        </w:rPr>
        <w:t xml:space="preserve">. </w:t>
      </w:r>
      <w:proofErr w:type="spellStart"/>
      <w:r w:rsidRPr="00DB25C4">
        <w:rPr>
          <w:rFonts w:cstheme="minorHAnsi"/>
          <w:color w:val="000000"/>
        </w:rPr>
        <w:t>Penerimaan</w:t>
      </w:r>
      <w:proofErr w:type="spellEnd"/>
      <w:r w:rsidRPr="00DB25C4">
        <w:rPr>
          <w:rFonts w:cstheme="minorHAnsi"/>
          <w:color w:val="000000"/>
        </w:rPr>
        <w:t xml:space="preserve"> </w:t>
      </w:r>
      <w:proofErr w:type="spellStart"/>
      <w:r w:rsidRPr="00DB25C4">
        <w:rPr>
          <w:rFonts w:cstheme="minorHAnsi"/>
          <w:color w:val="000000"/>
        </w:rPr>
        <w:t>hibah</w:t>
      </w:r>
      <w:proofErr w:type="spellEnd"/>
      <w:r w:rsidRPr="00DB25C4">
        <w:rPr>
          <w:rFonts w:cstheme="minorHAnsi"/>
          <w:color w:val="000000"/>
        </w:rPr>
        <w:t xml:space="preserve"> </w:t>
      </w:r>
      <w:proofErr w:type="spellStart"/>
      <w:r w:rsidRPr="00DB25C4">
        <w:rPr>
          <w:rFonts w:cstheme="minorHAnsi"/>
          <w:color w:val="000000"/>
        </w:rPr>
        <w:t>penelitian</w:t>
      </w:r>
      <w:proofErr w:type="spellEnd"/>
      <w:r w:rsidRPr="00DB25C4">
        <w:rPr>
          <w:rFonts w:cstheme="minorHAnsi"/>
          <w:color w:val="000000"/>
        </w:rPr>
        <w:t xml:space="preserve"> dan </w:t>
      </w:r>
      <w:proofErr w:type="spellStart"/>
      <w:r w:rsidRPr="00DB25C4">
        <w:rPr>
          <w:rFonts w:cstheme="minorHAnsi"/>
          <w:color w:val="000000"/>
        </w:rPr>
        <w:t>pengabdian</w:t>
      </w:r>
      <w:proofErr w:type="spellEnd"/>
      <w:r w:rsidRPr="00DB25C4">
        <w:rPr>
          <w:rFonts w:cstheme="minorHAnsi"/>
          <w:color w:val="000000"/>
        </w:rPr>
        <w:t xml:space="preserve"> </w:t>
      </w:r>
      <w:proofErr w:type="spellStart"/>
      <w:r w:rsidRPr="00DB25C4">
        <w:rPr>
          <w:rFonts w:cstheme="minorHAnsi"/>
          <w:color w:val="000000"/>
        </w:rPr>
        <w:t>kepada</w:t>
      </w:r>
      <w:proofErr w:type="spellEnd"/>
      <w:r w:rsidRPr="00DB25C4">
        <w:rPr>
          <w:rFonts w:cstheme="minorHAnsi"/>
          <w:color w:val="000000"/>
        </w:rPr>
        <w:t xml:space="preserve"> </w:t>
      </w:r>
      <w:proofErr w:type="spellStart"/>
      <w:r w:rsidRPr="00DB25C4">
        <w:rPr>
          <w:rFonts w:cstheme="minorHAnsi"/>
          <w:color w:val="000000"/>
        </w:rPr>
        <w:t>masyarakat</w:t>
      </w:r>
      <w:proofErr w:type="spellEnd"/>
      <w:r w:rsidRPr="00DB25C4">
        <w:rPr>
          <w:rFonts w:cstheme="minorHAnsi"/>
          <w:color w:val="000000"/>
        </w:rPr>
        <w:t xml:space="preserve"> </w:t>
      </w:r>
      <w:proofErr w:type="spellStart"/>
      <w:r w:rsidRPr="00DB25C4">
        <w:rPr>
          <w:rFonts w:cstheme="minorHAnsi"/>
          <w:color w:val="000000"/>
        </w:rPr>
        <w:t>disampaikan</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w:t>
      </w:r>
      <w:proofErr w:type="spellStart"/>
      <w:r w:rsidRPr="00DB25C4">
        <w:rPr>
          <w:rFonts w:cstheme="minorHAnsi"/>
          <w:color w:val="000000"/>
        </w:rPr>
        <w:t>rapat</w:t>
      </w:r>
      <w:proofErr w:type="spellEnd"/>
      <w:r w:rsidRPr="00DB25C4">
        <w:rPr>
          <w:rFonts w:cstheme="minorHAnsi"/>
        </w:rPr>
        <w:t xml:space="preserve"> </w:t>
      </w:r>
      <w:proofErr w:type="spellStart"/>
      <w:r w:rsidRPr="00DB25C4">
        <w:rPr>
          <w:rFonts w:cstheme="minorHAnsi"/>
          <w:color w:val="000000"/>
        </w:rPr>
        <w:t>koordinasi</w:t>
      </w:r>
      <w:proofErr w:type="spellEnd"/>
      <w:r w:rsidRPr="00DB25C4">
        <w:rPr>
          <w:rFonts w:cstheme="minorHAnsi"/>
          <w:color w:val="000000"/>
        </w:rPr>
        <w:t xml:space="preserve"> dan email </w:t>
      </w:r>
      <w:proofErr w:type="spellStart"/>
      <w:r w:rsidRPr="00DB25C4">
        <w:rPr>
          <w:rFonts w:cstheme="minorHAnsi"/>
          <w:color w:val="000000"/>
        </w:rPr>
        <w:t>institusi</w:t>
      </w:r>
      <w:proofErr w:type="spellEnd"/>
      <w:r w:rsidRPr="00DB25C4">
        <w:rPr>
          <w:rFonts w:cstheme="minorHAnsi"/>
          <w:color w:val="000000"/>
        </w:rPr>
        <w:t xml:space="preserve">. </w:t>
      </w:r>
      <w:proofErr w:type="spellStart"/>
      <w:r w:rsidRPr="00DB25C4">
        <w:rPr>
          <w:rFonts w:cstheme="minorHAnsi"/>
          <w:color w:val="000000"/>
        </w:rPr>
        <w:t>Seluruh</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memiliki</w:t>
      </w:r>
      <w:proofErr w:type="spellEnd"/>
      <w:r w:rsidRPr="00DB25C4">
        <w:rPr>
          <w:rFonts w:cstheme="minorHAnsi"/>
          <w:color w:val="000000"/>
        </w:rPr>
        <w:t xml:space="preserve"> </w:t>
      </w:r>
      <w:proofErr w:type="spellStart"/>
      <w:r w:rsidRPr="00DB25C4">
        <w:rPr>
          <w:rFonts w:cstheme="minorHAnsi"/>
          <w:color w:val="000000"/>
        </w:rPr>
        <w:t>akses</w:t>
      </w:r>
      <w:proofErr w:type="spellEnd"/>
      <w:r w:rsidRPr="00DB25C4">
        <w:rPr>
          <w:rFonts w:cstheme="minorHAnsi"/>
          <w:color w:val="000000"/>
        </w:rPr>
        <w:t xml:space="preserve"> pada </w:t>
      </w:r>
      <w:proofErr w:type="spellStart"/>
      <w:r w:rsidRPr="00DB25C4">
        <w:rPr>
          <w:rFonts w:cstheme="minorHAnsi"/>
          <w:color w:val="000000"/>
        </w:rPr>
        <w:t>sistem</w:t>
      </w:r>
      <w:proofErr w:type="spellEnd"/>
      <w:r w:rsidRPr="00DB25C4">
        <w:rPr>
          <w:rFonts w:cstheme="minorHAnsi"/>
          <w:color w:val="000000"/>
        </w:rPr>
        <w:t xml:space="preserve"> </w:t>
      </w:r>
      <w:hyperlink r:id="rId31" w:history="1">
        <w:r w:rsidRPr="00DB25C4">
          <w:rPr>
            <w:rStyle w:val="Hyperlink"/>
            <w:rFonts w:cstheme="minorHAnsi"/>
          </w:rPr>
          <w:t>www.semar.machung.ac.id</w:t>
        </w:r>
      </w:hyperlink>
      <w:r w:rsidRPr="00DB25C4">
        <w:rPr>
          <w:rFonts w:cstheme="minorHAnsi"/>
          <w:color w:val="000000"/>
        </w:rPr>
        <w:t xml:space="preserve"> </w:t>
      </w:r>
      <w:r w:rsidRPr="00DB25C4">
        <w:rPr>
          <w:rFonts w:cstheme="minorHAnsi"/>
          <w:color w:val="0000FF"/>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mengetahui</w:t>
      </w:r>
      <w:proofErr w:type="spellEnd"/>
      <w:r w:rsidRPr="00DB25C4">
        <w:rPr>
          <w:rFonts w:cstheme="minorHAnsi"/>
          <w:color w:val="000000"/>
        </w:rPr>
        <w:t xml:space="preserve"> </w:t>
      </w:r>
      <w:proofErr w:type="spellStart"/>
      <w:r w:rsidRPr="00DB25C4">
        <w:rPr>
          <w:rFonts w:cstheme="minorHAnsi"/>
          <w:color w:val="000000"/>
        </w:rPr>
        <w:t>ketersediaan</w:t>
      </w:r>
      <w:proofErr w:type="spellEnd"/>
      <w:r w:rsidRPr="00DB25C4">
        <w:rPr>
          <w:rFonts w:cstheme="minorHAnsi"/>
          <w:color w:val="000000"/>
        </w:rPr>
        <w:t xml:space="preserve"> skim dan </w:t>
      </w:r>
      <w:proofErr w:type="spellStart"/>
      <w:r w:rsidRPr="00DB25C4">
        <w:rPr>
          <w:rFonts w:cstheme="minorHAnsi"/>
          <w:color w:val="000000"/>
        </w:rPr>
        <w:t>perkembangan</w:t>
      </w:r>
      <w:proofErr w:type="spellEnd"/>
      <w:r w:rsidRPr="00DB25C4">
        <w:rPr>
          <w:rFonts w:cstheme="minorHAnsi"/>
          <w:color w:val="000000"/>
        </w:rPr>
        <w:t xml:space="preserve"> </w:t>
      </w:r>
      <w:proofErr w:type="spellStart"/>
      <w:r w:rsidRPr="00DB25C4">
        <w:rPr>
          <w:rFonts w:cstheme="minorHAnsi"/>
          <w:color w:val="000000"/>
        </w:rPr>
        <w:t>usulan</w:t>
      </w:r>
      <w:proofErr w:type="spellEnd"/>
      <w:r w:rsidRPr="00DB25C4">
        <w:rPr>
          <w:rFonts w:cstheme="minorHAnsi"/>
        </w:rPr>
        <w:t xml:space="preserve"> </w:t>
      </w:r>
      <w:proofErr w:type="spellStart"/>
      <w:r w:rsidRPr="00DB25C4">
        <w:rPr>
          <w:rFonts w:cstheme="minorHAnsi"/>
          <w:color w:val="000000"/>
        </w:rPr>
        <w:t>dosen</w:t>
      </w:r>
      <w:proofErr w:type="spellEnd"/>
      <w:r w:rsidRPr="00DB25C4">
        <w:rPr>
          <w:rFonts w:cstheme="minorHAnsi"/>
          <w:color w:val="000000"/>
        </w:rPr>
        <w:t>.</w:t>
      </w:r>
    </w:p>
    <w:p w14:paraId="5AB35635" w14:textId="605859BC" w:rsidR="00EE2EA9" w:rsidRPr="00DB25C4" w:rsidRDefault="00EE2EA9" w:rsidP="00687314">
      <w:pPr>
        <w:autoSpaceDE w:val="0"/>
        <w:autoSpaceDN w:val="0"/>
        <w:adjustRightInd w:val="0"/>
        <w:spacing w:after="0" w:line="240" w:lineRule="auto"/>
        <w:jc w:val="both"/>
        <w:rPr>
          <w:rFonts w:cstheme="minorHAnsi"/>
        </w:rPr>
      </w:pPr>
      <w:proofErr w:type="spellStart"/>
      <w:r w:rsidRPr="00DB25C4">
        <w:rPr>
          <w:rFonts w:cstheme="minorHAnsi"/>
          <w:color w:val="000000" w:themeColor="text1"/>
        </w:rPr>
        <w:t>Tawaran</w:t>
      </w:r>
      <w:proofErr w:type="spellEnd"/>
      <w:r w:rsidRPr="00DB25C4">
        <w:rPr>
          <w:rFonts w:cstheme="minorHAnsi"/>
          <w:color w:val="000000" w:themeColor="text1"/>
        </w:rPr>
        <w:t xml:space="preserve"> </w:t>
      </w:r>
      <w:proofErr w:type="spellStart"/>
      <w:r w:rsidRPr="00DB25C4">
        <w:rPr>
          <w:rFonts w:cstheme="minorHAnsi"/>
          <w:color w:val="000000" w:themeColor="text1"/>
        </w:rPr>
        <w:t>beasiswa</w:t>
      </w:r>
      <w:proofErr w:type="spellEnd"/>
      <w:r w:rsidRPr="00DB25C4">
        <w:rPr>
          <w:rFonts w:cstheme="minorHAnsi"/>
          <w:color w:val="000000" w:themeColor="text1"/>
        </w:rPr>
        <w:t xml:space="preserve"> dan </w:t>
      </w:r>
      <w:proofErr w:type="spellStart"/>
      <w:r w:rsidRPr="00DB25C4">
        <w:rPr>
          <w:rFonts w:cstheme="minorHAnsi"/>
          <w:color w:val="000000" w:themeColor="text1"/>
        </w:rPr>
        <w:t>magang</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diumumkan</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laman</w:t>
      </w:r>
      <w:proofErr w:type="spellEnd"/>
      <w:r w:rsidRPr="00DB25C4">
        <w:rPr>
          <w:rFonts w:cstheme="minorHAnsi"/>
          <w:color w:val="000000" w:themeColor="text1"/>
        </w:rPr>
        <w:t xml:space="preserve"> </w:t>
      </w:r>
      <w:hyperlink r:id="rId32">
        <w:r w:rsidRPr="00DB25C4">
          <w:rPr>
            <w:rStyle w:val="Hyperlink"/>
            <w:rFonts w:cstheme="minorHAnsi"/>
          </w:rPr>
          <w:t>rubik.machung.ac.id</w:t>
        </w:r>
      </w:hyperlink>
      <w:r w:rsidRPr="00DB25C4">
        <w:rPr>
          <w:rFonts w:cstheme="minorHAnsi"/>
          <w:color w:val="000000" w:themeColor="text1"/>
        </w:rPr>
        <w:t xml:space="preserve">, email </w:t>
      </w:r>
      <w:proofErr w:type="spellStart"/>
      <w:r w:rsidRPr="00DB25C4">
        <w:rPr>
          <w:rFonts w:cstheme="minorHAnsi"/>
          <w:color w:val="000000" w:themeColor="text1"/>
        </w:rPr>
        <w:t>institusi</w:t>
      </w:r>
      <w:proofErr w:type="spellEnd"/>
      <w:r w:rsidRPr="00DB25C4">
        <w:rPr>
          <w:rFonts w:cstheme="minorHAnsi"/>
          <w:color w:val="000000" w:themeColor="text1"/>
        </w:rPr>
        <w:t xml:space="preserve">, </w:t>
      </w:r>
      <w:proofErr w:type="spellStart"/>
      <w:r w:rsidRPr="00DB25C4">
        <w:rPr>
          <w:rFonts w:cstheme="minorHAnsi"/>
          <w:color w:val="000000" w:themeColor="text1"/>
        </w:rPr>
        <w:t>sosialisasi</w:t>
      </w:r>
      <w:proofErr w:type="spellEnd"/>
      <w:r w:rsidRPr="00DB25C4">
        <w:rPr>
          <w:rFonts w:cstheme="minorHAnsi"/>
          <w:color w:val="000000" w:themeColor="text1"/>
        </w:rPr>
        <w:t xml:space="preserve"> oleh </w:t>
      </w:r>
      <w:proofErr w:type="spellStart"/>
      <w:r w:rsidRPr="00DB25C4">
        <w:rPr>
          <w:rFonts w:cstheme="minorHAnsi"/>
          <w:color w:val="000000" w:themeColor="text1"/>
        </w:rPr>
        <w:t>prodi</w:t>
      </w:r>
      <w:proofErr w:type="spellEnd"/>
      <w:r w:rsidRPr="00DB25C4">
        <w:rPr>
          <w:rFonts w:cstheme="minorHAnsi"/>
        </w:rPr>
        <w:t xml:space="preserve"> </w:t>
      </w:r>
      <w:r w:rsidRPr="00DB25C4">
        <w:rPr>
          <w:rFonts w:cstheme="minorHAnsi"/>
          <w:color w:val="000000" w:themeColor="text1"/>
        </w:rPr>
        <w:t xml:space="preserve">dan </w:t>
      </w:r>
      <w:proofErr w:type="spellStart"/>
      <w:r w:rsidRPr="00DB25C4">
        <w:rPr>
          <w:rFonts w:cstheme="minorHAnsi"/>
          <w:color w:val="000000" w:themeColor="text1"/>
        </w:rPr>
        <w:t>Pembimbing</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(PA), </w:t>
      </w:r>
      <w:proofErr w:type="spellStart"/>
      <w:r w:rsidRPr="00DB25C4">
        <w:rPr>
          <w:rFonts w:cstheme="minorHAnsi"/>
          <w:color w:val="000000" w:themeColor="text1"/>
        </w:rPr>
        <w:t>serta</w:t>
      </w:r>
      <w:proofErr w:type="spellEnd"/>
      <w:r w:rsidRPr="00DB25C4">
        <w:rPr>
          <w:rFonts w:cstheme="minorHAnsi"/>
          <w:color w:val="000000" w:themeColor="text1"/>
        </w:rPr>
        <w:t xml:space="preserve"> media </w:t>
      </w:r>
      <w:proofErr w:type="spellStart"/>
      <w:r w:rsidRPr="00DB25C4">
        <w:rPr>
          <w:rFonts w:cstheme="minorHAnsi"/>
          <w:color w:val="000000" w:themeColor="text1"/>
        </w:rPr>
        <w:t>sosial</w:t>
      </w:r>
      <w:proofErr w:type="spellEnd"/>
      <w:r w:rsidRPr="00DB25C4">
        <w:rPr>
          <w:rFonts w:cstheme="minorHAnsi"/>
          <w:color w:val="000000" w:themeColor="text1"/>
        </w:rPr>
        <w:t xml:space="preserve"> yang </w:t>
      </w:r>
      <w:proofErr w:type="spellStart"/>
      <w:r w:rsidRPr="00DB25C4">
        <w:rPr>
          <w:rFonts w:cstheme="minorHAnsi"/>
          <w:color w:val="000000" w:themeColor="text1"/>
        </w:rPr>
        <w:t>dikelola</w:t>
      </w:r>
      <w:proofErr w:type="spellEnd"/>
      <w:r w:rsidRPr="00DB25C4">
        <w:rPr>
          <w:rFonts w:cstheme="minorHAnsi"/>
          <w:color w:val="000000" w:themeColor="text1"/>
        </w:rPr>
        <w:t xml:space="preserve"> Universitas Ma Chung, FBS dan </w:t>
      </w:r>
      <w:proofErr w:type="spellStart"/>
      <w:r w:rsidRPr="00DB25C4">
        <w:rPr>
          <w:rFonts w:cstheme="minorHAnsi"/>
          <w:color w:val="000000" w:themeColor="text1"/>
        </w:rPr>
        <w:t>prodi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rPr>
        <w:t xml:space="preserve"> </w:t>
      </w:r>
      <w:proofErr w:type="spellStart"/>
      <w:r w:rsidRPr="00DB25C4">
        <w:rPr>
          <w:rFonts w:cstheme="minorHAnsi"/>
          <w:color w:val="000000" w:themeColor="text1"/>
        </w:rPr>
        <w:t>demikian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mengakses</w:t>
      </w:r>
      <w:proofErr w:type="spellEnd"/>
      <w:r w:rsidRPr="00DB25C4">
        <w:rPr>
          <w:rFonts w:cstheme="minorHAnsi"/>
          <w:color w:val="000000" w:themeColor="text1"/>
        </w:rPr>
        <w:t xml:space="preserve"> </w:t>
      </w:r>
      <w:proofErr w:type="spellStart"/>
      <w:r w:rsidRPr="00DB25C4">
        <w:rPr>
          <w:rFonts w:cstheme="minorHAnsi"/>
          <w:color w:val="000000" w:themeColor="text1"/>
        </w:rPr>
        <w:t>informasi</w:t>
      </w:r>
      <w:proofErr w:type="spellEnd"/>
      <w:r w:rsidRPr="00DB25C4">
        <w:rPr>
          <w:rFonts w:cstheme="minorHAnsi"/>
          <w:color w:val="000000" w:themeColor="text1"/>
        </w:rPr>
        <w:t xml:space="preserve"> </w:t>
      </w:r>
      <w:proofErr w:type="spellStart"/>
      <w:r w:rsidRPr="00DB25C4">
        <w:rPr>
          <w:rFonts w:cstheme="minorHAnsi"/>
          <w:color w:val="000000" w:themeColor="text1"/>
        </w:rPr>
        <w:t>tawaran</w:t>
      </w:r>
      <w:proofErr w:type="spellEnd"/>
      <w:r w:rsidRPr="00DB25C4">
        <w:rPr>
          <w:rFonts w:cstheme="minorHAnsi"/>
          <w:color w:val="000000" w:themeColor="text1"/>
        </w:rPr>
        <w:t xml:space="preserve">, </w:t>
      </w:r>
      <w:proofErr w:type="spellStart"/>
      <w:r w:rsidRPr="00DB25C4">
        <w:rPr>
          <w:rFonts w:cstheme="minorHAnsi"/>
          <w:color w:val="000000" w:themeColor="text1"/>
        </w:rPr>
        <w:t>bahkan</w:t>
      </w:r>
      <w:proofErr w:type="spellEnd"/>
      <w:r w:rsidRPr="00DB25C4">
        <w:rPr>
          <w:rFonts w:cstheme="minorHAnsi"/>
          <w:color w:val="000000" w:themeColor="text1"/>
        </w:rPr>
        <w:t xml:space="preserve"> </w:t>
      </w:r>
      <w:proofErr w:type="spellStart"/>
      <w:r w:rsidRPr="00DB25C4">
        <w:rPr>
          <w:rFonts w:cstheme="minorHAnsi"/>
          <w:color w:val="000000" w:themeColor="text1"/>
        </w:rPr>
        <w:t>pengumuman</w:t>
      </w:r>
      <w:proofErr w:type="spellEnd"/>
      <w:r w:rsidRPr="00DB25C4">
        <w:rPr>
          <w:rFonts w:cstheme="minorHAnsi"/>
          <w:color w:val="000000" w:themeColor="text1"/>
        </w:rPr>
        <w:t xml:space="preserve"> </w:t>
      </w:r>
      <w:proofErr w:type="spellStart"/>
      <w:r w:rsidRPr="00DB25C4">
        <w:rPr>
          <w:rFonts w:cstheme="minorHAnsi"/>
          <w:color w:val="000000" w:themeColor="text1"/>
        </w:rPr>
        <w:t>lolos</w:t>
      </w:r>
      <w:proofErr w:type="spellEnd"/>
      <w:r w:rsidRPr="00DB25C4">
        <w:rPr>
          <w:rFonts w:cstheme="minorHAnsi"/>
          <w:color w:val="000000" w:themeColor="text1"/>
        </w:rPr>
        <w:t xml:space="preserve"> </w:t>
      </w:r>
      <w:proofErr w:type="spellStart"/>
      <w:r w:rsidRPr="00DB25C4">
        <w:rPr>
          <w:rFonts w:cstheme="minorHAnsi"/>
          <w:color w:val="000000" w:themeColor="text1"/>
        </w:rPr>
        <w:t>beasiswa</w:t>
      </w:r>
      <w:proofErr w:type="spellEnd"/>
      <w:r w:rsidRPr="00DB25C4">
        <w:rPr>
          <w:rFonts w:cstheme="minorHAnsi"/>
        </w:rPr>
        <w:t xml:space="preserve">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magang</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jalur-jalur</w:t>
      </w:r>
      <w:proofErr w:type="spellEnd"/>
      <w:r w:rsidRPr="00DB25C4">
        <w:rPr>
          <w:rFonts w:cstheme="minorHAnsi"/>
          <w:color w:val="000000" w:themeColor="text1"/>
        </w:rPr>
        <w:t xml:space="preserve"> </w:t>
      </w:r>
      <w:proofErr w:type="spellStart"/>
      <w:r w:rsidRPr="00DB25C4">
        <w:rPr>
          <w:rFonts w:cstheme="minorHAnsi"/>
          <w:color w:val="000000" w:themeColor="text1"/>
        </w:rPr>
        <w:t>tersebut</w:t>
      </w:r>
      <w:proofErr w:type="spellEnd"/>
      <w:r w:rsidRPr="00DB25C4">
        <w:rPr>
          <w:rFonts w:cstheme="minorHAnsi"/>
          <w:color w:val="000000" w:themeColor="text1"/>
        </w:rPr>
        <w:t>.</w:t>
      </w:r>
      <w:r w:rsidRPr="00DB25C4">
        <w:rPr>
          <w:rFonts w:cstheme="minorHAnsi"/>
        </w:rPr>
        <w:t xml:space="preserve"> </w:t>
      </w:r>
      <w:proofErr w:type="spellStart"/>
      <w:r w:rsidRPr="00DB25C4">
        <w:rPr>
          <w:rFonts w:cstheme="minorHAnsi"/>
          <w:color w:val="000000" w:themeColor="text1"/>
        </w:rPr>
        <w:t>Jadwal</w:t>
      </w:r>
      <w:proofErr w:type="spellEnd"/>
      <w:r w:rsidRPr="00DB25C4">
        <w:rPr>
          <w:rFonts w:cstheme="minorHAnsi"/>
          <w:color w:val="000000" w:themeColor="text1"/>
        </w:rPr>
        <w:t xml:space="preserve"> </w:t>
      </w:r>
      <w:proofErr w:type="spellStart"/>
      <w:r w:rsidRPr="00DB25C4">
        <w:rPr>
          <w:rFonts w:cstheme="minorHAnsi"/>
          <w:color w:val="000000" w:themeColor="text1"/>
        </w:rPr>
        <w:t>kuliah</w:t>
      </w:r>
      <w:proofErr w:type="spellEnd"/>
      <w:r w:rsidRPr="00DB25C4">
        <w:rPr>
          <w:rFonts w:cstheme="minorHAnsi"/>
          <w:color w:val="000000" w:themeColor="text1"/>
        </w:rPr>
        <w:t xml:space="preserve"> dan KRS </w:t>
      </w:r>
      <w:proofErr w:type="spellStart"/>
      <w:r w:rsidRPr="00DB25C4">
        <w:rPr>
          <w:rFonts w:cstheme="minorHAnsi"/>
          <w:color w:val="000000" w:themeColor="text1"/>
        </w:rPr>
        <w:lastRenderedPageBreak/>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diakses</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hyperlink r:id="rId33" w:history="1">
        <w:r w:rsidRPr="00DB25C4">
          <w:rPr>
            <w:rStyle w:val="Hyperlink"/>
            <w:rFonts w:cstheme="minorHAnsi"/>
          </w:rPr>
          <w:t>mahasiswa.machung.ac.id</w:t>
        </w:r>
      </w:hyperlink>
      <w:commentRangeStart w:id="44"/>
      <w:commentRangeStart w:id="45"/>
      <w:r w:rsidRPr="00DB25C4">
        <w:rPr>
          <w:rFonts w:cstheme="minorHAnsi"/>
          <w:color w:val="000000" w:themeColor="text1"/>
        </w:rPr>
        <w:t>.</w:t>
      </w:r>
      <w:commentRangeEnd w:id="44"/>
      <w:r w:rsidRPr="00DB25C4">
        <w:rPr>
          <w:rStyle w:val="CommentReference"/>
          <w:rFonts w:cstheme="minorHAnsi"/>
          <w:sz w:val="22"/>
          <w:szCs w:val="22"/>
        </w:rPr>
        <w:commentReference w:id="44"/>
      </w:r>
      <w:commentRangeEnd w:id="45"/>
      <w:r w:rsidRPr="00DB25C4">
        <w:rPr>
          <w:rStyle w:val="CommentReference"/>
          <w:rFonts w:cstheme="minorHAnsi"/>
          <w:sz w:val="22"/>
          <w:szCs w:val="22"/>
        </w:rPr>
        <w:commentReference w:id="45"/>
      </w:r>
      <w:r w:rsidRPr="00DB25C4">
        <w:rPr>
          <w:rFonts w:cstheme="minorHAnsi"/>
          <w:color w:val="000000" w:themeColor="text1"/>
        </w:rPr>
        <w:t xml:space="preserve"> </w:t>
      </w:r>
      <w:proofErr w:type="spellStart"/>
      <w:r w:rsidRPr="00DB25C4">
        <w:rPr>
          <w:rFonts w:cstheme="minorHAnsi"/>
          <w:color w:val="000000" w:themeColor="text1"/>
        </w:rPr>
        <w:t>Jadwal</w:t>
      </w:r>
      <w:proofErr w:type="spellEnd"/>
      <w:r w:rsidRPr="00DB25C4">
        <w:rPr>
          <w:rFonts w:cstheme="minorHAnsi"/>
          <w:color w:val="000000" w:themeColor="text1"/>
        </w:rPr>
        <w:t xml:space="preserve"> </w:t>
      </w:r>
      <w:proofErr w:type="spellStart"/>
      <w:r w:rsidRPr="00DB25C4">
        <w:rPr>
          <w:rFonts w:cstheme="minorHAnsi"/>
          <w:color w:val="000000" w:themeColor="text1"/>
        </w:rPr>
        <w:t>kuliah</w:t>
      </w:r>
      <w:proofErr w:type="spellEnd"/>
      <w:r w:rsidRPr="00DB25C4">
        <w:rPr>
          <w:rFonts w:cstheme="minorHAnsi"/>
          <w:color w:val="000000" w:themeColor="text1"/>
        </w:rPr>
        <w:t xml:space="preserve">, </w:t>
      </w:r>
      <w:proofErr w:type="spellStart"/>
      <w:r w:rsidRPr="00DB25C4">
        <w:rPr>
          <w:rFonts w:cstheme="minorHAnsi"/>
          <w:color w:val="000000" w:themeColor="text1"/>
        </w:rPr>
        <w:t>jurnal</w:t>
      </w:r>
      <w:proofErr w:type="spellEnd"/>
      <w:r w:rsidRPr="00DB25C4">
        <w:rPr>
          <w:rFonts w:cstheme="minorHAnsi"/>
          <w:color w:val="000000" w:themeColor="text1"/>
        </w:rPr>
        <w:t xml:space="preserve"> </w:t>
      </w:r>
      <w:proofErr w:type="spellStart"/>
      <w:r w:rsidRPr="00DB25C4">
        <w:rPr>
          <w:rFonts w:cstheme="minorHAnsi"/>
          <w:color w:val="000000" w:themeColor="text1"/>
        </w:rPr>
        <w:t>kuliah</w:t>
      </w:r>
      <w:proofErr w:type="spellEnd"/>
      <w:r w:rsidRPr="00DB25C4">
        <w:rPr>
          <w:rFonts w:cstheme="minorHAnsi"/>
          <w:color w:val="000000" w:themeColor="text1"/>
        </w:rPr>
        <w:t xml:space="preserve">, </w:t>
      </w:r>
      <w:proofErr w:type="spellStart"/>
      <w:r w:rsidRPr="00DB25C4">
        <w:rPr>
          <w:rFonts w:cstheme="minorHAnsi"/>
          <w:color w:val="000000" w:themeColor="text1"/>
        </w:rPr>
        <w:t>presensi</w:t>
      </w:r>
      <w:proofErr w:type="spellEnd"/>
      <w:r w:rsidRPr="00DB25C4">
        <w:rPr>
          <w:rFonts w:cstheme="minorHAnsi"/>
          <w:color w:val="000000" w:themeColor="text1"/>
        </w:rPr>
        <w:t xml:space="preserve">, proses </w:t>
      </w:r>
      <w:proofErr w:type="spellStart"/>
      <w:r w:rsidRPr="00DB25C4">
        <w:rPr>
          <w:rFonts w:cstheme="minorHAnsi"/>
          <w:color w:val="000000" w:themeColor="text1"/>
        </w:rPr>
        <w:t>penilaian</w:t>
      </w:r>
      <w:proofErr w:type="spellEnd"/>
      <w:r w:rsidRPr="00DB25C4">
        <w:rPr>
          <w:rFonts w:cstheme="minorHAnsi"/>
          <w:color w:val="000000" w:themeColor="text1"/>
        </w:rPr>
        <w:t xml:space="preserve"> dan </w:t>
      </w: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perkuliahan</w:t>
      </w:r>
      <w:proofErr w:type="spellEnd"/>
      <w:r w:rsidRPr="00DB25C4">
        <w:rPr>
          <w:rFonts w:cstheme="minorHAnsi"/>
          <w:color w:val="000000" w:themeColor="text1"/>
        </w:rPr>
        <w:t xml:space="preserve">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diakses</w:t>
      </w:r>
      <w:proofErr w:type="spellEnd"/>
      <w:r w:rsidRPr="00DB25C4">
        <w:rPr>
          <w:rFonts w:cstheme="minorHAnsi"/>
          <w:color w:val="000000" w:themeColor="text1"/>
        </w:rPr>
        <w:t xml:space="preserve"> oleh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laman</w:t>
      </w:r>
      <w:proofErr w:type="spellEnd"/>
      <w:r w:rsidRPr="00DB25C4">
        <w:rPr>
          <w:rFonts w:cstheme="minorHAnsi"/>
          <w:color w:val="000000" w:themeColor="text1"/>
        </w:rPr>
        <w:t xml:space="preserve"> </w:t>
      </w:r>
      <w:hyperlink r:id="rId34">
        <w:r w:rsidRPr="00DB25C4">
          <w:rPr>
            <w:rStyle w:val="Hyperlink"/>
            <w:rFonts w:cstheme="minorHAnsi"/>
          </w:rPr>
          <w:t>dosen.machung.ac.id</w:t>
        </w:r>
      </w:hyperlink>
      <w:r w:rsidRPr="00DB25C4">
        <w:rPr>
          <w:rFonts w:cstheme="minorHAnsi"/>
          <w:color w:val="000000" w:themeColor="text1"/>
        </w:rPr>
        <w:t>.</w:t>
      </w:r>
    </w:p>
    <w:p w14:paraId="2CFF1F46"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525F891C" w14:textId="77777777" w:rsidR="00EE2EA9" w:rsidRPr="00DB25C4" w:rsidRDefault="00EE2EA9" w:rsidP="00687314">
      <w:pPr>
        <w:autoSpaceDE w:val="0"/>
        <w:autoSpaceDN w:val="0"/>
        <w:adjustRightInd w:val="0"/>
        <w:spacing w:after="0" w:line="240" w:lineRule="auto"/>
        <w:jc w:val="both"/>
        <w:rPr>
          <w:rFonts w:cstheme="minorHAnsi"/>
        </w:rPr>
      </w:pPr>
      <w:r w:rsidRPr="00DB25C4">
        <w:rPr>
          <w:rFonts w:cstheme="minorHAnsi"/>
          <w:b/>
          <w:bCs/>
          <w:color w:val="000000"/>
        </w:rPr>
        <w:t xml:space="preserve">2.1.3. </w:t>
      </w:r>
      <w:proofErr w:type="spellStart"/>
      <w:r w:rsidRPr="00DB25C4">
        <w:rPr>
          <w:rFonts w:cstheme="minorHAnsi"/>
          <w:b/>
          <w:bCs/>
          <w:color w:val="000000"/>
        </w:rPr>
        <w:t>Akuntabilitas</w:t>
      </w:r>
      <w:proofErr w:type="spellEnd"/>
      <w:r w:rsidRPr="00DB25C4">
        <w:rPr>
          <w:rFonts w:cstheme="minorHAnsi"/>
          <w:b/>
          <w:bCs/>
          <w:color w:val="000000"/>
        </w:rPr>
        <w:t xml:space="preserve"> </w:t>
      </w:r>
    </w:p>
    <w:p w14:paraId="361BD85B" w14:textId="77777777" w:rsidR="00EE2EA9" w:rsidRPr="00DB25C4" w:rsidRDefault="00EE2EA9" w:rsidP="00687314">
      <w:pPr>
        <w:autoSpaceDE w:val="0"/>
        <w:autoSpaceDN w:val="0"/>
        <w:adjustRightInd w:val="0"/>
        <w:spacing w:after="0" w:line="240" w:lineRule="auto"/>
        <w:jc w:val="both"/>
        <w:rPr>
          <w:rFonts w:cstheme="minorHAnsi"/>
        </w:rPr>
      </w:pPr>
      <w:proofErr w:type="spellStart"/>
      <w:r w:rsidRPr="00DB25C4">
        <w:rPr>
          <w:rFonts w:cstheme="minorHAnsi"/>
          <w:color w:val="000000"/>
        </w:rPr>
        <w:t>Sistem</w:t>
      </w:r>
      <w:proofErr w:type="spellEnd"/>
      <w:r w:rsidRPr="00DB25C4">
        <w:rPr>
          <w:rFonts w:cstheme="minorHAnsi"/>
          <w:color w:val="000000"/>
        </w:rPr>
        <w:t xml:space="preserve"> tata </w:t>
      </w:r>
      <w:proofErr w:type="spellStart"/>
      <w:r w:rsidRPr="00DB25C4">
        <w:rPr>
          <w:rFonts w:cstheme="minorHAnsi"/>
          <w:color w:val="000000"/>
        </w:rPr>
        <w:t>pamong</w:t>
      </w:r>
      <w:proofErr w:type="spellEnd"/>
      <w:r w:rsidRPr="00DB25C4">
        <w:rPr>
          <w:rFonts w:cstheme="minorHAnsi"/>
          <w:color w:val="000000"/>
        </w:rPr>
        <w:t xml:space="preserve"> FBS yang </w:t>
      </w:r>
      <w:proofErr w:type="spellStart"/>
      <w:r w:rsidRPr="00DB25C4">
        <w:rPr>
          <w:rFonts w:cstheme="minorHAnsi"/>
          <w:color w:val="000000"/>
        </w:rPr>
        <w:t>akuntabel</w:t>
      </w:r>
      <w:proofErr w:type="spellEnd"/>
      <w:r w:rsidRPr="00DB25C4">
        <w:rPr>
          <w:rFonts w:cstheme="minorHAnsi"/>
          <w:color w:val="000000"/>
        </w:rPr>
        <w:t xml:space="preserve"> </w:t>
      </w:r>
      <w:proofErr w:type="spellStart"/>
      <w:r w:rsidRPr="00DB25C4">
        <w:rPr>
          <w:rFonts w:cstheme="minorHAnsi"/>
          <w:color w:val="000000"/>
        </w:rPr>
        <w:t>tercermin</w:t>
      </w:r>
      <w:proofErr w:type="spellEnd"/>
      <w:r w:rsidRPr="00DB25C4">
        <w:rPr>
          <w:rFonts w:cstheme="minorHAnsi"/>
          <w:color w:val="000000"/>
        </w:rPr>
        <w:t xml:space="preserve"> </w:t>
      </w:r>
      <w:proofErr w:type="spellStart"/>
      <w:r w:rsidRPr="00DB25C4">
        <w:rPr>
          <w:rFonts w:cstheme="minorHAnsi"/>
          <w:color w:val="000000"/>
        </w:rPr>
        <w:t>dari</w:t>
      </w:r>
      <w:proofErr w:type="spellEnd"/>
      <w:r w:rsidRPr="00DB25C4">
        <w:rPr>
          <w:rFonts w:cstheme="minorHAnsi"/>
          <w:color w:val="000000"/>
        </w:rPr>
        <w:t xml:space="preserve"> </w:t>
      </w:r>
      <w:proofErr w:type="spellStart"/>
      <w:r w:rsidRPr="00DB25C4">
        <w:rPr>
          <w:rFonts w:cstheme="minorHAnsi"/>
          <w:color w:val="000000"/>
        </w:rPr>
        <w:t>sistem</w:t>
      </w:r>
      <w:proofErr w:type="spellEnd"/>
      <w:r w:rsidRPr="00DB25C4">
        <w:rPr>
          <w:rFonts w:cstheme="minorHAnsi"/>
          <w:color w:val="000000"/>
        </w:rPr>
        <w:t xml:space="preserve"> </w:t>
      </w:r>
      <w:proofErr w:type="spellStart"/>
      <w:r w:rsidRPr="00DB25C4">
        <w:rPr>
          <w:rFonts w:cstheme="minorHAnsi"/>
          <w:color w:val="000000"/>
        </w:rPr>
        <w:t>pelaksanaan</w:t>
      </w:r>
      <w:proofErr w:type="spellEnd"/>
      <w:r w:rsidRPr="00DB25C4">
        <w:rPr>
          <w:rFonts w:cstheme="minorHAnsi"/>
          <w:color w:val="000000"/>
        </w:rPr>
        <w:t xml:space="preserve"> </w:t>
      </w:r>
      <w:proofErr w:type="spellStart"/>
      <w:r w:rsidRPr="00DB25C4">
        <w:rPr>
          <w:rFonts w:cstheme="minorHAnsi"/>
          <w:color w:val="000000"/>
        </w:rPr>
        <w:t>Renstra</w:t>
      </w:r>
      <w:proofErr w:type="spellEnd"/>
      <w:r w:rsidRPr="00DB25C4">
        <w:rPr>
          <w:rFonts w:cstheme="minorHAnsi"/>
          <w:color w:val="000000"/>
        </w:rPr>
        <w:t xml:space="preserve">, </w:t>
      </w:r>
      <w:proofErr w:type="spellStart"/>
      <w:r w:rsidRPr="00DB25C4">
        <w:rPr>
          <w:rFonts w:cstheme="minorHAnsi"/>
          <w:color w:val="000000"/>
        </w:rPr>
        <w:t>penyusunan</w:t>
      </w:r>
      <w:proofErr w:type="spellEnd"/>
      <w:r w:rsidRPr="00DB25C4">
        <w:rPr>
          <w:rFonts w:cstheme="minorHAnsi"/>
          <w:color w:val="000000"/>
        </w:rPr>
        <w:t xml:space="preserve"> RKAT </w:t>
      </w:r>
      <w:proofErr w:type="spellStart"/>
      <w:r w:rsidRPr="00DB25C4">
        <w:rPr>
          <w:rFonts w:cstheme="minorHAnsi"/>
          <w:color w:val="000000"/>
        </w:rPr>
        <w:t>laporan</w:t>
      </w:r>
      <w:proofErr w:type="spellEnd"/>
      <w:r w:rsidRPr="00DB25C4">
        <w:rPr>
          <w:rFonts w:cstheme="minorHAnsi"/>
          <w:color w:val="000000"/>
        </w:rPr>
        <w:t xml:space="preserve"> </w:t>
      </w:r>
      <w:proofErr w:type="spellStart"/>
      <w:r w:rsidRPr="00DB25C4">
        <w:rPr>
          <w:rFonts w:cstheme="minorHAnsi"/>
          <w:color w:val="000000"/>
        </w:rPr>
        <w:t>keuangan</w:t>
      </w:r>
      <w:proofErr w:type="spellEnd"/>
      <w:r w:rsidRPr="00DB25C4">
        <w:rPr>
          <w:rFonts w:cstheme="minorHAnsi"/>
          <w:color w:val="000000"/>
        </w:rPr>
        <w:t xml:space="preserve">, </w:t>
      </w:r>
      <w:proofErr w:type="spellStart"/>
      <w:r w:rsidRPr="00DB25C4">
        <w:rPr>
          <w:rFonts w:cstheme="minorHAnsi"/>
          <w:color w:val="000000"/>
        </w:rPr>
        <w:t>serta</w:t>
      </w:r>
      <w:proofErr w:type="spellEnd"/>
      <w:r w:rsidRPr="00DB25C4">
        <w:rPr>
          <w:rFonts w:cstheme="minorHAnsi"/>
          <w:color w:val="000000"/>
        </w:rPr>
        <w:t xml:space="preserve"> </w:t>
      </w:r>
      <w:proofErr w:type="spellStart"/>
      <w:r w:rsidRPr="00DB25C4">
        <w:rPr>
          <w:rFonts w:cstheme="minorHAnsi"/>
          <w:color w:val="000000"/>
        </w:rPr>
        <w:t>kinerja</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yang </w:t>
      </w:r>
      <w:proofErr w:type="spellStart"/>
      <w:r w:rsidRPr="00DB25C4">
        <w:rPr>
          <w:rFonts w:cstheme="minorHAnsi"/>
          <w:color w:val="000000"/>
        </w:rPr>
        <w:t>dapat</w:t>
      </w:r>
      <w:proofErr w:type="spellEnd"/>
      <w:r w:rsidRPr="00DB25C4">
        <w:rPr>
          <w:rFonts w:cstheme="minorHAnsi"/>
          <w:color w:val="000000"/>
        </w:rPr>
        <w:t xml:space="preserve"> </w:t>
      </w:r>
      <w:proofErr w:type="spellStart"/>
      <w:r w:rsidRPr="00DB25C4">
        <w:rPr>
          <w:rFonts w:cstheme="minorHAnsi"/>
          <w:color w:val="000000"/>
        </w:rPr>
        <w:t>dipertanggungjawabkan</w:t>
      </w:r>
      <w:proofErr w:type="spellEnd"/>
      <w:r w:rsidRPr="00DB25C4">
        <w:rPr>
          <w:rFonts w:cstheme="minorHAnsi"/>
          <w:color w:val="000000"/>
        </w:rPr>
        <w:t xml:space="preserve">. </w:t>
      </w:r>
      <w:proofErr w:type="spellStart"/>
      <w:r w:rsidRPr="00DB25C4">
        <w:rPr>
          <w:rFonts w:cstheme="minorHAnsi"/>
          <w:color w:val="000000"/>
        </w:rPr>
        <w:t>Selain</w:t>
      </w:r>
      <w:proofErr w:type="spellEnd"/>
      <w:r w:rsidRPr="00DB25C4">
        <w:rPr>
          <w:rFonts w:cstheme="minorHAnsi"/>
        </w:rPr>
        <w:t xml:space="preserve"> </w:t>
      </w:r>
      <w:proofErr w:type="spellStart"/>
      <w:r w:rsidRPr="00DB25C4">
        <w:rPr>
          <w:rFonts w:cstheme="minorHAnsi"/>
          <w:color w:val="000000"/>
        </w:rPr>
        <w:t>itu</w:t>
      </w:r>
      <w:proofErr w:type="spellEnd"/>
      <w:r w:rsidRPr="00DB25C4">
        <w:rPr>
          <w:rFonts w:cstheme="minorHAnsi"/>
          <w:color w:val="000000"/>
        </w:rPr>
        <w:t xml:space="preserve">, </w:t>
      </w:r>
      <w:proofErr w:type="spellStart"/>
      <w:r w:rsidRPr="00DB25C4">
        <w:rPr>
          <w:rFonts w:cstheme="minorHAnsi"/>
          <w:color w:val="000000"/>
        </w:rPr>
        <w:t>akuntabilitas</w:t>
      </w:r>
      <w:proofErr w:type="spellEnd"/>
      <w:r w:rsidRPr="00DB25C4">
        <w:rPr>
          <w:rFonts w:cstheme="minorHAnsi"/>
          <w:color w:val="000000"/>
        </w:rPr>
        <w:t xml:space="preserve"> juga </w:t>
      </w:r>
      <w:proofErr w:type="spellStart"/>
      <w:r w:rsidRPr="00DB25C4">
        <w:rPr>
          <w:rFonts w:cstheme="minorHAnsi"/>
          <w:color w:val="000000"/>
        </w:rPr>
        <w:t>tampak</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w:t>
      </w:r>
      <w:proofErr w:type="spellStart"/>
      <w:r w:rsidRPr="00DB25C4">
        <w:rPr>
          <w:rFonts w:cstheme="minorHAnsi"/>
          <w:color w:val="000000"/>
        </w:rPr>
        <w:t>survei</w:t>
      </w:r>
      <w:proofErr w:type="spellEnd"/>
      <w:r w:rsidRPr="00DB25C4">
        <w:rPr>
          <w:rFonts w:cstheme="minorHAnsi"/>
          <w:color w:val="000000"/>
        </w:rPr>
        <w:t xml:space="preserve"> </w:t>
      </w:r>
      <w:proofErr w:type="spellStart"/>
      <w:r w:rsidRPr="00DB25C4">
        <w:rPr>
          <w:rFonts w:cstheme="minorHAnsi"/>
          <w:color w:val="000000"/>
        </w:rPr>
        <w:t>kepuasan</w:t>
      </w:r>
      <w:proofErr w:type="spellEnd"/>
      <w:r w:rsidRPr="00DB25C4">
        <w:rPr>
          <w:rFonts w:cstheme="minorHAnsi"/>
          <w:color w:val="000000"/>
        </w:rPr>
        <w:t xml:space="preserve"> </w:t>
      </w:r>
      <w:proofErr w:type="spellStart"/>
      <w:r w:rsidRPr="00DB25C4">
        <w:rPr>
          <w:rFonts w:cstheme="minorHAnsi"/>
          <w:color w:val="000000"/>
        </w:rPr>
        <w:t>pelaksanaan</w:t>
      </w:r>
      <w:proofErr w:type="spellEnd"/>
      <w:r w:rsidRPr="00DB25C4">
        <w:rPr>
          <w:rFonts w:cstheme="minorHAnsi"/>
          <w:color w:val="000000"/>
        </w:rPr>
        <w:t xml:space="preserve"> </w:t>
      </w:r>
      <w:proofErr w:type="spellStart"/>
      <w:r w:rsidRPr="00DB25C4">
        <w:rPr>
          <w:rFonts w:cstheme="minorHAnsi"/>
          <w:color w:val="000000"/>
        </w:rPr>
        <w:t>Renstra</w:t>
      </w:r>
      <w:proofErr w:type="spellEnd"/>
      <w:r w:rsidRPr="00DB25C4">
        <w:rPr>
          <w:rFonts w:cstheme="minorHAnsi"/>
          <w:color w:val="000000"/>
        </w:rPr>
        <w:t>.</w:t>
      </w:r>
      <w:r w:rsidRPr="00DB25C4">
        <w:rPr>
          <w:rFonts w:cstheme="minorHAnsi"/>
        </w:rPr>
        <w:t xml:space="preserve"> </w:t>
      </w:r>
      <w:proofErr w:type="spellStart"/>
      <w:r w:rsidRPr="00DB25C4">
        <w:rPr>
          <w:rFonts w:cstheme="minorHAnsi"/>
          <w:color w:val="000000"/>
        </w:rPr>
        <w:t>Pimpinan</w:t>
      </w:r>
      <w:proofErr w:type="spellEnd"/>
      <w:r w:rsidRPr="00DB25C4">
        <w:rPr>
          <w:rFonts w:cstheme="minorHAnsi"/>
          <w:color w:val="000000"/>
        </w:rPr>
        <w:t xml:space="preserve"> FBS dan </w:t>
      </w:r>
      <w:proofErr w:type="spellStart"/>
      <w:r w:rsidRPr="00DB25C4">
        <w:rPr>
          <w:rFonts w:cstheme="minorHAnsi"/>
          <w:color w:val="000000"/>
        </w:rPr>
        <w:t>prodi</w:t>
      </w:r>
      <w:proofErr w:type="spellEnd"/>
      <w:r w:rsidRPr="00DB25C4">
        <w:rPr>
          <w:rFonts w:cstheme="minorHAnsi"/>
          <w:color w:val="000000"/>
        </w:rPr>
        <w:t xml:space="preserve"> </w:t>
      </w:r>
      <w:proofErr w:type="spellStart"/>
      <w:r w:rsidRPr="00DB25C4">
        <w:rPr>
          <w:rFonts w:cstheme="minorHAnsi"/>
          <w:color w:val="000000"/>
        </w:rPr>
        <w:t>secara</w:t>
      </w:r>
      <w:proofErr w:type="spellEnd"/>
      <w:r w:rsidRPr="00DB25C4">
        <w:rPr>
          <w:rFonts w:cstheme="minorHAnsi"/>
          <w:color w:val="000000"/>
        </w:rPr>
        <w:t xml:space="preserve"> </w:t>
      </w:r>
      <w:proofErr w:type="spellStart"/>
      <w:r w:rsidRPr="00DB25C4">
        <w:rPr>
          <w:rFonts w:cstheme="minorHAnsi"/>
          <w:color w:val="000000"/>
        </w:rPr>
        <w:t>konsisten</w:t>
      </w:r>
      <w:proofErr w:type="spellEnd"/>
      <w:r w:rsidRPr="00DB25C4">
        <w:rPr>
          <w:rFonts w:cstheme="minorHAnsi"/>
          <w:color w:val="000000"/>
        </w:rPr>
        <w:t xml:space="preserve"> </w:t>
      </w:r>
      <w:proofErr w:type="spellStart"/>
      <w:r w:rsidRPr="00DB25C4">
        <w:rPr>
          <w:rFonts w:cstheme="minorHAnsi"/>
          <w:color w:val="000000"/>
        </w:rPr>
        <w:t>menjalankan</w:t>
      </w:r>
      <w:proofErr w:type="spellEnd"/>
      <w:r w:rsidRPr="00DB25C4">
        <w:rPr>
          <w:rFonts w:cstheme="minorHAnsi"/>
          <w:color w:val="000000"/>
        </w:rPr>
        <w:t xml:space="preserve"> </w:t>
      </w:r>
      <w:proofErr w:type="spellStart"/>
      <w:r w:rsidRPr="00DB25C4">
        <w:rPr>
          <w:rFonts w:cstheme="minorHAnsi"/>
          <w:color w:val="000000"/>
        </w:rPr>
        <w:t>semua</w:t>
      </w:r>
      <w:proofErr w:type="spellEnd"/>
      <w:r w:rsidRPr="00DB25C4">
        <w:rPr>
          <w:rFonts w:cstheme="minorHAnsi"/>
          <w:color w:val="000000"/>
        </w:rPr>
        <w:t xml:space="preserve"> </w:t>
      </w:r>
      <w:proofErr w:type="spellStart"/>
      <w:r w:rsidRPr="00DB25C4">
        <w:rPr>
          <w:rFonts w:cstheme="minorHAnsi"/>
          <w:color w:val="000000"/>
        </w:rPr>
        <w:t>rencana</w:t>
      </w:r>
      <w:proofErr w:type="spellEnd"/>
      <w:r w:rsidRPr="00DB25C4">
        <w:rPr>
          <w:rFonts w:cstheme="minorHAnsi"/>
          <w:color w:val="000000"/>
        </w:rPr>
        <w:t xml:space="preserve"> </w:t>
      </w:r>
      <w:proofErr w:type="spellStart"/>
      <w:r w:rsidRPr="00DB25C4">
        <w:rPr>
          <w:rFonts w:cstheme="minorHAnsi"/>
          <w:color w:val="000000"/>
        </w:rPr>
        <w:t>operasional</w:t>
      </w:r>
      <w:proofErr w:type="spellEnd"/>
      <w:r w:rsidRPr="00DB25C4">
        <w:rPr>
          <w:rFonts w:cstheme="minorHAnsi"/>
          <w:color w:val="000000"/>
        </w:rPr>
        <w:t xml:space="preserve"> yang</w:t>
      </w:r>
      <w:r w:rsidRPr="00DB25C4">
        <w:rPr>
          <w:rFonts w:cstheme="minorHAnsi"/>
        </w:rPr>
        <w:t xml:space="preserve"> </w:t>
      </w:r>
      <w:proofErr w:type="spellStart"/>
      <w:r w:rsidRPr="00DB25C4">
        <w:rPr>
          <w:rFonts w:cstheme="minorHAnsi"/>
          <w:color w:val="000000"/>
        </w:rPr>
        <w:t>tertuang</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Renstra</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menjamin</w:t>
      </w:r>
      <w:proofErr w:type="spellEnd"/>
      <w:r w:rsidRPr="00DB25C4">
        <w:rPr>
          <w:rFonts w:cstheme="minorHAnsi"/>
          <w:color w:val="000000"/>
        </w:rPr>
        <w:t xml:space="preserve"> </w:t>
      </w:r>
      <w:proofErr w:type="spellStart"/>
      <w:r w:rsidRPr="00DB25C4">
        <w:rPr>
          <w:rFonts w:cstheme="minorHAnsi"/>
          <w:color w:val="000000"/>
        </w:rPr>
        <w:t>akuntabilitas</w:t>
      </w:r>
      <w:proofErr w:type="spellEnd"/>
      <w:r w:rsidRPr="00DB25C4">
        <w:rPr>
          <w:rFonts w:cstheme="minorHAnsi"/>
          <w:color w:val="000000"/>
        </w:rPr>
        <w:t xml:space="preserve"> </w:t>
      </w:r>
      <w:proofErr w:type="spellStart"/>
      <w:r w:rsidRPr="00DB25C4">
        <w:rPr>
          <w:rFonts w:cstheme="minorHAnsi"/>
          <w:color w:val="000000"/>
        </w:rPr>
        <w:t>pelaksanaan</w:t>
      </w:r>
      <w:proofErr w:type="spellEnd"/>
      <w:r w:rsidRPr="00DB25C4">
        <w:rPr>
          <w:rFonts w:cstheme="minorHAnsi"/>
          <w:color w:val="000000"/>
        </w:rPr>
        <w:t xml:space="preserve"> </w:t>
      </w:r>
      <w:proofErr w:type="spellStart"/>
      <w:r w:rsidRPr="00DB25C4">
        <w:rPr>
          <w:rFonts w:cstheme="minorHAnsi"/>
          <w:color w:val="000000"/>
        </w:rPr>
        <w:t>kegiatan</w:t>
      </w:r>
      <w:proofErr w:type="spellEnd"/>
      <w:r w:rsidRPr="00DB25C4">
        <w:rPr>
          <w:rFonts w:cstheme="minorHAnsi"/>
        </w:rPr>
        <w:t xml:space="preserve"> </w:t>
      </w:r>
      <w:proofErr w:type="spellStart"/>
      <w:r w:rsidRPr="00DB25C4">
        <w:rPr>
          <w:rFonts w:cstheme="minorHAnsi"/>
          <w:color w:val="000000"/>
        </w:rPr>
        <w:t>tersebut</w:t>
      </w:r>
      <w:proofErr w:type="spellEnd"/>
      <w:r w:rsidRPr="00DB25C4">
        <w:rPr>
          <w:rFonts w:cstheme="minorHAnsi"/>
          <w:color w:val="000000"/>
        </w:rPr>
        <w:t xml:space="preserve">, </w:t>
      </w:r>
      <w:proofErr w:type="spellStart"/>
      <w:r w:rsidRPr="00DB25C4">
        <w:rPr>
          <w:rFonts w:cstheme="minorHAnsi"/>
          <w:b/>
          <w:bCs/>
          <w:color w:val="000000"/>
        </w:rPr>
        <w:t>setiap</w:t>
      </w:r>
      <w:proofErr w:type="spellEnd"/>
      <w:r w:rsidRPr="00DB25C4">
        <w:rPr>
          <w:rFonts w:cstheme="minorHAnsi"/>
          <w:b/>
          <w:bCs/>
          <w:color w:val="000000"/>
        </w:rPr>
        <w:t xml:space="preserve"> </w:t>
      </w:r>
      <w:proofErr w:type="spellStart"/>
      <w:r w:rsidRPr="00DB25C4">
        <w:rPr>
          <w:rFonts w:cstheme="minorHAnsi"/>
          <w:b/>
          <w:bCs/>
          <w:color w:val="000000"/>
        </w:rPr>
        <w:t>akhir</w:t>
      </w:r>
      <w:proofErr w:type="spellEnd"/>
      <w:r w:rsidRPr="00DB25C4">
        <w:rPr>
          <w:rFonts w:cstheme="minorHAnsi"/>
          <w:b/>
          <w:bCs/>
          <w:color w:val="000000"/>
        </w:rPr>
        <w:t xml:space="preserve"> </w:t>
      </w:r>
      <w:proofErr w:type="spellStart"/>
      <w:r w:rsidRPr="00DB25C4">
        <w:rPr>
          <w:rFonts w:cstheme="minorHAnsi"/>
          <w:b/>
          <w:bCs/>
          <w:color w:val="000000"/>
        </w:rPr>
        <w:t>tahun</w:t>
      </w:r>
      <w:proofErr w:type="spellEnd"/>
      <w:r w:rsidRPr="00DB25C4">
        <w:rPr>
          <w:rFonts w:cstheme="minorHAnsi"/>
          <w:b/>
          <w:bCs/>
          <w:color w:val="000000"/>
        </w:rPr>
        <w:t xml:space="preserve"> </w:t>
      </w:r>
      <w:proofErr w:type="spellStart"/>
      <w:r w:rsidRPr="00DB25C4">
        <w:rPr>
          <w:rFonts w:cstheme="minorHAnsi"/>
          <w:b/>
          <w:bCs/>
          <w:color w:val="000000"/>
        </w:rPr>
        <w:t>akademik</w:t>
      </w:r>
      <w:proofErr w:type="spellEnd"/>
      <w:r w:rsidRPr="00DB25C4">
        <w:rPr>
          <w:rFonts w:cstheme="minorHAnsi"/>
          <w:b/>
          <w:bCs/>
          <w:color w:val="000000"/>
        </w:rPr>
        <w:t xml:space="preserve"> </w:t>
      </w:r>
      <w:proofErr w:type="spellStart"/>
      <w:r w:rsidRPr="00DB25C4">
        <w:rPr>
          <w:rFonts w:cstheme="minorHAnsi"/>
          <w:b/>
          <w:bCs/>
          <w:color w:val="000000"/>
        </w:rPr>
        <w:t>dilakukan</w:t>
      </w:r>
      <w:proofErr w:type="spellEnd"/>
      <w:r w:rsidRPr="00DB25C4">
        <w:rPr>
          <w:rFonts w:cstheme="minorHAnsi"/>
          <w:b/>
          <w:bCs/>
          <w:color w:val="000000"/>
        </w:rPr>
        <w:t xml:space="preserve"> audit </w:t>
      </w:r>
      <w:proofErr w:type="spellStart"/>
      <w:r w:rsidRPr="00DB25C4">
        <w:rPr>
          <w:rFonts w:cstheme="minorHAnsi"/>
          <w:b/>
          <w:bCs/>
          <w:color w:val="000000"/>
        </w:rPr>
        <w:t>mutu</w:t>
      </w:r>
      <w:proofErr w:type="spellEnd"/>
      <w:r w:rsidRPr="00DB25C4">
        <w:rPr>
          <w:rFonts w:cstheme="minorHAnsi"/>
          <w:b/>
          <w:bCs/>
          <w:color w:val="000000"/>
        </w:rPr>
        <w:t xml:space="preserve"> internal (AMI) oleh Lembaga</w:t>
      </w:r>
      <w:r w:rsidRPr="00DB25C4">
        <w:rPr>
          <w:rFonts w:cstheme="minorHAnsi"/>
        </w:rPr>
        <w:t xml:space="preserve"> </w:t>
      </w:r>
      <w:proofErr w:type="spellStart"/>
      <w:r w:rsidRPr="00DB25C4">
        <w:rPr>
          <w:rFonts w:cstheme="minorHAnsi"/>
          <w:b/>
          <w:bCs/>
          <w:color w:val="000000"/>
        </w:rPr>
        <w:t>Penjaminan</w:t>
      </w:r>
      <w:proofErr w:type="spellEnd"/>
      <w:r w:rsidRPr="00DB25C4">
        <w:rPr>
          <w:rFonts w:cstheme="minorHAnsi"/>
          <w:b/>
          <w:bCs/>
          <w:color w:val="000000"/>
        </w:rPr>
        <w:t xml:space="preserve"> </w:t>
      </w:r>
      <w:proofErr w:type="spellStart"/>
      <w:r w:rsidRPr="00DB25C4">
        <w:rPr>
          <w:rFonts w:cstheme="minorHAnsi"/>
          <w:b/>
          <w:bCs/>
          <w:color w:val="000000"/>
        </w:rPr>
        <w:t>Mutu</w:t>
      </w:r>
      <w:proofErr w:type="spellEnd"/>
      <w:r w:rsidRPr="00DB25C4">
        <w:rPr>
          <w:rFonts w:cstheme="minorHAnsi"/>
          <w:b/>
          <w:bCs/>
          <w:color w:val="000000"/>
        </w:rPr>
        <w:t xml:space="preserve"> (LPM) dan Badan </w:t>
      </w:r>
      <w:proofErr w:type="spellStart"/>
      <w:r w:rsidRPr="00DB25C4">
        <w:rPr>
          <w:rFonts w:cstheme="minorHAnsi"/>
          <w:b/>
          <w:bCs/>
          <w:color w:val="000000"/>
        </w:rPr>
        <w:t>Perencanaan</w:t>
      </w:r>
      <w:proofErr w:type="spellEnd"/>
      <w:r w:rsidRPr="00DB25C4">
        <w:rPr>
          <w:rFonts w:cstheme="minorHAnsi"/>
          <w:b/>
          <w:bCs/>
          <w:color w:val="000000"/>
        </w:rPr>
        <w:t xml:space="preserve"> dan </w:t>
      </w:r>
      <w:proofErr w:type="spellStart"/>
      <w:r w:rsidRPr="00DB25C4">
        <w:rPr>
          <w:rFonts w:cstheme="minorHAnsi"/>
          <w:b/>
          <w:bCs/>
          <w:color w:val="000000"/>
        </w:rPr>
        <w:t>Pengembangan</w:t>
      </w:r>
      <w:proofErr w:type="spellEnd"/>
      <w:r w:rsidRPr="00DB25C4">
        <w:rPr>
          <w:rFonts w:cstheme="minorHAnsi"/>
          <w:b/>
          <w:bCs/>
          <w:color w:val="000000"/>
        </w:rPr>
        <w:t xml:space="preserve"> </w:t>
      </w:r>
      <w:proofErr w:type="spellStart"/>
      <w:r w:rsidRPr="00DB25C4">
        <w:rPr>
          <w:rFonts w:cstheme="minorHAnsi"/>
          <w:b/>
          <w:bCs/>
          <w:color w:val="000000"/>
        </w:rPr>
        <w:t>untuk</w:t>
      </w:r>
      <w:proofErr w:type="spellEnd"/>
      <w:r w:rsidRPr="00DB25C4">
        <w:rPr>
          <w:rFonts w:cstheme="minorHAnsi"/>
          <w:b/>
          <w:bCs/>
          <w:color w:val="000000"/>
        </w:rPr>
        <w:t xml:space="preserve"> </w:t>
      </w:r>
      <w:proofErr w:type="spellStart"/>
      <w:r w:rsidRPr="00DB25C4">
        <w:rPr>
          <w:rFonts w:cstheme="minorHAnsi"/>
          <w:b/>
          <w:bCs/>
          <w:color w:val="000000"/>
        </w:rPr>
        <w:t>mengevaluasi</w:t>
      </w:r>
      <w:proofErr w:type="spellEnd"/>
      <w:r w:rsidRPr="00DB25C4">
        <w:rPr>
          <w:rFonts w:cstheme="minorHAnsi"/>
          <w:b/>
          <w:bCs/>
          <w:color w:val="000000"/>
        </w:rPr>
        <w:t xml:space="preserve"> </w:t>
      </w:r>
      <w:proofErr w:type="spellStart"/>
      <w:r w:rsidRPr="00DB25C4">
        <w:rPr>
          <w:rFonts w:cstheme="minorHAnsi"/>
          <w:b/>
          <w:bCs/>
          <w:color w:val="000000"/>
        </w:rPr>
        <w:t>keterlaksanaan</w:t>
      </w:r>
      <w:proofErr w:type="spellEnd"/>
      <w:r w:rsidRPr="00DB25C4">
        <w:rPr>
          <w:rFonts w:cstheme="minorHAnsi"/>
          <w:b/>
          <w:bCs/>
          <w:color w:val="000000"/>
        </w:rPr>
        <w:t xml:space="preserve"> </w:t>
      </w:r>
      <w:proofErr w:type="spellStart"/>
      <w:r w:rsidRPr="00DB25C4">
        <w:rPr>
          <w:rFonts w:cstheme="minorHAnsi"/>
          <w:b/>
          <w:bCs/>
          <w:color w:val="000000"/>
        </w:rPr>
        <w:t>kegiatan</w:t>
      </w:r>
      <w:proofErr w:type="spellEnd"/>
      <w:r w:rsidRPr="00DB25C4">
        <w:rPr>
          <w:rFonts w:cstheme="minorHAnsi"/>
          <w:b/>
          <w:bCs/>
          <w:color w:val="000000"/>
        </w:rPr>
        <w:t xml:space="preserve"> dan </w:t>
      </w:r>
      <w:proofErr w:type="spellStart"/>
      <w:r w:rsidRPr="00DB25C4">
        <w:rPr>
          <w:rFonts w:cstheme="minorHAnsi"/>
          <w:b/>
          <w:bCs/>
          <w:color w:val="000000"/>
        </w:rPr>
        <w:t>efektivitas</w:t>
      </w:r>
      <w:proofErr w:type="spellEnd"/>
      <w:r w:rsidRPr="00DB25C4">
        <w:rPr>
          <w:rFonts w:cstheme="minorHAnsi"/>
          <w:b/>
          <w:bCs/>
          <w:color w:val="000000"/>
        </w:rPr>
        <w:t xml:space="preserve"> </w:t>
      </w:r>
      <w:proofErr w:type="spellStart"/>
      <w:r w:rsidRPr="00DB25C4">
        <w:rPr>
          <w:rFonts w:cstheme="minorHAnsi"/>
          <w:b/>
          <w:bCs/>
          <w:color w:val="000000"/>
        </w:rPr>
        <w:t>anggaran</w:t>
      </w:r>
      <w:proofErr w:type="spellEnd"/>
      <w:r w:rsidRPr="00DB25C4">
        <w:rPr>
          <w:rFonts w:cstheme="minorHAnsi"/>
          <w:color w:val="000000"/>
        </w:rPr>
        <w:t xml:space="preserve">. </w:t>
      </w:r>
      <w:proofErr w:type="spellStart"/>
      <w:r w:rsidRPr="00DB25C4">
        <w:rPr>
          <w:rFonts w:cstheme="minorHAnsi"/>
          <w:color w:val="000000"/>
        </w:rPr>
        <w:t>Berdasarkan</w:t>
      </w:r>
      <w:proofErr w:type="spellEnd"/>
      <w:r w:rsidRPr="00DB25C4">
        <w:rPr>
          <w:rFonts w:cstheme="minorHAnsi"/>
          <w:color w:val="000000"/>
        </w:rPr>
        <w:t xml:space="preserve"> </w:t>
      </w:r>
      <w:proofErr w:type="spellStart"/>
      <w:r w:rsidRPr="00DB25C4">
        <w:rPr>
          <w:rFonts w:cstheme="minorHAnsi"/>
          <w:color w:val="000000"/>
        </w:rPr>
        <w:t>hasil</w:t>
      </w:r>
      <w:proofErr w:type="spellEnd"/>
      <w:r w:rsidRPr="00DB25C4">
        <w:rPr>
          <w:rFonts w:cstheme="minorHAnsi"/>
          <w:color w:val="000000"/>
        </w:rPr>
        <w:t xml:space="preserve"> </w:t>
      </w:r>
      <w:proofErr w:type="spellStart"/>
      <w:r w:rsidRPr="00DB25C4">
        <w:rPr>
          <w:rFonts w:cstheme="minorHAnsi"/>
          <w:color w:val="000000"/>
        </w:rPr>
        <w:t>evaluasi</w:t>
      </w:r>
      <w:proofErr w:type="spellEnd"/>
      <w:r w:rsidRPr="00DB25C4">
        <w:rPr>
          <w:rFonts w:cstheme="minorHAnsi"/>
          <w:color w:val="000000"/>
        </w:rPr>
        <w:t xml:space="preserve"> AMI </w:t>
      </w:r>
      <w:proofErr w:type="spellStart"/>
      <w:r w:rsidRPr="00DB25C4">
        <w:rPr>
          <w:rFonts w:cstheme="minorHAnsi"/>
          <w:color w:val="000000"/>
        </w:rPr>
        <w:t>selama</w:t>
      </w:r>
      <w:proofErr w:type="spellEnd"/>
      <w:r w:rsidRPr="00DB25C4">
        <w:rPr>
          <w:rFonts w:cstheme="minorHAnsi"/>
          <w:color w:val="000000"/>
        </w:rPr>
        <w:t xml:space="preserve"> dua </w:t>
      </w:r>
      <w:proofErr w:type="spellStart"/>
      <w:r w:rsidRPr="00DB25C4">
        <w:rPr>
          <w:rFonts w:cstheme="minorHAnsi"/>
          <w:color w:val="000000"/>
        </w:rPr>
        <w:t>tahun</w:t>
      </w:r>
      <w:proofErr w:type="spellEnd"/>
      <w:r w:rsidRPr="00DB25C4">
        <w:rPr>
          <w:rFonts w:cstheme="minorHAnsi"/>
          <w:color w:val="000000"/>
        </w:rPr>
        <w:t xml:space="preserve"> </w:t>
      </w:r>
      <w:proofErr w:type="spellStart"/>
      <w:r w:rsidRPr="00DB25C4">
        <w:rPr>
          <w:rFonts w:cstheme="minorHAnsi"/>
          <w:color w:val="000000"/>
        </w:rPr>
        <w:t>terakhir</w:t>
      </w:r>
      <w:proofErr w:type="spellEnd"/>
      <w:r w:rsidRPr="00DB25C4">
        <w:rPr>
          <w:rFonts w:cstheme="minorHAnsi"/>
          <w:color w:val="000000"/>
        </w:rPr>
        <w:t xml:space="preserve">, </w:t>
      </w:r>
      <w:proofErr w:type="spellStart"/>
      <w:r w:rsidRPr="00DB25C4">
        <w:rPr>
          <w:rFonts w:cstheme="minorHAnsi"/>
          <w:color w:val="000000"/>
        </w:rPr>
        <w:t>capaian</w:t>
      </w:r>
      <w:proofErr w:type="spellEnd"/>
      <w:r w:rsidRPr="00DB25C4">
        <w:rPr>
          <w:rFonts w:cstheme="minorHAnsi"/>
          <w:color w:val="000000"/>
        </w:rPr>
        <w:t xml:space="preserve"> </w:t>
      </w:r>
      <w:proofErr w:type="spellStart"/>
      <w:r w:rsidRPr="00DB25C4">
        <w:rPr>
          <w:rFonts w:cstheme="minorHAnsi"/>
          <w:color w:val="000000"/>
        </w:rPr>
        <w:t>kinerja</w:t>
      </w:r>
      <w:proofErr w:type="spellEnd"/>
      <w:r w:rsidRPr="00DB25C4">
        <w:rPr>
          <w:rFonts w:cstheme="minorHAnsi"/>
          <w:color w:val="000000"/>
        </w:rPr>
        <w:t xml:space="preserve"> FBS </w:t>
      </w:r>
      <w:proofErr w:type="spellStart"/>
      <w:r w:rsidRPr="00DB25C4">
        <w:rPr>
          <w:rFonts w:cstheme="minorHAnsi"/>
          <w:color w:val="000000"/>
        </w:rPr>
        <w:t>terkait</w:t>
      </w:r>
      <w:proofErr w:type="spellEnd"/>
      <w:r w:rsidRPr="00DB25C4">
        <w:rPr>
          <w:rFonts w:cstheme="minorHAnsi"/>
          <w:color w:val="000000"/>
        </w:rPr>
        <w:t xml:space="preserve"> </w:t>
      </w:r>
      <w:proofErr w:type="spellStart"/>
      <w:r w:rsidRPr="00DB25C4">
        <w:rPr>
          <w:rFonts w:cstheme="minorHAnsi"/>
          <w:color w:val="000000"/>
        </w:rPr>
        <w:t>keterlaksanaan</w:t>
      </w:r>
      <w:proofErr w:type="spellEnd"/>
      <w:r w:rsidRPr="00DB25C4">
        <w:rPr>
          <w:rFonts w:cstheme="minorHAnsi"/>
          <w:color w:val="000000"/>
        </w:rPr>
        <w:t xml:space="preserve"> </w:t>
      </w:r>
      <w:proofErr w:type="spellStart"/>
      <w:r w:rsidRPr="00DB25C4">
        <w:rPr>
          <w:rFonts w:cstheme="minorHAnsi"/>
          <w:color w:val="000000"/>
        </w:rPr>
        <w:t>Renstra</w:t>
      </w:r>
      <w:proofErr w:type="spellEnd"/>
      <w:r w:rsidRPr="00DB25C4">
        <w:rPr>
          <w:rFonts w:cstheme="minorHAnsi"/>
          <w:color w:val="000000"/>
        </w:rPr>
        <w:t xml:space="preserve"> </w:t>
      </w:r>
      <w:proofErr w:type="spellStart"/>
      <w:r w:rsidRPr="00DB25C4">
        <w:rPr>
          <w:rFonts w:cstheme="minorHAnsi"/>
          <w:color w:val="000000"/>
        </w:rPr>
        <w:t>dinilai</w:t>
      </w:r>
      <w:proofErr w:type="spellEnd"/>
      <w:r w:rsidRPr="00DB25C4">
        <w:rPr>
          <w:rFonts w:cstheme="minorHAnsi"/>
          <w:color w:val="000000"/>
        </w:rPr>
        <w:t xml:space="preserve"> sangat </w:t>
      </w:r>
      <w:proofErr w:type="spellStart"/>
      <w:r w:rsidRPr="00DB25C4">
        <w:rPr>
          <w:rFonts w:cstheme="minorHAnsi"/>
          <w:color w:val="000000"/>
        </w:rPr>
        <w:t>baik</w:t>
      </w:r>
      <w:proofErr w:type="spellEnd"/>
      <w:r w:rsidRPr="00DB25C4">
        <w:rPr>
          <w:rFonts w:cstheme="minorHAnsi"/>
          <w:color w:val="000000"/>
        </w:rPr>
        <w:t xml:space="preserve">. </w:t>
      </w:r>
    </w:p>
    <w:p w14:paraId="6547E516"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122C6884"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Akuntabilitas</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bidang</w:t>
      </w:r>
      <w:proofErr w:type="spellEnd"/>
      <w:r w:rsidRPr="00DB25C4">
        <w:rPr>
          <w:rFonts w:cstheme="minorHAnsi"/>
          <w:color w:val="000000"/>
        </w:rPr>
        <w:t xml:space="preserve"> </w:t>
      </w:r>
      <w:proofErr w:type="spellStart"/>
      <w:r w:rsidRPr="00DB25C4">
        <w:rPr>
          <w:rFonts w:cstheme="minorHAnsi"/>
          <w:color w:val="000000"/>
        </w:rPr>
        <w:t>keuangan</w:t>
      </w:r>
      <w:proofErr w:type="spellEnd"/>
      <w:r w:rsidRPr="00DB25C4">
        <w:rPr>
          <w:rFonts w:cstheme="minorHAnsi"/>
          <w:color w:val="000000"/>
        </w:rPr>
        <w:t xml:space="preserve"> </w:t>
      </w:r>
      <w:proofErr w:type="spellStart"/>
      <w:r w:rsidRPr="00DB25C4">
        <w:rPr>
          <w:rFonts w:cstheme="minorHAnsi"/>
          <w:color w:val="000000"/>
        </w:rPr>
        <w:t>tercermin</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w:t>
      </w:r>
      <w:proofErr w:type="spellStart"/>
      <w:r w:rsidRPr="00DB25C4">
        <w:rPr>
          <w:rFonts w:cstheme="minorHAnsi"/>
          <w:color w:val="000000"/>
        </w:rPr>
        <w:t>laporan</w:t>
      </w:r>
      <w:proofErr w:type="spellEnd"/>
      <w:r w:rsidRPr="00DB25C4">
        <w:rPr>
          <w:rFonts w:cstheme="minorHAnsi"/>
          <w:color w:val="000000"/>
        </w:rPr>
        <w:t xml:space="preserve"> </w:t>
      </w:r>
      <w:proofErr w:type="spellStart"/>
      <w:r w:rsidRPr="00DB25C4">
        <w:rPr>
          <w:rFonts w:cstheme="minorHAnsi"/>
          <w:color w:val="000000"/>
        </w:rPr>
        <w:t>pertanggungjawaban</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setiap</w:t>
      </w:r>
      <w:proofErr w:type="spellEnd"/>
      <w:r w:rsidRPr="00DB25C4">
        <w:rPr>
          <w:rFonts w:cstheme="minorHAnsi"/>
          <w:color w:val="000000"/>
        </w:rPr>
        <w:t xml:space="preserve"> </w:t>
      </w:r>
      <w:proofErr w:type="spellStart"/>
      <w:r w:rsidRPr="00DB25C4">
        <w:rPr>
          <w:rFonts w:cstheme="minorHAnsi"/>
          <w:color w:val="000000"/>
        </w:rPr>
        <w:t>kegiatan</w:t>
      </w:r>
      <w:proofErr w:type="spellEnd"/>
      <w:r w:rsidRPr="00DB25C4">
        <w:rPr>
          <w:rFonts w:cstheme="minorHAnsi"/>
          <w:color w:val="000000"/>
        </w:rPr>
        <w:t xml:space="preserve"> yang </w:t>
      </w:r>
      <w:proofErr w:type="spellStart"/>
      <w:r w:rsidRPr="00DB25C4">
        <w:rPr>
          <w:rFonts w:cstheme="minorHAnsi"/>
          <w:color w:val="000000"/>
        </w:rPr>
        <w:t>telah</w:t>
      </w:r>
      <w:proofErr w:type="spellEnd"/>
      <w:r w:rsidRPr="00DB25C4">
        <w:rPr>
          <w:rFonts w:cstheme="minorHAnsi"/>
          <w:color w:val="000000"/>
        </w:rPr>
        <w:t xml:space="preserve">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serta</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w:t>
      </w:r>
      <w:proofErr w:type="spellStart"/>
      <w:r w:rsidRPr="00DB25C4">
        <w:rPr>
          <w:rFonts w:cstheme="minorHAnsi"/>
          <w:color w:val="000000"/>
        </w:rPr>
        <w:t>laporan</w:t>
      </w:r>
      <w:proofErr w:type="spellEnd"/>
      <w:r w:rsidRPr="00DB25C4">
        <w:rPr>
          <w:rFonts w:cstheme="minorHAnsi"/>
          <w:color w:val="000000"/>
        </w:rPr>
        <w:t xml:space="preserve"> </w:t>
      </w:r>
      <w:proofErr w:type="spellStart"/>
      <w:r w:rsidRPr="00DB25C4">
        <w:rPr>
          <w:rFonts w:cstheme="minorHAnsi"/>
          <w:color w:val="000000"/>
        </w:rPr>
        <w:t>rekapitulasi</w:t>
      </w:r>
      <w:proofErr w:type="spellEnd"/>
      <w:r w:rsidRPr="00DB25C4">
        <w:rPr>
          <w:rFonts w:cstheme="minorHAnsi"/>
          <w:color w:val="000000"/>
        </w:rPr>
        <w:t xml:space="preserve"> </w:t>
      </w:r>
      <w:proofErr w:type="spellStart"/>
      <w:r w:rsidRPr="00DB25C4">
        <w:rPr>
          <w:rFonts w:cstheme="minorHAnsi"/>
          <w:color w:val="000000"/>
        </w:rPr>
        <w:t>triwulanan</w:t>
      </w:r>
      <w:proofErr w:type="spellEnd"/>
      <w:r w:rsidRPr="00DB25C4">
        <w:rPr>
          <w:rFonts w:cstheme="minorHAnsi"/>
          <w:color w:val="000000"/>
        </w:rPr>
        <w:t xml:space="preserve"> yang </w:t>
      </w:r>
      <w:proofErr w:type="spellStart"/>
      <w:r w:rsidRPr="00DB25C4">
        <w:rPr>
          <w:rFonts w:cstheme="minorHAnsi"/>
          <w:color w:val="000000"/>
        </w:rPr>
        <w:t>dilaporkan</w:t>
      </w:r>
      <w:proofErr w:type="spellEnd"/>
      <w:r w:rsidRPr="00DB25C4">
        <w:rPr>
          <w:rFonts w:cstheme="minorHAnsi"/>
          <w:color w:val="000000"/>
        </w:rPr>
        <w:t xml:space="preserve"> </w:t>
      </w:r>
      <w:proofErr w:type="spellStart"/>
      <w:r w:rsidRPr="00DB25C4">
        <w:rPr>
          <w:rFonts w:cstheme="minorHAnsi"/>
          <w:color w:val="000000"/>
        </w:rPr>
        <w:t>ke</w:t>
      </w:r>
      <w:proofErr w:type="spellEnd"/>
      <w:r w:rsidRPr="00DB25C4">
        <w:rPr>
          <w:rFonts w:cstheme="minorHAnsi"/>
          <w:color w:val="000000"/>
        </w:rPr>
        <w:t xml:space="preserve"> badan </w:t>
      </w:r>
      <w:proofErr w:type="spellStart"/>
      <w:r w:rsidRPr="00DB25C4">
        <w:rPr>
          <w:rFonts w:cstheme="minorHAnsi"/>
          <w:color w:val="000000"/>
        </w:rPr>
        <w:t>perencanaan</w:t>
      </w:r>
      <w:proofErr w:type="spellEnd"/>
      <w:r w:rsidRPr="00DB25C4">
        <w:rPr>
          <w:rFonts w:cstheme="minorHAnsi"/>
          <w:color w:val="000000"/>
        </w:rPr>
        <w:t xml:space="preserve"> dan </w:t>
      </w:r>
      <w:proofErr w:type="spellStart"/>
      <w:r w:rsidRPr="00DB25C4">
        <w:rPr>
          <w:rFonts w:cstheme="minorHAnsi"/>
          <w:color w:val="000000"/>
        </w:rPr>
        <w:t>pengembangan</w:t>
      </w:r>
      <w:proofErr w:type="spellEnd"/>
      <w:r w:rsidRPr="00DB25C4">
        <w:rPr>
          <w:rFonts w:cstheme="minorHAnsi"/>
          <w:color w:val="000000"/>
        </w:rPr>
        <w:t xml:space="preserve">. </w:t>
      </w:r>
      <w:proofErr w:type="spellStart"/>
      <w:r w:rsidRPr="00DB25C4">
        <w:rPr>
          <w:rFonts w:cstheme="minorHAnsi"/>
          <w:color w:val="000000"/>
        </w:rPr>
        <w:t>Akuntabilitas</w:t>
      </w:r>
      <w:proofErr w:type="spellEnd"/>
      <w:r w:rsidRPr="00DB25C4">
        <w:rPr>
          <w:rFonts w:cstheme="minorHAnsi"/>
          <w:color w:val="000000"/>
        </w:rPr>
        <w:t xml:space="preserve"> juga </w:t>
      </w:r>
      <w:proofErr w:type="spellStart"/>
      <w:r w:rsidRPr="00DB25C4">
        <w:rPr>
          <w:rFonts w:cstheme="minorHAnsi"/>
          <w:color w:val="000000"/>
        </w:rPr>
        <w:t>tercermin</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b/>
          <w:bCs/>
          <w:color w:val="000000"/>
        </w:rPr>
        <w:t>evaluasi</w:t>
      </w:r>
      <w:proofErr w:type="spellEnd"/>
      <w:r w:rsidRPr="00DB25C4">
        <w:rPr>
          <w:rFonts w:cstheme="minorHAnsi"/>
          <w:b/>
          <w:bCs/>
          <w:color w:val="000000"/>
        </w:rPr>
        <w:t xml:space="preserve"> </w:t>
      </w:r>
      <w:proofErr w:type="spellStart"/>
      <w:r w:rsidRPr="00DB25C4">
        <w:rPr>
          <w:rFonts w:cstheme="minorHAnsi"/>
          <w:b/>
          <w:bCs/>
          <w:color w:val="000000"/>
        </w:rPr>
        <w:t>kinerja</w:t>
      </w:r>
      <w:proofErr w:type="spellEnd"/>
      <w:r w:rsidRPr="00DB25C4">
        <w:rPr>
          <w:rFonts w:cstheme="minorHAnsi"/>
          <w:b/>
          <w:bCs/>
          <w:color w:val="000000"/>
        </w:rPr>
        <w:t xml:space="preserve"> </w:t>
      </w:r>
      <w:proofErr w:type="spellStart"/>
      <w:r w:rsidRPr="00DB25C4">
        <w:rPr>
          <w:rFonts w:cstheme="minorHAnsi"/>
          <w:b/>
          <w:bCs/>
          <w:color w:val="000000"/>
        </w:rPr>
        <w:t>dosen</w:t>
      </w:r>
      <w:proofErr w:type="spellEnd"/>
      <w:r w:rsidRPr="00DB25C4">
        <w:rPr>
          <w:rFonts w:cstheme="minorHAnsi"/>
          <w:color w:val="000000"/>
        </w:rPr>
        <w:t xml:space="preserve"> </w:t>
      </w:r>
      <w:proofErr w:type="spellStart"/>
      <w:r w:rsidRPr="00DB25C4">
        <w:rPr>
          <w:rFonts w:cstheme="minorHAnsi"/>
          <w:b/>
          <w:bCs/>
          <w:color w:val="000000"/>
        </w:rPr>
        <w:t>dalam</w:t>
      </w:r>
      <w:proofErr w:type="spellEnd"/>
      <w:r w:rsidRPr="00DB25C4">
        <w:rPr>
          <w:rFonts w:cstheme="minorHAnsi"/>
          <w:b/>
          <w:bCs/>
          <w:color w:val="000000"/>
        </w:rPr>
        <w:t xml:space="preserve"> </w:t>
      </w:r>
      <w:proofErr w:type="spellStart"/>
      <w:r w:rsidRPr="00DB25C4">
        <w:rPr>
          <w:rFonts w:cstheme="minorHAnsi"/>
          <w:b/>
          <w:bCs/>
          <w:color w:val="000000"/>
        </w:rPr>
        <w:t>bentuk</w:t>
      </w:r>
      <w:proofErr w:type="spellEnd"/>
      <w:r w:rsidRPr="00DB25C4">
        <w:rPr>
          <w:rFonts w:cstheme="minorHAnsi"/>
          <w:b/>
          <w:bCs/>
          <w:color w:val="000000"/>
        </w:rPr>
        <w:t xml:space="preserve"> Beban </w:t>
      </w:r>
      <w:proofErr w:type="spellStart"/>
      <w:r w:rsidRPr="00DB25C4">
        <w:rPr>
          <w:rFonts w:cstheme="minorHAnsi"/>
          <w:b/>
          <w:bCs/>
          <w:color w:val="000000"/>
        </w:rPr>
        <w:t>Kerja</w:t>
      </w:r>
      <w:proofErr w:type="spellEnd"/>
      <w:r w:rsidRPr="00DB25C4">
        <w:rPr>
          <w:rFonts w:cstheme="minorHAnsi"/>
          <w:b/>
          <w:bCs/>
          <w:color w:val="000000"/>
        </w:rPr>
        <w:t xml:space="preserve"> </w:t>
      </w:r>
      <w:proofErr w:type="spellStart"/>
      <w:r w:rsidRPr="00DB25C4">
        <w:rPr>
          <w:rFonts w:cstheme="minorHAnsi"/>
          <w:b/>
          <w:bCs/>
          <w:color w:val="000000"/>
        </w:rPr>
        <w:t>Dosen</w:t>
      </w:r>
      <w:proofErr w:type="spellEnd"/>
      <w:r w:rsidRPr="00DB25C4">
        <w:rPr>
          <w:rFonts w:cstheme="minorHAnsi"/>
          <w:b/>
          <w:bCs/>
          <w:color w:val="000000"/>
        </w:rPr>
        <w:t xml:space="preserve"> (BKD) dan </w:t>
      </w:r>
      <w:proofErr w:type="spellStart"/>
      <w:r w:rsidRPr="00DB25C4">
        <w:rPr>
          <w:rFonts w:cstheme="minorHAnsi"/>
          <w:b/>
          <w:bCs/>
          <w:color w:val="000000"/>
        </w:rPr>
        <w:t>Instrumen</w:t>
      </w:r>
      <w:proofErr w:type="spellEnd"/>
      <w:r w:rsidRPr="00DB25C4">
        <w:rPr>
          <w:rFonts w:cstheme="minorHAnsi"/>
          <w:b/>
          <w:bCs/>
          <w:color w:val="000000"/>
        </w:rPr>
        <w:t xml:space="preserve"> Kinerja </w:t>
      </w:r>
      <w:proofErr w:type="spellStart"/>
      <w:r w:rsidRPr="00DB25C4">
        <w:rPr>
          <w:rFonts w:cstheme="minorHAnsi"/>
          <w:b/>
          <w:bCs/>
          <w:color w:val="000000"/>
        </w:rPr>
        <w:t>Akademik</w:t>
      </w:r>
      <w:proofErr w:type="spellEnd"/>
      <w:r w:rsidRPr="00DB25C4">
        <w:rPr>
          <w:rFonts w:cstheme="minorHAnsi"/>
          <w:b/>
          <w:bCs/>
          <w:color w:val="000000"/>
        </w:rPr>
        <w:t xml:space="preserve"> </w:t>
      </w:r>
      <w:proofErr w:type="spellStart"/>
      <w:r w:rsidRPr="00DB25C4">
        <w:rPr>
          <w:rFonts w:cstheme="minorHAnsi"/>
          <w:b/>
          <w:bCs/>
          <w:color w:val="000000"/>
        </w:rPr>
        <w:t>Dosen</w:t>
      </w:r>
      <w:proofErr w:type="spellEnd"/>
      <w:r w:rsidRPr="00DB25C4">
        <w:rPr>
          <w:rFonts w:cstheme="minorHAnsi"/>
          <w:b/>
          <w:bCs/>
          <w:color w:val="000000"/>
        </w:rPr>
        <w:t xml:space="preserve"> (ITIKAD)</w:t>
      </w:r>
      <w:r w:rsidRPr="00DB25C4">
        <w:rPr>
          <w:rFonts w:cstheme="minorHAnsi"/>
          <w:color w:val="000000"/>
        </w:rPr>
        <w:t xml:space="preserve">. BKD </w:t>
      </w:r>
      <w:proofErr w:type="spellStart"/>
      <w:r w:rsidRPr="00DB25C4">
        <w:rPr>
          <w:rFonts w:cstheme="minorHAnsi"/>
          <w:color w:val="000000"/>
        </w:rPr>
        <w:t>merupakan</w:t>
      </w:r>
      <w:proofErr w:type="spellEnd"/>
      <w:r w:rsidRPr="00DB25C4">
        <w:rPr>
          <w:rFonts w:cstheme="minorHAnsi"/>
          <w:color w:val="000000"/>
        </w:rPr>
        <w:t xml:space="preserve"> </w:t>
      </w:r>
      <w:proofErr w:type="spellStart"/>
      <w:r w:rsidRPr="00DB25C4">
        <w:rPr>
          <w:rFonts w:cstheme="minorHAnsi"/>
          <w:color w:val="000000"/>
        </w:rPr>
        <w:t>bentuk</w:t>
      </w:r>
      <w:proofErr w:type="spellEnd"/>
      <w:r w:rsidRPr="00DB25C4">
        <w:rPr>
          <w:rFonts w:cstheme="minorHAnsi"/>
          <w:color w:val="000000"/>
        </w:rPr>
        <w:t xml:space="preserve"> </w:t>
      </w:r>
      <w:proofErr w:type="spellStart"/>
      <w:r w:rsidRPr="00DB25C4">
        <w:rPr>
          <w:rFonts w:cstheme="minorHAnsi"/>
          <w:color w:val="000000"/>
        </w:rPr>
        <w:t>evaluasi</w:t>
      </w:r>
      <w:proofErr w:type="spellEnd"/>
      <w:r w:rsidRPr="00DB25C4">
        <w:rPr>
          <w:rFonts w:cstheme="minorHAnsi"/>
          <w:color w:val="000000"/>
        </w:rPr>
        <w:t xml:space="preserve"> </w:t>
      </w:r>
      <w:proofErr w:type="spellStart"/>
      <w:r w:rsidRPr="00DB25C4">
        <w:rPr>
          <w:rFonts w:cstheme="minorHAnsi"/>
          <w:color w:val="000000"/>
        </w:rPr>
        <w:t>bagi</w:t>
      </w:r>
      <w:proofErr w:type="spellEnd"/>
      <w:r w:rsidRPr="00DB25C4">
        <w:rPr>
          <w:rFonts w:cstheme="minorHAnsi"/>
          <w:b/>
          <w:bCs/>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yang </w:t>
      </w:r>
      <w:proofErr w:type="spellStart"/>
      <w:r w:rsidRPr="00DB25C4">
        <w:rPr>
          <w:rFonts w:cstheme="minorHAnsi"/>
          <w:color w:val="000000"/>
        </w:rPr>
        <w:t>telah</w:t>
      </w:r>
      <w:proofErr w:type="spellEnd"/>
      <w:r w:rsidRPr="00DB25C4">
        <w:rPr>
          <w:rFonts w:cstheme="minorHAnsi"/>
          <w:color w:val="000000"/>
        </w:rPr>
        <w:t xml:space="preserve"> </w:t>
      </w:r>
      <w:proofErr w:type="spellStart"/>
      <w:r w:rsidRPr="00DB25C4">
        <w:rPr>
          <w:rFonts w:cstheme="minorHAnsi"/>
          <w:color w:val="000000"/>
        </w:rPr>
        <w:t>tersertifikasi</w:t>
      </w:r>
      <w:proofErr w:type="spellEnd"/>
      <w:r w:rsidRPr="00DB25C4">
        <w:rPr>
          <w:rFonts w:cstheme="minorHAnsi"/>
          <w:color w:val="000000"/>
        </w:rPr>
        <w:t xml:space="preserve"> dan </w:t>
      </w:r>
      <w:proofErr w:type="spellStart"/>
      <w:r w:rsidRPr="00DB25C4">
        <w:rPr>
          <w:rFonts w:cstheme="minorHAnsi"/>
          <w:color w:val="000000"/>
        </w:rPr>
        <w:t>dilaksanakan</w:t>
      </w:r>
      <w:proofErr w:type="spellEnd"/>
      <w:r w:rsidRPr="00DB25C4">
        <w:rPr>
          <w:rFonts w:cstheme="minorHAnsi"/>
          <w:color w:val="000000"/>
        </w:rPr>
        <w:t xml:space="preserve"> </w:t>
      </w:r>
      <w:proofErr w:type="spellStart"/>
      <w:r w:rsidRPr="00DB25C4">
        <w:rPr>
          <w:rFonts w:cstheme="minorHAnsi"/>
          <w:color w:val="000000"/>
        </w:rPr>
        <w:t>setiap</w:t>
      </w:r>
      <w:proofErr w:type="spellEnd"/>
      <w:r w:rsidRPr="00DB25C4">
        <w:rPr>
          <w:rFonts w:cstheme="minorHAnsi"/>
          <w:color w:val="000000"/>
        </w:rPr>
        <w:t xml:space="preserve"> semester yang </w:t>
      </w:r>
      <w:proofErr w:type="spellStart"/>
      <w:r w:rsidRPr="00DB25C4">
        <w:rPr>
          <w:rFonts w:cstheme="minorHAnsi"/>
          <w:color w:val="000000"/>
        </w:rPr>
        <w:t>pengisiannya</w:t>
      </w:r>
      <w:proofErr w:type="spellEnd"/>
      <w:r w:rsidRPr="00DB25C4">
        <w:rPr>
          <w:rFonts w:cstheme="minorHAnsi"/>
          <w:color w:val="000000"/>
        </w:rPr>
        <w:t xml:space="preserve">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w:t>
      </w:r>
      <w:proofErr w:type="spellStart"/>
      <w:r w:rsidRPr="00DB25C4">
        <w:rPr>
          <w:rFonts w:cstheme="minorHAnsi"/>
          <w:color w:val="000000"/>
        </w:rPr>
        <w:t>laman</w:t>
      </w:r>
      <w:proofErr w:type="spellEnd"/>
      <w:r w:rsidRPr="00DB25C4">
        <w:rPr>
          <w:rFonts w:cstheme="minorHAnsi"/>
          <w:color w:val="000000"/>
        </w:rPr>
        <w:t xml:space="preserve"> sister.machung.ac.id. </w:t>
      </w:r>
      <w:proofErr w:type="spellStart"/>
      <w:r w:rsidRPr="00DB25C4">
        <w:rPr>
          <w:rFonts w:cstheme="minorHAnsi"/>
          <w:color w:val="000000"/>
        </w:rPr>
        <w:t>Sedangkan</w:t>
      </w:r>
      <w:proofErr w:type="spellEnd"/>
      <w:r w:rsidRPr="00DB25C4">
        <w:rPr>
          <w:rFonts w:cstheme="minorHAnsi"/>
          <w:color w:val="000000"/>
        </w:rPr>
        <w:t xml:space="preserve"> ITIKAD </w:t>
      </w:r>
      <w:proofErr w:type="spellStart"/>
      <w:r w:rsidRPr="00DB25C4">
        <w:rPr>
          <w:rFonts w:cstheme="minorHAnsi"/>
          <w:color w:val="000000"/>
        </w:rPr>
        <w:t>merupakan</w:t>
      </w:r>
      <w:proofErr w:type="spellEnd"/>
      <w:r w:rsidRPr="00DB25C4">
        <w:rPr>
          <w:rFonts w:cstheme="minorHAnsi"/>
          <w:b/>
          <w:bCs/>
          <w:color w:val="000000"/>
        </w:rPr>
        <w:t xml:space="preserve"> </w:t>
      </w:r>
      <w:proofErr w:type="spellStart"/>
      <w:r w:rsidRPr="00DB25C4">
        <w:rPr>
          <w:rFonts w:cstheme="minorHAnsi"/>
          <w:color w:val="000000"/>
        </w:rPr>
        <w:t>bentuk</w:t>
      </w:r>
      <w:proofErr w:type="spellEnd"/>
      <w:r w:rsidRPr="00DB25C4">
        <w:rPr>
          <w:rFonts w:cstheme="minorHAnsi"/>
          <w:color w:val="000000"/>
        </w:rPr>
        <w:t xml:space="preserve"> </w:t>
      </w:r>
      <w:proofErr w:type="spellStart"/>
      <w:r w:rsidRPr="00DB25C4">
        <w:rPr>
          <w:rFonts w:cstheme="minorHAnsi"/>
          <w:color w:val="000000"/>
        </w:rPr>
        <w:t>evaluasi</w:t>
      </w:r>
      <w:proofErr w:type="spellEnd"/>
      <w:r w:rsidRPr="00DB25C4">
        <w:rPr>
          <w:rFonts w:cstheme="minorHAnsi"/>
          <w:color w:val="000000"/>
        </w:rPr>
        <w:t xml:space="preserve"> </w:t>
      </w:r>
      <w:proofErr w:type="spellStart"/>
      <w:r w:rsidRPr="00DB25C4">
        <w:rPr>
          <w:rFonts w:cstheme="minorHAnsi"/>
          <w:color w:val="000000"/>
        </w:rPr>
        <w:t>bagi</w:t>
      </w:r>
      <w:proofErr w:type="spellEnd"/>
      <w:r w:rsidRPr="00DB25C4">
        <w:rPr>
          <w:rFonts w:cstheme="minorHAnsi"/>
          <w:color w:val="000000"/>
        </w:rPr>
        <w:t xml:space="preserve"> </w:t>
      </w:r>
      <w:proofErr w:type="spellStart"/>
      <w:r w:rsidRPr="00DB25C4">
        <w:rPr>
          <w:rFonts w:cstheme="minorHAnsi"/>
          <w:color w:val="000000"/>
        </w:rPr>
        <w:t>seluruh</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Universitas Ma Chung yang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setiap</w:t>
      </w:r>
      <w:proofErr w:type="spellEnd"/>
      <w:r w:rsidRPr="00DB25C4">
        <w:rPr>
          <w:rFonts w:cstheme="minorHAnsi"/>
          <w:color w:val="000000"/>
        </w:rPr>
        <w:t xml:space="preserve"> </w:t>
      </w:r>
      <w:proofErr w:type="spellStart"/>
      <w:r w:rsidRPr="00DB25C4">
        <w:rPr>
          <w:rFonts w:cstheme="minorHAnsi"/>
          <w:color w:val="000000"/>
        </w:rPr>
        <w:t>tahun</w:t>
      </w:r>
      <w:proofErr w:type="spellEnd"/>
      <w:r w:rsidRPr="00DB25C4">
        <w:rPr>
          <w:rFonts w:cstheme="minorHAnsi"/>
          <w:color w:val="000000"/>
        </w:rPr>
        <w:t xml:space="preserve"> oleh Badan </w:t>
      </w:r>
      <w:proofErr w:type="spellStart"/>
      <w:r w:rsidRPr="00DB25C4">
        <w:rPr>
          <w:rFonts w:cstheme="minorHAnsi"/>
          <w:color w:val="000000"/>
        </w:rPr>
        <w:t>Pengelolaan</w:t>
      </w:r>
      <w:proofErr w:type="spellEnd"/>
      <w:r w:rsidRPr="00DB25C4">
        <w:rPr>
          <w:rFonts w:cstheme="minorHAnsi"/>
          <w:color w:val="000000"/>
        </w:rPr>
        <w:t xml:space="preserve"> </w:t>
      </w:r>
      <w:proofErr w:type="spellStart"/>
      <w:r w:rsidRPr="00DB25C4">
        <w:rPr>
          <w:rFonts w:cstheme="minorHAnsi"/>
          <w:color w:val="000000"/>
        </w:rPr>
        <w:t>Sumber</w:t>
      </w:r>
      <w:proofErr w:type="spellEnd"/>
      <w:r w:rsidRPr="00DB25C4">
        <w:rPr>
          <w:rFonts w:cstheme="minorHAnsi"/>
          <w:color w:val="000000"/>
        </w:rPr>
        <w:t xml:space="preserve"> Daya </w:t>
      </w:r>
      <w:proofErr w:type="spellStart"/>
      <w:r w:rsidRPr="00DB25C4">
        <w:rPr>
          <w:rFonts w:cstheme="minorHAnsi"/>
          <w:color w:val="000000"/>
        </w:rPr>
        <w:t>Manusia</w:t>
      </w:r>
      <w:proofErr w:type="spellEnd"/>
      <w:r w:rsidRPr="00DB25C4">
        <w:rPr>
          <w:rFonts w:cstheme="minorHAnsi"/>
          <w:color w:val="000000"/>
        </w:rPr>
        <w:t xml:space="preserve"> (PSDM). </w:t>
      </w:r>
      <w:proofErr w:type="spellStart"/>
      <w:r w:rsidRPr="00DB25C4">
        <w:rPr>
          <w:rFonts w:cstheme="minorHAnsi"/>
          <w:color w:val="000000"/>
        </w:rPr>
        <w:t>Evaluasi</w:t>
      </w:r>
      <w:proofErr w:type="spellEnd"/>
      <w:r w:rsidRPr="00DB25C4">
        <w:rPr>
          <w:rFonts w:cstheme="minorHAnsi"/>
          <w:color w:val="000000"/>
        </w:rPr>
        <w:t xml:space="preserve"> </w:t>
      </w:r>
      <w:proofErr w:type="spellStart"/>
      <w:r w:rsidRPr="00DB25C4">
        <w:rPr>
          <w:rFonts w:cstheme="minorHAnsi"/>
          <w:color w:val="000000"/>
        </w:rPr>
        <w:t>kinerja</w:t>
      </w:r>
      <w:proofErr w:type="spellEnd"/>
      <w:r w:rsidRPr="00DB25C4">
        <w:rPr>
          <w:rFonts w:cstheme="minorHAnsi"/>
          <w:color w:val="000000"/>
        </w:rPr>
        <w:t xml:space="preserve"> </w:t>
      </w:r>
      <w:proofErr w:type="spellStart"/>
      <w:r w:rsidRPr="00DB25C4">
        <w:rPr>
          <w:rFonts w:cstheme="minorHAnsi"/>
          <w:color w:val="000000"/>
        </w:rPr>
        <w:t>ini</w:t>
      </w:r>
      <w:proofErr w:type="spellEnd"/>
      <w:r w:rsidRPr="00DB25C4">
        <w:rPr>
          <w:rFonts w:cstheme="minorHAnsi"/>
          <w:color w:val="000000"/>
        </w:rPr>
        <w:t xml:space="preserve"> </w:t>
      </w:r>
      <w:proofErr w:type="spellStart"/>
      <w:r w:rsidRPr="00DB25C4">
        <w:rPr>
          <w:rFonts w:cstheme="minorHAnsi"/>
          <w:color w:val="000000"/>
        </w:rPr>
        <w:t>mencakup</w:t>
      </w:r>
      <w:proofErr w:type="spellEnd"/>
      <w:r w:rsidRPr="00DB25C4">
        <w:rPr>
          <w:rFonts w:cstheme="minorHAnsi"/>
          <w:color w:val="000000"/>
        </w:rPr>
        <w:t xml:space="preserve"> </w:t>
      </w:r>
      <w:proofErr w:type="spellStart"/>
      <w:r w:rsidRPr="00DB25C4">
        <w:rPr>
          <w:rFonts w:cstheme="minorHAnsi"/>
          <w:color w:val="000000"/>
        </w:rPr>
        <w:t>pelaksanaan</w:t>
      </w:r>
      <w:proofErr w:type="spellEnd"/>
      <w:r w:rsidRPr="00DB25C4">
        <w:rPr>
          <w:rFonts w:cstheme="minorHAnsi"/>
          <w:color w:val="000000"/>
        </w:rPr>
        <w:t xml:space="preserve"> Tri Dharma </w:t>
      </w:r>
      <w:proofErr w:type="spellStart"/>
      <w:r w:rsidRPr="00DB25C4">
        <w:rPr>
          <w:rFonts w:cstheme="minorHAnsi"/>
          <w:color w:val="000000"/>
        </w:rPr>
        <w:t>Perguruan</w:t>
      </w:r>
      <w:proofErr w:type="spellEnd"/>
      <w:r w:rsidRPr="00DB25C4">
        <w:rPr>
          <w:rFonts w:cstheme="minorHAnsi"/>
          <w:color w:val="000000"/>
        </w:rPr>
        <w:t xml:space="preserve"> Tinggi, </w:t>
      </w:r>
      <w:proofErr w:type="spellStart"/>
      <w:r w:rsidRPr="00DB25C4">
        <w:rPr>
          <w:rFonts w:cstheme="minorHAnsi"/>
          <w:color w:val="000000"/>
        </w:rPr>
        <w:t>prestasi</w:t>
      </w:r>
      <w:proofErr w:type="spellEnd"/>
      <w:r w:rsidRPr="00DB25C4">
        <w:rPr>
          <w:rFonts w:cstheme="minorHAnsi"/>
          <w:color w:val="000000"/>
        </w:rPr>
        <w:t xml:space="preserve"> </w:t>
      </w:r>
      <w:proofErr w:type="spellStart"/>
      <w:r w:rsidRPr="00DB25C4">
        <w:rPr>
          <w:rFonts w:cstheme="minorHAnsi"/>
          <w:color w:val="000000"/>
        </w:rPr>
        <w:t>kerja</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dan </w:t>
      </w:r>
      <w:proofErr w:type="spellStart"/>
      <w:r w:rsidRPr="00DB25C4">
        <w:rPr>
          <w:rFonts w:cstheme="minorHAnsi"/>
          <w:color w:val="000000"/>
        </w:rPr>
        <w:t>pengabdian</w:t>
      </w:r>
      <w:proofErr w:type="spellEnd"/>
      <w:r w:rsidRPr="00DB25C4">
        <w:rPr>
          <w:rFonts w:cstheme="minorHAnsi"/>
          <w:color w:val="000000"/>
        </w:rPr>
        <w:t xml:space="preserve"> </w:t>
      </w:r>
      <w:proofErr w:type="spellStart"/>
      <w:r w:rsidRPr="00DB25C4">
        <w:rPr>
          <w:rFonts w:cstheme="minorHAnsi"/>
          <w:color w:val="000000"/>
        </w:rPr>
        <w:t>kepada</w:t>
      </w:r>
      <w:proofErr w:type="spellEnd"/>
      <w:r w:rsidRPr="00DB25C4">
        <w:rPr>
          <w:rFonts w:cstheme="minorHAnsi"/>
          <w:color w:val="000000"/>
        </w:rPr>
        <w:t xml:space="preserve"> universitas. </w:t>
      </w:r>
      <w:proofErr w:type="spellStart"/>
      <w:r w:rsidRPr="00DB25C4">
        <w:rPr>
          <w:rFonts w:cstheme="minorHAnsi"/>
          <w:color w:val="000000"/>
        </w:rPr>
        <w:t>Evaluasi</w:t>
      </w:r>
      <w:proofErr w:type="spellEnd"/>
      <w:r w:rsidRPr="00DB25C4">
        <w:rPr>
          <w:rFonts w:cstheme="minorHAnsi"/>
          <w:color w:val="000000"/>
        </w:rPr>
        <w:t xml:space="preserve"> </w:t>
      </w:r>
      <w:proofErr w:type="spellStart"/>
      <w:r w:rsidRPr="00DB25C4">
        <w:rPr>
          <w:rFonts w:cstheme="minorHAnsi"/>
          <w:color w:val="000000"/>
        </w:rPr>
        <w:t>aktivitas</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FBS </w:t>
      </w:r>
      <w:proofErr w:type="spellStart"/>
      <w:r w:rsidRPr="00DB25C4">
        <w:rPr>
          <w:rFonts w:cstheme="minorHAnsi"/>
          <w:color w:val="000000"/>
        </w:rPr>
        <w:t>dalam</w:t>
      </w:r>
      <w:proofErr w:type="spellEnd"/>
      <w:r w:rsidRPr="00DB25C4">
        <w:rPr>
          <w:rFonts w:cstheme="minorHAnsi"/>
          <w:color w:val="000000"/>
        </w:rPr>
        <w:t xml:space="preserve"> proses </w:t>
      </w:r>
      <w:proofErr w:type="spellStart"/>
      <w:r w:rsidRPr="00DB25C4">
        <w:rPr>
          <w:rFonts w:cstheme="minorHAnsi"/>
          <w:color w:val="000000"/>
        </w:rPr>
        <w:t>perkuliahan</w:t>
      </w:r>
      <w:proofErr w:type="spellEnd"/>
      <w:r w:rsidRPr="00DB25C4">
        <w:rPr>
          <w:rFonts w:cstheme="minorHAnsi"/>
          <w:color w:val="000000"/>
        </w:rPr>
        <w:t xml:space="preserve"> juga</w:t>
      </w:r>
      <w:r w:rsidRPr="00DB25C4">
        <w:rPr>
          <w:rFonts w:cstheme="minorHAnsi"/>
          <w:b/>
          <w:bCs/>
          <w:color w:val="000000"/>
        </w:rPr>
        <w:t xml:space="preserve"> </w:t>
      </w:r>
      <w:proofErr w:type="spellStart"/>
      <w:r w:rsidRPr="00DB25C4">
        <w:rPr>
          <w:rFonts w:cstheme="minorHAnsi"/>
          <w:color w:val="000000"/>
        </w:rPr>
        <w:t>dinilai</w:t>
      </w:r>
      <w:proofErr w:type="spellEnd"/>
      <w:r w:rsidRPr="00DB25C4">
        <w:rPr>
          <w:rFonts w:cstheme="minorHAnsi"/>
          <w:color w:val="000000"/>
        </w:rPr>
        <w:t xml:space="preserve"> oleh </w:t>
      </w:r>
      <w:proofErr w:type="spellStart"/>
      <w:r w:rsidRPr="00DB25C4">
        <w:rPr>
          <w:rFonts w:cstheme="minorHAnsi"/>
          <w:color w:val="000000"/>
        </w:rPr>
        <w:t>mahasiswa</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w:t>
      </w:r>
      <w:proofErr w:type="spellStart"/>
      <w:r w:rsidRPr="00DB25C4">
        <w:rPr>
          <w:rFonts w:cstheme="minorHAnsi"/>
          <w:color w:val="000000"/>
        </w:rPr>
        <w:t>sistem</w:t>
      </w:r>
      <w:proofErr w:type="spellEnd"/>
      <w:r w:rsidRPr="00DB25C4">
        <w:rPr>
          <w:rFonts w:cstheme="minorHAnsi"/>
          <w:color w:val="000000"/>
        </w:rPr>
        <w:t xml:space="preserve"> </w:t>
      </w:r>
      <w:proofErr w:type="spellStart"/>
      <w:r w:rsidRPr="00DB25C4">
        <w:rPr>
          <w:rFonts w:cstheme="minorHAnsi"/>
          <w:b/>
          <w:bCs/>
          <w:color w:val="000000"/>
        </w:rPr>
        <w:t>Evaluasi</w:t>
      </w:r>
      <w:proofErr w:type="spellEnd"/>
      <w:r w:rsidRPr="00DB25C4">
        <w:rPr>
          <w:rFonts w:cstheme="minorHAnsi"/>
          <w:b/>
          <w:bCs/>
          <w:color w:val="000000"/>
        </w:rPr>
        <w:t xml:space="preserve"> </w:t>
      </w:r>
      <w:proofErr w:type="spellStart"/>
      <w:r w:rsidRPr="00DB25C4">
        <w:rPr>
          <w:rFonts w:cstheme="minorHAnsi"/>
          <w:b/>
          <w:bCs/>
          <w:color w:val="000000"/>
        </w:rPr>
        <w:t>Dosen</w:t>
      </w:r>
      <w:proofErr w:type="spellEnd"/>
      <w:r w:rsidRPr="00DB25C4">
        <w:rPr>
          <w:rFonts w:cstheme="minorHAnsi"/>
          <w:b/>
          <w:bCs/>
          <w:color w:val="000000"/>
        </w:rPr>
        <w:t xml:space="preserve"> oleh </w:t>
      </w:r>
      <w:proofErr w:type="spellStart"/>
      <w:r w:rsidRPr="00DB25C4">
        <w:rPr>
          <w:rFonts w:cstheme="minorHAnsi"/>
          <w:b/>
          <w:bCs/>
          <w:color w:val="000000"/>
        </w:rPr>
        <w:t>Mahasiswa</w:t>
      </w:r>
      <w:proofErr w:type="spellEnd"/>
      <w:r w:rsidRPr="00DB25C4">
        <w:rPr>
          <w:rFonts w:cstheme="minorHAnsi"/>
          <w:b/>
          <w:bCs/>
          <w:color w:val="000000"/>
        </w:rPr>
        <w:t xml:space="preserve"> </w:t>
      </w:r>
      <w:r w:rsidRPr="00DB25C4">
        <w:rPr>
          <w:rFonts w:cstheme="minorHAnsi"/>
          <w:color w:val="000000"/>
        </w:rPr>
        <w:t xml:space="preserve">di </w:t>
      </w:r>
      <w:proofErr w:type="spellStart"/>
      <w:r w:rsidRPr="00DB25C4">
        <w:rPr>
          <w:rFonts w:cstheme="minorHAnsi"/>
          <w:color w:val="000000"/>
        </w:rPr>
        <w:t>laman</w:t>
      </w:r>
      <w:proofErr w:type="spellEnd"/>
      <w:r w:rsidRPr="00DB25C4">
        <w:rPr>
          <w:rFonts w:cstheme="minorHAnsi"/>
          <w:color w:val="000000"/>
        </w:rPr>
        <w:t xml:space="preserve"> mahasiswa.machung.ac.id. </w:t>
      </w:r>
      <w:proofErr w:type="spellStart"/>
      <w:r w:rsidRPr="00DB25C4">
        <w:rPr>
          <w:rFonts w:cstheme="minorHAnsi"/>
          <w:color w:val="000000"/>
        </w:rPr>
        <w:t>Evaluasi</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dilaksanakan</w:t>
      </w:r>
      <w:proofErr w:type="spellEnd"/>
      <w:r w:rsidRPr="00DB25C4">
        <w:rPr>
          <w:rFonts w:cstheme="minorHAnsi"/>
          <w:color w:val="000000"/>
        </w:rPr>
        <w:t xml:space="preserve"> pada </w:t>
      </w:r>
      <w:proofErr w:type="spellStart"/>
      <w:r w:rsidRPr="00DB25C4">
        <w:rPr>
          <w:rFonts w:cstheme="minorHAnsi"/>
          <w:color w:val="000000"/>
        </w:rPr>
        <w:t>akhir</w:t>
      </w:r>
      <w:proofErr w:type="spellEnd"/>
      <w:r w:rsidRPr="00DB25C4">
        <w:rPr>
          <w:rFonts w:cstheme="minorHAnsi"/>
          <w:color w:val="000000"/>
        </w:rPr>
        <w:t xml:space="preserve"> semester. Dari </w:t>
      </w:r>
      <w:proofErr w:type="spellStart"/>
      <w:r w:rsidRPr="00DB25C4">
        <w:rPr>
          <w:rFonts w:cstheme="minorHAnsi"/>
          <w:color w:val="000000"/>
        </w:rPr>
        <w:t>hasil</w:t>
      </w:r>
      <w:proofErr w:type="spellEnd"/>
      <w:r w:rsidRPr="00DB25C4">
        <w:rPr>
          <w:rFonts w:cstheme="minorHAnsi"/>
          <w:color w:val="000000"/>
        </w:rPr>
        <w:t xml:space="preserve"> </w:t>
      </w:r>
      <w:proofErr w:type="spellStart"/>
      <w:r w:rsidRPr="00DB25C4">
        <w:rPr>
          <w:rFonts w:cstheme="minorHAnsi"/>
          <w:color w:val="000000"/>
        </w:rPr>
        <w:t>analisis</w:t>
      </w:r>
      <w:proofErr w:type="spellEnd"/>
      <w:r w:rsidRPr="00DB25C4">
        <w:rPr>
          <w:rFonts w:cstheme="minorHAnsi"/>
          <w:color w:val="000000"/>
        </w:rPr>
        <w:t xml:space="preserve"> </w:t>
      </w:r>
      <w:proofErr w:type="spellStart"/>
      <w:r w:rsidRPr="00DB25C4">
        <w:rPr>
          <w:rFonts w:cstheme="minorHAnsi"/>
          <w:color w:val="000000"/>
        </w:rPr>
        <w:t>evaluasi</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FBS pada </w:t>
      </w:r>
      <w:proofErr w:type="spellStart"/>
      <w:r w:rsidRPr="00DB25C4">
        <w:rPr>
          <w:rFonts w:cstheme="minorHAnsi"/>
          <w:color w:val="000000"/>
        </w:rPr>
        <w:t>tahun</w:t>
      </w:r>
      <w:proofErr w:type="spellEnd"/>
      <w:r w:rsidRPr="00DB25C4">
        <w:rPr>
          <w:rFonts w:cstheme="minorHAnsi"/>
          <w:color w:val="000000"/>
        </w:rPr>
        <w:t xml:space="preserve"> 2021/2022 </w:t>
      </w:r>
      <w:proofErr w:type="spellStart"/>
      <w:r w:rsidRPr="00DB25C4">
        <w:rPr>
          <w:rFonts w:cstheme="minorHAnsi"/>
          <w:color w:val="000000"/>
        </w:rPr>
        <w:t>diperoleh</w:t>
      </w:r>
      <w:proofErr w:type="spellEnd"/>
      <w:r w:rsidRPr="00DB25C4">
        <w:rPr>
          <w:rFonts w:cstheme="minorHAnsi"/>
          <w:color w:val="000000"/>
        </w:rPr>
        <w:t xml:space="preserve"> rata-rata</w:t>
      </w:r>
      <w:r w:rsidRPr="00DB25C4">
        <w:rPr>
          <w:rFonts w:cstheme="minorHAnsi"/>
          <w:b/>
          <w:bCs/>
          <w:color w:val="000000"/>
        </w:rPr>
        <w:t xml:space="preserve"> </w:t>
      </w:r>
      <w:proofErr w:type="spellStart"/>
      <w:r w:rsidRPr="00DB25C4">
        <w:rPr>
          <w:rFonts w:cstheme="minorHAnsi"/>
          <w:color w:val="000000"/>
        </w:rPr>
        <w:t>nilai</w:t>
      </w:r>
      <w:proofErr w:type="spellEnd"/>
      <w:r w:rsidRPr="00DB25C4">
        <w:rPr>
          <w:rFonts w:cstheme="minorHAnsi"/>
          <w:b/>
          <w:bCs/>
          <w:color w:val="000000"/>
        </w:rPr>
        <w:t xml:space="preserve"> </w:t>
      </w:r>
      <w:r w:rsidRPr="00DB25C4">
        <w:rPr>
          <w:rFonts w:cstheme="minorHAnsi"/>
          <w:color w:val="000000"/>
        </w:rPr>
        <w:t>78.</w:t>
      </w:r>
    </w:p>
    <w:p w14:paraId="4CB25C88"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7194994E" w14:textId="77777777" w:rsidR="00EE2EA9" w:rsidRPr="00DB25C4" w:rsidRDefault="00EE2EA9" w:rsidP="00687314">
      <w:pPr>
        <w:autoSpaceDE w:val="0"/>
        <w:autoSpaceDN w:val="0"/>
        <w:adjustRightInd w:val="0"/>
        <w:spacing w:after="0" w:line="240" w:lineRule="auto"/>
        <w:jc w:val="both"/>
        <w:rPr>
          <w:rFonts w:cstheme="minorHAnsi"/>
          <w:color w:val="000000"/>
        </w:rPr>
      </w:pPr>
      <w:r w:rsidRPr="00DB25C4">
        <w:rPr>
          <w:rFonts w:cstheme="minorHAnsi"/>
          <w:noProof/>
          <w:color w:val="000000"/>
          <w:shd w:val="clear" w:color="auto" w:fill="E6E6E6"/>
        </w:rPr>
        <mc:AlternateContent>
          <mc:Choice Requires="wps">
            <w:drawing>
              <wp:anchor distT="0" distB="0" distL="114300" distR="114300" simplePos="0" relativeHeight="251667456" behindDoc="0" locked="0" layoutInCell="1" allowOverlap="1" wp14:anchorId="714B6C77" wp14:editId="758CF961">
                <wp:simplePos x="0" y="0"/>
                <wp:positionH relativeFrom="column">
                  <wp:posOffset>-38100</wp:posOffset>
                </wp:positionH>
                <wp:positionV relativeFrom="paragraph">
                  <wp:posOffset>47625</wp:posOffset>
                </wp:positionV>
                <wp:extent cx="5934075" cy="2867025"/>
                <wp:effectExtent l="0" t="0" r="28575" b="28575"/>
                <wp:wrapNone/>
                <wp:docPr id="6" name="Text Box 6"/>
                <wp:cNvGraphicFramePr/>
                <a:graphic xmlns:a="http://schemas.openxmlformats.org/drawingml/2006/main">
                  <a:graphicData uri="http://schemas.microsoft.com/office/word/2010/wordprocessingShape">
                    <wps:wsp>
                      <wps:cNvSpPr txBox="1"/>
                      <wps:spPr>
                        <a:xfrm>
                          <a:off x="0" y="0"/>
                          <a:ext cx="5934075" cy="28670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56AC98A" w14:textId="77777777" w:rsidR="00687314" w:rsidRDefault="00687314" w:rsidP="00CD4E67">
                            <w:r>
                              <w:rPr>
                                <w:noProof/>
                                <w:color w:val="2B579A"/>
                                <w:shd w:val="clear" w:color="auto" w:fill="E6E6E6"/>
                              </w:rPr>
                              <w:drawing>
                                <wp:inline distT="0" distB="0" distL="0" distR="0" wp14:anchorId="76270007" wp14:editId="5138F238">
                                  <wp:extent cx="5760720" cy="23774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237744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14B6C77" id="Text Box 6" o:spid="_x0000_s1030" type="#_x0000_t202" style="position:absolute;left:0;text-align:left;margin-left:-3pt;margin-top:3.75pt;width:467.25pt;height:225.75pt;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" fillcolor="white [3201]" strokeweight=".5pt">
                <v:textbox style="mso-fit-shape-to-text:t">
                  <w:txbxContent>
                    <w:p w14:paraId="056AC98A" w14:textId="77777777" w:rsidR="00687314" w:rsidRDefault="00687314" w:rsidP="00CD4E67">
                      <w:r>
                        <w:rPr>
                          <w:noProof/>
                          <w:color w:val="2B579A"/>
                          <w:shd w:val="clear" w:color="auto" w:fill="E6E6E6"/>
                        </w:rPr>
                        <w:drawing>
                          <wp:inline distT="0" distB="0" distL="0" distR="0" wp14:anchorId="76270007" wp14:editId="5138F238">
                            <wp:extent cx="5760720" cy="23774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2377440"/>
                                    </a:xfrm>
                                    <a:prstGeom prst="rect">
                                      <a:avLst/>
                                    </a:prstGeom>
                                    <a:noFill/>
                                    <a:ln>
                                      <a:noFill/>
                                    </a:ln>
                                  </pic:spPr>
                                </pic:pic>
                              </a:graphicData>
                            </a:graphic>
                          </wp:inline>
                        </w:drawing>
                      </w:r>
                    </w:p>
                  </w:txbxContent>
                </v:textbox>
              </v:shape>
            </w:pict>
          </mc:Fallback>
        </mc:AlternateContent>
      </w:r>
    </w:p>
    <w:p w14:paraId="6CCA459C"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26DD70AD"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18387232"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4881975E"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2E98DB9F"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392E40DF"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3E7B8A3F"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2473678F"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7A58962A"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3385B275"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2B1C0D3E"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6E34DC16"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7CEC2CA7"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0B79FBD5"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61BEC2EA"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6E486F1C"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6BDB78C9" w14:textId="77777777" w:rsidR="00EE2EA9" w:rsidRPr="00DB25C4" w:rsidRDefault="00EE2EA9" w:rsidP="00687314">
      <w:pPr>
        <w:autoSpaceDE w:val="0"/>
        <w:autoSpaceDN w:val="0"/>
        <w:adjustRightInd w:val="0"/>
        <w:spacing w:after="0" w:line="240" w:lineRule="auto"/>
        <w:jc w:val="both"/>
        <w:rPr>
          <w:rFonts w:cstheme="minorHAnsi"/>
        </w:rPr>
      </w:pPr>
      <w:proofErr w:type="spellStart"/>
      <w:r w:rsidRPr="00DB25C4">
        <w:rPr>
          <w:rFonts w:cstheme="minorHAnsi"/>
          <w:color w:val="000000"/>
        </w:rPr>
        <w:t>Survei</w:t>
      </w:r>
      <w:proofErr w:type="spellEnd"/>
      <w:r w:rsidRPr="00DB25C4">
        <w:rPr>
          <w:rFonts w:cstheme="minorHAnsi"/>
          <w:color w:val="000000"/>
        </w:rPr>
        <w:t xml:space="preserve"> </w:t>
      </w:r>
      <w:proofErr w:type="spellStart"/>
      <w:r w:rsidRPr="00DB25C4">
        <w:rPr>
          <w:rFonts w:cstheme="minorHAnsi"/>
          <w:color w:val="000000"/>
        </w:rPr>
        <w:t>kepuasan</w:t>
      </w:r>
      <w:proofErr w:type="spellEnd"/>
      <w:r w:rsidRPr="00DB25C4">
        <w:rPr>
          <w:rFonts w:cstheme="minorHAnsi"/>
          <w:color w:val="000000"/>
        </w:rPr>
        <w:t xml:space="preserve"> juga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mengevaluasi</w:t>
      </w:r>
      <w:proofErr w:type="spellEnd"/>
      <w:r w:rsidRPr="00DB25C4">
        <w:rPr>
          <w:rFonts w:cstheme="minorHAnsi"/>
          <w:color w:val="000000"/>
        </w:rPr>
        <w:t xml:space="preserve"> </w:t>
      </w:r>
      <w:proofErr w:type="spellStart"/>
      <w:r w:rsidRPr="00DB25C4">
        <w:rPr>
          <w:rFonts w:cstheme="minorHAnsi"/>
          <w:color w:val="000000"/>
        </w:rPr>
        <w:t>kinerja</w:t>
      </w:r>
      <w:proofErr w:type="spellEnd"/>
      <w:r w:rsidRPr="00DB25C4">
        <w:rPr>
          <w:rFonts w:cstheme="minorHAnsi"/>
          <w:color w:val="000000"/>
        </w:rPr>
        <w:t xml:space="preserve"> FBS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berbagai</w:t>
      </w:r>
      <w:proofErr w:type="spellEnd"/>
      <w:r w:rsidRPr="00DB25C4">
        <w:rPr>
          <w:rFonts w:cstheme="minorHAnsi"/>
          <w:color w:val="000000"/>
        </w:rPr>
        <w:t xml:space="preserve"> </w:t>
      </w:r>
      <w:proofErr w:type="spellStart"/>
      <w:r w:rsidRPr="00DB25C4">
        <w:rPr>
          <w:rFonts w:cstheme="minorHAnsi"/>
          <w:color w:val="000000"/>
        </w:rPr>
        <w:t>bidang</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bidang</w:t>
      </w:r>
      <w:proofErr w:type="spellEnd"/>
      <w:r w:rsidRPr="00DB25C4">
        <w:rPr>
          <w:rFonts w:cstheme="minorHAnsi"/>
          <w:color w:val="000000"/>
        </w:rPr>
        <w:t xml:space="preserve"> </w:t>
      </w:r>
      <w:proofErr w:type="spellStart"/>
      <w:r w:rsidRPr="00DB25C4">
        <w:rPr>
          <w:rFonts w:cstheme="minorHAnsi"/>
          <w:color w:val="000000"/>
        </w:rPr>
        <w:t>pendidikan</w:t>
      </w:r>
      <w:proofErr w:type="spellEnd"/>
      <w:r w:rsidRPr="00DB25C4">
        <w:rPr>
          <w:rFonts w:cstheme="minorHAnsi"/>
          <w:color w:val="000000"/>
        </w:rPr>
        <w:t xml:space="preserve">, FBS </w:t>
      </w:r>
      <w:proofErr w:type="spellStart"/>
      <w:r w:rsidRPr="00DB25C4">
        <w:rPr>
          <w:rFonts w:cstheme="minorHAnsi"/>
          <w:color w:val="000000"/>
        </w:rPr>
        <w:t>menggali</w:t>
      </w:r>
      <w:proofErr w:type="spellEnd"/>
      <w:r w:rsidRPr="00DB25C4">
        <w:rPr>
          <w:rFonts w:cstheme="minorHAnsi"/>
          <w:color w:val="000000"/>
        </w:rPr>
        <w:t xml:space="preserve"> data </w:t>
      </w:r>
      <w:proofErr w:type="spellStart"/>
      <w:r w:rsidRPr="00DB25C4">
        <w:rPr>
          <w:rFonts w:cstheme="minorHAnsi"/>
          <w:color w:val="000000"/>
        </w:rPr>
        <w:t>kepuasan</w:t>
      </w:r>
      <w:proofErr w:type="spellEnd"/>
      <w:r w:rsidRPr="00DB25C4">
        <w:rPr>
          <w:rFonts w:cstheme="minorHAnsi"/>
          <w:color w:val="000000"/>
        </w:rPr>
        <w:t xml:space="preserve"> </w:t>
      </w:r>
      <w:proofErr w:type="spellStart"/>
      <w:r w:rsidRPr="00DB25C4">
        <w:rPr>
          <w:rFonts w:cstheme="minorHAnsi"/>
          <w:color w:val="000000"/>
        </w:rPr>
        <w:t>mahasiswa</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maupun</w:t>
      </w:r>
      <w:proofErr w:type="spellEnd"/>
      <w:r w:rsidRPr="00DB25C4">
        <w:rPr>
          <w:rFonts w:cstheme="minorHAnsi"/>
        </w:rPr>
        <w:t xml:space="preserve"> </w:t>
      </w:r>
      <w:proofErr w:type="spellStart"/>
      <w:r w:rsidRPr="00DB25C4">
        <w:rPr>
          <w:rFonts w:cstheme="minorHAnsi"/>
          <w:color w:val="000000"/>
        </w:rPr>
        <w:t>kaprodi</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w:t>
      </w:r>
      <w:r w:rsidRPr="00DB25C4">
        <w:rPr>
          <w:rFonts w:cstheme="minorHAnsi"/>
        </w:rPr>
        <w:t>mahasiswa.machung.ac.id</w:t>
      </w:r>
      <w:r w:rsidRPr="00DB25C4">
        <w:rPr>
          <w:rFonts w:cstheme="minorHAnsi"/>
          <w:color w:val="000000"/>
        </w:rPr>
        <w:t xml:space="preserve">.  </w:t>
      </w:r>
    </w:p>
    <w:p w14:paraId="5DB59B59"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1B158791" w14:textId="77777777" w:rsidR="00EE2EA9" w:rsidRPr="00DB25C4" w:rsidRDefault="00EE2EA9" w:rsidP="00687314">
      <w:pPr>
        <w:autoSpaceDE w:val="0"/>
        <w:autoSpaceDN w:val="0"/>
        <w:adjustRightInd w:val="0"/>
        <w:spacing w:after="0" w:line="240" w:lineRule="auto"/>
        <w:jc w:val="both"/>
        <w:rPr>
          <w:rFonts w:cstheme="minorHAnsi"/>
          <w:b/>
          <w:bCs/>
          <w:color w:val="000000"/>
        </w:rPr>
      </w:pPr>
      <w:r w:rsidRPr="00DB25C4">
        <w:rPr>
          <w:rFonts w:cstheme="minorHAnsi"/>
          <w:b/>
          <w:bCs/>
          <w:color w:val="000000"/>
        </w:rPr>
        <w:lastRenderedPageBreak/>
        <w:t xml:space="preserve">2.1.4. </w:t>
      </w:r>
      <w:proofErr w:type="spellStart"/>
      <w:r w:rsidRPr="00DB25C4">
        <w:rPr>
          <w:rFonts w:cstheme="minorHAnsi"/>
          <w:b/>
          <w:bCs/>
          <w:color w:val="000000"/>
        </w:rPr>
        <w:t>Bertanggung</w:t>
      </w:r>
      <w:proofErr w:type="spellEnd"/>
      <w:r w:rsidRPr="00DB25C4">
        <w:rPr>
          <w:rFonts w:cstheme="minorHAnsi"/>
          <w:b/>
          <w:bCs/>
          <w:color w:val="000000"/>
        </w:rPr>
        <w:t xml:space="preserve"> Jawab</w:t>
      </w:r>
    </w:p>
    <w:p w14:paraId="23FE7E2C" w14:textId="77777777" w:rsidR="00EE2EA9" w:rsidRPr="00DB25C4" w:rsidRDefault="00EE2EA9" w:rsidP="00687314">
      <w:pPr>
        <w:autoSpaceDE w:val="0"/>
        <w:autoSpaceDN w:val="0"/>
        <w:adjustRightInd w:val="0"/>
        <w:spacing w:after="0" w:line="240" w:lineRule="auto"/>
        <w:jc w:val="both"/>
        <w:rPr>
          <w:rFonts w:cstheme="minorHAnsi"/>
          <w:color w:val="000000"/>
        </w:rPr>
      </w:pPr>
      <w:r w:rsidRPr="00DB25C4">
        <w:rPr>
          <w:rFonts w:cstheme="minorHAnsi"/>
          <w:color w:val="000000"/>
        </w:rPr>
        <w:t xml:space="preserve">FBS </w:t>
      </w:r>
      <w:proofErr w:type="spellStart"/>
      <w:r w:rsidRPr="00DB25C4">
        <w:rPr>
          <w:rFonts w:cstheme="minorHAnsi"/>
          <w:color w:val="000000"/>
        </w:rPr>
        <w:t>berkomitmen</w:t>
      </w:r>
      <w:proofErr w:type="spellEnd"/>
      <w:r w:rsidRPr="00DB25C4">
        <w:rPr>
          <w:rFonts w:cstheme="minorHAnsi"/>
          <w:color w:val="000000"/>
        </w:rPr>
        <w:t xml:space="preserve"> </w:t>
      </w:r>
      <w:proofErr w:type="spellStart"/>
      <w:r w:rsidRPr="00DB25C4">
        <w:rPr>
          <w:rFonts w:cstheme="minorHAnsi"/>
          <w:color w:val="000000"/>
        </w:rPr>
        <w:t>mewujudkan</w:t>
      </w:r>
      <w:proofErr w:type="spellEnd"/>
      <w:r w:rsidRPr="00DB25C4">
        <w:rPr>
          <w:rFonts w:cstheme="minorHAnsi"/>
          <w:color w:val="000000"/>
        </w:rPr>
        <w:t xml:space="preserve"> </w:t>
      </w:r>
      <w:proofErr w:type="spellStart"/>
      <w:r w:rsidRPr="00DB25C4">
        <w:rPr>
          <w:rFonts w:cstheme="minorHAnsi"/>
          <w:color w:val="000000"/>
        </w:rPr>
        <w:t>prinsip</w:t>
      </w:r>
      <w:proofErr w:type="spellEnd"/>
      <w:r w:rsidRPr="00DB25C4">
        <w:rPr>
          <w:rFonts w:cstheme="minorHAnsi"/>
          <w:color w:val="000000"/>
        </w:rPr>
        <w:t xml:space="preserve"> </w:t>
      </w:r>
      <w:proofErr w:type="spellStart"/>
      <w:r w:rsidRPr="00DB25C4">
        <w:rPr>
          <w:rFonts w:cstheme="minorHAnsi"/>
          <w:color w:val="000000"/>
        </w:rPr>
        <w:t>pengelolaan</w:t>
      </w:r>
      <w:proofErr w:type="spellEnd"/>
      <w:r w:rsidRPr="00DB25C4">
        <w:rPr>
          <w:rFonts w:cstheme="minorHAnsi"/>
          <w:color w:val="000000"/>
        </w:rPr>
        <w:t xml:space="preserve"> tata </w:t>
      </w:r>
      <w:proofErr w:type="spellStart"/>
      <w:r w:rsidRPr="00DB25C4">
        <w:rPr>
          <w:rFonts w:cstheme="minorHAnsi"/>
          <w:color w:val="000000"/>
        </w:rPr>
        <w:t>pamong</w:t>
      </w:r>
      <w:proofErr w:type="spellEnd"/>
      <w:r w:rsidRPr="00DB25C4">
        <w:rPr>
          <w:rFonts w:cstheme="minorHAnsi"/>
          <w:color w:val="000000"/>
        </w:rPr>
        <w:t xml:space="preserve"> yang </w:t>
      </w:r>
      <w:proofErr w:type="spellStart"/>
      <w:r w:rsidRPr="00DB25C4">
        <w:rPr>
          <w:rFonts w:cstheme="minorHAnsi"/>
          <w:color w:val="000000"/>
        </w:rPr>
        <w:t>bertanggung</w:t>
      </w:r>
      <w:proofErr w:type="spellEnd"/>
      <w:r w:rsidRPr="00DB25C4">
        <w:rPr>
          <w:rFonts w:cstheme="minorHAnsi"/>
          <w:color w:val="000000"/>
        </w:rPr>
        <w:t xml:space="preserve"> </w:t>
      </w:r>
      <w:proofErr w:type="spellStart"/>
      <w:r w:rsidRPr="00DB25C4">
        <w:rPr>
          <w:rFonts w:cstheme="minorHAnsi"/>
          <w:color w:val="000000"/>
        </w:rPr>
        <w:t>jawab</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w:t>
      </w:r>
      <w:proofErr w:type="spellStart"/>
      <w:r w:rsidRPr="00DB25C4">
        <w:rPr>
          <w:rFonts w:cstheme="minorHAnsi"/>
          <w:color w:val="000000"/>
        </w:rPr>
        <w:t>upaya</w:t>
      </w:r>
      <w:proofErr w:type="spellEnd"/>
      <w:r w:rsidRPr="00DB25C4">
        <w:rPr>
          <w:rFonts w:cstheme="minorHAnsi"/>
          <w:color w:val="000000"/>
        </w:rPr>
        <w:t xml:space="preserve"> yang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mewujudkan</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menjalankan</w:t>
      </w:r>
      <w:proofErr w:type="spellEnd"/>
      <w:r w:rsidRPr="00DB25C4">
        <w:rPr>
          <w:rFonts w:cstheme="minorHAnsi"/>
          <w:color w:val="000000"/>
        </w:rPr>
        <w:t xml:space="preserve"> </w:t>
      </w:r>
      <w:proofErr w:type="spellStart"/>
      <w:r w:rsidRPr="00DB25C4">
        <w:rPr>
          <w:rFonts w:cstheme="minorHAnsi"/>
          <w:color w:val="000000"/>
        </w:rPr>
        <w:t>misi</w:t>
      </w:r>
      <w:proofErr w:type="spellEnd"/>
      <w:r w:rsidRPr="00DB25C4">
        <w:rPr>
          <w:rFonts w:cstheme="minorHAnsi"/>
          <w:color w:val="000000"/>
        </w:rPr>
        <w:t xml:space="preserve"> dan </w:t>
      </w:r>
      <w:proofErr w:type="spellStart"/>
      <w:r w:rsidRPr="00DB25C4">
        <w:rPr>
          <w:rFonts w:cstheme="minorHAnsi"/>
          <w:color w:val="000000"/>
        </w:rPr>
        <w:t>mencapai</w:t>
      </w:r>
      <w:proofErr w:type="spellEnd"/>
      <w:r w:rsidRPr="00DB25C4">
        <w:rPr>
          <w:rFonts w:cstheme="minorHAnsi"/>
          <w:color w:val="000000"/>
        </w:rPr>
        <w:t xml:space="preserve"> </w:t>
      </w:r>
      <w:proofErr w:type="spellStart"/>
      <w:r w:rsidRPr="00DB25C4">
        <w:rPr>
          <w:rFonts w:cstheme="minorHAnsi"/>
          <w:color w:val="000000"/>
        </w:rPr>
        <w:t>tujuan</w:t>
      </w:r>
      <w:proofErr w:type="spellEnd"/>
      <w:r w:rsidRPr="00DB25C4">
        <w:rPr>
          <w:rFonts w:cstheme="minorHAnsi"/>
          <w:color w:val="000000"/>
        </w:rPr>
        <w:t xml:space="preserve"> FBS,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berbagai</w:t>
      </w:r>
      <w:proofErr w:type="spellEnd"/>
      <w:r w:rsidRPr="00DB25C4">
        <w:rPr>
          <w:rFonts w:cstheme="minorHAnsi"/>
          <w:color w:val="000000"/>
        </w:rPr>
        <w:t xml:space="preserve"> </w:t>
      </w:r>
      <w:proofErr w:type="spellStart"/>
      <w:r w:rsidRPr="00DB25C4">
        <w:rPr>
          <w:rFonts w:cstheme="minorHAnsi"/>
          <w:color w:val="000000"/>
        </w:rPr>
        <w:t>aktivitas</w:t>
      </w:r>
      <w:proofErr w:type="spellEnd"/>
      <w:r w:rsidRPr="00DB25C4">
        <w:rPr>
          <w:rFonts w:cstheme="minorHAnsi"/>
          <w:color w:val="000000"/>
        </w:rPr>
        <w:t xml:space="preserve"> Tri Dharma. FBS </w:t>
      </w:r>
      <w:proofErr w:type="spellStart"/>
      <w:r w:rsidRPr="00DB25C4">
        <w:rPr>
          <w:rFonts w:cstheme="minorHAnsi"/>
          <w:color w:val="000000"/>
        </w:rPr>
        <w:t>melaporkan</w:t>
      </w:r>
      <w:proofErr w:type="spellEnd"/>
      <w:r w:rsidRPr="00DB25C4">
        <w:rPr>
          <w:rFonts w:cstheme="minorHAnsi"/>
          <w:color w:val="000000"/>
        </w:rPr>
        <w:t xml:space="preserve"> </w:t>
      </w:r>
      <w:proofErr w:type="spellStart"/>
      <w:r w:rsidRPr="00DB25C4">
        <w:rPr>
          <w:rFonts w:cstheme="minorHAnsi"/>
          <w:color w:val="000000"/>
        </w:rPr>
        <w:t>keterlaksanaan</w:t>
      </w:r>
      <w:proofErr w:type="spellEnd"/>
      <w:r w:rsidRPr="00DB25C4">
        <w:rPr>
          <w:rFonts w:cstheme="minorHAnsi"/>
          <w:color w:val="000000"/>
        </w:rPr>
        <w:t xml:space="preserve"> </w:t>
      </w:r>
      <w:proofErr w:type="spellStart"/>
      <w:r w:rsidRPr="00DB25C4">
        <w:rPr>
          <w:rFonts w:cstheme="minorHAnsi"/>
          <w:color w:val="000000"/>
        </w:rPr>
        <w:t>Renstra</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w:t>
      </w:r>
      <w:proofErr w:type="spellStart"/>
      <w:r w:rsidRPr="00DB25C4">
        <w:rPr>
          <w:rFonts w:cstheme="minorHAnsi"/>
          <w:color w:val="000000"/>
        </w:rPr>
        <w:t>melakukan</w:t>
      </w:r>
      <w:proofErr w:type="spellEnd"/>
      <w:r w:rsidRPr="00DB25C4">
        <w:rPr>
          <w:rFonts w:cstheme="minorHAnsi"/>
          <w:color w:val="000000"/>
        </w:rPr>
        <w:t xml:space="preserve"> </w:t>
      </w:r>
      <w:proofErr w:type="spellStart"/>
      <w:r w:rsidRPr="00DB25C4">
        <w:rPr>
          <w:rFonts w:cstheme="minorHAnsi"/>
          <w:color w:val="000000"/>
        </w:rPr>
        <w:t>Rapat</w:t>
      </w:r>
      <w:proofErr w:type="spellEnd"/>
      <w:r w:rsidRPr="00DB25C4">
        <w:rPr>
          <w:rFonts w:cstheme="minorHAnsi"/>
          <w:color w:val="000000"/>
        </w:rPr>
        <w:t xml:space="preserve"> </w:t>
      </w:r>
      <w:proofErr w:type="spellStart"/>
      <w:r w:rsidRPr="00DB25C4">
        <w:rPr>
          <w:rFonts w:cstheme="minorHAnsi"/>
          <w:color w:val="000000"/>
        </w:rPr>
        <w:t>Tinjauan</w:t>
      </w:r>
      <w:proofErr w:type="spellEnd"/>
      <w:r w:rsidRPr="00DB25C4">
        <w:rPr>
          <w:rFonts w:cstheme="minorHAnsi"/>
          <w:color w:val="000000"/>
        </w:rPr>
        <w:t xml:space="preserve"> </w:t>
      </w:r>
      <w:proofErr w:type="spellStart"/>
      <w:r w:rsidRPr="00DB25C4">
        <w:rPr>
          <w:rFonts w:cstheme="minorHAnsi"/>
          <w:color w:val="000000"/>
        </w:rPr>
        <w:t>Manajemen</w:t>
      </w:r>
      <w:proofErr w:type="spellEnd"/>
      <w:r w:rsidRPr="00DB25C4">
        <w:rPr>
          <w:rFonts w:cstheme="minorHAnsi"/>
          <w:color w:val="000000"/>
        </w:rPr>
        <w:t xml:space="preserve"> (RTM), </w:t>
      </w:r>
      <w:proofErr w:type="spellStart"/>
      <w:r w:rsidRPr="00DB25C4">
        <w:rPr>
          <w:rFonts w:cstheme="minorHAnsi"/>
          <w:color w:val="000000"/>
        </w:rPr>
        <w:t>melaporkan</w:t>
      </w:r>
      <w:proofErr w:type="spellEnd"/>
      <w:r w:rsidRPr="00DB25C4">
        <w:rPr>
          <w:rFonts w:cstheme="minorHAnsi"/>
          <w:color w:val="000000"/>
        </w:rPr>
        <w:t xml:space="preserve"> </w:t>
      </w:r>
      <w:proofErr w:type="spellStart"/>
      <w:r w:rsidRPr="00DB25C4">
        <w:rPr>
          <w:rFonts w:cstheme="minorHAnsi"/>
          <w:color w:val="000000"/>
        </w:rPr>
        <w:t>penggunaan</w:t>
      </w:r>
      <w:proofErr w:type="spellEnd"/>
      <w:r w:rsidRPr="00DB25C4">
        <w:rPr>
          <w:rFonts w:cstheme="minorHAnsi"/>
          <w:color w:val="000000"/>
        </w:rPr>
        <w:t xml:space="preserve"> dana </w:t>
      </w:r>
      <w:proofErr w:type="spellStart"/>
      <w:r w:rsidRPr="00DB25C4">
        <w:rPr>
          <w:rFonts w:cstheme="minorHAnsi"/>
          <w:color w:val="000000"/>
        </w:rPr>
        <w:t>sebagai</w:t>
      </w:r>
      <w:proofErr w:type="spellEnd"/>
      <w:r w:rsidRPr="00DB25C4">
        <w:rPr>
          <w:rFonts w:cstheme="minorHAnsi"/>
          <w:color w:val="000000"/>
        </w:rPr>
        <w:t xml:space="preserve"> </w:t>
      </w:r>
      <w:proofErr w:type="spellStart"/>
      <w:r w:rsidRPr="00DB25C4">
        <w:rPr>
          <w:rFonts w:cstheme="minorHAnsi"/>
          <w:color w:val="000000"/>
        </w:rPr>
        <w:t>wujud</w:t>
      </w:r>
      <w:proofErr w:type="spellEnd"/>
      <w:r w:rsidRPr="00DB25C4">
        <w:rPr>
          <w:rFonts w:cstheme="minorHAnsi"/>
          <w:color w:val="000000"/>
        </w:rPr>
        <w:t xml:space="preserve"> </w:t>
      </w:r>
      <w:proofErr w:type="spellStart"/>
      <w:r w:rsidRPr="00DB25C4">
        <w:rPr>
          <w:rFonts w:cstheme="minorHAnsi"/>
          <w:color w:val="000000"/>
        </w:rPr>
        <w:t>pertanggungjawaban</w:t>
      </w:r>
      <w:proofErr w:type="spellEnd"/>
      <w:r w:rsidRPr="00DB25C4">
        <w:rPr>
          <w:rFonts w:cstheme="minorHAnsi"/>
          <w:color w:val="000000"/>
        </w:rPr>
        <w:t xml:space="preserve"> dan </w:t>
      </w:r>
      <w:proofErr w:type="spellStart"/>
      <w:r w:rsidRPr="00DB25C4">
        <w:rPr>
          <w:rFonts w:cstheme="minorHAnsi"/>
          <w:color w:val="000000"/>
        </w:rPr>
        <w:t>komitmen</w:t>
      </w:r>
      <w:proofErr w:type="spellEnd"/>
      <w:r w:rsidRPr="00DB25C4">
        <w:rPr>
          <w:rFonts w:cstheme="minorHAnsi"/>
          <w:color w:val="000000"/>
        </w:rPr>
        <w:t xml:space="preserve"> FBS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mencapai</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misi</w:t>
      </w:r>
      <w:proofErr w:type="spellEnd"/>
      <w:r w:rsidRPr="00DB25C4">
        <w:rPr>
          <w:rFonts w:cstheme="minorHAnsi"/>
          <w:color w:val="000000"/>
        </w:rPr>
        <w:t xml:space="preserve">, dan </w:t>
      </w:r>
      <w:proofErr w:type="spellStart"/>
      <w:r w:rsidRPr="00DB25C4">
        <w:rPr>
          <w:rFonts w:cstheme="minorHAnsi"/>
          <w:color w:val="000000"/>
        </w:rPr>
        <w:t>tujuan</w:t>
      </w:r>
      <w:proofErr w:type="spellEnd"/>
      <w:r w:rsidRPr="00DB25C4">
        <w:rPr>
          <w:rFonts w:cstheme="minorHAnsi"/>
          <w:color w:val="000000"/>
        </w:rPr>
        <w:t xml:space="preserve">. </w:t>
      </w:r>
      <w:proofErr w:type="spellStart"/>
      <w:r w:rsidRPr="00DB25C4">
        <w:rPr>
          <w:rFonts w:cstheme="minorHAnsi"/>
          <w:color w:val="000000"/>
        </w:rPr>
        <w:t>Selain</w:t>
      </w:r>
      <w:proofErr w:type="spellEnd"/>
      <w:r w:rsidRPr="00DB25C4">
        <w:rPr>
          <w:rFonts w:cstheme="minorHAnsi"/>
          <w:color w:val="000000"/>
        </w:rPr>
        <w:t xml:space="preserve"> </w:t>
      </w:r>
      <w:proofErr w:type="spellStart"/>
      <w:r w:rsidRPr="00DB25C4">
        <w:rPr>
          <w:rFonts w:cstheme="minorHAnsi"/>
          <w:color w:val="000000"/>
        </w:rPr>
        <w:t>itu</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dan </w:t>
      </w:r>
      <w:proofErr w:type="spellStart"/>
      <w:r w:rsidRPr="00DB25C4">
        <w:rPr>
          <w:rFonts w:cstheme="minorHAnsi"/>
          <w:color w:val="000000"/>
        </w:rPr>
        <w:t>kaprodi</w:t>
      </w:r>
      <w:proofErr w:type="spellEnd"/>
      <w:r w:rsidRPr="00DB25C4">
        <w:rPr>
          <w:rFonts w:cstheme="minorHAnsi"/>
          <w:color w:val="000000"/>
        </w:rPr>
        <w:t xml:space="preserve"> juga </w:t>
      </w:r>
      <w:proofErr w:type="spellStart"/>
      <w:r w:rsidRPr="00DB25C4">
        <w:rPr>
          <w:rFonts w:cstheme="minorHAnsi"/>
          <w:color w:val="000000"/>
        </w:rPr>
        <w:t>melaporkan</w:t>
      </w:r>
      <w:proofErr w:type="spellEnd"/>
      <w:r w:rsidRPr="00DB25C4">
        <w:rPr>
          <w:rFonts w:cstheme="minorHAnsi"/>
          <w:color w:val="000000"/>
        </w:rPr>
        <w:t xml:space="preserve"> </w:t>
      </w:r>
      <w:proofErr w:type="spellStart"/>
      <w:r w:rsidRPr="00DB25C4">
        <w:rPr>
          <w:rFonts w:cstheme="minorHAnsi"/>
          <w:color w:val="000000"/>
        </w:rPr>
        <w:t>keterlaksanaan</w:t>
      </w:r>
      <w:proofErr w:type="spellEnd"/>
      <w:r w:rsidRPr="00DB25C4">
        <w:rPr>
          <w:rFonts w:cstheme="minorHAnsi"/>
          <w:color w:val="000000"/>
        </w:rPr>
        <w:t xml:space="preserve"> </w:t>
      </w:r>
      <w:proofErr w:type="spellStart"/>
      <w:r w:rsidRPr="00DB25C4">
        <w:rPr>
          <w:rFonts w:cstheme="minorHAnsi"/>
          <w:color w:val="000000"/>
        </w:rPr>
        <w:t>kegiatan</w:t>
      </w:r>
      <w:proofErr w:type="spellEnd"/>
      <w:r w:rsidRPr="00DB25C4">
        <w:rPr>
          <w:rFonts w:cstheme="minorHAnsi"/>
          <w:color w:val="000000"/>
        </w:rPr>
        <w:t xml:space="preserve"> </w:t>
      </w:r>
      <w:proofErr w:type="spellStart"/>
      <w:r w:rsidRPr="00DB25C4">
        <w:rPr>
          <w:rFonts w:cstheme="minorHAnsi"/>
          <w:color w:val="000000"/>
        </w:rPr>
        <w:t>tersebut</w:t>
      </w:r>
      <w:proofErr w:type="spellEnd"/>
      <w:r w:rsidRPr="00DB25C4">
        <w:rPr>
          <w:rFonts w:cstheme="minorHAnsi"/>
          <w:color w:val="000000"/>
        </w:rPr>
        <w:t xml:space="preserve"> </w:t>
      </w:r>
      <w:proofErr w:type="spellStart"/>
      <w:r w:rsidRPr="00DB25C4">
        <w:rPr>
          <w:rFonts w:cstheme="minorHAnsi"/>
          <w:color w:val="000000"/>
        </w:rPr>
        <w:t>kepada</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w:t>
      </w:r>
      <w:proofErr w:type="spellStart"/>
      <w:r w:rsidRPr="00DB25C4">
        <w:rPr>
          <w:rFonts w:cstheme="minorHAnsi"/>
          <w:color w:val="000000"/>
        </w:rPr>
        <w:t>rapat</w:t>
      </w:r>
      <w:proofErr w:type="spellEnd"/>
      <w:r w:rsidRPr="00DB25C4">
        <w:rPr>
          <w:rFonts w:cstheme="minorHAnsi"/>
          <w:color w:val="000000"/>
        </w:rPr>
        <w:t xml:space="preserve"> </w:t>
      </w:r>
      <w:proofErr w:type="spellStart"/>
      <w:r w:rsidRPr="00DB25C4">
        <w:rPr>
          <w:rFonts w:cstheme="minorHAnsi"/>
          <w:color w:val="000000"/>
        </w:rPr>
        <w:t>koordinasi</w:t>
      </w:r>
      <w:proofErr w:type="spellEnd"/>
      <w:r w:rsidRPr="00DB25C4">
        <w:rPr>
          <w:rFonts w:cstheme="minorHAnsi"/>
          <w:color w:val="000000"/>
        </w:rPr>
        <w:t xml:space="preserve"> yang </w:t>
      </w:r>
      <w:proofErr w:type="spellStart"/>
      <w:r w:rsidRPr="00DB25C4">
        <w:rPr>
          <w:rFonts w:cstheme="minorHAnsi"/>
          <w:color w:val="000000"/>
        </w:rPr>
        <w:t>sekaligus</w:t>
      </w:r>
      <w:proofErr w:type="spellEnd"/>
      <w:r w:rsidRPr="00DB25C4">
        <w:rPr>
          <w:rFonts w:cstheme="minorHAnsi"/>
          <w:color w:val="000000"/>
        </w:rPr>
        <w:t xml:space="preserve"> </w:t>
      </w:r>
      <w:proofErr w:type="spellStart"/>
      <w:r w:rsidRPr="00DB25C4">
        <w:rPr>
          <w:rFonts w:cstheme="minorHAnsi"/>
          <w:color w:val="000000"/>
        </w:rPr>
        <w:t>mengevaluasi</w:t>
      </w:r>
      <w:proofErr w:type="spellEnd"/>
      <w:r w:rsidRPr="00DB25C4">
        <w:rPr>
          <w:rFonts w:cstheme="minorHAnsi"/>
          <w:color w:val="000000"/>
        </w:rPr>
        <w:t xml:space="preserve"> </w:t>
      </w:r>
      <w:proofErr w:type="spellStart"/>
      <w:r w:rsidRPr="00DB25C4">
        <w:rPr>
          <w:rFonts w:cstheme="minorHAnsi"/>
          <w:color w:val="000000"/>
        </w:rPr>
        <w:t>pencapaian</w:t>
      </w:r>
      <w:proofErr w:type="spellEnd"/>
      <w:r w:rsidRPr="00DB25C4">
        <w:rPr>
          <w:rFonts w:cstheme="minorHAnsi"/>
          <w:color w:val="000000"/>
        </w:rPr>
        <w:t xml:space="preserve"> </w:t>
      </w:r>
      <w:proofErr w:type="spellStart"/>
      <w:r w:rsidRPr="00DB25C4">
        <w:rPr>
          <w:rFonts w:cstheme="minorHAnsi"/>
          <w:color w:val="000000"/>
        </w:rPr>
        <w:t>visi</w:t>
      </w:r>
      <w:proofErr w:type="spellEnd"/>
      <w:r w:rsidRPr="00DB25C4">
        <w:rPr>
          <w:rFonts w:cstheme="minorHAnsi"/>
          <w:color w:val="000000"/>
        </w:rPr>
        <w:t xml:space="preserve">, </w:t>
      </w:r>
      <w:proofErr w:type="spellStart"/>
      <w:r w:rsidRPr="00DB25C4">
        <w:rPr>
          <w:rFonts w:cstheme="minorHAnsi"/>
          <w:color w:val="000000"/>
        </w:rPr>
        <w:t>misi</w:t>
      </w:r>
      <w:proofErr w:type="spellEnd"/>
      <w:r w:rsidRPr="00DB25C4">
        <w:rPr>
          <w:rFonts w:cstheme="minorHAnsi"/>
          <w:color w:val="000000"/>
        </w:rPr>
        <w:t xml:space="preserve"> dan </w:t>
      </w:r>
      <w:proofErr w:type="spellStart"/>
      <w:r w:rsidRPr="00DB25C4">
        <w:rPr>
          <w:rFonts w:cstheme="minorHAnsi"/>
          <w:color w:val="000000"/>
        </w:rPr>
        <w:t>tujuan</w:t>
      </w:r>
      <w:proofErr w:type="spellEnd"/>
      <w:r w:rsidRPr="00DB25C4">
        <w:rPr>
          <w:rFonts w:cstheme="minorHAnsi"/>
          <w:color w:val="000000"/>
        </w:rPr>
        <w:t xml:space="preserve"> FBS yang </w:t>
      </w:r>
      <w:proofErr w:type="spellStart"/>
      <w:r w:rsidRPr="00DB25C4">
        <w:rPr>
          <w:rFonts w:cstheme="minorHAnsi"/>
          <w:color w:val="000000"/>
        </w:rPr>
        <w:t>dilakukan</w:t>
      </w:r>
      <w:proofErr w:type="spellEnd"/>
      <w:r w:rsidRPr="00DB25C4">
        <w:rPr>
          <w:rFonts w:cstheme="minorHAnsi"/>
          <w:color w:val="000000"/>
        </w:rPr>
        <w:t xml:space="preserve"> pada </w:t>
      </w:r>
      <w:proofErr w:type="spellStart"/>
      <w:r w:rsidRPr="00DB25C4">
        <w:rPr>
          <w:rFonts w:cstheme="minorHAnsi"/>
          <w:color w:val="000000"/>
        </w:rPr>
        <w:t>setiap</w:t>
      </w:r>
      <w:proofErr w:type="spellEnd"/>
      <w:r w:rsidRPr="00DB25C4">
        <w:rPr>
          <w:rFonts w:cstheme="minorHAnsi"/>
          <w:color w:val="000000"/>
        </w:rPr>
        <w:t xml:space="preserve"> </w:t>
      </w:r>
      <w:proofErr w:type="spellStart"/>
      <w:r w:rsidRPr="00DB25C4">
        <w:rPr>
          <w:rFonts w:cstheme="minorHAnsi"/>
          <w:color w:val="000000"/>
        </w:rPr>
        <w:t>akhir</w:t>
      </w:r>
      <w:proofErr w:type="spellEnd"/>
      <w:r w:rsidRPr="00DB25C4">
        <w:rPr>
          <w:rFonts w:cstheme="minorHAnsi"/>
          <w:color w:val="000000"/>
        </w:rPr>
        <w:t xml:space="preserve"> semester. </w:t>
      </w:r>
      <w:proofErr w:type="spellStart"/>
      <w:r w:rsidRPr="00DB25C4">
        <w:rPr>
          <w:rFonts w:cstheme="minorHAnsi"/>
          <w:color w:val="000000"/>
        </w:rPr>
        <w:t>Selanjutnya</w:t>
      </w:r>
      <w:proofErr w:type="spellEnd"/>
      <w:r w:rsidRPr="00DB25C4">
        <w:rPr>
          <w:rFonts w:cstheme="minorHAnsi"/>
          <w:color w:val="000000"/>
        </w:rPr>
        <w:t xml:space="preserve">, FBS </w:t>
      </w:r>
      <w:proofErr w:type="spellStart"/>
      <w:r w:rsidRPr="00DB25C4">
        <w:rPr>
          <w:rFonts w:cstheme="minorHAnsi"/>
          <w:color w:val="000000"/>
        </w:rPr>
        <w:t>menyusun</w:t>
      </w:r>
      <w:proofErr w:type="spellEnd"/>
      <w:r w:rsidRPr="00DB25C4">
        <w:rPr>
          <w:rFonts w:cstheme="minorHAnsi"/>
          <w:color w:val="000000"/>
        </w:rPr>
        <w:t xml:space="preserve"> </w:t>
      </w:r>
      <w:proofErr w:type="spellStart"/>
      <w:r w:rsidRPr="00DB25C4">
        <w:rPr>
          <w:rFonts w:cstheme="minorHAnsi"/>
          <w:color w:val="000000"/>
        </w:rPr>
        <w:t>laporan</w:t>
      </w:r>
      <w:proofErr w:type="spellEnd"/>
      <w:r w:rsidRPr="00DB25C4">
        <w:rPr>
          <w:rFonts w:cstheme="minorHAnsi"/>
          <w:color w:val="000000"/>
        </w:rPr>
        <w:t xml:space="preserve"> </w:t>
      </w:r>
      <w:proofErr w:type="spellStart"/>
      <w:r w:rsidRPr="00DB25C4">
        <w:rPr>
          <w:rFonts w:cstheme="minorHAnsi"/>
          <w:color w:val="000000"/>
        </w:rPr>
        <w:t>evaluasi</w:t>
      </w:r>
      <w:proofErr w:type="spellEnd"/>
      <w:r w:rsidRPr="00DB25C4">
        <w:rPr>
          <w:rFonts w:cstheme="minorHAnsi"/>
          <w:color w:val="000000"/>
        </w:rPr>
        <w:t xml:space="preserve"> </w:t>
      </w:r>
      <w:proofErr w:type="spellStart"/>
      <w:r w:rsidRPr="00DB25C4">
        <w:rPr>
          <w:rFonts w:cstheme="minorHAnsi"/>
          <w:color w:val="000000"/>
        </w:rPr>
        <w:t>kinerja</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disampaikan</w:t>
      </w:r>
      <w:proofErr w:type="spellEnd"/>
      <w:r w:rsidRPr="00DB25C4">
        <w:rPr>
          <w:rFonts w:cstheme="minorHAnsi"/>
          <w:color w:val="000000"/>
        </w:rPr>
        <w:t xml:space="preserve"> </w:t>
      </w:r>
      <w:proofErr w:type="spellStart"/>
      <w:r w:rsidRPr="00DB25C4">
        <w:rPr>
          <w:rFonts w:cstheme="minorHAnsi"/>
          <w:color w:val="000000"/>
        </w:rPr>
        <w:t>kepada</w:t>
      </w:r>
      <w:proofErr w:type="spellEnd"/>
      <w:r w:rsidRPr="00DB25C4">
        <w:rPr>
          <w:rFonts w:cstheme="minorHAnsi"/>
          <w:color w:val="000000"/>
        </w:rPr>
        <w:t xml:space="preserve"> </w:t>
      </w:r>
      <w:proofErr w:type="spellStart"/>
      <w:r w:rsidRPr="00DB25C4">
        <w:rPr>
          <w:rFonts w:cstheme="minorHAnsi"/>
          <w:color w:val="000000"/>
        </w:rPr>
        <w:t>Rektor</w:t>
      </w:r>
      <w:proofErr w:type="spellEnd"/>
      <w:r w:rsidRPr="00DB25C4">
        <w:rPr>
          <w:rFonts w:cstheme="minorHAnsi"/>
          <w:color w:val="000000"/>
        </w:rPr>
        <w:t xml:space="preserve"> dan </w:t>
      </w:r>
      <w:proofErr w:type="spellStart"/>
      <w:r w:rsidRPr="00DB25C4">
        <w:rPr>
          <w:rFonts w:cstheme="minorHAnsi"/>
          <w:color w:val="000000"/>
        </w:rPr>
        <w:t>menjadi</w:t>
      </w:r>
      <w:proofErr w:type="spellEnd"/>
      <w:r w:rsidRPr="00DB25C4">
        <w:rPr>
          <w:rFonts w:cstheme="minorHAnsi"/>
          <w:color w:val="000000"/>
        </w:rPr>
        <w:t xml:space="preserve"> </w:t>
      </w:r>
      <w:proofErr w:type="spellStart"/>
      <w:r w:rsidRPr="00DB25C4">
        <w:rPr>
          <w:rFonts w:cstheme="minorHAnsi"/>
          <w:color w:val="000000"/>
        </w:rPr>
        <w:t>masukan</w:t>
      </w:r>
      <w:proofErr w:type="spellEnd"/>
      <w:r w:rsidRPr="00DB25C4">
        <w:rPr>
          <w:rFonts w:cstheme="minorHAnsi"/>
          <w:color w:val="000000"/>
        </w:rPr>
        <w:t xml:space="preserve"> </w:t>
      </w:r>
      <w:proofErr w:type="spellStart"/>
      <w:r w:rsidRPr="00DB25C4">
        <w:rPr>
          <w:rFonts w:cstheme="minorHAnsi"/>
          <w:color w:val="000000"/>
        </w:rPr>
        <w:t>bagi</w:t>
      </w:r>
      <w:proofErr w:type="spellEnd"/>
      <w:r w:rsidRPr="00DB25C4">
        <w:rPr>
          <w:rFonts w:cstheme="minorHAnsi"/>
          <w:color w:val="000000"/>
        </w:rPr>
        <w:t xml:space="preserve"> </w:t>
      </w:r>
      <w:proofErr w:type="spellStart"/>
      <w:r w:rsidRPr="00DB25C4">
        <w:rPr>
          <w:rFonts w:cstheme="minorHAnsi"/>
          <w:color w:val="000000"/>
        </w:rPr>
        <w:t>laporan</w:t>
      </w:r>
      <w:proofErr w:type="spellEnd"/>
      <w:r w:rsidRPr="00DB25C4">
        <w:rPr>
          <w:rFonts w:cstheme="minorHAnsi"/>
          <w:color w:val="000000"/>
        </w:rPr>
        <w:t xml:space="preserve"> </w:t>
      </w:r>
      <w:proofErr w:type="spellStart"/>
      <w:r w:rsidRPr="00DB25C4">
        <w:rPr>
          <w:rFonts w:cstheme="minorHAnsi"/>
          <w:color w:val="000000"/>
        </w:rPr>
        <w:t>Rektor</w:t>
      </w:r>
      <w:proofErr w:type="spellEnd"/>
      <w:r w:rsidRPr="00DB25C4">
        <w:rPr>
          <w:rFonts w:cstheme="minorHAnsi"/>
          <w:color w:val="000000"/>
        </w:rPr>
        <w:t xml:space="preserve"> pada </w:t>
      </w:r>
      <w:proofErr w:type="spellStart"/>
      <w:r w:rsidRPr="00DB25C4">
        <w:rPr>
          <w:rFonts w:cstheme="minorHAnsi"/>
          <w:color w:val="000000"/>
        </w:rPr>
        <w:t>saat</w:t>
      </w:r>
      <w:proofErr w:type="spellEnd"/>
      <w:r w:rsidRPr="00DB25C4">
        <w:rPr>
          <w:rFonts w:cstheme="minorHAnsi"/>
          <w:color w:val="000000"/>
        </w:rPr>
        <w:t xml:space="preserve"> </w:t>
      </w:r>
      <w:proofErr w:type="spellStart"/>
      <w:r w:rsidRPr="00DB25C4">
        <w:rPr>
          <w:rFonts w:cstheme="minorHAnsi"/>
          <w:color w:val="000000"/>
        </w:rPr>
        <w:t>upacara</w:t>
      </w:r>
      <w:proofErr w:type="spellEnd"/>
      <w:r w:rsidRPr="00DB25C4">
        <w:rPr>
          <w:rFonts w:cstheme="minorHAnsi"/>
          <w:color w:val="000000"/>
        </w:rPr>
        <w:t xml:space="preserve"> </w:t>
      </w:r>
      <w:proofErr w:type="spellStart"/>
      <w:r w:rsidRPr="00DB25C4">
        <w:rPr>
          <w:rFonts w:cstheme="minorHAnsi"/>
          <w:color w:val="000000"/>
        </w:rPr>
        <w:t>hari</w:t>
      </w:r>
      <w:proofErr w:type="spellEnd"/>
      <w:r w:rsidRPr="00DB25C4">
        <w:rPr>
          <w:rFonts w:cstheme="minorHAnsi"/>
          <w:color w:val="000000"/>
        </w:rPr>
        <w:t xml:space="preserve"> </w:t>
      </w:r>
      <w:proofErr w:type="spellStart"/>
      <w:r w:rsidRPr="00DB25C4">
        <w:rPr>
          <w:rFonts w:cstheme="minorHAnsi"/>
          <w:color w:val="000000"/>
        </w:rPr>
        <w:t>jadi</w:t>
      </w:r>
      <w:proofErr w:type="spellEnd"/>
      <w:r w:rsidRPr="00DB25C4">
        <w:rPr>
          <w:rFonts w:cstheme="minorHAnsi"/>
          <w:color w:val="000000"/>
        </w:rPr>
        <w:t xml:space="preserve"> UMC (dies </w:t>
      </w:r>
      <w:proofErr w:type="spellStart"/>
      <w:r w:rsidRPr="00DB25C4">
        <w:rPr>
          <w:rFonts w:cstheme="minorHAnsi"/>
          <w:color w:val="000000"/>
        </w:rPr>
        <w:t>natalis</w:t>
      </w:r>
      <w:proofErr w:type="spellEnd"/>
      <w:r w:rsidRPr="00DB25C4">
        <w:rPr>
          <w:rFonts w:cstheme="minorHAnsi"/>
          <w:color w:val="000000"/>
        </w:rPr>
        <w:t xml:space="preserve">). </w:t>
      </w:r>
      <w:proofErr w:type="spellStart"/>
      <w:r w:rsidRPr="00DB25C4">
        <w:rPr>
          <w:rFonts w:cstheme="minorHAnsi"/>
          <w:color w:val="000000"/>
        </w:rPr>
        <w:t>Laporan</w:t>
      </w:r>
      <w:proofErr w:type="spellEnd"/>
      <w:r w:rsidRPr="00DB25C4">
        <w:rPr>
          <w:rFonts w:cstheme="minorHAnsi"/>
          <w:color w:val="000000"/>
        </w:rPr>
        <w:t xml:space="preserve"> </w:t>
      </w:r>
      <w:proofErr w:type="spellStart"/>
      <w:r w:rsidRPr="00DB25C4">
        <w:rPr>
          <w:rFonts w:cstheme="minorHAnsi"/>
          <w:color w:val="000000"/>
        </w:rPr>
        <w:t>pertanggungjawaban</w:t>
      </w:r>
      <w:proofErr w:type="spellEnd"/>
      <w:r w:rsidRPr="00DB25C4">
        <w:rPr>
          <w:rFonts w:cstheme="minorHAnsi"/>
          <w:color w:val="000000"/>
        </w:rPr>
        <w:t xml:space="preserve"> FBS dan PPBM </w:t>
      </w:r>
      <w:proofErr w:type="spellStart"/>
      <w:r w:rsidRPr="00DB25C4">
        <w:rPr>
          <w:rFonts w:cstheme="minorHAnsi"/>
          <w:color w:val="000000"/>
        </w:rPr>
        <w:t>disampaikan</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email </w:t>
      </w:r>
      <w:proofErr w:type="spellStart"/>
      <w:r w:rsidRPr="00DB25C4">
        <w:rPr>
          <w:rFonts w:cstheme="minorHAnsi"/>
          <w:color w:val="000000"/>
        </w:rPr>
        <w:t>kepada</w:t>
      </w:r>
      <w:proofErr w:type="spellEnd"/>
      <w:r w:rsidRPr="00DB25C4">
        <w:rPr>
          <w:rFonts w:cstheme="minorHAnsi"/>
          <w:color w:val="000000"/>
        </w:rPr>
        <w:t xml:space="preserve"> </w:t>
      </w:r>
      <w:proofErr w:type="spellStart"/>
      <w:r w:rsidRPr="00DB25C4">
        <w:rPr>
          <w:rFonts w:cstheme="minorHAnsi"/>
          <w:color w:val="000000"/>
        </w:rPr>
        <w:t>pimpinan</w:t>
      </w:r>
      <w:commentRangeStart w:id="47"/>
      <w:proofErr w:type="spellEnd"/>
      <w:r w:rsidRPr="00DB25C4">
        <w:rPr>
          <w:rFonts w:cstheme="minorHAnsi"/>
          <w:color w:val="000000"/>
        </w:rPr>
        <w:t xml:space="preserve">. </w:t>
      </w:r>
      <w:commentRangeEnd w:id="47"/>
      <w:r w:rsidRPr="00DB25C4">
        <w:rPr>
          <w:rStyle w:val="CommentReference"/>
          <w:rFonts w:cstheme="minorHAnsi"/>
          <w:sz w:val="22"/>
          <w:szCs w:val="22"/>
        </w:rPr>
        <w:commentReference w:id="47"/>
      </w:r>
    </w:p>
    <w:p w14:paraId="753B362C"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7B9A2E2B" w14:textId="77777777" w:rsidR="00EE2EA9" w:rsidRPr="00DB25C4" w:rsidRDefault="00EE2EA9" w:rsidP="00687314">
      <w:pPr>
        <w:autoSpaceDE w:val="0"/>
        <w:autoSpaceDN w:val="0"/>
        <w:adjustRightInd w:val="0"/>
        <w:spacing w:after="0" w:line="240" w:lineRule="auto"/>
        <w:jc w:val="both"/>
        <w:rPr>
          <w:rFonts w:cstheme="minorHAnsi"/>
          <w:b/>
          <w:bCs/>
          <w:color w:val="000000"/>
        </w:rPr>
      </w:pPr>
      <w:r w:rsidRPr="00DB25C4">
        <w:rPr>
          <w:rFonts w:cstheme="minorHAnsi"/>
          <w:b/>
          <w:bCs/>
          <w:color w:val="000000"/>
        </w:rPr>
        <w:t>2.1.5. Adil</w:t>
      </w:r>
    </w:p>
    <w:p w14:paraId="64EA0EF2" w14:textId="77777777" w:rsidR="00EE2EA9" w:rsidRPr="00DB25C4" w:rsidRDefault="00EE2EA9" w:rsidP="00687314">
      <w:pPr>
        <w:autoSpaceDE w:val="0"/>
        <w:autoSpaceDN w:val="0"/>
        <w:adjustRightInd w:val="0"/>
        <w:spacing w:after="0" w:line="240" w:lineRule="auto"/>
        <w:ind w:firstLine="720"/>
        <w:jc w:val="both"/>
        <w:rPr>
          <w:rFonts w:cstheme="minorHAnsi"/>
          <w:color w:val="000000"/>
        </w:rPr>
      </w:pPr>
      <w:r w:rsidRPr="00DB25C4">
        <w:rPr>
          <w:rFonts w:cstheme="minorHAnsi"/>
          <w:color w:val="000000"/>
        </w:rPr>
        <w:t xml:space="preserve">Guna </w:t>
      </w:r>
      <w:proofErr w:type="spellStart"/>
      <w:r w:rsidRPr="00DB25C4">
        <w:rPr>
          <w:rFonts w:cstheme="minorHAnsi"/>
          <w:color w:val="000000"/>
        </w:rPr>
        <w:t>menyelenggarakan</w:t>
      </w:r>
      <w:proofErr w:type="spellEnd"/>
      <w:r w:rsidRPr="00DB25C4">
        <w:rPr>
          <w:rFonts w:cstheme="minorHAnsi"/>
          <w:color w:val="000000"/>
        </w:rPr>
        <w:t xml:space="preserve"> tata </w:t>
      </w:r>
      <w:proofErr w:type="spellStart"/>
      <w:r w:rsidRPr="00DB25C4">
        <w:rPr>
          <w:rFonts w:cstheme="minorHAnsi"/>
          <w:color w:val="000000"/>
        </w:rPr>
        <w:t>pamong</w:t>
      </w:r>
      <w:proofErr w:type="spellEnd"/>
      <w:r w:rsidRPr="00DB25C4">
        <w:rPr>
          <w:rFonts w:cstheme="minorHAnsi"/>
          <w:color w:val="000000"/>
        </w:rPr>
        <w:t xml:space="preserve"> yang </w:t>
      </w:r>
      <w:proofErr w:type="spellStart"/>
      <w:r w:rsidRPr="00DB25C4">
        <w:rPr>
          <w:rFonts w:cstheme="minorHAnsi"/>
          <w:color w:val="000000"/>
        </w:rPr>
        <w:t>berkeadilan</w:t>
      </w:r>
      <w:proofErr w:type="spellEnd"/>
      <w:r w:rsidRPr="00DB25C4">
        <w:rPr>
          <w:rFonts w:cstheme="minorHAnsi"/>
          <w:color w:val="000000"/>
        </w:rPr>
        <w:t xml:space="preserve">, </w:t>
      </w:r>
      <w:proofErr w:type="spellStart"/>
      <w:r w:rsidRPr="00DB25C4">
        <w:rPr>
          <w:rFonts w:cstheme="minorHAnsi"/>
          <w:color w:val="000000"/>
        </w:rPr>
        <w:t>maka</w:t>
      </w:r>
      <w:proofErr w:type="spellEnd"/>
      <w:r w:rsidRPr="00DB25C4">
        <w:rPr>
          <w:rFonts w:cstheme="minorHAnsi"/>
          <w:color w:val="000000"/>
        </w:rPr>
        <w:t xml:space="preserve"> FBS </w:t>
      </w:r>
      <w:proofErr w:type="spellStart"/>
      <w:r w:rsidRPr="00DB25C4">
        <w:rPr>
          <w:rFonts w:cstheme="minorHAnsi"/>
          <w:color w:val="000000"/>
        </w:rPr>
        <w:t>memberikan</w:t>
      </w:r>
      <w:proofErr w:type="spellEnd"/>
      <w:r w:rsidRPr="00DB25C4">
        <w:rPr>
          <w:rFonts w:cstheme="minorHAnsi"/>
          <w:color w:val="000000"/>
        </w:rPr>
        <w:t xml:space="preserve"> </w:t>
      </w:r>
      <w:proofErr w:type="spellStart"/>
      <w:r w:rsidRPr="00DB25C4">
        <w:rPr>
          <w:rFonts w:cstheme="minorHAnsi"/>
          <w:color w:val="000000"/>
        </w:rPr>
        <w:t>perlakuan</w:t>
      </w:r>
      <w:proofErr w:type="spellEnd"/>
      <w:r w:rsidRPr="00DB25C4">
        <w:rPr>
          <w:rFonts w:cstheme="minorHAnsi"/>
          <w:color w:val="000000"/>
        </w:rPr>
        <w:t xml:space="preserve"> yang </w:t>
      </w:r>
      <w:proofErr w:type="spellStart"/>
      <w:r w:rsidRPr="00DB25C4">
        <w:rPr>
          <w:rFonts w:cstheme="minorHAnsi"/>
          <w:color w:val="000000"/>
        </w:rPr>
        <w:t>seimbang</w:t>
      </w:r>
      <w:proofErr w:type="spellEnd"/>
      <w:r w:rsidRPr="00DB25C4">
        <w:rPr>
          <w:rFonts w:cstheme="minorHAnsi"/>
          <w:color w:val="000000"/>
        </w:rPr>
        <w:t xml:space="preserve"> </w:t>
      </w:r>
      <w:proofErr w:type="spellStart"/>
      <w:r w:rsidRPr="00DB25C4">
        <w:rPr>
          <w:rFonts w:cstheme="minorHAnsi"/>
          <w:color w:val="000000"/>
        </w:rPr>
        <w:t>antara</w:t>
      </w:r>
      <w:proofErr w:type="spellEnd"/>
      <w:r w:rsidRPr="00DB25C4">
        <w:rPr>
          <w:rFonts w:cstheme="minorHAnsi"/>
          <w:color w:val="000000"/>
        </w:rPr>
        <w:t xml:space="preserve"> </w:t>
      </w:r>
      <w:proofErr w:type="spellStart"/>
      <w:r w:rsidRPr="00DB25C4">
        <w:rPr>
          <w:rFonts w:cstheme="minorHAnsi"/>
          <w:color w:val="000000"/>
        </w:rPr>
        <w:t>hak</w:t>
      </w:r>
      <w:proofErr w:type="spellEnd"/>
      <w:r w:rsidRPr="00DB25C4">
        <w:rPr>
          <w:rFonts w:cstheme="minorHAnsi"/>
          <w:color w:val="000000"/>
        </w:rPr>
        <w:t xml:space="preserve"> dan </w:t>
      </w:r>
      <w:proofErr w:type="spellStart"/>
      <w:r w:rsidRPr="00DB25C4">
        <w:rPr>
          <w:rFonts w:cstheme="minorHAnsi"/>
          <w:color w:val="000000"/>
        </w:rPr>
        <w:t>tanggung</w:t>
      </w:r>
      <w:proofErr w:type="spellEnd"/>
      <w:r w:rsidRPr="00DB25C4">
        <w:rPr>
          <w:rFonts w:cstheme="minorHAnsi"/>
          <w:color w:val="000000"/>
        </w:rPr>
        <w:t xml:space="preserve"> </w:t>
      </w:r>
      <w:proofErr w:type="spellStart"/>
      <w:r w:rsidRPr="00DB25C4">
        <w:rPr>
          <w:rFonts w:cstheme="minorHAnsi"/>
          <w:color w:val="000000"/>
        </w:rPr>
        <w:t>jawab</w:t>
      </w:r>
      <w:proofErr w:type="spellEnd"/>
      <w:r w:rsidRPr="00DB25C4">
        <w:rPr>
          <w:rFonts w:cstheme="minorHAnsi"/>
          <w:color w:val="000000"/>
        </w:rPr>
        <w:t xml:space="preserve"> </w:t>
      </w:r>
      <w:proofErr w:type="spellStart"/>
      <w:r w:rsidRPr="00DB25C4">
        <w:rPr>
          <w:rFonts w:cstheme="minorHAnsi"/>
          <w:color w:val="000000"/>
        </w:rPr>
        <w:t>serta</w:t>
      </w:r>
      <w:proofErr w:type="spellEnd"/>
      <w:r w:rsidRPr="00DB25C4">
        <w:rPr>
          <w:rFonts w:cstheme="minorHAnsi"/>
          <w:color w:val="000000"/>
        </w:rPr>
        <w:t xml:space="preserve"> </w:t>
      </w:r>
      <w:proofErr w:type="spellStart"/>
      <w:r w:rsidRPr="00DB25C4">
        <w:rPr>
          <w:rFonts w:cstheme="minorHAnsi"/>
          <w:color w:val="000000"/>
        </w:rPr>
        <w:t>persamaan</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peraturan</w:t>
      </w:r>
      <w:proofErr w:type="spellEnd"/>
      <w:r w:rsidRPr="00DB25C4">
        <w:rPr>
          <w:rFonts w:cstheme="minorHAnsi"/>
          <w:color w:val="000000"/>
        </w:rPr>
        <w:t xml:space="preserve"> yang </w:t>
      </w:r>
      <w:proofErr w:type="spellStart"/>
      <w:r w:rsidRPr="00DB25C4">
        <w:rPr>
          <w:rFonts w:cstheme="minorHAnsi"/>
          <w:color w:val="000000"/>
        </w:rPr>
        <w:t>berlaku</w:t>
      </w:r>
      <w:proofErr w:type="spellEnd"/>
      <w:r w:rsidRPr="00DB25C4">
        <w:rPr>
          <w:rFonts w:cstheme="minorHAnsi"/>
          <w:color w:val="000000"/>
        </w:rPr>
        <w:t xml:space="preserve"> </w:t>
      </w:r>
      <w:proofErr w:type="spellStart"/>
      <w:r w:rsidRPr="00DB25C4">
        <w:rPr>
          <w:rFonts w:cstheme="minorHAnsi"/>
          <w:color w:val="000000"/>
        </w:rPr>
        <w:t>terhadap</w:t>
      </w:r>
      <w:proofErr w:type="spellEnd"/>
      <w:r w:rsidRPr="00DB25C4">
        <w:rPr>
          <w:rFonts w:cstheme="minorHAnsi"/>
          <w:color w:val="000000"/>
        </w:rPr>
        <w:t xml:space="preserve"> </w:t>
      </w:r>
      <w:proofErr w:type="spellStart"/>
      <w:r w:rsidRPr="00DB25C4">
        <w:rPr>
          <w:rFonts w:cstheme="minorHAnsi"/>
          <w:color w:val="000000"/>
        </w:rPr>
        <w:t>segenap</w:t>
      </w:r>
      <w:proofErr w:type="spellEnd"/>
      <w:r w:rsidRPr="00DB25C4">
        <w:rPr>
          <w:rFonts w:cstheme="minorHAnsi"/>
          <w:color w:val="000000"/>
        </w:rPr>
        <w:t xml:space="preserve"> civitas </w:t>
      </w:r>
      <w:proofErr w:type="spellStart"/>
      <w:r w:rsidRPr="00DB25C4">
        <w:rPr>
          <w:rFonts w:cstheme="minorHAnsi"/>
          <w:color w:val="000000"/>
        </w:rPr>
        <w:t>academica</w:t>
      </w:r>
      <w:proofErr w:type="spellEnd"/>
      <w:r w:rsidRPr="00DB25C4">
        <w:rPr>
          <w:rFonts w:cstheme="minorHAnsi"/>
          <w:color w:val="000000"/>
        </w:rPr>
        <w:t xml:space="preserve">. </w:t>
      </w:r>
      <w:proofErr w:type="spellStart"/>
      <w:r w:rsidRPr="00DB25C4">
        <w:rPr>
          <w:rFonts w:cstheme="minorHAnsi"/>
          <w:color w:val="000000"/>
        </w:rPr>
        <w:t>Prinsip</w:t>
      </w:r>
      <w:proofErr w:type="spellEnd"/>
      <w:r w:rsidRPr="00DB25C4">
        <w:rPr>
          <w:rFonts w:cstheme="minorHAnsi"/>
          <w:color w:val="000000"/>
        </w:rPr>
        <w:t xml:space="preserve"> tata </w:t>
      </w:r>
      <w:proofErr w:type="spellStart"/>
      <w:r w:rsidRPr="00DB25C4">
        <w:rPr>
          <w:rFonts w:cstheme="minorHAnsi"/>
          <w:color w:val="000000"/>
        </w:rPr>
        <w:t>pamong</w:t>
      </w:r>
      <w:proofErr w:type="spellEnd"/>
      <w:r w:rsidRPr="00DB25C4">
        <w:rPr>
          <w:rFonts w:cstheme="minorHAnsi"/>
          <w:color w:val="000000"/>
        </w:rPr>
        <w:t xml:space="preserve"> yang </w:t>
      </w:r>
      <w:proofErr w:type="spellStart"/>
      <w:r w:rsidRPr="00DB25C4">
        <w:rPr>
          <w:rFonts w:cstheme="minorHAnsi"/>
          <w:color w:val="000000"/>
        </w:rPr>
        <w:t>adil</w:t>
      </w:r>
      <w:proofErr w:type="spellEnd"/>
      <w:r w:rsidRPr="00DB25C4">
        <w:rPr>
          <w:rFonts w:cstheme="minorHAnsi"/>
          <w:color w:val="000000"/>
        </w:rPr>
        <w:t xml:space="preserve"> </w:t>
      </w:r>
      <w:proofErr w:type="spellStart"/>
      <w:r w:rsidRPr="00DB25C4">
        <w:rPr>
          <w:rFonts w:cstheme="minorHAnsi"/>
          <w:color w:val="000000"/>
        </w:rPr>
        <w:t>tercermin</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penugasan</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dan </w:t>
      </w:r>
      <w:proofErr w:type="spellStart"/>
      <w:r w:rsidRPr="00DB25C4">
        <w:rPr>
          <w:rFonts w:cstheme="minorHAnsi"/>
          <w:color w:val="000000"/>
        </w:rPr>
        <w:t>penempatan</w:t>
      </w:r>
      <w:proofErr w:type="spellEnd"/>
      <w:r w:rsidRPr="00DB25C4">
        <w:rPr>
          <w:rFonts w:cstheme="minorHAnsi"/>
          <w:color w:val="000000"/>
        </w:rPr>
        <w:t xml:space="preserve"> </w:t>
      </w:r>
      <w:proofErr w:type="spellStart"/>
      <w:r w:rsidRPr="00DB25C4">
        <w:rPr>
          <w:rFonts w:cstheme="minorHAnsi"/>
          <w:color w:val="000000"/>
        </w:rPr>
        <w:t>tenaga</w:t>
      </w:r>
      <w:proofErr w:type="spellEnd"/>
      <w:r w:rsidRPr="00DB25C4">
        <w:rPr>
          <w:rFonts w:cstheme="minorHAnsi"/>
          <w:color w:val="000000"/>
        </w:rPr>
        <w:t xml:space="preserve"> </w:t>
      </w:r>
      <w:proofErr w:type="spellStart"/>
      <w:r w:rsidRPr="00DB25C4">
        <w:rPr>
          <w:rFonts w:cstheme="minorHAnsi"/>
          <w:color w:val="000000"/>
        </w:rPr>
        <w:t>kependidikan</w:t>
      </w:r>
      <w:proofErr w:type="spellEnd"/>
      <w:r w:rsidRPr="00DB25C4">
        <w:rPr>
          <w:rFonts w:cstheme="minorHAnsi"/>
          <w:color w:val="000000"/>
        </w:rPr>
        <w:t xml:space="preserve"> </w:t>
      </w:r>
      <w:proofErr w:type="spellStart"/>
      <w:r w:rsidRPr="00DB25C4">
        <w:rPr>
          <w:rFonts w:cstheme="minorHAnsi"/>
          <w:color w:val="000000"/>
        </w:rPr>
        <w:t>sesuai</w:t>
      </w:r>
      <w:proofErr w:type="spellEnd"/>
      <w:r w:rsidRPr="00DB25C4">
        <w:rPr>
          <w:rFonts w:cstheme="minorHAnsi"/>
          <w:color w:val="000000"/>
        </w:rPr>
        <w:t xml:space="preserve"> </w:t>
      </w:r>
      <w:proofErr w:type="spellStart"/>
      <w:r w:rsidRPr="00DB25C4">
        <w:rPr>
          <w:rFonts w:cstheme="minorHAnsi"/>
          <w:color w:val="000000"/>
        </w:rPr>
        <w:t>kualifikasi</w:t>
      </w:r>
      <w:proofErr w:type="spellEnd"/>
      <w:r w:rsidRPr="00DB25C4">
        <w:rPr>
          <w:rFonts w:cstheme="minorHAnsi"/>
          <w:color w:val="000000"/>
        </w:rPr>
        <w:t xml:space="preserve"> dan </w:t>
      </w:r>
      <w:proofErr w:type="spellStart"/>
      <w:r w:rsidRPr="00DB25C4">
        <w:rPr>
          <w:rFonts w:cstheme="minorHAnsi"/>
          <w:color w:val="000000"/>
        </w:rPr>
        <w:t>kompetensinya</w:t>
      </w:r>
      <w:proofErr w:type="spellEnd"/>
      <w:r w:rsidRPr="00DB25C4">
        <w:rPr>
          <w:rFonts w:cstheme="minorHAnsi"/>
          <w:color w:val="000000"/>
        </w:rPr>
        <w:t xml:space="preserve">, </w:t>
      </w:r>
      <w:proofErr w:type="spellStart"/>
      <w:r w:rsidRPr="00DB25C4">
        <w:rPr>
          <w:rFonts w:cstheme="minorHAnsi"/>
          <w:color w:val="000000"/>
        </w:rPr>
        <w:t>rekrutmen</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dan </w:t>
      </w:r>
      <w:proofErr w:type="spellStart"/>
      <w:r w:rsidRPr="00DB25C4">
        <w:rPr>
          <w:rFonts w:cstheme="minorHAnsi"/>
          <w:color w:val="000000"/>
        </w:rPr>
        <w:t>tenaga</w:t>
      </w:r>
      <w:proofErr w:type="spellEnd"/>
      <w:r w:rsidRPr="00DB25C4">
        <w:rPr>
          <w:rFonts w:cstheme="minorHAnsi"/>
          <w:color w:val="000000"/>
        </w:rPr>
        <w:t xml:space="preserve"> </w:t>
      </w:r>
      <w:proofErr w:type="spellStart"/>
      <w:r w:rsidRPr="00DB25C4">
        <w:rPr>
          <w:rFonts w:cstheme="minorHAnsi"/>
          <w:color w:val="000000"/>
        </w:rPr>
        <w:t>kependidikan</w:t>
      </w:r>
      <w:proofErr w:type="spellEnd"/>
      <w:r w:rsidRPr="00DB25C4">
        <w:rPr>
          <w:rFonts w:cstheme="minorHAnsi"/>
          <w:color w:val="000000"/>
        </w:rPr>
        <w:t xml:space="preserve"> </w:t>
      </w:r>
      <w:proofErr w:type="spellStart"/>
      <w:r w:rsidRPr="00DB25C4">
        <w:rPr>
          <w:rFonts w:cstheme="minorHAnsi"/>
          <w:color w:val="000000"/>
        </w:rPr>
        <w:t>berdasarkan</w:t>
      </w:r>
      <w:proofErr w:type="spellEnd"/>
      <w:r w:rsidRPr="00DB25C4">
        <w:rPr>
          <w:rFonts w:cstheme="minorHAnsi"/>
          <w:color w:val="000000"/>
        </w:rPr>
        <w:t xml:space="preserve"> </w:t>
      </w:r>
      <w:proofErr w:type="spellStart"/>
      <w:r w:rsidRPr="00DB25C4">
        <w:rPr>
          <w:rFonts w:cstheme="minorHAnsi"/>
          <w:color w:val="000000"/>
        </w:rPr>
        <w:t>tes</w:t>
      </w:r>
      <w:proofErr w:type="spellEnd"/>
      <w:r w:rsidRPr="00DB25C4">
        <w:rPr>
          <w:rFonts w:cstheme="minorHAnsi"/>
          <w:color w:val="000000"/>
        </w:rPr>
        <w:t xml:space="preserve"> </w:t>
      </w:r>
      <w:proofErr w:type="spellStart"/>
      <w:r w:rsidRPr="00DB25C4">
        <w:rPr>
          <w:rFonts w:cstheme="minorHAnsi"/>
          <w:color w:val="000000"/>
        </w:rPr>
        <w:t>kualifikasi</w:t>
      </w:r>
      <w:proofErr w:type="spellEnd"/>
      <w:r w:rsidRPr="00DB25C4">
        <w:rPr>
          <w:rFonts w:cstheme="minorHAnsi"/>
          <w:color w:val="000000"/>
        </w:rPr>
        <w:t xml:space="preserve">, </w:t>
      </w:r>
      <w:proofErr w:type="spellStart"/>
      <w:r w:rsidRPr="00DB25C4">
        <w:rPr>
          <w:rFonts w:cstheme="minorHAnsi"/>
          <w:color w:val="000000"/>
        </w:rPr>
        <w:t>pemberian</w:t>
      </w:r>
      <w:proofErr w:type="spellEnd"/>
      <w:r w:rsidRPr="00DB25C4">
        <w:rPr>
          <w:rFonts w:cstheme="minorHAnsi"/>
          <w:color w:val="000000"/>
        </w:rPr>
        <w:t xml:space="preserve"> reward </w:t>
      </w:r>
      <w:proofErr w:type="spellStart"/>
      <w:r w:rsidRPr="00DB25C4">
        <w:rPr>
          <w:rFonts w:cstheme="minorHAnsi"/>
          <w:color w:val="000000"/>
        </w:rPr>
        <w:t>sesuai</w:t>
      </w:r>
      <w:proofErr w:type="spellEnd"/>
      <w:r w:rsidRPr="00DB25C4">
        <w:rPr>
          <w:rFonts w:cstheme="minorHAnsi"/>
          <w:color w:val="000000"/>
        </w:rPr>
        <w:t xml:space="preserve"> </w:t>
      </w:r>
      <w:proofErr w:type="spellStart"/>
      <w:r w:rsidRPr="00DB25C4">
        <w:rPr>
          <w:rFonts w:cstheme="minorHAnsi"/>
          <w:color w:val="000000"/>
        </w:rPr>
        <w:t>capaian</w:t>
      </w:r>
      <w:proofErr w:type="spellEnd"/>
      <w:r w:rsidRPr="00DB25C4">
        <w:rPr>
          <w:rFonts w:cstheme="minorHAnsi"/>
          <w:color w:val="000000"/>
        </w:rPr>
        <w:t xml:space="preserve"> yang </w:t>
      </w:r>
      <w:proofErr w:type="spellStart"/>
      <w:r w:rsidRPr="00DB25C4">
        <w:rPr>
          <w:rFonts w:cstheme="minorHAnsi"/>
          <w:color w:val="000000"/>
        </w:rPr>
        <w:t>diperoleh</w:t>
      </w:r>
      <w:proofErr w:type="spellEnd"/>
      <w:r w:rsidRPr="00DB25C4">
        <w:rPr>
          <w:rFonts w:cstheme="minorHAnsi"/>
          <w:color w:val="000000"/>
        </w:rPr>
        <w:t xml:space="preserve">, </w:t>
      </w:r>
      <w:proofErr w:type="spellStart"/>
      <w:r w:rsidRPr="00DB25C4">
        <w:rPr>
          <w:rFonts w:cstheme="minorHAnsi"/>
          <w:color w:val="000000"/>
        </w:rPr>
        <w:t>kesempatan</w:t>
      </w:r>
      <w:proofErr w:type="spellEnd"/>
      <w:r w:rsidRPr="00DB25C4">
        <w:rPr>
          <w:rFonts w:cstheme="minorHAnsi"/>
          <w:color w:val="000000"/>
        </w:rPr>
        <w:t xml:space="preserve"> </w:t>
      </w:r>
      <w:proofErr w:type="spellStart"/>
      <w:r w:rsidRPr="00DB25C4">
        <w:rPr>
          <w:rFonts w:cstheme="minorHAnsi"/>
          <w:color w:val="000000"/>
        </w:rPr>
        <w:t>pengembangan</w:t>
      </w:r>
      <w:proofErr w:type="spellEnd"/>
      <w:r w:rsidRPr="00DB25C4">
        <w:rPr>
          <w:rFonts w:cstheme="minorHAnsi"/>
          <w:color w:val="000000"/>
        </w:rPr>
        <w:t xml:space="preserve"> </w:t>
      </w:r>
      <w:proofErr w:type="spellStart"/>
      <w:r w:rsidRPr="00DB25C4">
        <w:rPr>
          <w:rFonts w:cstheme="minorHAnsi"/>
          <w:color w:val="000000"/>
        </w:rPr>
        <w:t>diri</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serta</w:t>
      </w:r>
      <w:proofErr w:type="spellEnd"/>
      <w:r w:rsidRPr="00DB25C4">
        <w:rPr>
          <w:rFonts w:cstheme="minorHAnsi"/>
          <w:color w:val="000000"/>
        </w:rPr>
        <w:t xml:space="preserve"> </w:t>
      </w:r>
      <w:proofErr w:type="spellStart"/>
      <w:r w:rsidRPr="00DB25C4">
        <w:rPr>
          <w:rFonts w:cstheme="minorHAnsi"/>
          <w:color w:val="000000"/>
        </w:rPr>
        <w:t>pemberian</w:t>
      </w:r>
      <w:proofErr w:type="spellEnd"/>
      <w:r w:rsidRPr="00DB25C4">
        <w:rPr>
          <w:rFonts w:cstheme="minorHAnsi"/>
          <w:color w:val="000000"/>
        </w:rPr>
        <w:t xml:space="preserve"> </w:t>
      </w:r>
      <w:proofErr w:type="spellStart"/>
      <w:r w:rsidRPr="00DB25C4">
        <w:rPr>
          <w:rFonts w:cstheme="minorHAnsi"/>
          <w:color w:val="000000"/>
        </w:rPr>
        <w:t>sanksi</w:t>
      </w:r>
      <w:proofErr w:type="spellEnd"/>
      <w:r w:rsidRPr="00DB25C4">
        <w:rPr>
          <w:rFonts w:cstheme="minorHAnsi"/>
          <w:color w:val="000000"/>
        </w:rPr>
        <w:t xml:space="preserve"> dan </w:t>
      </w:r>
      <w:proofErr w:type="spellStart"/>
      <w:r w:rsidRPr="00DB25C4">
        <w:rPr>
          <w:rFonts w:cstheme="minorHAnsi"/>
          <w:color w:val="000000"/>
        </w:rPr>
        <w:t>teguran</w:t>
      </w:r>
      <w:proofErr w:type="spellEnd"/>
      <w:r w:rsidRPr="00DB25C4">
        <w:rPr>
          <w:rFonts w:cstheme="minorHAnsi"/>
          <w:color w:val="000000"/>
        </w:rPr>
        <w:t xml:space="preserve"> </w:t>
      </w:r>
      <w:proofErr w:type="spellStart"/>
      <w:r w:rsidRPr="00DB25C4">
        <w:rPr>
          <w:rFonts w:cstheme="minorHAnsi"/>
          <w:color w:val="000000"/>
        </w:rPr>
        <w:t>terhadap</w:t>
      </w:r>
      <w:proofErr w:type="spellEnd"/>
      <w:r w:rsidRPr="00DB25C4">
        <w:rPr>
          <w:rFonts w:cstheme="minorHAnsi"/>
          <w:color w:val="000000"/>
        </w:rPr>
        <w:t xml:space="preserve"> </w:t>
      </w:r>
      <w:proofErr w:type="spellStart"/>
      <w:r w:rsidRPr="00DB25C4">
        <w:rPr>
          <w:rFonts w:cstheme="minorHAnsi"/>
          <w:color w:val="000000"/>
        </w:rPr>
        <w:t>pelanggaran</w:t>
      </w:r>
      <w:proofErr w:type="spellEnd"/>
      <w:r w:rsidRPr="00DB25C4">
        <w:rPr>
          <w:rFonts w:cstheme="minorHAnsi"/>
          <w:color w:val="000000"/>
        </w:rPr>
        <w:t xml:space="preserve"> </w:t>
      </w:r>
      <w:proofErr w:type="spellStart"/>
      <w:r w:rsidRPr="00DB25C4">
        <w:rPr>
          <w:rFonts w:cstheme="minorHAnsi"/>
          <w:color w:val="000000"/>
        </w:rPr>
        <w:t>peraturan</w:t>
      </w:r>
      <w:proofErr w:type="spellEnd"/>
      <w:r w:rsidRPr="00DB25C4">
        <w:rPr>
          <w:rFonts w:cstheme="minorHAnsi"/>
          <w:color w:val="000000"/>
        </w:rPr>
        <w:t xml:space="preserve">. Pada </w:t>
      </w:r>
      <w:proofErr w:type="spellStart"/>
      <w:r w:rsidRPr="00DB25C4">
        <w:rPr>
          <w:rFonts w:cstheme="minorHAnsi"/>
          <w:color w:val="000000"/>
        </w:rPr>
        <w:t>pendistribusian</w:t>
      </w:r>
      <w:proofErr w:type="spellEnd"/>
      <w:r w:rsidRPr="00DB25C4">
        <w:rPr>
          <w:rFonts w:cstheme="minorHAnsi"/>
          <w:color w:val="000000"/>
        </w:rPr>
        <w:t xml:space="preserve"> </w:t>
      </w:r>
      <w:proofErr w:type="spellStart"/>
      <w:r w:rsidRPr="00DB25C4">
        <w:rPr>
          <w:rFonts w:cstheme="minorHAnsi"/>
          <w:color w:val="000000"/>
        </w:rPr>
        <w:t>beban</w:t>
      </w:r>
      <w:proofErr w:type="spellEnd"/>
      <w:r w:rsidRPr="00DB25C4">
        <w:rPr>
          <w:rFonts w:cstheme="minorHAnsi"/>
          <w:color w:val="000000"/>
        </w:rPr>
        <w:t xml:space="preserve"> </w:t>
      </w:r>
      <w:proofErr w:type="spellStart"/>
      <w:r w:rsidRPr="00DB25C4">
        <w:rPr>
          <w:rFonts w:cstheme="minorHAnsi"/>
          <w:color w:val="000000"/>
        </w:rPr>
        <w:t>mengajar</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kualifikasi</w:t>
      </w:r>
      <w:proofErr w:type="spellEnd"/>
      <w:r w:rsidRPr="00DB25C4">
        <w:rPr>
          <w:rFonts w:cstheme="minorHAnsi"/>
          <w:color w:val="000000"/>
        </w:rPr>
        <w:t xml:space="preserve"> dan </w:t>
      </w:r>
      <w:proofErr w:type="spellStart"/>
      <w:r w:rsidRPr="00DB25C4">
        <w:rPr>
          <w:rFonts w:cstheme="minorHAnsi"/>
          <w:color w:val="000000"/>
        </w:rPr>
        <w:t>kompetensi</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menjadi</w:t>
      </w:r>
      <w:proofErr w:type="spellEnd"/>
      <w:r w:rsidRPr="00DB25C4">
        <w:rPr>
          <w:rFonts w:cstheme="minorHAnsi"/>
          <w:color w:val="000000"/>
        </w:rPr>
        <w:t xml:space="preserve"> </w:t>
      </w:r>
      <w:proofErr w:type="spellStart"/>
      <w:r w:rsidRPr="00DB25C4">
        <w:rPr>
          <w:rFonts w:cstheme="minorHAnsi"/>
          <w:color w:val="000000"/>
        </w:rPr>
        <w:t>acuan</w:t>
      </w:r>
      <w:proofErr w:type="spellEnd"/>
      <w:r w:rsidRPr="00DB25C4">
        <w:rPr>
          <w:rFonts w:cstheme="minorHAnsi"/>
          <w:color w:val="000000"/>
        </w:rPr>
        <w:t xml:space="preserve"> </w:t>
      </w:r>
      <w:proofErr w:type="spellStart"/>
      <w:r w:rsidRPr="00DB25C4">
        <w:rPr>
          <w:rFonts w:cstheme="minorHAnsi"/>
          <w:color w:val="000000"/>
        </w:rPr>
        <w:t>bagi</w:t>
      </w:r>
      <w:proofErr w:type="spellEnd"/>
      <w:r w:rsidRPr="00DB25C4">
        <w:rPr>
          <w:rFonts w:cstheme="minorHAnsi"/>
          <w:color w:val="000000"/>
        </w:rPr>
        <w:t xml:space="preserve"> </w:t>
      </w:r>
      <w:proofErr w:type="spellStart"/>
      <w:r w:rsidRPr="00DB25C4">
        <w:rPr>
          <w:rFonts w:cstheme="minorHAnsi"/>
          <w:color w:val="000000"/>
        </w:rPr>
        <w:t>kaprodi</w:t>
      </w:r>
      <w:proofErr w:type="spellEnd"/>
      <w:r w:rsidRPr="00DB25C4">
        <w:rPr>
          <w:rFonts w:cstheme="minorHAnsi"/>
          <w:color w:val="000000"/>
        </w:rPr>
        <w:t xml:space="preserve"> di </w:t>
      </w:r>
      <w:proofErr w:type="spellStart"/>
      <w:r w:rsidRPr="00DB25C4">
        <w:rPr>
          <w:rFonts w:cstheme="minorHAnsi"/>
          <w:color w:val="000000"/>
        </w:rPr>
        <w:t>lingkungan</w:t>
      </w:r>
      <w:proofErr w:type="spellEnd"/>
      <w:r w:rsidRPr="00DB25C4">
        <w:rPr>
          <w:rFonts w:cstheme="minorHAnsi"/>
          <w:color w:val="000000"/>
        </w:rPr>
        <w:t xml:space="preserve"> FBS. </w:t>
      </w:r>
      <w:proofErr w:type="spellStart"/>
      <w:r w:rsidRPr="00DB25C4">
        <w:rPr>
          <w:rFonts w:cstheme="minorHAnsi"/>
          <w:color w:val="000000"/>
        </w:rPr>
        <w:t>Selain</w:t>
      </w:r>
      <w:proofErr w:type="spellEnd"/>
      <w:r w:rsidRPr="00DB25C4">
        <w:rPr>
          <w:rFonts w:cstheme="minorHAnsi"/>
          <w:color w:val="000000"/>
        </w:rPr>
        <w:t xml:space="preserve"> </w:t>
      </w:r>
      <w:proofErr w:type="spellStart"/>
      <w:r w:rsidRPr="00DB25C4">
        <w:rPr>
          <w:rFonts w:cstheme="minorHAnsi"/>
          <w:color w:val="000000"/>
        </w:rPr>
        <w:t>itu</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juga </w:t>
      </w:r>
      <w:proofErr w:type="spellStart"/>
      <w:r w:rsidRPr="00DB25C4">
        <w:rPr>
          <w:rFonts w:cstheme="minorHAnsi"/>
          <w:color w:val="000000"/>
        </w:rPr>
        <w:t>menugaskan</w:t>
      </w:r>
      <w:proofErr w:type="spellEnd"/>
      <w:r w:rsidRPr="00DB25C4">
        <w:rPr>
          <w:rFonts w:cstheme="minorHAnsi"/>
          <w:color w:val="000000"/>
        </w:rPr>
        <w:t xml:space="preserve"> </w:t>
      </w:r>
      <w:proofErr w:type="spellStart"/>
      <w:r w:rsidRPr="00DB25C4">
        <w:rPr>
          <w:rFonts w:cstheme="minorHAnsi"/>
          <w:color w:val="000000"/>
        </w:rPr>
        <w:t>tenaga</w:t>
      </w:r>
      <w:proofErr w:type="spellEnd"/>
      <w:r w:rsidRPr="00DB25C4">
        <w:rPr>
          <w:rFonts w:cstheme="minorHAnsi"/>
          <w:color w:val="000000"/>
        </w:rPr>
        <w:t xml:space="preserve"> </w:t>
      </w:r>
      <w:proofErr w:type="spellStart"/>
      <w:r w:rsidRPr="00DB25C4">
        <w:rPr>
          <w:rFonts w:cstheme="minorHAnsi"/>
          <w:color w:val="000000"/>
        </w:rPr>
        <w:t>kependidikan</w:t>
      </w:r>
      <w:proofErr w:type="spellEnd"/>
      <w:r w:rsidRPr="00DB25C4">
        <w:rPr>
          <w:rFonts w:cstheme="minorHAnsi"/>
          <w:color w:val="000000"/>
        </w:rPr>
        <w:t xml:space="preserve"> </w:t>
      </w:r>
      <w:proofErr w:type="spellStart"/>
      <w:r w:rsidRPr="00DB25C4">
        <w:rPr>
          <w:rFonts w:cstheme="minorHAnsi"/>
          <w:color w:val="000000"/>
        </w:rPr>
        <w:t>sesuai</w:t>
      </w:r>
      <w:proofErr w:type="spellEnd"/>
      <w:r w:rsidRPr="00DB25C4">
        <w:rPr>
          <w:rFonts w:cstheme="minorHAnsi"/>
          <w:color w:val="000000"/>
        </w:rPr>
        <w:t xml:space="preserve"> </w:t>
      </w:r>
      <w:proofErr w:type="spellStart"/>
      <w:r w:rsidRPr="00DB25C4">
        <w:rPr>
          <w:rFonts w:cstheme="minorHAnsi"/>
          <w:color w:val="000000"/>
        </w:rPr>
        <w:t>kompetensinya</w:t>
      </w:r>
      <w:proofErr w:type="spellEnd"/>
      <w:r w:rsidRPr="00DB25C4">
        <w:rPr>
          <w:rFonts w:cstheme="minorHAnsi"/>
          <w:color w:val="000000"/>
        </w:rPr>
        <w:t xml:space="preserve">.  </w:t>
      </w:r>
    </w:p>
    <w:p w14:paraId="024C4657" w14:textId="77777777" w:rsidR="00EE2EA9" w:rsidRPr="00DB25C4" w:rsidRDefault="00EE2EA9" w:rsidP="00687314">
      <w:pPr>
        <w:autoSpaceDE w:val="0"/>
        <w:autoSpaceDN w:val="0"/>
        <w:adjustRightInd w:val="0"/>
        <w:spacing w:after="0" w:line="240" w:lineRule="auto"/>
        <w:ind w:firstLine="720"/>
        <w:jc w:val="both"/>
        <w:rPr>
          <w:rFonts w:cstheme="minorHAnsi"/>
          <w:color w:val="000000"/>
        </w:rPr>
      </w:pPr>
      <w:proofErr w:type="spellStart"/>
      <w:r w:rsidRPr="00DB25C4">
        <w:rPr>
          <w:rFonts w:cstheme="minorHAnsi"/>
          <w:color w:val="000000"/>
        </w:rPr>
        <w:t>Rekrutmen</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baru</w:t>
      </w:r>
      <w:proofErr w:type="spellEnd"/>
      <w:r w:rsidRPr="00DB25C4">
        <w:rPr>
          <w:rFonts w:cstheme="minorHAnsi"/>
          <w:color w:val="000000"/>
        </w:rPr>
        <w:t xml:space="preserve">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w:t>
      </w:r>
      <w:proofErr w:type="spellStart"/>
      <w:r w:rsidRPr="00DB25C4">
        <w:rPr>
          <w:rFonts w:cstheme="minorHAnsi"/>
          <w:color w:val="000000"/>
        </w:rPr>
        <w:t>serangkaian</w:t>
      </w:r>
      <w:proofErr w:type="spellEnd"/>
      <w:r w:rsidRPr="00DB25C4">
        <w:rPr>
          <w:rFonts w:cstheme="minorHAnsi"/>
          <w:color w:val="000000"/>
        </w:rPr>
        <w:t xml:space="preserve"> </w:t>
      </w:r>
      <w:proofErr w:type="spellStart"/>
      <w:r w:rsidRPr="00DB25C4">
        <w:rPr>
          <w:rFonts w:cstheme="minorHAnsi"/>
          <w:color w:val="000000"/>
        </w:rPr>
        <w:t>tes</w:t>
      </w:r>
      <w:proofErr w:type="spellEnd"/>
      <w:r w:rsidRPr="00DB25C4">
        <w:rPr>
          <w:rFonts w:cstheme="minorHAnsi"/>
          <w:color w:val="000000"/>
        </w:rPr>
        <w:t xml:space="preserve"> </w:t>
      </w:r>
      <w:proofErr w:type="spellStart"/>
      <w:r w:rsidRPr="00DB25C4">
        <w:rPr>
          <w:rFonts w:cstheme="minorHAnsi"/>
          <w:color w:val="000000"/>
        </w:rPr>
        <w:t>terkait</w:t>
      </w:r>
      <w:proofErr w:type="spellEnd"/>
      <w:r w:rsidRPr="00DB25C4">
        <w:rPr>
          <w:rFonts w:cstheme="minorHAnsi"/>
          <w:color w:val="000000"/>
        </w:rPr>
        <w:t xml:space="preserve"> </w:t>
      </w:r>
      <w:proofErr w:type="spellStart"/>
      <w:r w:rsidRPr="00DB25C4">
        <w:rPr>
          <w:rFonts w:cstheme="minorHAnsi"/>
          <w:color w:val="000000"/>
        </w:rPr>
        <w:t>administrasi</w:t>
      </w:r>
      <w:proofErr w:type="spellEnd"/>
      <w:r w:rsidRPr="00DB25C4">
        <w:rPr>
          <w:rFonts w:cstheme="minorHAnsi"/>
          <w:color w:val="000000"/>
        </w:rPr>
        <w:t xml:space="preserve"> (</w:t>
      </w:r>
      <w:proofErr w:type="spellStart"/>
      <w:r w:rsidRPr="00DB25C4">
        <w:rPr>
          <w:rFonts w:cstheme="minorHAnsi"/>
          <w:color w:val="000000"/>
        </w:rPr>
        <w:t>kesesuaian</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kualifikasi</w:t>
      </w:r>
      <w:proofErr w:type="spellEnd"/>
      <w:r w:rsidRPr="00DB25C4">
        <w:rPr>
          <w:rFonts w:cstheme="minorHAnsi"/>
          <w:color w:val="000000"/>
        </w:rPr>
        <w:t xml:space="preserve"> </w:t>
      </w:r>
      <w:proofErr w:type="spellStart"/>
      <w:r w:rsidRPr="00DB25C4">
        <w:rPr>
          <w:rFonts w:cstheme="minorHAnsi"/>
          <w:color w:val="000000"/>
        </w:rPr>
        <w:t>akademik</w:t>
      </w:r>
      <w:proofErr w:type="spellEnd"/>
      <w:r w:rsidRPr="00DB25C4">
        <w:rPr>
          <w:rFonts w:cstheme="minorHAnsi"/>
          <w:color w:val="000000"/>
        </w:rPr>
        <w:t xml:space="preserve"> dan </w:t>
      </w:r>
      <w:proofErr w:type="spellStart"/>
      <w:r w:rsidRPr="00DB25C4">
        <w:rPr>
          <w:rFonts w:cstheme="minorHAnsi"/>
          <w:color w:val="000000"/>
        </w:rPr>
        <w:t>bidang</w:t>
      </w:r>
      <w:proofErr w:type="spellEnd"/>
      <w:r w:rsidRPr="00DB25C4">
        <w:rPr>
          <w:rFonts w:cstheme="minorHAnsi"/>
          <w:color w:val="000000"/>
        </w:rPr>
        <w:t xml:space="preserve"> </w:t>
      </w:r>
      <w:proofErr w:type="spellStart"/>
      <w:r w:rsidRPr="00DB25C4">
        <w:rPr>
          <w:rFonts w:cstheme="minorHAnsi"/>
          <w:color w:val="000000"/>
        </w:rPr>
        <w:t>keilmuan</w:t>
      </w:r>
      <w:proofErr w:type="spellEnd"/>
      <w:r w:rsidRPr="00DB25C4">
        <w:rPr>
          <w:rFonts w:cstheme="minorHAnsi"/>
          <w:color w:val="000000"/>
        </w:rPr>
        <w:t xml:space="preserve"> </w:t>
      </w:r>
      <w:proofErr w:type="spellStart"/>
      <w:r w:rsidRPr="00DB25C4">
        <w:rPr>
          <w:rFonts w:cstheme="minorHAnsi"/>
          <w:color w:val="000000"/>
        </w:rPr>
        <w:t>prodi</w:t>
      </w:r>
      <w:proofErr w:type="spellEnd"/>
      <w:r w:rsidRPr="00DB25C4">
        <w:rPr>
          <w:rFonts w:cstheme="minorHAnsi"/>
          <w:color w:val="000000"/>
        </w:rPr>
        <w:t xml:space="preserve">), </w:t>
      </w:r>
      <w:proofErr w:type="spellStart"/>
      <w:r w:rsidRPr="00DB25C4">
        <w:rPr>
          <w:rFonts w:cstheme="minorHAnsi"/>
          <w:color w:val="000000"/>
        </w:rPr>
        <w:t>kemampuan</w:t>
      </w:r>
      <w:proofErr w:type="spellEnd"/>
      <w:r w:rsidRPr="00DB25C4">
        <w:rPr>
          <w:rFonts w:cstheme="minorHAnsi"/>
          <w:color w:val="000000"/>
        </w:rPr>
        <w:t xml:space="preserve"> </w:t>
      </w:r>
      <w:proofErr w:type="spellStart"/>
      <w:r w:rsidRPr="00DB25C4">
        <w:rPr>
          <w:rFonts w:cstheme="minorHAnsi"/>
          <w:color w:val="000000"/>
        </w:rPr>
        <w:t>berbahasa</w:t>
      </w:r>
      <w:proofErr w:type="spellEnd"/>
      <w:r w:rsidRPr="00DB25C4">
        <w:rPr>
          <w:rFonts w:cstheme="minorHAnsi"/>
          <w:color w:val="000000"/>
        </w:rPr>
        <w:t xml:space="preserve"> </w:t>
      </w:r>
      <w:proofErr w:type="spellStart"/>
      <w:r w:rsidRPr="00DB25C4">
        <w:rPr>
          <w:rFonts w:cstheme="minorHAnsi"/>
          <w:color w:val="000000"/>
        </w:rPr>
        <w:t>Inggris</w:t>
      </w:r>
      <w:proofErr w:type="spellEnd"/>
      <w:r w:rsidRPr="00DB25C4">
        <w:rPr>
          <w:rFonts w:cstheme="minorHAnsi"/>
          <w:color w:val="000000"/>
        </w:rPr>
        <w:t xml:space="preserve">, </w:t>
      </w:r>
      <w:proofErr w:type="spellStart"/>
      <w:r w:rsidRPr="00DB25C4">
        <w:rPr>
          <w:rFonts w:cstheme="minorHAnsi"/>
          <w:color w:val="000000"/>
        </w:rPr>
        <w:t>kemampuan</w:t>
      </w:r>
      <w:proofErr w:type="spellEnd"/>
      <w:r w:rsidRPr="00DB25C4">
        <w:rPr>
          <w:rFonts w:cstheme="minorHAnsi"/>
          <w:color w:val="000000"/>
        </w:rPr>
        <w:t xml:space="preserve"> </w:t>
      </w:r>
      <w:proofErr w:type="spellStart"/>
      <w:r w:rsidRPr="00DB25C4">
        <w:rPr>
          <w:rFonts w:cstheme="minorHAnsi"/>
          <w:color w:val="000000"/>
        </w:rPr>
        <w:t>potensi</w:t>
      </w:r>
      <w:proofErr w:type="spellEnd"/>
      <w:r w:rsidRPr="00DB25C4">
        <w:rPr>
          <w:rFonts w:cstheme="minorHAnsi"/>
          <w:color w:val="000000"/>
        </w:rPr>
        <w:t xml:space="preserve"> </w:t>
      </w:r>
      <w:proofErr w:type="spellStart"/>
      <w:r w:rsidRPr="00DB25C4">
        <w:rPr>
          <w:rFonts w:cstheme="minorHAnsi"/>
          <w:color w:val="000000"/>
        </w:rPr>
        <w:t>akademik</w:t>
      </w:r>
      <w:proofErr w:type="spellEnd"/>
      <w:r w:rsidRPr="00DB25C4">
        <w:rPr>
          <w:rFonts w:cstheme="minorHAnsi"/>
          <w:color w:val="000000"/>
        </w:rPr>
        <w:t xml:space="preserve">, </w:t>
      </w:r>
      <w:r w:rsidRPr="00DB25C4">
        <w:rPr>
          <w:rFonts w:cstheme="minorHAnsi"/>
          <w:i/>
          <w:iCs/>
          <w:color w:val="000000"/>
        </w:rPr>
        <w:t>microteaching</w:t>
      </w:r>
      <w:r w:rsidRPr="00DB25C4">
        <w:rPr>
          <w:rFonts w:cstheme="minorHAnsi"/>
          <w:color w:val="000000"/>
        </w:rPr>
        <w:t xml:space="preserve">, </w:t>
      </w:r>
      <w:proofErr w:type="spellStart"/>
      <w:r w:rsidRPr="00DB25C4">
        <w:rPr>
          <w:rFonts w:cstheme="minorHAnsi"/>
          <w:color w:val="000000"/>
        </w:rPr>
        <w:t>presentasi</w:t>
      </w:r>
      <w:proofErr w:type="spellEnd"/>
      <w:r w:rsidRPr="00DB25C4">
        <w:rPr>
          <w:rFonts w:cstheme="minorHAnsi"/>
          <w:color w:val="000000"/>
        </w:rPr>
        <w:t xml:space="preserve"> </w:t>
      </w:r>
      <w:proofErr w:type="spellStart"/>
      <w:r w:rsidRPr="00DB25C4">
        <w:rPr>
          <w:rFonts w:cstheme="minorHAnsi"/>
          <w:color w:val="000000"/>
        </w:rPr>
        <w:t>karya</w:t>
      </w:r>
      <w:proofErr w:type="spellEnd"/>
      <w:r w:rsidRPr="00DB25C4">
        <w:rPr>
          <w:rFonts w:cstheme="minorHAnsi"/>
          <w:color w:val="000000"/>
        </w:rPr>
        <w:t xml:space="preserve"> </w:t>
      </w:r>
      <w:proofErr w:type="spellStart"/>
      <w:r w:rsidRPr="00DB25C4">
        <w:rPr>
          <w:rFonts w:cstheme="minorHAnsi"/>
          <w:color w:val="000000"/>
        </w:rPr>
        <w:t>ilmiah</w:t>
      </w:r>
      <w:proofErr w:type="spellEnd"/>
      <w:r w:rsidRPr="00DB25C4">
        <w:rPr>
          <w:rFonts w:cstheme="minorHAnsi"/>
          <w:color w:val="000000"/>
        </w:rPr>
        <w:t xml:space="preserve">, </w:t>
      </w:r>
      <w:proofErr w:type="spellStart"/>
      <w:r w:rsidRPr="00DB25C4">
        <w:rPr>
          <w:rFonts w:cstheme="minorHAnsi"/>
          <w:color w:val="000000"/>
        </w:rPr>
        <w:t>serta</w:t>
      </w:r>
      <w:proofErr w:type="spellEnd"/>
      <w:r w:rsidRPr="00DB25C4">
        <w:rPr>
          <w:rFonts w:cstheme="minorHAnsi"/>
          <w:color w:val="000000"/>
        </w:rPr>
        <w:t xml:space="preserve"> </w:t>
      </w:r>
      <w:proofErr w:type="spellStart"/>
      <w:r w:rsidRPr="00DB25C4">
        <w:rPr>
          <w:rFonts w:cstheme="minorHAnsi"/>
          <w:color w:val="000000"/>
        </w:rPr>
        <w:t>wawancara</w:t>
      </w:r>
      <w:proofErr w:type="spellEnd"/>
      <w:r w:rsidRPr="00DB25C4">
        <w:rPr>
          <w:rFonts w:cstheme="minorHAnsi"/>
          <w:color w:val="000000"/>
        </w:rPr>
        <w:t xml:space="preserve"> </w:t>
      </w:r>
      <w:proofErr w:type="spellStart"/>
      <w:r w:rsidRPr="00DB25C4">
        <w:rPr>
          <w:rFonts w:cstheme="minorHAnsi"/>
          <w:color w:val="000000"/>
        </w:rPr>
        <w:t>komitmen</w:t>
      </w:r>
      <w:proofErr w:type="spellEnd"/>
      <w:r w:rsidRPr="00DB25C4">
        <w:rPr>
          <w:rFonts w:cstheme="minorHAnsi"/>
          <w:color w:val="000000"/>
        </w:rPr>
        <w:t xml:space="preserve"> </w:t>
      </w:r>
      <w:proofErr w:type="spellStart"/>
      <w:r w:rsidRPr="00DB25C4">
        <w:rPr>
          <w:rFonts w:cstheme="minorHAnsi"/>
          <w:color w:val="000000"/>
        </w:rPr>
        <w:t>pengembangan</w:t>
      </w:r>
      <w:proofErr w:type="spellEnd"/>
      <w:r w:rsidRPr="00DB25C4">
        <w:rPr>
          <w:rFonts w:cstheme="minorHAnsi"/>
          <w:color w:val="000000"/>
        </w:rPr>
        <w:t xml:space="preserve"> </w:t>
      </w:r>
      <w:proofErr w:type="spellStart"/>
      <w:r w:rsidRPr="00DB25C4">
        <w:rPr>
          <w:rFonts w:cstheme="minorHAnsi"/>
          <w:color w:val="000000"/>
        </w:rPr>
        <w:t>diri</w:t>
      </w:r>
      <w:proofErr w:type="spellEnd"/>
      <w:r w:rsidRPr="00DB25C4">
        <w:rPr>
          <w:rFonts w:cstheme="minorHAnsi"/>
          <w:color w:val="000000"/>
        </w:rPr>
        <w:t xml:space="preserve"> dan </w:t>
      </w:r>
      <w:proofErr w:type="spellStart"/>
      <w:r w:rsidRPr="00DB25C4">
        <w:rPr>
          <w:rFonts w:cstheme="minorHAnsi"/>
          <w:color w:val="000000"/>
        </w:rPr>
        <w:t>institusi</w:t>
      </w:r>
      <w:proofErr w:type="spellEnd"/>
      <w:r w:rsidRPr="00DB25C4">
        <w:rPr>
          <w:rFonts w:cstheme="minorHAnsi"/>
          <w:color w:val="000000"/>
        </w:rPr>
        <w:t xml:space="preserve">. </w:t>
      </w:r>
      <w:proofErr w:type="spellStart"/>
      <w:r w:rsidRPr="00DB25C4">
        <w:rPr>
          <w:rFonts w:cstheme="minorHAnsi"/>
          <w:color w:val="000000"/>
        </w:rPr>
        <w:t>Demikian</w:t>
      </w:r>
      <w:proofErr w:type="spellEnd"/>
      <w:r w:rsidRPr="00DB25C4">
        <w:rPr>
          <w:rFonts w:cstheme="minorHAnsi"/>
          <w:color w:val="000000"/>
        </w:rPr>
        <w:t xml:space="preserve"> pula pada </w:t>
      </w:r>
      <w:proofErr w:type="spellStart"/>
      <w:r w:rsidRPr="00DB25C4">
        <w:rPr>
          <w:rFonts w:cstheme="minorHAnsi"/>
          <w:color w:val="000000"/>
        </w:rPr>
        <w:t>rekrutmen</w:t>
      </w:r>
      <w:proofErr w:type="spellEnd"/>
      <w:r w:rsidRPr="00DB25C4">
        <w:rPr>
          <w:rFonts w:cstheme="minorHAnsi"/>
          <w:color w:val="000000"/>
        </w:rPr>
        <w:t xml:space="preserve"> </w:t>
      </w:r>
      <w:proofErr w:type="spellStart"/>
      <w:r w:rsidRPr="00DB25C4">
        <w:rPr>
          <w:rFonts w:cstheme="minorHAnsi"/>
          <w:color w:val="000000"/>
        </w:rPr>
        <w:t>tenaga</w:t>
      </w:r>
      <w:proofErr w:type="spellEnd"/>
      <w:r w:rsidRPr="00DB25C4">
        <w:rPr>
          <w:rFonts w:cstheme="minorHAnsi"/>
          <w:color w:val="000000"/>
        </w:rPr>
        <w:t xml:space="preserve"> </w:t>
      </w:r>
      <w:proofErr w:type="spellStart"/>
      <w:r w:rsidRPr="00DB25C4">
        <w:rPr>
          <w:rFonts w:cstheme="minorHAnsi"/>
          <w:color w:val="000000"/>
        </w:rPr>
        <w:t>kependidikan</w:t>
      </w:r>
      <w:proofErr w:type="spellEnd"/>
      <w:r w:rsidRPr="00DB25C4">
        <w:rPr>
          <w:rFonts w:cstheme="minorHAnsi"/>
          <w:color w:val="000000"/>
        </w:rPr>
        <w:t xml:space="preserve">, </w:t>
      </w:r>
      <w:proofErr w:type="spellStart"/>
      <w:r w:rsidRPr="00DB25C4">
        <w:rPr>
          <w:rFonts w:cstheme="minorHAnsi"/>
          <w:color w:val="000000"/>
        </w:rPr>
        <w:t>penerimaan</w:t>
      </w:r>
      <w:proofErr w:type="spellEnd"/>
      <w:r w:rsidRPr="00DB25C4">
        <w:rPr>
          <w:rFonts w:cstheme="minorHAnsi"/>
          <w:color w:val="000000"/>
        </w:rPr>
        <w:t xml:space="preserve">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memperhatikan</w:t>
      </w:r>
      <w:proofErr w:type="spellEnd"/>
      <w:r w:rsidRPr="00DB25C4">
        <w:rPr>
          <w:rFonts w:cstheme="minorHAnsi"/>
          <w:color w:val="000000"/>
        </w:rPr>
        <w:t xml:space="preserve"> </w:t>
      </w:r>
      <w:proofErr w:type="spellStart"/>
      <w:r w:rsidRPr="00DB25C4">
        <w:rPr>
          <w:rFonts w:cstheme="minorHAnsi"/>
          <w:color w:val="000000"/>
        </w:rPr>
        <w:t>kualifikasi</w:t>
      </w:r>
      <w:proofErr w:type="spellEnd"/>
      <w:r w:rsidRPr="00DB25C4">
        <w:rPr>
          <w:rFonts w:cstheme="minorHAnsi"/>
          <w:color w:val="000000"/>
        </w:rPr>
        <w:t xml:space="preserve"> </w:t>
      </w:r>
      <w:proofErr w:type="spellStart"/>
      <w:r w:rsidRPr="00DB25C4">
        <w:rPr>
          <w:rFonts w:cstheme="minorHAnsi"/>
          <w:color w:val="000000"/>
        </w:rPr>
        <w:t>pelamar</w:t>
      </w:r>
      <w:proofErr w:type="spellEnd"/>
      <w:r w:rsidRPr="00DB25C4">
        <w:rPr>
          <w:rFonts w:cstheme="minorHAnsi"/>
          <w:color w:val="000000"/>
        </w:rPr>
        <w:t xml:space="preserve"> </w:t>
      </w:r>
      <w:proofErr w:type="spellStart"/>
      <w:r w:rsidRPr="00DB25C4">
        <w:rPr>
          <w:rFonts w:cstheme="minorHAnsi"/>
          <w:color w:val="000000"/>
        </w:rPr>
        <w:t>serta</w:t>
      </w:r>
      <w:proofErr w:type="spellEnd"/>
      <w:r w:rsidRPr="00DB25C4">
        <w:rPr>
          <w:rFonts w:cstheme="minorHAnsi"/>
          <w:color w:val="000000"/>
        </w:rPr>
        <w:t xml:space="preserve"> </w:t>
      </w:r>
      <w:proofErr w:type="spellStart"/>
      <w:r w:rsidRPr="00DB25C4">
        <w:rPr>
          <w:rFonts w:cstheme="minorHAnsi"/>
          <w:color w:val="000000"/>
        </w:rPr>
        <w:t>kebutuhan</w:t>
      </w:r>
      <w:proofErr w:type="spellEnd"/>
      <w:r w:rsidRPr="00DB25C4">
        <w:rPr>
          <w:rFonts w:cstheme="minorHAnsi"/>
          <w:color w:val="000000"/>
        </w:rPr>
        <w:t xml:space="preserve"> </w:t>
      </w:r>
      <w:proofErr w:type="spellStart"/>
      <w:r w:rsidRPr="00DB25C4">
        <w:rPr>
          <w:rFonts w:cstheme="minorHAnsi"/>
          <w:color w:val="000000"/>
        </w:rPr>
        <w:t>tenaga</w:t>
      </w:r>
      <w:proofErr w:type="spellEnd"/>
      <w:r w:rsidRPr="00DB25C4">
        <w:rPr>
          <w:rFonts w:cstheme="minorHAnsi"/>
          <w:color w:val="000000"/>
        </w:rPr>
        <w:t xml:space="preserve"> </w:t>
      </w:r>
      <w:proofErr w:type="spellStart"/>
      <w:r w:rsidRPr="00DB25C4">
        <w:rPr>
          <w:rFonts w:cstheme="minorHAnsi"/>
          <w:color w:val="000000"/>
        </w:rPr>
        <w:t>kependidikan</w:t>
      </w:r>
      <w:proofErr w:type="spellEnd"/>
      <w:r w:rsidRPr="00DB25C4">
        <w:rPr>
          <w:rFonts w:cstheme="minorHAnsi"/>
          <w:color w:val="000000"/>
        </w:rPr>
        <w:t xml:space="preserve"> </w:t>
      </w:r>
      <w:proofErr w:type="spellStart"/>
      <w:r w:rsidRPr="00DB25C4">
        <w:rPr>
          <w:rFonts w:cstheme="minorHAnsi"/>
          <w:color w:val="000000"/>
        </w:rPr>
        <w:t>baru</w:t>
      </w:r>
      <w:proofErr w:type="spellEnd"/>
      <w:r w:rsidRPr="00DB25C4">
        <w:rPr>
          <w:rFonts w:cstheme="minorHAnsi"/>
          <w:color w:val="000000"/>
        </w:rPr>
        <w:t xml:space="preserve">.  </w:t>
      </w:r>
      <w:proofErr w:type="spellStart"/>
      <w:r w:rsidRPr="00DB25C4">
        <w:rPr>
          <w:rFonts w:cstheme="minorHAnsi"/>
          <w:color w:val="000000"/>
        </w:rPr>
        <w:t>Penghargaan</w:t>
      </w:r>
      <w:proofErr w:type="spellEnd"/>
      <w:r w:rsidRPr="00DB25C4">
        <w:rPr>
          <w:rFonts w:cstheme="minorHAnsi"/>
          <w:color w:val="000000"/>
        </w:rPr>
        <w:t xml:space="preserve"> </w:t>
      </w:r>
      <w:proofErr w:type="spellStart"/>
      <w:r w:rsidRPr="00DB25C4">
        <w:rPr>
          <w:rFonts w:cstheme="minorHAnsi"/>
          <w:color w:val="000000"/>
        </w:rPr>
        <w:t>bagi</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diberikan</w:t>
      </w:r>
      <w:proofErr w:type="spellEnd"/>
      <w:r w:rsidRPr="00DB25C4">
        <w:rPr>
          <w:rFonts w:cstheme="minorHAnsi"/>
          <w:color w:val="000000"/>
        </w:rPr>
        <w:t xml:space="preserve"> </w:t>
      </w:r>
      <w:proofErr w:type="spellStart"/>
      <w:r w:rsidRPr="00DB25C4">
        <w:rPr>
          <w:rFonts w:cstheme="minorHAnsi"/>
          <w:color w:val="000000"/>
        </w:rPr>
        <w:t>sebagai</w:t>
      </w:r>
      <w:proofErr w:type="spellEnd"/>
      <w:r w:rsidRPr="00DB25C4">
        <w:rPr>
          <w:rFonts w:cstheme="minorHAnsi"/>
          <w:color w:val="000000"/>
        </w:rPr>
        <w:t xml:space="preserve"> reward </w:t>
      </w:r>
      <w:proofErr w:type="spellStart"/>
      <w:r w:rsidRPr="00DB25C4">
        <w:rPr>
          <w:rFonts w:cstheme="minorHAnsi"/>
          <w:color w:val="000000"/>
        </w:rPr>
        <w:t>atas</w:t>
      </w:r>
      <w:proofErr w:type="spellEnd"/>
      <w:r w:rsidRPr="00DB25C4">
        <w:rPr>
          <w:rFonts w:cstheme="minorHAnsi"/>
          <w:color w:val="000000"/>
        </w:rPr>
        <w:t xml:space="preserve"> </w:t>
      </w:r>
      <w:proofErr w:type="spellStart"/>
      <w:r w:rsidRPr="00DB25C4">
        <w:rPr>
          <w:rFonts w:cstheme="minorHAnsi"/>
          <w:color w:val="000000"/>
        </w:rPr>
        <w:t>prestasi</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tenaga</w:t>
      </w:r>
      <w:proofErr w:type="spellEnd"/>
      <w:r w:rsidRPr="00DB25C4">
        <w:rPr>
          <w:rFonts w:cstheme="minorHAnsi"/>
          <w:color w:val="000000"/>
        </w:rPr>
        <w:t xml:space="preserve"> </w:t>
      </w:r>
      <w:proofErr w:type="spellStart"/>
      <w:r w:rsidRPr="00DB25C4">
        <w:rPr>
          <w:rFonts w:cstheme="minorHAnsi"/>
          <w:color w:val="000000"/>
        </w:rPr>
        <w:t>tendik</w:t>
      </w:r>
      <w:proofErr w:type="spellEnd"/>
      <w:r w:rsidRPr="00DB25C4">
        <w:rPr>
          <w:rFonts w:cstheme="minorHAnsi"/>
          <w:color w:val="000000"/>
        </w:rPr>
        <w:t xml:space="preserve"> dan </w:t>
      </w:r>
      <w:proofErr w:type="spellStart"/>
      <w:r w:rsidRPr="00DB25C4">
        <w:rPr>
          <w:rFonts w:cstheme="minorHAnsi"/>
          <w:color w:val="000000"/>
        </w:rPr>
        <w:t>mahasiswa</w:t>
      </w:r>
      <w:proofErr w:type="spellEnd"/>
      <w:r w:rsidRPr="00DB25C4">
        <w:rPr>
          <w:rFonts w:cstheme="minorHAnsi"/>
          <w:color w:val="000000"/>
        </w:rPr>
        <w:t xml:space="preserve"> </w:t>
      </w:r>
      <w:proofErr w:type="spellStart"/>
      <w:r w:rsidRPr="00DB25C4">
        <w:rPr>
          <w:rFonts w:cstheme="minorHAnsi"/>
          <w:color w:val="000000"/>
        </w:rPr>
        <w:t>berprestasi</w:t>
      </w:r>
      <w:proofErr w:type="spellEnd"/>
      <w:r w:rsidRPr="00DB25C4">
        <w:rPr>
          <w:rFonts w:cstheme="minorHAnsi"/>
          <w:color w:val="000000"/>
        </w:rPr>
        <w:t xml:space="preserve"> </w:t>
      </w:r>
      <w:proofErr w:type="spellStart"/>
      <w:r w:rsidRPr="00DB25C4">
        <w:rPr>
          <w:rFonts w:cstheme="minorHAnsi"/>
          <w:color w:val="000000"/>
        </w:rPr>
        <w:t>diserahkan</w:t>
      </w:r>
      <w:proofErr w:type="spellEnd"/>
      <w:r w:rsidRPr="00DB25C4">
        <w:rPr>
          <w:rFonts w:cstheme="minorHAnsi"/>
          <w:color w:val="000000"/>
        </w:rPr>
        <w:t xml:space="preserve"> </w:t>
      </w:r>
      <w:proofErr w:type="spellStart"/>
      <w:r w:rsidRPr="00DB25C4">
        <w:rPr>
          <w:rFonts w:cstheme="minorHAnsi"/>
          <w:color w:val="000000"/>
        </w:rPr>
        <w:t>saaat</w:t>
      </w:r>
      <w:proofErr w:type="spellEnd"/>
      <w:r w:rsidRPr="00DB25C4">
        <w:rPr>
          <w:rFonts w:cstheme="minorHAnsi"/>
          <w:color w:val="000000"/>
        </w:rPr>
        <w:t xml:space="preserve"> acara Dies </w:t>
      </w:r>
      <w:proofErr w:type="spellStart"/>
      <w:r w:rsidRPr="00DB25C4">
        <w:rPr>
          <w:rFonts w:cstheme="minorHAnsi"/>
          <w:color w:val="000000"/>
        </w:rPr>
        <w:t>Natalis</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w:t>
      </w:r>
      <w:proofErr w:type="spellStart"/>
      <w:r w:rsidRPr="00DB25C4">
        <w:rPr>
          <w:rFonts w:cstheme="minorHAnsi"/>
          <w:color w:val="000000"/>
        </w:rPr>
        <w:t>penghargaan</w:t>
      </w:r>
      <w:proofErr w:type="spellEnd"/>
      <w:r w:rsidRPr="00DB25C4">
        <w:rPr>
          <w:rFonts w:cstheme="minorHAnsi"/>
          <w:color w:val="000000"/>
        </w:rPr>
        <w:t xml:space="preserve"> </w:t>
      </w:r>
      <w:r w:rsidRPr="00DB25C4">
        <w:rPr>
          <w:rFonts w:cstheme="minorHAnsi"/>
          <w:i/>
          <w:color w:val="000000"/>
        </w:rPr>
        <w:t>Lecturer of the Year, Staff of the Year, Dean of the Year, Student of the Year, Supporting staff of the Year</w:t>
      </w:r>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mendukung</w:t>
      </w:r>
      <w:proofErr w:type="spellEnd"/>
      <w:r w:rsidRPr="00DB25C4">
        <w:rPr>
          <w:rFonts w:cstheme="minorHAnsi"/>
          <w:color w:val="000000"/>
        </w:rPr>
        <w:t xml:space="preserve"> </w:t>
      </w:r>
      <w:proofErr w:type="spellStart"/>
      <w:r w:rsidRPr="00DB25C4">
        <w:rPr>
          <w:rFonts w:cstheme="minorHAnsi"/>
          <w:color w:val="000000"/>
        </w:rPr>
        <w:t>terlaksananya</w:t>
      </w:r>
      <w:proofErr w:type="spellEnd"/>
      <w:r w:rsidRPr="00DB25C4">
        <w:rPr>
          <w:rFonts w:cstheme="minorHAnsi"/>
          <w:color w:val="000000"/>
        </w:rPr>
        <w:t xml:space="preserve"> </w:t>
      </w:r>
      <w:proofErr w:type="spellStart"/>
      <w:r w:rsidRPr="00DB25C4">
        <w:rPr>
          <w:rFonts w:cstheme="minorHAnsi"/>
          <w:color w:val="000000"/>
        </w:rPr>
        <w:t>setiap</w:t>
      </w:r>
      <w:proofErr w:type="spellEnd"/>
      <w:r w:rsidRPr="00DB25C4">
        <w:rPr>
          <w:rFonts w:cstheme="minorHAnsi"/>
          <w:color w:val="000000"/>
        </w:rPr>
        <w:t xml:space="preserve"> </w:t>
      </w:r>
      <w:proofErr w:type="spellStart"/>
      <w:r w:rsidRPr="00DB25C4">
        <w:rPr>
          <w:rFonts w:cstheme="minorHAnsi"/>
          <w:color w:val="000000"/>
        </w:rPr>
        <w:t>prosedur</w:t>
      </w:r>
      <w:proofErr w:type="spellEnd"/>
      <w:r w:rsidRPr="00DB25C4">
        <w:rPr>
          <w:rFonts w:cstheme="minorHAnsi"/>
          <w:color w:val="000000"/>
        </w:rPr>
        <w:t xml:space="preserve"> dan </w:t>
      </w:r>
      <w:proofErr w:type="spellStart"/>
      <w:r w:rsidRPr="00DB25C4">
        <w:rPr>
          <w:rFonts w:cstheme="minorHAnsi"/>
          <w:color w:val="000000"/>
        </w:rPr>
        <w:t>kebijakan</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baik</w:t>
      </w:r>
      <w:proofErr w:type="spellEnd"/>
      <w:r w:rsidRPr="00DB25C4">
        <w:rPr>
          <w:rFonts w:cstheme="minorHAnsi"/>
          <w:color w:val="000000"/>
        </w:rPr>
        <w:t xml:space="preserve">, </w:t>
      </w:r>
      <w:proofErr w:type="spellStart"/>
      <w:r w:rsidRPr="00DB25C4">
        <w:rPr>
          <w:rFonts w:cstheme="minorHAnsi"/>
          <w:color w:val="000000"/>
        </w:rPr>
        <w:t>maka</w:t>
      </w:r>
      <w:proofErr w:type="spellEnd"/>
      <w:r w:rsidRPr="00DB25C4">
        <w:rPr>
          <w:rFonts w:cstheme="minorHAnsi"/>
          <w:color w:val="000000"/>
        </w:rPr>
        <w:t xml:space="preserve"> </w:t>
      </w:r>
      <w:proofErr w:type="spellStart"/>
      <w:r w:rsidRPr="00DB25C4">
        <w:rPr>
          <w:rFonts w:cstheme="minorHAnsi"/>
          <w:color w:val="000000"/>
        </w:rPr>
        <w:t>semua</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mahasiswa</w:t>
      </w:r>
      <w:proofErr w:type="spellEnd"/>
      <w:r w:rsidRPr="00DB25C4">
        <w:rPr>
          <w:rFonts w:cstheme="minorHAnsi"/>
          <w:color w:val="000000"/>
        </w:rPr>
        <w:t xml:space="preserve"> dan </w:t>
      </w:r>
      <w:proofErr w:type="spellStart"/>
      <w:r w:rsidRPr="00DB25C4">
        <w:rPr>
          <w:rFonts w:cstheme="minorHAnsi"/>
          <w:color w:val="000000"/>
        </w:rPr>
        <w:t>tenaga</w:t>
      </w:r>
      <w:proofErr w:type="spellEnd"/>
      <w:r w:rsidRPr="00DB25C4">
        <w:rPr>
          <w:rFonts w:cstheme="minorHAnsi"/>
          <w:color w:val="000000"/>
        </w:rPr>
        <w:t xml:space="preserve"> </w:t>
      </w:r>
      <w:proofErr w:type="spellStart"/>
      <w:r w:rsidRPr="00DB25C4">
        <w:rPr>
          <w:rFonts w:cstheme="minorHAnsi"/>
          <w:color w:val="000000"/>
        </w:rPr>
        <w:t>kependidikan</w:t>
      </w:r>
      <w:proofErr w:type="spellEnd"/>
      <w:r w:rsidRPr="00DB25C4">
        <w:rPr>
          <w:rFonts w:cstheme="minorHAnsi"/>
          <w:color w:val="000000"/>
        </w:rPr>
        <w:t xml:space="preserve"> </w:t>
      </w:r>
      <w:proofErr w:type="spellStart"/>
      <w:r w:rsidRPr="00DB25C4">
        <w:rPr>
          <w:rFonts w:cstheme="minorHAnsi"/>
          <w:color w:val="000000"/>
        </w:rPr>
        <w:t>wajib</w:t>
      </w:r>
      <w:proofErr w:type="spellEnd"/>
      <w:r w:rsidRPr="00DB25C4">
        <w:rPr>
          <w:rFonts w:cstheme="minorHAnsi"/>
          <w:color w:val="000000"/>
        </w:rPr>
        <w:t xml:space="preserve"> </w:t>
      </w:r>
      <w:proofErr w:type="spellStart"/>
      <w:r w:rsidRPr="00DB25C4">
        <w:rPr>
          <w:rFonts w:cstheme="minorHAnsi"/>
          <w:color w:val="000000"/>
        </w:rPr>
        <w:t>mematuhi</w:t>
      </w:r>
      <w:proofErr w:type="spellEnd"/>
      <w:r w:rsidRPr="00DB25C4">
        <w:rPr>
          <w:rFonts w:cstheme="minorHAnsi"/>
          <w:color w:val="000000"/>
        </w:rPr>
        <w:t xml:space="preserve"> </w:t>
      </w:r>
      <w:proofErr w:type="spellStart"/>
      <w:r w:rsidRPr="00DB25C4">
        <w:rPr>
          <w:rFonts w:cstheme="minorHAnsi"/>
          <w:color w:val="000000"/>
        </w:rPr>
        <w:t>aturan</w:t>
      </w:r>
      <w:proofErr w:type="spellEnd"/>
      <w:r w:rsidRPr="00DB25C4">
        <w:rPr>
          <w:rFonts w:cstheme="minorHAnsi"/>
          <w:color w:val="000000"/>
        </w:rPr>
        <w:t xml:space="preserve"> dan </w:t>
      </w:r>
      <w:proofErr w:type="spellStart"/>
      <w:r w:rsidRPr="00DB25C4">
        <w:rPr>
          <w:rFonts w:cstheme="minorHAnsi"/>
          <w:color w:val="000000"/>
        </w:rPr>
        <w:t>kode</w:t>
      </w:r>
      <w:proofErr w:type="spellEnd"/>
      <w:r w:rsidRPr="00DB25C4">
        <w:rPr>
          <w:rFonts w:cstheme="minorHAnsi"/>
          <w:color w:val="000000"/>
        </w:rPr>
        <w:t xml:space="preserve"> </w:t>
      </w:r>
      <w:proofErr w:type="spellStart"/>
      <w:r w:rsidRPr="00DB25C4">
        <w:rPr>
          <w:rFonts w:cstheme="minorHAnsi"/>
          <w:color w:val="000000"/>
        </w:rPr>
        <w:t>etik</w:t>
      </w:r>
      <w:proofErr w:type="spellEnd"/>
      <w:r w:rsidRPr="00DB25C4">
        <w:rPr>
          <w:rFonts w:cstheme="minorHAnsi"/>
          <w:color w:val="000000"/>
        </w:rPr>
        <w:t xml:space="preserve"> yang </w:t>
      </w:r>
      <w:proofErr w:type="spellStart"/>
      <w:r w:rsidRPr="00DB25C4">
        <w:rPr>
          <w:rFonts w:cstheme="minorHAnsi"/>
          <w:color w:val="000000"/>
        </w:rPr>
        <w:t>telah</w:t>
      </w:r>
      <w:proofErr w:type="spellEnd"/>
      <w:r w:rsidRPr="00DB25C4">
        <w:rPr>
          <w:rFonts w:cstheme="minorHAnsi"/>
          <w:color w:val="000000"/>
        </w:rPr>
        <w:t xml:space="preserve"> </w:t>
      </w:r>
      <w:proofErr w:type="spellStart"/>
      <w:r w:rsidRPr="00DB25C4">
        <w:rPr>
          <w:rFonts w:cstheme="minorHAnsi"/>
          <w:color w:val="000000"/>
        </w:rPr>
        <w:t>ditetapkan</w:t>
      </w:r>
      <w:proofErr w:type="spellEnd"/>
      <w:r w:rsidRPr="00DB25C4">
        <w:rPr>
          <w:rFonts w:cstheme="minorHAnsi"/>
          <w:color w:val="000000"/>
        </w:rPr>
        <w:t xml:space="preserve">. </w:t>
      </w:r>
      <w:proofErr w:type="spellStart"/>
      <w:r w:rsidRPr="00DB25C4">
        <w:rPr>
          <w:rFonts w:cstheme="minorHAnsi"/>
          <w:color w:val="000000"/>
        </w:rPr>
        <w:t>Sebagai</w:t>
      </w:r>
      <w:proofErr w:type="spellEnd"/>
      <w:r w:rsidRPr="00DB25C4">
        <w:rPr>
          <w:rFonts w:cstheme="minorHAnsi"/>
          <w:color w:val="000000"/>
        </w:rPr>
        <w:t xml:space="preserve"> </w:t>
      </w:r>
      <w:proofErr w:type="spellStart"/>
      <w:r w:rsidRPr="00DB25C4">
        <w:rPr>
          <w:rFonts w:cstheme="minorHAnsi"/>
          <w:color w:val="000000"/>
        </w:rPr>
        <w:t>wujud</w:t>
      </w:r>
      <w:proofErr w:type="spellEnd"/>
      <w:r w:rsidRPr="00DB25C4">
        <w:rPr>
          <w:rFonts w:cstheme="minorHAnsi"/>
          <w:color w:val="000000"/>
        </w:rPr>
        <w:t xml:space="preserve"> </w:t>
      </w:r>
      <w:proofErr w:type="spellStart"/>
      <w:r w:rsidRPr="00DB25C4">
        <w:rPr>
          <w:rFonts w:cstheme="minorHAnsi"/>
          <w:color w:val="000000"/>
        </w:rPr>
        <w:t>penegakan</w:t>
      </w:r>
      <w:proofErr w:type="spellEnd"/>
      <w:r w:rsidRPr="00DB25C4">
        <w:rPr>
          <w:rFonts w:cstheme="minorHAnsi"/>
          <w:color w:val="000000"/>
        </w:rPr>
        <w:t xml:space="preserve"> </w:t>
      </w:r>
      <w:proofErr w:type="spellStart"/>
      <w:r w:rsidRPr="00DB25C4">
        <w:rPr>
          <w:rFonts w:cstheme="minorHAnsi"/>
          <w:color w:val="000000"/>
        </w:rPr>
        <w:t>hukum</w:t>
      </w:r>
      <w:proofErr w:type="spellEnd"/>
      <w:r w:rsidRPr="00DB25C4">
        <w:rPr>
          <w:rFonts w:cstheme="minorHAnsi"/>
          <w:color w:val="000000"/>
        </w:rPr>
        <w:t xml:space="preserve"> demi </w:t>
      </w:r>
      <w:proofErr w:type="spellStart"/>
      <w:r w:rsidRPr="00DB25C4">
        <w:rPr>
          <w:rFonts w:cstheme="minorHAnsi"/>
          <w:color w:val="000000"/>
        </w:rPr>
        <w:t>menciptakan</w:t>
      </w:r>
      <w:proofErr w:type="spellEnd"/>
      <w:r w:rsidRPr="00DB25C4">
        <w:rPr>
          <w:rFonts w:cstheme="minorHAnsi"/>
          <w:color w:val="000000"/>
        </w:rPr>
        <w:t xml:space="preserve"> rasa </w:t>
      </w:r>
      <w:proofErr w:type="spellStart"/>
      <w:r w:rsidRPr="00DB25C4">
        <w:rPr>
          <w:rFonts w:cstheme="minorHAnsi"/>
          <w:color w:val="000000"/>
        </w:rPr>
        <w:t>keadilan</w:t>
      </w:r>
      <w:proofErr w:type="spellEnd"/>
      <w:r w:rsidRPr="00DB25C4">
        <w:rPr>
          <w:rFonts w:cstheme="minorHAnsi"/>
          <w:color w:val="000000"/>
        </w:rPr>
        <w:t xml:space="preserve">, FBS </w:t>
      </w:r>
      <w:proofErr w:type="spellStart"/>
      <w:r w:rsidRPr="00DB25C4">
        <w:rPr>
          <w:rFonts w:cstheme="minorHAnsi"/>
          <w:color w:val="000000"/>
        </w:rPr>
        <w:t>memberikan</w:t>
      </w:r>
      <w:proofErr w:type="spellEnd"/>
      <w:r w:rsidRPr="00DB25C4">
        <w:rPr>
          <w:rFonts w:cstheme="minorHAnsi"/>
          <w:color w:val="000000"/>
        </w:rPr>
        <w:t xml:space="preserve"> </w:t>
      </w:r>
      <w:proofErr w:type="spellStart"/>
      <w:r w:rsidRPr="00DB25C4">
        <w:rPr>
          <w:rFonts w:cstheme="minorHAnsi"/>
          <w:color w:val="000000"/>
        </w:rPr>
        <w:t>sanksi</w:t>
      </w:r>
      <w:proofErr w:type="spellEnd"/>
      <w:r w:rsidRPr="00DB25C4">
        <w:rPr>
          <w:rFonts w:cstheme="minorHAnsi"/>
          <w:color w:val="000000"/>
        </w:rPr>
        <w:t xml:space="preserve"> </w:t>
      </w:r>
      <w:proofErr w:type="spellStart"/>
      <w:r w:rsidRPr="00DB25C4">
        <w:rPr>
          <w:rFonts w:cstheme="minorHAnsi"/>
          <w:color w:val="000000"/>
        </w:rPr>
        <w:t>atau</w:t>
      </w:r>
      <w:proofErr w:type="spellEnd"/>
      <w:r w:rsidRPr="00DB25C4">
        <w:rPr>
          <w:rFonts w:cstheme="minorHAnsi"/>
          <w:color w:val="000000"/>
        </w:rPr>
        <w:t xml:space="preserve"> </w:t>
      </w:r>
      <w:proofErr w:type="spellStart"/>
      <w:r w:rsidRPr="00DB25C4">
        <w:rPr>
          <w:rFonts w:cstheme="minorHAnsi"/>
          <w:color w:val="000000"/>
        </w:rPr>
        <w:t>teguran</w:t>
      </w:r>
      <w:proofErr w:type="spellEnd"/>
      <w:r w:rsidRPr="00DB25C4">
        <w:rPr>
          <w:rFonts w:cstheme="minorHAnsi"/>
          <w:color w:val="000000"/>
        </w:rPr>
        <w:t xml:space="preserve"> </w:t>
      </w:r>
      <w:proofErr w:type="spellStart"/>
      <w:r w:rsidRPr="00DB25C4">
        <w:rPr>
          <w:rFonts w:cstheme="minorHAnsi"/>
          <w:color w:val="000000"/>
        </w:rPr>
        <w:t>terhadap</w:t>
      </w:r>
      <w:proofErr w:type="spellEnd"/>
      <w:r w:rsidRPr="00DB25C4">
        <w:rPr>
          <w:rFonts w:cstheme="minorHAnsi"/>
          <w:color w:val="000000"/>
        </w:rPr>
        <w:t xml:space="preserve"> civitas </w:t>
      </w:r>
      <w:proofErr w:type="spellStart"/>
      <w:r w:rsidRPr="00DB25C4">
        <w:rPr>
          <w:rFonts w:cstheme="minorHAnsi"/>
          <w:color w:val="000000"/>
        </w:rPr>
        <w:t>academica</w:t>
      </w:r>
      <w:proofErr w:type="spellEnd"/>
      <w:r w:rsidRPr="00DB25C4">
        <w:rPr>
          <w:rFonts w:cstheme="minorHAnsi"/>
          <w:color w:val="000000"/>
        </w:rPr>
        <w:t xml:space="preserve"> yang </w:t>
      </w:r>
      <w:proofErr w:type="spellStart"/>
      <w:r w:rsidRPr="00DB25C4">
        <w:rPr>
          <w:rFonts w:cstheme="minorHAnsi"/>
          <w:color w:val="000000"/>
        </w:rPr>
        <w:t>terbukti</w:t>
      </w:r>
      <w:proofErr w:type="spellEnd"/>
      <w:r w:rsidRPr="00DB25C4">
        <w:rPr>
          <w:rFonts w:cstheme="minorHAnsi"/>
          <w:color w:val="000000"/>
        </w:rPr>
        <w:t xml:space="preserve"> </w:t>
      </w:r>
      <w:proofErr w:type="spellStart"/>
      <w:r w:rsidRPr="00DB25C4">
        <w:rPr>
          <w:rFonts w:cstheme="minorHAnsi"/>
          <w:color w:val="000000"/>
        </w:rPr>
        <w:t>melakukan</w:t>
      </w:r>
      <w:proofErr w:type="spellEnd"/>
      <w:r w:rsidRPr="00DB25C4">
        <w:rPr>
          <w:rFonts w:cstheme="minorHAnsi"/>
          <w:color w:val="000000"/>
        </w:rPr>
        <w:t xml:space="preserve"> </w:t>
      </w:r>
      <w:proofErr w:type="spellStart"/>
      <w:r w:rsidRPr="00DB25C4">
        <w:rPr>
          <w:rFonts w:cstheme="minorHAnsi"/>
          <w:color w:val="000000"/>
        </w:rPr>
        <w:t>pelanggaran</w:t>
      </w:r>
      <w:proofErr w:type="spellEnd"/>
      <w:r w:rsidRPr="00DB25C4">
        <w:rPr>
          <w:rFonts w:cstheme="minorHAnsi"/>
          <w:color w:val="000000"/>
        </w:rPr>
        <w:t>.</w:t>
      </w:r>
    </w:p>
    <w:p w14:paraId="433324B6"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1C14414C" w14:textId="77777777" w:rsidR="00EE2EA9" w:rsidRPr="00DB25C4" w:rsidRDefault="00EE2EA9" w:rsidP="00687314">
      <w:pPr>
        <w:autoSpaceDE w:val="0"/>
        <w:autoSpaceDN w:val="0"/>
        <w:adjustRightInd w:val="0"/>
        <w:spacing w:after="0" w:line="240" w:lineRule="auto"/>
        <w:rPr>
          <w:rFonts w:cstheme="minorHAnsi"/>
          <w:b/>
          <w:bCs/>
          <w:color w:val="000000"/>
        </w:rPr>
      </w:pPr>
      <w:r w:rsidRPr="00DB25C4">
        <w:rPr>
          <w:rFonts w:cstheme="minorHAnsi"/>
          <w:b/>
          <w:bCs/>
          <w:color w:val="000000"/>
        </w:rPr>
        <w:t>2.1.2.2 Tata Kelola</w:t>
      </w:r>
    </w:p>
    <w:p w14:paraId="5019CFA8" w14:textId="77777777" w:rsidR="00EE2EA9" w:rsidRPr="00DB25C4" w:rsidRDefault="00EE2EA9" w:rsidP="00687314">
      <w:pPr>
        <w:spacing w:after="0" w:line="240" w:lineRule="auto"/>
        <w:jc w:val="both"/>
        <w:rPr>
          <w:rFonts w:cstheme="minorHAnsi"/>
        </w:rPr>
      </w:pPr>
      <w:proofErr w:type="spellStart"/>
      <w:r w:rsidRPr="00DB25C4">
        <w:rPr>
          <w:rFonts w:cstheme="minorHAnsi"/>
          <w:color w:val="000000"/>
        </w:rPr>
        <w:t>Sistem</w:t>
      </w:r>
      <w:proofErr w:type="spellEnd"/>
      <w:r w:rsidRPr="00DB25C4">
        <w:rPr>
          <w:rFonts w:cstheme="minorHAnsi"/>
          <w:color w:val="000000"/>
        </w:rPr>
        <w:t xml:space="preserve"> dan </w:t>
      </w:r>
      <w:proofErr w:type="spellStart"/>
      <w:r w:rsidRPr="00DB25C4">
        <w:rPr>
          <w:rFonts w:cstheme="minorHAnsi"/>
          <w:color w:val="000000"/>
        </w:rPr>
        <w:t>pelaksanaan</w:t>
      </w:r>
      <w:proofErr w:type="spellEnd"/>
      <w:r w:rsidRPr="00DB25C4">
        <w:rPr>
          <w:rFonts w:cstheme="minorHAnsi"/>
          <w:color w:val="000000"/>
        </w:rPr>
        <w:t xml:space="preserve"> tata </w:t>
      </w:r>
      <w:proofErr w:type="spellStart"/>
      <w:r w:rsidRPr="00DB25C4">
        <w:rPr>
          <w:rFonts w:cstheme="minorHAnsi"/>
          <w:color w:val="000000"/>
        </w:rPr>
        <w:t>kelola</w:t>
      </w:r>
      <w:proofErr w:type="spellEnd"/>
      <w:r w:rsidRPr="00DB25C4">
        <w:rPr>
          <w:rFonts w:cstheme="minorHAnsi"/>
          <w:color w:val="000000"/>
        </w:rPr>
        <w:t xml:space="preserve"> di FBS yang </w:t>
      </w:r>
      <w:proofErr w:type="spellStart"/>
      <w:r w:rsidRPr="00DB25C4">
        <w:rPr>
          <w:rFonts w:cstheme="minorHAnsi"/>
          <w:color w:val="000000"/>
        </w:rPr>
        <w:t>meliputi</w:t>
      </w:r>
      <w:proofErr w:type="spellEnd"/>
      <w:r w:rsidRPr="00DB25C4">
        <w:rPr>
          <w:rFonts w:cstheme="minorHAnsi"/>
          <w:color w:val="000000"/>
        </w:rPr>
        <w:t xml:space="preserve"> </w:t>
      </w:r>
      <w:proofErr w:type="spellStart"/>
      <w:r w:rsidRPr="00DB25C4">
        <w:rPr>
          <w:rFonts w:cstheme="minorHAnsi"/>
          <w:color w:val="000000"/>
        </w:rPr>
        <w:t>perencanaan</w:t>
      </w:r>
      <w:proofErr w:type="spellEnd"/>
      <w:r w:rsidRPr="00DB25C4">
        <w:rPr>
          <w:rFonts w:cstheme="minorHAnsi"/>
          <w:color w:val="000000"/>
        </w:rPr>
        <w:t xml:space="preserve">, </w:t>
      </w:r>
      <w:proofErr w:type="spellStart"/>
      <w:r w:rsidRPr="00DB25C4">
        <w:rPr>
          <w:rFonts w:cstheme="minorHAnsi"/>
          <w:color w:val="000000"/>
        </w:rPr>
        <w:t>pengorganisasian</w:t>
      </w:r>
      <w:proofErr w:type="spellEnd"/>
      <w:r w:rsidRPr="00DB25C4">
        <w:rPr>
          <w:rFonts w:cstheme="minorHAnsi"/>
          <w:color w:val="000000"/>
        </w:rPr>
        <w:t xml:space="preserve">, </w:t>
      </w:r>
      <w:proofErr w:type="spellStart"/>
      <w:r w:rsidRPr="00DB25C4">
        <w:rPr>
          <w:rFonts w:cstheme="minorHAnsi"/>
          <w:color w:val="000000"/>
        </w:rPr>
        <w:t>pemilihan</w:t>
      </w:r>
      <w:proofErr w:type="spellEnd"/>
      <w:r w:rsidRPr="00DB25C4">
        <w:rPr>
          <w:rFonts w:cstheme="minorHAnsi"/>
          <w:color w:val="000000"/>
        </w:rPr>
        <w:t xml:space="preserve"> dan </w:t>
      </w:r>
      <w:proofErr w:type="spellStart"/>
      <w:r w:rsidRPr="00DB25C4">
        <w:rPr>
          <w:rFonts w:cstheme="minorHAnsi"/>
          <w:color w:val="000000"/>
        </w:rPr>
        <w:t>penempatan</w:t>
      </w:r>
      <w:proofErr w:type="spellEnd"/>
      <w:r w:rsidRPr="00DB25C4">
        <w:rPr>
          <w:rFonts w:cstheme="minorHAnsi"/>
          <w:color w:val="000000"/>
        </w:rPr>
        <w:t xml:space="preserve"> </w:t>
      </w:r>
      <w:proofErr w:type="spellStart"/>
      <w:r w:rsidRPr="00DB25C4">
        <w:rPr>
          <w:rFonts w:cstheme="minorHAnsi"/>
          <w:color w:val="000000"/>
        </w:rPr>
        <w:t>personel</w:t>
      </w:r>
      <w:proofErr w:type="spellEnd"/>
      <w:r w:rsidRPr="00DB25C4">
        <w:rPr>
          <w:rFonts w:cstheme="minorHAnsi"/>
          <w:color w:val="000000"/>
        </w:rPr>
        <w:t xml:space="preserve">, </w:t>
      </w:r>
      <w:proofErr w:type="spellStart"/>
      <w:r w:rsidRPr="00DB25C4">
        <w:rPr>
          <w:rFonts w:cstheme="minorHAnsi"/>
          <w:color w:val="000000"/>
        </w:rPr>
        <w:t>pelaksanaan</w:t>
      </w:r>
      <w:proofErr w:type="spellEnd"/>
      <w:r w:rsidRPr="00DB25C4">
        <w:rPr>
          <w:rFonts w:cstheme="minorHAnsi"/>
          <w:color w:val="000000"/>
        </w:rPr>
        <w:t xml:space="preserve">, </w:t>
      </w:r>
      <w:proofErr w:type="spellStart"/>
      <w:r w:rsidRPr="00DB25C4">
        <w:rPr>
          <w:rFonts w:cstheme="minorHAnsi"/>
          <w:color w:val="000000"/>
        </w:rPr>
        <w:t>pemantauan</w:t>
      </w:r>
      <w:proofErr w:type="spellEnd"/>
      <w:r w:rsidRPr="00DB25C4">
        <w:rPr>
          <w:rFonts w:cstheme="minorHAnsi"/>
          <w:color w:val="000000"/>
        </w:rPr>
        <w:t xml:space="preserve"> dan </w:t>
      </w:r>
      <w:proofErr w:type="spellStart"/>
      <w:r w:rsidRPr="00DB25C4">
        <w:rPr>
          <w:rFonts w:cstheme="minorHAnsi"/>
          <w:color w:val="000000"/>
        </w:rPr>
        <w:t>pengawasan</w:t>
      </w:r>
      <w:proofErr w:type="spellEnd"/>
      <w:r w:rsidRPr="00DB25C4">
        <w:rPr>
          <w:rFonts w:cstheme="minorHAnsi"/>
          <w:color w:val="000000"/>
        </w:rPr>
        <w:t xml:space="preserve">, </w:t>
      </w:r>
      <w:proofErr w:type="spellStart"/>
      <w:r w:rsidRPr="00DB25C4">
        <w:rPr>
          <w:rFonts w:cstheme="minorHAnsi"/>
          <w:color w:val="000000"/>
        </w:rPr>
        <w:t>pengendalian</w:t>
      </w:r>
      <w:proofErr w:type="spellEnd"/>
      <w:r w:rsidRPr="00DB25C4">
        <w:rPr>
          <w:rFonts w:cstheme="minorHAnsi"/>
          <w:color w:val="000000"/>
        </w:rPr>
        <w:t xml:space="preserve">, </w:t>
      </w:r>
      <w:proofErr w:type="spellStart"/>
      <w:r w:rsidRPr="00DB25C4">
        <w:rPr>
          <w:rFonts w:cstheme="minorHAnsi"/>
          <w:color w:val="000000"/>
        </w:rPr>
        <w:t>penilaian</w:t>
      </w:r>
      <w:proofErr w:type="spellEnd"/>
      <w:r w:rsidRPr="00DB25C4">
        <w:rPr>
          <w:rFonts w:cstheme="minorHAnsi"/>
          <w:color w:val="000000"/>
        </w:rPr>
        <w:t xml:space="preserve">, </w:t>
      </w:r>
      <w:proofErr w:type="spellStart"/>
      <w:r w:rsidRPr="00DB25C4">
        <w:rPr>
          <w:rFonts w:cstheme="minorHAnsi"/>
          <w:color w:val="000000"/>
        </w:rPr>
        <w:t>pelaporan</w:t>
      </w:r>
      <w:proofErr w:type="spellEnd"/>
      <w:r w:rsidRPr="00DB25C4">
        <w:rPr>
          <w:rFonts w:cstheme="minorHAnsi"/>
          <w:color w:val="000000"/>
        </w:rPr>
        <w:t xml:space="preserve">, dan </w:t>
      </w:r>
      <w:proofErr w:type="spellStart"/>
      <w:r w:rsidRPr="00DB25C4">
        <w:rPr>
          <w:rFonts w:cstheme="minorHAnsi"/>
          <w:color w:val="000000"/>
        </w:rPr>
        <w:t>pengembangan</w:t>
      </w:r>
      <w:proofErr w:type="spellEnd"/>
      <w:r w:rsidRPr="00DB25C4">
        <w:rPr>
          <w:rFonts w:cstheme="minorHAnsi"/>
          <w:color w:val="000000"/>
        </w:rPr>
        <w:t xml:space="preserve">. </w:t>
      </w:r>
      <w:proofErr w:type="spellStart"/>
      <w:r w:rsidRPr="00DB25C4">
        <w:rPr>
          <w:rFonts w:cstheme="minorHAnsi"/>
          <w:bCs/>
          <w:color w:val="000000"/>
        </w:rPr>
        <w:t>Kebijakan-kebijakan</w:t>
      </w:r>
      <w:proofErr w:type="spellEnd"/>
      <w:r w:rsidRPr="00DB25C4">
        <w:rPr>
          <w:rFonts w:cstheme="minorHAnsi"/>
          <w:bCs/>
          <w:color w:val="000000"/>
        </w:rPr>
        <w:t xml:space="preserve"> </w:t>
      </w:r>
      <w:proofErr w:type="spellStart"/>
      <w:r w:rsidRPr="00DB25C4">
        <w:rPr>
          <w:rFonts w:cstheme="minorHAnsi"/>
          <w:bCs/>
          <w:color w:val="000000"/>
        </w:rPr>
        <w:t>terkait</w:t>
      </w:r>
      <w:proofErr w:type="spellEnd"/>
      <w:r w:rsidRPr="00DB25C4">
        <w:rPr>
          <w:rFonts w:cstheme="minorHAnsi"/>
          <w:bCs/>
          <w:color w:val="000000"/>
        </w:rPr>
        <w:t xml:space="preserve"> tata </w:t>
      </w:r>
      <w:proofErr w:type="spellStart"/>
      <w:r w:rsidRPr="00DB25C4">
        <w:rPr>
          <w:rFonts w:cstheme="minorHAnsi"/>
          <w:bCs/>
          <w:color w:val="000000"/>
        </w:rPr>
        <w:t>kelola</w:t>
      </w:r>
      <w:proofErr w:type="spellEnd"/>
      <w:r w:rsidRPr="00DB25C4">
        <w:rPr>
          <w:rFonts w:cstheme="minorHAnsi"/>
          <w:bCs/>
          <w:color w:val="000000"/>
        </w:rPr>
        <w:t xml:space="preserve"> </w:t>
      </w:r>
      <w:proofErr w:type="spellStart"/>
      <w:r w:rsidRPr="00DB25C4">
        <w:rPr>
          <w:rFonts w:cstheme="minorHAnsi"/>
          <w:bCs/>
          <w:color w:val="000000"/>
        </w:rPr>
        <w:t>disosialisasikan</w:t>
      </w:r>
      <w:proofErr w:type="spellEnd"/>
      <w:r w:rsidRPr="00DB25C4">
        <w:rPr>
          <w:rFonts w:cstheme="minorHAnsi"/>
          <w:bCs/>
          <w:color w:val="000000"/>
        </w:rPr>
        <w:t xml:space="preserve"> oleh </w:t>
      </w:r>
      <w:proofErr w:type="spellStart"/>
      <w:r w:rsidRPr="00DB25C4">
        <w:rPr>
          <w:rFonts w:cstheme="minorHAnsi"/>
          <w:bCs/>
          <w:color w:val="000000"/>
        </w:rPr>
        <w:t>pimpinan</w:t>
      </w:r>
      <w:proofErr w:type="spellEnd"/>
      <w:r w:rsidRPr="00DB25C4">
        <w:rPr>
          <w:rFonts w:cstheme="minorHAnsi"/>
          <w:bCs/>
          <w:color w:val="000000"/>
        </w:rPr>
        <w:t xml:space="preserve"> UMC dan FBS </w:t>
      </w:r>
      <w:proofErr w:type="spellStart"/>
      <w:r w:rsidRPr="00DB25C4">
        <w:rPr>
          <w:rFonts w:cstheme="minorHAnsi"/>
          <w:bCs/>
          <w:color w:val="000000"/>
        </w:rPr>
        <w:t>melalui</w:t>
      </w:r>
      <w:proofErr w:type="spellEnd"/>
      <w:r w:rsidRPr="00DB25C4">
        <w:rPr>
          <w:rFonts w:cstheme="minorHAnsi"/>
          <w:bCs/>
          <w:color w:val="000000"/>
        </w:rPr>
        <w:t xml:space="preserve"> </w:t>
      </w:r>
      <w:proofErr w:type="spellStart"/>
      <w:r w:rsidRPr="00DB25C4">
        <w:rPr>
          <w:rFonts w:cstheme="minorHAnsi"/>
          <w:bCs/>
          <w:color w:val="000000"/>
        </w:rPr>
        <w:t>rapat</w:t>
      </w:r>
      <w:proofErr w:type="spellEnd"/>
      <w:r w:rsidRPr="00DB25C4">
        <w:rPr>
          <w:rFonts w:cstheme="minorHAnsi"/>
          <w:bCs/>
          <w:color w:val="000000"/>
        </w:rPr>
        <w:t xml:space="preserve"> </w:t>
      </w:r>
      <w:proofErr w:type="spellStart"/>
      <w:r w:rsidRPr="00DB25C4">
        <w:rPr>
          <w:rFonts w:cstheme="minorHAnsi"/>
          <w:bCs/>
          <w:color w:val="000000"/>
        </w:rPr>
        <w:t>koordinasi</w:t>
      </w:r>
      <w:proofErr w:type="spellEnd"/>
      <w:r w:rsidRPr="00DB25C4">
        <w:rPr>
          <w:rFonts w:cstheme="minorHAnsi"/>
          <w:bCs/>
          <w:color w:val="000000"/>
        </w:rPr>
        <w:t xml:space="preserve"> di </w:t>
      </w:r>
      <w:proofErr w:type="spellStart"/>
      <w:r w:rsidRPr="00DB25C4">
        <w:rPr>
          <w:rFonts w:cstheme="minorHAnsi"/>
          <w:bCs/>
          <w:color w:val="000000"/>
        </w:rPr>
        <w:t>tingkat</w:t>
      </w:r>
      <w:proofErr w:type="spellEnd"/>
      <w:r w:rsidRPr="00DB25C4">
        <w:rPr>
          <w:rFonts w:cstheme="minorHAnsi"/>
          <w:bCs/>
          <w:color w:val="000000"/>
        </w:rPr>
        <w:t xml:space="preserve"> FBS dan </w:t>
      </w:r>
      <w:proofErr w:type="spellStart"/>
      <w:r w:rsidRPr="00DB25C4">
        <w:rPr>
          <w:rFonts w:cstheme="minorHAnsi"/>
          <w:bCs/>
          <w:color w:val="000000"/>
        </w:rPr>
        <w:t>prodi</w:t>
      </w:r>
      <w:proofErr w:type="spellEnd"/>
      <w:r w:rsidRPr="00DB25C4">
        <w:rPr>
          <w:rFonts w:cstheme="minorHAnsi"/>
          <w:bCs/>
          <w:color w:val="000000"/>
        </w:rPr>
        <w:t xml:space="preserve">, </w:t>
      </w:r>
      <w:proofErr w:type="spellStart"/>
      <w:r w:rsidRPr="00DB25C4">
        <w:rPr>
          <w:rFonts w:cstheme="minorHAnsi"/>
          <w:bCs/>
          <w:color w:val="000000"/>
        </w:rPr>
        <w:t>laman</w:t>
      </w:r>
      <w:proofErr w:type="spellEnd"/>
      <w:r w:rsidRPr="00DB25C4">
        <w:rPr>
          <w:rFonts w:cstheme="minorHAnsi"/>
          <w:bCs/>
          <w:color w:val="000000"/>
        </w:rPr>
        <w:t xml:space="preserve"> </w:t>
      </w:r>
      <w:hyperlink r:id="rId36" w:history="1">
        <w:r w:rsidRPr="00DB25C4">
          <w:rPr>
            <w:rStyle w:val="Hyperlink"/>
            <w:rFonts w:cstheme="minorHAnsi"/>
          </w:rPr>
          <w:t>Folder SK</w:t>
        </w:r>
      </w:hyperlink>
      <w:r w:rsidRPr="00DB25C4">
        <w:rPr>
          <w:rFonts w:cstheme="minorHAnsi"/>
        </w:rPr>
        <w:t xml:space="preserve"> </w:t>
      </w:r>
      <w:r w:rsidRPr="00DB25C4">
        <w:rPr>
          <w:rFonts w:cstheme="minorHAnsi"/>
          <w:bCs/>
          <w:color w:val="000000"/>
        </w:rPr>
        <w:t xml:space="preserve">dan </w:t>
      </w:r>
      <w:r w:rsidRPr="00DB25C4">
        <w:rPr>
          <w:rFonts w:cstheme="minorHAnsi"/>
          <w:bCs/>
          <w:i/>
          <w:iCs/>
          <w:color w:val="000000"/>
        </w:rPr>
        <w:t>broadcast</w:t>
      </w:r>
      <w:r w:rsidRPr="00DB25C4">
        <w:rPr>
          <w:rFonts w:cstheme="minorHAnsi"/>
          <w:bCs/>
          <w:color w:val="000000"/>
        </w:rPr>
        <w:t xml:space="preserve"> </w:t>
      </w:r>
      <w:proofErr w:type="spellStart"/>
      <w:r w:rsidRPr="00DB25C4">
        <w:rPr>
          <w:rFonts w:cstheme="minorHAnsi"/>
          <w:bCs/>
          <w:color w:val="000000"/>
        </w:rPr>
        <w:t>melalui</w:t>
      </w:r>
      <w:proofErr w:type="spellEnd"/>
      <w:r w:rsidRPr="00DB25C4">
        <w:rPr>
          <w:rFonts w:cstheme="minorHAnsi"/>
          <w:bCs/>
          <w:color w:val="000000"/>
        </w:rPr>
        <w:t xml:space="preserve"> WhatsApp Group. </w:t>
      </w:r>
      <w:proofErr w:type="spellStart"/>
      <w:r w:rsidRPr="00DB25C4">
        <w:rPr>
          <w:rFonts w:cstheme="minorHAnsi"/>
          <w:color w:val="000000"/>
        </w:rPr>
        <w:t>Sistem</w:t>
      </w:r>
      <w:proofErr w:type="spellEnd"/>
      <w:r w:rsidRPr="00DB25C4">
        <w:rPr>
          <w:rFonts w:cstheme="minorHAnsi"/>
          <w:color w:val="000000"/>
        </w:rPr>
        <w:t xml:space="preserve"> dan </w:t>
      </w:r>
      <w:proofErr w:type="spellStart"/>
      <w:r w:rsidRPr="00DB25C4">
        <w:rPr>
          <w:rFonts w:cstheme="minorHAnsi"/>
          <w:color w:val="000000"/>
        </w:rPr>
        <w:t>pelaksanaan</w:t>
      </w:r>
      <w:proofErr w:type="spellEnd"/>
      <w:r w:rsidRPr="00DB25C4">
        <w:rPr>
          <w:rFonts w:cstheme="minorHAnsi"/>
          <w:color w:val="000000"/>
        </w:rPr>
        <w:t xml:space="preserve"> tata </w:t>
      </w:r>
      <w:proofErr w:type="spellStart"/>
      <w:r w:rsidRPr="00DB25C4">
        <w:rPr>
          <w:rFonts w:cstheme="minorHAnsi"/>
          <w:color w:val="000000"/>
        </w:rPr>
        <w:t>kelola</w:t>
      </w:r>
      <w:proofErr w:type="spellEnd"/>
      <w:r w:rsidRPr="00DB25C4">
        <w:rPr>
          <w:rFonts w:cstheme="minorHAnsi"/>
          <w:color w:val="000000"/>
        </w:rPr>
        <w:t xml:space="preserve"> di FBS UMC </w:t>
      </w:r>
      <w:proofErr w:type="spellStart"/>
      <w:r w:rsidRPr="00DB25C4">
        <w:rPr>
          <w:rFonts w:cstheme="minorHAnsi"/>
          <w:color w:val="000000"/>
        </w:rPr>
        <w:t>meliputi</w:t>
      </w:r>
      <w:proofErr w:type="spellEnd"/>
      <w:r w:rsidRPr="00DB25C4">
        <w:rPr>
          <w:rFonts w:cstheme="minorHAnsi"/>
          <w:color w:val="000000"/>
        </w:rPr>
        <w:t xml:space="preserve"> </w:t>
      </w:r>
      <w:proofErr w:type="spellStart"/>
      <w:r w:rsidRPr="00DB25C4">
        <w:rPr>
          <w:rFonts w:cstheme="minorHAnsi"/>
          <w:color w:val="000000"/>
        </w:rPr>
        <w:t>aspek</w:t>
      </w:r>
      <w:proofErr w:type="spellEnd"/>
      <w:r w:rsidRPr="00DB25C4">
        <w:rPr>
          <w:rFonts w:cstheme="minorHAnsi"/>
          <w:color w:val="000000"/>
        </w:rPr>
        <w:t xml:space="preserve"> </w:t>
      </w:r>
      <w:proofErr w:type="spellStart"/>
      <w:r w:rsidRPr="00DB25C4">
        <w:rPr>
          <w:rFonts w:cstheme="minorHAnsi"/>
          <w:color w:val="000000"/>
        </w:rPr>
        <w:t>perencanaan</w:t>
      </w:r>
      <w:proofErr w:type="spellEnd"/>
      <w:r w:rsidRPr="00DB25C4">
        <w:rPr>
          <w:rFonts w:cstheme="minorHAnsi"/>
          <w:color w:val="000000"/>
        </w:rPr>
        <w:t xml:space="preserve">, </w:t>
      </w:r>
      <w:proofErr w:type="spellStart"/>
      <w:r w:rsidRPr="00DB25C4">
        <w:rPr>
          <w:rFonts w:cstheme="minorHAnsi"/>
          <w:color w:val="000000"/>
        </w:rPr>
        <w:t>pengorganisasian</w:t>
      </w:r>
      <w:proofErr w:type="spellEnd"/>
      <w:r w:rsidRPr="00DB25C4">
        <w:rPr>
          <w:rFonts w:cstheme="minorHAnsi"/>
          <w:color w:val="000000"/>
        </w:rPr>
        <w:t xml:space="preserve">, </w:t>
      </w:r>
      <w:proofErr w:type="spellStart"/>
      <w:r w:rsidRPr="00DB25C4">
        <w:rPr>
          <w:rFonts w:cstheme="minorHAnsi"/>
          <w:color w:val="000000"/>
        </w:rPr>
        <w:t>pemilihan</w:t>
      </w:r>
      <w:proofErr w:type="spellEnd"/>
      <w:r w:rsidRPr="00DB25C4">
        <w:rPr>
          <w:rFonts w:cstheme="minorHAnsi"/>
          <w:color w:val="000000"/>
        </w:rPr>
        <w:t xml:space="preserve"> dan </w:t>
      </w:r>
      <w:proofErr w:type="spellStart"/>
      <w:r w:rsidRPr="00DB25C4">
        <w:rPr>
          <w:rFonts w:cstheme="minorHAnsi"/>
          <w:color w:val="000000"/>
        </w:rPr>
        <w:t>penempatan</w:t>
      </w:r>
      <w:proofErr w:type="spellEnd"/>
      <w:r w:rsidRPr="00DB25C4">
        <w:rPr>
          <w:rFonts w:cstheme="minorHAnsi"/>
          <w:color w:val="000000"/>
        </w:rPr>
        <w:t xml:space="preserve"> </w:t>
      </w:r>
      <w:proofErr w:type="spellStart"/>
      <w:r w:rsidRPr="00DB25C4">
        <w:rPr>
          <w:rFonts w:cstheme="minorHAnsi"/>
          <w:color w:val="000000"/>
        </w:rPr>
        <w:t>personel</w:t>
      </w:r>
      <w:proofErr w:type="spellEnd"/>
      <w:r w:rsidRPr="00DB25C4">
        <w:rPr>
          <w:rFonts w:cstheme="minorHAnsi"/>
          <w:color w:val="000000"/>
        </w:rPr>
        <w:t xml:space="preserve">, </w:t>
      </w:r>
      <w:proofErr w:type="spellStart"/>
      <w:r w:rsidRPr="00DB25C4">
        <w:rPr>
          <w:rFonts w:cstheme="minorHAnsi"/>
          <w:color w:val="000000"/>
        </w:rPr>
        <w:t>pelaksanaan</w:t>
      </w:r>
      <w:proofErr w:type="spellEnd"/>
      <w:r w:rsidRPr="00DB25C4">
        <w:rPr>
          <w:rFonts w:cstheme="minorHAnsi"/>
          <w:color w:val="000000"/>
        </w:rPr>
        <w:t xml:space="preserve">, </w:t>
      </w:r>
      <w:proofErr w:type="spellStart"/>
      <w:r w:rsidRPr="00DB25C4">
        <w:rPr>
          <w:rFonts w:cstheme="minorHAnsi"/>
          <w:color w:val="000000"/>
        </w:rPr>
        <w:t>pemantauan</w:t>
      </w:r>
      <w:proofErr w:type="spellEnd"/>
      <w:r w:rsidRPr="00DB25C4">
        <w:rPr>
          <w:rFonts w:cstheme="minorHAnsi"/>
          <w:color w:val="000000"/>
        </w:rPr>
        <w:t xml:space="preserve"> dan </w:t>
      </w:r>
      <w:proofErr w:type="spellStart"/>
      <w:r w:rsidRPr="00DB25C4">
        <w:rPr>
          <w:rFonts w:cstheme="minorHAnsi"/>
          <w:color w:val="000000"/>
        </w:rPr>
        <w:t>pengawasan</w:t>
      </w:r>
      <w:proofErr w:type="spellEnd"/>
      <w:r w:rsidRPr="00DB25C4">
        <w:rPr>
          <w:rFonts w:cstheme="minorHAnsi"/>
          <w:color w:val="000000"/>
        </w:rPr>
        <w:t xml:space="preserve">, </w:t>
      </w:r>
      <w:proofErr w:type="spellStart"/>
      <w:r w:rsidRPr="00DB25C4">
        <w:rPr>
          <w:rFonts w:cstheme="minorHAnsi"/>
          <w:color w:val="000000"/>
        </w:rPr>
        <w:t>pengendalian</w:t>
      </w:r>
      <w:proofErr w:type="spellEnd"/>
      <w:r w:rsidRPr="00DB25C4">
        <w:rPr>
          <w:rFonts w:cstheme="minorHAnsi"/>
          <w:color w:val="000000"/>
        </w:rPr>
        <w:t xml:space="preserve">, </w:t>
      </w:r>
      <w:proofErr w:type="spellStart"/>
      <w:r w:rsidRPr="00DB25C4">
        <w:rPr>
          <w:rFonts w:cstheme="minorHAnsi"/>
          <w:color w:val="000000"/>
        </w:rPr>
        <w:t>penilaian</w:t>
      </w:r>
      <w:proofErr w:type="spellEnd"/>
      <w:r w:rsidRPr="00DB25C4">
        <w:rPr>
          <w:rFonts w:cstheme="minorHAnsi"/>
          <w:color w:val="000000"/>
        </w:rPr>
        <w:t xml:space="preserve">, </w:t>
      </w:r>
      <w:proofErr w:type="spellStart"/>
      <w:r w:rsidRPr="00DB25C4">
        <w:rPr>
          <w:rFonts w:cstheme="minorHAnsi"/>
          <w:color w:val="000000"/>
        </w:rPr>
        <w:t>pelaporan</w:t>
      </w:r>
      <w:proofErr w:type="spellEnd"/>
      <w:r w:rsidRPr="00DB25C4">
        <w:rPr>
          <w:rFonts w:cstheme="minorHAnsi"/>
          <w:color w:val="000000"/>
        </w:rPr>
        <w:t xml:space="preserve">, dan </w:t>
      </w:r>
      <w:proofErr w:type="spellStart"/>
      <w:r w:rsidRPr="00DB25C4">
        <w:rPr>
          <w:rFonts w:cstheme="minorHAnsi"/>
          <w:color w:val="000000"/>
        </w:rPr>
        <w:t>pengembangan</w:t>
      </w:r>
      <w:proofErr w:type="spellEnd"/>
      <w:r w:rsidRPr="00DB25C4">
        <w:rPr>
          <w:rFonts w:cstheme="minorHAnsi"/>
          <w:color w:val="000000"/>
        </w:rPr>
        <w:t xml:space="preserve"> </w:t>
      </w:r>
      <w:proofErr w:type="spellStart"/>
      <w:proofErr w:type="gramStart"/>
      <w:r w:rsidRPr="00DB25C4">
        <w:rPr>
          <w:rFonts w:cstheme="minorHAnsi"/>
          <w:color w:val="000000"/>
        </w:rPr>
        <w:t>sebagai</w:t>
      </w:r>
      <w:proofErr w:type="spellEnd"/>
      <w:r w:rsidRPr="00DB25C4">
        <w:rPr>
          <w:rFonts w:cstheme="minorHAnsi"/>
          <w:color w:val="000000"/>
        </w:rPr>
        <w:t xml:space="preserve">  </w:t>
      </w:r>
      <w:proofErr w:type="spellStart"/>
      <w:r w:rsidRPr="00DB25C4">
        <w:rPr>
          <w:rFonts w:cstheme="minorHAnsi"/>
          <w:color w:val="000000"/>
        </w:rPr>
        <w:t>wujud</w:t>
      </w:r>
      <w:proofErr w:type="spellEnd"/>
      <w:proofErr w:type="gramEnd"/>
      <w:r w:rsidRPr="00DB25C4">
        <w:rPr>
          <w:rFonts w:cstheme="minorHAnsi"/>
          <w:color w:val="000000"/>
        </w:rPr>
        <w:t xml:space="preserve"> </w:t>
      </w:r>
      <w:proofErr w:type="spellStart"/>
      <w:r w:rsidRPr="00DB25C4">
        <w:rPr>
          <w:rFonts w:cstheme="minorHAnsi"/>
          <w:color w:val="000000"/>
        </w:rPr>
        <w:t>tindak</w:t>
      </w:r>
      <w:proofErr w:type="spellEnd"/>
      <w:r w:rsidRPr="00DB25C4">
        <w:rPr>
          <w:rFonts w:cstheme="minorHAnsi"/>
          <w:color w:val="000000"/>
        </w:rPr>
        <w:t xml:space="preserve"> </w:t>
      </w:r>
      <w:proofErr w:type="spellStart"/>
      <w:r w:rsidRPr="00DB25C4">
        <w:rPr>
          <w:rFonts w:cstheme="minorHAnsi"/>
          <w:color w:val="000000"/>
        </w:rPr>
        <w:t>lanjut</w:t>
      </w:r>
      <w:proofErr w:type="spellEnd"/>
      <w:r w:rsidRPr="00DB25C4">
        <w:rPr>
          <w:rFonts w:cstheme="minorHAnsi"/>
          <w:color w:val="000000"/>
        </w:rPr>
        <w:t>.</w:t>
      </w:r>
    </w:p>
    <w:p w14:paraId="09405213"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039967EA" w14:textId="77777777" w:rsidR="00EE2EA9" w:rsidRPr="00DB25C4" w:rsidRDefault="00EE2EA9" w:rsidP="00687314">
      <w:pPr>
        <w:autoSpaceDE w:val="0"/>
        <w:autoSpaceDN w:val="0"/>
        <w:adjustRightInd w:val="0"/>
        <w:spacing w:after="0" w:line="240" w:lineRule="auto"/>
        <w:jc w:val="both"/>
        <w:rPr>
          <w:rFonts w:cstheme="minorHAnsi"/>
          <w:b/>
          <w:bCs/>
          <w:color w:val="000000"/>
        </w:rPr>
      </w:pPr>
      <w:r w:rsidRPr="00DB25C4">
        <w:rPr>
          <w:rFonts w:cstheme="minorHAnsi"/>
          <w:b/>
          <w:bCs/>
          <w:color w:val="000000"/>
        </w:rPr>
        <w:t xml:space="preserve">1. </w:t>
      </w:r>
      <w:proofErr w:type="spellStart"/>
      <w:r w:rsidRPr="00DB25C4">
        <w:rPr>
          <w:rFonts w:cstheme="minorHAnsi"/>
          <w:b/>
          <w:bCs/>
          <w:color w:val="000000"/>
        </w:rPr>
        <w:t>Perencanaan</w:t>
      </w:r>
      <w:proofErr w:type="spellEnd"/>
    </w:p>
    <w:p w14:paraId="2F343AA6"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Pimpinan</w:t>
      </w:r>
      <w:proofErr w:type="spellEnd"/>
      <w:r w:rsidRPr="00DB25C4">
        <w:rPr>
          <w:rFonts w:cstheme="minorHAnsi"/>
          <w:color w:val="000000"/>
        </w:rPr>
        <w:t xml:space="preserve"> FBS </w:t>
      </w:r>
      <w:proofErr w:type="spellStart"/>
      <w:r w:rsidRPr="00DB25C4">
        <w:rPr>
          <w:rFonts w:cstheme="minorHAnsi"/>
          <w:color w:val="000000"/>
        </w:rPr>
        <w:t>melakukan</w:t>
      </w:r>
      <w:proofErr w:type="spellEnd"/>
      <w:r w:rsidRPr="00DB25C4">
        <w:rPr>
          <w:rFonts w:cstheme="minorHAnsi"/>
          <w:color w:val="000000"/>
        </w:rPr>
        <w:t xml:space="preserve"> </w:t>
      </w:r>
      <w:proofErr w:type="spellStart"/>
      <w:r w:rsidRPr="00DB25C4">
        <w:rPr>
          <w:rFonts w:cstheme="minorHAnsi"/>
          <w:color w:val="000000"/>
        </w:rPr>
        <w:t>perencanaan</w:t>
      </w:r>
      <w:proofErr w:type="spellEnd"/>
      <w:r w:rsidRPr="00DB25C4">
        <w:rPr>
          <w:rFonts w:cstheme="minorHAnsi"/>
          <w:color w:val="000000"/>
        </w:rPr>
        <w:t xml:space="preserve"> </w:t>
      </w:r>
      <w:proofErr w:type="spellStart"/>
      <w:r w:rsidRPr="00DB25C4">
        <w:rPr>
          <w:rFonts w:cstheme="minorHAnsi"/>
          <w:color w:val="000000"/>
        </w:rPr>
        <w:t>kerja</w:t>
      </w:r>
      <w:proofErr w:type="spellEnd"/>
      <w:r w:rsidRPr="00DB25C4">
        <w:rPr>
          <w:rFonts w:cstheme="minorHAnsi"/>
          <w:color w:val="000000"/>
        </w:rPr>
        <w:t xml:space="preserve"> Tri Dharma </w:t>
      </w:r>
      <w:proofErr w:type="spellStart"/>
      <w:r w:rsidRPr="00DB25C4">
        <w:rPr>
          <w:rFonts w:cstheme="minorHAnsi"/>
          <w:color w:val="000000"/>
        </w:rPr>
        <w:t>Perguruan</w:t>
      </w:r>
      <w:proofErr w:type="spellEnd"/>
      <w:r w:rsidRPr="00DB25C4">
        <w:rPr>
          <w:rFonts w:cstheme="minorHAnsi"/>
          <w:color w:val="000000"/>
        </w:rPr>
        <w:t xml:space="preserve"> Tinggi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b/>
          <w:bCs/>
          <w:color w:val="000000"/>
        </w:rPr>
        <w:t>mengacu</w:t>
      </w:r>
      <w:proofErr w:type="spellEnd"/>
      <w:r w:rsidRPr="00DB25C4">
        <w:rPr>
          <w:rFonts w:cstheme="minorHAnsi"/>
          <w:b/>
          <w:bCs/>
          <w:color w:val="000000"/>
        </w:rPr>
        <w:t xml:space="preserve"> </w:t>
      </w:r>
      <w:proofErr w:type="spellStart"/>
      <w:r w:rsidRPr="00DB25C4">
        <w:rPr>
          <w:rFonts w:cstheme="minorHAnsi"/>
          <w:b/>
          <w:bCs/>
          <w:color w:val="000000"/>
        </w:rPr>
        <w:t>kepada</w:t>
      </w:r>
      <w:proofErr w:type="spellEnd"/>
      <w:r w:rsidRPr="00DB25C4">
        <w:rPr>
          <w:rFonts w:cstheme="minorHAnsi"/>
          <w:b/>
          <w:bCs/>
          <w:color w:val="000000"/>
        </w:rPr>
        <w:t xml:space="preserve"> </w:t>
      </w:r>
      <w:proofErr w:type="spellStart"/>
      <w:r w:rsidRPr="00DB25C4">
        <w:rPr>
          <w:rFonts w:cstheme="minorHAnsi"/>
          <w:b/>
          <w:bCs/>
          <w:color w:val="000000"/>
        </w:rPr>
        <w:t>visi</w:t>
      </w:r>
      <w:proofErr w:type="spellEnd"/>
      <w:r w:rsidRPr="00DB25C4">
        <w:rPr>
          <w:rFonts w:cstheme="minorHAnsi"/>
          <w:b/>
          <w:bCs/>
          <w:color w:val="000000"/>
        </w:rPr>
        <w:t xml:space="preserve">, </w:t>
      </w:r>
      <w:proofErr w:type="spellStart"/>
      <w:r w:rsidRPr="00DB25C4">
        <w:rPr>
          <w:rFonts w:cstheme="minorHAnsi"/>
          <w:b/>
          <w:bCs/>
          <w:color w:val="000000"/>
        </w:rPr>
        <w:t>misi</w:t>
      </w:r>
      <w:proofErr w:type="spellEnd"/>
      <w:r w:rsidRPr="00DB25C4">
        <w:rPr>
          <w:rFonts w:cstheme="minorHAnsi"/>
          <w:b/>
          <w:bCs/>
          <w:color w:val="000000"/>
        </w:rPr>
        <w:t xml:space="preserve"> dan </w:t>
      </w:r>
      <w:proofErr w:type="spellStart"/>
      <w:r w:rsidRPr="00DB25C4">
        <w:rPr>
          <w:rFonts w:cstheme="minorHAnsi"/>
          <w:b/>
          <w:bCs/>
          <w:color w:val="000000"/>
        </w:rPr>
        <w:t>tujuan</w:t>
      </w:r>
      <w:proofErr w:type="spellEnd"/>
      <w:r w:rsidRPr="00DB25C4">
        <w:rPr>
          <w:rFonts w:cstheme="minorHAnsi"/>
          <w:b/>
          <w:bCs/>
          <w:color w:val="000000"/>
        </w:rPr>
        <w:t xml:space="preserve"> FBS UMC. </w:t>
      </w:r>
      <w:proofErr w:type="spellStart"/>
      <w:r w:rsidRPr="00DB25C4">
        <w:rPr>
          <w:rFonts w:cstheme="minorHAnsi"/>
          <w:color w:val="000000"/>
        </w:rPr>
        <w:t>Rencana</w:t>
      </w:r>
      <w:proofErr w:type="spellEnd"/>
      <w:r w:rsidRPr="00DB25C4">
        <w:rPr>
          <w:rFonts w:cstheme="minorHAnsi"/>
          <w:color w:val="000000"/>
        </w:rPr>
        <w:t xml:space="preserve"> </w:t>
      </w:r>
      <w:proofErr w:type="spellStart"/>
      <w:r w:rsidRPr="00DB25C4">
        <w:rPr>
          <w:rFonts w:cstheme="minorHAnsi"/>
          <w:color w:val="000000"/>
        </w:rPr>
        <w:t>Strategis</w:t>
      </w:r>
      <w:proofErr w:type="spellEnd"/>
      <w:r w:rsidRPr="00DB25C4">
        <w:rPr>
          <w:rFonts w:cstheme="minorHAnsi"/>
          <w:color w:val="000000"/>
        </w:rPr>
        <w:t xml:space="preserve"> FBS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berdasarkan</w:t>
      </w:r>
      <w:proofErr w:type="spellEnd"/>
      <w:r w:rsidRPr="00DB25C4">
        <w:rPr>
          <w:rFonts w:cstheme="minorHAnsi"/>
          <w:color w:val="000000"/>
        </w:rPr>
        <w:t xml:space="preserve"> pada </w:t>
      </w:r>
      <w:proofErr w:type="spellStart"/>
      <w:r w:rsidRPr="00DB25C4">
        <w:rPr>
          <w:rFonts w:cstheme="minorHAnsi"/>
          <w:color w:val="000000"/>
        </w:rPr>
        <w:t>hasil</w:t>
      </w:r>
      <w:proofErr w:type="spellEnd"/>
      <w:r w:rsidRPr="00DB25C4">
        <w:rPr>
          <w:rFonts w:cstheme="minorHAnsi"/>
          <w:color w:val="000000"/>
        </w:rPr>
        <w:t xml:space="preserve"> </w:t>
      </w:r>
      <w:proofErr w:type="spellStart"/>
      <w:r w:rsidRPr="00DB25C4">
        <w:rPr>
          <w:rFonts w:cstheme="minorHAnsi"/>
          <w:color w:val="000000"/>
        </w:rPr>
        <w:t>evaluasi</w:t>
      </w:r>
      <w:proofErr w:type="spellEnd"/>
      <w:r w:rsidRPr="00DB25C4">
        <w:rPr>
          <w:rFonts w:cstheme="minorHAnsi"/>
          <w:color w:val="000000"/>
        </w:rPr>
        <w:t xml:space="preserve"> </w:t>
      </w:r>
      <w:proofErr w:type="spellStart"/>
      <w:r w:rsidRPr="00DB25C4">
        <w:rPr>
          <w:rFonts w:cstheme="minorHAnsi"/>
          <w:color w:val="000000"/>
        </w:rPr>
        <w:t>diri</w:t>
      </w:r>
      <w:proofErr w:type="spellEnd"/>
      <w:r w:rsidRPr="00DB25C4">
        <w:rPr>
          <w:rFonts w:cstheme="minorHAnsi"/>
          <w:color w:val="000000"/>
        </w:rPr>
        <w:t xml:space="preserve"> </w:t>
      </w:r>
      <w:proofErr w:type="spellStart"/>
      <w:r w:rsidRPr="00DB25C4">
        <w:rPr>
          <w:rFonts w:cstheme="minorHAnsi"/>
          <w:color w:val="000000"/>
        </w:rPr>
        <w:t>menggunakan</w:t>
      </w:r>
      <w:proofErr w:type="spellEnd"/>
      <w:r w:rsidRPr="00DB25C4">
        <w:rPr>
          <w:rFonts w:cstheme="minorHAnsi"/>
          <w:color w:val="000000"/>
        </w:rPr>
        <w:t xml:space="preserve"> </w:t>
      </w:r>
      <w:proofErr w:type="spellStart"/>
      <w:r w:rsidRPr="00DB25C4">
        <w:rPr>
          <w:rFonts w:cstheme="minorHAnsi"/>
          <w:color w:val="000000"/>
        </w:rPr>
        <w:t>analisis</w:t>
      </w:r>
      <w:proofErr w:type="spellEnd"/>
      <w:r w:rsidRPr="00DB25C4">
        <w:rPr>
          <w:rFonts w:cstheme="minorHAnsi"/>
          <w:color w:val="000000"/>
        </w:rPr>
        <w:t xml:space="preserve"> SWOT</w:t>
      </w:r>
      <w:r w:rsidRPr="00DB25C4">
        <w:rPr>
          <w:rFonts w:cstheme="minorHAnsi"/>
          <w:b/>
          <w:bCs/>
          <w:color w:val="000000"/>
        </w:rPr>
        <w:t xml:space="preserve"> </w:t>
      </w:r>
      <w:r w:rsidRPr="00DB25C4">
        <w:rPr>
          <w:rFonts w:cstheme="minorHAnsi"/>
          <w:color w:val="000000"/>
        </w:rPr>
        <w:t>(</w:t>
      </w:r>
      <w:r w:rsidRPr="00DB25C4">
        <w:rPr>
          <w:rFonts w:cstheme="minorHAnsi"/>
          <w:i/>
          <w:iCs/>
          <w:color w:val="000000"/>
        </w:rPr>
        <w:t>Strengths, Weaknesses,</w:t>
      </w:r>
      <w:r w:rsidRPr="00DB25C4">
        <w:rPr>
          <w:rFonts w:cstheme="minorHAnsi"/>
          <w:color w:val="000000"/>
        </w:rPr>
        <w:t xml:space="preserve"> </w:t>
      </w:r>
      <w:r w:rsidRPr="00DB25C4">
        <w:rPr>
          <w:rFonts w:cstheme="minorHAnsi"/>
          <w:i/>
          <w:iCs/>
          <w:color w:val="000000"/>
        </w:rPr>
        <w:t>Opportunities, Threats</w:t>
      </w:r>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menunjang</w:t>
      </w:r>
      <w:proofErr w:type="spellEnd"/>
      <w:r w:rsidRPr="00DB25C4">
        <w:rPr>
          <w:rFonts w:cstheme="minorHAnsi"/>
          <w:color w:val="000000"/>
        </w:rPr>
        <w:t xml:space="preserve"> </w:t>
      </w:r>
      <w:proofErr w:type="spellStart"/>
      <w:r w:rsidRPr="00DB25C4">
        <w:rPr>
          <w:rFonts w:cstheme="minorHAnsi"/>
          <w:color w:val="000000"/>
        </w:rPr>
        <w:t>kegiatan</w:t>
      </w:r>
      <w:proofErr w:type="spellEnd"/>
      <w:r w:rsidRPr="00DB25C4">
        <w:rPr>
          <w:rFonts w:cstheme="minorHAnsi"/>
          <w:color w:val="000000"/>
        </w:rPr>
        <w:t xml:space="preserve"> Tri Dharma dan </w:t>
      </w:r>
      <w:proofErr w:type="spellStart"/>
      <w:r w:rsidRPr="00DB25C4">
        <w:rPr>
          <w:rFonts w:cstheme="minorHAnsi"/>
          <w:color w:val="000000"/>
        </w:rPr>
        <w:t>penguatan</w:t>
      </w:r>
      <w:proofErr w:type="spellEnd"/>
      <w:r w:rsidRPr="00DB25C4">
        <w:rPr>
          <w:rFonts w:cstheme="minorHAnsi"/>
          <w:color w:val="000000"/>
        </w:rPr>
        <w:t xml:space="preserve"> </w:t>
      </w:r>
      <w:proofErr w:type="spellStart"/>
      <w:r w:rsidRPr="00DB25C4">
        <w:rPr>
          <w:rFonts w:cstheme="minorHAnsi"/>
          <w:color w:val="000000"/>
        </w:rPr>
        <w:t>lembaga</w:t>
      </w:r>
      <w:proofErr w:type="spellEnd"/>
      <w:r w:rsidRPr="00DB25C4">
        <w:rPr>
          <w:rFonts w:cstheme="minorHAnsi"/>
          <w:color w:val="000000"/>
        </w:rPr>
        <w:t xml:space="preserve">. </w:t>
      </w:r>
      <w:proofErr w:type="spellStart"/>
      <w:r w:rsidRPr="00DB25C4">
        <w:rPr>
          <w:rFonts w:cstheme="minorHAnsi"/>
          <w:color w:val="000000"/>
        </w:rPr>
        <w:t>Rencana</w:t>
      </w:r>
      <w:proofErr w:type="spellEnd"/>
      <w:r w:rsidRPr="00DB25C4">
        <w:rPr>
          <w:rFonts w:cstheme="minorHAnsi"/>
          <w:color w:val="000000"/>
        </w:rPr>
        <w:t xml:space="preserve"> </w:t>
      </w:r>
      <w:proofErr w:type="spellStart"/>
      <w:r w:rsidRPr="00DB25C4">
        <w:rPr>
          <w:rFonts w:cstheme="minorHAnsi"/>
          <w:color w:val="000000"/>
        </w:rPr>
        <w:t>Strategis</w:t>
      </w:r>
      <w:proofErr w:type="spellEnd"/>
      <w:r w:rsidRPr="00DB25C4">
        <w:rPr>
          <w:rFonts w:cstheme="minorHAnsi"/>
          <w:color w:val="000000"/>
        </w:rPr>
        <w:t xml:space="preserve"> </w:t>
      </w:r>
      <w:proofErr w:type="spellStart"/>
      <w:r w:rsidRPr="00DB25C4">
        <w:rPr>
          <w:rFonts w:cstheme="minorHAnsi"/>
          <w:color w:val="000000"/>
        </w:rPr>
        <w:t>merupakan</w:t>
      </w:r>
      <w:proofErr w:type="spellEnd"/>
      <w:r w:rsidRPr="00DB25C4">
        <w:rPr>
          <w:rFonts w:cstheme="minorHAnsi"/>
          <w:color w:val="000000"/>
        </w:rPr>
        <w:t xml:space="preserve"> </w:t>
      </w:r>
      <w:proofErr w:type="spellStart"/>
      <w:r w:rsidRPr="00DB25C4">
        <w:rPr>
          <w:rFonts w:cstheme="minorHAnsi"/>
          <w:color w:val="000000"/>
        </w:rPr>
        <w:t>perwujudan</w:t>
      </w:r>
      <w:proofErr w:type="spellEnd"/>
      <w:r w:rsidRPr="00DB25C4">
        <w:rPr>
          <w:rFonts w:cstheme="minorHAnsi"/>
          <w:color w:val="000000"/>
        </w:rPr>
        <w:t xml:space="preserve"> </w:t>
      </w:r>
      <w:proofErr w:type="spellStart"/>
      <w:r w:rsidRPr="00DB25C4">
        <w:rPr>
          <w:rFonts w:cstheme="minorHAnsi"/>
          <w:color w:val="000000"/>
        </w:rPr>
        <w:t>rencana</w:t>
      </w:r>
      <w:proofErr w:type="spellEnd"/>
      <w:r w:rsidRPr="00DB25C4">
        <w:rPr>
          <w:rFonts w:cstheme="minorHAnsi"/>
          <w:color w:val="000000"/>
        </w:rPr>
        <w:t xml:space="preserve"> </w:t>
      </w:r>
      <w:proofErr w:type="spellStart"/>
      <w:r w:rsidRPr="00DB25C4">
        <w:rPr>
          <w:rFonts w:cstheme="minorHAnsi"/>
          <w:color w:val="000000"/>
        </w:rPr>
        <w:t>operasional</w:t>
      </w:r>
      <w:proofErr w:type="spellEnd"/>
      <w:r w:rsidRPr="00DB25C4">
        <w:rPr>
          <w:rFonts w:cstheme="minorHAnsi"/>
          <w:color w:val="000000"/>
        </w:rPr>
        <w:t xml:space="preserve"> </w:t>
      </w:r>
      <w:proofErr w:type="spellStart"/>
      <w:r w:rsidRPr="00DB25C4">
        <w:rPr>
          <w:rFonts w:cstheme="minorHAnsi"/>
          <w:color w:val="000000"/>
        </w:rPr>
        <w:t>kegiatan</w:t>
      </w:r>
      <w:proofErr w:type="spellEnd"/>
      <w:r w:rsidRPr="00DB25C4">
        <w:rPr>
          <w:rFonts w:cstheme="minorHAnsi"/>
          <w:color w:val="000000"/>
        </w:rPr>
        <w:t xml:space="preserve"> </w:t>
      </w:r>
      <w:proofErr w:type="spellStart"/>
      <w:r w:rsidRPr="00DB25C4">
        <w:rPr>
          <w:rFonts w:cstheme="minorHAnsi"/>
          <w:color w:val="000000"/>
        </w:rPr>
        <w:t>tahunan</w:t>
      </w:r>
      <w:proofErr w:type="spellEnd"/>
      <w:r w:rsidRPr="00DB25C4">
        <w:rPr>
          <w:rFonts w:cstheme="minorHAnsi"/>
          <w:color w:val="000000"/>
        </w:rPr>
        <w:t xml:space="preserve"> yang </w:t>
      </w:r>
      <w:proofErr w:type="spellStart"/>
      <w:r w:rsidRPr="00DB25C4">
        <w:rPr>
          <w:rFonts w:cstheme="minorHAnsi"/>
          <w:color w:val="000000"/>
        </w:rPr>
        <w:t>diselenggarakan</w:t>
      </w:r>
      <w:proofErr w:type="spellEnd"/>
      <w:r w:rsidRPr="00DB25C4">
        <w:rPr>
          <w:rFonts w:cstheme="minorHAnsi"/>
          <w:color w:val="000000"/>
        </w:rPr>
        <w:t xml:space="preserve"> oleh FBS UMC, </w:t>
      </w:r>
      <w:proofErr w:type="spellStart"/>
      <w:r w:rsidRPr="00DB25C4">
        <w:rPr>
          <w:rFonts w:cstheme="minorHAnsi"/>
          <w:color w:val="000000"/>
        </w:rPr>
        <w:t>sedangkan</w:t>
      </w:r>
      <w:proofErr w:type="spellEnd"/>
      <w:r w:rsidRPr="00DB25C4">
        <w:rPr>
          <w:rFonts w:cstheme="minorHAnsi"/>
          <w:color w:val="000000"/>
        </w:rPr>
        <w:t xml:space="preserve"> </w:t>
      </w:r>
      <w:proofErr w:type="spellStart"/>
      <w:r w:rsidRPr="00DB25C4">
        <w:rPr>
          <w:rFonts w:cstheme="minorHAnsi"/>
          <w:color w:val="000000"/>
        </w:rPr>
        <w:t>Renstra</w:t>
      </w:r>
      <w:proofErr w:type="spellEnd"/>
      <w:r w:rsidRPr="00DB25C4">
        <w:rPr>
          <w:rFonts w:cstheme="minorHAnsi"/>
          <w:color w:val="000000"/>
        </w:rPr>
        <w:t xml:space="preserve"> Program </w:t>
      </w:r>
      <w:proofErr w:type="spellStart"/>
      <w:r w:rsidRPr="00DB25C4">
        <w:rPr>
          <w:rFonts w:cstheme="minorHAnsi"/>
          <w:color w:val="000000"/>
        </w:rPr>
        <w:t>Studi</w:t>
      </w:r>
      <w:proofErr w:type="spellEnd"/>
      <w:r w:rsidRPr="00DB25C4">
        <w:rPr>
          <w:rFonts w:cstheme="minorHAnsi"/>
          <w:color w:val="000000"/>
        </w:rPr>
        <w:t xml:space="preserve"> </w:t>
      </w:r>
      <w:proofErr w:type="spellStart"/>
      <w:r w:rsidRPr="00DB25C4">
        <w:rPr>
          <w:rFonts w:cstheme="minorHAnsi"/>
          <w:color w:val="000000"/>
        </w:rPr>
        <w:t>dilaksanakan</w:t>
      </w:r>
      <w:proofErr w:type="spellEnd"/>
      <w:r w:rsidRPr="00DB25C4">
        <w:rPr>
          <w:rFonts w:cstheme="minorHAnsi"/>
          <w:color w:val="000000"/>
        </w:rPr>
        <w:t xml:space="preserve"> </w:t>
      </w:r>
      <w:r w:rsidRPr="00DB25C4">
        <w:rPr>
          <w:rFonts w:cstheme="minorHAnsi"/>
          <w:color w:val="000000"/>
        </w:rPr>
        <w:lastRenderedPageBreak/>
        <w:t xml:space="preserve">oleh </w:t>
      </w:r>
      <w:proofErr w:type="spellStart"/>
      <w:r w:rsidRPr="00DB25C4">
        <w:rPr>
          <w:rFonts w:cstheme="minorHAnsi"/>
          <w:color w:val="000000"/>
        </w:rPr>
        <w:t>prodi</w:t>
      </w:r>
      <w:proofErr w:type="spellEnd"/>
      <w:r w:rsidRPr="00DB25C4">
        <w:rPr>
          <w:rFonts w:cstheme="minorHAnsi"/>
          <w:color w:val="000000"/>
        </w:rPr>
        <w:t xml:space="preserve">. </w:t>
      </w:r>
      <w:proofErr w:type="spellStart"/>
      <w:r w:rsidRPr="00DB25C4">
        <w:rPr>
          <w:rFonts w:cstheme="minorHAnsi"/>
          <w:color w:val="000000"/>
        </w:rPr>
        <w:t>Mekanisme</w:t>
      </w:r>
      <w:proofErr w:type="spellEnd"/>
      <w:r w:rsidRPr="00DB25C4">
        <w:rPr>
          <w:rFonts w:cstheme="minorHAnsi"/>
          <w:color w:val="000000"/>
        </w:rPr>
        <w:t xml:space="preserve"> </w:t>
      </w:r>
      <w:proofErr w:type="spellStart"/>
      <w:r w:rsidRPr="00DB25C4">
        <w:rPr>
          <w:rFonts w:cstheme="minorHAnsi"/>
          <w:color w:val="000000"/>
        </w:rPr>
        <w:t>penyusunan</w:t>
      </w:r>
      <w:proofErr w:type="spellEnd"/>
      <w:r w:rsidRPr="00DB25C4">
        <w:rPr>
          <w:rFonts w:cstheme="minorHAnsi"/>
          <w:color w:val="000000"/>
        </w:rPr>
        <w:t xml:space="preserve"> </w:t>
      </w:r>
      <w:hyperlink r:id="rId37" w:history="1">
        <w:proofErr w:type="spellStart"/>
        <w:r w:rsidRPr="00DB25C4">
          <w:rPr>
            <w:rStyle w:val="Hyperlink"/>
            <w:rFonts w:cstheme="minorHAnsi"/>
          </w:rPr>
          <w:t>Renstra</w:t>
        </w:r>
        <w:proofErr w:type="spellEnd"/>
        <w:r w:rsidRPr="00DB25C4">
          <w:rPr>
            <w:rStyle w:val="Hyperlink"/>
            <w:rFonts w:cstheme="minorHAnsi"/>
          </w:rPr>
          <w:t xml:space="preserve"> Prodi</w:t>
        </w:r>
      </w:hyperlink>
      <w:r w:rsidRPr="00DB25C4">
        <w:rPr>
          <w:rFonts w:cstheme="minorHAnsi"/>
          <w:color w:val="000000"/>
        </w:rPr>
        <w:t xml:space="preserve"> </w:t>
      </w:r>
      <w:proofErr w:type="spellStart"/>
      <w:r w:rsidRPr="00DB25C4">
        <w:rPr>
          <w:rFonts w:cstheme="minorHAnsi"/>
          <w:color w:val="000000"/>
        </w:rPr>
        <w:t>diawali</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koordinasi</w:t>
      </w:r>
      <w:proofErr w:type="spellEnd"/>
      <w:r w:rsidRPr="00DB25C4">
        <w:rPr>
          <w:rFonts w:cstheme="minorHAnsi"/>
          <w:color w:val="000000"/>
        </w:rPr>
        <w:t xml:space="preserve"> </w:t>
      </w:r>
      <w:proofErr w:type="spellStart"/>
      <w:r w:rsidRPr="00DB25C4">
        <w:rPr>
          <w:rFonts w:cstheme="minorHAnsi"/>
          <w:color w:val="000000"/>
        </w:rPr>
        <w:t>penyusunan</w:t>
      </w:r>
      <w:proofErr w:type="spellEnd"/>
      <w:r w:rsidRPr="00DB25C4">
        <w:rPr>
          <w:rFonts w:cstheme="minorHAnsi"/>
          <w:color w:val="000000"/>
        </w:rPr>
        <w:t xml:space="preserve"> </w:t>
      </w:r>
      <w:proofErr w:type="spellStart"/>
      <w:r w:rsidRPr="00DB25C4">
        <w:rPr>
          <w:rFonts w:cstheme="minorHAnsi"/>
          <w:color w:val="000000"/>
        </w:rPr>
        <w:t>Rencana</w:t>
      </w:r>
      <w:proofErr w:type="spellEnd"/>
      <w:r w:rsidRPr="00DB25C4">
        <w:rPr>
          <w:rFonts w:cstheme="minorHAnsi"/>
          <w:color w:val="000000"/>
        </w:rPr>
        <w:t xml:space="preserve"> </w:t>
      </w:r>
      <w:proofErr w:type="spellStart"/>
      <w:r w:rsidRPr="00DB25C4">
        <w:rPr>
          <w:rFonts w:cstheme="minorHAnsi"/>
          <w:color w:val="000000"/>
        </w:rPr>
        <w:t>Strategis</w:t>
      </w:r>
      <w:proofErr w:type="spellEnd"/>
      <w:r w:rsidRPr="00DB25C4">
        <w:rPr>
          <w:rFonts w:cstheme="minorHAnsi"/>
          <w:color w:val="000000"/>
        </w:rPr>
        <w:t xml:space="preserve"> FBS </w:t>
      </w:r>
      <w:proofErr w:type="spellStart"/>
      <w:r w:rsidRPr="00DB25C4">
        <w:rPr>
          <w:rFonts w:cstheme="minorHAnsi"/>
          <w:color w:val="000000"/>
        </w:rPr>
        <w:t>dipimpin</w:t>
      </w:r>
      <w:proofErr w:type="spellEnd"/>
      <w:r w:rsidRPr="00DB25C4">
        <w:rPr>
          <w:rFonts w:cstheme="minorHAnsi"/>
          <w:color w:val="000000"/>
        </w:rPr>
        <w:t xml:space="preserve"> oleh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peserta</w:t>
      </w:r>
      <w:proofErr w:type="spellEnd"/>
      <w:r w:rsidRPr="00DB25C4">
        <w:rPr>
          <w:rFonts w:cstheme="minorHAnsi"/>
          <w:color w:val="000000"/>
        </w:rPr>
        <w:t xml:space="preserve"> </w:t>
      </w:r>
      <w:proofErr w:type="spellStart"/>
      <w:r w:rsidRPr="00DB25C4">
        <w:rPr>
          <w:rFonts w:cstheme="minorHAnsi"/>
          <w:color w:val="000000"/>
        </w:rPr>
        <w:t>seluruh</w:t>
      </w:r>
      <w:proofErr w:type="spellEnd"/>
      <w:r w:rsidRPr="00DB25C4">
        <w:rPr>
          <w:rFonts w:cstheme="minorHAnsi"/>
          <w:color w:val="000000"/>
        </w:rPr>
        <w:t xml:space="preserve"> </w:t>
      </w:r>
      <w:proofErr w:type="spellStart"/>
      <w:r w:rsidRPr="00DB25C4">
        <w:rPr>
          <w:rFonts w:cstheme="minorHAnsi"/>
          <w:color w:val="000000"/>
        </w:rPr>
        <w:t>pimpinan</w:t>
      </w:r>
      <w:proofErr w:type="spellEnd"/>
      <w:r w:rsidRPr="00DB25C4">
        <w:rPr>
          <w:rFonts w:cstheme="minorHAnsi"/>
          <w:color w:val="000000"/>
        </w:rPr>
        <w:t xml:space="preserve"> </w:t>
      </w:r>
      <w:proofErr w:type="spellStart"/>
      <w:r w:rsidRPr="00DB25C4">
        <w:rPr>
          <w:rFonts w:cstheme="minorHAnsi"/>
          <w:color w:val="000000"/>
        </w:rPr>
        <w:t>prodi</w:t>
      </w:r>
      <w:proofErr w:type="spellEnd"/>
      <w:r w:rsidRPr="00DB25C4">
        <w:rPr>
          <w:rFonts w:cstheme="minorHAnsi"/>
          <w:color w:val="000000"/>
        </w:rPr>
        <w:t xml:space="preserve">. </w:t>
      </w:r>
      <w:proofErr w:type="spellStart"/>
      <w:r w:rsidRPr="00DB25C4">
        <w:rPr>
          <w:rFonts w:cstheme="minorHAnsi"/>
          <w:color w:val="000000"/>
        </w:rPr>
        <w:t>Selanjutnya</w:t>
      </w:r>
      <w:proofErr w:type="spellEnd"/>
      <w:r w:rsidRPr="00DB25C4">
        <w:rPr>
          <w:rFonts w:cstheme="minorHAnsi"/>
          <w:color w:val="000000"/>
        </w:rPr>
        <w:t xml:space="preserve">, </w:t>
      </w:r>
      <w:proofErr w:type="spellStart"/>
      <w:r w:rsidRPr="00DB25C4">
        <w:rPr>
          <w:rFonts w:cstheme="minorHAnsi"/>
          <w:color w:val="000000"/>
        </w:rPr>
        <w:t>dokumen</w:t>
      </w:r>
      <w:proofErr w:type="spellEnd"/>
      <w:r w:rsidRPr="00DB25C4">
        <w:rPr>
          <w:rFonts w:cstheme="minorHAnsi"/>
          <w:color w:val="000000"/>
        </w:rPr>
        <w:t xml:space="preserve"> </w:t>
      </w:r>
      <w:proofErr w:type="spellStart"/>
      <w:r w:rsidRPr="00DB25C4">
        <w:rPr>
          <w:rFonts w:cstheme="minorHAnsi"/>
          <w:color w:val="000000"/>
        </w:rPr>
        <w:t>itu</w:t>
      </w:r>
      <w:proofErr w:type="spellEnd"/>
      <w:r w:rsidRPr="00DB25C4">
        <w:rPr>
          <w:rFonts w:cstheme="minorHAnsi"/>
          <w:color w:val="000000"/>
        </w:rPr>
        <w:t xml:space="preserve"> </w:t>
      </w:r>
      <w:proofErr w:type="spellStart"/>
      <w:r w:rsidRPr="00DB25C4">
        <w:rPr>
          <w:rFonts w:cstheme="minorHAnsi"/>
          <w:color w:val="000000"/>
        </w:rPr>
        <w:t>dirumuskan</w:t>
      </w:r>
      <w:proofErr w:type="spellEnd"/>
      <w:r w:rsidRPr="00DB25C4">
        <w:rPr>
          <w:rFonts w:cstheme="minorHAnsi"/>
          <w:color w:val="000000"/>
        </w:rPr>
        <w:t xml:space="preserve"> oleh </w:t>
      </w:r>
      <w:proofErr w:type="spellStart"/>
      <w:r w:rsidRPr="00DB25C4">
        <w:rPr>
          <w:rFonts w:cstheme="minorHAnsi"/>
          <w:color w:val="000000"/>
        </w:rPr>
        <w:t>pimpinan</w:t>
      </w:r>
      <w:proofErr w:type="spellEnd"/>
      <w:r w:rsidRPr="00DB25C4">
        <w:rPr>
          <w:rFonts w:cstheme="minorHAnsi"/>
          <w:color w:val="000000"/>
        </w:rPr>
        <w:t xml:space="preserve"> FBS dan </w:t>
      </w:r>
      <w:hyperlink r:id="rId38" w:history="1">
        <w:proofErr w:type="spellStart"/>
        <w:r w:rsidRPr="00DB25C4">
          <w:rPr>
            <w:rStyle w:val="Hyperlink"/>
            <w:rFonts w:cstheme="minorHAnsi"/>
          </w:rPr>
          <w:t>Renstra</w:t>
        </w:r>
        <w:proofErr w:type="spellEnd"/>
        <w:r w:rsidRPr="00DB25C4">
          <w:rPr>
            <w:rStyle w:val="Hyperlink"/>
            <w:rFonts w:cstheme="minorHAnsi"/>
          </w:rPr>
          <w:t xml:space="preserve"> Prodi</w:t>
        </w:r>
      </w:hyperlink>
      <w:r w:rsidRPr="00DB25C4">
        <w:rPr>
          <w:rFonts w:cstheme="minorHAnsi"/>
          <w:color w:val="000000"/>
        </w:rPr>
        <w:t xml:space="preserve"> </w:t>
      </w:r>
      <w:proofErr w:type="spellStart"/>
      <w:r w:rsidRPr="00DB25C4">
        <w:rPr>
          <w:rFonts w:cstheme="minorHAnsi"/>
          <w:color w:val="000000"/>
        </w:rPr>
        <w:t>disusun</w:t>
      </w:r>
      <w:proofErr w:type="spellEnd"/>
      <w:r w:rsidRPr="00DB25C4">
        <w:rPr>
          <w:rFonts w:cstheme="minorHAnsi"/>
          <w:color w:val="000000"/>
        </w:rPr>
        <w:t xml:space="preserve"> di </w:t>
      </w:r>
      <w:proofErr w:type="spellStart"/>
      <w:r w:rsidRPr="00DB25C4">
        <w:rPr>
          <w:rFonts w:cstheme="minorHAnsi"/>
          <w:color w:val="000000"/>
        </w:rPr>
        <w:t>tingkat</w:t>
      </w:r>
      <w:proofErr w:type="spellEnd"/>
      <w:r w:rsidRPr="00DB25C4">
        <w:rPr>
          <w:rFonts w:cstheme="minorHAnsi"/>
          <w:color w:val="000000"/>
        </w:rPr>
        <w:t xml:space="preserve"> </w:t>
      </w:r>
      <w:proofErr w:type="spellStart"/>
      <w:r w:rsidRPr="00DB25C4">
        <w:rPr>
          <w:rFonts w:cstheme="minorHAnsi"/>
          <w:color w:val="000000"/>
        </w:rPr>
        <w:t>prodi</w:t>
      </w:r>
      <w:proofErr w:type="spellEnd"/>
      <w:r w:rsidRPr="00DB25C4">
        <w:rPr>
          <w:rFonts w:cstheme="minorHAnsi"/>
          <w:color w:val="000000"/>
        </w:rPr>
        <w:t xml:space="preserve">. </w:t>
      </w:r>
      <w:proofErr w:type="spellStart"/>
      <w:r w:rsidRPr="00DB25C4">
        <w:rPr>
          <w:rFonts w:cstheme="minorHAnsi"/>
          <w:color w:val="000000"/>
        </w:rPr>
        <w:t>Penyusunan</w:t>
      </w:r>
      <w:proofErr w:type="spellEnd"/>
      <w:r w:rsidRPr="00DB25C4">
        <w:rPr>
          <w:rFonts w:cstheme="minorHAnsi"/>
          <w:color w:val="000000"/>
        </w:rPr>
        <w:t xml:space="preserve"> </w:t>
      </w:r>
      <w:proofErr w:type="spellStart"/>
      <w:r w:rsidRPr="00DB25C4">
        <w:rPr>
          <w:rFonts w:cstheme="minorHAnsi"/>
          <w:color w:val="000000"/>
        </w:rPr>
        <w:t>Rencana</w:t>
      </w:r>
      <w:proofErr w:type="spellEnd"/>
      <w:r w:rsidRPr="00DB25C4">
        <w:rPr>
          <w:rFonts w:cstheme="minorHAnsi"/>
          <w:color w:val="000000"/>
        </w:rPr>
        <w:t xml:space="preserve"> </w:t>
      </w:r>
      <w:proofErr w:type="spellStart"/>
      <w:r w:rsidRPr="00DB25C4">
        <w:rPr>
          <w:rFonts w:cstheme="minorHAnsi"/>
          <w:color w:val="000000"/>
        </w:rPr>
        <w:t>Strategis</w:t>
      </w:r>
      <w:proofErr w:type="spellEnd"/>
      <w:r w:rsidRPr="00DB25C4">
        <w:rPr>
          <w:rFonts w:cstheme="minorHAnsi"/>
          <w:color w:val="000000"/>
        </w:rPr>
        <w:t xml:space="preserve"> FBS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w:t>
      </w:r>
      <w:proofErr w:type="spellStart"/>
      <w:r w:rsidRPr="00DB25C4">
        <w:rPr>
          <w:rFonts w:cstheme="minorHAnsi"/>
          <w:color w:val="000000"/>
        </w:rPr>
        <w:t>rapat</w:t>
      </w:r>
      <w:proofErr w:type="spellEnd"/>
      <w:r w:rsidRPr="00DB25C4">
        <w:rPr>
          <w:rFonts w:cstheme="minorHAnsi"/>
          <w:color w:val="000000"/>
        </w:rPr>
        <w:t xml:space="preserve"> </w:t>
      </w:r>
      <w:proofErr w:type="spellStart"/>
      <w:r w:rsidRPr="00DB25C4">
        <w:rPr>
          <w:rFonts w:cstheme="minorHAnsi"/>
          <w:color w:val="000000"/>
        </w:rPr>
        <w:t>koordinasi</w:t>
      </w:r>
      <w:proofErr w:type="spellEnd"/>
      <w:r w:rsidRPr="00DB25C4">
        <w:rPr>
          <w:rFonts w:cstheme="minorHAnsi"/>
          <w:color w:val="000000"/>
        </w:rPr>
        <w:t xml:space="preserve"> yang </w:t>
      </w:r>
      <w:proofErr w:type="spellStart"/>
      <w:r w:rsidRPr="00DB25C4">
        <w:rPr>
          <w:rFonts w:cstheme="minorHAnsi"/>
          <w:color w:val="000000"/>
        </w:rPr>
        <w:t>dipimpin</w:t>
      </w:r>
      <w:proofErr w:type="spellEnd"/>
      <w:r w:rsidRPr="00DB25C4">
        <w:rPr>
          <w:rFonts w:cstheme="minorHAnsi"/>
          <w:color w:val="000000"/>
        </w:rPr>
        <w:t xml:space="preserve"> </w:t>
      </w:r>
      <w:proofErr w:type="spellStart"/>
      <w:r w:rsidRPr="00DB25C4">
        <w:rPr>
          <w:rFonts w:cstheme="minorHAnsi"/>
          <w:color w:val="000000"/>
        </w:rPr>
        <w:t>Kaprodi</w:t>
      </w:r>
      <w:proofErr w:type="spellEnd"/>
      <w:r w:rsidRPr="00DB25C4">
        <w:rPr>
          <w:rFonts w:cstheme="minorHAnsi"/>
          <w:color w:val="000000"/>
        </w:rPr>
        <w:t xml:space="preserve"> dan </w:t>
      </w:r>
      <w:proofErr w:type="spellStart"/>
      <w:r w:rsidRPr="00DB25C4">
        <w:rPr>
          <w:rFonts w:cstheme="minorHAnsi"/>
          <w:color w:val="000000"/>
        </w:rPr>
        <w:t>menghadirkan</w:t>
      </w:r>
      <w:proofErr w:type="spellEnd"/>
      <w:r w:rsidRPr="00DB25C4">
        <w:rPr>
          <w:rFonts w:cstheme="minorHAnsi"/>
          <w:color w:val="000000"/>
        </w:rPr>
        <w:t xml:space="preserve"> </w:t>
      </w:r>
      <w:proofErr w:type="spellStart"/>
      <w:r w:rsidRPr="00DB25C4">
        <w:rPr>
          <w:rFonts w:cstheme="minorHAnsi"/>
          <w:color w:val="000000"/>
        </w:rPr>
        <w:t>semua</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prodi</w:t>
      </w:r>
      <w:proofErr w:type="spellEnd"/>
      <w:r w:rsidRPr="00DB25C4">
        <w:rPr>
          <w:rFonts w:cstheme="minorHAnsi"/>
          <w:color w:val="000000"/>
        </w:rPr>
        <w:t xml:space="preserve"> </w:t>
      </w:r>
      <w:proofErr w:type="spellStart"/>
      <w:r w:rsidRPr="00DB25C4">
        <w:rPr>
          <w:rFonts w:cstheme="minorHAnsi"/>
          <w:color w:val="000000"/>
        </w:rPr>
        <w:t>tersebut</w:t>
      </w:r>
      <w:proofErr w:type="spellEnd"/>
      <w:r w:rsidRPr="00DB25C4">
        <w:rPr>
          <w:rFonts w:cstheme="minorHAnsi"/>
          <w:color w:val="000000"/>
        </w:rPr>
        <w:t xml:space="preserve">. </w:t>
      </w:r>
      <w:proofErr w:type="spellStart"/>
      <w:r w:rsidRPr="00DB25C4">
        <w:rPr>
          <w:rFonts w:cstheme="minorHAnsi"/>
          <w:color w:val="000000"/>
        </w:rPr>
        <w:t>Rencana</w:t>
      </w:r>
      <w:proofErr w:type="spellEnd"/>
      <w:r w:rsidRPr="00DB25C4">
        <w:rPr>
          <w:rFonts w:cstheme="minorHAnsi"/>
          <w:color w:val="000000"/>
        </w:rPr>
        <w:t xml:space="preserve"> </w:t>
      </w:r>
      <w:proofErr w:type="spellStart"/>
      <w:r w:rsidRPr="00DB25C4">
        <w:rPr>
          <w:rFonts w:cstheme="minorHAnsi"/>
          <w:color w:val="000000"/>
        </w:rPr>
        <w:t>Strategis</w:t>
      </w:r>
      <w:proofErr w:type="spellEnd"/>
      <w:r w:rsidRPr="00DB25C4">
        <w:rPr>
          <w:rFonts w:cstheme="minorHAnsi"/>
          <w:color w:val="000000"/>
        </w:rPr>
        <w:t xml:space="preserve"> </w:t>
      </w:r>
      <w:proofErr w:type="spellStart"/>
      <w:r w:rsidRPr="00DB25C4">
        <w:rPr>
          <w:rFonts w:cstheme="minorHAnsi"/>
          <w:color w:val="000000"/>
        </w:rPr>
        <w:t>itu</w:t>
      </w:r>
      <w:proofErr w:type="spellEnd"/>
      <w:r w:rsidRPr="00DB25C4">
        <w:rPr>
          <w:rFonts w:cstheme="minorHAnsi"/>
          <w:color w:val="000000"/>
        </w:rPr>
        <w:t xml:space="preserve"> juga </w:t>
      </w:r>
      <w:proofErr w:type="spellStart"/>
      <w:r w:rsidRPr="00DB25C4">
        <w:rPr>
          <w:rFonts w:cstheme="minorHAnsi"/>
          <w:color w:val="000000"/>
        </w:rPr>
        <w:t>disusun</w:t>
      </w:r>
      <w:proofErr w:type="spellEnd"/>
      <w:r w:rsidRPr="00DB25C4">
        <w:rPr>
          <w:rFonts w:cstheme="minorHAnsi"/>
          <w:color w:val="000000"/>
        </w:rPr>
        <w:t xml:space="preserve"> </w:t>
      </w:r>
      <w:proofErr w:type="spellStart"/>
      <w:r w:rsidRPr="00DB25C4">
        <w:rPr>
          <w:rFonts w:cstheme="minorHAnsi"/>
          <w:color w:val="000000"/>
        </w:rPr>
        <w:t>melibatkan</w:t>
      </w:r>
      <w:proofErr w:type="spellEnd"/>
      <w:r w:rsidRPr="00DB25C4">
        <w:rPr>
          <w:rFonts w:cstheme="minorHAnsi"/>
          <w:color w:val="000000"/>
        </w:rPr>
        <w:t xml:space="preserve"> </w:t>
      </w:r>
      <w:proofErr w:type="spellStart"/>
      <w:r w:rsidRPr="00DB25C4">
        <w:rPr>
          <w:rFonts w:cstheme="minorHAnsi"/>
          <w:color w:val="000000"/>
        </w:rPr>
        <w:t>masukan</w:t>
      </w:r>
      <w:proofErr w:type="spellEnd"/>
      <w:r w:rsidRPr="00DB25C4">
        <w:rPr>
          <w:rFonts w:cstheme="minorHAnsi"/>
          <w:color w:val="000000"/>
        </w:rPr>
        <w:t xml:space="preserve"> </w:t>
      </w:r>
      <w:r w:rsidRPr="00DB25C4">
        <w:rPr>
          <w:rFonts w:cstheme="minorHAnsi"/>
          <w:i/>
          <w:iCs/>
          <w:color w:val="000000"/>
        </w:rPr>
        <w:t>stakeholder</w:t>
      </w:r>
      <w:r w:rsidRPr="00DB25C4">
        <w:rPr>
          <w:rFonts w:cstheme="minorHAnsi"/>
          <w:color w:val="000000"/>
        </w:rPr>
        <w:t xml:space="preserve"> dan </w:t>
      </w:r>
      <w:proofErr w:type="spellStart"/>
      <w:r w:rsidRPr="00DB25C4">
        <w:rPr>
          <w:rFonts w:cstheme="minorHAnsi"/>
          <w:color w:val="000000"/>
        </w:rPr>
        <w:t>memperhatikan</w:t>
      </w:r>
      <w:proofErr w:type="spellEnd"/>
      <w:r w:rsidRPr="00DB25C4">
        <w:rPr>
          <w:rFonts w:cstheme="minorHAnsi"/>
          <w:color w:val="000000"/>
        </w:rPr>
        <w:t xml:space="preserve"> </w:t>
      </w:r>
      <w:proofErr w:type="spellStart"/>
      <w:r w:rsidRPr="00DB25C4">
        <w:rPr>
          <w:rFonts w:cstheme="minorHAnsi"/>
          <w:color w:val="000000"/>
        </w:rPr>
        <w:t>perolehan</w:t>
      </w:r>
      <w:proofErr w:type="spellEnd"/>
      <w:r w:rsidRPr="00DB25C4">
        <w:rPr>
          <w:rFonts w:cstheme="minorHAnsi"/>
          <w:color w:val="000000"/>
        </w:rPr>
        <w:t xml:space="preserve"> KPI </w:t>
      </w:r>
      <w:proofErr w:type="spellStart"/>
      <w:r w:rsidRPr="00DB25C4">
        <w:rPr>
          <w:rFonts w:cstheme="minorHAnsi"/>
          <w:color w:val="000000"/>
        </w:rPr>
        <w:t>tahun</w:t>
      </w:r>
      <w:proofErr w:type="spellEnd"/>
      <w:r w:rsidRPr="00DB25C4">
        <w:rPr>
          <w:rFonts w:cstheme="minorHAnsi"/>
          <w:color w:val="000000"/>
        </w:rPr>
        <w:t xml:space="preserve"> </w:t>
      </w:r>
      <w:proofErr w:type="spellStart"/>
      <w:r w:rsidRPr="00DB25C4">
        <w:rPr>
          <w:rFonts w:cstheme="minorHAnsi"/>
          <w:color w:val="000000"/>
        </w:rPr>
        <w:t>sebelumnya</w:t>
      </w:r>
      <w:proofErr w:type="spellEnd"/>
      <w:r w:rsidRPr="00DB25C4">
        <w:rPr>
          <w:rFonts w:cstheme="minorHAnsi"/>
          <w:color w:val="000000"/>
        </w:rPr>
        <w:t xml:space="preserve">. </w:t>
      </w:r>
      <w:proofErr w:type="spellStart"/>
      <w:r w:rsidRPr="00DB25C4">
        <w:rPr>
          <w:rFonts w:cstheme="minorHAnsi"/>
          <w:color w:val="000000"/>
        </w:rPr>
        <w:t>Komponen</w:t>
      </w:r>
      <w:proofErr w:type="spellEnd"/>
      <w:r w:rsidRPr="00DB25C4">
        <w:rPr>
          <w:rFonts w:cstheme="minorHAnsi"/>
          <w:color w:val="000000"/>
        </w:rPr>
        <w:t xml:space="preserve"> </w:t>
      </w:r>
      <w:proofErr w:type="spellStart"/>
      <w:r w:rsidRPr="00DB25C4">
        <w:rPr>
          <w:rFonts w:cstheme="minorHAnsi"/>
          <w:color w:val="000000"/>
        </w:rPr>
        <w:t>Rencana</w:t>
      </w:r>
      <w:proofErr w:type="spellEnd"/>
      <w:r w:rsidRPr="00DB25C4">
        <w:rPr>
          <w:rFonts w:cstheme="minorHAnsi"/>
          <w:color w:val="000000"/>
        </w:rPr>
        <w:t xml:space="preserve"> </w:t>
      </w:r>
      <w:proofErr w:type="spellStart"/>
      <w:r w:rsidRPr="00DB25C4">
        <w:rPr>
          <w:rFonts w:cstheme="minorHAnsi"/>
          <w:color w:val="000000"/>
        </w:rPr>
        <w:t>Strategis</w:t>
      </w:r>
      <w:proofErr w:type="spellEnd"/>
      <w:r w:rsidRPr="00DB25C4">
        <w:rPr>
          <w:rFonts w:cstheme="minorHAnsi"/>
          <w:color w:val="000000"/>
        </w:rPr>
        <w:t xml:space="preserve"> FBS </w:t>
      </w:r>
      <w:proofErr w:type="spellStart"/>
      <w:proofErr w:type="gramStart"/>
      <w:r w:rsidRPr="00DB25C4">
        <w:rPr>
          <w:rFonts w:cstheme="minorHAnsi"/>
          <w:color w:val="000000"/>
        </w:rPr>
        <w:t>berisi</w:t>
      </w:r>
      <w:proofErr w:type="spellEnd"/>
      <w:r w:rsidRPr="00DB25C4">
        <w:rPr>
          <w:rFonts w:cstheme="minorHAnsi"/>
          <w:color w:val="000000"/>
        </w:rPr>
        <w:t xml:space="preserve">  </w:t>
      </w:r>
      <w:proofErr w:type="spellStart"/>
      <w:r w:rsidRPr="00DB25C4">
        <w:rPr>
          <w:rFonts w:cstheme="minorHAnsi"/>
          <w:color w:val="000000"/>
        </w:rPr>
        <w:t>berbagai</w:t>
      </w:r>
      <w:proofErr w:type="spellEnd"/>
      <w:proofErr w:type="gramEnd"/>
      <w:r w:rsidRPr="00DB25C4">
        <w:rPr>
          <w:rFonts w:cstheme="minorHAnsi"/>
          <w:color w:val="000000"/>
        </w:rPr>
        <w:t xml:space="preserve">  </w:t>
      </w:r>
      <w:proofErr w:type="spellStart"/>
      <w:r w:rsidRPr="00DB25C4">
        <w:rPr>
          <w:rFonts w:cstheme="minorHAnsi"/>
          <w:color w:val="000000"/>
        </w:rPr>
        <w:t>perencanaan</w:t>
      </w:r>
      <w:proofErr w:type="spellEnd"/>
      <w:r w:rsidRPr="00DB25C4">
        <w:rPr>
          <w:rFonts w:cstheme="minorHAnsi"/>
          <w:color w:val="000000"/>
        </w:rPr>
        <w:t xml:space="preserve"> yang  </w:t>
      </w:r>
      <w:proofErr w:type="spellStart"/>
      <w:r w:rsidRPr="00DB25C4">
        <w:rPr>
          <w:rFonts w:cstheme="minorHAnsi"/>
          <w:color w:val="000000"/>
        </w:rPr>
        <w:t>berkaitan</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rencana</w:t>
      </w:r>
      <w:proofErr w:type="spellEnd"/>
      <w:r w:rsidRPr="00DB25C4">
        <w:rPr>
          <w:rFonts w:cstheme="minorHAnsi"/>
          <w:color w:val="000000"/>
        </w:rPr>
        <w:t xml:space="preserve"> </w:t>
      </w:r>
      <w:proofErr w:type="spellStart"/>
      <w:r w:rsidRPr="00DB25C4">
        <w:rPr>
          <w:rFonts w:cstheme="minorHAnsi"/>
          <w:color w:val="000000"/>
        </w:rPr>
        <w:t>pengembangan</w:t>
      </w:r>
      <w:proofErr w:type="spellEnd"/>
      <w:r w:rsidRPr="00DB25C4">
        <w:rPr>
          <w:rFonts w:cstheme="minorHAnsi"/>
          <w:color w:val="000000"/>
        </w:rPr>
        <w:t xml:space="preserve">  dan </w:t>
      </w:r>
      <w:proofErr w:type="spellStart"/>
      <w:r w:rsidRPr="00DB25C4">
        <w:rPr>
          <w:rFonts w:cstheme="minorHAnsi"/>
          <w:color w:val="000000"/>
        </w:rPr>
        <w:t>penguatan</w:t>
      </w:r>
      <w:proofErr w:type="spellEnd"/>
      <w:r w:rsidRPr="00DB25C4">
        <w:rPr>
          <w:rFonts w:cstheme="minorHAnsi"/>
          <w:color w:val="000000"/>
        </w:rPr>
        <w:t xml:space="preserve"> </w:t>
      </w:r>
      <w:proofErr w:type="spellStart"/>
      <w:r w:rsidRPr="00DB25C4">
        <w:rPr>
          <w:rFonts w:cstheme="minorHAnsi"/>
          <w:color w:val="000000"/>
        </w:rPr>
        <w:t>lembaga</w:t>
      </w:r>
      <w:proofErr w:type="spellEnd"/>
      <w:r w:rsidRPr="00DB25C4">
        <w:rPr>
          <w:rFonts w:cstheme="minorHAnsi"/>
          <w:color w:val="000000"/>
        </w:rPr>
        <w:t xml:space="preserve">,  </w:t>
      </w:r>
      <w:proofErr w:type="spellStart"/>
      <w:r w:rsidRPr="00DB25C4">
        <w:rPr>
          <w:rFonts w:cstheme="minorHAnsi"/>
          <w:color w:val="000000"/>
        </w:rPr>
        <w:t>termasuk</w:t>
      </w:r>
      <w:proofErr w:type="spellEnd"/>
      <w:r w:rsidRPr="00DB25C4">
        <w:rPr>
          <w:rFonts w:cstheme="minorHAnsi"/>
          <w:color w:val="000000"/>
        </w:rPr>
        <w:t xml:space="preserve">  </w:t>
      </w:r>
      <w:proofErr w:type="spellStart"/>
      <w:r w:rsidRPr="00DB25C4">
        <w:rPr>
          <w:rFonts w:cstheme="minorHAnsi"/>
          <w:color w:val="000000"/>
        </w:rPr>
        <w:t>Rencana</w:t>
      </w:r>
      <w:proofErr w:type="spellEnd"/>
      <w:r w:rsidRPr="00DB25C4">
        <w:rPr>
          <w:rFonts w:cstheme="minorHAnsi"/>
          <w:color w:val="000000"/>
        </w:rPr>
        <w:t xml:space="preserve">  </w:t>
      </w:r>
      <w:proofErr w:type="spellStart"/>
      <w:r w:rsidRPr="00DB25C4">
        <w:rPr>
          <w:rFonts w:cstheme="minorHAnsi"/>
          <w:color w:val="000000"/>
        </w:rPr>
        <w:t>Pengembangan</w:t>
      </w:r>
      <w:proofErr w:type="spellEnd"/>
      <w:r w:rsidRPr="00DB25C4">
        <w:rPr>
          <w:rFonts w:cstheme="minorHAnsi"/>
          <w:color w:val="000000"/>
        </w:rPr>
        <w:t xml:space="preserve"> </w:t>
      </w:r>
      <w:proofErr w:type="spellStart"/>
      <w:r w:rsidRPr="00DB25C4">
        <w:rPr>
          <w:rFonts w:cstheme="minorHAnsi"/>
          <w:color w:val="000000"/>
        </w:rPr>
        <w:t>Laboratorium</w:t>
      </w:r>
      <w:proofErr w:type="spellEnd"/>
      <w:r w:rsidRPr="00DB25C4">
        <w:rPr>
          <w:rFonts w:cstheme="minorHAnsi"/>
          <w:color w:val="000000"/>
        </w:rPr>
        <w:t xml:space="preserve">, yang </w:t>
      </w:r>
      <w:proofErr w:type="spellStart"/>
      <w:r w:rsidRPr="00DB25C4">
        <w:rPr>
          <w:rFonts w:cstheme="minorHAnsi"/>
          <w:color w:val="000000"/>
        </w:rPr>
        <w:t>diajukan</w:t>
      </w:r>
      <w:proofErr w:type="spellEnd"/>
      <w:r w:rsidRPr="00DB25C4">
        <w:rPr>
          <w:rFonts w:cstheme="minorHAnsi"/>
          <w:color w:val="000000"/>
        </w:rPr>
        <w:t xml:space="preserve"> </w:t>
      </w:r>
      <w:proofErr w:type="spellStart"/>
      <w:r w:rsidRPr="00DB25C4">
        <w:rPr>
          <w:rFonts w:cstheme="minorHAnsi"/>
          <w:color w:val="000000"/>
        </w:rPr>
        <w:t>ke</w:t>
      </w:r>
      <w:proofErr w:type="spellEnd"/>
      <w:r w:rsidRPr="00DB25C4">
        <w:rPr>
          <w:rFonts w:cstheme="minorHAnsi"/>
          <w:color w:val="000000"/>
        </w:rPr>
        <w:t xml:space="preserve"> UMC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dilakukan</w:t>
      </w:r>
      <w:proofErr w:type="spellEnd"/>
      <w:r w:rsidRPr="00DB25C4">
        <w:rPr>
          <w:rFonts w:cstheme="minorHAnsi"/>
          <w:color w:val="000000"/>
        </w:rPr>
        <w:t xml:space="preserve"> review </w:t>
      </w:r>
      <w:proofErr w:type="spellStart"/>
      <w:r w:rsidRPr="00DB25C4">
        <w:rPr>
          <w:rFonts w:cstheme="minorHAnsi"/>
          <w:color w:val="000000"/>
        </w:rPr>
        <w:t>berkaitan</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kelayakan</w:t>
      </w:r>
      <w:proofErr w:type="spellEnd"/>
      <w:r w:rsidRPr="00DB25C4">
        <w:rPr>
          <w:rFonts w:cstheme="minorHAnsi"/>
          <w:color w:val="000000"/>
        </w:rPr>
        <w:t xml:space="preserve">,  </w:t>
      </w:r>
      <w:proofErr w:type="spellStart"/>
      <w:r w:rsidRPr="00DB25C4">
        <w:rPr>
          <w:rFonts w:cstheme="minorHAnsi"/>
          <w:color w:val="000000"/>
        </w:rPr>
        <w:t>rasionalitas</w:t>
      </w:r>
      <w:proofErr w:type="spellEnd"/>
      <w:r w:rsidRPr="00DB25C4">
        <w:rPr>
          <w:rFonts w:cstheme="minorHAnsi"/>
          <w:color w:val="000000"/>
        </w:rPr>
        <w:t xml:space="preserve">  dan </w:t>
      </w:r>
      <w:proofErr w:type="spellStart"/>
      <w:r w:rsidRPr="00DB25C4">
        <w:rPr>
          <w:rFonts w:cstheme="minorHAnsi"/>
          <w:color w:val="000000"/>
        </w:rPr>
        <w:t>kemanfaatan</w:t>
      </w:r>
      <w:proofErr w:type="spellEnd"/>
      <w:r w:rsidRPr="00DB25C4">
        <w:rPr>
          <w:rFonts w:cstheme="minorHAnsi"/>
          <w:color w:val="000000"/>
        </w:rPr>
        <w:t xml:space="preserve">  </w:t>
      </w:r>
      <w:proofErr w:type="spellStart"/>
      <w:r w:rsidRPr="00DB25C4">
        <w:rPr>
          <w:rFonts w:cstheme="minorHAnsi"/>
          <w:color w:val="000000"/>
        </w:rPr>
        <w:t>setiap</w:t>
      </w:r>
      <w:proofErr w:type="spellEnd"/>
      <w:r w:rsidRPr="00DB25C4">
        <w:rPr>
          <w:rFonts w:cstheme="minorHAnsi"/>
          <w:color w:val="000000"/>
        </w:rPr>
        <w:t xml:space="preserve">  </w:t>
      </w:r>
      <w:proofErr w:type="spellStart"/>
      <w:r w:rsidRPr="00DB25C4">
        <w:rPr>
          <w:rFonts w:cstheme="minorHAnsi"/>
          <w:color w:val="000000"/>
        </w:rPr>
        <w:t>kegiatan</w:t>
      </w:r>
      <w:proofErr w:type="spellEnd"/>
      <w:r w:rsidRPr="00DB25C4">
        <w:rPr>
          <w:rFonts w:cstheme="minorHAnsi"/>
          <w:color w:val="000000"/>
        </w:rPr>
        <w:t xml:space="preserve"> yang </w:t>
      </w:r>
      <w:proofErr w:type="spellStart"/>
      <w:r w:rsidRPr="00DB25C4">
        <w:rPr>
          <w:rFonts w:cstheme="minorHAnsi"/>
          <w:color w:val="000000"/>
        </w:rPr>
        <w:t>direncanakan</w:t>
      </w:r>
      <w:proofErr w:type="spellEnd"/>
      <w:r w:rsidRPr="00DB25C4">
        <w:rPr>
          <w:rFonts w:cstheme="minorHAnsi"/>
          <w:color w:val="000000"/>
        </w:rPr>
        <w:t>.</w:t>
      </w:r>
    </w:p>
    <w:p w14:paraId="01BAC674"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755C02F0" w14:textId="10D269B1"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bidang</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w:t>
      </w:r>
      <w:proofErr w:type="spellStart"/>
      <w:r w:rsidRPr="00DB25C4">
        <w:rPr>
          <w:rFonts w:cstheme="minorHAnsi"/>
          <w:color w:val="000000" w:themeColor="text1"/>
        </w:rPr>
        <w:t>perencanaan</w:t>
      </w:r>
      <w:proofErr w:type="spellEnd"/>
      <w:r w:rsidRPr="00DB25C4">
        <w:rPr>
          <w:rFonts w:cstheme="minorHAnsi"/>
          <w:color w:val="000000" w:themeColor="text1"/>
        </w:rPr>
        <w:t xml:space="preserve"> juga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rapat</w:t>
      </w:r>
      <w:proofErr w:type="spellEnd"/>
      <w:r w:rsidRPr="00DB25C4">
        <w:rPr>
          <w:rFonts w:cstheme="minorHAnsi"/>
          <w:color w:val="000000" w:themeColor="text1"/>
        </w:rPr>
        <w:t xml:space="preserve"> </w:t>
      </w:r>
      <w:proofErr w:type="spellStart"/>
      <w:r w:rsidRPr="00DB25C4">
        <w:rPr>
          <w:rFonts w:cstheme="minorHAnsi"/>
          <w:color w:val="000000" w:themeColor="text1"/>
        </w:rPr>
        <w:t>koordinasi</w:t>
      </w:r>
      <w:proofErr w:type="spellEnd"/>
      <w:r w:rsidRPr="00DB25C4">
        <w:rPr>
          <w:rFonts w:cstheme="minorHAnsi"/>
          <w:color w:val="000000" w:themeColor="text1"/>
        </w:rPr>
        <w:t xml:space="preserve"> </w:t>
      </w:r>
      <w:proofErr w:type="spellStart"/>
      <w:r w:rsidRPr="00DB25C4">
        <w:rPr>
          <w:rFonts w:cstheme="minorHAnsi"/>
          <w:color w:val="000000" w:themeColor="text1"/>
        </w:rPr>
        <w:t>awal</w:t>
      </w:r>
      <w:proofErr w:type="spellEnd"/>
      <w:r w:rsidRPr="00DB25C4">
        <w:rPr>
          <w:rFonts w:cstheme="minorHAnsi"/>
          <w:color w:val="000000" w:themeColor="text1"/>
        </w:rPr>
        <w:t xml:space="preserve"> semester di </w:t>
      </w:r>
      <w:proofErr w:type="spellStart"/>
      <w:r w:rsidRPr="00DB25C4">
        <w:rPr>
          <w:rFonts w:cstheme="minorHAnsi"/>
          <w:color w:val="000000" w:themeColor="text1"/>
        </w:rPr>
        <w:t>tingkat</w:t>
      </w:r>
      <w:proofErr w:type="spellEnd"/>
      <w:r w:rsidRPr="00DB25C4">
        <w:rPr>
          <w:rFonts w:cstheme="minorHAnsi"/>
          <w:color w:val="000000" w:themeColor="text1"/>
        </w:rPr>
        <w:t xml:space="preserve"> FBS UMC </w:t>
      </w:r>
      <w:proofErr w:type="spellStart"/>
      <w:r w:rsidRPr="00DB25C4">
        <w:rPr>
          <w:rFonts w:cstheme="minorHAnsi"/>
          <w:color w:val="000000" w:themeColor="text1"/>
        </w:rPr>
        <w:t>terkait</w:t>
      </w:r>
      <w:proofErr w:type="spellEnd"/>
      <w:r w:rsidRPr="00DB25C4">
        <w:rPr>
          <w:rFonts w:cstheme="minorHAnsi"/>
          <w:color w:val="000000" w:themeColor="text1"/>
        </w:rPr>
        <w:t xml:space="preserve"> </w:t>
      </w:r>
      <w:proofErr w:type="spellStart"/>
      <w:r w:rsidRPr="00DB25C4">
        <w:rPr>
          <w:rFonts w:cstheme="minorHAnsi"/>
          <w:color w:val="000000" w:themeColor="text1"/>
        </w:rPr>
        <w:t>jadwal</w:t>
      </w:r>
      <w:proofErr w:type="spellEnd"/>
      <w:r w:rsidRPr="00DB25C4">
        <w:rPr>
          <w:rFonts w:cstheme="minorHAnsi"/>
          <w:color w:val="000000" w:themeColor="text1"/>
        </w:rPr>
        <w:t xml:space="preserve"> </w:t>
      </w:r>
      <w:proofErr w:type="spellStart"/>
      <w:r w:rsidRPr="00DB25C4">
        <w:rPr>
          <w:rFonts w:cstheme="minorHAnsi"/>
          <w:color w:val="000000" w:themeColor="text1"/>
        </w:rPr>
        <w:t>penggunaan</w:t>
      </w:r>
      <w:proofErr w:type="spellEnd"/>
      <w:r w:rsidRPr="00DB25C4">
        <w:rPr>
          <w:rFonts w:cstheme="minorHAnsi"/>
          <w:color w:val="000000" w:themeColor="text1"/>
        </w:rPr>
        <w:t xml:space="preserve"> </w:t>
      </w:r>
      <w:proofErr w:type="spellStart"/>
      <w:r w:rsidRPr="00DB25C4">
        <w:rPr>
          <w:rFonts w:cstheme="minorHAnsi"/>
          <w:color w:val="000000" w:themeColor="text1"/>
        </w:rPr>
        <w:t>ruangan</w:t>
      </w:r>
      <w:proofErr w:type="spellEnd"/>
      <w:r w:rsidRPr="00DB25C4">
        <w:rPr>
          <w:rFonts w:cstheme="minorHAnsi"/>
          <w:color w:val="000000" w:themeColor="text1"/>
        </w:rPr>
        <w:t xml:space="preserve"> dan </w:t>
      </w:r>
      <w:proofErr w:type="spellStart"/>
      <w:r w:rsidRPr="00DB25C4">
        <w:rPr>
          <w:rFonts w:cstheme="minorHAnsi"/>
          <w:color w:val="000000" w:themeColor="text1"/>
        </w:rPr>
        <w:t>laboratorium</w:t>
      </w:r>
      <w:proofErr w:type="spellEnd"/>
      <w:r w:rsidRPr="00DB25C4">
        <w:rPr>
          <w:rFonts w:cstheme="minorHAnsi"/>
          <w:color w:val="000000" w:themeColor="text1"/>
        </w:rPr>
        <w:t xml:space="preserve">. </w:t>
      </w:r>
      <w:proofErr w:type="spellStart"/>
      <w:r w:rsidRPr="00DB25C4">
        <w:rPr>
          <w:rFonts w:cstheme="minorHAnsi"/>
          <w:color w:val="000000" w:themeColor="text1"/>
        </w:rPr>
        <w:t>Selain</w:t>
      </w:r>
      <w:proofErr w:type="spellEnd"/>
      <w:r w:rsidRPr="00DB25C4">
        <w:rPr>
          <w:rFonts w:cstheme="minorHAnsi"/>
          <w:color w:val="000000" w:themeColor="text1"/>
        </w:rPr>
        <w:t xml:space="preserve"> </w:t>
      </w:r>
      <w:proofErr w:type="spellStart"/>
      <w:r w:rsidRPr="00DB25C4">
        <w:rPr>
          <w:rFonts w:cstheme="minorHAnsi"/>
          <w:color w:val="000000" w:themeColor="text1"/>
        </w:rPr>
        <w:t>itu</w:t>
      </w:r>
      <w:proofErr w:type="spellEnd"/>
      <w:r w:rsidRPr="00DB25C4">
        <w:rPr>
          <w:rFonts w:cstheme="minorHAnsi"/>
          <w:color w:val="000000" w:themeColor="text1"/>
        </w:rPr>
        <w:t xml:space="preserve">, </w:t>
      </w:r>
      <w:proofErr w:type="spellStart"/>
      <w:r w:rsidRPr="00DB25C4">
        <w:rPr>
          <w:rFonts w:cstheme="minorHAnsi"/>
          <w:color w:val="000000" w:themeColor="text1"/>
        </w:rPr>
        <w:t>berdasarkan</w:t>
      </w:r>
      <w:proofErr w:type="spellEnd"/>
      <w:r w:rsidRPr="00DB25C4">
        <w:rPr>
          <w:rFonts w:cstheme="minorHAnsi"/>
          <w:color w:val="000000" w:themeColor="text1"/>
        </w:rPr>
        <w:t xml:space="preserve"> </w:t>
      </w:r>
      <w:proofErr w:type="spellStart"/>
      <w:proofErr w:type="gramStart"/>
      <w:r w:rsidRPr="00DB25C4">
        <w:rPr>
          <w:rFonts w:cstheme="minorHAnsi"/>
          <w:b/>
          <w:bCs/>
          <w:color w:val="000000" w:themeColor="text1"/>
        </w:rPr>
        <w:t>Standar</w:t>
      </w:r>
      <w:proofErr w:type="spellEnd"/>
      <w:r w:rsidRPr="00DB25C4">
        <w:rPr>
          <w:rFonts w:cstheme="minorHAnsi"/>
          <w:color w:val="000000" w:themeColor="text1"/>
        </w:rPr>
        <w:t xml:space="preserve">  </w:t>
      </w:r>
      <w:proofErr w:type="spellStart"/>
      <w:r w:rsidRPr="00DB25C4">
        <w:rPr>
          <w:rFonts w:cstheme="minorHAnsi"/>
          <w:b/>
          <w:bCs/>
          <w:color w:val="000000" w:themeColor="text1"/>
        </w:rPr>
        <w:t>Mutu</w:t>
      </w:r>
      <w:proofErr w:type="spellEnd"/>
      <w:proofErr w:type="gramEnd"/>
      <w:r w:rsidRPr="00DB25C4">
        <w:rPr>
          <w:rFonts w:cstheme="minorHAnsi"/>
          <w:b/>
          <w:bCs/>
          <w:color w:val="000000" w:themeColor="text1"/>
        </w:rPr>
        <w:t xml:space="preserve">  Pendidikan, </w:t>
      </w:r>
      <w:proofErr w:type="spellStart"/>
      <w:r w:rsidRPr="00DB25C4">
        <w:rPr>
          <w:rFonts w:cstheme="minorHAnsi"/>
          <w:b/>
          <w:bCs/>
          <w:color w:val="000000" w:themeColor="text1"/>
        </w:rPr>
        <w:t>perencanaan</w:t>
      </w:r>
      <w:proofErr w:type="spellEnd"/>
      <w:r w:rsidRPr="00DB25C4">
        <w:rPr>
          <w:rFonts w:cstheme="minorHAnsi"/>
          <w:b/>
          <w:bCs/>
          <w:color w:val="000000" w:themeColor="text1"/>
        </w:rPr>
        <w:t xml:space="preserve">  di  </w:t>
      </w:r>
      <w:proofErr w:type="spellStart"/>
      <w:r w:rsidRPr="00DB25C4">
        <w:rPr>
          <w:rFonts w:cstheme="minorHAnsi"/>
          <w:b/>
          <w:bCs/>
          <w:color w:val="000000" w:themeColor="text1"/>
        </w:rPr>
        <w:t>bidang</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akademik</w:t>
      </w:r>
      <w:proofErr w:type="spellEnd"/>
      <w:r w:rsidRPr="00DB25C4">
        <w:rPr>
          <w:rFonts w:cstheme="minorHAnsi"/>
          <w:color w:val="000000" w:themeColor="text1"/>
        </w:rPr>
        <w:t xml:space="preserve"> </w:t>
      </w:r>
      <w:proofErr w:type="spellStart"/>
      <w:r w:rsidRPr="00DB25C4">
        <w:rPr>
          <w:rFonts w:cstheme="minorHAnsi"/>
          <w:color w:val="000000" w:themeColor="text1"/>
        </w:rPr>
        <w:t>dilaksanakan</w:t>
      </w:r>
      <w:proofErr w:type="spellEnd"/>
      <w:r w:rsidRPr="00DB25C4">
        <w:rPr>
          <w:rFonts w:cstheme="minorHAnsi"/>
          <w:color w:val="000000" w:themeColor="text1"/>
        </w:rPr>
        <w:t xml:space="preserve">  di  </w:t>
      </w:r>
      <w:proofErr w:type="spellStart"/>
      <w:r w:rsidRPr="00DB25C4">
        <w:rPr>
          <w:rFonts w:cstheme="minorHAnsi"/>
          <w:color w:val="000000" w:themeColor="text1"/>
        </w:rPr>
        <w:t>awal</w:t>
      </w:r>
      <w:proofErr w:type="spellEnd"/>
      <w:r w:rsidRPr="00DB25C4">
        <w:rPr>
          <w:rFonts w:cstheme="minorHAnsi"/>
          <w:color w:val="000000" w:themeColor="text1"/>
        </w:rPr>
        <w:t xml:space="preserve"> semester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rapat</w:t>
      </w:r>
      <w:proofErr w:type="spellEnd"/>
      <w:r w:rsidRPr="00DB25C4">
        <w:rPr>
          <w:rFonts w:cstheme="minorHAnsi"/>
          <w:color w:val="000000" w:themeColor="text1"/>
        </w:rPr>
        <w:t xml:space="preserve">  </w:t>
      </w:r>
      <w:proofErr w:type="spellStart"/>
      <w:r w:rsidRPr="00DB25C4">
        <w:rPr>
          <w:rFonts w:cstheme="minorHAnsi"/>
          <w:color w:val="000000" w:themeColor="text1"/>
        </w:rPr>
        <w:t>rutin</w:t>
      </w:r>
      <w:proofErr w:type="spellEnd"/>
      <w:r w:rsidRPr="00DB25C4">
        <w:rPr>
          <w:rFonts w:cstheme="minorHAnsi"/>
          <w:color w:val="000000" w:themeColor="text1"/>
        </w:rPr>
        <w:t xml:space="preserve">  yang  </w:t>
      </w:r>
      <w:proofErr w:type="spellStart"/>
      <w:r w:rsidRPr="00DB25C4">
        <w:rPr>
          <w:rFonts w:cstheme="minorHAnsi"/>
          <w:color w:val="000000" w:themeColor="text1"/>
        </w:rPr>
        <w:t>dihadiri</w:t>
      </w:r>
      <w:proofErr w:type="spellEnd"/>
      <w:r w:rsidRPr="00DB25C4">
        <w:rPr>
          <w:rFonts w:cstheme="minorHAnsi"/>
          <w:color w:val="000000" w:themeColor="text1"/>
        </w:rPr>
        <w:t xml:space="preserve">  oleh </w:t>
      </w:r>
      <w:proofErr w:type="spellStart"/>
      <w:r w:rsidRPr="00DB25C4">
        <w:rPr>
          <w:rFonts w:cstheme="minorHAnsi"/>
          <w:color w:val="000000" w:themeColor="text1"/>
        </w:rPr>
        <w:t>semua</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prodi</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rapat</w:t>
      </w:r>
      <w:proofErr w:type="spellEnd"/>
      <w:r w:rsidRPr="00DB25C4">
        <w:rPr>
          <w:rFonts w:cstheme="minorHAnsi"/>
          <w:color w:val="000000" w:themeColor="text1"/>
        </w:rPr>
        <w:t xml:space="preserve"> </w:t>
      </w:r>
      <w:proofErr w:type="spellStart"/>
      <w:r w:rsidRPr="00DB25C4">
        <w:rPr>
          <w:rFonts w:cstheme="minorHAnsi"/>
          <w:color w:val="000000" w:themeColor="text1"/>
        </w:rPr>
        <w:t>ini</w:t>
      </w:r>
      <w:proofErr w:type="spellEnd"/>
      <w:r w:rsidRPr="00DB25C4">
        <w:rPr>
          <w:rFonts w:cstheme="minorHAnsi"/>
          <w:color w:val="000000" w:themeColor="text1"/>
        </w:rPr>
        <w:t xml:space="preserve"> </w:t>
      </w:r>
      <w:proofErr w:type="spellStart"/>
      <w:r w:rsidRPr="00DB25C4">
        <w:rPr>
          <w:rFonts w:cstheme="minorHAnsi"/>
          <w:color w:val="000000" w:themeColor="text1"/>
        </w:rPr>
        <w:t>dibahas</w:t>
      </w:r>
      <w:proofErr w:type="spellEnd"/>
      <w:r w:rsidRPr="00DB25C4">
        <w:rPr>
          <w:rFonts w:cstheme="minorHAnsi"/>
          <w:color w:val="000000" w:themeColor="text1"/>
        </w:rPr>
        <w:t xml:space="preserve">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sebaran</w:t>
      </w:r>
      <w:proofErr w:type="spellEnd"/>
      <w:r w:rsidRPr="00DB25C4">
        <w:rPr>
          <w:rFonts w:cstheme="minorHAnsi"/>
          <w:color w:val="000000" w:themeColor="text1"/>
        </w:rPr>
        <w:t xml:space="preserve"> </w:t>
      </w:r>
      <w:proofErr w:type="spellStart"/>
      <w:r w:rsidRPr="00DB25C4">
        <w:rPr>
          <w:rFonts w:cstheme="minorHAnsi"/>
          <w:color w:val="000000" w:themeColor="text1"/>
        </w:rPr>
        <w:t>mata</w:t>
      </w:r>
      <w:proofErr w:type="spellEnd"/>
      <w:r w:rsidRPr="00DB25C4">
        <w:rPr>
          <w:rFonts w:cstheme="minorHAnsi"/>
          <w:color w:val="000000" w:themeColor="text1"/>
        </w:rPr>
        <w:t xml:space="preserve"> </w:t>
      </w:r>
      <w:proofErr w:type="spellStart"/>
      <w:r w:rsidRPr="00DB25C4">
        <w:rPr>
          <w:rFonts w:cstheme="minorHAnsi"/>
          <w:color w:val="000000" w:themeColor="text1"/>
        </w:rPr>
        <w:t>kuliah</w:t>
      </w:r>
      <w:proofErr w:type="spellEnd"/>
      <w:r w:rsidRPr="00DB25C4">
        <w:rPr>
          <w:rFonts w:cstheme="minorHAnsi"/>
          <w:color w:val="000000" w:themeColor="text1"/>
        </w:rPr>
        <w:t xml:space="preserve">, </w:t>
      </w:r>
      <w:proofErr w:type="spellStart"/>
      <w:r w:rsidRPr="00DB25C4">
        <w:rPr>
          <w:rFonts w:cstheme="minorHAnsi"/>
          <w:color w:val="000000" w:themeColor="text1"/>
        </w:rPr>
        <w:t>penentuan</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pengampu</w:t>
      </w:r>
      <w:proofErr w:type="spellEnd"/>
      <w:r w:rsidRPr="00DB25C4">
        <w:rPr>
          <w:rFonts w:cstheme="minorHAnsi"/>
          <w:color w:val="000000" w:themeColor="text1"/>
        </w:rPr>
        <w:t xml:space="preserve">, juga </w:t>
      </w:r>
      <w:proofErr w:type="spellStart"/>
      <w:r w:rsidRPr="00DB25C4">
        <w:rPr>
          <w:rFonts w:cstheme="minorHAnsi"/>
          <w:color w:val="000000" w:themeColor="text1"/>
        </w:rPr>
        <w:t>jadwal</w:t>
      </w:r>
      <w:proofErr w:type="spellEnd"/>
      <w:r w:rsidRPr="00DB25C4">
        <w:rPr>
          <w:rFonts w:cstheme="minorHAnsi"/>
          <w:color w:val="000000" w:themeColor="text1"/>
        </w:rPr>
        <w:t xml:space="preserve"> </w:t>
      </w:r>
      <w:proofErr w:type="spellStart"/>
      <w:r w:rsidRPr="00DB25C4">
        <w:rPr>
          <w:rFonts w:cstheme="minorHAnsi"/>
          <w:color w:val="000000" w:themeColor="text1"/>
        </w:rPr>
        <w:t>perkuliahan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melakukan</w:t>
      </w:r>
      <w:proofErr w:type="spellEnd"/>
      <w:r w:rsidRPr="00DB25C4">
        <w:rPr>
          <w:rFonts w:cstheme="minorHAnsi"/>
          <w:color w:val="000000" w:themeColor="text1"/>
        </w:rPr>
        <w:t xml:space="preserve"> </w:t>
      </w:r>
      <w:proofErr w:type="spellStart"/>
      <w:r w:rsidRPr="00DB25C4">
        <w:rPr>
          <w:rFonts w:cstheme="minorHAnsi"/>
          <w:color w:val="000000" w:themeColor="text1"/>
        </w:rPr>
        <w:t>pengisian</w:t>
      </w:r>
      <w:proofErr w:type="spellEnd"/>
      <w:r w:rsidRPr="00DB25C4">
        <w:rPr>
          <w:rFonts w:cstheme="minorHAnsi"/>
          <w:color w:val="000000" w:themeColor="text1"/>
        </w:rPr>
        <w:t xml:space="preserve"> </w:t>
      </w:r>
      <w:proofErr w:type="spellStart"/>
      <w:r w:rsidRPr="00DB25C4">
        <w:rPr>
          <w:rFonts w:cstheme="minorHAnsi"/>
          <w:color w:val="000000" w:themeColor="text1"/>
        </w:rPr>
        <w:t>Rencana</w:t>
      </w:r>
      <w:proofErr w:type="spellEnd"/>
      <w:r w:rsidRPr="00DB25C4">
        <w:rPr>
          <w:rFonts w:cstheme="minorHAnsi"/>
          <w:color w:val="000000" w:themeColor="text1"/>
        </w:rPr>
        <w:t xml:space="preserve">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secara</w:t>
      </w:r>
      <w:proofErr w:type="spellEnd"/>
      <w:r w:rsidRPr="00DB25C4">
        <w:rPr>
          <w:rFonts w:cstheme="minorHAnsi"/>
          <w:color w:val="000000" w:themeColor="text1"/>
        </w:rPr>
        <w:t xml:space="preserve"> online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hyperlink r:id="rId39" w:history="1">
        <w:r w:rsidRPr="00DB25C4">
          <w:rPr>
            <w:rStyle w:val="Hyperlink"/>
            <w:rFonts w:cstheme="minorHAnsi"/>
          </w:rPr>
          <w:t>mahasiswa.machung.ac.id</w:t>
        </w:r>
      </w:hyperlink>
      <w:r w:rsidRPr="00DB25C4">
        <w:rPr>
          <w:rFonts w:cstheme="minorHAnsi"/>
        </w:rPr>
        <w:t>.</w:t>
      </w:r>
    </w:p>
    <w:p w14:paraId="65E9B73C"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522767EA" w14:textId="77777777" w:rsidR="00EE2EA9" w:rsidRPr="00DB25C4" w:rsidRDefault="00EE2EA9" w:rsidP="00687314">
      <w:pPr>
        <w:autoSpaceDE w:val="0"/>
        <w:autoSpaceDN w:val="0"/>
        <w:adjustRightInd w:val="0"/>
        <w:spacing w:after="0" w:line="240" w:lineRule="auto"/>
        <w:jc w:val="both"/>
        <w:rPr>
          <w:rFonts w:cstheme="minorHAnsi"/>
        </w:rPr>
      </w:pPr>
      <w:r w:rsidRPr="00DB25C4">
        <w:rPr>
          <w:rFonts w:cstheme="minorHAnsi"/>
          <w:b/>
          <w:bCs/>
          <w:color w:val="000000"/>
        </w:rPr>
        <w:t xml:space="preserve">2. </w:t>
      </w:r>
      <w:proofErr w:type="spellStart"/>
      <w:r w:rsidRPr="00DB25C4">
        <w:rPr>
          <w:rFonts w:cstheme="minorHAnsi"/>
          <w:b/>
          <w:bCs/>
          <w:color w:val="000000"/>
        </w:rPr>
        <w:t>Pengorganisasian</w:t>
      </w:r>
      <w:proofErr w:type="spellEnd"/>
      <w:r w:rsidRPr="00DB25C4">
        <w:rPr>
          <w:rFonts w:cstheme="minorHAnsi"/>
          <w:b/>
          <w:bCs/>
          <w:color w:val="000000"/>
        </w:rPr>
        <w:t xml:space="preserve"> </w:t>
      </w:r>
    </w:p>
    <w:p w14:paraId="4CCA6428"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mewujudkan</w:t>
      </w:r>
      <w:proofErr w:type="spellEnd"/>
      <w:r w:rsidRPr="00DB25C4">
        <w:rPr>
          <w:rFonts w:cstheme="minorHAnsi"/>
          <w:color w:val="000000"/>
        </w:rPr>
        <w:t xml:space="preserve"> </w:t>
      </w:r>
      <w:proofErr w:type="spellStart"/>
      <w:r w:rsidRPr="00DB25C4">
        <w:rPr>
          <w:rFonts w:cstheme="minorHAnsi"/>
          <w:color w:val="000000"/>
        </w:rPr>
        <w:t>keefektifan</w:t>
      </w:r>
      <w:proofErr w:type="spellEnd"/>
      <w:r w:rsidRPr="00DB25C4">
        <w:rPr>
          <w:rFonts w:cstheme="minorHAnsi"/>
          <w:color w:val="000000"/>
        </w:rPr>
        <w:t xml:space="preserve"> tata </w:t>
      </w:r>
      <w:proofErr w:type="spellStart"/>
      <w:r w:rsidRPr="00DB25C4">
        <w:rPr>
          <w:rFonts w:cstheme="minorHAnsi"/>
          <w:color w:val="000000"/>
        </w:rPr>
        <w:t>kelola</w:t>
      </w:r>
      <w:proofErr w:type="spellEnd"/>
      <w:r w:rsidRPr="00DB25C4">
        <w:rPr>
          <w:rFonts w:cstheme="minorHAnsi"/>
          <w:color w:val="000000"/>
        </w:rPr>
        <w:t xml:space="preserve"> di </w:t>
      </w:r>
      <w:proofErr w:type="spellStart"/>
      <w:r w:rsidRPr="00DB25C4">
        <w:rPr>
          <w:rFonts w:cstheme="minorHAnsi"/>
          <w:color w:val="000000"/>
        </w:rPr>
        <w:t>lingkungan</w:t>
      </w:r>
      <w:proofErr w:type="spellEnd"/>
      <w:r w:rsidRPr="00DB25C4">
        <w:rPr>
          <w:rFonts w:cstheme="minorHAnsi"/>
          <w:color w:val="000000"/>
        </w:rPr>
        <w:t xml:space="preserve"> FBS UMC,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dibantu</w:t>
      </w:r>
      <w:proofErr w:type="spellEnd"/>
      <w:r w:rsidRPr="00DB25C4">
        <w:rPr>
          <w:rFonts w:cstheme="minorHAnsi"/>
          <w:color w:val="000000"/>
        </w:rPr>
        <w:t xml:space="preserve"> unit-unit</w:t>
      </w:r>
      <w:r w:rsidRPr="00DB25C4">
        <w:rPr>
          <w:rFonts w:cstheme="minorHAnsi"/>
        </w:rPr>
        <w:t xml:space="preserve"> </w:t>
      </w:r>
      <w:proofErr w:type="spellStart"/>
      <w:r w:rsidRPr="00DB25C4">
        <w:rPr>
          <w:rFonts w:cstheme="minorHAnsi"/>
          <w:color w:val="000000"/>
        </w:rPr>
        <w:t>terkait</w:t>
      </w:r>
      <w:proofErr w:type="spellEnd"/>
      <w:r w:rsidRPr="00DB25C4">
        <w:rPr>
          <w:rFonts w:cstheme="minorHAnsi"/>
          <w:color w:val="000000"/>
        </w:rPr>
        <w:t xml:space="preserve">, </w:t>
      </w:r>
      <w:proofErr w:type="spellStart"/>
      <w:r w:rsidRPr="00DB25C4">
        <w:rPr>
          <w:rFonts w:cstheme="minorHAnsi"/>
          <w:color w:val="000000"/>
        </w:rPr>
        <w:t>baik</w:t>
      </w:r>
      <w:proofErr w:type="spellEnd"/>
      <w:r w:rsidRPr="00DB25C4">
        <w:rPr>
          <w:rFonts w:cstheme="minorHAnsi"/>
          <w:color w:val="000000"/>
        </w:rPr>
        <w:t xml:space="preserve"> internal </w:t>
      </w:r>
      <w:proofErr w:type="spellStart"/>
      <w:r w:rsidRPr="00DB25C4">
        <w:rPr>
          <w:rFonts w:cstheme="minorHAnsi"/>
          <w:color w:val="000000"/>
        </w:rPr>
        <w:t>maupun</w:t>
      </w:r>
      <w:proofErr w:type="spellEnd"/>
      <w:r w:rsidRPr="00DB25C4">
        <w:rPr>
          <w:rFonts w:cstheme="minorHAnsi"/>
          <w:color w:val="000000"/>
        </w:rPr>
        <w:t xml:space="preserve"> </w:t>
      </w:r>
      <w:proofErr w:type="spellStart"/>
      <w:r w:rsidRPr="00DB25C4">
        <w:rPr>
          <w:rFonts w:cstheme="minorHAnsi"/>
          <w:color w:val="000000"/>
        </w:rPr>
        <w:t>eksternal</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mendukung</w:t>
      </w:r>
      <w:proofErr w:type="spellEnd"/>
      <w:r w:rsidRPr="00DB25C4">
        <w:rPr>
          <w:rFonts w:cstheme="minorHAnsi"/>
          <w:color w:val="000000"/>
        </w:rPr>
        <w:t xml:space="preserve"> </w:t>
      </w:r>
      <w:proofErr w:type="spellStart"/>
      <w:r w:rsidRPr="00DB25C4">
        <w:rPr>
          <w:rFonts w:cstheme="minorHAnsi"/>
          <w:color w:val="000000"/>
        </w:rPr>
        <w:t>pelaksanaan</w:t>
      </w:r>
      <w:proofErr w:type="spellEnd"/>
      <w:r w:rsidRPr="00DB25C4">
        <w:rPr>
          <w:rFonts w:cstheme="minorHAnsi"/>
          <w:color w:val="000000"/>
        </w:rPr>
        <w:t xml:space="preserve"> </w:t>
      </w:r>
      <w:proofErr w:type="spellStart"/>
      <w:r w:rsidRPr="00DB25C4">
        <w:rPr>
          <w:rFonts w:cstheme="minorHAnsi"/>
          <w:color w:val="000000"/>
        </w:rPr>
        <w:t>aktivitas</w:t>
      </w:r>
      <w:proofErr w:type="spellEnd"/>
      <w:r w:rsidRPr="00DB25C4">
        <w:rPr>
          <w:rFonts w:cstheme="minorHAnsi"/>
          <w:color w:val="000000"/>
        </w:rPr>
        <w:t xml:space="preserve"> Tri Dharma PT.</w:t>
      </w:r>
      <w:r w:rsidRPr="00DB25C4">
        <w:rPr>
          <w:rFonts w:cstheme="minorHAnsi"/>
        </w:rPr>
        <w:t xml:space="preserve">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berkoordinasi</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kaprodi</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mengorganisir</w:t>
      </w:r>
      <w:proofErr w:type="spellEnd"/>
      <w:r w:rsidRPr="00DB25C4">
        <w:rPr>
          <w:rFonts w:cstheme="minorHAnsi"/>
          <w:color w:val="000000"/>
        </w:rPr>
        <w:t xml:space="preserve"> </w:t>
      </w:r>
      <w:proofErr w:type="spellStart"/>
      <w:r w:rsidRPr="00DB25C4">
        <w:rPr>
          <w:rFonts w:cstheme="minorHAnsi"/>
          <w:color w:val="000000"/>
        </w:rPr>
        <w:t>pelaksanaan</w:t>
      </w:r>
      <w:proofErr w:type="spellEnd"/>
      <w:r w:rsidRPr="00DB25C4">
        <w:rPr>
          <w:rFonts w:cstheme="minorHAnsi"/>
          <w:color w:val="000000"/>
        </w:rPr>
        <w:t xml:space="preserve"> </w:t>
      </w:r>
      <w:proofErr w:type="spellStart"/>
      <w:r w:rsidRPr="00DB25C4">
        <w:rPr>
          <w:rFonts w:cstheme="minorHAnsi"/>
          <w:color w:val="000000"/>
        </w:rPr>
        <w:t>kegiatan</w:t>
      </w:r>
      <w:proofErr w:type="spellEnd"/>
      <w:r w:rsidRPr="00DB25C4">
        <w:rPr>
          <w:rFonts w:cstheme="minorHAnsi"/>
          <w:color w:val="000000"/>
        </w:rPr>
        <w:t xml:space="preserve"> </w:t>
      </w:r>
      <w:proofErr w:type="spellStart"/>
      <w:r w:rsidRPr="00DB25C4">
        <w:rPr>
          <w:rFonts w:cstheme="minorHAnsi"/>
          <w:color w:val="000000"/>
        </w:rPr>
        <w:t>Renstra</w:t>
      </w:r>
      <w:proofErr w:type="spellEnd"/>
      <w:r w:rsidRPr="00DB25C4">
        <w:rPr>
          <w:rFonts w:cstheme="minorHAnsi"/>
          <w:color w:val="000000"/>
        </w:rPr>
        <w:t xml:space="preserve"> FBS dan </w:t>
      </w:r>
      <w:proofErr w:type="spellStart"/>
      <w:r w:rsidRPr="00DB25C4">
        <w:rPr>
          <w:rFonts w:cstheme="minorHAnsi"/>
          <w:color w:val="000000"/>
        </w:rPr>
        <w:t>Renstra</w:t>
      </w:r>
      <w:proofErr w:type="spellEnd"/>
      <w:r w:rsidRPr="00DB25C4">
        <w:rPr>
          <w:rFonts w:cstheme="minorHAnsi"/>
          <w:color w:val="000000"/>
        </w:rPr>
        <w:t xml:space="preserve"> Prodi </w:t>
      </w:r>
      <w:proofErr w:type="spellStart"/>
      <w:r w:rsidRPr="00DB25C4">
        <w:rPr>
          <w:rFonts w:cstheme="minorHAnsi"/>
          <w:color w:val="000000"/>
        </w:rPr>
        <w:t>serta</w:t>
      </w:r>
      <w:proofErr w:type="spellEnd"/>
      <w:r w:rsidRPr="00DB25C4">
        <w:rPr>
          <w:rFonts w:cstheme="minorHAnsi"/>
          <w:color w:val="000000"/>
        </w:rPr>
        <w:t xml:space="preserve"> </w:t>
      </w:r>
      <w:proofErr w:type="spellStart"/>
      <w:r w:rsidRPr="00DB25C4">
        <w:rPr>
          <w:rFonts w:cstheme="minorHAnsi"/>
          <w:color w:val="000000"/>
        </w:rPr>
        <w:t>mengorganisir</w:t>
      </w:r>
      <w:proofErr w:type="spellEnd"/>
      <w:r w:rsidRPr="00DB25C4">
        <w:rPr>
          <w:rFonts w:cstheme="minorHAnsi"/>
          <w:color w:val="000000"/>
        </w:rPr>
        <w:t xml:space="preserve"> </w:t>
      </w:r>
      <w:proofErr w:type="spellStart"/>
      <w:r w:rsidRPr="00DB25C4">
        <w:rPr>
          <w:rFonts w:cstheme="minorHAnsi"/>
          <w:color w:val="000000"/>
        </w:rPr>
        <w:t>aktivitas</w:t>
      </w:r>
      <w:proofErr w:type="spellEnd"/>
      <w:r w:rsidRPr="00DB25C4">
        <w:rPr>
          <w:rFonts w:cstheme="minorHAnsi"/>
          <w:color w:val="000000"/>
        </w:rPr>
        <w:t xml:space="preserve"> </w:t>
      </w:r>
      <w:proofErr w:type="spellStart"/>
      <w:r w:rsidRPr="00DB25C4">
        <w:rPr>
          <w:rFonts w:cstheme="minorHAnsi"/>
          <w:color w:val="000000"/>
        </w:rPr>
        <w:t>bidang</w:t>
      </w:r>
      <w:proofErr w:type="spellEnd"/>
      <w:r w:rsidRPr="00DB25C4">
        <w:rPr>
          <w:rFonts w:cstheme="minorHAnsi"/>
          <w:color w:val="000000"/>
        </w:rPr>
        <w:t xml:space="preserve"> </w:t>
      </w:r>
      <w:proofErr w:type="spellStart"/>
      <w:r w:rsidRPr="00DB25C4">
        <w:rPr>
          <w:rFonts w:cstheme="minorHAnsi"/>
          <w:color w:val="000000"/>
        </w:rPr>
        <w:t>akademik</w:t>
      </w:r>
      <w:proofErr w:type="spellEnd"/>
      <w:r w:rsidRPr="00DB25C4">
        <w:rPr>
          <w:rFonts w:cstheme="minorHAnsi"/>
          <w:color w:val="000000"/>
        </w:rPr>
        <w:t xml:space="preserve">, </w:t>
      </w:r>
      <w:proofErr w:type="spellStart"/>
      <w:r w:rsidRPr="00DB25C4">
        <w:rPr>
          <w:rFonts w:cstheme="minorHAnsi"/>
          <w:color w:val="000000"/>
        </w:rPr>
        <w:t>meliputi</w:t>
      </w:r>
      <w:proofErr w:type="spellEnd"/>
      <w:r w:rsidRPr="00DB25C4">
        <w:rPr>
          <w:rFonts w:cstheme="minorHAnsi"/>
          <w:color w:val="000000"/>
        </w:rPr>
        <w:t xml:space="preserve"> </w:t>
      </w:r>
      <w:proofErr w:type="spellStart"/>
      <w:r w:rsidRPr="00DB25C4">
        <w:rPr>
          <w:rFonts w:cstheme="minorHAnsi"/>
          <w:color w:val="000000"/>
        </w:rPr>
        <w:t>persiapan</w:t>
      </w:r>
      <w:proofErr w:type="spellEnd"/>
      <w:r w:rsidRPr="00DB25C4">
        <w:rPr>
          <w:rFonts w:cstheme="minorHAnsi"/>
          <w:color w:val="000000"/>
        </w:rPr>
        <w:t xml:space="preserve">, </w:t>
      </w:r>
      <w:proofErr w:type="spellStart"/>
      <w:r w:rsidRPr="00DB25C4">
        <w:rPr>
          <w:rFonts w:cstheme="minorHAnsi"/>
          <w:color w:val="000000"/>
        </w:rPr>
        <w:t>pelaksanaan</w:t>
      </w:r>
      <w:proofErr w:type="spellEnd"/>
      <w:r w:rsidRPr="00DB25C4">
        <w:rPr>
          <w:rFonts w:cstheme="minorHAnsi"/>
          <w:color w:val="000000"/>
        </w:rPr>
        <w:t xml:space="preserve">, dan </w:t>
      </w:r>
      <w:proofErr w:type="spellStart"/>
      <w:r w:rsidRPr="00DB25C4">
        <w:rPr>
          <w:rFonts w:cstheme="minorHAnsi"/>
          <w:color w:val="000000"/>
        </w:rPr>
        <w:t>evaluasi</w:t>
      </w:r>
      <w:proofErr w:type="spellEnd"/>
      <w:r w:rsidRPr="00DB25C4">
        <w:rPr>
          <w:rFonts w:cstheme="minorHAnsi"/>
          <w:color w:val="000000"/>
        </w:rPr>
        <w:t xml:space="preserve"> </w:t>
      </w:r>
      <w:proofErr w:type="spellStart"/>
      <w:r w:rsidRPr="00DB25C4">
        <w:rPr>
          <w:rFonts w:cstheme="minorHAnsi"/>
          <w:color w:val="000000"/>
        </w:rPr>
        <w:t>pembelajaran</w:t>
      </w:r>
      <w:proofErr w:type="spellEnd"/>
      <w:r w:rsidRPr="00DB25C4">
        <w:rPr>
          <w:rFonts w:cstheme="minorHAnsi"/>
          <w:color w:val="000000"/>
        </w:rPr>
        <w:t xml:space="preserve">. </w:t>
      </w:r>
    </w:p>
    <w:p w14:paraId="0B713ECE"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12832A5F" w14:textId="77777777" w:rsidR="00EE2EA9" w:rsidRPr="00DB25C4" w:rsidRDefault="00EE2EA9" w:rsidP="00687314">
      <w:pPr>
        <w:autoSpaceDE w:val="0"/>
        <w:autoSpaceDN w:val="0"/>
        <w:adjustRightInd w:val="0"/>
        <w:spacing w:after="0" w:line="240" w:lineRule="auto"/>
        <w:jc w:val="both"/>
        <w:rPr>
          <w:rFonts w:cstheme="minorHAnsi"/>
        </w:rPr>
      </w:pPr>
      <w:proofErr w:type="spellStart"/>
      <w:r w:rsidRPr="00DB25C4">
        <w:rPr>
          <w:rFonts w:cstheme="minorHAnsi"/>
          <w:color w:val="000000"/>
        </w:rPr>
        <w:t>Pengelolaan</w:t>
      </w:r>
      <w:proofErr w:type="spellEnd"/>
      <w:r w:rsidRPr="00DB25C4">
        <w:rPr>
          <w:rFonts w:cstheme="minorHAnsi"/>
          <w:color w:val="000000"/>
        </w:rPr>
        <w:t xml:space="preserve"> FBS UMC juga </w:t>
      </w:r>
      <w:proofErr w:type="spellStart"/>
      <w:r w:rsidRPr="00DB25C4">
        <w:rPr>
          <w:rFonts w:cstheme="minorHAnsi"/>
          <w:color w:val="000000"/>
        </w:rPr>
        <w:t>dilakukan</w:t>
      </w:r>
      <w:proofErr w:type="spellEnd"/>
      <w:r w:rsidRPr="00DB25C4">
        <w:rPr>
          <w:rFonts w:cstheme="minorHAnsi"/>
          <w:color w:val="000000"/>
        </w:rPr>
        <w:t xml:space="preserve"> oleh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berkoordinasi</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unit-unit di</w:t>
      </w:r>
      <w:r w:rsidRPr="00DB25C4">
        <w:rPr>
          <w:rFonts w:cstheme="minorHAnsi"/>
        </w:rPr>
        <w:t xml:space="preserve"> </w:t>
      </w:r>
      <w:r w:rsidRPr="00DB25C4">
        <w:rPr>
          <w:rFonts w:cstheme="minorHAnsi"/>
          <w:color w:val="000000"/>
        </w:rPr>
        <w:t xml:space="preserve">UMC yang </w:t>
      </w:r>
      <w:proofErr w:type="spellStart"/>
      <w:r w:rsidRPr="00DB25C4">
        <w:rPr>
          <w:rFonts w:cstheme="minorHAnsi"/>
          <w:color w:val="000000"/>
        </w:rPr>
        <w:t>berada</w:t>
      </w:r>
      <w:proofErr w:type="spellEnd"/>
      <w:r w:rsidRPr="00DB25C4">
        <w:rPr>
          <w:rFonts w:cstheme="minorHAnsi"/>
          <w:color w:val="000000"/>
        </w:rPr>
        <w:t xml:space="preserve"> di </w:t>
      </w:r>
      <w:proofErr w:type="spellStart"/>
      <w:r w:rsidRPr="00DB25C4">
        <w:rPr>
          <w:rFonts w:cstheme="minorHAnsi"/>
          <w:color w:val="000000"/>
        </w:rPr>
        <w:t>luar</w:t>
      </w:r>
      <w:proofErr w:type="spellEnd"/>
      <w:r w:rsidRPr="00DB25C4">
        <w:rPr>
          <w:rFonts w:cstheme="minorHAnsi"/>
          <w:color w:val="000000"/>
        </w:rPr>
        <w:t xml:space="preserve"> </w:t>
      </w:r>
      <w:proofErr w:type="spellStart"/>
      <w:r w:rsidRPr="00DB25C4">
        <w:rPr>
          <w:rFonts w:cstheme="minorHAnsi"/>
          <w:color w:val="000000"/>
        </w:rPr>
        <w:t>lingkungan</w:t>
      </w:r>
      <w:proofErr w:type="spellEnd"/>
      <w:r w:rsidRPr="00DB25C4">
        <w:rPr>
          <w:rFonts w:cstheme="minorHAnsi"/>
          <w:color w:val="000000"/>
        </w:rPr>
        <w:t xml:space="preserve"> FBS.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berkoordinasi</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Bagian </w:t>
      </w:r>
      <w:proofErr w:type="spellStart"/>
      <w:r w:rsidRPr="00DB25C4">
        <w:rPr>
          <w:rFonts w:cstheme="minorHAnsi"/>
          <w:color w:val="000000"/>
        </w:rPr>
        <w:t>Administrasi</w:t>
      </w:r>
      <w:proofErr w:type="spellEnd"/>
      <w:r w:rsidRPr="00DB25C4">
        <w:rPr>
          <w:rFonts w:cstheme="minorHAnsi"/>
          <w:color w:val="000000"/>
        </w:rPr>
        <w:t xml:space="preserve"> </w:t>
      </w:r>
      <w:proofErr w:type="spellStart"/>
      <w:r w:rsidRPr="00DB25C4">
        <w:rPr>
          <w:rFonts w:cstheme="minorHAnsi"/>
          <w:color w:val="000000"/>
        </w:rPr>
        <w:t>Akademik</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mengorganisir</w:t>
      </w:r>
      <w:proofErr w:type="spellEnd"/>
      <w:r w:rsidRPr="00DB25C4">
        <w:rPr>
          <w:rFonts w:cstheme="minorHAnsi"/>
          <w:color w:val="000000"/>
        </w:rPr>
        <w:t xml:space="preserve"> </w:t>
      </w:r>
      <w:proofErr w:type="spellStart"/>
      <w:r w:rsidRPr="00DB25C4">
        <w:rPr>
          <w:rFonts w:cstheme="minorHAnsi"/>
          <w:color w:val="000000"/>
        </w:rPr>
        <w:t>bidang</w:t>
      </w:r>
      <w:proofErr w:type="spellEnd"/>
      <w:r w:rsidRPr="00DB25C4">
        <w:rPr>
          <w:rFonts w:cstheme="minorHAnsi"/>
          <w:color w:val="000000"/>
        </w:rPr>
        <w:t xml:space="preserve"> </w:t>
      </w:r>
      <w:proofErr w:type="spellStart"/>
      <w:r w:rsidRPr="00DB25C4">
        <w:rPr>
          <w:rFonts w:cstheme="minorHAnsi"/>
          <w:color w:val="000000"/>
        </w:rPr>
        <w:t>akademik</w:t>
      </w:r>
      <w:proofErr w:type="spellEnd"/>
      <w:r w:rsidRPr="00DB25C4">
        <w:rPr>
          <w:rFonts w:cstheme="minorHAnsi"/>
          <w:color w:val="000000"/>
        </w:rPr>
        <w:t xml:space="preserve">, </w:t>
      </w:r>
      <w:proofErr w:type="spellStart"/>
      <w:r w:rsidRPr="00DB25C4">
        <w:rPr>
          <w:rFonts w:cstheme="minorHAnsi"/>
          <w:color w:val="000000"/>
        </w:rPr>
        <w:t>seperti</w:t>
      </w:r>
      <w:proofErr w:type="spellEnd"/>
      <w:r w:rsidRPr="00DB25C4">
        <w:rPr>
          <w:rFonts w:cstheme="minorHAnsi"/>
          <w:color w:val="000000"/>
        </w:rPr>
        <w:t xml:space="preserve"> </w:t>
      </w:r>
      <w:proofErr w:type="spellStart"/>
      <w:r w:rsidRPr="00DB25C4">
        <w:rPr>
          <w:rFonts w:cstheme="minorHAnsi"/>
          <w:color w:val="000000"/>
        </w:rPr>
        <w:t>pengelolaan</w:t>
      </w:r>
      <w:proofErr w:type="spellEnd"/>
      <w:r w:rsidRPr="00DB25C4">
        <w:rPr>
          <w:rFonts w:cstheme="minorHAnsi"/>
          <w:color w:val="000000"/>
        </w:rPr>
        <w:t xml:space="preserve"> </w:t>
      </w:r>
      <w:proofErr w:type="spellStart"/>
      <w:r w:rsidRPr="00DB25C4">
        <w:rPr>
          <w:rFonts w:cstheme="minorHAnsi"/>
          <w:color w:val="000000"/>
        </w:rPr>
        <w:t>sistem</w:t>
      </w:r>
      <w:proofErr w:type="spellEnd"/>
      <w:r w:rsidRPr="00DB25C4">
        <w:rPr>
          <w:rFonts w:cstheme="minorHAnsi"/>
          <w:color w:val="000000"/>
        </w:rPr>
        <w:t xml:space="preserve"> </w:t>
      </w:r>
      <w:proofErr w:type="spellStart"/>
      <w:r w:rsidRPr="00DB25C4">
        <w:rPr>
          <w:rFonts w:cstheme="minorHAnsi"/>
          <w:color w:val="000000"/>
        </w:rPr>
        <w:t>Kartu</w:t>
      </w:r>
      <w:proofErr w:type="spellEnd"/>
      <w:r w:rsidRPr="00DB25C4">
        <w:rPr>
          <w:rFonts w:cstheme="minorHAnsi"/>
          <w:color w:val="000000"/>
        </w:rPr>
        <w:t xml:space="preserve"> </w:t>
      </w:r>
      <w:proofErr w:type="spellStart"/>
      <w:r w:rsidRPr="00DB25C4">
        <w:rPr>
          <w:rFonts w:cstheme="minorHAnsi"/>
          <w:color w:val="000000"/>
        </w:rPr>
        <w:t>rencana</w:t>
      </w:r>
      <w:proofErr w:type="spellEnd"/>
      <w:r w:rsidRPr="00DB25C4">
        <w:rPr>
          <w:rFonts w:cstheme="minorHAnsi"/>
          <w:color w:val="000000"/>
        </w:rPr>
        <w:t xml:space="preserve"> </w:t>
      </w:r>
      <w:proofErr w:type="spellStart"/>
      <w:r w:rsidRPr="00DB25C4">
        <w:rPr>
          <w:rFonts w:cstheme="minorHAnsi"/>
          <w:color w:val="000000"/>
        </w:rPr>
        <w:t>Studi</w:t>
      </w:r>
      <w:proofErr w:type="spellEnd"/>
      <w:r w:rsidRPr="00DB25C4">
        <w:rPr>
          <w:rFonts w:cstheme="minorHAnsi"/>
          <w:color w:val="000000"/>
        </w:rPr>
        <w:t xml:space="preserve"> (KRS) </w:t>
      </w:r>
      <w:proofErr w:type="spellStart"/>
      <w:r w:rsidRPr="00DB25C4">
        <w:rPr>
          <w:rFonts w:cstheme="minorHAnsi"/>
          <w:color w:val="000000"/>
        </w:rPr>
        <w:t>melalui</w:t>
      </w:r>
      <w:proofErr w:type="spellEnd"/>
      <w:r w:rsidRPr="00DB25C4">
        <w:rPr>
          <w:rFonts w:cstheme="minorHAnsi"/>
          <w:color w:val="000000"/>
        </w:rPr>
        <w:t xml:space="preserve"> </w:t>
      </w:r>
      <w:hyperlink r:id="rId40" w:history="1">
        <w:r w:rsidRPr="00DB25C4">
          <w:rPr>
            <w:rStyle w:val="Hyperlink"/>
            <w:rFonts w:cstheme="minorHAnsi"/>
          </w:rPr>
          <w:t>mahasiswa.machung.ac.id</w:t>
        </w:r>
      </w:hyperlink>
      <w:r w:rsidRPr="00DB25C4">
        <w:rPr>
          <w:rFonts w:cstheme="minorHAnsi"/>
          <w:color w:val="1154CC"/>
        </w:rPr>
        <w:t xml:space="preserve">, </w:t>
      </w:r>
      <w:r w:rsidRPr="00DB25C4">
        <w:rPr>
          <w:rFonts w:cstheme="minorHAnsi"/>
          <w:color w:val="000000"/>
        </w:rPr>
        <w:t xml:space="preserve">dan </w:t>
      </w:r>
      <w:proofErr w:type="spellStart"/>
      <w:r w:rsidRPr="00DB25C4">
        <w:rPr>
          <w:rFonts w:cstheme="minorHAnsi"/>
          <w:color w:val="000000"/>
        </w:rPr>
        <w:t>wisuda</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penyediaan</w:t>
      </w:r>
      <w:proofErr w:type="spellEnd"/>
      <w:r w:rsidRPr="00DB25C4">
        <w:rPr>
          <w:rFonts w:cstheme="minorHAnsi"/>
          <w:color w:val="000000"/>
        </w:rPr>
        <w:t xml:space="preserve"> </w:t>
      </w:r>
      <w:proofErr w:type="spellStart"/>
      <w:r w:rsidRPr="00DB25C4">
        <w:rPr>
          <w:rFonts w:cstheme="minorHAnsi"/>
          <w:color w:val="000000"/>
        </w:rPr>
        <w:t>perangkat</w:t>
      </w:r>
      <w:proofErr w:type="spellEnd"/>
      <w:r w:rsidRPr="00DB25C4">
        <w:rPr>
          <w:rFonts w:cstheme="minorHAnsi"/>
          <w:color w:val="000000"/>
        </w:rPr>
        <w:t xml:space="preserve"> </w:t>
      </w:r>
      <w:proofErr w:type="spellStart"/>
      <w:r w:rsidRPr="00DB25C4">
        <w:rPr>
          <w:rFonts w:cstheme="minorHAnsi"/>
          <w:color w:val="000000"/>
        </w:rPr>
        <w:t>ujian</w:t>
      </w:r>
      <w:proofErr w:type="spellEnd"/>
      <w:r w:rsidRPr="00DB25C4">
        <w:rPr>
          <w:rFonts w:cstheme="minorHAnsi"/>
          <w:color w:val="000000"/>
        </w:rPr>
        <w:t xml:space="preserve"> (</w:t>
      </w:r>
      <w:proofErr w:type="spellStart"/>
      <w:r w:rsidRPr="00DB25C4">
        <w:rPr>
          <w:rFonts w:cstheme="minorHAnsi"/>
          <w:color w:val="000000"/>
        </w:rPr>
        <w:t>presensi</w:t>
      </w:r>
      <w:proofErr w:type="spellEnd"/>
      <w:r w:rsidRPr="00DB25C4">
        <w:rPr>
          <w:rFonts w:cstheme="minorHAnsi"/>
          <w:color w:val="000000"/>
        </w:rPr>
        <w:t xml:space="preserve">, </w:t>
      </w:r>
      <w:proofErr w:type="spellStart"/>
      <w:r w:rsidRPr="00DB25C4">
        <w:rPr>
          <w:rFonts w:cstheme="minorHAnsi"/>
          <w:color w:val="000000"/>
        </w:rPr>
        <w:t>berita</w:t>
      </w:r>
      <w:proofErr w:type="spellEnd"/>
      <w:r w:rsidRPr="00DB25C4">
        <w:rPr>
          <w:rFonts w:cstheme="minorHAnsi"/>
          <w:color w:val="000000"/>
        </w:rPr>
        <w:t xml:space="preserve"> acara, dan </w:t>
      </w:r>
      <w:proofErr w:type="spellStart"/>
      <w:r w:rsidRPr="00DB25C4">
        <w:rPr>
          <w:rFonts w:cstheme="minorHAnsi"/>
          <w:color w:val="000000"/>
        </w:rPr>
        <w:t>soal</w:t>
      </w:r>
      <w:proofErr w:type="spellEnd"/>
      <w:r w:rsidRPr="00DB25C4">
        <w:rPr>
          <w:rFonts w:cstheme="minorHAnsi"/>
          <w:color w:val="000000"/>
        </w:rPr>
        <w:t xml:space="preserve"> </w:t>
      </w:r>
      <w:proofErr w:type="spellStart"/>
      <w:r w:rsidRPr="00DB25C4">
        <w:rPr>
          <w:rFonts w:cstheme="minorHAnsi"/>
          <w:color w:val="000000"/>
        </w:rPr>
        <w:t>ujian</w:t>
      </w:r>
      <w:proofErr w:type="spellEnd"/>
      <w:r w:rsidRPr="00DB25C4">
        <w:rPr>
          <w:rFonts w:cstheme="minorHAnsi"/>
          <w:color w:val="000000"/>
        </w:rPr>
        <w:t xml:space="preserve">) </w:t>
      </w:r>
      <w:proofErr w:type="spellStart"/>
      <w:r w:rsidRPr="00DB25C4">
        <w:rPr>
          <w:rFonts w:cstheme="minorHAnsi"/>
          <w:color w:val="000000"/>
        </w:rPr>
        <w:t>diatur</w:t>
      </w:r>
      <w:proofErr w:type="spellEnd"/>
      <w:r w:rsidRPr="00DB25C4">
        <w:rPr>
          <w:rFonts w:cstheme="minorHAnsi"/>
          <w:color w:val="000000"/>
        </w:rPr>
        <w:t xml:space="preserve"> oleh </w:t>
      </w:r>
      <w:proofErr w:type="spellStart"/>
      <w:r w:rsidRPr="00DB25C4">
        <w:rPr>
          <w:rFonts w:cstheme="minorHAnsi"/>
          <w:color w:val="000000"/>
        </w:rPr>
        <w:t>Sekretariat</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pemeliharaan</w:t>
      </w:r>
      <w:proofErr w:type="spellEnd"/>
      <w:r w:rsidRPr="00DB25C4">
        <w:rPr>
          <w:rFonts w:cstheme="minorHAnsi"/>
          <w:color w:val="000000"/>
        </w:rPr>
        <w:t xml:space="preserve"> </w:t>
      </w:r>
      <w:proofErr w:type="spellStart"/>
      <w:r w:rsidRPr="00DB25C4">
        <w:rPr>
          <w:rFonts w:cstheme="minorHAnsi"/>
          <w:color w:val="000000"/>
        </w:rPr>
        <w:t>sarana</w:t>
      </w:r>
      <w:proofErr w:type="spellEnd"/>
      <w:r w:rsidRPr="00DB25C4">
        <w:rPr>
          <w:rFonts w:cstheme="minorHAnsi"/>
          <w:color w:val="000000"/>
        </w:rPr>
        <w:t xml:space="preserve"> dan </w:t>
      </w:r>
      <w:proofErr w:type="spellStart"/>
      <w:r w:rsidRPr="00DB25C4">
        <w:rPr>
          <w:rFonts w:cstheme="minorHAnsi"/>
          <w:color w:val="000000"/>
        </w:rPr>
        <w:t>prasarana</w:t>
      </w:r>
      <w:proofErr w:type="spellEnd"/>
      <w:r w:rsidRPr="00DB25C4">
        <w:rPr>
          <w:rFonts w:cstheme="minorHAnsi"/>
          <w:color w:val="000000"/>
        </w:rPr>
        <w:t xml:space="preserve"> </w:t>
      </w:r>
      <w:proofErr w:type="spellStart"/>
      <w:r w:rsidRPr="00DB25C4">
        <w:rPr>
          <w:rFonts w:cstheme="minorHAnsi"/>
          <w:color w:val="000000"/>
        </w:rPr>
        <w:t>pembelajaran</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berkoordinasi</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Bagian </w:t>
      </w:r>
      <w:proofErr w:type="spellStart"/>
      <w:r w:rsidRPr="00DB25C4">
        <w:rPr>
          <w:rFonts w:cstheme="minorHAnsi"/>
          <w:color w:val="000000"/>
        </w:rPr>
        <w:t>Aset</w:t>
      </w:r>
      <w:proofErr w:type="spellEnd"/>
      <w:r w:rsidRPr="00DB25C4">
        <w:rPr>
          <w:rFonts w:cstheme="minorHAnsi"/>
          <w:color w:val="000000"/>
        </w:rPr>
        <w:t xml:space="preserve"> Universitas. </w:t>
      </w:r>
      <w:proofErr w:type="spellStart"/>
      <w:r w:rsidRPr="00DB25C4">
        <w:rPr>
          <w:rFonts w:cstheme="minorHAnsi"/>
          <w:color w:val="000000"/>
        </w:rPr>
        <w:t>Selain</w:t>
      </w:r>
      <w:proofErr w:type="spellEnd"/>
      <w:r w:rsidRPr="00DB25C4">
        <w:rPr>
          <w:rFonts w:cstheme="minorHAnsi"/>
          <w:color w:val="000000"/>
        </w:rPr>
        <w:t xml:space="preserve"> </w:t>
      </w:r>
      <w:proofErr w:type="spellStart"/>
      <w:r w:rsidRPr="00DB25C4">
        <w:rPr>
          <w:rFonts w:cstheme="minorHAnsi"/>
          <w:color w:val="000000"/>
        </w:rPr>
        <w:t>itu</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melaporkan</w:t>
      </w:r>
      <w:proofErr w:type="spellEnd"/>
      <w:r w:rsidRPr="00DB25C4">
        <w:rPr>
          <w:rFonts w:cstheme="minorHAnsi"/>
          <w:color w:val="000000"/>
        </w:rPr>
        <w:t xml:space="preserve"> </w:t>
      </w:r>
      <w:proofErr w:type="spellStart"/>
      <w:r w:rsidRPr="00DB25C4">
        <w:rPr>
          <w:rFonts w:cstheme="minorHAnsi"/>
          <w:color w:val="000000"/>
        </w:rPr>
        <w:t>keuangan</w:t>
      </w:r>
      <w:proofErr w:type="spellEnd"/>
      <w:r w:rsidRPr="00DB25C4">
        <w:rPr>
          <w:rFonts w:cstheme="minorHAnsi"/>
          <w:color w:val="000000"/>
        </w:rPr>
        <w:t xml:space="preserve"> FBS UMC </w:t>
      </w:r>
      <w:proofErr w:type="spellStart"/>
      <w:r w:rsidRPr="00DB25C4">
        <w:rPr>
          <w:rFonts w:cstheme="minorHAnsi"/>
          <w:color w:val="000000"/>
        </w:rPr>
        <w:t>melalui</w:t>
      </w:r>
      <w:proofErr w:type="spellEnd"/>
      <w:r w:rsidRPr="00DB25C4">
        <w:rPr>
          <w:rFonts w:cstheme="minorHAnsi"/>
          <w:color w:val="000000"/>
        </w:rPr>
        <w:t xml:space="preserve"> </w:t>
      </w:r>
      <w:proofErr w:type="spellStart"/>
      <w:r w:rsidRPr="00DB25C4">
        <w:rPr>
          <w:rFonts w:cstheme="minorHAnsi"/>
          <w:color w:val="000000"/>
        </w:rPr>
        <w:t>koordinasi</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Badan </w:t>
      </w:r>
      <w:proofErr w:type="spellStart"/>
      <w:r w:rsidRPr="00DB25C4">
        <w:rPr>
          <w:rFonts w:cstheme="minorHAnsi"/>
          <w:color w:val="000000"/>
        </w:rPr>
        <w:t>Perencanaan</w:t>
      </w:r>
      <w:proofErr w:type="spellEnd"/>
      <w:r w:rsidRPr="00DB25C4">
        <w:rPr>
          <w:rFonts w:cstheme="minorHAnsi"/>
          <w:color w:val="000000"/>
        </w:rPr>
        <w:t xml:space="preserve"> dan </w:t>
      </w:r>
      <w:proofErr w:type="spellStart"/>
      <w:r w:rsidRPr="00DB25C4">
        <w:rPr>
          <w:rFonts w:cstheme="minorHAnsi"/>
          <w:color w:val="000000"/>
        </w:rPr>
        <w:t>Pengembangan</w:t>
      </w:r>
      <w:proofErr w:type="spellEnd"/>
      <w:r w:rsidRPr="00DB25C4">
        <w:rPr>
          <w:rFonts w:cstheme="minorHAnsi"/>
          <w:color w:val="000000"/>
        </w:rPr>
        <w:t>.</w:t>
      </w:r>
    </w:p>
    <w:p w14:paraId="4CFD4791" w14:textId="77777777" w:rsidR="00EE2EA9" w:rsidRPr="00DB25C4" w:rsidRDefault="00EE2EA9" w:rsidP="00687314">
      <w:pPr>
        <w:autoSpaceDE w:val="0"/>
        <w:autoSpaceDN w:val="0"/>
        <w:adjustRightInd w:val="0"/>
        <w:spacing w:after="0" w:line="240" w:lineRule="auto"/>
        <w:jc w:val="both"/>
        <w:rPr>
          <w:rFonts w:cstheme="minorHAnsi"/>
          <w:color w:val="000000"/>
        </w:rPr>
      </w:pPr>
      <w:r w:rsidRPr="00DB25C4">
        <w:rPr>
          <w:rFonts w:cstheme="minorHAnsi"/>
          <w:color w:val="000000"/>
        </w:rPr>
        <w:t xml:space="preserve"> </w:t>
      </w:r>
    </w:p>
    <w:p w14:paraId="2BAF6356" w14:textId="77777777" w:rsidR="00EE2EA9" w:rsidRPr="00DB25C4" w:rsidRDefault="00EE2EA9" w:rsidP="00687314">
      <w:pPr>
        <w:autoSpaceDE w:val="0"/>
        <w:autoSpaceDN w:val="0"/>
        <w:adjustRightInd w:val="0"/>
        <w:spacing w:after="0" w:line="240" w:lineRule="auto"/>
        <w:jc w:val="both"/>
        <w:rPr>
          <w:rFonts w:cstheme="minorHAnsi"/>
          <w:b/>
          <w:bCs/>
          <w:color w:val="000000"/>
        </w:rPr>
      </w:pPr>
      <w:r w:rsidRPr="00DB25C4">
        <w:rPr>
          <w:rFonts w:cstheme="minorHAnsi"/>
          <w:b/>
          <w:bCs/>
          <w:color w:val="000000"/>
        </w:rPr>
        <w:t xml:space="preserve">3. </w:t>
      </w:r>
      <w:proofErr w:type="spellStart"/>
      <w:r w:rsidRPr="00DB25C4">
        <w:rPr>
          <w:rFonts w:cstheme="minorHAnsi"/>
          <w:b/>
          <w:bCs/>
          <w:color w:val="000000"/>
        </w:rPr>
        <w:t>Pemilihan</w:t>
      </w:r>
      <w:proofErr w:type="spellEnd"/>
      <w:r w:rsidRPr="00DB25C4">
        <w:rPr>
          <w:rFonts w:cstheme="minorHAnsi"/>
          <w:b/>
          <w:bCs/>
          <w:color w:val="000000"/>
        </w:rPr>
        <w:t xml:space="preserve"> dan </w:t>
      </w:r>
      <w:proofErr w:type="spellStart"/>
      <w:r w:rsidRPr="00DB25C4">
        <w:rPr>
          <w:rFonts w:cstheme="minorHAnsi"/>
          <w:b/>
          <w:bCs/>
          <w:color w:val="000000"/>
        </w:rPr>
        <w:t>Penempatan</w:t>
      </w:r>
      <w:proofErr w:type="spellEnd"/>
      <w:r w:rsidRPr="00DB25C4">
        <w:rPr>
          <w:rFonts w:cstheme="minorHAnsi"/>
          <w:b/>
          <w:bCs/>
          <w:color w:val="000000"/>
        </w:rPr>
        <w:t xml:space="preserve"> </w:t>
      </w:r>
      <w:proofErr w:type="spellStart"/>
      <w:r w:rsidRPr="00DB25C4">
        <w:rPr>
          <w:rFonts w:cstheme="minorHAnsi"/>
          <w:b/>
          <w:bCs/>
          <w:color w:val="000000"/>
        </w:rPr>
        <w:t>personil</w:t>
      </w:r>
      <w:proofErr w:type="spellEnd"/>
    </w:p>
    <w:p w14:paraId="0282B609"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penempatan</w:t>
      </w:r>
      <w:proofErr w:type="spellEnd"/>
      <w:r w:rsidRPr="00DB25C4">
        <w:rPr>
          <w:rFonts w:cstheme="minorHAnsi"/>
          <w:color w:val="000000"/>
        </w:rPr>
        <w:t xml:space="preserve"> </w:t>
      </w:r>
      <w:proofErr w:type="spellStart"/>
      <w:r w:rsidRPr="00DB25C4">
        <w:rPr>
          <w:rFonts w:cstheme="minorHAnsi"/>
          <w:color w:val="000000"/>
        </w:rPr>
        <w:t>personil</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dibantu</w:t>
      </w:r>
      <w:proofErr w:type="spellEnd"/>
      <w:r w:rsidRPr="00DB25C4">
        <w:rPr>
          <w:rFonts w:cstheme="minorHAnsi"/>
          <w:color w:val="000000"/>
        </w:rPr>
        <w:t xml:space="preserve"> oleh </w:t>
      </w:r>
      <w:proofErr w:type="spellStart"/>
      <w:r w:rsidRPr="00DB25C4">
        <w:rPr>
          <w:rFonts w:cstheme="minorHAnsi"/>
          <w:color w:val="000000"/>
        </w:rPr>
        <w:t>Kaprodi</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mengatur</w:t>
      </w:r>
      <w:proofErr w:type="spellEnd"/>
      <w:r w:rsidRPr="00DB25C4">
        <w:rPr>
          <w:rFonts w:cstheme="minorHAnsi"/>
          <w:color w:val="000000"/>
        </w:rPr>
        <w:t xml:space="preserve"> dan </w:t>
      </w:r>
      <w:proofErr w:type="spellStart"/>
      <w:r w:rsidRPr="00DB25C4">
        <w:rPr>
          <w:rFonts w:cstheme="minorHAnsi"/>
          <w:color w:val="000000"/>
        </w:rPr>
        <w:t>menyesuaikan</w:t>
      </w:r>
      <w:proofErr w:type="spellEnd"/>
      <w:r w:rsidRPr="00DB25C4">
        <w:rPr>
          <w:rFonts w:cstheme="minorHAnsi"/>
          <w:color w:val="000000"/>
        </w:rPr>
        <w:t xml:space="preserve"> </w:t>
      </w:r>
      <w:proofErr w:type="spellStart"/>
      <w:r w:rsidRPr="00DB25C4">
        <w:rPr>
          <w:rFonts w:cstheme="minorHAnsi"/>
          <w:color w:val="000000"/>
        </w:rPr>
        <w:t>personil</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kegiatan</w:t>
      </w:r>
      <w:proofErr w:type="spellEnd"/>
      <w:r w:rsidRPr="00DB25C4">
        <w:rPr>
          <w:rFonts w:cstheme="minorHAnsi"/>
          <w:color w:val="000000"/>
        </w:rPr>
        <w:t xml:space="preserve"> </w:t>
      </w:r>
      <w:proofErr w:type="spellStart"/>
      <w:r w:rsidRPr="00DB25C4">
        <w:rPr>
          <w:rFonts w:cstheme="minorHAnsi"/>
          <w:color w:val="000000"/>
        </w:rPr>
        <w:t>pembelajaran</w:t>
      </w:r>
      <w:proofErr w:type="spellEnd"/>
      <w:r w:rsidRPr="00DB25C4">
        <w:rPr>
          <w:rFonts w:cstheme="minorHAnsi"/>
          <w:color w:val="000000"/>
        </w:rPr>
        <w:t xml:space="preserve">, </w:t>
      </w:r>
      <w:proofErr w:type="spellStart"/>
      <w:r w:rsidRPr="00DB25C4">
        <w:rPr>
          <w:rFonts w:cstheme="minorHAnsi"/>
          <w:color w:val="000000"/>
        </w:rPr>
        <w:t>penelitian</w:t>
      </w:r>
      <w:proofErr w:type="spellEnd"/>
      <w:r w:rsidRPr="00DB25C4">
        <w:rPr>
          <w:rFonts w:cstheme="minorHAnsi"/>
          <w:color w:val="000000"/>
        </w:rPr>
        <w:t xml:space="preserve">, dan </w:t>
      </w:r>
      <w:proofErr w:type="spellStart"/>
      <w:r w:rsidRPr="00DB25C4">
        <w:rPr>
          <w:rFonts w:cstheme="minorHAnsi"/>
          <w:color w:val="000000"/>
        </w:rPr>
        <w:t>pengabdian</w:t>
      </w:r>
      <w:proofErr w:type="spellEnd"/>
      <w:r w:rsidRPr="00DB25C4">
        <w:rPr>
          <w:rFonts w:cstheme="minorHAnsi"/>
          <w:color w:val="000000"/>
        </w:rPr>
        <w:t xml:space="preserve"> </w:t>
      </w:r>
      <w:proofErr w:type="spellStart"/>
      <w:r w:rsidRPr="00DB25C4">
        <w:rPr>
          <w:rFonts w:cstheme="minorHAnsi"/>
          <w:color w:val="000000"/>
        </w:rPr>
        <w:t>kepada</w:t>
      </w:r>
      <w:proofErr w:type="spellEnd"/>
      <w:r w:rsidRPr="00DB25C4">
        <w:rPr>
          <w:rFonts w:cstheme="minorHAnsi"/>
          <w:color w:val="000000"/>
        </w:rPr>
        <w:t xml:space="preserve"> Masyarakat.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berkordinasi</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Bagian </w:t>
      </w:r>
      <w:proofErr w:type="spellStart"/>
      <w:r w:rsidRPr="00DB25C4">
        <w:rPr>
          <w:rFonts w:cstheme="minorHAnsi"/>
          <w:color w:val="000000"/>
        </w:rPr>
        <w:t>Kemahasiswaaan</w:t>
      </w:r>
      <w:proofErr w:type="spellEnd"/>
      <w:r w:rsidRPr="00DB25C4">
        <w:rPr>
          <w:rFonts w:cstheme="minorHAnsi"/>
          <w:color w:val="000000"/>
        </w:rPr>
        <w:t xml:space="preserve"> UMC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mengelola</w:t>
      </w:r>
      <w:proofErr w:type="spellEnd"/>
      <w:r w:rsidRPr="00DB25C4">
        <w:rPr>
          <w:rFonts w:cstheme="minorHAnsi"/>
          <w:color w:val="000000"/>
        </w:rPr>
        <w:t xml:space="preserve"> </w:t>
      </w:r>
      <w:proofErr w:type="spellStart"/>
      <w:r w:rsidRPr="00DB25C4">
        <w:rPr>
          <w:rFonts w:cstheme="minorHAnsi"/>
          <w:color w:val="000000"/>
        </w:rPr>
        <w:t>kegiatan-kegiatan</w:t>
      </w:r>
      <w:proofErr w:type="spellEnd"/>
      <w:r w:rsidRPr="00DB25C4">
        <w:rPr>
          <w:rFonts w:cstheme="minorHAnsi"/>
          <w:color w:val="000000"/>
        </w:rPr>
        <w:t xml:space="preserve"> </w:t>
      </w:r>
      <w:proofErr w:type="spellStart"/>
      <w:r w:rsidRPr="00DB25C4">
        <w:rPr>
          <w:rFonts w:cstheme="minorHAnsi"/>
          <w:color w:val="000000"/>
        </w:rPr>
        <w:t>kemahasiswaan</w:t>
      </w:r>
      <w:proofErr w:type="spellEnd"/>
      <w:r w:rsidRPr="00DB25C4">
        <w:rPr>
          <w:rFonts w:cstheme="minorHAnsi"/>
          <w:color w:val="000000"/>
        </w:rPr>
        <w:t xml:space="preserve">. </w:t>
      </w:r>
      <w:proofErr w:type="spellStart"/>
      <w:r w:rsidRPr="00DB25C4">
        <w:rPr>
          <w:rFonts w:cstheme="minorHAnsi"/>
          <w:color w:val="000000"/>
        </w:rPr>
        <w:t>Selain</w:t>
      </w:r>
      <w:proofErr w:type="spellEnd"/>
      <w:r w:rsidRPr="00DB25C4">
        <w:rPr>
          <w:rFonts w:cstheme="minorHAnsi"/>
          <w:color w:val="000000"/>
        </w:rPr>
        <w:t xml:space="preserve"> </w:t>
      </w:r>
      <w:proofErr w:type="spellStart"/>
      <w:r w:rsidRPr="00DB25C4">
        <w:rPr>
          <w:rFonts w:cstheme="minorHAnsi"/>
          <w:color w:val="000000"/>
        </w:rPr>
        <w:t>itu</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keperluan</w:t>
      </w:r>
      <w:proofErr w:type="spellEnd"/>
      <w:r w:rsidRPr="00DB25C4">
        <w:rPr>
          <w:rFonts w:cstheme="minorHAnsi"/>
          <w:color w:val="000000"/>
        </w:rPr>
        <w:t xml:space="preserve"> </w:t>
      </w:r>
      <w:proofErr w:type="spellStart"/>
      <w:r w:rsidRPr="00DB25C4">
        <w:rPr>
          <w:rFonts w:cstheme="minorHAnsi"/>
          <w:color w:val="000000"/>
        </w:rPr>
        <w:t>pengelolaan</w:t>
      </w:r>
      <w:proofErr w:type="spellEnd"/>
      <w:r w:rsidRPr="00DB25C4">
        <w:rPr>
          <w:rFonts w:cstheme="minorHAnsi"/>
          <w:color w:val="000000"/>
        </w:rPr>
        <w:t xml:space="preserve"> </w:t>
      </w:r>
      <w:proofErr w:type="spellStart"/>
      <w:r w:rsidRPr="00DB25C4">
        <w:rPr>
          <w:rFonts w:cstheme="minorHAnsi"/>
          <w:color w:val="000000"/>
        </w:rPr>
        <w:t>sarana</w:t>
      </w:r>
      <w:proofErr w:type="spellEnd"/>
      <w:r w:rsidRPr="00DB25C4">
        <w:rPr>
          <w:rFonts w:cstheme="minorHAnsi"/>
          <w:color w:val="000000"/>
        </w:rPr>
        <w:t xml:space="preserve"> dan </w:t>
      </w:r>
      <w:proofErr w:type="spellStart"/>
      <w:r w:rsidRPr="00DB25C4">
        <w:rPr>
          <w:rFonts w:cstheme="minorHAnsi"/>
          <w:color w:val="000000"/>
        </w:rPr>
        <w:t>prasarana</w:t>
      </w:r>
      <w:proofErr w:type="spellEnd"/>
      <w:r w:rsidRPr="00DB25C4">
        <w:rPr>
          <w:rFonts w:cstheme="minorHAnsi"/>
          <w:color w:val="000000"/>
        </w:rPr>
        <w:t xml:space="preserve"> di </w:t>
      </w:r>
      <w:proofErr w:type="spellStart"/>
      <w:r w:rsidRPr="00DB25C4">
        <w:rPr>
          <w:rFonts w:cstheme="minorHAnsi"/>
          <w:color w:val="000000"/>
        </w:rPr>
        <w:t>lingkungan</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berkordinasi</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Bagian </w:t>
      </w:r>
      <w:proofErr w:type="spellStart"/>
      <w:r w:rsidRPr="00DB25C4">
        <w:rPr>
          <w:rFonts w:cstheme="minorHAnsi"/>
          <w:color w:val="000000"/>
        </w:rPr>
        <w:t>Aset</w:t>
      </w:r>
      <w:proofErr w:type="spellEnd"/>
      <w:r w:rsidRPr="00DB25C4">
        <w:rPr>
          <w:rFonts w:cstheme="minorHAnsi"/>
          <w:color w:val="000000"/>
        </w:rPr>
        <w:t xml:space="preserve">. </w:t>
      </w:r>
      <w:proofErr w:type="spellStart"/>
      <w:r w:rsidRPr="00DB25C4">
        <w:rPr>
          <w:rFonts w:cstheme="minorHAnsi"/>
          <w:color w:val="000000"/>
        </w:rPr>
        <w:t>Selain</w:t>
      </w:r>
      <w:proofErr w:type="spellEnd"/>
      <w:r w:rsidRPr="00DB25C4">
        <w:rPr>
          <w:rFonts w:cstheme="minorHAnsi"/>
          <w:color w:val="000000"/>
        </w:rPr>
        <w:t xml:space="preserve"> </w:t>
      </w:r>
      <w:proofErr w:type="spellStart"/>
      <w:r w:rsidRPr="00DB25C4">
        <w:rPr>
          <w:rFonts w:cstheme="minorHAnsi"/>
          <w:color w:val="000000"/>
        </w:rPr>
        <w:t>itu</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juga </w:t>
      </w:r>
      <w:proofErr w:type="spellStart"/>
      <w:r w:rsidRPr="00DB25C4">
        <w:rPr>
          <w:rFonts w:cstheme="minorHAnsi"/>
          <w:color w:val="000000"/>
        </w:rPr>
        <w:t>dibantu</w:t>
      </w:r>
      <w:proofErr w:type="spellEnd"/>
      <w:r w:rsidRPr="00DB25C4">
        <w:rPr>
          <w:rFonts w:cstheme="minorHAnsi"/>
          <w:color w:val="000000"/>
        </w:rPr>
        <w:t xml:space="preserve"> </w:t>
      </w:r>
      <w:proofErr w:type="spellStart"/>
      <w:r w:rsidRPr="00DB25C4">
        <w:rPr>
          <w:rFonts w:cstheme="minorHAnsi"/>
          <w:color w:val="000000"/>
        </w:rPr>
        <w:t>Kepala</w:t>
      </w:r>
      <w:proofErr w:type="spellEnd"/>
      <w:r w:rsidRPr="00DB25C4">
        <w:rPr>
          <w:rFonts w:cstheme="minorHAnsi"/>
          <w:color w:val="000000"/>
        </w:rPr>
        <w:t xml:space="preserve"> </w:t>
      </w:r>
      <w:proofErr w:type="spellStart"/>
      <w:r w:rsidRPr="00DB25C4">
        <w:rPr>
          <w:rFonts w:cstheme="minorHAnsi"/>
          <w:color w:val="000000"/>
        </w:rPr>
        <w:t>Laboratorium</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pengembangan</w:t>
      </w:r>
      <w:proofErr w:type="spellEnd"/>
      <w:r w:rsidRPr="00DB25C4">
        <w:rPr>
          <w:rFonts w:cstheme="minorHAnsi"/>
          <w:color w:val="000000"/>
        </w:rPr>
        <w:t xml:space="preserve"> dan </w:t>
      </w:r>
      <w:proofErr w:type="spellStart"/>
      <w:r w:rsidRPr="00DB25C4">
        <w:rPr>
          <w:rFonts w:cstheme="minorHAnsi"/>
          <w:color w:val="000000"/>
        </w:rPr>
        <w:t>pemanfaatan</w:t>
      </w:r>
      <w:proofErr w:type="spellEnd"/>
      <w:r w:rsidRPr="00DB25C4">
        <w:rPr>
          <w:rFonts w:cstheme="minorHAnsi"/>
          <w:color w:val="000000"/>
        </w:rPr>
        <w:t xml:space="preserve"> </w:t>
      </w:r>
      <w:proofErr w:type="spellStart"/>
      <w:r w:rsidRPr="00DB25C4">
        <w:rPr>
          <w:rFonts w:cstheme="minorHAnsi"/>
          <w:color w:val="000000"/>
        </w:rPr>
        <w:t>laboratorium</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pembelajaran</w:t>
      </w:r>
      <w:proofErr w:type="spellEnd"/>
      <w:r w:rsidRPr="00DB25C4">
        <w:rPr>
          <w:rFonts w:cstheme="minorHAnsi"/>
          <w:color w:val="000000"/>
        </w:rPr>
        <w:t xml:space="preserve"> di </w:t>
      </w:r>
      <w:proofErr w:type="spellStart"/>
      <w:r w:rsidRPr="00DB25C4">
        <w:rPr>
          <w:rFonts w:cstheme="minorHAnsi"/>
          <w:color w:val="000000"/>
        </w:rPr>
        <w:t>lingkungan</w:t>
      </w:r>
      <w:proofErr w:type="spellEnd"/>
      <w:r w:rsidRPr="00DB25C4">
        <w:rPr>
          <w:rFonts w:cstheme="minorHAnsi"/>
          <w:color w:val="000000"/>
        </w:rPr>
        <w:t xml:space="preserve"> FBS UMC.</w:t>
      </w:r>
    </w:p>
    <w:p w14:paraId="6B8E17F0"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45393386" w14:textId="77777777" w:rsidR="00EE2EA9" w:rsidRPr="00DB25C4" w:rsidRDefault="00EE2EA9" w:rsidP="00687314">
      <w:pPr>
        <w:autoSpaceDE w:val="0"/>
        <w:autoSpaceDN w:val="0"/>
        <w:adjustRightInd w:val="0"/>
        <w:spacing w:after="0" w:line="240" w:lineRule="auto"/>
        <w:jc w:val="both"/>
        <w:rPr>
          <w:rFonts w:cstheme="minorHAnsi"/>
        </w:rPr>
      </w:pPr>
      <w:proofErr w:type="spellStart"/>
      <w:r w:rsidRPr="00DB25C4">
        <w:rPr>
          <w:rFonts w:cstheme="minorHAnsi"/>
          <w:color w:val="000000"/>
        </w:rPr>
        <w:t>Berdasarkan</w:t>
      </w:r>
      <w:proofErr w:type="spellEnd"/>
      <w:r w:rsidRPr="00DB25C4">
        <w:rPr>
          <w:rFonts w:cstheme="minorHAnsi"/>
          <w:color w:val="000000"/>
        </w:rPr>
        <w:t xml:space="preserve"> </w:t>
      </w:r>
      <w:proofErr w:type="spellStart"/>
      <w:r w:rsidRPr="00DB25C4">
        <w:rPr>
          <w:rFonts w:cstheme="minorHAnsi"/>
          <w:color w:val="000000"/>
        </w:rPr>
        <w:t>Renstra</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memilih</w:t>
      </w:r>
      <w:proofErr w:type="spellEnd"/>
      <w:r w:rsidRPr="00DB25C4">
        <w:rPr>
          <w:rFonts w:cstheme="minorHAnsi"/>
          <w:color w:val="000000"/>
        </w:rPr>
        <w:t xml:space="preserve"> </w:t>
      </w:r>
      <w:r w:rsidRPr="00DB25C4">
        <w:rPr>
          <w:rFonts w:cstheme="minorHAnsi"/>
          <w:i/>
          <w:iCs/>
          <w:color w:val="000000"/>
        </w:rPr>
        <w:t xml:space="preserve">Person in Charge </w:t>
      </w:r>
      <w:r w:rsidRPr="00DB25C4">
        <w:rPr>
          <w:rFonts w:cstheme="minorHAnsi"/>
          <w:color w:val="000000"/>
        </w:rPr>
        <w:t xml:space="preserve">(PIC) </w:t>
      </w:r>
      <w:proofErr w:type="spellStart"/>
      <w:r w:rsidRPr="00DB25C4">
        <w:rPr>
          <w:rFonts w:cstheme="minorHAnsi"/>
          <w:color w:val="000000"/>
        </w:rPr>
        <w:t>kegiatan</w:t>
      </w:r>
      <w:proofErr w:type="spellEnd"/>
      <w:r w:rsidRPr="00DB25C4">
        <w:rPr>
          <w:rFonts w:cstheme="minorHAnsi"/>
          <w:color w:val="000000"/>
        </w:rPr>
        <w:t xml:space="preserve"> </w:t>
      </w:r>
      <w:proofErr w:type="spellStart"/>
      <w:r w:rsidRPr="00DB25C4">
        <w:rPr>
          <w:rFonts w:cstheme="minorHAnsi"/>
          <w:color w:val="000000"/>
        </w:rPr>
        <w:t>sesuai</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kompetensi</w:t>
      </w:r>
      <w:proofErr w:type="spellEnd"/>
      <w:r w:rsidRPr="00DB25C4">
        <w:rPr>
          <w:rFonts w:cstheme="minorHAnsi"/>
          <w:color w:val="000000"/>
        </w:rPr>
        <w:t xml:space="preserve"> dan </w:t>
      </w:r>
      <w:proofErr w:type="spellStart"/>
      <w:r w:rsidRPr="00DB25C4">
        <w:rPr>
          <w:rFonts w:cstheme="minorHAnsi"/>
          <w:color w:val="000000"/>
        </w:rPr>
        <w:t>keahliannya</w:t>
      </w:r>
      <w:proofErr w:type="spellEnd"/>
      <w:r w:rsidRPr="00DB25C4">
        <w:rPr>
          <w:rFonts w:cstheme="minorHAnsi"/>
          <w:color w:val="000000"/>
        </w:rPr>
        <w:t xml:space="preserve">. PIC </w:t>
      </w:r>
      <w:proofErr w:type="spellStart"/>
      <w:r w:rsidRPr="00DB25C4">
        <w:rPr>
          <w:rFonts w:cstheme="minorHAnsi"/>
          <w:color w:val="000000"/>
        </w:rPr>
        <w:t>bertugas</w:t>
      </w:r>
      <w:proofErr w:type="spellEnd"/>
      <w:r w:rsidRPr="00DB25C4">
        <w:rPr>
          <w:rFonts w:cstheme="minorHAnsi"/>
          <w:color w:val="000000"/>
        </w:rPr>
        <w:t xml:space="preserve"> </w:t>
      </w:r>
      <w:proofErr w:type="spellStart"/>
      <w:r w:rsidRPr="00DB25C4">
        <w:rPr>
          <w:rFonts w:cstheme="minorHAnsi"/>
          <w:color w:val="000000"/>
        </w:rPr>
        <w:t>sebagai</w:t>
      </w:r>
      <w:proofErr w:type="spellEnd"/>
      <w:r w:rsidRPr="00DB25C4">
        <w:rPr>
          <w:rFonts w:cstheme="minorHAnsi"/>
          <w:color w:val="000000"/>
        </w:rPr>
        <w:t xml:space="preserve"> </w:t>
      </w:r>
      <w:proofErr w:type="spellStart"/>
      <w:r w:rsidRPr="00DB25C4">
        <w:rPr>
          <w:rFonts w:cstheme="minorHAnsi"/>
          <w:color w:val="000000"/>
        </w:rPr>
        <w:t>penanggung</w:t>
      </w:r>
      <w:proofErr w:type="spellEnd"/>
      <w:r w:rsidRPr="00DB25C4">
        <w:rPr>
          <w:rFonts w:cstheme="minorHAnsi"/>
          <w:color w:val="000000"/>
        </w:rPr>
        <w:t xml:space="preserve"> </w:t>
      </w:r>
      <w:proofErr w:type="spellStart"/>
      <w:r w:rsidRPr="00DB25C4">
        <w:rPr>
          <w:rFonts w:cstheme="minorHAnsi"/>
          <w:color w:val="000000"/>
        </w:rPr>
        <w:t>jawab</w:t>
      </w:r>
      <w:proofErr w:type="spellEnd"/>
      <w:r w:rsidRPr="00DB25C4">
        <w:rPr>
          <w:rFonts w:cstheme="minorHAnsi"/>
        </w:rPr>
        <w:t xml:space="preserve"> </w:t>
      </w:r>
      <w:proofErr w:type="spellStart"/>
      <w:r w:rsidRPr="00DB25C4">
        <w:rPr>
          <w:rFonts w:cstheme="minorHAnsi"/>
          <w:color w:val="000000"/>
        </w:rPr>
        <w:t>pelaksanaan</w:t>
      </w:r>
      <w:proofErr w:type="spellEnd"/>
      <w:r w:rsidRPr="00DB25C4">
        <w:rPr>
          <w:rFonts w:cstheme="minorHAnsi"/>
          <w:color w:val="000000"/>
        </w:rPr>
        <w:t xml:space="preserve"> </w:t>
      </w:r>
      <w:proofErr w:type="spellStart"/>
      <w:r w:rsidRPr="00DB25C4">
        <w:rPr>
          <w:rFonts w:cstheme="minorHAnsi"/>
          <w:color w:val="000000"/>
        </w:rPr>
        <w:t>kegiatan</w:t>
      </w:r>
      <w:proofErr w:type="spellEnd"/>
      <w:r w:rsidRPr="00DB25C4">
        <w:rPr>
          <w:rFonts w:cstheme="minorHAnsi"/>
          <w:color w:val="000000"/>
        </w:rPr>
        <w:t xml:space="preserve"> </w:t>
      </w:r>
      <w:proofErr w:type="spellStart"/>
      <w:r w:rsidRPr="00DB25C4">
        <w:rPr>
          <w:rFonts w:cstheme="minorHAnsi"/>
          <w:color w:val="000000"/>
        </w:rPr>
        <w:t>mulai</w:t>
      </w:r>
      <w:proofErr w:type="spellEnd"/>
      <w:r w:rsidRPr="00DB25C4">
        <w:rPr>
          <w:rFonts w:cstheme="minorHAnsi"/>
          <w:color w:val="000000"/>
        </w:rPr>
        <w:t xml:space="preserve"> </w:t>
      </w:r>
      <w:proofErr w:type="spellStart"/>
      <w:r w:rsidRPr="00DB25C4">
        <w:rPr>
          <w:rFonts w:cstheme="minorHAnsi"/>
          <w:color w:val="000000"/>
        </w:rPr>
        <w:t>dari</w:t>
      </w:r>
      <w:proofErr w:type="spellEnd"/>
      <w:r w:rsidRPr="00DB25C4">
        <w:rPr>
          <w:rFonts w:cstheme="minorHAnsi"/>
          <w:color w:val="000000"/>
        </w:rPr>
        <w:t xml:space="preserve"> </w:t>
      </w:r>
      <w:proofErr w:type="spellStart"/>
      <w:r w:rsidRPr="00DB25C4">
        <w:rPr>
          <w:rFonts w:cstheme="minorHAnsi"/>
          <w:color w:val="000000"/>
        </w:rPr>
        <w:t>perencanaan</w:t>
      </w:r>
      <w:proofErr w:type="spellEnd"/>
      <w:r w:rsidRPr="00DB25C4">
        <w:rPr>
          <w:rFonts w:cstheme="minorHAnsi"/>
          <w:color w:val="000000"/>
        </w:rPr>
        <w:t xml:space="preserve">, </w:t>
      </w:r>
      <w:proofErr w:type="spellStart"/>
      <w:r w:rsidRPr="00DB25C4">
        <w:rPr>
          <w:rFonts w:cstheme="minorHAnsi"/>
          <w:color w:val="000000"/>
        </w:rPr>
        <w:t>pelaksanaan</w:t>
      </w:r>
      <w:proofErr w:type="spellEnd"/>
      <w:r w:rsidRPr="00DB25C4">
        <w:rPr>
          <w:rFonts w:cstheme="minorHAnsi"/>
          <w:color w:val="000000"/>
        </w:rPr>
        <w:t xml:space="preserve"> dan </w:t>
      </w:r>
      <w:proofErr w:type="spellStart"/>
      <w:r w:rsidRPr="00DB25C4">
        <w:rPr>
          <w:rFonts w:cstheme="minorHAnsi"/>
          <w:color w:val="000000"/>
        </w:rPr>
        <w:t>evaluasi</w:t>
      </w:r>
      <w:proofErr w:type="spellEnd"/>
      <w:r w:rsidRPr="00DB25C4">
        <w:rPr>
          <w:rFonts w:cstheme="minorHAnsi"/>
          <w:color w:val="000000"/>
        </w:rPr>
        <w:t>.</w:t>
      </w:r>
      <w:r w:rsidRPr="00DB25C4">
        <w:rPr>
          <w:rFonts w:cstheme="minorHAnsi"/>
        </w:rPr>
        <w:t xml:space="preserve"> </w:t>
      </w:r>
      <w:r w:rsidRPr="00DB25C4">
        <w:rPr>
          <w:rFonts w:cstheme="minorHAnsi"/>
          <w:color w:val="000000"/>
        </w:rPr>
        <w:t xml:space="preserve">Pada </w:t>
      </w:r>
      <w:proofErr w:type="spellStart"/>
      <w:r w:rsidRPr="00DB25C4">
        <w:rPr>
          <w:rFonts w:cstheme="minorHAnsi"/>
          <w:color w:val="000000"/>
        </w:rPr>
        <w:t>bidang</w:t>
      </w:r>
      <w:proofErr w:type="spellEnd"/>
      <w:r w:rsidRPr="00DB25C4">
        <w:rPr>
          <w:rFonts w:cstheme="minorHAnsi"/>
          <w:color w:val="000000"/>
        </w:rPr>
        <w:t xml:space="preserve"> </w:t>
      </w:r>
      <w:proofErr w:type="spellStart"/>
      <w:r w:rsidRPr="00DB25C4">
        <w:rPr>
          <w:rFonts w:cstheme="minorHAnsi"/>
          <w:color w:val="000000"/>
        </w:rPr>
        <w:t>pendidikan</w:t>
      </w:r>
      <w:proofErr w:type="spellEnd"/>
      <w:r w:rsidRPr="00DB25C4">
        <w:rPr>
          <w:rFonts w:cstheme="minorHAnsi"/>
          <w:color w:val="000000"/>
        </w:rPr>
        <w:t xml:space="preserve"> dan </w:t>
      </w:r>
      <w:proofErr w:type="spellStart"/>
      <w:r w:rsidRPr="00DB25C4">
        <w:rPr>
          <w:rFonts w:cstheme="minorHAnsi"/>
          <w:color w:val="000000"/>
        </w:rPr>
        <w:t>pengajaran</w:t>
      </w:r>
      <w:proofErr w:type="spellEnd"/>
      <w:r w:rsidRPr="00DB25C4">
        <w:rPr>
          <w:rFonts w:cstheme="minorHAnsi"/>
          <w:color w:val="000000"/>
        </w:rPr>
        <w:t xml:space="preserve">, </w:t>
      </w:r>
      <w:proofErr w:type="spellStart"/>
      <w:r w:rsidRPr="00DB25C4">
        <w:rPr>
          <w:rFonts w:cstheme="minorHAnsi"/>
          <w:color w:val="000000"/>
        </w:rPr>
        <w:t>semua</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di </w:t>
      </w:r>
      <w:proofErr w:type="spellStart"/>
      <w:r w:rsidRPr="00DB25C4">
        <w:rPr>
          <w:rFonts w:cstheme="minorHAnsi"/>
          <w:color w:val="000000"/>
        </w:rPr>
        <w:t>lingkungan</w:t>
      </w:r>
      <w:proofErr w:type="spellEnd"/>
      <w:r w:rsidRPr="00DB25C4">
        <w:rPr>
          <w:rFonts w:cstheme="minorHAnsi"/>
          <w:color w:val="000000"/>
        </w:rPr>
        <w:t xml:space="preserve"> FBS UMC </w:t>
      </w:r>
      <w:proofErr w:type="spellStart"/>
      <w:r w:rsidRPr="00DB25C4">
        <w:rPr>
          <w:rFonts w:cstheme="minorHAnsi"/>
          <w:color w:val="000000"/>
        </w:rPr>
        <w:t>telah</w:t>
      </w:r>
      <w:proofErr w:type="spellEnd"/>
      <w:r w:rsidRPr="00DB25C4">
        <w:rPr>
          <w:rFonts w:cstheme="minorHAnsi"/>
        </w:rPr>
        <w:t xml:space="preserve"> </w:t>
      </w:r>
      <w:proofErr w:type="spellStart"/>
      <w:r w:rsidRPr="00DB25C4">
        <w:rPr>
          <w:rFonts w:cstheme="minorHAnsi"/>
          <w:color w:val="000000"/>
        </w:rPr>
        <w:t>memenuhi</w:t>
      </w:r>
      <w:proofErr w:type="spellEnd"/>
      <w:r w:rsidRPr="00DB25C4">
        <w:rPr>
          <w:rFonts w:cstheme="minorHAnsi"/>
          <w:color w:val="000000"/>
        </w:rPr>
        <w:t xml:space="preserve"> </w:t>
      </w:r>
      <w:proofErr w:type="spellStart"/>
      <w:r w:rsidRPr="00DB25C4">
        <w:rPr>
          <w:rFonts w:cstheme="minorHAnsi"/>
          <w:color w:val="000000"/>
        </w:rPr>
        <w:t>kualifikasi</w:t>
      </w:r>
      <w:proofErr w:type="spellEnd"/>
      <w:r w:rsidRPr="00DB25C4">
        <w:rPr>
          <w:rFonts w:cstheme="minorHAnsi"/>
          <w:color w:val="000000"/>
        </w:rPr>
        <w:t xml:space="preserve"> </w:t>
      </w:r>
      <w:proofErr w:type="spellStart"/>
      <w:r w:rsidRPr="00DB25C4">
        <w:rPr>
          <w:rFonts w:cstheme="minorHAnsi"/>
          <w:color w:val="000000"/>
        </w:rPr>
        <w:t>akademik</w:t>
      </w:r>
      <w:proofErr w:type="spellEnd"/>
      <w:r w:rsidRPr="00DB25C4">
        <w:rPr>
          <w:rFonts w:cstheme="minorHAnsi"/>
          <w:color w:val="000000"/>
        </w:rPr>
        <w:t xml:space="preserve"> minimal magister (S2). </w:t>
      </w:r>
      <w:proofErr w:type="spellStart"/>
      <w:r w:rsidRPr="00DB25C4">
        <w:rPr>
          <w:rFonts w:cstheme="minorHAnsi"/>
          <w:color w:val="000000"/>
        </w:rPr>
        <w:t>Semua</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telah</w:t>
      </w:r>
      <w:proofErr w:type="spellEnd"/>
      <w:r w:rsidRPr="00DB25C4">
        <w:rPr>
          <w:rFonts w:cstheme="minorHAnsi"/>
          <w:color w:val="000000"/>
        </w:rPr>
        <w:t xml:space="preserve"> </w:t>
      </w:r>
      <w:proofErr w:type="spellStart"/>
      <w:r w:rsidRPr="00DB25C4">
        <w:rPr>
          <w:rFonts w:cstheme="minorHAnsi"/>
          <w:color w:val="000000"/>
        </w:rPr>
        <w:t>ditempatkan</w:t>
      </w:r>
      <w:proofErr w:type="spellEnd"/>
      <w:r w:rsidRPr="00DB25C4">
        <w:rPr>
          <w:rFonts w:cstheme="minorHAnsi"/>
          <w:color w:val="000000"/>
        </w:rPr>
        <w:t xml:space="preserve"> pada </w:t>
      </w:r>
      <w:proofErr w:type="spellStart"/>
      <w:r w:rsidRPr="00DB25C4">
        <w:rPr>
          <w:rFonts w:cstheme="minorHAnsi"/>
          <w:color w:val="000000"/>
        </w:rPr>
        <w:t>prodi</w:t>
      </w:r>
      <w:proofErr w:type="spellEnd"/>
      <w:r w:rsidRPr="00DB25C4">
        <w:rPr>
          <w:rFonts w:cstheme="minorHAnsi"/>
          <w:color w:val="000000"/>
        </w:rPr>
        <w:t xml:space="preserve"> </w:t>
      </w:r>
      <w:proofErr w:type="spellStart"/>
      <w:r w:rsidRPr="00DB25C4">
        <w:rPr>
          <w:rFonts w:cstheme="minorHAnsi"/>
          <w:color w:val="000000"/>
        </w:rPr>
        <w:t>sesuai</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keilmuannya</w:t>
      </w:r>
      <w:proofErr w:type="spellEnd"/>
      <w:r w:rsidRPr="00DB25C4">
        <w:rPr>
          <w:rFonts w:cstheme="minorHAnsi"/>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mengampu</w:t>
      </w:r>
      <w:proofErr w:type="spellEnd"/>
      <w:r w:rsidRPr="00DB25C4">
        <w:rPr>
          <w:rFonts w:cstheme="minorHAnsi"/>
          <w:color w:val="000000"/>
        </w:rPr>
        <w:t xml:space="preserve"> </w:t>
      </w:r>
      <w:proofErr w:type="spellStart"/>
      <w:r w:rsidRPr="00DB25C4">
        <w:rPr>
          <w:rFonts w:cstheme="minorHAnsi"/>
          <w:color w:val="000000"/>
        </w:rPr>
        <w:t>mata</w:t>
      </w:r>
      <w:proofErr w:type="spellEnd"/>
      <w:r w:rsidRPr="00DB25C4">
        <w:rPr>
          <w:rFonts w:cstheme="minorHAnsi"/>
          <w:color w:val="000000"/>
        </w:rPr>
        <w:t xml:space="preserve"> </w:t>
      </w:r>
      <w:proofErr w:type="spellStart"/>
      <w:r w:rsidRPr="00DB25C4">
        <w:rPr>
          <w:rFonts w:cstheme="minorHAnsi"/>
          <w:color w:val="000000"/>
        </w:rPr>
        <w:t>kuliah</w:t>
      </w:r>
      <w:proofErr w:type="spellEnd"/>
      <w:r w:rsidRPr="00DB25C4">
        <w:rPr>
          <w:rFonts w:cstheme="minorHAnsi"/>
          <w:color w:val="000000"/>
        </w:rPr>
        <w:t xml:space="preserve"> yang </w:t>
      </w:r>
      <w:proofErr w:type="spellStart"/>
      <w:r w:rsidRPr="00DB25C4">
        <w:rPr>
          <w:rFonts w:cstheme="minorHAnsi"/>
          <w:color w:val="000000"/>
        </w:rPr>
        <w:t>selaras</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bidang</w:t>
      </w:r>
      <w:proofErr w:type="spellEnd"/>
      <w:r w:rsidRPr="00DB25C4">
        <w:rPr>
          <w:rFonts w:cstheme="minorHAnsi"/>
          <w:color w:val="000000"/>
        </w:rPr>
        <w:t xml:space="preserve"> </w:t>
      </w:r>
      <w:proofErr w:type="spellStart"/>
      <w:r w:rsidRPr="00DB25C4">
        <w:rPr>
          <w:rFonts w:cstheme="minorHAnsi"/>
          <w:color w:val="000000"/>
        </w:rPr>
        <w:t>keahlian</w:t>
      </w:r>
      <w:proofErr w:type="spellEnd"/>
      <w:r w:rsidRPr="00DB25C4">
        <w:rPr>
          <w:rFonts w:cstheme="minorHAnsi"/>
          <w:color w:val="000000"/>
        </w:rPr>
        <w:t xml:space="preserve"> dan </w:t>
      </w:r>
      <w:proofErr w:type="spellStart"/>
      <w:r w:rsidRPr="00DB25C4">
        <w:rPr>
          <w:rFonts w:cstheme="minorHAnsi"/>
          <w:color w:val="000000"/>
        </w:rPr>
        <w:t>kompetensinya</w:t>
      </w:r>
      <w:proofErr w:type="spellEnd"/>
      <w:r w:rsidRPr="00DB25C4">
        <w:rPr>
          <w:rFonts w:cstheme="minorHAnsi"/>
          <w:color w:val="000000"/>
        </w:rPr>
        <w:t xml:space="preserve">.  </w:t>
      </w:r>
      <w:r w:rsidRPr="00DB25C4">
        <w:rPr>
          <w:rFonts w:cstheme="minorHAnsi"/>
        </w:rPr>
        <w:t xml:space="preserve">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menempatkan</w:t>
      </w:r>
      <w:proofErr w:type="spellEnd"/>
      <w:r w:rsidRPr="00DB25C4">
        <w:rPr>
          <w:rFonts w:cstheme="minorHAnsi"/>
          <w:color w:val="000000"/>
        </w:rPr>
        <w:t xml:space="preserve"> </w:t>
      </w:r>
      <w:proofErr w:type="spellStart"/>
      <w:r w:rsidRPr="00DB25C4">
        <w:rPr>
          <w:rFonts w:cstheme="minorHAnsi"/>
          <w:color w:val="000000"/>
        </w:rPr>
        <w:t>tenaga</w:t>
      </w:r>
      <w:proofErr w:type="spellEnd"/>
      <w:r w:rsidRPr="00DB25C4">
        <w:rPr>
          <w:rFonts w:cstheme="minorHAnsi"/>
          <w:color w:val="000000"/>
        </w:rPr>
        <w:t xml:space="preserve"> </w:t>
      </w:r>
      <w:proofErr w:type="spellStart"/>
      <w:r w:rsidRPr="00DB25C4">
        <w:rPr>
          <w:rFonts w:cstheme="minorHAnsi"/>
          <w:color w:val="000000"/>
        </w:rPr>
        <w:t>kependidikan</w:t>
      </w:r>
      <w:proofErr w:type="spellEnd"/>
      <w:r w:rsidRPr="00DB25C4">
        <w:rPr>
          <w:rFonts w:cstheme="minorHAnsi"/>
          <w:color w:val="000000"/>
        </w:rPr>
        <w:t xml:space="preserve"> </w:t>
      </w:r>
      <w:proofErr w:type="spellStart"/>
      <w:r w:rsidRPr="00DB25C4">
        <w:rPr>
          <w:rFonts w:cstheme="minorHAnsi"/>
          <w:color w:val="000000"/>
        </w:rPr>
        <w:t>sesuai</w:t>
      </w:r>
      <w:proofErr w:type="spellEnd"/>
      <w:r w:rsidRPr="00DB25C4">
        <w:rPr>
          <w:rFonts w:cstheme="minorHAnsi"/>
          <w:color w:val="000000"/>
        </w:rPr>
        <w:t xml:space="preserve"> </w:t>
      </w:r>
      <w:proofErr w:type="spellStart"/>
      <w:r w:rsidRPr="00DB25C4">
        <w:rPr>
          <w:rFonts w:cstheme="minorHAnsi"/>
          <w:color w:val="000000"/>
        </w:rPr>
        <w:t>kualifikasi</w:t>
      </w:r>
      <w:proofErr w:type="spellEnd"/>
      <w:r w:rsidRPr="00DB25C4">
        <w:rPr>
          <w:rFonts w:cstheme="minorHAnsi"/>
          <w:color w:val="000000"/>
        </w:rPr>
        <w:t xml:space="preserve"> dan </w:t>
      </w:r>
      <w:proofErr w:type="spellStart"/>
      <w:r w:rsidRPr="00DB25C4">
        <w:rPr>
          <w:rFonts w:cstheme="minorHAnsi"/>
          <w:color w:val="000000"/>
        </w:rPr>
        <w:t>kompetensinya</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rPr>
        <w:t xml:space="preserve"> </w:t>
      </w:r>
      <w:proofErr w:type="spellStart"/>
      <w:r w:rsidRPr="00DB25C4">
        <w:rPr>
          <w:rFonts w:cstheme="minorHAnsi"/>
          <w:color w:val="000000"/>
        </w:rPr>
        <w:t>mendukung</w:t>
      </w:r>
      <w:proofErr w:type="spellEnd"/>
      <w:r w:rsidRPr="00DB25C4">
        <w:rPr>
          <w:rFonts w:cstheme="minorHAnsi"/>
          <w:color w:val="000000"/>
        </w:rPr>
        <w:t xml:space="preserve"> </w:t>
      </w:r>
      <w:proofErr w:type="spellStart"/>
      <w:r w:rsidRPr="00DB25C4">
        <w:rPr>
          <w:rFonts w:cstheme="minorHAnsi"/>
          <w:color w:val="000000"/>
        </w:rPr>
        <w:t>optimalisasi</w:t>
      </w:r>
      <w:proofErr w:type="spellEnd"/>
      <w:r w:rsidRPr="00DB25C4">
        <w:rPr>
          <w:rFonts w:cstheme="minorHAnsi"/>
          <w:color w:val="000000"/>
        </w:rPr>
        <w:t xml:space="preserve"> </w:t>
      </w:r>
      <w:proofErr w:type="spellStart"/>
      <w:r w:rsidRPr="00DB25C4">
        <w:rPr>
          <w:rFonts w:cstheme="minorHAnsi"/>
          <w:color w:val="000000"/>
        </w:rPr>
        <w:t>pelayanan</w:t>
      </w:r>
      <w:proofErr w:type="spellEnd"/>
      <w:r w:rsidRPr="00DB25C4">
        <w:rPr>
          <w:rFonts w:cstheme="minorHAnsi"/>
          <w:color w:val="000000"/>
        </w:rPr>
        <w:t xml:space="preserve"> pada civitas </w:t>
      </w:r>
      <w:proofErr w:type="spellStart"/>
      <w:r w:rsidRPr="00DB25C4">
        <w:rPr>
          <w:rFonts w:cstheme="minorHAnsi"/>
          <w:color w:val="000000"/>
        </w:rPr>
        <w:t>academica</w:t>
      </w:r>
      <w:proofErr w:type="spellEnd"/>
      <w:r w:rsidRPr="00DB25C4">
        <w:rPr>
          <w:rFonts w:cstheme="minorHAnsi"/>
          <w:color w:val="000000"/>
        </w:rPr>
        <w:t xml:space="preserve"> FBS UMC. </w:t>
      </w:r>
    </w:p>
    <w:p w14:paraId="3E7A6449"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78661EBB" w14:textId="77777777" w:rsidR="00EE2EA9" w:rsidRPr="00DB25C4" w:rsidRDefault="00EE2EA9" w:rsidP="00687314">
      <w:pPr>
        <w:autoSpaceDE w:val="0"/>
        <w:autoSpaceDN w:val="0"/>
        <w:adjustRightInd w:val="0"/>
        <w:spacing w:after="0" w:line="240" w:lineRule="auto"/>
        <w:jc w:val="both"/>
        <w:rPr>
          <w:rFonts w:cstheme="minorHAnsi"/>
        </w:rPr>
      </w:pPr>
      <w:r w:rsidRPr="00DB25C4">
        <w:rPr>
          <w:rFonts w:cstheme="minorHAnsi"/>
          <w:b/>
          <w:bCs/>
          <w:color w:val="000000"/>
        </w:rPr>
        <w:t xml:space="preserve">4. </w:t>
      </w:r>
      <w:proofErr w:type="spellStart"/>
      <w:r w:rsidRPr="00DB25C4">
        <w:rPr>
          <w:rFonts w:cstheme="minorHAnsi"/>
          <w:b/>
          <w:bCs/>
          <w:color w:val="000000"/>
        </w:rPr>
        <w:t>Pelaksanaan</w:t>
      </w:r>
      <w:proofErr w:type="spellEnd"/>
      <w:r w:rsidRPr="00DB25C4">
        <w:rPr>
          <w:rFonts w:cstheme="minorHAnsi"/>
          <w:b/>
          <w:bCs/>
          <w:color w:val="000000"/>
        </w:rPr>
        <w:t xml:space="preserve"> </w:t>
      </w:r>
    </w:p>
    <w:p w14:paraId="00B5E074"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lastRenderedPageBreak/>
        <w:t>Dalam</w:t>
      </w:r>
      <w:proofErr w:type="spellEnd"/>
      <w:r w:rsidRPr="00DB25C4">
        <w:rPr>
          <w:rFonts w:cstheme="minorHAnsi"/>
          <w:color w:val="000000"/>
        </w:rPr>
        <w:t xml:space="preserve"> </w:t>
      </w:r>
      <w:proofErr w:type="spellStart"/>
      <w:r w:rsidRPr="00DB25C4">
        <w:rPr>
          <w:rFonts w:cstheme="minorHAnsi"/>
          <w:color w:val="000000"/>
        </w:rPr>
        <w:t>pelaksanaan</w:t>
      </w:r>
      <w:proofErr w:type="spellEnd"/>
      <w:r w:rsidRPr="00DB25C4">
        <w:rPr>
          <w:rFonts w:cstheme="minorHAnsi"/>
          <w:color w:val="000000"/>
        </w:rPr>
        <w:t xml:space="preserve"> </w:t>
      </w:r>
      <w:proofErr w:type="spellStart"/>
      <w:r w:rsidRPr="00DB25C4">
        <w:rPr>
          <w:rFonts w:cstheme="minorHAnsi"/>
          <w:color w:val="000000"/>
        </w:rPr>
        <w:t>Rencana</w:t>
      </w:r>
      <w:proofErr w:type="spellEnd"/>
      <w:r w:rsidRPr="00DB25C4">
        <w:rPr>
          <w:rFonts w:cstheme="minorHAnsi"/>
          <w:color w:val="000000"/>
        </w:rPr>
        <w:t xml:space="preserve"> </w:t>
      </w:r>
      <w:proofErr w:type="spellStart"/>
      <w:r w:rsidRPr="00DB25C4">
        <w:rPr>
          <w:rFonts w:cstheme="minorHAnsi"/>
          <w:color w:val="000000"/>
        </w:rPr>
        <w:t>Strategis</w:t>
      </w:r>
      <w:proofErr w:type="spellEnd"/>
      <w:r w:rsidRPr="00DB25C4">
        <w:rPr>
          <w:rFonts w:cstheme="minorHAnsi"/>
          <w:color w:val="000000"/>
        </w:rPr>
        <w:t xml:space="preserve"> FBS,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memberikan</w:t>
      </w:r>
      <w:proofErr w:type="spellEnd"/>
      <w:r w:rsidRPr="00DB25C4">
        <w:rPr>
          <w:rFonts w:cstheme="minorHAnsi"/>
          <w:color w:val="000000"/>
        </w:rPr>
        <w:t xml:space="preserve"> </w:t>
      </w:r>
      <w:proofErr w:type="spellStart"/>
      <w:r w:rsidRPr="00DB25C4">
        <w:rPr>
          <w:rFonts w:cstheme="minorHAnsi"/>
          <w:color w:val="000000"/>
        </w:rPr>
        <w:t>arahan</w:t>
      </w:r>
      <w:proofErr w:type="spellEnd"/>
      <w:r w:rsidRPr="00DB25C4">
        <w:rPr>
          <w:rFonts w:cstheme="minorHAnsi"/>
          <w:color w:val="000000"/>
        </w:rPr>
        <w:t xml:space="preserve"> </w:t>
      </w:r>
      <w:proofErr w:type="spellStart"/>
      <w:r w:rsidRPr="00DB25C4">
        <w:rPr>
          <w:rFonts w:cstheme="minorHAnsi"/>
          <w:color w:val="000000"/>
        </w:rPr>
        <w:t>kepada</w:t>
      </w:r>
      <w:proofErr w:type="spellEnd"/>
      <w:r w:rsidRPr="00DB25C4">
        <w:rPr>
          <w:rFonts w:cstheme="minorHAnsi"/>
          <w:color w:val="000000"/>
        </w:rPr>
        <w:t xml:space="preserve"> PIC </w:t>
      </w:r>
      <w:proofErr w:type="spellStart"/>
      <w:r w:rsidRPr="00DB25C4">
        <w:rPr>
          <w:rFonts w:cstheme="minorHAnsi"/>
          <w:color w:val="000000"/>
        </w:rPr>
        <w:t>kegiatan</w:t>
      </w:r>
      <w:proofErr w:type="spellEnd"/>
      <w:r w:rsidRPr="00DB25C4">
        <w:rPr>
          <w:rFonts w:cstheme="minorHAnsi"/>
          <w:color w:val="000000"/>
        </w:rPr>
        <w:t xml:space="preserve"> </w:t>
      </w:r>
      <w:proofErr w:type="spellStart"/>
      <w:r w:rsidRPr="00DB25C4">
        <w:rPr>
          <w:rFonts w:cstheme="minorHAnsi"/>
          <w:color w:val="000000"/>
        </w:rPr>
        <w:t>sekaligus</w:t>
      </w:r>
      <w:proofErr w:type="spellEnd"/>
      <w:r w:rsidRPr="00DB25C4">
        <w:rPr>
          <w:rFonts w:cstheme="minorHAnsi"/>
          <w:color w:val="000000"/>
        </w:rPr>
        <w:t xml:space="preserve"> </w:t>
      </w:r>
      <w:proofErr w:type="spellStart"/>
      <w:r w:rsidRPr="00DB25C4">
        <w:rPr>
          <w:rFonts w:cstheme="minorHAnsi"/>
          <w:color w:val="000000"/>
        </w:rPr>
        <w:t>mengkoordinasikan</w:t>
      </w:r>
      <w:proofErr w:type="spellEnd"/>
      <w:r w:rsidRPr="00DB25C4">
        <w:rPr>
          <w:rFonts w:cstheme="minorHAnsi"/>
          <w:color w:val="000000"/>
        </w:rPr>
        <w:t xml:space="preserve"> </w:t>
      </w:r>
      <w:proofErr w:type="spellStart"/>
      <w:r w:rsidRPr="00DB25C4">
        <w:rPr>
          <w:rFonts w:cstheme="minorHAnsi"/>
          <w:color w:val="000000"/>
        </w:rPr>
        <w:t>perkembangan</w:t>
      </w:r>
      <w:proofErr w:type="spellEnd"/>
      <w:r w:rsidRPr="00DB25C4">
        <w:rPr>
          <w:rFonts w:cstheme="minorHAnsi"/>
          <w:color w:val="000000"/>
        </w:rPr>
        <w:t xml:space="preserve"> </w:t>
      </w:r>
      <w:proofErr w:type="spellStart"/>
      <w:r w:rsidRPr="00DB25C4">
        <w:rPr>
          <w:rFonts w:cstheme="minorHAnsi"/>
          <w:color w:val="000000"/>
        </w:rPr>
        <w:t>pelaksanaan</w:t>
      </w:r>
      <w:proofErr w:type="spellEnd"/>
      <w:r w:rsidRPr="00DB25C4">
        <w:rPr>
          <w:rFonts w:cstheme="minorHAnsi"/>
          <w:color w:val="000000"/>
        </w:rPr>
        <w:t xml:space="preserve"> </w:t>
      </w:r>
      <w:proofErr w:type="spellStart"/>
      <w:r w:rsidRPr="00DB25C4">
        <w:rPr>
          <w:rFonts w:cstheme="minorHAnsi"/>
          <w:color w:val="000000"/>
        </w:rPr>
        <w:t>setiap</w:t>
      </w:r>
      <w:proofErr w:type="spellEnd"/>
      <w:r w:rsidRPr="00DB25C4">
        <w:rPr>
          <w:rFonts w:cstheme="minorHAnsi"/>
          <w:color w:val="000000"/>
        </w:rPr>
        <w:t xml:space="preserve"> </w:t>
      </w:r>
      <w:proofErr w:type="spellStart"/>
      <w:r w:rsidRPr="00DB25C4">
        <w:rPr>
          <w:rFonts w:cstheme="minorHAnsi"/>
          <w:color w:val="000000"/>
        </w:rPr>
        <w:t>aktivitas</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berkoordinasi</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Kaprodi</w:t>
      </w:r>
      <w:proofErr w:type="spellEnd"/>
      <w:r w:rsidRPr="00DB25C4">
        <w:rPr>
          <w:rFonts w:cstheme="minorHAnsi"/>
          <w:color w:val="000000"/>
        </w:rPr>
        <w:t xml:space="preserve"> agar </w:t>
      </w:r>
      <w:proofErr w:type="spellStart"/>
      <w:r w:rsidRPr="00DB25C4">
        <w:rPr>
          <w:rFonts w:cstheme="minorHAnsi"/>
          <w:color w:val="000000"/>
        </w:rPr>
        <w:t>pelaksanaan</w:t>
      </w:r>
      <w:proofErr w:type="spellEnd"/>
      <w:r w:rsidRPr="00DB25C4">
        <w:rPr>
          <w:rFonts w:cstheme="minorHAnsi"/>
          <w:color w:val="000000"/>
        </w:rPr>
        <w:t xml:space="preserve"> RPPS </w:t>
      </w:r>
      <w:proofErr w:type="spellStart"/>
      <w:r w:rsidRPr="00DB25C4">
        <w:rPr>
          <w:rFonts w:cstheme="minorHAnsi"/>
          <w:color w:val="000000"/>
        </w:rPr>
        <w:t>terarah</w:t>
      </w:r>
      <w:proofErr w:type="spellEnd"/>
      <w:r w:rsidRPr="00DB25C4">
        <w:rPr>
          <w:rFonts w:cstheme="minorHAnsi"/>
        </w:rPr>
        <w:t xml:space="preserve"> </w:t>
      </w:r>
      <w:proofErr w:type="spellStart"/>
      <w:r w:rsidRPr="00DB25C4">
        <w:rPr>
          <w:rFonts w:cstheme="minorHAnsi"/>
          <w:color w:val="000000"/>
        </w:rPr>
        <w:t>sesuai</w:t>
      </w:r>
      <w:proofErr w:type="spellEnd"/>
      <w:r w:rsidRPr="00DB25C4">
        <w:rPr>
          <w:rFonts w:cstheme="minorHAnsi"/>
          <w:color w:val="000000"/>
        </w:rPr>
        <w:t xml:space="preserve"> </w:t>
      </w:r>
      <w:proofErr w:type="spellStart"/>
      <w:r w:rsidRPr="00DB25C4">
        <w:rPr>
          <w:rFonts w:cstheme="minorHAnsi"/>
          <w:color w:val="000000"/>
        </w:rPr>
        <w:t>tujuan</w:t>
      </w:r>
      <w:proofErr w:type="spellEnd"/>
      <w:r w:rsidRPr="00DB25C4">
        <w:rPr>
          <w:rFonts w:cstheme="minorHAnsi"/>
          <w:color w:val="000000"/>
        </w:rPr>
        <w:t xml:space="preserve"> dan target </w:t>
      </w:r>
      <w:proofErr w:type="spellStart"/>
      <w:r w:rsidRPr="00DB25C4">
        <w:rPr>
          <w:rFonts w:cstheme="minorHAnsi"/>
          <w:color w:val="000000"/>
        </w:rPr>
        <w:t>luaran</w:t>
      </w:r>
      <w:proofErr w:type="spellEnd"/>
      <w:r w:rsidRPr="00DB25C4">
        <w:rPr>
          <w:rFonts w:cstheme="minorHAnsi"/>
          <w:color w:val="000000"/>
        </w:rPr>
        <w:t xml:space="preserve"> yang </w:t>
      </w:r>
      <w:proofErr w:type="spellStart"/>
      <w:r w:rsidRPr="00DB25C4">
        <w:rPr>
          <w:rFonts w:cstheme="minorHAnsi"/>
          <w:color w:val="000000"/>
        </w:rPr>
        <w:t>telah</w:t>
      </w:r>
      <w:proofErr w:type="spellEnd"/>
      <w:r w:rsidRPr="00DB25C4">
        <w:rPr>
          <w:rFonts w:cstheme="minorHAnsi"/>
          <w:color w:val="000000"/>
        </w:rPr>
        <w:t xml:space="preserve"> </w:t>
      </w:r>
      <w:proofErr w:type="spellStart"/>
      <w:r w:rsidRPr="00DB25C4">
        <w:rPr>
          <w:rFonts w:cstheme="minorHAnsi"/>
          <w:color w:val="000000"/>
        </w:rPr>
        <w:t>ditetapkan</w:t>
      </w:r>
      <w:proofErr w:type="spellEnd"/>
      <w:r w:rsidRPr="00DB25C4">
        <w:rPr>
          <w:rFonts w:cstheme="minorHAnsi"/>
          <w:color w:val="000000"/>
        </w:rPr>
        <w:t>.</w:t>
      </w:r>
      <w:r w:rsidRPr="00DB25C4">
        <w:rPr>
          <w:rFonts w:cstheme="minorHAnsi"/>
        </w:rPr>
        <w:t xml:space="preserve"> </w:t>
      </w:r>
      <w:proofErr w:type="spellStart"/>
      <w:r w:rsidRPr="00DB25C4">
        <w:rPr>
          <w:rFonts w:cstheme="minorHAnsi"/>
          <w:color w:val="000000"/>
        </w:rPr>
        <w:t>Dalam</w:t>
      </w:r>
      <w:proofErr w:type="spellEnd"/>
      <w:r w:rsidRPr="00DB25C4">
        <w:rPr>
          <w:rFonts w:cstheme="minorHAnsi"/>
          <w:color w:val="000000"/>
        </w:rPr>
        <w:t xml:space="preserve"> proses </w:t>
      </w:r>
      <w:proofErr w:type="spellStart"/>
      <w:r w:rsidRPr="00DB25C4">
        <w:rPr>
          <w:rFonts w:cstheme="minorHAnsi"/>
          <w:color w:val="000000"/>
        </w:rPr>
        <w:t>belajar</w:t>
      </w:r>
      <w:proofErr w:type="spellEnd"/>
      <w:r w:rsidRPr="00DB25C4">
        <w:rPr>
          <w:rFonts w:cstheme="minorHAnsi"/>
          <w:color w:val="000000"/>
        </w:rPr>
        <w:t xml:space="preserve"> </w:t>
      </w:r>
      <w:proofErr w:type="spellStart"/>
      <w:r w:rsidRPr="00DB25C4">
        <w:rPr>
          <w:rFonts w:cstheme="minorHAnsi"/>
          <w:color w:val="000000"/>
        </w:rPr>
        <w:t>mengajar</w:t>
      </w:r>
      <w:proofErr w:type="spellEnd"/>
      <w:r w:rsidRPr="00DB25C4">
        <w:rPr>
          <w:rFonts w:cstheme="minorHAnsi"/>
          <w:color w:val="000000"/>
        </w:rPr>
        <w:t xml:space="preserve"> (PBM),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bertanggung</w:t>
      </w:r>
      <w:proofErr w:type="spellEnd"/>
      <w:r w:rsidRPr="00DB25C4">
        <w:rPr>
          <w:rFonts w:cstheme="minorHAnsi"/>
          <w:color w:val="000000"/>
        </w:rPr>
        <w:t xml:space="preserve"> </w:t>
      </w:r>
      <w:proofErr w:type="spellStart"/>
      <w:r w:rsidRPr="00DB25C4">
        <w:rPr>
          <w:rFonts w:cstheme="minorHAnsi"/>
          <w:color w:val="000000"/>
        </w:rPr>
        <w:t>jawab</w:t>
      </w:r>
      <w:proofErr w:type="spellEnd"/>
      <w:r w:rsidRPr="00DB25C4">
        <w:rPr>
          <w:rFonts w:cstheme="minorHAnsi"/>
          <w:color w:val="000000"/>
        </w:rPr>
        <w:t xml:space="preserve"> </w:t>
      </w:r>
      <w:proofErr w:type="spellStart"/>
      <w:r w:rsidRPr="00DB25C4">
        <w:rPr>
          <w:rFonts w:cstheme="minorHAnsi"/>
          <w:color w:val="000000"/>
        </w:rPr>
        <w:t>terhadap</w:t>
      </w:r>
      <w:proofErr w:type="spellEnd"/>
      <w:r w:rsidRPr="00DB25C4">
        <w:rPr>
          <w:rFonts w:cstheme="minorHAnsi"/>
          <w:color w:val="000000"/>
        </w:rPr>
        <w:t xml:space="preserve"> </w:t>
      </w:r>
      <w:proofErr w:type="spellStart"/>
      <w:r w:rsidRPr="00DB25C4">
        <w:rPr>
          <w:rFonts w:cstheme="minorHAnsi"/>
          <w:color w:val="000000"/>
        </w:rPr>
        <w:t>terpenuhinya</w:t>
      </w:r>
      <w:proofErr w:type="spellEnd"/>
      <w:r w:rsidRPr="00DB25C4">
        <w:rPr>
          <w:rFonts w:cstheme="minorHAnsi"/>
        </w:rPr>
        <w:t xml:space="preserve"> </w:t>
      </w:r>
      <w:proofErr w:type="spellStart"/>
      <w:r w:rsidRPr="00DB25C4">
        <w:rPr>
          <w:rFonts w:cstheme="minorHAnsi"/>
          <w:color w:val="000000"/>
        </w:rPr>
        <w:t>Standar</w:t>
      </w:r>
      <w:proofErr w:type="spellEnd"/>
      <w:r w:rsidRPr="00DB25C4">
        <w:rPr>
          <w:rFonts w:cstheme="minorHAnsi"/>
          <w:color w:val="000000"/>
        </w:rPr>
        <w:t xml:space="preserve"> </w:t>
      </w:r>
      <w:proofErr w:type="spellStart"/>
      <w:r w:rsidRPr="00DB25C4">
        <w:rPr>
          <w:rFonts w:cstheme="minorHAnsi"/>
          <w:color w:val="000000"/>
        </w:rPr>
        <w:t>Mutu</w:t>
      </w:r>
      <w:proofErr w:type="spellEnd"/>
      <w:r w:rsidRPr="00DB25C4">
        <w:rPr>
          <w:rFonts w:cstheme="minorHAnsi"/>
          <w:color w:val="000000"/>
        </w:rPr>
        <w:t xml:space="preserve"> Pendidikan.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berkoordinasi</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Kaprodi</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mengarahkan</w:t>
      </w:r>
      <w:proofErr w:type="spellEnd"/>
      <w:r w:rsidRPr="00DB25C4">
        <w:rPr>
          <w:rFonts w:cstheme="minorHAnsi"/>
          <w:color w:val="000000"/>
        </w:rPr>
        <w:t xml:space="preserve"> agar </w:t>
      </w:r>
      <w:proofErr w:type="spellStart"/>
      <w:r w:rsidRPr="00DB25C4">
        <w:rPr>
          <w:rFonts w:cstheme="minorHAnsi"/>
          <w:color w:val="000000"/>
        </w:rPr>
        <w:t>pelaksanaan</w:t>
      </w:r>
      <w:proofErr w:type="spellEnd"/>
      <w:r w:rsidRPr="00DB25C4">
        <w:rPr>
          <w:rFonts w:cstheme="minorHAnsi"/>
          <w:color w:val="000000"/>
        </w:rPr>
        <w:t xml:space="preserve"> PBM </w:t>
      </w:r>
      <w:proofErr w:type="spellStart"/>
      <w:r w:rsidRPr="00DB25C4">
        <w:rPr>
          <w:rFonts w:cstheme="minorHAnsi"/>
          <w:color w:val="000000"/>
        </w:rPr>
        <w:t>sesuai</w:t>
      </w:r>
      <w:proofErr w:type="spellEnd"/>
      <w:r w:rsidRPr="00DB25C4">
        <w:rPr>
          <w:rFonts w:cstheme="minorHAnsi"/>
          <w:color w:val="000000"/>
        </w:rPr>
        <w:t xml:space="preserve"> </w:t>
      </w:r>
      <w:proofErr w:type="spellStart"/>
      <w:r w:rsidRPr="00DB25C4">
        <w:rPr>
          <w:rFonts w:cstheme="minorHAnsi"/>
          <w:color w:val="000000"/>
        </w:rPr>
        <w:t>standar</w:t>
      </w:r>
      <w:proofErr w:type="spellEnd"/>
      <w:r w:rsidRPr="00DB25C4">
        <w:rPr>
          <w:rFonts w:cstheme="minorHAnsi"/>
          <w:color w:val="000000"/>
        </w:rPr>
        <w:t xml:space="preserve"> yang </w:t>
      </w:r>
      <w:proofErr w:type="spellStart"/>
      <w:r w:rsidRPr="00DB25C4">
        <w:rPr>
          <w:rFonts w:cstheme="minorHAnsi"/>
          <w:color w:val="000000"/>
        </w:rPr>
        <w:t>telah</w:t>
      </w:r>
      <w:proofErr w:type="spellEnd"/>
      <w:r w:rsidRPr="00DB25C4">
        <w:rPr>
          <w:rFonts w:cstheme="minorHAnsi"/>
        </w:rPr>
        <w:t xml:space="preserve"> </w:t>
      </w:r>
      <w:proofErr w:type="spellStart"/>
      <w:r w:rsidRPr="00DB25C4">
        <w:rPr>
          <w:rFonts w:cstheme="minorHAnsi"/>
          <w:color w:val="000000"/>
        </w:rPr>
        <w:t>ditetapkan</w:t>
      </w:r>
      <w:proofErr w:type="spellEnd"/>
      <w:r w:rsidRPr="00DB25C4">
        <w:rPr>
          <w:rFonts w:cstheme="minorHAnsi"/>
          <w:color w:val="000000"/>
        </w:rPr>
        <w:t xml:space="preserve">, </w:t>
      </w:r>
      <w:proofErr w:type="spellStart"/>
      <w:r w:rsidRPr="00DB25C4">
        <w:rPr>
          <w:rFonts w:cstheme="minorHAnsi"/>
          <w:color w:val="000000"/>
        </w:rPr>
        <w:t>seperti</w:t>
      </w:r>
      <w:proofErr w:type="spellEnd"/>
      <w:r w:rsidRPr="00DB25C4">
        <w:rPr>
          <w:rFonts w:cstheme="minorHAnsi"/>
          <w:color w:val="000000"/>
        </w:rPr>
        <w:t xml:space="preserve"> </w:t>
      </w:r>
      <w:proofErr w:type="spellStart"/>
      <w:r w:rsidRPr="00DB25C4">
        <w:rPr>
          <w:rFonts w:cstheme="minorHAnsi"/>
          <w:color w:val="000000"/>
        </w:rPr>
        <w:t>kesesuaian</w:t>
      </w:r>
      <w:proofErr w:type="spellEnd"/>
      <w:r w:rsidRPr="00DB25C4">
        <w:rPr>
          <w:rFonts w:cstheme="minorHAnsi"/>
          <w:color w:val="000000"/>
        </w:rPr>
        <w:t xml:space="preserve"> </w:t>
      </w:r>
      <w:proofErr w:type="spellStart"/>
      <w:r w:rsidRPr="00DB25C4">
        <w:rPr>
          <w:rFonts w:cstheme="minorHAnsi"/>
          <w:color w:val="000000"/>
        </w:rPr>
        <w:t>aktivitas</w:t>
      </w:r>
      <w:proofErr w:type="spellEnd"/>
      <w:r w:rsidRPr="00DB25C4">
        <w:rPr>
          <w:rFonts w:cstheme="minorHAnsi"/>
          <w:color w:val="000000"/>
        </w:rPr>
        <w:t xml:space="preserve"> </w:t>
      </w:r>
      <w:proofErr w:type="spellStart"/>
      <w:r w:rsidRPr="00DB25C4">
        <w:rPr>
          <w:rFonts w:cstheme="minorHAnsi"/>
          <w:color w:val="000000"/>
        </w:rPr>
        <w:t>perkuliahan</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Rencana</w:t>
      </w:r>
      <w:proofErr w:type="spellEnd"/>
      <w:r w:rsidRPr="00DB25C4">
        <w:rPr>
          <w:rFonts w:cstheme="minorHAnsi"/>
          <w:color w:val="000000"/>
        </w:rPr>
        <w:t xml:space="preserve"> </w:t>
      </w:r>
      <w:proofErr w:type="spellStart"/>
      <w:r w:rsidRPr="00DB25C4">
        <w:rPr>
          <w:rFonts w:cstheme="minorHAnsi"/>
          <w:color w:val="000000"/>
        </w:rPr>
        <w:t>Pembelajaran</w:t>
      </w:r>
      <w:proofErr w:type="spellEnd"/>
      <w:r w:rsidRPr="00DB25C4">
        <w:rPr>
          <w:rFonts w:cstheme="minorHAnsi"/>
          <w:color w:val="000000"/>
        </w:rPr>
        <w:t xml:space="preserve"> Semester</w:t>
      </w:r>
      <w:r w:rsidRPr="00DB25C4">
        <w:rPr>
          <w:rFonts w:cstheme="minorHAnsi"/>
        </w:rPr>
        <w:t xml:space="preserve"> </w:t>
      </w:r>
      <w:r w:rsidRPr="00DB25C4">
        <w:rPr>
          <w:rFonts w:cstheme="minorHAnsi"/>
          <w:color w:val="000000"/>
        </w:rPr>
        <w:t xml:space="preserve">(RPS), </w:t>
      </w:r>
      <w:proofErr w:type="spellStart"/>
      <w:r w:rsidRPr="00DB25C4">
        <w:rPr>
          <w:rFonts w:cstheme="minorHAnsi"/>
          <w:color w:val="000000"/>
        </w:rPr>
        <w:t>taat</w:t>
      </w:r>
      <w:proofErr w:type="spellEnd"/>
      <w:r w:rsidRPr="00DB25C4">
        <w:rPr>
          <w:rFonts w:cstheme="minorHAnsi"/>
          <w:color w:val="000000"/>
        </w:rPr>
        <w:t xml:space="preserve"> </w:t>
      </w:r>
      <w:proofErr w:type="spellStart"/>
      <w:r w:rsidRPr="00DB25C4">
        <w:rPr>
          <w:rFonts w:cstheme="minorHAnsi"/>
          <w:color w:val="000000"/>
        </w:rPr>
        <w:t>administrasi</w:t>
      </w:r>
      <w:proofErr w:type="spellEnd"/>
      <w:r w:rsidRPr="00DB25C4">
        <w:rPr>
          <w:rFonts w:cstheme="minorHAnsi"/>
          <w:color w:val="000000"/>
        </w:rPr>
        <w:t xml:space="preserve"> </w:t>
      </w:r>
      <w:proofErr w:type="spellStart"/>
      <w:r w:rsidRPr="00DB25C4">
        <w:rPr>
          <w:rFonts w:cstheme="minorHAnsi"/>
          <w:color w:val="000000"/>
        </w:rPr>
        <w:t>perkuliahan</w:t>
      </w:r>
      <w:proofErr w:type="spellEnd"/>
      <w:r w:rsidRPr="00DB25C4">
        <w:rPr>
          <w:rFonts w:cstheme="minorHAnsi"/>
          <w:color w:val="000000"/>
        </w:rPr>
        <w:t xml:space="preserve">, dan </w:t>
      </w:r>
      <w:proofErr w:type="spellStart"/>
      <w:r w:rsidRPr="00DB25C4">
        <w:rPr>
          <w:rFonts w:cstheme="minorHAnsi"/>
          <w:color w:val="000000"/>
        </w:rPr>
        <w:t>kewajiban</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memberikan</w:t>
      </w:r>
      <w:proofErr w:type="spellEnd"/>
      <w:r w:rsidRPr="00DB25C4">
        <w:rPr>
          <w:rFonts w:cstheme="minorHAnsi"/>
          <w:color w:val="000000"/>
        </w:rPr>
        <w:t xml:space="preserve"> </w:t>
      </w:r>
      <w:proofErr w:type="spellStart"/>
      <w:r w:rsidRPr="00DB25C4">
        <w:rPr>
          <w:rFonts w:cstheme="minorHAnsi"/>
          <w:color w:val="000000"/>
        </w:rPr>
        <w:t>umpan</w:t>
      </w:r>
      <w:proofErr w:type="spellEnd"/>
      <w:r w:rsidRPr="00DB25C4">
        <w:rPr>
          <w:rFonts w:cstheme="minorHAnsi"/>
          <w:color w:val="000000"/>
        </w:rPr>
        <w:t xml:space="preserve"> </w:t>
      </w:r>
      <w:proofErr w:type="spellStart"/>
      <w:r w:rsidRPr="00DB25C4">
        <w:rPr>
          <w:rFonts w:cstheme="minorHAnsi"/>
          <w:color w:val="000000"/>
        </w:rPr>
        <w:t>balik</w:t>
      </w:r>
      <w:proofErr w:type="spellEnd"/>
      <w:r w:rsidRPr="00DB25C4">
        <w:rPr>
          <w:rFonts w:cstheme="minorHAnsi"/>
          <w:color w:val="000000"/>
        </w:rPr>
        <w:t xml:space="preserve"> pada</w:t>
      </w:r>
      <w:r w:rsidRPr="00DB25C4">
        <w:rPr>
          <w:rFonts w:cstheme="minorHAnsi"/>
        </w:rPr>
        <w:t xml:space="preserve"> </w:t>
      </w:r>
      <w:proofErr w:type="spellStart"/>
      <w:r w:rsidRPr="00DB25C4">
        <w:rPr>
          <w:rFonts w:cstheme="minorHAnsi"/>
          <w:color w:val="000000"/>
        </w:rPr>
        <w:t>mahasiswa</w:t>
      </w:r>
      <w:proofErr w:type="spellEnd"/>
      <w:r w:rsidRPr="00DB25C4">
        <w:rPr>
          <w:rFonts w:cstheme="minorHAnsi"/>
          <w:color w:val="000000"/>
        </w:rPr>
        <w:t>.</w:t>
      </w:r>
      <w:r w:rsidRPr="00DB25C4">
        <w:rPr>
          <w:rFonts w:cstheme="minorHAnsi"/>
        </w:rPr>
        <w:t xml:space="preserve"> </w:t>
      </w:r>
      <w:proofErr w:type="spellStart"/>
      <w:r w:rsidRPr="00DB25C4">
        <w:rPr>
          <w:rFonts w:cstheme="minorHAnsi"/>
          <w:color w:val="000000"/>
        </w:rPr>
        <w:t>Dekan</w:t>
      </w:r>
      <w:proofErr w:type="spellEnd"/>
      <w:r w:rsidRPr="00DB25C4">
        <w:rPr>
          <w:rFonts w:cstheme="minorHAnsi"/>
          <w:color w:val="000000"/>
        </w:rPr>
        <w:t xml:space="preserve"> </w:t>
      </w:r>
      <w:proofErr w:type="spellStart"/>
      <w:r w:rsidRPr="00DB25C4">
        <w:rPr>
          <w:rFonts w:cstheme="minorHAnsi"/>
          <w:color w:val="000000"/>
        </w:rPr>
        <w:t>mengarahkan</w:t>
      </w:r>
      <w:proofErr w:type="spellEnd"/>
      <w:r w:rsidRPr="00DB25C4">
        <w:rPr>
          <w:rFonts w:cstheme="minorHAnsi"/>
          <w:color w:val="000000"/>
        </w:rPr>
        <w:t xml:space="preserve"> </w:t>
      </w:r>
      <w:proofErr w:type="spellStart"/>
      <w:r w:rsidRPr="00DB25C4">
        <w:rPr>
          <w:rFonts w:cstheme="minorHAnsi"/>
          <w:color w:val="000000"/>
        </w:rPr>
        <w:t>semua</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terkait</w:t>
      </w:r>
      <w:proofErr w:type="spellEnd"/>
      <w:r w:rsidRPr="00DB25C4">
        <w:rPr>
          <w:rFonts w:cstheme="minorHAnsi"/>
          <w:color w:val="000000"/>
        </w:rPr>
        <w:t xml:space="preserve"> </w:t>
      </w:r>
      <w:proofErr w:type="spellStart"/>
      <w:r w:rsidRPr="00DB25C4">
        <w:rPr>
          <w:rFonts w:cstheme="minorHAnsi"/>
          <w:color w:val="000000"/>
        </w:rPr>
        <w:t>kewajiban</w:t>
      </w:r>
      <w:proofErr w:type="spellEnd"/>
      <w:r w:rsidRPr="00DB25C4">
        <w:rPr>
          <w:rFonts w:cstheme="minorHAnsi"/>
          <w:color w:val="000000"/>
        </w:rPr>
        <w:t xml:space="preserve"> dan </w:t>
      </w:r>
      <w:proofErr w:type="spellStart"/>
      <w:r w:rsidRPr="00DB25C4">
        <w:rPr>
          <w:rFonts w:cstheme="minorHAnsi"/>
          <w:color w:val="000000"/>
        </w:rPr>
        <w:t>hak</w:t>
      </w:r>
      <w:proofErr w:type="spellEnd"/>
      <w:r w:rsidRPr="00DB25C4">
        <w:rPr>
          <w:rFonts w:cstheme="minorHAnsi"/>
          <w:color w:val="000000"/>
        </w:rPr>
        <w:t xml:space="preserve"> </w:t>
      </w:r>
      <w:proofErr w:type="spellStart"/>
      <w:r w:rsidRPr="00DB25C4">
        <w:rPr>
          <w:rFonts w:cstheme="minorHAnsi"/>
          <w:color w:val="000000"/>
        </w:rPr>
        <w:t>melaksanakan</w:t>
      </w:r>
      <w:proofErr w:type="spellEnd"/>
      <w:r w:rsidRPr="00DB25C4">
        <w:rPr>
          <w:rFonts w:cstheme="minorHAnsi"/>
          <w:color w:val="000000"/>
        </w:rPr>
        <w:t xml:space="preserve"> </w:t>
      </w:r>
      <w:proofErr w:type="spellStart"/>
      <w:r w:rsidRPr="00DB25C4">
        <w:rPr>
          <w:rFonts w:cstheme="minorHAnsi"/>
          <w:color w:val="000000"/>
        </w:rPr>
        <w:t>penelitian</w:t>
      </w:r>
      <w:proofErr w:type="spellEnd"/>
      <w:r w:rsidRPr="00DB25C4">
        <w:rPr>
          <w:rFonts w:cstheme="minorHAnsi"/>
          <w:color w:val="000000"/>
        </w:rPr>
        <w:t xml:space="preserve"> dan</w:t>
      </w:r>
      <w:r w:rsidRPr="00DB25C4">
        <w:rPr>
          <w:rFonts w:cstheme="minorHAnsi"/>
        </w:rPr>
        <w:t xml:space="preserve"> </w:t>
      </w:r>
      <w:proofErr w:type="spellStart"/>
      <w:r w:rsidRPr="00DB25C4">
        <w:rPr>
          <w:rFonts w:cstheme="minorHAnsi"/>
          <w:color w:val="000000"/>
        </w:rPr>
        <w:t>pengabdian</w:t>
      </w:r>
      <w:proofErr w:type="spellEnd"/>
      <w:r w:rsidRPr="00DB25C4">
        <w:rPr>
          <w:rFonts w:cstheme="minorHAnsi"/>
          <w:color w:val="000000"/>
        </w:rPr>
        <w:t xml:space="preserve"> </w:t>
      </w:r>
      <w:proofErr w:type="spellStart"/>
      <w:r w:rsidRPr="00DB25C4">
        <w:rPr>
          <w:rFonts w:cstheme="minorHAnsi"/>
          <w:color w:val="000000"/>
        </w:rPr>
        <w:t>kepada</w:t>
      </w:r>
      <w:proofErr w:type="spellEnd"/>
      <w:r w:rsidRPr="00DB25C4">
        <w:rPr>
          <w:rFonts w:cstheme="minorHAnsi"/>
          <w:color w:val="000000"/>
        </w:rPr>
        <w:t xml:space="preserve"> </w:t>
      </w:r>
      <w:proofErr w:type="spellStart"/>
      <w:r w:rsidRPr="00DB25C4">
        <w:rPr>
          <w:rFonts w:cstheme="minorHAnsi"/>
          <w:color w:val="000000"/>
        </w:rPr>
        <w:t>masyarakat</w:t>
      </w:r>
      <w:proofErr w:type="spellEnd"/>
      <w:r w:rsidRPr="00DB25C4">
        <w:rPr>
          <w:rFonts w:cstheme="minorHAnsi"/>
          <w:color w:val="000000"/>
        </w:rPr>
        <w:t xml:space="preserve"> </w:t>
      </w:r>
      <w:proofErr w:type="spellStart"/>
      <w:r w:rsidRPr="00DB25C4">
        <w:rPr>
          <w:rFonts w:cstheme="minorHAnsi"/>
          <w:color w:val="000000"/>
        </w:rPr>
        <w:t>maupun</w:t>
      </w:r>
      <w:proofErr w:type="spellEnd"/>
      <w:r w:rsidRPr="00DB25C4">
        <w:rPr>
          <w:rFonts w:cstheme="minorHAnsi"/>
          <w:color w:val="000000"/>
        </w:rPr>
        <w:t xml:space="preserve"> </w:t>
      </w:r>
      <w:proofErr w:type="spellStart"/>
      <w:r w:rsidRPr="00DB25C4">
        <w:rPr>
          <w:rFonts w:cstheme="minorHAnsi"/>
          <w:color w:val="000000"/>
        </w:rPr>
        <w:t>kesempatan</w:t>
      </w:r>
      <w:proofErr w:type="spellEnd"/>
      <w:r w:rsidRPr="00DB25C4">
        <w:rPr>
          <w:rFonts w:cstheme="minorHAnsi"/>
          <w:color w:val="000000"/>
        </w:rPr>
        <w:t xml:space="preserve"> </w:t>
      </w:r>
      <w:proofErr w:type="spellStart"/>
      <w:r w:rsidRPr="00DB25C4">
        <w:rPr>
          <w:rFonts w:cstheme="minorHAnsi"/>
          <w:color w:val="000000"/>
        </w:rPr>
        <w:t>pendanaan</w:t>
      </w:r>
      <w:proofErr w:type="spellEnd"/>
      <w:r w:rsidRPr="00DB25C4">
        <w:rPr>
          <w:rFonts w:cstheme="minorHAnsi"/>
          <w:color w:val="000000"/>
        </w:rPr>
        <w:t xml:space="preserve"> </w:t>
      </w:r>
      <w:proofErr w:type="spellStart"/>
      <w:r w:rsidRPr="00DB25C4">
        <w:rPr>
          <w:rFonts w:cstheme="minorHAnsi"/>
          <w:color w:val="000000"/>
        </w:rPr>
        <w:t>dari</w:t>
      </w:r>
      <w:proofErr w:type="spellEnd"/>
      <w:r w:rsidRPr="00DB25C4">
        <w:rPr>
          <w:rFonts w:cstheme="minorHAnsi"/>
          <w:color w:val="000000"/>
        </w:rPr>
        <w:t xml:space="preserve"> skim</w:t>
      </w:r>
      <w:r w:rsidRPr="00DB25C4">
        <w:rPr>
          <w:rFonts w:cstheme="minorHAnsi"/>
        </w:rPr>
        <w:t xml:space="preserve"> </w:t>
      </w:r>
      <w:proofErr w:type="spellStart"/>
      <w:r w:rsidRPr="00DB25C4">
        <w:rPr>
          <w:rFonts w:cstheme="minorHAnsi"/>
          <w:color w:val="000000"/>
        </w:rPr>
        <w:t>eksternal</w:t>
      </w:r>
      <w:proofErr w:type="spellEnd"/>
      <w:r w:rsidRPr="00DB25C4">
        <w:rPr>
          <w:rFonts w:cstheme="minorHAnsi"/>
          <w:color w:val="000000"/>
        </w:rPr>
        <w:t xml:space="preserve">.   </w:t>
      </w:r>
    </w:p>
    <w:p w14:paraId="5C7060A3" w14:textId="77777777" w:rsidR="00EE2EA9" w:rsidRPr="00DB25C4" w:rsidRDefault="00EE2EA9" w:rsidP="00687314">
      <w:pPr>
        <w:autoSpaceDE w:val="0"/>
        <w:autoSpaceDN w:val="0"/>
        <w:adjustRightInd w:val="0"/>
        <w:spacing w:after="0" w:line="240" w:lineRule="auto"/>
        <w:jc w:val="both"/>
        <w:rPr>
          <w:rFonts w:cstheme="minorHAnsi"/>
        </w:rPr>
      </w:pPr>
    </w:p>
    <w:p w14:paraId="5E382448" w14:textId="77777777" w:rsidR="00EE2EA9" w:rsidRPr="00DB25C4" w:rsidRDefault="00EE2EA9" w:rsidP="00687314">
      <w:pPr>
        <w:autoSpaceDE w:val="0"/>
        <w:autoSpaceDN w:val="0"/>
        <w:adjustRightInd w:val="0"/>
        <w:spacing w:after="0" w:line="240" w:lineRule="auto"/>
        <w:jc w:val="both"/>
        <w:rPr>
          <w:rFonts w:cstheme="minorHAnsi"/>
        </w:rPr>
      </w:pPr>
      <w:r w:rsidRPr="00DB25C4">
        <w:rPr>
          <w:rFonts w:cstheme="minorHAnsi"/>
          <w:b/>
          <w:bCs/>
          <w:color w:val="000000"/>
        </w:rPr>
        <w:t xml:space="preserve">5. </w:t>
      </w:r>
      <w:proofErr w:type="spellStart"/>
      <w:r w:rsidRPr="00DB25C4">
        <w:rPr>
          <w:rFonts w:cstheme="minorHAnsi"/>
          <w:b/>
          <w:bCs/>
          <w:color w:val="000000"/>
        </w:rPr>
        <w:t>Pemantauan</w:t>
      </w:r>
      <w:proofErr w:type="spellEnd"/>
      <w:r w:rsidRPr="00DB25C4">
        <w:rPr>
          <w:rFonts w:cstheme="minorHAnsi"/>
          <w:b/>
          <w:bCs/>
          <w:color w:val="000000"/>
        </w:rPr>
        <w:t xml:space="preserve"> dan </w:t>
      </w:r>
      <w:proofErr w:type="spellStart"/>
      <w:r w:rsidRPr="00DB25C4">
        <w:rPr>
          <w:rFonts w:cstheme="minorHAnsi"/>
          <w:b/>
          <w:bCs/>
          <w:color w:val="000000"/>
        </w:rPr>
        <w:t>pengawasan</w:t>
      </w:r>
      <w:proofErr w:type="spellEnd"/>
      <w:r w:rsidRPr="00DB25C4">
        <w:rPr>
          <w:rFonts w:cstheme="minorHAnsi"/>
          <w:b/>
          <w:bCs/>
          <w:color w:val="000000"/>
        </w:rPr>
        <w:t xml:space="preserve"> </w:t>
      </w:r>
    </w:p>
    <w:p w14:paraId="2AD4C602"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pemantauan</w:t>
      </w:r>
      <w:proofErr w:type="spellEnd"/>
      <w:r w:rsidRPr="00DB25C4">
        <w:rPr>
          <w:rFonts w:cstheme="minorHAnsi"/>
          <w:color w:val="000000"/>
        </w:rPr>
        <w:t xml:space="preserve"> dan </w:t>
      </w:r>
      <w:proofErr w:type="spellStart"/>
      <w:r w:rsidRPr="00DB25C4">
        <w:rPr>
          <w:rFonts w:cstheme="minorHAnsi"/>
          <w:color w:val="000000"/>
        </w:rPr>
        <w:t>pelaksanaan</w:t>
      </w:r>
      <w:proofErr w:type="spellEnd"/>
      <w:r w:rsidRPr="00DB25C4">
        <w:rPr>
          <w:rFonts w:cstheme="minorHAnsi"/>
          <w:color w:val="000000"/>
        </w:rPr>
        <w:t xml:space="preserve"> </w:t>
      </w:r>
      <w:proofErr w:type="spellStart"/>
      <w:r w:rsidRPr="00DB25C4">
        <w:rPr>
          <w:rFonts w:cstheme="minorHAnsi"/>
          <w:color w:val="000000"/>
        </w:rPr>
        <w:t>Renstra</w:t>
      </w:r>
      <w:proofErr w:type="spellEnd"/>
      <w:r w:rsidRPr="00DB25C4">
        <w:rPr>
          <w:rFonts w:cstheme="minorHAnsi"/>
          <w:color w:val="000000"/>
        </w:rPr>
        <w:t xml:space="preserve"> FBS, LPM </w:t>
      </w:r>
      <w:proofErr w:type="spellStart"/>
      <w:r w:rsidRPr="00DB25C4">
        <w:rPr>
          <w:rFonts w:cstheme="minorHAnsi"/>
          <w:color w:val="000000"/>
        </w:rPr>
        <w:t>bekerja</w:t>
      </w:r>
      <w:proofErr w:type="spellEnd"/>
      <w:r w:rsidRPr="00DB25C4">
        <w:rPr>
          <w:rFonts w:cstheme="minorHAnsi"/>
          <w:color w:val="000000"/>
        </w:rPr>
        <w:t xml:space="preserve"> </w:t>
      </w:r>
      <w:proofErr w:type="spellStart"/>
      <w:r w:rsidRPr="00DB25C4">
        <w:rPr>
          <w:rFonts w:cstheme="minorHAnsi"/>
          <w:color w:val="000000"/>
        </w:rPr>
        <w:t>sama</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Badan </w:t>
      </w:r>
      <w:proofErr w:type="spellStart"/>
      <w:r w:rsidRPr="00DB25C4">
        <w:rPr>
          <w:rFonts w:cstheme="minorHAnsi"/>
          <w:color w:val="000000"/>
        </w:rPr>
        <w:t>Perencanaan</w:t>
      </w:r>
      <w:proofErr w:type="spellEnd"/>
      <w:r w:rsidRPr="00DB25C4">
        <w:rPr>
          <w:rFonts w:cstheme="minorHAnsi"/>
          <w:color w:val="000000"/>
        </w:rPr>
        <w:t xml:space="preserve"> dan </w:t>
      </w:r>
      <w:proofErr w:type="spellStart"/>
      <w:r w:rsidRPr="00DB25C4">
        <w:rPr>
          <w:rFonts w:cstheme="minorHAnsi"/>
          <w:color w:val="000000"/>
        </w:rPr>
        <w:t>pengembangan</w:t>
      </w:r>
      <w:proofErr w:type="spellEnd"/>
      <w:r w:rsidRPr="00DB25C4">
        <w:rPr>
          <w:rFonts w:cstheme="minorHAnsi"/>
          <w:color w:val="000000"/>
        </w:rPr>
        <w:t xml:space="preserve"> </w:t>
      </w:r>
      <w:proofErr w:type="spellStart"/>
      <w:r w:rsidRPr="00DB25C4">
        <w:rPr>
          <w:rFonts w:cstheme="minorHAnsi"/>
          <w:color w:val="000000"/>
        </w:rPr>
        <w:t>melakukan</w:t>
      </w:r>
      <w:proofErr w:type="spellEnd"/>
      <w:r w:rsidRPr="00DB25C4">
        <w:rPr>
          <w:rFonts w:cstheme="minorHAnsi"/>
          <w:color w:val="000000"/>
        </w:rPr>
        <w:t xml:space="preserve"> audit </w:t>
      </w:r>
      <w:proofErr w:type="spellStart"/>
      <w:r w:rsidRPr="00DB25C4">
        <w:rPr>
          <w:rFonts w:cstheme="minorHAnsi"/>
          <w:color w:val="000000"/>
        </w:rPr>
        <w:t>keterlaksaan</w:t>
      </w:r>
      <w:proofErr w:type="spellEnd"/>
      <w:r w:rsidRPr="00DB25C4">
        <w:rPr>
          <w:rFonts w:cstheme="minorHAnsi"/>
          <w:color w:val="000000"/>
        </w:rPr>
        <w:t xml:space="preserve"> </w:t>
      </w:r>
      <w:proofErr w:type="spellStart"/>
      <w:r w:rsidRPr="00DB25C4">
        <w:rPr>
          <w:rFonts w:cstheme="minorHAnsi"/>
          <w:color w:val="000000"/>
        </w:rPr>
        <w:t>Renstra</w:t>
      </w:r>
      <w:proofErr w:type="spellEnd"/>
      <w:r w:rsidRPr="00DB25C4">
        <w:rPr>
          <w:rFonts w:cstheme="minorHAnsi"/>
          <w:color w:val="000000"/>
        </w:rPr>
        <w:t xml:space="preserve"> </w:t>
      </w:r>
      <w:proofErr w:type="spellStart"/>
      <w:r w:rsidRPr="00DB25C4">
        <w:rPr>
          <w:rFonts w:cstheme="minorHAnsi"/>
          <w:color w:val="000000"/>
        </w:rPr>
        <w:t>setiap</w:t>
      </w:r>
      <w:proofErr w:type="spellEnd"/>
      <w:r w:rsidRPr="00DB25C4">
        <w:rPr>
          <w:rFonts w:cstheme="minorHAnsi"/>
          <w:color w:val="000000"/>
        </w:rPr>
        <w:t xml:space="preserve"> </w:t>
      </w:r>
      <w:proofErr w:type="spellStart"/>
      <w:r w:rsidRPr="00DB25C4">
        <w:rPr>
          <w:rFonts w:cstheme="minorHAnsi"/>
          <w:color w:val="000000"/>
        </w:rPr>
        <w:t>tahun</w:t>
      </w:r>
      <w:proofErr w:type="spellEnd"/>
      <w:r w:rsidRPr="00DB25C4">
        <w:rPr>
          <w:rFonts w:cstheme="minorHAnsi"/>
          <w:color w:val="000000"/>
        </w:rPr>
        <w:t xml:space="preserve">. Hasil </w:t>
      </w:r>
      <w:proofErr w:type="spellStart"/>
      <w:r w:rsidRPr="00DB25C4">
        <w:rPr>
          <w:rFonts w:cstheme="minorHAnsi"/>
          <w:color w:val="000000"/>
        </w:rPr>
        <w:t>dari</w:t>
      </w:r>
      <w:proofErr w:type="spellEnd"/>
      <w:r w:rsidRPr="00DB25C4">
        <w:rPr>
          <w:rFonts w:cstheme="minorHAnsi"/>
          <w:color w:val="000000"/>
        </w:rPr>
        <w:t xml:space="preserve"> audit </w:t>
      </w:r>
      <w:proofErr w:type="spellStart"/>
      <w:r w:rsidRPr="00DB25C4">
        <w:rPr>
          <w:rFonts w:cstheme="minorHAnsi"/>
          <w:color w:val="000000"/>
        </w:rPr>
        <w:t>akan</w:t>
      </w:r>
      <w:proofErr w:type="spellEnd"/>
      <w:r w:rsidRPr="00DB25C4">
        <w:rPr>
          <w:rFonts w:cstheme="minorHAnsi"/>
          <w:color w:val="000000"/>
        </w:rPr>
        <w:t xml:space="preserve"> </w:t>
      </w:r>
      <w:proofErr w:type="spellStart"/>
      <w:r w:rsidRPr="00DB25C4">
        <w:rPr>
          <w:rFonts w:cstheme="minorHAnsi"/>
          <w:color w:val="000000"/>
        </w:rPr>
        <w:t>dilaporkan</w:t>
      </w:r>
      <w:proofErr w:type="spellEnd"/>
      <w:r w:rsidRPr="00DB25C4">
        <w:rPr>
          <w:rFonts w:cstheme="minorHAnsi"/>
          <w:color w:val="000000"/>
        </w:rPr>
        <w:t xml:space="preserve"> </w:t>
      </w:r>
      <w:proofErr w:type="spellStart"/>
      <w:r w:rsidRPr="00DB25C4">
        <w:rPr>
          <w:rFonts w:cstheme="minorHAnsi"/>
          <w:color w:val="000000"/>
        </w:rPr>
        <w:t>kepada</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dan </w:t>
      </w:r>
      <w:proofErr w:type="spellStart"/>
      <w:r w:rsidRPr="00DB25C4">
        <w:rPr>
          <w:rFonts w:cstheme="minorHAnsi"/>
          <w:color w:val="000000"/>
        </w:rPr>
        <w:t>pimpinan</w:t>
      </w:r>
      <w:proofErr w:type="spellEnd"/>
      <w:r w:rsidRPr="00DB25C4">
        <w:rPr>
          <w:rFonts w:cstheme="minorHAnsi"/>
          <w:color w:val="000000"/>
        </w:rPr>
        <w:t xml:space="preserve"> universitas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ditindaklanjuti</w:t>
      </w:r>
      <w:proofErr w:type="spellEnd"/>
      <w:r w:rsidRPr="00DB25C4">
        <w:rPr>
          <w:rFonts w:cstheme="minorHAnsi"/>
          <w:color w:val="000000"/>
        </w:rPr>
        <w:t xml:space="preserve">. </w:t>
      </w:r>
      <w:proofErr w:type="spellStart"/>
      <w:r w:rsidRPr="00DB25C4">
        <w:rPr>
          <w:rFonts w:cstheme="minorHAnsi"/>
          <w:color w:val="000000"/>
        </w:rPr>
        <w:t>Selain</w:t>
      </w:r>
      <w:proofErr w:type="spellEnd"/>
      <w:r w:rsidRPr="00DB25C4">
        <w:rPr>
          <w:rFonts w:cstheme="minorHAnsi"/>
          <w:color w:val="000000"/>
        </w:rPr>
        <w:t xml:space="preserve"> </w:t>
      </w:r>
      <w:proofErr w:type="spellStart"/>
      <w:r w:rsidRPr="00DB25C4">
        <w:rPr>
          <w:rFonts w:cstheme="minorHAnsi"/>
          <w:color w:val="000000"/>
        </w:rPr>
        <w:t>itu</w:t>
      </w:r>
      <w:proofErr w:type="spellEnd"/>
      <w:r w:rsidRPr="00DB25C4">
        <w:rPr>
          <w:rFonts w:cstheme="minorHAnsi"/>
          <w:color w:val="000000"/>
        </w:rPr>
        <w:t xml:space="preserve">, juga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Rapat</w:t>
      </w:r>
      <w:proofErr w:type="spellEnd"/>
      <w:r w:rsidRPr="00DB25C4">
        <w:rPr>
          <w:rFonts w:cstheme="minorHAnsi"/>
          <w:color w:val="000000"/>
        </w:rPr>
        <w:t xml:space="preserve"> </w:t>
      </w:r>
      <w:proofErr w:type="spellStart"/>
      <w:r w:rsidRPr="00DB25C4">
        <w:rPr>
          <w:rFonts w:cstheme="minorHAnsi"/>
          <w:color w:val="000000"/>
        </w:rPr>
        <w:t>Tinjauan</w:t>
      </w:r>
      <w:proofErr w:type="spellEnd"/>
      <w:r w:rsidRPr="00DB25C4">
        <w:rPr>
          <w:rFonts w:cstheme="minorHAnsi"/>
          <w:color w:val="000000"/>
        </w:rPr>
        <w:t xml:space="preserve"> </w:t>
      </w:r>
      <w:proofErr w:type="spellStart"/>
      <w:r w:rsidRPr="00DB25C4">
        <w:rPr>
          <w:rFonts w:cstheme="minorHAnsi"/>
          <w:color w:val="000000"/>
        </w:rPr>
        <w:t>Manajemen</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level universitas </w:t>
      </w:r>
      <w:proofErr w:type="spellStart"/>
      <w:r w:rsidRPr="00DB25C4">
        <w:rPr>
          <w:rFonts w:cstheme="minorHAnsi"/>
          <w:color w:val="000000"/>
        </w:rPr>
        <w:t>sebagai</w:t>
      </w:r>
      <w:proofErr w:type="spellEnd"/>
      <w:r w:rsidRPr="00DB25C4">
        <w:rPr>
          <w:rFonts w:cstheme="minorHAnsi"/>
          <w:color w:val="000000"/>
        </w:rPr>
        <w:t xml:space="preserve"> proses </w:t>
      </w:r>
      <w:proofErr w:type="spellStart"/>
      <w:r w:rsidRPr="00DB25C4">
        <w:rPr>
          <w:rFonts w:cstheme="minorHAnsi"/>
          <w:color w:val="000000"/>
        </w:rPr>
        <w:t>pengendalian</w:t>
      </w:r>
      <w:proofErr w:type="spellEnd"/>
      <w:r w:rsidRPr="00DB25C4">
        <w:rPr>
          <w:rFonts w:cstheme="minorHAnsi"/>
          <w:color w:val="000000"/>
        </w:rPr>
        <w:t>.</w:t>
      </w:r>
    </w:p>
    <w:p w14:paraId="3FBD0B20"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5260A0A4" w14:textId="77777777" w:rsidR="00EE2EA9" w:rsidRPr="00DB25C4" w:rsidRDefault="00EE2EA9" w:rsidP="00687314">
      <w:pPr>
        <w:spacing w:after="0" w:line="240" w:lineRule="auto"/>
        <w:jc w:val="both"/>
        <w:rPr>
          <w:rFonts w:eastAsia="Calibri" w:cstheme="minorHAnsi"/>
        </w:rPr>
      </w:pPr>
      <w:r w:rsidRPr="00DB25C4">
        <w:rPr>
          <w:rFonts w:eastAsia="Calibri" w:cstheme="minorHAnsi"/>
          <w:color w:val="000000" w:themeColor="text1"/>
        </w:rPr>
        <w:t xml:space="preserve">Di internal </w:t>
      </w:r>
      <w:proofErr w:type="spellStart"/>
      <w:r w:rsidRPr="00DB25C4">
        <w:rPr>
          <w:rFonts w:eastAsia="Calibri" w:cstheme="minorHAnsi"/>
          <w:color w:val="000000" w:themeColor="text1"/>
        </w:rPr>
        <w:t>fakultas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dekan</w:t>
      </w:r>
      <w:proofErr w:type="spellEnd"/>
      <w:r w:rsidRPr="00DB25C4">
        <w:rPr>
          <w:rFonts w:eastAsia="Calibri" w:cstheme="minorHAnsi"/>
          <w:color w:val="000000" w:themeColor="text1"/>
        </w:rPr>
        <w:t xml:space="preserve"> juga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pemantauan</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pengawasan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secara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langsung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melalui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koordinasi</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rutin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staf</w:t>
      </w:r>
      <w:proofErr w:type="spellEnd"/>
      <w:r w:rsidRPr="00DB25C4">
        <w:rPr>
          <w:rFonts w:eastAsia="Calibri" w:cstheme="minorHAnsi"/>
          <w:color w:val="000000" w:themeColor="text1"/>
        </w:rPr>
        <w:t xml:space="preserve"> program </w:t>
      </w:r>
      <w:proofErr w:type="spellStart"/>
      <w:r w:rsidRPr="00DB25C4">
        <w:rPr>
          <w:rFonts w:eastAsia="Calibri" w:cstheme="minorHAnsi"/>
          <w:color w:val="000000" w:themeColor="text1"/>
        </w:rPr>
        <w:t>studi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untuk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memastikan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bahwa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rencana</w:t>
      </w:r>
      <w:proofErr w:type="spellEnd"/>
      <w:r w:rsidRPr="00DB25C4">
        <w:rPr>
          <w:rFonts w:eastAsia="Calibri" w:cstheme="minorHAnsi"/>
          <w:color w:val="000000" w:themeColor="text1"/>
        </w:rPr>
        <w:t xml:space="preserve"> dan target </w:t>
      </w:r>
      <w:proofErr w:type="spellStart"/>
      <w:r w:rsidRPr="00DB25C4">
        <w:rPr>
          <w:rFonts w:eastAsia="Calibri" w:cstheme="minorHAnsi"/>
          <w:color w:val="000000" w:themeColor="text1"/>
        </w:rPr>
        <w:t>Renstra</w:t>
      </w:r>
      <w:proofErr w:type="spellEnd"/>
      <w:r w:rsidRPr="00DB25C4">
        <w:rPr>
          <w:rFonts w:eastAsia="Calibri" w:cstheme="minorHAnsi"/>
          <w:color w:val="000000" w:themeColor="text1"/>
        </w:rPr>
        <w:t xml:space="preserve"> FBS </w:t>
      </w:r>
      <w:proofErr w:type="spellStart"/>
      <w:r w:rsidRPr="00DB25C4">
        <w:rPr>
          <w:rFonts w:eastAsia="Calibri" w:cstheme="minorHAnsi"/>
          <w:color w:val="000000" w:themeColor="text1"/>
        </w:rPr>
        <w:t>tercapai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baik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Dalam</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hal</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terdapat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ketidaksesuaian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atau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ketidakkonsistenan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antara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pelaksanaan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Renstra</w:t>
      </w:r>
      <w:proofErr w:type="spellEnd"/>
      <w:r w:rsidRPr="00DB25C4">
        <w:rPr>
          <w:rFonts w:eastAsia="Calibri" w:cstheme="minorHAnsi"/>
          <w:color w:val="000000" w:themeColor="text1"/>
        </w:rPr>
        <w:t xml:space="preserve"> FBS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rencana</w:t>
      </w:r>
      <w:proofErr w:type="spellEnd"/>
      <w:r w:rsidRPr="00DB25C4">
        <w:rPr>
          <w:rFonts w:eastAsia="Calibri" w:cstheme="minorHAnsi"/>
          <w:color w:val="000000" w:themeColor="text1"/>
        </w:rPr>
        <w:t xml:space="preserve"> dan target yang </w:t>
      </w:r>
      <w:proofErr w:type="spellStart"/>
      <w:r w:rsidRPr="00DB25C4">
        <w:rPr>
          <w:rFonts w:eastAsia="Calibri" w:cstheme="minorHAnsi"/>
          <w:color w:val="000000" w:themeColor="text1"/>
        </w:rPr>
        <w:t>telah</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ditetapkan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maka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tindakan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perbaikan</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perubahan</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sesuai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untuk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memastikan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implementasi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Renstra</w:t>
      </w:r>
      <w:proofErr w:type="spellEnd"/>
      <w:r w:rsidRPr="00DB25C4">
        <w:rPr>
          <w:rFonts w:eastAsia="Calibri" w:cstheme="minorHAnsi"/>
          <w:color w:val="000000" w:themeColor="text1"/>
        </w:rPr>
        <w:t xml:space="preserve"> FBS </w:t>
      </w:r>
      <w:proofErr w:type="spellStart"/>
      <w:r w:rsidRPr="00DB25C4">
        <w:rPr>
          <w:rFonts w:eastAsia="Calibri" w:cstheme="minorHAnsi"/>
          <w:color w:val="000000" w:themeColor="text1"/>
        </w:rPr>
        <w:t>dapat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berjalan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baik</w:t>
      </w:r>
      <w:proofErr w:type="spellEnd"/>
      <w:r w:rsidRPr="00DB25C4">
        <w:rPr>
          <w:rFonts w:eastAsia="Calibri" w:cstheme="minorHAnsi"/>
          <w:color w:val="000000" w:themeColor="text1"/>
        </w:rPr>
        <w:t xml:space="preserve">. </w:t>
      </w:r>
    </w:p>
    <w:p w14:paraId="5FFFA17F"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6CE370E2" w14:textId="77777777" w:rsidR="00EE2EA9" w:rsidRPr="00DB25C4" w:rsidRDefault="00EE2EA9" w:rsidP="00687314">
      <w:pPr>
        <w:autoSpaceDE w:val="0"/>
        <w:autoSpaceDN w:val="0"/>
        <w:adjustRightInd w:val="0"/>
        <w:spacing w:after="0" w:line="240" w:lineRule="auto"/>
        <w:jc w:val="both"/>
        <w:rPr>
          <w:rFonts w:cstheme="minorHAnsi"/>
          <w:b/>
          <w:bCs/>
          <w:color w:val="000000"/>
        </w:rPr>
      </w:pPr>
      <w:r w:rsidRPr="00DB25C4">
        <w:rPr>
          <w:rFonts w:cstheme="minorHAnsi"/>
          <w:b/>
          <w:bCs/>
          <w:color w:val="000000"/>
        </w:rPr>
        <w:t xml:space="preserve">6. </w:t>
      </w:r>
      <w:proofErr w:type="spellStart"/>
      <w:r w:rsidRPr="00DB25C4">
        <w:rPr>
          <w:rFonts w:cstheme="minorHAnsi"/>
          <w:b/>
          <w:bCs/>
          <w:color w:val="000000"/>
        </w:rPr>
        <w:t>Pengendalian</w:t>
      </w:r>
      <w:proofErr w:type="spellEnd"/>
    </w:p>
    <w:p w14:paraId="6C6E6F95" w14:textId="77777777" w:rsidR="00EE2EA9" w:rsidRPr="00DB25C4" w:rsidRDefault="00EE2EA9" w:rsidP="00687314">
      <w:pPr>
        <w:autoSpaceDE w:val="0"/>
        <w:autoSpaceDN w:val="0"/>
        <w:adjustRightInd w:val="0"/>
        <w:spacing w:after="0" w:line="240" w:lineRule="auto"/>
        <w:jc w:val="both"/>
        <w:rPr>
          <w:rFonts w:cstheme="minorHAnsi"/>
          <w:color w:val="000000"/>
        </w:rPr>
      </w:pPr>
      <w:r w:rsidRPr="00DB25C4">
        <w:rPr>
          <w:rFonts w:cstheme="minorHAnsi"/>
          <w:color w:val="000000"/>
        </w:rPr>
        <w:t xml:space="preserve">Dari </w:t>
      </w:r>
      <w:proofErr w:type="spellStart"/>
      <w:r w:rsidRPr="00DB25C4">
        <w:rPr>
          <w:rFonts w:cstheme="minorHAnsi"/>
          <w:color w:val="000000"/>
        </w:rPr>
        <w:t>hasil</w:t>
      </w:r>
      <w:proofErr w:type="spellEnd"/>
      <w:r w:rsidRPr="00DB25C4">
        <w:rPr>
          <w:rFonts w:cstheme="minorHAnsi"/>
          <w:color w:val="000000"/>
        </w:rPr>
        <w:t xml:space="preserve"> </w:t>
      </w:r>
      <w:proofErr w:type="spellStart"/>
      <w:r w:rsidRPr="00DB25C4">
        <w:rPr>
          <w:rFonts w:cstheme="minorHAnsi"/>
          <w:color w:val="000000"/>
        </w:rPr>
        <w:t>pemantauan</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dan </w:t>
      </w:r>
      <w:proofErr w:type="spellStart"/>
      <w:r w:rsidRPr="00DB25C4">
        <w:rPr>
          <w:rFonts w:cstheme="minorHAnsi"/>
          <w:color w:val="000000"/>
        </w:rPr>
        <w:t>Kaprodi</w:t>
      </w:r>
      <w:proofErr w:type="spellEnd"/>
      <w:r w:rsidRPr="00DB25C4">
        <w:rPr>
          <w:rFonts w:cstheme="minorHAnsi"/>
          <w:color w:val="000000"/>
        </w:rPr>
        <w:t xml:space="preserve"> </w:t>
      </w:r>
      <w:proofErr w:type="spellStart"/>
      <w:r w:rsidRPr="00DB25C4">
        <w:rPr>
          <w:rFonts w:cstheme="minorHAnsi"/>
          <w:color w:val="000000"/>
        </w:rPr>
        <w:t>mengendalikan</w:t>
      </w:r>
      <w:proofErr w:type="spellEnd"/>
      <w:r w:rsidRPr="00DB25C4">
        <w:rPr>
          <w:rFonts w:cstheme="minorHAnsi"/>
          <w:color w:val="000000"/>
        </w:rPr>
        <w:t xml:space="preserve"> dan </w:t>
      </w:r>
      <w:proofErr w:type="spellStart"/>
      <w:r w:rsidRPr="00DB25C4">
        <w:rPr>
          <w:rFonts w:cstheme="minorHAnsi"/>
          <w:color w:val="000000"/>
        </w:rPr>
        <w:t>menindaklanjuti</w:t>
      </w:r>
      <w:proofErr w:type="spellEnd"/>
      <w:r w:rsidRPr="00DB25C4">
        <w:rPr>
          <w:rFonts w:cstheme="minorHAnsi"/>
          <w:color w:val="000000"/>
        </w:rPr>
        <w:t xml:space="preserve"> </w:t>
      </w:r>
      <w:proofErr w:type="spellStart"/>
      <w:r w:rsidRPr="00DB25C4">
        <w:rPr>
          <w:rFonts w:cstheme="minorHAnsi"/>
          <w:color w:val="000000"/>
        </w:rPr>
        <w:t>hasil</w:t>
      </w:r>
      <w:proofErr w:type="spellEnd"/>
      <w:r w:rsidRPr="00DB25C4">
        <w:rPr>
          <w:rFonts w:cstheme="minorHAnsi"/>
          <w:color w:val="000000"/>
        </w:rPr>
        <w:t xml:space="preserve"> </w:t>
      </w:r>
      <w:proofErr w:type="spellStart"/>
      <w:r w:rsidRPr="00DB25C4">
        <w:rPr>
          <w:rFonts w:cstheme="minorHAnsi"/>
          <w:color w:val="000000"/>
        </w:rPr>
        <w:t>temuan</w:t>
      </w:r>
      <w:proofErr w:type="spellEnd"/>
      <w:r w:rsidRPr="00DB25C4">
        <w:rPr>
          <w:rFonts w:cstheme="minorHAnsi"/>
          <w:color w:val="000000"/>
        </w:rPr>
        <w:t xml:space="preserve"> </w:t>
      </w:r>
      <w:proofErr w:type="spellStart"/>
      <w:r w:rsidRPr="00DB25C4">
        <w:rPr>
          <w:rFonts w:cstheme="minorHAnsi"/>
          <w:color w:val="000000"/>
        </w:rPr>
        <w:t>atau</w:t>
      </w:r>
      <w:proofErr w:type="spellEnd"/>
      <w:r w:rsidRPr="00DB25C4">
        <w:rPr>
          <w:rFonts w:cstheme="minorHAnsi"/>
          <w:color w:val="000000"/>
        </w:rPr>
        <w:t xml:space="preserve"> monitoring </w:t>
      </w:r>
      <w:proofErr w:type="spellStart"/>
      <w:r w:rsidRPr="00DB25C4">
        <w:rPr>
          <w:rFonts w:cstheme="minorHAnsi"/>
          <w:color w:val="000000"/>
        </w:rPr>
        <w:t>dari</w:t>
      </w:r>
      <w:proofErr w:type="spellEnd"/>
      <w:r w:rsidRPr="00DB25C4">
        <w:rPr>
          <w:rFonts w:cstheme="minorHAnsi"/>
          <w:color w:val="000000"/>
        </w:rPr>
        <w:t xml:space="preserve"> </w:t>
      </w:r>
      <w:proofErr w:type="spellStart"/>
      <w:r w:rsidRPr="00DB25C4">
        <w:rPr>
          <w:rFonts w:cstheme="minorHAnsi"/>
          <w:color w:val="000000"/>
        </w:rPr>
        <w:t>persiapan</w:t>
      </w:r>
      <w:proofErr w:type="spellEnd"/>
      <w:r w:rsidRPr="00DB25C4">
        <w:rPr>
          <w:rFonts w:cstheme="minorHAnsi"/>
          <w:color w:val="000000"/>
        </w:rPr>
        <w:t xml:space="preserve">, </w:t>
      </w:r>
      <w:proofErr w:type="spellStart"/>
      <w:r w:rsidRPr="00DB25C4">
        <w:rPr>
          <w:rFonts w:cstheme="minorHAnsi"/>
          <w:color w:val="000000"/>
        </w:rPr>
        <w:t>pelaksanaan</w:t>
      </w:r>
      <w:proofErr w:type="spellEnd"/>
      <w:r w:rsidRPr="00DB25C4">
        <w:rPr>
          <w:rFonts w:cstheme="minorHAnsi"/>
          <w:color w:val="000000"/>
        </w:rPr>
        <w:t xml:space="preserve">, dan </w:t>
      </w:r>
      <w:proofErr w:type="spellStart"/>
      <w:r w:rsidRPr="00DB25C4">
        <w:rPr>
          <w:rFonts w:cstheme="minorHAnsi"/>
          <w:color w:val="000000"/>
        </w:rPr>
        <w:t>evaluasi</w:t>
      </w:r>
      <w:proofErr w:type="spellEnd"/>
      <w:r w:rsidRPr="00DB25C4">
        <w:rPr>
          <w:rFonts w:cstheme="minorHAnsi"/>
          <w:color w:val="000000"/>
        </w:rPr>
        <w:t xml:space="preserve"> PBM; </w:t>
      </w:r>
      <w:proofErr w:type="spellStart"/>
      <w:r w:rsidRPr="00DB25C4">
        <w:rPr>
          <w:rFonts w:cstheme="minorHAnsi"/>
          <w:color w:val="000000"/>
        </w:rPr>
        <w:t>serta</w:t>
      </w:r>
      <w:proofErr w:type="spellEnd"/>
      <w:r w:rsidRPr="00DB25C4">
        <w:rPr>
          <w:rFonts w:cstheme="minorHAnsi"/>
          <w:color w:val="000000"/>
        </w:rPr>
        <w:t xml:space="preserve"> </w:t>
      </w:r>
      <w:proofErr w:type="spellStart"/>
      <w:r w:rsidRPr="00DB25C4">
        <w:rPr>
          <w:rFonts w:cstheme="minorHAnsi"/>
          <w:color w:val="000000"/>
        </w:rPr>
        <w:t>hasil</w:t>
      </w:r>
      <w:proofErr w:type="spellEnd"/>
      <w:r w:rsidRPr="00DB25C4">
        <w:rPr>
          <w:rFonts w:cstheme="minorHAnsi"/>
          <w:color w:val="000000"/>
        </w:rPr>
        <w:t xml:space="preserve"> audit dan </w:t>
      </w:r>
      <w:proofErr w:type="spellStart"/>
      <w:r w:rsidRPr="00DB25C4">
        <w:rPr>
          <w:rFonts w:cstheme="minorHAnsi"/>
          <w:color w:val="000000"/>
        </w:rPr>
        <w:t>hasil</w:t>
      </w:r>
      <w:proofErr w:type="spellEnd"/>
      <w:r w:rsidRPr="00DB25C4">
        <w:rPr>
          <w:rFonts w:cstheme="minorHAnsi"/>
          <w:color w:val="000000"/>
        </w:rPr>
        <w:t xml:space="preserve"> </w:t>
      </w:r>
      <w:proofErr w:type="spellStart"/>
      <w:r w:rsidRPr="00DB25C4">
        <w:rPr>
          <w:rFonts w:cstheme="minorHAnsi"/>
          <w:color w:val="000000"/>
        </w:rPr>
        <w:t>identifikasi</w:t>
      </w:r>
      <w:proofErr w:type="spellEnd"/>
      <w:r w:rsidRPr="00DB25C4">
        <w:rPr>
          <w:rFonts w:cstheme="minorHAnsi"/>
          <w:color w:val="000000"/>
        </w:rPr>
        <w:t xml:space="preserve"> </w:t>
      </w:r>
      <w:proofErr w:type="spellStart"/>
      <w:r w:rsidRPr="00DB25C4">
        <w:rPr>
          <w:rFonts w:cstheme="minorHAnsi"/>
          <w:color w:val="000000"/>
        </w:rPr>
        <w:t>ruang</w:t>
      </w:r>
      <w:proofErr w:type="spellEnd"/>
      <w:r w:rsidRPr="00DB25C4">
        <w:rPr>
          <w:rFonts w:cstheme="minorHAnsi"/>
          <w:color w:val="000000"/>
        </w:rPr>
        <w:t xml:space="preserve"> </w:t>
      </w:r>
      <w:proofErr w:type="spellStart"/>
      <w:r w:rsidRPr="00DB25C4">
        <w:rPr>
          <w:rFonts w:cstheme="minorHAnsi"/>
          <w:color w:val="000000"/>
        </w:rPr>
        <w:t>perbaikan</w:t>
      </w:r>
      <w:proofErr w:type="spellEnd"/>
      <w:r w:rsidRPr="00DB25C4">
        <w:rPr>
          <w:rFonts w:cstheme="minorHAnsi"/>
          <w:color w:val="000000"/>
        </w:rPr>
        <w:t xml:space="preserve"> dan </w:t>
      </w:r>
      <w:proofErr w:type="spellStart"/>
      <w:r w:rsidRPr="00DB25C4">
        <w:rPr>
          <w:rFonts w:cstheme="minorHAnsi"/>
          <w:color w:val="000000"/>
        </w:rPr>
        <w:t>Permintaan</w:t>
      </w:r>
      <w:proofErr w:type="spellEnd"/>
      <w:r w:rsidRPr="00DB25C4">
        <w:rPr>
          <w:rFonts w:cstheme="minorHAnsi"/>
          <w:color w:val="000000"/>
        </w:rPr>
        <w:t xml:space="preserve"> Tindakan </w:t>
      </w:r>
      <w:proofErr w:type="spellStart"/>
      <w:r w:rsidRPr="00DB25C4">
        <w:rPr>
          <w:rFonts w:cstheme="minorHAnsi"/>
          <w:color w:val="000000"/>
        </w:rPr>
        <w:t>Koreksi</w:t>
      </w:r>
      <w:proofErr w:type="spellEnd"/>
      <w:r w:rsidRPr="00DB25C4">
        <w:rPr>
          <w:rFonts w:cstheme="minorHAnsi"/>
          <w:color w:val="000000"/>
        </w:rPr>
        <w:t xml:space="preserve"> (PTK). </w:t>
      </w:r>
      <w:r w:rsidRPr="00DB25C4">
        <w:rPr>
          <w:rFonts w:cstheme="minorHAnsi"/>
          <w:b/>
          <w:bCs/>
          <w:color w:val="000000"/>
        </w:rPr>
        <w:t>Jika</w:t>
      </w:r>
      <w:r w:rsidRPr="00DB25C4">
        <w:rPr>
          <w:rFonts w:cstheme="minorHAnsi"/>
          <w:color w:val="000000"/>
        </w:rPr>
        <w:t xml:space="preserve"> </w:t>
      </w:r>
      <w:proofErr w:type="spellStart"/>
      <w:r w:rsidRPr="00DB25C4">
        <w:rPr>
          <w:rFonts w:cstheme="minorHAnsi"/>
          <w:b/>
          <w:bCs/>
          <w:color w:val="000000"/>
        </w:rPr>
        <w:t>terdapat</w:t>
      </w:r>
      <w:proofErr w:type="spellEnd"/>
      <w:r w:rsidRPr="00DB25C4">
        <w:rPr>
          <w:rFonts w:cstheme="minorHAnsi"/>
          <w:b/>
          <w:bCs/>
          <w:color w:val="000000"/>
        </w:rPr>
        <w:t xml:space="preserve"> </w:t>
      </w:r>
      <w:proofErr w:type="spellStart"/>
      <w:r w:rsidRPr="00DB25C4">
        <w:rPr>
          <w:rFonts w:cstheme="minorHAnsi"/>
          <w:b/>
          <w:bCs/>
          <w:color w:val="000000"/>
        </w:rPr>
        <w:t>ketidaksesuaian</w:t>
      </w:r>
      <w:proofErr w:type="spellEnd"/>
      <w:r w:rsidRPr="00DB25C4">
        <w:rPr>
          <w:rFonts w:cstheme="minorHAnsi"/>
          <w:b/>
          <w:bCs/>
          <w:color w:val="000000"/>
        </w:rPr>
        <w:t xml:space="preserve"> </w:t>
      </w:r>
      <w:proofErr w:type="spellStart"/>
      <w:r w:rsidRPr="00DB25C4">
        <w:rPr>
          <w:rFonts w:cstheme="minorHAnsi"/>
          <w:b/>
          <w:bCs/>
          <w:color w:val="000000"/>
        </w:rPr>
        <w:t>dengan</w:t>
      </w:r>
      <w:proofErr w:type="spellEnd"/>
      <w:r w:rsidRPr="00DB25C4">
        <w:rPr>
          <w:rFonts w:cstheme="minorHAnsi"/>
          <w:b/>
          <w:bCs/>
          <w:color w:val="000000"/>
        </w:rPr>
        <w:t xml:space="preserve"> </w:t>
      </w:r>
      <w:proofErr w:type="spellStart"/>
      <w:r w:rsidRPr="00DB25C4">
        <w:rPr>
          <w:rFonts w:cstheme="minorHAnsi"/>
          <w:b/>
          <w:bCs/>
          <w:color w:val="000000"/>
        </w:rPr>
        <w:t>standar</w:t>
      </w:r>
      <w:proofErr w:type="spellEnd"/>
      <w:r w:rsidRPr="00DB25C4">
        <w:rPr>
          <w:rFonts w:cstheme="minorHAnsi"/>
          <w:b/>
          <w:bCs/>
          <w:color w:val="000000"/>
        </w:rPr>
        <w:t xml:space="preserve"> yang </w:t>
      </w:r>
      <w:proofErr w:type="spellStart"/>
      <w:r w:rsidRPr="00DB25C4">
        <w:rPr>
          <w:rFonts w:cstheme="minorHAnsi"/>
          <w:b/>
          <w:bCs/>
          <w:color w:val="000000"/>
        </w:rPr>
        <w:t>ditetapkan</w:t>
      </w:r>
      <w:proofErr w:type="spellEnd"/>
      <w:r w:rsidRPr="00DB25C4">
        <w:rPr>
          <w:rFonts w:cstheme="minorHAnsi"/>
          <w:b/>
          <w:bCs/>
          <w:color w:val="000000"/>
        </w:rPr>
        <w:t xml:space="preserve">, </w:t>
      </w:r>
      <w:proofErr w:type="spellStart"/>
      <w:r w:rsidRPr="00DB25C4">
        <w:rPr>
          <w:rFonts w:cstheme="minorHAnsi"/>
          <w:b/>
          <w:bCs/>
          <w:color w:val="000000"/>
        </w:rPr>
        <w:t>pengendalian</w:t>
      </w:r>
      <w:proofErr w:type="spellEnd"/>
      <w:r w:rsidRPr="00DB25C4">
        <w:rPr>
          <w:rFonts w:cstheme="minorHAnsi"/>
          <w:b/>
          <w:bCs/>
          <w:color w:val="000000"/>
        </w:rPr>
        <w:t xml:space="preserve"> </w:t>
      </w:r>
      <w:proofErr w:type="spellStart"/>
      <w:r w:rsidRPr="00DB25C4">
        <w:rPr>
          <w:rFonts w:cstheme="minorHAnsi"/>
          <w:b/>
          <w:bCs/>
          <w:color w:val="000000"/>
        </w:rPr>
        <w:t>dilakukan</w:t>
      </w:r>
      <w:proofErr w:type="spellEnd"/>
      <w:r w:rsidRPr="00DB25C4">
        <w:rPr>
          <w:rFonts w:cstheme="minorHAnsi"/>
          <w:color w:val="000000"/>
        </w:rPr>
        <w:t xml:space="preserve"> </w:t>
      </w:r>
      <w:proofErr w:type="spellStart"/>
      <w:r w:rsidRPr="00DB25C4">
        <w:rPr>
          <w:rFonts w:cstheme="minorHAnsi"/>
          <w:b/>
          <w:bCs/>
          <w:color w:val="000000"/>
        </w:rPr>
        <w:t>dengan</w:t>
      </w:r>
      <w:proofErr w:type="spellEnd"/>
      <w:r w:rsidRPr="00DB25C4">
        <w:rPr>
          <w:rFonts w:cstheme="minorHAnsi"/>
          <w:b/>
          <w:bCs/>
          <w:color w:val="000000"/>
        </w:rPr>
        <w:t xml:space="preserve"> </w:t>
      </w:r>
      <w:proofErr w:type="spellStart"/>
      <w:r w:rsidRPr="00DB25C4">
        <w:rPr>
          <w:rFonts w:cstheme="minorHAnsi"/>
          <w:b/>
          <w:bCs/>
          <w:color w:val="000000"/>
        </w:rPr>
        <w:t>mengelaborasi</w:t>
      </w:r>
      <w:proofErr w:type="spellEnd"/>
      <w:r w:rsidRPr="00DB25C4">
        <w:rPr>
          <w:rFonts w:cstheme="minorHAnsi"/>
          <w:b/>
          <w:bCs/>
          <w:color w:val="000000"/>
        </w:rPr>
        <w:t xml:space="preserve"> dan </w:t>
      </w:r>
      <w:proofErr w:type="spellStart"/>
      <w:r w:rsidRPr="00DB25C4">
        <w:rPr>
          <w:rFonts w:cstheme="minorHAnsi"/>
          <w:b/>
          <w:bCs/>
          <w:color w:val="000000"/>
        </w:rPr>
        <w:t>melaksanakan</w:t>
      </w:r>
      <w:proofErr w:type="spellEnd"/>
      <w:r w:rsidRPr="00DB25C4">
        <w:rPr>
          <w:rFonts w:cstheme="minorHAnsi"/>
          <w:b/>
          <w:bCs/>
          <w:color w:val="000000"/>
        </w:rPr>
        <w:t xml:space="preserve"> </w:t>
      </w:r>
      <w:proofErr w:type="spellStart"/>
      <w:r w:rsidRPr="00DB25C4">
        <w:rPr>
          <w:rFonts w:cstheme="minorHAnsi"/>
          <w:b/>
          <w:bCs/>
          <w:color w:val="000000"/>
        </w:rPr>
        <w:t>berbagai</w:t>
      </w:r>
      <w:proofErr w:type="spellEnd"/>
      <w:r w:rsidRPr="00DB25C4">
        <w:rPr>
          <w:rFonts w:cstheme="minorHAnsi"/>
          <w:b/>
          <w:bCs/>
          <w:color w:val="000000"/>
        </w:rPr>
        <w:t xml:space="preserve"> </w:t>
      </w:r>
      <w:proofErr w:type="spellStart"/>
      <w:r w:rsidRPr="00DB25C4">
        <w:rPr>
          <w:rFonts w:cstheme="minorHAnsi"/>
          <w:b/>
          <w:bCs/>
          <w:color w:val="000000"/>
        </w:rPr>
        <w:t>alternatif</w:t>
      </w:r>
      <w:proofErr w:type="spellEnd"/>
      <w:r w:rsidRPr="00DB25C4">
        <w:rPr>
          <w:rFonts w:cstheme="minorHAnsi"/>
          <w:b/>
          <w:bCs/>
          <w:color w:val="000000"/>
        </w:rPr>
        <w:t xml:space="preserve"> </w:t>
      </w:r>
      <w:proofErr w:type="spellStart"/>
      <w:r w:rsidRPr="00DB25C4">
        <w:rPr>
          <w:rFonts w:cstheme="minorHAnsi"/>
          <w:b/>
          <w:bCs/>
          <w:color w:val="000000"/>
        </w:rPr>
        <w:t>perbaikan</w:t>
      </w:r>
      <w:proofErr w:type="spellEnd"/>
      <w:r w:rsidRPr="00DB25C4">
        <w:rPr>
          <w:rFonts w:cstheme="minorHAnsi"/>
          <w:b/>
          <w:bCs/>
          <w:color w:val="000000"/>
        </w:rPr>
        <w:t xml:space="preserve">, </w:t>
      </w:r>
      <w:proofErr w:type="spellStart"/>
      <w:r w:rsidRPr="00DB25C4">
        <w:rPr>
          <w:rFonts w:cstheme="minorHAnsi"/>
          <w:b/>
          <w:bCs/>
          <w:color w:val="000000"/>
        </w:rPr>
        <w:t>maupun</w:t>
      </w:r>
      <w:proofErr w:type="spellEnd"/>
      <w:r w:rsidRPr="00DB25C4">
        <w:rPr>
          <w:rFonts w:cstheme="minorHAnsi"/>
          <w:b/>
          <w:bCs/>
          <w:color w:val="000000"/>
        </w:rPr>
        <w:t xml:space="preserve"> </w:t>
      </w:r>
      <w:proofErr w:type="spellStart"/>
      <w:r w:rsidRPr="00DB25C4">
        <w:rPr>
          <w:rFonts w:cstheme="minorHAnsi"/>
          <w:b/>
          <w:bCs/>
          <w:color w:val="000000"/>
        </w:rPr>
        <w:t>dengan</w:t>
      </w:r>
      <w:proofErr w:type="spellEnd"/>
      <w:r w:rsidRPr="00DB25C4">
        <w:rPr>
          <w:rFonts w:cstheme="minorHAnsi"/>
          <w:color w:val="000000"/>
        </w:rPr>
        <w:t xml:space="preserve"> </w:t>
      </w:r>
      <w:proofErr w:type="spellStart"/>
      <w:r w:rsidRPr="00DB25C4">
        <w:rPr>
          <w:rFonts w:cstheme="minorHAnsi"/>
          <w:b/>
          <w:bCs/>
          <w:color w:val="000000"/>
        </w:rPr>
        <w:t>peninjauan</w:t>
      </w:r>
      <w:proofErr w:type="spellEnd"/>
      <w:r w:rsidRPr="00DB25C4">
        <w:rPr>
          <w:rFonts w:cstheme="minorHAnsi"/>
          <w:b/>
          <w:bCs/>
          <w:color w:val="000000"/>
        </w:rPr>
        <w:t xml:space="preserve"> strategi dan </w:t>
      </w:r>
      <w:proofErr w:type="spellStart"/>
      <w:r w:rsidRPr="00DB25C4">
        <w:rPr>
          <w:rFonts w:cstheme="minorHAnsi"/>
          <w:b/>
          <w:bCs/>
          <w:color w:val="000000"/>
        </w:rPr>
        <w:t>rancangan</w:t>
      </w:r>
      <w:proofErr w:type="spellEnd"/>
      <w:r w:rsidRPr="00DB25C4">
        <w:rPr>
          <w:rFonts w:cstheme="minorHAnsi"/>
          <w:b/>
          <w:bCs/>
          <w:color w:val="000000"/>
        </w:rPr>
        <w:t xml:space="preserve"> </w:t>
      </w:r>
      <w:proofErr w:type="spellStart"/>
      <w:r w:rsidRPr="00DB25C4">
        <w:rPr>
          <w:rFonts w:cstheme="minorHAnsi"/>
          <w:b/>
          <w:bCs/>
          <w:color w:val="000000"/>
        </w:rPr>
        <w:t>aktivitas</w:t>
      </w:r>
      <w:proofErr w:type="spellEnd"/>
      <w:r w:rsidRPr="00DB25C4">
        <w:rPr>
          <w:rFonts w:cstheme="minorHAnsi"/>
          <w:b/>
          <w:bCs/>
          <w:color w:val="000000"/>
        </w:rPr>
        <w:t xml:space="preserve"> </w:t>
      </w:r>
      <w:proofErr w:type="spellStart"/>
      <w:r w:rsidRPr="00DB25C4">
        <w:rPr>
          <w:rFonts w:cstheme="minorHAnsi"/>
          <w:b/>
          <w:bCs/>
          <w:color w:val="000000"/>
        </w:rPr>
        <w:t>untuk</w:t>
      </w:r>
      <w:proofErr w:type="spellEnd"/>
      <w:r w:rsidRPr="00DB25C4">
        <w:rPr>
          <w:rFonts w:cstheme="minorHAnsi"/>
          <w:b/>
          <w:bCs/>
          <w:color w:val="000000"/>
        </w:rPr>
        <w:t xml:space="preserve"> </w:t>
      </w:r>
      <w:proofErr w:type="spellStart"/>
      <w:r w:rsidRPr="00DB25C4">
        <w:rPr>
          <w:rFonts w:cstheme="minorHAnsi"/>
          <w:b/>
          <w:bCs/>
          <w:color w:val="000000"/>
        </w:rPr>
        <w:t>disesuaikan</w:t>
      </w:r>
      <w:proofErr w:type="spellEnd"/>
      <w:r w:rsidRPr="00DB25C4">
        <w:rPr>
          <w:rFonts w:cstheme="minorHAnsi"/>
          <w:b/>
          <w:bCs/>
          <w:color w:val="000000"/>
        </w:rPr>
        <w:t xml:space="preserve"> pada </w:t>
      </w:r>
      <w:proofErr w:type="spellStart"/>
      <w:r w:rsidRPr="00DB25C4">
        <w:rPr>
          <w:rFonts w:cstheme="minorHAnsi"/>
          <w:b/>
          <w:bCs/>
          <w:color w:val="000000"/>
        </w:rPr>
        <w:t>perencanaan</w:t>
      </w:r>
      <w:proofErr w:type="spellEnd"/>
      <w:r w:rsidRPr="00DB25C4">
        <w:rPr>
          <w:rFonts w:cstheme="minorHAnsi"/>
          <w:b/>
          <w:bCs/>
          <w:color w:val="000000"/>
        </w:rPr>
        <w:t xml:space="preserve"> </w:t>
      </w:r>
      <w:proofErr w:type="spellStart"/>
      <w:r w:rsidRPr="00DB25C4">
        <w:rPr>
          <w:rFonts w:cstheme="minorHAnsi"/>
          <w:b/>
          <w:bCs/>
          <w:color w:val="000000"/>
        </w:rPr>
        <w:t>tahun</w:t>
      </w:r>
      <w:proofErr w:type="spellEnd"/>
      <w:r w:rsidRPr="00DB25C4">
        <w:rPr>
          <w:rFonts w:cstheme="minorHAnsi"/>
          <w:color w:val="000000"/>
        </w:rPr>
        <w:t xml:space="preserve"> </w:t>
      </w:r>
      <w:proofErr w:type="spellStart"/>
      <w:r w:rsidRPr="00DB25C4">
        <w:rPr>
          <w:rFonts w:cstheme="minorHAnsi"/>
          <w:b/>
          <w:bCs/>
          <w:color w:val="000000"/>
        </w:rPr>
        <w:t>berikutnya</w:t>
      </w:r>
      <w:proofErr w:type="spellEnd"/>
      <w:r w:rsidRPr="00DB25C4">
        <w:rPr>
          <w:rFonts w:cstheme="minorHAnsi"/>
          <w:color w:val="000000"/>
        </w:rPr>
        <w:t xml:space="preserve">. </w:t>
      </w:r>
      <w:proofErr w:type="spellStart"/>
      <w:r w:rsidRPr="00DB25C4">
        <w:rPr>
          <w:rFonts w:cstheme="minorHAnsi"/>
          <w:color w:val="000000"/>
        </w:rPr>
        <w:t>Sebagai</w:t>
      </w:r>
      <w:proofErr w:type="spellEnd"/>
      <w:r w:rsidRPr="00DB25C4">
        <w:rPr>
          <w:rFonts w:cstheme="minorHAnsi"/>
          <w:color w:val="000000"/>
        </w:rPr>
        <w:t xml:space="preserve"> </w:t>
      </w:r>
      <w:proofErr w:type="spellStart"/>
      <w:r w:rsidRPr="00DB25C4">
        <w:rPr>
          <w:rFonts w:cstheme="minorHAnsi"/>
          <w:color w:val="000000"/>
        </w:rPr>
        <w:t>contoh</w:t>
      </w:r>
      <w:proofErr w:type="spellEnd"/>
      <w:r w:rsidRPr="00DB25C4">
        <w:rPr>
          <w:rFonts w:cstheme="minorHAnsi"/>
          <w:color w:val="000000"/>
        </w:rPr>
        <w:t xml:space="preserve">, </w:t>
      </w:r>
      <w:proofErr w:type="spellStart"/>
      <w:r w:rsidRPr="00DB25C4">
        <w:rPr>
          <w:rFonts w:cstheme="minorHAnsi"/>
          <w:color w:val="000000"/>
        </w:rPr>
        <w:t>dari</w:t>
      </w:r>
      <w:proofErr w:type="spellEnd"/>
      <w:r w:rsidRPr="00DB25C4">
        <w:rPr>
          <w:rFonts w:cstheme="minorHAnsi"/>
          <w:color w:val="000000"/>
        </w:rPr>
        <w:t xml:space="preserve"> </w:t>
      </w:r>
      <w:proofErr w:type="spellStart"/>
      <w:r w:rsidRPr="00DB25C4">
        <w:rPr>
          <w:rFonts w:cstheme="minorHAnsi"/>
          <w:color w:val="000000"/>
        </w:rPr>
        <w:t>catatan</w:t>
      </w:r>
      <w:proofErr w:type="spellEnd"/>
      <w:r w:rsidRPr="00DB25C4">
        <w:rPr>
          <w:rFonts w:cstheme="minorHAnsi"/>
          <w:color w:val="000000"/>
        </w:rPr>
        <w:t xml:space="preserve"> PTK, </w:t>
      </w:r>
      <w:proofErr w:type="spellStart"/>
      <w:r w:rsidRPr="00DB25C4">
        <w:rPr>
          <w:rFonts w:cstheme="minorHAnsi"/>
          <w:color w:val="000000"/>
        </w:rPr>
        <w:t>ditemukan</w:t>
      </w:r>
      <w:proofErr w:type="spellEnd"/>
      <w:r w:rsidRPr="00DB25C4">
        <w:rPr>
          <w:rFonts w:cstheme="minorHAnsi"/>
          <w:color w:val="000000"/>
        </w:rPr>
        <w:t xml:space="preserve"> </w:t>
      </w:r>
      <w:proofErr w:type="spellStart"/>
      <w:r w:rsidRPr="00DB25C4">
        <w:rPr>
          <w:rFonts w:cstheme="minorHAnsi"/>
          <w:color w:val="000000"/>
        </w:rPr>
        <w:t>bahwa</w:t>
      </w:r>
      <w:proofErr w:type="spellEnd"/>
      <w:r w:rsidRPr="00DB25C4">
        <w:rPr>
          <w:rFonts w:cstheme="minorHAnsi"/>
          <w:color w:val="000000"/>
        </w:rPr>
        <w:t xml:space="preserve"> </w:t>
      </w:r>
      <w:proofErr w:type="spellStart"/>
      <w:r w:rsidRPr="00DB25C4">
        <w:rPr>
          <w:rFonts w:cstheme="minorHAnsi"/>
          <w:color w:val="000000"/>
        </w:rPr>
        <w:t>masih</w:t>
      </w:r>
      <w:proofErr w:type="spellEnd"/>
      <w:r w:rsidRPr="00DB25C4">
        <w:rPr>
          <w:rFonts w:cstheme="minorHAnsi"/>
          <w:color w:val="000000"/>
        </w:rPr>
        <w:t xml:space="preserve"> </w:t>
      </w:r>
      <w:proofErr w:type="spellStart"/>
      <w:r w:rsidRPr="00DB25C4">
        <w:rPr>
          <w:rFonts w:cstheme="minorHAnsi"/>
          <w:color w:val="000000"/>
        </w:rPr>
        <w:t>adanya</w:t>
      </w:r>
      <w:proofErr w:type="spellEnd"/>
      <w:r w:rsidRPr="00DB25C4">
        <w:rPr>
          <w:rFonts w:cstheme="minorHAnsi"/>
          <w:color w:val="000000"/>
        </w:rPr>
        <w:t xml:space="preserve"> </w:t>
      </w:r>
      <w:proofErr w:type="spellStart"/>
      <w:r w:rsidRPr="00DB25C4">
        <w:rPr>
          <w:rFonts w:cstheme="minorHAnsi"/>
          <w:color w:val="000000"/>
        </w:rPr>
        <w:t>analisis</w:t>
      </w:r>
      <w:proofErr w:type="spellEnd"/>
      <w:r w:rsidRPr="00DB25C4">
        <w:rPr>
          <w:rFonts w:cstheme="minorHAnsi"/>
          <w:color w:val="000000"/>
        </w:rPr>
        <w:t xml:space="preserve"> SWOT yang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secara</w:t>
      </w:r>
      <w:proofErr w:type="spellEnd"/>
      <w:r w:rsidRPr="00DB25C4">
        <w:rPr>
          <w:rFonts w:cstheme="minorHAnsi"/>
          <w:color w:val="000000"/>
        </w:rPr>
        <w:t xml:space="preserve"> </w:t>
      </w:r>
      <w:proofErr w:type="spellStart"/>
      <w:r w:rsidRPr="00DB25C4">
        <w:rPr>
          <w:rFonts w:cstheme="minorHAnsi"/>
          <w:color w:val="000000"/>
        </w:rPr>
        <w:t>parsial</w:t>
      </w:r>
      <w:proofErr w:type="spellEnd"/>
      <w:r w:rsidRPr="00DB25C4">
        <w:rPr>
          <w:rFonts w:cstheme="minorHAnsi"/>
          <w:color w:val="000000"/>
        </w:rPr>
        <w:t xml:space="preserve"> </w:t>
      </w:r>
      <w:proofErr w:type="spellStart"/>
      <w:r w:rsidRPr="00DB25C4">
        <w:rPr>
          <w:rFonts w:cstheme="minorHAnsi"/>
          <w:color w:val="000000"/>
        </w:rPr>
        <w:t>karena</w:t>
      </w:r>
      <w:proofErr w:type="spellEnd"/>
      <w:r w:rsidRPr="00DB25C4">
        <w:rPr>
          <w:rFonts w:cstheme="minorHAnsi"/>
          <w:color w:val="000000"/>
        </w:rPr>
        <w:t xml:space="preserve"> </w:t>
      </w:r>
      <w:proofErr w:type="spellStart"/>
      <w:r w:rsidRPr="00DB25C4">
        <w:rPr>
          <w:rFonts w:cstheme="minorHAnsi"/>
          <w:color w:val="000000"/>
        </w:rPr>
        <w:t>dinamisasi</w:t>
      </w:r>
      <w:proofErr w:type="spellEnd"/>
      <w:r w:rsidRPr="00DB25C4">
        <w:rPr>
          <w:rFonts w:cstheme="minorHAnsi"/>
          <w:color w:val="000000"/>
        </w:rPr>
        <w:t xml:space="preserve"> </w:t>
      </w:r>
      <w:proofErr w:type="spellStart"/>
      <w:r w:rsidRPr="00DB25C4">
        <w:rPr>
          <w:rFonts w:cstheme="minorHAnsi"/>
          <w:color w:val="000000"/>
        </w:rPr>
        <w:t>perkembangan</w:t>
      </w:r>
      <w:proofErr w:type="spellEnd"/>
      <w:r w:rsidRPr="00DB25C4">
        <w:rPr>
          <w:rFonts w:cstheme="minorHAnsi"/>
          <w:color w:val="000000"/>
        </w:rPr>
        <w:t xml:space="preserve"> pada masing-masing </w:t>
      </w:r>
      <w:proofErr w:type="spellStart"/>
      <w:r w:rsidRPr="00DB25C4">
        <w:rPr>
          <w:rFonts w:cstheme="minorHAnsi"/>
          <w:color w:val="000000"/>
        </w:rPr>
        <w:t>prodi</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menindaklanjuti</w:t>
      </w:r>
      <w:proofErr w:type="spellEnd"/>
      <w:r w:rsidRPr="00DB25C4">
        <w:rPr>
          <w:rFonts w:cstheme="minorHAnsi"/>
          <w:color w:val="000000"/>
        </w:rPr>
        <w:t xml:space="preserve"> </w:t>
      </w:r>
      <w:proofErr w:type="spellStart"/>
      <w:r w:rsidRPr="00DB25C4">
        <w:rPr>
          <w:rFonts w:cstheme="minorHAnsi"/>
          <w:color w:val="000000"/>
        </w:rPr>
        <w:t>temuan</w:t>
      </w:r>
      <w:proofErr w:type="spellEnd"/>
      <w:r w:rsidRPr="00DB25C4">
        <w:rPr>
          <w:rFonts w:cstheme="minorHAnsi"/>
          <w:color w:val="000000"/>
        </w:rPr>
        <w:t xml:space="preserve"> </w:t>
      </w:r>
      <w:proofErr w:type="spellStart"/>
      <w:r w:rsidRPr="00DB25C4">
        <w:rPr>
          <w:rFonts w:cstheme="minorHAnsi"/>
          <w:color w:val="000000"/>
        </w:rPr>
        <w:t>tersebut</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FBS </w:t>
      </w:r>
      <w:proofErr w:type="spellStart"/>
      <w:r w:rsidRPr="00DB25C4">
        <w:rPr>
          <w:rFonts w:cstheme="minorHAnsi"/>
          <w:color w:val="000000"/>
        </w:rPr>
        <w:t>memberi</w:t>
      </w:r>
      <w:proofErr w:type="spellEnd"/>
      <w:r w:rsidRPr="00DB25C4">
        <w:rPr>
          <w:rFonts w:cstheme="minorHAnsi"/>
          <w:color w:val="000000"/>
        </w:rPr>
        <w:t xml:space="preserve"> </w:t>
      </w:r>
      <w:proofErr w:type="spellStart"/>
      <w:r w:rsidRPr="00DB25C4">
        <w:rPr>
          <w:rFonts w:cstheme="minorHAnsi"/>
          <w:color w:val="000000"/>
        </w:rPr>
        <w:t>arahan</w:t>
      </w:r>
      <w:proofErr w:type="spellEnd"/>
      <w:r w:rsidRPr="00DB25C4">
        <w:rPr>
          <w:rFonts w:cstheme="minorHAnsi"/>
          <w:color w:val="000000"/>
        </w:rPr>
        <w:t xml:space="preserve"> dan </w:t>
      </w:r>
      <w:proofErr w:type="spellStart"/>
      <w:r w:rsidRPr="00DB25C4">
        <w:rPr>
          <w:rFonts w:cstheme="minorHAnsi"/>
          <w:color w:val="000000"/>
        </w:rPr>
        <w:t>penguatan</w:t>
      </w:r>
      <w:proofErr w:type="spellEnd"/>
      <w:r w:rsidRPr="00DB25C4">
        <w:rPr>
          <w:rFonts w:cstheme="minorHAnsi"/>
          <w:color w:val="000000"/>
        </w:rPr>
        <w:t xml:space="preserve"> </w:t>
      </w:r>
      <w:proofErr w:type="spellStart"/>
      <w:r w:rsidRPr="00DB25C4">
        <w:rPr>
          <w:rFonts w:cstheme="minorHAnsi"/>
          <w:color w:val="000000"/>
        </w:rPr>
        <w:t>terkait</w:t>
      </w:r>
      <w:proofErr w:type="spellEnd"/>
      <w:r w:rsidRPr="00DB25C4">
        <w:rPr>
          <w:rFonts w:cstheme="minorHAnsi"/>
          <w:color w:val="000000"/>
        </w:rPr>
        <w:t xml:space="preserve"> </w:t>
      </w:r>
      <w:proofErr w:type="spellStart"/>
      <w:r w:rsidRPr="00DB25C4">
        <w:rPr>
          <w:rFonts w:cstheme="minorHAnsi"/>
          <w:color w:val="000000"/>
        </w:rPr>
        <w:t>Renstra</w:t>
      </w:r>
      <w:proofErr w:type="spellEnd"/>
      <w:r w:rsidRPr="00DB25C4">
        <w:rPr>
          <w:rFonts w:cstheme="minorHAnsi"/>
          <w:color w:val="000000"/>
        </w:rPr>
        <w:t xml:space="preserve"> dan </w:t>
      </w:r>
      <w:proofErr w:type="spellStart"/>
      <w:r w:rsidRPr="00DB25C4">
        <w:rPr>
          <w:rFonts w:cstheme="minorHAnsi"/>
          <w:color w:val="000000"/>
        </w:rPr>
        <w:t>rencana</w:t>
      </w:r>
      <w:proofErr w:type="spellEnd"/>
      <w:r w:rsidRPr="00DB25C4">
        <w:rPr>
          <w:rFonts w:cstheme="minorHAnsi"/>
          <w:color w:val="000000"/>
        </w:rPr>
        <w:t xml:space="preserve"> </w:t>
      </w:r>
      <w:proofErr w:type="spellStart"/>
      <w:r w:rsidRPr="00DB25C4">
        <w:rPr>
          <w:rFonts w:cstheme="minorHAnsi"/>
          <w:color w:val="000000"/>
        </w:rPr>
        <w:t>operasional</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menjadi</w:t>
      </w:r>
      <w:proofErr w:type="spellEnd"/>
      <w:r w:rsidRPr="00DB25C4">
        <w:rPr>
          <w:rFonts w:cstheme="minorHAnsi"/>
          <w:color w:val="000000"/>
        </w:rPr>
        <w:t xml:space="preserve"> </w:t>
      </w:r>
      <w:proofErr w:type="spellStart"/>
      <w:r w:rsidRPr="00DB25C4">
        <w:rPr>
          <w:rFonts w:cstheme="minorHAnsi"/>
          <w:color w:val="000000"/>
        </w:rPr>
        <w:t>pedoman</w:t>
      </w:r>
      <w:proofErr w:type="spellEnd"/>
      <w:r w:rsidRPr="00DB25C4">
        <w:rPr>
          <w:rFonts w:cstheme="minorHAnsi"/>
          <w:color w:val="000000"/>
        </w:rPr>
        <w:t xml:space="preserve"> </w:t>
      </w:r>
      <w:proofErr w:type="spellStart"/>
      <w:r w:rsidRPr="00DB25C4">
        <w:rPr>
          <w:rFonts w:cstheme="minorHAnsi"/>
          <w:color w:val="000000"/>
        </w:rPr>
        <w:t>bagi</w:t>
      </w:r>
      <w:proofErr w:type="spellEnd"/>
      <w:r w:rsidRPr="00DB25C4">
        <w:rPr>
          <w:rFonts w:cstheme="minorHAnsi"/>
          <w:color w:val="000000"/>
        </w:rPr>
        <w:t xml:space="preserve"> </w:t>
      </w:r>
      <w:proofErr w:type="spellStart"/>
      <w:r w:rsidRPr="00DB25C4">
        <w:rPr>
          <w:rFonts w:cstheme="minorHAnsi"/>
          <w:color w:val="000000"/>
        </w:rPr>
        <w:t>penyusunan</w:t>
      </w:r>
      <w:proofErr w:type="spellEnd"/>
      <w:r w:rsidRPr="00DB25C4">
        <w:rPr>
          <w:rFonts w:cstheme="minorHAnsi"/>
          <w:color w:val="000000"/>
        </w:rPr>
        <w:t xml:space="preserve"> program </w:t>
      </w:r>
      <w:proofErr w:type="spellStart"/>
      <w:r w:rsidRPr="00DB25C4">
        <w:rPr>
          <w:rFonts w:cstheme="minorHAnsi"/>
          <w:color w:val="000000"/>
        </w:rPr>
        <w:t>kerja</w:t>
      </w:r>
      <w:proofErr w:type="spellEnd"/>
      <w:r w:rsidRPr="00DB25C4">
        <w:rPr>
          <w:rFonts w:cstheme="minorHAnsi"/>
          <w:color w:val="000000"/>
        </w:rPr>
        <w:t xml:space="preserve"> di </w:t>
      </w:r>
      <w:proofErr w:type="spellStart"/>
      <w:r w:rsidRPr="00DB25C4">
        <w:rPr>
          <w:rFonts w:cstheme="minorHAnsi"/>
          <w:color w:val="000000"/>
        </w:rPr>
        <w:t>tingkat</w:t>
      </w:r>
      <w:proofErr w:type="spellEnd"/>
      <w:r w:rsidRPr="00DB25C4">
        <w:rPr>
          <w:rFonts w:cstheme="minorHAnsi"/>
          <w:color w:val="000000"/>
        </w:rPr>
        <w:t xml:space="preserve"> </w:t>
      </w:r>
      <w:proofErr w:type="spellStart"/>
      <w:r w:rsidRPr="00DB25C4">
        <w:rPr>
          <w:rFonts w:cstheme="minorHAnsi"/>
          <w:color w:val="000000"/>
        </w:rPr>
        <w:t>prodi</w:t>
      </w:r>
      <w:proofErr w:type="spellEnd"/>
      <w:r w:rsidRPr="00DB25C4">
        <w:rPr>
          <w:rFonts w:cstheme="minorHAnsi"/>
          <w:color w:val="000000"/>
        </w:rPr>
        <w:t>.</w:t>
      </w:r>
    </w:p>
    <w:p w14:paraId="63BB8D1B"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2D2126E4" w14:textId="77777777" w:rsidR="00EE2EA9" w:rsidRPr="00DB25C4" w:rsidRDefault="00EE2EA9" w:rsidP="00687314">
      <w:pPr>
        <w:autoSpaceDE w:val="0"/>
        <w:autoSpaceDN w:val="0"/>
        <w:adjustRightInd w:val="0"/>
        <w:spacing w:after="0" w:line="240" w:lineRule="auto"/>
        <w:jc w:val="both"/>
        <w:rPr>
          <w:rFonts w:cstheme="minorHAnsi"/>
          <w:b/>
          <w:bCs/>
          <w:color w:val="000000"/>
        </w:rPr>
      </w:pPr>
      <w:r w:rsidRPr="00DB25C4">
        <w:rPr>
          <w:rFonts w:cstheme="minorHAnsi"/>
          <w:b/>
          <w:bCs/>
          <w:color w:val="000000"/>
        </w:rPr>
        <w:t xml:space="preserve">7. </w:t>
      </w:r>
      <w:proofErr w:type="spellStart"/>
      <w:r w:rsidRPr="00DB25C4">
        <w:rPr>
          <w:rFonts w:cstheme="minorHAnsi"/>
          <w:b/>
          <w:bCs/>
          <w:color w:val="000000"/>
        </w:rPr>
        <w:t>Penilaian</w:t>
      </w:r>
      <w:proofErr w:type="spellEnd"/>
    </w:p>
    <w:p w14:paraId="6BDDC9C0"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Setiap</w:t>
      </w:r>
      <w:proofErr w:type="spellEnd"/>
      <w:r w:rsidRPr="00DB25C4">
        <w:rPr>
          <w:rFonts w:cstheme="minorHAnsi"/>
          <w:color w:val="000000"/>
        </w:rPr>
        <w:t xml:space="preserve"> </w:t>
      </w:r>
      <w:proofErr w:type="spellStart"/>
      <w:r w:rsidRPr="00DB25C4">
        <w:rPr>
          <w:rFonts w:cstheme="minorHAnsi"/>
          <w:color w:val="000000"/>
        </w:rPr>
        <w:t>tahun</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dan </w:t>
      </w:r>
      <w:proofErr w:type="spellStart"/>
      <w:r w:rsidRPr="00DB25C4">
        <w:rPr>
          <w:rFonts w:cstheme="minorHAnsi"/>
          <w:color w:val="000000"/>
        </w:rPr>
        <w:t>Kaprodi</w:t>
      </w:r>
      <w:proofErr w:type="spellEnd"/>
      <w:r w:rsidRPr="00DB25C4">
        <w:rPr>
          <w:rFonts w:cstheme="minorHAnsi"/>
          <w:color w:val="000000"/>
        </w:rPr>
        <w:t xml:space="preserve"> </w:t>
      </w:r>
      <w:proofErr w:type="spellStart"/>
      <w:r w:rsidRPr="00DB25C4">
        <w:rPr>
          <w:rFonts w:cstheme="minorHAnsi"/>
          <w:color w:val="000000"/>
        </w:rPr>
        <w:t>melakukan</w:t>
      </w:r>
      <w:proofErr w:type="spellEnd"/>
      <w:r w:rsidRPr="00DB25C4">
        <w:rPr>
          <w:rFonts w:cstheme="minorHAnsi"/>
          <w:color w:val="000000"/>
        </w:rPr>
        <w:t xml:space="preserve"> </w:t>
      </w:r>
      <w:proofErr w:type="spellStart"/>
      <w:r w:rsidRPr="00DB25C4">
        <w:rPr>
          <w:rFonts w:cstheme="minorHAnsi"/>
          <w:color w:val="000000"/>
        </w:rPr>
        <w:t>penilaian</w:t>
      </w:r>
      <w:proofErr w:type="spellEnd"/>
      <w:r w:rsidRPr="00DB25C4">
        <w:rPr>
          <w:rFonts w:cstheme="minorHAnsi"/>
          <w:color w:val="000000"/>
        </w:rPr>
        <w:t xml:space="preserve"> </w:t>
      </w:r>
      <w:proofErr w:type="spellStart"/>
      <w:r w:rsidRPr="00DB25C4">
        <w:rPr>
          <w:rFonts w:cstheme="minorHAnsi"/>
          <w:color w:val="000000"/>
        </w:rPr>
        <w:t>terhadap</w:t>
      </w:r>
      <w:proofErr w:type="spellEnd"/>
      <w:r w:rsidRPr="00DB25C4">
        <w:rPr>
          <w:rFonts w:cstheme="minorHAnsi"/>
          <w:color w:val="000000"/>
        </w:rPr>
        <w:t xml:space="preserve"> </w:t>
      </w:r>
      <w:proofErr w:type="spellStart"/>
      <w:r w:rsidRPr="00DB25C4">
        <w:rPr>
          <w:rFonts w:cstheme="minorHAnsi"/>
          <w:color w:val="000000"/>
        </w:rPr>
        <w:t>capaian</w:t>
      </w:r>
      <w:proofErr w:type="spellEnd"/>
      <w:r w:rsidRPr="00DB25C4">
        <w:rPr>
          <w:rFonts w:cstheme="minorHAnsi"/>
          <w:color w:val="000000"/>
        </w:rPr>
        <w:t xml:space="preserve"> </w:t>
      </w:r>
      <w:proofErr w:type="spellStart"/>
      <w:r w:rsidRPr="00DB25C4">
        <w:rPr>
          <w:rFonts w:cstheme="minorHAnsi"/>
          <w:color w:val="000000"/>
        </w:rPr>
        <w:t>aktivitas</w:t>
      </w:r>
      <w:proofErr w:type="spellEnd"/>
      <w:r w:rsidRPr="00DB25C4">
        <w:rPr>
          <w:rFonts w:cstheme="minorHAnsi"/>
          <w:color w:val="000000"/>
        </w:rPr>
        <w:t xml:space="preserve"> yang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satu</w:t>
      </w:r>
      <w:proofErr w:type="spellEnd"/>
      <w:r w:rsidRPr="00DB25C4">
        <w:rPr>
          <w:rFonts w:cstheme="minorHAnsi"/>
          <w:color w:val="000000"/>
        </w:rPr>
        <w:t xml:space="preserve"> </w:t>
      </w:r>
      <w:proofErr w:type="spellStart"/>
      <w:r w:rsidRPr="00DB25C4">
        <w:rPr>
          <w:rFonts w:cstheme="minorHAnsi"/>
          <w:color w:val="000000"/>
        </w:rPr>
        <w:t>tahun</w:t>
      </w:r>
      <w:proofErr w:type="spellEnd"/>
      <w:r w:rsidRPr="00DB25C4">
        <w:rPr>
          <w:rFonts w:cstheme="minorHAnsi"/>
          <w:color w:val="000000"/>
        </w:rPr>
        <w:t xml:space="preserve"> </w:t>
      </w:r>
      <w:proofErr w:type="spellStart"/>
      <w:r w:rsidRPr="00DB25C4">
        <w:rPr>
          <w:rFonts w:cstheme="minorHAnsi"/>
          <w:color w:val="000000"/>
        </w:rPr>
        <w:t>akademik</w:t>
      </w:r>
      <w:proofErr w:type="spellEnd"/>
      <w:r w:rsidRPr="00DB25C4">
        <w:rPr>
          <w:rFonts w:cstheme="minorHAnsi"/>
          <w:color w:val="000000"/>
        </w:rPr>
        <w:t xml:space="preserve">. </w:t>
      </w:r>
      <w:proofErr w:type="spellStart"/>
      <w:r w:rsidRPr="00DB25C4">
        <w:rPr>
          <w:rFonts w:cstheme="minorHAnsi"/>
          <w:color w:val="000000"/>
        </w:rPr>
        <w:t>Capaian</w:t>
      </w:r>
      <w:proofErr w:type="spellEnd"/>
      <w:r w:rsidRPr="00DB25C4">
        <w:rPr>
          <w:rFonts w:cstheme="minorHAnsi"/>
          <w:color w:val="000000"/>
        </w:rPr>
        <w:t xml:space="preserve"> yang </w:t>
      </w:r>
      <w:proofErr w:type="spellStart"/>
      <w:r w:rsidRPr="00DB25C4">
        <w:rPr>
          <w:rFonts w:cstheme="minorHAnsi"/>
          <w:color w:val="000000"/>
        </w:rPr>
        <w:t>dinilai</w:t>
      </w:r>
      <w:proofErr w:type="spellEnd"/>
      <w:r w:rsidRPr="00DB25C4">
        <w:rPr>
          <w:rFonts w:cstheme="minorHAnsi"/>
          <w:color w:val="000000"/>
        </w:rPr>
        <w:t xml:space="preserve"> </w:t>
      </w:r>
      <w:proofErr w:type="spellStart"/>
      <w:r w:rsidRPr="00DB25C4">
        <w:rPr>
          <w:rFonts w:cstheme="minorHAnsi"/>
          <w:color w:val="000000"/>
        </w:rPr>
        <w:t>meliputi</w:t>
      </w:r>
      <w:proofErr w:type="spellEnd"/>
      <w:r w:rsidRPr="00DB25C4">
        <w:rPr>
          <w:rFonts w:cstheme="minorHAnsi"/>
          <w:color w:val="000000"/>
        </w:rPr>
        <w:t xml:space="preserve"> </w:t>
      </w:r>
      <w:proofErr w:type="spellStart"/>
      <w:r w:rsidRPr="00DB25C4">
        <w:rPr>
          <w:rFonts w:cstheme="minorHAnsi"/>
          <w:color w:val="000000"/>
        </w:rPr>
        <w:t>beberapa</w:t>
      </w:r>
      <w:proofErr w:type="spellEnd"/>
      <w:r w:rsidRPr="00DB25C4">
        <w:rPr>
          <w:rFonts w:cstheme="minorHAnsi"/>
          <w:color w:val="000000"/>
        </w:rPr>
        <w:t xml:space="preserve"> </w:t>
      </w:r>
      <w:proofErr w:type="spellStart"/>
      <w:r w:rsidRPr="00DB25C4">
        <w:rPr>
          <w:rFonts w:cstheme="minorHAnsi"/>
          <w:color w:val="000000"/>
        </w:rPr>
        <w:t>komponen</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standar</w:t>
      </w:r>
      <w:proofErr w:type="spellEnd"/>
      <w:r w:rsidRPr="00DB25C4">
        <w:rPr>
          <w:rFonts w:cstheme="minorHAnsi"/>
          <w:color w:val="000000"/>
        </w:rPr>
        <w:t xml:space="preserve"> </w:t>
      </w:r>
      <w:proofErr w:type="spellStart"/>
      <w:r w:rsidRPr="00DB25C4">
        <w:rPr>
          <w:rFonts w:cstheme="minorHAnsi"/>
          <w:color w:val="000000"/>
        </w:rPr>
        <w:t>mutu</w:t>
      </w:r>
      <w:proofErr w:type="spellEnd"/>
      <w:r w:rsidRPr="00DB25C4">
        <w:rPr>
          <w:rFonts w:cstheme="minorHAnsi"/>
          <w:color w:val="000000"/>
        </w:rPr>
        <w:t xml:space="preserve">, di </w:t>
      </w:r>
      <w:proofErr w:type="spellStart"/>
      <w:r w:rsidRPr="00DB25C4">
        <w:rPr>
          <w:rFonts w:cstheme="minorHAnsi"/>
          <w:color w:val="000000"/>
        </w:rPr>
        <w:t>antaranya</w:t>
      </w:r>
      <w:proofErr w:type="spellEnd"/>
      <w:r w:rsidRPr="00DB25C4">
        <w:rPr>
          <w:rFonts w:cstheme="minorHAnsi"/>
          <w:color w:val="000000"/>
        </w:rPr>
        <w:t xml:space="preserve">: </w:t>
      </w:r>
      <w:proofErr w:type="spellStart"/>
      <w:r w:rsidRPr="00DB25C4">
        <w:rPr>
          <w:rFonts w:cstheme="minorHAnsi"/>
          <w:color w:val="000000"/>
        </w:rPr>
        <w:t>standar</w:t>
      </w:r>
      <w:proofErr w:type="spellEnd"/>
      <w:r w:rsidRPr="00DB25C4">
        <w:rPr>
          <w:rFonts w:cstheme="minorHAnsi"/>
          <w:color w:val="000000"/>
        </w:rPr>
        <w:t xml:space="preserve"> </w:t>
      </w:r>
      <w:proofErr w:type="spellStart"/>
      <w:r w:rsidRPr="00DB25C4">
        <w:rPr>
          <w:rFonts w:cstheme="minorHAnsi"/>
          <w:color w:val="000000"/>
        </w:rPr>
        <w:t>kompetensi</w:t>
      </w:r>
      <w:proofErr w:type="spellEnd"/>
      <w:r w:rsidRPr="00DB25C4">
        <w:rPr>
          <w:rFonts w:cstheme="minorHAnsi"/>
          <w:color w:val="000000"/>
        </w:rPr>
        <w:t xml:space="preserve"> </w:t>
      </w:r>
      <w:proofErr w:type="spellStart"/>
      <w:r w:rsidRPr="00DB25C4">
        <w:rPr>
          <w:rFonts w:cstheme="minorHAnsi"/>
          <w:color w:val="000000"/>
        </w:rPr>
        <w:t>lulusan</w:t>
      </w:r>
      <w:proofErr w:type="spellEnd"/>
      <w:r w:rsidRPr="00DB25C4">
        <w:rPr>
          <w:rFonts w:cstheme="minorHAnsi"/>
          <w:color w:val="000000"/>
        </w:rPr>
        <w:t xml:space="preserve">, </w:t>
      </w:r>
      <w:proofErr w:type="spellStart"/>
      <w:r w:rsidRPr="00DB25C4">
        <w:rPr>
          <w:rFonts w:cstheme="minorHAnsi"/>
          <w:color w:val="000000"/>
        </w:rPr>
        <w:t>standar</w:t>
      </w:r>
      <w:proofErr w:type="spellEnd"/>
      <w:r w:rsidRPr="00DB25C4">
        <w:rPr>
          <w:rFonts w:cstheme="minorHAnsi"/>
          <w:color w:val="000000"/>
        </w:rPr>
        <w:t xml:space="preserve"> </w:t>
      </w:r>
      <w:proofErr w:type="spellStart"/>
      <w:r w:rsidRPr="00DB25C4">
        <w:rPr>
          <w:rFonts w:cstheme="minorHAnsi"/>
          <w:color w:val="000000"/>
        </w:rPr>
        <w:t>isi</w:t>
      </w:r>
      <w:proofErr w:type="spellEnd"/>
      <w:r w:rsidRPr="00DB25C4">
        <w:rPr>
          <w:rFonts w:cstheme="minorHAnsi"/>
          <w:color w:val="000000"/>
        </w:rPr>
        <w:t xml:space="preserve"> </w:t>
      </w:r>
      <w:proofErr w:type="spellStart"/>
      <w:r w:rsidRPr="00DB25C4">
        <w:rPr>
          <w:rFonts w:cstheme="minorHAnsi"/>
          <w:color w:val="000000"/>
        </w:rPr>
        <w:t>pembelajaran</w:t>
      </w:r>
      <w:proofErr w:type="spellEnd"/>
      <w:r w:rsidRPr="00DB25C4">
        <w:rPr>
          <w:rFonts w:cstheme="minorHAnsi"/>
          <w:color w:val="000000"/>
        </w:rPr>
        <w:t xml:space="preserve">, </w:t>
      </w:r>
      <w:proofErr w:type="spellStart"/>
      <w:r w:rsidRPr="00DB25C4">
        <w:rPr>
          <w:rFonts w:cstheme="minorHAnsi"/>
          <w:color w:val="000000"/>
        </w:rPr>
        <w:t>standar</w:t>
      </w:r>
      <w:proofErr w:type="spellEnd"/>
      <w:r w:rsidRPr="00DB25C4">
        <w:rPr>
          <w:rFonts w:cstheme="minorHAnsi"/>
          <w:color w:val="000000"/>
        </w:rPr>
        <w:t xml:space="preserve"> </w:t>
      </w:r>
      <w:proofErr w:type="gramStart"/>
      <w:r w:rsidRPr="00DB25C4">
        <w:rPr>
          <w:rFonts w:cstheme="minorHAnsi"/>
          <w:color w:val="000000"/>
        </w:rPr>
        <w:t xml:space="preserve">proses </w:t>
      </w:r>
      <w:r w:rsidRPr="00DB25C4">
        <w:rPr>
          <w:rFonts w:cstheme="minorHAnsi"/>
        </w:rPr>
        <w:t xml:space="preserve"> </w:t>
      </w:r>
      <w:proofErr w:type="spellStart"/>
      <w:r w:rsidRPr="00DB25C4">
        <w:rPr>
          <w:rFonts w:cstheme="minorHAnsi"/>
          <w:color w:val="000000"/>
        </w:rPr>
        <w:t>pembelajaran</w:t>
      </w:r>
      <w:proofErr w:type="spellEnd"/>
      <w:proofErr w:type="gramEnd"/>
      <w:r w:rsidRPr="00DB25C4">
        <w:rPr>
          <w:rFonts w:cstheme="minorHAnsi"/>
          <w:color w:val="000000"/>
        </w:rPr>
        <w:t xml:space="preserve">, </w:t>
      </w:r>
      <w:proofErr w:type="spellStart"/>
      <w:r w:rsidRPr="00DB25C4">
        <w:rPr>
          <w:rFonts w:cstheme="minorHAnsi"/>
          <w:color w:val="000000"/>
        </w:rPr>
        <w:t>standar</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dan </w:t>
      </w:r>
      <w:proofErr w:type="spellStart"/>
      <w:r w:rsidRPr="00DB25C4">
        <w:rPr>
          <w:rFonts w:cstheme="minorHAnsi"/>
          <w:color w:val="000000"/>
        </w:rPr>
        <w:t>tenaga</w:t>
      </w:r>
      <w:proofErr w:type="spellEnd"/>
      <w:r w:rsidRPr="00DB25C4">
        <w:rPr>
          <w:rFonts w:cstheme="minorHAnsi"/>
          <w:color w:val="000000"/>
        </w:rPr>
        <w:t xml:space="preserve"> </w:t>
      </w:r>
      <w:proofErr w:type="spellStart"/>
      <w:r w:rsidRPr="00DB25C4">
        <w:rPr>
          <w:rFonts w:cstheme="minorHAnsi"/>
          <w:color w:val="000000"/>
        </w:rPr>
        <w:t>kependidikan</w:t>
      </w:r>
      <w:proofErr w:type="spellEnd"/>
      <w:r w:rsidRPr="00DB25C4">
        <w:rPr>
          <w:rFonts w:cstheme="minorHAnsi"/>
          <w:color w:val="000000"/>
        </w:rPr>
        <w:t xml:space="preserve">, </w:t>
      </w:r>
      <w:proofErr w:type="spellStart"/>
      <w:r w:rsidRPr="00DB25C4">
        <w:rPr>
          <w:rFonts w:cstheme="minorHAnsi"/>
          <w:color w:val="000000"/>
        </w:rPr>
        <w:t>standar</w:t>
      </w:r>
      <w:proofErr w:type="spellEnd"/>
      <w:r w:rsidRPr="00DB25C4">
        <w:rPr>
          <w:rFonts w:cstheme="minorHAnsi"/>
          <w:color w:val="000000"/>
        </w:rPr>
        <w:t xml:space="preserve"> </w:t>
      </w:r>
      <w:proofErr w:type="spellStart"/>
      <w:r w:rsidRPr="00DB25C4">
        <w:rPr>
          <w:rFonts w:cstheme="minorHAnsi"/>
          <w:color w:val="000000"/>
        </w:rPr>
        <w:t>pembiayaan</w:t>
      </w:r>
      <w:proofErr w:type="spellEnd"/>
      <w:r w:rsidRPr="00DB25C4">
        <w:rPr>
          <w:rFonts w:cstheme="minorHAnsi"/>
          <w:color w:val="000000"/>
        </w:rPr>
        <w:t xml:space="preserve"> </w:t>
      </w:r>
      <w:proofErr w:type="spellStart"/>
      <w:r w:rsidRPr="00DB25C4">
        <w:rPr>
          <w:rFonts w:cstheme="minorHAnsi"/>
          <w:color w:val="000000"/>
        </w:rPr>
        <w:t>pembelajaran</w:t>
      </w:r>
      <w:proofErr w:type="spellEnd"/>
      <w:r w:rsidRPr="00DB25C4">
        <w:rPr>
          <w:rFonts w:cstheme="minorHAnsi"/>
          <w:color w:val="000000"/>
        </w:rPr>
        <w:t xml:space="preserve">, </w:t>
      </w:r>
      <w:proofErr w:type="spellStart"/>
      <w:r w:rsidRPr="00DB25C4">
        <w:rPr>
          <w:rFonts w:cstheme="minorHAnsi"/>
          <w:color w:val="000000"/>
        </w:rPr>
        <w:t>standar</w:t>
      </w:r>
      <w:proofErr w:type="spellEnd"/>
      <w:r w:rsidRPr="00DB25C4">
        <w:rPr>
          <w:rFonts w:cstheme="minorHAnsi"/>
          <w:color w:val="000000"/>
        </w:rPr>
        <w:t xml:space="preserve"> </w:t>
      </w:r>
      <w:proofErr w:type="spellStart"/>
      <w:r w:rsidRPr="00DB25C4">
        <w:rPr>
          <w:rFonts w:cstheme="minorHAnsi"/>
          <w:color w:val="000000"/>
        </w:rPr>
        <w:t>hasil</w:t>
      </w:r>
      <w:proofErr w:type="spellEnd"/>
      <w:r w:rsidRPr="00DB25C4">
        <w:rPr>
          <w:rFonts w:cstheme="minorHAnsi"/>
          <w:color w:val="000000"/>
        </w:rPr>
        <w:t xml:space="preserve"> </w:t>
      </w:r>
      <w:proofErr w:type="spellStart"/>
      <w:r w:rsidRPr="00DB25C4">
        <w:rPr>
          <w:rFonts w:cstheme="minorHAnsi"/>
          <w:color w:val="000000"/>
        </w:rPr>
        <w:t>penelitian</w:t>
      </w:r>
      <w:proofErr w:type="spellEnd"/>
      <w:r w:rsidRPr="00DB25C4">
        <w:rPr>
          <w:rFonts w:cstheme="minorHAnsi"/>
          <w:color w:val="000000"/>
        </w:rPr>
        <w:t xml:space="preserve">, </w:t>
      </w:r>
      <w:proofErr w:type="spellStart"/>
      <w:r w:rsidRPr="00DB25C4">
        <w:rPr>
          <w:rFonts w:cstheme="minorHAnsi"/>
          <w:color w:val="000000"/>
        </w:rPr>
        <w:t>standar</w:t>
      </w:r>
      <w:proofErr w:type="spellEnd"/>
      <w:r w:rsidRPr="00DB25C4">
        <w:rPr>
          <w:rFonts w:cstheme="minorHAnsi"/>
          <w:color w:val="000000"/>
        </w:rPr>
        <w:t xml:space="preserve"> </w:t>
      </w:r>
      <w:proofErr w:type="spellStart"/>
      <w:r w:rsidRPr="00DB25C4">
        <w:rPr>
          <w:rFonts w:cstheme="minorHAnsi"/>
          <w:color w:val="000000"/>
        </w:rPr>
        <w:t>pendanaan</w:t>
      </w:r>
      <w:proofErr w:type="spellEnd"/>
      <w:r w:rsidRPr="00DB25C4">
        <w:rPr>
          <w:rFonts w:cstheme="minorHAnsi"/>
          <w:color w:val="000000"/>
        </w:rPr>
        <w:t xml:space="preserve"> dan </w:t>
      </w:r>
      <w:proofErr w:type="spellStart"/>
      <w:r w:rsidRPr="00DB25C4">
        <w:rPr>
          <w:rFonts w:cstheme="minorHAnsi"/>
          <w:color w:val="000000"/>
        </w:rPr>
        <w:t>pembiayaan</w:t>
      </w:r>
      <w:proofErr w:type="spellEnd"/>
      <w:r w:rsidRPr="00DB25C4">
        <w:rPr>
          <w:rFonts w:cstheme="minorHAnsi"/>
          <w:color w:val="000000"/>
        </w:rPr>
        <w:t xml:space="preserve"> </w:t>
      </w:r>
      <w:proofErr w:type="spellStart"/>
      <w:r w:rsidRPr="00DB25C4">
        <w:rPr>
          <w:rFonts w:cstheme="minorHAnsi"/>
          <w:color w:val="000000"/>
        </w:rPr>
        <w:t>penelitian</w:t>
      </w:r>
      <w:proofErr w:type="spellEnd"/>
      <w:r w:rsidRPr="00DB25C4">
        <w:rPr>
          <w:rFonts w:cstheme="minorHAnsi"/>
          <w:color w:val="000000"/>
        </w:rPr>
        <w:t xml:space="preserve">, </w:t>
      </w:r>
      <w:proofErr w:type="spellStart"/>
      <w:r w:rsidRPr="00DB25C4">
        <w:rPr>
          <w:rFonts w:cstheme="minorHAnsi"/>
          <w:color w:val="000000"/>
        </w:rPr>
        <w:t>standar</w:t>
      </w:r>
      <w:proofErr w:type="spellEnd"/>
      <w:r w:rsidRPr="00DB25C4">
        <w:rPr>
          <w:rFonts w:cstheme="minorHAnsi"/>
          <w:color w:val="000000"/>
        </w:rPr>
        <w:t xml:space="preserve"> </w:t>
      </w:r>
      <w:proofErr w:type="spellStart"/>
      <w:r w:rsidRPr="00DB25C4">
        <w:rPr>
          <w:rFonts w:cstheme="minorHAnsi"/>
          <w:color w:val="000000"/>
        </w:rPr>
        <w:t>hasil</w:t>
      </w:r>
      <w:proofErr w:type="spellEnd"/>
      <w:r w:rsidRPr="00DB25C4">
        <w:rPr>
          <w:rFonts w:cstheme="minorHAnsi"/>
          <w:color w:val="000000"/>
        </w:rPr>
        <w:t xml:space="preserve"> </w:t>
      </w:r>
      <w:proofErr w:type="spellStart"/>
      <w:r w:rsidRPr="00DB25C4">
        <w:rPr>
          <w:rFonts w:cstheme="minorHAnsi"/>
          <w:color w:val="000000"/>
        </w:rPr>
        <w:t>pengabdian</w:t>
      </w:r>
      <w:proofErr w:type="spellEnd"/>
      <w:r w:rsidRPr="00DB25C4">
        <w:rPr>
          <w:rFonts w:cstheme="minorHAnsi"/>
          <w:color w:val="000000"/>
        </w:rPr>
        <w:t xml:space="preserve"> </w:t>
      </w:r>
      <w:proofErr w:type="spellStart"/>
      <w:r w:rsidRPr="00DB25C4">
        <w:rPr>
          <w:rFonts w:cstheme="minorHAnsi"/>
          <w:color w:val="000000"/>
        </w:rPr>
        <w:t>kepada</w:t>
      </w:r>
      <w:proofErr w:type="spellEnd"/>
      <w:r w:rsidRPr="00DB25C4">
        <w:rPr>
          <w:rFonts w:cstheme="minorHAnsi"/>
          <w:color w:val="000000"/>
        </w:rPr>
        <w:t xml:space="preserve"> </w:t>
      </w:r>
      <w:proofErr w:type="spellStart"/>
      <w:r w:rsidRPr="00DB25C4">
        <w:rPr>
          <w:rFonts w:cstheme="minorHAnsi"/>
          <w:color w:val="000000"/>
        </w:rPr>
        <w:t>masyarakat</w:t>
      </w:r>
      <w:proofErr w:type="spellEnd"/>
      <w:r w:rsidRPr="00DB25C4">
        <w:rPr>
          <w:rFonts w:cstheme="minorHAnsi"/>
          <w:color w:val="000000"/>
        </w:rPr>
        <w:t xml:space="preserve">, </w:t>
      </w:r>
      <w:proofErr w:type="spellStart"/>
      <w:r w:rsidRPr="00DB25C4">
        <w:rPr>
          <w:rFonts w:cstheme="minorHAnsi"/>
          <w:color w:val="000000"/>
        </w:rPr>
        <w:t>standar</w:t>
      </w:r>
      <w:proofErr w:type="spellEnd"/>
      <w:r w:rsidRPr="00DB25C4">
        <w:rPr>
          <w:rFonts w:cstheme="minorHAnsi"/>
          <w:color w:val="000000"/>
        </w:rPr>
        <w:t xml:space="preserve"> </w:t>
      </w:r>
      <w:proofErr w:type="spellStart"/>
      <w:r w:rsidRPr="00DB25C4">
        <w:rPr>
          <w:rFonts w:cstheme="minorHAnsi"/>
          <w:color w:val="000000"/>
        </w:rPr>
        <w:t>pendanaan</w:t>
      </w:r>
      <w:proofErr w:type="spellEnd"/>
      <w:r w:rsidRPr="00DB25C4">
        <w:rPr>
          <w:rFonts w:cstheme="minorHAnsi"/>
          <w:color w:val="000000"/>
        </w:rPr>
        <w:t xml:space="preserve"> dan </w:t>
      </w:r>
      <w:proofErr w:type="spellStart"/>
      <w:r w:rsidRPr="00DB25C4">
        <w:rPr>
          <w:rFonts w:cstheme="minorHAnsi"/>
          <w:color w:val="000000"/>
        </w:rPr>
        <w:t>pembiayaan</w:t>
      </w:r>
      <w:proofErr w:type="spellEnd"/>
      <w:r w:rsidRPr="00DB25C4">
        <w:rPr>
          <w:rFonts w:cstheme="minorHAnsi"/>
          <w:color w:val="000000"/>
        </w:rPr>
        <w:t xml:space="preserve"> </w:t>
      </w:r>
      <w:proofErr w:type="spellStart"/>
      <w:r w:rsidRPr="00DB25C4">
        <w:rPr>
          <w:rFonts w:cstheme="minorHAnsi"/>
          <w:color w:val="000000"/>
        </w:rPr>
        <w:t>pengabdian</w:t>
      </w:r>
      <w:proofErr w:type="spellEnd"/>
      <w:r w:rsidRPr="00DB25C4">
        <w:rPr>
          <w:rFonts w:cstheme="minorHAnsi"/>
          <w:color w:val="000000"/>
        </w:rPr>
        <w:t xml:space="preserve">, </w:t>
      </w:r>
      <w:proofErr w:type="spellStart"/>
      <w:r w:rsidRPr="00DB25C4">
        <w:rPr>
          <w:rFonts w:cstheme="minorHAnsi"/>
          <w:color w:val="000000"/>
        </w:rPr>
        <w:t>standar</w:t>
      </w:r>
      <w:proofErr w:type="spellEnd"/>
      <w:r w:rsidRPr="00DB25C4">
        <w:rPr>
          <w:rFonts w:cstheme="minorHAnsi"/>
          <w:color w:val="000000"/>
        </w:rPr>
        <w:t xml:space="preserve"> </w:t>
      </w:r>
      <w:proofErr w:type="spellStart"/>
      <w:r w:rsidRPr="00DB25C4">
        <w:rPr>
          <w:rFonts w:cstheme="minorHAnsi"/>
          <w:color w:val="000000"/>
        </w:rPr>
        <w:t>kerja</w:t>
      </w:r>
      <w:proofErr w:type="spellEnd"/>
      <w:r w:rsidRPr="00DB25C4">
        <w:rPr>
          <w:rFonts w:cstheme="minorHAnsi"/>
          <w:color w:val="000000"/>
        </w:rPr>
        <w:t xml:space="preserve"> </w:t>
      </w:r>
      <w:proofErr w:type="spellStart"/>
      <w:r w:rsidRPr="00DB25C4">
        <w:rPr>
          <w:rFonts w:cstheme="minorHAnsi"/>
          <w:color w:val="000000"/>
        </w:rPr>
        <w:t>sama</w:t>
      </w:r>
      <w:proofErr w:type="spellEnd"/>
      <w:r w:rsidRPr="00DB25C4">
        <w:rPr>
          <w:rFonts w:cstheme="minorHAnsi"/>
          <w:color w:val="000000"/>
        </w:rPr>
        <w:t>, dan</w:t>
      </w:r>
      <w:r w:rsidRPr="00DB25C4">
        <w:rPr>
          <w:rFonts w:cstheme="minorHAnsi"/>
        </w:rPr>
        <w:t xml:space="preserve"> </w:t>
      </w:r>
      <w:proofErr w:type="spellStart"/>
      <w:r w:rsidRPr="00DB25C4">
        <w:rPr>
          <w:rFonts w:cstheme="minorHAnsi"/>
          <w:color w:val="000000"/>
        </w:rPr>
        <w:t>standar</w:t>
      </w:r>
      <w:proofErr w:type="spellEnd"/>
      <w:r w:rsidRPr="00DB25C4">
        <w:rPr>
          <w:rFonts w:cstheme="minorHAnsi"/>
          <w:color w:val="000000"/>
        </w:rPr>
        <w:t xml:space="preserve"> </w:t>
      </w:r>
      <w:proofErr w:type="spellStart"/>
      <w:r w:rsidRPr="00DB25C4">
        <w:rPr>
          <w:rFonts w:cstheme="minorHAnsi"/>
          <w:color w:val="000000"/>
        </w:rPr>
        <w:t>kemahasiswaan</w:t>
      </w:r>
      <w:proofErr w:type="spellEnd"/>
      <w:r w:rsidRPr="00DB25C4">
        <w:rPr>
          <w:rFonts w:cstheme="minorHAnsi"/>
          <w:color w:val="000000"/>
        </w:rPr>
        <w:t xml:space="preserve">. </w:t>
      </w:r>
    </w:p>
    <w:p w14:paraId="3691AB2F"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0D60FB3A"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hal</w:t>
      </w:r>
      <w:proofErr w:type="spellEnd"/>
      <w:r w:rsidRPr="00DB25C4">
        <w:rPr>
          <w:rFonts w:cstheme="minorHAnsi"/>
          <w:color w:val="000000"/>
        </w:rPr>
        <w:t xml:space="preserve"> </w:t>
      </w:r>
      <w:proofErr w:type="spellStart"/>
      <w:r w:rsidRPr="00DB25C4">
        <w:rPr>
          <w:rFonts w:cstheme="minorHAnsi"/>
          <w:color w:val="000000"/>
        </w:rPr>
        <w:t>kinerja</w:t>
      </w:r>
      <w:proofErr w:type="spellEnd"/>
      <w:r w:rsidRPr="00DB25C4">
        <w:rPr>
          <w:rFonts w:cstheme="minorHAnsi"/>
          <w:color w:val="000000"/>
        </w:rPr>
        <w:t xml:space="preserve">, PSDM </w:t>
      </w:r>
      <w:proofErr w:type="spellStart"/>
      <w:r w:rsidRPr="00DB25C4">
        <w:rPr>
          <w:rFonts w:cstheme="minorHAnsi"/>
          <w:color w:val="000000"/>
        </w:rPr>
        <w:t>melakukan</w:t>
      </w:r>
      <w:proofErr w:type="spellEnd"/>
      <w:r w:rsidRPr="00DB25C4">
        <w:rPr>
          <w:rFonts w:cstheme="minorHAnsi"/>
          <w:color w:val="000000"/>
        </w:rPr>
        <w:t xml:space="preserve"> </w:t>
      </w:r>
      <w:proofErr w:type="spellStart"/>
      <w:r w:rsidRPr="00DB25C4">
        <w:rPr>
          <w:rFonts w:cstheme="minorHAnsi"/>
          <w:color w:val="000000"/>
        </w:rPr>
        <w:t>penilaian</w:t>
      </w:r>
      <w:proofErr w:type="spellEnd"/>
      <w:r w:rsidRPr="00DB25C4">
        <w:rPr>
          <w:rFonts w:cstheme="minorHAnsi"/>
          <w:color w:val="000000"/>
        </w:rPr>
        <w:t xml:space="preserve"> </w:t>
      </w:r>
      <w:proofErr w:type="spellStart"/>
      <w:r w:rsidRPr="00DB25C4">
        <w:rPr>
          <w:rFonts w:cstheme="minorHAnsi"/>
          <w:color w:val="000000"/>
        </w:rPr>
        <w:t>terhadap</w:t>
      </w:r>
      <w:proofErr w:type="spellEnd"/>
      <w:r w:rsidRPr="00DB25C4">
        <w:rPr>
          <w:rFonts w:cstheme="minorHAnsi"/>
          <w:color w:val="000000"/>
        </w:rPr>
        <w:t xml:space="preserve"> </w:t>
      </w:r>
      <w:proofErr w:type="spellStart"/>
      <w:r w:rsidRPr="00DB25C4">
        <w:rPr>
          <w:rFonts w:cstheme="minorHAnsi"/>
          <w:color w:val="000000"/>
        </w:rPr>
        <w:t>kinerja</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dan </w:t>
      </w:r>
      <w:proofErr w:type="spellStart"/>
      <w:r w:rsidRPr="00DB25C4">
        <w:rPr>
          <w:rFonts w:cstheme="minorHAnsi"/>
          <w:color w:val="000000"/>
        </w:rPr>
        <w:t>tenaga</w:t>
      </w:r>
      <w:proofErr w:type="spellEnd"/>
      <w:r w:rsidRPr="00DB25C4">
        <w:rPr>
          <w:rFonts w:cstheme="minorHAnsi"/>
          <w:color w:val="000000"/>
        </w:rPr>
        <w:t xml:space="preserve"> </w:t>
      </w:r>
      <w:proofErr w:type="spellStart"/>
      <w:r w:rsidRPr="00DB25C4">
        <w:rPr>
          <w:rFonts w:cstheme="minorHAnsi"/>
          <w:color w:val="000000"/>
        </w:rPr>
        <w:t>kependidikan</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w:t>
      </w:r>
      <w:proofErr w:type="spellStart"/>
      <w:r w:rsidRPr="00DB25C4">
        <w:rPr>
          <w:rFonts w:cstheme="minorHAnsi"/>
          <w:color w:val="000000"/>
        </w:rPr>
        <w:t>instrumen</w:t>
      </w:r>
      <w:proofErr w:type="spellEnd"/>
      <w:r w:rsidRPr="00DB25C4">
        <w:rPr>
          <w:rFonts w:cstheme="minorHAnsi"/>
          <w:color w:val="000000"/>
        </w:rPr>
        <w:t xml:space="preserve"> </w:t>
      </w:r>
      <w:proofErr w:type="spellStart"/>
      <w:r w:rsidRPr="00DB25C4">
        <w:rPr>
          <w:rFonts w:cstheme="minorHAnsi"/>
          <w:color w:val="000000"/>
        </w:rPr>
        <w:t>evaluasi</w:t>
      </w:r>
      <w:proofErr w:type="spellEnd"/>
      <w:r w:rsidRPr="00DB25C4">
        <w:rPr>
          <w:rFonts w:cstheme="minorHAnsi"/>
          <w:color w:val="000000"/>
        </w:rPr>
        <w:t xml:space="preserve"> </w:t>
      </w:r>
      <w:proofErr w:type="spellStart"/>
      <w:r w:rsidRPr="00DB25C4">
        <w:rPr>
          <w:rFonts w:cstheme="minorHAnsi"/>
          <w:color w:val="000000"/>
        </w:rPr>
        <w:t>kinerja</w:t>
      </w:r>
      <w:proofErr w:type="spellEnd"/>
      <w:r w:rsidRPr="00DB25C4">
        <w:rPr>
          <w:rFonts w:cstheme="minorHAnsi"/>
          <w:color w:val="000000"/>
        </w:rPr>
        <w:t xml:space="preserve"> yang </w:t>
      </w:r>
      <w:proofErr w:type="spellStart"/>
      <w:r w:rsidRPr="00DB25C4">
        <w:rPr>
          <w:rFonts w:cstheme="minorHAnsi"/>
          <w:color w:val="000000"/>
        </w:rPr>
        <w:t>diketahui</w:t>
      </w:r>
      <w:proofErr w:type="spellEnd"/>
      <w:r w:rsidRPr="00DB25C4">
        <w:rPr>
          <w:rFonts w:cstheme="minorHAnsi"/>
          <w:color w:val="000000"/>
        </w:rPr>
        <w:t xml:space="preserve"> dan </w:t>
      </w:r>
      <w:proofErr w:type="spellStart"/>
      <w:r w:rsidRPr="00DB25C4">
        <w:rPr>
          <w:rFonts w:cstheme="minorHAnsi"/>
          <w:color w:val="000000"/>
        </w:rPr>
        <w:t>disetujui</w:t>
      </w:r>
      <w:proofErr w:type="spellEnd"/>
      <w:r w:rsidRPr="00DB25C4">
        <w:rPr>
          <w:rFonts w:cstheme="minorHAnsi"/>
          <w:color w:val="000000"/>
        </w:rPr>
        <w:t xml:space="preserve"> oleh </w:t>
      </w:r>
      <w:proofErr w:type="spellStart"/>
      <w:r w:rsidRPr="00DB25C4">
        <w:rPr>
          <w:rFonts w:cstheme="minorHAnsi"/>
          <w:color w:val="000000"/>
        </w:rPr>
        <w:t>atasan</w:t>
      </w:r>
      <w:proofErr w:type="spellEnd"/>
      <w:r w:rsidRPr="00DB25C4">
        <w:rPr>
          <w:rFonts w:cstheme="minorHAnsi"/>
          <w:color w:val="000000"/>
        </w:rPr>
        <w:t xml:space="preserve">. </w:t>
      </w:r>
      <w:proofErr w:type="spellStart"/>
      <w:r w:rsidRPr="00DB25C4">
        <w:rPr>
          <w:rFonts w:cstheme="minorHAnsi"/>
          <w:color w:val="000000"/>
        </w:rPr>
        <w:t>Pengisian</w:t>
      </w:r>
      <w:proofErr w:type="spellEnd"/>
      <w:r w:rsidRPr="00DB25C4">
        <w:rPr>
          <w:rFonts w:cstheme="minorHAnsi"/>
          <w:color w:val="000000"/>
        </w:rPr>
        <w:t xml:space="preserve"> </w:t>
      </w:r>
      <w:proofErr w:type="spellStart"/>
      <w:r w:rsidRPr="00DB25C4">
        <w:rPr>
          <w:rFonts w:cstheme="minorHAnsi"/>
          <w:color w:val="000000"/>
        </w:rPr>
        <w:t>instrumen</w:t>
      </w:r>
      <w:proofErr w:type="spellEnd"/>
      <w:r w:rsidRPr="00DB25C4">
        <w:rPr>
          <w:rFonts w:cstheme="minorHAnsi"/>
          <w:color w:val="000000"/>
        </w:rPr>
        <w:t xml:space="preserve"> </w:t>
      </w:r>
      <w:proofErr w:type="spellStart"/>
      <w:r w:rsidRPr="00DB25C4">
        <w:rPr>
          <w:rFonts w:cstheme="minorHAnsi"/>
          <w:color w:val="000000"/>
        </w:rPr>
        <w:t>ini</w:t>
      </w:r>
      <w:proofErr w:type="spellEnd"/>
      <w:r w:rsidRPr="00DB25C4">
        <w:rPr>
          <w:rFonts w:cstheme="minorHAnsi"/>
          <w:color w:val="000000"/>
        </w:rPr>
        <w:t xml:space="preserve"> </w:t>
      </w:r>
      <w:proofErr w:type="spellStart"/>
      <w:r w:rsidRPr="00DB25C4">
        <w:rPr>
          <w:rFonts w:cstheme="minorHAnsi"/>
          <w:color w:val="000000"/>
        </w:rPr>
        <w:t>dilakukan</w:t>
      </w:r>
      <w:proofErr w:type="spellEnd"/>
      <w:r w:rsidRPr="00DB25C4">
        <w:rPr>
          <w:rFonts w:cstheme="minorHAnsi"/>
        </w:rPr>
        <w:t xml:space="preserve"> </w:t>
      </w:r>
      <w:r w:rsidRPr="00DB25C4">
        <w:rPr>
          <w:rFonts w:cstheme="minorHAnsi"/>
          <w:color w:val="000000"/>
        </w:rPr>
        <w:t xml:space="preserve">pada </w:t>
      </w:r>
      <w:proofErr w:type="spellStart"/>
      <w:r w:rsidRPr="00DB25C4">
        <w:rPr>
          <w:rFonts w:cstheme="minorHAnsi"/>
          <w:color w:val="000000"/>
        </w:rPr>
        <w:t>akhir</w:t>
      </w:r>
      <w:proofErr w:type="spellEnd"/>
      <w:r w:rsidRPr="00DB25C4">
        <w:rPr>
          <w:rFonts w:cstheme="minorHAnsi"/>
          <w:color w:val="000000"/>
        </w:rPr>
        <w:t xml:space="preserve"> </w:t>
      </w:r>
      <w:proofErr w:type="spellStart"/>
      <w:r w:rsidRPr="00DB25C4">
        <w:rPr>
          <w:rFonts w:cstheme="minorHAnsi"/>
          <w:color w:val="000000"/>
        </w:rPr>
        <w:t>tahun</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menilai</w:t>
      </w:r>
      <w:proofErr w:type="spellEnd"/>
      <w:r w:rsidRPr="00DB25C4">
        <w:rPr>
          <w:rFonts w:cstheme="minorHAnsi"/>
          <w:color w:val="000000"/>
        </w:rPr>
        <w:t xml:space="preserve"> </w:t>
      </w:r>
      <w:proofErr w:type="spellStart"/>
      <w:r w:rsidRPr="00DB25C4">
        <w:rPr>
          <w:rFonts w:cstheme="minorHAnsi"/>
          <w:color w:val="000000"/>
        </w:rPr>
        <w:t>kinerja</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dan </w:t>
      </w:r>
      <w:proofErr w:type="spellStart"/>
      <w:r w:rsidRPr="00DB25C4">
        <w:rPr>
          <w:rFonts w:cstheme="minorHAnsi"/>
          <w:color w:val="000000"/>
        </w:rPr>
        <w:t>pegawai</w:t>
      </w:r>
      <w:proofErr w:type="spellEnd"/>
      <w:r w:rsidRPr="00DB25C4">
        <w:rPr>
          <w:rFonts w:cstheme="minorHAnsi"/>
          <w:color w:val="000000"/>
        </w:rPr>
        <w:t xml:space="preserve"> </w:t>
      </w:r>
      <w:proofErr w:type="spellStart"/>
      <w:r w:rsidRPr="00DB25C4">
        <w:rPr>
          <w:rFonts w:cstheme="minorHAnsi"/>
          <w:color w:val="000000"/>
        </w:rPr>
        <w:t>selama</w:t>
      </w:r>
      <w:proofErr w:type="spellEnd"/>
      <w:r w:rsidRPr="00DB25C4">
        <w:rPr>
          <w:rFonts w:cstheme="minorHAnsi"/>
          <w:color w:val="000000"/>
        </w:rPr>
        <w:t xml:space="preserve"> </w:t>
      </w:r>
      <w:proofErr w:type="spellStart"/>
      <w:r w:rsidRPr="00DB25C4">
        <w:rPr>
          <w:rFonts w:cstheme="minorHAnsi"/>
          <w:color w:val="000000"/>
        </w:rPr>
        <w:t>kurun</w:t>
      </w:r>
      <w:proofErr w:type="spellEnd"/>
      <w:r w:rsidRPr="00DB25C4">
        <w:rPr>
          <w:rFonts w:cstheme="minorHAnsi"/>
          <w:color w:val="000000"/>
        </w:rPr>
        <w:t xml:space="preserve"> </w:t>
      </w:r>
      <w:proofErr w:type="spellStart"/>
      <w:r w:rsidRPr="00DB25C4">
        <w:rPr>
          <w:rFonts w:cstheme="minorHAnsi"/>
          <w:color w:val="000000"/>
        </w:rPr>
        <w:t>waktu</w:t>
      </w:r>
      <w:proofErr w:type="spellEnd"/>
      <w:r w:rsidRPr="00DB25C4">
        <w:rPr>
          <w:rFonts w:cstheme="minorHAnsi"/>
          <w:color w:val="000000"/>
        </w:rPr>
        <w:t xml:space="preserve"> </w:t>
      </w:r>
      <w:proofErr w:type="spellStart"/>
      <w:r w:rsidRPr="00DB25C4">
        <w:rPr>
          <w:rFonts w:cstheme="minorHAnsi"/>
          <w:color w:val="000000"/>
        </w:rPr>
        <w:t>satu</w:t>
      </w:r>
      <w:proofErr w:type="spellEnd"/>
      <w:r w:rsidRPr="00DB25C4">
        <w:rPr>
          <w:rFonts w:cstheme="minorHAnsi"/>
          <w:color w:val="000000"/>
        </w:rPr>
        <w:t xml:space="preserve"> </w:t>
      </w:r>
      <w:proofErr w:type="spellStart"/>
      <w:r w:rsidRPr="00DB25C4">
        <w:rPr>
          <w:rFonts w:cstheme="minorHAnsi"/>
          <w:color w:val="000000"/>
        </w:rPr>
        <w:t>tahun</w:t>
      </w:r>
      <w:proofErr w:type="spellEnd"/>
      <w:r w:rsidRPr="00DB25C4">
        <w:rPr>
          <w:rFonts w:cstheme="minorHAnsi"/>
          <w:color w:val="000000"/>
        </w:rPr>
        <w:t xml:space="preserve">. </w:t>
      </w:r>
      <w:proofErr w:type="spellStart"/>
      <w:r w:rsidRPr="00DB25C4">
        <w:rPr>
          <w:rFonts w:cstheme="minorHAnsi"/>
          <w:color w:val="000000"/>
        </w:rPr>
        <w:t>Selain</w:t>
      </w:r>
      <w:proofErr w:type="spellEnd"/>
      <w:r w:rsidRPr="00DB25C4">
        <w:rPr>
          <w:rFonts w:cstheme="minorHAnsi"/>
        </w:rPr>
        <w:t xml:space="preserve"> </w:t>
      </w:r>
      <w:proofErr w:type="spellStart"/>
      <w:r w:rsidRPr="00DB25C4">
        <w:rPr>
          <w:rFonts w:cstheme="minorHAnsi"/>
          <w:color w:val="000000"/>
        </w:rPr>
        <w:t>itu</w:t>
      </w:r>
      <w:proofErr w:type="spellEnd"/>
      <w:r w:rsidRPr="00DB25C4">
        <w:rPr>
          <w:rFonts w:cstheme="minorHAnsi"/>
          <w:color w:val="000000"/>
        </w:rPr>
        <w:t xml:space="preserve">, </w:t>
      </w:r>
      <w:proofErr w:type="spellStart"/>
      <w:r w:rsidRPr="00DB25C4">
        <w:rPr>
          <w:rFonts w:cstheme="minorHAnsi"/>
          <w:color w:val="000000"/>
        </w:rPr>
        <w:t>kinerja</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juga </w:t>
      </w:r>
      <w:proofErr w:type="spellStart"/>
      <w:r w:rsidRPr="00DB25C4">
        <w:rPr>
          <w:rFonts w:cstheme="minorHAnsi"/>
          <w:color w:val="000000"/>
        </w:rPr>
        <w:t>dinilai</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Beban Kinerja </w:t>
      </w:r>
      <w:proofErr w:type="spellStart"/>
      <w:r w:rsidRPr="00DB25C4">
        <w:rPr>
          <w:rFonts w:cstheme="minorHAnsi"/>
          <w:color w:val="000000"/>
        </w:rPr>
        <w:t>Dosen</w:t>
      </w:r>
      <w:proofErr w:type="spellEnd"/>
      <w:r w:rsidRPr="00DB25C4">
        <w:rPr>
          <w:rFonts w:cstheme="minorHAnsi"/>
          <w:color w:val="000000"/>
        </w:rPr>
        <w:t xml:space="preserve"> (BKD) pada </w:t>
      </w:r>
      <w:proofErr w:type="spellStart"/>
      <w:r w:rsidRPr="00DB25C4">
        <w:rPr>
          <w:rFonts w:cstheme="minorHAnsi"/>
          <w:color w:val="000000"/>
        </w:rPr>
        <w:t>setiap</w:t>
      </w:r>
      <w:proofErr w:type="spellEnd"/>
      <w:r w:rsidRPr="00DB25C4">
        <w:rPr>
          <w:rFonts w:cstheme="minorHAnsi"/>
          <w:color w:val="000000"/>
        </w:rPr>
        <w:t xml:space="preserve"> </w:t>
      </w:r>
      <w:proofErr w:type="spellStart"/>
      <w:r w:rsidRPr="00DB25C4">
        <w:rPr>
          <w:rFonts w:cstheme="minorHAnsi"/>
          <w:color w:val="000000"/>
        </w:rPr>
        <w:t>akhir</w:t>
      </w:r>
      <w:proofErr w:type="spellEnd"/>
      <w:r w:rsidRPr="00DB25C4">
        <w:rPr>
          <w:rFonts w:cstheme="minorHAnsi"/>
          <w:color w:val="000000"/>
        </w:rPr>
        <w:t xml:space="preserve"> semester.</w:t>
      </w:r>
    </w:p>
    <w:p w14:paraId="5C9288AE" w14:textId="77777777" w:rsidR="00EE2EA9" w:rsidRPr="00DB25C4" w:rsidRDefault="00EE2EA9" w:rsidP="00687314">
      <w:pPr>
        <w:autoSpaceDE w:val="0"/>
        <w:autoSpaceDN w:val="0"/>
        <w:adjustRightInd w:val="0"/>
        <w:spacing w:after="0" w:line="240" w:lineRule="auto"/>
        <w:jc w:val="both"/>
        <w:rPr>
          <w:rFonts w:cstheme="minorHAnsi"/>
        </w:rPr>
      </w:pPr>
      <w:r w:rsidRPr="00DB25C4">
        <w:rPr>
          <w:rFonts w:cstheme="minorHAnsi"/>
          <w:color w:val="000000"/>
        </w:rPr>
        <w:t xml:space="preserve">   </w:t>
      </w:r>
    </w:p>
    <w:p w14:paraId="7C926648" w14:textId="77777777" w:rsidR="00EE2EA9" w:rsidRPr="00DB25C4" w:rsidRDefault="00EE2EA9" w:rsidP="00687314">
      <w:pPr>
        <w:autoSpaceDE w:val="0"/>
        <w:autoSpaceDN w:val="0"/>
        <w:adjustRightInd w:val="0"/>
        <w:spacing w:after="0" w:line="240" w:lineRule="auto"/>
        <w:jc w:val="both"/>
        <w:rPr>
          <w:rFonts w:cstheme="minorHAnsi"/>
          <w:b/>
          <w:bCs/>
          <w:color w:val="000000"/>
        </w:rPr>
      </w:pPr>
      <w:r w:rsidRPr="00DB25C4">
        <w:rPr>
          <w:rFonts w:cstheme="minorHAnsi"/>
          <w:b/>
          <w:bCs/>
          <w:color w:val="000000"/>
        </w:rPr>
        <w:t xml:space="preserve">8. </w:t>
      </w:r>
      <w:proofErr w:type="spellStart"/>
      <w:r w:rsidRPr="00DB25C4">
        <w:rPr>
          <w:rFonts w:cstheme="minorHAnsi"/>
          <w:b/>
          <w:bCs/>
          <w:color w:val="000000"/>
        </w:rPr>
        <w:t>Pelaporan</w:t>
      </w:r>
      <w:proofErr w:type="spellEnd"/>
    </w:p>
    <w:p w14:paraId="176AC7A7"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lastRenderedPageBreak/>
        <w:t>Pelaporan</w:t>
      </w:r>
      <w:proofErr w:type="spellEnd"/>
      <w:r w:rsidRPr="00DB25C4">
        <w:rPr>
          <w:rFonts w:cstheme="minorHAnsi"/>
          <w:color w:val="000000"/>
        </w:rPr>
        <w:t xml:space="preserve"> </w:t>
      </w:r>
      <w:proofErr w:type="spellStart"/>
      <w:r w:rsidRPr="00DB25C4">
        <w:rPr>
          <w:rFonts w:cstheme="minorHAnsi"/>
          <w:color w:val="000000"/>
        </w:rPr>
        <w:t>aktivitas</w:t>
      </w:r>
      <w:proofErr w:type="spellEnd"/>
      <w:r w:rsidRPr="00DB25C4">
        <w:rPr>
          <w:rFonts w:cstheme="minorHAnsi"/>
          <w:color w:val="000000"/>
        </w:rPr>
        <w:t xml:space="preserve"> </w:t>
      </w:r>
      <w:proofErr w:type="spellStart"/>
      <w:r w:rsidRPr="00DB25C4">
        <w:rPr>
          <w:rFonts w:cstheme="minorHAnsi"/>
          <w:color w:val="000000"/>
        </w:rPr>
        <w:t>Renstra</w:t>
      </w:r>
      <w:proofErr w:type="spellEnd"/>
      <w:r w:rsidRPr="00DB25C4">
        <w:rPr>
          <w:rFonts w:cstheme="minorHAnsi"/>
          <w:color w:val="000000"/>
        </w:rPr>
        <w:t xml:space="preserve"> FBS dan </w:t>
      </w:r>
      <w:proofErr w:type="spellStart"/>
      <w:r w:rsidRPr="00DB25C4">
        <w:rPr>
          <w:rFonts w:cstheme="minorHAnsi"/>
          <w:color w:val="000000"/>
        </w:rPr>
        <w:t>Renstra</w:t>
      </w:r>
      <w:proofErr w:type="spellEnd"/>
      <w:r w:rsidRPr="00DB25C4">
        <w:rPr>
          <w:rFonts w:cstheme="minorHAnsi"/>
          <w:color w:val="000000"/>
        </w:rPr>
        <w:t xml:space="preserve"> Prodi </w:t>
      </w:r>
      <w:proofErr w:type="spellStart"/>
      <w:r w:rsidRPr="00DB25C4">
        <w:rPr>
          <w:rFonts w:cstheme="minorHAnsi"/>
          <w:color w:val="000000"/>
        </w:rPr>
        <w:t>dilakukan</w:t>
      </w:r>
      <w:proofErr w:type="spellEnd"/>
      <w:r w:rsidRPr="00DB25C4">
        <w:rPr>
          <w:rFonts w:cstheme="minorHAnsi"/>
          <w:color w:val="000000"/>
        </w:rPr>
        <w:t xml:space="preserve"> oleh </w:t>
      </w:r>
      <w:proofErr w:type="spellStart"/>
      <w:r w:rsidRPr="00DB25C4">
        <w:rPr>
          <w:rFonts w:cstheme="minorHAnsi"/>
          <w:color w:val="000000"/>
        </w:rPr>
        <w:t>pimpinan</w:t>
      </w:r>
      <w:proofErr w:type="spellEnd"/>
      <w:r w:rsidRPr="00DB25C4">
        <w:rPr>
          <w:rFonts w:cstheme="minorHAnsi"/>
          <w:color w:val="000000"/>
        </w:rPr>
        <w:t xml:space="preserve"> di </w:t>
      </w:r>
      <w:proofErr w:type="spellStart"/>
      <w:r w:rsidRPr="00DB25C4">
        <w:rPr>
          <w:rFonts w:cstheme="minorHAnsi"/>
          <w:color w:val="000000"/>
        </w:rPr>
        <w:t>lingkungan</w:t>
      </w:r>
      <w:proofErr w:type="spellEnd"/>
      <w:r w:rsidRPr="00DB25C4">
        <w:rPr>
          <w:rFonts w:cstheme="minorHAnsi"/>
          <w:color w:val="000000"/>
        </w:rPr>
        <w:t xml:space="preserve"> FBS </w:t>
      </w:r>
      <w:proofErr w:type="spellStart"/>
      <w:r w:rsidRPr="00DB25C4">
        <w:rPr>
          <w:rFonts w:cstheme="minorHAnsi"/>
          <w:color w:val="000000"/>
        </w:rPr>
        <w:t>setiap</w:t>
      </w:r>
      <w:proofErr w:type="spellEnd"/>
      <w:r w:rsidRPr="00DB25C4">
        <w:rPr>
          <w:rFonts w:cstheme="minorHAnsi"/>
          <w:color w:val="000000"/>
        </w:rPr>
        <w:t xml:space="preserve"> </w:t>
      </w:r>
      <w:proofErr w:type="spellStart"/>
      <w:r w:rsidRPr="00DB25C4">
        <w:rPr>
          <w:rFonts w:cstheme="minorHAnsi"/>
          <w:color w:val="000000"/>
        </w:rPr>
        <w:t>akhir</w:t>
      </w:r>
      <w:proofErr w:type="spellEnd"/>
      <w:r w:rsidRPr="00DB25C4">
        <w:rPr>
          <w:rFonts w:cstheme="minorHAnsi"/>
          <w:color w:val="000000"/>
        </w:rPr>
        <w:t xml:space="preserve"> </w:t>
      </w:r>
      <w:proofErr w:type="spellStart"/>
      <w:r w:rsidRPr="00DB25C4">
        <w:rPr>
          <w:rFonts w:cstheme="minorHAnsi"/>
          <w:color w:val="000000"/>
        </w:rPr>
        <w:t>kegiatan</w:t>
      </w:r>
      <w:proofErr w:type="spellEnd"/>
      <w:r w:rsidRPr="00DB25C4">
        <w:rPr>
          <w:rFonts w:cstheme="minorHAnsi"/>
          <w:color w:val="000000"/>
        </w:rPr>
        <w:t xml:space="preserve">. </w:t>
      </w:r>
      <w:proofErr w:type="spellStart"/>
      <w:r w:rsidRPr="00DB25C4">
        <w:rPr>
          <w:rFonts w:cstheme="minorHAnsi"/>
          <w:color w:val="000000"/>
        </w:rPr>
        <w:t>Sedangkan</w:t>
      </w:r>
      <w:proofErr w:type="spellEnd"/>
      <w:r w:rsidRPr="00DB25C4">
        <w:rPr>
          <w:rFonts w:cstheme="minorHAnsi"/>
          <w:color w:val="000000"/>
        </w:rPr>
        <w:t xml:space="preserve"> </w:t>
      </w:r>
      <w:proofErr w:type="spellStart"/>
      <w:r w:rsidRPr="00DB25C4">
        <w:rPr>
          <w:rFonts w:cstheme="minorHAnsi"/>
          <w:color w:val="000000"/>
        </w:rPr>
        <w:t>laporan</w:t>
      </w:r>
      <w:proofErr w:type="spellEnd"/>
      <w:r w:rsidRPr="00DB25C4">
        <w:rPr>
          <w:rFonts w:cstheme="minorHAnsi"/>
          <w:color w:val="000000"/>
        </w:rPr>
        <w:t xml:space="preserve"> </w:t>
      </w:r>
      <w:proofErr w:type="spellStart"/>
      <w:r w:rsidRPr="00DB25C4">
        <w:rPr>
          <w:rFonts w:cstheme="minorHAnsi"/>
          <w:color w:val="000000"/>
        </w:rPr>
        <w:t>keuangan</w:t>
      </w:r>
      <w:proofErr w:type="spellEnd"/>
      <w:r w:rsidRPr="00DB25C4">
        <w:rPr>
          <w:rFonts w:cstheme="minorHAnsi"/>
          <w:color w:val="000000"/>
        </w:rPr>
        <w:t xml:space="preserve">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1154CC"/>
        </w:rPr>
        <w:t xml:space="preserve"> </w:t>
      </w:r>
      <w:proofErr w:type="spellStart"/>
      <w:r w:rsidRPr="00DB25C4">
        <w:rPr>
          <w:rFonts w:cstheme="minorHAnsi"/>
          <w:color w:val="1154CC"/>
        </w:rPr>
        <w:t>pembuatan</w:t>
      </w:r>
      <w:proofErr w:type="spellEnd"/>
      <w:r w:rsidRPr="00DB25C4">
        <w:rPr>
          <w:rFonts w:cstheme="minorHAnsi"/>
          <w:color w:val="1154CC"/>
        </w:rPr>
        <w:t xml:space="preserve"> </w:t>
      </w:r>
      <w:proofErr w:type="spellStart"/>
      <w:r w:rsidRPr="00DB25C4">
        <w:rPr>
          <w:rFonts w:cstheme="minorHAnsi"/>
          <w:color w:val="1154CC"/>
        </w:rPr>
        <w:t>Laporan</w:t>
      </w:r>
      <w:proofErr w:type="spellEnd"/>
      <w:r w:rsidRPr="00DB25C4">
        <w:rPr>
          <w:rFonts w:cstheme="minorHAnsi"/>
          <w:color w:val="1154CC"/>
        </w:rPr>
        <w:t xml:space="preserve"> </w:t>
      </w:r>
      <w:proofErr w:type="spellStart"/>
      <w:r w:rsidRPr="00DB25C4">
        <w:rPr>
          <w:rFonts w:cstheme="minorHAnsi"/>
          <w:color w:val="1154CC"/>
        </w:rPr>
        <w:t>Pertanggungjawaban</w:t>
      </w:r>
      <w:proofErr w:type="spellEnd"/>
      <w:r w:rsidRPr="00DB25C4">
        <w:rPr>
          <w:rFonts w:cstheme="minorHAnsi"/>
          <w:color w:val="1154CC"/>
        </w:rPr>
        <w:t xml:space="preserve"> </w:t>
      </w:r>
      <w:proofErr w:type="spellStart"/>
      <w:r w:rsidRPr="00DB25C4">
        <w:rPr>
          <w:rFonts w:cstheme="minorHAnsi"/>
          <w:color w:val="1154CC"/>
        </w:rPr>
        <w:t>penggunaan</w:t>
      </w:r>
      <w:proofErr w:type="spellEnd"/>
      <w:r w:rsidRPr="00DB25C4">
        <w:rPr>
          <w:rFonts w:cstheme="minorHAnsi"/>
          <w:color w:val="1154CC"/>
        </w:rPr>
        <w:t xml:space="preserve"> </w:t>
      </w:r>
      <w:proofErr w:type="spellStart"/>
      <w:r w:rsidRPr="00DB25C4">
        <w:rPr>
          <w:rFonts w:cstheme="minorHAnsi"/>
          <w:color w:val="1154CC"/>
        </w:rPr>
        <w:t>anggaran</w:t>
      </w:r>
      <w:proofErr w:type="spellEnd"/>
      <w:r w:rsidRPr="00DB25C4">
        <w:rPr>
          <w:rFonts w:cstheme="minorHAnsi"/>
          <w:color w:val="1154CC"/>
        </w:rPr>
        <w:t xml:space="preserve">. </w:t>
      </w:r>
      <w:proofErr w:type="spellStart"/>
      <w:r w:rsidRPr="00DB25C4">
        <w:rPr>
          <w:rFonts w:cstheme="minorHAnsi"/>
          <w:color w:val="000000"/>
        </w:rPr>
        <w:t>Selain</w:t>
      </w:r>
      <w:proofErr w:type="spellEnd"/>
      <w:r w:rsidRPr="00DB25C4">
        <w:rPr>
          <w:rFonts w:cstheme="minorHAnsi"/>
          <w:color w:val="000000"/>
        </w:rPr>
        <w:t xml:space="preserve"> </w:t>
      </w:r>
      <w:proofErr w:type="spellStart"/>
      <w:r w:rsidRPr="00DB25C4">
        <w:rPr>
          <w:rFonts w:cstheme="minorHAnsi"/>
          <w:color w:val="000000"/>
        </w:rPr>
        <w:t>itu</w:t>
      </w:r>
      <w:proofErr w:type="spellEnd"/>
      <w:r w:rsidRPr="00DB25C4">
        <w:rPr>
          <w:rFonts w:cstheme="minorHAnsi"/>
          <w:color w:val="000000"/>
        </w:rPr>
        <w:t xml:space="preserve">, </w:t>
      </w:r>
      <w:proofErr w:type="spellStart"/>
      <w:r w:rsidRPr="00DB25C4">
        <w:rPr>
          <w:rFonts w:cstheme="minorHAnsi"/>
          <w:color w:val="000000"/>
        </w:rPr>
        <w:t>Dekan</w:t>
      </w:r>
      <w:proofErr w:type="spellEnd"/>
      <w:r w:rsidRPr="00DB25C4">
        <w:rPr>
          <w:rFonts w:cstheme="minorHAnsi"/>
          <w:color w:val="000000"/>
        </w:rPr>
        <w:t xml:space="preserve"> juga </w:t>
      </w:r>
      <w:proofErr w:type="spellStart"/>
      <w:r w:rsidRPr="00DB25C4">
        <w:rPr>
          <w:rFonts w:cstheme="minorHAnsi"/>
          <w:color w:val="000000"/>
        </w:rPr>
        <w:t>menyusun</w:t>
      </w:r>
      <w:proofErr w:type="spellEnd"/>
      <w:r w:rsidRPr="00DB25C4">
        <w:rPr>
          <w:rFonts w:cstheme="minorHAnsi"/>
          <w:color w:val="000000"/>
        </w:rPr>
        <w:t xml:space="preserve"> </w:t>
      </w:r>
      <w:proofErr w:type="spellStart"/>
      <w:r w:rsidRPr="00DB25C4">
        <w:rPr>
          <w:rFonts w:cstheme="minorHAnsi"/>
          <w:color w:val="000000"/>
        </w:rPr>
        <w:t>laporan</w:t>
      </w:r>
      <w:proofErr w:type="spellEnd"/>
      <w:r w:rsidRPr="00DB25C4">
        <w:rPr>
          <w:rFonts w:cstheme="minorHAnsi"/>
          <w:color w:val="000000"/>
        </w:rPr>
        <w:t xml:space="preserve"> </w:t>
      </w:r>
      <w:proofErr w:type="spellStart"/>
      <w:r w:rsidRPr="00DB25C4">
        <w:rPr>
          <w:rFonts w:cstheme="minorHAnsi"/>
          <w:color w:val="000000"/>
        </w:rPr>
        <w:t>pertanggungjawaban</w:t>
      </w:r>
      <w:proofErr w:type="spellEnd"/>
      <w:r w:rsidRPr="00DB25C4">
        <w:rPr>
          <w:rFonts w:cstheme="minorHAnsi"/>
          <w:color w:val="000000"/>
        </w:rPr>
        <w:t xml:space="preserve"> </w:t>
      </w:r>
      <w:proofErr w:type="spellStart"/>
      <w:r w:rsidRPr="00DB25C4">
        <w:rPr>
          <w:rFonts w:cstheme="minorHAnsi"/>
          <w:color w:val="000000"/>
        </w:rPr>
        <w:t>setiap</w:t>
      </w:r>
      <w:proofErr w:type="spellEnd"/>
      <w:r w:rsidRPr="00DB25C4">
        <w:rPr>
          <w:rFonts w:cstheme="minorHAnsi"/>
          <w:color w:val="000000"/>
        </w:rPr>
        <w:t xml:space="preserve"> semester </w:t>
      </w:r>
      <w:proofErr w:type="spellStart"/>
      <w:r w:rsidRPr="00DB25C4">
        <w:rPr>
          <w:rFonts w:cstheme="minorHAnsi"/>
          <w:color w:val="000000"/>
        </w:rPr>
        <w:t>dari</w:t>
      </w:r>
      <w:proofErr w:type="spellEnd"/>
      <w:r w:rsidRPr="00DB25C4">
        <w:rPr>
          <w:rFonts w:cstheme="minorHAnsi"/>
          <w:color w:val="000000"/>
        </w:rPr>
        <w:t xml:space="preserve"> </w:t>
      </w:r>
      <w:proofErr w:type="spellStart"/>
      <w:r w:rsidRPr="00DB25C4">
        <w:rPr>
          <w:rFonts w:cstheme="minorHAnsi"/>
          <w:color w:val="000000"/>
        </w:rPr>
        <w:t>hasil</w:t>
      </w:r>
      <w:proofErr w:type="spellEnd"/>
      <w:r w:rsidRPr="00DB25C4">
        <w:rPr>
          <w:rFonts w:cstheme="minorHAnsi"/>
          <w:color w:val="000000"/>
        </w:rPr>
        <w:t xml:space="preserve"> </w:t>
      </w:r>
      <w:proofErr w:type="spellStart"/>
      <w:r w:rsidRPr="00DB25C4">
        <w:rPr>
          <w:rFonts w:cstheme="minorHAnsi"/>
          <w:color w:val="000000"/>
        </w:rPr>
        <w:t>rapat</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seluruh</w:t>
      </w:r>
      <w:proofErr w:type="spellEnd"/>
      <w:r w:rsidRPr="00DB25C4">
        <w:rPr>
          <w:rFonts w:cstheme="minorHAnsi"/>
          <w:color w:val="000000"/>
        </w:rPr>
        <w:t xml:space="preserve"> </w:t>
      </w:r>
      <w:proofErr w:type="spellStart"/>
      <w:r w:rsidRPr="00DB25C4">
        <w:rPr>
          <w:rFonts w:cstheme="minorHAnsi"/>
          <w:color w:val="000000"/>
        </w:rPr>
        <w:t>kaprodi</w:t>
      </w:r>
      <w:proofErr w:type="spellEnd"/>
      <w:r w:rsidRPr="00DB25C4">
        <w:rPr>
          <w:rFonts w:cstheme="minorHAnsi"/>
          <w:color w:val="000000"/>
        </w:rPr>
        <w:t xml:space="preserve"> dan </w:t>
      </w:r>
      <w:proofErr w:type="spellStart"/>
      <w:r w:rsidRPr="00DB25C4">
        <w:rPr>
          <w:rFonts w:cstheme="minorHAnsi"/>
          <w:color w:val="000000"/>
        </w:rPr>
        <w:t>Koordinator</w:t>
      </w:r>
      <w:proofErr w:type="spellEnd"/>
      <w:r w:rsidRPr="00DB25C4">
        <w:rPr>
          <w:rFonts w:cstheme="minorHAnsi"/>
          <w:color w:val="000000"/>
        </w:rPr>
        <w:t xml:space="preserve"> Unit </w:t>
      </w:r>
      <w:proofErr w:type="spellStart"/>
      <w:r w:rsidRPr="00DB25C4">
        <w:rPr>
          <w:rFonts w:cstheme="minorHAnsi"/>
          <w:color w:val="000000"/>
        </w:rPr>
        <w:t>Penjaminan</w:t>
      </w:r>
      <w:proofErr w:type="spellEnd"/>
      <w:r w:rsidRPr="00DB25C4">
        <w:rPr>
          <w:rFonts w:cstheme="minorHAnsi"/>
          <w:color w:val="000000"/>
        </w:rPr>
        <w:t xml:space="preserve"> </w:t>
      </w:r>
      <w:proofErr w:type="spellStart"/>
      <w:r w:rsidRPr="00DB25C4">
        <w:rPr>
          <w:rFonts w:cstheme="minorHAnsi"/>
          <w:color w:val="000000"/>
        </w:rPr>
        <w:t>Mutu</w:t>
      </w:r>
      <w:proofErr w:type="spellEnd"/>
      <w:r w:rsidRPr="00DB25C4">
        <w:rPr>
          <w:rFonts w:cstheme="minorHAnsi"/>
          <w:color w:val="000000"/>
        </w:rPr>
        <w:t xml:space="preserve"> </w:t>
      </w:r>
      <w:proofErr w:type="spellStart"/>
      <w:r w:rsidRPr="00DB25C4">
        <w:rPr>
          <w:rFonts w:cstheme="minorHAnsi"/>
          <w:color w:val="000000"/>
        </w:rPr>
        <w:t>Fakultas</w:t>
      </w:r>
      <w:proofErr w:type="spellEnd"/>
      <w:r w:rsidRPr="00DB25C4">
        <w:rPr>
          <w:rFonts w:cstheme="minorHAnsi"/>
          <w:color w:val="000000"/>
        </w:rPr>
        <w:t xml:space="preserve">, yang </w:t>
      </w:r>
      <w:proofErr w:type="spellStart"/>
      <w:r w:rsidRPr="00DB25C4">
        <w:rPr>
          <w:rFonts w:cstheme="minorHAnsi"/>
          <w:color w:val="000000"/>
        </w:rPr>
        <w:t>kemudian</w:t>
      </w:r>
      <w:proofErr w:type="spellEnd"/>
      <w:r w:rsidRPr="00DB25C4">
        <w:rPr>
          <w:rFonts w:cstheme="minorHAnsi"/>
          <w:color w:val="000000"/>
        </w:rPr>
        <w:t xml:space="preserve"> </w:t>
      </w:r>
      <w:proofErr w:type="spellStart"/>
      <w:r w:rsidRPr="00DB25C4">
        <w:rPr>
          <w:rFonts w:cstheme="minorHAnsi"/>
          <w:color w:val="000000"/>
        </w:rPr>
        <w:t>dibawa</w:t>
      </w:r>
      <w:proofErr w:type="spellEnd"/>
      <w:r w:rsidRPr="00DB25C4">
        <w:rPr>
          <w:rFonts w:cstheme="minorHAnsi"/>
          <w:color w:val="000000"/>
        </w:rPr>
        <w:t xml:space="preserve"> </w:t>
      </w:r>
      <w:proofErr w:type="spellStart"/>
      <w:r w:rsidRPr="00DB25C4">
        <w:rPr>
          <w:rFonts w:cstheme="minorHAnsi"/>
          <w:color w:val="000000"/>
        </w:rPr>
        <w:t>ke</w:t>
      </w:r>
      <w:proofErr w:type="spellEnd"/>
      <w:r w:rsidRPr="00DB25C4">
        <w:rPr>
          <w:rFonts w:cstheme="minorHAnsi"/>
          <w:color w:val="000000"/>
        </w:rPr>
        <w:t xml:space="preserve"> RTM </w:t>
      </w:r>
      <w:proofErr w:type="spellStart"/>
      <w:r w:rsidRPr="00DB25C4">
        <w:rPr>
          <w:rFonts w:cstheme="minorHAnsi"/>
          <w:color w:val="000000"/>
        </w:rPr>
        <w:t>tingkat</w:t>
      </w:r>
      <w:proofErr w:type="spellEnd"/>
      <w:r w:rsidRPr="00DB25C4">
        <w:rPr>
          <w:rFonts w:cstheme="minorHAnsi"/>
          <w:color w:val="000000"/>
        </w:rPr>
        <w:t xml:space="preserve"> universitas. </w:t>
      </w:r>
      <w:proofErr w:type="spellStart"/>
      <w:r w:rsidRPr="00DB25C4">
        <w:rPr>
          <w:rFonts w:cstheme="minorHAnsi"/>
          <w:color w:val="000000"/>
        </w:rPr>
        <w:t>Setiap</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dapat</w:t>
      </w:r>
      <w:proofErr w:type="spellEnd"/>
      <w:r w:rsidRPr="00DB25C4">
        <w:rPr>
          <w:rFonts w:cstheme="minorHAnsi"/>
          <w:color w:val="000000"/>
        </w:rPr>
        <w:t xml:space="preserve"> </w:t>
      </w:r>
      <w:proofErr w:type="spellStart"/>
      <w:r w:rsidRPr="00DB25C4">
        <w:rPr>
          <w:rFonts w:cstheme="minorHAnsi"/>
          <w:color w:val="000000"/>
        </w:rPr>
        <w:t>melakukan</w:t>
      </w:r>
      <w:proofErr w:type="spellEnd"/>
      <w:r w:rsidRPr="00DB25C4">
        <w:rPr>
          <w:rFonts w:cstheme="minorHAnsi"/>
          <w:color w:val="000000"/>
        </w:rPr>
        <w:t xml:space="preserve"> </w:t>
      </w:r>
      <w:proofErr w:type="spellStart"/>
      <w:r w:rsidRPr="00DB25C4">
        <w:rPr>
          <w:rFonts w:cstheme="minorHAnsi"/>
          <w:color w:val="000000"/>
        </w:rPr>
        <w:t>pelaporan</w:t>
      </w:r>
      <w:proofErr w:type="spellEnd"/>
      <w:r w:rsidRPr="00DB25C4">
        <w:rPr>
          <w:rFonts w:cstheme="minorHAnsi"/>
          <w:color w:val="000000"/>
        </w:rPr>
        <w:t xml:space="preserve"> </w:t>
      </w:r>
      <w:proofErr w:type="spellStart"/>
      <w:r w:rsidRPr="00DB25C4">
        <w:rPr>
          <w:rFonts w:cstheme="minorHAnsi"/>
          <w:color w:val="000000"/>
        </w:rPr>
        <w:t>pelaksanaan</w:t>
      </w:r>
      <w:proofErr w:type="spellEnd"/>
      <w:r w:rsidRPr="00DB25C4">
        <w:rPr>
          <w:rFonts w:cstheme="minorHAnsi"/>
          <w:color w:val="000000"/>
        </w:rPr>
        <w:t xml:space="preserve"> </w:t>
      </w:r>
      <w:proofErr w:type="spellStart"/>
      <w:r w:rsidRPr="00DB25C4">
        <w:rPr>
          <w:rFonts w:cstheme="minorHAnsi"/>
          <w:color w:val="000000"/>
        </w:rPr>
        <w:t>penelitian</w:t>
      </w:r>
      <w:proofErr w:type="spellEnd"/>
      <w:r w:rsidRPr="00DB25C4">
        <w:rPr>
          <w:rFonts w:cstheme="minorHAnsi"/>
          <w:color w:val="000000"/>
        </w:rPr>
        <w:t xml:space="preserve">, </w:t>
      </w:r>
      <w:proofErr w:type="spellStart"/>
      <w:r w:rsidRPr="00DB25C4">
        <w:rPr>
          <w:rFonts w:cstheme="minorHAnsi"/>
          <w:color w:val="000000"/>
        </w:rPr>
        <w:t>pengabdian</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sistem</w:t>
      </w:r>
      <w:proofErr w:type="spellEnd"/>
      <w:r w:rsidRPr="00DB25C4">
        <w:rPr>
          <w:rFonts w:cstheme="minorHAnsi"/>
          <w:color w:val="000000"/>
        </w:rPr>
        <w:t xml:space="preserve"> semar.machung.ac.id</w:t>
      </w:r>
      <w:r w:rsidRPr="00DB25C4">
        <w:rPr>
          <w:rFonts w:cstheme="minorHAnsi"/>
          <w:color w:val="1154CC"/>
        </w:rPr>
        <w:t xml:space="preserve">. </w:t>
      </w:r>
      <w:proofErr w:type="spellStart"/>
      <w:r w:rsidRPr="00DB25C4">
        <w:rPr>
          <w:rFonts w:cstheme="minorHAnsi"/>
          <w:color w:val="000000"/>
        </w:rPr>
        <w:t>Selain</w:t>
      </w:r>
      <w:proofErr w:type="spellEnd"/>
      <w:r w:rsidRPr="00DB25C4">
        <w:rPr>
          <w:rFonts w:cstheme="minorHAnsi"/>
          <w:color w:val="000000"/>
        </w:rPr>
        <w:t xml:space="preserve"> </w:t>
      </w:r>
      <w:proofErr w:type="spellStart"/>
      <w:r w:rsidRPr="00DB25C4">
        <w:rPr>
          <w:rFonts w:cstheme="minorHAnsi"/>
          <w:color w:val="000000"/>
        </w:rPr>
        <w:t>itu</w:t>
      </w:r>
      <w:proofErr w:type="spellEnd"/>
      <w:r w:rsidRPr="00DB25C4">
        <w:rPr>
          <w:rFonts w:cstheme="minorHAnsi"/>
          <w:color w:val="000000"/>
        </w:rPr>
        <w:t xml:space="preserve">, </w:t>
      </w:r>
      <w:proofErr w:type="spellStart"/>
      <w:r w:rsidRPr="00DB25C4">
        <w:rPr>
          <w:rFonts w:cstheme="minorHAnsi"/>
          <w:color w:val="000000"/>
        </w:rPr>
        <w:t>laporan</w:t>
      </w:r>
      <w:proofErr w:type="spellEnd"/>
      <w:r w:rsidRPr="00DB25C4">
        <w:rPr>
          <w:rFonts w:cstheme="minorHAnsi"/>
          <w:color w:val="000000"/>
        </w:rPr>
        <w:t xml:space="preserve"> </w:t>
      </w:r>
      <w:proofErr w:type="spellStart"/>
      <w:r w:rsidRPr="00DB25C4">
        <w:rPr>
          <w:rFonts w:cstheme="minorHAnsi"/>
          <w:color w:val="000000"/>
        </w:rPr>
        <w:t>aktivitas</w:t>
      </w:r>
      <w:proofErr w:type="spellEnd"/>
      <w:r w:rsidRPr="00DB25C4">
        <w:rPr>
          <w:rFonts w:cstheme="minorHAnsi"/>
          <w:color w:val="000000"/>
        </w:rPr>
        <w:t xml:space="preserve"> </w:t>
      </w:r>
      <w:proofErr w:type="spellStart"/>
      <w:r w:rsidRPr="00DB25C4">
        <w:rPr>
          <w:rFonts w:cstheme="minorHAnsi"/>
          <w:color w:val="000000"/>
        </w:rPr>
        <w:t>pengembangan</w:t>
      </w:r>
      <w:proofErr w:type="spellEnd"/>
      <w:r w:rsidRPr="00DB25C4">
        <w:rPr>
          <w:rFonts w:cstheme="minorHAnsi"/>
          <w:color w:val="000000"/>
        </w:rPr>
        <w:t xml:space="preserve"> </w:t>
      </w:r>
      <w:proofErr w:type="spellStart"/>
      <w:r w:rsidRPr="00DB25C4">
        <w:rPr>
          <w:rFonts w:cstheme="minorHAnsi"/>
          <w:color w:val="000000"/>
        </w:rPr>
        <w:t>diri</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juga </w:t>
      </w:r>
      <w:proofErr w:type="spellStart"/>
      <w:r w:rsidRPr="00DB25C4">
        <w:rPr>
          <w:rFonts w:cstheme="minorHAnsi"/>
          <w:color w:val="000000"/>
        </w:rPr>
        <w:t>dilaporkan</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w:t>
      </w:r>
      <w:r w:rsidRPr="00DB25C4">
        <w:rPr>
          <w:rFonts w:cstheme="minorHAnsi"/>
          <w:color w:val="1154CC"/>
        </w:rPr>
        <w:t>PSDM.</w:t>
      </w:r>
    </w:p>
    <w:p w14:paraId="767A0FEE" w14:textId="77777777" w:rsidR="00EE2EA9" w:rsidRPr="00DB25C4" w:rsidRDefault="00EE2EA9" w:rsidP="00687314">
      <w:pPr>
        <w:autoSpaceDE w:val="0"/>
        <w:autoSpaceDN w:val="0"/>
        <w:adjustRightInd w:val="0"/>
        <w:spacing w:after="0" w:line="240" w:lineRule="auto"/>
        <w:jc w:val="both"/>
        <w:rPr>
          <w:rFonts w:cstheme="minorHAnsi"/>
        </w:rPr>
      </w:pPr>
      <w:r w:rsidRPr="00DB25C4">
        <w:rPr>
          <w:rFonts w:cstheme="minorHAnsi"/>
          <w:color w:val="000000"/>
        </w:rPr>
        <w:t xml:space="preserve"> </w:t>
      </w:r>
    </w:p>
    <w:p w14:paraId="43C21B7E" w14:textId="77777777" w:rsidR="00EE2EA9" w:rsidRPr="00DB25C4" w:rsidRDefault="00EE2EA9" w:rsidP="00687314">
      <w:pPr>
        <w:autoSpaceDE w:val="0"/>
        <w:autoSpaceDN w:val="0"/>
        <w:adjustRightInd w:val="0"/>
        <w:spacing w:after="0" w:line="240" w:lineRule="auto"/>
        <w:jc w:val="both"/>
        <w:rPr>
          <w:rFonts w:cstheme="minorHAnsi"/>
          <w:b/>
          <w:bCs/>
          <w:color w:val="000000"/>
        </w:rPr>
      </w:pPr>
      <w:r w:rsidRPr="00DB25C4">
        <w:rPr>
          <w:rFonts w:cstheme="minorHAnsi"/>
          <w:b/>
          <w:bCs/>
          <w:color w:val="000000"/>
        </w:rPr>
        <w:t xml:space="preserve">9. </w:t>
      </w:r>
      <w:proofErr w:type="spellStart"/>
      <w:r w:rsidRPr="00DB25C4">
        <w:rPr>
          <w:rFonts w:cstheme="minorHAnsi"/>
          <w:b/>
          <w:bCs/>
          <w:color w:val="000000"/>
        </w:rPr>
        <w:t>Pengembangan</w:t>
      </w:r>
      <w:proofErr w:type="spellEnd"/>
      <w:r w:rsidRPr="00DB25C4">
        <w:rPr>
          <w:rFonts w:cstheme="minorHAnsi"/>
          <w:b/>
          <w:bCs/>
          <w:color w:val="000000"/>
        </w:rPr>
        <w:t xml:space="preserve"> </w:t>
      </w:r>
      <w:proofErr w:type="spellStart"/>
      <w:r w:rsidRPr="00DB25C4">
        <w:rPr>
          <w:rFonts w:cstheme="minorHAnsi"/>
          <w:b/>
          <w:bCs/>
          <w:color w:val="000000"/>
        </w:rPr>
        <w:t>sebagai</w:t>
      </w:r>
      <w:proofErr w:type="spellEnd"/>
      <w:r w:rsidRPr="00DB25C4">
        <w:rPr>
          <w:rFonts w:cstheme="minorHAnsi"/>
          <w:b/>
          <w:bCs/>
          <w:color w:val="000000"/>
        </w:rPr>
        <w:t xml:space="preserve"> </w:t>
      </w:r>
      <w:proofErr w:type="spellStart"/>
      <w:r w:rsidRPr="00DB25C4">
        <w:rPr>
          <w:rFonts w:cstheme="minorHAnsi"/>
          <w:b/>
          <w:bCs/>
          <w:color w:val="000000"/>
        </w:rPr>
        <w:t>wujud</w:t>
      </w:r>
      <w:proofErr w:type="spellEnd"/>
      <w:r w:rsidRPr="00DB25C4">
        <w:rPr>
          <w:rFonts w:cstheme="minorHAnsi"/>
          <w:b/>
          <w:bCs/>
          <w:color w:val="000000"/>
        </w:rPr>
        <w:t xml:space="preserve"> </w:t>
      </w:r>
      <w:proofErr w:type="spellStart"/>
      <w:r w:rsidRPr="00DB25C4">
        <w:rPr>
          <w:rFonts w:cstheme="minorHAnsi"/>
          <w:b/>
          <w:bCs/>
          <w:color w:val="000000"/>
        </w:rPr>
        <w:t>tindak</w:t>
      </w:r>
      <w:proofErr w:type="spellEnd"/>
      <w:r w:rsidRPr="00DB25C4">
        <w:rPr>
          <w:rFonts w:cstheme="minorHAnsi"/>
          <w:b/>
          <w:bCs/>
          <w:color w:val="000000"/>
        </w:rPr>
        <w:t xml:space="preserve"> </w:t>
      </w:r>
      <w:proofErr w:type="spellStart"/>
      <w:r w:rsidRPr="00DB25C4">
        <w:rPr>
          <w:rFonts w:cstheme="minorHAnsi"/>
          <w:b/>
          <w:bCs/>
          <w:color w:val="000000"/>
        </w:rPr>
        <w:t>lanjut</w:t>
      </w:r>
      <w:proofErr w:type="spellEnd"/>
    </w:p>
    <w:p w14:paraId="08A57855" w14:textId="77777777" w:rsidR="00EE2EA9" w:rsidRPr="00DB25C4" w:rsidRDefault="00EE2EA9" w:rsidP="00687314">
      <w:pPr>
        <w:autoSpaceDE w:val="0"/>
        <w:autoSpaceDN w:val="0"/>
        <w:adjustRightInd w:val="0"/>
        <w:spacing w:after="0" w:line="240" w:lineRule="auto"/>
        <w:jc w:val="both"/>
        <w:rPr>
          <w:rFonts w:cstheme="minorHAnsi"/>
          <w:color w:val="000000"/>
        </w:rPr>
      </w:pPr>
      <w:r w:rsidRPr="00DB25C4">
        <w:rPr>
          <w:rFonts w:cstheme="minorHAnsi"/>
          <w:color w:val="000000"/>
        </w:rPr>
        <w:t xml:space="preserve">UMC </w:t>
      </w:r>
      <w:proofErr w:type="spellStart"/>
      <w:r w:rsidRPr="00DB25C4">
        <w:rPr>
          <w:rFonts w:cstheme="minorHAnsi"/>
          <w:color w:val="000000"/>
        </w:rPr>
        <w:t>melakukan</w:t>
      </w:r>
      <w:proofErr w:type="spellEnd"/>
      <w:r w:rsidRPr="00DB25C4">
        <w:rPr>
          <w:rFonts w:cstheme="minorHAnsi"/>
          <w:color w:val="000000"/>
        </w:rPr>
        <w:t xml:space="preserve"> </w:t>
      </w:r>
      <w:proofErr w:type="spellStart"/>
      <w:r w:rsidRPr="00DB25C4">
        <w:rPr>
          <w:rFonts w:cstheme="minorHAnsi"/>
          <w:color w:val="000000"/>
        </w:rPr>
        <w:t>pengembangan</w:t>
      </w:r>
      <w:proofErr w:type="spellEnd"/>
      <w:r w:rsidRPr="00DB25C4">
        <w:rPr>
          <w:rFonts w:cstheme="minorHAnsi"/>
          <w:color w:val="000000"/>
        </w:rPr>
        <w:t xml:space="preserve"> </w:t>
      </w:r>
      <w:proofErr w:type="spellStart"/>
      <w:r w:rsidRPr="00DB25C4">
        <w:rPr>
          <w:rFonts w:cstheme="minorHAnsi"/>
          <w:color w:val="000000"/>
        </w:rPr>
        <w:t>kelembagaan</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w:t>
      </w:r>
      <w:proofErr w:type="spellStart"/>
      <w:r w:rsidRPr="00DB25C4">
        <w:rPr>
          <w:rFonts w:cstheme="minorHAnsi"/>
          <w:color w:val="000000"/>
        </w:rPr>
        <w:t>pendampingan</w:t>
      </w:r>
      <w:proofErr w:type="spellEnd"/>
      <w:r w:rsidRPr="00DB25C4">
        <w:rPr>
          <w:rFonts w:cstheme="minorHAnsi"/>
          <w:color w:val="000000"/>
        </w:rPr>
        <w:t xml:space="preserve"> </w:t>
      </w:r>
      <w:proofErr w:type="spellStart"/>
      <w:r w:rsidRPr="00DB25C4">
        <w:rPr>
          <w:rFonts w:cstheme="minorHAnsi"/>
          <w:color w:val="000000"/>
        </w:rPr>
        <w:t>intensif</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penyusunan</w:t>
      </w:r>
      <w:proofErr w:type="spellEnd"/>
      <w:r w:rsidRPr="00DB25C4">
        <w:rPr>
          <w:rFonts w:cstheme="minorHAnsi"/>
          <w:color w:val="000000"/>
        </w:rPr>
        <w:t xml:space="preserve"> </w:t>
      </w:r>
      <w:proofErr w:type="spellStart"/>
      <w:r w:rsidRPr="00DB25C4">
        <w:rPr>
          <w:rFonts w:cstheme="minorHAnsi"/>
          <w:color w:val="000000"/>
        </w:rPr>
        <w:t>borang</w:t>
      </w:r>
      <w:proofErr w:type="spellEnd"/>
      <w:r w:rsidRPr="00DB25C4">
        <w:rPr>
          <w:rFonts w:cstheme="minorHAnsi"/>
          <w:color w:val="000000"/>
        </w:rPr>
        <w:t xml:space="preserve"> </w:t>
      </w:r>
      <w:proofErr w:type="spellStart"/>
      <w:r w:rsidRPr="00DB25C4">
        <w:rPr>
          <w:rFonts w:cstheme="minorHAnsi"/>
          <w:color w:val="000000"/>
        </w:rPr>
        <w:t>akreditasi</w:t>
      </w:r>
      <w:proofErr w:type="spellEnd"/>
      <w:r w:rsidRPr="00DB25C4">
        <w:rPr>
          <w:rFonts w:cstheme="minorHAnsi"/>
          <w:color w:val="000000"/>
        </w:rPr>
        <w:t xml:space="preserve"> </w:t>
      </w:r>
      <w:proofErr w:type="spellStart"/>
      <w:r w:rsidRPr="00DB25C4">
        <w:rPr>
          <w:rFonts w:cstheme="minorHAnsi"/>
          <w:color w:val="000000"/>
        </w:rPr>
        <w:t>sehingga</w:t>
      </w:r>
      <w:proofErr w:type="spellEnd"/>
      <w:r w:rsidRPr="00DB25C4">
        <w:rPr>
          <w:rFonts w:cstheme="minorHAnsi"/>
          <w:color w:val="000000"/>
        </w:rPr>
        <w:t xml:space="preserve"> </w:t>
      </w:r>
      <w:proofErr w:type="spellStart"/>
      <w:r w:rsidRPr="00DB25C4">
        <w:rPr>
          <w:rFonts w:cstheme="minorHAnsi"/>
          <w:color w:val="000000"/>
        </w:rPr>
        <w:t>saat</w:t>
      </w:r>
      <w:proofErr w:type="spellEnd"/>
      <w:r w:rsidRPr="00DB25C4">
        <w:rPr>
          <w:rFonts w:cstheme="minorHAnsi"/>
          <w:color w:val="000000"/>
        </w:rPr>
        <w:t xml:space="preserve"> </w:t>
      </w:r>
      <w:proofErr w:type="spellStart"/>
      <w:r w:rsidRPr="00DB25C4">
        <w:rPr>
          <w:rFonts w:cstheme="minorHAnsi"/>
          <w:color w:val="000000"/>
        </w:rPr>
        <w:t>ini</w:t>
      </w:r>
      <w:proofErr w:type="spellEnd"/>
      <w:r w:rsidRPr="00DB25C4">
        <w:rPr>
          <w:rFonts w:cstheme="minorHAnsi"/>
          <w:color w:val="000000"/>
        </w:rPr>
        <w:t xml:space="preserve"> </w:t>
      </w:r>
      <w:proofErr w:type="spellStart"/>
      <w:r w:rsidRPr="00DB25C4">
        <w:rPr>
          <w:rFonts w:cstheme="minorHAnsi"/>
          <w:color w:val="000000"/>
        </w:rPr>
        <w:t>memiliki</w:t>
      </w:r>
      <w:proofErr w:type="spellEnd"/>
      <w:r w:rsidRPr="00DB25C4">
        <w:rPr>
          <w:rFonts w:cstheme="minorHAnsi"/>
          <w:color w:val="000000"/>
        </w:rPr>
        <w:t xml:space="preserve"> 12 </w:t>
      </w:r>
      <w:proofErr w:type="spellStart"/>
      <w:r w:rsidRPr="00DB25C4">
        <w:rPr>
          <w:rFonts w:cstheme="minorHAnsi"/>
          <w:color w:val="000000"/>
        </w:rPr>
        <w:t>prodi</w:t>
      </w:r>
      <w:proofErr w:type="spellEnd"/>
      <w:r w:rsidRPr="00DB25C4">
        <w:rPr>
          <w:rFonts w:cstheme="minorHAnsi"/>
          <w:color w:val="000000"/>
        </w:rPr>
        <w:t xml:space="preserve"> yang </w:t>
      </w:r>
      <w:proofErr w:type="spellStart"/>
      <w:r w:rsidRPr="00DB25C4">
        <w:rPr>
          <w:rFonts w:cstheme="minorHAnsi"/>
          <w:color w:val="000000"/>
        </w:rPr>
        <w:t>terakreditasi</w:t>
      </w:r>
      <w:proofErr w:type="spellEnd"/>
      <w:r w:rsidRPr="00DB25C4">
        <w:rPr>
          <w:rFonts w:cstheme="minorHAnsi"/>
          <w:color w:val="000000"/>
        </w:rPr>
        <w:t xml:space="preserve"> (</w:t>
      </w:r>
      <w:proofErr w:type="spellStart"/>
      <w:r w:rsidRPr="00DB25C4">
        <w:rPr>
          <w:rFonts w:cstheme="minorHAnsi"/>
          <w:color w:val="000000"/>
        </w:rPr>
        <w:t>Akreditasi</w:t>
      </w:r>
      <w:proofErr w:type="spellEnd"/>
      <w:r w:rsidRPr="00DB25C4">
        <w:rPr>
          <w:rFonts w:cstheme="minorHAnsi"/>
          <w:color w:val="000000"/>
        </w:rPr>
        <w:t xml:space="preserve"> A </w:t>
      </w:r>
      <w:proofErr w:type="spellStart"/>
      <w:r w:rsidRPr="00DB25C4">
        <w:rPr>
          <w:rFonts w:cstheme="minorHAnsi"/>
          <w:color w:val="000000"/>
        </w:rPr>
        <w:t>sebanyak</w:t>
      </w:r>
      <w:proofErr w:type="spellEnd"/>
      <w:r w:rsidRPr="00DB25C4">
        <w:rPr>
          <w:rFonts w:cstheme="minorHAnsi"/>
          <w:color w:val="000000"/>
        </w:rPr>
        <w:t xml:space="preserve"> 1, </w:t>
      </w:r>
      <w:proofErr w:type="spellStart"/>
      <w:r w:rsidRPr="00DB25C4">
        <w:rPr>
          <w:rFonts w:cstheme="minorHAnsi"/>
          <w:color w:val="000000"/>
        </w:rPr>
        <w:t>Akreditasi</w:t>
      </w:r>
      <w:proofErr w:type="spellEnd"/>
      <w:r w:rsidRPr="00DB25C4">
        <w:rPr>
          <w:rFonts w:cstheme="minorHAnsi"/>
          <w:color w:val="000000"/>
        </w:rPr>
        <w:t xml:space="preserve"> B </w:t>
      </w:r>
      <w:proofErr w:type="spellStart"/>
      <w:r w:rsidRPr="00DB25C4">
        <w:rPr>
          <w:rFonts w:cstheme="minorHAnsi"/>
          <w:color w:val="000000"/>
        </w:rPr>
        <w:t>sebanyak</w:t>
      </w:r>
      <w:proofErr w:type="spellEnd"/>
      <w:r w:rsidRPr="00DB25C4">
        <w:rPr>
          <w:rFonts w:cstheme="minorHAnsi"/>
          <w:color w:val="000000"/>
        </w:rPr>
        <w:t xml:space="preserve"> 9, </w:t>
      </w:r>
      <w:proofErr w:type="spellStart"/>
      <w:r w:rsidRPr="00DB25C4">
        <w:rPr>
          <w:rFonts w:cstheme="minorHAnsi"/>
          <w:color w:val="000000"/>
        </w:rPr>
        <w:t>Akreditasi</w:t>
      </w:r>
      <w:proofErr w:type="spellEnd"/>
      <w:r w:rsidRPr="00DB25C4">
        <w:rPr>
          <w:rFonts w:cstheme="minorHAnsi"/>
          <w:color w:val="000000"/>
        </w:rPr>
        <w:t xml:space="preserve"> </w:t>
      </w:r>
      <w:proofErr w:type="spellStart"/>
      <w:r w:rsidRPr="00DB25C4">
        <w:rPr>
          <w:rFonts w:cstheme="minorHAnsi"/>
          <w:color w:val="000000"/>
        </w:rPr>
        <w:t>Baik</w:t>
      </w:r>
      <w:proofErr w:type="spellEnd"/>
      <w:r w:rsidRPr="00DB25C4">
        <w:rPr>
          <w:rFonts w:cstheme="minorHAnsi"/>
          <w:color w:val="000000"/>
        </w:rPr>
        <w:t xml:space="preserve"> </w:t>
      </w:r>
      <w:proofErr w:type="spellStart"/>
      <w:r w:rsidRPr="00DB25C4">
        <w:rPr>
          <w:rFonts w:cstheme="minorHAnsi"/>
          <w:color w:val="000000"/>
        </w:rPr>
        <w:t>sebanyak</w:t>
      </w:r>
      <w:proofErr w:type="spellEnd"/>
      <w:r w:rsidRPr="00DB25C4">
        <w:rPr>
          <w:rFonts w:cstheme="minorHAnsi"/>
          <w:color w:val="000000"/>
        </w:rPr>
        <w:t xml:space="preserve"> 2). FBS juga </w:t>
      </w:r>
      <w:proofErr w:type="spellStart"/>
      <w:r w:rsidRPr="00DB25C4">
        <w:rPr>
          <w:rFonts w:cstheme="minorHAnsi"/>
          <w:color w:val="000000"/>
        </w:rPr>
        <w:t>berupaya</w:t>
      </w:r>
      <w:proofErr w:type="spellEnd"/>
      <w:r w:rsidRPr="00DB25C4">
        <w:rPr>
          <w:rFonts w:cstheme="minorHAnsi"/>
          <w:color w:val="000000"/>
        </w:rPr>
        <w:t xml:space="preserve"> </w:t>
      </w:r>
      <w:proofErr w:type="spellStart"/>
      <w:r w:rsidRPr="00DB25C4">
        <w:rPr>
          <w:rFonts w:cstheme="minorHAnsi"/>
          <w:color w:val="000000"/>
        </w:rPr>
        <w:t>mengoptimalkan</w:t>
      </w:r>
      <w:proofErr w:type="spellEnd"/>
      <w:r w:rsidRPr="00DB25C4">
        <w:rPr>
          <w:rFonts w:cstheme="minorHAnsi"/>
          <w:color w:val="000000"/>
        </w:rPr>
        <w:t xml:space="preserve"> </w:t>
      </w:r>
      <w:proofErr w:type="spellStart"/>
      <w:r w:rsidRPr="00DB25C4">
        <w:rPr>
          <w:rFonts w:cstheme="minorHAnsi"/>
          <w:color w:val="000000"/>
        </w:rPr>
        <w:t>keterlibatan</w:t>
      </w:r>
      <w:proofErr w:type="spellEnd"/>
      <w:r w:rsidRPr="00DB25C4">
        <w:rPr>
          <w:rFonts w:cstheme="minorHAnsi"/>
          <w:color w:val="000000"/>
        </w:rPr>
        <w:t xml:space="preserve"> </w:t>
      </w:r>
      <w:proofErr w:type="spellStart"/>
      <w:r w:rsidRPr="00DB25C4">
        <w:rPr>
          <w:rFonts w:cstheme="minorHAnsi"/>
          <w:color w:val="000000"/>
        </w:rPr>
        <w:t>mahasiswa</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penelitian</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w:t>
      </w:r>
      <w:proofErr w:type="spellStart"/>
      <w:r w:rsidRPr="00DB25C4">
        <w:rPr>
          <w:rFonts w:cstheme="minorHAnsi"/>
          <w:color w:val="000000"/>
        </w:rPr>
        <w:t>skripsi</w:t>
      </w:r>
      <w:proofErr w:type="spellEnd"/>
      <w:r w:rsidRPr="00DB25C4">
        <w:rPr>
          <w:rFonts w:cstheme="minorHAnsi"/>
          <w:color w:val="000000"/>
        </w:rPr>
        <w:t xml:space="preserve">. </w:t>
      </w:r>
      <w:proofErr w:type="spellStart"/>
      <w:r w:rsidRPr="00DB25C4">
        <w:rPr>
          <w:rFonts w:cstheme="minorHAnsi"/>
          <w:color w:val="000000"/>
        </w:rPr>
        <w:t>Upaya</w:t>
      </w:r>
      <w:proofErr w:type="spellEnd"/>
      <w:r w:rsidRPr="00DB25C4">
        <w:rPr>
          <w:rFonts w:cstheme="minorHAnsi"/>
          <w:color w:val="000000"/>
        </w:rPr>
        <w:t xml:space="preserve">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mengadakan</w:t>
      </w:r>
      <w:proofErr w:type="spellEnd"/>
      <w:r w:rsidRPr="00DB25C4">
        <w:rPr>
          <w:rFonts w:cstheme="minorHAnsi"/>
          <w:color w:val="000000"/>
        </w:rPr>
        <w:t xml:space="preserve"> Forum </w:t>
      </w:r>
      <w:proofErr w:type="spellStart"/>
      <w:r w:rsidRPr="00DB25C4">
        <w:rPr>
          <w:rFonts w:cstheme="minorHAnsi"/>
          <w:color w:val="000000"/>
        </w:rPr>
        <w:t>Komunikasi</w:t>
      </w:r>
      <w:proofErr w:type="spellEnd"/>
      <w:r w:rsidRPr="00DB25C4">
        <w:rPr>
          <w:rFonts w:cstheme="minorHAnsi"/>
          <w:color w:val="000000"/>
        </w:rPr>
        <w:t xml:space="preserve"> </w:t>
      </w:r>
      <w:proofErr w:type="spellStart"/>
      <w:r w:rsidRPr="00DB25C4">
        <w:rPr>
          <w:rFonts w:cstheme="minorHAnsi"/>
          <w:color w:val="000000"/>
        </w:rPr>
        <w:t>Ilmiah</w:t>
      </w:r>
      <w:proofErr w:type="spellEnd"/>
      <w:r w:rsidRPr="00DB25C4">
        <w:rPr>
          <w:rFonts w:cstheme="minorHAnsi"/>
          <w:color w:val="000000"/>
        </w:rPr>
        <w:t xml:space="preserve"> </w:t>
      </w:r>
      <w:proofErr w:type="spellStart"/>
      <w:r w:rsidRPr="00DB25C4">
        <w:rPr>
          <w:rFonts w:cstheme="minorHAnsi"/>
          <w:color w:val="000000"/>
        </w:rPr>
        <w:t>secara</w:t>
      </w:r>
      <w:proofErr w:type="spellEnd"/>
      <w:r w:rsidRPr="00DB25C4">
        <w:rPr>
          <w:rFonts w:cstheme="minorHAnsi"/>
          <w:color w:val="000000"/>
        </w:rPr>
        <w:t xml:space="preserve"> </w:t>
      </w:r>
      <w:proofErr w:type="spellStart"/>
      <w:r w:rsidRPr="00DB25C4">
        <w:rPr>
          <w:rFonts w:cstheme="minorHAnsi"/>
          <w:color w:val="000000"/>
        </w:rPr>
        <w:t>rutin</w:t>
      </w:r>
      <w:proofErr w:type="spellEnd"/>
      <w:r w:rsidRPr="00DB25C4">
        <w:rPr>
          <w:rFonts w:cstheme="minorHAnsi"/>
          <w:color w:val="000000"/>
        </w:rPr>
        <w:t xml:space="preserve">. </w:t>
      </w:r>
      <w:proofErr w:type="spellStart"/>
      <w:r w:rsidRPr="00DB25C4">
        <w:rPr>
          <w:rFonts w:cstheme="minorHAnsi"/>
          <w:color w:val="000000"/>
        </w:rPr>
        <w:t>Pengembangan</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bidang</w:t>
      </w:r>
      <w:proofErr w:type="spellEnd"/>
      <w:r w:rsidRPr="00DB25C4">
        <w:rPr>
          <w:rFonts w:cstheme="minorHAnsi"/>
          <w:color w:val="000000"/>
        </w:rPr>
        <w:t xml:space="preserve"> </w:t>
      </w:r>
      <w:proofErr w:type="spellStart"/>
      <w:r w:rsidRPr="00DB25C4">
        <w:rPr>
          <w:rFonts w:cstheme="minorHAnsi"/>
          <w:color w:val="000000"/>
        </w:rPr>
        <w:t>pengajaran</w:t>
      </w:r>
      <w:proofErr w:type="spellEnd"/>
      <w:r w:rsidRPr="00DB25C4">
        <w:rPr>
          <w:rFonts w:cstheme="minorHAnsi"/>
          <w:color w:val="000000"/>
        </w:rPr>
        <w:t xml:space="preserve">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w:t>
      </w:r>
      <w:proofErr w:type="spellStart"/>
      <w:r w:rsidRPr="00DB25C4">
        <w:rPr>
          <w:rFonts w:cstheme="minorHAnsi"/>
          <w:color w:val="000000"/>
        </w:rPr>
        <w:t>penguatan</w:t>
      </w:r>
      <w:proofErr w:type="spellEnd"/>
      <w:r w:rsidRPr="00DB25C4">
        <w:rPr>
          <w:rFonts w:cstheme="minorHAnsi"/>
          <w:color w:val="000000"/>
        </w:rPr>
        <w:t xml:space="preserve"> </w:t>
      </w:r>
      <w:proofErr w:type="spellStart"/>
      <w:r w:rsidRPr="00DB25C4">
        <w:rPr>
          <w:rFonts w:cstheme="minorHAnsi"/>
          <w:color w:val="000000"/>
        </w:rPr>
        <w:t>kompetensi</w:t>
      </w:r>
      <w:proofErr w:type="spellEnd"/>
      <w:r w:rsidRPr="00DB25C4">
        <w:rPr>
          <w:rFonts w:cstheme="minorHAnsi"/>
          <w:color w:val="000000"/>
        </w:rPr>
        <w:t xml:space="preserve"> </w:t>
      </w:r>
      <w:proofErr w:type="spellStart"/>
      <w:r w:rsidRPr="00DB25C4">
        <w:rPr>
          <w:rFonts w:cstheme="minorHAnsi"/>
          <w:color w:val="000000"/>
        </w:rPr>
        <w:t>dosen</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pengelolaan</w:t>
      </w:r>
      <w:proofErr w:type="spellEnd"/>
      <w:r w:rsidRPr="00DB25C4">
        <w:rPr>
          <w:rFonts w:cstheme="minorHAnsi"/>
          <w:color w:val="000000"/>
        </w:rPr>
        <w:t xml:space="preserve"> </w:t>
      </w:r>
      <w:r w:rsidRPr="00DB25C4">
        <w:rPr>
          <w:rFonts w:cstheme="minorHAnsi"/>
          <w:i/>
          <w:iCs/>
          <w:color w:val="000000"/>
        </w:rPr>
        <w:t>Learning Management System</w:t>
      </w:r>
      <w:r w:rsidRPr="00DB25C4">
        <w:rPr>
          <w:rFonts w:cstheme="minorHAnsi"/>
          <w:color w:val="000000"/>
        </w:rPr>
        <w:t xml:space="preserve"> (LMS) yang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setiap</w:t>
      </w:r>
      <w:proofErr w:type="spellEnd"/>
      <w:r w:rsidRPr="00DB25C4">
        <w:rPr>
          <w:rFonts w:cstheme="minorHAnsi"/>
          <w:color w:val="000000"/>
        </w:rPr>
        <w:t xml:space="preserve"> </w:t>
      </w:r>
      <w:proofErr w:type="spellStart"/>
      <w:r w:rsidRPr="00DB25C4">
        <w:rPr>
          <w:rFonts w:cstheme="minorHAnsi"/>
          <w:color w:val="000000"/>
        </w:rPr>
        <w:t>tahun</w:t>
      </w:r>
      <w:proofErr w:type="spellEnd"/>
      <w:r w:rsidRPr="00DB25C4">
        <w:rPr>
          <w:rFonts w:cstheme="minorHAnsi"/>
          <w:color w:val="000000"/>
        </w:rPr>
        <w:t xml:space="preserve">. </w:t>
      </w:r>
    </w:p>
    <w:p w14:paraId="4F061A43"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382A5DD3"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Upaya</w:t>
      </w:r>
      <w:proofErr w:type="spellEnd"/>
      <w:r w:rsidRPr="00DB25C4">
        <w:rPr>
          <w:rFonts w:cstheme="minorHAnsi"/>
          <w:color w:val="000000"/>
        </w:rPr>
        <w:t xml:space="preserve"> </w:t>
      </w:r>
      <w:proofErr w:type="spellStart"/>
      <w:r w:rsidRPr="00DB25C4">
        <w:rPr>
          <w:rFonts w:cstheme="minorHAnsi"/>
          <w:color w:val="000000"/>
        </w:rPr>
        <w:t>pengembangan</w:t>
      </w:r>
      <w:proofErr w:type="spellEnd"/>
      <w:r w:rsidRPr="00DB25C4">
        <w:rPr>
          <w:rFonts w:cstheme="minorHAnsi"/>
          <w:color w:val="000000"/>
        </w:rPr>
        <w:t xml:space="preserve"> </w:t>
      </w:r>
      <w:proofErr w:type="spellStart"/>
      <w:r w:rsidRPr="00DB25C4">
        <w:rPr>
          <w:rFonts w:cstheme="minorHAnsi"/>
          <w:color w:val="000000"/>
        </w:rPr>
        <w:t>bidang</w:t>
      </w:r>
      <w:proofErr w:type="spellEnd"/>
      <w:r w:rsidRPr="00DB25C4">
        <w:rPr>
          <w:rFonts w:cstheme="minorHAnsi"/>
          <w:color w:val="000000"/>
        </w:rPr>
        <w:t xml:space="preserve"> </w:t>
      </w:r>
      <w:proofErr w:type="spellStart"/>
      <w:r w:rsidRPr="00DB25C4">
        <w:rPr>
          <w:rFonts w:cstheme="minorHAnsi"/>
          <w:color w:val="000000"/>
        </w:rPr>
        <w:t>pengabdian</w:t>
      </w:r>
      <w:proofErr w:type="spellEnd"/>
      <w:r w:rsidRPr="00DB25C4">
        <w:rPr>
          <w:rFonts w:cstheme="minorHAnsi"/>
          <w:color w:val="000000"/>
        </w:rPr>
        <w:t xml:space="preserve">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berkoordinasi</w:t>
      </w:r>
      <w:proofErr w:type="spellEnd"/>
      <w:r w:rsidRPr="00DB25C4">
        <w:rPr>
          <w:rFonts w:cstheme="minorHAnsi"/>
          <w:color w:val="000000"/>
        </w:rPr>
        <w:t xml:space="preserve"> </w:t>
      </w:r>
      <w:proofErr w:type="spellStart"/>
      <w:r w:rsidRPr="00DB25C4">
        <w:rPr>
          <w:rFonts w:cstheme="minorHAnsi"/>
          <w:color w:val="000000"/>
        </w:rPr>
        <w:t>bersama</w:t>
      </w:r>
      <w:proofErr w:type="spellEnd"/>
      <w:r w:rsidRPr="00DB25C4">
        <w:rPr>
          <w:rFonts w:cstheme="minorHAnsi"/>
          <w:color w:val="000000"/>
        </w:rPr>
        <w:t xml:space="preserve"> LPPM </w:t>
      </w:r>
      <w:proofErr w:type="spellStart"/>
      <w:r w:rsidRPr="00DB25C4">
        <w:rPr>
          <w:rFonts w:cstheme="minorHAnsi"/>
          <w:color w:val="000000"/>
        </w:rPr>
        <w:t>melalui</w:t>
      </w:r>
      <w:proofErr w:type="spellEnd"/>
      <w:r w:rsidRPr="00DB25C4">
        <w:rPr>
          <w:rFonts w:cstheme="minorHAnsi"/>
          <w:color w:val="000000"/>
        </w:rPr>
        <w:t xml:space="preserve"> </w:t>
      </w:r>
      <w:proofErr w:type="spellStart"/>
      <w:r w:rsidRPr="00DB25C4">
        <w:rPr>
          <w:rFonts w:cstheme="minorHAnsi"/>
          <w:color w:val="000000"/>
        </w:rPr>
        <w:t>skema</w:t>
      </w:r>
      <w:proofErr w:type="spellEnd"/>
      <w:r w:rsidRPr="00DB25C4">
        <w:rPr>
          <w:rFonts w:cstheme="minorHAnsi"/>
          <w:color w:val="000000"/>
        </w:rPr>
        <w:t xml:space="preserve"> </w:t>
      </w:r>
      <w:proofErr w:type="spellStart"/>
      <w:r w:rsidRPr="00DB25C4">
        <w:rPr>
          <w:rFonts w:cstheme="minorHAnsi"/>
          <w:color w:val="000000"/>
        </w:rPr>
        <w:t>hibah</w:t>
      </w:r>
      <w:proofErr w:type="spellEnd"/>
      <w:r w:rsidRPr="00DB25C4">
        <w:rPr>
          <w:rFonts w:cstheme="minorHAnsi"/>
          <w:color w:val="000000"/>
        </w:rPr>
        <w:t xml:space="preserve"> </w:t>
      </w:r>
      <w:proofErr w:type="spellStart"/>
      <w:r w:rsidRPr="00DB25C4">
        <w:rPr>
          <w:rFonts w:cstheme="minorHAnsi"/>
          <w:color w:val="000000"/>
        </w:rPr>
        <w:t>penelitian</w:t>
      </w:r>
      <w:proofErr w:type="spellEnd"/>
      <w:r w:rsidRPr="00DB25C4">
        <w:rPr>
          <w:rFonts w:cstheme="minorHAnsi"/>
          <w:color w:val="000000"/>
        </w:rPr>
        <w:t xml:space="preserve"> Ma Chung </w:t>
      </w:r>
      <w:proofErr w:type="spellStart"/>
      <w:r w:rsidRPr="00DB25C4">
        <w:rPr>
          <w:rFonts w:cstheme="minorHAnsi"/>
          <w:color w:val="000000"/>
        </w:rPr>
        <w:t>Abdimas</w:t>
      </w:r>
      <w:proofErr w:type="spellEnd"/>
      <w:r w:rsidRPr="00DB25C4">
        <w:rPr>
          <w:rFonts w:cstheme="minorHAnsi"/>
          <w:color w:val="000000"/>
        </w:rPr>
        <w:t xml:space="preserve"> Grant. </w:t>
      </w:r>
      <w:proofErr w:type="spellStart"/>
      <w:r w:rsidRPr="00DB25C4">
        <w:rPr>
          <w:rFonts w:cstheme="minorHAnsi"/>
          <w:color w:val="000000" w:themeColor="text1"/>
        </w:rPr>
        <w:t>Pengembangan</w:t>
      </w:r>
      <w:proofErr w:type="spellEnd"/>
      <w:r w:rsidRPr="00DB25C4">
        <w:rPr>
          <w:rFonts w:cstheme="minorHAnsi"/>
          <w:color w:val="000000" w:themeColor="text1"/>
        </w:rPr>
        <w:t xml:space="preserve"> </w:t>
      </w:r>
      <w:proofErr w:type="spellStart"/>
      <w:r w:rsidRPr="00DB25C4">
        <w:rPr>
          <w:rFonts w:cstheme="minorHAnsi"/>
          <w:color w:val="000000" w:themeColor="text1"/>
        </w:rPr>
        <w:t>staf</w:t>
      </w:r>
      <w:proofErr w:type="spellEnd"/>
      <w:r w:rsidRPr="00DB25C4">
        <w:rPr>
          <w:rFonts w:cstheme="minorHAnsi"/>
          <w:color w:val="000000" w:themeColor="text1"/>
        </w:rPr>
        <w:t xml:space="preserve">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cara</w:t>
      </w:r>
      <w:proofErr w:type="spellEnd"/>
      <w:r w:rsidRPr="00DB25C4">
        <w:rPr>
          <w:rFonts w:cstheme="minorHAnsi"/>
          <w:color w:val="000000" w:themeColor="text1"/>
        </w:rPr>
        <w:t xml:space="preserve"> </w:t>
      </w:r>
      <w:proofErr w:type="spellStart"/>
      <w:r w:rsidRPr="00DB25C4">
        <w:rPr>
          <w:rFonts w:cstheme="minorHAnsi"/>
          <w:color w:val="000000" w:themeColor="text1"/>
        </w:rPr>
        <w:t>mengikutsertakannya</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pelatihan</w:t>
      </w:r>
      <w:proofErr w:type="spellEnd"/>
      <w:r w:rsidRPr="00DB25C4">
        <w:rPr>
          <w:rFonts w:cstheme="minorHAnsi"/>
          <w:color w:val="000000" w:themeColor="text1"/>
        </w:rPr>
        <w:t xml:space="preserve">/workshop yang </w:t>
      </w:r>
      <w:proofErr w:type="spellStart"/>
      <w:r w:rsidRPr="00DB25C4">
        <w:rPr>
          <w:rFonts w:cstheme="minorHAnsi"/>
          <w:color w:val="000000" w:themeColor="text1"/>
        </w:rPr>
        <w:t>diselenggarakan</w:t>
      </w:r>
      <w:proofErr w:type="spellEnd"/>
      <w:r w:rsidRPr="00DB25C4">
        <w:rPr>
          <w:rFonts w:cstheme="minorHAnsi"/>
          <w:color w:val="000000" w:themeColor="text1"/>
        </w:rPr>
        <w:t xml:space="preserve"> oleh </w:t>
      </w:r>
      <w:proofErr w:type="spellStart"/>
      <w:r w:rsidRPr="00DB25C4">
        <w:rPr>
          <w:rFonts w:cstheme="minorHAnsi"/>
          <w:color w:val="000000" w:themeColor="text1"/>
        </w:rPr>
        <w:t>pemerintah</w:t>
      </w:r>
      <w:proofErr w:type="spellEnd"/>
      <w:r w:rsidRPr="00DB25C4">
        <w:rPr>
          <w:rFonts w:cstheme="minorHAnsi"/>
          <w:color w:val="000000" w:themeColor="text1"/>
        </w:rPr>
        <w:t xml:space="preserve">, </w:t>
      </w:r>
      <w:proofErr w:type="spellStart"/>
      <w:r w:rsidRPr="00DB25C4">
        <w:rPr>
          <w:rFonts w:cstheme="minorHAnsi"/>
          <w:color w:val="000000" w:themeColor="text1"/>
        </w:rPr>
        <w:t>lembaga</w:t>
      </w:r>
      <w:proofErr w:type="spellEnd"/>
      <w:r w:rsidRPr="00DB25C4">
        <w:rPr>
          <w:rFonts w:cstheme="minorHAnsi"/>
          <w:color w:val="000000" w:themeColor="text1"/>
        </w:rPr>
        <w:t xml:space="preserve"> </w:t>
      </w:r>
      <w:proofErr w:type="spellStart"/>
      <w:r w:rsidRPr="00DB25C4">
        <w:rPr>
          <w:rFonts w:cstheme="minorHAnsi"/>
          <w:color w:val="000000" w:themeColor="text1"/>
        </w:rPr>
        <w:t>terkait</w:t>
      </w:r>
      <w:proofErr w:type="spellEnd"/>
      <w:r w:rsidRPr="00DB25C4">
        <w:rPr>
          <w:rFonts w:cstheme="minorHAnsi"/>
          <w:color w:val="000000" w:themeColor="text1"/>
        </w:rPr>
        <w:t xml:space="preserve"> </w:t>
      </w:r>
      <w:proofErr w:type="spellStart"/>
      <w:r w:rsidRPr="00DB25C4">
        <w:rPr>
          <w:rFonts w:cstheme="minorHAnsi"/>
          <w:color w:val="000000" w:themeColor="text1"/>
        </w:rPr>
        <w:t>atau</w:t>
      </w:r>
      <w:proofErr w:type="spellEnd"/>
      <w:r w:rsidRPr="00DB25C4">
        <w:rPr>
          <w:rFonts w:cstheme="minorHAnsi"/>
          <w:color w:val="000000" w:themeColor="text1"/>
        </w:rPr>
        <w:t xml:space="preserve"> BPSDM </w:t>
      </w:r>
      <w:proofErr w:type="spellStart"/>
      <w:r w:rsidRPr="00DB25C4">
        <w:rPr>
          <w:rFonts w:cstheme="minorHAnsi"/>
          <w:color w:val="000000" w:themeColor="text1"/>
        </w:rPr>
        <w:t>sesuai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kebutuhan</w:t>
      </w:r>
      <w:proofErr w:type="spellEnd"/>
      <w:r w:rsidRPr="00DB25C4">
        <w:rPr>
          <w:rFonts w:cstheme="minorHAnsi"/>
          <w:color w:val="000000" w:themeColor="text1"/>
        </w:rPr>
        <w:t xml:space="preserve"> </w:t>
      </w:r>
      <w:proofErr w:type="spellStart"/>
      <w:r w:rsidRPr="00DB25C4">
        <w:rPr>
          <w:rFonts w:cstheme="minorHAnsi"/>
          <w:color w:val="000000" w:themeColor="text1"/>
        </w:rPr>
        <w:t>pegawai</w:t>
      </w:r>
      <w:proofErr w:type="spellEnd"/>
      <w:r w:rsidRPr="00DB25C4">
        <w:rPr>
          <w:rFonts w:cstheme="minorHAnsi"/>
          <w:color w:val="000000" w:themeColor="text1"/>
        </w:rPr>
        <w:t>.</w:t>
      </w:r>
    </w:p>
    <w:p w14:paraId="4C5E2731"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53125DD6" w14:textId="77777777" w:rsidR="00EE2EA9" w:rsidRPr="00DB25C4" w:rsidRDefault="00EE2EA9" w:rsidP="00687314">
      <w:pPr>
        <w:autoSpaceDE w:val="0"/>
        <w:autoSpaceDN w:val="0"/>
        <w:adjustRightInd w:val="0"/>
        <w:spacing w:after="0" w:line="240" w:lineRule="auto"/>
        <w:jc w:val="both"/>
        <w:rPr>
          <w:rFonts w:cstheme="minorHAnsi"/>
        </w:rPr>
      </w:pPr>
      <w:r w:rsidRPr="00DB25C4">
        <w:rPr>
          <w:rFonts w:cstheme="minorHAnsi"/>
          <w:b/>
          <w:bCs/>
          <w:color w:val="000000"/>
        </w:rPr>
        <w:t xml:space="preserve">2.1.2.3 </w:t>
      </w:r>
      <w:proofErr w:type="spellStart"/>
      <w:r w:rsidRPr="00DB25C4">
        <w:rPr>
          <w:rFonts w:cstheme="minorHAnsi"/>
          <w:b/>
          <w:bCs/>
          <w:color w:val="000000"/>
        </w:rPr>
        <w:t>Kepemimpinan</w:t>
      </w:r>
      <w:proofErr w:type="spellEnd"/>
      <w:r w:rsidRPr="00DB25C4">
        <w:rPr>
          <w:rFonts w:cstheme="minorHAnsi"/>
          <w:b/>
          <w:bCs/>
          <w:color w:val="000000"/>
        </w:rPr>
        <w:t xml:space="preserve"> </w:t>
      </w:r>
    </w:p>
    <w:p w14:paraId="02A6CF2F" w14:textId="77777777" w:rsidR="00EE2EA9" w:rsidRPr="00DB25C4" w:rsidRDefault="00EE2EA9" w:rsidP="00687314">
      <w:pPr>
        <w:spacing w:after="0" w:line="240" w:lineRule="auto"/>
        <w:rPr>
          <w:rFonts w:cstheme="minorHAnsi"/>
        </w:rPr>
      </w:pPr>
      <w:proofErr w:type="spellStart"/>
      <w:r w:rsidRPr="00DB25C4">
        <w:rPr>
          <w:rFonts w:cstheme="minorHAnsi"/>
          <w:color w:val="000000" w:themeColor="text1"/>
        </w:rPr>
        <w:t>Implementasi</w:t>
      </w:r>
      <w:proofErr w:type="spellEnd"/>
      <w:r w:rsidRPr="00DB25C4">
        <w:rPr>
          <w:rFonts w:cstheme="minorHAnsi"/>
          <w:color w:val="000000" w:themeColor="text1"/>
        </w:rPr>
        <w:t xml:space="preserve"> </w:t>
      </w:r>
      <w:proofErr w:type="spellStart"/>
      <w:r w:rsidRPr="00DB25C4">
        <w:rPr>
          <w:rFonts w:cstheme="minorHAnsi"/>
          <w:color w:val="000000" w:themeColor="text1"/>
        </w:rPr>
        <w:t>kepemimpinan</w:t>
      </w:r>
      <w:proofErr w:type="spellEnd"/>
      <w:r w:rsidRPr="00DB25C4">
        <w:rPr>
          <w:rFonts w:cstheme="minorHAnsi"/>
          <w:color w:val="000000" w:themeColor="text1"/>
        </w:rPr>
        <w:t xml:space="preserve"> di FBS, yang </w:t>
      </w:r>
      <w:proofErr w:type="spellStart"/>
      <w:r w:rsidRPr="00DB25C4">
        <w:rPr>
          <w:rFonts w:cstheme="minorHAnsi"/>
          <w:color w:val="000000" w:themeColor="text1"/>
        </w:rPr>
        <w:t>meliputi</w:t>
      </w:r>
      <w:proofErr w:type="spellEnd"/>
      <w:r w:rsidRPr="00DB25C4">
        <w:rPr>
          <w:rFonts w:cstheme="minorHAnsi"/>
          <w:color w:val="000000" w:themeColor="text1"/>
        </w:rPr>
        <w:t xml:space="preserve"> </w:t>
      </w:r>
      <w:proofErr w:type="spellStart"/>
      <w:r w:rsidRPr="00DB25C4">
        <w:rPr>
          <w:rFonts w:cstheme="minorHAnsi"/>
          <w:color w:val="000000" w:themeColor="text1"/>
        </w:rPr>
        <w:t>kepemimpinan</w:t>
      </w:r>
      <w:proofErr w:type="spellEnd"/>
      <w:r w:rsidRPr="00DB25C4">
        <w:rPr>
          <w:rFonts w:cstheme="minorHAnsi"/>
          <w:color w:val="000000" w:themeColor="text1"/>
        </w:rPr>
        <w:t xml:space="preserve"> </w:t>
      </w:r>
      <w:proofErr w:type="spellStart"/>
      <w:r w:rsidRPr="00DB25C4">
        <w:rPr>
          <w:rFonts w:cstheme="minorHAnsi"/>
          <w:color w:val="000000" w:themeColor="text1"/>
        </w:rPr>
        <w:t>operasional</w:t>
      </w:r>
      <w:proofErr w:type="spellEnd"/>
      <w:r w:rsidRPr="00DB25C4">
        <w:rPr>
          <w:rFonts w:cstheme="minorHAnsi"/>
          <w:color w:val="000000" w:themeColor="text1"/>
        </w:rPr>
        <w:t xml:space="preserve">, </w:t>
      </w:r>
      <w:proofErr w:type="spellStart"/>
      <w:r w:rsidRPr="00DB25C4">
        <w:rPr>
          <w:rFonts w:cstheme="minorHAnsi"/>
          <w:color w:val="000000" w:themeColor="text1"/>
        </w:rPr>
        <w:t>kepemimpinan</w:t>
      </w:r>
      <w:proofErr w:type="spellEnd"/>
      <w:r w:rsidRPr="00DB25C4">
        <w:rPr>
          <w:rFonts w:cstheme="minorHAnsi"/>
          <w:color w:val="000000" w:themeColor="text1"/>
        </w:rPr>
        <w:t xml:space="preserve"> </w:t>
      </w:r>
      <w:proofErr w:type="spellStart"/>
      <w:r w:rsidRPr="00DB25C4">
        <w:rPr>
          <w:rFonts w:cstheme="minorHAnsi"/>
          <w:color w:val="000000" w:themeColor="text1"/>
        </w:rPr>
        <w:t>organisasi</w:t>
      </w:r>
      <w:proofErr w:type="spellEnd"/>
      <w:r w:rsidRPr="00DB25C4">
        <w:rPr>
          <w:rFonts w:cstheme="minorHAnsi"/>
          <w:color w:val="000000" w:themeColor="text1"/>
        </w:rPr>
        <w:t xml:space="preserve">, dan </w:t>
      </w:r>
      <w:proofErr w:type="spellStart"/>
      <w:r w:rsidRPr="00DB25C4">
        <w:rPr>
          <w:rFonts w:cstheme="minorHAnsi"/>
          <w:color w:val="000000" w:themeColor="text1"/>
        </w:rPr>
        <w:t>kepemimpinan</w:t>
      </w:r>
      <w:proofErr w:type="spellEnd"/>
      <w:r w:rsidRPr="00DB25C4">
        <w:rPr>
          <w:rFonts w:cstheme="minorHAnsi"/>
          <w:color w:val="000000" w:themeColor="text1"/>
        </w:rPr>
        <w:t xml:space="preserve"> </w:t>
      </w:r>
      <w:proofErr w:type="spellStart"/>
      <w:r w:rsidRPr="00DB25C4">
        <w:rPr>
          <w:rFonts w:cstheme="minorHAnsi"/>
          <w:color w:val="000000" w:themeColor="text1"/>
        </w:rPr>
        <w:t>publik</w:t>
      </w:r>
      <w:proofErr w:type="spellEnd"/>
      <w:r w:rsidRPr="00DB25C4">
        <w:rPr>
          <w:rFonts w:cstheme="minorHAnsi"/>
          <w:color w:val="000000" w:themeColor="text1"/>
        </w:rPr>
        <w:t xml:space="preserve">. </w:t>
      </w:r>
      <w:proofErr w:type="spellStart"/>
      <w:r w:rsidRPr="00DB25C4">
        <w:rPr>
          <w:rFonts w:cstheme="minorHAnsi"/>
          <w:b/>
          <w:bCs/>
          <w:color w:val="000000" w:themeColor="text1"/>
        </w:rPr>
        <w:t>Kebijakan-kebijakan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terkait</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kepemimpinan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disosialisasikan</w:t>
      </w:r>
      <w:proofErr w:type="spellEnd"/>
      <w:r w:rsidRPr="00DB25C4">
        <w:rPr>
          <w:rFonts w:cstheme="minorHAnsi"/>
          <w:color w:val="000000" w:themeColor="text1"/>
        </w:rPr>
        <w:t xml:space="preserve"> oleh </w:t>
      </w:r>
      <w:proofErr w:type="spellStart"/>
      <w:r w:rsidRPr="00DB25C4">
        <w:rPr>
          <w:rFonts w:cstheme="minorHAnsi"/>
          <w:color w:val="000000" w:themeColor="text1"/>
        </w:rPr>
        <w:t>pimpinan</w:t>
      </w:r>
      <w:proofErr w:type="spellEnd"/>
      <w:r w:rsidRPr="00DB25C4">
        <w:rPr>
          <w:rFonts w:cstheme="minorHAnsi"/>
          <w:color w:val="000000" w:themeColor="text1"/>
        </w:rPr>
        <w:t xml:space="preserve"> UMC dan FBS UMC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rapat</w:t>
      </w:r>
      <w:proofErr w:type="spellEnd"/>
      <w:r w:rsidRPr="00DB25C4">
        <w:rPr>
          <w:rFonts w:cstheme="minorHAnsi"/>
          <w:color w:val="000000" w:themeColor="text1"/>
        </w:rPr>
        <w:t xml:space="preserve"> </w:t>
      </w:r>
      <w:proofErr w:type="spellStart"/>
      <w:r w:rsidRPr="00DB25C4">
        <w:rPr>
          <w:rFonts w:cstheme="minorHAnsi"/>
          <w:color w:val="000000" w:themeColor="text1"/>
        </w:rPr>
        <w:t>koordinasi</w:t>
      </w:r>
      <w:proofErr w:type="spellEnd"/>
      <w:r w:rsidRPr="00DB25C4">
        <w:rPr>
          <w:rFonts w:cstheme="minorHAnsi"/>
          <w:color w:val="000000" w:themeColor="text1"/>
        </w:rPr>
        <w:t xml:space="preserve"> di </w:t>
      </w:r>
      <w:proofErr w:type="spellStart"/>
      <w:r w:rsidRPr="00DB25C4">
        <w:rPr>
          <w:rFonts w:cstheme="minorHAnsi"/>
          <w:color w:val="000000" w:themeColor="text1"/>
        </w:rPr>
        <w:t>tingkat</w:t>
      </w:r>
      <w:proofErr w:type="spellEnd"/>
      <w:r w:rsidRPr="00DB25C4">
        <w:rPr>
          <w:rFonts w:cstheme="minorHAnsi"/>
          <w:color w:val="000000" w:themeColor="text1"/>
        </w:rPr>
        <w:t xml:space="preserve"> FBS UMC dan </w:t>
      </w:r>
      <w:proofErr w:type="spellStart"/>
      <w:r w:rsidRPr="00DB25C4">
        <w:rPr>
          <w:rFonts w:cstheme="minorHAnsi"/>
          <w:color w:val="000000" w:themeColor="text1"/>
        </w:rPr>
        <w:t>prodi</w:t>
      </w:r>
      <w:proofErr w:type="spellEnd"/>
      <w:r w:rsidRPr="00DB25C4">
        <w:rPr>
          <w:rFonts w:cstheme="minorHAnsi"/>
          <w:color w:val="000000" w:themeColor="text1"/>
        </w:rPr>
        <w:t xml:space="preserve"> di </w:t>
      </w:r>
      <w:proofErr w:type="spellStart"/>
      <w:r w:rsidRPr="00DB25C4">
        <w:rPr>
          <w:rFonts w:cstheme="minorHAnsi"/>
          <w:color w:val="000000" w:themeColor="text1"/>
        </w:rPr>
        <w:t>lingkungan</w:t>
      </w:r>
      <w:proofErr w:type="spellEnd"/>
      <w:r w:rsidRPr="00DB25C4">
        <w:rPr>
          <w:rFonts w:cstheme="minorHAnsi"/>
          <w:color w:val="000000" w:themeColor="text1"/>
        </w:rPr>
        <w:t xml:space="preserve"> FBS UMC, </w:t>
      </w:r>
      <w:proofErr w:type="spellStart"/>
      <w:r w:rsidRPr="00DB25C4">
        <w:rPr>
          <w:rFonts w:cstheme="minorHAnsi"/>
          <w:color w:val="000000" w:themeColor="text1"/>
        </w:rPr>
        <w:t>laman</w:t>
      </w:r>
      <w:proofErr w:type="spellEnd"/>
      <w:r w:rsidRPr="00DB25C4">
        <w:rPr>
          <w:rFonts w:cstheme="minorHAnsi"/>
          <w:color w:val="000000" w:themeColor="text1"/>
        </w:rPr>
        <w:t xml:space="preserve"> </w:t>
      </w:r>
      <w:hyperlink r:id="rId41" w:history="1">
        <w:r w:rsidRPr="00DB25C4">
          <w:rPr>
            <w:rStyle w:val="Hyperlink"/>
            <w:rFonts w:cstheme="minorHAnsi"/>
          </w:rPr>
          <w:t>Folder SK</w:t>
        </w:r>
      </w:hyperlink>
      <w:r w:rsidRPr="00DB25C4">
        <w:rPr>
          <w:rFonts w:cstheme="minorHAnsi"/>
          <w:color w:val="000000" w:themeColor="text1"/>
        </w:rPr>
        <w:t xml:space="preserve">, </w:t>
      </w:r>
      <w:proofErr w:type="spellStart"/>
      <w:r w:rsidRPr="00DB25C4">
        <w:rPr>
          <w:rFonts w:cstheme="minorHAnsi"/>
          <w:color w:val="000000" w:themeColor="text1"/>
        </w:rPr>
        <w:t>emal</w:t>
      </w:r>
      <w:proofErr w:type="spellEnd"/>
      <w:r w:rsidRPr="00DB25C4">
        <w:rPr>
          <w:rFonts w:cstheme="minorHAnsi"/>
          <w:color w:val="000000" w:themeColor="text1"/>
        </w:rPr>
        <w:t xml:space="preserve"> </w:t>
      </w:r>
      <w:proofErr w:type="spellStart"/>
      <w:r w:rsidRPr="00DB25C4">
        <w:rPr>
          <w:rFonts w:cstheme="minorHAnsi"/>
          <w:color w:val="000000" w:themeColor="text1"/>
        </w:rPr>
        <w:t>institusi</w:t>
      </w:r>
      <w:proofErr w:type="spellEnd"/>
      <w:r w:rsidRPr="00DB25C4">
        <w:rPr>
          <w:rFonts w:cstheme="minorHAnsi"/>
          <w:color w:val="000000" w:themeColor="text1"/>
        </w:rPr>
        <w:t xml:space="preserve"> dan </w:t>
      </w:r>
      <w:r w:rsidRPr="00DB25C4">
        <w:rPr>
          <w:rFonts w:cstheme="minorHAnsi"/>
          <w:i/>
          <w:iCs/>
          <w:color w:val="000000" w:themeColor="text1"/>
        </w:rPr>
        <w:t>broadcast</w:t>
      </w:r>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WhatsApp Group. </w:t>
      </w:r>
    </w:p>
    <w:p w14:paraId="5466FBE4"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0DDA2E0E" w14:textId="77777777" w:rsidR="00EE2EA9" w:rsidRPr="00DB25C4" w:rsidRDefault="00EE2EA9" w:rsidP="00687314">
      <w:pPr>
        <w:autoSpaceDE w:val="0"/>
        <w:autoSpaceDN w:val="0"/>
        <w:adjustRightInd w:val="0"/>
        <w:spacing w:after="0" w:line="240" w:lineRule="auto"/>
        <w:jc w:val="both"/>
        <w:rPr>
          <w:rFonts w:cstheme="minorHAnsi"/>
        </w:rPr>
      </w:pPr>
      <w:r w:rsidRPr="00DB25C4">
        <w:rPr>
          <w:rFonts w:cstheme="minorHAnsi"/>
          <w:b/>
          <w:bCs/>
          <w:color w:val="000000"/>
        </w:rPr>
        <w:t xml:space="preserve">1) </w:t>
      </w:r>
      <w:proofErr w:type="spellStart"/>
      <w:r w:rsidRPr="00DB25C4">
        <w:rPr>
          <w:rFonts w:cstheme="minorHAnsi"/>
          <w:b/>
          <w:bCs/>
          <w:color w:val="000000"/>
        </w:rPr>
        <w:t>Kepemimpinan</w:t>
      </w:r>
      <w:proofErr w:type="spellEnd"/>
      <w:r w:rsidRPr="00DB25C4">
        <w:rPr>
          <w:rFonts w:cstheme="minorHAnsi"/>
          <w:b/>
          <w:bCs/>
          <w:color w:val="000000"/>
        </w:rPr>
        <w:t xml:space="preserve"> </w:t>
      </w:r>
      <w:proofErr w:type="spellStart"/>
      <w:r w:rsidRPr="00DB25C4">
        <w:rPr>
          <w:rFonts w:cstheme="minorHAnsi"/>
          <w:b/>
          <w:bCs/>
          <w:color w:val="000000"/>
        </w:rPr>
        <w:t>Operasional</w:t>
      </w:r>
      <w:proofErr w:type="spellEnd"/>
      <w:r w:rsidRPr="00DB25C4">
        <w:rPr>
          <w:rFonts w:cstheme="minorHAnsi"/>
          <w:b/>
          <w:bCs/>
          <w:color w:val="000000"/>
        </w:rPr>
        <w:t xml:space="preserve"> </w:t>
      </w:r>
    </w:p>
    <w:p w14:paraId="06257980" w14:textId="77777777" w:rsidR="00EE2EA9" w:rsidRPr="00DB25C4" w:rsidRDefault="00EE2EA9" w:rsidP="00687314">
      <w:pPr>
        <w:autoSpaceDE w:val="0"/>
        <w:autoSpaceDN w:val="0"/>
        <w:adjustRightInd w:val="0"/>
        <w:spacing w:after="0" w:line="240" w:lineRule="auto"/>
        <w:jc w:val="both"/>
        <w:rPr>
          <w:rFonts w:cstheme="minorHAnsi"/>
        </w:rPr>
      </w:pPr>
      <w:proofErr w:type="spellStart"/>
      <w:r w:rsidRPr="00DB25C4">
        <w:rPr>
          <w:rFonts w:cstheme="minorHAnsi"/>
          <w:color w:val="000000" w:themeColor="text1"/>
        </w:rPr>
        <w:t>Kepemimpinan</w:t>
      </w:r>
      <w:proofErr w:type="spellEnd"/>
      <w:r w:rsidRPr="00DB25C4">
        <w:rPr>
          <w:rFonts w:cstheme="minorHAnsi"/>
          <w:color w:val="000000" w:themeColor="text1"/>
        </w:rPr>
        <w:t xml:space="preserve"> </w:t>
      </w:r>
      <w:proofErr w:type="spellStart"/>
      <w:r w:rsidRPr="00DB25C4">
        <w:rPr>
          <w:rFonts w:cstheme="minorHAnsi"/>
          <w:color w:val="000000" w:themeColor="text1"/>
        </w:rPr>
        <w:t>operasional</w:t>
      </w:r>
      <w:proofErr w:type="spellEnd"/>
      <w:r w:rsidRPr="00DB25C4">
        <w:rPr>
          <w:rFonts w:cstheme="minorHAnsi"/>
          <w:color w:val="000000" w:themeColor="text1"/>
        </w:rPr>
        <w:t xml:space="preserve"> </w:t>
      </w:r>
      <w:proofErr w:type="spellStart"/>
      <w:r w:rsidRPr="00DB25C4">
        <w:rPr>
          <w:rFonts w:cstheme="minorHAnsi"/>
          <w:color w:val="000000" w:themeColor="text1"/>
        </w:rPr>
        <w:t>diwujudkan</w:t>
      </w:r>
      <w:proofErr w:type="spellEnd"/>
      <w:r w:rsidRPr="00DB25C4">
        <w:rPr>
          <w:rFonts w:cstheme="minorHAnsi"/>
          <w:color w:val="000000" w:themeColor="text1"/>
        </w:rPr>
        <w:t xml:space="preserve"> oleh </w:t>
      </w:r>
      <w:proofErr w:type="spellStart"/>
      <w:r w:rsidRPr="00DB25C4">
        <w:rPr>
          <w:rFonts w:cstheme="minorHAnsi"/>
          <w:color w:val="000000" w:themeColor="text1"/>
        </w:rPr>
        <w:t>kemampuan</w:t>
      </w:r>
      <w:proofErr w:type="spellEnd"/>
      <w:r w:rsidRPr="00DB25C4">
        <w:rPr>
          <w:rFonts w:cstheme="minorHAnsi"/>
          <w:color w:val="000000" w:themeColor="text1"/>
        </w:rPr>
        <w:t xml:space="preserve"> </w:t>
      </w:r>
      <w:proofErr w:type="spellStart"/>
      <w:r w:rsidRPr="00DB25C4">
        <w:rPr>
          <w:rFonts w:cstheme="minorHAnsi"/>
          <w:color w:val="000000" w:themeColor="text1"/>
        </w:rPr>
        <w:t>dekan</w:t>
      </w:r>
      <w:proofErr w:type="spellEnd"/>
      <w:r w:rsidRPr="00DB25C4">
        <w:rPr>
          <w:rFonts w:cstheme="minorHAnsi"/>
          <w:color w:val="000000" w:themeColor="text1"/>
        </w:rPr>
        <w:t xml:space="preserve"> FBS UMC </w:t>
      </w:r>
      <w:proofErr w:type="spellStart"/>
      <w:r w:rsidRPr="00DB25C4">
        <w:rPr>
          <w:rFonts w:cstheme="minorHAnsi"/>
          <w:color w:val="000000" w:themeColor="text1"/>
        </w:rPr>
        <w:t>dalam</w:t>
      </w:r>
      <w:proofErr w:type="spellEnd"/>
      <w:r w:rsidRPr="00DB25C4">
        <w:rPr>
          <w:rFonts w:cstheme="minorHAnsi"/>
        </w:rPr>
        <w:t xml:space="preserve"> </w:t>
      </w:r>
      <w:proofErr w:type="spellStart"/>
      <w:r w:rsidRPr="00DB25C4">
        <w:rPr>
          <w:rFonts w:cstheme="minorHAnsi"/>
          <w:b/>
          <w:bCs/>
          <w:color w:val="000000" w:themeColor="text1"/>
        </w:rPr>
        <w:t>menerjemahkan</w:t>
      </w:r>
      <w:proofErr w:type="spellEnd"/>
      <w:r w:rsidRPr="00DB25C4">
        <w:rPr>
          <w:rFonts w:cstheme="minorHAnsi"/>
          <w:b/>
          <w:bCs/>
          <w:color w:val="000000" w:themeColor="text1"/>
        </w:rPr>
        <w:t xml:space="preserve"> VMTS </w:t>
      </w:r>
      <w:proofErr w:type="spellStart"/>
      <w:r w:rsidRPr="00DB25C4">
        <w:rPr>
          <w:rFonts w:cstheme="minorHAnsi"/>
          <w:b/>
          <w:bCs/>
          <w:color w:val="000000" w:themeColor="text1"/>
        </w:rPr>
        <w:t>fakultas</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ke</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dalam</w:t>
      </w:r>
      <w:proofErr w:type="spellEnd"/>
      <w:r w:rsidRPr="00DB25C4">
        <w:rPr>
          <w:rFonts w:cstheme="minorHAnsi"/>
          <w:b/>
          <w:bCs/>
          <w:color w:val="000000" w:themeColor="text1"/>
        </w:rPr>
        <w:t xml:space="preserve"> </w:t>
      </w:r>
      <w:hyperlink r:id="rId42" w:history="1">
        <w:proofErr w:type="spellStart"/>
        <w:r w:rsidRPr="00DB25C4">
          <w:rPr>
            <w:rStyle w:val="Hyperlink"/>
            <w:rFonts w:cstheme="minorHAnsi"/>
            <w:b/>
            <w:bCs/>
          </w:rPr>
          <w:t>Renstra</w:t>
        </w:r>
        <w:proofErr w:type="spellEnd"/>
      </w:hyperlink>
      <w:r w:rsidRPr="00DB25C4">
        <w:rPr>
          <w:rFonts w:cstheme="minorHAnsi"/>
          <w:color w:val="000000" w:themeColor="text1"/>
        </w:rPr>
        <w:t xml:space="preserve"> yang </w:t>
      </w:r>
      <w:proofErr w:type="spellStart"/>
      <w:r w:rsidRPr="00DB25C4">
        <w:rPr>
          <w:rFonts w:cstheme="minorHAnsi"/>
          <w:color w:val="000000" w:themeColor="text1"/>
        </w:rPr>
        <w:t>diimplementasikan</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kegiatan-kegiatan</w:t>
      </w:r>
      <w:proofErr w:type="spellEnd"/>
      <w:r w:rsidRPr="00DB25C4">
        <w:rPr>
          <w:rFonts w:cstheme="minorHAnsi"/>
          <w:color w:val="000000" w:themeColor="text1"/>
        </w:rPr>
        <w:t xml:space="preserve"> </w:t>
      </w:r>
      <w:proofErr w:type="spellStart"/>
      <w:r w:rsidRPr="00DB25C4">
        <w:rPr>
          <w:rFonts w:cstheme="minorHAnsi"/>
          <w:color w:val="000000" w:themeColor="text1"/>
        </w:rPr>
        <w:t>operasional</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bentuk</w:t>
      </w:r>
      <w:proofErr w:type="spellEnd"/>
      <w:r w:rsidRPr="00DB25C4">
        <w:rPr>
          <w:rFonts w:cstheme="minorHAnsi"/>
          <w:color w:val="000000" w:themeColor="text1"/>
        </w:rPr>
        <w:t xml:space="preserve"> </w:t>
      </w:r>
      <w:proofErr w:type="spellStart"/>
      <w:r w:rsidRPr="00DB25C4">
        <w:rPr>
          <w:rFonts w:cstheme="minorHAnsi"/>
          <w:b/>
          <w:bCs/>
          <w:color w:val="000000" w:themeColor="text1"/>
        </w:rPr>
        <w:t>Rencana</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Strategis</w:t>
      </w:r>
      <w:proofErr w:type="spellEnd"/>
      <w:r w:rsidRPr="00DB25C4">
        <w:rPr>
          <w:rFonts w:cstheme="minorHAnsi"/>
          <w:b/>
          <w:bCs/>
          <w:color w:val="000000" w:themeColor="text1"/>
        </w:rPr>
        <w:t xml:space="preserve"> FBS.</w:t>
      </w:r>
      <w:r w:rsidRPr="00DB25C4">
        <w:rPr>
          <w:rFonts w:cstheme="minorHAnsi"/>
          <w:color w:val="000000" w:themeColor="text1"/>
        </w:rPr>
        <w:t xml:space="preserve"> </w:t>
      </w:r>
      <w:proofErr w:type="spellStart"/>
      <w:r w:rsidRPr="00DB25C4">
        <w:rPr>
          <w:rFonts w:cstheme="minorHAnsi"/>
          <w:color w:val="000000" w:themeColor="text1"/>
        </w:rPr>
        <w:t>Selain</w:t>
      </w:r>
      <w:proofErr w:type="spellEnd"/>
      <w:r w:rsidRPr="00DB25C4">
        <w:rPr>
          <w:rFonts w:cstheme="minorHAnsi"/>
          <w:color w:val="000000" w:themeColor="text1"/>
        </w:rPr>
        <w:t xml:space="preserve"> </w:t>
      </w:r>
      <w:proofErr w:type="spellStart"/>
      <w:r w:rsidRPr="00DB25C4">
        <w:rPr>
          <w:rFonts w:cstheme="minorHAnsi"/>
          <w:color w:val="000000" w:themeColor="text1"/>
        </w:rPr>
        <w:t>itu</w:t>
      </w:r>
      <w:proofErr w:type="spellEnd"/>
      <w:r w:rsidRPr="00DB25C4">
        <w:rPr>
          <w:rFonts w:cstheme="minorHAnsi"/>
          <w:color w:val="000000" w:themeColor="text1"/>
        </w:rPr>
        <w:t xml:space="preserve">, </w:t>
      </w:r>
      <w:proofErr w:type="spellStart"/>
      <w:r w:rsidRPr="00DB25C4">
        <w:rPr>
          <w:rFonts w:cstheme="minorHAnsi"/>
          <w:color w:val="000000" w:themeColor="text1"/>
        </w:rPr>
        <w:t>koordinasi</w:t>
      </w:r>
      <w:proofErr w:type="spellEnd"/>
      <w:r w:rsidRPr="00DB25C4">
        <w:rPr>
          <w:rFonts w:cstheme="minorHAnsi"/>
          <w:color w:val="000000" w:themeColor="text1"/>
        </w:rPr>
        <w:t xml:space="preserve"> juga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seluruh</w:t>
      </w:r>
      <w:proofErr w:type="spellEnd"/>
      <w:r w:rsidRPr="00DB25C4">
        <w:rPr>
          <w:rFonts w:cstheme="minorHAnsi"/>
          <w:color w:val="000000" w:themeColor="text1"/>
        </w:rPr>
        <w:t xml:space="preserve"> </w:t>
      </w:r>
      <w:proofErr w:type="spellStart"/>
      <w:r w:rsidRPr="00DB25C4">
        <w:rPr>
          <w:rFonts w:cstheme="minorHAnsi"/>
          <w:color w:val="000000" w:themeColor="text1"/>
        </w:rPr>
        <w:t>kaprodi</w:t>
      </w:r>
      <w:proofErr w:type="spellEnd"/>
      <w:r w:rsidRPr="00DB25C4">
        <w:rPr>
          <w:rFonts w:cstheme="minorHAnsi"/>
          <w:color w:val="000000" w:themeColor="text1"/>
        </w:rPr>
        <w:t xml:space="preserve"> di </w:t>
      </w:r>
      <w:proofErr w:type="spellStart"/>
      <w:r w:rsidRPr="00DB25C4">
        <w:rPr>
          <w:rFonts w:cstheme="minorHAnsi"/>
          <w:color w:val="000000" w:themeColor="text1"/>
        </w:rPr>
        <w:t>lingkungan</w:t>
      </w:r>
      <w:proofErr w:type="spellEnd"/>
      <w:r w:rsidRPr="00DB25C4">
        <w:rPr>
          <w:rFonts w:cstheme="minorHAnsi"/>
          <w:color w:val="000000" w:themeColor="text1"/>
        </w:rPr>
        <w:t xml:space="preserve"> FBS UMC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mensinkronkan</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FBS UMC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r w:rsidRPr="00DB25C4">
        <w:rPr>
          <w:rFonts w:cstheme="minorHAnsi"/>
          <w:b/>
          <w:bCs/>
          <w:color w:val="000000" w:themeColor="text1"/>
        </w:rPr>
        <w:t xml:space="preserve">strategi </w:t>
      </w:r>
      <w:proofErr w:type="spellStart"/>
      <w:r w:rsidRPr="00DB25C4">
        <w:rPr>
          <w:rFonts w:cstheme="minorHAnsi"/>
          <w:b/>
          <w:bCs/>
          <w:color w:val="000000" w:themeColor="text1"/>
        </w:rPr>
        <w:t>pencapaian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visi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keilmuan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prodi</w:t>
      </w:r>
      <w:proofErr w:type="spellEnd"/>
      <w:r w:rsidRPr="00DB25C4">
        <w:rPr>
          <w:rFonts w:cstheme="minorHAnsi"/>
          <w:b/>
          <w:bCs/>
          <w:color w:val="000000" w:themeColor="text1"/>
        </w:rPr>
        <w:t xml:space="preserve"> di </w:t>
      </w:r>
      <w:proofErr w:type="spellStart"/>
      <w:r w:rsidRPr="00DB25C4">
        <w:rPr>
          <w:rFonts w:cstheme="minorHAnsi"/>
          <w:b/>
          <w:bCs/>
          <w:color w:val="000000" w:themeColor="text1"/>
        </w:rPr>
        <w:t>lingkungan</w:t>
      </w:r>
      <w:proofErr w:type="spellEnd"/>
      <w:r w:rsidRPr="00DB25C4">
        <w:rPr>
          <w:rFonts w:cstheme="minorHAnsi"/>
          <w:b/>
          <w:bCs/>
          <w:color w:val="000000" w:themeColor="text1"/>
        </w:rPr>
        <w:t xml:space="preserve"> FBS UMC</w:t>
      </w:r>
      <w:r w:rsidRPr="00DB25C4">
        <w:rPr>
          <w:rFonts w:cstheme="minorHAnsi"/>
          <w:color w:val="000000" w:themeColor="text1"/>
        </w:rPr>
        <w:t xml:space="preserve">. Prodi di </w:t>
      </w:r>
      <w:proofErr w:type="spellStart"/>
      <w:r w:rsidRPr="00DB25C4">
        <w:rPr>
          <w:rFonts w:cstheme="minorHAnsi"/>
          <w:color w:val="000000" w:themeColor="text1"/>
        </w:rPr>
        <w:t>lingkungan</w:t>
      </w:r>
      <w:proofErr w:type="spellEnd"/>
      <w:r w:rsidRPr="00DB25C4">
        <w:rPr>
          <w:rFonts w:cstheme="minorHAnsi"/>
          <w:color w:val="000000" w:themeColor="text1"/>
        </w:rPr>
        <w:t xml:space="preserve"> FBS UMC </w:t>
      </w:r>
      <w:proofErr w:type="spellStart"/>
      <w:r w:rsidRPr="00DB25C4">
        <w:rPr>
          <w:rFonts w:cstheme="minorHAnsi"/>
          <w:color w:val="000000" w:themeColor="text1"/>
        </w:rPr>
        <w:t>menyusun</w:t>
      </w:r>
      <w:proofErr w:type="spellEnd"/>
      <w:r w:rsidRPr="00DB25C4">
        <w:rPr>
          <w:rFonts w:cstheme="minorHAnsi"/>
          <w:color w:val="000000" w:themeColor="text1"/>
        </w:rPr>
        <w:t xml:space="preserve"> program </w:t>
      </w:r>
      <w:proofErr w:type="spellStart"/>
      <w:r w:rsidRPr="00DB25C4">
        <w:rPr>
          <w:rFonts w:cstheme="minorHAnsi"/>
          <w:color w:val="000000" w:themeColor="text1"/>
        </w:rPr>
        <w:t>pengembangan</w:t>
      </w:r>
      <w:proofErr w:type="spellEnd"/>
      <w:r w:rsidRPr="00DB25C4">
        <w:rPr>
          <w:rFonts w:cstheme="minorHAnsi"/>
          <w:color w:val="000000" w:themeColor="text1"/>
        </w:rPr>
        <w:t xml:space="preserve"> </w:t>
      </w:r>
      <w:proofErr w:type="spellStart"/>
      <w:r w:rsidRPr="00DB25C4">
        <w:rPr>
          <w:rFonts w:cstheme="minorHAnsi"/>
          <w:color w:val="000000" w:themeColor="text1"/>
        </w:rPr>
        <w:t>berdasarkan</w:t>
      </w:r>
      <w:proofErr w:type="spellEnd"/>
      <w:r w:rsidRPr="00DB25C4">
        <w:rPr>
          <w:rFonts w:cstheme="minorHAnsi"/>
          <w:color w:val="000000" w:themeColor="text1"/>
        </w:rPr>
        <w:t xml:space="preserve"> </w:t>
      </w: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diri</w:t>
      </w:r>
      <w:proofErr w:type="spellEnd"/>
      <w:r w:rsidRPr="00DB25C4">
        <w:rPr>
          <w:rFonts w:cstheme="minorHAnsi"/>
          <w:color w:val="000000" w:themeColor="text1"/>
        </w:rPr>
        <w:t xml:space="preserve"> </w:t>
      </w:r>
      <w:proofErr w:type="spellStart"/>
      <w:r w:rsidRPr="00DB25C4">
        <w:rPr>
          <w:rFonts w:cstheme="minorHAnsi"/>
          <w:color w:val="000000" w:themeColor="text1"/>
        </w:rPr>
        <w:t>setahun</w:t>
      </w:r>
      <w:proofErr w:type="spellEnd"/>
      <w:r w:rsidRPr="00DB25C4">
        <w:rPr>
          <w:rFonts w:cstheme="minorHAnsi"/>
          <w:color w:val="000000" w:themeColor="text1"/>
        </w:rPr>
        <w:t xml:space="preserve"> </w:t>
      </w:r>
      <w:proofErr w:type="spellStart"/>
      <w:r w:rsidRPr="00DB25C4">
        <w:rPr>
          <w:rFonts w:cstheme="minorHAnsi"/>
          <w:color w:val="000000" w:themeColor="text1"/>
        </w:rPr>
        <w:t>terakhir</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mencapai</w:t>
      </w:r>
      <w:proofErr w:type="spellEnd"/>
      <w:r w:rsidRPr="00DB25C4">
        <w:rPr>
          <w:rFonts w:cstheme="minorHAnsi"/>
          <w:color w:val="000000" w:themeColor="text1"/>
        </w:rPr>
        <w:t xml:space="preserve"> </w:t>
      </w:r>
      <w:proofErr w:type="spellStart"/>
      <w:r w:rsidRPr="00DB25C4">
        <w:rPr>
          <w:rFonts w:cstheme="minorHAnsi"/>
          <w:color w:val="000000" w:themeColor="text1"/>
        </w:rPr>
        <w:t>standar</w:t>
      </w:r>
      <w:proofErr w:type="spellEnd"/>
      <w:r w:rsidRPr="00DB25C4">
        <w:rPr>
          <w:rFonts w:cstheme="minorHAnsi"/>
          <w:color w:val="000000" w:themeColor="text1"/>
        </w:rPr>
        <w:t xml:space="preserve"> yang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ditetapkan</w:t>
      </w:r>
      <w:proofErr w:type="spellEnd"/>
      <w:r w:rsidRPr="00DB25C4">
        <w:rPr>
          <w:rFonts w:cstheme="minorHAnsi"/>
          <w:color w:val="000000" w:themeColor="text1"/>
        </w:rPr>
        <w:t xml:space="preserve"> oleh FBS UMC dan </w:t>
      </w:r>
      <w:proofErr w:type="spellStart"/>
      <w:r w:rsidRPr="00DB25C4">
        <w:rPr>
          <w:rFonts w:cstheme="minorHAnsi"/>
          <w:color w:val="000000" w:themeColor="text1"/>
        </w:rPr>
        <w:t>sejalan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visi</w:t>
      </w:r>
      <w:proofErr w:type="spellEnd"/>
      <w:r w:rsidRPr="00DB25C4">
        <w:rPr>
          <w:rFonts w:cstheme="minorHAnsi"/>
          <w:color w:val="000000" w:themeColor="text1"/>
        </w:rPr>
        <w:t xml:space="preserve"> </w:t>
      </w:r>
      <w:proofErr w:type="spellStart"/>
      <w:r w:rsidRPr="00DB25C4">
        <w:rPr>
          <w:rFonts w:cstheme="minorHAnsi"/>
          <w:color w:val="000000" w:themeColor="text1"/>
        </w:rPr>
        <w:t>keilmuan</w:t>
      </w:r>
      <w:proofErr w:type="spellEnd"/>
      <w:r w:rsidRPr="00DB25C4">
        <w:rPr>
          <w:rFonts w:cstheme="minorHAnsi"/>
          <w:color w:val="000000" w:themeColor="text1"/>
        </w:rPr>
        <w:t xml:space="preserve"> </w:t>
      </w:r>
      <w:proofErr w:type="spellStart"/>
      <w:r w:rsidRPr="00DB25C4">
        <w:rPr>
          <w:rFonts w:cstheme="minorHAnsi"/>
          <w:color w:val="000000" w:themeColor="text1"/>
        </w:rPr>
        <w:t>prodi</w:t>
      </w:r>
      <w:proofErr w:type="spellEnd"/>
      <w:r w:rsidRPr="00DB25C4">
        <w:rPr>
          <w:rFonts w:cstheme="minorHAnsi"/>
          <w:color w:val="000000" w:themeColor="text1"/>
        </w:rPr>
        <w:t xml:space="preserve">. </w:t>
      </w:r>
      <w:proofErr w:type="spellStart"/>
      <w:r w:rsidRPr="00DB25C4">
        <w:rPr>
          <w:rFonts w:cstheme="minorHAnsi"/>
          <w:color w:val="000000" w:themeColor="text1"/>
        </w:rPr>
        <w:t>Penjabaran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kebijakan</w:t>
      </w:r>
      <w:proofErr w:type="spellEnd"/>
      <w:r w:rsidRPr="00DB25C4">
        <w:rPr>
          <w:rFonts w:cstheme="minorHAnsi"/>
          <w:color w:val="000000" w:themeColor="text1"/>
        </w:rPr>
        <w:t xml:space="preserve"> dan </w:t>
      </w:r>
      <w:proofErr w:type="spellStart"/>
      <w:r w:rsidRPr="00DB25C4">
        <w:rPr>
          <w:rFonts w:cstheme="minorHAnsi"/>
          <w:color w:val="000000" w:themeColor="text1"/>
        </w:rPr>
        <w:t>aktivitas</w:t>
      </w:r>
      <w:proofErr w:type="spellEnd"/>
      <w:r w:rsidRPr="00DB25C4">
        <w:rPr>
          <w:rFonts w:cstheme="minorHAnsi"/>
          <w:color w:val="000000" w:themeColor="text1"/>
        </w:rPr>
        <w:t xml:space="preserve"> di FBS UMC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memperhatikan</w:t>
      </w:r>
      <w:proofErr w:type="spellEnd"/>
      <w:r w:rsidRPr="00DB25C4">
        <w:rPr>
          <w:rFonts w:cstheme="minorHAnsi"/>
          <w:color w:val="000000" w:themeColor="text1"/>
        </w:rPr>
        <w:t xml:space="preserve"> </w:t>
      </w:r>
      <w:proofErr w:type="spellStart"/>
      <w:r w:rsidRPr="00DB25C4">
        <w:rPr>
          <w:rFonts w:cstheme="minorHAnsi"/>
          <w:color w:val="000000" w:themeColor="text1"/>
        </w:rPr>
        <w:t>nilai</w:t>
      </w:r>
      <w:proofErr w:type="spellEnd"/>
      <w:r w:rsidRPr="00DB25C4">
        <w:rPr>
          <w:rFonts w:cstheme="minorHAnsi"/>
          <w:color w:val="000000" w:themeColor="text1"/>
        </w:rPr>
        <w:t xml:space="preserve">, </w:t>
      </w:r>
      <w:proofErr w:type="spellStart"/>
      <w:r w:rsidRPr="00DB25C4">
        <w:rPr>
          <w:rFonts w:cstheme="minorHAnsi"/>
          <w:color w:val="000000" w:themeColor="text1"/>
        </w:rPr>
        <w:t>norma</w:t>
      </w:r>
      <w:proofErr w:type="spellEnd"/>
      <w:r w:rsidRPr="00DB25C4">
        <w:rPr>
          <w:rFonts w:cstheme="minorHAnsi"/>
          <w:color w:val="000000" w:themeColor="text1"/>
        </w:rPr>
        <w:t xml:space="preserve">, </w:t>
      </w:r>
      <w:proofErr w:type="spellStart"/>
      <w:r w:rsidRPr="00DB25C4">
        <w:rPr>
          <w:rFonts w:cstheme="minorHAnsi"/>
          <w:color w:val="000000" w:themeColor="text1"/>
        </w:rPr>
        <w:t>etika</w:t>
      </w:r>
      <w:proofErr w:type="spellEnd"/>
      <w:r w:rsidRPr="00DB25C4">
        <w:rPr>
          <w:rFonts w:cstheme="minorHAnsi"/>
          <w:color w:val="000000" w:themeColor="text1"/>
        </w:rPr>
        <w:t xml:space="preserve">, dan </w:t>
      </w:r>
      <w:proofErr w:type="spellStart"/>
      <w:r w:rsidRPr="00DB25C4">
        <w:rPr>
          <w:rFonts w:cstheme="minorHAnsi"/>
          <w:color w:val="000000" w:themeColor="text1"/>
        </w:rPr>
        <w:t>budaya</w:t>
      </w:r>
      <w:proofErr w:type="spellEnd"/>
      <w:r w:rsidRPr="00DB25C4">
        <w:rPr>
          <w:rFonts w:cstheme="minorHAnsi"/>
          <w:color w:val="000000" w:themeColor="text1"/>
        </w:rPr>
        <w:t xml:space="preserve"> </w:t>
      </w:r>
      <w:proofErr w:type="spellStart"/>
      <w:r w:rsidRPr="00DB25C4">
        <w:rPr>
          <w:rFonts w:cstheme="minorHAnsi"/>
          <w:color w:val="000000" w:themeColor="text1"/>
        </w:rPr>
        <w:t>organisasi</w:t>
      </w:r>
      <w:proofErr w:type="spellEnd"/>
      <w:r w:rsidRPr="00DB25C4">
        <w:rPr>
          <w:rFonts w:cstheme="minorHAnsi"/>
          <w:color w:val="000000" w:themeColor="text1"/>
        </w:rPr>
        <w:t xml:space="preserve"> yang </w:t>
      </w:r>
      <w:proofErr w:type="spellStart"/>
      <w:r w:rsidRPr="00DB25C4">
        <w:rPr>
          <w:rFonts w:cstheme="minorHAnsi"/>
          <w:color w:val="000000" w:themeColor="text1"/>
        </w:rPr>
        <w:t>disepakati</w:t>
      </w:r>
      <w:proofErr w:type="spellEnd"/>
      <w:r w:rsidRPr="00DB25C4">
        <w:rPr>
          <w:rFonts w:cstheme="minorHAnsi"/>
          <w:color w:val="000000" w:themeColor="text1"/>
        </w:rPr>
        <w:t xml:space="preserve"> </w:t>
      </w:r>
      <w:proofErr w:type="spellStart"/>
      <w:r w:rsidRPr="00DB25C4">
        <w:rPr>
          <w:rFonts w:cstheme="minorHAnsi"/>
          <w:color w:val="000000" w:themeColor="text1"/>
        </w:rPr>
        <w:t>bersama</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tersebut</w:t>
      </w:r>
      <w:proofErr w:type="spellEnd"/>
      <w:r w:rsidRPr="00DB25C4">
        <w:rPr>
          <w:rFonts w:cstheme="minorHAnsi"/>
          <w:color w:val="000000" w:themeColor="text1"/>
        </w:rPr>
        <w:t xml:space="preserve">, </w:t>
      </w:r>
      <w:proofErr w:type="spellStart"/>
      <w:r w:rsidRPr="00DB25C4">
        <w:rPr>
          <w:rFonts w:cstheme="minorHAnsi"/>
          <w:color w:val="000000" w:themeColor="text1"/>
        </w:rPr>
        <w:t>Kaprodi</w:t>
      </w:r>
      <w:proofErr w:type="spellEnd"/>
      <w:r w:rsidRPr="00DB25C4">
        <w:rPr>
          <w:rFonts w:cstheme="minorHAnsi"/>
          <w:color w:val="000000" w:themeColor="text1"/>
        </w:rPr>
        <w:t xml:space="preserve"> </w:t>
      </w:r>
      <w:proofErr w:type="spellStart"/>
      <w:r w:rsidRPr="00DB25C4">
        <w:rPr>
          <w:rFonts w:cstheme="minorHAnsi"/>
          <w:color w:val="000000" w:themeColor="text1"/>
        </w:rPr>
        <w:t>bertanggung</w:t>
      </w:r>
      <w:proofErr w:type="spellEnd"/>
      <w:r w:rsidRPr="00DB25C4">
        <w:rPr>
          <w:rFonts w:cstheme="minorHAnsi"/>
          <w:color w:val="000000" w:themeColor="text1"/>
        </w:rPr>
        <w:t xml:space="preserve"> </w:t>
      </w:r>
      <w:proofErr w:type="spellStart"/>
      <w:r w:rsidRPr="00DB25C4">
        <w:rPr>
          <w:rFonts w:cstheme="minorHAnsi"/>
          <w:color w:val="000000" w:themeColor="text1"/>
        </w:rPr>
        <w:t>jawab</w:t>
      </w:r>
      <w:proofErr w:type="spellEnd"/>
      <w:r w:rsidRPr="00DB25C4">
        <w:rPr>
          <w:rFonts w:cstheme="minorHAnsi"/>
          <w:color w:val="000000" w:themeColor="text1"/>
        </w:rPr>
        <w:t xml:space="preserve"> </w:t>
      </w:r>
      <w:proofErr w:type="spellStart"/>
      <w:r w:rsidRPr="00DB25C4">
        <w:rPr>
          <w:rFonts w:cstheme="minorHAnsi"/>
          <w:color w:val="000000" w:themeColor="text1"/>
        </w:rPr>
        <w:t>kepada</w:t>
      </w:r>
      <w:proofErr w:type="spellEnd"/>
      <w:r w:rsidRPr="00DB25C4">
        <w:rPr>
          <w:rFonts w:cstheme="minorHAnsi"/>
          <w:color w:val="000000" w:themeColor="text1"/>
        </w:rPr>
        <w:t xml:space="preserve"> </w:t>
      </w:r>
      <w:proofErr w:type="spellStart"/>
      <w:r w:rsidRPr="00DB25C4">
        <w:rPr>
          <w:rFonts w:cstheme="minorHAnsi"/>
          <w:color w:val="000000" w:themeColor="text1"/>
        </w:rPr>
        <w:t>Dekan</w:t>
      </w:r>
      <w:proofErr w:type="spellEnd"/>
      <w:r w:rsidRPr="00DB25C4">
        <w:rPr>
          <w:rFonts w:cstheme="minorHAnsi"/>
          <w:color w:val="000000" w:themeColor="text1"/>
        </w:rPr>
        <w:t xml:space="preserve">, </w:t>
      </w:r>
      <w:proofErr w:type="spellStart"/>
      <w:r w:rsidRPr="00DB25C4">
        <w:rPr>
          <w:rFonts w:cstheme="minorHAnsi"/>
          <w:color w:val="000000" w:themeColor="text1"/>
        </w:rPr>
        <w:t>sedangkan</w:t>
      </w:r>
      <w:proofErr w:type="spellEnd"/>
      <w:r w:rsidRPr="00DB25C4">
        <w:rPr>
          <w:rFonts w:cstheme="minorHAnsi"/>
          <w:color w:val="000000" w:themeColor="text1"/>
        </w:rPr>
        <w:t xml:space="preserve"> </w:t>
      </w:r>
      <w:proofErr w:type="spellStart"/>
      <w:r w:rsidRPr="00DB25C4">
        <w:rPr>
          <w:rFonts w:cstheme="minorHAnsi"/>
          <w:color w:val="000000" w:themeColor="text1"/>
        </w:rPr>
        <w:t>Kepala</w:t>
      </w:r>
      <w:proofErr w:type="spellEnd"/>
      <w:r w:rsidRPr="00DB25C4">
        <w:rPr>
          <w:rFonts w:cstheme="minorHAnsi"/>
          <w:color w:val="000000" w:themeColor="text1"/>
        </w:rPr>
        <w:t xml:space="preserve"> </w:t>
      </w:r>
      <w:proofErr w:type="spellStart"/>
      <w:r w:rsidRPr="00DB25C4">
        <w:rPr>
          <w:rFonts w:cstheme="minorHAnsi"/>
          <w:color w:val="000000" w:themeColor="text1"/>
        </w:rPr>
        <w:t>Laboratorium</w:t>
      </w:r>
      <w:proofErr w:type="spellEnd"/>
      <w:r w:rsidRPr="00DB25C4">
        <w:rPr>
          <w:rFonts w:cstheme="minorHAnsi"/>
          <w:color w:val="000000" w:themeColor="text1"/>
        </w:rPr>
        <w:t xml:space="preserve">, </w:t>
      </w:r>
      <w:proofErr w:type="spellStart"/>
      <w:r w:rsidRPr="00DB25C4">
        <w:rPr>
          <w:rFonts w:cstheme="minorHAnsi"/>
          <w:color w:val="000000" w:themeColor="text1"/>
        </w:rPr>
        <w:t>Pembimbing</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w:t>
      </w:r>
      <w:proofErr w:type="spellStart"/>
      <w:r w:rsidRPr="00DB25C4">
        <w:rPr>
          <w:rFonts w:cstheme="minorHAnsi"/>
          <w:color w:val="000000" w:themeColor="text1"/>
        </w:rPr>
        <w:t>staf</w:t>
      </w:r>
      <w:proofErr w:type="spellEnd"/>
      <w:r w:rsidRPr="00DB25C4">
        <w:rPr>
          <w:rFonts w:cstheme="minorHAnsi"/>
          <w:color w:val="000000" w:themeColor="text1"/>
        </w:rPr>
        <w:t xml:space="preserve"> dan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bertanggung</w:t>
      </w:r>
      <w:proofErr w:type="spellEnd"/>
      <w:r w:rsidRPr="00DB25C4">
        <w:rPr>
          <w:rFonts w:cstheme="minorHAnsi"/>
          <w:color w:val="000000" w:themeColor="text1"/>
        </w:rPr>
        <w:t xml:space="preserve"> </w:t>
      </w:r>
      <w:proofErr w:type="spellStart"/>
      <w:r w:rsidRPr="00DB25C4">
        <w:rPr>
          <w:rFonts w:cstheme="minorHAnsi"/>
          <w:color w:val="000000" w:themeColor="text1"/>
        </w:rPr>
        <w:t>jawab</w:t>
      </w:r>
      <w:proofErr w:type="spellEnd"/>
      <w:r w:rsidRPr="00DB25C4">
        <w:rPr>
          <w:rFonts w:cstheme="minorHAnsi"/>
          <w:color w:val="000000" w:themeColor="text1"/>
        </w:rPr>
        <w:t xml:space="preserve"> </w:t>
      </w:r>
      <w:proofErr w:type="spellStart"/>
      <w:r w:rsidRPr="00DB25C4">
        <w:rPr>
          <w:rFonts w:cstheme="minorHAnsi"/>
          <w:color w:val="000000" w:themeColor="text1"/>
        </w:rPr>
        <w:t>kepada</w:t>
      </w:r>
      <w:proofErr w:type="spellEnd"/>
      <w:r w:rsidRPr="00DB25C4">
        <w:rPr>
          <w:rFonts w:cstheme="minorHAnsi"/>
          <w:color w:val="000000" w:themeColor="text1"/>
        </w:rPr>
        <w:t xml:space="preserve"> </w:t>
      </w:r>
      <w:proofErr w:type="spellStart"/>
      <w:r w:rsidRPr="00DB25C4">
        <w:rPr>
          <w:rFonts w:cstheme="minorHAnsi"/>
          <w:color w:val="000000" w:themeColor="text1"/>
        </w:rPr>
        <w:t>Kaprodi</w:t>
      </w:r>
      <w:proofErr w:type="spellEnd"/>
      <w:r w:rsidRPr="00DB25C4">
        <w:rPr>
          <w:rFonts w:cstheme="minorHAnsi"/>
          <w:color w:val="000000" w:themeColor="text1"/>
        </w:rPr>
        <w:t xml:space="preserve">. </w:t>
      </w:r>
      <w:proofErr w:type="spellStart"/>
      <w:r w:rsidRPr="00DB25C4">
        <w:rPr>
          <w:rFonts w:cstheme="minorHAnsi"/>
          <w:color w:val="000000" w:themeColor="text1"/>
        </w:rPr>
        <w:t>Dekan</w:t>
      </w:r>
      <w:proofErr w:type="spellEnd"/>
      <w:r w:rsidRPr="00DB25C4">
        <w:rPr>
          <w:rFonts w:cstheme="minorHAnsi"/>
          <w:color w:val="000000" w:themeColor="text1"/>
        </w:rPr>
        <w:t xml:space="preserve"> FBS </w:t>
      </w:r>
      <w:proofErr w:type="spellStart"/>
      <w:r w:rsidRPr="00DB25C4">
        <w:rPr>
          <w:rFonts w:cstheme="minorHAnsi"/>
          <w:color w:val="000000" w:themeColor="text1"/>
        </w:rPr>
        <w:t>selaku</w:t>
      </w:r>
      <w:proofErr w:type="spellEnd"/>
      <w:r w:rsidRPr="00DB25C4">
        <w:rPr>
          <w:rFonts w:cstheme="minorHAnsi"/>
          <w:color w:val="000000" w:themeColor="text1"/>
        </w:rPr>
        <w:t xml:space="preserve"> </w:t>
      </w:r>
      <w:proofErr w:type="spellStart"/>
      <w:r w:rsidRPr="00DB25C4">
        <w:rPr>
          <w:rFonts w:cstheme="minorHAnsi"/>
          <w:color w:val="000000" w:themeColor="text1"/>
        </w:rPr>
        <w:t>pengelola</w:t>
      </w:r>
      <w:proofErr w:type="spellEnd"/>
      <w:r w:rsidRPr="00DB25C4">
        <w:rPr>
          <w:rFonts w:cstheme="minorHAnsi"/>
          <w:color w:val="000000" w:themeColor="text1"/>
        </w:rPr>
        <w:t xml:space="preserve"> </w:t>
      </w:r>
      <w:proofErr w:type="spellStart"/>
      <w:r w:rsidRPr="00DB25C4">
        <w:rPr>
          <w:rFonts w:cstheme="minorHAnsi"/>
          <w:color w:val="000000" w:themeColor="text1"/>
        </w:rPr>
        <w:t>mampu</w:t>
      </w:r>
      <w:proofErr w:type="spellEnd"/>
      <w:r w:rsidRPr="00DB25C4">
        <w:rPr>
          <w:rFonts w:cstheme="minorHAnsi"/>
          <w:color w:val="000000" w:themeColor="text1"/>
        </w:rPr>
        <w:t xml:space="preserve"> </w:t>
      </w:r>
      <w:proofErr w:type="spellStart"/>
      <w:r w:rsidRPr="00DB25C4">
        <w:rPr>
          <w:rFonts w:cstheme="minorHAnsi"/>
          <w:color w:val="000000" w:themeColor="text1"/>
        </w:rPr>
        <w:t>melaksanakan</w:t>
      </w:r>
      <w:proofErr w:type="spellEnd"/>
      <w:r w:rsidRPr="00DB25C4">
        <w:rPr>
          <w:rFonts w:cstheme="minorHAnsi"/>
          <w:color w:val="000000" w:themeColor="text1"/>
        </w:rPr>
        <w:t xml:space="preserve"> </w:t>
      </w:r>
      <w:proofErr w:type="spellStart"/>
      <w:r w:rsidRPr="00DB25C4">
        <w:rPr>
          <w:rFonts w:cstheme="minorHAnsi"/>
          <w:color w:val="000000" w:themeColor="text1"/>
        </w:rPr>
        <w:t>fungsi</w:t>
      </w:r>
      <w:proofErr w:type="spellEnd"/>
      <w:r w:rsidRPr="00DB25C4">
        <w:rPr>
          <w:rFonts w:cstheme="minorHAnsi"/>
          <w:color w:val="000000" w:themeColor="text1"/>
        </w:rPr>
        <w:t xml:space="preserve"> </w:t>
      </w:r>
      <w:proofErr w:type="spellStart"/>
      <w:r w:rsidRPr="00DB25C4">
        <w:rPr>
          <w:rFonts w:cstheme="minorHAnsi"/>
          <w:color w:val="000000" w:themeColor="text1"/>
        </w:rPr>
        <w:t>perencanaan</w:t>
      </w:r>
      <w:proofErr w:type="spellEnd"/>
      <w:r w:rsidRPr="00DB25C4">
        <w:rPr>
          <w:rFonts w:cstheme="minorHAnsi"/>
          <w:color w:val="000000" w:themeColor="text1"/>
        </w:rPr>
        <w:t xml:space="preserve">, </w:t>
      </w:r>
      <w:proofErr w:type="spellStart"/>
      <w:r w:rsidRPr="00DB25C4">
        <w:rPr>
          <w:rFonts w:cstheme="minorHAnsi"/>
          <w:color w:val="000000" w:themeColor="text1"/>
        </w:rPr>
        <w:t>pengorganisasian</w:t>
      </w:r>
      <w:proofErr w:type="spellEnd"/>
      <w:r w:rsidRPr="00DB25C4">
        <w:rPr>
          <w:rFonts w:cstheme="minorHAnsi"/>
          <w:color w:val="000000" w:themeColor="text1"/>
        </w:rPr>
        <w:t xml:space="preserve">, </w:t>
      </w:r>
      <w:proofErr w:type="spellStart"/>
      <w:r w:rsidRPr="00DB25C4">
        <w:rPr>
          <w:rFonts w:cstheme="minorHAnsi"/>
          <w:color w:val="000000" w:themeColor="text1"/>
        </w:rPr>
        <w:t>pengarahan</w:t>
      </w:r>
      <w:proofErr w:type="spellEnd"/>
      <w:r w:rsidRPr="00DB25C4">
        <w:rPr>
          <w:rFonts w:cstheme="minorHAnsi"/>
          <w:color w:val="000000" w:themeColor="text1"/>
        </w:rPr>
        <w:t xml:space="preserve">, dan </w:t>
      </w:r>
      <w:proofErr w:type="spellStart"/>
      <w:r w:rsidRPr="00DB25C4">
        <w:rPr>
          <w:rFonts w:cstheme="minorHAnsi"/>
          <w:color w:val="000000" w:themeColor="text1"/>
        </w:rPr>
        <w:t>pengendalian</w:t>
      </w:r>
      <w:proofErr w:type="spellEnd"/>
      <w:r w:rsidRPr="00DB25C4">
        <w:rPr>
          <w:rFonts w:cstheme="minorHAnsi"/>
          <w:color w:val="000000" w:themeColor="text1"/>
        </w:rPr>
        <w:t xml:space="preserve"> </w:t>
      </w:r>
      <w:proofErr w:type="spellStart"/>
      <w:r w:rsidRPr="00DB25C4">
        <w:rPr>
          <w:rFonts w:cstheme="minorHAnsi"/>
          <w:color w:val="000000" w:themeColor="text1"/>
        </w:rPr>
        <w:t>kepada</w:t>
      </w:r>
      <w:proofErr w:type="spellEnd"/>
      <w:r w:rsidRPr="00DB25C4">
        <w:rPr>
          <w:rFonts w:cstheme="minorHAnsi"/>
          <w:color w:val="000000" w:themeColor="text1"/>
        </w:rPr>
        <w:t xml:space="preserve"> </w:t>
      </w:r>
      <w:proofErr w:type="spellStart"/>
      <w:r w:rsidRPr="00DB25C4">
        <w:rPr>
          <w:rFonts w:cstheme="minorHAnsi"/>
          <w:color w:val="000000" w:themeColor="text1"/>
        </w:rPr>
        <w:t>seluruh</w:t>
      </w:r>
      <w:proofErr w:type="spellEnd"/>
      <w:r w:rsidRPr="00DB25C4">
        <w:rPr>
          <w:rFonts w:cstheme="minorHAnsi"/>
          <w:color w:val="000000" w:themeColor="text1"/>
        </w:rPr>
        <w:t xml:space="preserve"> </w:t>
      </w:r>
      <w:proofErr w:type="spellStart"/>
      <w:r w:rsidRPr="00DB25C4">
        <w:rPr>
          <w:rFonts w:cstheme="minorHAnsi"/>
          <w:color w:val="000000" w:themeColor="text1"/>
        </w:rPr>
        <w:t>unsur</w:t>
      </w:r>
      <w:proofErr w:type="spellEnd"/>
      <w:r w:rsidRPr="00DB25C4">
        <w:rPr>
          <w:rFonts w:cstheme="minorHAnsi"/>
          <w:color w:val="000000" w:themeColor="text1"/>
        </w:rPr>
        <w:t xml:space="preserve"> yang </w:t>
      </w:r>
      <w:proofErr w:type="spellStart"/>
      <w:r w:rsidRPr="00DB25C4">
        <w:rPr>
          <w:rFonts w:cstheme="minorHAnsi"/>
          <w:color w:val="000000" w:themeColor="text1"/>
        </w:rPr>
        <w:t>ada</w:t>
      </w:r>
      <w:proofErr w:type="spellEnd"/>
      <w:r w:rsidRPr="00DB25C4">
        <w:rPr>
          <w:rFonts w:cstheme="minorHAnsi"/>
          <w:color w:val="000000" w:themeColor="text1"/>
        </w:rPr>
        <w:t>.</w:t>
      </w:r>
    </w:p>
    <w:p w14:paraId="66B2CFA1"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74D4532A"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themeColor="text1"/>
        </w:rPr>
        <w:t>Secara</w:t>
      </w:r>
      <w:proofErr w:type="spellEnd"/>
      <w:r w:rsidRPr="00DB25C4">
        <w:rPr>
          <w:rFonts w:cstheme="minorHAnsi"/>
          <w:color w:val="000000" w:themeColor="text1"/>
        </w:rPr>
        <w:t xml:space="preserve"> </w:t>
      </w:r>
      <w:proofErr w:type="spellStart"/>
      <w:r w:rsidRPr="00DB25C4">
        <w:rPr>
          <w:rFonts w:cstheme="minorHAnsi"/>
          <w:color w:val="000000" w:themeColor="text1"/>
        </w:rPr>
        <w:t>bertahap</w:t>
      </w:r>
      <w:proofErr w:type="spellEnd"/>
      <w:r w:rsidRPr="00DB25C4">
        <w:rPr>
          <w:rFonts w:cstheme="minorHAnsi"/>
          <w:color w:val="000000" w:themeColor="text1"/>
        </w:rPr>
        <w:t xml:space="preserve"> </w:t>
      </w:r>
      <w:proofErr w:type="spellStart"/>
      <w:r w:rsidRPr="00DB25C4">
        <w:rPr>
          <w:rFonts w:cstheme="minorHAnsi"/>
          <w:color w:val="000000" w:themeColor="text1"/>
        </w:rPr>
        <w:t>pembahasan</w:t>
      </w:r>
      <w:proofErr w:type="spellEnd"/>
      <w:r w:rsidRPr="00DB25C4">
        <w:rPr>
          <w:rFonts w:cstheme="minorHAnsi"/>
          <w:color w:val="000000" w:themeColor="text1"/>
        </w:rPr>
        <w:t xml:space="preserve"> program-program </w:t>
      </w:r>
      <w:proofErr w:type="spellStart"/>
      <w:r w:rsidRPr="00DB25C4">
        <w:rPr>
          <w:rFonts w:cstheme="minorHAnsi"/>
          <w:color w:val="000000" w:themeColor="text1"/>
        </w:rPr>
        <w:t>pengembangan</w:t>
      </w:r>
      <w:proofErr w:type="spellEnd"/>
      <w:r w:rsidRPr="00DB25C4">
        <w:rPr>
          <w:rFonts w:cstheme="minorHAnsi"/>
          <w:color w:val="000000" w:themeColor="text1"/>
        </w:rPr>
        <w:t xml:space="preserve"> </w:t>
      </w:r>
      <w:proofErr w:type="spellStart"/>
      <w:r w:rsidRPr="00DB25C4">
        <w:rPr>
          <w:rFonts w:cstheme="minorHAnsi"/>
          <w:color w:val="000000" w:themeColor="text1"/>
        </w:rPr>
        <w:t>fakultas</w:t>
      </w:r>
      <w:proofErr w:type="spellEnd"/>
      <w:r w:rsidRPr="00DB25C4">
        <w:rPr>
          <w:rFonts w:cstheme="minorHAnsi"/>
          <w:color w:val="000000" w:themeColor="text1"/>
        </w:rPr>
        <w:t xml:space="preserve"> dan </w:t>
      </w:r>
      <w:proofErr w:type="spellStart"/>
      <w:r w:rsidRPr="00DB25C4">
        <w:rPr>
          <w:rFonts w:cstheme="minorHAnsi"/>
          <w:color w:val="000000" w:themeColor="text1"/>
        </w:rPr>
        <w:t>prodi</w:t>
      </w:r>
      <w:proofErr w:type="spellEnd"/>
      <w:r w:rsidRPr="00DB25C4">
        <w:rPr>
          <w:rFonts w:cstheme="minorHAnsi"/>
          <w:color w:val="000000" w:themeColor="text1"/>
        </w:rPr>
        <w:t xml:space="preserve"> </w:t>
      </w:r>
      <w:proofErr w:type="spellStart"/>
      <w:r w:rsidRPr="00DB25C4">
        <w:rPr>
          <w:rFonts w:cstheme="minorHAnsi"/>
          <w:color w:val="000000" w:themeColor="text1"/>
        </w:rPr>
        <w:t>dilaksanakan</w:t>
      </w:r>
      <w:proofErr w:type="spellEnd"/>
      <w:r w:rsidRPr="00DB25C4">
        <w:rPr>
          <w:rFonts w:cstheme="minorHAnsi"/>
          <w:color w:val="000000" w:themeColor="text1"/>
        </w:rPr>
        <w:t xml:space="preserve"> di </w:t>
      </w:r>
      <w:proofErr w:type="spellStart"/>
      <w:r w:rsidRPr="00DB25C4">
        <w:rPr>
          <w:rFonts w:cstheme="minorHAnsi"/>
          <w:color w:val="000000" w:themeColor="text1"/>
        </w:rPr>
        <w:t>tingkat</w:t>
      </w:r>
      <w:proofErr w:type="spellEnd"/>
      <w:r w:rsidRPr="00DB25C4">
        <w:rPr>
          <w:rFonts w:cstheme="minorHAnsi"/>
          <w:color w:val="000000" w:themeColor="text1"/>
        </w:rPr>
        <w:t xml:space="preserve"> </w:t>
      </w:r>
      <w:proofErr w:type="spellStart"/>
      <w:r w:rsidRPr="00DB25C4">
        <w:rPr>
          <w:rFonts w:cstheme="minorHAnsi"/>
          <w:color w:val="000000" w:themeColor="text1"/>
        </w:rPr>
        <w:t>fakultas</w:t>
      </w:r>
      <w:proofErr w:type="spellEnd"/>
      <w:r w:rsidRPr="00DB25C4">
        <w:rPr>
          <w:rFonts w:cstheme="minorHAnsi"/>
          <w:color w:val="000000" w:themeColor="text1"/>
        </w:rPr>
        <w:t xml:space="preserve">. </w:t>
      </w:r>
      <w:proofErr w:type="spellStart"/>
      <w:r w:rsidRPr="00DB25C4">
        <w:rPr>
          <w:rFonts w:cstheme="minorHAnsi"/>
          <w:color w:val="000000" w:themeColor="text1"/>
        </w:rPr>
        <w:t>Selanjutnya</w:t>
      </w:r>
      <w:proofErr w:type="spellEnd"/>
      <w:r w:rsidRPr="00DB25C4">
        <w:rPr>
          <w:rFonts w:cstheme="minorHAnsi"/>
          <w:color w:val="000000" w:themeColor="text1"/>
        </w:rPr>
        <w:t xml:space="preserve">, program </w:t>
      </w:r>
      <w:proofErr w:type="spellStart"/>
      <w:r w:rsidRPr="00DB25C4">
        <w:rPr>
          <w:rFonts w:cstheme="minorHAnsi"/>
          <w:color w:val="000000" w:themeColor="text1"/>
        </w:rPr>
        <w:t>kerja</w:t>
      </w:r>
      <w:proofErr w:type="spellEnd"/>
      <w:r w:rsidRPr="00DB25C4">
        <w:rPr>
          <w:rFonts w:cstheme="minorHAnsi"/>
          <w:color w:val="000000" w:themeColor="text1"/>
        </w:rPr>
        <w:t xml:space="preserve"> </w:t>
      </w:r>
      <w:proofErr w:type="spellStart"/>
      <w:r w:rsidRPr="00DB25C4">
        <w:rPr>
          <w:rFonts w:cstheme="minorHAnsi"/>
          <w:color w:val="000000" w:themeColor="text1"/>
        </w:rPr>
        <w:t>fakultas</w:t>
      </w:r>
      <w:proofErr w:type="spellEnd"/>
      <w:r w:rsidRPr="00DB25C4">
        <w:rPr>
          <w:rFonts w:cstheme="minorHAnsi"/>
          <w:color w:val="000000" w:themeColor="text1"/>
        </w:rPr>
        <w:t xml:space="preserve"> </w:t>
      </w:r>
      <w:proofErr w:type="spellStart"/>
      <w:r w:rsidRPr="00DB25C4">
        <w:rPr>
          <w:rFonts w:cstheme="minorHAnsi"/>
          <w:color w:val="000000" w:themeColor="text1"/>
        </w:rPr>
        <w:t>disusun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satu</w:t>
      </w:r>
      <w:proofErr w:type="spellEnd"/>
      <w:r w:rsidRPr="00DB25C4">
        <w:rPr>
          <w:rFonts w:cstheme="minorHAnsi"/>
          <w:color w:val="000000" w:themeColor="text1"/>
        </w:rPr>
        <w:t xml:space="preserve"> </w:t>
      </w:r>
      <w:proofErr w:type="spellStart"/>
      <w:r w:rsidRPr="00DB25C4">
        <w:rPr>
          <w:rFonts w:cstheme="minorHAnsi"/>
          <w:color w:val="000000" w:themeColor="text1"/>
        </w:rPr>
        <w:t>tahun</w:t>
      </w:r>
      <w:proofErr w:type="spellEnd"/>
      <w:r w:rsidRPr="00DB25C4">
        <w:rPr>
          <w:rFonts w:cstheme="minorHAnsi"/>
          <w:color w:val="000000" w:themeColor="text1"/>
        </w:rPr>
        <w:t xml:space="preserve"> </w:t>
      </w:r>
      <w:proofErr w:type="spellStart"/>
      <w:r w:rsidRPr="00DB25C4">
        <w:rPr>
          <w:rFonts w:cstheme="minorHAnsi"/>
          <w:color w:val="000000" w:themeColor="text1"/>
        </w:rPr>
        <w:t>secara</w:t>
      </w:r>
      <w:proofErr w:type="spellEnd"/>
      <w:r w:rsidRPr="00DB25C4">
        <w:rPr>
          <w:rFonts w:cstheme="minorHAnsi"/>
          <w:color w:val="000000" w:themeColor="text1"/>
        </w:rPr>
        <w:t xml:space="preserve"> </w:t>
      </w:r>
      <w:proofErr w:type="spellStart"/>
      <w:r w:rsidRPr="00DB25C4">
        <w:rPr>
          <w:rFonts w:cstheme="minorHAnsi"/>
          <w:color w:val="000000" w:themeColor="text1"/>
        </w:rPr>
        <w:t>operasional</w:t>
      </w:r>
      <w:proofErr w:type="spellEnd"/>
      <w:r w:rsidRPr="00DB25C4">
        <w:rPr>
          <w:rFonts w:cstheme="minorHAnsi"/>
          <w:color w:val="000000" w:themeColor="text1"/>
        </w:rPr>
        <w:t xml:space="preserve">, </w:t>
      </w:r>
      <w:proofErr w:type="spellStart"/>
      <w:r w:rsidRPr="00DB25C4">
        <w:rPr>
          <w:rFonts w:cstheme="minorHAnsi"/>
          <w:color w:val="000000" w:themeColor="text1"/>
        </w:rPr>
        <w:t>sedangkan</w:t>
      </w:r>
      <w:proofErr w:type="spellEnd"/>
      <w:r w:rsidRPr="00DB25C4">
        <w:rPr>
          <w:rFonts w:cstheme="minorHAnsi"/>
          <w:color w:val="000000" w:themeColor="text1"/>
        </w:rPr>
        <w:t xml:space="preserve"> program </w:t>
      </w:r>
      <w:proofErr w:type="spellStart"/>
      <w:r w:rsidRPr="00DB25C4">
        <w:rPr>
          <w:rFonts w:cstheme="minorHAnsi"/>
          <w:color w:val="000000" w:themeColor="text1"/>
        </w:rPr>
        <w:t>pengembangan</w:t>
      </w:r>
      <w:proofErr w:type="spellEnd"/>
      <w:r w:rsidRPr="00DB25C4">
        <w:rPr>
          <w:rFonts w:cstheme="minorHAnsi"/>
          <w:color w:val="000000" w:themeColor="text1"/>
        </w:rPr>
        <w:t xml:space="preserve"> </w:t>
      </w:r>
      <w:proofErr w:type="spellStart"/>
      <w:r w:rsidRPr="00DB25C4">
        <w:rPr>
          <w:rFonts w:cstheme="minorHAnsi"/>
          <w:color w:val="000000" w:themeColor="text1"/>
        </w:rPr>
        <w:t>prodi</w:t>
      </w:r>
      <w:proofErr w:type="spellEnd"/>
      <w:r w:rsidRPr="00DB25C4">
        <w:rPr>
          <w:rFonts w:cstheme="minorHAnsi"/>
          <w:color w:val="000000" w:themeColor="text1"/>
        </w:rPr>
        <w:t xml:space="preserve"> </w:t>
      </w:r>
      <w:proofErr w:type="spellStart"/>
      <w:r w:rsidRPr="00DB25C4">
        <w:rPr>
          <w:rFonts w:cstheme="minorHAnsi"/>
          <w:color w:val="000000" w:themeColor="text1"/>
        </w:rPr>
        <w:t>dibawa</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forum </w:t>
      </w:r>
      <w:proofErr w:type="spellStart"/>
      <w:r w:rsidRPr="00DB25C4">
        <w:rPr>
          <w:rFonts w:cstheme="minorHAnsi"/>
          <w:color w:val="000000" w:themeColor="text1"/>
        </w:rPr>
        <w:t>rapat</w:t>
      </w:r>
      <w:proofErr w:type="spellEnd"/>
      <w:r w:rsidRPr="00DB25C4">
        <w:rPr>
          <w:rFonts w:cstheme="minorHAnsi"/>
          <w:color w:val="000000" w:themeColor="text1"/>
        </w:rPr>
        <w:t xml:space="preserve"> </w:t>
      </w:r>
      <w:proofErr w:type="spellStart"/>
      <w:r w:rsidRPr="00DB25C4">
        <w:rPr>
          <w:rFonts w:cstheme="minorHAnsi"/>
          <w:color w:val="000000" w:themeColor="text1"/>
        </w:rPr>
        <w:t>kerja</w:t>
      </w:r>
      <w:proofErr w:type="spellEnd"/>
      <w:r w:rsidRPr="00DB25C4">
        <w:rPr>
          <w:rFonts w:cstheme="minorHAnsi"/>
          <w:color w:val="000000" w:themeColor="text1"/>
        </w:rPr>
        <w:t xml:space="preserve"> masing-masing </w:t>
      </w:r>
      <w:proofErr w:type="spellStart"/>
      <w:r w:rsidRPr="00DB25C4">
        <w:rPr>
          <w:rFonts w:cstheme="minorHAnsi"/>
          <w:color w:val="000000" w:themeColor="text1"/>
        </w:rPr>
        <w:t>prodi</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dijabarkan</w:t>
      </w:r>
      <w:proofErr w:type="spellEnd"/>
      <w:r w:rsidRPr="00DB25C4">
        <w:rPr>
          <w:rFonts w:cstheme="minorHAnsi"/>
          <w:color w:val="000000" w:themeColor="text1"/>
        </w:rPr>
        <w:t xml:space="preserve"> </w:t>
      </w:r>
      <w:proofErr w:type="spellStart"/>
      <w:r w:rsidRPr="00DB25C4">
        <w:rPr>
          <w:rFonts w:cstheme="minorHAnsi"/>
          <w:color w:val="000000" w:themeColor="text1"/>
        </w:rPr>
        <w:t>lebih</w:t>
      </w:r>
      <w:proofErr w:type="spellEnd"/>
      <w:r w:rsidRPr="00DB25C4">
        <w:rPr>
          <w:rFonts w:cstheme="minorHAnsi"/>
          <w:color w:val="000000" w:themeColor="text1"/>
        </w:rPr>
        <w:t xml:space="preserve"> </w:t>
      </w:r>
      <w:proofErr w:type="spellStart"/>
      <w:r w:rsidRPr="00DB25C4">
        <w:rPr>
          <w:rFonts w:cstheme="minorHAnsi"/>
          <w:color w:val="000000" w:themeColor="text1"/>
        </w:rPr>
        <w:t>operasional</w:t>
      </w:r>
      <w:proofErr w:type="spellEnd"/>
      <w:r w:rsidRPr="00DB25C4">
        <w:rPr>
          <w:rFonts w:cstheme="minorHAnsi"/>
          <w:color w:val="000000" w:themeColor="text1"/>
        </w:rPr>
        <w:t xml:space="preserve">. </w:t>
      </w:r>
      <w:proofErr w:type="spellStart"/>
      <w:r w:rsidRPr="00DB25C4">
        <w:rPr>
          <w:rFonts w:cstheme="minorHAnsi"/>
          <w:color w:val="000000" w:themeColor="text1"/>
        </w:rPr>
        <w:t>Sejak</w:t>
      </w:r>
      <w:proofErr w:type="spellEnd"/>
      <w:r w:rsidRPr="00DB25C4">
        <w:rPr>
          <w:rFonts w:cstheme="minorHAnsi"/>
          <w:color w:val="000000" w:themeColor="text1"/>
        </w:rPr>
        <w:t xml:space="preserve"> </w:t>
      </w:r>
      <w:proofErr w:type="spellStart"/>
      <w:r w:rsidRPr="00DB25C4">
        <w:rPr>
          <w:rFonts w:cstheme="minorHAnsi"/>
          <w:color w:val="000000" w:themeColor="text1"/>
        </w:rPr>
        <w:t>tahun</w:t>
      </w:r>
      <w:proofErr w:type="spellEnd"/>
      <w:r w:rsidRPr="00DB25C4">
        <w:rPr>
          <w:rFonts w:cstheme="minorHAnsi"/>
          <w:color w:val="000000" w:themeColor="text1"/>
        </w:rPr>
        <w:t xml:space="preserve"> 2021/2022 </w:t>
      </w:r>
      <w:proofErr w:type="spellStart"/>
      <w:r w:rsidRPr="00DB25C4">
        <w:rPr>
          <w:rFonts w:cstheme="minorHAnsi"/>
          <w:color w:val="000000" w:themeColor="text1"/>
        </w:rPr>
        <w:t>rencana</w:t>
      </w:r>
      <w:proofErr w:type="spellEnd"/>
      <w:r w:rsidRPr="00DB25C4">
        <w:rPr>
          <w:rFonts w:cstheme="minorHAnsi"/>
          <w:color w:val="000000" w:themeColor="text1"/>
        </w:rPr>
        <w:t xml:space="preserve"> </w:t>
      </w:r>
      <w:proofErr w:type="spellStart"/>
      <w:r w:rsidRPr="00DB25C4">
        <w:rPr>
          <w:rFonts w:cstheme="minorHAnsi"/>
          <w:color w:val="000000" w:themeColor="text1"/>
        </w:rPr>
        <w:t>ini</w:t>
      </w:r>
      <w:proofErr w:type="spellEnd"/>
      <w:r w:rsidRPr="00DB25C4">
        <w:rPr>
          <w:rFonts w:cstheme="minorHAnsi"/>
          <w:color w:val="000000" w:themeColor="text1"/>
        </w:rPr>
        <w:t xml:space="preserve"> </w:t>
      </w:r>
      <w:proofErr w:type="spellStart"/>
      <w:r w:rsidRPr="00DB25C4">
        <w:rPr>
          <w:rFonts w:cstheme="minorHAnsi"/>
          <w:color w:val="000000" w:themeColor="text1"/>
        </w:rPr>
        <w:t>sudah</w:t>
      </w:r>
      <w:proofErr w:type="spellEnd"/>
      <w:r w:rsidRPr="00DB25C4">
        <w:rPr>
          <w:rFonts w:cstheme="minorHAnsi"/>
          <w:color w:val="000000" w:themeColor="text1"/>
        </w:rPr>
        <w:t xml:space="preserve"> </w:t>
      </w:r>
      <w:proofErr w:type="spellStart"/>
      <w:r w:rsidRPr="00DB25C4">
        <w:rPr>
          <w:rFonts w:cstheme="minorHAnsi"/>
          <w:color w:val="000000" w:themeColor="text1"/>
        </w:rPr>
        <w:t>dituangkan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bentuk</w:t>
      </w:r>
      <w:proofErr w:type="spellEnd"/>
      <w:r w:rsidRPr="00DB25C4">
        <w:rPr>
          <w:rFonts w:cstheme="minorHAnsi"/>
          <w:color w:val="000000" w:themeColor="text1"/>
        </w:rPr>
        <w:t xml:space="preserve"> </w:t>
      </w:r>
      <w:hyperlink r:id="rId43" w:history="1">
        <w:proofErr w:type="spellStart"/>
        <w:r w:rsidRPr="00DB25C4">
          <w:rPr>
            <w:rStyle w:val="Hyperlink"/>
            <w:rFonts w:cstheme="minorHAnsi"/>
          </w:rPr>
          <w:t>Renstra</w:t>
        </w:r>
        <w:proofErr w:type="spellEnd"/>
        <w:r w:rsidRPr="00DB25C4">
          <w:rPr>
            <w:rStyle w:val="Hyperlink"/>
            <w:rFonts w:cstheme="minorHAnsi"/>
          </w:rPr>
          <w:t xml:space="preserve"> FBS</w:t>
        </w:r>
      </w:hyperlink>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program </w:t>
      </w:r>
      <w:proofErr w:type="spellStart"/>
      <w:r w:rsidRPr="00DB25C4">
        <w:rPr>
          <w:rFonts w:cstheme="minorHAnsi"/>
          <w:color w:val="000000" w:themeColor="text1"/>
        </w:rPr>
        <w:t>pengembangan</w:t>
      </w:r>
      <w:proofErr w:type="spellEnd"/>
      <w:r w:rsidRPr="00DB25C4">
        <w:rPr>
          <w:rFonts w:cstheme="minorHAnsi"/>
          <w:color w:val="000000" w:themeColor="text1"/>
        </w:rPr>
        <w:t xml:space="preserve"> yang </w:t>
      </w:r>
      <w:proofErr w:type="spellStart"/>
      <w:r w:rsidRPr="00DB25C4">
        <w:rPr>
          <w:rFonts w:cstheme="minorHAnsi"/>
          <w:color w:val="000000" w:themeColor="text1"/>
        </w:rPr>
        <w:t>dikelola</w:t>
      </w:r>
      <w:proofErr w:type="spellEnd"/>
      <w:r w:rsidRPr="00DB25C4">
        <w:rPr>
          <w:rFonts w:cstheme="minorHAnsi"/>
          <w:color w:val="000000" w:themeColor="text1"/>
        </w:rPr>
        <w:t xml:space="preserve"> </w:t>
      </w:r>
      <w:proofErr w:type="spellStart"/>
      <w:r w:rsidRPr="00DB25C4">
        <w:rPr>
          <w:rFonts w:cstheme="minorHAnsi"/>
          <w:color w:val="000000" w:themeColor="text1"/>
        </w:rPr>
        <w:t>langsung</w:t>
      </w:r>
      <w:proofErr w:type="spellEnd"/>
      <w:r w:rsidRPr="00DB25C4">
        <w:rPr>
          <w:rFonts w:cstheme="minorHAnsi"/>
          <w:color w:val="000000" w:themeColor="text1"/>
        </w:rPr>
        <w:t xml:space="preserve"> oleh </w:t>
      </w:r>
      <w:proofErr w:type="spellStart"/>
      <w:r w:rsidRPr="00DB25C4">
        <w:rPr>
          <w:rFonts w:cstheme="minorHAnsi"/>
          <w:color w:val="000000" w:themeColor="text1"/>
        </w:rPr>
        <w:t>fakultas</w:t>
      </w:r>
      <w:proofErr w:type="spellEnd"/>
      <w:r w:rsidRPr="00DB25C4">
        <w:rPr>
          <w:rFonts w:cstheme="minorHAnsi"/>
          <w:color w:val="000000" w:themeColor="text1"/>
        </w:rPr>
        <w:t xml:space="preserve">, </w:t>
      </w:r>
      <w:proofErr w:type="spellStart"/>
      <w:r w:rsidRPr="00DB25C4">
        <w:rPr>
          <w:rFonts w:cstheme="minorHAnsi"/>
          <w:color w:val="000000" w:themeColor="text1"/>
        </w:rPr>
        <w:t>sedangkan</w:t>
      </w:r>
      <w:proofErr w:type="spellEnd"/>
      <w:r w:rsidRPr="00DB25C4">
        <w:rPr>
          <w:rFonts w:cstheme="minorHAnsi"/>
          <w:color w:val="000000" w:themeColor="text1"/>
        </w:rPr>
        <w:t xml:space="preserve"> </w:t>
      </w:r>
      <w:proofErr w:type="spellStart"/>
      <w:r w:rsidRPr="00DB25C4">
        <w:rPr>
          <w:rFonts w:cstheme="minorHAnsi"/>
          <w:color w:val="000000" w:themeColor="text1"/>
        </w:rPr>
        <w:t>Renstra</w:t>
      </w:r>
      <w:proofErr w:type="spellEnd"/>
      <w:r w:rsidRPr="00DB25C4">
        <w:rPr>
          <w:rFonts w:cstheme="minorHAnsi"/>
          <w:color w:val="000000" w:themeColor="text1"/>
        </w:rPr>
        <w:t xml:space="preserve"> Prodi </w:t>
      </w:r>
      <w:proofErr w:type="spellStart"/>
      <w:r w:rsidRPr="00DB25C4">
        <w:rPr>
          <w:rFonts w:cstheme="minorHAnsi"/>
          <w:color w:val="000000" w:themeColor="text1"/>
        </w:rPr>
        <w:t>untuk</w:t>
      </w:r>
      <w:proofErr w:type="spellEnd"/>
      <w:r w:rsidRPr="00DB25C4">
        <w:rPr>
          <w:rFonts w:cstheme="minorHAnsi"/>
          <w:color w:val="000000" w:themeColor="text1"/>
        </w:rPr>
        <w:t xml:space="preserve"> program </w:t>
      </w:r>
      <w:proofErr w:type="spellStart"/>
      <w:r w:rsidRPr="00DB25C4">
        <w:rPr>
          <w:rFonts w:cstheme="minorHAnsi"/>
          <w:color w:val="000000" w:themeColor="text1"/>
        </w:rPr>
        <w:t>pengembangan</w:t>
      </w:r>
      <w:proofErr w:type="spellEnd"/>
      <w:r w:rsidRPr="00DB25C4">
        <w:rPr>
          <w:rFonts w:cstheme="minorHAnsi"/>
          <w:color w:val="000000" w:themeColor="text1"/>
        </w:rPr>
        <w:t xml:space="preserve"> yang </w:t>
      </w:r>
      <w:proofErr w:type="spellStart"/>
      <w:r w:rsidRPr="00DB25C4">
        <w:rPr>
          <w:rFonts w:cstheme="minorHAnsi"/>
          <w:color w:val="000000" w:themeColor="text1"/>
        </w:rPr>
        <w:t>dikelola</w:t>
      </w:r>
      <w:proofErr w:type="spellEnd"/>
      <w:r w:rsidRPr="00DB25C4">
        <w:rPr>
          <w:rFonts w:cstheme="minorHAnsi"/>
          <w:color w:val="000000" w:themeColor="text1"/>
        </w:rPr>
        <w:t xml:space="preserve"> </w:t>
      </w:r>
      <w:proofErr w:type="spellStart"/>
      <w:r w:rsidRPr="00DB25C4">
        <w:rPr>
          <w:rFonts w:cstheme="minorHAnsi"/>
          <w:color w:val="000000" w:themeColor="text1"/>
        </w:rPr>
        <w:t>prodi</w:t>
      </w:r>
      <w:proofErr w:type="spellEnd"/>
      <w:r w:rsidRPr="00DB25C4">
        <w:rPr>
          <w:rFonts w:cstheme="minorHAnsi"/>
          <w:color w:val="000000" w:themeColor="text1"/>
        </w:rPr>
        <w:t xml:space="preserve"> di </w:t>
      </w:r>
      <w:proofErr w:type="spellStart"/>
      <w:r w:rsidRPr="00DB25C4">
        <w:rPr>
          <w:rFonts w:cstheme="minorHAnsi"/>
          <w:color w:val="000000" w:themeColor="text1"/>
        </w:rPr>
        <w:t>bawah</w:t>
      </w:r>
      <w:proofErr w:type="spellEnd"/>
      <w:r w:rsidRPr="00DB25C4">
        <w:rPr>
          <w:rFonts w:cstheme="minorHAnsi"/>
          <w:color w:val="000000" w:themeColor="text1"/>
        </w:rPr>
        <w:t xml:space="preserve"> </w:t>
      </w:r>
      <w:proofErr w:type="spellStart"/>
      <w:r w:rsidRPr="00DB25C4">
        <w:rPr>
          <w:rFonts w:cstheme="minorHAnsi"/>
          <w:color w:val="000000" w:themeColor="text1"/>
        </w:rPr>
        <w:t>koordinasi</w:t>
      </w:r>
      <w:proofErr w:type="spellEnd"/>
      <w:r w:rsidRPr="00DB25C4">
        <w:rPr>
          <w:rFonts w:cstheme="minorHAnsi"/>
          <w:color w:val="000000" w:themeColor="text1"/>
        </w:rPr>
        <w:t xml:space="preserve"> FBS UMC.</w:t>
      </w:r>
    </w:p>
    <w:p w14:paraId="10875FE2"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34760AB0"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themeColor="text1"/>
        </w:rPr>
        <w:lastRenderedPageBreak/>
        <w:t>Dalam</w:t>
      </w:r>
      <w:proofErr w:type="spellEnd"/>
      <w:r w:rsidRPr="00DB25C4">
        <w:rPr>
          <w:rFonts w:cstheme="minorHAnsi"/>
          <w:color w:val="000000" w:themeColor="text1"/>
        </w:rPr>
        <w:t xml:space="preserve"> </w:t>
      </w:r>
      <w:proofErr w:type="spellStart"/>
      <w:r w:rsidRPr="00DB25C4">
        <w:rPr>
          <w:rFonts w:cstheme="minorHAnsi"/>
          <w:color w:val="000000" w:themeColor="text1"/>
        </w:rPr>
        <w:t>rangka</w:t>
      </w:r>
      <w:proofErr w:type="spellEnd"/>
      <w:r w:rsidRPr="00DB25C4">
        <w:rPr>
          <w:rFonts w:cstheme="minorHAnsi"/>
          <w:color w:val="000000" w:themeColor="text1"/>
        </w:rPr>
        <w:t xml:space="preserve"> </w:t>
      </w: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Tri Dharma UMC, </w:t>
      </w:r>
      <w:proofErr w:type="spellStart"/>
      <w:r w:rsidRPr="00DB25C4">
        <w:rPr>
          <w:rFonts w:cstheme="minorHAnsi"/>
          <w:color w:val="000000" w:themeColor="text1"/>
        </w:rPr>
        <w:t>Renstra</w:t>
      </w:r>
      <w:proofErr w:type="spellEnd"/>
      <w:r w:rsidRPr="00DB25C4">
        <w:rPr>
          <w:rFonts w:cstheme="minorHAnsi"/>
          <w:color w:val="000000" w:themeColor="text1"/>
        </w:rPr>
        <w:t xml:space="preserve"> FBS dan PPBM yang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disusun</w:t>
      </w:r>
      <w:proofErr w:type="spellEnd"/>
      <w:r w:rsidRPr="00DB25C4">
        <w:rPr>
          <w:rFonts w:cstheme="minorHAnsi"/>
          <w:color w:val="000000" w:themeColor="text1"/>
        </w:rPr>
        <w:t xml:space="preserve"> </w:t>
      </w:r>
      <w:proofErr w:type="spellStart"/>
      <w:r w:rsidRPr="00DB25C4">
        <w:rPr>
          <w:rFonts w:cstheme="minorHAnsi"/>
          <w:color w:val="000000" w:themeColor="text1"/>
        </w:rPr>
        <w:t>bersama</w:t>
      </w:r>
      <w:proofErr w:type="spellEnd"/>
      <w:r w:rsidRPr="00DB25C4">
        <w:rPr>
          <w:rFonts w:cstheme="minorHAnsi"/>
          <w:color w:val="000000" w:themeColor="text1"/>
        </w:rPr>
        <w:t xml:space="preserve"> dan </w:t>
      </w:r>
      <w:proofErr w:type="spellStart"/>
      <w:r w:rsidRPr="00DB25C4">
        <w:rPr>
          <w:rFonts w:cstheme="minorHAnsi"/>
          <w:color w:val="000000" w:themeColor="text1"/>
        </w:rPr>
        <w:t>dijalankan</w:t>
      </w:r>
      <w:proofErr w:type="spellEnd"/>
      <w:r w:rsidRPr="00DB25C4">
        <w:rPr>
          <w:rFonts w:cstheme="minorHAnsi"/>
          <w:color w:val="000000" w:themeColor="text1"/>
        </w:rPr>
        <w:t xml:space="preserve"> </w:t>
      </w:r>
      <w:proofErr w:type="spellStart"/>
      <w:r w:rsidRPr="00DB25C4">
        <w:rPr>
          <w:rFonts w:cstheme="minorHAnsi"/>
          <w:color w:val="000000" w:themeColor="text1"/>
        </w:rPr>
        <w:t>selama</w:t>
      </w:r>
      <w:proofErr w:type="spellEnd"/>
      <w:r w:rsidRPr="00DB25C4">
        <w:rPr>
          <w:rFonts w:cstheme="minorHAnsi"/>
          <w:color w:val="000000" w:themeColor="text1"/>
        </w:rPr>
        <w:t xml:space="preserve"> </w:t>
      </w:r>
      <w:proofErr w:type="spellStart"/>
      <w:r w:rsidRPr="00DB25C4">
        <w:rPr>
          <w:rFonts w:cstheme="minorHAnsi"/>
          <w:color w:val="000000" w:themeColor="text1"/>
        </w:rPr>
        <w:t>satu</w:t>
      </w:r>
      <w:proofErr w:type="spellEnd"/>
      <w:r w:rsidRPr="00DB25C4">
        <w:rPr>
          <w:rFonts w:cstheme="minorHAnsi"/>
          <w:color w:val="000000" w:themeColor="text1"/>
        </w:rPr>
        <w:t xml:space="preserve"> </w:t>
      </w:r>
      <w:proofErr w:type="spellStart"/>
      <w:r w:rsidRPr="00DB25C4">
        <w:rPr>
          <w:rFonts w:cstheme="minorHAnsi"/>
          <w:color w:val="000000" w:themeColor="text1"/>
        </w:rPr>
        <w:t>tahun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w:t>
      </w:r>
      <w:proofErr w:type="spellStart"/>
      <w:r w:rsidRPr="00DB25C4">
        <w:rPr>
          <w:rFonts w:cstheme="minorHAnsi"/>
          <w:color w:val="000000" w:themeColor="text1"/>
        </w:rPr>
        <w:t>dievaluasi</w:t>
      </w:r>
      <w:proofErr w:type="spellEnd"/>
      <w:r w:rsidRPr="00DB25C4">
        <w:rPr>
          <w:rFonts w:cstheme="minorHAnsi"/>
          <w:color w:val="000000" w:themeColor="text1"/>
        </w:rPr>
        <w:t xml:space="preserve">. Pada </w:t>
      </w:r>
      <w:proofErr w:type="spellStart"/>
      <w:r w:rsidRPr="00DB25C4">
        <w:rPr>
          <w:rFonts w:cstheme="minorHAnsi"/>
          <w:color w:val="000000" w:themeColor="text1"/>
        </w:rPr>
        <w:t>setiap</w:t>
      </w:r>
      <w:proofErr w:type="spellEnd"/>
      <w:r w:rsidRPr="00DB25C4">
        <w:rPr>
          <w:rFonts w:cstheme="minorHAnsi"/>
          <w:color w:val="000000" w:themeColor="text1"/>
        </w:rPr>
        <w:t xml:space="preserve"> semester, </w:t>
      </w:r>
      <w:proofErr w:type="spellStart"/>
      <w:r w:rsidRPr="00DB25C4">
        <w:rPr>
          <w:rFonts w:cstheme="minorHAnsi"/>
          <w:color w:val="000000" w:themeColor="text1"/>
        </w:rPr>
        <w:t>Dekan</w:t>
      </w:r>
      <w:proofErr w:type="spellEnd"/>
      <w:r w:rsidRPr="00DB25C4">
        <w:rPr>
          <w:rFonts w:cstheme="minorHAnsi"/>
          <w:color w:val="000000" w:themeColor="text1"/>
        </w:rPr>
        <w:t xml:space="preserve"> </w:t>
      </w:r>
      <w:proofErr w:type="spellStart"/>
      <w:r w:rsidRPr="00DB25C4">
        <w:rPr>
          <w:rFonts w:cstheme="minorHAnsi"/>
          <w:color w:val="000000" w:themeColor="text1"/>
        </w:rPr>
        <w:t>berkoordinasi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Kaprodi</w:t>
      </w:r>
      <w:proofErr w:type="spellEnd"/>
      <w:r w:rsidRPr="00DB25C4">
        <w:rPr>
          <w:rFonts w:cstheme="minorHAnsi"/>
          <w:color w:val="000000" w:themeColor="text1"/>
        </w:rPr>
        <w:t xml:space="preserve"> dan Lembaga </w:t>
      </w:r>
      <w:proofErr w:type="spellStart"/>
      <w:r w:rsidRPr="00DB25C4">
        <w:rPr>
          <w:rFonts w:cstheme="minorHAnsi"/>
          <w:color w:val="000000" w:themeColor="text1"/>
        </w:rPr>
        <w:t>Penjaminan</w:t>
      </w:r>
      <w:proofErr w:type="spellEnd"/>
      <w:r w:rsidRPr="00DB25C4">
        <w:rPr>
          <w:rFonts w:cstheme="minorHAnsi"/>
          <w:color w:val="000000" w:themeColor="text1"/>
        </w:rPr>
        <w:t xml:space="preserve"> </w:t>
      </w:r>
      <w:proofErr w:type="spellStart"/>
      <w:r w:rsidRPr="00DB25C4">
        <w:rPr>
          <w:rFonts w:cstheme="minorHAnsi"/>
          <w:color w:val="000000" w:themeColor="text1"/>
        </w:rPr>
        <w:t>Mutu</w:t>
      </w:r>
      <w:proofErr w:type="spellEnd"/>
      <w:r w:rsidRPr="00DB25C4">
        <w:rPr>
          <w:rFonts w:cstheme="minorHAnsi"/>
          <w:color w:val="000000" w:themeColor="text1"/>
        </w:rPr>
        <w:t xml:space="preserve"> </w:t>
      </w:r>
      <w:proofErr w:type="spellStart"/>
      <w:r w:rsidRPr="00DB25C4">
        <w:rPr>
          <w:rFonts w:cstheme="minorHAnsi"/>
          <w:color w:val="000000" w:themeColor="text1"/>
        </w:rPr>
        <w:t>melakukan</w:t>
      </w:r>
      <w:proofErr w:type="spellEnd"/>
      <w:r w:rsidRPr="00DB25C4">
        <w:rPr>
          <w:rFonts w:cstheme="minorHAnsi"/>
          <w:color w:val="000000" w:themeColor="text1"/>
        </w:rPr>
        <w:t xml:space="preserve"> </w:t>
      </w:r>
      <w:proofErr w:type="spellStart"/>
      <w:r w:rsidRPr="00DB25C4">
        <w:rPr>
          <w:rFonts w:cstheme="minorHAnsi"/>
          <w:color w:val="000000" w:themeColor="text1"/>
        </w:rPr>
        <w:t>evaluasi</w:t>
      </w:r>
      <w:proofErr w:type="spellEnd"/>
      <w:r w:rsidRPr="00DB25C4">
        <w:rPr>
          <w:rFonts w:cstheme="minorHAnsi"/>
          <w:color w:val="000000" w:themeColor="text1"/>
        </w:rPr>
        <w:t xml:space="preserve"> proses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mengetahui</w:t>
      </w:r>
      <w:proofErr w:type="spellEnd"/>
      <w:r w:rsidRPr="00DB25C4">
        <w:rPr>
          <w:rFonts w:cstheme="minorHAnsi"/>
          <w:color w:val="000000" w:themeColor="text1"/>
        </w:rPr>
        <w:t xml:space="preserve"> </w:t>
      </w:r>
      <w:proofErr w:type="spellStart"/>
      <w:r w:rsidRPr="00DB25C4">
        <w:rPr>
          <w:rFonts w:cstheme="minorHAnsi"/>
          <w:color w:val="000000" w:themeColor="text1"/>
        </w:rPr>
        <w:t>capaian</w:t>
      </w:r>
      <w:proofErr w:type="spellEnd"/>
      <w:r w:rsidRPr="00DB25C4">
        <w:rPr>
          <w:rFonts w:cstheme="minorHAnsi"/>
          <w:color w:val="000000" w:themeColor="text1"/>
        </w:rPr>
        <w:t xml:space="preserve"> dan </w:t>
      </w:r>
      <w:proofErr w:type="spellStart"/>
      <w:r w:rsidRPr="00DB25C4">
        <w:rPr>
          <w:rFonts w:cstheme="minorHAnsi"/>
          <w:color w:val="000000" w:themeColor="text1"/>
        </w:rPr>
        <w:t>hambatan</w:t>
      </w:r>
      <w:proofErr w:type="spellEnd"/>
      <w:r w:rsidRPr="00DB25C4">
        <w:rPr>
          <w:rFonts w:cstheme="minorHAnsi"/>
          <w:color w:val="000000" w:themeColor="text1"/>
        </w:rPr>
        <w:t xml:space="preserve"> </w:t>
      </w:r>
      <w:proofErr w:type="spellStart"/>
      <w:r w:rsidRPr="00DB25C4">
        <w:rPr>
          <w:rFonts w:cstheme="minorHAnsi"/>
          <w:color w:val="000000" w:themeColor="text1"/>
        </w:rPr>
        <w:t>guna</w:t>
      </w:r>
      <w:proofErr w:type="spellEnd"/>
      <w:r w:rsidRPr="00DB25C4">
        <w:rPr>
          <w:rFonts w:cstheme="minorHAnsi"/>
          <w:color w:val="000000" w:themeColor="text1"/>
        </w:rPr>
        <w:t xml:space="preserve"> </w:t>
      </w:r>
      <w:proofErr w:type="spellStart"/>
      <w:r w:rsidRPr="00DB25C4">
        <w:rPr>
          <w:rFonts w:cstheme="minorHAnsi"/>
          <w:color w:val="000000" w:themeColor="text1"/>
        </w:rPr>
        <w:t>menjadi</w:t>
      </w:r>
      <w:proofErr w:type="spellEnd"/>
      <w:r w:rsidRPr="00DB25C4">
        <w:rPr>
          <w:rFonts w:cstheme="minorHAnsi"/>
          <w:color w:val="000000" w:themeColor="text1"/>
        </w:rPr>
        <w:t xml:space="preserve"> </w:t>
      </w:r>
      <w:proofErr w:type="spellStart"/>
      <w:r w:rsidRPr="00DB25C4">
        <w:rPr>
          <w:rFonts w:cstheme="minorHAnsi"/>
          <w:color w:val="000000" w:themeColor="text1"/>
        </w:rPr>
        <w:t>masukan</w:t>
      </w:r>
      <w:proofErr w:type="spellEnd"/>
      <w:r w:rsidRPr="00DB25C4">
        <w:rPr>
          <w:rFonts w:cstheme="minorHAnsi"/>
          <w:color w:val="000000" w:themeColor="text1"/>
        </w:rPr>
        <w:t xml:space="preserve"> </w:t>
      </w:r>
      <w:proofErr w:type="spellStart"/>
      <w:r w:rsidRPr="00DB25C4">
        <w:rPr>
          <w:rFonts w:cstheme="minorHAnsi"/>
          <w:color w:val="000000" w:themeColor="text1"/>
        </w:rPr>
        <w:t>bagi</w:t>
      </w:r>
      <w:proofErr w:type="spellEnd"/>
      <w:r w:rsidRPr="00DB25C4">
        <w:rPr>
          <w:rFonts w:cstheme="minorHAnsi"/>
          <w:color w:val="000000" w:themeColor="text1"/>
        </w:rPr>
        <w:t xml:space="preserve"> proses </w:t>
      </w:r>
      <w:proofErr w:type="spellStart"/>
      <w:r w:rsidRPr="00DB25C4">
        <w:rPr>
          <w:rFonts w:cstheme="minorHAnsi"/>
          <w:color w:val="000000" w:themeColor="text1"/>
        </w:rPr>
        <w:t>penyusunan</w:t>
      </w:r>
      <w:proofErr w:type="spellEnd"/>
      <w:r w:rsidRPr="00DB25C4">
        <w:rPr>
          <w:rFonts w:cstheme="minorHAnsi"/>
          <w:color w:val="000000" w:themeColor="text1"/>
        </w:rPr>
        <w:t xml:space="preserve"> </w:t>
      </w:r>
      <w:proofErr w:type="spellStart"/>
      <w:r w:rsidRPr="00DB25C4">
        <w:rPr>
          <w:rFonts w:cstheme="minorHAnsi"/>
          <w:color w:val="000000" w:themeColor="text1"/>
        </w:rPr>
        <w:t>rencana</w:t>
      </w:r>
      <w:proofErr w:type="spellEnd"/>
      <w:r w:rsidRPr="00DB25C4">
        <w:rPr>
          <w:rFonts w:cstheme="minorHAnsi"/>
          <w:color w:val="000000" w:themeColor="text1"/>
        </w:rPr>
        <w:t xml:space="preserve"> di semester </w:t>
      </w:r>
      <w:proofErr w:type="spellStart"/>
      <w:r w:rsidRPr="00DB25C4">
        <w:rPr>
          <w:rFonts w:cstheme="minorHAnsi"/>
          <w:color w:val="000000" w:themeColor="text1"/>
        </w:rPr>
        <w:t>berikutnya</w:t>
      </w:r>
      <w:proofErr w:type="spellEnd"/>
      <w:r w:rsidRPr="00DB25C4">
        <w:rPr>
          <w:rFonts w:cstheme="minorHAnsi"/>
          <w:color w:val="000000" w:themeColor="text1"/>
        </w:rPr>
        <w:t xml:space="preserve">.  </w:t>
      </w:r>
    </w:p>
    <w:p w14:paraId="2F84D483"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15D95F83" w14:textId="77777777" w:rsidR="00EE2EA9" w:rsidRPr="00DB25C4" w:rsidRDefault="00EE2EA9" w:rsidP="00687314">
      <w:pPr>
        <w:autoSpaceDE w:val="0"/>
        <w:autoSpaceDN w:val="0"/>
        <w:adjustRightInd w:val="0"/>
        <w:spacing w:after="0" w:line="240" w:lineRule="auto"/>
        <w:jc w:val="both"/>
        <w:rPr>
          <w:rFonts w:cstheme="minorHAnsi"/>
        </w:rPr>
      </w:pPr>
      <w:r w:rsidRPr="00DB25C4">
        <w:rPr>
          <w:rFonts w:cstheme="minorHAnsi"/>
          <w:b/>
          <w:bCs/>
          <w:color w:val="000000"/>
        </w:rPr>
        <w:t xml:space="preserve">2) </w:t>
      </w:r>
      <w:proofErr w:type="spellStart"/>
      <w:r w:rsidRPr="00DB25C4">
        <w:rPr>
          <w:rFonts w:cstheme="minorHAnsi"/>
          <w:b/>
          <w:bCs/>
          <w:color w:val="000000"/>
        </w:rPr>
        <w:t>Kepemimpinan</w:t>
      </w:r>
      <w:proofErr w:type="spellEnd"/>
      <w:r w:rsidRPr="00DB25C4">
        <w:rPr>
          <w:rFonts w:cstheme="minorHAnsi"/>
          <w:b/>
          <w:bCs/>
          <w:color w:val="000000"/>
        </w:rPr>
        <w:t xml:space="preserve"> </w:t>
      </w:r>
      <w:proofErr w:type="spellStart"/>
      <w:r w:rsidRPr="00DB25C4">
        <w:rPr>
          <w:rFonts w:cstheme="minorHAnsi"/>
          <w:b/>
          <w:bCs/>
          <w:color w:val="000000"/>
        </w:rPr>
        <w:t>Organisasi</w:t>
      </w:r>
      <w:proofErr w:type="spellEnd"/>
      <w:r w:rsidRPr="00DB25C4">
        <w:rPr>
          <w:rFonts w:cstheme="minorHAnsi"/>
          <w:b/>
          <w:bCs/>
          <w:color w:val="000000"/>
        </w:rPr>
        <w:t xml:space="preserve">  </w:t>
      </w:r>
    </w:p>
    <w:p w14:paraId="4F31E7BA"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themeColor="text1"/>
        </w:rPr>
        <w:t>Kepemimpinan</w:t>
      </w:r>
      <w:proofErr w:type="spellEnd"/>
      <w:r w:rsidRPr="00DB25C4">
        <w:rPr>
          <w:rFonts w:cstheme="minorHAnsi"/>
          <w:color w:val="000000" w:themeColor="text1"/>
        </w:rPr>
        <w:t xml:space="preserve"> </w:t>
      </w:r>
      <w:proofErr w:type="spellStart"/>
      <w:r w:rsidRPr="00DB25C4">
        <w:rPr>
          <w:rFonts w:cstheme="minorHAnsi"/>
          <w:color w:val="000000" w:themeColor="text1"/>
        </w:rPr>
        <w:t>organisasi</w:t>
      </w:r>
      <w:proofErr w:type="spellEnd"/>
      <w:r w:rsidRPr="00DB25C4">
        <w:rPr>
          <w:rFonts w:cstheme="minorHAnsi"/>
          <w:color w:val="000000" w:themeColor="text1"/>
        </w:rPr>
        <w:t xml:space="preserve"> yang </w:t>
      </w:r>
      <w:proofErr w:type="spellStart"/>
      <w:r w:rsidRPr="00DB25C4">
        <w:rPr>
          <w:rFonts w:cstheme="minorHAnsi"/>
          <w:color w:val="000000" w:themeColor="text1"/>
        </w:rPr>
        <w:t>dijalankan</w:t>
      </w:r>
      <w:proofErr w:type="spellEnd"/>
      <w:r w:rsidRPr="00DB25C4">
        <w:rPr>
          <w:rFonts w:cstheme="minorHAnsi"/>
          <w:color w:val="000000" w:themeColor="text1"/>
        </w:rPr>
        <w:t xml:space="preserve"> FBS UMC </w:t>
      </w:r>
      <w:proofErr w:type="spellStart"/>
      <w:r w:rsidRPr="00DB25C4">
        <w:rPr>
          <w:rFonts w:cstheme="minorHAnsi"/>
          <w:color w:val="000000" w:themeColor="text1"/>
        </w:rPr>
        <w:t>mengacu</w:t>
      </w:r>
      <w:proofErr w:type="spellEnd"/>
      <w:r w:rsidRPr="00DB25C4">
        <w:rPr>
          <w:rFonts w:cstheme="minorHAnsi"/>
          <w:color w:val="000000" w:themeColor="text1"/>
        </w:rPr>
        <w:t xml:space="preserve"> pada </w:t>
      </w:r>
      <w:proofErr w:type="spellStart"/>
      <w:r w:rsidRPr="00DB25C4">
        <w:rPr>
          <w:rFonts w:cstheme="minorHAnsi"/>
          <w:color w:val="000000" w:themeColor="text1"/>
        </w:rPr>
        <w:t>pemahaman</w:t>
      </w:r>
      <w:proofErr w:type="spellEnd"/>
      <w:r w:rsidRPr="00DB25C4">
        <w:rPr>
          <w:rFonts w:cstheme="minorHAnsi"/>
          <w:color w:val="000000" w:themeColor="text1"/>
        </w:rPr>
        <w:t xml:space="preserve"> tata </w:t>
      </w:r>
      <w:proofErr w:type="spellStart"/>
      <w:r w:rsidRPr="00DB25C4">
        <w:rPr>
          <w:rFonts w:cstheme="minorHAnsi"/>
          <w:color w:val="000000" w:themeColor="text1"/>
        </w:rPr>
        <w:t>kerja</w:t>
      </w:r>
      <w:proofErr w:type="spellEnd"/>
      <w:r w:rsidRPr="00DB25C4">
        <w:rPr>
          <w:rFonts w:cstheme="minorHAnsi"/>
          <w:color w:val="000000" w:themeColor="text1"/>
        </w:rPr>
        <w:t xml:space="preserve"> </w:t>
      </w:r>
      <w:proofErr w:type="spellStart"/>
      <w:r w:rsidRPr="00DB25C4">
        <w:rPr>
          <w:rFonts w:cstheme="minorHAnsi"/>
          <w:color w:val="000000" w:themeColor="text1"/>
        </w:rPr>
        <w:t>antar</w:t>
      </w:r>
      <w:proofErr w:type="spellEnd"/>
      <w:r w:rsidRPr="00DB25C4">
        <w:rPr>
          <w:rFonts w:cstheme="minorHAnsi"/>
          <w:color w:val="000000" w:themeColor="text1"/>
        </w:rPr>
        <w:t xml:space="preserve"> unit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organisasi</w:t>
      </w:r>
      <w:proofErr w:type="spellEnd"/>
      <w:r w:rsidRPr="00DB25C4">
        <w:rPr>
          <w:rFonts w:cstheme="minorHAnsi"/>
          <w:color w:val="000000" w:themeColor="text1"/>
        </w:rPr>
        <w:t xml:space="preserve">. </w:t>
      </w:r>
      <w:proofErr w:type="spellStart"/>
      <w:r w:rsidRPr="00DB25C4">
        <w:rPr>
          <w:rFonts w:cstheme="minorHAnsi"/>
          <w:color w:val="000000" w:themeColor="text1"/>
        </w:rPr>
        <w:t>Mekanisme</w:t>
      </w:r>
      <w:proofErr w:type="spellEnd"/>
      <w:r w:rsidRPr="00DB25C4">
        <w:rPr>
          <w:rFonts w:cstheme="minorHAnsi"/>
          <w:color w:val="000000" w:themeColor="text1"/>
        </w:rPr>
        <w:t xml:space="preserve"> </w:t>
      </w:r>
      <w:proofErr w:type="spellStart"/>
      <w:r w:rsidRPr="00DB25C4">
        <w:rPr>
          <w:rFonts w:cstheme="minorHAnsi"/>
          <w:color w:val="000000" w:themeColor="text1"/>
        </w:rPr>
        <w:t>kepemimpinan</w:t>
      </w:r>
      <w:proofErr w:type="spellEnd"/>
      <w:r w:rsidRPr="00DB25C4">
        <w:rPr>
          <w:rFonts w:cstheme="minorHAnsi"/>
          <w:color w:val="000000" w:themeColor="text1"/>
        </w:rPr>
        <w:t xml:space="preserve"> </w:t>
      </w:r>
      <w:proofErr w:type="spellStart"/>
      <w:r w:rsidRPr="00DB25C4">
        <w:rPr>
          <w:rFonts w:cstheme="minorHAnsi"/>
          <w:color w:val="000000" w:themeColor="text1"/>
        </w:rPr>
        <w:t>kolektif</w:t>
      </w:r>
      <w:proofErr w:type="spellEnd"/>
      <w:r w:rsidRPr="00DB25C4">
        <w:rPr>
          <w:rFonts w:cstheme="minorHAnsi"/>
          <w:color w:val="000000" w:themeColor="text1"/>
        </w:rPr>
        <w:t xml:space="preserve"> </w:t>
      </w:r>
      <w:proofErr w:type="spellStart"/>
      <w:r w:rsidRPr="00DB25C4">
        <w:rPr>
          <w:rFonts w:cstheme="minorHAnsi"/>
          <w:color w:val="000000" w:themeColor="text1"/>
        </w:rPr>
        <w:t>kolegial</w:t>
      </w:r>
      <w:proofErr w:type="spellEnd"/>
      <w:r w:rsidRPr="00DB25C4">
        <w:rPr>
          <w:rFonts w:cstheme="minorHAnsi"/>
          <w:color w:val="000000" w:themeColor="text1"/>
        </w:rPr>
        <w:t xml:space="preserve"> di </w:t>
      </w:r>
      <w:proofErr w:type="spellStart"/>
      <w:r w:rsidRPr="00DB25C4">
        <w:rPr>
          <w:rFonts w:cstheme="minorHAnsi"/>
          <w:color w:val="000000" w:themeColor="text1"/>
        </w:rPr>
        <w:t>antara</w:t>
      </w:r>
      <w:proofErr w:type="spellEnd"/>
      <w:r w:rsidRPr="00DB25C4">
        <w:rPr>
          <w:rFonts w:cstheme="minorHAnsi"/>
          <w:color w:val="000000" w:themeColor="text1"/>
        </w:rPr>
        <w:t xml:space="preserve"> </w:t>
      </w:r>
      <w:proofErr w:type="spellStart"/>
      <w:r w:rsidRPr="00DB25C4">
        <w:rPr>
          <w:rFonts w:cstheme="minorHAnsi"/>
          <w:color w:val="000000" w:themeColor="text1"/>
        </w:rPr>
        <w:t>Dekan</w:t>
      </w:r>
      <w:proofErr w:type="spellEnd"/>
      <w:r w:rsidRPr="00DB25C4">
        <w:rPr>
          <w:rFonts w:cstheme="minorHAnsi"/>
          <w:color w:val="000000" w:themeColor="text1"/>
        </w:rPr>
        <w:t xml:space="preserve"> dan </w:t>
      </w:r>
      <w:proofErr w:type="spellStart"/>
      <w:r w:rsidRPr="00DB25C4">
        <w:rPr>
          <w:rFonts w:cstheme="minorHAnsi"/>
          <w:color w:val="000000" w:themeColor="text1"/>
        </w:rPr>
        <w:t>kaprodi</w:t>
      </w:r>
      <w:proofErr w:type="spellEnd"/>
      <w:r w:rsidRPr="00DB25C4">
        <w:rPr>
          <w:rFonts w:cstheme="minorHAnsi"/>
          <w:color w:val="000000" w:themeColor="text1"/>
        </w:rPr>
        <w:t xml:space="preserve"> yang </w:t>
      </w:r>
      <w:proofErr w:type="spellStart"/>
      <w:r w:rsidRPr="00DB25C4">
        <w:rPr>
          <w:rFonts w:cstheme="minorHAnsi"/>
          <w:color w:val="000000" w:themeColor="text1"/>
        </w:rPr>
        <w:t>memegang</w:t>
      </w:r>
      <w:proofErr w:type="spellEnd"/>
      <w:r w:rsidRPr="00DB25C4">
        <w:rPr>
          <w:rFonts w:cstheme="minorHAnsi"/>
          <w:color w:val="000000" w:themeColor="text1"/>
        </w:rPr>
        <w:t xml:space="preserve"> </w:t>
      </w:r>
      <w:proofErr w:type="spellStart"/>
      <w:r w:rsidRPr="00DB25C4">
        <w:rPr>
          <w:rFonts w:cstheme="minorHAnsi"/>
          <w:color w:val="000000" w:themeColor="text1"/>
        </w:rPr>
        <w:t>tanggung</w:t>
      </w:r>
      <w:proofErr w:type="spellEnd"/>
      <w:r w:rsidRPr="00DB25C4">
        <w:rPr>
          <w:rFonts w:cstheme="minorHAnsi"/>
          <w:color w:val="000000" w:themeColor="text1"/>
        </w:rPr>
        <w:t xml:space="preserve"> </w:t>
      </w:r>
      <w:proofErr w:type="spellStart"/>
      <w:r w:rsidRPr="00DB25C4">
        <w:rPr>
          <w:rFonts w:cstheme="minorHAnsi"/>
          <w:color w:val="000000" w:themeColor="text1"/>
        </w:rPr>
        <w:t>jawab</w:t>
      </w:r>
      <w:proofErr w:type="spellEnd"/>
      <w:r w:rsidRPr="00DB25C4">
        <w:rPr>
          <w:rFonts w:cstheme="minorHAnsi"/>
          <w:color w:val="000000" w:themeColor="text1"/>
        </w:rPr>
        <w:t xml:space="preserve"> </w:t>
      </w:r>
      <w:proofErr w:type="spellStart"/>
      <w:r w:rsidRPr="00DB25C4">
        <w:rPr>
          <w:rFonts w:cstheme="minorHAnsi"/>
          <w:color w:val="000000" w:themeColor="text1"/>
        </w:rPr>
        <w:t>bidang-bidang</w:t>
      </w:r>
      <w:proofErr w:type="spellEnd"/>
      <w:r w:rsidRPr="00DB25C4">
        <w:rPr>
          <w:rFonts w:cstheme="minorHAnsi"/>
          <w:color w:val="000000" w:themeColor="text1"/>
        </w:rPr>
        <w:t xml:space="preserve"> </w:t>
      </w:r>
      <w:proofErr w:type="spellStart"/>
      <w:r w:rsidRPr="00DB25C4">
        <w:rPr>
          <w:rFonts w:cstheme="minorHAnsi"/>
          <w:color w:val="000000" w:themeColor="text1"/>
        </w:rPr>
        <w:t>berbeda</w:t>
      </w:r>
      <w:proofErr w:type="spellEnd"/>
      <w:r w:rsidRPr="00DB25C4">
        <w:rPr>
          <w:rFonts w:cstheme="minorHAnsi"/>
          <w:color w:val="000000" w:themeColor="text1"/>
        </w:rPr>
        <w:t xml:space="preserve">: a) </w:t>
      </w:r>
      <w:proofErr w:type="spellStart"/>
      <w:r w:rsidRPr="00DB25C4">
        <w:rPr>
          <w:rFonts w:cstheme="minorHAnsi"/>
          <w:color w:val="000000"/>
        </w:rPr>
        <w:t>bertanggung</w:t>
      </w:r>
      <w:proofErr w:type="spellEnd"/>
      <w:r w:rsidRPr="00DB25C4">
        <w:rPr>
          <w:rFonts w:cstheme="minorHAnsi"/>
          <w:color w:val="000000"/>
        </w:rPr>
        <w:t xml:space="preserve"> </w:t>
      </w:r>
      <w:proofErr w:type="spellStart"/>
      <w:r w:rsidRPr="00DB25C4">
        <w:rPr>
          <w:rFonts w:cstheme="minorHAnsi"/>
          <w:color w:val="000000"/>
        </w:rPr>
        <w:t>jawab</w:t>
      </w:r>
      <w:proofErr w:type="spellEnd"/>
      <w:r w:rsidRPr="00DB25C4">
        <w:rPr>
          <w:rFonts w:cstheme="minorHAnsi"/>
          <w:color w:val="000000"/>
        </w:rPr>
        <w:t xml:space="preserve"> pada </w:t>
      </w:r>
      <w:proofErr w:type="spellStart"/>
      <w:r w:rsidRPr="00DB25C4">
        <w:rPr>
          <w:rFonts w:cstheme="minorHAnsi"/>
          <w:color w:val="000000"/>
        </w:rPr>
        <w:t>pengelolaan</w:t>
      </w:r>
      <w:proofErr w:type="spellEnd"/>
      <w:r w:rsidRPr="00DB25C4">
        <w:rPr>
          <w:rFonts w:cstheme="minorHAnsi"/>
          <w:color w:val="000000"/>
        </w:rPr>
        <w:t xml:space="preserve"> </w:t>
      </w:r>
      <w:proofErr w:type="spellStart"/>
      <w:r w:rsidRPr="00DB25C4">
        <w:rPr>
          <w:rFonts w:cstheme="minorHAnsi"/>
          <w:color w:val="000000"/>
        </w:rPr>
        <w:t>kegiatan</w:t>
      </w:r>
      <w:proofErr w:type="spellEnd"/>
      <w:r w:rsidRPr="00DB25C4">
        <w:rPr>
          <w:rFonts w:cstheme="minorHAnsi"/>
          <w:color w:val="000000"/>
        </w:rPr>
        <w:t xml:space="preserve"> </w:t>
      </w:r>
      <w:proofErr w:type="spellStart"/>
      <w:r w:rsidRPr="00DB25C4">
        <w:rPr>
          <w:rFonts w:cstheme="minorHAnsi"/>
          <w:color w:val="000000"/>
        </w:rPr>
        <w:t>pembelajaran</w:t>
      </w:r>
      <w:proofErr w:type="spellEnd"/>
      <w:r w:rsidRPr="00DB25C4">
        <w:rPr>
          <w:rFonts w:cstheme="minorHAnsi"/>
          <w:color w:val="000000"/>
        </w:rPr>
        <w:t xml:space="preserve">, </w:t>
      </w:r>
      <w:proofErr w:type="spellStart"/>
      <w:r w:rsidRPr="00DB25C4">
        <w:rPr>
          <w:rFonts w:cstheme="minorHAnsi"/>
          <w:color w:val="000000"/>
        </w:rPr>
        <w:t>penelitian</w:t>
      </w:r>
      <w:proofErr w:type="spellEnd"/>
      <w:r w:rsidRPr="00DB25C4">
        <w:rPr>
          <w:rFonts w:cstheme="minorHAnsi"/>
          <w:color w:val="000000"/>
        </w:rPr>
        <w:t xml:space="preserve">, dan </w:t>
      </w:r>
      <w:proofErr w:type="spellStart"/>
      <w:r w:rsidRPr="00DB25C4">
        <w:rPr>
          <w:rFonts w:cstheme="minorHAnsi"/>
          <w:color w:val="000000"/>
        </w:rPr>
        <w:t>pengabdian</w:t>
      </w:r>
      <w:proofErr w:type="spellEnd"/>
      <w:r w:rsidRPr="00DB25C4">
        <w:rPr>
          <w:rFonts w:cstheme="minorHAnsi"/>
          <w:color w:val="000000"/>
        </w:rPr>
        <w:t xml:space="preserve"> </w:t>
      </w:r>
      <w:proofErr w:type="spellStart"/>
      <w:r w:rsidRPr="00DB25C4">
        <w:rPr>
          <w:rFonts w:cstheme="minorHAnsi"/>
          <w:color w:val="000000"/>
        </w:rPr>
        <w:t>kepada</w:t>
      </w:r>
      <w:proofErr w:type="spellEnd"/>
      <w:r w:rsidRPr="00DB25C4">
        <w:rPr>
          <w:rFonts w:cstheme="minorHAnsi"/>
          <w:color w:val="000000"/>
        </w:rPr>
        <w:t xml:space="preserve"> </w:t>
      </w:r>
      <w:proofErr w:type="spellStart"/>
      <w:r w:rsidRPr="00DB25C4">
        <w:rPr>
          <w:rFonts w:cstheme="minorHAnsi"/>
          <w:color w:val="000000"/>
        </w:rPr>
        <w:t>masyarakat</w:t>
      </w:r>
      <w:proofErr w:type="spellEnd"/>
      <w:r w:rsidRPr="00DB25C4">
        <w:rPr>
          <w:rFonts w:cstheme="minorHAnsi"/>
          <w:color w:val="000000"/>
        </w:rPr>
        <w:t xml:space="preserve">; b) </w:t>
      </w:r>
      <w:proofErr w:type="spellStart"/>
      <w:r w:rsidRPr="00DB25C4">
        <w:rPr>
          <w:rFonts w:cstheme="minorHAnsi"/>
          <w:color w:val="000000"/>
        </w:rPr>
        <w:t>bertanggung</w:t>
      </w:r>
      <w:proofErr w:type="spellEnd"/>
      <w:r w:rsidRPr="00DB25C4">
        <w:rPr>
          <w:rFonts w:cstheme="minorHAnsi"/>
          <w:color w:val="000000"/>
        </w:rPr>
        <w:t xml:space="preserve"> </w:t>
      </w:r>
      <w:proofErr w:type="spellStart"/>
      <w:r w:rsidRPr="00DB25C4">
        <w:rPr>
          <w:rFonts w:cstheme="minorHAnsi"/>
          <w:color w:val="000000"/>
        </w:rPr>
        <w:t>jawab</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bidang</w:t>
      </w:r>
      <w:proofErr w:type="spellEnd"/>
      <w:r w:rsidRPr="00DB25C4">
        <w:rPr>
          <w:rFonts w:cstheme="minorHAnsi"/>
          <w:color w:val="000000"/>
        </w:rPr>
        <w:t xml:space="preserve"> </w:t>
      </w:r>
      <w:proofErr w:type="spellStart"/>
      <w:r w:rsidRPr="00DB25C4">
        <w:rPr>
          <w:rFonts w:cstheme="minorHAnsi"/>
          <w:color w:val="000000"/>
        </w:rPr>
        <w:t>perencanaan</w:t>
      </w:r>
      <w:proofErr w:type="spellEnd"/>
      <w:r w:rsidRPr="00DB25C4">
        <w:rPr>
          <w:rFonts w:cstheme="minorHAnsi"/>
          <w:color w:val="000000"/>
        </w:rPr>
        <w:t xml:space="preserve"> dan </w:t>
      </w:r>
      <w:proofErr w:type="spellStart"/>
      <w:r w:rsidRPr="00DB25C4">
        <w:rPr>
          <w:rFonts w:cstheme="minorHAnsi"/>
          <w:color w:val="000000"/>
        </w:rPr>
        <w:t>pengelolaan</w:t>
      </w:r>
      <w:proofErr w:type="spellEnd"/>
      <w:r w:rsidRPr="00DB25C4">
        <w:rPr>
          <w:rFonts w:cstheme="minorHAnsi"/>
          <w:color w:val="000000"/>
        </w:rPr>
        <w:t xml:space="preserve"> </w:t>
      </w:r>
      <w:proofErr w:type="spellStart"/>
      <w:r w:rsidRPr="00DB25C4">
        <w:rPr>
          <w:rFonts w:cstheme="minorHAnsi"/>
          <w:color w:val="000000"/>
        </w:rPr>
        <w:t>keuangan</w:t>
      </w:r>
      <w:proofErr w:type="spellEnd"/>
      <w:r w:rsidRPr="00DB25C4">
        <w:rPr>
          <w:rFonts w:cstheme="minorHAnsi"/>
          <w:color w:val="000000"/>
        </w:rPr>
        <w:t xml:space="preserve"> </w:t>
      </w:r>
      <w:proofErr w:type="spellStart"/>
      <w:r w:rsidRPr="00DB25C4">
        <w:rPr>
          <w:rFonts w:cstheme="minorHAnsi"/>
          <w:color w:val="000000"/>
        </w:rPr>
        <w:t>serta</w:t>
      </w:r>
      <w:proofErr w:type="spellEnd"/>
      <w:r w:rsidRPr="00DB25C4">
        <w:rPr>
          <w:rFonts w:cstheme="minorHAnsi"/>
          <w:color w:val="000000"/>
        </w:rPr>
        <w:t xml:space="preserve"> </w:t>
      </w:r>
      <w:proofErr w:type="spellStart"/>
      <w:r w:rsidRPr="00DB25C4">
        <w:rPr>
          <w:rFonts w:cstheme="minorHAnsi"/>
          <w:color w:val="000000"/>
        </w:rPr>
        <w:t>sarana</w:t>
      </w:r>
      <w:proofErr w:type="spellEnd"/>
      <w:r w:rsidRPr="00DB25C4">
        <w:rPr>
          <w:rFonts w:cstheme="minorHAnsi"/>
          <w:color w:val="000000"/>
        </w:rPr>
        <w:t xml:space="preserve"> </w:t>
      </w:r>
      <w:proofErr w:type="spellStart"/>
      <w:r w:rsidRPr="00DB25C4">
        <w:rPr>
          <w:rFonts w:cstheme="minorHAnsi"/>
          <w:color w:val="000000"/>
        </w:rPr>
        <w:t>prasarana</w:t>
      </w:r>
      <w:proofErr w:type="spellEnd"/>
      <w:r w:rsidRPr="00DB25C4">
        <w:rPr>
          <w:rFonts w:cstheme="minorHAnsi"/>
          <w:color w:val="000000"/>
        </w:rPr>
        <w:t xml:space="preserve"> di FBS; dan c) </w:t>
      </w:r>
      <w:proofErr w:type="spellStart"/>
      <w:r w:rsidRPr="00DB25C4">
        <w:rPr>
          <w:rFonts w:cstheme="minorHAnsi"/>
          <w:color w:val="000000"/>
        </w:rPr>
        <w:t>terkait</w:t>
      </w:r>
      <w:proofErr w:type="spellEnd"/>
      <w:r w:rsidRPr="00DB25C4">
        <w:rPr>
          <w:rFonts w:cstheme="minorHAnsi"/>
          <w:color w:val="000000"/>
        </w:rPr>
        <w:t xml:space="preserve"> </w:t>
      </w:r>
      <w:proofErr w:type="spellStart"/>
      <w:r w:rsidRPr="00DB25C4">
        <w:rPr>
          <w:rFonts w:cstheme="minorHAnsi"/>
          <w:color w:val="000000"/>
        </w:rPr>
        <w:t>pengelolaan</w:t>
      </w:r>
      <w:proofErr w:type="spellEnd"/>
      <w:r w:rsidRPr="00DB25C4">
        <w:rPr>
          <w:rFonts w:cstheme="minorHAnsi"/>
          <w:color w:val="000000"/>
        </w:rPr>
        <w:t xml:space="preserve"> </w:t>
      </w:r>
      <w:proofErr w:type="spellStart"/>
      <w:r w:rsidRPr="00DB25C4">
        <w:rPr>
          <w:rFonts w:cstheme="minorHAnsi"/>
          <w:color w:val="000000"/>
        </w:rPr>
        <w:t>bidang</w:t>
      </w:r>
      <w:proofErr w:type="spellEnd"/>
      <w:r w:rsidRPr="00DB25C4">
        <w:rPr>
          <w:rFonts w:cstheme="minorHAnsi"/>
          <w:color w:val="000000"/>
        </w:rPr>
        <w:t xml:space="preserve"> </w:t>
      </w:r>
      <w:proofErr w:type="spellStart"/>
      <w:r w:rsidRPr="00DB25C4">
        <w:rPr>
          <w:rFonts w:cstheme="minorHAnsi"/>
          <w:color w:val="000000"/>
        </w:rPr>
        <w:t>kemahasiswaan</w:t>
      </w:r>
      <w:proofErr w:type="spellEnd"/>
      <w:r w:rsidRPr="00DB25C4">
        <w:rPr>
          <w:rFonts w:cstheme="minorHAnsi"/>
          <w:color w:val="000000"/>
        </w:rPr>
        <w:t xml:space="preserve">. </w:t>
      </w:r>
    </w:p>
    <w:p w14:paraId="48939AD1"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61A7325E"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themeColor="text1"/>
        </w:rPr>
        <w:t>Selain</w:t>
      </w:r>
      <w:proofErr w:type="spellEnd"/>
      <w:r w:rsidRPr="00DB25C4">
        <w:rPr>
          <w:rFonts w:cstheme="minorHAnsi"/>
          <w:color w:val="000000" w:themeColor="text1"/>
        </w:rPr>
        <w:t xml:space="preserve"> </w:t>
      </w:r>
      <w:proofErr w:type="spellStart"/>
      <w:r w:rsidRPr="00DB25C4">
        <w:rPr>
          <w:rFonts w:cstheme="minorHAnsi"/>
          <w:color w:val="000000" w:themeColor="text1"/>
        </w:rPr>
        <w:t>itu</w:t>
      </w:r>
      <w:proofErr w:type="spellEnd"/>
      <w:r w:rsidRPr="00DB25C4">
        <w:rPr>
          <w:rFonts w:cstheme="minorHAnsi"/>
          <w:color w:val="000000" w:themeColor="text1"/>
        </w:rPr>
        <w:t xml:space="preserve">, </w:t>
      </w:r>
      <w:proofErr w:type="spellStart"/>
      <w:r w:rsidRPr="00DB25C4">
        <w:rPr>
          <w:rFonts w:cstheme="minorHAnsi"/>
          <w:color w:val="000000" w:themeColor="text1"/>
        </w:rPr>
        <w:t>Dekan</w:t>
      </w:r>
      <w:proofErr w:type="spellEnd"/>
      <w:r w:rsidRPr="00DB25C4">
        <w:rPr>
          <w:rFonts w:cstheme="minorHAnsi"/>
          <w:color w:val="000000" w:themeColor="text1"/>
        </w:rPr>
        <w:t xml:space="preserve"> juga </w:t>
      </w:r>
      <w:proofErr w:type="spellStart"/>
      <w:r w:rsidRPr="00DB25C4">
        <w:rPr>
          <w:rFonts w:cstheme="minorHAnsi"/>
          <w:color w:val="000000" w:themeColor="text1"/>
        </w:rPr>
        <w:t>dibantu</w:t>
      </w:r>
      <w:proofErr w:type="spellEnd"/>
      <w:r w:rsidRPr="00DB25C4">
        <w:rPr>
          <w:rFonts w:cstheme="minorHAnsi"/>
          <w:color w:val="000000" w:themeColor="text1"/>
        </w:rPr>
        <w:t xml:space="preserve"> </w:t>
      </w:r>
      <w:proofErr w:type="spellStart"/>
      <w:r w:rsidRPr="00DB25C4">
        <w:rPr>
          <w:rFonts w:cstheme="minorHAnsi"/>
          <w:color w:val="000000" w:themeColor="text1"/>
        </w:rPr>
        <w:t>Kepala</w:t>
      </w:r>
      <w:proofErr w:type="spellEnd"/>
      <w:r w:rsidRPr="00DB25C4">
        <w:rPr>
          <w:rFonts w:cstheme="minorHAnsi"/>
          <w:color w:val="000000" w:themeColor="text1"/>
        </w:rPr>
        <w:t xml:space="preserve"> Bagian </w:t>
      </w:r>
      <w:proofErr w:type="spellStart"/>
      <w:r w:rsidRPr="00DB25C4">
        <w:rPr>
          <w:rFonts w:cstheme="minorHAnsi"/>
          <w:color w:val="000000" w:themeColor="text1"/>
        </w:rPr>
        <w:t>Aset</w:t>
      </w:r>
      <w:proofErr w:type="spellEnd"/>
      <w:r w:rsidRPr="00DB25C4">
        <w:rPr>
          <w:rFonts w:cstheme="minorHAnsi"/>
          <w:color w:val="000000" w:themeColor="text1"/>
        </w:rPr>
        <w:t xml:space="preserve"> Universitas Ma Chung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pengelolaan</w:t>
      </w:r>
      <w:proofErr w:type="spellEnd"/>
      <w:r w:rsidRPr="00DB25C4">
        <w:rPr>
          <w:rFonts w:cstheme="minorHAnsi"/>
          <w:color w:val="000000" w:themeColor="text1"/>
        </w:rPr>
        <w:t xml:space="preserve"> </w:t>
      </w:r>
      <w:proofErr w:type="spellStart"/>
      <w:r w:rsidRPr="00DB25C4">
        <w:rPr>
          <w:rFonts w:cstheme="minorHAnsi"/>
          <w:color w:val="000000" w:themeColor="text1"/>
        </w:rPr>
        <w:t>sarana</w:t>
      </w:r>
      <w:proofErr w:type="spellEnd"/>
      <w:r w:rsidRPr="00DB25C4">
        <w:rPr>
          <w:rFonts w:cstheme="minorHAnsi"/>
          <w:color w:val="000000" w:themeColor="text1"/>
        </w:rPr>
        <w:t xml:space="preserve"> dan </w:t>
      </w:r>
      <w:proofErr w:type="spellStart"/>
      <w:r w:rsidRPr="00DB25C4">
        <w:rPr>
          <w:rFonts w:cstheme="minorHAnsi"/>
          <w:color w:val="000000" w:themeColor="text1"/>
        </w:rPr>
        <w:t>prasarana</w:t>
      </w:r>
      <w:proofErr w:type="spellEnd"/>
      <w:r w:rsidRPr="00DB25C4">
        <w:rPr>
          <w:rFonts w:cstheme="minorHAnsi"/>
          <w:color w:val="000000" w:themeColor="text1"/>
        </w:rPr>
        <w:t xml:space="preserve"> di </w:t>
      </w:r>
      <w:proofErr w:type="spellStart"/>
      <w:r w:rsidRPr="00DB25C4">
        <w:rPr>
          <w:rFonts w:cstheme="minorHAnsi"/>
          <w:color w:val="000000" w:themeColor="text1"/>
        </w:rPr>
        <w:t>lingkungan</w:t>
      </w:r>
      <w:proofErr w:type="spellEnd"/>
      <w:r w:rsidRPr="00DB25C4">
        <w:rPr>
          <w:rFonts w:cstheme="minorHAnsi"/>
          <w:color w:val="000000" w:themeColor="text1"/>
        </w:rPr>
        <w:t xml:space="preserve"> </w:t>
      </w:r>
      <w:proofErr w:type="spellStart"/>
      <w:r w:rsidRPr="00DB25C4">
        <w:rPr>
          <w:rFonts w:cstheme="minorHAnsi"/>
          <w:color w:val="000000" w:themeColor="text1"/>
        </w:rPr>
        <w:t>fakultas</w:t>
      </w:r>
      <w:proofErr w:type="spellEnd"/>
      <w:r w:rsidRPr="00DB25C4">
        <w:rPr>
          <w:rFonts w:cstheme="minorHAnsi"/>
          <w:color w:val="000000" w:themeColor="text1"/>
        </w:rPr>
        <w:t xml:space="preserve"> </w:t>
      </w:r>
      <w:proofErr w:type="spellStart"/>
      <w:r w:rsidRPr="00DB25C4">
        <w:rPr>
          <w:rFonts w:cstheme="minorHAnsi"/>
          <w:color w:val="000000" w:themeColor="text1"/>
        </w:rPr>
        <w:t>serta</w:t>
      </w:r>
      <w:proofErr w:type="spellEnd"/>
      <w:r w:rsidRPr="00DB25C4">
        <w:rPr>
          <w:rFonts w:cstheme="minorHAnsi"/>
          <w:color w:val="000000" w:themeColor="text1"/>
        </w:rPr>
        <w:t xml:space="preserve"> </w:t>
      </w:r>
      <w:proofErr w:type="spellStart"/>
      <w:r w:rsidRPr="00DB25C4">
        <w:rPr>
          <w:rFonts w:cstheme="minorHAnsi"/>
          <w:color w:val="000000" w:themeColor="text1"/>
        </w:rPr>
        <w:t>memberikan</w:t>
      </w:r>
      <w:proofErr w:type="spellEnd"/>
      <w:r w:rsidRPr="00DB25C4">
        <w:rPr>
          <w:rFonts w:cstheme="minorHAnsi"/>
          <w:color w:val="000000" w:themeColor="text1"/>
        </w:rPr>
        <w:t xml:space="preserve"> </w:t>
      </w:r>
      <w:proofErr w:type="spellStart"/>
      <w:r w:rsidRPr="00DB25C4">
        <w:rPr>
          <w:rFonts w:cstheme="minorHAnsi"/>
          <w:color w:val="000000" w:themeColor="text1"/>
        </w:rPr>
        <w:t>layanan</w:t>
      </w:r>
      <w:proofErr w:type="spellEnd"/>
      <w:r w:rsidRPr="00DB25C4">
        <w:rPr>
          <w:rFonts w:cstheme="minorHAnsi"/>
          <w:color w:val="000000" w:themeColor="text1"/>
        </w:rPr>
        <w:t xml:space="preserve"> </w:t>
      </w:r>
      <w:proofErr w:type="spellStart"/>
      <w:r w:rsidRPr="00DB25C4">
        <w:rPr>
          <w:rFonts w:cstheme="minorHAnsi"/>
          <w:color w:val="000000" w:themeColor="text1"/>
        </w:rPr>
        <w:t>pendukung</w:t>
      </w:r>
      <w:proofErr w:type="spellEnd"/>
      <w:r w:rsidRPr="00DB25C4">
        <w:rPr>
          <w:rFonts w:cstheme="minorHAnsi"/>
          <w:color w:val="000000" w:themeColor="text1"/>
        </w:rPr>
        <w:t xml:space="preserve"> </w:t>
      </w:r>
      <w:proofErr w:type="spellStart"/>
      <w:r w:rsidRPr="00DB25C4">
        <w:rPr>
          <w:rFonts w:cstheme="minorHAnsi"/>
          <w:color w:val="000000" w:themeColor="text1"/>
        </w:rPr>
        <w:t>kepada</w:t>
      </w:r>
      <w:proofErr w:type="spellEnd"/>
      <w:r w:rsidRPr="00DB25C4">
        <w:rPr>
          <w:rFonts w:cstheme="minorHAnsi"/>
          <w:color w:val="000000" w:themeColor="text1"/>
        </w:rPr>
        <w:t xml:space="preserve"> civitas </w:t>
      </w:r>
      <w:proofErr w:type="spellStart"/>
      <w:r w:rsidRPr="00DB25C4">
        <w:rPr>
          <w:rFonts w:cstheme="minorHAnsi"/>
          <w:color w:val="000000" w:themeColor="text1"/>
        </w:rPr>
        <w:t>academica</w:t>
      </w:r>
      <w:proofErr w:type="spellEnd"/>
      <w:r w:rsidRPr="00DB25C4">
        <w:rPr>
          <w:rFonts w:cstheme="minorHAnsi"/>
          <w:color w:val="000000" w:themeColor="text1"/>
        </w:rPr>
        <w:t xml:space="preserve">. </w:t>
      </w:r>
      <w:proofErr w:type="spellStart"/>
      <w:r w:rsidRPr="00DB25C4">
        <w:rPr>
          <w:rFonts w:cstheme="minorHAnsi"/>
          <w:color w:val="000000" w:themeColor="text1"/>
        </w:rPr>
        <w:t>Sedangkan</w:t>
      </w:r>
      <w:proofErr w:type="spellEnd"/>
      <w:r w:rsidRPr="00DB25C4">
        <w:rPr>
          <w:rFonts w:cstheme="minorHAnsi"/>
          <w:color w:val="000000" w:themeColor="text1"/>
        </w:rPr>
        <w:t xml:space="preserve"> </w:t>
      </w:r>
      <w:proofErr w:type="spellStart"/>
      <w:r w:rsidRPr="00DB25C4">
        <w:rPr>
          <w:rFonts w:cstheme="minorHAnsi"/>
          <w:color w:val="000000" w:themeColor="text1"/>
        </w:rPr>
        <w:t>Kepala</w:t>
      </w:r>
      <w:proofErr w:type="spellEnd"/>
      <w:r w:rsidRPr="00DB25C4">
        <w:rPr>
          <w:rFonts w:cstheme="minorHAnsi"/>
          <w:color w:val="000000" w:themeColor="text1"/>
        </w:rPr>
        <w:t xml:space="preserve"> </w:t>
      </w:r>
      <w:proofErr w:type="spellStart"/>
      <w:r w:rsidRPr="00DB25C4">
        <w:rPr>
          <w:rFonts w:cstheme="minorHAnsi"/>
          <w:color w:val="000000" w:themeColor="text1"/>
        </w:rPr>
        <w:t>Laboratorium</w:t>
      </w:r>
      <w:proofErr w:type="spellEnd"/>
      <w:r w:rsidRPr="00DB25C4">
        <w:rPr>
          <w:rFonts w:cstheme="minorHAnsi"/>
          <w:color w:val="000000" w:themeColor="text1"/>
        </w:rPr>
        <w:t xml:space="preserve"> </w:t>
      </w:r>
      <w:proofErr w:type="spellStart"/>
      <w:r w:rsidRPr="00DB25C4">
        <w:rPr>
          <w:rFonts w:cstheme="minorHAnsi"/>
          <w:color w:val="000000" w:themeColor="text1"/>
        </w:rPr>
        <w:t>membantu</w:t>
      </w:r>
      <w:proofErr w:type="spellEnd"/>
      <w:r w:rsidRPr="00DB25C4">
        <w:rPr>
          <w:rFonts w:cstheme="minorHAnsi"/>
          <w:color w:val="000000" w:themeColor="text1"/>
        </w:rPr>
        <w:t xml:space="preserve"> </w:t>
      </w:r>
      <w:proofErr w:type="spellStart"/>
      <w:r w:rsidRPr="00DB25C4">
        <w:rPr>
          <w:rFonts w:cstheme="minorHAnsi"/>
          <w:color w:val="000000" w:themeColor="text1"/>
        </w:rPr>
        <w:t>Dekan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pengembangan</w:t>
      </w:r>
      <w:proofErr w:type="spellEnd"/>
      <w:r w:rsidRPr="00DB25C4">
        <w:rPr>
          <w:rFonts w:cstheme="minorHAnsi"/>
          <w:color w:val="000000" w:themeColor="text1"/>
        </w:rPr>
        <w:t xml:space="preserve"> dan </w:t>
      </w:r>
      <w:proofErr w:type="spellStart"/>
      <w:r w:rsidRPr="00DB25C4">
        <w:rPr>
          <w:rFonts w:cstheme="minorHAnsi"/>
          <w:color w:val="000000" w:themeColor="text1"/>
        </w:rPr>
        <w:t>pemanfaatan</w:t>
      </w:r>
      <w:proofErr w:type="spellEnd"/>
      <w:r w:rsidRPr="00DB25C4">
        <w:rPr>
          <w:rFonts w:cstheme="minorHAnsi"/>
          <w:color w:val="000000" w:themeColor="text1"/>
        </w:rPr>
        <w:t xml:space="preserve"> </w:t>
      </w:r>
      <w:proofErr w:type="spellStart"/>
      <w:r w:rsidRPr="00DB25C4">
        <w:rPr>
          <w:rFonts w:cstheme="minorHAnsi"/>
          <w:color w:val="000000" w:themeColor="text1"/>
        </w:rPr>
        <w:t>laboratorium</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di </w:t>
      </w:r>
      <w:proofErr w:type="spellStart"/>
      <w:r w:rsidRPr="00DB25C4">
        <w:rPr>
          <w:rFonts w:cstheme="minorHAnsi"/>
          <w:color w:val="000000" w:themeColor="text1"/>
        </w:rPr>
        <w:t>lingkungan</w:t>
      </w:r>
      <w:proofErr w:type="spellEnd"/>
      <w:r w:rsidRPr="00DB25C4">
        <w:rPr>
          <w:rFonts w:cstheme="minorHAnsi"/>
          <w:color w:val="000000" w:themeColor="text1"/>
        </w:rPr>
        <w:t xml:space="preserve"> FBS UMC. </w:t>
      </w:r>
      <w:proofErr w:type="spellStart"/>
      <w:r w:rsidRPr="00DB25C4">
        <w:rPr>
          <w:rFonts w:cstheme="minorHAnsi"/>
          <w:color w:val="000000" w:themeColor="text1"/>
        </w:rPr>
        <w:t>Kepemimpinan</w:t>
      </w:r>
      <w:proofErr w:type="spellEnd"/>
      <w:r w:rsidRPr="00DB25C4">
        <w:rPr>
          <w:rFonts w:cstheme="minorHAnsi"/>
          <w:color w:val="000000" w:themeColor="text1"/>
        </w:rPr>
        <w:t xml:space="preserve"> </w:t>
      </w:r>
      <w:proofErr w:type="spellStart"/>
      <w:r w:rsidRPr="00DB25C4">
        <w:rPr>
          <w:rFonts w:cstheme="minorHAnsi"/>
          <w:color w:val="000000" w:themeColor="text1"/>
        </w:rPr>
        <w:t>organisasi</w:t>
      </w:r>
      <w:proofErr w:type="spellEnd"/>
      <w:r w:rsidRPr="00DB25C4">
        <w:rPr>
          <w:rFonts w:cstheme="minorHAnsi"/>
          <w:color w:val="000000" w:themeColor="text1"/>
        </w:rPr>
        <w:t xml:space="preserve"> juga </w:t>
      </w:r>
      <w:proofErr w:type="spellStart"/>
      <w:r w:rsidRPr="00DB25C4">
        <w:rPr>
          <w:rFonts w:cstheme="minorHAnsi"/>
          <w:color w:val="000000" w:themeColor="text1"/>
        </w:rPr>
        <w:t>tampak</w:t>
      </w:r>
      <w:proofErr w:type="spellEnd"/>
      <w:r w:rsidRPr="00DB25C4">
        <w:rPr>
          <w:rFonts w:cstheme="minorHAnsi"/>
          <w:color w:val="000000" w:themeColor="text1"/>
        </w:rPr>
        <w:t xml:space="preserve"> </w:t>
      </w:r>
      <w:proofErr w:type="spellStart"/>
      <w:r w:rsidRPr="00DB25C4">
        <w:rPr>
          <w:rFonts w:cstheme="minorHAnsi"/>
          <w:color w:val="000000" w:themeColor="text1"/>
        </w:rPr>
        <w:t>dari</w:t>
      </w:r>
      <w:proofErr w:type="spellEnd"/>
      <w:r w:rsidRPr="00DB25C4">
        <w:rPr>
          <w:rFonts w:cstheme="minorHAnsi"/>
          <w:color w:val="000000" w:themeColor="text1"/>
        </w:rPr>
        <w:t xml:space="preserve"> </w:t>
      </w:r>
      <w:proofErr w:type="spellStart"/>
      <w:r w:rsidRPr="00DB25C4">
        <w:rPr>
          <w:rFonts w:cstheme="minorHAnsi"/>
          <w:color w:val="000000" w:themeColor="text1"/>
        </w:rPr>
        <w:t>sinergi</w:t>
      </w:r>
      <w:proofErr w:type="spellEnd"/>
      <w:r w:rsidRPr="00DB25C4">
        <w:rPr>
          <w:rFonts w:cstheme="minorHAnsi"/>
          <w:color w:val="000000" w:themeColor="text1"/>
        </w:rPr>
        <w:t xml:space="preserve"> </w:t>
      </w:r>
      <w:proofErr w:type="spellStart"/>
      <w:r w:rsidRPr="00DB25C4">
        <w:rPr>
          <w:rFonts w:cstheme="minorHAnsi"/>
          <w:color w:val="000000" w:themeColor="text1"/>
        </w:rPr>
        <w:t>pimpinan</w:t>
      </w:r>
      <w:proofErr w:type="spellEnd"/>
      <w:r w:rsidRPr="00DB25C4">
        <w:rPr>
          <w:rFonts w:cstheme="minorHAnsi"/>
          <w:color w:val="000000" w:themeColor="text1"/>
        </w:rPr>
        <w:t xml:space="preserve"> FBS </w:t>
      </w:r>
      <w:proofErr w:type="spellStart"/>
      <w:r w:rsidRPr="00DB25C4">
        <w:rPr>
          <w:rFonts w:cstheme="minorHAnsi"/>
          <w:color w:val="000000" w:themeColor="text1"/>
        </w:rPr>
        <w:t>dengan</w:t>
      </w:r>
      <w:proofErr w:type="spellEnd"/>
      <w:r w:rsidRPr="00DB25C4">
        <w:rPr>
          <w:rFonts w:cstheme="minorHAnsi"/>
          <w:color w:val="000000" w:themeColor="text1"/>
        </w:rPr>
        <w:t xml:space="preserve"> unit-unit di UMC. </w:t>
      </w: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terhadap</w:t>
      </w:r>
      <w:proofErr w:type="spellEnd"/>
      <w:r w:rsidRPr="00DB25C4">
        <w:rPr>
          <w:rFonts w:cstheme="minorHAnsi"/>
          <w:color w:val="000000" w:themeColor="text1"/>
        </w:rPr>
        <w:t xml:space="preserve"> </w:t>
      </w:r>
      <w:proofErr w:type="spellStart"/>
      <w:r w:rsidRPr="00DB25C4">
        <w:rPr>
          <w:rFonts w:cstheme="minorHAnsi"/>
          <w:color w:val="000000" w:themeColor="text1"/>
        </w:rPr>
        <w:t>kinerja</w:t>
      </w:r>
      <w:proofErr w:type="spellEnd"/>
      <w:r w:rsidRPr="00DB25C4">
        <w:rPr>
          <w:rFonts w:cstheme="minorHAnsi"/>
          <w:color w:val="000000" w:themeColor="text1"/>
        </w:rPr>
        <w:t xml:space="preserve"> FBS dan </w:t>
      </w:r>
      <w:proofErr w:type="spellStart"/>
      <w:r w:rsidRPr="00DB25C4">
        <w:rPr>
          <w:rFonts w:cstheme="minorHAnsi"/>
          <w:color w:val="000000" w:themeColor="text1"/>
        </w:rPr>
        <w:t>prodi</w:t>
      </w:r>
      <w:proofErr w:type="spellEnd"/>
      <w:r w:rsidRPr="00DB25C4">
        <w:rPr>
          <w:rFonts w:cstheme="minorHAnsi"/>
          <w:color w:val="000000" w:themeColor="text1"/>
        </w:rPr>
        <w:t xml:space="preserve">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koordinasi</w:t>
      </w:r>
      <w:proofErr w:type="spellEnd"/>
      <w:r w:rsidRPr="00DB25C4">
        <w:rPr>
          <w:rFonts w:cstheme="minorHAnsi"/>
          <w:color w:val="000000" w:themeColor="text1"/>
        </w:rPr>
        <w:t xml:space="preserve"> dan LPM (Lembaga </w:t>
      </w:r>
      <w:proofErr w:type="spellStart"/>
      <w:r w:rsidRPr="00DB25C4">
        <w:rPr>
          <w:rFonts w:cstheme="minorHAnsi"/>
          <w:color w:val="000000" w:themeColor="text1"/>
        </w:rPr>
        <w:t>Penjaminan</w:t>
      </w:r>
      <w:proofErr w:type="spellEnd"/>
      <w:r w:rsidRPr="00DB25C4">
        <w:rPr>
          <w:rFonts w:cstheme="minorHAnsi"/>
          <w:color w:val="000000" w:themeColor="text1"/>
        </w:rPr>
        <w:t xml:space="preserve"> </w:t>
      </w:r>
      <w:proofErr w:type="spellStart"/>
      <w:r w:rsidRPr="00DB25C4">
        <w:rPr>
          <w:rFonts w:cstheme="minorHAnsi"/>
          <w:color w:val="000000" w:themeColor="text1"/>
        </w:rPr>
        <w:t>Mutu</w:t>
      </w:r>
      <w:proofErr w:type="spellEnd"/>
      <w:r w:rsidRPr="00DB25C4">
        <w:rPr>
          <w:rFonts w:cstheme="minorHAnsi"/>
          <w:color w:val="000000" w:themeColor="text1"/>
        </w:rPr>
        <w:t xml:space="preserve">). </w:t>
      </w:r>
      <w:proofErr w:type="spellStart"/>
      <w:r w:rsidRPr="00DB25C4">
        <w:rPr>
          <w:rFonts w:cstheme="minorHAnsi"/>
          <w:color w:val="000000" w:themeColor="text1"/>
        </w:rPr>
        <w:t>Pimpinan</w:t>
      </w:r>
      <w:proofErr w:type="spellEnd"/>
      <w:r w:rsidRPr="00DB25C4">
        <w:rPr>
          <w:rFonts w:cstheme="minorHAnsi"/>
          <w:color w:val="000000" w:themeColor="text1"/>
        </w:rPr>
        <w:t xml:space="preserve"> FBS </w:t>
      </w:r>
      <w:proofErr w:type="spellStart"/>
      <w:r w:rsidRPr="00DB25C4">
        <w:rPr>
          <w:rFonts w:cstheme="minorHAnsi"/>
          <w:color w:val="000000" w:themeColor="text1"/>
        </w:rPr>
        <w:t>berkoordinasi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Bagian </w:t>
      </w:r>
      <w:proofErr w:type="spellStart"/>
      <w:r w:rsidRPr="00DB25C4">
        <w:rPr>
          <w:rFonts w:cstheme="minorHAnsi"/>
          <w:color w:val="000000" w:themeColor="text1"/>
        </w:rPr>
        <w:t>Administrasi</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(BAA)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hal</w:t>
      </w:r>
      <w:proofErr w:type="spellEnd"/>
      <w:r w:rsidRPr="00DB25C4">
        <w:rPr>
          <w:rFonts w:cstheme="minorHAnsi"/>
          <w:color w:val="000000" w:themeColor="text1"/>
        </w:rPr>
        <w:t xml:space="preserve"> </w:t>
      </w:r>
      <w:proofErr w:type="spellStart"/>
      <w:r w:rsidRPr="00DB25C4">
        <w:rPr>
          <w:rFonts w:cstheme="minorHAnsi"/>
          <w:color w:val="000000" w:themeColor="text1"/>
        </w:rPr>
        <w:t>pengelolaan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pengelolaan</w:t>
      </w:r>
      <w:proofErr w:type="spellEnd"/>
      <w:r w:rsidRPr="00DB25C4">
        <w:rPr>
          <w:rFonts w:cstheme="minorHAnsi"/>
          <w:color w:val="000000" w:themeColor="text1"/>
        </w:rPr>
        <w:t xml:space="preserve"> di </w:t>
      </w:r>
      <w:proofErr w:type="spellStart"/>
      <w:r w:rsidRPr="00DB25C4">
        <w:rPr>
          <w:rFonts w:cstheme="minorHAnsi"/>
          <w:color w:val="000000" w:themeColor="text1"/>
        </w:rPr>
        <w:t>bidang</w:t>
      </w:r>
      <w:proofErr w:type="spellEnd"/>
      <w:r w:rsidRPr="00DB25C4">
        <w:rPr>
          <w:rFonts w:cstheme="minorHAnsi"/>
          <w:color w:val="000000" w:themeColor="text1"/>
        </w:rPr>
        <w:t xml:space="preserve"> </w:t>
      </w:r>
      <w:proofErr w:type="spellStart"/>
      <w:r w:rsidRPr="00DB25C4">
        <w:rPr>
          <w:rFonts w:cstheme="minorHAnsi"/>
          <w:color w:val="000000" w:themeColor="text1"/>
        </w:rPr>
        <w:t>keuangan</w:t>
      </w:r>
      <w:proofErr w:type="spellEnd"/>
      <w:r w:rsidRPr="00DB25C4">
        <w:rPr>
          <w:rFonts w:cstheme="minorHAnsi"/>
          <w:color w:val="000000" w:themeColor="text1"/>
        </w:rPr>
        <w:t xml:space="preserve">, </w:t>
      </w:r>
      <w:proofErr w:type="spellStart"/>
      <w:r w:rsidRPr="00DB25C4">
        <w:rPr>
          <w:rFonts w:cstheme="minorHAnsi"/>
          <w:color w:val="000000" w:themeColor="text1"/>
        </w:rPr>
        <w:t>dikoordinasikan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Badan </w:t>
      </w:r>
      <w:proofErr w:type="spellStart"/>
      <w:r w:rsidRPr="00DB25C4">
        <w:rPr>
          <w:rFonts w:cstheme="minorHAnsi"/>
          <w:color w:val="000000" w:themeColor="text1"/>
        </w:rPr>
        <w:t>Perencanaan</w:t>
      </w:r>
      <w:proofErr w:type="spellEnd"/>
      <w:r w:rsidRPr="00DB25C4">
        <w:rPr>
          <w:rFonts w:cstheme="minorHAnsi"/>
          <w:color w:val="000000" w:themeColor="text1"/>
        </w:rPr>
        <w:t xml:space="preserve"> dan </w:t>
      </w:r>
      <w:proofErr w:type="spellStart"/>
      <w:r w:rsidRPr="00DB25C4">
        <w:rPr>
          <w:rFonts w:cstheme="minorHAnsi"/>
          <w:color w:val="000000" w:themeColor="text1"/>
        </w:rPr>
        <w:t>Pengembangan</w:t>
      </w:r>
      <w:proofErr w:type="spellEnd"/>
      <w:r w:rsidRPr="00DB25C4">
        <w:rPr>
          <w:rFonts w:cstheme="minorHAnsi"/>
          <w:color w:val="000000" w:themeColor="text1"/>
        </w:rPr>
        <w:t xml:space="preserve">. </w:t>
      </w:r>
      <w:proofErr w:type="spellStart"/>
      <w:r w:rsidRPr="00DB25C4">
        <w:rPr>
          <w:rFonts w:cstheme="minorHAnsi"/>
          <w:color w:val="000000" w:themeColor="text1"/>
        </w:rPr>
        <w:t>Koordinasi</w:t>
      </w:r>
      <w:proofErr w:type="spellEnd"/>
      <w:r w:rsidRPr="00DB25C4">
        <w:rPr>
          <w:rFonts w:cstheme="minorHAnsi"/>
          <w:color w:val="000000" w:themeColor="text1"/>
        </w:rPr>
        <w:t xml:space="preserve"> </w:t>
      </w:r>
      <w:proofErr w:type="spellStart"/>
      <w:r w:rsidRPr="00DB25C4">
        <w:rPr>
          <w:rFonts w:cstheme="minorHAnsi"/>
          <w:color w:val="000000" w:themeColor="text1"/>
        </w:rPr>
        <w:t>terkait</w:t>
      </w:r>
      <w:proofErr w:type="spellEnd"/>
      <w:r w:rsidRPr="00DB25C4">
        <w:rPr>
          <w:rFonts w:cstheme="minorHAnsi"/>
          <w:color w:val="000000" w:themeColor="text1"/>
        </w:rPr>
        <w:t xml:space="preserve"> </w:t>
      </w:r>
      <w:proofErr w:type="spellStart"/>
      <w:r w:rsidRPr="00DB25C4">
        <w:rPr>
          <w:rFonts w:cstheme="minorHAnsi"/>
          <w:color w:val="000000" w:themeColor="text1"/>
        </w:rPr>
        <w:t>bidang</w:t>
      </w:r>
      <w:proofErr w:type="spellEnd"/>
      <w:r w:rsidRPr="00DB25C4">
        <w:rPr>
          <w:rFonts w:cstheme="minorHAnsi"/>
          <w:color w:val="000000" w:themeColor="text1"/>
        </w:rPr>
        <w:t xml:space="preserve"> </w:t>
      </w:r>
      <w:proofErr w:type="spellStart"/>
      <w:r w:rsidRPr="00DB25C4">
        <w:rPr>
          <w:rFonts w:cstheme="minorHAnsi"/>
          <w:color w:val="000000" w:themeColor="text1"/>
        </w:rPr>
        <w:t>penelitian</w:t>
      </w:r>
      <w:proofErr w:type="spellEnd"/>
      <w:r w:rsidRPr="00DB25C4">
        <w:rPr>
          <w:rFonts w:cstheme="minorHAnsi"/>
          <w:color w:val="000000" w:themeColor="text1"/>
        </w:rPr>
        <w:t xml:space="preserve"> dan </w:t>
      </w:r>
      <w:proofErr w:type="spellStart"/>
      <w:r w:rsidRPr="00DB25C4">
        <w:rPr>
          <w:rFonts w:cstheme="minorHAnsi"/>
          <w:color w:val="000000" w:themeColor="text1"/>
        </w:rPr>
        <w:t>pengabdian</w:t>
      </w:r>
      <w:proofErr w:type="spellEnd"/>
      <w:r w:rsidRPr="00DB25C4">
        <w:rPr>
          <w:rFonts w:cstheme="minorHAnsi"/>
          <w:color w:val="000000" w:themeColor="text1"/>
        </w:rPr>
        <w:t xml:space="preserve"> </w:t>
      </w:r>
      <w:proofErr w:type="spellStart"/>
      <w:r w:rsidRPr="00DB25C4">
        <w:rPr>
          <w:rFonts w:cstheme="minorHAnsi"/>
          <w:color w:val="000000" w:themeColor="text1"/>
        </w:rPr>
        <w:t>masyarakat</w:t>
      </w:r>
      <w:proofErr w:type="spellEnd"/>
      <w:r w:rsidRPr="00DB25C4">
        <w:rPr>
          <w:rFonts w:cstheme="minorHAnsi"/>
          <w:color w:val="000000" w:themeColor="text1"/>
        </w:rPr>
        <w:t xml:space="preserve">, </w:t>
      </w:r>
      <w:proofErr w:type="spellStart"/>
      <w:r w:rsidRPr="00DB25C4">
        <w:rPr>
          <w:rFonts w:cstheme="minorHAnsi"/>
          <w:color w:val="000000" w:themeColor="text1"/>
        </w:rPr>
        <w:t>dijalankan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LPPM Universitas Ma Chung.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melakukan</w:t>
      </w:r>
      <w:proofErr w:type="spellEnd"/>
      <w:r w:rsidRPr="00DB25C4">
        <w:rPr>
          <w:rFonts w:cstheme="minorHAnsi"/>
          <w:color w:val="000000" w:themeColor="text1"/>
        </w:rPr>
        <w:t xml:space="preserve"> </w:t>
      </w:r>
      <w:proofErr w:type="spellStart"/>
      <w:r w:rsidRPr="00DB25C4">
        <w:rPr>
          <w:rFonts w:cstheme="minorHAnsi"/>
          <w:color w:val="000000" w:themeColor="text1"/>
        </w:rPr>
        <w:t>pengadaan</w:t>
      </w:r>
      <w:proofErr w:type="spellEnd"/>
      <w:r w:rsidRPr="00DB25C4">
        <w:rPr>
          <w:rFonts w:cstheme="minorHAnsi"/>
          <w:color w:val="000000" w:themeColor="text1"/>
        </w:rPr>
        <w:t xml:space="preserve"> dan </w:t>
      </w:r>
      <w:proofErr w:type="spellStart"/>
      <w:r w:rsidRPr="00DB25C4">
        <w:rPr>
          <w:rFonts w:cstheme="minorHAnsi"/>
          <w:color w:val="000000" w:themeColor="text1"/>
        </w:rPr>
        <w:t>pemeliharaan</w:t>
      </w:r>
      <w:proofErr w:type="spellEnd"/>
      <w:r w:rsidRPr="00DB25C4">
        <w:rPr>
          <w:rFonts w:cstheme="minorHAnsi"/>
          <w:color w:val="000000" w:themeColor="text1"/>
        </w:rPr>
        <w:t xml:space="preserve"> </w:t>
      </w:r>
      <w:proofErr w:type="spellStart"/>
      <w:r w:rsidRPr="00DB25C4">
        <w:rPr>
          <w:rFonts w:cstheme="minorHAnsi"/>
          <w:color w:val="000000" w:themeColor="text1"/>
        </w:rPr>
        <w:t>sarana</w:t>
      </w:r>
      <w:proofErr w:type="spellEnd"/>
      <w:r w:rsidRPr="00DB25C4">
        <w:rPr>
          <w:rFonts w:cstheme="minorHAnsi"/>
          <w:color w:val="000000" w:themeColor="text1"/>
        </w:rPr>
        <w:t xml:space="preserve"> dan </w:t>
      </w:r>
      <w:proofErr w:type="spellStart"/>
      <w:r w:rsidRPr="00DB25C4">
        <w:rPr>
          <w:rFonts w:cstheme="minorHAnsi"/>
          <w:color w:val="000000" w:themeColor="text1"/>
        </w:rPr>
        <w:t>prasarana</w:t>
      </w:r>
      <w:proofErr w:type="spellEnd"/>
      <w:r w:rsidRPr="00DB25C4">
        <w:rPr>
          <w:rFonts w:cstheme="minorHAnsi"/>
          <w:color w:val="000000" w:themeColor="text1"/>
        </w:rPr>
        <w:t xml:space="preserve">, </w:t>
      </w:r>
      <w:proofErr w:type="spellStart"/>
      <w:r w:rsidRPr="00DB25C4">
        <w:rPr>
          <w:rFonts w:cstheme="minorHAnsi"/>
          <w:color w:val="000000" w:themeColor="text1"/>
        </w:rPr>
        <w:t>pimpinan</w:t>
      </w:r>
      <w:proofErr w:type="spellEnd"/>
      <w:r w:rsidRPr="00DB25C4">
        <w:rPr>
          <w:rFonts w:cstheme="minorHAnsi"/>
          <w:color w:val="000000" w:themeColor="text1"/>
        </w:rPr>
        <w:t xml:space="preserve"> FBS </w:t>
      </w:r>
      <w:proofErr w:type="spellStart"/>
      <w:r w:rsidRPr="00DB25C4">
        <w:rPr>
          <w:rFonts w:cstheme="minorHAnsi"/>
          <w:color w:val="000000" w:themeColor="text1"/>
        </w:rPr>
        <w:t>berkoordinasi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bagian</w:t>
      </w:r>
      <w:proofErr w:type="spellEnd"/>
      <w:r w:rsidRPr="00DB25C4">
        <w:rPr>
          <w:rFonts w:cstheme="minorHAnsi"/>
          <w:color w:val="000000" w:themeColor="text1"/>
        </w:rPr>
        <w:t xml:space="preserve"> Bagian </w:t>
      </w:r>
      <w:proofErr w:type="spellStart"/>
      <w:r w:rsidRPr="00DB25C4">
        <w:rPr>
          <w:rFonts w:cstheme="minorHAnsi"/>
          <w:color w:val="000000" w:themeColor="text1"/>
        </w:rPr>
        <w:t>Aset</w:t>
      </w:r>
      <w:proofErr w:type="spellEnd"/>
      <w:r w:rsidRPr="00DB25C4">
        <w:rPr>
          <w:rFonts w:cstheme="minorHAnsi"/>
          <w:color w:val="000000" w:themeColor="text1"/>
        </w:rPr>
        <w:t xml:space="preserve">. </w:t>
      </w:r>
      <w:proofErr w:type="spellStart"/>
      <w:r w:rsidRPr="00DB25C4">
        <w:rPr>
          <w:rFonts w:cstheme="minorHAnsi"/>
          <w:color w:val="000000" w:themeColor="text1"/>
        </w:rPr>
        <w:t>Selain</w:t>
      </w:r>
      <w:proofErr w:type="spellEnd"/>
      <w:r w:rsidRPr="00DB25C4">
        <w:rPr>
          <w:rFonts w:cstheme="minorHAnsi"/>
          <w:color w:val="000000" w:themeColor="text1"/>
        </w:rPr>
        <w:t xml:space="preserve"> </w:t>
      </w:r>
      <w:proofErr w:type="spellStart"/>
      <w:r w:rsidRPr="00DB25C4">
        <w:rPr>
          <w:rFonts w:cstheme="minorHAnsi"/>
          <w:color w:val="000000" w:themeColor="text1"/>
        </w:rPr>
        <w:t>itu</w:t>
      </w:r>
      <w:proofErr w:type="spellEnd"/>
      <w:r w:rsidRPr="00DB25C4">
        <w:rPr>
          <w:rFonts w:cstheme="minorHAnsi"/>
          <w:color w:val="000000" w:themeColor="text1"/>
        </w:rPr>
        <w:t xml:space="preserve">, </w:t>
      </w:r>
      <w:proofErr w:type="spellStart"/>
      <w:r w:rsidRPr="00DB25C4">
        <w:rPr>
          <w:rFonts w:cstheme="minorHAnsi"/>
          <w:color w:val="000000" w:themeColor="text1"/>
        </w:rPr>
        <w:t>pimpinan</w:t>
      </w:r>
      <w:proofErr w:type="spellEnd"/>
      <w:r w:rsidRPr="00DB25C4">
        <w:rPr>
          <w:rFonts w:cstheme="minorHAnsi"/>
          <w:color w:val="000000" w:themeColor="text1"/>
        </w:rPr>
        <w:t xml:space="preserve"> FBS juga </w:t>
      </w:r>
      <w:proofErr w:type="spellStart"/>
      <w:r w:rsidRPr="00DB25C4">
        <w:rPr>
          <w:rFonts w:cstheme="minorHAnsi"/>
          <w:color w:val="000000" w:themeColor="text1"/>
        </w:rPr>
        <w:t>berkoordinasi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PSDM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melakukan</w:t>
      </w:r>
      <w:proofErr w:type="spellEnd"/>
      <w:r w:rsidRPr="00DB25C4">
        <w:rPr>
          <w:rFonts w:cstheme="minorHAnsi"/>
          <w:color w:val="000000" w:themeColor="text1"/>
        </w:rPr>
        <w:t xml:space="preserve"> </w:t>
      </w:r>
      <w:proofErr w:type="spellStart"/>
      <w:r w:rsidRPr="00DB25C4">
        <w:rPr>
          <w:rFonts w:cstheme="minorHAnsi"/>
          <w:color w:val="000000" w:themeColor="text1"/>
        </w:rPr>
        <w:t>rekrutmen</w:t>
      </w:r>
      <w:proofErr w:type="spellEnd"/>
      <w:r w:rsidRPr="00DB25C4">
        <w:rPr>
          <w:rFonts w:cstheme="minorHAnsi"/>
          <w:color w:val="000000" w:themeColor="text1"/>
        </w:rPr>
        <w:t xml:space="preserve"> dan </w:t>
      </w:r>
      <w:proofErr w:type="spellStart"/>
      <w:r w:rsidRPr="00DB25C4">
        <w:rPr>
          <w:rFonts w:cstheme="minorHAnsi"/>
          <w:color w:val="000000" w:themeColor="text1"/>
        </w:rPr>
        <w:t>pengembangan</w:t>
      </w:r>
      <w:proofErr w:type="spellEnd"/>
      <w:r w:rsidRPr="00DB25C4">
        <w:rPr>
          <w:rFonts w:cstheme="minorHAnsi"/>
          <w:color w:val="000000" w:themeColor="text1"/>
        </w:rPr>
        <w:t xml:space="preserve"> </w:t>
      </w:r>
      <w:proofErr w:type="spellStart"/>
      <w:r w:rsidRPr="00DB25C4">
        <w:rPr>
          <w:rFonts w:cstheme="minorHAnsi"/>
          <w:color w:val="000000" w:themeColor="text1"/>
        </w:rPr>
        <w:t>staf</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pengelolaan</w:t>
      </w:r>
      <w:proofErr w:type="spellEnd"/>
      <w:r w:rsidRPr="00DB25C4">
        <w:rPr>
          <w:rFonts w:cstheme="minorHAnsi"/>
          <w:color w:val="000000" w:themeColor="text1"/>
        </w:rPr>
        <w:t xml:space="preserve"> </w:t>
      </w:r>
      <w:proofErr w:type="spellStart"/>
      <w:r w:rsidRPr="00DB25C4">
        <w:rPr>
          <w:rFonts w:cstheme="minorHAnsi"/>
          <w:color w:val="000000" w:themeColor="text1"/>
        </w:rPr>
        <w:t>prodi</w:t>
      </w:r>
      <w:proofErr w:type="spellEnd"/>
      <w:r w:rsidRPr="00DB25C4">
        <w:rPr>
          <w:rFonts w:cstheme="minorHAnsi"/>
          <w:color w:val="000000" w:themeColor="text1"/>
        </w:rPr>
        <w:t xml:space="preserve"> di </w:t>
      </w:r>
      <w:proofErr w:type="spellStart"/>
      <w:r w:rsidRPr="00DB25C4">
        <w:rPr>
          <w:rFonts w:cstheme="minorHAnsi"/>
          <w:color w:val="000000" w:themeColor="text1"/>
        </w:rPr>
        <w:t>lingkungan</w:t>
      </w:r>
      <w:proofErr w:type="spellEnd"/>
      <w:r w:rsidRPr="00DB25C4">
        <w:rPr>
          <w:rFonts w:cstheme="minorHAnsi"/>
          <w:color w:val="000000" w:themeColor="text1"/>
        </w:rPr>
        <w:t xml:space="preserve"> FBS, </w:t>
      </w:r>
      <w:proofErr w:type="spellStart"/>
      <w:r w:rsidRPr="00DB25C4">
        <w:rPr>
          <w:rFonts w:cstheme="minorHAnsi"/>
          <w:color w:val="000000" w:themeColor="text1"/>
        </w:rPr>
        <w:t>Dekan</w:t>
      </w:r>
      <w:proofErr w:type="spellEnd"/>
      <w:r w:rsidRPr="00DB25C4">
        <w:rPr>
          <w:rFonts w:cstheme="minorHAnsi"/>
          <w:color w:val="000000" w:themeColor="text1"/>
        </w:rPr>
        <w:t xml:space="preserve"> </w:t>
      </w:r>
      <w:proofErr w:type="spellStart"/>
      <w:r w:rsidRPr="00DB25C4">
        <w:rPr>
          <w:rFonts w:cstheme="minorHAnsi"/>
          <w:color w:val="000000" w:themeColor="text1"/>
        </w:rPr>
        <w:t>berkoordinasi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kaprodi</w:t>
      </w:r>
      <w:proofErr w:type="spellEnd"/>
      <w:r w:rsidRPr="00DB25C4">
        <w:rPr>
          <w:rFonts w:cstheme="minorHAnsi"/>
          <w:color w:val="000000" w:themeColor="text1"/>
        </w:rPr>
        <w:t xml:space="preserve">. </w:t>
      </w:r>
      <w:proofErr w:type="spellStart"/>
      <w:r w:rsidRPr="00DB25C4">
        <w:rPr>
          <w:rFonts w:cstheme="minorHAnsi"/>
          <w:color w:val="000000" w:themeColor="text1"/>
        </w:rPr>
        <w:t>Kaprodi</w:t>
      </w:r>
      <w:proofErr w:type="spellEnd"/>
      <w:r w:rsidRPr="00DB25C4">
        <w:rPr>
          <w:rFonts w:cstheme="minorHAnsi"/>
          <w:color w:val="000000" w:themeColor="text1"/>
        </w:rPr>
        <w:t xml:space="preserve"> </w:t>
      </w:r>
      <w:proofErr w:type="spellStart"/>
      <w:r w:rsidRPr="00DB25C4">
        <w:rPr>
          <w:rFonts w:cstheme="minorHAnsi"/>
          <w:color w:val="000000" w:themeColor="text1"/>
        </w:rPr>
        <w:t>mengkoordinasi</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pendidikan</w:t>
      </w:r>
      <w:proofErr w:type="spellEnd"/>
      <w:r w:rsidRPr="00DB25C4">
        <w:rPr>
          <w:rFonts w:cstheme="minorHAnsi"/>
          <w:color w:val="000000" w:themeColor="text1"/>
        </w:rPr>
        <w:t xml:space="preserve"> dan </w:t>
      </w:r>
      <w:proofErr w:type="spellStart"/>
      <w:r w:rsidRPr="00DB25C4">
        <w:rPr>
          <w:rFonts w:cstheme="minorHAnsi"/>
          <w:color w:val="000000" w:themeColor="text1"/>
        </w:rPr>
        <w:t>pengajaran</w:t>
      </w:r>
      <w:proofErr w:type="spellEnd"/>
      <w:r w:rsidRPr="00DB25C4">
        <w:rPr>
          <w:rFonts w:cstheme="minorHAnsi"/>
          <w:color w:val="000000" w:themeColor="text1"/>
        </w:rPr>
        <w:t xml:space="preserve">, </w:t>
      </w:r>
      <w:proofErr w:type="spellStart"/>
      <w:r w:rsidRPr="00DB25C4">
        <w:rPr>
          <w:rFonts w:cstheme="minorHAnsi"/>
          <w:color w:val="000000" w:themeColor="text1"/>
        </w:rPr>
        <w:t>penelitian</w:t>
      </w:r>
      <w:proofErr w:type="spellEnd"/>
      <w:r w:rsidRPr="00DB25C4">
        <w:rPr>
          <w:rFonts w:cstheme="minorHAnsi"/>
          <w:color w:val="000000" w:themeColor="text1"/>
        </w:rPr>
        <w:t xml:space="preserve">, </w:t>
      </w:r>
      <w:proofErr w:type="spellStart"/>
      <w:r w:rsidRPr="00DB25C4">
        <w:rPr>
          <w:rFonts w:cstheme="minorHAnsi"/>
          <w:color w:val="000000" w:themeColor="text1"/>
        </w:rPr>
        <w:t>pengabdian</w:t>
      </w:r>
      <w:proofErr w:type="spellEnd"/>
      <w:r w:rsidRPr="00DB25C4">
        <w:rPr>
          <w:rFonts w:cstheme="minorHAnsi"/>
          <w:color w:val="000000" w:themeColor="text1"/>
        </w:rPr>
        <w:t xml:space="preserve"> </w:t>
      </w:r>
      <w:proofErr w:type="spellStart"/>
      <w:r w:rsidRPr="00DB25C4">
        <w:rPr>
          <w:rFonts w:cstheme="minorHAnsi"/>
          <w:color w:val="000000" w:themeColor="text1"/>
        </w:rPr>
        <w:t>kepada</w:t>
      </w:r>
      <w:proofErr w:type="spellEnd"/>
      <w:r w:rsidRPr="00DB25C4">
        <w:rPr>
          <w:rFonts w:cstheme="minorHAnsi"/>
          <w:color w:val="000000" w:themeColor="text1"/>
        </w:rPr>
        <w:t xml:space="preserve"> </w:t>
      </w:r>
      <w:proofErr w:type="spellStart"/>
      <w:r w:rsidRPr="00DB25C4">
        <w:rPr>
          <w:rFonts w:cstheme="minorHAnsi"/>
          <w:color w:val="000000" w:themeColor="text1"/>
        </w:rPr>
        <w:t>masyarakat</w:t>
      </w:r>
      <w:proofErr w:type="spellEnd"/>
      <w:r w:rsidRPr="00DB25C4">
        <w:rPr>
          <w:rFonts w:cstheme="minorHAnsi"/>
          <w:color w:val="000000" w:themeColor="text1"/>
        </w:rPr>
        <w:t xml:space="preserve"> dan </w:t>
      </w:r>
      <w:proofErr w:type="spellStart"/>
      <w:r w:rsidRPr="00DB25C4">
        <w:rPr>
          <w:rFonts w:cstheme="minorHAnsi"/>
          <w:color w:val="000000" w:themeColor="text1"/>
        </w:rPr>
        <w:t>publikasi</w:t>
      </w:r>
      <w:proofErr w:type="spellEnd"/>
      <w:r w:rsidRPr="00DB25C4">
        <w:rPr>
          <w:rFonts w:cstheme="minorHAnsi"/>
          <w:color w:val="000000" w:themeColor="text1"/>
        </w:rPr>
        <w:t xml:space="preserve"> </w:t>
      </w:r>
      <w:proofErr w:type="spellStart"/>
      <w:r w:rsidRPr="00DB25C4">
        <w:rPr>
          <w:rFonts w:cstheme="minorHAnsi"/>
          <w:color w:val="000000" w:themeColor="text1"/>
        </w:rPr>
        <w:t>ilmiah</w:t>
      </w:r>
      <w:proofErr w:type="spellEnd"/>
      <w:r w:rsidRPr="00DB25C4">
        <w:rPr>
          <w:rFonts w:cstheme="minorHAnsi"/>
          <w:color w:val="000000" w:themeColor="text1"/>
        </w:rPr>
        <w:t xml:space="preserve"> di </w:t>
      </w:r>
      <w:proofErr w:type="spellStart"/>
      <w:r w:rsidRPr="00DB25C4">
        <w:rPr>
          <w:rFonts w:cstheme="minorHAnsi"/>
          <w:color w:val="000000" w:themeColor="text1"/>
        </w:rPr>
        <w:t>tingkat</w:t>
      </w:r>
      <w:proofErr w:type="spellEnd"/>
      <w:r w:rsidRPr="00DB25C4">
        <w:rPr>
          <w:rFonts w:cstheme="minorHAnsi"/>
          <w:color w:val="000000" w:themeColor="text1"/>
        </w:rPr>
        <w:t xml:space="preserve"> </w:t>
      </w:r>
      <w:proofErr w:type="spellStart"/>
      <w:r w:rsidRPr="00DB25C4">
        <w:rPr>
          <w:rFonts w:cstheme="minorHAnsi"/>
          <w:color w:val="000000" w:themeColor="text1"/>
        </w:rPr>
        <w:t>prodi</w:t>
      </w:r>
      <w:proofErr w:type="spellEnd"/>
      <w:r w:rsidRPr="00DB25C4">
        <w:rPr>
          <w:rFonts w:cstheme="minorHAnsi"/>
          <w:color w:val="000000" w:themeColor="text1"/>
        </w:rPr>
        <w:t xml:space="preserve">. </w:t>
      </w:r>
      <w:proofErr w:type="spellStart"/>
      <w:r w:rsidRPr="00DB25C4">
        <w:rPr>
          <w:rFonts w:cstheme="minorHAnsi"/>
          <w:color w:val="000000" w:themeColor="text1"/>
        </w:rPr>
        <w:t>Kaprodi</w:t>
      </w:r>
      <w:proofErr w:type="spellEnd"/>
      <w:r w:rsidRPr="00DB25C4">
        <w:rPr>
          <w:rFonts w:cstheme="minorHAnsi"/>
          <w:color w:val="000000" w:themeColor="text1"/>
        </w:rPr>
        <w:t xml:space="preserve"> </w:t>
      </w:r>
      <w:proofErr w:type="spellStart"/>
      <w:r w:rsidRPr="00DB25C4">
        <w:rPr>
          <w:rFonts w:cstheme="minorHAnsi"/>
          <w:color w:val="000000" w:themeColor="text1"/>
        </w:rPr>
        <w:t>melakukan</w:t>
      </w:r>
      <w:proofErr w:type="spellEnd"/>
      <w:r w:rsidRPr="00DB25C4">
        <w:rPr>
          <w:rFonts w:cstheme="minorHAnsi"/>
          <w:color w:val="000000" w:themeColor="text1"/>
        </w:rPr>
        <w:t xml:space="preserve"> </w:t>
      </w:r>
      <w:proofErr w:type="spellStart"/>
      <w:r w:rsidRPr="00DB25C4">
        <w:rPr>
          <w:rFonts w:cstheme="minorHAnsi"/>
          <w:color w:val="000000" w:themeColor="text1"/>
        </w:rPr>
        <w:t>koordinasi</w:t>
      </w:r>
      <w:proofErr w:type="spellEnd"/>
      <w:r w:rsidRPr="00DB25C4">
        <w:rPr>
          <w:rFonts w:cstheme="minorHAnsi"/>
          <w:color w:val="000000" w:themeColor="text1"/>
        </w:rPr>
        <w:t xml:space="preserve"> </w:t>
      </w:r>
      <w:proofErr w:type="spellStart"/>
      <w:r w:rsidRPr="00DB25C4">
        <w:rPr>
          <w:rFonts w:cstheme="minorHAnsi"/>
          <w:color w:val="000000" w:themeColor="text1"/>
        </w:rPr>
        <w:t>administrasi</w:t>
      </w:r>
      <w:proofErr w:type="spellEnd"/>
      <w:r w:rsidRPr="00DB25C4">
        <w:rPr>
          <w:rFonts w:cstheme="minorHAnsi"/>
          <w:color w:val="000000" w:themeColor="text1"/>
        </w:rPr>
        <w:t xml:space="preserve"> </w:t>
      </w:r>
      <w:proofErr w:type="spellStart"/>
      <w:r w:rsidRPr="00DB25C4">
        <w:rPr>
          <w:rFonts w:cstheme="minorHAnsi"/>
          <w:color w:val="000000" w:themeColor="text1"/>
        </w:rPr>
        <w:t>umum</w:t>
      </w:r>
      <w:proofErr w:type="spellEnd"/>
      <w:r w:rsidRPr="00DB25C4">
        <w:rPr>
          <w:rFonts w:cstheme="minorHAnsi"/>
          <w:color w:val="000000" w:themeColor="text1"/>
        </w:rPr>
        <w:t xml:space="preserve">, </w:t>
      </w:r>
      <w:proofErr w:type="spellStart"/>
      <w:r w:rsidRPr="00DB25C4">
        <w:rPr>
          <w:rFonts w:cstheme="minorHAnsi"/>
          <w:color w:val="000000" w:themeColor="text1"/>
        </w:rPr>
        <w:t>keuangan</w:t>
      </w:r>
      <w:proofErr w:type="spellEnd"/>
      <w:r w:rsidRPr="00DB25C4">
        <w:rPr>
          <w:rFonts w:cstheme="minorHAnsi"/>
          <w:color w:val="000000" w:themeColor="text1"/>
        </w:rPr>
        <w:t xml:space="preserve">, </w:t>
      </w:r>
      <w:proofErr w:type="spellStart"/>
      <w:r w:rsidRPr="00DB25C4">
        <w:rPr>
          <w:rFonts w:cstheme="minorHAnsi"/>
          <w:color w:val="000000" w:themeColor="text1"/>
        </w:rPr>
        <w:t>aktivitas</w:t>
      </w:r>
      <w:proofErr w:type="spellEnd"/>
      <w:r w:rsidRPr="00DB25C4">
        <w:rPr>
          <w:rFonts w:cstheme="minorHAnsi"/>
          <w:color w:val="000000" w:themeColor="text1"/>
        </w:rPr>
        <w:t xml:space="preserve"> </w:t>
      </w:r>
      <w:proofErr w:type="spellStart"/>
      <w:r w:rsidRPr="00DB25C4">
        <w:rPr>
          <w:rFonts w:cstheme="minorHAnsi"/>
          <w:color w:val="000000" w:themeColor="text1"/>
        </w:rPr>
        <w:t>kemahasiswaan</w:t>
      </w:r>
      <w:proofErr w:type="spellEnd"/>
      <w:r w:rsidRPr="00DB25C4">
        <w:rPr>
          <w:rFonts w:cstheme="minorHAnsi"/>
          <w:color w:val="000000" w:themeColor="text1"/>
        </w:rPr>
        <w:t xml:space="preserve"> di </w:t>
      </w:r>
      <w:proofErr w:type="spellStart"/>
      <w:r w:rsidRPr="00DB25C4">
        <w:rPr>
          <w:rFonts w:cstheme="minorHAnsi"/>
          <w:color w:val="000000" w:themeColor="text1"/>
        </w:rPr>
        <w:t>tingkat</w:t>
      </w:r>
      <w:proofErr w:type="spellEnd"/>
      <w:r w:rsidRPr="00DB25C4">
        <w:rPr>
          <w:rFonts w:cstheme="minorHAnsi"/>
          <w:color w:val="000000" w:themeColor="text1"/>
        </w:rPr>
        <w:t xml:space="preserve"> </w:t>
      </w:r>
      <w:proofErr w:type="spellStart"/>
      <w:r w:rsidRPr="00DB25C4">
        <w:rPr>
          <w:rFonts w:cstheme="minorHAnsi"/>
          <w:color w:val="000000" w:themeColor="text1"/>
        </w:rPr>
        <w:t>prodi</w:t>
      </w:r>
      <w:proofErr w:type="spellEnd"/>
      <w:r w:rsidRPr="00DB25C4">
        <w:rPr>
          <w:rFonts w:cstheme="minorHAnsi"/>
          <w:color w:val="000000" w:themeColor="text1"/>
        </w:rPr>
        <w:t>.</w:t>
      </w:r>
    </w:p>
    <w:p w14:paraId="6644364F" w14:textId="77777777" w:rsidR="00EE2EA9" w:rsidRPr="00DB25C4" w:rsidRDefault="00EE2EA9" w:rsidP="00687314">
      <w:pPr>
        <w:autoSpaceDE w:val="0"/>
        <w:autoSpaceDN w:val="0"/>
        <w:adjustRightInd w:val="0"/>
        <w:spacing w:after="0" w:line="240" w:lineRule="auto"/>
        <w:rPr>
          <w:rFonts w:cstheme="minorHAnsi"/>
          <w:color w:val="000000"/>
        </w:rPr>
      </w:pPr>
    </w:p>
    <w:p w14:paraId="61E45FB2" w14:textId="77777777" w:rsidR="00EE2EA9" w:rsidRPr="00DB25C4" w:rsidRDefault="00EE2EA9" w:rsidP="00687314">
      <w:pPr>
        <w:autoSpaceDE w:val="0"/>
        <w:autoSpaceDN w:val="0"/>
        <w:adjustRightInd w:val="0"/>
        <w:spacing w:after="0" w:line="240" w:lineRule="auto"/>
        <w:rPr>
          <w:rFonts w:cstheme="minorHAnsi"/>
        </w:rPr>
      </w:pPr>
      <w:r w:rsidRPr="00DB25C4">
        <w:rPr>
          <w:rFonts w:cstheme="minorHAnsi"/>
          <w:b/>
          <w:bCs/>
          <w:color w:val="000000"/>
        </w:rPr>
        <w:t xml:space="preserve">3) </w:t>
      </w:r>
      <w:proofErr w:type="spellStart"/>
      <w:r w:rsidRPr="00DB25C4">
        <w:rPr>
          <w:rFonts w:cstheme="minorHAnsi"/>
          <w:b/>
          <w:bCs/>
          <w:color w:val="000000"/>
        </w:rPr>
        <w:t>Kepemimpinan</w:t>
      </w:r>
      <w:proofErr w:type="spellEnd"/>
      <w:r w:rsidRPr="00DB25C4">
        <w:rPr>
          <w:rFonts w:cstheme="minorHAnsi"/>
          <w:b/>
          <w:bCs/>
          <w:color w:val="000000"/>
        </w:rPr>
        <w:t xml:space="preserve"> Publik </w:t>
      </w:r>
    </w:p>
    <w:p w14:paraId="11381831" w14:textId="77777777" w:rsidR="00EE2EA9" w:rsidRPr="00DB25C4" w:rsidRDefault="00EE2EA9" w:rsidP="00687314">
      <w:pPr>
        <w:spacing w:after="0" w:line="240" w:lineRule="auto"/>
        <w:jc w:val="both"/>
        <w:rPr>
          <w:rFonts w:cstheme="minorHAnsi"/>
          <w:bCs/>
          <w:color w:val="000000" w:themeColor="text1"/>
        </w:rPr>
      </w:pPr>
      <w:proofErr w:type="spellStart"/>
      <w:r w:rsidRPr="00DB25C4">
        <w:rPr>
          <w:rFonts w:cstheme="minorHAnsi"/>
          <w:color w:val="000000" w:themeColor="text1"/>
        </w:rPr>
        <w:t>Kepemimpinan</w:t>
      </w:r>
      <w:proofErr w:type="spellEnd"/>
      <w:r w:rsidRPr="00DB25C4">
        <w:rPr>
          <w:rFonts w:cstheme="minorHAnsi"/>
          <w:color w:val="000000" w:themeColor="text1"/>
        </w:rPr>
        <w:t xml:space="preserve"> </w:t>
      </w:r>
      <w:proofErr w:type="spellStart"/>
      <w:r w:rsidRPr="00DB25C4">
        <w:rPr>
          <w:rFonts w:cstheme="minorHAnsi"/>
          <w:color w:val="000000" w:themeColor="text1"/>
        </w:rPr>
        <w:t>publik</w:t>
      </w:r>
      <w:proofErr w:type="spellEnd"/>
      <w:r w:rsidRPr="00DB25C4">
        <w:rPr>
          <w:rFonts w:cstheme="minorHAnsi"/>
          <w:color w:val="000000" w:themeColor="text1"/>
        </w:rPr>
        <w:t xml:space="preserve"> </w:t>
      </w:r>
      <w:proofErr w:type="spellStart"/>
      <w:r w:rsidRPr="00DB25C4">
        <w:rPr>
          <w:rFonts w:cstheme="minorHAnsi"/>
          <w:color w:val="000000" w:themeColor="text1"/>
        </w:rPr>
        <w:t>ditunjukkan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kepercayaan</w:t>
      </w:r>
      <w:proofErr w:type="spellEnd"/>
      <w:r w:rsidRPr="00DB25C4">
        <w:rPr>
          <w:rFonts w:cstheme="minorHAnsi"/>
          <w:color w:val="000000" w:themeColor="text1"/>
        </w:rPr>
        <w:t xml:space="preserve"> </w:t>
      </w:r>
      <w:proofErr w:type="spellStart"/>
      <w:r w:rsidRPr="00DB25C4">
        <w:rPr>
          <w:rFonts w:cstheme="minorHAnsi"/>
          <w:color w:val="000000" w:themeColor="text1"/>
        </w:rPr>
        <w:t>publik</w:t>
      </w:r>
      <w:proofErr w:type="spellEnd"/>
      <w:r w:rsidRPr="00DB25C4">
        <w:rPr>
          <w:rFonts w:cstheme="minorHAnsi"/>
          <w:color w:val="000000" w:themeColor="text1"/>
        </w:rPr>
        <w:t xml:space="preserve"> </w:t>
      </w:r>
      <w:proofErr w:type="spellStart"/>
      <w:r w:rsidRPr="00DB25C4">
        <w:rPr>
          <w:rFonts w:cstheme="minorHAnsi"/>
          <w:color w:val="000000" w:themeColor="text1"/>
        </w:rPr>
        <w:t>terhadap</w:t>
      </w:r>
      <w:proofErr w:type="spellEnd"/>
      <w:r w:rsidRPr="00DB25C4">
        <w:rPr>
          <w:rFonts w:cstheme="minorHAnsi"/>
          <w:color w:val="000000" w:themeColor="text1"/>
        </w:rPr>
        <w:t xml:space="preserve"> FBS UMC.</w:t>
      </w:r>
      <w:r w:rsidRPr="00DB25C4">
        <w:rPr>
          <w:rFonts w:cstheme="minorHAnsi"/>
          <w:bCs/>
          <w:color w:val="000000" w:themeColor="text1"/>
        </w:rPr>
        <w:t xml:space="preserve"> FBS UMC </w:t>
      </w:r>
      <w:proofErr w:type="spellStart"/>
      <w:r w:rsidRPr="00DB25C4">
        <w:rPr>
          <w:rFonts w:cstheme="minorHAnsi"/>
          <w:bCs/>
          <w:color w:val="000000" w:themeColor="text1"/>
        </w:rPr>
        <w:t>dipercaya</w:t>
      </w:r>
      <w:proofErr w:type="spellEnd"/>
      <w:r w:rsidRPr="00DB25C4">
        <w:rPr>
          <w:rFonts w:cstheme="minorHAnsi"/>
          <w:bCs/>
          <w:color w:val="000000" w:themeColor="text1"/>
        </w:rPr>
        <w:t xml:space="preserve"> </w:t>
      </w:r>
      <w:proofErr w:type="spellStart"/>
      <w:r w:rsidRPr="00DB25C4">
        <w:rPr>
          <w:rFonts w:cstheme="minorHAnsi"/>
          <w:bCs/>
          <w:color w:val="000000" w:themeColor="text1"/>
        </w:rPr>
        <w:t>memberikan</w:t>
      </w:r>
      <w:proofErr w:type="spellEnd"/>
      <w:r w:rsidRPr="00DB25C4">
        <w:rPr>
          <w:rFonts w:cstheme="minorHAnsi"/>
          <w:bCs/>
          <w:color w:val="000000" w:themeColor="text1"/>
        </w:rPr>
        <w:t xml:space="preserve"> </w:t>
      </w:r>
      <w:proofErr w:type="spellStart"/>
      <w:r w:rsidRPr="00DB25C4">
        <w:rPr>
          <w:rFonts w:cstheme="minorHAnsi"/>
          <w:bCs/>
          <w:color w:val="000000" w:themeColor="text1"/>
        </w:rPr>
        <w:t>pendampingan</w:t>
      </w:r>
      <w:proofErr w:type="spellEnd"/>
      <w:r w:rsidRPr="00DB25C4">
        <w:rPr>
          <w:rFonts w:cstheme="minorHAnsi"/>
          <w:bCs/>
          <w:color w:val="000000" w:themeColor="text1"/>
        </w:rPr>
        <w:t xml:space="preserve"> </w:t>
      </w:r>
      <w:proofErr w:type="spellStart"/>
      <w:r w:rsidRPr="00DB25C4">
        <w:rPr>
          <w:rFonts w:cstheme="minorHAnsi"/>
          <w:bCs/>
          <w:color w:val="000000" w:themeColor="text1"/>
        </w:rPr>
        <w:t>bagi</w:t>
      </w:r>
      <w:proofErr w:type="spellEnd"/>
      <w:r w:rsidRPr="00DB25C4">
        <w:rPr>
          <w:rFonts w:cstheme="minorHAnsi"/>
          <w:bCs/>
          <w:color w:val="000000" w:themeColor="text1"/>
        </w:rPr>
        <w:t xml:space="preserve"> para guru SMPK Sang Timur Malang, dan Kalam Kudus </w:t>
      </w:r>
      <w:proofErr w:type="spellStart"/>
      <w:r w:rsidRPr="00DB25C4">
        <w:rPr>
          <w:rFonts w:cstheme="minorHAnsi"/>
          <w:bCs/>
          <w:color w:val="000000" w:themeColor="text1"/>
        </w:rPr>
        <w:t>terkait</w:t>
      </w:r>
      <w:proofErr w:type="spellEnd"/>
      <w:r w:rsidRPr="00DB25C4">
        <w:rPr>
          <w:rFonts w:cstheme="minorHAnsi"/>
          <w:bCs/>
          <w:color w:val="000000" w:themeColor="text1"/>
        </w:rPr>
        <w:t xml:space="preserve"> </w:t>
      </w:r>
      <w:proofErr w:type="spellStart"/>
      <w:r w:rsidRPr="00DB25C4">
        <w:rPr>
          <w:rFonts w:cstheme="minorHAnsi"/>
          <w:bCs/>
          <w:color w:val="000000" w:themeColor="text1"/>
        </w:rPr>
        <w:t>metode</w:t>
      </w:r>
      <w:proofErr w:type="spellEnd"/>
      <w:r w:rsidRPr="00DB25C4">
        <w:rPr>
          <w:rFonts w:cstheme="minorHAnsi"/>
          <w:bCs/>
          <w:color w:val="000000" w:themeColor="text1"/>
        </w:rPr>
        <w:t xml:space="preserve"> </w:t>
      </w:r>
      <w:proofErr w:type="spellStart"/>
      <w:r w:rsidRPr="00DB25C4">
        <w:rPr>
          <w:rFonts w:cstheme="minorHAnsi"/>
          <w:bCs/>
          <w:color w:val="000000" w:themeColor="text1"/>
        </w:rPr>
        <w:t>mengajar</w:t>
      </w:r>
      <w:proofErr w:type="spellEnd"/>
      <w:r w:rsidRPr="00DB25C4">
        <w:rPr>
          <w:rFonts w:cstheme="minorHAnsi"/>
          <w:bCs/>
          <w:color w:val="000000" w:themeColor="text1"/>
        </w:rPr>
        <w:t xml:space="preserve"> dan </w:t>
      </w:r>
      <w:proofErr w:type="spellStart"/>
      <w:r w:rsidRPr="00DB25C4">
        <w:rPr>
          <w:rFonts w:cstheme="minorHAnsi"/>
          <w:bCs/>
          <w:color w:val="000000" w:themeColor="text1"/>
        </w:rPr>
        <w:t>pengembangan</w:t>
      </w:r>
      <w:proofErr w:type="spellEnd"/>
      <w:r w:rsidRPr="00DB25C4">
        <w:rPr>
          <w:rFonts w:cstheme="minorHAnsi"/>
          <w:bCs/>
          <w:color w:val="000000" w:themeColor="text1"/>
        </w:rPr>
        <w:t xml:space="preserve"> </w:t>
      </w:r>
      <w:proofErr w:type="spellStart"/>
      <w:r w:rsidRPr="00DB25C4">
        <w:rPr>
          <w:rFonts w:cstheme="minorHAnsi"/>
          <w:bCs/>
          <w:color w:val="000000" w:themeColor="text1"/>
        </w:rPr>
        <w:t>kurikulum</w:t>
      </w:r>
      <w:proofErr w:type="spellEnd"/>
      <w:r w:rsidRPr="00DB25C4">
        <w:rPr>
          <w:rFonts w:cstheme="minorHAnsi"/>
          <w:bCs/>
          <w:color w:val="000000" w:themeColor="text1"/>
        </w:rPr>
        <w:t>. FBS UMC</w:t>
      </w:r>
      <w:r w:rsidRPr="00DB25C4">
        <w:rPr>
          <w:rFonts w:cstheme="minorHAnsi"/>
        </w:rPr>
        <w:t xml:space="preserve"> </w:t>
      </w:r>
      <w:proofErr w:type="spellStart"/>
      <w:r w:rsidRPr="00DB25C4">
        <w:rPr>
          <w:rFonts w:cstheme="minorHAnsi"/>
          <w:bCs/>
          <w:color w:val="000000" w:themeColor="text1"/>
        </w:rPr>
        <w:t>menjadi</w:t>
      </w:r>
      <w:proofErr w:type="spellEnd"/>
      <w:r w:rsidRPr="00DB25C4">
        <w:rPr>
          <w:rFonts w:cstheme="minorHAnsi"/>
          <w:bCs/>
          <w:color w:val="000000" w:themeColor="text1"/>
        </w:rPr>
        <w:t xml:space="preserve"> </w:t>
      </w:r>
      <w:proofErr w:type="spellStart"/>
      <w:r w:rsidRPr="00DB25C4">
        <w:rPr>
          <w:rFonts w:cstheme="minorHAnsi"/>
          <w:bCs/>
          <w:color w:val="000000" w:themeColor="text1"/>
        </w:rPr>
        <w:t>rujukan</w:t>
      </w:r>
      <w:proofErr w:type="spellEnd"/>
      <w:r w:rsidRPr="00DB25C4">
        <w:rPr>
          <w:rFonts w:cstheme="minorHAnsi"/>
          <w:bCs/>
          <w:color w:val="000000" w:themeColor="text1"/>
        </w:rPr>
        <w:t xml:space="preserve"> </w:t>
      </w:r>
      <w:proofErr w:type="spellStart"/>
      <w:r w:rsidRPr="00DB25C4">
        <w:rPr>
          <w:rFonts w:cstheme="minorHAnsi"/>
          <w:bCs/>
          <w:color w:val="000000" w:themeColor="text1"/>
        </w:rPr>
        <w:t>bagi</w:t>
      </w:r>
      <w:proofErr w:type="spellEnd"/>
      <w:r w:rsidRPr="00DB25C4">
        <w:rPr>
          <w:rFonts w:cstheme="minorHAnsi"/>
          <w:bCs/>
          <w:color w:val="000000" w:themeColor="text1"/>
        </w:rPr>
        <w:t xml:space="preserve"> </w:t>
      </w:r>
      <w:proofErr w:type="spellStart"/>
      <w:r w:rsidRPr="00DB25C4">
        <w:rPr>
          <w:rFonts w:cstheme="minorHAnsi"/>
          <w:bCs/>
          <w:color w:val="000000" w:themeColor="text1"/>
        </w:rPr>
        <w:t>berbagai</w:t>
      </w:r>
      <w:proofErr w:type="spellEnd"/>
      <w:r w:rsidRPr="00DB25C4">
        <w:rPr>
          <w:rFonts w:cstheme="minorHAnsi"/>
          <w:bCs/>
          <w:color w:val="000000" w:themeColor="text1"/>
        </w:rPr>
        <w:t xml:space="preserve"> </w:t>
      </w:r>
      <w:proofErr w:type="spellStart"/>
      <w:r w:rsidRPr="00DB25C4">
        <w:rPr>
          <w:rFonts w:cstheme="minorHAnsi"/>
          <w:bCs/>
          <w:color w:val="000000" w:themeColor="text1"/>
        </w:rPr>
        <w:t>institusi</w:t>
      </w:r>
      <w:proofErr w:type="spellEnd"/>
      <w:r w:rsidRPr="00DB25C4">
        <w:rPr>
          <w:rFonts w:cstheme="minorHAnsi"/>
          <w:bCs/>
          <w:color w:val="000000" w:themeColor="text1"/>
        </w:rPr>
        <w:t xml:space="preserve"> </w:t>
      </w:r>
      <w:proofErr w:type="spellStart"/>
      <w:r w:rsidRPr="00DB25C4">
        <w:rPr>
          <w:rFonts w:cstheme="minorHAnsi"/>
          <w:bCs/>
          <w:color w:val="000000" w:themeColor="text1"/>
        </w:rPr>
        <w:t>dalam</w:t>
      </w:r>
      <w:proofErr w:type="spellEnd"/>
      <w:r w:rsidRPr="00DB25C4">
        <w:rPr>
          <w:rFonts w:cstheme="minorHAnsi"/>
          <w:bCs/>
          <w:color w:val="000000" w:themeColor="text1"/>
        </w:rPr>
        <w:t xml:space="preserve"> </w:t>
      </w:r>
      <w:proofErr w:type="spellStart"/>
      <w:r w:rsidRPr="00DB25C4">
        <w:rPr>
          <w:rFonts w:cstheme="minorHAnsi"/>
          <w:bCs/>
          <w:color w:val="000000" w:themeColor="text1"/>
        </w:rPr>
        <w:t>melakukan</w:t>
      </w:r>
      <w:proofErr w:type="spellEnd"/>
      <w:r w:rsidRPr="00DB25C4">
        <w:rPr>
          <w:rFonts w:cstheme="minorHAnsi"/>
          <w:bCs/>
          <w:color w:val="000000" w:themeColor="text1"/>
        </w:rPr>
        <w:t xml:space="preserve"> </w:t>
      </w:r>
      <w:proofErr w:type="spellStart"/>
      <w:r w:rsidRPr="00DB25C4">
        <w:rPr>
          <w:rFonts w:cstheme="minorHAnsi"/>
          <w:bCs/>
          <w:color w:val="000000" w:themeColor="text1"/>
        </w:rPr>
        <w:t>studi</w:t>
      </w:r>
      <w:proofErr w:type="spellEnd"/>
      <w:r w:rsidRPr="00DB25C4">
        <w:rPr>
          <w:rFonts w:cstheme="minorHAnsi"/>
          <w:bCs/>
          <w:color w:val="000000" w:themeColor="text1"/>
        </w:rPr>
        <w:t xml:space="preserve"> banding </w:t>
      </w:r>
      <w:proofErr w:type="spellStart"/>
      <w:r w:rsidRPr="00DB25C4">
        <w:rPr>
          <w:rFonts w:cstheme="minorHAnsi"/>
          <w:bCs/>
          <w:color w:val="000000" w:themeColor="text1"/>
        </w:rPr>
        <w:t>tentang</w:t>
      </w:r>
      <w:proofErr w:type="spellEnd"/>
      <w:r w:rsidRPr="00DB25C4">
        <w:rPr>
          <w:rFonts w:cstheme="minorHAnsi"/>
        </w:rPr>
        <w:t xml:space="preserve"> </w:t>
      </w:r>
      <w:proofErr w:type="spellStart"/>
      <w:r w:rsidRPr="00DB25C4">
        <w:rPr>
          <w:rFonts w:cstheme="minorHAnsi"/>
        </w:rPr>
        <w:t>kurikulum</w:t>
      </w:r>
      <w:proofErr w:type="spellEnd"/>
      <w:r w:rsidRPr="00DB25C4">
        <w:rPr>
          <w:rFonts w:cstheme="minorHAnsi"/>
          <w:bCs/>
          <w:color w:val="000000" w:themeColor="text1"/>
        </w:rPr>
        <w:t xml:space="preserve">, </w:t>
      </w:r>
      <w:proofErr w:type="spellStart"/>
      <w:r w:rsidRPr="00DB25C4">
        <w:rPr>
          <w:rFonts w:cstheme="minorHAnsi"/>
          <w:bCs/>
          <w:color w:val="000000" w:themeColor="text1"/>
        </w:rPr>
        <w:t>magang</w:t>
      </w:r>
      <w:proofErr w:type="spellEnd"/>
      <w:r w:rsidRPr="00DB25C4">
        <w:rPr>
          <w:rFonts w:cstheme="minorHAnsi"/>
          <w:bCs/>
          <w:color w:val="000000" w:themeColor="text1"/>
        </w:rPr>
        <w:t xml:space="preserve"> dan program </w:t>
      </w:r>
      <w:proofErr w:type="spellStart"/>
      <w:r w:rsidRPr="00DB25C4">
        <w:rPr>
          <w:rFonts w:cstheme="minorHAnsi"/>
          <w:bCs/>
          <w:color w:val="000000" w:themeColor="text1"/>
        </w:rPr>
        <w:t>merdeka</w:t>
      </w:r>
      <w:proofErr w:type="spellEnd"/>
      <w:r w:rsidRPr="00DB25C4">
        <w:rPr>
          <w:rFonts w:cstheme="minorHAnsi"/>
          <w:bCs/>
          <w:color w:val="000000" w:themeColor="text1"/>
        </w:rPr>
        <w:t xml:space="preserve"> </w:t>
      </w:r>
      <w:proofErr w:type="spellStart"/>
      <w:r w:rsidRPr="00DB25C4">
        <w:rPr>
          <w:rFonts w:cstheme="minorHAnsi"/>
          <w:bCs/>
          <w:color w:val="000000" w:themeColor="text1"/>
        </w:rPr>
        <w:t>belajar</w:t>
      </w:r>
      <w:proofErr w:type="spellEnd"/>
      <w:r w:rsidRPr="00DB25C4">
        <w:rPr>
          <w:rFonts w:cstheme="minorHAnsi"/>
          <w:color w:val="000000" w:themeColor="text1"/>
        </w:rPr>
        <w:t xml:space="preserve">. </w:t>
      </w:r>
      <w:proofErr w:type="spellStart"/>
      <w:r w:rsidRPr="00DB25C4">
        <w:rPr>
          <w:rFonts w:cstheme="minorHAnsi"/>
          <w:color w:val="000000" w:themeColor="text1"/>
        </w:rPr>
        <w:t>Beberapa</w:t>
      </w:r>
      <w:proofErr w:type="spellEnd"/>
      <w:r w:rsidRPr="00DB25C4">
        <w:rPr>
          <w:rFonts w:cstheme="minorHAnsi"/>
          <w:color w:val="000000" w:themeColor="text1"/>
        </w:rPr>
        <w:t xml:space="preserve"> </w:t>
      </w:r>
      <w:proofErr w:type="spellStart"/>
      <w:r w:rsidRPr="00DB25C4">
        <w:rPr>
          <w:rFonts w:cstheme="minorHAnsi"/>
          <w:color w:val="000000" w:themeColor="text1"/>
        </w:rPr>
        <w:t>institusi</w:t>
      </w:r>
      <w:proofErr w:type="spellEnd"/>
      <w:r w:rsidRPr="00DB25C4">
        <w:rPr>
          <w:rFonts w:cstheme="minorHAnsi"/>
          <w:color w:val="000000" w:themeColor="text1"/>
        </w:rPr>
        <w:t xml:space="preserve"> yang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melakukan</w:t>
      </w:r>
      <w:proofErr w:type="spellEnd"/>
      <w:r w:rsidRPr="00DB25C4">
        <w:rPr>
          <w:rFonts w:cstheme="minorHAnsi"/>
          <w:color w:val="000000" w:themeColor="text1"/>
        </w:rPr>
        <w:t xml:space="preserve"> </w:t>
      </w:r>
      <w:proofErr w:type="spellStart"/>
      <w:r w:rsidRPr="00DB25C4">
        <w:rPr>
          <w:rFonts w:cstheme="minorHAnsi"/>
          <w:color w:val="000000" w:themeColor="text1"/>
        </w:rPr>
        <w:t>studi</w:t>
      </w:r>
      <w:proofErr w:type="spellEnd"/>
      <w:r w:rsidRPr="00DB25C4">
        <w:rPr>
          <w:rFonts w:cstheme="minorHAnsi"/>
          <w:color w:val="000000" w:themeColor="text1"/>
        </w:rPr>
        <w:t xml:space="preserve"> banding di </w:t>
      </w:r>
      <w:proofErr w:type="spellStart"/>
      <w:r w:rsidRPr="00DB25C4">
        <w:rPr>
          <w:rFonts w:cstheme="minorHAnsi"/>
          <w:color w:val="000000" w:themeColor="text1"/>
        </w:rPr>
        <w:t>antaranya</w:t>
      </w:r>
      <w:proofErr w:type="spellEnd"/>
      <w:r w:rsidRPr="00DB25C4">
        <w:rPr>
          <w:rFonts w:cstheme="minorHAnsi"/>
          <w:color w:val="000000" w:themeColor="text1"/>
        </w:rPr>
        <w:t xml:space="preserve"> FKIP Universitas </w:t>
      </w:r>
      <w:proofErr w:type="spellStart"/>
      <w:r w:rsidRPr="00DB25C4">
        <w:rPr>
          <w:rFonts w:cstheme="minorHAnsi"/>
          <w:color w:val="000000" w:themeColor="text1"/>
        </w:rPr>
        <w:t>Nahdlatul</w:t>
      </w:r>
      <w:proofErr w:type="spellEnd"/>
      <w:r w:rsidRPr="00DB25C4">
        <w:rPr>
          <w:rFonts w:cstheme="minorHAnsi"/>
          <w:color w:val="000000" w:themeColor="text1"/>
        </w:rPr>
        <w:t xml:space="preserve"> Ulama </w:t>
      </w:r>
      <w:proofErr w:type="spellStart"/>
      <w:r w:rsidRPr="00DB25C4">
        <w:rPr>
          <w:rFonts w:cstheme="minorHAnsi"/>
          <w:color w:val="000000" w:themeColor="text1"/>
        </w:rPr>
        <w:t>Sunan</w:t>
      </w:r>
      <w:proofErr w:type="spellEnd"/>
      <w:r w:rsidRPr="00DB25C4">
        <w:rPr>
          <w:rFonts w:cstheme="minorHAnsi"/>
          <w:color w:val="000000" w:themeColor="text1"/>
        </w:rPr>
        <w:t xml:space="preserve"> Giri Mojokerto dan FKIP </w:t>
      </w:r>
      <w:proofErr w:type="spellStart"/>
      <w:r w:rsidRPr="00DB25C4">
        <w:rPr>
          <w:rFonts w:cstheme="minorHAnsi"/>
          <w:color w:val="000000" w:themeColor="text1"/>
        </w:rPr>
        <w:t>Pakuan</w:t>
      </w:r>
      <w:proofErr w:type="spellEnd"/>
      <w:r w:rsidRPr="00DB25C4">
        <w:rPr>
          <w:rFonts w:cstheme="minorHAnsi"/>
          <w:color w:val="000000" w:themeColor="text1"/>
        </w:rPr>
        <w:t xml:space="preserve"> Bogor. </w:t>
      </w:r>
    </w:p>
    <w:p w14:paraId="3004D230" w14:textId="77777777" w:rsidR="00EE2EA9" w:rsidRPr="00DB25C4" w:rsidRDefault="00EE2EA9" w:rsidP="00687314">
      <w:pPr>
        <w:autoSpaceDE w:val="0"/>
        <w:autoSpaceDN w:val="0"/>
        <w:adjustRightInd w:val="0"/>
        <w:spacing w:after="0" w:line="240" w:lineRule="auto"/>
        <w:jc w:val="both"/>
        <w:rPr>
          <w:rFonts w:cstheme="minorHAnsi"/>
        </w:rPr>
      </w:pPr>
    </w:p>
    <w:p w14:paraId="440052BB" w14:textId="77777777" w:rsidR="00EE2EA9" w:rsidRPr="00DB25C4" w:rsidRDefault="00EE2EA9" w:rsidP="00687314">
      <w:pPr>
        <w:autoSpaceDE w:val="0"/>
        <w:autoSpaceDN w:val="0"/>
        <w:adjustRightInd w:val="0"/>
        <w:spacing w:after="0" w:line="240" w:lineRule="auto"/>
        <w:jc w:val="both"/>
        <w:rPr>
          <w:rFonts w:cstheme="minorHAnsi"/>
          <w:bCs/>
          <w:color w:val="000000"/>
        </w:rPr>
      </w:pPr>
      <w:proofErr w:type="spellStart"/>
      <w:r w:rsidRPr="00DB25C4">
        <w:rPr>
          <w:rFonts w:cstheme="minorHAnsi"/>
          <w:bCs/>
          <w:color w:val="000000" w:themeColor="text1"/>
        </w:rPr>
        <w:t>Kepemimpinan</w:t>
      </w:r>
      <w:proofErr w:type="spellEnd"/>
      <w:r w:rsidRPr="00DB25C4">
        <w:rPr>
          <w:rFonts w:cstheme="minorHAnsi"/>
          <w:bCs/>
          <w:color w:val="000000" w:themeColor="text1"/>
        </w:rPr>
        <w:t xml:space="preserve"> </w:t>
      </w:r>
      <w:proofErr w:type="spellStart"/>
      <w:r w:rsidRPr="00DB25C4">
        <w:rPr>
          <w:rFonts w:cstheme="minorHAnsi"/>
          <w:bCs/>
          <w:color w:val="000000" w:themeColor="text1"/>
        </w:rPr>
        <w:t>publik</w:t>
      </w:r>
      <w:proofErr w:type="spellEnd"/>
      <w:r w:rsidRPr="00DB25C4">
        <w:rPr>
          <w:rFonts w:cstheme="minorHAnsi"/>
          <w:bCs/>
          <w:color w:val="000000" w:themeColor="text1"/>
        </w:rPr>
        <w:t xml:space="preserve"> juga </w:t>
      </w:r>
      <w:proofErr w:type="spellStart"/>
      <w:r w:rsidRPr="00DB25C4">
        <w:rPr>
          <w:rFonts w:cstheme="minorHAnsi"/>
          <w:bCs/>
          <w:color w:val="000000" w:themeColor="text1"/>
        </w:rPr>
        <w:t>tercermin</w:t>
      </w:r>
      <w:proofErr w:type="spellEnd"/>
      <w:r w:rsidRPr="00DB25C4">
        <w:rPr>
          <w:rFonts w:cstheme="minorHAnsi"/>
          <w:bCs/>
          <w:color w:val="000000" w:themeColor="text1"/>
        </w:rPr>
        <w:t xml:space="preserve"> </w:t>
      </w:r>
      <w:proofErr w:type="spellStart"/>
      <w:r w:rsidRPr="00DB25C4">
        <w:rPr>
          <w:rFonts w:cstheme="minorHAnsi"/>
          <w:bCs/>
          <w:color w:val="000000" w:themeColor="text1"/>
        </w:rPr>
        <w:t>dalam</w:t>
      </w:r>
      <w:proofErr w:type="spellEnd"/>
      <w:r w:rsidRPr="00DB25C4">
        <w:rPr>
          <w:rFonts w:cstheme="minorHAnsi"/>
          <w:bCs/>
          <w:color w:val="000000" w:themeColor="text1"/>
        </w:rPr>
        <w:t xml:space="preserve"> </w:t>
      </w:r>
      <w:proofErr w:type="spellStart"/>
      <w:r w:rsidRPr="00DB25C4">
        <w:rPr>
          <w:rFonts w:cstheme="minorHAnsi"/>
          <w:bCs/>
          <w:color w:val="000000" w:themeColor="text1"/>
        </w:rPr>
        <w:t>peranan</w:t>
      </w:r>
      <w:proofErr w:type="spellEnd"/>
      <w:r w:rsidRPr="00DB25C4">
        <w:rPr>
          <w:rFonts w:cstheme="minorHAnsi"/>
          <w:bCs/>
          <w:color w:val="000000" w:themeColor="text1"/>
        </w:rPr>
        <w:t xml:space="preserve"> </w:t>
      </w:r>
      <w:proofErr w:type="spellStart"/>
      <w:r w:rsidRPr="00DB25C4">
        <w:rPr>
          <w:rFonts w:cstheme="minorHAnsi"/>
          <w:bCs/>
          <w:color w:val="000000" w:themeColor="text1"/>
        </w:rPr>
        <w:t>pimpinan</w:t>
      </w:r>
      <w:proofErr w:type="spellEnd"/>
      <w:r w:rsidRPr="00DB25C4">
        <w:rPr>
          <w:rFonts w:cstheme="minorHAnsi"/>
          <w:bCs/>
          <w:color w:val="000000" w:themeColor="text1"/>
        </w:rPr>
        <w:t xml:space="preserve"> FBS dan </w:t>
      </w:r>
      <w:proofErr w:type="spellStart"/>
      <w:r w:rsidRPr="00DB25C4">
        <w:rPr>
          <w:rFonts w:cstheme="minorHAnsi"/>
          <w:bCs/>
          <w:color w:val="000000" w:themeColor="text1"/>
        </w:rPr>
        <w:t>Kaprodi</w:t>
      </w:r>
      <w:proofErr w:type="spellEnd"/>
      <w:r w:rsidRPr="00DB25C4">
        <w:rPr>
          <w:rFonts w:cstheme="minorHAnsi"/>
          <w:bCs/>
          <w:color w:val="000000" w:themeColor="text1"/>
        </w:rPr>
        <w:t xml:space="preserve"> di </w:t>
      </w:r>
      <w:proofErr w:type="spellStart"/>
      <w:r w:rsidRPr="00DB25C4">
        <w:rPr>
          <w:rFonts w:cstheme="minorHAnsi"/>
          <w:bCs/>
          <w:color w:val="000000" w:themeColor="text1"/>
        </w:rPr>
        <w:t>lingkungan</w:t>
      </w:r>
      <w:proofErr w:type="spellEnd"/>
      <w:r w:rsidRPr="00DB25C4">
        <w:rPr>
          <w:rFonts w:cstheme="minorHAnsi"/>
          <w:bCs/>
          <w:color w:val="000000" w:themeColor="text1"/>
        </w:rPr>
        <w:t xml:space="preserve"> FBS </w:t>
      </w:r>
      <w:proofErr w:type="spellStart"/>
      <w:r w:rsidRPr="00DB25C4">
        <w:rPr>
          <w:rFonts w:cstheme="minorHAnsi"/>
          <w:bCs/>
          <w:color w:val="000000" w:themeColor="text1"/>
        </w:rPr>
        <w:t>dalam</w:t>
      </w:r>
      <w:proofErr w:type="spellEnd"/>
      <w:r w:rsidRPr="00DB25C4">
        <w:rPr>
          <w:rFonts w:cstheme="minorHAnsi"/>
          <w:bCs/>
          <w:color w:val="000000" w:themeColor="text1"/>
        </w:rPr>
        <w:t xml:space="preserve"> </w:t>
      </w:r>
      <w:proofErr w:type="spellStart"/>
      <w:r w:rsidRPr="00DB25C4">
        <w:rPr>
          <w:rFonts w:cstheme="minorHAnsi"/>
          <w:bCs/>
          <w:color w:val="000000" w:themeColor="text1"/>
        </w:rPr>
        <w:t>organisasi</w:t>
      </w:r>
      <w:proofErr w:type="spellEnd"/>
      <w:r w:rsidRPr="00DB25C4">
        <w:rPr>
          <w:rFonts w:cstheme="minorHAnsi"/>
          <w:bCs/>
          <w:color w:val="000000" w:themeColor="text1"/>
        </w:rPr>
        <w:t xml:space="preserve"> </w:t>
      </w:r>
      <w:proofErr w:type="spellStart"/>
      <w:r w:rsidRPr="00DB25C4">
        <w:rPr>
          <w:rFonts w:cstheme="minorHAnsi"/>
          <w:bCs/>
          <w:color w:val="000000" w:themeColor="text1"/>
        </w:rPr>
        <w:t>atau</w:t>
      </w:r>
      <w:proofErr w:type="spellEnd"/>
      <w:r w:rsidRPr="00DB25C4">
        <w:rPr>
          <w:rFonts w:cstheme="minorHAnsi"/>
          <w:bCs/>
          <w:color w:val="000000" w:themeColor="text1"/>
        </w:rPr>
        <w:t xml:space="preserve"> </w:t>
      </w:r>
      <w:proofErr w:type="spellStart"/>
      <w:r w:rsidRPr="00DB25C4">
        <w:rPr>
          <w:rFonts w:cstheme="minorHAnsi"/>
          <w:bCs/>
          <w:color w:val="000000" w:themeColor="text1"/>
        </w:rPr>
        <w:t>lembaga</w:t>
      </w:r>
      <w:proofErr w:type="spellEnd"/>
      <w:r w:rsidRPr="00DB25C4">
        <w:rPr>
          <w:rFonts w:cstheme="minorHAnsi"/>
          <w:bCs/>
          <w:color w:val="000000" w:themeColor="text1"/>
        </w:rPr>
        <w:t xml:space="preserve"> di </w:t>
      </w:r>
      <w:proofErr w:type="spellStart"/>
      <w:r w:rsidRPr="00DB25C4">
        <w:rPr>
          <w:rFonts w:cstheme="minorHAnsi"/>
          <w:bCs/>
          <w:color w:val="000000" w:themeColor="text1"/>
        </w:rPr>
        <w:t>luar</w:t>
      </w:r>
      <w:proofErr w:type="spellEnd"/>
      <w:r w:rsidRPr="00DB25C4">
        <w:rPr>
          <w:rFonts w:cstheme="minorHAnsi"/>
          <w:bCs/>
          <w:color w:val="000000" w:themeColor="text1"/>
        </w:rPr>
        <w:t xml:space="preserve"> UMC</w:t>
      </w:r>
      <w:r w:rsidRPr="00DB25C4">
        <w:rPr>
          <w:rFonts w:cstheme="minorHAnsi"/>
          <w:color w:val="000000" w:themeColor="text1"/>
        </w:rPr>
        <w:t xml:space="preserve">. </w:t>
      </w:r>
      <w:proofErr w:type="spellStart"/>
      <w:r w:rsidRPr="00DB25C4">
        <w:rPr>
          <w:rFonts w:cstheme="minorHAnsi"/>
          <w:color w:val="000000" w:themeColor="text1"/>
        </w:rPr>
        <w:t>Dekan</w:t>
      </w:r>
      <w:proofErr w:type="spellEnd"/>
      <w:r w:rsidRPr="00DB25C4">
        <w:rPr>
          <w:rFonts w:cstheme="minorHAnsi"/>
          <w:color w:val="000000" w:themeColor="text1"/>
        </w:rPr>
        <w:t xml:space="preserve"> FBS UMC </w:t>
      </w:r>
      <w:proofErr w:type="spellStart"/>
      <w:r w:rsidRPr="00DB25C4">
        <w:rPr>
          <w:rFonts w:cstheme="minorHAnsi"/>
          <w:color w:val="000000" w:themeColor="text1"/>
        </w:rPr>
        <w:t>dipercaya</w:t>
      </w:r>
      <w:proofErr w:type="spellEnd"/>
      <w:r w:rsidRPr="00DB25C4">
        <w:rPr>
          <w:rFonts w:cstheme="minorHAnsi"/>
          <w:bCs/>
          <w:color w:val="000000" w:themeColor="text1"/>
        </w:rPr>
        <w:t xml:space="preserve"> </w:t>
      </w:r>
      <w:proofErr w:type="spellStart"/>
      <w:r w:rsidRPr="00DB25C4">
        <w:rPr>
          <w:rFonts w:cstheme="minorHAnsi"/>
          <w:color w:val="000000" w:themeColor="text1"/>
        </w:rPr>
        <w:t>menjadi</w:t>
      </w:r>
      <w:proofErr w:type="spellEnd"/>
      <w:r w:rsidRPr="00DB25C4">
        <w:rPr>
          <w:rFonts w:cstheme="minorHAnsi"/>
          <w:color w:val="000000" w:themeColor="text1"/>
        </w:rPr>
        <w:t xml:space="preserve"> </w:t>
      </w:r>
      <w:proofErr w:type="spellStart"/>
      <w:r w:rsidRPr="00DB25C4">
        <w:rPr>
          <w:rFonts w:cstheme="minorHAnsi"/>
          <w:color w:val="000000" w:themeColor="text1"/>
        </w:rPr>
        <w:t>tenaga</w:t>
      </w:r>
      <w:proofErr w:type="spellEnd"/>
      <w:r w:rsidRPr="00DB25C4">
        <w:rPr>
          <w:rFonts w:cstheme="minorHAnsi"/>
          <w:color w:val="000000" w:themeColor="text1"/>
        </w:rPr>
        <w:t xml:space="preserve"> </w:t>
      </w:r>
      <w:proofErr w:type="spellStart"/>
      <w:r w:rsidRPr="00DB25C4">
        <w:rPr>
          <w:rFonts w:cstheme="minorHAnsi"/>
          <w:color w:val="000000" w:themeColor="text1"/>
        </w:rPr>
        <w:t>ahli</w:t>
      </w:r>
      <w:proofErr w:type="spellEnd"/>
      <w:r w:rsidRPr="00DB25C4">
        <w:rPr>
          <w:rFonts w:cstheme="minorHAnsi"/>
          <w:color w:val="000000" w:themeColor="text1"/>
        </w:rPr>
        <w:t xml:space="preserve"> Lembaga </w:t>
      </w:r>
      <w:proofErr w:type="spellStart"/>
      <w:r w:rsidRPr="00DB25C4">
        <w:rPr>
          <w:rFonts w:cstheme="minorHAnsi"/>
          <w:color w:val="000000" w:themeColor="text1"/>
        </w:rPr>
        <w:t>Akreditasi</w:t>
      </w:r>
      <w:proofErr w:type="spellEnd"/>
      <w:r w:rsidRPr="00DB25C4">
        <w:rPr>
          <w:rFonts w:cstheme="minorHAnsi"/>
          <w:color w:val="000000" w:themeColor="text1"/>
        </w:rPr>
        <w:t xml:space="preserve"> </w:t>
      </w:r>
      <w:proofErr w:type="spellStart"/>
      <w:r w:rsidRPr="00DB25C4">
        <w:rPr>
          <w:rFonts w:cstheme="minorHAnsi"/>
          <w:color w:val="000000" w:themeColor="text1"/>
        </w:rPr>
        <w:t>Mandiri</w:t>
      </w:r>
      <w:proofErr w:type="spellEnd"/>
      <w:r w:rsidRPr="00DB25C4">
        <w:rPr>
          <w:rFonts w:cstheme="minorHAnsi"/>
          <w:color w:val="000000" w:themeColor="text1"/>
        </w:rPr>
        <w:t xml:space="preserve"> (LAM) </w:t>
      </w:r>
      <w:proofErr w:type="spellStart"/>
      <w:r w:rsidRPr="00DB25C4">
        <w:rPr>
          <w:rFonts w:cstheme="minorHAnsi"/>
          <w:color w:val="000000" w:themeColor="text1"/>
        </w:rPr>
        <w:t>Kependidikan</w:t>
      </w:r>
      <w:proofErr w:type="spellEnd"/>
      <w:r w:rsidRPr="00DB25C4">
        <w:rPr>
          <w:rFonts w:cstheme="minorHAnsi"/>
          <w:color w:val="000000" w:themeColor="text1"/>
        </w:rPr>
        <w:t xml:space="preserve">, </w:t>
      </w:r>
      <w:proofErr w:type="spellStart"/>
      <w:r w:rsidRPr="00DB25C4">
        <w:rPr>
          <w:rFonts w:cstheme="minorHAnsi"/>
          <w:color w:val="000000" w:themeColor="text1"/>
        </w:rPr>
        <w:t>mendapat</w:t>
      </w:r>
      <w:proofErr w:type="spellEnd"/>
      <w:r w:rsidRPr="00DB25C4">
        <w:rPr>
          <w:rFonts w:cstheme="minorHAnsi"/>
          <w:color w:val="000000" w:themeColor="text1"/>
        </w:rPr>
        <w:t xml:space="preserve"> </w:t>
      </w:r>
      <w:proofErr w:type="spellStart"/>
      <w:r w:rsidRPr="00DB25C4">
        <w:rPr>
          <w:rFonts w:cstheme="minorHAnsi"/>
          <w:color w:val="000000" w:themeColor="text1"/>
        </w:rPr>
        <w:t>amanah</w:t>
      </w:r>
      <w:proofErr w:type="spellEnd"/>
      <w:r w:rsidRPr="00DB25C4">
        <w:rPr>
          <w:rFonts w:cstheme="minorHAnsi"/>
          <w:color w:val="000000" w:themeColor="text1"/>
        </w:rPr>
        <w:t xml:space="preserve"> </w:t>
      </w:r>
      <w:proofErr w:type="spellStart"/>
      <w:r w:rsidRPr="00DB25C4">
        <w:rPr>
          <w:rFonts w:cstheme="minorHAnsi"/>
          <w:color w:val="000000" w:themeColor="text1"/>
        </w:rPr>
        <w:t>dari</w:t>
      </w:r>
      <w:proofErr w:type="spellEnd"/>
      <w:r w:rsidRPr="00DB25C4">
        <w:rPr>
          <w:rFonts w:cstheme="minorHAnsi"/>
          <w:color w:val="000000" w:themeColor="text1"/>
        </w:rPr>
        <w:t xml:space="preserve"> </w:t>
      </w:r>
      <w:proofErr w:type="spellStart"/>
      <w:r w:rsidRPr="00DB25C4">
        <w:rPr>
          <w:rFonts w:cstheme="minorHAnsi"/>
          <w:color w:val="000000" w:themeColor="text1"/>
        </w:rPr>
        <w:t>Dirjen</w:t>
      </w:r>
      <w:proofErr w:type="spellEnd"/>
      <w:r w:rsidRPr="00DB25C4">
        <w:rPr>
          <w:rFonts w:cstheme="minorHAnsi"/>
          <w:color w:val="000000" w:themeColor="text1"/>
        </w:rPr>
        <w:t xml:space="preserve"> Guru dan Tenaga </w:t>
      </w:r>
      <w:proofErr w:type="spellStart"/>
      <w:r w:rsidRPr="00DB25C4">
        <w:rPr>
          <w:rFonts w:cstheme="minorHAnsi"/>
          <w:color w:val="000000" w:themeColor="text1"/>
        </w:rPr>
        <w:t>Kependidikan</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menyeleksi</w:t>
      </w:r>
      <w:proofErr w:type="spellEnd"/>
      <w:r w:rsidRPr="00DB25C4">
        <w:rPr>
          <w:rFonts w:cstheme="minorHAnsi"/>
          <w:color w:val="000000" w:themeColor="text1"/>
        </w:rPr>
        <w:t xml:space="preserve"> </w:t>
      </w:r>
      <w:proofErr w:type="spellStart"/>
      <w:r w:rsidRPr="00DB25C4">
        <w:rPr>
          <w:rFonts w:cstheme="minorHAnsi"/>
          <w:color w:val="000000" w:themeColor="text1"/>
        </w:rPr>
        <w:t>kepala</w:t>
      </w:r>
      <w:proofErr w:type="spellEnd"/>
      <w:r w:rsidRPr="00DB25C4">
        <w:rPr>
          <w:rFonts w:cstheme="minorHAnsi"/>
          <w:color w:val="000000" w:themeColor="text1"/>
        </w:rPr>
        <w:t xml:space="preserve"> </w:t>
      </w:r>
      <w:proofErr w:type="spellStart"/>
      <w:r w:rsidRPr="00DB25C4">
        <w:rPr>
          <w:rFonts w:cstheme="minorHAnsi"/>
          <w:color w:val="000000" w:themeColor="text1"/>
        </w:rPr>
        <w:t>sekolah</w:t>
      </w:r>
      <w:proofErr w:type="spellEnd"/>
      <w:r w:rsidRPr="00DB25C4">
        <w:rPr>
          <w:rFonts w:cstheme="minorHAnsi"/>
          <w:color w:val="000000" w:themeColor="text1"/>
        </w:rPr>
        <w:t xml:space="preserve"> dan guru </w:t>
      </w:r>
      <w:proofErr w:type="spellStart"/>
      <w:r w:rsidRPr="00DB25C4">
        <w:rPr>
          <w:rFonts w:cstheme="minorHAnsi"/>
          <w:color w:val="000000" w:themeColor="text1"/>
        </w:rPr>
        <w:t>penggerak</w:t>
      </w:r>
      <w:proofErr w:type="spellEnd"/>
      <w:r w:rsidRPr="00DB25C4">
        <w:rPr>
          <w:rFonts w:cstheme="minorHAnsi"/>
          <w:color w:val="000000" w:themeColor="text1"/>
        </w:rPr>
        <w:t xml:space="preserve">, dan </w:t>
      </w:r>
      <w:proofErr w:type="spellStart"/>
      <w:r w:rsidRPr="00DB25C4">
        <w:rPr>
          <w:rFonts w:cstheme="minorHAnsi"/>
          <w:color w:val="000000" w:themeColor="text1"/>
        </w:rPr>
        <w:t>menjadi</w:t>
      </w:r>
      <w:proofErr w:type="spellEnd"/>
      <w:r w:rsidRPr="00DB25C4">
        <w:rPr>
          <w:rFonts w:cstheme="minorHAnsi"/>
          <w:color w:val="000000" w:themeColor="text1"/>
        </w:rPr>
        <w:t xml:space="preserve"> </w:t>
      </w:r>
      <w:proofErr w:type="spellStart"/>
      <w:r w:rsidRPr="00DB25C4">
        <w:rPr>
          <w:rFonts w:cstheme="minorHAnsi"/>
          <w:color w:val="000000" w:themeColor="text1"/>
        </w:rPr>
        <w:t>ketua</w:t>
      </w:r>
      <w:proofErr w:type="spellEnd"/>
      <w:r w:rsidRPr="00DB25C4">
        <w:rPr>
          <w:rFonts w:cstheme="minorHAnsi"/>
          <w:color w:val="000000" w:themeColor="text1"/>
        </w:rPr>
        <w:t xml:space="preserve"> </w:t>
      </w:r>
      <w:proofErr w:type="spellStart"/>
      <w:r w:rsidRPr="00DB25C4">
        <w:rPr>
          <w:rFonts w:cstheme="minorHAnsi"/>
          <w:color w:val="000000" w:themeColor="text1"/>
        </w:rPr>
        <w:t>Asosiasi</w:t>
      </w:r>
      <w:proofErr w:type="spellEnd"/>
      <w:r w:rsidRPr="00DB25C4">
        <w:rPr>
          <w:rFonts w:cstheme="minorHAnsi"/>
          <w:bCs/>
          <w:color w:val="000000" w:themeColor="text1"/>
        </w:rPr>
        <w:t xml:space="preserve"> IELA (Indonesian English Lecturers Association). </w:t>
      </w:r>
      <w:proofErr w:type="spellStart"/>
      <w:r w:rsidRPr="00DB25C4">
        <w:rPr>
          <w:rFonts w:cstheme="minorHAnsi"/>
          <w:color w:val="000000" w:themeColor="text1"/>
        </w:rPr>
        <w:t>Semua</w:t>
      </w:r>
      <w:proofErr w:type="spellEnd"/>
      <w:r w:rsidRPr="00DB25C4">
        <w:rPr>
          <w:rFonts w:cstheme="minorHAnsi"/>
          <w:bCs/>
          <w:color w:val="000000" w:themeColor="text1"/>
        </w:rPr>
        <w:t xml:space="preserve"> </w:t>
      </w:r>
      <w:proofErr w:type="spellStart"/>
      <w:r w:rsidRPr="00DB25C4">
        <w:rPr>
          <w:rFonts w:cstheme="minorHAnsi"/>
          <w:color w:val="000000" w:themeColor="text1"/>
        </w:rPr>
        <w:t>kaprodi</w:t>
      </w:r>
      <w:proofErr w:type="spellEnd"/>
      <w:r w:rsidRPr="00DB25C4">
        <w:rPr>
          <w:rFonts w:cstheme="minorHAnsi"/>
          <w:color w:val="000000" w:themeColor="text1"/>
        </w:rPr>
        <w:t xml:space="preserve"> </w:t>
      </w:r>
      <w:proofErr w:type="spellStart"/>
      <w:r w:rsidRPr="00DB25C4">
        <w:rPr>
          <w:rFonts w:cstheme="minorHAnsi"/>
          <w:color w:val="000000" w:themeColor="text1"/>
        </w:rPr>
        <w:t>lingkungan</w:t>
      </w:r>
      <w:proofErr w:type="spellEnd"/>
      <w:r w:rsidRPr="00DB25C4">
        <w:rPr>
          <w:rFonts w:cstheme="minorHAnsi"/>
          <w:color w:val="000000" w:themeColor="text1"/>
        </w:rPr>
        <w:t xml:space="preserve"> FBS UMC juga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berperan</w:t>
      </w:r>
      <w:proofErr w:type="spellEnd"/>
      <w:r w:rsidRPr="00DB25C4">
        <w:rPr>
          <w:rFonts w:cstheme="minorHAnsi"/>
          <w:color w:val="000000" w:themeColor="text1"/>
        </w:rPr>
        <w:t xml:space="preserve"> </w:t>
      </w:r>
      <w:proofErr w:type="spellStart"/>
      <w:r w:rsidRPr="00DB25C4">
        <w:rPr>
          <w:rFonts w:cstheme="minorHAnsi"/>
          <w:color w:val="000000" w:themeColor="text1"/>
        </w:rPr>
        <w:t>aktif</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organisasi</w:t>
      </w:r>
      <w:proofErr w:type="spellEnd"/>
      <w:r w:rsidRPr="00DB25C4">
        <w:rPr>
          <w:rFonts w:cstheme="minorHAnsi"/>
          <w:color w:val="000000" w:themeColor="text1"/>
        </w:rPr>
        <w:t xml:space="preserve"> </w:t>
      </w:r>
      <w:proofErr w:type="spellStart"/>
      <w:r w:rsidRPr="00DB25C4">
        <w:rPr>
          <w:rFonts w:cstheme="minorHAnsi"/>
          <w:color w:val="000000" w:themeColor="text1"/>
        </w:rPr>
        <w:t>keprofesian</w:t>
      </w:r>
      <w:proofErr w:type="spellEnd"/>
      <w:r w:rsidRPr="00DB25C4">
        <w:rPr>
          <w:rFonts w:cstheme="minorHAnsi"/>
          <w:color w:val="000000" w:themeColor="text1"/>
        </w:rPr>
        <w:t xml:space="preserve"> </w:t>
      </w:r>
      <w:proofErr w:type="spellStart"/>
      <w:r w:rsidRPr="00DB25C4">
        <w:rPr>
          <w:rFonts w:cstheme="minorHAnsi"/>
          <w:color w:val="000000" w:themeColor="text1"/>
        </w:rPr>
        <w:t>sesuai</w:t>
      </w:r>
      <w:proofErr w:type="spellEnd"/>
      <w:r w:rsidRPr="00DB25C4">
        <w:rPr>
          <w:rFonts w:cstheme="minorHAnsi"/>
          <w:color w:val="000000" w:themeColor="text1"/>
        </w:rPr>
        <w:t xml:space="preserve"> </w:t>
      </w:r>
      <w:proofErr w:type="spellStart"/>
      <w:r w:rsidRPr="00DB25C4">
        <w:rPr>
          <w:rFonts w:cstheme="minorHAnsi"/>
          <w:color w:val="000000" w:themeColor="text1"/>
        </w:rPr>
        <w:t>bidang</w:t>
      </w:r>
      <w:proofErr w:type="spellEnd"/>
      <w:r w:rsidRPr="00DB25C4">
        <w:rPr>
          <w:rFonts w:cstheme="minorHAnsi"/>
          <w:color w:val="000000" w:themeColor="text1"/>
        </w:rPr>
        <w:t xml:space="preserve"> </w:t>
      </w:r>
      <w:proofErr w:type="spellStart"/>
      <w:r w:rsidRPr="00DB25C4">
        <w:rPr>
          <w:rFonts w:cstheme="minorHAnsi"/>
          <w:color w:val="000000" w:themeColor="text1"/>
        </w:rPr>
        <w:t>keilmuan</w:t>
      </w:r>
      <w:proofErr w:type="spellEnd"/>
      <w:r w:rsidRPr="00DB25C4">
        <w:rPr>
          <w:rFonts w:cstheme="minorHAnsi"/>
          <w:color w:val="000000" w:themeColor="text1"/>
        </w:rPr>
        <w:t xml:space="preserve"> </w:t>
      </w:r>
      <w:proofErr w:type="spellStart"/>
      <w:r w:rsidRPr="00DB25C4">
        <w:rPr>
          <w:rFonts w:cstheme="minorHAnsi"/>
          <w:color w:val="000000" w:themeColor="text1"/>
        </w:rPr>
        <w:t>prodi</w:t>
      </w:r>
      <w:proofErr w:type="spellEnd"/>
      <w:r w:rsidRPr="00DB25C4">
        <w:rPr>
          <w:rFonts w:cstheme="minorHAnsi"/>
          <w:color w:val="000000" w:themeColor="text1"/>
        </w:rPr>
        <w:t xml:space="preserve">. </w:t>
      </w:r>
    </w:p>
    <w:p w14:paraId="5B729ADC" w14:textId="77777777" w:rsidR="00EE2EA9" w:rsidRPr="00DB25C4" w:rsidRDefault="00EE2EA9" w:rsidP="00687314">
      <w:pPr>
        <w:autoSpaceDE w:val="0"/>
        <w:autoSpaceDN w:val="0"/>
        <w:adjustRightInd w:val="0"/>
        <w:spacing w:after="0" w:line="240" w:lineRule="auto"/>
        <w:rPr>
          <w:rFonts w:cstheme="minorHAnsi"/>
          <w:color w:val="000000"/>
        </w:rPr>
      </w:pPr>
    </w:p>
    <w:p w14:paraId="56ABDC56" w14:textId="77777777" w:rsidR="00EE2EA9" w:rsidRPr="00DB25C4" w:rsidRDefault="00EE2EA9" w:rsidP="00687314">
      <w:pPr>
        <w:autoSpaceDE w:val="0"/>
        <w:autoSpaceDN w:val="0"/>
        <w:adjustRightInd w:val="0"/>
        <w:spacing w:after="0" w:line="240" w:lineRule="auto"/>
        <w:rPr>
          <w:rFonts w:cstheme="minorHAnsi"/>
        </w:rPr>
      </w:pPr>
      <w:r w:rsidRPr="00DB25C4">
        <w:rPr>
          <w:rFonts w:cstheme="minorHAnsi"/>
          <w:b/>
          <w:bCs/>
          <w:color w:val="000000"/>
        </w:rPr>
        <w:t xml:space="preserve">2.1.3 </w:t>
      </w:r>
      <w:proofErr w:type="spellStart"/>
      <w:r w:rsidRPr="00DB25C4">
        <w:rPr>
          <w:rFonts w:cstheme="minorHAnsi"/>
          <w:b/>
          <w:bCs/>
          <w:color w:val="000000"/>
        </w:rPr>
        <w:t>Evaluasi</w:t>
      </w:r>
      <w:proofErr w:type="spellEnd"/>
      <w:r w:rsidRPr="00DB25C4">
        <w:rPr>
          <w:rFonts w:cstheme="minorHAnsi"/>
          <w:b/>
          <w:bCs/>
          <w:color w:val="000000"/>
        </w:rPr>
        <w:t xml:space="preserve"> </w:t>
      </w:r>
    </w:p>
    <w:p w14:paraId="1A30B718" w14:textId="77777777" w:rsidR="00EE2EA9" w:rsidRPr="00DB25C4" w:rsidRDefault="00EE2EA9" w:rsidP="00687314">
      <w:pPr>
        <w:autoSpaceDE w:val="0"/>
        <w:autoSpaceDN w:val="0"/>
        <w:adjustRightInd w:val="0"/>
        <w:spacing w:after="0" w:line="240" w:lineRule="auto"/>
        <w:jc w:val="both"/>
        <w:rPr>
          <w:rFonts w:cstheme="minorHAnsi"/>
          <w:color w:val="000000"/>
        </w:rPr>
      </w:pPr>
      <w:r w:rsidRPr="00DB25C4">
        <w:rPr>
          <w:rFonts w:eastAsia="Calibri" w:cstheme="minorHAnsi"/>
          <w:color w:val="000000" w:themeColor="text1"/>
        </w:rPr>
        <w:t xml:space="preserve">Hasil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struktur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organisasi</w:t>
      </w:r>
      <w:proofErr w:type="spellEnd"/>
      <w:r w:rsidRPr="00DB25C4">
        <w:rPr>
          <w:rFonts w:eastAsia="Calibri" w:cstheme="minorHAnsi"/>
          <w:color w:val="000000" w:themeColor="text1"/>
        </w:rPr>
        <w:t xml:space="preserve"> dan tata </w:t>
      </w:r>
      <w:proofErr w:type="spellStart"/>
      <w:r w:rsidRPr="00DB25C4">
        <w:rPr>
          <w:rFonts w:eastAsia="Calibri" w:cstheme="minorHAnsi"/>
          <w:color w:val="000000" w:themeColor="text1"/>
        </w:rPr>
        <w:t>pamong</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tupoksi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personalisa</w:t>
      </w:r>
      <w:proofErr w:type="spellEnd"/>
      <w:r w:rsidRPr="00DB25C4">
        <w:rPr>
          <w:rFonts w:eastAsia="Calibri" w:cstheme="minorHAnsi"/>
          <w:color w:val="000000" w:themeColor="text1"/>
        </w:rPr>
        <w:t xml:space="preserve">, para </w:t>
      </w:r>
      <w:proofErr w:type="spellStart"/>
      <w:r w:rsidRPr="00DB25C4">
        <w:rPr>
          <w:rFonts w:eastAsia="Calibri" w:cstheme="minorHAnsi"/>
          <w:color w:val="000000" w:themeColor="text1"/>
        </w:rPr>
        <w:t>sivitas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akademika</w:t>
      </w:r>
      <w:proofErr w:type="spellEnd"/>
      <w:r w:rsidRPr="00DB25C4">
        <w:rPr>
          <w:rFonts w:eastAsia="Calibri" w:cstheme="minorHAnsi"/>
          <w:color w:val="000000" w:themeColor="text1"/>
        </w:rPr>
        <w:t xml:space="preserve"> di FBS </w:t>
      </w:r>
      <w:proofErr w:type="spellStart"/>
      <w:r w:rsidRPr="00DB25C4">
        <w:rPr>
          <w:rFonts w:eastAsia="Calibri" w:cstheme="minorHAnsi"/>
          <w:color w:val="000000" w:themeColor="text1"/>
        </w:rPr>
        <w:t>menyatakan</w:t>
      </w:r>
      <w:proofErr w:type="spellEnd"/>
      <w:r w:rsidRPr="00DB25C4">
        <w:rPr>
          <w:rFonts w:eastAsia="Calibri" w:cstheme="minorHAnsi"/>
          <w:color w:val="000000" w:themeColor="text1"/>
        </w:rPr>
        <w:t xml:space="preserve"> 66,7% </w:t>
      </w:r>
      <w:proofErr w:type="spellStart"/>
      <w:r w:rsidRPr="00DB25C4">
        <w:rPr>
          <w:rFonts w:eastAsia="Calibri" w:cstheme="minorHAnsi"/>
          <w:color w:val="000000" w:themeColor="text1"/>
        </w:rPr>
        <w:t>puas</w:t>
      </w:r>
      <w:proofErr w:type="spellEnd"/>
      <w:r w:rsidRPr="00DB25C4">
        <w:rPr>
          <w:rFonts w:eastAsia="Calibri" w:cstheme="minorHAnsi"/>
          <w:color w:val="000000" w:themeColor="text1"/>
        </w:rPr>
        <w:t xml:space="preserve"> dan 33,4% sangat </w:t>
      </w:r>
      <w:proofErr w:type="spellStart"/>
      <w:r w:rsidRPr="00DB25C4">
        <w:rPr>
          <w:rFonts w:eastAsia="Calibri" w:cstheme="minorHAnsi"/>
          <w:color w:val="000000" w:themeColor="text1"/>
        </w:rPr>
        <w:t>puas</w:t>
      </w:r>
      <w:proofErr w:type="spellEnd"/>
      <w:r w:rsidRPr="00DB25C4">
        <w:rPr>
          <w:rFonts w:eastAsia="Calibri" w:cstheme="minorHAnsi"/>
          <w:color w:val="000000" w:themeColor="text1"/>
        </w:rPr>
        <w:t xml:space="preserve">. </w:t>
      </w:r>
      <w:r w:rsidRPr="00DB25C4">
        <w:rPr>
          <w:rFonts w:eastAsia="Calibri" w:cstheme="minorHAnsi"/>
        </w:rPr>
        <w:t xml:space="preserve">Oleh </w:t>
      </w:r>
      <w:proofErr w:type="spellStart"/>
      <w:r w:rsidRPr="00DB25C4">
        <w:rPr>
          <w:rFonts w:eastAsia="Calibri" w:cstheme="minorHAnsi"/>
        </w:rPr>
        <w:t>karena</w:t>
      </w:r>
      <w:proofErr w:type="spellEnd"/>
      <w:r w:rsidRPr="00DB25C4">
        <w:rPr>
          <w:rFonts w:eastAsia="Calibri" w:cstheme="minorHAnsi"/>
        </w:rPr>
        <w:t xml:space="preserve"> </w:t>
      </w:r>
      <w:proofErr w:type="spellStart"/>
      <w:r w:rsidRPr="00DB25C4">
        <w:rPr>
          <w:rFonts w:eastAsia="Calibri" w:cstheme="minorHAnsi"/>
        </w:rPr>
        <w:t>itu</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disimpulkan</w:t>
      </w:r>
      <w:proofErr w:type="spellEnd"/>
      <w:r w:rsidRPr="00DB25C4">
        <w:rPr>
          <w:rFonts w:eastAsia="Calibri" w:cstheme="minorHAnsi"/>
        </w:rPr>
        <w:t xml:space="preserve"> </w:t>
      </w:r>
      <w:proofErr w:type="spellStart"/>
      <w:r w:rsidRPr="00DB25C4">
        <w:rPr>
          <w:rFonts w:eastAsia="Calibri" w:cstheme="minorHAnsi"/>
        </w:rPr>
        <w:lastRenderedPageBreak/>
        <w:t>bahwa</w:t>
      </w:r>
      <w:proofErr w:type="spellEnd"/>
      <w:r w:rsidRPr="00DB25C4">
        <w:rPr>
          <w:rFonts w:eastAsia="Calibri" w:cstheme="minorHAnsi"/>
        </w:rPr>
        <w:t xml:space="preserve"> </w:t>
      </w:r>
      <w:proofErr w:type="spellStart"/>
      <w:r w:rsidRPr="00DB25C4">
        <w:rPr>
          <w:rFonts w:eastAsia="Calibri" w:cstheme="minorHAnsi"/>
        </w:rPr>
        <w:t>sebagian</w:t>
      </w:r>
      <w:proofErr w:type="spellEnd"/>
      <w:r w:rsidRPr="00DB25C4">
        <w:rPr>
          <w:rFonts w:eastAsia="Calibri" w:cstheme="minorHAnsi"/>
        </w:rPr>
        <w:t xml:space="preserve"> </w:t>
      </w:r>
      <w:proofErr w:type="spellStart"/>
      <w:r w:rsidRPr="00DB25C4">
        <w:rPr>
          <w:rFonts w:eastAsia="Calibri" w:cstheme="minorHAnsi"/>
        </w:rPr>
        <w:t>besar</w:t>
      </w:r>
      <w:proofErr w:type="spellEnd"/>
      <w:r w:rsidRPr="00DB25C4">
        <w:rPr>
          <w:rFonts w:eastAsia="Calibri" w:cstheme="minorHAnsi"/>
        </w:rPr>
        <w:t xml:space="preserve"> </w:t>
      </w:r>
      <w:proofErr w:type="spellStart"/>
      <w:r w:rsidRPr="00DB25C4">
        <w:rPr>
          <w:rFonts w:eastAsia="Calibri" w:cstheme="minorHAnsi"/>
        </w:rPr>
        <w:t>sivitas</w:t>
      </w:r>
      <w:proofErr w:type="spellEnd"/>
      <w:r w:rsidRPr="00DB25C4">
        <w:rPr>
          <w:rFonts w:eastAsia="Calibri" w:cstheme="minorHAnsi"/>
        </w:rPr>
        <w:t xml:space="preserve"> </w:t>
      </w:r>
      <w:proofErr w:type="spellStart"/>
      <w:r w:rsidRPr="00DB25C4">
        <w:rPr>
          <w:rFonts w:eastAsia="Calibri" w:cstheme="minorHAnsi"/>
        </w:rPr>
        <w:t>akademika</w:t>
      </w:r>
      <w:proofErr w:type="spellEnd"/>
      <w:r w:rsidRPr="00DB25C4">
        <w:rPr>
          <w:rFonts w:eastAsia="Calibri" w:cstheme="minorHAnsi"/>
        </w:rPr>
        <w:t xml:space="preserve"> di FBS </w:t>
      </w:r>
      <w:proofErr w:type="spellStart"/>
      <w:r w:rsidRPr="00DB25C4">
        <w:rPr>
          <w:rFonts w:eastAsia="Calibri" w:cstheme="minorHAnsi"/>
        </w:rPr>
        <w:t>merasa</w:t>
      </w:r>
      <w:proofErr w:type="spellEnd"/>
      <w:r w:rsidRPr="00DB25C4">
        <w:rPr>
          <w:rFonts w:eastAsia="Calibri" w:cstheme="minorHAnsi"/>
        </w:rPr>
        <w:t xml:space="preserve">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tata </w:t>
      </w:r>
      <w:proofErr w:type="spellStart"/>
      <w:r w:rsidRPr="00DB25C4">
        <w:rPr>
          <w:rFonts w:eastAsia="Calibri" w:cstheme="minorHAnsi"/>
        </w:rPr>
        <w:t>pamong</w:t>
      </w:r>
      <w:proofErr w:type="spellEnd"/>
      <w:r w:rsidRPr="00DB25C4">
        <w:rPr>
          <w:rFonts w:eastAsia="Calibri" w:cstheme="minorHAnsi"/>
        </w:rPr>
        <w:t xml:space="preserve">, tata </w:t>
      </w:r>
      <w:proofErr w:type="spellStart"/>
      <w:r w:rsidRPr="00DB25C4">
        <w:rPr>
          <w:rFonts w:eastAsia="Calibri" w:cstheme="minorHAnsi"/>
        </w:rPr>
        <w:t>kelola</w:t>
      </w:r>
      <w:proofErr w:type="spellEnd"/>
      <w:r w:rsidRPr="00DB25C4">
        <w:rPr>
          <w:rFonts w:eastAsia="Calibri" w:cstheme="minorHAnsi"/>
        </w:rPr>
        <w:t xml:space="preserve">, dan </w:t>
      </w:r>
      <w:proofErr w:type="spellStart"/>
      <w:r w:rsidRPr="00DB25C4">
        <w:rPr>
          <w:rFonts w:eastAsia="Calibri" w:cstheme="minorHAnsi"/>
        </w:rPr>
        <w:t>kepemimpinan</w:t>
      </w:r>
      <w:proofErr w:type="spellEnd"/>
      <w:r w:rsidRPr="00DB25C4">
        <w:rPr>
          <w:rFonts w:eastAsia="Calibri" w:cstheme="minorHAnsi"/>
        </w:rPr>
        <w:t xml:space="preserve"> yang </w:t>
      </w:r>
      <w:proofErr w:type="spellStart"/>
      <w:r w:rsidRPr="00DB25C4">
        <w:rPr>
          <w:rFonts w:eastAsia="Calibri" w:cstheme="minorHAnsi"/>
        </w:rPr>
        <w:t>diterapkan</w:t>
      </w:r>
      <w:proofErr w:type="spellEnd"/>
      <w:r w:rsidRPr="00DB25C4">
        <w:rPr>
          <w:rFonts w:eastAsia="Calibri" w:cstheme="minorHAnsi"/>
        </w:rPr>
        <w:t xml:space="preserve"> di FBS. </w:t>
      </w:r>
      <w:proofErr w:type="spellStart"/>
      <w:r w:rsidRPr="00DB25C4">
        <w:rPr>
          <w:rFonts w:eastAsia="Calibri" w:cstheme="minorHAnsi"/>
        </w:rPr>
        <w:t>Namun</w:t>
      </w:r>
      <w:proofErr w:type="spellEnd"/>
      <w:r w:rsidRPr="00DB25C4">
        <w:rPr>
          <w:rFonts w:eastAsia="Calibri" w:cstheme="minorHAnsi"/>
        </w:rPr>
        <w:t xml:space="preserve">,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tersebut</w:t>
      </w:r>
      <w:proofErr w:type="spellEnd"/>
      <w:r w:rsidRPr="00DB25C4">
        <w:rPr>
          <w:rFonts w:eastAsia="Calibri" w:cstheme="minorHAnsi"/>
        </w:rPr>
        <w:t xml:space="preserve"> juga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menunjukkan</w:t>
      </w:r>
      <w:proofErr w:type="spellEnd"/>
      <w:r w:rsidRPr="00DB25C4">
        <w:rPr>
          <w:rFonts w:eastAsia="Calibri" w:cstheme="minorHAnsi"/>
        </w:rPr>
        <w:t xml:space="preserve"> </w:t>
      </w:r>
      <w:proofErr w:type="spellStart"/>
      <w:r w:rsidRPr="00DB25C4">
        <w:rPr>
          <w:rFonts w:eastAsia="Calibri" w:cstheme="minorHAnsi"/>
        </w:rPr>
        <w:t>adanya</w:t>
      </w:r>
      <w:proofErr w:type="spellEnd"/>
      <w:r w:rsidRPr="00DB25C4">
        <w:rPr>
          <w:rFonts w:eastAsia="Calibri" w:cstheme="minorHAnsi"/>
        </w:rPr>
        <w:t xml:space="preserve"> </w:t>
      </w:r>
      <w:proofErr w:type="spellStart"/>
      <w:r w:rsidRPr="00DB25C4">
        <w:rPr>
          <w:rFonts w:eastAsia="Calibri" w:cstheme="minorHAnsi"/>
        </w:rPr>
        <w:t>ruang</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perbaikan</w:t>
      </w:r>
      <w:proofErr w:type="spellEnd"/>
      <w:r w:rsidRPr="00DB25C4">
        <w:rPr>
          <w:rFonts w:eastAsia="Calibri" w:cstheme="minorHAnsi"/>
        </w:rPr>
        <w:t xml:space="preserve"> dan </w:t>
      </w:r>
      <w:proofErr w:type="spellStart"/>
      <w:r w:rsidRPr="00DB25C4">
        <w:rPr>
          <w:rFonts w:eastAsia="Calibri" w:cstheme="minorHAnsi"/>
        </w:rPr>
        <w:t>peningkatan</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tersebut</w:t>
      </w:r>
      <w:proofErr w:type="spellEnd"/>
      <w:r w:rsidRPr="00DB25C4">
        <w:rPr>
          <w:rFonts w:eastAsia="Segoe UI" w:cstheme="minorHAnsi"/>
          <w:color w:val="374151"/>
        </w:rPr>
        <w:t>.</w:t>
      </w:r>
      <w:r w:rsidRPr="00DB25C4">
        <w:rPr>
          <w:rFonts w:eastAsia="Calibri" w:cstheme="minorHAnsi"/>
        </w:rPr>
        <w:t xml:space="preserve"> Ada </w:t>
      </w:r>
      <w:proofErr w:type="spellStart"/>
      <w:r w:rsidRPr="00DB25C4">
        <w:rPr>
          <w:rFonts w:eastAsia="Calibri" w:cstheme="minorHAnsi"/>
        </w:rPr>
        <w:t>aspek-aspek</w:t>
      </w:r>
      <w:proofErr w:type="spellEnd"/>
      <w:r w:rsidRPr="00DB25C4">
        <w:rPr>
          <w:rFonts w:eastAsia="Calibri" w:cstheme="minorHAnsi"/>
        </w:rPr>
        <w:t xml:space="preserve"> </w:t>
      </w:r>
      <w:proofErr w:type="spellStart"/>
      <w:r w:rsidRPr="00DB25C4">
        <w:rPr>
          <w:rFonts w:eastAsia="Calibri" w:cstheme="minorHAnsi"/>
        </w:rPr>
        <w:t>tertentu</w:t>
      </w:r>
      <w:proofErr w:type="spellEnd"/>
      <w:r w:rsidRPr="00DB25C4">
        <w:rPr>
          <w:rFonts w:eastAsia="Calibri" w:cstheme="minorHAnsi"/>
        </w:rPr>
        <w:t xml:space="preserve"> yang </w:t>
      </w:r>
      <w:proofErr w:type="spellStart"/>
      <w:r w:rsidRPr="00DB25C4">
        <w:rPr>
          <w:rFonts w:eastAsia="Calibri" w:cstheme="minorHAnsi"/>
        </w:rPr>
        <w:t>perlu</w:t>
      </w:r>
      <w:proofErr w:type="spellEnd"/>
      <w:r w:rsidRPr="00DB25C4">
        <w:rPr>
          <w:rFonts w:eastAsia="Calibri" w:cstheme="minorHAnsi"/>
        </w:rPr>
        <w:t xml:space="preserve"> </w:t>
      </w:r>
      <w:proofErr w:type="spellStart"/>
      <w:r w:rsidRPr="00DB25C4">
        <w:rPr>
          <w:rFonts w:eastAsia="Calibri" w:cstheme="minorHAnsi"/>
        </w:rPr>
        <w:t>diperbaiki</w:t>
      </w:r>
      <w:proofErr w:type="spellEnd"/>
      <w:r w:rsidRPr="00DB25C4">
        <w:rPr>
          <w:rFonts w:eastAsia="Calibri" w:cstheme="minorHAnsi"/>
        </w:rPr>
        <w:t xml:space="preserve"> </w:t>
      </w:r>
      <w:proofErr w:type="spellStart"/>
      <w:r w:rsidRPr="00DB25C4">
        <w:rPr>
          <w:rFonts w:eastAsia="Calibri" w:cstheme="minorHAnsi"/>
        </w:rPr>
        <w:t>atau</w:t>
      </w:r>
      <w:proofErr w:type="spellEnd"/>
      <w:r w:rsidRPr="00DB25C4">
        <w:rPr>
          <w:rFonts w:eastAsia="Calibri" w:cstheme="minorHAnsi"/>
        </w:rPr>
        <w:t xml:space="preserve"> </w:t>
      </w:r>
      <w:proofErr w:type="spellStart"/>
      <w:r w:rsidRPr="00DB25C4">
        <w:rPr>
          <w:rFonts w:eastAsia="Calibri" w:cstheme="minorHAnsi"/>
        </w:rPr>
        <w:t>ditingkatkan</w:t>
      </w:r>
      <w:proofErr w:type="spellEnd"/>
      <w:r w:rsidRPr="00DB25C4">
        <w:rPr>
          <w:rFonts w:eastAsia="Calibri" w:cstheme="minorHAnsi"/>
        </w:rPr>
        <w:t xml:space="preserve"> agar </w:t>
      </w:r>
      <w:proofErr w:type="spellStart"/>
      <w:r w:rsidRPr="00DB25C4">
        <w:rPr>
          <w:rFonts w:eastAsia="Calibri" w:cstheme="minorHAnsi"/>
        </w:rPr>
        <w:t>kepuasan</w:t>
      </w:r>
      <w:proofErr w:type="spellEnd"/>
      <w:r w:rsidRPr="00DB25C4">
        <w:rPr>
          <w:rFonts w:eastAsia="Calibri" w:cstheme="minorHAnsi"/>
        </w:rPr>
        <w:t xml:space="preserve"> </w:t>
      </w:r>
      <w:proofErr w:type="spellStart"/>
      <w:r w:rsidRPr="00DB25C4">
        <w:rPr>
          <w:rFonts w:eastAsia="Calibri" w:cstheme="minorHAnsi"/>
        </w:rPr>
        <w:t>sivitas</w:t>
      </w:r>
      <w:proofErr w:type="spellEnd"/>
      <w:r w:rsidRPr="00DB25C4">
        <w:rPr>
          <w:rFonts w:eastAsia="Calibri" w:cstheme="minorHAnsi"/>
        </w:rPr>
        <w:t xml:space="preserve"> </w:t>
      </w:r>
      <w:proofErr w:type="spellStart"/>
      <w:r w:rsidRPr="00DB25C4">
        <w:rPr>
          <w:rFonts w:eastAsia="Calibri" w:cstheme="minorHAnsi"/>
        </w:rPr>
        <w:t>akademika</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ditingkatkan</w:t>
      </w:r>
      <w:proofErr w:type="spellEnd"/>
      <w:r w:rsidRPr="00DB25C4">
        <w:rPr>
          <w:rFonts w:eastAsia="Calibri" w:cstheme="minorHAnsi"/>
        </w:rPr>
        <w:t xml:space="preserve"> </w:t>
      </w:r>
      <w:proofErr w:type="spellStart"/>
      <w:r w:rsidRPr="00DB25C4">
        <w:rPr>
          <w:rFonts w:eastAsia="Calibri" w:cstheme="minorHAnsi"/>
        </w:rPr>
        <w:t>secara</w:t>
      </w:r>
      <w:proofErr w:type="spellEnd"/>
      <w:r w:rsidRPr="00DB25C4">
        <w:rPr>
          <w:rFonts w:eastAsia="Calibri" w:cstheme="minorHAnsi"/>
        </w:rPr>
        <w:t xml:space="preserve"> </w:t>
      </w:r>
      <w:proofErr w:type="spellStart"/>
      <w:r w:rsidRPr="00DB25C4">
        <w:rPr>
          <w:rFonts w:eastAsia="Calibri" w:cstheme="minorHAnsi"/>
        </w:rPr>
        <w:t>keseluruhan</w:t>
      </w:r>
      <w:proofErr w:type="spellEnd"/>
      <w:r w:rsidRPr="00DB25C4">
        <w:rPr>
          <w:rFonts w:eastAsia="Calibri" w:cstheme="minorHAnsi"/>
        </w:rPr>
        <w:t xml:space="preserve">. Oleh </w:t>
      </w:r>
      <w:proofErr w:type="spellStart"/>
      <w:r w:rsidRPr="00DB25C4">
        <w:rPr>
          <w:rFonts w:eastAsia="Calibri" w:cstheme="minorHAnsi"/>
        </w:rPr>
        <w:t>karena</w:t>
      </w:r>
      <w:proofErr w:type="spellEnd"/>
      <w:r w:rsidRPr="00DB25C4">
        <w:rPr>
          <w:rFonts w:eastAsia="Calibri" w:cstheme="minorHAnsi"/>
        </w:rPr>
        <w:t xml:space="preserve"> </w:t>
      </w:r>
      <w:proofErr w:type="spellStart"/>
      <w:r w:rsidRPr="00DB25C4">
        <w:rPr>
          <w:rFonts w:eastAsia="Calibri" w:cstheme="minorHAnsi"/>
        </w:rPr>
        <w:t>itu</w:t>
      </w:r>
      <w:proofErr w:type="spellEnd"/>
      <w:r w:rsidRPr="00DB25C4">
        <w:rPr>
          <w:rFonts w:eastAsia="Calibri" w:cstheme="minorHAnsi"/>
        </w:rPr>
        <w:t xml:space="preserve">, </w:t>
      </w:r>
      <w:proofErr w:type="spellStart"/>
      <w:r w:rsidRPr="00DB25C4">
        <w:rPr>
          <w:rFonts w:eastAsia="Calibri" w:cstheme="minorHAnsi"/>
        </w:rPr>
        <w:t>perlu</w:t>
      </w:r>
      <w:proofErr w:type="spellEnd"/>
      <w:r w:rsidRPr="00DB25C4">
        <w:rPr>
          <w:rFonts w:eastAsia="Calibri" w:cstheme="minorHAnsi"/>
        </w:rPr>
        <w:t xml:space="preserve">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tindakan</w:t>
      </w:r>
      <w:proofErr w:type="spellEnd"/>
      <w:r w:rsidRPr="00DB25C4">
        <w:rPr>
          <w:rFonts w:eastAsia="Calibri" w:cstheme="minorHAnsi"/>
        </w:rPr>
        <w:t xml:space="preserve"> </w:t>
      </w:r>
      <w:proofErr w:type="spellStart"/>
      <w:r w:rsidRPr="00DB25C4">
        <w:rPr>
          <w:rFonts w:eastAsia="Calibri" w:cstheme="minorHAnsi"/>
        </w:rPr>
        <w:t>lanjut</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mengidentifikasi</w:t>
      </w:r>
      <w:proofErr w:type="spellEnd"/>
      <w:r w:rsidRPr="00DB25C4">
        <w:rPr>
          <w:rFonts w:eastAsia="Calibri" w:cstheme="minorHAnsi"/>
        </w:rPr>
        <w:t xml:space="preserve"> dan </w:t>
      </w:r>
      <w:proofErr w:type="spellStart"/>
      <w:r w:rsidRPr="00DB25C4">
        <w:rPr>
          <w:rFonts w:eastAsia="Calibri" w:cstheme="minorHAnsi"/>
        </w:rPr>
        <w:t>menangani</w:t>
      </w:r>
      <w:proofErr w:type="spellEnd"/>
      <w:r w:rsidRPr="00DB25C4">
        <w:rPr>
          <w:rFonts w:eastAsia="Calibri" w:cstheme="minorHAnsi"/>
        </w:rPr>
        <w:t xml:space="preserve"> </w:t>
      </w:r>
      <w:proofErr w:type="spellStart"/>
      <w:r w:rsidRPr="00DB25C4">
        <w:rPr>
          <w:rFonts w:eastAsia="Calibri" w:cstheme="minorHAnsi"/>
        </w:rPr>
        <w:t>masalah</w:t>
      </w:r>
      <w:proofErr w:type="spellEnd"/>
      <w:r w:rsidRPr="00DB25C4">
        <w:rPr>
          <w:rFonts w:eastAsia="Calibri" w:cstheme="minorHAnsi"/>
        </w:rPr>
        <w:t xml:space="preserve"> yang </w:t>
      </w:r>
      <w:proofErr w:type="spellStart"/>
      <w:r w:rsidRPr="00DB25C4">
        <w:rPr>
          <w:rFonts w:eastAsia="Calibri" w:cstheme="minorHAnsi"/>
        </w:rPr>
        <w:t>ada</w:t>
      </w:r>
      <w:proofErr w:type="spellEnd"/>
      <w:r w:rsidRPr="00DB25C4">
        <w:rPr>
          <w:rFonts w:eastAsia="Calibri" w:cstheme="minorHAnsi"/>
        </w:rPr>
        <w:t xml:space="preserve"> </w:t>
      </w:r>
      <w:proofErr w:type="spellStart"/>
      <w:r w:rsidRPr="00DB25C4">
        <w:rPr>
          <w:rFonts w:eastAsia="Calibri" w:cstheme="minorHAnsi"/>
        </w:rPr>
        <w:t>sehingga</w:t>
      </w:r>
      <w:proofErr w:type="spellEnd"/>
      <w:r w:rsidRPr="00DB25C4">
        <w:rPr>
          <w:rFonts w:eastAsia="Calibri" w:cstheme="minorHAnsi"/>
        </w:rPr>
        <w:t xml:space="preserve"> </w:t>
      </w:r>
      <w:proofErr w:type="spellStart"/>
      <w:r w:rsidRPr="00DB25C4">
        <w:rPr>
          <w:rFonts w:eastAsia="Calibri" w:cstheme="minorHAnsi"/>
        </w:rPr>
        <w:t>kebijakan</w:t>
      </w:r>
      <w:proofErr w:type="spellEnd"/>
      <w:r w:rsidRPr="00DB25C4">
        <w:rPr>
          <w:rFonts w:eastAsia="Calibri" w:cstheme="minorHAnsi"/>
        </w:rPr>
        <w:t xml:space="preserve"> dan </w:t>
      </w:r>
      <w:proofErr w:type="spellStart"/>
      <w:r w:rsidRPr="00DB25C4">
        <w:rPr>
          <w:rFonts w:eastAsia="Calibri" w:cstheme="minorHAnsi"/>
        </w:rPr>
        <w:t>perwujudan</w:t>
      </w:r>
      <w:proofErr w:type="spellEnd"/>
      <w:r w:rsidRPr="00DB25C4">
        <w:rPr>
          <w:rFonts w:eastAsia="Calibri" w:cstheme="minorHAnsi"/>
        </w:rPr>
        <w:t xml:space="preserve"> tata </w:t>
      </w:r>
      <w:proofErr w:type="spellStart"/>
      <w:r w:rsidRPr="00DB25C4">
        <w:rPr>
          <w:rFonts w:eastAsia="Calibri" w:cstheme="minorHAnsi"/>
        </w:rPr>
        <w:t>pamong</w:t>
      </w:r>
      <w:proofErr w:type="spellEnd"/>
      <w:r w:rsidRPr="00DB25C4">
        <w:rPr>
          <w:rFonts w:eastAsia="Calibri" w:cstheme="minorHAnsi"/>
        </w:rPr>
        <w:t xml:space="preserve">, tata </w:t>
      </w:r>
      <w:proofErr w:type="spellStart"/>
      <w:r w:rsidRPr="00DB25C4">
        <w:rPr>
          <w:rFonts w:eastAsia="Calibri" w:cstheme="minorHAnsi"/>
        </w:rPr>
        <w:t>kelola</w:t>
      </w:r>
      <w:proofErr w:type="spellEnd"/>
      <w:r w:rsidRPr="00DB25C4">
        <w:rPr>
          <w:rFonts w:eastAsia="Calibri" w:cstheme="minorHAnsi"/>
        </w:rPr>
        <w:t xml:space="preserve">, dan </w:t>
      </w:r>
      <w:proofErr w:type="spellStart"/>
      <w:r w:rsidRPr="00DB25C4">
        <w:rPr>
          <w:rFonts w:eastAsia="Calibri" w:cstheme="minorHAnsi"/>
        </w:rPr>
        <w:t>kepemimpinan</w:t>
      </w:r>
      <w:proofErr w:type="spellEnd"/>
      <w:r w:rsidRPr="00DB25C4">
        <w:rPr>
          <w:rFonts w:eastAsia="Calibri" w:cstheme="minorHAnsi"/>
        </w:rPr>
        <w:t xml:space="preserve"> di FBS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lebih</w:t>
      </w:r>
      <w:proofErr w:type="spellEnd"/>
      <w:r w:rsidRPr="00DB25C4">
        <w:rPr>
          <w:rFonts w:eastAsia="Calibri" w:cstheme="minorHAnsi"/>
        </w:rPr>
        <w:t xml:space="preserve"> </w:t>
      </w:r>
      <w:proofErr w:type="spellStart"/>
      <w:r w:rsidRPr="00DB25C4">
        <w:rPr>
          <w:rFonts w:eastAsia="Calibri" w:cstheme="minorHAnsi"/>
        </w:rPr>
        <w:t>efektif</w:t>
      </w:r>
      <w:proofErr w:type="spellEnd"/>
      <w:r w:rsidRPr="00DB25C4">
        <w:rPr>
          <w:rFonts w:eastAsia="Calibri" w:cstheme="minorHAnsi"/>
        </w:rPr>
        <w:t xml:space="preserve"> dan </w:t>
      </w:r>
      <w:proofErr w:type="spellStart"/>
      <w:r w:rsidRPr="00DB25C4">
        <w:rPr>
          <w:rFonts w:eastAsia="Calibri" w:cstheme="minorHAnsi"/>
        </w:rPr>
        <w:t>efisien</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mencapai</w:t>
      </w:r>
      <w:proofErr w:type="spellEnd"/>
      <w:r w:rsidRPr="00DB25C4">
        <w:rPr>
          <w:rFonts w:eastAsia="Calibri" w:cstheme="minorHAnsi"/>
        </w:rPr>
        <w:t xml:space="preserve"> </w:t>
      </w:r>
      <w:proofErr w:type="spellStart"/>
      <w:r w:rsidRPr="00DB25C4">
        <w:rPr>
          <w:rFonts w:eastAsia="Calibri" w:cstheme="minorHAnsi"/>
        </w:rPr>
        <w:t>tujuannya</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penting</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memastikan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organisasi</w:t>
      </w:r>
      <w:proofErr w:type="spellEnd"/>
      <w:r w:rsidRPr="00DB25C4">
        <w:rPr>
          <w:rFonts w:eastAsia="Calibri" w:cstheme="minorHAnsi"/>
        </w:rPr>
        <w:t xml:space="preserve"> dan tata </w:t>
      </w:r>
      <w:proofErr w:type="spellStart"/>
      <w:r w:rsidRPr="00DB25C4">
        <w:rPr>
          <w:rFonts w:eastAsia="Calibri" w:cstheme="minorHAnsi"/>
        </w:rPr>
        <w:t>pamong</w:t>
      </w:r>
      <w:proofErr w:type="spellEnd"/>
      <w:r w:rsidRPr="00DB25C4">
        <w:rPr>
          <w:rFonts w:eastAsia="Calibri" w:cstheme="minorHAnsi"/>
        </w:rPr>
        <w:t xml:space="preserve"> di FBS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berjalan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baik</w:t>
      </w:r>
      <w:proofErr w:type="spellEnd"/>
      <w:r w:rsidRPr="00DB25C4">
        <w:rPr>
          <w:rFonts w:eastAsia="Calibri" w:cstheme="minorHAnsi"/>
        </w:rPr>
        <w:t xml:space="preserve"> dan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memenuhi</w:t>
      </w:r>
      <w:proofErr w:type="spellEnd"/>
      <w:r w:rsidRPr="00DB25C4">
        <w:rPr>
          <w:rFonts w:eastAsia="Calibri" w:cstheme="minorHAnsi"/>
        </w:rPr>
        <w:t xml:space="preserve"> </w:t>
      </w:r>
      <w:proofErr w:type="spellStart"/>
      <w:r w:rsidRPr="00DB25C4">
        <w:rPr>
          <w:rFonts w:eastAsia="Calibri" w:cstheme="minorHAnsi"/>
        </w:rPr>
        <w:t>kebutuhan</w:t>
      </w:r>
      <w:proofErr w:type="spellEnd"/>
      <w:r w:rsidRPr="00DB25C4">
        <w:rPr>
          <w:rFonts w:eastAsia="Calibri" w:cstheme="minorHAnsi"/>
        </w:rPr>
        <w:t xml:space="preserve"> </w:t>
      </w:r>
      <w:proofErr w:type="spellStart"/>
      <w:r w:rsidRPr="00DB25C4">
        <w:rPr>
          <w:rFonts w:eastAsia="Calibri" w:cstheme="minorHAnsi"/>
        </w:rPr>
        <w:t>sivitas</w:t>
      </w:r>
      <w:proofErr w:type="spellEnd"/>
      <w:r w:rsidRPr="00DB25C4">
        <w:rPr>
          <w:rFonts w:eastAsia="Calibri" w:cstheme="minorHAnsi"/>
        </w:rPr>
        <w:t xml:space="preserve"> </w:t>
      </w:r>
      <w:proofErr w:type="spellStart"/>
      <w:r w:rsidRPr="00DB25C4">
        <w:rPr>
          <w:rFonts w:eastAsia="Calibri" w:cstheme="minorHAnsi"/>
        </w:rPr>
        <w:t>akademika</w:t>
      </w:r>
      <w:proofErr w:type="spellEnd"/>
      <w:r w:rsidRPr="00DB25C4">
        <w:rPr>
          <w:rFonts w:eastAsia="Calibri" w:cstheme="minorHAnsi"/>
        </w:rPr>
        <w:t xml:space="preserve">, </w:t>
      </w:r>
      <w:proofErr w:type="spellStart"/>
      <w:r w:rsidRPr="00DB25C4">
        <w:rPr>
          <w:rFonts w:eastAsia="Calibri" w:cstheme="minorHAnsi"/>
        </w:rPr>
        <w:t>serta</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memberikan</w:t>
      </w:r>
      <w:proofErr w:type="spellEnd"/>
      <w:r w:rsidRPr="00DB25C4">
        <w:rPr>
          <w:rFonts w:eastAsia="Calibri" w:cstheme="minorHAnsi"/>
        </w:rPr>
        <w:t xml:space="preserve"> </w:t>
      </w:r>
      <w:proofErr w:type="spellStart"/>
      <w:r w:rsidRPr="00DB25C4">
        <w:rPr>
          <w:rFonts w:eastAsia="Calibri" w:cstheme="minorHAnsi"/>
        </w:rPr>
        <w:t>kontribusi</w:t>
      </w:r>
      <w:proofErr w:type="spellEnd"/>
      <w:r w:rsidRPr="00DB25C4">
        <w:rPr>
          <w:rFonts w:eastAsia="Calibri" w:cstheme="minorHAnsi"/>
        </w:rPr>
        <w:t xml:space="preserve"> yang </w:t>
      </w:r>
      <w:proofErr w:type="spellStart"/>
      <w:r w:rsidRPr="00DB25C4">
        <w:rPr>
          <w:rFonts w:eastAsia="Calibri" w:cstheme="minorHAnsi"/>
        </w:rPr>
        <w:t>lebih</w:t>
      </w:r>
      <w:proofErr w:type="spellEnd"/>
      <w:r w:rsidRPr="00DB25C4">
        <w:rPr>
          <w:rFonts w:eastAsia="Calibri" w:cstheme="minorHAnsi"/>
        </w:rPr>
        <w:t xml:space="preserve"> </w:t>
      </w:r>
      <w:proofErr w:type="spellStart"/>
      <w:r w:rsidRPr="00DB25C4">
        <w:rPr>
          <w:rFonts w:eastAsia="Calibri" w:cstheme="minorHAnsi"/>
        </w:rPr>
        <w:t>besar</w:t>
      </w:r>
      <w:proofErr w:type="spellEnd"/>
      <w:r w:rsidRPr="00DB25C4">
        <w:rPr>
          <w:rFonts w:eastAsia="Calibri" w:cstheme="minorHAnsi"/>
        </w:rPr>
        <w:t xml:space="preserve"> </w:t>
      </w:r>
      <w:proofErr w:type="spellStart"/>
      <w:r w:rsidRPr="00DB25C4">
        <w:rPr>
          <w:rFonts w:eastAsia="Calibri" w:cstheme="minorHAnsi"/>
        </w:rPr>
        <w:t>bagi</w:t>
      </w:r>
      <w:proofErr w:type="spellEnd"/>
      <w:r w:rsidRPr="00DB25C4">
        <w:rPr>
          <w:rFonts w:eastAsia="Calibri" w:cstheme="minorHAnsi"/>
        </w:rPr>
        <w:t xml:space="preserve"> </w:t>
      </w:r>
      <w:proofErr w:type="spellStart"/>
      <w:r w:rsidRPr="00DB25C4">
        <w:rPr>
          <w:rFonts w:eastAsia="Calibri" w:cstheme="minorHAnsi"/>
        </w:rPr>
        <w:t>kemajuan</w:t>
      </w:r>
      <w:proofErr w:type="spellEnd"/>
      <w:r w:rsidRPr="00DB25C4">
        <w:rPr>
          <w:rFonts w:eastAsia="Calibri" w:cstheme="minorHAnsi"/>
        </w:rPr>
        <w:t xml:space="preserve"> FBS</w:t>
      </w:r>
    </w:p>
    <w:p w14:paraId="59ECE41E"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6FF828EA" w14:textId="77777777" w:rsidR="00EE2EA9" w:rsidRPr="00DB25C4" w:rsidRDefault="00EE2EA9" w:rsidP="00687314">
      <w:pPr>
        <w:autoSpaceDE w:val="0"/>
        <w:autoSpaceDN w:val="0"/>
        <w:adjustRightInd w:val="0"/>
        <w:spacing w:after="0" w:line="240" w:lineRule="auto"/>
        <w:rPr>
          <w:rFonts w:cstheme="minorHAnsi"/>
          <w:color w:val="000000"/>
          <w:highlight w:val="yellow"/>
        </w:rPr>
      </w:pPr>
      <w:r w:rsidRPr="00DB25C4">
        <w:rPr>
          <w:rFonts w:cstheme="minorHAnsi"/>
          <w:noProof/>
          <w:color w:val="000000"/>
          <w:shd w:val="clear" w:color="auto" w:fill="E6E6E6"/>
        </w:rPr>
        <mc:AlternateContent>
          <mc:Choice Requires="wps">
            <w:drawing>
              <wp:anchor distT="0" distB="0" distL="114300" distR="114300" simplePos="0" relativeHeight="251668480" behindDoc="0" locked="0" layoutInCell="1" allowOverlap="1" wp14:anchorId="3C480197" wp14:editId="3171C15E">
                <wp:simplePos x="0" y="0"/>
                <wp:positionH relativeFrom="column">
                  <wp:posOffset>533400</wp:posOffset>
                </wp:positionH>
                <wp:positionV relativeFrom="paragraph">
                  <wp:posOffset>126365</wp:posOffset>
                </wp:positionV>
                <wp:extent cx="5905500" cy="2124075"/>
                <wp:effectExtent l="0" t="0" r="10795" b="28575"/>
                <wp:wrapNone/>
                <wp:docPr id="9" name="Text Box 9"/>
                <wp:cNvGraphicFramePr/>
                <a:graphic xmlns:a="http://schemas.openxmlformats.org/drawingml/2006/main">
                  <a:graphicData uri="http://schemas.microsoft.com/office/word/2010/wordprocessingShape">
                    <wps:wsp>
                      <wps:cNvSpPr txBox="1"/>
                      <wps:spPr>
                        <a:xfrm>
                          <a:off x="0" y="0"/>
                          <a:ext cx="5905500" cy="21240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0B13AEB" w14:textId="77777777" w:rsidR="00687314" w:rsidRDefault="00687314" w:rsidP="00CD4E67">
                            <w:r>
                              <w:rPr>
                                <w:noProof/>
                                <w:color w:val="2B579A"/>
                                <w:shd w:val="clear" w:color="auto" w:fill="E6E6E6"/>
                              </w:rPr>
                              <w:drawing>
                                <wp:inline distT="0" distB="0" distL="0" distR="0" wp14:anchorId="526C3571" wp14:editId="1C4B0F4A">
                                  <wp:extent cx="4428764" cy="18954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34491" cy="1897926"/>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480197" id="Text Box 9" o:spid="_x0000_s1031" type="#_x0000_t202" style="position:absolute;margin-left:42pt;margin-top:9.95pt;width:465pt;height:167.25pt;z-index:2516684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" fillcolor="white [3201]" strokeweight=".5pt">
                <v:textbox>
                  <w:txbxContent>
                    <w:p w14:paraId="10B13AEB" w14:textId="77777777" w:rsidR="00687314" w:rsidRDefault="00687314" w:rsidP="00CD4E67">
                      <w:r>
                        <w:rPr>
                          <w:noProof/>
                          <w:color w:val="2B579A"/>
                          <w:shd w:val="clear" w:color="auto" w:fill="E6E6E6"/>
                        </w:rPr>
                        <w:drawing>
                          <wp:inline distT="0" distB="0" distL="0" distR="0" wp14:anchorId="526C3571" wp14:editId="1C4B0F4A">
                            <wp:extent cx="4428764" cy="18954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34491" cy="1897926"/>
                                    </a:xfrm>
                                    <a:prstGeom prst="rect">
                                      <a:avLst/>
                                    </a:prstGeom>
                                    <a:noFill/>
                                    <a:ln>
                                      <a:noFill/>
                                    </a:ln>
                                  </pic:spPr>
                                </pic:pic>
                              </a:graphicData>
                            </a:graphic>
                          </wp:inline>
                        </w:drawing>
                      </w:r>
                    </w:p>
                  </w:txbxContent>
                </v:textbox>
              </v:shape>
            </w:pict>
          </mc:Fallback>
        </mc:AlternateContent>
      </w:r>
    </w:p>
    <w:p w14:paraId="1E4686EE"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12B31DEC" w14:textId="77777777" w:rsidR="00EE2EA9" w:rsidRPr="00DB25C4" w:rsidRDefault="00EE2EA9" w:rsidP="00687314">
      <w:pPr>
        <w:autoSpaceDE w:val="0"/>
        <w:autoSpaceDN w:val="0"/>
        <w:adjustRightInd w:val="0"/>
        <w:spacing w:after="0" w:line="240" w:lineRule="auto"/>
        <w:rPr>
          <w:rFonts w:cstheme="minorHAnsi"/>
          <w:noProof/>
          <w:color w:val="000000"/>
          <w:highlight w:val="yellow"/>
        </w:rPr>
      </w:pPr>
    </w:p>
    <w:p w14:paraId="7C8FA8D1" w14:textId="77777777" w:rsidR="00EE2EA9" w:rsidRPr="00DB25C4" w:rsidRDefault="00EE2EA9" w:rsidP="00687314">
      <w:pPr>
        <w:autoSpaceDE w:val="0"/>
        <w:autoSpaceDN w:val="0"/>
        <w:adjustRightInd w:val="0"/>
        <w:spacing w:after="0" w:line="240" w:lineRule="auto"/>
        <w:rPr>
          <w:rFonts w:cstheme="minorHAnsi"/>
          <w:noProof/>
          <w:color w:val="000000"/>
          <w:highlight w:val="yellow"/>
        </w:rPr>
      </w:pPr>
    </w:p>
    <w:p w14:paraId="2E4C6212" w14:textId="77777777" w:rsidR="00EE2EA9" w:rsidRPr="00DB25C4" w:rsidRDefault="00EE2EA9" w:rsidP="00687314">
      <w:pPr>
        <w:autoSpaceDE w:val="0"/>
        <w:autoSpaceDN w:val="0"/>
        <w:adjustRightInd w:val="0"/>
        <w:spacing w:after="0" w:line="240" w:lineRule="auto"/>
        <w:rPr>
          <w:rFonts w:cstheme="minorHAnsi"/>
          <w:noProof/>
          <w:color w:val="000000"/>
          <w:highlight w:val="yellow"/>
        </w:rPr>
      </w:pPr>
    </w:p>
    <w:p w14:paraId="435B2807" w14:textId="77777777" w:rsidR="00EE2EA9" w:rsidRPr="00DB25C4" w:rsidRDefault="00EE2EA9" w:rsidP="00687314">
      <w:pPr>
        <w:autoSpaceDE w:val="0"/>
        <w:autoSpaceDN w:val="0"/>
        <w:adjustRightInd w:val="0"/>
        <w:spacing w:after="0" w:line="240" w:lineRule="auto"/>
        <w:rPr>
          <w:rFonts w:cstheme="minorHAnsi"/>
          <w:noProof/>
          <w:color w:val="000000"/>
          <w:highlight w:val="yellow"/>
        </w:rPr>
      </w:pPr>
    </w:p>
    <w:p w14:paraId="1B1B6611" w14:textId="77777777" w:rsidR="00EE2EA9" w:rsidRPr="00DB25C4" w:rsidRDefault="00EE2EA9" w:rsidP="00687314">
      <w:pPr>
        <w:autoSpaceDE w:val="0"/>
        <w:autoSpaceDN w:val="0"/>
        <w:adjustRightInd w:val="0"/>
        <w:spacing w:after="0" w:line="240" w:lineRule="auto"/>
        <w:rPr>
          <w:rFonts w:cstheme="minorHAnsi"/>
          <w:noProof/>
          <w:color w:val="000000"/>
          <w:highlight w:val="yellow"/>
        </w:rPr>
      </w:pPr>
    </w:p>
    <w:p w14:paraId="052765A2" w14:textId="77777777" w:rsidR="00EE2EA9" w:rsidRPr="00DB25C4" w:rsidRDefault="00EE2EA9" w:rsidP="00687314">
      <w:pPr>
        <w:autoSpaceDE w:val="0"/>
        <w:autoSpaceDN w:val="0"/>
        <w:adjustRightInd w:val="0"/>
        <w:spacing w:after="0" w:line="240" w:lineRule="auto"/>
        <w:rPr>
          <w:rFonts w:cstheme="minorHAnsi"/>
          <w:noProof/>
          <w:color w:val="000000"/>
          <w:highlight w:val="yellow"/>
        </w:rPr>
      </w:pPr>
    </w:p>
    <w:p w14:paraId="5372A7F4" w14:textId="77777777" w:rsidR="00EE2EA9" w:rsidRPr="00DB25C4" w:rsidRDefault="00EE2EA9" w:rsidP="00687314">
      <w:pPr>
        <w:autoSpaceDE w:val="0"/>
        <w:autoSpaceDN w:val="0"/>
        <w:adjustRightInd w:val="0"/>
        <w:spacing w:after="0" w:line="240" w:lineRule="auto"/>
        <w:rPr>
          <w:rFonts w:cstheme="minorHAnsi"/>
          <w:noProof/>
          <w:color w:val="000000"/>
          <w:highlight w:val="yellow"/>
        </w:rPr>
      </w:pPr>
    </w:p>
    <w:p w14:paraId="70A22D01" w14:textId="77777777" w:rsidR="00EE2EA9" w:rsidRPr="00DB25C4" w:rsidRDefault="00EE2EA9" w:rsidP="00687314">
      <w:pPr>
        <w:autoSpaceDE w:val="0"/>
        <w:autoSpaceDN w:val="0"/>
        <w:adjustRightInd w:val="0"/>
        <w:spacing w:after="0" w:line="240" w:lineRule="auto"/>
        <w:rPr>
          <w:rFonts w:cstheme="minorHAnsi"/>
          <w:noProof/>
          <w:color w:val="000000"/>
          <w:highlight w:val="yellow"/>
        </w:rPr>
      </w:pPr>
    </w:p>
    <w:p w14:paraId="18A578C0"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1F161B1E"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2E1B1EAC"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61747EFB"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4D383C7F"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0175C1C3" w14:textId="77777777" w:rsidR="00EE2EA9" w:rsidRPr="00DB25C4" w:rsidRDefault="00EE2EA9" w:rsidP="00687314">
      <w:pPr>
        <w:autoSpaceDE w:val="0"/>
        <w:autoSpaceDN w:val="0"/>
        <w:adjustRightInd w:val="0"/>
        <w:spacing w:after="0" w:line="240" w:lineRule="auto"/>
        <w:jc w:val="both"/>
        <w:rPr>
          <w:rFonts w:eastAsia="Calibri" w:cstheme="minorHAnsi"/>
          <w:color w:val="000000" w:themeColor="text1"/>
        </w:rPr>
      </w:pPr>
      <w:proofErr w:type="spellStart"/>
      <w:r w:rsidRPr="00DB25C4">
        <w:rPr>
          <w:rFonts w:eastAsia="Calibri" w:cstheme="minorHAnsi"/>
          <w:color w:val="000000" w:themeColor="text1"/>
        </w:rPr>
        <w:t>Berdasarkan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kempeminpinan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operasional</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organisasi</w:t>
      </w:r>
      <w:proofErr w:type="spellEnd"/>
      <w:r w:rsidRPr="00DB25C4">
        <w:rPr>
          <w:rFonts w:eastAsia="Calibri" w:cstheme="minorHAnsi"/>
          <w:color w:val="000000" w:themeColor="text1"/>
        </w:rPr>
        <w:t xml:space="preserve"> dan public, </w:t>
      </w:r>
      <w:proofErr w:type="spellStart"/>
      <w:r w:rsidRPr="00DB25C4">
        <w:rPr>
          <w:rFonts w:eastAsia="Calibri" w:cstheme="minorHAnsi"/>
          <w:color w:val="000000" w:themeColor="text1"/>
        </w:rPr>
        <w:t>sivitas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akademika</w:t>
      </w:r>
      <w:proofErr w:type="spellEnd"/>
      <w:r w:rsidRPr="00DB25C4">
        <w:rPr>
          <w:rFonts w:eastAsia="Calibri" w:cstheme="minorHAnsi"/>
          <w:color w:val="000000" w:themeColor="text1"/>
        </w:rPr>
        <w:t xml:space="preserve"> FBS </w:t>
      </w:r>
      <w:proofErr w:type="spellStart"/>
      <w:r w:rsidRPr="00DB25C4">
        <w:rPr>
          <w:rFonts w:eastAsia="Calibri" w:cstheme="minorHAnsi"/>
          <w:color w:val="000000" w:themeColor="text1"/>
        </w:rPr>
        <w:t>menyatakan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bahwa</w:t>
      </w:r>
      <w:proofErr w:type="spellEnd"/>
      <w:r w:rsidRPr="00DB25C4">
        <w:rPr>
          <w:rFonts w:eastAsia="Calibri" w:cstheme="minorHAnsi"/>
          <w:color w:val="000000" w:themeColor="text1"/>
        </w:rPr>
        <w:t xml:space="preserve"> 66,7% </w:t>
      </w:r>
      <w:proofErr w:type="spellStart"/>
      <w:r w:rsidRPr="00DB25C4">
        <w:rPr>
          <w:rFonts w:eastAsia="Calibri" w:cstheme="minorHAnsi"/>
          <w:color w:val="000000" w:themeColor="text1"/>
        </w:rPr>
        <w:t>puas</w:t>
      </w:r>
      <w:proofErr w:type="spellEnd"/>
      <w:r w:rsidRPr="00DB25C4">
        <w:rPr>
          <w:rFonts w:eastAsia="Calibri" w:cstheme="minorHAnsi"/>
          <w:color w:val="000000" w:themeColor="text1"/>
        </w:rPr>
        <w:t xml:space="preserve"> dan 33,4% sangat </w:t>
      </w:r>
      <w:proofErr w:type="spellStart"/>
      <w:r w:rsidRPr="00DB25C4">
        <w:rPr>
          <w:rFonts w:eastAsia="Calibri" w:cstheme="minorHAnsi"/>
          <w:color w:val="000000" w:themeColor="text1"/>
        </w:rPr>
        <w:t>puas</w:t>
      </w:r>
      <w:proofErr w:type="spellEnd"/>
      <w:r w:rsidRPr="00DB25C4">
        <w:rPr>
          <w:rFonts w:eastAsia="Calibri" w:cstheme="minorHAnsi"/>
          <w:color w:val="000000" w:themeColor="text1"/>
        </w:rPr>
        <w:t xml:space="preserve">. Hasil survey </w:t>
      </w:r>
      <w:proofErr w:type="spellStart"/>
      <w:r w:rsidRPr="00DB25C4">
        <w:rPr>
          <w:rFonts w:eastAsia="Calibri" w:cstheme="minorHAnsi"/>
          <w:color w:val="000000" w:themeColor="text1"/>
        </w:rPr>
        <w:t>tersebut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disimpulkan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bahwa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mayoritas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sivitas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akademika</w:t>
      </w:r>
      <w:proofErr w:type="spellEnd"/>
      <w:r w:rsidRPr="00DB25C4">
        <w:rPr>
          <w:rFonts w:eastAsia="Calibri" w:cstheme="minorHAnsi"/>
          <w:color w:val="000000" w:themeColor="text1"/>
        </w:rPr>
        <w:t xml:space="preserve"> di FBS </w:t>
      </w:r>
      <w:proofErr w:type="spellStart"/>
      <w:r w:rsidRPr="00DB25C4">
        <w:rPr>
          <w:rFonts w:eastAsia="Calibri" w:cstheme="minorHAnsi"/>
          <w:color w:val="000000" w:themeColor="text1"/>
        </w:rPr>
        <w:t>merasa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puas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kepemimpinan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operasional</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organisasi</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publik</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ada</w:t>
      </w:r>
      <w:proofErr w:type="spellEnd"/>
      <w:r w:rsidRPr="00DB25C4">
        <w:rPr>
          <w:rFonts w:eastAsia="Calibri" w:cstheme="minorHAnsi"/>
          <w:color w:val="000000" w:themeColor="text1"/>
        </w:rPr>
        <w:t xml:space="preserve"> di </w:t>
      </w:r>
      <w:proofErr w:type="spellStart"/>
      <w:r w:rsidRPr="00DB25C4">
        <w:rPr>
          <w:rFonts w:eastAsia="Calibri" w:cstheme="minorHAnsi"/>
          <w:color w:val="000000" w:themeColor="text1"/>
        </w:rPr>
        <w:t>fakultas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tersebut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Namun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hal</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ini</w:t>
      </w:r>
      <w:proofErr w:type="spellEnd"/>
      <w:r w:rsidRPr="00DB25C4">
        <w:rPr>
          <w:rFonts w:eastAsia="Calibri" w:cstheme="minorHAnsi"/>
          <w:color w:val="000000" w:themeColor="text1"/>
        </w:rPr>
        <w:t xml:space="preserve"> juga </w:t>
      </w:r>
      <w:proofErr w:type="spellStart"/>
      <w:r w:rsidRPr="00DB25C4">
        <w:rPr>
          <w:rFonts w:eastAsia="Calibri" w:cstheme="minorHAnsi"/>
          <w:color w:val="000000" w:themeColor="text1"/>
        </w:rPr>
        <w:t>menunjukkan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bahwa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masih</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ada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sebagian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kecil</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sivitas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akademika</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tidak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merasa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sepenuhnya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puas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kepemimpinan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tersebut</w:t>
      </w:r>
      <w:proofErr w:type="spellEnd"/>
      <w:r w:rsidRPr="00DB25C4">
        <w:rPr>
          <w:rFonts w:eastAsia="Calibri" w:cstheme="minorHAnsi"/>
          <w:color w:val="000000" w:themeColor="text1"/>
        </w:rPr>
        <w:t>.</w:t>
      </w:r>
    </w:p>
    <w:p w14:paraId="1D96FF5A" w14:textId="77777777" w:rsidR="00EE2EA9" w:rsidRPr="00DB25C4" w:rsidRDefault="00EE2EA9" w:rsidP="00687314">
      <w:pPr>
        <w:autoSpaceDE w:val="0"/>
        <w:autoSpaceDN w:val="0"/>
        <w:adjustRightInd w:val="0"/>
        <w:spacing w:after="0" w:line="240" w:lineRule="auto"/>
        <w:jc w:val="both"/>
        <w:rPr>
          <w:rFonts w:eastAsia="Calibri" w:cstheme="minorHAnsi"/>
          <w:color w:val="000000" w:themeColor="text1"/>
        </w:rPr>
      </w:pPr>
      <w:proofErr w:type="spellStart"/>
      <w:r w:rsidRPr="00DB25C4">
        <w:rPr>
          <w:rFonts w:eastAsia="Calibri" w:cstheme="minorHAnsi"/>
          <w:color w:val="000000" w:themeColor="text1"/>
        </w:rPr>
        <w:t>Implikasi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dari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hasil</w:t>
      </w:r>
      <w:proofErr w:type="spellEnd"/>
      <w:r w:rsidRPr="00DB25C4">
        <w:rPr>
          <w:rFonts w:eastAsia="Calibri" w:cstheme="minorHAnsi"/>
          <w:color w:val="000000" w:themeColor="text1"/>
        </w:rPr>
        <w:t xml:space="preserve"> survey </w:t>
      </w:r>
      <w:proofErr w:type="spellStart"/>
      <w:r w:rsidRPr="00DB25C4">
        <w:rPr>
          <w:rFonts w:eastAsia="Calibri" w:cstheme="minorHAnsi"/>
          <w:color w:val="000000" w:themeColor="text1"/>
        </w:rPr>
        <w:t>ini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adalah</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pentingnya</w:t>
      </w:r>
      <w:proofErr w:type="spellEnd"/>
      <w:r w:rsidRPr="00DB25C4">
        <w:rPr>
          <w:rFonts w:eastAsia="Calibri" w:cstheme="minorHAnsi"/>
          <w:color w:val="000000" w:themeColor="text1"/>
        </w:rPr>
        <w:t xml:space="preserve"> FBS </w:t>
      </w:r>
      <w:proofErr w:type="spellStart"/>
      <w:r w:rsidRPr="00DB25C4">
        <w:rPr>
          <w:rFonts w:eastAsia="Calibri" w:cstheme="minorHAnsi"/>
          <w:color w:val="000000" w:themeColor="text1"/>
        </w:rPr>
        <w:t>untuk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tetap</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mempertahankan</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meningkatkan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kualitas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kepemimpinan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operasional</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organisasi</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publik</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ada</w:t>
      </w:r>
      <w:proofErr w:type="spellEnd"/>
      <w:r w:rsidRPr="00DB25C4">
        <w:rPr>
          <w:rFonts w:eastAsia="Calibri" w:cstheme="minorHAnsi"/>
          <w:color w:val="000000" w:themeColor="text1"/>
        </w:rPr>
        <w:t xml:space="preserve"> di </w:t>
      </w:r>
      <w:proofErr w:type="spellStart"/>
      <w:r w:rsidRPr="00DB25C4">
        <w:rPr>
          <w:rFonts w:eastAsia="Calibri" w:cstheme="minorHAnsi"/>
          <w:color w:val="000000" w:themeColor="text1"/>
        </w:rPr>
        <w:t>dalamnya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Dalam</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hal</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ini</w:t>
      </w:r>
      <w:proofErr w:type="spellEnd"/>
      <w:r w:rsidRPr="00DB25C4">
        <w:rPr>
          <w:rFonts w:eastAsia="Calibri" w:cstheme="minorHAnsi"/>
          <w:color w:val="000000" w:themeColor="text1"/>
        </w:rPr>
        <w:t xml:space="preserve">, FBS </w:t>
      </w:r>
      <w:proofErr w:type="spellStart"/>
      <w:r w:rsidRPr="00DB25C4">
        <w:rPr>
          <w:rFonts w:eastAsia="Calibri" w:cstheme="minorHAnsi"/>
          <w:color w:val="000000" w:themeColor="text1"/>
        </w:rPr>
        <w:t>dapat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terhadap</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kinerja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kepemimpinan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tersebut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serta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perbaikan</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peningkatan</w:t>
      </w:r>
      <w:proofErr w:type="spellEnd"/>
      <w:r w:rsidRPr="00DB25C4">
        <w:rPr>
          <w:rFonts w:eastAsia="Calibri" w:cstheme="minorHAnsi"/>
          <w:color w:val="000000" w:themeColor="text1"/>
        </w:rPr>
        <w:t xml:space="preserve"> di </w:t>
      </w:r>
      <w:proofErr w:type="spellStart"/>
      <w:r w:rsidRPr="00DB25C4">
        <w:rPr>
          <w:rFonts w:eastAsia="Calibri" w:cstheme="minorHAnsi"/>
          <w:color w:val="000000" w:themeColor="text1"/>
        </w:rPr>
        <w:t>berbagai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bidang</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perlu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diperbaiki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Selain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itu</w:t>
      </w:r>
      <w:proofErr w:type="spellEnd"/>
      <w:r w:rsidRPr="00DB25C4">
        <w:rPr>
          <w:rFonts w:eastAsia="Calibri" w:cstheme="minorHAnsi"/>
          <w:color w:val="000000" w:themeColor="text1"/>
        </w:rPr>
        <w:t xml:space="preserve">, FBS juga </w:t>
      </w:r>
      <w:proofErr w:type="spellStart"/>
      <w:r w:rsidRPr="00DB25C4">
        <w:rPr>
          <w:rFonts w:eastAsia="Calibri" w:cstheme="minorHAnsi"/>
          <w:color w:val="000000" w:themeColor="text1"/>
        </w:rPr>
        <w:t>perlu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komunikasi</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transparansi</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baik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sivitas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akademikanya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sehingga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mengetahui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kebutuhan</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harapan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dari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setiap</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anggota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begitu</w:t>
      </w:r>
      <w:proofErr w:type="spellEnd"/>
      <w:r w:rsidRPr="00DB25C4">
        <w:rPr>
          <w:rFonts w:eastAsia="Calibri" w:cstheme="minorHAnsi"/>
          <w:color w:val="000000" w:themeColor="text1"/>
        </w:rPr>
        <w:t xml:space="preserve">, FBS </w:t>
      </w:r>
      <w:proofErr w:type="spellStart"/>
      <w:r w:rsidRPr="00DB25C4">
        <w:rPr>
          <w:rFonts w:eastAsia="Calibri" w:cstheme="minorHAnsi"/>
          <w:color w:val="000000" w:themeColor="text1"/>
        </w:rPr>
        <w:t>dapat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mengambil</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tindakan</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tepat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untuk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memenuhi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kebutuhan</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harapan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tersebut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sehingga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meningkatkan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kepuasan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sivitas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akademika</w:t>
      </w:r>
      <w:proofErr w:type="spellEnd"/>
      <w:r w:rsidRPr="00DB25C4">
        <w:rPr>
          <w:rFonts w:eastAsia="Calibri" w:cstheme="minorHAnsi"/>
          <w:color w:val="000000" w:themeColor="text1"/>
        </w:rPr>
        <w:t xml:space="preserve"> di </w:t>
      </w:r>
      <w:proofErr w:type="spellStart"/>
      <w:r w:rsidRPr="00DB25C4">
        <w:rPr>
          <w:rFonts w:eastAsia="Calibri" w:cstheme="minorHAnsi"/>
          <w:color w:val="000000" w:themeColor="text1"/>
        </w:rPr>
        <w:t>dalamnya</w:t>
      </w:r>
      <w:proofErr w:type="spellEnd"/>
      <w:r w:rsidRPr="00DB25C4">
        <w:rPr>
          <w:rFonts w:eastAsia="Calibri" w:cstheme="minorHAnsi"/>
          <w:color w:val="000000" w:themeColor="text1"/>
        </w:rPr>
        <w:t>.</w:t>
      </w:r>
    </w:p>
    <w:p w14:paraId="44CEEB4D" w14:textId="77777777" w:rsidR="00EE2EA9" w:rsidRPr="00DB25C4" w:rsidRDefault="00EE2EA9" w:rsidP="00687314">
      <w:pPr>
        <w:autoSpaceDE w:val="0"/>
        <w:autoSpaceDN w:val="0"/>
        <w:adjustRightInd w:val="0"/>
        <w:spacing w:after="0" w:line="240" w:lineRule="auto"/>
        <w:jc w:val="both"/>
        <w:rPr>
          <w:rFonts w:eastAsia="Calibri" w:cstheme="minorHAnsi"/>
          <w:color w:val="000000" w:themeColor="text1"/>
        </w:rPr>
      </w:pPr>
    </w:p>
    <w:p w14:paraId="5125B284" w14:textId="77777777" w:rsidR="00EE2EA9" w:rsidRPr="00DB25C4" w:rsidRDefault="00EE2EA9" w:rsidP="00687314">
      <w:pPr>
        <w:autoSpaceDE w:val="0"/>
        <w:autoSpaceDN w:val="0"/>
        <w:adjustRightInd w:val="0"/>
        <w:spacing w:after="0" w:line="240" w:lineRule="auto"/>
        <w:rPr>
          <w:rFonts w:cstheme="minorHAnsi"/>
          <w:color w:val="000000"/>
          <w:highlight w:val="yellow"/>
        </w:rPr>
      </w:pPr>
      <w:r w:rsidRPr="00DB25C4">
        <w:rPr>
          <w:rFonts w:cstheme="minorHAnsi"/>
          <w:noProof/>
          <w:color w:val="000000"/>
          <w:shd w:val="clear" w:color="auto" w:fill="E6E6E6"/>
        </w:rPr>
        <mc:AlternateContent>
          <mc:Choice Requires="wps">
            <w:drawing>
              <wp:anchor distT="0" distB="0" distL="114300" distR="114300" simplePos="0" relativeHeight="251669504" behindDoc="0" locked="0" layoutInCell="1" allowOverlap="1" wp14:anchorId="7413FFDF" wp14:editId="3E4C0E37">
                <wp:simplePos x="0" y="0"/>
                <wp:positionH relativeFrom="column">
                  <wp:posOffset>561975</wp:posOffset>
                </wp:positionH>
                <wp:positionV relativeFrom="paragraph">
                  <wp:posOffset>93345</wp:posOffset>
                </wp:positionV>
                <wp:extent cx="4514850" cy="2047875"/>
                <wp:effectExtent l="0" t="0" r="19050" b="28575"/>
                <wp:wrapNone/>
                <wp:docPr id="10" name="Text Box 10"/>
                <wp:cNvGraphicFramePr/>
                <a:graphic xmlns:a="http://schemas.openxmlformats.org/drawingml/2006/main">
                  <a:graphicData uri="http://schemas.microsoft.com/office/word/2010/wordprocessingShape">
                    <wps:wsp>
                      <wps:cNvSpPr txBox="1"/>
                      <wps:spPr>
                        <a:xfrm>
                          <a:off x="0" y="0"/>
                          <a:ext cx="4514850" cy="20478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6963831" w14:textId="77777777" w:rsidR="00687314" w:rsidRDefault="00687314" w:rsidP="00CD4E67">
                            <w:r>
                              <w:rPr>
                                <w:noProof/>
                                <w:color w:val="2B579A"/>
                                <w:shd w:val="clear" w:color="auto" w:fill="E6E6E6"/>
                              </w:rPr>
                              <w:drawing>
                                <wp:inline distT="0" distB="0" distL="0" distR="0" wp14:anchorId="47C11BA7" wp14:editId="564EB068">
                                  <wp:extent cx="4276725" cy="192170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81127" cy="192367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3FFDF" id="Text Box 10" o:spid="_x0000_s1032" type="#_x0000_t202" style="position:absolute;margin-left:44.25pt;margin-top:7.35pt;width:355.5pt;height:161.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" fillcolor="white [3201]" strokeweight=".5pt">
                <v:textbox>
                  <w:txbxContent>
                    <w:p w14:paraId="06963831" w14:textId="77777777" w:rsidR="00687314" w:rsidRDefault="00687314" w:rsidP="00CD4E67">
                      <w:r>
                        <w:rPr>
                          <w:noProof/>
                          <w:color w:val="2B579A"/>
                          <w:shd w:val="clear" w:color="auto" w:fill="E6E6E6"/>
                        </w:rPr>
                        <w:drawing>
                          <wp:inline distT="0" distB="0" distL="0" distR="0" wp14:anchorId="47C11BA7" wp14:editId="564EB068">
                            <wp:extent cx="4276725" cy="192170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81127" cy="1923678"/>
                                    </a:xfrm>
                                    <a:prstGeom prst="rect">
                                      <a:avLst/>
                                    </a:prstGeom>
                                    <a:noFill/>
                                    <a:ln>
                                      <a:noFill/>
                                    </a:ln>
                                  </pic:spPr>
                                </pic:pic>
                              </a:graphicData>
                            </a:graphic>
                          </wp:inline>
                        </w:drawing>
                      </w:r>
                    </w:p>
                  </w:txbxContent>
                </v:textbox>
              </v:shape>
            </w:pict>
          </mc:Fallback>
        </mc:AlternateContent>
      </w:r>
    </w:p>
    <w:p w14:paraId="2E3E4354"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25A9AB09"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7913309D"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703CE7A6"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6B8FCBCE"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068A8B76"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0C14D775"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169A4FB7"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38F0D967"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0AD1078F"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101BA2D6"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0F42B3D4"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0CF97574"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591BA7C6" w14:textId="77777777" w:rsidR="00EE2EA9" w:rsidRPr="00DB25C4" w:rsidRDefault="00EE2EA9" w:rsidP="00687314">
      <w:pPr>
        <w:spacing w:after="0" w:line="240" w:lineRule="auto"/>
        <w:jc w:val="both"/>
        <w:rPr>
          <w:rFonts w:cstheme="minorHAnsi"/>
        </w:rPr>
      </w:pPr>
      <w:proofErr w:type="spellStart"/>
      <w:r w:rsidRPr="00DB25C4">
        <w:rPr>
          <w:rFonts w:eastAsia="Calibri" w:cstheme="minorHAnsi"/>
        </w:rPr>
        <w:t>Berdasarkan</w:t>
      </w:r>
      <w:proofErr w:type="spellEnd"/>
      <w:r w:rsidRPr="00DB25C4">
        <w:rPr>
          <w:rFonts w:eastAsia="Calibri" w:cstheme="minorHAnsi"/>
        </w:rPr>
        <w:t xml:space="preserve"> </w:t>
      </w:r>
      <w:proofErr w:type="spellStart"/>
      <w:r w:rsidRPr="00DB25C4">
        <w:rPr>
          <w:rFonts w:eastAsia="Calibri" w:cstheme="minorHAnsi"/>
        </w:rPr>
        <w:t>hasil</w:t>
      </w:r>
      <w:proofErr w:type="spellEnd"/>
      <w:r w:rsidRPr="00DB25C4">
        <w:rPr>
          <w:rFonts w:eastAsia="Calibri" w:cstheme="minorHAnsi"/>
        </w:rPr>
        <w:t xml:space="preserve"> survey </w:t>
      </w:r>
      <w:proofErr w:type="spellStart"/>
      <w:r w:rsidRPr="00DB25C4">
        <w:rPr>
          <w:rFonts w:eastAsia="Calibri" w:cstheme="minorHAnsi"/>
        </w:rPr>
        <w:t>tentang</w:t>
      </w:r>
      <w:proofErr w:type="spellEnd"/>
      <w:r w:rsidRPr="00DB25C4">
        <w:rPr>
          <w:rFonts w:eastAsia="Calibri" w:cstheme="minorHAnsi"/>
        </w:rPr>
        <w:t xml:space="preserve"> tata </w:t>
      </w:r>
      <w:proofErr w:type="spellStart"/>
      <w:r w:rsidRPr="00DB25C4">
        <w:rPr>
          <w:rFonts w:eastAsia="Calibri" w:cstheme="minorHAnsi"/>
        </w:rPr>
        <w:t>kelola</w:t>
      </w:r>
      <w:proofErr w:type="spellEnd"/>
      <w:r w:rsidRPr="00DB25C4">
        <w:rPr>
          <w:rFonts w:eastAsia="Calibri" w:cstheme="minorHAnsi"/>
        </w:rPr>
        <w:t xml:space="preserve"> di FBS </w:t>
      </w:r>
      <w:proofErr w:type="spellStart"/>
      <w:r w:rsidRPr="00DB25C4">
        <w:rPr>
          <w:rFonts w:eastAsia="Calibri" w:cstheme="minorHAnsi"/>
        </w:rPr>
        <w:t>terkait</w:t>
      </w:r>
      <w:proofErr w:type="spellEnd"/>
      <w:r w:rsidRPr="00DB25C4">
        <w:rPr>
          <w:rFonts w:eastAsia="Calibri" w:cstheme="minorHAnsi"/>
        </w:rPr>
        <w:t xml:space="preserve"> 9 </w:t>
      </w:r>
      <w:proofErr w:type="spellStart"/>
      <w:r w:rsidRPr="00DB25C4">
        <w:rPr>
          <w:rFonts w:eastAsia="Calibri" w:cstheme="minorHAnsi"/>
        </w:rPr>
        <w:t>aspek</w:t>
      </w:r>
      <w:proofErr w:type="spellEnd"/>
      <w:r w:rsidRPr="00DB25C4">
        <w:rPr>
          <w:rFonts w:eastAsia="Calibri" w:cstheme="minorHAnsi"/>
        </w:rPr>
        <w:t xml:space="preserve">, </w:t>
      </w:r>
      <w:proofErr w:type="spellStart"/>
      <w:r w:rsidRPr="00DB25C4">
        <w:rPr>
          <w:rFonts w:eastAsia="Calibri" w:cstheme="minorHAnsi"/>
        </w:rPr>
        <w:t>ditemukan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75% </w:t>
      </w:r>
      <w:proofErr w:type="spellStart"/>
      <w:r w:rsidRPr="00DB25C4">
        <w:rPr>
          <w:rFonts w:eastAsia="Calibri" w:cstheme="minorHAnsi"/>
        </w:rPr>
        <w:t>mengatakan</w:t>
      </w:r>
      <w:proofErr w:type="spellEnd"/>
      <w:r w:rsidRPr="00DB25C4">
        <w:rPr>
          <w:rFonts w:eastAsia="Calibri" w:cstheme="minorHAnsi"/>
        </w:rPr>
        <w:t xml:space="preserve"> </w:t>
      </w:r>
      <w:proofErr w:type="spellStart"/>
      <w:r w:rsidRPr="00DB25C4">
        <w:rPr>
          <w:rFonts w:eastAsia="Calibri" w:cstheme="minorHAnsi"/>
        </w:rPr>
        <w:t>puas</w:t>
      </w:r>
      <w:proofErr w:type="spellEnd"/>
      <w:r w:rsidRPr="00DB25C4">
        <w:rPr>
          <w:rFonts w:eastAsia="Calibri" w:cstheme="minorHAnsi"/>
        </w:rPr>
        <w:t xml:space="preserve"> dan 25% </w:t>
      </w:r>
      <w:proofErr w:type="spellStart"/>
      <w:r w:rsidRPr="00DB25C4">
        <w:rPr>
          <w:rFonts w:eastAsia="Calibri" w:cstheme="minorHAnsi"/>
        </w:rPr>
        <w:t>mengatakan</w:t>
      </w:r>
      <w:proofErr w:type="spellEnd"/>
      <w:r w:rsidRPr="00DB25C4">
        <w:rPr>
          <w:rFonts w:eastAsia="Calibri" w:cstheme="minorHAnsi"/>
        </w:rPr>
        <w:t xml:space="preserve"> sangat </w:t>
      </w:r>
      <w:proofErr w:type="spellStart"/>
      <w:r w:rsidRPr="00DB25C4">
        <w:rPr>
          <w:rFonts w:eastAsia="Calibri" w:cstheme="minorHAnsi"/>
        </w:rPr>
        <w:t>puas</w:t>
      </w:r>
      <w:proofErr w:type="spellEnd"/>
      <w:r w:rsidRPr="00DB25C4">
        <w:rPr>
          <w:rFonts w:eastAsia="Calibri" w:cstheme="minorHAnsi"/>
        </w:rPr>
        <w:t xml:space="preserve">. Hasil </w:t>
      </w:r>
      <w:proofErr w:type="spellStart"/>
      <w:r w:rsidRPr="00DB25C4">
        <w:rPr>
          <w:rFonts w:eastAsia="Calibri" w:cstheme="minorHAnsi"/>
        </w:rPr>
        <w:t>survei</w:t>
      </w:r>
      <w:proofErr w:type="spellEnd"/>
      <w:r w:rsidRPr="00DB25C4">
        <w:rPr>
          <w:rFonts w:eastAsia="Calibri" w:cstheme="minorHAnsi"/>
        </w:rPr>
        <w:t xml:space="preserve"> yang </w:t>
      </w:r>
      <w:proofErr w:type="spellStart"/>
      <w:r w:rsidRPr="00DB25C4">
        <w:rPr>
          <w:rFonts w:eastAsia="Calibri" w:cstheme="minorHAnsi"/>
        </w:rPr>
        <w:t>menunjukkan</w:t>
      </w:r>
      <w:proofErr w:type="spellEnd"/>
      <w:r w:rsidRPr="00DB25C4">
        <w:rPr>
          <w:rFonts w:eastAsia="Calibri" w:cstheme="minorHAnsi"/>
        </w:rPr>
        <w:t xml:space="preserve"> </w:t>
      </w:r>
      <w:proofErr w:type="spellStart"/>
      <w:r w:rsidRPr="00DB25C4">
        <w:rPr>
          <w:rFonts w:eastAsia="Calibri" w:cstheme="minorHAnsi"/>
        </w:rPr>
        <w:t>sebagian</w:t>
      </w:r>
      <w:proofErr w:type="spellEnd"/>
      <w:r w:rsidRPr="00DB25C4">
        <w:rPr>
          <w:rFonts w:eastAsia="Calibri" w:cstheme="minorHAnsi"/>
        </w:rPr>
        <w:t xml:space="preserve"> </w:t>
      </w:r>
      <w:proofErr w:type="spellStart"/>
      <w:r w:rsidRPr="00DB25C4">
        <w:rPr>
          <w:rFonts w:eastAsia="Calibri" w:cstheme="minorHAnsi"/>
        </w:rPr>
        <w:t>besar</w:t>
      </w:r>
      <w:proofErr w:type="spellEnd"/>
      <w:r w:rsidRPr="00DB25C4">
        <w:rPr>
          <w:rFonts w:eastAsia="Calibri" w:cstheme="minorHAnsi"/>
        </w:rPr>
        <w:t xml:space="preserve"> </w:t>
      </w:r>
      <w:proofErr w:type="spellStart"/>
      <w:r w:rsidRPr="00DB25C4">
        <w:rPr>
          <w:rFonts w:eastAsia="Calibri" w:cstheme="minorHAnsi"/>
        </w:rPr>
        <w:t>responden</w:t>
      </w:r>
      <w:proofErr w:type="spellEnd"/>
      <w:r w:rsidRPr="00DB25C4">
        <w:rPr>
          <w:rFonts w:eastAsia="Calibri" w:cstheme="minorHAnsi"/>
        </w:rPr>
        <w:t xml:space="preserve"> </w:t>
      </w:r>
      <w:proofErr w:type="spellStart"/>
      <w:r w:rsidRPr="00DB25C4">
        <w:rPr>
          <w:rFonts w:eastAsia="Calibri" w:cstheme="minorHAnsi"/>
        </w:rPr>
        <w:t>merasa</w:t>
      </w:r>
      <w:proofErr w:type="spellEnd"/>
      <w:r w:rsidRPr="00DB25C4">
        <w:rPr>
          <w:rFonts w:eastAsia="Calibri" w:cstheme="minorHAnsi"/>
        </w:rPr>
        <w:t xml:space="preserve"> </w:t>
      </w:r>
      <w:proofErr w:type="spellStart"/>
      <w:r w:rsidRPr="00DB25C4">
        <w:rPr>
          <w:rFonts w:eastAsia="Calibri" w:cstheme="minorHAnsi"/>
        </w:rPr>
        <w:t>puas</w:t>
      </w:r>
      <w:proofErr w:type="spellEnd"/>
      <w:r w:rsidRPr="00DB25C4">
        <w:rPr>
          <w:rFonts w:eastAsia="Calibri" w:cstheme="minorHAnsi"/>
        </w:rPr>
        <w:t xml:space="preserve"> dan sangat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tata </w:t>
      </w:r>
      <w:proofErr w:type="spellStart"/>
      <w:r w:rsidRPr="00DB25C4">
        <w:rPr>
          <w:rFonts w:eastAsia="Calibri" w:cstheme="minorHAnsi"/>
        </w:rPr>
        <w:t>kelola</w:t>
      </w:r>
      <w:proofErr w:type="spellEnd"/>
      <w:r w:rsidRPr="00DB25C4">
        <w:rPr>
          <w:rFonts w:eastAsia="Calibri" w:cstheme="minorHAnsi"/>
        </w:rPr>
        <w:t xml:space="preserve"> di FBS </w:t>
      </w:r>
      <w:proofErr w:type="spellStart"/>
      <w:r w:rsidRPr="00DB25C4">
        <w:rPr>
          <w:rFonts w:eastAsia="Calibri" w:cstheme="minorHAnsi"/>
        </w:rPr>
        <w:t>menunjukkan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secara</w:t>
      </w:r>
      <w:proofErr w:type="spellEnd"/>
      <w:r w:rsidRPr="00DB25C4">
        <w:rPr>
          <w:rFonts w:eastAsia="Calibri" w:cstheme="minorHAnsi"/>
        </w:rPr>
        <w:t xml:space="preserve"> </w:t>
      </w:r>
      <w:proofErr w:type="spellStart"/>
      <w:r w:rsidRPr="00DB25C4">
        <w:rPr>
          <w:rFonts w:eastAsia="Calibri" w:cstheme="minorHAnsi"/>
        </w:rPr>
        <w:t>umum</w:t>
      </w:r>
      <w:proofErr w:type="spellEnd"/>
      <w:r w:rsidRPr="00DB25C4">
        <w:rPr>
          <w:rFonts w:eastAsia="Calibri" w:cstheme="minorHAnsi"/>
        </w:rPr>
        <w:t xml:space="preserve">, tata </w:t>
      </w:r>
      <w:proofErr w:type="spellStart"/>
      <w:r w:rsidRPr="00DB25C4">
        <w:rPr>
          <w:rFonts w:eastAsia="Calibri" w:cstheme="minorHAnsi"/>
        </w:rPr>
        <w:t>kelola</w:t>
      </w:r>
      <w:proofErr w:type="spellEnd"/>
      <w:r w:rsidRPr="00DB25C4">
        <w:rPr>
          <w:rFonts w:eastAsia="Calibri" w:cstheme="minorHAnsi"/>
        </w:rPr>
        <w:t xml:space="preserve"> </w:t>
      </w:r>
      <w:proofErr w:type="spellStart"/>
      <w:r w:rsidRPr="00DB25C4">
        <w:rPr>
          <w:rFonts w:eastAsia="Calibri" w:cstheme="minorHAnsi"/>
        </w:rPr>
        <w:t>tersebut</w:t>
      </w:r>
      <w:proofErr w:type="spellEnd"/>
      <w:r w:rsidRPr="00DB25C4">
        <w:rPr>
          <w:rFonts w:eastAsia="Calibri" w:cstheme="minorHAnsi"/>
        </w:rPr>
        <w:t xml:space="preserve"> </w:t>
      </w:r>
      <w:proofErr w:type="spellStart"/>
      <w:r w:rsidRPr="00DB25C4">
        <w:rPr>
          <w:rFonts w:eastAsia="Calibri" w:cstheme="minorHAnsi"/>
        </w:rPr>
        <w:t>dianggap</w:t>
      </w:r>
      <w:proofErr w:type="spellEnd"/>
      <w:r w:rsidRPr="00DB25C4">
        <w:rPr>
          <w:rFonts w:eastAsia="Calibri" w:cstheme="minorHAnsi"/>
        </w:rPr>
        <w:t xml:space="preserve"> </w:t>
      </w:r>
      <w:proofErr w:type="spellStart"/>
      <w:r w:rsidRPr="00DB25C4">
        <w:rPr>
          <w:rFonts w:eastAsia="Calibri" w:cstheme="minorHAnsi"/>
        </w:rPr>
        <w:t>berhasil</w:t>
      </w:r>
      <w:proofErr w:type="spellEnd"/>
      <w:r w:rsidRPr="00DB25C4">
        <w:rPr>
          <w:rFonts w:eastAsia="Calibri" w:cstheme="minorHAnsi"/>
        </w:rPr>
        <w:t xml:space="preserve"> dan </w:t>
      </w:r>
      <w:proofErr w:type="spellStart"/>
      <w:r w:rsidRPr="00DB25C4">
        <w:rPr>
          <w:rFonts w:eastAsia="Calibri" w:cstheme="minorHAnsi"/>
        </w:rPr>
        <w:t>efektif</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memenuhi</w:t>
      </w:r>
      <w:proofErr w:type="spellEnd"/>
      <w:r w:rsidRPr="00DB25C4">
        <w:rPr>
          <w:rFonts w:eastAsia="Calibri" w:cstheme="minorHAnsi"/>
        </w:rPr>
        <w:t xml:space="preserve"> </w:t>
      </w:r>
      <w:proofErr w:type="spellStart"/>
      <w:r w:rsidRPr="00DB25C4">
        <w:rPr>
          <w:rFonts w:eastAsia="Calibri" w:cstheme="minorHAnsi"/>
        </w:rPr>
        <w:t>kebutuhan</w:t>
      </w:r>
      <w:proofErr w:type="spellEnd"/>
      <w:r w:rsidRPr="00DB25C4">
        <w:rPr>
          <w:rFonts w:eastAsia="Calibri" w:cstheme="minorHAnsi"/>
        </w:rPr>
        <w:t xml:space="preserve"> </w:t>
      </w:r>
      <w:proofErr w:type="spellStart"/>
      <w:r w:rsidRPr="00DB25C4">
        <w:rPr>
          <w:rFonts w:eastAsia="Calibri" w:cstheme="minorHAnsi"/>
        </w:rPr>
        <w:t>sivitas</w:t>
      </w:r>
      <w:proofErr w:type="spellEnd"/>
      <w:r w:rsidRPr="00DB25C4">
        <w:rPr>
          <w:rFonts w:eastAsia="Calibri" w:cstheme="minorHAnsi"/>
        </w:rPr>
        <w:t xml:space="preserve"> </w:t>
      </w:r>
      <w:proofErr w:type="spellStart"/>
      <w:r w:rsidRPr="00DB25C4">
        <w:rPr>
          <w:rFonts w:eastAsia="Calibri" w:cstheme="minorHAnsi"/>
        </w:rPr>
        <w:t>akademika</w:t>
      </w:r>
      <w:proofErr w:type="spellEnd"/>
      <w:r w:rsidRPr="00DB25C4">
        <w:rPr>
          <w:rFonts w:eastAsia="Calibri" w:cstheme="minorHAnsi"/>
        </w:rPr>
        <w:t>.</w:t>
      </w:r>
      <w:r w:rsidRPr="00DB25C4">
        <w:rPr>
          <w:rFonts w:cstheme="minorHAnsi"/>
        </w:rPr>
        <w:t xml:space="preserve"> </w:t>
      </w:r>
      <w:proofErr w:type="spellStart"/>
      <w:r w:rsidRPr="00DB25C4">
        <w:rPr>
          <w:rFonts w:eastAsia="Calibri" w:cstheme="minorHAnsi"/>
        </w:rPr>
        <w:t>Meskipun</w:t>
      </w:r>
      <w:proofErr w:type="spellEnd"/>
      <w:r w:rsidRPr="00DB25C4">
        <w:rPr>
          <w:rFonts w:eastAsia="Calibri" w:cstheme="minorHAnsi"/>
        </w:rPr>
        <w:t xml:space="preserve"> </w:t>
      </w:r>
      <w:proofErr w:type="spellStart"/>
      <w:r w:rsidRPr="00DB25C4">
        <w:rPr>
          <w:rFonts w:eastAsia="Calibri" w:cstheme="minorHAnsi"/>
        </w:rPr>
        <w:t>mayoritas</w:t>
      </w:r>
      <w:proofErr w:type="spellEnd"/>
      <w:r w:rsidRPr="00DB25C4">
        <w:rPr>
          <w:rFonts w:eastAsia="Calibri" w:cstheme="minorHAnsi"/>
        </w:rPr>
        <w:t xml:space="preserve"> </w:t>
      </w:r>
      <w:proofErr w:type="spellStart"/>
      <w:r w:rsidRPr="00DB25C4">
        <w:rPr>
          <w:rFonts w:eastAsia="Calibri" w:cstheme="minorHAnsi"/>
        </w:rPr>
        <w:t>responden</w:t>
      </w:r>
      <w:proofErr w:type="spellEnd"/>
      <w:r w:rsidRPr="00DB25C4">
        <w:rPr>
          <w:rFonts w:eastAsia="Calibri" w:cstheme="minorHAnsi"/>
        </w:rPr>
        <w:t xml:space="preserve"> </w:t>
      </w:r>
      <w:proofErr w:type="spellStart"/>
      <w:r w:rsidRPr="00DB25C4">
        <w:rPr>
          <w:rFonts w:eastAsia="Calibri" w:cstheme="minorHAnsi"/>
        </w:rPr>
        <w:t>merasa</w:t>
      </w:r>
      <w:proofErr w:type="spellEnd"/>
      <w:r w:rsidRPr="00DB25C4">
        <w:rPr>
          <w:rFonts w:eastAsia="Calibri" w:cstheme="minorHAnsi"/>
        </w:rPr>
        <w:t xml:space="preserve"> </w:t>
      </w:r>
      <w:proofErr w:type="spellStart"/>
      <w:r w:rsidRPr="00DB25C4">
        <w:rPr>
          <w:rFonts w:eastAsia="Calibri" w:cstheme="minorHAnsi"/>
        </w:rPr>
        <w:t>puas</w:t>
      </w:r>
      <w:proofErr w:type="spellEnd"/>
      <w:r w:rsidRPr="00DB25C4">
        <w:rPr>
          <w:rFonts w:eastAsia="Calibri" w:cstheme="minorHAnsi"/>
        </w:rPr>
        <w:t xml:space="preserve">, 25% </w:t>
      </w:r>
      <w:proofErr w:type="spellStart"/>
      <w:r w:rsidRPr="00DB25C4">
        <w:rPr>
          <w:rFonts w:eastAsia="Calibri" w:cstheme="minorHAnsi"/>
        </w:rPr>
        <w:t>responden</w:t>
      </w:r>
      <w:proofErr w:type="spellEnd"/>
      <w:r w:rsidRPr="00DB25C4">
        <w:rPr>
          <w:rFonts w:eastAsia="Calibri" w:cstheme="minorHAnsi"/>
        </w:rPr>
        <w:t xml:space="preserve"> yang </w:t>
      </w:r>
      <w:proofErr w:type="spellStart"/>
      <w:r w:rsidRPr="00DB25C4">
        <w:rPr>
          <w:rFonts w:eastAsia="Calibri" w:cstheme="minorHAnsi"/>
        </w:rPr>
        <w:t>merasa</w:t>
      </w:r>
      <w:proofErr w:type="spellEnd"/>
      <w:r w:rsidRPr="00DB25C4">
        <w:rPr>
          <w:rFonts w:eastAsia="Calibri" w:cstheme="minorHAnsi"/>
        </w:rPr>
        <w:t xml:space="preserve"> sangat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eastAsia="Calibri" w:cstheme="minorHAnsi"/>
        </w:rPr>
        <w:t>menunjukkan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masih</w:t>
      </w:r>
      <w:proofErr w:type="spellEnd"/>
      <w:r w:rsidRPr="00DB25C4">
        <w:rPr>
          <w:rFonts w:eastAsia="Calibri" w:cstheme="minorHAnsi"/>
        </w:rPr>
        <w:t xml:space="preserve"> </w:t>
      </w:r>
      <w:proofErr w:type="spellStart"/>
      <w:r w:rsidRPr="00DB25C4">
        <w:rPr>
          <w:rFonts w:eastAsia="Calibri" w:cstheme="minorHAnsi"/>
        </w:rPr>
        <w:t>terdapat</w:t>
      </w:r>
      <w:proofErr w:type="spellEnd"/>
      <w:r w:rsidRPr="00DB25C4">
        <w:rPr>
          <w:rFonts w:eastAsia="Calibri" w:cstheme="minorHAnsi"/>
        </w:rPr>
        <w:t xml:space="preserve"> </w:t>
      </w:r>
      <w:proofErr w:type="spellStart"/>
      <w:r w:rsidRPr="00DB25C4">
        <w:rPr>
          <w:rFonts w:eastAsia="Calibri" w:cstheme="minorHAnsi"/>
        </w:rPr>
        <w:t>ruang</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tata </w:t>
      </w:r>
      <w:proofErr w:type="spellStart"/>
      <w:r w:rsidRPr="00DB25C4">
        <w:rPr>
          <w:rFonts w:eastAsia="Calibri" w:cstheme="minorHAnsi"/>
        </w:rPr>
        <w:t>kelola</w:t>
      </w:r>
      <w:proofErr w:type="spellEnd"/>
      <w:r w:rsidRPr="00DB25C4">
        <w:rPr>
          <w:rFonts w:eastAsia="Calibri" w:cstheme="minorHAnsi"/>
        </w:rPr>
        <w:t xml:space="preserve"> FBS. </w:t>
      </w:r>
      <w:proofErr w:type="spellStart"/>
      <w:r w:rsidRPr="00DB25C4">
        <w:rPr>
          <w:rFonts w:eastAsia="Calibri" w:cstheme="minorHAnsi"/>
        </w:rPr>
        <w:t>Perlu</w:t>
      </w:r>
      <w:proofErr w:type="spellEnd"/>
      <w:r w:rsidRPr="00DB25C4">
        <w:rPr>
          <w:rFonts w:eastAsia="Calibri" w:cstheme="minorHAnsi"/>
        </w:rPr>
        <w:t xml:space="preserve"> </w:t>
      </w:r>
      <w:proofErr w:type="spellStart"/>
      <w:r w:rsidRPr="00DB25C4">
        <w:rPr>
          <w:rFonts w:eastAsia="Calibri" w:cstheme="minorHAnsi"/>
        </w:rPr>
        <w:t>diperhatikan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peningkatan</w:t>
      </w:r>
      <w:proofErr w:type="spellEnd"/>
      <w:r w:rsidRPr="00DB25C4">
        <w:rPr>
          <w:rFonts w:eastAsia="Calibri" w:cstheme="minorHAnsi"/>
        </w:rPr>
        <w:t xml:space="preserve"> tata </w:t>
      </w:r>
      <w:proofErr w:type="spellStart"/>
      <w:r w:rsidRPr="00DB25C4">
        <w:rPr>
          <w:rFonts w:eastAsia="Calibri" w:cstheme="minorHAnsi"/>
        </w:rPr>
        <w:t>kelola</w:t>
      </w:r>
      <w:proofErr w:type="spellEnd"/>
      <w:r w:rsidRPr="00DB25C4">
        <w:rPr>
          <w:rFonts w:eastAsia="Calibri" w:cstheme="minorHAnsi"/>
        </w:rPr>
        <w:t xml:space="preserve"> yang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harus</w:t>
      </w:r>
      <w:proofErr w:type="spellEnd"/>
      <w:r w:rsidRPr="00DB25C4">
        <w:rPr>
          <w:rFonts w:eastAsia="Calibri" w:cstheme="minorHAnsi"/>
        </w:rPr>
        <w:t xml:space="preserve"> </w:t>
      </w:r>
      <w:proofErr w:type="spellStart"/>
      <w:r w:rsidRPr="00DB25C4">
        <w:rPr>
          <w:rFonts w:eastAsia="Calibri" w:cstheme="minorHAnsi"/>
        </w:rPr>
        <w:t>sesuai</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kebutuhan</w:t>
      </w:r>
      <w:proofErr w:type="spellEnd"/>
      <w:r w:rsidRPr="00DB25C4">
        <w:rPr>
          <w:rFonts w:eastAsia="Calibri" w:cstheme="minorHAnsi"/>
        </w:rPr>
        <w:t xml:space="preserve"> dan </w:t>
      </w:r>
      <w:proofErr w:type="spellStart"/>
      <w:r w:rsidRPr="00DB25C4">
        <w:rPr>
          <w:rFonts w:eastAsia="Calibri" w:cstheme="minorHAnsi"/>
        </w:rPr>
        <w:t>harapan</w:t>
      </w:r>
      <w:proofErr w:type="spellEnd"/>
      <w:r w:rsidRPr="00DB25C4">
        <w:rPr>
          <w:rFonts w:eastAsia="Calibri" w:cstheme="minorHAnsi"/>
        </w:rPr>
        <w:t xml:space="preserve"> </w:t>
      </w:r>
      <w:proofErr w:type="spellStart"/>
      <w:r w:rsidRPr="00DB25C4">
        <w:rPr>
          <w:rFonts w:eastAsia="Calibri" w:cstheme="minorHAnsi"/>
        </w:rPr>
        <w:t>dari</w:t>
      </w:r>
      <w:proofErr w:type="spellEnd"/>
      <w:r w:rsidRPr="00DB25C4">
        <w:rPr>
          <w:rFonts w:eastAsia="Calibri" w:cstheme="minorHAnsi"/>
        </w:rPr>
        <w:t xml:space="preserve"> </w:t>
      </w:r>
      <w:proofErr w:type="spellStart"/>
      <w:r w:rsidRPr="00DB25C4">
        <w:rPr>
          <w:rFonts w:eastAsia="Calibri" w:cstheme="minorHAnsi"/>
        </w:rPr>
        <w:t>seluruh</w:t>
      </w:r>
      <w:proofErr w:type="spellEnd"/>
      <w:r w:rsidRPr="00DB25C4">
        <w:rPr>
          <w:rFonts w:eastAsia="Calibri" w:cstheme="minorHAnsi"/>
        </w:rPr>
        <w:t xml:space="preserve"> </w:t>
      </w:r>
      <w:proofErr w:type="spellStart"/>
      <w:r w:rsidRPr="00DB25C4">
        <w:rPr>
          <w:rFonts w:eastAsia="Calibri" w:cstheme="minorHAnsi"/>
        </w:rPr>
        <w:t>sivitas</w:t>
      </w:r>
      <w:proofErr w:type="spellEnd"/>
      <w:r w:rsidRPr="00DB25C4">
        <w:rPr>
          <w:rFonts w:eastAsia="Calibri" w:cstheme="minorHAnsi"/>
        </w:rPr>
        <w:t xml:space="preserve"> </w:t>
      </w:r>
      <w:proofErr w:type="spellStart"/>
      <w:r w:rsidRPr="00DB25C4">
        <w:rPr>
          <w:rFonts w:eastAsia="Calibri" w:cstheme="minorHAnsi"/>
        </w:rPr>
        <w:t>akademika</w:t>
      </w:r>
      <w:proofErr w:type="spellEnd"/>
      <w:r w:rsidRPr="00DB25C4">
        <w:rPr>
          <w:rFonts w:eastAsia="Calibri" w:cstheme="minorHAnsi"/>
        </w:rPr>
        <w:t>.</w:t>
      </w:r>
    </w:p>
    <w:p w14:paraId="15003F75" w14:textId="6CDDEFE4" w:rsidR="00EE2EA9" w:rsidRPr="00DB25C4" w:rsidRDefault="00EE2EA9" w:rsidP="00687314">
      <w:pPr>
        <w:spacing w:after="0" w:line="240" w:lineRule="auto"/>
        <w:jc w:val="both"/>
        <w:rPr>
          <w:rFonts w:eastAsia="Calibri" w:cstheme="minorHAnsi"/>
        </w:rPr>
      </w:pP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demikian</w:t>
      </w:r>
      <w:proofErr w:type="spellEnd"/>
      <w:r w:rsidRPr="00DB25C4">
        <w:rPr>
          <w:rFonts w:eastAsia="Calibri" w:cstheme="minorHAnsi"/>
        </w:rPr>
        <w:t xml:space="preserve">, </w:t>
      </w:r>
      <w:proofErr w:type="spellStart"/>
      <w:r w:rsidRPr="00DB25C4">
        <w:rPr>
          <w:rFonts w:eastAsia="Calibri" w:cstheme="minorHAnsi"/>
        </w:rPr>
        <w:t>penting</w:t>
      </w:r>
      <w:proofErr w:type="spellEnd"/>
      <w:r w:rsidRPr="00DB25C4">
        <w:rPr>
          <w:rFonts w:eastAsia="Calibri" w:cstheme="minorHAnsi"/>
        </w:rPr>
        <w:t xml:space="preserve"> </w:t>
      </w:r>
      <w:proofErr w:type="spellStart"/>
      <w:r w:rsidRPr="00DB25C4">
        <w:rPr>
          <w:rFonts w:eastAsia="Calibri" w:cstheme="minorHAnsi"/>
        </w:rPr>
        <w:t>bagi</w:t>
      </w:r>
      <w:proofErr w:type="spellEnd"/>
      <w:r w:rsidRPr="00DB25C4">
        <w:rPr>
          <w:rFonts w:eastAsia="Calibri" w:cstheme="minorHAnsi"/>
        </w:rPr>
        <w:t xml:space="preserve"> FBS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tetap</w:t>
      </w:r>
      <w:proofErr w:type="spellEnd"/>
      <w:r w:rsidRPr="00DB25C4">
        <w:rPr>
          <w:rFonts w:eastAsia="Calibri" w:cstheme="minorHAnsi"/>
        </w:rPr>
        <w:t xml:space="preserve"> </w:t>
      </w:r>
      <w:proofErr w:type="spellStart"/>
      <w:r w:rsidRPr="00DB25C4">
        <w:rPr>
          <w:rFonts w:eastAsia="Calibri" w:cstheme="minorHAnsi"/>
        </w:rPr>
        <w:t>memantau</w:t>
      </w:r>
      <w:proofErr w:type="spellEnd"/>
      <w:r w:rsidRPr="00DB25C4">
        <w:rPr>
          <w:rFonts w:eastAsia="Calibri" w:cstheme="minorHAnsi"/>
        </w:rPr>
        <w:t xml:space="preserve"> dan </w:t>
      </w:r>
      <w:proofErr w:type="spellStart"/>
      <w:r w:rsidRPr="00DB25C4">
        <w:rPr>
          <w:rFonts w:eastAsia="Calibri" w:cstheme="minorHAnsi"/>
        </w:rPr>
        <w:t>memperbaiki</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tata </w:t>
      </w:r>
      <w:proofErr w:type="spellStart"/>
      <w:r w:rsidRPr="00DB25C4">
        <w:rPr>
          <w:rFonts w:eastAsia="Calibri" w:cstheme="minorHAnsi"/>
        </w:rPr>
        <w:t>kelolanya</w:t>
      </w:r>
      <w:proofErr w:type="spellEnd"/>
      <w:r w:rsidRPr="00DB25C4">
        <w:rPr>
          <w:rFonts w:eastAsia="Calibri" w:cstheme="minorHAnsi"/>
        </w:rPr>
        <w:t xml:space="preserve"> agar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terus</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kepuasan</w:t>
      </w:r>
      <w:proofErr w:type="spellEnd"/>
      <w:r w:rsidRPr="00DB25C4">
        <w:rPr>
          <w:rFonts w:eastAsia="Calibri" w:cstheme="minorHAnsi"/>
        </w:rPr>
        <w:t xml:space="preserve"> </w:t>
      </w:r>
      <w:proofErr w:type="spellStart"/>
      <w:r w:rsidRPr="00DB25C4">
        <w:rPr>
          <w:rFonts w:eastAsia="Calibri" w:cstheme="minorHAnsi"/>
        </w:rPr>
        <w:t>sivitas</w:t>
      </w:r>
      <w:proofErr w:type="spellEnd"/>
      <w:r w:rsidRPr="00DB25C4">
        <w:rPr>
          <w:rFonts w:eastAsia="Calibri" w:cstheme="minorHAnsi"/>
        </w:rPr>
        <w:t xml:space="preserve"> </w:t>
      </w:r>
      <w:proofErr w:type="spellStart"/>
      <w:r w:rsidRPr="00DB25C4">
        <w:rPr>
          <w:rFonts w:eastAsia="Calibri" w:cstheme="minorHAnsi"/>
        </w:rPr>
        <w:t>akademika</w:t>
      </w:r>
      <w:proofErr w:type="spellEnd"/>
      <w:r w:rsidRPr="00DB25C4">
        <w:rPr>
          <w:rFonts w:eastAsia="Calibri" w:cstheme="minorHAnsi"/>
        </w:rPr>
        <w:t xml:space="preserve">. </w:t>
      </w:r>
      <w:proofErr w:type="spellStart"/>
      <w:r w:rsidRPr="00DB25C4">
        <w:rPr>
          <w:rFonts w:eastAsia="Calibri" w:cstheme="minorHAnsi"/>
        </w:rPr>
        <w:t>Selain</w:t>
      </w:r>
      <w:proofErr w:type="spellEnd"/>
      <w:r w:rsidRPr="00DB25C4">
        <w:rPr>
          <w:rFonts w:eastAsia="Calibri" w:cstheme="minorHAnsi"/>
        </w:rPr>
        <w:t xml:space="preserve"> </w:t>
      </w:r>
      <w:proofErr w:type="spellStart"/>
      <w:r w:rsidRPr="00DB25C4">
        <w:rPr>
          <w:rFonts w:eastAsia="Calibri" w:cstheme="minorHAnsi"/>
        </w:rPr>
        <w:t>itu</w:t>
      </w:r>
      <w:proofErr w:type="spellEnd"/>
      <w:r w:rsidRPr="00DB25C4">
        <w:rPr>
          <w:rFonts w:eastAsia="Calibri" w:cstheme="minorHAnsi"/>
        </w:rPr>
        <w:t xml:space="preserve">, FBS juga </w:t>
      </w:r>
      <w:proofErr w:type="spellStart"/>
      <w:r w:rsidRPr="00DB25C4">
        <w:rPr>
          <w:rFonts w:eastAsia="Calibri" w:cstheme="minorHAnsi"/>
        </w:rPr>
        <w:t>perlu</w:t>
      </w:r>
      <w:proofErr w:type="spellEnd"/>
      <w:r w:rsidRPr="00DB25C4">
        <w:rPr>
          <w:rFonts w:eastAsia="Calibri" w:cstheme="minorHAnsi"/>
        </w:rPr>
        <w:t xml:space="preserve"> </w:t>
      </w:r>
      <w:proofErr w:type="spellStart"/>
      <w:r w:rsidRPr="00DB25C4">
        <w:rPr>
          <w:rFonts w:eastAsia="Calibri" w:cstheme="minorHAnsi"/>
        </w:rPr>
        <w:t>memperkuat</w:t>
      </w:r>
      <w:proofErr w:type="spellEnd"/>
      <w:r w:rsidRPr="00DB25C4">
        <w:rPr>
          <w:rFonts w:eastAsia="Calibri" w:cstheme="minorHAnsi"/>
        </w:rPr>
        <w:t xml:space="preserve"> </w:t>
      </w:r>
      <w:proofErr w:type="spellStart"/>
      <w:r w:rsidRPr="00DB25C4">
        <w:rPr>
          <w:rFonts w:eastAsia="Calibri" w:cstheme="minorHAnsi"/>
        </w:rPr>
        <w:t>komunikasi</w:t>
      </w:r>
      <w:proofErr w:type="spellEnd"/>
      <w:r w:rsidRPr="00DB25C4">
        <w:rPr>
          <w:rFonts w:eastAsia="Calibri" w:cstheme="minorHAnsi"/>
        </w:rPr>
        <w:t xml:space="preserve"> dan </w:t>
      </w:r>
      <w:proofErr w:type="spellStart"/>
      <w:r w:rsidRPr="00DB25C4">
        <w:rPr>
          <w:rFonts w:eastAsia="Calibri" w:cstheme="minorHAnsi"/>
        </w:rPr>
        <w:t>kolaborasi</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seluruh</w:t>
      </w:r>
      <w:proofErr w:type="spellEnd"/>
      <w:r w:rsidRPr="00DB25C4">
        <w:rPr>
          <w:rFonts w:eastAsia="Calibri" w:cstheme="minorHAnsi"/>
        </w:rPr>
        <w:t xml:space="preserve"> stakeholder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mengidentifikasi</w:t>
      </w:r>
      <w:proofErr w:type="spellEnd"/>
      <w:r w:rsidRPr="00DB25C4">
        <w:rPr>
          <w:rFonts w:eastAsia="Calibri" w:cstheme="minorHAnsi"/>
        </w:rPr>
        <w:t xml:space="preserve"> </w:t>
      </w:r>
      <w:proofErr w:type="spellStart"/>
      <w:r w:rsidRPr="00DB25C4">
        <w:rPr>
          <w:rFonts w:eastAsia="Calibri" w:cstheme="minorHAnsi"/>
        </w:rPr>
        <w:t>masalah</w:t>
      </w:r>
      <w:proofErr w:type="spellEnd"/>
      <w:r w:rsidRPr="00DB25C4">
        <w:rPr>
          <w:rFonts w:eastAsia="Calibri" w:cstheme="minorHAnsi"/>
        </w:rPr>
        <w:t xml:space="preserve"> dan </w:t>
      </w:r>
      <w:proofErr w:type="spellStart"/>
      <w:r w:rsidRPr="00DB25C4">
        <w:rPr>
          <w:rFonts w:eastAsia="Calibri" w:cstheme="minorHAnsi"/>
        </w:rPr>
        <w:t>menemukan</w:t>
      </w:r>
      <w:proofErr w:type="spellEnd"/>
      <w:r w:rsidRPr="00DB25C4">
        <w:rPr>
          <w:rFonts w:eastAsia="Calibri" w:cstheme="minorHAnsi"/>
        </w:rPr>
        <w:t xml:space="preserve"> </w:t>
      </w:r>
      <w:proofErr w:type="spellStart"/>
      <w:r w:rsidRPr="00DB25C4">
        <w:rPr>
          <w:rFonts w:eastAsia="Calibri" w:cstheme="minorHAnsi"/>
        </w:rPr>
        <w:t>solusi</w:t>
      </w:r>
      <w:proofErr w:type="spellEnd"/>
      <w:r w:rsidRPr="00DB25C4">
        <w:rPr>
          <w:rFonts w:eastAsia="Calibri" w:cstheme="minorHAnsi"/>
        </w:rPr>
        <w:t xml:space="preserve"> yang </w:t>
      </w:r>
      <w:proofErr w:type="spellStart"/>
      <w:r w:rsidRPr="00DB25C4">
        <w:rPr>
          <w:rFonts w:eastAsia="Calibri" w:cstheme="minorHAnsi"/>
        </w:rPr>
        <w:t>tepat</w:t>
      </w:r>
      <w:proofErr w:type="spellEnd"/>
      <w:r w:rsidRPr="00DB25C4">
        <w:rPr>
          <w:rFonts w:eastAsia="Calibri" w:cstheme="minorHAnsi"/>
        </w:rPr>
        <w:t xml:space="preserve">. Hal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membantu</w:t>
      </w:r>
      <w:proofErr w:type="spellEnd"/>
      <w:r w:rsidRPr="00DB25C4">
        <w:rPr>
          <w:rFonts w:eastAsia="Calibri" w:cstheme="minorHAnsi"/>
        </w:rPr>
        <w:t xml:space="preserve"> </w:t>
      </w:r>
      <w:proofErr w:type="spellStart"/>
      <w:r w:rsidRPr="00DB25C4">
        <w:rPr>
          <w:rFonts w:eastAsia="Calibri" w:cstheme="minorHAnsi"/>
        </w:rPr>
        <w:t>memastikan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tata </w:t>
      </w:r>
      <w:proofErr w:type="spellStart"/>
      <w:r w:rsidRPr="00DB25C4">
        <w:rPr>
          <w:rFonts w:eastAsia="Calibri" w:cstheme="minorHAnsi"/>
        </w:rPr>
        <w:t>kelola</w:t>
      </w:r>
      <w:proofErr w:type="spellEnd"/>
      <w:r w:rsidRPr="00DB25C4">
        <w:rPr>
          <w:rFonts w:eastAsia="Calibri" w:cstheme="minorHAnsi"/>
        </w:rPr>
        <w:t xml:space="preserve"> FBS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terus</w:t>
      </w:r>
      <w:proofErr w:type="spellEnd"/>
      <w:r w:rsidRPr="00DB25C4">
        <w:rPr>
          <w:rFonts w:eastAsia="Calibri" w:cstheme="minorHAnsi"/>
        </w:rPr>
        <w:t xml:space="preserve"> </w:t>
      </w:r>
      <w:proofErr w:type="spellStart"/>
      <w:r w:rsidRPr="00DB25C4">
        <w:rPr>
          <w:rFonts w:eastAsia="Calibri" w:cstheme="minorHAnsi"/>
        </w:rPr>
        <w:t>memenuhi</w:t>
      </w:r>
      <w:proofErr w:type="spellEnd"/>
      <w:r w:rsidRPr="00DB25C4">
        <w:rPr>
          <w:rFonts w:eastAsia="Calibri" w:cstheme="minorHAnsi"/>
        </w:rPr>
        <w:t xml:space="preserve"> </w:t>
      </w:r>
      <w:proofErr w:type="spellStart"/>
      <w:r w:rsidRPr="00DB25C4">
        <w:rPr>
          <w:rFonts w:eastAsia="Calibri" w:cstheme="minorHAnsi"/>
        </w:rPr>
        <w:t>kebutuhan</w:t>
      </w:r>
      <w:proofErr w:type="spellEnd"/>
      <w:r w:rsidRPr="00DB25C4">
        <w:rPr>
          <w:rFonts w:eastAsia="Calibri" w:cstheme="minorHAnsi"/>
        </w:rPr>
        <w:t xml:space="preserve"> dan </w:t>
      </w:r>
      <w:proofErr w:type="spellStart"/>
      <w:r w:rsidRPr="00DB25C4">
        <w:rPr>
          <w:rFonts w:eastAsia="Calibri" w:cstheme="minorHAnsi"/>
        </w:rPr>
        <w:t>harapan</w:t>
      </w:r>
      <w:proofErr w:type="spellEnd"/>
      <w:r w:rsidRPr="00DB25C4">
        <w:rPr>
          <w:rFonts w:eastAsia="Calibri" w:cstheme="minorHAnsi"/>
        </w:rPr>
        <w:t xml:space="preserve"> </w:t>
      </w:r>
      <w:proofErr w:type="spellStart"/>
      <w:r w:rsidRPr="00DB25C4">
        <w:rPr>
          <w:rFonts w:eastAsia="Calibri" w:cstheme="minorHAnsi"/>
        </w:rPr>
        <w:t>dari</w:t>
      </w:r>
      <w:proofErr w:type="spellEnd"/>
      <w:r w:rsidRPr="00DB25C4">
        <w:rPr>
          <w:rFonts w:eastAsia="Calibri" w:cstheme="minorHAnsi"/>
        </w:rPr>
        <w:t xml:space="preserve"> </w:t>
      </w:r>
      <w:proofErr w:type="spellStart"/>
      <w:r w:rsidRPr="00DB25C4">
        <w:rPr>
          <w:rFonts w:eastAsia="Calibri" w:cstheme="minorHAnsi"/>
        </w:rPr>
        <w:t>semua</w:t>
      </w:r>
      <w:proofErr w:type="spellEnd"/>
      <w:r w:rsidRPr="00DB25C4">
        <w:rPr>
          <w:rFonts w:eastAsia="Calibri" w:cstheme="minorHAnsi"/>
        </w:rPr>
        <w:t xml:space="preserve"> </w:t>
      </w:r>
      <w:proofErr w:type="spellStart"/>
      <w:r w:rsidRPr="00DB25C4">
        <w:rPr>
          <w:rFonts w:eastAsia="Calibri" w:cstheme="minorHAnsi"/>
        </w:rPr>
        <w:t>sivitas</w:t>
      </w:r>
      <w:proofErr w:type="spellEnd"/>
      <w:r w:rsidRPr="00DB25C4">
        <w:rPr>
          <w:rFonts w:eastAsia="Calibri" w:cstheme="minorHAnsi"/>
        </w:rPr>
        <w:t xml:space="preserve"> </w:t>
      </w:r>
      <w:proofErr w:type="spellStart"/>
      <w:r w:rsidRPr="00DB25C4">
        <w:rPr>
          <w:rFonts w:eastAsia="Calibri" w:cstheme="minorHAnsi"/>
        </w:rPr>
        <w:t>akademika</w:t>
      </w:r>
      <w:proofErr w:type="spellEnd"/>
      <w:r w:rsidRPr="00DB25C4">
        <w:rPr>
          <w:rFonts w:eastAsia="Calibri" w:cstheme="minorHAnsi"/>
        </w:rPr>
        <w:t xml:space="preserve"> </w:t>
      </w:r>
      <w:proofErr w:type="spellStart"/>
      <w:r w:rsidRPr="00DB25C4">
        <w:rPr>
          <w:rFonts w:eastAsia="Calibri" w:cstheme="minorHAnsi"/>
        </w:rPr>
        <w:t>secara</w:t>
      </w:r>
      <w:proofErr w:type="spellEnd"/>
      <w:r w:rsidRPr="00DB25C4">
        <w:rPr>
          <w:rFonts w:eastAsia="Calibri" w:cstheme="minorHAnsi"/>
        </w:rPr>
        <w:t xml:space="preserve"> </w:t>
      </w:r>
      <w:proofErr w:type="spellStart"/>
      <w:r w:rsidRPr="00DB25C4">
        <w:rPr>
          <w:rFonts w:eastAsia="Calibri" w:cstheme="minorHAnsi"/>
        </w:rPr>
        <w:t>keseluruhan</w:t>
      </w:r>
      <w:proofErr w:type="spellEnd"/>
      <w:r w:rsidR="00C36A39" w:rsidRPr="00DB25C4">
        <w:rPr>
          <w:rFonts w:eastAsia="Calibri" w:cstheme="minorHAnsi"/>
        </w:rPr>
        <w:t>.</w:t>
      </w:r>
    </w:p>
    <w:p w14:paraId="59CEC810" w14:textId="77777777" w:rsidR="00C36A39" w:rsidRPr="00DB25C4" w:rsidRDefault="00C36A39" w:rsidP="00687314">
      <w:pPr>
        <w:autoSpaceDE w:val="0"/>
        <w:autoSpaceDN w:val="0"/>
        <w:adjustRightInd w:val="0"/>
        <w:spacing w:after="0" w:line="240" w:lineRule="auto"/>
        <w:rPr>
          <w:rFonts w:cstheme="minorHAnsi"/>
          <w:color w:val="000000"/>
        </w:rPr>
      </w:pPr>
    </w:p>
    <w:p w14:paraId="20E05B1F" w14:textId="572FAC18" w:rsidR="00EE2EA9" w:rsidRPr="00DB25C4" w:rsidRDefault="00EE2EA9" w:rsidP="00687314">
      <w:pPr>
        <w:autoSpaceDE w:val="0"/>
        <w:autoSpaceDN w:val="0"/>
        <w:adjustRightInd w:val="0"/>
        <w:spacing w:after="0" w:line="240" w:lineRule="auto"/>
        <w:rPr>
          <w:rFonts w:cstheme="minorHAnsi"/>
          <w:color w:val="000000"/>
          <w:highlight w:val="yellow"/>
        </w:rPr>
      </w:pPr>
      <w:r w:rsidRPr="00DB25C4">
        <w:rPr>
          <w:rFonts w:cstheme="minorHAnsi"/>
          <w:noProof/>
          <w:color w:val="000000"/>
          <w:shd w:val="clear" w:color="auto" w:fill="E6E6E6"/>
        </w:rPr>
        <mc:AlternateContent>
          <mc:Choice Requires="wps">
            <w:drawing>
              <wp:anchor distT="0" distB="0" distL="114300" distR="114300" simplePos="0" relativeHeight="251670528" behindDoc="0" locked="0" layoutInCell="1" allowOverlap="1" wp14:anchorId="06CA25BB" wp14:editId="141630EE">
                <wp:simplePos x="0" y="0"/>
                <wp:positionH relativeFrom="column">
                  <wp:posOffset>600075</wp:posOffset>
                </wp:positionH>
                <wp:positionV relativeFrom="paragraph">
                  <wp:posOffset>144780</wp:posOffset>
                </wp:positionV>
                <wp:extent cx="4514850" cy="1990725"/>
                <wp:effectExtent l="0" t="0" r="19685" b="28575"/>
                <wp:wrapNone/>
                <wp:docPr id="12" name="Text Box 12"/>
                <wp:cNvGraphicFramePr/>
                <a:graphic xmlns:a="http://schemas.openxmlformats.org/drawingml/2006/main">
                  <a:graphicData uri="http://schemas.microsoft.com/office/word/2010/wordprocessingShape">
                    <wps:wsp>
                      <wps:cNvSpPr txBox="1"/>
                      <wps:spPr>
                        <a:xfrm>
                          <a:off x="0" y="0"/>
                          <a:ext cx="4514850" cy="19907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3D25E59" w14:textId="77777777" w:rsidR="00687314" w:rsidRDefault="00687314" w:rsidP="00CD4E67">
                            <w:r>
                              <w:rPr>
                                <w:noProof/>
                                <w:color w:val="2B579A"/>
                                <w:shd w:val="clear" w:color="auto" w:fill="E6E6E6"/>
                              </w:rPr>
                              <w:drawing>
                                <wp:inline distT="0" distB="0" distL="0" distR="0" wp14:anchorId="668DFB92" wp14:editId="6FF8FE42">
                                  <wp:extent cx="4324350" cy="17811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24350" cy="1781175"/>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CA25BB" id="Text Box 12" o:spid="_x0000_s1033" type="#_x0000_t202" style="position:absolute;margin-left:47.25pt;margin-top:11.4pt;width:355.5pt;height:156.75pt;z-index:251670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" fillcolor="white [3201]" strokeweight=".5pt">
                <v:textbox>
                  <w:txbxContent>
                    <w:p w14:paraId="23D25E59" w14:textId="77777777" w:rsidR="00687314" w:rsidRDefault="00687314" w:rsidP="00CD4E67">
                      <w:r>
                        <w:rPr>
                          <w:noProof/>
                          <w:color w:val="2B579A"/>
                          <w:shd w:val="clear" w:color="auto" w:fill="E6E6E6"/>
                        </w:rPr>
                        <w:drawing>
                          <wp:inline distT="0" distB="0" distL="0" distR="0" wp14:anchorId="668DFB92" wp14:editId="6FF8FE42">
                            <wp:extent cx="4324350" cy="17811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24350" cy="1781175"/>
                                    </a:xfrm>
                                    <a:prstGeom prst="rect">
                                      <a:avLst/>
                                    </a:prstGeom>
                                    <a:noFill/>
                                    <a:ln>
                                      <a:noFill/>
                                    </a:ln>
                                  </pic:spPr>
                                </pic:pic>
                              </a:graphicData>
                            </a:graphic>
                          </wp:inline>
                        </w:drawing>
                      </w:r>
                    </w:p>
                  </w:txbxContent>
                </v:textbox>
              </v:shape>
            </w:pict>
          </mc:Fallback>
        </mc:AlternateContent>
      </w:r>
    </w:p>
    <w:p w14:paraId="5A147F30"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5F6046DA"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1948F51E" w14:textId="77777777" w:rsidR="00C36A39" w:rsidRPr="00DB25C4" w:rsidRDefault="00C36A39" w:rsidP="00687314">
      <w:pPr>
        <w:autoSpaceDE w:val="0"/>
        <w:autoSpaceDN w:val="0"/>
        <w:adjustRightInd w:val="0"/>
        <w:spacing w:after="0" w:line="240" w:lineRule="auto"/>
        <w:rPr>
          <w:rFonts w:eastAsia="Calibri" w:cstheme="minorHAnsi"/>
          <w:color w:val="000000" w:themeColor="text1"/>
        </w:rPr>
      </w:pPr>
    </w:p>
    <w:p w14:paraId="1EF039F8" w14:textId="77777777" w:rsidR="00C36A39" w:rsidRPr="00DB25C4" w:rsidRDefault="00C36A39" w:rsidP="00687314">
      <w:pPr>
        <w:autoSpaceDE w:val="0"/>
        <w:autoSpaceDN w:val="0"/>
        <w:adjustRightInd w:val="0"/>
        <w:spacing w:after="0" w:line="240" w:lineRule="auto"/>
        <w:rPr>
          <w:rFonts w:eastAsia="Calibri" w:cstheme="minorHAnsi"/>
          <w:color w:val="000000" w:themeColor="text1"/>
        </w:rPr>
      </w:pPr>
    </w:p>
    <w:p w14:paraId="00ECB02C" w14:textId="77777777" w:rsidR="00C36A39" w:rsidRPr="00DB25C4" w:rsidRDefault="00C36A39" w:rsidP="00687314">
      <w:pPr>
        <w:autoSpaceDE w:val="0"/>
        <w:autoSpaceDN w:val="0"/>
        <w:adjustRightInd w:val="0"/>
        <w:spacing w:after="0" w:line="240" w:lineRule="auto"/>
        <w:rPr>
          <w:rFonts w:eastAsia="Calibri" w:cstheme="minorHAnsi"/>
          <w:color w:val="000000" w:themeColor="text1"/>
        </w:rPr>
      </w:pPr>
    </w:p>
    <w:p w14:paraId="132F29A1" w14:textId="77777777" w:rsidR="00C36A39" w:rsidRPr="00DB25C4" w:rsidRDefault="00C36A39" w:rsidP="00687314">
      <w:pPr>
        <w:autoSpaceDE w:val="0"/>
        <w:autoSpaceDN w:val="0"/>
        <w:adjustRightInd w:val="0"/>
        <w:spacing w:after="0" w:line="240" w:lineRule="auto"/>
        <w:rPr>
          <w:rFonts w:eastAsia="Calibri" w:cstheme="minorHAnsi"/>
          <w:color w:val="000000" w:themeColor="text1"/>
        </w:rPr>
      </w:pPr>
    </w:p>
    <w:p w14:paraId="135CCE53" w14:textId="77777777" w:rsidR="00C36A39" w:rsidRPr="00DB25C4" w:rsidRDefault="00C36A39" w:rsidP="00687314">
      <w:pPr>
        <w:autoSpaceDE w:val="0"/>
        <w:autoSpaceDN w:val="0"/>
        <w:adjustRightInd w:val="0"/>
        <w:spacing w:after="0" w:line="240" w:lineRule="auto"/>
        <w:rPr>
          <w:rFonts w:eastAsia="Calibri" w:cstheme="minorHAnsi"/>
          <w:color w:val="000000" w:themeColor="text1"/>
        </w:rPr>
      </w:pPr>
    </w:p>
    <w:p w14:paraId="6A63F40B" w14:textId="77777777" w:rsidR="00C36A39" w:rsidRPr="00DB25C4" w:rsidRDefault="00C36A39" w:rsidP="00687314">
      <w:pPr>
        <w:autoSpaceDE w:val="0"/>
        <w:autoSpaceDN w:val="0"/>
        <w:adjustRightInd w:val="0"/>
        <w:spacing w:after="0" w:line="240" w:lineRule="auto"/>
        <w:rPr>
          <w:rFonts w:eastAsia="Calibri" w:cstheme="minorHAnsi"/>
          <w:color w:val="000000" w:themeColor="text1"/>
        </w:rPr>
      </w:pPr>
    </w:p>
    <w:p w14:paraId="179640CC" w14:textId="77777777" w:rsidR="00C36A39" w:rsidRPr="00DB25C4" w:rsidRDefault="00C36A39" w:rsidP="00687314">
      <w:pPr>
        <w:autoSpaceDE w:val="0"/>
        <w:autoSpaceDN w:val="0"/>
        <w:adjustRightInd w:val="0"/>
        <w:spacing w:after="0" w:line="240" w:lineRule="auto"/>
        <w:rPr>
          <w:rFonts w:eastAsia="Calibri" w:cstheme="minorHAnsi"/>
          <w:color w:val="000000" w:themeColor="text1"/>
        </w:rPr>
      </w:pPr>
    </w:p>
    <w:p w14:paraId="7A409864" w14:textId="77777777" w:rsidR="00C36A39" w:rsidRPr="00DB25C4" w:rsidRDefault="00C36A39" w:rsidP="00687314">
      <w:pPr>
        <w:autoSpaceDE w:val="0"/>
        <w:autoSpaceDN w:val="0"/>
        <w:adjustRightInd w:val="0"/>
        <w:spacing w:after="0" w:line="240" w:lineRule="auto"/>
        <w:rPr>
          <w:rFonts w:eastAsia="Calibri" w:cstheme="minorHAnsi"/>
          <w:color w:val="000000" w:themeColor="text1"/>
        </w:rPr>
      </w:pPr>
    </w:p>
    <w:p w14:paraId="1B231CB5" w14:textId="77777777" w:rsidR="00C36A39" w:rsidRPr="00DB25C4" w:rsidRDefault="00C36A39" w:rsidP="00687314">
      <w:pPr>
        <w:autoSpaceDE w:val="0"/>
        <w:autoSpaceDN w:val="0"/>
        <w:adjustRightInd w:val="0"/>
        <w:spacing w:after="0" w:line="240" w:lineRule="auto"/>
        <w:rPr>
          <w:rFonts w:eastAsia="Calibri" w:cstheme="minorHAnsi"/>
          <w:color w:val="000000" w:themeColor="text1"/>
        </w:rPr>
      </w:pPr>
    </w:p>
    <w:p w14:paraId="2D110048" w14:textId="77777777" w:rsidR="00C36A39" w:rsidRPr="00DB25C4" w:rsidRDefault="00C36A39" w:rsidP="00687314">
      <w:pPr>
        <w:autoSpaceDE w:val="0"/>
        <w:autoSpaceDN w:val="0"/>
        <w:adjustRightInd w:val="0"/>
        <w:spacing w:after="0" w:line="240" w:lineRule="auto"/>
        <w:rPr>
          <w:rFonts w:eastAsia="Calibri" w:cstheme="minorHAnsi"/>
          <w:color w:val="000000" w:themeColor="text1"/>
        </w:rPr>
      </w:pPr>
    </w:p>
    <w:p w14:paraId="0B8B010D" w14:textId="77777777" w:rsidR="00EE2EA9" w:rsidRPr="00DB25C4" w:rsidRDefault="00EE2EA9" w:rsidP="00687314">
      <w:pPr>
        <w:autoSpaceDE w:val="0"/>
        <w:autoSpaceDN w:val="0"/>
        <w:adjustRightInd w:val="0"/>
        <w:spacing w:after="0" w:line="240" w:lineRule="auto"/>
        <w:rPr>
          <w:rFonts w:eastAsia="Calibri" w:cstheme="minorHAnsi"/>
        </w:rPr>
      </w:pPr>
      <w:proofErr w:type="spellStart"/>
      <w:r w:rsidRPr="00DB25C4">
        <w:rPr>
          <w:rFonts w:eastAsia="Calibri" w:cstheme="minorHAnsi"/>
          <w:color w:val="000000" w:themeColor="text1"/>
        </w:rPr>
        <w:t>Selanjutnya</w:t>
      </w:r>
      <w:proofErr w:type="spellEnd"/>
      <w:r w:rsidRPr="00DB25C4">
        <w:rPr>
          <w:rFonts w:eastAsia="Calibri" w:cstheme="minorHAnsi"/>
          <w:color w:val="000000" w:themeColor="text1"/>
        </w:rPr>
        <w:t xml:space="preserve">, Program </w:t>
      </w:r>
      <w:proofErr w:type="spellStart"/>
      <w:r w:rsidRPr="00DB25C4">
        <w:rPr>
          <w:rFonts w:eastAsia="Calibri" w:cstheme="minorHAnsi"/>
          <w:color w:val="000000" w:themeColor="text1"/>
        </w:rPr>
        <w:t>Studi</w:t>
      </w:r>
      <w:proofErr w:type="spellEnd"/>
      <w:r w:rsidRPr="00DB25C4">
        <w:rPr>
          <w:rFonts w:eastAsia="Calibri" w:cstheme="minorHAnsi"/>
          <w:color w:val="000000" w:themeColor="text1"/>
        </w:rPr>
        <w:t xml:space="preserve"> Pendidikan Bahasa Mandarin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untuk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struktur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organisasi</w:t>
      </w:r>
      <w:proofErr w:type="spellEnd"/>
      <w:r w:rsidRPr="00DB25C4">
        <w:rPr>
          <w:rFonts w:eastAsia="Calibri" w:cstheme="minorHAnsi"/>
          <w:color w:val="000000" w:themeColor="text1"/>
        </w:rPr>
        <w:t xml:space="preserve"> dan tata </w:t>
      </w:r>
      <w:proofErr w:type="spellStart"/>
      <w:r w:rsidRPr="00DB25C4">
        <w:rPr>
          <w:rFonts w:eastAsia="Calibri" w:cstheme="minorHAnsi"/>
          <w:color w:val="000000" w:themeColor="text1"/>
        </w:rPr>
        <w:t>pamong</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tupoksi</w:t>
      </w:r>
      <w:proofErr w:type="spellEnd"/>
      <w:r w:rsidRPr="00DB25C4">
        <w:rPr>
          <w:rFonts w:eastAsia="Calibri" w:cstheme="minorHAnsi"/>
          <w:color w:val="000000" w:themeColor="text1"/>
        </w:rPr>
        <w:t xml:space="preserve"> </w:t>
      </w:r>
      <w:proofErr w:type="spellStart"/>
      <w:proofErr w:type="gramStart"/>
      <w:r w:rsidRPr="00DB25C4">
        <w:rPr>
          <w:rFonts w:eastAsia="Calibri" w:cstheme="minorHAnsi"/>
          <w:color w:val="000000" w:themeColor="text1"/>
        </w:rPr>
        <w:t>personalisa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proofErr w:type="gramEnd"/>
      <w:r w:rsidRPr="00DB25C4">
        <w:rPr>
          <w:rFonts w:eastAsia="Calibri" w:cstheme="minorHAnsi"/>
          <w:color w:val="000000" w:themeColor="text1"/>
        </w:rPr>
        <w:t xml:space="preserve">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analisis</w:t>
      </w:r>
      <w:proofErr w:type="spellEnd"/>
      <w:r w:rsidRPr="00DB25C4">
        <w:rPr>
          <w:rFonts w:eastAsia="Calibri" w:cstheme="minorHAnsi"/>
          <w:color w:val="000000" w:themeColor="text1"/>
        </w:rPr>
        <w:t xml:space="preserve"> SWOT </w:t>
      </w:r>
      <w:proofErr w:type="spellStart"/>
      <w:r w:rsidRPr="00DB25C4">
        <w:rPr>
          <w:rFonts w:eastAsia="Calibri" w:cstheme="minorHAnsi"/>
          <w:color w:val="000000" w:themeColor="text1"/>
        </w:rPr>
        <w:t>sebagai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berikut</w:t>
      </w:r>
      <w:proofErr w:type="spellEnd"/>
      <w:r w:rsidRPr="00DB25C4">
        <w:rPr>
          <w:rFonts w:eastAsia="Calibri" w:cstheme="minorHAnsi"/>
          <w:color w:val="000000" w:themeColor="text1"/>
        </w:rPr>
        <w:t>:</w:t>
      </w:r>
    </w:p>
    <w:p w14:paraId="6EB3F9C1"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09815D7F" w14:textId="77777777" w:rsidR="00EE2EA9" w:rsidRPr="00DB25C4" w:rsidRDefault="00EE2EA9" w:rsidP="00687314">
      <w:pPr>
        <w:autoSpaceDE w:val="0"/>
        <w:autoSpaceDN w:val="0"/>
        <w:adjustRightInd w:val="0"/>
        <w:spacing w:after="0" w:line="240" w:lineRule="auto"/>
        <w:rPr>
          <w:rFonts w:cstheme="minorHAnsi"/>
          <w:color w:val="000000"/>
          <w:highlight w:val="yellow"/>
        </w:rPr>
      </w:pP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5"/>
        <w:gridCol w:w="5220"/>
      </w:tblGrid>
      <w:tr w:rsidR="00EE2EA9" w:rsidRPr="00DB25C4" w14:paraId="323A537C" w14:textId="77777777" w:rsidTr="00C36A39">
        <w:tc>
          <w:tcPr>
            <w:tcW w:w="5125" w:type="dxa"/>
          </w:tcPr>
          <w:p w14:paraId="42EC98B2" w14:textId="77777777" w:rsidR="00EE2EA9" w:rsidRPr="00DB25C4" w:rsidRDefault="00EE2EA9" w:rsidP="00687314">
            <w:pPr>
              <w:autoSpaceDE w:val="0"/>
              <w:autoSpaceDN w:val="0"/>
              <w:adjustRightInd w:val="0"/>
              <w:spacing w:after="0" w:line="240" w:lineRule="auto"/>
              <w:jc w:val="center"/>
              <w:rPr>
                <w:rFonts w:cstheme="minorHAnsi"/>
                <w:b/>
                <w:bCs/>
              </w:rPr>
            </w:pPr>
            <w:proofErr w:type="spellStart"/>
            <w:r w:rsidRPr="00DB25C4">
              <w:rPr>
                <w:rFonts w:cstheme="minorHAnsi"/>
                <w:b/>
                <w:bCs/>
              </w:rPr>
              <w:t>Kekuatan</w:t>
            </w:r>
            <w:proofErr w:type="spellEnd"/>
          </w:p>
          <w:p w14:paraId="09AAAA0D" w14:textId="77777777" w:rsidR="00EE2EA9" w:rsidRPr="00DB25C4" w:rsidRDefault="00EE2EA9" w:rsidP="00687314">
            <w:pPr>
              <w:autoSpaceDE w:val="0"/>
              <w:autoSpaceDN w:val="0"/>
              <w:adjustRightInd w:val="0"/>
              <w:spacing w:after="0" w:line="240" w:lineRule="auto"/>
              <w:jc w:val="center"/>
              <w:rPr>
                <w:rFonts w:cstheme="minorHAnsi"/>
              </w:rPr>
            </w:pPr>
          </w:p>
          <w:p w14:paraId="734A6FD7" w14:textId="77777777" w:rsidR="00EE2EA9" w:rsidRPr="00DB25C4" w:rsidRDefault="00EE2EA9" w:rsidP="009F6099">
            <w:pPr>
              <w:pStyle w:val="ListParagraph"/>
              <w:numPr>
                <w:ilvl w:val="0"/>
                <w:numId w:val="51"/>
              </w:numPr>
              <w:autoSpaceDE w:val="0"/>
              <w:autoSpaceDN w:val="0"/>
              <w:adjustRightInd w:val="0"/>
              <w:spacing w:after="0" w:line="240" w:lineRule="auto"/>
              <w:ind w:left="157" w:hanging="180"/>
              <w:rPr>
                <w:rFonts w:cstheme="minorHAnsi"/>
              </w:rPr>
            </w:pPr>
            <w:proofErr w:type="spellStart"/>
            <w:r w:rsidRPr="00DB25C4">
              <w:rPr>
                <w:rFonts w:eastAsia="Calibri" w:cstheme="minorHAnsi"/>
              </w:rPr>
              <w:t>Kebijakan</w:t>
            </w:r>
            <w:proofErr w:type="spellEnd"/>
            <w:r w:rsidRPr="00DB25C4">
              <w:rPr>
                <w:rFonts w:eastAsia="Calibri" w:cstheme="minorHAnsi"/>
              </w:rPr>
              <w:t xml:space="preserve"> dan </w:t>
            </w:r>
            <w:proofErr w:type="spellStart"/>
            <w:r w:rsidRPr="00DB25C4">
              <w:rPr>
                <w:rFonts w:eastAsia="Calibri" w:cstheme="minorHAnsi"/>
              </w:rPr>
              <w:t>peraturan</w:t>
            </w:r>
            <w:proofErr w:type="spellEnd"/>
            <w:r w:rsidRPr="00DB25C4">
              <w:rPr>
                <w:rFonts w:eastAsia="Calibri" w:cstheme="minorHAnsi"/>
              </w:rPr>
              <w:t xml:space="preserve"> yang </w:t>
            </w:r>
            <w:proofErr w:type="spellStart"/>
            <w:r w:rsidRPr="00DB25C4">
              <w:rPr>
                <w:rFonts w:eastAsia="Calibri" w:cstheme="minorHAnsi"/>
              </w:rPr>
              <w:t>dipertanggungjawabkan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baik</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tata </w:t>
            </w:r>
            <w:proofErr w:type="spellStart"/>
            <w:r w:rsidRPr="00DB25C4">
              <w:rPr>
                <w:rFonts w:eastAsia="Calibri" w:cstheme="minorHAnsi"/>
              </w:rPr>
              <w:t>pamong</w:t>
            </w:r>
            <w:proofErr w:type="spellEnd"/>
          </w:p>
          <w:p w14:paraId="09B17103" w14:textId="77777777" w:rsidR="00EE2EA9" w:rsidRPr="00DB25C4" w:rsidRDefault="00EE2EA9" w:rsidP="009F6099">
            <w:pPr>
              <w:pStyle w:val="ListParagraph"/>
              <w:numPr>
                <w:ilvl w:val="0"/>
                <w:numId w:val="51"/>
              </w:numPr>
              <w:autoSpaceDE w:val="0"/>
              <w:autoSpaceDN w:val="0"/>
              <w:adjustRightInd w:val="0"/>
              <w:spacing w:after="0" w:line="240" w:lineRule="auto"/>
              <w:ind w:left="157" w:hanging="180"/>
              <w:rPr>
                <w:rFonts w:cstheme="minorHAnsi"/>
              </w:rPr>
            </w:pPr>
            <w:proofErr w:type="spellStart"/>
            <w:r w:rsidRPr="00DB25C4">
              <w:rPr>
                <w:rFonts w:eastAsia="Calibri" w:cstheme="minorHAnsi"/>
              </w:rPr>
              <w:t>Prinsip</w:t>
            </w:r>
            <w:proofErr w:type="spellEnd"/>
            <w:r w:rsidRPr="00DB25C4">
              <w:rPr>
                <w:rFonts w:eastAsia="Calibri" w:cstheme="minorHAnsi"/>
              </w:rPr>
              <w:t xml:space="preserve"> </w:t>
            </w:r>
            <w:proofErr w:type="spellStart"/>
            <w:r w:rsidRPr="00DB25C4">
              <w:rPr>
                <w:rFonts w:eastAsia="Calibri" w:cstheme="minorHAnsi"/>
              </w:rPr>
              <w:t>transparansi</w:t>
            </w:r>
            <w:proofErr w:type="spellEnd"/>
            <w:r w:rsidRPr="00DB25C4">
              <w:rPr>
                <w:rFonts w:eastAsia="Calibri" w:cstheme="minorHAnsi"/>
              </w:rPr>
              <w:t xml:space="preserve"> </w:t>
            </w:r>
            <w:proofErr w:type="spellStart"/>
            <w:r w:rsidRPr="00DB25C4">
              <w:rPr>
                <w:rFonts w:eastAsia="Calibri" w:cstheme="minorHAnsi"/>
              </w:rPr>
              <w:t>tercermin</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keterbukaan</w:t>
            </w:r>
            <w:proofErr w:type="spellEnd"/>
            <w:r w:rsidRPr="00DB25C4">
              <w:rPr>
                <w:rFonts w:eastAsia="Calibri" w:cstheme="minorHAnsi"/>
              </w:rPr>
              <w:t xml:space="preserve"> </w:t>
            </w:r>
            <w:proofErr w:type="spellStart"/>
            <w:r w:rsidRPr="00DB25C4">
              <w:rPr>
                <w:rFonts w:eastAsia="Calibri" w:cstheme="minorHAnsi"/>
              </w:rPr>
              <w:t>informasi</w:t>
            </w:r>
            <w:proofErr w:type="spellEnd"/>
            <w:r w:rsidRPr="00DB25C4">
              <w:rPr>
                <w:rFonts w:eastAsia="Calibri" w:cstheme="minorHAnsi"/>
              </w:rPr>
              <w:t xml:space="preserve"> dan </w:t>
            </w:r>
            <w:proofErr w:type="spellStart"/>
            <w:r w:rsidRPr="00DB25C4">
              <w:rPr>
                <w:rFonts w:eastAsia="Calibri" w:cstheme="minorHAnsi"/>
              </w:rPr>
              <w:t>komunikasi</w:t>
            </w:r>
            <w:proofErr w:type="spellEnd"/>
            <w:r w:rsidRPr="00DB25C4">
              <w:rPr>
                <w:rFonts w:eastAsia="Calibri" w:cstheme="minorHAnsi"/>
              </w:rPr>
              <w:t xml:space="preserve"> yang </w:t>
            </w:r>
            <w:proofErr w:type="spellStart"/>
            <w:r w:rsidRPr="00DB25C4">
              <w:rPr>
                <w:rFonts w:eastAsia="Calibri" w:cstheme="minorHAnsi"/>
              </w:rPr>
              <w:t>baik</w:t>
            </w:r>
            <w:proofErr w:type="spellEnd"/>
          </w:p>
          <w:p w14:paraId="774934C3" w14:textId="77777777" w:rsidR="00EE2EA9" w:rsidRPr="00DB25C4" w:rsidRDefault="00EE2EA9" w:rsidP="009F6099">
            <w:pPr>
              <w:pStyle w:val="ListParagraph"/>
              <w:numPr>
                <w:ilvl w:val="0"/>
                <w:numId w:val="51"/>
              </w:numPr>
              <w:autoSpaceDE w:val="0"/>
              <w:autoSpaceDN w:val="0"/>
              <w:adjustRightInd w:val="0"/>
              <w:spacing w:after="0" w:line="240" w:lineRule="auto"/>
              <w:ind w:left="157" w:hanging="180"/>
              <w:rPr>
                <w:rFonts w:cstheme="minorHAnsi"/>
              </w:rPr>
            </w:pPr>
            <w:proofErr w:type="spellStart"/>
            <w:r w:rsidRPr="00DB25C4">
              <w:rPr>
                <w:rFonts w:eastAsia="Calibri" w:cstheme="minorHAnsi"/>
              </w:rPr>
              <w:t>Sistem</w:t>
            </w:r>
            <w:proofErr w:type="spellEnd"/>
            <w:r w:rsidRPr="00DB25C4">
              <w:rPr>
                <w:rFonts w:eastAsia="Calibri" w:cstheme="minorHAnsi"/>
              </w:rPr>
              <w:t xml:space="preserve"> tata </w:t>
            </w:r>
            <w:proofErr w:type="spellStart"/>
            <w:r w:rsidRPr="00DB25C4">
              <w:rPr>
                <w:rFonts w:eastAsia="Calibri" w:cstheme="minorHAnsi"/>
              </w:rPr>
              <w:t>pamong</w:t>
            </w:r>
            <w:proofErr w:type="spellEnd"/>
            <w:r w:rsidRPr="00DB25C4">
              <w:rPr>
                <w:rFonts w:eastAsia="Calibri" w:cstheme="minorHAnsi"/>
              </w:rPr>
              <w:t xml:space="preserve"> yang </w:t>
            </w:r>
            <w:proofErr w:type="spellStart"/>
            <w:r w:rsidRPr="00DB25C4">
              <w:rPr>
                <w:rFonts w:eastAsia="Calibri" w:cstheme="minorHAnsi"/>
              </w:rPr>
              <w:t>akuntabel</w:t>
            </w:r>
            <w:proofErr w:type="spellEnd"/>
            <w:r w:rsidRPr="00DB25C4">
              <w:rPr>
                <w:rFonts w:eastAsia="Calibri" w:cstheme="minorHAnsi"/>
              </w:rPr>
              <w:t xml:space="preserve"> </w:t>
            </w:r>
            <w:proofErr w:type="spellStart"/>
            <w:r w:rsidRPr="00DB25C4">
              <w:rPr>
                <w:rFonts w:eastAsia="Calibri" w:cstheme="minorHAnsi"/>
              </w:rPr>
              <w:t>tercermin</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pelaksanaan</w:t>
            </w:r>
            <w:proofErr w:type="spellEnd"/>
            <w:r w:rsidRPr="00DB25C4">
              <w:rPr>
                <w:rFonts w:eastAsia="Calibri" w:cstheme="minorHAnsi"/>
              </w:rPr>
              <w:t xml:space="preserve"> </w:t>
            </w:r>
            <w:proofErr w:type="spellStart"/>
            <w:r w:rsidRPr="00DB25C4">
              <w:rPr>
                <w:rFonts w:eastAsia="Calibri" w:cstheme="minorHAnsi"/>
              </w:rPr>
              <w:t>Renstra</w:t>
            </w:r>
            <w:proofErr w:type="spellEnd"/>
            <w:r w:rsidRPr="00DB25C4">
              <w:rPr>
                <w:rFonts w:eastAsia="Calibri" w:cstheme="minorHAnsi"/>
              </w:rPr>
              <w:t xml:space="preserve"> dan </w:t>
            </w:r>
            <w:proofErr w:type="spellStart"/>
            <w:r w:rsidRPr="00DB25C4">
              <w:rPr>
                <w:rFonts w:eastAsia="Calibri" w:cstheme="minorHAnsi"/>
              </w:rPr>
              <w:t>kinerja</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yang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dipertanggungjawabkan</w:t>
            </w:r>
            <w:proofErr w:type="spellEnd"/>
          </w:p>
          <w:p w14:paraId="4E7A1147" w14:textId="77777777" w:rsidR="00EE2EA9" w:rsidRPr="00DB25C4" w:rsidRDefault="00EE2EA9" w:rsidP="009F6099">
            <w:pPr>
              <w:pStyle w:val="ListParagraph"/>
              <w:numPr>
                <w:ilvl w:val="0"/>
                <w:numId w:val="51"/>
              </w:numPr>
              <w:autoSpaceDE w:val="0"/>
              <w:autoSpaceDN w:val="0"/>
              <w:adjustRightInd w:val="0"/>
              <w:spacing w:after="0" w:line="240" w:lineRule="auto"/>
              <w:ind w:left="157" w:hanging="180"/>
              <w:rPr>
                <w:rFonts w:cstheme="minorHAnsi"/>
              </w:rPr>
            </w:pPr>
            <w:proofErr w:type="spellStart"/>
            <w:r w:rsidRPr="00DB25C4">
              <w:rPr>
                <w:rFonts w:eastAsia="Calibri" w:cstheme="minorHAnsi"/>
              </w:rPr>
              <w:t>Survei</w:t>
            </w:r>
            <w:proofErr w:type="spellEnd"/>
            <w:r w:rsidRPr="00DB25C4">
              <w:rPr>
                <w:rFonts w:eastAsia="Calibri" w:cstheme="minorHAnsi"/>
              </w:rPr>
              <w:t xml:space="preserve"> </w:t>
            </w:r>
            <w:proofErr w:type="spellStart"/>
            <w:r w:rsidRPr="00DB25C4">
              <w:rPr>
                <w:rFonts w:eastAsia="Calibri" w:cstheme="minorHAnsi"/>
              </w:rPr>
              <w:t>kepuasan</w:t>
            </w:r>
            <w:proofErr w:type="spellEnd"/>
            <w:r w:rsidRPr="00DB25C4">
              <w:rPr>
                <w:rFonts w:eastAsia="Calibri" w:cstheme="minorHAnsi"/>
              </w:rPr>
              <w:t xml:space="preserve">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secara</w:t>
            </w:r>
            <w:proofErr w:type="spellEnd"/>
            <w:r w:rsidRPr="00DB25C4">
              <w:rPr>
                <w:rFonts w:eastAsia="Calibri" w:cstheme="minorHAnsi"/>
              </w:rPr>
              <w:t xml:space="preserve"> </w:t>
            </w:r>
            <w:proofErr w:type="spellStart"/>
            <w:r w:rsidRPr="00DB25C4">
              <w:rPr>
                <w:rFonts w:eastAsia="Calibri" w:cstheme="minorHAnsi"/>
              </w:rPr>
              <w:t>berkala</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mengevaluasi</w:t>
            </w:r>
            <w:proofErr w:type="spellEnd"/>
            <w:r w:rsidRPr="00DB25C4">
              <w:rPr>
                <w:rFonts w:eastAsia="Calibri" w:cstheme="minorHAnsi"/>
              </w:rPr>
              <w:t xml:space="preserve"> </w:t>
            </w:r>
            <w:proofErr w:type="spellStart"/>
            <w:r w:rsidRPr="00DB25C4">
              <w:rPr>
                <w:rFonts w:eastAsia="Calibri" w:cstheme="minorHAnsi"/>
              </w:rPr>
              <w:t>kinerja</w:t>
            </w:r>
            <w:proofErr w:type="spellEnd"/>
            <w:r w:rsidRPr="00DB25C4">
              <w:rPr>
                <w:rFonts w:eastAsia="Calibri" w:cstheme="minorHAnsi"/>
              </w:rPr>
              <w:t xml:space="preserve"> di </w:t>
            </w:r>
            <w:proofErr w:type="spellStart"/>
            <w:r w:rsidRPr="00DB25C4">
              <w:rPr>
                <w:rFonts w:eastAsia="Calibri" w:cstheme="minorHAnsi"/>
              </w:rPr>
              <w:t>berbagai</w:t>
            </w:r>
            <w:proofErr w:type="spellEnd"/>
            <w:r w:rsidRPr="00DB25C4">
              <w:rPr>
                <w:rFonts w:eastAsia="Calibri" w:cstheme="minorHAnsi"/>
              </w:rPr>
              <w:t xml:space="preserve"> </w:t>
            </w:r>
            <w:proofErr w:type="spellStart"/>
            <w:r w:rsidRPr="00DB25C4">
              <w:rPr>
                <w:rFonts w:eastAsia="Calibri" w:cstheme="minorHAnsi"/>
              </w:rPr>
              <w:t>bidang</w:t>
            </w:r>
            <w:proofErr w:type="spellEnd"/>
          </w:p>
          <w:p w14:paraId="3BF5B51F" w14:textId="77777777" w:rsidR="00EE2EA9" w:rsidRPr="00DB25C4" w:rsidRDefault="00EE2EA9" w:rsidP="009F6099">
            <w:pPr>
              <w:pStyle w:val="ListParagraph"/>
              <w:numPr>
                <w:ilvl w:val="0"/>
                <w:numId w:val="51"/>
              </w:numPr>
              <w:autoSpaceDE w:val="0"/>
              <w:autoSpaceDN w:val="0"/>
              <w:adjustRightInd w:val="0"/>
              <w:spacing w:after="0" w:line="240" w:lineRule="auto"/>
              <w:ind w:left="157" w:hanging="180"/>
              <w:rPr>
                <w:rFonts w:cstheme="minorHAnsi"/>
              </w:rPr>
            </w:pPr>
            <w:r w:rsidRPr="00DB25C4">
              <w:rPr>
                <w:rFonts w:eastAsia="Calibri" w:cstheme="minorHAnsi"/>
              </w:rPr>
              <w:lastRenderedPageBreak/>
              <w:t xml:space="preserve">FBS </w:t>
            </w:r>
            <w:proofErr w:type="spellStart"/>
            <w:r w:rsidRPr="00DB25C4">
              <w:rPr>
                <w:rFonts w:eastAsia="Calibri" w:cstheme="minorHAnsi"/>
              </w:rPr>
              <w:t>bertanggung</w:t>
            </w:r>
            <w:proofErr w:type="spellEnd"/>
            <w:r w:rsidRPr="00DB25C4">
              <w:rPr>
                <w:rFonts w:eastAsia="Calibri" w:cstheme="minorHAnsi"/>
              </w:rPr>
              <w:t xml:space="preserve"> </w:t>
            </w:r>
            <w:proofErr w:type="spellStart"/>
            <w:r w:rsidRPr="00DB25C4">
              <w:rPr>
                <w:rFonts w:eastAsia="Calibri" w:cstheme="minorHAnsi"/>
              </w:rPr>
              <w:t>jawab</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mencapai</w:t>
            </w:r>
            <w:proofErr w:type="spellEnd"/>
            <w:r w:rsidRPr="00DB25C4">
              <w:rPr>
                <w:rFonts w:eastAsia="Calibri" w:cstheme="minorHAnsi"/>
              </w:rPr>
              <w:t xml:space="preserve"> </w:t>
            </w:r>
            <w:proofErr w:type="spellStart"/>
            <w:r w:rsidRPr="00DB25C4">
              <w:rPr>
                <w:rFonts w:eastAsia="Calibri" w:cstheme="minorHAnsi"/>
              </w:rPr>
              <w:t>visi</w:t>
            </w:r>
            <w:proofErr w:type="spellEnd"/>
            <w:r w:rsidRPr="00DB25C4">
              <w:rPr>
                <w:rFonts w:eastAsia="Calibri" w:cstheme="minorHAnsi"/>
              </w:rPr>
              <w:t xml:space="preserve">, </w:t>
            </w:r>
            <w:proofErr w:type="spellStart"/>
            <w:r w:rsidRPr="00DB25C4">
              <w:rPr>
                <w:rFonts w:eastAsia="Calibri" w:cstheme="minorHAnsi"/>
              </w:rPr>
              <w:t>menjalankan</w:t>
            </w:r>
            <w:proofErr w:type="spellEnd"/>
            <w:r w:rsidRPr="00DB25C4">
              <w:rPr>
                <w:rFonts w:eastAsia="Calibri" w:cstheme="minorHAnsi"/>
              </w:rPr>
              <w:t xml:space="preserve"> </w:t>
            </w:r>
            <w:proofErr w:type="spellStart"/>
            <w:r w:rsidRPr="00DB25C4">
              <w:rPr>
                <w:rFonts w:eastAsia="Calibri" w:cstheme="minorHAnsi"/>
              </w:rPr>
              <w:t>misi</w:t>
            </w:r>
            <w:proofErr w:type="spellEnd"/>
            <w:r w:rsidRPr="00DB25C4">
              <w:rPr>
                <w:rFonts w:eastAsia="Calibri" w:cstheme="minorHAnsi"/>
              </w:rPr>
              <w:t xml:space="preserve">, dan </w:t>
            </w:r>
            <w:proofErr w:type="spellStart"/>
            <w:r w:rsidRPr="00DB25C4">
              <w:rPr>
                <w:rFonts w:eastAsia="Calibri" w:cstheme="minorHAnsi"/>
              </w:rPr>
              <w:t>mencapai</w:t>
            </w:r>
            <w:proofErr w:type="spellEnd"/>
            <w:r w:rsidRPr="00DB25C4">
              <w:rPr>
                <w:rFonts w:eastAsia="Calibri" w:cstheme="minorHAnsi"/>
              </w:rPr>
              <w:t xml:space="preserve"> </w:t>
            </w:r>
            <w:proofErr w:type="spellStart"/>
            <w:r w:rsidRPr="00DB25C4">
              <w:rPr>
                <w:rFonts w:eastAsia="Calibri" w:cstheme="minorHAnsi"/>
              </w:rPr>
              <w:t>tujuannya</w:t>
            </w:r>
            <w:proofErr w:type="spellEnd"/>
            <w:r w:rsidRPr="00DB25C4">
              <w:rPr>
                <w:rFonts w:eastAsia="Calibri" w:cstheme="minorHAnsi"/>
              </w:rPr>
              <w:t xml:space="preserve"> </w:t>
            </w:r>
            <w:proofErr w:type="spellStart"/>
            <w:r w:rsidRPr="00DB25C4">
              <w:rPr>
                <w:rFonts w:eastAsia="Calibri" w:cstheme="minorHAnsi"/>
              </w:rPr>
              <w:t>melalui</w:t>
            </w:r>
            <w:proofErr w:type="spellEnd"/>
            <w:r w:rsidRPr="00DB25C4">
              <w:rPr>
                <w:rFonts w:eastAsia="Calibri" w:cstheme="minorHAnsi"/>
              </w:rPr>
              <w:t xml:space="preserve"> </w:t>
            </w:r>
            <w:proofErr w:type="spellStart"/>
            <w:r w:rsidRPr="00DB25C4">
              <w:rPr>
                <w:rFonts w:eastAsia="Calibri" w:cstheme="minorHAnsi"/>
              </w:rPr>
              <w:t>aktivitas</w:t>
            </w:r>
            <w:proofErr w:type="spellEnd"/>
            <w:r w:rsidRPr="00DB25C4">
              <w:rPr>
                <w:rFonts w:eastAsia="Calibri" w:cstheme="minorHAnsi"/>
              </w:rPr>
              <w:t xml:space="preserve"> Tri Dharma dan </w:t>
            </w:r>
            <w:proofErr w:type="spellStart"/>
            <w:r w:rsidRPr="00DB25C4">
              <w:rPr>
                <w:rFonts w:eastAsia="Calibri" w:cstheme="minorHAnsi"/>
              </w:rPr>
              <w:t>melaporkan</w:t>
            </w:r>
            <w:proofErr w:type="spellEnd"/>
            <w:r w:rsidRPr="00DB25C4">
              <w:rPr>
                <w:rFonts w:eastAsia="Calibri" w:cstheme="minorHAnsi"/>
              </w:rPr>
              <w:t xml:space="preserve"> </w:t>
            </w:r>
            <w:proofErr w:type="spellStart"/>
            <w:r w:rsidRPr="00DB25C4">
              <w:rPr>
                <w:rFonts w:eastAsia="Calibri" w:cstheme="minorHAnsi"/>
              </w:rPr>
              <w:t>keterlaksanaan</w:t>
            </w:r>
            <w:proofErr w:type="spellEnd"/>
            <w:r w:rsidRPr="00DB25C4">
              <w:rPr>
                <w:rFonts w:eastAsia="Calibri" w:cstheme="minorHAnsi"/>
              </w:rPr>
              <w:t xml:space="preserve"> </w:t>
            </w:r>
            <w:proofErr w:type="spellStart"/>
            <w:r w:rsidRPr="00DB25C4">
              <w:rPr>
                <w:rFonts w:eastAsia="Calibri" w:cstheme="minorHAnsi"/>
              </w:rPr>
              <w:t>Renstra</w:t>
            </w:r>
            <w:proofErr w:type="spellEnd"/>
            <w:r w:rsidRPr="00DB25C4">
              <w:rPr>
                <w:rFonts w:eastAsia="Calibri" w:cstheme="minorHAnsi"/>
              </w:rPr>
              <w:t xml:space="preserve"> </w:t>
            </w:r>
            <w:proofErr w:type="spellStart"/>
            <w:r w:rsidRPr="00DB25C4">
              <w:rPr>
                <w:rFonts w:eastAsia="Calibri" w:cstheme="minorHAnsi"/>
              </w:rPr>
              <w:t>Fakultas</w:t>
            </w:r>
            <w:proofErr w:type="spellEnd"/>
          </w:p>
          <w:p w14:paraId="5C32486B" w14:textId="77777777" w:rsidR="00EE2EA9" w:rsidRPr="00DB25C4" w:rsidRDefault="00EE2EA9" w:rsidP="009F6099">
            <w:pPr>
              <w:pStyle w:val="ListParagraph"/>
              <w:numPr>
                <w:ilvl w:val="0"/>
                <w:numId w:val="51"/>
              </w:numPr>
              <w:autoSpaceDE w:val="0"/>
              <w:autoSpaceDN w:val="0"/>
              <w:adjustRightInd w:val="0"/>
              <w:spacing w:after="0" w:line="240" w:lineRule="auto"/>
              <w:ind w:left="157" w:hanging="180"/>
              <w:rPr>
                <w:rFonts w:cstheme="minorHAnsi"/>
              </w:rPr>
            </w:pPr>
            <w:proofErr w:type="spellStart"/>
            <w:r w:rsidRPr="00DB25C4">
              <w:rPr>
                <w:rFonts w:eastAsia="Calibri" w:cstheme="minorHAnsi"/>
              </w:rPr>
              <w:t>Penempatan</w:t>
            </w:r>
            <w:proofErr w:type="spellEnd"/>
            <w:r w:rsidRPr="00DB25C4">
              <w:rPr>
                <w:rFonts w:eastAsia="Calibri" w:cstheme="minorHAnsi"/>
              </w:rPr>
              <w:t xml:space="preserve"> </w:t>
            </w:r>
            <w:proofErr w:type="spellStart"/>
            <w:r w:rsidRPr="00DB25C4">
              <w:rPr>
                <w:rFonts w:eastAsia="Calibri" w:cstheme="minorHAnsi"/>
              </w:rPr>
              <w:t>tenaga</w:t>
            </w:r>
            <w:proofErr w:type="spellEnd"/>
            <w:r w:rsidRPr="00DB25C4">
              <w:rPr>
                <w:rFonts w:eastAsia="Calibri" w:cstheme="minorHAnsi"/>
              </w:rPr>
              <w:t xml:space="preserve"> </w:t>
            </w:r>
            <w:proofErr w:type="spellStart"/>
            <w:r w:rsidRPr="00DB25C4">
              <w:rPr>
                <w:rFonts w:eastAsia="Calibri" w:cstheme="minorHAnsi"/>
              </w:rPr>
              <w:t>kependidikan</w:t>
            </w:r>
            <w:proofErr w:type="spellEnd"/>
            <w:r w:rsidRPr="00DB25C4">
              <w:rPr>
                <w:rFonts w:eastAsia="Calibri" w:cstheme="minorHAnsi"/>
              </w:rPr>
              <w:t xml:space="preserve"> </w:t>
            </w:r>
            <w:proofErr w:type="spellStart"/>
            <w:r w:rsidRPr="00DB25C4">
              <w:rPr>
                <w:rFonts w:eastAsia="Calibri" w:cstheme="minorHAnsi"/>
              </w:rPr>
              <w:t>sesuai</w:t>
            </w:r>
            <w:proofErr w:type="spellEnd"/>
            <w:r w:rsidRPr="00DB25C4">
              <w:rPr>
                <w:rFonts w:eastAsia="Calibri" w:cstheme="minorHAnsi"/>
              </w:rPr>
              <w:t xml:space="preserve"> </w:t>
            </w:r>
            <w:proofErr w:type="spellStart"/>
            <w:r w:rsidRPr="00DB25C4">
              <w:rPr>
                <w:rFonts w:eastAsia="Calibri" w:cstheme="minorHAnsi"/>
              </w:rPr>
              <w:t>kualifikasi</w:t>
            </w:r>
            <w:proofErr w:type="spellEnd"/>
            <w:r w:rsidRPr="00DB25C4">
              <w:rPr>
                <w:rFonts w:eastAsia="Calibri" w:cstheme="minorHAnsi"/>
              </w:rPr>
              <w:t xml:space="preserve"> dan </w:t>
            </w:r>
            <w:proofErr w:type="spellStart"/>
            <w:r w:rsidRPr="00DB25C4">
              <w:rPr>
                <w:rFonts w:eastAsia="Calibri" w:cstheme="minorHAnsi"/>
              </w:rPr>
              <w:t>kompetensinya</w:t>
            </w:r>
            <w:proofErr w:type="spellEnd"/>
            <w:r w:rsidRPr="00DB25C4">
              <w:rPr>
                <w:rFonts w:eastAsia="Calibri" w:cstheme="minorHAnsi"/>
              </w:rPr>
              <w:t xml:space="preserve">, </w:t>
            </w:r>
            <w:proofErr w:type="spellStart"/>
            <w:r w:rsidRPr="00DB25C4">
              <w:rPr>
                <w:rFonts w:eastAsia="Calibri" w:cstheme="minorHAnsi"/>
              </w:rPr>
              <w:t>rekrutmen</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dan </w:t>
            </w:r>
            <w:proofErr w:type="spellStart"/>
            <w:r w:rsidRPr="00DB25C4">
              <w:rPr>
                <w:rFonts w:eastAsia="Calibri" w:cstheme="minorHAnsi"/>
              </w:rPr>
              <w:t>tenaga</w:t>
            </w:r>
            <w:proofErr w:type="spellEnd"/>
            <w:r w:rsidRPr="00DB25C4">
              <w:rPr>
                <w:rFonts w:eastAsia="Calibri" w:cstheme="minorHAnsi"/>
              </w:rPr>
              <w:t xml:space="preserve"> </w:t>
            </w:r>
            <w:proofErr w:type="spellStart"/>
            <w:r w:rsidRPr="00DB25C4">
              <w:rPr>
                <w:rFonts w:eastAsia="Calibri" w:cstheme="minorHAnsi"/>
              </w:rPr>
              <w:t>kependidikan</w:t>
            </w:r>
            <w:proofErr w:type="spellEnd"/>
            <w:r w:rsidRPr="00DB25C4">
              <w:rPr>
                <w:rFonts w:eastAsia="Calibri" w:cstheme="minorHAnsi"/>
              </w:rPr>
              <w:t xml:space="preserve"> </w:t>
            </w:r>
            <w:proofErr w:type="spellStart"/>
            <w:r w:rsidRPr="00DB25C4">
              <w:rPr>
                <w:rFonts w:eastAsia="Calibri" w:cstheme="minorHAnsi"/>
              </w:rPr>
              <w:t>berdasarkan</w:t>
            </w:r>
            <w:proofErr w:type="spellEnd"/>
            <w:r w:rsidRPr="00DB25C4">
              <w:rPr>
                <w:rFonts w:eastAsia="Calibri" w:cstheme="minorHAnsi"/>
              </w:rPr>
              <w:t xml:space="preserve"> </w:t>
            </w:r>
            <w:proofErr w:type="spellStart"/>
            <w:r w:rsidRPr="00DB25C4">
              <w:rPr>
                <w:rFonts w:eastAsia="Calibri" w:cstheme="minorHAnsi"/>
              </w:rPr>
              <w:t>tes</w:t>
            </w:r>
            <w:proofErr w:type="spellEnd"/>
            <w:r w:rsidRPr="00DB25C4">
              <w:rPr>
                <w:rFonts w:eastAsia="Calibri" w:cstheme="minorHAnsi"/>
              </w:rPr>
              <w:t xml:space="preserve"> </w:t>
            </w:r>
            <w:proofErr w:type="spellStart"/>
            <w:r w:rsidRPr="00DB25C4">
              <w:rPr>
                <w:rFonts w:eastAsia="Calibri" w:cstheme="minorHAnsi"/>
              </w:rPr>
              <w:t>kualifikasi</w:t>
            </w:r>
            <w:proofErr w:type="spellEnd"/>
            <w:r w:rsidRPr="00DB25C4">
              <w:rPr>
                <w:rFonts w:eastAsia="Calibri" w:cstheme="minorHAnsi"/>
              </w:rPr>
              <w:t xml:space="preserve">, dan </w:t>
            </w:r>
            <w:proofErr w:type="spellStart"/>
            <w:r w:rsidRPr="00DB25C4">
              <w:rPr>
                <w:rFonts w:eastAsia="Calibri" w:cstheme="minorHAnsi"/>
              </w:rPr>
              <w:t>kesempatan</w:t>
            </w:r>
            <w:proofErr w:type="spellEnd"/>
            <w:r w:rsidRPr="00DB25C4">
              <w:rPr>
                <w:rFonts w:eastAsia="Calibri" w:cstheme="minorHAnsi"/>
              </w:rPr>
              <w:t xml:space="preserve"> </w:t>
            </w:r>
            <w:proofErr w:type="spellStart"/>
            <w:r w:rsidRPr="00DB25C4">
              <w:rPr>
                <w:rFonts w:eastAsia="Calibri" w:cstheme="minorHAnsi"/>
              </w:rPr>
              <w:t>pengembangan</w:t>
            </w:r>
            <w:proofErr w:type="spellEnd"/>
            <w:r w:rsidRPr="00DB25C4">
              <w:rPr>
                <w:rFonts w:eastAsia="Calibri" w:cstheme="minorHAnsi"/>
              </w:rPr>
              <w:t xml:space="preserve"> </w:t>
            </w:r>
            <w:proofErr w:type="spellStart"/>
            <w:r w:rsidRPr="00DB25C4">
              <w:rPr>
                <w:rFonts w:eastAsia="Calibri" w:cstheme="minorHAnsi"/>
              </w:rPr>
              <w:t>diri</w:t>
            </w:r>
            <w:proofErr w:type="spellEnd"/>
            <w:r w:rsidRPr="00DB25C4">
              <w:rPr>
                <w:rFonts w:eastAsia="Calibri" w:cstheme="minorHAnsi"/>
              </w:rPr>
              <w:t xml:space="preserve"> </w:t>
            </w:r>
            <w:proofErr w:type="spellStart"/>
            <w:r w:rsidRPr="00DB25C4">
              <w:rPr>
                <w:rFonts w:eastAsia="Calibri" w:cstheme="minorHAnsi"/>
              </w:rPr>
              <w:t>dosen</w:t>
            </w:r>
            <w:proofErr w:type="spellEnd"/>
          </w:p>
        </w:tc>
        <w:tc>
          <w:tcPr>
            <w:tcW w:w="5220" w:type="dxa"/>
          </w:tcPr>
          <w:p w14:paraId="101108C4" w14:textId="77777777" w:rsidR="00EE2EA9" w:rsidRPr="00DB25C4" w:rsidRDefault="00EE2EA9" w:rsidP="00687314">
            <w:pPr>
              <w:autoSpaceDE w:val="0"/>
              <w:autoSpaceDN w:val="0"/>
              <w:adjustRightInd w:val="0"/>
              <w:spacing w:after="0" w:line="240" w:lineRule="auto"/>
              <w:jc w:val="center"/>
              <w:rPr>
                <w:rFonts w:cstheme="minorHAnsi"/>
                <w:b/>
                <w:bCs/>
              </w:rPr>
            </w:pPr>
            <w:proofErr w:type="spellStart"/>
            <w:r w:rsidRPr="00DB25C4">
              <w:rPr>
                <w:rFonts w:cstheme="minorHAnsi"/>
                <w:b/>
                <w:bCs/>
              </w:rPr>
              <w:lastRenderedPageBreak/>
              <w:t>Kelemahan</w:t>
            </w:r>
            <w:proofErr w:type="spellEnd"/>
          </w:p>
          <w:p w14:paraId="7889FD26" w14:textId="77777777" w:rsidR="00EE2EA9" w:rsidRPr="00DB25C4" w:rsidRDefault="00EE2EA9" w:rsidP="00687314">
            <w:pPr>
              <w:autoSpaceDE w:val="0"/>
              <w:autoSpaceDN w:val="0"/>
              <w:adjustRightInd w:val="0"/>
              <w:spacing w:after="0" w:line="240" w:lineRule="auto"/>
              <w:jc w:val="center"/>
              <w:rPr>
                <w:rFonts w:cstheme="minorHAnsi"/>
              </w:rPr>
            </w:pPr>
          </w:p>
          <w:p w14:paraId="60C1929D" w14:textId="77777777" w:rsidR="00EE2EA9" w:rsidRPr="00DB25C4" w:rsidRDefault="00EE2EA9" w:rsidP="009F6099">
            <w:pPr>
              <w:pStyle w:val="ListParagraph"/>
              <w:numPr>
                <w:ilvl w:val="0"/>
                <w:numId w:val="50"/>
              </w:numPr>
              <w:autoSpaceDE w:val="0"/>
              <w:autoSpaceDN w:val="0"/>
              <w:adjustRightInd w:val="0"/>
              <w:spacing w:after="0" w:line="240" w:lineRule="auto"/>
              <w:ind w:left="162" w:hanging="162"/>
              <w:rPr>
                <w:rFonts w:cstheme="minorHAnsi"/>
              </w:rPr>
            </w:pPr>
            <w:proofErr w:type="spellStart"/>
            <w:r w:rsidRPr="00DB25C4">
              <w:rPr>
                <w:rFonts w:eastAsia="Calibri" w:cstheme="minorHAnsi"/>
              </w:rPr>
              <w:t>Diperlukan</w:t>
            </w:r>
            <w:proofErr w:type="spellEnd"/>
            <w:r w:rsidRPr="00DB25C4">
              <w:rPr>
                <w:rFonts w:eastAsia="Calibri" w:cstheme="minorHAnsi"/>
              </w:rPr>
              <w:t xml:space="preserve"> </w:t>
            </w:r>
            <w:proofErr w:type="spellStart"/>
            <w:r w:rsidRPr="00DB25C4">
              <w:rPr>
                <w:rFonts w:eastAsia="Calibri" w:cstheme="minorHAnsi"/>
              </w:rPr>
              <w:t>upaya</w:t>
            </w:r>
            <w:proofErr w:type="spellEnd"/>
            <w:r w:rsidRPr="00DB25C4">
              <w:rPr>
                <w:rFonts w:eastAsia="Calibri" w:cstheme="minorHAnsi"/>
              </w:rPr>
              <w:t xml:space="preserve"> </w:t>
            </w:r>
            <w:proofErr w:type="spellStart"/>
            <w:r w:rsidRPr="00DB25C4">
              <w:rPr>
                <w:rFonts w:eastAsia="Calibri" w:cstheme="minorHAnsi"/>
              </w:rPr>
              <w:t>lebih</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mengelola</w:t>
            </w:r>
            <w:proofErr w:type="spellEnd"/>
            <w:r w:rsidRPr="00DB25C4">
              <w:rPr>
                <w:rFonts w:eastAsia="Calibri" w:cstheme="minorHAnsi"/>
              </w:rPr>
              <w:t xml:space="preserve"> </w:t>
            </w:r>
            <w:proofErr w:type="spellStart"/>
            <w:r w:rsidRPr="00DB25C4">
              <w:rPr>
                <w:rFonts w:eastAsia="Calibri" w:cstheme="minorHAnsi"/>
              </w:rPr>
              <w:t>pengendalian</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temuan</w:t>
            </w:r>
            <w:proofErr w:type="spellEnd"/>
            <w:r w:rsidRPr="00DB25C4">
              <w:rPr>
                <w:rFonts w:eastAsia="Calibri" w:cstheme="minorHAnsi"/>
              </w:rPr>
              <w:t xml:space="preserve"> </w:t>
            </w:r>
            <w:proofErr w:type="spellStart"/>
            <w:r w:rsidRPr="00DB25C4">
              <w:rPr>
                <w:rFonts w:eastAsia="Calibri" w:cstheme="minorHAnsi"/>
              </w:rPr>
              <w:t>atau</w:t>
            </w:r>
            <w:proofErr w:type="spellEnd"/>
            <w:r w:rsidRPr="00DB25C4">
              <w:rPr>
                <w:rFonts w:eastAsia="Calibri" w:cstheme="minorHAnsi"/>
              </w:rPr>
              <w:t xml:space="preserve"> monitoring </w:t>
            </w:r>
            <w:proofErr w:type="spellStart"/>
            <w:r w:rsidRPr="00DB25C4">
              <w:rPr>
                <w:rFonts w:eastAsia="Calibri" w:cstheme="minorHAnsi"/>
              </w:rPr>
              <w:t>dari</w:t>
            </w:r>
            <w:proofErr w:type="spellEnd"/>
            <w:r w:rsidRPr="00DB25C4">
              <w:rPr>
                <w:rFonts w:eastAsia="Calibri" w:cstheme="minorHAnsi"/>
              </w:rPr>
              <w:t xml:space="preserve"> </w:t>
            </w:r>
            <w:proofErr w:type="spellStart"/>
            <w:r w:rsidRPr="00DB25C4">
              <w:rPr>
                <w:rFonts w:eastAsia="Calibri" w:cstheme="minorHAnsi"/>
              </w:rPr>
              <w:t>persiapan</w:t>
            </w:r>
            <w:proofErr w:type="spellEnd"/>
            <w:r w:rsidRPr="00DB25C4">
              <w:rPr>
                <w:rFonts w:eastAsia="Calibri" w:cstheme="minorHAnsi"/>
              </w:rPr>
              <w:t xml:space="preserve">, </w:t>
            </w:r>
            <w:proofErr w:type="spellStart"/>
            <w:r w:rsidRPr="00DB25C4">
              <w:rPr>
                <w:rFonts w:eastAsia="Calibri" w:cstheme="minorHAnsi"/>
              </w:rPr>
              <w:t>pelaksanaan</w:t>
            </w:r>
            <w:proofErr w:type="spellEnd"/>
            <w:r w:rsidRPr="00DB25C4">
              <w:rPr>
                <w:rFonts w:eastAsia="Calibri" w:cstheme="minorHAnsi"/>
              </w:rPr>
              <w:t xml:space="preserve">, dan </w:t>
            </w:r>
            <w:proofErr w:type="spellStart"/>
            <w:r w:rsidRPr="00DB25C4">
              <w:rPr>
                <w:rFonts w:eastAsia="Calibri" w:cstheme="minorHAnsi"/>
              </w:rPr>
              <w:t>evaluasi</w:t>
            </w:r>
            <w:proofErr w:type="spellEnd"/>
            <w:r w:rsidRPr="00DB25C4">
              <w:rPr>
                <w:rFonts w:eastAsia="Calibri" w:cstheme="minorHAnsi"/>
              </w:rPr>
              <w:t xml:space="preserve"> PBM </w:t>
            </w:r>
            <w:proofErr w:type="spellStart"/>
            <w:r w:rsidRPr="00DB25C4">
              <w:rPr>
                <w:rFonts w:eastAsia="Calibri" w:cstheme="minorHAnsi"/>
              </w:rPr>
              <w:t>serta</w:t>
            </w:r>
            <w:proofErr w:type="spellEnd"/>
            <w:r w:rsidRPr="00DB25C4">
              <w:rPr>
                <w:rFonts w:eastAsia="Calibri" w:cstheme="minorHAnsi"/>
              </w:rPr>
              <w:t xml:space="preserve"> </w:t>
            </w:r>
            <w:proofErr w:type="spellStart"/>
            <w:r w:rsidRPr="00DB25C4">
              <w:rPr>
                <w:rFonts w:eastAsia="Calibri" w:cstheme="minorHAnsi"/>
              </w:rPr>
              <w:t>hasil</w:t>
            </w:r>
            <w:proofErr w:type="spellEnd"/>
            <w:r w:rsidRPr="00DB25C4">
              <w:rPr>
                <w:rFonts w:eastAsia="Calibri" w:cstheme="minorHAnsi"/>
              </w:rPr>
              <w:t xml:space="preserve"> audit dan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identifikasi</w:t>
            </w:r>
            <w:proofErr w:type="spellEnd"/>
            <w:r w:rsidRPr="00DB25C4">
              <w:rPr>
                <w:rFonts w:eastAsia="Calibri" w:cstheme="minorHAnsi"/>
              </w:rPr>
              <w:t xml:space="preserve"> </w:t>
            </w:r>
            <w:proofErr w:type="spellStart"/>
            <w:r w:rsidRPr="00DB25C4">
              <w:rPr>
                <w:rFonts w:eastAsia="Calibri" w:cstheme="minorHAnsi"/>
              </w:rPr>
              <w:t>ruang</w:t>
            </w:r>
            <w:proofErr w:type="spellEnd"/>
            <w:r w:rsidRPr="00DB25C4">
              <w:rPr>
                <w:rFonts w:eastAsia="Calibri" w:cstheme="minorHAnsi"/>
              </w:rPr>
              <w:t xml:space="preserve"> </w:t>
            </w:r>
            <w:proofErr w:type="spellStart"/>
            <w:r w:rsidRPr="00DB25C4">
              <w:rPr>
                <w:rFonts w:eastAsia="Calibri" w:cstheme="minorHAnsi"/>
              </w:rPr>
              <w:t>perbaikan</w:t>
            </w:r>
            <w:proofErr w:type="spellEnd"/>
            <w:r w:rsidRPr="00DB25C4">
              <w:rPr>
                <w:rFonts w:eastAsia="Calibri" w:cstheme="minorHAnsi"/>
              </w:rPr>
              <w:t xml:space="preserve"> dan </w:t>
            </w:r>
            <w:proofErr w:type="spellStart"/>
            <w:r w:rsidRPr="00DB25C4">
              <w:rPr>
                <w:rFonts w:eastAsia="Calibri" w:cstheme="minorHAnsi"/>
              </w:rPr>
              <w:t>Permintaan</w:t>
            </w:r>
            <w:proofErr w:type="spellEnd"/>
            <w:r w:rsidRPr="00DB25C4">
              <w:rPr>
                <w:rFonts w:eastAsia="Calibri" w:cstheme="minorHAnsi"/>
              </w:rPr>
              <w:t xml:space="preserve"> Tindakan </w:t>
            </w:r>
            <w:proofErr w:type="spellStart"/>
            <w:r w:rsidRPr="00DB25C4">
              <w:rPr>
                <w:rFonts w:eastAsia="Calibri" w:cstheme="minorHAnsi"/>
              </w:rPr>
              <w:t>Koreksi</w:t>
            </w:r>
            <w:proofErr w:type="spellEnd"/>
            <w:r w:rsidRPr="00DB25C4">
              <w:rPr>
                <w:rFonts w:eastAsia="Calibri" w:cstheme="minorHAnsi"/>
              </w:rPr>
              <w:t xml:space="preserve"> (PTK)</w:t>
            </w:r>
          </w:p>
          <w:p w14:paraId="7D227BF4" w14:textId="77777777" w:rsidR="00EE2EA9" w:rsidRPr="00DB25C4" w:rsidRDefault="00EE2EA9" w:rsidP="009F6099">
            <w:pPr>
              <w:pStyle w:val="ListParagraph"/>
              <w:numPr>
                <w:ilvl w:val="0"/>
                <w:numId w:val="50"/>
              </w:numPr>
              <w:autoSpaceDE w:val="0"/>
              <w:autoSpaceDN w:val="0"/>
              <w:adjustRightInd w:val="0"/>
              <w:spacing w:after="0" w:line="240" w:lineRule="auto"/>
              <w:ind w:left="162" w:hanging="162"/>
              <w:rPr>
                <w:rFonts w:cstheme="minorHAnsi"/>
              </w:rPr>
            </w:pPr>
            <w:proofErr w:type="spellStart"/>
            <w:r w:rsidRPr="00DB25C4">
              <w:rPr>
                <w:rFonts w:eastAsia="Calibri" w:cstheme="minorHAnsi"/>
              </w:rPr>
              <w:t>Diperlukan</w:t>
            </w:r>
            <w:proofErr w:type="spellEnd"/>
            <w:r w:rsidRPr="00DB25C4">
              <w:rPr>
                <w:rFonts w:eastAsia="Calibri" w:cstheme="minorHAnsi"/>
              </w:rPr>
              <w:t xml:space="preserve"> </w:t>
            </w:r>
            <w:proofErr w:type="spellStart"/>
            <w:r w:rsidRPr="00DB25C4">
              <w:rPr>
                <w:rFonts w:eastAsia="Calibri" w:cstheme="minorHAnsi"/>
              </w:rPr>
              <w:t>peningkatan</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penilaian</w:t>
            </w:r>
            <w:proofErr w:type="spellEnd"/>
            <w:r w:rsidRPr="00DB25C4">
              <w:rPr>
                <w:rFonts w:eastAsia="Calibri" w:cstheme="minorHAnsi"/>
              </w:rPr>
              <w:t xml:space="preserve"> </w:t>
            </w:r>
            <w:proofErr w:type="spellStart"/>
            <w:r w:rsidRPr="00DB25C4">
              <w:rPr>
                <w:rFonts w:eastAsia="Calibri" w:cstheme="minorHAnsi"/>
              </w:rPr>
              <w:t>standar</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capaian</w:t>
            </w:r>
            <w:proofErr w:type="spellEnd"/>
            <w:r w:rsidRPr="00DB25C4">
              <w:rPr>
                <w:rFonts w:eastAsia="Calibri" w:cstheme="minorHAnsi"/>
              </w:rPr>
              <w:t xml:space="preserve"> </w:t>
            </w:r>
            <w:proofErr w:type="spellStart"/>
            <w:r w:rsidRPr="00DB25C4">
              <w:rPr>
                <w:rFonts w:eastAsia="Calibri" w:cstheme="minorHAnsi"/>
              </w:rPr>
              <w:t>aktivitas</w:t>
            </w:r>
            <w:proofErr w:type="spellEnd"/>
          </w:p>
          <w:p w14:paraId="2EFA4790"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529825F8"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31F57FF3" w14:textId="77777777" w:rsidR="00EE2EA9" w:rsidRPr="00DB25C4" w:rsidRDefault="00EE2EA9" w:rsidP="00687314">
            <w:pPr>
              <w:autoSpaceDE w:val="0"/>
              <w:autoSpaceDN w:val="0"/>
              <w:adjustRightInd w:val="0"/>
              <w:spacing w:after="0" w:line="240" w:lineRule="auto"/>
              <w:rPr>
                <w:rFonts w:cstheme="minorHAnsi"/>
                <w:color w:val="000000"/>
                <w:highlight w:val="yellow"/>
              </w:rPr>
            </w:pPr>
          </w:p>
        </w:tc>
      </w:tr>
      <w:tr w:rsidR="00EE2EA9" w:rsidRPr="00DB25C4" w14:paraId="1FA95D77" w14:textId="77777777" w:rsidTr="00C36A39">
        <w:tc>
          <w:tcPr>
            <w:tcW w:w="5125" w:type="dxa"/>
          </w:tcPr>
          <w:p w14:paraId="02A19D75" w14:textId="77777777" w:rsidR="00EE2EA9" w:rsidRPr="00DB25C4" w:rsidRDefault="00EE2EA9" w:rsidP="00687314">
            <w:pPr>
              <w:autoSpaceDE w:val="0"/>
              <w:autoSpaceDN w:val="0"/>
              <w:adjustRightInd w:val="0"/>
              <w:spacing w:after="0" w:line="240" w:lineRule="auto"/>
              <w:jc w:val="center"/>
              <w:rPr>
                <w:rFonts w:cstheme="minorHAnsi"/>
                <w:b/>
                <w:bCs/>
                <w:color w:val="000000" w:themeColor="text1"/>
                <w:highlight w:val="yellow"/>
              </w:rPr>
            </w:pPr>
            <w:proofErr w:type="spellStart"/>
            <w:r w:rsidRPr="00DB25C4">
              <w:rPr>
                <w:rFonts w:eastAsia="Calibri" w:cstheme="minorHAnsi"/>
                <w:b/>
                <w:bCs/>
              </w:rPr>
              <w:t>Peluang</w:t>
            </w:r>
            <w:proofErr w:type="spellEnd"/>
          </w:p>
          <w:p w14:paraId="0D224A14" w14:textId="77777777" w:rsidR="00EE2EA9" w:rsidRPr="00DB25C4" w:rsidRDefault="00EE2EA9" w:rsidP="00687314">
            <w:pPr>
              <w:autoSpaceDE w:val="0"/>
              <w:autoSpaceDN w:val="0"/>
              <w:adjustRightInd w:val="0"/>
              <w:spacing w:after="0" w:line="240" w:lineRule="auto"/>
              <w:rPr>
                <w:rFonts w:eastAsia="Calibri" w:cstheme="minorHAnsi"/>
              </w:rPr>
            </w:pPr>
          </w:p>
          <w:p w14:paraId="77809A10" w14:textId="77777777" w:rsidR="00EE2EA9" w:rsidRPr="00DB25C4" w:rsidRDefault="00EE2EA9" w:rsidP="009F6099">
            <w:pPr>
              <w:pStyle w:val="ListParagraph"/>
              <w:numPr>
                <w:ilvl w:val="0"/>
                <w:numId w:val="48"/>
              </w:numPr>
              <w:autoSpaceDE w:val="0"/>
              <w:autoSpaceDN w:val="0"/>
              <w:adjustRightInd w:val="0"/>
              <w:spacing w:after="0" w:line="240" w:lineRule="auto"/>
              <w:ind w:left="157" w:hanging="157"/>
              <w:rPr>
                <w:rFonts w:cstheme="minorHAnsi"/>
              </w:rPr>
            </w:pPr>
            <w:proofErr w:type="spellStart"/>
            <w:r w:rsidRPr="00DB25C4">
              <w:rPr>
                <w:rFonts w:eastAsia="Calibri" w:cstheme="minorHAnsi"/>
              </w:rPr>
              <w:t>Adanya</w:t>
            </w:r>
            <w:proofErr w:type="spellEnd"/>
            <w:r w:rsidRPr="00DB25C4">
              <w:rPr>
                <w:rFonts w:eastAsia="Calibri" w:cstheme="minorHAnsi"/>
              </w:rPr>
              <w:t xml:space="preserve"> </w:t>
            </w:r>
            <w:proofErr w:type="spellStart"/>
            <w:r w:rsidRPr="00DB25C4">
              <w:rPr>
                <w:rFonts w:eastAsia="Calibri" w:cstheme="minorHAnsi"/>
              </w:rPr>
              <w:t>potensi</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tata </w:t>
            </w:r>
            <w:proofErr w:type="spellStart"/>
            <w:r w:rsidRPr="00DB25C4">
              <w:rPr>
                <w:rFonts w:eastAsia="Calibri" w:cstheme="minorHAnsi"/>
              </w:rPr>
              <w:t>kelola</w:t>
            </w:r>
            <w:proofErr w:type="spellEnd"/>
            <w:r w:rsidRPr="00DB25C4">
              <w:rPr>
                <w:rFonts w:eastAsia="Calibri" w:cstheme="minorHAnsi"/>
              </w:rPr>
              <w:t xml:space="preserve"> dan </w:t>
            </w:r>
            <w:proofErr w:type="spellStart"/>
            <w:r w:rsidRPr="00DB25C4">
              <w:rPr>
                <w:rFonts w:eastAsia="Calibri" w:cstheme="minorHAnsi"/>
              </w:rPr>
              <w:t>pengendalian</w:t>
            </w:r>
            <w:proofErr w:type="spellEnd"/>
            <w:r w:rsidRPr="00DB25C4">
              <w:rPr>
                <w:rFonts w:eastAsia="Calibri" w:cstheme="minorHAnsi"/>
              </w:rPr>
              <w:t xml:space="preserve"> </w:t>
            </w:r>
            <w:proofErr w:type="spellStart"/>
            <w:r w:rsidRPr="00DB25C4">
              <w:rPr>
                <w:rFonts w:eastAsia="Calibri" w:cstheme="minorHAnsi"/>
              </w:rPr>
              <w:t>melalui</w:t>
            </w:r>
            <w:proofErr w:type="spellEnd"/>
            <w:r w:rsidRPr="00DB25C4">
              <w:rPr>
                <w:rFonts w:eastAsia="Calibri" w:cstheme="minorHAnsi"/>
              </w:rPr>
              <w:t xml:space="preserve">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dan </w:t>
            </w:r>
            <w:proofErr w:type="spellStart"/>
            <w:r w:rsidRPr="00DB25C4">
              <w:rPr>
                <w:rFonts w:eastAsia="Calibri" w:cstheme="minorHAnsi"/>
              </w:rPr>
              <w:t>rencana</w:t>
            </w:r>
            <w:proofErr w:type="spellEnd"/>
            <w:r w:rsidRPr="00DB25C4">
              <w:rPr>
                <w:rFonts w:eastAsia="Calibri" w:cstheme="minorHAnsi"/>
              </w:rPr>
              <w:t xml:space="preserve"> </w:t>
            </w:r>
            <w:proofErr w:type="spellStart"/>
            <w:r w:rsidRPr="00DB25C4">
              <w:rPr>
                <w:rFonts w:eastAsia="Calibri" w:cstheme="minorHAnsi"/>
              </w:rPr>
              <w:t>strategis</w:t>
            </w:r>
            <w:proofErr w:type="spellEnd"/>
            <w:r w:rsidRPr="00DB25C4">
              <w:rPr>
                <w:rFonts w:eastAsia="Calibri" w:cstheme="minorHAnsi"/>
              </w:rPr>
              <w:t xml:space="preserve"> yang </w:t>
            </w:r>
            <w:proofErr w:type="spellStart"/>
            <w:r w:rsidRPr="00DB25C4">
              <w:rPr>
                <w:rFonts w:eastAsia="Calibri" w:cstheme="minorHAnsi"/>
              </w:rPr>
              <w:t>lebih</w:t>
            </w:r>
            <w:proofErr w:type="spellEnd"/>
            <w:r w:rsidRPr="00DB25C4">
              <w:rPr>
                <w:rFonts w:eastAsia="Calibri" w:cstheme="minorHAnsi"/>
              </w:rPr>
              <w:t xml:space="preserve"> </w:t>
            </w:r>
            <w:proofErr w:type="spellStart"/>
            <w:r w:rsidRPr="00DB25C4">
              <w:rPr>
                <w:rFonts w:eastAsia="Calibri" w:cstheme="minorHAnsi"/>
              </w:rPr>
              <w:t>baik</w:t>
            </w:r>
            <w:proofErr w:type="spellEnd"/>
          </w:p>
          <w:p w14:paraId="1BA33C82" w14:textId="77777777" w:rsidR="00EE2EA9" w:rsidRPr="00DB25C4" w:rsidRDefault="00EE2EA9" w:rsidP="009F6099">
            <w:pPr>
              <w:pStyle w:val="ListParagraph"/>
              <w:numPr>
                <w:ilvl w:val="0"/>
                <w:numId w:val="48"/>
              </w:numPr>
              <w:autoSpaceDE w:val="0"/>
              <w:autoSpaceDN w:val="0"/>
              <w:adjustRightInd w:val="0"/>
              <w:spacing w:after="0" w:line="240" w:lineRule="auto"/>
              <w:ind w:left="157" w:hanging="157"/>
              <w:rPr>
                <w:rFonts w:cstheme="minorHAnsi"/>
              </w:rPr>
            </w:pPr>
            <w:proofErr w:type="spellStart"/>
            <w:r w:rsidRPr="00DB25C4">
              <w:rPr>
                <w:rFonts w:eastAsia="Calibri" w:cstheme="minorHAnsi"/>
              </w:rPr>
              <w:t>Adanya</w:t>
            </w:r>
            <w:proofErr w:type="spellEnd"/>
            <w:r w:rsidRPr="00DB25C4">
              <w:rPr>
                <w:rFonts w:eastAsia="Calibri" w:cstheme="minorHAnsi"/>
              </w:rPr>
              <w:t xml:space="preserve"> </w:t>
            </w:r>
            <w:proofErr w:type="spellStart"/>
            <w:r w:rsidRPr="00DB25C4">
              <w:rPr>
                <w:rFonts w:eastAsia="Calibri" w:cstheme="minorHAnsi"/>
              </w:rPr>
              <w:t>peluang</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kepuasan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dan </w:t>
            </w:r>
            <w:proofErr w:type="spellStart"/>
            <w:r w:rsidRPr="00DB25C4">
              <w:rPr>
                <w:rFonts w:eastAsia="Calibri" w:cstheme="minorHAnsi"/>
              </w:rPr>
              <w:t>tenaga</w:t>
            </w:r>
            <w:proofErr w:type="spellEnd"/>
            <w:r w:rsidRPr="00DB25C4">
              <w:rPr>
                <w:rFonts w:eastAsia="Calibri" w:cstheme="minorHAnsi"/>
              </w:rPr>
              <w:t xml:space="preserve"> </w:t>
            </w:r>
            <w:proofErr w:type="spellStart"/>
            <w:r w:rsidRPr="00DB25C4">
              <w:rPr>
                <w:rFonts w:eastAsia="Calibri" w:cstheme="minorHAnsi"/>
              </w:rPr>
              <w:t>kependidikan</w:t>
            </w:r>
            <w:proofErr w:type="spellEnd"/>
            <w:r w:rsidRPr="00DB25C4">
              <w:rPr>
                <w:rFonts w:eastAsia="Calibri" w:cstheme="minorHAnsi"/>
              </w:rPr>
              <w:t xml:space="preserve"> </w:t>
            </w:r>
            <w:proofErr w:type="spellStart"/>
            <w:r w:rsidRPr="00DB25C4">
              <w:rPr>
                <w:rFonts w:eastAsia="Calibri" w:cstheme="minorHAnsi"/>
              </w:rPr>
              <w:t>melalui</w:t>
            </w:r>
            <w:proofErr w:type="spellEnd"/>
            <w:r w:rsidRPr="00DB25C4">
              <w:rPr>
                <w:rFonts w:eastAsia="Calibri" w:cstheme="minorHAnsi"/>
              </w:rPr>
              <w:t xml:space="preserve"> </w:t>
            </w:r>
            <w:proofErr w:type="spellStart"/>
            <w:r w:rsidRPr="00DB25C4">
              <w:rPr>
                <w:rFonts w:eastAsia="Calibri" w:cstheme="minorHAnsi"/>
              </w:rPr>
              <w:t>survei</w:t>
            </w:r>
            <w:proofErr w:type="spellEnd"/>
            <w:r w:rsidRPr="00DB25C4">
              <w:rPr>
                <w:rFonts w:eastAsia="Calibri" w:cstheme="minorHAnsi"/>
              </w:rPr>
              <w:t xml:space="preserve"> </w:t>
            </w:r>
            <w:proofErr w:type="spellStart"/>
            <w:r w:rsidRPr="00DB25C4">
              <w:rPr>
                <w:rFonts w:eastAsia="Calibri" w:cstheme="minorHAnsi"/>
              </w:rPr>
              <w:t>kepuasan</w:t>
            </w:r>
            <w:proofErr w:type="spellEnd"/>
            <w:r w:rsidRPr="00DB25C4">
              <w:rPr>
                <w:rFonts w:eastAsia="Calibri" w:cstheme="minorHAnsi"/>
              </w:rPr>
              <w:t xml:space="preserve"> dan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kinerja</w:t>
            </w:r>
            <w:proofErr w:type="spellEnd"/>
          </w:p>
          <w:p w14:paraId="605516B9" w14:textId="77777777" w:rsidR="00EE2EA9" w:rsidRPr="00DB25C4" w:rsidRDefault="00EE2EA9" w:rsidP="009F6099">
            <w:pPr>
              <w:pStyle w:val="ListParagraph"/>
              <w:numPr>
                <w:ilvl w:val="0"/>
                <w:numId w:val="48"/>
              </w:numPr>
              <w:autoSpaceDE w:val="0"/>
              <w:autoSpaceDN w:val="0"/>
              <w:adjustRightInd w:val="0"/>
              <w:spacing w:after="0" w:line="240" w:lineRule="auto"/>
              <w:ind w:left="157" w:hanging="157"/>
              <w:rPr>
                <w:rFonts w:cstheme="minorHAnsi"/>
              </w:rPr>
            </w:pPr>
            <w:proofErr w:type="spellStart"/>
            <w:r w:rsidRPr="00DB25C4">
              <w:rPr>
                <w:rFonts w:eastAsia="Calibri" w:cstheme="minorHAnsi"/>
              </w:rPr>
              <w:t>Adanya</w:t>
            </w:r>
            <w:proofErr w:type="spellEnd"/>
            <w:r w:rsidRPr="00DB25C4">
              <w:rPr>
                <w:rFonts w:eastAsia="Calibri" w:cstheme="minorHAnsi"/>
              </w:rPr>
              <w:t xml:space="preserve"> </w:t>
            </w:r>
            <w:proofErr w:type="spellStart"/>
            <w:r w:rsidRPr="00DB25C4">
              <w:rPr>
                <w:rFonts w:eastAsia="Calibri" w:cstheme="minorHAnsi"/>
              </w:rPr>
              <w:t>peluang</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kerjasama</w:t>
            </w:r>
            <w:proofErr w:type="spellEnd"/>
            <w:r w:rsidRPr="00DB25C4">
              <w:rPr>
                <w:rFonts w:eastAsia="Calibri" w:cstheme="minorHAnsi"/>
              </w:rPr>
              <w:t xml:space="preserve"> </w:t>
            </w:r>
            <w:proofErr w:type="spellStart"/>
            <w:r w:rsidRPr="00DB25C4">
              <w:rPr>
                <w:rFonts w:eastAsia="Calibri" w:cstheme="minorHAnsi"/>
              </w:rPr>
              <w:t>antar</w:t>
            </w:r>
            <w:proofErr w:type="spellEnd"/>
            <w:r w:rsidRPr="00DB25C4">
              <w:rPr>
                <w:rFonts w:eastAsia="Calibri" w:cstheme="minorHAnsi"/>
              </w:rPr>
              <w:t xml:space="preserve"> </w:t>
            </w:r>
            <w:proofErr w:type="spellStart"/>
            <w:r w:rsidRPr="00DB25C4">
              <w:rPr>
                <w:rFonts w:eastAsia="Calibri" w:cstheme="minorHAnsi"/>
              </w:rPr>
              <w:t>prodi</w:t>
            </w:r>
            <w:proofErr w:type="spellEnd"/>
            <w:r w:rsidRPr="00DB25C4">
              <w:rPr>
                <w:rFonts w:eastAsia="Calibri" w:cstheme="minorHAnsi"/>
              </w:rPr>
              <w:t xml:space="preserve"> dan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pihak</w:t>
            </w:r>
            <w:proofErr w:type="spellEnd"/>
            <w:r w:rsidRPr="00DB25C4">
              <w:rPr>
                <w:rFonts w:eastAsia="Calibri" w:cstheme="minorHAnsi"/>
              </w:rPr>
              <w:t xml:space="preserve"> </w:t>
            </w:r>
            <w:proofErr w:type="spellStart"/>
            <w:r w:rsidRPr="00DB25C4">
              <w:rPr>
                <w:rFonts w:eastAsia="Calibri" w:cstheme="minorHAnsi"/>
              </w:rPr>
              <w:t>eksternal</w:t>
            </w:r>
            <w:proofErr w:type="spellEnd"/>
          </w:p>
        </w:tc>
        <w:tc>
          <w:tcPr>
            <w:tcW w:w="5220" w:type="dxa"/>
          </w:tcPr>
          <w:p w14:paraId="3B55ACB2" w14:textId="77777777" w:rsidR="00EE2EA9" w:rsidRPr="00DB25C4" w:rsidRDefault="00EE2EA9" w:rsidP="00687314">
            <w:pPr>
              <w:autoSpaceDE w:val="0"/>
              <w:autoSpaceDN w:val="0"/>
              <w:adjustRightInd w:val="0"/>
              <w:spacing w:after="0" w:line="240" w:lineRule="auto"/>
              <w:jc w:val="center"/>
              <w:rPr>
                <w:rFonts w:cstheme="minorHAnsi"/>
                <w:b/>
                <w:bCs/>
                <w:color w:val="000000" w:themeColor="text1"/>
                <w:highlight w:val="yellow"/>
              </w:rPr>
            </w:pPr>
            <w:proofErr w:type="spellStart"/>
            <w:r w:rsidRPr="00DB25C4">
              <w:rPr>
                <w:rFonts w:eastAsia="Calibri" w:cstheme="minorHAnsi"/>
                <w:b/>
                <w:bCs/>
              </w:rPr>
              <w:t>Tantangan</w:t>
            </w:r>
            <w:proofErr w:type="spellEnd"/>
          </w:p>
          <w:p w14:paraId="60CEFB4F" w14:textId="77777777" w:rsidR="00EE2EA9" w:rsidRPr="00DB25C4" w:rsidRDefault="00EE2EA9" w:rsidP="00687314">
            <w:pPr>
              <w:autoSpaceDE w:val="0"/>
              <w:autoSpaceDN w:val="0"/>
              <w:adjustRightInd w:val="0"/>
              <w:spacing w:after="0" w:line="240" w:lineRule="auto"/>
              <w:rPr>
                <w:rFonts w:eastAsia="Calibri" w:cstheme="minorHAnsi"/>
              </w:rPr>
            </w:pPr>
          </w:p>
          <w:p w14:paraId="7F8BECF2" w14:textId="77777777" w:rsidR="00EE2EA9" w:rsidRPr="00DB25C4" w:rsidRDefault="00EE2EA9" w:rsidP="009F6099">
            <w:pPr>
              <w:pStyle w:val="ListParagraph"/>
              <w:numPr>
                <w:ilvl w:val="0"/>
                <w:numId w:val="49"/>
              </w:numPr>
              <w:autoSpaceDE w:val="0"/>
              <w:autoSpaceDN w:val="0"/>
              <w:adjustRightInd w:val="0"/>
              <w:spacing w:after="0" w:line="240" w:lineRule="auto"/>
              <w:ind w:left="162" w:hanging="180"/>
              <w:rPr>
                <w:rFonts w:cstheme="minorHAnsi"/>
              </w:rPr>
            </w:pPr>
            <w:proofErr w:type="spellStart"/>
            <w:r w:rsidRPr="00DB25C4">
              <w:rPr>
                <w:rFonts w:eastAsia="Calibri" w:cstheme="minorHAnsi"/>
              </w:rPr>
              <w:t>Tantangan</w:t>
            </w:r>
            <w:proofErr w:type="spellEnd"/>
            <w:r w:rsidRPr="00DB25C4">
              <w:rPr>
                <w:rFonts w:eastAsia="Calibri" w:cstheme="minorHAnsi"/>
              </w:rPr>
              <w:t xml:space="preserve"> </w:t>
            </w:r>
            <w:proofErr w:type="spellStart"/>
            <w:r w:rsidRPr="00DB25C4">
              <w:rPr>
                <w:rFonts w:eastAsia="Calibri" w:cstheme="minorHAnsi"/>
              </w:rPr>
              <w:t>persaingan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fakultas</w:t>
            </w:r>
            <w:proofErr w:type="spellEnd"/>
            <w:r w:rsidRPr="00DB25C4">
              <w:rPr>
                <w:rFonts w:eastAsia="Calibri" w:cstheme="minorHAnsi"/>
              </w:rPr>
              <w:t xml:space="preserve"> </w:t>
            </w:r>
            <w:proofErr w:type="spellStart"/>
            <w:r w:rsidRPr="00DB25C4">
              <w:rPr>
                <w:rFonts w:eastAsia="Calibri" w:cstheme="minorHAnsi"/>
              </w:rPr>
              <w:t>atau</w:t>
            </w:r>
            <w:proofErr w:type="spellEnd"/>
            <w:r w:rsidRPr="00DB25C4">
              <w:rPr>
                <w:rFonts w:eastAsia="Calibri" w:cstheme="minorHAnsi"/>
              </w:rPr>
              <w:t xml:space="preserve"> universitas lain yang </w:t>
            </w:r>
            <w:proofErr w:type="spellStart"/>
            <w:r w:rsidRPr="00DB25C4">
              <w:rPr>
                <w:rFonts w:eastAsia="Calibri" w:cstheme="minorHAnsi"/>
              </w:rPr>
              <w:t>memiliki</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tata </w:t>
            </w:r>
            <w:proofErr w:type="spellStart"/>
            <w:r w:rsidRPr="00DB25C4">
              <w:rPr>
                <w:rFonts w:eastAsia="Calibri" w:cstheme="minorHAnsi"/>
              </w:rPr>
              <w:t>pamong</w:t>
            </w:r>
            <w:proofErr w:type="spellEnd"/>
            <w:r w:rsidRPr="00DB25C4">
              <w:rPr>
                <w:rFonts w:eastAsia="Calibri" w:cstheme="minorHAnsi"/>
              </w:rPr>
              <w:t xml:space="preserve">, tata </w:t>
            </w:r>
            <w:proofErr w:type="spellStart"/>
            <w:r w:rsidRPr="00DB25C4">
              <w:rPr>
                <w:rFonts w:eastAsia="Calibri" w:cstheme="minorHAnsi"/>
              </w:rPr>
              <w:t>kelola</w:t>
            </w:r>
            <w:proofErr w:type="spellEnd"/>
            <w:r w:rsidRPr="00DB25C4">
              <w:rPr>
                <w:rFonts w:eastAsia="Calibri" w:cstheme="minorHAnsi"/>
              </w:rPr>
              <w:t xml:space="preserve">, dan </w:t>
            </w:r>
            <w:proofErr w:type="spellStart"/>
            <w:r w:rsidRPr="00DB25C4">
              <w:rPr>
                <w:rFonts w:eastAsia="Calibri" w:cstheme="minorHAnsi"/>
              </w:rPr>
              <w:t>kepemimpinan</w:t>
            </w:r>
            <w:proofErr w:type="spellEnd"/>
            <w:r w:rsidRPr="00DB25C4">
              <w:rPr>
                <w:rFonts w:eastAsia="Calibri" w:cstheme="minorHAnsi"/>
              </w:rPr>
              <w:t xml:space="preserve"> yang </w:t>
            </w:r>
            <w:proofErr w:type="spellStart"/>
            <w:r w:rsidRPr="00DB25C4">
              <w:rPr>
                <w:rFonts w:eastAsia="Calibri" w:cstheme="minorHAnsi"/>
              </w:rPr>
              <w:t>lebih</w:t>
            </w:r>
            <w:proofErr w:type="spellEnd"/>
            <w:r w:rsidRPr="00DB25C4">
              <w:rPr>
                <w:rFonts w:eastAsia="Calibri" w:cstheme="minorHAnsi"/>
              </w:rPr>
              <w:t xml:space="preserve"> </w:t>
            </w:r>
            <w:proofErr w:type="spellStart"/>
            <w:r w:rsidRPr="00DB25C4">
              <w:rPr>
                <w:rFonts w:eastAsia="Calibri" w:cstheme="minorHAnsi"/>
              </w:rPr>
              <w:t>baik</w:t>
            </w:r>
            <w:proofErr w:type="spellEnd"/>
          </w:p>
          <w:p w14:paraId="360E0BA8" w14:textId="77777777" w:rsidR="00EE2EA9" w:rsidRPr="00DB25C4" w:rsidRDefault="00EE2EA9" w:rsidP="009F6099">
            <w:pPr>
              <w:pStyle w:val="ListParagraph"/>
              <w:numPr>
                <w:ilvl w:val="0"/>
                <w:numId w:val="49"/>
              </w:numPr>
              <w:autoSpaceDE w:val="0"/>
              <w:autoSpaceDN w:val="0"/>
              <w:adjustRightInd w:val="0"/>
              <w:spacing w:after="0" w:line="240" w:lineRule="auto"/>
              <w:ind w:left="162" w:hanging="180"/>
              <w:rPr>
                <w:rFonts w:cstheme="minorHAnsi"/>
              </w:rPr>
            </w:pPr>
            <w:proofErr w:type="spellStart"/>
            <w:r w:rsidRPr="00DB25C4">
              <w:rPr>
                <w:rFonts w:eastAsia="Calibri" w:cstheme="minorHAnsi"/>
              </w:rPr>
              <w:t>Dampak</w:t>
            </w:r>
            <w:proofErr w:type="spellEnd"/>
            <w:r w:rsidRPr="00DB25C4">
              <w:rPr>
                <w:rFonts w:eastAsia="Calibri" w:cstheme="minorHAnsi"/>
              </w:rPr>
              <w:t xml:space="preserve"> </w:t>
            </w:r>
            <w:proofErr w:type="spellStart"/>
            <w:r w:rsidRPr="00DB25C4">
              <w:rPr>
                <w:rFonts w:eastAsia="Calibri" w:cstheme="minorHAnsi"/>
              </w:rPr>
              <w:t>pandemi</w:t>
            </w:r>
            <w:proofErr w:type="spellEnd"/>
            <w:r w:rsidRPr="00DB25C4">
              <w:rPr>
                <w:rFonts w:eastAsia="Calibri" w:cstheme="minorHAnsi"/>
              </w:rPr>
              <w:t xml:space="preserve"> COVID-19 yang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mempengaruhi</w:t>
            </w:r>
            <w:proofErr w:type="spellEnd"/>
            <w:r w:rsidRPr="00DB25C4">
              <w:rPr>
                <w:rFonts w:eastAsia="Calibri" w:cstheme="minorHAnsi"/>
              </w:rPr>
              <w:t xml:space="preserve"> </w:t>
            </w:r>
            <w:proofErr w:type="spellStart"/>
            <w:r w:rsidRPr="00DB25C4">
              <w:rPr>
                <w:rFonts w:eastAsia="Calibri" w:cstheme="minorHAnsi"/>
              </w:rPr>
              <w:t>aktivitas</w:t>
            </w:r>
            <w:proofErr w:type="spellEnd"/>
            <w:r w:rsidRPr="00DB25C4">
              <w:rPr>
                <w:rFonts w:eastAsia="Calibri" w:cstheme="minorHAnsi"/>
              </w:rPr>
              <w:t xml:space="preserve"> dan </w:t>
            </w:r>
            <w:proofErr w:type="spellStart"/>
            <w:r w:rsidRPr="00DB25C4">
              <w:rPr>
                <w:rFonts w:eastAsia="Calibri" w:cstheme="minorHAnsi"/>
              </w:rPr>
              <w:t>kinerja</w:t>
            </w:r>
            <w:proofErr w:type="spellEnd"/>
            <w:r w:rsidRPr="00DB25C4">
              <w:rPr>
                <w:rFonts w:eastAsia="Calibri" w:cstheme="minorHAnsi"/>
              </w:rPr>
              <w:t xml:space="preserve"> FBS </w:t>
            </w:r>
            <w:proofErr w:type="spellStart"/>
            <w:r w:rsidRPr="00DB25C4">
              <w:rPr>
                <w:rFonts w:eastAsia="Calibri" w:cstheme="minorHAnsi"/>
              </w:rPr>
              <w:t>serta</w:t>
            </w:r>
            <w:proofErr w:type="spellEnd"/>
            <w:r w:rsidRPr="00DB25C4">
              <w:rPr>
                <w:rFonts w:eastAsia="Calibri" w:cstheme="minorHAnsi"/>
              </w:rPr>
              <w:t xml:space="preserve"> </w:t>
            </w:r>
            <w:proofErr w:type="spellStart"/>
            <w:r w:rsidRPr="00DB25C4">
              <w:rPr>
                <w:rFonts w:eastAsia="Calibri" w:cstheme="minorHAnsi"/>
              </w:rPr>
              <w:t>memunculkan</w:t>
            </w:r>
            <w:proofErr w:type="spellEnd"/>
            <w:r w:rsidRPr="00DB25C4">
              <w:rPr>
                <w:rFonts w:eastAsia="Calibri" w:cstheme="minorHAnsi"/>
              </w:rPr>
              <w:t xml:space="preserve"> </w:t>
            </w:r>
            <w:proofErr w:type="spellStart"/>
            <w:r w:rsidRPr="00DB25C4">
              <w:rPr>
                <w:rFonts w:eastAsia="Calibri" w:cstheme="minorHAnsi"/>
              </w:rPr>
              <w:t>berbagai</w:t>
            </w:r>
            <w:proofErr w:type="spellEnd"/>
            <w:r w:rsidRPr="00DB25C4">
              <w:rPr>
                <w:rFonts w:eastAsia="Calibri" w:cstheme="minorHAnsi"/>
              </w:rPr>
              <w:t xml:space="preserve"> </w:t>
            </w:r>
            <w:proofErr w:type="spellStart"/>
            <w:r w:rsidRPr="00DB25C4">
              <w:rPr>
                <w:rFonts w:eastAsia="Calibri" w:cstheme="minorHAnsi"/>
              </w:rPr>
              <w:t>tantangan</w:t>
            </w:r>
            <w:proofErr w:type="spellEnd"/>
            <w:r w:rsidRPr="00DB25C4">
              <w:rPr>
                <w:rFonts w:eastAsia="Calibri" w:cstheme="minorHAnsi"/>
              </w:rPr>
              <w:t xml:space="preserve"> </w:t>
            </w:r>
            <w:proofErr w:type="spellStart"/>
            <w:r w:rsidRPr="00DB25C4">
              <w:rPr>
                <w:rFonts w:eastAsia="Calibri" w:cstheme="minorHAnsi"/>
              </w:rPr>
              <w:t>baru</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tata </w:t>
            </w:r>
            <w:proofErr w:type="spellStart"/>
            <w:r w:rsidRPr="00DB25C4">
              <w:rPr>
                <w:rFonts w:eastAsia="Calibri" w:cstheme="minorHAnsi"/>
              </w:rPr>
              <w:t>kelola</w:t>
            </w:r>
            <w:proofErr w:type="spellEnd"/>
            <w:r w:rsidRPr="00DB25C4">
              <w:rPr>
                <w:rFonts w:eastAsia="Calibri" w:cstheme="minorHAnsi"/>
              </w:rPr>
              <w:t xml:space="preserve"> dan </w:t>
            </w:r>
            <w:proofErr w:type="spellStart"/>
            <w:r w:rsidRPr="00DB25C4">
              <w:rPr>
                <w:rFonts w:eastAsia="Calibri" w:cstheme="minorHAnsi"/>
              </w:rPr>
              <w:t>kepemimpinan</w:t>
            </w:r>
            <w:proofErr w:type="spellEnd"/>
          </w:p>
          <w:p w14:paraId="53E1FCBA" w14:textId="77777777" w:rsidR="00EE2EA9" w:rsidRPr="00DB25C4" w:rsidRDefault="00EE2EA9" w:rsidP="00687314">
            <w:pPr>
              <w:autoSpaceDE w:val="0"/>
              <w:autoSpaceDN w:val="0"/>
              <w:adjustRightInd w:val="0"/>
              <w:spacing w:after="0" w:line="240" w:lineRule="auto"/>
              <w:rPr>
                <w:rFonts w:cstheme="minorHAnsi"/>
                <w:color w:val="000000"/>
                <w:highlight w:val="yellow"/>
              </w:rPr>
            </w:pPr>
          </w:p>
        </w:tc>
      </w:tr>
    </w:tbl>
    <w:p w14:paraId="3F73554E"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469C5838" w14:textId="77777777" w:rsidR="00EE2EA9" w:rsidRPr="00DB25C4" w:rsidRDefault="00EE2EA9" w:rsidP="00687314">
      <w:pPr>
        <w:autoSpaceDE w:val="0"/>
        <w:autoSpaceDN w:val="0"/>
        <w:adjustRightInd w:val="0"/>
        <w:spacing w:after="0" w:line="240" w:lineRule="auto"/>
        <w:jc w:val="both"/>
        <w:rPr>
          <w:rFonts w:cstheme="minorHAnsi"/>
          <w:color w:val="000000"/>
          <w:highlight w:val="yellow"/>
        </w:rPr>
      </w:pPr>
    </w:p>
    <w:p w14:paraId="76F12FBC" w14:textId="77777777" w:rsidR="00EE2EA9" w:rsidRPr="00DB25C4" w:rsidRDefault="00EE2EA9" w:rsidP="00687314">
      <w:pPr>
        <w:autoSpaceDE w:val="0"/>
        <w:autoSpaceDN w:val="0"/>
        <w:adjustRightInd w:val="0"/>
        <w:spacing w:after="0" w:line="240" w:lineRule="auto"/>
        <w:rPr>
          <w:rFonts w:cstheme="minorHAnsi"/>
          <w:b/>
          <w:bCs/>
          <w:color w:val="000000"/>
        </w:rPr>
      </w:pPr>
      <w:r w:rsidRPr="00DB25C4">
        <w:rPr>
          <w:rFonts w:cstheme="minorHAnsi"/>
          <w:b/>
          <w:bCs/>
          <w:color w:val="000000"/>
        </w:rPr>
        <w:t xml:space="preserve">1.4 </w:t>
      </w:r>
      <w:proofErr w:type="spellStart"/>
      <w:r w:rsidRPr="00DB25C4">
        <w:rPr>
          <w:rFonts w:cstheme="minorHAnsi"/>
          <w:b/>
          <w:bCs/>
          <w:color w:val="000000"/>
        </w:rPr>
        <w:t>Tindak</w:t>
      </w:r>
      <w:proofErr w:type="spellEnd"/>
      <w:r w:rsidRPr="00DB25C4">
        <w:rPr>
          <w:rFonts w:cstheme="minorHAnsi"/>
          <w:b/>
          <w:bCs/>
          <w:color w:val="000000"/>
        </w:rPr>
        <w:t xml:space="preserve"> </w:t>
      </w:r>
      <w:proofErr w:type="spellStart"/>
      <w:r w:rsidRPr="00DB25C4">
        <w:rPr>
          <w:rFonts w:cstheme="minorHAnsi"/>
          <w:b/>
          <w:bCs/>
          <w:color w:val="000000"/>
        </w:rPr>
        <w:t>Lanjut</w:t>
      </w:r>
      <w:proofErr w:type="spellEnd"/>
      <w:r w:rsidRPr="00DB25C4">
        <w:rPr>
          <w:rFonts w:cstheme="minorHAnsi"/>
          <w:b/>
          <w:bCs/>
          <w:color w:val="000000"/>
        </w:rPr>
        <w:t xml:space="preserve"> </w:t>
      </w:r>
    </w:p>
    <w:p w14:paraId="1DC145DF"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themeColor="text1"/>
        </w:rPr>
        <w:t>Tindak</w:t>
      </w:r>
      <w:proofErr w:type="spellEnd"/>
      <w:r w:rsidRPr="00DB25C4">
        <w:rPr>
          <w:rFonts w:cstheme="minorHAnsi"/>
          <w:color w:val="000000" w:themeColor="text1"/>
        </w:rPr>
        <w:t xml:space="preserve"> </w:t>
      </w:r>
      <w:proofErr w:type="spellStart"/>
      <w:r w:rsidRPr="00DB25C4">
        <w:rPr>
          <w:rFonts w:cstheme="minorHAnsi"/>
          <w:color w:val="000000" w:themeColor="text1"/>
        </w:rPr>
        <w:t>lanjut</w:t>
      </w:r>
      <w:proofErr w:type="spellEnd"/>
      <w:r w:rsidRPr="00DB25C4">
        <w:rPr>
          <w:rFonts w:cstheme="minorHAnsi"/>
          <w:color w:val="000000" w:themeColor="text1"/>
        </w:rPr>
        <w:t xml:space="preserve"> yang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diambil</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meningkatkan</w:t>
      </w:r>
      <w:proofErr w:type="spellEnd"/>
      <w:r w:rsidRPr="00DB25C4">
        <w:rPr>
          <w:rFonts w:cstheme="minorHAnsi"/>
          <w:color w:val="000000" w:themeColor="text1"/>
        </w:rPr>
        <w:t xml:space="preserve"> </w:t>
      </w:r>
      <w:proofErr w:type="spellStart"/>
      <w:r w:rsidRPr="00DB25C4">
        <w:rPr>
          <w:rFonts w:cstheme="minorHAnsi"/>
          <w:color w:val="000000" w:themeColor="text1"/>
        </w:rPr>
        <w:t>kualitas</w:t>
      </w:r>
      <w:proofErr w:type="spellEnd"/>
      <w:r w:rsidRPr="00DB25C4">
        <w:rPr>
          <w:rFonts w:cstheme="minorHAnsi"/>
          <w:color w:val="000000" w:themeColor="text1"/>
        </w:rPr>
        <w:t xml:space="preserve"> tata </w:t>
      </w:r>
      <w:proofErr w:type="spellStart"/>
      <w:r w:rsidRPr="00DB25C4">
        <w:rPr>
          <w:rFonts w:cstheme="minorHAnsi"/>
          <w:color w:val="000000" w:themeColor="text1"/>
        </w:rPr>
        <w:t>kelola</w:t>
      </w:r>
      <w:proofErr w:type="spellEnd"/>
      <w:r w:rsidRPr="00DB25C4">
        <w:rPr>
          <w:rFonts w:cstheme="minorHAnsi"/>
          <w:color w:val="000000" w:themeColor="text1"/>
        </w:rPr>
        <w:t xml:space="preserve">, tata </w:t>
      </w:r>
      <w:proofErr w:type="spellStart"/>
      <w:r w:rsidRPr="00DB25C4">
        <w:rPr>
          <w:rFonts w:cstheme="minorHAnsi"/>
          <w:color w:val="000000" w:themeColor="text1"/>
        </w:rPr>
        <w:t>pamong</w:t>
      </w:r>
      <w:proofErr w:type="spellEnd"/>
      <w:r w:rsidRPr="00DB25C4">
        <w:rPr>
          <w:rFonts w:cstheme="minorHAnsi"/>
          <w:color w:val="000000" w:themeColor="text1"/>
        </w:rPr>
        <w:t xml:space="preserve">, dan </w:t>
      </w:r>
      <w:proofErr w:type="spellStart"/>
      <w:r w:rsidRPr="00DB25C4">
        <w:rPr>
          <w:rFonts w:cstheme="minorHAnsi"/>
          <w:color w:val="000000" w:themeColor="text1"/>
        </w:rPr>
        <w:t>kepemimpinan</w:t>
      </w:r>
      <w:proofErr w:type="spellEnd"/>
      <w:r w:rsidRPr="00DB25C4">
        <w:rPr>
          <w:rFonts w:cstheme="minorHAnsi"/>
          <w:color w:val="000000" w:themeColor="text1"/>
        </w:rPr>
        <w:t xml:space="preserve"> di FBS. </w:t>
      </w:r>
      <w:proofErr w:type="spellStart"/>
      <w:r w:rsidRPr="00DB25C4">
        <w:rPr>
          <w:rFonts w:cstheme="minorHAnsi"/>
          <w:color w:val="000000" w:themeColor="text1"/>
        </w:rPr>
        <w:t>Meskipun</w:t>
      </w:r>
      <w:proofErr w:type="spellEnd"/>
      <w:r w:rsidRPr="00DB25C4">
        <w:rPr>
          <w:rFonts w:cstheme="minorHAnsi"/>
          <w:color w:val="000000" w:themeColor="text1"/>
        </w:rPr>
        <w:t xml:space="preserve"> </w:t>
      </w:r>
      <w:proofErr w:type="spellStart"/>
      <w:r w:rsidRPr="00DB25C4">
        <w:rPr>
          <w:rFonts w:cstheme="minorHAnsi"/>
          <w:color w:val="000000" w:themeColor="text1"/>
        </w:rPr>
        <w:t>kinerja</w:t>
      </w:r>
      <w:proofErr w:type="spellEnd"/>
      <w:r w:rsidRPr="00DB25C4">
        <w:rPr>
          <w:rFonts w:cstheme="minorHAnsi"/>
          <w:color w:val="000000" w:themeColor="text1"/>
        </w:rPr>
        <w:t xml:space="preserve"> FBS </w:t>
      </w:r>
      <w:proofErr w:type="spellStart"/>
      <w:r w:rsidRPr="00DB25C4">
        <w:rPr>
          <w:rFonts w:cstheme="minorHAnsi"/>
          <w:color w:val="000000" w:themeColor="text1"/>
        </w:rPr>
        <w:t>terkait</w:t>
      </w:r>
      <w:proofErr w:type="spellEnd"/>
      <w:r w:rsidRPr="00DB25C4">
        <w:rPr>
          <w:rFonts w:cstheme="minorHAnsi"/>
          <w:color w:val="000000" w:themeColor="text1"/>
        </w:rPr>
        <w:t xml:space="preserve"> tata </w:t>
      </w:r>
      <w:proofErr w:type="spellStart"/>
      <w:r w:rsidRPr="00DB25C4">
        <w:rPr>
          <w:rFonts w:cstheme="minorHAnsi"/>
          <w:color w:val="000000" w:themeColor="text1"/>
        </w:rPr>
        <w:t>kelola</w:t>
      </w:r>
      <w:proofErr w:type="spellEnd"/>
      <w:r w:rsidRPr="00DB25C4">
        <w:rPr>
          <w:rFonts w:cstheme="minorHAnsi"/>
          <w:color w:val="000000" w:themeColor="text1"/>
        </w:rPr>
        <w:t xml:space="preserve">, tata </w:t>
      </w:r>
      <w:proofErr w:type="spellStart"/>
      <w:r w:rsidRPr="00DB25C4">
        <w:rPr>
          <w:rFonts w:cstheme="minorHAnsi"/>
          <w:color w:val="000000" w:themeColor="text1"/>
        </w:rPr>
        <w:t>pamong</w:t>
      </w:r>
      <w:proofErr w:type="spellEnd"/>
      <w:r w:rsidRPr="00DB25C4">
        <w:rPr>
          <w:rFonts w:cstheme="minorHAnsi"/>
          <w:color w:val="000000" w:themeColor="text1"/>
        </w:rPr>
        <w:t xml:space="preserve"> dan </w:t>
      </w:r>
      <w:proofErr w:type="spellStart"/>
      <w:r w:rsidRPr="00DB25C4">
        <w:rPr>
          <w:rFonts w:cstheme="minorHAnsi"/>
          <w:color w:val="000000" w:themeColor="text1"/>
        </w:rPr>
        <w:t>kepemimpinan</w:t>
      </w:r>
      <w:proofErr w:type="spellEnd"/>
      <w:r w:rsidRPr="00DB25C4">
        <w:rPr>
          <w:rFonts w:cstheme="minorHAnsi"/>
          <w:color w:val="000000" w:themeColor="text1"/>
        </w:rPr>
        <w:t xml:space="preserve"> </w:t>
      </w:r>
      <w:proofErr w:type="spellStart"/>
      <w:r w:rsidRPr="00DB25C4">
        <w:rPr>
          <w:rFonts w:cstheme="minorHAnsi"/>
          <w:color w:val="000000" w:themeColor="text1"/>
        </w:rPr>
        <w:t>sudah</w:t>
      </w:r>
      <w:proofErr w:type="spellEnd"/>
      <w:r w:rsidRPr="00DB25C4">
        <w:rPr>
          <w:rFonts w:cstheme="minorHAnsi"/>
          <w:color w:val="000000" w:themeColor="text1"/>
        </w:rPr>
        <w:t xml:space="preserve"> sangat </w:t>
      </w:r>
      <w:proofErr w:type="spellStart"/>
      <w:r w:rsidRPr="00DB25C4">
        <w:rPr>
          <w:rFonts w:cstheme="minorHAnsi"/>
          <w:color w:val="000000" w:themeColor="text1"/>
        </w:rPr>
        <w:t>baik</w:t>
      </w:r>
      <w:proofErr w:type="spellEnd"/>
      <w:r w:rsidRPr="00DB25C4">
        <w:rPr>
          <w:rFonts w:cstheme="minorHAnsi"/>
          <w:color w:val="000000" w:themeColor="text1"/>
        </w:rPr>
        <w:t xml:space="preserve"> FBS UMC </w:t>
      </w:r>
      <w:proofErr w:type="spellStart"/>
      <w:r w:rsidRPr="00DB25C4">
        <w:rPr>
          <w:rFonts w:cstheme="minorHAnsi"/>
          <w:color w:val="000000" w:themeColor="text1"/>
        </w:rPr>
        <w:t>tetap</w:t>
      </w:r>
      <w:proofErr w:type="spellEnd"/>
      <w:r w:rsidRPr="00DB25C4">
        <w:rPr>
          <w:rFonts w:cstheme="minorHAnsi"/>
          <w:color w:val="000000" w:themeColor="text1"/>
        </w:rPr>
        <w:t xml:space="preserve"> </w:t>
      </w:r>
      <w:proofErr w:type="spellStart"/>
      <w:r w:rsidRPr="00DB25C4">
        <w:rPr>
          <w:rFonts w:cstheme="minorHAnsi"/>
          <w:color w:val="000000" w:themeColor="text1"/>
        </w:rPr>
        <w:t>berupaya</w:t>
      </w:r>
      <w:proofErr w:type="spellEnd"/>
      <w:r w:rsidRPr="00DB25C4">
        <w:rPr>
          <w:rFonts w:cstheme="minorHAnsi"/>
          <w:color w:val="000000" w:themeColor="text1"/>
        </w:rPr>
        <w:t xml:space="preserve"> </w:t>
      </w:r>
      <w:proofErr w:type="spellStart"/>
      <w:r w:rsidRPr="00DB25C4">
        <w:rPr>
          <w:rFonts w:cstheme="minorHAnsi"/>
          <w:color w:val="000000" w:themeColor="text1"/>
        </w:rPr>
        <w:t>meningkatkan</w:t>
      </w:r>
      <w:proofErr w:type="spellEnd"/>
      <w:r w:rsidRPr="00DB25C4">
        <w:rPr>
          <w:rFonts w:cstheme="minorHAnsi"/>
          <w:color w:val="000000" w:themeColor="text1"/>
        </w:rPr>
        <w:t xml:space="preserve"> </w:t>
      </w:r>
      <w:proofErr w:type="spellStart"/>
      <w:r w:rsidRPr="00DB25C4">
        <w:rPr>
          <w:rFonts w:cstheme="minorHAnsi"/>
          <w:color w:val="000000" w:themeColor="text1"/>
        </w:rPr>
        <w:t>kinerjanya</w:t>
      </w:r>
      <w:proofErr w:type="spellEnd"/>
      <w:r w:rsidRPr="00DB25C4">
        <w:rPr>
          <w:rFonts w:cstheme="minorHAnsi"/>
          <w:color w:val="000000" w:themeColor="text1"/>
        </w:rPr>
        <w:t xml:space="preserve"> </w:t>
      </w:r>
      <w:proofErr w:type="spellStart"/>
      <w:r w:rsidRPr="00DB25C4">
        <w:rPr>
          <w:rFonts w:cstheme="minorHAnsi"/>
          <w:color w:val="000000" w:themeColor="text1"/>
        </w:rPr>
        <w:t>berdasarkan</w:t>
      </w:r>
      <w:proofErr w:type="spellEnd"/>
      <w:r w:rsidRPr="00DB25C4">
        <w:rPr>
          <w:rFonts w:cstheme="minorHAnsi"/>
          <w:color w:val="000000" w:themeColor="text1"/>
        </w:rPr>
        <w:t xml:space="preserve"> </w:t>
      </w:r>
      <w:proofErr w:type="spellStart"/>
      <w:r w:rsidRPr="00DB25C4">
        <w:rPr>
          <w:rFonts w:cstheme="minorHAnsi"/>
          <w:color w:val="000000" w:themeColor="text1"/>
        </w:rPr>
        <w:t>evaluasi</w:t>
      </w:r>
      <w:proofErr w:type="spellEnd"/>
      <w:r w:rsidRPr="00DB25C4">
        <w:rPr>
          <w:rFonts w:cstheme="minorHAnsi"/>
          <w:color w:val="000000" w:themeColor="text1"/>
        </w:rPr>
        <w:t xml:space="preserve"> yang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dilakukan</w:t>
      </w:r>
      <w:proofErr w:type="spellEnd"/>
      <w:r w:rsidRPr="00DB25C4">
        <w:rPr>
          <w:rFonts w:cstheme="minorHAnsi"/>
          <w:color w:val="000000" w:themeColor="text1"/>
        </w:rPr>
        <w:t>.</w:t>
      </w:r>
    </w:p>
    <w:p w14:paraId="1AA2382F" w14:textId="77777777" w:rsidR="00EE2EA9" w:rsidRPr="00DB25C4" w:rsidRDefault="00EE2EA9" w:rsidP="00687314">
      <w:pPr>
        <w:autoSpaceDE w:val="0"/>
        <w:autoSpaceDN w:val="0"/>
        <w:adjustRightInd w:val="0"/>
        <w:spacing w:after="0" w:line="240" w:lineRule="auto"/>
        <w:rPr>
          <w:rFonts w:cstheme="minorHAnsi"/>
          <w:color w:val="000000"/>
          <w:highlight w:val="yellow"/>
        </w:rPr>
      </w:pPr>
    </w:p>
    <w:tbl>
      <w:tblPr>
        <w:tblW w:w="9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6360"/>
      </w:tblGrid>
      <w:tr w:rsidR="00EE2EA9" w:rsidRPr="00DB25C4" w14:paraId="0F0D2891" w14:textId="77777777" w:rsidTr="00C36A39">
        <w:trPr>
          <w:trHeight w:val="300"/>
        </w:trPr>
        <w:tc>
          <w:tcPr>
            <w:tcW w:w="3116" w:type="dxa"/>
          </w:tcPr>
          <w:p w14:paraId="5C521114" w14:textId="77777777" w:rsidR="00EE2EA9" w:rsidRPr="00DB25C4" w:rsidRDefault="00EE2EA9" w:rsidP="00687314">
            <w:pPr>
              <w:autoSpaceDE w:val="0"/>
              <w:autoSpaceDN w:val="0"/>
              <w:adjustRightInd w:val="0"/>
              <w:spacing w:after="0" w:line="240" w:lineRule="auto"/>
              <w:jc w:val="center"/>
              <w:rPr>
                <w:rFonts w:cstheme="minorHAnsi"/>
                <w:b/>
                <w:color w:val="000000"/>
              </w:rPr>
            </w:pPr>
            <w:r w:rsidRPr="00DB25C4">
              <w:rPr>
                <w:rFonts w:cstheme="minorHAnsi"/>
                <w:b/>
                <w:color w:val="000000"/>
              </w:rPr>
              <w:t xml:space="preserve">Strategi </w:t>
            </w:r>
            <w:proofErr w:type="spellStart"/>
            <w:r w:rsidRPr="00DB25C4">
              <w:rPr>
                <w:rFonts w:cstheme="minorHAnsi"/>
                <w:b/>
                <w:color w:val="000000"/>
              </w:rPr>
              <w:t>tindak</w:t>
            </w:r>
            <w:proofErr w:type="spellEnd"/>
            <w:r w:rsidRPr="00DB25C4">
              <w:rPr>
                <w:rFonts w:cstheme="minorHAnsi"/>
                <w:b/>
                <w:color w:val="000000"/>
              </w:rPr>
              <w:t xml:space="preserve"> </w:t>
            </w:r>
            <w:proofErr w:type="spellStart"/>
            <w:r w:rsidRPr="00DB25C4">
              <w:rPr>
                <w:rFonts w:cstheme="minorHAnsi"/>
                <w:b/>
                <w:color w:val="000000"/>
              </w:rPr>
              <w:t>lanjut</w:t>
            </w:r>
            <w:proofErr w:type="spellEnd"/>
          </w:p>
        </w:tc>
        <w:tc>
          <w:tcPr>
            <w:tcW w:w="6360" w:type="dxa"/>
          </w:tcPr>
          <w:p w14:paraId="53661A56" w14:textId="77777777" w:rsidR="00EE2EA9" w:rsidRPr="00DB25C4" w:rsidRDefault="00EE2EA9" w:rsidP="00687314">
            <w:pPr>
              <w:autoSpaceDE w:val="0"/>
              <w:autoSpaceDN w:val="0"/>
              <w:adjustRightInd w:val="0"/>
              <w:spacing w:after="0" w:line="240" w:lineRule="auto"/>
              <w:jc w:val="center"/>
              <w:rPr>
                <w:rFonts w:cstheme="minorHAnsi"/>
                <w:b/>
                <w:color w:val="000000"/>
              </w:rPr>
            </w:pPr>
            <w:proofErr w:type="spellStart"/>
            <w:r w:rsidRPr="00DB25C4">
              <w:rPr>
                <w:rFonts w:cstheme="minorHAnsi"/>
                <w:b/>
                <w:color w:val="000000"/>
              </w:rPr>
              <w:t>Upaya</w:t>
            </w:r>
            <w:proofErr w:type="spellEnd"/>
            <w:r w:rsidRPr="00DB25C4">
              <w:rPr>
                <w:rFonts w:cstheme="minorHAnsi"/>
                <w:b/>
                <w:color w:val="000000"/>
              </w:rPr>
              <w:t xml:space="preserve"> </w:t>
            </w:r>
            <w:proofErr w:type="spellStart"/>
            <w:r w:rsidRPr="00DB25C4">
              <w:rPr>
                <w:rFonts w:cstheme="minorHAnsi"/>
                <w:b/>
                <w:color w:val="000000"/>
              </w:rPr>
              <w:t>tindak</w:t>
            </w:r>
            <w:proofErr w:type="spellEnd"/>
            <w:r w:rsidRPr="00DB25C4">
              <w:rPr>
                <w:rFonts w:cstheme="minorHAnsi"/>
                <w:b/>
                <w:color w:val="000000"/>
              </w:rPr>
              <w:t xml:space="preserve"> </w:t>
            </w:r>
            <w:proofErr w:type="spellStart"/>
            <w:r w:rsidRPr="00DB25C4">
              <w:rPr>
                <w:rFonts w:cstheme="minorHAnsi"/>
                <w:b/>
                <w:color w:val="000000"/>
              </w:rPr>
              <w:t>lanjut</w:t>
            </w:r>
            <w:proofErr w:type="spellEnd"/>
          </w:p>
        </w:tc>
      </w:tr>
      <w:tr w:rsidR="00EE2EA9" w:rsidRPr="00DB25C4" w14:paraId="76DD8F79" w14:textId="77777777" w:rsidTr="00C36A39">
        <w:trPr>
          <w:trHeight w:val="300"/>
        </w:trPr>
        <w:tc>
          <w:tcPr>
            <w:tcW w:w="3116" w:type="dxa"/>
          </w:tcPr>
          <w:p w14:paraId="06D9F58E"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eastAsia="Segoe UI" w:cstheme="minorHAnsi"/>
              </w:rPr>
              <w:t>Kebijakan</w:t>
            </w:r>
            <w:proofErr w:type="spellEnd"/>
            <w:r w:rsidRPr="00DB25C4">
              <w:rPr>
                <w:rFonts w:eastAsia="Segoe UI" w:cstheme="minorHAnsi"/>
              </w:rPr>
              <w:t xml:space="preserve"> dan </w:t>
            </w:r>
            <w:proofErr w:type="spellStart"/>
            <w:r w:rsidRPr="00DB25C4">
              <w:rPr>
                <w:rFonts w:eastAsia="Segoe UI" w:cstheme="minorHAnsi"/>
              </w:rPr>
              <w:t>peraturan</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cstheme="minorHAnsi"/>
                <w:color w:val="000000" w:themeColor="text1"/>
              </w:rPr>
              <w:t>peningkatan</w:t>
            </w:r>
            <w:proofErr w:type="spellEnd"/>
          </w:p>
          <w:p w14:paraId="72AE08DF" w14:textId="77777777" w:rsidR="00EE2EA9" w:rsidRPr="00DB25C4" w:rsidRDefault="00EE2EA9" w:rsidP="00687314">
            <w:pPr>
              <w:autoSpaceDE w:val="0"/>
              <w:autoSpaceDN w:val="0"/>
              <w:adjustRightInd w:val="0"/>
              <w:spacing w:after="0" w:line="240" w:lineRule="auto"/>
              <w:rPr>
                <w:rFonts w:cstheme="minorHAnsi"/>
                <w:color w:val="000000"/>
              </w:rPr>
            </w:pPr>
            <w:proofErr w:type="spellStart"/>
            <w:r w:rsidRPr="00DB25C4">
              <w:rPr>
                <w:rFonts w:cstheme="minorHAnsi"/>
                <w:color w:val="000000"/>
              </w:rPr>
              <w:t>perwujudan</w:t>
            </w:r>
            <w:proofErr w:type="spellEnd"/>
          </w:p>
          <w:p w14:paraId="19974D5F" w14:textId="77777777" w:rsidR="00EE2EA9" w:rsidRPr="00DB25C4" w:rsidRDefault="00EE2EA9" w:rsidP="00687314">
            <w:pPr>
              <w:autoSpaceDE w:val="0"/>
              <w:autoSpaceDN w:val="0"/>
              <w:adjustRightInd w:val="0"/>
              <w:spacing w:after="0" w:line="240" w:lineRule="auto"/>
              <w:rPr>
                <w:rFonts w:cstheme="minorHAnsi"/>
                <w:color w:val="000000"/>
              </w:rPr>
            </w:pPr>
            <w:proofErr w:type="spellStart"/>
            <w:r w:rsidRPr="00DB25C4">
              <w:rPr>
                <w:rFonts w:cstheme="minorHAnsi"/>
                <w:color w:val="000000"/>
              </w:rPr>
              <w:t>kepemimpinan</w:t>
            </w:r>
            <w:proofErr w:type="spellEnd"/>
          </w:p>
          <w:p w14:paraId="5C8000D0" w14:textId="77777777" w:rsidR="00EE2EA9" w:rsidRPr="00DB25C4" w:rsidRDefault="00EE2EA9" w:rsidP="00687314">
            <w:pPr>
              <w:autoSpaceDE w:val="0"/>
              <w:autoSpaceDN w:val="0"/>
              <w:adjustRightInd w:val="0"/>
              <w:spacing w:after="0" w:line="240" w:lineRule="auto"/>
              <w:rPr>
                <w:rFonts w:cstheme="minorHAnsi"/>
                <w:color w:val="000000"/>
              </w:rPr>
            </w:pPr>
            <w:proofErr w:type="spellStart"/>
            <w:r w:rsidRPr="00DB25C4">
              <w:rPr>
                <w:rFonts w:cstheme="minorHAnsi"/>
                <w:color w:val="000000"/>
              </w:rPr>
              <w:t>publik</w:t>
            </w:r>
            <w:proofErr w:type="spellEnd"/>
            <w:r w:rsidRPr="00DB25C4">
              <w:rPr>
                <w:rFonts w:cstheme="minorHAnsi"/>
                <w:color w:val="000000"/>
              </w:rPr>
              <w:t xml:space="preserve"> di FBS</w:t>
            </w:r>
          </w:p>
          <w:p w14:paraId="35AC1A75" w14:textId="77777777" w:rsidR="00EE2EA9" w:rsidRPr="00DB25C4" w:rsidRDefault="00EE2EA9" w:rsidP="00687314">
            <w:pPr>
              <w:autoSpaceDE w:val="0"/>
              <w:autoSpaceDN w:val="0"/>
              <w:adjustRightInd w:val="0"/>
              <w:spacing w:after="0" w:line="240" w:lineRule="auto"/>
              <w:rPr>
                <w:rFonts w:cstheme="minorHAnsi"/>
                <w:color w:val="000000"/>
              </w:rPr>
            </w:pPr>
            <w:r w:rsidRPr="00DB25C4">
              <w:rPr>
                <w:rFonts w:cstheme="minorHAnsi"/>
                <w:color w:val="000000"/>
              </w:rPr>
              <w:t>UMC</w:t>
            </w:r>
          </w:p>
          <w:p w14:paraId="267FCDC0" w14:textId="77777777" w:rsidR="00EE2EA9" w:rsidRPr="00DB25C4" w:rsidRDefault="00EE2EA9" w:rsidP="00687314">
            <w:pPr>
              <w:autoSpaceDE w:val="0"/>
              <w:autoSpaceDN w:val="0"/>
              <w:adjustRightInd w:val="0"/>
              <w:spacing w:after="0" w:line="240" w:lineRule="auto"/>
              <w:rPr>
                <w:rFonts w:cstheme="minorHAnsi"/>
              </w:rPr>
            </w:pPr>
            <w:r w:rsidRPr="00DB25C4">
              <w:rPr>
                <w:rFonts w:cstheme="minorHAnsi"/>
                <w:color w:val="000000"/>
              </w:rPr>
              <w:t xml:space="preserve">  </w:t>
            </w:r>
          </w:p>
        </w:tc>
        <w:tc>
          <w:tcPr>
            <w:tcW w:w="6360" w:type="dxa"/>
          </w:tcPr>
          <w:p w14:paraId="10051106" w14:textId="77777777" w:rsidR="00EE2EA9" w:rsidRPr="00DB25C4" w:rsidRDefault="00EE2EA9" w:rsidP="00687314">
            <w:pPr>
              <w:autoSpaceDE w:val="0"/>
              <w:autoSpaceDN w:val="0"/>
              <w:adjustRightInd w:val="0"/>
              <w:spacing w:after="0" w:line="240" w:lineRule="auto"/>
              <w:jc w:val="both"/>
              <w:rPr>
                <w:rFonts w:cstheme="minorHAnsi"/>
              </w:rPr>
            </w:pPr>
            <w:r w:rsidRPr="00DB25C4">
              <w:rPr>
                <w:rFonts w:eastAsia="Segoe UI" w:cstheme="minorHAnsi"/>
              </w:rPr>
              <w:t xml:space="preserve">FBS </w:t>
            </w:r>
            <w:proofErr w:type="spellStart"/>
            <w:r w:rsidRPr="00DB25C4">
              <w:rPr>
                <w:rFonts w:eastAsia="Segoe UI" w:cstheme="minorHAnsi"/>
              </w:rPr>
              <w:t>terus</w:t>
            </w:r>
            <w:proofErr w:type="spellEnd"/>
            <w:r w:rsidRPr="00DB25C4">
              <w:rPr>
                <w:rFonts w:eastAsia="Segoe UI" w:cstheme="minorHAnsi"/>
              </w:rPr>
              <w:t xml:space="preserve"> </w:t>
            </w:r>
            <w:proofErr w:type="spellStart"/>
            <w:r w:rsidRPr="00DB25C4">
              <w:rPr>
                <w:rFonts w:eastAsia="Segoe UI" w:cstheme="minorHAnsi"/>
              </w:rPr>
              <w:t>mempertahankan</w:t>
            </w:r>
            <w:proofErr w:type="spellEnd"/>
            <w:r w:rsidRPr="00DB25C4">
              <w:rPr>
                <w:rFonts w:eastAsia="Segoe UI" w:cstheme="minorHAnsi"/>
              </w:rPr>
              <w:t xml:space="preserve"> </w:t>
            </w:r>
            <w:proofErr w:type="spellStart"/>
            <w:r w:rsidRPr="00DB25C4">
              <w:rPr>
                <w:rFonts w:eastAsia="Segoe UI" w:cstheme="minorHAnsi"/>
              </w:rPr>
              <w:t>kebijakan</w:t>
            </w:r>
            <w:proofErr w:type="spellEnd"/>
            <w:r w:rsidRPr="00DB25C4">
              <w:rPr>
                <w:rFonts w:eastAsia="Segoe UI" w:cstheme="minorHAnsi"/>
              </w:rPr>
              <w:t xml:space="preserve"> dan </w:t>
            </w:r>
            <w:proofErr w:type="spellStart"/>
            <w:r w:rsidRPr="00DB25C4">
              <w:rPr>
                <w:rFonts w:eastAsia="Segoe UI" w:cstheme="minorHAnsi"/>
              </w:rPr>
              <w:t>peraturan</w:t>
            </w:r>
            <w:proofErr w:type="spellEnd"/>
            <w:r w:rsidRPr="00DB25C4">
              <w:rPr>
                <w:rFonts w:eastAsia="Segoe UI" w:cstheme="minorHAnsi"/>
              </w:rPr>
              <w:t xml:space="preserve"> yang </w:t>
            </w:r>
            <w:proofErr w:type="spellStart"/>
            <w:r w:rsidRPr="00DB25C4">
              <w:rPr>
                <w:rFonts w:eastAsia="Segoe UI" w:cstheme="minorHAnsi"/>
              </w:rPr>
              <w:t>dipertanggungjawabkan</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baik</w:t>
            </w:r>
            <w:proofErr w:type="spellEnd"/>
            <w:r w:rsidRPr="00DB25C4">
              <w:rPr>
                <w:rFonts w:eastAsia="Segoe UI" w:cstheme="minorHAnsi"/>
              </w:rPr>
              <w:t xml:space="preserve"> </w:t>
            </w:r>
            <w:proofErr w:type="spellStart"/>
            <w:r w:rsidRPr="00DB25C4">
              <w:rPr>
                <w:rFonts w:eastAsia="Segoe UI" w:cstheme="minorHAnsi"/>
              </w:rPr>
              <w:t>dalam</w:t>
            </w:r>
            <w:proofErr w:type="spellEnd"/>
            <w:r w:rsidRPr="00DB25C4">
              <w:rPr>
                <w:rFonts w:eastAsia="Segoe UI" w:cstheme="minorHAnsi"/>
              </w:rPr>
              <w:t xml:space="preserve"> tata </w:t>
            </w:r>
            <w:proofErr w:type="spellStart"/>
            <w:r w:rsidRPr="00DB25C4">
              <w:rPr>
                <w:rFonts w:eastAsia="Segoe UI" w:cstheme="minorHAnsi"/>
              </w:rPr>
              <w:t>pamong</w:t>
            </w:r>
            <w:proofErr w:type="spellEnd"/>
            <w:r w:rsidRPr="00DB25C4">
              <w:rPr>
                <w:rFonts w:eastAsia="Segoe UI" w:cstheme="minorHAnsi"/>
              </w:rPr>
              <w:t xml:space="preserve">. </w:t>
            </w:r>
            <w:proofErr w:type="spellStart"/>
            <w:r w:rsidRPr="00DB25C4">
              <w:rPr>
                <w:rFonts w:eastAsia="Segoe UI" w:cstheme="minorHAnsi"/>
              </w:rPr>
              <w:t>Selain</w:t>
            </w:r>
            <w:proofErr w:type="spellEnd"/>
            <w:r w:rsidRPr="00DB25C4">
              <w:rPr>
                <w:rFonts w:eastAsia="Segoe UI" w:cstheme="minorHAnsi"/>
              </w:rPr>
              <w:t xml:space="preserve"> </w:t>
            </w:r>
            <w:proofErr w:type="spellStart"/>
            <w:r w:rsidRPr="00DB25C4">
              <w:rPr>
                <w:rFonts w:eastAsia="Segoe UI" w:cstheme="minorHAnsi"/>
              </w:rPr>
              <w:t>itu</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prinsip</w:t>
            </w:r>
            <w:proofErr w:type="spellEnd"/>
            <w:r w:rsidRPr="00DB25C4">
              <w:rPr>
                <w:rFonts w:eastAsia="Segoe UI" w:cstheme="minorHAnsi"/>
              </w:rPr>
              <w:t xml:space="preserve"> </w:t>
            </w:r>
            <w:proofErr w:type="spellStart"/>
            <w:r w:rsidRPr="00DB25C4">
              <w:rPr>
                <w:rFonts w:eastAsia="Segoe UI" w:cstheme="minorHAnsi"/>
              </w:rPr>
              <w:t>transparansi</w:t>
            </w:r>
            <w:proofErr w:type="spellEnd"/>
            <w:r w:rsidRPr="00DB25C4">
              <w:rPr>
                <w:rFonts w:eastAsia="Segoe UI" w:cstheme="minorHAnsi"/>
              </w:rPr>
              <w:t xml:space="preserve"> </w:t>
            </w:r>
            <w:proofErr w:type="spellStart"/>
            <w:r w:rsidRPr="00DB25C4">
              <w:rPr>
                <w:rFonts w:eastAsia="Segoe UI" w:cstheme="minorHAnsi"/>
              </w:rPr>
              <w:t>melalui</w:t>
            </w:r>
            <w:proofErr w:type="spellEnd"/>
            <w:r w:rsidRPr="00DB25C4">
              <w:rPr>
                <w:rFonts w:eastAsia="Segoe UI" w:cstheme="minorHAnsi"/>
              </w:rPr>
              <w:t xml:space="preserve"> </w:t>
            </w:r>
            <w:proofErr w:type="spellStart"/>
            <w:r w:rsidRPr="00DB25C4">
              <w:rPr>
                <w:rFonts w:eastAsia="Segoe UI" w:cstheme="minorHAnsi"/>
              </w:rPr>
              <w:t>keterbukaan</w:t>
            </w:r>
            <w:proofErr w:type="spellEnd"/>
            <w:r w:rsidRPr="00DB25C4">
              <w:rPr>
                <w:rFonts w:eastAsia="Segoe UI" w:cstheme="minorHAnsi"/>
              </w:rPr>
              <w:t xml:space="preserve"> </w:t>
            </w:r>
            <w:proofErr w:type="spellStart"/>
            <w:r w:rsidRPr="00DB25C4">
              <w:rPr>
                <w:rFonts w:eastAsia="Segoe UI" w:cstheme="minorHAnsi"/>
              </w:rPr>
              <w:t>informasi</w:t>
            </w:r>
            <w:proofErr w:type="spellEnd"/>
            <w:r w:rsidRPr="00DB25C4">
              <w:rPr>
                <w:rFonts w:eastAsia="Segoe UI" w:cstheme="minorHAnsi"/>
              </w:rPr>
              <w:t xml:space="preserve"> dan </w:t>
            </w:r>
            <w:proofErr w:type="spellStart"/>
            <w:r w:rsidRPr="00DB25C4">
              <w:rPr>
                <w:rFonts w:eastAsia="Segoe UI" w:cstheme="minorHAnsi"/>
              </w:rPr>
              <w:t>komunikasi</w:t>
            </w:r>
            <w:proofErr w:type="spellEnd"/>
            <w:r w:rsidRPr="00DB25C4">
              <w:rPr>
                <w:rFonts w:eastAsia="Segoe UI" w:cstheme="minorHAnsi"/>
              </w:rPr>
              <w:t xml:space="preserve"> yang </w:t>
            </w:r>
            <w:proofErr w:type="spellStart"/>
            <w:r w:rsidRPr="00DB25C4">
              <w:rPr>
                <w:rFonts w:eastAsia="Segoe UI" w:cstheme="minorHAnsi"/>
              </w:rPr>
              <w:t>baik</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sistem</w:t>
            </w:r>
            <w:proofErr w:type="spellEnd"/>
            <w:r w:rsidRPr="00DB25C4">
              <w:rPr>
                <w:rFonts w:eastAsia="Segoe UI" w:cstheme="minorHAnsi"/>
              </w:rPr>
              <w:t xml:space="preserve"> tata </w:t>
            </w:r>
            <w:proofErr w:type="spellStart"/>
            <w:r w:rsidRPr="00DB25C4">
              <w:rPr>
                <w:rFonts w:eastAsia="Segoe UI" w:cstheme="minorHAnsi"/>
              </w:rPr>
              <w:t>pamong</w:t>
            </w:r>
            <w:proofErr w:type="spellEnd"/>
            <w:r w:rsidRPr="00DB25C4">
              <w:rPr>
                <w:rFonts w:eastAsia="Segoe UI" w:cstheme="minorHAnsi"/>
              </w:rPr>
              <w:t xml:space="preserve"> yang </w:t>
            </w:r>
            <w:proofErr w:type="spellStart"/>
            <w:r w:rsidRPr="00DB25C4">
              <w:rPr>
                <w:rFonts w:eastAsia="Segoe UI" w:cstheme="minorHAnsi"/>
              </w:rPr>
              <w:t>akuntabel</w:t>
            </w:r>
            <w:proofErr w:type="spellEnd"/>
            <w:r w:rsidRPr="00DB25C4">
              <w:rPr>
                <w:rFonts w:eastAsia="Segoe UI" w:cstheme="minorHAnsi"/>
              </w:rPr>
              <w:t xml:space="preserve"> </w:t>
            </w:r>
            <w:proofErr w:type="spellStart"/>
            <w:r w:rsidRPr="00DB25C4">
              <w:rPr>
                <w:rFonts w:eastAsia="Segoe UI" w:cstheme="minorHAnsi"/>
              </w:rPr>
              <w:t>melalui</w:t>
            </w:r>
            <w:proofErr w:type="spellEnd"/>
            <w:r w:rsidRPr="00DB25C4">
              <w:rPr>
                <w:rFonts w:eastAsia="Segoe UI" w:cstheme="minorHAnsi"/>
              </w:rPr>
              <w:t xml:space="preserve"> </w:t>
            </w:r>
            <w:proofErr w:type="spellStart"/>
            <w:r w:rsidRPr="00DB25C4">
              <w:rPr>
                <w:rFonts w:eastAsia="Segoe UI" w:cstheme="minorHAnsi"/>
              </w:rPr>
              <w:t>evaluasi</w:t>
            </w:r>
            <w:proofErr w:type="spellEnd"/>
            <w:r w:rsidRPr="00DB25C4">
              <w:rPr>
                <w:rFonts w:eastAsia="Segoe UI" w:cstheme="minorHAnsi"/>
              </w:rPr>
              <w:t xml:space="preserve"> dan </w:t>
            </w:r>
            <w:proofErr w:type="spellStart"/>
            <w:r w:rsidRPr="00DB25C4">
              <w:rPr>
                <w:rFonts w:eastAsia="Segoe UI" w:cstheme="minorHAnsi"/>
              </w:rPr>
              <w:t>pelaksanaan</w:t>
            </w:r>
            <w:proofErr w:type="spellEnd"/>
            <w:r w:rsidRPr="00DB25C4">
              <w:rPr>
                <w:rFonts w:eastAsia="Segoe UI" w:cstheme="minorHAnsi"/>
              </w:rPr>
              <w:t xml:space="preserve"> </w:t>
            </w:r>
            <w:proofErr w:type="spellStart"/>
            <w:r w:rsidRPr="00DB25C4">
              <w:rPr>
                <w:rFonts w:eastAsia="Segoe UI" w:cstheme="minorHAnsi"/>
              </w:rPr>
              <w:t>Renstra</w:t>
            </w:r>
            <w:proofErr w:type="spellEnd"/>
            <w:r w:rsidRPr="00DB25C4">
              <w:rPr>
                <w:rFonts w:eastAsia="Segoe UI" w:cstheme="minorHAnsi"/>
              </w:rPr>
              <w:t xml:space="preserve"> </w:t>
            </w:r>
            <w:proofErr w:type="spellStart"/>
            <w:r w:rsidRPr="00DB25C4">
              <w:rPr>
                <w:rFonts w:eastAsia="Segoe UI" w:cstheme="minorHAnsi"/>
              </w:rPr>
              <w:t>serta</w:t>
            </w:r>
            <w:proofErr w:type="spellEnd"/>
            <w:r w:rsidRPr="00DB25C4">
              <w:rPr>
                <w:rFonts w:eastAsia="Segoe UI" w:cstheme="minorHAnsi"/>
              </w:rPr>
              <w:t xml:space="preserve"> </w:t>
            </w:r>
            <w:proofErr w:type="spellStart"/>
            <w:r w:rsidRPr="00DB25C4">
              <w:rPr>
                <w:rFonts w:eastAsia="Segoe UI" w:cstheme="minorHAnsi"/>
              </w:rPr>
              <w:t>kinerja</w:t>
            </w:r>
            <w:proofErr w:type="spellEnd"/>
            <w:r w:rsidRPr="00DB25C4">
              <w:rPr>
                <w:rFonts w:eastAsia="Segoe UI" w:cstheme="minorHAnsi"/>
              </w:rPr>
              <w:t xml:space="preserve"> </w:t>
            </w:r>
            <w:proofErr w:type="spellStart"/>
            <w:r w:rsidRPr="00DB25C4">
              <w:rPr>
                <w:rFonts w:eastAsia="Segoe UI" w:cstheme="minorHAnsi"/>
              </w:rPr>
              <w:t>dosen</w:t>
            </w:r>
            <w:proofErr w:type="spellEnd"/>
            <w:r w:rsidRPr="00DB25C4">
              <w:rPr>
                <w:rFonts w:eastAsia="Segoe UI" w:cstheme="minorHAnsi"/>
              </w:rPr>
              <w:t xml:space="preserve"> yang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dipertanggungjawabkan</w:t>
            </w:r>
            <w:proofErr w:type="spellEnd"/>
            <w:r w:rsidRPr="00DB25C4">
              <w:rPr>
                <w:rFonts w:eastAsia="Segoe UI" w:cstheme="minorHAnsi"/>
              </w:rPr>
              <w:t xml:space="preserve">, </w:t>
            </w:r>
            <w:proofErr w:type="spellStart"/>
            <w:r w:rsidRPr="00DB25C4">
              <w:rPr>
                <w:rFonts w:eastAsia="Segoe UI" w:cstheme="minorHAnsi"/>
              </w:rPr>
              <w:t>serta</w:t>
            </w:r>
            <w:proofErr w:type="spellEnd"/>
            <w:r w:rsidRPr="00DB25C4">
              <w:rPr>
                <w:rFonts w:eastAsia="Segoe UI" w:cstheme="minorHAnsi"/>
              </w:rPr>
              <w:t xml:space="preserve"> </w:t>
            </w:r>
            <w:proofErr w:type="spellStart"/>
            <w:r w:rsidRPr="00DB25C4">
              <w:rPr>
                <w:rFonts w:eastAsia="Segoe UI" w:cstheme="minorHAnsi"/>
              </w:rPr>
              <w:t>melakukan</w:t>
            </w:r>
            <w:proofErr w:type="spellEnd"/>
            <w:r w:rsidRPr="00DB25C4">
              <w:rPr>
                <w:rFonts w:eastAsia="Segoe UI" w:cstheme="minorHAnsi"/>
              </w:rPr>
              <w:t xml:space="preserve"> </w:t>
            </w:r>
            <w:proofErr w:type="spellStart"/>
            <w:r w:rsidRPr="00DB25C4">
              <w:rPr>
                <w:rFonts w:eastAsia="Segoe UI" w:cstheme="minorHAnsi"/>
              </w:rPr>
              <w:t>survei</w:t>
            </w:r>
            <w:proofErr w:type="spellEnd"/>
            <w:r w:rsidRPr="00DB25C4">
              <w:rPr>
                <w:rFonts w:eastAsia="Segoe UI" w:cstheme="minorHAnsi"/>
              </w:rPr>
              <w:t xml:space="preserve"> </w:t>
            </w:r>
            <w:proofErr w:type="spellStart"/>
            <w:r w:rsidRPr="00DB25C4">
              <w:rPr>
                <w:rFonts w:eastAsia="Segoe UI" w:cstheme="minorHAnsi"/>
              </w:rPr>
              <w:t>kepuasan</w:t>
            </w:r>
            <w:proofErr w:type="spellEnd"/>
            <w:r w:rsidRPr="00DB25C4">
              <w:rPr>
                <w:rFonts w:eastAsia="Segoe UI" w:cstheme="minorHAnsi"/>
              </w:rPr>
              <w:t xml:space="preserve"> </w:t>
            </w:r>
            <w:proofErr w:type="spellStart"/>
            <w:r w:rsidRPr="00DB25C4">
              <w:rPr>
                <w:rFonts w:eastAsia="Segoe UI" w:cstheme="minorHAnsi"/>
              </w:rPr>
              <w:t>secara</w:t>
            </w:r>
            <w:proofErr w:type="spellEnd"/>
            <w:r w:rsidRPr="00DB25C4">
              <w:rPr>
                <w:rFonts w:eastAsia="Segoe UI" w:cstheme="minorHAnsi"/>
              </w:rPr>
              <w:t xml:space="preserve"> </w:t>
            </w:r>
            <w:proofErr w:type="spellStart"/>
            <w:r w:rsidRPr="00DB25C4">
              <w:rPr>
                <w:rFonts w:eastAsia="Segoe UI" w:cstheme="minorHAnsi"/>
              </w:rPr>
              <w:t>berkala</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mengevaluasi</w:t>
            </w:r>
            <w:proofErr w:type="spellEnd"/>
            <w:r w:rsidRPr="00DB25C4">
              <w:rPr>
                <w:rFonts w:eastAsia="Segoe UI" w:cstheme="minorHAnsi"/>
              </w:rPr>
              <w:t xml:space="preserve"> </w:t>
            </w:r>
            <w:proofErr w:type="spellStart"/>
            <w:r w:rsidRPr="00DB25C4">
              <w:rPr>
                <w:rFonts w:eastAsia="Segoe UI" w:cstheme="minorHAnsi"/>
              </w:rPr>
              <w:t>kinerja</w:t>
            </w:r>
            <w:proofErr w:type="spellEnd"/>
            <w:r w:rsidRPr="00DB25C4">
              <w:rPr>
                <w:rFonts w:eastAsia="Segoe UI" w:cstheme="minorHAnsi"/>
              </w:rPr>
              <w:t xml:space="preserve"> di </w:t>
            </w:r>
            <w:proofErr w:type="spellStart"/>
            <w:r w:rsidRPr="00DB25C4">
              <w:rPr>
                <w:rFonts w:eastAsia="Segoe UI" w:cstheme="minorHAnsi"/>
              </w:rPr>
              <w:t>berbagai</w:t>
            </w:r>
            <w:proofErr w:type="spellEnd"/>
            <w:r w:rsidRPr="00DB25C4">
              <w:rPr>
                <w:rFonts w:eastAsia="Segoe UI" w:cstheme="minorHAnsi"/>
              </w:rPr>
              <w:t xml:space="preserve"> </w:t>
            </w:r>
            <w:proofErr w:type="spellStart"/>
            <w:r w:rsidRPr="00DB25C4">
              <w:rPr>
                <w:rFonts w:eastAsia="Segoe UI" w:cstheme="minorHAnsi"/>
              </w:rPr>
              <w:t>bidang</w:t>
            </w:r>
            <w:proofErr w:type="spellEnd"/>
            <w:r w:rsidRPr="00DB25C4">
              <w:rPr>
                <w:rFonts w:eastAsia="Segoe UI" w:cstheme="minorHAnsi"/>
              </w:rPr>
              <w:t xml:space="preserve">. </w:t>
            </w:r>
          </w:p>
          <w:p w14:paraId="2D6AD797" w14:textId="77777777" w:rsidR="00EE2EA9" w:rsidRPr="00DB25C4" w:rsidRDefault="00EE2EA9" w:rsidP="00687314">
            <w:pPr>
              <w:autoSpaceDE w:val="0"/>
              <w:autoSpaceDN w:val="0"/>
              <w:adjustRightInd w:val="0"/>
              <w:spacing w:after="0" w:line="240" w:lineRule="auto"/>
              <w:jc w:val="both"/>
              <w:rPr>
                <w:rFonts w:cstheme="minorHAnsi"/>
                <w:color w:val="000000"/>
              </w:rPr>
            </w:pPr>
            <w:r w:rsidRPr="00DB25C4">
              <w:rPr>
                <w:rFonts w:eastAsia="Segoe UI" w:cstheme="minorHAnsi"/>
              </w:rPr>
              <w:t xml:space="preserve">FBS juga </w:t>
            </w:r>
            <w:proofErr w:type="spellStart"/>
            <w:r w:rsidRPr="00DB25C4">
              <w:rPr>
                <w:rFonts w:eastAsia="Segoe UI" w:cstheme="minorHAnsi"/>
              </w:rPr>
              <w:t>harus</w:t>
            </w:r>
            <w:proofErr w:type="spellEnd"/>
            <w:r w:rsidRPr="00DB25C4">
              <w:rPr>
                <w:rFonts w:eastAsia="Segoe UI" w:cstheme="minorHAnsi"/>
              </w:rPr>
              <w:t xml:space="preserve"> </w:t>
            </w:r>
            <w:proofErr w:type="spellStart"/>
            <w:r w:rsidRPr="00DB25C4">
              <w:rPr>
                <w:rFonts w:eastAsia="Segoe UI" w:cstheme="minorHAnsi"/>
              </w:rPr>
              <w:t>bertanggung</w:t>
            </w:r>
            <w:proofErr w:type="spellEnd"/>
            <w:r w:rsidRPr="00DB25C4">
              <w:rPr>
                <w:rFonts w:eastAsia="Segoe UI" w:cstheme="minorHAnsi"/>
              </w:rPr>
              <w:t xml:space="preserve"> </w:t>
            </w:r>
            <w:proofErr w:type="spellStart"/>
            <w:r w:rsidRPr="00DB25C4">
              <w:rPr>
                <w:rFonts w:eastAsia="Segoe UI" w:cstheme="minorHAnsi"/>
              </w:rPr>
              <w:t>jawab</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mencapai</w:t>
            </w:r>
            <w:proofErr w:type="spellEnd"/>
            <w:r w:rsidRPr="00DB25C4">
              <w:rPr>
                <w:rFonts w:eastAsia="Segoe UI" w:cstheme="minorHAnsi"/>
              </w:rPr>
              <w:t xml:space="preserve"> </w:t>
            </w:r>
            <w:proofErr w:type="spellStart"/>
            <w:r w:rsidRPr="00DB25C4">
              <w:rPr>
                <w:rFonts w:eastAsia="Segoe UI" w:cstheme="minorHAnsi"/>
              </w:rPr>
              <w:t>visi</w:t>
            </w:r>
            <w:proofErr w:type="spellEnd"/>
            <w:r w:rsidRPr="00DB25C4">
              <w:rPr>
                <w:rFonts w:eastAsia="Segoe UI" w:cstheme="minorHAnsi"/>
              </w:rPr>
              <w:t xml:space="preserve">, </w:t>
            </w:r>
            <w:proofErr w:type="spellStart"/>
            <w:r w:rsidRPr="00DB25C4">
              <w:rPr>
                <w:rFonts w:eastAsia="Segoe UI" w:cstheme="minorHAnsi"/>
              </w:rPr>
              <w:t>menjalankan</w:t>
            </w:r>
            <w:proofErr w:type="spellEnd"/>
            <w:r w:rsidRPr="00DB25C4">
              <w:rPr>
                <w:rFonts w:eastAsia="Segoe UI" w:cstheme="minorHAnsi"/>
              </w:rPr>
              <w:t xml:space="preserve"> </w:t>
            </w:r>
            <w:proofErr w:type="spellStart"/>
            <w:r w:rsidRPr="00DB25C4">
              <w:rPr>
                <w:rFonts w:eastAsia="Segoe UI" w:cstheme="minorHAnsi"/>
              </w:rPr>
              <w:t>misi</w:t>
            </w:r>
            <w:proofErr w:type="spellEnd"/>
            <w:r w:rsidRPr="00DB25C4">
              <w:rPr>
                <w:rFonts w:eastAsia="Segoe UI" w:cstheme="minorHAnsi"/>
              </w:rPr>
              <w:t xml:space="preserve">, dan </w:t>
            </w:r>
            <w:proofErr w:type="spellStart"/>
            <w:r w:rsidRPr="00DB25C4">
              <w:rPr>
                <w:rFonts w:eastAsia="Segoe UI" w:cstheme="minorHAnsi"/>
              </w:rPr>
              <w:t>mencapai</w:t>
            </w:r>
            <w:proofErr w:type="spellEnd"/>
            <w:r w:rsidRPr="00DB25C4">
              <w:rPr>
                <w:rFonts w:eastAsia="Segoe UI" w:cstheme="minorHAnsi"/>
              </w:rPr>
              <w:t xml:space="preserve"> </w:t>
            </w:r>
            <w:proofErr w:type="spellStart"/>
            <w:r w:rsidRPr="00DB25C4">
              <w:rPr>
                <w:rFonts w:eastAsia="Segoe UI" w:cstheme="minorHAnsi"/>
              </w:rPr>
              <w:t>tujuannya</w:t>
            </w:r>
            <w:proofErr w:type="spellEnd"/>
            <w:r w:rsidRPr="00DB25C4">
              <w:rPr>
                <w:rFonts w:eastAsia="Segoe UI" w:cstheme="minorHAnsi"/>
              </w:rPr>
              <w:t xml:space="preserve"> </w:t>
            </w:r>
            <w:proofErr w:type="spellStart"/>
            <w:r w:rsidRPr="00DB25C4">
              <w:rPr>
                <w:rFonts w:eastAsia="Segoe UI" w:cstheme="minorHAnsi"/>
              </w:rPr>
              <w:t>melalui</w:t>
            </w:r>
            <w:proofErr w:type="spellEnd"/>
            <w:r w:rsidRPr="00DB25C4">
              <w:rPr>
                <w:rFonts w:eastAsia="Segoe UI" w:cstheme="minorHAnsi"/>
              </w:rPr>
              <w:t xml:space="preserve"> </w:t>
            </w:r>
            <w:proofErr w:type="spellStart"/>
            <w:r w:rsidRPr="00DB25C4">
              <w:rPr>
                <w:rFonts w:eastAsia="Segoe UI" w:cstheme="minorHAnsi"/>
              </w:rPr>
              <w:t>aktivitas</w:t>
            </w:r>
            <w:proofErr w:type="spellEnd"/>
            <w:r w:rsidRPr="00DB25C4">
              <w:rPr>
                <w:rFonts w:eastAsia="Segoe UI" w:cstheme="minorHAnsi"/>
              </w:rPr>
              <w:t xml:space="preserve"> Tri Dharma dan </w:t>
            </w:r>
            <w:proofErr w:type="spellStart"/>
            <w:r w:rsidRPr="00DB25C4">
              <w:rPr>
                <w:rFonts w:eastAsia="Segoe UI" w:cstheme="minorHAnsi"/>
              </w:rPr>
              <w:t>melaporkan</w:t>
            </w:r>
            <w:proofErr w:type="spellEnd"/>
            <w:r w:rsidRPr="00DB25C4">
              <w:rPr>
                <w:rFonts w:eastAsia="Segoe UI" w:cstheme="minorHAnsi"/>
              </w:rPr>
              <w:t xml:space="preserve"> </w:t>
            </w:r>
            <w:proofErr w:type="spellStart"/>
            <w:r w:rsidRPr="00DB25C4">
              <w:rPr>
                <w:rFonts w:eastAsia="Segoe UI" w:cstheme="minorHAnsi"/>
              </w:rPr>
              <w:t>keterlaksanaan</w:t>
            </w:r>
            <w:proofErr w:type="spellEnd"/>
            <w:r w:rsidRPr="00DB25C4">
              <w:rPr>
                <w:rFonts w:eastAsia="Segoe UI" w:cstheme="minorHAnsi"/>
              </w:rPr>
              <w:t xml:space="preserve"> </w:t>
            </w:r>
            <w:proofErr w:type="spellStart"/>
            <w:r w:rsidRPr="00DB25C4">
              <w:rPr>
                <w:rFonts w:eastAsia="Segoe UI" w:cstheme="minorHAnsi"/>
              </w:rPr>
              <w:t>Renstra</w:t>
            </w:r>
            <w:proofErr w:type="spellEnd"/>
            <w:r w:rsidRPr="00DB25C4">
              <w:rPr>
                <w:rFonts w:eastAsia="Segoe UI" w:cstheme="minorHAnsi"/>
              </w:rPr>
              <w:t xml:space="preserve"> </w:t>
            </w:r>
            <w:proofErr w:type="spellStart"/>
            <w:r w:rsidRPr="00DB25C4">
              <w:rPr>
                <w:rFonts w:eastAsia="Segoe UI" w:cstheme="minorHAnsi"/>
              </w:rPr>
              <w:t>Fakultas</w:t>
            </w:r>
            <w:proofErr w:type="spellEnd"/>
            <w:r w:rsidRPr="00DB25C4">
              <w:rPr>
                <w:rFonts w:eastAsia="Segoe UI" w:cstheme="minorHAnsi"/>
              </w:rPr>
              <w:t xml:space="preserve">. </w:t>
            </w:r>
            <w:proofErr w:type="spellStart"/>
            <w:r w:rsidRPr="00DB25C4">
              <w:rPr>
                <w:rFonts w:eastAsia="Segoe UI" w:cstheme="minorHAnsi"/>
              </w:rPr>
              <w:t>Selain</w:t>
            </w:r>
            <w:proofErr w:type="spellEnd"/>
            <w:r w:rsidRPr="00DB25C4">
              <w:rPr>
                <w:rFonts w:eastAsia="Segoe UI" w:cstheme="minorHAnsi"/>
              </w:rPr>
              <w:t xml:space="preserve"> </w:t>
            </w:r>
            <w:proofErr w:type="spellStart"/>
            <w:r w:rsidRPr="00DB25C4">
              <w:rPr>
                <w:rFonts w:eastAsia="Segoe UI" w:cstheme="minorHAnsi"/>
              </w:rPr>
              <w:t>itu</w:t>
            </w:r>
            <w:proofErr w:type="spellEnd"/>
            <w:r w:rsidRPr="00DB25C4">
              <w:rPr>
                <w:rFonts w:eastAsia="Segoe UI" w:cstheme="minorHAnsi"/>
              </w:rPr>
              <w:t xml:space="preserve">, </w:t>
            </w:r>
            <w:proofErr w:type="spellStart"/>
            <w:r w:rsidRPr="00DB25C4">
              <w:rPr>
                <w:rFonts w:eastAsia="Segoe UI" w:cstheme="minorHAnsi"/>
              </w:rPr>
              <w:t>menempatkan</w:t>
            </w:r>
            <w:proofErr w:type="spellEnd"/>
            <w:r w:rsidRPr="00DB25C4">
              <w:rPr>
                <w:rFonts w:eastAsia="Segoe UI" w:cstheme="minorHAnsi"/>
              </w:rPr>
              <w:t xml:space="preserve"> </w:t>
            </w:r>
            <w:proofErr w:type="spellStart"/>
            <w:r w:rsidRPr="00DB25C4">
              <w:rPr>
                <w:rFonts w:eastAsia="Segoe UI" w:cstheme="minorHAnsi"/>
              </w:rPr>
              <w:t>tenaga</w:t>
            </w:r>
            <w:proofErr w:type="spellEnd"/>
            <w:r w:rsidRPr="00DB25C4">
              <w:rPr>
                <w:rFonts w:eastAsia="Segoe UI" w:cstheme="minorHAnsi"/>
              </w:rPr>
              <w:t xml:space="preserve"> </w:t>
            </w:r>
            <w:proofErr w:type="spellStart"/>
            <w:r w:rsidRPr="00DB25C4">
              <w:rPr>
                <w:rFonts w:eastAsia="Segoe UI" w:cstheme="minorHAnsi"/>
              </w:rPr>
              <w:t>kependidikan</w:t>
            </w:r>
            <w:proofErr w:type="spellEnd"/>
            <w:r w:rsidRPr="00DB25C4">
              <w:rPr>
                <w:rFonts w:eastAsia="Segoe UI" w:cstheme="minorHAnsi"/>
              </w:rPr>
              <w:t xml:space="preserve"> </w:t>
            </w:r>
            <w:proofErr w:type="spellStart"/>
            <w:r w:rsidRPr="00DB25C4">
              <w:rPr>
                <w:rFonts w:eastAsia="Segoe UI" w:cstheme="minorHAnsi"/>
              </w:rPr>
              <w:t>sesuai</w:t>
            </w:r>
            <w:proofErr w:type="spellEnd"/>
            <w:r w:rsidRPr="00DB25C4">
              <w:rPr>
                <w:rFonts w:eastAsia="Segoe UI" w:cstheme="minorHAnsi"/>
              </w:rPr>
              <w:t xml:space="preserve"> </w:t>
            </w:r>
            <w:proofErr w:type="spellStart"/>
            <w:r w:rsidRPr="00DB25C4">
              <w:rPr>
                <w:rFonts w:eastAsia="Segoe UI" w:cstheme="minorHAnsi"/>
              </w:rPr>
              <w:t>kualifikasi</w:t>
            </w:r>
            <w:proofErr w:type="spellEnd"/>
            <w:r w:rsidRPr="00DB25C4">
              <w:rPr>
                <w:rFonts w:eastAsia="Segoe UI" w:cstheme="minorHAnsi"/>
              </w:rPr>
              <w:t xml:space="preserve"> dan </w:t>
            </w:r>
            <w:proofErr w:type="spellStart"/>
            <w:r w:rsidRPr="00DB25C4">
              <w:rPr>
                <w:rFonts w:eastAsia="Segoe UI" w:cstheme="minorHAnsi"/>
              </w:rPr>
              <w:t>kompetensinya</w:t>
            </w:r>
            <w:proofErr w:type="spellEnd"/>
            <w:r w:rsidRPr="00DB25C4">
              <w:rPr>
                <w:rFonts w:eastAsia="Segoe UI" w:cstheme="minorHAnsi"/>
              </w:rPr>
              <w:t xml:space="preserve">, </w:t>
            </w:r>
            <w:proofErr w:type="spellStart"/>
            <w:r w:rsidRPr="00DB25C4">
              <w:rPr>
                <w:rFonts w:eastAsia="Segoe UI" w:cstheme="minorHAnsi"/>
              </w:rPr>
              <w:t>merekrut</w:t>
            </w:r>
            <w:proofErr w:type="spellEnd"/>
            <w:r w:rsidRPr="00DB25C4">
              <w:rPr>
                <w:rFonts w:eastAsia="Segoe UI" w:cstheme="minorHAnsi"/>
              </w:rPr>
              <w:t xml:space="preserve"> </w:t>
            </w:r>
            <w:proofErr w:type="spellStart"/>
            <w:r w:rsidRPr="00DB25C4">
              <w:rPr>
                <w:rFonts w:eastAsia="Segoe UI" w:cstheme="minorHAnsi"/>
              </w:rPr>
              <w:t>dosen</w:t>
            </w:r>
            <w:proofErr w:type="spellEnd"/>
            <w:r w:rsidRPr="00DB25C4">
              <w:rPr>
                <w:rFonts w:eastAsia="Segoe UI" w:cstheme="minorHAnsi"/>
              </w:rPr>
              <w:t xml:space="preserve"> dan </w:t>
            </w:r>
            <w:proofErr w:type="spellStart"/>
            <w:r w:rsidRPr="00DB25C4">
              <w:rPr>
                <w:rFonts w:eastAsia="Segoe UI" w:cstheme="minorHAnsi"/>
              </w:rPr>
              <w:t>tenaga</w:t>
            </w:r>
            <w:proofErr w:type="spellEnd"/>
            <w:r w:rsidRPr="00DB25C4">
              <w:rPr>
                <w:rFonts w:eastAsia="Segoe UI" w:cstheme="minorHAnsi"/>
              </w:rPr>
              <w:t xml:space="preserve"> </w:t>
            </w:r>
            <w:proofErr w:type="spellStart"/>
            <w:r w:rsidRPr="00DB25C4">
              <w:rPr>
                <w:rFonts w:eastAsia="Segoe UI" w:cstheme="minorHAnsi"/>
              </w:rPr>
              <w:t>kependidikan</w:t>
            </w:r>
            <w:proofErr w:type="spellEnd"/>
            <w:r w:rsidRPr="00DB25C4">
              <w:rPr>
                <w:rFonts w:eastAsia="Segoe UI" w:cstheme="minorHAnsi"/>
              </w:rPr>
              <w:t xml:space="preserve"> </w:t>
            </w:r>
            <w:proofErr w:type="spellStart"/>
            <w:r w:rsidRPr="00DB25C4">
              <w:rPr>
                <w:rFonts w:eastAsia="Segoe UI" w:cstheme="minorHAnsi"/>
              </w:rPr>
              <w:t>berdasarkan</w:t>
            </w:r>
            <w:proofErr w:type="spellEnd"/>
            <w:r w:rsidRPr="00DB25C4">
              <w:rPr>
                <w:rFonts w:eastAsia="Segoe UI" w:cstheme="minorHAnsi"/>
              </w:rPr>
              <w:t xml:space="preserve"> </w:t>
            </w:r>
            <w:proofErr w:type="spellStart"/>
            <w:r w:rsidRPr="00DB25C4">
              <w:rPr>
                <w:rFonts w:eastAsia="Segoe UI" w:cstheme="minorHAnsi"/>
              </w:rPr>
              <w:t>tes</w:t>
            </w:r>
            <w:proofErr w:type="spellEnd"/>
            <w:r w:rsidRPr="00DB25C4">
              <w:rPr>
                <w:rFonts w:eastAsia="Segoe UI" w:cstheme="minorHAnsi"/>
              </w:rPr>
              <w:t xml:space="preserve"> </w:t>
            </w:r>
            <w:proofErr w:type="spellStart"/>
            <w:r w:rsidRPr="00DB25C4">
              <w:rPr>
                <w:rFonts w:eastAsia="Segoe UI" w:cstheme="minorHAnsi"/>
              </w:rPr>
              <w:t>kualifikasi</w:t>
            </w:r>
            <w:proofErr w:type="spellEnd"/>
            <w:r w:rsidRPr="00DB25C4">
              <w:rPr>
                <w:rFonts w:eastAsia="Segoe UI" w:cstheme="minorHAnsi"/>
              </w:rPr>
              <w:t xml:space="preserve">, dan </w:t>
            </w:r>
            <w:proofErr w:type="spellStart"/>
            <w:r w:rsidRPr="00DB25C4">
              <w:rPr>
                <w:rFonts w:eastAsia="Segoe UI" w:cstheme="minorHAnsi"/>
              </w:rPr>
              <w:t>memberikan</w:t>
            </w:r>
            <w:proofErr w:type="spellEnd"/>
            <w:r w:rsidRPr="00DB25C4">
              <w:rPr>
                <w:rFonts w:eastAsia="Segoe UI" w:cstheme="minorHAnsi"/>
              </w:rPr>
              <w:t xml:space="preserve"> </w:t>
            </w:r>
            <w:proofErr w:type="spellStart"/>
            <w:r w:rsidRPr="00DB25C4">
              <w:rPr>
                <w:rFonts w:eastAsia="Segoe UI" w:cstheme="minorHAnsi"/>
              </w:rPr>
              <w:t>kesempatan</w:t>
            </w:r>
            <w:proofErr w:type="spellEnd"/>
            <w:r w:rsidRPr="00DB25C4">
              <w:rPr>
                <w:rFonts w:eastAsia="Segoe UI" w:cstheme="minorHAnsi"/>
              </w:rPr>
              <w:t xml:space="preserve"> </w:t>
            </w:r>
            <w:proofErr w:type="spellStart"/>
            <w:r w:rsidRPr="00DB25C4">
              <w:rPr>
                <w:rFonts w:eastAsia="Segoe UI" w:cstheme="minorHAnsi"/>
              </w:rPr>
              <w:t>pengembangan</w:t>
            </w:r>
            <w:proofErr w:type="spellEnd"/>
            <w:r w:rsidRPr="00DB25C4">
              <w:rPr>
                <w:rFonts w:eastAsia="Segoe UI" w:cstheme="minorHAnsi"/>
              </w:rPr>
              <w:t xml:space="preserve"> </w:t>
            </w:r>
            <w:proofErr w:type="spellStart"/>
            <w:r w:rsidRPr="00DB25C4">
              <w:rPr>
                <w:rFonts w:eastAsia="Segoe UI" w:cstheme="minorHAnsi"/>
              </w:rPr>
              <w:t>diri</w:t>
            </w:r>
            <w:proofErr w:type="spellEnd"/>
            <w:r w:rsidRPr="00DB25C4">
              <w:rPr>
                <w:rFonts w:eastAsia="Segoe UI" w:cstheme="minorHAnsi"/>
              </w:rPr>
              <w:t xml:space="preserve"> </w:t>
            </w:r>
            <w:proofErr w:type="spellStart"/>
            <w:r w:rsidRPr="00DB25C4">
              <w:rPr>
                <w:rFonts w:eastAsia="Segoe UI" w:cstheme="minorHAnsi"/>
              </w:rPr>
              <w:t>dosen</w:t>
            </w:r>
            <w:proofErr w:type="spellEnd"/>
            <w:r w:rsidRPr="00DB25C4">
              <w:rPr>
                <w:rFonts w:cstheme="minorHAnsi"/>
                <w:color w:val="000000" w:themeColor="text1"/>
              </w:rPr>
              <w:t>.</w:t>
            </w:r>
          </w:p>
        </w:tc>
      </w:tr>
      <w:tr w:rsidR="00EE2EA9" w:rsidRPr="00DB25C4" w14:paraId="36E6FF30" w14:textId="77777777" w:rsidTr="00C36A39">
        <w:trPr>
          <w:trHeight w:val="300"/>
        </w:trPr>
        <w:tc>
          <w:tcPr>
            <w:tcW w:w="3116" w:type="dxa"/>
          </w:tcPr>
          <w:p w14:paraId="2CD60A12" w14:textId="77777777" w:rsidR="00EE2EA9" w:rsidRPr="00DB25C4" w:rsidRDefault="00EE2EA9" w:rsidP="00687314">
            <w:pPr>
              <w:autoSpaceDE w:val="0"/>
              <w:autoSpaceDN w:val="0"/>
              <w:adjustRightInd w:val="0"/>
              <w:spacing w:after="0" w:line="240" w:lineRule="auto"/>
              <w:rPr>
                <w:rFonts w:cstheme="minorHAnsi"/>
                <w:color w:val="000000"/>
              </w:rPr>
            </w:pPr>
            <w:proofErr w:type="spellStart"/>
            <w:r w:rsidRPr="00DB25C4">
              <w:rPr>
                <w:rFonts w:cstheme="minorHAnsi"/>
                <w:color w:val="000000"/>
              </w:rPr>
              <w:t>Peningkatan</w:t>
            </w:r>
            <w:proofErr w:type="spellEnd"/>
          </w:p>
          <w:p w14:paraId="2A4D2AC8" w14:textId="77777777" w:rsidR="00EE2EA9" w:rsidRPr="00DB25C4" w:rsidRDefault="00EE2EA9" w:rsidP="00687314">
            <w:pPr>
              <w:autoSpaceDE w:val="0"/>
              <w:autoSpaceDN w:val="0"/>
              <w:adjustRightInd w:val="0"/>
              <w:spacing w:after="0" w:line="240" w:lineRule="auto"/>
              <w:rPr>
                <w:rFonts w:cstheme="minorHAnsi"/>
                <w:color w:val="000000"/>
              </w:rPr>
            </w:pPr>
            <w:proofErr w:type="spellStart"/>
            <w:r w:rsidRPr="00DB25C4">
              <w:rPr>
                <w:rFonts w:cstheme="minorHAnsi"/>
                <w:color w:val="000000"/>
              </w:rPr>
              <w:t>kualitas</w:t>
            </w:r>
            <w:proofErr w:type="spellEnd"/>
            <w:r w:rsidRPr="00DB25C4">
              <w:rPr>
                <w:rFonts w:cstheme="minorHAnsi"/>
                <w:color w:val="000000"/>
              </w:rPr>
              <w:t xml:space="preserve"> tata</w:t>
            </w:r>
          </w:p>
          <w:p w14:paraId="6D6F171E" w14:textId="77777777" w:rsidR="00EE2EA9" w:rsidRPr="00DB25C4" w:rsidRDefault="00EE2EA9" w:rsidP="00687314">
            <w:pPr>
              <w:autoSpaceDE w:val="0"/>
              <w:autoSpaceDN w:val="0"/>
              <w:adjustRightInd w:val="0"/>
              <w:spacing w:after="0" w:line="240" w:lineRule="auto"/>
              <w:rPr>
                <w:rFonts w:cstheme="minorHAnsi"/>
                <w:color w:val="000000"/>
              </w:rPr>
            </w:pPr>
            <w:proofErr w:type="spellStart"/>
            <w:r w:rsidRPr="00DB25C4">
              <w:rPr>
                <w:rFonts w:cstheme="minorHAnsi"/>
                <w:color w:val="000000"/>
              </w:rPr>
              <w:t>kelola</w:t>
            </w:r>
            <w:proofErr w:type="spellEnd"/>
            <w:r w:rsidRPr="00DB25C4">
              <w:rPr>
                <w:rFonts w:cstheme="minorHAnsi"/>
                <w:color w:val="000000"/>
              </w:rPr>
              <w:t xml:space="preserve"> di FBS</w:t>
            </w:r>
          </w:p>
          <w:p w14:paraId="59D6B948" w14:textId="77777777" w:rsidR="00EE2EA9" w:rsidRPr="00DB25C4" w:rsidRDefault="00EE2EA9" w:rsidP="00687314">
            <w:pPr>
              <w:autoSpaceDE w:val="0"/>
              <w:autoSpaceDN w:val="0"/>
              <w:adjustRightInd w:val="0"/>
              <w:spacing w:after="0" w:line="240" w:lineRule="auto"/>
              <w:jc w:val="both"/>
              <w:rPr>
                <w:rFonts w:cstheme="minorHAnsi"/>
                <w:color w:val="000000"/>
                <w:highlight w:val="yellow"/>
              </w:rPr>
            </w:pPr>
            <w:r w:rsidRPr="00DB25C4">
              <w:rPr>
                <w:rFonts w:cstheme="minorHAnsi"/>
                <w:color w:val="000000"/>
              </w:rPr>
              <w:t>UMC</w:t>
            </w:r>
          </w:p>
        </w:tc>
        <w:tc>
          <w:tcPr>
            <w:tcW w:w="6360" w:type="dxa"/>
          </w:tcPr>
          <w:p w14:paraId="1D8EE1D7" w14:textId="77777777" w:rsidR="00EE2EA9" w:rsidRPr="00DB25C4" w:rsidRDefault="00EE2EA9" w:rsidP="00687314">
            <w:pPr>
              <w:autoSpaceDE w:val="0"/>
              <w:autoSpaceDN w:val="0"/>
              <w:adjustRightInd w:val="0"/>
              <w:spacing w:after="0" w:line="240" w:lineRule="auto"/>
              <w:jc w:val="both"/>
              <w:rPr>
                <w:rFonts w:cstheme="minorHAnsi"/>
              </w:rPr>
            </w:pPr>
            <w:r w:rsidRPr="00DB25C4">
              <w:rPr>
                <w:rFonts w:eastAsia="Segoe UI" w:cstheme="minorHAnsi"/>
              </w:rPr>
              <w:t xml:space="preserve">FBS </w:t>
            </w:r>
            <w:proofErr w:type="spellStart"/>
            <w:r w:rsidRPr="00DB25C4">
              <w:rPr>
                <w:rFonts w:eastAsia="Segoe UI" w:cstheme="minorHAnsi"/>
              </w:rPr>
              <w:t>perlu</w:t>
            </w:r>
            <w:proofErr w:type="spellEnd"/>
            <w:r w:rsidRPr="00DB25C4">
              <w:rPr>
                <w:rFonts w:eastAsia="Segoe UI" w:cstheme="minorHAnsi"/>
              </w:rPr>
              <w:t xml:space="preserve"> </w:t>
            </w:r>
            <w:proofErr w:type="spellStart"/>
            <w:r w:rsidRPr="00DB25C4">
              <w:rPr>
                <w:rFonts w:eastAsia="Segoe UI" w:cstheme="minorHAnsi"/>
              </w:rPr>
              <w:t>semakin</w:t>
            </w:r>
            <w:proofErr w:type="spellEnd"/>
            <w:r w:rsidRPr="00DB25C4">
              <w:rPr>
                <w:rFonts w:eastAsia="Segoe UI" w:cstheme="minorHAnsi"/>
              </w:rPr>
              <w:t xml:space="preserve"> </w:t>
            </w:r>
            <w:proofErr w:type="spellStart"/>
            <w:r w:rsidRPr="00DB25C4">
              <w:rPr>
                <w:rFonts w:eastAsia="Segoe UI" w:cstheme="minorHAnsi"/>
              </w:rPr>
              <w:t>meningkatakan</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tata </w:t>
            </w:r>
            <w:proofErr w:type="spellStart"/>
            <w:r w:rsidRPr="00DB25C4">
              <w:rPr>
                <w:rFonts w:eastAsia="Segoe UI" w:cstheme="minorHAnsi"/>
              </w:rPr>
              <w:t>kelola</w:t>
            </w:r>
            <w:proofErr w:type="spellEnd"/>
            <w:r w:rsidRPr="00DB25C4">
              <w:rPr>
                <w:rFonts w:eastAsia="Segoe UI" w:cstheme="minorHAnsi"/>
              </w:rPr>
              <w:t xml:space="preserve"> </w:t>
            </w:r>
            <w:proofErr w:type="spellStart"/>
            <w:r w:rsidRPr="00DB25C4">
              <w:rPr>
                <w:rFonts w:eastAsia="Segoe UI" w:cstheme="minorHAnsi"/>
              </w:rPr>
              <w:t>mengingat</w:t>
            </w:r>
            <w:proofErr w:type="spellEnd"/>
            <w:r w:rsidRPr="00DB25C4">
              <w:rPr>
                <w:rFonts w:eastAsia="Segoe UI" w:cstheme="minorHAnsi"/>
              </w:rPr>
              <w:t xml:space="preserve"> </w:t>
            </w:r>
            <w:proofErr w:type="spellStart"/>
            <w:r w:rsidRPr="00DB25C4">
              <w:rPr>
                <w:rFonts w:eastAsia="Segoe UI" w:cstheme="minorHAnsi"/>
              </w:rPr>
              <w:t>adanya</w:t>
            </w:r>
            <w:proofErr w:type="spellEnd"/>
            <w:r w:rsidRPr="00DB25C4">
              <w:rPr>
                <w:rFonts w:eastAsia="Segoe UI" w:cstheme="minorHAnsi"/>
              </w:rPr>
              <w:t xml:space="preserve"> </w:t>
            </w:r>
            <w:proofErr w:type="spellStart"/>
            <w:r w:rsidRPr="00DB25C4">
              <w:rPr>
                <w:rFonts w:eastAsia="Segoe UI" w:cstheme="minorHAnsi"/>
              </w:rPr>
              <w:t>persaingan</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fakultas</w:t>
            </w:r>
            <w:proofErr w:type="spellEnd"/>
            <w:r w:rsidRPr="00DB25C4">
              <w:rPr>
                <w:rFonts w:eastAsia="Segoe UI" w:cstheme="minorHAnsi"/>
              </w:rPr>
              <w:t xml:space="preserve"> </w:t>
            </w:r>
            <w:proofErr w:type="spellStart"/>
            <w:r w:rsidRPr="00DB25C4">
              <w:rPr>
                <w:rFonts w:eastAsia="Segoe UI" w:cstheme="minorHAnsi"/>
              </w:rPr>
              <w:t>atau</w:t>
            </w:r>
            <w:proofErr w:type="spellEnd"/>
            <w:r w:rsidRPr="00DB25C4">
              <w:rPr>
                <w:rFonts w:eastAsia="Segoe UI" w:cstheme="minorHAnsi"/>
              </w:rPr>
              <w:t xml:space="preserve"> universitas lain yang </w:t>
            </w:r>
            <w:proofErr w:type="spellStart"/>
            <w:r w:rsidRPr="00DB25C4">
              <w:rPr>
                <w:rFonts w:eastAsia="Segoe UI" w:cstheme="minorHAnsi"/>
              </w:rPr>
              <w:t>memiliki</w:t>
            </w:r>
            <w:proofErr w:type="spellEnd"/>
            <w:r w:rsidRPr="00DB25C4">
              <w:rPr>
                <w:rFonts w:eastAsia="Segoe UI" w:cstheme="minorHAnsi"/>
              </w:rPr>
              <w:t xml:space="preserve"> </w:t>
            </w:r>
            <w:proofErr w:type="spellStart"/>
            <w:r w:rsidRPr="00DB25C4">
              <w:rPr>
                <w:rFonts w:eastAsia="Segoe UI" w:cstheme="minorHAnsi"/>
              </w:rPr>
              <w:t>sistem</w:t>
            </w:r>
            <w:proofErr w:type="spellEnd"/>
            <w:r w:rsidRPr="00DB25C4">
              <w:rPr>
                <w:rFonts w:eastAsia="Segoe UI" w:cstheme="minorHAnsi"/>
              </w:rPr>
              <w:t xml:space="preserve"> tata </w:t>
            </w:r>
            <w:proofErr w:type="spellStart"/>
            <w:r w:rsidRPr="00DB25C4">
              <w:rPr>
                <w:rFonts w:eastAsia="Segoe UI" w:cstheme="minorHAnsi"/>
              </w:rPr>
              <w:t>pamong</w:t>
            </w:r>
            <w:proofErr w:type="spellEnd"/>
            <w:r w:rsidRPr="00DB25C4">
              <w:rPr>
                <w:rFonts w:eastAsia="Segoe UI" w:cstheme="minorHAnsi"/>
              </w:rPr>
              <w:t xml:space="preserve">, tata </w:t>
            </w:r>
            <w:proofErr w:type="spellStart"/>
            <w:r w:rsidRPr="00DB25C4">
              <w:rPr>
                <w:rFonts w:eastAsia="Segoe UI" w:cstheme="minorHAnsi"/>
              </w:rPr>
              <w:t>kelola</w:t>
            </w:r>
            <w:proofErr w:type="spellEnd"/>
            <w:r w:rsidRPr="00DB25C4">
              <w:rPr>
                <w:rFonts w:eastAsia="Segoe UI" w:cstheme="minorHAnsi"/>
              </w:rPr>
              <w:t xml:space="preserve">, dan </w:t>
            </w:r>
            <w:proofErr w:type="spellStart"/>
            <w:r w:rsidRPr="00DB25C4">
              <w:rPr>
                <w:rFonts w:eastAsia="Segoe UI" w:cstheme="minorHAnsi"/>
              </w:rPr>
              <w:t>kepemimpinan</w:t>
            </w:r>
            <w:proofErr w:type="spellEnd"/>
            <w:r w:rsidRPr="00DB25C4">
              <w:rPr>
                <w:rFonts w:eastAsia="Segoe UI" w:cstheme="minorHAnsi"/>
              </w:rPr>
              <w:t xml:space="preserve"> yang </w:t>
            </w:r>
            <w:proofErr w:type="spellStart"/>
            <w:r w:rsidRPr="00DB25C4">
              <w:rPr>
                <w:rFonts w:eastAsia="Segoe UI" w:cstheme="minorHAnsi"/>
              </w:rPr>
              <w:t>lebih</w:t>
            </w:r>
            <w:proofErr w:type="spellEnd"/>
            <w:r w:rsidRPr="00DB25C4">
              <w:rPr>
                <w:rFonts w:eastAsia="Segoe UI" w:cstheme="minorHAnsi"/>
              </w:rPr>
              <w:t xml:space="preserve"> </w:t>
            </w:r>
            <w:proofErr w:type="spellStart"/>
            <w:r w:rsidRPr="00DB25C4">
              <w:rPr>
                <w:rFonts w:eastAsia="Segoe UI" w:cstheme="minorHAnsi"/>
              </w:rPr>
              <w:t>baik</w:t>
            </w:r>
            <w:proofErr w:type="spellEnd"/>
            <w:r w:rsidRPr="00DB25C4">
              <w:rPr>
                <w:rFonts w:eastAsia="Segoe UI" w:cstheme="minorHAnsi"/>
              </w:rPr>
              <w:t xml:space="preserve">. </w:t>
            </w:r>
            <w:proofErr w:type="spellStart"/>
            <w:r w:rsidRPr="00DB25C4">
              <w:rPr>
                <w:rFonts w:eastAsia="Segoe UI" w:cstheme="minorHAnsi"/>
              </w:rPr>
              <w:t>Selain</w:t>
            </w:r>
            <w:proofErr w:type="spellEnd"/>
            <w:r w:rsidRPr="00DB25C4">
              <w:rPr>
                <w:rFonts w:eastAsia="Segoe UI" w:cstheme="minorHAnsi"/>
              </w:rPr>
              <w:t xml:space="preserve"> </w:t>
            </w:r>
            <w:proofErr w:type="spellStart"/>
            <w:r w:rsidRPr="00DB25C4">
              <w:rPr>
                <w:rFonts w:eastAsia="Segoe UI" w:cstheme="minorHAnsi"/>
              </w:rPr>
              <w:t>itu</w:t>
            </w:r>
            <w:proofErr w:type="spellEnd"/>
            <w:r w:rsidRPr="00DB25C4">
              <w:rPr>
                <w:rFonts w:eastAsia="Segoe UI" w:cstheme="minorHAnsi"/>
              </w:rPr>
              <w:t xml:space="preserve"> FBS juga </w:t>
            </w:r>
            <w:proofErr w:type="spellStart"/>
            <w:r w:rsidRPr="00DB25C4">
              <w:rPr>
                <w:rFonts w:eastAsia="Segoe UI" w:cstheme="minorHAnsi"/>
              </w:rPr>
              <w:t>perlu</w:t>
            </w:r>
            <w:proofErr w:type="spellEnd"/>
            <w:r w:rsidRPr="00DB25C4">
              <w:rPr>
                <w:rFonts w:eastAsia="Segoe UI" w:cstheme="minorHAnsi"/>
              </w:rPr>
              <w:t xml:space="preserve"> </w:t>
            </w:r>
            <w:proofErr w:type="spellStart"/>
            <w:r w:rsidRPr="00DB25C4">
              <w:rPr>
                <w:rFonts w:eastAsia="Segoe UI" w:cstheme="minorHAnsi"/>
              </w:rPr>
              <w:t>mengatasi</w:t>
            </w:r>
            <w:proofErr w:type="spellEnd"/>
            <w:r w:rsidRPr="00DB25C4">
              <w:rPr>
                <w:rFonts w:eastAsia="Segoe UI" w:cstheme="minorHAnsi"/>
              </w:rPr>
              <w:t xml:space="preserve"> </w:t>
            </w:r>
            <w:proofErr w:type="spellStart"/>
            <w:r w:rsidRPr="00DB25C4">
              <w:rPr>
                <w:rFonts w:eastAsia="Segoe UI" w:cstheme="minorHAnsi"/>
              </w:rPr>
              <w:t>dampak</w:t>
            </w:r>
            <w:proofErr w:type="spellEnd"/>
            <w:r w:rsidRPr="00DB25C4">
              <w:rPr>
                <w:rFonts w:eastAsia="Segoe UI" w:cstheme="minorHAnsi"/>
              </w:rPr>
              <w:t xml:space="preserve"> </w:t>
            </w:r>
            <w:proofErr w:type="spellStart"/>
            <w:r w:rsidRPr="00DB25C4">
              <w:rPr>
                <w:rFonts w:eastAsia="Segoe UI" w:cstheme="minorHAnsi"/>
              </w:rPr>
              <w:t>pandemi</w:t>
            </w:r>
            <w:proofErr w:type="spellEnd"/>
            <w:r w:rsidRPr="00DB25C4">
              <w:rPr>
                <w:rFonts w:eastAsia="Segoe UI" w:cstheme="minorHAnsi"/>
              </w:rPr>
              <w:t xml:space="preserve"> COVID-19 yang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mempengaruhi</w:t>
            </w:r>
            <w:proofErr w:type="spellEnd"/>
            <w:r w:rsidRPr="00DB25C4">
              <w:rPr>
                <w:rFonts w:eastAsia="Segoe UI" w:cstheme="minorHAnsi"/>
              </w:rPr>
              <w:t xml:space="preserve"> </w:t>
            </w:r>
            <w:proofErr w:type="spellStart"/>
            <w:r w:rsidRPr="00DB25C4">
              <w:rPr>
                <w:rFonts w:eastAsia="Segoe UI" w:cstheme="minorHAnsi"/>
              </w:rPr>
              <w:t>aktivitas</w:t>
            </w:r>
            <w:proofErr w:type="spellEnd"/>
            <w:r w:rsidRPr="00DB25C4">
              <w:rPr>
                <w:rFonts w:eastAsia="Segoe UI" w:cstheme="minorHAnsi"/>
              </w:rPr>
              <w:t xml:space="preserve"> dan </w:t>
            </w:r>
            <w:proofErr w:type="spellStart"/>
            <w:r w:rsidRPr="00DB25C4">
              <w:rPr>
                <w:rFonts w:eastAsia="Segoe UI" w:cstheme="minorHAnsi"/>
              </w:rPr>
              <w:t>kinerjanya</w:t>
            </w:r>
            <w:proofErr w:type="spellEnd"/>
            <w:r w:rsidRPr="00DB25C4">
              <w:rPr>
                <w:rFonts w:eastAsia="Segoe UI" w:cstheme="minorHAnsi"/>
              </w:rPr>
              <w:t xml:space="preserve"> </w:t>
            </w:r>
            <w:proofErr w:type="spellStart"/>
            <w:r w:rsidRPr="00DB25C4">
              <w:rPr>
                <w:rFonts w:eastAsia="Segoe UI" w:cstheme="minorHAnsi"/>
              </w:rPr>
              <w:t>serta</w:t>
            </w:r>
            <w:proofErr w:type="spellEnd"/>
            <w:r w:rsidRPr="00DB25C4">
              <w:rPr>
                <w:rFonts w:eastAsia="Segoe UI" w:cstheme="minorHAnsi"/>
              </w:rPr>
              <w:t xml:space="preserve"> </w:t>
            </w:r>
            <w:proofErr w:type="spellStart"/>
            <w:r w:rsidRPr="00DB25C4">
              <w:rPr>
                <w:rFonts w:eastAsia="Segoe UI" w:cstheme="minorHAnsi"/>
              </w:rPr>
              <w:lastRenderedPageBreak/>
              <w:t>memunculkan</w:t>
            </w:r>
            <w:proofErr w:type="spellEnd"/>
            <w:r w:rsidRPr="00DB25C4">
              <w:rPr>
                <w:rFonts w:eastAsia="Segoe UI" w:cstheme="minorHAnsi"/>
              </w:rPr>
              <w:t xml:space="preserve"> </w:t>
            </w:r>
            <w:proofErr w:type="spellStart"/>
            <w:r w:rsidRPr="00DB25C4">
              <w:rPr>
                <w:rFonts w:eastAsia="Segoe UI" w:cstheme="minorHAnsi"/>
              </w:rPr>
              <w:t>berbagai</w:t>
            </w:r>
            <w:proofErr w:type="spellEnd"/>
            <w:r w:rsidRPr="00DB25C4">
              <w:rPr>
                <w:rFonts w:eastAsia="Segoe UI" w:cstheme="minorHAnsi"/>
              </w:rPr>
              <w:t xml:space="preserve"> </w:t>
            </w:r>
            <w:proofErr w:type="spellStart"/>
            <w:r w:rsidRPr="00DB25C4">
              <w:rPr>
                <w:rFonts w:eastAsia="Segoe UI" w:cstheme="minorHAnsi"/>
              </w:rPr>
              <w:t>tantangan</w:t>
            </w:r>
            <w:proofErr w:type="spellEnd"/>
            <w:r w:rsidRPr="00DB25C4">
              <w:rPr>
                <w:rFonts w:eastAsia="Segoe UI" w:cstheme="minorHAnsi"/>
              </w:rPr>
              <w:t xml:space="preserve"> </w:t>
            </w:r>
            <w:proofErr w:type="spellStart"/>
            <w:r w:rsidRPr="00DB25C4">
              <w:rPr>
                <w:rFonts w:eastAsia="Segoe UI" w:cstheme="minorHAnsi"/>
              </w:rPr>
              <w:t>baru</w:t>
            </w:r>
            <w:proofErr w:type="spellEnd"/>
            <w:r w:rsidRPr="00DB25C4">
              <w:rPr>
                <w:rFonts w:eastAsia="Segoe UI" w:cstheme="minorHAnsi"/>
              </w:rPr>
              <w:t xml:space="preserve"> </w:t>
            </w:r>
            <w:proofErr w:type="spellStart"/>
            <w:r w:rsidRPr="00DB25C4">
              <w:rPr>
                <w:rFonts w:eastAsia="Segoe UI" w:cstheme="minorHAnsi"/>
              </w:rPr>
              <w:t>dalam</w:t>
            </w:r>
            <w:proofErr w:type="spellEnd"/>
            <w:r w:rsidRPr="00DB25C4">
              <w:rPr>
                <w:rFonts w:eastAsia="Segoe UI" w:cstheme="minorHAnsi"/>
              </w:rPr>
              <w:t xml:space="preserve"> tata </w:t>
            </w:r>
            <w:proofErr w:type="spellStart"/>
            <w:r w:rsidRPr="00DB25C4">
              <w:rPr>
                <w:rFonts w:eastAsia="Segoe UI" w:cstheme="minorHAnsi"/>
              </w:rPr>
              <w:t>kelola</w:t>
            </w:r>
            <w:proofErr w:type="spellEnd"/>
            <w:r w:rsidRPr="00DB25C4">
              <w:rPr>
                <w:rFonts w:eastAsia="Segoe UI" w:cstheme="minorHAnsi"/>
              </w:rPr>
              <w:t xml:space="preserve"> dan </w:t>
            </w:r>
            <w:proofErr w:type="spellStart"/>
            <w:r w:rsidRPr="00DB25C4">
              <w:rPr>
                <w:rFonts w:eastAsia="Segoe UI" w:cstheme="minorHAnsi"/>
              </w:rPr>
              <w:t>kepemimpinan</w:t>
            </w:r>
            <w:proofErr w:type="spellEnd"/>
            <w:r w:rsidRPr="00DB25C4">
              <w:rPr>
                <w:rFonts w:eastAsia="Segoe UI" w:cstheme="minorHAnsi"/>
              </w:rPr>
              <w:t xml:space="preserve">. </w:t>
            </w:r>
          </w:p>
          <w:p w14:paraId="0D7AB10D" w14:textId="77777777" w:rsidR="00EE2EA9" w:rsidRPr="00DB25C4" w:rsidRDefault="00EE2EA9" w:rsidP="00687314">
            <w:pPr>
              <w:autoSpaceDE w:val="0"/>
              <w:autoSpaceDN w:val="0"/>
              <w:adjustRightInd w:val="0"/>
              <w:spacing w:after="0" w:line="240" w:lineRule="auto"/>
              <w:jc w:val="both"/>
              <w:rPr>
                <w:rFonts w:cstheme="minorHAnsi"/>
              </w:rPr>
            </w:pPr>
            <w:r w:rsidRPr="00DB25C4">
              <w:rPr>
                <w:rFonts w:eastAsia="Segoe UI" w:cstheme="minorHAnsi"/>
              </w:rPr>
              <w:t xml:space="preserve">FBS juga </w:t>
            </w:r>
            <w:proofErr w:type="spellStart"/>
            <w:r w:rsidRPr="00DB25C4">
              <w:rPr>
                <w:rFonts w:eastAsia="Segoe UI" w:cstheme="minorHAnsi"/>
              </w:rPr>
              <w:t>perlu</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tata </w:t>
            </w:r>
            <w:proofErr w:type="spellStart"/>
            <w:r w:rsidRPr="00DB25C4">
              <w:rPr>
                <w:rFonts w:eastAsia="Segoe UI" w:cstheme="minorHAnsi"/>
              </w:rPr>
              <w:t>kelola</w:t>
            </w:r>
            <w:proofErr w:type="spellEnd"/>
            <w:r w:rsidRPr="00DB25C4">
              <w:rPr>
                <w:rFonts w:eastAsia="Segoe UI" w:cstheme="minorHAnsi"/>
              </w:rPr>
              <w:t xml:space="preserve"> dan </w:t>
            </w:r>
            <w:proofErr w:type="spellStart"/>
            <w:r w:rsidRPr="00DB25C4">
              <w:rPr>
                <w:rFonts w:eastAsia="Segoe UI" w:cstheme="minorHAnsi"/>
              </w:rPr>
              <w:t>pengendalian</w:t>
            </w:r>
            <w:proofErr w:type="spellEnd"/>
            <w:r w:rsidRPr="00DB25C4">
              <w:rPr>
                <w:rFonts w:eastAsia="Segoe UI" w:cstheme="minorHAnsi"/>
              </w:rPr>
              <w:t xml:space="preserve"> dan </w:t>
            </w:r>
            <w:proofErr w:type="spellStart"/>
            <w:r w:rsidRPr="00DB25C4">
              <w:rPr>
                <w:rFonts w:eastAsia="Segoe UI" w:cstheme="minorHAnsi"/>
              </w:rPr>
              <w:t>rencana</w:t>
            </w:r>
            <w:proofErr w:type="spellEnd"/>
            <w:r w:rsidRPr="00DB25C4">
              <w:rPr>
                <w:rFonts w:eastAsia="Segoe UI" w:cstheme="minorHAnsi"/>
              </w:rPr>
              <w:t xml:space="preserve"> </w:t>
            </w:r>
            <w:proofErr w:type="spellStart"/>
            <w:r w:rsidRPr="00DB25C4">
              <w:rPr>
                <w:rFonts w:eastAsia="Segoe UI" w:cstheme="minorHAnsi"/>
              </w:rPr>
              <w:t>strategis</w:t>
            </w:r>
            <w:proofErr w:type="spellEnd"/>
            <w:r w:rsidRPr="00DB25C4">
              <w:rPr>
                <w:rFonts w:eastAsia="Segoe UI" w:cstheme="minorHAnsi"/>
              </w:rPr>
              <w:t xml:space="preserve"> yang </w:t>
            </w:r>
            <w:proofErr w:type="spellStart"/>
            <w:r w:rsidRPr="00DB25C4">
              <w:rPr>
                <w:rFonts w:eastAsia="Segoe UI" w:cstheme="minorHAnsi"/>
              </w:rPr>
              <w:t>lebih</w:t>
            </w:r>
            <w:proofErr w:type="spellEnd"/>
            <w:r w:rsidRPr="00DB25C4">
              <w:rPr>
                <w:rFonts w:eastAsia="Segoe UI" w:cstheme="minorHAnsi"/>
              </w:rPr>
              <w:t xml:space="preserve"> </w:t>
            </w:r>
            <w:proofErr w:type="spellStart"/>
            <w:r w:rsidRPr="00DB25C4">
              <w:rPr>
                <w:rFonts w:eastAsia="Segoe UI" w:cstheme="minorHAnsi"/>
              </w:rPr>
              <w:t>baik</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kepuasan</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w:t>
            </w:r>
            <w:proofErr w:type="spellStart"/>
            <w:r w:rsidRPr="00DB25C4">
              <w:rPr>
                <w:rFonts w:eastAsia="Segoe UI" w:cstheme="minorHAnsi"/>
              </w:rPr>
              <w:t>dosen</w:t>
            </w:r>
            <w:proofErr w:type="spellEnd"/>
            <w:r w:rsidRPr="00DB25C4">
              <w:rPr>
                <w:rFonts w:eastAsia="Segoe UI" w:cstheme="minorHAnsi"/>
              </w:rPr>
              <w:t xml:space="preserve">, dan </w:t>
            </w:r>
            <w:proofErr w:type="spellStart"/>
            <w:r w:rsidRPr="00DB25C4">
              <w:rPr>
                <w:rFonts w:eastAsia="Segoe UI" w:cstheme="minorHAnsi"/>
              </w:rPr>
              <w:t>tenaga</w:t>
            </w:r>
            <w:proofErr w:type="spellEnd"/>
            <w:r w:rsidRPr="00DB25C4">
              <w:rPr>
                <w:rFonts w:eastAsia="Segoe UI" w:cstheme="minorHAnsi"/>
              </w:rPr>
              <w:t xml:space="preserve"> </w:t>
            </w:r>
            <w:proofErr w:type="spellStart"/>
            <w:r w:rsidRPr="00DB25C4">
              <w:rPr>
                <w:rFonts w:eastAsia="Segoe UI" w:cstheme="minorHAnsi"/>
              </w:rPr>
              <w:t>kependidikan</w:t>
            </w:r>
            <w:proofErr w:type="spellEnd"/>
            <w:r w:rsidRPr="00DB25C4">
              <w:rPr>
                <w:rFonts w:eastAsia="Segoe UI" w:cstheme="minorHAnsi"/>
              </w:rPr>
              <w:t xml:space="preserve"> </w:t>
            </w:r>
            <w:proofErr w:type="spellStart"/>
            <w:r w:rsidRPr="00DB25C4">
              <w:rPr>
                <w:rFonts w:eastAsia="Segoe UI" w:cstheme="minorHAnsi"/>
              </w:rPr>
              <w:t>melalui</w:t>
            </w:r>
            <w:proofErr w:type="spellEnd"/>
            <w:r w:rsidRPr="00DB25C4">
              <w:rPr>
                <w:rFonts w:eastAsia="Segoe UI" w:cstheme="minorHAnsi"/>
              </w:rPr>
              <w:t xml:space="preserve"> </w:t>
            </w:r>
            <w:proofErr w:type="spellStart"/>
            <w:r w:rsidRPr="00DB25C4">
              <w:rPr>
                <w:rFonts w:eastAsia="Segoe UI" w:cstheme="minorHAnsi"/>
              </w:rPr>
              <w:t>survei</w:t>
            </w:r>
            <w:proofErr w:type="spellEnd"/>
            <w:r w:rsidRPr="00DB25C4">
              <w:rPr>
                <w:rFonts w:eastAsia="Segoe UI" w:cstheme="minorHAnsi"/>
              </w:rPr>
              <w:t xml:space="preserve"> </w:t>
            </w:r>
            <w:proofErr w:type="spellStart"/>
            <w:r w:rsidRPr="00DB25C4">
              <w:rPr>
                <w:rFonts w:eastAsia="Segoe UI" w:cstheme="minorHAnsi"/>
              </w:rPr>
              <w:t>kepuasan</w:t>
            </w:r>
            <w:proofErr w:type="spellEnd"/>
            <w:r w:rsidRPr="00DB25C4">
              <w:rPr>
                <w:rFonts w:eastAsia="Segoe UI" w:cstheme="minorHAnsi"/>
              </w:rPr>
              <w:t xml:space="preserve"> dan </w:t>
            </w:r>
            <w:proofErr w:type="spellStart"/>
            <w:r w:rsidRPr="00DB25C4">
              <w:rPr>
                <w:rFonts w:eastAsia="Segoe UI" w:cstheme="minorHAnsi"/>
              </w:rPr>
              <w:t>evaluasi</w:t>
            </w:r>
            <w:proofErr w:type="spellEnd"/>
            <w:r w:rsidRPr="00DB25C4">
              <w:rPr>
                <w:rFonts w:eastAsia="Segoe UI" w:cstheme="minorHAnsi"/>
              </w:rPr>
              <w:t xml:space="preserve"> </w:t>
            </w:r>
            <w:proofErr w:type="spellStart"/>
            <w:r w:rsidRPr="00DB25C4">
              <w:rPr>
                <w:rFonts w:eastAsia="Segoe UI" w:cstheme="minorHAnsi"/>
              </w:rPr>
              <w:t>kinerja</w:t>
            </w:r>
            <w:proofErr w:type="spellEnd"/>
            <w:r w:rsidRPr="00DB25C4">
              <w:rPr>
                <w:rFonts w:eastAsia="Segoe UI" w:cstheme="minorHAnsi"/>
              </w:rPr>
              <w:t xml:space="preserve">, </w:t>
            </w:r>
            <w:proofErr w:type="spellStart"/>
            <w:r w:rsidRPr="00DB25C4">
              <w:rPr>
                <w:rFonts w:eastAsia="Segoe UI" w:cstheme="minorHAnsi"/>
              </w:rPr>
              <w:t>serta</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kerjasama</w:t>
            </w:r>
            <w:proofErr w:type="spellEnd"/>
            <w:r w:rsidRPr="00DB25C4">
              <w:rPr>
                <w:rFonts w:eastAsia="Segoe UI" w:cstheme="minorHAnsi"/>
              </w:rPr>
              <w:t xml:space="preserve"> </w:t>
            </w:r>
            <w:proofErr w:type="spellStart"/>
            <w:r w:rsidRPr="00DB25C4">
              <w:rPr>
                <w:rFonts w:eastAsia="Segoe UI" w:cstheme="minorHAnsi"/>
              </w:rPr>
              <w:t>antar</w:t>
            </w:r>
            <w:proofErr w:type="spellEnd"/>
            <w:r w:rsidRPr="00DB25C4">
              <w:rPr>
                <w:rFonts w:eastAsia="Segoe UI" w:cstheme="minorHAnsi"/>
              </w:rPr>
              <w:t xml:space="preserve"> </w:t>
            </w:r>
            <w:proofErr w:type="spellStart"/>
            <w:r w:rsidRPr="00DB25C4">
              <w:rPr>
                <w:rFonts w:eastAsia="Segoe UI" w:cstheme="minorHAnsi"/>
              </w:rPr>
              <w:t>prodi</w:t>
            </w:r>
            <w:proofErr w:type="spellEnd"/>
            <w:r w:rsidRPr="00DB25C4">
              <w:rPr>
                <w:rFonts w:eastAsia="Segoe UI" w:cstheme="minorHAnsi"/>
              </w:rPr>
              <w:t xml:space="preserve"> dan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pihak</w:t>
            </w:r>
            <w:proofErr w:type="spellEnd"/>
            <w:r w:rsidRPr="00DB25C4">
              <w:rPr>
                <w:rFonts w:eastAsia="Segoe UI" w:cstheme="minorHAnsi"/>
              </w:rPr>
              <w:t xml:space="preserve"> </w:t>
            </w:r>
            <w:proofErr w:type="spellStart"/>
            <w:r w:rsidRPr="00DB25C4">
              <w:rPr>
                <w:rFonts w:eastAsia="Segoe UI" w:cstheme="minorHAnsi"/>
              </w:rPr>
              <w:t>eksternal</w:t>
            </w:r>
            <w:proofErr w:type="spellEnd"/>
          </w:p>
        </w:tc>
      </w:tr>
    </w:tbl>
    <w:p w14:paraId="56D8A882"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50C5556C" w14:textId="77777777" w:rsidR="00EE2EA9" w:rsidRPr="00DB25C4" w:rsidRDefault="00EE2EA9" w:rsidP="00687314">
      <w:pPr>
        <w:autoSpaceDE w:val="0"/>
        <w:autoSpaceDN w:val="0"/>
        <w:adjustRightInd w:val="0"/>
        <w:spacing w:after="0" w:line="240" w:lineRule="auto"/>
        <w:rPr>
          <w:rFonts w:cstheme="minorHAnsi"/>
          <w:b/>
          <w:bCs/>
          <w:color w:val="000000"/>
        </w:rPr>
      </w:pPr>
    </w:p>
    <w:p w14:paraId="3D6AF40A" w14:textId="77777777" w:rsidR="00EE2EA9" w:rsidRPr="00DB25C4" w:rsidRDefault="00EE2EA9" w:rsidP="00687314">
      <w:pPr>
        <w:autoSpaceDE w:val="0"/>
        <w:autoSpaceDN w:val="0"/>
        <w:adjustRightInd w:val="0"/>
        <w:spacing w:after="0" w:line="240" w:lineRule="auto"/>
        <w:rPr>
          <w:rFonts w:cstheme="minorHAnsi"/>
        </w:rPr>
      </w:pPr>
      <w:r w:rsidRPr="00DB25C4">
        <w:rPr>
          <w:rFonts w:cstheme="minorHAnsi"/>
          <w:b/>
          <w:bCs/>
          <w:color w:val="000000"/>
        </w:rPr>
        <w:t xml:space="preserve">2.2 </w:t>
      </w:r>
      <w:proofErr w:type="spellStart"/>
      <w:r w:rsidRPr="00DB25C4">
        <w:rPr>
          <w:rFonts w:cstheme="minorHAnsi"/>
          <w:b/>
          <w:bCs/>
          <w:color w:val="000000"/>
        </w:rPr>
        <w:t>Kerja</w:t>
      </w:r>
      <w:proofErr w:type="spellEnd"/>
      <w:r w:rsidRPr="00DB25C4">
        <w:rPr>
          <w:rFonts w:cstheme="minorHAnsi"/>
          <w:b/>
          <w:bCs/>
          <w:color w:val="000000"/>
        </w:rPr>
        <w:t xml:space="preserve"> Sama </w:t>
      </w:r>
    </w:p>
    <w:p w14:paraId="4B20FB60" w14:textId="77777777" w:rsidR="00EE2EA9" w:rsidRPr="00DB25C4" w:rsidRDefault="00EE2EA9" w:rsidP="00687314">
      <w:pPr>
        <w:autoSpaceDE w:val="0"/>
        <w:autoSpaceDN w:val="0"/>
        <w:adjustRightInd w:val="0"/>
        <w:spacing w:after="0" w:line="240" w:lineRule="auto"/>
        <w:rPr>
          <w:rFonts w:cstheme="minorHAnsi"/>
          <w:b/>
          <w:bCs/>
          <w:color w:val="000000"/>
        </w:rPr>
      </w:pPr>
      <w:r w:rsidRPr="00DB25C4">
        <w:rPr>
          <w:rFonts w:cstheme="minorHAnsi"/>
          <w:b/>
          <w:bCs/>
          <w:color w:val="000000"/>
        </w:rPr>
        <w:t xml:space="preserve">2.2.1 </w:t>
      </w:r>
      <w:proofErr w:type="spellStart"/>
      <w:r w:rsidRPr="00DB25C4">
        <w:rPr>
          <w:rFonts w:cstheme="minorHAnsi"/>
          <w:b/>
          <w:bCs/>
          <w:color w:val="000000"/>
        </w:rPr>
        <w:t>Kebijakan</w:t>
      </w:r>
      <w:proofErr w:type="spellEnd"/>
    </w:p>
    <w:p w14:paraId="4B586040" w14:textId="77777777" w:rsidR="00EE2EA9" w:rsidRPr="00DB25C4" w:rsidRDefault="00EE2EA9" w:rsidP="00687314">
      <w:pPr>
        <w:autoSpaceDE w:val="0"/>
        <w:autoSpaceDN w:val="0"/>
        <w:adjustRightInd w:val="0"/>
        <w:spacing w:after="0" w:line="240" w:lineRule="auto"/>
        <w:rPr>
          <w:rFonts w:cstheme="minorHAnsi"/>
          <w:color w:val="000000"/>
        </w:rPr>
      </w:pPr>
      <w:proofErr w:type="spellStart"/>
      <w:r w:rsidRPr="00DB25C4">
        <w:rPr>
          <w:rFonts w:cstheme="minorHAnsi"/>
          <w:color w:val="000000"/>
        </w:rPr>
        <w:t>Kebijakan</w:t>
      </w:r>
      <w:proofErr w:type="spellEnd"/>
      <w:r w:rsidRPr="00DB25C4">
        <w:rPr>
          <w:rFonts w:cstheme="minorHAnsi"/>
          <w:color w:val="000000"/>
        </w:rPr>
        <w:t xml:space="preserve"> </w:t>
      </w:r>
      <w:proofErr w:type="spellStart"/>
      <w:r w:rsidRPr="00DB25C4">
        <w:rPr>
          <w:rFonts w:cstheme="minorHAnsi"/>
          <w:color w:val="000000"/>
        </w:rPr>
        <w:t>tentang</w:t>
      </w:r>
      <w:proofErr w:type="spellEnd"/>
      <w:r w:rsidRPr="00DB25C4">
        <w:rPr>
          <w:rFonts w:cstheme="minorHAnsi"/>
          <w:color w:val="000000"/>
        </w:rPr>
        <w:t xml:space="preserve"> </w:t>
      </w:r>
      <w:proofErr w:type="spellStart"/>
      <w:r w:rsidRPr="00DB25C4">
        <w:rPr>
          <w:rFonts w:cstheme="minorHAnsi"/>
          <w:color w:val="000000"/>
        </w:rPr>
        <w:t>kerja</w:t>
      </w:r>
      <w:proofErr w:type="spellEnd"/>
      <w:r w:rsidRPr="00DB25C4">
        <w:rPr>
          <w:rFonts w:cstheme="minorHAnsi"/>
          <w:color w:val="000000"/>
        </w:rPr>
        <w:t xml:space="preserve"> </w:t>
      </w:r>
      <w:proofErr w:type="spellStart"/>
      <w:r w:rsidRPr="00DB25C4">
        <w:rPr>
          <w:rFonts w:cstheme="minorHAnsi"/>
          <w:color w:val="000000"/>
        </w:rPr>
        <w:t>sama</w:t>
      </w:r>
      <w:proofErr w:type="spellEnd"/>
      <w:r w:rsidRPr="00DB25C4">
        <w:rPr>
          <w:rFonts w:cstheme="minorHAnsi"/>
          <w:color w:val="000000"/>
        </w:rPr>
        <w:t xml:space="preserve"> di FBS.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hal</w:t>
      </w:r>
      <w:proofErr w:type="spellEnd"/>
      <w:r w:rsidRPr="00DB25C4">
        <w:rPr>
          <w:rFonts w:cstheme="minorHAnsi"/>
          <w:color w:val="000000"/>
        </w:rPr>
        <w:t xml:space="preserve"> </w:t>
      </w:r>
      <w:proofErr w:type="spellStart"/>
      <w:r w:rsidRPr="00DB25C4">
        <w:rPr>
          <w:rFonts w:cstheme="minorHAnsi"/>
          <w:color w:val="000000"/>
        </w:rPr>
        <w:t>kerjasama</w:t>
      </w:r>
      <w:proofErr w:type="spellEnd"/>
      <w:r w:rsidRPr="00DB25C4">
        <w:rPr>
          <w:rFonts w:cstheme="minorHAnsi"/>
          <w:color w:val="000000"/>
        </w:rPr>
        <w:t xml:space="preserve">, FBS UMC </w:t>
      </w:r>
      <w:proofErr w:type="spellStart"/>
      <w:r w:rsidRPr="00DB25C4">
        <w:rPr>
          <w:rFonts w:cstheme="minorHAnsi"/>
          <w:color w:val="000000"/>
        </w:rPr>
        <w:t>berpedoman</w:t>
      </w:r>
      <w:proofErr w:type="spellEnd"/>
      <w:r w:rsidRPr="00DB25C4">
        <w:rPr>
          <w:rFonts w:cstheme="minorHAnsi"/>
          <w:color w:val="000000"/>
        </w:rPr>
        <w:t xml:space="preserve"> pada </w:t>
      </w:r>
      <w:proofErr w:type="spellStart"/>
      <w:r w:rsidRPr="00DB25C4">
        <w:rPr>
          <w:rFonts w:cstheme="minorHAnsi"/>
          <w:color w:val="000000"/>
        </w:rPr>
        <w:t>kebijakan</w:t>
      </w:r>
      <w:proofErr w:type="spellEnd"/>
      <w:r w:rsidRPr="00DB25C4">
        <w:rPr>
          <w:rFonts w:cstheme="minorHAnsi"/>
          <w:color w:val="000000"/>
        </w:rPr>
        <w:t xml:space="preserve"> </w:t>
      </w:r>
      <w:proofErr w:type="spellStart"/>
      <w:r w:rsidRPr="00DB25C4">
        <w:rPr>
          <w:rFonts w:cstheme="minorHAnsi"/>
          <w:color w:val="000000"/>
        </w:rPr>
        <w:t>dasar</w:t>
      </w:r>
      <w:proofErr w:type="spellEnd"/>
      <w:r w:rsidRPr="00DB25C4">
        <w:rPr>
          <w:rFonts w:cstheme="minorHAnsi"/>
          <w:color w:val="000000"/>
        </w:rPr>
        <w:t xml:space="preserve"> yang </w:t>
      </w:r>
      <w:proofErr w:type="spellStart"/>
      <w:r w:rsidRPr="00DB25C4">
        <w:rPr>
          <w:rFonts w:cstheme="minorHAnsi"/>
          <w:color w:val="000000"/>
        </w:rPr>
        <w:t>tercantum</w:t>
      </w:r>
      <w:proofErr w:type="spellEnd"/>
      <w:r w:rsidRPr="00DB25C4">
        <w:rPr>
          <w:rFonts w:cstheme="minorHAnsi"/>
          <w:color w:val="000000"/>
        </w:rPr>
        <w:t xml:space="preserve"> pada:</w:t>
      </w:r>
    </w:p>
    <w:p w14:paraId="187150F1" w14:textId="77777777" w:rsidR="00EE2EA9" w:rsidRPr="00DB25C4" w:rsidRDefault="00EE2EA9" w:rsidP="00687314">
      <w:pPr>
        <w:autoSpaceDE w:val="0"/>
        <w:autoSpaceDN w:val="0"/>
        <w:adjustRightInd w:val="0"/>
        <w:spacing w:after="0" w:line="240" w:lineRule="auto"/>
        <w:rPr>
          <w:rFonts w:cstheme="minorHAnsi"/>
          <w:color w:val="000000"/>
        </w:rPr>
      </w:pPr>
    </w:p>
    <w:p w14:paraId="4E3AF149" w14:textId="77777777" w:rsidR="00EE2EA9" w:rsidRPr="00DB25C4" w:rsidRDefault="00EE2EA9" w:rsidP="00687314">
      <w:pPr>
        <w:autoSpaceDE w:val="0"/>
        <w:autoSpaceDN w:val="0"/>
        <w:adjustRightInd w:val="0"/>
        <w:spacing w:after="0" w:line="240" w:lineRule="auto"/>
        <w:rPr>
          <w:rFonts w:cstheme="minorHAnsi"/>
          <w:color w:val="000000"/>
        </w:rPr>
      </w:pPr>
      <w:r w:rsidRPr="00DB25C4">
        <w:rPr>
          <w:rFonts w:cstheme="minorHAnsi"/>
          <w:color w:val="000000"/>
        </w:rPr>
        <w:t xml:space="preserve">1) </w:t>
      </w:r>
      <w:proofErr w:type="spellStart"/>
      <w:r w:rsidRPr="00DB25C4">
        <w:rPr>
          <w:rFonts w:cstheme="minorHAnsi"/>
          <w:color w:val="1154CC"/>
        </w:rPr>
        <w:t>Statuta</w:t>
      </w:r>
      <w:proofErr w:type="spellEnd"/>
      <w:r w:rsidRPr="00DB25C4">
        <w:rPr>
          <w:rFonts w:cstheme="minorHAnsi"/>
          <w:color w:val="1154CC"/>
        </w:rPr>
        <w:t xml:space="preserve"> UMC</w:t>
      </w:r>
      <w:r w:rsidRPr="00DB25C4">
        <w:rPr>
          <w:rFonts w:cstheme="minorHAnsi"/>
          <w:color w:val="000000"/>
        </w:rPr>
        <w:t xml:space="preserve"> (</w:t>
      </w:r>
      <w:r w:rsidRPr="00DB25C4">
        <w:rPr>
          <w:rFonts w:cstheme="minorHAnsi"/>
          <w:color w:val="1154CC"/>
        </w:rPr>
        <w:t xml:space="preserve">SK </w:t>
      </w:r>
      <w:proofErr w:type="spellStart"/>
      <w:r w:rsidRPr="00DB25C4">
        <w:rPr>
          <w:rFonts w:cstheme="minorHAnsi"/>
          <w:color w:val="1154CC"/>
        </w:rPr>
        <w:t>Senat</w:t>
      </w:r>
      <w:proofErr w:type="spellEnd"/>
      <w:r w:rsidRPr="00DB25C4">
        <w:rPr>
          <w:rFonts w:cstheme="minorHAnsi"/>
          <w:color w:val="1154CC"/>
        </w:rPr>
        <w:t xml:space="preserve"> No. 002/S/II/2017</w:t>
      </w:r>
      <w:r w:rsidRPr="00DB25C4">
        <w:rPr>
          <w:rFonts w:cstheme="minorHAnsi"/>
          <w:color w:val="000000"/>
        </w:rPr>
        <w:t xml:space="preserve">) Bab X Kerjasama </w:t>
      </w:r>
      <w:proofErr w:type="spellStart"/>
      <w:r w:rsidRPr="00DB25C4">
        <w:rPr>
          <w:rFonts w:cstheme="minorHAnsi"/>
          <w:color w:val="000000"/>
        </w:rPr>
        <w:t>Pasal</w:t>
      </w:r>
      <w:proofErr w:type="spellEnd"/>
      <w:r w:rsidRPr="00DB25C4">
        <w:rPr>
          <w:rFonts w:cstheme="minorHAnsi"/>
          <w:color w:val="000000"/>
        </w:rPr>
        <w:t xml:space="preserve"> 85 </w:t>
      </w:r>
      <w:proofErr w:type="spellStart"/>
      <w:r w:rsidRPr="00DB25C4">
        <w:rPr>
          <w:rFonts w:cstheme="minorHAnsi"/>
          <w:color w:val="000000"/>
        </w:rPr>
        <w:t>sampai</w:t>
      </w:r>
      <w:proofErr w:type="spellEnd"/>
      <w:r w:rsidRPr="00DB25C4">
        <w:rPr>
          <w:rFonts w:cstheme="minorHAnsi"/>
          <w:color w:val="000000"/>
        </w:rPr>
        <w:t xml:space="preserve"> 102; </w:t>
      </w:r>
    </w:p>
    <w:p w14:paraId="46475F27" w14:textId="77777777" w:rsidR="00EE2EA9" w:rsidRPr="00DB25C4" w:rsidRDefault="00EE2EA9" w:rsidP="00687314">
      <w:pPr>
        <w:autoSpaceDE w:val="0"/>
        <w:autoSpaceDN w:val="0"/>
        <w:adjustRightInd w:val="0"/>
        <w:spacing w:after="0" w:line="240" w:lineRule="auto"/>
        <w:rPr>
          <w:rFonts w:cstheme="minorHAnsi"/>
          <w:color w:val="000000"/>
        </w:rPr>
      </w:pPr>
      <w:r w:rsidRPr="00DB25C4">
        <w:rPr>
          <w:rFonts w:cstheme="minorHAnsi"/>
          <w:color w:val="000000" w:themeColor="text1"/>
        </w:rPr>
        <w:t xml:space="preserve">2) SK </w:t>
      </w:r>
      <w:proofErr w:type="spellStart"/>
      <w:r w:rsidRPr="00DB25C4">
        <w:rPr>
          <w:rFonts w:cstheme="minorHAnsi"/>
          <w:color w:val="000000" w:themeColor="text1"/>
        </w:rPr>
        <w:t>Rektor</w:t>
      </w:r>
      <w:proofErr w:type="spellEnd"/>
      <w:r w:rsidRPr="00DB25C4">
        <w:rPr>
          <w:rFonts w:cstheme="minorHAnsi"/>
          <w:color w:val="000000" w:themeColor="text1"/>
        </w:rPr>
        <w:t xml:space="preserve"> No 033/R/VIII/2018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Pengelolaan</w:t>
      </w:r>
      <w:proofErr w:type="spellEnd"/>
      <w:r w:rsidRPr="00DB25C4">
        <w:rPr>
          <w:rFonts w:cstheme="minorHAnsi"/>
          <w:color w:val="000000" w:themeColor="text1"/>
        </w:rPr>
        <w:t xml:space="preserve"> Kerjasama UMC; </w:t>
      </w:r>
    </w:p>
    <w:p w14:paraId="3B1A28A5" w14:textId="77777777" w:rsidR="00EE2EA9" w:rsidRPr="00DB25C4" w:rsidRDefault="00EE2EA9" w:rsidP="00687314">
      <w:pPr>
        <w:autoSpaceDE w:val="0"/>
        <w:autoSpaceDN w:val="0"/>
        <w:adjustRightInd w:val="0"/>
        <w:spacing w:after="0" w:line="240" w:lineRule="auto"/>
        <w:rPr>
          <w:rFonts w:cstheme="minorHAnsi"/>
          <w:color w:val="000000"/>
        </w:rPr>
      </w:pPr>
      <w:r w:rsidRPr="00DB25C4">
        <w:rPr>
          <w:rFonts w:cstheme="minorHAnsi"/>
          <w:color w:val="000000"/>
        </w:rPr>
        <w:t xml:space="preserve">3) </w:t>
      </w:r>
      <w:proofErr w:type="spellStart"/>
      <w:r w:rsidRPr="00DB25C4">
        <w:rPr>
          <w:rFonts w:cstheme="minorHAnsi"/>
          <w:color w:val="000000"/>
        </w:rPr>
        <w:t>Dokumen</w:t>
      </w:r>
      <w:proofErr w:type="spellEnd"/>
      <w:r w:rsidRPr="00DB25C4">
        <w:rPr>
          <w:rFonts w:cstheme="minorHAnsi"/>
          <w:color w:val="000000"/>
        </w:rPr>
        <w:t xml:space="preserve"> </w:t>
      </w:r>
      <w:proofErr w:type="spellStart"/>
      <w:r w:rsidRPr="00DB25C4">
        <w:rPr>
          <w:rFonts w:cstheme="minorHAnsi"/>
          <w:color w:val="000000"/>
        </w:rPr>
        <w:t>Standar</w:t>
      </w:r>
      <w:proofErr w:type="spellEnd"/>
      <w:r w:rsidRPr="00DB25C4">
        <w:rPr>
          <w:rFonts w:cstheme="minorHAnsi"/>
          <w:color w:val="000000"/>
        </w:rPr>
        <w:t xml:space="preserve"> </w:t>
      </w:r>
      <w:proofErr w:type="spellStart"/>
      <w:r w:rsidRPr="00DB25C4">
        <w:rPr>
          <w:rFonts w:cstheme="minorHAnsi"/>
          <w:color w:val="000000"/>
        </w:rPr>
        <w:t>Operasional</w:t>
      </w:r>
      <w:proofErr w:type="spellEnd"/>
      <w:r w:rsidRPr="00DB25C4">
        <w:rPr>
          <w:rFonts w:cstheme="minorHAnsi"/>
          <w:color w:val="000000"/>
        </w:rPr>
        <w:t xml:space="preserve"> </w:t>
      </w:r>
      <w:proofErr w:type="spellStart"/>
      <w:r w:rsidRPr="00DB25C4">
        <w:rPr>
          <w:rFonts w:cstheme="minorHAnsi"/>
          <w:color w:val="000000"/>
        </w:rPr>
        <w:t>Prosedur</w:t>
      </w:r>
      <w:proofErr w:type="spellEnd"/>
      <w:r w:rsidRPr="00DB25C4">
        <w:rPr>
          <w:rFonts w:cstheme="minorHAnsi"/>
          <w:color w:val="000000"/>
        </w:rPr>
        <w:t xml:space="preserve"> </w:t>
      </w:r>
      <w:proofErr w:type="spellStart"/>
      <w:r w:rsidRPr="00DB25C4">
        <w:rPr>
          <w:rFonts w:cstheme="minorHAnsi"/>
          <w:color w:val="000000"/>
        </w:rPr>
        <w:t>Pencatatan</w:t>
      </w:r>
      <w:proofErr w:type="spellEnd"/>
      <w:r w:rsidRPr="00DB25C4">
        <w:rPr>
          <w:rFonts w:cstheme="minorHAnsi"/>
          <w:color w:val="000000"/>
        </w:rPr>
        <w:t xml:space="preserve"> dan Monitoring </w:t>
      </w:r>
      <w:proofErr w:type="spellStart"/>
      <w:r w:rsidRPr="00DB25C4">
        <w:rPr>
          <w:rFonts w:cstheme="minorHAnsi"/>
          <w:color w:val="000000"/>
        </w:rPr>
        <w:t>Kerja</w:t>
      </w:r>
      <w:proofErr w:type="spellEnd"/>
      <w:r w:rsidRPr="00DB25C4">
        <w:rPr>
          <w:rFonts w:cstheme="minorHAnsi"/>
          <w:color w:val="000000"/>
        </w:rPr>
        <w:t xml:space="preserve"> Sama; </w:t>
      </w:r>
    </w:p>
    <w:p w14:paraId="759614BC" w14:textId="77777777" w:rsidR="00EE2EA9" w:rsidRPr="00DB25C4" w:rsidRDefault="00EE2EA9" w:rsidP="00687314">
      <w:pPr>
        <w:autoSpaceDE w:val="0"/>
        <w:autoSpaceDN w:val="0"/>
        <w:adjustRightInd w:val="0"/>
        <w:spacing w:after="0" w:line="240" w:lineRule="auto"/>
        <w:rPr>
          <w:rFonts w:cstheme="minorHAnsi"/>
          <w:color w:val="000000"/>
        </w:rPr>
      </w:pPr>
      <w:r w:rsidRPr="00DB25C4">
        <w:rPr>
          <w:rFonts w:cstheme="minorHAnsi"/>
          <w:color w:val="000000"/>
        </w:rPr>
        <w:t xml:space="preserve">4) </w:t>
      </w:r>
      <w:proofErr w:type="spellStart"/>
      <w:r w:rsidRPr="00DB25C4">
        <w:rPr>
          <w:rFonts w:cstheme="minorHAnsi"/>
          <w:color w:val="000000"/>
        </w:rPr>
        <w:t>Rencana</w:t>
      </w:r>
      <w:proofErr w:type="spellEnd"/>
      <w:r w:rsidRPr="00DB25C4">
        <w:rPr>
          <w:rFonts w:cstheme="minorHAnsi"/>
          <w:color w:val="000000"/>
        </w:rPr>
        <w:t xml:space="preserve"> </w:t>
      </w:r>
      <w:proofErr w:type="spellStart"/>
      <w:r w:rsidRPr="00DB25C4">
        <w:rPr>
          <w:rFonts w:cstheme="minorHAnsi"/>
          <w:color w:val="000000"/>
        </w:rPr>
        <w:t>Strategis</w:t>
      </w:r>
      <w:proofErr w:type="spellEnd"/>
      <w:r w:rsidRPr="00DB25C4">
        <w:rPr>
          <w:rFonts w:cstheme="minorHAnsi"/>
          <w:color w:val="000000"/>
        </w:rPr>
        <w:t xml:space="preserve"> UMC 2017-2021; </w:t>
      </w:r>
    </w:p>
    <w:p w14:paraId="19A6657D" w14:textId="77777777" w:rsidR="00EE2EA9" w:rsidRPr="00DB25C4" w:rsidRDefault="00EE2EA9" w:rsidP="00687314">
      <w:pPr>
        <w:autoSpaceDE w:val="0"/>
        <w:autoSpaceDN w:val="0"/>
        <w:adjustRightInd w:val="0"/>
        <w:spacing w:after="0" w:line="240" w:lineRule="auto"/>
        <w:rPr>
          <w:rFonts w:cstheme="minorHAnsi"/>
          <w:color w:val="000000"/>
        </w:rPr>
      </w:pPr>
      <w:r w:rsidRPr="00DB25C4">
        <w:rPr>
          <w:rFonts w:cstheme="minorHAnsi"/>
          <w:color w:val="000000"/>
        </w:rPr>
        <w:t xml:space="preserve">5) </w:t>
      </w:r>
      <w:proofErr w:type="spellStart"/>
      <w:r w:rsidRPr="00DB25C4">
        <w:rPr>
          <w:rFonts w:cstheme="minorHAnsi"/>
          <w:color w:val="000000"/>
        </w:rPr>
        <w:t>Rencana</w:t>
      </w:r>
      <w:proofErr w:type="spellEnd"/>
      <w:r w:rsidRPr="00DB25C4">
        <w:rPr>
          <w:rFonts w:cstheme="minorHAnsi"/>
          <w:color w:val="000000"/>
        </w:rPr>
        <w:t xml:space="preserve"> </w:t>
      </w:r>
      <w:proofErr w:type="spellStart"/>
      <w:r w:rsidRPr="00DB25C4">
        <w:rPr>
          <w:rFonts w:cstheme="minorHAnsi"/>
          <w:color w:val="000000"/>
        </w:rPr>
        <w:t>Strategis</w:t>
      </w:r>
      <w:proofErr w:type="spellEnd"/>
      <w:r w:rsidRPr="00DB25C4">
        <w:rPr>
          <w:rFonts w:cstheme="minorHAnsi"/>
          <w:color w:val="000000"/>
        </w:rPr>
        <w:t xml:space="preserve"> FBS UMC 2017-2021</w:t>
      </w:r>
    </w:p>
    <w:p w14:paraId="1F90232F" w14:textId="77777777" w:rsidR="00EE2EA9" w:rsidRPr="00DB25C4" w:rsidRDefault="00EE2EA9" w:rsidP="00687314">
      <w:pPr>
        <w:autoSpaceDE w:val="0"/>
        <w:autoSpaceDN w:val="0"/>
        <w:adjustRightInd w:val="0"/>
        <w:spacing w:after="0" w:line="240" w:lineRule="auto"/>
        <w:rPr>
          <w:rFonts w:cstheme="minorHAnsi"/>
        </w:rPr>
      </w:pPr>
      <w:r w:rsidRPr="00DB25C4">
        <w:rPr>
          <w:rFonts w:cstheme="minorHAnsi"/>
          <w:color w:val="000000"/>
        </w:rPr>
        <w:t xml:space="preserve"> </w:t>
      </w:r>
    </w:p>
    <w:p w14:paraId="77A29371" w14:textId="77777777" w:rsidR="00EE2EA9" w:rsidRPr="00DB25C4" w:rsidRDefault="00EE2EA9" w:rsidP="00687314">
      <w:pPr>
        <w:spacing w:after="0" w:line="240" w:lineRule="auto"/>
        <w:rPr>
          <w:rFonts w:cstheme="minorHAnsi"/>
        </w:rPr>
      </w:pPr>
      <w:proofErr w:type="spellStart"/>
      <w:r w:rsidRPr="00DB25C4">
        <w:rPr>
          <w:rFonts w:cstheme="minorHAnsi"/>
          <w:b/>
          <w:bCs/>
          <w:color w:val="000000"/>
        </w:rPr>
        <w:t>Kebijakan-kebijakan</w:t>
      </w:r>
      <w:proofErr w:type="spellEnd"/>
      <w:r w:rsidRPr="00DB25C4">
        <w:rPr>
          <w:rFonts w:cstheme="minorHAnsi"/>
          <w:b/>
          <w:bCs/>
          <w:color w:val="000000"/>
        </w:rPr>
        <w:t xml:space="preserve"> </w:t>
      </w:r>
      <w:proofErr w:type="spellStart"/>
      <w:r w:rsidRPr="00DB25C4">
        <w:rPr>
          <w:rFonts w:cstheme="minorHAnsi"/>
          <w:b/>
          <w:bCs/>
          <w:color w:val="000000"/>
        </w:rPr>
        <w:t>tersebut</w:t>
      </w:r>
      <w:proofErr w:type="spellEnd"/>
      <w:r w:rsidRPr="00DB25C4">
        <w:rPr>
          <w:rFonts w:cstheme="minorHAnsi"/>
          <w:b/>
          <w:bCs/>
          <w:color w:val="000000"/>
        </w:rPr>
        <w:t xml:space="preserve"> </w:t>
      </w:r>
      <w:proofErr w:type="spellStart"/>
      <w:r w:rsidRPr="00DB25C4">
        <w:rPr>
          <w:rFonts w:cstheme="minorHAnsi"/>
          <w:b/>
          <w:bCs/>
          <w:color w:val="000000"/>
        </w:rPr>
        <w:t>disosialisasikan</w:t>
      </w:r>
      <w:proofErr w:type="spellEnd"/>
      <w:r w:rsidRPr="00DB25C4">
        <w:rPr>
          <w:rFonts w:cstheme="minorHAnsi"/>
          <w:color w:val="000000"/>
        </w:rPr>
        <w:t xml:space="preserve"> oleh </w:t>
      </w:r>
      <w:proofErr w:type="spellStart"/>
      <w:r w:rsidRPr="00DB25C4">
        <w:rPr>
          <w:rFonts w:cstheme="minorHAnsi"/>
          <w:color w:val="000000"/>
        </w:rPr>
        <w:t>pimpinan</w:t>
      </w:r>
      <w:proofErr w:type="spellEnd"/>
      <w:r w:rsidRPr="00DB25C4">
        <w:rPr>
          <w:rFonts w:cstheme="minorHAnsi"/>
          <w:color w:val="000000"/>
        </w:rPr>
        <w:t xml:space="preserve"> UMC dan FBS UMC </w:t>
      </w:r>
      <w:proofErr w:type="spellStart"/>
      <w:r w:rsidRPr="00DB25C4">
        <w:rPr>
          <w:rFonts w:cstheme="minorHAnsi"/>
          <w:color w:val="000000"/>
        </w:rPr>
        <w:t>melalui</w:t>
      </w:r>
      <w:proofErr w:type="spellEnd"/>
      <w:r w:rsidRPr="00DB25C4">
        <w:rPr>
          <w:rFonts w:cstheme="minorHAnsi"/>
          <w:color w:val="000000"/>
        </w:rPr>
        <w:t xml:space="preserve"> </w:t>
      </w:r>
      <w:proofErr w:type="spellStart"/>
      <w:r w:rsidRPr="00DB25C4">
        <w:rPr>
          <w:rFonts w:cstheme="minorHAnsi"/>
          <w:color w:val="000000"/>
        </w:rPr>
        <w:t>sosialisasi</w:t>
      </w:r>
      <w:proofErr w:type="spellEnd"/>
      <w:r w:rsidRPr="00DB25C4">
        <w:rPr>
          <w:rFonts w:cstheme="minorHAnsi"/>
          <w:color w:val="000000"/>
        </w:rPr>
        <w:t xml:space="preserve"> oleh Biro </w:t>
      </w:r>
      <w:proofErr w:type="spellStart"/>
      <w:r w:rsidRPr="00DB25C4">
        <w:rPr>
          <w:rFonts w:cstheme="minorHAnsi"/>
          <w:color w:val="000000"/>
        </w:rPr>
        <w:t>Kerja</w:t>
      </w:r>
      <w:proofErr w:type="spellEnd"/>
      <w:r w:rsidRPr="00DB25C4">
        <w:rPr>
          <w:rFonts w:cstheme="minorHAnsi"/>
          <w:color w:val="000000"/>
        </w:rPr>
        <w:t xml:space="preserve"> Sama dan </w:t>
      </w:r>
      <w:proofErr w:type="spellStart"/>
      <w:r w:rsidRPr="00DB25C4">
        <w:rPr>
          <w:rFonts w:cstheme="minorHAnsi"/>
          <w:color w:val="000000"/>
        </w:rPr>
        <w:t>Urusan</w:t>
      </w:r>
      <w:proofErr w:type="spellEnd"/>
      <w:r w:rsidRPr="00DB25C4">
        <w:rPr>
          <w:rFonts w:cstheme="minorHAnsi"/>
          <w:color w:val="000000"/>
        </w:rPr>
        <w:t xml:space="preserve"> </w:t>
      </w:r>
      <w:proofErr w:type="spellStart"/>
      <w:r w:rsidRPr="00DB25C4">
        <w:rPr>
          <w:rFonts w:cstheme="minorHAnsi"/>
          <w:color w:val="000000"/>
        </w:rPr>
        <w:t>Internasional</w:t>
      </w:r>
      <w:proofErr w:type="spellEnd"/>
      <w:r w:rsidRPr="00DB25C4">
        <w:rPr>
          <w:rFonts w:cstheme="minorHAnsi"/>
          <w:color w:val="000000"/>
        </w:rPr>
        <w:t xml:space="preserve"> (BKUI), </w:t>
      </w:r>
      <w:proofErr w:type="spellStart"/>
      <w:r w:rsidRPr="00DB25C4">
        <w:rPr>
          <w:rFonts w:cstheme="minorHAnsi"/>
          <w:color w:val="000000"/>
        </w:rPr>
        <w:t>rapat</w:t>
      </w:r>
      <w:proofErr w:type="spellEnd"/>
      <w:r w:rsidRPr="00DB25C4">
        <w:rPr>
          <w:rFonts w:cstheme="minorHAnsi"/>
          <w:color w:val="000000"/>
        </w:rPr>
        <w:t xml:space="preserve"> </w:t>
      </w:r>
      <w:proofErr w:type="spellStart"/>
      <w:r w:rsidRPr="00DB25C4">
        <w:rPr>
          <w:rFonts w:cstheme="minorHAnsi"/>
          <w:color w:val="000000"/>
        </w:rPr>
        <w:t>koordinasi</w:t>
      </w:r>
      <w:proofErr w:type="spellEnd"/>
      <w:r w:rsidRPr="00DB25C4">
        <w:rPr>
          <w:rFonts w:cstheme="minorHAnsi"/>
          <w:color w:val="000000"/>
        </w:rPr>
        <w:t xml:space="preserve"> di </w:t>
      </w:r>
      <w:proofErr w:type="spellStart"/>
      <w:r w:rsidRPr="00DB25C4">
        <w:rPr>
          <w:rFonts w:cstheme="minorHAnsi"/>
          <w:color w:val="000000"/>
        </w:rPr>
        <w:t>tingkat</w:t>
      </w:r>
      <w:proofErr w:type="spellEnd"/>
      <w:r w:rsidRPr="00DB25C4">
        <w:rPr>
          <w:rFonts w:cstheme="minorHAnsi"/>
          <w:color w:val="000000"/>
        </w:rPr>
        <w:t xml:space="preserve"> FBS UMC dan </w:t>
      </w:r>
      <w:proofErr w:type="spellStart"/>
      <w:r w:rsidRPr="00DB25C4">
        <w:rPr>
          <w:rFonts w:cstheme="minorHAnsi"/>
          <w:color w:val="000000"/>
        </w:rPr>
        <w:t>prodi</w:t>
      </w:r>
      <w:proofErr w:type="spellEnd"/>
      <w:r w:rsidRPr="00DB25C4">
        <w:rPr>
          <w:rFonts w:cstheme="minorHAnsi"/>
          <w:color w:val="000000"/>
        </w:rPr>
        <w:t xml:space="preserve"> di  </w:t>
      </w:r>
      <w:proofErr w:type="spellStart"/>
      <w:r w:rsidRPr="00DB25C4">
        <w:rPr>
          <w:rFonts w:cstheme="minorHAnsi"/>
          <w:color w:val="000000"/>
        </w:rPr>
        <w:t>lingkungan</w:t>
      </w:r>
      <w:proofErr w:type="spellEnd"/>
      <w:r w:rsidRPr="00DB25C4">
        <w:rPr>
          <w:rFonts w:cstheme="minorHAnsi"/>
          <w:color w:val="000000"/>
        </w:rPr>
        <w:t xml:space="preserve"> FBS UMC,  </w:t>
      </w:r>
      <w:proofErr w:type="spellStart"/>
      <w:r w:rsidRPr="00DB25C4">
        <w:rPr>
          <w:rFonts w:cstheme="minorHAnsi"/>
          <w:color w:val="000000"/>
        </w:rPr>
        <w:t>laman</w:t>
      </w:r>
      <w:proofErr w:type="spellEnd"/>
      <w:r w:rsidRPr="00DB25C4">
        <w:rPr>
          <w:rFonts w:cstheme="minorHAnsi"/>
          <w:color w:val="000000"/>
        </w:rPr>
        <w:t xml:space="preserve"> </w:t>
      </w:r>
      <w:hyperlink r:id="rId47" w:history="1">
        <w:r w:rsidRPr="00DB25C4">
          <w:rPr>
            <w:rStyle w:val="Hyperlink"/>
            <w:rFonts w:cstheme="minorHAnsi"/>
          </w:rPr>
          <w:t>Folder SK</w:t>
        </w:r>
      </w:hyperlink>
      <w:r w:rsidRPr="00DB25C4">
        <w:rPr>
          <w:rFonts w:cstheme="minorHAnsi"/>
          <w:color w:val="000000"/>
        </w:rPr>
        <w:t xml:space="preserve">,  </w:t>
      </w:r>
      <w:proofErr w:type="spellStart"/>
      <w:r w:rsidRPr="00DB25C4">
        <w:rPr>
          <w:rFonts w:cstheme="minorHAnsi"/>
          <w:color w:val="000000"/>
        </w:rPr>
        <w:t>laman</w:t>
      </w:r>
      <w:proofErr w:type="spellEnd"/>
      <w:r w:rsidRPr="00DB25C4">
        <w:rPr>
          <w:rFonts w:cstheme="minorHAnsi"/>
          <w:color w:val="000000"/>
        </w:rPr>
        <w:t xml:space="preserve"> email dan </w:t>
      </w:r>
      <w:r w:rsidRPr="00DB25C4">
        <w:rPr>
          <w:rFonts w:cstheme="minorHAnsi"/>
          <w:i/>
          <w:iCs/>
          <w:color w:val="000000"/>
        </w:rPr>
        <w:t>broadcast</w:t>
      </w:r>
      <w:r w:rsidRPr="00DB25C4">
        <w:rPr>
          <w:rFonts w:cstheme="minorHAnsi"/>
          <w:color w:val="000000"/>
        </w:rPr>
        <w:t xml:space="preserve"> </w:t>
      </w:r>
      <w:proofErr w:type="spellStart"/>
      <w:r w:rsidRPr="00DB25C4">
        <w:rPr>
          <w:rFonts w:cstheme="minorHAnsi"/>
          <w:color w:val="000000"/>
        </w:rPr>
        <w:t>melalui</w:t>
      </w:r>
      <w:proofErr w:type="spellEnd"/>
      <w:r w:rsidRPr="00DB25C4">
        <w:rPr>
          <w:rFonts w:cstheme="minorHAnsi"/>
          <w:color w:val="000000"/>
        </w:rPr>
        <w:t xml:space="preserve"> WhatsApp Group.</w:t>
      </w:r>
    </w:p>
    <w:p w14:paraId="32FF604B"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0A1DFC09" w14:textId="77777777" w:rsidR="00EE2EA9" w:rsidRPr="00DB25C4" w:rsidRDefault="00EE2EA9" w:rsidP="00687314">
      <w:pPr>
        <w:autoSpaceDE w:val="0"/>
        <w:autoSpaceDN w:val="0"/>
        <w:adjustRightInd w:val="0"/>
        <w:spacing w:after="0" w:line="240" w:lineRule="auto"/>
        <w:rPr>
          <w:rFonts w:cstheme="minorHAnsi"/>
          <w:b/>
          <w:bCs/>
          <w:color w:val="000000" w:themeColor="text1"/>
        </w:rPr>
      </w:pPr>
      <w:r w:rsidRPr="00DB25C4">
        <w:rPr>
          <w:rFonts w:cstheme="minorHAnsi"/>
          <w:b/>
          <w:bCs/>
          <w:color w:val="000000" w:themeColor="text1"/>
        </w:rPr>
        <w:t xml:space="preserve">2.2.2 </w:t>
      </w:r>
      <w:proofErr w:type="spellStart"/>
      <w:r w:rsidRPr="00DB25C4">
        <w:rPr>
          <w:rFonts w:cstheme="minorHAnsi"/>
          <w:b/>
          <w:bCs/>
          <w:color w:val="000000" w:themeColor="text1"/>
        </w:rPr>
        <w:t>Pelaksanaan</w:t>
      </w:r>
      <w:proofErr w:type="spellEnd"/>
      <w:r w:rsidRPr="00DB25C4">
        <w:rPr>
          <w:rFonts w:cstheme="minorHAnsi"/>
          <w:b/>
          <w:bCs/>
          <w:color w:val="000000" w:themeColor="text1"/>
        </w:rPr>
        <w:t xml:space="preserve">  </w:t>
      </w:r>
    </w:p>
    <w:p w14:paraId="3B5A9021" w14:textId="77777777" w:rsidR="00EE2EA9" w:rsidRPr="00DB25C4" w:rsidRDefault="00EE2EA9" w:rsidP="00687314">
      <w:pPr>
        <w:autoSpaceDE w:val="0"/>
        <w:autoSpaceDN w:val="0"/>
        <w:adjustRightInd w:val="0"/>
        <w:spacing w:after="0" w:line="240" w:lineRule="auto"/>
        <w:rPr>
          <w:rFonts w:cstheme="minorHAnsi"/>
          <w:b/>
          <w:bCs/>
          <w:color w:val="000000" w:themeColor="text1"/>
        </w:rPr>
      </w:pPr>
      <w:r w:rsidRPr="00DB25C4">
        <w:rPr>
          <w:rFonts w:cstheme="minorHAnsi"/>
          <w:b/>
          <w:bCs/>
          <w:color w:val="000000" w:themeColor="text1"/>
        </w:rPr>
        <w:t>[</w:t>
      </w:r>
      <w:proofErr w:type="spellStart"/>
      <w:r w:rsidRPr="00DB25C4">
        <w:rPr>
          <w:rFonts w:cstheme="minorHAnsi"/>
          <w:b/>
          <w:bCs/>
          <w:color w:val="000000" w:themeColor="text1"/>
        </w:rPr>
        <w:t>khusus</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untuk</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kerjasama</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dengan</w:t>
      </w:r>
      <w:proofErr w:type="spellEnd"/>
      <w:r w:rsidRPr="00DB25C4">
        <w:rPr>
          <w:rFonts w:cstheme="minorHAnsi"/>
          <w:b/>
          <w:bCs/>
          <w:color w:val="000000" w:themeColor="text1"/>
        </w:rPr>
        <w:t xml:space="preserve"> FBS </w:t>
      </w:r>
      <w:proofErr w:type="spellStart"/>
      <w:r w:rsidRPr="00DB25C4">
        <w:rPr>
          <w:rFonts w:cstheme="minorHAnsi"/>
          <w:b/>
          <w:bCs/>
          <w:color w:val="000000" w:themeColor="text1"/>
        </w:rPr>
        <w:t>atau</w:t>
      </w:r>
      <w:proofErr w:type="spellEnd"/>
      <w:r w:rsidRPr="00DB25C4">
        <w:rPr>
          <w:rFonts w:cstheme="minorHAnsi"/>
          <w:b/>
          <w:bCs/>
          <w:color w:val="000000" w:themeColor="text1"/>
        </w:rPr>
        <w:t xml:space="preserve"> Prodi]</w:t>
      </w:r>
    </w:p>
    <w:p w14:paraId="1C5817EF"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7A9AEC69" w14:textId="77777777" w:rsidR="00EE2EA9" w:rsidRPr="00DB25C4" w:rsidRDefault="00EE2EA9" w:rsidP="00687314">
      <w:pPr>
        <w:autoSpaceDE w:val="0"/>
        <w:autoSpaceDN w:val="0"/>
        <w:adjustRightInd w:val="0"/>
        <w:spacing w:after="0" w:line="240" w:lineRule="auto"/>
        <w:rPr>
          <w:rFonts w:cstheme="minorHAnsi"/>
          <w:b/>
          <w:bCs/>
          <w:color w:val="000000"/>
        </w:rPr>
      </w:pPr>
      <w:r w:rsidRPr="00DB25C4">
        <w:rPr>
          <w:rFonts w:cstheme="minorHAnsi"/>
          <w:b/>
          <w:bCs/>
          <w:color w:val="000000"/>
        </w:rPr>
        <w:t xml:space="preserve">2.2.3 </w:t>
      </w:r>
      <w:proofErr w:type="spellStart"/>
      <w:r w:rsidRPr="00DB25C4">
        <w:rPr>
          <w:rFonts w:cstheme="minorHAnsi"/>
          <w:b/>
          <w:bCs/>
          <w:color w:val="000000"/>
        </w:rPr>
        <w:t>Evaluasi</w:t>
      </w:r>
      <w:proofErr w:type="spellEnd"/>
    </w:p>
    <w:p w14:paraId="246C6804" w14:textId="77777777" w:rsidR="00EE2EA9" w:rsidRPr="00DB25C4" w:rsidRDefault="00EE2EA9" w:rsidP="00687314">
      <w:pPr>
        <w:autoSpaceDE w:val="0"/>
        <w:autoSpaceDN w:val="0"/>
        <w:adjustRightInd w:val="0"/>
        <w:spacing w:after="0" w:line="240" w:lineRule="auto"/>
        <w:jc w:val="both"/>
        <w:rPr>
          <w:rFonts w:eastAsia="Times New Roman" w:cstheme="minorHAnsi"/>
          <w:color w:val="000000"/>
        </w:rPr>
      </w:pPr>
      <w:r w:rsidRPr="00DB25C4">
        <w:rPr>
          <w:rFonts w:cstheme="minorHAnsi"/>
          <w:color w:val="000000" w:themeColor="text1"/>
        </w:rPr>
        <w:t xml:space="preserve">Hasil </w:t>
      </w: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terhadap</w:t>
      </w:r>
      <w:proofErr w:type="spellEnd"/>
      <w:r w:rsidRPr="00DB25C4">
        <w:rPr>
          <w:rFonts w:cstheme="minorHAnsi"/>
          <w:color w:val="000000" w:themeColor="text1"/>
        </w:rPr>
        <w:t xml:space="preserve"> </w:t>
      </w:r>
      <w:proofErr w:type="spellStart"/>
      <w:r w:rsidRPr="00DB25C4">
        <w:rPr>
          <w:rFonts w:cstheme="minorHAnsi"/>
          <w:color w:val="000000" w:themeColor="text1"/>
        </w:rPr>
        <w:t>kebijakan</w:t>
      </w:r>
      <w:proofErr w:type="spellEnd"/>
      <w:r w:rsidRPr="00DB25C4">
        <w:rPr>
          <w:rFonts w:cstheme="minorHAnsi"/>
          <w:color w:val="000000" w:themeColor="text1"/>
        </w:rPr>
        <w:t xml:space="preserve"> dan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kerja</w:t>
      </w:r>
      <w:proofErr w:type="spellEnd"/>
      <w:r w:rsidRPr="00DB25C4">
        <w:rPr>
          <w:rFonts w:cstheme="minorHAnsi"/>
          <w:color w:val="000000" w:themeColor="text1"/>
        </w:rPr>
        <w:t xml:space="preserve"> Sama di FBS. </w:t>
      </w: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terhadap</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kerjasama</w:t>
      </w:r>
      <w:proofErr w:type="spellEnd"/>
      <w:r w:rsidRPr="00DB25C4">
        <w:rPr>
          <w:rFonts w:cstheme="minorHAnsi"/>
          <w:color w:val="000000" w:themeColor="text1"/>
        </w:rPr>
        <w:t xml:space="preserve"> </w:t>
      </w:r>
      <w:proofErr w:type="spellStart"/>
      <w:r w:rsidRPr="00DB25C4">
        <w:rPr>
          <w:rFonts w:cstheme="minorHAnsi"/>
          <w:color w:val="000000" w:themeColor="text1"/>
        </w:rPr>
        <w:t>dilakukan</w:t>
      </w:r>
      <w:proofErr w:type="spellEnd"/>
      <w:r w:rsidRPr="00DB25C4">
        <w:rPr>
          <w:rFonts w:cstheme="minorHAnsi"/>
          <w:color w:val="000000" w:themeColor="text1"/>
        </w:rPr>
        <w:t xml:space="preserve"> FBS UMC </w:t>
      </w:r>
      <w:proofErr w:type="spellStart"/>
      <w:r w:rsidRPr="00DB25C4">
        <w:rPr>
          <w:rFonts w:cstheme="minorHAnsi"/>
          <w:color w:val="000000" w:themeColor="text1"/>
        </w:rPr>
        <w:t>secara</w:t>
      </w:r>
      <w:proofErr w:type="spellEnd"/>
      <w:r w:rsidRPr="00DB25C4">
        <w:rPr>
          <w:rFonts w:cstheme="minorHAnsi"/>
          <w:color w:val="000000" w:themeColor="text1"/>
        </w:rPr>
        <w:t xml:space="preserve"> </w:t>
      </w:r>
      <w:proofErr w:type="spellStart"/>
      <w:r w:rsidRPr="00DB25C4">
        <w:rPr>
          <w:rFonts w:cstheme="minorHAnsi"/>
          <w:b/>
          <w:bCs/>
          <w:color w:val="000000" w:themeColor="text1"/>
        </w:rPr>
        <w:t>berkala</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setiap</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satu</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tahun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sekali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melalui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rapat</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koordinasi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akhir</w:t>
      </w:r>
      <w:proofErr w:type="spellEnd"/>
      <w:r w:rsidRPr="00DB25C4">
        <w:rPr>
          <w:rFonts w:cstheme="minorHAnsi"/>
          <w:b/>
          <w:bCs/>
          <w:color w:val="000000" w:themeColor="text1"/>
        </w:rPr>
        <w:t xml:space="preserve"> </w:t>
      </w:r>
      <w:proofErr w:type="spellStart"/>
      <w:r w:rsidRPr="00DB25C4">
        <w:rPr>
          <w:rFonts w:cstheme="minorHAnsi"/>
        </w:rPr>
        <w:t>tahun</w:t>
      </w:r>
      <w:proofErr w:type="spellEnd"/>
      <w:r w:rsidRPr="00DB25C4">
        <w:rPr>
          <w:rFonts w:cstheme="minorHAnsi"/>
          <w:color w:val="000000" w:themeColor="text1"/>
        </w:rPr>
        <w:t xml:space="preserve">. Hasil </w:t>
      </w: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terhadap</w:t>
      </w:r>
      <w:proofErr w:type="spellEnd"/>
      <w:r w:rsidRPr="00DB25C4">
        <w:rPr>
          <w:rFonts w:cstheme="minorHAnsi"/>
          <w:color w:val="000000" w:themeColor="text1"/>
        </w:rPr>
        <w:t xml:space="preserve"> </w:t>
      </w:r>
      <w:proofErr w:type="spellStart"/>
      <w:r w:rsidRPr="00DB25C4">
        <w:rPr>
          <w:rFonts w:cstheme="minorHAnsi"/>
          <w:color w:val="000000" w:themeColor="text1"/>
        </w:rPr>
        <w:t>kebijakan</w:t>
      </w:r>
      <w:proofErr w:type="spellEnd"/>
      <w:r w:rsidRPr="00DB25C4">
        <w:rPr>
          <w:rFonts w:cstheme="minorHAnsi"/>
          <w:color w:val="000000" w:themeColor="text1"/>
        </w:rPr>
        <w:t xml:space="preserve"> dan </w:t>
      </w:r>
      <w:proofErr w:type="spellStart"/>
      <w:r w:rsidRPr="00DB25C4">
        <w:rPr>
          <w:rFonts w:cstheme="minorHAnsi"/>
          <w:color w:val="000000" w:themeColor="text1"/>
        </w:rPr>
        <w:t>pelaksanan</w:t>
      </w:r>
      <w:proofErr w:type="spellEnd"/>
      <w:r w:rsidRPr="00DB25C4">
        <w:rPr>
          <w:rFonts w:cstheme="minorHAnsi"/>
          <w:color w:val="000000" w:themeColor="text1"/>
        </w:rPr>
        <w:t xml:space="preserve"> </w:t>
      </w:r>
      <w:proofErr w:type="spellStart"/>
      <w:r w:rsidRPr="00DB25C4">
        <w:rPr>
          <w:rFonts w:cstheme="minorHAnsi"/>
          <w:color w:val="000000" w:themeColor="text1"/>
        </w:rPr>
        <w:t>kerja</w:t>
      </w:r>
      <w:proofErr w:type="spellEnd"/>
      <w:r w:rsidRPr="00DB25C4">
        <w:rPr>
          <w:rFonts w:cstheme="minorHAnsi"/>
          <w:color w:val="000000" w:themeColor="text1"/>
        </w:rPr>
        <w:t xml:space="preserve"> Sama FBS UMC </w:t>
      </w:r>
      <w:proofErr w:type="spellStart"/>
      <w:r w:rsidRPr="00DB25C4">
        <w:rPr>
          <w:rFonts w:cstheme="minorHAnsi"/>
          <w:color w:val="000000" w:themeColor="text1"/>
        </w:rPr>
        <w:t>dirangkum</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Gambar </w:t>
      </w:r>
      <w:proofErr w:type="spellStart"/>
      <w:r w:rsidRPr="00DB25C4">
        <w:rPr>
          <w:rFonts w:cstheme="minorHAnsi"/>
          <w:color w:val="000000" w:themeColor="text1"/>
        </w:rPr>
        <w:t>berikut</w:t>
      </w:r>
      <w:proofErr w:type="spellEnd"/>
      <w:r w:rsidRPr="00DB25C4">
        <w:rPr>
          <w:rFonts w:cstheme="minorHAnsi"/>
          <w:color w:val="000000" w:themeColor="text1"/>
        </w:rPr>
        <w:t xml:space="preserve"> </w:t>
      </w:r>
      <w:proofErr w:type="spellStart"/>
      <w:r w:rsidRPr="00DB25C4">
        <w:rPr>
          <w:rFonts w:cstheme="minorHAnsi"/>
          <w:color w:val="000000" w:themeColor="text1"/>
        </w:rPr>
        <w:t>ini</w:t>
      </w:r>
      <w:proofErr w:type="spellEnd"/>
      <w:r w:rsidRPr="00DB25C4">
        <w:rPr>
          <w:rFonts w:cstheme="minorHAnsi"/>
          <w:color w:val="000000" w:themeColor="text1"/>
        </w:rPr>
        <w:t xml:space="preserve">. </w:t>
      </w:r>
      <w:proofErr w:type="spellStart"/>
      <w:r w:rsidRPr="00DB25C4">
        <w:rPr>
          <w:rFonts w:cstheme="minorHAnsi"/>
          <w:color w:val="000000" w:themeColor="text1"/>
        </w:rPr>
        <w:t>Berdasarkan</w:t>
      </w:r>
      <w:proofErr w:type="spellEnd"/>
      <w:r w:rsidRPr="00DB25C4">
        <w:rPr>
          <w:rFonts w:cstheme="minorHAnsi"/>
          <w:color w:val="000000" w:themeColor="text1"/>
        </w:rPr>
        <w:t xml:space="preserve"> </w:t>
      </w:r>
      <w:proofErr w:type="spellStart"/>
      <w:r w:rsidRPr="00DB25C4">
        <w:rPr>
          <w:rFonts w:cstheme="minorHAnsi"/>
          <w:color w:val="000000" w:themeColor="text1"/>
        </w:rPr>
        <w:t>hasil</w:t>
      </w:r>
      <w:proofErr w:type="spellEnd"/>
      <w:r w:rsidRPr="00DB25C4">
        <w:rPr>
          <w:rFonts w:cstheme="minorHAnsi"/>
          <w:color w:val="000000" w:themeColor="text1"/>
        </w:rPr>
        <w:t xml:space="preserve"> </w:t>
      </w: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tingkat</w:t>
      </w:r>
      <w:proofErr w:type="spellEnd"/>
      <w:r w:rsidRPr="00DB25C4">
        <w:rPr>
          <w:rFonts w:cstheme="minorHAnsi"/>
          <w:color w:val="000000" w:themeColor="text1"/>
        </w:rPr>
        <w:t xml:space="preserve"> </w:t>
      </w:r>
      <w:proofErr w:type="spellStart"/>
      <w:r w:rsidRPr="00DB25C4">
        <w:rPr>
          <w:rFonts w:cstheme="minorHAnsi"/>
          <w:color w:val="000000" w:themeColor="text1"/>
        </w:rPr>
        <w:t>pemahaman</w:t>
      </w:r>
      <w:proofErr w:type="spellEnd"/>
      <w:r w:rsidRPr="00DB25C4">
        <w:rPr>
          <w:rFonts w:cstheme="minorHAnsi"/>
          <w:color w:val="000000" w:themeColor="text1"/>
        </w:rPr>
        <w:t xml:space="preserve"> </w:t>
      </w:r>
      <w:proofErr w:type="spellStart"/>
      <w:r w:rsidRPr="00DB25C4">
        <w:rPr>
          <w:rFonts w:cstheme="minorHAnsi"/>
          <w:color w:val="000000" w:themeColor="text1"/>
        </w:rPr>
        <w:t>kebijakan</w:t>
      </w:r>
      <w:proofErr w:type="spellEnd"/>
      <w:r w:rsidRPr="00DB25C4">
        <w:rPr>
          <w:rFonts w:cstheme="minorHAnsi"/>
          <w:color w:val="000000" w:themeColor="text1"/>
        </w:rPr>
        <w:t xml:space="preserve"> </w:t>
      </w:r>
      <w:proofErr w:type="spellStart"/>
      <w:r w:rsidRPr="00DB25C4">
        <w:rPr>
          <w:rFonts w:cstheme="minorHAnsi"/>
          <w:color w:val="000000" w:themeColor="text1"/>
        </w:rPr>
        <w:t>kerjasama</w:t>
      </w:r>
      <w:proofErr w:type="spellEnd"/>
      <w:r w:rsidRPr="00DB25C4">
        <w:rPr>
          <w:rFonts w:cstheme="minorHAnsi"/>
          <w:color w:val="000000" w:themeColor="text1"/>
        </w:rPr>
        <w:t xml:space="preserve">, para civitas </w:t>
      </w:r>
      <w:proofErr w:type="spellStart"/>
      <w:r w:rsidRPr="00DB25C4">
        <w:rPr>
          <w:rFonts w:cstheme="minorHAnsi"/>
          <w:color w:val="000000" w:themeColor="text1"/>
        </w:rPr>
        <w:t>akademika</w:t>
      </w:r>
      <w:proofErr w:type="spellEnd"/>
      <w:r w:rsidRPr="00DB25C4">
        <w:rPr>
          <w:rFonts w:cstheme="minorHAnsi"/>
          <w:color w:val="000000" w:themeColor="text1"/>
        </w:rPr>
        <w:t xml:space="preserve"> </w:t>
      </w:r>
      <w:proofErr w:type="spellStart"/>
      <w:r w:rsidRPr="00DB25C4">
        <w:rPr>
          <w:rFonts w:cstheme="minorHAnsi"/>
          <w:color w:val="000000" w:themeColor="text1"/>
        </w:rPr>
        <w:t>menyatakan</w:t>
      </w:r>
      <w:proofErr w:type="spellEnd"/>
      <w:r w:rsidRPr="00DB25C4">
        <w:rPr>
          <w:rFonts w:cstheme="minorHAnsi"/>
          <w:color w:val="000000" w:themeColor="text1"/>
        </w:rPr>
        <w:t xml:space="preserve"> </w:t>
      </w:r>
      <w:proofErr w:type="spellStart"/>
      <w:r w:rsidRPr="00DB25C4">
        <w:rPr>
          <w:rFonts w:cstheme="minorHAnsi"/>
          <w:color w:val="000000" w:themeColor="text1"/>
        </w:rPr>
        <w:t>bahwa</w:t>
      </w:r>
      <w:proofErr w:type="spellEnd"/>
      <w:r w:rsidRPr="00DB25C4">
        <w:rPr>
          <w:rFonts w:cstheme="minorHAnsi"/>
          <w:color w:val="000000" w:themeColor="text1"/>
        </w:rPr>
        <w:t xml:space="preserve"> 53,3% </w:t>
      </w:r>
      <w:proofErr w:type="spellStart"/>
      <w:r w:rsidRPr="00DB25C4">
        <w:rPr>
          <w:rFonts w:cstheme="minorHAnsi"/>
          <w:color w:val="000000" w:themeColor="text1"/>
        </w:rPr>
        <w:t>mengatakan</w:t>
      </w:r>
      <w:proofErr w:type="spellEnd"/>
      <w:r w:rsidRPr="00DB25C4">
        <w:rPr>
          <w:rFonts w:cstheme="minorHAnsi"/>
          <w:color w:val="000000" w:themeColor="text1"/>
        </w:rPr>
        <w:t xml:space="preserve"> sangat </w:t>
      </w:r>
      <w:proofErr w:type="spellStart"/>
      <w:r w:rsidRPr="00DB25C4">
        <w:rPr>
          <w:rFonts w:cstheme="minorHAnsi"/>
          <w:color w:val="000000" w:themeColor="text1"/>
        </w:rPr>
        <w:t>paham</w:t>
      </w:r>
      <w:proofErr w:type="spellEnd"/>
      <w:r w:rsidRPr="00DB25C4">
        <w:rPr>
          <w:rFonts w:cstheme="minorHAnsi"/>
          <w:color w:val="000000" w:themeColor="text1"/>
        </w:rPr>
        <w:t xml:space="preserve"> dan 41,7% </w:t>
      </w:r>
      <w:proofErr w:type="spellStart"/>
      <w:r w:rsidRPr="00DB25C4">
        <w:rPr>
          <w:rFonts w:cstheme="minorHAnsi"/>
          <w:color w:val="000000" w:themeColor="text1"/>
        </w:rPr>
        <w:t>paham</w:t>
      </w:r>
      <w:proofErr w:type="spellEnd"/>
      <w:r w:rsidRPr="00DB25C4">
        <w:rPr>
          <w:rFonts w:cstheme="minorHAnsi"/>
          <w:color w:val="000000" w:themeColor="text1"/>
        </w:rPr>
        <w:t xml:space="preserve">. </w:t>
      </w:r>
      <w:proofErr w:type="spellStart"/>
      <w:r w:rsidRPr="00DB25C4">
        <w:rPr>
          <w:rFonts w:eastAsia="Times New Roman" w:cstheme="minorHAnsi"/>
          <w:color w:val="000000" w:themeColor="text1"/>
        </w:rPr>
        <w:t>Implikasi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dari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hasil</w:t>
      </w:r>
      <w:proofErr w:type="spellEnd"/>
      <w:r w:rsidRPr="00DB25C4">
        <w:rPr>
          <w:rFonts w:eastAsia="Times New Roman" w:cstheme="minorHAnsi"/>
          <w:color w:val="000000" w:themeColor="text1"/>
        </w:rPr>
        <w:t xml:space="preserve"> survey </w:t>
      </w:r>
      <w:proofErr w:type="spellStart"/>
      <w:r w:rsidRPr="00DB25C4">
        <w:rPr>
          <w:rFonts w:eastAsia="Times New Roman" w:cstheme="minorHAnsi"/>
          <w:color w:val="000000" w:themeColor="text1"/>
        </w:rPr>
        <w:t>ini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adalah</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bahwa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sebagian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besar</w:t>
      </w:r>
      <w:proofErr w:type="spellEnd"/>
      <w:r w:rsidRPr="00DB25C4">
        <w:rPr>
          <w:rFonts w:eastAsia="Times New Roman" w:cstheme="minorHAnsi"/>
          <w:color w:val="000000" w:themeColor="text1"/>
        </w:rPr>
        <w:t xml:space="preserve"> civitas </w:t>
      </w:r>
      <w:proofErr w:type="spellStart"/>
      <w:r w:rsidRPr="00DB25C4">
        <w:rPr>
          <w:rFonts w:eastAsia="Times New Roman" w:cstheme="minorHAnsi"/>
          <w:color w:val="000000" w:themeColor="text1"/>
        </w:rPr>
        <w:t>akademika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sudah</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memahami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kebijakan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kerjasama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Namun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masih</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ada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sebagian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kecil</w:t>
      </w:r>
      <w:proofErr w:type="spellEnd"/>
      <w:r w:rsidRPr="00DB25C4">
        <w:rPr>
          <w:rFonts w:eastAsia="Times New Roman" w:cstheme="minorHAnsi"/>
          <w:color w:val="000000" w:themeColor="text1"/>
        </w:rPr>
        <w:t xml:space="preserve"> yang </w:t>
      </w:r>
      <w:proofErr w:type="spellStart"/>
      <w:r w:rsidRPr="00DB25C4">
        <w:rPr>
          <w:rFonts w:eastAsia="Times New Roman" w:cstheme="minorHAnsi"/>
          <w:color w:val="000000" w:themeColor="text1"/>
        </w:rPr>
        <w:t>mungkin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tidak</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sepenuhnya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memahami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atau</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bahkan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tidak</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memahami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sama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sekali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kebijakan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tersebut</w:t>
      </w:r>
      <w:proofErr w:type="spellEnd"/>
      <w:r w:rsidRPr="00DB25C4">
        <w:rPr>
          <w:rFonts w:eastAsia="Times New Roman" w:cstheme="minorHAnsi"/>
          <w:color w:val="000000" w:themeColor="text1"/>
        </w:rPr>
        <w:t xml:space="preserve">. Oleh </w:t>
      </w:r>
      <w:proofErr w:type="spellStart"/>
      <w:r w:rsidRPr="00DB25C4">
        <w:rPr>
          <w:rFonts w:eastAsia="Times New Roman" w:cstheme="minorHAnsi"/>
          <w:color w:val="000000" w:themeColor="text1"/>
        </w:rPr>
        <w:t>karena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itu</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perlu</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dilakukan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upaya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untuk</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meningkatkan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pemahaman</w:t>
      </w:r>
      <w:proofErr w:type="spellEnd"/>
      <w:r w:rsidRPr="00DB25C4">
        <w:rPr>
          <w:rFonts w:eastAsia="Times New Roman" w:cstheme="minorHAnsi"/>
          <w:color w:val="000000" w:themeColor="text1"/>
        </w:rPr>
        <w:t xml:space="preserve"> dan </w:t>
      </w:r>
      <w:proofErr w:type="spellStart"/>
      <w:r w:rsidRPr="00DB25C4">
        <w:rPr>
          <w:rFonts w:eastAsia="Times New Roman" w:cstheme="minorHAnsi"/>
          <w:color w:val="000000" w:themeColor="text1"/>
        </w:rPr>
        <w:t>penjelasan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kebijakan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kerjasama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kepada</w:t>
      </w:r>
      <w:proofErr w:type="spellEnd"/>
      <w:r w:rsidRPr="00DB25C4">
        <w:rPr>
          <w:rFonts w:eastAsia="Times New Roman" w:cstheme="minorHAnsi"/>
          <w:color w:val="000000" w:themeColor="text1"/>
        </w:rPr>
        <w:t xml:space="preserve"> civitas </w:t>
      </w:r>
      <w:proofErr w:type="spellStart"/>
      <w:r w:rsidRPr="00DB25C4">
        <w:rPr>
          <w:rFonts w:eastAsia="Times New Roman" w:cstheme="minorHAnsi"/>
          <w:color w:val="000000" w:themeColor="text1"/>
        </w:rPr>
        <w:t>akademika</w:t>
      </w:r>
      <w:proofErr w:type="spellEnd"/>
      <w:r w:rsidRPr="00DB25C4">
        <w:rPr>
          <w:rFonts w:eastAsia="Times New Roman" w:cstheme="minorHAnsi"/>
          <w:color w:val="000000" w:themeColor="text1"/>
        </w:rPr>
        <w:t xml:space="preserve"> yang </w:t>
      </w:r>
      <w:proofErr w:type="spellStart"/>
      <w:r w:rsidRPr="00DB25C4">
        <w:rPr>
          <w:rFonts w:eastAsia="Times New Roman" w:cstheme="minorHAnsi"/>
          <w:color w:val="000000" w:themeColor="text1"/>
        </w:rPr>
        <w:t>masih</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membutuhkan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informasi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lebih</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lanjut</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Selain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itu</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hasil</w:t>
      </w:r>
      <w:proofErr w:type="spellEnd"/>
      <w:r w:rsidRPr="00DB25C4">
        <w:rPr>
          <w:rFonts w:eastAsia="Times New Roman" w:cstheme="minorHAnsi"/>
          <w:color w:val="000000" w:themeColor="text1"/>
        </w:rPr>
        <w:t xml:space="preserve"> survey </w:t>
      </w:r>
      <w:proofErr w:type="spellStart"/>
      <w:r w:rsidRPr="00DB25C4">
        <w:rPr>
          <w:rFonts w:eastAsia="Times New Roman" w:cstheme="minorHAnsi"/>
          <w:color w:val="000000" w:themeColor="text1"/>
        </w:rPr>
        <w:t>ini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dapat</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menjadi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bahan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evaluasi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bagi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institusi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atau</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organisasi</w:t>
      </w:r>
      <w:proofErr w:type="spellEnd"/>
      <w:r w:rsidRPr="00DB25C4">
        <w:rPr>
          <w:rFonts w:eastAsia="Times New Roman" w:cstheme="minorHAnsi"/>
          <w:color w:val="000000" w:themeColor="text1"/>
        </w:rPr>
        <w:t xml:space="preserve"> yang </w:t>
      </w:r>
      <w:proofErr w:type="spellStart"/>
      <w:r w:rsidRPr="00DB25C4">
        <w:rPr>
          <w:rFonts w:eastAsia="Times New Roman" w:cstheme="minorHAnsi"/>
          <w:color w:val="000000" w:themeColor="text1"/>
        </w:rPr>
        <w:t>menerapkan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kebijakan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kerjasama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tersebut</w:t>
      </w:r>
      <w:proofErr w:type="spellEnd"/>
      <w:r w:rsidRPr="00DB25C4">
        <w:rPr>
          <w:rFonts w:eastAsia="Times New Roman" w:cstheme="minorHAnsi"/>
          <w:color w:val="000000" w:themeColor="text1"/>
        </w:rPr>
        <w:t xml:space="preserve">. Jika </w:t>
      </w:r>
      <w:proofErr w:type="spellStart"/>
      <w:r w:rsidRPr="00DB25C4">
        <w:rPr>
          <w:rFonts w:eastAsia="Times New Roman" w:cstheme="minorHAnsi"/>
          <w:color w:val="000000" w:themeColor="text1"/>
        </w:rPr>
        <w:t>mayoritas</w:t>
      </w:r>
      <w:proofErr w:type="spellEnd"/>
      <w:r w:rsidRPr="00DB25C4">
        <w:rPr>
          <w:rFonts w:eastAsia="Times New Roman" w:cstheme="minorHAnsi"/>
          <w:color w:val="000000" w:themeColor="text1"/>
        </w:rPr>
        <w:t xml:space="preserve"> civitas </w:t>
      </w:r>
      <w:proofErr w:type="spellStart"/>
      <w:r w:rsidRPr="00DB25C4">
        <w:rPr>
          <w:rFonts w:eastAsia="Times New Roman" w:cstheme="minorHAnsi"/>
          <w:color w:val="000000" w:themeColor="text1"/>
        </w:rPr>
        <w:t>akademika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sudah</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memahami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kebijakan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maka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institusi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atau</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organisasi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dapat</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memperkuat</w:t>
      </w:r>
      <w:proofErr w:type="spellEnd"/>
      <w:r w:rsidRPr="00DB25C4">
        <w:rPr>
          <w:rFonts w:eastAsia="Times New Roman" w:cstheme="minorHAnsi"/>
          <w:color w:val="000000" w:themeColor="text1"/>
        </w:rPr>
        <w:t xml:space="preserve"> dan </w:t>
      </w:r>
      <w:proofErr w:type="spellStart"/>
      <w:r w:rsidRPr="00DB25C4">
        <w:rPr>
          <w:rFonts w:eastAsia="Times New Roman" w:cstheme="minorHAnsi"/>
          <w:color w:val="000000" w:themeColor="text1"/>
        </w:rPr>
        <w:t>meningkatkan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pelaksanaan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kebijakan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tersebut</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Namun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jika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masih</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terdapat</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banyak</w:t>
      </w:r>
      <w:proofErr w:type="spellEnd"/>
      <w:r w:rsidRPr="00DB25C4">
        <w:rPr>
          <w:rFonts w:eastAsia="Times New Roman" w:cstheme="minorHAnsi"/>
          <w:color w:val="000000" w:themeColor="text1"/>
        </w:rPr>
        <w:t xml:space="preserve"> civitas </w:t>
      </w:r>
      <w:proofErr w:type="spellStart"/>
      <w:r w:rsidRPr="00DB25C4">
        <w:rPr>
          <w:rFonts w:eastAsia="Times New Roman" w:cstheme="minorHAnsi"/>
          <w:color w:val="000000" w:themeColor="text1"/>
        </w:rPr>
        <w:t>akademika</w:t>
      </w:r>
      <w:proofErr w:type="spellEnd"/>
      <w:r w:rsidRPr="00DB25C4">
        <w:rPr>
          <w:rFonts w:eastAsia="Times New Roman" w:cstheme="minorHAnsi"/>
          <w:color w:val="000000" w:themeColor="text1"/>
        </w:rPr>
        <w:t xml:space="preserve"> yang </w:t>
      </w:r>
      <w:proofErr w:type="spellStart"/>
      <w:r w:rsidRPr="00DB25C4">
        <w:rPr>
          <w:rFonts w:eastAsia="Times New Roman" w:cstheme="minorHAnsi"/>
          <w:color w:val="000000" w:themeColor="text1"/>
        </w:rPr>
        <w:t>belum</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memahami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kebijakan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maka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institusi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atau</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organisasi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perlu</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melakukan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perbaikan</w:t>
      </w:r>
      <w:proofErr w:type="spellEnd"/>
      <w:r w:rsidRPr="00DB25C4">
        <w:rPr>
          <w:rFonts w:eastAsia="Times New Roman" w:cstheme="minorHAnsi"/>
          <w:color w:val="000000" w:themeColor="text1"/>
        </w:rPr>
        <w:t xml:space="preserve"> dan </w:t>
      </w:r>
      <w:proofErr w:type="spellStart"/>
      <w:r w:rsidRPr="00DB25C4">
        <w:rPr>
          <w:rFonts w:eastAsia="Times New Roman" w:cstheme="minorHAnsi"/>
          <w:color w:val="000000" w:themeColor="text1"/>
        </w:rPr>
        <w:t>penyempurnaan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dalam</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penyampaian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informasi</w:t>
      </w:r>
      <w:proofErr w:type="spellEnd"/>
      <w:r w:rsidRPr="00DB25C4">
        <w:rPr>
          <w:rFonts w:eastAsia="Times New Roman" w:cstheme="minorHAnsi"/>
          <w:color w:val="000000" w:themeColor="text1"/>
        </w:rPr>
        <w:t xml:space="preserve"> dan </w:t>
      </w:r>
      <w:proofErr w:type="spellStart"/>
      <w:r w:rsidRPr="00DB25C4">
        <w:rPr>
          <w:rFonts w:eastAsia="Times New Roman" w:cstheme="minorHAnsi"/>
          <w:color w:val="000000" w:themeColor="text1"/>
        </w:rPr>
        <w:t>penjelasan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kebijakan</w:t>
      </w:r>
      <w:proofErr w:type="spellEnd"/>
      <w:r w:rsidRPr="00DB25C4">
        <w:rPr>
          <w:rFonts w:eastAsia="Times New Roman" w:cstheme="minorHAnsi"/>
          <w:color w:val="000000" w:themeColor="text1"/>
        </w:rPr>
        <w:t>.</w:t>
      </w:r>
    </w:p>
    <w:p w14:paraId="234C7376" w14:textId="77777777" w:rsidR="00EE2EA9" w:rsidRPr="00DB25C4" w:rsidRDefault="00EE2EA9" w:rsidP="00687314">
      <w:pPr>
        <w:autoSpaceDE w:val="0"/>
        <w:autoSpaceDN w:val="0"/>
        <w:adjustRightInd w:val="0"/>
        <w:spacing w:after="0" w:line="240" w:lineRule="auto"/>
        <w:jc w:val="both"/>
        <w:rPr>
          <w:rFonts w:eastAsia="Times New Roman" w:cstheme="minorHAnsi"/>
          <w:color w:val="000000"/>
        </w:rPr>
      </w:pPr>
    </w:p>
    <w:p w14:paraId="46F63B07" w14:textId="77777777" w:rsidR="00EE2EA9" w:rsidRPr="00DB25C4" w:rsidRDefault="00EE2EA9" w:rsidP="00687314">
      <w:pPr>
        <w:autoSpaceDE w:val="0"/>
        <w:autoSpaceDN w:val="0"/>
        <w:adjustRightInd w:val="0"/>
        <w:spacing w:after="0" w:line="240" w:lineRule="auto"/>
        <w:jc w:val="both"/>
        <w:rPr>
          <w:rFonts w:cstheme="minorHAnsi"/>
          <w:color w:val="000000"/>
        </w:rPr>
      </w:pPr>
      <w:r w:rsidRPr="00DB25C4">
        <w:rPr>
          <w:rFonts w:cstheme="minorHAnsi"/>
          <w:noProof/>
          <w:color w:val="000000"/>
          <w:shd w:val="clear" w:color="auto" w:fill="E6E6E6"/>
        </w:rPr>
        <mc:AlternateContent>
          <mc:Choice Requires="wps">
            <w:drawing>
              <wp:anchor distT="0" distB="0" distL="114300" distR="114300" simplePos="0" relativeHeight="251671552" behindDoc="0" locked="0" layoutInCell="1" allowOverlap="1" wp14:anchorId="325FE491" wp14:editId="23D05ACE">
                <wp:simplePos x="0" y="0"/>
                <wp:positionH relativeFrom="column">
                  <wp:posOffset>333375</wp:posOffset>
                </wp:positionH>
                <wp:positionV relativeFrom="paragraph">
                  <wp:posOffset>23495</wp:posOffset>
                </wp:positionV>
                <wp:extent cx="5133975" cy="2676525"/>
                <wp:effectExtent l="0" t="0" r="19685" b="28575"/>
                <wp:wrapNone/>
                <wp:docPr id="11" name="Text Box 11"/>
                <wp:cNvGraphicFramePr/>
                <a:graphic xmlns:a="http://schemas.openxmlformats.org/drawingml/2006/main">
                  <a:graphicData uri="http://schemas.microsoft.com/office/word/2010/wordprocessingShape">
                    <wps:wsp>
                      <wps:cNvSpPr txBox="1"/>
                      <wps:spPr>
                        <a:xfrm>
                          <a:off x="0" y="0"/>
                          <a:ext cx="5133975" cy="26765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E3F0B3C" w14:textId="77777777" w:rsidR="00687314" w:rsidRDefault="00687314" w:rsidP="00CD4E67">
                            <w:r>
                              <w:rPr>
                                <w:noProof/>
                                <w:color w:val="2B579A"/>
                                <w:shd w:val="clear" w:color="auto" w:fill="E6E6E6"/>
                              </w:rPr>
                              <w:drawing>
                                <wp:inline distT="0" distB="0" distL="0" distR="0" wp14:anchorId="4E4F8BE3" wp14:editId="5CB66E89">
                                  <wp:extent cx="5555530" cy="259080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56481" cy="2591244"/>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FE491" id="Text Box 11" o:spid="_x0000_s1034" type="#_x0000_t202" style="position:absolute;left:0;text-align:left;margin-left:26.25pt;margin-top:1.85pt;width:404.25pt;height:210.7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" fillcolor="white [3201]" strokeweight=".5pt">
                <v:textbox>
                  <w:txbxContent>
                    <w:p w14:paraId="3E3F0B3C" w14:textId="77777777" w:rsidR="00687314" w:rsidRDefault="00687314" w:rsidP="00CD4E67">
                      <w:r>
                        <w:rPr>
                          <w:noProof/>
                          <w:color w:val="2B579A"/>
                          <w:shd w:val="clear" w:color="auto" w:fill="E6E6E6"/>
                        </w:rPr>
                        <w:drawing>
                          <wp:inline distT="0" distB="0" distL="0" distR="0" wp14:anchorId="4E4F8BE3" wp14:editId="5CB66E89">
                            <wp:extent cx="5555530" cy="259080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56481" cy="2591244"/>
                                    </a:xfrm>
                                    <a:prstGeom prst="rect">
                                      <a:avLst/>
                                    </a:prstGeom>
                                    <a:noFill/>
                                    <a:ln>
                                      <a:noFill/>
                                    </a:ln>
                                  </pic:spPr>
                                </pic:pic>
                              </a:graphicData>
                            </a:graphic>
                          </wp:inline>
                        </w:drawing>
                      </w:r>
                    </w:p>
                  </w:txbxContent>
                </v:textbox>
              </v:shape>
            </w:pict>
          </mc:Fallback>
        </mc:AlternateContent>
      </w:r>
    </w:p>
    <w:p w14:paraId="6F43481E"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0332992B"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472ABA3F"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4D37E27F"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73F90A49"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340C7ECB"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5E68F75A"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7BE62E14"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4882B52B"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596D0EDB"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47DFD867"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717DB005"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7DD6B064"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3039E0D8"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37738354"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65820495"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47F6A484" w14:textId="77777777" w:rsidR="00EE2EA9" w:rsidRPr="00DB25C4" w:rsidRDefault="00EE2EA9" w:rsidP="00687314">
      <w:pPr>
        <w:autoSpaceDE w:val="0"/>
        <w:autoSpaceDN w:val="0"/>
        <w:adjustRightInd w:val="0"/>
        <w:spacing w:after="0" w:line="240" w:lineRule="auto"/>
        <w:jc w:val="both"/>
        <w:rPr>
          <w:rFonts w:eastAsia="Times New Roman" w:cstheme="minorHAnsi"/>
          <w:color w:val="000000"/>
        </w:rPr>
      </w:pPr>
      <w:proofErr w:type="spellStart"/>
      <w:r w:rsidRPr="00DB25C4">
        <w:rPr>
          <w:rFonts w:cstheme="minorHAnsi"/>
          <w:color w:val="000000" w:themeColor="text1"/>
        </w:rPr>
        <w:t>Berdasarkan</w:t>
      </w:r>
      <w:proofErr w:type="spellEnd"/>
      <w:r w:rsidRPr="00DB25C4">
        <w:rPr>
          <w:rFonts w:cstheme="minorHAnsi"/>
          <w:color w:val="000000" w:themeColor="text1"/>
        </w:rPr>
        <w:t xml:space="preserve"> </w:t>
      </w:r>
      <w:proofErr w:type="spellStart"/>
      <w:r w:rsidRPr="00DB25C4">
        <w:rPr>
          <w:rFonts w:cstheme="minorHAnsi"/>
          <w:color w:val="000000" w:themeColor="text1"/>
        </w:rPr>
        <w:t>hasil</w:t>
      </w:r>
      <w:proofErr w:type="spellEnd"/>
      <w:r w:rsidRPr="00DB25C4">
        <w:rPr>
          <w:rFonts w:cstheme="minorHAnsi"/>
          <w:color w:val="000000" w:themeColor="text1"/>
        </w:rPr>
        <w:t xml:space="preserve"> </w:t>
      </w: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tentang</w:t>
      </w:r>
      <w:proofErr w:type="spellEnd"/>
      <w:r w:rsidRPr="00DB25C4">
        <w:rPr>
          <w:rFonts w:cstheme="minorHAnsi"/>
          <w:color w:val="000000" w:themeColor="text1"/>
        </w:rPr>
        <w:t xml:space="preserve"> strategi </w:t>
      </w:r>
      <w:proofErr w:type="spellStart"/>
      <w:r w:rsidRPr="00DB25C4">
        <w:rPr>
          <w:rFonts w:cstheme="minorHAnsi"/>
          <w:color w:val="000000" w:themeColor="text1"/>
        </w:rPr>
        <w:t>kerjasama</w:t>
      </w:r>
      <w:proofErr w:type="spellEnd"/>
      <w:r w:rsidRPr="00DB25C4">
        <w:rPr>
          <w:rFonts w:cstheme="minorHAnsi"/>
          <w:color w:val="000000" w:themeColor="text1"/>
        </w:rPr>
        <w:t xml:space="preserve"> UPPS, para civitas </w:t>
      </w:r>
      <w:proofErr w:type="spellStart"/>
      <w:r w:rsidRPr="00DB25C4">
        <w:rPr>
          <w:rFonts w:cstheme="minorHAnsi"/>
          <w:color w:val="000000" w:themeColor="text1"/>
        </w:rPr>
        <w:t>akademika</w:t>
      </w:r>
      <w:proofErr w:type="spellEnd"/>
      <w:r w:rsidRPr="00DB25C4">
        <w:rPr>
          <w:rFonts w:cstheme="minorHAnsi"/>
          <w:color w:val="000000" w:themeColor="text1"/>
        </w:rPr>
        <w:t xml:space="preserve"> </w:t>
      </w:r>
      <w:proofErr w:type="spellStart"/>
      <w:r w:rsidRPr="00DB25C4">
        <w:rPr>
          <w:rFonts w:cstheme="minorHAnsi"/>
          <w:color w:val="000000" w:themeColor="text1"/>
        </w:rPr>
        <w:t>menyatakan</w:t>
      </w:r>
      <w:proofErr w:type="spellEnd"/>
      <w:r w:rsidRPr="00DB25C4">
        <w:rPr>
          <w:rFonts w:cstheme="minorHAnsi"/>
          <w:color w:val="000000" w:themeColor="text1"/>
        </w:rPr>
        <w:t xml:space="preserve"> </w:t>
      </w:r>
      <w:proofErr w:type="spellStart"/>
      <w:r w:rsidRPr="00DB25C4">
        <w:rPr>
          <w:rFonts w:cstheme="minorHAnsi"/>
          <w:color w:val="000000" w:themeColor="text1"/>
        </w:rPr>
        <w:t>bahwa</w:t>
      </w:r>
      <w:proofErr w:type="spellEnd"/>
      <w:r w:rsidRPr="00DB25C4">
        <w:rPr>
          <w:rFonts w:cstheme="minorHAnsi"/>
          <w:color w:val="000000" w:themeColor="text1"/>
        </w:rPr>
        <w:t xml:space="preserve"> 53,3% </w:t>
      </w:r>
      <w:proofErr w:type="spellStart"/>
      <w:r w:rsidRPr="00DB25C4">
        <w:rPr>
          <w:rFonts w:cstheme="minorHAnsi"/>
          <w:color w:val="000000" w:themeColor="text1"/>
        </w:rPr>
        <w:t>mengatakan</w:t>
      </w:r>
      <w:proofErr w:type="spellEnd"/>
      <w:r w:rsidRPr="00DB25C4">
        <w:rPr>
          <w:rFonts w:cstheme="minorHAnsi"/>
          <w:color w:val="000000" w:themeColor="text1"/>
        </w:rPr>
        <w:t xml:space="preserve"> sangat </w:t>
      </w:r>
      <w:proofErr w:type="spellStart"/>
      <w:r w:rsidRPr="00DB25C4">
        <w:rPr>
          <w:rFonts w:cstheme="minorHAnsi"/>
          <w:color w:val="000000" w:themeColor="text1"/>
        </w:rPr>
        <w:t>jelas</w:t>
      </w:r>
      <w:proofErr w:type="spellEnd"/>
      <w:r w:rsidRPr="00DB25C4">
        <w:rPr>
          <w:rFonts w:cstheme="minorHAnsi"/>
          <w:color w:val="000000" w:themeColor="text1"/>
        </w:rPr>
        <w:t xml:space="preserve"> dan 41,7% </w:t>
      </w:r>
      <w:proofErr w:type="spellStart"/>
      <w:r w:rsidRPr="00DB25C4">
        <w:rPr>
          <w:rFonts w:cstheme="minorHAnsi"/>
          <w:color w:val="000000" w:themeColor="text1"/>
        </w:rPr>
        <w:t>jelas</w:t>
      </w:r>
      <w:proofErr w:type="spellEnd"/>
      <w:r w:rsidRPr="00DB25C4">
        <w:rPr>
          <w:rFonts w:cstheme="minorHAnsi"/>
          <w:color w:val="000000" w:themeColor="text1"/>
        </w:rPr>
        <w:t xml:space="preserve">. </w:t>
      </w:r>
      <w:proofErr w:type="spellStart"/>
      <w:r w:rsidRPr="00DB25C4">
        <w:rPr>
          <w:rFonts w:eastAsia="Times New Roman" w:cstheme="minorHAnsi"/>
          <w:color w:val="000000" w:themeColor="text1"/>
        </w:rPr>
        <w:t>Implikasi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dari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hasil</w:t>
      </w:r>
      <w:proofErr w:type="spellEnd"/>
      <w:r w:rsidRPr="00DB25C4">
        <w:rPr>
          <w:rFonts w:eastAsia="Times New Roman" w:cstheme="minorHAnsi"/>
          <w:color w:val="000000" w:themeColor="text1"/>
        </w:rPr>
        <w:t xml:space="preserve"> survey </w:t>
      </w:r>
      <w:proofErr w:type="spellStart"/>
      <w:r w:rsidRPr="00DB25C4">
        <w:rPr>
          <w:rFonts w:eastAsia="Times New Roman" w:cstheme="minorHAnsi"/>
          <w:color w:val="000000" w:themeColor="text1"/>
        </w:rPr>
        <w:t>ini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bagi</w:t>
      </w:r>
      <w:proofErr w:type="spellEnd"/>
      <w:r w:rsidRPr="00DB25C4">
        <w:rPr>
          <w:rFonts w:eastAsia="Times New Roman" w:cstheme="minorHAnsi"/>
          <w:color w:val="000000" w:themeColor="text1"/>
        </w:rPr>
        <w:t xml:space="preserve"> FBS (</w:t>
      </w:r>
      <w:proofErr w:type="spellStart"/>
      <w:r w:rsidRPr="00DB25C4">
        <w:rPr>
          <w:rFonts w:eastAsia="Times New Roman" w:cstheme="minorHAnsi"/>
          <w:color w:val="000000" w:themeColor="text1"/>
        </w:rPr>
        <w:t>Fakultas</w:t>
      </w:r>
      <w:proofErr w:type="spellEnd"/>
      <w:r w:rsidRPr="00DB25C4">
        <w:rPr>
          <w:rFonts w:eastAsia="Times New Roman" w:cstheme="minorHAnsi"/>
          <w:color w:val="000000" w:themeColor="text1"/>
        </w:rPr>
        <w:t xml:space="preserve"> Bahasa dan Seni) dan PPBM </w:t>
      </w:r>
      <w:proofErr w:type="spellStart"/>
      <w:r w:rsidRPr="00DB25C4">
        <w:rPr>
          <w:rFonts w:eastAsia="Times New Roman" w:cstheme="minorHAnsi"/>
          <w:color w:val="000000" w:themeColor="text1"/>
        </w:rPr>
        <w:t>adalah</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bahwa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mayoritas</w:t>
      </w:r>
      <w:proofErr w:type="spellEnd"/>
      <w:r w:rsidRPr="00DB25C4">
        <w:rPr>
          <w:rFonts w:eastAsia="Times New Roman" w:cstheme="minorHAnsi"/>
          <w:color w:val="000000" w:themeColor="text1"/>
        </w:rPr>
        <w:t xml:space="preserve"> civitas </w:t>
      </w:r>
      <w:proofErr w:type="spellStart"/>
      <w:r w:rsidRPr="00DB25C4">
        <w:rPr>
          <w:rFonts w:eastAsia="Times New Roman" w:cstheme="minorHAnsi"/>
          <w:color w:val="000000" w:themeColor="text1"/>
        </w:rPr>
        <w:t>akademika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sudah</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memahami</w:t>
      </w:r>
      <w:proofErr w:type="spellEnd"/>
      <w:r w:rsidRPr="00DB25C4">
        <w:rPr>
          <w:rFonts w:eastAsia="Times New Roman" w:cstheme="minorHAnsi"/>
          <w:color w:val="000000" w:themeColor="text1"/>
        </w:rPr>
        <w:t xml:space="preserve"> strategi </w:t>
      </w:r>
      <w:proofErr w:type="spellStart"/>
      <w:r w:rsidRPr="00DB25C4">
        <w:rPr>
          <w:rFonts w:eastAsia="Times New Roman" w:cstheme="minorHAnsi"/>
          <w:color w:val="000000" w:themeColor="text1"/>
        </w:rPr>
        <w:t>kerjasama</w:t>
      </w:r>
      <w:proofErr w:type="spellEnd"/>
      <w:r w:rsidRPr="00DB25C4">
        <w:rPr>
          <w:rFonts w:eastAsia="Times New Roman" w:cstheme="minorHAnsi"/>
          <w:color w:val="000000" w:themeColor="text1"/>
        </w:rPr>
        <w:t xml:space="preserve"> UPPS. Hal </w:t>
      </w:r>
      <w:proofErr w:type="spellStart"/>
      <w:r w:rsidRPr="00DB25C4">
        <w:rPr>
          <w:rFonts w:eastAsia="Times New Roman" w:cstheme="minorHAnsi"/>
          <w:color w:val="000000" w:themeColor="text1"/>
        </w:rPr>
        <w:t>ini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menunjukkan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bahwa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upaya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penyampaian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informasi</w:t>
      </w:r>
      <w:proofErr w:type="spellEnd"/>
      <w:r w:rsidRPr="00DB25C4">
        <w:rPr>
          <w:rFonts w:eastAsia="Times New Roman" w:cstheme="minorHAnsi"/>
          <w:color w:val="000000" w:themeColor="text1"/>
        </w:rPr>
        <w:t xml:space="preserve"> dan </w:t>
      </w:r>
      <w:proofErr w:type="spellStart"/>
      <w:r w:rsidRPr="00DB25C4">
        <w:rPr>
          <w:rFonts w:eastAsia="Times New Roman" w:cstheme="minorHAnsi"/>
          <w:color w:val="000000" w:themeColor="text1"/>
        </w:rPr>
        <w:t>penjelasan</w:t>
      </w:r>
      <w:proofErr w:type="spellEnd"/>
      <w:r w:rsidRPr="00DB25C4">
        <w:rPr>
          <w:rFonts w:eastAsia="Times New Roman" w:cstheme="minorHAnsi"/>
          <w:color w:val="000000" w:themeColor="text1"/>
        </w:rPr>
        <w:t xml:space="preserve"> yang </w:t>
      </w:r>
      <w:proofErr w:type="spellStart"/>
      <w:r w:rsidRPr="00DB25C4">
        <w:rPr>
          <w:rFonts w:eastAsia="Times New Roman" w:cstheme="minorHAnsi"/>
          <w:color w:val="000000" w:themeColor="text1"/>
        </w:rPr>
        <w:t>dilakukan</w:t>
      </w:r>
      <w:proofErr w:type="spellEnd"/>
      <w:r w:rsidRPr="00DB25C4">
        <w:rPr>
          <w:rFonts w:eastAsia="Times New Roman" w:cstheme="minorHAnsi"/>
          <w:color w:val="000000" w:themeColor="text1"/>
        </w:rPr>
        <w:t xml:space="preserve"> oleh FBS dan PPBM </w:t>
      </w:r>
      <w:proofErr w:type="spellStart"/>
      <w:r w:rsidRPr="00DB25C4">
        <w:rPr>
          <w:rFonts w:eastAsia="Times New Roman" w:cstheme="minorHAnsi"/>
          <w:color w:val="000000" w:themeColor="text1"/>
        </w:rPr>
        <w:t>terhadap</w:t>
      </w:r>
      <w:proofErr w:type="spellEnd"/>
      <w:r w:rsidRPr="00DB25C4">
        <w:rPr>
          <w:rFonts w:eastAsia="Times New Roman" w:cstheme="minorHAnsi"/>
          <w:color w:val="000000" w:themeColor="text1"/>
        </w:rPr>
        <w:t xml:space="preserve"> civitas </w:t>
      </w:r>
      <w:proofErr w:type="spellStart"/>
      <w:r w:rsidRPr="00DB25C4">
        <w:rPr>
          <w:rFonts w:eastAsia="Times New Roman" w:cstheme="minorHAnsi"/>
          <w:color w:val="000000" w:themeColor="text1"/>
        </w:rPr>
        <w:t>akademika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sudah</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cukup</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efektif</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Namun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meskipun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mayoritas</w:t>
      </w:r>
      <w:proofErr w:type="spellEnd"/>
      <w:r w:rsidRPr="00DB25C4">
        <w:rPr>
          <w:rFonts w:eastAsia="Times New Roman" w:cstheme="minorHAnsi"/>
          <w:color w:val="000000" w:themeColor="text1"/>
        </w:rPr>
        <w:t xml:space="preserve"> civitas </w:t>
      </w:r>
      <w:proofErr w:type="spellStart"/>
      <w:r w:rsidRPr="00DB25C4">
        <w:rPr>
          <w:rFonts w:eastAsia="Times New Roman" w:cstheme="minorHAnsi"/>
          <w:color w:val="000000" w:themeColor="text1"/>
        </w:rPr>
        <w:t>akademika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sudah</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memahami</w:t>
      </w:r>
      <w:proofErr w:type="spellEnd"/>
      <w:r w:rsidRPr="00DB25C4">
        <w:rPr>
          <w:rFonts w:eastAsia="Times New Roman" w:cstheme="minorHAnsi"/>
          <w:color w:val="000000" w:themeColor="text1"/>
        </w:rPr>
        <w:t xml:space="preserve"> strategi </w:t>
      </w:r>
      <w:proofErr w:type="spellStart"/>
      <w:r w:rsidRPr="00DB25C4">
        <w:rPr>
          <w:rFonts w:eastAsia="Times New Roman" w:cstheme="minorHAnsi"/>
          <w:color w:val="000000" w:themeColor="text1"/>
        </w:rPr>
        <w:t>kerjasama</w:t>
      </w:r>
      <w:proofErr w:type="spellEnd"/>
      <w:r w:rsidRPr="00DB25C4">
        <w:rPr>
          <w:rFonts w:eastAsia="Times New Roman" w:cstheme="minorHAnsi"/>
          <w:color w:val="000000" w:themeColor="text1"/>
        </w:rPr>
        <w:t xml:space="preserve">, FBS dan PPBM </w:t>
      </w:r>
      <w:proofErr w:type="spellStart"/>
      <w:r w:rsidRPr="00DB25C4">
        <w:rPr>
          <w:rFonts w:eastAsia="Times New Roman" w:cstheme="minorHAnsi"/>
          <w:color w:val="000000" w:themeColor="text1"/>
        </w:rPr>
        <w:t>tetap</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perlu</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melakukan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evaluasi</w:t>
      </w:r>
      <w:proofErr w:type="spellEnd"/>
      <w:r w:rsidRPr="00DB25C4">
        <w:rPr>
          <w:rFonts w:eastAsia="Times New Roman" w:cstheme="minorHAnsi"/>
          <w:color w:val="000000" w:themeColor="text1"/>
        </w:rPr>
        <w:t xml:space="preserve"> dan </w:t>
      </w:r>
      <w:proofErr w:type="spellStart"/>
      <w:r w:rsidRPr="00DB25C4">
        <w:rPr>
          <w:rFonts w:eastAsia="Times New Roman" w:cstheme="minorHAnsi"/>
          <w:color w:val="000000" w:themeColor="text1"/>
        </w:rPr>
        <w:t>penyempurnaan</w:t>
      </w:r>
      <w:proofErr w:type="spellEnd"/>
      <w:r w:rsidRPr="00DB25C4">
        <w:rPr>
          <w:rFonts w:eastAsia="Times New Roman" w:cstheme="minorHAnsi"/>
          <w:color w:val="000000" w:themeColor="text1"/>
        </w:rPr>
        <w:t xml:space="preserve"> agar strategi </w:t>
      </w:r>
      <w:proofErr w:type="spellStart"/>
      <w:r w:rsidRPr="00DB25C4">
        <w:rPr>
          <w:rFonts w:eastAsia="Times New Roman" w:cstheme="minorHAnsi"/>
          <w:color w:val="000000" w:themeColor="text1"/>
        </w:rPr>
        <w:t>tersebut</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dapat</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diterapkan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secara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efektif</w:t>
      </w:r>
      <w:proofErr w:type="spellEnd"/>
      <w:r w:rsidRPr="00DB25C4">
        <w:rPr>
          <w:rFonts w:eastAsia="Times New Roman" w:cstheme="minorHAnsi"/>
          <w:color w:val="000000" w:themeColor="text1"/>
        </w:rPr>
        <w:t xml:space="preserve"> dan </w:t>
      </w:r>
      <w:proofErr w:type="spellStart"/>
      <w:r w:rsidRPr="00DB25C4">
        <w:rPr>
          <w:rFonts w:eastAsia="Times New Roman" w:cstheme="minorHAnsi"/>
          <w:color w:val="000000" w:themeColor="text1"/>
        </w:rPr>
        <w:t>efisien</w:t>
      </w:r>
      <w:proofErr w:type="spellEnd"/>
      <w:r w:rsidRPr="00DB25C4">
        <w:rPr>
          <w:rFonts w:eastAsia="Times New Roman" w:cstheme="minorHAnsi"/>
          <w:color w:val="000000" w:themeColor="text1"/>
        </w:rPr>
        <w:t xml:space="preserve">. FBS dan PPBM </w:t>
      </w:r>
      <w:proofErr w:type="spellStart"/>
      <w:r w:rsidRPr="00DB25C4">
        <w:rPr>
          <w:rFonts w:eastAsia="Times New Roman" w:cstheme="minorHAnsi"/>
          <w:color w:val="000000" w:themeColor="text1"/>
        </w:rPr>
        <w:t>perlu</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terus</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memantau</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implementasi</w:t>
      </w:r>
      <w:proofErr w:type="spellEnd"/>
      <w:r w:rsidRPr="00DB25C4">
        <w:rPr>
          <w:rFonts w:eastAsia="Times New Roman" w:cstheme="minorHAnsi"/>
          <w:color w:val="000000" w:themeColor="text1"/>
        </w:rPr>
        <w:t xml:space="preserve"> strategi </w:t>
      </w:r>
      <w:proofErr w:type="spellStart"/>
      <w:r w:rsidRPr="00DB25C4">
        <w:rPr>
          <w:rFonts w:eastAsia="Times New Roman" w:cstheme="minorHAnsi"/>
          <w:color w:val="000000" w:themeColor="text1"/>
        </w:rPr>
        <w:t>kerjasama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mengevaluasi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dampaknya</w:t>
      </w:r>
      <w:proofErr w:type="spellEnd"/>
      <w:r w:rsidRPr="00DB25C4">
        <w:rPr>
          <w:rFonts w:eastAsia="Times New Roman" w:cstheme="minorHAnsi"/>
          <w:color w:val="000000" w:themeColor="text1"/>
        </w:rPr>
        <w:t xml:space="preserve">, dan </w:t>
      </w:r>
      <w:proofErr w:type="spellStart"/>
      <w:r w:rsidRPr="00DB25C4">
        <w:rPr>
          <w:rFonts w:eastAsia="Times New Roman" w:cstheme="minorHAnsi"/>
          <w:color w:val="000000" w:themeColor="text1"/>
        </w:rPr>
        <w:t>melakukan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perbaikan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bila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diperlukan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Selain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itu</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hasil</w:t>
      </w:r>
      <w:proofErr w:type="spellEnd"/>
      <w:r w:rsidRPr="00DB25C4">
        <w:rPr>
          <w:rFonts w:eastAsia="Times New Roman" w:cstheme="minorHAnsi"/>
          <w:color w:val="000000" w:themeColor="text1"/>
        </w:rPr>
        <w:t xml:space="preserve"> survey </w:t>
      </w:r>
      <w:proofErr w:type="spellStart"/>
      <w:r w:rsidRPr="00DB25C4">
        <w:rPr>
          <w:rFonts w:eastAsia="Times New Roman" w:cstheme="minorHAnsi"/>
          <w:color w:val="000000" w:themeColor="text1"/>
        </w:rPr>
        <w:t>ini</w:t>
      </w:r>
      <w:proofErr w:type="spellEnd"/>
      <w:r w:rsidRPr="00DB25C4">
        <w:rPr>
          <w:rFonts w:eastAsia="Times New Roman" w:cstheme="minorHAnsi"/>
          <w:color w:val="000000" w:themeColor="text1"/>
        </w:rPr>
        <w:t xml:space="preserve"> juga </w:t>
      </w:r>
      <w:proofErr w:type="spellStart"/>
      <w:r w:rsidRPr="00DB25C4">
        <w:rPr>
          <w:rFonts w:eastAsia="Times New Roman" w:cstheme="minorHAnsi"/>
          <w:color w:val="000000" w:themeColor="text1"/>
        </w:rPr>
        <w:t>dapat</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menjadi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bahan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evaluasi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bagi</w:t>
      </w:r>
      <w:proofErr w:type="spellEnd"/>
      <w:r w:rsidRPr="00DB25C4">
        <w:rPr>
          <w:rFonts w:eastAsia="Times New Roman" w:cstheme="minorHAnsi"/>
          <w:color w:val="000000" w:themeColor="text1"/>
        </w:rPr>
        <w:t xml:space="preserve"> FBS dan PPBM </w:t>
      </w:r>
      <w:proofErr w:type="spellStart"/>
      <w:r w:rsidRPr="00DB25C4">
        <w:rPr>
          <w:rFonts w:eastAsia="Times New Roman" w:cstheme="minorHAnsi"/>
          <w:color w:val="000000" w:themeColor="text1"/>
        </w:rPr>
        <w:t>dalam</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memperkuat</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komunikasi</w:t>
      </w:r>
      <w:proofErr w:type="spellEnd"/>
      <w:r w:rsidRPr="00DB25C4">
        <w:rPr>
          <w:rFonts w:eastAsia="Times New Roman" w:cstheme="minorHAnsi"/>
          <w:color w:val="000000" w:themeColor="text1"/>
        </w:rPr>
        <w:t xml:space="preserve"> dan </w:t>
      </w:r>
      <w:proofErr w:type="spellStart"/>
      <w:r w:rsidRPr="00DB25C4">
        <w:rPr>
          <w:rFonts w:eastAsia="Times New Roman" w:cstheme="minorHAnsi"/>
          <w:color w:val="000000" w:themeColor="text1"/>
        </w:rPr>
        <w:t>kerjasama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dengan</w:t>
      </w:r>
      <w:proofErr w:type="spellEnd"/>
      <w:r w:rsidRPr="00DB25C4">
        <w:rPr>
          <w:rFonts w:eastAsia="Times New Roman" w:cstheme="minorHAnsi"/>
          <w:color w:val="000000" w:themeColor="text1"/>
        </w:rPr>
        <w:t xml:space="preserve"> civitas </w:t>
      </w:r>
      <w:proofErr w:type="spellStart"/>
      <w:r w:rsidRPr="00DB25C4">
        <w:rPr>
          <w:rFonts w:eastAsia="Times New Roman" w:cstheme="minorHAnsi"/>
          <w:color w:val="000000" w:themeColor="text1"/>
        </w:rPr>
        <w:t>akademika</w:t>
      </w:r>
      <w:proofErr w:type="spellEnd"/>
      <w:r w:rsidRPr="00DB25C4">
        <w:rPr>
          <w:rFonts w:eastAsia="Times New Roman" w:cstheme="minorHAnsi"/>
          <w:color w:val="000000" w:themeColor="text1"/>
        </w:rPr>
        <w:t xml:space="preserve">. FBS dan PPBM </w:t>
      </w:r>
      <w:proofErr w:type="spellStart"/>
      <w:r w:rsidRPr="00DB25C4">
        <w:rPr>
          <w:rFonts w:eastAsia="Times New Roman" w:cstheme="minorHAnsi"/>
          <w:color w:val="000000" w:themeColor="text1"/>
        </w:rPr>
        <w:t>perlu</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terus</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berkomunikasi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dengan</w:t>
      </w:r>
      <w:proofErr w:type="spellEnd"/>
      <w:r w:rsidRPr="00DB25C4">
        <w:rPr>
          <w:rFonts w:eastAsia="Times New Roman" w:cstheme="minorHAnsi"/>
          <w:color w:val="000000" w:themeColor="text1"/>
        </w:rPr>
        <w:t xml:space="preserve"> civitas </w:t>
      </w:r>
      <w:proofErr w:type="spellStart"/>
      <w:r w:rsidRPr="00DB25C4">
        <w:rPr>
          <w:rFonts w:eastAsia="Times New Roman" w:cstheme="minorHAnsi"/>
          <w:color w:val="000000" w:themeColor="text1"/>
        </w:rPr>
        <w:t>akademika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untuk</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mengetahui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masukan</w:t>
      </w:r>
      <w:proofErr w:type="spellEnd"/>
      <w:r w:rsidRPr="00DB25C4">
        <w:rPr>
          <w:rFonts w:eastAsia="Times New Roman" w:cstheme="minorHAnsi"/>
          <w:color w:val="000000" w:themeColor="text1"/>
        </w:rPr>
        <w:t xml:space="preserve"> dan </w:t>
      </w:r>
      <w:proofErr w:type="spellStart"/>
      <w:r w:rsidRPr="00DB25C4">
        <w:rPr>
          <w:rFonts w:eastAsia="Times New Roman" w:cstheme="minorHAnsi"/>
          <w:color w:val="000000" w:themeColor="text1"/>
        </w:rPr>
        <w:t>umpan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balik</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terkait</w:t>
      </w:r>
      <w:proofErr w:type="spellEnd"/>
      <w:r w:rsidRPr="00DB25C4">
        <w:rPr>
          <w:rFonts w:eastAsia="Times New Roman" w:cstheme="minorHAnsi"/>
          <w:color w:val="000000" w:themeColor="text1"/>
        </w:rPr>
        <w:t xml:space="preserve"> strategi </w:t>
      </w:r>
      <w:proofErr w:type="spellStart"/>
      <w:r w:rsidRPr="00DB25C4">
        <w:rPr>
          <w:rFonts w:eastAsia="Times New Roman" w:cstheme="minorHAnsi"/>
          <w:color w:val="000000" w:themeColor="text1"/>
        </w:rPr>
        <w:t>kerjasama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sehingga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dapat</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mengoptimalkan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pelaksanaan</w:t>
      </w:r>
      <w:proofErr w:type="spellEnd"/>
      <w:r w:rsidRPr="00DB25C4">
        <w:rPr>
          <w:rFonts w:eastAsia="Times New Roman" w:cstheme="minorHAnsi"/>
          <w:color w:val="000000" w:themeColor="text1"/>
        </w:rPr>
        <w:t xml:space="preserve"> strategi </w:t>
      </w:r>
      <w:proofErr w:type="spellStart"/>
      <w:r w:rsidRPr="00DB25C4">
        <w:rPr>
          <w:rFonts w:eastAsia="Times New Roman" w:cstheme="minorHAnsi"/>
          <w:color w:val="000000" w:themeColor="text1"/>
        </w:rPr>
        <w:t>tersebut</w:t>
      </w:r>
      <w:proofErr w:type="spellEnd"/>
      <w:r w:rsidRPr="00DB25C4">
        <w:rPr>
          <w:rFonts w:eastAsia="Times New Roman" w:cstheme="minorHAnsi"/>
          <w:color w:val="000000" w:themeColor="text1"/>
        </w:rPr>
        <w:t xml:space="preserve"> dan </w:t>
      </w:r>
      <w:proofErr w:type="spellStart"/>
      <w:r w:rsidRPr="00DB25C4">
        <w:rPr>
          <w:rFonts w:eastAsia="Times New Roman" w:cstheme="minorHAnsi"/>
          <w:color w:val="000000" w:themeColor="text1"/>
        </w:rPr>
        <w:t>mencapai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tujuan</w:t>
      </w:r>
      <w:proofErr w:type="spellEnd"/>
      <w:r w:rsidRPr="00DB25C4">
        <w:rPr>
          <w:rFonts w:eastAsia="Times New Roman" w:cstheme="minorHAnsi"/>
          <w:color w:val="000000" w:themeColor="text1"/>
        </w:rPr>
        <w:t xml:space="preserve"> yang </w:t>
      </w:r>
      <w:proofErr w:type="spellStart"/>
      <w:r w:rsidRPr="00DB25C4">
        <w:rPr>
          <w:rFonts w:eastAsia="Times New Roman" w:cstheme="minorHAnsi"/>
          <w:color w:val="000000" w:themeColor="text1"/>
        </w:rPr>
        <w:t>diharapkan</w:t>
      </w:r>
      <w:proofErr w:type="spellEnd"/>
      <w:r w:rsidRPr="00DB25C4">
        <w:rPr>
          <w:rFonts w:eastAsia="Times New Roman" w:cstheme="minorHAnsi"/>
          <w:color w:val="000000" w:themeColor="text1"/>
        </w:rPr>
        <w:t>.</w:t>
      </w:r>
    </w:p>
    <w:p w14:paraId="5C12345E" w14:textId="77777777" w:rsidR="00EE2EA9" w:rsidRPr="00DB25C4" w:rsidRDefault="00EE2EA9" w:rsidP="00687314">
      <w:pPr>
        <w:autoSpaceDE w:val="0"/>
        <w:autoSpaceDN w:val="0"/>
        <w:adjustRightInd w:val="0"/>
        <w:spacing w:after="0" w:line="240" w:lineRule="auto"/>
        <w:jc w:val="both"/>
        <w:rPr>
          <w:rFonts w:eastAsia="Times New Roman" w:cstheme="minorHAnsi"/>
          <w:color w:val="000000"/>
        </w:rPr>
      </w:pPr>
    </w:p>
    <w:p w14:paraId="416FE0E0" w14:textId="77777777" w:rsidR="00EE2EA9" w:rsidRPr="00DB25C4" w:rsidRDefault="00EE2EA9" w:rsidP="00687314">
      <w:pPr>
        <w:autoSpaceDE w:val="0"/>
        <w:autoSpaceDN w:val="0"/>
        <w:adjustRightInd w:val="0"/>
        <w:spacing w:after="0" w:line="240" w:lineRule="auto"/>
        <w:jc w:val="both"/>
        <w:rPr>
          <w:rFonts w:cstheme="minorHAnsi"/>
          <w:color w:val="000000"/>
        </w:rPr>
      </w:pPr>
      <w:r w:rsidRPr="00DB25C4">
        <w:rPr>
          <w:rFonts w:cstheme="minorHAnsi"/>
          <w:noProof/>
          <w:color w:val="000000"/>
          <w:shd w:val="clear" w:color="auto" w:fill="E6E6E6"/>
        </w:rPr>
        <mc:AlternateContent>
          <mc:Choice Requires="wps">
            <w:drawing>
              <wp:anchor distT="0" distB="0" distL="114300" distR="114300" simplePos="0" relativeHeight="251672576" behindDoc="0" locked="0" layoutInCell="1" allowOverlap="1" wp14:anchorId="0B38594C" wp14:editId="0BC65E87">
                <wp:simplePos x="0" y="0"/>
                <wp:positionH relativeFrom="column">
                  <wp:posOffset>247650</wp:posOffset>
                </wp:positionH>
                <wp:positionV relativeFrom="paragraph">
                  <wp:posOffset>28575</wp:posOffset>
                </wp:positionV>
                <wp:extent cx="5238750" cy="2238375"/>
                <wp:effectExtent l="0" t="0" r="19050" b="28575"/>
                <wp:wrapNone/>
                <wp:docPr id="13" name="Text Box 13"/>
                <wp:cNvGraphicFramePr/>
                <a:graphic xmlns:a="http://schemas.openxmlformats.org/drawingml/2006/main">
                  <a:graphicData uri="http://schemas.microsoft.com/office/word/2010/wordprocessingShape">
                    <wps:wsp>
                      <wps:cNvSpPr txBox="1"/>
                      <wps:spPr>
                        <a:xfrm>
                          <a:off x="0" y="0"/>
                          <a:ext cx="5238750" cy="22383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DBB6D43" w14:textId="77777777" w:rsidR="00687314" w:rsidRDefault="00687314" w:rsidP="00CD4E67">
                            <w:r>
                              <w:rPr>
                                <w:noProof/>
                                <w:color w:val="2B579A"/>
                                <w:shd w:val="clear" w:color="auto" w:fill="E6E6E6"/>
                              </w:rPr>
                              <w:drawing>
                                <wp:inline distT="0" distB="0" distL="0" distR="0" wp14:anchorId="247C0CC3" wp14:editId="46025C65">
                                  <wp:extent cx="5383343" cy="2105025"/>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86505" cy="2106262"/>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38594C" id="Text Box 13" o:spid="_x0000_s1035" type="#_x0000_t202" style="position:absolute;left:0;text-align:left;margin-left:19.5pt;margin-top:2.25pt;width:412.5pt;height:176.25pt;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" fillcolor="white [3201]" strokeweight=".5pt">
                <v:textbox style="mso-fit-shape-to-text:t">
                  <w:txbxContent>
                    <w:p w14:paraId="5DBB6D43" w14:textId="77777777" w:rsidR="00687314" w:rsidRDefault="00687314" w:rsidP="00CD4E67">
                      <w:r>
                        <w:rPr>
                          <w:noProof/>
                          <w:color w:val="2B579A"/>
                          <w:shd w:val="clear" w:color="auto" w:fill="E6E6E6"/>
                        </w:rPr>
                        <w:drawing>
                          <wp:inline distT="0" distB="0" distL="0" distR="0" wp14:anchorId="247C0CC3" wp14:editId="46025C65">
                            <wp:extent cx="5383343" cy="2105025"/>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86505" cy="2106262"/>
                                    </a:xfrm>
                                    <a:prstGeom prst="rect">
                                      <a:avLst/>
                                    </a:prstGeom>
                                    <a:noFill/>
                                    <a:ln>
                                      <a:noFill/>
                                    </a:ln>
                                  </pic:spPr>
                                </pic:pic>
                              </a:graphicData>
                            </a:graphic>
                          </wp:inline>
                        </w:drawing>
                      </w:r>
                    </w:p>
                  </w:txbxContent>
                </v:textbox>
              </v:shape>
            </w:pict>
          </mc:Fallback>
        </mc:AlternateContent>
      </w:r>
    </w:p>
    <w:p w14:paraId="7C12CC56"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7835ECB6"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47C6EA7E"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351EBEAA"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77853FE5"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4DF1209D"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367CFA95"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73A5EDE8"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3FA4DDEF"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63302D30"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Berdasarkan</w:t>
      </w:r>
      <w:proofErr w:type="spellEnd"/>
      <w:r w:rsidRPr="00DB25C4">
        <w:rPr>
          <w:rFonts w:cstheme="minorHAnsi"/>
          <w:color w:val="000000"/>
        </w:rPr>
        <w:t xml:space="preserve"> </w:t>
      </w:r>
      <w:proofErr w:type="spellStart"/>
      <w:r w:rsidRPr="00DB25C4">
        <w:rPr>
          <w:rFonts w:cstheme="minorHAnsi"/>
          <w:color w:val="000000"/>
        </w:rPr>
        <w:t>hasil</w:t>
      </w:r>
      <w:proofErr w:type="spellEnd"/>
      <w:r w:rsidRPr="00DB25C4">
        <w:rPr>
          <w:rFonts w:cstheme="minorHAnsi"/>
          <w:color w:val="000000"/>
        </w:rPr>
        <w:t xml:space="preserve"> </w:t>
      </w:r>
      <w:proofErr w:type="spellStart"/>
      <w:r w:rsidRPr="00DB25C4">
        <w:rPr>
          <w:rFonts w:cstheme="minorHAnsi"/>
          <w:color w:val="000000"/>
        </w:rPr>
        <w:t>evaluasi</w:t>
      </w:r>
      <w:proofErr w:type="spellEnd"/>
      <w:r w:rsidRPr="00DB25C4">
        <w:rPr>
          <w:rFonts w:cstheme="minorHAnsi"/>
          <w:color w:val="000000"/>
        </w:rPr>
        <w:t xml:space="preserve"> </w:t>
      </w:r>
      <w:proofErr w:type="spellStart"/>
      <w:r w:rsidRPr="00DB25C4">
        <w:rPr>
          <w:rFonts w:cstheme="minorHAnsi"/>
          <w:color w:val="000000"/>
        </w:rPr>
        <w:t>tentang</w:t>
      </w:r>
      <w:proofErr w:type="spellEnd"/>
      <w:r w:rsidRPr="00DB25C4">
        <w:rPr>
          <w:rFonts w:cstheme="minorHAnsi"/>
          <w:color w:val="000000"/>
        </w:rPr>
        <w:t xml:space="preserve"> </w:t>
      </w:r>
      <w:proofErr w:type="spellStart"/>
      <w:r w:rsidRPr="00DB25C4">
        <w:rPr>
          <w:rFonts w:cstheme="minorHAnsi"/>
          <w:color w:val="000000"/>
        </w:rPr>
        <w:t>kerjasama</w:t>
      </w:r>
      <w:proofErr w:type="spellEnd"/>
      <w:r w:rsidRPr="00DB25C4">
        <w:rPr>
          <w:rFonts w:cstheme="minorHAnsi"/>
          <w:color w:val="000000"/>
        </w:rPr>
        <w:t xml:space="preserve"> yang </w:t>
      </w:r>
      <w:proofErr w:type="spellStart"/>
      <w:r w:rsidRPr="00DB25C4">
        <w:rPr>
          <w:rFonts w:cstheme="minorHAnsi"/>
          <w:color w:val="000000"/>
        </w:rPr>
        <w:t>relevan</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pengembangan</w:t>
      </w:r>
      <w:proofErr w:type="spellEnd"/>
      <w:r w:rsidRPr="00DB25C4">
        <w:rPr>
          <w:rFonts w:cstheme="minorHAnsi"/>
          <w:color w:val="000000"/>
        </w:rPr>
        <w:t xml:space="preserve"> UPPS dan PPBM</w:t>
      </w:r>
      <w:proofErr w:type="gramStart"/>
      <w:r w:rsidRPr="00DB25C4">
        <w:rPr>
          <w:rFonts w:cstheme="minorHAnsi"/>
          <w:color w:val="000000"/>
        </w:rPr>
        <w:t>, ,</w:t>
      </w:r>
      <w:proofErr w:type="gramEnd"/>
      <w:r w:rsidRPr="00DB25C4">
        <w:rPr>
          <w:rFonts w:cstheme="minorHAnsi"/>
          <w:color w:val="000000"/>
        </w:rPr>
        <w:t xml:space="preserve"> para civitas </w:t>
      </w:r>
      <w:proofErr w:type="spellStart"/>
      <w:r w:rsidRPr="00DB25C4">
        <w:rPr>
          <w:rFonts w:cstheme="minorHAnsi"/>
          <w:color w:val="000000"/>
        </w:rPr>
        <w:t>akademika</w:t>
      </w:r>
      <w:proofErr w:type="spellEnd"/>
      <w:r w:rsidRPr="00DB25C4">
        <w:rPr>
          <w:rFonts w:cstheme="minorHAnsi"/>
          <w:color w:val="000000"/>
        </w:rPr>
        <w:t xml:space="preserve"> </w:t>
      </w:r>
      <w:proofErr w:type="spellStart"/>
      <w:r w:rsidRPr="00DB25C4">
        <w:rPr>
          <w:rFonts w:cstheme="minorHAnsi"/>
          <w:color w:val="000000"/>
        </w:rPr>
        <w:t>menyatakan</w:t>
      </w:r>
      <w:proofErr w:type="spellEnd"/>
      <w:r w:rsidRPr="00DB25C4">
        <w:rPr>
          <w:rFonts w:cstheme="minorHAnsi"/>
          <w:color w:val="000000"/>
        </w:rPr>
        <w:t xml:space="preserve"> </w:t>
      </w:r>
      <w:proofErr w:type="spellStart"/>
      <w:r w:rsidRPr="00DB25C4">
        <w:rPr>
          <w:rFonts w:cstheme="minorHAnsi"/>
          <w:color w:val="000000"/>
        </w:rPr>
        <w:t>bahwa</w:t>
      </w:r>
      <w:proofErr w:type="spellEnd"/>
      <w:r w:rsidRPr="00DB25C4">
        <w:rPr>
          <w:rFonts w:cstheme="minorHAnsi"/>
          <w:color w:val="000000"/>
        </w:rPr>
        <w:t xml:space="preserve"> 41,7% </w:t>
      </w:r>
      <w:proofErr w:type="spellStart"/>
      <w:r w:rsidRPr="00DB25C4">
        <w:rPr>
          <w:rFonts w:cstheme="minorHAnsi"/>
          <w:color w:val="000000"/>
        </w:rPr>
        <w:t>mengatakan</w:t>
      </w:r>
      <w:proofErr w:type="spellEnd"/>
      <w:r w:rsidRPr="00DB25C4">
        <w:rPr>
          <w:rFonts w:cstheme="minorHAnsi"/>
          <w:color w:val="000000"/>
        </w:rPr>
        <w:t xml:space="preserve"> sangat </w:t>
      </w:r>
      <w:proofErr w:type="spellStart"/>
      <w:r w:rsidRPr="00DB25C4">
        <w:rPr>
          <w:rFonts w:cstheme="minorHAnsi"/>
          <w:color w:val="000000"/>
        </w:rPr>
        <w:t>puas</w:t>
      </w:r>
      <w:proofErr w:type="spellEnd"/>
      <w:r w:rsidRPr="00DB25C4">
        <w:rPr>
          <w:rFonts w:cstheme="minorHAnsi"/>
          <w:color w:val="000000"/>
        </w:rPr>
        <w:t xml:space="preserve"> dan  58,3% </w:t>
      </w:r>
      <w:proofErr w:type="spellStart"/>
      <w:r w:rsidRPr="00DB25C4">
        <w:rPr>
          <w:rFonts w:cstheme="minorHAnsi"/>
          <w:color w:val="000000"/>
        </w:rPr>
        <w:t>puas</w:t>
      </w:r>
      <w:proofErr w:type="spellEnd"/>
      <w:r w:rsidRPr="00DB25C4">
        <w:rPr>
          <w:rFonts w:cstheme="minorHAnsi"/>
          <w:color w:val="000000"/>
        </w:rPr>
        <w:t xml:space="preserve">. </w:t>
      </w:r>
      <w:proofErr w:type="spellStart"/>
      <w:r w:rsidRPr="00DB25C4">
        <w:rPr>
          <w:rFonts w:eastAsia="Times New Roman" w:cstheme="minorHAnsi"/>
          <w:color w:val="000000"/>
        </w:rPr>
        <w:t>Implikasi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dari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hasil</w:t>
      </w:r>
      <w:proofErr w:type="spellEnd"/>
      <w:r w:rsidRPr="00DB25C4">
        <w:rPr>
          <w:rFonts w:eastAsia="Times New Roman" w:cstheme="minorHAnsi"/>
          <w:color w:val="000000"/>
        </w:rPr>
        <w:t xml:space="preserve"> survey </w:t>
      </w:r>
      <w:proofErr w:type="spellStart"/>
      <w:r w:rsidRPr="00DB25C4">
        <w:rPr>
          <w:rFonts w:eastAsia="Times New Roman" w:cstheme="minorHAnsi"/>
          <w:color w:val="000000"/>
        </w:rPr>
        <w:t>ini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bagi</w:t>
      </w:r>
      <w:proofErr w:type="spellEnd"/>
      <w:r w:rsidRPr="00DB25C4">
        <w:rPr>
          <w:rFonts w:eastAsia="Times New Roman" w:cstheme="minorHAnsi"/>
          <w:color w:val="000000"/>
        </w:rPr>
        <w:t xml:space="preserve"> FBS (</w:t>
      </w:r>
      <w:proofErr w:type="spellStart"/>
      <w:r w:rsidRPr="00DB25C4">
        <w:rPr>
          <w:rFonts w:eastAsia="Times New Roman" w:cstheme="minorHAnsi"/>
          <w:color w:val="000000"/>
        </w:rPr>
        <w:t>Fakultas</w:t>
      </w:r>
      <w:proofErr w:type="spellEnd"/>
      <w:r w:rsidRPr="00DB25C4">
        <w:rPr>
          <w:rFonts w:eastAsia="Times New Roman" w:cstheme="minorHAnsi"/>
          <w:color w:val="000000"/>
        </w:rPr>
        <w:t xml:space="preserve"> Bahasa dan Seni) dan PPBM (Program </w:t>
      </w:r>
      <w:proofErr w:type="spellStart"/>
      <w:r w:rsidRPr="00DB25C4">
        <w:rPr>
          <w:rFonts w:eastAsia="Times New Roman" w:cstheme="minorHAnsi"/>
          <w:color w:val="000000"/>
        </w:rPr>
        <w:t>Pascasarjana</w:t>
      </w:r>
      <w:proofErr w:type="spellEnd"/>
      <w:r w:rsidRPr="00DB25C4">
        <w:rPr>
          <w:rFonts w:eastAsia="Times New Roman" w:cstheme="minorHAnsi"/>
          <w:color w:val="000000"/>
        </w:rPr>
        <w:t xml:space="preserve"> Bahasa dan Sastra) </w:t>
      </w:r>
      <w:proofErr w:type="spellStart"/>
      <w:r w:rsidRPr="00DB25C4">
        <w:rPr>
          <w:rFonts w:eastAsia="Times New Roman" w:cstheme="minorHAnsi"/>
          <w:color w:val="000000"/>
        </w:rPr>
        <w:t>adalah</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bahwa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kerjasama</w:t>
      </w:r>
      <w:proofErr w:type="spellEnd"/>
      <w:r w:rsidRPr="00DB25C4">
        <w:rPr>
          <w:rFonts w:eastAsia="Times New Roman" w:cstheme="minorHAnsi"/>
          <w:color w:val="000000"/>
        </w:rPr>
        <w:t xml:space="preserve"> yang </w:t>
      </w:r>
      <w:proofErr w:type="spellStart"/>
      <w:r w:rsidRPr="00DB25C4">
        <w:rPr>
          <w:rFonts w:eastAsia="Times New Roman" w:cstheme="minorHAnsi"/>
          <w:color w:val="000000"/>
        </w:rPr>
        <w:t>telah</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dilakukan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terkait</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dengan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pengembangan</w:t>
      </w:r>
      <w:proofErr w:type="spellEnd"/>
      <w:r w:rsidRPr="00DB25C4">
        <w:rPr>
          <w:rFonts w:eastAsia="Times New Roman" w:cstheme="minorHAnsi"/>
          <w:color w:val="000000"/>
        </w:rPr>
        <w:t xml:space="preserve"> UPPS dan PPBM </w:t>
      </w:r>
      <w:proofErr w:type="spellStart"/>
      <w:r w:rsidRPr="00DB25C4">
        <w:rPr>
          <w:rFonts w:eastAsia="Times New Roman" w:cstheme="minorHAnsi"/>
          <w:color w:val="000000"/>
        </w:rPr>
        <w:t>dinilai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efektif</w:t>
      </w:r>
      <w:proofErr w:type="spellEnd"/>
      <w:r w:rsidRPr="00DB25C4">
        <w:rPr>
          <w:rFonts w:eastAsia="Times New Roman" w:cstheme="minorHAnsi"/>
          <w:color w:val="000000"/>
        </w:rPr>
        <w:t xml:space="preserve"> oleh civitas </w:t>
      </w:r>
      <w:proofErr w:type="spellStart"/>
      <w:r w:rsidRPr="00DB25C4">
        <w:rPr>
          <w:rFonts w:eastAsia="Times New Roman" w:cstheme="minorHAnsi"/>
          <w:color w:val="000000"/>
        </w:rPr>
        <w:t>akademika</w:t>
      </w:r>
      <w:proofErr w:type="spellEnd"/>
      <w:r w:rsidRPr="00DB25C4">
        <w:rPr>
          <w:rFonts w:eastAsia="Times New Roman" w:cstheme="minorHAnsi"/>
          <w:color w:val="000000"/>
        </w:rPr>
        <w:t xml:space="preserve">. Hal </w:t>
      </w:r>
      <w:proofErr w:type="spellStart"/>
      <w:r w:rsidRPr="00DB25C4">
        <w:rPr>
          <w:rFonts w:eastAsia="Times New Roman" w:cstheme="minorHAnsi"/>
          <w:color w:val="000000"/>
        </w:rPr>
        <w:t>ini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menunjukkan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bahwa</w:t>
      </w:r>
      <w:proofErr w:type="spellEnd"/>
      <w:r w:rsidRPr="00DB25C4">
        <w:rPr>
          <w:rFonts w:eastAsia="Times New Roman" w:cstheme="minorHAnsi"/>
          <w:color w:val="000000"/>
        </w:rPr>
        <w:t xml:space="preserve"> FBS dan PPBM </w:t>
      </w:r>
      <w:proofErr w:type="spellStart"/>
      <w:r w:rsidRPr="00DB25C4">
        <w:rPr>
          <w:rFonts w:eastAsia="Times New Roman" w:cstheme="minorHAnsi"/>
          <w:color w:val="000000"/>
        </w:rPr>
        <w:t>telah</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melakukan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kerjasama</w:t>
      </w:r>
      <w:proofErr w:type="spellEnd"/>
      <w:r w:rsidRPr="00DB25C4">
        <w:rPr>
          <w:rFonts w:eastAsia="Times New Roman" w:cstheme="minorHAnsi"/>
          <w:color w:val="000000"/>
        </w:rPr>
        <w:t xml:space="preserve"> yang </w:t>
      </w:r>
      <w:proofErr w:type="spellStart"/>
      <w:r w:rsidRPr="00DB25C4">
        <w:rPr>
          <w:rFonts w:eastAsia="Times New Roman" w:cstheme="minorHAnsi"/>
          <w:color w:val="000000"/>
        </w:rPr>
        <w:t>baik</w:t>
      </w:r>
      <w:proofErr w:type="spellEnd"/>
      <w:r w:rsidRPr="00DB25C4">
        <w:rPr>
          <w:rFonts w:eastAsia="Times New Roman" w:cstheme="minorHAnsi"/>
          <w:color w:val="000000"/>
        </w:rPr>
        <w:t xml:space="preserve"> dan </w:t>
      </w:r>
      <w:proofErr w:type="spellStart"/>
      <w:r w:rsidRPr="00DB25C4">
        <w:rPr>
          <w:rFonts w:eastAsia="Times New Roman" w:cstheme="minorHAnsi"/>
          <w:color w:val="000000"/>
        </w:rPr>
        <w:t>berhasil</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memenuhi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kebutuhan</w:t>
      </w:r>
      <w:proofErr w:type="spellEnd"/>
      <w:r w:rsidRPr="00DB25C4">
        <w:rPr>
          <w:rFonts w:eastAsia="Times New Roman" w:cstheme="minorHAnsi"/>
          <w:color w:val="000000"/>
        </w:rPr>
        <w:t xml:space="preserve"> civitas </w:t>
      </w:r>
      <w:proofErr w:type="spellStart"/>
      <w:r w:rsidRPr="00DB25C4">
        <w:rPr>
          <w:rFonts w:eastAsia="Times New Roman" w:cstheme="minorHAnsi"/>
          <w:color w:val="000000"/>
        </w:rPr>
        <w:t>akademika</w:t>
      </w:r>
      <w:proofErr w:type="spellEnd"/>
      <w:r w:rsidRPr="00DB25C4">
        <w:rPr>
          <w:rFonts w:eastAsia="Times New Roman" w:cstheme="minorHAnsi"/>
          <w:color w:val="000000"/>
        </w:rPr>
        <w:t>.</w:t>
      </w:r>
    </w:p>
    <w:p w14:paraId="4A426A45" w14:textId="77777777" w:rsidR="00EE2EA9" w:rsidRPr="00DB25C4" w:rsidRDefault="00EE2EA9" w:rsidP="00687314">
      <w:pPr>
        <w:autoSpaceDE w:val="0"/>
        <w:autoSpaceDN w:val="0"/>
        <w:adjustRightInd w:val="0"/>
        <w:spacing w:after="0" w:line="240" w:lineRule="auto"/>
        <w:jc w:val="both"/>
        <w:rPr>
          <w:rFonts w:eastAsia="Times New Roman" w:cstheme="minorHAnsi"/>
          <w:color w:val="000000"/>
        </w:rPr>
      </w:pPr>
      <w:proofErr w:type="spellStart"/>
      <w:r w:rsidRPr="00DB25C4">
        <w:rPr>
          <w:rFonts w:eastAsia="Times New Roman" w:cstheme="minorHAnsi"/>
          <w:color w:val="000000" w:themeColor="text1"/>
        </w:rPr>
        <w:t>Namun</w:t>
      </w:r>
      <w:proofErr w:type="spellEnd"/>
      <w:r w:rsidRPr="00DB25C4">
        <w:rPr>
          <w:rFonts w:eastAsia="Times New Roman" w:cstheme="minorHAnsi"/>
          <w:color w:val="000000" w:themeColor="text1"/>
        </w:rPr>
        <w:t xml:space="preserve">, FBS dan PPBM </w:t>
      </w:r>
      <w:proofErr w:type="spellStart"/>
      <w:r w:rsidRPr="00DB25C4">
        <w:rPr>
          <w:rFonts w:eastAsia="Times New Roman" w:cstheme="minorHAnsi"/>
          <w:color w:val="000000" w:themeColor="text1"/>
        </w:rPr>
        <w:t>tetap</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perlu</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terus</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memperkuat</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kerjasama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tersebut</w:t>
      </w:r>
      <w:proofErr w:type="spellEnd"/>
      <w:r w:rsidRPr="00DB25C4">
        <w:rPr>
          <w:rFonts w:eastAsia="Times New Roman" w:cstheme="minorHAnsi"/>
          <w:color w:val="000000" w:themeColor="text1"/>
        </w:rPr>
        <w:t xml:space="preserve"> agar </w:t>
      </w:r>
      <w:proofErr w:type="spellStart"/>
      <w:r w:rsidRPr="00DB25C4">
        <w:rPr>
          <w:rFonts w:eastAsia="Times New Roman" w:cstheme="minorHAnsi"/>
          <w:color w:val="000000" w:themeColor="text1"/>
        </w:rPr>
        <w:t>dapat</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terus</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berjalan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dengan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baik</w:t>
      </w:r>
      <w:proofErr w:type="spellEnd"/>
      <w:r w:rsidRPr="00DB25C4">
        <w:rPr>
          <w:rFonts w:eastAsia="Times New Roman" w:cstheme="minorHAnsi"/>
          <w:color w:val="000000" w:themeColor="text1"/>
        </w:rPr>
        <w:t xml:space="preserve">. FBS dan PPBM </w:t>
      </w:r>
      <w:proofErr w:type="spellStart"/>
      <w:r w:rsidRPr="00DB25C4">
        <w:rPr>
          <w:rFonts w:eastAsia="Times New Roman" w:cstheme="minorHAnsi"/>
          <w:color w:val="000000" w:themeColor="text1"/>
        </w:rPr>
        <w:t>perlu</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terus</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berkomunikasi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dengan</w:t>
      </w:r>
      <w:proofErr w:type="spellEnd"/>
      <w:r w:rsidRPr="00DB25C4">
        <w:rPr>
          <w:rFonts w:eastAsia="Times New Roman" w:cstheme="minorHAnsi"/>
          <w:color w:val="000000" w:themeColor="text1"/>
        </w:rPr>
        <w:t xml:space="preserve"> civitas </w:t>
      </w:r>
      <w:proofErr w:type="spellStart"/>
      <w:r w:rsidRPr="00DB25C4">
        <w:rPr>
          <w:rFonts w:eastAsia="Times New Roman" w:cstheme="minorHAnsi"/>
          <w:color w:val="000000" w:themeColor="text1"/>
        </w:rPr>
        <w:t>akademika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untuk</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mengetahui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masukan</w:t>
      </w:r>
      <w:proofErr w:type="spellEnd"/>
      <w:r w:rsidRPr="00DB25C4">
        <w:rPr>
          <w:rFonts w:eastAsia="Times New Roman" w:cstheme="minorHAnsi"/>
          <w:color w:val="000000" w:themeColor="text1"/>
        </w:rPr>
        <w:t xml:space="preserve"> dan </w:t>
      </w:r>
      <w:proofErr w:type="spellStart"/>
      <w:r w:rsidRPr="00DB25C4">
        <w:rPr>
          <w:rFonts w:eastAsia="Times New Roman" w:cstheme="minorHAnsi"/>
          <w:color w:val="000000" w:themeColor="text1"/>
        </w:rPr>
        <w:t>umpan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balik</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terkait</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dengan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kerjasama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sehingga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dapat</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mengoptimalkan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kerjasama</w:t>
      </w:r>
      <w:proofErr w:type="spellEnd"/>
      <w:r w:rsidRPr="00DB25C4">
        <w:rPr>
          <w:rFonts w:eastAsia="Times New Roman" w:cstheme="minorHAnsi"/>
          <w:color w:val="000000" w:themeColor="text1"/>
        </w:rPr>
        <w:t xml:space="preserve"> dan </w:t>
      </w:r>
      <w:proofErr w:type="spellStart"/>
      <w:r w:rsidRPr="00DB25C4">
        <w:rPr>
          <w:rFonts w:eastAsia="Times New Roman" w:cstheme="minorHAnsi"/>
          <w:color w:val="000000" w:themeColor="text1"/>
        </w:rPr>
        <w:t>mencapai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tujuan</w:t>
      </w:r>
      <w:proofErr w:type="spellEnd"/>
      <w:r w:rsidRPr="00DB25C4">
        <w:rPr>
          <w:rFonts w:eastAsia="Times New Roman" w:cstheme="minorHAnsi"/>
          <w:color w:val="000000" w:themeColor="text1"/>
        </w:rPr>
        <w:t xml:space="preserve"> yang </w:t>
      </w:r>
      <w:proofErr w:type="spellStart"/>
      <w:r w:rsidRPr="00DB25C4">
        <w:rPr>
          <w:rFonts w:eastAsia="Times New Roman" w:cstheme="minorHAnsi"/>
          <w:color w:val="000000" w:themeColor="text1"/>
        </w:rPr>
        <w:t>diharapkan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Selain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itu</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hasil</w:t>
      </w:r>
      <w:proofErr w:type="spellEnd"/>
      <w:r w:rsidRPr="00DB25C4">
        <w:rPr>
          <w:rFonts w:eastAsia="Times New Roman" w:cstheme="minorHAnsi"/>
          <w:color w:val="000000" w:themeColor="text1"/>
        </w:rPr>
        <w:t xml:space="preserve"> survey </w:t>
      </w:r>
      <w:proofErr w:type="spellStart"/>
      <w:r w:rsidRPr="00DB25C4">
        <w:rPr>
          <w:rFonts w:eastAsia="Times New Roman" w:cstheme="minorHAnsi"/>
          <w:color w:val="000000" w:themeColor="text1"/>
        </w:rPr>
        <w:t>ini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dapat</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menjadi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bahan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evaluasi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bagi</w:t>
      </w:r>
      <w:proofErr w:type="spellEnd"/>
      <w:r w:rsidRPr="00DB25C4">
        <w:rPr>
          <w:rFonts w:eastAsia="Times New Roman" w:cstheme="minorHAnsi"/>
          <w:color w:val="000000" w:themeColor="text1"/>
        </w:rPr>
        <w:t xml:space="preserve"> FBS dan PPBM </w:t>
      </w:r>
      <w:proofErr w:type="spellStart"/>
      <w:r w:rsidRPr="00DB25C4">
        <w:rPr>
          <w:rFonts w:eastAsia="Times New Roman" w:cstheme="minorHAnsi"/>
          <w:color w:val="000000" w:themeColor="text1"/>
        </w:rPr>
        <w:t>untuk</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meningkatkan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kualitas</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kerjasama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dengan</w:t>
      </w:r>
      <w:proofErr w:type="spellEnd"/>
      <w:r w:rsidRPr="00DB25C4">
        <w:rPr>
          <w:rFonts w:eastAsia="Times New Roman" w:cstheme="minorHAnsi"/>
          <w:color w:val="000000" w:themeColor="text1"/>
        </w:rPr>
        <w:t xml:space="preserve"> civitas </w:t>
      </w:r>
      <w:proofErr w:type="spellStart"/>
      <w:r w:rsidRPr="00DB25C4">
        <w:rPr>
          <w:rFonts w:eastAsia="Times New Roman" w:cstheme="minorHAnsi"/>
          <w:color w:val="000000" w:themeColor="text1"/>
        </w:rPr>
        <w:t>akademika</w:t>
      </w:r>
      <w:proofErr w:type="spellEnd"/>
      <w:r w:rsidRPr="00DB25C4">
        <w:rPr>
          <w:rFonts w:eastAsia="Times New Roman" w:cstheme="minorHAnsi"/>
          <w:color w:val="000000" w:themeColor="text1"/>
        </w:rPr>
        <w:t xml:space="preserve">. FBS dan PPBM </w:t>
      </w:r>
      <w:proofErr w:type="spellStart"/>
      <w:r w:rsidRPr="00DB25C4">
        <w:rPr>
          <w:rFonts w:eastAsia="Times New Roman" w:cstheme="minorHAnsi"/>
          <w:color w:val="000000" w:themeColor="text1"/>
        </w:rPr>
        <w:t>dapat</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lastRenderedPageBreak/>
        <w:t>memperbaiki</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atau</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memperkuat</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kerjasama</w:t>
      </w:r>
      <w:proofErr w:type="spellEnd"/>
      <w:r w:rsidRPr="00DB25C4">
        <w:rPr>
          <w:rFonts w:eastAsia="Times New Roman" w:cstheme="minorHAnsi"/>
          <w:color w:val="000000" w:themeColor="text1"/>
        </w:rPr>
        <w:t xml:space="preserve"> yang </w:t>
      </w:r>
      <w:proofErr w:type="spellStart"/>
      <w:r w:rsidRPr="00DB25C4">
        <w:rPr>
          <w:rFonts w:eastAsia="Times New Roman" w:cstheme="minorHAnsi"/>
          <w:color w:val="000000" w:themeColor="text1"/>
        </w:rPr>
        <w:t>kurang</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efektif</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sehingga</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dapat</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menciptakan</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kerjasama</w:t>
      </w:r>
      <w:proofErr w:type="spellEnd"/>
      <w:r w:rsidRPr="00DB25C4">
        <w:rPr>
          <w:rFonts w:eastAsia="Times New Roman" w:cstheme="minorHAnsi"/>
          <w:color w:val="000000" w:themeColor="text1"/>
        </w:rPr>
        <w:t xml:space="preserve"> yang </w:t>
      </w:r>
      <w:proofErr w:type="spellStart"/>
      <w:r w:rsidRPr="00DB25C4">
        <w:rPr>
          <w:rFonts w:eastAsia="Times New Roman" w:cstheme="minorHAnsi"/>
          <w:color w:val="000000" w:themeColor="text1"/>
        </w:rPr>
        <w:t>lebih</w:t>
      </w:r>
      <w:proofErr w:type="spellEnd"/>
      <w:r w:rsidRPr="00DB25C4">
        <w:rPr>
          <w:rFonts w:eastAsia="Times New Roman" w:cstheme="minorHAnsi"/>
          <w:color w:val="000000" w:themeColor="text1"/>
        </w:rPr>
        <w:t xml:space="preserve"> </w:t>
      </w:r>
      <w:proofErr w:type="spellStart"/>
      <w:r w:rsidRPr="00DB25C4">
        <w:rPr>
          <w:rFonts w:eastAsia="Times New Roman" w:cstheme="minorHAnsi"/>
          <w:color w:val="000000" w:themeColor="text1"/>
        </w:rPr>
        <w:t>baik</w:t>
      </w:r>
      <w:proofErr w:type="spellEnd"/>
      <w:r w:rsidRPr="00DB25C4">
        <w:rPr>
          <w:rFonts w:eastAsia="Times New Roman" w:cstheme="minorHAnsi"/>
          <w:color w:val="000000" w:themeColor="text1"/>
        </w:rPr>
        <w:t xml:space="preserve"> dan </w:t>
      </w:r>
      <w:proofErr w:type="spellStart"/>
      <w:r w:rsidRPr="00DB25C4">
        <w:rPr>
          <w:rFonts w:eastAsia="Times New Roman" w:cstheme="minorHAnsi"/>
          <w:color w:val="000000" w:themeColor="text1"/>
        </w:rPr>
        <w:t>efektif</w:t>
      </w:r>
      <w:proofErr w:type="spellEnd"/>
      <w:r w:rsidRPr="00DB25C4">
        <w:rPr>
          <w:rFonts w:eastAsia="Times New Roman" w:cstheme="minorHAnsi"/>
          <w:color w:val="000000" w:themeColor="text1"/>
        </w:rPr>
        <w:t xml:space="preserve"> di masa </w:t>
      </w:r>
      <w:proofErr w:type="spellStart"/>
      <w:r w:rsidRPr="00DB25C4">
        <w:rPr>
          <w:rFonts w:eastAsia="Times New Roman" w:cstheme="minorHAnsi"/>
          <w:color w:val="000000" w:themeColor="text1"/>
        </w:rPr>
        <w:t>depan</w:t>
      </w:r>
      <w:proofErr w:type="spellEnd"/>
      <w:r w:rsidRPr="00DB25C4">
        <w:rPr>
          <w:rFonts w:eastAsia="Times New Roman" w:cstheme="minorHAnsi"/>
          <w:color w:val="000000" w:themeColor="text1"/>
        </w:rPr>
        <w:t>.</w:t>
      </w:r>
    </w:p>
    <w:p w14:paraId="70F3BF1E" w14:textId="77777777" w:rsidR="00EE2EA9" w:rsidRPr="00DB25C4" w:rsidRDefault="00EE2EA9" w:rsidP="00687314">
      <w:pPr>
        <w:spacing w:after="0" w:line="240" w:lineRule="auto"/>
        <w:jc w:val="both"/>
        <w:rPr>
          <w:rFonts w:eastAsia="Times New Roman" w:cstheme="minorHAnsi"/>
          <w:color w:val="000000" w:themeColor="text1"/>
        </w:rPr>
      </w:pPr>
    </w:p>
    <w:p w14:paraId="51F7CADF" w14:textId="77777777" w:rsidR="00EE2EA9" w:rsidRPr="00DB25C4" w:rsidRDefault="00EE2EA9" w:rsidP="00687314">
      <w:pPr>
        <w:autoSpaceDE w:val="0"/>
        <w:autoSpaceDN w:val="0"/>
        <w:adjustRightInd w:val="0"/>
        <w:spacing w:after="0" w:line="240" w:lineRule="auto"/>
        <w:rPr>
          <w:rFonts w:cstheme="minorHAnsi"/>
          <w:color w:val="000000"/>
          <w:highlight w:val="yellow"/>
        </w:rPr>
      </w:pPr>
      <w:r w:rsidRPr="00DB25C4">
        <w:rPr>
          <w:rFonts w:cstheme="minorHAnsi"/>
          <w:noProof/>
          <w:color w:val="000000"/>
          <w:shd w:val="clear" w:color="auto" w:fill="E6E6E6"/>
        </w:rPr>
        <mc:AlternateContent>
          <mc:Choice Requires="wps">
            <w:drawing>
              <wp:anchor distT="0" distB="0" distL="114300" distR="114300" simplePos="0" relativeHeight="251673600" behindDoc="0" locked="0" layoutInCell="1" allowOverlap="1" wp14:anchorId="54251112" wp14:editId="2D0CC9F0">
                <wp:simplePos x="0" y="0"/>
                <wp:positionH relativeFrom="column">
                  <wp:posOffset>228599</wp:posOffset>
                </wp:positionH>
                <wp:positionV relativeFrom="paragraph">
                  <wp:posOffset>75565</wp:posOffset>
                </wp:positionV>
                <wp:extent cx="5610225" cy="2362200"/>
                <wp:effectExtent l="0" t="0" r="28575" b="19050"/>
                <wp:wrapNone/>
                <wp:docPr id="15" name="Text Box 15"/>
                <wp:cNvGraphicFramePr/>
                <a:graphic xmlns:a="http://schemas.openxmlformats.org/drawingml/2006/main">
                  <a:graphicData uri="http://schemas.microsoft.com/office/word/2010/wordprocessingShape">
                    <wps:wsp>
                      <wps:cNvSpPr txBox="1"/>
                      <wps:spPr>
                        <a:xfrm>
                          <a:off x="0" y="0"/>
                          <a:ext cx="5610225" cy="2362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39F7A70" w14:textId="77777777" w:rsidR="00687314" w:rsidRDefault="00687314" w:rsidP="00CD4E67">
                            <w:r>
                              <w:rPr>
                                <w:noProof/>
                                <w:color w:val="2B579A"/>
                                <w:shd w:val="clear" w:color="auto" w:fill="E6E6E6"/>
                              </w:rPr>
                              <w:drawing>
                                <wp:inline distT="0" distB="0" distL="0" distR="0" wp14:anchorId="575EE386" wp14:editId="6E4B66B7">
                                  <wp:extent cx="5342303" cy="22002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45579" cy="220162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251112" id="Text Box 15" o:spid="_x0000_s1036" type="#_x0000_t202" style="position:absolute;margin-left:18pt;margin-top:5.95pt;width:441.75pt;height:18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" fillcolor="white [3201]" strokeweight=".5pt">
                <v:textbox>
                  <w:txbxContent>
                    <w:p w14:paraId="639F7A70" w14:textId="77777777" w:rsidR="00687314" w:rsidRDefault="00687314" w:rsidP="00CD4E67">
                      <w:r>
                        <w:rPr>
                          <w:noProof/>
                          <w:color w:val="2B579A"/>
                          <w:shd w:val="clear" w:color="auto" w:fill="E6E6E6"/>
                        </w:rPr>
                        <w:drawing>
                          <wp:inline distT="0" distB="0" distL="0" distR="0" wp14:anchorId="575EE386" wp14:editId="6E4B66B7">
                            <wp:extent cx="5342303" cy="22002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45579" cy="2201624"/>
                                    </a:xfrm>
                                    <a:prstGeom prst="rect">
                                      <a:avLst/>
                                    </a:prstGeom>
                                    <a:noFill/>
                                    <a:ln>
                                      <a:noFill/>
                                    </a:ln>
                                  </pic:spPr>
                                </pic:pic>
                              </a:graphicData>
                            </a:graphic>
                          </wp:inline>
                        </w:drawing>
                      </w:r>
                    </w:p>
                  </w:txbxContent>
                </v:textbox>
              </v:shape>
            </w:pict>
          </mc:Fallback>
        </mc:AlternateContent>
      </w:r>
    </w:p>
    <w:p w14:paraId="2A2EB949"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5D86EB0D"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2ABEFA81" w14:textId="77777777" w:rsidR="00DB25C4" w:rsidRDefault="00DB25C4" w:rsidP="00687314">
      <w:pPr>
        <w:autoSpaceDE w:val="0"/>
        <w:autoSpaceDN w:val="0"/>
        <w:adjustRightInd w:val="0"/>
        <w:spacing w:after="0" w:line="240" w:lineRule="auto"/>
        <w:rPr>
          <w:rFonts w:eastAsia="Calibri" w:cstheme="minorHAnsi"/>
          <w:color w:val="000000" w:themeColor="text1"/>
        </w:rPr>
      </w:pPr>
    </w:p>
    <w:p w14:paraId="7B9CF95B" w14:textId="77777777" w:rsidR="00DB25C4" w:rsidRDefault="00DB25C4" w:rsidP="00687314">
      <w:pPr>
        <w:autoSpaceDE w:val="0"/>
        <w:autoSpaceDN w:val="0"/>
        <w:adjustRightInd w:val="0"/>
        <w:spacing w:after="0" w:line="240" w:lineRule="auto"/>
        <w:rPr>
          <w:rFonts w:eastAsia="Calibri" w:cstheme="minorHAnsi"/>
          <w:color w:val="000000" w:themeColor="text1"/>
        </w:rPr>
      </w:pPr>
    </w:p>
    <w:p w14:paraId="501717BC" w14:textId="77777777" w:rsidR="00DB25C4" w:rsidRDefault="00DB25C4" w:rsidP="00687314">
      <w:pPr>
        <w:autoSpaceDE w:val="0"/>
        <w:autoSpaceDN w:val="0"/>
        <w:adjustRightInd w:val="0"/>
        <w:spacing w:after="0" w:line="240" w:lineRule="auto"/>
        <w:rPr>
          <w:rFonts w:eastAsia="Calibri" w:cstheme="minorHAnsi"/>
          <w:color w:val="000000" w:themeColor="text1"/>
        </w:rPr>
      </w:pPr>
    </w:p>
    <w:p w14:paraId="20F674EB" w14:textId="77777777" w:rsidR="00DB25C4" w:rsidRDefault="00DB25C4" w:rsidP="00687314">
      <w:pPr>
        <w:autoSpaceDE w:val="0"/>
        <w:autoSpaceDN w:val="0"/>
        <w:adjustRightInd w:val="0"/>
        <w:spacing w:after="0" w:line="240" w:lineRule="auto"/>
        <w:rPr>
          <w:rFonts w:eastAsia="Calibri" w:cstheme="minorHAnsi"/>
          <w:color w:val="000000" w:themeColor="text1"/>
        </w:rPr>
      </w:pPr>
    </w:p>
    <w:p w14:paraId="29F02B3F" w14:textId="77777777" w:rsidR="00DB25C4" w:rsidRDefault="00DB25C4" w:rsidP="00687314">
      <w:pPr>
        <w:autoSpaceDE w:val="0"/>
        <w:autoSpaceDN w:val="0"/>
        <w:adjustRightInd w:val="0"/>
        <w:spacing w:after="0" w:line="240" w:lineRule="auto"/>
        <w:rPr>
          <w:rFonts w:eastAsia="Calibri" w:cstheme="minorHAnsi"/>
          <w:color w:val="000000" w:themeColor="text1"/>
        </w:rPr>
      </w:pPr>
    </w:p>
    <w:p w14:paraId="7DB7DB7C" w14:textId="77777777" w:rsidR="00DB25C4" w:rsidRDefault="00DB25C4" w:rsidP="00687314">
      <w:pPr>
        <w:autoSpaceDE w:val="0"/>
        <w:autoSpaceDN w:val="0"/>
        <w:adjustRightInd w:val="0"/>
        <w:spacing w:after="0" w:line="240" w:lineRule="auto"/>
        <w:rPr>
          <w:rFonts w:eastAsia="Calibri" w:cstheme="minorHAnsi"/>
          <w:color w:val="000000" w:themeColor="text1"/>
        </w:rPr>
      </w:pPr>
    </w:p>
    <w:p w14:paraId="116C2ED1" w14:textId="77777777" w:rsidR="00DB25C4" w:rsidRDefault="00DB25C4" w:rsidP="00687314">
      <w:pPr>
        <w:autoSpaceDE w:val="0"/>
        <w:autoSpaceDN w:val="0"/>
        <w:adjustRightInd w:val="0"/>
        <w:spacing w:after="0" w:line="240" w:lineRule="auto"/>
        <w:rPr>
          <w:rFonts w:eastAsia="Calibri" w:cstheme="minorHAnsi"/>
          <w:color w:val="000000" w:themeColor="text1"/>
        </w:rPr>
      </w:pPr>
    </w:p>
    <w:p w14:paraId="7E4CCAAF" w14:textId="77777777" w:rsidR="00DB25C4" w:rsidRDefault="00DB25C4" w:rsidP="00687314">
      <w:pPr>
        <w:autoSpaceDE w:val="0"/>
        <w:autoSpaceDN w:val="0"/>
        <w:adjustRightInd w:val="0"/>
        <w:spacing w:after="0" w:line="240" w:lineRule="auto"/>
        <w:rPr>
          <w:rFonts w:eastAsia="Calibri" w:cstheme="minorHAnsi"/>
          <w:color w:val="000000" w:themeColor="text1"/>
        </w:rPr>
      </w:pPr>
    </w:p>
    <w:p w14:paraId="630895B5" w14:textId="77777777" w:rsidR="00DB25C4" w:rsidRDefault="00DB25C4" w:rsidP="00687314">
      <w:pPr>
        <w:autoSpaceDE w:val="0"/>
        <w:autoSpaceDN w:val="0"/>
        <w:adjustRightInd w:val="0"/>
        <w:spacing w:after="0" w:line="240" w:lineRule="auto"/>
        <w:rPr>
          <w:rFonts w:eastAsia="Calibri" w:cstheme="minorHAnsi"/>
          <w:color w:val="000000" w:themeColor="text1"/>
        </w:rPr>
      </w:pPr>
    </w:p>
    <w:p w14:paraId="5B641D97" w14:textId="77777777" w:rsidR="00DB25C4" w:rsidRDefault="00DB25C4" w:rsidP="00687314">
      <w:pPr>
        <w:autoSpaceDE w:val="0"/>
        <w:autoSpaceDN w:val="0"/>
        <w:adjustRightInd w:val="0"/>
        <w:spacing w:after="0" w:line="240" w:lineRule="auto"/>
        <w:rPr>
          <w:rFonts w:eastAsia="Calibri" w:cstheme="minorHAnsi"/>
          <w:color w:val="000000" w:themeColor="text1"/>
        </w:rPr>
      </w:pPr>
    </w:p>
    <w:p w14:paraId="2AD005B8" w14:textId="77777777" w:rsidR="00DB25C4" w:rsidRDefault="00DB25C4" w:rsidP="00687314">
      <w:pPr>
        <w:autoSpaceDE w:val="0"/>
        <w:autoSpaceDN w:val="0"/>
        <w:adjustRightInd w:val="0"/>
        <w:spacing w:after="0" w:line="240" w:lineRule="auto"/>
        <w:rPr>
          <w:rFonts w:eastAsia="Calibri" w:cstheme="minorHAnsi"/>
          <w:color w:val="000000" w:themeColor="text1"/>
        </w:rPr>
      </w:pPr>
    </w:p>
    <w:p w14:paraId="097831D9" w14:textId="77777777" w:rsidR="00DB25C4" w:rsidRDefault="00DB25C4" w:rsidP="00687314">
      <w:pPr>
        <w:autoSpaceDE w:val="0"/>
        <w:autoSpaceDN w:val="0"/>
        <w:adjustRightInd w:val="0"/>
        <w:spacing w:after="0" w:line="240" w:lineRule="auto"/>
        <w:rPr>
          <w:rFonts w:eastAsia="Calibri" w:cstheme="minorHAnsi"/>
          <w:color w:val="000000" w:themeColor="text1"/>
        </w:rPr>
      </w:pPr>
    </w:p>
    <w:p w14:paraId="1BF44125" w14:textId="77777777" w:rsidR="00EE2EA9" w:rsidRPr="00DB25C4" w:rsidRDefault="00EE2EA9" w:rsidP="00687314">
      <w:pPr>
        <w:autoSpaceDE w:val="0"/>
        <w:autoSpaceDN w:val="0"/>
        <w:adjustRightInd w:val="0"/>
        <w:spacing w:after="0" w:line="240" w:lineRule="auto"/>
        <w:rPr>
          <w:rFonts w:eastAsia="Calibri" w:cstheme="minorHAnsi"/>
        </w:rPr>
      </w:pPr>
      <w:r w:rsidRPr="00DB25C4">
        <w:rPr>
          <w:rFonts w:eastAsia="Calibri" w:cstheme="minorHAnsi"/>
          <w:color w:val="000000" w:themeColor="text1"/>
        </w:rPr>
        <w:t xml:space="preserve">Program </w:t>
      </w:r>
      <w:proofErr w:type="spellStart"/>
      <w:r w:rsidRPr="00DB25C4">
        <w:rPr>
          <w:rFonts w:eastAsia="Calibri" w:cstheme="minorHAnsi"/>
          <w:color w:val="000000" w:themeColor="text1"/>
        </w:rPr>
        <w:t>Studi</w:t>
      </w:r>
      <w:proofErr w:type="spellEnd"/>
      <w:r w:rsidRPr="00DB25C4">
        <w:rPr>
          <w:rFonts w:eastAsia="Calibri" w:cstheme="minorHAnsi"/>
          <w:color w:val="000000" w:themeColor="text1"/>
        </w:rPr>
        <w:t xml:space="preserve"> Pendidikan Bahasa Mandarin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kegiatan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untuk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kerjasama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menggunakan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analisa</w:t>
      </w:r>
      <w:proofErr w:type="spellEnd"/>
      <w:r w:rsidRPr="00DB25C4">
        <w:rPr>
          <w:rFonts w:eastAsia="Calibri" w:cstheme="minorHAnsi"/>
          <w:color w:val="000000" w:themeColor="text1"/>
        </w:rPr>
        <w:t xml:space="preserve"> SWOT </w:t>
      </w:r>
      <w:proofErr w:type="spellStart"/>
      <w:r w:rsidRPr="00DB25C4">
        <w:rPr>
          <w:rFonts w:eastAsia="Calibri" w:cstheme="minorHAnsi"/>
          <w:color w:val="000000" w:themeColor="text1"/>
        </w:rPr>
        <w:t>sebagai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berikut</w:t>
      </w:r>
      <w:proofErr w:type="spellEnd"/>
      <w:r w:rsidRPr="00DB25C4">
        <w:rPr>
          <w:rFonts w:eastAsia="Calibri" w:cstheme="minorHAnsi"/>
          <w:color w:val="000000" w:themeColor="text1"/>
        </w:rPr>
        <w:t>:</w:t>
      </w:r>
    </w:p>
    <w:p w14:paraId="0473DFBE"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6C5B3172" w14:textId="77777777" w:rsidR="00EE2EA9" w:rsidRPr="00DB25C4" w:rsidRDefault="00EE2EA9" w:rsidP="00687314">
      <w:pPr>
        <w:autoSpaceDE w:val="0"/>
        <w:autoSpaceDN w:val="0"/>
        <w:adjustRightInd w:val="0"/>
        <w:spacing w:after="0" w:line="240" w:lineRule="auto"/>
        <w:rPr>
          <w:rFonts w:cstheme="minorHAnsi"/>
          <w:color w:val="000000"/>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5"/>
        <w:gridCol w:w="4495"/>
      </w:tblGrid>
      <w:tr w:rsidR="00EE2EA9" w:rsidRPr="00DB25C4" w14:paraId="31A8F5C6" w14:textId="77777777" w:rsidTr="00DB25C4">
        <w:tc>
          <w:tcPr>
            <w:tcW w:w="4855" w:type="dxa"/>
          </w:tcPr>
          <w:p w14:paraId="0184CFD0" w14:textId="77777777" w:rsidR="00EE2EA9" w:rsidRPr="00DB25C4" w:rsidRDefault="00EE2EA9" w:rsidP="00687314">
            <w:pPr>
              <w:autoSpaceDE w:val="0"/>
              <w:autoSpaceDN w:val="0"/>
              <w:adjustRightInd w:val="0"/>
              <w:spacing w:after="0" w:line="240" w:lineRule="auto"/>
              <w:jc w:val="center"/>
              <w:rPr>
                <w:rFonts w:cstheme="minorHAnsi"/>
                <w:b/>
                <w:bCs/>
                <w:color w:val="000000"/>
              </w:rPr>
            </w:pPr>
            <w:proofErr w:type="spellStart"/>
            <w:r w:rsidRPr="00DB25C4">
              <w:rPr>
                <w:rFonts w:cstheme="minorHAnsi"/>
                <w:b/>
                <w:bCs/>
                <w:color w:val="000000" w:themeColor="text1"/>
              </w:rPr>
              <w:t>Kekuatan</w:t>
            </w:r>
            <w:proofErr w:type="spellEnd"/>
            <w:r w:rsidRPr="00DB25C4">
              <w:rPr>
                <w:rFonts w:cstheme="minorHAnsi"/>
                <w:b/>
                <w:bCs/>
                <w:color w:val="000000" w:themeColor="text1"/>
              </w:rPr>
              <w:t xml:space="preserve"> </w:t>
            </w:r>
          </w:p>
          <w:p w14:paraId="5F251988" w14:textId="77777777" w:rsidR="00EE2EA9" w:rsidRPr="00DB25C4" w:rsidRDefault="00EE2EA9" w:rsidP="00687314">
            <w:pPr>
              <w:autoSpaceDE w:val="0"/>
              <w:autoSpaceDN w:val="0"/>
              <w:adjustRightInd w:val="0"/>
              <w:spacing w:after="0" w:line="240" w:lineRule="auto"/>
              <w:rPr>
                <w:rFonts w:cstheme="minorHAnsi"/>
                <w:color w:val="000000"/>
              </w:rPr>
            </w:pPr>
          </w:p>
          <w:p w14:paraId="2D514E60" w14:textId="77777777" w:rsidR="00EE2EA9" w:rsidRPr="00DB25C4" w:rsidRDefault="00EE2EA9" w:rsidP="009F6099">
            <w:pPr>
              <w:pStyle w:val="ListParagraph"/>
              <w:numPr>
                <w:ilvl w:val="0"/>
                <w:numId w:val="53"/>
              </w:numPr>
              <w:autoSpaceDE w:val="0"/>
              <w:autoSpaceDN w:val="0"/>
              <w:adjustRightInd w:val="0"/>
              <w:spacing w:after="0" w:line="240" w:lineRule="auto"/>
              <w:ind w:left="247" w:hanging="180"/>
              <w:rPr>
                <w:rFonts w:eastAsia="Times New Roman" w:cstheme="minorHAnsi"/>
              </w:rPr>
            </w:pPr>
            <w:proofErr w:type="spellStart"/>
            <w:r w:rsidRPr="00DB25C4">
              <w:rPr>
                <w:rFonts w:eastAsia="Times New Roman" w:cstheme="minorHAnsi"/>
              </w:rPr>
              <w:t>Mayoritas</w:t>
            </w:r>
            <w:proofErr w:type="spellEnd"/>
            <w:r w:rsidRPr="00DB25C4">
              <w:rPr>
                <w:rFonts w:eastAsia="Times New Roman" w:cstheme="minorHAnsi"/>
              </w:rPr>
              <w:t xml:space="preserve"> civitas </w:t>
            </w:r>
            <w:proofErr w:type="spellStart"/>
            <w:r w:rsidRPr="00DB25C4">
              <w:rPr>
                <w:rFonts w:eastAsia="Times New Roman" w:cstheme="minorHAnsi"/>
              </w:rPr>
              <w:t>akademika</w:t>
            </w:r>
            <w:proofErr w:type="spellEnd"/>
            <w:r w:rsidRPr="00DB25C4">
              <w:rPr>
                <w:rFonts w:eastAsia="Times New Roman" w:cstheme="minorHAnsi"/>
              </w:rPr>
              <w:t xml:space="preserve"> </w:t>
            </w:r>
            <w:proofErr w:type="spellStart"/>
            <w:r w:rsidRPr="00DB25C4">
              <w:rPr>
                <w:rFonts w:eastAsia="Times New Roman" w:cstheme="minorHAnsi"/>
              </w:rPr>
              <w:t>memahami</w:t>
            </w:r>
            <w:proofErr w:type="spellEnd"/>
            <w:r w:rsidRPr="00DB25C4">
              <w:rPr>
                <w:rFonts w:eastAsia="Times New Roman" w:cstheme="minorHAnsi"/>
              </w:rPr>
              <w:t xml:space="preserve"> </w:t>
            </w:r>
            <w:proofErr w:type="spellStart"/>
            <w:r w:rsidRPr="00DB25C4">
              <w:rPr>
                <w:rFonts w:eastAsia="Times New Roman" w:cstheme="minorHAnsi"/>
              </w:rPr>
              <w:t>kebijakan</w:t>
            </w:r>
            <w:proofErr w:type="spellEnd"/>
            <w:r w:rsidRPr="00DB25C4">
              <w:rPr>
                <w:rFonts w:eastAsia="Times New Roman" w:cstheme="minorHAnsi"/>
              </w:rPr>
              <w:t xml:space="preserve"> dan strategi </w:t>
            </w:r>
            <w:proofErr w:type="spellStart"/>
            <w:r w:rsidRPr="00DB25C4">
              <w:rPr>
                <w:rFonts w:eastAsia="Times New Roman" w:cstheme="minorHAnsi"/>
              </w:rPr>
              <w:t>kerjasama</w:t>
            </w:r>
            <w:proofErr w:type="spellEnd"/>
            <w:r w:rsidRPr="00DB25C4">
              <w:rPr>
                <w:rFonts w:eastAsia="Times New Roman" w:cstheme="minorHAnsi"/>
              </w:rPr>
              <w:t xml:space="preserve"> UPPS yang </w:t>
            </w:r>
            <w:proofErr w:type="spellStart"/>
            <w:r w:rsidRPr="00DB25C4">
              <w:rPr>
                <w:rFonts w:eastAsia="Times New Roman" w:cstheme="minorHAnsi"/>
              </w:rPr>
              <w:t>telah</w:t>
            </w:r>
            <w:proofErr w:type="spellEnd"/>
            <w:r w:rsidRPr="00DB25C4">
              <w:rPr>
                <w:rFonts w:eastAsia="Times New Roman" w:cstheme="minorHAnsi"/>
              </w:rPr>
              <w:t xml:space="preserve"> </w:t>
            </w:r>
            <w:proofErr w:type="spellStart"/>
            <w:r w:rsidRPr="00DB25C4">
              <w:rPr>
                <w:rFonts w:eastAsia="Times New Roman" w:cstheme="minorHAnsi"/>
              </w:rPr>
              <w:t>dilakukan</w:t>
            </w:r>
            <w:proofErr w:type="spellEnd"/>
            <w:r w:rsidRPr="00DB25C4">
              <w:rPr>
                <w:rFonts w:eastAsia="Times New Roman" w:cstheme="minorHAnsi"/>
              </w:rPr>
              <w:t xml:space="preserve"> oleh FBS dan PPBM. Hal </w:t>
            </w:r>
            <w:proofErr w:type="spellStart"/>
            <w:r w:rsidRPr="00DB25C4">
              <w:rPr>
                <w:rFonts w:eastAsia="Times New Roman" w:cstheme="minorHAnsi"/>
              </w:rPr>
              <w:t>ini</w:t>
            </w:r>
            <w:proofErr w:type="spellEnd"/>
            <w:r w:rsidRPr="00DB25C4">
              <w:rPr>
                <w:rFonts w:eastAsia="Times New Roman" w:cstheme="minorHAnsi"/>
              </w:rPr>
              <w:t xml:space="preserve"> </w:t>
            </w:r>
            <w:proofErr w:type="spellStart"/>
            <w:r w:rsidRPr="00DB25C4">
              <w:rPr>
                <w:rFonts w:eastAsia="Times New Roman" w:cstheme="minorHAnsi"/>
              </w:rPr>
              <w:t>menunjukkan</w:t>
            </w:r>
            <w:proofErr w:type="spellEnd"/>
            <w:r w:rsidRPr="00DB25C4">
              <w:rPr>
                <w:rFonts w:eastAsia="Times New Roman" w:cstheme="minorHAnsi"/>
              </w:rPr>
              <w:t xml:space="preserve"> </w:t>
            </w:r>
            <w:proofErr w:type="spellStart"/>
            <w:r w:rsidRPr="00DB25C4">
              <w:rPr>
                <w:rFonts w:eastAsia="Times New Roman" w:cstheme="minorHAnsi"/>
              </w:rPr>
              <w:t>bahwa</w:t>
            </w:r>
            <w:proofErr w:type="spellEnd"/>
            <w:r w:rsidRPr="00DB25C4">
              <w:rPr>
                <w:rFonts w:eastAsia="Times New Roman" w:cstheme="minorHAnsi"/>
              </w:rPr>
              <w:t xml:space="preserve"> </w:t>
            </w:r>
            <w:proofErr w:type="spellStart"/>
            <w:r w:rsidRPr="00DB25C4">
              <w:rPr>
                <w:rFonts w:eastAsia="Times New Roman" w:cstheme="minorHAnsi"/>
              </w:rPr>
              <w:t>upaya</w:t>
            </w:r>
            <w:proofErr w:type="spellEnd"/>
            <w:r w:rsidRPr="00DB25C4">
              <w:rPr>
                <w:rFonts w:eastAsia="Times New Roman" w:cstheme="minorHAnsi"/>
              </w:rPr>
              <w:t xml:space="preserve"> </w:t>
            </w:r>
            <w:proofErr w:type="spellStart"/>
            <w:r w:rsidRPr="00DB25C4">
              <w:rPr>
                <w:rFonts w:eastAsia="Times New Roman" w:cstheme="minorHAnsi"/>
              </w:rPr>
              <w:t>penyampaian</w:t>
            </w:r>
            <w:proofErr w:type="spellEnd"/>
            <w:r w:rsidRPr="00DB25C4">
              <w:rPr>
                <w:rFonts w:eastAsia="Times New Roman" w:cstheme="minorHAnsi"/>
              </w:rPr>
              <w:t xml:space="preserve"> </w:t>
            </w:r>
            <w:proofErr w:type="spellStart"/>
            <w:r w:rsidRPr="00DB25C4">
              <w:rPr>
                <w:rFonts w:eastAsia="Times New Roman" w:cstheme="minorHAnsi"/>
              </w:rPr>
              <w:t>informasi</w:t>
            </w:r>
            <w:proofErr w:type="spellEnd"/>
            <w:r w:rsidRPr="00DB25C4">
              <w:rPr>
                <w:rFonts w:eastAsia="Times New Roman" w:cstheme="minorHAnsi"/>
              </w:rPr>
              <w:t xml:space="preserve"> dan </w:t>
            </w:r>
            <w:proofErr w:type="spellStart"/>
            <w:r w:rsidRPr="00DB25C4">
              <w:rPr>
                <w:rFonts w:eastAsia="Times New Roman" w:cstheme="minorHAnsi"/>
              </w:rPr>
              <w:t>penjelasan</w:t>
            </w:r>
            <w:proofErr w:type="spellEnd"/>
            <w:r w:rsidRPr="00DB25C4">
              <w:rPr>
                <w:rFonts w:eastAsia="Times New Roman" w:cstheme="minorHAnsi"/>
              </w:rPr>
              <w:t xml:space="preserve"> yang </w:t>
            </w:r>
            <w:proofErr w:type="spellStart"/>
            <w:r w:rsidRPr="00DB25C4">
              <w:rPr>
                <w:rFonts w:eastAsia="Times New Roman" w:cstheme="minorHAnsi"/>
              </w:rPr>
              <w:t>dilakukan</w:t>
            </w:r>
            <w:proofErr w:type="spellEnd"/>
            <w:r w:rsidRPr="00DB25C4">
              <w:rPr>
                <w:rFonts w:eastAsia="Times New Roman" w:cstheme="minorHAnsi"/>
              </w:rPr>
              <w:t xml:space="preserve"> </w:t>
            </w:r>
            <w:proofErr w:type="spellStart"/>
            <w:r w:rsidRPr="00DB25C4">
              <w:rPr>
                <w:rFonts w:eastAsia="Times New Roman" w:cstheme="minorHAnsi"/>
              </w:rPr>
              <w:t>sudah</w:t>
            </w:r>
            <w:proofErr w:type="spellEnd"/>
            <w:r w:rsidRPr="00DB25C4">
              <w:rPr>
                <w:rFonts w:eastAsia="Times New Roman" w:cstheme="minorHAnsi"/>
              </w:rPr>
              <w:t xml:space="preserve"> </w:t>
            </w:r>
            <w:proofErr w:type="spellStart"/>
            <w:r w:rsidRPr="00DB25C4">
              <w:rPr>
                <w:rFonts w:eastAsia="Times New Roman" w:cstheme="minorHAnsi"/>
              </w:rPr>
              <w:t>cukup</w:t>
            </w:r>
            <w:proofErr w:type="spellEnd"/>
            <w:r w:rsidRPr="00DB25C4">
              <w:rPr>
                <w:rFonts w:eastAsia="Times New Roman" w:cstheme="minorHAnsi"/>
              </w:rPr>
              <w:t xml:space="preserve"> </w:t>
            </w:r>
            <w:proofErr w:type="spellStart"/>
            <w:r w:rsidRPr="00DB25C4">
              <w:rPr>
                <w:rFonts w:eastAsia="Times New Roman" w:cstheme="minorHAnsi"/>
              </w:rPr>
              <w:t>efektif</w:t>
            </w:r>
            <w:proofErr w:type="spellEnd"/>
          </w:p>
          <w:p w14:paraId="23388142" w14:textId="77777777" w:rsidR="00EE2EA9" w:rsidRPr="00DB25C4" w:rsidRDefault="00EE2EA9" w:rsidP="009F6099">
            <w:pPr>
              <w:pStyle w:val="ListParagraph"/>
              <w:numPr>
                <w:ilvl w:val="0"/>
                <w:numId w:val="53"/>
              </w:numPr>
              <w:autoSpaceDE w:val="0"/>
              <w:autoSpaceDN w:val="0"/>
              <w:adjustRightInd w:val="0"/>
              <w:spacing w:after="0" w:line="240" w:lineRule="auto"/>
              <w:ind w:left="247" w:hanging="180"/>
              <w:rPr>
                <w:rFonts w:eastAsia="Times New Roman" w:cstheme="minorHAnsi"/>
              </w:rPr>
            </w:pPr>
            <w:r w:rsidRPr="00DB25C4">
              <w:rPr>
                <w:rFonts w:eastAsia="Times New Roman" w:cstheme="minorHAnsi"/>
              </w:rPr>
              <w:t xml:space="preserve">Hasil survey </w:t>
            </w:r>
            <w:proofErr w:type="spellStart"/>
            <w:r w:rsidRPr="00DB25C4">
              <w:rPr>
                <w:rFonts w:eastAsia="Times New Roman" w:cstheme="minorHAnsi"/>
              </w:rPr>
              <w:t>menunjukkan</w:t>
            </w:r>
            <w:proofErr w:type="spellEnd"/>
            <w:r w:rsidRPr="00DB25C4">
              <w:rPr>
                <w:rFonts w:eastAsia="Times New Roman" w:cstheme="minorHAnsi"/>
              </w:rPr>
              <w:t xml:space="preserve"> </w:t>
            </w:r>
            <w:proofErr w:type="spellStart"/>
            <w:r w:rsidRPr="00DB25C4">
              <w:rPr>
                <w:rFonts w:eastAsia="Times New Roman" w:cstheme="minorHAnsi"/>
              </w:rPr>
              <w:t>bahwa</w:t>
            </w:r>
            <w:proofErr w:type="spellEnd"/>
            <w:r w:rsidRPr="00DB25C4">
              <w:rPr>
                <w:rFonts w:eastAsia="Times New Roman" w:cstheme="minorHAnsi"/>
              </w:rPr>
              <w:t xml:space="preserve"> </w:t>
            </w:r>
            <w:proofErr w:type="spellStart"/>
            <w:r w:rsidRPr="00DB25C4">
              <w:rPr>
                <w:rFonts w:eastAsia="Times New Roman" w:cstheme="minorHAnsi"/>
              </w:rPr>
              <w:t>kerjasama</w:t>
            </w:r>
            <w:proofErr w:type="spellEnd"/>
            <w:r w:rsidRPr="00DB25C4">
              <w:rPr>
                <w:rFonts w:eastAsia="Times New Roman" w:cstheme="minorHAnsi"/>
              </w:rPr>
              <w:t xml:space="preserve"> yang </w:t>
            </w:r>
            <w:proofErr w:type="spellStart"/>
            <w:r w:rsidRPr="00DB25C4">
              <w:rPr>
                <w:rFonts w:eastAsia="Times New Roman" w:cstheme="minorHAnsi"/>
              </w:rPr>
              <w:t>telah</w:t>
            </w:r>
            <w:proofErr w:type="spellEnd"/>
            <w:r w:rsidRPr="00DB25C4">
              <w:rPr>
                <w:rFonts w:eastAsia="Times New Roman" w:cstheme="minorHAnsi"/>
              </w:rPr>
              <w:t xml:space="preserve"> </w:t>
            </w:r>
            <w:proofErr w:type="spellStart"/>
            <w:r w:rsidRPr="00DB25C4">
              <w:rPr>
                <w:rFonts w:eastAsia="Times New Roman" w:cstheme="minorHAnsi"/>
              </w:rPr>
              <w:t>dilakukan</w:t>
            </w:r>
            <w:proofErr w:type="spellEnd"/>
            <w:r w:rsidRPr="00DB25C4">
              <w:rPr>
                <w:rFonts w:eastAsia="Times New Roman" w:cstheme="minorHAnsi"/>
              </w:rPr>
              <w:t xml:space="preserve"> </w:t>
            </w:r>
            <w:proofErr w:type="spellStart"/>
            <w:r w:rsidRPr="00DB25C4">
              <w:rPr>
                <w:rFonts w:eastAsia="Times New Roman" w:cstheme="minorHAnsi"/>
              </w:rPr>
              <w:t>terkait</w:t>
            </w:r>
            <w:proofErr w:type="spellEnd"/>
            <w:r w:rsidRPr="00DB25C4">
              <w:rPr>
                <w:rFonts w:eastAsia="Times New Roman" w:cstheme="minorHAnsi"/>
              </w:rPr>
              <w:t xml:space="preserve"> </w:t>
            </w:r>
            <w:proofErr w:type="spellStart"/>
            <w:r w:rsidRPr="00DB25C4">
              <w:rPr>
                <w:rFonts w:eastAsia="Times New Roman" w:cstheme="minorHAnsi"/>
              </w:rPr>
              <w:t>dengan</w:t>
            </w:r>
            <w:proofErr w:type="spellEnd"/>
            <w:r w:rsidRPr="00DB25C4">
              <w:rPr>
                <w:rFonts w:eastAsia="Times New Roman" w:cstheme="minorHAnsi"/>
              </w:rPr>
              <w:t xml:space="preserve"> </w:t>
            </w:r>
            <w:proofErr w:type="spellStart"/>
            <w:r w:rsidRPr="00DB25C4">
              <w:rPr>
                <w:rFonts w:eastAsia="Times New Roman" w:cstheme="minorHAnsi"/>
              </w:rPr>
              <w:t>pengembangan</w:t>
            </w:r>
            <w:proofErr w:type="spellEnd"/>
            <w:r w:rsidRPr="00DB25C4">
              <w:rPr>
                <w:rFonts w:eastAsia="Times New Roman" w:cstheme="minorHAnsi"/>
              </w:rPr>
              <w:t xml:space="preserve"> UPPS dan PPBM </w:t>
            </w:r>
            <w:proofErr w:type="spellStart"/>
            <w:r w:rsidRPr="00DB25C4">
              <w:rPr>
                <w:rFonts w:eastAsia="Times New Roman" w:cstheme="minorHAnsi"/>
              </w:rPr>
              <w:t>dinilai</w:t>
            </w:r>
            <w:proofErr w:type="spellEnd"/>
            <w:r w:rsidRPr="00DB25C4">
              <w:rPr>
                <w:rFonts w:eastAsia="Times New Roman" w:cstheme="minorHAnsi"/>
              </w:rPr>
              <w:t xml:space="preserve"> </w:t>
            </w:r>
            <w:proofErr w:type="spellStart"/>
            <w:r w:rsidRPr="00DB25C4">
              <w:rPr>
                <w:rFonts w:eastAsia="Times New Roman" w:cstheme="minorHAnsi"/>
              </w:rPr>
              <w:t>efektif</w:t>
            </w:r>
            <w:proofErr w:type="spellEnd"/>
            <w:r w:rsidRPr="00DB25C4">
              <w:rPr>
                <w:rFonts w:eastAsia="Times New Roman" w:cstheme="minorHAnsi"/>
              </w:rPr>
              <w:t xml:space="preserve"> oleh civitas </w:t>
            </w:r>
            <w:proofErr w:type="spellStart"/>
            <w:r w:rsidRPr="00DB25C4">
              <w:rPr>
                <w:rFonts w:eastAsia="Times New Roman" w:cstheme="minorHAnsi"/>
              </w:rPr>
              <w:t>akademika</w:t>
            </w:r>
            <w:proofErr w:type="spellEnd"/>
            <w:r w:rsidRPr="00DB25C4">
              <w:rPr>
                <w:rFonts w:eastAsia="Times New Roman" w:cstheme="minorHAnsi"/>
              </w:rPr>
              <w:t xml:space="preserve">. Hal </w:t>
            </w:r>
            <w:proofErr w:type="spellStart"/>
            <w:r w:rsidRPr="00DB25C4">
              <w:rPr>
                <w:rFonts w:eastAsia="Times New Roman" w:cstheme="minorHAnsi"/>
              </w:rPr>
              <w:t>ini</w:t>
            </w:r>
            <w:proofErr w:type="spellEnd"/>
            <w:r w:rsidRPr="00DB25C4">
              <w:rPr>
                <w:rFonts w:eastAsia="Times New Roman" w:cstheme="minorHAnsi"/>
              </w:rPr>
              <w:t xml:space="preserve"> </w:t>
            </w:r>
            <w:proofErr w:type="spellStart"/>
            <w:r w:rsidRPr="00DB25C4">
              <w:rPr>
                <w:rFonts w:eastAsia="Times New Roman" w:cstheme="minorHAnsi"/>
              </w:rPr>
              <w:t>menunjukkan</w:t>
            </w:r>
            <w:proofErr w:type="spellEnd"/>
            <w:r w:rsidRPr="00DB25C4">
              <w:rPr>
                <w:rFonts w:eastAsia="Times New Roman" w:cstheme="minorHAnsi"/>
              </w:rPr>
              <w:t xml:space="preserve"> </w:t>
            </w:r>
            <w:proofErr w:type="spellStart"/>
            <w:r w:rsidRPr="00DB25C4">
              <w:rPr>
                <w:rFonts w:eastAsia="Times New Roman" w:cstheme="minorHAnsi"/>
              </w:rPr>
              <w:t>bahwa</w:t>
            </w:r>
            <w:proofErr w:type="spellEnd"/>
            <w:r w:rsidRPr="00DB25C4">
              <w:rPr>
                <w:rFonts w:eastAsia="Times New Roman" w:cstheme="minorHAnsi"/>
              </w:rPr>
              <w:t xml:space="preserve"> FBS dan PPBM </w:t>
            </w:r>
            <w:proofErr w:type="spellStart"/>
            <w:r w:rsidRPr="00DB25C4">
              <w:rPr>
                <w:rFonts w:eastAsia="Times New Roman" w:cstheme="minorHAnsi"/>
              </w:rPr>
              <w:t>telah</w:t>
            </w:r>
            <w:proofErr w:type="spellEnd"/>
            <w:r w:rsidRPr="00DB25C4">
              <w:rPr>
                <w:rFonts w:eastAsia="Times New Roman" w:cstheme="minorHAnsi"/>
              </w:rPr>
              <w:t xml:space="preserve"> </w:t>
            </w:r>
            <w:proofErr w:type="spellStart"/>
            <w:r w:rsidRPr="00DB25C4">
              <w:rPr>
                <w:rFonts w:eastAsia="Times New Roman" w:cstheme="minorHAnsi"/>
              </w:rPr>
              <w:t>melakukan</w:t>
            </w:r>
            <w:proofErr w:type="spellEnd"/>
            <w:r w:rsidRPr="00DB25C4">
              <w:rPr>
                <w:rFonts w:eastAsia="Times New Roman" w:cstheme="minorHAnsi"/>
              </w:rPr>
              <w:t xml:space="preserve"> </w:t>
            </w:r>
            <w:proofErr w:type="spellStart"/>
            <w:r w:rsidRPr="00DB25C4">
              <w:rPr>
                <w:rFonts w:eastAsia="Times New Roman" w:cstheme="minorHAnsi"/>
              </w:rPr>
              <w:t>kerjasama</w:t>
            </w:r>
            <w:proofErr w:type="spellEnd"/>
            <w:r w:rsidRPr="00DB25C4">
              <w:rPr>
                <w:rFonts w:eastAsia="Times New Roman" w:cstheme="minorHAnsi"/>
              </w:rPr>
              <w:t xml:space="preserve"> yang </w:t>
            </w:r>
            <w:proofErr w:type="spellStart"/>
            <w:r w:rsidRPr="00DB25C4">
              <w:rPr>
                <w:rFonts w:eastAsia="Times New Roman" w:cstheme="minorHAnsi"/>
              </w:rPr>
              <w:t>baik</w:t>
            </w:r>
            <w:proofErr w:type="spellEnd"/>
            <w:r w:rsidRPr="00DB25C4">
              <w:rPr>
                <w:rFonts w:eastAsia="Times New Roman" w:cstheme="minorHAnsi"/>
              </w:rPr>
              <w:t xml:space="preserve"> dan </w:t>
            </w:r>
            <w:proofErr w:type="spellStart"/>
            <w:r w:rsidRPr="00DB25C4">
              <w:rPr>
                <w:rFonts w:eastAsia="Times New Roman" w:cstheme="minorHAnsi"/>
              </w:rPr>
              <w:t>berhasil</w:t>
            </w:r>
            <w:proofErr w:type="spellEnd"/>
            <w:r w:rsidRPr="00DB25C4">
              <w:rPr>
                <w:rFonts w:eastAsia="Times New Roman" w:cstheme="minorHAnsi"/>
              </w:rPr>
              <w:t xml:space="preserve"> </w:t>
            </w:r>
            <w:proofErr w:type="spellStart"/>
            <w:r w:rsidRPr="00DB25C4">
              <w:rPr>
                <w:rFonts w:eastAsia="Times New Roman" w:cstheme="minorHAnsi"/>
              </w:rPr>
              <w:t>memenuhi</w:t>
            </w:r>
            <w:proofErr w:type="spellEnd"/>
            <w:r w:rsidRPr="00DB25C4">
              <w:rPr>
                <w:rFonts w:eastAsia="Times New Roman" w:cstheme="minorHAnsi"/>
              </w:rPr>
              <w:t xml:space="preserve"> </w:t>
            </w:r>
            <w:proofErr w:type="spellStart"/>
            <w:r w:rsidRPr="00DB25C4">
              <w:rPr>
                <w:rFonts w:eastAsia="Times New Roman" w:cstheme="minorHAnsi"/>
              </w:rPr>
              <w:t>kebutuhan</w:t>
            </w:r>
            <w:proofErr w:type="spellEnd"/>
            <w:r w:rsidRPr="00DB25C4">
              <w:rPr>
                <w:rFonts w:eastAsia="Times New Roman" w:cstheme="minorHAnsi"/>
              </w:rPr>
              <w:t xml:space="preserve"> civitas </w:t>
            </w:r>
            <w:proofErr w:type="spellStart"/>
            <w:r w:rsidRPr="00DB25C4">
              <w:rPr>
                <w:rFonts w:eastAsia="Times New Roman" w:cstheme="minorHAnsi"/>
              </w:rPr>
              <w:t>akademika</w:t>
            </w:r>
            <w:proofErr w:type="spellEnd"/>
          </w:p>
          <w:p w14:paraId="49C38649" w14:textId="77777777" w:rsidR="00EE2EA9" w:rsidRPr="00DB25C4" w:rsidRDefault="00EE2EA9" w:rsidP="00687314">
            <w:pPr>
              <w:autoSpaceDE w:val="0"/>
              <w:autoSpaceDN w:val="0"/>
              <w:adjustRightInd w:val="0"/>
              <w:spacing w:after="0" w:line="240" w:lineRule="auto"/>
              <w:rPr>
                <w:rFonts w:cstheme="minorHAnsi"/>
                <w:color w:val="000000"/>
              </w:rPr>
            </w:pPr>
          </w:p>
        </w:tc>
        <w:tc>
          <w:tcPr>
            <w:tcW w:w="4495" w:type="dxa"/>
          </w:tcPr>
          <w:p w14:paraId="6D037908" w14:textId="77777777" w:rsidR="00EE2EA9" w:rsidRPr="00DB25C4" w:rsidRDefault="00EE2EA9" w:rsidP="00687314">
            <w:pPr>
              <w:autoSpaceDE w:val="0"/>
              <w:autoSpaceDN w:val="0"/>
              <w:adjustRightInd w:val="0"/>
              <w:spacing w:after="0" w:line="240" w:lineRule="auto"/>
              <w:jc w:val="center"/>
              <w:rPr>
                <w:rFonts w:cstheme="minorHAnsi"/>
                <w:color w:val="000000"/>
              </w:rPr>
            </w:pPr>
            <w:proofErr w:type="spellStart"/>
            <w:r w:rsidRPr="00DB25C4">
              <w:rPr>
                <w:rFonts w:cstheme="minorHAnsi"/>
                <w:b/>
                <w:bCs/>
                <w:color w:val="000000" w:themeColor="text1"/>
              </w:rPr>
              <w:t>Kelemahan</w:t>
            </w:r>
            <w:proofErr w:type="spellEnd"/>
            <w:r w:rsidRPr="00DB25C4">
              <w:rPr>
                <w:rFonts w:cstheme="minorHAnsi"/>
                <w:b/>
                <w:bCs/>
                <w:color w:val="000000" w:themeColor="text1"/>
              </w:rPr>
              <w:t xml:space="preserve"> </w:t>
            </w:r>
          </w:p>
          <w:p w14:paraId="394711EE" w14:textId="77777777" w:rsidR="00EE2EA9" w:rsidRPr="00DB25C4" w:rsidRDefault="00EE2EA9" w:rsidP="00687314">
            <w:pPr>
              <w:autoSpaceDE w:val="0"/>
              <w:autoSpaceDN w:val="0"/>
              <w:adjustRightInd w:val="0"/>
              <w:spacing w:after="0" w:line="240" w:lineRule="auto"/>
              <w:rPr>
                <w:rFonts w:cstheme="minorHAnsi"/>
                <w:color w:val="000000"/>
              </w:rPr>
            </w:pPr>
          </w:p>
          <w:p w14:paraId="7687B232" w14:textId="77777777" w:rsidR="00EE2EA9" w:rsidRPr="00DB25C4" w:rsidRDefault="00EE2EA9" w:rsidP="009F6099">
            <w:pPr>
              <w:pStyle w:val="ListParagraph"/>
              <w:numPr>
                <w:ilvl w:val="0"/>
                <w:numId w:val="54"/>
              </w:numPr>
              <w:autoSpaceDE w:val="0"/>
              <w:autoSpaceDN w:val="0"/>
              <w:adjustRightInd w:val="0"/>
              <w:spacing w:after="0" w:line="240" w:lineRule="auto"/>
              <w:ind w:left="252" w:hanging="252"/>
              <w:rPr>
                <w:rFonts w:eastAsia="Times New Roman" w:cstheme="minorHAnsi"/>
              </w:rPr>
            </w:pPr>
            <w:proofErr w:type="spellStart"/>
            <w:r w:rsidRPr="00DB25C4">
              <w:rPr>
                <w:rFonts w:eastAsia="Times New Roman" w:cstheme="minorHAnsi"/>
              </w:rPr>
              <w:t>Meskipun</w:t>
            </w:r>
            <w:proofErr w:type="spellEnd"/>
            <w:r w:rsidRPr="00DB25C4">
              <w:rPr>
                <w:rFonts w:eastAsia="Times New Roman" w:cstheme="minorHAnsi"/>
              </w:rPr>
              <w:t xml:space="preserve"> </w:t>
            </w:r>
            <w:proofErr w:type="spellStart"/>
            <w:r w:rsidRPr="00DB25C4">
              <w:rPr>
                <w:rFonts w:eastAsia="Times New Roman" w:cstheme="minorHAnsi"/>
              </w:rPr>
              <w:t>mayoritas</w:t>
            </w:r>
            <w:proofErr w:type="spellEnd"/>
            <w:r w:rsidRPr="00DB25C4">
              <w:rPr>
                <w:rFonts w:eastAsia="Times New Roman" w:cstheme="minorHAnsi"/>
              </w:rPr>
              <w:t xml:space="preserve"> civitas </w:t>
            </w:r>
            <w:proofErr w:type="spellStart"/>
            <w:r w:rsidRPr="00DB25C4">
              <w:rPr>
                <w:rFonts w:eastAsia="Times New Roman" w:cstheme="minorHAnsi"/>
              </w:rPr>
              <w:t>akademika</w:t>
            </w:r>
            <w:proofErr w:type="spellEnd"/>
            <w:r w:rsidRPr="00DB25C4">
              <w:rPr>
                <w:rFonts w:eastAsia="Times New Roman" w:cstheme="minorHAnsi"/>
              </w:rPr>
              <w:t xml:space="preserve"> </w:t>
            </w:r>
            <w:proofErr w:type="spellStart"/>
            <w:r w:rsidRPr="00DB25C4">
              <w:rPr>
                <w:rFonts w:eastAsia="Times New Roman" w:cstheme="minorHAnsi"/>
              </w:rPr>
              <w:t>memahami</w:t>
            </w:r>
            <w:proofErr w:type="spellEnd"/>
            <w:r w:rsidRPr="00DB25C4">
              <w:rPr>
                <w:rFonts w:eastAsia="Times New Roman" w:cstheme="minorHAnsi"/>
              </w:rPr>
              <w:t xml:space="preserve"> </w:t>
            </w:r>
            <w:proofErr w:type="spellStart"/>
            <w:r w:rsidRPr="00DB25C4">
              <w:rPr>
                <w:rFonts w:eastAsia="Times New Roman" w:cstheme="minorHAnsi"/>
              </w:rPr>
              <w:t>kebijakan</w:t>
            </w:r>
            <w:proofErr w:type="spellEnd"/>
            <w:r w:rsidRPr="00DB25C4">
              <w:rPr>
                <w:rFonts w:eastAsia="Times New Roman" w:cstheme="minorHAnsi"/>
              </w:rPr>
              <w:t xml:space="preserve"> dan strategi </w:t>
            </w:r>
            <w:proofErr w:type="spellStart"/>
            <w:r w:rsidRPr="00DB25C4">
              <w:rPr>
                <w:rFonts w:eastAsia="Times New Roman" w:cstheme="minorHAnsi"/>
              </w:rPr>
              <w:t>kerjasama</w:t>
            </w:r>
            <w:proofErr w:type="spellEnd"/>
            <w:r w:rsidRPr="00DB25C4">
              <w:rPr>
                <w:rFonts w:eastAsia="Times New Roman" w:cstheme="minorHAnsi"/>
              </w:rPr>
              <w:t xml:space="preserve">, </w:t>
            </w:r>
            <w:proofErr w:type="spellStart"/>
            <w:r w:rsidRPr="00DB25C4">
              <w:rPr>
                <w:rFonts w:eastAsia="Times New Roman" w:cstheme="minorHAnsi"/>
              </w:rPr>
              <w:t>masih</w:t>
            </w:r>
            <w:proofErr w:type="spellEnd"/>
            <w:r w:rsidRPr="00DB25C4">
              <w:rPr>
                <w:rFonts w:eastAsia="Times New Roman" w:cstheme="minorHAnsi"/>
              </w:rPr>
              <w:t xml:space="preserve"> </w:t>
            </w:r>
            <w:proofErr w:type="spellStart"/>
            <w:r w:rsidRPr="00DB25C4">
              <w:rPr>
                <w:rFonts w:eastAsia="Times New Roman" w:cstheme="minorHAnsi"/>
              </w:rPr>
              <w:t>terdapat</w:t>
            </w:r>
            <w:proofErr w:type="spellEnd"/>
            <w:r w:rsidRPr="00DB25C4">
              <w:rPr>
                <w:rFonts w:eastAsia="Times New Roman" w:cstheme="minorHAnsi"/>
              </w:rPr>
              <w:t xml:space="preserve"> </w:t>
            </w:r>
            <w:proofErr w:type="spellStart"/>
            <w:r w:rsidRPr="00DB25C4">
              <w:rPr>
                <w:rFonts w:eastAsia="Times New Roman" w:cstheme="minorHAnsi"/>
              </w:rPr>
              <w:t>sebagian</w:t>
            </w:r>
            <w:proofErr w:type="spellEnd"/>
            <w:r w:rsidRPr="00DB25C4">
              <w:rPr>
                <w:rFonts w:eastAsia="Times New Roman" w:cstheme="minorHAnsi"/>
              </w:rPr>
              <w:t xml:space="preserve"> </w:t>
            </w:r>
            <w:proofErr w:type="spellStart"/>
            <w:r w:rsidRPr="00DB25C4">
              <w:rPr>
                <w:rFonts w:eastAsia="Times New Roman" w:cstheme="minorHAnsi"/>
              </w:rPr>
              <w:t>kecil</w:t>
            </w:r>
            <w:proofErr w:type="spellEnd"/>
            <w:r w:rsidRPr="00DB25C4">
              <w:rPr>
                <w:rFonts w:eastAsia="Times New Roman" w:cstheme="minorHAnsi"/>
              </w:rPr>
              <w:t xml:space="preserve"> civitas </w:t>
            </w:r>
            <w:proofErr w:type="spellStart"/>
            <w:r w:rsidRPr="00DB25C4">
              <w:rPr>
                <w:rFonts w:eastAsia="Times New Roman" w:cstheme="minorHAnsi"/>
              </w:rPr>
              <w:t>akademika</w:t>
            </w:r>
            <w:proofErr w:type="spellEnd"/>
            <w:r w:rsidRPr="00DB25C4">
              <w:rPr>
                <w:rFonts w:eastAsia="Times New Roman" w:cstheme="minorHAnsi"/>
              </w:rPr>
              <w:t xml:space="preserve"> yang </w:t>
            </w:r>
            <w:proofErr w:type="spellStart"/>
            <w:r w:rsidRPr="00DB25C4">
              <w:rPr>
                <w:rFonts w:eastAsia="Times New Roman" w:cstheme="minorHAnsi"/>
              </w:rPr>
              <w:t>mungkin</w:t>
            </w:r>
            <w:proofErr w:type="spellEnd"/>
            <w:r w:rsidRPr="00DB25C4">
              <w:rPr>
                <w:rFonts w:eastAsia="Times New Roman" w:cstheme="minorHAnsi"/>
              </w:rPr>
              <w:t xml:space="preserve"> </w:t>
            </w:r>
            <w:proofErr w:type="spellStart"/>
            <w:r w:rsidRPr="00DB25C4">
              <w:rPr>
                <w:rFonts w:eastAsia="Times New Roman" w:cstheme="minorHAnsi"/>
              </w:rPr>
              <w:t>tidak</w:t>
            </w:r>
            <w:proofErr w:type="spellEnd"/>
            <w:r w:rsidRPr="00DB25C4">
              <w:rPr>
                <w:rFonts w:eastAsia="Times New Roman" w:cstheme="minorHAnsi"/>
              </w:rPr>
              <w:t xml:space="preserve"> </w:t>
            </w:r>
            <w:proofErr w:type="spellStart"/>
            <w:r w:rsidRPr="00DB25C4">
              <w:rPr>
                <w:rFonts w:eastAsia="Times New Roman" w:cstheme="minorHAnsi"/>
              </w:rPr>
              <w:t>sepenuhnya</w:t>
            </w:r>
            <w:proofErr w:type="spellEnd"/>
            <w:r w:rsidRPr="00DB25C4">
              <w:rPr>
                <w:rFonts w:eastAsia="Times New Roman" w:cstheme="minorHAnsi"/>
              </w:rPr>
              <w:t xml:space="preserve"> </w:t>
            </w:r>
            <w:proofErr w:type="spellStart"/>
            <w:r w:rsidRPr="00DB25C4">
              <w:rPr>
                <w:rFonts w:eastAsia="Times New Roman" w:cstheme="minorHAnsi"/>
              </w:rPr>
              <w:t>memahami</w:t>
            </w:r>
            <w:proofErr w:type="spellEnd"/>
            <w:r w:rsidRPr="00DB25C4">
              <w:rPr>
                <w:rFonts w:eastAsia="Times New Roman" w:cstheme="minorHAnsi"/>
              </w:rPr>
              <w:t xml:space="preserve"> </w:t>
            </w:r>
            <w:proofErr w:type="spellStart"/>
            <w:r w:rsidRPr="00DB25C4">
              <w:rPr>
                <w:rFonts w:eastAsia="Times New Roman" w:cstheme="minorHAnsi"/>
              </w:rPr>
              <w:t>atau</w:t>
            </w:r>
            <w:proofErr w:type="spellEnd"/>
            <w:r w:rsidRPr="00DB25C4">
              <w:rPr>
                <w:rFonts w:eastAsia="Times New Roman" w:cstheme="minorHAnsi"/>
              </w:rPr>
              <w:t xml:space="preserve"> </w:t>
            </w:r>
            <w:proofErr w:type="spellStart"/>
            <w:r w:rsidRPr="00DB25C4">
              <w:rPr>
                <w:rFonts w:eastAsia="Times New Roman" w:cstheme="minorHAnsi"/>
              </w:rPr>
              <w:t>bahkan</w:t>
            </w:r>
            <w:proofErr w:type="spellEnd"/>
            <w:r w:rsidRPr="00DB25C4">
              <w:rPr>
                <w:rFonts w:eastAsia="Times New Roman" w:cstheme="minorHAnsi"/>
              </w:rPr>
              <w:t xml:space="preserve"> </w:t>
            </w:r>
            <w:proofErr w:type="spellStart"/>
            <w:r w:rsidRPr="00DB25C4">
              <w:rPr>
                <w:rFonts w:eastAsia="Times New Roman" w:cstheme="minorHAnsi"/>
              </w:rPr>
              <w:t>tidak</w:t>
            </w:r>
            <w:proofErr w:type="spellEnd"/>
            <w:r w:rsidRPr="00DB25C4">
              <w:rPr>
                <w:rFonts w:eastAsia="Times New Roman" w:cstheme="minorHAnsi"/>
              </w:rPr>
              <w:t xml:space="preserve"> </w:t>
            </w:r>
            <w:proofErr w:type="spellStart"/>
            <w:r w:rsidRPr="00DB25C4">
              <w:rPr>
                <w:rFonts w:eastAsia="Times New Roman" w:cstheme="minorHAnsi"/>
              </w:rPr>
              <w:t>memahami</w:t>
            </w:r>
            <w:proofErr w:type="spellEnd"/>
            <w:r w:rsidRPr="00DB25C4">
              <w:rPr>
                <w:rFonts w:eastAsia="Times New Roman" w:cstheme="minorHAnsi"/>
              </w:rPr>
              <w:t xml:space="preserve"> </w:t>
            </w:r>
            <w:proofErr w:type="spellStart"/>
            <w:r w:rsidRPr="00DB25C4">
              <w:rPr>
                <w:rFonts w:eastAsia="Times New Roman" w:cstheme="minorHAnsi"/>
              </w:rPr>
              <w:t>sama</w:t>
            </w:r>
            <w:proofErr w:type="spellEnd"/>
            <w:r w:rsidRPr="00DB25C4">
              <w:rPr>
                <w:rFonts w:eastAsia="Times New Roman" w:cstheme="minorHAnsi"/>
              </w:rPr>
              <w:t xml:space="preserve"> </w:t>
            </w:r>
            <w:proofErr w:type="spellStart"/>
            <w:r w:rsidRPr="00DB25C4">
              <w:rPr>
                <w:rFonts w:eastAsia="Times New Roman" w:cstheme="minorHAnsi"/>
              </w:rPr>
              <w:t>sekali</w:t>
            </w:r>
            <w:proofErr w:type="spellEnd"/>
            <w:r w:rsidRPr="00DB25C4">
              <w:rPr>
                <w:rFonts w:eastAsia="Times New Roman" w:cstheme="minorHAnsi"/>
              </w:rPr>
              <w:t xml:space="preserve"> </w:t>
            </w:r>
            <w:proofErr w:type="spellStart"/>
            <w:r w:rsidRPr="00DB25C4">
              <w:rPr>
                <w:rFonts w:eastAsia="Times New Roman" w:cstheme="minorHAnsi"/>
              </w:rPr>
              <w:t>kebijakan</w:t>
            </w:r>
            <w:proofErr w:type="spellEnd"/>
            <w:r w:rsidRPr="00DB25C4">
              <w:rPr>
                <w:rFonts w:eastAsia="Times New Roman" w:cstheme="minorHAnsi"/>
              </w:rPr>
              <w:t xml:space="preserve"> </w:t>
            </w:r>
            <w:proofErr w:type="spellStart"/>
            <w:r w:rsidRPr="00DB25C4">
              <w:rPr>
                <w:rFonts w:eastAsia="Times New Roman" w:cstheme="minorHAnsi"/>
              </w:rPr>
              <w:t>tersebut</w:t>
            </w:r>
            <w:proofErr w:type="spellEnd"/>
          </w:p>
          <w:p w14:paraId="4ECC2718" w14:textId="77777777" w:rsidR="00EE2EA9" w:rsidRPr="00DB25C4" w:rsidRDefault="00EE2EA9" w:rsidP="009F6099">
            <w:pPr>
              <w:pStyle w:val="ListParagraph"/>
              <w:numPr>
                <w:ilvl w:val="0"/>
                <w:numId w:val="54"/>
              </w:numPr>
              <w:autoSpaceDE w:val="0"/>
              <w:autoSpaceDN w:val="0"/>
              <w:adjustRightInd w:val="0"/>
              <w:spacing w:after="0" w:line="240" w:lineRule="auto"/>
              <w:ind w:left="252" w:hanging="252"/>
              <w:rPr>
                <w:rFonts w:eastAsia="Times New Roman" w:cstheme="minorHAnsi"/>
              </w:rPr>
            </w:pPr>
            <w:r w:rsidRPr="00DB25C4">
              <w:rPr>
                <w:rFonts w:eastAsia="Times New Roman" w:cstheme="minorHAnsi"/>
              </w:rPr>
              <w:t xml:space="preserve">FBS dan PPBM </w:t>
            </w:r>
            <w:proofErr w:type="spellStart"/>
            <w:r w:rsidRPr="00DB25C4">
              <w:rPr>
                <w:rFonts w:eastAsia="Times New Roman" w:cstheme="minorHAnsi"/>
              </w:rPr>
              <w:t>tetap</w:t>
            </w:r>
            <w:proofErr w:type="spellEnd"/>
            <w:r w:rsidRPr="00DB25C4">
              <w:rPr>
                <w:rFonts w:eastAsia="Times New Roman" w:cstheme="minorHAnsi"/>
              </w:rPr>
              <w:t xml:space="preserve"> </w:t>
            </w:r>
            <w:proofErr w:type="spellStart"/>
            <w:r w:rsidRPr="00DB25C4">
              <w:rPr>
                <w:rFonts w:eastAsia="Times New Roman" w:cstheme="minorHAnsi"/>
              </w:rPr>
              <w:t>perlu</w:t>
            </w:r>
            <w:proofErr w:type="spellEnd"/>
            <w:r w:rsidRPr="00DB25C4">
              <w:rPr>
                <w:rFonts w:eastAsia="Times New Roman" w:cstheme="minorHAnsi"/>
              </w:rPr>
              <w:t xml:space="preserve"> </w:t>
            </w:r>
            <w:proofErr w:type="spellStart"/>
            <w:r w:rsidRPr="00DB25C4">
              <w:rPr>
                <w:rFonts w:eastAsia="Times New Roman" w:cstheme="minorHAnsi"/>
              </w:rPr>
              <w:t>melakukan</w:t>
            </w:r>
            <w:proofErr w:type="spellEnd"/>
            <w:r w:rsidRPr="00DB25C4">
              <w:rPr>
                <w:rFonts w:eastAsia="Times New Roman" w:cstheme="minorHAnsi"/>
              </w:rPr>
              <w:t xml:space="preserve"> </w:t>
            </w:r>
            <w:proofErr w:type="spellStart"/>
            <w:r w:rsidRPr="00DB25C4">
              <w:rPr>
                <w:rFonts w:eastAsia="Times New Roman" w:cstheme="minorHAnsi"/>
              </w:rPr>
              <w:t>evaluasi</w:t>
            </w:r>
            <w:proofErr w:type="spellEnd"/>
            <w:r w:rsidRPr="00DB25C4">
              <w:rPr>
                <w:rFonts w:eastAsia="Times New Roman" w:cstheme="minorHAnsi"/>
              </w:rPr>
              <w:t xml:space="preserve"> dan </w:t>
            </w:r>
            <w:proofErr w:type="spellStart"/>
            <w:r w:rsidRPr="00DB25C4">
              <w:rPr>
                <w:rFonts w:eastAsia="Times New Roman" w:cstheme="minorHAnsi"/>
              </w:rPr>
              <w:t>penyempurnaan</w:t>
            </w:r>
            <w:proofErr w:type="spellEnd"/>
            <w:r w:rsidRPr="00DB25C4">
              <w:rPr>
                <w:rFonts w:eastAsia="Times New Roman" w:cstheme="minorHAnsi"/>
              </w:rPr>
              <w:t xml:space="preserve"> agar strategi </w:t>
            </w:r>
            <w:proofErr w:type="spellStart"/>
            <w:r w:rsidRPr="00DB25C4">
              <w:rPr>
                <w:rFonts w:eastAsia="Times New Roman" w:cstheme="minorHAnsi"/>
              </w:rPr>
              <w:t>kerjasama</w:t>
            </w:r>
            <w:proofErr w:type="spellEnd"/>
            <w:r w:rsidRPr="00DB25C4">
              <w:rPr>
                <w:rFonts w:eastAsia="Times New Roman" w:cstheme="minorHAnsi"/>
              </w:rPr>
              <w:t xml:space="preserve"> UPPS </w:t>
            </w:r>
            <w:proofErr w:type="spellStart"/>
            <w:r w:rsidRPr="00DB25C4">
              <w:rPr>
                <w:rFonts w:eastAsia="Times New Roman" w:cstheme="minorHAnsi"/>
              </w:rPr>
              <w:t>dapat</w:t>
            </w:r>
            <w:proofErr w:type="spellEnd"/>
            <w:r w:rsidRPr="00DB25C4">
              <w:rPr>
                <w:rFonts w:eastAsia="Times New Roman" w:cstheme="minorHAnsi"/>
              </w:rPr>
              <w:t xml:space="preserve"> </w:t>
            </w:r>
            <w:proofErr w:type="spellStart"/>
            <w:r w:rsidRPr="00DB25C4">
              <w:rPr>
                <w:rFonts w:eastAsia="Times New Roman" w:cstheme="minorHAnsi"/>
              </w:rPr>
              <w:t>diterapkan</w:t>
            </w:r>
            <w:proofErr w:type="spellEnd"/>
            <w:r w:rsidRPr="00DB25C4">
              <w:rPr>
                <w:rFonts w:eastAsia="Times New Roman" w:cstheme="minorHAnsi"/>
              </w:rPr>
              <w:t xml:space="preserve"> </w:t>
            </w:r>
            <w:proofErr w:type="spellStart"/>
            <w:r w:rsidRPr="00DB25C4">
              <w:rPr>
                <w:rFonts w:eastAsia="Times New Roman" w:cstheme="minorHAnsi"/>
              </w:rPr>
              <w:t>secara</w:t>
            </w:r>
            <w:proofErr w:type="spellEnd"/>
            <w:r w:rsidRPr="00DB25C4">
              <w:rPr>
                <w:rFonts w:eastAsia="Times New Roman" w:cstheme="minorHAnsi"/>
              </w:rPr>
              <w:t xml:space="preserve"> </w:t>
            </w:r>
            <w:proofErr w:type="spellStart"/>
            <w:r w:rsidRPr="00DB25C4">
              <w:rPr>
                <w:rFonts w:eastAsia="Times New Roman" w:cstheme="minorHAnsi"/>
              </w:rPr>
              <w:t>efektif</w:t>
            </w:r>
            <w:proofErr w:type="spellEnd"/>
            <w:r w:rsidRPr="00DB25C4">
              <w:rPr>
                <w:rFonts w:eastAsia="Times New Roman" w:cstheme="minorHAnsi"/>
              </w:rPr>
              <w:t xml:space="preserve"> dan </w:t>
            </w:r>
            <w:proofErr w:type="spellStart"/>
            <w:r w:rsidRPr="00DB25C4">
              <w:rPr>
                <w:rFonts w:eastAsia="Times New Roman" w:cstheme="minorHAnsi"/>
              </w:rPr>
              <w:t>efisien</w:t>
            </w:r>
            <w:proofErr w:type="spellEnd"/>
          </w:p>
          <w:p w14:paraId="0904922C" w14:textId="77777777" w:rsidR="00EE2EA9" w:rsidRPr="00DB25C4" w:rsidRDefault="00EE2EA9" w:rsidP="00687314">
            <w:pPr>
              <w:autoSpaceDE w:val="0"/>
              <w:autoSpaceDN w:val="0"/>
              <w:adjustRightInd w:val="0"/>
              <w:spacing w:after="0" w:line="240" w:lineRule="auto"/>
              <w:rPr>
                <w:rFonts w:cstheme="minorHAnsi"/>
                <w:color w:val="000000"/>
              </w:rPr>
            </w:pPr>
          </w:p>
          <w:p w14:paraId="0F685C48" w14:textId="77777777" w:rsidR="00EE2EA9" w:rsidRPr="00DB25C4" w:rsidRDefault="00EE2EA9" w:rsidP="00687314">
            <w:pPr>
              <w:autoSpaceDE w:val="0"/>
              <w:autoSpaceDN w:val="0"/>
              <w:adjustRightInd w:val="0"/>
              <w:spacing w:after="0" w:line="240" w:lineRule="auto"/>
              <w:rPr>
                <w:rFonts w:cstheme="minorHAnsi"/>
                <w:color w:val="000000"/>
              </w:rPr>
            </w:pPr>
          </w:p>
        </w:tc>
      </w:tr>
      <w:tr w:rsidR="00EE2EA9" w:rsidRPr="00DB25C4" w14:paraId="6A7B7329" w14:textId="77777777" w:rsidTr="00DB25C4">
        <w:tc>
          <w:tcPr>
            <w:tcW w:w="4855" w:type="dxa"/>
          </w:tcPr>
          <w:p w14:paraId="39E96893" w14:textId="77777777" w:rsidR="00EE2EA9" w:rsidRPr="00DB25C4" w:rsidRDefault="00EE2EA9" w:rsidP="00687314">
            <w:pPr>
              <w:spacing w:after="0" w:line="240" w:lineRule="auto"/>
              <w:jc w:val="center"/>
              <w:rPr>
                <w:rFonts w:cstheme="minorHAnsi"/>
                <w:b/>
                <w:bCs/>
                <w:color w:val="000000" w:themeColor="text1"/>
              </w:rPr>
            </w:pPr>
            <w:proofErr w:type="spellStart"/>
            <w:r w:rsidRPr="00DB25C4">
              <w:rPr>
                <w:rFonts w:cstheme="minorHAnsi"/>
                <w:b/>
                <w:bCs/>
                <w:color w:val="000000" w:themeColor="text1"/>
              </w:rPr>
              <w:t>Peluang</w:t>
            </w:r>
            <w:proofErr w:type="spellEnd"/>
          </w:p>
          <w:p w14:paraId="4A5D995B" w14:textId="77777777" w:rsidR="00EE2EA9" w:rsidRPr="00DB25C4" w:rsidRDefault="00EE2EA9" w:rsidP="00687314">
            <w:pPr>
              <w:autoSpaceDE w:val="0"/>
              <w:autoSpaceDN w:val="0"/>
              <w:adjustRightInd w:val="0"/>
              <w:spacing w:after="0" w:line="240" w:lineRule="auto"/>
              <w:rPr>
                <w:rFonts w:eastAsia="Times New Roman" w:cstheme="minorHAnsi"/>
              </w:rPr>
            </w:pPr>
          </w:p>
          <w:p w14:paraId="03D11C9E" w14:textId="77777777" w:rsidR="00EE2EA9" w:rsidRPr="00DB25C4" w:rsidRDefault="00EE2EA9" w:rsidP="009F6099">
            <w:pPr>
              <w:pStyle w:val="ListParagraph"/>
              <w:numPr>
                <w:ilvl w:val="0"/>
                <w:numId w:val="55"/>
              </w:numPr>
              <w:autoSpaceDE w:val="0"/>
              <w:autoSpaceDN w:val="0"/>
              <w:adjustRightInd w:val="0"/>
              <w:spacing w:after="0" w:line="240" w:lineRule="auto"/>
              <w:ind w:left="247" w:hanging="180"/>
              <w:rPr>
                <w:rFonts w:eastAsia="Times New Roman" w:cstheme="minorHAnsi"/>
              </w:rPr>
            </w:pPr>
            <w:proofErr w:type="spellStart"/>
            <w:r w:rsidRPr="00DB25C4">
              <w:rPr>
                <w:rFonts w:eastAsia="Times New Roman" w:cstheme="minorHAnsi"/>
              </w:rPr>
              <w:t>Dengan</w:t>
            </w:r>
            <w:proofErr w:type="spellEnd"/>
            <w:r w:rsidRPr="00DB25C4">
              <w:rPr>
                <w:rFonts w:eastAsia="Times New Roman" w:cstheme="minorHAnsi"/>
              </w:rPr>
              <w:t xml:space="preserve"> </w:t>
            </w:r>
            <w:proofErr w:type="spellStart"/>
            <w:r w:rsidRPr="00DB25C4">
              <w:rPr>
                <w:rFonts w:eastAsia="Times New Roman" w:cstheme="minorHAnsi"/>
              </w:rPr>
              <w:t>mayoritas</w:t>
            </w:r>
            <w:proofErr w:type="spellEnd"/>
            <w:r w:rsidRPr="00DB25C4">
              <w:rPr>
                <w:rFonts w:eastAsia="Times New Roman" w:cstheme="minorHAnsi"/>
              </w:rPr>
              <w:t xml:space="preserve"> civitas </w:t>
            </w:r>
            <w:proofErr w:type="spellStart"/>
            <w:r w:rsidRPr="00DB25C4">
              <w:rPr>
                <w:rFonts w:eastAsia="Times New Roman" w:cstheme="minorHAnsi"/>
              </w:rPr>
              <w:t>akademika</w:t>
            </w:r>
            <w:proofErr w:type="spellEnd"/>
            <w:r w:rsidRPr="00DB25C4">
              <w:rPr>
                <w:rFonts w:eastAsia="Times New Roman" w:cstheme="minorHAnsi"/>
              </w:rPr>
              <w:t xml:space="preserve"> yang </w:t>
            </w:r>
            <w:proofErr w:type="spellStart"/>
            <w:r w:rsidRPr="00DB25C4">
              <w:rPr>
                <w:rFonts w:eastAsia="Times New Roman" w:cstheme="minorHAnsi"/>
              </w:rPr>
              <w:t>sudah</w:t>
            </w:r>
            <w:proofErr w:type="spellEnd"/>
            <w:r w:rsidRPr="00DB25C4">
              <w:rPr>
                <w:rFonts w:eastAsia="Times New Roman" w:cstheme="minorHAnsi"/>
              </w:rPr>
              <w:t xml:space="preserve"> </w:t>
            </w:r>
            <w:proofErr w:type="spellStart"/>
            <w:r w:rsidRPr="00DB25C4">
              <w:rPr>
                <w:rFonts w:eastAsia="Times New Roman" w:cstheme="minorHAnsi"/>
              </w:rPr>
              <w:t>memahami</w:t>
            </w:r>
            <w:proofErr w:type="spellEnd"/>
            <w:r w:rsidRPr="00DB25C4">
              <w:rPr>
                <w:rFonts w:eastAsia="Times New Roman" w:cstheme="minorHAnsi"/>
              </w:rPr>
              <w:t xml:space="preserve"> </w:t>
            </w:r>
            <w:proofErr w:type="spellStart"/>
            <w:r w:rsidRPr="00DB25C4">
              <w:rPr>
                <w:rFonts w:eastAsia="Times New Roman" w:cstheme="minorHAnsi"/>
              </w:rPr>
              <w:t>kebijakan</w:t>
            </w:r>
            <w:proofErr w:type="spellEnd"/>
            <w:r w:rsidRPr="00DB25C4">
              <w:rPr>
                <w:rFonts w:eastAsia="Times New Roman" w:cstheme="minorHAnsi"/>
              </w:rPr>
              <w:t xml:space="preserve"> dan strategi </w:t>
            </w:r>
            <w:proofErr w:type="spellStart"/>
            <w:r w:rsidRPr="00DB25C4">
              <w:rPr>
                <w:rFonts w:eastAsia="Times New Roman" w:cstheme="minorHAnsi"/>
              </w:rPr>
              <w:t>kerjasama</w:t>
            </w:r>
            <w:proofErr w:type="spellEnd"/>
            <w:r w:rsidRPr="00DB25C4">
              <w:rPr>
                <w:rFonts w:eastAsia="Times New Roman" w:cstheme="minorHAnsi"/>
              </w:rPr>
              <w:t xml:space="preserve">, FBS dan PPBM </w:t>
            </w:r>
            <w:proofErr w:type="spellStart"/>
            <w:r w:rsidRPr="00DB25C4">
              <w:rPr>
                <w:rFonts w:eastAsia="Times New Roman" w:cstheme="minorHAnsi"/>
              </w:rPr>
              <w:t>dapat</w:t>
            </w:r>
            <w:proofErr w:type="spellEnd"/>
            <w:r w:rsidRPr="00DB25C4">
              <w:rPr>
                <w:rFonts w:eastAsia="Times New Roman" w:cstheme="minorHAnsi"/>
              </w:rPr>
              <w:t xml:space="preserve"> </w:t>
            </w:r>
            <w:proofErr w:type="spellStart"/>
            <w:r w:rsidRPr="00DB25C4">
              <w:rPr>
                <w:rFonts w:eastAsia="Times New Roman" w:cstheme="minorHAnsi"/>
              </w:rPr>
              <w:t>memperkuat</w:t>
            </w:r>
            <w:proofErr w:type="spellEnd"/>
            <w:r w:rsidRPr="00DB25C4">
              <w:rPr>
                <w:rFonts w:eastAsia="Times New Roman" w:cstheme="minorHAnsi"/>
              </w:rPr>
              <w:t xml:space="preserve"> dan </w:t>
            </w:r>
            <w:proofErr w:type="spellStart"/>
            <w:r w:rsidRPr="00DB25C4">
              <w:rPr>
                <w:rFonts w:eastAsia="Times New Roman" w:cstheme="minorHAnsi"/>
              </w:rPr>
              <w:t>meningkatkan</w:t>
            </w:r>
            <w:proofErr w:type="spellEnd"/>
            <w:r w:rsidRPr="00DB25C4">
              <w:rPr>
                <w:rFonts w:eastAsia="Times New Roman" w:cstheme="minorHAnsi"/>
              </w:rPr>
              <w:t xml:space="preserve"> </w:t>
            </w:r>
            <w:proofErr w:type="spellStart"/>
            <w:r w:rsidRPr="00DB25C4">
              <w:rPr>
                <w:rFonts w:eastAsia="Times New Roman" w:cstheme="minorHAnsi"/>
              </w:rPr>
              <w:t>pelaksanaan</w:t>
            </w:r>
            <w:proofErr w:type="spellEnd"/>
            <w:r w:rsidRPr="00DB25C4">
              <w:rPr>
                <w:rFonts w:eastAsia="Times New Roman" w:cstheme="minorHAnsi"/>
              </w:rPr>
              <w:t xml:space="preserve"> </w:t>
            </w:r>
            <w:proofErr w:type="spellStart"/>
            <w:r w:rsidRPr="00DB25C4">
              <w:rPr>
                <w:rFonts w:eastAsia="Times New Roman" w:cstheme="minorHAnsi"/>
              </w:rPr>
              <w:t>kebijakan</w:t>
            </w:r>
            <w:proofErr w:type="spellEnd"/>
            <w:r w:rsidRPr="00DB25C4">
              <w:rPr>
                <w:rFonts w:eastAsia="Times New Roman" w:cstheme="minorHAnsi"/>
              </w:rPr>
              <w:t xml:space="preserve"> </w:t>
            </w:r>
            <w:proofErr w:type="spellStart"/>
            <w:r w:rsidRPr="00DB25C4">
              <w:rPr>
                <w:rFonts w:eastAsia="Times New Roman" w:cstheme="minorHAnsi"/>
              </w:rPr>
              <w:t>tersebut</w:t>
            </w:r>
            <w:proofErr w:type="spellEnd"/>
          </w:p>
          <w:p w14:paraId="084383BD" w14:textId="77777777" w:rsidR="00EE2EA9" w:rsidRPr="00DB25C4" w:rsidRDefault="00EE2EA9" w:rsidP="009F6099">
            <w:pPr>
              <w:pStyle w:val="ListParagraph"/>
              <w:numPr>
                <w:ilvl w:val="0"/>
                <w:numId w:val="55"/>
              </w:numPr>
              <w:autoSpaceDE w:val="0"/>
              <w:autoSpaceDN w:val="0"/>
              <w:adjustRightInd w:val="0"/>
              <w:spacing w:after="0" w:line="240" w:lineRule="auto"/>
              <w:ind w:left="247" w:hanging="180"/>
              <w:rPr>
                <w:rFonts w:eastAsia="Times New Roman" w:cstheme="minorHAnsi"/>
              </w:rPr>
            </w:pPr>
            <w:r w:rsidRPr="00DB25C4">
              <w:rPr>
                <w:rFonts w:eastAsia="Times New Roman" w:cstheme="minorHAnsi"/>
              </w:rPr>
              <w:t xml:space="preserve">Hasil survey </w:t>
            </w:r>
            <w:proofErr w:type="spellStart"/>
            <w:r w:rsidRPr="00DB25C4">
              <w:rPr>
                <w:rFonts w:eastAsia="Times New Roman" w:cstheme="minorHAnsi"/>
              </w:rPr>
              <w:t>ini</w:t>
            </w:r>
            <w:proofErr w:type="spellEnd"/>
            <w:r w:rsidRPr="00DB25C4">
              <w:rPr>
                <w:rFonts w:eastAsia="Times New Roman" w:cstheme="minorHAnsi"/>
              </w:rPr>
              <w:t xml:space="preserve"> </w:t>
            </w:r>
            <w:proofErr w:type="spellStart"/>
            <w:r w:rsidRPr="00DB25C4">
              <w:rPr>
                <w:rFonts w:eastAsia="Times New Roman" w:cstheme="minorHAnsi"/>
              </w:rPr>
              <w:t>dapat</w:t>
            </w:r>
            <w:proofErr w:type="spellEnd"/>
            <w:r w:rsidRPr="00DB25C4">
              <w:rPr>
                <w:rFonts w:eastAsia="Times New Roman" w:cstheme="minorHAnsi"/>
              </w:rPr>
              <w:t xml:space="preserve"> </w:t>
            </w:r>
            <w:proofErr w:type="spellStart"/>
            <w:r w:rsidRPr="00DB25C4">
              <w:rPr>
                <w:rFonts w:eastAsia="Times New Roman" w:cstheme="minorHAnsi"/>
              </w:rPr>
              <w:t>menjadi</w:t>
            </w:r>
            <w:proofErr w:type="spellEnd"/>
            <w:r w:rsidRPr="00DB25C4">
              <w:rPr>
                <w:rFonts w:eastAsia="Times New Roman" w:cstheme="minorHAnsi"/>
              </w:rPr>
              <w:t xml:space="preserve"> </w:t>
            </w:r>
            <w:proofErr w:type="spellStart"/>
            <w:r w:rsidRPr="00DB25C4">
              <w:rPr>
                <w:rFonts w:eastAsia="Times New Roman" w:cstheme="minorHAnsi"/>
              </w:rPr>
              <w:t>bahan</w:t>
            </w:r>
            <w:proofErr w:type="spellEnd"/>
            <w:r w:rsidRPr="00DB25C4">
              <w:rPr>
                <w:rFonts w:eastAsia="Times New Roman" w:cstheme="minorHAnsi"/>
              </w:rPr>
              <w:t xml:space="preserve"> </w:t>
            </w:r>
            <w:proofErr w:type="spellStart"/>
            <w:r w:rsidRPr="00DB25C4">
              <w:rPr>
                <w:rFonts w:eastAsia="Times New Roman" w:cstheme="minorHAnsi"/>
              </w:rPr>
              <w:t>evaluasi</w:t>
            </w:r>
            <w:proofErr w:type="spellEnd"/>
            <w:r w:rsidRPr="00DB25C4">
              <w:rPr>
                <w:rFonts w:eastAsia="Times New Roman" w:cstheme="minorHAnsi"/>
              </w:rPr>
              <w:t xml:space="preserve"> </w:t>
            </w:r>
            <w:proofErr w:type="spellStart"/>
            <w:r w:rsidRPr="00DB25C4">
              <w:rPr>
                <w:rFonts w:eastAsia="Times New Roman" w:cstheme="minorHAnsi"/>
              </w:rPr>
              <w:t>bagi</w:t>
            </w:r>
            <w:proofErr w:type="spellEnd"/>
            <w:r w:rsidRPr="00DB25C4">
              <w:rPr>
                <w:rFonts w:eastAsia="Times New Roman" w:cstheme="minorHAnsi"/>
              </w:rPr>
              <w:t xml:space="preserve"> FBS dan PPBM </w:t>
            </w:r>
            <w:proofErr w:type="spellStart"/>
            <w:r w:rsidRPr="00DB25C4">
              <w:rPr>
                <w:rFonts w:eastAsia="Times New Roman" w:cstheme="minorHAnsi"/>
              </w:rPr>
              <w:t>dalam</w:t>
            </w:r>
            <w:proofErr w:type="spellEnd"/>
            <w:r w:rsidRPr="00DB25C4">
              <w:rPr>
                <w:rFonts w:eastAsia="Times New Roman" w:cstheme="minorHAnsi"/>
              </w:rPr>
              <w:t xml:space="preserve"> </w:t>
            </w:r>
            <w:proofErr w:type="spellStart"/>
            <w:r w:rsidRPr="00DB25C4">
              <w:rPr>
                <w:rFonts w:eastAsia="Times New Roman" w:cstheme="minorHAnsi"/>
              </w:rPr>
              <w:t>memperkuat</w:t>
            </w:r>
            <w:proofErr w:type="spellEnd"/>
            <w:r w:rsidRPr="00DB25C4">
              <w:rPr>
                <w:rFonts w:eastAsia="Times New Roman" w:cstheme="minorHAnsi"/>
              </w:rPr>
              <w:t xml:space="preserve"> </w:t>
            </w:r>
            <w:proofErr w:type="spellStart"/>
            <w:r w:rsidRPr="00DB25C4">
              <w:rPr>
                <w:rFonts w:eastAsia="Times New Roman" w:cstheme="minorHAnsi"/>
              </w:rPr>
              <w:lastRenderedPageBreak/>
              <w:t>komunikasi</w:t>
            </w:r>
            <w:proofErr w:type="spellEnd"/>
            <w:r w:rsidRPr="00DB25C4">
              <w:rPr>
                <w:rFonts w:eastAsia="Times New Roman" w:cstheme="minorHAnsi"/>
              </w:rPr>
              <w:t xml:space="preserve"> dan </w:t>
            </w:r>
            <w:proofErr w:type="spellStart"/>
            <w:r w:rsidRPr="00DB25C4">
              <w:rPr>
                <w:rFonts w:eastAsia="Times New Roman" w:cstheme="minorHAnsi"/>
              </w:rPr>
              <w:t>kerjasama</w:t>
            </w:r>
            <w:proofErr w:type="spellEnd"/>
            <w:r w:rsidRPr="00DB25C4">
              <w:rPr>
                <w:rFonts w:eastAsia="Times New Roman" w:cstheme="minorHAnsi"/>
              </w:rPr>
              <w:t xml:space="preserve"> </w:t>
            </w:r>
            <w:proofErr w:type="spellStart"/>
            <w:r w:rsidRPr="00DB25C4">
              <w:rPr>
                <w:rFonts w:eastAsia="Times New Roman" w:cstheme="minorHAnsi"/>
              </w:rPr>
              <w:t>dengan</w:t>
            </w:r>
            <w:proofErr w:type="spellEnd"/>
            <w:r w:rsidRPr="00DB25C4">
              <w:rPr>
                <w:rFonts w:eastAsia="Times New Roman" w:cstheme="minorHAnsi"/>
              </w:rPr>
              <w:t xml:space="preserve"> civitas </w:t>
            </w:r>
            <w:proofErr w:type="spellStart"/>
            <w:r w:rsidRPr="00DB25C4">
              <w:rPr>
                <w:rFonts w:eastAsia="Times New Roman" w:cstheme="minorHAnsi"/>
              </w:rPr>
              <w:t>akademika</w:t>
            </w:r>
            <w:proofErr w:type="spellEnd"/>
          </w:p>
          <w:p w14:paraId="21218ED4" w14:textId="77777777" w:rsidR="00EE2EA9" w:rsidRPr="00DB25C4" w:rsidRDefault="00EE2EA9" w:rsidP="00687314">
            <w:pPr>
              <w:autoSpaceDE w:val="0"/>
              <w:autoSpaceDN w:val="0"/>
              <w:adjustRightInd w:val="0"/>
              <w:spacing w:after="0" w:line="240" w:lineRule="auto"/>
              <w:rPr>
                <w:rFonts w:cstheme="minorHAnsi"/>
                <w:color w:val="000000"/>
              </w:rPr>
            </w:pPr>
          </w:p>
        </w:tc>
        <w:tc>
          <w:tcPr>
            <w:tcW w:w="4495" w:type="dxa"/>
          </w:tcPr>
          <w:p w14:paraId="1F711217" w14:textId="77777777" w:rsidR="00EE2EA9" w:rsidRPr="00DB25C4" w:rsidRDefault="00EE2EA9" w:rsidP="00687314">
            <w:pPr>
              <w:spacing w:after="0" w:line="240" w:lineRule="auto"/>
              <w:jc w:val="center"/>
              <w:rPr>
                <w:rFonts w:cstheme="minorHAnsi"/>
                <w:b/>
                <w:bCs/>
                <w:color w:val="000000" w:themeColor="text1"/>
              </w:rPr>
            </w:pPr>
            <w:proofErr w:type="spellStart"/>
            <w:r w:rsidRPr="00DB25C4">
              <w:rPr>
                <w:rFonts w:cstheme="minorHAnsi"/>
                <w:b/>
                <w:bCs/>
                <w:color w:val="000000" w:themeColor="text1"/>
              </w:rPr>
              <w:lastRenderedPageBreak/>
              <w:t>Ancaman</w:t>
            </w:r>
            <w:proofErr w:type="spellEnd"/>
          </w:p>
          <w:p w14:paraId="4FCFC33D" w14:textId="77777777" w:rsidR="00EE2EA9" w:rsidRPr="00DB25C4" w:rsidRDefault="00EE2EA9" w:rsidP="00687314">
            <w:pPr>
              <w:autoSpaceDE w:val="0"/>
              <w:autoSpaceDN w:val="0"/>
              <w:adjustRightInd w:val="0"/>
              <w:spacing w:after="0" w:line="240" w:lineRule="auto"/>
              <w:rPr>
                <w:rFonts w:cstheme="minorHAnsi"/>
                <w:color w:val="000000"/>
              </w:rPr>
            </w:pPr>
          </w:p>
          <w:p w14:paraId="7081CE8D" w14:textId="77777777" w:rsidR="00EE2EA9" w:rsidRPr="00DB25C4" w:rsidRDefault="00EE2EA9" w:rsidP="009F6099">
            <w:pPr>
              <w:pStyle w:val="ListParagraph"/>
              <w:numPr>
                <w:ilvl w:val="0"/>
                <w:numId w:val="56"/>
              </w:numPr>
              <w:autoSpaceDE w:val="0"/>
              <w:autoSpaceDN w:val="0"/>
              <w:adjustRightInd w:val="0"/>
              <w:spacing w:after="0" w:line="240" w:lineRule="auto"/>
              <w:ind w:left="162" w:hanging="180"/>
              <w:rPr>
                <w:rFonts w:eastAsia="Times New Roman" w:cstheme="minorHAnsi"/>
              </w:rPr>
            </w:pPr>
            <w:proofErr w:type="spellStart"/>
            <w:r w:rsidRPr="00DB25C4">
              <w:rPr>
                <w:rFonts w:eastAsia="Times New Roman" w:cstheme="minorHAnsi"/>
              </w:rPr>
              <w:t>Sementara</w:t>
            </w:r>
            <w:proofErr w:type="spellEnd"/>
            <w:r w:rsidRPr="00DB25C4">
              <w:rPr>
                <w:rFonts w:eastAsia="Times New Roman" w:cstheme="minorHAnsi"/>
              </w:rPr>
              <w:t xml:space="preserve"> </w:t>
            </w:r>
            <w:proofErr w:type="spellStart"/>
            <w:r w:rsidRPr="00DB25C4">
              <w:rPr>
                <w:rFonts w:eastAsia="Times New Roman" w:cstheme="minorHAnsi"/>
              </w:rPr>
              <w:t>masih</w:t>
            </w:r>
            <w:proofErr w:type="spellEnd"/>
            <w:r w:rsidRPr="00DB25C4">
              <w:rPr>
                <w:rFonts w:eastAsia="Times New Roman" w:cstheme="minorHAnsi"/>
              </w:rPr>
              <w:t xml:space="preserve"> </w:t>
            </w:r>
            <w:proofErr w:type="spellStart"/>
            <w:r w:rsidRPr="00DB25C4">
              <w:rPr>
                <w:rFonts w:eastAsia="Times New Roman" w:cstheme="minorHAnsi"/>
              </w:rPr>
              <w:t>terdapat</w:t>
            </w:r>
            <w:proofErr w:type="spellEnd"/>
            <w:r w:rsidRPr="00DB25C4">
              <w:rPr>
                <w:rFonts w:eastAsia="Times New Roman" w:cstheme="minorHAnsi"/>
              </w:rPr>
              <w:t xml:space="preserve"> </w:t>
            </w:r>
            <w:proofErr w:type="spellStart"/>
            <w:r w:rsidRPr="00DB25C4">
              <w:rPr>
                <w:rFonts w:eastAsia="Times New Roman" w:cstheme="minorHAnsi"/>
              </w:rPr>
              <w:t>banyak</w:t>
            </w:r>
            <w:proofErr w:type="spellEnd"/>
            <w:r w:rsidRPr="00DB25C4">
              <w:rPr>
                <w:rFonts w:eastAsia="Times New Roman" w:cstheme="minorHAnsi"/>
              </w:rPr>
              <w:t xml:space="preserve"> civitas </w:t>
            </w:r>
            <w:proofErr w:type="spellStart"/>
            <w:r w:rsidRPr="00DB25C4">
              <w:rPr>
                <w:rFonts w:eastAsia="Times New Roman" w:cstheme="minorHAnsi"/>
              </w:rPr>
              <w:t>akademika</w:t>
            </w:r>
            <w:proofErr w:type="spellEnd"/>
            <w:r w:rsidRPr="00DB25C4">
              <w:rPr>
                <w:rFonts w:eastAsia="Times New Roman" w:cstheme="minorHAnsi"/>
              </w:rPr>
              <w:t xml:space="preserve"> yang </w:t>
            </w:r>
            <w:proofErr w:type="spellStart"/>
            <w:r w:rsidRPr="00DB25C4">
              <w:rPr>
                <w:rFonts w:eastAsia="Times New Roman" w:cstheme="minorHAnsi"/>
              </w:rPr>
              <w:t>belum</w:t>
            </w:r>
            <w:proofErr w:type="spellEnd"/>
            <w:r w:rsidRPr="00DB25C4">
              <w:rPr>
                <w:rFonts w:eastAsia="Times New Roman" w:cstheme="minorHAnsi"/>
              </w:rPr>
              <w:t xml:space="preserve"> </w:t>
            </w:r>
            <w:proofErr w:type="spellStart"/>
            <w:r w:rsidRPr="00DB25C4">
              <w:rPr>
                <w:rFonts w:eastAsia="Times New Roman" w:cstheme="minorHAnsi"/>
              </w:rPr>
              <w:t>memahami</w:t>
            </w:r>
            <w:proofErr w:type="spellEnd"/>
            <w:r w:rsidRPr="00DB25C4">
              <w:rPr>
                <w:rFonts w:eastAsia="Times New Roman" w:cstheme="minorHAnsi"/>
              </w:rPr>
              <w:t xml:space="preserve"> </w:t>
            </w:r>
            <w:proofErr w:type="spellStart"/>
            <w:r w:rsidRPr="00DB25C4">
              <w:rPr>
                <w:rFonts w:eastAsia="Times New Roman" w:cstheme="minorHAnsi"/>
              </w:rPr>
              <w:t>kebijakan</w:t>
            </w:r>
            <w:proofErr w:type="spellEnd"/>
            <w:r w:rsidRPr="00DB25C4">
              <w:rPr>
                <w:rFonts w:eastAsia="Times New Roman" w:cstheme="minorHAnsi"/>
              </w:rPr>
              <w:t xml:space="preserve"> dan strategi </w:t>
            </w:r>
            <w:proofErr w:type="spellStart"/>
            <w:r w:rsidRPr="00DB25C4">
              <w:rPr>
                <w:rFonts w:eastAsia="Times New Roman" w:cstheme="minorHAnsi"/>
              </w:rPr>
              <w:t>kerjasama</w:t>
            </w:r>
            <w:proofErr w:type="spellEnd"/>
            <w:r w:rsidRPr="00DB25C4">
              <w:rPr>
                <w:rFonts w:eastAsia="Times New Roman" w:cstheme="minorHAnsi"/>
              </w:rPr>
              <w:t xml:space="preserve">, </w:t>
            </w:r>
            <w:proofErr w:type="spellStart"/>
            <w:r w:rsidRPr="00DB25C4">
              <w:rPr>
                <w:rFonts w:eastAsia="Times New Roman" w:cstheme="minorHAnsi"/>
              </w:rPr>
              <w:t>maka</w:t>
            </w:r>
            <w:proofErr w:type="spellEnd"/>
            <w:r w:rsidRPr="00DB25C4">
              <w:rPr>
                <w:rFonts w:eastAsia="Times New Roman" w:cstheme="minorHAnsi"/>
              </w:rPr>
              <w:t xml:space="preserve"> FBS dan PPBM </w:t>
            </w:r>
            <w:proofErr w:type="spellStart"/>
            <w:r w:rsidRPr="00DB25C4">
              <w:rPr>
                <w:rFonts w:eastAsia="Times New Roman" w:cstheme="minorHAnsi"/>
              </w:rPr>
              <w:t>perlu</w:t>
            </w:r>
            <w:proofErr w:type="spellEnd"/>
            <w:r w:rsidRPr="00DB25C4">
              <w:rPr>
                <w:rFonts w:eastAsia="Times New Roman" w:cstheme="minorHAnsi"/>
              </w:rPr>
              <w:t xml:space="preserve"> </w:t>
            </w:r>
            <w:proofErr w:type="spellStart"/>
            <w:r w:rsidRPr="00DB25C4">
              <w:rPr>
                <w:rFonts w:eastAsia="Times New Roman" w:cstheme="minorHAnsi"/>
              </w:rPr>
              <w:t>melakukan</w:t>
            </w:r>
            <w:proofErr w:type="spellEnd"/>
            <w:r w:rsidRPr="00DB25C4">
              <w:rPr>
                <w:rFonts w:eastAsia="Times New Roman" w:cstheme="minorHAnsi"/>
              </w:rPr>
              <w:t xml:space="preserve"> </w:t>
            </w:r>
            <w:proofErr w:type="spellStart"/>
            <w:r w:rsidRPr="00DB25C4">
              <w:rPr>
                <w:rFonts w:eastAsia="Times New Roman" w:cstheme="minorHAnsi"/>
              </w:rPr>
              <w:t>perbaikan</w:t>
            </w:r>
            <w:proofErr w:type="spellEnd"/>
            <w:r w:rsidRPr="00DB25C4">
              <w:rPr>
                <w:rFonts w:eastAsia="Times New Roman" w:cstheme="minorHAnsi"/>
              </w:rPr>
              <w:t xml:space="preserve"> dan </w:t>
            </w:r>
            <w:proofErr w:type="spellStart"/>
            <w:r w:rsidRPr="00DB25C4">
              <w:rPr>
                <w:rFonts w:eastAsia="Times New Roman" w:cstheme="minorHAnsi"/>
              </w:rPr>
              <w:t>penyempurnaan</w:t>
            </w:r>
            <w:proofErr w:type="spellEnd"/>
            <w:r w:rsidRPr="00DB25C4">
              <w:rPr>
                <w:rFonts w:eastAsia="Times New Roman" w:cstheme="minorHAnsi"/>
              </w:rPr>
              <w:t xml:space="preserve"> </w:t>
            </w:r>
            <w:proofErr w:type="spellStart"/>
            <w:r w:rsidRPr="00DB25C4">
              <w:rPr>
                <w:rFonts w:eastAsia="Times New Roman" w:cstheme="minorHAnsi"/>
              </w:rPr>
              <w:t>dalam</w:t>
            </w:r>
            <w:proofErr w:type="spellEnd"/>
            <w:r w:rsidRPr="00DB25C4">
              <w:rPr>
                <w:rFonts w:eastAsia="Times New Roman" w:cstheme="minorHAnsi"/>
              </w:rPr>
              <w:t xml:space="preserve"> </w:t>
            </w:r>
            <w:proofErr w:type="spellStart"/>
            <w:r w:rsidRPr="00DB25C4">
              <w:rPr>
                <w:rFonts w:eastAsia="Times New Roman" w:cstheme="minorHAnsi"/>
              </w:rPr>
              <w:t>penyampaian</w:t>
            </w:r>
            <w:proofErr w:type="spellEnd"/>
            <w:r w:rsidRPr="00DB25C4">
              <w:rPr>
                <w:rFonts w:eastAsia="Times New Roman" w:cstheme="minorHAnsi"/>
              </w:rPr>
              <w:t xml:space="preserve"> </w:t>
            </w:r>
            <w:proofErr w:type="spellStart"/>
            <w:r w:rsidRPr="00DB25C4">
              <w:rPr>
                <w:rFonts w:eastAsia="Times New Roman" w:cstheme="minorHAnsi"/>
              </w:rPr>
              <w:t>informasi</w:t>
            </w:r>
            <w:proofErr w:type="spellEnd"/>
            <w:r w:rsidRPr="00DB25C4">
              <w:rPr>
                <w:rFonts w:eastAsia="Times New Roman" w:cstheme="minorHAnsi"/>
              </w:rPr>
              <w:t xml:space="preserve"> dan </w:t>
            </w:r>
            <w:proofErr w:type="spellStart"/>
            <w:r w:rsidRPr="00DB25C4">
              <w:rPr>
                <w:rFonts w:eastAsia="Times New Roman" w:cstheme="minorHAnsi"/>
              </w:rPr>
              <w:t>penjelasan</w:t>
            </w:r>
            <w:proofErr w:type="spellEnd"/>
            <w:r w:rsidRPr="00DB25C4">
              <w:rPr>
                <w:rFonts w:eastAsia="Times New Roman" w:cstheme="minorHAnsi"/>
              </w:rPr>
              <w:t xml:space="preserve"> </w:t>
            </w:r>
            <w:proofErr w:type="spellStart"/>
            <w:r w:rsidRPr="00DB25C4">
              <w:rPr>
                <w:rFonts w:eastAsia="Times New Roman" w:cstheme="minorHAnsi"/>
              </w:rPr>
              <w:t>kebijakan</w:t>
            </w:r>
            <w:proofErr w:type="spellEnd"/>
            <w:r w:rsidRPr="00DB25C4">
              <w:rPr>
                <w:rFonts w:eastAsia="Times New Roman" w:cstheme="minorHAnsi"/>
              </w:rPr>
              <w:t xml:space="preserve"> agar </w:t>
            </w:r>
            <w:proofErr w:type="spellStart"/>
            <w:r w:rsidRPr="00DB25C4">
              <w:rPr>
                <w:rFonts w:eastAsia="Times New Roman" w:cstheme="minorHAnsi"/>
              </w:rPr>
              <w:t>tercapai</w:t>
            </w:r>
            <w:proofErr w:type="spellEnd"/>
            <w:r w:rsidRPr="00DB25C4">
              <w:rPr>
                <w:rFonts w:eastAsia="Times New Roman" w:cstheme="minorHAnsi"/>
              </w:rPr>
              <w:t xml:space="preserve"> </w:t>
            </w:r>
            <w:proofErr w:type="spellStart"/>
            <w:r w:rsidRPr="00DB25C4">
              <w:rPr>
                <w:rFonts w:eastAsia="Times New Roman" w:cstheme="minorHAnsi"/>
              </w:rPr>
              <w:t>pemahaman</w:t>
            </w:r>
            <w:proofErr w:type="spellEnd"/>
            <w:r w:rsidRPr="00DB25C4">
              <w:rPr>
                <w:rFonts w:eastAsia="Times New Roman" w:cstheme="minorHAnsi"/>
              </w:rPr>
              <w:t xml:space="preserve"> yang </w:t>
            </w:r>
            <w:proofErr w:type="spellStart"/>
            <w:r w:rsidRPr="00DB25C4">
              <w:rPr>
                <w:rFonts w:eastAsia="Times New Roman" w:cstheme="minorHAnsi"/>
              </w:rPr>
              <w:t>maksimal</w:t>
            </w:r>
            <w:proofErr w:type="spellEnd"/>
          </w:p>
          <w:p w14:paraId="3EDDFDCB" w14:textId="77777777" w:rsidR="00EE2EA9" w:rsidRPr="00DB25C4" w:rsidRDefault="00EE2EA9" w:rsidP="009F6099">
            <w:pPr>
              <w:pStyle w:val="ListParagraph"/>
              <w:numPr>
                <w:ilvl w:val="0"/>
                <w:numId w:val="56"/>
              </w:numPr>
              <w:autoSpaceDE w:val="0"/>
              <w:autoSpaceDN w:val="0"/>
              <w:adjustRightInd w:val="0"/>
              <w:spacing w:after="0" w:line="240" w:lineRule="auto"/>
              <w:ind w:left="162" w:hanging="180"/>
              <w:rPr>
                <w:rFonts w:eastAsia="Times New Roman" w:cstheme="minorHAnsi"/>
              </w:rPr>
            </w:pPr>
            <w:r w:rsidRPr="00DB25C4">
              <w:rPr>
                <w:rFonts w:eastAsia="Times New Roman" w:cstheme="minorHAnsi"/>
              </w:rPr>
              <w:lastRenderedPageBreak/>
              <w:t xml:space="preserve">Jika FBS dan PPBM </w:t>
            </w:r>
            <w:proofErr w:type="spellStart"/>
            <w:r w:rsidRPr="00DB25C4">
              <w:rPr>
                <w:rFonts w:eastAsia="Times New Roman" w:cstheme="minorHAnsi"/>
              </w:rPr>
              <w:t>tidak</w:t>
            </w:r>
            <w:proofErr w:type="spellEnd"/>
            <w:r w:rsidRPr="00DB25C4">
              <w:rPr>
                <w:rFonts w:eastAsia="Times New Roman" w:cstheme="minorHAnsi"/>
              </w:rPr>
              <w:t xml:space="preserve"> </w:t>
            </w:r>
            <w:proofErr w:type="spellStart"/>
            <w:r w:rsidRPr="00DB25C4">
              <w:rPr>
                <w:rFonts w:eastAsia="Times New Roman" w:cstheme="minorHAnsi"/>
              </w:rPr>
              <w:t>terus</w:t>
            </w:r>
            <w:proofErr w:type="spellEnd"/>
            <w:r w:rsidRPr="00DB25C4">
              <w:rPr>
                <w:rFonts w:eastAsia="Times New Roman" w:cstheme="minorHAnsi"/>
              </w:rPr>
              <w:t xml:space="preserve"> </w:t>
            </w:r>
            <w:proofErr w:type="spellStart"/>
            <w:r w:rsidRPr="00DB25C4">
              <w:rPr>
                <w:rFonts w:eastAsia="Times New Roman" w:cstheme="minorHAnsi"/>
              </w:rPr>
              <w:t>melakukan</w:t>
            </w:r>
            <w:proofErr w:type="spellEnd"/>
            <w:r w:rsidRPr="00DB25C4">
              <w:rPr>
                <w:rFonts w:eastAsia="Times New Roman" w:cstheme="minorHAnsi"/>
              </w:rPr>
              <w:t xml:space="preserve"> </w:t>
            </w:r>
            <w:proofErr w:type="spellStart"/>
            <w:r w:rsidRPr="00DB25C4">
              <w:rPr>
                <w:rFonts w:eastAsia="Times New Roman" w:cstheme="minorHAnsi"/>
              </w:rPr>
              <w:t>evaluasi</w:t>
            </w:r>
            <w:proofErr w:type="spellEnd"/>
            <w:r w:rsidRPr="00DB25C4">
              <w:rPr>
                <w:rFonts w:eastAsia="Times New Roman" w:cstheme="minorHAnsi"/>
              </w:rPr>
              <w:t xml:space="preserve"> dan </w:t>
            </w:r>
            <w:proofErr w:type="spellStart"/>
            <w:r w:rsidRPr="00DB25C4">
              <w:rPr>
                <w:rFonts w:eastAsia="Times New Roman" w:cstheme="minorHAnsi"/>
              </w:rPr>
              <w:t>penyempurnaan</w:t>
            </w:r>
            <w:proofErr w:type="spellEnd"/>
            <w:r w:rsidRPr="00DB25C4">
              <w:rPr>
                <w:rFonts w:eastAsia="Times New Roman" w:cstheme="minorHAnsi"/>
              </w:rPr>
              <w:t xml:space="preserve"> </w:t>
            </w:r>
            <w:proofErr w:type="spellStart"/>
            <w:r w:rsidRPr="00DB25C4">
              <w:rPr>
                <w:rFonts w:eastAsia="Times New Roman" w:cstheme="minorHAnsi"/>
              </w:rPr>
              <w:t>terhadap</w:t>
            </w:r>
            <w:proofErr w:type="spellEnd"/>
            <w:r w:rsidRPr="00DB25C4">
              <w:rPr>
                <w:rFonts w:eastAsia="Times New Roman" w:cstheme="minorHAnsi"/>
              </w:rPr>
              <w:t xml:space="preserve"> strategi </w:t>
            </w:r>
            <w:proofErr w:type="spellStart"/>
            <w:r w:rsidRPr="00DB25C4">
              <w:rPr>
                <w:rFonts w:eastAsia="Times New Roman" w:cstheme="minorHAnsi"/>
              </w:rPr>
              <w:t>kerjasama</w:t>
            </w:r>
            <w:proofErr w:type="spellEnd"/>
            <w:r w:rsidRPr="00DB25C4">
              <w:rPr>
                <w:rFonts w:eastAsia="Times New Roman" w:cstheme="minorHAnsi"/>
              </w:rPr>
              <w:t xml:space="preserve">, </w:t>
            </w:r>
            <w:proofErr w:type="spellStart"/>
            <w:r w:rsidRPr="00DB25C4">
              <w:rPr>
                <w:rFonts w:eastAsia="Times New Roman" w:cstheme="minorHAnsi"/>
              </w:rPr>
              <w:t>maka</w:t>
            </w:r>
            <w:proofErr w:type="spellEnd"/>
            <w:r w:rsidRPr="00DB25C4">
              <w:rPr>
                <w:rFonts w:eastAsia="Times New Roman" w:cstheme="minorHAnsi"/>
              </w:rPr>
              <w:t xml:space="preserve"> </w:t>
            </w:r>
            <w:proofErr w:type="spellStart"/>
            <w:r w:rsidRPr="00DB25C4">
              <w:rPr>
                <w:rFonts w:eastAsia="Times New Roman" w:cstheme="minorHAnsi"/>
              </w:rPr>
              <w:t>pelaksanaannya</w:t>
            </w:r>
            <w:proofErr w:type="spellEnd"/>
            <w:r w:rsidRPr="00DB25C4">
              <w:rPr>
                <w:rFonts w:eastAsia="Times New Roman" w:cstheme="minorHAnsi"/>
              </w:rPr>
              <w:t xml:space="preserve"> </w:t>
            </w:r>
            <w:proofErr w:type="spellStart"/>
            <w:r w:rsidRPr="00DB25C4">
              <w:rPr>
                <w:rFonts w:eastAsia="Times New Roman" w:cstheme="minorHAnsi"/>
              </w:rPr>
              <w:t>dapat</w:t>
            </w:r>
            <w:proofErr w:type="spellEnd"/>
            <w:r w:rsidRPr="00DB25C4">
              <w:rPr>
                <w:rFonts w:eastAsia="Times New Roman" w:cstheme="minorHAnsi"/>
              </w:rPr>
              <w:t xml:space="preserve"> </w:t>
            </w:r>
            <w:proofErr w:type="spellStart"/>
            <w:r w:rsidRPr="00DB25C4">
              <w:rPr>
                <w:rFonts w:eastAsia="Times New Roman" w:cstheme="minorHAnsi"/>
              </w:rPr>
              <w:t>menjadi</w:t>
            </w:r>
            <w:proofErr w:type="spellEnd"/>
            <w:r w:rsidRPr="00DB25C4">
              <w:rPr>
                <w:rFonts w:eastAsia="Times New Roman" w:cstheme="minorHAnsi"/>
              </w:rPr>
              <w:t xml:space="preserve"> </w:t>
            </w:r>
            <w:proofErr w:type="spellStart"/>
            <w:r w:rsidRPr="00DB25C4">
              <w:rPr>
                <w:rFonts w:eastAsia="Times New Roman" w:cstheme="minorHAnsi"/>
              </w:rPr>
              <w:t>kurang</w:t>
            </w:r>
            <w:proofErr w:type="spellEnd"/>
            <w:r w:rsidRPr="00DB25C4">
              <w:rPr>
                <w:rFonts w:eastAsia="Times New Roman" w:cstheme="minorHAnsi"/>
              </w:rPr>
              <w:t xml:space="preserve"> </w:t>
            </w:r>
            <w:proofErr w:type="spellStart"/>
            <w:r w:rsidRPr="00DB25C4">
              <w:rPr>
                <w:rFonts w:eastAsia="Times New Roman" w:cstheme="minorHAnsi"/>
              </w:rPr>
              <w:t>efektif</w:t>
            </w:r>
            <w:proofErr w:type="spellEnd"/>
            <w:r w:rsidRPr="00DB25C4">
              <w:rPr>
                <w:rFonts w:eastAsia="Times New Roman" w:cstheme="minorHAnsi"/>
              </w:rPr>
              <w:t xml:space="preserve"> dan </w:t>
            </w:r>
            <w:proofErr w:type="spellStart"/>
            <w:r w:rsidRPr="00DB25C4">
              <w:rPr>
                <w:rFonts w:eastAsia="Times New Roman" w:cstheme="minorHAnsi"/>
              </w:rPr>
              <w:t>mengancam</w:t>
            </w:r>
            <w:proofErr w:type="spellEnd"/>
            <w:r w:rsidRPr="00DB25C4">
              <w:rPr>
                <w:rFonts w:eastAsia="Times New Roman" w:cstheme="minorHAnsi"/>
              </w:rPr>
              <w:t xml:space="preserve"> </w:t>
            </w:r>
            <w:proofErr w:type="spellStart"/>
            <w:r w:rsidRPr="00DB25C4">
              <w:rPr>
                <w:rFonts w:eastAsia="Times New Roman" w:cstheme="minorHAnsi"/>
              </w:rPr>
              <w:t>keberhasilan</w:t>
            </w:r>
            <w:proofErr w:type="spellEnd"/>
            <w:r w:rsidRPr="00DB25C4">
              <w:rPr>
                <w:rFonts w:eastAsia="Times New Roman" w:cstheme="minorHAnsi"/>
              </w:rPr>
              <w:t xml:space="preserve"> </w:t>
            </w:r>
            <w:proofErr w:type="spellStart"/>
            <w:r w:rsidRPr="00DB25C4">
              <w:rPr>
                <w:rFonts w:eastAsia="Times New Roman" w:cstheme="minorHAnsi"/>
              </w:rPr>
              <w:t>pengembangan</w:t>
            </w:r>
            <w:proofErr w:type="spellEnd"/>
            <w:r w:rsidRPr="00DB25C4">
              <w:rPr>
                <w:rFonts w:eastAsia="Times New Roman" w:cstheme="minorHAnsi"/>
              </w:rPr>
              <w:t xml:space="preserve"> UPPS dan PPBM</w:t>
            </w:r>
          </w:p>
          <w:p w14:paraId="655E3746" w14:textId="77777777" w:rsidR="00EE2EA9" w:rsidRPr="00DB25C4" w:rsidRDefault="00EE2EA9" w:rsidP="00687314">
            <w:pPr>
              <w:autoSpaceDE w:val="0"/>
              <w:autoSpaceDN w:val="0"/>
              <w:adjustRightInd w:val="0"/>
              <w:spacing w:after="0" w:line="240" w:lineRule="auto"/>
              <w:rPr>
                <w:rFonts w:cstheme="minorHAnsi"/>
                <w:color w:val="000000"/>
              </w:rPr>
            </w:pPr>
          </w:p>
        </w:tc>
      </w:tr>
    </w:tbl>
    <w:p w14:paraId="1CFDD9F7" w14:textId="77777777" w:rsidR="00EE2EA9" w:rsidRPr="00DB25C4" w:rsidRDefault="00EE2EA9" w:rsidP="00687314">
      <w:pPr>
        <w:autoSpaceDE w:val="0"/>
        <w:autoSpaceDN w:val="0"/>
        <w:adjustRightInd w:val="0"/>
        <w:spacing w:after="0" w:line="240" w:lineRule="auto"/>
        <w:rPr>
          <w:rFonts w:cstheme="minorHAnsi"/>
          <w:color w:val="000000"/>
          <w:highlight w:val="yellow"/>
        </w:rPr>
      </w:pPr>
    </w:p>
    <w:p w14:paraId="519FAC0D" w14:textId="77777777" w:rsidR="00EE2EA9" w:rsidRPr="00DB25C4" w:rsidRDefault="00EE2EA9" w:rsidP="00687314">
      <w:pPr>
        <w:autoSpaceDE w:val="0"/>
        <w:autoSpaceDN w:val="0"/>
        <w:adjustRightInd w:val="0"/>
        <w:spacing w:after="0" w:line="240" w:lineRule="auto"/>
        <w:jc w:val="both"/>
        <w:rPr>
          <w:rFonts w:cstheme="minorHAnsi"/>
          <w:color w:val="000000"/>
          <w:highlight w:val="yellow"/>
        </w:rPr>
      </w:pPr>
    </w:p>
    <w:p w14:paraId="759847F6" w14:textId="77777777" w:rsidR="00EE2EA9" w:rsidRPr="00DB25C4" w:rsidRDefault="00EE2EA9" w:rsidP="00687314">
      <w:pPr>
        <w:autoSpaceDE w:val="0"/>
        <w:autoSpaceDN w:val="0"/>
        <w:adjustRightInd w:val="0"/>
        <w:spacing w:after="0" w:line="240" w:lineRule="auto"/>
        <w:rPr>
          <w:rFonts w:cstheme="minorHAnsi"/>
          <w:b/>
          <w:bCs/>
          <w:color w:val="000000"/>
        </w:rPr>
      </w:pPr>
      <w:r w:rsidRPr="00DB25C4">
        <w:rPr>
          <w:rFonts w:cstheme="minorHAnsi"/>
          <w:b/>
          <w:bCs/>
          <w:color w:val="000000"/>
        </w:rPr>
        <w:t xml:space="preserve">1.4 </w:t>
      </w:r>
      <w:proofErr w:type="spellStart"/>
      <w:r w:rsidRPr="00DB25C4">
        <w:rPr>
          <w:rFonts w:cstheme="minorHAnsi"/>
          <w:b/>
          <w:bCs/>
          <w:color w:val="000000"/>
        </w:rPr>
        <w:t>Tindak</w:t>
      </w:r>
      <w:proofErr w:type="spellEnd"/>
      <w:r w:rsidRPr="00DB25C4">
        <w:rPr>
          <w:rFonts w:cstheme="minorHAnsi"/>
          <w:b/>
          <w:bCs/>
          <w:color w:val="000000"/>
        </w:rPr>
        <w:t xml:space="preserve"> </w:t>
      </w:r>
      <w:proofErr w:type="spellStart"/>
      <w:r w:rsidRPr="00DB25C4">
        <w:rPr>
          <w:rFonts w:cstheme="minorHAnsi"/>
          <w:b/>
          <w:bCs/>
          <w:color w:val="000000"/>
        </w:rPr>
        <w:t>Lanjut</w:t>
      </w:r>
      <w:proofErr w:type="spellEnd"/>
      <w:r w:rsidRPr="00DB25C4">
        <w:rPr>
          <w:rFonts w:cstheme="minorHAnsi"/>
          <w:b/>
          <w:bCs/>
          <w:color w:val="000000"/>
        </w:rPr>
        <w:t xml:space="preserve"> </w:t>
      </w:r>
    </w:p>
    <w:p w14:paraId="6E0D8F04" w14:textId="77777777" w:rsidR="00EE2EA9" w:rsidRPr="00DB25C4" w:rsidRDefault="00EE2EA9" w:rsidP="00687314">
      <w:pPr>
        <w:autoSpaceDE w:val="0"/>
        <w:autoSpaceDN w:val="0"/>
        <w:adjustRightInd w:val="0"/>
        <w:spacing w:after="0" w:line="240" w:lineRule="auto"/>
        <w:rPr>
          <w:rFonts w:cstheme="minorHAnsi"/>
          <w:color w:val="000000"/>
        </w:rPr>
      </w:pPr>
      <w:proofErr w:type="spellStart"/>
      <w:r w:rsidRPr="00DB25C4">
        <w:rPr>
          <w:rFonts w:cstheme="minorHAnsi"/>
          <w:color w:val="000000"/>
        </w:rPr>
        <w:t>Berdasarkan</w:t>
      </w:r>
      <w:proofErr w:type="spellEnd"/>
      <w:r w:rsidRPr="00DB25C4">
        <w:rPr>
          <w:rFonts w:cstheme="minorHAnsi"/>
          <w:color w:val="000000"/>
        </w:rPr>
        <w:t xml:space="preserve"> </w:t>
      </w:r>
      <w:proofErr w:type="spellStart"/>
      <w:r w:rsidRPr="00DB25C4">
        <w:rPr>
          <w:rFonts w:cstheme="minorHAnsi"/>
          <w:color w:val="000000"/>
        </w:rPr>
        <w:t>hasil</w:t>
      </w:r>
      <w:proofErr w:type="spellEnd"/>
      <w:r w:rsidRPr="00DB25C4">
        <w:rPr>
          <w:rFonts w:cstheme="minorHAnsi"/>
          <w:color w:val="000000"/>
        </w:rPr>
        <w:t xml:space="preserve"> </w:t>
      </w:r>
      <w:proofErr w:type="spellStart"/>
      <w:r w:rsidRPr="00DB25C4">
        <w:rPr>
          <w:rFonts w:cstheme="minorHAnsi"/>
          <w:color w:val="000000"/>
        </w:rPr>
        <w:t>evaluasi</w:t>
      </w:r>
      <w:proofErr w:type="spellEnd"/>
      <w:r w:rsidRPr="00DB25C4">
        <w:rPr>
          <w:rFonts w:cstheme="minorHAnsi"/>
          <w:color w:val="000000"/>
        </w:rPr>
        <w:t xml:space="preserve"> </w:t>
      </w:r>
      <w:proofErr w:type="spellStart"/>
      <w:r w:rsidRPr="00DB25C4">
        <w:rPr>
          <w:rFonts w:cstheme="minorHAnsi"/>
          <w:color w:val="000000"/>
        </w:rPr>
        <w:t>sebagaimana</w:t>
      </w:r>
      <w:proofErr w:type="spellEnd"/>
      <w:r w:rsidRPr="00DB25C4">
        <w:rPr>
          <w:rFonts w:cstheme="minorHAnsi"/>
          <w:color w:val="000000"/>
        </w:rPr>
        <w:t xml:space="preserve"> </w:t>
      </w:r>
      <w:proofErr w:type="spellStart"/>
      <w:r w:rsidRPr="00DB25C4">
        <w:rPr>
          <w:rFonts w:cstheme="minorHAnsi"/>
          <w:color w:val="000000"/>
        </w:rPr>
        <w:t>tertuang</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butir</w:t>
      </w:r>
      <w:proofErr w:type="spellEnd"/>
      <w:r w:rsidRPr="00DB25C4">
        <w:rPr>
          <w:rFonts w:cstheme="minorHAnsi"/>
          <w:color w:val="000000"/>
        </w:rPr>
        <w:t xml:space="preserve"> 2.2.3, </w:t>
      </w:r>
      <w:proofErr w:type="spellStart"/>
      <w:r w:rsidRPr="00DB25C4">
        <w:rPr>
          <w:rFonts w:cstheme="minorHAnsi"/>
          <w:color w:val="000000"/>
        </w:rPr>
        <w:t>jelaskan</w:t>
      </w:r>
      <w:proofErr w:type="spellEnd"/>
      <w:r w:rsidRPr="00DB25C4">
        <w:rPr>
          <w:rFonts w:cstheme="minorHAnsi"/>
          <w:color w:val="000000"/>
        </w:rPr>
        <w:t xml:space="preserve"> </w:t>
      </w:r>
      <w:proofErr w:type="spellStart"/>
      <w:r w:rsidRPr="00DB25C4">
        <w:rPr>
          <w:rFonts w:cstheme="minorHAnsi"/>
          <w:color w:val="000000"/>
        </w:rPr>
        <w:t>tindak</w:t>
      </w:r>
      <w:proofErr w:type="spellEnd"/>
      <w:r w:rsidRPr="00DB25C4">
        <w:rPr>
          <w:rFonts w:cstheme="minorHAnsi"/>
          <w:color w:val="000000"/>
        </w:rPr>
        <w:t xml:space="preserve"> </w:t>
      </w:r>
      <w:proofErr w:type="spellStart"/>
      <w:r w:rsidRPr="00DB25C4">
        <w:rPr>
          <w:rFonts w:cstheme="minorHAnsi"/>
          <w:color w:val="000000"/>
        </w:rPr>
        <w:t>lanjut</w:t>
      </w:r>
      <w:proofErr w:type="spellEnd"/>
      <w:r w:rsidRPr="00DB25C4">
        <w:rPr>
          <w:rFonts w:cstheme="minorHAnsi"/>
          <w:color w:val="000000"/>
        </w:rPr>
        <w:t xml:space="preserve"> yang </w:t>
      </w:r>
      <w:proofErr w:type="spellStart"/>
      <w:r w:rsidRPr="00DB25C4">
        <w:rPr>
          <w:rFonts w:cstheme="minorHAnsi"/>
          <w:color w:val="000000"/>
        </w:rPr>
        <w:t>telah</w:t>
      </w:r>
      <w:proofErr w:type="spellEnd"/>
      <w:r w:rsidRPr="00DB25C4">
        <w:rPr>
          <w:rFonts w:cstheme="minorHAnsi"/>
          <w:color w:val="000000"/>
        </w:rPr>
        <w:t xml:space="preserve"> </w:t>
      </w:r>
      <w:proofErr w:type="spellStart"/>
      <w:r w:rsidRPr="00DB25C4">
        <w:rPr>
          <w:rFonts w:cstheme="minorHAnsi"/>
          <w:color w:val="000000"/>
        </w:rPr>
        <w:t>diambil</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meningkatkan</w:t>
      </w:r>
      <w:proofErr w:type="spellEnd"/>
      <w:r w:rsidRPr="00DB25C4">
        <w:rPr>
          <w:rFonts w:cstheme="minorHAnsi"/>
          <w:color w:val="000000"/>
        </w:rPr>
        <w:t xml:space="preserve"> </w:t>
      </w:r>
      <w:proofErr w:type="spellStart"/>
      <w:r w:rsidRPr="00DB25C4">
        <w:rPr>
          <w:rFonts w:cstheme="minorHAnsi"/>
          <w:color w:val="000000"/>
        </w:rPr>
        <w:t>jumlah</w:t>
      </w:r>
      <w:proofErr w:type="spellEnd"/>
      <w:r w:rsidRPr="00DB25C4">
        <w:rPr>
          <w:rFonts w:cstheme="minorHAnsi"/>
          <w:color w:val="000000"/>
        </w:rPr>
        <w:t xml:space="preserve"> dan </w:t>
      </w:r>
      <w:proofErr w:type="spellStart"/>
      <w:r w:rsidRPr="00DB25C4">
        <w:rPr>
          <w:rFonts w:cstheme="minorHAnsi"/>
          <w:color w:val="000000"/>
        </w:rPr>
        <w:t>kualitas</w:t>
      </w:r>
      <w:proofErr w:type="spellEnd"/>
      <w:r w:rsidRPr="00DB25C4">
        <w:rPr>
          <w:rFonts w:cstheme="minorHAnsi"/>
          <w:color w:val="000000"/>
        </w:rPr>
        <w:t xml:space="preserve"> </w:t>
      </w:r>
      <w:proofErr w:type="spellStart"/>
      <w:r w:rsidRPr="00DB25C4">
        <w:rPr>
          <w:rFonts w:cstheme="minorHAnsi"/>
          <w:color w:val="000000"/>
        </w:rPr>
        <w:t>kerja</w:t>
      </w:r>
      <w:proofErr w:type="spellEnd"/>
      <w:r w:rsidRPr="00DB25C4">
        <w:rPr>
          <w:rFonts w:cstheme="minorHAnsi"/>
          <w:color w:val="000000"/>
        </w:rPr>
        <w:t xml:space="preserve"> </w:t>
      </w:r>
      <w:proofErr w:type="spellStart"/>
      <w:r w:rsidRPr="00DB25C4">
        <w:rPr>
          <w:rFonts w:cstheme="minorHAnsi"/>
          <w:color w:val="000000"/>
        </w:rPr>
        <w:t>sama</w:t>
      </w:r>
      <w:proofErr w:type="spellEnd"/>
      <w:r w:rsidRPr="00DB25C4">
        <w:rPr>
          <w:rFonts w:cstheme="minorHAnsi"/>
          <w:color w:val="000000"/>
        </w:rPr>
        <w:t xml:space="preserve"> di FBS.</w:t>
      </w:r>
    </w:p>
    <w:p w14:paraId="193486F7" w14:textId="77777777" w:rsidR="00EE2EA9" w:rsidRPr="00DB25C4" w:rsidRDefault="00EE2EA9" w:rsidP="00687314">
      <w:pPr>
        <w:autoSpaceDE w:val="0"/>
        <w:autoSpaceDN w:val="0"/>
        <w:adjustRightInd w:val="0"/>
        <w:spacing w:after="0" w:line="240" w:lineRule="auto"/>
        <w:jc w:val="center"/>
        <w:rPr>
          <w:rFonts w:cstheme="minorHAnsi"/>
          <w:b/>
          <w:color w:val="000000"/>
        </w:rPr>
      </w:pPr>
    </w:p>
    <w:tbl>
      <w:tblPr>
        <w:tblW w:w="9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6255"/>
      </w:tblGrid>
      <w:tr w:rsidR="00EE2EA9" w:rsidRPr="00DB25C4" w14:paraId="242DD55D" w14:textId="77777777" w:rsidTr="00DB25C4">
        <w:trPr>
          <w:trHeight w:val="300"/>
        </w:trPr>
        <w:tc>
          <w:tcPr>
            <w:tcW w:w="3116" w:type="dxa"/>
          </w:tcPr>
          <w:p w14:paraId="0F2A649C" w14:textId="77777777" w:rsidR="00EE2EA9" w:rsidRPr="00DB25C4" w:rsidRDefault="00EE2EA9" w:rsidP="00687314">
            <w:pPr>
              <w:autoSpaceDE w:val="0"/>
              <w:autoSpaceDN w:val="0"/>
              <w:adjustRightInd w:val="0"/>
              <w:spacing w:after="0" w:line="240" w:lineRule="auto"/>
              <w:jc w:val="center"/>
              <w:rPr>
                <w:rFonts w:cstheme="minorHAnsi"/>
                <w:b/>
                <w:color w:val="000000"/>
              </w:rPr>
            </w:pPr>
            <w:r w:rsidRPr="00DB25C4">
              <w:rPr>
                <w:rFonts w:cstheme="minorHAnsi"/>
                <w:b/>
                <w:color w:val="000000"/>
              </w:rPr>
              <w:t xml:space="preserve">Strategi </w:t>
            </w:r>
            <w:proofErr w:type="spellStart"/>
            <w:r w:rsidRPr="00DB25C4">
              <w:rPr>
                <w:rFonts w:cstheme="minorHAnsi"/>
                <w:b/>
                <w:color w:val="000000"/>
              </w:rPr>
              <w:t>tindak</w:t>
            </w:r>
            <w:proofErr w:type="spellEnd"/>
            <w:r w:rsidRPr="00DB25C4">
              <w:rPr>
                <w:rFonts w:cstheme="minorHAnsi"/>
                <w:b/>
                <w:color w:val="000000"/>
              </w:rPr>
              <w:t xml:space="preserve"> </w:t>
            </w:r>
            <w:proofErr w:type="spellStart"/>
            <w:r w:rsidRPr="00DB25C4">
              <w:rPr>
                <w:rFonts w:cstheme="minorHAnsi"/>
                <w:b/>
                <w:color w:val="000000"/>
              </w:rPr>
              <w:t>lanjut</w:t>
            </w:r>
            <w:proofErr w:type="spellEnd"/>
          </w:p>
        </w:tc>
        <w:tc>
          <w:tcPr>
            <w:tcW w:w="6255" w:type="dxa"/>
          </w:tcPr>
          <w:p w14:paraId="686274F5" w14:textId="77777777" w:rsidR="00EE2EA9" w:rsidRPr="00DB25C4" w:rsidRDefault="00EE2EA9" w:rsidP="00687314">
            <w:pPr>
              <w:autoSpaceDE w:val="0"/>
              <w:autoSpaceDN w:val="0"/>
              <w:adjustRightInd w:val="0"/>
              <w:spacing w:after="0" w:line="240" w:lineRule="auto"/>
              <w:jc w:val="center"/>
              <w:rPr>
                <w:rFonts w:cstheme="minorHAnsi"/>
                <w:b/>
                <w:color w:val="000000"/>
              </w:rPr>
            </w:pPr>
            <w:proofErr w:type="spellStart"/>
            <w:r w:rsidRPr="00DB25C4">
              <w:rPr>
                <w:rFonts w:cstheme="minorHAnsi"/>
                <w:b/>
                <w:color w:val="000000"/>
              </w:rPr>
              <w:t>Upaya</w:t>
            </w:r>
            <w:proofErr w:type="spellEnd"/>
            <w:r w:rsidRPr="00DB25C4">
              <w:rPr>
                <w:rFonts w:cstheme="minorHAnsi"/>
                <w:b/>
                <w:color w:val="000000"/>
              </w:rPr>
              <w:t xml:space="preserve"> </w:t>
            </w:r>
            <w:proofErr w:type="spellStart"/>
            <w:r w:rsidRPr="00DB25C4">
              <w:rPr>
                <w:rFonts w:cstheme="minorHAnsi"/>
                <w:b/>
                <w:color w:val="000000"/>
              </w:rPr>
              <w:t>tindak</w:t>
            </w:r>
            <w:proofErr w:type="spellEnd"/>
            <w:r w:rsidRPr="00DB25C4">
              <w:rPr>
                <w:rFonts w:cstheme="minorHAnsi"/>
                <w:b/>
                <w:color w:val="000000"/>
              </w:rPr>
              <w:t xml:space="preserve"> </w:t>
            </w:r>
            <w:proofErr w:type="spellStart"/>
            <w:r w:rsidRPr="00DB25C4">
              <w:rPr>
                <w:rFonts w:cstheme="minorHAnsi"/>
                <w:b/>
                <w:color w:val="000000"/>
              </w:rPr>
              <w:t>lanjut</w:t>
            </w:r>
            <w:proofErr w:type="spellEnd"/>
          </w:p>
        </w:tc>
      </w:tr>
      <w:tr w:rsidR="00EE2EA9" w:rsidRPr="00DB25C4" w14:paraId="1114F930" w14:textId="77777777" w:rsidTr="00DB25C4">
        <w:trPr>
          <w:trHeight w:val="300"/>
        </w:trPr>
        <w:tc>
          <w:tcPr>
            <w:tcW w:w="3116" w:type="dxa"/>
          </w:tcPr>
          <w:p w14:paraId="0D5F1C04" w14:textId="77777777" w:rsidR="00EE2EA9" w:rsidRPr="00DB25C4" w:rsidRDefault="00EE2EA9" w:rsidP="00687314">
            <w:pPr>
              <w:autoSpaceDE w:val="0"/>
              <w:autoSpaceDN w:val="0"/>
              <w:adjustRightInd w:val="0"/>
              <w:spacing w:after="0" w:line="240" w:lineRule="auto"/>
              <w:rPr>
                <w:rFonts w:cstheme="minorHAnsi"/>
              </w:rPr>
            </w:pPr>
            <w:r w:rsidRPr="00DB25C4">
              <w:rPr>
                <w:rFonts w:cstheme="minorHAnsi"/>
                <w:color w:val="000000"/>
              </w:rPr>
              <w:t xml:space="preserve"> </w:t>
            </w:r>
            <w:proofErr w:type="spellStart"/>
            <w:r w:rsidRPr="00DB25C4">
              <w:rPr>
                <w:rFonts w:cstheme="minorHAnsi"/>
                <w:color w:val="000000"/>
              </w:rPr>
              <w:t>Meningkatkan</w:t>
            </w:r>
            <w:proofErr w:type="spellEnd"/>
            <w:r w:rsidRPr="00DB25C4">
              <w:rPr>
                <w:rFonts w:cstheme="minorHAnsi"/>
                <w:color w:val="000000"/>
              </w:rPr>
              <w:t xml:space="preserve"> </w:t>
            </w:r>
            <w:proofErr w:type="spellStart"/>
            <w:r w:rsidRPr="00DB25C4">
              <w:rPr>
                <w:rFonts w:cstheme="minorHAnsi"/>
                <w:color w:val="000000"/>
              </w:rPr>
              <w:t>pemahaman</w:t>
            </w:r>
            <w:proofErr w:type="spellEnd"/>
            <w:r w:rsidRPr="00DB25C4">
              <w:rPr>
                <w:rFonts w:cstheme="minorHAnsi"/>
                <w:color w:val="000000"/>
              </w:rPr>
              <w:t xml:space="preserve"> dan </w:t>
            </w:r>
            <w:proofErr w:type="spellStart"/>
            <w:r w:rsidRPr="00DB25C4">
              <w:rPr>
                <w:rFonts w:cstheme="minorHAnsi"/>
                <w:color w:val="000000"/>
              </w:rPr>
              <w:t>penjelasan</w:t>
            </w:r>
            <w:proofErr w:type="spellEnd"/>
            <w:r w:rsidRPr="00DB25C4">
              <w:rPr>
                <w:rFonts w:cstheme="minorHAnsi"/>
                <w:color w:val="000000"/>
              </w:rPr>
              <w:t xml:space="preserve"> </w:t>
            </w:r>
            <w:proofErr w:type="spellStart"/>
            <w:r w:rsidRPr="00DB25C4">
              <w:rPr>
                <w:rFonts w:cstheme="minorHAnsi"/>
                <w:color w:val="000000"/>
              </w:rPr>
              <w:t>kebijakan</w:t>
            </w:r>
            <w:proofErr w:type="spellEnd"/>
            <w:r w:rsidRPr="00DB25C4">
              <w:rPr>
                <w:rFonts w:cstheme="minorHAnsi"/>
                <w:color w:val="000000"/>
              </w:rPr>
              <w:t xml:space="preserve"> </w:t>
            </w:r>
            <w:proofErr w:type="spellStart"/>
            <w:r w:rsidRPr="00DB25C4">
              <w:rPr>
                <w:rFonts w:cstheme="minorHAnsi"/>
                <w:color w:val="000000"/>
              </w:rPr>
              <w:t>kerjasama</w:t>
            </w:r>
            <w:proofErr w:type="spellEnd"/>
          </w:p>
        </w:tc>
        <w:tc>
          <w:tcPr>
            <w:tcW w:w="6255" w:type="dxa"/>
          </w:tcPr>
          <w:p w14:paraId="14C28705" w14:textId="77777777" w:rsidR="00EE2EA9" w:rsidRPr="00DB25C4" w:rsidRDefault="00EE2EA9" w:rsidP="00687314">
            <w:pPr>
              <w:autoSpaceDE w:val="0"/>
              <w:autoSpaceDN w:val="0"/>
              <w:adjustRightInd w:val="0"/>
              <w:spacing w:after="0" w:line="240" w:lineRule="auto"/>
              <w:rPr>
                <w:rFonts w:cstheme="minorHAnsi"/>
                <w:color w:val="000000"/>
              </w:rPr>
            </w:pPr>
            <w:proofErr w:type="spellStart"/>
            <w:r w:rsidRPr="00DB25C4">
              <w:rPr>
                <w:rFonts w:cstheme="minorHAnsi"/>
                <w:color w:val="000000"/>
              </w:rPr>
              <w:t>Meskipun</w:t>
            </w:r>
            <w:proofErr w:type="spellEnd"/>
            <w:r w:rsidRPr="00DB25C4">
              <w:rPr>
                <w:rFonts w:cstheme="minorHAnsi"/>
                <w:color w:val="000000"/>
              </w:rPr>
              <w:t xml:space="preserve"> </w:t>
            </w:r>
            <w:proofErr w:type="spellStart"/>
            <w:r w:rsidRPr="00DB25C4">
              <w:rPr>
                <w:rFonts w:cstheme="minorHAnsi"/>
                <w:color w:val="000000"/>
              </w:rPr>
              <w:t>mayoritas</w:t>
            </w:r>
            <w:proofErr w:type="spellEnd"/>
            <w:r w:rsidRPr="00DB25C4">
              <w:rPr>
                <w:rFonts w:cstheme="minorHAnsi"/>
                <w:color w:val="000000"/>
              </w:rPr>
              <w:t xml:space="preserve"> civitas </w:t>
            </w:r>
            <w:proofErr w:type="spellStart"/>
            <w:r w:rsidRPr="00DB25C4">
              <w:rPr>
                <w:rFonts w:cstheme="minorHAnsi"/>
                <w:color w:val="000000"/>
              </w:rPr>
              <w:t>akademika</w:t>
            </w:r>
            <w:proofErr w:type="spellEnd"/>
            <w:r w:rsidRPr="00DB25C4">
              <w:rPr>
                <w:rFonts w:cstheme="minorHAnsi"/>
                <w:color w:val="000000"/>
              </w:rPr>
              <w:t xml:space="preserve"> </w:t>
            </w:r>
            <w:proofErr w:type="spellStart"/>
            <w:r w:rsidRPr="00DB25C4">
              <w:rPr>
                <w:rFonts w:cstheme="minorHAnsi"/>
                <w:color w:val="000000"/>
              </w:rPr>
              <w:t>sudah</w:t>
            </w:r>
            <w:proofErr w:type="spellEnd"/>
            <w:r w:rsidRPr="00DB25C4">
              <w:rPr>
                <w:rFonts w:cstheme="minorHAnsi"/>
                <w:color w:val="000000"/>
              </w:rPr>
              <w:t xml:space="preserve"> </w:t>
            </w:r>
            <w:proofErr w:type="spellStart"/>
            <w:r w:rsidRPr="00DB25C4">
              <w:rPr>
                <w:rFonts w:cstheme="minorHAnsi"/>
                <w:color w:val="000000"/>
              </w:rPr>
              <w:t>memahami</w:t>
            </w:r>
            <w:proofErr w:type="spellEnd"/>
            <w:r w:rsidRPr="00DB25C4">
              <w:rPr>
                <w:rFonts w:cstheme="minorHAnsi"/>
                <w:color w:val="000000"/>
              </w:rPr>
              <w:t xml:space="preserve"> </w:t>
            </w:r>
            <w:proofErr w:type="spellStart"/>
            <w:r w:rsidRPr="00DB25C4">
              <w:rPr>
                <w:rFonts w:cstheme="minorHAnsi"/>
                <w:color w:val="000000"/>
              </w:rPr>
              <w:t>kebijakan</w:t>
            </w:r>
            <w:proofErr w:type="spellEnd"/>
            <w:r w:rsidRPr="00DB25C4">
              <w:rPr>
                <w:rFonts w:cstheme="minorHAnsi"/>
                <w:color w:val="000000"/>
              </w:rPr>
              <w:t xml:space="preserve"> </w:t>
            </w:r>
            <w:proofErr w:type="spellStart"/>
            <w:r w:rsidRPr="00DB25C4">
              <w:rPr>
                <w:rFonts w:cstheme="minorHAnsi"/>
                <w:color w:val="000000"/>
              </w:rPr>
              <w:t>kerjasama</w:t>
            </w:r>
            <w:proofErr w:type="spellEnd"/>
            <w:r w:rsidRPr="00DB25C4">
              <w:rPr>
                <w:rFonts w:cstheme="minorHAnsi"/>
                <w:color w:val="000000"/>
              </w:rPr>
              <w:t xml:space="preserve">, </w:t>
            </w:r>
            <w:proofErr w:type="spellStart"/>
            <w:r w:rsidRPr="00DB25C4">
              <w:rPr>
                <w:rFonts w:cstheme="minorHAnsi"/>
                <w:color w:val="000000"/>
              </w:rPr>
              <w:t>masih</w:t>
            </w:r>
            <w:proofErr w:type="spellEnd"/>
            <w:r w:rsidRPr="00DB25C4">
              <w:rPr>
                <w:rFonts w:cstheme="minorHAnsi"/>
                <w:color w:val="000000"/>
              </w:rPr>
              <w:t xml:space="preserve"> </w:t>
            </w:r>
            <w:proofErr w:type="spellStart"/>
            <w:r w:rsidRPr="00DB25C4">
              <w:rPr>
                <w:rFonts w:cstheme="minorHAnsi"/>
                <w:color w:val="000000"/>
              </w:rPr>
              <w:t>ada</w:t>
            </w:r>
            <w:proofErr w:type="spellEnd"/>
            <w:r w:rsidRPr="00DB25C4">
              <w:rPr>
                <w:rFonts w:cstheme="minorHAnsi"/>
                <w:color w:val="000000"/>
              </w:rPr>
              <w:t xml:space="preserve"> </w:t>
            </w:r>
            <w:proofErr w:type="spellStart"/>
            <w:r w:rsidRPr="00DB25C4">
              <w:rPr>
                <w:rFonts w:cstheme="minorHAnsi"/>
                <w:color w:val="000000"/>
              </w:rPr>
              <w:t>sebagian</w:t>
            </w:r>
            <w:proofErr w:type="spellEnd"/>
            <w:r w:rsidRPr="00DB25C4">
              <w:rPr>
                <w:rFonts w:cstheme="minorHAnsi"/>
                <w:color w:val="000000"/>
              </w:rPr>
              <w:t xml:space="preserve"> </w:t>
            </w:r>
            <w:proofErr w:type="spellStart"/>
            <w:r w:rsidRPr="00DB25C4">
              <w:rPr>
                <w:rFonts w:cstheme="minorHAnsi"/>
                <w:color w:val="000000"/>
              </w:rPr>
              <w:t>kecil</w:t>
            </w:r>
            <w:proofErr w:type="spellEnd"/>
            <w:r w:rsidRPr="00DB25C4">
              <w:rPr>
                <w:rFonts w:cstheme="minorHAnsi"/>
                <w:color w:val="000000"/>
              </w:rPr>
              <w:t xml:space="preserve"> yang </w:t>
            </w:r>
            <w:proofErr w:type="spellStart"/>
            <w:r w:rsidRPr="00DB25C4">
              <w:rPr>
                <w:rFonts w:cstheme="minorHAnsi"/>
                <w:color w:val="000000"/>
              </w:rPr>
              <w:t>mungkin</w:t>
            </w:r>
            <w:proofErr w:type="spellEnd"/>
            <w:r w:rsidRPr="00DB25C4">
              <w:rPr>
                <w:rFonts w:cstheme="minorHAnsi"/>
                <w:color w:val="000000"/>
              </w:rPr>
              <w:t xml:space="preserve"> </w:t>
            </w:r>
            <w:proofErr w:type="spellStart"/>
            <w:r w:rsidRPr="00DB25C4">
              <w:rPr>
                <w:rFonts w:cstheme="minorHAnsi"/>
                <w:color w:val="000000"/>
              </w:rPr>
              <w:t>tidak</w:t>
            </w:r>
            <w:proofErr w:type="spellEnd"/>
            <w:r w:rsidRPr="00DB25C4">
              <w:rPr>
                <w:rFonts w:cstheme="minorHAnsi"/>
                <w:color w:val="000000"/>
              </w:rPr>
              <w:t xml:space="preserve"> </w:t>
            </w:r>
            <w:proofErr w:type="spellStart"/>
            <w:r w:rsidRPr="00DB25C4">
              <w:rPr>
                <w:rFonts w:cstheme="minorHAnsi"/>
                <w:color w:val="000000"/>
              </w:rPr>
              <w:t>sepenuhnya</w:t>
            </w:r>
            <w:proofErr w:type="spellEnd"/>
            <w:r w:rsidRPr="00DB25C4">
              <w:rPr>
                <w:rFonts w:cstheme="minorHAnsi"/>
                <w:color w:val="000000"/>
              </w:rPr>
              <w:t xml:space="preserve"> </w:t>
            </w:r>
            <w:proofErr w:type="spellStart"/>
            <w:r w:rsidRPr="00DB25C4">
              <w:rPr>
                <w:rFonts w:cstheme="minorHAnsi"/>
                <w:color w:val="000000"/>
              </w:rPr>
              <w:t>memahami</w:t>
            </w:r>
            <w:proofErr w:type="spellEnd"/>
            <w:r w:rsidRPr="00DB25C4">
              <w:rPr>
                <w:rFonts w:cstheme="minorHAnsi"/>
                <w:color w:val="000000"/>
              </w:rPr>
              <w:t xml:space="preserve"> </w:t>
            </w:r>
            <w:proofErr w:type="spellStart"/>
            <w:r w:rsidRPr="00DB25C4">
              <w:rPr>
                <w:rFonts w:cstheme="minorHAnsi"/>
                <w:color w:val="000000"/>
              </w:rPr>
              <w:t>atau</w:t>
            </w:r>
            <w:proofErr w:type="spellEnd"/>
            <w:r w:rsidRPr="00DB25C4">
              <w:rPr>
                <w:rFonts w:cstheme="minorHAnsi"/>
                <w:color w:val="000000"/>
              </w:rPr>
              <w:t xml:space="preserve"> </w:t>
            </w:r>
            <w:proofErr w:type="spellStart"/>
            <w:r w:rsidRPr="00DB25C4">
              <w:rPr>
                <w:rFonts w:cstheme="minorHAnsi"/>
                <w:color w:val="000000"/>
              </w:rPr>
              <w:t>bahkan</w:t>
            </w:r>
            <w:proofErr w:type="spellEnd"/>
            <w:r w:rsidRPr="00DB25C4">
              <w:rPr>
                <w:rFonts w:cstheme="minorHAnsi"/>
                <w:color w:val="000000"/>
              </w:rPr>
              <w:t xml:space="preserve"> </w:t>
            </w:r>
            <w:proofErr w:type="spellStart"/>
            <w:r w:rsidRPr="00DB25C4">
              <w:rPr>
                <w:rFonts w:cstheme="minorHAnsi"/>
                <w:color w:val="000000"/>
              </w:rPr>
              <w:t>tidak</w:t>
            </w:r>
            <w:proofErr w:type="spellEnd"/>
            <w:r w:rsidRPr="00DB25C4">
              <w:rPr>
                <w:rFonts w:cstheme="minorHAnsi"/>
                <w:color w:val="000000"/>
              </w:rPr>
              <w:t xml:space="preserve"> </w:t>
            </w:r>
            <w:proofErr w:type="spellStart"/>
            <w:r w:rsidRPr="00DB25C4">
              <w:rPr>
                <w:rFonts w:cstheme="minorHAnsi"/>
                <w:color w:val="000000"/>
              </w:rPr>
              <w:t>memahami</w:t>
            </w:r>
            <w:proofErr w:type="spellEnd"/>
            <w:r w:rsidRPr="00DB25C4">
              <w:rPr>
                <w:rFonts w:cstheme="minorHAnsi"/>
                <w:color w:val="000000"/>
              </w:rPr>
              <w:t xml:space="preserve"> </w:t>
            </w:r>
            <w:proofErr w:type="spellStart"/>
            <w:r w:rsidRPr="00DB25C4">
              <w:rPr>
                <w:rFonts w:cstheme="minorHAnsi"/>
                <w:color w:val="000000"/>
              </w:rPr>
              <w:t>sama</w:t>
            </w:r>
            <w:proofErr w:type="spellEnd"/>
            <w:r w:rsidRPr="00DB25C4">
              <w:rPr>
                <w:rFonts w:cstheme="minorHAnsi"/>
                <w:color w:val="000000"/>
              </w:rPr>
              <w:t xml:space="preserve"> </w:t>
            </w:r>
            <w:proofErr w:type="spellStart"/>
            <w:r w:rsidRPr="00DB25C4">
              <w:rPr>
                <w:rFonts w:cstheme="minorHAnsi"/>
                <w:color w:val="000000"/>
              </w:rPr>
              <w:t>sekali</w:t>
            </w:r>
            <w:proofErr w:type="spellEnd"/>
            <w:r w:rsidRPr="00DB25C4">
              <w:rPr>
                <w:rFonts w:cstheme="minorHAnsi"/>
                <w:color w:val="000000"/>
              </w:rPr>
              <w:t xml:space="preserve"> </w:t>
            </w:r>
            <w:proofErr w:type="spellStart"/>
            <w:r w:rsidRPr="00DB25C4">
              <w:rPr>
                <w:rFonts w:cstheme="minorHAnsi"/>
                <w:color w:val="000000"/>
              </w:rPr>
              <w:t>kebijakan</w:t>
            </w:r>
            <w:proofErr w:type="spellEnd"/>
            <w:r w:rsidRPr="00DB25C4">
              <w:rPr>
                <w:rFonts w:cstheme="minorHAnsi"/>
                <w:color w:val="000000"/>
              </w:rPr>
              <w:t xml:space="preserve"> </w:t>
            </w:r>
            <w:proofErr w:type="spellStart"/>
            <w:r w:rsidRPr="00DB25C4">
              <w:rPr>
                <w:rFonts w:cstheme="minorHAnsi"/>
                <w:color w:val="000000"/>
              </w:rPr>
              <w:t>tersebut</w:t>
            </w:r>
            <w:proofErr w:type="spellEnd"/>
            <w:r w:rsidRPr="00DB25C4">
              <w:rPr>
                <w:rFonts w:cstheme="minorHAnsi"/>
                <w:color w:val="000000"/>
              </w:rPr>
              <w:t xml:space="preserve">. Oleh </w:t>
            </w:r>
            <w:proofErr w:type="spellStart"/>
            <w:r w:rsidRPr="00DB25C4">
              <w:rPr>
                <w:rFonts w:cstheme="minorHAnsi"/>
                <w:color w:val="000000"/>
              </w:rPr>
              <w:t>karena</w:t>
            </w:r>
            <w:proofErr w:type="spellEnd"/>
            <w:r w:rsidRPr="00DB25C4">
              <w:rPr>
                <w:rFonts w:cstheme="minorHAnsi"/>
                <w:color w:val="000000"/>
              </w:rPr>
              <w:t xml:space="preserve"> </w:t>
            </w:r>
            <w:proofErr w:type="spellStart"/>
            <w:r w:rsidRPr="00DB25C4">
              <w:rPr>
                <w:rFonts w:cstheme="minorHAnsi"/>
                <w:color w:val="000000"/>
              </w:rPr>
              <w:t>itu</w:t>
            </w:r>
            <w:proofErr w:type="spellEnd"/>
            <w:r w:rsidRPr="00DB25C4">
              <w:rPr>
                <w:rFonts w:cstheme="minorHAnsi"/>
                <w:color w:val="000000"/>
              </w:rPr>
              <w:t xml:space="preserve">, </w:t>
            </w:r>
            <w:proofErr w:type="spellStart"/>
            <w:r w:rsidRPr="00DB25C4">
              <w:rPr>
                <w:rFonts w:cstheme="minorHAnsi"/>
                <w:color w:val="000000"/>
              </w:rPr>
              <w:t>perlu</w:t>
            </w:r>
            <w:proofErr w:type="spellEnd"/>
            <w:r w:rsidRPr="00DB25C4">
              <w:rPr>
                <w:rFonts w:cstheme="minorHAnsi"/>
                <w:color w:val="000000"/>
              </w:rPr>
              <w:t xml:space="preserve">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upaya</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meningkatkan</w:t>
            </w:r>
            <w:proofErr w:type="spellEnd"/>
            <w:r w:rsidRPr="00DB25C4">
              <w:rPr>
                <w:rFonts w:cstheme="minorHAnsi"/>
                <w:color w:val="000000"/>
              </w:rPr>
              <w:t xml:space="preserve"> </w:t>
            </w:r>
            <w:proofErr w:type="spellStart"/>
            <w:r w:rsidRPr="00DB25C4">
              <w:rPr>
                <w:rFonts w:cstheme="minorHAnsi"/>
                <w:color w:val="000000"/>
              </w:rPr>
              <w:t>pemahaman</w:t>
            </w:r>
            <w:proofErr w:type="spellEnd"/>
            <w:r w:rsidRPr="00DB25C4">
              <w:rPr>
                <w:rFonts w:cstheme="minorHAnsi"/>
                <w:color w:val="000000"/>
              </w:rPr>
              <w:t xml:space="preserve"> dan </w:t>
            </w:r>
            <w:proofErr w:type="spellStart"/>
            <w:r w:rsidRPr="00DB25C4">
              <w:rPr>
                <w:rFonts w:cstheme="minorHAnsi"/>
                <w:color w:val="000000"/>
              </w:rPr>
              <w:t>penjelasan</w:t>
            </w:r>
            <w:proofErr w:type="spellEnd"/>
            <w:r w:rsidRPr="00DB25C4">
              <w:rPr>
                <w:rFonts w:cstheme="minorHAnsi"/>
                <w:color w:val="000000"/>
              </w:rPr>
              <w:t xml:space="preserve"> </w:t>
            </w:r>
            <w:proofErr w:type="spellStart"/>
            <w:r w:rsidRPr="00DB25C4">
              <w:rPr>
                <w:rFonts w:cstheme="minorHAnsi"/>
                <w:color w:val="000000"/>
              </w:rPr>
              <w:t>kebijakan</w:t>
            </w:r>
            <w:proofErr w:type="spellEnd"/>
            <w:r w:rsidRPr="00DB25C4">
              <w:rPr>
                <w:rFonts w:cstheme="minorHAnsi"/>
                <w:color w:val="000000"/>
              </w:rPr>
              <w:t xml:space="preserve"> </w:t>
            </w:r>
            <w:proofErr w:type="spellStart"/>
            <w:r w:rsidRPr="00DB25C4">
              <w:rPr>
                <w:rFonts w:cstheme="minorHAnsi"/>
                <w:color w:val="000000"/>
              </w:rPr>
              <w:t>kerjasama</w:t>
            </w:r>
            <w:proofErr w:type="spellEnd"/>
            <w:r w:rsidRPr="00DB25C4">
              <w:rPr>
                <w:rFonts w:cstheme="minorHAnsi"/>
                <w:color w:val="000000"/>
              </w:rPr>
              <w:t xml:space="preserve"> </w:t>
            </w:r>
            <w:proofErr w:type="spellStart"/>
            <w:r w:rsidRPr="00DB25C4">
              <w:rPr>
                <w:rFonts w:cstheme="minorHAnsi"/>
                <w:color w:val="000000"/>
              </w:rPr>
              <w:t>kepada</w:t>
            </w:r>
            <w:proofErr w:type="spellEnd"/>
            <w:r w:rsidRPr="00DB25C4">
              <w:rPr>
                <w:rFonts w:cstheme="minorHAnsi"/>
                <w:color w:val="000000"/>
              </w:rPr>
              <w:t xml:space="preserve"> civitas </w:t>
            </w:r>
            <w:proofErr w:type="spellStart"/>
            <w:r w:rsidRPr="00DB25C4">
              <w:rPr>
                <w:rFonts w:cstheme="minorHAnsi"/>
                <w:color w:val="000000"/>
              </w:rPr>
              <w:t>akademika</w:t>
            </w:r>
            <w:proofErr w:type="spellEnd"/>
            <w:r w:rsidRPr="00DB25C4">
              <w:rPr>
                <w:rFonts w:cstheme="minorHAnsi"/>
                <w:color w:val="000000"/>
              </w:rPr>
              <w:t xml:space="preserve"> yang </w:t>
            </w:r>
            <w:proofErr w:type="spellStart"/>
            <w:r w:rsidRPr="00DB25C4">
              <w:rPr>
                <w:rFonts w:cstheme="minorHAnsi"/>
                <w:color w:val="000000"/>
              </w:rPr>
              <w:t>masih</w:t>
            </w:r>
            <w:proofErr w:type="spellEnd"/>
            <w:r w:rsidRPr="00DB25C4">
              <w:rPr>
                <w:rFonts w:cstheme="minorHAnsi"/>
                <w:color w:val="000000"/>
              </w:rPr>
              <w:t xml:space="preserve"> </w:t>
            </w:r>
            <w:proofErr w:type="spellStart"/>
            <w:r w:rsidRPr="00DB25C4">
              <w:rPr>
                <w:rFonts w:cstheme="minorHAnsi"/>
                <w:color w:val="000000"/>
              </w:rPr>
              <w:t>membutuhkan</w:t>
            </w:r>
            <w:proofErr w:type="spellEnd"/>
            <w:r w:rsidRPr="00DB25C4">
              <w:rPr>
                <w:rFonts w:cstheme="minorHAnsi"/>
                <w:color w:val="000000"/>
              </w:rPr>
              <w:t xml:space="preserve"> </w:t>
            </w:r>
            <w:proofErr w:type="spellStart"/>
            <w:r w:rsidRPr="00DB25C4">
              <w:rPr>
                <w:rFonts w:cstheme="minorHAnsi"/>
                <w:color w:val="000000"/>
              </w:rPr>
              <w:t>informasi</w:t>
            </w:r>
            <w:proofErr w:type="spellEnd"/>
            <w:r w:rsidRPr="00DB25C4">
              <w:rPr>
                <w:rFonts w:cstheme="minorHAnsi"/>
                <w:color w:val="000000"/>
              </w:rPr>
              <w:t xml:space="preserve"> </w:t>
            </w:r>
            <w:proofErr w:type="spellStart"/>
            <w:r w:rsidRPr="00DB25C4">
              <w:rPr>
                <w:rFonts w:cstheme="minorHAnsi"/>
                <w:color w:val="000000"/>
              </w:rPr>
              <w:t>lebih</w:t>
            </w:r>
            <w:proofErr w:type="spellEnd"/>
            <w:r w:rsidRPr="00DB25C4">
              <w:rPr>
                <w:rFonts w:cstheme="minorHAnsi"/>
                <w:color w:val="000000"/>
              </w:rPr>
              <w:t xml:space="preserve"> </w:t>
            </w:r>
            <w:proofErr w:type="spellStart"/>
            <w:r w:rsidRPr="00DB25C4">
              <w:rPr>
                <w:rFonts w:cstheme="minorHAnsi"/>
                <w:color w:val="000000"/>
              </w:rPr>
              <w:t>lanjut</w:t>
            </w:r>
            <w:proofErr w:type="spellEnd"/>
          </w:p>
          <w:p w14:paraId="05C27BD3" w14:textId="77777777" w:rsidR="00EE2EA9" w:rsidRPr="00DB25C4" w:rsidRDefault="00EE2EA9" w:rsidP="00687314">
            <w:pPr>
              <w:autoSpaceDE w:val="0"/>
              <w:autoSpaceDN w:val="0"/>
              <w:adjustRightInd w:val="0"/>
              <w:spacing w:after="0" w:line="240" w:lineRule="auto"/>
              <w:jc w:val="both"/>
              <w:rPr>
                <w:rFonts w:cstheme="minorHAnsi"/>
                <w:color w:val="000000"/>
              </w:rPr>
            </w:pPr>
          </w:p>
        </w:tc>
      </w:tr>
      <w:tr w:rsidR="00EE2EA9" w:rsidRPr="00DB25C4" w14:paraId="13F83466" w14:textId="77777777" w:rsidTr="00DB25C4">
        <w:trPr>
          <w:trHeight w:val="300"/>
        </w:trPr>
        <w:tc>
          <w:tcPr>
            <w:tcW w:w="3116" w:type="dxa"/>
          </w:tcPr>
          <w:p w14:paraId="6CA86E5E"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Melakukan</w:t>
            </w:r>
            <w:proofErr w:type="spellEnd"/>
            <w:r w:rsidRPr="00DB25C4">
              <w:rPr>
                <w:rFonts w:cstheme="minorHAnsi"/>
                <w:color w:val="000000"/>
              </w:rPr>
              <w:t xml:space="preserve"> </w:t>
            </w:r>
            <w:proofErr w:type="spellStart"/>
            <w:r w:rsidRPr="00DB25C4">
              <w:rPr>
                <w:rFonts w:cstheme="minorHAnsi"/>
                <w:color w:val="000000"/>
              </w:rPr>
              <w:t>evaluasi</w:t>
            </w:r>
            <w:proofErr w:type="spellEnd"/>
            <w:r w:rsidRPr="00DB25C4">
              <w:rPr>
                <w:rFonts w:cstheme="minorHAnsi"/>
                <w:color w:val="000000"/>
              </w:rPr>
              <w:t xml:space="preserve"> dan </w:t>
            </w:r>
            <w:proofErr w:type="spellStart"/>
            <w:r w:rsidRPr="00DB25C4">
              <w:rPr>
                <w:rFonts w:cstheme="minorHAnsi"/>
                <w:color w:val="000000"/>
              </w:rPr>
              <w:t>penyempurnaan</w:t>
            </w:r>
            <w:proofErr w:type="spellEnd"/>
            <w:r w:rsidRPr="00DB25C4">
              <w:rPr>
                <w:rFonts w:cstheme="minorHAnsi"/>
                <w:color w:val="000000"/>
              </w:rPr>
              <w:t xml:space="preserve"> strategi </w:t>
            </w:r>
            <w:proofErr w:type="spellStart"/>
            <w:r w:rsidRPr="00DB25C4">
              <w:rPr>
                <w:rFonts w:cstheme="minorHAnsi"/>
                <w:color w:val="000000"/>
              </w:rPr>
              <w:t>kerjasama</w:t>
            </w:r>
            <w:proofErr w:type="spellEnd"/>
          </w:p>
        </w:tc>
        <w:tc>
          <w:tcPr>
            <w:tcW w:w="6255" w:type="dxa"/>
          </w:tcPr>
          <w:p w14:paraId="149EF460" w14:textId="77777777" w:rsidR="00EE2EA9" w:rsidRPr="00DB25C4" w:rsidRDefault="00EE2EA9" w:rsidP="00687314">
            <w:pPr>
              <w:autoSpaceDE w:val="0"/>
              <w:autoSpaceDN w:val="0"/>
              <w:adjustRightInd w:val="0"/>
              <w:spacing w:after="0" w:line="240" w:lineRule="auto"/>
              <w:rPr>
                <w:rFonts w:cstheme="minorHAnsi"/>
                <w:color w:val="000000"/>
              </w:rPr>
            </w:pPr>
            <w:proofErr w:type="spellStart"/>
            <w:r w:rsidRPr="00DB25C4">
              <w:rPr>
                <w:rFonts w:cstheme="minorHAnsi"/>
                <w:color w:val="000000"/>
              </w:rPr>
              <w:t>Meskipun</w:t>
            </w:r>
            <w:proofErr w:type="spellEnd"/>
            <w:r w:rsidRPr="00DB25C4">
              <w:rPr>
                <w:rFonts w:cstheme="minorHAnsi"/>
                <w:color w:val="000000"/>
              </w:rPr>
              <w:t xml:space="preserve"> </w:t>
            </w:r>
            <w:proofErr w:type="spellStart"/>
            <w:r w:rsidRPr="00DB25C4">
              <w:rPr>
                <w:rFonts w:cstheme="minorHAnsi"/>
                <w:color w:val="000000"/>
              </w:rPr>
              <w:t>mayoritas</w:t>
            </w:r>
            <w:proofErr w:type="spellEnd"/>
            <w:r w:rsidRPr="00DB25C4">
              <w:rPr>
                <w:rFonts w:cstheme="minorHAnsi"/>
                <w:color w:val="000000"/>
              </w:rPr>
              <w:t xml:space="preserve"> civitas </w:t>
            </w:r>
            <w:proofErr w:type="spellStart"/>
            <w:r w:rsidRPr="00DB25C4">
              <w:rPr>
                <w:rFonts w:cstheme="minorHAnsi"/>
                <w:color w:val="000000"/>
              </w:rPr>
              <w:t>akademika</w:t>
            </w:r>
            <w:proofErr w:type="spellEnd"/>
            <w:r w:rsidRPr="00DB25C4">
              <w:rPr>
                <w:rFonts w:cstheme="minorHAnsi"/>
                <w:color w:val="000000"/>
              </w:rPr>
              <w:t xml:space="preserve"> </w:t>
            </w:r>
            <w:proofErr w:type="spellStart"/>
            <w:r w:rsidRPr="00DB25C4">
              <w:rPr>
                <w:rFonts w:cstheme="minorHAnsi"/>
                <w:color w:val="000000"/>
              </w:rPr>
              <w:t>sudah</w:t>
            </w:r>
            <w:proofErr w:type="spellEnd"/>
            <w:r w:rsidRPr="00DB25C4">
              <w:rPr>
                <w:rFonts w:cstheme="minorHAnsi"/>
                <w:color w:val="000000"/>
              </w:rPr>
              <w:t xml:space="preserve"> </w:t>
            </w:r>
            <w:proofErr w:type="spellStart"/>
            <w:r w:rsidRPr="00DB25C4">
              <w:rPr>
                <w:rFonts w:cstheme="minorHAnsi"/>
                <w:color w:val="000000"/>
              </w:rPr>
              <w:t>memahami</w:t>
            </w:r>
            <w:proofErr w:type="spellEnd"/>
            <w:r w:rsidRPr="00DB25C4">
              <w:rPr>
                <w:rFonts w:cstheme="minorHAnsi"/>
                <w:color w:val="000000"/>
              </w:rPr>
              <w:t xml:space="preserve"> strategi </w:t>
            </w:r>
            <w:proofErr w:type="spellStart"/>
            <w:r w:rsidRPr="00DB25C4">
              <w:rPr>
                <w:rFonts w:cstheme="minorHAnsi"/>
                <w:color w:val="000000"/>
              </w:rPr>
              <w:t>kerjasama</w:t>
            </w:r>
            <w:proofErr w:type="spellEnd"/>
            <w:r w:rsidRPr="00DB25C4">
              <w:rPr>
                <w:rFonts w:cstheme="minorHAnsi"/>
                <w:color w:val="000000"/>
              </w:rPr>
              <w:t xml:space="preserve"> UPPS, FBS dan PPBM </w:t>
            </w:r>
            <w:proofErr w:type="spellStart"/>
            <w:r w:rsidRPr="00DB25C4">
              <w:rPr>
                <w:rFonts w:cstheme="minorHAnsi"/>
                <w:color w:val="000000"/>
              </w:rPr>
              <w:t>tetap</w:t>
            </w:r>
            <w:proofErr w:type="spellEnd"/>
            <w:r w:rsidRPr="00DB25C4">
              <w:rPr>
                <w:rFonts w:cstheme="minorHAnsi"/>
                <w:color w:val="000000"/>
              </w:rPr>
              <w:t xml:space="preserve"> </w:t>
            </w:r>
            <w:proofErr w:type="spellStart"/>
            <w:r w:rsidRPr="00DB25C4">
              <w:rPr>
                <w:rFonts w:cstheme="minorHAnsi"/>
                <w:color w:val="000000"/>
              </w:rPr>
              <w:t>perlu</w:t>
            </w:r>
            <w:proofErr w:type="spellEnd"/>
            <w:r w:rsidRPr="00DB25C4">
              <w:rPr>
                <w:rFonts w:cstheme="minorHAnsi"/>
                <w:color w:val="000000"/>
              </w:rPr>
              <w:t xml:space="preserve"> </w:t>
            </w:r>
            <w:proofErr w:type="spellStart"/>
            <w:r w:rsidRPr="00DB25C4">
              <w:rPr>
                <w:rFonts w:cstheme="minorHAnsi"/>
                <w:color w:val="000000"/>
              </w:rPr>
              <w:t>melakukan</w:t>
            </w:r>
            <w:proofErr w:type="spellEnd"/>
            <w:r w:rsidRPr="00DB25C4">
              <w:rPr>
                <w:rFonts w:cstheme="minorHAnsi"/>
                <w:color w:val="000000"/>
              </w:rPr>
              <w:t xml:space="preserve"> </w:t>
            </w:r>
            <w:proofErr w:type="spellStart"/>
            <w:r w:rsidRPr="00DB25C4">
              <w:rPr>
                <w:rFonts w:cstheme="minorHAnsi"/>
                <w:color w:val="000000"/>
              </w:rPr>
              <w:t>evaluasi</w:t>
            </w:r>
            <w:proofErr w:type="spellEnd"/>
            <w:r w:rsidRPr="00DB25C4">
              <w:rPr>
                <w:rFonts w:cstheme="minorHAnsi"/>
                <w:color w:val="000000"/>
              </w:rPr>
              <w:t xml:space="preserve"> dan </w:t>
            </w:r>
            <w:proofErr w:type="spellStart"/>
            <w:r w:rsidRPr="00DB25C4">
              <w:rPr>
                <w:rFonts w:cstheme="minorHAnsi"/>
                <w:color w:val="000000"/>
              </w:rPr>
              <w:t>penyempurnaan</w:t>
            </w:r>
            <w:proofErr w:type="spellEnd"/>
            <w:r w:rsidRPr="00DB25C4">
              <w:rPr>
                <w:rFonts w:cstheme="minorHAnsi"/>
                <w:color w:val="000000"/>
              </w:rPr>
              <w:t xml:space="preserve"> agar strategi </w:t>
            </w:r>
            <w:proofErr w:type="spellStart"/>
            <w:r w:rsidRPr="00DB25C4">
              <w:rPr>
                <w:rFonts w:cstheme="minorHAnsi"/>
                <w:color w:val="000000"/>
              </w:rPr>
              <w:t>tersebut</w:t>
            </w:r>
            <w:proofErr w:type="spellEnd"/>
            <w:r w:rsidRPr="00DB25C4">
              <w:rPr>
                <w:rFonts w:cstheme="minorHAnsi"/>
                <w:color w:val="000000"/>
              </w:rPr>
              <w:t xml:space="preserve"> </w:t>
            </w:r>
            <w:proofErr w:type="spellStart"/>
            <w:r w:rsidRPr="00DB25C4">
              <w:rPr>
                <w:rFonts w:cstheme="minorHAnsi"/>
                <w:color w:val="000000"/>
              </w:rPr>
              <w:t>dapat</w:t>
            </w:r>
            <w:proofErr w:type="spellEnd"/>
            <w:r w:rsidRPr="00DB25C4">
              <w:rPr>
                <w:rFonts w:cstheme="minorHAnsi"/>
                <w:color w:val="000000"/>
              </w:rPr>
              <w:t xml:space="preserve"> </w:t>
            </w:r>
            <w:proofErr w:type="spellStart"/>
            <w:r w:rsidRPr="00DB25C4">
              <w:rPr>
                <w:rFonts w:cstheme="minorHAnsi"/>
                <w:color w:val="000000"/>
              </w:rPr>
              <w:t>diterapkan</w:t>
            </w:r>
            <w:proofErr w:type="spellEnd"/>
            <w:r w:rsidRPr="00DB25C4">
              <w:rPr>
                <w:rFonts w:cstheme="minorHAnsi"/>
                <w:color w:val="000000"/>
              </w:rPr>
              <w:t xml:space="preserve"> </w:t>
            </w:r>
            <w:proofErr w:type="spellStart"/>
            <w:r w:rsidRPr="00DB25C4">
              <w:rPr>
                <w:rFonts w:cstheme="minorHAnsi"/>
                <w:color w:val="000000"/>
              </w:rPr>
              <w:t>secara</w:t>
            </w:r>
            <w:proofErr w:type="spellEnd"/>
            <w:r w:rsidRPr="00DB25C4">
              <w:rPr>
                <w:rFonts w:cstheme="minorHAnsi"/>
                <w:color w:val="000000"/>
              </w:rPr>
              <w:t xml:space="preserve"> </w:t>
            </w:r>
            <w:proofErr w:type="spellStart"/>
            <w:r w:rsidRPr="00DB25C4">
              <w:rPr>
                <w:rFonts w:cstheme="minorHAnsi"/>
                <w:color w:val="000000"/>
              </w:rPr>
              <w:t>efektif</w:t>
            </w:r>
            <w:proofErr w:type="spellEnd"/>
            <w:r w:rsidRPr="00DB25C4">
              <w:rPr>
                <w:rFonts w:cstheme="minorHAnsi"/>
                <w:color w:val="000000"/>
              </w:rPr>
              <w:t xml:space="preserve"> dan </w:t>
            </w:r>
            <w:proofErr w:type="spellStart"/>
            <w:r w:rsidRPr="00DB25C4">
              <w:rPr>
                <w:rFonts w:cstheme="minorHAnsi"/>
                <w:color w:val="000000"/>
              </w:rPr>
              <w:t>efisien</w:t>
            </w:r>
            <w:proofErr w:type="spellEnd"/>
            <w:r w:rsidRPr="00DB25C4">
              <w:rPr>
                <w:rFonts w:cstheme="minorHAnsi"/>
                <w:color w:val="000000"/>
              </w:rPr>
              <w:t xml:space="preserve">. FBS dan PPBM </w:t>
            </w:r>
            <w:proofErr w:type="spellStart"/>
            <w:r w:rsidRPr="00DB25C4">
              <w:rPr>
                <w:rFonts w:cstheme="minorHAnsi"/>
                <w:color w:val="000000"/>
              </w:rPr>
              <w:t>perlu</w:t>
            </w:r>
            <w:proofErr w:type="spellEnd"/>
            <w:r w:rsidRPr="00DB25C4">
              <w:rPr>
                <w:rFonts w:cstheme="minorHAnsi"/>
                <w:color w:val="000000"/>
              </w:rPr>
              <w:t xml:space="preserve"> </w:t>
            </w:r>
            <w:proofErr w:type="spellStart"/>
            <w:r w:rsidRPr="00DB25C4">
              <w:rPr>
                <w:rFonts w:cstheme="minorHAnsi"/>
                <w:color w:val="000000"/>
              </w:rPr>
              <w:t>terus</w:t>
            </w:r>
            <w:proofErr w:type="spellEnd"/>
            <w:r w:rsidRPr="00DB25C4">
              <w:rPr>
                <w:rFonts w:cstheme="minorHAnsi"/>
                <w:color w:val="000000"/>
              </w:rPr>
              <w:t xml:space="preserve"> </w:t>
            </w:r>
            <w:proofErr w:type="spellStart"/>
            <w:r w:rsidRPr="00DB25C4">
              <w:rPr>
                <w:rFonts w:cstheme="minorHAnsi"/>
                <w:color w:val="000000"/>
              </w:rPr>
              <w:t>memantau</w:t>
            </w:r>
            <w:proofErr w:type="spellEnd"/>
            <w:r w:rsidRPr="00DB25C4">
              <w:rPr>
                <w:rFonts w:cstheme="minorHAnsi"/>
                <w:color w:val="000000"/>
              </w:rPr>
              <w:t xml:space="preserve"> </w:t>
            </w:r>
            <w:proofErr w:type="spellStart"/>
            <w:r w:rsidRPr="00DB25C4">
              <w:rPr>
                <w:rFonts w:cstheme="minorHAnsi"/>
                <w:color w:val="000000"/>
              </w:rPr>
              <w:t>implementasi</w:t>
            </w:r>
            <w:proofErr w:type="spellEnd"/>
            <w:r w:rsidRPr="00DB25C4">
              <w:rPr>
                <w:rFonts w:cstheme="minorHAnsi"/>
                <w:color w:val="000000"/>
              </w:rPr>
              <w:t xml:space="preserve"> strategi </w:t>
            </w:r>
            <w:proofErr w:type="spellStart"/>
            <w:r w:rsidRPr="00DB25C4">
              <w:rPr>
                <w:rFonts w:cstheme="minorHAnsi"/>
                <w:color w:val="000000"/>
              </w:rPr>
              <w:t>kerjasama</w:t>
            </w:r>
            <w:proofErr w:type="spellEnd"/>
            <w:r w:rsidRPr="00DB25C4">
              <w:rPr>
                <w:rFonts w:cstheme="minorHAnsi"/>
                <w:color w:val="000000"/>
              </w:rPr>
              <w:t xml:space="preserve">, </w:t>
            </w:r>
            <w:proofErr w:type="spellStart"/>
            <w:r w:rsidRPr="00DB25C4">
              <w:rPr>
                <w:rFonts w:cstheme="minorHAnsi"/>
                <w:color w:val="000000"/>
              </w:rPr>
              <w:t>mengevaluasi</w:t>
            </w:r>
            <w:proofErr w:type="spellEnd"/>
            <w:r w:rsidRPr="00DB25C4">
              <w:rPr>
                <w:rFonts w:cstheme="minorHAnsi"/>
                <w:color w:val="000000"/>
              </w:rPr>
              <w:t xml:space="preserve"> </w:t>
            </w:r>
            <w:proofErr w:type="spellStart"/>
            <w:r w:rsidRPr="00DB25C4">
              <w:rPr>
                <w:rFonts w:cstheme="minorHAnsi"/>
                <w:color w:val="000000"/>
              </w:rPr>
              <w:t>dampaknya</w:t>
            </w:r>
            <w:proofErr w:type="spellEnd"/>
            <w:r w:rsidRPr="00DB25C4">
              <w:rPr>
                <w:rFonts w:cstheme="minorHAnsi"/>
                <w:color w:val="000000"/>
              </w:rPr>
              <w:t xml:space="preserve">, dan </w:t>
            </w:r>
            <w:proofErr w:type="spellStart"/>
            <w:r w:rsidRPr="00DB25C4">
              <w:rPr>
                <w:rFonts w:cstheme="minorHAnsi"/>
                <w:color w:val="000000"/>
              </w:rPr>
              <w:t>melakukan</w:t>
            </w:r>
            <w:proofErr w:type="spellEnd"/>
            <w:r w:rsidRPr="00DB25C4">
              <w:rPr>
                <w:rFonts w:cstheme="minorHAnsi"/>
                <w:color w:val="000000"/>
              </w:rPr>
              <w:t xml:space="preserve"> </w:t>
            </w:r>
            <w:proofErr w:type="spellStart"/>
            <w:r w:rsidRPr="00DB25C4">
              <w:rPr>
                <w:rFonts w:cstheme="minorHAnsi"/>
                <w:color w:val="000000"/>
              </w:rPr>
              <w:t>perbaikan</w:t>
            </w:r>
            <w:proofErr w:type="spellEnd"/>
            <w:r w:rsidRPr="00DB25C4">
              <w:rPr>
                <w:rFonts w:cstheme="minorHAnsi"/>
                <w:color w:val="000000"/>
              </w:rPr>
              <w:t xml:space="preserve"> </w:t>
            </w:r>
            <w:proofErr w:type="spellStart"/>
            <w:r w:rsidRPr="00DB25C4">
              <w:rPr>
                <w:rFonts w:cstheme="minorHAnsi"/>
                <w:color w:val="000000"/>
              </w:rPr>
              <w:t>bila</w:t>
            </w:r>
            <w:proofErr w:type="spellEnd"/>
            <w:r w:rsidRPr="00DB25C4">
              <w:rPr>
                <w:rFonts w:cstheme="minorHAnsi"/>
                <w:color w:val="000000"/>
              </w:rPr>
              <w:t xml:space="preserve"> </w:t>
            </w:r>
            <w:proofErr w:type="spellStart"/>
            <w:r w:rsidRPr="00DB25C4">
              <w:rPr>
                <w:rFonts w:cstheme="minorHAnsi"/>
                <w:color w:val="000000"/>
              </w:rPr>
              <w:t>diperlukan</w:t>
            </w:r>
            <w:proofErr w:type="spellEnd"/>
          </w:p>
          <w:p w14:paraId="3111D3D4" w14:textId="77777777" w:rsidR="00EE2EA9" w:rsidRPr="00DB25C4" w:rsidRDefault="00EE2EA9" w:rsidP="00687314">
            <w:pPr>
              <w:autoSpaceDE w:val="0"/>
              <w:autoSpaceDN w:val="0"/>
              <w:adjustRightInd w:val="0"/>
              <w:spacing w:after="0" w:line="240" w:lineRule="auto"/>
              <w:jc w:val="both"/>
              <w:rPr>
                <w:rFonts w:cstheme="minorHAnsi"/>
                <w:color w:val="000000"/>
              </w:rPr>
            </w:pPr>
          </w:p>
        </w:tc>
      </w:tr>
      <w:tr w:rsidR="00EE2EA9" w:rsidRPr="00DB25C4" w14:paraId="7A9C6E83" w14:textId="77777777" w:rsidTr="00DB25C4">
        <w:trPr>
          <w:trHeight w:val="300"/>
        </w:trPr>
        <w:tc>
          <w:tcPr>
            <w:tcW w:w="3116" w:type="dxa"/>
          </w:tcPr>
          <w:p w14:paraId="33FEF25D" w14:textId="77777777" w:rsidR="00EE2EA9" w:rsidRPr="00DB25C4" w:rsidRDefault="00EE2EA9" w:rsidP="00687314">
            <w:pPr>
              <w:autoSpaceDE w:val="0"/>
              <w:autoSpaceDN w:val="0"/>
              <w:adjustRightInd w:val="0"/>
              <w:spacing w:after="0" w:line="240" w:lineRule="auto"/>
              <w:jc w:val="both"/>
              <w:rPr>
                <w:rFonts w:cstheme="minorHAnsi"/>
                <w:color w:val="000000"/>
              </w:rPr>
            </w:pPr>
            <w:r w:rsidRPr="00DB25C4">
              <w:rPr>
                <w:rFonts w:cstheme="minorHAnsi"/>
                <w:color w:val="000000"/>
              </w:rPr>
              <w:t xml:space="preserve">Terus </w:t>
            </w:r>
            <w:proofErr w:type="spellStart"/>
            <w:r w:rsidRPr="00DB25C4">
              <w:rPr>
                <w:rFonts w:cstheme="minorHAnsi"/>
                <w:color w:val="000000"/>
              </w:rPr>
              <w:t>memperkuat</w:t>
            </w:r>
            <w:proofErr w:type="spellEnd"/>
            <w:r w:rsidRPr="00DB25C4">
              <w:rPr>
                <w:rFonts w:cstheme="minorHAnsi"/>
                <w:color w:val="000000"/>
              </w:rPr>
              <w:t xml:space="preserve"> </w:t>
            </w:r>
            <w:proofErr w:type="spellStart"/>
            <w:r w:rsidRPr="00DB25C4">
              <w:rPr>
                <w:rFonts w:cstheme="minorHAnsi"/>
                <w:color w:val="000000"/>
              </w:rPr>
              <w:t>kerjasama</w:t>
            </w:r>
            <w:proofErr w:type="spellEnd"/>
            <w:r w:rsidRPr="00DB25C4">
              <w:rPr>
                <w:rFonts w:cstheme="minorHAnsi"/>
                <w:color w:val="000000"/>
              </w:rPr>
              <w:t xml:space="preserve"> </w:t>
            </w:r>
            <w:proofErr w:type="spellStart"/>
            <w:r w:rsidRPr="00DB25C4">
              <w:rPr>
                <w:rFonts w:cstheme="minorHAnsi"/>
                <w:color w:val="000000"/>
              </w:rPr>
              <w:t>terkait</w:t>
            </w:r>
            <w:proofErr w:type="spellEnd"/>
            <w:r w:rsidRPr="00DB25C4">
              <w:rPr>
                <w:rFonts w:cstheme="minorHAnsi"/>
                <w:color w:val="000000"/>
              </w:rPr>
              <w:t xml:space="preserve"> </w:t>
            </w:r>
            <w:proofErr w:type="spellStart"/>
            <w:r w:rsidRPr="00DB25C4">
              <w:rPr>
                <w:rFonts w:cstheme="minorHAnsi"/>
                <w:color w:val="000000"/>
              </w:rPr>
              <w:t>pengembangan</w:t>
            </w:r>
            <w:proofErr w:type="spellEnd"/>
            <w:r w:rsidRPr="00DB25C4">
              <w:rPr>
                <w:rFonts w:cstheme="minorHAnsi"/>
                <w:color w:val="000000"/>
              </w:rPr>
              <w:t xml:space="preserve"> UPPS dan PPBM</w:t>
            </w:r>
          </w:p>
        </w:tc>
        <w:tc>
          <w:tcPr>
            <w:tcW w:w="6255" w:type="dxa"/>
          </w:tcPr>
          <w:p w14:paraId="56A4B44C" w14:textId="77777777" w:rsidR="00EE2EA9" w:rsidRPr="00DB25C4" w:rsidRDefault="00EE2EA9" w:rsidP="00687314">
            <w:pPr>
              <w:autoSpaceDE w:val="0"/>
              <w:autoSpaceDN w:val="0"/>
              <w:adjustRightInd w:val="0"/>
              <w:spacing w:after="0" w:line="240" w:lineRule="auto"/>
              <w:rPr>
                <w:rFonts w:cstheme="minorHAnsi"/>
                <w:color w:val="000000"/>
              </w:rPr>
            </w:pPr>
            <w:proofErr w:type="spellStart"/>
            <w:r w:rsidRPr="00DB25C4">
              <w:rPr>
                <w:rFonts w:cstheme="minorHAnsi"/>
                <w:color w:val="000000"/>
              </w:rPr>
              <w:t>Meskipun</w:t>
            </w:r>
            <w:proofErr w:type="spellEnd"/>
            <w:r w:rsidRPr="00DB25C4">
              <w:rPr>
                <w:rFonts w:cstheme="minorHAnsi"/>
                <w:color w:val="000000"/>
              </w:rPr>
              <w:t xml:space="preserve"> </w:t>
            </w:r>
            <w:proofErr w:type="spellStart"/>
            <w:r w:rsidRPr="00DB25C4">
              <w:rPr>
                <w:rFonts w:cstheme="minorHAnsi"/>
                <w:color w:val="000000"/>
              </w:rPr>
              <w:t>kerjasama</w:t>
            </w:r>
            <w:proofErr w:type="spellEnd"/>
            <w:r w:rsidRPr="00DB25C4">
              <w:rPr>
                <w:rFonts w:cstheme="minorHAnsi"/>
                <w:color w:val="000000"/>
              </w:rPr>
              <w:t xml:space="preserve"> yang </w:t>
            </w:r>
            <w:proofErr w:type="spellStart"/>
            <w:r w:rsidRPr="00DB25C4">
              <w:rPr>
                <w:rFonts w:cstheme="minorHAnsi"/>
                <w:color w:val="000000"/>
              </w:rPr>
              <w:t>telah</w:t>
            </w:r>
            <w:proofErr w:type="spellEnd"/>
            <w:r w:rsidRPr="00DB25C4">
              <w:rPr>
                <w:rFonts w:cstheme="minorHAnsi"/>
                <w:color w:val="000000"/>
              </w:rPr>
              <w:t xml:space="preserve">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terkait</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pengembangan</w:t>
            </w:r>
            <w:proofErr w:type="spellEnd"/>
            <w:r w:rsidRPr="00DB25C4">
              <w:rPr>
                <w:rFonts w:cstheme="minorHAnsi"/>
                <w:color w:val="000000"/>
              </w:rPr>
              <w:t xml:space="preserve"> UPPS dan PPBM </w:t>
            </w:r>
            <w:proofErr w:type="spellStart"/>
            <w:r w:rsidRPr="00DB25C4">
              <w:rPr>
                <w:rFonts w:cstheme="minorHAnsi"/>
                <w:color w:val="000000"/>
              </w:rPr>
              <w:t>dinilai</w:t>
            </w:r>
            <w:proofErr w:type="spellEnd"/>
            <w:r w:rsidRPr="00DB25C4">
              <w:rPr>
                <w:rFonts w:cstheme="minorHAnsi"/>
                <w:color w:val="000000"/>
              </w:rPr>
              <w:t xml:space="preserve"> </w:t>
            </w:r>
            <w:proofErr w:type="spellStart"/>
            <w:r w:rsidRPr="00DB25C4">
              <w:rPr>
                <w:rFonts w:cstheme="minorHAnsi"/>
                <w:color w:val="000000"/>
              </w:rPr>
              <w:t>efektif</w:t>
            </w:r>
            <w:proofErr w:type="spellEnd"/>
            <w:r w:rsidRPr="00DB25C4">
              <w:rPr>
                <w:rFonts w:cstheme="minorHAnsi"/>
                <w:color w:val="000000"/>
              </w:rPr>
              <w:t xml:space="preserve"> oleh civitas </w:t>
            </w:r>
            <w:proofErr w:type="spellStart"/>
            <w:r w:rsidRPr="00DB25C4">
              <w:rPr>
                <w:rFonts w:cstheme="minorHAnsi"/>
                <w:color w:val="000000"/>
              </w:rPr>
              <w:t>akademika</w:t>
            </w:r>
            <w:proofErr w:type="spellEnd"/>
            <w:r w:rsidRPr="00DB25C4">
              <w:rPr>
                <w:rFonts w:cstheme="minorHAnsi"/>
                <w:color w:val="000000"/>
              </w:rPr>
              <w:t xml:space="preserve">, FBS dan PPBM </w:t>
            </w:r>
            <w:proofErr w:type="spellStart"/>
            <w:r w:rsidRPr="00DB25C4">
              <w:rPr>
                <w:rFonts w:cstheme="minorHAnsi"/>
                <w:color w:val="000000"/>
              </w:rPr>
              <w:t>tetap</w:t>
            </w:r>
            <w:proofErr w:type="spellEnd"/>
            <w:r w:rsidRPr="00DB25C4">
              <w:rPr>
                <w:rFonts w:cstheme="minorHAnsi"/>
                <w:color w:val="000000"/>
              </w:rPr>
              <w:t xml:space="preserve"> </w:t>
            </w:r>
            <w:proofErr w:type="spellStart"/>
            <w:r w:rsidRPr="00DB25C4">
              <w:rPr>
                <w:rFonts w:cstheme="minorHAnsi"/>
                <w:color w:val="000000"/>
              </w:rPr>
              <w:t>perlu</w:t>
            </w:r>
            <w:proofErr w:type="spellEnd"/>
            <w:r w:rsidRPr="00DB25C4">
              <w:rPr>
                <w:rFonts w:cstheme="minorHAnsi"/>
                <w:color w:val="000000"/>
              </w:rPr>
              <w:t xml:space="preserve"> </w:t>
            </w:r>
            <w:proofErr w:type="spellStart"/>
            <w:r w:rsidRPr="00DB25C4">
              <w:rPr>
                <w:rFonts w:cstheme="minorHAnsi"/>
                <w:color w:val="000000"/>
              </w:rPr>
              <w:t>terus</w:t>
            </w:r>
            <w:proofErr w:type="spellEnd"/>
            <w:r w:rsidRPr="00DB25C4">
              <w:rPr>
                <w:rFonts w:cstheme="minorHAnsi"/>
                <w:color w:val="000000"/>
              </w:rPr>
              <w:t xml:space="preserve"> </w:t>
            </w:r>
            <w:proofErr w:type="spellStart"/>
            <w:r w:rsidRPr="00DB25C4">
              <w:rPr>
                <w:rFonts w:cstheme="minorHAnsi"/>
                <w:color w:val="000000"/>
              </w:rPr>
              <w:t>memperkuat</w:t>
            </w:r>
            <w:proofErr w:type="spellEnd"/>
            <w:r w:rsidRPr="00DB25C4">
              <w:rPr>
                <w:rFonts w:cstheme="minorHAnsi"/>
                <w:color w:val="000000"/>
              </w:rPr>
              <w:t xml:space="preserve"> </w:t>
            </w:r>
            <w:proofErr w:type="spellStart"/>
            <w:r w:rsidRPr="00DB25C4">
              <w:rPr>
                <w:rFonts w:cstheme="minorHAnsi"/>
                <w:color w:val="000000"/>
              </w:rPr>
              <w:t>kerjasama</w:t>
            </w:r>
            <w:proofErr w:type="spellEnd"/>
            <w:r w:rsidRPr="00DB25C4">
              <w:rPr>
                <w:rFonts w:cstheme="minorHAnsi"/>
                <w:color w:val="000000"/>
              </w:rPr>
              <w:t xml:space="preserve"> </w:t>
            </w:r>
            <w:proofErr w:type="spellStart"/>
            <w:r w:rsidRPr="00DB25C4">
              <w:rPr>
                <w:rFonts w:cstheme="minorHAnsi"/>
                <w:color w:val="000000"/>
              </w:rPr>
              <w:t>tersebut</w:t>
            </w:r>
            <w:proofErr w:type="spellEnd"/>
            <w:r w:rsidRPr="00DB25C4">
              <w:rPr>
                <w:rFonts w:cstheme="minorHAnsi"/>
                <w:color w:val="000000"/>
              </w:rPr>
              <w:t xml:space="preserve"> agar </w:t>
            </w:r>
            <w:proofErr w:type="spellStart"/>
            <w:r w:rsidRPr="00DB25C4">
              <w:rPr>
                <w:rFonts w:cstheme="minorHAnsi"/>
                <w:color w:val="000000"/>
              </w:rPr>
              <w:t>dapat</w:t>
            </w:r>
            <w:proofErr w:type="spellEnd"/>
            <w:r w:rsidRPr="00DB25C4">
              <w:rPr>
                <w:rFonts w:cstheme="minorHAnsi"/>
                <w:color w:val="000000"/>
              </w:rPr>
              <w:t xml:space="preserve"> </w:t>
            </w:r>
            <w:proofErr w:type="spellStart"/>
            <w:r w:rsidRPr="00DB25C4">
              <w:rPr>
                <w:rFonts w:cstheme="minorHAnsi"/>
                <w:color w:val="000000"/>
              </w:rPr>
              <w:t>terus</w:t>
            </w:r>
            <w:proofErr w:type="spellEnd"/>
            <w:r w:rsidRPr="00DB25C4">
              <w:rPr>
                <w:rFonts w:cstheme="minorHAnsi"/>
                <w:color w:val="000000"/>
              </w:rPr>
              <w:t xml:space="preserve"> </w:t>
            </w:r>
            <w:proofErr w:type="spellStart"/>
            <w:r w:rsidRPr="00DB25C4">
              <w:rPr>
                <w:rFonts w:cstheme="minorHAnsi"/>
                <w:color w:val="000000"/>
              </w:rPr>
              <w:t>berjalan</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baik</w:t>
            </w:r>
            <w:proofErr w:type="spellEnd"/>
            <w:r w:rsidRPr="00DB25C4">
              <w:rPr>
                <w:rFonts w:cstheme="minorHAnsi"/>
                <w:color w:val="000000"/>
              </w:rPr>
              <w:t xml:space="preserve">. FBS dan PPBM </w:t>
            </w:r>
            <w:proofErr w:type="spellStart"/>
            <w:r w:rsidRPr="00DB25C4">
              <w:rPr>
                <w:rFonts w:cstheme="minorHAnsi"/>
                <w:color w:val="000000"/>
              </w:rPr>
              <w:t>perlu</w:t>
            </w:r>
            <w:proofErr w:type="spellEnd"/>
            <w:r w:rsidRPr="00DB25C4">
              <w:rPr>
                <w:rFonts w:cstheme="minorHAnsi"/>
                <w:color w:val="000000"/>
              </w:rPr>
              <w:t xml:space="preserve"> </w:t>
            </w:r>
            <w:proofErr w:type="spellStart"/>
            <w:r w:rsidRPr="00DB25C4">
              <w:rPr>
                <w:rFonts w:cstheme="minorHAnsi"/>
                <w:color w:val="000000"/>
              </w:rPr>
              <w:t>terus</w:t>
            </w:r>
            <w:proofErr w:type="spellEnd"/>
            <w:r w:rsidRPr="00DB25C4">
              <w:rPr>
                <w:rFonts w:cstheme="minorHAnsi"/>
                <w:color w:val="000000"/>
              </w:rPr>
              <w:t xml:space="preserve"> </w:t>
            </w:r>
            <w:proofErr w:type="spellStart"/>
            <w:r w:rsidRPr="00DB25C4">
              <w:rPr>
                <w:rFonts w:cstheme="minorHAnsi"/>
                <w:color w:val="000000"/>
              </w:rPr>
              <w:t>berkomunikasi</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civitas </w:t>
            </w:r>
            <w:proofErr w:type="spellStart"/>
            <w:r w:rsidRPr="00DB25C4">
              <w:rPr>
                <w:rFonts w:cstheme="minorHAnsi"/>
                <w:color w:val="000000"/>
              </w:rPr>
              <w:t>akademika</w:t>
            </w:r>
            <w:proofErr w:type="spellEnd"/>
            <w:r w:rsidRPr="00DB25C4">
              <w:rPr>
                <w:rFonts w:cstheme="minorHAnsi"/>
                <w:color w:val="000000"/>
              </w:rPr>
              <w:t xml:space="preserve">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mengetahui</w:t>
            </w:r>
            <w:proofErr w:type="spellEnd"/>
            <w:r w:rsidRPr="00DB25C4">
              <w:rPr>
                <w:rFonts w:cstheme="minorHAnsi"/>
                <w:color w:val="000000"/>
              </w:rPr>
              <w:t xml:space="preserve"> </w:t>
            </w:r>
            <w:proofErr w:type="spellStart"/>
            <w:r w:rsidRPr="00DB25C4">
              <w:rPr>
                <w:rFonts w:cstheme="minorHAnsi"/>
                <w:color w:val="000000"/>
              </w:rPr>
              <w:t>masukan</w:t>
            </w:r>
            <w:proofErr w:type="spellEnd"/>
            <w:r w:rsidRPr="00DB25C4">
              <w:rPr>
                <w:rFonts w:cstheme="minorHAnsi"/>
                <w:color w:val="000000"/>
              </w:rPr>
              <w:t xml:space="preserve"> dan </w:t>
            </w:r>
            <w:proofErr w:type="spellStart"/>
            <w:r w:rsidRPr="00DB25C4">
              <w:rPr>
                <w:rFonts w:cstheme="minorHAnsi"/>
                <w:color w:val="000000"/>
              </w:rPr>
              <w:t>umpan</w:t>
            </w:r>
            <w:proofErr w:type="spellEnd"/>
            <w:r w:rsidRPr="00DB25C4">
              <w:rPr>
                <w:rFonts w:cstheme="minorHAnsi"/>
                <w:color w:val="000000"/>
              </w:rPr>
              <w:t xml:space="preserve"> </w:t>
            </w:r>
            <w:proofErr w:type="spellStart"/>
            <w:r w:rsidRPr="00DB25C4">
              <w:rPr>
                <w:rFonts w:cstheme="minorHAnsi"/>
                <w:color w:val="000000"/>
              </w:rPr>
              <w:t>balik</w:t>
            </w:r>
            <w:proofErr w:type="spellEnd"/>
            <w:r w:rsidRPr="00DB25C4">
              <w:rPr>
                <w:rFonts w:cstheme="minorHAnsi"/>
                <w:color w:val="000000"/>
              </w:rPr>
              <w:t xml:space="preserve"> </w:t>
            </w:r>
            <w:proofErr w:type="spellStart"/>
            <w:r w:rsidRPr="00DB25C4">
              <w:rPr>
                <w:rFonts w:cstheme="minorHAnsi"/>
                <w:color w:val="000000"/>
              </w:rPr>
              <w:t>terkait</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w:t>
            </w:r>
            <w:proofErr w:type="spellStart"/>
            <w:r w:rsidRPr="00DB25C4">
              <w:rPr>
                <w:rFonts w:cstheme="minorHAnsi"/>
                <w:color w:val="000000"/>
              </w:rPr>
              <w:t>kerjasama</w:t>
            </w:r>
            <w:proofErr w:type="spellEnd"/>
            <w:r w:rsidRPr="00DB25C4">
              <w:rPr>
                <w:rFonts w:cstheme="minorHAnsi"/>
                <w:color w:val="000000"/>
              </w:rPr>
              <w:t xml:space="preserve">, </w:t>
            </w:r>
            <w:proofErr w:type="spellStart"/>
            <w:r w:rsidRPr="00DB25C4">
              <w:rPr>
                <w:rFonts w:cstheme="minorHAnsi"/>
                <w:color w:val="000000"/>
              </w:rPr>
              <w:t>sehingga</w:t>
            </w:r>
            <w:proofErr w:type="spellEnd"/>
            <w:r w:rsidRPr="00DB25C4">
              <w:rPr>
                <w:rFonts w:cstheme="minorHAnsi"/>
                <w:color w:val="000000"/>
              </w:rPr>
              <w:t xml:space="preserve"> </w:t>
            </w:r>
            <w:proofErr w:type="spellStart"/>
            <w:r w:rsidRPr="00DB25C4">
              <w:rPr>
                <w:rFonts w:cstheme="minorHAnsi"/>
                <w:color w:val="000000"/>
              </w:rPr>
              <w:t>dapat</w:t>
            </w:r>
            <w:proofErr w:type="spellEnd"/>
            <w:r w:rsidRPr="00DB25C4">
              <w:rPr>
                <w:rFonts w:cstheme="minorHAnsi"/>
                <w:color w:val="000000"/>
              </w:rPr>
              <w:t xml:space="preserve"> </w:t>
            </w:r>
            <w:proofErr w:type="spellStart"/>
            <w:r w:rsidRPr="00DB25C4">
              <w:rPr>
                <w:rFonts w:cstheme="minorHAnsi"/>
                <w:color w:val="000000"/>
              </w:rPr>
              <w:t>mengoptimalkan</w:t>
            </w:r>
            <w:proofErr w:type="spellEnd"/>
            <w:r w:rsidRPr="00DB25C4">
              <w:rPr>
                <w:rFonts w:cstheme="minorHAnsi"/>
                <w:color w:val="000000"/>
              </w:rPr>
              <w:t xml:space="preserve"> </w:t>
            </w:r>
            <w:proofErr w:type="spellStart"/>
            <w:r w:rsidRPr="00DB25C4">
              <w:rPr>
                <w:rFonts w:cstheme="minorHAnsi"/>
                <w:color w:val="000000"/>
              </w:rPr>
              <w:t>kerjasama</w:t>
            </w:r>
            <w:proofErr w:type="spellEnd"/>
            <w:r w:rsidRPr="00DB25C4">
              <w:rPr>
                <w:rFonts w:cstheme="minorHAnsi"/>
                <w:color w:val="000000"/>
              </w:rPr>
              <w:t xml:space="preserve"> dan </w:t>
            </w:r>
            <w:proofErr w:type="spellStart"/>
            <w:r w:rsidRPr="00DB25C4">
              <w:rPr>
                <w:rFonts w:cstheme="minorHAnsi"/>
                <w:color w:val="000000"/>
              </w:rPr>
              <w:t>mencapai</w:t>
            </w:r>
            <w:proofErr w:type="spellEnd"/>
            <w:r w:rsidRPr="00DB25C4">
              <w:rPr>
                <w:rFonts w:cstheme="minorHAnsi"/>
                <w:color w:val="000000"/>
              </w:rPr>
              <w:t xml:space="preserve"> </w:t>
            </w:r>
            <w:proofErr w:type="spellStart"/>
            <w:r w:rsidRPr="00DB25C4">
              <w:rPr>
                <w:rFonts w:cstheme="minorHAnsi"/>
                <w:color w:val="000000"/>
              </w:rPr>
              <w:t>tujuan</w:t>
            </w:r>
            <w:proofErr w:type="spellEnd"/>
            <w:r w:rsidRPr="00DB25C4">
              <w:rPr>
                <w:rFonts w:cstheme="minorHAnsi"/>
                <w:color w:val="000000"/>
              </w:rPr>
              <w:t xml:space="preserve"> yang </w:t>
            </w:r>
            <w:proofErr w:type="spellStart"/>
            <w:r w:rsidRPr="00DB25C4">
              <w:rPr>
                <w:rFonts w:cstheme="minorHAnsi"/>
                <w:color w:val="000000"/>
              </w:rPr>
              <w:t>diharapkan</w:t>
            </w:r>
            <w:proofErr w:type="spellEnd"/>
          </w:p>
          <w:p w14:paraId="07A5B1A3" w14:textId="77777777" w:rsidR="00EE2EA9" w:rsidRPr="00DB25C4" w:rsidRDefault="00EE2EA9" w:rsidP="00687314">
            <w:pPr>
              <w:autoSpaceDE w:val="0"/>
              <w:autoSpaceDN w:val="0"/>
              <w:adjustRightInd w:val="0"/>
              <w:spacing w:after="0" w:line="240" w:lineRule="auto"/>
              <w:rPr>
                <w:rFonts w:cstheme="minorHAnsi"/>
                <w:color w:val="000000"/>
              </w:rPr>
            </w:pPr>
          </w:p>
        </w:tc>
      </w:tr>
      <w:tr w:rsidR="00EE2EA9" w:rsidRPr="00DB25C4" w14:paraId="07FBBE28" w14:textId="77777777" w:rsidTr="00DB25C4">
        <w:trPr>
          <w:trHeight w:val="300"/>
        </w:trPr>
        <w:tc>
          <w:tcPr>
            <w:tcW w:w="3116" w:type="dxa"/>
          </w:tcPr>
          <w:p w14:paraId="5E488F8C"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Meningkatkan</w:t>
            </w:r>
            <w:proofErr w:type="spellEnd"/>
            <w:r w:rsidRPr="00DB25C4">
              <w:rPr>
                <w:rFonts w:cstheme="minorHAnsi"/>
                <w:color w:val="000000"/>
              </w:rPr>
              <w:t xml:space="preserve"> </w:t>
            </w:r>
            <w:proofErr w:type="spellStart"/>
            <w:r w:rsidRPr="00DB25C4">
              <w:rPr>
                <w:rFonts w:cstheme="minorHAnsi"/>
                <w:color w:val="000000"/>
              </w:rPr>
              <w:t>kualitas</w:t>
            </w:r>
            <w:proofErr w:type="spellEnd"/>
            <w:r w:rsidRPr="00DB25C4">
              <w:rPr>
                <w:rFonts w:cstheme="minorHAnsi"/>
                <w:color w:val="000000"/>
              </w:rPr>
              <w:t xml:space="preserve"> </w:t>
            </w:r>
            <w:proofErr w:type="spellStart"/>
            <w:r w:rsidRPr="00DB25C4">
              <w:rPr>
                <w:rFonts w:cstheme="minorHAnsi"/>
                <w:color w:val="000000"/>
              </w:rPr>
              <w:t>kerjasama</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civitas </w:t>
            </w:r>
            <w:proofErr w:type="spellStart"/>
            <w:r w:rsidRPr="00DB25C4">
              <w:rPr>
                <w:rFonts w:cstheme="minorHAnsi"/>
                <w:color w:val="000000"/>
              </w:rPr>
              <w:t>akademika</w:t>
            </w:r>
            <w:proofErr w:type="spellEnd"/>
          </w:p>
        </w:tc>
        <w:tc>
          <w:tcPr>
            <w:tcW w:w="6255" w:type="dxa"/>
          </w:tcPr>
          <w:p w14:paraId="20B7E6B9" w14:textId="77777777" w:rsidR="00EE2EA9" w:rsidRPr="00DB25C4" w:rsidRDefault="00EE2EA9" w:rsidP="00687314">
            <w:pPr>
              <w:autoSpaceDE w:val="0"/>
              <w:autoSpaceDN w:val="0"/>
              <w:adjustRightInd w:val="0"/>
              <w:spacing w:after="0" w:line="240" w:lineRule="auto"/>
              <w:rPr>
                <w:rFonts w:cstheme="minorHAnsi"/>
                <w:color w:val="000000"/>
              </w:rPr>
            </w:pPr>
            <w:r w:rsidRPr="00DB25C4">
              <w:rPr>
                <w:rFonts w:cstheme="minorHAnsi"/>
                <w:color w:val="000000"/>
              </w:rPr>
              <w:t xml:space="preserve">Hasil survey </w:t>
            </w:r>
            <w:proofErr w:type="spellStart"/>
            <w:r w:rsidRPr="00DB25C4">
              <w:rPr>
                <w:rFonts w:cstheme="minorHAnsi"/>
                <w:color w:val="000000"/>
              </w:rPr>
              <w:t>dapat</w:t>
            </w:r>
            <w:proofErr w:type="spellEnd"/>
            <w:r w:rsidRPr="00DB25C4">
              <w:rPr>
                <w:rFonts w:cstheme="minorHAnsi"/>
                <w:color w:val="000000"/>
              </w:rPr>
              <w:t xml:space="preserve"> </w:t>
            </w:r>
            <w:proofErr w:type="spellStart"/>
            <w:r w:rsidRPr="00DB25C4">
              <w:rPr>
                <w:rFonts w:cstheme="minorHAnsi"/>
                <w:color w:val="000000"/>
              </w:rPr>
              <w:t>menjadi</w:t>
            </w:r>
            <w:proofErr w:type="spellEnd"/>
            <w:r w:rsidRPr="00DB25C4">
              <w:rPr>
                <w:rFonts w:cstheme="minorHAnsi"/>
                <w:color w:val="000000"/>
              </w:rPr>
              <w:t xml:space="preserve"> </w:t>
            </w:r>
            <w:proofErr w:type="spellStart"/>
            <w:r w:rsidRPr="00DB25C4">
              <w:rPr>
                <w:rFonts w:cstheme="minorHAnsi"/>
                <w:color w:val="000000"/>
              </w:rPr>
              <w:t>bahan</w:t>
            </w:r>
            <w:proofErr w:type="spellEnd"/>
            <w:r w:rsidRPr="00DB25C4">
              <w:rPr>
                <w:rFonts w:cstheme="minorHAnsi"/>
                <w:color w:val="000000"/>
              </w:rPr>
              <w:t xml:space="preserve"> </w:t>
            </w:r>
            <w:proofErr w:type="spellStart"/>
            <w:r w:rsidRPr="00DB25C4">
              <w:rPr>
                <w:rFonts w:cstheme="minorHAnsi"/>
                <w:color w:val="000000"/>
              </w:rPr>
              <w:t>evaluasi</w:t>
            </w:r>
            <w:proofErr w:type="spellEnd"/>
            <w:r w:rsidRPr="00DB25C4">
              <w:rPr>
                <w:rFonts w:cstheme="minorHAnsi"/>
                <w:color w:val="000000"/>
              </w:rPr>
              <w:t xml:space="preserve"> </w:t>
            </w:r>
            <w:proofErr w:type="spellStart"/>
            <w:r w:rsidRPr="00DB25C4">
              <w:rPr>
                <w:rFonts w:cstheme="minorHAnsi"/>
                <w:color w:val="000000"/>
              </w:rPr>
              <w:t>bagi</w:t>
            </w:r>
            <w:proofErr w:type="spellEnd"/>
            <w:r w:rsidRPr="00DB25C4">
              <w:rPr>
                <w:rFonts w:cstheme="minorHAnsi"/>
                <w:color w:val="000000"/>
              </w:rPr>
              <w:t xml:space="preserve"> FBS dan PPBM </w:t>
            </w:r>
            <w:proofErr w:type="spellStart"/>
            <w:r w:rsidRPr="00DB25C4">
              <w:rPr>
                <w:rFonts w:cstheme="minorHAnsi"/>
                <w:color w:val="000000"/>
              </w:rPr>
              <w:t>untuk</w:t>
            </w:r>
            <w:proofErr w:type="spellEnd"/>
            <w:r w:rsidRPr="00DB25C4">
              <w:rPr>
                <w:rFonts w:cstheme="minorHAnsi"/>
                <w:color w:val="000000"/>
              </w:rPr>
              <w:t xml:space="preserve"> </w:t>
            </w:r>
            <w:proofErr w:type="spellStart"/>
            <w:r w:rsidRPr="00DB25C4">
              <w:rPr>
                <w:rFonts w:cstheme="minorHAnsi"/>
                <w:color w:val="000000"/>
              </w:rPr>
              <w:t>meningkatkan</w:t>
            </w:r>
            <w:proofErr w:type="spellEnd"/>
            <w:r w:rsidRPr="00DB25C4">
              <w:rPr>
                <w:rFonts w:cstheme="minorHAnsi"/>
                <w:color w:val="000000"/>
              </w:rPr>
              <w:t xml:space="preserve"> </w:t>
            </w:r>
            <w:proofErr w:type="spellStart"/>
            <w:r w:rsidRPr="00DB25C4">
              <w:rPr>
                <w:rFonts w:cstheme="minorHAnsi"/>
                <w:color w:val="000000"/>
              </w:rPr>
              <w:t>kualitas</w:t>
            </w:r>
            <w:proofErr w:type="spellEnd"/>
            <w:r w:rsidRPr="00DB25C4">
              <w:rPr>
                <w:rFonts w:cstheme="minorHAnsi"/>
                <w:color w:val="000000"/>
              </w:rPr>
              <w:t xml:space="preserve"> </w:t>
            </w:r>
            <w:proofErr w:type="spellStart"/>
            <w:r w:rsidRPr="00DB25C4">
              <w:rPr>
                <w:rFonts w:cstheme="minorHAnsi"/>
                <w:color w:val="000000"/>
              </w:rPr>
              <w:t>kerjasama</w:t>
            </w:r>
            <w:proofErr w:type="spellEnd"/>
            <w:r w:rsidRPr="00DB25C4">
              <w:rPr>
                <w:rFonts w:cstheme="minorHAnsi"/>
                <w:color w:val="000000"/>
              </w:rPr>
              <w:t xml:space="preserve"> </w:t>
            </w:r>
            <w:proofErr w:type="spellStart"/>
            <w:r w:rsidRPr="00DB25C4">
              <w:rPr>
                <w:rFonts w:cstheme="minorHAnsi"/>
                <w:color w:val="000000"/>
              </w:rPr>
              <w:t>dengan</w:t>
            </w:r>
            <w:proofErr w:type="spellEnd"/>
            <w:r w:rsidRPr="00DB25C4">
              <w:rPr>
                <w:rFonts w:cstheme="minorHAnsi"/>
                <w:color w:val="000000"/>
              </w:rPr>
              <w:t xml:space="preserve"> civitas </w:t>
            </w:r>
            <w:proofErr w:type="spellStart"/>
            <w:r w:rsidRPr="00DB25C4">
              <w:rPr>
                <w:rFonts w:cstheme="minorHAnsi"/>
                <w:color w:val="000000"/>
              </w:rPr>
              <w:t>akademika</w:t>
            </w:r>
            <w:proofErr w:type="spellEnd"/>
            <w:r w:rsidRPr="00DB25C4">
              <w:rPr>
                <w:rFonts w:cstheme="minorHAnsi"/>
                <w:color w:val="000000"/>
              </w:rPr>
              <w:t xml:space="preserve">. FBS dan PPBM </w:t>
            </w:r>
            <w:proofErr w:type="spellStart"/>
            <w:r w:rsidRPr="00DB25C4">
              <w:rPr>
                <w:rFonts w:cstheme="minorHAnsi"/>
                <w:color w:val="000000"/>
              </w:rPr>
              <w:t>dapat</w:t>
            </w:r>
            <w:proofErr w:type="spellEnd"/>
            <w:r w:rsidRPr="00DB25C4">
              <w:rPr>
                <w:rFonts w:cstheme="minorHAnsi"/>
                <w:color w:val="000000"/>
              </w:rPr>
              <w:t xml:space="preserve"> </w:t>
            </w:r>
            <w:proofErr w:type="spellStart"/>
            <w:r w:rsidRPr="00DB25C4">
              <w:rPr>
                <w:rFonts w:cstheme="minorHAnsi"/>
                <w:color w:val="000000"/>
              </w:rPr>
              <w:t>memperbaiki</w:t>
            </w:r>
            <w:proofErr w:type="spellEnd"/>
            <w:r w:rsidRPr="00DB25C4">
              <w:rPr>
                <w:rFonts w:cstheme="minorHAnsi"/>
                <w:color w:val="000000"/>
              </w:rPr>
              <w:t xml:space="preserve"> </w:t>
            </w:r>
            <w:proofErr w:type="spellStart"/>
            <w:r w:rsidRPr="00DB25C4">
              <w:rPr>
                <w:rFonts w:cstheme="minorHAnsi"/>
                <w:color w:val="000000"/>
              </w:rPr>
              <w:t>atau</w:t>
            </w:r>
            <w:proofErr w:type="spellEnd"/>
            <w:r w:rsidRPr="00DB25C4">
              <w:rPr>
                <w:rFonts w:cstheme="minorHAnsi"/>
                <w:color w:val="000000"/>
              </w:rPr>
              <w:t xml:space="preserve"> </w:t>
            </w:r>
            <w:proofErr w:type="spellStart"/>
            <w:r w:rsidRPr="00DB25C4">
              <w:rPr>
                <w:rFonts w:cstheme="minorHAnsi"/>
                <w:color w:val="000000"/>
              </w:rPr>
              <w:t>memperkuat</w:t>
            </w:r>
            <w:proofErr w:type="spellEnd"/>
            <w:r w:rsidRPr="00DB25C4">
              <w:rPr>
                <w:rFonts w:cstheme="minorHAnsi"/>
                <w:color w:val="000000"/>
              </w:rPr>
              <w:t xml:space="preserve"> </w:t>
            </w:r>
            <w:proofErr w:type="spellStart"/>
            <w:r w:rsidRPr="00DB25C4">
              <w:rPr>
                <w:rFonts w:cstheme="minorHAnsi"/>
                <w:color w:val="000000"/>
              </w:rPr>
              <w:t>kerjasama</w:t>
            </w:r>
            <w:proofErr w:type="spellEnd"/>
            <w:r w:rsidRPr="00DB25C4">
              <w:rPr>
                <w:rFonts w:cstheme="minorHAnsi"/>
                <w:color w:val="000000"/>
              </w:rPr>
              <w:t xml:space="preserve"> yang </w:t>
            </w:r>
            <w:proofErr w:type="spellStart"/>
            <w:r w:rsidRPr="00DB25C4">
              <w:rPr>
                <w:rFonts w:cstheme="minorHAnsi"/>
                <w:color w:val="000000"/>
              </w:rPr>
              <w:t>kurang</w:t>
            </w:r>
            <w:proofErr w:type="spellEnd"/>
            <w:r w:rsidRPr="00DB25C4">
              <w:rPr>
                <w:rFonts w:cstheme="minorHAnsi"/>
                <w:color w:val="000000"/>
              </w:rPr>
              <w:t xml:space="preserve"> </w:t>
            </w:r>
            <w:proofErr w:type="spellStart"/>
            <w:r w:rsidRPr="00DB25C4">
              <w:rPr>
                <w:rFonts w:cstheme="minorHAnsi"/>
                <w:color w:val="000000"/>
              </w:rPr>
              <w:t>efektif</w:t>
            </w:r>
            <w:proofErr w:type="spellEnd"/>
            <w:r w:rsidRPr="00DB25C4">
              <w:rPr>
                <w:rFonts w:cstheme="minorHAnsi"/>
                <w:color w:val="000000"/>
              </w:rPr>
              <w:t xml:space="preserve"> </w:t>
            </w:r>
            <w:proofErr w:type="spellStart"/>
            <w:r w:rsidRPr="00DB25C4">
              <w:rPr>
                <w:rFonts w:cstheme="minorHAnsi"/>
                <w:color w:val="000000"/>
              </w:rPr>
              <w:t>sehingga</w:t>
            </w:r>
            <w:proofErr w:type="spellEnd"/>
            <w:r w:rsidRPr="00DB25C4">
              <w:rPr>
                <w:rFonts w:cstheme="minorHAnsi"/>
                <w:color w:val="000000"/>
              </w:rPr>
              <w:t xml:space="preserve"> </w:t>
            </w:r>
            <w:proofErr w:type="spellStart"/>
            <w:r w:rsidRPr="00DB25C4">
              <w:rPr>
                <w:rFonts w:cstheme="minorHAnsi"/>
                <w:color w:val="000000"/>
              </w:rPr>
              <w:t>dapat</w:t>
            </w:r>
            <w:proofErr w:type="spellEnd"/>
            <w:r w:rsidRPr="00DB25C4">
              <w:rPr>
                <w:rFonts w:cstheme="minorHAnsi"/>
                <w:color w:val="000000"/>
              </w:rPr>
              <w:t xml:space="preserve"> </w:t>
            </w:r>
            <w:proofErr w:type="spellStart"/>
            <w:r w:rsidRPr="00DB25C4">
              <w:rPr>
                <w:rFonts w:cstheme="minorHAnsi"/>
                <w:color w:val="000000"/>
              </w:rPr>
              <w:t>menciptakan</w:t>
            </w:r>
            <w:proofErr w:type="spellEnd"/>
            <w:r w:rsidRPr="00DB25C4">
              <w:rPr>
                <w:rFonts w:cstheme="minorHAnsi"/>
                <w:color w:val="000000"/>
              </w:rPr>
              <w:t xml:space="preserve"> </w:t>
            </w:r>
            <w:proofErr w:type="spellStart"/>
            <w:r w:rsidRPr="00DB25C4">
              <w:rPr>
                <w:rFonts w:cstheme="minorHAnsi"/>
                <w:color w:val="000000"/>
              </w:rPr>
              <w:t>kerjasama</w:t>
            </w:r>
            <w:proofErr w:type="spellEnd"/>
            <w:r w:rsidRPr="00DB25C4">
              <w:rPr>
                <w:rFonts w:cstheme="minorHAnsi"/>
                <w:color w:val="000000"/>
              </w:rPr>
              <w:t xml:space="preserve"> yang </w:t>
            </w:r>
            <w:proofErr w:type="spellStart"/>
            <w:r w:rsidRPr="00DB25C4">
              <w:rPr>
                <w:rFonts w:cstheme="minorHAnsi"/>
                <w:color w:val="000000"/>
              </w:rPr>
              <w:t>lebih</w:t>
            </w:r>
            <w:proofErr w:type="spellEnd"/>
            <w:r w:rsidRPr="00DB25C4">
              <w:rPr>
                <w:rFonts w:cstheme="minorHAnsi"/>
                <w:color w:val="000000"/>
              </w:rPr>
              <w:t xml:space="preserve"> </w:t>
            </w:r>
            <w:proofErr w:type="spellStart"/>
            <w:r w:rsidRPr="00DB25C4">
              <w:rPr>
                <w:rFonts w:cstheme="minorHAnsi"/>
                <w:color w:val="000000"/>
              </w:rPr>
              <w:t>baik</w:t>
            </w:r>
            <w:proofErr w:type="spellEnd"/>
            <w:r w:rsidRPr="00DB25C4">
              <w:rPr>
                <w:rFonts w:cstheme="minorHAnsi"/>
                <w:color w:val="000000"/>
              </w:rPr>
              <w:t xml:space="preserve"> dan </w:t>
            </w:r>
            <w:proofErr w:type="spellStart"/>
            <w:r w:rsidRPr="00DB25C4">
              <w:rPr>
                <w:rFonts w:cstheme="minorHAnsi"/>
                <w:color w:val="000000"/>
              </w:rPr>
              <w:t>efektif</w:t>
            </w:r>
            <w:proofErr w:type="spellEnd"/>
            <w:r w:rsidRPr="00DB25C4">
              <w:rPr>
                <w:rFonts w:cstheme="minorHAnsi"/>
                <w:color w:val="000000"/>
              </w:rPr>
              <w:t xml:space="preserve"> di masa </w:t>
            </w:r>
            <w:proofErr w:type="spellStart"/>
            <w:r w:rsidRPr="00DB25C4">
              <w:rPr>
                <w:rFonts w:cstheme="minorHAnsi"/>
                <w:color w:val="000000"/>
              </w:rPr>
              <w:t>depan</w:t>
            </w:r>
            <w:proofErr w:type="spellEnd"/>
          </w:p>
          <w:p w14:paraId="4A1AFA28" w14:textId="77777777" w:rsidR="00EE2EA9" w:rsidRPr="00DB25C4" w:rsidRDefault="00EE2EA9" w:rsidP="00687314">
            <w:pPr>
              <w:autoSpaceDE w:val="0"/>
              <w:autoSpaceDN w:val="0"/>
              <w:adjustRightInd w:val="0"/>
              <w:spacing w:after="0" w:line="240" w:lineRule="auto"/>
              <w:rPr>
                <w:rFonts w:cstheme="minorHAnsi"/>
                <w:color w:val="000000"/>
              </w:rPr>
            </w:pPr>
          </w:p>
        </w:tc>
      </w:tr>
      <w:tr w:rsidR="00EE2EA9" w:rsidRPr="00DB25C4" w14:paraId="62317CFC" w14:textId="77777777" w:rsidTr="00DB25C4">
        <w:trPr>
          <w:trHeight w:val="300"/>
        </w:trPr>
        <w:tc>
          <w:tcPr>
            <w:tcW w:w="3116" w:type="dxa"/>
          </w:tcPr>
          <w:p w14:paraId="5FBAAE0A" w14:textId="77777777" w:rsidR="00EE2EA9" w:rsidRPr="00DB25C4" w:rsidRDefault="00EE2EA9" w:rsidP="00687314">
            <w:pPr>
              <w:autoSpaceDE w:val="0"/>
              <w:autoSpaceDN w:val="0"/>
              <w:adjustRightInd w:val="0"/>
              <w:spacing w:after="0" w:line="240" w:lineRule="auto"/>
              <w:jc w:val="both"/>
              <w:rPr>
                <w:rFonts w:cstheme="minorHAnsi"/>
                <w:color w:val="000000"/>
              </w:rPr>
            </w:pPr>
            <w:proofErr w:type="spellStart"/>
            <w:r w:rsidRPr="00DB25C4">
              <w:rPr>
                <w:rFonts w:cstheme="minorHAnsi"/>
                <w:color w:val="000000"/>
              </w:rPr>
              <w:t>Perencanaan</w:t>
            </w:r>
            <w:proofErr w:type="spellEnd"/>
            <w:r w:rsidRPr="00DB25C4">
              <w:rPr>
                <w:rFonts w:cstheme="minorHAnsi"/>
                <w:color w:val="000000"/>
              </w:rPr>
              <w:t xml:space="preserve"> dan </w:t>
            </w:r>
            <w:proofErr w:type="spellStart"/>
            <w:r w:rsidRPr="00DB25C4">
              <w:rPr>
                <w:rFonts w:cstheme="minorHAnsi"/>
                <w:color w:val="000000"/>
              </w:rPr>
              <w:t>pengembangan</w:t>
            </w:r>
            <w:proofErr w:type="spellEnd"/>
            <w:r w:rsidRPr="00DB25C4">
              <w:rPr>
                <w:rFonts w:cstheme="minorHAnsi"/>
                <w:color w:val="000000"/>
              </w:rPr>
              <w:t xml:space="preserve"> program </w:t>
            </w:r>
            <w:proofErr w:type="spellStart"/>
            <w:r w:rsidRPr="00DB25C4">
              <w:rPr>
                <w:rFonts w:cstheme="minorHAnsi"/>
                <w:color w:val="000000"/>
              </w:rPr>
              <w:t>kerja</w:t>
            </w:r>
            <w:proofErr w:type="spellEnd"/>
            <w:r w:rsidRPr="00DB25C4">
              <w:rPr>
                <w:rFonts w:cstheme="minorHAnsi"/>
                <w:color w:val="000000"/>
              </w:rPr>
              <w:t xml:space="preserve"> yang </w:t>
            </w:r>
            <w:proofErr w:type="spellStart"/>
            <w:r w:rsidRPr="00DB25C4">
              <w:rPr>
                <w:rFonts w:cstheme="minorHAnsi"/>
                <w:color w:val="000000"/>
              </w:rPr>
              <w:t>terstruktur</w:t>
            </w:r>
            <w:proofErr w:type="spellEnd"/>
            <w:r w:rsidRPr="00DB25C4">
              <w:rPr>
                <w:rFonts w:cstheme="minorHAnsi"/>
                <w:color w:val="000000"/>
              </w:rPr>
              <w:t xml:space="preserve"> dan </w:t>
            </w:r>
            <w:proofErr w:type="spellStart"/>
            <w:r w:rsidRPr="00DB25C4">
              <w:rPr>
                <w:rFonts w:cstheme="minorHAnsi"/>
                <w:color w:val="000000"/>
              </w:rPr>
              <w:t>sistematis</w:t>
            </w:r>
            <w:proofErr w:type="spellEnd"/>
          </w:p>
        </w:tc>
        <w:tc>
          <w:tcPr>
            <w:tcW w:w="6255" w:type="dxa"/>
          </w:tcPr>
          <w:p w14:paraId="17B3A79A" w14:textId="77777777" w:rsidR="00EE2EA9" w:rsidRPr="00DB25C4" w:rsidRDefault="00EE2EA9" w:rsidP="00687314">
            <w:pPr>
              <w:autoSpaceDE w:val="0"/>
              <w:autoSpaceDN w:val="0"/>
              <w:adjustRightInd w:val="0"/>
              <w:spacing w:after="0" w:line="240" w:lineRule="auto"/>
              <w:rPr>
                <w:rFonts w:cstheme="minorHAnsi"/>
                <w:color w:val="000000"/>
              </w:rPr>
            </w:pPr>
            <w:r w:rsidRPr="00DB25C4">
              <w:rPr>
                <w:rFonts w:cstheme="minorHAnsi"/>
                <w:color w:val="000000"/>
              </w:rPr>
              <w:t xml:space="preserve">FBS dan PPBM </w:t>
            </w:r>
            <w:proofErr w:type="spellStart"/>
            <w:r w:rsidRPr="00DB25C4">
              <w:rPr>
                <w:rFonts w:cstheme="minorHAnsi"/>
                <w:color w:val="000000"/>
              </w:rPr>
              <w:t>perlu</w:t>
            </w:r>
            <w:proofErr w:type="spellEnd"/>
            <w:r w:rsidRPr="00DB25C4">
              <w:rPr>
                <w:rFonts w:cstheme="minorHAnsi"/>
                <w:color w:val="000000"/>
              </w:rPr>
              <w:t xml:space="preserve"> </w:t>
            </w:r>
            <w:proofErr w:type="spellStart"/>
            <w:r w:rsidRPr="00DB25C4">
              <w:rPr>
                <w:rFonts w:cstheme="minorHAnsi"/>
                <w:color w:val="000000"/>
              </w:rPr>
              <w:t>melakukan</w:t>
            </w:r>
            <w:proofErr w:type="spellEnd"/>
            <w:r w:rsidRPr="00DB25C4">
              <w:rPr>
                <w:rFonts w:cstheme="minorHAnsi"/>
                <w:color w:val="000000"/>
              </w:rPr>
              <w:t xml:space="preserve"> </w:t>
            </w:r>
            <w:proofErr w:type="spellStart"/>
            <w:r w:rsidRPr="00DB25C4">
              <w:rPr>
                <w:rFonts w:cstheme="minorHAnsi"/>
                <w:color w:val="000000"/>
              </w:rPr>
              <w:t>perencanaan</w:t>
            </w:r>
            <w:proofErr w:type="spellEnd"/>
            <w:r w:rsidRPr="00DB25C4">
              <w:rPr>
                <w:rFonts w:cstheme="minorHAnsi"/>
                <w:color w:val="000000"/>
              </w:rPr>
              <w:t xml:space="preserve"> dan </w:t>
            </w:r>
            <w:proofErr w:type="spellStart"/>
            <w:r w:rsidRPr="00DB25C4">
              <w:rPr>
                <w:rFonts w:cstheme="minorHAnsi"/>
                <w:color w:val="000000"/>
              </w:rPr>
              <w:t>pengembangan</w:t>
            </w:r>
            <w:proofErr w:type="spellEnd"/>
            <w:r w:rsidRPr="00DB25C4">
              <w:rPr>
                <w:rFonts w:cstheme="minorHAnsi"/>
                <w:color w:val="000000"/>
              </w:rPr>
              <w:t xml:space="preserve"> program </w:t>
            </w:r>
            <w:proofErr w:type="spellStart"/>
            <w:r w:rsidRPr="00DB25C4">
              <w:rPr>
                <w:rFonts w:cstheme="minorHAnsi"/>
                <w:color w:val="000000"/>
              </w:rPr>
              <w:t>kerja</w:t>
            </w:r>
            <w:proofErr w:type="spellEnd"/>
            <w:r w:rsidRPr="00DB25C4">
              <w:rPr>
                <w:rFonts w:cstheme="minorHAnsi"/>
                <w:color w:val="000000"/>
              </w:rPr>
              <w:t xml:space="preserve"> yang </w:t>
            </w:r>
            <w:proofErr w:type="spellStart"/>
            <w:r w:rsidRPr="00DB25C4">
              <w:rPr>
                <w:rFonts w:cstheme="minorHAnsi"/>
                <w:color w:val="000000"/>
              </w:rPr>
              <w:t>terstruktur</w:t>
            </w:r>
            <w:proofErr w:type="spellEnd"/>
            <w:r w:rsidRPr="00DB25C4">
              <w:rPr>
                <w:rFonts w:cstheme="minorHAnsi"/>
                <w:color w:val="000000"/>
              </w:rPr>
              <w:t xml:space="preserve"> dan </w:t>
            </w:r>
            <w:proofErr w:type="spellStart"/>
            <w:r w:rsidRPr="00DB25C4">
              <w:rPr>
                <w:rFonts w:cstheme="minorHAnsi"/>
                <w:color w:val="000000"/>
              </w:rPr>
              <w:t>sistematis</w:t>
            </w:r>
            <w:proofErr w:type="spellEnd"/>
            <w:r w:rsidRPr="00DB25C4">
              <w:rPr>
                <w:rFonts w:cstheme="minorHAnsi"/>
                <w:color w:val="000000"/>
              </w:rPr>
              <w:t xml:space="preserve">, </w:t>
            </w:r>
            <w:proofErr w:type="spellStart"/>
            <w:r w:rsidRPr="00DB25C4">
              <w:rPr>
                <w:rFonts w:cstheme="minorHAnsi"/>
                <w:color w:val="000000"/>
              </w:rPr>
              <w:t>serta</w:t>
            </w:r>
            <w:proofErr w:type="spellEnd"/>
            <w:r w:rsidRPr="00DB25C4">
              <w:rPr>
                <w:rFonts w:cstheme="minorHAnsi"/>
                <w:color w:val="000000"/>
              </w:rPr>
              <w:t xml:space="preserve"> </w:t>
            </w:r>
            <w:proofErr w:type="spellStart"/>
            <w:r w:rsidRPr="00DB25C4">
              <w:rPr>
                <w:rFonts w:cstheme="minorHAnsi"/>
                <w:color w:val="000000"/>
              </w:rPr>
              <w:t>melibatkan</w:t>
            </w:r>
            <w:proofErr w:type="spellEnd"/>
            <w:r w:rsidRPr="00DB25C4">
              <w:rPr>
                <w:rFonts w:cstheme="minorHAnsi"/>
                <w:color w:val="000000"/>
              </w:rPr>
              <w:t xml:space="preserve"> </w:t>
            </w:r>
            <w:proofErr w:type="spellStart"/>
            <w:r w:rsidRPr="00DB25C4">
              <w:rPr>
                <w:rFonts w:cstheme="minorHAnsi"/>
                <w:color w:val="000000"/>
              </w:rPr>
              <w:t>seluruh</w:t>
            </w:r>
            <w:proofErr w:type="spellEnd"/>
            <w:r w:rsidRPr="00DB25C4">
              <w:rPr>
                <w:rFonts w:cstheme="minorHAnsi"/>
                <w:color w:val="000000"/>
              </w:rPr>
              <w:t xml:space="preserve"> </w:t>
            </w:r>
            <w:proofErr w:type="spellStart"/>
            <w:r w:rsidRPr="00DB25C4">
              <w:rPr>
                <w:rFonts w:cstheme="minorHAnsi"/>
                <w:color w:val="000000"/>
              </w:rPr>
              <w:t>pihak</w:t>
            </w:r>
            <w:proofErr w:type="spellEnd"/>
            <w:r w:rsidRPr="00DB25C4">
              <w:rPr>
                <w:rFonts w:cstheme="minorHAnsi"/>
                <w:color w:val="000000"/>
              </w:rPr>
              <w:t xml:space="preserve"> yang </w:t>
            </w:r>
            <w:proofErr w:type="spellStart"/>
            <w:r w:rsidRPr="00DB25C4">
              <w:rPr>
                <w:rFonts w:cstheme="minorHAnsi"/>
                <w:color w:val="000000"/>
              </w:rPr>
              <w:t>terkait</w:t>
            </w:r>
            <w:proofErr w:type="spellEnd"/>
            <w:r w:rsidRPr="00DB25C4">
              <w:rPr>
                <w:rFonts w:cstheme="minorHAnsi"/>
                <w:color w:val="000000"/>
              </w:rPr>
              <w:t xml:space="preserve"> </w:t>
            </w:r>
            <w:proofErr w:type="spellStart"/>
            <w:r w:rsidRPr="00DB25C4">
              <w:rPr>
                <w:rFonts w:cstheme="minorHAnsi"/>
                <w:color w:val="000000"/>
              </w:rPr>
              <w:t>dalam</w:t>
            </w:r>
            <w:proofErr w:type="spellEnd"/>
            <w:r w:rsidRPr="00DB25C4">
              <w:rPr>
                <w:rFonts w:cstheme="minorHAnsi"/>
                <w:color w:val="000000"/>
              </w:rPr>
              <w:t xml:space="preserve"> </w:t>
            </w:r>
            <w:proofErr w:type="spellStart"/>
            <w:r w:rsidRPr="00DB25C4">
              <w:rPr>
                <w:rFonts w:cstheme="minorHAnsi"/>
                <w:color w:val="000000"/>
              </w:rPr>
              <w:t>pelaksanaannya</w:t>
            </w:r>
            <w:proofErr w:type="spellEnd"/>
            <w:r w:rsidRPr="00DB25C4">
              <w:rPr>
                <w:rFonts w:cstheme="minorHAnsi"/>
                <w:color w:val="000000"/>
              </w:rPr>
              <w:t xml:space="preserve">. </w:t>
            </w:r>
            <w:proofErr w:type="spellStart"/>
            <w:r w:rsidRPr="00DB25C4">
              <w:rPr>
                <w:rFonts w:cstheme="minorHAnsi"/>
                <w:color w:val="000000"/>
              </w:rPr>
              <w:t>Selain</w:t>
            </w:r>
            <w:proofErr w:type="spellEnd"/>
            <w:r w:rsidRPr="00DB25C4">
              <w:rPr>
                <w:rFonts w:cstheme="minorHAnsi"/>
                <w:color w:val="000000"/>
              </w:rPr>
              <w:t xml:space="preserve"> </w:t>
            </w:r>
            <w:proofErr w:type="spellStart"/>
            <w:r w:rsidRPr="00DB25C4">
              <w:rPr>
                <w:rFonts w:cstheme="minorHAnsi"/>
                <w:color w:val="000000"/>
              </w:rPr>
              <w:t>itu</w:t>
            </w:r>
            <w:proofErr w:type="spellEnd"/>
            <w:r w:rsidRPr="00DB25C4">
              <w:rPr>
                <w:rFonts w:cstheme="minorHAnsi"/>
                <w:color w:val="000000"/>
              </w:rPr>
              <w:t xml:space="preserve">, FBS </w:t>
            </w:r>
            <w:r w:rsidRPr="00DB25C4">
              <w:rPr>
                <w:rFonts w:cstheme="minorHAnsi"/>
                <w:color w:val="000000"/>
              </w:rPr>
              <w:lastRenderedPageBreak/>
              <w:t xml:space="preserve">dan PPBM juga </w:t>
            </w:r>
            <w:proofErr w:type="spellStart"/>
            <w:r w:rsidRPr="00DB25C4">
              <w:rPr>
                <w:rFonts w:cstheme="minorHAnsi"/>
                <w:color w:val="000000"/>
              </w:rPr>
              <w:t>perlu</w:t>
            </w:r>
            <w:proofErr w:type="spellEnd"/>
            <w:r w:rsidRPr="00DB25C4">
              <w:rPr>
                <w:rFonts w:cstheme="minorHAnsi"/>
                <w:color w:val="000000"/>
              </w:rPr>
              <w:t xml:space="preserve"> </w:t>
            </w:r>
            <w:proofErr w:type="spellStart"/>
            <w:r w:rsidRPr="00DB25C4">
              <w:rPr>
                <w:rFonts w:cstheme="minorHAnsi"/>
                <w:color w:val="000000"/>
              </w:rPr>
              <w:t>memonitor</w:t>
            </w:r>
            <w:proofErr w:type="spellEnd"/>
            <w:r w:rsidRPr="00DB25C4">
              <w:rPr>
                <w:rFonts w:cstheme="minorHAnsi"/>
                <w:color w:val="000000"/>
              </w:rPr>
              <w:t xml:space="preserve"> dan </w:t>
            </w:r>
            <w:proofErr w:type="spellStart"/>
            <w:r w:rsidRPr="00DB25C4">
              <w:rPr>
                <w:rFonts w:cstheme="minorHAnsi"/>
                <w:color w:val="000000"/>
              </w:rPr>
              <w:t>mengevaluasi</w:t>
            </w:r>
            <w:proofErr w:type="spellEnd"/>
            <w:r w:rsidRPr="00DB25C4">
              <w:rPr>
                <w:rFonts w:cstheme="minorHAnsi"/>
                <w:color w:val="000000"/>
              </w:rPr>
              <w:t xml:space="preserve"> </w:t>
            </w:r>
            <w:proofErr w:type="spellStart"/>
            <w:r w:rsidRPr="00DB25C4">
              <w:rPr>
                <w:rFonts w:cstheme="minorHAnsi"/>
                <w:color w:val="000000"/>
              </w:rPr>
              <w:t>implementasi</w:t>
            </w:r>
            <w:proofErr w:type="spellEnd"/>
            <w:r w:rsidRPr="00DB25C4">
              <w:rPr>
                <w:rFonts w:cstheme="minorHAnsi"/>
                <w:color w:val="000000"/>
              </w:rPr>
              <w:t xml:space="preserve"> </w:t>
            </w:r>
            <w:proofErr w:type="spellStart"/>
            <w:r w:rsidRPr="00DB25C4">
              <w:rPr>
                <w:rFonts w:cstheme="minorHAnsi"/>
                <w:color w:val="000000"/>
              </w:rPr>
              <w:t>dari</w:t>
            </w:r>
            <w:proofErr w:type="spellEnd"/>
            <w:r w:rsidRPr="00DB25C4">
              <w:rPr>
                <w:rFonts w:cstheme="minorHAnsi"/>
                <w:color w:val="000000"/>
              </w:rPr>
              <w:t xml:space="preserve"> </w:t>
            </w:r>
            <w:proofErr w:type="spellStart"/>
            <w:r w:rsidRPr="00DB25C4">
              <w:rPr>
                <w:rFonts w:cstheme="minorHAnsi"/>
                <w:color w:val="000000"/>
              </w:rPr>
              <w:t>tindakan-tindakan</w:t>
            </w:r>
            <w:proofErr w:type="spellEnd"/>
            <w:r w:rsidRPr="00DB25C4">
              <w:rPr>
                <w:rFonts w:cstheme="minorHAnsi"/>
                <w:color w:val="000000"/>
              </w:rPr>
              <w:t xml:space="preserve"> yang </w:t>
            </w:r>
            <w:proofErr w:type="spellStart"/>
            <w:r w:rsidRPr="00DB25C4">
              <w:rPr>
                <w:rFonts w:cstheme="minorHAnsi"/>
                <w:color w:val="000000"/>
              </w:rPr>
              <w:t>telah</w:t>
            </w:r>
            <w:proofErr w:type="spellEnd"/>
            <w:r w:rsidRPr="00DB25C4">
              <w:rPr>
                <w:rFonts w:cstheme="minorHAnsi"/>
                <w:color w:val="000000"/>
              </w:rPr>
              <w:t xml:space="preserve"> </w:t>
            </w:r>
            <w:proofErr w:type="spellStart"/>
            <w:r w:rsidRPr="00DB25C4">
              <w:rPr>
                <w:rFonts w:cstheme="minorHAnsi"/>
                <w:color w:val="000000"/>
              </w:rPr>
              <w:t>dilakukan</w:t>
            </w:r>
            <w:proofErr w:type="spellEnd"/>
            <w:r w:rsidRPr="00DB25C4">
              <w:rPr>
                <w:rFonts w:cstheme="minorHAnsi"/>
                <w:color w:val="000000"/>
              </w:rPr>
              <w:t xml:space="preserve">, </w:t>
            </w:r>
            <w:proofErr w:type="spellStart"/>
            <w:r w:rsidRPr="00DB25C4">
              <w:rPr>
                <w:rFonts w:cstheme="minorHAnsi"/>
                <w:color w:val="000000"/>
              </w:rPr>
              <w:t>sehingga</w:t>
            </w:r>
            <w:proofErr w:type="spellEnd"/>
            <w:r w:rsidRPr="00DB25C4">
              <w:rPr>
                <w:rFonts w:cstheme="minorHAnsi"/>
                <w:color w:val="000000"/>
              </w:rPr>
              <w:t xml:space="preserve"> </w:t>
            </w:r>
            <w:proofErr w:type="spellStart"/>
            <w:r w:rsidRPr="00DB25C4">
              <w:rPr>
                <w:rFonts w:cstheme="minorHAnsi"/>
                <w:color w:val="000000"/>
              </w:rPr>
              <w:t>dapat</w:t>
            </w:r>
            <w:proofErr w:type="spellEnd"/>
            <w:r w:rsidRPr="00DB25C4">
              <w:rPr>
                <w:rFonts w:cstheme="minorHAnsi"/>
                <w:color w:val="000000"/>
              </w:rPr>
              <w:t xml:space="preserve"> </w:t>
            </w:r>
            <w:proofErr w:type="spellStart"/>
            <w:r w:rsidRPr="00DB25C4">
              <w:rPr>
                <w:rFonts w:cstheme="minorHAnsi"/>
                <w:color w:val="000000"/>
              </w:rPr>
              <w:t>mengetahui</w:t>
            </w:r>
            <w:proofErr w:type="spellEnd"/>
            <w:r w:rsidRPr="00DB25C4">
              <w:rPr>
                <w:rFonts w:cstheme="minorHAnsi"/>
                <w:color w:val="000000"/>
              </w:rPr>
              <w:t xml:space="preserve"> </w:t>
            </w:r>
            <w:proofErr w:type="spellStart"/>
            <w:r w:rsidRPr="00DB25C4">
              <w:rPr>
                <w:rFonts w:cstheme="minorHAnsi"/>
                <w:color w:val="000000"/>
              </w:rPr>
              <w:t>efektivitas</w:t>
            </w:r>
            <w:proofErr w:type="spellEnd"/>
            <w:r w:rsidRPr="00DB25C4">
              <w:rPr>
                <w:rFonts w:cstheme="minorHAnsi"/>
                <w:color w:val="000000"/>
              </w:rPr>
              <w:t xml:space="preserve"> dan </w:t>
            </w:r>
            <w:proofErr w:type="spellStart"/>
            <w:r w:rsidRPr="00DB25C4">
              <w:rPr>
                <w:rFonts w:cstheme="minorHAnsi"/>
                <w:color w:val="000000"/>
              </w:rPr>
              <w:t>efisiensi</w:t>
            </w:r>
            <w:proofErr w:type="spellEnd"/>
            <w:r w:rsidRPr="00DB25C4">
              <w:rPr>
                <w:rFonts w:cstheme="minorHAnsi"/>
                <w:color w:val="000000"/>
              </w:rPr>
              <w:t xml:space="preserve"> </w:t>
            </w:r>
            <w:proofErr w:type="spellStart"/>
            <w:r w:rsidRPr="00DB25C4">
              <w:rPr>
                <w:rFonts w:cstheme="minorHAnsi"/>
                <w:color w:val="000000"/>
              </w:rPr>
              <w:t>dari</w:t>
            </w:r>
            <w:proofErr w:type="spellEnd"/>
            <w:r w:rsidRPr="00DB25C4">
              <w:rPr>
                <w:rFonts w:cstheme="minorHAnsi"/>
                <w:color w:val="000000"/>
              </w:rPr>
              <w:t xml:space="preserve"> </w:t>
            </w:r>
            <w:proofErr w:type="spellStart"/>
            <w:r w:rsidRPr="00DB25C4">
              <w:rPr>
                <w:rFonts w:cstheme="minorHAnsi"/>
                <w:color w:val="000000"/>
              </w:rPr>
              <w:t>tindakan</w:t>
            </w:r>
            <w:proofErr w:type="spellEnd"/>
            <w:r w:rsidRPr="00DB25C4">
              <w:rPr>
                <w:rFonts w:cstheme="minorHAnsi"/>
                <w:color w:val="000000"/>
              </w:rPr>
              <w:t xml:space="preserve"> </w:t>
            </w:r>
            <w:proofErr w:type="spellStart"/>
            <w:r w:rsidRPr="00DB25C4">
              <w:rPr>
                <w:rFonts w:cstheme="minorHAnsi"/>
                <w:color w:val="000000"/>
              </w:rPr>
              <w:t>tersebut</w:t>
            </w:r>
            <w:proofErr w:type="spellEnd"/>
          </w:p>
        </w:tc>
      </w:tr>
    </w:tbl>
    <w:p w14:paraId="1F94B8AC" w14:textId="77777777" w:rsidR="00EE2EA9" w:rsidRPr="00DB25C4" w:rsidRDefault="00EE2EA9" w:rsidP="00687314">
      <w:pPr>
        <w:autoSpaceDE w:val="0"/>
        <w:autoSpaceDN w:val="0"/>
        <w:adjustRightInd w:val="0"/>
        <w:spacing w:after="0" w:line="240" w:lineRule="auto"/>
        <w:jc w:val="both"/>
        <w:rPr>
          <w:rFonts w:cstheme="minorHAnsi"/>
          <w:color w:val="000000"/>
        </w:rPr>
      </w:pPr>
    </w:p>
    <w:p w14:paraId="277D7242" w14:textId="77777777" w:rsidR="00EE2EA9" w:rsidRPr="00DB25C4" w:rsidRDefault="00EE2EA9" w:rsidP="00687314">
      <w:pPr>
        <w:spacing w:after="0" w:line="240" w:lineRule="auto"/>
        <w:jc w:val="both"/>
        <w:rPr>
          <w:rFonts w:cstheme="minorHAnsi"/>
        </w:rPr>
      </w:pPr>
    </w:p>
    <w:p w14:paraId="1295044D" w14:textId="77777777" w:rsidR="00EE2EA9" w:rsidRPr="00DB25C4" w:rsidRDefault="00EE2EA9" w:rsidP="00687314">
      <w:pPr>
        <w:spacing w:after="0" w:line="240" w:lineRule="auto"/>
        <w:jc w:val="both"/>
        <w:rPr>
          <w:rFonts w:eastAsia="Calibri" w:cstheme="minorHAnsi"/>
          <w:b/>
          <w:bCs/>
        </w:rPr>
      </w:pPr>
      <w:r w:rsidRPr="00DB25C4">
        <w:rPr>
          <w:rFonts w:eastAsia="Calibri" w:cstheme="minorHAnsi"/>
          <w:b/>
          <w:bCs/>
        </w:rPr>
        <w:t xml:space="preserve">2.3 </w:t>
      </w:r>
      <w:proofErr w:type="spellStart"/>
      <w:r w:rsidRPr="00DB25C4">
        <w:rPr>
          <w:rFonts w:eastAsia="Calibri" w:cstheme="minorHAnsi"/>
          <w:b/>
          <w:bCs/>
        </w:rPr>
        <w:t>Penjaminan</w:t>
      </w:r>
      <w:proofErr w:type="spellEnd"/>
      <w:r w:rsidRPr="00DB25C4">
        <w:rPr>
          <w:rFonts w:eastAsia="Calibri" w:cstheme="minorHAnsi"/>
          <w:b/>
          <w:bCs/>
        </w:rPr>
        <w:t xml:space="preserve"> </w:t>
      </w:r>
      <w:proofErr w:type="spellStart"/>
      <w:r w:rsidRPr="00DB25C4">
        <w:rPr>
          <w:rFonts w:eastAsia="Calibri" w:cstheme="minorHAnsi"/>
          <w:b/>
          <w:bCs/>
        </w:rPr>
        <w:t>Mutu</w:t>
      </w:r>
      <w:proofErr w:type="spellEnd"/>
    </w:p>
    <w:p w14:paraId="79D2CBE5" w14:textId="77777777" w:rsidR="00EE2EA9" w:rsidRPr="00DB25C4" w:rsidRDefault="00EE2EA9" w:rsidP="00687314">
      <w:pPr>
        <w:spacing w:after="0" w:line="240" w:lineRule="auto"/>
        <w:textAlignment w:val="baseline"/>
        <w:rPr>
          <w:rFonts w:eastAsia="Times New Roman" w:cstheme="minorHAnsi"/>
          <w:lang w:val="en-ID" w:eastAsia="ja-JP"/>
        </w:rPr>
      </w:pPr>
      <w:r w:rsidRPr="00DB25C4">
        <w:rPr>
          <w:rFonts w:eastAsia="Times New Roman" w:cstheme="minorHAnsi"/>
          <w:lang w:val="sv-SE" w:eastAsia="ja-JP"/>
        </w:rPr>
        <w:t>Sistem Penjaminan Mutu</w:t>
      </w:r>
      <w:r w:rsidRPr="00DB25C4">
        <w:rPr>
          <w:rFonts w:eastAsia="Times New Roman" w:cstheme="minorHAnsi"/>
          <w:lang w:val="en-ID" w:eastAsia="ja-JP"/>
        </w:rPr>
        <w:t> </w:t>
      </w:r>
    </w:p>
    <w:p w14:paraId="26E50CCD" w14:textId="77777777" w:rsidR="00EE2EA9" w:rsidRPr="00DB25C4" w:rsidRDefault="00EE2EA9" w:rsidP="00687314">
      <w:pPr>
        <w:spacing w:after="0" w:line="240" w:lineRule="auto"/>
        <w:jc w:val="both"/>
        <w:textAlignment w:val="baseline"/>
        <w:rPr>
          <w:rFonts w:eastAsia="Times New Roman" w:cstheme="minorHAnsi"/>
          <w:lang w:val="en-ID" w:eastAsia="ja-JP"/>
        </w:rPr>
      </w:pPr>
      <w:r w:rsidRPr="00DB25C4">
        <w:rPr>
          <w:rFonts w:eastAsia="Times New Roman" w:cstheme="minorHAnsi"/>
          <w:lang w:val="en-ID" w:eastAsia="ja-JP"/>
        </w:rPr>
        <w:t xml:space="preserve">      1) </w:t>
      </w:r>
      <w:proofErr w:type="spellStart"/>
      <w:r w:rsidRPr="00DB25C4">
        <w:rPr>
          <w:rFonts w:eastAsia="Times New Roman" w:cstheme="minorHAnsi"/>
          <w:lang w:val="en-ID" w:eastAsia="ja-JP"/>
        </w:rPr>
        <w:t>Dokumen</w:t>
      </w:r>
      <w:proofErr w:type="spellEnd"/>
      <w:r w:rsidRPr="00DB25C4">
        <w:rPr>
          <w:rFonts w:eastAsia="Times New Roman" w:cstheme="minorHAnsi"/>
          <w:lang w:val="en-ID" w:eastAsia="ja-JP"/>
        </w:rPr>
        <w:t xml:space="preserve"> Formal SPMI </w:t>
      </w:r>
    </w:p>
    <w:p w14:paraId="3C28CAA5" w14:textId="77777777" w:rsidR="00EE2EA9" w:rsidRPr="00DB25C4" w:rsidRDefault="00EE2EA9" w:rsidP="00687314">
      <w:pPr>
        <w:spacing w:after="0" w:line="240" w:lineRule="auto"/>
        <w:ind w:left="555"/>
        <w:jc w:val="both"/>
        <w:textAlignment w:val="baseline"/>
        <w:rPr>
          <w:rFonts w:eastAsia="Times New Roman" w:cstheme="minorHAnsi"/>
          <w:lang w:val="en-ID" w:eastAsia="ja-JP"/>
        </w:rPr>
      </w:pPr>
      <w:proofErr w:type="spellStart"/>
      <w:r w:rsidRPr="00DB25C4">
        <w:rPr>
          <w:rFonts w:eastAsia="Times New Roman" w:cstheme="minorHAnsi"/>
          <w:lang w:eastAsia="ja-JP"/>
        </w:rPr>
        <w:t>Dalam</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menjalankan</w:t>
      </w:r>
      <w:proofErr w:type="spellEnd"/>
      <w:r w:rsidRPr="00DB25C4">
        <w:rPr>
          <w:rFonts w:eastAsia="Times New Roman" w:cstheme="minorHAnsi"/>
          <w:lang w:eastAsia="ja-JP"/>
        </w:rPr>
        <w:t xml:space="preserve"> SPMI, </w:t>
      </w:r>
      <w:proofErr w:type="spellStart"/>
      <w:r w:rsidRPr="00DB25C4">
        <w:rPr>
          <w:rFonts w:eastAsia="Times New Roman" w:cstheme="minorHAnsi"/>
          <w:lang w:eastAsia="ja-JP"/>
        </w:rPr>
        <w:t>Fakultas</w:t>
      </w:r>
      <w:proofErr w:type="spellEnd"/>
      <w:r w:rsidRPr="00DB25C4">
        <w:rPr>
          <w:rFonts w:eastAsia="Times New Roman" w:cstheme="minorHAnsi"/>
          <w:lang w:eastAsia="ja-JP"/>
        </w:rPr>
        <w:t xml:space="preserve"> Bahasa dan Seni </w:t>
      </w:r>
      <w:proofErr w:type="spellStart"/>
      <w:r w:rsidRPr="00DB25C4">
        <w:rPr>
          <w:rFonts w:eastAsia="Times New Roman" w:cstheme="minorHAnsi"/>
          <w:lang w:eastAsia="ja-JP"/>
        </w:rPr>
        <w:t>berpedoman</w:t>
      </w:r>
      <w:proofErr w:type="spellEnd"/>
      <w:r w:rsidRPr="00DB25C4">
        <w:rPr>
          <w:rFonts w:eastAsia="Times New Roman" w:cstheme="minorHAnsi"/>
          <w:lang w:eastAsia="ja-JP"/>
        </w:rPr>
        <w:t xml:space="preserve"> pada </w:t>
      </w:r>
      <w:r w:rsidRPr="00DB25C4">
        <w:rPr>
          <w:rFonts w:eastAsia="Times New Roman" w:cstheme="minorHAnsi"/>
          <w:lang w:val="sv-SE" w:eastAsia="ja-JP"/>
        </w:rPr>
        <w:t>SK no. 0011/MACHUNG/SK-SENAT/XII/2017 tentang Kebijakan SPMI Universitas Ma Chung. Adapun kebijakan SPMI tersebut mengacu pada:</w:t>
      </w:r>
      <w:r w:rsidRPr="00DB25C4">
        <w:rPr>
          <w:rFonts w:eastAsia="Times New Roman" w:cstheme="minorHAnsi"/>
          <w:lang w:val="en-ID" w:eastAsia="ja-JP"/>
        </w:rPr>
        <w:t> </w:t>
      </w:r>
    </w:p>
    <w:p w14:paraId="03F3024C" w14:textId="77777777" w:rsidR="00EE2EA9" w:rsidRPr="00DB25C4" w:rsidRDefault="00EE2EA9" w:rsidP="009F6099">
      <w:pPr>
        <w:numPr>
          <w:ilvl w:val="0"/>
          <w:numId w:val="69"/>
        </w:numPr>
        <w:spacing w:after="0" w:line="240" w:lineRule="auto"/>
        <w:ind w:left="1275" w:firstLine="0"/>
        <w:jc w:val="both"/>
        <w:textAlignment w:val="baseline"/>
        <w:rPr>
          <w:rFonts w:eastAsia="Times New Roman" w:cstheme="minorHAnsi"/>
          <w:lang w:val="en-ID" w:eastAsia="ja-JP"/>
        </w:rPr>
      </w:pPr>
      <w:r w:rsidRPr="00DB25C4">
        <w:rPr>
          <w:rFonts w:eastAsia="Times New Roman" w:cstheme="minorHAnsi"/>
          <w:lang w:val="sv-SE" w:eastAsia="ja-JP"/>
        </w:rPr>
        <w:t>Peraturan Pemerintah Nomor 1</w:t>
      </w:r>
      <w:r w:rsidRPr="00DB25C4">
        <w:rPr>
          <w:rFonts w:eastAsia="Times New Roman" w:cstheme="minorHAnsi"/>
          <w:lang w:eastAsia="ja-JP"/>
        </w:rPr>
        <w:t>2</w:t>
      </w:r>
      <w:r w:rsidRPr="00DB25C4">
        <w:rPr>
          <w:rFonts w:eastAsia="Times New Roman" w:cstheme="minorHAnsi"/>
          <w:lang w:val="sv-SE" w:eastAsia="ja-JP"/>
        </w:rPr>
        <w:t xml:space="preserve"> Tahun 20</w:t>
      </w:r>
      <w:r w:rsidRPr="00DB25C4">
        <w:rPr>
          <w:rFonts w:eastAsia="Times New Roman" w:cstheme="minorHAnsi"/>
          <w:lang w:eastAsia="ja-JP"/>
        </w:rPr>
        <w:t xml:space="preserve">12 </w:t>
      </w:r>
      <w:proofErr w:type="spellStart"/>
      <w:r w:rsidRPr="00DB25C4">
        <w:rPr>
          <w:rFonts w:eastAsia="Times New Roman" w:cstheme="minorHAnsi"/>
          <w:lang w:eastAsia="ja-JP"/>
        </w:rPr>
        <w:t>tentang</w:t>
      </w:r>
      <w:proofErr w:type="spellEnd"/>
      <w:r w:rsidRPr="00DB25C4">
        <w:rPr>
          <w:rFonts w:eastAsia="Times New Roman" w:cstheme="minorHAnsi"/>
          <w:lang w:eastAsia="ja-JP"/>
        </w:rPr>
        <w:t xml:space="preserve"> Pendidikan Tinggi</w:t>
      </w:r>
      <w:r w:rsidRPr="00DB25C4">
        <w:rPr>
          <w:rFonts w:eastAsia="Times New Roman" w:cstheme="minorHAnsi"/>
          <w:lang w:val="en-ID" w:eastAsia="ja-JP"/>
        </w:rPr>
        <w:t> </w:t>
      </w:r>
    </w:p>
    <w:p w14:paraId="1CABD5BC" w14:textId="77777777" w:rsidR="00EE2EA9" w:rsidRPr="00DB25C4" w:rsidRDefault="00EE2EA9" w:rsidP="009F6099">
      <w:pPr>
        <w:numPr>
          <w:ilvl w:val="0"/>
          <w:numId w:val="69"/>
        </w:numPr>
        <w:spacing w:after="0" w:line="240" w:lineRule="auto"/>
        <w:ind w:left="1275" w:firstLine="0"/>
        <w:jc w:val="both"/>
        <w:textAlignment w:val="baseline"/>
        <w:rPr>
          <w:rFonts w:eastAsia="Times New Roman" w:cstheme="minorHAnsi"/>
          <w:lang w:val="en-ID" w:eastAsia="ja-JP"/>
        </w:rPr>
      </w:pPr>
      <w:proofErr w:type="spellStart"/>
      <w:r w:rsidRPr="00DB25C4">
        <w:rPr>
          <w:rFonts w:eastAsia="Times New Roman" w:cstheme="minorHAnsi"/>
          <w:lang w:eastAsia="ja-JP"/>
        </w:rPr>
        <w:t>Permendikbud</w:t>
      </w:r>
      <w:proofErr w:type="spellEnd"/>
      <w:r w:rsidRPr="00DB25C4">
        <w:rPr>
          <w:rFonts w:eastAsia="Times New Roman" w:cstheme="minorHAnsi"/>
          <w:lang w:eastAsia="ja-JP"/>
        </w:rPr>
        <w:t xml:space="preserve"> No. 50 </w:t>
      </w:r>
      <w:proofErr w:type="spellStart"/>
      <w:r w:rsidRPr="00DB25C4">
        <w:rPr>
          <w:rFonts w:eastAsia="Times New Roman" w:cstheme="minorHAnsi"/>
          <w:lang w:eastAsia="ja-JP"/>
        </w:rPr>
        <w:t>tahun</w:t>
      </w:r>
      <w:proofErr w:type="spellEnd"/>
      <w:r w:rsidRPr="00DB25C4">
        <w:rPr>
          <w:rFonts w:eastAsia="Times New Roman" w:cstheme="minorHAnsi"/>
          <w:lang w:eastAsia="ja-JP"/>
        </w:rPr>
        <w:t xml:space="preserve"> 2014 </w:t>
      </w:r>
      <w:proofErr w:type="spellStart"/>
      <w:r w:rsidRPr="00DB25C4">
        <w:rPr>
          <w:rFonts w:eastAsia="Times New Roman" w:cstheme="minorHAnsi"/>
          <w:lang w:eastAsia="ja-JP"/>
        </w:rPr>
        <w:t>tentang</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Sistem</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Penjaminan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Perguruan</w:t>
      </w:r>
      <w:proofErr w:type="spellEnd"/>
      <w:r w:rsidRPr="00DB25C4">
        <w:rPr>
          <w:rFonts w:eastAsia="Times New Roman" w:cstheme="minorHAnsi"/>
          <w:lang w:eastAsia="ja-JP"/>
        </w:rPr>
        <w:t xml:space="preserve"> Tinggi</w:t>
      </w:r>
      <w:r w:rsidRPr="00DB25C4">
        <w:rPr>
          <w:rFonts w:eastAsia="Times New Roman" w:cstheme="minorHAnsi"/>
          <w:lang w:val="en-ID" w:eastAsia="ja-JP"/>
        </w:rPr>
        <w:t> </w:t>
      </w:r>
    </w:p>
    <w:p w14:paraId="073342A6" w14:textId="77777777" w:rsidR="00EE2EA9" w:rsidRPr="00DB25C4" w:rsidRDefault="00EE2EA9" w:rsidP="009F6099">
      <w:pPr>
        <w:numPr>
          <w:ilvl w:val="0"/>
          <w:numId w:val="69"/>
        </w:numPr>
        <w:spacing w:after="0" w:line="240" w:lineRule="auto"/>
        <w:ind w:left="1275" w:firstLine="0"/>
        <w:jc w:val="both"/>
        <w:textAlignment w:val="baseline"/>
        <w:rPr>
          <w:rFonts w:eastAsia="Times New Roman" w:cstheme="minorHAnsi"/>
          <w:lang w:val="en-ID" w:eastAsia="ja-JP"/>
        </w:rPr>
      </w:pPr>
      <w:proofErr w:type="spellStart"/>
      <w:r w:rsidRPr="00DB25C4">
        <w:rPr>
          <w:rFonts w:eastAsia="Times New Roman" w:cstheme="minorHAnsi"/>
          <w:lang w:eastAsia="ja-JP"/>
        </w:rPr>
        <w:t>Permenristekdikti</w:t>
      </w:r>
      <w:proofErr w:type="spellEnd"/>
      <w:r w:rsidRPr="00DB25C4">
        <w:rPr>
          <w:rFonts w:eastAsia="Times New Roman" w:cstheme="minorHAnsi"/>
          <w:lang w:eastAsia="ja-JP"/>
        </w:rPr>
        <w:t xml:space="preserve"> No. 44 </w:t>
      </w:r>
      <w:proofErr w:type="spellStart"/>
      <w:r w:rsidRPr="00DB25C4">
        <w:rPr>
          <w:rFonts w:eastAsia="Times New Roman" w:cstheme="minorHAnsi"/>
          <w:lang w:eastAsia="ja-JP"/>
        </w:rPr>
        <w:t>tahun</w:t>
      </w:r>
      <w:proofErr w:type="spellEnd"/>
      <w:r w:rsidRPr="00DB25C4">
        <w:rPr>
          <w:rFonts w:eastAsia="Times New Roman" w:cstheme="minorHAnsi"/>
          <w:lang w:eastAsia="ja-JP"/>
        </w:rPr>
        <w:t xml:space="preserve"> 2015</w:t>
      </w:r>
      <w:r w:rsidRPr="00DB25C4">
        <w:rPr>
          <w:rFonts w:eastAsia="Times New Roman" w:cstheme="minorHAnsi"/>
          <w:lang w:val="sv-SE" w:eastAsia="ja-JP"/>
        </w:rPr>
        <w:t xml:space="preserve"> tentang Standar Nasional Pendidikan Tinggi</w:t>
      </w:r>
      <w:r w:rsidRPr="00DB25C4">
        <w:rPr>
          <w:rFonts w:eastAsia="Times New Roman" w:cstheme="minorHAnsi"/>
          <w:lang w:val="en-ID" w:eastAsia="ja-JP"/>
        </w:rPr>
        <w:t> </w:t>
      </w:r>
    </w:p>
    <w:p w14:paraId="54909A5E" w14:textId="77777777" w:rsidR="00EE2EA9" w:rsidRPr="00DB25C4" w:rsidRDefault="00EE2EA9" w:rsidP="009F6099">
      <w:pPr>
        <w:numPr>
          <w:ilvl w:val="0"/>
          <w:numId w:val="70"/>
        </w:numPr>
        <w:spacing w:after="0" w:line="240" w:lineRule="auto"/>
        <w:ind w:left="1275" w:firstLine="0"/>
        <w:jc w:val="both"/>
        <w:textAlignment w:val="baseline"/>
        <w:rPr>
          <w:rFonts w:eastAsia="Times New Roman" w:cstheme="minorHAnsi"/>
          <w:lang w:val="en-ID" w:eastAsia="ja-JP"/>
        </w:rPr>
      </w:pPr>
      <w:r w:rsidRPr="00DB25C4">
        <w:rPr>
          <w:rFonts w:eastAsia="Times New Roman" w:cstheme="minorHAnsi"/>
          <w:lang w:val="sv-SE" w:eastAsia="ja-JP"/>
        </w:rPr>
        <w:t>Kebijakan Akademik: SK no. 0021A/MACHUNG/SK-SENAT/VIII/2015 tentang Kebijakan Akademik Universitas Ma Chung </w:t>
      </w:r>
      <w:r w:rsidRPr="00DB25C4">
        <w:rPr>
          <w:rFonts w:eastAsia="Times New Roman" w:cstheme="minorHAnsi"/>
          <w:lang w:val="en-ID" w:eastAsia="ja-JP"/>
        </w:rPr>
        <w:t> </w:t>
      </w:r>
    </w:p>
    <w:p w14:paraId="4A7EED9A" w14:textId="77777777" w:rsidR="00EE2EA9" w:rsidRPr="00DB25C4" w:rsidRDefault="00EE2EA9" w:rsidP="009F6099">
      <w:pPr>
        <w:numPr>
          <w:ilvl w:val="0"/>
          <w:numId w:val="70"/>
        </w:numPr>
        <w:spacing w:after="0" w:line="240" w:lineRule="auto"/>
        <w:ind w:left="1275" w:firstLine="0"/>
        <w:jc w:val="both"/>
        <w:textAlignment w:val="baseline"/>
        <w:rPr>
          <w:rFonts w:eastAsia="Times New Roman" w:cstheme="minorHAnsi"/>
          <w:lang w:val="en-ID" w:eastAsia="ja-JP"/>
        </w:rPr>
      </w:pPr>
      <w:r w:rsidRPr="00DB25C4">
        <w:rPr>
          <w:rFonts w:eastAsia="Times New Roman" w:cstheme="minorHAnsi"/>
          <w:lang w:val="sv-SE" w:eastAsia="ja-JP"/>
        </w:rPr>
        <w:t>Kebijakan Non Akademik Universitas Ma Chung: SK Rektor Nomor 0042A/MACHUNG/SK-REK/VIII/2015 tentang kebijakan Non Akademik UMC</w:t>
      </w:r>
      <w:r w:rsidRPr="00DB25C4">
        <w:rPr>
          <w:rFonts w:eastAsia="Times New Roman" w:cstheme="minorHAnsi"/>
          <w:lang w:val="en-ID" w:eastAsia="ja-JP"/>
        </w:rPr>
        <w:t> </w:t>
      </w:r>
    </w:p>
    <w:p w14:paraId="026E048A" w14:textId="77777777" w:rsidR="00EE2EA9" w:rsidRPr="00DB25C4" w:rsidRDefault="00EE2EA9" w:rsidP="009F6099">
      <w:pPr>
        <w:numPr>
          <w:ilvl w:val="0"/>
          <w:numId w:val="70"/>
        </w:numPr>
        <w:spacing w:after="0" w:line="240" w:lineRule="auto"/>
        <w:ind w:left="1275" w:firstLine="0"/>
        <w:jc w:val="both"/>
        <w:textAlignment w:val="baseline"/>
        <w:rPr>
          <w:rFonts w:eastAsia="Times New Roman" w:cstheme="minorHAnsi"/>
          <w:lang w:val="en-ID" w:eastAsia="ja-JP"/>
        </w:rPr>
      </w:pPr>
      <w:r w:rsidRPr="00DB25C4">
        <w:rPr>
          <w:rFonts w:eastAsia="Times New Roman" w:cstheme="minorHAnsi"/>
          <w:lang w:val="sv-SE" w:eastAsia="ja-JP"/>
        </w:rPr>
        <w:t>Standar Mutu: SK no. 0010/MACHUNG/SK-SENAT/XII/2017 tentang Standar Mutu Universitas Ma Chung</w:t>
      </w:r>
      <w:r w:rsidRPr="00DB25C4">
        <w:rPr>
          <w:rFonts w:eastAsia="Times New Roman" w:cstheme="minorHAnsi"/>
          <w:lang w:val="en-ID" w:eastAsia="ja-JP"/>
        </w:rPr>
        <w:t> </w:t>
      </w:r>
    </w:p>
    <w:p w14:paraId="51B0E292" w14:textId="77777777" w:rsidR="00EE2EA9" w:rsidRPr="00DB25C4" w:rsidRDefault="00EE2EA9" w:rsidP="009F6099">
      <w:pPr>
        <w:numPr>
          <w:ilvl w:val="0"/>
          <w:numId w:val="70"/>
        </w:numPr>
        <w:spacing w:after="0" w:line="240" w:lineRule="auto"/>
        <w:ind w:left="1275" w:firstLine="0"/>
        <w:jc w:val="both"/>
        <w:textAlignment w:val="baseline"/>
        <w:rPr>
          <w:rFonts w:eastAsia="Times New Roman" w:cstheme="minorHAnsi"/>
          <w:lang w:val="en-ID" w:eastAsia="ja-JP"/>
        </w:rPr>
      </w:pPr>
      <w:r w:rsidRPr="00DB25C4">
        <w:rPr>
          <w:rFonts w:eastAsia="Times New Roman" w:cstheme="minorHAnsi"/>
          <w:lang w:val="sv-SE" w:eastAsia="ja-JP"/>
        </w:rPr>
        <w:t xml:space="preserve">Standar Akademik Universitas Ma Chung: </w:t>
      </w:r>
      <w:r w:rsidRPr="00DB25C4">
        <w:rPr>
          <w:rFonts w:eastAsia="Times New Roman" w:cstheme="minorHAnsi"/>
          <w:lang w:eastAsia="ja-JP"/>
        </w:rPr>
        <w:t xml:space="preserve">SK </w:t>
      </w:r>
      <w:proofErr w:type="spellStart"/>
      <w:r w:rsidRPr="00DB25C4">
        <w:rPr>
          <w:rFonts w:eastAsia="Times New Roman" w:cstheme="minorHAnsi"/>
          <w:lang w:eastAsia="ja-JP"/>
        </w:rPr>
        <w:t>Senat</w:t>
      </w:r>
      <w:proofErr w:type="spellEnd"/>
      <w:r w:rsidRPr="00DB25C4">
        <w:rPr>
          <w:rFonts w:eastAsia="Times New Roman" w:cstheme="minorHAnsi"/>
          <w:lang w:eastAsia="ja-JP"/>
        </w:rPr>
        <w:t xml:space="preserve"> Universitas </w:t>
      </w:r>
      <w:proofErr w:type="spellStart"/>
      <w:r w:rsidRPr="00DB25C4">
        <w:rPr>
          <w:rFonts w:eastAsia="Times New Roman" w:cstheme="minorHAnsi"/>
          <w:lang w:eastAsia="ja-JP"/>
        </w:rPr>
        <w:t>Nomor</w:t>
      </w:r>
      <w:proofErr w:type="spellEnd"/>
      <w:r w:rsidRPr="00DB25C4">
        <w:rPr>
          <w:rFonts w:eastAsia="Times New Roman" w:cstheme="minorHAnsi"/>
          <w:lang w:eastAsia="ja-JP"/>
        </w:rPr>
        <w:t xml:space="preserve"> 021A/MACHUNG/SK-SENAT/VIII/2015 </w:t>
      </w:r>
      <w:r w:rsidRPr="00DB25C4">
        <w:rPr>
          <w:rFonts w:eastAsia="Times New Roman" w:cstheme="minorHAnsi"/>
          <w:lang w:val="en-ID" w:eastAsia="ja-JP"/>
        </w:rPr>
        <w:t> </w:t>
      </w:r>
    </w:p>
    <w:p w14:paraId="09F0DCFA" w14:textId="77777777" w:rsidR="00EE2EA9" w:rsidRPr="00DB25C4" w:rsidRDefault="00EE2EA9" w:rsidP="009F6099">
      <w:pPr>
        <w:numPr>
          <w:ilvl w:val="0"/>
          <w:numId w:val="70"/>
        </w:numPr>
        <w:spacing w:after="0" w:line="240" w:lineRule="auto"/>
        <w:ind w:left="1275" w:firstLine="0"/>
        <w:jc w:val="both"/>
        <w:textAlignment w:val="baseline"/>
        <w:rPr>
          <w:rFonts w:eastAsia="Times New Roman" w:cstheme="minorHAnsi"/>
          <w:lang w:val="en-ID" w:eastAsia="ja-JP"/>
        </w:rPr>
      </w:pP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Non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Universitas Ma Chung: SK </w:t>
      </w:r>
      <w:proofErr w:type="spellStart"/>
      <w:r w:rsidRPr="00DB25C4">
        <w:rPr>
          <w:rFonts w:eastAsia="Times New Roman" w:cstheme="minorHAnsi"/>
          <w:lang w:eastAsia="ja-JP"/>
        </w:rPr>
        <w:t>Rektor</w:t>
      </w:r>
      <w:proofErr w:type="spellEnd"/>
      <w:r w:rsidRPr="00DB25C4">
        <w:rPr>
          <w:rFonts w:eastAsia="Times New Roman" w:cstheme="minorHAnsi"/>
          <w:lang w:eastAsia="ja-JP"/>
        </w:rPr>
        <w:t xml:space="preserve"> Universitas </w:t>
      </w:r>
      <w:proofErr w:type="spellStart"/>
      <w:r w:rsidRPr="00DB25C4">
        <w:rPr>
          <w:rFonts w:eastAsia="Times New Roman" w:cstheme="minorHAnsi"/>
          <w:lang w:eastAsia="ja-JP"/>
        </w:rPr>
        <w:t>Nomor</w:t>
      </w:r>
      <w:proofErr w:type="spellEnd"/>
      <w:r w:rsidRPr="00DB25C4">
        <w:rPr>
          <w:rFonts w:eastAsia="Times New Roman" w:cstheme="minorHAnsi"/>
          <w:lang w:eastAsia="ja-JP"/>
        </w:rPr>
        <w:t xml:space="preserve"> 0042B/MACHUNG/SK-REK/VIII/2015</w:t>
      </w:r>
      <w:r w:rsidRPr="00DB25C4">
        <w:rPr>
          <w:rFonts w:eastAsia="Times New Roman" w:cstheme="minorHAnsi"/>
          <w:lang w:val="en-ID" w:eastAsia="ja-JP"/>
        </w:rPr>
        <w:t> </w:t>
      </w:r>
    </w:p>
    <w:p w14:paraId="785A1671" w14:textId="77777777" w:rsidR="00EE2EA9" w:rsidRPr="00DB25C4" w:rsidRDefault="00EE2EA9" w:rsidP="00687314">
      <w:pPr>
        <w:spacing w:after="0" w:line="240" w:lineRule="auto"/>
        <w:textAlignment w:val="baseline"/>
        <w:rPr>
          <w:rFonts w:eastAsia="Times New Roman" w:cstheme="minorHAnsi"/>
          <w:lang w:val="en-ID" w:eastAsia="ja-JP"/>
        </w:rPr>
      </w:pPr>
      <w:r w:rsidRPr="00DB25C4">
        <w:rPr>
          <w:rFonts w:eastAsia="Times New Roman" w:cstheme="minorHAnsi"/>
          <w:lang w:val="en-ID" w:eastAsia="ja-JP"/>
        </w:rPr>
        <w:t> </w:t>
      </w:r>
    </w:p>
    <w:p w14:paraId="331BF306" w14:textId="77777777" w:rsidR="00EE2EA9" w:rsidRPr="00DB25C4" w:rsidRDefault="00EE2EA9" w:rsidP="00687314">
      <w:pPr>
        <w:spacing w:after="0" w:line="240" w:lineRule="auto"/>
        <w:textAlignment w:val="baseline"/>
        <w:rPr>
          <w:rFonts w:eastAsia="Times New Roman" w:cstheme="minorHAnsi"/>
          <w:lang w:val="en-ID" w:eastAsia="ja-JP"/>
        </w:rPr>
      </w:pPr>
      <w:r w:rsidRPr="00DB25C4">
        <w:rPr>
          <w:rFonts w:eastAsia="Times New Roman" w:cstheme="minorHAnsi"/>
          <w:lang w:val="en-ID" w:eastAsia="ja-JP"/>
        </w:rPr>
        <w:t xml:space="preserve">2) </w:t>
      </w:r>
      <w:proofErr w:type="spellStart"/>
      <w:r w:rsidRPr="00DB25C4">
        <w:rPr>
          <w:rFonts w:eastAsia="Times New Roman" w:cstheme="minorHAnsi"/>
          <w:lang w:val="en-ID" w:eastAsia="ja-JP"/>
        </w:rPr>
        <w:t>Pelaksanaan</w:t>
      </w:r>
      <w:proofErr w:type="spellEnd"/>
      <w:r w:rsidRPr="00DB25C4">
        <w:rPr>
          <w:rFonts w:eastAsia="Times New Roman" w:cstheme="minorHAnsi"/>
          <w:lang w:val="en-ID" w:eastAsia="ja-JP"/>
        </w:rPr>
        <w:t xml:space="preserve"> SPMI </w:t>
      </w:r>
    </w:p>
    <w:p w14:paraId="5246FE54" w14:textId="77777777" w:rsidR="00EE2EA9" w:rsidRPr="00DB25C4" w:rsidRDefault="00EE2EA9" w:rsidP="00687314">
      <w:pPr>
        <w:spacing w:after="0" w:line="240" w:lineRule="auto"/>
        <w:jc w:val="both"/>
        <w:textAlignment w:val="baseline"/>
        <w:rPr>
          <w:rFonts w:eastAsia="Times New Roman" w:cstheme="minorHAnsi"/>
          <w:lang w:val="sv-SE" w:eastAsia="ja-JP"/>
        </w:rPr>
      </w:pPr>
    </w:p>
    <w:p w14:paraId="0897AB7E" w14:textId="77777777" w:rsidR="00EE2EA9" w:rsidRPr="00DB25C4" w:rsidRDefault="00EE2EA9" w:rsidP="00687314">
      <w:pPr>
        <w:spacing w:after="0" w:line="240" w:lineRule="auto"/>
        <w:jc w:val="both"/>
        <w:textAlignment w:val="baseline"/>
        <w:rPr>
          <w:rFonts w:eastAsia="Times New Roman" w:cstheme="minorHAnsi"/>
          <w:lang w:val="en-ID" w:eastAsia="ja-JP"/>
        </w:rPr>
      </w:pPr>
      <w:r w:rsidRPr="00DB25C4">
        <w:rPr>
          <w:rFonts w:eastAsia="Times New Roman" w:cstheme="minorHAnsi"/>
          <w:lang w:val="sv-SE" w:eastAsia="ja-JP"/>
        </w:rPr>
        <w:t xml:space="preserve">Sistem Penjaminan Mutu Internal (SPMI) di Universitas Ma Chung menganut sistem tersentralisasi. Segala kebijakan dan arahan pelaksanaan dikoordinasikan oleh </w:t>
      </w:r>
      <w:r w:rsidRPr="00DB25C4">
        <w:rPr>
          <w:rFonts w:eastAsia="Times New Roman" w:cstheme="minorHAnsi"/>
          <w:lang w:eastAsia="ja-JP"/>
        </w:rPr>
        <w:t xml:space="preserve">Lembaga </w:t>
      </w:r>
      <w:proofErr w:type="spellStart"/>
      <w:r w:rsidRPr="00DB25C4">
        <w:rPr>
          <w:rFonts w:eastAsia="Times New Roman" w:cstheme="minorHAnsi"/>
          <w:lang w:eastAsia="ja-JP"/>
        </w:rPr>
        <w:t>Penjaminan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(LPM) Universitas. Di </w:t>
      </w:r>
      <w:proofErr w:type="spellStart"/>
      <w:r w:rsidRPr="00DB25C4">
        <w:rPr>
          <w:rFonts w:eastAsia="Times New Roman" w:cstheme="minorHAnsi"/>
          <w:lang w:eastAsia="ja-JP"/>
        </w:rPr>
        <w:t>setiap</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Fakultas</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kemudian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ditunjuk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dosen</w:t>
      </w:r>
      <w:proofErr w:type="spellEnd"/>
      <w:r w:rsidRPr="00DB25C4">
        <w:rPr>
          <w:rFonts w:eastAsia="Times New Roman" w:cstheme="minorHAnsi"/>
          <w:lang w:eastAsia="ja-JP"/>
        </w:rPr>
        <w:t xml:space="preserve"> yang </w:t>
      </w:r>
      <w:proofErr w:type="spellStart"/>
      <w:r w:rsidRPr="00DB25C4">
        <w:rPr>
          <w:rFonts w:eastAsia="Times New Roman" w:cstheme="minorHAnsi"/>
          <w:lang w:eastAsia="ja-JP"/>
        </w:rPr>
        <w:t>bertugas</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sebagai</w:t>
      </w:r>
      <w:proofErr w:type="spellEnd"/>
      <w:r w:rsidRPr="00DB25C4">
        <w:rPr>
          <w:rFonts w:eastAsia="Times New Roman" w:cstheme="minorHAnsi"/>
          <w:lang w:eastAsia="ja-JP"/>
        </w:rPr>
        <w:t xml:space="preserve"> Unit </w:t>
      </w:r>
      <w:proofErr w:type="spellStart"/>
      <w:r w:rsidRPr="00DB25C4">
        <w:rPr>
          <w:rFonts w:eastAsia="Times New Roman" w:cstheme="minorHAnsi"/>
          <w:lang w:eastAsia="ja-JP"/>
        </w:rPr>
        <w:t>Penjaminan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(UPM) </w:t>
      </w:r>
      <w:proofErr w:type="spellStart"/>
      <w:r w:rsidRPr="00DB25C4">
        <w:rPr>
          <w:rFonts w:eastAsia="Times New Roman" w:cstheme="minorHAnsi"/>
          <w:lang w:eastAsia="ja-JP"/>
        </w:rPr>
        <w:t>Fakultas</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Dalam</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menjalankan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tugasnya</w:t>
      </w:r>
      <w:proofErr w:type="spellEnd"/>
      <w:r w:rsidRPr="00DB25C4">
        <w:rPr>
          <w:rFonts w:eastAsia="Times New Roman" w:cstheme="minorHAnsi"/>
          <w:lang w:eastAsia="ja-JP"/>
        </w:rPr>
        <w:t xml:space="preserve">, UPM </w:t>
      </w:r>
      <w:proofErr w:type="spellStart"/>
      <w:r w:rsidRPr="00DB25C4">
        <w:rPr>
          <w:rFonts w:eastAsia="Times New Roman" w:cstheme="minorHAnsi"/>
          <w:lang w:eastAsia="ja-JP"/>
        </w:rPr>
        <w:t>Fakultas</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diarahkan</w:t>
      </w:r>
      <w:proofErr w:type="spellEnd"/>
      <w:r w:rsidRPr="00DB25C4">
        <w:rPr>
          <w:rFonts w:eastAsia="Times New Roman" w:cstheme="minorHAnsi"/>
          <w:lang w:eastAsia="ja-JP"/>
        </w:rPr>
        <w:t xml:space="preserve"> oleh LPM Universitas dan </w:t>
      </w:r>
      <w:proofErr w:type="spellStart"/>
      <w:r w:rsidRPr="00DB25C4">
        <w:rPr>
          <w:rFonts w:eastAsia="Times New Roman" w:cstheme="minorHAnsi"/>
          <w:lang w:eastAsia="ja-JP"/>
        </w:rPr>
        <w:t>berkoordinasi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dengan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Dekan</w:t>
      </w:r>
      <w:proofErr w:type="spellEnd"/>
      <w:r w:rsidRPr="00DB25C4">
        <w:rPr>
          <w:rFonts w:eastAsia="Times New Roman" w:cstheme="minorHAnsi"/>
          <w:lang w:eastAsia="ja-JP"/>
        </w:rPr>
        <w:t>. </w:t>
      </w:r>
      <w:r w:rsidRPr="00DB25C4">
        <w:rPr>
          <w:rFonts w:eastAsia="Times New Roman" w:cstheme="minorHAnsi"/>
          <w:lang w:val="en-ID" w:eastAsia="ja-JP"/>
        </w:rPr>
        <w:t> </w:t>
      </w:r>
    </w:p>
    <w:p w14:paraId="3D9AC57C" w14:textId="77777777" w:rsidR="00EE2EA9" w:rsidRPr="00DB25C4" w:rsidRDefault="00EE2EA9" w:rsidP="00687314">
      <w:pPr>
        <w:spacing w:after="0" w:line="240" w:lineRule="auto"/>
        <w:jc w:val="both"/>
        <w:textAlignment w:val="baseline"/>
        <w:rPr>
          <w:rFonts w:eastAsia="Times New Roman" w:cstheme="minorHAnsi"/>
          <w:lang w:val="en-ID" w:eastAsia="ja-JP"/>
        </w:rPr>
      </w:pPr>
      <w:r w:rsidRPr="00DB25C4">
        <w:rPr>
          <w:rFonts w:eastAsia="Times New Roman" w:cstheme="minorHAnsi"/>
          <w:lang w:val="en-ID" w:eastAsia="ja-JP"/>
        </w:rPr>
        <w:t> </w:t>
      </w:r>
    </w:p>
    <w:p w14:paraId="7596EF2D" w14:textId="77777777" w:rsidR="00EE2EA9" w:rsidRPr="00DB25C4" w:rsidRDefault="00EE2EA9" w:rsidP="00687314">
      <w:pPr>
        <w:spacing w:after="0" w:line="240" w:lineRule="auto"/>
        <w:jc w:val="both"/>
        <w:textAlignment w:val="baseline"/>
        <w:rPr>
          <w:rFonts w:eastAsia="Times New Roman" w:cstheme="minorHAnsi"/>
          <w:lang w:val="en-ID" w:eastAsia="ja-JP"/>
        </w:rPr>
      </w:pPr>
      <w:proofErr w:type="spellStart"/>
      <w:r w:rsidRPr="00DB25C4">
        <w:rPr>
          <w:rFonts w:eastAsia="Times New Roman" w:cstheme="minorHAnsi"/>
          <w:lang w:eastAsia="ja-JP"/>
        </w:rPr>
        <w:t>Sistem</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Penjaminan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Internal (SPMI) Universitas Ma Chung </w:t>
      </w:r>
      <w:proofErr w:type="spellStart"/>
      <w:r w:rsidRPr="00DB25C4">
        <w:rPr>
          <w:rFonts w:eastAsia="Times New Roman" w:cstheme="minorHAnsi"/>
          <w:lang w:eastAsia="ja-JP"/>
        </w:rPr>
        <w:t>diimplementasikan</w:t>
      </w:r>
      <w:proofErr w:type="spellEnd"/>
      <w:r w:rsidRPr="00DB25C4">
        <w:rPr>
          <w:rFonts w:eastAsia="Times New Roman" w:cstheme="minorHAnsi"/>
          <w:lang w:eastAsia="ja-JP"/>
        </w:rPr>
        <w:t xml:space="preserve"> pada </w:t>
      </w:r>
      <w:proofErr w:type="spellStart"/>
      <w:r w:rsidRPr="00DB25C4">
        <w:rPr>
          <w:rFonts w:eastAsia="Times New Roman" w:cstheme="minorHAnsi"/>
          <w:lang w:eastAsia="ja-JP"/>
        </w:rPr>
        <w:t>bidang</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dan non-</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Bidang</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meliputi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pendidikan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penelitian</w:t>
      </w:r>
      <w:proofErr w:type="spellEnd"/>
      <w:r w:rsidRPr="00DB25C4">
        <w:rPr>
          <w:rFonts w:eastAsia="Times New Roman" w:cstheme="minorHAnsi"/>
          <w:lang w:eastAsia="ja-JP"/>
        </w:rPr>
        <w:t xml:space="preserve">, dan </w:t>
      </w:r>
      <w:proofErr w:type="spellStart"/>
      <w:r w:rsidRPr="00DB25C4">
        <w:rPr>
          <w:rFonts w:eastAsia="Times New Roman" w:cstheme="minorHAnsi"/>
          <w:lang w:eastAsia="ja-JP"/>
        </w:rPr>
        <w:t>pengabdian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kepada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masyarakat</w:t>
      </w:r>
      <w:proofErr w:type="spellEnd"/>
      <w:r w:rsidRPr="00DB25C4">
        <w:rPr>
          <w:rFonts w:eastAsia="Times New Roman" w:cstheme="minorHAnsi"/>
          <w:lang w:eastAsia="ja-JP"/>
        </w:rPr>
        <w:t xml:space="preserve">; dan </w:t>
      </w:r>
      <w:proofErr w:type="spellStart"/>
      <w:r w:rsidRPr="00DB25C4">
        <w:rPr>
          <w:rFonts w:eastAsia="Times New Roman" w:cstheme="minorHAnsi"/>
          <w:lang w:eastAsia="ja-JP"/>
        </w:rPr>
        <w:t>nonakademik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meliputi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sumber</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daya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manusia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keuangan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sarana</w:t>
      </w:r>
      <w:proofErr w:type="spellEnd"/>
      <w:r w:rsidRPr="00DB25C4">
        <w:rPr>
          <w:rFonts w:eastAsia="Times New Roman" w:cstheme="minorHAnsi"/>
          <w:lang w:eastAsia="ja-JP"/>
        </w:rPr>
        <w:t xml:space="preserve"> dan </w:t>
      </w:r>
      <w:proofErr w:type="spellStart"/>
      <w:r w:rsidRPr="00DB25C4">
        <w:rPr>
          <w:rFonts w:eastAsia="Times New Roman" w:cstheme="minorHAnsi"/>
          <w:lang w:eastAsia="ja-JP"/>
        </w:rPr>
        <w:t>prasarana</w:t>
      </w:r>
      <w:proofErr w:type="spellEnd"/>
      <w:r w:rsidRPr="00DB25C4">
        <w:rPr>
          <w:rFonts w:eastAsia="Times New Roman" w:cstheme="minorHAnsi"/>
          <w:lang w:eastAsia="ja-JP"/>
        </w:rPr>
        <w:t>. Hal-</w:t>
      </w:r>
      <w:proofErr w:type="spellStart"/>
      <w:r w:rsidRPr="00DB25C4">
        <w:rPr>
          <w:rFonts w:eastAsia="Times New Roman" w:cstheme="minorHAnsi"/>
          <w:lang w:eastAsia="ja-JP"/>
        </w:rPr>
        <w:t>hal</w:t>
      </w:r>
      <w:proofErr w:type="spellEnd"/>
      <w:r w:rsidRPr="00DB25C4">
        <w:rPr>
          <w:rFonts w:eastAsia="Times New Roman" w:cstheme="minorHAnsi"/>
          <w:lang w:eastAsia="ja-JP"/>
        </w:rPr>
        <w:t xml:space="preserve"> yang </w:t>
      </w:r>
      <w:proofErr w:type="spellStart"/>
      <w:r w:rsidRPr="00DB25C4">
        <w:rPr>
          <w:rFonts w:eastAsia="Times New Roman" w:cstheme="minorHAnsi"/>
          <w:lang w:eastAsia="ja-JP"/>
        </w:rPr>
        <w:t>dievaluasi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secara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periodik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antara</w:t>
      </w:r>
      <w:proofErr w:type="spellEnd"/>
      <w:r w:rsidRPr="00DB25C4">
        <w:rPr>
          <w:rFonts w:eastAsia="Times New Roman" w:cstheme="minorHAnsi"/>
          <w:lang w:eastAsia="ja-JP"/>
        </w:rPr>
        <w:t xml:space="preserve"> lain </w:t>
      </w:r>
      <w:proofErr w:type="spellStart"/>
      <w:r w:rsidRPr="00DB25C4">
        <w:rPr>
          <w:rFonts w:eastAsia="Times New Roman" w:cstheme="minorHAnsi"/>
          <w:lang w:eastAsia="ja-JP"/>
        </w:rPr>
        <w:t>adalah</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kegiatan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perkuliahan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kepenasihatan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suasana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dan </w:t>
      </w:r>
      <w:proofErr w:type="spellStart"/>
      <w:r w:rsidRPr="00DB25C4">
        <w:rPr>
          <w:rFonts w:eastAsia="Times New Roman" w:cstheme="minorHAnsi"/>
          <w:lang w:eastAsia="ja-JP"/>
        </w:rPr>
        <w:t>fasilitas</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pembelajaran</w:t>
      </w:r>
      <w:proofErr w:type="spellEnd"/>
      <w:r w:rsidRPr="00DB25C4">
        <w:rPr>
          <w:rFonts w:eastAsia="Times New Roman" w:cstheme="minorHAnsi"/>
          <w:lang w:eastAsia="ja-JP"/>
        </w:rPr>
        <w:t xml:space="preserve">. Hasil </w:t>
      </w:r>
      <w:proofErr w:type="spellStart"/>
      <w:r w:rsidRPr="00DB25C4">
        <w:rPr>
          <w:rFonts w:eastAsia="Times New Roman" w:cstheme="minorHAnsi"/>
          <w:lang w:eastAsia="ja-JP"/>
        </w:rPr>
        <w:t>evaluasi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ditindaklanjuti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untuk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peningkatan</w:t>
      </w:r>
      <w:proofErr w:type="spellEnd"/>
      <w:r w:rsidRPr="00DB25C4">
        <w:rPr>
          <w:rFonts w:eastAsia="Times New Roman" w:cstheme="minorHAnsi"/>
          <w:lang w:eastAsia="ja-JP"/>
        </w:rPr>
        <w:t xml:space="preserve"> yang </w:t>
      </w:r>
      <w:proofErr w:type="spellStart"/>
      <w:r w:rsidRPr="00DB25C4">
        <w:rPr>
          <w:rFonts w:eastAsia="Times New Roman" w:cstheme="minorHAnsi"/>
          <w:lang w:eastAsia="ja-JP"/>
        </w:rPr>
        <w:t>berkelanjutan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sesuai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dengan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mekanisme</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penjaminan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dengan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pola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siklus</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Perencanaan-Pelaksanaan-Evaluasi-Pengendalian-Peningkatan</w:t>
      </w:r>
      <w:proofErr w:type="spellEnd"/>
      <w:r w:rsidRPr="00DB25C4">
        <w:rPr>
          <w:rFonts w:eastAsia="Times New Roman" w:cstheme="minorHAnsi"/>
          <w:lang w:eastAsia="ja-JP"/>
        </w:rPr>
        <w:t xml:space="preserve"> (P-P-E-P-P). </w:t>
      </w:r>
      <w:proofErr w:type="spellStart"/>
      <w:r w:rsidRPr="00DB25C4">
        <w:rPr>
          <w:rFonts w:eastAsia="Times New Roman" w:cstheme="minorHAnsi"/>
          <w:lang w:eastAsia="ja-JP"/>
        </w:rPr>
        <w:t>Siklus</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ini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diterapkan</w:t>
      </w:r>
      <w:proofErr w:type="spellEnd"/>
      <w:r w:rsidRPr="00DB25C4">
        <w:rPr>
          <w:rFonts w:eastAsia="Times New Roman" w:cstheme="minorHAnsi"/>
          <w:lang w:eastAsia="ja-JP"/>
        </w:rPr>
        <w:t xml:space="preserve"> pada </w:t>
      </w:r>
      <w:proofErr w:type="spellStart"/>
      <w:r w:rsidRPr="00DB25C4">
        <w:rPr>
          <w:rFonts w:eastAsia="Times New Roman" w:cstheme="minorHAnsi"/>
          <w:lang w:eastAsia="ja-JP"/>
        </w:rPr>
        <w:t>setiap</w:t>
      </w:r>
      <w:proofErr w:type="spellEnd"/>
      <w:r w:rsidRPr="00DB25C4">
        <w:rPr>
          <w:rFonts w:eastAsia="Times New Roman" w:cstheme="minorHAnsi"/>
          <w:lang w:eastAsia="ja-JP"/>
        </w:rPr>
        <w:t xml:space="preserve"> unit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maupun</w:t>
      </w:r>
      <w:proofErr w:type="spellEnd"/>
      <w:r w:rsidRPr="00DB25C4">
        <w:rPr>
          <w:rFonts w:eastAsia="Times New Roman" w:cstheme="minorHAnsi"/>
          <w:lang w:eastAsia="ja-JP"/>
        </w:rPr>
        <w:t xml:space="preserve"> non-</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dengan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pendekatan</w:t>
      </w:r>
      <w:proofErr w:type="spellEnd"/>
      <w:r w:rsidRPr="00DB25C4">
        <w:rPr>
          <w:rFonts w:eastAsia="Times New Roman" w:cstheme="minorHAnsi"/>
          <w:lang w:eastAsia="ja-JP"/>
        </w:rPr>
        <w:t xml:space="preserve"> FEE (</w:t>
      </w:r>
      <w:r w:rsidRPr="00DB25C4">
        <w:rPr>
          <w:rFonts w:eastAsia="Times New Roman" w:cstheme="minorHAnsi"/>
          <w:i/>
          <w:iCs/>
          <w:lang w:eastAsia="ja-JP"/>
        </w:rPr>
        <w:t>Facilitating – Empowering and Enabling</w:t>
      </w:r>
      <w:r w:rsidRPr="00DB25C4">
        <w:rPr>
          <w:rFonts w:eastAsia="Times New Roman" w:cstheme="minorHAnsi"/>
          <w:lang w:eastAsia="ja-JP"/>
        </w:rPr>
        <w:t xml:space="preserve">); </w:t>
      </w:r>
      <w:proofErr w:type="spellStart"/>
      <w:r w:rsidRPr="00DB25C4">
        <w:rPr>
          <w:rFonts w:eastAsia="Times New Roman" w:cstheme="minorHAnsi"/>
          <w:lang w:eastAsia="ja-JP"/>
        </w:rPr>
        <w:t>dievaluasi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secara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berkala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kemudian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hasil</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evaluasi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digunakan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untuk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pengendalian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yang pada </w:t>
      </w:r>
      <w:proofErr w:type="spellStart"/>
      <w:r w:rsidRPr="00DB25C4">
        <w:rPr>
          <w:rFonts w:eastAsia="Times New Roman" w:cstheme="minorHAnsi"/>
          <w:lang w:eastAsia="ja-JP"/>
        </w:rPr>
        <w:t>akhirnya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bertujuan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untuk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peningkatan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secara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berkelanjutan</w:t>
      </w:r>
      <w:proofErr w:type="spellEnd"/>
      <w:r w:rsidRPr="00DB25C4">
        <w:rPr>
          <w:rFonts w:eastAsia="Times New Roman" w:cstheme="minorHAnsi"/>
          <w:lang w:eastAsia="ja-JP"/>
        </w:rPr>
        <w:t>. </w:t>
      </w:r>
      <w:r w:rsidRPr="00DB25C4">
        <w:rPr>
          <w:rFonts w:eastAsia="Times New Roman" w:cstheme="minorHAnsi"/>
          <w:lang w:val="en-ID" w:eastAsia="ja-JP"/>
        </w:rPr>
        <w:t> </w:t>
      </w:r>
    </w:p>
    <w:p w14:paraId="3A6275FA" w14:textId="77777777" w:rsidR="00EE2EA9" w:rsidRPr="00DB25C4" w:rsidRDefault="00EE2EA9" w:rsidP="00687314">
      <w:pPr>
        <w:spacing w:after="0" w:line="240" w:lineRule="auto"/>
        <w:jc w:val="both"/>
        <w:textAlignment w:val="baseline"/>
        <w:rPr>
          <w:rFonts w:eastAsia="Times New Roman" w:cstheme="minorHAnsi"/>
          <w:lang w:val="en-ID" w:eastAsia="ja-JP"/>
        </w:rPr>
      </w:pPr>
      <w:r w:rsidRPr="00DB25C4">
        <w:rPr>
          <w:rFonts w:eastAsia="Times New Roman" w:cstheme="minorHAnsi"/>
          <w:lang w:val="en-ID" w:eastAsia="ja-JP"/>
        </w:rPr>
        <w:t> </w:t>
      </w:r>
    </w:p>
    <w:p w14:paraId="6E54CF8F" w14:textId="77777777" w:rsidR="00EE2EA9" w:rsidRPr="00DB25C4" w:rsidRDefault="00EE2EA9" w:rsidP="00687314">
      <w:pPr>
        <w:spacing w:after="0" w:line="240" w:lineRule="auto"/>
        <w:ind w:firstLine="120"/>
        <w:jc w:val="both"/>
        <w:textAlignment w:val="baseline"/>
        <w:rPr>
          <w:rFonts w:eastAsiaTheme="minorEastAsia" w:cstheme="minorHAnsi"/>
          <w:lang w:val="en-ID" w:eastAsia="ja-JP"/>
        </w:rPr>
      </w:pPr>
      <w:r w:rsidRPr="00DB25C4">
        <w:rPr>
          <w:rFonts w:eastAsiaTheme="minorEastAsia" w:cstheme="minorHAnsi"/>
          <w:lang w:eastAsia="ja-JP"/>
        </w:rPr>
        <w:t xml:space="preserve">2) </w:t>
      </w:r>
      <w:proofErr w:type="spellStart"/>
      <w:r w:rsidRPr="00DB25C4">
        <w:rPr>
          <w:rFonts w:eastAsiaTheme="minorEastAsia" w:cstheme="minorHAnsi"/>
          <w:lang w:eastAsia="ja-JP"/>
        </w:rPr>
        <w:t>Efektifitas</w:t>
      </w:r>
      <w:proofErr w:type="spellEnd"/>
      <w:r w:rsidRPr="00DB25C4">
        <w:rPr>
          <w:rFonts w:eastAsiaTheme="minorEastAsia" w:cstheme="minorHAnsi"/>
          <w:lang w:eastAsia="ja-JP"/>
        </w:rPr>
        <w:t xml:space="preserve"> </w:t>
      </w:r>
      <w:proofErr w:type="spellStart"/>
      <w:r w:rsidRPr="00DB25C4">
        <w:rPr>
          <w:rFonts w:eastAsiaTheme="minorEastAsia" w:cstheme="minorHAnsi"/>
          <w:lang w:eastAsia="ja-JP"/>
        </w:rPr>
        <w:t>Siklus</w:t>
      </w:r>
      <w:proofErr w:type="spellEnd"/>
      <w:r w:rsidRPr="00DB25C4">
        <w:rPr>
          <w:rFonts w:eastAsiaTheme="minorEastAsia" w:cstheme="minorHAnsi"/>
          <w:lang w:eastAsia="ja-JP"/>
        </w:rPr>
        <w:t xml:space="preserve"> PPEPP SPMI</w:t>
      </w:r>
      <w:r w:rsidRPr="00DB25C4">
        <w:rPr>
          <w:rFonts w:eastAsiaTheme="minorEastAsia" w:cstheme="minorHAnsi"/>
          <w:lang w:val="en-ID" w:eastAsia="ja-JP"/>
        </w:rPr>
        <w:t> </w:t>
      </w:r>
    </w:p>
    <w:p w14:paraId="46AB95B0" w14:textId="77777777" w:rsidR="00EE2EA9" w:rsidRPr="00DB25C4" w:rsidRDefault="00EE2EA9" w:rsidP="00687314">
      <w:pPr>
        <w:spacing w:after="0" w:line="240" w:lineRule="auto"/>
        <w:ind w:firstLine="120"/>
        <w:jc w:val="both"/>
        <w:textAlignment w:val="baseline"/>
        <w:rPr>
          <w:rFonts w:eastAsia="Times New Roman" w:cstheme="minorHAnsi"/>
          <w:lang w:val="en-ID" w:eastAsia="ja-JP"/>
        </w:rPr>
      </w:pPr>
    </w:p>
    <w:p w14:paraId="3F9A5AC7" w14:textId="77777777" w:rsidR="00EE2EA9" w:rsidRPr="00DB25C4" w:rsidRDefault="00EE2EA9" w:rsidP="00687314">
      <w:pPr>
        <w:spacing w:after="0" w:line="240" w:lineRule="auto"/>
        <w:ind w:firstLine="120"/>
        <w:jc w:val="both"/>
        <w:textAlignment w:val="baseline"/>
        <w:rPr>
          <w:rFonts w:eastAsia="Times New Roman" w:cstheme="minorHAnsi"/>
          <w:lang w:val="en-ID" w:eastAsia="ja-JP"/>
        </w:rPr>
      </w:pPr>
      <w:proofErr w:type="spellStart"/>
      <w:r w:rsidRPr="00DB25C4">
        <w:rPr>
          <w:rFonts w:eastAsia="Times New Roman" w:cstheme="minorHAnsi"/>
          <w:lang w:eastAsia="ja-JP"/>
        </w:rPr>
        <w:t>Tahapan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pelaksanaan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siklus</w:t>
      </w:r>
      <w:proofErr w:type="spellEnd"/>
      <w:r w:rsidRPr="00DB25C4">
        <w:rPr>
          <w:rFonts w:eastAsia="Times New Roman" w:cstheme="minorHAnsi"/>
          <w:lang w:eastAsia="ja-JP"/>
        </w:rPr>
        <w:t xml:space="preserve"> PPEPP di Universitas Ma Chung </w:t>
      </w:r>
      <w:proofErr w:type="spellStart"/>
      <w:r w:rsidRPr="00DB25C4">
        <w:rPr>
          <w:rFonts w:eastAsia="Times New Roman" w:cstheme="minorHAnsi"/>
          <w:lang w:eastAsia="ja-JP"/>
        </w:rPr>
        <w:t>adalah</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sebagai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berikut</w:t>
      </w:r>
      <w:proofErr w:type="spellEnd"/>
      <w:r w:rsidRPr="00DB25C4">
        <w:rPr>
          <w:rFonts w:eastAsia="Times New Roman" w:cstheme="minorHAnsi"/>
          <w:lang w:eastAsia="ja-JP"/>
        </w:rPr>
        <w:t>:</w:t>
      </w:r>
      <w:r w:rsidRPr="00DB25C4">
        <w:rPr>
          <w:rFonts w:eastAsia="Times New Roman" w:cstheme="minorHAnsi"/>
          <w:lang w:val="en-ID" w:eastAsia="ja-JP"/>
        </w:rPr>
        <w:t> </w:t>
      </w:r>
    </w:p>
    <w:p w14:paraId="1F9955F8" w14:textId="77777777" w:rsidR="00EE2EA9" w:rsidRPr="00DB25C4" w:rsidRDefault="00EE2EA9" w:rsidP="00687314">
      <w:pPr>
        <w:spacing w:after="0" w:line="240" w:lineRule="auto"/>
        <w:ind w:left="555" w:hanging="555"/>
        <w:jc w:val="both"/>
        <w:textAlignment w:val="baseline"/>
        <w:rPr>
          <w:rFonts w:eastAsia="Times New Roman" w:cstheme="minorHAnsi"/>
          <w:lang w:val="en-ID" w:eastAsia="ja-JP"/>
        </w:rPr>
      </w:pPr>
      <w:r w:rsidRPr="00DB25C4">
        <w:rPr>
          <w:rFonts w:eastAsia="Times New Roman" w:cstheme="minorHAnsi"/>
          <w:lang w:val="en-ID" w:eastAsia="ja-JP"/>
        </w:rPr>
        <w:t> </w:t>
      </w:r>
    </w:p>
    <w:p w14:paraId="5883BE1E" w14:textId="77777777" w:rsidR="00EE2EA9" w:rsidRPr="00DB25C4" w:rsidRDefault="00EE2EA9" w:rsidP="00687314">
      <w:pPr>
        <w:spacing w:after="0" w:line="240" w:lineRule="auto"/>
        <w:ind w:left="555" w:hanging="555"/>
        <w:jc w:val="both"/>
        <w:textAlignment w:val="baseline"/>
        <w:rPr>
          <w:rFonts w:eastAsia="Times New Roman" w:cstheme="minorHAnsi"/>
          <w:lang w:val="en-ID" w:eastAsia="ja-JP"/>
        </w:rPr>
      </w:pPr>
      <w:proofErr w:type="spellStart"/>
      <w:r w:rsidRPr="00DB25C4">
        <w:rPr>
          <w:rFonts w:eastAsia="Times New Roman" w:cstheme="minorHAnsi"/>
          <w:i/>
          <w:iCs/>
          <w:lang w:eastAsia="ja-JP"/>
        </w:rPr>
        <w:lastRenderedPageBreak/>
        <w:t>Perencanaan</w:t>
      </w:r>
      <w:proofErr w:type="spellEnd"/>
      <w:r w:rsidRPr="00DB25C4">
        <w:rPr>
          <w:rFonts w:eastAsia="Times New Roman" w:cstheme="minorHAnsi"/>
          <w:lang w:val="en-ID" w:eastAsia="ja-JP"/>
        </w:rPr>
        <w:t> </w:t>
      </w:r>
    </w:p>
    <w:p w14:paraId="5121797C" w14:textId="77777777" w:rsidR="00EE2EA9" w:rsidRPr="00DB25C4" w:rsidRDefault="00EE2EA9" w:rsidP="00687314">
      <w:pPr>
        <w:spacing w:after="0" w:line="240" w:lineRule="auto"/>
        <w:jc w:val="both"/>
        <w:textAlignment w:val="baseline"/>
        <w:rPr>
          <w:rFonts w:eastAsia="Times New Roman" w:cstheme="minorHAnsi"/>
          <w:lang w:val="en-ID" w:eastAsia="ja-JP"/>
        </w:rPr>
      </w:pPr>
      <w:proofErr w:type="spellStart"/>
      <w:r w:rsidRPr="00DB25C4">
        <w:rPr>
          <w:rFonts w:eastAsia="Times New Roman" w:cstheme="minorHAnsi"/>
          <w:lang w:eastAsia="ja-JP"/>
        </w:rPr>
        <w:t>Perencanaan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penjaminan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di Universitas Ma Chung </w:t>
      </w:r>
      <w:proofErr w:type="spellStart"/>
      <w:r w:rsidRPr="00DB25C4">
        <w:rPr>
          <w:rFonts w:eastAsia="Times New Roman" w:cstheme="minorHAnsi"/>
          <w:lang w:eastAsia="ja-JP"/>
        </w:rPr>
        <w:t>dimulai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dengan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penyusunan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kebijakan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oleh </w:t>
      </w:r>
      <w:proofErr w:type="spellStart"/>
      <w:r w:rsidRPr="00DB25C4">
        <w:rPr>
          <w:rFonts w:eastAsia="Times New Roman" w:cstheme="minorHAnsi"/>
          <w:lang w:eastAsia="ja-JP"/>
        </w:rPr>
        <w:t>Senat</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Universitas dan </w:t>
      </w:r>
      <w:proofErr w:type="spellStart"/>
      <w:r w:rsidRPr="00DB25C4">
        <w:rPr>
          <w:rFonts w:eastAsia="Times New Roman" w:cstheme="minorHAnsi"/>
          <w:lang w:eastAsia="ja-JP"/>
        </w:rPr>
        <w:t>kebijakan</w:t>
      </w:r>
      <w:proofErr w:type="spellEnd"/>
      <w:r w:rsidRPr="00DB25C4">
        <w:rPr>
          <w:rFonts w:eastAsia="Times New Roman" w:cstheme="minorHAnsi"/>
          <w:lang w:eastAsia="ja-JP"/>
        </w:rPr>
        <w:t xml:space="preserve"> non-</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oleh </w:t>
      </w:r>
      <w:proofErr w:type="spellStart"/>
      <w:r w:rsidRPr="00DB25C4">
        <w:rPr>
          <w:rFonts w:eastAsia="Times New Roman" w:cstheme="minorHAnsi"/>
          <w:lang w:eastAsia="ja-JP"/>
        </w:rPr>
        <w:t>Rektor</w:t>
      </w:r>
      <w:proofErr w:type="spellEnd"/>
      <w:r w:rsidRPr="00DB25C4">
        <w:rPr>
          <w:rFonts w:eastAsia="Times New Roman" w:cstheme="minorHAnsi"/>
          <w:lang w:eastAsia="ja-JP"/>
        </w:rPr>
        <w:t xml:space="preserve">. Dari </w:t>
      </w:r>
      <w:proofErr w:type="spellStart"/>
      <w:r w:rsidRPr="00DB25C4">
        <w:rPr>
          <w:rFonts w:eastAsia="Times New Roman" w:cstheme="minorHAnsi"/>
          <w:lang w:eastAsia="ja-JP"/>
        </w:rPr>
        <w:t>kedua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dokumen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ini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kemudian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diturunkan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menjadi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dan </w:t>
      </w: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non-</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Dari dua </w:t>
      </w:r>
      <w:proofErr w:type="spellStart"/>
      <w:r w:rsidRPr="00DB25C4">
        <w:rPr>
          <w:rFonts w:eastAsia="Times New Roman" w:cstheme="minorHAnsi"/>
          <w:lang w:eastAsia="ja-JP"/>
        </w:rPr>
        <w:t>dokumen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ini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kemudian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diperinci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lagi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menjadi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turunan</w:t>
      </w:r>
      <w:proofErr w:type="spellEnd"/>
      <w:r w:rsidRPr="00DB25C4">
        <w:rPr>
          <w:rFonts w:eastAsia="Times New Roman" w:cstheme="minorHAnsi"/>
          <w:lang w:eastAsia="ja-JP"/>
        </w:rPr>
        <w:t xml:space="preserve"> dan </w:t>
      </w: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non-</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turunan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Standar-standar</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turunan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ini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dibuat</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untuk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setiap</w:t>
      </w:r>
      <w:proofErr w:type="spellEnd"/>
      <w:r w:rsidRPr="00DB25C4">
        <w:rPr>
          <w:rFonts w:eastAsia="Times New Roman" w:cstheme="minorHAnsi"/>
          <w:lang w:eastAsia="ja-JP"/>
        </w:rPr>
        <w:t xml:space="preserve"> unit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maupun</w:t>
      </w:r>
      <w:proofErr w:type="spellEnd"/>
      <w:r w:rsidRPr="00DB25C4">
        <w:rPr>
          <w:rFonts w:eastAsia="Times New Roman" w:cstheme="minorHAnsi"/>
          <w:lang w:eastAsia="ja-JP"/>
        </w:rPr>
        <w:t xml:space="preserve"> non-</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turunan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ini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dibuat</w:t>
      </w:r>
      <w:proofErr w:type="spellEnd"/>
      <w:r w:rsidRPr="00DB25C4">
        <w:rPr>
          <w:rFonts w:eastAsia="Times New Roman" w:cstheme="minorHAnsi"/>
          <w:lang w:eastAsia="ja-JP"/>
        </w:rPr>
        <w:t xml:space="preserve"> oleh Lembaga </w:t>
      </w:r>
      <w:proofErr w:type="spellStart"/>
      <w:r w:rsidRPr="00DB25C4">
        <w:rPr>
          <w:rFonts w:eastAsia="Times New Roman" w:cstheme="minorHAnsi"/>
          <w:lang w:eastAsia="ja-JP"/>
        </w:rPr>
        <w:t>Penjaminan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(LPM) dan Unit </w:t>
      </w:r>
      <w:proofErr w:type="spellStart"/>
      <w:r w:rsidRPr="00DB25C4">
        <w:rPr>
          <w:rFonts w:eastAsia="Times New Roman" w:cstheme="minorHAnsi"/>
          <w:lang w:eastAsia="ja-JP"/>
        </w:rPr>
        <w:t>Penjaminan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(UPM) di </w:t>
      </w:r>
      <w:proofErr w:type="spellStart"/>
      <w:r w:rsidRPr="00DB25C4">
        <w:rPr>
          <w:rFonts w:eastAsia="Times New Roman" w:cstheme="minorHAnsi"/>
          <w:lang w:eastAsia="ja-JP"/>
        </w:rPr>
        <w:t>setiap</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fakultas</w:t>
      </w:r>
      <w:proofErr w:type="spellEnd"/>
      <w:r w:rsidRPr="00DB25C4">
        <w:rPr>
          <w:rFonts w:eastAsia="Times New Roman" w:cstheme="minorHAnsi"/>
          <w:lang w:eastAsia="ja-JP"/>
        </w:rPr>
        <w:t xml:space="preserve"> dan biro di </w:t>
      </w:r>
      <w:proofErr w:type="spellStart"/>
      <w:r w:rsidRPr="00DB25C4">
        <w:rPr>
          <w:rFonts w:eastAsia="Times New Roman" w:cstheme="minorHAnsi"/>
          <w:lang w:eastAsia="ja-JP"/>
        </w:rPr>
        <w:t>lingkungan</w:t>
      </w:r>
      <w:proofErr w:type="spellEnd"/>
      <w:r w:rsidRPr="00DB25C4">
        <w:rPr>
          <w:rFonts w:eastAsia="Times New Roman" w:cstheme="minorHAnsi"/>
          <w:lang w:eastAsia="ja-JP"/>
        </w:rPr>
        <w:t xml:space="preserve"> Universitas Ma </w:t>
      </w:r>
      <w:proofErr w:type="spellStart"/>
      <w:r w:rsidRPr="00DB25C4">
        <w:rPr>
          <w:rFonts w:eastAsia="Times New Roman" w:cstheme="minorHAnsi"/>
          <w:lang w:eastAsia="ja-JP"/>
        </w:rPr>
        <w:t>Chung.Untuk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setiap</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yang </w:t>
      </w:r>
      <w:proofErr w:type="spellStart"/>
      <w:r w:rsidRPr="00DB25C4">
        <w:rPr>
          <w:rFonts w:eastAsia="Times New Roman" w:cstheme="minorHAnsi"/>
          <w:lang w:eastAsia="ja-JP"/>
        </w:rPr>
        <w:t>telah</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ditetapkan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kemudian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dirancang</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metode</w:t>
      </w:r>
      <w:proofErr w:type="spellEnd"/>
      <w:r w:rsidRPr="00DB25C4">
        <w:rPr>
          <w:rFonts w:eastAsia="Times New Roman" w:cstheme="minorHAnsi"/>
          <w:lang w:eastAsia="ja-JP"/>
        </w:rPr>
        <w:t xml:space="preserve"> dan </w:t>
      </w:r>
      <w:proofErr w:type="spellStart"/>
      <w:r w:rsidRPr="00DB25C4">
        <w:rPr>
          <w:rFonts w:eastAsia="Times New Roman" w:cstheme="minorHAnsi"/>
          <w:lang w:eastAsia="ja-JP"/>
        </w:rPr>
        <w:t>instrumen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pengukurannya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Setiap</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awal</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tahun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ajaran</w:t>
      </w:r>
      <w:proofErr w:type="spellEnd"/>
      <w:r w:rsidRPr="00DB25C4">
        <w:rPr>
          <w:rFonts w:eastAsia="Times New Roman" w:cstheme="minorHAnsi"/>
          <w:lang w:eastAsia="ja-JP"/>
        </w:rPr>
        <w:t xml:space="preserve">, LPM </w:t>
      </w:r>
      <w:proofErr w:type="spellStart"/>
      <w:r w:rsidRPr="00DB25C4">
        <w:rPr>
          <w:rFonts w:eastAsia="Times New Roman" w:cstheme="minorHAnsi"/>
          <w:lang w:eastAsia="ja-JP"/>
        </w:rPr>
        <w:t>sebagai</w:t>
      </w:r>
      <w:proofErr w:type="spellEnd"/>
      <w:r w:rsidRPr="00DB25C4">
        <w:rPr>
          <w:rFonts w:eastAsia="Times New Roman" w:cstheme="minorHAnsi"/>
          <w:lang w:eastAsia="ja-JP"/>
        </w:rPr>
        <w:t xml:space="preserve"> unit yang </w:t>
      </w:r>
      <w:proofErr w:type="spellStart"/>
      <w:r w:rsidRPr="00DB25C4">
        <w:rPr>
          <w:rFonts w:eastAsia="Times New Roman" w:cstheme="minorHAnsi"/>
          <w:lang w:eastAsia="ja-JP"/>
        </w:rPr>
        <w:t>memiliki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fungsi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penjaminan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menyusun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jadwal</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pelaksanaan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evaluasi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untuk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setiap</w:t>
      </w:r>
      <w:proofErr w:type="spellEnd"/>
      <w:r w:rsidRPr="00DB25C4">
        <w:rPr>
          <w:rFonts w:eastAsia="Times New Roman" w:cstheme="minorHAnsi"/>
          <w:lang w:eastAsia="ja-JP"/>
        </w:rPr>
        <w:t xml:space="preserve"> unit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maupun</w:t>
      </w:r>
      <w:proofErr w:type="spellEnd"/>
      <w:r w:rsidRPr="00DB25C4">
        <w:rPr>
          <w:rFonts w:eastAsia="Times New Roman" w:cstheme="minorHAnsi"/>
          <w:lang w:eastAsia="ja-JP"/>
        </w:rPr>
        <w:t xml:space="preserve"> non-</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selama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satu</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tahun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berjalan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dan </w:t>
      </w:r>
      <w:proofErr w:type="spellStart"/>
      <w:r w:rsidRPr="00DB25C4">
        <w:rPr>
          <w:rFonts w:eastAsia="Times New Roman" w:cstheme="minorHAnsi"/>
          <w:lang w:eastAsia="ja-JP"/>
        </w:rPr>
        <w:t>jadwal</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evaluasi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kemudian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disosialisasikan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kepada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setiap</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pimpinan</w:t>
      </w:r>
      <w:proofErr w:type="spellEnd"/>
      <w:r w:rsidRPr="00DB25C4">
        <w:rPr>
          <w:rFonts w:eastAsia="Times New Roman" w:cstheme="minorHAnsi"/>
          <w:lang w:eastAsia="ja-JP"/>
        </w:rPr>
        <w:t xml:space="preserve"> unit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maupun</w:t>
      </w:r>
      <w:proofErr w:type="spellEnd"/>
      <w:r w:rsidRPr="00DB25C4">
        <w:rPr>
          <w:rFonts w:eastAsia="Times New Roman" w:cstheme="minorHAnsi"/>
          <w:lang w:eastAsia="ja-JP"/>
        </w:rPr>
        <w:t xml:space="preserve"> non-</w:t>
      </w:r>
      <w:proofErr w:type="spellStart"/>
      <w:r w:rsidRPr="00DB25C4">
        <w:rPr>
          <w:rFonts w:eastAsia="Times New Roman" w:cstheme="minorHAnsi"/>
          <w:lang w:eastAsia="ja-JP"/>
        </w:rPr>
        <w:t>akademik</w:t>
      </w:r>
      <w:proofErr w:type="spellEnd"/>
      <w:r w:rsidRPr="00DB25C4">
        <w:rPr>
          <w:rFonts w:eastAsia="Times New Roman" w:cstheme="minorHAnsi"/>
          <w:lang w:eastAsia="ja-JP"/>
        </w:rPr>
        <w:t>.</w:t>
      </w:r>
      <w:r w:rsidRPr="00DB25C4">
        <w:rPr>
          <w:rFonts w:eastAsia="Times New Roman" w:cstheme="minorHAnsi"/>
          <w:lang w:val="en-ID" w:eastAsia="ja-JP"/>
        </w:rPr>
        <w:t> </w:t>
      </w:r>
    </w:p>
    <w:p w14:paraId="0C3E7C2B" w14:textId="77777777" w:rsidR="00EE2EA9" w:rsidRPr="00DB25C4" w:rsidRDefault="00EE2EA9" w:rsidP="00687314">
      <w:pPr>
        <w:spacing w:after="0" w:line="240" w:lineRule="auto"/>
        <w:jc w:val="both"/>
        <w:textAlignment w:val="baseline"/>
        <w:rPr>
          <w:rFonts w:eastAsia="Times New Roman" w:cstheme="minorHAnsi"/>
          <w:i/>
          <w:iCs/>
          <w:lang w:eastAsia="ja-JP"/>
        </w:rPr>
      </w:pPr>
    </w:p>
    <w:p w14:paraId="542E233C" w14:textId="77777777" w:rsidR="00EE2EA9" w:rsidRPr="00DB25C4" w:rsidRDefault="00EE2EA9" w:rsidP="00687314">
      <w:pPr>
        <w:spacing w:after="0" w:line="240" w:lineRule="auto"/>
        <w:jc w:val="both"/>
        <w:textAlignment w:val="baseline"/>
        <w:rPr>
          <w:rFonts w:eastAsia="Times New Roman" w:cstheme="minorHAnsi"/>
          <w:lang w:val="en-ID" w:eastAsia="ja-JP"/>
        </w:rPr>
      </w:pPr>
      <w:proofErr w:type="spellStart"/>
      <w:r w:rsidRPr="00DB25C4">
        <w:rPr>
          <w:rFonts w:eastAsia="Times New Roman" w:cstheme="minorHAnsi"/>
          <w:i/>
          <w:iCs/>
          <w:lang w:eastAsia="ja-JP"/>
        </w:rPr>
        <w:t>Pelaksanaan</w:t>
      </w:r>
      <w:proofErr w:type="spellEnd"/>
      <w:r w:rsidRPr="00DB25C4">
        <w:rPr>
          <w:rFonts w:eastAsia="Times New Roman" w:cstheme="minorHAnsi"/>
          <w:lang w:val="en-ID" w:eastAsia="ja-JP"/>
        </w:rPr>
        <w:t> </w:t>
      </w:r>
      <w:r w:rsidRPr="00DB25C4">
        <w:rPr>
          <w:rFonts w:cstheme="minorHAnsi"/>
        </w:rPr>
        <w:br/>
      </w:r>
      <w:proofErr w:type="spellStart"/>
      <w:r w:rsidRPr="00DB25C4">
        <w:rPr>
          <w:rFonts w:eastAsia="Times New Roman" w:cstheme="minorHAnsi"/>
          <w:lang w:eastAsia="ja-JP"/>
        </w:rPr>
        <w:t>Dalam</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penerapan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sistem</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penjaminan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Universitas Ma Chung </w:t>
      </w:r>
      <w:proofErr w:type="spellStart"/>
      <w:r w:rsidRPr="00DB25C4">
        <w:rPr>
          <w:rFonts w:eastAsia="Times New Roman" w:cstheme="minorHAnsi"/>
          <w:lang w:eastAsia="ja-JP"/>
        </w:rPr>
        <w:t>memilih</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pendekatan</w:t>
      </w:r>
      <w:proofErr w:type="spellEnd"/>
      <w:r w:rsidRPr="00DB25C4">
        <w:rPr>
          <w:rFonts w:eastAsia="Times New Roman" w:cstheme="minorHAnsi"/>
          <w:lang w:eastAsia="ja-JP"/>
        </w:rPr>
        <w:t xml:space="preserve"> FEE (</w:t>
      </w:r>
      <w:r w:rsidRPr="00DB25C4">
        <w:rPr>
          <w:rFonts w:eastAsia="Times New Roman" w:cstheme="minorHAnsi"/>
          <w:i/>
          <w:iCs/>
          <w:lang w:eastAsia="ja-JP"/>
        </w:rPr>
        <w:t>Facilitating – Empowering and Enabling</w:t>
      </w:r>
      <w:r w:rsidRPr="00DB25C4">
        <w:rPr>
          <w:rFonts w:eastAsia="Times New Roman" w:cstheme="minorHAnsi"/>
          <w:lang w:eastAsia="ja-JP"/>
        </w:rPr>
        <w:t xml:space="preserve">). </w:t>
      </w: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yang </w:t>
      </w:r>
      <w:proofErr w:type="spellStart"/>
      <w:r w:rsidRPr="00DB25C4">
        <w:rPr>
          <w:rFonts w:eastAsia="Times New Roman" w:cstheme="minorHAnsi"/>
          <w:lang w:eastAsia="ja-JP"/>
        </w:rPr>
        <w:t>telah</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ditetapkan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kemudian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dilaksanakan</w:t>
      </w:r>
      <w:proofErr w:type="spellEnd"/>
      <w:r w:rsidRPr="00DB25C4">
        <w:rPr>
          <w:rFonts w:eastAsia="Times New Roman" w:cstheme="minorHAnsi"/>
          <w:lang w:eastAsia="ja-JP"/>
        </w:rPr>
        <w:t xml:space="preserve"> oleh </w:t>
      </w:r>
      <w:proofErr w:type="spellStart"/>
      <w:r w:rsidRPr="00DB25C4">
        <w:rPr>
          <w:rFonts w:eastAsia="Times New Roman" w:cstheme="minorHAnsi"/>
          <w:lang w:eastAsia="ja-JP"/>
        </w:rPr>
        <w:t>setiap</w:t>
      </w:r>
      <w:proofErr w:type="spellEnd"/>
      <w:r w:rsidRPr="00DB25C4">
        <w:rPr>
          <w:rFonts w:eastAsia="Times New Roman" w:cstheme="minorHAnsi"/>
          <w:lang w:eastAsia="ja-JP"/>
        </w:rPr>
        <w:t xml:space="preserve"> unit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maupun</w:t>
      </w:r>
      <w:proofErr w:type="spellEnd"/>
      <w:r w:rsidRPr="00DB25C4">
        <w:rPr>
          <w:rFonts w:eastAsia="Times New Roman" w:cstheme="minorHAnsi"/>
          <w:lang w:eastAsia="ja-JP"/>
        </w:rPr>
        <w:t xml:space="preserve"> non-</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Pelaksanaan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ini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diawasi</w:t>
      </w:r>
      <w:proofErr w:type="spellEnd"/>
      <w:r w:rsidRPr="00DB25C4">
        <w:rPr>
          <w:rFonts w:eastAsia="Times New Roman" w:cstheme="minorHAnsi"/>
          <w:lang w:eastAsia="ja-JP"/>
        </w:rPr>
        <w:t xml:space="preserve"> dan </w:t>
      </w:r>
      <w:proofErr w:type="spellStart"/>
      <w:r w:rsidRPr="00DB25C4">
        <w:rPr>
          <w:rFonts w:eastAsia="Times New Roman" w:cstheme="minorHAnsi"/>
          <w:lang w:eastAsia="ja-JP"/>
        </w:rPr>
        <w:t>dikendalikan</w:t>
      </w:r>
      <w:proofErr w:type="spellEnd"/>
      <w:r w:rsidRPr="00DB25C4">
        <w:rPr>
          <w:rFonts w:eastAsia="Times New Roman" w:cstheme="minorHAnsi"/>
          <w:lang w:eastAsia="ja-JP"/>
        </w:rPr>
        <w:t xml:space="preserve"> oleh LPM dan UPM. </w:t>
      </w:r>
      <w:r w:rsidRPr="00DB25C4">
        <w:rPr>
          <w:rFonts w:eastAsia="Times New Roman" w:cstheme="minorHAnsi"/>
          <w:lang w:val="en-ID" w:eastAsia="ja-JP"/>
        </w:rPr>
        <w:t> </w:t>
      </w:r>
      <w:r w:rsidRPr="00DB25C4">
        <w:rPr>
          <w:rFonts w:cstheme="minorHAnsi"/>
        </w:rPr>
        <w:br/>
      </w:r>
      <w:proofErr w:type="spellStart"/>
      <w:r w:rsidRPr="00DB25C4">
        <w:rPr>
          <w:rFonts w:eastAsia="Times New Roman" w:cstheme="minorHAnsi"/>
          <w:lang w:eastAsia="ja-JP"/>
        </w:rPr>
        <w:t>Berikut</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adalah</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aspek-aspek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di </w:t>
      </w:r>
      <w:proofErr w:type="spellStart"/>
      <w:r w:rsidRPr="00DB25C4">
        <w:rPr>
          <w:rFonts w:eastAsia="Times New Roman" w:cstheme="minorHAnsi"/>
          <w:lang w:eastAsia="ja-JP"/>
        </w:rPr>
        <w:t>setiap</w:t>
      </w:r>
      <w:proofErr w:type="spellEnd"/>
      <w:r w:rsidRPr="00DB25C4">
        <w:rPr>
          <w:rFonts w:eastAsia="Times New Roman" w:cstheme="minorHAnsi"/>
          <w:lang w:eastAsia="ja-JP"/>
        </w:rPr>
        <w:t xml:space="preserve"> unit:</w:t>
      </w:r>
      <w:r w:rsidRPr="00DB25C4">
        <w:rPr>
          <w:rFonts w:eastAsia="Times New Roman" w:cstheme="minorHAnsi"/>
          <w:lang w:val="en-ID" w:eastAsia="ja-JP"/>
        </w:rPr>
        <w:t> </w:t>
      </w:r>
    </w:p>
    <w:p w14:paraId="090A95AF" w14:textId="77777777" w:rsidR="00EE2EA9" w:rsidRPr="00DB25C4" w:rsidRDefault="00EE2EA9" w:rsidP="00687314">
      <w:pPr>
        <w:spacing w:after="0" w:line="240" w:lineRule="auto"/>
        <w:jc w:val="both"/>
        <w:textAlignment w:val="baseline"/>
        <w:rPr>
          <w:rFonts w:eastAsia="Times New Roman" w:cstheme="minorHAnsi"/>
          <w:lang w:val="en-ID" w:eastAsia="ja-JP"/>
        </w:rPr>
      </w:pPr>
      <w:r w:rsidRPr="00DB25C4">
        <w:rPr>
          <w:rFonts w:eastAsia="Times New Roman" w:cstheme="minorHAnsi"/>
          <w:lang w:val="en-ID" w:eastAsia="ja-JP"/>
        </w:rPr>
        <w:t> </w:t>
      </w:r>
      <w:r w:rsidRPr="00DB25C4">
        <w:rPr>
          <w:rFonts w:cstheme="minorHAnsi"/>
        </w:rPr>
        <w:br/>
      </w:r>
      <w:proofErr w:type="spellStart"/>
      <w:r w:rsidRPr="00DB25C4">
        <w:rPr>
          <w:rFonts w:eastAsia="Times New Roman" w:cstheme="minorHAnsi"/>
          <w:lang w:eastAsia="ja-JP"/>
        </w:rPr>
        <w:t>Untuk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dokumen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yang </w:t>
      </w:r>
      <w:proofErr w:type="spellStart"/>
      <w:r w:rsidRPr="00DB25C4">
        <w:rPr>
          <w:rFonts w:eastAsia="Times New Roman" w:cstheme="minorHAnsi"/>
          <w:lang w:eastAsia="ja-JP"/>
        </w:rPr>
        <w:t>diakui</w:t>
      </w:r>
      <w:proofErr w:type="spellEnd"/>
      <w:r w:rsidRPr="00DB25C4">
        <w:rPr>
          <w:rFonts w:eastAsia="Times New Roman" w:cstheme="minorHAnsi"/>
          <w:lang w:eastAsia="ja-JP"/>
        </w:rPr>
        <w:t xml:space="preserve"> di Universitas Ma Chung </w:t>
      </w:r>
      <w:proofErr w:type="spellStart"/>
      <w:r w:rsidRPr="00DB25C4">
        <w:rPr>
          <w:rFonts w:eastAsia="Times New Roman" w:cstheme="minorHAnsi"/>
          <w:lang w:eastAsia="ja-JP"/>
        </w:rPr>
        <w:t>adalah</w:t>
      </w:r>
      <w:proofErr w:type="spellEnd"/>
      <w:r w:rsidRPr="00DB25C4">
        <w:rPr>
          <w:rFonts w:eastAsia="Times New Roman" w:cstheme="minorHAnsi"/>
          <w:lang w:eastAsia="ja-JP"/>
        </w:rPr>
        <w:t>:</w:t>
      </w:r>
      <w:r w:rsidRPr="00DB25C4">
        <w:rPr>
          <w:rFonts w:eastAsia="Times New Roman" w:cstheme="minorHAnsi"/>
          <w:lang w:val="en-ID" w:eastAsia="ja-JP"/>
        </w:rPr>
        <w:t> </w:t>
      </w:r>
    </w:p>
    <w:p w14:paraId="761D08BA" w14:textId="77777777" w:rsidR="00EE2EA9" w:rsidRPr="00DB25C4" w:rsidRDefault="00EE2EA9" w:rsidP="009F6099">
      <w:pPr>
        <w:pStyle w:val="ListParagraph"/>
        <w:numPr>
          <w:ilvl w:val="0"/>
          <w:numId w:val="178"/>
        </w:numPr>
        <w:spacing w:after="0" w:line="240" w:lineRule="auto"/>
        <w:jc w:val="both"/>
        <w:textAlignment w:val="baseline"/>
        <w:rPr>
          <w:rFonts w:eastAsia="Times New Roman" w:cstheme="minorHAnsi"/>
          <w:lang w:val="en-ID" w:eastAsia="ja-JP"/>
        </w:rPr>
      </w:pPr>
      <w:proofErr w:type="spellStart"/>
      <w:r w:rsidRPr="00DB25C4">
        <w:rPr>
          <w:rFonts w:eastAsia="Times New Roman" w:cstheme="minorHAnsi"/>
          <w:lang w:eastAsia="ja-JP"/>
        </w:rPr>
        <w:t>Kebijakan</w:t>
      </w:r>
      <w:proofErr w:type="spellEnd"/>
      <w:r w:rsidRPr="00DB25C4">
        <w:rPr>
          <w:rFonts w:eastAsia="Times New Roman" w:cstheme="minorHAnsi"/>
          <w:lang w:eastAsia="ja-JP"/>
        </w:rPr>
        <w:t xml:space="preserve"> SPMI Universitas Ma Chung</w:t>
      </w:r>
      <w:r w:rsidRPr="00DB25C4">
        <w:rPr>
          <w:rFonts w:eastAsia="Times New Roman" w:cstheme="minorHAnsi"/>
          <w:lang w:val="en-ID" w:eastAsia="ja-JP"/>
        </w:rPr>
        <w:t> </w:t>
      </w:r>
    </w:p>
    <w:p w14:paraId="52E4C393" w14:textId="77777777" w:rsidR="00EE2EA9" w:rsidRPr="00DB25C4" w:rsidRDefault="00EE2EA9" w:rsidP="009F6099">
      <w:pPr>
        <w:pStyle w:val="ListParagraph"/>
        <w:numPr>
          <w:ilvl w:val="0"/>
          <w:numId w:val="178"/>
        </w:numPr>
        <w:spacing w:after="0" w:line="240" w:lineRule="auto"/>
        <w:jc w:val="both"/>
        <w:textAlignment w:val="baseline"/>
        <w:rPr>
          <w:rFonts w:eastAsia="Times New Roman" w:cstheme="minorHAnsi"/>
          <w:lang w:val="en-ID" w:eastAsia="ja-JP"/>
        </w:rPr>
      </w:pPr>
      <w:proofErr w:type="spellStart"/>
      <w:r w:rsidRPr="00DB25C4">
        <w:rPr>
          <w:rFonts w:eastAsia="Times New Roman" w:cstheme="minorHAnsi"/>
          <w:lang w:eastAsia="ja-JP"/>
        </w:rPr>
        <w:t>Kebijakan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(KA) dan </w:t>
      </w:r>
      <w:proofErr w:type="spellStart"/>
      <w:r w:rsidRPr="00DB25C4">
        <w:rPr>
          <w:rFonts w:eastAsia="Times New Roman" w:cstheme="minorHAnsi"/>
          <w:lang w:eastAsia="ja-JP"/>
        </w:rPr>
        <w:t>Kebijakan</w:t>
      </w:r>
      <w:proofErr w:type="spellEnd"/>
      <w:r w:rsidRPr="00DB25C4">
        <w:rPr>
          <w:rFonts w:eastAsia="Times New Roman" w:cstheme="minorHAnsi"/>
          <w:lang w:eastAsia="ja-JP"/>
        </w:rPr>
        <w:t xml:space="preserve"> Non-</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(KNA)</w:t>
      </w:r>
      <w:r w:rsidRPr="00DB25C4">
        <w:rPr>
          <w:rFonts w:eastAsia="Times New Roman" w:cstheme="minorHAnsi"/>
          <w:lang w:val="en-ID" w:eastAsia="ja-JP"/>
        </w:rPr>
        <w:t> </w:t>
      </w:r>
    </w:p>
    <w:p w14:paraId="2D2FCFEC" w14:textId="77777777" w:rsidR="00EE2EA9" w:rsidRPr="00DB25C4" w:rsidRDefault="00EE2EA9" w:rsidP="009F6099">
      <w:pPr>
        <w:pStyle w:val="ListParagraph"/>
        <w:numPr>
          <w:ilvl w:val="0"/>
          <w:numId w:val="178"/>
        </w:numPr>
        <w:spacing w:after="0" w:line="240" w:lineRule="auto"/>
        <w:jc w:val="both"/>
        <w:textAlignment w:val="baseline"/>
        <w:rPr>
          <w:rFonts w:eastAsia="Times New Roman" w:cstheme="minorHAnsi"/>
          <w:lang w:val="en-ID" w:eastAsia="ja-JP"/>
        </w:rPr>
      </w:pP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Universitas Ma Chung (SM)</w:t>
      </w:r>
      <w:r w:rsidRPr="00DB25C4">
        <w:rPr>
          <w:rFonts w:eastAsia="Times New Roman" w:cstheme="minorHAnsi"/>
          <w:lang w:val="en-ID" w:eastAsia="ja-JP"/>
        </w:rPr>
        <w:t> </w:t>
      </w:r>
    </w:p>
    <w:p w14:paraId="1E484B55" w14:textId="77777777" w:rsidR="00EE2EA9" w:rsidRPr="00DB25C4" w:rsidRDefault="00EE2EA9" w:rsidP="009F6099">
      <w:pPr>
        <w:pStyle w:val="ListParagraph"/>
        <w:numPr>
          <w:ilvl w:val="0"/>
          <w:numId w:val="178"/>
        </w:numPr>
        <w:spacing w:after="0" w:line="240" w:lineRule="auto"/>
        <w:jc w:val="both"/>
        <w:textAlignment w:val="baseline"/>
        <w:rPr>
          <w:rFonts w:eastAsia="Times New Roman" w:cstheme="minorHAnsi"/>
          <w:lang w:val="en-ID" w:eastAsia="ja-JP"/>
        </w:rPr>
      </w:pPr>
      <w:r w:rsidRPr="00DB25C4">
        <w:rPr>
          <w:rFonts w:eastAsia="Times New Roman" w:cstheme="minorHAnsi"/>
          <w:lang w:eastAsia="ja-JP"/>
        </w:rPr>
        <w:t xml:space="preserve">Manual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(MM)</w:t>
      </w:r>
      <w:r w:rsidRPr="00DB25C4">
        <w:rPr>
          <w:rFonts w:eastAsia="Times New Roman" w:cstheme="minorHAnsi"/>
          <w:lang w:val="en-ID" w:eastAsia="ja-JP"/>
        </w:rPr>
        <w:t> </w:t>
      </w:r>
    </w:p>
    <w:p w14:paraId="567EB101" w14:textId="77777777" w:rsidR="00EE2EA9" w:rsidRPr="00DB25C4" w:rsidRDefault="00EE2EA9" w:rsidP="009F6099">
      <w:pPr>
        <w:pStyle w:val="ListParagraph"/>
        <w:numPr>
          <w:ilvl w:val="0"/>
          <w:numId w:val="178"/>
        </w:numPr>
        <w:spacing w:after="0" w:line="240" w:lineRule="auto"/>
        <w:jc w:val="both"/>
        <w:textAlignment w:val="baseline"/>
        <w:rPr>
          <w:rFonts w:eastAsia="Times New Roman" w:cstheme="minorHAnsi"/>
          <w:lang w:val="en-ID" w:eastAsia="ja-JP"/>
        </w:rPr>
      </w:pPr>
      <w:r w:rsidRPr="00DB25C4">
        <w:rPr>
          <w:rFonts w:eastAsia="Times New Roman" w:cstheme="minorHAnsi"/>
          <w:i/>
          <w:iCs/>
          <w:lang w:eastAsia="ja-JP"/>
        </w:rPr>
        <w:t xml:space="preserve">Standard Operating Procedure </w:t>
      </w:r>
      <w:r w:rsidRPr="00DB25C4">
        <w:rPr>
          <w:rFonts w:eastAsia="Times New Roman" w:cstheme="minorHAnsi"/>
          <w:lang w:eastAsia="ja-JP"/>
        </w:rPr>
        <w:t>(SOP)</w:t>
      </w:r>
      <w:r w:rsidRPr="00DB25C4">
        <w:rPr>
          <w:rFonts w:eastAsia="Times New Roman" w:cstheme="minorHAnsi"/>
          <w:lang w:val="en-ID" w:eastAsia="ja-JP"/>
        </w:rPr>
        <w:t> </w:t>
      </w:r>
    </w:p>
    <w:p w14:paraId="555944E2" w14:textId="77777777" w:rsidR="00EE2EA9" w:rsidRPr="00DB25C4" w:rsidRDefault="00EE2EA9" w:rsidP="009F6099">
      <w:pPr>
        <w:pStyle w:val="ListParagraph"/>
        <w:numPr>
          <w:ilvl w:val="0"/>
          <w:numId w:val="178"/>
        </w:numPr>
        <w:spacing w:after="0" w:line="240" w:lineRule="auto"/>
        <w:jc w:val="both"/>
        <w:textAlignment w:val="baseline"/>
        <w:rPr>
          <w:rFonts w:eastAsia="Times New Roman" w:cstheme="minorHAnsi"/>
          <w:lang w:val="en-ID" w:eastAsia="ja-JP"/>
        </w:rPr>
      </w:pPr>
      <w:proofErr w:type="spellStart"/>
      <w:r w:rsidRPr="00DB25C4">
        <w:rPr>
          <w:rFonts w:eastAsia="Times New Roman" w:cstheme="minorHAnsi"/>
          <w:lang w:eastAsia="ja-JP"/>
        </w:rPr>
        <w:t>Instruksi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Kerja</w:t>
      </w:r>
      <w:proofErr w:type="spellEnd"/>
      <w:r w:rsidRPr="00DB25C4">
        <w:rPr>
          <w:rFonts w:eastAsia="Times New Roman" w:cstheme="minorHAnsi"/>
          <w:lang w:eastAsia="ja-JP"/>
        </w:rPr>
        <w:t xml:space="preserve"> (IK)</w:t>
      </w:r>
      <w:r w:rsidRPr="00DB25C4">
        <w:rPr>
          <w:rFonts w:eastAsia="Times New Roman" w:cstheme="minorHAnsi"/>
          <w:lang w:val="en-ID" w:eastAsia="ja-JP"/>
        </w:rPr>
        <w:t> </w:t>
      </w:r>
    </w:p>
    <w:p w14:paraId="5CB483EB" w14:textId="77777777" w:rsidR="00EE2EA9" w:rsidRPr="00DB25C4" w:rsidRDefault="00EE2EA9" w:rsidP="00687314">
      <w:pPr>
        <w:spacing w:after="0" w:line="240" w:lineRule="auto"/>
        <w:ind w:firstLine="720"/>
        <w:jc w:val="both"/>
        <w:textAlignment w:val="baseline"/>
        <w:rPr>
          <w:rFonts w:eastAsia="Times New Roman" w:cstheme="minorHAnsi"/>
          <w:lang w:val="en-ID" w:eastAsia="ja-JP"/>
        </w:rPr>
      </w:pPr>
      <w:r w:rsidRPr="00DB25C4">
        <w:rPr>
          <w:rFonts w:eastAsia="Times New Roman" w:cstheme="minorHAnsi"/>
          <w:lang w:val="en-ID" w:eastAsia="ja-JP"/>
        </w:rPr>
        <w:t> </w:t>
      </w:r>
      <w:r w:rsidRPr="00DB25C4">
        <w:rPr>
          <w:rFonts w:cstheme="minorHAnsi"/>
        </w:rPr>
        <w:br/>
      </w:r>
      <w:r w:rsidRPr="00DB25C4">
        <w:rPr>
          <w:rFonts w:eastAsia="Times New Roman" w:cstheme="minorHAnsi"/>
          <w:lang w:eastAsia="ja-JP"/>
        </w:rPr>
        <w:t xml:space="preserve">Unit yang </w:t>
      </w:r>
      <w:proofErr w:type="spellStart"/>
      <w:r w:rsidRPr="00DB25C4">
        <w:rPr>
          <w:rFonts w:eastAsia="Times New Roman" w:cstheme="minorHAnsi"/>
          <w:lang w:eastAsia="ja-JP"/>
        </w:rPr>
        <w:t>berhak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mengeluarkan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dokumen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di Universitas Ma Chung </w:t>
      </w:r>
      <w:proofErr w:type="spellStart"/>
      <w:r w:rsidRPr="00DB25C4">
        <w:rPr>
          <w:rFonts w:eastAsia="Times New Roman" w:cstheme="minorHAnsi"/>
          <w:lang w:eastAsia="ja-JP"/>
        </w:rPr>
        <w:t>adalah</w:t>
      </w:r>
      <w:proofErr w:type="spellEnd"/>
      <w:r w:rsidRPr="00DB25C4">
        <w:rPr>
          <w:rFonts w:eastAsia="Times New Roman" w:cstheme="minorHAnsi"/>
          <w:lang w:eastAsia="ja-JP"/>
        </w:rPr>
        <w:t>:</w:t>
      </w:r>
      <w:r w:rsidRPr="00DB25C4">
        <w:rPr>
          <w:rFonts w:eastAsia="Times New Roman" w:cstheme="minorHAnsi"/>
          <w:lang w:val="en-ID" w:eastAsia="ja-JP"/>
        </w:rPr>
        <w:t> </w:t>
      </w:r>
    </w:p>
    <w:p w14:paraId="1435A4D7" w14:textId="77777777" w:rsidR="00EE2EA9" w:rsidRPr="00DB25C4" w:rsidRDefault="00EE2EA9" w:rsidP="009F6099">
      <w:pPr>
        <w:pStyle w:val="ListParagraph"/>
        <w:numPr>
          <w:ilvl w:val="0"/>
          <w:numId w:val="177"/>
        </w:numPr>
        <w:spacing w:after="0" w:line="240" w:lineRule="auto"/>
        <w:jc w:val="both"/>
        <w:textAlignment w:val="baseline"/>
        <w:rPr>
          <w:rFonts w:eastAsia="Times New Roman" w:cstheme="minorHAnsi"/>
          <w:lang w:val="en-ID" w:eastAsia="ja-JP"/>
        </w:rPr>
      </w:pPr>
      <w:proofErr w:type="spellStart"/>
      <w:r w:rsidRPr="00DB25C4">
        <w:rPr>
          <w:rFonts w:eastAsia="Times New Roman" w:cstheme="minorHAnsi"/>
          <w:lang w:eastAsia="ja-JP"/>
        </w:rPr>
        <w:t>Senat</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Universitas (SU) – </w:t>
      </w:r>
      <w:proofErr w:type="spellStart"/>
      <w:r w:rsidRPr="00DB25C4">
        <w:rPr>
          <w:rFonts w:eastAsia="Times New Roman" w:cstheme="minorHAnsi"/>
          <w:lang w:eastAsia="ja-JP"/>
        </w:rPr>
        <w:t>untuk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dokumen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Kebijakan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Universitas dan </w:t>
      </w: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Universitas</w:t>
      </w:r>
      <w:r w:rsidRPr="00DB25C4">
        <w:rPr>
          <w:rFonts w:eastAsia="Times New Roman" w:cstheme="minorHAnsi"/>
          <w:lang w:val="en-ID" w:eastAsia="ja-JP"/>
        </w:rPr>
        <w:t> </w:t>
      </w:r>
    </w:p>
    <w:p w14:paraId="6901971B" w14:textId="77777777" w:rsidR="00EE2EA9" w:rsidRPr="00DB25C4" w:rsidRDefault="00EE2EA9" w:rsidP="009F6099">
      <w:pPr>
        <w:pStyle w:val="ListParagraph"/>
        <w:numPr>
          <w:ilvl w:val="0"/>
          <w:numId w:val="177"/>
        </w:numPr>
        <w:spacing w:after="0" w:line="240" w:lineRule="auto"/>
        <w:jc w:val="both"/>
        <w:textAlignment w:val="baseline"/>
        <w:rPr>
          <w:rFonts w:eastAsia="Times New Roman" w:cstheme="minorHAnsi"/>
          <w:lang w:val="en-ID" w:eastAsia="ja-JP"/>
        </w:rPr>
      </w:pPr>
      <w:proofErr w:type="spellStart"/>
      <w:r w:rsidRPr="00DB25C4">
        <w:rPr>
          <w:rFonts w:eastAsia="Times New Roman" w:cstheme="minorHAnsi"/>
          <w:lang w:eastAsia="ja-JP"/>
        </w:rPr>
        <w:t>Senat</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Fakultas</w:t>
      </w:r>
      <w:proofErr w:type="spellEnd"/>
      <w:r w:rsidRPr="00DB25C4">
        <w:rPr>
          <w:rFonts w:eastAsia="Times New Roman" w:cstheme="minorHAnsi"/>
          <w:lang w:eastAsia="ja-JP"/>
        </w:rPr>
        <w:t xml:space="preserve"> (SF) – </w:t>
      </w:r>
      <w:proofErr w:type="spellStart"/>
      <w:r w:rsidRPr="00DB25C4">
        <w:rPr>
          <w:rFonts w:eastAsia="Times New Roman" w:cstheme="minorHAnsi"/>
          <w:lang w:eastAsia="ja-JP"/>
        </w:rPr>
        <w:t>untuk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dokumen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Kebijakan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Fakultas</w:t>
      </w:r>
      <w:proofErr w:type="spellEnd"/>
      <w:r w:rsidRPr="00DB25C4">
        <w:rPr>
          <w:rFonts w:eastAsia="Times New Roman" w:cstheme="minorHAnsi"/>
          <w:lang w:val="en-ID" w:eastAsia="ja-JP"/>
        </w:rPr>
        <w:t> </w:t>
      </w:r>
    </w:p>
    <w:p w14:paraId="7D0EE030" w14:textId="77777777" w:rsidR="00EE2EA9" w:rsidRPr="00DB25C4" w:rsidRDefault="00EE2EA9" w:rsidP="009F6099">
      <w:pPr>
        <w:pStyle w:val="ListParagraph"/>
        <w:numPr>
          <w:ilvl w:val="0"/>
          <w:numId w:val="177"/>
        </w:numPr>
        <w:spacing w:after="0" w:line="240" w:lineRule="auto"/>
        <w:jc w:val="both"/>
        <w:textAlignment w:val="baseline"/>
        <w:rPr>
          <w:rFonts w:eastAsia="Times New Roman" w:cstheme="minorHAnsi"/>
          <w:lang w:val="en-ID" w:eastAsia="ja-JP"/>
        </w:rPr>
      </w:pPr>
      <w:proofErr w:type="spellStart"/>
      <w:r w:rsidRPr="00DB25C4">
        <w:rPr>
          <w:rFonts w:eastAsia="Times New Roman" w:cstheme="minorHAnsi"/>
          <w:lang w:eastAsia="ja-JP"/>
        </w:rPr>
        <w:t>Fakultas</w:t>
      </w:r>
      <w:proofErr w:type="spellEnd"/>
      <w:r w:rsidRPr="00DB25C4">
        <w:rPr>
          <w:rFonts w:eastAsia="Times New Roman" w:cstheme="minorHAnsi"/>
          <w:lang w:eastAsia="ja-JP"/>
        </w:rPr>
        <w:t xml:space="preserve"> (FAK) </w:t>
      </w:r>
      <w:proofErr w:type="spellStart"/>
      <w:r w:rsidRPr="00DB25C4">
        <w:rPr>
          <w:rFonts w:eastAsia="Times New Roman" w:cstheme="minorHAnsi"/>
          <w:lang w:eastAsia="ja-JP"/>
        </w:rPr>
        <w:t>artinya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disusun</w:t>
      </w:r>
      <w:proofErr w:type="spellEnd"/>
      <w:r w:rsidRPr="00DB25C4">
        <w:rPr>
          <w:rFonts w:eastAsia="Times New Roman" w:cstheme="minorHAnsi"/>
          <w:lang w:eastAsia="ja-JP"/>
        </w:rPr>
        <w:t xml:space="preserve"> oleh </w:t>
      </w:r>
      <w:proofErr w:type="spellStart"/>
      <w:r w:rsidRPr="00DB25C4">
        <w:rPr>
          <w:rFonts w:eastAsia="Times New Roman" w:cstheme="minorHAnsi"/>
          <w:lang w:eastAsia="ja-JP"/>
        </w:rPr>
        <w:t>Dekan</w:t>
      </w:r>
      <w:proofErr w:type="spellEnd"/>
      <w:r w:rsidRPr="00DB25C4">
        <w:rPr>
          <w:rFonts w:eastAsia="Times New Roman" w:cstheme="minorHAnsi"/>
          <w:lang w:eastAsia="ja-JP"/>
        </w:rPr>
        <w:t xml:space="preserve"> – </w:t>
      </w:r>
      <w:proofErr w:type="spellStart"/>
      <w:r w:rsidRPr="00DB25C4">
        <w:rPr>
          <w:rFonts w:eastAsia="Times New Roman" w:cstheme="minorHAnsi"/>
          <w:lang w:eastAsia="ja-JP"/>
        </w:rPr>
        <w:t>untuk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dokumen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dan </w:t>
      </w:r>
      <w:proofErr w:type="spellStart"/>
      <w:r w:rsidRPr="00DB25C4">
        <w:rPr>
          <w:rFonts w:eastAsia="Times New Roman" w:cstheme="minorHAnsi"/>
          <w:lang w:eastAsia="ja-JP"/>
        </w:rPr>
        <w:t>Peraturan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Akademik</w:t>
      </w:r>
      <w:proofErr w:type="spellEnd"/>
      <w:r w:rsidRPr="00DB25C4">
        <w:rPr>
          <w:rFonts w:eastAsia="Times New Roman" w:cstheme="minorHAnsi"/>
          <w:lang w:val="en-ID" w:eastAsia="ja-JP"/>
        </w:rPr>
        <w:t> </w:t>
      </w:r>
    </w:p>
    <w:p w14:paraId="3EBB9B88" w14:textId="77777777" w:rsidR="00EE2EA9" w:rsidRPr="00DB25C4" w:rsidRDefault="00EE2EA9" w:rsidP="009F6099">
      <w:pPr>
        <w:pStyle w:val="ListParagraph"/>
        <w:numPr>
          <w:ilvl w:val="0"/>
          <w:numId w:val="177"/>
        </w:numPr>
        <w:spacing w:after="0" w:line="240" w:lineRule="auto"/>
        <w:jc w:val="both"/>
        <w:textAlignment w:val="baseline"/>
        <w:rPr>
          <w:rFonts w:eastAsia="Times New Roman" w:cstheme="minorHAnsi"/>
          <w:lang w:val="en-ID" w:eastAsia="ja-JP"/>
        </w:rPr>
      </w:pPr>
      <w:r w:rsidRPr="00DB25C4">
        <w:rPr>
          <w:rFonts w:eastAsia="Times New Roman" w:cstheme="minorHAnsi"/>
          <w:lang w:eastAsia="ja-JP"/>
        </w:rPr>
        <w:t xml:space="preserve">Unit </w:t>
      </w:r>
      <w:proofErr w:type="spellStart"/>
      <w:r w:rsidRPr="00DB25C4">
        <w:rPr>
          <w:rFonts w:eastAsia="Times New Roman" w:cstheme="minorHAnsi"/>
          <w:lang w:eastAsia="ja-JP"/>
        </w:rPr>
        <w:t>Penjaminan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Fakultas</w:t>
      </w:r>
      <w:proofErr w:type="spellEnd"/>
      <w:r w:rsidRPr="00DB25C4">
        <w:rPr>
          <w:rFonts w:eastAsia="Times New Roman" w:cstheme="minorHAnsi"/>
          <w:lang w:eastAsia="ja-JP"/>
        </w:rPr>
        <w:t xml:space="preserve"> (UPMF) – </w:t>
      </w:r>
      <w:proofErr w:type="spellStart"/>
      <w:r w:rsidRPr="00DB25C4">
        <w:rPr>
          <w:rFonts w:eastAsia="Times New Roman" w:cstheme="minorHAnsi"/>
          <w:lang w:eastAsia="ja-JP"/>
        </w:rPr>
        <w:t>untuk</w:t>
      </w:r>
      <w:proofErr w:type="spellEnd"/>
      <w:r w:rsidRPr="00DB25C4">
        <w:rPr>
          <w:rFonts w:eastAsia="Times New Roman" w:cstheme="minorHAnsi"/>
          <w:lang w:eastAsia="ja-JP"/>
        </w:rPr>
        <w:t xml:space="preserve"> SOP dan </w:t>
      </w:r>
      <w:proofErr w:type="spellStart"/>
      <w:r w:rsidRPr="00DB25C4">
        <w:rPr>
          <w:rFonts w:eastAsia="Times New Roman" w:cstheme="minorHAnsi"/>
          <w:lang w:eastAsia="ja-JP"/>
        </w:rPr>
        <w:t>Instruksi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Kerja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kegiatan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fakultas</w:t>
      </w:r>
      <w:proofErr w:type="spellEnd"/>
      <w:r w:rsidRPr="00DB25C4">
        <w:rPr>
          <w:rFonts w:eastAsia="Times New Roman" w:cstheme="minorHAnsi"/>
          <w:lang w:val="en-ID" w:eastAsia="ja-JP"/>
        </w:rPr>
        <w:t> </w:t>
      </w:r>
    </w:p>
    <w:p w14:paraId="3E4A8141" w14:textId="77777777" w:rsidR="00EE2EA9" w:rsidRPr="00DB25C4" w:rsidRDefault="00EE2EA9" w:rsidP="009F6099">
      <w:pPr>
        <w:pStyle w:val="ListParagraph"/>
        <w:numPr>
          <w:ilvl w:val="0"/>
          <w:numId w:val="177"/>
        </w:numPr>
        <w:spacing w:after="0" w:line="240" w:lineRule="auto"/>
        <w:jc w:val="both"/>
        <w:textAlignment w:val="baseline"/>
        <w:rPr>
          <w:rFonts w:eastAsia="Times New Roman" w:cstheme="minorHAnsi"/>
          <w:lang w:val="en-ID" w:eastAsia="ja-JP"/>
        </w:rPr>
      </w:pPr>
      <w:r w:rsidRPr="00DB25C4">
        <w:rPr>
          <w:rFonts w:eastAsia="Times New Roman" w:cstheme="minorHAnsi"/>
          <w:lang w:eastAsia="ja-JP"/>
        </w:rPr>
        <w:t xml:space="preserve">Program </w:t>
      </w:r>
      <w:proofErr w:type="spellStart"/>
      <w:r w:rsidRPr="00DB25C4">
        <w:rPr>
          <w:rFonts w:eastAsia="Times New Roman" w:cstheme="minorHAnsi"/>
          <w:lang w:eastAsia="ja-JP"/>
        </w:rPr>
        <w:t>Studi</w:t>
      </w:r>
      <w:proofErr w:type="spellEnd"/>
      <w:r w:rsidRPr="00DB25C4">
        <w:rPr>
          <w:rFonts w:eastAsia="Times New Roman" w:cstheme="minorHAnsi"/>
          <w:lang w:eastAsia="ja-JP"/>
        </w:rPr>
        <w:t xml:space="preserve"> (PS) </w:t>
      </w:r>
      <w:proofErr w:type="spellStart"/>
      <w:r w:rsidRPr="00DB25C4">
        <w:rPr>
          <w:rFonts w:eastAsia="Times New Roman" w:cstheme="minorHAnsi"/>
          <w:lang w:eastAsia="ja-JP"/>
        </w:rPr>
        <w:t>artinya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disusun</w:t>
      </w:r>
      <w:proofErr w:type="spellEnd"/>
      <w:r w:rsidRPr="00DB25C4">
        <w:rPr>
          <w:rFonts w:eastAsia="Times New Roman" w:cstheme="minorHAnsi"/>
          <w:lang w:eastAsia="ja-JP"/>
        </w:rPr>
        <w:t xml:space="preserve"> oleh </w:t>
      </w:r>
      <w:proofErr w:type="spellStart"/>
      <w:r w:rsidRPr="00DB25C4">
        <w:rPr>
          <w:rFonts w:eastAsia="Times New Roman" w:cstheme="minorHAnsi"/>
          <w:lang w:eastAsia="ja-JP"/>
        </w:rPr>
        <w:t>Kaprodi</w:t>
      </w:r>
      <w:proofErr w:type="spellEnd"/>
      <w:r w:rsidRPr="00DB25C4">
        <w:rPr>
          <w:rFonts w:eastAsia="Times New Roman" w:cstheme="minorHAnsi"/>
          <w:lang w:eastAsia="ja-JP"/>
        </w:rPr>
        <w:t xml:space="preserve"> – </w:t>
      </w:r>
      <w:proofErr w:type="spellStart"/>
      <w:r w:rsidRPr="00DB25C4">
        <w:rPr>
          <w:rFonts w:eastAsia="Times New Roman" w:cstheme="minorHAnsi"/>
          <w:lang w:eastAsia="ja-JP"/>
        </w:rPr>
        <w:t>untuk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dokumen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Program </w:t>
      </w:r>
      <w:proofErr w:type="spellStart"/>
      <w:r w:rsidRPr="00DB25C4">
        <w:rPr>
          <w:rFonts w:eastAsia="Times New Roman" w:cstheme="minorHAnsi"/>
          <w:lang w:eastAsia="ja-JP"/>
        </w:rPr>
        <w:t>Studi</w:t>
      </w:r>
      <w:proofErr w:type="spellEnd"/>
      <w:r w:rsidRPr="00DB25C4">
        <w:rPr>
          <w:rFonts w:eastAsia="Times New Roman" w:cstheme="minorHAnsi"/>
          <w:lang w:eastAsia="ja-JP"/>
        </w:rPr>
        <w:t>, </w:t>
      </w:r>
      <w:r w:rsidRPr="00DB25C4">
        <w:rPr>
          <w:rFonts w:eastAsia="Times New Roman" w:cstheme="minorHAnsi"/>
          <w:lang w:val="en-ID" w:eastAsia="ja-JP"/>
        </w:rPr>
        <w:t> </w:t>
      </w:r>
    </w:p>
    <w:p w14:paraId="4B4D7414" w14:textId="77777777" w:rsidR="00EE2EA9" w:rsidRPr="00DB25C4" w:rsidRDefault="00EE2EA9" w:rsidP="009F6099">
      <w:pPr>
        <w:pStyle w:val="ListParagraph"/>
        <w:numPr>
          <w:ilvl w:val="0"/>
          <w:numId w:val="177"/>
        </w:numPr>
        <w:spacing w:after="0" w:line="240" w:lineRule="auto"/>
        <w:jc w:val="both"/>
        <w:textAlignment w:val="baseline"/>
        <w:rPr>
          <w:rFonts w:eastAsia="Times New Roman" w:cstheme="minorHAnsi"/>
          <w:lang w:val="en-ID" w:eastAsia="ja-JP"/>
        </w:rPr>
      </w:pPr>
      <w:r w:rsidRPr="00DB25C4">
        <w:rPr>
          <w:rFonts w:eastAsia="Times New Roman" w:cstheme="minorHAnsi"/>
          <w:lang w:eastAsia="ja-JP"/>
        </w:rPr>
        <w:t xml:space="preserve">Lembaga/Biro/UPT dan Unit </w:t>
      </w:r>
      <w:proofErr w:type="spellStart"/>
      <w:r w:rsidRPr="00DB25C4">
        <w:rPr>
          <w:rFonts w:eastAsia="Times New Roman" w:cstheme="minorHAnsi"/>
          <w:lang w:eastAsia="ja-JP"/>
        </w:rPr>
        <w:t>Penjaminan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Lembaga/Biro/UPT– </w:t>
      </w:r>
      <w:proofErr w:type="spellStart"/>
      <w:r w:rsidRPr="00DB25C4">
        <w:rPr>
          <w:rFonts w:eastAsia="Times New Roman" w:cstheme="minorHAnsi"/>
          <w:lang w:eastAsia="ja-JP"/>
        </w:rPr>
        <w:t>untuk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Non-</w:t>
      </w:r>
      <w:proofErr w:type="spellStart"/>
      <w:r w:rsidRPr="00DB25C4">
        <w:rPr>
          <w:rFonts w:eastAsia="Times New Roman" w:cstheme="minorHAnsi"/>
          <w:lang w:eastAsia="ja-JP"/>
        </w:rPr>
        <w:t>akademik</w:t>
      </w:r>
      <w:proofErr w:type="spellEnd"/>
      <w:r w:rsidRPr="00DB25C4">
        <w:rPr>
          <w:rFonts w:eastAsia="Times New Roman" w:cstheme="minorHAnsi"/>
          <w:lang w:val="en-ID" w:eastAsia="ja-JP"/>
        </w:rPr>
        <w:t> </w:t>
      </w:r>
    </w:p>
    <w:p w14:paraId="756AF875" w14:textId="77777777" w:rsidR="00EE2EA9" w:rsidRPr="00DB25C4" w:rsidRDefault="00EE2EA9" w:rsidP="009F6099">
      <w:pPr>
        <w:pStyle w:val="ListParagraph"/>
        <w:numPr>
          <w:ilvl w:val="0"/>
          <w:numId w:val="177"/>
        </w:numPr>
        <w:spacing w:after="0" w:line="240" w:lineRule="auto"/>
        <w:jc w:val="both"/>
        <w:textAlignment w:val="baseline"/>
        <w:rPr>
          <w:rFonts w:eastAsia="Times New Roman" w:cstheme="minorHAnsi"/>
          <w:lang w:val="en-ID" w:eastAsia="ja-JP"/>
        </w:rPr>
      </w:pPr>
      <w:proofErr w:type="spellStart"/>
      <w:r w:rsidRPr="00DB25C4">
        <w:rPr>
          <w:rFonts w:eastAsia="Times New Roman" w:cstheme="minorHAnsi"/>
          <w:lang w:eastAsia="ja-JP"/>
        </w:rPr>
        <w:t>Laboratorium</w:t>
      </w:r>
      <w:proofErr w:type="spellEnd"/>
      <w:r w:rsidRPr="00DB25C4">
        <w:rPr>
          <w:rFonts w:eastAsia="Times New Roman" w:cstheme="minorHAnsi"/>
          <w:lang w:eastAsia="ja-JP"/>
        </w:rPr>
        <w:t xml:space="preserve"> (LAB) – </w:t>
      </w:r>
      <w:proofErr w:type="spellStart"/>
      <w:r w:rsidRPr="00DB25C4">
        <w:rPr>
          <w:rFonts w:eastAsia="Times New Roman" w:cstheme="minorHAnsi"/>
          <w:lang w:eastAsia="ja-JP"/>
        </w:rPr>
        <w:t>untuk</w:t>
      </w:r>
      <w:proofErr w:type="spellEnd"/>
      <w:r w:rsidRPr="00DB25C4">
        <w:rPr>
          <w:rFonts w:eastAsia="Times New Roman" w:cstheme="minorHAnsi"/>
          <w:lang w:eastAsia="ja-JP"/>
        </w:rPr>
        <w:t xml:space="preserve"> SOP dan </w:t>
      </w:r>
      <w:proofErr w:type="spellStart"/>
      <w:r w:rsidRPr="00DB25C4">
        <w:rPr>
          <w:rFonts w:eastAsia="Times New Roman" w:cstheme="minorHAnsi"/>
          <w:lang w:eastAsia="ja-JP"/>
        </w:rPr>
        <w:t>Instruksi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Kerja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terkait</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Laboratorium</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tertentu</w:t>
      </w:r>
      <w:proofErr w:type="spellEnd"/>
      <w:r w:rsidRPr="00DB25C4">
        <w:rPr>
          <w:rFonts w:eastAsia="Times New Roman" w:cstheme="minorHAnsi"/>
          <w:lang w:eastAsia="ja-JP"/>
        </w:rPr>
        <w:t>.</w:t>
      </w:r>
      <w:r w:rsidRPr="00DB25C4">
        <w:rPr>
          <w:rFonts w:eastAsia="Times New Roman" w:cstheme="minorHAnsi"/>
          <w:lang w:val="en-ID" w:eastAsia="ja-JP"/>
        </w:rPr>
        <w:t> </w:t>
      </w:r>
    </w:p>
    <w:p w14:paraId="23CA8E80" w14:textId="77777777" w:rsidR="00EE2EA9" w:rsidRPr="00DB25C4" w:rsidRDefault="00EE2EA9" w:rsidP="00687314">
      <w:pPr>
        <w:spacing w:after="0" w:line="240" w:lineRule="auto"/>
        <w:jc w:val="both"/>
        <w:textAlignment w:val="baseline"/>
        <w:rPr>
          <w:rFonts w:eastAsia="Times New Roman" w:cstheme="minorHAnsi"/>
          <w:lang w:val="en-ID" w:eastAsia="ja-JP"/>
        </w:rPr>
      </w:pPr>
      <w:r w:rsidRPr="00DB25C4">
        <w:rPr>
          <w:rFonts w:eastAsia="Times New Roman" w:cstheme="minorHAnsi"/>
          <w:lang w:val="en-ID" w:eastAsia="ja-JP"/>
        </w:rPr>
        <w:t> </w:t>
      </w:r>
    </w:p>
    <w:p w14:paraId="2CC990DA" w14:textId="77777777" w:rsidR="00EE2EA9" w:rsidRPr="00DB25C4" w:rsidRDefault="00EE2EA9" w:rsidP="00687314">
      <w:pPr>
        <w:spacing w:after="0" w:line="240" w:lineRule="auto"/>
        <w:jc w:val="both"/>
        <w:textAlignment w:val="baseline"/>
        <w:rPr>
          <w:rFonts w:eastAsia="Times New Roman" w:cstheme="minorHAnsi"/>
          <w:lang w:val="en-ID" w:eastAsia="ja-JP"/>
        </w:rPr>
      </w:pPr>
      <w:proofErr w:type="spellStart"/>
      <w:r w:rsidRPr="00DB25C4">
        <w:rPr>
          <w:rFonts w:eastAsia="Times New Roman" w:cstheme="minorHAnsi"/>
          <w:i/>
          <w:iCs/>
          <w:lang w:eastAsia="ja-JP"/>
        </w:rPr>
        <w:t>Evaluasi</w:t>
      </w:r>
      <w:proofErr w:type="spellEnd"/>
      <w:r w:rsidRPr="00DB25C4">
        <w:rPr>
          <w:rFonts w:eastAsia="Times New Roman" w:cstheme="minorHAnsi"/>
          <w:lang w:val="en-ID" w:eastAsia="ja-JP"/>
        </w:rPr>
        <w:t> </w:t>
      </w:r>
      <w:r w:rsidRPr="00DB25C4">
        <w:rPr>
          <w:rFonts w:cstheme="minorHAnsi"/>
        </w:rPr>
        <w:br/>
      </w:r>
      <w:proofErr w:type="spellStart"/>
      <w:r w:rsidRPr="00DB25C4">
        <w:rPr>
          <w:rFonts w:eastAsia="Times New Roman" w:cstheme="minorHAnsi"/>
          <w:lang w:eastAsia="ja-JP"/>
        </w:rPr>
        <w:t>Untuk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mengevaluasi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penerapan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sistem</w:t>
      </w:r>
      <w:proofErr w:type="spellEnd"/>
      <w:r w:rsidRPr="00DB25C4">
        <w:rPr>
          <w:rFonts w:eastAsia="Times New Roman" w:cstheme="minorHAnsi"/>
          <w:lang w:eastAsia="ja-JP"/>
        </w:rPr>
        <w:t xml:space="preserve"> dan </w:t>
      </w: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maka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secara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berkala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setiap</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tahun</w:t>
      </w:r>
      <w:proofErr w:type="spellEnd"/>
      <w:r w:rsidRPr="00DB25C4">
        <w:rPr>
          <w:rFonts w:eastAsia="Times New Roman" w:cstheme="minorHAnsi"/>
          <w:lang w:eastAsia="ja-JP"/>
        </w:rPr>
        <w:t xml:space="preserve">, Lembaga </w:t>
      </w:r>
      <w:proofErr w:type="spellStart"/>
      <w:r w:rsidRPr="00DB25C4">
        <w:rPr>
          <w:rFonts w:eastAsia="Times New Roman" w:cstheme="minorHAnsi"/>
          <w:lang w:eastAsia="ja-JP"/>
        </w:rPr>
        <w:t>Penjaminan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melaksanakan</w:t>
      </w:r>
      <w:proofErr w:type="spellEnd"/>
      <w:r w:rsidRPr="00DB25C4">
        <w:rPr>
          <w:rFonts w:eastAsia="Times New Roman" w:cstheme="minorHAnsi"/>
          <w:lang w:eastAsia="ja-JP"/>
        </w:rPr>
        <w:t xml:space="preserve"> Monitoring dan </w:t>
      </w:r>
      <w:proofErr w:type="spellStart"/>
      <w:r w:rsidRPr="00DB25C4">
        <w:rPr>
          <w:rFonts w:eastAsia="Times New Roman" w:cstheme="minorHAnsi"/>
          <w:lang w:eastAsia="ja-JP"/>
        </w:rPr>
        <w:t>Evaluasi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Internal (MEMI) </w:t>
      </w:r>
      <w:proofErr w:type="spellStart"/>
      <w:r w:rsidRPr="00DB25C4">
        <w:rPr>
          <w:rFonts w:eastAsia="Times New Roman" w:cstheme="minorHAnsi"/>
          <w:lang w:eastAsia="ja-JP"/>
        </w:rPr>
        <w:t>dalam</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bentuk</w:t>
      </w:r>
      <w:proofErr w:type="spellEnd"/>
      <w:r w:rsidRPr="00DB25C4">
        <w:rPr>
          <w:rFonts w:eastAsia="Times New Roman" w:cstheme="minorHAnsi"/>
          <w:lang w:eastAsia="ja-JP"/>
        </w:rPr>
        <w:t>: </w:t>
      </w:r>
      <w:r w:rsidRPr="00DB25C4">
        <w:rPr>
          <w:rFonts w:eastAsia="Times New Roman" w:cstheme="minorHAnsi"/>
          <w:lang w:val="en-ID" w:eastAsia="ja-JP"/>
        </w:rPr>
        <w:t> </w:t>
      </w:r>
    </w:p>
    <w:p w14:paraId="4BC6D88E" w14:textId="77777777" w:rsidR="00EE2EA9" w:rsidRPr="00DB25C4" w:rsidRDefault="00EE2EA9" w:rsidP="009F6099">
      <w:pPr>
        <w:pStyle w:val="ListParagraph"/>
        <w:numPr>
          <w:ilvl w:val="0"/>
          <w:numId w:val="179"/>
        </w:numPr>
        <w:spacing w:after="0" w:line="240" w:lineRule="auto"/>
        <w:jc w:val="both"/>
        <w:textAlignment w:val="baseline"/>
        <w:rPr>
          <w:rFonts w:eastAsia="Times New Roman" w:cstheme="minorHAnsi"/>
          <w:lang w:val="en-ID" w:eastAsia="ja-JP"/>
        </w:rPr>
      </w:pPr>
      <w:proofErr w:type="spellStart"/>
      <w:r w:rsidRPr="00DB25C4">
        <w:rPr>
          <w:rFonts w:eastAsia="Times New Roman" w:cstheme="minorHAnsi"/>
          <w:lang w:eastAsia="ja-JP"/>
        </w:rPr>
        <w:t>Evaluasi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Kegiatan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(EKA) </w:t>
      </w:r>
      <w:proofErr w:type="spellStart"/>
      <w:r w:rsidRPr="00DB25C4">
        <w:rPr>
          <w:rFonts w:eastAsia="Times New Roman" w:cstheme="minorHAnsi"/>
          <w:lang w:eastAsia="ja-JP"/>
        </w:rPr>
        <w:t>dilakukan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melalui</w:t>
      </w:r>
      <w:proofErr w:type="spellEnd"/>
      <w:r w:rsidRPr="00DB25C4">
        <w:rPr>
          <w:rFonts w:eastAsia="Times New Roman" w:cstheme="minorHAnsi"/>
          <w:lang w:eastAsia="ja-JP"/>
        </w:rPr>
        <w:t xml:space="preserve"> proses </w:t>
      </w:r>
      <w:proofErr w:type="spellStart"/>
      <w:r w:rsidRPr="00DB25C4">
        <w:rPr>
          <w:rFonts w:eastAsia="Times New Roman" w:cstheme="minorHAnsi"/>
          <w:lang w:eastAsia="ja-JP"/>
        </w:rPr>
        <w:t>Evaluasi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Perkuliahan</w:t>
      </w:r>
      <w:proofErr w:type="spellEnd"/>
      <w:r w:rsidRPr="00DB25C4">
        <w:rPr>
          <w:rFonts w:eastAsia="Times New Roman" w:cstheme="minorHAnsi"/>
          <w:lang w:eastAsia="ja-JP"/>
        </w:rPr>
        <w:t xml:space="preserve"> (EP) dan </w:t>
      </w:r>
      <w:proofErr w:type="spellStart"/>
      <w:r w:rsidRPr="00DB25C4">
        <w:rPr>
          <w:rFonts w:eastAsia="Times New Roman" w:cstheme="minorHAnsi"/>
          <w:lang w:eastAsia="ja-JP"/>
        </w:rPr>
        <w:t>Evaluasi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Kepuasan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Layanan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Mahasiswa</w:t>
      </w:r>
      <w:proofErr w:type="spellEnd"/>
    </w:p>
    <w:p w14:paraId="266EA5DD" w14:textId="77777777" w:rsidR="00EE2EA9" w:rsidRPr="00DB25C4" w:rsidRDefault="00EE2EA9" w:rsidP="009F6099">
      <w:pPr>
        <w:pStyle w:val="ListParagraph"/>
        <w:numPr>
          <w:ilvl w:val="0"/>
          <w:numId w:val="179"/>
        </w:numPr>
        <w:spacing w:after="0" w:line="240" w:lineRule="auto"/>
        <w:jc w:val="both"/>
        <w:textAlignment w:val="baseline"/>
        <w:rPr>
          <w:rFonts w:eastAsia="Times New Roman" w:cstheme="minorHAnsi"/>
          <w:lang w:val="en-ID" w:eastAsia="ja-JP"/>
        </w:rPr>
      </w:pPr>
      <w:r w:rsidRPr="00DB25C4">
        <w:rPr>
          <w:rFonts w:eastAsia="Times New Roman" w:cstheme="minorHAnsi"/>
          <w:lang w:eastAsia="ja-JP"/>
        </w:rPr>
        <w:t xml:space="preserve">Audit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Internal (AMI) yang </w:t>
      </w:r>
      <w:proofErr w:type="spellStart"/>
      <w:r w:rsidRPr="00DB25C4">
        <w:rPr>
          <w:rFonts w:eastAsia="Times New Roman" w:cstheme="minorHAnsi"/>
          <w:lang w:eastAsia="ja-JP"/>
        </w:rPr>
        <w:t>terbagi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menjadi</w:t>
      </w:r>
      <w:proofErr w:type="spellEnd"/>
      <w:r w:rsidRPr="00DB25C4">
        <w:rPr>
          <w:rFonts w:eastAsia="Times New Roman" w:cstheme="minorHAnsi"/>
          <w:lang w:eastAsia="ja-JP"/>
        </w:rPr>
        <w:t xml:space="preserve"> Audit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Internal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dan Audit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Internal Non-</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dilakukan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secara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terjadwal</w:t>
      </w:r>
      <w:proofErr w:type="spellEnd"/>
      <w:r w:rsidRPr="00DB25C4">
        <w:rPr>
          <w:rFonts w:eastAsia="Times New Roman" w:cstheme="minorHAnsi"/>
          <w:lang w:eastAsia="ja-JP"/>
        </w:rPr>
        <w:t xml:space="preserve"> oleh </w:t>
      </w:r>
      <w:proofErr w:type="spellStart"/>
      <w:r w:rsidRPr="00DB25C4">
        <w:rPr>
          <w:rFonts w:eastAsia="Times New Roman" w:cstheme="minorHAnsi"/>
          <w:lang w:eastAsia="ja-JP"/>
        </w:rPr>
        <w:t>satgas</w:t>
      </w:r>
      <w:proofErr w:type="spellEnd"/>
      <w:r w:rsidRPr="00DB25C4">
        <w:rPr>
          <w:rFonts w:eastAsia="Times New Roman" w:cstheme="minorHAnsi"/>
          <w:lang w:eastAsia="ja-JP"/>
        </w:rPr>
        <w:t xml:space="preserve"> audit. AMI </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dilakukan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lastRenderedPageBreak/>
        <w:t>terhadap</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Fakultas</w:t>
      </w:r>
      <w:proofErr w:type="spellEnd"/>
      <w:r w:rsidRPr="00DB25C4">
        <w:rPr>
          <w:rFonts w:eastAsia="Times New Roman" w:cstheme="minorHAnsi"/>
          <w:lang w:eastAsia="ja-JP"/>
        </w:rPr>
        <w:t xml:space="preserve">, Program </w:t>
      </w:r>
      <w:proofErr w:type="spellStart"/>
      <w:r w:rsidRPr="00DB25C4">
        <w:rPr>
          <w:rFonts w:eastAsia="Times New Roman" w:cstheme="minorHAnsi"/>
          <w:lang w:eastAsia="ja-JP"/>
        </w:rPr>
        <w:t>Studi</w:t>
      </w:r>
      <w:proofErr w:type="spellEnd"/>
      <w:r w:rsidRPr="00DB25C4">
        <w:rPr>
          <w:rFonts w:eastAsia="Times New Roman" w:cstheme="minorHAnsi"/>
          <w:lang w:eastAsia="ja-JP"/>
        </w:rPr>
        <w:t xml:space="preserve"> dan </w:t>
      </w:r>
      <w:proofErr w:type="spellStart"/>
      <w:r w:rsidRPr="00DB25C4">
        <w:rPr>
          <w:rFonts w:eastAsia="Times New Roman" w:cstheme="minorHAnsi"/>
          <w:lang w:eastAsia="ja-JP"/>
        </w:rPr>
        <w:t>Laboratorium</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sedangkan</w:t>
      </w:r>
      <w:proofErr w:type="spellEnd"/>
      <w:r w:rsidRPr="00DB25C4">
        <w:rPr>
          <w:rFonts w:eastAsia="Times New Roman" w:cstheme="minorHAnsi"/>
          <w:lang w:eastAsia="ja-JP"/>
        </w:rPr>
        <w:t xml:space="preserve"> AMI Non-</w:t>
      </w:r>
      <w:proofErr w:type="spellStart"/>
      <w:r w:rsidRPr="00DB25C4">
        <w:rPr>
          <w:rFonts w:eastAsia="Times New Roman" w:cstheme="minorHAnsi"/>
          <w:lang w:eastAsia="ja-JP"/>
        </w:rPr>
        <w:t>akademik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dilakukan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terhadap</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lembaga</w:t>
      </w:r>
      <w:proofErr w:type="spellEnd"/>
      <w:r w:rsidRPr="00DB25C4">
        <w:rPr>
          <w:rFonts w:eastAsia="Times New Roman" w:cstheme="minorHAnsi"/>
          <w:lang w:eastAsia="ja-JP"/>
        </w:rPr>
        <w:t>, biro dan UPT.</w:t>
      </w:r>
      <w:r w:rsidRPr="00DB25C4">
        <w:rPr>
          <w:rFonts w:eastAsia="Times New Roman" w:cstheme="minorHAnsi"/>
          <w:lang w:val="en-ID" w:eastAsia="ja-JP"/>
        </w:rPr>
        <w:t> </w:t>
      </w:r>
    </w:p>
    <w:p w14:paraId="7DDDE6CC" w14:textId="77777777" w:rsidR="00EE2EA9" w:rsidRPr="00DB25C4" w:rsidRDefault="00EE2EA9" w:rsidP="00687314">
      <w:pPr>
        <w:spacing w:after="0" w:line="240" w:lineRule="auto"/>
        <w:jc w:val="both"/>
        <w:textAlignment w:val="baseline"/>
        <w:rPr>
          <w:rFonts w:eastAsia="Times New Roman" w:cstheme="minorHAnsi"/>
          <w:lang w:val="en-ID" w:eastAsia="ja-JP"/>
        </w:rPr>
      </w:pPr>
      <w:r w:rsidRPr="00DB25C4">
        <w:rPr>
          <w:rFonts w:eastAsia="Times New Roman" w:cstheme="minorHAnsi"/>
          <w:lang w:val="en-ID" w:eastAsia="ja-JP"/>
        </w:rPr>
        <w:t> </w:t>
      </w:r>
    </w:p>
    <w:p w14:paraId="44EC264E" w14:textId="77777777" w:rsidR="00EE2EA9" w:rsidRPr="00DB25C4" w:rsidRDefault="00EE2EA9" w:rsidP="00687314">
      <w:pPr>
        <w:spacing w:after="0" w:line="240" w:lineRule="auto"/>
        <w:jc w:val="both"/>
        <w:textAlignment w:val="baseline"/>
        <w:rPr>
          <w:rFonts w:eastAsia="Times New Roman" w:cstheme="minorHAnsi"/>
          <w:lang w:val="en-ID" w:eastAsia="ja-JP"/>
        </w:rPr>
      </w:pPr>
      <w:proofErr w:type="spellStart"/>
      <w:r w:rsidRPr="00DB25C4">
        <w:rPr>
          <w:rFonts w:eastAsia="Times New Roman" w:cstheme="minorHAnsi"/>
          <w:i/>
          <w:iCs/>
          <w:lang w:eastAsia="ja-JP"/>
        </w:rPr>
        <w:t>Pengendalian</w:t>
      </w:r>
      <w:proofErr w:type="spellEnd"/>
      <w:r w:rsidRPr="00DB25C4">
        <w:rPr>
          <w:rFonts w:eastAsia="Times New Roman" w:cstheme="minorHAnsi"/>
          <w:lang w:val="en-ID" w:eastAsia="ja-JP"/>
        </w:rPr>
        <w:t> </w:t>
      </w:r>
      <w:r w:rsidRPr="00DB25C4">
        <w:rPr>
          <w:rFonts w:cstheme="minorHAnsi"/>
        </w:rPr>
        <w:br/>
      </w:r>
      <w:r w:rsidRPr="00DB25C4">
        <w:rPr>
          <w:rFonts w:eastAsia="Times New Roman" w:cstheme="minorHAnsi"/>
          <w:lang w:eastAsia="ja-JP"/>
        </w:rPr>
        <w:t xml:space="preserve">Proses </w:t>
      </w:r>
      <w:proofErr w:type="spellStart"/>
      <w:r w:rsidRPr="00DB25C4">
        <w:rPr>
          <w:rFonts w:eastAsia="Times New Roman" w:cstheme="minorHAnsi"/>
          <w:lang w:eastAsia="ja-JP"/>
        </w:rPr>
        <w:t>pengendalian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dilakukan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berdasarkan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hasil</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evaluasi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Dokumen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pengendalian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memetakan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penerapan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menjadi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empat</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kategori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yakni</w:t>
      </w:r>
      <w:proofErr w:type="spellEnd"/>
      <w:r w:rsidRPr="00DB25C4">
        <w:rPr>
          <w:rFonts w:eastAsia="Times New Roman" w:cstheme="minorHAnsi"/>
          <w:lang w:eastAsia="ja-JP"/>
        </w:rPr>
        <w:t xml:space="preserve">: (1) </w:t>
      </w:r>
      <w:proofErr w:type="spellStart"/>
      <w:r w:rsidRPr="00DB25C4">
        <w:rPr>
          <w:rFonts w:eastAsia="Times New Roman" w:cstheme="minorHAnsi"/>
          <w:lang w:eastAsia="ja-JP"/>
        </w:rPr>
        <w:t>mencapai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(2) </w:t>
      </w:r>
      <w:proofErr w:type="spellStart"/>
      <w:r w:rsidRPr="00DB25C4">
        <w:rPr>
          <w:rFonts w:eastAsia="Times New Roman" w:cstheme="minorHAnsi"/>
          <w:lang w:eastAsia="ja-JP"/>
        </w:rPr>
        <w:t>melampaui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(3) </w:t>
      </w:r>
      <w:proofErr w:type="spellStart"/>
      <w:r w:rsidRPr="00DB25C4">
        <w:rPr>
          <w:rFonts w:eastAsia="Times New Roman" w:cstheme="minorHAnsi"/>
          <w:lang w:eastAsia="ja-JP"/>
        </w:rPr>
        <w:t>belum</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mencapai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dan (4) </w:t>
      </w:r>
      <w:proofErr w:type="spellStart"/>
      <w:r w:rsidRPr="00DB25C4">
        <w:rPr>
          <w:rFonts w:eastAsia="Times New Roman" w:cstheme="minorHAnsi"/>
          <w:lang w:eastAsia="ja-JP"/>
        </w:rPr>
        <w:t>menyimpang</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dari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Untuk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standar-standar</w:t>
      </w:r>
      <w:proofErr w:type="spellEnd"/>
      <w:r w:rsidRPr="00DB25C4">
        <w:rPr>
          <w:rFonts w:eastAsia="Times New Roman" w:cstheme="minorHAnsi"/>
          <w:lang w:eastAsia="ja-JP"/>
        </w:rPr>
        <w:t xml:space="preserve"> yang </w:t>
      </w:r>
      <w:proofErr w:type="spellStart"/>
      <w:r w:rsidRPr="00DB25C4">
        <w:rPr>
          <w:rFonts w:eastAsia="Times New Roman" w:cstheme="minorHAnsi"/>
          <w:lang w:eastAsia="ja-JP"/>
        </w:rPr>
        <w:t>sudah</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tercapai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direkomendasikan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untuk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dipertahankan</w:t>
      </w:r>
      <w:proofErr w:type="spellEnd"/>
      <w:r w:rsidRPr="00DB25C4">
        <w:rPr>
          <w:rFonts w:eastAsia="Times New Roman" w:cstheme="minorHAnsi"/>
          <w:lang w:eastAsia="ja-JP"/>
        </w:rPr>
        <w:t xml:space="preserve"> dan </w:t>
      </w:r>
      <w:proofErr w:type="spellStart"/>
      <w:r w:rsidRPr="00DB25C4">
        <w:rPr>
          <w:rFonts w:eastAsia="Times New Roman" w:cstheme="minorHAnsi"/>
          <w:lang w:eastAsia="ja-JP"/>
        </w:rPr>
        <w:t>ditingkatkan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Untuk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standar-standar</w:t>
      </w:r>
      <w:proofErr w:type="spellEnd"/>
      <w:r w:rsidRPr="00DB25C4">
        <w:rPr>
          <w:rFonts w:eastAsia="Times New Roman" w:cstheme="minorHAnsi"/>
          <w:lang w:eastAsia="ja-JP"/>
        </w:rPr>
        <w:t xml:space="preserve"> yang </w:t>
      </w:r>
      <w:proofErr w:type="spellStart"/>
      <w:r w:rsidRPr="00DB25C4">
        <w:rPr>
          <w:rFonts w:eastAsia="Times New Roman" w:cstheme="minorHAnsi"/>
          <w:lang w:eastAsia="ja-JP"/>
        </w:rPr>
        <w:t>terlampaui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direkomendasikan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untuk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dipertahankan</w:t>
      </w:r>
      <w:proofErr w:type="spellEnd"/>
      <w:r w:rsidRPr="00DB25C4">
        <w:rPr>
          <w:rFonts w:eastAsia="Times New Roman" w:cstheme="minorHAnsi"/>
          <w:lang w:eastAsia="ja-JP"/>
        </w:rPr>
        <w:t xml:space="preserve"> dan </w:t>
      </w:r>
      <w:proofErr w:type="spellStart"/>
      <w:r w:rsidRPr="00DB25C4">
        <w:rPr>
          <w:rFonts w:eastAsia="Times New Roman" w:cstheme="minorHAnsi"/>
          <w:lang w:eastAsia="ja-JP"/>
        </w:rPr>
        <w:t>lebih</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ditingkatkan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lagi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Untuk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standar-standar</w:t>
      </w:r>
      <w:proofErr w:type="spellEnd"/>
      <w:r w:rsidRPr="00DB25C4">
        <w:rPr>
          <w:rFonts w:eastAsia="Times New Roman" w:cstheme="minorHAnsi"/>
          <w:lang w:eastAsia="ja-JP"/>
        </w:rPr>
        <w:t xml:space="preserve"> yang </w:t>
      </w:r>
      <w:proofErr w:type="spellStart"/>
      <w:r w:rsidRPr="00DB25C4">
        <w:rPr>
          <w:rFonts w:eastAsia="Times New Roman" w:cstheme="minorHAnsi"/>
          <w:lang w:eastAsia="ja-JP"/>
        </w:rPr>
        <w:t>belum</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tercapai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atau</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menyimpang</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direkomendasikan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untuk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dilakukan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tindakan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koreksi</w:t>
      </w:r>
      <w:proofErr w:type="spellEnd"/>
      <w:r w:rsidRPr="00DB25C4">
        <w:rPr>
          <w:rFonts w:eastAsia="Times New Roman" w:cstheme="minorHAnsi"/>
          <w:lang w:eastAsia="ja-JP"/>
        </w:rPr>
        <w:t xml:space="preserve"> agar </w:t>
      </w:r>
      <w:proofErr w:type="spellStart"/>
      <w:r w:rsidRPr="00DB25C4">
        <w:rPr>
          <w:rFonts w:eastAsia="Times New Roman" w:cstheme="minorHAnsi"/>
          <w:lang w:eastAsia="ja-JP"/>
        </w:rPr>
        <w:t>standar-standar</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tersebut</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bisa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dicapai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Dokumen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pengendalian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ini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kemudian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akan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dikembalikan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kepada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pimpinan</w:t>
      </w:r>
      <w:proofErr w:type="spellEnd"/>
      <w:r w:rsidRPr="00DB25C4">
        <w:rPr>
          <w:rFonts w:eastAsia="Times New Roman" w:cstheme="minorHAnsi"/>
          <w:lang w:eastAsia="ja-JP"/>
        </w:rPr>
        <w:t xml:space="preserve"> universitas dan </w:t>
      </w:r>
      <w:proofErr w:type="spellStart"/>
      <w:r w:rsidRPr="00DB25C4">
        <w:rPr>
          <w:rFonts w:eastAsia="Times New Roman" w:cstheme="minorHAnsi"/>
          <w:lang w:eastAsia="ja-JP"/>
        </w:rPr>
        <w:t>setiap</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pimpinan</w:t>
      </w:r>
      <w:proofErr w:type="spellEnd"/>
      <w:r w:rsidRPr="00DB25C4">
        <w:rPr>
          <w:rFonts w:eastAsia="Times New Roman" w:cstheme="minorHAnsi"/>
          <w:lang w:eastAsia="ja-JP"/>
        </w:rPr>
        <w:t xml:space="preserve"> unit </w:t>
      </w:r>
      <w:proofErr w:type="spellStart"/>
      <w:r w:rsidRPr="00DB25C4">
        <w:rPr>
          <w:rFonts w:eastAsia="Times New Roman" w:cstheme="minorHAnsi"/>
          <w:lang w:eastAsia="ja-JP"/>
        </w:rPr>
        <w:t>sebagai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bahan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pertimbangan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untuk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pengambilan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keputusan</w:t>
      </w:r>
      <w:proofErr w:type="spellEnd"/>
      <w:r w:rsidRPr="00DB25C4">
        <w:rPr>
          <w:rFonts w:eastAsia="Times New Roman" w:cstheme="minorHAnsi"/>
          <w:lang w:eastAsia="ja-JP"/>
        </w:rPr>
        <w:t xml:space="preserve"> dan </w:t>
      </w:r>
      <w:proofErr w:type="spellStart"/>
      <w:r w:rsidRPr="00DB25C4">
        <w:rPr>
          <w:rFonts w:eastAsia="Times New Roman" w:cstheme="minorHAnsi"/>
          <w:lang w:eastAsia="ja-JP"/>
        </w:rPr>
        <w:t>pengembangan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institusi</w:t>
      </w:r>
      <w:proofErr w:type="spellEnd"/>
      <w:r w:rsidRPr="00DB25C4">
        <w:rPr>
          <w:rFonts w:eastAsia="Times New Roman" w:cstheme="minorHAnsi"/>
          <w:lang w:eastAsia="ja-JP"/>
        </w:rPr>
        <w:t xml:space="preserve">/unit di masa </w:t>
      </w:r>
      <w:proofErr w:type="spellStart"/>
      <w:r w:rsidRPr="00DB25C4">
        <w:rPr>
          <w:rFonts w:eastAsia="Times New Roman" w:cstheme="minorHAnsi"/>
          <w:lang w:eastAsia="ja-JP"/>
        </w:rPr>
        <w:t>mendatang</w:t>
      </w:r>
      <w:proofErr w:type="spellEnd"/>
      <w:r w:rsidRPr="00DB25C4">
        <w:rPr>
          <w:rFonts w:eastAsia="Times New Roman" w:cstheme="minorHAnsi"/>
          <w:lang w:eastAsia="ja-JP"/>
        </w:rPr>
        <w:t>.</w:t>
      </w:r>
      <w:r w:rsidRPr="00DB25C4">
        <w:rPr>
          <w:rFonts w:eastAsia="Times New Roman" w:cstheme="minorHAnsi"/>
          <w:lang w:val="en-ID" w:eastAsia="ja-JP"/>
        </w:rPr>
        <w:t> </w:t>
      </w:r>
    </w:p>
    <w:p w14:paraId="68C8F2CF" w14:textId="2671811E" w:rsidR="00EE2EA9" w:rsidRPr="00DB25C4" w:rsidRDefault="00EE2EA9" w:rsidP="00687314">
      <w:pPr>
        <w:spacing w:after="0" w:line="240" w:lineRule="auto"/>
        <w:jc w:val="both"/>
        <w:textAlignment w:val="baseline"/>
        <w:rPr>
          <w:rFonts w:eastAsia="Times New Roman" w:cstheme="minorHAnsi"/>
          <w:lang w:val="en-ID" w:eastAsia="ja-JP"/>
        </w:rPr>
      </w:pPr>
      <w:proofErr w:type="spellStart"/>
      <w:r w:rsidRPr="00DB25C4">
        <w:rPr>
          <w:rFonts w:eastAsia="Times New Roman" w:cstheme="minorHAnsi"/>
          <w:i/>
          <w:iCs/>
          <w:lang w:eastAsia="ja-JP"/>
        </w:rPr>
        <w:t>Peningkatan</w:t>
      </w:r>
      <w:proofErr w:type="spellEnd"/>
      <w:r w:rsidRPr="00DB25C4">
        <w:rPr>
          <w:rFonts w:eastAsia="Times New Roman" w:cstheme="minorHAnsi"/>
          <w:lang w:val="en-ID" w:eastAsia="ja-JP"/>
        </w:rPr>
        <w:t> </w:t>
      </w:r>
      <w:r w:rsidRPr="00DB25C4">
        <w:rPr>
          <w:rFonts w:cstheme="minorHAnsi"/>
        </w:rPr>
        <w:br/>
      </w:r>
      <w:proofErr w:type="spellStart"/>
      <w:r w:rsidRPr="00DB25C4">
        <w:rPr>
          <w:rFonts w:eastAsia="Times New Roman" w:cstheme="minorHAnsi"/>
          <w:lang w:eastAsia="ja-JP"/>
        </w:rPr>
        <w:t>Sebagai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upaya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peningkatan</w:t>
      </w:r>
      <w:proofErr w:type="spellEnd"/>
      <w:r w:rsidRPr="00DB25C4">
        <w:rPr>
          <w:rFonts w:eastAsia="Times New Roman" w:cstheme="minorHAnsi"/>
          <w:lang w:eastAsia="ja-JP"/>
        </w:rPr>
        <w:t xml:space="preserve"> dan </w:t>
      </w:r>
      <w:proofErr w:type="spellStart"/>
      <w:r w:rsidRPr="00DB25C4">
        <w:rPr>
          <w:rFonts w:eastAsia="Times New Roman" w:cstheme="minorHAnsi"/>
          <w:lang w:eastAsia="ja-JP"/>
        </w:rPr>
        <w:t>pengembangan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yang </w:t>
      </w:r>
      <w:proofErr w:type="spellStart"/>
      <w:r w:rsidRPr="00DB25C4">
        <w:rPr>
          <w:rFonts w:eastAsia="Times New Roman" w:cstheme="minorHAnsi"/>
          <w:lang w:eastAsia="ja-JP"/>
        </w:rPr>
        <w:t>berkelanjutan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hasil</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dari</w:t>
      </w:r>
      <w:proofErr w:type="spellEnd"/>
      <w:r w:rsidRPr="00DB25C4">
        <w:rPr>
          <w:rFonts w:eastAsia="Times New Roman" w:cstheme="minorHAnsi"/>
          <w:lang w:eastAsia="ja-JP"/>
        </w:rPr>
        <w:t xml:space="preserve"> Monitoring dan </w:t>
      </w:r>
      <w:proofErr w:type="spellStart"/>
      <w:r w:rsidRPr="00DB25C4">
        <w:rPr>
          <w:rFonts w:eastAsia="Times New Roman" w:cstheme="minorHAnsi"/>
          <w:lang w:eastAsia="ja-JP"/>
        </w:rPr>
        <w:t>Evaluasi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Internal (MEMI) </w:t>
      </w:r>
      <w:proofErr w:type="spellStart"/>
      <w:r w:rsidRPr="00DB25C4">
        <w:rPr>
          <w:rFonts w:eastAsia="Times New Roman" w:cstheme="minorHAnsi"/>
          <w:lang w:eastAsia="ja-JP"/>
        </w:rPr>
        <w:t>dianalisis</w:t>
      </w:r>
      <w:proofErr w:type="spellEnd"/>
      <w:r w:rsidRPr="00DB25C4">
        <w:rPr>
          <w:rFonts w:eastAsia="Times New Roman" w:cstheme="minorHAnsi"/>
          <w:lang w:eastAsia="ja-JP"/>
        </w:rPr>
        <w:t xml:space="preserve"> dan </w:t>
      </w:r>
      <w:proofErr w:type="spellStart"/>
      <w:r w:rsidRPr="00DB25C4">
        <w:rPr>
          <w:rFonts w:eastAsia="Times New Roman" w:cstheme="minorHAnsi"/>
          <w:lang w:eastAsia="ja-JP"/>
        </w:rPr>
        <w:t>dilakukan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kajian</w:t>
      </w:r>
      <w:proofErr w:type="spellEnd"/>
      <w:r w:rsidRPr="00DB25C4">
        <w:rPr>
          <w:rFonts w:eastAsia="Times New Roman" w:cstheme="minorHAnsi"/>
          <w:lang w:eastAsia="ja-JP"/>
        </w:rPr>
        <w:t xml:space="preserve"> yang </w:t>
      </w:r>
      <w:proofErr w:type="spellStart"/>
      <w:r w:rsidRPr="00DB25C4">
        <w:rPr>
          <w:rFonts w:eastAsia="Times New Roman" w:cstheme="minorHAnsi"/>
          <w:lang w:eastAsia="ja-JP"/>
        </w:rPr>
        <w:t>mendalam</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serta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harus</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disepakati</w:t>
      </w:r>
      <w:proofErr w:type="spellEnd"/>
      <w:r w:rsidRPr="00DB25C4">
        <w:rPr>
          <w:rFonts w:eastAsia="Times New Roman" w:cstheme="minorHAnsi"/>
          <w:lang w:eastAsia="ja-JP"/>
        </w:rPr>
        <w:t xml:space="preserve"> oleh </w:t>
      </w:r>
      <w:proofErr w:type="spellStart"/>
      <w:r w:rsidRPr="00DB25C4">
        <w:rPr>
          <w:rFonts w:eastAsia="Times New Roman" w:cstheme="minorHAnsi"/>
          <w:lang w:eastAsia="ja-JP"/>
        </w:rPr>
        <w:t>setiap</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pihak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Peningkatan</w:t>
      </w:r>
      <w:proofErr w:type="spellEnd"/>
      <w:r w:rsidRPr="00DB25C4">
        <w:rPr>
          <w:rFonts w:eastAsia="Times New Roman" w:cstheme="minorHAnsi"/>
          <w:lang w:eastAsia="ja-JP"/>
        </w:rPr>
        <w:t xml:space="preserve"> dan </w:t>
      </w:r>
      <w:proofErr w:type="spellStart"/>
      <w:r w:rsidRPr="00DB25C4">
        <w:rPr>
          <w:rFonts w:eastAsia="Times New Roman" w:cstheme="minorHAnsi"/>
          <w:lang w:eastAsia="ja-JP"/>
        </w:rPr>
        <w:t>pengembangan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ini</w:t>
      </w:r>
      <w:proofErr w:type="spellEnd"/>
      <w:r w:rsidRPr="00DB25C4">
        <w:rPr>
          <w:rFonts w:eastAsia="Times New Roman" w:cstheme="minorHAnsi"/>
          <w:lang w:eastAsia="ja-JP"/>
        </w:rPr>
        <w:t xml:space="preserve"> juga </w:t>
      </w:r>
      <w:proofErr w:type="spellStart"/>
      <w:r w:rsidRPr="00DB25C4">
        <w:rPr>
          <w:rFonts w:eastAsia="Times New Roman" w:cstheme="minorHAnsi"/>
          <w:lang w:eastAsia="ja-JP"/>
        </w:rPr>
        <w:t>mempertimbangkan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perkembangan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pendidikan</w:t>
      </w:r>
      <w:proofErr w:type="spellEnd"/>
      <w:r w:rsidRPr="00DB25C4">
        <w:rPr>
          <w:rFonts w:eastAsia="Times New Roman" w:cstheme="minorHAnsi"/>
          <w:lang w:eastAsia="ja-JP"/>
        </w:rPr>
        <w:t xml:space="preserve"> di Indonesia, </w:t>
      </w:r>
      <w:proofErr w:type="spellStart"/>
      <w:r w:rsidRPr="00DB25C4">
        <w:rPr>
          <w:rFonts w:eastAsia="Times New Roman" w:cstheme="minorHAnsi"/>
          <w:lang w:eastAsia="ja-JP"/>
        </w:rPr>
        <w:t>kebijakan</w:t>
      </w:r>
      <w:proofErr w:type="spellEnd"/>
      <w:r w:rsidRPr="00DB25C4">
        <w:rPr>
          <w:rFonts w:eastAsia="Times New Roman" w:cstheme="minorHAnsi"/>
          <w:lang w:eastAsia="ja-JP"/>
        </w:rPr>
        <w:t xml:space="preserve"> dan </w:t>
      </w:r>
      <w:proofErr w:type="spellStart"/>
      <w:r w:rsidRPr="00DB25C4">
        <w:rPr>
          <w:rFonts w:eastAsia="Times New Roman" w:cstheme="minorHAnsi"/>
          <w:lang w:eastAsia="ja-JP"/>
        </w:rPr>
        <w:t>peraturan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pemerintah</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terkait</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pendidikan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serta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kebutuhan</w:t>
      </w:r>
      <w:proofErr w:type="spellEnd"/>
      <w:r w:rsidRPr="00DB25C4">
        <w:rPr>
          <w:rFonts w:eastAsia="Times New Roman" w:cstheme="minorHAnsi"/>
          <w:lang w:eastAsia="ja-JP"/>
        </w:rPr>
        <w:t xml:space="preserve"> dunia </w:t>
      </w:r>
      <w:proofErr w:type="spellStart"/>
      <w:r w:rsidRPr="00DB25C4">
        <w:rPr>
          <w:rFonts w:eastAsia="Times New Roman" w:cstheme="minorHAnsi"/>
          <w:lang w:eastAsia="ja-JP"/>
        </w:rPr>
        <w:t>kerja</w:t>
      </w:r>
      <w:proofErr w:type="spellEnd"/>
      <w:r w:rsidRPr="00DB25C4">
        <w:rPr>
          <w:rFonts w:eastAsia="Times New Roman" w:cstheme="minorHAnsi"/>
          <w:lang w:eastAsia="ja-JP"/>
        </w:rPr>
        <w:t>/</w:t>
      </w:r>
      <w:proofErr w:type="spellStart"/>
      <w:r w:rsidRPr="00DB25C4">
        <w:rPr>
          <w:rFonts w:eastAsia="Times New Roman" w:cstheme="minorHAnsi"/>
          <w:lang w:eastAsia="ja-JP"/>
        </w:rPr>
        <w:t>usaha</w:t>
      </w:r>
      <w:proofErr w:type="spellEnd"/>
      <w:r w:rsidRPr="00DB25C4">
        <w:rPr>
          <w:rFonts w:eastAsia="Times New Roman" w:cstheme="minorHAnsi"/>
          <w:lang w:eastAsia="ja-JP"/>
        </w:rPr>
        <w:t xml:space="preserve"> di Indonesia </w:t>
      </w:r>
      <w:proofErr w:type="spellStart"/>
      <w:r w:rsidRPr="00DB25C4">
        <w:rPr>
          <w:rFonts w:eastAsia="Times New Roman" w:cstheme="minorHAnsi"/>
          <w:lang w:eastAsia="ja-JP"/>
        </w:rPr>
        <w:t>maupun</w:t>
      </w:r>
      <w:proofErr w:type="spellEnd"/>
      <w:r w:rsidRPr="00DB25C4">
        <w:rPr>
          <w:rFonts w:eastAsia="Times New Roman" w:cstheme="minorHAnsi"/>
          <w:lang w:eastAsia="ja-JP"/>
        </w:rPr>
        <w:t xml:space="preserve"> dunia </w:t>
      </w:r>
      <w:proofErr w:type="spellStart"/>
      <w:r w:rsidRPr="00DB25C4">
        <w:rPr>
          <w:rFonts w:eastAsia="Times New Roman" w:cstheme="minorHAnsi"/>
          <w:lang w:eastAsia="ja-JP"/>
        </w:rPr>
        <w:t>secara</w:t>
      </w:r>
      <w:proofErr w:type="spellEnd"/>
      <w:r w:rsidRPr="00DB25C4">
        <w:rPr>
          <w:rFonts w:eastAsia="Times New Roman" w:cstheme="minorHAnsi"/>
          <w:lang w:eastAsia="ja-JP"/>
        </w:rPr>
        <w:t xml:space="preserve"> global. </w:t>
      </w:r>
      <w:proofErr w:type="spellStart"/>
      <w:r w:rsidRPr="00DB25C4">
        <w:rPr>
          <w:rFonts w:eastAsia="Times New Roman" w:cstheme="minorHAnsi"/>
          <w:lang w:eastAsia="ja-JP"/>
        </w:rPr>
        <w:t>Peningkatan</w:t>
      </w:r>
      <w:proofErr w:type="spellEnd"/>
      <w:r w:rsidRPr="00DB25C4">
        <w:rPr>
          <w:rFonts w:eastAsia="Times New Roman" w:cstheme="minorHAnsi"/>
          <w:lang w:eastAsia="ja-JP"/>
        </w:rPr>
        <w:t xml:space="preserve"> dan </w:t>
      </w:r>
      <w:proofErr w:type="spellStart"/>
      <w:r w:rsidRPr="00DB25C4">
        <w:rPr>
          <w:rFonts w:eastAsia="Times New Roman" w:cstheme="minorHAnsi"/>
          <w:lang w:eastAsia="ja-JP"/>
        </w:rPr>
        <w:t>pengembangan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diikuti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dengan</w:t>
      </w:r>
      <w:proofErr w:type="spellEnd"/>
      <w:r w:rsidRPr="00DB25C4">
        <w:rPr>
          <w:rFonts w:eastAsia="Times New Roman" w:cstheme="minorHAnsi"/>
          <w:lang w:eastAsia="ja-JP"/>
        </w:rPr>
        <w:t xml:space="preserve"> proses </w:t>
      </w:r>
      <w:proofErr w:type="spellStart"/>
      <w:r w:rsidRPr="00DB25C4">
        <w:rPr>
          <w:rFonts w:eastAsia="Times New Roman" w:cstheme="minorHAnsi"/>
          <w:lang w:eastAsia="ja-JP"/>
        </w:rPr>
        <w:t>sosialisasi</w:t>
      </w:r>
      <w:proofErr w:type="spellEnd"/>
      <w:r w:rsidRPr="00DB25C4">
        <w:rPr>
          <w:rFonts w:eastAsia="Times New Roman" w:cstheme="minorHAnsi"/>
          <w:lang w:eastAsia="ja-JP"/>
        </w:rPr>
        <w:t xml:space="preserve"> yang </w:t>
      </w:r>
      <w:proofErr w:type="spellStart"/>
      <w:r w:rsidRPr="00DB25C4">
        <w:rPr>
          <w:rFonts w:eastAsia="Times New Roman" w:cstheme="minorHAnsi"/>
          <w:lang w:eastAsia="ja-JP"/>
        </w:rPr>
        <w:t>baik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baik</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kepada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pihak</w:t>
      </w:r>
      <w:proofErr w:type="spellEnd"/>
      <w:r w:rsidRPr="00DB25C4">
        <w:rPr>
          <w:rFonts w:eastAsia="Times New Roman" w:cstheme="minorHAnsi"/>
          <w:lang w:eastAsia="ja-JP"/>
        </w:rPr>
        <w:t xml:space="preserve"> internal </w:t>
      </w:r>
      <w:proofErr w:type="spellStart"/>
      <w:r w:rsidRPr="00DB25C4">
        <w:rPr>
          <w:rFonts w:eastAsia="Times New Roman" w:cstheme="minorHAnsi"/>
          <w:lang w:eastAsia="ja-JP"/>
        </w:rPr>
        <w:t>maupun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eksternal</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sehingga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keunggulan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standar</w:t>
      </w:r>
      <w:proofErr w:type="spellEnd"/>
      <w:r w:rsidRPr="00DB25C4">
        <w:rPr>
          <w:rFonts w:eastAsia="Times New Roman" w:cstheme="minorHAnsi"/>
          <w:lang w:eastAsia="ja-JP"/>
        </w:rPr>
        <w:t xml:space="preserve"> yang </w:t>
      </w:r>
      <w:proofErr w:type="spellStart"/>
      <w:r w:rsidRPr="00DB25C4">
        <w:rPr>
          <w:rFonts w:eastAsia="Times New Roman" w:cstheme="minorHAnsi"/>
          <w:lang w:eastAsia="ja-JP"/>
        </w:rPr>
        <w:t>baru</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dapat</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semakin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ditonjolkan</w:t>
      </w:r>
      <w:proofErr w:type="spellEnd"/>
      <w:r w:rsidRPr="00DB25C4">
        <w:rPr>
          <w:rFonts w:eastAsia="Times New Roman" w:cstheme="minorHAnsi"/>
          <w:lang w:eastAsia="ja-JP"/>
        </w:rPr>
        <w:t>.</w:t>
      </w:r>
      <w:r w:rsidRPr="00DB25C4">
        <w:rPr>
          <w:rFonts w:eastAsia="Times New Roman" w:cstheme="minorHAnsi"/>
          <w:lang w:val="en-ID" w:eastAsia="ja-JP"/>
        </w:rPr>
        <w:t> </w:t>
      </w:r>
    </w:p>
    <w:p w14:paraId="0017D747" w14:textId="77777777" w:rsidR="00EE2EA9" w:rsidRPr="00DB25C4" w:rsidRDefault="00EE2EA9" w:rsidP="00687314">
      <w:pPr>
        <w:spacing w:after="0" w:line="240" w:lineRule="auto"/>
        <w:jc w:val="both"/>
        <w:textAlignment w:val="baseline"/>
        <w:rPr>
          <w:rFonts w:eastAsia="Times New Roman" w:cstheme="minorHAnsi"/>
          <w:lang w:val="en-ID" w:eastAsia="ja-JP"/>
        </w:rPr>
      </w:pPr>
      <w:r w:rsidRPr="00DB25C4">
        <w:rPr>
          <w:rFonts w:eastAsia="Times New Roman" w:cstheme="minorHAnsi"/>
          <w:lang w:val="en-ID" w:eastAsia="ja-JP"/>
        </w:rPr>
        <w:t> </w:t>
      </w:r>
    </w:p>
    <w:p w14:paraId="2DAA7DBC" w14:textId="77777777" w:rsidR="00EE2EA9" w:rsidRPr="00DB25C4" w:rsidRDefault="00EE2EA9" w:rsidP="00687314">
      <w:pPr>
        <w:spacing w:after="0" w:line="240" w:lineRule="auto"/>
        <w:jc w:val="both"/>
        <w:textAlignment w:val="baseline"/>
        <w:rPr>
          <w:rFonts w:eastAsia="Times New Roman" w:cstheme="minorHAnsi"/>
          <w:lang w:val="en-ID" w:eastAsia="ja-JP"/>
        </w:rPr>
      </w:pPr>
      <w:r w:rsidRPr="00DB25C4">
        <w:rPr>
          <w:rFonts w:eastAsia="Times New Roman" w:cstheme="minorHAnsi"/>
          <w:i/>
          <w:iCs/>
          <w:lang w:eastAsia="ja-JP"/>
        </w:rPr>
        <w:t xml:space="preserve">External benchmarking </w:t>
      </w:r>
      <w:proofErr w:type="spellStart"/>
      <w:r w:rsidRPr="00DB25C4">
        <w:rPr>
          <w:rFonts w:eastAsia="Times New Roman" w:cstheme="minorHAnsi"/>
          <w:lang w:eastAsia="ja-JP"/>
        </w:rPr>
        <w:t>penjaminan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mutu</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dilakukan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melalui</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keikutsertaan</w:t>
      </w:r>
      <w:proofErr w:type="spellEnd"/>
      <w:r w:rsidRPr="00DB25C4">
        <w:rPr>
          <w:rFonts w:eastAsia="Times New Roman" w:cstheme="minorHAnsi"/>
          <w:lang w:eastAsia="ja-JP"/>
        </w:rPr>
        <w:t xml:space="preserve"> dan </w:t>
      </w:r>
      <w:proofErr w:type="spellStart"/>
      <w:r w:rsidRPr="00DB25C4">
        <w:rPr>
          <w:rFonts w:eastAsia="Times New Roman" w:cstheme="minorHAnsi"/>
          <w:lang w:eastAsia="ja-JP"/>
        </w:rPr>
        <w:t>kerjasama</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dalam</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kegiatan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TrainIdQA</w:t>
      </w:r>
      <w:proofErr w:type="spellEnd"/>
      <w:r w:rsidRPr="00DB25C4">
        <w:rPr>
          <w:rFonts w:eastAsia="Times New Roman" w:cstheme="minorHAnsi"/>
          <w:lang w:eastAsia="ja-JP"/>
        </w:rPr>
        <w:t xml:space="preserve"> (</w:t>
      </w:r>
      <w:r w:rsidRPr="00DB25C4">
        <w:rPr>
          <w:rFonts w:eastAsia="Times New Roman" w:cstheme="minorHAnsi"/>
          <w:i/>
          <w:iCs/>
          <w:lang w:eastAsia="ja-JP"/>
        </w:rPr>
        <w:t>Training on Indonesian Quality Assurance</w:t>
      </w:r>
      <w:r w:rsidRPr="00DB25C4">
        <w:rPr>
          <w:rFonts w:eastAsia="Times New Roman" w:cstheme="minorHAnsi"/>
          <w:lang w:eastAsia="ja-JP"/>
        </w:rPr>
        <w:t xml:space="preserve">) yang </w:t>
      </w:r>
      <w:proofErr w:type="spellStart"/>
      <w:r w:rsidRPr="00DB25C4">
        <w:rPr>
          <w:rFonts w:eastAsia="Times New Roman" w:cstheme="minorHAnsi"/>
          <w:lang w:eastAsia="ja-JP"/>
        </w:rPr>
        <w:t>diselenggarakan</w:t>
      </w:r>
      <w:proofErr w:type="spellEnd"/>
      <w:r w:rsidRPr="00DB25C4">
        <w:rPr>
          <w:rFonts w:eastAsia="Times New Roman" w:cstheme="minorHAnsi"/>
          <w:lang w:eastAsia="ja-JP"/>
        </w:rPr>
        <w:t xml:space="preserve"> </w:t>
      </w:r>
      <w:proofErr w:type="spellStart"/>
      <w:r w:rsidRPr="00DB25C4">
        <w:rPr>
          <w:rFonts w:eastAsia="Times New Roman" w:cstheme="minorHAnsi"/>
          <w:lang w:eastAsia="ja-JP"/>
        </w:rPr>
        <w:t>bersama</w:t>
      </w:r>
      <w:proofErr w:type="spellEnd"/>
      <w:r w:rsidRPr="00DB25C4">
        <w:rPr>
          <w:rFonts w:eastAsia="Times New Roman" w:cstheme="minorHAnsi"/>
          <w:lang w:eastAsia="ja-JP"/>
        </w:rPr>
        <w:t xml:space="preserve"> Universitas Borneo Tarakan dan </w:t>
      </w:r>
      <w:proofErr w:type="spellStart"/>
      <w:r w:rsidRPr="00DB25C4">
        <w:rPr>
          <w:rFonts w:eastAsia="Times New Roman" w:cstheme="minorHAnsi"/>
          <w:lang w:eastAsia="ja-JP"/>
        </w:rPr>
        <w:t>didukung</w:t>
      </w:r>
      <w:proofErr w:type="spellEnd"/>
      <w:r w:rsidRPr="00DB25C4">
        <w:rPr>
          <w:rFonts w:eastAsia="Times New Roman" w:cstheme="minorHAnsi"/>
          <w:lang w:eastAsia="ja-JP"/>
        </w:rPr>
        <w:t xml:space="preserve"> oleh DIES (</w:t>
      </w:r>
      <w:r w:rsidRPr="00DB25C4">
        <w:rPr>
          <w:rFonts w:eastAsia="Times New Roman" w:cstheme="minorHAnsi"/>
          <w:i/>
          <w:iCs/>
          <w:lang w:eastAsia="ja-JP"/>
        </w:rPr>
        <w:t xml:space="preserve">Dialogue on Innovative Higher Education </w:t>
      </w:r>
      <w:proofErr w:type="spellStart"/>
      <w:r w:rsidRPr="00DB25C4">
        <w:rPr>
          <w:rFonts w:eastAsia="Times New Roman" w:cstheme="minorHAnsi"/>
          <w:i/>
          <w:iCs/>
          <w:lang w:eastAsia="ja-JP"/>
        </w:rPr>
        <w:t>Stategies</w:t>
      </w:r>
      <w:proofErr w:type="spellEnd"/>
      <w:r w:rsidRPr="00DB25C4">
        <w:rPr>
          <w:rFonts w:eastAsia="Times New Roman" w:cstheme="minorHAnsi"/>
          <w:lang w:eastAsia="ja-JP"/>
        </w:rPr>
        <w:t xml:space="preserve">) pada </w:t>
      </w:r>
      <w:proofErr w:type="spellStart"/>
      <w:r w:rsidRPr="00DB25C4">
        <w:rPr>
          <w:rFonts w:eastAsia="Times New Roman" w:cstheme="minorHAnsi"/>
          <w:lang w:eastAsia="ja-JP"/>
        </w:rPr>
        <w:t>tahun</w:t>
      </w:r>
      <w:proofErr w:type="spellEnd"/>
      <w:r w:rsidRPr="00DB25C4">
        <w:rPr>
          <w:rFonts w:eastAsia="Times New Roman" w:cstheme="minorHAnsi"/>
          <w:lang w:eastAsia="ja-JP"/>
        </w:rPr>
        <w:t xml:space="preserve"> 2020. </w:t>
      </w:r>
      <w:r w:rsidRPr="00DB25C4">
        <w:rPr>
          <w:rFonts w:eastAsia="Times New Roman" w:cstheme="minorHAnsi"/>
          <w:lang w:val="en-ID" w:eastAsia="ja-JP"/>
        </w:rPr>
        <w:t> </w:t>
      </w:r>
    </w:p>
    <w:p w14:paraId="00A65EF5" w14:textId="77777777" w:rsidR="00EE2EA9" w:rsidRPr="00DB25C4" w:rsidRDefault="00EE2EA9" w:rsidP="00687314">
      <w:pPr>
        <w:spacing w:after="0" w:line="240" w:lineRule="auto"/>
        <w:jc w:val="both"/>
        <w:textAlignment w:val="baseline"/>
        <w:rPr>
          <w:rFonts w:eastAsia="Times New Roman" w:cstheme="minorHAnsi"/>
          <w:lang w:val="en-ID" w:eastAsia="ja-JP"/>
        </w:rPr>
      </w:pPr>
      <w:r w:rsidRPr="00DB25C4">
        <w:rPr>
          <w:rFonts w:eastAsia="Times New Roman" w:cstheme="minorHAnsi"/>
          <w:lang w:val="en-ID" w:eastAsia="ja-JP"/>
        </w:rPr>
        <w:t> </w:t>
      </w:r>
    </w:p>
    <w:p w14:paraId="09958CF6" w14:textId="77777777" w:rsidR="00EE2EA9" w:rsidRPr="00DB25C4" w:rsidRDefault="00EE2EA9" w:rsidP="00687314">
      <w:pPr>
        <w:spacing w:after="0" w:line="240" w:lineRule="auto"/>
        <w:jc w:val="both"/>
        <w:rPr>
          <w:rFonts w:eastAsia="Calibri" w:cstheme="minorHAnsi"/>
          <w:lang w:val="en-ID"/>
        </w:rPr>
      </w:pPr>
    </w:p>
    <w:p w14:paraId="494D766F" w14:textId="77777777" w:rsidR="00EE2EA9" w:rsidRPr="00DB25C4" w:rsidRDefault="00EE2EA9" w:rsidP="00687314">
      <w:pPr>
        <w:spacing w:after="0" w:line="240" w:lineRule="auto"/>
        <w:jc w:val="both"/>
        <w:rPr>
          <w:rFonts w:eastAsia="Calibri" w:cstheme="minorHAnsi"/>
          <w:b/>
          <w:bCs/>
        </w:rPr>
      </w:pPr>
      <w:r w:rsidRPr="00DB25C4">
        <w:rPr>
          <w:rFonts w:eastAsia="Calibri" w:cstheme="minorHAnsi"/>
          <w:b/>
          <w:bCs/>
        </w:rPr>
        <w:t xml:space="preserve">2.3.3 </w:t>
      </w:r>
      <w:proofErr w:type="spellStart"/>
      <w:r w:rsidRPr="00DB25C4">
        <w:rPr>
          <w:rFonts w:eastAsia="Calibri" w:cstheme="minorHAnsi"/>
          <w:b/>
          <w:bCs/>
        </w:rPr>
        <w:t>Evaluasi</w:t>
      </w:r>
      <w:proofErr w:type="spellEnd"/>
    </w:p>
    <w:p w14:paraId="3BC56717" w14:textId="77777777" w:rsidR="00EE2EA9" w:rsidRPr="00DB25C4" w:rsidRDefault="00EE2EA9" w:rsidP="00687314">
      <w:pPr>
        <w:spacing w:after="0" w:line="240" w:lineRule="auto"/>
        <w:jc w:val="both"/>
        <w:rPr>
          <w:rFonts w:eastAsia="Calibri" w:cstheme="minorHAnsi"/>
        </w:rPr>
      </w:pP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kebijakan</w:t>
      </w:r>
      <w:proofErr w:type="spellEnd"/>
      <w:r w:rsidRPr="00DB25C4">
        <w:rPr>
          <w:rFonts w:eastAsia="Calibri" w:cstheme="minorHAnsi"/>
        </w:rPr>
        <w:t xml:space="preserve"> dan </w:t>
      </w:r>
      <w:proofErr w:type="spellStart"/>
      <w:r w:rsidRPr="00DB25C4">
        <w:rPr>
          <w:rFonts w:eastAsia="Calibri" w:cstheme="minorHAnsi"/>
        </w:rPr>
        <w:t>pelaksanaan</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yang </w:t>
      </w:r>
      <w:proofErr w:type="spellStart"/>
      <w:r w:rsidRPr="00DB25C4">
        <w:rPr>
          <w:rFonts w:eastAsia="Calibri" w:cstheme="minorHAnsi"/>
        </w:rPr>
        <w:t>dilaksanakan</w:t>
      </w:r>
      <w:proofErr w:type="spellEnd"/>
      <w:r w:rsidRPr="00DB25C4">
        <w:rPr>
          <w:rFonts w:eastAsia="Calibri" w:cstheme="minorHAnsi"/>
        </w:rPr>
        <w:t xml:space="preserve"> di PS. </w:t>
      </w:r>
      <w:proofErr w:type="spellStart"/>
      <w:r w:rsidRPr="00DB25C4">
        <w:rPr>
          <w:rFonts w:eastAsia="Calibri" w:cstheme="minorHAnsi"/>
        </w:rPr>
        <w:t>Sosialisasi</w:t>
      </w:r>
      <w:proofErr w:type="spellEnd"/>
      <w:r w:rsidRPr="00DB25C4">
        <w:rPr>
          <w:rFonts w:eastAsia="Calibri" w:cstheme="minorHAnsi"/>
        </w:rPr>
        <w:t xml:space="preserve"> </w:t>
      </w:r>
      <w:proofErr w:type="spellStart"/>
      <w:r w:rsidRPr="00DB25C4">
        <w:rPr>
          <w:rFonts w:eastAsia="Calibri" w:cstheme="minorHAnsi"/>
        </w:rPr>
        <w:t>terkait</w:t>
      </w:r>
      <w:proofErr w:type="spellEnd"/>
      <w:r w:rsidRPr="00DB25C4">
        <w:rPr>
          <w:rFonts w:eastAsia="Calibri" w:cstheme="minorHAnsi"/>
        </w:rPr>
        <w:t xml:space="preserve"> </w:t>
      </w:r>
      <w:proofErr w:type="spellStart"/>
      <w:r w:rsidRPr="00DB25C4">
        <w:rPr>
          <w:rFonts w:eastAsia="Calibri" w:cstheme="minorHAnsi"/>
        </w:rPr>
        <w:t>kebijakan-kebijakan</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dilakukan</w:t>
      </w:r>
      <w:proofErr w:type="spellEnd"/>
      <w:r w:rsidRPr="00DB25C4">
        <w:rPr>
          <w:rFonts w:eastAsia="Calibri" w:cstheme="minorHAnsi"/>
        </w:rPr>
        <w:t xml:space="preserve">. Dari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ditemukan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53,8% </w:t>
      </w:r>
      <w:proofErr w:type="spellStart"/>
      <w:r w:rsidRPr="00DB25C4">
        <w:rPr>
          <w:rFonts w:eastAsia="Calibri" w:cstheme="minorHAnsi"/>
        </w:rPr>
        <w:t>mengatakan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mereka</w:t>
      </w:r>
      <w:proofErr w:type="spellEnd"/>
      <w:r w:rsidRPr="00DB25C4">
        <w:rPr>
          <w:rFonts w:eastAsia="Calibri" w:cstheme="minorHAnsi"/>
        </w:rPr>
        <w:t xml:space="preserve"> </w:t>
      </w:r>
      <w:proofErr w:type="spellStart"/>
      <w:r w:rsidRPr="00DB25C4">
        <w:rPr>
          <w:rFonts w:eastAsia="Calibri" w:cstheme="minorHAnsi"/>
        </w:rPr>
        <w:t>memahami</w:t>
      </w:r>
      <w:proofErr w:type="spellEnd"/>
      <w:r w:rsidRPr="00DB25C4">
        <w:rPr>
          <w:rFonts w:eastAsia="Calibri" w:cstheme="minorHAnsi"/>
        </w:rPr>
        <w:t xml:space="preserve"> </w:t>
      </w:r>
      <w:proofErr w:type="spellStart"/>
      <w:r w:rsidRPr="00DB25C4">
        <w:rPr>
          <w:rFonts w:eastAsia="Calibri" w:cstheme="minorHAnsi"/>
        </w:rPr>
        <w:t>kebijakan-kebijakan</w:t>
      </w:r>
      <w:proofErr w:type="spellEnd"/>
      <w:r w:rsidRPr="00DB25C4">
        <w:rPr>
          <w:rFonts w:eastAsia="Calibri" w:cstheme="minorHAnsi"/>
        </w:rPr>
        <w:t xml:space="preserve"> </w:t>
      </w:r>
      <w:proofErr w:type="spellStart"/>
      <w:r w:rsidRPr="00DB25C4">
        <w:rPr>
          <w:rFonts w:eastAsia="Calibri" w:cstheme="minorHAnsi"/>
        </w:rPr>
        <w:t>tersebut</w:t>
      </w:r>
      <w:proofErr w:type="spellEnd"/>
      <w:r w:rsidRPr="00DB25C4">
        <w:rPr>
          <w:rFonts w:eastAsia="Calibri" w:cstheme="minorHAnsi"/>
        </w:rPr>
        <w:t xml:space="preserve">. </w:t>
      </w:r>
      <w:proofErr w:type="spellStart"/>
      <w:r w:rsidRPr="00DB25C4">
        <w:rPr>
          <w:rFonts w:eastAsia="Calibri" w:cstheme="minorHAnsi"/>
        </w:rPr>
        <w:t>Sementara</w:t>
      </w:r>
      <w:proofErr w:type="spellEnd"/>
      <w:r w:rsidRPr="00DB25C4">
        <w:rPr>
          <w:rFonts w:eastAsia="Calibri" w:cstheme="minorHAnsi"/>
        </w:rPr>
        <w:t xml:space="preserve"> </w:t>
      </w:r>
      <w:proofErr w:type="spellStart"/>
      <w:r w:rsidRPr="00DB25C4">
        <w:rPr>
          <w:rFonts w:eastAsia="Calibri" w:cstheme="minorHAnsi"/>
        </w:rPr>
        <w:t>itu</w:t>
      </w:r>
      <w:proofErr w:type="spellEnd"/>
      <w:r w:rsidRPr="00DB25C4">
        <w:rPr>
          <w:rFonts w:eastAsia="Calibri" w:cstheme="minorHAnsi"/>
        </w:rPr>
        <w:t xml:space="preserve">, 46, 2% </w:t>
      </w:r>
      <w:proofErr w:type="spellStart"/>
      <w:r w:rsidRPr="00DB25C4">
        <w:rPr>
          <w:rFonts w:eastAsia="Calibri" w:cstheme="minorHAnsi"/>
        </w:rPr>
        <w:t>mengatakan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mereka</w:t>
      </w:r>
      <w:proofErr w:type="spellEnd"/>
      <w:r w:rsidRPr="00DB25C4">
        <w:rPr>
          <w:rFonts w:eastAsia="Calibri" w:cstheme="minorHAnsi"/>
        </w:rPr>
        <w:t xml:space="preserve"> sangat faham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kebijakan-kebijakan</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Dari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tersebut</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disimpulkan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sosialisasi</w:t>
      </w:r>
      <w:proofErr w:type="spellEnd"/>
      <w:r w:rsidRPr="00DB25C4">
        <w:rPr>
          <w:rFonts w:eastAsia="Calibri" w:cstheme="minorHAnsi"/>
        </w:rPr>
        <w:t xml:space="preserve"> </w:t>
      </w:r>
      <w:proofErr w:type="spellStart"/>
      <w:r w:rsidRPr="00DB25C4">
        <w:rPr>
          <w:rFonts w:eastAsia="Calibri" w:cstheme="minorHAnsi"/>
        </w:rPr>
        <w:t>kebijakan-kebijakan</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yang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cukup</w:t>
      </w:r>
      <w:proofErr w:type="spellEnd"/>
      <w:r w:rsidRPr="00DB25C4">
        <w:rPr>
          <w:rFonts w:eastAsia="Calibri" w:cstheme="minorHAnsi"/>
        </w:rPr>
        <w:t xml:space="preserve"> </w:t>
      </w:r>
      <w:proofErr w:type="spellStart"/>
      <w:r w:rsidRPr="00DB25C4">
        <w:rPr>
          <w:rFonts w:eastAsia="Calibri" w:cstheme="minorHAnsi"/>
        </w:rPr>
        <w:t>efektif</w:t>
      </w:r>
      <w:proofErr w:type="spellEnd"/>
      <w:r w:rsidRPr="00DB25C4">
        <w:rPr>
          <w:rFonts w:eastAsia="Calibri" w:cstheme="minorHAnsi"/>
        </w:rPr>
        <w:t xml:space="preserve">. </w:t>
      </w:r>
      <w:proofErr w:type="spellStart"/>
      <w:r w:rsidRPr="00DB25C4">
        <w:rPr>
          <w:rFonts w:eastAsia="Calibri" w:cstheme="minorHAnsi"/>
        </w:rPr>
        <w:t>Namun</w:t>
      </w:r>
      <w:proofErr w:type="spellEnd"/>
      <w:r w:rsidRPr="00DB25C4">
        <w:rPr>
          <w:rFonts w:eastAsia="Calibri" w:cstheme="minorHAnsi"/>
        </w:rPr>
        <w:t xml:space="preserve"> </w:t>
      </w:r>
      <w:proofErr w:type="spellStart"/>
      <w:r w:rsidRPr="00DB25C4">
        <w:rPr>
          <w:rFonts w:eastAsia="Calibri" w:cstheme="minorHAnsi"/>
        </w:rPr>
        <w:t>demikian</w:t>
      </w:r>
      <w:proofErr w:type="spellEnd"/>
      <w:r w:rsidRPr="00DB25C4">
        <w:rPr>
          <w:rFonts w:eastAsia="Calibri" w:cstheme="minorHAnsi"/>
        </w:rPr>
        <w:t xml:space="preserve">, </w:t>
      </w:r>
      <w:proofErr w:type="spellStart"/>
      <w:r w:rsidRPr="00DB25C4">
        <w:rPr>
          <w:rFonts w:eastAsia="Calibri" w:cstheme="minorHAnsi"/>
        </w:rPr>
        <w:t>perlu</w:t>
      </w:r>
      <w:proofErr w:type="spellEnd"/>
      <w:r w:rsidRPr="00DB25C4">
        <w:rPr>
          <w:rFonts w:eastAsia="Calibri" w:cstheme="minorHAnsi"/>
        </w:rPr>
        <w:t xml:space="preserve">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upaya-upaya</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efektivitas</w:t>
      </w:r>
      <w:proofErr w:type="spellEnd"/>
      <w:r w:rsidRPr="00DB25C4">
        <w:rPr>
          <w:rFonts w:eastAsia="Calibri" w:cstheme="minorHAnsi"/>
        </w:rPr>
        <w:t xml:space="preserve"> </w:t>
      </w:r>
      <w:proofErr w:type="spellStart"/>
      <w:r w:rsidRPr="00DB25C4">
        <w:rPr>
          <w:rFonts w:eastAsia="Calibri" w:cstheme="minorHAnsi"/>
        </w:rPr>
        <w:t>sosialisasi</w:t>
      </w:r>
      <w:proofErr w:type="spellEnd"/>
      <w:r w:rsidRPr="00DB25C4">
        <w:rPr>
          <w:rFonts w:eastAsia="Calibri" w:cstheme="minorHAnsi"/>
        </w:rPr>
        <w:t xml:space="preserve"> </w:t>
      </w:r>
      <w:proofErr w:type="spellStart"/>
      <w:r w:rsidRPr="00DB25C4">
        <w:rPr>
          <w:rFonts w:eastAsia="Calibri" w:cstheme="minorHAnsi"/>
        </w:rPr>
        <w:t>kebijakan-kebijakan</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w:t>
      </w:r>
      <w:proofErr w:type="spellStart"/>
      <w:r w:rsidRPr="00DB25C4">
        <w:rPr>
          <w:rFonts w:eastAsia="Calibri" w:cstheme="minorHAnsi"/>
        </w:rPr>
        <w:t>sehingga</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pemahaman</w:t>
      </w:r>
      <w:proofErr w:type="spellEnd"/>
      <w:r w:rsidRPr="00DB25C4">
        <w:rPr>
          <w:rFonts w:eastAsia="Calibri" w:cstheme="minorHAnsi"/>
        </w:rPr>
        <w:t xml:space="preserve"> dan </w:t>
      </w:r>
      <w:proofErr w:type="spellStart"/>
      <w:r w:rsidRPr="00DB25C4">
        <w:rPr>
          <w:rFonts w:eastAsia="Calibri" w:cstheme="minorHAnsi"/>
        </w:rPr>
        <w:t>pemenuhan</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kebijakan-kebijakan</w:t>
      </w:r>
      <w:proofErr w:type="spellEnd"/>
      <w:r w:rsidRPr="00DB25C4">
        <w:rPr>
          <w:rFonts w:eastAsia="Calibri" w:cstheme="minorHAnsi"/>
        </w:rPr>
        <w:t xml:space="preserve"> </w:t>
      </w:r>
      <w:proofErr w:type="spellStart"/>
      <w:r w:rsidRPr="00DB25C4">
        <w:rPr>
          <w:rFonts w:eastAsia="Calibri" w:cstheme="minorHAnsi"/>
        </w:rPr>
        <w:t>tersebut</w:t>
      </w:r>
      <w:proofErr w:type="spellEnd"/>
      <w:r w:rsidRPr="00DB25C4">
        <w:rPr>
          <w:rFonts w:eastAsia="Calibri" w:cstheme="minorHAnsi"/>
        </w:rPr>
        <w:t xml:space="preserve">. Hal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melalui</w:t>
      </w:r>
      <w:proofErr w:type="spellEnd"/>
      <w:r w:rsidRPr="00DB25C4">
        <w:rPr>
          <w:rFonts w:eastAsia="Calibri" w:cstheme="minorHAnsi"/>
        </w:rPr>
        <w:t xml:space="preserve"> </w:t>
      </w:r>
      <w:proofErr w:type="spellStart"/>
      <w:r w:rsidRPr="00DB25C4">
        <w:rPr>
          <w:rFonts w:eastAsia="Calibri" w:cstheme="minorHAnsi"/>
        </w:rPr>
        <w:t>berbagai</w:t>
      </w:r>
      <w:proofErr w:type="spellEnd"/>
      <w:r w:rsidRPr="00DB25C4">
        <w:rPr>
          <w:rFonts w:eastAsia="Calibri" w:cstheme="minorHAnsi"/>
        </w:rPr>
        <w:t xml:space="preserve"> </w:t>
      </w:r>
      <w:proofErr w:type="spellStart"/>
      <w:r w:rsidRPr="00DB25C4">
        <w:rPr>
          <w:rFonts w:eastAsia="Calibri" w:cstheme="minorHAnsi"/>
        </w:rPr>
        <w:t>cara</w:t>
      </w:r>
      <w:proofErr w:type="spellEnd"/>
      <w:r w:rsidRPr="00DB25C4">
        <w:rPr>
          <w:rFonts w:eastAsia="Calibri" w:cstheme="minorHAnsi"/>
        </w:rPr>
        <w:t xml:space="preserve">, </w:t>
      </w:r>
      <w:proofErr w:type="spellStart"/>
      <w:r w:rsidRPr="00DB25C4">
        <w:rPr>
          <w:rFonts w:eastAsia="Calibri" w:cstheme="minorHAnsi"/>
        </w:rPr>
        <w:t>seperti</w:t>
      </w:r>
      <w:proofErr w:type="spellEnd"/>
      <w:r w:rsidRPr="00DB25C4">
        <w:rPr>
          <w:rFonts w:eastAsia="Calibri" w:cstheme="minorHAnsi"/>
        </w:rPr>
        <w:t xml:space="preserve"> </w:t>
      </w:r>
      <w:proofErr w:type="spellStart"/>
      <w:r w:rsidRPr="00DB25C4">
        <w:rPr>
          <w:rFonts w:eastAsia="Calibri" w:cstheme="minorHAnsi"/>
        </w:rPr>
        <w:t>penyusunan</w:t>
      </w:r>
      <w:proofErr w:type="spellEnd"/>
      <w:r w:rsidRPr="00DB25C4">
        <w:rPr>
          <w:rFonts w:eastAsia="Calibri" w:cstheme="minorHAnsi"/>
        </w:rPr>
        <w:t xml:space="preserve"> </w:t>
      </w:r>
      <w:proofErr w:type="spellStart"/>
      <w:r w:rsidRPr="00DB25C4">
        <w:rPr>
          <w:rFonts w:eastAsia="Calibri" w:cstheme="minorHAnsi"/>
        </w:rPr>
        <w:t>materi</w:t>
      </w:r>
      <w:proofErr w:type="spellEnd"/>
      <w:r w:rsidRPr="00DB25C4">
        <w:rPr>
          <w:rFonts w:eastAsia="Calibri" w:cstheme="minorHAnsi"/>
        </w:rPr>
        <w:t xml:space="preserve"> </w:t>
      </w:r>
      <w:proofErr w:type="spellStart"/>
      <w:r w:rsidRPr="00DB25C4">
        <w:rPr>
          <w:rFonts w:eastAsia="Calibri" w:cstheme="minorHAnsi"/>
        </w:rPr>
        <w:t>sosialisasi</w:t>
      </w:r>
      <w:proofErr w:type="spellEnd"/>
      <w:r w:rsidRPr="00DB25C4">
        <w:rPr>
          <w:rFonts w:eastAsia="Calibri" w:cstheme="minorHAnsi"/>
        </w:rPr>
        <w:t xml:space="preserve"> yang </w:t>
      </w:r>
      <w:proofErr w:type="spellStart"/>
      <w:r w:rsidRPr="00DB25C4">
        <w:rPr>
          <w:rFonts w:eastAsia="Calibri" w:cstheme="minorHAnsi"/>
        </w:rPr>
        <w:t>lebih</w:t>
      </w:r>
      <w:proofErr w:type="spellEnd"/>
      <w:r w:rsidRPr="00DB25C4">
        <w:rPr>
          <w:rFonts w:eastAsia="Calibri" w:cstheme="minorHAnsi"/>
        </w:rPr>
        <w:t xml:space="preserve"> </w:t>
      </w:r>
      <w:proofErr w:type="spellStart"/>
      <w:r w:rsidRPr="00DB25C4">
        <w:rPr>
          <w:rFonts w:eastAsia="Calibri" w:cstheme="minorHAnsi"/>
        </w:rPr>
        <w:t>mudah</w:t>
      </w:r>
      <w:proofErr w:type="spellEnd"/>
      <w:r w:rsidRPr="00DB25C4">
        <w:rPr>
          <w:rFonts w:eastAsia="Calibri" w:cstheme="minorHAnsi"/>
        </w:rPr>
        <w:t xml:space="preserve"> </w:t>
      </w:r>
      <w:proofErr w:type="spellStart"/>
      <w:r w:rsidRPr="00DB25C4">
        <w:rPr>
          <w:rFonts w:eastAsia="Calibri" w:cstheme="minorHAnsi"/>
        </w:rPr>
        <w:t>dipahami</w:t>
      </w:r>
      <w:proofErr w:type="spellEnd"/>
      <w:r w:rsidRPr="00DB25C4">
        <w:rPr>
          <w:rFonts w:eastAsia="Calibri" w:cstheme="minorHAnsi"/>
        </w:rPr>
        <w:t xml:space="preserve">, </w:t>
      </w:r>
      <w:proofErr w:type="spellStart"/>
      <w:r w:rsidRPr="00DB25C4">
        <w:rPr>
          <w:rFonts w:eastAsia="Calibri" w:cstheme="minorHAnsi"/>
        </w:rPr>
        <w:t>pelaksanaan</w:t>
      </w:r>
      <w:proofErr w:type="spellEnd"/>
      <w:r w:rsidRPr="00DB25C4">
        <w:rPr>
          <w:rFonts w:eastAsia="Calibri" w:cstheme="minorHAnsi"/>
        </w:rPr>
        <w:t xml:space="preserve"> </w:t>
      </w:r>
      <w:proofErr w:type="spellStart"/>
      <w:r w:rsidRPr="00DB25C4">
        <w:rPr>
          <w:rFonts w:eastAsia="Calibri" w:cstheme="minorHAnsi"/>
        </w:rPr>
        <w:t>pelatihan</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keterampilan</w:t>
      </w:r>
      <w:proofErr w:type="spellEnd"/>
      <w:r w:rsidRPr="00DB25C4">
        <w:rPr>
          <w:rFonts w:eastAsia="Calibri" w:cstheme="minorHAnsi"/>
        </w:rPr>
        <w:t xml:space="preserve"> dan </w:t>
      </w:r>
      <w:proofErr w:type="spellStart"/>
      <w:r w:rsidRPr="00DB25C4">
        <w:rPr>
          <w:rFonts w:eastAsia="Calibri" w:cstheme="minorHAnsi"/>
        </w:rPr>
        <w:t>pengetahuan</w:t>
      </w:r>
      <w:proofErr w:type="spellEnd"/>
      <w:r w:rsidRPr="00DB25C4">
        <w:rPr>
          <w:rFonts w:eastAsia="Calibri" w:cstheme="minorHAnsi"/>
        </w:rPr>
        <w:t xml:space="preserve"> </w:t>
      </w:r>
      <w:proofErr w:type="spellStart"/>
      <w:r w:rsidRPr="00DB25C4">
        <w:rPr>
          <w:rFonts w:eastAsia="Calibri" w:cstheme="minorHAnsi"/>
        </w:rPr>
        <w:t>tentang</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w:t>
      </w:r>
      <w:proofErr w:type="spellStart"/>
      <w:r w:rsidRPr="00DB25C4">
        <w:rPr>
          <w:rFonts w:eastAsia="Calibri" w:cstheme="minorHAnsi"/>
        </w:rPr>
        <w:t>serta</w:t>
      </w:r>
      <w:proofErr w:type="spellEnd"/>
      <w:r w:rsidRPr="00DB25C4">
        <w:rPr>
          <w:rFonts w:eastAsia="Calibri" w:cstheme="minorHAnsi"/>
        </w:rPr>
        <w:t xml:space="preserve"> </w:t>
      </w:r>
      <w:proofErr w:type="spellStart"/>
      <w:r w:rsidRPr="00DB25C4">
        <w:rPr>
          <w:rFonts w:eastAsia="Calibri" w:cstheme="minorHAnsi"/>
        </w:rPr>
        <w:t>penggunaan</w:t>
      </w:r>
      <w:proofErr w:type="spellEnd"/>
      <w:r w:rsidRPr="00DB25C4">
        <w:rPr>
          <w:rFonts w:eastAsia="Calibri" w:cstheme="minorHAnsi"/>
        </w:rPr>
        <w:t xml:space="preserve"> media </w:t>
      </w:r>
      <w:proofErr w:type="spellStart"/>
      <w:r w:rsidRPr="00DB25C4">
        <w:rPr>
          <w:rFonts w:eastAsia="Calibri" w:cstheme="minorHAnsi"/>
        </w:rPr>
        <w:t>komunikasi</w:t>
      </w:r>
      <w:proofErr w:type="spellEnd"/>
      <w:r w:rsidRPr="00DB25C4">
        <w:rPr>
          <w:rFonts w:eastAsia="Calibri" w:cstheme="minorHAnsi"/>
        </w:rPr>
        <w:t xml:space="preserve"> yang </w:t>
      </w:r>
      <w:proofErr w:type="spellStart"/>
      <w:r w:rsidRPr="00DB25C4">
        <w:rPr>
          <w:rFonts w:eastAsia="Calibri" w:cstheme="minorHAnsi"/>
        </w:rPr>
        <w:t>tepat</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menjangkau</w:t>
      </w:r>
      <w:proofErr w:type="spellEnd"/>
      <w:r w:rsidRPr="00DB25C4">
        <w:rPr>
          <w:rFonts w:eastAsia="Calibri" w:cstheme="minorHAnsi"/>
        </w:rPr>
        <w:t xml:space="preserve"> </w:t>
      </w:r>
      <w:proofErr w:type="spellStart"/>
      <w:r w:rsidRPr="00DB25C4">
        <w:rPr>
          <w:rFonts w:eastAsia="Calibri" w:cstheme="minorHAnsi"/>
        </w:rPr>
        <w:t>seluruh</w:t>
      </w:r>
      <w:proofErr w:type="spellEnd"/>
      <w:r w:rsidRPr="00DB25C4">
        <w:rPr>
          <w:rFonts w:eastAsia="Calibri" w:cstheme="minorHAnsi"/>
        </w:rPr>
        <w:t xml:space="preserve"> stakeholder. </w:t>
      </w:r>
      <w:proofErr w:type="spellStart"/>
      <w:r w:rsidRPr="00DB25C4">
        <w:rPr>
          <w:rFonts w:eastAsia="Calibri" w:cstheme="minorHAnsi"/>
        </w:rPr>
        <w:t>Selain</w:t>
      </w:r>
      <w:proofErr w:type="spellEnd"/>
      <w:r w:rsidRPr="00DB25C4">
        <w:rPr>
          <w:rFonts w:eastAsia="Calibri" w:cstheme="minorHAnsi"/>
        </w:rPr>
        <w:t xml:space="preserve"> </w:t>
      </w:r>
      <w:proofErr w:type="spellStart"/>
      <w:r w:rsidRPr="00DB25C4">
        <w:rPr>
          <w:rFonts w:eastAsia="Calibri" w:cstheme="minorHAnsi"/>
        </w:rPr>
        <w:t>itu</w:t>
      </w:r>
      <w:proofErr w:type="spellEnd"/>
      <w:r w:rsidRPr="00DB25C4">
        <w:rPr>
          <w:rFonts w:eastAsia="Calibri" w:cstheme="minorHAnsi"/>
        </w:rPr>
        <w:t xml:space="preserve">, </w:t>
      </w:r>
      <w:proofErr w:type="spellStart"/>
      <w:r w:rsidRPr="00DB25C4">
        <w:rPr>
          <w:rFonts w:eastAsia="Calibri" w:cstheme="minorHAnsi"/>
        </w:rPr>
        <w:t>perlu</w:t>
      </w:r>
      <w:proofErr w:type="spellEnd"/>
      <w:r w:rsidRPr="00DB25C4">
        <w:rPr>
          <w:rFonts w:eastAsia="Calibri" w:cstheme="minorHAnsi"/>
        </w:rPr>
        <w:t xml:space="preserve"> juga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secara</w:t>
      </w:r>
      <w:proofErr w:type="spellEnd"/>
      <w:r w:rsidRPr="00DB25C4">
        <w:rPr>
          <w:rFonts w:eastAsia="Calibri" w:cstheme="minorHAnsi"/>
        </w:rPr>
        <w:t xml:space="preserve"> </w:t>
      </w:r>
      <w:proofErr w:type="spellStart"/>
      <w:r w:rsidRPr="00DB25C4">
        <w:rPr>
          <w:rFonts w:eastAsia="Calibri" w:cstheme="minorHAnsi"/>
        </w:rPr>
        <w:t>berkala</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pelaksanaan</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memastikan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kebijakan-kebijakan</w:t>
      </w:r>
      <w:proofErr w:type="spellEnd"/>
      <w:r w:rsidRPr="00DB25C4">
        <w:rPr>
          <w:rFonts w:eastAsia="Calibri" w:cstheme="minorHAnsi"/>
        </w:rPr>
        <w:t xml:space="preserve"> yang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ditetapkan</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dijalankan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baik</w:t>
      </w:r>
      <w:proofErr w:type="spellEnd"/>
      <w:r w:rsidRPr="00DB25C4">
        <w:rPr>
          <w:rFonts w:eastAsia="Calibri" w:cstheme="minorHAnsi"/>
        </w:rPr>
        <w:t xml:space="preserve"> dan </w:t>
      </w:r>
      <w:proofErr w:type="spellStart"/>
      <w:r w:rsidRPr="00DB25C4">
        <w:rPr>
          <w:rFonts w:eastAsia="Calibri" w:cstheme="minorHAnsi"/>
        </w:rPr>
        <w:t>memberikan</w:t>
      </w:r>
      <w:proofErr w:type="spellEnd"/>
      <w:r w:rsidRPr="00DB25C4">
        <w:rPr>
          <w:rFonts w:eastAsia="Calibri" w:cstheme="minorHAnsi"/>
        </w:rPr>
        <w:t xml:space="preserve"> </w:t>
      </w:r>
      <w:proofErr w:type="spellStart"/>
      <w:r w:rsidRPr="00DB25C4">
        <w:rPr>
          <w:rFonts w:eastAsia="Calibri" w:cstheme="minorHAnsi"/>
        </w:rPr>
        <w:t>dampak</w:t>
      </w:r>
      <w:proofErr w:type="spellEnd"/>
      <w:r w:rsidRPr="00DB25C4">
        <w:rPr>
          <w:rFonts w:eastAsia="Calibri" w:cstheme="minorHAnsi"/>
        </w:rPr>
        <w:t xml:space="preserve"> yang </w:t>
      </w:r>
      <w:proofErr w:type="spellStart"/>
      <w:r w:rsidRPr="00DB25C4">
        <w:rPr>
          <w:rFonts w:eastAsia="Calibri" w:cstheme="minorHAnsi"/>
        </w:rPr>
        <w:t>positif</w:t>
      </w:r>
      <w:proofErr w:type="spellEnd"/>
      <w:r w:rsidRPr="00DB25C4">
        <w:rPr>
          <w:rFonts w:eastAsia="Calibri" w:cstheme="minorHAnsi"/>
        </w:rPr>
        <w:t xml:space="preserve"> </w:t>
      </w:r>
      <w:proofErr w:type="spellStart"/>
      <w:r w:rsidRPr="00DB25C4">
        <w:rPr>
          <w:rFonts w:eastAsia="Calibri" w:cstheme="minorHAnsi"/>
        </w:rPr>
        <w:t>bagi</w:t>
      </w:r>
      <w:proofErr w:type="spellEnd"/>
      <w:r w:rsidRPr="00DB25C4">
        <w:rPr>
          <w:rFonts w:eastAsia="Calibri" w:cstheme="minorHAnsi"/>
        </w:rPr>
        <w:t xml:space="preserve"> </w:t>
      </w:r>
      <w:proofErr w:type="spellStart"/>
      <w:r w:rsidRPr="00DB25C4">
        <w:rPr>
          <w:rFonts w:eastAsia="Calibri" w:cstheme="minorHAnsi"/>
        </w:rPr>
        <w:t>pengembangan</w:t>
      </w:r>
      <w:proofErr w:type="spellEnd"/>
      <w:r w:rsidRPr="00DB25C4">
        <w:rPr>
          <w:rFonts w:eastAsia="Calibri" w:cstheme="minorHAnsi"/>
        </w:rPr>
        <w:t xml:space="preserve"> program </w:t>
      </w:r>
      <w:proofErr w:type="spellStart"/>
      <w:r w:rsidRPr="00DB25C4">
        <w:rPr>
          <w:rFonts w:eastAsia="Calibri" w:cstheme="minorHAnsi"/>
        </w:rPr>
        <w:t>studi</w:t>
      </w:r>
      <w:proofErr w:type="spellEnd"/>
      <w:r w:rsidRPr="00DB25C4">
        <w:rPr>
          <w:rFonts w:eastAsia="Calibri" w:cstheme="minorHAnsi"/>
        </w:rPr>
        <w:t xml:space="preserve">. Hal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akan</w:t>
      </w:r>
      <w:proofErr w:type="spellEnd"/>
      <w:r w:rsidRPr="00DB25C4">
        <w:rPr>
          <w:rFonts w:eastAsia="Calibri" w:cstheme="minorHAnsi"/>
        </w:rPr>
        <w:t xml:space="preserve"> </w:t>
      </w:r>
      <w:proofErr w:type="spellStart"/>
      <w:r w:rsidRPr="00DB25C4">
        <w:rPr>
          <w:rFonts w:eastAsia="Calibri" w:cstheme="minorHAnsi"/>
        </w:rPr>
        <w:t>membantu</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kualitas</w:t>
      </w:r>
      <w:proofErr w:type="spellEnd"/>
      <w:r w:rsidRPr="00DB25C4">
        <w:rPr>
          <w:rFonts w:eastAsia="Calibri" w:cstheme="minorHAnsi"/>
        </w:rPr>
        <w:t xml:space="preserve"> dan </w:t>
      </w:r>
      <w:proofErr w:type="spellStart"/>
      <w:r w:rsidRPr="00DB25C4">
        <w:rPr>
          <w:rFonts w:eastAsia="Calibri" w:cstheme="minorHAnsi"/>
        </w:rPr>
        <w:t>daya</w:t>
      </w:r>
      <w:proofErr w:type="spellEnd"/>
      <w:r w:rsidRPr="00DB25C4">
        <w:rPr>
          <w:rFonts w:eastAsia="Calibri" w:cstheme="minorHAnsi"/>
        </w:rPr>
        <w:t xml:space="preserve"> </w:t>
      </w:r>
      <w:proofErr w:type="spellStart"/>
      <w:r w:rsidRPr="00DB25C4">
        <w:rPr>
          <w:rFonts w:eastAsia="Calibri" w:cstheme="minorHAnsi"/>
        </w:rPr>
        <w:t>saing</w:t>
      </w:r>
      <w:proofErr w:type="spellEnd"/>
      <w:r w:rsidRPr="00DB25C4">
        <w:rPr>
          <w:rFonts w:eastAsia="Calibri" w:cstheme="minorHAnsi"/>
        </w:rPr>
        <w:t xml:space="preserve"> program </w:t>
      </w:r>
      <w:proofErr w:type="spellStart"/>
      <w:r w:rsidRPr="00DB25C4">
        <w:rPr>
          <w:rFonts w:eastAsia="Calibri" w:cstheme="minorHAnsi"/>
        </w:rPr>
        <w:t>studi</w:t>
      </w:r>
      <w:proofErr w:type="spellEnd"/>
      <w:r w:rsidRPr="00DB25C4">
        <w:rPr>
          <w:rFonts w:eastAsia="Calibri" w:cstheme="minorHAnsi"/>
        </w:rPr>
        <w:t xml:space="preserve">, </w:t>
      </w:r>
      <w:proofErr w:type="spellStart"/>
      <w:r w:rsidRPr="00DB25C4">
        <w:rPr>
          <w:rFonts w:eastAsia="Calibri" w:cstheme="minorHAnsi"/>
        </w:rPr>
        <w:t>serta</w:t>
      </w:r>
      <w:proofErr w:type="spellEnd"/>
      <w:r w:rsidRPr="00DB25C4">
        <w:rPr>
          <w:rFonts w:eastAsia="Calibri" w:cstheme="minorHAnsi"/>
        </w:rPr>
        <w:t xml:space="preserve"> </w:t>
      </w:r>
      <w:proofErr w:type="spellStart"/>
      <w:r w:rsidRPr="00DB25C4">
        <w:rPr>
          <w:rFonts w:eastAsia="Calibri" w:cstheme="minorHAnsi"/>
        </w:rPr>
        <w:t>memenuhi</w:t>
      </w:r>
      <w:proofErr w:type="spellEnd"/>
      <w:r w:rsidRPr="00DB25C4">
        <w:rPr>
          <w:rFonts w:eastAsia="Calibri" w:cstheme="minorHAnsi"/>
        </w:rPr>
        <w:t xml:space="preserve"> </w:t>
      </w:r>
      <w:proofErr w:type="spellStart"/>
      <w:r w:rsidRPr="00DB25C4">
        <w:rPr>
          <w:rFonts w:eastAsia="Calibri" w:cstheme="minorHAnsi"/>
        </w:rPr>
        <w:t>tuntutan</w:t>
      </w:r>
      <w:proofErr w:type="spellEnd"/>
      <w:r w:rsidRPr="00DB25C4">
        <w:rPr>
          <w:rFonts w:eastAsia="Calibri" w:cstheme="minorHAnsi"/>
        </w:rPr>
        <w:t xml:space="preserve"> pasar dan </w:t>
      </w:r>
      <w:proofErr w:type="spellStart"/>
      <w:r w:rsidRPr="00DB25C4">
        <w:rPr>
          <w:rFonts w:eastAsia="Calibri" w:cstheme="minorHAnsi"/>
        </w:rPr>
        <w:t>kebutuhan</w:t>
      </w:r>
      <w:proofErr w:type="spellEnd"/>
      <w:r w:rsidRPr="00DB25C4">
        <w:rPr>
          <w:rFonts w:eastAsia="Calibri" w:cstheme="minorHAnsi"/>
        </w:rPr>
        <w:t xml:space="preserve"> </w:t>
      </w:r>
      <w:proofErr w:type="spellStart"/>
      <w:r w:rsidRPr="00DB25C4">
        <w:rPr>
          <w:rFonts w:eastAsia="Calibri" w:cstheme="minorHAnsi"/>
        </w:rPr>
        <w:t>masyarakat</w:t>
      </w:r>
      <w:proofErr w:type="spellEnd"/>
      <w:r w:rsidRPr="00DB25C4">
        <w:rPr>
          <w:rFonts w:eastAsia="Calibri" w:cstheme="minorHAnsi"/>
        </w:rPr>
        <w:t xml:space="preserve"> yang </w:t>
      </w:r>
      <w:proofErr w:type="spellStart"/>
      <w:r w:rsidRPr="00DB25C4">
        <w:rPr>
          <w:rFonts w:eastAsia="Calibri" w:cstheme="minorHAnsi"/>
        </w:rPr>
        <w:t>semakin</w:t>
      </w:r>
      <w:proofErr w:type="spellEnd"/>
      <w:r w:rsidRPr="00DB25C4">
        <w:rPr>
          <w:rFonts w:eastAsia="Calibri" w:cstheme="minorHAnsi"/>
        </w:rPr>
        <w:t xml:space="preserve"> </w:t>
      </w:r>
      <w:proofErr w:type="spellStart"/>
      <w:r w:rsidRPr="00DB25C4">
        <w:rPr>
          <w:rFonts w:eastAsia="Calibri" w:cstheme="minorHAnsi"/>
        </w:rPr>
        <w:t>kompleks</w:t>
      </w:r>
      <w:proofErr w:type="spellEnd"/>
      <w:r w:rsidRPr="00DB25C4">
        <w:rPr>
          <w:rFonts w:eastAsia="Calibri" w:cstheme="minorHAnsi"/>
        </w:rPr>
        <w:t xml:space="preserve"> dan </w:t>
      </w:r>
      <w:proofErr w:type="spellStart"/>
      <w:r w:rsidRPr="00DB25C4">
        <w:rPr>
          <w:rFonts w:eastAsia="Calibri" w:cstheme="minorHAnsi"/>
        </w:rPr>
        <w:t>dinamis</w:t>
      </w:r>
      <w:proofErr w:type="spellEnd"/>
    </w:p>
    <w:p w14:paraId="1F10A896" w14:textId="77777777" w:rsidR="00EE2EA9" w:rsidRPr="00DB25C4" w:rsidRDefault="00EE2EA9" w:rsidP="00687314">
      <w:pPr>
        <w:spacing w:after="0" w:line="240" w:lineRule="auto"/>
        <w:jc w:val="both"/>
        <w:rPr>
          <w:rFonts w:cstheme="minorHAnsi"/>
        </w:rPr>
      </w:pPr>
    </w:p>
    <w:p w14:paraId="5D20440E" w14:textId="77777777" w:rsidR="00EE2EA9" w:rsidRPr="00DB25C4" w:rsidRDefault="00EE2EA9" w:rsidP="00687314">
      <w:pPr>
        <w:spacing w:after="0" w:line="240" w:lineRule="auto"/>
        <w:jc w:val="both"/>
        <w:rPr>
          <w:rFonts w:cstheme="minorHAnsi"/>
        </w:rPr>
      </w:pPr>
      <w:r w:rsidRPr="00DB25C4">
        <w:rPr>
          <w:rFonts w:cstheme="minorHAnsi"/>
          <w:noProof/>
          <w:color w:val="2B579A"/>
          <w:shd w:val="clear" w:color="auto" w:fill="E6E6E6"/>
        </w:rPr>
        <w:lastRenderedPageBreak/>
        <w:drawing>
          <wp:inline distT="0" distB="0" distL="0" distR="0" wp14:anchorId="5EABD354" wp14:editId="00D720E0">
            <wp:extent cx="4572000" cy="2324100"/>
            <wp:effectExtent l="0" t="0" r="0" b="0"/>
            <wp:docPr id="171714037" name="Picture 171714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4572000" cy="2324100"/>
                    </a:xfrm>
                    <a:prstGeom prst="rect">
                      <a:avLst/>
                    </a:prstGeom>
                  </pic:spPr>
                </pic:pic>
              </a:graphicData>
            </a:graphic>
          </wp:inline>
        </w:drawing>
      </w:r>
    </w:p>
    <w:p w14:paraId="39DFA474" w14:textId="77777777" w:rsidR="00EE2EA9" w:rsidRPr="00DB25C4" w:rsidRDefault="00EE2EA9" w:rsidP="00687314">
      <w:pPr>
        <w:spacing w:after="0" w:line="240" w:lineRule="auto"/>
        <w:jc w:val="both"/>
        <w:rPr>
          <w:rFonts w:cstheme="minorHAnsi"/>
        </w:rPr>
      </w:pPr>
    </w:p>
    <w:p w14:paraId="53B4C809" w14:textId="77777777" w:rsidR="00EE2EA9" w:rsidRPr="00DB25C4" w:rsidRDefault="00EE2EA9" w:rsidP="00687314">
      <w:pPr>
        <w:spacing w:after="0" w:line="240" w:lineRule="auto"/>
        <w:jc w:val="both"/>
        <w:rPr>
          <w:rFonts w:cstheme="minorHAnsi"/>
        </w:rPr>
      </w:pPr>
    </w:p>
    <w:p w14:paraId="596AEF90" w14:textId="77777777" w:rsidR="00EE2EA9" w:rsidRPr="00DB25C4" w:rsidRDefault="00EE2EA9" w:rsidP="00687314">
      <w:pPr>
        <w:spacing w:after="0" w:line="240" w:lineRule="auto"/>
        <w:jc w:val="both"/>
        <w:rPr>
          <w:rFonts w:cstheme="minorHAnsi"/>
        </w:rPr>
      </w:pPr>
      <w:r w:rsidRPr="00DB25C4">
        <w:rPr>
          <w:rFonts w:eastAsia="Segoe UI" w:cstheme="minorHAnsi"/>
        </w:rPr>
        <w:t xml:space="preserve">Dari </w:t>
      </w:r>
      <w:proofErr w:type="spellStart"/>
      <w:r w:rsidRPr="00DB25C4">
        <w:rPr>
          <w:rFonts w:eastAsia="Segoe UI" w:cstheme="minorHAnsi"/>
        </w:rPr>
        <w:t>hasil</w:t>
      </w:r>
      <w:proofErr w:type="spellEnd"/>
      <w:r w:rsidRPr="00DB25C4">
        <w:rPr>
          <w:rFonts w:eastAsia="Segoe UI" w:cstheme="minorHAnsi"/>
        </w:rPr>
        <w:t xml:space="preserve"> </w:t>
      </w:r>
      <w:proofErr w:type="spellStart"/>
      <w:r w:rsidRPr="00DB25C4">
        <w:rPr>
          <w:rFonts w:eastAsia="Segoe UI" w:cstheme="minorHAnsi"/>
        </w:rPr>
        <w:t>evaluasi</w:t>
      </w:r>
      <w:proofErr w:type="spellEnd"/>
      <w:r w:rsidRPr="00DB25C4">
        <w:rPr>
          <w:rFonts w:eastAsia="Segoe UI" w:cstheme="minorHAnsi"/>
        </w:rPr>
        <w:t xml:space="preserve"> </w:t>
      </w:r>
      <w:proofErr w:type="spellStart"/>
      <w:r w:rsidRPr="00DB25C4">
        <w:rPr>
          <w:rFonts w:eastAsia="Segoe UI" w:cstheme="minorHAnsi"/>
        </w:rPr>
        <w:t>tersebut</w:t>
      </w:r>
      <w:proofErr w:type="spellEnd"/>
      <w:r w:rsidRPr="00DB25C4">
        <w:rPr>
          <w:rFonts w:eastAsia="Segoe UI" w:cstheme="minorHAnsi"/>
        </w:rPr>
        <w:t xml:space="preserve">,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disimpulkan</w:t>
      </w:r>
      <w:proofErr w:type="spellEnd"/>
      <w:r w:rsidRPr="00DB25C4">
        <w:rPr>
          <w:rFonts w:eastAsia="Segoe UI" w:cstheme="minorHAnsi"/>
        </w:rPr>
        <w:t xml:space="preserve"> </w:t>
      </w:r>
      <w:proofErr w:type="spellStart"/>
      <w:r w:rsidRPr="00DB25C4">
        <w:rPr>
          <w:rFonts w:eastAsia="Segoe UI" w:cstheme="minorHAnsi"/>
        </w:rPr>
        <w:t>bahwa</w:t>
      </w:r>
      <w:proofErr w:type="spellEnd"/>
      <w:r w:rsidRPr="00DB25C4">
        <w:rPr>
          <w:rFonts w:eastAsia="Segoe UI" w:cstheme="minorHAnsi"/>
        </w:rPr>
        <w:t xml:space="preserve"> </w:t>
      </w:r>
      <w:proofErr w:type="spellStart"/>
      <w:r w:rsidRPr="00DB25C4">
        <w:rPr>
          <w:rFonts w:eastAsia="Segoe UI" w:cstheme="minorHAnsi"/>
        </w:rPr>
        <w:t>masih</w:t>
      </w:r>
      <w:proofErr w:type="spellEnd"/>
      <w:r w:rsidRPr="00DB25C4">
        <w:rPr>
          <w:rFonts w:eastAsia="Segoe UI" w:cstheme="minorHAnsi"/>
        </w:rPr>
        <w:t xml:space="preserve"> </w:t>
      </w:r>
      <w:proofErr w:type="spellStart"/>
      <w:r w:rsidRPr="00DB25C4">
        <w:rPr>
          <w:rFonts w:eastAsia="Segoe UI" w:cstheme="minorHAnsi"/>
        </w:rPr>
        <w:t>sebagian</w:t>
      </w:r>
      <w:proofErr w:type="spellEnd"/>
      <w:r w:rsidRPr="00DB25C4">
        <w:rPr>
          <w:rFonts w:eastAsia="Segoe UI" w:cstheme="minorHAnsi"/>
        </w:rPr>
        <w:t xml:space="preserve"> </w:t>
      </w:r>
      <w:proofErr w:type="spellStart"/>
      <w:r w:rsidRPr="00DB25C4">
        <w:rPr>
          <w:rFonts w:eastAsia="Segoe UI" w:cstheme="minorHAnsi"/>
        </w:rPr>
        <w:t>besar</w:t>
      </w:r>
      <w:proofErr w:type="spellEnd"/>
      <w:r w:rsidRPr="00DB25C4">
        <w:rPr>
          <w:rFonts w:eastAsia="Segoe UI" w:cstheme="minorHAnsi"/>
        </w:rPr>
        <w:t xml:space="preserve"> </w:t>
      </w:r>
      <w:proofErr w:type="spellStart"/>
      <w:r w:rsidRPr="00DB25C4">
        <w:rPr>
          <w:rFonts w:eastAsia="Segoe UI" w:cstheme="minorHAnsi"/>
        </w:rPr>
        <w:t>responden</w:t>
      </w:r>
      <w:proofErr w:type="spellEnd"/>
      <w:r w:rsidRPr="00DB25C4">
        <w:rPr>
          <w:rFonts w:eastAsia="Segoe UI" w:cstheme="minorHAnsi"/>
        </w:rPr>
        <w:t xml:space="preserve"> </w:t>
      </w:r>
      <w:proofErr w:type="spellStart"/>
      <w:r w:rsidRPr="00DB25C4">
        <w:rPr>
          <w:rFonts w:eastAsia="Segoe UI" w:cstheme="minorHAnsi"/>
        </w:rPr>
        <w:t>cukup</w:t>
      </w:r>
      <w:proofErr w:type="spellEnd"/>
      <w:r w:rsidRPr="00DB25C4">
        <w:rPr>
          <w:rFonts w:eastAsia="Segoe UI" w:cstheme="minorHAnsi"/>
        </w:rPr>
        <w:t xml:space="preserve"> </w:t>
      </w:r>
      <w:proofErr w:type="spellStart"/>
      <w:r w:rsidRPr="00DB25C4">
        <w:rPr>
          <w:rFonts w:eastAsia="Segoe UI" w:cstheme="minorHAnsi"/>
        </w:rPr>
        <w:t>memahami</w:t>
      </w:r>
      <w:proofErr w:type="spellEnd"/>
      <w:r w:rsidRPr="00DB25C4">
        <w:rPr>
          <w:rFonts w:eastAsia="Segoe UI" w:cstheme="minorHAnsi"/>
        </w:rPr>
        <w:t xml:space="preserve"> program-program yang </w:t>
      </w:r>
      <w:proofErr w:type="spellStart"/>
      <w:r w:rsidRPr="00DB25C4">
        <w:rPr>
          <w:rFonts w:eastAsia="Segoe UI" w:cstheme="minorHAnsi"/>
        </w:rPr>
        <w:t>ada</w:t>
      </w:r>
      <w:proofErr w:type="spellEnd"/>
      <w:r w:rsidRPr="00DB25C4">
        <w:rPr>
          <w:rFonts w:eastAsia="Segoe UI" w:cstheme="minorHAnsi"/>
        </w:rPr>
        <w:t xml:space="preserve"> </w:t>
      </w:r>
      <w:proofErr w:type="spellStart"/>
      <w:r w:rsidRPr="00DB25C4">
        <w:rPr>
          <w:rFonts w:eastAsia="Segoe UI" w:cstheme="minorHAnsi"/>
        </w:rPr>
        <w:t>dalam</w:t>
      </w:r>
      <w:proofErr w:type="spellEnd"/>
      <w:r w:rsidRPr="00DB25C4">
        <w:rPr>
          <w:rFonts w:eastAsia="Segoe UI" w:cstheme="minorHAnsi"/>
        </w:rPr>
        <w:t xml:space="preserve"> </w:t>
      </w:r>
      <w:proofErr w:type="spellStart"/>
      <w:r w:rsidRPr="00DB25C4">
        <w:rPr>
          <w:rFonts w:eastAsia="Segoe UI" w:cstheme="minorHAnsi"/>
        </w:rPr>
        <w:t>penjaminan</w:t>
      </w:r>
      <w:proofErr w:type="spellEnd"/>
      <w:r w:rsidRPr="00DB25C4">
        <w:rPr>
          <w:rFonts w:eastAsia="Segoe UI" w:cstheme="minorHAnsi"/>
        </w:rPr>
        <w:t xml:space="preserve"> </w:t>
      </w:r>
      <w:proofErr w:type="spellStart"/>
      <w:r w:rsidRPr="00DB25C4">
        <w:rPr>
          <w:rFonts w:eastAsia="Segoe UI" w:cstheme="minorHAnsi"/>
        </w:rPr>
        <w:t>mutu</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pengembangan</w:t>
      </w:r>
      <w:proofErr w:type="spellEnd"/>
      <w:r w:rsidRPr="00DB25C4">
        <w:rPr>
          <w:rFonts w:eastAsia="Segoe UI" w:cstheme="minorHAnsi"/>
        </w:rPr>
        <w:t xml:space="preserve"> UPPS dan PS. </w:t>
      </w:r>
      <w:proofErr w:type="spellStart"/>
      <w:r w:rsidRPr="00DB25C4">
        <w:rPr>
          <w:rFonts w:eastAsia="Segoe UI" w:cstheme="minorHAnsi"/>
        </w:rPr>
        <w:t>Implikasi</w:t>
      </w:r>
      <w:proofErr w:type="spellEnd"/>
      <w:r w:rsidRPr="00DB25C4">
        <w:rPr>
          <w:rFonts w:eastAsia="Segoe UI" w:cstheme="minorHAnsi"/>
        </w:rPr>
        <w:t xml:space="preserve"> </w:t>
      </w:r>
      <w:proofErr w:type="spellStart"/>
      <w:r w:rsidRPr="00DB25C4">
        <w:rPr>
          <w:rFonts w:eastAsia="Segoe UI" w:cstheme="minorHAnsi"/>
        </w:rPr>
        <w:t>dari</w:t>
      </w:r>
      <w:proofErr w:type="spellEnd"/>
      <w:r w:rsidRPr="00DB25C4">
        <w:rPr>
          <w:rFonts w:eastAsia="Segoe UI" w:cstheme="minorHAnsi"/>
        </w:rPr>
        <w:t xml:space="preserve"> </w:t>
      </w:r>
      <w:proofErr w:type="spellStart"/>
      <w:r w:rsidRPr="00DB25C4">
        <w:rPr>
          <w:rFonts w:eastAsia="Segoe UI" w:cstheme="minorHAnsi"/>
        </w:rPr>
        <w:t>hasil</w:t>
      </w:r>
      <w:proofErr w:type="spellEnd"/>
      <w:r w:rsidRPr="00DB25C4">
        <w:rPr>
          <w:rFonts w:eastAsia="Segoe UI" w:cstheme="minorHAnsi"/>
        </w:rPr>
        <w:t xml:space="preserve"> </w:t>
      </w:r>
      <w:proofErr w:type="spellStart"/>
      <w:r w:rsidRPr="00DB25C4">
        <w:rPr>
          <w:rFonts w:eastAsia="Segoe UI" w:cstheme="minorHAnsi"/>
        </w:rPr>
        <w:t>evaluasi</w:t>
      </w:r>
      <w:proofErr w:type="spellEnd"/>
      <w:r w:rsidRPr="00DB25C4">
        <w:rPr>
          <w:rFonts w:eastAsia="Segoe UI" w:cstheme="minorHAnsi"/>
        </w:rPr>
        <w:t xml:space="preserve"> </w:t>
      </w:r>
      <w:proofErr w:type="spellStart"/>
      <w:r w:rsidRPr="00DB25C4">
        <w:rPr>
          <w:rFonts w:eastAsia="Segoe UI" w:cstheme="minorHAnsi"/>
        </w:rPr>
        <w:t>ini</w:t>
      </w:r>
      <w:proofErr w:type="spellEnd"/>
      <w:r w:rsidRPr="00DB25C4">
        <w:rPr>
          <w:rFonts w:eastAsia="Segoe UI" w:cstheme="minorHAnsi"/>
        </w:rPr>
        <w:t xml:space="preserve"> </w:t>
      </w:r>
      <w:proofErr w:type="spellStart"/>
      <w:r w:rsidRPr="00DB25C4">
        <w:rPr>
          <w:rFonts w:eastAsia="Segoe UI" w:cstheme="minorHAnsi"/>
        </w:rPr>
        <w:t>adalah</w:t>
      </w:r>
      <w:proofErr w:type="spellEnd"/>
      <w:r w:rsidRPr="00DB25C4">
        <w:rPr>
          <w:rFonts w:eastAsia="Segoe UI" w:cstheme="minorHAnsi"/>
        </w:rPr>
        <w:t xml:space="preserve"> LPM dan PPBM </w:t>
      </w:r>
      <w:proofErr w:type="spellStart"/>
      <w:r w:rsidRPr="00DB25C4">
        <w:rPr>
          <w:rFonts w:eastAsia="Segoe UI" w:cstheme="minorHAnsi"/>
        </w:rPr>
        <w:t>tetap</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pemahaman</w:t>
      </w:r>
      <w:proofErr w:type="spellEnd"/>
      <w:r w:rsidRPr="00DB25C4">
        <w:rPr>
          <w:rFonts w:eastAsia="Segoe UI" w:cstheme="minorHAnsi"/>
        </w:rPr>
        <w:t xml:space="preserve"> </w:t>
      </w:r>
      <w:proofErr w:type="spellStart"/>
      <w:r w:rsidRPr="00DB25C4">
        <w:rPr>
          <w:rFonts w:eastAsia="Segoe UI" w:cstheme="minorHAnsi"/>
        </w:rPr>
        <w:t>terhadap</w:t>
      </w:r>
      <w:proofErr w:type="spellEnd"/>
      <w:r w:rsidRPr="00DB25C4">
        <w:rPr>
          <w:rFonts w:eastAsia="Segoe UI" w:cstheme="minorHAnsi"/>
        </w:rPr>
        <w:t xml:space="preserve"> program-program </w:t>
      </w:r>
      <w:proofErr w:type="spellStart"/>
      <w:r w:rsidRPr="00DB25C4">
        <w:rPr>
          <w:rFonts w:eastAsia="Segoe UI" w:cstheme="minorHAnsi"/>
        </w:rPr>
        <w:t>penjaminan</w:t>
      </w:r>
      <w:proofErr w:type="spellEnd"/>
      <w:r w:rsidRPr="00DB25C4">
        <w:rPr>
          <w:rFonts w:eastAsia="Segoe UI" w:cstheme="minorHAnsi"/>
        </w:rPr>
        <w:t xml:space="preserve"> </w:t>
      </w:r>
      <w:proofErr w:type="spellStart"/>
      <w:r w:rsidRPr="00DB25C4">
        <w:rPr>
          <w:rFonts w:eastAsia="Segoe UI" w:cstheme="minorHAnsi"/>
        </w:rPr>
        <w:t>mutu</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pengembangan</w:t>
      </w:r>
      <w:proofErr w:type="spellEnd"/>
      <w:r w:rsidRPr="00DB25C4">
        <w:rPr>
          <w:rFonts w:eastAsia="Segoe UI" w:cstheme="minorHAnsi"/>
        </w:rPr>
        <w:t xml:space="preserve"> UPPS dan PS. Hal </w:t>
      </w:r>
      <w:proofErr w:type="spellStart"/>
      <w:r w:rsidRPr="00DB25C4">
        <w:rPr>
          <w:rFonts w:eastAsia="Segoe UI" w:cstheme="minorHAnsi"/>
        </w:rPr>
        <w:t>ini</w:t>
      </w:r>
      <w:proofErr w:type="spellEnd"/>
      <w:r w:rsidRPr="00DB25C4">
        <w:rPr>
          <w:rFonts w:eastAsia="Segoe UI" w:cstheme="minorHAnsi"/>
        </w:rPr>
        <w:t xml:space="preserve">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dilakukan</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berbagai</w:t>
      </w:r>
      <w:proofErr w:type="spellEnd"/>
      <w:r w:rsidRPr="00DB25C4">
        <w:rPr>
          <w:rFonts w:eastAsia="Segoe UI" w:cstheme="minorHAnsi"/>
        </w:rPr>
        <w:t xml:space="preserve"> </w:t>
      </w:r>
      <w:proofErr w:type="spellStart"/>
      <w:r w:rsidRPr="00DB25C4">
        <w:rPr>
          <w:rFonts w:eastAsia="Segoe UI" w:cstheme="minorHAnsi"/>
        </w:rPr>
        <w:t>cara</w:t>
      </w:r>
      <w:proofErr w:type="spellEnd"/>
      <w:r w:rsidRPr="00DB25C4">
        <w:rPr>
          <w:rFonts w:eastAsia="Segoe UI" w:cstheme="minorHAnsi"/>
        </w:rPr>
        <w:t xml:space="preserve">, </w:t>
      </w:r>
      <w:proofErr w:type="spellStart"/>
      <w:r w:rsidRPr="00DB25C4">
        <w:rPr>
          <w:rFonts w:eastAsia="Segoe UI" w:cstheme="minorHAnsi"/>
        </w:rPr>
        <w:t>seperti</w:t>
      </w:r>
      <w:proofErr w:type="spellEnd"/>
      <w:r w:rsidRPr="00DB25C4">
        <w:rPr>
          <w:rFonts w:eastAsia="Segoe UI" w:cstheme="minorHAnsi"/>
        </w:rPr>
        <w:t xml:space="preserve"> </w:t>
      </w:r>
      <w:proofErr w:type="spellStart"/>
      <w:r w:rsidRPr="00DB25C4">
        <w:rPr>
          <w:rFonts w:eastAsia="Segoe UI" w:cstheme="minorHAnsi"/>
        </w:rPr>
        <w:t>sosialisasi</w:t>
      </w:r>
      <w:proofErr w:type="spellEnd"/>
      <w:r w:rsidRPr="00DB25C4">
        <w:rPr>
          <w:rFonts w:eastAsia="Segoe UI" w:cstheme="minorHAnsi"/>
        </w:rPr>
        <w:t xml:space="preserve"> yang </w:t>
      </w:r>
      <w:proofErr w:type="spellStart"/>
      <w:r w:rsidRPr="00DB25C4">
        <w:rPr>
          <w:rFonts w:eastAsia="Segoe UI" w:cstheme="minorHAnsi"/>
        </w:rPr>
        <w:t>lebih</w:t>
      </w:r>
      <w:proofErr w:type="spellEnd"/>
      <w:r w:rsidRPr="00DB25C4">
        <w:rPr>
          <w:rFonts w:eastAsia="Segoe UI" w:cstheme="minorHAnsi"/>
        </w:rPr>
        <w:t xml:space="preserve"> </w:t>
      </w:r>
      <w:proofErr w:type="spellStart"/>
      <w:r w:rsidRPr="00DB25C4">
        <w:rPr>
          <w:rFonts w:eastAsia="Segoe UI" w:cstheme="minorHAnsi"/>
        </w:rPr>
        <w:t>intensif</w:t>
      </w:r>
      <w:proofErr w:type="spellEnd"/>
      <w:r w:rsidRPr="00DB25C4">
        <w:rPr>
          <w:rFonts w:eastAsia="Segoe UI" w:cstheme="minorHAnsi"/>
        </w:rPr>
        <w:t xml:space="preserve"> dan </w:t>
      </w:r>
      <w:proofErr w:type="spellStart"/>
      <w:r w:rsidRPr="00DB25C4">
        <w:rPr>
          <w:rFonts w:eastAsia="Segoe UI" w:cstheme="minorHAnsi"/>
        </w:rPr>
        <w:t>terarah</w:t>
      </w:r>
      <w:proofErr w:type="spellEnd"/>
      <w:r w:rsidRPr="00DB25C4">
        <w:rPr>
          <w:rFonts w:eastAsia="Segoe UI" w:cstheme="minorHAnsi"/>
        </w:rPr>
        <w:t xml:space="preserve">, </w:t>
      </w:r>
      <w:proofErr w:type="spellStart"/>
      <w:r w:rsidRPr="00DB25C4">
        <w:rPr>
          <w:rFonts w:eastAsia="Segoe UI" w:cstheme="minorHAnsi"/>
        </w:rPr>
        <w:t>pembuatan</w:t>
      </w:r>
      <w:proofErr w:type="spellEnd"/>
      <w:r w:rsidRPr="00DB25C4">
        <w:rPr>
          <w:rFonts w:eastAsia="Segoe UI" w:cstheme="minorHAnsi"/>
        </w:rPr>
        <w:t xml:space="preserve"> </w:t>
      </w:r>
      <w:proofErr w:type="spellStart"/>
      <w:r w:rsidRPr="00DB25C4">
        <w:rPr>
          <w:rFonts w:eastAsia="Segoe UI" w:cstheme="minorHAnsi"/>
        </w:rPr>
        <w:t>panduan</w:t>
      </w:r>
      <w:proofErr w:type="spellEnd"/>
      <w:r w:rsidRPr="00DB25C4">
        <w:rPr>
          <w:rFonts w:eastAsia="Segoe UI" w:cstheme="minorHAnsi"/>
        </w:rPr>
        <w:t xml:space="preserve"> </w:t>
      </w:r>
      <w:proofErr w:type="spellStart"/>
      <w:r w:rsidRPr="00DB25C4">
        <w:rPr>
          <w:rFonts w:eastAsia="Segoe UI" w:cstheme="minorHAnsi"/>
        </w:rPr>
        <w:t>atau</w:t>
      </w:r>
      <w:proofErr w:type="spellEnd"/>
      <w:r w:rsidRPr="00DB25C4">
        <w:rPr>
          <w:rFonts w:eastAsia="Segoe UI" w:cstheme="minorHAnsi"/>
        </w:rPr>
        <w:t xml:space="preserve"> </w:t>
      </w:r>
      <w:proofErr w:type="spellStart"/>
      <w:r w:rsidRPr="00DB25C4">
        <w:rPr>
          <w:rFonts w:eastAsia="Segoe UI" w:cstheme="minorHAnsi"/>
        </w:rPr>
        <w:t>pedoman</w:t>
      </w:r>
      <w:proofErr w:type="spellEnd"/>
      <w:r w:rsidRPr="00DB25C4">
        <w:rPr>
          <w:rFonts w:eastAsia="Segoe UI" w:cstheme="minorHAnsi"/>
        </w:rPr>
        <w:t xml:space="preserve"> yang </w:t>
      </w:r>
      <w:proofErr w:type="spellStart"/>
      <w:r w:rsidRPr="00DB25C4">
        <w:rPr>
          <w:rFonts w:eastAsia="Segoe UI" w:cstheme="minorHAnsi"/>
        </w:rPr>
        <w:t>jelas</w:t>
      </w:r>
      <w:proofErr w:type="spellEnd"/>
      <w:r w:rsidRPr="00DB25C4">
        <w:rPr>
          <w:rFonts w:eastAsia="Segoe UI" w:cstheme="minorHAnsi"/>
        </w:rPr>
        <w:t xml:space="preserve">, </w:t>
      </w:r>
      <w:proofErr w:type="spellStart"/>
      <w:r w:rsidRPr="00DB25C4">
        <w:rPr>
          <w:rFonts w:eastAsia="Segoe UI" w:cstheme="minorHAnsi"/>
        </w:rPr>
        <w:t>serta</w:t>
      </w:r>
      <w:proofErr w:type="spellEnd"/>
      <w:r w:rsidRPr="00DB25C4">
        <w:rPr>
          <w:rFonts w:eastAsia="Segoe UI" w:cstheme="minorHAnsi"/>
        </w:rPr>
        <w:t xml:space="preserve"> </w:t>
      </w:r>
      <w:proofErr w:type="spellStart"/>
      <w:r w:rsidRPr="00DB25C4">
        <w:rPr>
          <w:rFonts w:eastAsia="Segoe UI" w:cstheme="minorHAnsi"/>
        </w:rPr>
        <w:t>pelaksanaan</w:t>
      </w:r>
      <w:proofErr w:type="spellEnd"/>
      <w:r w:rsidRPr="00DB25C4">
        <w:rPr>
          <w:rFonts w:eastAsia="Segoe UI" w:cstheme="minorHAnsi"/>
        </w:rPr>
        <w:t xml:space="preserve"> </w:t>
      </w:r>
      <w:proofErr w:type="spellStart"/>
      <w:r w:rsidRPr="00DB25C4">
        <w:rPr>
          <w:rFonts w:eastAsia="Segoe UI" w:cstheme="minorHAnsi"/>
        </w:rPr>
        <w:t>pelatihan</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keterampilan</w:t>
      </w:r>
      <w:proofErr w:type="spellEnd"/>
      <w:r w:rsidRPr="00DB25C4">
        <w:rPr>
          <w:rFonts w:eastAsia="Segoe UI" w:cstheme="minorHAnsi"/>
        </w:rPr>
        <w:t xml:space="preserve"> dan </w:t>
      </w:r>
      <w:proofErr w:type="spellStart"/>
      <w:r w:rsidRPr="00DB25C4">
        <w:rPr>
          <w:rFonts w:eastAsia="Segoe UI" w:cstheme="minorHAnsi"/>
        </w:rPr>
        <w:t>pengetahuan</w:t>
      </w:r>
      <w:proofErr w:type="spellEnd"/>
      <w:r w:rsidRPr="00DB25C4">
        <w:rPr>
          <w:rFonts w:eastAsia="Segoe UI" w:cstheme="minorHAnsi"/>
        </w:rPr>
        <w:t xml:space="preserve"> </w:t>
      </w:r>
      <w:proofErr w:type="spellStart"/>
      <w:r w:rsidRPr="00DB25C4">
        <w:rPr>
          <w:rFonts w:eastAsia="Segoe UI" w:cstheme="minorHAnsi"/>
        </w:rPr>
        <w:t>tentang</w:t>
      </w:r>
      <w:proofErr w:type="spellEnd"/>
      <w:r w:rsidRPr="00DB25C4">
        <w:rPr>
          <w:rFonts w:eastAsia="Segoe UI" w:cstheme="minorHAnsi"/>
        </w:rPr>
        <w:t xml:space="preserve"> program-program </w:t>
      </w:r>
      <w:proofErr w:type="spellStart"/>
      <w:r w:rsidRPr="00DB25C4">
        <w:rPr>
          <w:rFonts w:eastAsia="Segoe UI" w:cstheme="minorHAnsi"/>
        </w:rPr>
        <w:t>penjaminan</w:t>
      </w:r>
      <w:proofErr w:type="spellEnd"/>
      <w:r w:rsidRPr="00DB25C4">
        <w:rPr>
          <w:rFonts w:eastAsia="Segoe UI" w:cstheme="minorHAnsi"/>
        </w:rPr>
        <w:t xml:space="preserve"> </w:t>
      </w:r>
      <w:proofErr w:type="spellStart"/>
      <w:r w:rsidRPr="00DB25C4">
        <w:rPr>
          <w:rFonts w:eastAsia="Segoe UI" w:cstheme="minorHAnsi"/>
        </w:rPr>
        <w:t>mutu</w:t>
      </w:r>
      <w:proofErr w:type="spellEnd"/>
      <w:r w:rsidRPr="00DB25C4">
        <w:rPr>
          <w:rFonts w:eastAsia="Segoe UI" w:cstheme="minorHAnsi"/>
        </w:rPr>
        <w:t xml:space="preserve">. </w:t>
      </w:r>
    </w:p>
    <w:p w14:paraId="76754F89" w14:textId="77777777" w:rsidR="00EE2EA9" w:rsidRPr="00DB25C4" w:rsidRDefault="00EE2EA9" w:rsidP="00687314">
      <w:pPr>
        <w:spacing w:after="0" w:line="240" w:lineRule="auto"/>
        <w:jc w:val="both"/>
        <w:rPr>
          <w:rFonts w:cstheme="minorHAnsi"/>
        </w:rPr>
      </w:pPr>
      <w:proofErr w:type="spellStart"/>
      <w:r w:rsidRPr="00DB25C4">
        <w:rPr>
          <w:rFonts w:eastAsia="Segoe UI" w:cstheme="minorHAnsi"/>
        </w:rPr>
        <w:t>Selain</w:t>
      </w:r>
      <w:proofErr w:type="spellEnd"/>
      <w:r w:rsidRPr="00DB25C4">
        <w:rPr>
          <w:rFonts w:eastAsia="Segoe UI" w:cstheme="minorHAnsi"/>
        </w:rPr>
        <w:t xml:space="preserve"> </w:t>
      </w:r>
      <w:proofErr w:type="spellStart"/>
      <w:r w:rsidRPr="00DB25C4">
        <w:rPr>
          <w:rFonts w:eastAsia="Segoe UI" w:cstheme="minorHAnsi"/>
        </w:rPr>
        <w:t>itu</w:t>
      </w:r>
      <w:proofErr w:type="spellEnd"/>
      <w:r w:rsidRPr="00DB25C4">
        <w:rPr>
          <w:rFonts w:eastAsia="Segoe UI" w:cstheme="minorHAnsi"/>
        </w:rPr>
        <w:t xml:space="preserve">, </w:t>
      </w:r>
      <w:proofErr w:type="spellStart"/>
      <w:r w:rsidRPr="00DB25C4">
        <w:rPr>
          <w:rFonts w:eastAsia="Segoe UI" w:cstheme="minorHAnsi"/>
        </w:rPr>
        <w:t>perlu</w:t>
      </w:r>
      <w:proofErr w:type="spellEnd"/>
      <w:r w:rsidRPr="00DB25C4">
        <w:rPr>
          <w:rFonts w:eastAsia="Segoe UI" w:cstheme="minorHAnsi"/>
        </w:rPr>
        <w:t xml:space="preserve"> </w:t>
      </w:r>
      <w:proofErr w:type="spellStart"/>
      <w:r w:rsidRPr="00DB25C4">
        <w:rPr>
          <w:rFonts w:eastAsia="Segoe UI" w:cstheme="minorHAnsi"/>
        </w:rPr>
        <w:t>dilakukan</w:t>
      </w:r>
      <w:proofErr w:type="spellEnd"/>
      <w:r w:rsidRPr="00DB25C4">
        <w:rPr>
          <w:rFonts w:eastAsia="Segoe UI" w:cstheme="minorHAnsi"/>
        </w:rPr>
        <w:t xml:space="preserve"> </w:t>
      </w:r>
      <w:proofErr w:type="spellStart"/>
      <w:r w:rsidRPr="00DB25C4">
        <w:rPr>
          <w:rFonts w:eastAsia="Segoe UI" w:cstheme="minorHAnsi"/>
        </w:rPr>
        <w:t>evaluasi</w:t>
      </w:r>
      <w:proofErr w:type="spellEnd"/>
      <w:r w:rsidRPr="00DB25C4">
        <w:rPr>
          <w:rFonts w:eastAsia="Segoe UI" w:cstheme="minorHAnsi"/>
        </w:rPr>
        <w:t xml:space="preserve"> </w:t>
      </w:r>
      <w:proofErr w:type="spellStart"/>
      <w:r w:rsidRPr="00DB25C4">
        <w:rPr>
          <w:rFonts w:eastAsia="Segoe UI" w:cstheme="minorHAnsi"/>
        </w:rPr>
        <w:t>secara</w:t>
      </w:r>
      <w:proofErr w:type="spellEnd"/>
      <w:r w:rsidRPr="00DB25C4">
        <w:rPr>
          <w:rFonts w:eastAsia="Segoe UI" w:cstheme="minorHAnsi"/>
        </w:rPr>
        <w:t xml:space="preserve"> </w:t>
      </w:r>
      <w:proofErr w:type="spellStart"/>
      <w:r w:rsidRPr="00DB25C4">
        <w:rPr>
          <w:rFonts w:eastAsia="Segoe UI" w:cstheme="minorHAnsi"/>
        </w:rPr>
        <w:t>berkala</w:t>
      </w:r>
      <w:proofErr w:type="spellEnd"/>
      <w:r w:rsidRPr="00DB25C4">
        <w:rPr>
          <w:rFonts w:eastAsia="Segoe UI" w:cstheme="minorHAnsi"/>
        </w:rPr>
        <w:t xml:space="preserve"> </w:t>
      </w:r>
      <w:proofErr w:type="spellStart"/>
      <w:r w:rsidRPr="00DB25C4">
        <w:rPr>
          <w:rFonts w:eastAsia="Segoe UI" w:cstheme="minorHAnsi"/>
        </w:rPr>
        <w:t>terhadap</w:t>
      </w:r>
      <w:proofErr w:type="spellEnd"/>
      <w:r w:rsidRPr="00DB25C4">
        <w:rPr>
          <w:rFonts w:eastAsia="Segoe UI" w:cstheme="minorHAnsi"/>
        </w:rPr>
        <w:t xml:space="preserve"> program-program </w:t>
      </w:r>
      <w:proofErr w:type="spellStart"/>
      <w:r w:rsidRPr="00DB25C4">
        <w:rPr>
          <w:rFonts w:eastAsia="Segoe UI" w:cstheme="minorHAnsi"/>
        </w:rPr>
        <w:t>penjaminan</w:t>
      </w:r>
      <w:proofErr w:type="spellEnd"/>
      <w:r w:rsidRPr="00DB25C4">
        <w:rPr>
          <w:rFonts w:eastAsia="Segoe UI" w:cstheme="minorHAnsi"/>
        </w:rPr>
        <w:t xml:space="preserve"> </w:t>
      </w:r>
      <w:proofErr w:type="spellStart"/>
      <w:r w:rsidRPr="00DB25C4">
        <w:rPr>
          <w:rFonts w:eastAsia="Segoe UI" w:cstheme="minorHAnsi"/>
        </w:rPr>
        <w:t>mutu</w:t>
      </w:r>
      <w:proofErr w:type="spellEnd"/>
      <w:r w:rsidRPr="00DB25C4">
        <w:rPr>
          <w:rFonts w:eastAsia="Segoe UI" w:cstheme="minorHAnsi"/>
        </w:rPr>
        <w:t xml:space="preserve"> yang </w:t>
      </w:r>
      <w:proofErr w:type="spellStart"/>
      <w:r w:rsidRPr="00DB25C4">
        <w:rPr>
          <w:rFonts w:eastAsia="Segoe UI" w:cstheme="minorHAnsi"/>
        </w:rPr>
        <w:t>ada</w:t>
      </w:r>
      <w:proofErr w:type="spellEnd"/>
      <w:r w:rsidRPr="00DB25C4">
        <w:rPr>
          <w:rFonts w:eastAsia="Segoe UI" w:cstheme="minorHAnsi"/>
        </w:rPr>
        <w:t xml:space="preserve">, </w:t>
      </w:r>
      <w:proofErr w:type="spellStart"/>
      <w:r w:rsidRPr="00DB25C4">
        <w:rPr>
          <w:rFonts w:eastAsia="Segoe UI" w:cstheme="minorHAnsi"/>
        </w:rPr>
        <w:t>sehingga</w:t>
      </w:r>
      <w:proofErr w:type="spellEnd"/>
      <w:r w:rsidRPr="00DB25C4">
        <w:rPr>
          <w:rFonts w:eastAsia="Segoe UI" w:cstheme="minorHAnsi"/>
        </w:rPr>
        <w:t xml:space="preserve">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diketahui</w:t>
      </w:r>
      <w:proofErr w:type="spellEnd"/>
      <w:r w:rsidRPr="00DB25C4">
        <w:rPr>
          <w:rFonts w:eastAsia="Segoe UI" w:cstheme="minorHAnsi"/>
        </w:rPr>
        <w:t xml:space="preserve"> </w:t>
      </w:r>
      <w:proofErr w:type="spellStart"/>
      <w:r w:rsidRPr="00DB25C4">
        <w:rPr>
          <w:rFonts w:eastAsia="Segoe UI" w:cstheme="minorHAnsi"/>
        </w:rPr>
        <w:t>sejauh</w:t>
      </w:r>
      <w:proofErr w:type="spellEnd"/>
      <w:r w:rsidRPr="00DB25C4">
        <w:rPr>
          <w:rFonts w:eastAsia="Segoe UI" w:cstheme="minorHAnsi"/>
        </w:rPr>
        <w:t xml:space="preserve"> mana program </w:t>
      </w:r>
      <w:proofErr w:type="spellStart"/>
      <w:r w:rsidRPr="00DB25C4">
        <w:rPr>
          <w:rFonts w:eastAsia="Segoe UI" w:cstheme="minorHAnsi"/>
        </w:rPr>
        <w:t>tersebut</w:t>
      </w:r>
      <w:proofErr w:type="spellEnd"/>
      <w:r w:rsidRPr="00DB25C4">
        <w:rPr>
          <w:rFonts w:eastAsia="Segoe UI" w:cstheme="minorHAnsi"/>
        </w:rPr>
        <w:t xml:space="preserve"> </w:t>
      </w:r>
      <w:proofErr w:type="spellStart"/>
      <w:r w:rsidRPr="00DB25C4">
        <w:rPr>
          <w:rFonts w:eastAsia="Segoe UI" w:cstheme="minorHAnsi"/>
        </w:rPr>
        <w:t>telah</w:t>
      </w:r>
      <w:proofErr w:type="spellEnd"/>
      <w:r w:rsidRPr="00DB25C4">
        <w:rPr>
          <w:rFonts w:eastAsia="Segoe UI" w:cstheme="minorHAnsi"/>
        </w:rPr>
        <w:t xml:space="preserve"> </w:t>
      </w:r>
      <w:proofErr w:type="spellStart"/>
      <w:r w:rsidRPr="00DB25C4">
        <w:rPr>
          <w:rFonts w:eastAsia="Segoe UI" w:cstheme="minorHAnsi"/>
        </w:rPr>
        <w:t>berjalan</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baik</w:t>
      </w:r>
      <w:proofErr w:type="spellEnd"/>
      <w:r w:rsidRPr="00DB25C4">
        <w:rPr>
          <w:rFonts w:eastAsia="Segoe UI" w:cstheme="minorHAnsi"/>
        </w:rPr>
        <w:t xml:space="preserve"> dan </w:t>
      </w:r>
      <w:proofErr w:type="spellStart"/>
      <w:r w:rsidRPr="00DB25C4">
        <w:rPr>
          <w:rFonts w:eastAsia="Segoe UI" w:cstheme="minorHAnsi"/>
        </w:rPr>
        <w:t>memberikan</w:t>
      </w:r>
      <w:proofErr w:type="spellEnd"/>
      <w:r w:rsidRPr="00DB25C4">
        <w:rPr>
          <w:rFonts w:eastAsia="Segoe UI" w:cstheme="minorHAnsi"/>
        </w:rPr>
        <w:t xml:space="preserve"> </w:t>
      </w:r>
      <w:proofErr w:type="spellStart"/>
      <w:r w:rsidRPr="00DB25C4">
        <w:rPr>
          <w:rFonts w:eastAsia="Segoe UI" w:cstheme="minorHAnsi"/>
        </w:rPr>
        <w:t>manfaat</w:t>
      </w:r>
      <w:proofErr w:type="spellEnd"/>
      <w:r w:rsidRPr="00DB25C4">
        <w:rPr>
          <w:rFonts w:eastAsia="Segoe UI" w:cstheme="minorHAnsi"/>
        </w:rPr>
        <w:t xml:space="preserve"> yang </w:t>
      </w:r>
      <w:proofErr w:type="spellStart"/>
      <w:r w:rsidRPr="00DB25C4">
        <w:rPr>
          <w:rFonts w:eastAsia="Segoe UI" w:cstheme="minorHAnsi"/>
        </w:rPr>
        <w:t>maksimal</w:t>
      </w:r>
      <w:proofErr w:type="spellEnd"/>
      <w:r w:rsidRPr="00DB25C4">
        <w:rPr>
          <w:rFonts w:eastAsia="Segoe UI" w:cstheme="minorHAnsi"/>
        </w:rPr>
        <w:t xml:space="preserve"> </w:t>
      </w:r>
      <w:proofErr w:type="spellStart"/>
      <w:r w:rsidRPr="00DB25C4">
        <w:rPr>
          <w:rFonts w:eastAsia="Segoe UI" w:cstheme="minorHAnsi"/>
        </w:rPr>
        <w:t>bagi</w:t>
      </w:r>
      <w:proofErr w:type="spellEnd"/>
      <w:r w:rsidRPr="00DB25C4">
        <w:rPr>
          <w:rFonts w:eastAsia="Segoe UI" w:cstheme="minorHAnsi"/>
        </w:rPr>
        <w:t xml:space="preserve"> </w:t>
      </w:r>
      <w:proofErr w:type="spellStart"/>
      <w:r w:rsidRPr="00DB25C4">
        <w:rPr>
          <w:rFonts w:eastAsia="Segoe UI" w:cstheme="minorHAnsi"/>
        </w:rPr>
        <w:t>pengembangan</w:t>
      </w:r>
      <w:proofErr w:type="spellEnd"/>
      <w:r w:rsidRPr="00DB25C4">
        <w:rPr>
          <w:rFonts w:eastAsia="Segoe UI" w:cstheme="minorHAnsi"/>
        </w:rPr>
        <w:t xml:space="preserve"> UPPS dan PS.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evaluasi</w:t>
      </w:r>
      <w:proofErr w:type="spellEnd"/>
      <w:r w:rsidRPr="00DB25C4">
        <w:rPr>
          <w:rFonts w:eastAsia="Segoe UI" w:cstheme="minorHAnsi"/>
        </w:rPr>
        <w:t xml:space="preserve"> yang </w:t>
      </w:r>
      <w:proofErr w:type="spellStart"/>
      <w:r w:rsidRPr="00DB25C4">
        <w:rPr>
          <w:rFonts w:eastAsia="Segoe UI" w:cstheme="minorHAnsi"/>
        </w:rPr>
        <w:t>dilakukan</w:t>
      </w:r>
      <w:proofErr w:type="spellEnd"/>
      <w:r w:rsidRPr="00DB25C4">
        <w:rPr>
          <w:rFonts w:eastAsia="Segoe UI" w:cstheme="minorHAnsi"/>
        </w:rPr>
        <w:t xml:space="preserve"> </w:t>
      </w:r>
      <w:proofErr w:type="spellStart"/>
      <w:r w:rsidRPr="00DB25C4">
        <w:rPr>
          <w:rFonts w:eastAsia="Segoe UI" w:cstheme="minorHAnsi"/>
        </w:rPr>
        <w:t>secara</w:t>
      </w:r>
      <w:proofErr w:type="spellEnd"/>
      <w:r w:rsidRPr="00DB25C4">
        <w:rPr>
          <w:rFonts w:eastAsia="Segoe UI" w:cstheme="minorHAnsi"/>
        </w:rPr>
        <w:t xml:space="preserve"> </w:t>
      </w:r>
      <w:proofErr w:type="spellStart"/>
      <w:r w:rsidRPr="00DB25C4">
        <w:rPr>
          <w:rFonts w:eastAsia="Segoe UI" w:cstheme="minorHAnsi"/>
        </w:rPr>
        <w:t>berkala</w:t>
      </w:r>
      <w:proofErr w:type="spellEnd"/>
      <w:r w:rsidRPr="00DB25C4">
        <w:rPr>
          <w:rFonts w:eastAsia="Segoe UI" w:cstheme="minorHAnsi"/>
        </w:rPr>
        <w:t xml:space="preserve">, </w:t>
      </w:r>
      <w:proofErr w:type="spellStart"/>
      <w:r w:rsidRPr="00DB25C4">
        <w:rPr>
          <w:rFonts w:eastAsia="Segoe UI" w:cstheme="minorHAnsi"/>
        </w:rPr>
        <w:t>maka</w:t>
      </w:r>
      <w:proofErr w:type="spellEnd"/>
      <w:r w:rsidRPr="00DB25C4">
        <w:rPr>
          <w:rFonts w:eastAsia="Segoe UI" w:cstheme="minorHAnsi"/>
        </w:rPr>
        <w:t xml:space="preserve"> </w:t>
      </w:r>
      <w:proofErr w:type="spellStart"/>
      <w:r w:rsidRPr="00DB25C4">
        <w:rPr>
          <w:rFonts w:eastAsia="Segoe UI" w:cstheme="minorHAnsi"/>
        </w:rPr>
        <w:t>perbaikan</w:t>
      </w:r>
      <w:proofErr w:type="spellEnd"/>
      <w:r w:rsidRPr="00DB25C4">
        <w:rPr>
          <w:rFonts w:eastAsia="Segoe UI" w:cstheme="minorHAnsi"/>
        </w:rPr>
        <w:t xml:space="preserve"> dan </w:t>
      </w:r>
      <w:proofErr w:type="spellStart"/>
      <w:r w:rsidRPr="00DB25C4">
        <w:rPr>
          <w:rFonts w:eastAsia="Segoe UI" w:cstheme="minorHAnsi"/>
        </w:rPr>
        <w:t>pengembangan</w:t>
      </w:r>
      <w:proofErr w:type="spellEnd"/>
      <w:r w:rsidRPr="00DB25C4">
        <w:rPr>
          <w:rFonts w:eastAsia="Segoe UI" w:cstheme="minorHAnsi"/>
        </w:rPr>
        <w:t xml:space="preserve"> program-program </w:t>
      </w:r>
      <w:proofErr w:type="spellStart"/>
      <w:r w:rsidRPr="00DB25C4">
        <w:rPr>
          <w:rFonts w:eastAsia="Segoe UI" w:cstheme="minorHAnsi"/>
        </w:rPr>
        <w:t>penjaminan</w:t>
      </w:r>
      <w:proofErr w:type="spellEnd"/>
      <w:r w:rsidRPr="00DB25C4">
        <w:rPr>
          <w:rFonts w:eastAsia="Segoe UI" w:cstheme="minorHAnsi"/>
        </w:rPr>
        <w:t xml:space="preserve"> </w:t>
      </w:r>
      <w:proofErr w:type="spellStart"/>
      <w:r w:rsidRPr="00DB25C4">
        <w:rPr>
          <w:rFonts w:eastAsia="Segoe UI" w:cstheme="minorHAnsi"/>
        </w:rPr>
        <w:t>mutu</w:t>
      </w:r>
      <w:proofErr w:type="spellEnd"/>
      <w:r w:rsidRPr="00DB25C4">
        <w:rPr>
          <w:rFonts w:eastAsia="Segoe UI" w:cstheme="minorHAnsi"/>
        </w:rPr>
        <w:t xml:space="preserve">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dilakukan</w:t>
      </w:r>
      <w:proofErr w:type="spellEnd"/>
      <w:r w:rsidRPr="00DB25C4">
        <w:rPr>
          <w:rFonts w:eastAsia="Segoe UI" w:cstheme="minorHAnsi"/>
        </w:rPr>
        <w:t xml:space="preserve"> </w:t>
      </w:r>
      <w:proofErr w:type="spellStart"/>
      <w:r w:rsidRPr="00DB25C4">
        <w:rPr>
          <w:rFonts w:eastAsia="Segoe UI" w:cstheme="minorHAnsi"/>
        </w:rPr>
        <w:t>secara</w:t>
      </w:r>
      <w:proofErr w:type="spellEnd"/>
      <w:r w:rsidRPr="00DB25C4">
        <w:rPr>
          <w:rFonts w:eastAsia="Segoe UI" w:cstheme="minorHAnsi"/>
        </w:rPr>
        <w:t xml:space="preserve"> </w:t>
      </w:r>
      <w:proofErr w:type="spellStart"/>
      <w:r w:rsidRPr="00DB25C4">
        <w:rPr>
          <w:rFonts w:eastAsia="Segoe UI" w:cstheme="minorHAnsi"/>
        </w:rPr>
        <w:t>tepat</w:t>
      </w:r>
      <w:proofErr w:type="spellEnd"/>
      <w:r w:rsidRPr="00DB25C4">
        <w:rPr>
          <w:rFonts w:eastAsia="Segoe UI" w:cstheme="minorHAnsi"/>
        </w:rPr>
        <w:t xml:space="preserve"> </w:t>
      </w:r>
      <w:proofErr w:type="spellStart"/>
      <w:r w:rsidRPr="00DB25C4">
        <w:rPr>
          <w:rFonts w:eastAsia="Segoe UI" w:cstheme="minorHAnsi"/>
        </w:rPr>
        <w:t>waktu</w:t>
      </w:r>
      <w:proofErr w:type="spellEnd"/>
      <w:r w:rsidRPr="00DB25C4">
        <w:rPr>
          <w:rFonts w:eastAsia="Segoe UI" w:cstheme="minorHAnsi"/>
        </w:rPr>
        <w:t xml:space="preserve"> dan </w:t>
      </w:r>
      <w:proofErr w:type="spellStart"/>
      <w:r w:rsidRPr="00DB25C4">
        <w:rPr>
          <w:rFonts w:eastAsia="Segoe UI" w:cstheme="minorHAnsi"/>
        </w:rPr>
        <w:t>efektif</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demikian</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w:t>
      </w:r>
      <w:proofErr w:type="spellStart"/>
      <w:r w:rsidRPr="00DB25C4">
        <w:rPr>
          <w:rFonts w:eastAsia="Segoe UI" w:cstheme="minorHAnsi"/>
        </w:rPr>
        <w:t>pendidikan</w:t>
      </w:r>
      <w:proofErr w:type="spellEnd"/>
      <w:r w:rsidRPr="00DB25C4">
        <w:rPr>
          <w:rFonts w:eastAsia="Segoe UI" w:cstheme="minorHAnsi"/>
        </w:rPr>
        <w:t xml:space="preserve"> yang </w:t>
      </w:r>
      <w:proofErr w:type="spellStart"/>
      <w:r w:rsidRPr="00DB25C4">
        <w:rPr>
          <w:rFonts w:eastAsia="Segoe UI" w:cstheme="minorHAnsi"/>
        </w:rPr>
        <w:t>dihasilkan</w:t>
      </w:r>
      <w:proofErr w:type="spellEnd"/>
      <w:r w:rsidRPr="00DB25C4">
        <w:rPr>
          <w:rFonts w:eastAsia="Segoe UI" w:cstheme="minorHAnsi"/>
        </w:rPr>
        <w:t xml:space="preserve"> oleh UPPS dan PS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terus</w:t>
      </w:r>
      <w:proofErr w:type="spellEnd"/>
      <w:r w:rsidRPr="00DB25C4">
        <w:rPr>
          <w:rFonts w:eastAsia="Segoe UI" w:cstheme="minorHAnsi"/>
        </w:rPr>
        <w:t xml:space="preserve"> </w:t>
      </w:r>
      <w:proofErr w:type="spellStart"/>
      <w:r w:rsidRPr="00DB25C4">
        <w:rPr>
          <w:rFonts w:eastAsia="Segoe UI" w:cstheme="minorHAnsi"/>
        </w:rPr>
        <w:t>ditingkatkan</w:t>
      </w:r>
      <w:proofErr w:type="spellEnd"/>
      <w:r w:rsidRPr="00DB25C4">
        <w:rPr>
          <w:rFonts w:eastAsia="Segoe UI" w:cstheme="minorHAnsi"/>
        </w:rPr>
        <w:t xml:space="preserve"> dan </w:t>
      </w:r>
      <w:proofErr w:type="spellStart"/>
      <w:r w:rsidRPr="00DB25C4">
        <w:rPr>
          <w:rFonts w:eastAsia="Segoe UI" w:cstheme="minorHAnsi"/>
        </w:rPr>
        <w:t>memberikan</w:t>
      </w:r>
      <w:proofErr w:type="spellEnd"/>
      <w:r w:rsidRPr="00DB25C4">
        <w:rPr>
          <w:rFonts w:eastAsia="Segoe UI" w:cstheme="minorHAnsi"/>
        </w:rPr>
        <w:t xml:space="preserve"> </w:t>
      </w:r>
      <w:proofErr w:type="spellStart"/>
      <w:r w:rsidRPr="00DB25C4">
        <w:rPr>
          <w:rFonts w:eastAsia="Segoe UI" w:cstheme="minorHAnsi"/>
        </w:rPr>
        <w:t>dampak</w:t>
      </w:r>
      <w:proofErr w:type="spellEnd"/>
      <w:r w:rsidRPr="00DB25C4">
        <w:rPr>
          <w:rFonts w:eastAsia="Segoe UI" w:cstheme="minorHAnsi"/>
        </w:rPr>
        <w:t xml:space="preserve"> </w:t>
      </w:r>
      <w:proofErr w:type="spellStart"/>
      <w:r w:rsidRPr="00DB25C4">
        <w:rPr>
          <w:rFonts w:eastAsia="Segoe UI" w:cstheme="minorHAnsi"/>
        </w:rPr>
        <w:t>positif</w:t>
      </w:r>
      <w:proofErr w:type="spellEnd"/>
      <w:r w:rsidRPr="00DB25C4">
        <w:rPr>
          <w:rFonts w:eastAsia="Segoe UI" w:cstheme="minorHAnsi"/>
        </w:rPr>
        <w:t xml:space="preserve"> </w:t>
      </w:r>
      <w:proofErr w:type="spellStart"/>
      <w:r w:rsidRPr="00DB25C4">
        <w:rPr>
          <w:rFonts w:eastAsia="Segoe UI" w:cstheme="minorHAnsi"/>
        </w:rPr>
        <w:t>bagi</w:t>
      </w:r>
      <w:proofErr w:type="spellEnd"/>
      <w:r w:rsidRPr="00DB25C4">
        <w:rPr>
          <w:rFonts w:eastAsia="Segoe UI" w:cstheme="minorHAnsi"/>
        </w:rPr>
        <w:t xml:space="preserve"> </w:t>
      </w:r>
      <w:proofErr w:type="spellStart"/>
      <w:r w:rsidRPr="00DB25C4">
        <w:rPr>
          <w:rFonts w:eastAsia="Segoe UI" w:cstheme="minorHAnsi"/>
        </w:rPr>
        <w:t>pengembangan</w:t>
      </w:r>
      <w:proofErr w:type="spellEnd"/>
      <w:r w:rsidRPr="00DB25C4">
        <w:rPr>
          <w:rFonts w:eastAsia="Segoe UI" w:cstheme="minorHAnsi"/>
        </w:rPr>
        <w:t xml:space="preserve"> </w:t>
      </w:r>
      <w:proofErr w:type="spellStart"/>
      <w:r w:rsidRPr="00DB25C4">
        <w:rPr>
          <w:rFonts w:eastAsia="Segoe UI" w:cstheme="minorHAnsi"/>
        </w:rPr>
        <w:t>masyarakat</w:t>
      </w:r>
      <w:proofErr w:type="spellEnd"/>
      <w:r w:rsidRPr="00DB25C4">
        <w:rPr>
          <w:rFonts w:eastAsia="Segoe UI" w:cstheme="minorHAnsi"/>
        </w:rPr>
        <w:t>.</w:t>
      </w:r>
    </w:p>
    <w:p w14:paraId="0D792E03" w14:textId="77777777" w:rsidR="00EE2EA9" w:rsidRPr="00DB25C4" w:rsidRDefault="00EE2EA9" w:rsidP="00687314">
      <w:pPr>
        <w:spacing w:after="0" w:line="240" w:lineRule="auto"/>
        <w:jc w:val="both"/>
        <w:rPr>
          <w:rFonts w:eastAsia="Segoe UI" w:cstheme="minorHAnsi"/>
        </w:rPr>
      </w:pPr>
      <w:proofErr w:type="spellStart"/>
      <w:r w:rsidRPr="00DB25C4">
        <w:rPr>
          <w:rFonts w:eastAsia="Calibri" w:cstheme="minorHAnsi"/>
        </w:rPr>
        <w:t>Selanjutnya</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sejauhmana</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w:t>
      </w:r>
      <w:proofErr w:type="spellStart"/>
      <w:r w:rsidRPr="00DB25C4">
        <w:rPr>
          <w:rFonts w:eastAsia="Calibri" w:cstheme="minorHAnsi"/>
        </w:rPr>
        <w:t>memiliki</w:t>
      </w:r>
      <w:proofErr w:type="spellEnd"/>
      <w:r w:rsidRPr="00DB25C4">
        <w:rPr>
          <w:rFonts w:eastAsia="Calibri" w:cstheme="minorHAnsi"/>
        </w:rPr>
        <w:t xml:space="preserve"> program-program yang </w:t>
      </w:r>
      <w:proofErr w:type="spellStart"/>
      <w:r w:rsidRPr="00DB25C4">
        <w:rPr>
          <w:rFonts w:eastAsia="Calibri" w:cstheme="minorHAnsi"/>
        </w:rPr>
        <w:t>jelas</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pengembangan</w:t>
      </w:r>
      <w:proofErr w:type="spellEnd"/>
      <w:r w:rsidRPr="00DB25C4">
        <w:rPr>
          <w:rFonts w:eastAsia="Calibri" w:cstheme="minorHAnsi"/>
        </w:rPr>
        <w:t xml:space="preserve"> UPPS dan PS. Dari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ditemukan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53,8% </w:t>
      </w:r>
      <w:proofErr w:type="spellStart"/>
      <w:r w:rsidRPr="00DB25C4">
        <w:rPr>
          <w:rFonts w:eastAsia="Calibri" w:cstheme="minorHAnsi"/>
        </w:rPr>
        <w:t>mengatakan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mereka</w:t>
      </w:r>
      <w:proofErr w:type="spellEnd"/>
      <w:r w:rsidRPr="00DB25C4">
        <w:rPr>
          <w:rFonts w:eastAsia="Calibri" w:cstheme="minorHAnsi"/>
        </w:rPr>
        <w:t xml:space="preserve"> </w:t>
      </w:r>
      <w:proofErr w:type="spellStart"/>
      <w:r w:rsidRPr="00DB25C4">
        <w:rPr>
          <w:rFonts w:eastAsia="Calibri" w:cstheme="minorHAnsi"/>
        </w:rPr>
        <w:t>memahami</w:t>
      </w:r>
      <w:proofErr w:type="spellEnd"/>
      <w:r w:rsidRPr="00DB25C4">
        <w:rPr>
          <w:rFonts w:eastAsia="Calibri" w:cstheme="minorHAnsi"/>
        </w:rPr>
        <w:t xml:space="preserve"> </w:t>
      </w:r>
      <w:proofErr w:type="spellStart"/>
      <w:r w:rsidRPr="00DB25C4">
        <w:rPr>
          <w:rFonts w:eastAsia="Calibri" w:cstheme="minorHAnsi"/>
        </w:rPr>
        <w:t>kebijakan-kebijakan</w:t>
      </w:r>
      <w:proofErr w:type="spellEnd"/>
      <w:r w:rsidRPr="00DB25C4">
        <w:rPr>
          <w:rFonts w:eastAsia="Calibri" w:cstheme="minorHAnsi"/>
        </w:rPr>
        <w:t xml:space="preserve"> </w:t>
      </w:r>
      <w:proofErr w:type="spellStart"/>
      <w:r w:rsidRPr="00DB25C4">
        <w:rPr>
          <w:rFonts w:eastAsia="Calibri" w:cstheme="minorHAnsi"/>
        </w:rPr>
        <w:t>tersebut</w:t>
      </w:r>
      <w:proofErr w:type="spellEnd"/>
      <w:r w:rsidRPr="00DB25C4">
        <w:rPr>
          <w:rFonts w:eastAsia="Calibri" w:cstheme="minorHAnsi"/>
        </w:rPr>
        <w:t xml:space="preserve">. </w:t>
      </w:r>
      <w:proofErr w:type="spellStart"/>
      <w:r w:rsidRPr="00DB25C4">
        <w:rPr>
          <w:rFonts w:eastAsia="Calibri" w:cstheme="minorHAnsi"/>
        </w:rPr>
        <w:t>Sementara</w:t>
      </w:r>
      <w:proofErr w:type="spellEnd"/>
      <w:r w:rsidRPr="00DB25C4">
        <w:rPr>
          <w:rFonts w:eastAsia="Calibri" w:cstheme="minorHAnsi"/>
        </w:rPr>
        <w:t xml:space="preserve"> </w:t>
      </w:r>
      <w:proofErr w:type="spellStart"/>
      <w:r w:rsidRPr="00DB25C4">
        <w:rPr>
          <w:rFonts w:eastAsia="Calibri" w:cstheme="minorHAnsi"/>
        </w:rPr>
        <w:t>itu</w:t>
      </w:r>
      <w:proofErr w:type="spellEnd"/>
      <w:r w:rsidRPr="00DB25C4">
        <w:rPr>
          <w:rFonts w:eastAsia="Calibri" w:cstheme="minorHAnsi"/>
        </w:rPr>
        <w:t xml:space="preserve">, 46,2% </w:t>
      </w:r>
      <w:proofErr w:type="spellStart"/>
      <w:r w:rsidRPr="00DB25C4">
        <w:rPr>
          <w:rFonts w:eastAsia="Calibri" w:cstheme="minorHAnsi"/>
        </w:rPr>
        <w:t>mengatakan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mereka</w:t>
      </w:r>
      <w:proofErr w:type="spellEnd"/>
      <w:r w:rsidRPr="00DB25C4">
        <w:rPr>
          <w:rFonts w:eastAsia="Calibri" w:cstheme="minorHAnsi"/>
        </w:rPr>
        <w:t xml:space="preserve"> sangat faham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kebijakan-kebijakan</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w:t>
      </w:r>
      <w:r w:rsidRPr="00DB25C4">
        <w:rPr>
          <w:rFonts w:eastAsia="Segoe UI" w:cstheme="minorHAnsi"/>
        </w:rPr>
        <w:t xml:space="preserve">Dari </w:t>
      </w:r>
      <w:proofErr w:type="spellStart"/>
      <w:r w:rsidRPr="00DB25C4">
        <w:rPr>
          <w:rFonts w:eastAsia="Segoe UI" w:cstheme="minorHAnsi"/>
        </w:rPr>
        <w:t>hasil</w:t>
      </w:r>
      <w:proofErr w:type="spellEnd"/>
      <w:r w:rsidRPr="00DB25C4">
        <w:rPr>
          <w:rFonts w:eastAsia="Segoe UI" w:cstheme="minorHAnsi"/>
        </w:rPr>
        <w:t xml:space="preserve"> </w:t>
      </w:r>
      <w:proofErr w:type="spellStart"/>
      <w:r w:rsidRPr="00DB25C4">
        <w:rPr>
          <w:rFonts w:eastAsia="Segoe UI" w:cstheme="minorHAnsi"/>
        </w:rPr>
        <w:t>evaluasi</w:t>
      </w:r>
      <w:proofErr w:type="spellEnd"/>
      <w:r w:rsidRPr="00DB25C4">
        <w:rPr>
          <w:rFonts w:eastAsia="Segoe UI" w:cstheme="minorHAnsi"/>
        </w:rPr>
        <w:t xml:space="preserve"> </w:t>
      </w:r>
      <w:proofErr w:type="spellStart"/>
      <w:r w:rsidRPr="00DB25C4">
        <w:rPr>
          <w:rFonts w:eastAsia="Segoe UI" w:cstheme="minorHAnsi"/>
        </w:rPr>
        <w:t>tersebut</w:t>
      </w:r>
      <w:proofErr w:type="spellEnd"/>
      <w:r w:rsidRPr="00DB25C4">
        <w:rPr>
          <w:rFonts w:eastAsia="Segoe UI" w:cstheme="minorHAnsi"/>
        </w:rPr>
        <w:t xml:space="preserve">,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disimpulkan</w:t>
      </w:r>
      <w:proofErr w:type="spellEnd"/>
      <w:r w:rsidRPr="00DB25C4">
        <w:rPr>
          <w:rFonts w:eastAsia="Segoe UI" w:cstheme="minorHAnsi"/>
        </w:rPr>
        <w:t xml:space="preserve"> </w:t>
      </w:r>
      <w:proofErr w:type="spellStart"/>
      <w:r w:rsidRPr="00DB25C4">
        <w:rPr>
          <w:rFonts w:eastAsia="Segoe UI" w:cstheme="minorHAnsi"/>
        </w:rPr>
        <w:t>bahwa</w:t>
      </w:r>
      <w:proofErr w:type="spellEnd"/>
      <w:r w:rsidRPr="00DB25C4">
        <w:rPr>
          <w:rFonts w:eastAsia="Segoe UI" w:cstheme="minorHAnsi"/>
        </w:rPr>
        <w:t xml:space="preserve"> </w:t>
      </w:r>
      <w:proofErr w:type="spellStart"/>
      <w:r w:rsidRPr="00DB25C4">
        <w:rPr>
          <w:rFonts w:eastAsia="Segoe UI" w:cstheme="minorHAnsi"/>
        </w:rPr>
        <w:t>masih</w:t>
      </w:r>
      <w:proofErr w:type="spellEnd"/>
      <w:r w:rsidRPr="00DB25C4">
        <w:rPr>
          <w:rFonts w:eastAsia="Segoe UI" w:cstheme="minorHAnsi"/>
        </w:rPr>
        <w:t xml:space="preserve"> </w:t>
      </w:r>
      <w:proofErr w:type="spellStart"/>
      <w:r w:rsidRPr="00DB25C4">
        <w:rPr>
          <w:rFonts w:eastAsia="Segoe UI" w:cstheme="minorHAnsi"/>
        </w:rPr>
        <w:t>ada</w:t>
      </w:r>
      <w:proofErr w:type="spellEnd"/>
      <w:r w:rsidRPr="00DB25C4">
        <w:rPr>
          <w:rFonts w:eastAsia="Segoe UI" w:cstheme="minorHAnsi"/>
        </w:rPr>
        <w:t xml:space="preserve"> </w:t>
      </w:r>
      <w:proofErr w:type="spellStart"/>
      <w:r w:rsidRPr="00DB25C4">
        <w:rPr>
          <w:rFonts w:eastAsia="Segoe UI" w:cstheme="minorHAnsi"/>
        </w:rPr>
        <w:t>sebagian</w:t>
      </w:r>
      <w:proofErr w:type="spellEnd"/>
      <w:r w:rsidRPr="00DB25C4">
        <w:rPr>
          <w:rFonts w:eastAsia="Segoe UI" w:cstheme="minorHAnsi"/>
        </w:rPr>
        <w:t xml:space="preserve"> </w:t>
      </w:r>
      <w:proofErr w:type="spellStart"/>
      <w:r w:rsidRPr="00DB25C4">
        <w:rPr>
          <w:rFonts w:eastAsia="Segoe UI" w:cstheme="minorHAnsi"/>
        </w:rPr>
        <w:t>besar</w:t>
      </w:r>
      <w:proofErr w:type="spellEnd"/>
      <w:r w:rsidRPr="00DB25C4">
        <w:rPr>
          <w:rFonts w:eastAsia="Segoe UI" w:cstheme="minorHAnsi"/>
        </w:rPr>
        <w:t xml:space="preserve"> </w:t>
      </w:r>
      <w:proofErr w:type="spellStart"/>
      <w:r w:rsidRPr="00DB25C4">
        <w:rPr>
          <w:rFonts w:eastAsia="Segoe UI" w:cstheme="minorHAnsi"/>
        </w:rPr>
        <w:t>responden</w:t>
      </w:r>
      <w:proofErr w:type="spellEnd"/>
      <w:r w:rsidRPr="00DB25C4">
        <w:rPr>
          <w:rFonts w:eastAsia="Segoe UI" w:cstheme="minorHAnsi"/>
        </w:rPr>
        <w:t xml:space="preserve"> </w:t>
      </w:r>
      <w:proofErr w:type="spellStart"/>
      <w:r w:rsidRPr="00DB25C4">
        <w:rPr>
          <w:rFonts w:eastAsia="Segoe UI" w:cstheme="minorHAnsi"/>
        </w:rPr>
        <w:t>sepakat</w:t>
      </w:r>
      <w:proofErr w:type="spellEnd"/>
      <w:r w:rsidRPr="00DB25C4">
        <w:rPr>
          <w:rFonts w:eastAsia="Segoe UI" w:cstheme="minorHAnsi"/>
        </w:rPr>
        <w:t xml:space="preserve"> </w:t>
      </w:r>
      <w:proofErr w:type="spellStart"/>
      <w:r w:rsidRPr="00DB25C4">
        <w:rPr>
          <w:rFonts w:eastAsia="Segoe UI" w:cstheme="minorHAnsi"/>
        </w:rPr>
        <w:t>bahwa</w:t>
      </w:r>
      <w:proofErr w:type="spellEnd"/>
      <w:r w:rsidRPr="00DB25C4">
        <w:rPr>
          <w:rFonts w:eastAsia="Segoe UI" w:cstheme="minorHAnsi"/>
        </w:rPr>
        <w:t xml:space="preserve"> program-program yang </w:t>
      </w:r>
      <w:proofErr w:type="spellStart"/>
      <w:r w:rsidRPr="00DB25C4">
        <w:rPr>
          <w:rFonts w:eastAsia="Segoe UI" w:cstheme="minorHAnsi"/>
        </w:rPr>
        <w:t>ada</w:t>
      </w:r>
      <w:proofErr w:type="spellEnd"/>
      <w:r w:rsidRPr="00DB25C4">
        <w:rPr>
          <w:rFonts w:eastAsia="Segoe UI" w:cstheme="minorHAnsi"/>
        </w:rPr>
        <w:t xml:space="preserve"> </w:t>
      </w:r>
      <w:proofErr w:type="spellStart"/>
      <w:r w:rsidRPr="00DB25C4">
        <w:rPr>
          <w:rFonts w:eastAsia="Segoe UI" w:cstheme="minorHAnsi"/>
        </w:rPr>
        <w:t>dalam</w:t>
      </w:r>
      <w:proofErr w:type="spellEnd"/>
      <w:r w:rsidRPr="00DB25C4">
        <w:rPr>
          <w:rFonts w:eastAsia="Segoe UI" w:cstheme="minorHAnsi"/>
        </w:rPr>
        <w:t xml:space="preserve"> </w:t>
      </w:r>
      <w:proofErr w:type="spellStart"/>
      <w:r w:rsidRPr="00DB25C4">
        <w:rPr>
          <w:rFonts w:eastAsia="Segoe UI" w:cstheme="minorHAnsi"/>
        </w:rPr>
        <w:t>penjaminan</w:t>
      </w:r>
      <w:proofErr w:type="spellEnd"/>
      <w:r w:rsidRPr="00DB25C4">
        <w:rPr>
          <w:rFonts w:eastAsia="Segoe UI" w:cstheme="minorHAnsi"/>
        </w:rPr>
        <w:t xml:space="preserve"> </w:t>
      </w:r>
      <w:proofErr w:type="spellStart"/>
      <w:r w:rsidRPr="00DB25C4">
        <w:rPr>
          <w:rFonts w:eastAsia="Segoe UI" w:cstheme="minorHAnsi"/>
        </w:rPr>
        <w:t>mutu</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pengembangan</w:t>
      </w:r>
      <w:proofErr w:type="spellEnd"/>
      <w:r w:rsidRPr="00DB25C4">
        <w:rPr>
          <w:rFonts w:eastAsia="Segoe UI" w:cstheme="minorHAnsi"/>
        </w:rPr>
        <w:t xml:space="preserve"> UPPS dan PS. </w:t>
      </w:r>
      <w:proofErr w:type="spellStart"/>
      <w:r w:rsidRPr="00DB25C4">
        <w:rPr>
          <w:rFonts w:eastAsia="Segoe UI" w:cstheme="minorHAnsi"/>
        </w:rPr>
        <w:t>Implikasi</w:t>
      </w:r>
      <w:proofErr w:type="spellEnd"/>
      <w:r w:rsidRPr="00DB25C4">
        <w:rPr>
          <w:rFonts w:eastAsia="Segoe UI" w:cstheme="minorHAnsi"/>
        </w:rPr>
        <w:t xml:space="preserve"> </w:t>
      </w:r>
      <w:proofErr w:type="spellStart"/>
      <w:r w:rsidRPr="00DB25C4">
        <w:rPr>
          <w:rFonts w:eastAsia="Segoe UI" w:cstheme="minorHAnsi"/>
        </w:rPr>
        <w:t>dari</w:t>
      </w:r>
      <w:proofErr w:type="spellEnd"/>
      <w:r w:rsidRPr="00DB25C4">
        <w:rPr>
          <w:rFonts w:eastAsia="Segoe UI" w:cstheme="minorHAnsi"/>
        </w:rPr>
        <w:t xml:space="preserve"> </w:t>
      </w:r>
      <w:proofErr w:type="spellStart"/>
      <w:r w:rsidRPr="00DB25C4">
        <w:rPr>
          <w:rFonts w:eastAsia="Segoe UI" w:cstheme="minorHAnsi"/>
        </w:rPr>
        <w:t>hasil</w:t>
      </w:r>
      <w:proofErr w:type="spellEnd"/>
      <w:r w:rsidRPr="00DB25C4">
        <w:rPr>
          <w:rFonts w:eastAsia="Segoe UI" w:cstheme="minorHAnsi"/>
        </w:rPr>
        <w:t xml:space="preserve"> </w:t>
      </w:r>
      <w:proofErr w:type="spellStart"/>
      <w:r w:rsidRPr="00DB25C4">
        <w:rPr>
          <w:rFonts w:eastAsia="Segoe UI" w:cstheme="minorHAnsi"/>
        </w:rPr>
        <w:t>evaluasi</w:t>
      </w:r>
      <w:proofErr w:type="spellEnd"/>
      <w:r w:rsidRPr="00DB25C4">
        <w:rPr>
          <w:rFonts w:eastAsia="Segoe UI" w:cstheme="minorHAnsi"/>
        </w:rPr>
        <w:t xml:space="preserve"> </w:t>
      </w:r>
      <w:proofErr w:type="spellStart"/>
      <w:r w:rsidRPr="00DB25C4">
        <w:rPr>
          <w:rFonts w:eastAsia="Segoe UI" w:cstheme="minorHAnsi"/>
        </w:rPr>
        <w:t>ini</w:t>
      </w:r>
      <w:proofErr w:type="spellEnd"/>
      <w:r w:rsidRPr="00DB25C4">
        <w:rPr>
          <w:rFonts w:eastAsia="Segoe UI" w:cstheme="minorHAnsi"/>
        </w:rPr>
        <w:t xml:space="preserve"> PPBM dan LPM </w:t>
      </w:r>
      <w:proofErr w:type="spellStart"/>
      <w:r w:rsidRPr="00DB25C4">
        <w:rPr>
          <w:rFonts w:eastAsia="Segoe UI" w:cstheme="minorHAnsi"/>
        </w:rPr>
        <w:t>tetap</w:t>
      </w:r>
      <w:proofErr w:type="spellEnd"/>
      <w:r w:rsidRPr="00DB25C4">
        <w:rPr>
          <w:rFonts w:eastAsia="Segoe UI" w:cstheme="minorHAnsi"/>
        </w:rPr>
        <w:t xml:space="preserve"> </w:t>
      </w:r>
      <w:proofErr w:type="spellStart"/>
      <w:r w:rsidRPr="00DB25C4">
        <w:rPr>
          <w:rFonts w:eastAsia="Segoe UI" w:cstheme="minorHAnsi"/>
        </w:rPr>
        <w:t>perlu</w:t>
      </w:r>
      <w:proofErr w:type="spellEnd"/>
      <w:r w:rsidRPr="00DB25C4">
        <w:rPr>
          <w:rFonts w:eastAsia="Segoe UI" w:cstheme="minorHAnsi"/>
        </w:rPr>
        <w:t xml:space="preserve"> </w:t>
      </w:r>
      <w:proofErr w:type="spellStart"/>
      <w:r w:rsidRPr="00DB25C4">
        <w:rPr>
          <w:rFonts w:eastAsia="Segoe UI" w:cstheme="minorHAnsi"/>
        </w:rPr>
        <w:t>mengupayakan</w:t>
      </w:r>
      <w:proofErr w:type="spellEnd"/>
      <w:r w:rsidRPr="00DB25C4">
        <w:rPr>
          <w:rFonts w:eastAsia="Segoe UI" w:cstheme="minorHAnsi"/>
        </w:rPr>
        <w:t xml:space="preserve"> </w:t>
      </w:r>
      <w:proofErr w:type="spellStart"/>
      <w:r w:rsidRPr="00DB25C4">
        <w:rPr>
          <w:rFonts w:eastAsia="Segoe UI" w:cstheme="minorHAnsi"/>
        </w:rPr>
        <w:t>peningkatan</w:t>
      </w:r>
      <w:proofErr w:type="spellEnd"/>
      <w:r w:rsidRPr="00DB25C4">
        <w:rPr>
          <w:rFonts w:eastAsia="Segoe UI" w:cstheme="minorHAnsi"/>
        </w:rPr>
        <w:t xml:space="preserve"> </w:t>
      </w:r>
      <w:proofErr w:type="spellStart"/>
      <w:r w:rsidRPr="00DB25C4">
        <w:rPr>
          <w:rFonts w:eastAsia="Segoe UI" w:cstheme="minorHAnsi"/>
        </w:rPr>
        <w:t>pemahaman</w:t>
      </w:r>
      <w:proofErr w:type="spellEnd"/>
      <w:r w:rsidRPr="00DB25C4">
        <w:rPr>
          <w:rFonts w:eastAsia="Segoe UI" w:cstheme="minorHAnsi"/>
        </w:rPr>
        <w:t xml:space="preserve"> </w:t>
      </w:r>
      <w:proofErr w:type="spellStart"/>
      <w:r w:rsidRPr="00DB25C4">
        <w:rPr>
          <w:rFonts w:eastAsia="Segoe UI" w:cstheme="minorHAnsi"/>
        </w:rPr>
        <w:t>terhadap</w:t>
      </w:r>
      <w:proofErr w:type="spellEnd"/>
      <w:r w:rsidRPr="00DB25C4">
        <w:rPr>
          <w:rFonts w:eastAsia="Segoe UI" w:cstheme="minorHAnsi"/>
        </w:rPr>
        <w:t xml:space="preserve"> program-program </w:t>
      </w:r>
      <w:proofErr w:type="spellStart"/>
      <w:r w:rsidRPr="00DB25C4">
        <w:rPr>
          <w:rFonts w:eastAsia="Segoe UI" w:cstheme="minorHAnsi"/>
        </w:rPr>
        <w:t>penjaminan</w:t>
      </w:r>
      <w:proofErr w:type="spellEnd"/>
      <w:r w:rsidRPr="00DB25C4">
        <w:rPr>
          <w:rFonts w:eastAsia="Segoe UI" w:cstheme="minorHAnsi"/>
        </w:rPr>
        <w:t xml:space="preserve"> </w:t>
      </w:r>
      <w:proofErr w:type="spellStart"/>
      <w:r w:rsidRPr="00DB25C4">
        <w:rPr>
          <w:rFonts w:eastAsia="Segoe UI" w:cstheme="minorHAnsi"/>
        </w:rPr>
        <w:t>mutu</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pengembangan</w:t>
      </w:r>
      <w:proofErr w:type="spellEnd"/>
      <w:r w:rsidRPr="00DB25C4">
        <w:rPr>
          <w:rFonts w:eastAsia="Segoe UI" w:cstheme="minorHAnsi"/>
        </w:rPr>
        <w:t xml:space="preserve"> UPPS dan PS. Hal </w:t>
      </w:r>
      <w:proofErr w:type="spellStart"/>
      <w:r w:rsidRPr="00DB25C4">
        <w:rPr>
          <w:rFonts w:eastAsia="Segoe UI" w:cstheme="minorHAnsi"/>
        </w:rPr>
        <w:t>ini</w:t>
      </w:r>
      <w:proofErr w:type="spellEnd"/>
      <w:r w:rsidRPr="00DB25C4">
        <w:rPr>
          <w:rFonts w:eastAsia="Segoe UI" w:cstheme="minorHAnsi"/>
        </w:rPr>
        <w:t xml:space="preserve">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dilakukan</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berbagai</w:t>
      </w:r>
      <w:proofErr w:type="spellEnd"/>
      <w:r w:rsidRPr="00DB25C4">
        <w:rPr>
          <w:rFonts w:eastAsia="Segoe UI" w:cstheme="minorHAnsi"/>
        </w:rPr>
        <w:t xml:space="preserve"> </w:t>
      </w:r>
      <w:proofErr w:type="spellStart"/>
      <w:r w:rsidRPr="00DB25C4">
        <w:rPr>
          <w:rFonts w:eastAsia="Segoe UI" w:cstheme="minorHAnsi"/>
        </w:rPr>
        <w:t>cara</w:t>
      </w:r>
      <w:proofErr w:type="spellEnd"/>
      <w:r w:rsidRPr="00DB25C4">
        <w:rPr>
          <w:rFonts w:eastAsia="Segoe UI" w:cstheme="minorHAnsi"/>
        </w:rPr>
        <w:t xml:space="preserve">, </w:t>
      </w:r>
      <w:proofErr w:type="spellStart"/>
      <w:r w:rsidRPr="00DB25C4">
        <w:rPr>
          <w:rFonts w:eastAsia="Segoe UI" w:cstheme="minorHAnsi"/>
        </w:rPr>
        <w:t>seperti</w:t>
      </w:r>
      <w:proofErr w:type="spellEnd"/>
      <w:r w:rsidRPr="00DB25C4">
        <w:rPr>
          <w:rFonts w:eastAsia="Segoe UI" w:cstheme="minorHAnsi"/>
        </w:rPr>
        <w:t xml:space="preserve"> </w:t>
      </w:r>
      <w:proofErr w:type="spellStart"/>
      <w:r w:rsidRPr="00DB25C4">
        <w:rPr>
          <w:rFonts w:eastAsia="Segoe UI" w:cstheme="minorHAnsi"/>
        </w:rPr>
        <w:t>sosialisasi</w:t>
      </w:r>
      <w:proofErr w:type="spellEnd"/>
      <w:r w:rsidRPr="00DB25C4">
        <w:rPr>
          <w:rFonts w:eastAsia="Segoe UI" w:cstheme="minorHAnsi"/>
        </w:rPr>
        <w:t xml:space="preserve"> yang </w:t>
      </w:r>
      <w:proofErr w:type="spellStart"/>
      <w:r w:rsidRPr="00DB25C4">
        <w:rPr>
          <w:rFonts w:eastAsia="Segoe UI" w:cstheme="minorHAnsi"/>
        </w:rPr>
        <w:t>lebih</w:t>
      </w:r>
      <w:proofErr w:type="spellEnd"/>
      <w:r w:rsidRPr="00DB25C4">
        <w:rPr>
          <w:rFonts w:eastAsia="Segoe UI" w:cstheme="minorHAnsi"/>
        </w:rPr>
        <w:t xml:space="preserve"> </w:t>
      </w:r>
      <w:proofErr w:type="spellStart"/>
      <w:r w:rsidRPr="00DB25C4">
        <w:rPr>
          <w:rFonts w:eastAsia="Segoe UI" w:cstheme="minorHAnsi"/>
        </w:rPr>
        <w:t>intensif</w:t>
      </w:r>
      <w:proofErr w:type="spellEnd"/>
      <w:r w:rsidRPr="00DB25C4">
        <w:rPr>
          <w:rFonts w:eastAsia="Segoe UI" w:cstheme="minorHAnsi"/>
        </w:rPr>
        <w:t xml:space="preserve"> dan </w:t>
      </w:r>
      <w:proofErr w:type="spellStart"/>
      <w:r w:rsidRPr="00DB25C4">
        <w:rPr>
          <w:rFonts w:eastAsia="Segoe UI" w:cstheme="minorHAnsi"/>
        </w:rPr>
        <w:t>terarah</w:t>
      </w:r>
      <w:proofErr w:type="spellEnd"/>
      <w:r w:rsidRPr="00DB25C4">
        <w:rPr>
          <w:rFonts w:eastAsia="Segoe UI" w:cstheme="minorHAnsi"/>
        </w:rPr>
        <w:t xml:space="preserve">, </w:t>
      </w:r>
      <w:proofErr w:type="spellStart"/>
      <w:r w:rsidRPr="00DB25C4">
        <w:rPr>
          <w:rFonts w:eastAsia="Segoe UI" w:cstheme="minorHAnsi"/>
        </w:rPr>
        <w:t>pembuatan</w:t>
      </w:r>
      <w:proofErr w:type="spellEnd"/>
      <w:r w:rsidRPr="00DB25C4">
        <w:rPr>
          <w:rFonts w:eastAsia="Segoe UI" w:cstheme="minorHAnsi"/>
        </w:rPr>
        <w:t xml:space="preserve"> </w:t>
      </w:r>
      <w:proofErr w:type="spellStart"/>
      <w:r w:rsidRPr="00DB25C4">
        <w:rPr>
          <w:rFonts w:eastAsia="Segoe UI" w:cstheme="minorHAnsi"/>
        </w:rPr>
        <w:t>panduan</w:t>
      </w:r>
      <w:proofErr w:type="spellEnd"/>
      <w:r w:rsidRPr="00DB25C4">
        <w:rPr>
          <w:rFonts w:eastAsia="Segoe UI" w:cstheme="minorHAnsi"/>
        </w:rPr>
        <w:t xml:space="preserve"> </w:t>
      </w:r>
      <w:proofErr w:type="spellStart"/>
      <w:r w:rsidRPr="00DB25C4">
        <w:rPr>
          <w:rFonts w:eastAsia="Segoe UI" w:cstheme="minorHAnsi"/>
        </w:rPr>
        <w:t>atau</w:t>
      </w:r>
      <w:proofErr w:type="spellEnd"/>
      <w:r w:rsidRPr="00DB25C4">
        <w:rPr>
          <w:rFonts w:eastAsia="Segoe UI" w:cstheme="minorHAnsi"/>
        </w:rPr>
        <w:t xml:space="preserve"> </w:t>
      </w:r>
      <w:proofErr w:type="spellStart"/>
      <w:r w:rsidRPr="00DB25C4">
        <w:rPr>
          <w:rFonts w:eastAsia="Segoe UI" w:cstheme="minorHAnsi"/>
        </w:rPr>
        <w:t>pedoman</w:t>
      </w:r>
      <w:proofErr w:type="spellEnd"/>
      <w:r w:rsidRPr="00DB25C4">
        <w:rPr>
          <w:rFonts w:eastAsia="Segoe UI" w:cstheme="minorHAnsi"/>
        </w:rPr>
        <w:t xml:space="preserve"> yang </w:t>
      </w:r>
      <w:proofErr w:type="spellStart"/>
      <w:r w:rsidRPr="00DB25C4">
        <w:rPr>
          <w:rFonts w:eastAsia="Segoe UI" w:cstheme="minorHAnsi"/>
        </w:rPr>
        <w:t>jelas</w:t>
      </w:r>
      <w:proofErr w:type="spellEnd"/>
      <w:r w:rsidRPr="00DB25C4">
        <w:rPr>
          <w:rFonts w:eastAsia="Segoe UI" w:cstheme="minorHAnsi"/>
        </w:rPr>
        <w:t xml:space="preserve">, </w:t>
      </w:r>
      <w:proofErr w:type="spellStart"/>
      <w:r w:rsidRPr="00DB25C4">
        <w:rPr>
          <w:rFonts w:eastAsia="Segoe UI" w:cstheme="minorHAnsi"/>
        </w:rPr>
        <w:t>serta</w:t>
      </w:r>
      <w:proofErr w:type="spellEnd"/>
      <w:r w:rsidRPr="00DB25C4">
        <w:rPr>
          <w:rFonts w:eastAsia="Segoe UI" w:cstheme="minorHAnsi"/>
        </w:rPr>
        <w:t xml:space="preserve"> </w:t>
      </w:r>
      <w:proofErr w:type="spellStart"/>
      <w:r w:rsidRPr="00DB25C4">
        <w:rPr>
          <w:rFonts w:eastAsia="Segoe UI" w:cstheme="minorHAnsi"/>
        </w:rPr>
        <w:t>pelaksanaan</w:t>
      </w:r>
      <w:proofErr w:type="spellEnd"/>
      <w:r w:rsidRPr="00DB25C4">
        <w:rPr>
          <w:rFonts w:eastAsia="Segoe UI" w:cstheme="minorHAnsi"/>
        </w:rPr>
        <w:t xml:space="preserve"> </w:t>
      </w:r>
      <w:proofErr w:type="spellStart"/>
      <w:r w:rsidRPr="00DB25C4">
        <w:rPr>
          <w:rFonts w:eastAsia="Segoe UI" w:cstheme="minorHAnsi"/>
        </w:rPr>
        <w:t>pelatihan</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keterampilan</w:t>
      </w:r>
      <w:proofErr w:type="spellEnd"/>
      <w:r w:rsidRPr="00DB25C4">
        <w:rPr>
          <w:rFonts w:eastAsia="Segoe UI" w:cstheme="minorHAnsi"/>
        </w:rPr>
        <w:t xml:space="preserve"> dan </w:t>
      </w:r>
      <w:proofErr w:type="spellStart"/>
      <w:r w:rsidRPr="00DB25C4">
        <w:rPr>
          <w:rFonts w:eastAsia="Segoe UI" w:cstheme="minorHAnsi"/>
        </w:rPr>
        <w:t>pengetahuan</w:t>
      </w:r>
      <w:proofErr w:type="spellEnd"/>
      <w:r w:rsidRPr="00DB25C4">
        <w:rPr>
          <w:rFonts w:eastAsia="Segoe UI" w:cstheme="minorHAnsi"/>
        </w:rPr>
        <w:t xml:space="preserve"> </w:t>
      </w:r>
      <w:proofErr w:type="spellStart"/>
      <w:r w:rsidRPr="00DB25C4">
        <w:rPr>
          <w:rFonts w:eastAsia="Segoe UI" w:cstheme="minorHAnsi"/>
        </w:rPr>
        <w:t>tentang</w:t>
      </w:r>
      <w:proofErr w:type="spellEnd"/>
      <w:r w:rsidRPr="00DB25C4">
        <w:rPr>
          <w:rFonts w:eastAsia="Segoe UI" w:cstheme="minorHAnsi"/>
        </w:rPr>
        <w:t xml:space="preserve"> program-program </w:t>
      </w:r>
      <w:proofErr w:type="spellStart"/>
      <w:r w:rsidRPr="00DB25C4">
        <w:rPr>
          <w:rFonts w:eastAsia="Segoe UI" w:cstheme="minorHAnsi"/>
        </w:rPr>
        <w:t>penjaminan</w:t>
      </w:r>
      <w:proofErr w:type="spellEnd"/>
      <w:r w:rsidRPr="00DB25C4">
        <w:rPr>
          <w:rFonts w:eastAsia="Segoe UI" w:cstheme="minorHAnsi"/>
        </w:rPr>
        <w:t xml:space="preserve"> </w:t>
      </w:r>
      <w:proofErr w:type="spellStart"/>
      <w:r w:rsidRPr="00DB25C4">
        <w:rPr>
          <w:rFonts w:eastAsia="Segoe UI" w:cstheme="minorHAnsi"/>
        </w:rPr>
        <w:t>mutu</w:t>
      </w:r>
      <w:proofErr w:type="spellEnd"/>
      <w:r w:rsidRPr="00DB25C4">
        <w:rPr>
          <w:rFonts w:eastAsia="Segoe UI" w:cstheme="minorHAnsi"/>
        </w:rPr>
        <w:t xml:space="preserve">. </w:t>
      </w:r>
      <w:proofErr w:type="spellStart"/>
      <w:r w:rsidRPr="00DB25C4">
        <w:rPr>
          <w:rFonts w:eastAsia="Segoe UI" w:cstheme="minorHAnsi"/>
        </w:rPr>
        <w:t>Selain</w:t>
      </w:r>
      <w:proofErr w:type="spellEnd"/>
      <w:r w:rsidRPr="00DB25C4">
        <w:rPr>
          <w:rFonts w:eastAsia="Segoe UI" w:cstheme="minorHAnsi"/>
        </w:rPr>
        <w:t xml:space="preserve"> </w:t>
      </w:r>
      <w:proofErr w:type="spellStart"/>
      <w:r w:rsidRPr="00DB25C4">
        <w:rPr>
          <w:rFonts w:eastAsia="Segoe UI" w:cstheme="minorHAnsi"/>
        </w:rPr>
        <w:t>itu</w:t>
      </w:r>
      <w:proofErr w:type="spellEnd"/>
      <w:r w:rsidRPr="00DB25C4">
        <w:rPr>
          <w:rFonts w:eastAsia="Segoe UI" w:cstheme="minorHAnsi"/>
        </w:rPr>
        <w:t xml:space="preserve">, </w:t>
      </w:r>
      <w:proofErr w:type="spellStart"/>
      <w:r w:rsidRPr="00DB25C4">
        <w:rPr>
          <w:rFonts w:eastAsia="Segoe UI" w:cstheme="minorHAnsi"/>
        </w:rPr>
        <w:t>perlu</w:t>
      </w:r>
      <w:proofErr w:type="spellEnd"/>
      <w:r w:rsidRPr="00DB25C4">
        <w:rPr>
          <w:rFonts w:eastAsia="Segoe UI" w:cstheme="minorHAnsi"/>
        </w:rPr>
        <w:t xml:space="preserve"> </w:t>
      </w:r>
      <w:proofErr w:type="spellStart"/>
      <w:r w:rsidRPr="00DB25C4">
        <w:rPr>
          <w:rFonts w:eastAsia="Segoe UI" w:cstheme="minorHAnsi"/>
        </w:rPr>
        <w:t>dilakukan</w:t>
      </w:r>
      <w:proofErr w:type="spellEnd"/>
      <w:r w:rsidRPr="00DB25C4">
        <w:rPr>
          <w:rFonts w:eastAsia="Segoe UI" w:cstheme="minorHAnsi"/>
        </w:rPr>
        <w:t xml:space="preserve"> </w:t>
      </w:r>
      <w:proofErr w:type="spellStart"/>
      <w:r w:rsidRPr="00DB25C4">
        <w:rPr>
          <w:rFonts w:eastAsia="Segoe UI" w:cstheme="minorHAnsi"/>
        </w:rPr>
        <w:t>evaluasi</w:t>
      </w:r>
      <w:proofErr w:type="spellEnd"/>
      <w:r w:rsidRPr="00DB25C4">
        <w:rPr>
          <w:rFonts w:eastAsia="Segoe UI" w:cstheme="minorHAnsi"/>
        </w:rPr>
        <w:t xml:space="preserve"> </w:t>
      </w:r>
      <w:proofErr w:type="spellStart"/>
      <w:r w:rsidRPr="00DB25C4">
        <w:rPr>
          <w:rFonts w:eastAsia="Segoe UI" w:cstheme="minorHAnsi"/>
        </w:rPr>
        <w:t>secara</w:t>
      </w:r>
      <w:proofErr w:type="spellEnd"/>
      <w:r w:rsidRPr="00DB25C4">
        <w:rPr>
          <w:rFonts w:eastAsia="Segoe UI" w:cstheme="minorHAnsi"/>
        </w:rPr>
        <w:t xml:space="preserve"> </w:t>
      </w:r>
      <w:proofErr w:type="spellStart"/>
      <w:r w:rsidRPr="00DB25C4">
        <w:rPr>
          <w:rFonts w:eastAsia="Segoe UI" w:cstheme="minorHAnsi"/>
        </w:rPr>
        <w:t>berkala</w:t>
      </w:r>
      <w:proofErr w:type="spellEnd"/>
      <w:r w:rsidRPr="00DB25C4">
        <w:rPr>
          <w:rFonts w:eastAsia="Segoe UI" w:cstheme="minorHAnsi"/>
        </w:rPr>
        <w:t xml:space="preserve"> </w:t>
      </w:r>
      <w:proofErr w:type="spellStart"/>
      <w:r w:rsidRPr="00DB25C4">
        <w:rPr>
          <w:rFonts w:eastAsia="Segoe UI" w:cstheme="minorHAnsi"/>
        </w:rPr>
        <w:t>terhadap</w:t>
      </w:r>
      <w:proofErr w:type="spellEnd"/>
      <w:r w:rsidRPr="00DB25C4">
        <w:rPr>
          <w:rFonts w:eastAsia="Segoe UI" w:cstheme="minorHAnsi"/>
        </w:rPr>
        <w:t xml:space="preserve"> program-program </w:t>
      </w:r>
      <w:proofErr w:type="spellStart"/>
      <w:r w:rsidRPr="00DB25C4">
        <w:rPr>
          <w:rFonts w:eastAsia="Segoe UI" w:cstheme="minorHAnsi"/>
        </w:rPr>
        <w:t>penjaminan</w:t>
      </w:r>
      <w:proofErr w:type="spellEnd"/>
      <w:r w:rsidRPr="00DB25C4">
        <w:rPr>
          <w:rFonts w:eastAsia="Segoe UI" w:cstheme="minorHAnsi"/>
        </w:rPr>
        <w:t xml:space="preserve"> </w:t>
      </w:r>
      <w:proofErr w:type="spellStart"/>
      <w:r w:rsidRPr="00DB25C4">
        <w:rPr>
          <w:rFonts w:eastAsia="Segoe UI" w:cstheme="minorHAnsi"/>
        </w:rPr>
        <w:t>mutu</w:t>
      </w:r>
      <w:proofErr w:type="spellEnd"/>
      <w:r w:rsidRPr="00DB25C4">
        <w:rPr>
          <w:rFonts w:eastAsia="Segoe UI" w:cstheme="minorHAnsi"/>
        </w:rPr>
        <w:t xml:space="preserve"> yang </w:t>
      </w:r>
      <w:proofErr w:type="spellStart"/>
      <w:r w:rsidRPr="00DB25C4">
        <w:rPr>
          <w:rFonts w:eastAsia="Segoe UI" w:cstheme="minorHAnsi"/>
        </w:rPr>
        <w:t>ada</w:t>
      </w:r>
      <w:proofErr w:type="spellEnd"/>
      <w:r w:rsidRPr="00DB25C4">
        <w:rPr>
          <w:rFonts w:eastAsia="Segoe UI" w:cstheme="minorHAnsi"/>
        </w:rPr>
        <w:t xml:space="preserve">, </w:t>
      </w:r>
      <w:proofErr w:type="spellStart"/>
      <w:r w:rsidRPr="00DB25C4">
        <w:rPr>
          <w:rFonts w:eastAsia="Segoe UI" w:cstheme="minorHAnsi"/>
        </w:rPr>
        <w:t>sehingga</w:t>
      </w:r>
      <w:proofErr w:type="spellEnd"/>
      <w:r w:rsidRPr="00DB25C4">
        <w:rPr>
          <w:rFonts w:eastAsia="Segoe UI" w:cstheme="minorHAnsi"/>
        </w:rPr>
        <w:t xml:space="preserve">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diketahui</w:t>
      </w:r>
      <w:proofErr w:type="spellEnd"/>
      <w:r w:rsidRPr="00DB25C4">
        <w:rPr>
          <w:rFonts w:eastAsia="Segoe UI" w:cstheme="minorHAnsi"/>
        </w:rPr>
        <w:t xml:space="preserve"> </w:t>
      </w:r>
      <w:proofErr w:type="spellStart"/>
      <w:r w:rsidRPr="00DB25C4">
        <w:rPr>
          <w:rFonts w:eastAsia="Segoe UI" w:cstheme="minorHAnsi"/>
        </w:rPr>
        <w:t>sejauh</w:t>
      </w:r>
      <w:proofErr w:type="spellEnd"/>
      <w:r w:rsidRPr="00DB25C4">
        <w:rPr>
          <w:rFonts w:eastAsia="Segoe UI" w:cstheme="minorHAnsi"/>
        </w:rPr>
        <w:t xml:space="preserve"> mana program </w:t>
      </w:r>
      <w:proofErr w:type="spellStart"/>
      <w:r w:rsidRPr="00DB25C4">
        <w:rPr>
          <w:rFonts w:eastAsia="Segoe UI" w:cstheme="minorHAnsi"/>
        </w:rPr>
        <w:t>tersebut</w:t>
      </w:r>
      <w:proofErr w:type="spellEnd"/>
      <w:r w:rsidRPr="00DB25C4">
        <w:rPr>
          <w:rFonts w:eastAsia="Segoe UI" w:cstheme="minorHAnsi"/>
        </w:rPr>
        <w:t xml:space="preserve"> </w:t>
      </w:r>
      <w:proofErr w:type="spellStart"/>
      <w:r w:rsidRPr="00DB25C4">
        <w:rPr>
          <w:rFonts w:eastAsia="Segoe UI" w:cstheme="minorHAnsi"/>
        </w:rPr>
        <w:t>telah</w:t>
      </w:r>
      <w:proofErr w:type="spellEnd"/>
      <w:r w:rsidRPr="00DB25C4">
        <w:rPr>
          <w:rFonts w:eastAsia="Segoe UI" w:cstheme="minorHAnsi"/>
        </w:rPr>
        <w:t xml:space="preserve"> </w:t>
      </w:r>
      <w:proofErr w:type="spellStart"/>
      <w:r w:rsidRPr="00DB25C4">
        <w:rPr>
          <w:rFonts w:eastAsia="Segoe UI" w:cstheme="minorHAnsi"/>
        </w:rPr>
        <w:t>berjalan</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baik</w:t>
      </w:r>
      <w:proofErr w:type="spellEnd"/>
      <w:r w:rsidRPr="00DB25C4">
        <w:rPr>
          <w:rFonts w:eastAsia="Segoe UI" w:cstheme="minorHAnsi"/>
        </w:rPr>
        <w:t xml:space="preserve"> dan </w:t>
      </w:r>
      <w:proofErr w:type="spellStart"/>
      <w:r w:rsidRPr="00DB25C4">
        <w:rPr>
          <w:rFonts w:eastAsia="Segoe UI" w:cstheme="minorHAnsi"/>
        </w:rPr>
        <w:t>memberikan</w:t>
      </w:r>
      <w:proofErr w:type="spellEnd"/>
      <w:r w:rsidRPr="00DB25C4">
        <w:rPr>
          <w:rFonts w:eastAsia="Segoe UI" w:cstheme="minorHAnsi"/>
        </w:rPr>
        <w:t xml:space="preserve"> </w:t>
      </w:r>
      <w:proofErr w:type="spellStart"/>
      <w:r w:rsidRPr="00DB25C4">
        <w:rPr>
          <w:rFonts w:eastAsia="Segoe UI" w:cstheme="minorHAnsi"/>
        </w:rPr>
        <w:t>manfaat</w:t>
      </w:r>
      <w:proofErr w:type="spellEnd"/>
      <w:r w:rsidRPr="00DB25C4">
        <w:rPr>
          <w:rFonts w:eastAsia="Segoe UI" w:cstheme="minorHAnsi"/>
        </w:rPr>
        <w:t xml:space="preserve"> yang </w:t>
      </w:r>
      <w:proofErr w:type="spellStart"/>
      <w:r w:rsidRPr="00DB25C4">
        <w:rPr>
          <w:rFonts w:eastAsia="Segoe UI" w:cstheme="minorHAnsi"/>
        </w:rPr>
        <w:t>maksimal</w:t>
      </w:r>
      <w:proofErr w:type="spellEnd"/>
      <w:r w:rsidRPr="00DB25C4">
        <w:rPr>
          <w:rFonts w:eastAsia="Segoe UI" w:cstheme="minorHAnsi"/>
        </w:rPr>
        <w:t xml:space="preserve"> </w:t>
      </w:r>
      <w:proofErr w:type="spellStart"/>
      <w:r w:rsidRPr="00DB25C4">
        <w:rPr>
          <w:rFonts w:eastAsia="Segoe UI" w:cstheme="minorHAnsi"/>
        </w:rPr>
        <w:t>bagi</w:t>
      </w:r>
      <w:proofErr w:type="spellEnd"/>
      <w:r w:rsidRPr="00DB25C4">
        <w:rPr>
          <w:rFonts w:eastAsia="Segoe UI" w:cstheme="minorHAnsi"/>
        </w:rPr>
        <w:t xml:space="preserve"> </w:t>
      </w:r>
      <w:proofErr w:type="spellStart"/>
      <w:r w:rsidRPr="00DB25C4">
        <w:rPr>
          <w:rFonts w:eastAsia="Segoe UI" w:cstheme="minorHAnsi"/>
        </w:rPr>
        <w:t>pengembangan</w:t>
      </w:r>
      <w:proofErr w:type="spellEnd"/>
      <w:r w:rsidRPr="00DB25C4">
        <w:rPr>
          <w:rFonts w:eastAsia="Segoe UI" w:cstheme="minorHAnsi"/>
        </w:rPr>
        <w:t xml:space="preserve"> UPPS dan PS.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evaluasi</w:t>
      </w:r>
      <w:proofErr w:type="spellEnd"/>
      <w:r w:rsidRPr="00DB25C4">
        <w:rPr>
          <w:rFonts w:eastAsia="Segoe UI" w:cstheme="minorHAnsi"/>
        </w:rPr>
        <w:t xml:space="preserve"> yang </w:t>
      </w:r>
      <w:proofErr w:type="spellStart"/>
      <w:r w:rsidRPr="00DB25C4">
        <w:rPr>
          <w:rFonts w:eastAsia="Segoe UI" w:cstheme="minorHAnsi"/>
        </w:rPr>
        <w:t>dilakukan</w:t>
      </w:r>
      <w:proofErr w:type="spellEnd"/>
      <w:r w:rsidRPr="00DB25C4">
        <w:rPr>
          <w:rFonts w:eastAsia="Segoe UI" w:cstheme="minorHAnsi"/>
        </w:rPr>
        <w:t xml:space="preserve"> </w:t>
      </w:r>
      <w:proofErr w:type="spellStart"/>
      <w:r w:rsidRPr="00DB25C4">
        <w:rPr>
          <w:rFonts w:eastAsia="Segoe UI" w:cstheme="minorHAnsi"/>
        </w:rPr>
        <w:t>secara</w:t>
      </w:r>
      <w:proofErr w:type="spellEnd"/>
      <w:r w:rsidRPr="00DB25C4">
        <w:rPr>
          <w:rFonts w:eastAsia="Segoe UI" w:cstheme="minorHAnsi"/>
        </w:rPr>
        <w:t xml:space="preserve"> </w:t>
      </w:r>
      <w:proofErr w:type="spellStart"/>
      <w:r w:rsidRPr="00DB25C4">
        <w:rPr>
          <w:rFonts w:eastAsia="Segoe UI" w:cstheme="minorHAnsi"/>
        </w:rPr>
        <w:t>berkala</w:t>
      </w:r>
      <w:proofErr w:type="spellEnd"/>
      <w:r w:rsidRPr="00DB25C4">
        <w:rPr>
          <w:rFonts w:eastAsia="Segoe UI" w:cstheme="minorHAnsi"/>
        </w:rPr>
        <w:t xml:space="preserve">, </w:t>
      </w:r>
      <w:proofErr w:type="spellStart"/>
      <w:r w:rsidRPr="00DB25C4">
        <w:rPr>
          <w:rFonts w:eastAsia="Segoe UI" w:cstheme="minorHAnsi"/>
        </w:rPr>
        <w:t>maka</w:t>
      </w:r>
      <w:proofErr w:type="spellEnd"/>
      <w:r w:rsidRPr="00DB25C4">
        <w:rPr>
          <w:rFonts w:eastAsia="Segoe UI" w:cstheme="minorHAnsi"/>
        </w:rPr>
        <w:t xml:space="preserve"> </w:t>
      </w:r>
      <w:proofErr w:type="spellStart"/>
      <w:r w:rsidRPr="00DB25C4">
        <w:rPr>
          <w:rFonts w:eastAsia="Segoe UI" w:cstheme="minorHAnsi"/>
        </w:rPr>
        <w:t>perbaikan</w:t>
      </w:r>
      <w:proofErr w:type="spellEnd"/>
      <w:r w:rsidRPr="00DB25C4">
        <w:rPr>
          <w:rFonts w:eastAsia="Segoe UI" w:cstheme="minorHAnsi"/>
        </w:rPr>
        <w:t xml:space="preserve"> dan </w:t>
      </w:r>
      <w:proofErr w:type="spellStart"/>
      <w:r w:rsidRPr="00DB25C4">
        <w:rPr>
          <w:rFonts w:eastAsia="Segoe UI" w:cstheme="minorHAnsi"/>
        </w:rPr>
        <w:t>pengembangan</w:t>
      </w:r>
      <w:proofErr w:type="spellEnd"/>
      <w:r w:rsidRPr="00DB25C4">
        <w:rPr>
          <w:rFonts w:eastAsia="Segoe UI" w:cstheme="minorHAnsi"/>
        </w:rPr>
        <w:t xml:space="preserve"> program-program </w:t>
      </w:r>
      <w:proofErr w:type="spellStart"/>
      <w:r w:rsidRPr="00DB25C4">
        <w:rPr>
          <w:rFonts w:eastAsia="Segoe UI" w:cstheme="minorHAnsi"/>
        </w:rPr>
        <w:t>penjaminan</w:t>
      </w:r>
      <w:proofErr w:type="spellEnd"/>
      <w:r w:rsidRPr="00DB25C4">
        <w:rPr>
          <w:rFonts w:eastAsia="Segoe UI" w:cstheme="minorHAnsi"/>
        </w:rPr>
        <w:t xml:space="preserve"> </w:t>
      </w:r>
      <w:proofErr w:type="spellStart"/>
      <w:r w:rsidRPr="00DB25C4">
        <w:rPr>
          <w:rFonts w:eastAsia="Segoe UI" w:cstheme="minorHAnsi"/>
        </w:rPr>
        <w:t>mutu</w:t>
      </w:r>
      <w:proofErr w:type="spellEnd"/>
      <w:r w:rsidRPr="00DB25C4">
        <w:rPr>
          <w:rFonts w:eastAsia="Segoe UI" w:cstheme="minorHAnsi"/>
        </w:rPr>
        <w:t xml:space="preserve">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dilakukan</w:t>
      </w:r>
      <w:proofErr w:type="spellEnd"/>
      <w:r w:rsidRPr="00DB25C4">
        <w:rPr>
          <w:rFonts w:eastAsia="Segoe UI" w:cstheme="minorHAnsi"/>
        </w:rPr>
        <w:t xml:space="preserve"> </w:t>
      </w:r>
      <w:proofErr w:type="spellStart"/>
      <w:r w:rsidRPr="00DB25C4">
        <w:rPr>
          <w:rFonts w:eastAsia="Segoe UI" w:cstheme="minorHAnsi"/>
        </w:rPr>
        <w:t>secara</w:t>
      </w:r>
      <w:proofErr w:type="spellEnd"/>
      <w:r w:rsidRPr="00DB25C4">
        <w:rPr>
          <w:rFonts w:eastAsia="Segoe UI" w:cstheme="minorHAnsi"/>
        </w:rPr>
        <w:t xml:space="preserve"> </w:t>
      </w:r>
      <w:proofErr w:type="spellStart"/>
      <w:r w:rsidRPr="00DB25C4">
        <w:rPr>
          <w:rFonts w:eastAsia="Segoe UI" w:cstheme="minorHAnsi"/>
        </w:rPr>
        <w:t>tepat</w:t>
      </w:r>
      <w:proofErr w:type="spellEnd"/>
      <w:r w:rsidRPr="00DB25C4">
        <w:rPr>
          <w:rFonts w:eastAsia="Segoe UI" w:cstheme="minorHAnsi"/>
        </w:rPr>
        <w:t xml:space="preserve"> </w:t>
      </w:r>
      <w:proofErr w:type="spellStart"/>
      <w:r w:rsidRPr="00DB25C4">
        <w:rPr>
          <w:rFonts w:eastAsia="Segoe UI" w:cstheme="minorHAnsi"/>
        </w:rPr>
        <w:t>waktu</w:t>
      </w:r>
      <w:proofErr w:type="spellEnd"/>
      <w:r w:rsidRPr="00DB25C4">
        <w:rPr>
          <w:rFonts w:eastAsia="Segoe UI" w:cstheme="minorHAnsi"/>
        </w:rPr>
        <w:t xml:space="preserve"> dan </w:t>
      </w:r>
      <w:proofErr w:type="spellStart"/>
      <w:r w:rsidRPr="00DB25C4">
        <w:rPr>
          <w:rFonts w:eastAsia="Segoe UI" w:cstheme="minorHAnsi"/>
        </w:rPr>
        <w:t>efektif</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demikian</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w:t>
      </w:r>
      <w:proofErr w:type="spellStart"/>
      <w:r w:rsidRPr="00DB25C4">
        <w:rPr>
          <w:rFonts w:eastAsia="Segoe UI" w:cstheme="minorHAnsi"/>
        </w:rPr>
        <w:t>pendidikan</w:t>
      </w:r>
      <w:proofErr w:type="spellEnd"/>
      <w:r w:rsidRPr="00DB25C4">
        <w:rPr>
          <w:rFonts w:eastAsia="Segoe UI" w:cstheme="minorHAnsi"/>
        </w:rPr>
        <w:t xml:space="preserve"> yang </w:t>
      </w:r>
      <w:proofErr w:type="spellStart"/>
      <w:r w:rsidRPr="00DB25C4">
        <w:rPr>
          <w:rFonts w:eastAsia="Segoe UI" w:cstheme="minorHAnsi"/>
        </w:rPr>
        <w:t>dihasilkan</w:t>
      </w:r>
      <w:proofErr w:type="spellEnd"/>
      <w:r w:rsidRPr="00DB25C4">
        <w:rPr>
          <w:rFonts w:eastAsia="Segoe UI" w:cstheme="minorHAnsi"/>
        </w:rPr>
        <w:t xml:space="preserve"> oleh UPPS dan PS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terus</w:t>
      </w:r>
      <w:proofErr w:type="spellEnd"/>
      <w:r w:rsidRPr="00DB25C4">
        <w:rPr>
          <w:rFonts w:eastAsia="Segoe UI" w:cstheme="minorHAnsi"/>
        </w:rPr>
        <w:t xml:space="preserve"> </w:t>
      </w:r>
      <w:proofErr w:type="spellStart"/>
      <w:r w:rsidRPr="00DB25C4">
        <w:rPr>
          <w:rFonts w:eastAsia="Segoe UI" w:cstheme="minorHAnsi"/>
        </w:rPr>
        <w:t>ditingkatkan</w:t>
      </w:r>
      <w:proofErr w:type="spellEnd"/>
      <w:r w:rsidRPr="00DB25C4">
        <w:rPr>
          <w:rFonts w:eastAsia="Segoe UI" w:cstheme="minorHAnsi"/>
        </w:rPr>
        <w:t xml:space="preserve"> dan </w:t>
      </w:r>
      <w:proofErr w:type="spellStart"/>
      <w:r w:rsidRPr="00DB25C4">
        <w:rPr>
          <w:rFonts w:eastAsia="Segoe UI" w:cstheme="minorHAnsi"/>
        </w:rPr>
        <w:t>memberikan</w:t>
      </w:r>
      <w:proofErr w:type="spellEnd"/>
      <w:r w:rsidRPr="00DB25C4">
        <w:rPr>
          <w:rFonts w:eastAsia="Segoe UI" w:cstheme="minorHAnsi"/>
        </w:rPr>
        <w:t xml:space="preserve"> </w:t>
      </w:r>
      <w:proofErr w:type="spellStart"/>
      <w:r w:rsidRPr="00DB25C4">
        <w:rPr>
          <w:rFonts w:eastAsia="Segoe UI" w:cstheme="minorHAnsi"/>
        </w:rPr>
        <w:t>dampak</w:t>
      </w:r>
      <w:proofErr w:type="spellEnd"/>
      <w:r w:rsidRPr="00DB25C4">
        <w:rPr>
          <w:rFonts w:eastAsia="Segoe UI" w:cstheme="minorHAnsi"/>
        </w:rPr>
        <w:t xml:space="preserve"> </w:t>
      </w:r>
      <w:proofErr w:type="spellStart"/>
      <w:r w:rsidRPr="00DB25C4">
        <w:rPr>
          <w:rFonts w:eastAsia="Segoe UI" w:cstheme="minorHAnsi"/>
        </w:rPr>
        <w:t>positif</w:t>
      </w:r>
      <w:proofErr w:type="spellEnd"/>
      <w:r w:rsidRPr="00DB25C4">
        <w:rPr>
          <w:rFonts w:eastAsia="Segoe UI" w:cstheme="minorHAnsi"/>
        </w:rPr>
        <w:t xml:space="preserve"> </w:t>
      </w:r>
      <w:proofErr w:type="spellStart"/>
      <w:r w:rsidRPr="00DB25C4">
        <w:rPr>
          <w:rFonts w:eastAsia="Segoe UI" w:cstheme="minorHAnsi"/>
        </w:rPr>
        <w:t>bagi</w:t>
      </w:r>
      <w:proofErr w:type="spellEnd"/>
      <w:r w:rsidRPr="00DB25C4">
        <w:rPr>
          <w:rFonts w:eastAsia="Segoe UI" w:cstheme="minorHAnsi"/>
        </w:rPr>
        <w:t xml:space="preserve"> </w:t>
      </w:r>
      <w:proofErr w:type="spellStart"/>
      <w:r w:rsidRPr="00DB25C4">
        <w:rPr>
          <w:rFonts w:eastAsia="Segoe UI" w:cstheme="minorHAnsi"/>
        </w:rPr>
        <w:t>pengembangan</w:t>
      </w:r>
      <w:proofErr w:type="spellEnd"/>
      <w:r w:rsidRPr="00DB25C4">
        <w:rPr>
          <w:rFonts w:eastAsia="Segoe UI" w:cstheme="minorHAnsi"/>
        </w:rPr>
        <w:t xml:space="preserve"> </w:t>
      </w:r>
      <w:proofErr w:type="spellStart"/>
      <w:r w:rsidRPr="00DB25C4">
        <w:rPr>
          <w:rFonts w:eastAsia="Segoe UI" w:cstheme="minorHAnsi"/>
        </w:rPr>
        <w:t>masyarakat</w:t>
      </w:r>
      <w:proofErr w:type="spellEnd"/>
    </w:p>
    <w:p w14:paraId="7CE6EAA6" w14:textId="77777777" w:rsidR="00EE2EA9" w:rsidRPr="00DB25C4" w:rsidRDefault="00EE2EA9" w:rsidP="00687314">
      <w:pPr>
        <w:spacing w:after="0" w:line="240" w:lineRule="auto"/>
        <w:jc w:val="both"/>
        <w:rPr>
          <w:rFonts w:eastAsia="Segoe UI" w:cstheme="minorHAnsi"/>
        </w:rPr>
      </w:pPr>
    </w:p>
    <w:p w14:paraId="41C4E009" w14:textId="77777777" w:rsidR="00EE2EA9" w:rsidRPr="00DB25C4" w:rsidRDefault="00EE2EA9" w:rsidP="00687314">
      <w:pPr>
        <w:spacing w:after="0" w:line="240" w:lineRule="auto"/>
        <w:jc w:val="both"/>
        <w:rPr>
          <w:rFonts w:cstheme="minorHAnsi"/>
        </w:rPr>
      </w:pPr>
      <w:r w:rsidRPr="00DB25C4">
        <w:rPr>
          <w:rFonts w:cstheme="minorHAnsi"/>
          <w:noProof/>
          <w:color w:val="2B579A"/>
          <w:shd w:val="clear" w:color="auto" w:fill="E6E6E6"/>
        </w:rPr>
        <w:lastRenderedPageBreak/>
        <w:drawing>
          <wp:inline distT="0" distB="0" distL="0" distR="0" wp14:anchorId="5814DF4E" wp14:editId="33C79A71">
            <wp:extent cx="4572000" cy="1990725"/>
            <wp:effectExtent l="0" t="0" r="0" b="0"/>
            <wp:docPr id="648916734" name="Picture 64891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4572000" cy="1990725"/>
                    </a:xfrm>
                    <a:prstGeom prst="rect">
                      <a:avLst/>
                    </a:prstGeom>
                  </pic:spPr>
                </pic:pic>
              </a:graphicData>
            </a:graphic>
          </wp:inline>
        </w:drawing>
      </w:r>
    </w:p>
    <w:p w14:paraId="38D38B51" w14:textId="77777777" w:rsidR="00EE2EA9" w:rsidRPr="00DB25C4" w:rsidRDefault="00EE2EA9" w:rsidP="00687314">
      <w:pPr>
        <w:spacing w:after="0" w:line="240" w:lineRule="auto"/>
        <w:jc w:val="both"/>
        <w:rPr>
          <w:rFonts w:cstheme="minorHAnsi"/>
        </w:rPr>
      </w:pPr>
    </w:p>
    <w:p w14:paraId="2694784C" w14:textId="77777777" w:rsidR="00EE2EA9" w:rsidRPr="00DB25C4" w:rsidRDefault="00EE2EA9" w:rsidP="00687314">
      <w:pPr>
        <w:spacing w:after="0" w:line="240" w:lineRule="auto"/>
        <w:jc w:val="both"/>
        <w:rPr>
          <w:rFonts w:cstheme="minorHAnsi"/>
        </w:rPr>
      </w:pPr>
    </w:p>
    <w:p w14:paraId="28D7B53B" w14:textId="77777777" w:rsidR="00EE2EA9" w:rsidRPr="00DB25C4" w:rsidRDefault="00EE2EA9" w:rsidP="00687314">
      <w:pPr>
        <w:spacing w:after="0" w:line="240" w:lineRule="auto"/>
        <w:jc w:val="both"/>
        <w:rPr>
          <w:rFonts w:cstheme="minorHAnsi"/>
        </w:rPr>
      </w:pPr>
      <w:proofErr w:type="spellStart"/>
      <w:r w:rsidRPr="00DB25C4">
        <w:rPr>
          <w:rFonts w:eastAsia="Calibri" w:cstheme="minorHAnsi"/>
        </w:rPr>
        <w:t>Demikian</w:t>
      </w:r>
      <w:proofErr w:type="spellEnd"/>
      <w:r w:rsidRPr="00DB25C4">
        <w:rPr>
          <w:rFonts w:eastAsia="Calibri" w:cstheme="minorHAnsi"/>
        </w:rPr>
        <w:t xml:space="preserve"> juga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sejauhmana</w:t>
      </w:r>
      <w:proofErr w:type="spellEnd"/>
      <w:r w:rsidRPr="00DB25C4">
        <w:rPr>
          <w:rFonts w:eastAsia="Calibri" w:cstheme="minorHAnsi"/>
        </w:rPr>
        <w:t xml:space="preserve"> program-program LPM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memberikan</w:t>
      </w:r>
      <w:proofErr w:type="spellEnd"/>
      <w:r w:rsidRPr="00DB25C4">
        <w:rPr>
          <w:rFonts w:eastAsia="Calibri" w:cstheme="minorHAnsi"/>
        </w:rPr>
        <w:t xml:space="preserve"> </w:t>
      </w:r>
      <w:proofErr w:type="spellStart"/>
      <w:r w:rsidRPr="00DB25C4">
        <w:rPr>
          <w:rFonts w:eastAsia="Calibri" w:cstheme="minorHAnsi"/>
        </w:rPr>
        <w:t>manfaat</w:t>
      </w:r>
      <w:proofErr w:type="spellEnd"/>
      <w:r w:rsidRPr="00DB25C4">
        <w:rPr>
          <w:rFonts w:eastAsia="Calibri" w:cstheme="minorHAnsi"/>
        </w:rPr>
        <w:t xml:space="preserve"> </w:t>
      </w:r>
      <w:proofErr w:type="spellStart"/>
      <w:r w:rsidRPr="00DB25C4">
        <w:rPr>
          <w:rFonts w:eastAsia="Calibri" w:cstheme="minorHAnsi"/>
        </w:rPr>
        <w:t>bagi</w:t>
      </w:r>
      <w:proofErr w:type="spellEnd"/>
      <w:r w:rsidRPr="00DB25C4">
        <w:rPr>
          <w:rFonts w:eastAsia="Calibri" w:cstheme="minorHAnsi"/>
        </w:rPr>
        <w:t xml:space="preserve"> </w:t>
      </w:r>
      <w:proofErr w:type="spellStart"/>
      <w:r w:rsidRPr="00DB25C4">
        <w:rPr>
          <w:rFonts w:eastAsia="Calibri" w:cstheme="minorHAnsi"/>
        </w:rPr>
        <w:t>pengembangan</w:t>
      </w:r>
      <w:proofErr w:type="spellEnd"/>
      <w:r w:rsidRPr="00DB25C4">
        <w:rPr>
          <w:rFonts w:eastAsia="Calibri" w:cstheme="minorHAnsi"/>
        </w:rPr>
        <w:t xml:space="preserve"> UPPS dan PS dan unit-unit </w:t>
      </w:r>
      <w:proofErr w:type="spellStart"/>
      <w:r w:rsidRPr="00DB25C4">
        <w:rPr>
          <w:rFonts w:eastAsia="Calibri" w:cstheme="minorHAnsi"/>
        </w:rPr>
        <w:t>terkait</w:t>
      </w:r>
      <w:proofErr w:type="spellEnd"/>
      <w:r w:rsidRPr="00DB25C4">
        <w:rPr>
          <w:rFonts w:eastAsia="Calibri" w:cstheme="minorHAnsi"/>
        </w:rPr>
        <w:t xml:space="preserve">. Dari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ditemukan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53,8% </w:t>
      </w:r>
      <w:proofErr w:type="spellStart"/>
      <w:r w:rsidRPr="00DB25C4">
        <w:rPr>
          <w:rFonts w:eastAsia="Calibri" w:cstheme="minorHAnsi"/>
        </w:rPr>
        <w:t>mengatakan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mereka</w:t>
      </w:r>
      <w:proofErr w:type="spellEnd"/>
      <w:r w:rsidRPr="00DB25C4">
        <w:rPr>
          <w:rFonts w:eastAsia="Calibri" w:cstheme="minorHAnsi"/>
        </w:rPr>
        <w:t xml:space="preserve"> </w:t>
      </w:r>
      <w:proofErr w:type="spellStart"/>
      <w:r w:rsidRPr="00DB25C4">
        <w:rPr>
          <w:rFonts w:eastAsia="Calibri" w:cstheme="minorHAnsi"/>
        </w:rPr>
        <w:t>setuju</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program-program LPM&gt;. </w:t>
      </w:r>
      <w:proofErr w:type="spellStart"/>
      <w:r w:rsidRPr="00DB25C4">
        <w:rPr>
          <w:rFonts w:eastAsia="Calibri" w:cstheme="minorHAnsi"/>
        </w:rPr>
        <w:t>Sementara</w:t>
      </w:r>
      <w:proofErr w:type="spellEnd"/>
      <w:r w:rsidRPr="00DB25C4">
        <w:rPr>
          <w:rFonts w:eastAsia="Calibri" w:cstheme="minorHAnsi"/>
        </w:rPr>
        <w:t xml:space="preserve"> </w:t>
      </w:r>
      <w:proofErr w:type="spellStart"/>
      <w:r w:rsidRPr="00DB25C4">
        <w:rPr>
          <w:rFonts w:eastAsia="Calibri" w:cstheme="minorHAnsi"/>
        </w:rPr>
        <w:t>itu</w:t>
      </w:r>
      <w:proofErr w:type="spellEnd"/>
      <w:r w:rsidRPr="00DB25C4">
        <w:rPr>
          <w:rFonts w:eastAsia="Calibri" w:cstheme="minorHAnsi"/>
        </w:rPr>
        <w:t xml:space="preserve">, 46,2% </w:t>
      </w:r>
      <w:proofErr w:type="spellStart"/>
      <w:r w:rsidRPr="00DB25C4">
        <w:rPr>
          <w:rFonts w:eastAsia="Calibri" w:cstheme="minorHAnsi"/>
        </w:rPr>
        <w:t>mengatakan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mereka</w:t>
      </w:r>
      <w:proofErr w:type="spellEnd"/>
      <w:r w:rsidRPr="00DB25C4">
        <w:rPr>
          <w:rFonts w:eastAsia="Calibri" w:cstheme="minorHAnsi"/>
        </w:rPr>
        <w:t xml:space="preserve"> sangat </w:t>
      </w:r>
      <w:proofErr w:type="spellStart"/>
      <w:r w:rsidRPr="00DB25C4">
        <w:rPr>
          <w:rFonts w:eastAsia="Calibri" w:cstheme="minorHAnsi"/>
        </w:rPr>
        <w:t>setuju</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program-program LPM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memberikan</w:t>
      </w:r>
      <w:proofErr w:type="spellEnd"/>
      <w:r w:rsidRPr="00DB25C4">
        <w:rPr>
          <w:rFonts w:eastAsia="Calibri" w:cstheme="minorHAnsi"/>
        </w:rPr>
        <w:t xml:space="preserve"> </w:t>
      </w:r>
      <w:proofErr w:type="spellStart"/>
      <w:r w:rsidRPr="00DB25C4">
        <w:rPr>
          <w:rFonts w:eastAsia="Calibri" w:cstheme="minorHAnsi"/>
        </w:rPr>
        <w:t>manfaat</w:t>
      </w:r>
      <w:proofErr w:type="spellEnd"/>
      <w:r w:rsidRPr="00DB25C4">
        <w:rPr>
          <w:rFonts w:eastAsia="Calibri" w:cstheme="minorHAnsi"/>
        </w:rPr>
        <w:t xml:space="preserve"> </w:t>
      </w:r>
      <w:proofErr w:type="spellStart"/>
      <w:r w:rsidRPr="00DB25C4">
        <w:rPr>
          <w:rFonts w:eastAsia="Calibri" w:cstheme="minorHAnsi"/>
        </w:rPr>
        <w:t>bagi</w:t>
      </w:r>
      <w:proofErr w:type="spellEnd"/>
      <w:r w:rsidRPr="00DB25C4">
        <w:rPr>
          <w:rFonts w:eastAsia="Calibri" w:cstheme="minorHAnsi"/>
        </w:rPr>
        <w:t xml:space="preserve"> </w:t>
      </w:r>
      <w:proofErr w:type="spellStart"/>
      <w:r w:rsidRPr="00DB25C4">
        <w:rPr>
          <w:rFonts w:eastAsia="Calibri" w:cstheme="minorHAnsi"/>
        </w:rPr>
        <w:t>pengembangan</w:t>
      </w:r>
      <w:proofErr w:type="spellEnd"/>
      <w:r w:rsidRPr="00DB25C4">
        <w:rPr>
          <w:rFonts w:eastAsia="Calibri" w:cstheme="minorHAnsi"/>
        </w:rPr>
        <w:t xml:space="preserve"> UPPS dan PS dan unit-unit </w:t>
      </w:r>
      <w:proofErr w:type="spellStart"/>
      <w:r w:rsidRPr="00DB25C4">
        <w:rPr>
          <w:rFonts w:eastAsia="Calibri" w:cstheme="minorHAnsi"/>
        </w:rPr>
        <w:t>terkait</w:t>
      </w:r>
      <w:proofErr w:type="spellEnd"/>
      <w:r w:rsidRPr="00DB25C4">
        <w:rPr>
          <w:rFonts w:eastAsia="Calibri" w:cstheme="minorHAnsi"/>
        </w:rPr>
        <w:t>.</w:t>
      </w:r>
    </w:p>
    <w:p w14:paraId="7650660E" w14:textId="77777777" w:rsidR="00EE2EA9" w:rsidRPr="00DB25C4" w:rsidRDefault="00EE2EA9" w:rsidP="00687314">
      <w:pPr>
        <w:spacing w:after="0" w:line="240" w:lineRule="auto"/>
        <w:jc w:val="both"/>
        <w:rPr>
          <w:rFonts w:eastAsia="Calibri" w:cstheme="minorHAnsi"/>
        </w:rPr>
      </w:pPr>
    </w:p>
    <w:p w14:paraId="05682E30" w14:textId="77777777" w:rsidR="00EE2EA9" w:rsidRPr="00DB25C4" w:rsidRDefault="00EE2EA9" w:rsidP="00687314">
      <w:pPr>
        <w:spacing w:after="0" w:line="240" w:lineRule="auto"/>
        <w:jc w:val="both"/>
        <w:rPr>
          <w:rFonts w:cstheme="minorHAnsi"/>
        </w:rPr>
      </w:pPr>
      <w:r w:rsidRPr="00DB25C4">
        <w:rPr>
          <w:rFonts w:cstheme="minorHAnsi"/>
          <w:noProof/>
          <w:color w:val="2B579A"/>
          <w:shd w:val="clear" w:color="auto" w:fill="E6E6E6"/>
        </w:rPr>
        <w:drawing>
          <wp:inline distT="0" distB="0" distL="0" distR="0" wp14:anchorId="0B7C9D99" wp14:editId="46B6A111">
            <wp:extent cx="4572000" cy="1990725"/>
            <wp:effectExtent l="0" t="0" r="0" b="0"/>
            <wp:docPr id="1342994492" name="Picture 134299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4572000" cy="1990725"/>
                    </a:xfrm>
                    <a:prstGeom prst="rect">
                      <a:avLst/>
                    </a:prstGeom>
                  </pic:spPr>
                </pic:pic>
              </a:graphicData>
            </a:graphic>
          </wp:inline>
        </w:drawing>
      </w:r>
    </w:p>
    <w:p w14:paraId="08C087BC" w14:textId="77777777" w:rsidR="00EE2EA9" w:rsidRPr="00DB25C4" w:rsidRDefault="00EE2EA9" w:rsidP="00687314">
      <w:pPr>
        <w:spacing w:after="0" w:line="240" w:lineRule="auto"/>
        <w:jc w:val="both"/>
        <w:rPr>
          <w:rFonts w:eastAsia="Calibri" w:cstheme="minorHAnsi"/>
        </w:rPr>
      </w:pPr>
      <w:proofErr w:type="spellStart"/>
      <w:r w:rsidRPr="00DB25C4">
        <w:rPr>
          <w:rFonts w:eastAsia="Calibri" w:cstheme="minorHAnsi"/>
        </w:rPr>
        <w:t>Selanjutnya</w:t>
      </w:r>
      <w:proofErr w:type="spellEnd"/>
      <w:r w:rsidRPr="00DB25C4">
        <w:rPr>
          <w:rFonts w:eastAsia="Calibri" w:cstheme="minorHAnsi"/>
        </w:rPr>
        <w:t xml:space="preserve">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analisis</w:t>
      </w:r>
      <w:proofErr w:type="spellEnd"/>
      <w:r w:rsidRPr="00DB25C4">
        <w:rPr>
          <w:rFonts w:eastAsia="Calibri" w:cstheme="minorHAnsi"/>
        </w:rPr>
        <w:t xml:space="preserve"> SWOT dan </w:t>
      </w:r>
      <w:proofErr w:type="spellStart"/>
      <w:r w:rsidRPr="00DB25C4">
        <w:rPr>
          <w:rFonts w:eastAsia="Calibri" w:cstheme="minorHAnsi"/>
        </w:rPr>
        <w:t>hasilnya</w:t>
      </w:r>
      <w:proofErr w:type="spellEnd"/>
      <w:r w:rsidRPr="00DB25C4">
        <w:rPr>
          <w:rFonts w:eastAsia="Calibri" w:cstheme="minorHAnsi"/>
        </w:rPr>
        <w:t xml:space="preserve"> </w:t>
      </w:r>
      <w:proofErr w:type="spellStart"/>
      <w:r w:rsidRPr="00DB25C4">
        <w:rPr>
          <w:rFonts w:eastAsia="Calibri" w:cstheme="minorHAnsi"/>
        </w:rPr>
        <w:t>sebagai</w:t>
      </w:r>
      <w:proofErr w:type="spellEnd"/>
      <w:r w:rsidRPr="00DB25C4">
        <w:rPr>
          <w:rFonts w:eastAsia="Calibri" w:cstheme="minorHAnsi"/>
        </w:rPr>
        <w:t xml:space="preserve"> </w:t>
      </w:r>
      <w:proofErr w:type="spellStart"/>
      <w:r w:rsidRPr="00DB25C4">
        <w:rPr>
          <w:rFonts w:eastAsia="Calibri" w:cstheme="minorHAnsi"/>
        </w:rPr>
        <w:t>berikut</w:t>
      </w:r>
      <w:proofErr w:type="spellEnd"/>
      <w:r w:rsidRPr="00DB25C4">
        <w:rPr>
          <w:rFonts w:eastAsia="Calibri" w:cstheme="minorHAnsi"/>
        </w:rPr>
        <w:t>:</w:t>
      </w:r>
    </w:p>
    <w:tbl>
      <w:tblPr>
        <w:tblW w:w="0" w:type="auto"/>
        <w:tblLayout w:type="fixed"/>
        <w:tblLook w:val="04A0" w:firstRow="1" w:lastRow="0" w:firstColumn="1" w:lastColumn="0" w:noHBand="0" w:noVBand="1"/>
      </w:tblPr>
      <w:tblGrid>
        <w:gridCol w:w="4680"/>
        <w:gridCol w:w="4680"/>
      </w:tblGrid>
      <w:tr w:rsidR="00EE2EA9" w:rsidRPr="00DB25C4" w14:paraId="2BE9ABDA" w14:textId="77777777" w:rsidTr="00CD4E67">
        <w:trPr>
          <w:trHeight w:val="300"/>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5D23F5C9" w14:textId="77777777" w:rsidR="00EE2EA9" w:rsidRPr="00DB25C4" w:rsidRDefault="00EE2EA9" w:rsidP="00687314">
            <w:pPr>
              <w:spacing w:after="0" w:line="240" w:lineRule="auto"/>
              <w:jc w:val="center"/>
              <w:rPr>
                <w:rFonts w:eastAsia="Calibri" w:cstheme="minorHAnsi"/>
                <w:b/>
                <w:bCs/>
              </w:rPr>
            </w:pPr>
            <w:proofErr w:type="spellStart"/>
            <w:r w:rsidRPr="00DB25C4">
              <w:rPr>
                <w:rFonts w:eastAsia="Calibri" w:cstheme="minorHAnsi"/>
                <w:b/>
                <w:bCs/>
              </w:rPr>
              <w:t>Kekuatan</w:t>
            </w:r>
            <w:proofErr w:type="spellEnd"/>
          </w:p>
          <w:p w14:paraId="47990C97" w14:textId="77777777" w:rsidR="00EE2EA9" w:rsidRPr="00DB25C4" w:rsidRDefault="00EE2EA9" w:rsidP="00687314">
            <w:pPr>
              <w:spacing w:after="0" w:line="240" w:lineRule="auto"/>
              <w:rPr>
                <w:rFonts w:cstheme="minorHAnsi"/>
              </w:rPr>
            </w:pPr>
            <w:r w:rsidRPr="00DB25C4">
              <w:rPr>
                <w:rFonts w:eastAsia="Calibri" w:cstheme="minorHAnsi"/>
                <w:color w:val="000000" w:themeColor="text1"/>
              </w:rPr>
              <w:t xml:space="preserve"> </w:t>
            </w:r>
          </w:p>
          <w:p w14:paraId="5584DE43" w14:textId="77777777" w:rsidR="00EE2EA9" w:rsidRPr="00DB25C4" w:rsidRDefault="00EE2EA9" w:rsidP="009F6099">
            <w:pPr>
              <w:pStyle w:val="ListParagraph"/>
              <w:numPr>
                <w:ilvl w:val="0"/>
                <w:numId w:val="47"/>
              </w:numPr>
              <w:spacing w:after="0" w:line="240" w:lineRule="auto"/>
              <w:rPr>
                <w:rFonts w:eastAsia="Calibri" w:cstheme="minorHAnsi"/>
                <w:color w:val="000000" w:themeColor="text1"/>
              </w:rPr>
            </w:pPr>
            <w:proofErr w:type="spellStart"/>
            <w:r w:rsidRPr="00DB25C4">
              <w:rPr>
                <w:rFonts w:eastAsia="Calibri" w:cstheme="minorHAnsi"/>
                <w:color w:val="000000" w:themeColor="text1"/>
              </w:rPr>
              <w:t>Keberadaan</w:t>
            </w:r>
            <w:proofErr w:type="spellEnd"/>
            <w:r w:rsidRPr="00DB25C4">
              <w:rPr>
                <w:rFonts w:eastAsia="Calibri" w:cstheme="minorHAnsi"/>
                <w:color w:val="000000" w:themeColor="text1"/>
              </w:rPr>
              <w:t xml:space="preserve"> unit/</w:t>
            </w:r>
            <w:proofErr w:type="spellStart"/>
            <w:r w:rsidRPr="00DB25C4">
              <w:rPr>
                <w:rFonts w:eastAsia="Calibri" w:cstheme="minorHAnsi"/>
                <w:color w:val="000000" w:themeColor="text1"/>
              </w:rPr>
              <w:t>gugus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penjaminan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di PS </w:t>
            </w:r>
            <w:proofErr w:type="spellStart"/>
            <w:r w:rsidRPr="00DB25C4">
              <w:rPr>
                <w:rFonts w:eastAsia="Calibri" w:cstheme="minorHAnsi"/>
                <w:color w:val="000000" w:themeColor="text1"/>
              </w:rPr>
              <w:t>memiliki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kekuatan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karena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memastikan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bahwa</w:t>
            </w:r>
            <w:proofErr w:type="spellEnd"/>
            <w:r w:rsidRPr="00DB25C4">
              <w:rPr>
                <w:rFonts w:eastAsia="Calibri" w:cstheme="minorHAnsi"/>
                <w:color w:val="000000" w:themeColor="text1"/>
              </w:rPr>
              <w:t xml:space="preserve"> PS </w:t>
            </w:r>
            <w:proofErr w:type="spellStart"/>
            <w:r w:rsidRPr="00DB25C4">
              <w:rPr>
                <w:rFonts w:eastAsia="Calibri" w:cstheme="minorHAnsi"/>
                <w:color w:val="000000" w:themeColor="text1"/>
              </w:rPr>
              <w:t>memiliki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sistem</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terstruktur</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terorganisir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untuk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memastikan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pendidikan</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disediakan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adanya</w:t>
            </w:r>
            <w:proofErr w:type="spellEnd"/>
            <w:r w:rsidRPr="00DB25C4">
              <w:rPr>
                <w:rFonts w:eastAsia="Calibri" w:cstheme="minorHAnsi"/>
                <w:color w:val="000000" w:themeColor="text1"/>
              </w:rPr>
              <w:t xml:space="preserve"> unit/</w:t>
            </w:r>
            <w:proofErr w:type="spellStart"/>
            <w:r w:rsidRPr="00DB25C4">
              <w:rPr>
                <w:rFonts w:eastAsia="Calibri" w:cstheme="minorHAnsi"/>
                <w:color w:val="000000" w:themeColor="text1"/>
              </w:rPr>
              <w:t>gugus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penjaminan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PS </w:t>
            </w:r>
            <w:proofErr w:type="spellStart"/>
            <w:r w:rsidRPr="00DB25C4">
              <w:rPr>
                <w:rFonts w:eastAsia="Calibri" w:cstheme="minorHAnsi"/>
                <w:color w:val="000000" w:themeColor="text1"/>
              </w:rPr>
              <w:t>dapat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memantau</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mengevaluasi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pendidikan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secara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berkelanjutan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serta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menentukan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tindakan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perbaikan</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diperlukan</w:t>
            </w:r>
            <w:proofErr w:type="spellEnd"/>
          </w:p>
          <w:p w14:paraId="654F8F46" w14:textId="77777777" w:rsidR="00EE2EA9" w:rsidRPr="00DB25C4" w:rsidRDefault="00EE2EA9" w:rsidP="00687314">
            <w:pPr>
              <w:spacing w:after="0" w:line="240" w:lineRule="auto"/>
              <w:ind w:left="157" w:hanging="157"/>
              <w:rPr>
                <w:rFonts w:cstheme="minorHAnsi"/>
              </w:rPr>
            </w:pPr>
            <w:r w:rsidRPr="00DB25C4">
              <w:rPr>
                <w:rFonts w:eastAsia="Calibri" w:cstheme="minorHAnsi"/>
              </w:rPr>
              <w:t xml:space="preserve"> </w:t>
            </w:r>
          </w:p>
          <w:p w14:paraId="38384F97" w14:textId="77777777" w:rsidR="00EE2EA9" w:rsidRPr="00DB25C4" w:rsidRDefault="00EE2EA9" w:rsidP="009F6099">
            <w:pPr>
              <w:pStyle w:val="ListParagraph"/>
              <w:numPr>
                <w:ilvl w:val="0"/>
                <w:numId w:val="47"/>
              </w:numPr>
              <w:spacing w:after="0" w:line="240" w:lineRule="auto"/>
              <w:rPr>
                <w:rFonts w:eastAsia="Calibri" w:cstheme="minorHAnsi"/>
                <w:color w:val="000000" w:themeColor="text1"/>
              </w:rPr>
            </w:pPr>
            <w:proofErr w:type="spellStart"/>
            <w:r w:rsidRPr="00DB25C4">
              <w:rPr>
                <w:rFonts w:eastAsia="Calibri" w:cstheme="minorHAnsi"/>
                <w:color w:val="000000" w:themeColor="text1"/>
              </w:rPr>
              <w:t>Implementasi</w:t>
            </w:r>
            <w:proofErr w:type="spellEnd"/>
            <w:r w:rsidRPr="00DB25C4">
              <w:rPr>
                <w:rFonts w:eastAsia="Calibri" w:cstheme="minorHAnsi"/>
                <w:color w:val="000000" w:themeColor="text1"/>
              </w:rPr>
              <w:t xml:space="preserve"> SPM (</w:t>
            </w:r>
            <w:proofErr w:type="spellStart"/>
            <w:r w:rsidRPr="00DB25C4">
              <w:rPr>
                <w:rFonts w:eastAsia="Calibri" w:cstheme="minorHAnsi"/>
                <w:color w:val="000000" w:themeColor="text1"/>
              </w:rPr>
              <w:t>Sistem</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Penjaminan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meliputi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siklus</w:t>
            </w:r>
            <w:proofErr w:type="spellEnd"/>
            <w:r w:rsidRPr="00DB25C4">
              <w:rPr>
                <w:rFonts w:eastAsia="Calibri" w:cstheme="minorHAnsi"/>
                <w:color w:val="000000" w:themeColor="text1"/>
              </w:rPr>
              <w:t xml:space="preserve"> PPEPP </w:t>
            </w:r>
            <w:r w:rsidRPr="00DB25C4">
              <w:rPr>
                <w:rFonts w:eastAsia="Calibri" w:cstheme="minorHAnsi"/>
                <w:color w:val="000000" w:themeColor="text1"/>
              </w:rPr>
              <w:lastRenderedPageBreak/>
              <w:t>(</w:t>
            </w:r>
            <w:proofErr w:type="spellStart"/>
            <w:r w:rsidRPr="00DB25C4">
              <w:rPr>
                <w:rFonts w:eastAsia="Calibri" w:cstheme="minorHAnsi"/>
                <w:color w:val="000000" w:themeColor="text1"/>
              </w:rPr>
              <w:t>Perencanaan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Pelaksanaan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Perbaikan</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Peningkatan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memiliki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kekuatan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karena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memungkinkan</w:t>
            </w:r>
            <w:proofErr w:type="spellEnd"/>
            <w:r w:rsidRPr="00DB25C4">
              <w:rPr>
                <w:rFonts w:eastAsia="Calibri" w:cstheme="minorHAnsi"/>
                <w:color w:val="000000" w:themeColor="text1"/>
              </w:rPr>
              <w:t xml:space="preserve"> PS </w:t>
            </w:r>
            <w:proofErr w:type="spellStart"/>
            <w:r w:rsidRPr="00DB25C4">
              <w:rPr>
                <w:rFonts w:eastAsia="Calibri" w:cstheme="minorHAnsi"/>
                <w:color w:val="000000" w:themeColor="text1"/>
              </w:rPr>
              <w:t>untuk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memiliki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sistem</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terintegrasi</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terus-menerus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dalam</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menjaga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pendidikan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Siklus</w:t>
            </w:r>
            <w:proofErr w:type="spellEnd"/>
            <w:r w:rsidRPr="00DB25C4">
              <w:rPr>
                <w:rFonts w:eastAsia="Calibri" w:cstheme="minorHAnsi"/>
                <w:color w:val="000000" w:themeColor="text1"/>
              </w:rPr>
              <w:t xml:space="preserve"> PPEPP </w:t>
            </w:r>
            <w:proofErr w:type="spellStart"/>
            <w:r w:rsidRPr="00DB25C4">
              <w:rPr>
                <w:rFonts w:eastAsia="Calibri" w:cstheme="minorHAnsi"/>
                <w:color w:val="000000" w:themeColor="text1"/>
              </w:rPr>
              <w:t>memastikan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bahwa</w:t>
            </w:r>
            <w:proofErr w:type="spellEnd"/>
            <w:r w:rsidRPr="00DB25C4">
              <w:rPr>
                <w:rFonts w:eastAsia="Calibri" w:cstheme="minorHAnsi"/>
                <w:color w:val="000000" w:themeColor="text1"/>
              </w:rPr>
              <w:t xml:space="preserve"> PS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perencanaan</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terukur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pelaksanaan</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efektif</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terstruktur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perbaikan</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tepat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waktu</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peningkatan</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berkelanjutan</w:t>
            </w:r>
            <w:proofErr w:type="spellEnd"/>
          </w:p>
          <w:p w14:paraId="6352218E" w14:textId="77777777" w:rsidR="00EE2EA9" w:rsidRPr="00DB25C4" w:rsidRDefault="00EE2EA9" w:rsidP="00687314">
            <w:pPr>
              <w:spacing w:after="0" w:line="240" w:lineRule="auto"/>
              <w:ind w:left="157" w:hanging="157"/>
              <w:rPr>
                <w:rFonts w:cstheme="minorHAnsi"/>
              </w:rPr>
            </w:pPr>
            <w:r w:rsidRPr="00DB25C4">
              <w:rPr>
                <w:rFonts w:eastAsia="Calibri" w:cstheme="minorHAnsi"/>
                <w:color w:val="000000" w:themeColor="text1"/>
              </w:rPr>
              <w:t xml:space="preserve"> </w:t>
            </w:r>
          </w:p>
          <w:p w14:paraId="60DE2C49" w14:textId="77777777" w:rsidR="00EE2EA9" w:rsidRPr="00DB25C4" w:rsidRDefault="00EE2EA9" w:rsidP="009F6099">
            <w:pPr>
              <w:pStyle w:val="ListParagraph"/>
              <w:numPr>
                <w:ilvl w:val="0"/>
                <w:numId w:val="47"/>
              </w:numPr>
              <w:spacing w:after="0" w:line="240" w:lineRule="auto"/>
              <w:rPr>
                <w:rFonts w:eastAsia="Calibri" w:cstheme="minorHAnsi"/>
                <w:color w:val="000000" w:themeColor="text1"/>
              </w:rPr>
            </w:pP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pelaksanaan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menggunakan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pengukuran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terhadap</w:t>
            </w:r>
            <w:proofErr w:type="spellEnd"/>
            <w:r w:rsidRPr="00DB25C4">
              <w:rPr>
                <w:rFonts w:eastAsia="Calibri" w:cstheme="minorHAnsi"/>
                <w:color w:val="000000" w:themeColor="text1"/>
              </w:rPr>
              <w:t xml:space="preserve"> 9 </w:t>
            </w:r>
            <w:proofErr w:type="spellStart"/>
            <w:r w:rsidRPr="00DB25C4">
              <w:rPr>
                <w:rFonts w:eastAsia="Calibri" w:cstheme="minorHAnsi"/>
                <w:color w:val="000000" w:themeColor="text1"/>
              </w:rPr>
              <w:t>kriteria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memiliki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kekuatan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karena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memastikan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bahwa</w:t>
            </w:r>
            <w:proofErr w:type="spellEnd"/>
            <w:r w:rsidRPr="00DB25C4">
              <w:rPr>
                <w:rFonts w:eastAsia="Calibri" w:cstheme="minorHAnsi"/>
                <w:color w:val="000000" w:themeColor="text1"/>
              </w:rPr>
              <w:t xml:space="preserve"> PS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komprehensif</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terukur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terhadap</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pendidikan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menggunakan</w:t>
            </w:r>
            <w:proofErr w:type="spellEnd"/>
            <w:r w:rsidRPr="00DB25C4">
              <w:rPr>
                <w:rFonts w:eastAsia="Calibri" w:cstheme="minorHAnsi"/>
                <w:color w:val="000000" w:themeColor="text1"/>
              </w:rPr>
              <w:t xml:space="preserve"> 9 </w:t>
            </w:r>
            <w:proofErr w:type="spellStart"/>
            <w:r w:rsidRPr="00DB25C4">
              <w:rPr>
                <w:rFonts w:eastAsia="Calibri" w:cstheme="minorHAnsi"/>
                <w:color w:val="000000" w:themeColor="text1"/>
              </w:rPr>
              <w:t>kriteria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pengukuran</w:t>
            </w:r>
            <w:proofErr w:type="spellEnd"/>
            <w:r w:rsidRPr="00DB25C4">
              <w:rPr>
                <w:rFonts w:eastAsia="Calibri" w:cstheme="minorHAnsi"/>
                <w:color w:val="000000" w:themeColor="text1"/>
              </w:rPr>
              <w:t xml:space="preserve">, PS </w:t>
            </w:r>
            <w:proofErr w:type="spellStart"/>
            <w:r w:rsidRPr="00DB25C4">
              <w:rPr>
                <w:rFonts w:eastAsia="Calibri" w:cstheme="minorHAnsi"/>
                <w:color w:val="000000" w:themeColor="text1"/>
              </w:rPr>
              <w:t>dapat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mengidentifikasi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kekuatan</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kelemahan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dalam</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pendidikan</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disediakan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sehingga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mengambil</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tindakan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perbaikan</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tepat</w:t>
            </w:r>
            <w:proofErr w:type="spellEnd"/>
          </w:p>
          <w:p w14:paraId="4655D558" w14:textId="77777777" w:rsidR="00EE2EA9" w:rsidRPr="00DB25C4" w:rsidRDefault="00EE2EA9" w:rsidP="00687314">
            <w:pPr>
              <w:spacing w:after="0" w:line="240" w:lineRule="auto"/>
              <w:ind w:left="157" w:hanging="157"/>
              <w:rPr>
                <w:rFonts w:cstheme="minorHAnsi"/>
              </w:rPr>
            </w:pPr>
            <w:r w:rsidRPr="00DB25C4">
              <w:rPr>
                <w:rFonts w:eastAsia="Calibri" w:cstheme="minorHAnsi"/>
                <w:color w:val="000000" w:themeColor="text1"/>
              </w:rPr>
              <w:t xml:space="preserve"> </w:t>
            </w:r>
          </w:p>
          <w:p w14:paraId="65E66F3A" w14:textId="77777777" w:rsidR="00EE2EA9" w:rsidRPr="00DB25C4" w:rsidRDefault="00EE2EA9" w:rsidP="009F6099">
            <w:pPr>
              <w:pStyle w:val="ListParagraph"/>
              <w:numPr>
                <w:ilvl w:val="0"/>
                <w:numId w:val="47"/>
              </w:numPr>
              <w:spacing w:after="0" w:line="240" w:lineRule="auto"/>
              <w:rPr>
                <w:rFonts w:eastAsia="Calibri" w:cstheme="minorHAnsi"/>
                <w:color w:val="000000" w:themeColor="text1"/>
              </w:rPr>
            </w:pPr>
            <w:proofErr w:type="spellStart"/>
            <w:r w:rsidRPr="00DB25C4">
              <w:rPr>
                <w:rFonts w:eastAsia="Calibri" w:cstheme="minorHAnsi"/>
                <w:color w:val="000000" w:themeColor="text1"/>
              </w:rPr>
              <w:t>Dokumen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pelaksanaan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penjaminan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di PS </w:t>
            </w:r>
            <w:proofErr w:type="spellStart"/>
            <w:r w:rsidRPr="00DB25C4">
              <w:rPr>
                <w:rFonts w:eastAsia="Calibri" w:cstheme="minorHAnsi"/>
                <w:color w:val="000000" w:themeColor="text1"/>
              </w:rPr>
              <w:t>tersedia</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dilakukan</w:t>
            </w:r>
            <w:proofErr w:type="spellEnd"/>
            <w:r w:rsidRPr="00DB25C4">
              <w:rPr>
                <w:rFonts w:eastAsia="Calibri" w:cstheme="minorHAnsi"/>
                <w:color w:val="000000" w:themeColor="text1"/>
              </w:rPr>
              <w:t xml:space="preserve"> audit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internal </w:t>
            </w:r>
            <w:proofErr w:type="spellStart"/>
            <w:r w:rsidRPr="00DB25C4">
              <w:rPr>
                <w:rFonts w:eastAsia="Calibri" w:cstheme="minorHAnsi"/>
                <w:color w:val="000000" w:themeColor="text1"/>
              </w:rPr>
              <w:t>setiap</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akhir</w:t>
            </w:r>
            <w:proofErr w:type="spellEnd"/>
            <w:r w:rsidRPr="00DB25C4">
              <w:rPr>
                <w:rFonts w:eastAsia="Calibri" w:cstheme="minorHAnsi"/>
                <w:color w:val="000000" w:themeColor="text1"/>
              </w:rPr>
              <w:t xml:space="preserve"> semester </w:t>
            </w:r>
            <w:proofErr w:type="spellStart"/>
            <w:r w:rsidRPr="00DB25C4">
              <w:rPr>
                <w:rFonts w:eastAsia="Calibri" w:cstheme="minorHAnsi"/>
                <w:color w:val="000000" w:themeColor="text1"/>
              </w:rPr>
              <w:t>memiliki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kekuatan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karena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memastikan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bahwa</w:t>
            </w:r>
            <w:proofErr w:type="spellEnd"/>
            <w:r w:rsidRPr="00DB25C4">
              <w:rPr>
                <w:rFonts w:eastAsia="Calibri" w:cstheme="minorHAnsi"/>
                <w:color w:val="000000" w:themeColor="text1"/>
              </w:rPr>
              <w:t xml:space="preserve"> PS </w:t>
            </w:r>
            <w:proofErr w:type="spellStart"/>
            <w:r w:rsidRPr="00DB25C4">
              <w:rPr>
                <w:rFonts w:eastAsia="Calibri" w:cstheme="minorHAnsi"/>
                <w:color w:val="000000" w:themeColor="text1"/>
              </w:rPr>
              <w:t>memiliki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sistem</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terstruktur</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terorganisir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untuk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memastikan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pendidikan</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disediakan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adanya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dokumen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pelaksanaan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penjaminan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PS </w:t>
            </w:r>
            <w:proofErr w:type="spellStart"/>
            <w:r w:rsidRPr="00DB25C4">
              <w:rPr>
                <w:rFonts w:eastAsia="Calibri" w:cstheme="minorHAnsi"/>
                <w:color w:val="000000" w:themeColor="text1"/>
              </w:rPr>
              <w:t>dapat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memastikan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bahwa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kegiatan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penjaminan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secara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terstruktur</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sistematis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serta</w:t>
            </w:r>
            <w:proofErr w:type="spellEnd"/>
            <w:r w:rsidRPr="00DB25C4">
              <w:rPr>
                <w:rFonts w:eastAsia="Calibri" w:cstheme="minorHAnsi"/>
                <w:color w:val="000000" w:themeColor="text1"/>
              </w:rPr>
              <w:t xml:space="preserve"> audit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internal </w:t>
            </w:r>
            <w:proofErr w:type="spellStart"/>
            <w:r w:rsidRPr="00DB25C4">
              <w:rPr>
                <w:rFonts w:eastAsia="Calibri" w:cstheme="minorHAnsi"/>
                <w:color w:val="000000" w:themeColor="text1"/>
              </w:rPr>
              <w:t>dapat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memastikan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bahwa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sistem</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penjaminan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tersebut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berjalan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baik</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memenuhi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ditetapkan</w:t>
            </w:r>
            <w:proofErr w:type="spellEnd"/>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5445F13D" w14:textId="77777777" w:rsidR="00EE2EA9" w:rsidRPr="00DB25C4" w:rsidRDefault="00EE2EA9" w:rsidP="00687314">
            <w:pPr>
              <w:spacing w:after="0" w:line="240" w:lineRule="auto"/>
              <w:jc w:val="center"/>
              <w:rPr>
                <w:rFonts w:eastAsia="Calibri" w:cstheme="minorHAnsi"/>
                <w:b/>
                <w:bCs/>
              </w:rPr>
            </w:pPr>
            <w:proofErr w:type="spellStart"/>
            <w:r w:rsidRPr="00DB25C4">
              <w:rPr>
                <w:rFonts w:eastAsia="Calibri" w:cstheme="minorHAnsi"/>
                <w:b/>
                <w:bCs/>
              </w:rPr>
              <w:lastRenderedPageBreak/>
              <w:t>Kelemahan</w:t>
            </w:r>
            <w:proofErr w:type="spellEnd"/>
          </w:p>
          <w:p w14:paraId="1A44A3F4" w14:textId="77777777" w:rsidR="00EE2EA9" w:rsidRPr="00DB25C4" w:rsidRDefault="00EE2EA9" w:rsidP="00687314">
            <w:pPr>
              <w:spacing w:after="0" w:line="240" w:lineRule="auto"/>
              <w:rPr>
                <w:rFonts w:cstheme="minorHAnsi"/>
              </w:rPr>
            </w:pPr>
            <w:r w:rsidRPr="00DB25C4">
              <w:rPr>
                <w:rFonts w:eastAsia="Calibri" w:cstheme="minorHAnsi"/>
              </w:rPr>
              <w:t xml:space="preserve"> </w:t>
            </w:r>
          </w:p>
          <w:p w14:paraId="5652859B" w14:textId="77777777" w:rsidR="00EE2EA9" w:rsidRPr="00DB25C4" w:rsidRDefault="00EE2EA9" w:rsidP="009F6099">
            <w:pPr>
              <w:pStyle w:val="ListParagraph"/>
              <w:numPr>
                <w:ilvl w:val="0"/>
                <w:numId w:val="46"/>
              </w:numPr>
              <w:spacing w:after="0" w:line="240" w:lineRule="auto"/>
              <w:rPr>
                <w:rFonts w:eastAsia="Calibri" w:cstheme="minorHAnsi"/>
              </w:rPr>
            </w:pPr>
            <w:proofErr w:type="spellStart"/>
            <w:r w:rsidRPr="00DB25C4">
              <w:rPr>
                <w:rFonts w:eastAsia="Calibri" w:cstheme="minorHAnsi"/>
              </w:rPr>
              <w:t>Koordinasi</w:t>
            </w:r>
            <w:proofErr w:type="spellEnd"/>
            <w:r w:rsidRPr="00DB25C4">
              <w:rPr>
                <w:rFonts w:eastAsia="Calibri" w:cstheme="minorHAnsi"/>
              </w:rPr>
              <w:t xml:space="preserve"> </w:t>
            </w:r>
            <w:proofErr w:type="spellStart"/>
            <w:r w:rsidRPr="00DB25C4">
              <w:rPr>
                <w:rFonts w:eastAsia="Calibri" w:cstheme="minorHAnsi"/>
              </w:rPr>
              <w:t>kelembagaan</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w:t>
            </w:r>
            <w:proofErr w:type="spellStart"/>
            <w:r w:rsidRPr="00DB25C4">
              <w:rPr>
                <w:rFonts w:eastAsia="Calibri" w:cstheme="minorHAnsi"/>
              </w:rPr>
              <w:t>masih</w:t>
            </w:r>
            <w:proofErr w:type="spellEnd"/>
            <w:r w:rsidRPr="00DB25C4">
              <w:rPr>
                <w:rFonts w:eastAsia="Calibri" w:cstheme="minorHAnsi"/>
              </w:rPr>
              <w:t xml:space="preserve"> </w:t>
            </w:r>
            <w:proofErr w:type="spellStart"/>
            <w:r w:rsidRPr="00DB25C4">
              <w:rPr>
                <w:rFonts w:eastAsia="Calibri" w:cstheme="minorHAnsi"/>
              </w:rPr>
              <w:t>harus</w:t>
            </w:r>
            <w:proofErr w:type="spellEnd"/>
            <w:r w:rsidRPr="00DB25C4">
              <w:rPr>
                <w:rFonts w:eastAsia="Calibri" w:cstheme="minorHAnsi"/>
              </w:rPr>
              <w:t xml:space="preserve"> </w:t>
            </w:r>
            <w:proofErr w:type="spellStart"/>
            <w:r w:rsidRPr="00DB25C4">
              <w:rPr>
                <w:rFonts w:eastAsia="Calibri" w:cstheme="minorHAnsi"/>
              </w:rPr>
              <w:t>terus</w:t>
            </w:r>
            <w:proofErr w:type="spellEnd"/>
            <w:r w:rsidRPr="00DB25C4">
              <w:rPr>
                <w:rFonts w:eastAsia="Calibri" w:cstheme="minorHAnsi"/>
              </w:rPr>
              <w:t xml:space="preserve"> </w:t>
            </w:r>
            <w:proofErr w:type="spellStart"/>
            <w:r w:rsidRPr="00DB25C4">
              <w:rPr>
                <w:rFonts w:eastAsia="Calibri" w:cstheme="minorHAnsi"/>
              </w:rPr>
              <w:t>ditingkatkan</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memenuhi</w:t>
            </w:r>
            <w:proofErr w:type="spellEnd"/>
            <w:r w:rsidRPr="00DB25C4">
              <w:rPr>
                <w:rFonts w:eastAsia="Calibri" w:cstheme="minorHAnsi"/>
              </w:rPr>
              <w:t xml:space="preserve"> </w:t>
            </w:r>
            <w:proofErr w:type="spellStart"/>
            <w:r w:rsidRPr="00DB25C4">
              <w:rPr>
                <w:rFonts w:eastAsia="Calibri" w:cstheme="minorHAnsi"/>
              </w:rPr>
              <w:t>standar</w:t>
            </w:r>
            <w:proofErr w:type="spellEnd"/>
            <w:r w:rsidRPr="00DB25C4">
              <w:rPr>
                <w:rFonts w:eastAsia="Calibri" w:cstheme="minorHAnsi"/>
              </w:rPr>
              <w:t xml:space="preserve"> yang </w:t>
            </w:r>
            <w:proofErr w:type="spellStart"/>
            <w:r w:rsidRPr="00DB25C4">
              <w:rPr>
                <w:rFonts w:eastAsia="Calibri" w:cstheme="minorHAnsi"/>
              </w:rPr>
              <w:t>ditetapkan</w:t>
            </w:r>
            <w:proofErr w:type="spellEnd"/>
            <w:r w:rsidRPr="00DB25C4">
              <w:rPr>
                <w:rFonts w:eastAsia="Calibri" w:cstheme="minorHAnsi"/>
              </w:rPr>
              <w:t xml:space="preserve"> oleh Badan </w:t>
            </w:r>
            <w:proofErr w:type="spellStart"/>
            <w:r w:rsidRPr="00DB25C4">
              <w:rPr>
                <w:rFonts w:eastAsia="Calibri" w:cstheme="minorHAnsi"/>
              </w:rPr>
              <w:t>Akreditasi</w:t>
            </w:r>
            <w:proofErr w:type="spellEnd"/>
            <w:r w:rsidRPr="00DB25C4">
              <w:rPr>
                <w:rFonts w:eastAsia="Calibri" w:cstheme="minorHAnsi"/>
              </w:rPr>
              <w:t xml:space="preserve"> Nasional </w:t>
            </w:r>
            <w:proofErr w:type="spellStart"/>
            <w:r w:rsidRPr="00DB25C4">
              <w:rPr>
                <w:rFonts w:eastAsia="Calibri" w:cstheme="minorHAnsi"/>
              </w:rPr>
              <w:t>Perguruan</w:t>
            </w:r>
            <w:proofErr w:type="spellEnd"/>
            <w:r w:rsidRPr="00DB25C4">
              <w:rPr>
                <w:rFonts w:eastAsia="Calibri" w:cstheme="minorHAnsi"/>
              </w:rPr>
              <w:t xml:space="preserve"> Tinggi (BAN-PT) dan </w:t>
            </w:r>
            <w:proofErr w:type="spellStart"/>
            <w:r w:rsidRPr="00DB25C4">
              <w:rPr>
                <w:rFonts w:eastAsia="Calibri" w:cstheme="minorHAnsi"/>
              </w:rPr>
              <w:t>Direktorat</w:t>
            </w:r>
            <w:proofErr w:type="spellEnd"/>
            <w:r w:rsidRPr="00DB25C4">
              <w:rPr>
                <w:rFonts w:eastAsia="Calibri" w:cstheme="minorHAnsi"/>
              </w:rPr>
              <w:t xml:space="preserve"> </w:t>
            </w:r>
            <w:proofErr w:type="spellStart"/>
            <w:r w:rsidRPr="00DB25C4">
              <w:rPr>
                <w:rFonts w:eastAsia="Calibri" w:cstheme="minorHAnsi"/>
              </w:rPr>
              <w:t>Jenderal</w:t>
            </w:r>
            <w:proofErr w:type="spellEnd"/>
            <w:r w:rsidRPr="00DB25C4">
              <w:rPr>
                <w:rFonts w:eastAsia="Calibri" w:cstheme="minorHAnsi"/>
              </w:rPr>
              <w:t xml:space="preserve"> Pendidikan Tinggi (DIKTI). Jika </w:t>
            </w:r>
            <w:proofErr w:type="spellStart"/>
            <w:r w:rsidRPr="00DB25C4">
              <w:rPr>
                <w:rFonts w:eastAsia="Calibri" w:cstheme="minorHAnsi"/>
              </w:rPr>
              <w:t>koordinasi</w:t>
            </w:r>
            <w:proofErr w:type="spellEnd"/>
            <w:r w:rsidRPr="00DB25C4">
              <w:rPr>
                <w:rFonts w:eastAsia="Calibri" w:cstheme="minorHAnsi"/>
              </w:rPr>
              <w:t xml:space="preserve">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belum</w:t>
            </w:r>
            <w:proofErr w:type="spellEnd"/>
            <w:r w:rsidRPr="00DB25C4">
              <w:rPr>
                <w:rFonts w:eastAsia="Calibri" w:cstheme="minorHAnsi"/>
              </w:rPr>
              <w:t xml:space="preserve"> </w:t>
            </w:r>
            <w:proofErr w:type="spellStart"/>
            <w:r w:rsidRPr="00DB25C4">
              <w:rPr>
                <w:rFonts w:eastAsia="Calibri" w:cstheme="minorHAnsi"/>
              </w:rPr>
              <w:t>memenuhi</w:t>
            </w:r>
            <w:proofErr w:type="spellEnd"/>
            <w:r w:rsidRPr="00DB25C4">
              <w:rPr>
                <w:rFonts w:eastAsia="Calibri" w:cstheme="minorHAnsi"/>
              </w:rPr>
              <w:t xml:space="preserve"> </w:t>
            </w:r>
            <w:proofErr w:type="spellStart"/>
            <w:r w:rsidRPr="00DB25C4">
              <w:rPr>
                <w:rFonts w:eastAsia="Calibri" w:cstheme="minorHAnsi"/>
              </w:rPr>
              <w:t>standar</w:t>
            </w:r>
            <w:proofErr w:type="spellEnd"/>
            <w:r w:rsidRPr="00DB25C4">
              <w:rPr>
                <w:rFonts w:eastAsia="Calibri" w:cstheme="minorHAnsi"/>
              </w:rPr>
              <w:t xml:space="preserve"> </w:t>
            </w:r>
            <w:proofErr w:type="spellStart"/>
            <w:r w:rsidRPr="00DB25C4">
              <w:rPr>
                <w:rFonts w:eastAsia="Calibri" w:cstheme="minorHAnsi"/>
              </w:rPr>
              <w:t>tersebut</w:t>
            </w:r>
            <w:proofErr w:type="spellEnd"/>
            <w:r w:rsidRPr="00DB25C4">
              <w:rPr>
                <w:rFonts w:eastAsia="Calibri" w:cstheme="minorHAnsi"/>
              </w:rPr>
              <w:t xml:space="preserve">, </w:t>
            </w:r>
            <w:proofErr w:type="spellStart"/>
            <w:r w:rsidRPr="00DB25C4">
              <w:rPr>
                <w:rFonts w:eastAsia="Calibri" w:cstheme="minorHAnsi"/>
              </w:rPr>
              <w:t>maka</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menimbulkan</w:t>
            </w:r>
            <w:proofErr w:type="spellEnd"/>
            <w:r w:rsidRPr="00DB25C4">
              <w:rPr>
                <w:rFonts w:eastAsia="Calibri" w:cstheme="minorHAnsi"/>
              </w:rPr>
              <w:t xml:space="preserve"> </w:t>
            </w:r>
            <w:proofErr w:type="spellStart"/>
            <w:r w:rsidRPr="00DB25C4">
              <w:rPr>
                <w:rFonts w:eastAsia="Calibri" w:cstheme="minorHAnsi"/>
              </w:rPr>
              <w:t>ketidakpastian</w:t>
            </w:r>
            <w:proofErr w:type="spellEnd"/>
            <w:r w:rsidRPr="00DB25C4">
              <w:rPr>
                <w:rFonts w:eastAsia="Calibri" w:cstheme="minorHAnsi"/>
              </w:rPr>
              <w:t xml:space="preserve"> dan </w:t>
            </w:r>
            <w:proofErr w:type="spellStart"/>
            <w:r w:rsidRPr="00DB25C4">
              <w:rPr>
                <w:rFonts w:eastAsia="Calibri" w:cstheme="minorHAnsi"/>
              </w:rPr>
              <w:t>kelemahan</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p>
          <w:p w14:paraId="36DC6D77" w14:textId="77777777" w:rsidR="00EE2EA9" w:rsidRPr="00DB25C4" w:rsidRDefault="00EE2EA9" w:rsidP="00687314">
            <w:pPr>
              <w:spacing w:after="0" w:line="240" w:lineRule="auto"/>
              <w:ind w:left="182" w:hanging="182"/>
              <w:rPr>
                <w:rFonts w:cstheme="minorHAnsi"/>
              </w:rPr>
            </w:pPr>
            <w:r w:rsidRPr="00DB25C4">
              <w:rPr>
                <w:rFonts w:eastAsia="Calibri" w:cstheme="minorHAnsi"/>
              </w:rPr>
              <w:t xml:space="preserve"> </w:t>
            </w:r>
          </w:p>
          <w:p w14:paraId="4160461F" w14:textId="77777777" w:rsidR="00EE2EA9" w:rsidRPr="00DB25C4" w:rsidRDefault="00EE2EA9" w:rsidP="009F6099">
            <w:pPr>
              <w:pStyle w:val="ListParagraph"/>
              <w:numPr>
                <w:ilvl w:val="0"/>
                <w:numId w:val="46"/>
              </w:numPr>
              <w:spacing w:after="0" w:line="240" w:lineRule="auto"/>
              <w:rPr>
                <w:rFonts w:eastAsia="Calibri" w:cstheme="minorHAnsi"/>
              </w:rPr>
            </w:pPr>
            <w:proofErr w:type="spellStart"/>
            <w:r w:rsidRPr="00DB25C4">
              <w:rPr>
                <w:rFonts w:eastAsia="Calibri" w:cstheme="minorHAnsi"/>
              </w:rPr>
              <w:lastRenderedPageBreak/>
              <w:t>Koordinasi</w:t>
            </w:r>
            <w:proofErr w:type="spellEnd"/>
            <w:r w:rsidRPr="00DB25C4">
              <w:rPr>
                <w:rFonts w:eastAsia="Calibri" w:cstheme="minorHAnsi"/>
              </w:rPr>
              <w:t xml:space="preserve"> </w:t>
            </w:r>
            <w:proofErr w:type="spellStart"/>
            <w:r w:rsidRPr="00DB25C4">
              <w:rPr>
                <w:rFonts w:eastAsia="Calibri" w:cstheme="minorHAnsi"/>
              </w:rPr>
              <w:t>kelembagaan</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yang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secara</w:t>
            </w:r>
            <w:proofErr w:type="spellEnd"/>
            <w:r w:rsidRPr="00DB25C4">
              <w:rPr>
                <w:rFonts w:eastAsia="Calibri" w:cstheme="minorHAnsi"/>
              </w:rPr>
              <w:t xml:space="preserve"> </w:t>
            </w:r>
            <w:proofErr w:type="spellStart"/>
            <w:r w:rsidRPr="00DB25C4">
              <w:rPr>
                <w:rFonts w:eastAsia="Calibri" w:cstheme="minorHAnsi"/>
              </w:rPr>
              <w:t>vertikal</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mengabaikan</w:t>
            </w:r>
            <w:proofErr w:type="spellEnd"/>
            <w:r w:rsidRPr="00DB25C4">
              <w:rPr>
                <w:rFonts w:eastAsia="Calibri" w:cstheme="minorHAnsi"/>
              </w:rPr>
              <w:t xml:space="preserve"> </w:t>
            </w:r>
            <w:proofErr w:type="spellStart"/>
            <w:r w:rsidRPr="00DB25C4">
              <w:rPr>
                <w:rFonts w:eastAsia="Calibri" w:cstheme="minorHAnsi"/>
              </w:rPr>
              <w:t>pentingnya</w:t>
            </w:r>
            <w:proofErr w:type="spellEnd"/>
            <w:r w:rsidRPr="00DB25C4">
              <w:rPr>
                <w:rFonts w:eastAsia="Calibri" w:cstheme="minorHAnsi"/>
              </w:rPr>
              <w:t xml:space="preserve"> </w:t>
            </w:r>
            <w:proofErr w:type="spellStart"/>
            <w:r w:rsidRPr="00DB25C4">
              <w:rPr>
                <w:rFonts w:eastAsia="Calibri" w:cstheme="minorHAnsi"/>
              </w:rPr>
              <w:t>koordinasi</w:t>
            </w:r>
            <w:proofErr w:type="spellEnd"/>
            <w:r w:rsidRPr="00DB25C4">
              <w:rPr>
                <w:rFonts w:eastAsia="Calibri" w:cstheme="minorHAnsi"/>
              </w:rPr>
              <w:t xml:space="preserve"> horizontal </w:t>
            </w:r>
            <w:proofErr w:type="spellStart"/>
            <w:r w:rsidRPr="00DB25C4">
              <w:rPr>
                <w:rFonts w:eastAsia="Calibri" w:cstheme="minorHAnsi"/>
              </w:rPr>
              <w:t>antara</w:t>
            </w:r>
            <w:proofErr w:type="spellEnd"/>
            <w:r w:rsidRPr="00DB25C4">
              <w:rPr>
                <w:rFonts w:eastAsia="Calibri" w:cstheme="minorHAnsi"/>
              </w:rPr>
              <w:t xml:space="preserve"> program </w:t>
            </w:r>
            <w:proofErr w:type="spellStart"/>
            <w:r w:rsidRPr="00DB25C4">
              <w:rPr>
                <w:rFonts w:eastAsia="Calibri" w:cstheme="minorHAnsi"/>
              </w:rPr>
              <w:t>studi</w:t>
            </w:r>
            <w:proofErr w:type="spellEnd"/>
            <w:r w:rsidRPr="00DB25C4">
              <w:rPr>
                <w:rFonts w:eastAsia="Calibri" w:cstheme="minorHAnsi"/>
              </w:rPr>
              <w:t xml:space="preserve">. Hal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mengakibatkan</w:t>
            </w:r>
            <w:proofErr w:type="spellEnd"/>
            <w:r w:rsidRPr="00DB25C4">
              <w:rPr>
                <w:rFonts w:eastAsia="Calibri" w:cstheme="minorHAnsi"/>
              </w:rPr>
              <w:t xml:space="preserve"> </w:t>
            </w:r>
            <w:proofErr w:type="spellStart"/>
            <w:r w:rsidRPr="00DB25C4">
              <w:rPr>
                <w:rFonts w:eastAsia="Calibri" w:cstheme="minorHAnsi"/>
              </w:rPr>
              <w:t>ketidakseragaman</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w:t>
            </w:r>
            <w:proofErr w:type="spellStart"/>
            <w:r w:rsidRPr="00DB25C4">
              <w:rPr>
                <w:rFonts w:eastAsia="Calibri" w:cstheme="minorHAnsi"/>
              </w:rPr>
              <w:t>antara</w:t>
            </w:r>
            <w:proofErr w:type="spellEnd"/>
            <w:r w:rsidRPr="00DB25C4">
              <w:rPr>
                <w:rFonts w:eastAsia="Calibri" w:cstheme="minorHAnsi"/>
              </w:rPr>
              <w:t xml:space="preserve"> program </w:t>
            </w:r>
            <w:proofErr w:type="spellStart"/>
            <w:r w:rsidRPr="00DB25C4">
              <w:rPr>
                <w:rFonts w:eastAsia="Calibri" w:cstheme="minorHAnsi"/>
              </w:rPr>
              <w:t>studi</w:t>
            </w:r>
            <w:proofErr w:type="spellEnd"/>
            <w:r w:rsidRPr="00DB25C4">
              <w:rPr>
                <w:rFonts w:eastAsia="Calibri" w:cstheme="minorHAnsi"/>
              </w:rPr>
              <w:t xml:space="preserve"> di </w:t>
            </w:r>
            <w:proofErr w:type="spellStart"/>
            <w:r w:rsidRPr="00DB25C4">
              <w:rPr>
                <w:rFonts w:eastAsia="Calibri" w:cstheme="minorHAnsi"/>
              </w:rPr>
              <w:t>suatu</w:t>
            </w:r>
            <w:proofErr w:type="spellEnd"/>
            <w:r w:rsidRPr="00DB25C4">
              <w:rPr>
                <w:rFonts w:eastAsia="Calibri" w:cstheme="minorHAnsi"/>
              </w:rPr>
              <w:t xml:space="preserve"> universitas</w:t>
            </w:r>
          </w:p>
          <w:p w14:paraId="256EEF93" w14:textId="77777777" w:rsidR="00EE2EA9" w:rsidRPr="00DB25C4" w:rsidRDefault="00EE2EA9" w:rsidP="00687314">
            <w:pPr>
              <w:spacing w:after="0" w:line="240" w:lineRule="auto"/>
              <w:rPr>
                <w:rFonts w:cstheme="minorHAnsi"/>
              </w:rPr>
            </w:pPr>
            <w:r w:rsidRPr="00DB25C4">
              <w:rPr>
                <w:rFonts w:eastAsia="Calibri" w:cstheme="minorHAnsi"/>
              </w:rPr>
              <w:t xml:space="preserve"> </w:t>
            </w:r>
          </w:p>
        </w:tc>
      </w:tr>
      <w:tr w:rsidR="00EE2EA9" w:rsidRPr="00DB25C4" w14:paraId="1F92BC1A" w14:textId="77777777" w:rsidTr="00CD4E67">
        <w:trPr>
          <w:trHeight w:val="300"/>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3E728EAE" w14:textId="77777777" w:rsidR="00EE2EA9" w:rsidRPr="00DB25C4" w:rsidRDefault="00EE2EA9" w:rsidP="00687314">
            <w:pPr>
              <w:spacing w:after="0" w:line="240" w:lineRule="auto"/>
              <w:jc w:val="center"/>
              <w:rPr>
                <w:rFonts w:eastAsia="Calibri" w:cstheme="minorHAnsi"/>
                <w:b/>
                <w:bCs/>
              </w:rPr>
            </w:pPr>
            <w:proofErr w:type="spellStart"/>
            <w:r w:rsidRPr="00DB25C4">
              <w:rPr>
                <w:rFonts w:eastAsia="Calibri" w:cstheme="minorHAnsi"/>
                <w:b/>
                <w:bCs/>
              </w:rPr>
              <w:t>Peluang</w:t>
            </w:r>
            <w:proofErr w:type="spellEnd"/>
          </w:p>
          <w:p w14:paraId="4BD883CD" w14:textId="77777777" w:rsidR="00EE2EA9" w:rsidRPr="00DB25C4" w:rsidRDefault="00EE2EA9" w:rsidP="00687314">
            <w:pPr>
              <w:spacing w:after="0" w:line="240" w:lineRule="auto"/>
              <w:jc w:val="center"/>
              <w:rPr>
                <w:rFonts w:cstheme="minorHAnsi"/>
              </w:rPr>
            </w:pPr>
            <w:r w:rsidRPr="00DB25C4">
              <w:rPr>
                <w:rFonts w:eastAsia="Calibri" w:cstheme="minorHAnsi"/>
              </w:rPr>
              <w:t xml:space="preserve"> </w:t>
            </w:r>
          </w:p>
          <w:p w14:paraId="4C451A1A" w14:textId="77777777" w:rsidR="00EE2EA9" w:rsidRPr="00DB25C4" w:rsidRDefault="00EE2EA9" w:rsidP="009F6099">
            <w:pPr>
              <w:pStyle w:val="ListParagraph"/>
              <w:numPr>
                <w:ilvl w:val="0"/>
                <w:numId w:val="45"/>
              </w:numPr>
              <w:spacing w:after="0" w:line="240" w:lineRule="auto"/>
              <w:rPr>
                <w:rFonts w:eastAsia="Calibri" w:cstheme="minorHAnsi"/>
              </w:rPr>
            </w:pPr>
            <w:proofErr w:type="spellStart"/>
            <w:r w:rsidRPr="00DB25C4">
              <w:rPr>
                <w:rFonts w:eastAsia="Calibri" w:cstheme="minorHAnsi"/>
              </w:rPr>
              <w:t>Pelaksanaan</w:t>
            </w:r>
            <w:proofErr w:type="spellEnd"/>
            <w:r w:rsidRPr="00DB25C4">
              <w:rPr>
                <w:rFonts w:eastAsia="Calibri" w:cstheme="minorHAnsi"/>
              </w:rPr>
              <w:t xml:space="preserve"> external benchmarking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universitas lain: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melakukan</w:t>
            </w:r>
            <w:proofErr w:type="spellEnd"/>
            <w:r w:rsidRPr="00DB25C4">
              <w:rPr>
                <w:rFonts w:eastAsia="Calibri" w:cstheme="minorHAnsi"/>
              </w:rPr>
              <w:t xml:space="preserve"> external benchmarking, universitas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mempelajari</w:t>
            </w:r>
            <w:proofErr w:type="spellEnd"/>
            <w:r w:rsidRPr="00DB25C4">
              <w:rPr>
                <w:rFonts w:eastAsia="Calibri" w:cstheme="minorHAnsi"/>
              </w:rPr>
              <w:t xml:space="preserve"> </w:t>
            </w:r>
            <w:proofErr w:type="spellStart"/>
            <w:r w:rsidRPr="00DB25C4">
              <w:rPr>
                <w:rFonts w:eastAsia="Calibri" w:cstheme="minorHAnsi"/>
              </w:rPr>
              <w:t>praktik-praktik</w:t>
            </w:r>
            <w:proofErr w:type="spellEnd"/>
            <w:r w:rsidRPr="00DB25C4">
              <w:rPr>
                <w:rFonts w:eastAsia="Calibri" w:cstheme="minorHAnsi"/>
              </w:rPr>
              <w:t xml:space="preserve"> </w:t>
            </w:r>
            <w:proofErr w:type="spellStart"/>
            <w:r w:rsidRPr="00DB25C4">
              <w:rPr>
                <w:rFonts w:eastAsia="Calibri" w:cstheme="minorHAnsi"/>
              </w:rPr>
              <w:t>terbaik</w:t>
            </w:r>
            <w:proofErr w:type="spellEnd"/>
            <w:r w:rsidRPr="00DB25C4">
              <w:rPr>
                <w:rFonts w:eastAsia="Calibri" w:cstheme="minorHAnsi"/>
              </w:rPr>
              <w:t xml:space="preserve"> </w:t>
            </w:r>
            <w:proofErr w:type="spellStart"/>
            <w:r w:rsidRPr="00DB25C4">
              <w:rPr>
                <w:rFonts w:eastAsia="Calibri" w:cstheme="minorHAnsi"/>
              </w:rPr>
              <w:lastRenderedPageBreak/>
              <w:t>dalam</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w:t>
            </w:r>
            <w:proofErr w:type="spellStart"/>
            <w:r w:rsidRPr="00DB25C4">
              <w:rPr>
                <w:rFonts w:eastAsia="Calibri" w:cstheme="minorHAnsi"/>
              </w:rPr>
              <w:t>dari</w:t>
            </w:r>
            <w:proofErr w:type="spellEnd"/>
            <w:r w:rsidRPr="00DB25C4">
              <w:rPr>
                <w:rFonts w:eastAsia="Calibri" w:cstheme="minorHAnsi"/>
              </w:rPr>
              <w:t xml:space="preserve"> universitas lain dan </w:t>
            </w:r>
            <w:proofErr w:type="spellStart"/>
            <w:r w:rsidRPr="00DB25C4">
              <w:rPr>
                <w:rFonts w:eastAsia="Calibri" w:cstheme="minorHAnsi"/>
              </w:rPr>
              <w:t>memperbaiki</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mutunya</w:t>
            </w:r>
            <w:proofErr w:type="spellEnd"/>
          </w:p>
          <w:p w14:paraId="12072DFE" w14:textId="77777777" w:rsidR="00EE2EA9" w:rsidRPr="00DB25C4" w:rsidRDefault="00EE2EA9" w:rsidP="00687314">
            <w:pPr>
              <w:spacing w:after="0" w:line="240" w:lineRule="auto"/>
              <w:ind w:left="270" w:hanging="270"/>
              <w:rPr>
                <w:rFonts w:cstheme="minorHAnsi"/>
              </w:rPr>
            </w:pPr>
            <w:r w:rsidRPr="00DB25C4">
              <w:rPr>
                <w:rFonts w:eastAsia="Calibri" w:cstheme="minorHAnsi"/>
              </w:rPr>
              <w:t xml:space="preserve"> </w:t>
            </w:r>
          </w:p>
          <w:p w14:paraId="387C14E2" w14:textId="77777777" w:rsidR="00EE2EA9" w:rsidRPr="00DB25C4" w:rsidRDefault="00EE2EA9" w:rsidP="009F6099">
            <w:pPr>
              <w:pStyle w:val="ListParagraph"/>
              <w:numPr>
                <w:ilvl w:val="0"/>
                <w:numId w:val="45"/>
              </w:numPr>
              <w:spacing w:after="0" w:line="240" w:lineRule="auto"/>
              <w:rPr>
                <w:rFonts w:eastAsia="Calibri" w:cstheme="minorHAnsi"/>
              </w:rPr>
            </w:pPr>
            <w:proofErr w:type="spellStart"/>
            <w:r w:rsidRPr="00DB25C4">
              <w:rPr>
                <w:rFonts w:eastAsia="Calibri" w:cstheme="minorHAnsi"/>
              </w:rPr>
              <w:t>Melakukan</w:t>
            </w:r>
            <w:proofErr w:type="spellEnd"/>
            <w:r w:rsidRPr="00DB25C4">
              <w:rPr>
                <w:rFonts w:eastAsia="Calibri" w:cstheme="minorHAnsi"/>
              </w:rPr>
              <w:t xml:space="preserve"> </w:t>
            </w:r>
            <w:proofErr w:type="spellStart"/>
            <w:r w:rsidRPr="00DB25C4">
              <w:rPr>
                <w:rFonts w:eastAsia="Calibri" w:cstheme="minorHAnsi"/>
              </w:rPr>
              <w:t>peningkatan</w:t>
            </w:r>
            <w:proofErr w:type="spellEnd"/>
            <w:r w:rsidRPr="00DB25C4">
              <w:rPr>
                <w:rFonts w:eastAsia="Calibri" w:cstheme="minorHAnsi"/>
              </w:rPr>
              <w:t xml:space="preserve"> </w:t>
            </w:r>
            <w:proofErr w:type="spellStart"/>
            <w:r w:rsidRPr="00DB25C4">
              <w:rPr>
                <w:rFonts w:eastAsia="Calibri" w:cstheme="minorHAnsi"/>
              </w:rPr>
              <w:t>standar</w:t>
            </w:r>
            <w:proofErr w:type="spellEnd"/>
            <w:r w:rsidRPr="00DB25C4">
              <w:rPr>
                <w:rFonts w:eastAsia="Calibri" w:cstheme="minorHAnsi"/>
              </w:rPr>
              <w:t xml:space="preserve"> </w:t>
            </w:r>
            <w:proofErr w:type="spellStart"/>
            <w:r w:rsidRPr="00DB25C4">
              <w:rPr>
                <w:rFonts w:eastAsia="Calibri" w:cstheme="minorHAnsi"/>
              </w:rPr>
              <w:t>berdasarkan</w:t>
            </w:r>
            <w:proofErr w:type="spellEnd"/>
            <w:r w:rsidRPr="00DB25C4">
              <w:rPr>
                <w:rFonts w:eastAsia="Calibri" w:cstheme="minorHAnsi"/>
              </w:rPr>
              <w:t xml:space="preserve">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Universitas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melakukan</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secara</w:t>
            </w:r>
            <w:proofErr w:type="spellEnd"/>
            <w:r w:rsidRPr="00DB25C4">
              <w:rPr>
                <w:rFonts w:eastAsia="Calibri" w:cstheme="minorHAnsi"/>
              </w:rPr>
              <w:t xml:space="preserve"> </w:t>
            </w:r>
            <w:proofErr w:type="spellStart"/>
            <w:r w:rsidRPr="00DB25C4">
              <w:rPr>
                <w:rFonts w:eastAsia="Calibri" w:cstheme="minorHAnsi"/>
              </w:rPr>
              <w:t>terus-menerus</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mutunya</w:t>
            </w:r>
            <w:proofErr w:type="spellEnd"/>
            <w:r w:rsidRPr="00DB25C4">
              <w:rPr>
                <w:rFonts w:eastAsia="Calibri" w:cstheme="minorHAnsi"/>
              </w:rPr>
              <w:t xml:space="preserve"> dan </w:t>
            </w:r>
            <w:proofErr w:type="spellStart"/>
            <w:r w:rsidRPr="00DB25C4">
              <w:rPr>
                <w:rFonts w:eastAsia="Calibri" w:cstheme="minorHAnsi"/>
              </w:rPr>
              <w:t>melakukan</w:t>
            </w:r>
            <w:proofErr w:type="spellEnd"/>
            <w:r w:rsidRPr="00DB25C4">
              <w:rPr>
                <w:rFonts w:eastAsia="Calibri" w:cstheme="minorHAnsi"/>
              </w:rPr>
              <w:t xml:space="preserve"> </w:t>
            </w:r>
            <w:proofErr w:type="spellStart"/>
            <w:r w:rsidRPr="00DB25C4">
              <w:rPr>
                <w:rFonts w:eastAsia="Calibri" w:cstheme="minorHAnsi"/>
              </w:rPr>
              <w:t>peningkatan</w:t>
            </w:r>
            <w:proofErr w:type="spellEnd"/>
            <w:r w:rsidRPr="00DB25C4">
              <w:rPr>
                <w:rFonts w:eastAsia="Calibri" w:cstheme="minorHAnsi"/>
              </w:rPr>
              <w:t xml:space="preserve"> </w:t>
            </w:r>
            <w:proofErr w:type="spellStart"/>
            <w:r w:rsidRPr="00DB25C4">
              <w:rPr>
                <w:rFonts w:eastAsia="Calibri" w:cstheme="minorHAnsi"/>
              </w:rPr>
              <w:t>standar</w:t>
            </w:r>
            <w:proofErr w:type="spellEnd"/>
            <w:r w:rsidRPr="00DB25C4">
              <w:rPr>
                <w:rFonts w:eastAsia="Calibri" w:cstheme="minorHAnsi"/>
              </w:rPr>
              <w:t xml:space="preserve"> </w:t>
            </w:r>
            <w:proofErr w:type="spellStart"/>
            <w:r w:rsidRPr="00DB25C4">
              <w:rPr>
                <w:rFonts w:eastAsia="Calibri" w:cstheme="minorHAnsi"/>
              </w:rPr>
              <w:t>berdasarkan</w:t>
            </w:r>
            <w:proofErr w:type="spellEnd"/>
            <w:r w:rsidRPr="00DB25C4">
              <w:rPr>
                <w:rFonts w:eastAsia="Calibri" w:cstheme="minorHAnsi"/>
              </w:rPr>
              <w:t xml:space="preserve">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tersebut</w:t>
            </w:r>
            <w:proofErr w:type="spellEnd"/>
          </w:p>
          <w:p w14:paraId="0B39F101" w14:textId="77777777" w:rsidR="00EE2EA9" w:rsidRPr="00DB25C4" w:rsidRDefault="00EE2EA9" w:rsidP="00687314">
            <w:pPr>
              <w:spacing w:after="0" w:line="240" w:lineRule="auto"/>
              <w:rPr>
                <w:rFonts w:cstheme="minorHAnsi"/>
              </w:rPr>
            </w:pPr>
            <w:r w:rsidRPr="00DB25C4">
              <w:rPr>
                <w:rFonts w:eastAsia="Calibri" w:cstheme="minorHAnsi"/>
              </w:rPr>
              <w:t xml:space="preserve"> </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48DF711B" w14:textId="77777777" w:rsidR="00EE2EA9" w:rsidRPr="00DB25C4" w:rsidRDefault="00EE2EA9" w:rsidP="00687314">
            <w:pPr>
              <w:spacing w:after="0" w:line="240" w:lineRule="auto"/>
              <w:jc w:val="center"/>
              <w:rPr>
                <w:rFonts w:eastAsia="Calibri" w:cstheme="minorHAnsi"/>
                <w:b/>
                <w:bCs/>
              </w:rPr>
            </w:pPr>
            <w:proofErr w:type="spellStart"/>
            <w:r w:rsidRPr="00DB25C4">
              <w:rPr>
                <w:rFonts w:eastAsia="Calibri" w:cstheme="minorHAnsi"/>
                <w:b/>
                <w:bCs/>
              </w:rPr>
              <w:lastRenderedPageBreak/>
              <w:t>Ancaman</w:t>
            </w:r>
            <w:proofErr w:type="spellEnd"/>
          </w:p>
          <w:p w14:paraId="3F02E60F" w14:textId="77777777" w:rsidR="00EE2EA9" w:rsidRPr="00DB25C4" w:rsidRDefault="00EE2EA9" w:rsidP="00687314">
            <w:pPr>
              <w:spacing w:after="0" w:line="240" w:lineRule="auto"/>
              <w:rPr>
                <w:rFonts w:cstheme="minorHAnsi"/>
              </w:rPr>
            </w:pPr>
            <w:r w:rsidRPr="00DB25C4">
              <w:rPr>
                <w:rFonts w:eastAsia="Calibri" w:cstheme="minorHAnsi"/>
              </w:rPr>
              <w:t xml:space="preserve"> </w:t>
            </w:r>
          </w:p>
          <w:p w14:paraId="6D40B1B3" w14:textId="77777777" w:rsidR="00EE2EA9" w:rsidRPr="00DB25C4" w:rsidRDefault="00EE2EA9" w:rsidP="009F6099">
            <w:pPr>
              <w:pStyle w:val="ListParagraph"/>
              <w:numPr>
                <w:ilvl w:val="0"/>
                <w:numId w:val="44"/>
              </w:numPr>
              <w:spacing w:after="0" w:line="240" w:lineRule="auto"/>
              <w:rPr>
                <w:rFonts w:eastAsia="Calibri" w:cstheme="minorHAnsi"/>
              </w:rPr>
            </w:pPr>
            <w:proofErr w:type="spellStart"/>
            <w:r w:rsidRPr="00DB25C4">
              <w:rPr>
                <w:rFonts w:eastAsia="Calibri" w:cstheme="minorHAnsi"/>
              </w:rPr>
              <w:t>Persaingan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program </w:t>
            </w:r>
            <w:proofErr w:type="spellStart"/>
            <w:r w:rsidRPr="00DB25C4">
              <w:rPr>
                <w:rFonts w:eastAsia="Calibri" w:cstheme="minorHAnsi"/>
              </w:rPr>
              <w:t>pascasarjana</w:t>
            </w:r>
            <w:proofErr w:type="spellEnd"/>
            <w:r w:rsidRPr="00DB25C4">
              <w:rPr>
                <w:rFonts w:eastAsia="Calibri" w:cstheme="minorHAnsi"/>
              </w:rPr>
              <w:t xml:space="preserve"> di universitas lain yang </w:t>
            </w:r>
            <w:proofErr w:type="spellStart"/>
            <w:r w:rsidRPr="00DB25C4">
              <w:rPr>
                <w:rFonts w:eastAsia="Calibri" w:cstheme="minorHAnsi"/>
              </w:rPr>
              <w:t>mungkin</w:t>
            </w:r>
            <w:proofErr w:type="spellEnd"/>
            <w:r w:rsidRPr="00DB25C4">
              <w:rPr>
                <w:rFonts w:eastAsia="Calibri" w:cstheme="minorHAnsi"/>
              </w:rPr>
              <w:t xml:space="preserve"> </w:t>
            </w:r>
            <w:proofErr w:type="spellStart"/>
            <w:r w:rsidRPr="00DB25C4">
              <w:rPr>
                <w:rFonts w:eastAsia="Calibri" w:cstheme="minorHAnsi"/>
              </w:rPr>
              <w:t>memiliki</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yang </w:t>
            </w:r>
            <w:proofErr w:type="spellStart"/>
            <w:r w:rsidRPr="00DB25C4">
              <w:rPr>
                <w:rFonts w:eastAsia="Calibri" w:cstheme="minorHAnsi"/>
              </w:rPr>
              <w:t>lebih</w:t>
            </w:r>
            <w:proofErr w:type="spellEnd"/>
            <w:r w:rsidRPr="00DB25C4">
              <w:rPr>
                <w:rFonts w:eastAsia="Calibri" w:cstheme="minorHAnsi"/>
              </w:rPr>
              <w:t xml:space="preserve"> </w:t>
            </w:r>
            <w:proofErr w:type="spellStart"/>
            <w:r w:rsidRPr="00DB25C4">
              <w:rPr>
                <w:rFonts w:eastAsia="Calibri" w:cstheme="minorHAnsi"/>
              </w:rPr>
              <w:t>baik</w:t>
            </w:r>
            <w:proofErr w:type="spellEnd"/>
            <w:r w:rsidRPr="00DB25C4">
              <w:rPr>
                <w:rFonts w:eastAsia="Calibri" w:cstheme="minorHAnsi"/>
              </w:rPr>
              <w:t xml:space="preserve">. Jika program </w:t>
            </w:r>
            <w:proofErr w:type="spellStart"/>
            <w:r w:rsidRPr="00DB25C4">
              <w:rPr>
                <w:rFonts w:eastAsia="Calibri" w:cstheme="minorHAnsi"/>
              </w:rPr>
              <w:t>pascasarjana</w:t>
            </w:r>
            <w:proofErr w:type="spellEnd"/>
            <w:r w:rsidRPr="00DB25C4">
              <w:rPr>
                <w:rFonts w:eastAsia="Calibri" w:cstheme="minorHAnsi"/>
              </w:rPr>
              <w:t xml:space="preserve"> di universitas lain </w:t>
            </w:r>
            <w:proofErr w:type="spellStart"/>
            <w:r w:rsidRPr="00DB25C4">
              <w:rPr>
                <w:rFonts w:eastAsia="Calibri" w:cstheme="minorHAnsi"/>
              </w:rPr>
              <w:t>memiliki</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w:t>
            </w:r>
            <w:r w:rsidRPr="00DB25C4">
              <w:rPr>
                <w:rFonts w:eastAsia="Calibri" w:cstheme="minorHAnsi"/>
              </w:rPr>
              <w:lastRenderedPageBreak/>
              <w:t xml:space="preserve">yang </w:t>
            </w:r>
            <w:proofErr w:type="spellStart"/>
            <w:r w:rsidRPr="00DB25C4">
              <w:rPr>
                <w:rFonts w:eastAsia="Calibri" w:cstheme="minorHAnsi"/>
              </w:rPr>
              <w:t>lebih</w:t>
            </w:r>
            <w:proofErr w:type="spellEnd"/>
            <w:r w:rsidRPr="00DB25C4">
              <w:rPr>
                <w:rFonts w:eastAsia="Calibri" w:cstheme="minorHAnsi"/>
              </w:rPr>
              <w:t xml:space="preserve"> </w:t>
            </w:r>
            <w:proofErr w:type="spellStart"/>
            <w:r w:rsidRPr="00DB25C4">
              <w:rPr>
                <w:rFonts w:eastAsia="Calibri" w:cstheme="minorHAnsi"/>
              </w:rPr>
              <w:t>baik</w:t>
            </w:r>
            <w:proofErr w:type="spellEnd"/>
            <w:r w:rsidRPr="00DB25C4">
              <w:rPr>
                <w:rFonts w:eastAsia="Calibri" w:cstheme="minorHAnsi"/>
              </w:rPr>
              <w:t xml:space="preserve">, </w:t>
            </w:r>
            <w:proofErr w:type="spellStart"/>
            <w:r w:rsidRPr="00DB25C4">
              <w:rPr>
                <w:rFonts w:eastAsia="Calibri" w:cstheme="minorHAnsi"/>
              </w:rPr>
              <w:t>maka</w:t>
            </w:r>
            <w:proofErr w:type="spellEnd"/>
            <w:r w:rsidRPr="00DB25C4">
              <w:rPr>
                <w:rFonts w:eastAsia="Calibri" w:cstheme="minorHAnsi"/>
              </w:rPr>
              <w:t xml:space="preserve"> </w:t>
            </w:r>
            <w:proofErr w:type="spellStart"/>
            <w:r w:rsidRPr="00DB25C4">
              <w:rPr>
                <w:rFonts w:eastAsia="Calibri" w:cstheme="minorHAnsi"/>
              </w:rPr>
              <w:t>hal</w:t>
            </w:r>
            <w:proofErr w:type="spellEnd"/>
            <w:r w:rsidRPr="00DB25C4">
              <w:rPr>
                <w:rFonts w:eastAsia="Calibri" w:cstheme="minorHAnsi"/>
              </w:rPr>
              <w:t xml:space="preserve">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mengakibatkan</w:t>
            </w:r>
            <w:proofErr w:type="spellEnd"/>
            <w:r w:rsidRPr="00DB25C4">
              <w:rPr>
                <w:rFonts w:eastAsia="Calibri" w:cstheme="minorHAnsi"/>
              </w:rPr>
              <w:t xml:space="preserve"> </w:t>
            </w:r>
            <w:proofErr w:type="spellStart"/>
            <w:r w:rsidRPr="00DB25C4">
              <w:rPr>
                <w:rFonts w:eastAsia="Calibri" w:cstheme="minorHAnsi"/>
              </w:rPr>
              <w:t>menurunnya</w:t>
            </w:r>
            <w:proofErr w:type="spellEnd"/>
            <w:r w:rsidRPr="00DB25C4">
              <w:rPr>
                <w:rFonts w:eastAsia="Calibri" w:cstheme="minorHAnsi"/>
              </w:rPr>
              <w:t xml:space="preserve"> </w:t>
            </w:r>
            <w:proofErr w:type="spellStart"/>
            <w:r w:rsidRPr="00DB25C4">
              <w:rPr>
                <w:rFonts w:eastAsia="Calibri" w:cstheme="minorHAnsi"/>
              </w:rPr>
              <w:t>minat</w:t>
            </w:r>
            <w:proofErr w:type="spellEnd"/>
            <w:r w:rsidRPr="00DB25C4">
              <w:rPr>
                <w:rFonts w:eastAsia="Calibri" w:cstheme="minorHAnsi"/>
              </w:rPr>
              <w:t xml:space="preserve"> </w:t>
            </w:r>
            <w:proofErr w:type="spellStart"/>
            <w:r w:rsidRPr="00DB25C4">
              <w:rPr>
                <w:rFonts w:eastAsia="Calibri" w:cstheme="minorHAnsi"/>
              </w:rPr>
              <w:t>calon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bergabung</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program </w:t>
            </w:r>
            <w:proofErr w:type="spellStart"/>
            <w:r w:rsidRPr="00DB25C4">
              <w:rPr>
                <w:rFonts w:eastAsia="Calibri" w:cstheme="minorHAnsi"/>
              </w:rPr>
              <w:t>pascasarjana</w:t>
            </w:r>
            <w:proofErr w:type="spellEnd"/>
            <w:r w:rsidRPr="00DB25C4">
              <w:rPr>
                <w:rFonts w:eastAsia="Calibri" w:cstheme="minorHAnsi"/>
              </w:rPr>
              <w:t xml:space="preserve"> di universitas </w:t>
            </w:r>
            <w:proofErr w:type="spellStart"/>
            <w:r w:rsidRPr="00DB25C4">
              <w:rPr>
                <w:rFonts w:eastAsia="Calibri" w:cstheme="minorHAnsi"/>
              </w:rPr>
              <w:t>tersebut</w:t>
            </w:r>
            <w:proofErr w:type="spellEnd"/>
          </w:p>
          <w:p w14:paraId="65EE2194" w14:textId="77777777" w:rsidR="00EE2EA9" w:rsidRPr="00DB25C4" w:rsidRDefault="00EE2EA9" w:rsidP="00687314">
            <w:pPr>
              <w:spacing w:after="0" w:line="240" w:lineRule="auto"/>
              <w:rPr>
                <w:rFonts w:cstheme="minorHAnsi"/>
              </w:rPr>
            </w:pPr>
            <w:r w:rsidRPr="00DB25C4">
              <w:rPr>
                <w:rFonts w:eastAsia="Calibri" w:cstheme="minorHAnsi"/>
              </w:rPr>
              <w:t xml:space="preserve"> </w:t>
            </w:r>
          </w:p>
          <w:p w14:paraId="7B8B06D9" w14:textId="77777777" w:rsidR="00EE2EA9" w:rsidRPr="00DB25C4" w:rsidRDefault="00EE2EA9" w:rsidP="009F6099">
            <w:pPr>
              <w:pStyle w:val="ListParagraph"/>
              <w:numPr>
                <w:ilvl w:val="0"/>
                <w:numId w:val="44"/>
              </w:numPr>
              <w:spacing w:after="0" w:line="240" w:lineRule="auto"/>
              <w:rPr>
                <w:rFonts w:eastAsia="Calibri" w:cstheme="minorHAnsi"/>
              </w:rPr>
            </w:pPr>
            <w:proofErr w:type="spellStart"/>
            <w:r w:rsidRPr="00DB25C4">
              <w:rPr>
                <w:rFonts w:eastAsia="Calibri" w:cstheme="minorHAnsi"/>
              </w:rPr>
              <w:t>Kurangnya</w:t>
            </w:r>
            <w:proofErr w:type="spellEnd"/>
            <w:r w:rsidRPr="00DB25C4">
              <w:rPr>
                <w:rFonts w:eastAsia="Calibri" w:cstheme="minorHAnsi"/>
              </w:rPr>
              <w:t xml:space="preserve"> </w:t>
            </w:r>
            <w:proofErr w:type="spellStart"/>
            <w:r w:rsidRPr="00DB25C4">
              <w:rPr>
                <w:rFonts w:eastAsia="Calibri" w:cstheme="minorHAnsi"/>
              </w:rPr>
              <w:t>dukungan</w:t>
            </w:r>
            <w:proofErr w:type="spellEnd"/>
            <w:r w:rsidRPr="00DB25C4">
              <w:rPr>
                <w:rFonts w:eastAsia="Calibri" w:cstheme="minorHAnsi"/>
              </w:rPr>
              <w:t xml:space="preserve"> </w:t>
            </w:r>
            <w:proofErr w:type="spellStart"/>
            <w:r w:rsidRPr="00DB25C4">
              <w:rPr>
                <w:rFonts w:eastAsia="Calibri" w:cstheme="minorHAnsi"/>
              </w:rPr>
              <w:t>dari</w:t>
            </w:r>
            <w:proofErr w:type="spellEnd"/>
            <w:r w:rsidRPr="00DB25C4">
              <w:rPr>
                <w:rFonts w:eastAsia="Calibri" w:cstheme="minorHAnsi"/>
              </w:rPr>
              <w:t xml:space="preserve"> stakeholder, </w:t>
            </w:r>
            <w:proofErr w:type="spellStart"/>
            <w:r w:rsidRPr="00DB25C4">
              <w:rPr>
                <w:rFonts w:eastAsia="Calibri" w:cstheme="minorHAnsi"/>
              </w:rPr>
              <w:t>baik</w:t>
            </w:r>
            <w:proofErr w:type="spellEnd"/>
            <w:r w:rsidRPr="00DB25C4">
              <w:rPr>
                <w:rFonts w:eastAsia="Calibri" w:cstheme="minorHAnsi"/>
              </w:rPr>
              <w:t xml:space="preserve"> </w:t>
            </w:r>
            <w:proofErr w:type="spellStart"/>
            <w:r w:rsidRPr="00DB25C4">
              <w:rPr>
                <w:rFonts w:eastAsia="Calibri" w:cstheme="minorHAnsi"/>
              </w:rPr>
              <w:t>dari</w:t>
            </w:r>
            <w:proofErr w:type="spellEnd"/>
            <w:r w:rsidRPr="00DB25C4">
              <w:rPr>
                <w:rFonts w:eastAsia="Calibri" w:cstheme="minorHAnsi"/>
              </w:rPr>
              <w:t xml:space="preserve"> internal </w:t>
            </w:r>
            <w:proofErr w:type="spellStart"/>
            <w:r w:rsidRPr="00DB25C4">
              <w:rPr>
                <w:rFonts w:eastAsia="Calibri" w:cstheme="minorHAnsi"/>
              </w:rPr>
              <w:t>maupun</w:t>
            </w:r>
            <w:proofErr w:type="spellEnd"/>
            <w:r w:rsidRPr="00DB25C4">
              <w:rPr>
                <w:rFonts w:eastAsia="Calibri" w:cstheme="minorHAnsi"/>
              </w:rPr>
              <w:t xml:space="preserve"> </w:t>
            </w:r>
            <w:proofErr w:type="spellStart"/>
            <w:r w:rsidRPr="00DB25C4">
              <w:rPr>
                <w:rFonts w:eastAsia="Calibri" w:cstheme="minorHAnsi"/>
              </w:rPr>
              <w:t>eksternal</w:t>
            </w:r>
            <w:proofErr w:type="spellEnd"/>
            <w:r w:rsidRPr="00DB25C4">
              <w:rPr>
                <w:rFonts w:eastAsia="Calibri" w:cstheme="minorHAnsi"/>
              </w:rPr>
              <w:t xml:space="preserve">. </w:t>
            </w:r>
            <w:proofErr w:type="spellStart"/>
            <w:r w:rsidRPr="00DB25C4">
              <w:rPr>
                <w:rFonts w:eastAsia="Calibri" w:cstheme="minorHAnsi"/>
              </w:rPr>
              <w:t>Kurangnya</w:t>
            </w:r>
            <w:proofErr w:type="spellEnd"/>
            <w:r w:rsidRPr="00DB25C4">
              <w:rPr>
                <w:rFonts w:eastAsia="Calibri" w:cstheme="minorHAnsi"/>
              </w:rPr>
              <w:t xml:space="preserve"> </w:t>
            </w:r>
            <w:proofErr w:type="spellStart"/>
            <w:r w:rsidRPr="00DB25C4">
              <w:rPr>
                <w:rFonts w:eastAsia="Calibri" w:cstheme="minorHAnsi"/>
              </w:rPr>
              <w:t>dukungan</w:t>
            </w:r>
            <w:proofErr w:type="spellEnd"/>
            <w:r w:rsidRPr="00DB25C4">
              <w:rPr>
                <w:rFonts w:eastAsia="Calibri" w:cstheme="minorHAnsi"/>
              </w:rPr>
              <w:t xml:space="preserve"> </w:t>
            </w:r>
            <w:proofErr w:type="spellStart"/>
            <w:r w:rsidRPr="00DB25C4">
              <w:rPr>
                <w:rFonts w:eastAsia="Calibri" w:cstheme="minorHAnsi"/>
              </w:rPr>
              <w:t>dari</w:t>
            </w:r>
            <w:proofErr w:type="spellEnd"/>
            <w:r w:rsidRPr="00DB25C4">
              <w:rPr>
                <w:rFonts w:eastAsia="Calibri" w:cstheme="minorHAnsi"/>
              </w:rPr>
              <w:t xml:space="preserve"> stakeholder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mengakibatkan</w:t>
            </w:r>
            <w:proofErr w:type="spellEnd"/>
            <w:r w:rsidRPr="00DB25C4">
              <w:rPr>
                <w:rFonts w:eastAsia="Calibri" w:cstheme="minorHAnsi"/>
              </w:rPr>
              <w:t xml:space="preserve"> </w:t>
            </w:r>
            <w:proofErr w:type="spellStart"/>
            <w:r w:rsidRPr="00DB25C4">
              <w:rPr>
                <w:rFonts w:eastAsia="Calibri" w:cstheme="minorHAnsi"/>
              </w:rPr>
              <w:t>kesulitan</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mengimplementasikan</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yang </w:t>
            </w:r>
            <w:proofErr w:type="spellStart"/>
            <w:r w:rsidRPr="00DB25C4">
              <w:rPr>
                <w:rFonts w:eastAsia="Calibri" w:cstheme="minorHAnsi"/>
              </w:rPr>
              <w:t>baik</w:t>
            </w:r>
            <w:proofErr w:type="spellEnd"/>
            <w:r w:rsidRPr="00DB25C4">
              <w:rPr>
                <w:rFonts w:eastAsia="Calibri" w:cstheme="minorHAnsi"/>
              </w:rPr>
              <w:t xml:space="preserve"> dan optimal. Stakeholder yang </w:t>
            </w:r>
            <w:proofErr w:type="spellStart"/>
            <w:r w:rsidRPr="00DB25C4">
              <w:rPr>
                <w:rFonts w:eastAsia="Calibri" w:cstheme="minorHAnsi"/>
              </w:rPr>
              <w:t>dimaksud</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meliputi</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alumni, </w:t>
            </w:r>
            <w:proofErr w:type="spellStart"/>
            <w:r w:rsidRPr="00DB25C4">
              <w:rPr>
                <w:rFonts w:eastAsia="Calibri" w:cstheme="minorHAnsi"/>
              </w:rPr>
              <w:t>industri</w:t>
            </w:r>
            <w:proofErr w:type="spellEnd"/>
            <w:r w:rsidRPr="00DB25C4">
              <w:rPr>
                <w:rFonts w:eastAsia="Calibri" w:cstheme="minorHAnsi"/>
              </w:rPr>
              <w:t xml:space="preserve">, dan </w:t>
            </w:r>
            <w:proofErr w:type="spellStart"/>
            <w:r w:rsidRPr="00DB25C4">
              <w:rPr>
                <w:rFonts w:eastAsia="Calibri" w:cstheme="minorHAnsi"/>
              </w:rPr>
              <w:t>masyarakat</w:t>
            </w:r>
            <w:proofErr w:type="spellEnd"/>
          </w:p>
        </w:tc>
      </w:tr>
    </w:tbl>
    <w:p w14:paraId="5B47024B" w14:textId="77777777" w:rsidR="00EE2EA9" w:rsidRPr="00DB25C4" w:rsidRDefault="00EE2EA9" w:rsidP="00687314">
      <w:pPr>
        <w:spacing w:after="0" w:line="240" w:lineRule="auto"/>
        <w:jc w:val="both"/>
        <w:rPr>
          <w:rFonts w:eastAsia="Calibri" w:cstheme="minorHAnsi"/>
        </w:rPr>
      </w:pPr>
    </w:p>
    <w:p w14:paraId="4E2FD0B6" w14:textId="77777777" w:rsidR="00EE2EA9" w:rsidRPr="00DB25C4" w:rsidRDefault="00EE2EA9" w:rsidP="00687314">
      <w:pPr>
        <w:spacing w:after="0" w:line="240" w:lineRule="auto"/>
        <w:jc w:val="both"/>
        <w:rPr>
          <w:rFonts w:cstheme="minorHAnsi"/>
        </w:rPr>
      </w:pPr>
      <w:r w:rsidRPr="00DB25C4">
        <w:rPr>
          <w:rFonts w:eastAsia="Calibri" w:cstheme="minorHAnsi"/>
        </w:rPr>
        <w:t xml:space="preserve">2.3.4 </w:t>
      </w:r>
      <w:proofErr w:type="spellStart"/>
      <w:r w:rsidRPr="00DB25C4">
        <w:rPr>
          <w:rFonts w:eastAsia="Calibri" w:cstheme="minorHAnsi"/>
        </w:rPr>
        <w:t>Tindak</w:t>
      </w:r>
      <w:proofErr w:type="spellEnd"/>
      <w:r w:rsidRPr="00DB25C4">
        <w:rPr>
          <w:rFonts w:eastAsia="Calibri" w:cstheme="minorHAnsi"/>
        </w:rPr>
        <w:t xml:space="preserve"> </w:t>
      </w:r>
      <w:proofErr w:type="spellStart"/>
      <w:r w:rsidRPr="00DB25C4">
        <w:rPr>
          <w:rFonts w:eastAsia="Calibri" w:cstheme="minorHAnsi"/>
        </w:rPr>
        <w:t>Lanjut</w:t>
      </w:r>
      <w:proofErr w:type="spellEnd"/>
      <w:r w:rsidRPr="00DB25C4">
        <w:rPr>
          <w:rFonts w:eastAsia="Calibri" w:cstheme="minorHAnsi"/>
        </w:rPr>
        <w:t xml:space="preserve"> </w:t>
      </w:r>
      <w:proofErr w:type="spellStart"/>
      <w:r w:rsidRPr="00DB25C4">
        <w:rPr>
          <w:rFonts w:eastAsia="Calibri" w:cstheme="minorHAnsi"/>
        </w:rPr>
        <w:t>Tindak</w:t>
      </w:r>
      <w:proofErr w:type="spellEnd"/>
      <w:r w:rsidRPr="00DB25C4">
        <w:rPr>
          <w:rFonts w:eastAsia="Calibri" w:cstheme="minorHAnsi"/>
        </w:rPr>
        <w:t xml:space="preserve"> </w:t>
      </w:r>
      <w:proofErr w:type="spellStart"/>
      <w:r w:rsidRPr="00DB25C4">
        <w:rPr>
          <w:rFonts w:eastAsia="Calibri" w:cstheme="minorHAnsi"/>
        </w:rPr>
        <w:t>lanjut</w:t>
      </w:r>
      <w:proofErr w:type="spellEnd"/>
      <w:r w:rsidRPr="00DB25C4">
        <w:rPr>
          <w:rFonts w:eastAsia="Calibri" w:cstheme="minorHAnsi"/>
        </w:rPr>
        <w:t xml:space="preserve"> yang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diambil</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kualitas</w:t>
      </w:r>
      <w:proofErr w:type="spellEnd"/>
      <w:r w:rsidRPr="00DB25C4">
        <w:rPr>
          <w:rFonts w:eastAsia="Calibri" w:cstheme="minorHAnsi"/>
        </w:rPr>
        <w:t xml:space="preserve"> </w:t>
      </w:r>
      <w:proofErr w:type="spellStart"/>
      <w:r w:rsidRPr="00DB25C4">
        <w:rPr>
          <w:rFonts w:eastAsia="Calibri" w:cstheme="minorHAnsi"/>
        </w:rPr>
        <w:t>pelaksanaan</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di PS</w:t>
      </w:r>
    </w:p>
    <w:tbl>
      <w:tblPr>
        <w:tblW w:w="9300" w:type="dxa"/>
        <w:tblInd w:w="105" w:type="dxa"/>
        <w:tblLayout w:type="fixed"/>
        <w:tblLook w:val="01E0" w:firstRow="1" w:lastRow="1" w:firstColumn="1" w:lastColumn="1" w:noHBand="0" w:noVBand="0"/>
      </w:tblPr>
      <w:tblGrid>
        <w:gridCol w:w="689"/>
        <w:gridCol w:w="2221"/>
        <w:gridCol w:w="6390"/>
      </w:tblGrid>
      <w:tr w:rsidR="00EE2EA9" w:rsidRPr="00DB25C4" w14:paraId="26215FD7" w14:textId="77777777" w:rsidTr="00CD4E67">
        <w:trPr>
          <w:trHeight w:val="540"/>
        </w:trPr>
        <w:tc>
          <w:tcPr>
            <w:tcW w:w="68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66AB50" w14:textId="77777777" w:rsidR="00EE2EA9" w:rsidRPr="00DB25C4" w:rsidRDefault="00EE2EA9" w:rsidP="00687314">
            <w:pPr>
              <w:spacing w:after="0" w:line="240" w:lineRule="auto"/>
              <w:rPr>
                <w:rFonts w:eastAsia="Calibri" w:cstheme="minorHAnsi"/>
                <w:b/>
                <w:bCs/>
              </w:rPr>
            </w:pPr>
            <w:r w:rsidRPr="00DB25C4">
              <w:rPr>
                <w:rFonts w:eastAsia="Calibri" w:cstheme="minorHAnsi"/>
                <w:b/>
                <w:bCs/>
              </w:rPr>
              <w:t>No</w:t>
            </w:r>
          </w:p>
        </w:tc>
        <w:tc>
          <w:tcPr>
            <w:tcW w:w="22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C6E3B2" w14:textId="77777777" w:rsidR="00EE2EA9" w:rsidRPr="00DB25C4" w:rsidRDefault="00EE2EA9" w:rsidP="00687314">
            <w:pPr>
              <w:spacing w:after="0" w:line="240" w:lineRule="auto"/>
              <w:jc w:val="center"/>
              <w:rPr>
                <w:rFonts w:eastAsia="Calibri" w:cstheme="minorHAnsi"/>
                <w:b/>
                <w:bCs/>
              </w:rPr>
            </w:pPr>
            <w:proofErr w:type="spellStart"/>
            <w:r w:rsidRPr="00DB25C4">
              <w:rPr>
                <w:rFonts w:eastAsia="Calibri" w:cstheme="minorHAnsi"/>
                <w:b/>
                <w:bCs/>
              </w:rPr>
              <w:t>Aspek</w:t>
            </w:r>
            <w:proofErr w:type="spellEnd"/>
            <w:r w:rsidRPr="00DB25C4">
              <w:rPr>
                <w:rFonts w:eastAsia="Calibri" w:cstheme="minorHAnsi"/>
                <w:b/>
                <w:bCs/>
              </w:rPr>
              <w:t xml:space="preserve"> yang</w:t>
            </w:r>
          </w:p>
          <w:p w14:paraId="0519F005" w14:textId="77777777" w:rsidR="00EE2EA9" w:rsidRPr="00DB25C4" w:rsidRDefault="00EE2EA9" w:rsidP="00687314">
            <w:pPr>
              <w:spacing w:after="0" w:line="240" w:lineRule="auto"/>
              <w:jc w:val="center"/>
              <w:rPr>
                <w:rFonts w:eastAsia="Calibri" w:cstheme="minorHAnsi"/>
                <w:b/>
                <w:bCs/>
              </w:rPr>
            </w:pPr>
            <w:proofErr w:type="spellStart"/>
            <w:r w:rsidRPr="00DB25C4">
              <w:rPr>
                <w:rFonts w:eastAsia="Calibri" w:cstheme="minorHAnsi"/>
                <w:b/>
                <w:bCs/>
              </w:rPr>
              <w:t>Dievaluasi</w:t>
            </w:r>
            <w:proofErr w:type="spellEnd"/>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19A6D0" w14:textId="77777777" w:rsidR="00EE2EA9" w:rsidRPr="00DB25C4" w:rsidRDefault="00EE2EA9" w:rsidP="00687314">
            <w:pPr>
              <w:spacing w:after="0" w:line="240" w:lineRule="auto"/>
              <w:jc w:val="center"/>
              <w:rPr>
                <w:rFonts w:eastAsia="Calibri" w:cstheme="minorHAnsi"/>
                <w:b/>
                <w:bCs/>
              </w:rPr>
            </w:pPr>
            <w:proofErr w:type="spellStart"/>
            <w:r w:rsidRPr="00DB25C4">
              <w:rPr>
                <w:rFonts w:eastAsia="Calibri" w:cstheme="minorHAnsi"/>
                <w:b/>
                <w:bCs/>
              </w:rPr>
              <w:t>Tindak</w:t>
            </w:r>
            <w:proofErr w:type="spellEnd"/>
            <w:r w:rsidRPr="00DB25C4">
              <w:rPr>
                <w:rFonts w:eastAsia="Calibri" w:cstheme="minorHAnsi"/>
                <w:b/>
                <w:bCs/>
              </w:rPr>
              <w:t xml:space="preserve"> </w:t>
            </w:r>
            <w:proofErr w:type="spellStart"/>
            <w:r w:rsidRPr="00DB25C4">
              <w:rPr>
                <w:rFonts w:eastAsia="Calibri" w:cstheme="minorHAnsi"/>
                <w:b/>
                <w:bCs/>
              </w:rPr>
              <w:t>lanjut</w:t>
            </w:r>
            <w:proofErr w:type="spellEnd"/>
          </w:p>
        </w:tc>
      </w:tr>
      <w:tr w:rsidR="00EE2EA9" w:rsidRPr="00DB25C4" w14:paraId="3EC37E0B" w14:textId="77777777" w:rsidTr="00CD4E67">
        <w:trPr>
          <w:trHeight w:val="1560"/>
        </w:trPr>
        <w:tc>
          <w:tcPr>
            <w:tcW w:w="68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66929F" w14:textId="77777777" w:rsidR="00EE2EA9" w:rsidRPr="00DB25C4" w:rsidRDefault="00EE2EA9" w:rsidP="00687314">
            <w:pPr>
              <w:spacing w:after="0" w:line="240" w:lineRule="auto"/>
              <w:jc w:val="center"/>
              <w:rPr>
                <w:rFonts w:cstheme="minorHAnsi"/>
              </w:rPr>
            </w:pPr>
            <w:r w:rsidRPr="00DB25C4">
              <w:rPr>
                <w:rFonts w:eastAsia="Calibri" w:cstheme="minorHAnsi"/>
              </w:rPr>
              <w:t>1</w:t>
            </w:r>
          </w:p>
        </w:tc>
        <w:tc>
          <w:tcPr>
            <w:tcW w:w="22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13BD99" w14:textId="77777777" w:rsidR="00EE2EA9" w:rsidRPr="00DB25C4" w:rsidRDefault="00EE2EA9" w:rsidP="00687314">
            <w:pPr>
              <w:spacing w:after="0" w:line="240" w:lineRule="auto"/>
              <w:rPr>
                <w:rFonts w:cstheme="minorHAnsi"/>
              </w:rPr>
            </w:pPr>
            <w:proofErr w:type="spellStart"/>
            <w:r w:rsidRPr="00DB25C4">
              <w:rPr>
                <w:rFonts w:eastAsia="Calibri" w:cstheme="minorHAnsi"/>
              </w:rPr>
              <w:t>Peningkatan</w:t>
            </w:r>
            <w:proofErr w:type="spellEnd"/>
            <w:r w:rsidRPr="00DB25C4">
              <w:rPr>
                <w:rFonts w:eastAsia="Calibri" w:cstheme="minorHAnsi"/>
              </w:rPr>
              <w:t xml:space="preserve"> </w:t>
            </w:r>
            <w:proofErr w:type="spellStart"/>
            <w:r w:rsidRPr="00DB25C4">
              <w:rPr>
                <w:rFonts w:eastAsia="Calibri" w:cstheme="minorHAnsi"/>
              </w:rPr>
              <w:t>pengembangan</w:t>
            </w:r>
            <w:proofErr w:type="spellEnd"/>
            <w:r w:rsidRPr="00DB25C4">
              <w:rPr>
                <w:rFonts w:eastAsia="Calibri" w:cstheme="minorHAnsi"/>
              </w:rPr>
              <w:t xml:space="preserve"> unit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5D5645" w14:textId="77777777" w:rsidR="00EE2EA9" w:rsidRPr="00DB25C4" w:rsidRDefault="00EE2EA9" w:rsidP="00687314">
            <w:pPr>
              <w:spacing w:after="0" w:line="240" w:lineRule="auto"/>
              <w:jc w:val="both"/>
              <w:rPr>
                <w:rFonts w:cstheme="minorHAnsi"/>
              </w:rPr>
            </w:pP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pengembangan</w:t>
            </w:r>
            <w:proofErr w:type="spellEnd"/>
            <w:r w:rsidRPr="00DB25C4">
              <w:rPr>
                <w:rFonts w:eastAsia="Calibri" w:cstheme="minorHAnsi"/>
              </w:rPr>
              <w:t xml:space="preserve"> unit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agar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lebih</w:t>
            </w:r>
            <w:proofErr w:type="spellEnd"/>
            <w:r w:rsidRPr="00DB25C4">
              <w:rPr>
                <w:rFonts w:eastAsia="Calibri" w:cstheme="minorHAnsi"/>
              </w:rPr>
              <w:t xml:space="preserve"> </w:t>
            </w:r>
            <w:proofErr w:type="spellStart"/>
            <w:r w:rsidRPr="00DB25C4">
              <w:rPr>
                <w:rFonts w:eastAsia="Calibri" w:cstheme="minorHAnsi"/>
              </w:rPr>
              <w:t>efektif</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memastikan</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yang </w:t>
            </w:r>
            <w:proofErr w:type="spellStart"/>
            <w:r w:rsidRPr="00DB25C4">
              <w:rPr>
                <w:rFonts w:eastAsia="Calibri" w:cstheme="minorHAnsi"/>
              </w:rPr>
              <w:t>terstruktur</w:t>
            </w:r>
            <w:proofErr w:type="spellEnd"/>
            <w:r w:rsidRPr="00DB25C4">
              <w:rPr>
                <w:rFonts w:eastAsia="Calibri" w:cstheme="minorHAnsi"/>
              </w:rPr>
              <w:t xml:space="preserve"> dan </w:t>
            </w:r>
            <w:proofErr w:type="spellStart"/>
            <w:r w:rsidRPr="00DB25C4">
              <w:rPr>
                <w:rFonts w:eastAsia="Calibri" w:cstheme="minorHAnsi"/>
              </w:rPr>
              <w:t>terorganisir</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memastikan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w:t>
            </w:r>
            <w:proofErr w:type="spellStart"/>
            <w:r w:rsidRPr="00DB25C4">
              <w:rPr>
                <w:rFonts w:eastAsia="Calibri" w:cstheme="minorHAnsi"/>
              </w:rPr>
              <w:t>pendidikan</w:t>
            </w:r>
            <w:proofErr w:type="spellEnd"/>
            <w:r w:rsidRPr="00DB25C4">
              <w:rPr>
                <w:rFonts w:eastAsia="Calibri" w:cstheme="minorHAnsi"/>
              </w:rPr>
              <w:t xml:space="preserve"> yang </w:t>
            </w:r>
            <w:proofErr w:type="spellStart"/>
            <w:r w:rsidRPr="00DB25C4">
              <w:rPr>
                <w:rFonts w:eastAsia="Calibri" w:cstheme="minorHAnsi"/>
              </w:rPr>
              <w:t>disediakan</w:t>
            </w:r>
            <w:proofErr w:type="spellEnd"/>
          </w:p>
        </w:tc>
      </w:tr>
      <w:tr w:rsidR="00EE2EA9" w:rsidRPr="00DB25C4" w14:paraId="4B6E0283" w14:textId="77777777" w:rsidTr="00CD4E67">
        <w:trPr>
          <w:trHeight w:val="900"/>
        </w:trPr>
        <w:tc>
          <w:tcPr>
            <w:tcW w:w="68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C731D4" w14:textId="77777777" w:rsidR="00EE2EA9" w:rsidRPr="00DB25C4" w:rsidRDefault="00EE2EA9" w:rsidP="00687314">
            <w:pPr>
              <w:spacing w:after="0" w:line="240" w:lineRule="auto"/>
              <w:jc w:val="center"/>
              <w:rPr>
                <w:rFonts w:cstheme="minorHAnsi"/>
              </w:rPr>
            </w:pPr>
            <w:r w:rsidRPr="00DB25C4">
              <w:rPr>
                <w:rFonts w:eastAsia="Calibri" w:cstheme="minorHAnsi"/>
              </w:rPr>
              <w:t>2</w:t>
            </w:r>
          </w:p>
        </w:tc>
        <w:tc>
          <w:tcPr>
            <w:tcW w:w="22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CF76F2" w14:textId="77777777" w:rsidR="00EE2EA9" w:rsidRPr="00DB25C4" w:rsidRDefault="00EE2EA9" w:rsidP="00687314">
            <w:pPr>
              <w:spacing w:after="0" w:line="240" w:lineRule="auto"/>
              <w:rPr>
                <w:rFonts w:cstheme="minorHAnsi"/>
              </w:rPr>
            </w:pPr>
            <w:proofErr w:type="spellStart"/>
            <w:r w:rsidRPr="00DB25C4">
              <w:rPr>
                <w:rFonts w:eastAsia="Calibri" w:cstheme="minorHAnsi"/>
              </w:rPr>
              <w:t>Menjalankan</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dan </w:t>
            </w:r>
            <w:proofErr w:type="spellStart"/>
            <w:r w:rsidRPr="00DB25C4">
              <w:rPr>
                <w:rFonts w:eastAsia="Calibri" w:cstheme="minorHAnsi"/>
              </w:rPr>
              <w:t>peningkatan</w:t>
            </w:r>
            <w:proofErr w:type="spellEnd"/>
            <w:r w:rsidRPr="00DB25C4">
              <w:rPr>
                <w:rFonts w:eastAsia="Calibri" w:cstheme="minorHAnsi"/>
              </w:rPr>
              <w:t xml:space="preserve"> </w:t>
            </w:r>
            <w:proofErr w:type="spellStart"/>
            <w:r w:rsidRPr="00DB25C4">
              <w:rPr>
                <w:rFonts w:eastAsia="Calibri" w:cstheme="minorHAnsi"/>
              </w:rPr>
              <w:t>terus-menerus</w:t>
            </w:r>
            <w:proofErr w:type="spellEnd"/>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12EF2B" w14:textId="77777777" w:rsidR="00EE2EA9" w:rsidRPr="00DB25C4" w:rsidRDefault="00EE2EA9" w:rsidP="00687314">
            <w:pPr>
              <w:spacing w:after="0" w:line="240" w:lineRule="auto"/>
              <w:rPr>
                <w:rFonts w:cstheme="minorHAnsi"/>
              </w:rPr>
            </w:pPr>
            <w:proofErr w:type="spellStart"/>
            <w:r w:rsidRPr="00DB25C4">
              <w:rPr>
                <w:rFonts w:eastAsia="Calibri" w:cstheme="minorHAnsi"/>
              </w:rPr>
              <w:t>Melakukan</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dan </w:t>
            </w:r>
            <w:proofErr w:type="spellStart"/>
            <w:r w:rsidRPr="00DB25C4">
              <w:rPr>
                <w:rFonts w:eastAsia="Calibri" w:cstheme="minorHAnsi"/>
              </w:rPr>
              <w:t>peningkatan</w:t>
            </w:r>
            <w:proofErr w:type="spellEnd"/>
            <w:r w:rsidRPr="00DB25C4">
              <w:rPr>
                <w:rFonts w:eastAsia="Calibri" w:cstheme="minorHAnsi"/>
              </w:rPr>
              <w:t xml:space="preserve"> </w:t>
            </w:r>
            <w:proofErr w:type="spellStart"/>
            <w:r w:rsidRPr="00DB25C4">
              <w:rPr>
                <w:rFonts w:eastAsia="Calibri" w:cstheme="minorHAnsi"/>
              </w:rPr>
              <w:t>terus-menerus</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(SPM) yang </w:t>
            </w:r>
            <w:proofErr w:type="spellStart"/>
            <w:r w:rsidRPr="00DB25C4">
              <w:rPr>
                <w:rFonts w:eastAsia="Calibri" w:cstheme="minorHAnsi"/>
              </w:rPr>
              <w:t>diterapkan</w:t>
            </w:r>
            <w:proofErr w:type="spellEnd"/>
            <w:r w:rsidRPr="00DB25C4">
              <w:rPr>
                <w:rFonts w:eastAsia="Calibri" w:cstheme="minorHAnsi"/>
              </w:rPr>
              <w:t xml:space="preserve"> </w:t>
            </w:r>
            <w:proofErr w:type="spellStart"/>
            <w:r w:rsidRPr="00DB25C4">
              <w:rPr>
                <w:rFonts w:eastAsia="Calibri" w:cstheme="minorHAnsi"/>
              </w:rPr>
              <w:t>melalui</w:t>
            </w:r>
            <w:proofErr w:type="spellEnd"/>
            <w:r w:rsidRPr="00DB25C4">
              <w:rPr>
                <w:rFonts w:eastAsia="Calibri" w:cstheme="minorHAnsi"/>
              </w:rPr>
              <w:t xml:space="preserve"> </w:t>
            </w:r>
            <w:proofErr w:type="spellStart"/>
            <w:r w:rsidRPr="00DB25C4">
              <w:rPr>
                <w:rFonts w:eastAsia="Calibri" w:cstheme="minorHAnsi"/>
              </w:rPr>
              <w:t>siklus</w:t>
            </w:r>
            <w:proofErr w:type="spellEnd"/>
            <w:r w:rsidRPr="00DB25C4">
              <w:rPr>
                <w:rFonts w:eastAsia="Calibri" w:cstheme="minorHAnsi"/>
              </w:rPr>
              <w:t xml:space="preserve"> PPEPP agar </w:t>
            </w:r>
            <w:proofErr w:type="spellStart"/>
            <w:r w:rsidRPr="00DB25C4">
              <w:rPr>
                <w:rFonts w:eastAsia="Calibri" w:cstheme="minorHAnsi"/>
              </w:rPr>
              <w:t>terintegrasi</w:t>
            </w:r>
            <w:proofErr w:type="spellEnd"/>
            <w:r w:rsidRPr="00DB25C4">
              <w:rPr>
                <w:rFonts w:eastAsia="Calibri" w:cstheme="minorHAnsi"/>
              </w:rPr>
              <w:t xml:space="preserve"> dan </w:t>
            </w:r>
            <w:proofErr w:type="spellStart"/>
            <w:r w:rsidRPr="00DB25C4">
              <w:rPr>
                <w:rFonts w:eastAsia="Calibri" w:cstheme="minorHAnsi"/>
              </w:rPr>
              <w:t>berkelanjutan</w:t>
            </w:r>
            <w:proofErr w:type="spellEnd"/>
          </w:p>
        </w:tc>
      </w:tr>
      <w:tr w:rsidR="00EE2EA9" w:rsidRPr="00DB25C4" w14:paraId="3DE15425" w14:textId="77777777" w:rsidTr="00CD4E67">
        <w:trPr>
          <w:trHeight w:val="2430"/>
        </w:trPr>
        <w:tc>
          <w:tcPr>
            <w:tcW w:w="68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6336C7" w14:textId="77777777" w:rsidR="00EE2EA9" w:rsidRPr="00DB25C4" w:rsidRDefault="00EE2EA9" w:rsidP="00687314">
            <w:pPr>
              <w:spacing w:after="0" w:line="240" w:lineRule="auto"/>
              <w:jc w:val="center"/>
              <w:rPr>
                <w:rFonts w:cstheme="minorHAnsi"/>
              </w:rPr>
            </w:pPr>
            <w:r w:rsidRPr="00DB25C4">
              <w:rPr>
                <w:rFonts w:eastAsia="Calibri" w:cstheme="minorHAnsi"/>
              </w:rPr>
              <w:t>3</w:t>
            </w:r>
          </w:p>
        </w:tc>
        <w:tc>
          <w:tcPr>
            <w:tcW w:w="22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394C4E" w14:textId="77777777" w:rsidR="00EE2EA9" w:rsidRPr="00DB25C4" w:rsidRDefault="00EE2EA9" w:rsidP="00687314">
            <w:pPr>
              <w:spacing w:after="0" w:line="240" w:lineRule="auto"/>
              <w:rPr>
                <w:rFonts w:cstheme="minorHAnsi"/>
              </w:rPr>
            </w:pP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koordinasi</w:t>
            </w:r>
            <w:proofErr w:type="spellEnd"/>
            <w:r w:rsidRPr="00DB25C4">
              <w:rPr>
                <w:rFonts w:eastAsia="Calibri" w:cstheme="minorHAnsi"/>
              </w:rPr>
              <w:t xml:space="preserve"> </w:t>
            </w:r>
            <w:proofErr w:type="spellStart"/>
            <w:r w:rsidRPr="00DB25C4">
              <w:rPr>
                <w:rFonts w:eastAsia="Calibri" w:cstheme="minorHAnsi"/>
              </w:rPr>
              <w:t>kelembagaan</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w:t>
            </w:r>
            <w:proofErr w:type="spellStart"/>
            <w:r w:rsidRPr="00DB25C4">
              <w:rPr>
                <w:rFonts w:eastAsia="Calibri" w:cstheme="minorHAnsi"/>
              </w:rPr>
              <w:t>secara</w:t>
            </w:r>
            <w:proofErr w:type="spellEnd"/>
            <w:r w:rsidRPr="00DB25C4">
              <w:rPr>
                <w:rFonts w:eastAsia="Calibri" w:cstheme="minorHAnsi"/>
              </w:rPr>
              <w:t xml:space="preserve"> vertical dan </w:t>
            </w:r>
            <w:proofErr w:type="spellStart"/>
            <w:r w:rsidRPr="00DB25C4">
              <w:rPr>
                <w:rFonts w:eastAsia="Calibri" w:cstheme="minorHAnsi"/>
              </w:rPr>
              <w:t>horisontal</w:t>
            </w:r>
            <w:proofErr w:type="spellEnd"/>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312846" w14:textId="77777777" w:rsidR="00EE2EA9" w:rsidRPr="00DB25C4" w:rsidRDefault="00EE2EA9" w:rsidP="00687314">
            <w:pPr>
              <w:spacing w:after="0" w:line="240" w:lineRule="auto"/>
              <w:rPr>
                <w:rFonts w:cstheme="minorHAnsi"/>
              </w:rPr>
            </w:pP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koordinasi</w:t>
            </w:r>
            <w:proofErr w:type="spellEnd"/>
            <w:r w:rsidRPr="00DB25C4">
              <w:rPr>
                <w:rFonts w:eastAsia="Calibri" w:cstheme="minorHAnsi"/>
              </w:rPr>
              <w:t xml:space="preserve"> </w:t>
            </w:r>
            <w:proofErr w:type="spellStart"/>
            <w:r w:rsidRPr="00DB25C4">
              <w:rPr>
                <w:rFonts w:eastAsia="Calibri" w:cstheme="minorHAnsi"/>
              </w:rPr>
              <w:t>kelembagaan</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w:t>
            </w:r>
            <w:proofErr w:type="spellStart"/>
            <w:r w:rsidRPr="00DB25C4">
              <w:rPr>
                <w:rFonts w:eastAsia="Calibri" w:cstheme="minorHAnsi"/>
              </w:rPr>
              <w:t>secara</w:t>
            </w:r>
            <w:proofErr w:type="spellEnd"/>
            <w:r w:rsidRPr="00DB25C4">
              <w:rPr>
                <w:rFonts w:eastAsia="Calibri" w:cstheme="minorHAnsi"/>
              </w:rPr>
              <w:t xml:space="preserve"> </w:t>
            </w:r>
            <w:proofErr w:type="spellStart"/>
            <w:r w:rsidRPr="00DB25C4">
              <w:rPr>
                <w:rFonts w:eastAsia="Calibri" w:cstheme="minorHAnsi"/>
              </w:rPr>
              <w:t>vertikal</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BAN-PT dan DIKTI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memastikan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standar</w:t>
            </w:r>
            <w:proofErr w:type="spellEnd"/>
            <w:r w:rsidRPr="00DB25C4">
              <w:rPr>
                <w:rFonts w:eastAsia="Calibri" w:cstheme="minorHAnsi"/>
              </w:rPr>
              <w:t xml:space="preserve"> yang </w:t>
            </w:r>
            <w:proofErr w:type="spellStart"/>
            <w:r w:rsidRPr="00DB25C4">
              <w:rPr>
                <w:rFonts w:eastAsia="Calibri" w:cstheme="minorHAnsi"/>
              </w:rPr>
              <w:t>ditetapkan</w:t>
            </w:r>
            <w:proofErr w:type="spellEnd"/>
            <w:r w:rsidRPr="00DB25C4">
              <w:rPr>
                <w:rFonts w:eastAsia="Calibri" w:cstheme="minorHAnsi"/>
              </w:rPr>
              <w:t xml:space="preserve"> </w:t>
            </w:r>
            <w:proofErr w:type="spellStart"/>
            <w:r w:rsidRPr="00DB25C4">
              <w:rPr>
                <w:rFonts w:eastAsia="Calibri" w:cstheme="minorHAnsi"/>
              </w:rPr>
              <w:t>terpenuhi</w:t>
            </w:r>
            <w:proofErr w:type="spellEnd"/>
            <w:r w:rsidRPr="00DB25C4">
              <w:rPr>
                <w:rFonts w:eastAsia="Calibri" w:cstheme="minorHAnsi"/>
              </w:rPr>
              <w:t>.</w:t>
            </w:r>
          </w:p>
          <w:p w14:paraId="74E2DA65" w14:textId="77777777" w:rsidR="00EE2EA9" w:rsidRPr="00DB25C4" w:rsidRDefault="00EE2EA9" w:rsidP="00687314">
            <w:pPr>
              <w:spacing w:after="0" w:line="240" w:lineRule="auto"/>
              <w:rPr>
                <w:rFonts w:cstheme="minorHAnsi"/>
              </w:rPr>
            </w:pPr>
            <w:proofErr w:type="spellStart"/>
            <w:r w:rsidRPr="00DB25C4">
              <w:rPr>
                <w:rFonts w:eastAsia="Calibri" w:cstheme="minorHAnsi"/>
              </w:rPr>
              <w:t>Mengembangkan</w:t>
            </w:r>
            <w:proofErr w:type="spellEnd"/>
            <w:r w:rsidRPr="00DB25C4">
              <w:rPr>
                <w:rFonts w:eastAsia="Calibri" w:cstheme="minorHAnsi"/>
              </w:rPr>
              <w:t xml:space="preserve"> </w:t>
            </w:r>
            <w:proofErr w:type="spellStart"/>
            <w:r w:rsidRPr="00DB25C4">
              <w:rPr>
                <w:rFonts w:eastAsia="Calibri" w:cstheme="minorHAnsi"/>
              </w:rPr>
              <w:t>koordinasi</w:t>
            </w:r>
            <w:proofErr w:type="spellEnd"/>
            <w:r w:rsidRPr="00DB25C4">
              <w:rPr>
                <w:rFonts w:eastAsia="Calibri" w:cstheme="minorHAnsi"/>
              </w:rPr>
              <w:t xml:space="preserve"> horizontal </w:t>
            </w:r>
            <w:proofErr w:type="spellStart"/>
            <w:r w:rsidRPr="00DB25C4">
              <w:rPr>
                <w:rFonts w:eastAsia="Calibri" w:cstheme="minorHAnsi"/>
              </w:rPr>
              <w:t>antara</w:t>
            </w:r>
            <w:proofErr w:type="spellEnd"/>
            <w:r w:rsidRPr="00DB25C4">
              <w:rPr>
                <w:rFonts w:eastAsia="Calibri" w:cstheme="minorHAnsi"/>
              </w:rPr>
              <w:t xml:space="preserve"> program </w:t>
            </w:r>
            <w:proofErr w:type="spellStart"/>
            <w:r w:rsidRPr="00DB25C4">
              <w:rPr>
                <w:rFonts w:eastAsia="Calibri" w:cstheme="minorHAnsi"/>
              </w:rPr>
              <w:t>studi</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memastikan</w:t>
            </w:r>
            <w:proofErr w:type="spellEnd"/>
            <w:r w:rsidRPr="00DB25C4">
              <w:rPr>
                <w:rFonts w:eastAsia="Calibri" w:cstheme="minorHAnsi"/>
              </w:rPr>
              <w:t xml:space="preserve"> </w:t>
            </w:r>
            <w:proofErr w:type="spellStart"/>
            <w:r w:rsidRPr="00DB25C4">
              <w:rPr>
                <w:rFonts w:eastAsia="Calibri" w:cstheme="minorHAnsi"/>
              </w:rPr>
              <w:t>tidak</w:t>
            </w:r>
            <w:proofErr w:type="spellEnd"/>
            <w:r w:rsidRPr="00DB25C4">
              <w:rPr>
                <w:rFonts w:eastAsia="Calibri" w:cstheme="minorHAnsi"/>
              </w:rPr>
              <w:t xml:space="preserve"> </w:t>
            </w:r>
            <w:proofErr w:type="spellStart"/>
            <w:r w:rsidRPr="00DB25C4">
              <w:rPr>
                <w:rFonts w:eastAsia="Calibri" w:cstheme="minorHAnsi"/>
              </w:rPr>
              <w:t>terjadi</w:t>
            </w:r>
            <w:proofErr w:type="spellEnd"/>
            <w:r w:rsidRPr="00DB25C4">
              <w:rPr>
                <w:rFonts w:eastAsia="Calibri" w:cstheme="minorHAnsi"/>
              </w:rPr>
              <w:t xml:space="preserve"> </w:t>
            </w:r>
            <w:proofErr w:type="spellStart"/>
            <w:r w:rsidRPr="00DB25C4">
              <w:rPr>
                <w:rFonts w:eastAsia="Calibri" w:cstheme="minorHAnsi"/>
              </w:rPr>
              <w:t>ketidakseragaman</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w:t>
            </w:r>
            <w:proofErr w:type="spellStart"/>
            <w:r w:rsidRPr="00DB25C4">
              <w:rPr>
                <w:rFonts w:eastAsia="Calibri" w:cstheme="minorHAnsi"/>
              </w:rPr>
              <w:t>antara</w:t>
            </w:r>
            <w:proofErr w:type="spellEnd"/>
            <w:r w:rsidRPr="00DB25C4">
              <w:rPr>
                <w:rFonts w:eastAsia="Calibri" w:cstheme="minorHAnsi"/>
              </w:rPr>
              <w:t xml:space="preserve"> program </w:t>
            </w:r>
            <w:proofErr w:type="spellStart"/>
            <w:r w:rsidRPr="00DB25C4">
              <w:rPr>
                <w:rFonts w:eastAsia="Calibri" w:cstheme="minorHAnsi"/>
              </w:rPr>
              <w:t>studi</w:t>
            </w:r>
            <w:proofErr w:type="spellEnd"/>
            <w:r w:rsidRPr="00DB25C4">
              <w:rPr>
                <w:rFonts w:eastAsia="Calibri" w:cstheme="minorHAnsi"/>
              </w:rPr>
              <w:t xml:space="preserve"> di </w:t>
            </w:r>
            <w:proofErr w:type="spellStart"/>
            <w:r w:rsidRPr="00DB25C4">
              <w:rPr>
                <w:rFonts w:eastAsia="Calibri" w:cstheme="minorHAnsi"/>
              </w:rPr>
              <w:t>suatu</w:t>
            </w:r>
            <w:proofErr w:type="spellEnd"/>
            <w:r w:rsidRPr="00DB25C4">
              <w:rPr>
                <w:rFonts w:eastAsia="Calibri" w:cstheme="minorHAnsi"/>
              </w:rPr>
              <w:t xml:space="preserve"> universitas</w:t>
            </w:r>
          </w:p>
        </w:tc>
      </w:tr>
      <w:tr w:rsidR="00EE2EA9" w:rsidRPr="00DB25C4" w14:paraId="1696A72C" w14:textId="77777777" w:rsidTr="00CD4E67">
        <w:trPr>
          <w:trHeight w:val="1440"/>
        </w:trPr>
        <w:tc>
          <w:tcPr>
            <w:tcW w:w="68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65E83C" w14:textId="77777777" w:rsidR="00EE2EA9" w:rsidRPr="00DB25C4" w:rsidRDefault="00EE2EA9" w:rsidP="00687314">
            <w:pPr>
              <w:spacing w:after="0" w:line="240" w:lineRule="auto"/>
              <w:jc w:val="center"/>
              <w:rPr>
                <w:rFonts w:cstheme="minorHAnsi"/>
              </w:rPr>
            </w:pPr>
            <w:r w:rsidRPr="00DB25C4">
              <w:rPr>
                <w:rFonts w:eastAsia="Calibri" w:cstheme="minorHAnsi"/>
              </w:rPr>
              <w:t>4</w:t>
            </w:r>
          </w:p>
        </w:tc>
        <w:tc>
          <w:tcPr>
            <w:tcW w:w="22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8B02A3" w14:textId="77777777" w:rsidR="00EE2EA9" w:rsidRPr="00DB25C4" w:rsidRDefault="00EE2EA9" w:rsidP="00687314">
            <w:pPr>
              <w:spacing w:after="0" w:line="240" w:lineRule="auto"/>
              <w:rPr>
                <w:rFonts w:cstheme="minorHAnsi"/>
              </w:rPr>
            </w:pPr>
            <w:proofErr w:type="spellStart"/>
            <w:r w:rsidRPr="00DB25C4">
              <w:rPr>
                <w:rFonts w:eastAsia="Calibri" w:cstheme="minorHAnsi"/>
              </w:rPr>
              <w:t>Pelaksanaan</w:t>
            </w:r>
            <w:proofErr w:type="spellEnd"/>
            <w:r w:rsidRPr="00DB25C4">
              <w:rPr>
                <w:rFonts w:eastAsia="Calibri" w:cstheme="minorHAnsi"/>
              </w:rPr>
              <w:t xml:space="preserve"> external benchmarking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w:t>
            </w:r>
            <w:proofErr w:type="spellStart"/>
            <w:r w:rsidRPr="00DB25C4">
              <w:rPr>
                <w:rFonts w:eastAsia="Calibri" w:cstheme="minorHAnsi"/>
              </w:rPr>
              <w:t>Fakultas</w:t>
            </w:r>
            <w:proofErr w:type="spellEnd"/>
            <w:r w:rsidRPr="00DB25C4">
              <w:rPr>
                <w:rFonts w:eastAsia="Calibri" w:cstheme="minorHAnsi"/>
              </w:rPr>
              <w:t xml:space="preserve"> dan Prodi</w:t>
            </w:r>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F113F0" w14:textId="77777777" w:rsidR="00EE2EA9" w:rsidRPr="00DB25C4" w:rsidRDefault="00EE2EA9" w:rsidP="00687314">
            <w:pPr>
              <w:spacing w:after="0" w:line="240" w:lineRule="auto"/>
              <w:rPr>
                <w:rFonts w:cstheme="minorHAnsi"/>
              </w:rPr>
            </w:pPr>
            <w:proofErr w:type="spellStart"/>
            <w:r w:rsidRPr="00DB25C4">
              <w:rPr>
                <w:rFonts w:eastAsia="Calibri" w:cstheme="minorHAnsi"/>
              </w:rPr>
              <w:t>Melakukan</w:t>
            </w:r>
            <w:proofErr w:type="spellEnd"/>
            <w:r w:rsidRPr="00DB25C4">
              <w:rPr>
                <w:rFonts w:eastAsia="Calibri" w:cstheme="minorHAnsi"/>
              </w:rPr>
              <w:t xml:space="preserve"> external benchmarking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universitas lain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mempelajari</w:t>
            </w:r>
            <w:proofErr w:type="spellEnd"/>
            <w:r w:rsidRPr="00DB25C4">
              <w:rPr>
                <w:rFonts w:eastAsia="Calibri" w:cstheme="minorHAnsi"/>
              </w:rPr>
              <w:t xml:space="preserve"> </w:t>
            </w:r>
            <w:proofErr w:type="spellStart"/>
            <w:r w:rsidRPr="00DB25C4">
              <w:rPr>
                <w:rFonts w:eastAsia="Calibri" w:cstheme="minorHAnsi"/>
              </w:rPr>
              <w:t>praktik-praktik</w:t>
            </w:r>
            <w:proofErr w:type="spellEnd"/>
            <w:r w:rsidRPr="00DB25C4">
              <w:rPr>
                <w:rFonts w:eastAsia="Calibri" w:cstheme="minorHAnsi"/>
              </w:rPr>
              <w:t xml:space="preserve"> </w:t>
            </w:r>
            <w:proofErr w:type="spellStart"/>
            <w:r w:rsidRPr="00DB25C4">
              <w:rPr>
                <w:rFonts w:eastAsia="Calibri" w:cstheme="minorHAnsi"/>
              </w:rPr>
              <w:t>terbaik</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w:t>
            </w:r>
            <w:proofErr w:type="spellStart"/>
            <w:r w:rsidRPr="00DB25C4">
              <w:rPr>
                <w:rFonts w:eastAsia="Calibri" w:cstheme="minorHAnsi"/>
              </w:rPr>
              <w:t>dari</w:t>
            </w:r>
            <w:proofErr w:type="spellEnd"/>
            <w:r w:rsidRPr="00DB25C4">
              <w:rPr>
                <w:rFonts w:eastAsia="Calibri" w:cstheme="minorHAnsi"/>
              </w:rPr>
              <w:t xml:space="preserve"> universitas lain dan </w:t>
            </w:r>
            <w:proofErr w:type="spellStart"/>
            <w:r w:rsidRPr="00DB25C4">
              <w:rPr>
                <w:rFonts w:eastAsia="Calibri" w:cstheme="minorHAnsi"/>
              </w:rPr>
              <w:t>memperbaiki</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mutunya</w:t>
            </w:r>
            <w:proofErr w:type="spellEnd"/>
          </w:p>
        </w:tc>
      </w:tr>
      <w:tr w:rsidR="00EE2EA9" w:rsidRPr="00DB25C4" w14:paraId="0E6E1364" w14:textId="77777777" w:rsidTr="00CD4E67">
        <w:trPr>
          <w:trHeight w:val="1350"/>
        </w:trPr>
        <w:tc>
          <w:tcPr>
            <w:tcW w:w="68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97F351" w14:textId="77777777" w:rsidR="00EE2EA9" w:rsidRPr="00DB25C4" w:rsidRDefault="00EE2EA9" w:rsidP="00687314">
            <w:pPr>
              <w:spacing w:after="0" w:line="240" w:lineRule="auto"/>
              <w:jc w:val="center"/>
              <w:rPr>
                <w:rFonts w:cstheme="minorHAnsi"/>
              </w:rPr>
            </w:pPr>
            <w:r w:rsidRPr="00DB25C4">
              <w:rPr>
                <w:rFonts w:eastAsia="Calibri" w:cstheme="minorHAnsi"/>
              </w:rPr>
              <w:lastRenderedPageBreak/>
              <w:t>5</w:t>
            </w:r>
          </w:p>
        </w:tc>
        <w:tc>
          <w:tcPr>
            <w:tcW w:w="22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5E23F8" w14:textId="77777777" w:rsidR="00EE2EA9" w:rsidRPr="00DB25C4" w:rsidRDefault="00EE2EA9" w:rsidP="00687314">
            <w:pPr>
              <w:spacing w:after="0" w:line="240" w:lineRule="auto"/>
              <w:rPr>
                <w:rFonts w:cstheme="minorHAnsi"/>
              </w:rPr>
            </w:pP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daya</w:t>
            </w:r>
            <w:proofErr w:type="spellEnd"/>
            <w:r w:rsidRPr="00DB25C4">
              <w:rPr>
                <w:rFonts w:eastAsia="Calibri" w:cstheme="minorHAnsi"/>
              </w:rPr>
              <w:t xml:space="preserve"> </w:t>
            </w:r>
            <w:proofErr w:type="spellStart"/>
            <w:r w:rsidRPr="00DB25C4">
              <w:rPr>
                <w:rFonts w:eastAsia="Calibri" w:cstheme="minorHAnsi"/>
              </w:rPr>
              <w:t>saing</w:t>
            </w:r>
            <w:proofErr w:type="spellEnd"/>
          </w:p>
        </w:tc>
        <w:tc>
          <w:tcPr>
            <w:tcW w:w="6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96CE1E" w14:textId="77777777" w:rsidR="00EE2EA9" w:rsidRPr="00DB25C4" w:rsidRDefault="00EE2EA9" w:rsidP="00687314">
            <w:pPr>
              <w:spacing w:after="0" w:line="240" w:lineRule="auto"/>
              <w:rPr>
                <w:rFonts w:cstheme="minorHAnsi"/>
              </w:rPr>
            </w:pP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agar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bersaing</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Prodi di universitas lain yang </w:t>
            </w:r>
            <w:proofErr w:type="spellStart"/>
            <w:r w:rsidRPr="00DB25C4">
              <w:rPr>
                <w:rFonts w:eastAsia="Calibri" w:cstheme="minorHAnsi"/>
              </w:rPr>
              <w:t>mungkin</w:t>
            </w:r>
            <w:proofErr w:type="spellEnd"/>
            <w:r w:rsidRPr="00DB25C4">
              <w:rPr>
                <w:rFonts w:eastAsia="Calibri" w:cstheme="minorHAnsi"/>
              </w:rPr>
              <w:t xml:space="preserve"> </w:t>
            </w:r>
            <w:proofErr w:type="spellStart"/>
            <w:r w:rsidRPr="00DB25C4">
              <w:rPr>
                <w:rFonts w:eastAsia="Calibri" w:cstheme="minorHAnsi"/>
              </w:rPr>
              <w:t>memiliki</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yang </w:t>
            </w:r>
            <w:proofErr w:type="spellStart"/>
            <w:r w:rsidRPr="00DB25C4">
              <w:rPr>
                <w:rFonts w:eastAsia="Calibri" w:cstheme="minorHAnsi"/>
              </w:rPr>
              <w:t>lebih</w:t>
            </w:r>
            <w:proofErr w:type="spellEnd"/>
            <w:r w:rsidRPr="00DB25C4">
              <w:rPr>
                <w:rFonts w:eastAsia="Calibri" w:cstheme="minorHAnsi"/>
              </w:rPr>
              <w:t xml:space="preserve"> </w:t>
            </w:r>
            <w:proofErr w:type="spellStart"/>
            <w:r w:rsidRPr="00DB25C4">
              <w:rPr>
                <w:rFonts w:eastAsia="Calibri" w:cstheme="minorHAnsi"/>
              </w:rPr>
              <w:t>baik</w:t>
            </w:r>
            <w:proofErr w:type="spellEnd"/>
          </w:p>
        </w:tc>
      </w:tr>
    </w:tbl>
    <w:p w14:paraId="7E187B7E" w14:textId="77777777" w:rsidR="001E7FBB" w:rsidRPr="00DB25C4" w:rsidRDefault="001E7FBB" w:rsidP="00687314">
      <w:pPr>
        <w:autoSpaceDE w:val="0"/>
        <w:autoSpaceDN w:val="0"/>
        <w:adjustRightInd w:val="0"/>
        <w:spacing w:after="0" w:line="240" w:lineRule="auto"/>
        <w:rPr>
          <w:rFonts w:cstheme="minorHAnsi"/>
          <w:b/>
          <w:bCs/>
          <w:color w:val="000000"/>
        </w:rPr>
        <w:sectPr w:rsidR="001E7FBB" w:rsidRPr="00DB25C4" w:rsidSect="00450D50">
          <w:pgSz w:w="12240" w:h="15840"/>
          <w:pgMar w:top="1440" w:right="1440" w:bottom="1440" w:left="1440" w:header="720" w:footer="720" w:gutter="0"/>
          <w:cols w:space="720"/>
          <w:noEndnote/>
        </w:sectPr>
      </w:pPr>
    </w:p>
    <w:p w14:paraId="435A6DC3" w14:textId="2883588F" w:rsidR="001E7FBB" w:rsidRPr="00DB25C4" w:rsidRDefault="001E7FBB" w:rsidP="00687314">
      <w:pPr>
        <w:spacing w:after="0" w:line="240" w:lineRule="auto"/>
        <w:ind w:right="6480"/>
        <w:jc w:val="both"/>
        <w:rPr>
          <w:rFonts w:eastAsia="Calibri" w:cstheme="minorHAnsi"/>
        </w:rPr>
      </w:pPr>
      <w:r w:rsidRPr="00DB25C4">
        <w:rPr>
          <w:rFonts w:eastAsia="Calibri" w:cstheme="minorHAnsi"/>
          <w:b/>
          <w:bCs/>
          <w:spacing w:val="-1"/>
        </w:rPr>
        <w:lastRenderedPageBreak/>
        <w:t>K</w:t>
      </w:r>
      <w:r w:rsidRPr="00DB25C4">
        <w:rPr>
          <w:rFonts w:eastAsia="Calibri" w:cstheme="minorHAnsi"/>
          <w:b/>
          <w:bCs/>
          <w:spacing w:val="1"/>
        </w:rPr>
        <w:t>RI</w:t>
      </w:r>
      <w:r w:rsidRPr="00DB25C4">
        <w:rPr>
          <w:rFonts w:eastAsia="Calibri" w:cstheme="minorHAnsi"/>
          <w:b/>
          <w:bCs/>
          <w:spacing w:val="-1"/>
        </w:rPr>
        <w:t>T</w:t>
      </w:r>
      <w:r w:rsidRPr="00DB25C4">
        <w:rPr>
          <w:rFonts w:eastAsia="Calibri" w:cstheme="minorHAnsi"/>
          <w:b/>
          <w:bCs/>
        </w:rPr>
        <w:t>E</w:t>
      </w:r>
      <w:r w:rsidRPr="00DB25C4">
        <w:rPr>
          <w:rFonts w:eastAsia="Calibri" w:cstheme="minorHAnsi"/>
          <w:b/>
          <w:bCs/>
          <w:spacing w:val="-2"/>
        </w:rPr>
        <w:t>R</w:t>
      </w:r>
      <w:r w:rsidRPr="00DB25C4">
        <w:rPr>
          <w:rFonts w:eastAsia="Calibri" w:cstheme="minorHAnsi"/>
          <w:b/>
          <w:bCs/>
          <w:spacing w:val="1"/>
        </w:rPr>
        <w:t>I</w:t>
      </w:r>
      <w:r w:rsidRPr="00DB25C4">
        <w:rPr>
          <w:rFonts w:eastAsia="Calibri" w:cstheme="minorHAnsi"/>
          <w:b/>
          <w:bCs/>
        </w:rPr>
        <w:t>A</w:t>
      </w:r>
      <w:r w:rsidRPr="00DB25C4">
        <w:rPr>
          <w:rFonts w:eastAsia="Calibri" w:cstheme="minorHAnsi"/>
          <w:b/>
          <w:bCs/>
          <w:spacing w:val="-3"/>
        </w:rPr>
        <w:t xml:space="preserve"> </w:t>
      </w:r>
      <w:r w:rsidRPr="00DB25C4">
        <w:rPr>
          <w:rFonts w:eastAsia="Calibri" w:cstheme="minorHAnsi"/>
          <w:b/>
          <w:bCs/>
          <w:spacing w:val="1"/>
        </w:rPr>
        <w:t>3</w:t>
      </w:r>
      <w:r w:rsidRPr="00DB25C4">
        <w:rPr>
          <w:rFonts w:eastAsia="Calibri" w:cstheme="minorHAnsi"/>
          <w:b/>
          <w:bCs/>
        </w:rPr>
        <w:t>.</w:t>
      </w:r>
      <w:r w:rsidR="00DB25C4">
        <w:rPr>
          <w:rFonts w:eastAsia="Calibri" w:cstheme="minorHAnsi"/>
          <w:b/>
          <w:bCs/>
          <w:spacing w:val="-1"/>
        </w:rPr>
        <w:t xml:space="preserve"> </w:t>
      </w:r>
      <w:r w:rsidRPr="00DB25C4">
        <w:rPr>
          <w:rFonts w:eastAsia="Calibri" w:cstheme="minorHAnsi"/>
          <w:b/>
          <w:bCs/>
          <w:spacing w:val="-1"/>
        </w:rPr>
        <w:t>M</w:t>
      </w:r>
      <w:r w:rsidRPr="00DB25C4">
        <w:rPr>
          <w:rFonts w:eastAsia="Calibri" w:cstheme="minorHAnsi"/>
          <w:b/>
          <w:bCs/>
          <w:spacing w:val="1"/>
        </w:rPr>
        <w:t>A</w:t>
      </w:r>
      <w:r w:rsidRPr="00DB25C4">
        <w:rPr>
          <w:rFonts w:eastAsia="Calibri" w:cstheme="minorHAnsi"/>
          <w:b/>
          <w:bCs/>
        </w:rPr>
        <w:t>H</w:t>
      </w:r>
      <w:r w:rsidRPr="00DB25C4">
        <w:rPr>
          <w:rFonts w:eastAsia="Calibri" w:cstheme="minorHAnsi"/>
          <w:b/>
          <w:bCs/>
          <w:spacing w:val="-2"/>
        </w:rPr>
        <w:t>A</w:t>
      </w:r>
      <w:r w:rsidRPr="00DB25C4">
        <w:rPr>
          <w:rFonts w:eastAsia="Calibri" w:cstheme="minorHAnsi"/>
          <w:b/>
          <w:bCs/>
          <w:spacing w:val="-1"/>
        </w:rPr>
        <w:t>S</w:t>
      </w:r>
      <w:r w:rsidRPr="00DB25C4">
        <w:rPr>
          <w:rFonts w:eastAsia="Calibri" w:cstheme="minorHAnsi"/>
          <w:b/>
          <w:bCs/>
          <w:spacing w:val="1"/>
        </w:rPr>
        <w:t>I</w:t>
      </w:r>
      <w:r w:rsidRPr="00DB25C4">
        <w:rPr>
          <w:rFonts w:eastAsia="Calibri" w:cstheme="minorHAnsi"/>
          <w:b/>
          <w:bCs/>
          <w:spacing w:val="-1"/>
        </w:rPr>
        <w:t>SW</w:t>
      </w:r>
      <w:r w:rsidRPr="00DB25C4">
        <w:rPr>
          <w:rFonts w:eastAsia="Calibri" w:cstheme="minorHAnsi"/>
          <w:b/>
          <w:bCs/>
        </w:rPr>
        <w:t>A</w:t>
      </w:r>
    </w:p>
    <w:p w14:paraId="73AAF037" w14:textId="77777777" w:rsidR="001E7FBB" w:rsidRPr="00DB25C4" w:rsidRDefault="001E7FBB" w:rsidP="00687314">
      <w:pPr>
        <w:spacing w:after="0" w:line="240" w:lineRule="auto"/>
        <w:ind w:left="101"/>
        <w:rPr>
          <w:rFonts w:eastAsia="Calibri" w:cstheme="minorHAnsi"/>
        </w:rPr>
      </w:pPr>
      <w:r w:rsidRPr="00DB25C4">
        <w:rPr>
          <w:rFonts w:eastAsia="Calibri" w:cstheme="minorHAnsi"/>
          <w:b/>
          <w:bCs/>
          <w:spacing w:val="1"/>
        </w:rPr>
        <w:t>3</w:t>
      </w:r>
      <w:r w:rsidRPr="00DB25C4">
        <w:rPr>
          <w:rFonts w:eastAsia="Calibri" w:cstheme="minorHAnsi"/>
          <w:b/>
          <w:bCs/>
          <w:spacing w:val="-1"/>
        </w:rPr>
        <w:t>.</w:t>
      </w:r>
      <w:r w:rsidRPr="00DB25C4">
        <w:rPr>
          <w:rFonts w:eastAsia="Calibri" w:cstheme="minorHAnsi"/>
          <w:b/>
          <w:bCs/>
        </w:rPr>
        <w:t>1</w:t>
      </w:r>
      <w:r w:rsidRPr="00DB25C4">
        <w:rPr>
          <w:rFonts w:eastAsia="Calibri" w:cstheme="minorHAnsi"/>
          <w:b/>
          <w:bCs/>
          <w:spacing w:val="-1"/>
        </w:rPr>
        <w:t xml:space="preserve"> </w:t>
      </w:r>
      <w:proofErr w:type="spellStart"/>
      <w:r w:rsidRPr="00DB25C4">
        <w:rPr>
          <w:rFonts w:eastAsia="Calibri" w:cstheme="minorHAnsi"/>
          <w:b/>
          <w:bCs/>
          <w:spacing w:val="1"/>
        </w:rPr>
        <w:t>R</w:t>
      </w:r>
      <w:r w:rsidRPr="00DB25C4">
        <w:rPr>
          <w:rFonts w:eastAsia="Calibri" w:cstheme="minorHAnsi"/>
          <w:b/>
          <w:bCs/>
          <w:spacing w:val="-1"/>
        </w:rPr>
        <w:t>e</w:t>
      </w:r>
      <w:r w:rsidRPr="00DB25C4">
        <w:rPr>
          <w:rFonts w:eastAsia="Calibri" w:cstheme="minorHAnsi"/>
          <w:b/>
          <w:bCs/>
        </w:rPr>
        <w:t>k</w:t>
      </w:r>
      <w:r w:rsidRPr="00DB25C4">
        <w:rPr>
          <w:rFonts w:eastAsia="Calibri" w:cstheme="minorHAnsi"/>
          <w:b/>
          <w:bCs/>
          <w:spacing w:val="-2"/>
        </w:rPr>
        <w:t>r</w:t>
      </w:r>
      <w:r w:rsidRPr="00DB25C4">
        <w:rPr>
          <w:rFonts w:eastAsia="Calibri" w:cstheme="minorHAnsi"/>
          <w:b/>
          <w:bCs/>
          <w:spacing w:val="-1"/>
        </w:rPr>
        <w:t>u</w:t>
      </w:r>
      <w:r w:rsidRPr="00DB25C4">
        <w:rPr>
          <w:rFonts w:eastAsia="Calibri" w:cstheme="minorHAnsi"/>
          <w:b/>
          <w:bCs/>
        </w:rPr>
        <w:t>tm</w:t>
      </w:r>
      <w:r w:rsidRPr="00DB25C4">
        <w:rPr>
          <w:rFonts w:eastAsia="Calibri" w:cstheme="minorHAnsi"/>
          <w:b/>
          <w:bCs/>
          <w:spacing w:val="-1"/>
        </w:rPr>
        <w:t>e</w:t>
      </w:r>
      <w:r w:rsidRPr="00DB25C4">
        <w:rPr>
          <w:rFonts w:eastAsia="Calibri" w:cstheme="minorHAnsi"/>
          <w:b/>
          <w:bCs/>
        </w:rPr>
        <w:t>n</w:t>
      </w:r>
      <w:proofErr w:type="spellEnd"/>
      <w:r w:rsidRPr="00DB25C4">
        <w:rPr>
          <w:rFonts w:eastAsia="Calibri" w:cstheme="minorHAnsi"/>
          <w:b/>
          <w:bCs/>
          <w:spacing w:val="-3"/>
        </w:rPr>
        <w:t xml:space="preserve"> </w:t>
      </w:r>
      <w:r w:rsidRPr="00DB25C4">
        <w:rPr>
          <w:rFonts w:eastAsia="Calibri" w:cstheme="minorHAnsi"/>
          <w:b/>
          <w:bCs/>
          <w:spacing w:val="-1"/>
        </w:rPr>
        <w:t>da</w:t>
      </w:r>
      <w:r w:rsidRPr="00DB25C4">
        <w:rPr>
          <w:rFonts w:eastAsia="Calibri" w:cstheme="minorHAnsi"/>
          <w:b/>
          <w:bCs/>
        </w:rPr>
        <w:t>n</w:t>
      </w:r>
      <w:r w:rsidRPr="00DB25C4">
        <w:rPr>
          <w:rFonts w:eastAsia="Calibri" w:cstheme="minorHAnsi"/>
          <w:b/>
          <w:bCs/>
          <w:spacing w:val="2"/>
        </w:rPr>
        <w:t xml:space="preserve"> </w:t>
      </w:r>
      <w:proofErr w:type="spellStart"/>
      <w:r w:rsidRPr="00DB25C4">
        <w:rPr>
          <w:rFonts w:eastAsia="Calibri" w:cstheme="minorHAnsi"/>
          <w:b/>
          <w:bCs/>
          <w:spacing w:val="1"/>
        </w:rPr>
        <w:t>T</w:t>
      </w:r>
      <w:r w:rsidRPr="00DB25C4">
        <w:rPr>
          <w:rFonts w:eastAsia="Calibri" w:cstheme="minorHAnsi"/>
          <w:b/>
          <w:bCs/>
          <w:spacing w:val="-1"/>
        </w:rPr>
        <w:t>e</w:t>
      </w:r>
      <w:r w:rsidRPr="00DB25C4">
        <w:rPr>
          <w:rFonts w:eastAsia="Calibri" w:cstheme="minorHAnsi"/>
          <w:b/>
          <w:bCs/>
        </w:rPr>
        <w:t>s</w:t>
      </w:r>
      <w:proofErr w:type="spellEnd"/>
      <w:r w:rsidRPr="00DB25C4">
        <w:rPr>
          <w:rFonts w:eastAsia="Calibri" w:cstheme="minorHAnsi"/>
          <w:b/>
          <w:bCs/>
          <w:spacing w:val="-1"/>
        </w:rPr>
        <w:t xml:space="preserve"> </w:t>
      </w:r>
      <w:proofErr w:type="spellStart"/>
      <w:r w:rsidRPr="00DB25C4">
        <w:rPr>
          <w:rFonts w:eastAsia="Calibri" w:cstheme="minorHAnsi"/>
          <w:b/>
          <w:bCs/>
          <w:spacing w:val="-1"/>
        </w:rPr>
        <w:t>Se</w:t>
      </w:r>
      <w:r w:rsidRPr="00DB25C4">
        <w:rPr>
          <w:rFonts w:eastAsia="Calibri" w:cstheme="minorHAnsi"/>
          <w:b/>
          <w:bCs/>
          <w:spacing w:val="1"/>
        </w:rPr>
        <w:t>l</w:t>
      </w:r>
      <w:r w:rsidRPr="00DB25C4">
        <w:rPr>
          <w:rFonts w:eastAsia="Calibri" w:cstheme="minorHAnsi"/>
          <w:b/>
          <w:bCs/>
          <w:spacing w:val="-1"/>
        </w:rPr>
        <w:t>e</w:t>
      </w:r>
      <w:r w:rsidRPr="00DB25C4">
        <w:rPr>
          <w:rFonts w:eastAsia="Calibri" w:cstheme="minorHAnsi"/>
          <w:b/>
          <w:bCs/>
        </w:rPr>
        <w:t>k</w:t>
      </w:r>
      <w:r w:rsidRPr="00DB25C4">
        <w:rPr>
          <w:rFonts w:eastAsia="Calibri" w:cstheme="minorHAnsi"/>
          <w:b/>
          <w:bCs/>
          <w:spacing w:val="1"/>
        </w:rPr>
        <w:t>s</w:t>
      </w:r>
      <w:r w:rsidRPr="00DB25C4">
        <w:rPr>
          <w:rFonts w:eastAsia="Calibri" w:cstheme="minorHAnsi"/>
          <w:b/>
          <w:bCs/>
        </w:rPr>
        <w:t>i</w:t>
      </w:r>
      <w:proofErr w:type="spellEnd"/>
      <w:r w:rsidRPr="00DB25C4">
        <w:rPr>
          <w:rFonts w:eastAsia="Calibri" w:cstheme="minorHAnsi"/>
          <w:b/>
          <w:bCs/>
          <w:spacing w:val="-1"/>
        </w:rPr>
        <w:t xml:space="preserve"> </w:t>
      </w:r>
      <w:proofErr w:type="spellStart"/>
      <w:r w:rsidRPr="00DB25C4">
        <w:rPr>
          <w:rFonts w:eastAsia="Calibri" w:cstheme="minorHAnsi"/>
          <w:b/>
          <w:bCs/>
          <w:spacing w:val="-1"/>
        </w:rPr>
        <w:t>Maha</w:t>
      </w:r>
      <w:r w:rsidRPr="00DB25C4">
        <w:rPr>
          <w:rFonts w:eastAsia="Calibri" w:cstheme="minorHAnsi"/>
          <w:b/>
          <w:bCs/>
          <w:spacing w:val="1"/>
        </w:rPr>
        <w:t>sis</w:t>
      </w:r>
      <w:r w:rsidRPr="00DB25C4">
        <w:rPr>
          <w:rFonts w:eastAsia="Calibri" w:cstheme="minorHAnsi"/>
          <w:b/>
          <w:bCs/>
          <w:spacing w:val="-1"/>
        </w:rPr>
        <w:t>w</w:t>
      </w:r>
      <w:r w:rsidRPr="00DB25C4">
        <w:rPr>
          <w:rFonts w:eastAsia="Calibri" w:cstheme="minorHAnsi"/>
          <w:b/>
          <w:bCs/>
        </w:rPr>
        <w:t>a</w:t>
      </w:r>
      <w:proofErr w:type="spellEnd"/>
      <w:r w:rsidRPr="00DB25C4">
        <w:rPr>
          <w:rFonts w:eastAsia="Calibri" w:cstheme="minorHAnsi"/>
          <w:b/>
          <w:bCs/>
          <w:spacing w:val="-3"/>
        </w:rPr>
        <w:t xml:space="preserve"> </w:t>
      </w:r>
      <w:proofErr w:type="spellStart"/>
      <w:r w:rsidRPr="00DB25C4">
        <w:rPr>
          <w:rFonts w:eastAsia="Calibri" w:cstheme="minorHAnsi"/>
          <w:b/>
          <w:bCs/>
          <w:spacing w:val="1"/>
        </w:rPr>
        <w:t>B</w:t>
      </w:r>
      <w:r w:rsidRPr="00DB25C4">
        <w:rPr>
          <w:rFonts w:eastAsia="Calibri" w:cstheme="minorHAnsi"/>
          <w:b/>
          <w:bCs/>
          <w:spacing w:val="-1"/>
        </w:rPr>
        <w:t>a</w:t>
      </w:r>
      <w:r w:rsidRPr="00DB25C4">
        <w:rPr>
          <w:rFonts w:eastAsia="Calibri" w:cstheme="minorHAnsi"/>
          <w:b/>
          <w:bCs/>
          <w:spacing w:val="1"/>
        </w:rPr>
        <w:t>r</w:t>
      </w:r>
      <w:r w:rsidRPr="00DB25C4">
        <w:rPr>
          <w:rFonts w:eastAsia="Calibri" w:cstheme="minorHAnsi"/>
          <w:b/>
          <w:bCs/>
        </w:rPr>
        <w:t>u</w:t>
      </w:r>
      <w:proofErr w:type="spellEnd"/>
    </w:p>
    <w:p w14:paraId="7FCE5813" w14:textId="77777777" w:rsidR="001E7FBB" w:rsidRPr="00DB25C4" w:rsidRDefault="001E7FBB" w:rsidP="00687314">
      <w:pPr>
        <w:spacing w:after="0" w:line="240" w:lineRule="auto"/>
        <w:ind w:left="101"/>
        <w:rPr>
          <w:rFonts w:eastAsia="Calibri" w:cstheme="minorHAnsi"/>
        </w:rPr>
      </w:pPr>
      <w:r w:rsidRPr="00DB25C4">
        <w:rPr>
          <w:rFonts w:eastAsia="Calibri" w:cstheme="minorHAnsi"/>
          <w:b/>
          <w:bCs/>
          <w:spacing w:val="1"/>
        </w:rPr>
        <w:t>3</w:t>
      </w:r>
      <w:r w:rsidRPr="00DB25C4">
        <w:rPr>
          <w:rFonts w:eastAsia="Calibri" w:cstheme="minorHAnsi"/>
          <w:b/>
          <w:bCs/>
          <w:spacing w:val="-1"/>
        </w:rPr>
        <w:t>.</w:t>
      </w:r>
      <w:r w:rsidRPr="00DB25C4">
        <w:rPr>
          <w:rFonts w:eastAsia="Calibri" w:cstheme="minorHAnsi"/>
          <w:b/>
          <w:bCs/>
          <w:spacing w:val="1"/>
        </w:rPr>
        <w:t>1</w:t>
      </w:r>
      <w:r w:rsidRPr="00DB25C4">
        <w:rPr>
          <w:rFonts w:eastAsia="Calibri" w:cstheme="minorHAnsi"/>
          <w:b/>
          <w:bCs/>
          <w:spacing w:val="-1"/>
        </w:rPr>
        <w:t>.</w:t>
      </w:r>
      <w:r w:rsidRPr="00DB25C4">
        <w:rPr>
          <w:rFonts w:eastAsia="Calibri" w:cstheme="minorHAnsi"/>
          <w:b/>
          <w:bCs/>
        </w:rPr>
        <w:t>1</w:t>
      </w:r>
      <w:r w:rsidRPr="00DB25C4">
        <w:rPr>
          <w:rFonts w:eastAsia="Calibri" w:cstheme="minorHAnsi"/>
          <w:b/>
          <w:bCs/>
          <w:spacing w:val="-3"/>
        </w:rPr>
        <w:t xml:space="preserve"> </w:t>
      </w:r>
      <w:proofErr w:type="spellStart"/>
      <w:r w:rsidRPr="00DB25C4">
        <w:rPr>
          <w:rFonts w:eastAsia="Calibri" w:cstheme="minorHAnsi"/>
          <w:b/>
          <w:bCs/>
          <w:spacing w:val="-1"/>
        </w:rPr>
        <w:t>Keb</w:t>
      </w:r>
      <w:r w:rsidRPr="00DB25C4">
        <w:rPr>
          <w:rFonts w:eastAsia="Calibri" w:cstheme="minorHAnsi"/>
          <w:b/>
          <w:bCs/>
          <w:spacing w:val="1"/>
        </w:rPr>
        <w:t>ij</w:t>
      </w:r>
      <w:r w:rsidRPr="00DB25C4">
        <w:rPr>
          <w:rFonts w:eastAsia="Calibri" w:cstheme="minorHAnsi"/>
          <w:b/>
          <w:bCs/>
          <w:spacing w:val="-1"/>
        </w:rPr>
        <w:t>a</w:t>
      </w:r>
      <w:r w:rsidRPr="00DB25C4">
        <w:rPr>
          <w:rFonts w:eastAsia="Calibri" w:cstheme="minorHAnsi"/>
          <w:b/>
          <w:bCs/>
        </w:rPr>
        <w:t>k</w:t>
      </w:r>
      <w:r w:rsidRPr="00DB25C4">
        <w:rPr>
          <w:rFonts w:eastAsia="Calibri" w:cstheme="minorHAnsi"/>
          <w:b/>
          <w:bCs/>
          <w:spacing w:val="-1"/>
        </w:rPr>
        <w:t>a</w:t>
      </w:r>
      <w:r w:rsidRPr="00DB25C4">
        <w:rPr>
          <w:rFonts w:eastAsia="Calibri" w:cstheme="minorHAnsi"/>
          <w:b/>
          <w:bCs/>
        </w:rPr>
        <w:t>n</w:t>
      </w:r>
      <w:proofErr w:type="spellEnd"/>
    </w:p>
    <w:p w14:paraId="2A15D8E6" w14:textId="77777777" w:rsidR="001E7FBB" w:rsidRPr="00DB25C4" w:rsidRDefault="001E7FBB" w:rsidP="00687314">
      <w:pPr>
        <w:spacing w:after="0" w:line="240" w:lineRule="auto"/>
        <w:ind w:left="218" w:right="332"/>
        <w:jc w:val="both"/>
        <w:rPr>
          <w:rFonts w:eastAsia="Calibri" w:cstheme="minorHAnsi"/>
        </w:rPr>
      </w:pPr>
      <w:proofErr w:type="spellStart"/>
      <w:r w:rsidRPr="00DB25C4">
        <w:rPr>
          <w:rFonts w:eastAsia="Calibri" w:cstheme="minorHAnsi"/>
        </w:rPr>
        <w:t>K</w:t>
      </w:r>
      <w:r w:rsidRPr="00DB25C4">
        <w:rPr>
          <w:rFonts w:eastAsia="Calibri" w:cstheme="minorHAnsi"/>
          <w:spacing w:val="1"/>
        </w:rPr>
        <w:t>e</w:t>
      </w:r>
      <w:r w:rsidRPr="00DB25C4">
        <w:rPr>
          <w:rFonts w:eastAsia="Calibri" w:cstheme="minorHAnsi"/>
          <w:spacing w:val="-1"/>
        </w:rPr>
        <w:t>b</w:t>
      </w:r>
      <w:r w:rsidRPr="00DB25C4">
        <w:rPr>
          <w:rFonts w:eastAsia="Calibri" w:cstheme="minorHAnsi"/>
        </w:rPr>
        <w:t>ija</w:t>
      </w:r>
      <w:r w:rsidRPr="00DB25C4">
        <w:rPr>
          <w:rFonts w:eastAsia="Calibri" w:cstheme="minorHAnsi"/>
          <w:spacing w:val="-2"/>
        </w:rPr>
        <w:t>k</w:t>
      </w:r>
      <w:r w:rsidRPr="00DB25C4">
        <w:rPr>
          <w:rFonts w:eastAsia="Calibri" w:cstheme="minorHAnsi"/>
        </w:rPr>
        <w:t>an</w:t>
      </w:r>
      <w:proofErr w:type="spellEnd"/>
      <w:r w:rsidRPr="00DB25C4">
        <w:rPr>
          <w:rFonts w:eastAsia="Calibri" w:cstheme="minorHAnsi"/>
          <w:spacing w:val="-2"/>
        </w:rPr>
        <w:t xml:space="preserve"> </w:t>
      </w:r>
      <w:proofErr w:type="spellStart"/>
      <w:r w:rsidRPr="00DB25C4">
        <w:rPr>
          <w:rFonts w:eastAsia="Calibri" w:cstheme="minorHAnsi"/>
          <w:spacing w:val="1"/>
        </w:rPr>
        <w:t>te</w:t>
      </w:r>
      <w:r w:rsidRPr="00DB25C4">
        <w:rPr>
          <w:rFonts w:eastAsia="Calibri" w:cstheme="minorHAnsi"/>
        </w:rPr>
        <w:t>r</w:t>
      </w:r>
      <w:r w:rsidRPr="00DB25C4">
        <w:rPr>
          <w:rFonts w:eastAsia="Calibri" w:cstheme="minorHAnsi"/>
          <w:spacing w:val="-2"/>
        </w:rPr>
        <w:t>t</w:t>
      </w:r>
      <w:r w:rsidRPr="00DB25C4">
        <w:rPr>
          <w:rFonts w:eastAsia="Calibri" w:cstheme="minorHAnsi"/>
          <w:spacing w:val="-1"/>
        </w:rPr>
        <w:t>u</w:t>
      </w:r>
      <w:r w:rsidRPr="00DB25C4">
        <w:rPr>
          <w:rFonts w:eastAsia="Calibri" w:cstheme="minorHAnsi"/>
        </w:rPr>
        <w:t>lis</w:t>
      </w:r>
      <w:proofErr w:type="spellEnd"/>
      <w:r w:rsidRPr="00DB25C4">
        <w:rPr>
          <w:rFonts w:eastAsia="Calibri" w:cstheme="minorHAnsi"/>
          <w:spacing w:val="3"/>
        </w:rPr>
        <w:t xml:space="preserve"> </w:t>
      </w:r>
      <w:proofErr w:type="spellStart"/>
      <w:r w:rsidRPr="00DB25C4">
        <w:rPr>
          <w:rFonts w:eastAsia="Calibri" w:cstheme="minorHAnsi"/>
          <w:spacing w:val="-1"/>
        </w:rPr>
        <w:t>d</w:t>
      </w:r>
      <w:r w:rsidRPr="00DB25C4">
        <w:rPr>
          <w:rFonts w:eastAsia="Calibri" w:cstheme="minorHAnsi"/>
        </w:rPr>
        <w:t>alam</w:t>
      </w:r>
      <w:proofErr w:type="spellEnd"/>
      <w:r w:rsidRPr="00DB25C4">
        <w:rPr>
          <w:rFonts w:eastAsia="Calibri" w:cstheme="minorHAnsi"/>
          <w:spacing w:val="-3"/>
        </w:rPr>
        <w:t xml:space="preserve"> </w:t>
      </w:r>
      <w:proofErr w:type="spellStart"/>
      <w:r w:rsidRPr="00DB25C4">
        <w:rPr>
          <w:rFonts w:eastAsia="Calibri" w:cstheme="minorHAnsi"/>
          <w:spacing w:val="-1"/>
        </w:rPr>
        <w:t>b</w:t>
      </w:r>
      <w:r w:rsidRPr="00DB25C4">
        <w:rPr>
          <w:rFonts w:eastAsia="Calibri" w:cstheme="minorHAnsi"/>
          <w:spacing w:val="1"/>
        </w:rPr>
        <w:t>e</w:t>
      </w:r>
      <w:r w:rsidRPr="00DB25C4">
        <w:rPr>
          <w:rFonts w:eastAsia="Calibri" w:cstheme="minorHAnsi"/>
          <w:spacing w:val="-1"/>
        </w:rPr>
        <w:t>n</w:t>
      </w:r>
      <w:r w:rsidRPr="00DB25C4">
        <w:rPr>
          <w:rFonts w:eastAsia="Calibri" w:cstheme="minorHAnsi"/>
          <w:spacing w:val="1"/>
        </w:rPr>
        <w:t>t</w:t>
      </w:r>
      <w:r w:rsidRPr="00DB25C4">
        <w:rPr>
          <w:rFonts w:eastAsia="Calibri" w:cstheme="minorHAnsi"/>
          <w:spacing w:val="-1"/>
        </w:rPr>
        <w:t>u</w:t>
      </w:r>
      <w:r w:rsidRPr="00DB25C4">
        <w:rPr>
          <w:rFonts w:eastAsia="Calibri" w:cstheme="minorHAnsi"/>
        </w:rPr>
        <w:t>k</w:t>
      </w:r>
      <w:proofErr w:type="spellEnd"/>
      <w:r w:rsidRPr="00DB25C4">
        <w:rPr>
          <w:rFonts w:eastAsia="Calibri" w:cstheme="minorHAnsi"/>
          <w:spacing w:val="1"/>
        </w:rPr>
        <w:t xml:space="preserve"> </w:t>
      </w:r>
      <w:proofErr w:type="spellStart"/>
      <w:r w:rsidRPr="00DB25C4">
        <w:rPr>
          <w:rFonts w:eastAsia="Calibri" w:cstheme="minorHAnsi"/>
          <w:spacing w:val="-1"/>
        </w:rPr>
        <w:t>p</w:t>
      </w:r>
      <w:r w:rsidRPr="00DB25C4">
        <w:rPr>
          <w:rFonts w:eastAsia="Calibri" w:cstheme="minorHAnsi"/>
          <w:spacing w:val="1"/>
        </w:rPr>
        <w:t>e</w:t>
      </w:r>
      <w:r w:rsidRPr="00DB25C4">
        <w:rPr>
          <w:rFonts w:eastAsia="Calibri" w:cstheme="minorHAnsi"/>
        </w:rPr>
        <w:t>ra</w:t>
      </w:r>
      <w:r w:rsidRPr="00DB25C4">
        <w:rPr>
          <w:rFonts w:eastAsia="Calibri" w:cstheme="minorHAnsi"/>
          <w:spacing w:val="1"/>
        </w:rPr>
        <w:t>t</w:t>
      </w:r>
      <w:r w:rsidRPr="00DB25C4">
        <w:rPr>
          <w:rFonts w:eastAsia="Calibri" w:cstheme="minorHAnsi"/>
          <w:spacing w:val="-1"/>
        </w:rPr>
        <w:t>u</w:t>
      </w:r>
      <w:r w:rsidRPr="00DB25C4">
        <w:rPr>
          <w:rFonts w:eastAsia="Calibri" w:cstheme="minorHAnsi"/>
        </w:rPr>
        <w:t>ran</w:t>
      </w:r>
      <w:proofErr w:type="spellEnd"/>
      <w:r w:rsidRPr="00DB25C4">
        <w:rPr>
          <w:rFonts w:eastAsia="Calibri" w:cstheme="minorHAnsi"/>
          <w:spacing w:val="-2"/>
        </w:rPr>
        <w:t xml:space="preserve"> </w:t>
      </w:r>
      <w:proofErr w:type="spellStart"/>
      <w:r w:rsidRPr="00DB25C4">
        <w:rPr>
          <w:rFonts w:eastAsia="Calibri" w:cstheme="minorHAnsi"/>
          <w:spacing w:val="-1"/>
        </w:rPr>
        <w:t>p</w:t>
      </w:r>
      <w:r w:rsidRPr="00DB25C4">
        <w:rPr>
          <w:rFonts w:eastAsia="Calibri" w:cstheme="minorHAnsi"/>
          <w:spacing w:val="1"/>
        </w:rPr>
        <w:t>e</w:t>
      </w:r>
      <w:r w:rsidRPr="00DB25C4">
        <w:rPr>
          <w:rFonts w:eastAsia="Calibri" w:cstheme="minorHAnsi"/>
        </w:rPr>
        <w:t>r</w:t>
      </w:r>
      <w:r w:rsidRPr="00DB25C4">
        <w:rPr>
          <w:rFonts w:eastAsia="Calibri" w:cstheme="minorHAnsi"/>
          <w:spacing w:val="-1"/>
        </w:rPr>
        <w:t>und</w:t>
      </w:r>
      <w:r w:rsidRPr="00DB25C4">
        <w:rPr>
          <w:rFonts w:eastAsia="Calibri" w:cstheme="minorHAnsi"/>
        </w:rPr>
        <w:t>a</w:t>
      </w:r>
      <w:r w:rsidRPr="00DB25C4">
        <w:rPr>
          <w:rFonts w:eastAsia="Calibri" w:cstheme="minorHAnsi"/>
          <w:spacing w:val="-1"/>
        </w:rPr>
        <w:t>ng</w:t>
      </w:r>
      <w:r w:rsidRPr="00DB25C4">
        <w:rPr>
          <w:rFonts w:eastAsia="Calibri" w:cstheme="minorHAnsi"/>
        </w:rPr>
        <w:t>-</w:t>
      </w:r>
      <w:r w:rsidRPr="00DB25C4">
        <w:rPr>
          <w:rFonts w:eastAsia="Calibri" w:cstheme="minorHAnsi"/>
          <w:spacing w:val="-1"/>
        </w:rPr>
        <w:t>und</w:t>
      </w:r>
      <w:r w:rsidRPr="00DB25C4">
        <w:rPr>
          <w:rFonts w:eastAsia="Calibri" w:cstheme="minorHAnsi"/>
        </w:rPr>
        <w:t>a</w:t>
      </w:r>
      <w:r w:rsidRPr="00DB25C4">
        <w:rPr>
          <w:rFonts w:eastAsia="Calibri" w:cstheme="minorHAnsi"/>
          <w:spacing w:val="2"/>
        </w:rPr>
        <w:t>n</w:t>
      </w:r>
      <w:r w:rsidRPr="00DB25C4">
        <w:rPr>
          <w:rFonts w:eastAsia="Calibri" w:cstheme="minorHAnsi"/>
          <w:spacing w:val="-1"/>
        </w:rPr>
        <w:t>g</w:t>
      </w:r>
      <w:r w:rsidRPr="00DB25C4">
        <w:rPr>
          <w:rFonts w:eastAsia="Calibri" w:cstheme="minorHAnsi"/>
        </w:rPr>
        <w:t>an</w:t>
      </w:r>
      <w:proofErr w:type="spellEnd"/>
      <w:r w:rsidRPr="00DB25C4">
        <w:rPr>
          <w:rFonts w:eastAsia="Calibri" w:cstheme="minorHAnsi"/>
        </w:rPr>
        <w:t xml:space="preserve"> </w:t>
      </w:r>
      <w:r w:rsidRPr="00DB25C4">
        <w:rPr>
          <w:rFonts w:eastAsia="Calibri" w:cstheme="minorHAnsi"/>
          <w:spacing w:val="-1"/>
        </w:rPr>
        <w:t>d</w:t>
      </w:r>
      <w:r w:rsidRPr="00DB25C4">
        <w:rPr>
          <w:rFonts w:eastAsia="Calibri" w:cstheme="minorHAnsi"/>
        </w:rPr>
        <w:t>a</w:t>
      </w:r>
      <w:r w:rsidRPr="00DB25C4">
        <w:rPr>
          <w:rFonts w:eastAsia="Calibri" w:cstheme="minorHAnsi"/>
          <w:spacing w:val="-1"/>
        </w:rPr>
        <w:t>n</w:t>
      </w:r>
      <w:r w:rsidRPr="00DB25C4">
        <w:rPr>
          <w:rFonts w:eastAsia="Calibri" w:cstheme="minorHAnsi"/>
          <w:spacing w:val="1"/>
        </w:rPr>
        <w:t>/</w:t>
      </w:r>
      <w:proofErr w:type="spellStart"/>
      <w:r w:rsidRPr="00DB25C4">
        <w:rPr>
          <w:rFonts w:eastAsia="Calibri" w:cstheme="minorHAnsi"/>
        </w:rPr>
        <w:t>a</w:t>
      </w:r>
      <w:r w:rsidRPr="00DB25C4">
        <w:rPr>
          <w:rFonts w:eastAsia="Calibri" w:cstheme="minorHAnsi"/>
          <w:spacing w:val="1"/>
        </w:rPr>
        <w:t>t</w:t>
      </w:r>
      <w:r w:rsidRPr="00DB25C4">
        <w:rPr>
          <w:rFonts w:eastAsia="Calibri" w:cstheme="minorHAnsi"/>
        </w:rPr>
        <w:t>au</w:t>
      </w:r>
      <w:proofErr w:type="spellEnd"/>
      <w:r w:rsidRPr="00DB25C4">
        <w:rPr>
          <w:rFonts w:eastAsia="Calibri" w:cstheme="minorHAnsi"/>
        </w:rPr>
        <w:t xml:space="preserve"> </w:t>
      </w:r>
      <w:proofErr w:type="spellStart"/>
      <w:r w:rsidRPr="00DB25C4">
        <w:rPr>
          <w:rFonts w:eastAsia="Calibri" w:cstheme="minorHAnsi"/>
          <w:spacing w:val="-1"/>
        </w:rPr>
        <w:t>p</w:t>
      </w:r>
      <w:r w:rsidRPr="00DB25C4">
        <w:rPr>
          <w:rFonts w:eastAsia="Calibri" w:cstheme="minorHAnsi"/>
          <w:spacing w:val="1"/>
        </w:rPr>
        <w:t>e</w:t>
      </w:r>
      <w:r w:rsidRPr="00DB25C4">
        <w:rPr>
          <w:rFonts w:eastAsia="Calibri" w:cstheme="minorHAnsi"/>
        </w:rPr>
        <w:t>ra</w:t>
      </w:r>
      <w:r w:rsidRPr="00DB25C4">
        <w:rPr>
          <w:rFonts w:eastAsia="Calibri" w:cstheme="minorHAnsi"/>
          <w:spacing w:val="1"/>
        </w:rPr>
        <w:t>t</w:t>
      </w:r>
      <w:r w:rsidRPr="00DB25C4">
        <w:rPr>
          <w:rFonts w:eastAsia="Calibri" w:cstheme="minorHAnsi"/>
          <w:spacing w:val="-1"/>
        </w:rPr>
        <w:t>u</w:t>
      </w:r>
      <w:r w:rsidRPr="00DB25C4">
        <w:rPr>
          <w:rFonts w:eastAsia="Calibri" w:cstheme="minorHAnsi"/>
        </w:rPr>
        <w:t>ran</w:t>
      </w:r>
      <w:proofErr w:type="spellEnd"/>
      <w:r w:rsidRPr="00DB25C4">
        <w:rPr>
          <w:rFonts w:eastAsia="Calibri" w:cstheme="minorHAnsi"/>
          <w:spacing w:val="-2"/>
        </w:rPr>
        <w:t xml:space="preserve"> </w:t>
      </w:r>
      <w:proofErr w:type="spellStart"/>
      <w:r w:rsidRPr="00DB25C4">
        <w:rPr>
          <w:rFonts w:eastAsia="Calibri" w:cstheme="minorHAnsi"/>
          <w:spacing w:val="-1"/>
        </w:rPr>
        <w:t>p</w:t>
      </w:r>
      <w:r w:rsidRPr="00DB25C4">
        <w:rPr>
          <w:rFonts w:eastAsia="Calibri" w:cstheme="minorHAnsi"/>
        </w:rPr>
        <w:t>i</w:t>
      </w:r>
      <w:r w:rsidRPr="00DB25C4">
        <w:rPr>
          <w:rFonts w:eastAsia="Calibri" w:cstheme="minorHAnsi"/>
          <w:spacing w:val="1"/>
        </w:rPr>
        <w:t>m</w:t>
      </w:r>
      <w:r w:rsidRPr="00DB25C4">
        <w:rPr>
          <w:rFonts w:eastAsia="Calibri" w:cstheme="minorHAnsi"/>
          <w:spacing w:val="-1"/>
        </w:rPr>
        <w:t>p</w:t>
      </w:r>
      <w:r w:rsidRPr="00DB25C4">
        <w:rPr>
          <w:rFonts w:eastAsia="Calibri" w:cstheme="minorHAnsi"/>
        </w:rPr>
        <w:t>i</w:t>
      </w:r>
      <w:r w:rsidRPr="00DB25C4">
        <w:rPr>
          <w:rFonts w:eastAsia="Calibri" w:cstheme="minorHAnsi"/>
          <w:spacing w:val="-1"/>
        </w:rPr>
        <w:t>n</w:t>
      </w:r>
      <w:r w:rsidRPr="00DB25C4">
        <w:rPr>
          <w:rFonts w:eastAsia="Calibri" w:cstheme="minorHAnsi"/>
        </w:rPr>
        <w:t>an</w:t>
      </w:r>
      <w:proofErr w:type="spellEnd"/>
      <w:r w:rsidRPr="00DB25C4">
        <w:rPr>
          <w:rFonts w:eastAsia="Calibri" w:cstheme="minorHAnsi"/>
          <w:spacing w:val="-2"/>
        </w:rPr>
        <w:t xml:space="preserve"> </w:t>
      </w:r>
      <w:proofErr w:type="spellStart"/>
      <w:r w:rsidRPr="00DB25C4">
        <w:rPr>
          <w:rFonts w:eastAsia="Calibri" w:cstheme="minorHAnsi"/>
          <w:spacing w:val="-1"/>
        </w:rPr>
        <w:t>p</w:t>
      </w:r>
      <w:r w:rsidRPr="00DB25C4">
        <w:rPr>
          <w:rFonts w:eastAsia="Calibri" w:cstheme="minorHAnsi"/>
          <w:spacing w:val="1"/>
        </w:rPr>
        <w:t>e</w:t>
      </w:r>
      <w:r w:rsidRPr="00DB25C4">
        <w:rPr>
          <w:rFonts w:eastAsia="Calibri" w:cstheme="minorHAnsi"/>
        </w:rPr>
        <w:t>r</w:t>
      </w:r>
      <w:r w:rsidRPr="00DB25C4">
        <w:rPr>
          <w:rFonts w:eastAsia="Calibri" w:cstheme="minorHAnsi"/>
          <w:spacing w:val="-1"/>
        </w:rPr>
        <w:t>gu</w:t>
      </w:r>
      <w:r w:rsidRPr="00DB25C4">
        <w:rPr>
          <w:rFonts w:eastAsia="Calibri" w:cstheme="minorHAnsi"/>
        </w:rPr>
        <w:t>r</w:t>
      </w:r>
      <w:r w:rsidRPr="00DB25C4">
        <w:rPr>
          <w:rFonts w:eastAsia="Calibri" w:cstheme="minorHAnsi"/>
          <w:spacing w:val="-1"/>
        </w:rPr>
        <w:t>u</w:t>
      </w:r>
      <w:r w:rsidRPr="00DB25C4">
        <w:rPr>
          <w:rFonts w:eastAsia="Calibri" w:cstheme="minorHAnsi"/>
        </w:rPr>
        <w:t>an</w:t>
      </w:r>
      <w:proofErr w:type="spellEnd"/>
      <w:r w:rsidRPr="00DB25C4">
        <w:rPr>
          <w:rFonts w:eastAsia="Calibri" w:cstheme="minorHAnsi"/>
        </w:rPr>
        <w:t xml:space="preserve"> </w:t>
      </w:r>
      <w:proofErr w:type="spellStart"/>
      <w:r w:rsidRPr="00DB25C4">
        <w:rPr>
          <w:rFonts w:eastAsia="Calibri" w:cstheme="minorHAnsi"/>
          <w:spacing w:val="1"/>
        </w:rPr>
        <w:t>t</w:t>
      </w:r>
      <w:r w:rsidRPr="00DB25C4">
        <w:rPr>
          <w:rFonts w:eastAsia="Calibri" w:cstheme="minorHAnsi"/>
        </w:rPr>
        <w:t>i</w:t>
      </w:r>
      <w:r w:rsidRPr="00DB25C4">
        <w:rPr>
          <w:rFonts w:eastAsia="Calibri" w:cstheme="minorHAnsi"/>
          <w:spacing w:val="-1"/>
        </w:rPr>
        <w:t>ngg</w:t>
      </w:r>
      <w:r w:rsidRPr="00DB25C4">
        <w:rPr>
          <w:rFonts w:eastAsia="Calibri" w:cstheme="minorHAnsi"/>
        </w:rPr>
        <w:t>i</w:t>
      </w:r>
      <w:proofErr w:type="spellEnd"/>
      <w:r w:rsidRPr="00DB25C4">
        <w:rPr>
          <w:rFonts w:eastAsia="Calibri" w:cstheme="minorHAnsi"/>
          <w:spacing w:val="3"/>
        </w:rPr>
        <w:t xml:space="preserve"> </w:t>
      </w:r>
      <w:r w:rsidRPr="00DB25C4">
        <w:rPr>
          <w:rFonts w:eastAsia="Calibri" w:cstheme="minorHAnsi"/>
          <w:spacing w:val="1"/>
        </w:rPr>
        <w:t>y</w:t>
      </w:r>
      <w:r w:rsidRPr="00DB25C4">
        <w:rPr>
          <w:rFonts w:eastAsia="Calibri" w:cstheme="minorHAnsi"/>
        </w:rPr>
        <w:t>a</w:t>
      </w:r>
      <w:r w:rsidRPr="00DB25C4">
        <w:rPr>
          <w:rFonts w:eastAsia="Calibri" w:cstheme="minorHAnsi"/>
          <w:spacing w:val="-1"/>
        </w:rPr>
        <w:t>n</w:t>
      </w:r>
      <w:r w:rsidRPr="00DB25C4">
        <w:rPr>
          <w:rFonts w:eastAsia="Calibri" w:cstheme="minorHAnsi"/>
        </w:rPr>
        <w:t xml:space="preserve">g </w:t>
      </w:r>
      <w:proofErr w:type="spellStart"/>
      <w:r w:rsidRPr="00DB25C4">
        <w:rPr>
          <w:rFonts w:eastAsia="Calibri" w:cstheme="minorHAnsi"/>
          <w:spacing w:val="1"/>
        </w:rPr>
        <w:t>m</w:t>
      </w:r>
      <w:r w:rsidRPr="00DB25C4">
        <w:rPr>
          <w:rFonts w:eastAsia="Calibri" w:cstheme="minorHAnsi"/>
          <w:spacing w:val="-2"/>
        </w:rPr>
        <w:t>e</w:t>
      </w:r>
      <w:r w:rsidRPr="00DB25C4">
        <w:rPr>
          <w:rFonts w:eastAsia="Calibri" w:cstheme="minorHAnsi"/>
          <w:spacing w:val="-1"/>
        </w:rPr>
        <w:t>ng</w:t>
      </w:r>
      <w:r w:rsidRPr="00DB25C4">
        <w:rPr>
          <w:rFonts w:eastAsia="Calibri" w:cstheme="minorHAnsi"/>
        </w:rPr>
        <w:t>a</w:t>
      </w:r>
      <w:r w:rsidRPr="00DB25C4">
        <w:rPr>
          <w:rFonts w:eastAsia="Calibri" w:cstheme="minorHAnsi"/>
          <w:spacing w:val="1"/>
        </w:rPr>
        <w:t>t</w:t>
      </w:r>
      <w:r w:rsidRPr="00DB25C4">
        <w:rPr>
          <w:rFonts w:eastAsia="Calibri" w:cstheme="minorHAnsi"/>
          <w:spacing w:val="-1"/>
        </w:rPr>
        <w:t>u</w:t>
      </w:r>
      <w:r w:rsidRPr="00DB25C4">
        <w:rPr>
          <w:rFonts w:eastAsia="Calibri" w:cstheme="minorHAnsi"/>
        </w:rPr>
        <w:t>r</w:t>
      </w:r>
      <w:proofErr w:type="spellEnd"/>
      <w:r w:rsidRPr="00DB25C4">
        <w:rPr>
          <w:rFonts w:eastAsia="Calibri" w:cstheme="minorHAnsi"/>
        </w:rPr>
        <w:t xml:space="preserve"> </w:t>
      </w:r>
      <w:proofErr w:type="spellStart"/>
      <w:r w:rsidRPr="00DB25C4">
        <w:rPr>
          <w:rFonts w:eastAsia="Calibri" w:cstheme="minorHAnsi"/>
        </w:rPr>
        <w:t>r</w:t>
      </w:r>
      <w:r w:rsidRPr="00DB25C4">
        <w:rPr>
          <w:rFonts w:eastAsia="Calibri" w:cstheme="minorHAnsi"/>
          <w:spacing w:val="1"/>
        </w:rPr>
        <w:t>e</w:t>
      </w:r>
      <w:r w:rsidRPr="00DB25C4">
        <w:rPr>
          <w:rFonts w:eastAsia="Calibri" w:cstheme="minorHAnsi"/>
        </w:rPr>
        <w:t>kr</w:t>
      </w:r>
      <w:r w:rsidRPr="00DB25C4">
        <w:rPr>
          <w:rFonts w:eastAsia="Calibri" w:cstheme="minorHAnsi"/>
          <w:spacing w:val="-1"/>
        </w:rPr>
        <w:t>u</w:t>
      </w:r>
      <w:r w:rsidRPr="00DB25C4">
        <w:rPr>
          <w:rFonts w:eastAsia="Calibri" w:cstheme="minorHAnsi"/>
          <w:spacing w:val="1"/>
        </w:rPr>
        <w:t>t</w:t>
      </w:r>
      <w:r w:rsidRPr="00DB25C4">
        <w:rPr>
          <w:rFonts w:eastAsia="Calibri" w:cstheme="minorHAnsi"/>
          <w:spacing w:val="-1"/>
        </w:rPr>
        <w:t>m</w:t>
      </w:r>
      <w:r w:rsidRPr="00DB25C4">
        <w:rPr>
          <w:rFonts w:eastAsia="Calibri" w:cstheme="minorHAnsi"/>
          <w:spacing w:val="-2"/>
        </w:rPr>
        <w:t>e</w:t>
      </w:r>
      <w:r w:rsidRPr="00DB25C4">
        <w:rPr>
          <w:rFonts w:eastAsia="Calibri" w:cstheme="minorHAnsi"/>
        </w:rPr>
        <w:t>n</w:t>
      </w:r>
      <w:proofErr w:type="spellEnd"/>
      <w:r w:rsidRPr="00DB25C4">
        <w:rPr>
          <w:rFonts w:eastAsia="Calibri" w:cstheme="minorHAnsi"/>
          <w:spacing w:val="2"/>
        </w:rPr>
        <w:t xml:space="preserve"> </w:t>
      </w:r>
      <w:r w:rsidRPr="00DB25C4">
        <w:rPr>
          <w:rFonts w:eastAsia="Calibri" w:cstheme="minorHAnsi"/>
          <w:spacing w:val="-1"/>
        </w:rPr>
        <w:t>d</w:t>
      </w:r>
      <w:r w:rsidRPr="00DB25C4">
        <w:rPr>
          <w:rFonts w:eastAsia="Calibri" w:cstheme="minorHAnsi"/>
        </w:rPr>
        <w:t>an</w:t>
      </w:r>
      <w:r w:rsidRPr="00DB25C4">
        <w:rPr>
          <w:rFonts w:eastAsia="Calibri" w:cstheme="minorHAnsi"/>
          <w:spacing w:val="2"/>
        </w:rPr>
        <w:t xml:space="preserve"> </w:t>
      </w:r>
      <w:proofErr w:type="spellStart"/>
      <w:r w:rsidRPr="00DB25C4">
        <w:rPr>
          <w:rFonts w:eastAsia="Calibri" w:cstheme="minorHAnsi"/>
        </w:rPr>
        <w:t>s</w:t>
      </w:r>
      <w:r w:rsidRPr="00DB25C4">
        <w:rPr>
          <w:rFonts w:eastAsia="Calibri" w:cstheme="minorHAnsi"/>
          <w:spacing w:val="1"/>
        </w:rPr>
        <w:t>e</w:t>
      </w:r>
      <w:r w:rsidRPr="00DB25C4">
        <w:rPr>
          <w:rFonts w:eastAsia="Calibri" w:cstheme="minorHAnsi"/>
        </w:rPr>
        <w:t>l</w:t>
      </w:r>
      <w:r w:rsidRPr="00DB25C4">
        <w:rPr>
          <w:rFonts w:eastAsia="Calibri" w:cstheme="minorHAnsi"/>
          <w:spacing w:val="1"/>
        </w:rPr>
        <w:t>e</w:t>
      </w:r>
      <w:r w:rsidRPr="00DB25C4">
        <w:rPr>
          <w:rFonts w:eastAsia="Calibri" w:cstheme="minorHAnsi"/>
          <w:spacing w:val="-2"/>
        </w:rPr>
        <w:t>k</w:t>
      </w:r>
      <w:r w:rsidRPr="00DB25C4">
        <w:rPr>
          <w:rFonts w:eastAsia="Calibri" w:cstheme="minorHAnsi"/>
        </w:rPr>
        <w:t>si</w:t>
      </w:r>
      <w:proofErr w:type="spellEnd"/>
      <w:r w:rsidRPr="00DB25C4">
        <w:rPr>
          <w:rFonts w:eastAsia="Calibri" w:cstheme="minorHAnsi"/>
          <w:spacing w:val="3"/>
        </w:rPr>
        <w:t xml:space="preserve"> </w:t>
      </w:r>
      <w:proofErr w:type="spellStart"/>
      <w:r w:rsidRPr="00DB25C4">
        <w:rPr>
          <w:rFonts w:eastAsia="Calibri" w:cstheme="minorHAnsi"/>
          <w:spacing w:val="1"/>
        </w:rPr>
        <w:t>m</w:t>
      </w:r>
      <w:r w:rsidRPr="00DB25C4">
        <w:rPr>
          <w:rFonts w:eastAsia="Calibri" w:cstheme="minorHAnsi"/>
          <w:spacing w:val="-3"/>
        </w:rPr>
        <w:t>a</w:t>
      </w:r>
      <w:r w:rsidRPr="00DB25C4">
        <w:rPr>
          <w:rFonts w:eastAsia="Calibri" w:cstheme="minorHAnsi"/>
          <w:spacing w:val="-1"/>
        </w:rPr>
        <w:t>h</w:t>
      </w:r>
      <w:r w:rsidRPr="00DB25C4">
        <w:rPr>
          <w:rFonts w:eastAsia="Calibri" w:cstheme="minorHAnsi"/>
        </w:rPr>
        <w:t>asis</w:t>
      </w:r>
      <w:r w:rsidRPr="00DB25C4">
        <w:rPr>
          <w:rFonts w:eastAsia="Calibri" w:cstheme="minorHAnsi"/>
          <w:spacing w:val="1"/>
        </w:rPr>
        <w:t>w</w:t>
      </w:r>
      <w:r w:rsidRPr="00DB25C4">
        <w:rPr>
          <w:rFonts w:eastAsia="Calibri" w:cstheme="minorHAnsi"/>
        </w:rPr>
        <w:t>a</w:t>
      </w:r>
      <w:proofErr w:type="spellEnd"/>
      <w:r w:rsidRPr="00DB25C4">
        <w:rPr>
          <w:rFonts w:eastAsia="Calibri" w:cstheme="minorHAnsi"/>
        </w:rPr>
        <w:t xml:space="preserve"> </w:t>
      </w:r>
      <w:proofErr w:type="spellStart"/>
      <w:r w:rsidRPr="00DB25C4">
        <w:rPr>
          <w:rFonts w:eastAsia="Calibri" w:cstheme="minorHAnsi"/>
          <w:spacing w:val="-1"/>
        </w:rPr>
        <w:t>b</w:t>
      </w:r>
      <w:r w:rsidRPr="00DB25C4">
        <w:rPr>
          <w:rFonts w:eastAsia="Calibri" w:cstheme="minorHAnsi"/>
        </w:rPr>
        <w:t>ar</w:t>
      </w:r>
      <w:r w:rsidRPr="00DB25C4">
        <w:rPr>
          <w:rFonts w:eastAsia="Calibri" w:cstheme="minorHAnsi"/>
          <w:spacing w:val="-1"/>
        </w:rPr>
        <w:t>u</w:t>
      </w:r>
      <w:proofErr w:type="spellEnd"/>
      <w:r w:rsidRPr="00DB25C4">
        <w:rPr>
          <w:rFonts w:eastAsia="Calibri" w:cstheme="minorHAnsi"/>
        </w:rPr>
        <w:t>,</w:t>
      </w:r>
      <w:r w:rsidRPr="00DB25C4">
        <w:rPr>
          <w:rFonts w:eastAsia="Calibri" w:cstheme="minorHAnsi"/>
          <w:spacing w:val="3"/>
        </w:rPr>
        <w:t xml:space="preserve"> </w:t>
      </w:r>
      <w:proofErr w:type="spellStart"/>
      <w:r w:rsidRPr="00DB25C4">
        <w:rPr>
          <w:rFonts w:eastAsia="Calibri" w:cstheme="minorHAnsi"/>
        </w:rPr>
        <w:t>k</w:t>
      </w:r>
      <w:r w:rsidRPr="00DB25C4">
        <w:rPr>
          <w:rFonts w:eastAsia="Calibri" w:cstheme="minorHAnsi"/>
          <w:spacing w:val="-1"/>
        </w:rPr>
        <w:t>u</w:t>
      </w:r>
      <w:r w:rsidRPr="00DB25C4">
        <w:rPr>
          <w:rFonts w:eastAsia="Calibri" w:cstheme="minorHAnsi"/>
        </w:rPr>
        <w:t>ali</w:t>
      </w:r>
      <w:r w:rsidRPr="00DB25C4">
        <w:rPr>
          <w:rFonts w:eastAsia="Calibri" w:cstheme="minorHAnsi"/>
          <w:spacing w:val="1"/>
        </w:rPr>
        <w:t>t</w:t>
      </w:r>
      <w:r w:rsidRPr="00DB25C4">
        <w:rPr>
          <w:rFonts w:eastAsia="Calibri" w:cstheme="minorHAnsi"/>
        </w:rPr>
        <w:t>as</w:t>
      </w:r>
      <w:proofErr w:type="spellEnd"/>
      <w:r w:rsidRPr="00DB25C4">
        <w:rPr>
          <w:rFonts w:eastAsia="Calibri" w:cstheme="minorHAnsi"/>
          <w:spacing w:val="1"/>
        </w:rPr>
        <w:t xml:space="preserve"> </w:t>
      </w:r>
      <w:r w:rsidRPr="00DB25C4">
        <w:rPr>
          <w:rFonts w:eastAsia="Calibri" w:cstheme="minorHAnsi"/>
        </w:rPr>
        <w:t>i</w:t>
      </w:r>
      <w:r w:rsidRPr="00DB25C4">
        <w:rPr>
          <w:rFonts w:eastAsia="Calibri" w:cstheme="minorHAnsi"/>
          <w:spacing w:val="-1"/>
        </w:rPr>
        <w:t>npu</w:t>
      </w:r>
      <w:r w:rsidRPr="00DB25C4">
        <w:rPr>
          <w:rFonts w:eastAsia="Calibri" w:cstheme="minorHAnsi"/>
        </w:rPr>
        <w:t>t</w:t>
      </w:r>
      <w:r w:rsidRPr="00DB25C4">
        <w:rPr>
          <w:rFonts w:eastAsia="Calibri" w:cstheme="minorHAnsi"/>
          <w:spacing w:val="1"/>
        </w:rPr>
        <w:t xml:space="preserve"> </w:t>
      </w:r>
      <w:proofErr w:type="spellStart"/>
      <w:r w:rsidRPr="00DB25C4">
        <w:rPr>
          <w:rFonts w:eastAsia="Calibri" w:cstheme="minorHAnsi"/>
        </w:rPr>
        <w:t>cal</w:t>
      </w:r>
      <w:r w:rsidRPr="00DB25C4">
        <w:rPr>
          <w:rFonts w:eastAsia="Calibri" w:cstheme="minorHAnsi"/>
          <w:spacing w:val="1"/>
        </w:rPr>
        <w:t>o</w:t>
      </w:r>
      <w:r w:rsidRPr="00DB25C4">
        <w:rPr>
          <w:rFonts w:eastAsia="Calibri" w:cstheme="minorHAnsi"/>
        </w:rPr>
        <w:t>n</w:t>
      </w:r>
      <w:proofErr w:type="spellEnd"/>
      <w:r w:rsidRPr="00DB25C4">
        <w:rPr>
          <w:rFonts w:eastAsia="Calibri" w:cstheme="minorHAnsi"/>
        </w:rPr>
        <w:t xml:space="preserve"> </w:t>
      </w:r>
      <w:proofErr w:type="spellStart"/>
      <w:r w:rsidRPr="00DB25C4">
        <w:rPr>
          <w:rFonts w:eastAsia="Calibri" w:cstheme="minorHAnsi"/>
          <w:spacing w:val="1"/>
        </w:rPr>
        <w:t>m</w:t>
      </w:r>
      <w:r w:rsidRPr="00DB25C4">
        <w:rPr>
          <w:rFonts w:eastAsia="Calibri" w:cstheme="minorHAnsi"/>
        </w:rPr>
        <w:t>a</w:t>
      </w:r>
      <w:r w:rsidRPr="00DB25C4">
        <w:rPr>
          <w:rFonts w:eastAsia="Calibri" w:cstheme="minorHAnsi"/>
          <w:spacing w:val="-1"/>
        </w:rPr>
        <w:t>h</w:t>
      </w:r>
      <w:r w:rsidRPr="00DB25C4">
        <w:rPr>
          <w:rFonts w:eastAsia="Calibri" w:cstheme="minorHAnsi"/>
        </w:rPr>
        <w:t>a</w:t>
      </w:r>
      <w:r w:rsidRPr="00DB25C4">
        <w:rPr>
          <w:rFonts w:eastAsia="Calibri" w:cstheme="minorHAnsi"/>
          <w:spacing w:val="-2"/>
        </w:rPr>
        <w:t>s</w:t>
      </w:r>
      <w:r w:rsidRPr="00DB25C4">
        <w:rPr>
          <w:rFonts w:eastAsia="Calibri" w:cstheme="minorHAnsi"/>
        </w:rPr>
        <w:t>is</w:t>
      </w:r>
      <w:r w:rsidRPr="00DB25C4">
        <w:rPr>
          <w:rFonts w:eastAsia="Calibri" w:cstheme="minorHAnsi"/>
          <w:spacing w:val="1"/>
        </w:rPr>
        <w:t>w</w:t>
      </w:r>
      <w:r w:rsidRPr="00DB25C4">
        <w:rPr>
          <w:rFonts w:eastAsia="Calibri" w:cstheme="minorHAnsi"/>
        </w:rPr>
        <w:t>a</w:t>
      </w:r>
      <w:proofErr w:type="spellEnd"/>
      <w:r w:rsidRPr="00DB25C4">
        <w:rPr>
          <w:rFonts w:eastAsia="Calibri" w:cstheme="minorHAnsi"/>
        </w:rPr>
        <w:t xml:space="preserve"> </w:t>
      </w:r>
      <w:proofErr w:type="spellStart"/>
      <w:r w:rsidRPr="00DB25C4">
        <w:rPr>
          <w:rFonts w:eastAsia="Calibri" w:cstheme="minorHAnsi"/>
          <w:spacing w:val="-1"/>
        </w:rPr>
        <w:t>b</w:t>
      </w:r>
      <w:r w:rsidRPr="00DB25C4">
        <w:rPr>
          <w:rFonts w:eastAsia="Calibri" w:cstheme="minorHAnsi"/>
        </w:rPr>
        <w:t>ar</w:t>
      </w:r>
      <w:r w:rsidRPr="00DB25C4">
        <w:rPr>
          <w:rFonts w:eastAsia="Calibri" w:cstheme="minorHAnsi"/>
          <w:spacing w:val="-1"/>
        </w:rPr>
        <w:t>u</w:t>
      </w:r>
      <w:proofErr w:type="spellEnd"/>
      <w:r w:rsidRPr="00DB25C4">
        <w:rPr>
          <w:rFonts w:eastAsia="Calibri" w:cstheme="minorHAnsi"/>
        </w:rPr>
        <w:t>,</w:t>
      </w:r>
      <w:r w:rsidRPr="00DB25C4">
        <w:rPr>
          <w:rFonts w:eastAsia="Calibri" w:cstheme="minorHAnsi"/>
          <w:spacing w:val="3"/>
        </w:rPr>
        <w:t xml:space="preserve"> </w:t>
      </w:r>
      <w:r w:rsidRPr="00DB25C4">
        <w:rPr>
          <w:rFonts w:eastAsia="Calibri" w:cstheme="minorHAnsi"/>
          <w:spacing w:val="-1"/>
        </w:rPr>
        <w:t>d</w:t>
      </w:r>
      <w:r w:rsidRPr="00DB25C4">
        <w:rPr>
          <w:rFonts w:eastAsia="Calibri" w:cstheme="minorHAnsi"/>
        </w:rPr>
        <w:t xml:space="preserve">an </w:t>
      </w:r>
      <w:proofErr w:type="spellStart"/>
      <w:r w:rsidRPr="00DB25C4">
        <w:rPr>
          <w:rFonts w:eastAsia="Calibri" w:cstheme="minorHAnsi"/>
          <w:spacing w:val="-1"/>
        </w:rPr>
        <w:t>d</w:t>
      </w:r>
      <w:r w:rsidRPr="00DB25C4">
        <w:rPr>
          <w:rFonts w:eastAsia="Calibri" w:cstheme="minorHAnsi"/>
        </w:rPr>
        <w:t>a</w:t>
      </w:r>
      <w:r w:rsidRPr="00DB25C4">
        <w:rPr>
          <w:rFonts w:eastAsia="Calibri" w:cstheme="minorHAnsi"/>
          <w:spacing w:val="1"/>
        </w:rPr>
        <w:t>e</w:t>
      </w:r>
      <w:r w:rsidRPr="00DB25C4">
        <w:rPr>
          <w:rFonts w:eastAsia="Calibri" w:cstheme="minorHAnsi"/>
        </w:rPr>
        <w:t>rah</w:t>
      </w:r>
      <w:proofErr w:type="spellEnd"/>
      <w:r w:rsidRPr="00DB25C4">
        <w:rPr>
          <w:rFonts w:eastAsia="Calibri" w:cstheme="minorHAnsi"/>
          <w:spacing w:val="-5"/>
        </w:rPr>
        <w:t xml:space="preserve"> </w:t>
      </w:r>
      <w:proofErr w:type="spellStart"/>
      <w:r w:rsidRPr="00DB25C4">
        <w:rPr>
          <w:rFonts w:eastAsia="Calibri" w:cstheme="minorHAnsi"/>
        </w:rPr>
        <w:t>asal</w:t>
      </w:r>
      <w:proofErr w:type="spellEnd"/>
      <w:r w:rsidRPr="00DB25C4">
        <w:rPr>
          <w:rFonts w:eastAsia="Calibri" w:cstheme="minorHAnsi"/>
          <w:spacing w:val="-2"/>
        </w:rPr>
        <w:t xml:space="preserve"> </w:t>
      </w:r>
      <w:proofErr w:type="spellStart"/>
      <w:r w:rsidRPr="00DB25C4">
        <w:rPr>
          <w:rFonts w:eastAsia="Calibri" w:cstheme="minorHAnsi"/>
        </w:rPr>
        <w:t>cal</w:t>
      </w:r>
      <w:r w:rsidRPr="00DB25C4">
        <w:rPr>
          <w:rFonts w:eastAsia="Calibri" w:cstheme="minorHAnsi"/>
          <w:spacing w:val="1"/>
        </w:rPr>
        <w:t>o</w:t>
      </w:r>
      <w:r w:rsidRPr="00DB25C4">
        <w:rPr>
          <w:rFonts w:eastAsia="Calibri" w:cstheme="minorHAnsi"/>
        </w:rPr>
        <w:t>n</w:t>
      </w:r>
      <w:proofErr w:type="spellEnd"/>
      <w:r w:rsidRPr="00DB25C4">
        <w:rPr>
          <w:rFonts w:eastAsia="Calibri" w:cstheme="minorHAnsi"/>
          <w:spacing w:val="-3"/>
        </w:rPr>
        <w:t xml:space="preserve"> </w:t>
      </w:r>
      <w:proofErr w:type="spellStart"/>
      <w:r w:rsidRPr="00DB25C4">
        <w:rPr>
          <w:rFonts w:eastAsia="Calibri" w:cstheme="minorHAnsi"/>
          <w:spacing w:val="1"/>
        </w:rPr>
        <w:t>m</w:t>
      </w:r>
      <w:r w:rsidRPr="00DB25C4">
        <w:rPr>
          <w:rFonts w:eastAsia="Calibri" w:cstheme="minorHAnsi"/>
        </w:rPr>
        <w:t>a</w:t>
      </w:r>
      <w:r w:rsidRPr="00DB25C4">
        <w:rPr>
          <w:rFonts w:eastAsia="Calibri" w:cstheme="minorHAnsi"/>
          <w:spacing w:val="-1"/>
        </w:rPr>
        <w:t>h</w:t>
      </w:r>
      <w:r w:rsidRPr="00DB25C4">
        <w:rPr>
          <w:rFonts w:eastAsia="Calibri" w:cstheme="minorHAnsi"/>
        </w:rPr>
        <w:t>a</w:t>
      </w:r>
      <w:r w:rsidRPr="00DB25C4">
        <w:rPr>
          <w:rFonts w:eastAsia="Calibri" w:cstheme="minorHAnsi"/>
          <w:spacing w:val="-2"/>
        </w:rPr>
        <w:t>s</w:t>
      </w:r>
      <w:r w:rsidRPr="00DB25C4">
        <w:rPr>
          <w:rFonts w:eastAsia="Calibri" w:cstheme="minorHAnsi"/>
        </w:rPr>
        <w:t>is</w:t>
      </w:r>
      <w:r w:rsidRPr="00DB25C4">
        <w:rPr>
          <w:rFonts w:eastAsia="Calibri" w:cstheme="minorHAnsi"/>
          <w:spacing w:val="1"/>
        </w:rPr>
        <w:t>w</w:t>
      </w:r>
      <w:r w:rsidRPr="00DB25C4">
        <w:rPr>
          <w:rFonts w:eastAsia="Calibri" w:cstheme="minorHAnsi"/>
        </w:rPr>
        <w:t>a</w:t>
      </w:r>
      <w:proofErr w:type="spellEnd"/>
      <w:r w:rsidRPr="00DB25C4">
        <w:rPr>
          <w:rFonts w:eastAsia="Calibri" w:cstheme="minorHAnsi"/>
          <w:spacing w:val="-2"/>
        </w:rPr>
        <w:t xml:space="preserve"> </w:t>
      </w:r>
      <w:proofErr w:type="spellStart"/>
      <w:r w:rsidRPr="00DB25C4">
        <w:rPr>
          <w:rFonts w:eastAsia="Calibri" w:cstheme="minorHAnsi"/>
          <w:spacing w:val="-1"/>
        </w:rPr>
        <w:t>b</w:t>
      </w:r>
      <w:r w:rsidRPr="00DB25C4">
        <w:rPr>
          <w:rFonts w:eastAsia="Calibri" w:cstheme="minorHAnsi"/>
        </w:rPr>
        <w:t>aru</w:t>
      </w:r>
      <w:proofErr w:type="spellEnd"/>
      <w:r w:rsidRPr="00DB25C4">
        <w:rPr>
          <w:rFonts w:eastAsia="Calibri" w:cstheme="minorHAnsi"/>
        </w:rPr>
        <w:t xml:space="preserve"> </w:t>
      </w:r>
      <w:r w:rsidRPr="00DB25C4">
        <w:rPr>
          <w:rFonts w:eastAsia="Calibri" w:cstheme="minorHAnsi"/>
          <w:spacing w:val="-1"/>
        </w:rPr>
        <w:t>d</w:t>
      </w:r>
      <w:r w:rsidRPr="00DB25C4">
        <w:rPr>
          <w:rFonts w:eastAsia="Calibri" w:cstheme="minorHAnsi"/>
        </w:rPr>
        <w:t>i</w:t>
      </w:r>
      <w:r w:rsidRPr="00DB25C4">
        <w:rPr>
          <w:rFonts w:eastAsia="Calibri" w:cstheme="minorHAnsi"/>
          <w:spacing w:val="-2"/>
        </w:rPr>
        <w:t xml:space="preserve"> </w:t>
      </w:r>
      <w:r w:rsidRPr="00DB25C4">
        <w:rPr>
          <w:rFonts w:eastAsia="Calibri" w:cstheme="minorHAnsi"/>
          <w:spacing w:val="1"/>
        </w:rPr>
        <w:t>P</w:t>
      </w:r>
      <w:r w:rsidRPr="00DB25C4">
        <w:rPr>
          <w:rFonts w:eastAsia="Calibri" w:cstheme="minorHAnsi"/>
          <w:spacing w:val="-1"/>
        </w:rPr>
        <w:t xml:space="preserve">S di Universitas Ma Chung </w:t>
      </w:r>
      <w:proofErr w:type="spellStart"/>
      <w:r w:rsidRPr="00DB25C4">
        <w:rPr>
          <w:rFonts w:eastAsia="Calibri" w:cstheme="minorHAnsi"/>
          <w:spacing w:val="-1"/>
        </w:rPr>
        <w:t>menggunakan</w:t>
      </w:r>
      <w:proofErr w:type="spellEnd"/>
      <w:r w:rsidRPr="00DB25C4">
        <w:rPr>
          <w:rFonts w:eastAsia="Calibri" w:cstheme="minorHAnsi"/>
          <w:spacing w:val="-1"/>
        </w:rPr>
        <w:t xml:space="preserve"> </w:t>
      </w:r>
      <w:proofErr w:type="spellStart"/>
      <w:r w:rsidRPr="00DB25C4">
        <w:rPr>
          <w:rFonts w:eastAsia="Calibri" w:cstheme="minorHAnsi"/>
          <w:spacing w:val="-1"/>
        </w:rPr>
        <w:t>kebijakan-kebijakan</w:t>
      </w:r>
      <w:proofErr w:type="spellEnd"/>
      <w:r w:rsidRPr="00DB25C4">
        <w:rPr>
          <w:rFonts w:eastAsia="Calibri" w:cstheme="minorHAnsi"/>
          <w:spacing w:val="-1"/>
        </w:rPr>
        <w:t xml:space="preserve"> </w:t>
      </w:r>
      <w:proofErr w:type="spellStart"/>
      <w:r w:rsidRPr="00DB25C4">
        <w:rPr>
          <w:rFonts w:eastAsia="Calibri" w:cstheme="minorHAnsi"/>
          <w:spacing w:val="-1"/>
        </w:rPr>
        <w:t>sebagai</w:t>
      </w:r>
      <w:proofErr w:type="spellEnd"/>
      <w:r w:rsidRPr="00DB25C4">
        <w:rPr>
          <w:rFonts w:eastAsia="Calibri" w:cstheme="minorHAnsi"/>
          <w:spacing w:val="-1"/>
        </w:rPr>
        <w:t xml:space="preserve"> </w:t>
      </w:r>
      <w:proofErr w:type="spellStart"/>
      <w:r w:rsidRPr="00DB25C4">
        <w:rPr>
          <w:rFonts w:eastAsia="Calibri" w:cstheme="minorHAnsi"/>
          <w:spacing w:val="-1"/>
        </w:rPr>
        <w:t>berikut</w:t>
      </w:r>
      <w:proofErr w:type="spellEnd"/>
      <w:r w:rsidRPr="00DB25C4">
        <w:rPr>
          <w:rFonts w:eastAsia="Calibri" w:cstheme="minorHAnsi"/>
          <w:spacing w:val="-1"/>
        </w:rPr>
        <w:t>:</w:t>
      </w:r>
    </w:p>
    <w:p w14:paraId="53198E92" w14:textId="77777777" w:rsidR="001E7FBB" w:rsidRPr="00DB25C4" w:rsidRDefault="001E7FBB" w:rsidP="009F6099">
      <w:pPr>
        <w:pStyle w:val="ListParagraph"/>
        <w:numPr>
          <w:ilvl w:val="0"/>
          <w:numId w:val="71"/>
        </w:numPr>
        <w:spacing w:after="0" w:line="240" w:lineRule="auto"/>
        <w:ind w:right="332"/>
        <w:jc w:val="both"/>
        <w:rPr>
          <w:rFonts w:eastAsia="Calibri" w:cstheme="minorHAnsi"/>
        </w:rPr>
      </w:pPr>
      <w:proofErr w:type="spellStart"/>
      <w:r w:rsidRPr="00DB25C4">
        <w:rPr>
          <w:rFonts w:eastAsia="Calibri" w:cstheme="minorHAnsi"/>
        </w:rPr>
        <w:t>Undang-Undang</w:t>
      </w:r>
      <w:proofErr w:type="spellEnd"/>
      <w:r w:rsidRPr="00DB25C4">
        <w:rPr>
          <w:rFonts w:eastAsia="Calibri" w:cstheme="minorHAnsi"/>
        </w:rPr>
        <w:t xml:space="preserve"> RI </w:t>
      </w:r>
      <w:proofErr w:type="spellStart"/>
      <w:r w:rsidRPr="00DB25C4">
        <w:rPr>
          <w:rFonts w:eastAsia="Calibri" w:cstheme="minorHAnsi"/>
        </w:rPr>
        <w:t>Nomor</w:t>
      </w:r>
      <w:proofErr w:type="spellEnd"/>
      <w:r w:rsidRPr="00DB25C4">
        <w:rPr>
          <w:rFonts w:eastAsia="Calibri" w:cstheme="minorHAnsi"/>
        </w:rPr>
        <w:t xml:space="preserve"> 20 </w:t>
      </w:r>
      <w:proofErr w:type="spellStart"/>
      <w:r w:rsidRPr="00DB25C4">
        <w:rPr>
          <w:rFonts w:eastAsia="Calibri" w:cstheme="minorHAnsi"/>
        </w:rPr>
        <w:t>Tahun</w:t>
      </w:r>
      <w:proofErr w:type="spellEnd"/>
      <w:r w:rsidRPr="00DB25C4">
        <w:rPr>
          <w:rFonts w:eastAsia="Calibri" w:cstheme="minorHAnsi"/>
        </w:rPr>
        <w:t xml:space="preserve"> 2003 </w:t>
      </w:r>
      <w:proofErr w:type="spellStart"/>
      <w:r w:rsidRPr="00DB25C4">
        <w:rPr>
          <w:rFonts w:eastAsia="Calibri" w:cstheme="minorHAnsi"/>
        </w:rPr>
        <w:t>tentang</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Pendidikan Nasional.</w:t>
      </w:r>
    </w:p>
    <w:p w14:paraId="167F681C" w14:textId="77777777" w:rsidR="001E7FBB" w:rsidRPr="00DB25C4" w:rsidRDefault="001E7FBB" w:rsidP="009F6099">
      <w:pPr>
        <w:pStyle w:val="ListParagraph"/>
        <w:numPr>
          <w:ilvl w:val="0"/>
          <w:numId w:val="71"/>
        </w:numPr>
        <w:spacing w:after="0" w:line="240" w:lineRule="auto"/>
        <w:ind w:right="332"/>
        <w:jc w:val="both"/>
        <w:rPr>
          <w:rFonts w:eastAsia="Calibri" w:cstheme="minorHAnsi"/>
        </w:rPr>
      </w:pPr>
      <w:proofErr w:type="spellStart"/>
      <w:r w:rsidRPr="00DB25C4">
        <w:rPr>
          <w:rFonts w:eastAsia="Calibri" w:cstheme="minorHAnsi"/>
        </w:rPr>
        <w:t>Undang-Undang</w:t>
      </w:r>
      <w:proofErr w:type="spellEnd"/>
      <w:r w:rsidRPr="00DB25C4">
        <w:rPr>
          <w:rFonts w:eastAsia="Calibri" w:cstheme="minorHAnsi"/>
        </w:rPr>
        <w:t xml:space="preserve"> </w:t>
      </w:r>
      <w:proofErr w:type="spellStart"/>
      <w:r w:rsidRPr="00DB25C4">
        <w:rPr>
          <w:rFonts w:eastAsia="Calibri" w:cstheme="minorHAnsi"/>
        </w:rPr>
        <w:t>Republik</w:t>
      </w:r>
      <w:proofErr w:type="spellEnd"/>
      <w:r w:rsidRPr="00DB25C4">
        <w:rPr>
          <w:rFonts w:eastAsia="Calibri" w:cstheme="minorHAnsi"/>
        </w:rPr>
        <w:t xml:space="preserve"> Indonesia No 12 </w:t>
      </w:r>
      <w:proofErr w:type="spellStart"/>
      <w:r w:rsidRPr="00DB25C4">
        <w:rPr>
          <w:rFonts w:eastAsia="Calibri" w:cstheme="minorHAnsi"/>
        </w:rPr>
        <w:t>Tahun</w:t>
      </w:r>
      <w:proofErr w:type="spellEnd"/>
      <w:r w:rsidRPr="00DB25C4">
        <w:rPr>
          <w:rFonts w:eastAsia="Calibri" w:cstheme="minorHAnsi"/>
        </w:rPr>
        <w:t xml:space="preserve"> 2012 </w:t>
      </w:r>
      <w:proofErr w:type="spellStart"/>
      <w:r w:rsidRPr="00DB25C4">
        <w:rPr>
          <w:rFonts w:eastAsia="Calibri" w:cstheme="minorHAnsi"/>
        </w:rPr>
        <w:t>tentang</w:t>
      </w:r>
      <w:proofErr w:type="spellEnd"/>
      <w:r w:rsidRPr="00DB25C4">
        <w:rPr>
          <w:rFonts w:eastAsia="Calibri" w:cstheme="minorHAnsi"/>
        </w:rPr>
        <w:t xml:space="preserve"> Pendidikan Tinggi</w:t>
      </w:r>
    </w:p>
    <w:p w14:paraId="30C9B152" w14:textId="77777777" w:rsidR="001E7FBB" w:rsidRPr="00DB25C4" w:rsidRDefault="001E7FBB" w:rsidP="009F6099">
      <w:pPr>
        <w:pStyle w:val="ListParagraph"/>
        <w:numPr>
          <w:ilvl w:val="0"/>
          <w:numId w:val="71"/>
        </w:numPr>
        <w:spacing w:after="0" w:line="240" w:lineRule="auto"/>
        <w:ind w:right="332"/>
        <w:jc w:val="both"/>
        <w:rPr>
          <w:rFonts w:eastAsia="Calibri" w:cstheme="minorHAnsi"/>
        </w:rPr>
      </w:pPr>
      <w:proofErr w:type="spellStart"/>
      <w:r w:rsidRPr="00DB25C4">
        <w:rPr>
          <w:rFonts w:eastAsia="Calibri" w:cstheme="minorHAnsi"/>
        </w:rPr>
        <w:t>Permendikbud</w:t>
      </w:r>
      <w:proofErr w:type="spellEnd"/>
      <w:r w:rsidRPr="00DB25C4">
        <w:rPr>
          <w:rFonts w:eastAsia="Calibri" w:cstheme="minorHAnsi"/>
        </w:rPr>
        <w:t xml:space="preserve"> No.17 </w:t>
      </w:r>
      <w:proofErr w:type="spellStart"/>
      <w:r w:rsidRPr="00DB25C4">
        <w:rPr>
          <w:rFonts w:eastAsia="Calibri" w:cstheme="minorHAnsi"/>
        </w:rPr>
        <w:t>Tahun</w:t>
      </w:r>
      <w:proofErr w:type="spellEnd"/>
      <w:r w:rsidRPr="00DB25C4">
        <w:rPr>
          <w:rFonts w:eastAsia="Calibri" w:cstheme="minorHAnsi"/>
        </w:rPr>
        <w:t xml:space="preserve"> 2021</w:t>
      </w:r>
    </w:p>
    <w:p w14:paraId="44A464A4" w14:textId="77777777" w:rsidR="001E7FBB" w:rsidRPr="00DB25C4" w:rsidRDefault="001E7FBB" w:rsidP="009F6099">
      <w:pPr>
        <w:pStyle w:val="ListParagraph"/>
        <w:numPr>
          <w:ilvl w:val="0"/>
          <w:numId w:val="71"/>
        </w:numPr>
        <w:spacing w:after="0" w:line="240" w:lineRule="auto"/>
        <w:ind w:right="332"/>
        <w:jc w:val="both"/>
        <w:rPr>
          <w:rFonts w:eastAsia="Calibri" w:cstheme="minorHAnsi"/>
        </w:rPr>
      </w:pPr>
      <w:proofErr w:type="spellStart"/>
      <w:r w:rsidRPr="00DB25C4">
        <w:rPr>
          <w:rFonts w:eastAsia="Calibri" w:cstheme="minorHAnsi"/>
        </w:rPr>
        <w:t>Peraturan</w:t>
      </w:r>
      <w:proofErr w:type="spellEnd"/>
      <w:r w:rsidRPr="00DB25C4">
        <w:rPr>
          <w:rFonts w:eastAsia="Calibri" w:cstheme="minorHAnsi"/>
        </w:rPr>
        <w:t xml:space="preserve"> </w:t>
      </w:r>
      <w:proofErr w:type="spellStart"/>
      <w:r w:rsidRPr="00DB25C4">
        <w:rPr>
          <w:rFonts w:eastAsia="Calibri" w:cstheme="minorHAnsi"/>
        </w:rPr>
        <w:t>Pemerintah</w:t>
      </w:r>
      <w:proofErr w:type="spellEnd"/>
      <w:r w:rsidRPr="00DB25C4">
        <w:rPr>
          <w:rFonts w:eastAsia="Calibri" w:cstheme="minorHAnsi"/>
        </w:rPr>
        <w:t xml:space="preserve"> No.43 </w:t>
      </w:r>
      <w:proofErr w:type="spellStart"/>
      <w:r w:rsidRPr="00DB25C4">
        <w:rPr>
          <w:rFonts w:eastAsia="Calibri" w:cstheme="minorHAnsi"/>
        </w:rPr>
        <w:t>tahun</w:t>
      </w:r>
      <w:proofErr w:type="spellEnd"/>
      <w:r w:rsidRPr="00DB25C4">
        <w:rPr>
          <w:rFonts w:eastAsia="Calibri" w:cstheme="minorHAnsi"/>
        </w:rPr>
        <w:t xml:space="preserve"> 2019</w:t>
      </w:r>
    </w:p>
    <w:p w14:paraId="71B5B6D9" w14:textId="77777777" w:rsidR="001E7FBB" w:rsidRPr="00DB25C4" w:rsidRDefault="001E7FBB" w:rsidP="009F6099">
      <w:pPr>
        <w:pStyle w:val="ListParagraph"/>
        <w:numPr>
          <w:ilvl w:val="0"/>
          <w:numId w:val="71"/>
        </w:numPr>
        <w:spacing w:after="0" w:line="240" w:lineRule="auto"/>
        <w:ind w:right="332"/>
        <w:jc w:val="both"/>
        <w:rPr>
          <w:rFonts w:eastAsia="Calibri" w:cstheme="minorHAnsi"/>
        </w:rPr>
      </w:pPr>
      <w:r w:rsidRPr="00DB25C4">
        <w:rPr>
          <w:rFonts w:eastAsia="Calibri" w:cstheme="minorHAnsi"/>
        </w:rPr>
        <w:t xml:space="preserve">Surat Keputusan </w:t>
      </w:r>
      <w:proofErr w:type="spellStart"/>
      <w:r w:rsidRPr="00DB25C4">
        <w:rPr>
          <w:rFonts w:eastAsia="Calibri" w:cstheme="minorHAnsi"/>
        </w:rPr>
        <w:t>Tentang</w:t>
      </w:r>
      <w:proofErr w:type="spellEnd"/>
      <w:r w:rsidRPr="00DB25C4">
        <w:rPr>
          <w:rFonts w:eastAsia="Calibri" w:cstheme="minorHAnsi"/>
        </w:rPr>
        <w:t xml:space="preserve"> </w:t>
      </w:r>
      <w:proofErr w:type="spellStart"/>
      <w:r w:rsidRPr="00DB25C4">
        <w:rPr>
          <w:rFonts w:eastAsia="Calibri" w:cstheme="minorHAnsi"/>
        </w:rPr>
        <w:t>Seleksi</w:t>
      </w:r>
      <w:proofErr w:type="spellEnd"/>
      <w:r w:rsidRPr="00DB25C4">
        <w:rPr>
          <w:rFonts w:eastAsia="Calibri" w:cstheme="minorHAnsi"/>
        </w:rPr>
        <w:t xml:space="preserve"> Keputusan </w:t>
      </w:r>
      <w:proofErr w:type="spellStart"/>
      <w:r w:rsidRPr="00DB25C4">
        <w:rPr>
          <w:rFonts w:eastAsia="Calibri" w:cstheme="minorHAnsi"/>
        </w:rPr>
        <w:t>Penerimaan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Baru</w:t>
      </w:r>
      <w:proofErr w:type="spellEnd"/>
      <w:r w:rsidRPr="00DB25C4">
        <w:rPr>
          <w:rFonts w:eastAsia="Calibri" w:cstheme="minorHAnsi"/>
        </w:rPr>
        <w:t xml:space="preserve">, SK </w:t>
      </w:r>
      <w:proofErr w:type="spellStart"/>
      <w:r w:rsidRPr="00DB25C4">
        <w:rPr>
          <w:rFonts w:eastAsia="Calibri" w:cstheme="minorHAnsi"/>
        </w:rPr>
        <w:t>Rektor</w:t>
      </w:r>
      <w:proofErr w:type="spellEnd"/>
      <w:r w:rsidRPr="00DB25C4">
        <w:rPr>
          <w:rFonts w:eastAsia="Calibri" w:cstheme="minorHAnsi"/>
        </w:rPr>
        <w:t xml:space="preserve"> Universitas Ma Chung </w:t>
      </w:r>
      <w:proofErr w:type="spellStart"/>
      <w:r w:rsidRPr="00DB25C4">
        <w:rPr>
          <w:rFonts w:eastAsia="Calibri" w:cstheme="minorHAnsi"/>
        </w:rPr>
        <w:t>nomor</w:t>
      </w:r>
      <w:proofErr w:type="spellEnd"/>
      <w:r w:rsidRPr="00DB25C4">
        <w:rPr>
          <w:rFonts w:eastAsia="Calibri" w:cstheme="minorHAnsi"/>
        </w:rPr>
        <w:t xml:space="preserve"> </w:t>
      </w:r>
      <w:hyperlink r:id="rId54" w:history="1">
        <w:r w:rsidRPr="00DB25C4">
          <w:rPr>
            <w:rStyle w:val="Hyperlink"/>
            <w:rFonts w:eastAsia="Calibri" w:cstheme="minorHAnsi"/>
          </w:rPr>
          <w:t>0022A/MACHUNG/SK-REK/V/2017</w:t>
        </w:r>
      </w:hyperlink>
      <w:r w:rsidRPr="00DB25C4">
        <w:rPr>
          <w:rFonts w:eastAsia="Calibri" w:cstheme="minorHAnsi"/>
        </w:rPr>
        <w:t xml:space="preserve"> </w:t>
      </w:r>
    </w:p>
    <w:p w14:paraId="6334A9C7" w14:textId="77777777" w:rsidR="001E7FBB" w:rsidRPr="00DB25C4" w:rsidRDefault="001E7FBB" w:rsidP="00687314">
      <w:pPr>
        <w:spacing w:after="0" w:line="240" w:lineRule="auto"/>
        <w:ind w:right="332"/>
        <w:jc w:val="both"/>
        <w:rPr>
          <w:rFonts w:eastAsia="Calibri" w:cstheme="minorHAnsi"/>
        </w:rPr>
      </w:pPr>
    </w:p>
    <w:p w14:paraId="76621660" w14:textId="77777777" w:rsidR="001E7FBB" w:rsidRPr="00DB25C4" w:rsidRDefault="001E7FBB" w:rsidP="00687314">
      <w:pPr>
        <w:spacing w:after="0" w:line="240" w:lineRule="auto"/>
        <w:rPr>
          <w:rFonts w:cstheme="minorHAnsi"/>
        </w:rPr>
      </w:pPr>
      <w:r w:rsidRPr="00DB25C4">
        <w:rPr>
          <w:rFonts w:eastAsia="Calibri" w:cstheme="minorHAnsi"/>
          <w:b/>
          <w:bCs/>
        </w:rPr>
        <w:t xml:space="preserve">3.1.2 </w:t>
      </w:r>
      <w:proofErr w:type="spellStart"/>
      <w:r w:rsidRPr="00DB25C4">
        <w:rPr>
          <w:rFonts w:eastAsia="Calibri" w:cstheme="minorHAnsi"/>
          <w:b/>
          <w:bCs/>
        </w:rPr>
        <w:t>Pelaksanaan</w:t>
      </w:r>
      <w:proofErr w:type="spellEnd"/>
    </w:p>
    <w:p w14:paraId="2C014DF9" w14:textId="77777777" w:rsidR="001E7FBB" w:rsidRPr="00DB25C4" w:rsidRDefault="001E7FBB" w:rsidP="00687314">
      <w:pPr>
        <w:spacing w:after="0" w:line="240" w:lineRule="auto"/>
        <w:jc w:val="both"/>
        <w:rPr>
          <w:rFonts w:cstheme="minorHAnsi"/>
        </w:rPr>
      </w:pPr>
      <w:r w:rsidRPr="00DB25C4">
        <w:rPr>
          <w:rFonts w:eastAsia="Calibri" w:cstheme="minorHAnsi"/>
          <w:b/>
          <w:bCs/>
        </w:rPr>
        <w:t xml:space="preserve">3.1.2.1 </w:t>
      </w:r>
      <w:proofErr w:type="spellStart"/>
      <w:r w:rsidRPr="00DB25C4">
        <w:rPr>
          <w:rFonts w:eastAsia="Calibri" w:cstheme="minorHAnsi"/>
          <w:b/>
          <w:bCs/>
        </w:rPr>
        <w:t>Rekrutmen</w:t>
      </w:r>
      <w:proofErr w:type="spellEnd"/>
      <w:r w:rsidRPr="00DB25C4">
        <w:rPr>
          <w:rFonts w:eastAsia="Calibri" w:cstheme="minorHAnsi"/>
          <w:b/>
          <w:bCs/>
        </w:rPr>
        <w:t xml:space="preserve"> dan </w:t>
      </w:r>
      <w:proofErr w:type="spellStart"/>
      <w:r w:rsidRPr="00DB25C4">
        <w:rPr>
          <w:rFonts w:eastAsia="Calibri" w:cstheme="minorHAnsi"/>
          <w:b/>
          <w:bCs/>
        </w:rPr>
        <w:t>Tes</w:t>
      </w:r>
      <w:proofErr w:type="spellEnd"/>
      <w:r w:rsidRPr="00DB25C4">
        <w:rPr>
          <w:rFonts w:eastAsia="Calibri" w:cstheme="minorHAnsi"/>
          <w:b/>
          <w:bCs/>
        </w:rPr>
        <w:t xml:space="preserve"> </w:t>
      </w:r>
      <w:proofErr w:type="spellStart"/>
      <w:r w:rsidRPr="00DB25C4">
        <w:rPr>
          <w:rFonts w:eastAsia="Calibri" w:cstheme="minorHAnsi"/>
          <w:b/>
          <w:bCs/>
        </w:rPr>
        <w:t>Seleksi</w:t>
      </w:r>
      <w:proofErr w:type="spellEnd"/>
      <w:r w:rsidRPr="00DB25C4">
        <w:rPr>
          <w:rFonts w:eastAsia="Calibri" w:cstheme="minorHAnsi"/>
          <w:b/>
          <w:bCs/>
        </w:rPr>
        <w:t xml:space="preserve"> </w:t>
      </w:r>
      <w:proofErr w:type="spellStart"/>
      <w:r w:rsidRPr="00DB25C4">
        <w:rPr>
          <w:rFonts w:eastAsia="Calibri" w:cstheme="minorHAnsi"/>
          <w:b/>
          <w:bCs/>
        </w:rPr>
        <w:t>Mahasiswa</w:t>
      </w:r>
      <w:proofErr w:type="spellEnd"/>
      <w:r w:rsidRPr="00DB25C4">
        <w:rPr>
          <w:rFonts w:eastAsia="Calibri" w:cstheme="minorHAnsi"/>
          <w:b/>
          <w:bCs/>
        </w:rPr>
        <w:t xml:space="preserve"> </w:t>
      </w:r>
      <w:proofErr w:type="spellStart"/>
      <w:r w:rsidRPr="00DB25C4">
        <w:rPr>
          <w:rFonts w:eastAsia="Calibri" w:cstheme="minorHAnsi"/>
          <w:b/>
          <w:bCs/>
        </w:rPr>
        <w:t>Baru</w:t>
      </w:r>
      <w:proofErr w:type="spellEnd"/>
    </w:p>
    <w:p w14:paraId="49190EEA" w14:textId="77777777" w:rsidR="001E7FBB" w:rsidRPr="00DB25C4" w:rsidRDefault="001E7FBB" w:rsidP="00687314">
      <w:pPr>
        <w:spacing w:after="0" w:line="240" w:lineRule="auto"/>
        <w:jc w:val="both"/>
        <w:rPr>
          <w:rFonts w:cstheme="minorHAnsi"/>
        </w:rPr>
      </w:pPr>
      <w:proofErr w:type="spellStart"/>
      <w:r w:rsidRPr="00DB25C4">
        <w:rPr>
          <w:rFonts w:eastAsia="Calibri" w:cstheme="minorHAnsi"/>
        </w:rPr>
        <w:t>Seleksi</w:t>
      </w:r>
      <w:proofErr w:type="spellEnd"/>
      <w:r w:rsidRPr="00DB25C4">
        <w:rPr>
          <w:rFonts w:eastAsia="Calibri" w:cstheme="minorHAnsi"/>
        </w:rPr>
        <w:t xml:space="preserve"> </w:t>
      </w:r>
      <w:proofErr w:type="spellStart"/>
      <w:r w:rsidRPr="00DB25C4">
        <w:rPr>
          <w:rFonts w:eastAsia="Calibri" w:cstheme="minorHAnsi"/>
        </w:rPr>
        <w:t>penerimaan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baru</w:t>
      </w:r>
      <w:proofErr w:type="spellEnd"/>
      <w:r w:rsidRPr="00DB25C4">
        <w:rPr>
          <w:rFonts w:eastAsia="Calibri" w:cstheme="minorHAnsi"/>
        </w:rPr>
        <w:t xml:space="preserve"> </w:t>
      </w:r>
      <w:proofErr w:type="spellStart"/>
      <w:r w:rsidRPr="00DB25C4">
        <w:rPr>
          <w:rFonts w:eastAsia="Calibri" w:cstheme="minorHAnsi"/>
        </w:rPr>
        <w:t>ditujukan</w:t>
      </w:r>
      <w:proofErr w:type="spellEnd"/>
      <w:r w:rsidRPr="00DB25C4">
        <w:rPr>
          <w:rFonts w:eastAsia="Calibri" w:cstheme="minorHAnsi"/>
        </w:rPr>
        <w:t xml:space="preserve"> </w:t>
      </w:r>
      <w:proofErr w:type="spellStart"/>
      <w:r w:rsidRPr="00DB25C4">
        <w:rPr>
          <w:rFonts w:eastAsia="Calibri" w:cstheme="minorHAnsi"/>
        </w:rPr>
        <w:t>bagi</w:t>
      </w:r>
      <w:proofErr w:type="spellEnd"/>
      <w:r w:rsidRPr="00DB25C4">
        <w:rPr>
          <w:rFonts w:eastAsia="Calibri" w:cstheme="minorHAnsi"/>
        </w:rPr>
        <w:t xml:space="preserve"> </w:t>
      </w:r>
      <w:proofErr w:type="spellStart"/>
      <w:r w:rsidRPr="00DB25C4">
        <w:rPr>
          <w:rFonts w:eastAsia="Calibri" w:cstheme="minorHAnsi"/>
        </w:rPr>
        <w:t>siswa</w:t>
      </w:r>
      <w:proofErr w:type="spellEnd"/>
      <w:r w:rsidRPr="00DB25C4">
        <w:rPr>
          <w:rFonts w:eastAsia="Calibri" w:cstheme="minorHAnsi"/>
        </w:rPr>
        <w:t>/</w:t>
      </w:r>
      <w:proofErr w:type="spellStart"/>
      <w:r w:rsidRPr="00DB25C4">
        <w:rPr>
          <w:rFonts w:eastAsia="Calibri" w:cstheme="minorHAnsi"/>
        </w:rPr>
        <w:t>i</w:t>
      </w:r>
      <w:proofErr w:type="spellEnd"/>
      <w:r w:rsidRPr="00DB25C4">
        <w:rPr>
          <w:rFonts w:eastAsia="Calibri" w:cstheme="minorHAnsi"/>
        </w:rPr>
        <w:t xml:space="preserve"> </w:t>
      </w:r>
      <w:proofErr w:type="spellStart"/>
      <w:r w:rsidRPr="00DB25C4">
        <w:rPr>
          <w:rFonts w:eastAsia="Calibri" w:cstheme="minorHAnsi"/>
        </w:rPr>
        <w:t>dari</w:t>
      </w:r>
      <w:proofErr w:type="spellEnd"/>
      <w:r w:rsidRPr="00DB25C4">
        <w:rPr>
          <w:rFonts w:eastAsia="Calibri" w:cstheme="minorHAnsi"/>
        </w:rPr>
        <w:t xml:space="preserve"> SMA/SMK yang </w:t>
      </w:r>
      <w:proofErr w:type="spellStart"/>
      <w:r w:rsidRPr="00DB25C4">
        <w:rPr>
          <w:rFonts w:eastAsia="Calibri" w:cstheme="minorHAnsi"/>
        </w:rPr>
        <w:t>sederajat</w:t>
      </w:r>
      <w:proofErr w:type="spellEnd"/>
      <w:r w:rsidRPr="00DB25C4">
        <w:rPr>
          <w:rFonts w:eastAsia="Calibri" w:cstheme="minorHAnsi"/>
        </w:rPr>
        <w:t xml:space="preserve">. </w:t>
      </w:r>
      <w:proofErr w:type="spellStart"/>
      <w:r w:rsidRPr="00DB25C4">
        <w:rPr>
          <w:rFonts w:eastAsia="Calibri" w:cstheme="minorHAnsi"/>
        </w:rPr>
        <w:t>Pelaksanaan</w:t>
      </w:r>
      <w:proofErr w:type="spellEnd"/>
      <w:r w:rsidRPr="00DB25C4">
        <w:rPr>
          <w:rFonts w:eastAsia="Calibri" w:cstheme="minorHAnsi"/>
        </w:rPr>
        <w:t xml:space="preserve"> proses </w:t>
      </w:r>
      <w:proofErr w:type="spellStart"/>
      <w:r w:rsidRPr="00DB25C4">
        <w:rPr>
          <w:rFonts w:eastAsia="Calibri" w:cstheme="minorHAnsi"/>
        </w:rPr>
        <w:t>rekrutmen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baru</w:t>
      </w:r>
      <w:proofErr w:type="spellEnd"/>
      <w:r w:rsidRPr="00DB25C4">
        <w:rPr>
          <w:rFonts w:eastAsia="Calibri" w:cstheme="minorHAnsi"/>
        </w:rPr>
        <w:t xml:space="preserve"> di Universitas Ma Chung </w:t>
      </w:r>
      <w:proofErr w:type="spellStart"/>
      <w:r w:rsidRPr="00DB25C4">
        <w:rPr>
          <w:rFonts w:eastAsia="Calibri" w:cstheme="minorHAnsi"/>
        </w:rPr>
        <w:t>mengacu</w:t>
      </w:r>
      <w:proofErr w:type="spellEnd"/>
      <w:r w:rsidRPr="00DB25C4">
        <w:rPr>
          <w:rFonts w:eastAsia="Calibri" w:cstheme="minorHAnsi"/>
        </w:rPr>
        <w:t xml:space="preserve"> pada </w:t>
      </w:r>
      <w:proofErr w:type="spellStart"/>
      <w:r w:rsidRPr="00DB25C4">
        <w:rPr>
          <w:rFonts w:eastAsia="Calibri" w:cstheme="minorHAnsi"/>
        </w:rPr>
        <w:t>aturan</w:t>
      </w:r>
      <w:proofErr w:type="spellEnd"/>
      <w:r w:rsidRPr="00DB25C4">
        <w:rPr>
          <w:rFonts w:eastAsia="Calibri" w:cstheme="minorHAnsi"/>
        </w:rPr>
        <w:t xml:space="preserve"> yang </w:t>
      </w:r>
      <w:proofErr w:type="spellStart"/>
      <w:r w:rsidRPr="00DB25C4">
        <w:rPr>
          <w:rFonts w:eastAsia="Calibri" w:cstheme="minorHAnsi"/>
        </w:rPr>
        <w:t>tertera</w:t>
      </w:r>
      <w:proofErr w:type="spellEnd"/>
      <w:r w:rsidRPr="00DB25C4">
        <w:rPr>
          <w:rFonts w:eastAsia="Calibri" w:cstheme="minorHAnsi"/>
        </w:rPr>
        <w:t xml:space="preserve"> di SK </w:t>
      </w:r>
      <w:proofErr w:type="spellStart"/>
      <w:r w:rsidRPr="00DB25C4">
        <w:rPr>
          <w:rFonts w:eastAsia="Calibri" w:cstheme="minorHAnsi"/>
        </w:rPr>
        <w:t>Rektor</w:t>
      </w:r>
      <w:proofErr w:type="spellEnd"/>
      <w:r w:rsidRPr="00DB25C4">
        <w:rPr>
          <w:rFonts w:eastAsia="Calibri" w:cstheme="minorHAnsi"/>
        </w:rPr>
        <w:t xml:space="preserve"> Universitas Ma Chung </w:t>
      </w:r>
      <w:proofErr w:type="spellStart"/>
      <w:r w:rsidRPr="00DB25C4">
        <w:rPr>
          <w:rFonts w:eastAsia="Calibri" w:cstheme="minorHAnsi"/>
        </w:rPr>
        <w:t>nomor</w:t>
      </w:r>
      <w:proofErr w:type="spellEnd"/>
      <w:r w:rsidRPr="00DB25C4">
        <w:rPr>
          <w:rFonts w:eastAsia="Calibri" w:cstheme="minorHAnsi"/>
        </w:rPr>
        <w:t xml:space="preserve"> </w:t>
      </w:r>
      <w:hyperlink r:id="rId55" w:history="1">
        <w:r w:rsidRPr="00DB25C4">
          <w:rPr>
            <w:rStyle w:val="Hyperlink"/>
            <w:rFonts w:eastAsia="Calibri" w:cstheme="minorHAnsi"/>
          </w:rPr>
          <w:t>0022A/MACHUNG/SK-REK/V/2017</w:t>
        </w:r>
      </w:hyperlink>
      <w:r w:rsidRPr="00DB25C4">
        <w:rPr>
          <w:rFonts w:eastAsia="Calibri" w:cstheme="minorHAnsi"/>
        </w:rPr>
        <w:t xml:space="preserve">. </w:t>
      </w:r>
      <w:proofErr w:type="spellStart"/>
      <w:r w:rsidRPr="00DB25C4">
        <w:rPr>
          <w:rFonts w:eastAsia="Calibri" w:cstheme="minorHAnsi"/>
        </w:rPr>
        <w:t>Pelaksanaan</w:t>
      </w:r>
      <w:proofErr w:type="spellEnd"/>
      <w:r w:rsidRPr="00DB25C4">
        <w:rPr>
          <w:rFonts w:eastAsia="Calibri" w:cstheme="minorHAnsi"/>
        </w:rPr>
        <w:t xml:space="preserve"> proses </w:t>
      </w:r>
      <w:proofErr w:type="spellStart"/>
      <w:r w:rsidRPr="00DB25C4">
        <w:rPr>
          <w:rFonts w:eastAsia="Calibri" w:cstheme="minorHAnsi"/>
        </w:rPr>
        <w:t>rekrutmen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baru</w:t>
      </w:r>
      <w:proofErr w:type="spellEnd"/>
      <w:r w:rsidRPr="00DB25C4">
        <w:rPr>
          <w:rFonts w:eastAsia="Calibri" w:cstheme="minorHAnsi"/>
        </w:rPr>
        <w:t xml:space="preserve"> </w:t>
      </w:r>
      <w:proofErr w:type="spellStart"/>
      <w:r w:rsidRPr="00DB25C4">
        <w:rPr>
          <w:rFonts w:eastAsia="Calibri" w:cstheme="minorHAnsi"/>
        </w:rPr>
        <w:t>secara</w:t>
      </w:r>
      <w:proofErr w:type="spellEnd"/>
      <w:r w:rsidRPr="00DB25C4">
        <w:rPr>
          <w:rFonts w:eastAsia="Calibri" w:cstheme="minorHAnsi"/>
        </w:rPr>
        <w:t xml:space="preserve"> </w:t>
      </w:r>
      <w:proofErr w:type="spellStart"/>
      <w:r w:rsidRPr="00DB25C4">
        <w:rPr>
          <w:rFonts w:eastAsia="Calibri" w:cstheme="minorHAnsi"/>
        </w:rPr>
        <w:t>sistematis</w:t>
      </w:r>
      <w:proofErr w:type="spellEnd"/>
      <w:r w:rsidRPr="00DB25C4">
        <w:rPr>
          <w:rFonts w:eastAsia="Calibri" w:cstheme="minorHAnsi"/>
        </w:rPr>
        <w:t xml:space="preserve"> yang </w:t>
      </w:r>
      <w:proofErr w:type="spellStart"/>
      <w:r w:rsidRPr="00DB25C4">
        <w:rPr>
          <w:rFonts w:eastAsia="Calibri" w:cstheme="minorHAnsi"/>
        </w:rPr>
        <w:t>tertuang</w:t>
      </w:r>
      <w:proofErr w:type="spellEnd"/>
      <w:r w:rsidRPr="00DB25C4">
        <w:rPr>
          <w:rFonts w:eastAsia="Calibri" w:cstheme="minorHAnsi"/>
        </w:rPr>
        <w:t xml:space="preserve"> di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panduan</w:t>
      </w:r>
      <w:proofErr w:type="spellEnd"/>
      <w:r w:rsidRPr="00DB25C4">
        <w:rPr>
          <w:rFonts w:eastAsia="Calibri" w:cstheme="minorHAnsi"/>
        </w:rPr>
        <w:t xml:space="preserve"> </w:t>
      </w:r>
      <w:proofErr w:type="spellStart"/>
      <w:r w:rsidRPr="00DB25C4">
        <w:rPr>
          <w:rFonts w:eastAsia="Calibri" w:cstheme="minorHAnsi"/>
        </w:rPr>
        <w:t>penerimaan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baru</w:t>
      </w:r>
      <w:proofErr w:type="spellEnd"/>
      <w:r w:rsidRPr="00DB25C4">
        <w:rPr>
          <w:rFonts w:eastAsia="Calibri" w:cstheme="minorHAnsi"/>
        </w:rPr>
        <w:t xml:space="preserve"> </w:t>
      </w:r>
      <w:proofErr w:type="spellStart"/>
      <w:r w:rsidRPr="00DB25C4">
        <w:rPr>
          <w:rFonts w:eastAsia="Calibri" w:cstheme="minorHAnsi"/>
        </w:rPr>
        <w:t>dibagi</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3 (</w:t>
      </w:r>
      <w:proofErr w:type="spellStart"/>
      <w:r w:rsidRPr="00DB25C4">
        <w:rPr>
          <w:rFonts w:eastAsia="Calibri" w:cstheme="minorHAnsi"/>
        </w:rPr>
        <w:t>tiga</w:t>
      </w:r>
      <w:proofErr w:type="spellEnd"/>
      <w:r w:rsidRPr="00DB25C4">
        <w:rPr>
          <w:rFonts w:eastAsia="Calibri" w:cstheme="minorHAnsi"/>
        </w:rPr>
        <w:t xml:space="preserve">) </w:t>
      </w:r>
      <w:proofErr w:type="spellStart"/>
      <w:r w:rsidRPr="00DB25C4">
        <w:rPr>
          <w:rFonts w:eastAsia="Calibri" w:cstheme="minorHAnsi"/>
        </w:rPr>
        <w:t>jalur</w:t>
      </w:r>
      <w:proofErr w:type="spellEnd"/>
      <w:r w:rsidRPr="00DB25C4">
        <w:rPr>
          <w:rFonts w:eastAsia="Calibri" w:cstheme="minorHAnsi"/>
        </w:rPr>
        <w:t xml:space="preserve">, </w:t>
      </w:r>
      <w:proofErr w:type="spellStart"/>
      <w:r w:rsidRPr="00DB25C4">
        <w:rPr>
          <w:rFonts w:eastAsia="Calibri" w:cstheme="minorHAnsi"/>
        </w:rPr>
        <w:t>yaitu</w:t>
      </w:r>
      <w:proofErr w:type="spellEnd"/>
      <w:r w:rsidRPr="00DB25C4">
        <w:rPr>
          <w:rFonts w:eastAsia="Calibri" w:cstheme="minorHAnsi"/>
        </w:rPr>
        <w:t>:</w:t>
      </w:r>
    </w:p>
    <w:p w14:paraId="615E0F75" w14:textId="77777777" w:rsidR="001E7FBB" w:rsidRPr="00DB25C4" w:rsidRDefault="001E7FBB" w:rsidP="009F6099">
      <w:pPr>
        <w:pStyle w:val="ListParagraph"/>
        <w:numPr>
          <w:ilvl w:val="0"/>
          <w:numId w:val="75"/>
        </w:numPr>
        <w:spacing w:after="0" w:line="240" w:lineRule="auto"/>
        <w:jc w:val="both"/>
        <w:rPr>
          <w:rFonts w:eastAsia="Calibri" w:cstheme="minorHAnsi"/>
        </w:rPr>
      </w:pPr>
      <w:r w:rsidRPr="00DB25C4">
        <w:rPr>
          <w:rFonts w:eastAsia="Calibri" w:cstheme="minorHAnsi"/>
        </w:rPr>
        <w:t xml:space="preserve">Jalur </w:t>
      </w:r>
      <w:proofErr w:type="spellStart"/>
      <w:r w:rsidRPr="00DB25C4">
        <w:rPr>
          <w:rFonts w:eastAsia="Calibri" w:cstheme="minorHAnsi"/>
        </w:rPr>
        <w:t>beasiswa</w:t>
      </w:r>
      <w:proofErr w:type="spellEnd"/>
      <w:r w:rsidRPr="00DB25C4">
        <w:rPr>
          <w:rFonts w:eastAsia="Calibri" w:cstheme="minorHAnsi"/>
        </w:rPr>
        <w:t xml:space="preserve"> </w:t>
      </w:r>
      <w:proofErr w:type="spellStart"/>
      <w:r w:rsidRPr="00DB25C4">
        <w:rPr>
          <w:rFonts w:eastAsia="Calibri" w:cstheme="minorHAnsi"/>
        </w:rPr>
        <w:t>terdiri</w:t>
      </w:r>
      <w:proofErr w:type="spellEnd"/>
      <w:r w:rsidRPr="00DB25C4">
        <w:rPr>
          <w:rFonts w:eastAsia="Calibri" w:cstheme="minorHAnsi"/>
        </w:rPr>
        <w:t xml:space="preserve"> </w:t>
      </w:r>
      <w:proofErr w:type="spellStart"/>
      <w:proofErr w:type="gramStart"/>
      <w:r w:rsidRPr="00DB25C4">
        <w:rPr>
          <w:rFonts w:eastAsia="Calibri" w:cstheme="minorHAnsi"/>
        </w:rPr>
        <w:t>dari</w:t>
      </w:r>
      <w:proofErr w:type="spellEnd"/>
      <w:r w:rsidRPr="00DB25C4">
        <w:rPr>
          <w:rFonts w:eastAsia="Calibri" w:cstheme="minorHAnsi"/>
        </w:rPr>
        <w:t xml:space="preserve"> :</w:t>
      </w:r>
      <w:proofErr w:type="gramEnd"/>
    </w:p>
    <w:p w14:paraId="7083DD48" w14:textId="77777777" w:rsidR="001E7FBB" w:rsidRPr="00DB25C4" w:rsidRDefault="001E7FBB" w:rsidP="009F6099">
      <w:pPr>
        <w:pStyle w:val="ListParagraph"/>
        <w:numPr>
          <w:ilvl w:val="0"/>
          <w:numId w:val="74"/>
        </w:numPr>
        <w:spacing w:after="0" w:line="240" w:lineRule="auto"/>
        <w:jc w:val="both"/>
        <w:rPr>
          <w:rFonts w:eastAsia="Calibri" w:cstheme="minorHAnsi"/>
        </w:rPr>
      </w:pPr>
      <w:r w:rsidRPr="00DB25C4">
        <w:rPr>
          <w:rFonts w:eastAsia="Calibri" w:cstheme="minorHAnsi"/>
        </w:rPr>
        <w:t xml:space="preserve">Jalur </w:t>
      </w:r>
      <w:proofErr w:type="spellStart"/>
      <w:r w:rsidRPr="00DB25C4">
        <w:rPr>
          <w:rFonts w:eastAsia="Calibri" w:cstheme="minorHAnsi"/>
        </w:rPr>
        <w:t>Beasiswa</w:t>
      </w:r>
      <w:proofErr w:type="spellEnd"/>
      <w:r w:rsidRPr="00DB25C4">
        <w:rPr>
          <w:rFonts w:eastAsia="Calibri" w:cstheme="minorHAnsi"/>
        </w:rPr>
        <w:t xml:space="preserve"> </w:t>
      </w:r>
      <w:proofErr w:type="spellStart"/>
      <w:proofErr w:type="gramStart"/>
      <w:r w:rsidRPr="00DB25C4">
        <w:rPr>
          <w:rFonts w:eastAsia="Calibri" w:cstheme="minorHAnsi"/>
        </w:rPr>
        <w:t>Unggulan</w:t>
      </w:r>
      <w:proofErr w:type="spellEnd"/>
      <w:r w:rsidRPr="00DB25C4">
        <w:rPr>
          <w:rFonts w:eastAsia="Calibri" w:cstheme="minorHAnsi"/>
        </w:rPr>
        <w:t xml:space="preserve">  I</w:t>
      </w:r>
      <w:proofErr w:type="gramEnd"/>
      <w:r w:rsidRPr="00DB25C4">
        <w:rPr>
          <w:rFonts w:eastAsia="Calibri" w:cstheme="minorHAnsi"/>
        </w:rPr>
        <w:t xml:space="preserve"> </w:t>
      </w:r>
      <w:proofErr w:type="spellStart"/>
      <w:r w:rsidRPr="00DB25C4">
        <w:rPr>
          <w:rFonts w:eastAsia="Calibri" w:cstheme="minorHAnsi"/>
        </w:rPr>
        <w:t>adalah</w:t>
      </w:r>
      <w:proofErr w:type="spellEnd"/>
      <w:r w:rsidRPr="00DB25C4">
        <w:rPr>
          <w:rFonts w:eastAsia="Calibri" w:cstheme="minorHAnsi"/>
        </w:rPr>
        <w:t xml:space="preserve"> </w:t>
      </w:r>
      <w:proofErr w:type="spellStart"/>
      <w:r w:rsidRPr="00DB25C4">
        <w:rPr>
          <w:rFonts w:eastAsia="Calibri" w:cstheme="minorHAnsi"/>
        </w:rPr>
        <w:t>jalur</w:t>
      </w:r>
      <w:proofErr w:type="spellEnd"/>
      <w:r w:rsidRPr="00DB25C4">
        <w:rPr>
          <w:rFonts w:eastAsia="Calibri" w:cstheme="minorHAnsi"/>
        </w:rPr>
        <w:t xml:space="preserve"> </w:t>
      </w:r>
      <w:proofErr w:type="spellStart"/>
      <w:r w:rsidRPr="00DB25C4">
        <w:rPr>
          <w:rFonts w:eastAsia="Calibri" w:cstheme="minorHAnsi"/>
        </w:rPr>
        <w:t>seleksi</w:t>
      </w:r>
      <w:proofErr w:type="spellEnd"/>
      <w:r w:rsidRPr="00DB25C4">
        <w:rPr>
          <w:rFonts w:eastAsia="Calibri" w:cstheme="minorHAnsi"/>
        </w:rPr>
        <w:t xml:space="preserve"> </w:t>
      </w:r>
      <w:proofErr w:type="spellStart"/>
      <w:r w:rsidRPr="00DB25C4">
        <w:rPr>
          <w:rFonts w:eastAsia="Calibri" w:cstheme="minorHAnsi"/>
        </w:rPr>
        <w:t>berdasarkan</w:t>
      </w:r>
      <w:proofErr w:type="spellEnd"/>
      <w:r w:rsidRPr="00DB25C4">
        <w:rPr>
          <w:rFonts w:eastAsia="Calibri" w:cstheme="minorHAnsi"/>
        </w:rPr>
        <w:t xml:space="preserve"> </w:t>
      </w:r>
      <w:proofErr w:type="spellStart"/>
      <w:r w:rsidRPr="00DB25C4">
        <w:rPr>
          <w:rFonts w:eastAsia="Calibri" w:cstheme="minorHAnsi"/>
        </w:rPr>
        <w:t>kinerja</w:t>
      </w:r>
      <w:proofErr w:type="spellEnd"/>
      <w:r w:rsidRPr="00DB25C4">
        <w:rPr>
          <w:rFonts w:eastAsia="Calibri" w:cstheme="minorHAnsi"/>
        </w:rPr>
        <w:t xml:space="preserve"> </w:t>
      </w:r>
      <w:proofErr w:type="spellStart"/>
      <w:r w:rsidRPr="00DB25C4">
        <w:rPr>
          <w:rFonts w:eastAsia="Calibri" w:cstheme="minorHAnsi"/>
        </w:rPr>
        <w:t>akademik</w:t>
      </w:r>
      <w:proofErr w:type="spellEnd"/>
      <w:r w:rsidRPr="00DB25C4">
        <w:rPr>
          <w:rFonts w:eastAsia="Calibri" w:cstheme="minorHAnsi"/>
        </w:rPr>
        <w:t xml:space="preserve">  </w:t>
      </w:r>
      <w:proofErr w:type="spellStart"/>
      <w:r w:rsidRPr="00DB25C4">
        <w:rPr>
          <w:rFonts w:eastAsia="Calibri" w:cstheme="minorHAnsi"/>
        </w:rPr>
        <w:t>siswa</w:t>
      </w:r>
      <w:proofErr w:type="spellEnd"/>
      <w:r w:rsidRPr="00DB25C4">
        <w:rPr>
          <w:rFonts w:eastAsia="Calibri" w:cstheme="minorHAnsi"/>
        </w:rPr>
        <w:t xml:space="preserve"> </w:t>
      </w:r>
      <w:proofErr w:type="spellStart"/>
      <w:r w:rsidRPr="00DB25C4">
        <w:rPr>
          <w:rFonts w:eastAsia="Calibri" w:cstheme="minorHAnsi"/>
        </w:rPr>
        <w:t>yaitu</w:t>
      </w:r>
      <w:proofErr w:type="spellEnd"/>
      <w:r w:rsidRPr="00DB25C4">
        <w:rPr>
          <w:rFonts w:eastAsia="Calibri" w:cstheme="minorHAnsi"/>
        </w:rPr>
        <w:t xml:space="preserve">  </w:t>
      </w:r>
      <w:proofErr w:type="spellStart"/>
      <w:r w:rsidRPr="00DB25C4">
        <w:rPr>
          <w:rFonts w:eastAsia="Calibri" w:cstheme="minorHAnsi"/>
        </w:rPr>
        <w:t>nilai</w:t>
      </w:r>
      <w:proofErr w:type="spellEnd"/>
      <w:r w:rsidRPr="00DB25C4">
        <w:rPr>
          <w:rFonts w:eastAsia="Calibri" w:cstheme="minorHAnsi"/>
        </w:rPr>
        <w:t xml:space="preserve"> rata-rata </w:t>
      </w:r>
      <w:proofErr w:type="spellStart"/>
      <w:r w:rsidRPr="00DB25C4">
        <w:rPr>
          <w:rFonts w:eastAsia="Calibri" w:cstheme="minorHAnsi"/>
        </w:rPr>
        <w:t>rapor</w:t>
      </w:r>
      <w:proofErr w:type="spellEnd"/>
      <w:r w:rsidRPr="00DB25C4">
        <w:rPr>
          <w:rFonts w:eastAsia="Calibri" w:cstheme="minorHAnsi"/>
        </w:rPr>
        <w:t xml:space="preserve"> </w:t>
      </w:r>
      <w:proofErr w:type="spellStart"/>
      <w:r w:rsidRPr="00DB25C4">
        <w:rPr>
          <w:rFonts w:eastAsia="Calibri" w:cstheme="minorHAnsi"/>
        </w:rPr>
        <w:t>kelas</w:t>
      </w:r>
      <w:proofErr w:type="spellEnd"/>
      <w:r w:rsidRPr="00DB25C4">
        <w:rPr>
          <w:rFonts w:eastAsia="Calibri" w:cstheme="minorHAnsi"/>
        </w:rPr>
        <w:t xml:space="preserve"> X- XII  ≥ 88 dan lulus </w:t>
      </w:r>
      <w:proofErr w:type="spellStart"/>
      <w:r w:rsidRPr="00DB25C4">
        <w:rPr>
          <w:rFonts w:eastAsia="Calibri" w:cstheme="minorHAnsi"/>
        </w:rPr>
        <w:t>tes</w:t>
      </w:r>
      <w:proofErr w:type="spellEnd"/>
      <w:r w:rsidRPr="00DB25C4">
        <w:rPr>
          <w:rFonts w:eastAsia="Calibri" w:cstheme="minorHAnsi"/>
        </w:rPr>
        <w:t xml:space="preserve"> </w:t>
      </w:r>
      <w:proofErr w:type="spellStart"/>
      <w:r w:rsidRPr="00DB25C4">
        <w:rPr>
          <w:rFonts w:eastAsia="Calibri" w:cstheme="minorHAnsi"/>
        </w:rPr>
        <w:t>masuk</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nilai</w:t>
      </w:r>
      <w:proofErr w:type="spellEnd"/>
      <w:r w:rsidRPr="00DB25C4">
        <w:rPr>
          <w:rFonts w:eastAsia="Calibri" w:cstheme="minorHAnsi"/>
        </w:rPr>
        <w:t xml:space="preserve"> ≥ 85 </w:t>
      </w:r>
      <w:proofErr w:type="spellStart"/>
      <w:r w:rsidRPr="00DB25C4">
        <w:rPr>
          <w:rFonts w:eastAsia="Calibri" w:cstheme="minorHAnsi"/>
        </w:rPr>
        <w:t>atau</w:t>
      </w:r>
      <w:proofErr w:type="spellEnd"/>
      <w:r w:rsidRPr="00DB25C4">
        <w:rPr>
          <w:rFonts w:eastAsia="Calibri" w:cstheme="minorHAnsi"/>
        </w:rPr>
        <w:t xml:space="preserve">  </w:t>
      </w:r>
      <w:proofErr w:type="spellStart"/>
      <w:r w:rsidRPr="00DB25C4">
        <w:rPr>
          <w:rFonts w:eastAsia="Calibri" w:cstheme="minorHAnsi"/>
        </w:rPr>
        <w:t>berdasarkan</w:t>
      </w:r>
      <w:proofErr w:type="spellEnd"/>
      <w:r w:rsidRPr="00DB25C4">
        <w:rPr>
          <w:rFonts w:eastAsia="Calibri" w:cstheme="minorHAnsi"/>
        </w:rPr>
        <w:t xml:space="preserve"> </w:t>
      </w:r>
      <w:proofErr w:type="spellStart"/>
      <w:r w:rsidRPr="00DB25C4">
        <w:rPr>
          <w:rFonts w:eastAsia="Calibri" w:cstheme="minorHAnsi"/>
        </w:rPr>
        <w:t>nilai</w:t>
      </w:r>
      <w:proofErr w:type="spellEnd"/>
      <w:r w:rsidRPr="00DB25C4">
        <w:rPr>
          <w:rFonts w:eastAsia="Calibri" w:cstheme="minorHAnsi"/>
        </w:rPr>
        <w:t xml:space="preserve"> rata-rata </w:t>
      </w:r>
      <w:proofErr w:type="spellStart"/>
      <w:r w:rsidRPr="00DB25C4">
        <w:rPr>
          <w:rFonts w:eastAsia="Calibri" w:cstheme="minorHAnsi"/>
        </w:rPr>
        <w:t>rapor</w:t>
      </w:r>
      <w:proofErr w:type="spellEnd"/>
      <w:r w:rsidRPr="00DB25C4">
        <w:rPr>
          <w:rFonts w:eastAsia="Calibri" w:cstheme="minorHAnsi"/>
        </w:rPr>
        <w:t xml:space="preserve"> </w:t>
      </w:r>
      <w:proofErr w:type="spellStart"/>
      <w:r w:rsidRPr="00DB25C4">
        <w:rPr>
          <w:rFonts w:eastAsia="Calibri" w:cstheme="minorHAnsi"/>
        </w:rPr>
        <w:t>kelas</w:t>
      </w:r>
      <w:proofErr w:type="spellEnd"/>
      <w:r w:rsidRPr="00DB25C4">
        <w:rPr>
          <w:rFonts w:eastAsia="Calibri" w:cstheme="minorHAnsi"/>
        </w:rPr>
        <w:t xml:space="preserve"> X- XII ≥ 80 dan </w:t>
      </w:r>
      <w:proofErr w:type="spellStart"/>
      <w:r w:rsidRPr="00DB25C4">
        <w:rPr>
          <w:rFonts w:eastAsia="Calibri" w:cstheme="minorHAnsi"/>
        </w:rPr>
        <w:t>memiliki</w:t>
      </w:r>
      <w:proofErr w:type="spellEnd"/>
      <w:r w:rsidRPr="00DB25C4">
        <w:rPr>
          <w:rFonts w:eastAsia="Calibri" w:cstheme="minorHAnsi"/>
        </w:rPr>
        <w:t xml:space="preserve"> salah </w:t>
      </w:r>
      <w:proofErr w:type="spellStart"/>
      <w:r w:rsidRPr="00DB25C4">
        <w:rPr>
          <w:rFonts w:eastAsia="Calibri" w:cstheme="minorHAnsi"/>
        </w:rPr>
        <w:t>satu</w:t>
      </w:r>
      <w:proofErr w:type="spellEnd"/>
      <w:r w:rsidRPr="00DB25C4">
        <w:rPr>
          <w:rFonts w:eastAsia="Calibri" w:cstheme="minorHAnsi"/>
        </w:rPr>
        <w:t xml:space="preserve"> </w:t>
      </w:r>
      <w:proofErr w:type="spellStart"/>
      <w:r w:rsidRPr="00DB25C4">
        <w:rPr>
          <w:rFonts w:eastAsia="Calibri" w:cstheme="minorHAnsi"/>
        </w:rPr>
        <w:t>prestasi</w:t>
      </w:r>
      <w:proofErr w:type="spellEnd"/>
      <w:r w:rsidRPr="00DB25C4">
        <w:rPr>
          <w:rFonts w:eastAsia="Calibri" w:cstheme="minorHAnsi"/>
        </w:rPr>
        <w:t xml:space="preserve"> non </w:t>
      </w:r>
      <w:proofErr w:type="spellStart"/>
      <w:r w:rsidRPr="00DB25C4">
        <w:rPr>
          <w:rFonts w:eastAsia="Calibri" w:cstheme="minorHAnsi"/>
        </w:rPr>
        <w:t>akademik</w:t>
      </w:r>
      <w:proofErr w:type="spellEnd"/>
      <w:r w:rsidRPr="00DB25C4">
        <w:rPr>
          <w:rFonts w:eastAsia="Calibri" w:cstheme="minorHAnsi"/>
        </w:rPr>
        <w:t xml:space="preserve"> </w:t>
      </w:r>
      <w:proofErr w:type="spellStart"/>
      <w:r w:rsidRPr="00DB25C4">
        <w:rPr>
          <w:rFonts w:eastAsia="Calibri" w:cstheme="minorHAnsi"/>
        </w:rPr>
        <w:t>juara</w:t>
      </w:r>
      <w:proofErr w:type="spellEnd"/>
      <w:r w:rsidRPr="00DB25C4">
        <w:rPr>
          <w:rFonts w:eastAsia="Calibri" w:cstheme="minorHAnsi"/>
        </w:rPr>
        <w:t xml:space="preserve"> I,II </w:t>
      </w:r>
      <w:proofErr w:type="spellStart"/>
      <w:r w:rsidRPr="00DB25C4">
        <w:rPr>
          <w:rFonts w:eastAsia="Calibri" w:cstheme="minorHAnsi"/>
        </w:rPr>
        <w:t>atau</w:t>
      </w:r>
      <w:proofErr w:type="spellEnd"/>
      <w:r w:rsidRPr="00DB25C4">
        <w:rPr>
          <w:rFonts w:eastAsia="Calibri" w:cstheme="minorHAnsi"/>
        </w:rPr>
        <w:t xml:space="preserve"> III level </w:t>
      </w:r>
      <w:proofErr w:type="spellStart"/>
      <w:r w:rsidRPr="00DB25C4">
        <w:rPr>
          <w:rFonts w:eastAsia="Calibri" w:cstheme="minorHAnsi"/>
        </w:rPr>
        <w:t>nasional</w:t>
      </w:r>
      <w:proofErr w:type="spellEnd"/>
      <w:r w:rsidRPr="00DB25C4">
        <w:rPr>
          <w:rFonts w:eastAsia="Calibri" w:cstheme="minorHAnsi"/>
        </w:rPr>
        <w:t>/</w:t>
      </w:r>
      <w:proofErr w:type="spellStart"/>
      <w:r w:rsidRPr="00DB25C4">
        <w:rPr>
          <w:rFonts w:eastAsia="Calibri" w:cstheme="minorHAnsi"/>
        </w:rPr>
        <w:t>internasional</w:t>
      </w:r>
      <w:proofErr w:type="spellEnd"/>
      <w:r w:rsidRPr="00DB25C4">
        <w:rPr>
          <w:rFonts w:eastAsia="Calibri" w:cstheme="minorHAnsi"/>
        </w:rPr>
        <w:t xml:space="preserve">  di </w:t>
      </w:r>
      <w:proofErr w:type="spellStart"/>
      <w:r w:rsidRPr="00DB25C4">
        <w:rPr>
          <w:rFonts w:eastAsia="Calibri" w:cstheme="minorHAnsi"/>
        </w:rPr>
        <w:t>bidang</w:t>
      </w:r>
      <w:proofErr w:type="spellEnd"/>
      <w:r w:rsidRPr="00DB25C4">
        <w:rPr>
          <w:rFonts w:eastAsia="Calibri" w:cstheme="minorHAnsi"/>
        </w:rPr>
        <w:t xml:space="preserve"> </w:t>
      </w:r>
      <w:proofErr w:type="spellStart"/>
      <w:r w:rsidRPr="00DB25C4">
        <w:rPr>
          <w:rFonts w:eastAsia="Calibri" w:cstheme="minorHAnsi"/>
        </w:rPr>
        <w:t>olahraga</w:t>
      </w:r>
      <w:proofErr w:type="spellEnd"/>
      <w:r w:rsidRPr="00DB25C4">
        <w:rPr>
          <w:rFonts w:eastAsia="Calibri" w:cstheme="minorHAnsi"/>
        </w:rPr>
        <w:t xml:space="preserve">, </w:t>
      </w:r>
      <w:proofErr w:type="spellStart"/>
      <w:r w:rsidRPr="00DB25C4">
        <w:rPr>
          <w:rFonts w:eastAsia="Calibri" w:cstheme="minorHAnsi"/>
        </w:rPr>
        <w:t>seni</w:t>
      </w:r>
      <w:proofErr w:type="spellEnd"/>
      <w:r w:rsidRPr="00DB25C4">
        <w:rPr>
          <w:rFonts w:eastAsia="Calibri" w:cstheme="minorHAnsi"/>
        </w:rPr>
        <w:t xml:space="preserve">,  </w:t>
      </w:r>
      <w:proofErr w:type="spellStart"/>
      <w:r w:rsidRPr="00DB25C4">
        <w:rPr>
          <w:rFonts w:eastAsia="Calibri" w:cstheme="minorHAnsi"/>
        </w:rPr>
        <w:t>budaya</w:t>
      </w:r>
      <w:proofErr w:type="spellEnd"/>
      <w:r w:rsidRPr="00DB25C4">
        <w:rPr>
          <w:rFonts w:eastAsia="Calibri" w:cstheme="minorHAnsi"/>
        </w:rPr>
        <w:t xml:space="preserve"> dan </w:t>
      </w:r>
      <w:proofErr w:type="spellStart"/>
      <w:r w:rsidRPr="00DB25C4">
        <w:rPr>
          <w:rFonts w:eastAsia="Calibri" w:cstheme="minorHAnsi"/>
        </w:rPr>
        <w:t>bidang</w:t>
      </w:r>
      <w:proofErr w:type="spellEnd"/>
      <w:r w:rsidRPr="00DB25C4">
        <w:rPr>
          <w:rFonts w:eastAsia="Calibri" w:cstheme="minorHAnsi"/>
        </w:rPr>
        <w:t xml:space="preserve"> </w:t>
      </w:r>
      <w:proofErr w:type="spellStart"/>
      <w:r w:rsidRPr="00DB25C4">
        <w:rPr>
          <w:rFonts w:eastAsia="Calibri" w:cstheme="minorHAnsi"/>
        </w:rPr>
        <w:t>lainnya</w:t>
      </w:r>
      <w:proofErr w:type="spellEnd"/>
      <w:r w:rsidRPr="00DB25C4">
        <w:rPr>
          <w:rFonts w:eastAsia="Calibri" w:cstheme="minorHAnsi"/>
        </w:rPr>
        <w:t>;</w:t>
      </w:r>
    </w:p>
    <w:p w14:paraId="0DCD14EF" w14:textId="77777777" w:rsidR="001E7FBB" w:rsidRPr="00DB25C4" w:rsidRDefault="001E7FBB" w:rsidP="009F6099">
      <w:pPr>
        <w:pStyle w:val="ListParagraph"/>
        <w:numPr>
          <w:ilvl w:val="0"/>
          <w:numId w:val="74"/>
        </w:numPr>
        <w:spacing w:after="0" w:line="240" w:lineRule="auto"/>
        <w:jc w:val="both"/>
        <w:rPr>
          <w:rFonts w:eastAsia="Calibri" w:cstheme="minorHAnsi"/>
        </w:rPr>
      </w:pPr>
      <w:r w:rsidRPr="00DB25C4">
        <w:rPr>
          <w:rFonts w:eastAsia="Calibri" w:cstheme="minorHAnsi"/>
        </w:rPr>
        <w:t xml:space="preserve">Jalur </w:t>
      </w:r>
      <w:proofErr w:type="spellStart"/>
      <w:r w:rsidRPr="00DB25C4">
        <w:rPr>
          <w:rFonts w:eastAsia="Calibri" w:cstheme="minorHAnsi"/>
        </w:rPr>
        <w:t>Beasiswa</w:t>
      </w:r>
      <w:proofErr w:type="spellEnd"/>
      <w:r w:rsidRPr="00DB25C4">
        <w:rPr>
          <w:rFonts w:eastAsia="Calibri" w:cstheme="minorHAnsi"/>
        </w:rPr>
        <w:t xml:space="preserve"> </w:t>
      </w:r>
      <w:proofErr w:type="spellStart"/>
      <w:proofErr w:type="gramStart"/>
      <w:r w:rsidRPr="00DB25C4">
        <w:rPr>
          <w:rFonts w:eastAsia="Calibri" w:cstheme="minorHAnsi"/>
        </w:rPr>
        <w:t>Unggulan</w:t>
      </w:r>
      <w:proofErr w:type="spellEnd"/>
      <w:r w:rsidRPr="00DB25C4">
        <w:rPr>
          <w:rFonts w:eastAsia="Calibri" w:cstheme="minorHAnsi"/>
        </w:rPr>
        <w:t xml:space="preserve">  II</w:t>
      </w:r>
      <w:proofErr w:type="gramEnd"/>
      <w:r w:rsidRPr="00DB25C4">
        <w:rPr>
          <w:rFonts w:eastAsia="Calibri" w:cstheme="minorHAnsi"/>
        </w:rPr>
        <w:t xml:space="preserve"> </w:t>
      </w:r>
      <w:proofErr w:type="spellStart"/>
      <w:r w:rsidRPr="00DB25C4">
        <w:rPr>
          <w:rFonts w:eastAsia="Calibri" w:cstheme="minorHAnsi"/>
        </w:rPr>
        <w:t>adalah</w:t>
      </w:r>
      <w:proofErr w:type="spellEnd"/>
      <w:r w:rsidRPr="00DB25C4">
        <w:rPr>
          <w:rFonts w:eastAsia="Calibri" w:cstheme="minorHAnsi"/>
        </w:rPr>
        <w:t xml:space="preserve"> </w:t>
      </w:r>
      <w:proofErr w:type="spellStart"/>
      <w:r w:rsidRPr="00DB25C4">
        <w:rPr>
          <w:rFonts w:eastAsia="Calibri" w:cstheme="minorHAnsi"/>
        </w:rPr>
        <w:t>jalur</w:t>
      </w:r>
      <w:proofErr w:type="spellEnd"/>
      <w:r w:rsidRPr="00DB25C4">
        <w:rPr>
          <w:rFonts w:eastAsia="Calibri" w:cstheme="minorHAnsi"/>
        </w:rPr>
        <w:t xml:space="preserve"> </w:t>
      </w:r>
      <w:proofErr w:type="spellStart"/>
      <w:r w:rsidRPr="00DB25C4">
        <w:rPr>
          <w:rFonts w:eastAsia="Calibri" w:cstheme="minorHAnsi"/>
        </w:rPr>
        <w:t>seleksi</w:t>
      </w:r>
      <w:proofErr w:type="spellEnd"/>
      <w:r w:rsidRPr="00DB25C4">
        <w:rPr>
          <w:rFonts w:eastAsia="Calibri" w:cstheme="minorHAnsi"/>
        </w:rPr>
        <w:t xml:space="preserve"> </w:t>
      </w:r>
      <w:proofErr w:type="spellStart"/>
      <w:r w:rsidRPr="00DB25C4">
        <w:rPr>
          <w:rFonts w:eastAsia="Calibri" w:cstheme="minorHAnsi"/>
        </w:rPr>
        <w:t>berdasarkan</w:t>
      </w:r>
      <w:proofErr w:type="spellEnd"/>
      <w:r w:rsidRPr="00DB25C4">
        <w:rPr>
          <w:rFonts w:eastAsia="Calibri" w:cstheme="minorHAnsi"/>
        </w:rPr>
        <w:t xml:space="preserve">  </w:t>
      </w:r>
      <w:proofErr w:type="spellStart"/>
      <w:r w:rsidRPr="00DB25C4">
        <w:rPr>
          <w:rFonts w:eastAsia="Calibri" w:cstheme="minorHAnsi"/>
        </w:rPr>
        <w:t>kinerja</w:t>
      </w:r>
      <w:proofErr w:type="spellEnd"/>
      <w:r w:rsidRPr="00DB25C4">
        <w:rPr>
          <w:rFonts w:eastAsia="Calibri" w:cstheme="minorHAnsi"/>
        </w:rPr>
        <w:t xml:space="preserve"> </w:t>
      </w:r>
      <w:proofErr w:type="spellStart"/>
      <w:r w:rsidRPr="00DB25C4">
        <w:rPr>
          <w:rFonts w:eastAsia="Calibri" w:cstheme="minorHAnsi"/>
        </w:rPr>
        <w:t>akademik</w:t>
      </w:r>
      <w:proofErr w:type="spellEnd"/>
      <w:r w:rsidRPr="00DB25C4">
        <w:rPr>
          <w:rFonts w:eastAsia="Calibri" w:cstheme="minorHAnsi"/>
        </w:rPr>
        <w:t xml:space="preserve">  </w:t>
      </w:r>
      <w:proofErr w:type="spellStart"/>
      <w:r w:rsidRPr="00DB25C4">
        <w:rPr>
          <w:rFonts w:eastAsia="Calibri" w:cstheme="minorHAnsi"/>
        </w:rPr>
        <w:t>siswa</w:t>
      </w:r>
      <w:proofErr w:type="spellEnd"/>
      <w:r w:rsidRPr="00DB25C4">
        <w:rPr>
          <w:rFonts w:eastAsia="Calibri" w:cstheme="minorHAnsi"/>
        </w:rPr>
        <w:t xml:space="preserve"> </w:t>
      </w:r>
      <w:proofErr w:type="spellStart"/>
      <w:r w:rsidRPr="00DB25C4">
        <w:rPr>
          <w:rFonts w:eastAsia="Calibri" w:cstheme="minorHAnsi"/>
        </w:rPr>
        <w:t>yaitu</w:t>
      </w:r>
      <w:proofErr w:type="spellEnd"/>
      <w:r w:rsidRPr="00DB25C4">
        <w:rPr>
          <w:rFonts w:eastAsia="Calibri" w:cstheme="minorHAnsi"/>
        </w:rPr>
        <w:t xml:space="preserve">  </w:t>
      </w:r>
      <w:proofErr w:type="spellStart"/>
      <w:r w:rsidRPr="00DB25C4">
        <w:rPr>
          <w:rFonts w:eastAsia="Calibri" w:cstheme="minorHAnsi"/>
        </w:rPr>
        <w:t>nilai</w:t>
      </w:r>
      <w:proofErr w:type="spellEnd"/>
      <w:r w:rsidRPr="00DB25C4">
        <w:rPr>
          <w:rFonts w:eastAsia="Calibri" w:cstheme="minorHAnsi"/>
        </w:rPr>
        <w:t xml:space="preserve"> rata-rata </w:t>
      </w:r>
      <w:proofErr w:type="spellStart"/>
      <w:r w:rsidRPr="00DB25C4">
        <w:rPr>
          <w:rFonts w:eastAsia="Calibri" w:cstheme="minorHAnsi"/>
        </w:rPr>
        <w:t>rapor</w:t>
      </w:r>
      <w:proofErr w:type="spellEnd"/>
      <w:r w:rsidRPr="00DB25C4">
        <w:rPr>
          <w:rFonts w:eastAsia="Calibri" w:cstheme="minorHAnsi"/>
        </w:rPr>
        <w:t xml:space="preserve"> </w:t>
      </w:r>
      <w:proofErr w:type="spellStart"/>
      <w:r w:rsidRPr="00DB25C4">
        <w:rPr>
          <w:rFonts w:eastAsia="Calibri" w:cstheme="minorHAnsi"/>
        </w:rPr>
        <w:t>kelas</w:t>
      </w:r>
      <w:proofErr w:type="spellEnd"/>
      <w:r w:rsidRPr="00DB25C4">
        <w:rPr>
          <w:rFonts w:eastAsia="Calibri" w:cstheme="minorHAnsi"/>
        </w:rPr>
        <w:t xml:space="preserve"> X- XII &gt; 82 dan lulus </w:t>
      </w:r>
      <w:proofErr w:type="spellStart"/>
      <w:r w:rsidRPr="00DB25C4">
        <w:rPr>
          <w:rFonts w:eastAsia="Calibri" w:cstheme="minorHAnsi"/>
        </w:rPr>
        <w:t>tes</w:t>
      </w:r>
      <w:proofErr w:type="spellEnd"/>
      <w:r w:rsidRPr="00DB25C4">
        <w:rPr>
          <w:rFonts w:eastAsia="Calibri" w:cstheme="minorHAnsi"/>
        </w:rPr>
        <w:t xml:space="preserve"> </w:t>
      </w:r>
      <w:proofErr w:type="spellStart"/>
      <w:r w:rsidRPr="00DB25C4">
        <w:rPr>
          <w:rFonts w:eastAsia="Calibri" w:cstheme="minorHAnsi"/>
        </w:rPr>
        <w:t>masuk</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nilai</w:t>
      </w:r>
      <w:proofErr w:type="spellEnd"/>
      <w:r w:rsidRPr="00DB25C4">
        <w:rPr>
          <w:rFonts w:eastAsia="Calibri" w:cstheme="minorHAnsi"/>
        </w:rPr>
        <w:t xml:space="preserve"> minimal 77 </w:t>
      </w:r>
      <w:proofErr w:type="spellStart"/>
      <w:r w:rsidRPr="00DB25C4">
        <w:rPr>
          <w:rFonts w:eastAsia="Calibri" w:cstheme="minorHAnsi"/>
        </w:rPr>
        <w:t>atau</w:t>
      </w:r>
      <w:proofErr w:type="spellEnd"/>
      <w:r w:rsidRPr="00DB25C4">
        <w:rPr>
          <w:rFonts w:eastAsia="Calibri" w:cstheme="minorHAnsi"/>
        </w:rPr>
        <w:t xml:space="preserve"> </w:t>
      </w:r>
      <w:proofErr w:type="spellStart"/>
      <w:r w:rsidRPr="00DB25C4">
        <w:rPr>
          <w:rFonts w:eastAsia="Calibri" w:cstheme="minorHAnsi"/>
        </w:rPr>
        <w:t>berdasarkan</w:t>
      </w:r>
      <w:proofErr w:type="spellEnd"/>
      <w:r w:rsidRPr="00DB25C4">
        <w:rPr>
          <w:rFonts w:eastAsia="Calibri" w:cstheme="minorHAnsi"/>
        </w:rPr>
        <w:t xml:space="preserve"> </w:t>
      </w:r>
      <w:proofErr w:type="spellStart"/>
      <w:r w:rsidRPr="00DB25C4">
        <w:rPr>
          <w:rFonts w:eastAsia="Calibri" w:cstheme="minorHAnsi"/>
        </w:rPr>
        <w:t>nilai</w:t>
      </w:r>
      <w:proofErr w:type="spellEnd"/>
      <w:r w:rsidRPr="00DB25C4">
        <w:rPr>
          <w:rFonts w:eastAsia="Calibri" w:cstheme="minorHAnsi"/>
        </w:rPr>
        <w:t xml:space="preserve"> rata-rata </w:t>
      </w:r>
      <w:proofErr w:type="spellStart"/>
      <w:r w:rsidRPr="00DB25C4">
        <w:rPr>
          <w:rFonts w:eastAsia="Calibri" w:cstheme="minorHAnsi"/>
        </w:rPr>
        <w:t>rapor</w:t>
      </w:r>
      <w:proofErr w:type="spellEnd"/>
      <w:r w:rsidRPr="00DB25C4">
        <w:rPr>
          <w:rFonts w:eastAsia="Calibri" w:cstheme="minorHAnsi"/>
        </w:rPr>
        <w:t xml:space="preserve"> </w:t>
      </w:r>
      <w:proofErr w:type="spellStart"/>
      <w:r w:rsidRPr="00DB25C4">
        <w:rPr>
          <w:rFonts w:eastAsia="Calibri" w:cstheme="minorHAnsi"/>
        </w:rPr>
        <w:t>kelas</w:t>
      </w:r>
      <w:proofErr w:type="spellEnd"/>
      <w:r w:rsidRPr="00DB25C4">
        <w:rPr>
          <w:rFonts w:eastAsia="Calibri" w:cstheme="minorHAnsi"/>
        </w:rPr>
        <w:t xml:space="preserve"> X- XII &gt; 80 dan </w:t>
      </w:r>
      <w:proofErr w:type="spellStart"/>
      <w:r w:rsidRPr="00DB25C4">
        <w:rPr>
          <w:rFonts w:eastAsia="Calibri" w:cstheme="minorHAnsi"/>
        </w:rPr>
        <w:t>memiliki</w:t>
      </w:r>
      <w:proofErr w:type="spellEnd"/>
      <w:r w:rsidRPr="00DB25C4">
        <w:rPr>
          <w:rFonts w:eastAsia="Calibri" w:cstheme="minorHAnsi"/>
        </w:rPr>
        <w:t xml:space="preserve"> salah </w:t>
      </w:r>
      <w:proofErr w:type="spellStart"/>
      <w:r w:rsidRPr="00DB25C4">
        <w:rPr>
          <w:rFonts w:eastAsia="Calibri" w:cstheme="minorHAnsi"/>
        </w:rPr>
        <w:t>satu</w:t>
      </w:r>
      <w:proofErr w:type="spellEnd"/>
      <w:r w:rsidRPr="00DB25C4">
        <w:rPr>
          <w:rFonts w:eastAsia="Calibri" w:cstheme="minorHAnsi"/>
        </w:rPr>
        <w:t xml:space="preserve">  </w:t>
      </w:r>
      <w:proofErr w:type="spellStart"/>
      <w:r w:rsidRPr="00DB25C4">
        <w:rPr>
          <w:rFonts w:eastAsia="Calibri" w:cstheme="minorHAnsi"/>
        </w:rPr>
        <w:t>prestasi</w:t>
      </w:r>
      <w:proofErr w:type="spellEnd"/>
      <w:r w:rsidRPr="00DB25C4">
        <w:rPr>
          <w:rFonts w:eastAsia="Calibri" w:cstheme="minorHAnsi"/>
        </w:rPr>
        <w:t xml:space="preserve"> non </w:t>
      </w:r>
      <w:proofErr w:type="spellStart"/>
      <w:r w:rsidRPr="00DB25C4">
        <w:rPr>
          <w:rFonts w:eastAsia="Calibri" w:cstheme="minorHAnsi"/>
        </w:rPr>
        <w:t>akademik</w:t>
      </w:r>
      <w:proofErr w:type="spellEnd"/>
      <w:r w:rsidRPr="00DB25C4">
        <w:rPr>
          <w:rFonts w:eastAsia="Calibri" w:cstheme="minorHAnsi"/>
        </w:rPr>
        <w:t xml:space="preserve"> </w:t>
      </w:r>
      <w:proofErr w:type="spellStart"/>
      <w:r w:rsidRPr="00DB25C4">
        <w:rPr>
          <w:rFonts w:eastAsia="Calibri" w:cstheme="minorHAnsi"/>
        </w:rPr>
        <w:t>yaitu</w:t>
      </w:r>
      <w:proofErr w:type="spellEnd"/>
      <w:r w:rsidRPr="00DB25C4">
        <w:rPr>
          <w:rFonts w:eastAsia="Calibri" w:cstheme="minorHAnsi"/>
        </w:rPr>
        <w:t xml:space="preserve"> </w:t>
      </w:r>
      <w:proofErr w:type="spellStart"/>
      <w:r w:rsidRPr="00DB25C4">
        <w:rPr>
          <w:rFonts w:eastAsia="Calibri" w:cstheme="minorHAnsi"/>
        </w:rPr>
        <w:t>menjadi</w:t>
      </w:r>
      <w:proofErr w:type="spellEnd"/>
      <w:r w:rsidRPr="00DB25C4">
        <w:rPr>
          <w:rFonts w:eastAsia="Calibri" w:cstheme="minorHAnsi"/>
        </w:rPr>
        <w:t xml:space="preserve"> </w:t>
      </w:r>
      <w:proofErr w:type="spellStart"/>
      <w:r w:rsidRPr="00DB25C4">
        <w:rPr>
          <w:rFonts w:eastAsia="Calibri" w:cstheme="minorHAnsi"/>
        </w:rPr>
        <w:t>juara</w:t>
      </w:r>
      <w:proofErr w:type="spellEnd"/>
      <w:r w:rsidRPr="00DB25C4">
        <w:rPr>
          <w:rFonts w:eastAsia="Calibri" w:cstheme="minorHAnsi"/>
        </w:rPr>
        <w:t xml:space="preserve"> I,II </w:t>
      </w:r>
      <w:proofErr w:type="spellStart"/>
      <w:r w:rsidRPr="00DB25C4">
        <w:rPr>
          <w:rFonts w:eastAsia="Calibri" w:cstheme="minorHAnsi"/>
        </w:rPr>
        <w:t>atau</w:t>
      </w:r>
      <w:proofErr w:type="spellEnd"/>
      <w:r w:rsidRPr="00DB25C4">
        <w:rPr>
          <w:rFonts w:eastAsia="Calibri" w:cstheme="minorHAnsi"/>
        </w:rPr>
        <w:t xml:space="preserve"> III level </w:t>
      </w:r>
      <w:proofErr w:type="spellStart"/>
      <w:r w:rsidRPr="00DB25C4">
        <w:rPr>
          <w:rFonts w:eastAsia="Calibri" w:cstheme="minorHAnsi"/>
        </w:rPr>
        <w:t>provinsi</w:t>
      </w:r>
      <w:proofErr w:type="spellEnd"/>
      <w:r w:rsidRPr="00DB25C4">
        <w:rPr>
          <w:rFonts w:eastAsia="Calibri" w:cstheme="minorHAnsi"/>
        </w:rPr>
        <w:t xml:space="preserve"> di </w:t>
      </w:r>
      <w:proofErr w:type="spellStart"/>
      <w:r w:rsidRPr="00DB25C4">
        <w:rPr>
          <w:rFonts w:eastAsia="Calibri" w:cstheme="minorHAnsi"/>
        </w:rPr>
        <w:t>bidang</w:t>
      </w:r>
      <w:proofErr w:type="spellEnd"/>
      <w:r w:rsidRPr="00DB25C4">
        <w:rPr>
          <w:rFonts w:eastAsia="Calibri" w:cstheme="minorHAnsi"/>
        </w:rPr>
        <w:t xml:space="preserve"> </w:t>
      </w:r>
      <w:proofErr w:type="spellStart"/>
      <w:r w:rsidRPr="00DB25C4">
        <w:rPr>
          <w:rFonts w:eastAsia="Calibri" w:cstheme="minorHAnsi"/>
        </w:rPr>
        <w:t>olahraga</w:t>
      </w:r>
      <w:proofErr w:type="spellEnd"/>
      <w:r w:rsidRPr="00DB25C4">
        <w:rPr>
          <w:rFonts w:eastAsia="Calibri" w:cstheme="minorHAnsi"/>
        </w:rPr>
        <w:t xml:space="preserve">, </w:t>
      </w:r>
      <w:proofErr w:type="spellStart"/>
      <w:r w:rsidRPr="00DB25C4">
        <w:rPr>
          <w:rFonts w:eastAsia="Calibri" w:cstheme="minorHAnsi"/>
        </w:rPr>
        <w:t>seni</w:t>
      </w:r>
      <w:proofErr w:type="spellEnd"/>
      <w:r w:rsidRPr="00DB25C4">
        <w:rPr>
          <w:rFonts w:eastAsia="Calibri" w:cstheme="minorHAnsi"/>
        </w:rPr>
        <w:t xml:space="preserve">,  </w:t>
      </w:r>
      <w:proofErr w:type="spellStart"/>
      <w:r w:rsidRPr="00DB25C4">
        <w:rPr>
          <w:rFonts w:eastAsia="Calibri" w:cstheme="minorHAnsi"/>
        </w:rPr>
        <w:t>budaya</w:t>
      </w:r>
      <w:proofErr w:type="spellEnd"/>
      <w:r w:rsidRPr="00DB25C4">
        <w:rPr>
          <w:rFonts w:eastAsia="Calibri" w:cstheme="minorHAnsi"/>
        </w:rPr>
        <w:t xml:space="preserve"> dan </w:t>
      </w:r>
      <w:proofErr w:type="spellStart"/>
      <w:r w:rsidRPr="00DB25C4">
        <w:rPr>
          <w:rFonts w:eastAsia="Calibri" w:cstheme="minorHAnsi"/>
        </w:rPr>
        <w:t>bidang</w:t>
      </w:r>
      <w:proofErr w:type="spellEnd"/>
      <w:r w:rsidRPr="00DB25C4">
        <w:rPr>
          <w:rFonts w:eastAsia="Calibri" w:cstheme="minorHAnsi"/>
        </w:rPr>
        <w:t xml:space="preserve"> </w:t>
      </w:r>
      <w:proofErr w:type="spellStart"/>
      <w:r w:rsidRPr="00DB25C4">
        <w:rPr>
          <w:rFonts w:eastAsia="Calibri" w:cstheme="minorHAnsi"/>
        </w:rPr>
        <w:t>lainnya</w:t>
      </w:r>
      <w:proofErr w:type="spellEnd"/>
      <w:r w:rsidRPr="00DB25C4">
        <w:rPr>
          <w:rFonts w:eastAsia="Calibri" w:cstheme="minorHAnsi"/>
        </w:rPr>
        <w:t>:</w:t>
      </w:r>
    </w:p>
    <w:p w14:paraId="0FA8DF62" w14:textId="77777777" w:rsidR="001E7FBB" w:rsidRPr="00DB25C4" w:rsidRDefault="001E7FBB" w:rsidP="009F6099">
      <w:pPr>
        <w:pStyle w:val="ListParagraph"/>
        <w:numPr>
          <w:ilvl w:val="0"/>
          <w:numId w:val="74"/>
        </w:numPr>
        <w:spacing w:after="0" w:line="240" w:lineRule="auto"/>
        <w:jc w:val="both"/>
        <w:rPr>
          <w:rFonts w:eastAsia="Calibri" w:cstheme="minorHAnsi"/>
        </w:rPr>
      </w:pPr>
      <w:r w:rsidRPr="00DB25C4">
        <w:rPr>
          <w:rFonts w:eastAsia="Calibri" w:cstheme="minorHAnsi"/>
        </w:rPr>
        <w:t xml:space="preserve">Jalur </w:t>
      </w:r>
      <w:proofErr w:type="spellStart"/>
      <w:r w:rsidRPr="00DB25C4">
        <w:rPr>
          <w:rFonts w:eastAsia="Calibri" w:cstheme="minorHAnsi"/>
        </w:rPr>
        <w:t>Beasiswa</w:t>
      </w:r>
      <w:proofErr w:type="spellEnd"/>
      <w:r w:rsidRPr="00DB25C4">
        <w:rPr>
          <w:rFonts w:eastAsia="Calibri" w:cstheme="minorHAnsi"/>
        </w:rPr>
        <w:t xml:space="preserve"> </w:t>
      </w:r>
      <w:proofErr w:type="spellStart"/>
      <w:proofErr w:type="gramStart"/>
      <w:r w:rsidRPr="00DB25C4">
        <w:rPr>
          <w:rFonts w:eastAsia="Calibri" w:cstheme="minorHAnsi"/>
        </w:rPr>
        <w:t>Unggulan</w:t>
      </w:r>
      <w:proofErr w:type="spellEnd"/>
      <w:r w:rsidRPr="00DB25C4">
        <w:rPr>
          <w:rFonts w:eastAsia="Calibri" w:cstheme="minorHAnsi"/>
        </w:rPr>
        <w:t xml:space="preserve">  III</w:t>
      </w:r>
      <w:proofErr w:type="gramEnd"/>
      <w:r w:rsidRPr="00DB25C4">
        <w:rPr>
          <w:rFonts w:eastAsia="Calibri" w:cstheme="minorHAnsi"/>
        </w:rPr>
        <w:t xml:space="preserve"> </w:t>
      </w:r>
      <w:proofErr w:type="spellStart"/>
      <w:r w:rsidRPr="00DB25C4">
        <w:rPr>
          <w:rFonts w:eastAsia="Calibri" w:cstheme="minorHAnsi"/>
        </w:rPr>
        <w:t>adalah</w:t>
      </w:r>
      <w:proofErr w:type="spellEnd"/>
      <w:r w:rsidRPr="00DB25C4">
        <w:rPr>
          <w:rFonts w:eastAsia="Calibri" w:cstheme="minorHAnsi"/>
        </w:rPr>
        <w:t xml:space="preserve"> </w:t>
      </w:r>
      <w:proofErr w:type="spellStart"/>
      <w:r w:rsidRPr="00DB25C4">
        <w:rPr>
          <w:rFonts w:eastAsia="Calibri" w:cstheme="minorHAnsi"/>
        </w:rPr>
        <w:t>jalur</w:t>
      </w:r>
      <w:proofErr w:type="spellEnd"/>
      <w:r w:rsidRPr="00DB25C4">
        <w:rPr>
          <w:rFonts w:eastAsia="Calibri" w:cstheme="minorHAnsi"/>
        </w:rPr>
        <w:t xml:space="preserve"> </w:t>
      </w:r>
      <w:proofErr w:type="spellStart"/>
      <w:r w:rsidRPr="00DB25C4">
        <w:rPr>
          <w:rFonts w:eastAsia="Calibri" w:cstheme="minorHAnsi"/>
        </w:rPr>
        <w:t>seleksi</w:t>
      </w:r>
      <w:proofErr w:type="spellEnd"/>
      <w:r w:rsidRPr="00DB25C4">
        <w:rPr>
          <w:rFonts w:eastAsia="Calibri" w:cstheme="minorHAnsi"/>
        </w:rPr>
        <w:t xml:space="preserve">  </w:t>
      </w:r>
      <w:proofErr w:type="spellStart"/>
      <w:r w:rsidRPr="00DB25C4">
        <w:rPr>
          <w:rFonts w:eastAsia="Calibri" w:cstheme="minorHAnsi"/>
        </w:rPr>
        <w:t>tanpa</w:t>
      </w:r>
      <w:proofErr w:type="spellEnd"/>
      <w:r w:rsidRPr="00DB25C4">
        <w:rPr>
          <w:rFonts w:eastAsia="Calibri" w:cstheme="minorHAnsi"/>
        </w:rPr>
        <w:t xml:space="preserve"> </w:t>
      </w:r>
      <w:proofErr w:type="spellStart"/>
      <w:r w:rsidRPr="00DB25C4">
        <w:rPr>
          <w:rFonts w:eastAsia="Calibri" w:cstheme="minorHAnsi"/>
        </w:rPr>
        <w:t>tes</w:t>
      </w:r>
      <w:proofErr w:type="spellEnd"/>
      <w:r w:rsidRPr="00DB25C4">
        <w:rPr>
          <w:rFonts w:eastAsia="Calibri" w:cstheme="minorHAnsi"/>
        </w:rPr>
        <w:t xml:space="preserve">, </w:t>
      </w:r>
      <w:proofErr w:type="spellStart"/>
      <w:r w:rsidRPr="00DB25C4">
        <w:rPr>
          <w:rFonts w:eastAsia="Calibri" w:cstheme="minorHAnsi"/>
        </w:rPr>
        <w:t>berdasarkan</w:t>
      </w:r>
      <w:proofErr w:type="spellEnd"/>
      <w:r w:rsidRPr="00DB25C4">
        <w:rPr>
          <w:rFonts w:eastAsia="Calibri" w:cstheme="minorHAnsi"/>
        </w:rPr>
        <w:t xml:space="preserve"> </w:t>
      </w:r>
      <w:proofErr w:type="spellStart"/>
      <w:r w:rsidRPr="00DB25C4">
        <w:rPr>
          <w:rFonts w:eastAsia="Calibri" w:cstheme="minorHAnsi"/>
        </w:rPr>
        <w:t>kinerja</w:t>
      </w:r>
      <w:proofErr w:type="spellEnd"/>
      <w:r w:rsidRPr="00DB25C4">
        <w:rPr>
          <w:rFonts w:eastAsia="Calibri" w:cstheme="minorHAnsi"/>
        </w:rPr>
        <w:t xml:space="preserve">  </w:t>
      </w:r>
      <w:proofErr w:type="spellStart"/>
      <w:r w:rsidRPr="00DB25C4">
        <w:rPr>
          <w:rFonts w:eastAsia="Calibri" w:cstheme="minorHAnsi"/>
        </w:rPr>
        <w:t>akademik</w:t>
      </w:r>
      <w:proofErr w:type="spellEnd"/>
      <w:r w:rsidRPr="00DB25C4">
        <w:rPr>
          <w:rFonts w:eastAsia="Calibri" w:cstheme="minorHAnsi"/>
        </w:rPr>
        <w:t xml:space="preserve">  </w:t>
      </w:r>
      <w:proofErr w:type="spellStart"/>
      <w:r w:rsidRPr="00DB25C4">
        <w:rPr>
          <w:rFonts w:eastAsia="Calibri" w:cstheme="minorHAnsi"/>
        </w:rPr>
        <w:t>siswa</w:t>
      </w:r>
      <w:proofErr w:type="spellEnd"/>
      <w:r w:rsidRPr="00DB25C4">
        <w:rPr>
          <w:rFonts w:eastAsia="Calibri" w:cstheme="minorHAnsi"/>
        </w:rPr>
        <w:t xml:space="preserve"> </w:t>
      </w:r>
      <w:proofErr w:type="spellStart"/>
      <w:r w:rsidRPr="00DB25C4">
        <w:rPr>
          <w:rFonts w:eastAsia="Calibri" w:cstheme="minorHAnsi"/>
        </w:rPr>
        <w:t>yaitu</w:t>
      </w:r>
      <w:proofErr w:type="spellEnd"/>
      <w:r w:rsidRPr="00DB25C4">
        <w:rPr>
          <w:rFonts w:eastAsia="Calibri" w:cstheme="minorHAnsi"/>
        </w:rPr>
        <w:t xml:space="preserve">  </w:t>
      </w:r>
      <w:proofErr w:type="spellStart"/>
      <w:r w:rsidRPr="00DB25C4">
        <w:rPr>
          <w:rFonts w:eastAsia="Calibri" w:cstheme="minorHAnsi"/>
        </w:rPr>
        <w:t>nilai</w:t>
      </w:r>
      <w:proofErr w:type="spellEnd"/>
      <w:r w:rsidRPr="00DB25C4">
        <w:rPr>
          <w:rFonts w:eastAsia="Calibri" w:cstheme="minorHAnsi"/>
        </w:rPr>
        <w:t xml:space="preserve"> rata-rata </w:t>
      </w:r>
      <w:proofErr w:type="spellStart"/>
      <w:r w:rsidRPr="00DB25C4">
        <w:rPr>
          <w:rFonts w:eastAsia="Calibri" w:cstheme="minorHAnsi"/>
        </w:rPr>
        <w:t>rapor</w:t>
      </w:r>
      <w:proofErr w:type="spellEnd"/>
      <w:r w:rsidRPr="00DB25C4">
        <w:rPr>
          <w:rFonts w:eastAsia="Calibri" w:cstheme="minorHAnsi"/>
        </w:rPr>
        <w:t xml:space="preserve"> </w:t>
      </w:r>
      <w:proofErr w:type="spellStart"/>
      <w:r w:rsidRPr="00DB25C4">
        <w:rPr>
          <w:rFonts w:eastAsia="Calibri" w:cstheme="minorHAnsi"/>
        </w:rPr>
        <w:t>kelas</w:t>
      </w:r>
      <w:proofErr w:type="spellEnd"/>
      <w:r w:rsidRPr="00DB25C4">
        <w:rPr>
          <w:rFonts w:eastAsia="Calibri" w:cstheme="minorHAnsi"/>
        </w:rPr>
        <w:t xml:space="preserve"> X- XII ≥ 90 </w:t>
      </w:r>
      <w:proofErr w:type="spellStart"/>
      <w:r w:rsidRPr="00DB25C4">
        <w:rPr>
          <w:rFonts w:eastAsia="Calibri" w:cstheme="minorHAnsi"/>
        </w:rPr>
        <w:t>atau</w:t>
      </w:r>
      <w:proofErr w:type="spellEnd"/>
      <w:r w:rsidRPr="00DB25C4">
        <w:rPr>
          <w:rFonts w:eastAsia="Calibri" w:cstheme="minorHAnsi"/>
        </w:rPr>
        <w:t xml:space="preserve"> </w:t>
      </w:r>
      <w:proofErr w:type="spellStart"/>
      <w:r w:rsidRPr="00DB25C4">
        <w:rPr>
          <w:rFonts w:eastAsia="Calibri" w:cstheme="minorHAnsi"/>
        </w:rPr>
        <w:t>prestasi</w:t>
      </w:r>
      <w:proofErr w:type="spellEnd"/>
      <w:r w:rsidRPr="00DB25C4">
        <w:rPr>
          <w:rFonts w:eastAsia="Calibri" w:cstheme="minorHAnsi"/>
        </w:rPr>
        <w:t xml:space="preserve"> non </w:t>
      </w:r>
      <w:proofErr w:type="spellStart"/>
      <w:r w:rsidRPr="00DB25C4">
        <w:rPr>
          <w:rFonts w:eastAsia="Calibri" w:cstheme="minorHAnsi"/>
        </w:rPr>
        <w:t>akademik</w:t>
      </w:r>
      <w:proofErr w:type="spellEnd"/>
      <w:r w:rsidRPr="00DB25C4">
        <w:rPr>
          <w:rFonts w:eastAsia="Calibri" w:cstheme="minorHAnsi"/>
        </w:rPr>
        <w:t xml:space="preserve"> </w:t>
      </w:r>
      <w:proofErr w:type="spellStart"/>
      <w:r w:rsidRPr="00DB25C4">
        <w:rPr>
          <w:rFonts w:eastAsia="Calibri" w:cstheme="minorHAnsi"/>
        </w:rPr>
        <w:t>menjadi</w:t>
      </w:r>
      <w:proofErr w:type="spellEnd"/>
      <w:r w:rsidRPr="00DB25C4">
        <w:rPr>
          <w:rFonts w:eastAsia="Calibri" w:cstheme="minorHAnsi"/>
        </w:rPr>
        <w:t xml:space="preserve"> </w:t>
      </w:r>
      <w:proofErr w:type="spellStart"/>
      <w:r w:rsidRPr="00DB25C4">
        <w:rPr>
          <w:rFonts w:eastAsia="Calibri" w:cstheme="minorHAnsi"/>
        </w:rPr>
        <w:t>juara</w:t>
      </w:r>
      <w:proofErr w:type="spellEnd"/>
      <w:r w:rsidRPr="00DB25C4">
        <w:rPr>
          <w:rFonts w:eastAsia="Calibri" w:cstheme="minorHAnsi"/>
        </w:rPr>
        <w:t xml:space="preserve"> I,II </w:t>
      </w:r>
      <w:proofErr w:type="spellStart"/>
      <w:r w:rsidRPr="00DB25C4">
        <w:rPr>
          <w:rFonts w:eastAsia="Calibri" w:cstheme="minorHAnsi"/>
        </w:rPr>
        <w:t>atau</w:t>
      </w:r>
      <w:proofErr w:type="spellEnd"/>
      <w:r w:rsidRPr="00DB25C4">
        <w:rPr>
          <w:rFonts w:eastAsia="Calibri" w:cstheme="minorHAnsi"/>
        </w:rPr>
        <w:t xml:space="preserve"> III level </w:t>
      </w:r>
      <w:proofErr w:type="spellStart"/>
      <w:r w:rsidRPr="00DB25C4">
        <w:rPr>
          <w:rFonts w:eastAsia="Calibri" w:cstheme="minorHAnsi"/>
        </w:rPr>
        <w:t>level</w:t>
      </w:r>
      <w:proofErr w:type="spellEnd"/>
      <w:r w:rsidRPr="00DB25C4">
        <w:rPr>
          <w:rFonts w:eastAsia="Calibri" w:cstheme="minorHAnsi"/>
        </w:rPr>
        <w:t xml:space="preserve"> </w:t>
      </w:r>
      <w:proofErr w:type="spellStart"/>
      <w:r w:rsidRPr="00DB25C4">
        <w:rPr>
          <w:rFonts w:eastAsia="Calibri" w:cstheme="minorHAnsi"/>
        </w:rPr>
        <w:t>nasional</w:t>
      </w:r>
      <w:proofErr w:type="spellEnd"/>
      <w:r w:rsidRPr="00DB25C4">
        <w:rPr>
          <w:rFonts w:eastAsia="Calibri" w:cstheme="minorHAnsi"/>
        </w:rPr>
        <w:t>/</w:t>
      </w:r>
      <w:proofErr w:type="spellStart"/>
      <w:r w:rsidRPr="00DB25C4">
        <w:rPr>
          <w:rFonts w:eastAsia="Calibri" w:cstheme="minorHAnsi"/>
        </w:rPr>
        <w:t>internasional</w:t>
      </w:r>
      <w:proofErr w:type="spellEnd"/>
      <w:r w:rsidRPr="00DB25C4">
        <w:rPr>
          <w:rFonts w:eastAsia="Calibri" w:cstheme="minorHAnsi"/>
        </w:rPr>
        <w:t xml:space="preserve"> di </w:t>
      </w:r>
      <w:proofErr w:type="spellStart"/>
      <w:r w:rsidRPr="00DB25C4">
        <w:rPr>
          <w:rFonts w:eastAsia="Calibri" w:cstheme="minorHAnsi"/>
        </w:rPr>
        <w:t>bidang</w:t>
      </w:r>
      <w:proofErr w:type="spellEnd"/>
      <w:r w:rsidRPr="00DB25C4">
        <w:rPr>
          <w:rFonts w:eastAsia="Calibri" w:cstheme="minorHAnsi"/>
        </w:rPr>
        <w:t xml:space="preserve"> </w:t>
      </w:r>
      <w:proofErr w:type="spellStart"/>
      <w:r w:rsidRPr="00DB25C4">
        <w:rPr>
          <w:rFonts w:eastAsia="Calibri" w:cstheme="minorHAnsi"/>
        </w:rPr>
        <w:t>olahraga</w:t>
      </w:r>
      <w:proofErr w:type="spellEnd"/>
      <w:r w:rsidRPr="00DB25C4">
        <w:rPr>
          <w:rFonts w:eastAsia="Calibri" w:cstheme="minorHAnsi"/>
        </w:rPr>
        <w:t xml:space="preserve">, </w:t>
      </w:r>
      <w:proofErr w:type="spellStart"/>
      <w:r w:rsidRPr="00DB25C4">
        <w:rPr>
          <w:rFonts w:eastAsia="Calibri" w:cstheme="minorHAnsi"/>
        </w:rPr>
        <w:t>seni</w:t>
      </w:r>
      <w:proofErr w:type="spellEnd"/>
      <w:r w:rsidRPr="00DB25C4">
        <w:rPr>
          <w:rFonts w:eastAsia="Calibri" w:cstheme="minorHAnsi"/>
        </w:rPr>
        <w:t xml:space="preserve">,  </w:t>
      </w:r>
      <w:proofErr w:type="spellStart"/>
      <w:r w:rsidRPr="00DB25C4">
        <w:rPr>
          <w:rFonts w:eastAsia="Calibri" w:cstheme="minorHAnsi"/>
        </w:rPr>
        <w:t>budaya</w:t>
      </w:r>
      <w:proofErr w:type="spellEnd"/>
      <w:r w:rsidRPr="00DB25C4">
        <w:rPr>
          <w:rFonts w:eastAsia="Calibri" w:cstheme="minorHAnsi"/>
        </w:rPr>
        <w:t xml:space="preserve"> dan </w:t>
      </w:r>
      <w:proofErr w:type="spellStart"/>
      <w:r w:rsidRPr="00DB25C4">
        <w:rPr>
          <w:rFonts w:eastAsia="Calibri" w:cstheme="minorHAnsi"/>
        </w:rPr>
        <w:t>bidang</w:t>
      </w:r>
      <w:proofErr w:type="spellEnd"/>
      <w:r w:rsidRPr="00DB25C4">
        <w:rPr>
          <w:rFonts w:eastAsia="Calibri" w:cstheme="minorHAnsi"/>
        </w:rPr>
        <w:t xml:space="preserve"> </w:t>
      </w:r>
      <w:proofErr w:type="spellStart"/>
      <w:r w:rsidRPr="00DB25C4">
        <w:rPr>
          <w:rFonts w:eastAsia="Calibri" w:cstheme="minorHAnsi"/>
        </w:rPr>
        <w:t>lainnya</w:t>
      </w:r>
      <w:proofErr w:type="spellEnd"/>
      <w:r w:rsidRPr="00DB25C4">
        <w:rPr>
          <w:rFonts w:eastAsia="Calibri" w:cstheme="minorHAnsi"/>
        </w:rPr>
        <w:t>;</w:t>
      </w:r>
    </w:p>
    <w:p w14:paraId="5C8E5BD0" w14:textId="77777777" w:rsidR="001E7FBB" w:rsidRPr="00DB25C4" w:rsidRDefault="001E7FBB" w:rsidP="009F6099">
      <w:pPr>
        <w:pStyle w:val="ListParagraph"/>
        <w:numPr>
          <w:ilvl w:val="0"/>
          <w:numId w:val="74"/>
        </w:numPr>
        <w:spacing w:after="0" w:line="240" w:lineRule="auto"/>
        <w:jc w:val="both"/>
        <w:rPr>
          <w:rFonts w:eastAsia="Calibri" w:cstheme="minorHAnsi"/>
        </w:rPr>
      </w:pPr>
      <w:r w:rsidRPr="00DB25C4">
        <w:rPr>
          <w:rFonts w:eastAsia="Calibri" w:cstheme="minorHAnsi"/>
        </w:rPr>
        <w:t xml:space="preserve">Jalur </w:t>
      </w:r>
      <w:proofErr w:type="spellStart"/>
      <w:r w:rsidRPr="00DB25C4">
        <w:rPr>
          <w:rFonts w:eastAsia="Calibri" w:cstheme="minorHAnsi"/>
        </w:rPr>
        <w:t>Beasiswa</w:t>
      </w:r>
      <w:proofErr w:type="spellEnd"/>
      <w:r w:rsidRPr="00DB25C4">
        <w:rPr>
          <w:rFonts w:eastAsia="Calibri" w:cstheme="minorHAnsi"/>
        </w:rPr>
        <w:t xml:space="preserve"> </w:t>
      </w:r>
      <w:proofErr w:type="spellStart"/>
      <w:r w:rsidRPr="00DB25C4">
        <w:rPr>
          <w:rFonts w:eastAsia="Calibri" w:cstheme="minorHAnsi"/>
        </w:rPr>
        <w:t>Bidik</w:t>
      </w:r>
      <w:proofErr w:type="spellEnd"/>
      <w:r w:rsidRPr="00DB25C4">
        <w:rPr>
          <w:rFonts w:eastAsia="Calibri" w:cstheme="minorHAnsi"/>
        </w:rPr>
        <w:t xml:space="preserve"> </w:t>
      </w:r>
      <w:proofErr w:type="spellStart"/>
      <w:r w:rsidRPr="00DB25C4">
        <w:rPr>
          <w:rFonts w:eastAsia="Calibri" w:cstheme="minorHAnsi"/>
        </w:rPr>
        <w:t>Misi</w:t>
      </w:r>
      <w:proofErr w:type="spellEnd"/>
      <w:r w:rsidRPr="00DB25C4">
        <w:rPr>
          <w:rFonts w:eastAsia="Calibri" w:cstheme="minorHAnsi"/>
        </w:rPr>
        <w:t xml:space="preserve"> </w:t>
      </w:r>
      <w:proofErr w:type="spellStart"/>
      <w:r w:rsidRPr="00DB25C4">
        <w:rPr>
          <w:rFonts w:eastAsia="Calibri" w:cstheme="minorHAnsi"/>
        </w:rPr>
        <w:t>adalah</w:t>
      </w:r>
      <w:proofErr w:type="spellEnd"/>
      <w:r w:rsidRPr="00DB25C4">
        <w:rPr>
          <w:rFonts w:eastAsia="Calibri" w:cstheme="minorHAnsi"/>
        </w:rPr>
        <w:t xml:space="preserve"> </w:t>
      </w:r>
      <w:proofErr w:type="spellStart"/>
      <w:r w:rsidRPr="00DB25C4">
        <w:rPr>
          <w:rFonts w:eastAsia="Calibri" w:cstheme="minorHAnsi"/>
        </w:rPr>
        <w:t>jalur</w:t>
      </w:r>
      <w:proofErr w:type="spellEnd"/>
      <w:r w:rsidRPr="00DB25C4">
        <w:rPr>
          <w:rFonts w:eastAsia="Calibri" w:cstheme="minorHAnsi"/>
        </w:rPr>
        <w:t xml:space="preserve"> </w:t>
      </w:r>
      <w:proofErr w:type="spellStart"/>
      <w:r w:rsidRPr="00DB25C4">
        <w:rPr>
          <w:rFonts w:eastAsia="Calibri" w:cstheme="minorHAnsi"/>
        </w:rPr>
        <w:t>seleksi</w:t>
      </w:r>
      <w:proofErr w:type="spellEnd"/>
      <w:r w:rsidRPr="00DB25C4">
        <w:rPr>
          <w:rFonts w:eastAsia="Calibri" w:cstheme="minorHAnsi"/>
        </w:rPr>
        <w:t xml:space="preserve"> </w:t>
      </w:r>
      <w:proofErr w:type="spellStart"/>
      <w:r w:rsidRPr="00DB25C4">
        <w:rPr>
          <w:rFonts w:eastAsia="Calibri" w:cstheme="minorHAnsi"/>
        </w:rPr>
        <w:t>khusus</w:t>
      </w:r>
      <w:proofErr w:type="spellEnd"/>
      <w:r w:rsidRPr="00DB25C4">
        <w:rPr>
          <w:rFonts w:eastAsia="Calibri" w:cstheme="minorHAnsi"/>
        </w:rPr>
        <w:t xml:space="preserve"> yang </w:t>
      </w:r>
      <w:proofErr w:type="spellStart"/>
      <w:r w:rsidRPr="00DB25C4">
        <w:rPr>
          <w:rFonts w:eastAsia="Calibri" w:cstheme="minorHAnsi"/>
        </w:rPr>
        <w:t>diberikan</w:t>
      </w:r>
      <w:proofErr w:type="spellEnd"/>
      <w:r w:rsidRPr="00DB25C4">
        <w:rPr>
          <w:rFonts w:eastAsia="Calibri" w:cstheme="minorHAnsi"/>
        </w:rPr>
        <w:t xml:space="preserve"> </w:t>
      </w:r>
      <w:proofErr w:type="spellStart"/>
      <w:r w:rsidRPr="00DB25C4">
        <w:rPr>
          <w:rFonts w:eastAsia="Calibri" w:cstheme="minorHAnsi"/>
        </w:rPr>
        <w:t>bagi</w:t>
      </w:r>
      <w:proofErr w:type="spellEnd"/>
      <w:r w:rsidRPr="00DB25C4">
        <w:rPr>
          <w:rFonts w:eastAsia="Calibri" w:cstheme="minorHAnsi"/>
        </w:rPr>
        <w:t xml:space="preserve"> </w:t>
      </w:r>
      <w:proofErr w:type="spellStart"/>
      <w:r w:rsidRPr="00DB25C4">
        <w:rPr>
          <w:rFonts w:eastAsia="Calibri" w:cstheme="minorHAnsi"/>
        </w:rPr>
        <w:t>calon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yang </w:t>
      </w:r>
      <w:proofErr w:type="spellStart"/>
      <w:r w:rsidRPr="00DB25C4">
        <w:rPr>
          <w:rFonts w:eastAsia="Calibri" w:cstheme="minorHAnsi"/>
        </w:rPr>
        <w:t>tidak</w:t>
      </w:r>
      <w:proofErr w:type="spellEnd"/>
      <w:r w:rsidRPr="00DB25C4">
        <w:rPr>
          <w:rFonts w:eastAsia="Calibri" w:cstheme="minorHAnsi"/>
        </w:rPr>
        <w:t xml:space="preserve"> </w:t>
      </w:r>
      <w:proofErr w:type="spellStart"/>
      <w:r w:rsidRPr="00DB25C4">
        <w:rPr>
          <w:rFonts w:eastAsia="Calibri" w:cstheme="minorHAnsi"/>
        </w:rPr>
        <w:t>mampu</w:t>
      </w:r>
      <w:proofErr w:type="spellEnd"/>
      <w:r w:rsidRPr="00DB25C4">
        <w:rPr>
          <w:rFonts w:eastAsia="Calibri" w:cstheme="minorHAnsi"/>
        </w:rPr>
        <w:t xml:space="preserve"> </w:t>
      </w:r>
      <w:proofErr w:type="spellStart"/>
      <w:r w:rsidRPr="00DB25C4">
        <w:rPr>
          <w:rFonts w:eastAsia="Calibri" w:cstheme="minorHAnsi"/>
        </w:rPr>
        <w:t>secara</w:t>
      </w:r>
      <w:proofErr w:type="spellEnd"/>
      <w:r w:rsidRPr="00DB25C4">
        <w:rPr>
          <w:rFonts w:eastAsia="Calibri" w:cstheme="minorHAnsi"/>
        </w:rPr>
        <w:t xml:space="preserve"> </w:t>
      </w:r>
      <w:proofErr w:type="spellStart"/>
      <w:r w:rsidRPr="00DB25C4">
        <w:rPr>
          <w:rFonts w:eastAsia="Calibri" w:cstheme="minorHAnsi"/>
        </w:rPr>
        <w:t>finansial</w:t>
      </w:r>
      <w:proofErr w:type="spellEnd"/>
      <w:r w:rsidRPr="00DB25C4">
        <w:rPr>
          <w:rFonts w:eastAsia="Calibri" w:cstheme="minorHAnsi"/>
        </w:rPr>
        <w:t xml:space="preserve"> dan </w:t>
      </w:r>
      <w:proofErr w:type="spellStart"/>
      <w:r w:rsidRPr="00DB25C4">
        <w:rPr>
          <w:rFonts w:eastAsia="Calibri" w:cstheme="minorHAnsi"/>
        </w:rPr>
        <w:t>didasarkan</w:t>
      </w:r>
      <w:proofErr w:type="spellEnd"/>
      <w:r w:rsidRPr="00DB25C4">
        <w:rPr>
          <w:rFonts w:eastAsia="Calibri" w:cstheme="minorHAnsi"/>
        </w:rPr>
        <w:t xml:space="preserve"> </w:t>
      </w:r>
      <w:proofErr w:type="spellStart"/>
      <w:r w:rsidRPr="00DB25C4">
        <w:rPr>
          <w:rFonts w:eastAsia="Calibri" w:cstheme="minorHAnsi"/>
        </w:rPr>
        <w:t>kuota</w:t>
      </w:r>
      <w:proofErr w:type="spellEnd"/>
      <w:r w:rsidRPr="00DB25C4">
        <w:rPr>
          <w:rFonts w:eastAsia="Calibri" w:cstheme="minorHAnsi"/>
        </w:rPr>
        <w:t xml:space="preserve"> dan </w:t>
      </w:r>
      <w:proofErr w:type="spellStart"/>
      <w:r w:rsidRPr="00DB25C4">
        <w:rPr>
          <w:rFonts w:eastAsia="Calibri" w:cstheme="minorHAnsi"/>
        </w:rPr>
        <w:t>aturan</w:t>
      </w:r>
      <w:proofErr w:type="spellEnd"/>
      <w:r w:rsidRPr="00DB25C4">
        <w:rPr>
          <w:rFonts w:eastAsia="Calibri" w:cstheme="minorHAnsi"/>
        </w:rPr>
        <w:t xml:space="preserve"> yang </w:t>
      </w:r>
      <w:proofErr w:type="spellStart"/>
      <w:r w:rsidRPr="00DB25C4">
        <w:rPr>
          <w:rFonts w:eastAsia="Calibri" w:cstheme="minorHAnsi"/>
        </w:rPr>
        <w:t>diberikan</w:t>
      </w:r>
      <w:proofErr w:type="spellEnd"/>
      <w:r w:rsidRPr="00DB25C4">
        <w:rPr>
          <w:rFonts w:eastAsia="Calibri" w:cstheme="minorHAnsi"/>
        </w:rPr>
        <w:t xml:space="preserve"> oleh DIKTI. </w:t>
      </w:r>
    </w:p>
    <w:p w14:paraId="5C6510A7" w14:textId="77777777" w:rsidR="001E7FBB" w:rsidRPr="00DB25C4" w:rsidRDefault="001E7FBB" w:rsidP="009F6099">
      <w:pPr>
        <w:pStyle w:val="ListParagraph"/>
        <w:numPr>
          <w:ilvl w:val="0"/>
          <w:numId w:val="75"/>
        </w:numPr>
        <w:spacing w:after="0" w:line="240" w:lineRule="auto"/>
        <w:jc w:val="both"/>
        <w:rPr>
          <w:rFonts w:eastAsia="Calibri" w:cstheme="minorHAnsi"/>
        </w:rPr>
      </w:pPr>
      <w:r w:rsidRPr="00DB25C4">
        <w:rPr>
          <w:rFonts w:eastAsia="Calibri" w:cstheme="minorHAnsi"/>
        </w:rPr>
        <w:t xml:space="preserve">Jalur </w:t>
      </w:r>
      <w:proofErr w:type="spellStart"/>
      <w:r w:rsidRPr="00DB25C4">
        <w:rPr>
          <w:rFonts w:eastAsia="Calibri" w:cstheme="minorHAnsi"/>
        </w:rPr>
        <w:t>Prestasi</w:t>
      </w:r>
      <w:proofErr w:type="spellEnd"/>
      <w:r w:rsidRPr="00DB25C4">
        <w:rPr>
          <w:rFonts w:eastAsia="Calibri" w:cstheme="minorHAnsi"/>
        </w:rPr>
        <w:t xml:space="preserve"> </w:t>
      </w:r>
      <w:proofErr w:type="spellStart"/>
      <w:r w:rsidRPr="00DB25C4">
        <w:rPr>
          <w:rFonts w:eastAsia="Calibri" w:cstheme="minorHAnsi"/>
        </w:rPr>
        <w:t>adalah</w:t>
      </w:r>
      <w:proofErr w:type="spellEnd"/>
      <w:r w:rsidRPr="00DB25C4">
        <w:rPr>
          <w:rFonts w:eastAsia="Calibri" w:cstheme="minorHAnsi"/>
        </w:rPr>
        <w:t xml:space="preserve"> </w:t>
      </w:r>
      <w:proofErr w:type="spellStart"/>
      <w:r w:rsidRPr="00DB25C4">
        <w:rPr>
          <w:rFonts w:eastAsia="Calibri" w:cstheme="minorHAnsi"/>
        </w:rPr>
        <w:t>jalur</w:t>
      </w:r>
      <w:proofErr w:type="spellEnd"/>
      <w:r w:rsidRPr="00DB25C4">
        <w:rPr>
          <w:rFonts w:eastAsia="Calibri" w:cstheme="minorHAnsi"/>
        </w:rPr>
        <w:t xml:space="preserve"> </w:t>
      </w:r>
      <w:proofErr w:type="spellStart"/>
      <w:r w:rsidRPr="00DB25C4">
        <w:rPr>
          <w:rFonts w:eastAsia="Calibri" w:cstheme="minorHAnsi"/>
        </w:rPr>
        <w:t>seleksi</w:t>
      </w:r>
      <w:proofErr w:type="spellEnd"/>
      <w:r w:rsidRPr="00DB25C4">
        <w:rPr>
          <w:rFonts w:eastAsia="Calibri" w:cstheme="minorHAnsi"/>
        </w:rPr>
        <w:t xml:space="preserve"> </w:t>
      </w:r>
      <w:proofErr w:type="spellStart"/>
      <w:r w:rsidRPr="00DB25C4">
        <w:rPr>
          <w:rFonts w:eastAsia="Calibri" w:cstheme="minorHAnsi"/>
        </w:rPr>
        <w:t>tanpa</w:t>
      </w:r>
      <w:proofErr w:type="spellEnd"/>
      <w:r w:rsidRPr="00DB25C4">
        <w:rPr>
          <w:rFonts w:eastAsia="Calibri" w:cstheme="minorHAnsi"/>
        </w:rPr>
        <w:t xml:space="preserve"> </w:t>
      </w:r>
      <w:proofErr w:type="spellStart"/>
      <w:r w:rsidRPr="00DB25C4">
        <w:rPr>
          <w:rFonts w:eastAsia="Calibri" w:cstheme="minorHAnsi"/>
        </w:rPr>
        <w:t>tes</w:t>
      </w:r>
      <w:proofErr w:type="spellEnd"/>
      <w:r w:rsidRPr="00DB25C4">
        <w:rPr>
          <w:rFonts w:eastAsia="Calibri" w:cstheme="minorHAnsi"/>
        </w:rPr>
        <w:t xml:space="preserve"> </w:t>
      </w:r>
      <w:proofErr w:type="spellStart"/>
      <w:r w:rsidRPr="00DB25C4">
        <w:rPr>
          <w:rFonts w:eastAsia="Calibri" w:cstheme="minorHAnsi"/>
        </w:rPr>
        <w:t>berdasarkan</w:t>
      </w:r>
      <w:proofErr w:type="spellEnd"/>
      <w:r w:rsidRPr="00DB25C4">
        <w:rPr>
          <w:rFonts w:eastAsia="Calibri" w:cstheme="minorHAnsi"/>
        </w:rPr>
        <w:t xml:space="preserve"> </w:t>
      </w:r>
      <w:proofErr w:type="spellStart"/>
      <w:r w:rsidRPr="00DB25C4">
        <w:rPr>
          <w:rFonts w:eastAsia="Calibri" w:cstheme="minorHAnsi"/>
        </w:rPr>
        <w:t>nilai</w:t>
      </w:r>
      <w:proofErr w:type="spellEnd"/>
      <w:r w:rsidRPr="00DB25C4">
        <w:rPr>
          <w:rFonts w:eastAsia="Calibri" w:cstheme="minorHAnsi"/>
        </w:rPr>
        <w:t xml:space="preserve"> rata-rata </w:t>
      </w:r>
      <w:proofErr w:type="spellStart"/>
      <w:r w:rsidRPr="00DB25C4">
        <w:rPr>
          <w:rFonts w:eastAsia="Calibri" w:cstheme="minorHAnsi"/>
        </w:rPr>
        <w:t>raport</w:t>
      </w:r>
      <w:proofErr w:type="spellEnd"/>
      <w:r w:rsidRPr="00DB25C4">
        <w:rPr>
          <w:rFonts w:eastAsia="Calibri" w:cstheme="minorHAnsi"/>
        </w:rPr>
        <w:t xml:space="preserve"> </w:t>
      </w:r>
      <w:proofErr w:type="spellStart"/>
      <w:r w:rsidRPr="00DB25C4">
        <w:rPr>
          <w:rFonts w:eastAsia="Calibri" w:cstheme="minorHAnsi"/>
        </w:rPr>
        <w:t>kelas</w:t>
      </w:r>
      <w:proofErr w:type="spellEnd"/>
      <w:r w:rsidRPr="00DB25C4">
        <w:rPr>
          <w:rFonts w:eastAsia="Calibri" w:cstheme="minorHAnsi"/>
        </w:rPr>
        <w:t xml:space="preserve"> X-XII ≥ 85. </w:t>
      </w:r>
    </w:p>
    <w:p w14:paraId="2C3CCB8F" w14:textId="77777777" w:rsidR="001E7FBB" w:rsidRPr="00DB25C4" w:rsidRDefault="001E7FBB" w:rsidP="009F6099">
      <w:pPr>
        <w:pStyle w:val="ListParagraph"/>
        <w:numPr>
          <w:ilvl w:val="0"/>
          <w:numId w:val="75"/>
        </w:numPr>
        <w:spacing w:after="0" w:line="240" w:lineRule="auto"/>
        <w:jc w:val="both"/>
        <w:rPr>
          <w:rFonts w:eastAsia="Calibri" w:cstheme="minorHAnsi"/>
        </w:rPr>
      </w:pPr>
      <w:r w:rsidRPr="00DB25C4">
        <w:rPr>
          <w:rFonts w:eastAsia="Calibri" w:cstheme="minorHAnsi"/>
        </w:rPr>
        <w:t xml:space="preserve">Jalur </w:t>
      </w:r>
      <w:proofErr w:type="spellStart"/>
      <w:r w:rsidRPr="00DB25C4">
        <w:rPr>
          <w:rFonts w:eastAsia="Calibri" w:cstheme="minorHAnsi"/>
        </w:rPr>
        <w:t>Reguler</w:t>
      </w:r>
      <w:proofErr w:type="spellEnd"/>
      <w:r w:rsidRPr="00DB25C4">
        <w:rPr>
          <w:rFonts w:eastAsia="Calibri" w:cstheme="minorHAnsi"/>
        </w:rPr>
        <w:t xml:space="preserve"> </w:t>
      </w:r>
      <w:proofErr w:type="spellStart"/>
      <w:r w:rsidRPr="00DB25C4">
        <w:rPr>
          <w:rFonts w:eastAsia="Calibri" w:cstheme="minorHAnsi"/>
        </w:rPr>
        <w:t>adalah</w:t>
      </w:r>
      <w:proofErr w:type="spellEnd"/>
      <w:r w:rsidRPr="00DB25C4">
        <w:rPr>
          <w:rFonts w:eastAsia="Calibri" w:cstheme="minorHAnsi"/>
        </w:rPr>
        <w:t xml:space="preserve"> </w:t>
      </w:r>
      <w:proofErr w:type="spellStart"/>
      <w:r w:rsidRPr="00DB25C4">
        <w:rPr>
          <w:rFonts w:eastAsia="Calibri" w:cstheme="minorHAnsi"/>
        </w:rPr>
        <w:t>jalur</w:t>
      </w:r>
      <w:proofErr w:type="spellEnd"/>
      <w:r w:rsidRPr="00DB25C4">
        <w:rPr>
          <w:rFonts w:eastAsia="Calibri" w:cstheme="minorHAnsi"/>
        </w:rPr>
        <w:t xml:space="preserve"> </w:t>
      </w:r>
      <w:proofErr w:type="spellStart"/>
      <w:r w:rsidRPr="00DB25C4">
        <w:rPr>
          <w:rFonts w:eastAsia="Calibri" w:cstheme="minorHAnsi"/>
        </w:rPr>
        <w:t>seleksi</w:t>
      </w:r>
      <w:proofErr w:type="spellEnd"/>
      <w:r w:rsidRPr="00DB25C4">
        <w:rPr>
          <w:rFonts w:eastAsia="Calibri" w:cstheme="minorHAnsi"/>
        </w:rPr>
        <w:t xml:space="preserve"> </w:t>
      </w:r>
      <w:proofErr w:type="spellStart"/>
      <w:r w:rsidRPr="00DB25C4">
        <w:rPr>
          <w:rFonts w:eastAsia="Calibri" w:cstheme="minorHAnsi"/>
        </w:rPr>
        <w:t>berdasarkan</w:t>
      </w:r>
      <w:proofErr w:type="spellEnd"/>
      <w:r w:rsidRPr="00DB25C4">
        <w:rPr>
          <w:rFonts w:eastAsia="Calibri" w:cstheme="minorHAnsi"/>
        </w:rPr>
        <w:t xml:space="preserve"> </w:t>
      </w:r>
      <w:proofErr w:type="spellStart"/>
      <w:r w:rsidRPr="00DB25C4">
        <w:rPr>
          <w:rFonts w:eastAsia="Calibri" w:cstheme="minorHAnsi"/>
        </w:rPr>
        <w:t>nilai</w:t>
      </w:r>
      <w:proofErr w:type="spellEnd"/>
      <w:r w:rsidRPr="00DB25C4">
        <w:rPr>
          <w:rFonts w:eastAsia="Calibri" w:cstheme="minorHAnsi"/>
        </w:rPr>
        <w:t xml:space="preserve"> rata-rata </w:t>
      </w:r>
      <w:proofErr w:type="spellStart"/>
      <w:r w:rsidRPr="00DB25C4">
        <w:rPr>
          <w:rFonts w:eastAsia="Calibri" w:cstheme="minorHAnsi"/>
        </w:rPr>
        <w:t>raport</w:t>
      </w:r>
      <w:proofErr w:type="spellEnd"/>
      <w:r w:rsidRPr="00DB25C4">
        <w:rPr>
          <w:rFonts w:eastAsia="Calibri" w:cstheme="minorHAnsi"/>
        </w:rPr>
        <w:t xml:space="preserve"> </w:t>
      </w:r>
      <w:proofErr w:type="spellStart"/>
      <w:r w:rsidRPr="00DB25C4">
        <w:rPr>
          <w:rFonts w:eastAsia="Calibri" w:cstheme="minorHAnsi"/>
        </w:rPr>
        <w:t>kelas</w:t>
      </w:r>
      <w:proofErr w:type="spellEnd"/>
      <w:r w:rsidRPr="00DB25C4">
        <w:rPr>
          <w:rFonts w:eastAsia="Calibri" w:cstheme="minorHAnsi"/>
        </w:rPr>
        <w:t xml:space="preserve"> X-XII ≥ 70.</w:t>
      </w:r>
    </w:p>
    <w:p w14:paraId="3359EE36" w14:textId="77777777" w:rsidR="001E7FBB" w:rsidRPr="00DB25C4" w:rsidRDefault="001E7FBB" w:rsidP="00687314">
      <w:pPr>
        <w:spacing w:after="0" w:line="240" w:lineRule="auto"/>
        <w:jc w:val="both"/>
        <w:rPr>
          <w:rFonts w:cstheme="minorHAnsi"/>
        </w:rPr>
      </w:pPr>
      <w:r w:rsidRPr="00DB25C4">
        <w:rPr>
          <w:rFonts w:eastAsia="Calibri" w:cstheme="minorHAnsi"/>
        </w:rPr>
        <w:t xml:space="preserve"> </w:t>
      </w:r>
    </w:p>
    <w:p w14:paraId="1C146F7A" w14:textId="77777777" w:rsidR="001E7FBB" w:rsidRPr="00DB25C4" w:rsidRDefault="001E7FBB" w:rsidP="00687314">
      <w:pPr>
        <w:spacing w:after="0" w:line="240" w:lineRule="auto"/>
        <w:jc w:val="both"/>
        <w:rPr>
          <w:rFonts w:cstheme="minorHAnsi"/>
        </w:rPr>
      </w:pPr>
      <w:r w:rsidRPr="00DB25C4">
        <w:rPr>
          <w:rFonts w:eastAsia="Calibri" w:cstheme="minorHAnsi"/>
        </w:rPr>
        <w:t xml:space="preserve">Proses </w:t>
      </w:r>
      <w:proofErr w:type="spellStart"/>
      <w:r w:rsidRPr="00DB25C4">
        <w:rPr>
          <w:rFonts w:eastAsia="Calibri" w:cstheme="minorHAnsi"/>
        </w:rPr>
        <w:t>pendaftaran</w:t>
      </w:r>
      <w:proofErr w:type="spellEnd"/>
      <w:r w:rsidRPr="00DB25C4">
        <w:rPr>
          <w:rFonts w:eastAsia="Calibri" w:cstheme="minorHAnsi"/>
        </w:rPr>
        <w:t xml:space="preserve">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secara</w:t>
      </w:r>
      <w:proofErr w:type="spellEnd"/>
      <w:r w:rsidRPr="00DB25C4">
        <w:rPr>
          <w:rFonts w:eastAsia="Calibri" w:cstheme="minorHAnsi"/>
        </w:rPr>
        <w:t xml:space="preserve"> online pada </w:t>
      </w:r>
      <w:proofErr w:type="spellStart"/>
      <w:r w:rsidRPr="00DB25C4">
        <w:rPr>
          <w:rFonts w:eastAsia="Calibri" w:cstheme="minorHAnsi"/>
        </w:rPr>
        <w:t>laman</w:t>
      </w:r>
      <w:proofErr w:type="spellEnd"/>
      <w:r w:rsidRPr="00DB25C4">
        <w:rPr>
          <w:rFonts w:eastAsia="Calibri" w:cstheme="minorHAnsi"/>
        </w:rPr>
        <w:t xml:space="preserve"> </w:t>
      </w:r>
      <w:hyperlink r:id="rId56" w:history="1">
        <w:r w:rsidRPr="00DB25C4">
          <w:rPr>
            <w:rStyle w:val="Hyperlink"/>
            <w:rFonts w:eastAsia="Calibri" w:cstheme="minorHAnsi"/>
          </w:rPr>
          <w:t>pmb.machung.ac.id</w:t>
        </w:r>
      </w:hyperlink>
      <w:r w:rsidRPr="00DB25C4">
        <w:rPr>
          <w:rFonts w:eastAsia="Calibri" w:cstheme="minorHAnsi"/>
        </w:rPr>
        <w:t xml:space="preserve">. </w:t>
      </w:r>
      <w:proofErr w:type="spellStart"/>
      <w:r w:rsidRPr="00DB25C4">
        <w:rPr>
          <w:rFonts w:eastAsia="Calibri" w:cstheme="minorHAnsi"/>
        </w:rPr>
        <w:t>Penerimaan</w:t>
      </w:r>
      <w:proofErr w:type="spellEnd"/>
      <w:r w:rsidRPr="00DB25C4">
        <w:rPr>
          <w:rFonts w:eastAsia="Calibri" w:cstheme="minorHAnsi"/>
        </w:rPr>
        <w:t xml:space="preserve"> </w:t>
      </w:r>
      <w:proofErr w:type="spellStart"/>
      <w:r w:rsidRPr="00DB25C4">
        <w:rPr>
          <w:rFonts w:eastAsia="Calibri" w:cstheme="minorHAnsi"/>
        </w:rPr>
        <w:t>calon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juga </w:t>
      </w:r>
      <w:proofErr w:type="spellStart"/>
      <w:r w:rsidRPr="00DB25C4">
        <w:rPr>
          <w:rFonts w:eastAsia="Calibri" w:cstheme="minorHAnsi"/>
        </w:rPr>
        <w:t>mengakomodasi</w:t>
      </w:r>
      <w:proofErr w:type="spellEnd"/>
      <w:r w:rsidRPr="00DB25C4">
        <w:rPr>
          <w:rFonts w:eastAsia="Calibri" w:cstheme="minorHAnsi"/>
        </w:rPr>
        <w:t xml:space="preserve"> </w:t>
      </w:r>
      <w:proofErr w:type="spellStart"/>
      <w:r w:rsidRPr="00DB25C4">
        <w:rPr>
          <w:rFonts w:eastAsia="Calibri" w:cstheme="minorHAnsi"/>
        </w:rPr>
        <w:t>bagi</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pindahan</w:t>
      </w:r>
      <w:proofErr w:type="spellEnd"/>
      <w:r w:rsidRPr="00DB25C4">
        <w:rPr>
          <w:rFonts w:eastAsia="Calibri" w:cstheme="minorHAnsi"/>
        </w:rPr>
        <w:t xml:space="preserve">/transfer </w:t>
      </w:r>
      <w:proofErr w:type="spellStart"/>
      <w:r w:rsidRPr="00DB25C4">
        <w:rPr>
          <w:rFonts w:eastAsia="Calibri" w:cstheme="minorHAnsi"/>
        </w:rPr>
        <w:t>baik</w:t>
      </w:r>
      <w:proofErr w:type="spellEnd"/>
      <w:r w:rsidRPr="00DB25C4">
        <w:rPr>
          <w:rFonts w:eastAsia="Calibri" w:cstheme="minorHAnsi"/>
        </w:rPr>
        <w:t xml:space="preserve"> internal dan </w:t>
      </w:r>
      <w:proofErr w:type="spellStart"/>
      <w:r w:rsidRPr="00DB25C4">
        <w:rPr>
          <w:rFonts w:eastAsia="Calibri" w:cstheme="minorHAnsi"/>
        </w:rPr>
        <w:t>eksternal</w:t>
      </w:r>
      <w:proofErr w:type="spellEnd"/>
      <w:r w:rsidRPr="00DB25C4">
        <w:rPr>
          <w:rFonts w:eastAsia="Calibri" w:cstheme="minorHAnsi"/>
        </w:rPr>
        <w:t xml:space="preserve"> Universitas Ma Chung. </w:t>
      </w:r>
      <w:proofErr w:type="spellStart"/>
      <w:r w:rsidRPr="00DB25C4">
        <w:rPr>
          <w:rFonts w:eastAsia="Calibri" w:cstheme="minorHAnsi"/>
        </w:rPr>
        <w:t>Prosedur</w:t>
      </w:r>
      <w:proofErr w:type="spellEnd"/>
      <w:r w:rsidRPr="00DB25C4">
        <w:rPr>
          <w:rFonts w:eastAsia="Calibri" w:cstheme="minorHAnsi"/>
        </w:rPr>
        <w:t xml:space="preserve"> </w:t>
      </w:r>
      <w:proofErr w:type="spellStart"/>
      <w:r w:rsidRPr="00DB25C4">
        <w:rPr>
          <w:rFonts w:eastAsia="Calibri" w:cstheme="minorHAnsi"/>
        </w:rPr>
        <w:t>mengenai</w:t>
      </w:r>
      <w:proofErr w:type="spellEnd"/>
      <w:r w:rsidRPr="00DB25C4">
        <w:rPr>
          <w:rFonts w:eastAsia="Calibri" w:cstheme="minorHAnsi"/>
        </w:rPr>
        <w:t xml:space="preserve"> proses </w:t>
      </w:r>
      <w:proofErr w:type="spellStart"/>
      <w:r w:rsidRPr="00DB25C4">
        <w:rPr>
          <w:rFonts w:eastAsia="Calibri" w:cstheme="minorHAnsi"/>
        </w:rPr>
        <w:t>mahasiswa</w:t>
      </w:r>
      <w:proofErr w:type="spellEnd"/>
      <w:r w:rsidRPr="00DB25C4">
        <w:rPr>
          <w:rFonts w:eastAsia="Calibri" w:cstheme="minorHAnsi"/>
        </w:rPr>
        <w:t xml:space="preserve"> transfer </w:t>
      </w:r>
      <w:proofErr w:type="spellStart"/>
      <w:r w:rsidRPr="00DB25C4">
        <w:rPr>
          <w:rFonts w:eastAsia="Calibri" w:cstheme="minorHAnsi"/>
        </w:rPr>
        <w:t>diatur</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SK </w:t>
      </w:r>
      <w:proofErr w:type="spellStart"/>
      <w:r w:rsidRPr="00DB25C4">
        <w:rPr>
          <w:rFonts w:eastAsia="Calibri" w:cstheme="minorHAnsi"/>
        </w:rPr>
        <w:t>Rektor</w:t>
      </w:r>
      <w:proofErr w:type="spellEnd"/>
      <w:r w:rsidRPr="00DB25C4">
        <w:rPr>
          <w:rFonts w:eastAsia="Calibri" w:cstheme="minorHAnsi"/>
        </w:rPr>
        <w:t xml:space="preserve"> Universitas Ma Chung </w:t>
      </w:r>
      <w:proofErr w:type="spellStart"/>
      <w:r w:rsidRPr="00DB25C4">
        <w:rPr>
          <w:rFonts w:eastAsia="Calibri" w:cstheme="minorHAnsi"/>
        </w:rPr>
        <w:t>nomor</w:t>
      </w:r>
      <w:proofErr w:type="spellEnd"/>
      <w:r w:rsidRPr="00DB25C4">
        <w:rPr>
          <w:rFonts w:eastAsia="Calibri" w:cstheme="minorHAnsi"/>
        </w:rPr>
        <w:t xml:space="preserve"> </w:t>
      </w:r>
      <w:hyperlink r:id="rId57" w:history="1">
        <w:r w:rsidRPr="00DB25C4">
          <w:rPr>
            <w:rStyle w:val="Hyperlink"/>
            <w:rFonts w:eastAsia="Calibri" w:cstheme="minorHAnsi"/>
          </w:rPr>
          <w:t>0022A/MACHUNG/SK-REK/V/2017</w:t>
        </w:r>
      </w:hyperlink>
      <w:r w:rsidRPr="00DB25C4">
        <w:rPr>
          <w:rFonts w:eastAsia="Calibri" w:cstheme="minorHAnsi"/>
        </w:rPr>
        <w:t xml:space="preserve"> dan </w:t>
      </w:r>
      <w:proofErr w:type="spellStart"/>
      <w:r w:rsidRPr="00DB25C4">
        <w:rPr>
          <w:rFonts w:eastAsia="Calibri" w:cstheme="minorHAnsi"/>
        </w:rPr>
        <w:t>Buku</w:t>
      </w:r>
      <w:proofErr w:type="spellEnd"/>
      <w:r w:rsidRPr="00DB25C4">
        <w:rPr>
          <w:rFonts w:eastAsia="Calibri" w:cstheme="minorHAnsi"/>
        </w:rPr>
        <w:t xml:space="preserve"> Student Guide </w:t>
      </w:r>
      <w:proofErr w:type="spellStart"/>
      <w:r w:rsidRPr="00DB25C4">
        <w:rPr>
          <w:rFonts w:eastAsia="Calibri" w:cstheme="minorHAnsi"/>
        </w:rPr>
        <w:t>tahun</w:t>
      </w:r>
      <w:proofErr w:type="spellEnd"/>
      <w:r w:rsidRPr="00DB25C4">
        <w:rPr>
          <w:rFonts w:eastAsia="Calibri" w:cstheme="minorHAnsi"/>
        </w:rPr>
        <w:t xml:space="preserve"> 2016. </w:t>
      </w:r>
      <w:proofErr w:type="spellStart"/>
      <w:r w:rsidRPr="00DB25C4">
        <w:rPr>
          <w:rFonts w:eastAsia="Calibri" w:cstheme="minorHAnsi"/>
        </w:rPr>
        <w:t>Persyaratan</w:t>
      </w:r>
      <w:proofErr w:type="spellEnd"/>
      <w:r w:rsidRPr="00DB25C4">
        <w:rPr>
          <w:rFonts w:eastAsia="Calibri" w:cstheme="minorHAnsi"/>
        </w:rPr>
        <w:t xml:space="preserve"> yang </w:t>
      </w:r>
      <w:proofErr w:type="spellStart"/>
      <w:r w:rsidRPr="00DB25C4">
        <w:rPr>
          <w:rFonts w:eastAsia="Calibri" w:cstheme="minorHAnsi"/>
        </w:rPr>
        <w:t>dibutuhkan</w:t>
      </w:r>
      <w:proofErr w:type="spellEnd"/>
      <w:r w:rsidRPr="00DB25C4">
        <w:rPr>
          <w:rFonts w:eastAsia="Calibri" w:cstheme="minorHAnsi"/>
        </w:rPr>
        <w:t xml:space="preserve"> </w:t>
      </w:r>
      <w:proofErr w:type="spellStart"/>
      <w:r w:rsidRPr="00DB25C4">
        <w:rPr>
          <w:rFonts w:eastAsia="Calibri" w:cstheme="minorHAnsi"/>
        </w:rPr>
        <w:t>adalah</w:t>
      </w:r>
      <w:proofErr w:type="spellEnd"/>
      <w:r w:rsidRPr="00DB25C4">
        <w:rPr>
          <w:rFonts w:eastAsia="Calibri" w:cstheme="minorHAnsi"/>
        </w:rPr>
        <w:t>:</w:t>
      </w:r>
    </w:p>
    <w:p w14:paraId="57055756" w14:textId="77777777" w:rsidR="001E7FBB" w:rsidRPr="00DB25C4" w:rsidRDefault="001E7FBB" w:rsidP="009F6099">
      <w:pPr>
        <w:pStyle w:val="ListParagraph"/>
        <w:numPr>
          <w:ilvl w:val="0"/>
          <w:numId w:val="73"/>
        </w:numPr>
        <w:spacing w:after="0" w:line="240" w:lineRule="auto"/>
        <w:jc w:val="both"/>
        <w:rPr>
          <w:rFonts w:eastAsia="Calibri" w:cstheme="minorHAnsi"/>
        </w:rPr>
      </w:pPr>
      <w:proofErr w:type="spellStart"/>
      <w:r w:rsidRPr="00DB25C4">
        <w:rPr>
          <w:rFonts w:eastAsia="Calibri" w:cstheme="minorHAnsi"/>
        </w:rPr>
        <w:t>Berasal</w:t>
      </w:r>
      <w:proofErr w:type="spellEnd"/>
      <w:r w:rsidRPr="00DB25C4">
        <w:rPr>
          <w:rFonts w:eastAsia="Calibri" w:cstheme="minorHAnsi"/>
        </w:rPr>
        <w:t xml:space="preserve"> </w:t>
      </w:r>
      <w:proofErr w:type="spellStart"/>
      <w:r w:rsidRPr="00DB25C4">
        <w:rPr>
          <w:rFonts w:eastAsia="Calibri" w:cstheme="minorHAnsi"/>
        </w:rPr>
        <w:t>dari</w:t>
      </w:r>
      <w:proofErr w:type="spellEnd"/>
      <w:r w:rsidRPr="00DB25C4">
        <w:rPr>
          <w:rFonts w:eastAsia="Calibri" w:cstheme="minorHAnsi"/>
        </w:rPr>
        <w:t xml:space="preserve"> Program </w:t>
      </w:r>
      <w:proofErr w:type="spellStart"/>
      <w:r w:rsidRPr="00DB25C4">
        <w:rPr>
          <w:rFonts w:eastAsia="Calibri" w:cstheme="minorHAnsi"/>
        </w:rPr>
        <w:t>Studi</w:t>
      </w:r>
      <w:proofErr w:type="spellEnd"/>
      <w:r w:rsidRPr="00DB25C4">
        <w:rPr>
          <w:rFonts w:eastAsia="Calibri" w:cstheme="minorHAnsi"/>
        </w:rPr>
        <w:t xml:space="preserve"> yang </w:t>
      </w:r>
      <w:proofErr w:type="spellStart"/>
      <w:r w:rsidRPr="00DB25C4">
        <w:rPr>
          <w:rFonts w:eastAsia="Calibri" w:cstheme="minorHAnsi"/>
        </w:rPr>
        <w:t>memiliki</w:t>
      </w:r>
      <w:proofErr w:type="spellEnd"/>
      <w:r w:rsidRPr="00DB25C4">
        <w:rPr>
          <w:rFonts w:eastAsia="Calibri" w:cstheme="minorHAnsi"/>
        </w:rPr>
        <w:t xml:space="preserve"> </w:t>
      </w:r>
      <w:proofErr w:type="spellStart"/>
      <w:r w:rsidRPr="00DB25C4">
        <w:rPr>
          <w:rFonts w:eastAsia="Calibri" w:cstheme="minorHAnsi"/>
        </w:rPr>
        <w:t>akreditasi</w:t>
      </w:r>
      <w:proofErr w:type="spellEnd"/>
      <w:r w:rsidRPr="00DB25C4">
        <w:rPr>
          <w:rFonts w:eastAsia="Calibri" w:cstheme="minorHAnsi"/>
        </w:rPr>
        <w:t xml:space="preserve"> minimal </w:t>
      </w:r>
      <w:proofErr w:type="spellStart"/>
      <w:r w:rsidRPr="00DB25C4">
        <w:rPr>
          <w:rFonts w:eastAsia="Calibri" w:cstheme="minorHAnsi"/>
        </w:rPr>
        <w:t>sama</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akreditasi</w:t>
      </w:r>
      <w:proofErr w:type="spellEnd"/>
      <w:r w:rsidRPr="00DB25C4">
        <w:rPr>
          <w:rFonts w:eastAsia="Calibri" w:cstheme="minorHAnsi"/>
        </w:rPr>
        <w:t xml:space="preserve"> program </w:t>
      </w:r>
      <w:proofErr w:type="spellStart"/>
      <w:r w:rsidRPr="00DB25C4">
        <w:rPr>
          <w:rFonts w:eastAsia="Calibri" w:cstheme="minorHAnsi"/>
        </w:rPr>
        <w:t>studi</w:t>
      </w:r>
      <w:proofErr w:type="spellEnd"/>
      <w:r w:rsidRPr="00DB25C4">
        <w:rPr>
          <w:rFonts w:eastAsia="Calibri" w:cstheme="minorHAnsi"/>
        </w:rPr>
        <w:t xml:space="preserve"> yang </w:t>
      </w:r>
      <w:proofErr w:type="spellStart"/>
      <w:r w:rsidRPr="00DB25C4">
        <w:rPr>
          <w:rFonts w:eastAsia="Calibri" w:cstheme="minorHAnsi"/>
        </w:rPr>
        <w:t>dituju</w:t>
      </w:r>
      <w:proofErr w:type="spellEnd"/>
      <w:r w:rsidRPr="00DB25C4">
        <w:rPr>
          <w:rFonts w:eastAsia="Calibri" w:cstheme="minorHAnsi"/>
        </w:rPr>
        <w:t xml:space="preserve"> di Universitas Ma Chung </w:t>
      </w:r>
      <w:proofErr w:type="spellStart"/>
      <w:r w:rsidRPr="00DB25C4">
        <w:rPr>
          <w:rFonts w:eastAsia="Calibri" w:cstheme="minorHAnsi"/>
        </w:rPr>
        <w:t>terutama</w:t>
      </w:r>
      <w:proofErr w:type="spellEnd"/>
      <w:r w:rsidRPr="00DB25C4">
        <w:rPr>
          <w:rFonts w:eastAsia="Calibri" w:cstheme="minorHAnsi"/>
        </w:rPr>
        <w:t xml:space="preserve"> </w:t>
      </w:r>
      <w:proofErr w:type="spellStart"/>
      <w:r w:rsidRPr="00DB25C4">
        <w:rPr>
          <w:rFonts w:eastAsia="Calibri" w:cstheme="minorHAnsi"/>
        </w:rPr>
        <w:t>Fakultas</w:t>
      </w:r>
      <w:proofErr w:type="spellEnd"/>
      <w:r w:rsidRPr="00DB25C4">
        <w:rPr>
          <w:rFonts w:eastAsia="Calibri" w:cstheme="minorHAnsi"/>
        </w:rPr>
        <w:t xml:space="preserve"> Bahasa dan Seni.</w:t>
      </w:r>
    </w:p>
    <w:p w14:paraId="02F46B0B" w14:textId="77777777" w:rsidR="001E7FBB" w:rsidRPr="00DB25C4" w:rsidRDefault="001E7FBB" w:rsidP="009F6099">
      <w:pPr>
        <w:pStyle w:val="ListParagraph"/>
        <w:numPr>
          <w:ilvl w:val="0"/>
          <w:numId w:val="73"/>
        </w:numPr>
        <w:spacing w:after="0" w:line="240" w:lineRule="auto"/>
        <w:jc w:val="both"/>
        <w:rPr>
          <w:rFonts w:eastAsia="Calibri" w:cstheme="minorHAnsi"/>
        </w:rPr>
      </w:pPr>
      <w:proofErr w:type="spellStart"/>
      <w:r w:rsidRPr="00DB25C4">
        <w:rPr>
          <w:rFonts w:eastAsia="Calibri" w:cstheme="minorHAnsi"/>
        </w:rPr>
        <w:t>Melampirkan</w:t>
      </w:r>
      <w:proofErr w:type="spellEnd"/>
      <w:r w:rsidRPr="00DB25C4">
        <w:rPr>
          <w:rFonts w:eastAsia="Calibri" w:cstheme="minorHAnsi"/>
        </w:rPr>
        <w:t xml:space="preserve"> </w:t>
      </w:r>
      <w:proofErr w:type="spellStart"/>
      <w:r w:rsidRPr="00DB25C4">
        <w:rPr>
          <w:rFonts w:eastAsia="Calibri" w:cstheme="minorHAnsi"/>
        </w:rPr>
        <w:t>persyaratan</w:t>
      </w:r>
      <w:proofErr w:type="spellEnd"/>
      <w:r w:rsidRPr="00DB25C4">
        <w:rPr>
          <w:rFonts w:eastAsia="Calibri" w:cstheme="minorHAnsi"/>
        </w:rPr>
        <w:t xml:space="preserve"> </w:t>
      </w:r>
      <w:proofErr w:type="spellStart"/>
      <w:r w:rsidRPr="00DB25C4">
        <w:rPr>
          <w:rFonts w:eastAsia="Calibri" w:cstheme="minorHAnsi"/>
        </w:rPr>
        <w:t>administratif</w:t>
      </w:r>
      <w:proofErr w:type="spellEnd"/>
      <w:r w:rsidRPr="00DB25C4">
        <w:rPr>
          <w:rFonts w:eastAsia="Calibri" w:cstheme="minorHAnsi"/>
        </w:rPr>
        <w:t xml:space="preserve"> </w:t>
      </w:r>
      <w:proofErr w:type="spellStart"/>
      <w:r w:rsidRPr="00DB25C4">
        <w:rPr>
          <w:rFonts w:eastAsia="Calibri" w:cstheme="minorHAnsi"/>
        </w:rPr>
        <w:t>berupa</w:t>
      </w:r>
      <w:proofErr w:type="spellEnd"/>
      <w:r w:rsidRPr="00DB25C4">
        <w:rPr>
          <w:rFonts w:eastAsia="Calibri" w:cstheme="minorHAnsi"/>
        </w:rPr>
        <w:t xml:space="preserve"> </w:t>
      </w:r>
      <w:proofErr w:type="spellStart"/>
      <w:r w:rsidRPr="00DB25C4">
        <w:rPr>
          <w:rFonts w:eastAsia="Calibri" w:cstheme="minorHAnsi"/>
        </w:rPr>
        <w:t>surat</w:t>
      </w:r>
      <w:proofErr w:type="spellEnd"/>
      <w:r w:rsidRPr="00DB25C4">
        <w:rPr>
          <w:rFonts w:eastAsia="Calibri" w:cstheme="minorHAnsi"/>
        </w:rPr>
        <w:t xml:space="preserve"> </w:t>
      </w:r>
      <w:proofErr w:type="spellStart"/>
      <w:r w:rsidRPr="00DB25C4">
        <w:rPr>
          <w:rFonts w:eastAsia="Calibri" w:cstheme="minorHAnsi"/>
        </w:rPr>
        <w:t>pindah</w:t>
      </w:r>
      <w:proofErr w:type="spellEnd"/>
      <w:r w:rsidRPr="00DB25C4">
        <w:rPr>
          <w:rFonts w:eastAsia="Calibri" w:cstheme="minorHAnsi"/>
        </w:rPr>
        <w:t xml:space="preserve">, </w:t>
      </w:r>
      <w:proofErr w:type="spellStart"/>
      <w:r w:rsidRPr="00DB25C4">
        <w:rPr>
          <w:rFonts w:eastAsia="Calibri" w:cstheme="minorHAnsi"/>
        </w:rPr>
        <w:t>silabus</w:t>
      </w:r>
      <w:proofErr w:type="spellEnd"/>
      <w:r w:rsidRPr="00DB25C4">
        <w:rPr>
          <w:rFonts w:eastAsia="Calibri" w:cstheme="minorHAnsi"/>
        </w:rPr>
        <w:t xml:space="preserve"> dan </w:t>
      </w:r>
      <w:proofErr w:type="spellStart"/>
      <w:r w:rsidRPr="00DB25C4">
        <w:rPr>
          <w:rFonts w:eastAsia="Calibri" w:cstheme="minorHAnsi"/>
        </w:rPr>
        <w:t>transkrip</w:t>
      </w:r>
      <w:proofErr w:type="spellEnd"/>
      <w:r w:rsidRPr="00DB25C4">
        <w:rPr>
          <w:rFonts w:eastAsia="Calibri" w:cstheme="minorHAnsi"/>
        </w:rPr>
        <w:t xml:space="preserve"> </w:t>
      </w:r>
      <w:proofErr w:type="spellStart"/>
      <w:r w:rsidRPr="00DB25C4">
        <w:rPr>
          <w:rFonts w:eastAsia="Calibri" w:cstheme="minorHAnsi"/>
        </w:rPr>
        <w:t>nilai</w:t>
      </w:r>
      <w:proofErr w:type="spellEnd"/>
      <w:r w:rsidRPr="00DB25C4">
        <w:rPr>
          <w:rFonts w:eastAsia="Calibri" w:cstheme="minorHAnsi"/>
        </w:rPr>
        <w:t xml:space="preserve"> yang </w:t>
      </w:r>
      <w:proofErr w:type="spellStart"/>
      <w:r w:rsidRPr="00DB25C4">
        <w:rPr>
          <w:rFonts w:eastAsia="Calibri" w:cstheme="minorHAnsi"/>
        </w:rPr>
        <w:t>diperoleh</w:t>
      </w:r>
      <w:proofErr w:type="spellEnd"/>
      <w:r w:rsidRPr="00DB25C4">
        <w:rPr>
          <w:rFonts w:eastAsia="Calibri" w:cstheme="minorHAnsi"/>
        </w:rPr>
        <w:t xml:space="preserve"> di </w:t>
      </w:r>
      <w:proofErr w:type="spellStart"/>
      <w:r w:rsidRPr="00DB25C4">
        <w:rPr>
          <w:rFonts w:eastAsia="Calibri" w:cstheme="minorHAnsi"/>
        </w:rPr>
        <w:t>Perguruan</w:t>
      </w:r>
      <w:proofErr w:type="spellEnd"/>
      <w:r w:rsidRPr="00DB25C4">
        <w:rPr>
          <w:rFonts w:eastAsia="Calibri" w:cstheme="minorHAnsi"/>
        </w:rPr>
        <w:t xml:space="preserve"> Tinggi </w:t>
      </w:r>
      <w:proofErr w:type="spellStart"/>
      <w:r w:rsidRPr="00DB25C4">
        <w:rPr>
          <w:rFonts w:eastAsia="Calibri" w:cstheme="minorHAnsi"/>
        </w:rPr>
        <w:t>asal</w:t>
      </w:r>
      <w:proofErr w:type="spellEnd"/>
      <w:r w:rsidRPr="00DB25C4">
        <w:rPr>
          <w:rFonts w:eastAsia="Calibri" w:cstheme="minorHAnsi"/>
        </w:rPr>
        <w:t xml:space="preserve"> </w:t>
      </w:r>
      <w:proofErr w:type="spellStart"/>
      <w:r w:rsidRPr="00DB25C4">
        <w:rPr>
          <w:rFonts w:eastAsia="Calibri" w:cstheme="minorHAnsi"/>
        </w:rPr>
        <w:t>calon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transfer.</w:t>
      </w:r>
    </w:p>
    <w:p w14:paraId="75BB2E94" w14:textId="77777777" w:rsidR="001E7FBB" w:rsidRPr="00DB25C4" w:rsidRDefault="001E7FBB" w:rsidP="009F6099">
      <w:pPr>
        <w:pStyle w:val="ListParagraph"/>
        <w:numPr>
          <w:ilvl w:val="0"/>
          <w:numId w:val="73"/>
        </w:numPr>
        <w:spacing w:after="0" w:line="240" w:lineRule="auto"/>
        <w:jc w:val="both"/>
        <w:rPr>
          <w:rFonts w:eastAsia="Calibri" w:cstheme="minorHAnsi"/>
        </w:rPr>
      </w:pPr>
      <w:proofErr w:type="spellStart"/>
      <w:r w:rsidRPr="00DB25C4">
        <w:rPr>
          <w:rFonts w:eastAsia="Calibri" w:cstheme="minorHAnsi"/>
        </w:rPr>
        <w:lastRenderedPageBreak/>
        <w:t>Melengkapi</w:t>
      </w:r>
      <w:proofErr w:type="spellEnd"/>
      <w:r w:rsidRPr="00DB25C4">
        <w:rPr>
          <w:rFonts w:eastAsia="Calibri" w:cstheme="minorHAnsi"/>
        </w:rPr>
        <w:t xml:space="preserve"> </w:t>
      </w:r>
      <w:proofErr w:type="spellStart"/>
      <w:r w:rsidRPr="00DB25C4">
        <w:rPr>
          <w:rFonts w:eastAsia="Calibri" w:cstheme="minorHAnsi"/>
        </w:rPr>
        <w:t>dokumen</w:t>
      </w:r>
      <w:proofErr w:type="spellEnd"/>
      <w:r w:rsidRPr="00DB25C4">
        <w:rPr>
          <w:rFonts w:eastAsia="Calibri" w:cstheme="minorHAnsi"/>
        </w:rPr>
        <w:t xml:space="preserve"> </w:t>
      </w:r>
      <w:proofErr w:type="spellStart"/>
      <w:r w:rsidRPr="00DB25C4">
        <w:rPr>
          <w:rFonts w:eastAsia="Calibri" w:cstheme="minorHAnsi"/>
        </w:rPr>
        <w:t>administratif</w:t>
      </w:r>
      <w:proofErr w:type="spellEnd"/>
      <w:r w:rsidRPr="00DB25C4">
        <w:rPr>
          <w:rFonts w:eastAsia="Calibri" w:cstheme="minorHAnsi"/>
        </w:rPr>
        <w:t xml:space="preserve"> lain </w:t>
      </w:r>
      <w:proofErr w:type="spellStart"/>
      <w:r w:rsidRPr="00DB25C4">
        <w:rPr>
          <w:rFonts w:eastAsia="Calibri" w:cstheme="minorHAnsi"/>
        </w:rPr>
        <w:t>seperti</w:t>
      </w:r>
      <w:proofErr w:type="spellEnd"/>
      <w:r w:rsidRPr="00DB25C4">
        <w:rPr>
          <w:rFonts w:eastAsia="Calibri" w:cstheme="minorHAnsi"/>
        </w:rPr>
        <w:t xml:space="preserve">: </w:t>
      </w:r>
      <w:proofErr w:type="spellStart"/>
      <w:r w:rsidRPr="00DB25C4">
        <w:rPr>
          <w:rFonts w:eastAsia="Calibri" w:cstheme="minorHAnsi"/>
        </w:rPr>
        <w:t>Fotocopy</w:t>
      </w:r>
      <w:proofErr w:type="spellEnd"/>
      <w:r w:rsidRPr="00DB25C4">
        <w:rPr>
          <w:rFonts w:eastAsia="Calibri" w:cstheme="minorHAnsi"/>
        </w:rPr>
        <w:t xml:space="preserve"> </w:t>
      </w:r>
      <w:proofErr w:type="spellStart"/>
      <w:r w:rsidRPr="00DB25C4">
        <w:rPr>
          <w:rFonts w:eastAsia="Calibri" w:cstheme="minorHAnsi"/>
        </w:rPr>
        <w:t>ijasah</w:t>
      </w:r>
      <w:proofErr w:type="spellEnd"/>
      <w:r w:rsidRPr="00DB25C4">
        <w:rPr>
          <w:rFonts w:eastAsia="Calibri" w:cstheme="minorHAnsi"/>
        </w:rPr>
        <w:t xml:space="preserve"> dan SKHUN, </w:t>
      </w:r>
      <w:proofErr w:type="spellStart"/>
      <w:r w:rsidRPr="00DB25C4">
        <w:rPr>
          <w:rFonts w:eastAsia="Calibri" w:cstheme="minorHAnsi"/>
        </w:rPr>
        <w:t>Fotocopy</w:t>
      </w:r>
      <w:proofErr w:type="spellEnd"/>
      <w:r w:rsidRPr="00DB25C4">
        <w:rPr>
          <w:rFonts w:eastAsia="Calibri" w:cstheme="minorHAnsi"/>
        </w:rPr>
        <w:t xml:space="preserve"> </w:t>
      </w:r>
      <w:proofErr w:type="spellStart"/>
      <w:r w:rsidRPr="00DB25C4">
        <w:rPr>
          <w:rFonts w:eastAsia="Calibri" w:cstheme="minorHAnsi"/>
        </w:rPr>
        <w:t>Akte</w:t>
      </w:r>
      <w:proofErr w:type="spellEnd"/>
      <w:r w:rsidRPr="00DB25C4">
        <w:rPr>
          <w:rFonts w:eastAsia="Calibri" w:cstheme="minorHAnsi"/>
        </w:rPr>
        <w:t xml:space="preserve"> </w:t>
      </w:r>
      <w:proofErr w:type="spellStart"/>
      <w:r w:rsidRPr="00DB25C4">
        <w:rPr>
          <w:rFonts w:eastAsia="Calibri" w:cstheme="minorHAnsi"/>
        </w:rPr>
        <w:t>Kelahiran</w:t>
      </w:r>
      <w:proofErr w:type="spellEnd"/>
      <w:r w:rsidRPr="00DB25C4">
        <w:rPr>
          <w:rFonts w:eastAsia="Calibri" w:cstheme="minorHAnsi"/>
        </w:rPr>
        <w:t xml:space="preserve">, </w:t>
      </w:r>
      <w:proofErr w:type="spellStart"/>
      <w:r w:rsidRPr="00DB25C4">
        <w:rPr>
          <w:rFonts w:eastAsia="Calibri" w:cstheme="minorHAnsi"/>
        </w:rPr>
        <w:t>Fotocopy</w:t>
      </w:r>
      <w:proofErr w:type="spellEnd"/>
      <w:r w:rsidRPr="00DB25C4">
        <w:rPr>
          <w:rFonts w:eastAsia="Calibri" w:cstheme="minorHAnsi"/>
        </w:rPr>
        <w:t xml:space="preserve"> </w:t>
      </w:r>
      <w:proofErr w:type="spellStart"/>
      <w:r w:rsidRPr="00DB25C4">
        <w:rPr>
          <w:rFonts w:eastAsia="Calibri" w:cstheme="minorHAnsi"/>
        </w:rPr>
        <w:t>Kartu</w:t>
      </w:r>
      <w:proofErr w:type="spellEnd"/>
      <w:r w:rsidRPr="00DB25C4">
        <w:rPr>
          <w:rFonts w:eastAsia="Calibri" w:cstheme="minorHAnsi"/>
        </w:rPr>
        <w:t xml:space="preserve"> </w:t>
      </w:r>
      <w:proofErr w:type="spellStart"/>
      <w:r w:rsidRPr="00DB25C4">
        <w:rPr>
          <w:rFonts w:eastAsia="Calibri" w:cstheme="minorHAnsi"/>
        </w:rPr>
        <w:t>Keluarga</w:t>
      </w:r>
      <w:proofErr w:type="spellEnd"/>
      <w:r w:rsidRPr="00DB25C4">
        <w:rPr>
          <w:rFonts w:eastAsia="Calibri" w:cstheme="minorHAnsi"/>
        </w:rPr>
        <w:t xml:space="preserve">, </w:t>
      </w:r>
      <w:proofErr w:type="spellStart"/>
      <w:r w:rsidRPr="00DB25C4">
        <w:rPr>
          <w:rFonts w:eastAsia="Calibri" w:cstheme="minorHAnsi"/>
        </w:rPr>
        <w:t>Fotocopy</w:t>
      </w:r>
      <w:proofErr w:type="spellEnd"/>
      <w:r w:rsidRPr="00DB25C4">
        <w:rPr>
          <w:rFonts w:eastAsia="Calibri" w:cstheme="minorHAnsi"/>
        </w:rPr>
        <w:t xml:space="preserve"> KTP; 3 (</w:t>
      </w:r>
      <w:proofErr w:type="spellStart"/>
      <w:r w:rsidRPr="00DB25C4">
        <w:rPr>
          <w:rFonts w:eastAsia="Calibri" w:cstheme="minorHAnsi"/>
        </w:rPr>
        <w:t>tiga</w:t>
      </w:r>
      <w:proofErr w:type="spellEnd"/>
      <w:r w:rsidRPr="00DB25C4">
        <w:rPr>
          <w:rFonts w:eastAsia="Calibri" w:cstheme="minorHAnsi"/>
        </w:rPr>
        <w:t xml:space="preserve">) </w:t>
      </w:r>
      <w:proofErr w:type="spellStart"/>
      <w:r w:rsidRPr="00DB25C4">
        <w:rPr>
          <w:rFonts w:eastAsia="Calibri" w:cstheme="minorHAnsi"/>
        </w:rPr>
        <w:t>lembar</w:t>
      </w:r>
      <w:proofErr w:type="spellEnd"/>
      <w:r w:rsidRPr="00DB25C4">
        <w:rPr>
          <w:rFonts w:eastAsia="Calibri" w:cstheme="minorHAnsi"/>
        </w:rPr>
        <w:t xml:space="preserve"> pas </w:t>
      </w:r>
      <w:proofErr w:type="spellStart"/>
      <w:r w:rsidRPr="00DB25C4">
        <w:rPr>
          <w:rFonts w:eastAsia="Calibri" w:cstheme="minorHAnsi"/>
        </w:rPr>
        <w:t>foto</w:t>
      </w:r>
      <w:proofErr w:type="spellEnd"/>
      <w:r w:rsidRPr="00DB25C4">
        <w:rPr>
          <w:rFonts w:eastAsia="Calibri" w:cstheme="minorHAnsi"/>
        </w:rPr>
        <w:t xml:space="preserve"> </w:t>
      </w:r>
      <w:proofErr w:type="spellStart"/>
      <w:r w:rsidRPr="00DB25C4">
        <w:rPr>
          <w:rFonts w:eastAsia="Calibri" w:cstheme="minorHAnsi"/>
        </w:rPr>
        <w:t>ukuran</w:t>
      </w:r>
      <w:proofErr w:type="spellEnd"/>
      <w:r w:rsidRPr="00DB25C4">
        <w:rPr>
          <w:rFonts w:eastAsia="Calibri" w:cstheme="minorHAnsi"/>
        </w:rPr>
        <w:t xml:space="preserve"> 4 x 6 </w:t>
      </w:r>
      <w:proofErr w:type="spellStart"/>
      <w:r w:rsidRPr="00DB25C4">
        <w:rPr>
          <w:rFonts w:eastAsia="Calibri" w:cstheme="minorHAnsi"/>
        </w:rPr>
        <w:t>berwarna</w:t>
      </w:r>
      <w:proofErr w:type="spellEnd"/>
      <w:r w:rsidRPr="00DB25C4">
        <w:rPr>
          <w:rFonts w:eastAsia="Calibri" w:cstheme="minorHAnsi"/>
        </w:rPr>
        <w:t>.</w:t>
      </w:r>
    </w:p>
    <w:p w14:paraId="28F6DCB4" w14:textId="77777777" w:rsidR="001E7FBB" w:rsidRPr="00DB25C4" w:rsidRDefault="001E7FBB" w:rsidP="00687314">
      <w:pPr>
        <w:spacing w:after="0" w:line="240" w:lineRule="auto"/>
        <w:jc w:val="both"/>
        <w:rPr>
          <w:rFonts w:eastAsia="Calibri" w:cstheme="minorHAnsi"/>
        </w:rPr>
      </w:pPr>
    </w:p>
    <w:p w14:paraId="217DB664" w14:textId="77777777" w:rsidR="001E7FBB" w:rsidRPr="00DB25C4" w:rsidRDefault="001E7FBB" w:rsidP="00687314">
      <w:pPr>
        <w:spacing w:after="0" w:line="240" w:lineRule="auto"/>
        <w:jc w:val="both"/>
        <w:rPr>
          <w:rFonts w:cstheme="minorHAnsi"/>
        </w:rPr>
      </w:pPr>
      <w:proofErr w:type="spellStart"/>
      <w:r w:rsidRPr="00DB25C4">
        <w:rPr>
          <w:rFonts w:eastAsia="Calibri" w:cstheme="minorHAnsi"/>
        </w:rPr>
        <w:t>Sedangkan</w:t>
      </w:r>
      <w:proofErr w:type="spellEnd"/>
      <w:r w:rsidRPr="00DB25C4">
        <w:rPr>
          <w:rFonts w:eastAsia="Calibri" w:cstheme="minorHAnsi"/>
        </w:rPr>
        <w:t xml:space="preserve"> </w:t>
      </w:r>
      <w:proofErr w:type="spellStart"/>
      <w:r w:rsidRPr="00DB25C4">
        <w:rPr>
          <w:rFonts w:eastAsia="Calibri" w:cstheme="minorHAnsi"/>
        </w:rPr>
        <w:t>persyaratan</w:t>
      </w:r>
      <w:proofErr w:type="spellEnd"/>
      <w:r w:rsidRPr="00DB25C4">
        <w:rPr>
          <w:rFonts w:eastAsia="Calibri" w:cstheme="minorHAnsi"/>
        </w:rPr>
        <w:t xml:space="preserve"> </w:t>
      </w:r>
      <w:proofErr w:type="spellStart"/>
      <w:r w:rsidRPr="00DB25C4">
        <w:rPr>
          <w:rFonts w:eastAsia="Calibri" w:cstheme="minorHAnsi"/>
        </w:rPr>
        <w:t>bagi</w:t>
      </w:r>
      <w:proofErr w:type="spellEnd"/>
      <w:r w:rsidRPr="00DB25C4">
        <w:rPr>
          <w:rFonts w:eastAsia="Calibri" w:cstheme="minorHAnsi"/>
        </w:rPr>
        <w:t xml:space="preserve"> </w:t>
      </w:r>
      <w:proofErr w:type="spellStart"/>
      <w:r w:rsidRPr="00DB25C4">
        <w:rPr>
          <w:rFonts w:eastAsia="Calibri" w:cstheme="minorHAnsi"/>
        </w:rPr>
        <w:t>calon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pindahan</w:t>
      </w:r>
      <w:proofErr w:type="spellEnd"/>
      <w:r w:rsidRPr="00DB25C4">
        <w:rPr>
          <w:rFonts w:eastAsia="Calibri" w:cstheme="minorHAnsi"/>
        </w:rPr>
        <w:t xml:space="preserve"> </w:t>
      </w:r>
      <w:proofErr w:type="spellStart"/>
      <w:r w:rsidRPr="00DB25C4">
        <w:rPr>
          <w:rFonts w:eastAsia="Calibri" w:cstheme="minorHAnsi"/>
        </w:rPr>
        <w:t>dari</w:t>
      </w:r>
      <w:proofErr w:type="spellEnd"/>
      <w:r w:rsidRPr="00DB25C4">
        <w:rPr>
          <w:rFonts w:eastAsia="Calibri" w:cstheme="minorHAnsi"/>
        </w:rPr>
        <w:t xml:space="preserve"> program </w:t>
      </w:r>
      <w:proofErr w:type="spellStart"/>
      <w:r w:rsidRPr="00DB25C4">
        <w:rPr>
          <w:rFonts w:eastAsia="Calibri" w:cstheme="minorHAnsi"/>
        </w:rPr>
        <w:t>studi</w:t>
      </w:r>
      <w:proofErr w:type="spellEnd"/>
      <w:r w:rsidRPr="00DB25C4">
        <w:rPr>
          <w:rFonts w:eastAsia="Calibri" w:cstheme="minorHAnsi"/>
        </w:rPr>
        <w:t xml:space="preserve"> lain di </w:t>
      </w:r>
      <w:proofErr w:type="spellStart"/>
      <w:r w:rsidRPr="00DB25C4">
        <w:rPr>
          <w:rFonts w:eastAsia="Calibri" w:cstheme="minorHAnsi"/>
        </w:rPr>
        <w:t>dalam</w:t>
      </w:r>
      <w:proofErr w:type="spellEnd"/>
      <w:r w:rsidRPr="00DB25C4">
        <w:rPr>
          <w:rFonts w:eastAsia="Calibri" w:cstheme="minorHAnsi"/>
        </w:rPr>
        <w:t xml:space="preserve"> Universitas Ma Chung </w:t>
      </w:r>
      <w:proofErr w:type="spellStart"/>
      <w:r w:rsidRPr="00DB25C4">
        <w:rPr>
          <w:rFonts w:eastAsia="Calibri" w:cstheme="minorHAnsi"/>
        </w:rPr>
        <w:t>adalah</w:t>
      </w:r>
      <w:proofErr w:type="spellEnd"/>
      <w:r w:rsidRPr="00DB25C4">
        <w:rPr>
          <w:rFonts w:eastAsia="Calibri" w:cstheme="minorHAnsi"/>
        </w:rPr>
        <w:t>:</w:t>
      </w:r>
    </w:p>
    <w:p w14:paraId="6ECADB5D" w14:textId="77777777" w:rsidR="001E7FBB" w:rsidRPr="00DB25C4" w:rsidRDefault="001E7FBB" w:rsidP="009F6099">
      <w:pPr>
        <w:pStyle w:val="ListParagraph"/>
        <w:numPr>
          <w:ilvl w:val="0"/>
          <w:numId w:val="72"/>
        </w:numPr>
        <w:spacing w:after="0" w:line="240" w:lineRule="auto"/>
        <w:jc w:val="both"/>
        <w:rPr>
          <w:rFonts w:eastAsia="Calibri" w:cstheme="minorHAnsi"/>
        </w:rPr>
      </w:pPr>
      <w:proofErr w:type="spellStart"/>
      <w:r w:rsidRPr="00DB25C4">
        <w:rPr>
          <w:rFonts w:eastAsia="Calibri" w:cstheme="minorHAnsi"/>
        </w:rPr>
        <w:t>Menyerahkan</w:t>
      </w:r>
      <w:proofErr w:type="spellEnd"/>
      <w:r w:rsidRPr="00DB25C4">
        <w:rPr>
          <w:rFonts w:eastAsia="Calibri" w:cstheme="minorHAnsi"/>
        </w:rPr>
        <w:t xml:space="preserve"> </w:t>
      </w:r>
      <w:proofErr w:type="spellStart"/>
      <w:r w:rsidRPr="00DB25C4">
        <w:rPr>
          <w:rFonts w:eastAsia="Calibri" w:cstheme="minorHAnsi"/>
        </w:rPr>
        <w:t>surat</w:t>
      </w:r>
      <w:proofErr w:type="spellEnd"/>
      <w:r w:rsidRPr="00DB25C4">
        <w:rPr>
          <w:rFonts w:eastAsia="Calibri" w:cstheme="minorHAnsi"/>
        </w:rPr>
        <w:t xml:space="preserve"> </w:t>
      </w:r>
      <w:proofErr w:type="spellStart"/>
      <w:r w:rsidRPr="00DB25C4">
        <w:rPr>
          <w:rFonts w:eastAsia="Calibri" w:cstheme="minorHAnsi"/>
        </w:rPr>
        <w:t>pindah</w:t>
      </w:r>
      <w:proofErr w:type="spellEnd"/>
      <w:r w:rsidRPr="00DB25C4">
        <w:rPr>
          <w:rFonts w:eastAsia="Calibri" w:cstheme="minorHAnsi"/>
        </w:rPr>
        <w:t xml:space="preserve"> </w:t>
      </w:r>
      <w:proofErr w:type="spellStart"/>
      <w:r w:rsidRPr="00DB25C4">
        <w:rPr>
          <w:rFonts w:eastAsia="Calibri" w:cstheme="minorHAnsi"/>
        </w:rPr>
        <w:t>ke</w:t>
      </w:r>
      <w:proofErr w:type="spellEnd"/>
      <w:r w:rsidRPr="00DB25C4">
        <w:rPr>
          <w:rFonts w:eastAsia="Calibri" w:cstheme="minorHAnsi"/>
        </w:rPr>
        <w:t xml:space="preserve"> program </w:t>
      </w:r>
      <w:proofErr w:type="spellStart"/>
      <w:r w:rsidRPr="00DB25C4">
        <w:rPr>
          <w:rFonts w:eastAsia="Calibri" w:cstheme="minorHAnsi"/>
        </w:rPr>
        <w:t>studi</w:t>
      </w:r>
      <w:proofErr w:type="spellEnd"/>
      <w:r w:rsidRPr="00DB25C4">
        <w:rPr>
          <w:rFonts w:eastAsia="Calibri" w:cstheme="minorHAnsi"/>
        </w:rPr>
        <w:t xml:space="preserve"> </w:t>
      </w:r>
      <w:proofErr w:type="spellStart"/>
      <w:r w:rsidRPr="00DB25C4">
        <w:rPr>
          <w:rFonts w:eastAsia="Calibri" w:cstheme="minorHAnsi"/>
        </w:rPr>
        <w:t>tujuan</w:t>
      </w:r>
      <w:proofErr w:type="spellEnd"/>
      <w:r w:rsidRPr="00DB25C4">
        <w:rPr>
          <w:rFonts w:eastAsia="Calibri" w:cstheme="minorHAnsi"/>
        </w:rPr>
        <w:t xml:space="preserve"> yang </w:t>
      </w:r>
      <w:proofErr w:type="spellStart"/>
      <w:r w:rsidRPr="00DB25C4">
        <w:rPr>
          <w:rFonts w:eastAsia="Calibri" w:cstheme="minorHAnsi"/>
        </w:rPr>
        <w:t>sudah</w:t>
      </w:r>
      <w:proofErr w:type="spellEnd"/>
      <w:r w:rsidRPr="00DB25C4">
        <w:rPr>
          <w:rFonts w:eastAsia="Calibri" w:cstheme="minorHAnsi"/>
        </w:rPr>
        <w:t xml:space="preserve"> </w:t>
      </w:r>
      <w:proofErr w:type="spellStart"/>
      <w:r w:rsidRPr="00DB25C4">
        <w:rPr>
          <w:rFonts w:eastAsia="Calibri" w:cstheme="minorHAnsi"/>
        </w:rPr>
        <w:t>disetujui</w:t>
      </w:r>
      <w:proofErr w:type="spellEnd"/>
      <w:r w:rsidRPr="00DB25C4">
        <w:rPr>
          <w:rFonts w:eastAsia="Calibri" w:cstheme="minorHAnsi"/>
        </w:rPr>
        <w:t xml:space="preserve"> oleh program </w:t>
      </w:r>
      <w:proofErr w:type="spellStart"/>
      <w:r w:rsidRPr="00DB25C4">
        <w:rPr>
          <w:rFonts w:eastAsia="Calibri" w:cstheme="minorHAnsi"/>
        </w:rPr>
        <w:t>studi</w:t>
      </w:r>
      <w:proofErr w:type="spellEnd"/>
      <w:r w:rsidRPr="00DB25C4">
        <w:rPr>
          <w:rFonts w:eastAsia="Calibri" w:cstheme="minorHAnsi"/>
        </w:rPr>
        <w:t xml:space="preserve"> </w:t>
      </w:r>
      <w:proofErr w:type="spellStart"/>
      <w:r w:rsidRPr="00DB25C4">
        <w:rPr>
          <w:rFonts w:eastAsia="Calibri" w:cstheme="minorHAnsi"/>
        </w:rPr>
        <w:t>asal</w:t>
      </w:r>
      <w:proofErr w:type="spellEnd"/>
      <w:r w:rsidRPr="00DB25C4">
        <w:rPr>
          <w:rFonts w:eastAsia="Calibri" w:cstheme="minorHAnsi"/>
        </w:rPr>
        <w:t xml:space="preserve"> dan program </w:t>
      </w:r>
      <w:proofErr w:type="spellStart"/>
      <w:r w:rsidRPr="00DB25C4">
        <w:rPr>
          <w:rFonts w:eastAsia="Calibri" w:cstheme="minorHAnsi"/>
        </w:rPr>
        <w:t>studi</w:t>
      </w:r>
      <w:proofErr w:type="spellEnd"/>
      <w:r w:rsidRPr="00DB25C4">
        <w:rPr>
          <w:rFonts w:eastAsia="Calibri" w:cstheme="minorHAnsi"/>
        </w:rPr>
        <w:t xml:space="preserve"> yang </w:t>
      </w:r>
      <w:proofErr w:type="spellStart"/>
      <w:r w:rsidRPr="00DB25C4">
        <w:rPr>
          <w:rFonts w:eastAsia="Calibri" w:cstheme="minorHAnsi"/>
        </w:rPr>
        <w:t>dituju</w:t>
      </w:r>
      <w:proofErr w:type="spellEnd"/>
      <w:r w:rsidRPr="00DB25C4">
        <w:rPr>
          <w:rFonts w:eastAsia="Calibri" w:cstheme="minorHAnsi"/>
        </w:rPr>
        <w:t>.</w:t>
      </w:r>
    </w:p>
    <w:p w14:paraId="774E7219" w14:textId="77777777" w:rsidR="001E7FBB" w:rsidRPr="00DB25C4" w:rsidRDefault="001E7FBB" w:rsidP="009F6099">
      <w:pPr>
        <w:pStyle w:val="ListParagraph"/>
        <w:numPr>
          <w:ilvl w:val="0"/>
          <w:numId w:val="72"/>
        </w:numPr>
        <w:spacing w:after="0" w:line="240" w:lineRule="auto"/>
        <w:jc w:val="both"/>
        <w:rPr>
          <w:rFonts w:eastAsia="Calibri" w:cstheme="minorHAnsi"/>
        </w:rPr>
      </w:pPr>
      <w:proofErr w:type="spellStart"/>
      <w:r w:rsidRPr="00DB25C4">
        <w:rPr>
          <w:rFonts w:eastAsia="Calibri" w:cstheme="minorHAnsi"/>
        </w:rPr>
        <w:t>Menyelesaikan</w:t>
      </w:r>
      <w:proofErr w:type="spellEnd"/>
      <w:r w:rsidRPr="00DB25C4">
        <w:rPr>
          <w:rFonts w:eastAsia="Calibri" w:cstheme="minorHAnsi"/>
        </w:rPr>
        <w:t xml:space="preserve"> </w:t>
      </w:r>
      <w:proofErr w:type="spellStart"/>
      <w:r w:rsidRPr="00DB25C4">
        <w:rPr>
          <w:rFonts w:eastAsia="Calibri" w:cstheme="minorHAnsi"/>
        </w:rPr>
        <w:t>seluruh</w:t>
      </w:r>
      <w:proofErr w:type="spellEnd"/>
      <w:r w:rsidRPr="00DB25C4">
        <w:rPr>
          <w:rFonts w:eastAsia="Calibri" w:cstheme="minorHAnsi"/>
        </w:rPr>
        <w:t xml:space="preserve"> </w:t>
      </w:r>
      <w:proofErr w:type="spellStart"/>
      <w:r w:rsidRPr="00DB25C4">
        <w:rPr>
          <w:rFonts w:eastAsia="Calibri" w:cstheme="minorHAnsi"/>
        </w:rPr>
        <w:t>kewajiban</w:t>
      </w:r>
      <w:proofErr w:type="spellEnd"/>
      <w:r w:rsidRPr="00DB25C4">
        <w:rPr>
          <w:rFonts w:eastAsia="Calibri" w:cstheme="minorHAnsi"/>
        </w:rPr>
        <w:t xml:space="preserve"> </w:t>
      </w:r>
      <w:proofErr w:type="spellStart"/>
      <w:r w:rsidRPr="00DB25C4">
        <w:rPr>
          <w:rFonts w:eastAsia="Calibri" w:cstheme="minorHAnsi"/>
        </w:rPr>
        <w:t>administrasi</w:t>
      </w:r>
      <w:proofErr w:type="spellEnd"/>
      <w:r w:rsidRPr="00DB25C4">
        <w:rPr>
          <w:rFonts w:eastAsia="Calibri" w:cstheme="minorHAnsi"/>
        </w:rPr>
        <w:t xml:space="preserve"> di Program </w:t>
      </w:r>
      <w:proofErr w:type="spellStart"/>
      <w:r w:rsidRPr="00DB25C4">
        <w:rPr>
          <w:rFonts w:eastAsia="Calibri" w:cstheme="minorHAnsi"/>
        </w:rPr>
        <w:t>Studi</w:t>
      </w:r>
      <w:proofErr w:type="spellEnd"/>
      <w:r w:rsidRPr="00DB25C4">
        <w:rPr>
          <w:rFonts w:eastAsia="Calibri" w:cstheme="minorHAnsi"/>
        </w:rPr>
        <w:t xml:space="preserve"> </w:t>
      </w:r>
      <w:proofErr w:type="spellStart"/>
      <w:r w:rsidRPr="00DB25C4">
        <w:rPr>
          <w:rFonts w:eastAsia="Calibri" w:cstheme="minorHAnsi"/>
        </w:rPr>
        <w:t>asal</w:t>
      </w:r>
      <w:proofErr w:type="spellEnd"/>
      <w:r w:rsidRPr="00DB25C4">
        <w:rPr>
          <w:rFonts w:eastAsia="Calibri" w:cstheme="minorHAnsi"/>
        </w:rPr>
        <w:t>.</w:t>
      </w:r>
    </w:p>
    <w:p w14:paraId="177C17E7" w14:textId="77777777" w:rsidR="001E7FBB" w:rsidRPr="00DB25C4" w:rsidRDefault="001E7FBB" w:rsidP="00687314">
      <w:pPr>
        <w:spacing w:after="0" w:line="240" w:lineRule="auto"/>
        <w:jc w:val="both"/>
        <w:rPr>
          <w:rFonts w:cstheme="minorHAnsi"/>
        </w:rPr>
      </w:pPr>
      <w:r w:rsidRPr="00DB25C4">
        <w:rPr>
          <w:rFonts w:eastAsia="Calibri" w:cstheme="minorHAnsi"/>
        </w:rPr>
        <w:t xml:space="preserve"> </w:t>
      </w:r>
    </w:p>
    <w:p w14:paraId="0EADC546" w14:textId="77777777" w:rsidR="001E7FBB" w:rsidRPr="00DB25C4" w:rsidRDefault="001E7FBB" w:rsidP="00687314">
      <w:pPr>
        <w:spacing w:after="0" w:line="240" w:lineRule="auto"/>
        <w:jc w:val="both"/>
        <w:rPr>
          <w:rFonts w:cstheme="minorHAnsi"/>
        </w:rPr>
      </w:pPr>
      <w:proofErr w:type="spellStart"/>
      <w:r w:rsidRPr="00DB25C4">
        <w:rPr>
          <w:rFonts w:eastAsia="Calibri" w:cstheme="minorHAnsi"/>
        </w:rPr>
        <w:t>Prosedur</w:t>
      </w:r>
      <w:proofErr w:type="spellEnd"/>
      <w:r w:rsidRPr="00DB25C4">
        <w:rPr>
          <w:rFonts w:eastAsia="Calibri" w:cstheme="minorHAnsi"/>
        </w:rPr>
        <w:t xml:space="preserve"> </w:t>
      </w:r>
      <w:proofErr w:type="spellStart"/>
      <w:r w:rsidRPr="00DB25C4">
        <w:rPr>
          <w:rFonts w:eastAsia="Calibri" w:cstheme="minorHAnsi"/>
        </w:rPr>
        <w:t>rekruitmen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baru</w:t>
      </w:r>
      <w:proofErr w:type="spellEnd"/>
      <w:r w:rsidRPr="00DB25C4">
        <w:rPr>
          <w:rFonts w:eastAsia="Calibri" w:cstheme="minorHAnsi"/>
        </w:rPr>
        <w:t xml:space="preserve">   </w:t>
      </w:r>
      <w:proofErr w:type="spellStart"/>
      <w:r w:rsidRPr="00DB25C4">
        <w:rPr>
          <w:rFonts w:eastAsia="Calibri" w:cstheme="minorHAnsi"/>
        </w:rPr>
        <w:t>meliputi</w:t>
      </w:r>
      <w:proofErr w:type="spellEnd"/>
      <w:r w:rsidRPr="00DB25C4">
        <w:rPr>
          <w:rFonts w:eastAsia="Calibri" w:cstheme="minorHAnsi"/>
        </w:rPr>
        <w:t xml:space="preserve">   </w:t>
      </w:r>
      <w:proofErr w:type="spellStart"/>
      <w:r w:rsidRPr="00DB25C4">
        <w:rPr>
          <w:rFonts w:eastAsia="Calibri" w:cstheme="minorHAnsi"/>
        </w:rPr>
        <w:t>pendaftaran</w:t>
      </w:r>
      <w:proofErr w:type="spellEnd"/>
      <w:r w:rsidRPr="00DB25C4">
        <w:rPr>
          <w:rFonts w:eastAsia="Calibri" w:cstheme="minorHAnsi"/>
        </w:rPr>
        <w:t xml:space="preserve">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secara</w:t>
      </w:r>
      <w:proofErr w:type="spellEnd"/>
      <w:r w:rsidRPr="00DB25C4">
        <w:rPr>
          <w:rFonts w:eastAsia="Calibri" w:cstheme="minorHAnsi"/>
        </w:rPr>
        <w:t xml:space="preserve">   online pada </w:t>
      </w:r>
      <w:proofErr w:type="spellStart"/>
      <w:r w:rsidRPr="00DB25C4">
        <w:rPr>
          <w:rFonts w:eastAsia="Calibri" w:cstheme="minorHAnsi"/>
        </w:rPr>
        <w:t>laman</w:t>
      </w:r>
      <w:proofErr w:type="spellEnd"/>
      <w:r w:rsidRPr="00DB25C4">
        <w:rPr>
          <w:rFonts w:eastAsia="Calibri" w:cstheme="minorHAnsi"/>
        </w:rPr>
        <w:t xml:space="preserve"> </w:t>
      </w:r>
      <w:hyperlink r:id="rId58" w:history="1">
        <w:r w:rsidRPr="00DB25C4">
          <w:rPr>
            <w:rStyle w:val="Hyperlink"/>
            <w:rFonts w:eastAsia="Calibri" w:cstheme="minorHAnsi"/>
          </w:rPr>
          <w:t>pmb.machung.ac.id</w:t>
        </w:r>
      </w:hyperlink>
      <w:r w:rsidRPr="00DB25C4">
        <w:rPr>
          <w:rFonts w:eastAsia="Calibri" w:cstheme="minorHAnsi"/>
        </w:rPr>
        <w:t xml:space="preserve"> </w:t>
      </w:r>
      <w:proofErr w:type="spellStart"/>
      <w:r w:rsidRPr="00DB25C4">
        <w:rPr>
          <w:rFonts w:eastAsia="Calibri" w:cstheme="minorHAnsi"/>
        </w:rPr>
        <w:t>ataupun</w:t>
      </w:r>
      <w:proofErr w:type="spellEnd"/>
      <w:r w:rsidRPr="00DB25C4">
        <w:rPr>
          <w:rFonts w:eastAsia="Calibri" w:cstheme="minorHAnsi"/>
        </w:rPr>
        <w:t xml:space="preserve"> </w:t>
      </w:r>
      <w:proofErr w:type="spellStart"/>
      <w:r w:rsidRPr="00DB25C4">
        <w:rPr>
          <w:rFonts w:eastAsia="Calibri" w:cstheme="minorHAnsi"/>
        </w:rPr>
        <w:t>langsung</w:t>
      </w:r>
      <w:proofErr w:type="spellEnd"/>
      <w:r w:rsidRPr="00DB25C4">
        <w:rPr>
          <w:rFonts w:eastAsia="Calibri" w:cstheme="minorHAnsi"/>
        </w:rPr>
        <w:t xml:space="preserve"> </w:t>
      </w:r>
      <w:proofErr w:type="spellStart"/>
      <w:r w:rsidRPr="00DB25C4">
        <w:rPr>
          <w:rFonts w:eastAsia="Calibri" w:cstheme="minorHAnsi"/>
        </w:rPr>
        <w:t>datang</w:t>
      </w:r>
      <w:proofErr w:type="spellEnd"/>
      <w:r w:rsidRPr="00DB25C4">
        <w:rPr>
          <w:rFonts w:eastAsia="Calibri" w:cstheme="minorHAnsi"/>
        </w:rPr>
        <w:t xml:space="preserve"> </w:t>
      </w:r>
      <w:proofErr w:type="spellStart"/>
      <w:r w:rsidRPr="00DB25C4">
        <w:rPr>
          <w:rFonts w:eastAsia="Calibri" w:cstheme="minorHAnsi"/>
        </w:rPr>
        <w:t>ke</w:t>
      </w:r>
      <w:proofErr w:type="spellEnd"/>
      <w:r w:rsidRPr="00DB25C4">
        <w:rPr>
          <w:rFonts w:eastAsia="Calibri" w:cstheme="minorHAnsi"/>
        </w:rPr>
        <w:t xml:space="preserve"> </w:t>
      </w:r>
      <w:proofErr w:type="spellStart"/>
      <w:r w:rsidRPr="00DB25C4">
        <w:rPr>
          <w:rFonts w:eastAsia="Calibri" w:cstheme="minorHAnsi"/>
        </w:rPr>
        <w:t>kampus</w:t>
      </w:r>
      <w:proofErr w:type="spellEnd"/>
      <w:r w:rsidRPr="00DB25C4">
        <w:rPr>
          <w:rFonts w:eastAsia="Calibri" w:cstheme="minorHAnsi"/>
        </w:rPr>
        <w:t xml:space="preserve">; </w:t>
      </w:r>
      <w:proofErr w:type="spellStart"/>
      <w:r w:rsidRPr="00DB25C4">
        <w:rPr>
          <w:rFonts w:eastAsia="Calibri" w:cstheme="minorHAnsi"/>
        </w:rPr>
        <w:t>pengumuman</w:t>
      </w:r>
      <w:proofErr w:type="spellEnd"/>
      <w:r w:rsidRPr="00DB25C4">
        <w:rPr>
          <w:rFonts w:eastAsia="Calibri" w:cstheme="minorHAnsi"/>
        </w:rPr>
        <w:t xml:space="preserve"> </w:t>
      </w:r>
      <w:proofErr w:type="spellStart"/>
      <w:r w:rsidRPr="00DB25C4">
        <w:rPr>
          <w:rFonts w:eastAsia="Calibri" w:cstheme="minorHAnsi"/>
        </w:rPr>
        <w:t>lolos</w:t>
      </w:r>
      <w:proofErr w:type="spellEnd"/>
      <w:r w:rsidRPr="00DB25C4">
        <w:rPr>
          <w:rFonts w:eastAsia="Calibri" w:cstheme="minorHAnsi"/>
        </w:rPr>
        <w:t xml:space="preserve"> </w:t>
      </w:r>
      <w:proofErr w:type="spellStart"/>
      <w:r w:rsidRPr="00DB25C4">
        <w:rPr>
          <w:rFonts w:eastAsia="Calibri" w:cstheme="minorHAnsi"/>
        </w:rPr>
        <w:t>seleksi</w:t>
      </w:r>
      <w:proofErr w:type="spellEnd"/>
      <w:r w:rsidRPr="00DB25C4">
        <w:rPr>
          <w:rFonts w:eastAsia="Calibri" w:cstheme="minorHAnsi"/>
        </w:rPr>
        <w:t xml:space="preserve">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melalui</w:t>
      </w:r>
      <w:proofErr w:type="spellEnd"/>
      <w:r w:rsidRPr="00DB25C4">
        <w:rPr>
          <w:rFonts w:eastAsia="Calibri" w:cstheme="minorHAnsi"/>
        </w:rPr>
        <w:t xml:space="preserve"> email.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pindahan</w:t>
      </w:r>
      <w:proofErr w:type="spellEnd"/>
      <w:r w:rsidRPr="00DB25C4">
        <w:rPr>
          <w:rFonts w:eastAsia="Calibri" w:cstheme="minorHAnsi"/>
        </w:rPr>
        <w:t xml:space="preserve">/transfer </w:t>
      </w:r>
      <w:proofErr w:type="spellStart"/>
      <w:r w:rsidRPr="00DB25C4">
        <w:rPr>
          <w:rFonts w:eastAsia="Calibri" w:cstheme="minorHAnsi"/>
        </w:rPr>
        <w:t>melakukan</w:t>
      </w:r>
      <w:proofErr w:type="spellEnd"/>
      <w:r w:rsidRPr="00DB25C4">
        <w:rPr>
          <w:rFonts w:eastAsia="Calibri" w:cstheme="minorHAnsi"/>
        </w:rPr>
        <w:t xml:space="preserve"> </w:t>
      </w:r>
      <w:proofErr w:type="spellStart"/>
      <w:r w:rsidRPr="00DB25C4">
        <w:rPr>
          <w:rFonts w:eastAsia="Calibri" w:cstheme="minorHAnsi"/>
        </w:rPr>
        <w:t>pendaftaran</w:t>
      </w:r>
      <w:proofErr w:type="spellEnd"/>
      <w:r w:rsidRPr="00DB25C4">
        <w:rPr>
          <w:rFonts w:eastAsia="Calibri" w:cstheme="minorHAnsi"/>
        </w:rPr>
        <w:t xml:space="preserve"> </w:t>
      </w:r>
      <w:proofErr w:type="spellStart"/>
      <w:r w:rsidRPr="00DB25C4">
        <w:rPr>
          <w:rFonts w:eastAsia="Calibri" w:cstheme="minorHAnsi"/>
        </w:rPr>
        <w:t>sesuai</w:t>
      </w:r>
      <w:proofErr w:type="spellEnd"/>
      <w:r w:rsidRPr="00DB25C4">
        <w:rPr>
          <w:rFonts w:eastAsia="Calibri" w:cstheme="minorHAnsi"/>
        </w:rPr>
        <w:t xml:space="preserve"> </w:t>
      </w:r>
      <w:proofErr w:type="spellStart"/>
      <w:r w:rsidRPr="00DB25C4">
        <w:rPr>
          <w:rFonts w:eastAsia="Calibri" w:cstheme="minorHAnsi"/>
        </w:rPr>
        <w:t>prosedur</w:t>
      </w:r>
      <w:proofErr w:type="spellEnd"/>
      <w:r w:rsidRPr="00DB25C4">
        <w:rPr>
          <w:rFonts w:eastAsia="Calibri" w:cstheme="minorHAnsi"/>
        </w:rPr>
        <w:t xml:space="preserve">, </w:t>
      </w:r>
      <w:proofErr w:type="spellStart"/>
      <w:r w:rsidRPr="00DB25C4">
        <w:rPr>
          <w:rFonts w:eastAsia="Calibri" w:cstheme="minorHAnsi"/>
        </w:rPr>
        <w:t>konversi</w:t>
      </w:r>
      <w:proofErr w:type="spellEnd"/>
      <w:r w:rsidRPr="00DB25C4">
        <w:rPr>
          <w:rFonts w:eastAsia="Calibri" w:cstheme="minorHAnsi"/>
        </w:rPr>
        <w:t xml:space="preserve"> </w:t>
      </w:r>
      <w:proofErr w:type="spellStart"/>
      <w:r w:rsidRPr="00DB25C4">
        <w:rPr>
          <w:rFonts w:eastAsia="Calibri" w:cstheme="minorHAnsi"/>
        </w:rPr>
        <w:t>mata</w:t>
      </w:r>
      <w:proofErr w:type="spellEnd"/>
      <w:r w:rsidRPr="00DB25C4">
        <w:rPr>
          <w:rFonts w:eastAsia="Calibri" w:cstheme="minorHAnsi"/>
        </w:rPr>
        <w:t xml:space="preserve"> </w:t>
      </w:r>
      <w:proofErr w:type="spellStart"/>
      <w:r w:rsidRPr="00DB25C4">
        <w:rPr>
          <w:rFonts w:eastAsia="Calibri" w:cstheme="minorHAnsi"/>
        </w:rPr>
        <w:t>kuliah</w:t>
      </w:r>
      <w:proofErr w:type="spellEnd"/>
      <w:r w:rsidRPr="00DB25C4">
        <w:rPr>
          <w:rFonts w:eastAsia="Calibri" w:cstheme="minorHAnsi"/>
        </w:rPr>
        <w:t xml:space="preserve"> </w:t>
      </w:r>
      <w:proofErr w:type="spellStart"/>
      <w:r w:rsidRPr="00DB25C4">
        <w:rPr>
          <w:rFonts w:eastAsia="Calibri" w:cstheme="minorHAnsi"/>
        </w:rPr>
        <w:t>dari</w:t>
      </w:r>
      <w:proofErr w:type="spellEnd"/>
      <w:r w:rsidRPr="00DB25C4">
        <w:rPr>
          <w:rFonts w:eastAsia="Calibri" w:cstheme="minorHAnsi"/>
        </w:rPr>
        <w:t xml:space="preserve"> PS, dan </w:t>
      </w:r>
      <w:proofErr w:type="spellStart"/>
      <w:r w:rsidRPr="00DB25C4">
        <w:rPr>
          <w:rFonts w:eastAsia="Calibri" w:cstheme="minorHAnsi"/>
        </w:rPr>
        <w:t>wawancara</w:t>
      </w:r>
      <w:proofErr w:type="spellEnd"/>
      <w:r w:rsidRPr="00DB25C4">
        <w:rPr>
          <w:rFonts w:eastAsia="Calibri" w:cstheme="minorHAnsi"/>
        </w:rPr>
        <w:t xml:space="preserve">. </w:t>
      </w:r>
      <w:proofErr w:type="spellStart"/>
      <w:r w:rsidRPr="00DB25C4">
        <w:rPr>
          <w:rFonts w:eastAsia="Calibri" w:cstheme="minorHAnsi"/>
        </w:rPr>
        <w:t>Berdasarkan</w:t>
      </w:r>
      <w:proofErr w:type="spellEnd"/>
      <w:r w:rsidRPr="00DB25C4">
        <w:rPr>
          <w:rFonts w:eastAsia="Calibri" w:cstheme="minorHAnsi"/>
        </w:rPr>
        <w:t xml:space="preserve"> </w:t>
      </w:r>
      <w:proofErr w:type="spellStart"/>
      <w:r w:rsidRPr="00DB25C4">
        <w:rPr>
          <w:rFonts w:eastAsia="Calibri" w:cstheme="minorHAnsi"/>
        </w:rPr>
        <w:t>penjelasan</w:t>
      </w:r>
      <w:proofErr w:type="spellEnd"/>
      <w:r w:rsidRPr="00DB25C4">
        <w:rPr>
          <w:rFonts w:eastAsia="Calibri" w:cstheme="minorHAnsi"/>
        </w:rPr>
        <w:t xml:space="preserve"> </w:t>
      </w:r>
      <w:proofErr w:type="spellStart"/>
      <w:r w:rsidRPr="00DB25C4">
        <w:rPr>
          <w:rFonts w:eastAsia="Calibri" w:cstheme="minorHAnsi"/>
        </w:rPr>
        <w:t>kebijakan</w:t>
      </w:r>
      <w:proofErr w:type="spellEnd"/>
      <w:r w:rsidRPr="00DB25C4">
        <w:rPr>
          <w:rFonts w:eastAsia="Calibri" w:cstheme="minorHAnsi"/>
        </w:rPr>
        <w:t xml:space="preserve"> </w:t>
      </w:r>
      <w:proofErr w:type="spellStart"/>
      <w:r w:rsidRPr="00DB25C4">
        <w:rPr>
          <w:rFonts w:eastAsia="Calibri" w:cstheme="minorHAnsi"/>
        </w:rPr>
        <w:t>perekrutan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di FBS dan PPBM yang </w:t>
      </w:r>
      <w:proofErr w:type="spellStart"/>
      <w:r w:rsidRPr="00DB25C4">
        <w:rPr>
          <w:rFonts w:eastAsia="Calibri" w:cstheme="minorHAnsi"/>
        </w:rPr>
        <w:t>diberikan</w:t>
      </w:r>
      <w:proofErr w:type="spellEnd"/>
      <w:r w:rsidRPr="00DB25C4">
        <w:rPr>
          <w:rFonts w:eastAsia="Calibri" w:cstheme="minorHAnsi"/>
        </w:rPr>
        <w:t xml:space="preserve">, </w:t>
      </w:r>
      <w:proofErr w:type="spellStart"/>
      <w:r w:rsidRPr="00DB25C4">
        <w:rPr>
          <w:rFonts w:eastAsia="Calibri" w:cstheme="minorHAnsi"/>
        </w:rPr>
        <w:t>terlihat</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tes</w:t>
      </w:r>
      <w:proofErr w:type="spellEnd"/>
      <w:r w:rsidRPr="00DB25C4">
        <w:rPr>
          <w:rFonts w:eastAsia="Calibri" w:cstheme="minorHAnsi"/>
        </w:rPr>
        <w:t xml:space="preserve"> </w:t>
      </w:r>
      <w:proofErr w:type="spellStart"/>
      <w:r w:rsidRPr="00DB25C4">
        <w:rPr>
          <w:rFonts w:eastAsia="Calibri" w:cstheme="minorHAnsi"/>
        </w:rPr>
        <w:t>seleksi</w:t>
      </w:r>
      <w:proofErr w:type="spellEnd"/>
      <w:r w:rsidRPr="00DB25C4">
        <w:rPr>
          <w:rFonts w:eastAsia="Calibri" w:cstheme="minorHAnsi"/>
        </w:rPr>
        <w:t xml:space="preserve"> yang </w:t>
      </w:r>
      <w:proofErr w:type="spellStart"/>
      <w:r w:rsidRPr="00DB25C4">
        <w:rPr>
          <w:rFonts w:eastAsia="Calibri" w:cstheme="minorHAnsi"/>
        </w:rPr>
        <w:t>dilaksanakan</w:t>
      </w:r>
      <w:proofErr w:type="spellEnd"/>
      <w:r w:rsidRPr="00DB25C4">
        <w:rPr>
          <w:rFonts w:eastAsia="Calibri" w:cstheme="minorHAnsi"/>
        </w:rPr>
        <w:t xml:space="preserve"> </w:t>
      </w:r>
      <w:proofErr w:type="spellStart"/>
      <w:r w:rsidRPr="00DB25C4">
        <w:rPr>
          <w:rFonts w:eastAsia="Calibri" w:cstheme="minorHAnsi"/>
        </w:rPr>
        <w:t>termasuk</w:t>
      </w:r>
      <w:proofErr w:type="spellEnd"/>
      <w:r w:rsidRPr="00DB25C4">
        <w:rPr>
          <w:rFonts w:eastAsia="Calibri" w:cstheme="minorHAnsi"/>
        </w:rPr>
        <w:t xml:space="preserve"> </w:t>
      </w:r>
      <w:proofErr w:type="spellStart"/>
      <w:r w:rsidRPr="00DB25C4">
        <w:rPr>
          <w:rFonts w:eastAsia="Calibri" w:cstheme="minorHAnsi"/>
        </w:rPr>
        <w:t>tes</w:t>
      </w:r>
      <w:proofErr w:type="spellEnd"/>
      <w:r w:rsidRPr="00DB25C4">
        <w:rPr>
          <w:rFonts w:eastAsia="Calibri" w:cstheme="minorHAnsi"/>
        </w:rPr>
        <w:t xml:space="preserve"> </w:t>
      </w:r>
      <w:proofErr w:type="spellStart"/>
      <w:r w:rsidRPr="00DB25C4">
        <w:rPr>
          <w:rFonts w:eastAsia="Calibri" w:cstheme="minorHAnsi"/>
        </w:rPr>
        <w:t>minat</w:t>
      </w:r>
      <w:proofErr w:type="spellEnd"/>
      <w:r w:rsidRPr="00DB25C4">
        <w:rPr>
          <w:rFonts w:eastAsia="Calibri" w:cstheme="minorHAnsi"/>
        </w:rPr>
        <w:t>/</w:t>
      </w:r>
      <w:proofErr w:type="spellStart"/>
      <w:r w:rsidRPr="00DB25C4">
        <w:rPr>
          <w:rFonts w:eastAsia="Calibri" w:cstheme="minorHAnsi"/>
        </w:rPr>
        <w:t>bakat</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bidang</w:t>
      </w:r>
      <w:proofErr w:type="spellEnd"/>
      <w:r w:rsidRPr="00DB25C4">
        <w:rPr>
          <w:rFonts w:eastAsia="Calibri" w:cstheme="minorHAnsi"/>
        </w:rPr>
        <w:t xml:space="preserve"> </w:t>
      </w:r>
      <w:proofErr w:type="spellStart"/>
      <w:r w:rsidRPr="00DB25C4">
        <w:rPr>
          <w:rFonts w:eastAsia="Calibri" w:cstheme="minorHAnsi"/>
        </w:rPr>
        <w:t>kependidikan</w:t>
      </w:r>
      <w:proofErr w:type="spellEnd"/>
      <w:r w:rsidRPr="00DB25C4">
        <w:rPr>
          <w:rFonts w:eastAsia="Calibri" w:cstheme="minorHAnsi"/>
        </w:rPr>
        <w:t xml:space="preserve"> dan </w:t>
      </w:r>
      <w:proofErr w:type="spellStart"/>
      <w:r w:rsidRPr="00DB25C4">
        <w:rPr>
          <w:rFonts w:eastAsia="Calibri" w:cstheme="minorHAnsi"/>
        </w:rPr>
        <w:t>menjadi</w:t>
      </w:r>
      <w:proofErr w:type="spellEnd"/>
      <w:r w:rsidRPr="00DB25C4">
        <w:rPr>
          <w:rFonts w:eastAsia="Calibri" w:cstheme="minorHAnsi"/>
        </w:rPr>
        <w:t xml:space="preserve"> </w:t>
      </w:r>
      <w:proofErr w:type="spellStart"/>
      <w:r w:rsidRPr="00DB25C4">
        <w:rPr>
          <w:rFonts w:eastAsia="Calibri" w:cstheme="minorHAnsi"/>
        </w:rPr>
        <w:t>calon</w:t>
      </w:r>
      <w:proofErr w:type="spellEnd"/>
      <w:r w:rsidRPr="00DB25C4">
        <w:rPr>
          <w:rFonts w:eastAsia="Calibri" w:cstheme="minorHAnsi"/>
        </w:rPr>
        <w:t xml:space="preserve"> </w:t>
      </w:r>
      <w:proofErr w:type="spellStart"/>
      <w:r w:rsidRPr="00DB25C4">
        <w:rPr>
          <w:rFonts w:eastAsia="Calibri" w:cstheme="minorHAnsi"/>
        </w:rPr>
        <w:t>pendidik</w:t>
      </w:r>
      <w:proofErr w:type="spellEnd"/>
      <w:r w:rsidRPr="00DB25C4">
        <w:rPr>
          <w:rFonts w:eastAsia="Calibri" w:cstheme="minorHAnsi"/>
        </w:rPr>
        <w:t xml:space="preserve">, </w:t>
      </w:r>
      <w:proofErr w:type="spellStart"/>
      <w:r w:rsidRPr="00DB25C4">
        <w:rPr>
          <w:rFonts w:eastAsia="Calibri" w:cstheme="minorHAnsi"/>
        </w:rPr>
        <w:t>sebagai</w:t>
      </w:r>
      <w:proofErr w:type="spellEnd"/>
      <w:r w:rsidRPr="00DB25C4">
        <w:rPr>
          <w:rFonts w:eastAsia="Calibri" w:cstheme="minorHAnsi"/>
        </w:rPr>
        <w:t xml:space="preserve"> </w:t>
      </w:r>
      <w:proofErr w:type="spellStart"/>
      <w:r w:rsidRPr="00DB25C4">
        <w:rPr>
          <w:rFonts w:eastAsia="Calibri" w:cstheme="minorHAnsi"/>
        </w:rPr>
        <w:t>pembeda</w:t>
      </w:r>
      <w:proofErr w:type="spellEnd"/>
      <w:r w:rsidRPr="00DB25C4">
        <w:rPr>
          <w:rFonts w:eastAsia="Calibri" w:cstheme="minorHAnsi"/>
        </w:rPr>
        <w:t xml:space="preserve"> </w:t>
      </w:r>
      <w:proofErr w:type="spellStart"/>
      <w:r w:rsidRPr="00DB25C4">
        <w:rPr>
          <w:rFonts w:eastAsia="Calibri" w:cstheme="minorHAnsi"/>
        </w:rPr>
        <w:t>dari</w:t>
      </w:r>
      <w:proofErr w:type="spellEnd"/>
      <w:r w:rsidRPr="00DB25C4">
        <w:rPr>
          <w:rFonts w:eastAsia="Calibri" w:cstheme="minorHAnsi"/>
        </w:rPr>
        <w:t xml:space="preserve"> program </w:t>
      </w:r>
      <w:proofErr w:type="spellStart"/>
      <w:r w:rsidRPr="00DB25C4">
        <w:rPr>
          <w:rFonts w:eastAsia="Calibri" w:cstheme="minorHAnsi"/>
        </w:rPr>
        <w:t>studi</w:t>
      </w:r>
      <w:proofErr w:type="spellEnd"/>
      <w:r w:rsidRPr="00DB25C4">
        <w:rPr>
          <w:rFonts w:eastAsia="Calibri" w:cstheme="minorHAnsi"/>
        </w:rPr>
        <w:t xml:space="preserve"> non-</w:t>
      </w:r>
      <w:proofErr w:type="spellStart"/>
      <w:r w:rsidRPr="00DB25C4">
        <w:rPr>
          <w:rFonts w:eastAsia="Calibri" w:cstheme="minorHAnsi"/>
        </w:rPr>
        <w:t>kependidikan</w:t>
      </w:r>
      <w:proofErr w:type="spellEnd"/>
      <w:r w:rsidRPr="00DB25C4">
        <w:rPr>
          <w:rFonts w:eastAsia="Calibri" w:cstheme="minorHAnsi"/>
        </w:rPr>
        <w:t xml:space="preserve">. Hal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menunjukkan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universitas </w:t>
      </w:r>
      <w:proofErr w:type="spellStart"/>
      <w:r w:rsidRPr="00DB25C4">
        <w:rPr>
          <w:rFonts w:eastAsia="Calibri" w:cstheme="minorHAnsi"/>
        </w:rPr>
        <w:t>tersebut</w:t>
      </w:r>
      <w:proofErr w:type="spellEnd"/>
      <w:r w:rsidRPr="00DB25C4">
        <w:rPr>
          <w:rFonts w:eastAsia="Calibri" w:cstheme="minorHAnsi"/>
        </w:rPr>
        <w:t xml:space="preserve"> </w:t>
      </w:r>
      <w:proofErr w:type="spellStart"/>
      <w:r w:rsidRPr="00DB25C4">
        <w:rPr>
          <w:rFonts w:eastAsia="Calibri" w:cstheme="minorHAnsi"/>
        </w:rPr>
        <w:t>memprioritaskan</w:t>
      </w:r>
      <w:proofErr w:type="spellEnd"/>
      <w:r w:rsidRPr="00DB25C4">
        <w:rPr>
          <w:rFonts w:eastAsia="Calibri" w:cstheme="minorHAnsi"/>
        </w:rPr>
        <w:t xml:space="preserve"> </w:t>
      </w:r>
      <w:proofErr w:type="spellStart"/>
      <w:r w:rsidRPr="00DB25C4">
        <w:rPr>
          <w:rFonts w:eastAsia="Calibri" w:cstheme="minorHAnsi"/>
        </w:rPr>
        <w:t>penerimaan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yang </w:t>
      </w:r>
      <w:proofErr w:type="spellStart"/>
      <w:r w:rsidRPr="00DB25C4">
        <w:rPr>
          <w:rFonts w:eastAsia="Calibri" w:cstheme="minorHAnsi"/>
        </w:rPr>
        <w:t>memiliki</w:t>
      </w:r>
      <w:proofErr w:type="spellEnd"/>
      <w:r w:rsidRPr="00DB25C4">
        <w:rPr>
          <w:rFonts w:eastAsia="Calibri" w:cstheme="minorHAnsi"/>
        </w:rPr>
        <w:t xml:space="preserve"> </w:t>
      </w:r>
      <w:proofErr w:type="spellStart"/>
      <w:r w:rsidRPr="00DB25C4">
        <w:rPr>
          <w:rFonts w:eastAsia="Calibri" w:cstheme="minorHAnsi"/>
        </w:rPr>
        <w:t>minat</w:t>
      </w:r>
      <w:proofErr w:type="spellEnd"/>
      <w:r w:rsidRPr="00DB25C4">
        <w:rPr>
          <w:rFonts w:eastAsia="Calibri" w:cstheme="minorHAnsi"/>
        </w:rPr>
        <w:t xml:space="preserve"> dan </w:t>
      </w:r>
      <w:proofErr w:type="spellStart"/>
      <w:r w:rsidRPr="00DB25C4">
        <w:rPr>
          <w:rFonts w:eastAsia="Calibri" w:cstheme="minorHAnsi"/>
        </w:rPr>
        <w:t>bakat</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bidang</w:t>
      </w:r>
      <w:proofErr w:type="spellEnd"/>
      <w:r w:rsidRPr="00DB25C4">
        <w:rPr>
          <w:rFonts w:eastAsia="Calibri" w:cstheme="minorHAnsi"/>
        </w:rPr>
        <w:t xml:space="preserve"> </w:t>
      </w:r>
      <w:proofErr w:type="spellStart"/>
      <w:r w:rsidRPr="00DB25C4">
        <w:rPr>
          <w:rFonts w:eastAsia="Calibri" w:cstheme="minorHAnsi"/>
        </w:rPr>
        <w:t>kependidikan</w:t>
      </w:r>
      <w:proofErr w:type="spellEnd"/>
      <w:r w:rsidRPr="00DB25C4">
        <w:rPr>
          <w:rFonts w:eastAsia="Calibri" w:cstheme="minorHAnsi"/>
        </w:rPr>
        <w:t xml:space="preserve">, </w:t>
      </w:r>
      <w:proofErr w:type="spellStart"/>
      <w:r w:rsidRPr="00DB25C4">
        <w:rPr>
          <w:rFonts w:eastAsia="Calibri" w:cstheme="minorHAnsi"/>
        </w:rPr>
        <w:t>sehingga</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kualitas</w:t>
      </w:r>
      <w:proofErr w:type="spellEnd"/>
      <w:r w:rsidRPr="00DB25C4">
        <w:rPr>
          <w:rFonts w:eastAsia="Calibri" w:cstheme="minorHAnsi"/>
        </w:rPr>
        <w:t xml:space="preserve"> dan </w:t>
      </w:r>
      <w:proofErr w:type="spellStart"/>
      <w:r w:rsidRPr="00DB25C4">
        <w:rPr>
          <w:rFonts w:eastAsia="Calibri" w:cstheme="minorHAnsi"/>
        </w:rPr>
        <w:t>potensi</w:t>
      </w:r>
      <w:proofErr w:type="spellEnd"/>
      <w:r w:rsidRPr="00DB25C4">
        <w:rPr>
          <w:rFonts w:eastAsia="Calibri" w:cstheme="minorHAnsi"/>
        </w:rPr>
        <w:t xml:space="preserve"> para </w:t>
      </w:r>
      <w:proofErr w:type="spellStart"/>
      <w:r w:rsidRPr="00DB25C4">
        <w:rPr>
          <w:rFonts w:eastAsia="Calibri" w:cstheme="minorHAnsi"/>
        </w:rPr>
        <w:t>calon</w:t>
      </w:r>
      <w:proofErr w:type="spellEnd"/>
      <w:r w:rsidRPr="00DB25C4">
        <w:rPr>
          <w:rFonts w:eastAsia="Calibri" w:cstheme="minorHAnsi"/>
        </w:rPr>
        <w:t xml:space="preserve"> </w:t>
      </w:r>
      <w:proofErr w:type="spellStart"/>
      <w:r w:rsidRPr="00DB25C4">
        <w:rPr>
          <w:rFonts w:eastAsia="Calibri" w:cstheme="minorHAnsi"/>
        </w:rPr>
        <w:t>pendidik</w:t>
      </w:r>
      <w:proofErr w:type="spellEnd"/>
      <w:r w:rsidRPr="00DB25C4">
        <w:rPr>
          <w:rFonts w:eastAsia="Calibri" w:cstheme="minorHAnsi"/>
        </w:rPr>
        <w:t xml:space="preserve"> di masa </w:t>
      </w:r>
      <w:proofErr w:type="spellStart"/>
      <w:r w:rsidRPr="00DB25C4">
        <w:rPr>
          <w:rFonts w:eastAsia="Calibri" w:cstheme="minorHAnsi"/>
        </w:rPr>
        <w:t>depan</w:t>
      </w:r>
      <w:proofErr w:type="spellEnd"/>
      <w:r w:rsidRPr="00DB25C4">
        <w:rPr>
          <w:rFonts w:eastAsia="Calibri" w:cstheme="minorHAnsi"/>
        </w:rPr>
        <w:t>.</w:t>
      </w:r>
    </w:p>
    <w:p w14:paraId="3B75C56D" w14:textId="77777777" w:rsidR="001E7FBB" w:rsidRPr="00DB25C4" w:rsidRDefault="001E7FBB" w:rsidP="00687314">
      <w:pPr>
        <w:spacing w:after="0" w:line="240" w:lineRule="auto"/>
        <w:jc w:val="both"/>
        <w:rPr>
          <w:rFonts w:cstheme="minorHAnsi"/>
        </w:rPr>
      </w:pPr>
      <w:r w:rsidRPr="00DB25C4">
        <w:rPr>
          <w:rFonts w:eastAsia="Calibri" w:cstheme="minorHAnsi"/>
        </w:rPr>
        <w:t xml:space="preserve"> </w:t>
      </w:r>
    </w:p>
    <w:p w14:paraId="1E8D0800" w14:textId="77777777" w:rsidR="00DB25C4" w:rsidRDefault="001E7FBB" w:rsidP="00687314">
      <w:pPr>
        <w:spacing w:after="0" w:line="240" w:lineRule="auto"/>
        <w:jc w:val="both"/>
        <w:rPr>
          <w:rFonts w:eastAsia="Calibri" w:cstheme="minorHAnsi"/>
        </w:rPr>
        <w:sectPr w:rsidR="00DB25C4" w:rsidSect="00CD4E67">
          <w:pgSz w:w="12240" w:h="15840"/>
          <w:pgMar w:top="1440" w:right="1440" w:bottom="1440" w:left="1440" w:header="720" w:footer="720" w:gutter="0"/>
          <w:cols w:space="720"/>
          <w:noEndnote/>
        </w:sectPr>
      </w:pPr>
      <w:proofErr w:type="spellStart"/>
      <w:r w:rsidRPr="00DB25C4">
        <w:rPr>
          <w:rFonts w:eastAsia="Calibri" w:cstheme="minorHAnsi"/>
        </w:rPr>
        <w:t>Prosedur</w:t>
      </w:r>
      <w:proofErr w:type="spellEnd"/>
      <w:r w:rsidRPr="00DB25C4">
        <w:rPr>
          <w:rFonts w:eastAsia="Calibri" w:cstheme="minorHAnsi"/>
        </w:rPr>
        <w:t xml:space="preserve"> </w:t>
      </w:r>
      <w:proofErr w:type="spellStart"/>
      <w:r w:rsidRPr="00DB25C4">
        <w:rPr>
          <w:rFonts w:eastAsia="Calibri" w:cstheme="minorHAnsi"/>
        </w:rPr>
        <w:t>pendaftaran</w:t>
      </w:r>
      <w:proofErr w:type="spellEnd"/>
      <w:r w:rsidRPr="00DB25C4">
        <w:rPr>
          <w:rFonts w:eastAsia="Calibri" w:cstheme="minorHAnsi"/>
        </w:rPr>
        <w:t xml:space="preserve"> dan </w:t>
      </w:r>
      <w:proofErr w:type="spellStart"/>
      <w:r w:rsidRPr="00DB25C4">
        <w:rPr>
          <w:rFonts w:eastAsia="Calibri" w:cstheme="minorHAnsi"/>
        </w:rPr>
        <w:t>pengumuman</w:t>
      </w:r>
      <w:proofErr w:type="spellEnd"/>
      <w:r w:rsidRPr="00DB25C4">
        <w:rPr>
          <w:rFonts w:eastAsia="Calibri" w:cstheme="minorHAnsi"/>
        </w:rPr>
        <w:t xml:space="preserve"> </w:t>
      </w:r>
      <w:proofErr w:type="spellStart"/>
      <w:r w:rsidRPr="00DB25C4">
        <w:rPr>
          <w:rFonts w:eastAsia="Calibri" w:cstheme="minorHAnsi"/>
        </w:rPr>
        <w:t>seleksi</w:t>
      </w:r>
      <w:proofErr w:type="spellEnd"/>
      <w:r w:rsidRPr="00DB25C4">
        <w:rPr>
          <w:rFonts w:eastAsia="Calibri" w:cstheme="minorHAnsi"/>
        </w:rPr>
        <w:t xml:space="preserve"> juga </w:t>
      </w:r>
      <w:proofErr w:type="spellStart"/>
      <w:r w:rsidRPr="00DB25C4">
        <w:rPr>
          <w:rFonts w:eastAsia="Calibri" w:cstheme="minorHAnsi"/>
        </w:rPr>
        <w:t>terlihat</w:t>
      </w:r>
      <w:proofErr w:type="spellEnd"/>
      <w:r w:rsidRPr="00DB25C4">
        <w:rPr>
          <w:rFonts w:eastAsia="Calibri" w:cstheme="minorHAnsi"/>
        </w:rPr>
        <w:t xml:space="preserve"> </w:t>
      </w:r>
      <w:proofErr w:type="spellStart"/>
      <w:r w:rsidRPr="00DB25C4">
        <w:rPr>
          <w:rFonts w:eastAsia="Calibri" w:cstheme="minorHAnsi"/>
        </w:rPr>
        <w:t>cukup</w:t>
      </w:r>
      <w:proofErr w:type="spellEnd"/>
      <w:r w:rsidRPr="00DB25C4">
        <w:rPr>
          <w:rFonts w:eastAsia="Calibri" w:cstheme="minorHAnsi"/>
        </w:rPr>
        <w:t xml:space="preserve"> </w:t>
      </w:r>
      <w:proofErr w:type="spellStart"/>
      <w:r w:rsidRPr="00DB25C4">
        <w:rPr>
          <w:rFonts w:eastAsia="Calibri" w:cstheme="minorHAnsi"/>
        </w:rPr>
        <w:t>mudah</w:t>
      </w:r>
      <w:proofErr w:type="spellEnd"/>
      <w:r w:rsidRPr="00DB25C4">
        <w:rPr>
          <w:rFonts w:eastAsia="Calibri" w:cstheme="minorHAnsi"/>
        </w:rPr>
        <w:t xml:space="preserve"> dan </w:t>
      </w:r>
      <w:proofErr w:type="spellStart"/>
      <w:r w:rsidRPr="00DB25C4">
        <w:rPr>
          <w:rFonts w:eastAsia="Calibri" w:cstheme="minorHAnsi"/>
        </w:rPr>
        <w:t>transparan</w:t>
      </w:r>
      <w:proofErr w:type="spellEnd"/>
      <w:r w:rsidRPr="00DB25C4">
        <w:rPr>
          <w:rFonts w:eastAsia="Calibri" w:cstheme="minorHAnsi"/>
        </w:rPr>
        <w:t xml:space="preserve">, </w:t>
      </w:r>
      <w:proofErr w:type="spellStart"/>
      <w:r w:rsidRPr="00DB25C4">
        <w:rPr>
          <w:rFonts w:eastAsia="Calibri" w:cstheme="minorHAnsi"/>
        </w:rPr>
        <w:t>baik</w:t>
      </w:r>
      <w:proofErr w:type="spellEnd"/>
      <w:r w:rsidRPr="00DB25C4">
        <w:rPr>
          <w:rFonts w:eastAsia="Calibri" w:cstheme="minorHAnsi"/>
        </w:rPr>
        <w:t xml:space="preserve"> </w:t>
      </w:r>
      <w:proofErr w:type="spellStart"/>
      <w:r w:rsidRPr="00DB25C4">
        <w:rPr>
          <w:rFonts w:eastAsia="Calibri" w:cstheme="minorHAnsi"/>
        </w:rPr>
        <w:t>melalui</w:t>
      </w:r>
      <w:proofErr w:type="spellEnd"/>
      <w:r w:rsidRPr="00DB25C4">
        <w:rPr>
          <w:rFonts w:eastAsia="Calibri" w:cstheme="minorHAnsi"/>
        </w:rPr>
        <w:t xml:space="preserve"> </w:t>
      </w:r>
      <w:proofErr w:type="spellStart"/>
      <w:r w:rsidRPr="00DB25C4">
        <w:rPr>
          <w:rFonts w:eastAsia="Calibri" w:cstheme="minorHAnsi"/>
        </w:rPr>
        <w:t>laman</w:t>
      </w:r>
      <w:proofErr w:type="spellEnd"/>
      <w:r w:rsidRPr="00DB25C4">
        <w:rPr>
          <w:rFonts w:eastAsia="Calibri" w:cstheme="minorHAnsi"/>
        </w:rPr>
        <w:t xml:space="preserve"> online </w:t>
      </w:r>
      <w:proofErr w:type="spellStart"/>
      <w:r w:rsidRPr="00DB25C4">
        <w:rPr>
          <w:rFonts w:eastAsia="Calibri" w:cstheme="minorHAnsi"/>
        </w:rPr>
        <w:t>maupun</w:t>
      </w:r>
      <w:proofErr w:type="spellEnd"/>
      <w:r w:rsidRPr="00DB25C4">
        <w:rPr>
          <w:rFonts w:eastAsia="Calibri" w:cstheme="minorHAnsi"/>
        </w:rPr>
        <w:t xml:space="preserve"> email, </w:t>
      </w:r>
      <w:proofErr w:type="spellStart"/>
      <w:r w:rsidRPr="00DB25C4">
        <w:rPr>
          <w:rFonts w:eastAsia="Calibri" w:cstheme="minorHAnsi"/>
        </w:rPr>
        <w:t>sehingga</w:t>
      </w:r>
      <w:proofErr w:type="spellEnd"/>
      <w:r w:rsidRPr="00DB25C4">
        <w:rPr>
          <w:rFonts w:eastAsia="Calibri" w:cstheme="minorHAnsi"/>
        </w:rPr>
        <w:t xml:space="preserve"> </w:t>
      </w:r>
      <w:proofErr w:type="spellStart"/>
      <w:r w:rsidRPr="00DB25C4">
        <w:rPr>
          <w:rFonts w:eastAsia="Calibri" w:cstheme="minorHAnsi"/>
        </w:rPr>
        <w:t>memudahkan</w:t>
      </w:r>
      <w:proofErr w:type="spellEnd"/>
      <w:r w:rsidRPr="00DB25C4">
        <w:rPr>
          <w:rFonts w:eastAsia="Calibri" w:cstheme="minorHAnsi"/>
        </w:rPr>
        <w:t xml:space="preserve"> </w:t>
      </w:r>
      <w:proofErr w:type="spellStart"/>
      <w:r w:rsidRPr="00DB25C4">
        <w:rPr>
          <w:rFonts w:eastAsia="Calibri" w:cstheme="minorHAnsi"/>
        </w:rPr>
        <w:t>calon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mengikuti</w:t>
      </w:r>
      <w:proofErr w:type="spellEnd"/>
      <w:r w:rsidRPr="00DB25C4">
        <w:rPr>
          <w:rFonts w:eastAsia="Calibri" w:cstheme="minorHAnsi"/>
        </w:rPr>
        <w:t xml:space="preserve"> proses </w:t>
      </w:r>
      <w:proofErr w:type="spellStart"/>
      <w:r w:rsidRPr="00DB25C4">
        <w:rPr>
          <w:rFonts w:eastAsia="Calibri" w:cstheme="minorHAnsi"/>
        </w:rPr>
        <w:t>rekrutmen</w:t>
      </w:r>
      <w:proofErr w:type="spellEnd"/>
      <w:r w:rsidRPr="00DB25C4">
        <w:rPr>
          <w:rFonts w:eastAsia="Calibri" w:cstheme="minorHAnsi"/>
        </w:rPr>
        <w:t xml:space="preserve">. </w:t>
      </w:r>
      <w:proofErr w:type="spellStart"/>
      <w:r w:rsidRPr="00DB25C4">
        <w:rPr>
          <w:rFonts w:eastAsia="Calibri" w:cstheme="minorHAnsi"/>
        </w:rPr>
        <w:t>Kebijakan</w:t>
      </w:r>
      <w:proofErr w:type="spellEnd"/>
      <w:r w:rsidRPr="00DB25C4">
        <w:rPr>
          <w:rFonts w:eastAsia="Calibri" w:cstheme="minorHAnsi"/>
        </w:rPr>
        <w:t xml:space="preserve"> </w:t>
      </w:r>
      <w:proofErr w:type="spellStart"/>
      <w:r w:rsidRPr="00DB25C4">
        <w:rPr>
          <w:rFonts w:eastAsia="Calibri" w:cstheme="minorHAnsi"/>
        </w:rPr>
        <w:t>perekrutan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di FBS dan PPBM </w:t>
      </w:r>
      <w:proofErr w:type="spellStart"/>
      <w:r w:rsidRPr="00DB25C4">
        <w:rPr>
          <w:rFonts w:eastAsia="Calibri" w:cstheme="minorHAnsi"/>
        </w:rPr>
        <w:t>terlihat</w:t>
      </w:r>
      <w:proofErr w:type="spellEnd"/>
      <w:r w:rsidRPr="00DB25C4">
        <w:rPr>
          <w:rFonts w:eastAsia="Calibri" w:cstheme="minorHAnsi"/>
        </w:rPr>
        <w:t xml:space="preserve"> </w:t>
      </w:r>
      <w:proofErr w:type="spellStart"/>
      <w:r w:rsidRPr="00DB25C4">
        <w:rPr>
          <w:rFonts w:eastAsia="Calibri" w:cstheme="minorHAnsi"/>
        </w:rPr>
        <w:t>cukup</w:t>
      </w:r>
      <w:proofErr w:type="spellEnd"/>
      <w:r w:rsidRPr="00DB25C4">
        <w:rPr>
          <w:rFonts w:eastAsia="Calibri" w:cstheme="minorHAnsi"/>
        </w:rPr>
        <w:t xml:space="preserve"> </w:t>
      </w:r>
      <w:proofErr w:type="spellStart"/>
      <w:r w:rsidRPr="00DB25C4">
        <w:rPr>
          <w:rFonts w:eastAsia="Calibri" w:cstheme="minorHAnsi"/>
        </w:rPr>
        <w:t>baik</w:t>
      </w:r>
      <w:proofErr w:type="spellEnd"/>
      <w:r w:rsidRPr="00DB25C4">
        <w:rPr>
          <w:rFonts w:eastAsia="Calibri" w:cstheme="minorHAnsi"/>
        </w:rPr>
        <w:t xml:space="preserve"> dan </w:t>
      </w:r>
      <w:proofErr w:type="spellStart"/>
      <w:r w:rsidRPr="00DB25C4">
        <w:rPr>
          <w:rFonts w:eastAsia="Calibri" w:cstheme="minorHAnsi"/>
        </w:rPr>
        <w:t>beragam</w:t>
      </w:r>
      <w:proofErr w:type="spellEnd"/>
      <w:r w:rsidRPr="00DB25C4">
        <w:rPr>
          <w:rFonts w:eastAsia="Calibri" w:cstheme="minorHAnsi"/>
        </w:rPr>
        <w:t xml:space="preserve">, </w:t>
      </w:r>
      <w:proofErr w:type="spellStart"/>
      <w:r w:rsidRPr="00DB25C4">
        <w:rPr>
          <w:rFonts w:eastAsia="Calibri" w:cstheme="minorHAnsi"/>
        </w:rPr>
        <w:t>sehingga</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kualitas</w:t>
      </w:r>
      <w:proofErr w:type="spellEnd"/>
      <w:r w:rsidRPr="00DB25C4">
        <w:rPr>
          <w:rFonts w:eastAsia="Calibri" w:cstheme="minorHAnsi"/>
        </w:rPr>
        <w:t xml:space="preserve"> dan </w:t>
      </w:r>
      <w:proofErr w:type="spellStart"/>
      <w:r w:rsidRPr="00DB25C4">
        <w:rPr>
          <w:rFonts w:eastAsia="Calibri" w:cstheme="minorHAnsi"/>
        </w:rPr>
        <w:t>potensi</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yang </w:t>
      </w:r>
      <w:proofErr w:type="spellStart"/>
      <w:r w:rsidRPr="00DB25C4">
        <w:rPr>
          <w:rFonts w:eastAsia="Calibri" w:cstheme="minorHAnsi"/>
        </w:rPr>
        <w:t>bergabung</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universitas </w:t>
      </w:r>
      <w:proofErr w:type="spellStart"/>
      <w:r w:rsidRPr="00DB25C4">
        <w:rPr>
          <w:rFonts w:eastAsia="Calibri" w:cstheme="minorHAnsi"/>
        </w:rPr>
        <w:t>tersebut</w:t>
      </w:r>
      <w:proofErr w:type="spellEnd"/>
      <w:r w:rsidR="00DB25C4">
        <w:rPr>
          <w:rFonts w:eastAsia="Calibri" w:cstheme="minorHAnsi"/>
        </w:rPr>
        <w:t>.</w:t>
      </w:r>
    </w:p>
    <w:p w14:paraId="296BA7D5" w14:textId="442A1C50" w:rsidR="001E7FBB" w:rsidRPr="00DB25C4" w:rsidRDefault="001E7FBB" w:rsidP="00687314">
      <w:pPr>
        <w:spacing w:after="0" w:line="240" w:lineRule="auto"/>
        <w:jc w:val="both"/>
        <w:rPr>
          <w:rFonts w:eastAsia="Calibri" w:cstheme="minorHAnsi"/>
        </w:rPr>
        <w:sectPr w:rsidR="001E7FBB" w:rsidRPr="00DB25C4" w:rsidSect="00DB25C4">
          <w:type w:val="continuous"/>
          <w:pgSz w:w="12240" w:h="15840"/>
          <w:pgMar w:top="1440" w:right="1440" w:bottom="1440" w:left="1440" w:header="720" w:footer="720" w:gutter="0"/>
          <w:cols w:space="720"/>
          <w:noEndnote/>
        </w:sectPr>
      </w:pPr>
    </w:p>
    <w:p w14:paraId="33322206" w14:textId="77777777" w:rsidR="001E7FBB" w:rsidRPr="00DB25C4" w:rsidRDefault="001E7FBB" w:rsidP="00687314">
      <w:pPr>
        <w:spacing w:after="0" w:line="240" w:lineRule="auto"/>
        <w:ind w:left="221"/>
        <w:rPr>
          <w:rFonts w:eastAsia="Calibri" w:cstheme="minorHAnsi"/>
        </w:rPr>
      </w:pPr>
      <w:r w:rsidRPr="00DB25C4">
        <w:rPr>
          <w:rFonts w:eastAsia="Calibri" w:cstheme="minorHAnsi"/>
          <w:b/>
          <w:bCs/>
          <w:spacing w:val="1"/>
        </w:rPr>
        <w:lastRenderedPageBreak/>
        <w:t>3</w:t>
      </w:r>
      <w:r w:rsidRPr="00DB25C4">
        <w:rPr>
          <w:rFonts w:eastAsia="Calibri" w:cstheme="minorHAnsi"/>
          <w:b/>
          <w:bCs/>
          <w:spacing w:val="-1"/>
        </w:rPr>
        <w:t>.</w:t>
      </w:r>
      <w:r w:rsidRPr="00DB25C4">
        <w:rPr>
          <w:rFonts w:eastAsia="Calibri" w:cstheme="minorHAnsi"/>
          <w:b/>
          <w:bCs/>
          <w:spacing w:val="1"/>
        </w:rPr>
        <w:t>1</w:t>
      </w:r>
      <w:r w:rsidRPr="00DB25C4">
        <w:rPr>
          <w:rFonts w:eastAsia="Calibri" w:cstheme="minorHAnsi"/>
          <w:b/>
          <w:bCs/>
          <w:spacing w:val="-1"/>
        </w:rPr>
        <w:t>.</w:t>
      </w:r>
      <w:r w:rsidRPr="00DB25C4">
        <w:rPr>
          <w:rFonts w:eastAsia="Calibri" w:cstheme="minorHAnsi"/>
          <w:b/>
          <w:bCs/>
          <w:spacing w:val="1"/>
        </w:rPr>
        <w:t>2</w:t>
      </w:r>
      <w:r w:rsidRPr="00DB25C4">
        <w:rPr>
          <w:rFonts w:eastAsia="Calibri" w:cstheme="minorHAnsi"/>
          <w:b/>
          <w:bCs/>
          <w:spacing w:val="-1"/>
        </w:rPr>
        <w:t>.</w:t>
      </w:r>
      <w:r w:rsidRPr="00DB25C4">
        <w:rPr>
          <w:rFonts w:eastAsia="Calibri" w:cstheme="minorHAnsi"/>
          <w:b/>
          <w:bCs/>
        </w:rPr>
        <w:t>2</w:t>
      </w:r>
      <w:r w:rsidRPr="00DB25C4">
        <w:rPr>
          <w:rFonts w:eastAsia="Calibri" w:cstheme="minorHAnsi"/>
          <w:b/>
          <w:bCs/>
          <w:spacing w:val="-1"/>
        </w:rPr>
        <w:t xml:space="preserve"> </w:t>
      </w:r>
      <w:proofErr w:type="spellStart"/>
      <w:r w:rsidRPr="00DB25C4">
        <w:rPr>
          <w:rFonts w:eastAsia="Calibri" w:cstheme="minorHAnsi"/>
          <w:b/>
          <w:bCs/>
          <w:spacing w:val="-1"/>
        </w:rPr>
        <w:t>Kua</w:t>
      </w:r>
      <w:r w:rsidRPr="00DB25C4">
        <w:rPr>
          <w:rFonts w:eastAsia="Calibri" w:cstheme="minorHAnsi"/>
          <w:b/>
          <w:bCs/>
          <w:spacing w:val="1"/>
        </w:rPr>
        <w:t>li</w:t>
      </w:r>
      <w:r w:rsidRPr="00DB25C4">
        <w:rPr>
          <w:rFonts w:eastAsia="Calibri" w:cstheme="minorHAnsi"/>
          <w:b/>
          <w:bCs/>
        </w:rPr>
        <w:t>t</w:t>
      </w:r>
      <w:r w:rsidRPr="00DB25C4">
        <w:rPr>
          <w:rFonts w:eastAsia="Calibri" w:cstheme="minorHAnsi"/>
          <w:b/>
          <w:bCs/>
          <w:spacing w:val="-1"/>
        </w:rPr>
        <w:t>a</w:t>
      </w:r>
      <w:r w:rsidRPr="00DB25C4">
        <w:rPr>
          <w:rFonts w:eastAsia="Calibri" w:cstheme="minorHAnsi"/>
          <w:b/>
          <w:bCs/>
        </w:rPr>
        <w:t>s</w:t>
      </w:r>
      <w:proofErr w:type="spellEnd"/>
      <w:r w:rsidRPr="00DB25C4">
        <w:rPr>
          <w:rFonts w:eastAsia="Calibri" w:cstheme="minorHAnsi"/>
          <w:b/>
          <w:bCs/>
          <w:spacing w:val="-3"/>
        </w:rPr>
        <w:t xml:space="preserve"> </w:t>
      </w:r>
      <w:r w:rsidRPr="00DB25C4">
        <w:rPr>
          <w:rFonts w:eastAsia="Calibri" w:cstheme="minorHAnsi"/>
          <w:b/>
          <w:bCs/>
          <w:spacing w:val="1"/>
        </w:rPr>
        <w:t>I</w:t>
      </w:r>
      <w:r w:rsidRPr="00DB25C4">
        <w:rPr>
          <w:rFonts w:eastAsia="Calibri" w:cstheme="minorHAnsi"/>
          <w:b/>
          <w:bCs/>
          <w:spacing w:val="-1"/>
        </w:rPr>
        <w:t>npu</w:t>
      </w:r>
      <w:r w:rsidRPr="00DB25C4">
        <w:rPr>
          <w:rFonts w:eastAsia="Calibri" w:cstheme="minorHAnsi"/>
          <w:b/>
          <w:bCs/>
        </w:rPr>
        <w:t>t</w:t>
      </w:r>
      <w:r w:rsidRPr="00DB25C4">
        <w:rPr>
          <w:rFonts w:eastAsia="Calibri" w:cstheme="minorHAnsi"/>
          <w:b/>
          <w:bCs/>
          <w:spacing w:val="1"/>
        </w:rPr>
        <w:t xml:space="preserve"> C</w:t>
      </w:r>
      <w:r w:rsidRPr="00DB25C4">
        <w:rPr>
          <w:rFonts w:eastAsia="Calibri" w:cstheme="minorHAnsi"/>
          <w:b/>
          <w:bCs/>
          <w:spacing w:val="-1"/>
        </w:rPr>
        <w:t>a</w:t>
      </w:r>
      <w:r w:rsidRPr="00DB25C4">
        <w:rPr>
          <w:rFonts w:eastAsia="Calibri" w:cstheme="minorHAnsi"/>
          <w:b/>
          <w:bCs/>
          <w:spacing w:val="1"/>
        </w:rPr>
        <w:t>l</w:t>
      </w:r>
      <w:r w:rsidRPr="00DB25C4">
        <w:rPr>
          <w:rFonts w:eastAsia="Calibri" w:cstheme="minorHAnsi"/>
          <w:b/>
          <w:bCs/>
          <w:spacing w:val="-1"/>
        </w:rPr>
        <w:t>o</w:t>
      </w:r>
      <w:r w:rsidRPr="00DB25C4">
        <w:rPr>
          <w:rFonts w:eastAsia="Calibri" w:cstheme="minorHAnsi"/>
          <w:b/>
          <w:bCs/>
        </w:rPr>
        <w:t>n</w:t>
      </w:r>
      <w:r w:rsidRPr="00DB25C4">
        <w:rPr>
          <w:rFonts w:eastAsia="Calibri" w:cstheme="minorHAnsi"/>
          <w:b/>
          <w:bCs/>
          <w:spacing w:val="-3"/>
        </w:rPr>
        <w:t xml:space="preserve"> </w:t>
      </w:r>
      <w:proofErr w:type="spellStart"/>
      <w:r w:rsidRPr="00DB25C4">
        <w:rPr>
          <w:rFonts w:eastAsia="Calibri" w:cstheme="minorHAnsi"/>
          <w:b/>
          <w:bCs/>
          <w:spacing w:val="-1"/>
        </w:rPr>
        <w:t>Maha</w:t>
      </w:r>
      <w:r w:rsidRPr="00DB25C4">
        <w:rPr>
          <w:rFonts w:eastAsia="Calibri" w:cstheme="minorHAnsi"/>
          <w:b/>
          <w:bCs/>
          <w:spacing w:val="1"/>
        </w:rPr>
        <w:t>sis</w:t>
      </w:r>
      <w:r w:rsidRPr="00DB25C4">
        <w:rPr>
          <w:rFonts w:eastAsia="Calibri" w:cstheme="minorHAnsi"/>
          <w:b/>
          <w:bCs/>
          <w:spacing w:val="-1"/>
        </w:rPr>
        <w:t>w</w:t>
      </w:r>
      <w:r w:rsidRPr="00DB25C4">
        <w:rPr>
          <w:rFonts w:eastAsia="Calibri" w:cstheme="minorHAnsi"/>
          <w:b/>
          <w:bCs/>
        </w:rPr>
        <w:t>a</w:t>
      </w:r>
      <w:proofErr w:type="spellEnd"/>
      <w:r w:rsidRPr="00DB25C4">
        <w:rPr>
          <w:rFonts w:eastAsia="Calibri" w:cstheme="minorHAnsi"/>
          <w:b/>
          <w:bCs/>
        </w:rPr>
        <w:t xml:space="preserve"> </w:t>
      </w:r>
      <w:proofErr w:type="spellStart"/>
      <w:r w:rsidRPr="00DB25C4">
        <w:rPr>
          <w:rFonts w:eastAsia="Calibri" w:cstheme="minorHAnsi"/>
          <w:b/>
          <w:bCs/>
          <w:spacing w:val="1"/>
        </w:rPr>
        <w:t>B</w:t>
      </w:r>
      <w:r w:rsidRPr="00DB25C4">
        <w:rPr>
          <w:rFonts w:eastAsia="Calibri" w:cstheme="minorHAnsi"/>
          <w:b/>
          <w:bCs/>
          <w:spacing w:val="-1"/>
        </w:rPr>
        <w:t>a</w:t>
      </w:r>
      <w:r w:rsidRPr="00DB25C4">
        <w:rPr>
          <w:rFonts w:eastAsia="Calibri" w:cstheme="minorHAnsi"/>
          <w:b/>
          <w:bCs/>
          <w:spacing w:val="1"/>
        </w:rPr>
        <w:t>r</w:t>
      </w:r>
      <w:r w:rsidRPr="00DB25C4">
        <w:rPr>
          <w:rFonts w:eastAsia="Calibri" w:cstheme="minorHAnsi"/>
          <w:b/>
          <w:bCs/>
        </w:rPr>
        <w:t>u</w:t>
      </w:r>
      <w:proofErr w:type="spellEnd"/>
    </w:p>
    <w:p w14:paraId="25501394" w14:textId="77777777" w:rsidR="001E7FBB" w:rsidRPr="00DB25C4" w:rsidRDefault="001E7FBB" w:rsidP="00687314">
      <w:pPr>
        <w:spacing w:after="0" w:line="240" w:lineRule="auto"/>
        <w:ind w:left="336"/>
        <w:rPr>
          <w:rFonts w:eastAsia="Calibri" w:cstheme="minorHAnsi"/>
        </w:rPr>
      </w:pPr>
      <w:proofErr w:type="spellStart"/>
      <w:r w:rsidRPr="00DB25C4">
        <w:rPr>
          <w:rFonts w:eastAsia="Calibri" w:cstheme="minorHAnsi"/>
        </w:rPr>
        <w:t>Ta</w:t>
      </w:r>
      <w:r w:rsidRPr="00DB25C4">
        <w:rPr>
          <w:rFonts w:eastAsia="Calibri" w:cstheme="minorHAnsi"/>
          <w:spacing w:val="-1"/>
        </w:rPr>
        <w:t>b</w:t>
      </w:r>
      <w:r w:rsidRPr="00DB25C4">
        <w:rPr>
          <w:rFonts w:eastAsia="Calibri" w:cstheme="minorHAnsi"/>
          <w:spacing w:val="1"/>
        </w:rPr>
        <w:t>e</w:t>
      </w:r>
      <w:r w:rsidRPr="00DB25C4">
        <w:rPr>
          <w:rFonts w:eastAsia="Calibri" w:cstheme="minorHAnsi"/>
        </w:rPr>
        <w:t>l</w:t>
      </w:r>
      <w:proofErr w:type="spellEnd"/>
      <w:r w:rsidRPr="00DB25C4">
        <w:rPr>
          <w:rFonts w:eastAsia="Calibri" w:cstheme="minorHAnsi"/>
          <w:spacing w:val="-2"/>
        </w:rPr>
        <w:t xml:space="preserve"> </w:t>
      </w:r>
      <w:r w:rsidRPr="00DB25C4">
        <w:rPr>
          <w:rFonts w:eastAsia="Calibri" w:cstheme="minorHAnsi"/>
          <w:spacing w:val="1"/>
        </w:rPr>
        <w:t>3</w:t>
      </w:r>
      <w:r w:rsidRPr="00DB25C4">
        <w:rPr>
          <w:rFonts w:eastAsia="Calibri" w:cstheme="minorHAnsi"/>
          <w:spacing w:val="-1"/>
        </w:rPr>
        <w:t>.</w:t>
      </w:r>
      <w:r w:rsidRPr="00DB25C4">
        <w:rPr>
          <w:rFonts w:eastAsia="Calibri" w:cstheme="minorHAnsi"/>
          <w:spacing w:val="1"/>
        </w:rPr>
        <w:t>1</w:t>
      </w:r>
      <w:r w:rsidRPr="00DB25C4">
        <w:rPr>
          <w:rFonts w:eastAsia="Calibri" w:cstheme="minorHAnsi"/>
          <w:spacing w:val="-1"/>
        </w:rPr>
        <w:t>.</w:t>
      </w:r>
      <w:r w:rsidRPr="00DB25C4">
        <w:rPr>
          <w:rFonts w:eastAsia="Calibri" w:cstheme="minorHAnsi"/>
          <w:spacing w:val="-2"/>
        </w:rPr>
        <w:t>2</w:t>
      </w:r>
      <w:r w:rsidRPr="00DB25C4">
        <w:rPr>
          <w:rFonts w:eastAsia="Calibri" w:cstheme="minorHAnsi"/>
          <w:spacing w:val="-1"/>
        </w:rPr>
        <w:t>.</w:t>
      </w:r>
      <w:r w:rsidRPr="00DB25C4">
        <w:rPr>
          <w:rFonts w:eastAsia="Calibri" w:cstheme="minorHAnsi"/>
        </w:rPr>
        <w:t>2</w:t>
      </w:r>
      <w:r w:rsidRPr="00DB25C4">
        <w:rPr>
          <w:rFonts w:eastAsia="Calibri" w:cstheme="minorHAnsi"/>
          <w:spacing w:val="-1"/>
        </w:rPr>
        <w:t xml:space="preserve"> </w:t>
      </w:r>
      <w:proofErr w:type="spellStart"/>
      <w:r w:rsidRPr="00DB25C4">
        <w:rPr>
          <w:rFonts w:eastAsia="Calibri" w:cstheme="minorHAnsi"/>
          <w:spacing w:val="1"/>
        </w:rPr>
        <w:t>M</w:t>
      </w:r>
      <w:r w:rsidRPr="00DB25C4">
        <w:rPr>
          <w:rFonts w:eastAsia="Calibri" w:cstheme="minorHAnsi"/>
        </w:rPr>
        <w:t>a</w:t>
      </w:r>
      <w:r w:rsidRPr="00DB25C4">
        <w:rPr>
          <w:rFonts w:eastAsia="Calibri" w:cstheme="minorHAnsi"/>
          <w:spacing w:val="-1"/>
        </w:rPr>
        <w:t>h</w:t>
      </w:r>
      <w:r w:rsidRPr="00DB25C4">
        <w:rPr>
          <w:rFonts w:eastAsia="Calibri" w:cstheme="minorHAnsi"/>
        </w:rPr>
        <w:t>asis</w:t>
      </w:r>
      <w:r w:rsidRPr="00DB25C4">
        <w:rPr>
          <w:rFonts w:eastAsia="Calibri" w:cstheme="minorHAnsi"/>
          <w:spacing w:val="-2"/>
        </w:rPr>
        <w:t>w</w:t>
      </w:r>
      <w:r w:rsidRPr="00DB25C4">
        <w:rPr>
          <w:rFonts w:eastAsia="Calibri" w:cstheme="minorHAnsi"/>
        </w:rPr>
        <w:t>a</w:t>
      </w:r>
      <w:proofErr w:type="spellEnd"/>
      <w:r w:rsidRPr="00DB25C4">
        <w:rPr>
          <w:rFonts w:eastAsia="Calibri" w:cstheme="minorHAnsi"/>
          <w:spacing w:val="-2"/>
        </w:rPr>
        <w:t xml:space="preserve"> </w:t>
      </w:r>
      <w:proofErr w:type="spellStart"/>
      <w:r w:rsidRPr="00DB25C4">
        <w:rPr>
          <w:rFonts w:eastAsia="Calibri" w:cstheme="minorHAnsi"/>
        </w:rPr>
        <w:t>R</w:t>
      </w:r>
      <w:r w:rsidRPr="00DB25C4">
        <w:rPr>
          <w:rFonts w:eastAsia="Calibri" w:cstheme="minorHAnsi"/>
          <w:spacing w:val="1"/>
        </w:rPr>
        <w:t>e</w:t>
      </w:r>
      <w:r w:rsidRPr="00DB25C4">
        <w:rPr>
          <w:rFonts w:eastAsia="Calibri" w:cstheme="minorHAnsi"/>
          <w:spacing w:val="-1"/>
        </w:rPr>
        <w:t>gu</w:t>
      </w:r>
      <w:r w:rsidRPr="00DB25C4">
        <w:rPr>
          <w:rFonts w:eastAsia="Calibri" w:cstheme="minorHAnsi"/>
        </w:rPr>
        <w:t>l</w:t>
      </w:r>
      <w:r w:rsidRPr="00DB25C4">
        <w:rPr>
          <w:rFonts w:eastAsia="Calibri" w:cstheme="minorHAnsi"/>
          <w:spacing w:val="1"/>
        </w:rPr>
        <w:t>e</w:t>
      </w:r>
      <w:r w:rsidRPr="00DB25C4">
        <w:rPr>
          <w:rFonts w:eastAsia="Calibri" w:cstheme="minorHAnsi"/>
        </w:rPr>
        <w:t>r</w:t>
      </w:r>
      <w:proofErr w:type="spellEnd"/>
    </w:p>
    <w:tbl>
      <w:tblPr>
        <w:tblW w:w="11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0"/>
        <w:gridCol w:w="2120"/>
        <w:gridCol w:w="1687"/>
        <w:gridCol w:w="2133"/>
        <w:gridCol w:w="2000"/>
        <w:gridCol w:w="2080"/>
      </w:tblGrid>
      <w:tr w:rsidR="001E7FBB" w:rsidRPr="00DB25C4" w14:paraId="39C5C36E" w14:textId="77777777" w:rsidTr="00DB25C4">
        <w:trPr>
          <w:trHeight w:val="300"/>
          <w:jc w:val="center"/>
        </w:trPr>
        <w:tc>
          <w:tcPr>
            <w:tcW w:w="1540" w:type="dxa"/>
            <w:vMerge w:val="restart"/>
            <w:shd w:val="clear" w:color="auto" w:fill="auto"/>
            <w:vAlign w:val="center"/>
            <w:hideMark/>
          </w:tcPr>
          <w:p w14:paraId="3C021934"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Tahun</w:t>
            </w:r>
            <w:proofErr w:type="spellEnd"/>
            <w:r w:rsidRPr="00DB25C4">
              <w:rPr>
                <w:rFonts w:cstheme="minorHAnsi"/>
                <w:b/>
                <w:bCs/>
              </w:rPr>
              <w:t xml:space="preserve"> </w:t>
            </w:r>
            <w:proofErr w:type="spellStart"/>
            <w:r w:rsidRPr="00DB25C4">
              <w:rPr>
                <w:rFonts w:cstheme="minorHAnsi"/>
                <w:b/>
                <w:bCs/>
              </w:rPr>
              <w:t>Akademik</w:t>
            </w:r>
            <w:proofErr w:type="spellEnd"/>
          </w:p>
        </w:tc>
        <w:tc>
          <w:tcPr>
            <w:tcW w:w="2120" w:type="dxa"/>
            <w:vMerge w:val="restart"/>
            <w:shd w:val="clear" w:color="auto" w:fill="auto"/>
            <w:noWrap/>
            <w:vAlign w:val="center"/>
            <w:hideMark/>
          </w:tcPr>
          <w:p w14:paraId="378DB443" w14:textId="77777777" w:rsidR="001E7FBB" w:rsidRPr="00DB25C4" w:rsidRDefault="001E7FBB" w:rsidP="00687314">
            <w:pPr>
              <w:spacing w:after="0" w:line="240" w:lineRule="auto"/>
              <w:jc w:val="center"/>
              <w:rPr>
                <w:rFonts w:cstheme="minorHAnsi"/>
                <w:b/>
                <w:bCs/>
              </w:rPr>
            </w:pPr>
            <w:r w:rsidRPr="00DB25C4">
              <w:rPr>
                <w:rFonts w:cstheme="minorHAnsi"/>
                <w:b/>
                <w:bCs/>
              </w:rPr>
              <w:t xml:space="preserve">Daya </w:t>
            </w:r>
            <w:proofErr w:type="spellStart"/>
            <w:r w:rsidRPr="00DB25C4">
              <w:rPr>
                <w:rFonts w:cstheme="minorHAnsi"/>
                <w:b/>
                <w:bCs/>
              </w:rPr>
              <w:t>Tampung</w:t>
            </w:r>
            <w:proofErr w:type="spellEnd"/>
          </w:p>
        </w:tc>
        <w:tc>
          <w:tcPr>
            <w:tcW w:w="3820" w:type="dxa"/>
            <w:gridSpan w:val="2"/>
            <w:shd w:val="clear" w:color="auto" w:fill="auto"/>
            <w:noWrap/>
            <w:vAlign w:val="center"/>
            <w:hideMark/>
          </w:tcPr>
          <w:p w14:paraId="5249360C"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Jumlah</w:t>
            </w:r>
            <w:proofErr w:type="spellEnd"/>
            <w:r w:rsidRPr="00DB25C4">
              <w:rPr>
                <w:rFonts w:cstheme="minorHAnsi"/>
                <w:b/>
                <w:bCs/>
              </w:rPr>
              <w:t xml:space="preserve"> Calon </w:t>
            </w:r>
            <w:proofErr w:type="spellStart"/>
            <w:r w:rsidRPr="00DB25C4">
              <w:rPr>
                <w:rFonts w:cstheme="minorHAnsi"/>
                <w:b/>
                <w:bCs/>
              </w:rPr>
              <w:t>Mahasiswa</w:t>
            </w:r>
            <w:proofErr w:type="spellEnd"/>
            <w:r w:rsidRPr="00DB25C4">
              <w:rPr>
                <w:rFonts w:cstheme="minorHAnsi"/>
                <w:b/>
                <w:bCs/>
              </w:rPr>
              <w:t xml:space="preserve"> </w:t>
            </w:r>
            <w:proofErr w:type="spellStart"/>
            <w:r w:rsidRPr="00DB25C4">
              <w:rPr>
                <w:rFonts w:cstheme="minorHAnsi"/>
                <w:b/>
                <w:bCs/>
              </w:rPr>
              <w:t>Reguler</w:t>
            </w:r>
            <w:proofErr w:type="spellEnd"/>
          </w:p>
        </w:tc>
        <w:tc>
          <w:tcPr>
            <w:tcW w:w="2000" w:type="dxa"/>
            <w:vMerge w:val="restart"/>
            <w:shd w:val="clear" w:color="auto" w:fill="auto"/>
            <w:vAlign w:val="center"/>
            <w:hideMark/>
          </w:tcPr>
          <w:p w14:paraId="5DAB3DAE"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Jumlah</w:t>
            </w:r>
            <w:proofErr w:type="spellEnd"/>
            <w:r w:rsidRPr="00DB25C4">
              <w:rPr>
                <w:rFonts w:cstheme="minorHAnsi"/>
                <w:b/>
                <w:bCs/>
              </w:rPr>
              <w:t xml:space="preserve"> </w:t>
            </w:r>
            <w:proofErr w:type="spellStart"/>
            <w:r w:rsidRPr="00DB25C4">
              <w:rPr>
                <w:rFonts w:cstheme="minorHAnsi"/>
                <w:b/>
                <w:bCs/>
              </w:rPr>
              <w:t>Mahasiswa</w:t>
            </w:r>
            <w:proofErr w:type="spellEnd"/>
            <w:r w:rsidRPr="00DB25C4">
              <w:rPr>
                <w:rFonts w:cstheme="minorHAnsi"/>
                <w:b/>
                <w:bCs/>
              </w:rPr>
              <w:t xml:space="preserve"> </w:t>
            </w:r>
            <w:proofErr w:type="spellStart"/>
            <w:r w:rsidRPr="00DB25C4">
              <w:rPr>
                <w:rFonts w:cstheme="minorHAnsi"/>
                <w:b/>
                <w:bCs/>
              </w:rPr>
              <w:t>Baru</w:t>
            </w:r>
            <w:proofErr w:type="spellEnd"/>
            <w:r w:rsidRPr="00DB25C4">
              <w:rPr>
                <w:rFonts w:cstheme="minorHAnsi"/>
                <w:b/>
                <w:bCs/>
              </w:rPr>
              <w:t xml:space="preserve"> </w:t>
            </w:r>
            <w:proofErr w:type="spellStart"/>
            <w:r w:rsidRPr="00DB25C4">
              <w:rPr>
                <w:rFonts w:cstheme="minorHAnsi"/>
                <w:b/>
                <w:bCs/>
              </w:rPr>
              <w:t>Reguler</w:t>
            </w:r>
            <w:proofErr w:type="spellEnd"/>
          </w:p>
        </w:tc>
        <w:tc>
          <w:tcPr>
            <w:tcW w:w="2080" w:type="dxa"/>
            <w:vMerge w:val="restart"/>
            <w:shd w:val="clear" w:color="auto" w:fill="auto"/>
            <w:vAlign w:val="center"/>
            <w:hideMark/>
          </w:tcPr>
          <w:p w14:paraId="0D6A1574"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Jumlah</w:t>
            </w:r>
            <w:proofErr w:type="spellEnd"/>
            <w:r w:rsidRPr="00DB25C4">
              <w:rPr>
                <w:rFonts w:cstheme="minorHAnsi"/>
                <w:b/>
                <w:bCs/>
              </w:rPr>
              <w:t xml:space="preserve"> Total </w:t>
            </w:r>
            <w:proofErr w:type="spellStart"/>
            <w:r w:rsidRPr="00DB25C4">
              <w:rPr>
                <w:rFonts w:cstheme="minorHAnsi"/>
                <w:b/>
                <w:bCs/>
              </w:rPr>
              <w:t>Mahasiswa</w:t>
            </w:r>
            <w:proofErr w:type="spellEnd"/>
            <w:r w:rsidRPr="00DB25C4">
              <w:rPr>
                <w:rFonts w:cstheme="minorHAnsi"/>
                <w:b/>
                <w:bCs/>
              </w:rPr>
              <w:t xml:space="preserve"> </w:t>
            </w:r>
            <w:proofErr w:type="spellStart"/>
            <w:r w:rsidRPr="00DB25C4">
              <w:rPr>
                <w:rFonts w:cstheme="minorHAnsi"/>
                <w:b/>
                <w:bCs/>
              </w:rPr>
              <w:t>Reguler</w:t>
            </w:r>
            <w:proofErr w:type="spellEnd"/>
          </w:p>
        </w:tc>
      </w:tr>
      <w:tr w:rsidR="001E7FBB" w:rsidRPr="00DB25C4" w14:paraId="5AFB6C37" w14:textId="77777777" w:rsidTr="00DB25C4">
        <w:trPr>
          <w:trHeight w:val="300"/>
          <w:jc w:val="center"/>
        </w:trPr>
        <w:tc>
          <w:tcPr>
            <w:tcW w:w="1540" w:type="dxa"/>
            <w:vMerge/>
            <w:vAlign w:val="center"/>
            <w:hideMark/>
          </w:tcPr>
          <w:p w14:paraId="72E726F4" w14:textId="77777777" w:rsidR="001E7FBB" w:rsidRPr="00DB25C4" w:rsidRDefault="001E7FBB" w:rsidP="00687314">
            <w:pPr>
              <w:spacing w:after="0" w:line="240" w:lineRule="auto"/>
              <w:rPr>
                <w:rFonts w:cstheme="minorHAnsi"/>
                <w:b/>
                <w:bCs/>
              </w:rPr>
            </w:pPr>
          </w:p>
        </w:tc>
        <w:tc>
          <w:tcPr>
            <w:tcW w:w="2120" w:type="dxa"/>
            <w:vMerge/>
            <w:vAlign w:val="center"/>
            <w:hideMark/>
          </w:tcPr>
          <w:p w14:paraId="28CE503C" w14:textId="77777777" w:rsidR="001E7FBB" w:rsidRPr="00DB25C4" w:rsidRDefault="001E7FBB" w:rsidP="00687314">
            <w:pPr>
              <w:spacing w:after="0" w:line="240" w:lineRule="auto"/>
              <w:rPr>
                <w:rFonts w:cstheme="minorHAnsi"/>
                <w:b/>
                <w:bCs/>
              </w:rPr>
            </w:pPr>
          </w:p>
        </w:tc>
        <w:tc>
          <w:tcPr>
            <w:tcW w:w="1687" w:type="dxa"/>
            <w:shd w:val="clear" w:color="auto" w:fill="auto"/>
            <w:noWrap/>
            <w:vAlign w:val="center"/>
            <w:hideMark/>
          </w:tcPr>
          <w:p w14:paraId="0DE8CF5D"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Pendaftar</w:t>
            </w:r>
            <w:proofErr w:type="spellEnd"/>
          </w:p>
        </w:tc>
        <w:tc>
          <w:tcPr>
            <w:tcW w:w="2133" w:type="dxa"/>
            <w:shd w:val="clear" w:color="auto" w:fill="auto"/>
            <w:noWrap/>
            <w:vAlign w:val="center"/>
            <w:hideMark/>
          </w:tcPr>
          <w:p w14:paraId="3767D3CA" w14:textId="77777777" w:rsidR="001E7FBB" w:rsidRPr="00DB25C4" w:rsidRDefault="001E7FBB" w:rsidP="00687314">
            <w:pPr>
              <w:spacing w:after="0" w:line="240" w:lineRule="auto"/>
              <w:jc w:val="center"/>
              <w:rPr>
                <w:rFonts w:cstheme="minorHAnsi"/>
                <w:b/>
                <w:bCs/>
              </w:rPr>
            </w:pPr>
            <w:r w:rsidRPr="00DB25C4">
              <w:rPr>
                <w:rFonts w:cstheme="minorHAnsi"/>
                <w:b/>
                <w:bCs/>
              </w:rPr>
              <w:t xml:space="preserve">Lulus </w:t>
            </w:r>
            <w:proofErr w:type="spellStart"/>
            <w:r w:rsidRPr="00DB25C4">
              <w:rPr>
                <w:rFonts w:cstheme="minorHAnsi"/>
                <w:b/>
                <w:bCs/>
              </w:rPr>
              <w:t>Seleksi</w:t>
            </w:r>
            <w:proofErr w:type="spellEnd"/>
          </w:p>
        </w:tc>
        <w:tc>
          <w:tcPr>
            <w:tcW w:w="2000" w:type="dxa"/>
            <w:vMerge/>
            <w:vAlign w:val="center"/>
            <w:hideMark/>
          </w:tcPr>
          <w:p w14:paraId="2534BE48" w14:textId="77777777" w:rsidR="001E7FBB" w:rsidRPr="00DB25C4" w:rsidRDefault="001E7FBB" w:rsidP="00687314">
            <w:pPr>
              <w:spacing w:after="0" w:line="240" w:lineRule="auto"/>
              <w:rPr>
                <w:rFonts w:cstheme="minorHAnsi"/>
                <w:b/>
                <w:bCs/>
              </w:rPr>
            </w:pPr>
          </w:p>
        </w:tc>
        <w:tc>
          <w:tcPr>
            <w:tcW w:w="2080" w:type="dxa"/>
            <w:vMerge/>
            <w:vAlign w:val="center"/>
            <w:hideMark/>
          </w:tcPr>
          <w:p w14:paraId="73749816" w14:textId="77777777" w:rsidR="001E7FBB" w:rsidRPr="00DB25C4" w:rsidRDefault="001E7FBB" w:rsidP="00687314">
            <w:pPr>
              <w:spacing w:after="0" w:line="240" w:lineRule="auto"/>
              <w:rPr>
                <w:rFonts w:cstheme="minorHAnsi"/>
                <w:b/>
                <w:bCs/>
              </w:rPr>
            </w:pPr>
          </w:p>
        </w:tc>
      </w:tr>
      <w:tr w:rsidR="001E7FBB" w:rsidRPr="00DB25C4" w14:paraId="3E1BBB02" w14:textId="77777777" w:rsidTr="00DB25C4">
        <w:trPr>
          <w:trHeight w:val="300"/>
          <w:jc w:val="center"/>
        </w:trPr>
        <w:tc>
          <w:tcPr>
            <w:tcW w:w="1540" w:type="dxa"/>
            <w:shd w:val="clear" w:color="auto" w:fill="auto"/>
            <w:noWrap/>
            <w:vAlign w:val="center"/>
            <w:hideMark/>
          </w:tcPr>
          <w:p w14:paraId="7A736D4B" w14:textId="77777777" w:rsidR="001E7FBB" w:rsidRPr="00DB25C4" w:rsidRDefault="001E7FBB" w:rsidP="00687314">
            <w:pPr>
              <w:spacing w:after="0" w:line="240" w:lineRule="auto"/>
              <w:jc w:val="center"/>
              <w:rPr>
                <w:rFonts w:cstheme="minorHAnsi"/>
                <w:b/>
                <w:bCs/>
              </w:rPr>
            </w:pPr>
            <w:r w:rsidRPr="00DB25C4">
              <w:rPr>
                <w:rFonts w:cstheme="minorHAnsi"/>
                <w:b/>
                <w:bCs/>
              </w:rPr>
              <w:t>1</w:t>
            </w:r>
          </w:p>
        </w:tc>
        <w:tc>
          <w:tcPr>
            <w:tcW w:w="2120" w:type="dxa"/>
            <w:shd w:val="clear" w:color="auto" w:fill="auto"/>
            <w:noWrap/>
            <w:vAlign w:val="center"/>
            <w:hideMark/>
          </w:tcPr>
          <w:p w14:paraId="3934C4FE" w14:textId="77777777" w:rsidR="001E7FBB" w:rsidRPr="00DB25C4" w:rsidRDefault="001E7FBB" w:rsidP="00687314">
            <w:pPr>
              <w:spacing w:after="0" w:line="240" w:lineRule="auto"/>
              <w:jc w:val="center"/>
              <w:rPr>
                <w:rFonts w:cstheme="minorHAnsi"/>
                <w:b/>
                <w:bCs/>
              </w:rPr>
            </w:pPr>
            <w:r w:rsidRPr="00DB25C4">
              <w:rPr>
                <w:rFonts w:cstheme="minorHAnsi"/>
                <w:b/>
                <w:bCs/>
              </w:rPr>
              <w:t>2</w:t>
            </w:r>
          </w:p>
        </w:tc>
        <w:tc>
          <w:tcPr>
            <w:tcW w:w="1687" w:type="dxa"/>
            <w:shd w:val="clear" w:color="auto" w:fill="auto"/>
            <w:noWrap/>
            <w:vAlign w:val="center"/>
            <w:hideMark/>
          </w:tcPr>
          <w:p w14:paraId="387609BC" w14:textId="77777777" w:rsidR="001E7FBB" w:rsidRPr="00DB25C4" w:rsidRDefault="001E7FBB" w:rsidP="00687314">
            <w:pPr>
              <w:spacing w:after="0" w:line="240" w:lineRule="auto"/>
              <w:jc w:val="center"/>
              <w:rPr>
                <w:rFonts w:cstheme="minorHAnsi"/>
                <w:b/>
                <w:bCs/>
              </w:rPr>
            </w:pPr>
            <w:r w:rsidRPr="00DB25C4">
              <w:rPr>
                <w:rFonts w:cstheme="minorHAnsi"/>
                <w:b/>
                <w:bCs/>
              </w:rPr>
              <w:t>3</w:t>
            </w:r>
          </w:p>
        </w:tc>
        <w:tc>
          <w:tcPr>
            <w:tcW w:w="2133" w:type="dxa"/>
            <w:shd w:val="clear" w:color="auto" w:fill="auto"/>
            <w:noWrap/>
            <w:vAlign w:val="center"/>
            <w:hideMark/>
          </w:tcPr>
          <w:p w14:paraId="23603363" w14:textId="77777777" w:rsidR="001E7FBB" w:rsidRPr="00DB25C4" w:rsidRDefault="001E7FBB" w:rsidP="00687314">
            <w:pPr>
              <w:spacing w:after="0" w:line="240" w:lineRule="auto"/>
              <w:jc w:val="center"/>
              <w:rPr>
                <w:rFonts w:cstheme="minorHAnsi"/>
                <w:b/>
                <w:bCs/>
              </w:rPr>
            </w:pPr>
            <w:r w:rsidRPr="00DB25C4">
              <w:rPr>
                <w:rFonts w:cstheme="minorHAnsi"/>
                <w:b/>
                <w:bCs/>
              </w:rPr>
              <w:t>4</w:t>
            </w:r>
          </w:p>
        </w:tc>
        <w:tc>
          <w:tcPr>
            <w:tcW w:w="2000" w:type="dxa"/>
            <w:shd w:val="clear" w:color="auto" w:fill="auto"/>
            <w:noWrap/>
            <w:vAlign w:val="center"/>
            <w:hideMark/>
          </w:tcPr>
          <w:p w14:paraId="3CA01862" w14:textId="77777777" w:rsidR="001E7FBB" w:rsidRPr="00DB25C4" w:rsidRDefault="001E7FBB" w:rsidP="00687314">
            <w:pPr>
              <w:spacing w:after="0" w:line="240" w:lineRule="auto"/>
              <w:jc w:val="center"/>
              <w:rPr>
                <w:rFonts w:cstheme="minorHAnsi"/>
                <w:b/>
                <w:bCs/>
              </w:rPr>
            </w:pPr>
            <w:r w:rsidRPr="00DB25C4">
              <w:rPr>
                <w:rFonts w:cstheme="minorHAnsi"/>
                <w:b/>
                <w:bCs/>
              </w:rPr>
              <w:t>5</w:t>
            </w:r>
          </w:p>
        </w:tc>
        <w:tc>
          <w:tcPr>
            <w:tcW w:w="2080" w:type="dxa"/>
            <w:shd w:val="clear" w:color="auto" w:fill="auto"/>
            <w:noWrap/>
            <w:vAlign w:val="center"/>
            <w:hideMark/>
          </w:tcPr>
          <w:p w14:paraId="64D44303" w14:textId="77777777" w:rsidR="001E7FBB" w:rsidRPr="00DB25C4" w:rsidRDefault="001E7FBB" w:rsidP="00687314">
            <w:pPr>
              <w:spacing w:after="0" w:line="240" w:lineRule="auto"/>
              <w:jc w:val="center"/>
              <w:rPr>
                <w:rFonts w:cstheme="minorHAnsi"/>
                <w:b/>
                <w:bCs/>
              </w:rPr>
            </w:pPr>
            <w:r w:rsidRPr="00DB25C4">
              <w:rPr>
                <w:rFonts w:cstheme="minorHAnsi"/>
                <w:b/>
                <w:bCs/>
              </w:rPr>
              <w:t>6</w:t>
            </w:r>
          </w:p>
        </w:tc>
      </w:tr>
      <w:tr w:rsidR="001E7FBB" w:rsidRPr="00DB25C4" w14:paraId="5DA71E3E" w14:textId="77777777" w:rsidTr="00DB25C4">
        <w:trPr>
          <w:trHeight w:val="300"/>
          <w:jc w:val="center"/>
        </w:trPr>
        <w:tc>
          <w:tcPr>
            <w:tcW w:w="1540" w:type="dxa"/>
            <w:shd w:val="clear" w:color="auto" w:fill="auto"/>
            <w:vAlign w:val="center"/>
            <w:hideMark/>
          </w:tcPr>
          <w:p w14:paraId="48E20B4D" w14:textId="77777777" w:rsidR="001E7FBB" w:rsidRPr="00DB25C4" w:rsidRDefault="001E7FBB" w:rsidP="00687314">
            <w:pPr>
              <w:spacing w:after="0" w:line="240" w:lineRule="auto"/>
              <w:jc w:val="center"/>
              <w:rPr>
                <w:rFonts w:cstheme="minorHAnsi"/>
                <w:b/>
                <w:bCs/>
              </w:rPr>
            </w:pPr>
            <w:r w:rsidRPr="00DB25C4">
              <w:rPr>
                <w:rFonts w:cstheme="minorHAnsi"/>
                <w:b/>
                <w:bCs/>
              </w:rPr>
              <w:t>TS-4</w:t>
            </w:r>
          </w:p>
        </w:tc>
        <w:tc>
          <w:tcPr>
            <w:tcW w:w="2120" w:type="dxa"/>
            <w:shd w:val="clear" w:color="auto" w:fill="auto"/>
            <w:noWrap/>
            <w:vAlign w:val="center"/>
            <w:hideMark/>
          </w:tcPr>
          <w:p w14:paraId="22D85F11" w14:textId="77777777" w:rsidR="001E7FBB" w:rsidRPr="00DB25C4" w:rsidRDefault="001E7FBB" w:rsidP="00687314">
            <w:pPr>
              <w:spacing w:after="0" w:line="240" w:lineRule="auto"/>
              <w:jc w:val="center"/>
              <w:rPr>
                <w:rFonts w:cstheme="minorHAnsi"/>
              </w:rPr>
            </w:pPr>
            <w:r w:rsidRPr="00DB25C4">
              <w:rPr>
                <w:rFonts w:cstheme="minorHAnsi"/>
              </w:rPr>
              <w:t>30</w:t>
            </w:r>
          </w:p>
        </w:tc>
        <w:tc>
          <w:tcPr>
            <w:tcW w:w="1687" w:type="dxa"/>
            <w:shd w:val="clear" w:color="auto" w:fill="auto"/>
            <w:noWrap/>
            <w:vAlign w:val="center"/>
            <w:hideMark/>
          </w:tcPr>
          <w:p w14:paraId="61C3DDB3" w14:textId="77777777" w:rsidR="001E7FBB" w:rsidRPr="00DB25C4" w:rsidRDefault="001E7FBB" w:rsidP="00687314">
            <w:pPr>
              <w:spacing w:after="0" w:line="240" w:lineRule="auto"/>
              <w:jc w:val="center"/>
              <w:rPr>
                <w:rFonts w:cstheme="minorHAnsi"/>
              </w:rPr>
            </w:pPr>
            <w:r w:rsidRPr="00DB25C4">
              <w:rPr>
                <w:rFonts w:cstheme="minorHAnsi"/>
              </w:rPr>
              <w:t>11</w:t>
            </w:r>
          </w:p>
        </w:tc>
        <w:tc>
          <w:tcPr>
            <w:tcW w:w="2133" w:type="dxa"/>
            <w:shd w:val="clear" w:color="auto" w:fill="auto"/>
            <w:noWrap/>
            <w:vAlign w:val="center"/>
            <w:hideMark/>
          </w:tcPr>
          <w:p w14:paraId="321D03A8" w14:textId="77777777" w:rsidR="001E7FBB" w:rsidRPr="00DB25C4" w:rsidRDefault="001E7FBB" w:rsidP="00687314">
            <w:pPr>
              <w:spacing w:after="0" w:line="240" w:lineRule="auto"/>
              <w:jc w:val="center"/>
              <w:rPr>
                <w:rFonts w:cstheme="minorHAnsi"/>
              </w:rPr>
            </w:pPr>
            <w:r w:rsidRPr="00DB25C4">
              <w:rPr>
                <w:rFonts w:cstheme="minorHAnsi"/>
              </w:rPr>
              <w:t>10</w:t>
            </w:r>
          </w:p>
        </w:tc>
        <w:tc>
          <w:tcPr>
            <w:tcW w:w="2000" w:type="dxa"/>
            <w:shd w:val="clear" w:color="auto" w:fill="auto"/>
            <w:noWrap/>
            <w:vAlign w:val="center"/>
            <w:hideMark/>
          </w:tcPr>
          <w:p w14:paraId="1E21FF87" w14:textId="77777777" w:rsidR="001E7FBB" w:rsidRPr="00DB25C4" w:rsidRDefault="001E7FBB" w:rsidP="00687314">
            <w:pPr>
              <w:spacing w:after="0" w:line="240" w:lineRule="auto"/>
              <w:jc w:val="center"/>
              <w:rPr>
                <w:rFonts w:cstheme="minorHAnsi"/>
              </w:rPr>
            </w:pPr>
            <w:r w:rsidRPr="00DB25C4">
              <w:rPr>
                <w:rFonts w:cstheme="minorHAnsi"/>
              </w:rPr>
              <w:t>10</w:t>
            </w:r>
          </w:p>
        </w:tc>
        <w:tc>
          <w:tcPr>
            <w:tcW w:w="2080" w:type="dxa"/>
            <w:shd w:val="clear" w:color="auto" w:fill="auto"/>
            <w:noWrap/>
            <w:vAlign w:val="center"/>
            <w:hideMark/>
          </w:tcPr>
          <w:p w14:paraId="19549A10" w14:textId="77777777" w:rsidR="001E7FBB" w:rsidRPr="00DB25C4" w:rsidRDefault="001E7FBB" w:rsidP="00687314">
            <w:pPr>
              <w:spacing w:after="0" w:line="240" w:lineRule="auto"/>
              <w:jc w:val="center"/>
              <w:rPr>
                <w:rFonts w:cstheme="minorHAnsi"/>
              </w:rPr>
            </w:pPr>
            <w:r w:rsidRPr="00DB25C4">
              <w:rPr>
                <w:rFonts w:cstheme="minorHAnsi"/>
              </w:rPr>
              <w:t>62</w:t>
            </w:r>
          </w:p>
        </w:tc>
      </w:tr>
      <w:tr w:rsidR="001E7FBB" w:rsidRPr="00DB25C4" w14:paraId="4FDF84C2" w14:textId="77777777" w:rsidTr="00DB25C4">
        <w:trPr>
          <w:trHeight w:val="300"/>
          <w:jc w:val="center"/>
        </w:trPr>
        <w:tc>
          <w:tcPr>
            <w:tcW w:w="1540" w:type="dxa"/>
            <w:shd w:val="clear" w:color="auto" w:fill="auto"/>
            <w:vAlign w:val="center"/>
            <w:hideMark/>
          </w:tcPr>
          <w:p w14:paraId="6F4026D5" w14:textId="77777777" w:rsidR="001E7FBB" w:rsidRPr="00DB25C4" w:rsidRDefault="001E7FBB" w:rsidP="00687314">
            <w:pPr>
              <w:spacing w:after="0" w:line="240" w:lineRule="auto"/>
              <w:jc w:val="center"/>
              <w:rPr>
                <w:rFonts w:cstheme="minorHAnsi"/>
                <w:b/>
                <w:bCs/>
              </w:rPr>
            </w:pPr>
            <w:r w:rsidRPr="00DB25C4">
              <w:rPr>
                <w:rFonts w:cstheme="minorHAnsi"/>
                <w:b/>
                <w:bCs/>
              </w:rPr>
              <w:t>TS-3</w:t>
            </w:r>
          </w:p>
        </w:tc>
        <w:tc>
          <w:tcPr>
            <w:tcW w:w="2120" w:type="dxa"/>
            <w:shd w:val="clear" w:color="auto" w:fill="auto"/>
            <w:noWrap/>
            <w:vAlign w:val="center"/>
            <w:hideMark/>
          </w:tcPr>
          <w:p w14:paraId="0B1EB251" w14:textId="77777777" w:rsidR="001E7FBB" w:rsidRPr="00DB25C4" w:rsidRDefault="001E7FBB" w:rsidP="00687314">
            <w:pPr>
              <w:spacing w:after="0" w:line="240" w:lineRule="auto"/>
              <w:jc w:val="center"/>
              <w:rPr>
                <w:rFonts w:cstheme="minorHAnsi"/>
              </w:rPr>
            </w:pPr>
            <w:r w:rsidRPr="00DB25C4">
              <w:rPr>
                <w:rFonts w:cstheme="minorHAnsi"/>
              </w:rPr>
              <w:t>30</w:t>
            </w:r>
          </w:p>
        </w:tc>
        <w:tc>
          <w:tcPr>
            <w:tcW w:w="1687" w:type="dxa"/>
            <w:shd w:val="clear" w:color="auto" w:fill="auto"/>
            <w:noWrap/>
            <w:vAlign w:val="center"/>
            <w:hideMark/>
          </w:tcPr>
          <w:p w14:paraId="33AB877F" w14:textId="77777777" w:rsidR="001E7FBB" w:rsidRPr="00DB25C4" w:rsidRDefault="001E7FBB" w:rsidP="00687314">
            <w:pPr>
              <w:spacing w:after="0" w:line="240" w:lineRule="auto"/>
              <w:jc w:val="center"/>
              <w:rPr>
                <w:rFonts w:cstheme="minorHAnsi"/>
              </w:rPr>
            </w:pPr>
            <w:r w:rsidRPr="00DB25C4">
              <w:rPr>
                <w:rFonts w:cstheme="minorHAnsi"/>
              </w:rPr>
              <w:t>28</w:t>
            </w:r>
          </w:p>
        </w:tc>
        <w:tc>
          <w:tcPr>
            <w:tcW w:w="2133" w:type="dxa"/>
            <w:shd w:val="clear" w:color="auto" w:fill="auto"/>
            <w:noWrap/>
            <w:vAlign w:val="center"/>
            <w:hideMark/>
          </w:tcPr>
          <w:p w14:paraId="5679E435" w14:textId="77777777" w:rsidR="001E7FBB" w:rsidRPr="00DB25C4" w:rsidRDefault="001E7FBB" w:rsidP="00687314">
            <w:pPr>
              <w:spacing w:after="0" w:line="240" w:lineRule="auto"/>
              <w:jc w:val="center"/>
              <w:rPr>
                <w:rFonts w:cstheme="minorHAnsi"/>
              </w:rPr>
            </w:pPr>
            <w:r w:rsidRPr="00DB25C4">
              <w:rPr>
                <w:rFonts w:cstheme="minorHAnsi"/>
              </w:rPr>
              <w:t>22</w:t>
            </w:r>
          </w:p>
        </w:tc>
        <w:tc>
          <w:tcPr>
            <w:tcW w:w="2000" w:type="dxa"/>
            <w:shd w:val="clear" w:color="auto" w:fill="auto"/>
            <w:noWrap/>
            <w:vAlign w:val="center"/>
            <w:hideMark/>
          </w:tcPr>
          <w:p w14:paraId="1D34B3A0" w14:textId="77777777" w:rsidR="001E7FBB" w:rsidRPr="00DB25C4" w:rsidRDefault="001E7FBB" w:rsidP="00687314">
            <w:pPr>
              <w:spacing w:after="0" w:line="240" w:lineRule="auto"/>
              <w:jc w:val="center"/>
              <w:rPr>
                <w:rFonts w:cstheme="minorHAnsi"/>
              </w:rPr>
            </w:pPr>
            <w:r w:rsidRPr="00DB25C4">
              <w:rPr>
                <w:rFonts w:cstheme="minorHAnsi"/>
              </w:rPr>
              <w:t>20</w:t>
            </w:r>
          </w:p>
        </w:tc>
        <w:tc>
          <w:tcPr>
            <w:tcW w:w="2080" w:type="dxa"/>
            <w:shd w:val="clear" w:color="auto" w:fill="auto"/>
            <w:noWrap/>
            <w:vAlign w:val="center"/>
            <w:hideMark/>
          </w:tcPr>
          <w:p w14:paraId="09DBC9F5" w14:textId="77777777" w:rsidR="001E7FBB" w:rsidRPr="00DB25C4" w:rsidRDefault="001E7FBB" w:rsidP="00687314">
            <w:pPr>
              <w:spacing w:after="0" w:line="240" w:lineRule="auto"/>
              <w:jc w:val="center"/>
              <w:rPr>
                <w:rFonts w:cstheme="minorHAnsi"/>
              </w:rPr>
            </w:pPr>
            <w:r w:rsidRPr="00DB25C4">
              <w:rPr>
                <w:rFonts w:cstheme="minorHAnsi"/>
              </w:rPr>
              <w:t>40</w:t>
            </w:r>
          </w:p>
        </w:tc>
      </w:tr>
      <w:tr w:rsidR="001E7FBB" w:rsidRPr="00DB25C4" w14:paraId="108F1DA9" w14:textId="77777777" w:rsidTr="00DB25C4">
        <w:trPr>
          <w:trHeight w:val="300"/>
          <w:jc w:val="center"/>
        </w:trPr>
        <w:tc>
          <w:tcPr>
            <w:tcW w:w="1540" w:type="dxa"/>
            <w:shd w:val="clear" w:color="auto" w:fill="auto"/>
            <w:vAlign w:val="center"/>
            <w:hideMark/>
          </w:tcPr>
          <w:p w14:paraId="4CF4EEA0" w14:textId="77777777" w:rsidR="001E7FBB" w:rsidRPr="00DB25C4" w:rsidRDefault="001E7FBB" w:rsidP="00687314">
            <w:pPr>
              <w:spacing w:after="0" w:line="240" w:lineRule="auto"/>
              <w:jc w:val="center"/>
              <w:rPr>
                <w:rFonts w:cstheme="minorHAnsi"/>
                <w:b/>
                <w:bCs/>
              </w:rPr>
            </w:pPr>
            <w:r w:rsidRPr="00DB25C4">
              <w:rPr>
                <w:rFonts w:cstheme="minorHAnsi"/>
                <w:b/>
                <w:bCs/>
              </w:rPr>
              <w:t>TS-2</w:t>
            </w:r>
          </w:p>
        </w:tc>
        <w:tc>
          <w:tcPr>
            <w:tcW w:w="2120" w:type="dxa"/>
            <w:shd w:val="clear" w:color="auto" w:fill="auto"/>
            <w:noWrap/>
            <w:vAlign w:val="center"/>
            <w:hideMark/>
          </w:tcPr>
          <w:p w14:paraId="6B735C65" w14:textId="77777777" w:rsidR="001E7FBB" w:rsidRPr="00DB25C4" w:rsidRDefault="001E7FBB" w:rsidP="00687314">
            <w:pPr>
              <w:spacing w:after="0" w:line="240" w:lineRule="auto"/>
              <w:jc w:val="center"/>
              <w:rPr>
                <w:rFonts w:cstheme="minorHAnsi"/>
              </w:rPr>
            </w:pPr>
            <w:r w:rsidRPr="00DB25C4">
              <w:rPr>
                <w:rFonts w:cstheme="minorHAnsi"/>
              </w:rPr>
              <w:t>30</w:t>
            </w:r>
          </w:p>
        </w:tc>
        <w:tc>
          <w:tcPr>
            <w:tcW w:w="1687" w:type="dxa"/>
            <w:shd w:val="clear" w:color="auto" w:fill="auto"/>
            <w:noWrap/>
            <w:vAlign w:val="center"/>
            <w:hideMark/>
          </w:tcPr>
          <w:p w14:paraId="43AC7A97" w14:textId="77777777" w:rsidR="001E7FBB" w:rsidRPr="00DB25C4" w:rsidRDefault="001E7FBB" w:rsidP="00687314">
            <w:pPr>
              <w:spacing w:after="0" w:line="240" w:lineRule="auto"/>
              <w:jc w:val="center"/>
              <w:rPr>
                <w:rFonts w:cstheme="minorHAnsi"/>
              </w:rPr>
            </w:pPr>
            <w:r w:rsidRPr="00DB25C4">
              <w:rPr>
                <w:rFonts w:cstheme="minorHAnsi"/>
              </w:rPr>
              <w:t>57</w:t>
            </w:r>
          </w:p>
        </w:tc>
        <w:tc>
          <w:tcPr>
            <w:tcW w:w="2133" w:type="dxa"/>
            <w:shd w:val="clear" w:color="auto" w:fill="auto"/>
            <w:noWrap/>
            <w:vAlign w:val="center"/>
            <w:hideMark/>
          </w:tcPr>
          <w:p w14:paraId="4AE7BBE9" w14:textId="77777777" w:rsidR="001E7FBB" w:rsidRPr="00DB25C4" w:rsidRDefault="001E7FBB" w:rsidP="00687314">
            <w:pPr>
              <w:spacing w:after="0" w:line="240" w:lineRule="auto"/>
              <w:jc w:val="center"/>
              <w:rPr>
                <w:rFonts w:cstheme="minorHAnsi"/>
              </w:rPr>
            </w:pPr>
            <w:r w:rsidRPr="00DB25C4">
              <w:rPr>
                <w:rFonts w:cstheme="minorHAnsi"/>
              </w:rPr>
              <w:t>20</w:t>
            </w:r>
          </w:p>
        </w:tc>
        <w:tc>
          <w:tcPr>
            <w:tcW w:w="2000" w:type="dxa"/>
            <w:shd w:val="clear" w:color="auto" w:fill="auto"/>
            <w:noWrap/>
            <w:vAlign w:val="center"/>
            <w:hideMark/>
          </w:tcPr>
          <w:p w14:paraId="3720B74E" w14:textId="77777777" w:rsidR="001E7FBB" w:rsidRPr="00DB25C4" w:rsidRDefault="001E7FBB" w:rsidP="00687314">
            <w:pPr>
              <w:spacing w:after="0" w:line="240" w:lineRule="auto"/>
              <w:jc w:val="center"/>
              <w:rPr>
                <w:rFonts w:cstheme="minorHAnsi"/>
              </w:rPr>
            </w:pPr>
            <w:r w:rsidRPr="00DB25C4">
              <w:rPr>
                <w:rFonts w:cstheme="minorHAnsi"/>
              </w:rPr>
              <w:t>19</w:t>
            </w:r>
          </w:p>
        </w:tc>
        <w:tc>
          <w:tcPr>
            <w:tcW w:w="2080" w:type="dxa"/>
            <w:shd w:val="clear" w:color="auto" w:fill="auto"/>
            <w:noWrap/>
            <w:vAlign w:val="center"/>
            <w:hideMark/>
          </w:tcPr>
          <w:p w14:paraId="7D25071F" w14:textId="77777777" w:rsidR="001E7FBB" w:rsidRPr="00DB25C4" w:rsidRDefault="001E7FBB" w:rsidP="00687314">
            <w:pPr>
              <w:spacing w:after="0" w:line="240" w:lineRule="auto"/>
              <w:jc w:val="center"/>
              <w:rPr>
                <w:rFonts w:cstheme="minorHAnsi"/>
              </w:rPr>
            </w:pPr>
            <w:r w:rsidRPr="00DB25C4">
              <w:rPr>
                <w:rFonts w:cstheme="minorHAnsi"/>
              </w:rPr>
              <w:t>56</w:t>
            </w:r>
          </w:p>
        </w:tc>
      </w:tr>
      <w:tr w:rsidR="001E7FBB" w:rsidRPr="00DB25C4" w14:paraId="17C55479" w14:textId="77777777" w:rsidTr="00DB25C4">
        <w:trPr>
          <w:trHeight w:val="300"/>
          <w:jc w:val="center"/>
        </w:trPr>
        <w:tc>
          <w:tcPr>
            <w:tcW w:w="1540" w:type="dxa"/>
            <w:shd w:val="clear" w:color="auto" w:fill="auto"/>
            <w:vAlign w:val="center"/>
            <w:hideMark/>
          </w:tcPr>
          <w:p w14:paraId="5D71975D" w14:textId="77777777" w:rsidR="001E7FBB" w:rsidRPr="00DB25C4" w:rsidRDefault="001E7FBB" w:rsidP="00687314">
            <w:pPr>
              <w:spacing w:after="0" w:line="240" w:lineRule="auto"/>
              <w:jc w:val="center"/>
              <w:rPr>
                <w:rFonts w:cstheme="minorHAnsi"/>
                <w:b/>
                <w:bCs/>
              </w:rPr>
            </w:pPr>
            <w:r w:rsidRPr="00DB25C4">
              <w:rPr>
                <w:rFonts w:cstheme="minorHAnsi"/>
                <w:b/>
                <w:bCs/>
              </w:rPr>
              <w:t>TS-1</w:t>
            </w:r>
          </w:p>
        </w:tc>
        <w:tc>
          <w:tcPr>
            <w:tcW w:w="2120" w:type="dxa"/>
            <w:shd w:val="clear" w:color="auto" w:fill="auto"/>
            <w:noWrap/>
            <w:vAlign w:val="center"/>
            <w:hideMark/>
          </w:tcPr>
          <w:p w14:paraId="69C8A2C0" w14:textId="77777777" w:rsidR="001E7FBB" w:rsidRPr="00DB25C4" w:rsidRDefault="001E7FBB" w:rsidP="00687314">
            <w:pPr>
              <w:spacing w:after="0" w:line="240" w:lineRule="auto"/>
              <w:jc w:val="center"/>
              <w:rPr>
                <w:rFonts w:cstheme="minorHAnsi"/>
              </w:rPr>
            </w:pPr>
            <w:r w:rsidRPr="00DB25C4">
              <w:rPr>
                <w:rFonts w:cstheme="minorHAnsi"/>
              </w:rPr>
              <w:t>30</w:t>
            </w:r>
          </w:p>
        </w:tc>
        <w:tc>
          <w:tcPr>
            <w:tcW w:w="1687" w:type="dxa"/>
            <w:shd w:val="clear" w:color="auto" w:fill="auto"/>
            <w:noWrap/>
            <w:vAlign w:val="center"/>
            <w:hideMark/>
          </w:tcPr>
          <w:p w14:paraId="51188307" w14:textId="77777777" w:rsidR="001E7FBB" w:rsidRPr="00DB25C4" w:rsidRDefault="001E7FBB" w:rsidP="00687314">
            <w:pPr>
              <w:spacing w:after="0" w:line="240" w:lineRule="auto"/>
              <w:jc w:val="center"/>
              <w:rPr>
                <w:rFonts w:cstheme="minorHAnsi"/>
              </w:rPr>
            </w:pPr>
            <w:r w:rsidRPr="00DB25C4">
              <w:rPr>
                <w:rFonts w:cstheme="minorHAnsi"/>
              </w:rPr>
              <w:t>33</w:t>
            </w:r>
          </w:p>
        </w:tc>
        <w:tc>
          <w:tcPr>
            <w:tcW w:w="2133" w:type="dxa"/>
            <w:shd w:val="clear" w:color="auto" w:fill="auto"/>
            <w:noWrap/>
            <w:vAlign w:val="center"/>
            <w:hideMark/>
          </w:tcPr>
          <w:p w14:paraId="3467973C" w14:textId="77777777" w:rsidR="001E7FBB" w:rsidRPr="00DB25C4" w:rsidRDefault="001E7FBB" w:rsidP="00687314">
            <w:pPr>
              <w:spacing w:after="0" w:line="240" w:lineRule="auto"/>
              <w:jc w:val="center"/>
              <w:rPr>
                <w:rFonts w:cstheme="minorHAnsi"/>
              </w:rPr>
            </w:pPr>
            <w:r w:rsidRPr="00DB25C4">
              <w:rPr>
                <w:rFonts w:cstheme="minorHAnsi"/>
              </w:rPr>
              <w:t>11</w:t>
            </w:r>
          </w:p>
        </w:tc>
        <w:tc>
          <w:tcPr>
            <w:tcW w:w="2000" w:type="dxa"/>
            <w:shd w:val="clear" w:color="auto" w:fill="auto"/>
            <w:noWrap/>
            <w:vAlign w:val="center"/>
            <w:hideMark/>
          </w:tcPr>
          <w:p w14:paraId="05219DA9" w14:textId="77777777" w:rsidR="001E7FBB" w:rsidRPr="00DB25C4" w:rsidRDefault="001E7FBB" w:rsidP="00687314">
            <w:pPr>
              <w:spacing w:after="0" w:line="240" w:lineRule="auto"/>
              <w:jc w:val="center"/>
              <w:rPr>
                <w:rFonts w:cstheme="minorHAnsi"/>
              </w:rPr>
            </w:pPr>
            <w:r w:rsidRPr="00DB25C4">
              <w:rPr>
                <w:rFonts w:cstheme="minorHAnsi"/>
              </w:rPr>
              <w:t>11</w:t>
            </w:r>
          </w:p>
        </w:tc>
        <w:tc>
          <w:tcPr>
            <w:tcW w:w="2080" w:type="dxa"/>
            <w:shd w:val="clear" w:color="auto" w:fill="auto"/>
            <w:noWrap/>
            <w:vAlign w:val="center"/>
            <w:hideMark/>
          </w:tcPr>
          <w:p w14:paraId="75AA0D18" w14:textId="77777777" w:rsidR="001E7FBB" w:rsidRPr="00DB25C4" w:rsidRDefault="001E7FBB" w:rsidP="00687314">
            <w:pPr>
              <w:spacing w:after="0" w:line="240" w:lineRule="auto"/>
              <w:jc w:val="center"/>
              <w:rPr>
                <w:rFonts w:cstheme="minorHAnsi"/>
              </w:rPr>
            </w:pPr>
            <w:r w:rsidRPr="00DB25C4">
              <w:rPr>
                <w:rFonts w:cstheme="minorHAnsi"/>
              </w:rPr>
              <w:t>63</w:t>
            </w:r>
          </w:p>
        </w:tc>
      </w:tr>
      <w:tr w:rsidR="001E7FBB" w:rsidRPr="00DB25C4" w14:paraId="6691714E" w14:textId="77777777" w:rsidTr="00DB25C4">
        <w:trPr>
          <w:trHeight w:val="300"/>
          <w:jc w:val="center"/>
        </w:trPr>
        <w:tc>
          <w:tcPr>
            <w:tcW w:w="1540" w:type="dxa"/>
            <w:shd w:val="clear" w:color="auto" w:fill="auto"/>
            <w:vAlign w:val="center"/>
            <w:hideMark/>
          </w:tcPr>
          <w:p w14:paraId="08465816" w14:textId="77777777" w:rsidR="001E7FBB" w:rsidRPr="00DB25C4" w:rsidRDefault="001E7FBB" w:rsidP="00687314">
            <w:pPr>
              <w:spacing w:after="0" w:line="240" w:lineRule="auto"/>
              <w:jc w:val="center"/>
              <w:rPr>
                <w:rFonts w:cstheme="minorHAnsi"/>
                <w:b/>
                <w:bCs/>
              </w:rPr>
            </w:pPr>
            <w:r w:rsidRPr="00DB25C4">
              <w:rPr>
                <w:rFonts w:cstheme="minorHAnsi"/>
                <w:b/>
                <w:bCs/>
              </w:rPr>
              <w:t>TS*)</w:t>
            </w:r>
          </w:p>
        </w:tc>
        <w:tc>
          <w:tcPr>
            <w:tcW w:w="2120" w:type="dxa"/>
            <w:shd w:val="clear" w:color="auto" w:fill="auto"/>
            <w:noWrap/>
            <w:vAlign w:val="center"/>
            <w:hideMark/>
          </w:tcPr>
          <w:p w14:paraId="0DAE0B54" w14:textId="77777777" w:rsidR="001E7FBB" w:rsidRPr="00DB25C4" w:rsidRDefault="001E7FBB" w:rsidP="00687314">
            <w:pPr>
              <w:spacing w:after="0" w:line="240" w:lineRule="auto"/>
              <w:jc w:val="center"/>
              <w:rPr>
                <w:rFonts w:cstheme="minorHAnsi"/>
              </w:rPr>
            </w:pPr>
            <w:r w:rsidRPr="00DB25C4">
              <w:rPr>
                <w:rFonts w:cstheme="minorHAnsi"/>
              </w:rPr>
              <w:t>30</w:t>
            </w:r>
          </w:p>
        </w:tc>
        <w:tc>
          <w:tcPr>
            <w:tcW w:w="1687" w:type="dxa"/>
            <w:shd w:val="clear" w:color="auto" w:fill="auto"/>
            <w:noWrap/>
            <w:vAlign w:val="center"/>
            <w:hideMark/>
          </w:tcPr>
          <w:p w14:paraId="68F545FE" w14:textId="77777777" w:rsidR="001E7FBB" w:rsidRPr="00DB25C4" w:rsidRDefault="001E7FBB" w:rsidP="00687314">
            <w:pPr>
              <w:spacing w:after="0" w:line="240" w:lineRule="auto"/>
              <w:jc w:val="center"/>
              <w:rPr>
                <w:rFonts w:cstheme="minorHAnsi"/>
              </w:rPr>
            </w:pPr>
            <w:r w:rsidRPr="00DB25C4">
              <w:rPr>
                <w:rFonts w:cstheme="minorHAnsi"/>
              </w:rPr>
              <w:t>47</w:t>
            </w:r>
          </w:p>
        </w:tc>
        <w:tc>
          <w:tcPr>
            <w:tcW w:w="2133" w:type="dxa"/>
            <w:shd w:val="clear" w:color="auto" w:fill="auto"/>
            <w:noWrap/>
            <w:vAlign w:val="center"/>
            <w:hideMark/>
          </w:tcPr>
          <w:p w14:paraId="248B0F1F" w14:textId="77777777" w:rsidR="001E7FBB" w:rsidRPr="00DB25C4" w:rsidRDefault="001E7FBB" w:rsidP="00687314">
            <w:pPr>
              <w:spacing w:after="0" w:line="240" w:lineRule="auto"/>
              <w:jc w:val="center"/>
              <w:rPr>
                <w:rFonts w:cstheme="minorHAnsi"/>
              </w:rPr>
            </w:pPr>
            <w:r w:rsidRPr="00DB25C4">
              <w:rPr>
                <w:rFonts w:cstheme="minorHAnsi"/>
              </w:rPr>
              <w:t>20</w:t>
            </w:r>
          </w:p>
        </w:tc>
        <w:tc>
          <w:tcPr>
            <w:tcW w:w="2000" w:type="dxa"/>
            <w:shd w:val="clear" w:color="auto" w:fill="auto"/>
            <w:noWrap/>
            <w:vAlign w:val="center"/>
            <w:hideMark/>
          </w:tcPr>
          <w:p w14:paraId="05CFD6AE" w14:textId="77777777" w:rsidR="001E7FBB" w:rsidRPr="00DB25C4" w:rsidRDefault="001E7FBB" w:rsidP="00687314">
            <w:pPr>
              <w:spacing w:after="0" w:line="240" w:lineRule="auto"/>
              <w:jc w:val="center"/>
              <w:rPr>
                <w:rFonts w:cstheme="minorHAnsi"/>
              </w:rPr>
            </w:pPr>
            <w:r w:rsidRPr="00DB25C4">
              <w:rPr>
                <w:rFonts w:cstheme="minorHAnsi"/>
              </w:rPr>
              <w:t>17</w:t>
            </w:r>
          </w:p>
        </w:tc>
        <w:tc>
          <w:tcPr>
            <w:tcW w:w="2080" w:type="dxa"/>
            <w:shd w:val="clear" w:color="auto" w:fill="auto"/>
            <w:noWrap/>
            <w:vAlign w:val="center"/>
            <w:hideMark/>
          </w:tcPr>
          <w:p w14:paraId="116B9074" w14:textId="77777777" w:rsidR="001E7FBB" w:rsidRPr="00DB25C4" w:rsidRDefault="001E7FBB" w:rsidP="00687314">
            <w:pPr>
              <w:spacing w:after="0" w:line="240" w:lineRule="auto"/>
              <w:jc w:val="center"/>
              <w:rPr>
                <w:rFonts w:cstheme="minorHAnsi"/>
              </w:rPr>
            </w:pPr>
            <w:r w:rsidRPr="00DB25C4">
              <w:rPr>
                <w:rFonts w:cstheme="minorHAnsi"/>
              </w:rPr>
              <w:t>74</w:t>
            </w:r>
          </w:p>
        </w:tc>
      </w:tr>
      <w:tr w:rsidR="001E7FBB" w:rsidRPr="00DB25C4" w14:paraId="03677CBE" w14:textId="77777777" w:rsidTr="00DB25C4">
        <w:trPr>
          <w:trHeight w:val="300"/>
          <w:jc w:val="center"/>
        </w:trPr>
        <w:tc>
          <w:tcPr>
            <w:tcW w:w="1540" w:type="dxa"/>
            <w:shd w:val="clear" w:color="auto" w:fill="auto"/>
            <w:vAlign w:val="center"/>
            <w:hideMark/>
          </w:tcPr>
          <w:p w14:paraId="74B49BE4"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Jumlah</w:t>
            </w:r>
            <w:proofErr w:type="spellEnd"/>
          </w:p>
        </w:tc>
        <w:tc>
          <w:tcPr>
            <w:tcW w:w="2120" w:type="dxa"/>
            <w:shd w:val="clear" w:color="auto" w:fill="auto"/>
            <w:noWrap/>
            <w:vAlign w:val="center"/>
            <w:hideMark/>
          </w:tcPr>
          <w:p w14:paraId="4FCD82DF" w14:textId="77777777" w:rsidR="001E7FBB" w:rsidRPr="00DB25C4" w:rsidRDefault="001E7FBB" w:rsidP="00687314">
            <w:pPr>
              <w:spacing w:after="0" w:line="240" w:lineRule="auto"/>
              <w:jc w:val="center"/>
              <w:rPr>
                <w:rFonts w:cstheme="minorHAnsi"/>
                <w:b/>
                <w:bCs/>
              </w:rPr>
            </w:pPr>
            <w:r w:rsidRPr="00DB25C4">
              <w:rPr>
                <w:rFonts w:cstheme="minorHAnsi"/>
                <w:b/>
                <w:bCs/>
              </w:rPr>
              <w:t>150</w:t>
            </w:r>
          </w:p>
        </w:tc>
        <w:tc>
          <w:tcPr>
            <w:tcW w:w="1687" w:type="dxa"/>
            <w:shd w:val="clear" w:color="auto" w:fill="auto"/>
            <w:noWrap/>
            <w:vAlign w:val="center"/>
            <w:hideMark/>
          </w:tcPr>
          <w:p w14:paraId="1A228765" w14:textId="77777777" w:rsidR="001E7FBB" w:rsidRPr="00DB25C4" w:rsidRDefault="001E7FBB" w:rsidP="00687314">
            <w:pPr>
              <w:spacing w:after="0" w:line="240" w:lineRule="auto"/>
              <w:jc w:val="center"/>
              <w:rPr>
                <w:rFonts w:cstheme="minorHAnsi"/>
                <w:b/>
                <w:bCs/>
              </w:rPr>
            </w:pPr>
            <w:r w:rsidRPr="00DB25C4">
              <w:rPr>
                <w:rFonts w:cstheme="minorHAnsi"/>
                <w:b/>
                <w:bCs/>
              </w:rPr>
              <w:t>176</w:t>
            </w:r>
          </w:p>
        </w:tc>
        <w:tc>
          <w:tcPr>
            <w:tcW w:w="2133" w:type="dxa"/>
            <w:shd w:val="clear" w:color="auto" w:fill="auto"/>
            <w:noWrap/>
            <w:vAlign w:val="center"/>
            <w:hideMark/>
          </w:tcPr>
          <w:p w14:paraId="39B0F420" w14:textId="77777777" w:rsidR="001E7FBB" w:rsidRPr="00DB25C4" w:rsidRDefault="001E7FBB" w:rsidP="00687314">
            <w:pPr>
              <w:spacing w:after="0" w:line="240" w:lineRule="auto"/>
              <w:jc w:val="center"/>
              <w:rPr>
                <w:rFonts w:cstheme="minorHAnsi"/>
                <w:b/>
                <w:bCs/>
              </w:rPr>
            </w:pPr>
            <w:r w:rsidRPr="00DB25C4">
              <w:rPr>
                <w:rFonts w:cstheme="minorHAnsi"/>
                <w:b/>
                <w:bCs/>
              </w:rPr>
              <w:t>83</w:t>
            </w:r>
          </w:p>
        </w:tc>
        <w:tc>
          <w:tcPr>
            <w:tcW w:w="2000" w:type="dxa"/>
            <w:shd w:val="clear" w:color="auto" w:fill="auto"/>
            <w:noWrap/>
            <w:vAlign w:val="center"/>
            <w:hideMark/>
          </w:tcPr>
          <w:p w14:paraId="54923F93" w14:textId="77777777" w:rsidR="001E7FBB" w:rsidRPr="00DB25C4" w:rsidRDefault="001E7FBB" w:rsidP="00687314">
            <w:pPr>
              <w:spacing w:after="0" w:line="240" w:lineRule="auto"/>
              <w:jc w:val="center"/>
              <w:rPr>
                <w:rFonts w:cstheme="minorHAnsi"/>
                <w:b/>
                <w:bCs/>
              </w:rPr>
            </w:pPr>
            <w:r w:rsidRPr="00DB25C4">
              <w:rPr>
                <w:rFonts w:cstheme="minorHAnsi"/>
                <w:b/>
                <w:bCs/>
              </w:rPr>
              <w:t>77</w:t>
            </w:r>
          </w:p>
        </w:tc>
        <w:tc>
          <w:tcPr>
            <w:tcW w:w="2080" w:type="dxa"/>
            <w:shd w:val="clear" w:color="auto" w:fill="auto"/>
            <w:noWrap/>
            <w:vAlign w:val="center"/>
            <w:hideMark/>
          </w:tcPr>
          <w:p w14:paraId="099DBCFA" w14:textId="77777777" w:rsidR="001E7FBB" w:rsidRPr="00DB25C4" w:rsidRDefault="001E7FBB" w:rsidP="00687314">
            <w:pPr>
              <w:spacing w:after="0" w:line="240" w:lineRule="auto"/>
              <w:jc w:val="center"/>
              <w:rPr>
                <w:rFonts w:cstheme="minorHAnsi"/>
                <w:b/>
                <w:bCs/>
              </w:rPr>
            </w:pPr>
          </w:p>
        </w:tc>
      </w:tr>
    </w:tbl>
    <w:p w14:paraId="34294829" w14:textId="77777777" w:rsidR="001E7FBB" w:rsidRPr="00DB25C4" w:rsidRDefault="001E7FBB" w:rsidP="00687314">
      <w:pPr>
        <w:spacing w:after="0" w:line="240" w:lineRule="auto"/>
        <w:ind w:left="336"/>
        <w:rPr>
          <w:rFonts w:eastAsia="Calibri" w:cstheme="minorHAnsi"/>
        </w:rPr>
      </w:pPr>
      <w:r w:rsidRPr="00DB25C4">
        <w:rPr>
          <w:rFonts w:eastAsia="Calibri" w:cstheme="minorHAnsi"/>
          <w:spacing w:val="1"/>
          <w:position w:val="1"/>
        </w:rPr>
        <w:t xml:space="preserve">                        D</w:t>
      </w:r>
      <w:r w:rsidRPr="00DB25C4">
        <w:rPr>
          <w:rFonts w:eastAsia="Calibri" w:cstheme="minorHAnsi"/>
          <w:position w:val="1"/>
        </w:rPr>
        <w:t>a</w:t>
      </w:r>
      <w:r w:rsidRPr="00DB25C4">
        <w:rPr>
          <w:rFonts w:eastAsia="Calibri" w:cstheme="minorHAnsi"/>
          <w:spacing w:val="1"/>
          <w:position w:val="1"/>
        </w:rPr>
        <w:t>t</w:t>
      </w:r>
      <w:r w:rsidRPr="00DB25C4">
        <w:rPr>
          <w:rFonts w:eastAsia="Calibri" w:cstheme="minorHAnsi"/>
          <w:position w:val="1"/>
        </w:rPr>
        <w:t>a</w:t>
      </w:r>
      <w:r w:rsidRPr="00DB25C4">
        <w:rPr>
          <w:rFonts w:eastAsia="Calibri" w:cstheme="minorHAnsi"/>
          <w:spacing w:val="-2"/>
          <w:position w:val="1"/>
        </w:rPr>
        <w:t xml:space="preserve"> </w:t>
      </w:r>
      <w:proofErr w:type="spellStart"/>
      <w:r w:rsidRPr="00DB25C4">
        <w:rPr>
          <w:rFonts w:eastAsia="Calibri" w:cstheme="minorHAnsi"/>
          <w:spacing w:val="1"/>
          <w:position w:val="1"/>
        </w:rPr>
        <w:t>m</w:t>
      </w:r>
      <w:r w:rsidRPr="00DB25C4">
        <w:rPr>
          <w:rFonts w:eastAsia="Calibri" w:cstheme="minorHAnsi"/>
          <w:spacing w:val="-3"/>
          <w:position w:val="1"/>
        </w:rPr>
        <w:t>a</w:t>
      </w:r>
      <w:r w:rsidRPr="00DB25C4">
        <w:rPr>
          <w:rFonts w:eastAsia="Calibri" w:cstheme="minorHAnsi"/>
          <w:spacing w:val="-1"/>
          <w:position w:val="1"/>
        </w:rPr>
        <w:t>h</w:t>
      </w:r>
      <w:r w:rsidRPr="00DB25C4">
        <w:rPr>
          <w:rFonts w:eastAsia="Calibri" w:cstheme="minorHAnsi"/>
          <w:position w:val="1"/>
        </w:rPr>
        <w:t>asis</w:t>
      </w:r>
      <w:r w:rsidRPr="00DB25C4">
        <w:rPr>
          <w:rFonts w:eastAsia="Calibri" w:cstheme="minorHAnsi"/>
          <w:spacing w:val="1"/>
          <w:position w:val="1"/>
        </w:rPr>
        <w:t>w</w:t>
      </w:r>
      <w:r w:rsidRPr="00DB25C4">
        <w:rPr>
          <w:rFonts w:eastAsia="Calibri" w:cstheme="minorHAnsi"/>
          <w:position w:val="1"/>
        </w:rPr>
        <w:t>a</w:t>
      </w:r>
      <w:proofErr w:type="spellEnd"/>
      <w:r w:rsidRPr="00DB25C4">
        <w:rPr>
          <w:rFonts w:eastAsia="Calibri" w:cstheme="minorHAnsi"/>
          <w:spacing w:val="-2"/>
          <w:position w:val="1"/>
        </w:rPr>
        <w:t xml:space="preserve"> </w:t>
      </w:r>
      <w:proofErr w:type="spellStart"/>
      <w:r w:rsidRPr="00DB25C4">
        <w:rPr>
          <w:rFonts w:eastAsia="Calibri" w:cstheme="minorHAnsi"/>
          <w:position w:val="1"/>
        </w:rPr>
        <w:t>r</w:t>
      </w:r>
      <w:r w:rsidRPr="00DB25C4">
        <w:rPr>
          <w:rFonts w:eastAsia="Calibri" w:cstheme="minorHAnsi"/>
          <w:spacing w:val="1"/>
          <w:position w:val="1"/>
        </w:rPr>
        <w:t>e</w:t>
      </w:r>
      <w:r w:rsidRPr="00DB25C4">
        <w:rPr>
          <w:rFonts w:eastAsia="Calibri" w:cstheme="minorHAnsi"/>
          <w:spacing w:val="-1"/>
          <w:position w:val="1"/>
        </w:rPr>
        <w:t>gu</w:t>
      </w:r>
      <w:r w:rsidRPr="00DB25C4">
        <w:rPr>
          <w:rFonts w:eastAsia="Calibri" w:cstheme="minorHAnsi"/>
          <w:position w:val="1"/>
        </w:rPr>
        <w:t>l</w:t>
      </w:r>
      <w:r w:rsidRPr="00DB25C4">
        <w:rPr>
          <w:rFonts w:eastAsia="Calibri" w:cstheme="minorHAnsi"/>
          <w:spacing w:val="1"/>
          <w:position w:val="1"/>
        </w:rPr>
        <w:t>e</w:t>
      </w:r>
      <w:r w:rsidRPr="00DB25C4">
        <w:rPr>
          <w:rFonts w:eastAsia="Calibri" w:cstheme="minorHAnsi"/>
          <w:position w:val="1"/>
        </w:rPr>
        <w:t>r</w:t>
      </w:r>
      <w:proofErr w:type="spellEnd"/>
      <w:r w:rsidRPr="00DB25C4">
        <w:rPr>
          <w:rFonts w:eastAsia="Calibri" w:cstheme="minorHAnsi"/>
          <w:spacing w:val="-2"/>
          <w:position w:val="1"/>
        </w:rPr>
        <w:t xml:space="preserve"> </w:t>
      </w:r>
      <w:r w:rsidRPr="00DB25C4">
        <w:rPr>
          <w:rFonts w:eastAsia="Calibri" w:cstheme="minorHAnsi"/>
          <w:spacing w:val="1"/>
          <w:position w:val="1"/>
        </w:rPr>
        <w:t>P</w:t>
      </w:r>
      <w:r w:rsidRPr="00DB25C4">
        <w:rPr>
          <w:rFonts w:eastAsia="Calibri" w:cstheme="minorHAnsi"/>
          <w:position w:val="1"/>
        </w:rPr>
        <w:t>S</w:t>
      </w:r>
      <w:r w:rsidRPr="00DB25C4">
        <w:rPr>
          <w:rFonts w:eastAsia="Calibri" w:cstheme="minorHAnsi"/>
          <w:spacing w:val="-2"/>
          <w:position w:val="1"/>
        </w:rPr>
        <w:t xml:space="preserve"> </w:t>
      </w:r>
      <w:proofErr w:type="spellStart"/>
      <w:r w:rsidRPr="00DB25C4">
        <w:rPr>
          <w:rFonts w:eastAsia="Calibri" w:cstheme="minorHAnsi"/>
          <w:spacing w:val="-1"/>
          <w:position w:val="1"/>
        </w:rPr>
        <w:t>d</w:t>
      </w:r>
      <w:r w:rsidRPr="00DB25C4">
        <w:rPr>
          <w:rFonts w:eastAsia="Calibri" w:cstheme="minorHAnsi"/>
          <w:position w:val="1"/>
        </w:rPr>
        <w:t>alam</w:t>
      </w:r>
      <w:proofErr w:type="spellEnd"/>
      <w:r w:rsidRPr="00DB25C4">
        <w:rPr>
          <w:rFonts w:eastAsia="Calibri" w:cstheme="minorHAnsi"/>
          <w:position w:val="1"/>
        </w:rPr>
        <w:t xml:space="preserve"> li</w:t>
      </w:r>
      <w:r w:rsidRPr="00DB25C4">
        <w:rPr>
          <w:rFonts w:eastAsia="Calibri" w:cstheme="minorHAnsi"/>
          <w:spacing w:val="1"/>
          <w:position w:val="1"/>
        </w:rPr>
        <w:t>m</w:t>
      </w:r>
      <w:r w:rsidRPr="00DB25C4">
        <w:rPr>
          <w:rFonts w:eastAsia="Calibri" w:cstheme="minorHAnsi"/>
          <w:position w:val="1"/>
        </w:rPr>
        <w:t>a</w:t>
      </w:r>
      <w:r w:rsidRPr="00DB25C4">
        <w:rPr>
          <w:rFonts w:eastAsia="Calibri" w:cstheme="minorHAnsi"/>
          <w:spacing w:val="-2"/>
          <w:position w:val="1"/>
        </w:rPr>
        <w:t xml:space="preserve"> </w:t>
      </w:r>
      <w:proofErr w:type="spellStart"/>
      <w:r w:rsidRPr="00DB25C4">
        <w:rPr>
          <w:rFonts w:eastAsia="Calibri" w:cstheme="minorHAnsi"/>
          <w:spacing w:val="1"/>
          <w:position w:val="1"/>
        </w:rPr>
        <w:t>t</w:t>
      </w:r>
      <w:r w:rsidRPr="00DB25C4">
        <w:rPr>
          <w:rFonts w:eastAsia="Calibri" w:cstheme="minorHAnsi"/>
          <w:position w:val="1"/>
        </w:rPr>
        <w:t>a</w:t>
      </w:r>
      <w:r w:rsidRPr="00DB25C4">
        <w:rPr>
          <w:rFonts w:eastAsia="Calibri" w:cstheme="minorHAnsi"/>
          <w:spacing w:val="-1"/>
          <w:position w:val="1"/>
        </w:rPr>
        <w:t>hu</w:t>
      </w:r>
      <w:r w:rsidRPr="00DB25C4">
        <w:rPr>
          <w:rFonts w:eastAsia="Calibri" w:cstheme="minorHAnsi"/>
          <w:position w:val="1"/>
        </w:rPr>
        <w:t>n</w:t>
      </w:r>
      <w:proofErr w:type="spellEnd"/>
      <w:r w:rsidRPr="00DB25C4">
        <w:rPr>
          <w:rFonts w:eastAsia="Calibri" w:cstheme="minorHAnsi"/>
          <w:position w:val="1"/>
        </w:rPr>
        <w:t xml:space="preserve"> </w:t>
      </w:r>
      <w:proofErr w:type="spellStart"/>
      <w:r w:rsidRPr="00DB25C4">
        <w:rPr>
          <w:rFonts w:eastAsia="Calibri" w:cstheme="minorHAnsi"/>
          <w:spacing w:val="1"/>
          <w:position w:val="1"/>
        </w:rPr>
        <w:t>te</w:t>
      </w:r>
      <w:r w:rsidRPr="00DB25C4">
        <w:rPr>
          <w:rFonts w:eastAsia="Calibri" w:cstheme="minorHAnsi"/>
          <w:position w:val="1"/>
        </w:rPr>
        <w:t>ra</w:t>
      </w:r>
      <w:r w:rsidRPr="00DB25C4">
        <w:rPr>
          <w:rFonts w:eastAsia="Calibri" w:cstheme="minorHAnsi"/>
          <w:spacing w:val="-2"/>
          <w:position w:val="1"/>
        </w:rPr>
        <w:t>k</w:t>
      </w:r>
      <w:r w:rsidRPr="00DB25C4">
        <w:rPr>
          <w:rFonts w:eastAsia="Calibri" w:cstheme="minorHAnsi"/>
          <w:spacing w:val="-1"/>
          <w:position w:val="1"/>
        </w:rPr>
        <w:t>h</w:t>
      </w:r>
      <w:r w:rsidRPr="00DB25C4">
        <w:rPr>
          <w:rFonts w:eastAsia="Calibri" w:cstheme="minorHAnsi"/>
          <w:position w:val="1"/>
        </w:rPr>
        <w:t>ir</w:t>
      </w:r>
      <w:proofErr w:type="spellEnd"/>
      <w:r w:rsidRPr="00DB25C4">
        <w:rPr>
          <w:rFonts w:eastAsia="Calibri" w:cstheme="minorHAnsi"/>
          <w:spacing w:val="1"/>
          <w:position w:val="1"/>
        </w:rPr>
        <w:t xml:space="preserve"> </w:t>
      </w:r>
      <w:r w:rsidRPr="00DB25C4">
        <w:rPr>
          <w:rFonts w:eastAsia="Calibri" w:cstheme="minorHAnsi"/>
          <w:position w:val="1"/>
        </w:rPr>
        <w:t>(</w:t>
      </w:r>
      <w:proofErr w:type="spellStart"/>
      <w:r w:rsidRPr="00DB25C4">
        <w:rPr>
          <w:rFonts w:eastAsia="Calibri" w:cstheme="minorHAnsi"/>
          <w:position w:val="1"/>
        </w:rPr>
        <w:t>Ta</w:t>
      </w:r>
      <w:r w:rsidRPr="00DB25C4">
        <w:rPr>
          <w:rFonts w:eastAsia="Calibri" w:cstheme="minorHAnsi"/>
          <w:spacing w:val="-1"/>
          <w:position w:val="1"/>
        </w:rPr>
        <w:t>b</w:t>
      </w:r>
      <w:r w:rsidRPr="00DB25C4">
        <w:rPr>
          <w:rFonts w:eastAsia="Calibri" w:cstheme="minorHAnsi"/>
          <w:spacing w:val="1"/>
          <w:position w:val="1"/>
        </w:rPr>
        <w:t>e</w:t>
      </w:r>
      <w:r w:rsidRPr="00DB25C4">
        <w:rPr>
          <w:rFonts w:eastAsia="Calibri" w:cstheme="minorHAnsi"/>
          <w:position w:val="1"/>
        </w:rPr>
        <w:t>l</w:t>
      </w:r>
      <w:proofErr w:type="spellEnd"/>
      <w:r w:rsidRPr="00DB25C4">
        <w:rPr>
          <w:rFonts w:eastAsia="Calibri" w:cstheme="minorHAnsi"/>
          <w:spacing w:val="-2"/>
          <w:position w:val="1"/>
        </w:rPr>
        <w:t xml:space="preserve"> </w:t>
      </w:r>
      <w:r w:rsidRPr="00DB25C4">
        <w:rPr>
          <w:rFonts w:eastAsia="Calibri" w:cstheme="minorHAnsi"/>
          <w:spacing w:val="1"/>
          <w:position w:val="1"/>
        </w:rPr>
        <w:t>3</w:t>
      </w:r>
      <w:r w:rsidRPr="00DB25C4">
        <w:rPr>
          <w:rFonts w:eastAsia="Calibri" w:cstheme="minorHAnsi"/>
          <w:spacing w:val="-1"/>
          <w:position w:val="1"/>
        </w:rPr>
        <w:t>.</w:t>
      </w:r>
      <w:r w:rsidRPr="00DB25C4">
        <w:rPr>
          <w:rFonts w:eastAsia="Calibri" w:cstheme="minorHAnsi"/>
          <w:spacing w:val="-2"/>
          <w:position w:val="1"/>
        </w:rPr>
        <w:t>1</w:t>
      </w:r>
      <w:r w:rsidRPr="00DB25C4">
        <w:rPr>
          <w:rFonts w:eastAsia="Calibri" w:cstheme="minorHAnsi"/>
          <w:spacing w:val="-1"/>
          <w:position w:val="1"/>
        </w:rPr>
        <w:t>.</w:t>
      </w:r>
      <w:r w:rsidRPr="00DB25C4">
        <w:rPr>
          <w:rFonts w:eastAsia="Calibri" w:cstheme="minorHAnsi"/>
          <w:spacing w:val="1"/>
          <w:position w:val="1"/>
        </w:rPr>
        <w:t>2</w:t>
      </w:r>
      <w:r w:rsidRPr="00DB25C4">
        <w:rPr>
          <w:rFonts w:eastAsia="Calibri" w:cstheme="minorHAnsi"/>
          <w:spacing w:val="-1"/>
          <w:position w:val="1"/>
        </w:rPr>
        <w:t>.</w:t>
      </w:r>
      <w:r w:rsidRPr="00DB25C4">
        <w:rPr>
          <w:rFonts w:eastAsia="Calibri" w:cstheme="minorHAnsi"/>
          <w:spacing w:val="-2"/>
          <w:position w:val="1"/>
        </w:rPr>
        <w:t>2</w:t>
      </w:r>
      <w:r w:rsidRPr="00DB25C4">
        <w:rPr>
          <w:rFonts w:eastAsia="Calibri" w:cstheme="minorHAnsi"/>
          <w:position w:val="1"/>
        </w:rPr>
        <w:t>)</w:t>
      </w:r>
    </w:p>
    <w:p w14:paraId="2EC21D25" w14:textId="77777777" w:rsidR="001E7FBB" w:rsidRPr="00DB25C4" w:rsidRDefault="001E7FBB" w:rsidP="00687314">
      <w:pPr>
        <w:spacing w:after="0" w:line="240" w:lineRule="auto"/>
        <w:ind w:left="336"/>
        <w:rPr>
          <w:rFonts w:eastAsia="Calibri" w:cstheme="minorHAnsi"/>
        </w:rPr>
      </w:pPr>
      <w:r w:rsidRPr="00DB25C4">
        <w:rPr>
          <w:rFonts w:eastAsia="Calibri" w:cstheme="minorHAnsi"/>
        </w:rPr>
        <w:t xml:space="preserve">                        *</w:t>
      </w:r>
      <w:proofErr w:type="spellStart"/>
      <w:proofErr w:type="gramStart"/>
      <w:r w:rsidRPr="00DB25C4">
        <w:rPr>
          <w:rFonts w:eastAsia="Calibri" w:cstheme="minorHAnsi"/>
        </w:rPr>
        <w:t>T</w:t>
      </w:r>
      <w:r w:rsidRPr="00DB25C4">
        <w:rPr>
          <w:rFonts w:eastAsia="Calibri" w:cstheme="minorHAnsi"/>
          <w:spacing w:val="-1"/>
        </w:rPr>
        <w:t>S:</w:t>
      </w:r>
      <w:r w:rsidRPr="00DB25C4">
        <w:rPr>
          <w:rFonts w:eastAsia="Calibri" w:cstheme="minorHAnsi"/>
        </w:rPr>
        <w:t>Ta</w:t>
      </w:r>
      <w:r w:rsidRPr="00DB25C4">
        <w:rPr>
          <w:rFonts w:eastAsia="Calibri" w:cstheme="minorHAnsi"/>
          <w:spacing w:val="-1"/>
        </w:rPr>
        <w:t>hu</w:t>
      </w:r>
      <w:r w:rsidRPr="00DB25C4">
        <w:rPr>
          <w:rFonts w:eastAsia="Calibri" w:cstheme="minorHAnsi"/>
        </w:rPr>
        <w:t>n</w:t>
      </w:r>
      <w:proofErr w:type="spellEnd"/>
      <w:proofErr w:type="gramEnd"/>
      <w:r w:rsidRPr="00DB25C4">
        <w:rPr>
          <w:rFonts w:eastAsia="Calibri" w:cstheme="minorHAnsi"/>
        </w:rPr>
        <w:t xml:space="preserve"> </w:t>
      </w:r>
      <w:proofErr w:type="spellStart"/>
      <w:r w:rsidRPr="00DB25C4">
        <w:rPr>
          <w:rFonts w:eastAsia="Calibri" w:cstheme="minorHAnsi"/>
        </w:rPr>
        <w:t>aka</w:t>
      </w:r>
      <w:r w:rsidRPr="00DB25C4">
        <w:rPr>
          <w:rFonts w:eastAsia="Calibri" w:cstheme="minorHAnsi"/>
          <w:spacing w:val="-1"/>
        </w:rPr>
        <w:t>d</w:t>
      </w:r>
      <w:r w:rsidRPr="00DB25C4">
        <w:rPr>
          <w:rFonts w:eastAsia="Calibri" w:cstheme="minorHAnsi"/>
          <w:spacing w:val="-2"/>
        </w:rPr>
        <w:t>e</w:t>
      </w:r>
      <w:r w:rsidRPr="00DB25C4">
        <w:rPr>
          <w:rFonts w:eastAsia="Calibri" w:cstheme="minorHAnsi"/>
          <w:spacing w:val="1"/>
        </w:rPr>
        <w:t>m</w:t>
      </w:r>
      <w:r w:rsidRPr="00DB25C4">
        <w:rPr>
          <w:rFonts w:eastAsia="Calibri" w:cstheme="minorHAnsi"/>
        </w:rPr>
        <w:t>ik</w:t>
      </w:r>
      <w:proofErr w:type="spellEnd"/>
      <w:r w:rsidRPr="00DB25C4">
        <w:rPr>
          <w:rFonts w:eastAsia="Calibri" w:cstheme="minorHAnsi"/>
          <w:spacing w:val="-1"/>
        </w:rPr>
        <w:t xml:space="preserve"> </w:t>
      </w:r>
      <w:proofErr w:type="spellStart"/>
      <w:r w:rsidRPr="00DB25C4">
        <w:rPr>
          <w:rFonts w:eastAsia="Calibri" w:cstheme="minorHAnsi"/>
          <w:spacing w:val="-1"/>
        </w:rPr>
        <w:t>p</w:t>
      </w:r>
      <w:r w:rsidRPr="00DB25C4">
        <w:rPr>
          <w:rFonts w:eastAsia="Calibri" w:cstheme="minorHAnsi"/>
          <w:spacing w:val="1"/>
        </w:rPr>
        <w:t>e</w:t>
      </w:r>
      <w:r w:rsidRPr="00DB25C4">
        <w:rPr>
          <w:rFonts w:eastAsia="Calibri" w:cstheme="minorHAnsi"/>
          <w:spacing w:val="-1"/>
        </w:rPr>
        <w:t>nu</w:t>
      </w:r>
      <w:r w:rsidRPr="00DB25C4">
        <w:rPr>
          <w:rFonts w:eastAsia="Calibri" w:cstheme="minorHAnsi"/>
        </w:rPr>
        <w:t>h</w:t>
      </w:r>
      <w:proofErr w:type="spellEnd"/>
      <w:r w:rsidRPr="00DB25C4">
        <w:rPr>
          <w:rFonts w:eastAsia="Calibri" w:cstheme="minorHAnsi"/>
        </w:rPr>
        <w:t xml:space="preserve"> </w:t>
      </w:r>
      <w:proofErr w:type="spellStart"/>
      <w:r w:rsidRPr="00DB25C4">
        <w:rPr>
          <w:rFonts w:eastAsia="Calibri" w:cstheme="minorHAnsi"/>
          <w:spacing w:val="1"/>
        </w:rPr>
        <w:t>te</w:t>
      </w:r>
      <w:r w:rsidRPr="00DB25C4">
        <w:rPr>
          <w:rFonts w:eastAsia="Calibri" w:cstheme="minorHAnsi"/>
        </w:rPr>
        <w:t>r</w:t>
      </w:r>
      <w:r w:rsidRPr="00DB25C4">
        <w:rPr>
          <w:rFonts w:eastAsia="Calibri" w:cstheme="minorHAnsi"/>
          <w:spacing w:val="-3"/>
        </w:rPr>
        <w:t>a</w:t>
      </w:r>
      <w:r w:rsidRPr="00DB25C4">
        <w:rPr>
          <w:rFonts w:eastAsia="Calibri" w:cstheme="minorHAnsi"/>
        </w:rPr>
        <w:t>k</w:t>
      </w:r>
      <w:r w:rsidRPr="00DB25C4">
        <w:rPr>
          <w:rFonts w:eastAsia="Calibri" w:cstheme="minorHAnsi"/>
          <w:spacing w:val="-1"/>
        </w:rPr>
        <w:t>h</w:t>
      </w:r>
      <w:r w:rsidRPr="00DB25C4">
        <w:rPr>
          <w:rFonts w:eastAsia="Calibri" w:cstheme="minorHAnsi"/>
        </w:rPr>
        <w:t>ir</w:t>
      </w:r>
      <w:proofErr w:type="spellEnd"/>
      <w:r w:rsidRPr="00DB25C4">
        <w:rPr>
          <w:rFonts w:eastAsia="Calibri" w:cstheme="minorHAnsi"/>
          <w:spacing w:val="-2"/>
        </w:rPr>
        <w:t xml:space="preserve"> </w:t>
      </w:r>
      <w:proofErr w:type="spellStart"/>
      <w:r w:rsidRPr="00DB25C4">
        <w:rPr>
          <w:rFonts w:eastAsia="Calibri" w:cstheme="minorHAnsi"/>
        </w:rPr>
        <w:t>saat</w:t>
      </w:r>
      <w:proofErr w:type="spellEnd"/>
      <w:r w:rsidRPr="00DB25C4">
        <w:rPr>
          <w:rFonts w:eastAsia="Calibri" w:cstheme="minorHAnsi"/>
          <w:spacing w:val="1"/>
        </w:rPr>
        <w:t xml:space="preserve"> </w:t>
      </w:r>
      <w:proofErr w:type="spellStart"/>
      <w:r w:rsidRPr="00DB25C4">
        <w:rPr>
          <w:rFonts w:eastAsia="Calibri" w:cstheme="minorHAnsi"/>
          <w:spacing w:val="-1"/>
        </w:rPr>
        <w:t>p</w:t>
      </w:r>
      <w:r w:rsidRPr="00DB25C4">
        <w:rPr>
          <w:rFonts w:eastAsia="Calibri" w:cstheme="minorHAnsi"/>
          <w:spacing w:val="1"/>
        </w:rPr>
        <w:t>e</w:t>
      </w:r>
      <w:r w:rsidRPr="00DB25C4">
        <w:rPr>
          <w:rFonts w:eastAsia="Calibri" w:cstheme="minorHAnsi"/>
          <w:spacing w:val="-1"/>
        </w:rPr>
        <w:t>ng</w:t>
      </w:r>
      <w:r w:rsidRPr="00DB25C4">
        <w:rPr>
          <w:rFonts w:eastAsia="Calibri" w:cstheme="minorHAnsi"/>
        </w:rPr>
        <w:t>isian</w:t>
      </w:r>
      <w:proofErr w:type="spellEnd"/>
      <w:r w:rsidRPr="00DB25C4">
        <w:rPr>
          <w:rFonts w:eastAsia="Calibri" w:cstheme="minorHAnsi"/>
          <w:spacing w:val="-2"/>
        </w:rPr>
        <w:t xml:space="preserve"> </w:t>
      </w:r>
      <w:proofErr w:type="spellStart"/>
      <w:r w:rsidRPr="00DB25C4">
        <w:rPr>
          <w:rFonts w:eastAsia="Calibri" w:cstheme="minorHAnsi"/>
        </w:rPr>
        <w:t>i</w:t>
      </w:r>
      <w:r w:rsidRPr="00DB25C4">
        <w:rPr>
          <w:rFonts w:eastAsia="Calibri" w:cstheme="minorHAnsi"/>
          <w:spacing w:val="-1"/>
        </w:rPr>
        <w:t>n</w:t>
      </w:r>
      <w:r w:rsidRPr="00DB25C4">
        <w:rPr>
          <w:rFonts w:eastAsia="Calibri" w:cstheme="minorHAnsi"/>
        </w:rPr>
        <w:t>s</w:t>
      </w:r>
      <w:r w:rsidRPr="00DB25C4">
        <w:rPr>
          <w:rFonts w:eastAsia="Calibri" w:cstheme="minorHAnsi"/>
          <w:spacing w:val="1"/>
        </w:rPr>
        <w:t>t</w:t>
      </w:r>
      <w:r w:rsidRPr="00DB25C4">
        <w:rPr>
          <w:rFonts w:eastAsia="Calibri" w:cstheme="minorHAnsi"/>
        </w:rPr>
        <w:t>r</w:t>
      </w:r>
      <w:r w:rsidRPr="00DB25C4">
        <w:rPr>
          <w:rFonts w:eastAsia="Calibri" w:cstheme="minorHAnsi"/>
          <w:spacing w:val="-1"/>
        </w:rPr>
        <w:t>u</w:t>
      </w:r>
      <w:r w:rsidRPr="00DB25C4">
        <w:rPr>
          <w:rFonts w:eastAsia="Calibri" w:cstheme="minorHAnsi"/>
          <w:spacing w:val="1"/>
        </w:rPr>
        <w:t>m</w:t>
      </w:r>
      <w:r w:rsidRPr="00DB25C4">
        <w:rPr>
          <w:rFonts w:eastAsia="Calibri" w:cstheme="minorHAnsi"/>
          <w:spacing w:val="-2"/>
        </w:rPr>
        <w:t>e</w:t>
      </w:r>
      <w:r w:rsidRPr="00DB25C4">
        <w:rPr>
          <w:rFonts w:eastAsia="Calibri" w:cstheme="minorHAnsi"/>
        </w:rPr>
        <w:t>n</w:t>
      </w:r>
      <w:proofErr w:type="spellEnd"/>
    </w:p>
    <w:p w14:paraId="67E4DC85" w14:textId="77777777" w:rsidR="001E7FBB" w:rsidRPr="00DB25C4" w:rsidRDefault="001E7FBB" w:rsidP="00687314">
      <w:pPr>
        <w:spacing w:after="0" w:line="240" w:lineRule="auto"/>
        <w:rPr>
          <w:rFonts w:cstheme="minorHAnsi"/>
        </w:rPr>
      </w:pPr>
    </w:p>
    <w:p w14:paraId="51ECD07A" w14:textId="77777777" w:rsidR="001E7FBB" w:rsidRPr="00DB25C4" w:rsidRDefault="001E7FBB" w:rsidP="00687314">
      <w:pPr>
        <w:spacing w:after="0" w:line="240" w:lineRule="auto"/>
        <w:jc w:val="both"/>
        <w:rPr>
          <w:rFonts w:cstheme="minorHAnsi"/>
        </w:rPr>
      </w:pPr>
      <w:r w:rsidRPr="00DB25C4">
        <w:rPr>
          <w:rFonts w:cstheme="minorHAnsi"/>
        </w:rPr>
        <w:t xml:space="preserve">Dari data </w:t>
      </w:r>
      <w:proofErr w:type="spellStart"/>
      <w:r w:rsidRPr="00DB25C4">
        <w:rPr>
          <w:rFonts w:cstheme="minorHAnsi"/>
        </w:rPr>
        <w:t>kualitas</w:t>
      </w:r>
      <w:proofErr w:type="spellEnd"/>
      <w:r w:rsidRPr="00DB25C4">
        <w:rPr>
          <w:rFonts w:cstheme="minorHAnsi"/>
        </w:rPr>
        <w:t xml:space="preserve"> input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w:t>
      </w:r>
      <w:proofErr w:type="spellStart"/>
      <w:r w:rsidRPr="00DB25C4">
        <w:rPr>
          <w:rFonts w:cstheme="minorHAnsi"/>
        </w:rPr>
        <w:t>terlihat</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w:t>
      </w: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pendaftar</w:t>
      </w:r>
      <w:proofErr w:type="spellEnd"/>
      <w:r w:rsidRPr="00DB25C4">
        <w:rPr>
          <w:rFonts w:cstheme="minorHAnsi"/>
        </w:rPr>
        <w:t xml:space="preserve"> (176 orang) </w:t>
      </w:r>
      <w:proofErr w:type="spellStart"/>
      <w:r w:rsidRPr="00DB25C4">
        <w:rPr>
          <w:rFonts w:cstheme="minorHAnsi"/>
        </w:rPr>
        <w:t>melebihi</w:t>
      </w:r>
      <w:proofErr w:type="spellEnd"/>
      <w:r w:rsidRPr="00DB25C4">
        <w:rPr>
          <w:rFonts w:cstheme="minorHAnsi"/>
        </w:rPr>
        <w:t xml:space="preserve"> </w:t>
      </w:r>
      <w:proofErr w:type="spellStart"/>
      <w:r w:rsidRPr="00DB25C4">
        <w:rPr>
          <w:rFonts w:cstheme="minorHAnsi"/>
        </w:rPr>
        <w:t>daya</w:t>
      </w:r>
      <w:proofErr w:type="spellEnd"/>
      <w:r w:rsidRPr="00DB25C4">
        <w:rPr>
          <w:rFonts w:cstheme="minorHAnsi"/>
        </w:rPr>
        <w:t xml:space="preserve"> </w:t>
      </w:r>
      <w:proofErr w:type="spellStart"/>
      <w:r w:rsidRPr="00DB25C4">
        <w:rPr>
          <w:rFonts w:cstheme="minorHAnsi"/>
        </w:rPr>
        <w:t>tampung</w:t>
      </w:r>
      <w:proofErr w:type="spellEnd"/>
      <w:r w:rsidRPr="00DB25C4">
        <w:rPr>
          <w:rFonts w:cstheme="minorHAnsi"/>
        </w:rPr>
        <w:t xml:space="preserve"> PPBM (150 orang). Hal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menunjukkan</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PPBM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tingkat</w:t>
      </w:r>
      <w:proofErr w:type="spellEnd"/>
      <w:r w:rsidRPr="00DB25C4">
        <w:rPr>
          <w:rFonts w:cstheme="minorHAnsi"/>
        </w:rPr>
        <w:t xml:space="preserve"> </w:t>
      </w:r>
      <w:proofErr w:type="spellStart"/>
      <w:r w:rsidRPr="00DB25C4">
        <w:rPr>
          <w:rFonts w:cstheme="minorHAnsi"/>
        </w:rPr>
        <w:t>daya</w:t>
      </w:r>
      <w:proofErr w:type="spellEnd"/>
      <w:r w:rsidRPr="00DB25C4">
        <w:rPr>
          <w:rFonts w:cstheme="minorHAnsi"/>
        </w:rPr>
        <w:t xml:space="preserve"> </w:t>
      </w:r>
      <w:proofErr w:type="spellStart"/>
      <w:r w:rsidRPr="00DB25C4">
        <w:rPr>
          <w:rFonts w:cstheme="minorHAnsi"/>
        </w:rPr>
        <w:t>tarik</w:t>
      </w:r>
      <w:proofErr w:type="spellEnd"/>
      <w:r w:rsidRPr="00DB25C4">
        <w:rPr>
          <w:rFonts w:cstheme="minorHAnsi"/>
        </w:rPr>
        <w:t xml:space="preserve"> yang </w:t>
      </w:r>
      <w:proofErr w:type="spellStart"/>
      <w:r w:rsidRPr="00DB25C4">
        <w:rPr>
          <w:rFonts w:cstheme="minorHAnsi"/>
        </w:rPr>
        <w:t>cukup</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di </w:t>
      </w:r>
      <w:proofErr w:type="spellStart"/>
      <w:r w:rsidRPr="00DB25C4">
        <w:rPr>
          <w:rFonts w:cstheme="minorHAnsi"/>
        </w:rPr>
        <w:t>kalangan</w:t>
      </w:r>
      <w:proofErr w:type="spellEnd"/>
      <w:r w:rsidRPr="00DB25C4">
        <w:rPr>
          <w:rFonts w:cstheme="minorHAnsi"/>
        </w:rPr>
        <w:t xml:space="preserve"> para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pendaftar</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Dari </w:t>
      </w: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pendaftar</w:t>
      </w:r>
      <w:proofErr w:type="spellEnd"/>
      <w:r w:rsidRPr="00DB25C4">
        <w:rPr>
          <w:rFonts w:cstheme="minorHAnsi"/>
        </w:rPr>
        <w:t xml:space="preserve"> </w:t>
      </w:r>
      <w:proofErr w:type="spellStart"/>
      <w:r w:rsidRPr="00DB25C4">
        <w:rPr>
          <w:rFonts w:cstheme="minorHAnsi"/>
        </w:rPr>
        <w:t>ternyata</w:t>
      </w:r>
      <w:proofErr w:type="spellEnd"/>
      <w:r w:rsidRPr="00DB25C4">
        <w:rPr>
          <w:rFonts w:cstheme="minorHAnsi"/>
        </w:rPr>
        <w:t xml:space="preserve"> </w:t>
      </w:r>
      <w:proofErr w:type="spellStart"/>
      <w:r w:rsidRPr="00DB25C4">
        <w:rPr>
          <w:rFonts w:cstheme="minorHAnsi"/>
        </w:rPr>
        <w:t>hanya</w:t>
      </w:r>
      <w:proofErr w:type="spellEnd"/>
      <w:r w:rsidRPr="00DB25C4">
        <w:rPr>
          <w:rFonts w:cstheme="minorHAnsi"/>
        </w:rPr>
        <w:t xml:space="preserve"> </w:t>
      </w:r>
      <w:proofErr w:type="spellStart"/>
      <w:r w:rsidRPr="00DB25C4">
        <w:rPr>
          <w:rFonts w:cstheme="minorHAnsi"/>
        </w:rPr>
        <w:t>sebanyak</w:t>
      </w:r>
      <w:proofErr w:type="spellEnd"/>
      <w:r w:rsidRPr="00DB25C4">
        <w:rPr>
          <w:rFonts w:cstheme="minorHAnsi"/>
        </w:rPr>
        <w:t xml:space="preserve"> 83 </w:t>
      </w:r>
      <w:proofErr w:type="spellStart"/>
      <w:r w:rsidRPr="00DB25C4">
        <w:rPr>
          <w:rFonts w:cstheme="minorHAnsi"/>
        </w:rPr>
        <w:t>mahasiswa</w:t>
      </w:r>
      <w:proofErr w:type="spellEnd"/>
      <w:r w:rsidRPr="00DB25C4">
        <w:rPr>
          <w:rFonts w:cstheme="minorHAnsi"/>
        </w:rPr>
        <w:t xml:space="preserve"> yang lulus </w:t>
      </w:r>
      <w:proofErr w:type="spellStart"/>
      <w:r w:rsidRPr="00DB25C4">
        <w:rPr>
          <w:rFonts w:cstheme="minorHAnsi"/>
        </w:rPr>
        <w:t>seleksi</w:t>
      </w:r>
      <w:proofErr w:type="spellEnd"/>
      <w:r w:rsidRPr="00DB25C4">
        <w:rPr>
          <w:rFonts w:cstheme="minorHAnsi"/>
        </w:rPr>
        <w:t xml:space="preserve">. Hal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menunjukkan</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proses </w:t>
      </w:r>
      <w:proofErr w:type="spellStart"/>
      <w:r w:rsidRPr="00DB25C4">
        <w:rPr>
          <w:rFonts w:cstheme="minorHAnsi"/>
        </w:rPr>
        <w:t>seleksi</w:t>
      </w:r>
      <w:proofErr w:type="spellEnd"/>
      <w:r w:rsidRPr="00DB25C4">
        <w:rPr>
          <w:rFonts w:cstheme="minorHAnsi"/>
        </w:rPr>
        <w:t xml:space="preserve"> yang </w:t>
      </w:r>
      <w:proofErr w:type="spellStart"/>
      <w:r w:rsidRPr="00DB25C4">
        <w:rPr>
          <w:rFonts w:cstheme="minorHAnsi"/>
        </w:rPr>
        <w:t>dilakukan</w:t>
      </w:r>
      <w:proofErr w:type="spellEnd"/>
      <w:r w:rsidRPr="00DB25C4">
        <w:rPr>
          <w:rFonts w:cstheme="minorHAnsi"/>
        </w:rPr>
        <w:t xml:space="preserve"> oleh PPBM </w:t>
      </w:r>
      <w:proofErr w:type="spellStart"/>
      <w:r w:rsidRPr="00DB25C4">
        <w:rPr>
          <w:rFonts w:cstheme="minorHAnsi"/>
        </w:rPr>
        <w:t>cukup</w:t>
      </w:r>
      <w:proofErr w:type="spellEnd"/>
      <w:r w:rsidRPr="00DB25C4">
        <w:rPr>
          <w:rFonts w:cstheme="minorHAnsi"/>
        </w:rPr>
        <w:t xml:space="preserve"> </w:t>
      </w:r>
      <w:proofErr w:type="spellStart"/>
      <w:r w:rsidRPr="00DB25C4">
        <w:rPr>
          <w:rFonts w:cstheme="minorHAnsi"/>
        </w:rPr>
        <w:t>ketat</w:t>
      </w:r>
      <w:proofErr w:type="spellEnd"/>
      <w:r w:rsidRPr="00DB25C4">
        <w:rPr>
          <w:rFonts w:cstheme="minorHAnsi"/>
        </w:rPr>
        <w:t xml:space="preserve"> dan </w:t>
      </w:r>
      <w:proofErr w:type="spellStart"/>
      <w:r w:rsidRPr="00DB25C4">
        <w:rPr>
          <w:rFonts w:cstheme="minorHAnsi"/>
        </w:rPr>
        <w:t>selektif</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memilih</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w:t>
      </w:r>
      <w:proofErr w:type="spellStart"/>
      <w:r w:rsidRPr="00DB25C4">
        <w:rPr>
          <w:rFonts w:cstheme="minorHAnsi"/>
        </w:rPr>
        <w:t>Terkait</w:t>
      </w:r>
      <w:proofErr w:type="spellEnd"/>
      <w:r w:rsidRPr="00DB25C4">
        <w:rPr>
          <w:rFonts w:cstheme="minorHAnsi"/>
        </w:rPr>
        <w:t xml:space="preserve"> </w:t>
      </w: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regular,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kurun</w:t>
      </w:r>
      <w:proofErr w:type="spellEnd"/>
      <w:r w:rsidRPr="00DB25C4">
        <w:rPr>
          <w:rFonts w:cstheme="minorHAnsi"/>
        </w:rPr>
        <w:t xml:space="preserve"> </w:t>
      </w:r>
      <w:proofErr w:type="spellStart"/>
      <w:r w:rsidRPr="00DB25C4">
        <w:rPr>
          <w:rFonts w:cstheme="minorHAnsi"/>
        </w:rPr>
        <w:t>waktu</w:t>
      </w:r>
      <w:proofErr w:type="spellEnd"/>
      <w:r w:rsidRPr="00DB25C4">
        <w:rPr>
          <w:rFonts w:cstheme="minorHAnsi"/>
        </w:rPr>
        <w:t xml:space="preserve"> lima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terakhir</w:t>
      </w:r>
      <w:proofErr w:type="spellEnd"/>
      <w:r w:rsidRPr="00DB25C4">
        <w:rPr>
          <w:rFonts w:cstheme="minorHAnsi"/>
        </w:rPr>
        <w:t xml:space="preserve"> (</w:t>
      </w:r>
      <w:proofErr w:type="spellStart"/>
      <w:r w:rsidRPr="00DB25C4">
        <w:rPr>
          <w:rFonts w:cstheme="minorHAnsi"/>
        </w:rPr>
        <w:t>mulai</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TS </w:t>
      </w:r>
      <w:proofErr w:type="spellStart"/>
      <w:r w:rsidRPr="00DB25C4">
        <w:rPr>
          <w:rFonts w:cstheme="minorHAnsi"/>
        </w:rPr>
        <w:t>sampai</w:t>
      </w:r>
      <w:proofErr w:type="spellEnd"/>
      <w:r w:rsidRPr="00DB25C4">
        <w:rPr>
          <w:rFonts w:cstheme="minorHAnsi"/>
        </w:rPr>
        <w:t xml:space="preserve"> TH-4), PPBM </w:t>
      </w:r>
      <w:proofErr w:type="spellStart"/>
      <w:r w:rsidRPr="00DB25C4">
        <w:rPr>
          <w:rFonts w:cstheme="minorHAnsi"/>
        </w:rPr>
        <w:t>hanya</w:t>
      </w:r>
      <w:proofErr w:type="spellEnd"/>
      <w:r w:rsidRPr="00DB25C4">
        <w:rPr>
          <w:rFonts w:cstheme="minorHAnsi"/>
        </w:rPr>
        <w:t xml:space="preserve"> </w:t>
      </w:r>
      <w:proofErr w:type="spellStart"/>
      <w:r w:rsidRPr="00DB25C4">
        <w:rPr>
          <w:rFonts w:cstheme="minorHAnsi"/>
        </w:rPr>
        <w:t>menerima</w:t>
      </w:r>
      <w:proofErr w:type="spellEnd"/>
      <w:r w:rsidRPr="00DB25C4">
        <w:rPr>
          <w:rFonts w:cstheme="minorHAnsi"/>
        </w:rPr>
        <w:t xml:space="preserve"> 77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regular </w:t>
      </w:r>
      <w:proofErr w:type="spellStart"/>
      <w:r w:rsidRPr="00DB25C4">
        <w:rPr>
          <w:rFonts w:cstheme="minorHAnsi"/>
        </w:rPr>
        <w:t>sejak</w:t>
      </w:r>
      <w:proofErr w:type="spellEnd"/>
      <w:r w:rsidRPr="00DB25C4">
        <w:rPr>
          <w:rFonts w:cstheme="minorHAnsi"/>
        </w:rPr>
        <w:t xml:space="preserve"> TS-4. Hal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menunjukkan</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PPBM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input </w:t>
      </w:r>
      <w:proofErr w:type="spellStart"/>
      <w:r w:rsidRPr="00DB25C4">
        <w:rPr>
          <w:rFonts w:cstheme="minorHAnsi"/>
        </w:rPr>
        <w:t>mahasiswa</w:t>
      </w:r>
      <w:proofErr w:type="spellEnd"/>
      <w:r w:rsidRPr="00DB25C4">
        <w:rPr>
          <w:rFonts w:cstheme="minorHAnsi"/>
        </w:rPr>
        <w:t xml:space="preserve"> yang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hal</w:t>
      </w:r>
      <w:proofErr w:type="spellEnd"/>
      <w:r w:rsidRPr="00DB25C4">
        <w:rPr>
          <w:rFonts w:cstheme="minorHAnsi"/>
        </w:rPr>
        <w:t xml:space="preserve"> </w:t>
      </w:r>
      <w:proofErr w:type="spellStart"/>
      <w:r w:rsidRPr="00DB25C4">
        <w:rPr>
          <w:rFonts w:cstheme="minorHAnsi"/>
        </w:rPr>
        <w:t>daya</w:t>
      </w:r>
      <w:proofErr w:type="spellEnd"/>
      <w:r w:rsidRPr="00DB25C4">
        <w:rPr>
          <w:rFonts w:cstheme="minorHAnsi"/>
        </w:rPr>
        <w:t xml:space="preserve"> </w:t>
      </w:r>
      <w:proofErr w:type="spellStart"/>
      <w:r w:rsidRPr="00DB25C4">
        <w:rPr>
          <w:rFonts w:cstheme="minorHAnsi"/>
        </w:rPr>
        <w:t>tarik</w:t>
      </w:r>
      <w:proofErr w:type="spellEnd"/>
      <w:r w:rsidRPr="00DB25C4">
        <w:rPr>
          <w:rFonts w:cstheme="minorHAnsi"/>
        </w:rPr>
        <w:t xml:space="preserve"> yang </w:t>
      </w:r>
      <w:proofErr w:type="spellStart"/>
      <w:r w:rsidRPr="00DB25C4">
        <w:rPr>
          <w:rFonts w:cstheme="minorHAnsi"/>
        </w:rPr>
        <w:t>cukup</w:t>
      </w:r>
      <w:proofErr w:type="spellEnd"/>
      <w:r w:rsidRPr="00DB25C4">
        <w:rPr>
          <w:rFonts w:cstheme="minorHAnsi"/>
        </w:rPr>
        <w:t xml:space="preserve"> </w:t>
      </w:r>
      <w:proofErr w:type="spellStart"/>
      <w:r w:rsidRPr="00DB25C4">
        <w:rPr>
          <w:rFonts w:cstheme="minorHAnsi"/>
        </w:rPr>
        <w:t>tinggi</w:t>
      </w:r>
      <w:proofErr w:type="spellEnd"/>
      <w:r w:rsidRPr="00DB25C4">
        <w:rPr>
          <w:rFonts w:cstheme="minorHAnsi"/>
        </w:rPr>
        <w:t>.</w:t>
      </w:r>
    </w:p>
    <w:p w14:paraId="0506C352" w14:textId="77777777" w:rsidR="001E7FBB" w:rsidRPr="00DB25C4" w:rsidRDefault="001E7FBB" w:rsidP="00687314">
      <w:pPr>
        <w:spacing w:after="0" w:line="240" w:lineRule="auto"/>
        <w:rPr>
          <w:rFonts w:cstheme="minorHAnsi"/>
        </w:rPr>
      </w:pPr>
    </w:p>
    <w:p w14:paraId="6F7FE2F3" w14:textId="77777777" w:rsidR="001E7FBB" w:rsidRPr="00DB25C4" w:rsidRDefault="001E7FBB" w:rsidP="00687314">
      <w:pPr>
        <w:spacing w:after="0" w:line="240" w:lineRule="auto"/>
        <w:ind w:left="221"/>
        <w:rPr>
          <w:rFonts w:eastAsia="Calibri" w:cstheme="minorHAnsi"/>
        </w:rPr>
      </w:pPr>
      <w:r w:rsidRPr="00DB25C4">
        <w:rPr>
          <w:rFonts w:eastAsia="Calibri" w:cstheme="minorHAnsi"/>
          <w:b/>
          <w:bCs/>
          <w:spacing w:val="1"/>
        </w:rPr>
        <w:t>3</w:t>
      </w:r>
      <w:r w:rsidRPr="00DB25C4">
        <w:rPr>
          <w:rFonts w:eastAsia="Calibri" w:cstheme="minorHAnsi"/>
          <w:b/>
          <w:bCs/>
          <w:spacing w:val="-1"/>
        </w:rPr>
        <w:t>.</w:t>
      </w:r>
      <w:r w:rsidRPr="00DB25C4">
        <w:rPr>
          <w:rFonts w:eastAsia="Calibri" w:cstheme="minorHAnsi"/>
          <w:b/>
          <w:bCs/>
          <w:spacing w:val="1"/>
        </w:rPr>
        <w:t>1</w:t>
      </w:r>
      <w:r w:rsidRPr="00DB25C4">
        <w:rPr>
          <w:rFonts w:eastAsia="Calibri" w:cstheme="minorHAnsi"/>
          <w:b/>
          <w:bCs/>
          <w:spacing w:val="-1"/>
        </w:rPr>
        <w:t>.</w:t>
      </w:r>
      <w:r w:rsidRPr="00DB25C4">
        <w:rPr>
          <w:rFonts w:eastAsia="Calibri" w:cstheme="minorHAnsi"/>
          <w:b/>
          <w:bCs/>
          <w:spacing w:val="1"/>
        </w:rPr>
        <w:t>2</w:t>
      </w:r>
      <w:r w:rsidRPr="00DB25C4">
        <w:rPr>
          <w:rFonts w:eastAsia="Calibri" w:cstheme="minorHAnsi"/>
          <w:b/>
          <w:bCs/>
          <w:spacing w:val="-1"/>
        </w:rPr>
        <w:t>.</w:t>
      </w:r>
      <w:r w:rsidRPr="00DB25C4">
        <w:rPr>
          <w:rFonts w:eastAsia="Calibri" w:cstheme="minorHAnsi"/>
          <w:b/>
          <w:bCs/>
        </w:rPr>
        <w:t>3</w:t>
      </w:r>
      <w:r w:rsidRPr="00DB25C4">
        <w:rPr>
          <w:rFonts w:eastAsia="Calibri" w:cstheme="minorHAnsi"/>
          <w:b/>
          <w:bCs/>
          <w:spacing w:val="-1"/>
        </w:rPr>
        <w:t xml:space="preserve"> </w:t>
      </w:r>
      <w:r w:rsidRPr="00DB25C4">
        <w:rPr>
          <w:rFonts w:eastAsia="Calibri" w:cstheme="minorHAnsi"/>
          <w:b/>
          <w:bCs/>
        </w:rPr>
        <w:t>D</w:t>
      </w:r>
      <w:r w:rsidRPr="00DB25C4">
        <w:rPr>
          <w:rFonts w:eastAsia="Calibri" w:cstheme="minorHAnsi"/>
          <w:b/>
          <w:bCs/>
          <w:spacing w:val="-1"/>
        </w:rPr>
        <w:t>ae</w:t>
      </w:r>
      <w:r w:rsidRPr="00DB25C4">
        <w:rPr>
          <w:rFonts w:eastAsia="Calibri" w:cstheme="minorHAnsi"/>
          <w:b/>
          <w:bCs/>
          <w:spacing w:val="1"/>
        </w:rPr>
        <w:t>r</w:t>
      </w:r>
      <w:r w:rsidRPr="00DB25C4">
        <w:rPr>
          <w:rFonts w:eastAsia="Calibri" w:cstheme="minorHAnsi"/>
          <w:b/>
          <w:bCs/>
          <w:spacing w:val="-1"/>
        </w:rPr>
        <w:t>a</w:t>
      </w:r>
      <w:r w:rsidRPr="00DB25C4">
        <w:rPr>
          <w:rFonts w:eastAsia="Calibri" w:cstheme="minorHAnsi"/>
          <w:b/>
          <w:bCs/>
        </w:rPr>
        <w:t>h</w:t>
      </w:r>
      <w:r w:rsidRPr="00DB25C4">
        <w:rPr>
          <w:rFonts w:eastAsia="Calibri" w:cstheme="minorHAnsi"/>
          <w:b/>
          <w:bCs/>
          <w:spacing w:val="-3"/>
        </w:rPr>
        <w:t xml:space="preserve"> </w:t>
      </w:r>
      <w:proofErr w:type="spellStart"/>
      <w:r w:rsidRPr="00DB25C4">
        <w:rPr>
          <w:rFonts w:eastAsia="Calibri" w:cstheme="minorHAnsi"/>
          <w:b/>
          <w:bCs/>
          <w:spacing w:val="1"/>
        </w:rPr>
        <w:t>As</w:t>
      </w:r>
      <w:r w:rsidRPr="00DB25C4">
        <w:rPr>
          <w:rFonts w:eastAsia="Calibri" w:cstheme="minorHAnsi"/>
          <w:b/>
          <w:bCs/>
          <w:spacing w:val="-1"/>
        </w:rPr>
        <w:t>a</w:t>
      </w:r>
      <w:r w:rsidRPr="00DB25C4">
        <w:rPr>
          <w:rFonts w:eastAsia="Calibri" w:cstheme="minorHAnsi"/>
          <w:b/>
          <w:bCs/>
        </w:rPr>
        <w:t>l</w:t>
      </w:r>
      <w:proofErr w:type="spellEnd"/>
      <w:r w:rsidRPr="00DB25C4">
        <w:rPr>
          <w:rFonts w:eastAsia="Calibri" w:cstheme="minorHAnsi"/>
          <w:b/>
          <w:bCs/>
          <w:spacing w:val="-1"/>
        </w:rPr>
        <w:t xml:space="preserve"> </w:t>
      </w:r>
      <w:r w:rsidRPr="00DB25C4">
        <w:rPr>
          <w:rFonts w:eastAsia="Calibri" w:cstheme="minorHAnsi"/>
          <w:b/>
          <w:bCs/>
          <w:spacing w:val="1"/>
        </w:rPr>
        <w:t>C</w:t>
      </w:r>
      <w:r w:rsidRPr="00DB25C4">
        <w:rPr>
          <w:rFonts w:eastAsia="Calibri" w:cstheme="minorHAnsi"/>
          <w:b/>
          <w:bCs/>
          <w:spacing w:val="-1"/>
        </w:rPr>
        <w:t>a</w:t>
      </w:r>
      <w:r w:rsidRPr="00DB25C4">
        <w:rPr>
          <w:rFonts w:eastAsia="Calibri" w:cstheme="minorHAnsi"/>
          <w:b/>
          <w:bCs/>
          <w:spacing w:val="1"/>
        </w:rPr>
        <w:t>l</w:t>
      </w:r>
      <w:r w:rsidRPr="00DB25C4">
        <w:rPr>
          <w:rFonts w:eastAsia="Calibri" w:cstheme="minorHAnsi"/>
          <w:b/>
          <w:bCs/>
          <w:spacing w:val="-1"/>
        </w:rPr>
        <w:t>o</w:t>
      </w:r>
      <w:r w:rsidRPr="00DB25C4">
        <w:rPr>
          <w:rFonts w:eastAsia="Calibri" w:cstheme="minorHAnsi"/>
          <w:b/>
          <w:bCs/>
        </w:rPr>
        <w:t xml:space="preserve">n </w:t>
      </w:r>
      <w:proofErr w:type="spellStart"/>
      <w:r w:rsidRPr="00DB25C4">
        <w:rPr>
          <w:rFonts w:eastAsia="Calibri" w:cstheme="minorHAnsi"/>
          <w:b/>
          <w:bCs/>
          <w:spacing w:val="-1"/>
        </w:rPr>
        <w:t>Maha</w:t>
      </w:r>
      <w:r w:rsidRPr="00DB25C4">
        <w:rPr>
          <w:rFonts w:eastAsia="Calibri" w:cstheme="minorHAnsi"/>
          <w:b/>
          <w:bCs/>
          <w:spacing w:val="1"/>
        </w:rPr>
        <w:t>sis</w:t>
      </w:r>
      <w:r w:rsidRPr="00DB25C4">
        <w:rPr>
          <w:rFonts w:eastAsia="Calibri" w:cstheme="minorHAnsi"/>
          <w:b/>
          <w:bCs/>
          <w:spacing w:val="-1"/>
        </w:rPr>
        <w:t>w</w:t>
      </w:r>
      <w:r w:rsidRPr="00DB25C4">
        <w:rPr>
          <w:rFonts w:eastAsia="Calibri" w:cstheme="minorHAnsi"/>
          <w:b/>
          <w:bCs/>
        </w:rPr>
        <w:t>a</w:t>
      </w:r>
      <w:proofErr w:type="spellEnd"/>
      <w:r w:rsidRPr="00DB25C4">
        <w:rPr>
          <w:rFonts w:eastAsia="Calibri" w:cstheme="minorHAnsi"/>
          <w:b/>
          <w:bCs/>
          <w:spacing w:val="-3"/>
        </w:rPr>
        <w:t xml:space="preserve"> </w:t>
      </w:r>
      <w:proofErr w:type="spellStart"/>
      <w:r w:rsidRPr="00DB25C4">
        <w:rPr>
          <w:rFonts w:eastAsia="Calibri" w:cstheme="minorHAnsi"/>
          <w:b/>
          <w:bCs/>
          <w:spacing w:val="1"/>
        </w:rPr>
        <w:t>B</w:t>
      </w:r>
      <w:r w:rsidRPr="00DB25C4">
        <w:rPr>
          <w:rFonts w:eastAsia="Calibri" w:cstheme="minorHAnsi"/>
          <w:b/>
          <w:bCs/>
          <w:spacing w:val="-1"/>
        </w:rPr>
        <w:t>a</w:t>
      </w:r>
      <w:r w:rsidRPr="00DB25C4">
        <w:rPr>
          <w:rFonts w:eastAsia="Calibri" w:cstheme="minorHAnsi"/>
          <w:b/>
          <w:bCs/>
          <w:spacing w:val="1"/>
        </w:rPr>
        <w:t>r</w:t>
      </w:r>
      <w:r w:rsidRPr="00DB25C4">
        <w:rPr>
          <w:rFonts w:eastAsia="Calibri" w:cstheme="minorHAnsi"/>
          <w:b/>
          <w:bCs/>
        </w:rPr>
        <w:t>u</w:t>
      </w:r>
      <w:proofErr w:type="spellEnd"/>
    </w:p>
    <w:p w14:paraId="18326D08" w14:textId="77777777" w:rsidR="001E7FBB" w:rsidRPr="00DB25C4" w:rsidRDefault="001E7FBB" w:rsidP="00687314">
      <w:pPr>
        <w:spacing w:after="0" w:line="240" w:lineRule="auto"/>
        <w:ind w:left="338"/>
        <w:rPr>
          <w:rFonts w:eastAsia="Calibri" w:cstheme="minorHAnsi"/>
        </w:rPr>
      </w:pPr>
      <w:r w:rsidRPr="00DB25C4">
        <w:rPr>
          <w:rFonts w:eastAsia="Calibri" w:cstheme="minorHAnsi"/>
          <w:spacing w:val="1"/>
        </w:rPr>
        <w:t>D</w:t>
      </w:r>
      <w:r w:rsidRPr="00DB25C4">
        <w:rPr>
          <w:rFonts w:eastAsia="Calibri" w:cstheme="minorHAnsi"/>
        </w:rPr>
        <w:t>a</w:t>
      </w:r>
      <w:r w:rsidRPr="00DB25C4">
        <w:rPr>
          <w:rFonts w:eastAsia="Calibri" w:cstheme="minorHAnsi"/>
          <w:spacing w:val="-2"/>
        </w:rPr>
        <w:t>t</w:t>
      </w:r>
      <w:r w:rsidRPr="00DB25C4">
        <w:rPr>
          <w:rFonts w:eastAsia="Calibri" w:cstheme="minorHAnsi"/>
        </w:rPr>
        <w:t>a</w:t>
      </w:r>
      <w:r w:rsidRPr="00DB25C4">
        <w:rPr>
          <w:rFonts w:eastAsia="Calibri" w:cstheme="minorHAnsi"/>
          <w:spacing w:val="22"/>
        </w:rPr>
        <w:t xml:space="preserve"> </w:t>
      </w:r>
      <w:proofErr w:type="spellStart"/>
      <w:r w:rsidRPr="00DB25C4">
        <w:rPr>
          <w:rFonts w:eastAsia="Calibri" w:cstheme="minorHAnsi"/>
        </w:rPr>
        <w:t>cal</w:t>
      </w:r>
      <w:r w:rsidRPr="00DB25C4">
        <w:rPr>
          <w:rFonts w:eastAsia="Calibri" w:cstheme="minorHAnsi"/>
          <w:spacing w:val="-1"/>
        </w:rPr>
        <w:t>o</w:t>
      </w:r>
      <w:r w:rsidRPr="00DB25C4">
        <w:rPr>
          <w:rFonts w:eastAsia="Calibri" w:cstheme="minorHAnsi"/>
        </w:rPr>
        <w:t>n</w:t>
      </w:r>
      <w:proofErr w:type="spellEnd"/>
      <w:r w:rsidRPr="00DB25C4">
        <w:rPr>
          <w:rFonts w:eastAsia="Calibri" w:cstheme="minorHAnsi"/>
          <w:spacing w:val="21"/>
        </w:rPr>
        <w:t xml:space="preserve"> </w:t>
      </w:r>
      <w:proofErr w:type="spellStart"/>
      <w:r w:rsidRPr="00DB25C4">
        <w:rPr>
          <w:rFonts w:eastAsia="Calibri" w:cstheme="minorHAnsi"/>
          <w:spacing w:val="1"/>
        </w:rPr>
        <w:t>m</w:t>
      </w:r>
      <w:r w:rsidRPr="00DB25C4">
        <w:rPr>
          <w:rFonts w:eastAsia="Calibri" w:cstheme="minorHAnsi"/>
        </w:rPr>
        <w:t>a</w:t>
      </w:r>
      <w:r w:rsidRPr="00DB25C4">
        <w:rPr>
          <w:rFonts w:eastAsia="Calibri" w:cstheme="minorHAnsi"/>
          <w:spacing w:val="-1"/>
        </w:rPr>
        <w:t>h</w:t>
      </w:r>
      <w:r w:rsidRPr="00DB25C4">
        <w:rPr>
          <w:rFonts w:eastAsia="Calibri" w:cstheme="minorHAnsi"/>
        </w:rPr>
        <w:t>asi</w:t>
      </w:r>
      <w:r w:rsidRPr="00DB25C4">
        <w:rPr>
          <w:rFonts w:eastAsia="Calibri" w:cstheme="minorHAnsi"/>
          <w:spacing w:val="-2"/>
        </w:rPr>
        <w:t>s</w:t>
      </w:r>
      <w:r w:rsidRPr="00DB25C4">
        <w:rPr>
          <w:rFonts w:eastAsia="Calibri" w:cstheme="minorHAnsi"/>
          <w:spacing w:val="1"/>
        </w:rPr>
        <w:t>w</w:t>
      </w:r>
      <w:r w:rsidRPr="00DB25C4">
        <w:rPr>
          <w:rFonts w:eastAsia="Calibri" w:cstheme="minorHAnsi"/>
        </w:rPr>
        <w:t>a</w:t>
      </w:r>
      <w:proofErr w:type="spellEnd"/>
      <w:r w:rsidRPr="00DB25C4">
        <w:rPr>
          <w:rFonts w:eastAsia="Calibri" w:cstheme="minorHAnsi"/>
          <w:spacing w:val="24"/>
        </w:rPr>
        <w:t xml:space="preserve"> </w:t>
      </w:r>
      <w:proofErr w:type="spellStart"/>
      <w:r w:rsidRPr="00DB25C4">
        <w:rPr>
          <w:rFonts w:eastAsia="Calibri" w:cstheme="minorHAnsi"/>
        </w:rPr>
        <w:t>r</w:t>
      </w:r>
      <w:r w:rsidRPr="00DB25C4">
        <w:rPr>
          <w:rFonts w:eastAsia="Calibri" w:cstheme="minorHAnsi"/>
          <w:spacing w:val="1"/>
        </w:rPr>
        <w:t>e</w:t>
      </w:r>
      <w:r w:rsidRPr="00DB25C4">
        <w:rPr>
          <w:rFonts w:eastAsia="Calibri" w:cstheme="minorHAnsi"/>
          <w:spacing w:val="-1"/>
        </w:rPr>
        <w:t>gu</w:t>
      </w:r>
      <w:r w:rsidRPr="00DB25C4">
        <w:rPr>
          <w:rFonts w:eastAsia="Calibri" w:cstheme="minorHAnsi"/>
        </w:rPr>
        <w:t>l</w:t>
      </w:r>
      <w:r w:rsidRPr="00DB25C4">
        <w:rPr>
          <w:rFonts w:eastAsia="Calibri" w:cstheme="minorHAnsi"/>
          <w:spacing w:val="1"/>
        </w:rPr>
        <w:t>e</w:t>
      </w:r>
      <w:r w:rsidRPr="00DB25C4">
        <w:rPr>
          <w:rFonts w:eastAsia="Calibri" w:cstheme="minorHAnsi"/>
        </w:rPr>
        <w:t>r</w:t>
      </w:r>
      <w:proofErr w:type="spellEnd"/>
      <w:r w:rsidRPr="00DB25C4">
        <w:rPr>
          <w:rFonts w:eastAsia="Calibri" w:cstheme="minorHAnsi"/>
          <w:spacing w:val="49"/>
        </w:rPr>
        <w:t xml:space="preserve"> </w:t>
      </w:r>
      <w:r w:rsidRPr="00DB25C4">
        <w:rPr>
          <w:rFonts w:eastAsia="Calibri" w:cstheme="minorHAnsi"/>
          <w:spacing w:val="1"/>
        </w:rPr>
        <w:t>P</w:t>
      </w:r>
      <w:r w:rsidRPr="00DB25C4">
        <w:rPr>
          <w:rFonts w:eastAsia="Calibri" w:cstheme="minorHAnsi"/>
        </w:rPr>
        <w:t>S</w:t>
      </w:r>
      <w:r w:rsidRPr="00DB25C4">
        <w:rPr>
          <w:rFonts w:eastAsia="Calibri" w:cstheme="minorHAnsi"/>
          <w:spacing w:val="24"/>
        </w:rPr>
        <w:t xml:space="preserve"> </w:t>
      </w:r>
      <w:r w:rsidRPr="00DB25C4">
        <w:rPr>
          <w:rFonts w:eastAsia="Calibri" w:cstheme="minorHAnsi"/>
          <w:spacing w:val="1"/>
        </w:rPr>
        <w:t>y</w:t>
      </w:r>
      <w:r w:rsidRPr="00DB25C4">
        <w:rPr>
          <w:rFonts w:eastAsia="Calibri" w:cstheme="minorHAnsi"/>
        </w:rPr>
        <w:t>a</w:t>
      </w:r>
      <w:r w:rsidRPr="00DB25C4">
        <w:rPr>
          <w:rFonts w:eastAsia="Calibri" w:cstheme="minorHAnsi"/>
          <w:spacing w:val="-1"/>
        </w:rPr>
        <w:t>n</w:t>
      </w:r>
      <w:r w:rsidRPr="00DB25C4">
        <w:rPr>
          <w:rFonts w:eastAsia="Calibri" w:cstheme="minorHAnsi"/>
        </w:rPr>
        <w:t>g</w:t>
      </w:r>
      <w:r w:rsidRPr="00DB25C4">
        <w:rPr>
          <w:rFonts w:eastAsia="Calibri" w:cstheme="minorHAnsi"/>
          <w:spacing w:val="24"/>
        </w:rPr>
        <w:t xml:space="preserve"> </w:t>
      </w:r>
      <w:proofErr w:type="spellStart"/>
      <w:r w:rsidRPr="00DB25C4">
        <w:rPr>
          <w:rFonts w:eastAsia="Calibri" w:cstheme="minorHAnsi"/>
          <w:spacing w:val="-1"/>
        </w:rPr>
        <w:t>d</w:t>
      </w:r>
      <w:r w:rsidRPr="00DB25C4">
        <w:rPr>
          <w:rFonts w:eastAsia="Calibri" w:cstheme="minorHAnsi"/>
        </w:rPr>
        <w:t>iakr</w:t>
      </w:r>
      <w:r w:rsidRPr="00DB25C4">
        <w:rPr>
          <w:rFonts w:eastAsia="Calibri" w:cstheme="minorHAnsi"/>
          <w:spacing w:val="1"/>
        </w:rPr>
        <w:t>e</w:t>
      </w:r>
      <w:r w:rsidRPr="00DB25C4">
        <w:rPr>
          <w:rFonts w:eastAsia="Calibri" w:cstheme="minorHAnsi"/>
          <w:spacing w:val="-1"/>
        </w:rPr>
        <w:t>d</w:t>
      </w:r>
      <w:r w:rsidRPr="00DB25C4">
        <w:rPr>
          <w:rFonts w:eastAsia="Calibri" w:cstheme="minorHAnsi"/>
        </w:rPr>
        <w:t>i</w:t>
      </w:r>
      <w:r w:rsidRPr="00DB25C4">
        <w:rPr>
          <w:rFonts w:eastAsia="Calibri" w:cstheme="minorHAnsi"/>
          <w:spacing w:val="-2"/>
        </w:rPr>
        <w:t>t</w:t>
      </w:r>
      <w:r w:rsidRPr="00DB25C4">
        <w:rPr>
          <w:rFonts w:eastAsia="Calibri" w:cstheme="minorHAnsi"/>
        </w:rPr>
        <w:t>asi</w:t>
      </w:r>
      <w:proofErr w:type="spellEnd"/>
      <w:r w:rsidRPr="00DB25C4">
        <w:rPr>
          <w:rFonts w:eastAsia="Calibri" w:cstheme="minorHAnsi"/>
          <w:spacing w:val="22"/>
        </w:rPr>
        <w:t xml:space="preserve"> </w:t>
      </w:r>
      <w:proofErr w:type="spellStart"/>
      <w:r w:rsidRPr="00DB25C4">
        <w:rPr>
          <w:rFonts w:eastAsia="Calibri" w:cstheme="minorHAnsi"/>
          <w:spacing w:val="-1"/>
        </w:rPr>
        <w:t>d</w:t>
      </w:r>
      <w:r w:rsidRPr="00DB25C4">
        <w:rPr>
          <w:rFonts w:eastAsia="Calibri" w:cstheme="minorHAnsi"/>
        </w:rPr>
        <w:t>alam</w:t>
      </w:r>
      <w:proofErr w:type="spellEnd"/>
      <w:r w:rsidRPr="00DB25C4">
        <w:rPr>
          <w:rFonts w:eastAsia="Calibri" w:cstheme="minorHAnsi"/>
          <w:spacing w:val="24"/>
        </w:rPr>
        <w:t xml:space="preserve"> </w:t>
      </w:r>
      <w:r w:rsidRPr="00DB25C4">
        <w:rPr>
          <w:rFonts w:eastAsia="Calibri" w:cstheme="minorHAnsi"/>
        </w:rPr>
        <w:t>li</w:t>
      </w:r>
      <w:r w:rsidRPr="00DB25C4">
        <w:rPr>
          <w:rFonts w:eastAsia="Calibri" w:cstheme="minorHAnsi"/>
          <w:spacing w:val="1"/>
        </w:rPr>
        <w:t>m</w:t>
      </w:r>
      <w:r w:rsidRPr="00DB25C4">
        <w:rPr>
          <w:rFonts w:eastAsia="Calibri" w:cstheme="minorHAnsi"/>
        </w:rPr>
        <w:t>a</w:t>
      </w:r>
      <w:r w:rsidRPr="00DB25C4">
        <w:rPr>
          <w:rFonts w:eastAsia="Calibri" w:cstheme="minorHAnsi"/>
          <w:spacing w:val="22"/>
        </w:rPr>
        <w:t xml:space="preserve"> </w:t>
      </w:r>
      <w:proofErr w:type="spellStart"/>
      <w:r w:rsidRPr="00DB25C4">
        <w:rPr>
          <w:rFonts w:eastAsia="Calibri" w:cstheme="minorHAnsi"/>
          <w:spacing w:val="1"/>
        </w:rPr>
        <w:t>t</w:t>
      </w:r>
      <w:r w:rsidRPr="00DB25C4">
        <w:rPr>
          <w:rFonts w:eastAsia="Calibri" w:cstheme="minorHAnsi"/>
        </w:rPr>
        <w:t>a</w:t>
      </w:r>
      <w:r w:rsidRPr="00DB25C4">
        <w:rPr>
          <w:rFonts w:eastAsia="Calibri" w:cstheme="minorHAnsi"/>
          <w:spacing w:val="-1"/>
        </w:rPr>
        <w:t>hu</w:t>
      </w:r>
      <w:r w:rsidRPr="00DB25C4">
        <w:rPr>
          <w:rFonts w:eastAsia="Calibri" w:cstheme="minorHAnsi"/>
        </w:rPr>
        <w:t>n</w:t>
      </w:r>
      <w:proofErr w:type="spellEnd"/>
      <w:r w:rsidRPr="00DB25C4">
        <w:rPr>
          <w:rFonts w:eastAsia="Calibri" w:cstheme="minorHAnsi"/>
          <w:spacing w:val="21"/>
        </w:rPr>
        <w:t xml:space="preserve"> </w:t>
      </w:r>
      <w:proofErr w:type="spellStart"/>
      <w:r w:rsidRPr="00DB25C4">
        <w:rPr>
          <w:rFonts w:eastAsia="Calibri" w:cstheme="minorHAnsi"/>
          <w:spacing w:val="1"/>
        </w:rPr>
        <w:t>te</w:t>
      </w:r>
      <w:r w:rsidRPr="00DB25C4">
        <w:rPr>
          <w:rFonts w:eastAsia="Calibri" w:cstheme="minorHAnsi"/>
        </w:rPr>
        <w:t>ra</w:t>
      </w:r>
      <w:r w:rsidRPr="00DB25C4">
        <w:rPr>
          <w:rFonts w:eastAsia="Calibri" w:cstheme="minorHAnsi"/>
          <w:spacing w:val="-2"/>
        </w:rPr>
        <w:t>k</w:t>
      </w:r>
      <w:r w:rsidRPr="00DB25C4">
        <w:rPr>
          <w:rFonts w:eastAsia="Calibri" w:cstheme="minorHAnsi"/>
          <w:spacing w:val="-1"/>
        </w:rPr>
        <w:t>h</w:t>
      </w:r>
      <w:r w:rsidRPr="00DB25C4">
        <w:rPr>
          <w:rFonts w:eastAsia="Calibri" w:cstheme="minorHAnsi"/>
        </w:rPr>
        <w:t>ir</w:t>
      </w:r>
      <w:proofErr w:type="spellEnd"/>
      <w:r w:rsidRPr="00DB25C4">
        <w:rPr>
          <w:rFonts w:eastAsia="Calibri" w:cstheme="minorHAnsi"/>
          <w:spacing w:val="25"/>
        </w:rPr>
        <w:t xml:space="preserve"> </w:t>
      </w:r>
      <w:r w:rsidRPr="00DB25C4">
        <w:rPr>
          <w:rFonts w:eastAsia="Calibri" w:cstheme="minorHAnsi"/>
        </w:rPr>
        <w:t>(</w:t>
      </w:r>
      <w:proofErr w:type="spellStart"/>
      <w:r w:rsidRPr="00DB25C4">
        <w:rPr>
          <w:rFonts w:eastAsia="Calibri" w:cstheme="minorHAnsi"/>
        </w:rPr>
        <w:t>Ta</w:t>
      </w:r>
      <w:r w:rsidRPr="00DB25C4">
        <w:rPr>
          <w:rFonts w:eastAsia="Calibri" w:cstheme="minorHAnsi"/>
          <w:spacing w:val="-1"/>
        </w:rPr>
        <w:t>b</w:t>
      </w:r>
      <w:r w:rsidRPr="00DB25C4">
        <w:rPr>
          <w:rFonts w:eastAsia="Calibri" w:cstheme="minorHAnsi"/>
          <w:spacing w:val="1"/>
        </w:rPr>
        <w:t>e</w:t>
      </w:r>
      <w:r w:rsidRPr="00DB25C4">
        <w:rPr>
          <w:rFonts w:eastAsia="Calibri" w:cstheme="minorHAnsi"/>
        </w:rPr>
        <w:t>l</w:t>
      </w:r>
      <w:proofErr w:type="spellEnd"/>
      <w:r w:rsidRPr="00DB25C4">
        <w:rPr>
          <w:rFonts w:eastAsia="Calibri" w:cstheme="minorHAnsi"/>
          <w:spacing w:val="22"/>
        </w:rPr>
        <w:t xml:space="preserve"> </w:t>
      </w:r>
      <w:r w:rsidRPr="00DB25C4">
        <w:rPr>
          <w:rFonts w:eastAsia="Calibri" w:cstheme="minorHAnsi"/>
          <w:spacing w:val="1"/>
        </w:rPr>
        <w:t>3</w:t>
      </w:r>
      <w:r w:rsidRPr="00DB25C4">
        <w:rPr>
          <w:rFonts w:eastAsia="Calibri" w:cstheme="minorHAnsi"/>
          <w:spacing w:val="-1"/>
        </w:rPr>
        <w:t>.</w:t>
      </w:r>
      <w:r w:rsidRPr="00DB25C4">
        <w:rPr>
          <w:rFonts w:eastAsia="Calibri" w:cstheme="minorHAnsi"/>
          <w:spacing w:val="-2"/>
        </w:rPr>
        <w:t>1</w:t>
      </w:r>
      <w:r w:rsidRPr="00DB25C4">
        <w:rPr>
          <w:rFonts w:eastAsia="Calibri" w:cstheme="minorHAnsi"/>
          <w:spacing w:val="-1"/>
        </w:rPr>
        <w:t>.</w:t>
      </w:r>
      <w:r w:rsidRPr="00DB25C4">
        <w:rPr>
          <w:rFonts w:eastAsia="Calibri" w:cstheme="minorHAnsi"/>
          <w:spacing w:val="1"/>
        </w:rPr>
        <w:t>2</w:t>
      </w:r>
      <w:r w:rsidRPr="00DB25C4">
        <w:rPr>
          <w:rFonts w:eastAsia="Calibri" w:cstheme="minorHAnsi"/>
          <w:spacing w:val="-1"/>
        </w:rPr>
        <w:t>.</w:t>
      </w:r>
      <w:r w:rsidRPr="00DB25C4">
        <w:rPr>
          <w:rFonts w:eastAsia="Calibri" w:cstheme="minorHAnsi"/>
          <w:spacing w:val="1"/>
        </w:rPr>
        <w:t>3</w:t>
      </w:r>
      <w:r w:rsidRPr="00DB25C4">
        <w:rPr>
          <w:rFonts w:eastAsia="Calibri" w:cstheme="minorHAnsi"/>
          <w:spacing w:val="-1"/>
        </w:rPr>
        <w:t>.</w:t>
      </w:r>
      <w:r w:rsidRPr="00DB25C4">
        <w:rPr>
          <w:rFonts w:eastAsia="Calibri" w:cstheme="minorHAnsi"/>
        </w:rPr>
        <w:t>1</w:t>
      </w:r>
      <w:r w:rsidRPr="00DB25C4">
        <w:rPr>
          <w:rFonts w:eastAsia="Calibri" w:cstheme="minorHAnsi"/>
          <w:spacing w:val="26"/>
        </w:rPr>
        <w:t xml:space="preserve"> </w:t>
      </w:r>
      <w:r w:rsidRPr="00DB25C4">
        <w:rPr>
          <w:rFonts w:eastAsia="Calibri" w:cstheme="minorHAnsi"/>
          <w:spacing w:val="-1"/>
        </w:rPr>
        <w:t>d</w:t>
      </w:r>
      <w:r w:rsidRPr="00DB25C4">
        <w:rPr>
          <w:rFonts w:eastAsia="Calibri" w:cstheme="minorHAnsi"/>
        </w:rPr>
        <w:t>an</w:t>
      </w:r>
      <w:r w:rsidRPr="00DB25C4">
        <w:rPr>
          <w:rFonts w:eastAsia="Calibri" w:cstheme="minorHAnsi"/>
          <w:spacing w:val="21"/>
        </w:rPr>
        <w:t xml:space="preserve"> </w:t>
      </w:r>
      <w:r w:rsidRPr="00DB25C4">
        <w:rPr>
          <w:rFonts w:eastAsia="Calibri" w:cstheme="minorHAnsi"/>
        </w:rPr>
        <w:t>Ta</w:t>
      </w:r>
      <w:r w:rsidRPr="00DB25C4">
        <w:rPr>
          <w:rFonts w:eastAsia="Calibri" w:cstheme="minorHAnsi"/>
          <w:spacing w:val="-1"/>
        </w:rPr>
        <w:t>b</w:t>
      </w:r>
      <w:r w:rsidRPr="00DB25C4">
        <w:rPr>
          <w:rFonts w:eastAsia="Calibri" w:cstheme="minorHAnsi"/>
          <w:spacing w:val="1"/>
        </w:rPr>
        <w:t>e</w:t>
      </w:r>
      <w:r w:rsidRPr="00DB25C4">
        <w:rPr>
          <w:rFonts w:eastAsia="Calibri" w:cstheme="minorHAnsi"/>
          <w:spacing w:val="-3"/>
        </w:rPr>
        <w:t>l</w:t>
      </w:r>
      <w:r w:rsidRPr="00DB25C4">
        <w:rPr>
          <w:rFonts w:eastAsia="Calibri" w:cstheme="minorHAnsi"/>
          <w:spacing w:val="1"/>
        </w:rPr>
        <w:t>3</w:t>
      </w:r>
      <w:r w:rsidRPr="00DB25C4">
        <w:rPr>
          <w:rFonts w:eastAsia="Calibri" w:cstheme="minorHAnsi"/>
          <w:spacing w:val="-1"/>
        </w:rPr>
        <w:t>.</w:t>
      </w:r>
      <w:r w:rsidRPr="00DB25C4">
        <w:rPr>
          <w:rFonts w:eastAsia="Calibri" w:cstheme="minorHAnsi"/>
          <w:spacing w:val="1"/>
        </w:rPr>
        <w:t>1</w:t>
      </w:r>
      <w:r w:rsidRPr="00DB25C4">
        <w:rPr>
          <w:rFonts w:eastAsia="Calibri" w:cstheme="minorHAnsi"/>
          <w:spacing w:val="-1"/>
        </w:rPr>
        <w:t>.</w:t>
      </w:r>
      <w:r w:rsidRPr="00DB25C4">
        <w:rPr>
          <w:rFonts w:eastAsia="Calibri" w:cstheme="minorHAnsi"/>
          <w:spacing w:val="-2"/>
        </w:rPr>
        <w:t>2</w:t>
      </w:r>
      <w:r w:rsidRPr="00DB25C4">
        <w:rPr>
          <w:rFonts w:eastAsia="Calibri" w:cstheme="minorHAnsi"/>
          <w:spacing w:val="-1"/>
        </w:rPr>
        <w:t>.</w:t>
      </w:r>
      <w:r w:rsidRPr="00DB25C4">
        <w:rPr>
          <w:rFonts w:eastAsia="Calibri" w:cstheme="minorHAnsi"/>
          <w:spacing w:val="1"/>
        </w:rPr>
        <w:t>3</w:t>
      </w:r>
      <w:r w:rsidRPr="00DB25C4">
        <w:rPr>
          <w:rFonts w:eastAsia="Calibri" w:cstheme="minorHAnsi"/>
          <w:spacing w:val="-1"/>
        </w:rPr>
        <w:t>.</w:t>
      </w:r>
      <w:r w:rsidRPr="00DB25C4">
        <w:rPr>
          <w:rFonts w:eastAsia="Calibri" w:cstheme="minorHAnsi"/>
          <w:spacing w:val="-2"/>
        </w:rPr>
        <w:t>2</w:t>
      </w:r>
      <w:r w:rsidRPr="00DB25C4">
        <w:rPr>
          <w:rFonts w:eastAsia="Calibri" w:cstheme="minorHAnsi"/>
        </w:rPr>
        <w:t>).</w:t>
      </w:r>
    </w:p>
    <w:p w14:paraId="0C00A86A" w14:textId="77777777" w:rsidR="001E7FBB" w:rsidRPr="00DB25C4" w:rsidRDefault="001E7FBB" w:rsidP="00687314">
      <w:pPr>
        <w:spacing w:after="0" w:line="240" w:lineRule="auto"/>
        <w:ind w:left="622"/>
        <w:rPr>
          <w:rFonts w:eastAsia="Calibri" w:cstheme="minorHAnsi"/>
        </w:rPr>
      </w:pPr>
      <w:proofErr w:type="spellStart"/>
      <w:r w:rsidRPr="00DB25C4">
        <w:rPr>
          <w:rFonts w:eastAsia="Calibri" w:cstheme="minorHAnsi"/>
        </w:rPr>
        <w:t>Ta</w:t>
      </w:r>
      <w:r w:rsidRPr="00DB25C4">
        <w:rPr>
          <w:rFonts w:eastAsia="Calibri" w:cstheme="minorHAnsi"/>
          <w:spacing w:val="-1"/>
        </w:rPr>
        <w:t>b</w:t>
      </w:r>
      <w:r w:rsidRPr="00DB25C4">
        <w:rPr>
          <w:rFonts w:eastAsia="Calibri" w:cstheme="minorHAnsi"/>
          <w:spacing w:val="1"/>
        </w:rPr>
        <w:t>e</w:t>
      </w:r>
      <w:r w:rsidRPr="00DB25C4">
        <w:rPr>
          <w:rFonts w:eastAsia="Calibri" w:cstheme="minorHAnsi"/>
        </w:rPr>
        <w:t>l</w:t>
      </w:r>
      <w:proofErr w:type="spellEnd"/>
      <w:r w:rsidRPr="00DB25C4">
        <w:rPr>
          <w:rFonts w:eastAsia="Calibri" w:cstheme="minorHAnsi"/>
          <w:spacing w:val="-4"/>
        </w:rPr>
        <w:t xml:space="preserve"> </w:t>
      </w:r>
      <w:r w:rsidRPr="00DB25C4">
        <w:rPr>
          <w:rFonts w:eastAsia="Calibri" w:cstheme="minorHAnsi"/>
          <w:spacing w:val="1"/>
        </w:rPr>
        <w:t>3</w:t>
      </w:r>
      <w:r w:rsidRPr="00DB25C4">
        <w:rPr>
          <w:rFonts w:eastAsia="Calibri" w:cstheme="minorHAnsi"/>
          <w:spacing w:val="-1"/>
        </w:rPr>
        <w:t>.</w:t>
      </w:r>
      <w:r w:rsidRPr="00DB25C4">
        <w:rPr>
          <w:rFonts w:eastAsia="Calibri" w:cstheme="minorHAnsi"/>
          <w:spacing w:val="1"/>
        </w:rPr>
        <w:t>1</w:t>
      </w:r>
      <w:r w:rsidRPr="00DB25C4">
        <w:rPr>
          <w:rFonts w:eastAsia="Calibri" w:cstheme="minorHAnsi"/>
          <w:spacing w:val="-1"/>
        </w:rPr>
        <w:t>.</w:t>
      </w:r>
      <w:r w:rsidRPr="00DB25C4">
        <w:rPr>
          <w:rFonts w:eastAsia="Calibri" w:cstheme="minorHAnsi"/>
          <w:spacing w:val="-2"/>
        </w:rPr>
        <w:t>2</w:t>
      </w:r>
      <w:r w:rsidRPr="00DB25C4">
        <w:rPr>
          <w:rFonts w:eastAsia="Calibri" w:cstheme="minorHAnsi"/>
          <w:spacing w:val="-1"/>
        </w:rPr>
        <w:t>.</w:t>
      </w:r>
      <w:r w:rsidRPr="00DB25C4">
        <w:rPr>
          <w:rFonts w:eastAsia="Calibri" w:cstheme="minorHAnsi"/>
          <w:spacing w:val="1"/>
        </w:rPr>
        <w:t>3</w:t>
      </w:r>
      <w:r w:rsidRPr="00DB25C4">
        <w:rPr>
          <w:rFonts w:eastAsia="Calibri" w:cstheme="minorHAnsi"/>
          <w:spacing w:val="-1"/>
        </w:rPr>
        <w:t>.</w:t>
      </w:r>
      <w:r w:rsidRPr="00DB25C4">
        <w:rPr>
          <w:rFonts w:eastAsia="Calibri" w:cstheme="minorHAnsi"/>
        </w:rPr>
        <w:t>1</w:t>
      </w:r>
      <w:r w:rsidRPr="00DB25C4">
        <w:rPr>
          <w:rFonts w:eastAsia="Calibri" w:cstheme="minorHAnsi"/>
          <w:spacing w:val="-3"/>
        </w:rPr>
        <w:t xml:space="preserve"> </w:t>
      </w:r>
      <w:r w:rsidRPr="00DB25C4">
        <w:rPr>
          <w:rFonts w:eastAsia="Calibri" w:cstheme="minorHAnsi"/>
        </w:rPr>
        <w:t>Cal</w:t>
      </w:r>
      <w:r w:rsidRPr="00DB25C4">
        <w:rPr>
          <w:rFonts w:eastAsia="Calibri" w:cstheme="minorHAnsi"/>
          <w:spacing w:val="-1"/>
        </w:rPr>
        <w:t>o</w:t>
      </w:r>
      <w:r w:rsidRPr="00DB25C4">
        <w:rPr>
          <w:rFonts w:eastAsia="Calibri" w:cstheme="minorHAnsi"/>
        </w:rPr>
        <w:t>n</w:t>
      </w:r>
      <w:r w:rsidRPr="00DB25C4">
        <w:rPr>
          <w:rFonts w:eastAsia="Calibri" w:cstheme="minorHAnsi"/>
          <w:spacing w:val="-5"/>
        </w:rPr>
        <w:t xml:space="preserve"> </w:t>
      </w:r>
      <w:proofErr w:type="spellStart"/>
      <w:r w:rsidRPr="00DB25C4">
        <w:rPr>
          <w:rFonts w:eastAsia="Calibri" w:cstheme="minorHAnsi"/>
          <w:spacing w:val="1"/>
        </w:rPr>
        <w:t>M</w:t>
      </w:r>
      <w:r w:rsidRPr="00DB25C4">
        <w:rPr>
          <w:rFonts w:eastAsia="Calibri" w:cstheme="minorHAnsi"/>
        </w:rPr>
        <w:t>a</w:t>
      </w:r>
      <w:r w:rsidRPr="00DB25C4">
        <w:rPr>
          <w:rFonts w:eastAsia="Calibri" w:cstheme="minorHAnsi"/>
          <w:spacing w:val="-1"/>
        </w:rPr>
        <w:t>h</w:t>
      </w:r>
      <w:r w:rsidRPr="00DB25C4">
        <w:rPr>
          <w:rFonts w:eastAsia="Calibri" w:cstheme="minorHAnsi"/>
        </w:rPr>
        <w:t>asi</w:t>
      </w:r>
      <w:r w:rsidRPr="00DB25C4">
        <w:rPr>
          <w:rFonts w:eastAsia="Calibri" w:cstheme="minorHAnsi"/>
          <w:spacing w:val="-2"/>
        </w:rPr>
        <w:t>s</w:t>
      </w:r>
      <w:r w:rsidRPr="00DB25C4">
        <w:rPr>
          <w:rFonts w:eastAsia="Calibri" w:cstheme="minorHAnsi"/>
          <w:spacing w:val="1"/>
        </w:rPr>
        <w:t>w</w:t>
      </w:r>
      <w:r w:rsidRPr="00DB25C4">
        <w:rPr>
          <w:rFonts w:eastAsia="Calibri" w:cstheme="minorHAnsi"/>
        </w:rPr>
        <w:t>a</w:t>
      </w:r>
      <w:proofErr w:type="spellEnd"/>
      <w:r w:rsidRPr="00DB25C4">
        <w:rPr>
          <w:rFonts w:eastAsia="Calibri" w:cstheme="minorHAnsi"/>
        </w:rPr>
        <w:t xml:space="preserve"> </w:t>
      </w:r>
      <w:proofErr w:type="spellStart"/>
      <w:r w:rsidRPr="00DB25C4">
        <w:rPr>
          <w:rFonts w:eastAsia="Calibri" w:cstheme="minorHAnsi"/>
          <w:spacing w:val="1"/>
        </w:rPr>
        <w:t>D</w:t>
      </w:r>
      <w:r w:rsidRPr="00DB25C4">
        <w:rPr>
          <w:rFonts w:eastAsia="Calibri" w:cstheme="minorHAnsi"/>
        </w:rPr>
        <w:t>alam</w:t>
      </w:r>
      <w:proofErr w:type="spellEnd"/>
      <w:r w:rsidRPr="00DB25C4">
        <w:rPr>
          <w:rFonts w:eastAsia="Calibri" w:cstheme="minorHAnsi"/>
          <w:spacing w:val="-5"/>
        </w:rPr>
        <w:t xml:space="preserve"> </w:t>
      </w:r>
      <w:r w:rsidRPr="00DB25C4">
        <w:rPr>
          <w:rFonts w:eastAsia="Calibri" w:cstheme="minorHAnsi"/>
          <w:spacing w:val="-1"/>
        </w:rPr>
        <w:t>N</w:t>
      </w:r>
      <w:r w:rsidRPr="00DB25C4">
        <w:rPr>
          <w:rFonts w:eastAsia="Calibri" w:cstheme="minorHAnsi"/>
          <w:spacing w:val="1"/>
        </w:rPr>
        <w:t>e</w:t>
      </w:r>
      <w:r w:rsidRPr="00DB25C4">
        <w:rPr>
          <w:rFonts w:eastAsia="Calibri" w:cstheme="minorHAnsi"/>
          <w:spacing w:val="-1"/>
        </w:rPr>
        <w:t>g</w:t>
      </w:r>
      <w:r w:rsidRPr="00DB25C4">
        <w:rPr>
          <w:rFonts w:eastAsia="Calibri" w:cstheme="minorHAnsi"/>
          <w:spacing w:val="1"/>
        </w:rPr>
        <w:t>e</w:t>
      </w:r>
      <w:r w:rsidRPr="00DB25C4">
        <w:rPr>
          <w:rFonts w:eastAsia="Calibri" w:cstheme="minorHAnsi"/>
        </w:rPr>
        <w:t>ri</w:t>
      </w:r>
    </w:p>
    <w:tbl>
      <w:tblPr>
        <w:tblW w:w="12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0"/>
        <w:gridCol w:w="3500"/>
        <w:gridCol w:w="1979"/>
        <w:gridCol w:w="2781"/>
        <w:gridCol w:w="2380"/>
      </w:tblGrid>
      <w:tr w:rsidR="001E7FBB" w:rsidRPr="00DB25C4" w14:paraId="0D78F3BF" w14:textId="77777777" w:rsidTr="00DB25C4">
        <w:trPr>
          <w:trHeight w:val="300"/>
          <w:jc w:val="center"/>
        </w:trPr>
        <w:tc>
          <w:tcPr>
            <w:tcW w:w="1840" w:type="dxa"/>
            <w:vMerge w:val="restart"/>
            <w:shd w:val="clear" w:color="auto" w:fill="auto"/>
            <w:noWrap/>
            <w:vAlign w:val="center"/>
            <w:hideMark/>
          </w:tcPr>
          <w:p w14:paraId="1049AE52"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Tahun</w:t>
            </w:r>
            <w:proofErr w:type="spellEnd"/>
            <w:r w:rsidRPr="00DB25C4">
              <w:rPr>
                <w:rFonts w:cstheme="minorHAnsi"/>
                <w:b/>
                <w:bCs/>
              </w:rPr>
              <w:t xml:space="preserve"> </w:t>
            </w:r>
            <w:proofErr w:type="spellStart"/>
            <w:r w:rsidRPr="00DB25C4">
              <w:rPr>
                <w:rFonts w:cstheme="minorHAnsi"/>
                <w:b/>
                <w:bCs/>
              </w:rPr>
              <w:t>Akademik</w:t>
            </w:r>
            <w:proofErr w:type="spellEnd"/>
          </w:p>
        </w:tc>
        <w:tc>
          <w:tcPr>
            <w:tcW w:w="3500" w:type="dxa"/>
            <w:vMerge w:val="restart"/>
            <w:shd w:val="clear" w:color="auto" w:fill="auto"/>
            <w:noWrap/>
            <w:vAlign w:val="center"/>
            <w:hideMark/>
          </w:tcPr>
          <w:p w14:paraId="75B14206"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Jumlah</w:t>
            </w:r>
            <w:proofErr w:type="spellEnd"/>
            <w:r w:rsidRPr="00DB25C4">
              <w:rPr>
                <w:rFonts w:cstheme="minorHAnsi"/>
                <w:b/>
                <w:bCs/>
              </w:rPr>
              <w:t xml:space="preserve"> </w:t>
            </w:r>
            <w:proofErr w:type="spellStart"/>
            <w:r w:rsidRPr="00DB25C4">
              <w:rPr>
                <w:rFonts w:cstheme="minorHAnsi"/>
                <w:b/>
                <w:bCs/>
              </w:rPr>
              <w:t>Provinsi</w:t>
            </w:r>
            <w:proofErr w:type="spellEnd"/>
          </w:p>
        </w:tc>
        <w:tc>
          <w:tcPr>
            <w:tcW w:w="4760" w:type="dxa"/>
            <w:gridSpan w:val="2"/>
            <w:shd w:val="clear" w:color="auto" w:fill="auto"/>
            <w:noWrap/>
            <w:vAlign w:val="center"/>
            <w:hideMark/>
          </w:tcPr>
          <w:p w14:paraId="2C3ECFE6"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Jumlah</w:t>
            </w:r>
            <w:proofErr w:type="spellEnd"/>
            <w:r w:rsidRPr="00DB25C4">
              <w:rPr>
                <w:rFonts w:cstheme="minorHAnsi"/>
                <w:b/>
                <w:bCs/>
              </w:rPr>
              <w:t xml:space="preserve"> Calon </w:t>
            </w:r>
            <w:proofErr w:type="spellStart"/>
            <w:r w:rsidRPr="00DB25C4">
              <w:rPr>
                <w:rFonts w:cstheme="minorHAnsi"/>
                <w:b/>
                <w:bCs/>
              </w:rPr>
              <w:t>Mahasiswa</w:t>
            </w:r>
            <w:proofErr w:type="spellEnd"/>
            <w:r w:rsidRPr="00DB25C4">
              <w:rPr>
                <w:rFonts w:cstheme="minorHAnsi"/>
                <w:b/>
                <w:bCs/>
              </w:rPr>
              <w:t xml:space="preserve"> </w:t>
            </w:r>
            <w:proofErr w:type="spellStart"/>
            <w:r w:rsidRPr="00DB25C4">
              <w:rPr>
                <w:rFonts w:cstheme="minorHAnsi"/>
                <w:b/>
                <w:bCs/>
              </w:rPr>
              <w:t>Reguler</w:t>
            </w:r>
            <w:proofErr w:type="spellEnd"/>
          </w:p>
        </w:tc>
        <w:tc>
          <w:tcPr>
            <w:tcW w:w="2380" w:type="dxa"/>
            <w:vMerge w:val="restart"/>
            <w:shd w:val="clear" w:color="auto" w:fill="auto"/>
            <w:vAlign w:val="center"/>
            <w:hideMark/>
          </w:tcPr>
          <w:p w14:paraId="00BA7DCE"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Jumlah</w:t>
            </w:r>
            <w:proofErr w:type="spellEnd"/>
            <w:r w:rsidRPr="00DB25C4">
              <w:rPr>
                <w:rFonts w:cstheme="minorHAnsi"/>
                <w:b/>
                <w:bCs/>
              </w:rPr>
              <w:t xml:space="preserve"> Total </w:t>
            </w:r>
            <w:proofErr w:type="spellStart"/>
            <w:r w:rsidRPr="00DB25C4">
              <w:rPr>
                <w:rFonts w:cstheme="minorHAnsi"/>
                <w:b/>
                <w:bCs/>
              </w:rPr>
              <w:t>Mahasiswa</w:t>
            </w:r>
            <w:proofErr w:type="spellEnd"/>
            <w:r w:rsidRPr="00DB25C4">
              <w:rPr>
                <w:rFonts w:cstheme="minorHAnsi"/>
                <w:b/>
                <w:bCs/>
              </w:rPr>
              <w:t xml:space="preserve"> </w:t>
            </w:r>
            <w:proofErr w:type="spellStart"/>
            <w:r w:rsidRPr="00DB25C4">
              <w:rPr>
                <w:rFonts w:cstheme="minorHAnsi"/>
                <w:b/>
                <w:bCs/>
              </w:rPr>
              <w:t>Reguler</w:t>
            </w:r>
            <w:proofErr w:type="spellEnd"/>
          </w:p>
        </w:tc>
      </w:tr>
      <w:tr w:rsidR="001E7FBB" w:rsidRPr="00DB25C4" w14:paraId="454C0EB3" w14:textId="77777777" w:rsidTr="00DB25C4">
        <w:trPr>
          <w:trHeight w:val="300"/>
          <w:jc w:val="center"/>
        </w:trPr>
        <w:tc>
          <w:tcPr>
            <w:tcW w:w="1840" w:type="dxa"/>
            <w:vMerge/>
            <w:vAlign w:val="center"/>
            <w:hideMark/>
          </w:tcPr>
          <w:p w14:paraId="742BAACB" w14:textId="77777777" w:rsidR="001E7FBB" w:rsidRPr="00DB25C4" w:rsidRDefault="001E7FBB" w:rsidP="00687314">
            <w:pPr>
              <w:spacing w:after="0" w:line="240" w:lineRule="auto"/>
              <w:rPr>
                <w:rFonts w:cstheme="minorHAnsi"/>
                <w:b/>
                <w:bCs/>
              </w:rPr>
            </w:pPr>
          </w:p>
        </w:tc>
        <w:tc>
          <w:tcPr>
            <w:tcW w:w="3500" w:type="dxa"/>
            <w:vMerge/>
            <w:vAlign w:val="center"/>
            <w:hideMark/>
          </w:tcPr>
          <w:p w14:paraId="4A44333B" w14:textId="77777777" w:rsidR="001E7FBB" w:rsidRPr="00DB25C4" w:rsidRDefault="001E7FBB" w:rsidP="00687314">
            <w:pPr>
              <w:spacing w:after="0" w:line="240" w:lineRule="auto"/>
              <w:rPr>
                <w:rFonts w:cstheme="minorHAnsi"/>
                <w:b/>
                <w:bCs/>
              </w:rPr>
            </w:pPr>
          </w:p>
        </w:tc>
        <w:tc>
          <w:tcPr>
            <w:tcW w:w="1979" w:type="dxa"/>
            <w:shd w:val="clear" w:color="auto" w:fill="auto"/>
            <w:noWrap/>
            <w:vAlign w:val="center"/>
            <w:hideMark/>
          </w:tcPr>
          <w:p w14:paraId="356E3BDF"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Laki-laki</w:t>
            </w:r>
            <w:proofErr w:type="spellEnd"/>
          </w:p>
        </w:tc>
        <w:tc>
          <w:tcPr>
            <w:tcW w:w="2781" w:type="dxa"/>
            <w:shd w:val="clear" w:color="auto" w:fill="auto"/>
            <w:noWrap/>
            <w:vAlign w:val="center"/>
            <w:hideMark/>
          </w:tcPr>
          <w:p w14:paraId="60FBA0E4" w14:textId="77777777" w:rsidR="001E7FBB" w:rsidRPr="00DB25C4" w:rsidRDefault="001E7FBB" w:rsidP="00687314">
            <w:pPr>
              <w:spacing w:after="0" w:line="240" w:lineRule="auto"/>
              <w:jc w:val="center"/>
              <w:rPr>
                <w:rFonts w:cstheme="minorHAnsi"/>
                <w:b/>
                <w:bCs/>
              </w:rPr>
            </w:pPr>
            <w:r w:rsidRPr="00DB25C4">
              <w:rPr>
                <w:rFonts w:cstheme="minorHAnsi"/>
                <w:b/>
                <w:bCs/>
              </w:rPr>
              <w:t>Perempuan</w:t>
            </w:r>
          </w:p>
        </w:tc>
        <w:tc>
          <w:tcPr>
            <w:tcW w:w="2380" w:type="dxa"/>
            <w:vMerge/>
            <w:vAlign w:val="center"/>
            <w:hideMark/>
          </w:tcPr>
          <w:p w14:paraId="30584496" w14:textId="77777777" w:rsidR="001E7FBB" w:rsidRPr="00DB25C4" w:rsidRDefault="001E7FBB" w:rsidP="00687314">
            <w:pPr>
              <w:spacing w:after="0" w:line="240" w:lineRule="auto"/>
              <w:rPr>
                <w:rFonts w:cstheme="minorHAnsi"/>
                <w:b/>
                <w:bCs/>
              </w:rPr>
            </w:pPr>
          </w:p>
        </w:tc>
      </w:tr>
      <w:tr w:rsidR="001E7FBB" w:rsidRPr="00DB25C4" w14:paraId="2511B5AD" w14:textId="77777777" w:rsidTr="00DB25C4">
        <w:trPr>
          <w:trHeight w:val="300"/>
          <w:jc w:val="center"/>
        </w:trPr>
        <w:tc>
          <w:tcPr>
            <w:tcW w:w="1840" w:type="dxa"/>
            <w:shd w:val="clear" w:color="auto" w:fill="auto"/>
            <w:noWrap/>
            <w:vAlign w:val="center"/>
            <w:hideMark/>
          </w:tcPr>
          <w:p w14:paraId="11DCCB90" w14:textId="77777777" w:rsidR="001E7FBB" w:rsidRPr="00DB25C4" w:rsidRDefault="001E7FBB" w:rsidP="00687314">
            <w:pPr>
              <w:spacing w:after="0" w:line="240" w:lineRule="auto"/>
              <w:jc w:val="center"/>
              <w:rPr>
                <w:rFonts w:cstheme="minorHAnsi"/>
                <w:b/>
                <w:bCs/>
              </w:rPr>
            </w:pPr>
            <w:r w:rsidRPr="00DB25C4">
              <w:rPr>
                <w:rFonts w:cstheme="minorHAnsi"/>
                <w:b/>
                <w:bCs/>
              </w:rPr>
              <w:t>1</w:t>
            </w:r>
          </w:p>
        </w:tc>
        <w:tc>
          <w:tcPr>
            <w:tcW w:w="3500" w:type="dxa"/>
            <w:shd w:val="clear" w:color="auto" w:fill="auto"/>
            <w:noWrap/>
            <w:vAlign w:val="center"/>
            <w:hideMark/>
          </w:tcPr>
          <w:p w14:paraId="5E7A0151" w14:textId="77777777" w:rsidR="001E7FBB" w:rsidRPr="00DB25C4" w:rsidRDefault="001E7FBB" w:rsidP="00687314">
            <w:pPr>
              <w:spacing w:after="0" w:line="240" w:lineRule="auto"/>
              <w:jc w:val="center"/>
              <w:rPr>
                <w:rFonts w:cstheme="minorHAnsi"/>
                <w:b/>
                <w:bCs/>
              </w:rPr>
            </w:pPr>
            <w:r w:rsidRPr="00DB25C4">
              <w:rPr>
                <w:rFonts w:cstheme="minorHAnsi"/>
                <w:b/>
                <w:bCs/>
              </w:rPr>
              <w:t>2</w:t>
            </w:r>
          </w:p>
        </w:tc>
        <w:tc>
          <w:tcPr>
            <w:tcW w:w="1979" w:type="dxa"/>
            <w:shd w:val="clear" w:color="auto" w:fill="auto"/>
            <w:noWrap/>
            <w:vAlign w:val="center"/>
            <w:hideMark/>
          </w:tcPr>
          <w:p w14:paraId="09916E80" w14:textId="77777777" w:rsidR="001E7FBB" w:rsidRPr="00DB25C4" w:rsidRDefault="001E7FBB" w:rsidP="00687314">
            <w:pPr>
              <w:spacing w:after="0" w:line="240" w:lineRule="auto"/>
              <w:jc w:val="center"/>
              <w:rPr>
                <w:rFonts w:cstheme="minorHAnsi"/>
                <w:b/>
                <w:bCs/>
              </w:rPr>
            </w:pPr>
            <w:r w:rsidRPr="00DB25C4">
              <w:rPr>
                <w:rFonts w:cstheme="minorHAnsi"/>
                <w:b/>
                <w:bCs/>
              </w:rPr>
              <w:t>3</w:t>
            </w:r>
          </w:p>
        </w:tc>
        <w:tc>
          <w:tcPr>
            <w:tcW w:w="2781" w:type="dxa"/>
            <w:shd w:val="clear" w:color="auto" w:fill="auto"/>
            <w:noWrap/>
            <w:vAlign w:val="center"/>
            <w:hideMark/>
          </w:tcPr>
          <w:p w14:paraId="2B48D175" w14:textId="77777777" w:rsidR="001E7FBB" w:rsidRPr="00DB25C4" w:rsidRDefault="001E7FBB" w:rsidP="00687314">
            <w:pPr>
              <w:spacing w:after="0" w:line="240" w:lineRule="auto"/>
              <w:jc w:val="center"/>
              <w:rPr>
                <w:rFonts w:cstheme="minorHAnsi"/>
                <w:b/>
                <w:bCs/>
              </w:rPr>
            </w:pPr>
            <w:r w:rsidRPr="00DB25C4">
              <w:rPr>
                <w:rFonts w:cstheme="minorHAnsi"/>
                <w:b/>
                <w:bCs/>
              </w:rPr>
              <w:t>4</w:t>
            </w:r>
          </w:p>
        </w:tc>
        <w:tc>
          <w:tcPr>
            <w:tcW w:w="2380" w:type="dxa"/>
            <w:shd w:val="clear" w:color="auto" w:fill="auto"/>
            <w:noWrap/>
            <w:vAlign w:val="center"/>
            <w:hideMark/>
          </w:tcPr>
          <w:p w14:paraId="23984EBF" w14:textId="77777777" w:rsidR="001E7FBB" w:rsidRPr="00DB25C4" w:rsidRDefault="001E7FBB" w:rsidP="00687314">
            <w:pPr>
              <w:spacing w:after="0" w:line="240" w:lineRule="auto"/>
              <w:jc w:val="center"/>
              <w:rPr>
                <w:rFonts w:cstheme="minorHAnsi"/>
                <w:b/>
                <w:bCs/>
              </w:rPr>
            </w:pPr>
            <w:r w:rsidRPr="00DB25C4">
              <w:rPr>
                <w:rFonts w:cstheme="minorHAnsi"/>
                <w:b/>
                <w:bCs/>
              </w:rPr>
              <w:t>5</w:t>
            </w:r>
          </w:p>
        </w:tc>
      </w:tr>
      <w:tr w:rsidR="001E7FBB" w:rsidRPr="00DB25C4" w14:paraId="1FB3DA22" w14:textId="77777777" w:rsidTr="00DB25C4">
        <w:trPr>
          <w:trHeight w:val="300"/>
          <w:jc w:val="center"/>
        </w:trPr>
        <w:tc>
          <w:tcPr>
            <w:tcW w:w="1840" w:type="dxa"/>
            <w:shd w:val="clear" w:color="auto" w:fill="auto"/>
            <w:vAlign w:val="center"/>
            <w:hideMark/>
          </w:tcPr>
          <w:p w14:paraId="337381D8" w14:textId="77777777" w:rsidR="001E7FBB" w:rsidRPr="00DB25C4" w:rsidRDefault="001E7FBB" w:rsidP="00687314">
            <w:pPr>
              <w:spacing w:after="0" w:line="240" w:lineRule="auto"/>
              <w:jc w:val="center"/>
              <w:rPr>
                <w:rFonts w:cstheme="minorHAnsi"/>
                <w:b/>
                <w:bCs/>
              </w:rPr>
            </w:pPr>
            <w:r w:rsidRPr="00DB25C4">
              <w:rPr>
                <w:rFonts w:cstheme="minorHAnsi"/>
                <w:b/>
                <w:bCs/>
              </w:rPr>
              <w:t>TS-4</w:t>
            </w:r>
          </w:p>
        </w:tc>
        <w:tc>
          <w:tcPr>
            <w:tcW w:w="3500" w:type="dxa"/>
            <w:shd w:val="clear" w:color="auto" w:fill="auto"/>
            <w:noWrap/>
            <w:vAlign w:val="center"/>
            <w:hideMark/>
          </w:tcPr>
          <w:p w14:paraId="714906B2" w14:textId="77777777" w:rsidR="001E7FBB" w:rsidRPr="00DB25C4" w:rsidRDefault="001E7FBB" w:rsidP="00687314">
            <w:pPr>
              <w:spacing w:after="0" w:line="240" w:lineRule="auto"/>
              <w:jc w:val="center"/>
              <w:rPr>
                <w:rFonts w:cstheme="minorHAnsi"/>
              </w:rPr>
            </w:pPr>
            <w:r w:rsidRPr="00DB25C4">
              <w:rPr>
                <w:rFonts w:cstheme="minorHAnsi"/>
              </w:rPr>
              <w:t>4</w:t>
            </w:r>
          </w:p>
        </w:tc>
        <w:tc>
          <w:tcPr>
            <w:tcW w:w="1979" w:type="dxa"/>
            <w:shd w:val="clear" w:color="auto" w:fill="auto"/>
            <w:noWrap/>
            <w:vAlign w:val="center"/>
            <w:hideMark/>
          </w:tcPr>
          <w:p w14:paraId="1992C298" w14:textId="77777777" w:rsidR="001E7FBB" w:rsidRPr="00DB25C4" w:rsidRDefault="001E7FBB" w:rsidP="00687314">
            <w:pPr>
              <w:spacing w:after="0" w:line="240" w:lineRule="auto"/>
              <w:jc w:val="center"/>
              <w:rPr>
                <w:rFonts w:cstheme="minorHAnsi"/>
              </w:rPr>
            </w:pPr>
            <w:r w:rsidRPr="00DB25C4">
              <w:rPr>
                <w:rFonts w:cstheme="minorHAnsi"/>
              </w:rPr>
              <w:t>2</w:t>
            </w:r>
          </w:p>
        </w:tc>
        <w:tc>
          <w:tcPr>
            <w:tcW w:w="2781" w:type="dxa"/>
            <w:shd w:val="clear" w:color="auto" w:fill="auto"/>
            <w:noWrap/>
            <w:vAlign w:val="center"/>
            <w:hideMark/>
          </w:tcPr>
          <w:p w14:paraId="2E3FF24C" w14:textId="77777777" w:rsidR="001E7FBB" w:rsidRPr="00DB25C4" w:rsidRDefault="001E7FBB" w:rsidP="00687314">
            <w:pPr>
              <w:spacing w:after="0" w:line="240" w:lineRule="auto"/>
              <w:jc w:val="center"/>
              <w:rPr>
                <w:rFonts w:cstheme="minorHAnsi"/>
              </w:rPr>
            </w:pPr>
            <w:r w:rsidRPr="00DB25C4">
              <w:rPr>
                <w:rFonts w:cstheme="minorHAnsi"/>
              </w:rPr>
              <w:t>9</w:t>
            </w:r>
          </w:p>
        </w:tc>
        <w:tc>
          <w:tcPr>
            <w:tcW w:w="2380" w:type="dxa"/>
            <w:shd w:val="clear" w:color="auto" w:fill="auto"/>
            <w:noWrap/>
            <w:vAlign w:val="center"/>
            <w:hideMark/>
          </w:tcPr>
          <w:p w14:paraId="663F2679" w14:textId="77777777" w:rsidR="001E7FBB" w:rsidRPr="00DB25C4" w:rsidRDefault="001E7FBB" w:rsidP="00687314">
            <w:pPr>
              <w:spacing w:after="0" w:line="240" w:lineRule="auto"/>
              <w:jc w:val="center"/>
              <w:rPr>
                <w:rFonts w:cstheme="minorHAnsi"/>
              </w:rPr>
            </w:pPr>
            <w:r w:rsidRPr="00DB25C4">
              <w:rPr>
                <w:rFonts w:cstheme="minorHAnsi"/>
              </w:rPr>
              <w:t>11</w:t>
            </w:r>
          </w:p>
        </w:tc>
      </w:tr>
      <w:tr w:rsidR="001E7FBB" w:rsidRPr="00DB25C4" w14:paraId="0EFF1ED8" w14:textId="77777777" w:rsidTr="00DB25C4">
        <w:trPr>
          <w:trHeight w:val="300"/>
          <w:jc w:val="center"/>
        </w:trPr>
        <w:tc>
          <w:tcPr>
            <w:tcW w:w="1840" w:type="dxa"/>
            <w:shd w:val="clear" w:color="auto" w:fill="auto"/>
            <w:vAlign w:val="center"/>
            <w:hideMark/>
          </w:tcPr>
          <w:p w14:paraId="51C40C96" w14:textId="77777777" w:rsidR="001E7FBB" w:rsidRPr="00DB25C4" w:rsidRDefault="001E7FBB" w:rsidP="00687314">
            <w:pPr>
              <w:spacing w:after="0" w:line="240" w:lineRule="auto"/>
              <w:jc w:val="center"/>
              <w:rPr>
                <w:rFonts w:cstheme="minorHAnsi"/>
                <w:b/>
                <w:bCs/>
              </w:rPr>
            </w:pPr>
            <w:r w:rsidRPr="00DB25C4">
              <w:rPr>
                <w:rFonts w:cstheme="minorHAnsi"/>
                <w:b/>
                <w:bCs/>
              </w:rPr>
              <w:t>TS-3</w:t>
            </w:r>
          </w:p>
        </w:tc>
        <w:tc>
          <w:tcPr>
            <w:tcW w:w="3500" w:type="dxa"/>
            <w:shd w:val="clear" w:color="auto" w:fill="auto"/>
            <w:noWrap/>
            <w:vAlign w:val="center"/>
            <w:hideMark/>
          </w:tcPr>
          <w:p w14:paraId="6923C635" w14:textId="77777777" w:rsidR="001E7FBB" w:rsidRPr="00DB25C4" w:rsidRDefault="001E7FBB" w:rsidP="00687314">
            <w:pPr>
              <w:spacing w:after="0" w:line="240" w:lineRule="auto"/>
              <w:jc w:val="center"/>
              <w:rPr>
                <w:rFonts w:cstheme="minorHAnsi"/>
              </w:rPr>
            </w:pPr>
            <w:r w:rsidRPr="00DB25C4">
              <w:rPr>
                <w:rFonts w:cstheme="minorHAnsi"/>
              </w:rPr>
              <w:t>5</w:t>
            </w:r>
          </w:p>
        </w:tc>
        <w:tc>
          <w:tcPr>
            <w:tcW w:w="1979" w:type="dxa"/>
            <w:shd w:val="clear" w:color="auto" w:fill="auto"/>
            <w:noWrap/>
            <w:vAlign w:val="center"/>
            <w:hideMark/>
          </w:tcPr>
          <w:p w14:paraId="1C77D8CA" w14:textId="77777777" w:rsidR="001E7FBB" w:rsidRPr="00DB25C4" w:rsidRDefault="001E7FBB" w:rsidP="00687314">
            <w:pPr>
              <w:spacing w:after="0" w:line="240" w:lineRule="auto"/>
              <w:jc w:val="center"/>
              <w:rPr>
                <w:rFonts w:cstheme="minorHAnsi"/>
              </w:rPr>
            </w:pPr>
            <w:r w:rsidRPr="00DB25C4">
              <w:rPr>
                <w:rFonts w:cstheme="minorHAnsi"/>
              </w:rPr>
              <w:t>7</w:t>
            </w:r>
          </w:p>
        </w:tc>
        <w:tc>
          <w:tcPr>
            <w:tcW w:w="2781" w:type="dxa"/>
            <w:shd w:val="clear" w:color="auto" w:fill="auto"/>
            <w:noWrap/>
            <w:vAlign w:val="center"/>
            <w:hideMark/>
          </w:tcPr>
          <w:p w14:paraId="3CC488B0" w14:textId="77777777" w:rsidR="001E7FBB" w:rsidRPr="00DB25C4" w:rsidRDefault="001E7FBB" w:rsidP="00687314">
            <w:pPr>
              <w:spacing w:after="0" w:line="240" w:lineRule="auto"/>
              <w:jc w:val="center"/>
              <w:rPr>
                <w:rFonts w:cstheme="minorHAnsi"/>
              </w:rPr>
            </w:pPr>
            <w:r w:rsidRPr="00DB25C4">
              <w:rPr>
                <w:rFonts w:cstheme="minorHAnsi"/>
              </w:rPr>
              <w:t>21</w:t>
            </w:r>
          </w:p>
        </w:tc>
        <w:tc>
          <w:tcPr>
            <w:tcW w:w="2380" w:type="dxa"/>
            <w:shd w:val="clear" w:color="auto" w:fill="auto"/>
            <w:noWrap/>
            <w:vAlign w:val="center"/>
            <w:hideMark/>
          </w:tcPr>
          <w:p w14:paraId="5ABC9077" w14:textId="77777777" w:rsidR="001E7FBB" w:rsidRPr="00DB25C4" w:rsidRDefault="001E7FBB" w:rsidP="00687314">
            <w:pPr>
              <w:spacing w:after="0" w:line="240" w:lineRule="auto"/>
              <w:jc w:val="center"/>
              <w:rPr>
                <w:rFonts w:cstheme="minorHAnsi"/>
              </w:rPr>
            </w:pPr>
            <w:r w:rsidRPr="00DB25C4">
              <w:rPr>
                <w:rFonts w:cstheme="minorHAnsi"/>
              </w:rPr>
              <w:t>28</w:t>
            </w:r>
          </w:p>
        </w:tc>
      </w:tr>
      <w:tr w:rsidR="001E7FBB" w:rsidRPr="00DB25C4" w14:paraId="0BFD22B3" w14:textId="77777777" w:rsidTr="00DB25C4">
        <w:trPr>
          <w:trHeight w:val="300"/>
          <w:jc w:val="center"/>
        </w:trPr>
        <w:tc>
          <w:tcPr>
            <w:tcW w:w="1840" w:type="dxa"/>
            <w:shd w:val="clear" w:color="auto" w:fill="auto"/>
            <w:vAlign w:val="center"/>
            <w:hideMark/>
          </w:tcPr>
          <w:p w14:paraId="6C4EF060" w14:textId="77777777" w:rsidR="001E7FBB" w:rsidRPr="00DB25C4" w:rsidRDefault="001E7FBB" w:rsidP="00687314">
            <w:pPr>
              <w:spacing w:after="0" w:line="240" w:lineRule="auto"/>
              <w:jc w:val="center"/>
              <w:rPr>
                <w:rFonts w:cstheme="minorHAnsi"/>
                <w:b/>
                <w:bCs/>
              </w:rPr>
            </w:pPr>
            <w:r w:rsidRPr="00DB25C4">
              <w:rPr>
                <w:rFonts w:cstheme="minorHAnsi"/>
                <w:b/>
                <w:bCs/>
              </w:rPr>
              <w:t>TS-2</w:t>
            </w:r>
          </w:p>
        </w:tc>
        <w:tc>
          <w:tcPr>
            <w:tcW w:w="3500" w:type="dxa"/>
            <w:shd w:val="clear" w:color="auto" w:fill="auto"/>
            <w:noWrap/>
            <w:vAlign w:val="center"/>
            <w:hideMark/>
          </w:tcPr>
          <w:p w14:paraId="2B687DA6" w14:textId="77777777" w:rsidR="001E7FBB" w:rsidRPr="00DB25C4" w:rsidRDefault="001E7FBB" w:rsidP="00687314">
            <w:pPr>
              <w:spacing w:after="0" w:line="240" w:lineRule="auto"/>
              <w:jc w:val="center"/>
              <w:rPr>
                <w:rFonts w:cstheme="minorHAnsi"/>
              </w:rPr>
            </w:pPr>
            <w:r w:rsidRPr="00DB25C4">
              <w:rPr>
                <w:rFonts w:cstheme="minorHAnsi"/>
              </w:rPr>
              <w:t>11</w:t>
            </w:r>
          </w:p>
        </w:tc>
        <w:tc>
          <w:tcPr>
            <w:tcW w:w="1979" w:type="dxa"/>
            <w:shd w:val="clear" w:color="auto" w:fill="auto"/>
            <w:noWrap/>
            <w:vAlign w:val="center"/>
            <w:hideMark/>
          </w:tcPr>
          <w:p w14:paraId="62A91CFF" w14:textId="77777777" w:rsidR="001E7FBB" w:rsidRPr="00DB25C4" w:rsidRDefault="001E7FBB" w:rsidP="00687314">
            <w:pPr>
              <w:spacing w:after="0" w:line="240" w:lineRule="auto"/>
              <w:jc w:val="center"/>
              <w:rPr>
                <w:rFonts w:cstheme="minorHAnsi"/>
              </w:rPr>
            </w:pPr>
            <w:r w:rsidRPr="00DB25C4">
              <w:rPr>
                <w:rFonts w:cstheme="minorHAnsi"/>
              </w:rPr>
              <w:t>8</w:t>
            </w:r>
          </w:p>
        </w:tc>
        <w:tc>
          <w:tcPr>
            <w:tcW w:w="2781" w:type="dxa"/>
            <w:shd w:val="clear" w:color="auto" w:fill="auto"/>
            <w:noWrap/>
            <w:vAlign w:val="center"/>
            <w:hideMark/>
          </w:tcPr>
          <w:p w14:paraId="0CCA5EB9" w14:textId="77777777" w:rsidR="001E7FBB" w:rsidRPr="00DB25C4" w:rsidRDefault="001E7FBB" w:rsidP="00687314">
            <w:pPr>
              <w:spacing w:after="0" w:line="240" w:lineRule="auto"/>
              <w:jc w:val="center"/>
              <w:rPr>
                <w:rFonts w:cstheme="minorHAnsi"/>
              </w:rPr>
            </w:pPr>
            <w:r w:rsidRPr="00DB25C4">
              <w:rPr>
                <w:rFonts w:cstheme="minorHAnsi"/>
              </w:rPr>
              <w:t>49</w:t>
            </w:r>
          </w:p>
        </w:tc>
        <w:tc>
          <w:tcPr>
            <w:tcW w:w="2380" w:type="dxa"/>
            <w:shd w:val="clear" w:color="auto" w:fill="auto"/>
            <w:noWrap/>
            <w:vAlign w:val="center"/>
            <w:hideMark/>
          </w:tcPr>
          <w:p w14:paraId="4AA08AE4" w14:textId="77777777" w:rsidR="001E7FBB" w:rsidRPr="00DB25C4" w:rsidRDefault="001E7FBB" w:rsidP="00687314">
            <w:pPr>
              <w:spacing w:after="0" w:line="240" w:lineRule="auto"/>
              <w:jc w:val="center"/>
              <w:rPr>
                <w:rFonts w:cstheme="minorHAnsi"/>
              </w:rPr>
            </w:pPr>
            <w:r w:rsidRPr="00DB25C4">
              <w:rPr>
                <w:rFonts w:cstheme="minorHAnsi"/>
              </w:rPr>
              <w:t>57</w:t>
            </w:r>
          </w:p>
        </w:tc>
      </w:tr>
      <w:tr w:rsidR="001E7FBB" w:rsidRPr="00DB25C4" w14:paraId="683B32E8" w14:textId="77777777" w:rsidTr="00DB25C4">
        <w:trPr>
          <w:trHeight w:val="300"/>
          <w:jc w:val="center"/>
        </w:trPr>
        <w:tc>
          <w:tcPr>
            <w:tcW w:w="1840" w:type="dxa"/>
            <w:shd w:val="clear" w:color="auto" w:fill="auto"/>
            <w:vAlign w:val="center"/>
            <w:hideMark/>
          </w:tcPr>
          <w:p w14:paraId="0928E6A7" w14:textId="77777777" w:rsidR="001E7FBB" w:rsidRPr="00DB25C4" w:rsidRDefault="001E7FBB" w:rsidP="00687314">
            <w:pPr>
              <w:spacing w:after="0" w:line="240" w:lineRule="auto"/>
              <w:jc w:val="center"/>
              <w:rPr>
                <w:rFonts w:cstheme="minorHAnsi"/>
                <w:b/>
                <w:bCs/>
              </w:rPr>
            </w:pPr>
            <w:r w:rsidRPr="00DB25C4">
              <w:rPr>
                <w:rFonts w:cstheme="minorHAnsi"/>
                <w:b/>
                <w:bCs/>
              </w:rPr>
              <w:t>TS-1</w:t>
            </w:r>
          </w:p>
        </w:tc>
        <w:tc>
          <w:tcPr>
            <w:tcW w:w="3500" w:type="dxa"/>
            <w:shd w:val="clear" w:color="auto" w:fill="auto"/>
            <w:noWrap/>
            <w:vAlign w:val="center"/>
            <w:hideMark/>
          </w:tcPr>
          <w:p w14:paraId="01253BEF" w14:textId="77777777" w:rsidR="001E7FBB" w:rsidRPr="00DB25C4" w:rsidRDefault="001E7FBB" w:rsidP="00687314">
            <w:pPr>
              <w:spacing w:after="0" w:line="240" w:lineRule="auto"/>
              <w:jc w:val="center"/>
              <w:rPr>
                <w:rFonts w:cstheme="minorHAnsi"/>
              </w:rPr>
            </w:pPr>
            <w:r w:rsidRPr="00DB25C4">
              <w:rPr>
                <w:rFonts w:cstheme="minorHAnsi"/>
              </w:rPr>
              <w:t>9</w:t>
            </w:r>
          </w:p>
        </w:tc>
        <w:tc>
          <w:tcPr>
            <w:tcW w:w="1979" w:type="dxa"/>
            <w:shd w:val="clear" w:color="auto" w:fill="auto"/>
            <w:noWrap/>
            <w:vAlign w:val="center"/>
            <w:hideMark/>
          </w:tcPr>
          <w:p w14:paraId="0C78FA32" w14:textId="77777777" w:rsidR="001E7FBB" w:rsidRPr="00DB25C4" w:rsidRDefault="001E7FBB" w:rsidP="00687314">
            <w:pPr>
              <w:spacing w:after="0" w:line="240" w:lineRule="auto"/>
              <w:jc w:val="center"/>
              <w:rPr>
                <w:rFonts w:cstheme="minorHAnsi"/>
              </w:rPr>
            </w:pPr>
            <w:r w:rsidRPr="00DB25C4">
              <w:rPr>
                <w:rFonts w:cstheme="minorHAnsi"/>
              </w:rPr>
              <w:t>10</w:t>
            </w:r>
          </w:p>
        </w:tc>
        <w:tc>
          <w:tcPr>
            <w:tcW w:w="2781" w:type="dxa"/>
            <w:shd w:val="clear" w:color="auto" w:fill="auto"/>
            <w:noWrap/>
            <w:vAlign w:val="center"/>
            <w:hideMark/>
          </w:tcPr>
          <w:p w14:paraId="182316C0" w14:textId="77777777" w:rsidR="001E7FBB" w:rsidRPr="00DB25C4" w:rsidRDefault="001E7FBB" w:rsidP="00687314">
            <w:pPr>
              <w:spacing w:after="0" w:line="240" w:lineRule="auto"/>
              <w:jc w:val="center"/>
              <w:rPr>
                <w:rFonts w:cstheme="minorHAnsi"/>
              </w:rPr>
            </w:pPr>
            <w:r w:rsidRPr="00DB25C4">
              <w:rPr>
                <w:rFonts w:cstheme="minorHAnsi"/>
              </w:rPr>
              <w:t>23</w:t>
            </w:r>
          </w:p>
        </w:tc>
        <w:tc>
          <w:tcPr>
            <w:tcW w:w="2380" w:type="dxa"/>
            <w:shd w:val="clear" w:color="auto" w:fill="auto"/>
            <w:noWrap/>
            <w:vAlign w:val="center"/>
            <w:hideMark/>
          </w:tcPr>
          <w:p w14:paraId="152C86C7" w14:textId="77777777" w:rsidR="001E7FBB" w:rsidRPr="00DB25C4" w:rsidRDefault="001E7FBB" w:rsidP="00687314">
            <w:pPr>
              <w:spacing w:after="0" w:line="240" w:lineRule="auto"/>
              <w:jc w:val="center"/>
              <w:rPr>
                <w:rFonts w:cstheme="minorHAnsi"/>
              </w:rPr>
            </w:pPr>
            <w:r w:rsidRPr="00DB25C4">
              <w:rPr>
                <w:rFonts w:cstheme="minorHAnsi"/>
              </w:rPr>
              <w:t>33</w:t>
            </w:r>
          </w:p>
        </w:tc>
      </w:tr>
      <w:tr w:rsidR="001E7FBB" w:rsidRPr="00DB25C4" w14:paraId="50E5F064" w14:textId="77777777" w:rsidTr="00DB25C4">
        <w:trPr>
          <w:trHeight w:val="300"/>
          <w:jc w:val="center"/>
        </w:trPr>
        <w:tc>
          <w:tcPr>
            <w:tcW w:w="1840" w:type="dxa"/>
            <w:shd w:val="clear" w:color="auto" w:fill="auto"/>
            <w:vAlign w:val="center"/>
            <w:hideMark/>
          </w:tcPr>
          <w:p w14:paraId="421CCFBA" w14:textId="77777777" w:rsidR="001E7FBB" w:rsidRPr="00DB25C4" w:rsidRDefault="001E7FBB" w:rsidP="00687314">
            <w:pPr>
              <w:spacing w:after="0" w:line="240" w:lineRule="auto"/>
              <w:jc w:val="center"/>
              <w:rPr>
                <w:rFonts w:cstheme="minorHAnsi"/>
                <w:b/>
                <w:bCs/>
              </w:rPr>
            </w:pPr>
            <w:r w:rsidRPr="00DB25C4">
              <w:rPr>
                <w:rFonts w:cstheme="minorHAnsi"/>
                <w:b/>
                <w:bCs/>
              </w:rPr>
              <w:t>TS</w:t>
            </w:r>
          </w:p>
        </w:tc>
        <w:tc>
          <w:tcPr>
            <w:tcW w:w="3500" w:type="dxa"/>
            <w:shd w:val="clear" w:color="auto" w:fill="auto"/>
            <w:noWrap/>
            <w:vAlign w:val="center"/>
            <w:hideMark/>
          </w:tcPr>
          <w:p w14:paraId="6659E1D8" w14:textId="77777777" w:rsidR="001E7FBB" w:rsidRPr="00DB25C4" w:rsidRDefault="001E7FBB" w:rsidP="00687314">
            <w:pPr>
              <w:spacing w:after="0" w:line="240" w:lineRule="auto"/>
              <w:jc w:val="center"/>
              <w:rPr>
                <w:rFonts w:cstheme="minorHAnsi"/>
              </w:rPr>
            </w:pPr>
            <w:r w:rsidRPr="00DB25C4">
              <w:rPr>
                <w:rFonts w:cstheme="minorHAnsi"/>
              </w:rPr>
              <w:t>13</w:t>
            </w:r>
          </w:p>
        </w:tc>
        <w:tc>
          <w:tcPr>
            <w:tcW w:w="1979" w:type="dxa"/>
            <w:shd w:val="clear" w:color="auto" w:fill="auto"/>
            <w:noWrap/>
            <w:vAlign w:val="center"/>
            <w:hideMark/>
          </w:tcPr>
          <w:p w14:paraId="2139FC0E" w14:textId="77777777" w:rsidR="001E7FBB" w:rsidRPr="00DB25C4" w:rsidRDefault="001E7FBB" w:rsidP="00687314">
            <w:pPr>
              <w:spacing w:after="0" w:line="240" w:lineRule="auto"/>
              <w:jc w:val="center"/>
              <w:rPr>
                <w:rFonts w:cstheme="minorHAnsi"/>
              </w:rPr>
            </w:pPr>
            <w:r w:rsidRPr="00DB25C4">
              <w:rPr>
                <w:rFonts w:cstheme="minorHAnsi"/>
              </w:rPr>
              <w:t>12</w:t>
            </w:r>
          </w:p>
        </w:tc>
        <w:tc>
          <w:tcPr>
            <w:tcW w:w="2781" w:type="dxa"/>
            <w:shd w:val="clear" w:color="auto" w:fill="auto"/>
            <w:noWrap/>
            <w:vAlign w:val="center"/>
            <w:hideMark/>
          </w:tcPr>
          <w:p w14:paraId="48875DBB" w14:textId="77777777" w:rsidR="001E7FBB" w:rsidRPr="00DB25C4" w:rsidRDefault="001E7FBB" w:rsidP="00687314">
            <w:pPr>
              <w:spacing w:after="0" w:line="240" w:lineRule="auto"/>
              <w:jc w:val="center"/>
              <w:rPr>
                <w:rFonts w:cstheme="minorHAnsi"/>
              </w:rPr>
            </w:pPr>
            <w:r w:rsidRPr="00DB25C4">
              <w:rPr>
                <w:rFonts w:cstheme="minorHAnsi"/>
              </w:rPr>
              <w:t>35</w:t>
            </w:r>
          </w:p>
        </w:tc>
        <w:tc>
          <w:tcPr>
            <w:tcW w:w="2380" w:type="dxa"/>
            <w:shd w:val="clear" w:color="auto" w:fill="auto"/>
            <w:noWrap/>
            <w:vAlign w:val="center"/>
            <w:hideMark/>
          </w:tcPr>
          <w:p w14:paraId="0C23B510" w14:textId="77777777" w:rsidR="001E7FBB" w:rsidRPr="00DB25C4" w:rsidRDefault="001E7FBB" w:rsidP="00687314">
            <w:pPr>
              <w:spacing w:after="0" w:line="240" w:lineRule="auto"/>
              <w:jc w:val="center"/>
              <w:rPr>
                <w:rFonts w:cstheme="minorHAnsi"/>
              </w:rPr>
            </w:pPr>
            <w:r w:rsidRPr="00DB25C4">
              <w:rPr>
                <w:rFonts w:cstheme="minorHAnsi"/>
              </w:rPr>
              <w:t>47</w:t>
            </w:r>
          </w:p>
        </w:tc>
      </w:tr>
      <w:tr w:rsidR="001E7FBB" w:rsidRPr="00DB25C4" w14:paraId="774350ED" w14:textId="77777777" w:rsidTr="00DB25C4">
        <w:trPr>
          <w:trHeight w:val="300"/>
          <w:jc w:val="center"/>
        </w:trPr>
        <w:tc>
          <w:tcPr>
            <w:tcW w:w="1840" w:type="dxa"/>
            <w:shd w:val="clear" w:color="auto" w:fill="auto"/>
            <w:noWrap/>
            <w:vAlign w:val="center"/>
            <w:hideMark/>
          </w:tcPr>
          <w:p w14:paraId="20441468"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Jumlah</w:t>
            </w:r>
            <w:proofErr w:type="spellEnd"/>
          </w:p>
        </w:tc>
        <w:tc>
          <w:tcPr>
            <w:tcW w:w="3500" w:type="dxa"/>
            <w:shd w:val="clear" w:color="auto" w:fill="auto"/>
            <w:noWrap/>
            <w:vAlign w:val="center"/>
            <w:hideMark/>
          </w:tcPr>
          <w:p w14:paraId="6ECF98B8" w14:textId="77777777" w:rsidR="001E7FBB" w:rsidRPr="00DB25C4" w:rsidRDefault="001E7FBB" w:rsidP="00687314">
            <w:pPr>
              <w:spacing w:after="0" w:line="240" w:lineRule="auto"/>
              <w:jc w:val="center"/>
              <w:rPr>
                <w:rFonts w:cstheme="minorHAnsi"/>
                <w:b/>
                <w:bCs/>
              </w:rPr>
            </w:pPr>
            <w:r w:rsidRPr="00DB25C4">
              <w:rPr>
                <w:rFonts w:cstheme="minorHAnsi"/>
                <w:b/>
                <w:bCs/>
              </w:rPr>
              <w:t>42</w:t>
            </w:r>
          </w:p>
        </w:tc>
        <w:tc>
          <w:tcPr>
            <w:tcW w:w="1979" w:type="dxa"/>
            <w:shd w:val="clear" w:color="auto" w:fill="auto"/>
            <w:noWrap/>
            <w:vAlign w:val="center"/>
            <w:hideMark/>
          </w:tcPr>
          <w:p w14:paraId="2D22BADD" w14:textId="77777777" w:rsidR="001E7FBB" w:rsidRPr="00DB25C4" w:rsidRDefault="001E7FBB" w:rsidP="00687314">
            <w:pPr>
              <w:spacing w:after="0" w:line="240" w:lineRule="auto"/>
              <w:jc w:val="center"/>
              <w:rPr>
                <w:rFonts w:cstheme="minorHAnsi"/>
                <w:b/>
                <w:bCs/>
              </w:rPr>
            </w:pPr>
            <w:r w:rsidRPr="00DB25C4">
              <w:rPr>
                <w:rFonts w:cstheme="minorHAnsi"/>
                <w:b/>
                <w:bCs/>
              </w:rPr>
              <w:t>39</w:t>
            </w:r>
          </w:p>
        </w:tc>
        <w:tc>
          <w:tcPr>
            <w:tcW w:w="2781" w:type="dxa"/>
            <w:shd w:val="clear" w:color="auto" w:fill="auto"/>
            <w:noWrap/>
            <w:vAlign w:val="center"/>
            <w:hideMark/>
          </w:tcPr>
          <w:p w14:paraId="2867790B" w14:textId="77777777" w:rsidR="001E7FBB" w:rsidRPr="00DB25C4" w:rsidRDefault="001E7FBB" w:rsidP="00687314">
            <w:pPr>
              <w:spacing w:after="0" w:line="240" w:lineRule="auto"/>
              <w:jc w:val="center"/>
              <w:rPr>
                <w:rFonts w:cstheme="minorHAnsi"/>
                <w:b/>
                <w:bCs/>
              </w:rPr>
            </w:pPr>
            <w:r w:rsidRPr="00DB25C4">
              <w:rPr>
                <w:rFonts w:cstheme="minorHAnsi"/>
                <w:b/>
                <w:bCs/>
              </w:rPr>
              <w:t>137</w:t>
            </w:r>
          </w:p>
        </w:tc>
        <w:tc>
          <w:tcPr>
            <w:tcW w:w="2380" w:type="dxa"/>
            <w:shd w:val="clear" w:color="auto" w:fill="auto"/>
            <w:noWrap/>
            <w:vAlign w:val="center"/>
            <w:hideMark/>
          </w:tcPr>
          <w:p w14:paraId="249B5CC9" w14:textId="77777777" w:rsidR="001E7FBB" w:rsidRPr="00DB25C4" w:rsidRDefault="001E7FBB" w:rsidP="00687314">
            <w:pPr>
              <w:spacing w:after="0" w:line="240" w:lineRule="auto"/>
              <w:jc w:val="center"/>
              <w:rPr>
                <w:rFonts w:cstheme="minorHAnsi"/>
                <w:b/>
                <w:bCs/>
              </w:rPr>
            </w:pPr>
            <w:r w:rsidRPr="00DB25C4">
              <w:rPr>
                <w:rFonts w:cstheme="minorHAnsi"/>
                <w:b/>
                <w:bCs/>
              </w:rPr>
              <w:t>176</w:t>
            </w:r>
          </w:p>
        </w:tc>
      </w:tr>
    </w:tbl>
    <w:p w14:paraId="6C847FFE" w14:textId="77777777" w:rsidR="001E7FBB" w:rsidRPr="00DB25C4" w:rsidRDefault="001E7FBB" w:rsidP="00687314">
      <w:pPr>
        <w:spacing w:after="0" w:line="240" w:lineRule="auto"/>
        <w:rPr>
          <w:rFonts w:cstheme="minorHAnsi"/>
        </w:rPr>
      </w:pPr>
    </w:p>
    <w:p w14:paraId="5552BE09" w14:textId="77777777" w:rsidR="001E7FBB" w:rsidRPr="00DB25C4" w:rsidRDefault="001E7FBB" w:rsidP="00687314">
      <w:pPr>
        <w:spacing w:after="0" w:line="240" w:lineRule="auto"/>
        <w:jc w:val="both"/>
        <w:rPr>
          <w:rFonts w:cstheme="minorHAnsi"/>
        </w:rPr>
      </w:pPr>
      <w:proofErr w:type="spellStart"/>
      <w:r w:rsidRPr="00DB25C4">
        <w:rPr>
          <w:rFonts w:cstheme="minorHAnsi"/>
        </w:rPr>
        <w:lastRenderedPageBreak/>
        <w:t>Terlihat</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w:t>
      </w: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perempuan</w:t>
      </w:r>
      <w:proofErr w:type="spellEnd"/>
      <w:r w:rsidRPr="00DB25C4">
        <w:rPr>
          <w:rFonts w:cstheme="minorHAnsi"/>
        </w:rPr>
        <w:t xml:space="preserve"> (137 orang)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banyak</w:t>
      </w:r>
      <w:proofErr w:type="spellEnd"/>
      <w:r w:rsidRPr="00DB25C4">
        <w:rPr>
          <w:rFonts w:cstheme="minorHAnsi"/>
        </w:rPr>
        <w:t xml:space="preserve"> </w:t>
      </w:r>
      <w:proofErr w:type="spellStart"/>
      <w:r w:rsidRPr="00DB25C4">
        <w:rPr>
          <w:rFonts w:cstheme="minorHAnsi"/>
        </w:rPr>
        <w:t>dibandingkan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laki-laki</w:t>
      </w:r>
      <w:proofErr w:type="spellEnd"/>
      <w:r w:rsidRPr="00DB25C4">
        <w:rPr>
          <w:rFonts w:cstheme="minorHAnsi"/>
        </w:rPr>
        <w:t xml:space="preserve"> (39 orang). Hal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menunjukkan</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PPBM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daya</w:t>
      </w:r>
      <w:proofErr w:type="spellEnd"/>
      <w:r w:rsidRPr="00DB25C4">
        <w:rPr>
          <w:rFonts w:cstheme="minorHAnsi"/>
        </w:rPr>
        <w:t xml:space="preserve"> </w:t>
      </w:r>
      <w:proofErr w:type="spellStart"/>
      <w:r w:rsidRPr="00DB25C4">
        <w:rPr>
          <w:rFonts w:cstheme="minorHAnsi"/>
        </w:rPr>
        <w:t>tarik</w:t>
      </w:r>
      <w:proofErr w:type="spellEnd"/>
      <w:r w:rsidRPr="00DB25C4">
        <w:rPr>
          <w:rFonts w:cstheme="minorHAnsi"/>
        </w:rPr>
        <w:t xml:space="preserve"> yang </w:t>
      </w:r>
      <w:proofErr w:type="spellStart"/>
      <w:r w:rsidRPr="00DB25C4">
        <w:rPr>
          <w:rFonts w:cstheme="minorHAnsi"/>
        </w:rPr>
        <w:t>cukup</w:t>
      </w:r>
      <w:proofErr w:type="spellEnd"/>
      <w:r w:rsidRPr="00DB25C4">
        <w:rPr>
          <w:rFonts w:cstheme="minorHAnsi"/>
        </w:rPr>
        <w:t xml:space="preserve"> </w:t>
      </w:r>
      <w:proofErr w:type="spellStart"/>
      <w:r w:rsidRPr="00DB25C4">
        <w:rPr>
          <w:rFonts w:cstheme="minorHAnsi"/>
        </w:rPr>
        <w:t>tinggi</w:t>
      </w:r>
      <w:proofErr w:type="spellEnd"/>
      <w:r w:rsidRPr="00DB25C4">
        <w:rPr>
          <w:rFonts w:cstheme="minorHAnsi"/>
        </w:rPr>
        <w:t xml:space="preserve"> di </w:t>
      </w:r>
      <w:proofErr w:type="spellStart"/>
      <w:r w:rsidRPr="00DB25C4">
        <w:rPr>
          <w:rFonts w:cstheme="minorHAnsi"/>
        </w:rPr>
        <w:t>kalangan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perempuan</w:t>
      </w:r>
      <w:proofErr w:type="spellEnd"/>
      <w:r w:rsidRPr="00DB25C4">
        <w:rPr>
          <w:rFonts w:cstheme="minorHAnsi"/>
        </w:rPr>
        <w:t xml:space="preserve">. </w:t>
      </w:r>
      <w:proofErr w:type="spellStart"/>
      <w:r w:rsidRPr="00DB25C4">
        <w:rPr>
          <w:rFonts w:cstheme="minorHAnsi"/>
        </w:rPr>
        <w:t>Terdapat</w:t>
      </w:r>
      <w:proofErr w:type="spellEnd"/>
      <w:r w:rsidRPr="00DB25C4">
        <w:rPr>
          <w:rFonts w:cstheme="minorHAnsi"/>
        </w:rPr>
        <w:t xml:space="preserve"> 19 </w:t>
      </w:r>
      <w:proofErr w:type="spellStart"/>
      <w:r w:rsidRPr="00DB25C4">
        <w:rPr>
          <w:rFonts w:cstheme="minorHAnsi"/>
        </w:rPr>
        <w:t>provinsi</w:t>
      </w:r>
      <w:proofErr w:type="spellEnd"/>
      <w:r w:rsidRPr="00DB25C4">
        <w:rPr>
          <w:rFonts w:cstheme="minorHAnsi"/>
        </w:rPr>
        <w:t xml:space="preserve"> yang </w:t>
      </w:r>
      <w:proofErr w:type="spellStart"/>
      <w:r w:rsidRPr="00DB25C4">
        <w:rPr>
          <w:rFonts w:cstheme="minorHAnsi"/>
        </w:rPr>
        <w:t>diwakili</w:t>
      </w:r>
      <w:proofErr w:type="spellEnd"/>
      <w:r w:rsidRPr="00DB25C4">
        <w:rPr>
          <w:rFonts w:cstheme="minorHAnsi"/>
        </w:rPr>
        <w:t xml:space="preserve"> oleh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PPBM,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cakupan</w:t>
      </w:r>
      <w:proofErr w:type="spellEnd"/>
      <w:r w:rsidRPr="00DB25C4">
        <w:rPr>
          <w:rFonts w:cstheme="minorHAnsi"/>
        </w:rPr>
        <w:t xml:space="preserve"> 3 </w:t>
      </w:r>
      <w:proofErr w:type="spellStart"/>
      <w:r w:rsidRPr="00DB25C4">
        <w:rPr>
          <w:rFonts w:cstheme="minorHAnsi"/>
        </w:rPr>
        <w:t>provinsi</w:t>
      </w:r>
      <w:proofErr w:type="spellEnd"/>
      <w:r w:rsidRPr="00DB25C4">
        <w:rPr>
          <w:rFonts w:cstheme="minorHAnsi"/>
        </w:rPr>
        <w:t xml:space="preserve"> </w:t>
      </w:r>
      <w:proofErr w:type="spellStart"/>
      <w:r w:rsidRPr="00DB25C4">
        <w:rPr>
          <w:rFonts w:cstheme="minorHAnsi"/>
        </w:rPr>
        <w:t>tertinggi</w:t>
      </w:r>
      <w:proofErr w:type="spellEnd"/>
      <w:r w:rsidRPr="00DB25C4">
        <w:rPr>
          <w:rFonts w:cstheme="minorHAnsi"/>
        </w:rPr>
        <w:t xml:space="preserve"> </w:t>
      </w:r>
      <w:proofErr w:type="spellStart"/>
      <w:r w:rsidRPr="00DB25C4">
        <w:rPr>
          <w:rFonts w:cstheme="minorHAnsi"/>
        </w:rPr>
        <w:t>adalah</w:t>
      </w:r>
      <w:proofErr w:type="spellEnd"/>
      <w:r w:rsidRPr="00DB25C4">
        <w:rPr>
          <w:rFonts w:cstheme="minorHAnsi"/>
        </w:rPr>
        <w:t xml:space="preserve"> </w:t>
      </w:r>
      <w:proofErr w:type="spellStart"/>
      <w:r w:rsidRPr="00DB25C4">
        <w:rPr>
          <w:rFonts w:cstheme="minorHAnsi"/>
        </w:rPr>
        <w:t>Jawa</w:t>
      </w:r>
      <w:proofErr w:type="spellEnd"/>
      <w:r w:rsidRPr="00DB25C4">
        <w:rPr>
          <w:rFonts w:cstheme="minorHAnsi"/>
        </w:rPr>
        <w:t xml:space="preserve"> Timur </w:t>
      </w:r>
      <w:proofErr w:type="spellStart"/>
      <w:r w:rsidRPr="00DB25C4">
        <w:rPr>
          <w:rFonts w:cstheme="minorHAnsi"/>
        </w:rPr>
        <w:t>sebesar</w:t>
      </w:r>
      <w:proofErr w:type="spellEnd"/>
      <w:r w:rsidRPr="00DB25C4">
        <w:rPr>
          <w:rFonts w:cstheme="minorHAnsi"/>
        </w:rPr>
        <w:t xml:space="preserve"> 60%, </w:t>
      </w:r>
      <w:proofErr w:type="spellStart"/>
      <w:r w:rsidRPr="00DB25C4">
        <w:rPr>
          <w:rFonts w:cstheme="minorHAnsi"/>
        </w:rPr>
        <w:t>Jawa</w:t>
      </w:r>
      <w:proofErr w:type="spellEnd"/>
      <w:r w:rsidRPr="00DB25C4">
        <w:rPr>
          <w:rFonts w:cstheme="minorHAnsi"/>
        </w:rPr>
        <w:t xml:space="preserve"> Tengah (13%), dan </w:t>
      </w:r>
      <w:proofErr w:type="gramStart"/>
      <w:r w:rsidRPr="00DB25C4">
        <w:rPr>
          <w:rFonts w:cstheme="minorHAnsi"/>
        </w:rPr>
        <w:t>Bali  (</w:t>
      </w:r>
      <w:proofErr w:type="gramEnd"/>
      <w:r w:rsidRPr="00DB25C4">
        <w:rPr>
          <w:rFonts w:cstheme="minorHAnsi"/>
        </w:rPr>
        <w:t xml:space="preserve">3%), dan </w:t>
      </w:r>
      <w:proofErr w:type="spellStart"/>
      <w:r w:rsidRPr="00DB25C4">
        <w:rPr>
          <w:rFonts w:cstheme="minorHAnsi"/>
        </w:rPr>
        <w:t>sisanya</w:t>
      </w:r>
      <w:proofErr w:type="spellEnd"/>
      <w:r w:rsidRPr="00DB25C4">
        <w:rPr>
          <w:rFonts w:cstheme="minorHAnsi"/>
        </w:rPr>
        <w:t xml:space="preserve"> </w:t>
      </w:r>
      <w:proofErr w:type="spellStart"/>
      <w:r w:rsidRPr="00DB25C4">
        <w:rPr>
          <w:rFonts w:cstheme="minorHAnsi"/>
        </w:rPr>
        <w:t>tersebar</w:t>
      </w:r>
      <w:proofErr w:type="spellEnd"/>
      <w:r w:rsidRPr="00DB25C4">
        <w:rPr>
          <w:rFonts w:cstheme="minorHAnsi"/>
        </w:rPr>
        <w:t xml:space="preserve"> di 16 </w:t>
      </w:r>
      <w:proofErr w:type="spellStart"/>
      <w:r w:rsidRPr="00DB25C4">
        <w:rPr>
          <w:rFonts w:cstheme="minorHAnsi"/>
        </w:rPr>
        <w:t>provinsi</w:t>
      </w:r>
      <w:proofErr w:type="spellEnd"/>
      <w:r w:rsidRPr="00DB25C4">
        <w:rPr>
          <w:rFonts w:cstheme="minorHAnsi"/>
        </w:rPr>
        <w:t xml:space="preserve"> yang lain. Hal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menunjukkan</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PPBM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jangkauan</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yang </w:t>
      </w:r>
      <w:proofErr w:type="spellStart"/>
      <w:r w:rsidRPr="00DB25C4">
        <w:rPr>
          <w:rFonts w:cstheme="minorHAnsi"/>
        </w:rPr>
        <w:t>luas</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geografis</w:t>
      </w:r>
      <w:proofErr w:type="spellEnd"/>
      <w:r w:rsidRPr="00DB25C4">
        <w:rPr>
          <w:rFonts w:cstheme="minorHAnsi"/>
        </w:rPr>
        <w:t xml:space="preserve">. </w:t>
      </w:r>
      <w:proofErr w:type="spellStart"/>
      <w:r w:rsidRPr="00DB25C4">
        <w:rPr>
          <w:rFonts w:cstheme="minorHAnsi"/>
        </w:rPr>
        <w:t>Berdasarkan</w:t>
      </w:r>
      <w:proofErr w:type="spellEnd"/>
      <w:r w:rsidRPr="00DB25C4">
        <w:rPr>
          <w:rFonts w:cstheme="minorHAnsi"/>
        </w:rPr>
        <w:t xml:space="preserve"> data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dikatakan</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PPBM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input </w:t>
      </w:r>
      <w:proofErr w:type="spellStart"/>
      <w:r w:rsidRPr="00DB25C4">
        <w:rPr>
          <w:rFonts w:cstheme="minorHAnsi"/>
        </w:rPr>
        <w:t>mahasiswa</w:t>
      </w:r>
      <w:proofErr w:type="spellEnd"/>
      <w:r w:rsidRPr="00DB25C4">
        <w:rPr>
          <w:rFonts w:cstheme="minorHAnsi"/>
        </w:rPr>
        <w:t xml:space="preserve"> yang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hal</w:t>
      </w:r>
      <w:proofErr w:type="spellEnd"/>
      <w:r w:rsidRPr="00DB25C4">
        <w:rPr>
          <w:rFonts w:cstheme="minorHAnsi"/>
        </w:rPr>
        <w:t xml:space="preserve"> </w:t>
      </w:r>
      <w:proofErr w:type="spellStart"/>
      <w:r w:rsidRPr="00DB25C4">
        <w:rPr>
          <w:rFonts w:cstheme="minorHAnsi"/>
        </w:rPr>
        <w:t>daya</w:t>
      </w:r>
      <w:proofErr w:type="spellEnd"/>
      <w:r w:rsidRPr="00DB25C4">
        <w:rPr>
          <w:rFonts w:cstheme="minorHAnsi"/>
        </w:rPr>
        <w:t xml:space="preserve"> </w:t>
      </w:r>
      <w:proofErr w:type="spellStart"/>
      <w:r w:rsidRPr="00DB25C4">
        <w:rPr>
          <w:rFonts w:cstheme="minorHAnsi"/>
        </w:rPr>
        <w:t>tarik</w:t>
      </w:r>
      <w:proofErr w:type="spellEnd"/>
      <w:r w:rsidRPr="00DB25C4">
        <w:rPr>
          <w:rFonts w:cstheme="minorHAnsi"/>
        </w:rPr>
        <w:t xml:space="preserve"> yang </w:t>
      </w:r>
      <w:proofErr w:type="spellStart"/>
      <w:r w:rsidRPr="00DB25C4">
        <w:rPr>
          <w:rFonts w:cstheme="minorHAnsi"/>
        </w:rPr>
        <w:t>cukup</w:t>
      </w:r>
      <w:proofErr w:type="spellEnd"/>
      <w:r w:rsidRPr="00DB25C4">
        <w:rPr>
          <w:rFonts w:cstheme="minorHAnsi"/>
        </w:rPr>
        <w:t xml:space="preserve"> </w:t>
      </w:r>
      <w:proofErr w:type="spellStart"/>
      <w:r w:rsidRPr="00DB25C4">
        <w:rPr>
          <w:rFonts w:cstheme="minorHAnsi"/>
        </w:rPr>
        <w:t>tinggi</w:t>
      </w:r>
      <w:proofErr w:type="spellEnd"/>
      <w:r w:rsidRPr="00DB25C4">
        <w:rPr>
          <w:rFonts w:cstheme="minorHAnsi"/>
        </w:rPr>
        <w:t xml:space="preserve"> di </w:t>
      </w:r>
      <w:proofErr w:type="spellStart"/>
      <w:r w:rsidRPr="00DB25C4">
        <w:rPr>
          <w:rFonts w:cstheme="minorHAnsi"/>
        </w:rPr>
        <w:t>kalangan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perempuan</w:t>
      </w:r>
      <w:proofErr w:type="spellEnd"/>
      <w:r w:rsidRPr="00DB25C4">
        <w:rPr>
          <w:rFonts w:cstheme="minorHAnsi"/>
        </w:rPr>
        <w:t xml:space="preserve"> dan </w:t>
      </w:r>
      <w:proofErr w:type="spellStart"/>
      <w:r w:rsidRPr="00DB25C4">
        <w:rPr>
          <w:rFonts w:cstheme="minorHAnsi"/>
        </w:rPr>
        <w:t>jangkauan</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yang </w:t>
      </w:r>
      <w:proofErr w:type="spellStart"/>
      <w:r w:rsidRPr="00DB25C4">
        <w:rPr>
          <w:rFonts w:cstheme="minorHAnsi"/>
        </w:rPr>
        <w:t>luas</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geografis</w:t>
      </w:r>
      <w:proofErr w:type="spellEnd"/>
      <w:r w:rsidRPr="00DB25C4">
        <w:rPr>
          <w:rFonts w:cstheme="minorHAnsi"/>
        </w:rPr>
        <w:t xml:space="preserve">. </w:t>
      </w:r>
    </w:p>
    <w:p w14:paraId="62514206" w14:textId="77777777" w:rsidR="001E7FBB" w:rsidRPr="00DB25C4" w:rsidRDefault="001E7FBB" w:rsidP="00687314">
      <w:pPr>
        <w:spacing w:after="0" w:line="240" w:lineRule="auto"/>
        <w:rPr>
          <w:rFonts w:cstheme="minorHAnsi"/>
        </w:rPr>
      </w:pPr>
    </w:p>
    <w:p w14:paraId="625EC974" w14:textId="77777777" w:rsidR="001E7FBB" w:rsidRPr="00DB25C4" w:rsidRDefault="001E7FBB" w:rsidP="00687314">
      <w:pPr>
        <w:spacing w:after="0" w:line="240" w:lineRule="auto"/>
        <w:ind w:left="282"/>
        <w:jc w:val="center"/>
        <w:rPr>
          <w:rFonts w:eastAsia="Calibri" w:cstheme="minorHAnsi"/>
        </w:rPr>
      </w:pPr>
      <w:proofErr w:type="spellStart"/>
      <w:r w:rsidRPr="00DB25C4">
        <w:rPr>
          <w:rFonts w:eastAsia="Calibri" w:cstheme="minorHAnsi"/>
        </w:rPr>
        <w:t>Ta</w:t>
      </w:r>
      <w:r w:rsidRPr="00DB25C4">
        <w:rPr>
          <w:rFonts w:eastAsia="Calibri" w:cstheme="minorHAnsi"/>
          <w:spacing w:val="-1"/>
        </w:rPr>
        <w:t>b</w:t>
      </w:r>
      <w:r w:rsidRPr="00DB25C4">
        <w:rPr>
          <w:rFonts w:eastAsia="Calibri" w:cstheme="minorHAnsi"/>
          <w:spacing w:val="1"/>
        </w:rPr>
        <w:t>e</w:t>
      </w:r>
      <w:r w:rsidRPr="00DB25C4">
        <w:rPr>
          <w:rFonts w:eastAsia="Calibri" w:cstheme="minorHAnsi"/>
        </w:rPr>
        <w:t>l</w:t>
      </w:r>
      <w:proofErr w:type="spellEnd"/>
      <w:r w:rsidRPr="00DB25C4">
        <w:rPr>
          <w:rFonts w:eastAsia="Calibri" w:cstheme="minorHAnsi"/>
          <w:spacing w:val="-4"/>
        </w:rPr>
        <w:t xml:space="preserve"> </w:t>
      </w:r>
      <w:r w:rsidRPr="00DB25C4">
        <w:rPr>
          <w:rFonts w:eastAsia="Calibri" w:cstheme="minorHAnsi"/>
          <w:spacing w:val="1"/>
        </w:rPr>
        <w:t>3</w:t>
      </w:r>
      <w:r w:rsidRPr="00DB25C4">
        <w:rPr>
          <w:rFonts w:eastAsia="Calibri" w:cstheme="minorHAnsi"/>
          <w:spacing w:val="-1"/>
        </w:rPr>
        <w:t>.</w:t>
      </w:r>
      <w:r w:rsidRPr="00DB25C4">
        <w:rPr>
          <w:rFonts w:eastAsia="Calibri" w:cstheme="minorHAnsi"/>
          <w:spacing w:val="1"/>
        </w:rPr>
        <w:t>1</w:t>
      </w:r>
      <w:r w:rsidRPr="00DB25C4">
        <w:rPr>
          <w:rFonts w:eastAsia="Calibri" w:cstheme="minorHAnsi"/>
          <w:spacing w:val="-1"/>
        </w:rPr>
        <w:t>.</w:t>
      </w:r>
      <w:r w:rsidRPr="00DB25C4">
        <w:rPr>
          <w:rFonts w:eastAsia="Calibri" w:cstheme="minorHAnsi"/>
          <w:spacing w:val="-2"/>
        </w:rPr>
        <w:t>2</w:t>
      </w:r>
      <w:r w:rsidRPr="00DB25C4">
        <w:rPr>
          <w:rFonts w:eastAsia="Calibri" w:cstheme="minorHAnsi"/>
          <w:spacing w:val="-1"/>
        </w:rPr>
        <w:t>.</w:t>
      </w:r>
      <w:r w:rsidRPr="00DB25C4">
        <w:rPr>
          <w:rFonts w:eastAsia="Calibri" w:cstheme="minorHAnsi"/>
          <w:spacing w:val="1"/>
        </w:rPr>
        <w:t>3</w:t>
      </w:r>
      <w:r w:rsidRPr="00DB25C4">
        <w:rPr>
          <w:rFonts w:eastAsia="Calibri" w:cstheme="minorHAnsi"/>
          <w:spacing w:val="-1"/>
        </w:rPr>
        <w:t>.</w:t>
      </w:r>
      <w:r w:rsidRPr="00DB25C4">
        <w:rPr>
          <w:rFonts w:eastAsia="Calibri" w:cstheme="minorHAnsi"/>
        </w:rPr>
        <w:t>2</w:t>
      </w:r>
      <w:r w:rsidRPr="00DB25C4">
        <w:rPr>
          <w:rFonts w:eastAsia="Calibri" w:cstheme="minorHAnsi"/>
          <w:spacing w:val="-3"/>
        </w:rPr>
        <w:t xml:space="preserve"> </w:t>
      </w:r>
      <w:r w:rsidRPr="00DB25C4">
        <w:rPr>
          <w:rFonts w:eastAsia="Calibri" w:cstheme="minorHAnsi"/>
        </w:rPr>
        <w:t>Cal</w:t>
      </w:r>
      <w:r w:rsidRPr="00DB25C4">
        <w:rPr>
          <w:rFonts w:eastAsia="Calibri" w:cstheme="minorHAnsi"/>
          <w:spacing w:val="-1"/>
        </w:rPr>
        <w:t>o</w:t>
      </w:r>
      <w:r w:rsidRPr="00DB25C4">
        <w:rPr>
          <w:rFonts w:eastAsia="Calibri" w:cstheme="minorHAnsi"/>
        </w:rPr>
        <w:t>n</w:t>
      </w:r>
      <w:r w:rsidRPr="00DB25C4">
        <w:rPr>
          <w:rFonts w:eastAsia="Calibri" w:cstheme="minorHAnsi"/>
          <w:spacing w:val="-5"/>
        </w:rPr>
        <w:t xml:space="preserve"> </w:t>
      </w:r>
      <w:proofErr w:type="spellStart"/>
      <w:r w:rsidRPr="00DB25C4">
        <w:rPr>
          <w:rFonts w:eastAsia="Calibri" w:cstheme="minorHAnsi"/>
          <w:spacing w:val="1"/>
        </w:rPr>
        <w:t>M</w:t>
      </w:r>
      <w:r w:rsidRPr="00DB25C4">
        <w:rPr>
          <w:rFonts w:eastAsia="Calibri" w:cstheme="minorHAnsi"/>
        </w:rPr>
        <w:t>a</w:t>
      </w:r>
      <w:r w:rsidRPr="00DB25C4">
        <w:rPr>
          <w:rFonts w:eastAsia="Calibri" w:cstheme="minorHAnsi"/>
          <w:spacing w:val="-1"/>
        </w:rPr>
        <w:t>h</w:t>
      </w:r>
      <w:r w:rsidRPr="00DB25C4">
        <w:rPr>
          <w:rFonts w:eastAsia="Calibri" w:cstheme="minorHAnsi"/>
        </w:rPr>
        <w:t>asis</w:t>
      </w:r>
      <w:r w:rsidRPr="00DB25C4">
        <w:rPr>
          <w:rFonts w:eastAsia="Calibri" w:cstheme="minorHAnsi"/>
          <w:spacing w:val="-2"/>
        </w:rPr>
        <w:t>w</w:t>
      </w:r>
      <w:r w:rsidRPr="00DB25C4">
        <w:rPr>
          <w:rFonts w:eastAsia="Calibri" w:cstheme="minorHAnsi"/>
        </w:rPr>
        <w:t>a</w:t>
      </w:r>
      <w:proofErr w:type="spellEnd"/>
      <w:r w:rsidRPr="00DB25C4">
        <w:rPr>
          <w:rFonts w:eastAsia="Calibri" w:cstheme="minorHAnsi"/>
          <w:spacing w:val="-2"/>
        </w:rPr>
        <w:t xml:space="preserve"> </w:t>
      </w:r>
      <w:proofErr w:type="spellStart"/>
      <w:r w:rsidRPr="00DB25C4">
        <w:rPr>
          <w:rFonts w:eastAsia="Calibri" w:cstheme="minorHAnsi"/>
          <w:spacing w:val="1"/>
        </w:rPr>
        <w:t>L</w:t>
      </w:r>
      <w:r w:rsidRPr="00DB25C4">
        <w:rPr>
          <w:rFonts w:eastAsia="Calibri" w:cstheme="minorHAnsi"/>
          <w:spacing w:val="-1"/>
        </w:rPr>
        <w:t>u</w:t>
      </w:r>
      <w:r w:rsidRPr="00DB25C4">
        <w:rPr>
          <w:rFonts w:eastAsia="Calibri" w:cstheme="minorHAnsi"/>
        </w:rPr>
        <w:t>ar</w:t>
      </w:r>
      <w:proofErr w:type="spellEnd"/>
      <w:r w:rsidRPr="00DB25C4">
        <w:rPr>
          <w:rFonts w:eastAsia="Calibri" w:cstheme="minorHAnsi"/>
          <w:spacing w:val="1"/>
        </w:rPr>
        <w:t xml:space="preserve"> </w:t>
      </w:r>
      <w:r w:rsidRPr="00DB25C4">
        <w:rPr>
          <w:rFonts w:eastAsia="Calibri" w:cstheme="minorHAnsi"/>
          <w:spacing w:val="-1"/>
        </w:rPr>
        <w:t>N</w:t>
      </w:r>
      <w:r w:rsidRPr="00DB25C4">
        <w:rPr>
          <w:rFonts w:eastAsia="Calibri" w:cstheme="minorHAnsi"/>
          <w:spacing w:val="1"/>
        </w:rPr>
        <w:t>e</w:t>
      </w:r>
      <w:r w:rsidRPr="00DB25C4">
        <w:rPr>
          <w:rFonts w:eastAsia="Calibri" w:cstheme="minorHAnsi"/>
          <w:spacing w:val="-1"/>
        </w:rPr>
        <w:t>g</w:t>
      </w:r>
      <w:r w:rsidRPr="00DB25C4">
        <w:rPr>
          <w:rFonts w:eastAsia="Calibri" w:cstheme="minorHAnsi"/>
          <w:spacing w:val="1"/>
        </w:rPr>
        <w:t>e</w:t>
      </w:r>
      <w:r w:rsidRPr="00DB25C4">
        <w:rPr>
          <w:rFonts w:eastAsia="Calibri" w:cstheme="minorHAnsi"/>
        </w:rPr>
        <w:t>ri</w:t>
      </w:r>
    </w:p>
    <w:tbl>
      <w:tblPr>
        <w:tblW w:w="12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0"/>
        <w:gridCol w:w="3500"/>
        <w:gridCol w:w="1979"/>
        <w:gridCol w:w="2781"/>
        <w:gridCol w:w="2380"/>
      </w:tblGrid>
      <w:tr w:rsidR="001E7FBB" w:rsidRPr="00DB25C4" w14:paraId="6985C26C" w14:textId="77777777" w:rsidTr="00DB25C4">
        <w:trPr>
          <w:trHeight w:val="300"/>
          <w:jc w:val="center"/>
        </w:trPr>
        <w:tc>
          <w:tcPr>
            <w:tcW w:w="1840" w:type="dxa"/>
            <w:vMerge w:val="restart"/>
            <w:shd w:val="clear" w:color="auto" w:fill="auto"/>
            <w:noWrap/>
            <w:vAlign w:val="center"/>
            <w:hideMark/>
          </w:tcPr>
          <w:p w14:paraId="20EE8147"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Tahun</w:t>
            </w:r>
            <w:proofErr w:type="spellEnd"/>
            <w:r w:rsidRPr="00DB25C4">
              <w:rPr>
                <w:rFonts w:cstheme="minorHAnsi"/>
                <w:b/>
                <w:bCs/>
              </w:rPr>
              <w:t xml:space="preserve"> </w:t>
            </w:r>
            <w:proofErr w:type="spellStart"/>
            <w:r w:rsidRPr="00DB25C4">
              <w:rPr>
                <w:rFonts w:cstheme="minorHAnsi"/>
                <w:b/>
                <w:bCs/>
              </w:rPr>
              <w:t>Akademik</w:t>
            </w:r>
            <w:proofErr w:type="spellEnd"/>
          </w:p>
        </w:tc>
        <w:tc>
          <w:tcPr>
            <w:tcW w:w="3500" w:type="dxa"/>
            <w:vMerge w:val="restart"/>
            <w:shd w:val="clear" w:color="auto" w:fill="auto"/>
            <w:noWrap/>
            <w:vAlign w:val="center"/>
            <w:hideMark/>
          </w:tcPr>
          <w:p w14:paraId="78E24F77"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Jumlah</w:t>
            </w:r>
            <w:proofErr w:type="spellEnd"/>
            <w:r w:rsidRPr="00DB25C4">
              <w:rPr>
                <w:rFonts w:cstheme="minorHAnsi"/>
                <w:b/>
                <w:bCs/>
              </w:rPr>
              <w:t xml:space="preserve"> Negara</w:t>
            </w:r>
          </w:p>
        </w:tc>
        <w:tc>
          <w:tcPr>
            <w:tcW w:w="4760" w:type="dxa"/>
            <w:gridSpan w:val="2"/>
            <w:shd w:val="clear" w:color="auto" w:fill="auto"/>
            <w:noWrap/>
            <w:vAlign w:val="center"/>
            <w:hideMark/>
          </w:tcPr>
          <w:p w14:paraId="1D0F7DCC"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Jumlah</w:t>
            </w:r>
            <w:proofErr w:type="spellEnd"/>
            <w:r w:rsidRPr="00DB25C4">
              <w:rPr>
                <w:rFonts w:cstheme="minorHAnsi"/>
                <w:b/>
                <w:bCs/>
              </w:rPr>
              <w:t xml:space="preserve"> Calon </w:t>
            </w:r>
            <w:proofErr w:type="spellStart"/>
            <w:r w:rsidRPr="00DB25C4">
              <w:rPr>
                <w:rFonts w:cstheme="minorHAnsi"/>
                <w:b/>
                <w:bCs/>
              </w:rPr>
              <w:t>Mahasiswa</w:t>
            </w:r>
            <w:proofErr w:type="spellEnd"/>
            <w:r w:rsidRPr="00DB25C4">
              <w:rPr>
                <w:rFonts w:cstheme="minorHAnsi"/>
                <w:b/>
                <w:bCs/>
              </w:rPr>
              <w:t xml:space="preserve"> </w:t>
            </w:r>
            <w:proofErr w:type="spellStart"/>
            <w:r w:rsidRPr="00DB25C4">
              <w:rPr>
                <w:rFonts w:cstheme="minorHAnsi"/>
                <w:b/>
                <w:bCs/>
              </w:rPr>
              <w:t>Reguler</w:t>
            </w:r>
            <w:proofErr w:type="spellEnd"/>
            <w:r w:rsidRPr="00DB25C4">
              <w:rPr>
                <w:rFonts w:cstheme="minorHAnsi"/>
                <w:b/>
                <w:bCs/>
              </w:rPr>
              <w:t xml:space="preserve"> Full Time/Part Time</w:t>
            </w:r>
          </w:p>
        </w:tc>
        <w:tc>
          <w:tcPr>
            <w:tcW w:w="2380" w:type="dxa"/>
            <w:vMerge w:val="restart"/>
            <w:shd w:val="clear" w:color="auto" w:fill="auto"/>
            <w:vAlign w:val="center"/>
            <w:hideMark/>
          </w:tcPr>
          <w:p w14:paraId="7659AE6F"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Jumlah</w:t>
            </w:r>
            <w:proofErr w:type="spellEnd"/>
            <w:r w:rsidRPr="00DB25C4">
              <w:rPr>
                <w:rFonts w:cstheme="minorHAnsi"/>
                <w:b/>
                <w:bCs/>
              </w:rPr>
              <w:t xml:space="preserve"> Total </w:t>
            </w:r>
            <w:proofErr w:type="spellStart"/>
            <w:r w:rsidRPr="00DB25C4">
              <w:rPr>
                <w:rFonts w:cstheme="minorHAnsi"/>
                <w:b/>
                <w:bCs/>
              </w:rPr>
              <w:t>Mahasiswa</w:t>
            </w:r>
            <w:proofErr w:type="spellEnd"/>
            <w:r w:rsidRPr="00DB25C4">
              <w:rPr>
                <w:rFonts w:cstheme="minorHAnsi"/>
                <w:b/>
                <w:bCs/>
              </w:rPr>
              <w:t xml:space="preserve"> </w:t>
            </w:r>
            <w:proofErr w:type="spellStart"/>
            <w:r w:rsidRPr="00DB25C4">
              <w:rPr>
                <w:rFonts w:cstheme="minorHAnsi"/>
                <w:b/>
                <w:bCs/>
              </w:rPr>
              <w:t>Reguler</w:t>
            </w:r>
            <w:proofErr w:type="spellEnd"/>
          </w:p>
        </w:tc>
      </w:tr>
      <w:tr w:rsidR="001E7FBB" w:rsidRPr="00DB25C4" w14:paraId="770C6FF0" w14:textId="77777777" w:rsidTr="00DB25C4">
        <w:trPr>
          <w:trHeight w:val="300"/>
          <w:jc w:val="center"/>
        </w:trPr>
        <w:tc>
          <w:tcPr>
            <w:tcW w:w="1840" w:type="dxa"/>
            <w:vMerge/>
            <w:vAlign w:val="center"/>
            <w:hideMark/>
          </w:tcPr>
          <w:p w14:paraId="4B808ADE" w14:textId="77777777" w:rsidR="001E7FBB" w:rsidRPr="00DB25C4" w:rsidRDefault="001E7FBB" w:rsidP="00687314">
            <w:pPr>
              <w:spacing w:after="0" w:line="240" w:lineRule="auto"/>
              <w:rPr>
                <w:rFonts w:cstheme="minorHAnsi"/>
                <w:b/>
                <w:bCs/>
              </w:rPr>
            </w:pPr>
          </w:p>
        </w:tc>
        <w:tc>
          <w:tcPr>
            <w:tcW w:w="3500" w:type="dxa"/>
            <w:vMerge/>
            <w:vAlign w:val="center"/>
            <w:hideMark/>
          </w:tcPr>
          <w:p w14:paraId="1D5C3420" w14:textId="77777777" w:rsidR="001E7FBB" w:rsidRPr="00DB25C4" w:rsidRDefault="001E7FBB" w:rsidP="00687314">
            <w:pPr>
              <w:spacing w:after="0" w:line="240" w:lineRule="auto"/>
              <w:rPr>
                <w:rFonts w:cstheme="minorHAnsi"/>
                <w:b/>
                <w:bCs/>
              </w:rPr>
            </w:pPr>
          </w:p>
        </w:tc>
        <w:tc>
          <w:tcPr>
            <w:tcW w:w="1979" w:type="dxa"/>
            <w:shd w:val="clear" w:color="auto" w:fill="auto"/>
            <w:noWrap/>
            <w:vAlign w:val="center"/>
            <w:hideMark/>
          </w:tcPr>
          <w:p w14:paraId="7548826B"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Laki-laki</w:t>
            </w:r>
            <w:proofErr w:type="spellEnd"/>
          </w:p>
        </w:tc>
        <w:tc>
          <w:tcPr>
            <w:tcW w:w="2781" w:type="dxa"/>
            <w:shd w:val="clear" w:color="auto" w:fill="auto"/>
            <w:noWrap/>
            <w:vAlign w:val="center"/>
            <w:hideMark/>
          </w:tcPr>
          <w:p w14:paraId="79C0380E" w14:textId="77777777" w:rsidR="001E7FBB" w:rsidRPr="00DB25C4" w:rsidRDefault="001E7FBB" w:rsidP="00687314">
            <w:pPr>
              <w:spacing w:after="0" w:line="240" w:lineRule="auto"/>
              <w:jc w:val="center"/>
              <w:rPr>
                <w:rFonts w:cstheme="minorHAnsi"/>
                <w:b/>
                <w:bCs/>
              </w:rPr>
            </w:pPr>
            <w:r w:rsidRPr="00DB25C4">
              <w:rPr>
                <w:rFonts w:cstheme="minorHAnsi"/>
                <w:b/>
                <w:bCs/>
              </w:rPr>
              <w:t>Perempuan</w:t>
            </w:r>
          </w:p>
        </w:tc>
        <w:tc>
          <w:tcPr>
            <w:tcW w:w="2380" w:type="dxa"/>
            <w:vMerge/>
            <w:vAlign w:val="center"/>
            <w:hideMark/>
          </w:tcPr>
          <w:p w14:paraId="5E337495" w14:textId="77777777" w:rsidR="001E7FBB" w:rsidRPr="00DB25C4" w:rsidRDefault="001E7FBB" w:rsidP="00687314">
            <w:pPr>
              <w:spacing w:after="0" w:line="240" w:lineRule="auto"/>
              <w:rPr>
                <w:rFonts w:cstheme="minorHAnsi"/>
                <w:b/>
                <w:bCs/>
              </w:rPr>
            </w:pPr>
          </w:p>
        </w:tc>
      </w:tr>
      <w:tr w:rsidR="001E7FBB" w:rsidRPr="00DB25C4" w14:paraId="622675FC" w14:textId="77777777" w:rsidTr="00DB25C4">
        <w:trPr>
          <w:trHeight w:val="300"/>
          <w:jc w:val="center"/>
        </w:trPr>
        <w:tc>
          <w:tcPr>
            <w:tcW w:w="1840" w:type="dxa"/>
            <w:shd w:val="clear" w:color="auto" w:fill="auto"/>
            <w:noWrap/>
            <w:vAlign w:val="center"/>
            <w:hideMark/>
          </w:tcPr>
          <w:p w14:paraId="332F3509" w14:textId="77777777" w:rsidR="001E7FBB" w:rsidRPr="00DB25C4" w:rsidRDefault="001E7FBB" w:rsidP="00687314">
            <w:pPr>
              <w:spacing w:after="0" w:line="240" w:lineRule="auto"/>
              <w:jc w:val="center"/>
              <w:rPr>
                <w:rFonts w:cstheme="minorHAnsi"/>
                <w:b/>
                <w:bCs/>
              </w:rPr>
            </w:pPr>
            <w:r w:rsidRPr="00DB25C4">
              <w:rPr>
                <w:rFonts w:cstheme="minorHAnsi"/>
                <w:b/>
                <w:bCs/>
              </w:rPr>
              <w:t>1</w:t>
            </w:r>
          </w:p>
        </w:tc>
        <w:tc>
          <w:tcPr>
            <w:tcW w:w="3500" w:type="dxa"/>
            <w:shd w:val="clear" w:color="auto" w:fill="auto"/>
            <w:noWrap/>
            <w:vAlign w:val="center"/>
            <w:hideMark/>
          </w:tcPr>
          <w:p w14:paraId="35127502" w14:textId="77777777" w:rsidR="001E7FBB" w:rsidRPr="00DB25C4" w:rsidRDefault="001E7FBB" w:rsidP="00687314">
            <w:pPr>
              <w:spacing w:after="0" w:line="240" w:lineRule="auto"/>
              <w:jc w:val="center"/>
              <w:rPr>
                <w:rFonts w:cstheme="minorHAnsi"/>
                <w:b/>
                <w:bCs/>
              </w:rPr>
            </w:pPr>
            <w:r w:rsidRPr="00DB25C4">
              <w:rPr>
                <w:rFonts w:cstheme="minorHAnsi"/>
                <w:b/>
                <w:bCs/>
              </w:rPr>
              <w:t>2</w:t>
            </w:r>
          </w:p>
        </w:tc>
        <w:tc>
          <w:tcPr>
            <w:tcW w:w="1979" w:type="dxa"/>
            <w:shd w:val="clear" w:color="auto" w:fill="auto"/>
            <w:noWrap/>
            <w:vAlign w:val="center"/>
            <w:hideMark/>
          </w:tcPr>
          <w:p w14:paraId="201FA64B" w14:textId="77777777" w:rsidR="001E7FBB" w:rsidRPr="00DB25C4" w:rsidRDefault="001E7FBB" w:rsidP="00687314">
            <w:pPr>
              <w:spacing w:after="0" w:line="240" w:lineRule="auto"/>
              <w:jc w:val="center"/>
              <w:rPr>
                <w:rFonts w:cstheme="minorHAnsi"/>
                <w:b/>
                <w:bCs/>
              </w:rPr>
            </w:pPr>
            <w:r w:rsidRPr="00DB25C4">
              <w:rPr>
                <w:rFonts w:cstheme="minorHAnsi"/>
                <w:b/>
                <w:bCs/>
              </w:rPr>
              <w:t>3</w:t>
            </w:r>
          </w:p>
        </w:tc>
        <w:tc>
          <w:tcPr>
            <w:tcW w:w="2781" w:type="dxa"/>
            <w:shd w:val="clear" w:color="auto" w:fill="auto"/>
            <w:noWrap/>
            <w:vAlign w:val="center"/>
            <w:hideMark/>
          </w:tcPr>
          <w:p w14:paraId="793B598B" w14:textId="77777777" w:rsidR="001E7FBB" w:rsidRPr="00DB25C4" w:rsidRDefault="001E7FBB" w:rsidP="00687314">
            <w:pPr>
              <w:spacing w:after="0" w:line="240" w:lineRule="auto"/>
              <w:jc w:val="center"/>
              <w:rPr>
                <w:rFonts w:cstheme="minorHAnsi"/>
                <w:b/>
                <w:bCs/>
              </w:rPr>
            </w:pPr>
            <w:r w:rsidRPr="00DB25C4">
              <w:rPr>
                <w:rFonts w:cstheme="minorHAnsi"/>
                <w:b/>
                <w:bCs/>
              </w:rPr>
              <w:t>4</w:t>
            </w:r>
          </w:p>
        </w:tc>
        <w:tc>
          <w:tcPr>
            <w:tcW w:w="2380" w:type="dxa"/>
            <w:shd w:val="clear" w:color="auto" w:fill="auto"/>
            <w:noWrap/>
            <w:vAlign w:val="center"/>
            <w:hideMark/>
          </w:tcPr>
          <w:p w14:paraId="74E72294" w14:textId="77777777" w:rsidR="001E7FBB" w:rsidRPr="00DB25C4" w:rsidRDefault="001E7FBB" w:rsidP="00687314">
            <w:pPr>
              <w:spacing w:after="0" w:line="240" w:lineRule="auto"/>
              <w:jc w:val="center"/>
              <w:rPr>
                <w:rFonts w:cstheme="minorHAnsi"/>
                <w:b/>
                <w:bCs/>
              </w:rPr>
            </w:pPr>
            <w:r w:rsidRPr="00DB25C4">
              <w:rPr>
                <w:rFonts w:cstheme="minorHAnsi"/>
                <w:b/>
                <w:bCs/>
              </w:rPr>
              <w:t>5</w:t>
            </w:r>
          </w:p>
        </w:tc>
      </w:tr>
      <w:tr w:rsidR="001E7FBB" w:rsidRPr="00DB25C4" w14:paraId="3F728DB5" w14:textId="77777777" w:rsidTr="00DB25C4">
        <w:trPr>
          <w:trHeight w:val="300"/>
          <w:jc w:val="center"/>
        </w:trPr>
        <w:tc>
          <w:tcPr>
            <w:tcW w:w="1840" w:type="dxa"/>
            <w:shd w:val="clear" w:color="auto" w:fill="auto"/>
            <w:vAlign w:val="center"/>
            <w:hideMark/>
          </w:tcPr>
          <w:p w14:paraId="788925E0" w14:textId="77777777" w:rsidR="001E7FBB" w:rsidRPr="00DB25C4" w:rsidRDefault="001E7FBB" w:rsidP="00687314">
            <w:pPr>
              <w:spacing w:after="0" w:line="240" w:lineRule="auto"/>
              <w:jc w:val="center"/>
              <w:rPr>
                <w:rFonts w:cstheme="minorHAnsi"/>
                <w:b/>
                <w:bCs/>
              </w:rPr>
            </w:pPr>
            <w:r w:rsidRPr="00DB25C4">
              <w:rPr>
                <w:rFonts w:cstheme="minorHAnsi"/>
                <w:b/>
                <w:bCs/>
              </w:rPr>
              <w:t>TS-4</w:t>
            </w:r>
          </w:p>
        </w:tc>
        <w:tc>
          <w:tcPr>
            <w:tcW w:w="3500" w:type="dxa"/>
            <w:shd w:val="clear" w:color="auto" w:fill="auto"/>
            <w:noWrap/>
            <w:vAlign w:val="center"/>
            <w:hideMark/>
          </w:tcPr>
          <w:p w14:paraId="407F00B4" w14:textId="77777777" w:rsidR="001E7FBB" w:rsidRPr="00DB25C4" w:rsidRDefault="001E7FBB" w:rsidP="00687314">
            <w:pPr>
              <w:spacing w:after="0" w:line="240" w:lineRule="auto"/>
              <w:jc w:val="center"/>
              <w:rPr>
                <w:rFonts w:cstheme="minorHAnsi"/>
              </w:rPr>
            </w:pPr>
            <w:r w:rsidRPr="00DB25C4">
              <w:rPr>
                <w:rFonts w:cstheme="minorHAnsi"/>
              </w:rPr>
              <w:t>2</w:t>
            </w:r>
          </w:p>
        </w:tc>
        <w:tc>
          <w:tcPr>
            <w:tcW w:w="1979" w:type="dxa"/>
            <w:shd w:val="clear" w:color="auto" w:fill="auto"/>
            <w:noWrap/>
            <w:vAlign w:val="center"/>
            <w:hideMark/>
          </w:tcPr>
          <w:p w14:paraId="634ADCD2" w14:textId="77777777" w:rsidR="001E7FBB" w:rsidRPr="00DB25C4" w:rsidRDefault="001E7FBB" w:rsidP="00687314">
            <w:pPr>
              <w:spacing w:after="0" w:line="240" w:lineRule="auto"/>
              <w:jc w:val="center"/>
              <w:rPr>
                <w:rFonts w:cstheme="minorHAnsi"/>
              </w:rPr>
            </w:pPr>
            <w:r w:rsidRPr="00DB25C4">
              <w:rPr>
                <w:rFonts w:cstheme="minorHAnsi"/>
              </w:rPr>
              <w:t>4</w:t>
            </w:r>
          </w:p>
        </w:tc>
        <w:tc>
          <w:tcPr>
            <w:tcW w:w="2781" w:type="dxa"/>
            <w:shd w:val="clear" w:color="auto" w:fill="auto"/>
            <w:noWrap/>
            <w:vAlign w:val="center"/>
            <w:hideMark/>
          </w:tcPr>
          <w:p w14:paraId="4A063F8D" w14:textId="77777777" w:rsidR="001E7FBB" w:rsidRPr="00DB25C4" w:rsidRDefault="001E7FBB" w:rsidP="00687314">
            <w:pPr>
              <w:spacing w:after="0" w:line="240" w:lineRule="auto"/>
              <w:jc w:val="center"/>
              <w:rPr>
                <w:rFonts w:cstheme="minorHAnsi"/>
              </w:rPr>
            </w:pPr>
            <w:r w:rsidRPr="00DB25C4">
              <w:rPr>
                <w:rFonts w:cstheme="minorHAnsi"/>
              </w:rPr>
              <w:t>15</w:t>
            </w:r>
          </w:p>
        </w:tc>
        <w:tc>
          <w:tcPr>
            <w:tcW w:w="2380" w:type="dxa"/>
            <w:shd w:val="clear" w:color="auto" w:fill="auto"/>
            <w:noWrap/>
            <w:vAlign w:val="center"/>
            <w:hideMark/>
          </w:tcPr>
          <w:p w14:paraId="6CC0E733" w14:textId="77777777" w:rsidR="001E7FBB" w:rsidRPr="00DB25C4" w:rsidRDefault="001E7FBB" w:rsidP="00687314">
            <w:pPr>
              <w:spacing w:after="0" w:line="240" w:lineRule="auto"/>
              <w:jc w:val="center"/>
              <w:rPr>
                <w:rFonts w:cstheme="minorHAnsi"/>
              </w:rPr>
            </w:pPr>
            <w:r w:rsidRPr="00DB25C4">
              <w:rPr>
                <w:rFonts w:cstheme="minorHAnsi"/>
              </w:rPr>
              <w:t>1</w:t>
            </w:r>
          </w:p>
        </w:tc>
      </w:tr>
      <w:tr w:rsidR="001E7FBB" w:rsidRPr="00DB25C4" w14:paraId="160B071A" w14:textId="77777777" w:rsidTr="00DB25C4">
        <w:trPr>
          <w:trHeight w:val="300"/>
          <w:jc w:val="center"/>
        </w:trPr>
        <w:tc>
          <w:tcPr>
            <w:tcW w:w="1840" w:type="dxa"/>
            <w:shd w:val="clear" w:color="auto" w:fill="auto"/>
            <w:vAlign w:val="center"/>
            <w:hideMark/>
          </w:tcPr>
          <w:p w14:paraId="28B32E19" w14:textId="77777777" w:rsidR="001E7FBB" w:rsidRPr="00DB25C4" w:rsidRDefault="001E7FBB" w:rsidP="00687314">
            <w:pPr>
              <w:spacing w:after="0" w:line="240" w:lineRule="auto"/>
              <w:jc w:val="center"/>
              <w:rPr>
                <w:rFonts w:cstheme="minorHAnsi"/>
                <w:b/>
                <w:bCs/>
              </w:rPr>
            </w:pPr>
            <w:r w:rsidRPr="00DB25C4">
              <w:rPr>
                <w:rFonts w:cstheme="minorHAnsi"/>
                <w:b/>
                <w:bCs/>
              </w:rPr>
              <w:t>TS-3</w:t>
            </w:r>
          </w:p>
        </w:tc>
        <w:tc>
          <w:tcPr>
            <w:tcW w:w="3500" w:type="dxa"/>
            <w:shd w:val="clear" w:color="auto" w:fill="auto"/>
            <w:noWrap/>
            <w:vAlign w:val="center"/>
            <w:hideMark/>
          </w:tcPr>
          <w:p w14:paraId="7CFC4AA6" w14:textId="77777777" w:rsidR="001E7FBB" w:rsidRPr="00DB25C4" w:rsidRDefault="001E7FBB" w:rsidP="00687314">
            <w:pPr>
              <w:spacing w:after="0" w:line="240" w:lineRule="auto"/>
              <w:jc w:val="center"/>
              <w:rPr>
                <w:rFonts w:cstheme="minorHAnsi"/>
              </w:rPr>
            </w:pPr>
            <w:r w:rsidRPr="00DB25C4">
              <w:rPr>
                <w:rFonts w:cstheme="minorHAnsi"/>
              </w:rPr>
              <w:t>2</w:t>
            </w:r>
          </w:p>
        </w:tc>
        <w:tc>
          <w:tcPr>
            <w:tcW w:w="1979" w:type="dxa"/>
            <w:shd w:val="clear" w:color="auto" w:fill="auto"/>
            <w:noWrap/>
            <w:vAlign w:val="center"/>
            <w:hideMark/>
          </w:tcPr>
          <w:p w14:paraId="75C8ACC6" w14:textId="77777777" w:rsidR="001E7FBB" w:rsidRPr="00DB25C4" w:rsidRDefault="001E7FBB" w:rsidP="00687314">
            <w:pPr>
              <w:spacing w:after="0" w:line="240" w:lineRule="auto"/>
              <w:jc w:val="center"/>
              <w:rPr>
                <w:rFonts w:cstheme="minorHAnsi"/>
              </w:rPr>
            </w:pPr>
            <w:r w:rsidRPr="00DB25C4">
              <w:rPr>
                <w:rFonts w:cstheme="minorHAnsi"/>
              </w:rPr>
              <w:t>2</w:t>
            </w:r>
          </w:p>
        </w:tc>
        <w:tc>
          <w:tcPr>
            <w:tcW w:w="2781" w:type="dxa"/>
            <w:shd w:val="clear" w:color="auto" w:fill="auto"/>
            <w:noWrap/>
            <w:vAlign w:val="center"/>
            <w:hideMark/>
          </w:tcPr>
          <w:p w14:paraId="2E992C7B" w14:textId="77777777" w:rsidR="001E7FBB" w:rsidRPr="00DB25C4" w:rsidRDefault="001E7FBB" w:rsidP="00687314">
            <w:pPr>
              <w:spacing w:after="0" w:line="240" w:lineRule="auto"/>
              <w:jc w:val="center"/>
              <w:rPr>
                <w:rFonts w:cstheme="minorHAnsi"/>
              </w:rPr>
            </w:pPr>
            <w:r w:rsidRPr="00DB25C4">
              <w:rPr>
                <w:rFonts w:cstheme="minorHAnsi"/>
              </w:rPr>
              <w:t>2</w:t>
            </w:r>
          </w:p>
        </w:tc>
        <w:tc>
          <w:tcPr>
            <w:tcW w:w="2380" w:type="dxa"/>
            <w:shd w:val="clear" w:color="auto" w:fill="auto"/>
            <w:noWrap/>
            <w:vAlign w:val="center"/>
            <w:hideMark/>
          </w:tcPr>
          <w:p w14:paraId="454C2A99" w14:textId="77777777" w:rsidR="001E7FBB" w:rsidRPr="00DB25C4" w:rsidRDefault="001E7FBB" w:rsidP="00687314">
            <w:pPr>
              <w:spacing w:after="0" w:line="240" w:lineRule="auto"/>
              <w:jc w:val="center"/>
              <w:rPr>
                <w:rFonts w:cstheme="minorHAnsi"/>
              </w:rPr>
            </w:pPr>
            <w:r w:rsidRPr="00DB25C4">
              <w:rPr>
                <w:rFonts w:cstheme="minorHAnsi"/>
              </w:rPr>
              <w:t>1</w:t>
            </w:r>
          </w:p>
        </w:tc>
      </w:tr>
      <w:tr w:rsidR="001E7FBB" w:rsidRPr="00DB25C4" w14:paraId="58276F01" w14:textId="77777777" w:rsidTr="00DB25C4">
        <w:trPr>
          <w:trHeight w:val="300"/>
          <w:jc w:val="center"/>
        </w:trPr>
        <w:tc>
          <w:tcPr>
            <w:tcW w:w="1840" w:type="dxa"/>
            <w:shd w:val="clear" w:color="auto" w:fill="auto"/>
            <w:vAlign w:val="center"/>
            <w:hideMark/>
          </w:tcPr>
          <w:p w14:paraId="401C29EA" w14:textId="77777777" w:rsidR="001E7FBB" w:rsidRPr="00DB25C4" w:rsidRDefault="001E7FBB" w:rsidP="00687314">
            <w:pPr>
              <w:spacing w:after="0" w:line="240" w:lineRule="auto"/>
              <w:jc w:val="center"/>
              <w:rPr>
                <w:rFonts w:cstheme="minorHAnsi"/>
                <w:b/>
                <w:bCs/>
              </w:rPr>
            </w:pPr>
            <w:r w:rsidRPr="00DB25C4">
              <w:rPr>
                <w:rFonts w:cstheme="minorHAnsi"/>
                <w:b/>
                <w:bCs/>
              </w:rPr>
              <w:t>TS-2</w:t>
            </w:r>
          </w:p>
        </w:tc>
        <w:tc>
          <w:tcPr>
            <w:tcW w:w="3500" w:type="dxa"/>
            <w:shd w:val="clear" w:color="auto" w:fill="auto"/>
            <w:noWrap/>
            <w:vAlign w:val="center"/>
            <w:hideMark/>
          </w:tcPr>
          <w:p w14:paraId="1380DC10" w14:textId="77777777" w:rsidR="001E7FBB" w:rsidRPr="00DB25C4" w:rsidRDefault="001E7FBB" w:rsidP="00687314">
            <w:pPr>
              <w:spacing w:after="0" w:line="240" w:lineRule="auto"/>
              <w:jc w:val="center"/>
              <w:rPr>
                <w:rFonts w:cstheme="minorHAnsi"/>
              </w:rPr>
            </w:pPr>
            <w:r w:rsidRPr="00DB25C4">
              <w:rPr>
                <w:rFonts w:cstheme="minorHAnsi"/>
              </w:rPr>
              <w:t>2</w:t>
            </w:r>
          </w:p>
        </w:tc>
        <w:tc>
          <w:tcPr>
            <w:tcW w:w="1979" w:type="dxa"/>
            <w:shd w:val="clear" w:color="auto" w:fill="auto"/>
            <w:noWrap/>
            <w:vAlign w:val="center"/>
            <w:hideMark/>
          </w:tcPr>
          <w:p w14:paraId="5187146C" w14:textId="77777777" w:rsidR="001E7FBB" w:rsidRPr="00DB25C4" w:rsidRDefault="001E7FBB" w:rsidP="00687314">
            <w:pPr>
              <w:spacing w:after="0" w:line="240" w:lineRule="auto"/>
              <w:jc w:val="center"/>
              <w:rPr>
                <w:rFonts w:cstheme="minorHAnsi"/>
              </w:rPr>
            </w:pPr>
            <w:r w:rsidRPr="00DB25C4">
              <w:rPr>
                <w:rFonts w:cstheme="minorHAnsi"/>
              </w:rPr>
              <w:t>2</w:t>
            </w:r>
          </w:p>
        </w:tc>
        <w:tc>
          <w:tcPr>
            <w:tcW w:w="2781" w:type="dxa"/>
            <w:shd w:val="clear" w:color="auto" w:fill="auto"/>
            <w:noWrap/>
            <w:vAlign w:val="center"/>
            <w:hideMark/>
          </w:tcPr>
          <w:p w14:paraId="46275F6E" w14:textId="77777777" w:rsidR="001E7FBB" w:rsidRPr="00DB25C4" w:rsidRDefault="001E7FBB" w:rsidP="00687314">
            <w:pPr>
              <w:spacing w:after="0" w:line="240" w:lineRule="auto"/>
              <w:jc w:val="center"/>
              <w:rPr>
                <w:rFonts w:cstheme="minorHAnsi"/>
              </w:rPr>
            </w:pPr>
            <w:r w:rsidRPr="00DB25C4">
              <w:rPr>
                <w:rFonts w:cstheme="minorHAnsi"/>
              </w:rPr>
              <w:t>2</w:t>
            </w:r>
          </w:p>
        </w:tc>
        <w:tc>
          <w:tcPr>
            <w:tcW w:w="2380" w:type="dxa"/>
            <w:shd w:val="clear" w:color="auto" w:fill="auto"/>
            <w:noWrap/>
            <w:vAlign w:val="center"/>
            <w:hideMark/>
          </w:tcPr>
          <w:p w14:paraId="6F84E3E3" w14:textId="77777777" w:rsidR="001E7FBB" w:rsidRPr="00DB25C4" w:rsidRDefault="001E7FBB" w:rsidP="00687314">
            <w:pPr>
              <w:spacing w:after="0" w:line="240" w:lineRule="auto"/>
              <w:jc w:val="center"/>
              <w:rPr>
                <w:rFonts w:cstheme="minorHAnsi"/>
              </w:rPr>
            </w:pPr>
            <w:r w:rsidRPr="00DB25C4">
              <w:rPr>
                <w:rFonts w:cstheme="minorHAnsi"/>
              </w:rPr>
              <w:t>1</w:t>
            </w:r>
          </w:p>
        </w:tc>
      </w:tr>
      <w:tr w:rsidR="001E7FBB" w:rsidRPr="00DB25C4" w14:paraId="3A24747F" w14:textId="77777777" w:rsidTr="00DB25C4">
        <w:trPr>
          <w:trHeight w:val="300"/>
          <w:jc w:val="center"/>
        </w:trPr>
        <w:tc>
          <w:tcPr>
            <w:tcW w:w="1840" w:type="dxa"/>
            <w:shd w:val="clear" w:color="auto" w:fill="auto"/>
            <w:vAlign w:val="center"/>
            <w:hideMark/>
          </w:tcPr>
          <w:p w14:paraId="7BDA56CC" w14:textId="77777777" w:rsidR="001E7FBB" w:rsidRPr="00DB25C4" w:rsidRDefault="001E7FBB" w:rsidP="00687314">
            <w:pPr>
              <w:spacing w:after="0" w:line="240" w:lineRule="auto"/>
              <w:jc w:val="center"/>
              <w:rPr>
                <w:rFonts w:cstheme="minorHAnsi"/>
                <w:b/>
                <w:bCs/>
              </w:rPr>
            </w:pPr>
            <w:r w:rsidRPr="00DB25C4">
              <w:rPr>
                <w:rFonts w:cstheme="minorHAnsi"/>
                <w:b/>
                <w:bCs/>
              </w:rPr>
              <w:t>TS-1</w:t>
            </w:r>
          </w:p>
        </w:tc>
        <w:tc>
          <w:tcPr>
            <w:tcW w:w="3500" w:type="dxa"/>
            <w:shd w:val="clear" w:color="auto" w:fill="auto"/>
            <w:noWrap/>
            <w:vAlign w:val="center"/>
            <w:hideMark/>
          </w:tcPr>
          <w:p w14:paraId="0240BD5C" w14:textId="77777777" w:rsidR="001E7FBB" w:rsidRPr="00DB25C4" w:rsidRDefault="001E7FBB" w:rsidP="00687314">
            <w:pPr>
              <w:spacing w:after="0" w:line="240" w:lineRule="auto"/>
              <w:jc w:val="center"/>
              <w:rPr>
                <w:rFonts w:cstheme="minorHAnsi"/>
              </w:rPr>
            </w:pPr>
            <w:r w:rsidRPr="00DB25C4">
              <w:rPr>
                <w:rFonts w:cstheme="minorHAnsi"/>
              </w:rPr>
              <w:t>3</w:t>
            </w:r>
          </w:p>
        </w:tc>
        <w:tc>
          <w:tcPr>
            <w:tcW w:w="1979" w:type="dxa"/>
            <w:shd w:val="clear" w:color="auto" w:fill="auto"/>
            <w:noWrap/>
            <w:vAlign w:val="center"/>
            <w:hideMark/>
          </w:tcPr>
          <w:p w14:paraId="08AD1F9B" w14:textId="77777777" w:rsidR="001E7FBB" w:rsidRPr="00DB25C4" w:rsidRDefault="001E7FBB" w:rsidP="00687314">
            <w:pPr>
              <w:spacing w:after="0" w:line="240" w:lineRule="auto"/>
              <w:jc w:val="center"/>
              <w:rPr>
                <w:rFonts w:cstheme="minorHAnsi"/>
              </w:rPr>
            </w:pPr>
            <w:r w:rsidRPr="00DB25C4">
              <w:rPr>
                <w:rFonts w:cstheme="minorHAnsi"/>
              </w:rPr>
              <w:t>4</w:t>
            </w:r>
          </w:p>
        </w:tc>
        <w:tc>
          <w:tcPr>
            <w:tcW w:w="2781" w:type="dxa"/>
            <w:shd w:val="clear" w:color="auto" w:fill="auto"/>
            <w:noWrap/>
            <w:vAlign w:val="center"/>
            <w:hideMark/>
          </w:tcPr>
          <w:p w14:paraId="74A24517" w14:textId="77777777" w:rsidR="001E7FBB" w:rsidRPr="00DB25C4" w:rsidRDefault="001E7FBB" w:rsidP="00687314">
            <w:pPr>
              <w:spacing w:after="0" w:line="240" w:lineRule="auto"/>
              <w:jc w:val="center"/>
              <w:rPr>
                <w:rFonts w:cstheme="minorHAnsi"/>
              </w:rPr>
            </w:pPr>
            <w:r w:rsidRPr="00DB25C4">
              <w:rPr>
                <w:rFonts w:cstheme="minorHAnsi"/>
              </w:rPr>
              <w:t>5</w:t>
            </w:r>
          </w:p>
        </w:tc>
        <w:tc>
          <w:tcPr>
            <w:tcW w:w="2380" w:type="dxa"/>
            <w:shd w:val="clear" w:color="auto" w:fill="auto"/>
            <w:noWrap/>
            <w:vAlign w:val="center"/>
            <w:hideMark/>
          </w:tcPr>
          <w:p w14:paraId="104174A4" w14:textId="77777777" w:rsidR="001E7FBB" w:rsidRPr="00DB25C4" w:rsidRDefault="001E7FBB" w:rsidP="00687314">
            <w:pPr>
              <w:spacing w:after="0" w:line="240" w:lineRule="auto"/>
              <w:jc w:val="center"/>
              <w:rPr>
                <w:rFonts w:cstheme="minorHAnsi"/>
              </w:rPr>
            </w:pPr>
            <w:r w:rsidRPr="00DB25C4">
              <w:rPr>
                <w:rFonts w:cstheme="minorHAnsi"/>
              </w:rPr>
              <w:t>1</w:t>
            </w:r>
          </w:p>
        </w:tc>
      </w:tr>
      <w:tr w:rsidR="001E7FBB" w:rsidRPr="00DB25C4" w14:paraId="4ADC4FF2" w14:textId="77777777" w:rsidTr="00DB25C4">
        <w:trPr>
          <w:trHeight w:val="300"/>
          <w:jc w:val="center"/>
        </w:trPr>
        <w:tc>
          <w:tcPr>
            <w:tcW w:w="1840" w:type="dxa"/>
            <w:shd w:val="clear" w:color="auto" w:fill="auto"/>
            <w:vAlign w:val="center"/>
            <w:hideMark/>
          </w:tcPr>
          <w:p w14:paraId="2395F977" w14:textId="77777777" w:rsidR="001E7FBB" w:rsidRPr="00DB25C4" w:rsidRDefault="001E7FBB" w:rsidP="00687314">
            <w:pPr>
              <w:spacing w:after="0" w:line="240" w:lineRule="auto"/>
              <w:jc w:val="center"/>
              <w:rPr>
                <w:rFonts w:cstheme="minorHAnsi"/>
                <w:b/>
                <w:bCs/>
              </w:rPr>
            </w:pPr>
            <w:r w:rsidRPr="00DB25C4">
              <w:rPr>
                <w:rFonts w:cstheme="minorHAnsi"/>
                <w:b/>
                <w:bCs/>
              </w:rPr>
              <w:t>TS</w:t>
            </w:r>
          </w:p>
        </w:tc>
        <w:tc>
          <w:tcPr>
            <w:tcW w:w="3500" w:type="dxa"/>
            <w:shd w:val="clear" w:color="auto" w:fill="auto"/>
            <w:noWrap/>
            <w:vAlign w:val="center"/>
            <w:hideMark/>
          </w:tcPr>
          <w:p w14:paraId="4B900F17" w14:textId="77777777" w:rsidR="001E7FBB" w:rsidRPr="00DB25C4" w:rsidRDefault="001E7FBB" w:rsidP="00687314">
            <w:pPr>
              <w:spacing w:after="0" w:line="240" w:lineRule="auto"/>
              <w:jc w:val="center"/>
              <w:rPr>
                <w:rFonts w:cstheme="minorHAnsi"/>
              </w:rPr>
            </w:pPr>
            <w:r w:rsidRPr="00DB25C4">
              <w:rPr>
                <w:rFonts w:cstheme="minorHAnsi"/>
              </w:rPr>
              <w:t>3</w:t>
            </w:r>
          </w:p>
        </w:tc>
        <w:tc>
          <w:tcPr>
            <w:tcW w:w="1979" w:type="dxa"/>
            <w:shd w:val="clear" w:color="auto" w:fill="auto"/>
            <w:noWrap/>
            <w:vAlign w:val="center"/>
            <w:hideMark/>
          </w:tcPr>
          <w:p w14:paraId="709FBC6B" w14:textId="77777777" w:rsidR="001E7FBB" w:rsidRPr="00DB25C4" w:rsidRDefault="001E7FBB" w:rsidP="00687314">
            <w:pPr>
              <w:spacing w:after="0" w:line="240" w:lineRule="auto"/>
              <w:jc w:val="center"/>
              <w:rPr>
                <w:rFonts w:cstheme="minorHAnsi"/>
              </w:rPr>
            </w:pPr>
            <w:r w:rsidRPr="00DB25C4">
              <w:rPr>
                <w:rFonts w:cstheme="minorHAnsi"/>
              </w:rPr>
              <w:t>4</w:t>
            </w:r>
          </w:p>
        </w:tc>
        <w:tc>
          <w:tcPr>
            <w:tcW w:w="2781" w:type="dxa"/>
            <w:shd w:val="clear" w:color="auto" w:fill="auto"/>
            <w:noWrap/>
            <w:vAlign w:val="center"/>
            <w:hideMark/>
          </w:tcPr>
          <w:p w14:paraId="3B0C579F" w14:textId="77777777" w:rsidR="001E7FBB" w:rsidRPr="00DB25C4" w:rsidRDefault="001E7FBB" w:rsidP="00687314">
            <w:pPr>
              <w:spacing w:after="0" w:line="240" w:lineRule="auto"/>
              <w:jc w:val="center"/>
              <w:rPr>
                <w:rFonts w:cstheme="minorHAnsi"/>
              </w:rPr>
            </w:pPr>
            <w:r w:rsidRPr="00DB25C4">
              <w:rPr>
                <w:rFonts w:cstheme="minorHAnsi"/>
              </w:rPr>
              <w:t>5</w:t>
            </w:r>
          </w:p>
        </w:tc>
        <w:tc>
          <w:tcPr>
            <w:tcW w:w="2380" w:type="dxa"/>
            <w:shd w:val="clear" w:color="auto" w:fill="auto"/>
            <w:noWrap/>
            <w:vAlign w:val="center"/>
            <w:hideMark/>
          </w:tcPr>
          <w:p w14:paraId="638A4740" w14:textId="77777777" w:rsidR="001E7FBB" w:rsidRPr="00DB25C4" w:rsidRDefault="001E7FBB" w:rsidP="00687314">
            <w:pPr>
              <w:spacing w:after="0" w:line="240" w:lineRule="auto"/>
              <w:jc w:val="center"/>
              <w:rPr>
                <w:rFonts w:cstheme="minorHAnsi"/>
              </w:rPr>
            </w:pPr>
            <w:r w:rsidRPr="00DB25C4">
              <w:rPr>
                <w:rFonts w:cstheme="minorHAnsi"/>
              </w:rPr>
              <w:t>1</w:t>
            </w:r>
          </w:p>
        </w:tc>
      </w:tr>
      <w:tr w:rsidR="001E7FBB" w:rsidRPr="00DB25C4" w14:paraId="7FCC8DDA" w14:textId="77777777" w:rsidTr="00DB25C4">
        <w:trPr>
          <w:trHeight w:val="300"/>
          <w:jc w:val="center"/>
        </w:trPr>
        <w:tc>
          <w:tcPr>
            <w:tcW w:w="1840" w:type="dxa"/>
            <w:shd w:val="clear" w:color="auto" w:fill="auto"/>
            <w:noWrap/>
            <w:vAlign w:val="center"/>
            <w:hideMark/>
          </w:tcPr>
          <w:p w14:paraId="00F3CDC3"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Jumlah</w:t>
            </w:r>
            <w:proofErr w:type="spellEnd"/>
          </w:p>
        </w:tc>
        <w:tc>
          <w:tcPr>
            <w:tcW w:w="3500" w:type="dxa"/>
            <w:shd w:val="clear" w:color="auto" w:fill="auto"/>
            <w:noWrap/>
            <w:vAlign w:val="center"/>
            <w:hideMark/>
          </w:tcPr>
          <w:p w14:paraId="242952F6" w14:textId="77777777" w:rsidR="001E7FBB" w:rsidRPr="00DB25C4" w:rsidRDefault="001E7FBB" w:rsidP="00687314">
            <w:pPr>
              <w:spacing w:after="0" w:line="240" w:lineRule="auto"/>
              <w:jc w:val="center"/>
              <w:rPr>
                <w:rFonts w:cstheme="minorHAnsi"/>
                <w:b/>
                <w:bCs/>
              </w:rPr>
            </w:pPr>
            <w:r w:rsidRPr="00DB25C4">
              <w:rPr>
                <w:rFonts w:cstheme="minorHAnsi"/>
                <w:b/>
                <w:bCs/>
              </w:rPr>
              <w:t>12</w:t>
            </w:r>
          </w:p>
        </w:tc>
        <w:tc>
          <w:tcPr>
            <w:tcW w:w="1979" w:type="dxa"/>
            <w:shd w:val="clear" w:color="auto" w:fill="auto"/>
            <w:noWrap/>
            <w:vAlign w:val="center"/>
            <w:hideMark/>
          </w:tcPr>
          <w:p w14:paraId="606065C8" w14:textId="77777777" w:rsidR="001E7FBB" w:rsidRPr="00DB25C4" w:rsidRDefault="001E7FBB" w:rsidP="00687314">
            <w:pPr>
              <w:spacing w:after="0" w:line="240" w:lineRule="auto"/>
              <w:jc w:val="center"/>
              <w:rPr>
                <w:rFonts w:cstheme="minorHAnsi"/>
                <w:b/>
                <w:bCs/>
              </w:rPr>
            </w:pPr>
            <w:r w:rsidRPr="00DB25C4">
              <w:rPr>
                <w:rFonts w:cstheme="minorHAnsi"/>
                <w:b/>
                <w:bCs/>
              </w:rPr>
              <w:t>16</w:t>
            </w:r>
          </w:p>
        </w:tc>
        <w:tc>
          <w:tcPr>
            <w:tcW w:w="2781" w:type="dxa"/>
            <w:shd w:val="clear" w:color="auto" w:fill="auto"/>
            <w:noWrap/>
            <w:vAlign w:val="center"/>
            <w:hideMark/>
          </w:tcPr>
          <w:p w14:paraId="6D2D9AC2" w14:textId="77777777" w:rsidR="001E7FBB" w:rsidRPr="00DB25C4" w:rsidRDefault="001E7FBB" w:rsidP="00687314">
            <w:pPr>
              <w:spacing w:after="0" w:line="240" w:lineRule="auto"/>
              <w:jc w:val="center"/>
              <w:rPr>
                <w:rFonts w:cstheme="minorHAnsi"/>
                <w:b/>
                <w:bCs/>
              </w:rPr>
            </w:pPr>
            <w:r w:rsidRPr="00DB25C4">
              <w:rPr>
                <w:rFonts w:cstheme="minorHAnsi"/>
                <w:b/>
                <w:bCs/>
              </w:rPr>
              <w:t>29</w:t>
            </w:r>
          </w:p>
        </w:tc>
        <w:tc>
          <w:tcPr>
            <w:tcW w:w="2380" w:type="dxa"/>
            <w:shd w:val="clear" w:color="auto" w:fill="auto"/>
            <w:noWrap/>
            <w:vAlign w:val="center"/>
            <w:hideMark/>
          </w:tcPr>
          <w:p w14:paraId="0996F89E" w14:textId="77777777" w:rsidR="001E7FBB" w:rsidRPr="00DB25C4" w:rsidRDefault="001E7FBB" w:rsidP="00687314">
            <w:pPr>
              <w:spacing w:after="0" w:line="240" w:lineRule="auto"/>
              <w:jc w:val="center"/>
              <w:rPr>
                <w:rFonts w:cstheme="minorHAnsi"/>
                <w:b/>
                <w:bCs/>
              </w:rPr>
            </w:pPr>
          </w:p>
        </w:tc>
      </w:tr>
    </w:tbl>
    <w:p w14:paraId="4EC0A649" w14:textId="77777777" w:rsidR="001E7FBB" w:rsidRPr="00DB25C4" w:rsidRDefault="001E7FBB" w:rsidP="00687314">
      <w:pPr>
        <w:spacing w:after="0" w:line="240" w:lineRule="auto"/>
        <w:rPr>
          <w:rFonts w:cstheme="minorHAnsi"/>
        </w:rPr>
      </w:pPr>
    </w:p>
    <w:p w14:paraId="4FB8107E" w14:textId="77777777" w:rsidR="001E7FBB" w:rsidRPr="00DB25C4" w:rsidRDefault="001E7FBB" w:rsidP="00687314">
      <w:pPr>
        <w:spacing w:after="0" w:line="240" w:lineRule="auto"/>
        <w:rPr>
          <w:rFonts w:cstheme="minorHAnsi"/>
        </w:rPr>
      </w:pPr>
      <w:r w:rsidRPr="00DB25C4">
        <w:rPr>
          <w:rFonts w:cstheme="minorHAnsi"/>
        </w:rPr>
        <w:t xml:space="preserve">Dari data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luar</w:t>
      </w:r>
      <w:proofErr w:type="spellEnd"/>
      <w:r w:rsidRPr="00DB25C4">
        <w:rPr>
          <w:rFonts w:cstheme="minorHAnsi"/>
        </w:rPr>
        <w:t xml:space="preserve"> negeri, </w:t>
      </w:r>
      <w:proofErr w:type="spellStart"/>
      <w:r w:rsidRPr="00DB25C4">
        <w:rPr>
          <w:rFonts w:cstheme="minorHAnsi"/>
        </w:rPr>
        <w:t>terlihat</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w:t>
      </w: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w:t>
      </w:r>
      <w:proofErr w:type="spellStart"/>
      <w:r w:rsidRPr="00DB25C4">
        <w:rPr>
          <w:rFonts w:cstheme="minorHAnsi"/>
        </w:rPr>
        <w:t>luar</w:t>
      </w:r>
      <w:proofErr w:type="spellEnd"/>
      <w:r w:rsidRPr="00DB25C4">
        <w:rPr>
          <w:rFonts w:cstheme="minorHAnsi"/>
        </w:rPr>
        <w:t xml:space="preserve"> negeri di PPBM </w:t>
      </w:r>
      <w:proofErr w:type="spellStart"/>
      <w:r w:rsidRPr="00DB25C4">
        <w:rPr>
          <w:rFonts w:cstheme="minorHAnsi"/>
        </w:rPr>
        <w:t>cukup</w:t>
      </w:r>
      <w:proofErr w:type="spellEnd"/>
      <w:r w:rsidRPr="00DB25C4">
        <w:rPr>
          <w:rFonts w:cstheme="minorHAnsi"/>
        </w:rPr>
        <w:t xml:space="preserve">, </w:t>
      </w:r>
      <w:proofErr w:type="spellStart"/>
      <w:r w:rsidRPr="00DB25C4">
        <w:rPr>
          <w:rFonts w:cstheme="minorHAnsi"/>
        </w:rPr>
        <w:t>yaitu</w:t>
      </w:r>
      <w:proofErr w:type="spellEnd"/>
      <w:r w:rsidRPr="00DB25C4">
        <w:rPr>
          <w:rFonts w:cstheme="minorHAnsi"/>
        </w:rPr>
        <w:t xml:space="preserve"> </w:t>
      </w:r>
      <w:proofErr w:type="spellStart"/>
      <w:r w:rsidRPr="00DB25C4">
        <w:rPr>
          <w:rFonts w:cstheme="minorHAnsi"/>
        </w:rPr>
        <w:t>hanya</w:t>
      </w:r>
      <w:proofErr w:type="spellEnd"/>
      <w:r w:rsidRPr="00DB25C4">
        <w:rPr>
          <w:rFonts w:cstheme="minorHAnsi"/>
        </w:rPr>
        <w:t xml:space="preserve"> </w:t>
      </w:r>
      <w:proofErr w:type="spellStart"/>
      <w:r w:rsidRPr="00DB25C4">
        <w:rPr>
          <w:rFonts w:cstheme="minorHAnsi"/>
        </w:rPr>
        <w:t>sebanyak</w:t>
      </w:r>
      <w:proofErr w:type="spellEnd"/>
      <w:r w:rsidRPr="00DB25C4">
        <w:rPr>
          <w:rFonts w:cstheme="minorHAnsi"/>
        </w:rPr>
        <w:t xml:space="preserve"> 45 orang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rentang</w:t>
      </w:r>
      <w:proofErr w:type="spellEnd"/>
      <w:r w:rsidRPr="00DB25C4">
        <w:rPr>
          <w:rFonts w:cstheme="minorHAnsi"/>
        </w:rPr>
        <w:t xml:space="preserve"> </w:t>
      </w:r>
      <w:proofErr w:type="spellStart"/>
      <w:r w:rsidRPr="00DB25C4">
        <w:rPr>
          <w:rFonts w:cstheme="minorHAnsi"/>
        </w:rPr>
        <w:t>waktu</w:t>
      </w:r>
      <w:proofErr w:type="spellEnd"/>
      <w:r w:rsidRPr="00DB25C4">
        <w:rPr>
          <w:rFonts w:cstheme="minorHAnsi"/>
        </w:rPr>
        <w:t xml:space="preserve"> 4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regular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keseluruhan</w:t>
      </w:r>
      <w:proofErr w:type="spellEnd"/>
      <w:r w:rsidRPr="00DB25C4">
        <w:rPr>
          <w:rFonts w:cstheme="minorHAnsi"/>
        </w:rPr>
        <w:t xml:space="preserve"> di PPBM juga </w:t>
      </w:r>
      <w:proofErr w:type="spellStart"/>
      <w:r w:rsidRPr="00DB25C4">
        <w:rPr>
          <w:rFonts w:cstheme="minorHAnsi"/>
        </w:rPr>
        <w:t>terbilang</w:t>
      </w:r>
      <w:proofErr w:type="spellEnd"/>
      <w:r w:rsidRPr="00DB25C4">
        <w:rPr>
          <w:rFonts w:cstheme="minorHAnsi"/>
        </w:rPr>
        <w:t xml:space="preserve"> </w:t>
      </w:r>
      <w:proofErr w:type="spellStart"/>
      <w:r w:rsidRPr="00DB25C4">
        <w:rPr>
          <w:rFonts w:cstheme="minorHAnsi"/>
        </w:rPr>
        <w:t>kecil</w:t>
      </w:r>
      <w:proofErr w:type="spellEnd"/>
      <w:r w:rsidRPr="00DB25C4">
        <w:rPr>
          <w:rFonts w:cstheme="minorHAnsi"/>
        </w:rPr>
        <w:t xml:space="preserve">. </w:t>
      </w:r>
      <w:proofErr w:type="spellStart"/>
      <w:r w:rsidRPr="00DB25C4">
        <w:rPr>
          <w:rFonts w:cstheme="minorHAnsi"/>
        </w:rPr>
        <w:t>Keadaan</w:t>
      </w:r>
      <w:proofErr w:type="spellEnd"/>
      <w:r w:rsidRPr="00DB25C4">
        <w:rPr>
          <w:rFonts w:cstheme="minorHAnsi"/>
        </w:rPr>
        <w:t xml:space="preserve">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berarti</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PPBM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semakin</w:t>
      </w:r>
      <w:proofErr w:type="spellEnd"/>
      <w:r w:rsidRPr="00DB25C4">
        <w:rPr>
          <w:rFonts w:cstheme="minorHAnsi"/>
        </w:rPr>
        <w:t xml:space="preserve"> </w:t>
      </w:r>
      <w:proofErr w:type="spellStart"/>
      <w:r w:rsidRPr="00DB25C4">
        <w:rPr>
          <w:rFonts w:cstheme="minorHAnsi"/>
        </w:rPr>
        <w:t>kuat</w:t>
      </w:r>
      <w:proofErr w:type="spellEnd"/>
      <w:r w:rsidRPr="00DB25C4">
        <w:rPr>
          <w:rFonts w:cstheme="minorHAnsi"/>
        </w:rPr>
        <w:t xml:space="preserve"> </w:t>
      </w:r>
      <w:proofErr w:type="spellStart"/>
      <w:r w:rsidRPr="00DB25C4">
        <w:rPr>
          <w:rFonts w:cstheme="minorHAnsi"/>
        </w:rPr>
        <w:t>lagi</w:t>
      </w:r>
      <w:proofErr w:type="spellEnd"/>
      <w:r w:rsidRPr="00DB25C4">
        <w:rPr>
          <w:rFonts w:cstheme="minorHAnsi"/>
        </w:rPr>
        <w:t xml:space="preserve"> </w:t>
      </w:r>
      <w:proofErr w:type="spellStart"/>
      <w:r w:rsidRPr="00DB25C4">
        <w:rPr>
          <w:rFonts w:cstheme="minorHAnsi"/>
        </w:rPr>
        <w:t>mempromosikan</w:t>
      </w:r>
      <w:proofErr w:type="spellEnd"/>
      <w:r w:rsidRPr="00DB25C4">
        <w:rPr>
          <w:rFonts w:cstheme="minorHAnsi"/>
        </w:rPr>
        <w:t xml:space="preserve"> </w:t>
      </w:r>
      <w:proofErr w:type="spellStart"/>
      <w:r w:rsidRPr="00DB25C4">
        <w:rPr>
          <w:rFonts w:cstheme="minorHAnsi"/>
        </w:rPr>
        <w:t>diri</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mendapatkan</w:t>
      </w:r>
      <w:proofErr w:type="spellEnd"/>
      <w:r w:rsidRPr="00DB25C4">
        <w:rPr>
          <w:rFonts w:cstheme="minorHAnsi"/>
        </w:rPr>
        <w:t xml:space="preserve"> input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luar</w:t>
      </w:r>
      <w:proofErr w:type="spellEnd"/>
      <w:r w:rsidRPr="00DB25C4">
        <w:rPr>
          <w:rFonts w:cstheme="minorHAnsi"/>
        </w:rPr>
        <w:t xml:space="preserve"> negeri. Di </w:t>
      </w:r>
      <w:proofErr w:type="spellStart"/>
      <w:r w:rsidRPr="00DB25C4">
        <w:rPr>
          <w:rFonts w:cstheme="minorHAnsi"/>
        </w:rPr>
        <w:t>sisi</w:t>
      </w:r>
      <w:proofErr w:type="spellEnd"/>
      <w:r w:rsidRPr="00DB25C4">
        <w:rPr>
          <w:rFonts w:cstheme="minorHAnsi"/>
        </w:rPr>
        <w:t xml:space="preserve"> lain, </w:t>
      </w:r>
      <w:proofErr w:type="spellStart"/>
      <w:r w:rsidRPr="00DB25C4">
        <w:rPr>
          <w:rFonts w:cstheme="minorHAnsi"/>
        </w:rPr>
        <w:t>kehadiran</w:t>
      </w:r>
      <w:proofErr w:type="spellEnd"/>
      <w:r w:rsidRPr="00DB25C4">
        <w:rPr>
          <w:rFonts w:cstheme="minorHAnsi"/>
        </w:rPr>
        <w:t xml:space="preserve"> </w:t>
      </w:r>
      <w:proofErr w:type="spellStart"/>
      <w:r w:rsidRPr="00DB25C4">
        <w:rPr>
          <w:rFonts w:cstheme="minorHAnsi"/>
        </w:rPr>
        <w:t>mereka</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memberikan</w:t>
      </w:r>
      <w:proofErr w:type="spellEnd"/>
      <w:r w:rsidRPr="00DB25C4">
        <w:rPr>
          <w:rFonts w:cstheme="minorHAnsi"/>
        </w:rPr>
        <w:t xml:space="preserve"> </w:t>
      </w:r>
      <w:proofErr w:type="spellStart"/>
      <w:r w:rsidRPr="00DB25C4">
        <w:rPr>
          <w:rFonts w:cstheme="minorHAnsi"/>
        </w:rPr>
        <w:t>pengalaman</w:t>
      </w:r>
      <w:proofErr w:type="spellEnd"/>
      <w:r w:rsidRPr="00DB25C4">
        <w:rPr>
          <w:rFonts w:cstheme="minorHAnsi"/>
        </w:rPr>
        <w:t xml:space="preserve"> </w:t>
      </w:r>
      <w:proofErr w:type="spellStart"/>
      <w:r w:rsidRPr="00DB25C4">
        <w:rPr>
          <w:rFonts w:cstheme="minorHAnsi"/>
        </w:rPr>
        <w:t>belajar</w:t>
      </w:r>
      <w:proofErr w:type="spellEnd"/>
      <w:r w:rsidRPr="00DB25C4">
        <w:rPr>
          <w:rFonts w:cstheme="minorHAnsi"/>
        </w:rPr>
        <w:t xml:space="preserve"> yang </w:t>
      </w:r>
      <w:proofErr w:type="spellStart"/>
      <w:r w:rsidRPr="00DB25C4">
        <w:rPr>
          <w:rFonts w:cstheme="minorHAnsi"/>
        </w:rPr>
        <w:t>berbeda</w:t>
      </w:r>
      <w:proofErr w:type="spellEnd"/>
      <w:r w:rsidRPr="00DB25C4">
        <w:rPr>
          <w:rFonts w:cstheme="minorHAnsi"/>
        </w:rPr>
        <w:t xml:space="preserve"> dan </w:t>
      </w:r>
      <w:proofErr w:type="spellStart"/>
      <w:r w:rsidRPr="00DB25C4">
        <w:rPr>
          <w:rFonts w:cstheme="minorHAnsi"/>
        </w:rPr>
        <w:t>menambah</w:t>
      </w:r>
      <w:proofErr w:type="spellEnd"/>
      <w:r w:rsidRPr="00DB25C4">
        <w:rPr>
          <w:rFonts w:cstheme="minorHAnsi"/>
        </w:rPr>
        <w:t xml:space="preserve"> </w:t>
      </w:r>
      <w:proofErr w:type="spellStart"/>
      <w:r w:rsidRPr="00DB25C4">
        <w:rPr>
          <w:rFonts w:cstheme="minorHAnsi"/>
        </w:rPr>
        <w:t>keragaman</w:t>
      </w:r>
      <w:proofErr w:type="spellEnd"/>
      <w:r w:rsidRPr="00DB25C4">
        <w:rPr>
          <w:rFonts w:cstheme="minorHAnsi"/>
        </w:rPr>
        <w:t xml:space="preserve"> di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kelas</w:t>
      </w:r>
      <w:proofErr w:type="spellEnd"/>
      <w:r w:rsidRPr="00DB25C4">
        <w:rPr>
          <w:rFonts w:cstheme="minorHAnsi"/>
        </w:rPr>
        <w:t xml:space="preserve">. </w:t>
      </w:r>
    </w:p>
    <w:p w14:paraId="635D80AC" w14:textId="77777777" w:rsidR="001E7FBB" w:rsidRPr="00DB25C4" w:rsidRDefault="001E7FBB" w:rsidP="00687314">
      <w:pPr>
        <w:spacing w:after="0" w:line="240" w:lineRule="auto"/>
        <w:rPr>
          <w:rFonts w:cstheme="minorHAnsi"/>
        </w:rPr>
      </w:pPr>
    </w:p>
    <w:p w14:paraId="151E2A97" w14:textId="77777777" w:rsidR="001E7FBB" w:rsidRPr="00DB25C4" w:rsidRDefault="001E7FBB" w:rsidP="00687314">
      <w:pPr>
        <w:spacing w:after="0" w:line="240" w:lineRule="auto"/>
        <w:rPr>
          <w:rFonts w:cstheme="minorHAnsi"/>
        </w:rPr>
      </w:pPr>
    </w:p>
    <w:p w14:paraId="4154B01B" w14:textId="77777777" w:rsidR="001E7FBB" w:rsidRPr="00DB25C4" w:rsidRDefault="001E7FBB" w:rsidP="00687314">
      <w:pPr>
        <w:spacing w:after="0" w:line="240" w:lineRule="auto"/>
        <w:ind w:right="118"/>
        <w:jc w:val="right"/>
        <w:rPr>
          <w:rFonts w:eastAsia="Arial" w:cstheme="minorHAnsi"/>
        </w:rPr>
        <w:sectPr w:rsidR="001E7FBB" w:rsidRPr="00DB25C4">
          <w:pgSz w:w="16860" w:h="11920" w:orient="landscape"/>
          <w:pgMar w:top="1080" w:right="1040" w:bottom="280" w:left="1420" w:header="720" w:footer="720" w:gutter="0"/>
          <w:cols w:space="720"/>
        </w:sectPr>
      </w:pPr>
      <w:r w:rsidRPr="00DB25C4">
        <w:rPr>
          <w:rFonts w:eastAsia="Arial" w:cstheme="minorHAnsi"/>
        </w:rPr>
        <w:t>71</w:t>
      </w:r>
    </w:p>
    <w:p w14:paraId="68F4E00F" w14:textId="77777777" w:rsidR="001E7FBB" w:rsidRPr="00DB25C4" w:rsidRDefault="001E7FBB" w:rsidP="00687314">
      <w:pPr>
        <w:spacing w:after="0" w:line="240" w:lineRule="auto"/>
        <w:ind w:left="761"/>
        <w:rPr>
          <w:rFonts w:eastAsia="Calibri" w:cstheme="minorHAnsi"/>
        </w:rPr>
      </w:pPr>
      <w:r w:rsidRPr="00DB25C4">
        <w:rPr>
          <w:rFonts w:eastAsia="Calibri" w:cstheme="minorHAnsi"/>
          <w:b/>
          <w:bCs/>
          <w:spacing w:val="1"/>
        </w:rPr>
        <w:lastRenderedPageBreak/>
        <w:t>3.</w:t>
      </w:r>
      <w:r w:rsidRPr="00DB25C4">
        <w:rPr>
          <w:rFonts w:eastAsia="Calibri" w:cstheme="minorHAnsi"/>
          <w:b/>
          <w:bCs/>
          <w:spacing w:val="-2"/>
        </w:rPr>
        <w:t>1</w:t>
      </w:r>
      <w:r w:rsidRPr="00DB25C4">
        <w:rPr>
          <w:rFonts w:eastAsia="Calibri" w:cstheme="minorHAnsi"/>
          <w:b/>
          <w:bCs/>
          <w:spacing w:val="1"/>
        </w:rPr>
        <w:t>.</w:t>
      </w:r>
      <w:r w:rsidRPr="00DB25C4">
        <w:rPr>
          <w:rFonts w:eastAsia="Calibri" w:cstheme="minorHAnsi"/>
          <w:b/>
          <w:bCs/>
        </w:rPr>
        <w:t>3</w:t>
      </w:r>
      <w:r w:rsidRPr="00DB25C4">
        <w:rPr>
          <w:rFonts w:eastAsia="Calibri" w:cstheme="minorHAnsi"/>
          <w:b/>
          <w:bCs/>
          <w:spacing w:val="-1"/>
        </w:rPr>
        <w:t xml:space="preserve"> </w:t>
      </w:r>
      <w:proofErr w:type="spellStart"/>
      <w:r w:rsidRPr="00DB25C4">
        <w:rPr>
          <w:rFonts w:eastAsia="Calibri" w:cstheme="minorHAnsi"/>
          <w:b/>
          <w:bCs/>
          <w:spacing w:val="1"/>
        </w:rPr>
        <w:t>E</w:t>
      </w:r>
      <w:r w:rsidRPr="00DB25C4">
        <w:rPr>
          <w:rFonts w:eastAsia="Calibri" w:cstheme="minorHAnsi"/>
          <w:b/>
          <w:bCs/>
          <w:spacing w:val="-1"/>
        </w:rPr>
        <w:t>va</w:t>
      </w:r>
      <w:r w:rsidRPr="00DB25C4">
        <w:rPr>
          <w:rFonts w:eastAsia="Calibri" w:cstheme="minorHAnsi"/>
          <w:b/>
          <w:bCs/>
          <w:spacing w:val="1"/>
        </w:rPr>
        <w:t>lu</w:t>
      </w:r>
      <w:r w:rsidRPr="00DB25C4">
        <w:rPr>
          <w:rFonts w:eastAsia="Calibri" w:cstheme="minorHAnsi"/>
          <w:b/>
          <w:bCs/>
          <w:spacing w:val="-1"/>
        </w:rPr>
        <w:t>a</w:t>
      </w:r>
      <w:r w:rsidRPr="00DB25C4">
        <w:rPr>
          <w:rFonts w:eastAsia="Calibri" w:cstheme="minorHAnsi"/>
          <w:b/>
          <w:bCs/>
        </w:rPr>
        <w:t>si</w:t>
      </w:r>
      <w:proofErr w:type="spellEnd"/>
    </w:p>
    <w:p w14:paraId="1544A101" w14:textId="77777777" w:rsidR="001E7FBB" w:rsidRPr="00DB25C4" w:rsidRDefault="001E7FBB" w:rsidP="00687314">
      <w:pPr>
        <w:spacing w:after="0" w:line="240" w:lineRule="auto"/>
        <w:ind w:left="338"/>
        <w:jc w:val="both"/>
        <w:rPr>
          <w:rFonts w:eastAsia="Calibri" w:cstheme="minorHAnsi"/>
        </w:rPr>
      </w:pPr>
      <w:proofErr w:type="spellStart"/>
      <w:r w:rsidRPr="00DB25C4">
        <w:rPr>
          <w:rFonts w:eastAsia="Calibri" w:cstheme="minorHAnsi"/>
          <w:position w:val="1"/>
        </w:rPr>
        <w:t>E</w:t>
      </w:r>
      <w:r w:rsidRPr="00DB25C4">
        <w:rPr>
          <w:rFonts w:eastAsia="Calibri" w:cstheme="minorHAnsi"/>
          <w:spacing w:val="-1"/>
          <w:position w:val="1"/>
        </w:rPr>
        <w:t>v</w:t>
      </w:r>
      <w:r w:rsidRPr="00DB25C4">
        <w:rPr>
          <w:rFonts w:eastAsia="Calibri" w:cstheme="minorHAnsi"/>
          <w:position w:val="1"/>
        </w:rPr>
        <w:t>al</w:t>
      </w:r>
      <w:r w:rsidRPr="00DB25C4">
        <w:rPr>
          <w:rFonts w:eastAsia="Calibri" w:cstheme="minorHAnsi"/>
          <w:spacing w:val="-1"/>
          <w:position w:val="1"/>
        </w:rPr>
        <w:t>u</w:t>
      </w:r>
      <w:r w:rsidRPr="00DB25C4">
        <w:rPr>
          <w:rFonts w:eastAsia="Calibri" w:cstheme="minorHAnsi"/>
          <w:position w:val="1"/>
        </w:rPr>
        <w:t>asi</w:t>
      </w:r>
      <w:proofErr w:type="spellEnd"/>
      <w:r w:rsidRPr="00DB25C4">
        <w:rPr>
          <w:rFonts w:eastAsia="Calibri" w:cstheme="minorHAnsi"/>
          <w:spacing w:val="3"/>
          <w:position w:val="1"/>
        </w:rPr>
        <w:t xml:space="preserve"> </w:t>
      </w:r>
      <w:proofErr w:type="spellStart"/>
      <w:r w:rsidRPr="00DB25C4">
        <w:rPr>
          <w:rFonts w:eastAsia="Calibri" w:cstheme="minorHAnsi"/>
          <w:spacing w:val="1"/>
          <w:position w:val="1"/>
        </w:rPr>
        <w:t>te</w:t>
      </w:r>
      <w:r w:rsidRPr="00DB25C4">
        <w:rPr>
          <w:rFonts w:eastAsia="Calibri" w:cstheme="minorHAnsi"/>
          <w:position w:val="1"/>
        </w:rPr>
        <w:t>r</w:t>
      </w:r>
      <w:r w:rsidRPr="00DB25C4">
        <w:rPr>
          <w:rFonts w:eastAsia="Calibri" w:cstheme="minorHAnsi"/>
          <w:spacing w:val="-1"/>
          <w:position w:val="1"/>
        </w:rPr>
        <w:t>h</w:t>
      </w:r>
      <w:r w:rsidRPr="00DB25C4">
        <w:rPr>
          <w:rFonts w:eastAsia="Calibri" w:cstheme="minorHAnsi"/>
          <w:position w:val="1"/>
        </w:rPr>
        <w:t>a</w:t>
      </w:r>
      <w:r w:rsidRPr="00DB25C4">
        <w:rPr>
          <w:rFonts w:eastAsia="Calibri" w:cstheme="minorHAnsi"/>
          <w:spacing w:val="-1"/>
          <w:position w:val="1"/>
        </w:rPr>
        <w:t>d</w:t>
      </w:r>
      <w:r w:rsidRPr="00DB25C4">
        <w:rPr>
          <w:rFonts w:eastAsia="Calibri" w:cstheme="minorHAnsi"/>
          <w:position w:val="1"/>
        </w:rPr>
        <w:t>ap</w:t>
      </w:r>
      <w:proofErr w:type="spellEnd"/>
      <w:r w:rsidRPr="00DB25C4">
        <w:rPr>
          <w:rFonts w:eastAsia="Calibri" w:cstheme="minorHAnsi"/>
          <w:spacing w:val="7"/>
          <w:position w:val="1"/>
        </w:rPr>
        <w:t xml:space="preserve"> </w:t>
      </w:r>
      <w:proofErr w:type="spellStart"/>
      <w:r w:rsidRPr="00DB25C4">
        <w:rPr>
          <w:rFonts w:eastAsia="Calibri" w:cstheme="minorHAnsi"/>
          <w:position w:val="1"/>
        </w:rPr>
        <w:t>k</w:t>
      </w:r>
      <w:r w:rsidRPr="00DB25C4">
        <w:rPr>
          <w:rFonts w:eastAsia="Calibri" w:cstheme="minorHAnsi"/>
          <w:spacing w:val="1"/>
          <w:position w:val="1"/>
        </w:rPr>
        <w:t>e</w:t>
      </w:r>
      <w:r w:rsidRPr="00DB25C4">
        <w:rPr>
          <w:rFonts w:eastAsia="Calibri" w:cstheme="minorHAnsi"/>
          <w:spacing w:val="-1"/>
          <w:position w:val="1"/>
        </w:rPr>
        <w:t>b</w:t>
      </w:r>
      <w:r w:rsidRPr="00DB25C4">
        <w:rPr>
          <w:rFonts w:eastAsia="Calibri" w:cstheme="minorHAnsi"/>
          <w:position w:val="1"/>
        </w:rPr>
        <w:t>ija</w:t>
      </w:r>
      <w:r w:rsidRPr="00DB25C4">
        <w:rPr>
          <w:rFonts w:eastAsia="Calibri" w:cstheme="minorHAnsi"/>
          <w:spacing w:val="-2"/>
          <w:position w:val="1"/>
        </w:rPr>
        <w:t>k</w:t>
      </w:r>
      <w:r w:rsidRPr="00DB25C4">
        <w:rPr>
          <w:rFonts w:eastAsia="Calibri" w:cstheme="minorHAnsi"/>
          <w:position w:val="1"/>
        </w:rPr>
        <w:t>an</w:t>
      </w:r>
      <w:proofErr w:type="spellEnd"/>
      <w:r w:rsidRPr="00DB25C4">
        <w:rPr>
          <w:rFonts w:eastAsia="Calibri" w:cstheme="minorHAnsi"/>
          <w:spacing w:val="5"/>
          <w:position w:val="1"/>
        </w:rPr>
        <w:t xml:space="preserve"> </w:t>
      </w:r>
      <w:r w:rsidRPr="00DB25C4">
        <w:rPr>
          <w:rFonts w:eastAsia="Calibri" w:cstheme="minorHAnsi"/>
          <w:spacing w:val="-1"/>
          <w:position w:val="1"/>
        </w:rPr>
        <w:t>d</w:t>
      </w:r>
      <w:r w:rsidRPr="00DB25C4">
        <w:rPr>
          <w:rFonts w:eastAsia="Calibri" w:cstheme="minorHAnsi"/>
          <w:position w:val="1"/>
        </w:rPr>
        <w:t>an</w:t>
      </w:r>
      <w:r w:rsidRPr="00DB25C4">
        <w:rPr>
          <w:rFonts w:eastAsia="Calibri" w:cstheme="minorHAnsi"/>
          <w:spacing w:val="5"/>
          <w:position w:val="1"/>
        </w:rPr>
        <w:t xml:space="preserve"> </w:t>
      </w:r>
      <w:proofErr w:type="spellStart"/>
      <w:r w:rsidRPr="00DB25C4">
        <w:rPr>
          <w:rFonts w:eastAsia="Calibri" w:cstheme="minorHAnsi"/>
          <w:spacing w:val="-1"/>
          <w:position w:val="1"/>
        </w:rPr>
        <w:t>p</w:t>
      </w:r>
      <w:r w:rsidRPr="00DB25C4">
        <w:rPr>
          <w:rFonts w:eastAsia="Calibri" w:cstheme="minorHAnsi"/>
          <w:spacing w:val="1"/>
          <w:position w:val="1"/>
        </w:rPr>
        <w:t>e</w:t>
      </w:r>
      <w:r w:rsidRPr="00DB25C4">
        <w:rPr>
          <w:rFonts w:eastAsia="Calibri" w:cstheme="minorHAnsi"/>
          <w:position w:val="1"/>
        </w:rPr>
        <w:t>laksa</w:t>
      </w:r>
      <w:r w:rsidRPr="00DB25C4">
        <w:rPr>
          <w:rFonts w:eastAsia="Calibri" w:cstheme="minorHAnsi"/>
          <w:spacing w:val="-1"/>
          <w:position w:val="1"/>
        </w:rPr>
        <w:t>n</w:t>
      </w:r>
      <w:r w:rsidRPr="00DB25C4">
        <w:rPr>
          <w:rFonts w:eastAsia="Calibri" w:cstheme="minorHAnsi"/>
          <w:position w:val="1"/>
        </w:rPr>
        <w:t>aan</w:t>
      </w:r>
      <w:proofErr w:type="spellEnd"/>
      <w:r w:rsidRPr="00DB25C4">
        <w:rPr>
          <w:rFonts w:eastAsia="Calibri" w:cstheme="minorHAnsi"/>
          <w:spacing w:val="2"/>
          <w:position w:val="1"/>
        </w:rPr>
        <w:t xml:space="preserve"> </w:t>
      </w:r>
      <w:proofErr w:type="spellStart"/>
      <w:r w:rsidRPr="00DB25C4">
        <w:rPr>
          <w:rFonts w:eastAsia="Calibri" w:cstheme="minorHAnsi"/>
          <w:position w:val="1"/>
        </w:rPr>
        <w:t>r</w:t>
      </w:r>
      <w:r w:rsidRPr="00DB25C4">
        <w:rPr>
          <w:rFonts w:eastAsia="Calibri" w:cstheme="minorHAnsi"/>
          <w:spacing w:val="1"/>
          <w:position w:val="1"/>
        </w:rPr>
        <w:t>e</w:t>
      </w:r>
      <w:r w:rsidRPr="00DB25C4">
        <w:rPr>
          <w:rFonts w:eastAsia="Calibri" w:cstheme="minorHAnsi"/>
          <w:position w:val="1"/>
        </w:rPr>
        <w:t>kr</w:t>
      </w:r>
      <w:r w:rsidRPr="00DB25C4">
        <w:rPr>
          <w:rFonts w:eastAsia="Calibri" w:cstheme="minorHAnsi"/>
          <w:spacing w:val="-1"/>
          <w:position w:val="1"/>
        </w:rPr>
        <w:t>u</w:t>
      </w:r>
      <w:r w:rsidRPr="00DB25C4">
        <w:rPr>
          <w:rFonts w:eastAsia="Calibri" w:cstheme="minorHAnsi"/>
          <w:spacing w:val="1"/>
          <w:position w:val="1"/>
        </w:rPr>
        <w:t>t</w:t>
      </w:r>
      <w:r w:rsidRPr="00DB25C4">
        <w:rPr>
          <w:rFonts w:eastAsia="Calibri" w:cstheme="minorHAnsi"/>
          <w:spacing w:val="-1"/>
          <w:position w:val="1"/>
        </w:rPr>
        <w:t>m</w:t>
      </w:r>
      <w:r w:rsidRPr="00DB25C4">
        <w:rPr>
          <w:rFonts w:eastAsia="Calibri" w:cstheme="minorHAnsi"/>
          <w:spacing w:val="-2"/>
          <w:position w:val="1"/>
        </w:rPr>
        <w:t>e</w:t>
      </w:r>
      <w:r w:rsidRPr="00DB25C4">
        <w:rPr>
          <w:rFonts w:eastAsia="Calibri" w:cstheme="minorHAnsi"/>
          <w:position w:val="1"/>
        </w:rPr>
        <w:t>n</w:t>
      </w:r>
      <w:proofErr w:type="spellEnd"/>
      <w:r w:rsidRPr="00DB25C4">
        <w:rPr>
          <w:rFonts w:eastAsia="Calibri" w:cstheme="minorHAnsi"/>
          <w:spacing w:val="5"/>
          <w:position w:val="1"/>
        </w:rPr>
        <w:t xml:space="preserve"> </w:t>
      </w:r>
      <w:r w:rsidRPr="00DB25C4">
        <w:rPr>
          <w:rFonts w:eastAsia="Calibri" w:cstheme="minorHAnsi"/>
          <w:spacing w:val="-1"/>
          <w:position w:val="1"/>
        </w:rPr>
        <w:t>d</w:t>
      </w:r>
      <w:r w:rsidRPr="00DB25C4">
        <w:rPr>
          <w:rFonts w:eastAsia="Calibri" w:cstheme="minorHAnsi"/>
          <w:position w:val="1"/>
        </w:rPr>
        <w:t>an</w:t>
      </w:r>
      <w:r w:rsidRPr="00DB25C4">
        <w:rPr>
          <w:rFonts w:eastAsia="Calibri" w:cstheme="minorHAnsi"/>
          <w:spacing w:val="5"/>
          <w:position w:val="1"/>
        </w:rPr>
        <w:t xml:space="preserve"> </w:t>
      </w:r>
      <w:proofErr w:type="spellStart"/>
      <w:r w:rsidRPr="00DB25C4">
        <w:rPr>
          <w:rFonts w:eastAsia="Calibri" w:cstheme="minorHAnsi"/>
          <w:position w:val="1"/>
        </w:rPr>
        <w:t>s</w:t>
      </w:r>
      <w:r w:rsidRPr="00DB25C4">
        <w:rPr>
          <w:rFonts w:eastAsia="Calibri" w:cstheme="minorHAnsi"/>
          <w:spacing w:val="1"/>
          <w:position w:val="1"/>
        </w:rPr>
        <w:t>e</w:t>
      </w:r>
      <w:r w:rsidRPr="00DB25C4">
        <w:rPr>
          <w:rFonts w:eastAsia="Calibri" w:cstheme="minorHAnsi"/>
          <w:position w:val="1"/>
        </w:rPr>
        <w:t>l</w:t>
      </w:r>
      <w:r w:rsidRPr="00DB25C4">
        <w:rPr>
          <w:rFonts w:eastAsia="Calibri" w:cstheme="minorHAnsi"/>
          <w:spacing w:val="1"/>
          <w:position w:val="1"/>
        </w:rPr>
        <w:t>e</w:t>
      </w:r>
      <w:r w:rsidRPr="00DB25C4">
        <w:rPr>
          <w:rFonts w:eastAsia="Calibri" w:cstheme="minorHAnsi"/>
          <w:spacing w:val="-2"/>
          <w:position w:val="1"/>
        </w:rPr>
        <w:t>k</w:t>
      </w:r>
      <w:r w:rsidRPr="00DB25C4">
        <w:rPr>
          <w:rFonts w:eastAsia="Calibri" w:cstheme="minorHAnsi"/>
          <w:position w:val="1"/>
        </w:rPr>
        <w:t>si</w:t>
      </w:r>
      <w:proofErr w:type="spellEnd"/>
      <w:r w:rsidRPr="00DB25C4">
        <w:rPr>
          <w:rFonts w:eastAsia="Calibri" w:cstheme="minorHAnsi"/>
          <w:spacing w:val="5"/>
          <w:position w:val="1"/>
        </w:rPr>
        <w:t xml:space="preserve"> </w:t>
      </w:r>
      <w:proofErr w:type="spellStart"/>
      <w:r w:rsidRPr="00DB25C4">
        <w:rPr>
          <w:rFonts w:eastAsia="Calibri" w:cstheme="minorHAnsi"/>
          <w:spacing w:val="1"/>
          <w:position w:val="1"/>
        </w:rPr>
        <w:t>m</w:t>
      </w:r>
      <w:r w:rsidRPr="00DB25C4">
        <w:rPr>
          <w:rFonts w:eastAsia="Calibri" w:cstheme="minorHAnsi"/>
          <w:position w:val="1"/>
        </w:rPr>
        <w:t>a</w:t>
      </w:r>
      <w:r w:rsidRPr="00DB25C4">
        <w:rPr>
          <w:rFonts w:eastAsia="Calibri" w:cstheme="minorHAnsi"/>
          <w:spacing w:val="-1"/>
          <w:position w:val="1"/>
        </w:rPr>
        <w:t>h</w:t>
      </w:r>
      <w:r w:rsidRPr="00DB25C4">
        <w:rPr>
          <w:rFonts w:eastAsia="Calibri" w:cstheme="minorHAnsi"/>
          <w:position w:val="1"/>
        </w:rPr>
        <w:t>asi</w:t>
      </w:r>
      <w:r w:rsidRPr="00DB25C4">
        <w:rPr>
          <w:rFonts w:eastAsia="Calibri" w:cstheme="minorHAnsi"/>
          <w:spacing w:val="-2"/>
          <w:position w:val="1"/>
        </w:rPr>
        <w:t>s</w:t>
      </w:r>
      <w:r w:rsidRPr="00DB25C4">
        <w:rPr>
          <w:rFonts w:eastAsia="Calibri" w:cstheme="minorHAnsi"/>
          <w:spacing w:val="1"/>
          <w:position w:val="1"/>
        </w:rPr>
        <w:t>w</w:t>
      </w:r>
      <w:r w:rsidRPr="00DB25C4">
        <w:rPr>
          <w:rFonts w:eastAsia="Calibri" w:cstheme="minorHAnsi"/>
          <w:position w:val="1"/>
        </w:rPr>
        <w:t>a</w:t>
      </w:r>
      <w:proofErr w:type="spellEnd"/>
      <w:r w:rsidRPr="00DB25C4">
        <w:rPr>
          <w:rFonts w:eastAsia="Calibri" w:cstheme="minorHAnsi"/>
          <w:spacing w:val="3"/>
          <w:position w:val="1"/>
        </w:rPr>
        <w:t xml:space="preserve"> </w:t>
      </w:r>
      <w:proofErr w:type="spellStart"/>
      <w:r w:rsidRPr="00DB25C4">
        <w:rPr>
          <w:rFonts w:eastAsia="Calibri" w:cstheme="minorHAnsi"/>
          <w:spacing w:val="-1"/>
          <w:position w:val="1"/>
        </w:rPr>
        <w:t>b</w:t>
      </w:r>
      <w:r w:rsidRPr="00DB25C4">
        <w:rPr>
          <w:rFonts w:eastAsia="Calibri" w:cstheme="minorHAnsi"/>
          <w:position w:val="1"/>
        </w:rPr>
        <w:t>ar</w:t>
      </w:r>
      <w:r w:rsidRPr="00DB25C4">
        <w:rPr>
          <w:rFonts w:eastAsia="Calibri" w:cstheme="minorHAnsi"/>
          <w:spacing w:val="-1"/>
          <w:position w:val="1"/>
        </w:rPr>
        <w:t>u</w:t>
      </w:r>
      <w:proofErr w:type="spellEnd"/>
      <w:r w:rsidRPr="00DB25C4">
        <w:rPr>
          <w:rFonts w:eastAsia="Calibri" w:cstheme="minorHAnsi"/>
          <w:position w:val="1"/>
        </w:rPr>
        <w:t>,</w:t>
      </w:r>
      <w:r w:rsidRPr="00DB25C4">
        <w:rPr>
          <w:rFonts w:eastAsia="Calibri" w:cstheme="minorHAnsi"/>
          <w:spacing w:val="6"/>
          <w:position w:val="1"/>
        </w:rPr>
        <w:t xml:space="preserve"> </w:t>
      </w:r>
      <w:proofErr w:type="spellStart"/>
      <w:r w:rsidRPr="00DB25C4">
        <w:rPr>
          <w:rFonts w:eastAsia="Calibri" w:cstheme="minorHAnsi"/>
          <w:position w:val="1"/>
        </w:rPr>
        <w:t>k</w:t>
      </w:r>
      <w:r w:rsidRPr="00DB25C4">
        <w:rPr>
          <w:rFonts w:eastAsia="Calibri" w:cstheme="minorHAnsi"/>
          <w:spacing w:val="-1"/>
          <w:position w:val="1"/>
        </w:rPr>
        <w:t>u</w:t>
      </w:r>
      <w:r w:rsidRPr="00DB25C4">
        <w:rPr>
          <w:rFonts w:eastAsia="Calibri" w:cstheme="minorHAnsi"/>
          <w:position w:val="1"/>
        </w:rPr>
        <w:t>ali</w:t>
      </w:r>
      <w:r w:rsidRPr="00DB25C4">
        <w:rPr>
          <w:rFonts w:eastAsia="Calibri" w:cstheme="minorHAnsi"/>
          <w:spacing w:val="1"/>
          <w:position w:val="1"/>
        </w:rPr>
        <w:t>t</w:t>
      </w:r>
      <w:r w:rsidRPr="00DB25C4">
        <w:rPr>
          <w:rFonts w:eastAsia="Calibri" w:cstheme="minorHAnsi"/>
          <w:position w:val="1"/>
        </w:rPr>
        <w:t>as</w:t>
      </w:r>
      <w:proofErr w:type="spellEnd"/>
      <w:r w:rsidRPr="00DB25C4">
        <w:rPr>
          <w:rFonts w:eastAsia="Calibri" w:cstheme="minorHAnsi"/>
          <w:spacing w:val="3"/>
          <w:position w:val="1"/>
        </w:rPr>
        <w:t xml:space="preserve"> </w:t>
      </w:r>
      <w:r w:rsidRPr="00DB25C4">
        <w:rPr>
          <w:rFonts w:eastAsia="Calibri" w:cstheme="minorHAnsi"/>
          <w:position w:val="1"/>
        </w:rPr>
        <w:t>i</w:t>
      </w:r>
      <w:r w:rsidRPr="00DB25C4">
        <w:rPr>
          <w:rFonts w:eastAsia="Calibri" w:cstheme="minorHAnsi"/>
          <w:spacing w:val="-1"/>
          <w:position w:val="1"/>
        </w:rPr>
        <w:t>npu</w:t>
      </w:r>
      <w:r w:rsidRPr="00DB25C4">
        <w:rPr>
          <w:rFonts w:eastAsia="Calibri" w:cstheme="minorHAnsi"/>
          <w:position w:val="1"/>
        </w:rPr>
        <w:t>t</w:t>
      </w:r>
      <w:r w:rsidRPr="00DB25C4">
        <w:rPr>
          <w:rFonts w:eastAsia="Calibri" w:cstheme="minorHAnsi"/>
          <w:spacing w:val="6"/>
          <w:position w:val="1"/>
        </w:rPr>
        <w:t xml:space="preserve"> </w:t>
      </w:r>
      <w:proofErr w:type="spellStart"/>
      <w:r w:rsidRPr="00DB25C4">
        <w:rPr>
          <w:rFonts w:eastAsia="Calibri" w:cstheme="minorHAnsi"/>
          <w:position w:val="1"/>
        </w:rPr>
        <w:t>cal</w:t>
      </w:r>
      <w:r w:rsidRPr="00DB25C4">
        <w:rPr>
          <w:rFonts w:eastAsia="Calibri" w:cstheme="minorHAnsi"/>
          <w:spacing w:val="1"/>
          <w:position w:val="1"/>
        </w:rPr>
        <w:t>o</w:t>
      </w:r>
      <w:r w:rsidRPr="00DB25C4">
        <w:rPr>
          <w:rFonts w:eastAsia="Calibri" w:cstheme="minorHAnsi"/>
          <w:position w:val="1"/>
        </w:rPr>
        <w:t>n</w:t>
      </w:r>
      <w:proofErr w:type="spellEnd"/>
    </w:p>
    <w:p w14:paraId="189831A3" w14:textId="77777777" w:rsidR="001107A5" w:rsidRDefault="001E7FBB" w:rsidP="00687314">
      <w:pPr>
        <w:spacing w:after="0" w:line="240" w:lineRule="auto"/>
        <w:ind w:left="338"/>
        <w:jc w:val="both"/>
        <w:rPr>
          <w:noProof/>
        </w:rPr>
      </w:pPr>
      <w:proofErr w:type="spellStart"/>
      <w:r w:rsidRPr="00DB25C4">
        <w:rPr>
          <w:rFonts w:eastAsia="Calibri" w:cstheme="minorHAnsi"/>
          <w:spacing w:val="1"/>
        </w:rPr>
        <w:t>m</w:t>
      </w:r>
      <w:r w:rsidRPr="00DB25C4">
        <w:rPr>
          <w:rFonts w:eastAsia="Calibri" w:cstheme="minorHAnsi"/>
          <w:spacing w:val="-3"/>
        </w:rPr>
        <w:t>a</w:t>
      </w:r>
      <w:r w:rsidRPr="00DB25C4">
        <w:rPr>
          <w:rFonts w:eastAsia="Calibri" w:cstheme="minorHAnsi"/>
          <w:spacing w:val="-1"/>
        </w:rPr>
        <w:t>h</w:t>
      </w:r>
      <w:r w:rsidRPr="00DB25C4">
        <w:rPr>
          <w:rFonts w:eastAsia="Calibri" w:cstheme="minorHAnsi"/>
        </w:rPr>
        <w:t>asis</w:t>
      </w:r>
      <w:r w:rsidRPr="00DB25C4">
        <w:rPr>
          <w:rFonts w:eastAsia="Calibri" w:cstheme="minorHAnsi"/>
          <w:spacing w:val="1"/>
        </w:rPr>
        <w:t>w</w:t>
      </w:r>
      <w:r w:rsidRPr="00DB25C4">
        <w:rPr>
          <w:rFonts w:eastAsia="Calibri" w:cstheme="minorHAnsi"/>
        </w:rPr>
        <w:t>a</w:t>
      </w:r>
      <w:proofErr w:type="spellEnd"/>
      <w:r w:rsidRPr="00DB25C4">
        <w:rPr>
          <w:rFonts w:eastAsia="Calibri" w:cstheme="minorHAnsi"/>
          <w:spacing w:val="3"/>
        </w:rPr>
        <w:t xml:space="preserve"> </w:t>
      </w:r>
      <w:proofErr w:type="spellStart"/>
      <w:r w:rsidRPr="00DB25C4">
        <w:rPr>
          <w:rFonts w:eastAsia="Calibri" w:cstheme="minorHAnsi"/>
          <w:spacing w:val="-1"/>
        </w:rPr>
        <w:t>b</w:t>
      </w:r>
      <w:r w:rsidRPr="00DB25C4">
        <w:rPr>
          <w:rFonts w:eastAsia="Calibri" w:cstheme="minorHAnsi"/>
        </w:rPr>
        <w:t>ar</w:t>
      </w:r>
      <w:r w:rsidRPr="00DB25C4">
        <w:rPr>
          <w:rFonts w:eastAsia="Calibri" w:cstheme="minorHAnsi"/>
          <w:spacing w:val="-1"/>
        </w:rPr>
        <w:t>u</w:t>
      </w:r>
      <w:proofErr w:type="spellEnd"/>
      <w:r w:rsidRPr="00DB25C4">
        <w:rPr>
          <w:rFonts w:eastAsia="Calibri" w:cstheme="minorHAnsi"/>
        </w:rPr>
        <w:t>,</w:t>
      </w:r>
      <w:r w:rsidRPr="00DB25C4">
        <w:rPr>
          <w:rFonts w:eastAsia="Calibri" w:cstheme="minorHAnsi"/>
          <w:spacing w:val="6"/>
        </w:rPr>
        <w:t xml:space="preserve"> </w:t>
      </w:r>
      <w:r w:rsidRPr="00DB25C4">
        <w:rPr>
          <w:rFonts w:eastAsia="Calibri" w:cstheme="minorHAnsi"/>
          <w:spacing w:val="-1"/>
        </w:rPr>
        <w:t>d</w:t>
      </w:r>
      <w:r w:rsidRPr="00DB25C4">
        <w:rPr>
          <w:rFonts w:eastAsia="Calibri" w:cstheme="minorHAnsi"/>
        </w:rPr>
        <w:t xml:space="preserve">an </w:t>
      </w:r>
      <w:proofErr w:type="spellStart"/>
      <w:r w:rsidRPr="00DB25C4">
        <w:rPr>
          <w:rFonts w:eastAsia="Calibri" w:cstheme="minorHAnsi"/>
          <w:spacing w:val="-1"/>
        </w:rPr>
        <w:t>d</w:t>
      </w:r>
      <w:r w:rsidRPr="00DB25C4">
        <w:rPr>
          <w:rFonts w:eastAsia="Calibri" w:cstheme="minorHAnsi"/>
        </w:rPr>
        <w:t>a</w:t>
      </w:r>
      <w:r w:rsidRPr="00DB25C4">
        <w:rPr>
          <w:rFonts w:eastAsia="Calibri" w:cstheme="minorHAnsi"/>
          <w:spacing w:val="1"/>
        </w:rPr>
        <w:t>e</w:t>
      </w:r>
      <w:r w:rsidRPr="00DB25C4">
        <w:rPr>
          <w:rFonts w:eastAsia="Calibri" w:cstheme="minorHAnsi"/>
        </w:rPr>
        <w:t>rah</w:t>
      </w:r>
      <w:proofErr w:type="spellEnd"/>
      <w:r w:rsidRPr="00DB25C4">
        <w:rPr>
          <w:rFonts w:eastAsia="Calibri" w:cstheme="minorHAnsi"/>
        </w:rPr>
        <w:t xml:space="preserve"> </w:t>
      </w:r>
      <w:proofErr w:type="spellStart"/>
      <w:r w:rsidRPr="00DB25C4">
        <w:rPr>
          <w:rFonts w:eastAsia="Calibri" w:cstheme="minorHAnsi"/>
        </w:rPr>
        <w:t>asal</w:t>
      </w:r>
      <w:proofErr w:type="spellEnd"/>
      <w:r w:rsidRPr="00DB25C4">
        <w:rPr>
          <w:rFonts w:eastAsia="Calibri" w:cstheme="minorHAnsi"/>
          <w:spacing w:val="-4"/>
        </w:rPr>
        <w:t xml:space="preserve"> </w:t>
      </w:r>
      <w:proofErr w:type="spellStart"/>
      <w:r w:rsidRPr="00DB25C4">
        <w:rPr>
          <w:rFonts w:eastAsia="Calibri" w:cstheme="minorHAnsi"/>
        </w:rPr>
        <w:t>cal</w:t>
      </w:r>
      <w:r w:rsidRPr="00DB25C4">
        <w:rPr>
          <w:rFonts w:eastAsia="Calibri" w:cstheme="minorHAnsi"/>
          <w:spacing w:val="-1"/>
        </w:rPr>
        <w:t>o</w:t>
      </w:r>
      <w:r w:rsidRPr="00DB25C4">
        <w:rPr>
          <w:rFonts w:eastAsia="Calibri" w:cstheme="minorHAnsi"/>
        </w:rPr>
        <w:t>n</w:t>
      </w:r>
      <w:proofErr w:type="spellEnd"/>
      <w:r w:rsidRPr="00DB25C4">
        <w:rPr>
          <w:rFonts w:eastAsia="Calibri" w:cstheme="minorHAnsi"/>
        </w:rPr>
        <w:t xml:space="preserve"> </w:t>
      </w:r>
      <w:proofErr w:type="spellStart"/>
      <w:r w:rsidRPr="00DB25C4">
        <w:rPr>
          <w:rFonts w:eastAsia="Calibri" w:cstheme="minorHAnsi"/>
          <w:spacing w:val="-1"/>
        </w:rPr>
        <w:t>m</w:t>
      </w:r>
      <w:r w:rsidRPr="00DB25C4">
        <w:rPr>
          <w:rFonts w:eastAsia="Calibri" w:cstheme="minorHAnsi"/>
        </w:rPr>
        <w:t>a</w:t>
      </w:r>
      <w:r w:rsidRPr="00DB25C4">
        <w:rPr>
          <w:rFonts w:eastAsia="Calibri" w:cstheme="minorHAnsi"/>
          <w:spacing w:val="-1"/>
        </w:rPr>
        <w:t>h</w:t>
      </w:r>
      <w:r w:rsidRPr="00DB25C4">
        <w:rPr>
          <w:rFonts w:eastAsia="Calibri" w:cstheme="minorHAnsi"/>
        </w:rPr>
        <w:t>asis</w:t>
      </w:r>
      <w:r w:rsidRPr="00DB25C4">
        <w:rPr>
          <w:rFonts w:eastAsia="Calibri" w:cstheme="minorHAnsi"/>
          <w:spacing w:val="1"/>
        </w:rPr>
        <w:t>w</w:t>
      </w:r>
      <w:r w:rsidRPr="00DB25C4">
        <w:rPr>
          <w:rFonts w:eastAsia="Calibri" w:cstheme="minorHAnsi"/>
        </w:rPr>
        <w:t>a</w:t>
      </w:r>
      <w:proofErr w:type="spellEnd"/>
      <w:r w:rsidRPr="00DB25C4">
        <w:rPr>
          <w:rFonts w:eastAsia="Calibri" w:cstheme="minorHAnsi"/>
          <w:spacing w:val="-2"/>
        </w:rPr>
        <w:t xml:space="preserve"> </w:t>
      </w:r>
      <w:proofErr w:type="spellStart"/>
      <w:r w:rsidRPr="00DB25C4">
        <w:rPr>
          <w:rFonts w:eastAsia="Calibri" w:cstheme="minorHAnsi"/>
          <w:spacing w:val="-1"/>
        </w:rPr>
        <w:t>b</w:t>
      </w:r>
      <w:r w:rsidRPr="00DB25C4">
        <w:rPr>
          <w:rFonts w:eastAsia="Calibri" w:cstheme="minorHAnsi"/>
        </w:rPr>
        <w:t>aru</w:t>
      </w:r>
      <w:proofErr w:type="spellEnd"/>
      <w:r w:rsidRPr="00DB25C4">
        <w:rPr>
          <w:rFonts w:eastAsia="Calibri" w:cstheme="minorHAnsi"/>
          <w:spacing w:val="-3"/>
        </w:rPr>
        <w:t xml:space="preserve"> </w:t>
      </w:r>
      <w:r w:rsidRPr="00DB25C4">
        <w:rPr>
          <w:rFonts w:eastAsia="Calibri" w:cstheme="minorHAnsi"/>
          <w:spacing w:val="-1"/>
        </w:rPr>
        <w:t>d</w:t>
      </w:r>
      <w:r w:rsidRPr="00DB25C4">
        <w:rPr>
          <w:rFonts w:eastAsia="Calibri" w:cstheme="minorHAnsi"/>
        </w:rPr>
        <w:t>i</w:t>
      </w:r>
      <w:r w:rsidRPr="00DB25C4">
        <w:rPr>
          <w:rFonts w:eastAsia="Calibri" w:cstheme="minorHAnsi"/>
          <w:spacing w:val="-2"/>
        </w:rPr>
        <w:t xml:space="preserve"> </w:t>
      </w:r>
      <w:r w:rsidRPr="00DB25C4">
        <w:rPr>
          <w:rFonts w:eastAsia="Calibri" w:cstheme="minorHAnsi"/>
          <w:spacing w:val="1"/>
        </w:rPr>
        <w:t>P</w:t>
      </w:r>
      <w:r w:rsidRPr="00DB25C4">
        <w:rPr>
          <w:rFonts w:eastAsia="Calibri" w:cstheme="minorHAnsi"/>
          <w:spacing w:val="-1"/>
        </w:rPr>
        <w:t>S</w:t>
      </w:r>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terkait</w:t>
      </w:r>
      <w:proofErr w:type="spellEnd"/>
      <w:r w:rsidRPr="00DB25C4">
        <w:rPr>
          <w:rFonts w:eastAsia="Calibri" w:cstheme="minorHAnsi"/>
        </w:rPr>
        <w:t xml:space="preserve"> </w:t>
      </w:r>
      <w:proofErr w:type="spellStart"/>
      <w:r w:rsidRPr="00DB25C4">
        <w:rPr>
          <w:rFonts w:eastAsia="Calibri" w:cstheme="minorHAnsi"/>
        </w:rPr>
        <w:t>tingkat</w:t>
      </w:r>
      <w:proofErr w:type="spellEnd"/>
      <w:r w:rsidRPr="00DB25C4">
        <w:rPr>
          <w:rFonts w:eastAsia="Calibri" w:cstheme="minorHAnsi"/>
        </w:rPr>
        <w:t xml:space="preserve"> </w:t>
      </w:r>
      <w:proofErr w:type="spellStart"/>
      <w:r w:rsidRPr="00DB25C4">
        <w:rPr>
          <w:rFonts w:eastAsia="Calibri" w:cstheme="minorHAnsi"/>
        </w:rPr>
        <w:t>pemahaman</w:t>
      </w:r>
      <w:proofErr w:type="spellEnd"/>
      <w:r w:rsidRPr="00DB25C4">
        <w:rPr>
          <w:rFonts w:eastAsia="Calibri" w:cstheme="minorHAnsi"/>
        </w:rPr>
        <w:t xml:space="preserve"> </w:t>
      </w:r>
      <w:proofErr w:type="spellStart"/>
      <w:r w:rsidRPr="00DB25C4">
        <w:rPr>
          <w:rFonts w:eastAsia="Calibri" w:cstheme="minorHAnsi"/>
        </w:rPr>
        <w:t>tentang</w:t>
      </w:r>
      <w:proofErr w:type="spellEnd"/>
      <w:r w:rsidRPr="00DB25C4">
        <w:rPr>
          <w:rFonts w:eastAsia="Calibri" w:cstheme="minorHAnsi"/>
        </w:rPr>
        <w:t xml:space="preserve"> </w:t>
      </w:r>
      <w:proofErr w:type="spellStart"/>
      <w:r w:rsidRPr="00DB25C4">
        <w:rPr>
          <w:rFonts w:eastAsia="Calibri" w:cstheme="minorHAnsi"/>
        </w:rPr>
        <w:t>kebijakan</w:t>
      </w:r>
      <w:proofErr w:type="spellEnd"/>
      <w:r w:rsidRPr="00DB25C4">
        <w:rPr>
          <w:rFonts w:eastAsia="Calibri" w:cstheme="minorHAnsi"/>
        </w:rPr>
        <w:t xml:space="preserve"> dan proses </w:t>
      </w:r>
      <w:proofErr w:type="spellStart"/>
      <w:r w:rsidRPr="00DB25C4">
        <w:rPr>
          <w:rFonts w:eastAsia="Calibri" w:cstheme="minorHAnsi"/>
        </w:rPr>
        <w:t>rekrutmen</w:t>
      </w:r>
      <w:proofErr w:type="spellEnd"/>
      <w:r w:rsidRPr="00DB25C4">
        <w:rPr>
          <w:rFonts w:eastAsia="Calibri" w:cstheme="minorHAnsi"/>
        </w:rPr>
        <w:t xml:space="preserve"> dan </w:t>
      </w:r>
      <w:proofErr w:type="spellStart"/>
      <w:r w:rsidRPr="00DB25C4">
        <w:rPr>
          <w:rFonts w:eastAsia="Calibri" w:cstheme="minorHAnsi"/>
        </w:rPr>
        <w:t>seleksi</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baru</w:t>
      </w:r>
      <w:proofErr w:type="spellEnd"/>
      <w:r w:rsidRPr="00DB25C4">
        <w:rPr>
          <w:rFonts w:eastAsia="Calibri" w:cstheme="minorHAnsi"/>
        </w:rPr>
        <w:t xml:space="preserve">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dijalankan</w:t>
      </w:r>
      <w:proofErr w:type="spellEnd"/>
      <w:r w:rsidRPr="00DB25C4">
        <w:rPr>
          <w:rFonts w:eastAsia="Calibri" w:cstheme="minorHAnsi"/>
        </w:rPr>
        <w:t xml:space="preserve"> dan </w:t>
      </w:r>
      <w:proofErr w:type="spellStart"/>
      <w:r w:rsidRPr="00DB25C4">
        <w:rPr>
          <w:rFonts w:eastAsia="Calibri" w:cstheme="minorHAnsi"/>
        </w:rPr>
        <w:t>sebanyak</w:t>
      </w:r>
      <w:proofErr w:type="spellEnd"/>
      <w:r w:rsidRPr="00DB25C4">
        <w:rPr>
          <w:rFonts w:eastAsia="Calibri" w:cstheme="minorHAnsi"/>
        </w:rPr>
        <w:t xml:space="preserve"> 54,5% </w:t>
      </w:r>
      <w:proofErr w:type="spellStart"/>
      <w:r w:rsidRPr="00DB25C4">
        <w:rPr>
          <w:rFonts w:eastAsia="Calibri" w:cstheme="minorHAnsi"/>
        </w:rPr>
        <w:t>mengatakan</w:t>
      </w:r>
      <w:proofErr w:type="spellEnd"/>
      <w:r w:rsidRPr="00DB25C4">
        <w:rPr>
          <w:rFonts w:eastAsia="Calibri" w:cstheme="minorHAnsi"/>
        </w:rPr>
        <w:t xml:space="preserve"> </w:t>
      </w:r>
      <w:proofErr w:type="spellStart"/>
      <w:r w:rsidRPr="00DB25C4">
        <w:rPr>
          <w:rFonts w:eastAsia="Calibri" w:cstheme="minorHAnsi"/>
        </w:rPr>
        <w:t>paham</w:t>
      </w:r>
      <w:proofErr w:type="spellEnd"/>
      <w:r w:rsidRPr="00DB25C4">
        <w:rPr>
          <w:rFonts w:eastAsia="Calibri" w:cstheme="minorHAnsi"/>
        </w:rPr>
        <w:t xml:space="preserve"> </w:t>
      </w:r>
      <w:proofErr w:type="spellStart"/>
      <w:r w:rsidRPr="00DB25C4">
        <w:rPr>
          <w:rFonts w:eastAsia="Calibri" w:cstheme="minorHAnsi"/>
        </w:rPr>
        <w:t>sementara</w:t>
      </w:r>
      <w:proofErr w:type="spellEnd"/>
      <w:r w:rsidRPr="00DB25C4">
        <w:rPr>
          <w:rFonts w:eastAsia="Calibri" w:cstheme="minorHAnsi"/>
        </w:rPr>
        <w:t xml:space="preserve"> 45,5% </w:t>
      </w:r>
      <w:proofErr w:type="spellStart"/>
      <w:r w:rsidRPr="00DB25C4">
        <w:rPr>
          <w:rFonts w:eastAsia="Calibri" w:cstheme="minorHAnsi"/>
        </w:rPr>
        <w:t>mengatakan</w:t>
      </w:r>
      <w:proofErr w:type="spellEnd"/>
      <w:r w:rsidRPr="00DB25C4">
        <w:rPr>
          <w:rFonts w:eastAsia="Calibri" w:cstheme="minorHAnsi"/>
        </w:rPr>
        <w:t xml:space="preserve"> sangat </w:t>
      </w:r>
      <w:proofErr w:type="spellStart"/>
      <w:r w:rsidRPr="00DB25C4">
        <w:rPr>
          <w:rFonts w:eastAsia="Calibri" w:cstheme="minorHAnsi"/>
        </w:rPr>
        <w:t>paham</w:t>
      </w:r>
      <w:proofErr w:type="spellEnd"/>
      <w:r w:rsidRPr="00DB25C4">
        <w:rPr>
          <w:rFonts w:eastAsia="Calibri" w:cstheme="minorHAnsi"/>
        </w:rPr>
        <w:t xml:space="preserve">. </w:t>
      </w:r>
      <w:r w:rsidRPr="00DB25C4">
        <w:rPr>
          <w:rFonts w:cstheme="minorHAnsi"/>
        </w:rPr>
        <w:t xml:space="preserve">Sebagian </w:t>
      </w:r>
      <w:proofErr w:type="spellStart"/>
      <w:r w:rsidRPr="00DB25C4">
        <w:rPr>
          <w:rFonts w:cstheme="minorHAnsi"/>
        </w:rPr>
        <w:t>besar</w:t>
      </w:r>
      <w:proofErr w:type="spellEnd"/>
      <w:r w:rsidRPr="00DB25C4">
        <w:rPr>
          <w:rFonts w:cstheme="minorHAnsi"/>
        </w:rPr>
        <w:t xml:space="preserve"> </w:t>
      </w:r>
      <w:proofErr w:type="spellStart"/>
      <w:r w:rsidRPr="00DB25C4">
        <w:rPr>
          <w:rFonts w:cstheme="minorHAnsi"/>
        </w:rPr>
        <w:t>responden</w:t>
      </w:r>
      <w:proofErr w:type="spellEnd"/>
      <w:r w:rsidRPr="00DB25C4">
        <w:rPr>
          <w:rFonts w:cstheme="minorHAnsi"/>
        </w:rPr>
        <w:t xml:space="preserve"> (45,5%) </w:t>
      </w:r>
      <w:proofErr w:type="spellStart"/>
      <w:r w:rsidRPr="00DB25C4">
        <w:rPr>
          <w:rFonts w:cstheme="minorHAnsi"/>
        </w:rPr>
        <w:t>menganggap</w:t>
      </w:r>
      <w:proofErr w:type="spellEnd"/>
      <w:r w:rsidRPr="00DB25C4">
        <w:rPr>
          <w:rFonts w:cstheme="minorHAnsi"/>
        </w:rPr>
        <w:t xml:space="preserve"> </w:t>
      </w:r>
      <w:proofErr w:type="spellStart"/>
      <w:r w:rsidRPr="00DB25C4">
        <w:rPr>
          <w:rFonts w:cstheme="minorHAnsi"/>
        </w:rPr>
        <w:t>diri</w:t>
      </w:r>
      <w:proofErr w:type="spellEnd"/>
      <w:r w:rsidRPr="00DB25C4">
        <w:rPr>
          <w:rFonts w:cstheme="minorHAnsi"/>
        </w:rPr>
        <w:t xml:space="preserve"> </w:t>
      </w:r>
      <w:proofErr w:type="spellStart"/>
      <w:r w:rsidRPr="00DB25C4">
        <w:rPr>
          <w:rFonts w:cstheme="minorHAnsi"/>
        </w:rPr>
        <w:t>mereka</w:t>
      </w:r>
      <w:proofErr w:type="spellEnd"/>
      <w:r w:rsidRPr="00DB25C4">
        <w:rPr>
          <w:rFonts w:cstheme="minorHAnsi"/>
        </w:rPr>
        <w:t xml:space="preserve"> sangat </w:t>
      </w:r>
      <w:proofErr w:type="spellStart"/>
      <w:r w:rsidRPr="00DB25C4">
        <w:rPr>
          <w:rFonts w:cstheme="minorHAnsi"/>
        </w:rPr>
        <w:t>paham</w:t>
      </w:r>
      <w:proofErr w:type="spellEnd"/>
      <w:r w:rsidRPr="00DB25C4">
        <w:rPr>
          <w:rFonts w:cstheme="minorHAnsi"/>
        </w:rPr>
        <w:t xml:space="preserve">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dan proses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seleksi</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w:t>
      </w:r>
      <w:proofErr w:type="spellStart"/>
      <w:r w:rsidRPr="00DB25C4">
        <w:rPr>
          <w:rFonts w:cstheme="minorHAnsi"/>
        </w:rPr>
        <w:t>Namun</w:t>
      </w:r>
      <w:proofErr w:type="spellEnd"/>
      <w:r w:rsidRPr="00DB25C4">
        <w:rPr>
          <w:rFonts w:cstheme="minorHAnsi"/>
        </w:rPr>
        <w:t xml:space="preserve">, </w:t>
      </w:r>
      <w:proofErr w:type="spellStart"/>
      <w:r w:rsidRPr="00DB25C4">
        <w:rPr>
          <w:rFonts w:cstheme="minorHAnsi"/>
        </w:rPr>
        <w:t>hampir</w:t>
      </w:r>
      <w:proofErr w:type="spellEnd"/>
      <w:r w:rsidRPr="00DB25C4">
        <w:rPr>
          <w:rFonts w:cstheme="minorHAnsi"/>
        </w:rPr>
        <w:t xml:space="preserve"> </w:t>
      </w:r>
      <w:proofErr w:type="spellStart"/>
      <w:r w:rsidRPr="00DB25C4">
        <w:rPr>
          <w:rFonts w:cstheme="minorHAnsi"/>
        </w:rPr>
        <w:t>separuh</w:t>
      </w:r>
      <w:proofErr w:type="spellEnd"/>
      <w:r w:rsidRPr="00DB25C4">
        <w:rPr>
          <w:rFonts w:cstheme="minorHAnsi"/>
        </w:rPr>
        <w:t xml:space="preserve"> </w:t>
      </w:r>
      <w:proofErr w:type="spellStart"/>
      <w:r w:rsidRPr="00DB25C4">
        <w:rPr>
          <w:rFonts w:cstheme="minorHAnsi"/>
        </w:rPr>
        <w:t>responden</w:t>
      </w:r>
      <w:proofErr w:type="spellEnd"/>
      <w:r w:rsidRPr="00DB25C4">
        <w:rPr>
          <w:rFonts w:cstheme="minorHAnsi"/>
        </w:rPr>
        <w:t xml:space="preserve"> (54,5%) </w:t>
      </w:r>
      <w:proofErr w:type="spellStart"/>
      <w:r w:rsidRPr="00DB25C4">
        <w:rPr>
          <w:rFonts w:cstheme="minorHAnsi"/>
        </w:rPr>
        <w:t>masih</w:t>
      </w:r>
      <w:proofErr w:type="spellEnd"/>
      <w:r w:rsidRPr="00DB25C4">
        <w:rPr>
          <w:rFonts w:cstheme="minorHAnsi"/>
        </w:rPr>
        <w:t xml:space="preserve"> </w:t>
      </w:r>
      <w:proofErr w:type="spellStart"/>
      <w:r w:rsidRPr="00DB25C4">
        <w:rPr>
          <w:rFonts w:cstheme="minorHAnsi"/>
        </w:rPr>
        <w:t>merasa</w:t>
      </w:r>
      <w:proofErr w:type="spellEnd"/>
      <w:r w:rsidRPr="00DB25C4">
        <w:rPr>
          <w:rFonts w:cstheme="minorHAnsi"/>
        </w:rPr>
        <w:t xml:space="preserve">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pemahaman</w:t>
      </w:r>
      <w:proofErr w:type="spellEnd"/>
      <w:r w:rsidRPr="00DB25C4">
        <w:rPr>
          <w:rFonts w:cstheme="minorHAnsi"/>
        </w:rPr>
        <w:t xml:space="preserve"> </w:t>
      </w:r>
      <w:proofErr w:type="spellStart"/>
      <w:r w:rsidRPr="00DB25C4">
        <w:rPr>
          <w:rFonts w:cstheme="minorHAnsi"/>
        </w:rPr>
        <w:t>mereka</w:t>
      </w:r>
      <w:proofErr w:type="spellEnd"/>
      <w:r w:rsidRPr="00DB25C4">
        <w:rPr>
          <w:rFonts w:cstheme="minorHAnsi"/>
        </w:rPr>
        <w:t xml:space="preserve"> </w:t>
      </w:r>
      <w:proofErr w:type="spellStart"/>
      <w:r w:rsidRPr="00DB25C4">
        <w:rPr>
          <w:rFonts w:cstheme="minorHAnsi"/>
        </w:rPr>
        <w:t>terhadap</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dan proses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Implikasi</w:t>
      </w:r>
      <w:proofErr w:type="spellEnd"/>
      <w:r w:rsidRPr="00DB25C4">
        <w:rPr>
          <w:rFonts w:cstheme="minorHAnsi"/>
        </w:rPr>
        <w:t xml:space="preserve"> yang </w:t>
      </w:r>
      <w:proofErr w:type="spellStart"/>
      <w:r w:rsidRPr="00DB25C4">
        <w:rPr>
          <w:rFonts w:cstheme="minorHAnsi"/>
        </w:rPr>
        <w:t>muncul</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hasil</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adalah</w:t>
      </w:r>
      <w:proofErr w:type="spellEnd"/>
      <w:r w:rsidRPr="00DB25C4">
        <w:rPr>
          <w:rFonts w:cstheme="minorHAnsi"/>
        </w:rPr>
        <w:t xml:space="preserve"> </w:t>
      </w:r>
      <w:proofErr w:type="spellStart"/>
      <w:r w:rsidRPr="00DB25C4">
        <w:rPr>
          <w:rFonts w:cstheme="minorHAnsi"/>
        </w:rPr>
        <w:t>perlunya</w:t>
      </w:r>
      <w:proofErr w:type="spellEnd"/>
      <w:r w:rsidRPr="00DB25C4">
        <w:rPr>
          <w:rFonts w:cstheme="minorHAnsi"/>
        </w:rPr>
        <w:t xml:space="preserve"> </w:t>
      </w:r>
      <w:proofErr w:type="spellStart"/>
      <w:r w:rsidRPr="00DB25C4">
        <w:rPr>
          <w:rFonts w:cstheme="minorHAnsi"/>
        </w:rPr>
        <w:t>peningkatan</w:t>
      </w:r>
      <w:proofErr w:type="spellEnd"/>
      <w:r w:rsidRPr="00DB25C4">
        <w:rPr>
          <w:rFonts w:cstheme="minorHAnsi"/>
        </w:rPr>
        <w:t xml:space="preserve"> </w:t>
      </w:r>
      <w:proofErr w:type="spellStart"/>
      <w:r w:rsidRPr="00DB25C4">
        <w:rPr>
          <w:rFonts w:cstheme="minorHAnsi"/>
        </w:rPr>
        <w:t>komunikasi</w:t>
      </w:r>
      <w:proofErr w:type="spellEnd"/>
      <w:r w:rsidRPr="00DB25C4">
        <w:rPr>
          <w:rFonts w:cstheme="minorHAnsi"/>
        </w:rPr>
        <w:t xml:space="preserve"> dan </w:t>
      </w:r>
      <w:proofErr w:type="spellStart"/>
      <w:r w:rsidRPr="00DB25C4">
        <w:rPr>
          <w:rFonts w:cstheme="minorHAnsi"/>
        </w:rPr>
        <w:t>informasi</w:t>
      </w:r>
      <w:proofErr w:type="spellEnd"/>
      <w:r w:rsidRPr="00DB25C4">
        <w:rPr>
          <w:rFonts w:cstheme="minorHAnsi"/>
        </w:rPr>
        <w:t xml:space="preserve"> </w:t>
      </w:r>
      <w:proofErr w:type="spellStart"/>
      <w:r w:rsidRPr="00DB25C4">
        <w:rPr>
          <w:rFonts w:cstheme="minorHAnsi"/>
        </w:rPr>
        <w:t>terkait</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dan proses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seleksi</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dan </w:t>
      </w:r>
      <w:proofErr w:type="spellStart"/>
      <w:r w:rsidRPr="00DB25C4">
        <w:rPr>
          <w:rFonts w:cstheme="minorHAnsi"/>
        </w:rPr>
        <w:t>masyarakat</w:t>
      </w:r>
      <w:proofErr w:type="spellEnd"/>
      <w:r w:rsidRPr="00DB25C4">
        <w:rPr>
          <w:rFonts w:cstheme="minorHAnsi"/>
        </w:rPr>
        <w:t xml:space="preserve"> </w:t>
      </w:r>
      <w:proofErr w:type="spellStart"/>
      <w:r w:rsidRPr="00DB25C4">
        <w:rPr>
          <w:rFonts w:cstheme="minorHAnsi"/>
        </w:rPr>
        <w:t>luas</w:t>
      </w:r>
      <w:proofErr w:type="spellEnd"/>
      <w:r w:rsidRPr="00DB25C4">
        <w:rPr>
          <w:rFonts w:cstheme="minorHAnsi"/>
        </w:rPr>
        <w:t xml:space="preserve">. Hal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melalui</w:t>
      </w:r>
      <w:proofErr w:type="spellEnd"/>
      <w:r w:rsidRPr="00DB25C4">
        <w:rPr>
          <w:rFonts w:cstheme="minorHAnsi"/>
        </w:rPr>
        <w:t xml:space="preserve"> </w:t>
      </w:r>
      <w:proofErr w:type="spellStart"/>
      <w:r w:rsidRPr="00DB25C4">
        <w:rPr>
          <w:rFonts w:cstheme="minorHAnsi"/>
        </w:rPr>
        <w:t>penyediaan</w:t>
      </w:r>
      <w:proofErr w:type="spellEnd"/>
      <w:r w:rsidRPr="00DB25C4">
        <w:rPr>
          <w:rFonts w:cstheme="minorHAnsi"/>
        </w:rPr>
        <w:t xml:space="preserve"> </w:t>
      </w:r>
      <w:proofErr w:type="spellStart"/>
      <w:r w:rsidRPr="00DB25C4">
        <w:rPr>
          <w:rFonts w:cstheme="minorHAnsi"/>
        </w:rPr>
        <w:t>informasi</w:t>
      </w:r>
      <w:proofErr w:type="spellEnd"/>
      <w:r w:rsidRPr="00DB25C4">
        <w:rPr>
          <w:rFonts w:cstheme="minorHAnsi"/>
        </w:rPr>
        <w:t xml:space="preserve"> yang </w:t>
      </w:r>
      <w:proofErr w:type="spellStart"/>
      <w:r w:rsidRPr="00DB25C4">
        <w:rPr>
          <w:rFonts w:cstheme="minorHAnsi"/>
        </w:rPr>
        <w:t>jelas</w:t>
      </w:r>
      <w:proofErr w:type="spellEnd"/>
      <w:r w:rsidRPr="00DB25C4">
        <w:rPr>
          <w:rFonts w:cstheme="minorHAnsi"/>
        </w:rPr>
        <w:t xml:space="preserve"> dan </w:t>
      </w:r>
      <w:proofErr w:type="spellStart"/>
      <w:r w:rsidRPr="00DB25C4">
        <w:rPr>
          <w:rFonts w:cstheme="minorHAnsi"/>
        </w:rPr>
        <w:t>mudah</w:t>
      </w:r>
      <w:proofErr w:type="spellEnd"/>
      <w:r w:rsidRPr="00DB25C4">
        <w:rPr>
          <w:rFonts w:cstheme="minorHAnsi"/>
        </w:rPr>
        <w:t xml:space="preserve"> </w:t>
      </w:r>
      <w:proofErr w:type="spellStart"/>
      <w:r w:rsidRPr="00DB25C4">
        <w:rPr>
          <w:rFonts w:cstheme="minorHAnsi"/>
        </w:rPr>
        <w:t>diakses</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penyampaian</w:t>
      </w:r>
      <w:proofErr w:type="spellEnd"/>
      <w:r w:rsidRPr="00DB25C4">
        <w:rPr>
          <w:rFonts w:cstheme="minorHAnsi"/>
        </w:rPr>
        <w:t xml:space="preserve"> yang </w:t>
      </w:r>
      <w:proofErr w:type="spellStart"/>
      <w:r w:rsidRPr="00DB25C4">
        <w:rPr>
          <w:rFonts w:cstheme="minorHAnsi"/>
        </w:rPr>
        <w:t>efektif</w:t>
      </w:r>
      <w:proofErr w:type="spellEnd"/>
      <w:r w:rsidRPr="00DB25C4">
        <w:rPr>
          <w:rFonts w:cstheme="minorHAnsi"/>
        </w:rPr>
        <w:t xml:space="preserve"> </w:t>
      </w:r>
      <w:proofErr w:type="spellStart"/>
      <w:r w:rsidRPr="00DB25C4">
        <w:rPr>
          <w:rFonts w:cstheme="minorHAnsi"/>
        </w:rPr>
        <w:t>melalui</w:t>
      </w:r>
      <w:proofErr w:type="spellEnd"/>
      <w:r w:rsidRPr="00DB25C4">
        <w:rPr>
          <w:rFonts w:cstheme="minorHAnsi"/>
        </w:rPr>
        <w:t xml:space="preserve"> </w:t>
      </w:r>
      <w:proofErr w:type="spellStart"/>
      <w:r w:rsidRPr="00DB25C4">
        <w:rPr>
          <w:rFonts w:cstheme="minorHAnsi"/>
        </w:rPr>
        <w:t>berbagai</w:t>
      </w:r>
      <w:proofErr w:type="spellEnd"/>
      <w:r w:rsidRPr="00DB25C4">
        <w:rPr>
          <w:rFonts w:cstheme="minorHAnsi"/>
        </w:rPr>
        <w:t xml:space="preserve"> </w:t>
      </w:r>
      <w:proofErr w:type="spellStart"/>
      <w:r w:rsidRPr="00DB25C4">
        <w:rPr>
          <w:rFonts w:cstheme="minorHAnsi"/>
        </w:rPr>
        <w:t>saluran</w:t>
      </w:r>
      <w:proofErr w:type="spellEnd"/>
      <w:r w:rsidRPr="00DB25C4">
        <w:rPr>
          <w:rFonts w:cstheme="minorHAnsi"/>
        </w:rPr>
        <w:t xml:space="preserve"> </w:t>
      </w:r>
      <w:proofErr w:type="spellStart"/>
      <w:r w:rsidRPr="00DB25C4">
        <w:rPr>
          <w:rFonts w:cstheme="minorHAnsi"/>
        </w:rPr>
        <w:t>komunikasi</w:t>
      </w:r>
      <w:proofErr w:type="spellEnd"/>
      <w:r w:rsidRPr="00DB25C4">
        <w:rPr>
          <w:rFonts w:cstheme="minorHAnsi"/>
        </w:rPr>
        <w:t xml:space="preserve">, </w:t>
      </w:r>
      <w:proofErr w:type="spellStart"/>
      <w:r w:rsidRPr="00DB25C4">
        <w:rPr>
          <w:rFonts w:cstheme="minorHAnsi"/>
        </w:rPr>
        <w:t>seperti</w:t>
      </w:r>
      <w:proofErr w:type="spellEnd"/>
      <w:r w:rsidRPr="00DB25C4">
        <w:rPr>
          <w:rFonts w:cstheme="minorHAnsi"/>
        </w:rPr>
        <w:t xml:space="preserve"> website, media </w:t>
      </w:r>
      <w:proofErr w:type="spellStart"/>
      <w:r w:rsidRPr="00DB25C4">
        <w:rPr>
          <w:rFonts w:cstheme="minorHAnsi"/>
        </w:rPr>
        <w:t>sosial</w:t>
      </w:r>
      <w:proofErr w:type="spellEnd"/>
      <w:r w:rsidRPr="00DB25C4">
        <w:rPr>
          <w:rFonts w:cstheme="minorHAnsi"/>
        </w:rPr>
        <w:t xml:space="preserve">, </w:t>
      </w:r>
      <w:proofErr w:type="spellStart"/>
      <w:r w:rsidRPr="00DB25C4">
        <w:rPr>
          <w:rFonts w:cstheme="minorHAnsi"/>
        </w:rPr>
        <w:t>brosur</w:t>
      </w:r>
      <w:proofErr w:type="spellEnd"/>
      <w:r w:rsidRPr="00DB25C4">
        <w:rPr>
          <w:rFonts w:cstheme="minorHAnsi"/>
        </w:rPr>
        <w:t xml:space="preserve">, dan </w:t>
      </w:r>
      <w:proofErr w:type="spellStart"/>
      <w:r w:rsidRPr="00DB25C4">
        <w:rPr>
          <w:rFonts w:cstheme="minorHAnsi"/>
        </w:rPr>
        <w:t>sebagainya</w:t>
      </w:r>
      <w:proofErr w:type="spellEnd"/>
      <w:r w:rsidRPr="00DB25C4">
        <w:rPr>
          <w:rFonts w:cstheme="minorHAnsi"/>
        </w:rPr>
        <w:t xml:space="preserve">. </w:t>
      </w:r>
      <w:proofErr w:type="spellStart"/>
      <w:r w:rsidRPr="00DB25C4">
        <w:rPr>
          <w:rFonts w:cstheme="minorHAnsi"/>
        </w:rPr>
        <w:t>Selain</w:t>
      </w:r>
      <w:proofErr w:type="spellEnd"/>
      <w:r w:rsidRPr="00DB25C4">
        <w:rPr>
          <w:rFonts w:cstheme="minorHAnsi"/>
        </w:rPr>
        <w:t xml:space="preserve"> </w:t>
      </w:r>
      <w:proofErr w:type="spellStart"/>
      <w:r w:rsidRPr="00DB25C4">
        <w:rPr>
          <w:rFonts w:cstheme="minorHAnsi"/>
        </w:rPr>
        <w:t>itu</w:t>
      </w:r>
      <w:proofErr w:type="spellEnd"/>
      <w:r w:rsidRPr="00DB25C4">
        <w:rPr>
          <w:rFonts w:cstheme="minorHAnsi"/>
        </w:rPr>
        <w:t xml:space="preserve">,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dan </w:t>
      </w:r>
      <w:proofErr w:type="spellStart"/>
      <w:r w:rsidRPr="00DB25C4">
        <w:rPr>
          <w:rFonts w:cstheme="minorHAnsi"/>
        </w:rPr>
        <w:t>perbaikan</w:t>
      </w:r>
      <w:proofErr w:type="spellEnd"/>
      <w:r w:rsidRPr="00DB25C4">
        <w:rPr>
          <w:rFonts w:cstheme="minorHAnsi"/>
        </w:rPr>
        <w:t xml:space="preserve"> </w:t>
      </w:r>
      <w:proofErr w:type="spellStart"/>
      <w:r w:rsidRPr="00DB25C4">
        <w:rPr>
          <w:rFonts w:cstheme="minorHAnsi"/>
        </w:rPr>
        <w:t>terus-menerus</w:t>
      </w:r>
      <w:proofErr w:type="spellEnd"/>
      <w:r w:rsidRPr="00DB25C4">
        <w:rPr>
          <w:rFonts w:cstheme="minorHAnsi"/>
        </w:rPr>
        <w:t xml:space="preserve"> </w:t>
      </w:r>
      <w:proofErr w:type="spellStart"/>
      <w:r w:rsidRPr="00DB25C4">
        <w:rPr>
          <w:rFonts w:cstheme="minorHAnsi"/>
        </w:rPr>
        <w:t>terhadap</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dan proses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seleksi</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w:t>
      </w:r>
      <w:proofErr w:type="spellStart"/>
      <w:r w:rsidRPr="00DB25C4">
        <w:rPr>
          <w:rFonts w:cstheme="minorHAnsi"/>
        </w:rPr>
        <w:t>sehingga</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meminimalkan</w:t>
      </w:r>
      <w:proofErr w:type="spellEnd"/>
      <w:r w:rsidRPr="00DB25C4">
        <w:rPr>
          <w:rFonts w:cstheme="minorHAnsi"/>
        </w:rPr>
        <w:t xml:space="preserve"> </w:t>
      </w:r>
      <w:proofErr w:type="spellStart"/>
      <w:r w:rsidRPr="00DB25C4">
        <w:rPr>
          <w:rFonts w:cstheme="minorHAnsi"/>
        </w:rPr>
        <w:t>ketidakpahaman</w:t>
      </w:r>
      <w:proofErr w:type="spellEnd"/>
      <w:r w:rsidRPr="00DB25C4">
        <w:rPr>
          <w:rFonts w:cstheme="minorHAnsi"/>
        </w:rPr>
        <w:t xml:space="preserve"> dan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w:t>
      </w:r>
      <w:r w:rsidR="001107A5" w:rsidRPr="001107A5">
        <w:rPr>
          <w:noProof/>
        </w:rPr>
        <w:t xml:space="preserve"> </w:t>
      </w:r>
    </w:p>
    <w:p w14:paraId="399E7C78" w14:textId="77777777" w:rsidR="001107A5" w:rsidRDefault="001107A5" w:rsidP="00687314">
      <w:pPr>
        <w:spacing w:after="0" w:line="240" w:lineRule="auto"/>
        <w:ind w:left="338"/>
        <w:jc w:val="both"/>
        <w:rPr>
          <w:noProof/>
        </w:rPr>
      </w:pPr>
    </w:p>
    <w:p w14:paraId="04E15904" w14:textId="28EFF509" w:rsidR="001E7FBB" w:rsidRPr="00DB25C4" w:rsidRDefault="001107A5" w:rsidP="001107A5">
      <w:pPr>
        <w:spacing w:after="0" w:line="240" w:lineRule="auto"/>
        <w:ind w:left="338"/>
        <w:jc w:val="center"/>
        <w:rPr>
          <w:rFonts w:eastAsia="Calibri" w:cstheme="minorHAnsi"/>
        </w:rPr>
      </w:pPr>
      <w:r>
        <w:rPr>
          <w:noProof/>
        </w:rPr>
        <w:drawing>
          <wp:inline distT="0" distB="0" distL="0" distR="0" wp14:anchorId="6F3AE398" wp14:editId="6BF048F3">
            <wp:extent cx="4762500" cy="2369442"/>
            <wp:effectExtent l="19050" t="19050" r="19050" b="1206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68048" cy="2372202"/>
                    </a:xfrm>
                    <a:prstGeom prst="rect">
                      <a:avLst/>
                    </a:prstGeom>
                    <a:noFill/>
                    <a:ln>
                      <a:solidFill>
                        <a:schemeClr val="tx1"/>
                      </a:solidFill>
                    </a:ln>
                  </pic:spPr>
                </pic:pic>
              </a:graphicData>
            </a:graphic>
          </wp:inline>
        </w:drawing>
      </w:r>
    </w:p>
    <w:p w14:paraId="5420A407" w14:textId="77777777" w:rsidR="001E7FBB" w:rsidRPr="00DB25C4" w:rsidRDefault="001E7FBB" w:rsidP="00687314">
      <w:pPr>
        <w:spacing w:after="0" w:line="240" w:lineRule="auto"/>
        <w:ind w:left="338"/>
        <w:rPr>
          <w:rFonts w:eastAsia="Calibri" w:cstheme="minorHAnsi"/>
        </w:rPr>
      </w:pPr>
    </w:p>
    <w:p w14:paraId="03417584" w14:textId="6112B040" w:rsidR="001E7FBB" w:rsidRPr="00DB25C4" w:rsidRDefault="001E7FBB" w:rsidP="00687314">
      <w:pPr>
        <w:spacing w:after="0" w:line="240" w:lineRule="auto"/>
        <w:ind w:left="338"/>
        <w:rPr>
          <w:rFonts w:eastAsia="Calibri" w:cstheme="minorHAnsi"/>
        </w:rPr>
      </w:pPr>
    </w:p>
    <w:p w14:paraId="25FBE81A" w14:textId="77777777" w:rsidR="001E7FBB" w:rsidRPr="00DB25C4" w:rsidRDefault="001E7FBB" w:rsidP="00687314">
      <w:pPr>
        <w:spacing w:after="0" w:line="240" w:lineRule="auto"/>
        <w:ind w:left="338"/>
        <w:jc w:val="both"/>
        <w:rPr>
          <w:rFonts w:cstheme="minorHAnsi"/>
        </w:rPr>
      </w:pP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terkait</w:t>
      </w:r>
      <w:proofErr w:type="spellEnd"/>
      <w:r w:rsidRPr="00DB25C4">
        <w:rPr>
          <w:rFonts w:eastAsia="Calibri" w:cstheme="minorHAnsi"/>
        </w:rPr>
        <w:t xml:space="preserve"> </w:t>
      </w:r>
      <w:proofErr w:type="spellStart"/>
      <w:r w:rsidRPr="00DB25C4">
        <w:rPr>
          <w:rFonts w:eastAsia="Calibri" w:cstheme="minorHAnsi"/>
        </w:rPr>
        <w:t>pemahaman</w:t>
      </w:r>
      <w:proofErr w:type="spellEnd"/>
      <w:r w:rsidRPr="00DB25C4">
        <w:rPr>
          <w:rFonts w:eastAsia="Calibri" w:cstheme="minorHAnsi"/>
        </w:rPr>
        <w:t xml:space="preserve"> </w:t>
      </w:r>
      <w:proofErr w:type="spellStart"/>
      <w:r w:rsidRPr="00DB25C4">
        <w:rPr>
          <w:rFonts w:eastAsia="Calibri" w:cstheme="minorHAnsi"/>
        </w:rPr>
        <w:t>tentang</w:t>
      </w:r>
      <w:proofErr w:type="spellEnd"/>
      <w:r w:rsidRPr="00DB25C4">
        <w:rPr>
          <w:rFonts w:eastAsia="Calibri" w:cstheme="minorHAnsi"/>
        </w:rPr>
        <w:t xml:space="preserve"> </w:t>
      </w:r>
      <w:proofErr w:type="spellStart"/>
      <w:r w:rsidRPr="00DB25C4">
        <w:rPr>
          <w:rFonts w:eastAsia="Calibri" w:cstheme="minorHAnsi"/>
        </w:rPr>
        <w:t>prosedur</w:t>
      </w:r>
      <w:proofErr w:type="spellEnd"/>
      <w:r w:rsidRPr="00DB25C4">
        <w:rPr>
          <w:rFonts w:eastAsia="Calibri" w:cstheme="minorHAnsi"/>
        </w:rPr>
        <w:t xml:space="preserve"> dan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rekrutmen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baru</w:t>
      </w:r>
      <w:proofErr w:type="spellEnd"/>
      <w:r w:rsidRPr="00DB25C4">
        <w:rPr>
          <w:rFonts w:eastAsia="Calibri" w:cstheme="minorHAnsi"/>
        </w:rPr>
        <w:t xml:space="preserve">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dijalankan</w:t>
      </w:r>
      <w:proofErr w:type="spellEnd"/>
      <w:r w:rsidRPr="00DB25C4">
        <w:rPr>
          <w:rFonts w:eastAsia="Calibri" w:cstheme="minorHAnsi"/>
        </w:rPr>
        <w:t xml:space="preserve"> dan </w:t>
      </w:r>
      <w:proofErr w:type="spellStart"/>
      <w:r w:rsidRPr="00DB25C4">
        <w:rPr>
          <w:rFonts w:eastAsia="Calibri" w:cstheme="minorHAnsi"/>
        </w:rPr>
        <w:t>sebanyak</w:t>
      </w:r>
      <w:proofErr w:type="spellEnd"/>
      <w:r w:rsidRPr="00DB25C4">
        <w:rPr>
          <w:rFonts w:eastAsia="Calibri" w:cstheme="minorHAnsi"/>
        </w:rPr>
        <w:t xml:space="preserve"> 54,5% </w:t>
      </w:r>
      <w:proofErr w:type="spellStart"/>
      <w:r w:rsidRPr="00DB25C4">
        <w:rPr>
          <w:rFonts w:eastAsia="Calibri" w:cstheme="minorHAnsi"/>
        </w:rPr>
        <w:t>mengatakan</w:t>
      </w:r>
      <w:proofErr w:type="spellEnd"/>
      <w:r w:rsidRPr="00DB25C4">
        <w:rPr>
          <w:rFonts w:eastAsia="Calibri" w:cstheme="minorHAnsi"/>
        </w:rPr>
        <w:t xml:space="preserve"> </w:t>
      </w:r>
      <w:proofErr w:type="spellStart"/>
      <w:r w:rsidRPr="00DB25C4">
        <w:rPr>
          <w:rFonts w:eastAsia="Calibri" w:cstheme="minorHAnsi"/>
        </w:rPr>
        <w:t>paham</w:t>
      </w:r>
      <w:proofErr w:type="spellEnd"/>
      <w:r w:rsidRPr="00DB25C4">
        <w:rPr>
          <w:rFonts w:eastAsia="Calibri" w:cstheme="minorHAnsi"/>
        </w:rPr>
        <w:t xml:space="preserve"> </w:t>
      </w:r>
      <w:proofErr w:type="spellStart"/>
      <w:r w:rsidRPr="00DB25C4">
        <w:rPr>
          <w:rFonts w:eastAsia="Calibri" w:cstheme="minorHAnsi"/>
        </w:rPr>
        <w:t>sementara</w:t>
      </w:r>
      <w:proofErr w:type="spellEnd"/>
      <w:r w:rsidRPr="00DB25C4">
        <w:rPr>
          <w:rFonts w:eastAsia="Calibri" w:cstheme="minorHAnsi"/>
        </w:rPr>
        <w:t xml:space="preserve"> 36,45% </w:t>
      </w:r>
      <w:proofErr w:type="spellStart"/>
      <w:r w:rsidRPr="00DB25C4">
        <w:rPr>
          <w:rFonts w:eastAsia="Calibri" w:cstheme="minorHAnsi"/>
        </w:rPr>
        <w:t>mengatakan</w:t>
      </w:r>
      <w:proofErr w:type="spellEnd"/>
      <w:r w:rsidRPr="00DB25C4">
        <w:rPr>
          <w:rFonts w:eastAsia="Calibri" w:cstheme="minorHAnsi"/>
        </w:rPr>
        <w:t xml:space="preserve"> sangat </w:t>
      </w:r>
      <w:proofErr w:type="spellStart"/>
      <w:r w:rsidRPr="00DB25C4">
        <w:rPr>
          <w:rFonts w:eastAsia="Calibri" w:cstheme="minorHAnsi"/>
        </w:rPr>
        <w:t>paham</w:t>
      </w:r>
      <w:proofErr w:type="spellEnd"/>
      <w:r w:rsidRPr="00DB25C4">
        <w:rPr>
          <w:rFonts w:eastAsia="Calibri" w:cstheme="minorHAnsi"/>
        </w:rPr>
        <w:t xml:space="preserve">. Hanya 9% yang </w:t>
      </w:r>
      <w:proofErr w:type="spellStart"/>
      <w:r w:rsidRPr="00DB25C4">
        <w:rPr>
          <w:rFonts w:eastAsia="Calibri" w:cstheme="minorHAnsi"/>
        </w:rPr>
        <w:t>mengatakan</w:t>
      </w:r>
      <w:proofErr w:type="spellEnd"/>
      <w:r w:rsidRPr="00DB25C4">
        <w:rPr>
          <w:rFonts w:eastAsia="Calibri" w:cstheme="minorHAnsi"/>
        </w:rPr>
        <w:t xml:space="preserve"> </w:t>
      </w:r>
      <w:proofErr w:type="spellStart"/>
      <w:r w:rsidRPr="00DB25C4">
        <w:rPr>
          <w:rFonts w:eastAsia="Calibri" w:cstheme="minorHAnsi"/>
        </w:rPr>
        <w:t>kurang</w:t>
      </w:r>
      <w:proofErr w:type="spellEnd"/>
      <w:r w:rsidRPr="00DB25C4">
        <w:rPr>
          <w:rFonts w:eastAsia="Calibri" w:cstheme="minorHAnsi"/>
        </w:rPr>
        <w:t xml:space="preserve"> </w:t>
      </w:r>
      <w:proofErr w:type="spellStart"/>
      <w:r w:rsidRPr="00DB25C4">
        <w:rPr>
          <w:rFonts w:eastAsia="Calibri" w:cstheme="minorHAnsi"/>
        </w:rPr>
        <w:t>paham</w:t>
      </w:r>
      <w:proofErr w:type="spellEnd"/>
      <w:r w:rsidRPr="00DB25C4">
        <w:rPr>
          <w:rFonts w:eastAsia="Calibri" w:cstheme="minorHAnsi"/>
        </w:rPr>
        <w:t xml:space="preserve">.  </w:t>
      </w:r>
      <w:r w:rsidRPr="00DB25C4">
        <w:rPr>
          <w:rFonts w:cstheme="minorHAnsi"/>
        </w:rPr>
        <w:t xml:space="preserve">Hal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menunjukkan</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w:t>
      </w:r>
      <w:proofErr w:type="spellStart"/>
      <w:r w:rsidRPr="00DB25C4">
        <w:rPr>
          <w:rFonts w:cstheme="minorHAnsi"/>
        </w:rPr>
        <w:t>kebanyakan</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mendapatkan</w:t>
      </w:r>
      <w:proofErr w:type="spellEnd"/>
      <w:r w:rsidRPr="00DB25C4">
        <w:rPr>
          <w:rFonts w:cstheme="minorHAnsi"/>
        </w:rPr>
        <w:t xml:space="preserve"> </w:t>
      </w:r>
      <w:proofErr w:type="spellStart"/>
      <w:r w:rsidRPr="00DB25C4">
        <w:rPr>
          <w:rFonts w:cstheme="minorHAnsi"/>
        </w:rPr>
        <w:t>informasi</w:t>
      </w:r>
      <w:proofErr w:type="spellEnd"/>
      <w:r w:rsidRPr="00DB25C4">
        <w:rPr>
          <w:rFonts w:cstheme="minorHAnsi"/>
        </w:rPr>
        <w:t xml:space="preserve"> yang </w:t>
      </w:r>
      <w:proofErr w:type="spellStart"/>
      <w:r w:rsidRPr="00DB25C4">
        <w:rPr>
          <w:rFonts w:cstheme="minorHAnsi"/>
        </w:rPr>
        <w:t>cukup</w:t>
      </w:r>
      <w:proofErr w:type="spellEnd"/>
      <w:r w:rsidRPr="00DB25C4">
        <w:rPr>
          <w:rFonts w:cstheme="minorHAnsi"/>
        </w:rPr>
        <w:t xml:space="preserve"> dan </w:t>
      </w:r>
      <w:proofErr w:type="spellStart"/>
      <w:r w:rsidRPr="00DB25C4">
        <w:rPr>
          <w:rFonts w:cstheme="minorHAnsi"/>
        </w:rPr>
        <w:t>jelas</w:t>
      </w:r>
      <w:proofErr w:type="spellEnd"/>
      <w:r w:rsidRPr="00DB25C4">
        <w:rPr>
          <w:rFonts w:cstheme="minorHAnsi"/>
        </w:rPr>
        <w:t xml:space="preserve">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prosedur</w:t>
      </w:r>
      <w:proofErr w:type="spellEnd"/>
      <w:r w:rsidRPr="00DB25C4">
        <w:rPr>
          <w:rFonts w:cstheme="minorHAnsi"/>
        </w:rPr>
        <w:t xml:space="preserve"> dan </w:t>
      </w:r>
      <w:proofErr w:type="spellStart"/>
      <w:r w:rsidRPr="00DB25C4">
        <w:rPr>
          <w:rFonts w:cstheme="minorHAnsi"/>
        </w:rPr>
        <w:t>sistem</w:t>
      </w:r>
      <w:proofErr w:type="spellEnd"/>
      <w:r w:rsidRPr="00DB25C4">
        <w:rPr>
          <w:rFonts w:cstheme="minorHAnsi"/>
        </w:rPr>
        <w:t xml:space="preserve">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mampu</w:t>
      </w:r>
      <w:proofErr w:type="spellEnd"/>
      <w:r w:rsidRPr="00DB25C4">
        <w:rPr>
          <w:rFonts w:cstheme="minorHAnsi"/>
        </w:rPr>
        <w:t xml:space="preserve"> </w:t>
      </w:r>
      <w:proofErr w:type="spellStart"/>
      <w:r w:rsidRPr="00DB25C4">
        <w:rPr>
          <w:rFonts w:cstheme="minorHAnsi"/>
        </w:rPr>
        <w:t>memahami</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keseluruhan</w:t>
      </w:r>
      <w:proofErr w:type="spellEnd"/>
      <w:r w:rsidRPr="00DB25C4">
        <w:rPr>
          <w:rFonts w:cstheme="minorHAnsi"/>
        </w:rPr>
        <w:t xml:space="preserve">. </w:t>
      </w:r>
      <w:proofErr w:type="spellStart"/>
      <w:r w:rsidRPr="00DB25C4">
        <w:rPr>
          <w:rFonts w:cstheme="minorHAnsi"/>
        </w:rPr>
        <w:t>Namun</w:t>
      </w:r>
      <w:proofErr w:type="spellEnd"/>
      <w:r w:rsidRPr="00DB25C4">
        <w:rPr>
          <w:rFonts w:cstheme="minorHAnsi"/>
        </w:rPr>
        <w:t xml:space="preserve">, </w:t>
      </w:r>
      <w:proofErr w:type="spellStart"/>
      <w:r w:rsidRPr="00DB25C4">
        <w:rPr>
          <w:rFonts w:cstheme="minorHAnsi"/>
        </w:rPr>
        <w:t>masih</w:t>
      </w:r>
      <w:proofErr w:type="spellEnd"/>
      <w:r w:rsidRPr="00DB25C4">
        <w:rPr>
          <w:rFonts w:cstheme="minorHAnsi"/>
        </w:rPr>
        <w:t xml:space="preserve"> </w:t>
      </w:r>
      <w:proofErr w:type="spellStart"/>
      <w:r w:rsidRPr="00DB25C4">
        <w:rPr>
          <w:rFonts w:cstheme="minorHAnsi"/>
        </w:rPr>
        <w:t>ada</w:t>
      </w:r>
      <w:proofErr w:type="spellEnd"/>
      <w:r w:rsidRPr="00DB25C4">
        <w:rPr>
          <w:rFonts w:cstheme="minorHAnsi"/>
        </w:rPr>
        <w:t xml:space="preserve"> 9% </w:t>
      </w:r>
      <w:proofErr w:type="spellStart"/>
      <w:r w:rsidRPr="00DB25C4">
        <w:rPr>
          <w:rFonts w:cstheme="minorHAnsi"/>
        </w:rPr>
        <w:t>responden</w:t>
      </w:r>
      <w:proofErr w:type="spellEnd"/>
      <w:r w:rsidRPr="00DB25C4">
        <w:rPr>
          <w:rFonts w:cstheme="minorHAnsi"/>
        </w:rPr>
        <w:t xml:space="preserve"> yang </w:t>
      </w:r>
      <w:proofErr w:type="spellStart"/>
      <w:r w:rsidRPr="00DB25C4">
        <w:rPr>
          <w:rFonts w:cstheme="minorHAnsi"/>
        </w:rPr>
        <w:t>mengatakan</w:t>
      </w:r>
      <w:proofErr w:type="spellEnd"/>
      <w:r w:rsidRPr="00DB25C4">
        <w:rPr>
          <w:rFonts w:cstheme="minorHAnsi"/>
        </w:rPr>
        <w:t xml:space="preserve"> </w:t>
      </w:r>
      <w:proofErr w:type="spellStart"/>
      <w:r w:rsidRPr="00DB25C4">
        <w:rPr>
          <w:rFonts w:cstheme="minorHAnsi"/>
        </w:rPr>
        <w:t>kurang</w:t>
      </w:r>
      <w:proofErr w:type="spellEnd"/>
      <w:r w:rsidRPr="00DB25C4">
        <w:rPr>
          <w:rFonts w:cstheme="minorHAnsi"/>
        </w:rPr>
        <w:t xml:space="preserve"> </w:t>
      </w:r>
      <w:proofErr w:type="spellStart"/>
      <w:r w:rsidRPr="00DB25C4">
        <w:rPr>
          <w:rFonts w:cstheme="minorHAnsi"/>
        </w:rPr>
        <w:t>paham</w:t>
      </w:r>
      <w:proofErr w:type="spellEnd"/>
      <w:r w:rsidRPr="00DB25C4">
        <w:rPr>
          <w:rFonts w:cstheme="minorHAnsi"/>
        </w:rPr>
        <w:t xml:space="preserve">. Hal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mengindikasikan</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w:t>
      </w:r>
      <w:proofErr w:type="spellStart"/>
      <w:r w:rsidRPr="00DB25C4">
        <w:rPr>
          <w:rFonts w:cstheme="minorHAnsi"/>
        </w:rPr>
        <w:t>terdapat</w:t>
      </w:r>
      <w:proofErr w:type="spellEnd"/>
      <w:r w:rsidRPr="00DB25C4">
        <w:rPr>
          <w:rFonts w:cstheme="minorHAnsi"/>
        </w:rPr>
        <w:t xml:space="preserve"> </w:t>
      </w:r>
      <w:proofErr w:type="spellStart"/>
      <w:r w:rsidRPr="00DB25C4">
        <w:rPr>
          <w:rFonts w:cstheme="minorHAnsi"/>
        </w:rPr>
        <w:t>kekurangan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penyampaian</w:t>
      </w:r>
      <w:proofErr w:type="spellEnd"/>
      <w:r w:rsidRPr="00DB25C4">
        <w:rPr>
          <w:rFonts w:cstheme="minorHAnsi"/>
        </w:rPr>
        <w:t xml:space="preserve"> </w:t>
      </w:r>
      <w:proofErr w:type="spellStart"/>
      <w:r w:rsidRPr="00DB25C4">
        <w:rPr>
          <w:rFonts w:cstheme="minorHAnsi"/>
        </w:rPr>
        <w:t>informasi</w:t>
      </w:r>
      <w:proofErr w:type="spellEnd"/>
      <w:r w:rsidRPr="00DB25C4">
        <w:rPr>
          <w:rFonts w:cstheme="minorHAnsi"/>
        </w:rPr>
        <w:t xml:space="preserve">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kurangnya</w:t>
      </w:r>
      <w:proofErr w:type="spellEnd"/>
      <w:r w:rsidRPr="00DB25C4">
        <w:rPr>
          <w:rFonts w:cstheme="minorHAnsi"/>
        </w:rPr>
        <w:t xml:space="preserve"> </w:t>
      </w:r>
      <w:proofErr w:type="spellStart"/>
      <w:r w:rsidRPr="00DB25C4">
        <w:rPr>
          <w:rFonts w:cstheme="minorHAnsi"/>
        </w:rPr>
        <w:t>akses</w:t>
      </w:r>
      <w:proofErr w:type="spellEnd"/>
      <w:r w:rsidRPr="00DB25C4">
        <w:rPr>
          <w:rFonts w:cstheme="minorHAnsi"/>
        </w:rPr>
        <w:t xml:space="preserve"> </w:t>
      </w:r>
      <w:proofErr w:type="spellStart"/>
      <w:r w:rsidRPr="00DB25C4">
        <w:rPr>
          <w:rFonts w:cstheme="minorHAnsi"/>
        </w:rPr>
        <w:t>terhadap</w:t>
      </w:r>
      <w:proofErr w:type="spellEnd"/>
      <w:r w:rsidRPr="00DB25C4">
        <w:rPr>
          <w:rFonts w:cstheme="minorHAnsi"/>
        </w:rPr>
        <w:t xml:space="preserve"> </w:t>
      </w:r>
      <w:proofErr w:type="spellStart"/>
      <w:r w:rsidRPr="00DB25C4">
        <w:rPr>
          <w:rFonts w:cstheme="minorHAnsi"/>
        </w:rPr>
        <w:t>informasi</w:t>
      </w:r>
      <w:proofErr w:type="spellEnd"/>
      <w:r w:rsidRPr="00DB25C4">
        <w:rPr>
          <w:rFonts w:cstheme="minorHAnsi"/>
        </w:rPr>
        <w:t xml:space="preserve">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sehingga</w:t>
      </w:r>
      <w:proofErr w:type="spellEnd"/>
      <w:r w:rsidRPr="00DB25C4">
        <w:rPr>
          <w:rFonts w:cstheme="minorHAnsi"/>
        </w:rPr>
        <w:t xml:space="preserve">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peningkatan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hal</w:t>
      </w:r>
      <w:proofErr w:type="spellEnd"/>
      <w:r w:rsidRPr="00DB25C4">
        <w:rPr>
          <w:rFonts w:cstheme="minorHAnsi"/>
        </w:rPr>
        <w:t xml:space="preserve"> </w:t>
      </w:r>
      <w:proofErr w:type="spellStart"/>
      <w:r w:rsidRPr="00DB25C4">
        <w:rPr>
          <w:rFonts w:cstheme="minorHAnsi"/>
        </w:rPr>
        <w:t>penyampaian</w:t>
      </w:r>
      <w:proofErr w:type="spellEnd"/>
      <w:r w:rsidRPr="00DB25C4">
        <w:rPr>
          <w:rFonts w:cstheme="minorHAnsi"/>
        </w:rPr>
        <w:t xml:space="preserve"> </w:t>
      </w:r>
      <w:proofErr w:type="spellStart"/>
      <w:r w:rsidRPr="00DB25C4">
        <w:rPr>
          <w:rFonts w:cstheme="minorHAnsi"/>
        </w:rPr>
        <w:t>informasi</w:t>
      </w:r>
      <w:proofErr w:type="spellEnd"/>
      <w:r w:rsidRPr="00DB25C4">
        <w:rPr>
          <w:rFonts w:cstheme="minorHAnsi"/>
        </w:rPr>
        <w:t xml:space="preserve"> </w:t>
      </w:r>
      <w:proofErr w:type="spellStart"/>
      <w:r w:rsidRPr="00DB25C4">
        <w:rPr>
          <w:rFonts w:cstheme="minorHAnsi"/>
        </w:rPr>
        <w:t>mengenai</w:t>
      </w:r>
      <w:proofErr w:type="spellEnd"/>
      <w:r w:rsidRPr="00DB25C4">
        <w:rPr>
          <w:rFonts w:cstheme="minorHAnsi"/>
        </w:rPr>
        <w:t xml:space="preserve"> </w:t>
      </w:r>
      <w:proofErr w:type="spellStart"/>
      <w:r w:rsidRPr="00DB25C4">
        <w:rPr>
          <w:rFonts w:cstheme="minorHAnsi"/>
        </w:rPr>
        <w:t>prosedur</w:t>
      </w:r>
      <w:proofErr w:type="spellEnd"/>
      <w:r w:rsidRPr="00DB25C4">
        <w:rPr>
          <w:rFonts w:cstheme="minorHAnsi"/>
        </w:rPr>
        <w:t xml:space="preserve"> dan </w:t>
      </w:r>
      <w:proofErr w:type="spellStart"/>
      <w:r w:rsidRPr="00DB25C4">
        <w:rPr>
          <w:rFonts w:cstheme="minorHAnsi"/>
        </w:rPr>
        <w:t>sistem</w:t>
      </w:r>
      <w:proofErr w:type="spellEnd"/>
      <w:r w:rsidRPr="00DB25C4">
        <w:rPr>
          <w:rFonts w:cstheme="minorHAnsi"/>
        </w:rPr>
        <w:t xml:space="preserve">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w:t>
      </w:r>
      <w:proofErr w:type="spellStart"/>
      <w:r w:rsidRPr="00DB25C4">
        <w:rPr>
          <w:rFonts w:cstheme="minorHAnsi"/>
        </w:rPr>
        <w:t>Implikasi</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hasil</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adalah</w:t>
      </w:r>
      <w:proofErr w:type="spellEnd"/>
      <w:r w:rsidRPr="00DB25C4">
        <w:rPr>
          <w:rFonts w:cstheme="minorHAnsi"/>
        </w:rPr>
        <w:t xml:space="preserve">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adanya</w:t>
      </w:r>
      <w:proofErr w:type="spellEnd"/>
      <w:r w:rsidRPr="00DB25C4">
        <w:rPr>
          <w:rFonts w:cstheme="minorHAnsi"/>
        </w:rPr>
        <w:t xml:space="preserve"> </w:t>
      </w:r>
      <w:proofErr w:type="spellStart"/>
      <w:r w:rsidRPr="00DB25C4">
        <w:rPr>
          <w:rFonts w:cstheme="minorHAnsi"/>
        </w:rPr>
        <w:t>perbaikan</w:t>
      </w:r>
      <w:proofErr w:type="spellEnd"/>
      <w:r w:rsidRPr="00DB25C4">
        <w:rPr>
          <w:rFonts w:cstheme="minorHAnsi"/>
        </w:rPr>
        <w:t xml:space="preserve"> dan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hal</w:t>
      </w:r>
      <w:proofErr w:type="spellEnd"/>
      <w:r w:rsidRPr="00DB25C4">
        <w:rPr>
          <w:rFonts w:cstheme="minorHAnsi"/>
        </w:rPr>
        <w:t xml:space="preserve"> </w:t>
      </w:r>
      <w:proofErr w:type="spellStart"/>
      <w:r w:rsidRPr="00DB25C4">
        <w:rPr>
          <w:rFonts w:cstheme="minorHAnsi"/>
        </w:rPr>
        <w:t>penyampaian</w:t>
      </w:r>
      <w:proofErr w:type="spellEnd"/>
      <w:r w:rsidRPr="00DB25C4">
        <w:rPr>
          <w:rFonts w:cstheme="minorHAnsi"/>
        </w:rPr>
        <w:t xml:space="preserve"> </w:t>
      </w:r>
      <w:proofErr w:type="spellStart"/>
      <w:r w:rsidRPr="00DB25C4">
        <w:rPr>
          <w:rFonts w:cstheme="minorHAnsi"/>
        </w:rPr>
        <w:t>informasi</w:t>
      </w:r>
      <w:proofErr w:type="spellEnd"/>
      <w:r w:rsidRPr="00DB25C4">
        <w:rPr>
          <w:rFonts w:cstheme="minorHAnsi"/>
        </w:rPr>
        <w:t xml:space="preserve"> dan </w:t>
      </w:r>
      <w:proofErr w:type="spellStart"/>
      <w:r w:rsidRPr="00DB25C4">
        <w:rPr>
          <w:rFonts w:cstheme="minorHAnsi"/>
        </w:rPr>
        <w:t>sosialisasi</w:t>
      </w:r>
      <w:proofErr w:type="spellEnd"/>
      <w:r w:rsidRPr="00DB25C4">
        <w:rPr>
          <w:rFonts w:cstheme="minorHAnsi"/>
        </w:rPr>
        <w:t xml:space="preserve"> </w:t>
      </w:r>
      <w:proofErr w:type="spellStart"/>
      <w:r w:rsidRPr="00DB25C4">
        <w:rPr>
          <w:rFonts w:cstheme="minorHAnsi"/>
        </w:rPr>
        <w:t>mengenai</w:t>
      </w:r>
      <w:proofErr w:type="spellEnd"/>
      <w:r w:rsidRPr="00DB25C4">
        <w:rPr>
          <w:rFonts w:cstheme="minorHAnsi"/>
        </w:rPr>
        <w:t xml:space="preserve"> </w:t>
      </w:r>
      <w:proofErr w:type="spellStart"/>
      <w:r w:rsidRPr="00DB25C4">
        <w:rPr>
          <w:rFonts w:cstheme="minorHAnsi"/>
        </w:rPr>
        <w:t>prosedur</w:t>
      </w:r>
      <w:proofErr w:type="spellEnd"/>
      <w:r w:rsidRPr="00DB25C4">
        <w:rPr>
          <w:rFonts w:cstheme="minorHAnsi"/>
        </w:rPr>
        <w:t xml:space="preserve"> dan </w:t>
      </w:r>
      <w:proofErr w:type="spellStart"/>
      <w:r w:rsidRPr="00DB25C4">
        <w:rPr>
          <w:rFonts w:cstheme="minorHAnsi"/>
        </w:rPr>
        <w:t>sistem</w:t>
      </w:r>
      <w:proofErr w:type="spellEnd"/>
      <w:r w:rsidRPr="00DB25C4">
        <w:rPr>
          <w:rFonts w:cstheme="minorHAnsi"/>
        </w:rPr>
        <w:t xml:space="preserve">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w:t>
      </w:r>
      <w:proofErr w:type="spellStart"/>
      <w:r w:rsidRPr="00DB25C4">
        <w:rPr>
          <w:rFonts w:cstheme="minorHAnsi"/>
        </w:rPr>
        <w:t>Penyampaian</w:t>
      </w:r>
      <w:proofErr w:type="spellEnd"/>
      <w:r w:rsidRPr="00DB25C4">
        <w:rPr>
          <w:rFonts w:cstheme="minorHAnsi"/>
        </w:rPr>
        <w:t xml:space="preserve"> </w:t>
      </w:r>
      <w:proofErr w:type="spellStart"/>
      <w:r w:rsidRPr="00DB25C4">
        <w:rPr>
          <w:rFonts w:cstheme="minorHAnsi"/>
        </w:rPr>
        <w:t>informasi</w:t>
      </w:r>
      <w:proofErr w:type="spellEnd"/>
      <w:r w:rsidRPr="00DB25C4">
        <w:rPr>
          <w:rFonts w:cstheme="minorHAnsi"/>
        </w:rPr>
        <w:t xml:space="preserve"> yang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efektif</w:t>
      </w:r>
      <w:proofErr w:type="spellEnd"/>
      <w:r w:rsidRPr="00DB25C4">
        <w:rPr>
          <w:rFonts w:cstheme="minorHAnsi"/>
        </w:rPr>
        <w:t xml:space="preserve"> dan </w:t>
      </w:r>
      <w:proofErr w:type="spellStart"/>
      <w:r w:rsidRPr="00DB25C4">
        <w:rPr>
          <w:rFonts w:cstheme="minorHAnsi"/>
        </w:rPr>
        <w:t>efisien</w:t>
      </w:r>
      <w:proofErr w:type="spellEnd"/>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membantu</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pemahaman</w:t>
      </w:r>
      <w:proofErr w:type="spellEnd"/>
      <w:r w:rsidRPr="00DB25C4">
        <w:rPr>
          <w:rFonts w:cstheme="minorHAnsi"/>
        </w:rPr>
        <w:t xml:space="preserve"> dan </w:t>
      </w:r>
      <w:proofErr w:type="spellStart"/>
      <w:r w:rsidRPr="00DB25C4">
        <w:rPr>
          <w:rFonts w:cstheme="minorHAnsi"/>
        </w:rPr>
        <w:t>partisipasi</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proses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membantu</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yang </w:t>
      </w:r>
      <w:proofErr w:type="spellStart"/>
      <w:r w:rsidRPr="00DB25C4">
        <w:rPr>
          <w:rFonts w:cstheme="minorHAnsi"/>
        </w:rPr>
        <w:t>mendaftar</w:t>
      </w:r>
      <w:proofErr w:type="spellEnd"/>
      <w:r w:rsidRPr="00DB25C4">
        <w:rPr>
          <w:rFonts w:cstheme="minorHAnsi"/>
        </w:rPr>
        <w:t xml:space="preserve">. </w:t>
      </w:r>
      <w:proofErr w:type="spellStart"/>
      <w:r w:rsidRPr="00DB25C4">
        <w:rPr>
          <w:rFonts w:cstheme="minorHAnsi"/>
        </w:rPr>
        <w:t>Selain</w:t>
      </w:r>
      <w:proofErr w:type="spellEnd"/>
      <w:r w:rsidRPr="00DB25C4">
        <w:rPr>
          <w:rFonts w:cstheme="minorHAnsi"/>
        </w:rPr>
        <w:t xml:space="preserve"> </w:t>
      </w:r>
      <w:proofErr w:type="spellStart"/>
      <w:r w:rsidRPr="00DB25C4">
        <w:rPr>
          <w:rFonts w:cstheme="minorHAnsi"/>
        </w:rPr>
        <w:t>itu</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adanya</w:t>
      </w:r>
      <w:proofErr w:type="spellEnd"/>
      <w:r w:rsidRPr="00DB25C4">
        <w:rPr>
          <w:rFonts w:cstheme="minorHAnsi"/>
        </w:rPr>
        <w:t xml:space="preserve"> </w:t>
      </w:r>
      <w:proofErr w:type="spellStart"/>
      <w:r w:rsidRPr="00DB25C4">
        <w:rPr>
          <w:rFonts w:cstheme="minorHAnsi"/>
        </w:rPr>
        <w:t>pemahaman</w:t>
      </w:r>
      <w:proofErr w:type="spellEnd"/>
      <w:r w:rsidRPr="00DB25C4">
        <w:rPr>
          <w:rFonts w:cstheme="minorHAnsi"/>
        </w:rPr>
        <w:t xml:space="preserve"> yang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mengenai</w:t>
      </w:r>
      <w:proofErr w:type="spellEnd"/>
      <w:r w:rsidRPr="00DB25C4">
        <w:rPr>
          <w:rFonts w:cstheme="minorHAnsi"/>
        </w:rPr>
        <w:t xml:space="preserve"> </w:t>
      </w:r>
      <w:proofErr w:type="spellStart"/>
      <w:r w:rsidRPr="00DB25C4">
        <w:rPr>
          <w:rFonts w:cstheme="minorHAnsi"/>
        </w:rPr>
        <w:t>prosedur</w:t>
      </w:r>
      <w:proofErr w:type="spellEnd"/>
      <w:r w:rsidRPr="00DB25C4">
        <w:rPr>
          <w:rFonts w:cstheme="minorHAnsi"/>
        </w:rPr>
        <w:t xml:space="preserve"> dan </w:t>
      </w:r>
      <w:proofErr w:type="spellStart"/>
      <w:r w:rsidRPr="00DB25C4">
        <w:rPr>
          <w:rFonts w:cstheme="minorHAnsi"/>
        </w:rPr>
        <w:t>sistem</w:t>
      </w:r>
      <w:proofErr w:type="spellEnd"/>
      <w:r w:rsidRPr="00DB25C4">
        <w:rPr>
          <w:rFonts w:cstheme="minorHAnsi"/>
        </w:rPr>
        <w:t xml:space="preserve">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diharapkan</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juga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mempersiapkan</w:t>
      </w:r>
      <w:proofErr w:type="spellEnd"/>
      <w:r w:rsidRPr="00DB25C4">
        <w:rPr>
          <w:rFonts w:cstheme="minorHAnsi"/>
        </w:rPr>
        <w:t xml:space="preserve"> </w:t>
      </w:r>
      <w:proofErr w:type="spellStart"/>
      <w:r w:rsidRPr="00DB25C4">
        <w:rPr>
          <w:rFonts w:cstheme="minorHAnsi"/>
        </w:rPr>
        <w:t>diri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dan </w:t>
      </w:r>
      <w:proofErr w:type="spellStart"/>
      <w:r w:rsidRPr="00DB25C4">
        <w:rPr>
          <w:rFonts w:cstheme="minorHAnsi"/>
        </w:rPr>
        <w:t>mendapatkan</w:t>
      </w:r>
      <w:proofErr w:type="spellEnd"/>
      <w:r w:rsidRPr="00DB25C4">
        <w:rPr>
          <w:rFonts w:cstheme="minorHAnsi"/>
        </w:rPr>
        <w:t xml:space="preserve"> </w:t>
      </w:r>
      <w:proofErr w:type="spellStart"/>
      <w:r w:rsidRPr="00DB25C4">
        <w:rPr>
          <w:rFonts w:cstheme="minorHAnsi"/>
        </w:rPr>
        <w:t>kesempatan</w:t>
      </w:r>
      <w:proofErr w:type="spellEnd"/>
      <w:r w:rsidRPr="00DB25C4">
        <w:rPr>
          <w:rFonts w:cstheme="minorHAnsi"/>
        </w:rPr>
        <w:t xml:space="preserve"> yang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besar</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diterima</w:t>
      </w:r>
      <w:proofErr w:type="spellEnd"/>
      <w:r w:rsidRPr="00DB25C4">
        <w:rPr>
          <w:rFonts w:cstheme="minorHAnsi"/>
        </w:rPr>
        <w:t xml:space="preserve"> </w:t>
      </w:r>
      <w:proofErr w:type="spellStart"/>
      <w:r w:rsidRPr="00DB25C4">
        <w:rPr>
          <w:rFonts w:cstheme="minorHAnsi"/>
        </w:rPr>
        <w:t>sebagai</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w:t>
      </w:r>
    </w:p>
    <w:p w14:paraId="4C040629" w14:textId="77777777" w:rsidR="001E7FBB" w:rsidRPr="00DB25C4" w:rsidRDefault="001E7FBB" w:rsidP="00687314">
      <w:pPr>
        <w:spacing w:after="0" w:line="240" w:lineRule="auto"/>
        <w:rPr>
          <w:rFonts w:cstheme="minorHAnsi"/>
        </w:rPr>
      </w:pPr>
      <w:r w:rsidRPr="00DB25C4">
        <w:rPr>
          <w:rFonts w:cstheme="minorHAnsi"/>
        </w:rPr>
        <w:br w:type="page"/>
      </w:r>
    </w:p>
    <w:p w14:paraId="516D3AA2" w14:textId="26C477AD" w:rsidR="001E7FBB" w:rsidRPr="00DB25C4" w:rsidRDefault="001107A5" w:rsidP="001107A5">
      <w:pPr>
        <w:spacing w:after="0" w:line="240" w:lineRule="auto"/>
        <w:ind w:left="338"/>
        <w:jc w:val="center"/>
        <w:rPr>
          <w:rFonts w:eastAsia="Calibri" w:cstheme="minorHAnsi"/>
        </w:rPr>
      </w:pPr>
      <w:r>
        <w:rPr>
          <w:noProof/>
        </w:rPr>
        <w:lastRenderedPageBreak/>
        <w:drawing>
          <wp:inline distT="0" distB="0" distL="0" distR="0" wp14:anchorId="5A2FF540" wp14:editId="205004F3">
            <wp:extent cx="4914900" cy="2219325"/>
            <wp:effectExtent l="19050" t="19050" r="19050" b="285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14900" cy="2219325"/>
                    </a:xfrm>
                    <a:prstGeom prst="rect">
                      <a:avLst/>
                    </a:prstGeom>
                    <a:noFill/>
                    <a:ln>
                      <a:solidFill>
                        <a:schemeClr val="tx1"/>
                      </a:solidFill>
                    </a:ln>
                  </pic:spPr>
                </pic:pic>
              </a:graphicData>
            </a:graphic>
          </wp:inline>
        </w:drawing>
      </w:r>
    </w:p>
    <w:p w14:paraId="666F3204" w14:textId="49256252" w:rsidR="001E7FBB" w:rsidRPr="00DB25C4" w:rsidRDefault="001E7FBB" w:rsidP="00687314">
      <w:pPr>
        <w:spacing w:after="0" w:line="240" w:lineRule="auto"/>
        <w:ind w:left="338"/>
        <w:jc w:val="both"/>
        <w:rPr>
          <w:rFonts w:cstheme="minorHAnsi"/>
        </w:rPr>
      </w:pPr>
    </w:p>
    <w:p w14:paraId="353D84B6" w14:textId="77777777" w:rsidR="001E7FBB" w:rsidRDefault="001E7FBB" w:rsidP="00687314">
      <w:pPr>
        <w:spacing w:after="0" w:line="240" w:lineRule="auto"/>
        <w:ind w:left="338"/>
        <w:jc w:val="both"/>
        <w:rPr>
          <w:rFonts w:cstheme="minorHAnsi"/>
        </w:rPr>
      </w:pP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terkait</w:t>
      </w:r>
      <w:proofErr w:type="spellEnd"/>
      <w:r w:rsidRPr="00DB25C4">
        <w:rPr>
          <w:rFonts w:eastAsia="Calibri" w:cstheme="minorHAnsi"/>
        </w:rPr>
        <w:t xml:space="preserve"> </w:t>
      </w:r>
      <w:proofErr w:type="spellStart"/>
      <w:r w:rsidRPr="00DB25C4">
        <w:rPr>
          <w:rFonts w:eastAsia="Calibri" w:cstheme="minorHAnsi"/>
        </w:rPr>
        <w:t>kepuasan</w:t>
      </w:r>
      <w:proofErr w:type="spellEnd"/>
      <w:r w:rsidRPr="00DB25C4">
        <w:rPr>
          <w:rFonts w:eastAsia="Calibri" w:cstheme="minorHAnsi"/>
        </w:rPr>
        <w:t xml:space="preserve"> </w:t>
      </w:r>
      <w:proofErr w:type="spellStart"/>
      <w:r w:rsidRPr="00DB25C4">
        <w:rPr>
          <w:rFonts w:eastAsia="Calibri" w:cstheme="minorHAnsi"/>
        </w:rPr>
        <w:t>tentang</w:t>
      </w:r>
      <w:proofErr w:type="spellEnd"/>
      <w:r w:rsidRPr="00DB25C4">
        <w:rPr>
          <w:rFonts w:eastAsia="Calibri" w:cstheme="minorHAnsi"/>
        </w:rPr>
        <w:t xml:space="preserve"> </w:t>
      </w:r>
      <w:proofErr w:type="spellStart"/>
      <w:r w:rsidRPr="00DB25C4">
        <w:rPr>
          <w:rFonts w:eastAsia="Calibri" w:cstheme="minorHAnsi"/>
        </w:rPr>
        <w:t>seleksi</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baru</w:t>
      </w:r>
      <w:proofErr w:type="spellEnd"/>
      <w:r w:rsidRPr="00DB25C4">
        <w:rPr>
          <w:rFonts w:eastAsia="Calibri" w:cstheme="minorHAnsi"/>
        </w:rPr>
        <w:t xml:space="preserve">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dijalankan</w:t>
      </w:r>
      <w:proofErr w:type="spellEnd"/>
      <w:r w:rsidRPr="00DB25C4">
        <w:rPr>
          <w:rFonts w:eastAsia="Calibri" w:cstheme="minorHAnsi"/>
        </w:rPr>
        <w:t xml:space="preserve"> dan </w:t>
      </w:r>
      <w:proofErr w:type="spellStart"/>
      <w:r w:rsidRPr="00DB25C4">
        <w:rPr>
          <w:rFonts w:eastAsia="Calibri" w:cstheme="minorHAnsi"/>
        </w:rPr>
        <w:t>sebanyak</w:t>
      </w:r>
      <w:proofErr w:type="spellEnd"/>
      <w:r w:rsidRPr="00DB25C4">
        <w:rPr>
          <w:rFonts w:eastAsia="Calibri" w:cstheme="minorHAnsi"/>
        </w:rPr>
        <w:t xml:space="preserve"> 54,5% </w:t>
      </w:r>
      <w:proofErr w:type="spellStart"/>
      <w:r w:rsidRPr="00DB25C4">
        <w:rPr>
          <w:rFonts w:eastAsia="Calibri" w:cstheme="minorHAnsi"/>
        </w:rPr>
        <w:t>mengatakan</w:t>
      </w:r>
      <w:proofErr w:type="spellEnd"/>
      <w:r w:rsidRPr="00DB25C4">
        <w:rPr>
          <w:rFonts w:eastAsia="Calibri" w:cstheme="minorHAnsi"/>
        </w:rPr>
        <w:t xml:space="preserve"> </w:t>
      </w:r>
      <w:proofErr w:type="spellStart"/>
      <w:r w:rsidRPr="00DB25C4">
        <w:rPr>
          <w:rFonts w:eastAsia="Calibri" w:cstheme="minorHAnsi"/>
        </w:rPr>
        <w:t>paham</w:t>
      </w:r>
      <w:proofErr w:type="spellEnd"/>
      <w:r w:rsidRPr="00DB25C4">
        <w:rPr>
          <w:rFonts w:eastAsia="Calibri" w:cstheme="minorHAnsi"/>
        </w:rPr>
        <w:t xml:space="preserve"> </w:t>
      </w:r>
      <w:proofErr w:type="spellStart"/>
      <w:r w:rsidRPr="00DB25C4">
        <w:rPr>
          <w:rFonts w:eastAsia="Calibri" w:cstheme="minorHAnsi"/>
        </w:rPr>
        <w:t>sementara</w:t>
      </w:r>
      <w:proofErr w:type="spellEnd"/>
      <w:r w:rsidRPr="00DB25C4">
        <w:rPr>
          <w:rFonts w:eastAsia="Calibri" w:cstheme="minorHAnsi"/>
        </w:rPr>
        <w:t xml:space="preserve"> 45,5 % </w:t>
      </w:r>
      <w:proofErr w:type="spellStart"/>
      <w:r w:rsidRPr="00DB25C4">
        <w:rPr>
          <w:rFonts w:eastAsia="Calibri" w:cstheme="minorHAnsi"/>
        </w:rPr>
        <w:t>mengatakan</w:t>
      </w:r>
      <w:proofErr w:type="spellEnd"/>
      <w:r w:rsidRPr="00DB25C4">
        <w:rPr>
          <w:rFonts w:eastAsia="Calibri" w:cstheme="minorHAnsi"/>
        </w:rPr>
        <w:t xml:space="preserve"> sangat </w:t>
      </w:r>
      <w:proofErr w:type="spellStart"/>
      <w:r w:rsidRPr="00DB25C4">
        <w:rPr>
          <w:rFonts w:eastAsia="Calibri" w:cstheme="minorHAnsi"/>
        </w:rPr>
        <w:t>paham</w:t>
      </w:r>
      <w:proofErr w:type="spellEnd"/>
      <w:r w:rsidRPr="00DB25C4">
        <w:rPr>
          <w:rFonts w:eastAsia="Calibri" w:cstheme="minorHAnsi"/>
        </w:rPr>
        <w:t xml:space="preserve">. </w:t>
      </w:r>
      <w:r w:rsidRPr="00DB25C4">
        <w:rPr>
          <w:rFonts w:cstheme="minorHAnsi"/>
        </w:rPr>
        <w:t xml:space="preserve">Data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menunjukkan</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w:t>
      </w:r>
      <w:proofErr w:type="spellStart"/>
      <w:r w:rsidRPr="00DB25C4">
        <w:rPr>
          <w:rFonts w:cstheme="minorHAnsi"/>
        </w:rPr>
        <w:t>mayoritas</w:t>
      </w:r>
      <w:proofErr w:type="spellEnd"/>
      <w:r w:rsidRPr="00DB25C4">
        <w:rPr>
          <w:rFonts w:cstheme="minorHAnsi"/>
        </w:rPr>
        <w:t xml:space="preserve"> </w:t>
      </w:r>
      <w:proofErr w:type="spellStart"/>
      <w:r w:rsidRPr="00DB25C4">
        <w:rPr>
          <w:rFonts w:cstheme="minorHAnsi"/>
        </w:rPr>
        <w:t>responden</w:t>
      </w:r>
      <w:proofErr w:type="spellEnd"/>
      <w:r w:rsidRPr="00DB25C4">
        <w:rPr>
          <w:rFonts w:cstheme="minorHAnsi"/>
        </w:rPr>
        <w:t xml:space="preserve"> </w:t>
      </w:r>
      <w:proofErr w:type="spellStart"/>
      <w:r w:rsidRPr="00DB25C4">
        <w:rPr>
          <w:rFonts w:cstheme="minorHAnsi"/>
        </w:rPr>
        <w:t>merasa</w:t>
      </w:r>
      <w:proofErr w:type="spellEnd"/>
      <w:r w:rsidRPr="00DB25C4">
        <w:rPr>
          <w:rFonts w:cstheme="minorHAnsi"/>
        </w:rPr>
        <w:t xml:space="preserve"> </w:t>
      </w:r>
      <w:proofErr w:type="spellStart"/>
      <w:r w:rsidRPr="00DB25C4">
        <w:rPr>
          <w:rFonts w:cstheme="minorHAnsi"/>
        </w:rPr>
        <w:t>puas</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seleksi</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dan </w:t>
      </w:r>
      <w:proofErr w:type="spellStart"/>
      <w:r w:rsidRPr="00DB25C4">
        <w:rPr>
          <w:rFonts w:cstheme="minorHAnsi"/>
        </w:rPr>
        <w:t>memahami</w:t>
      </w:r>
      <w:proofErr w:type="spellEnd"/>
      <w:r w:rsidRPr="00DB25C4">
        <w:rPr>
          <w:rFonts w:cstheme="minorHAnsi"/>
        </w:rPr>
        <w:t xml:space="preserve"> proses </w:t>
      </w:r>
      <w:proofErr w:type="spellStart"/>
      <w:r w:rsidRPr="00DB25C4">
        <w:rPr>
          <w:rFonts w:cstheme="minorHAnsi"/>
        </w:rPr>
        <w:t>seleksinya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itu</w:t>
      </w:r>
      <w:proofErr w:type="spellEnd"/>
      <w:r w:rsidRPr="00DB25C4">
        <w:rPr>
          <w:rFonts w:cstheme="minorHAnsi"/>
        </w:rPr>
        <w:t xml:space="preserve"> </w:t>
      </w:r>
      <w:proofErr w:type="spellStart"/>
      <w:r w:rsidRPr="00DB25C4">
        <w:rPr>
          <w:rFonts w:cstheme="minorHAnsi"/>
        </w:rPr>
        <w:t>hanya</w:t>
      </w:r>
      <w:proofErr w:type="spellEnd"/>
      <w:r w:rsidRPr="00DB25C4">
        <w:rPr>
          <w:rFonts w:cstheme="minorHAnsi"/>
        </w:rPr>
        <w:t xml:space="preserve"> </w:t>
      </w:r>
      <w:proofErr w:type="spellStart"/>
      <w:r w:rsidRPr="00DB25C4">
        <w:rPr>
          <w:rFonts w:cstheme="minorHAnsi"/>
        </w:rPr>
        <w:t>paham</w:t>
      </w:r>
      <w:proofErr w:type="spellEnd"/>
      <w:r w:rsidRPr="00DB25C4">
        <w:rPr>
          <w:rFonts w:cstheme="minorHAnsi"/>
        </w:rPr>
        <w:t xml:space="preserve"> </w:t>
      </w:r>
      <w:proofErr w:type="spellStart"/>
      <w:r w:rsidRPr="00DB25C4">
        <w:rPr>
          <w:rFonts w:cstheme="minorHAnsi"/>
        </w:rPr>
        <w:t>atau</w:t>
      </w:r>
      <w:proofErr w:type="spellEnd"/>
      <w:r w:rsidRPr="00DB25C4">
        <w:rPr>
          <w:rFonts w:cstheme="minorHAnsi"/>
        </w:rPr>
        <w:t xml:space="preserve"> sangat </w:t>
      </w:r>
      <w:proofErr w:type="spellStart"/>
      <w:r w:rsidRPr="00DB25C4">
        <w:rPr>
          <w:rFonts w:cstheme="minorHAnsi"/>
        </w:rPr>
        <w:t>paham</w:t>
      </w:r>
      <w:proofErr w:type="spellEnd"/>
      <w:r w:rsidRPr="00DB25C4">
        <w:rPr>
          <w:rFonts w:cstheme="minorHAnsi"/>
        </w:rPr>
        <w:t xml:space="preserve">. Hal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diartikan</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proses </w:t>
      </w:r>
      <w:proofErr w:type="spellStart"/>
      <w:r w:rsidRPr="00DB25C4">
        <w:rPr>
          <w:rFonts w:cstheme="minorHAnsi"/>
        </w:rPr>
        <w:t>seleksi</w:t>
      </w:r>
      <w:proofErr w:type="spellEnd"/>
      <w:r w:rsidRPr="00DB25C4">
        <w:rPr>
          <w:rFonts w:cstheme="minorHAnsi"/>
        </w:rPr>
        <w:t xml:space="preserve">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berjalan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dan </w:t>
      </w:r>
      <w:proofErr w:type="spellStart"/>
      <w:r w:rsidRPr="00DB25C4">
        <w:rPr>
          <w:rFonts w:cstheme="minorHAnsi"/>
        </w:rPr>
        <w:t>transparan</w:t>
      </w:r>
      <w:proofErr w:type="spellEnd"/>
      <w:r w:rsidRPr="00DB25C4">
        <w:rPr>
          <w:rFonts w:cstheme="minorHAnsi"/>
        </w:rPr>
        <w:t xml:space="preserve"> </w:t>
      </w:r>
      <w:proofErr w:type="spellStart"/>
      <w:r w:rsidRPr="00DB25C4">
        <w:rPr>
          <w:rFonts w:cstheme="minorHAnsi"/>
        </w:rPr>
        <w:t>sehingga</w:t>
      </w:r>
      <w:proofErr w:type="spellEnd"/>
      <w:r w:rsidRPr="00DB25C4">
        <w:rPr>
          <w:rFonts w:cstheme="minorHAnsi"/>
        </w:rPr>
        <w:t xml:space="preserve"> para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memahaminya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Implikasi</w:t>
      </w:r>
      <w:proofErr w:type="spellEnd"/>
      <w:r w:rsidRPr="00DB25C4">
        <w:rPr>
          <w:rFonts w:cstheme="minorHAnsi"/>
        </w:rPr>
        <w:t xml:space="preserve"> yang </w:t>
      </w:r>
      <w:proofErr w:type="spellStart"/>
      <w:r w:rsidRPr="00DB25C4">
        <w:rPr>
          <w:rFonts w:cstheme="minorHAnsi"/>
        </w:rPr>
        <w:t>muncul</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data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adalah</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w:t>
      </w:r>
      <w:proofErr w:type="spellStart"/>
      <w:r w:rsidRPr="00DB25C4">
        <w:rPr>
          <w:rFonts w:cstheme="minorHAnsi"/>
        </w:rPr>
        <w:t>pihak</w:t>
      </w:r>
      <w:proofErr w:type="spellEnd"/>
      <w:r w:rsidRPr="00DB25C4">
        <w:rPr>
          <w:rFonts w:cstheme="minorHAnsi"/>
        </w:rPr>
        <w:t xml:space="preserve"> universitas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mempertahankan</w:t>
      </w:r>
      <w:proofErr w:type="spellEnd"/>
      <w:r w:rsidRPr="00DB25C4">
        <w:rPr>
          <w:rFonts w:cstheme="minorHAnsi"/>
        </w:rPr>
        <w:t xml:space="preserve">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dan </w:t>
      </w:r>
      <w:proofErr w:type="spellStart"/>
      <w:r w:rsidRPr="00DB25C4">
        <w:rPr>
          <w:rFonts w:cstheme="minorHAnsi"/>
        </w:rPr>
        <w:t>transparansi</w:t>
      </w:r>
      <w:proofErr w:type="spellEnd"/>
      <w:r w:rsidRPr="00DB25C4">
        <w:rPr>
          <w:rFonts w:cstheme="minorHAnsi"/>
        </w:rPr>
        <w:t xml:space="preserve"> proses </w:t>
      </w:r>
      <w:proofErr w:type="spellStart"/>
      <w:r w:rsidRPr="00DB25C4">
        <w:rPr>
          <w:rFonts w:cstheme="minorHAnsi"/>
        </w:rPr>
        <w:t>seleksi</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begitu</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memahami</w:t>
      </w:r>
      <w:proofErr w:type="spellEnd"/>
      <w:r w:rsidRPr="00DB25C4">
        <w:rPr>
          <w:rFonts w:cstheme="minorHAnsi"/>
        </w:rPr>
        <w:t xml:space="preserve"> proses </w:t>
      </w:r>
      <w:proofErr w:type="spellStart"/>
      <w:r w:rsidRPr="00DB25C4">
        <w:rPr>
          <w:rFonts w:cstheme="minorHAnsi"/>
        </w:rPr>
        <w:t>seleksi</w:t>
      </w:r>
      <w:proofErr w:type="spellEnd"/>
      <w:r w:rsidRPr="00DB25C4">
        <w:rPr>
          <w:rFonts w:cstheme="minorHAnsi"/>
        </w:rPr>
        <w:t xml:space="preserve"> dan </w:t>
      </w:r>
      <w:proofErr w:type="spellStart"/>
      <w:r w:rsidRPr="00DB25C4">
        <w:rPr>
          <w:rFonts w:cstheme="minorHAnsi"/>
        </w:rPr>
        <w:t>merasa</w:t>
      </w:r>
      <w:proofErr w:type="spellEnd"/>
      <w:r w:rsidRPr="00DB25C4">
        <w:rPr>
          <w:rFonts w:cstheme="minorHAnsi"/>
        </w:rPr>
        <w:t xml:space="preserve">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puas</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keputusan</w:t>
      </w:r>
      <w:proofErr w:type="spellEnd"/>
      <w:r w:rsidRPr="00DB25C4">
        <w:rPr>
          <w:rFonts w:cstheme="minorHAnsi"/>
        </w:rPr>
        <w:t xml:space="preserve"> yang </w:t>
      </w:r>
      <w:proofErr w:type="spellStart"/>
      <w:r w:rsidRPr="00DB25C4">
        <w:rPr>
          <w:rFonts w:cstheme="minorHAnsi"/>
        </w:rPr>
        <w:t>diambil</w:t>
      </w:r>
      <w:proofErr w:type="spellEnd"/>
      <w:r w:rsidRPr="00DB25C4">
        <w:rPr>
          <w:rFonts w:cstheme="minorHAnsi"/>
        </w:rPr>
        <w:t xml:space="preserve">. </w:t>
      </w:r>
      <w:proofErr w:type="spellStart"/>
      <w:r w:rsidRPr="00DB25C4">
        <w:rPr>
          <w:rFonts w:cstheme="minorHAnsi"/>
        </w:rPr>
        <w:t>Selain</w:t>
      </w:r>
      <w:proofErr w:type="spellEnd"/>
      <w:r w:rsidRPr="00DB25C4">
        <w:rPr>
          <w:rFonts w:cstheme="minorHAnsi"/>
        </w:rPr>
        <w:t xml:space="preserve"> </w:t>
      </w:r>
      <w:proofErr w:type="spellStart"/>
      <w:r w:rsidRPr="00DB25C4">
        <w:rPr>
          <w:rFonts w:cstheme="minorHAnsi"/>
        </w:rPr>
        <w:t>itu</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adanya</w:t>
      </w:r>
      <w:proofErr w:type="spellEnd"/>
      <w:r w:rsidRPr="00DB25C4">
        <w:rPr>
          <w:rFonts w:cstheme="minorHAnsi"/>
        </w:rPr>
        <w:t xml:space="preserve"> </w:t>
      </w:r>
      <w:proofErr w:type="spellStart"/>
      <w:r w:rsidRPr="00DB25C4">
        <w:rPr>
          <w:rFonts w:cstheme="minorHAnsi"/>
        </w:rPr>
        <w:t>kepuasan</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universitas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memperoleh</w:t>
      </w:r>
      <w:proofErr w:type="spellEnd"/>
      <w:r w:rsidRPr="00DB25C4">
        <w:rPr>
          <w:rFonts w:cstheme="minorHAnsi"/>
        </w:rPr>
        <w:t xml:space="preserve"> </w:t>
      </w:r>
      <w:proofErr w:type="spellStart"/>
      <w:r w:rsidRPr="00DB25C4">
        <w:rPr>
          <w:rFonts w:cstheme="minorHAnsi"/>
        </w:rPr>
        <w:t>reputasi</w:t>
      </w:r>
      <w:proofErr w:type="spellEnd"/>
      <w:r w:rsidRPr="00DB25C4">
        <w:rPr>
          <w:rFonts w:cstheme="minorHAnsi"/>
        </w:rPr>
        <w:t xml:space="preserve"> yang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dan </w:t>
      </w:r>
      <w:proofErr w:type="spellStart"/>
      <w:r w:rsidRPr="00DB25C4">
        <w:rPr>
          <w:rFonts w:cstheme="minorHAnsi"/>
        </w:rPr>
        <w:t>menarik</w:t>
      </w:r>
      <w:proofErr w:type="spellEnd"/>
      <w:r w:rsidRPr="00DB25C4">
        <w:rPr>
          <w:rFonts w:cstheme="minorHAnsi"/>
        </w:rPr>
        <w:t xml:space="preserve"> </w:t>
      </w:r>
      <w:proofErr w:type="spellStart"/>
      <w:r w:rsidRPr="00DB25C4">
        <w:rPr>
          <w:rFonts w:cstheme="minorHAnsi"/>
        </w:rPr>
        <w:t>minat</w:t>
      </w:r>
      <w:proofErr w:type="spellEnd"/>
      <w:r w:rsidRPr="00DB25C4">
        <w:rPr>
          <w:rFonts w:cstheme="minorHAnsi"/>
        </w:rPr>
        <w:t xml:space="preserve">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banyak</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mendaftar</w:t>
      </w:r>
      <w:proofErr w:type="spellEnd"/>
      <w:r w:rsidRPr="00DB25C4">
        <w:rPr>
          <w:rFonts w:cstheme="minorHAnsi"/>
        </w:rPr>
        <w:t xml:space="preserve"> di universitas </w:t>
      </w:r>
      <w:proofErr w:type="spellStart"/>
      <w:r w:rsidRPr="00DB25C4">
        <w:rPr>
          <w:rFonts w:cstheme="minorHAnsi"/>
        </w:rPr>
        <w:t>tersebut</w:t>
      </w:r>
      <w:proofErr w:type="spellEnd"/>
      <w:r w:rsidRPr="00DB25C4">
        <w:rPr>
          <w:rFonts w:cstheme="minorHAnsi"/>
        </w:rPr>
        <w:t>.</w:t>
      </w:r>
    </w:p>
    <w:p w14:paraId="33E2AD1D" w14:textId="77777777" w:rsidR="001107A5" w:rsidRPr="00DB25C4" w:rsidRDefault="001107A5" w:rsidP="00687314">
      <w:pPr>
        <w:spacing w:after="0" w:line="240" w:lineRule="auto"/>
        <w:ind w:left="338"/>
        <w:jc w:val="both"/>
        <w:rPr>
          <w:rFonts w:cstheme="minorHAnsi"/>
        </w:rPr>
      </w:pPr>
    </w:p>
    <w:p w14:paraId="14190A25" w14:textId="1D44B8B6" w:rsidR="001E7FBB" w:rsidRPr="00DB25C4" w:rsidRDefault="00DB25C4" w:rsidP="00687314">
      <w:pPr>
        <w:spacing w:after="0" w:line="240" w:lineRule="auto"/>
        <w:ind w:left="338"/>
        <w:jc w:val="center"/>
        <w:rPr>
          <w:rFonts w:eastAsia="Calibri" w:cstheme="minorHAnsi"/>
        </w:rPr>
      </w:pPr>
      <w:r>
        <w:rPr>
          <w:noProof/>
        </w:rPr>
        <w:drawing>
          <wp:inline distT="0" distB="0" distL="0" distR="0" wp14:anchorId="706EDB42" wp14:editId="2E6C5ED8">
            <wp:extent cx="4857750" cy="1885950"/>
            <wp:effectExtent l="19050" t="19050" r="19050"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857750" cy="1885950"/>
                    </a:xfrm>
                    <a:prstGeom prst="rect">
                      <a:avLst/>
                    </a:prstGeom>
                    <a:noFill/>
                    <a:ln>
                      <a:solidFill>
                        <a:schemeClr val="tx1"/>
                      </a:solidFill>
                    </a:ln>
                  </pic:spPr>
                </pic:pic>
              </a:graphicData>
            </a:graphic>
          </wp:inline>
        </w:drawing>
      </w:r>
    </w:p>
    <w:p w14:paraId="1FA6E09F" w14:textId="25D55D99" w:rsidR="001E7FBB" w:rsidRPr="00DB25C4" w:rsidRDefault="001E7FBB" w:rsidP="00687314">
      <w:pPr>
        <w:spacing w:after="0" w:line="240" w:lineRule="auto"/>
        <w:ind w:left="338"/>
        <w:rPr>
          <w:rFonts w:eastAsia="Calibri" w:cstheme="minorHAnsi"/>
        </w:rPr>
      </w:pPr>
    </w:p>
    <w:p w14:paraId="6003E98F" w14:textId="77777777" w:rsidR="001E7FBB" w:rsidRPr="00DB25C4" w:rsidRDefault="001E7FBB" w:rsidP="00687314">
      <w:pPr>
        <w:spacing w:after="0" w:line="240" w:lineRule="auto"/>
        <w:rPr>
          <w:rFonts w:cstheme="minorHAnsi"/>
        </w:rPr>
      </w:pPr>
    </w:p>
    <w:p w14:paraId="1123FCD3" w14:textId="77777777" w:rsidR="001E7FBB" w:rsidRPr="00DB25C4" w:rsidRDefault="001E7FBB" w:rsidP="00687314">
      <w:pPr>
        <w:spacing w:after="0" w:line="240" w:lineRule="auto"/>
        <w:jc w:val="both"/>
        <w:rPr>
          <w:rFonts w:eastAsia="Calibri" w:cstheme="minorHAnsi"/>
          <w:color w:val="000000" w:themeColor="text1"/>
        </w:rPr>
      </w:pPr>
      <w:r w:rsidRPr="00DB25C4">
        <w:rPr>
          <w:rFonts w:eastAsia="Calibri" w:cstheme="minorHAnsi"/>
          <w:color w:val="000000" w:themeColor="text1"/>
        </w:rPr>
        <w:t xml:space="preserve">Program </w:t>
      </w:r>
      <w:proofErr w:type="spellStart"/>
      <w:r w:rsidRPr="00DB25C4">
        <w:rPr>
          <w:rFonts w:eastAsia="Calibri" w:cstheme="minorHAnsi"/>
          <w:color w:val="000000" w:themeColor="text1"/>
        </w:rPr>
        <w:t>Studi</w:t>
      </w:r>
      <w:proofErr w:type="spellEnd"/>
      <w:r w:rsidRPr="00DB25C4">
        <w:rPr>
          <w:rFonts w:eastAsia="Calibri" w:cstheme="minorHAnsi"/>
          <w:color w:val="000000" w:themeColor="text1"/>
        </w:rPr>
        <w:t xml:space="preserve"> Pendidikan Bahasa Mandarin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kegiatan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untuk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mengevaluasi</w:t>
      </w:r>
      <w:proofErr w:type="spellEnd"/>
      <w:r w:rsidRPr="00DB25C4">
        <w:rPr>
          <w:rFonts w:eastAsia="Calibri" w:cstheme="minorHAnsi"/>
          <w:color w:val="000000" w:themeColor="text1"/>
        </w:rPr>
        <w:t xml:space="preserve"> </w:t>
      </w:r>
      <w:proofErr w:type="spellStart"/>
      <w:r w:rsidRPr="00DB25C4">
        <w:rPr>
          <w:rFonts w:eastAsia="Calibri" w:cstheme="minorHAnsi"/>
        </w:rPr>
        <w:t>kebijakan</w:t>
      </w:r>
      <w:proofErr w:type="spellEnd"/>
      <w:r w:rsidRPr="00DB25C4">
        <w:rPr>
          <w:rFonts w:eastAsia="Calibri" w:cstheme="minorHAnsi"/>
        </w:rPr>
        <w:t xml:space="preserve"> dan </w:t>
      </w:r>
      <w:proofErr w:type="spellStart"/>
      <w:r w:rsidRPr="00DB25C4">
        <w:rPr>
          <w:rFonts w:eastAsia="Calibri" w:cstheme="minorHAnsi"/>
        </w:rPr>
        <w:t>pelaksanaan</w:t>
      </w:r>
      <w:proofErr w:type="spellEnd"/>
      <w:r w:rsidRPr="00DB25C4">
        <w:rPr>
          <w:rFonts w:eastAsia="Calibri" w:cstheme="minorHAnsi"/>
        </w:rPr>
        <w:t xml:space="preserve"> </w:t>
      </w:r>
      <w:proofErr w:type="spellStart"/>
      <w:r w:rsidRPr="00DB25C4">
        <w:rPr>
          <w:rFonts w:eastAsia="Calibri" w:cstheme="minorHAnsi"/>
        </w:rPr>
        <w:t>rekrutmen</w:t>
      </w:r>
      <w:proofErr w:type="spellEnd"/>
      <w:r w:rsidRPr="00DB25C4">
        <w:rPr>
          <w:rFonts w:eastAsia="Calibri" w:cstheme="minorHAnsi"/>
        </w:rPr>
        <w:t xml:space="preserve"> dan </w:t>
      </w:r>
      <w:proofErr w:type="spellStart"/>
      <w:r w:rsidRPr="00DB25C4">
        <w:rPr>
          <w:rFonts w:eastAsia="Calibri" w:cstheme="minorHAnsi"/>
        </w:rPr>
        <w:t>seleksi</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baru</w:t>
      </w:r>
      <w:proofErr w:type="spellEnd"/>
      <w:r w:rsidRPr="00DB25C4">
        <w:rPr>
          <w:rFonts w:eastAsia="Calibri" w:cstheme="minorHAnsi"/>
        </w:rPr>
        <w:t xml:space="preserve">, </w:t>
      </w:r>
      <w:proofErr w:type="spellStart"/>
      <w:r w:rsidRPr="00DB25C4">
        <w:rPr>
          <w:rFonts w:eastAsia="Calibri" w:cstheme="minorHAnsi"/>
        </w:rPr>
        <w:t>kualitas</w:t>
      </w:r>
      <w:proofErr w:type="spellEnd"/>
      <w:r w:rsidRPr="00DB25C4">
        <w:rPr>
          <w:rFonts w:eastAsia="Calibri" w:cstheme="minorHAnsi"/>
        </w:rPr>
        <w:t xml:space="preserve"> input </w:t>
      </w:r>
      <w:proofErr w:type="spellStart"/>
      <w:r w:rsidRPr="00DB25C4">
        <w:rPr>
          <w:rFonts w:eastAsia="Calibri" w:cstheme="minorHAnsi"/>
        </w:rPr>
        <w:t>calon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proofErr w:type="gramStart"/>
      <w:r w:rsidRPr="00DB25C4">
        <w:rPr>
          <w:rFonts w:eastAsia="Calibri" w:cstheme="minorHAnsi"/>
        </w:rPr>
        <w:t>baru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proofErr w:type="gram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menggunakan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analisa</w:t>
      </w:r>
      <w:proofErr w:type="spellEnd"/>
      <w:r w:rsidRPr="00DB25C4">
        <w:rPr>
          <w:rFonts w:eastAsia="Calibri" w:cstheme="minorHAnsi"/>
          <w:color w:val="000000" w:themeColor="text1"/>
        </w:rPr>
        <w:t xml:space="preserve"> SWOT </w:t>
      </w:r>
      <w:proofErr w:type="spellStart"/>
      <w:r w:rsidRPr="00DB25C4">
        <w:rPr>
          <w:rFonts w:eastAsia="Calibri" w:cstheme="minorHAnsi"/>
          <w:color w:val="000000" w:themeColor="text1"/>
        </w:rPr>
        <w:t>sebagai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berikut</w:t>
      </w:r>
      <w:proofErr w:type="spellEnd"/>
      <w:r w:rsidRPr="00DB25C4">
        <w:rPr>
          <w:rFonts w:eastAsia="Calibri" w:cstheme="minorHAnsi"/>
          <w:color w:val="000000" w:themeColor="text1"/>
        </w:rPr>
        <w:t>:</w:t>
      </w:r>
    </w:p>
    <w:p w14:paraId="2CA6F761" w14:textId="77777777" w:rsidR="001E7FBB" w:rsidRPr="00DB25C4" w:rsidRDefault="001E7FBB" w:rsidP="00687314">
      <w:pPr>
        <w:spacing w:after="0" w:line="240" w:lineRule="auto"/>
        <w:rPr>
          <w:rFonts w:eastAsia="Calibri" w:cstheme="minorHAnsi"/>
          <w:color w:val="000000" w:themeColor="text1"/>
        </w:rPr>
      </w:pPr>
    </w:p>
    <w:p w14:paraId="1C6D1E14" w14:textId="77777777" w:rsidR="001E7FBB" w:rsidRPr="00DB25C4" w:rsidRDefault="001E7FBB" w:rsidP="00687314">
      <w:pPr>
        <w:spacing w:after="0" w:line="240" w:lineRule="auto"/>
        <w:rPr>
          <w:rFonts w:cstheme="minorHAnsi"/>
        </w:rPr>
      </w:pPr>
      <w:proofErr w:type="spellStart"/>
      <w:r w:rsidRPr="00DB25C4">
        <w:rPr>
          <w:rFonts w:cstheme="minorHAnsi"/>
          <w:b/>
          <w:bCs/>
        </w:rPr>
        <w:t>Kekuatan</w:t>
      </w:r>
      <w:proofErr w:type="spellEnd"/>
      <w:r w:rsidRPr="00DB25C4">
        <w:rPr>
          <w:rFonts w:cstheme="minorHAnsi"/>
          <w:b/>
          <w:bCs/>
        </w:rPr>
        <w:t xml:space="preserve"> SWOT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5"/>
        <w:gridCol w:w="5085"/>
      </w:tblGrid>
      <w:tr w:rsidR="001E7FBB" w:rsidRPr="00DB25C4" w14:paraId="271DE471" w14:textId="77777777" w:rsidTr="00DB25C4">
        <w:tc>
          <w:tcPr>
            <w:tcW w:w="5085" w:type="dxa"/>
          </w:tcPr>
          <w:p w14:paraId="2127B6F1"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Kekuatan</w:t>
            </w:r>
            <w:proofErr w:type="spellEnd"/>
          </w:p>
          <w:p w14:paraId="0BA1EE95" w14:textId="77777777" w:rsidR="001E7FBB" w:rsidRPr="00DB25C4" w:rsidRDefault="001E7FBB" w:rsidP="009F6099">
            <w:pPr>
              <w:pStyle w:val="ListParagraph"/>
              <w:numPr>
                <w:ilvl w:val="0"/>
                <w:numId w:val="77"/>
              </w:numPr>
              <w:spacing w:after="0" w:line="240" w:lineRule="auto"/>
              <w:ind w:left="157" w:hanging="180"/>
              <w:rPr>
                <w:rFonts w:cstheme="minorHAnsi"/>
              </w:rPr>
            </w:pP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daya</w:t>
            </w:r>
            <w:proofErr w:type="spellEnd"/>
            <w:r w:rsidRPr="00DB25C4">
              <w:rPr>
                <w:rFonts w:cstheme="minorHAnsi"/>
              </w:rPr>
              <w:t xml:space="preserve"> </w:t>
            </w:r>
            <w:proofErr w:type="spellStart"/>
            <w:r w:rsidRPr="00DB25C4">
              <w:rPr>
                <w:rFonts w:cstheme="minorHAnsi"/>
              </w:rPr>
              <w:t>tarik</w:t>
            </w:r>
            <w:proofErr w:type="spellEnd"/>
            <w:r w:rsidRPr="00DB25C4">
              <w:rPr>
                <w:rFonts w:cstheme="minorHAnsi"/>
              </w:rPr>
              <w:t xml:space="preserve"> yang </w:t>
            </w:r>
            <w:proofErr w:type="spellStart"/>
            <w:r w:rsidRPr="00DB25C4">
              <w:rPr>
                <w:rFonts w:cstheme="minorHAnsi"/>
              </w:rPr>
              <w:t>cukup</w:t>
            </w:r>
            <w:proofErr w:type="spellEnd"/>
            <w:r w:rsidRPr="00DB25C4">
              <w:rPr>
                <w:rFonts w:cstheme="minorHAnsi"/>
              </w:rPr>
              <w:t xml:space="preserve"> </w:t>
            </w:r>
            <w:proofErr w:type="spellStart"/>
            <w:r w:rsidRPr="00DB25C4">
              <w:rPr>
                <w:rFonts w:cstheme="minorHAnsi"/>
              </w:rPr>
              <w:t>tinggi</w:t>
            </w:r>
            <w:proofErr w:type="spellEnd"/>
            <w:r w:rsidRPr="00DB25C4">
              <w:rPr>
                <w:rFonts w:cstheme="minorHAnsi"/>
              </w:rPr>
              <w:t xml:space="preserve"> di </w:t>
            </w:r>
            <w:proofErr w:type="spellStart"/>
            <w:r w:rsidRPr="00DB25C4">
              <w:rPr>
                <w:rFonts w:cstheme="minorHAnsi"/>
              </w:rPr>
              <w:t>kalangan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perempuan</w:t>
            </w:r>
            <w:proofErr w:type="spellEnd"/>
            <w:r w:rsidRPr="00DB25C4">
              <w:rPr>
                <w:rFonts w:cstheme="minorHAnsi"/>
              </w:rPr>
              <w:t xml:space="preserve"> dan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jangkauan</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yang </w:t>
            </w:r>
            <w:proofErr w:type="spellStart"/>
            <w:r w:rsidRPr="00DB25C4">
              <w:rPr>
                <w:rFonts w:cstheme="minorHAnsi"/>
              </w:rPr>
              <w:t>luas</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geografis</w:t>
            </w:r>
            <w:proofErr w:type="spellEnd"/>
            <w:r w:rsidRPr="00DB25C4">
              <w:rPr>
                <w:rFonts w:cstheme="minorHAnsi"/>
              </w:rPr>
              <w:t>.</w:t>
            </w:r>
          </w:p>
          <w:p w14:paraId="5E4A71FD" w14:textId="77777777" w:rsidR="001E7FBB" w:rsidRPr="00DB25C4" w:rsidRDefault="001E7FBB" w:rsidP="009F6099">
            <w:pPr>
              <w:pStyle w:val="ListParagraph"/>
              <w:numPr>
                <w:ilvl w:val="0"/>
                <w:numId w:val="77"/>
              </w:numPr>
              <w:spacing w:after="0" w:line="240" w:lineRule="auto"/>
              <w:ind w:left="157" w:hanging="180"/>
              <w:rPr>
                <w:rFonts w:cstheme="minorHAnsi"/>
              </w:rPr>
            </w:pPr>
            <w:r w:rsidRPr="00DB25C4">
              <w:rPr>
                <w:rFonts w:cstheme="minorHAnsi"/>
              </w:rPr>
              <w:t xml:space="preserve">Proses </w:t>
            </w:r>
            <w:proofErr w:type="spellStart"/>
            <w:r w:rsidRPr="00DB25C4">
              <w:rPr>
                <w:rFonts w:cstheme="minorHAnsi"/>
              </w:rPr>
              <w:t>seleksi</w:t>
            </w:r>
            <w:proofErr w:type="spellEnd"/>
            <w:r w:rsidRPr="00DB25C4">
              <w:rPr>
                <w:rFonts w:cstheme="minorHAnsi"/>
              </w:rPr>
              <w:t xml:space="preserve"> yang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cukup</w:t>
            </w:r>
            <w:proofErr w:type="spellEnd"/>
            <w:r w:rsidRPr="00DB25C4">
              <w:rPr>
                <w:rFonts w:cstheme="minorHAnsi"/>
              </w:rPr>
              <w:t xml:space="preserve"> </w:t>
            </w:r>
            <w:proofErr w:type="spellStart"/>
            <w:r w:rsidRPr="00DB25C4">
              <w:rPr>
                <w:rFonts w:cstheme="minorHAnsi"/>
              </w:rPr>
              <w:t>ketat</w:t>
            </w:r>
            <w:proofErr w:type="spellEnd"/>
            <w:r w:rsidRPr="00DB25C4">
              <w:rPr>
                <w:rFonts w:cstheme="minorHAnsi"/>
              </w:rPr>
              <w:t xml:space="preserve"> dan </w:t>
            </w:r>
            <w:proofErr w:type="spellStart"/>
            <w:r w:rsidRPr="00DB25C4">
              <w:rPr>
                <w:rFonts w:cstheme="minorHAnsi"/>
              </w:rPr>
              <w:t>selektif</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memilih</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w:t>
            </w:r>
          </w:p>
          <w:p w14:paraId="6903E906" w14:textId="77777777" w:rsidR="001E7FBB" w:rsidRPr="00DB25C4" w:rsidRDefault="001E7FBB" w:rsidP="009F6099">
            <w:pPr>
              <w:pStyle w:val="ListParagraph"/>
              <w:numPr>
                <w:ilvl w:val="0"/>
                <w:numId w:val="77"/>
              </w:numPr>
              <w:spacing w:after="0" w:line="240" w:lineRule="auto"/>
              <w:ind w:left="157" w:hanging="180"/>
              <w:rPr>
                <w:rFonts w:cstheme="minorHAnsi"/>
              </w:rPr>
            </w:pPr>
            <w:proofErr w:type="spellStart"/>
            <w:r w:rsidRPr="00DB25C4">
              <w:rPr>
                <w:rFonts w:cstheme="minorHAnsi"/>
              </w:rPr>
              <w:t>Fokus</w:t>
            </w:r>
            <w:proofErr w:type="spellEnd"/>
            <w:r w:rsidRPr="00DB25C4">
              <w:rPr>
                <w:rFonts w:cstheme="minorHAnsi"/>
              </w:rPr>
              <w:t xml:space="preserve"> pada </w:t>
            </w:r>
            <w:proofErr w:type="spellStart"/>
            <w:r w:rsidRPr="00DB25C4">
              <w:rPr>
                <w:rFonts w:cstheme="minorHAnsi"/>
              </w:rPr>
              <w:t>kualitas</w:t>
            </w:r>
            <w:proofErr w:type="spellEnd"/>
            <w:r w:rsidRPr="00DB25C4">
              <w:rPr>
                <w:rFonts w:cstheme="minorHAnsi"/>
              </w:rPr>
              <w:t xml:space="preserve"> </w:t>
            </w:r>
            <w:proofErr w:type="spellStart"/>
            <w:r w:rsidRPr="00DB25C4">
              <w:rPr>
                <w:rFonts w:cstheme="minorHAnsi"/>
              </w:rPr>
              <w:t>daripada</w:t>
            </w:r>
            <w:proofErr w:type="spellEnd"/>
            <w:r w:rsidRPr="00DB25C4">
              <w:rPr>
                <w:rFonts w:cstheme="minorHAnsi"/>
              </w:rPr>
              <w:t xml:space="preserve"> </w:t>
            </w:r>
            <w:proofErr w:type="spellStart"/>
            <w:r w:rsidRPr="00DB25C4">
              <w:rPr>
                <w:rFonts w:cstheme="minorHAnsi"/>
              </w:rPr>
              <w:t>kuantitas</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menempatkan</w:t>
            </w:r>
            <w:proofErr w:type="spellEnd"/>
            <w:r w:rsidRPr="00DB25C4">
              <w:rPr>
                <w:rFonts w:cstheme="minorHAnsi"/>
              </w:rPr>
              <w:t xml:space="preserve"> </w:t>
            </w:r>
            <w:proofErr w:type="spellStart"/>
            <w:r w:rsidRPr="00DB25C4">
              <w:rPr>
                <w:rFonts w:cstheme="minorHAnsi"/>
              </w:rPr>
              <w:t>fokus</w:t>
            </w:r>
            <w:proofErr w:type="spellEnd"/>
            <w:r w:rsidRPr="00DB25C4">
              <w:rPr>
                <w:rFonts w:cstheme="minorHAnsi"/>
              </w:rPr>
              <w:t xml:space="preserve"> pada </w:t>
            </w:r>
            <w:proofErr w:type="spellStart"/>
            <w:r w:rsidRPr="00DB25C4">
              <w:rPr>
                <w:rFonts w:cstheme="minorHAnsi"/>
              </w:rPr>
              <w:t>seleksi</w:t>
            </w:r>
            <w:proofErr w:type="spellEnd"/>
            <w:r w:rsidRPr="00DB25C4">
              <w:rPr>
                <w:rFonts w:cstheme="minorHAnsi"/>
              </w:rPr>
              <w:t xml:space="preserve"> yang </w:t>
            </w:r>
            <w:proofErr w:type="spellStart"/>
            <w:r w:rsidRPr="00DB25C4">
              <w:rPr>
                <w:rFonts w:cstheme="minorHAnsi"/>
              </w:rPr>
              <w:t>ketat</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memastikan</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yang </w:t>
            </w:r>
            <w:proofErr w:type="spellStart"/>
            <w:r w:rsidRPr="00DB25C4">
              <w:rPr>
                <w:rFonts w:cstheme="minorHAnsi"/>
              </w:rPr>
              <w:t>diterima</w:t>
            </w:r>
            <w:proofErr w:type="spellEnd"/>
            <w:r w:rsidRPr="00DB25C4">
              <w:rPr>
                <w:rFonts w:cstheme="minorHAnsi"/>
              </w:rPr>
              <w:t xml:space="preserve"> </w:t>
            </w:r>
            <w:proofErr w:type="spellStart"/>
            <w:r w:rsidRPr="00DB25C4">
              <w:rPr>
                <w:rFonts w:cstheme="minorHAnsi"/>
              </w:rPr>
              <w:lastRenderedPageBreak/>
              <w:t>memiliki</w:t>
            </w:r>
            <w:proofErr w:type="spellEnd"/>
            <w:r w:rsidRPr="00DB25C4">
              <w:rPr>
                <w:rFonts w:cstheme="minorHAnsi"/>
              </w:rPr>
              <w:t xml:space="preserve"> </w:t>
            </w:r>
            <w:proofErr w:type="spellStart"/>
            <w:r w:rsidRPr="00DB25C4">
              <w:rPr>
                <w:rFonts w:cstheme="minorHAnsi"/>
              </w:rPr>
              <w:t>potensi</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menjadi</w:t>
            </w:r>
            <w:proofErr w:type="spellEnd"/>
            <w:r w:rsidRPr="00DB25C4">
              <w:rPr>
                <w:rFonts w:cstheme="minorHAnsi"/>
              </w:rPr>
              <w:t xml:space="preserve"> </w:t>
            </w:r>
            <w:proofErr w:type="spellStart"/>
            <w:r w:rsidRPr="00DB25C4">
              <w:rPr>
                <w:rFonts w:cstheme="minorHAnsi"/>
              </w:rPr>
              <w:t>pendidik</w:t>
            </w:r>
            <w:proofErr w:type="spellEnd"/>
            <w:r w:rsidRPr="00DB25C4">
              <w:rPr>
                <w:rFonts w:cstheme="minorHAnsi"/>
              </w:rPr>
              <w:t xml:space="preserve"> </w:t>
            </w:r>
            <w:proofErr w:type="spellStart"/>
            <w:r w:rsidRPr="00DB25C4">
              <w:rPr>
                <w:rFonts w:cstheme="minorHAnsi"/>
              </w:rPr>
              <w:t>berkualitas</w:t>
            </w:r>
            <w:proofErr w:type="spellEnd"/>
            <w:r w:rsidRPr="00DB25C4">
              <w:rPr>
                <w:rFonts w:cstheme="minorHAnsi"/>
              </w:rPr>
              <w:t xml:space="preserve"> di masa </w:t>
            </w:r>
            <w:proofErr w:type="spellStart"/>
            <w:r w:rsidRPr="00DB25C4">
              <w:rPr>
                <w:rFonts w:cstheme="minorHAnsi"/>
              </w:rPr>
              <w:t>depan</w:t>
            </w:r>
            <w:proofErr w:type="spellEnd"/>
          </w:p>
        </w:tc>
        <w:tc>
          <w:tcPr>
            <w:tcW w:w="5085" w:type="dxa"/>
          </w:tcPr>
          <w:p w14:paraId="560F7D85"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lastRenderedPageBreak/>
              <w:t>Kelemahan</w:t>
            </w:r>
            <w:proofErr w:type="spellEnd"/>
          </w:p>
          <w:p w14:paraId="2B4F3833" w14:textId="77777777" w:rsidR="001E7FBB" w:rsidRPr="00DB25C4" w:rsidRDefault="001E7FBB" w:rsidP="009F6099">
            <w:pPr>
              <w:pStyle w:val="ListParagraph"/>
              <w:numPr>
                <w:ilvl w:val="0"/>
                <w:numId w:val="78"/>
              </w:numPr>
              <w:spacing w:after="0" w:line="240" w:lineRule="auto"/>
              <w:ind w:left="202" w:hanging="202"/>
              <w:rPr>
                <w:rFonts w:cstheme="minorHAnsi"/>
              </w:rPr>
            </w:pP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ekspansi</w:t>
            </w:r>
            <w:proofErr w:type="spellEnd"/>
            <w:r w:rsidRPr="00DB25C4">
              <w:rPr>
                <w:rFonts w:cstheme="minorHAnsi"/>
              </w:rPr>
              <w:t xml:space="preserve"> yang </w:t>
            </w:r>
            <w:proofErr w:type="spellStart"/>
            <w:r w:rsidRPr="00DB25C4">
              <w:rPr>
                <w:rFonts w:cstheme="minorHAnsi"/>
              </w:rPr>
              <w:t>agresif</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menerima</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baru</w:t>
            </w:r>
            <w:proofErr w:type="spellEnd"/>
          </w:p>
          <w:p w14:paraId="192BD10D" w14:textId="77777777" w:rsidR="001E7FBB" w:rsidRPr="00DB25C4" w:rsidRDefault="001E7FBB" w:rsidP="009F6099">
            <w:pPr>
              <w:pStyle w:val="ListParagraph"/>
              <w:numPr>
                <w:ilvl w:val="0"/>
                <w:numId w:val="78"/>
              </w:numPr>
              <w:spacing w:after="0" w:line="240" w:lineRule="auto"/>
              <w:ind w:left="202" w:hanging="202"/>
              <w:rPr>
                <w:rFonts w:cstheme="minorHAnsi"/>
              </w:rPr>
            </w:pPr>
            <w:proofErr w:type="spellStart"/>
            <w:r w:rsidRPr="00DB25C4">
              <w:rPr>
                <w:rFonts w:cstheme="minorHAnsi"/>
              </w:rPr>
              <w:t>Kerja</w:t>
            </w:r>
            <w:proofErr w:type="spellEnd"/>
            <w:r w:rsidRPr="00DB25C4">
              <w:rPr>
                <w:rFonts w:cstheme="minorHAnsi"/>
              </w:rPr>
              <w:t xml:space="preserve"> </w:t>
            </w:r>
            <w:proofErr w:type="spellStart"/>
            <w:r w:rsidRPr="00DB25C4">
              <w:rPr>
                <w:rFonts w:cstheme="minorHAnsi"/>
              </w:rPr>
              <w:t>sama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universitas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institusi</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di </w:t>
            </w:r>
            <w:proofErr w:type="spellStart"/>
            <w:r w:rsidRPr="00DB25C4">
              <w:rPr>
                <w:rFonts w:cstheme="minorHAnsi"/>
              </w:rPr>
              <w:t>luar</w:t>
            </w:r>
            <w:proofErr w:type="spellEnd"/>
            <w:r w:rsidRPr="00DB25C4">
              <w:rPr>
                <w:rFonts w:cstheme="minorHAnsi"/>
              </w:rPr>
              <w:t xml:space="preserve"> negeri </w:t>
            </w:r>
            <w:proofErr w:type="spellStart"/>
            <w:r w:rsidRPr="00DB25C4">
              <w:rPr>
                <w:rFonts w:cstheme="minorHAnsi"/>
              </w:rPr>
              <w:t>masih</w:t>
            </w:r>
            <w:proofErr w:type="spellEnd"/>
            <w:r w:rsidRPr="00DB25C4">
              <w:rPr>
                <w:rFonts w:cstheme="minorHAnsi"/>
              </w:rPr>
              <w:t xml:space="preserve"> </w:t>
            </w:r>
            <w:proofErr w:type="spellStart"/>
            <w:r w:rsidRPr="00DB25C4">
              <w:rPr>
                <w:rFonts w:cstheme="minorHAnsi"/>
              </w:rPr>
              <w:t>belum</w:t>
            </w:r>
            <w:proofErr w:type="spellEnd"/>
            <w:r w:rsidRPr="00DB25C4">
              <w:rPr>
                <w:rFonts w:cstheme="minorHAnsi"/>
              </w:rPr>
              <w:t xml:space="preserve"> </w:t>
            </w:r>
            <w:proofErr w:type="spellStart"/>
            <w:r w:rsidRPr="00DB25C4">
              <w:rPr>
                <w:rFonts w:cstheme="minorHAnsi"/>
              </w:rPr>
              <w:t>banyak</w:t>
            </w:r>
            <w:proofErr w:type="spellEnd"/>
            <w:r w:rsidRPr="00DB25C4">
              <w:rPr>
                <w:rFonts w:cstheme="minorHAnsi"/>
              </w:rPr>
              <w:t xml:space="preserve"> </w:t>
            </w:r>
            <w:proofErr w:type="spellStart"/>
            <w:r w:rsidRPr="00DB25C4">
              <w:rPr>
                <w:rFonts w:cstheme="minorHAnsi"/>
              </w:rPr>
              <w:t>khususnya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bidang</w:t>
            </w:r>
            <w:proofErr w:type="spellEnd"/>
            <w:r w:rsidRPr="00DB25C4">
              <w:rPr>
                <w:rFonts w:cstheme="minorHAnsi"/>
              </w:rPr>
              <w:t xml:space="preserve"> </w:t>
            </w:r>
            <w:proofErr w:type="spellStart"/>
            <w:r w:rsidRPr="00DB25C4">
              <w:rPr>
                <w:rFonts w:cstheme="minorHAnsi"/>
              </w:rPr>
              <w:t>ilmu</w:t>
            </w:r>
            <w:proofErr w:type="spellEnd"/>
            <w:r w:rsidRPr="00DB25C4">
              <w:rPr>
                <w:rFonts w:cstheme="minorHAnsi"/>
              </w:rPr>
              <w:t xml:space="preserve"> PPBM</w:t>
            </w:r>
          </w:p>
          <w:p w14:paraId="40FF8F01" w14:textId="77777777" w:rsidR="001E7FBB" w:rsidRPr="00DB25C4" w:rsidRDefault="001E7FBB" w:rsidP="00687314">
            <w:pPr>
              <w:spacing w:after="0" w:line="240" w:lineRule="auto"/>
              <w:rPr>
                <w:rFonts w:cstheme="minorHAnsi"/>
              </w:rPr>
            </w:pPr>
          </w:p>
        </w:tc>
      </w:tr>
      <w:tr w:rsidR="001E7FBB" w:rsidRPr="00DB25C4" w14:paraId="0178EF59" w14:textId="77777777" w:rsidTr="00DB25C4">
        <w:tc>
          <w:tcPr>
            <w:tcW w:w="5085" w:type="dxa"/>
          </w:tcPr>
          <w:p w14:paraId="40D19D0A"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lastRenderedPageBreak/>
              <w:t>Peluang</w:t>
            </w:r>
            <w:proofErr w:type="spellEnd"/>
          </w:p>
          <w:p w14:paraId="4482683E" w14:textId="77777777" w:rsidR="001E7FBB" w:rsidRPr="00DB25C4" w:rsidRDefault="001E7FBB" w:rsidP="009F6099">
            <w:pPr>
              <w:pStyle w:val="ListParagraph"/>
              <w:numPr>
                <w:ilvl w:val="0"/>
                <w:numId w:val="80"/>
              </w:numPr>
              <w:spacing w:after="0" w:line="240" w:lineRule="auto"/>
              <w:ind w:left="157" w:hanging="180"/>
              <w:rPr>
                <w:rFonts w:cstheme="minorHAnsi"/>
              </w:rPr>
            </w:pPr>
            <w:proofErr w:type="spellStart"/>
            <w:r w:rsidRPr="00DB25C4">
              <w:rPr>
                <w:rFonts w:cstheme="minorHAnsi"/>
              </w:rPr>
              <w:t>Adanya</w:t>
            </w:r>
            <w:proofErr w:type="spellEnd"/>
            <w:r w:rsidRPr="00DB25C4">
              <w:rPr>
                <w:rFonts w:cstheme="minorHAnsi"/>
              </w:rPr>
              <w:t xml:space="preserve"> </w:t>
            </w:r>
            <w:proofErr w:type="spellStart"/>
            <w:r w:rsidRPr="00DB25C4">
              <w:rPr>
                <w:rFonts w:cstheme="minorHAnsi"/>
              </w:rPr>
              <w:t>peluang</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kerja</w:t>
            </w:r>
            <w:proofErr w:type="spellEnd"/>
            <w:r w:rsidRPr="00DB25C4">
              <w:rPr>
                <w:rFonts w:cstheme="minorHAnsi"/>
              </w:rPr>
              <w:t xml:space="preserve"> </w:t>
            </w:r>
            <w:proofErr w:type="spellStart"/>
            <w:r w:rsidRPr="00DB25C4">
              <w:rPr>
                <w:rFonts w:cstheme="minorHAnsi"/>
              </w:rPr>
              <w:t>sama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universitas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institusi</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di </w:t>
            </w:r>
            <w:proofErr w:type="spellStart"/>
            <w:r w:rsidRPr="00DB25C4">
              <w:rPr>
                <w:rFonts w:cstheme="minorHAnsi"/>
              </w:rPr>
              <w:t>luar</w:t>
            </w:r>
            <w:proofErr w:type="spellEnd"/>
            <w:r w:rsidRPr="00DB25C4">
              <w:rPr>
                <w:rFonts w:cstheme="minorHAnsi"/>
              </w:rPr>
              <w:t xml:space="preserve"> negeri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memperluas</w:t>
            </w:r>
            <w:proofErr w:type="spellEnd"/>
            <w:r w:rsidRPr="00DB25C4">
              <w:rPr>
                <w:rFonts w:cstheme="minorHAnsi"/>
              </w:rPr>
              <w:t xml:space="preserve"> </w:t>
            </w:r>
            <w:proofErr w:type="spellStart"/>
            <w:r w:rsidRPr="00DB25C4">
              <w:rPr>
                <w:rFonts w:cstheme="minorHAnsi"/>
              </w:rPr>
              <w:t>jangkauan</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w:t>
            </w:r>
            <w:proofErr w:type="spellStart"/>
            <w:r w:rsidRPr="00DB25C4">
              <w:rPr>
                <w:rFonts w:cstheme="minorHAnsi"/>
              </w:rPr>
              <w:t>mahasiswa</w:t>
            </w:r>
            <w:proofErr w:type="spellEnd"/>
          </w:p>
          <w:p w14:paraId="59E5E3AB" w14:textId="77777777" w:rsidR="001E7FBB" w:rsidRPr="00DB25C4" w:rsidRDefault="001E7FBB" w:rsidP="00687314">
            <w:pPr>
              <w:spacing w:after="0" w:line="240" w:lineRule="auto"/>
              <w:ind w:left="157" w:hanging="180"/>
              <w:rPr>
                <w:rFonts w:cstheme="minorHAnsi"/>
              </w:rPr>
            </w:pPr>
          </w:p>
          <w:p w14:paraId="635C0C75" w14:textId="77777777" w:rsidR="001E7FBB" w:rsidRPr="00DB25C4" w:rsidRDefault="001E7FBB" w:rsidP="009F6099">
            <w:pPr>
              <w:pStyle w:val="ListParagraph"/>
              <w:numPr>
                <w:ilvl w:val="0"/>
                <w:numId w:val="80"/>
              </w:numPr>
              <w:spacing w:after="0" w:line="240" w:lineRule="auto"/>
              <w:ind w:left="157" w:hanging="180"/>
              <w:rPr>
                <w:rFonts w:cstheme="minorHAnsi"/>
              </w:rPr>
            </w:pPr>
            <w:proofErr w:type="spellStart"/>
            <w:r w:rsidRPr="00DB25C4">
              <w:rPr>
                <w:rFonts w:cstheme="minorHAnsi"/>
              </w:rPr>
              <w:t>Adanya</w:t>
            </w:r>
            <w:proofErr w:type="spellEnd"/>
            <w:r w:rsidRPr="00DB25C4">
              <w:rPr>
                <w:rFonts w:cstheme="minorHAnsi"/>
              </w:rPr>
              <w:t xml:space="preserve"> </w:t>
            </w:r>
            <w:proofErr w:type="spellStart"/>
            <w:r w:rsidRPr="00DB25C4">
              <w:rPr>
                <w:rFonts w:cstheme="minorHAnsi"/>
              </w:rPr>
              <w:t>peluang</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luar</w:t>
            </w:r>
            <w:proofErr w:type="spellEnd"/>
            <w:r w:rsidRPr="00DB25C4">
              <w:rPr>
                <w:rFonts w:cstheme="minorHAnsi"/>
              </w:rPr>
              <w:t xml:space="preserve"> negeri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keragaman</w:t>
            </w:r>
            <w:proofErr w:type="spellEnd"/>
            <w:r w:rsidRPr="00DB25C4">
              <w:rPr>
                <w:rFonts w:cstheme="minorHAnsi"/>
              </w:rPr>
              <w:t xml:space="preserve"> di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kelas</w:t>
            </w:r>
            <w:proofErr w:type="spellEnd"/>
            <w:r w:rsidRPr="00DB25C4">
              <w:rPr>
                <w:rFonts w:cstheme="minorHAnsi"/>
              </w:rPr>
              <w:t xml:space="preserve"> dan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reputasi</w:t>
            </w:r>
            <w:proofErr w:type="spellEnd"/>
            <w:r w:rsidRPr="00DB25C4">
              <w:rPr>
                <w:rFonts w:cstheme="minorHAnsi"/>
              </w:rPr>
              <w:t xml:space="preserve"> universitas dan program </w:t>
            </w:r>
            <w:proofErr w:type="spellStart"/>
            <w:r w:rsidRPr="00DB25C4">
              <w:rPr>
                <w:rFonts w:cstheme="minorHAnsi"/>
              </w:rPr>
              <w:t>studi</w:t>
            </w:r>
            <w:proofErr w:type="spellEnd"/>
            <w:r w:rsidRPr="00DB25C4">
              <w:rPr>
                <w:rFonts w:cstheme="minorHAnsi"/>
              </w:rPr>
              <w:t xml:space="preserve"> di </w:t>
            </w:r>
            <w:proofErr w:type="spellStart"/>
            <w:r w:rsidRPr="00DB25C4">
              <w:rPr>
                <w:rFonts w:cstheme="minorHAnsi"/>
              </w:rPr>
              <w:t>tingkat</w:t>
            </w:r>
            <w:proofErr w:type="spellEnd"/>
            <w:r w:rsidRPr="00DB25C4">
              <w:rPr>
                <w:rFonts w:cstheme="minorHAnsi"/>
              </w:rPr>
              <w:t xml:space="preserve"> </w:t>
            </w:r>
            <w:proofErr w:type="spellStart"/>
            <w:r w:rsidRPr="00DB25C4">
              <w:rPr>
                <w:rFonts w:cstheme="minorHAnsi"/>
              </w:rPr>
              <w:t>internasional</w:t>
            </w:r>
            <w:proofErr w:type="spellEnd"/>
          </w:p>
          <w:p w14:paraId="5D56CF93" w14:textId="77777777" w:rsidR="001E7FBB" w:rsidRPr="00DB25C4" w:rsidRDefault="001E7FBB" w:rsidP="00687314">
            <w:pPr>
              <w:spacing w:after="0" w:line="240" w:lineRule="auto"/>
              <w:rPr>
                <w:rFonts w:cstheme="minorHAnsi"/>
              </w:rPr>
            </w:pPr>
          </w:p>
        </w:tc>
        <w:tc>
          <w:tcPr>
            <w:tcW w:w="5085" w:type="dxa"/>
          </w:tcPr>
          <w:p w14:paraId="666629E5"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Ancaman</w:t>
            </w:r>
            <w:proofErr w:type="spellEnd"/>
          </w:p>
          <w:p w14:paraId="78621AD1" w14:textId="77777777" w:rsidR="001E7FBB" w:rsidRPr="00DB25C4" w:rsidRDefault="001E7FBB" w:rsidP="009F6099">
            <w:pPr>
              <w:pStyle w:val="ListParagraph"/>
              <w:numPr>
                <w:ilvl w:val="0"/>
                <w:numId w:val="79"/>
              </w:numPr>
              <w:spacing w:after="0" w:line="240" w:lineRule="auto"/>
              <w:ind w:left="202" w:hanging="202"/>
              <w:rPr>
                <w:rFonts w:cstheme="minorHAnsi"/>
              </w:rPr>
            </w:pPr>
            <w:proofErr w:type="spellStart"/>
            <w:r w:rsidRPr="00DB25C4">
              <w:rPr>
                <w:rFonts w:cstheme="minorHAnsi"/>
              </w:rPr>
              <w:t>Persaingan</w:t>
            </w:r>
            <w:proofErr w:type="spellEnd"/>
            <w:r w:rsidRPr="00DB25C4">
              <w:rPr>
                <w:rFonts w:cstheme="minorHAnsi"/>
              </w:rPr>
              <w:t xml:space="preserve"> yang </w:t>
            </w:r>
            <w:proofErr w:type="spellStart"/>
            <w:r w:rsidRPr="00DB25C4">
              <w:rPr>
                <w:rFonts w:cstheme="minorHAnsi"/>
              </w:rPr>
              <w:t>ketat</w:t>
            </w:r>
            <w:proofErr w:type="spellEnd"/>
            <w:r w:rsidRPr="00DB25C4">
              <w:rPr>
                <w:rFonts w:cstheme="minorHAnsi"/>
              </w:rPr>
              <w:t xml:space="preserve"> di pasar </w:t>
            </w:r>
            <w:proofErr w:type="spellStart"/>
            <w:r w:rsidRPr="00DB25C4">
              <w:rPr>
                <w:rFonts w:cstheme="minorHAnsi"/>
              </w:rPr>
              <w:t>pendidikan</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institusi</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negeri </w:t>
            </w:r>
            <w:proofErr w:type="spellStart"/>
            <w:r w:rsidRPr="00DB25C4">
              <w:rPr>
                <w:rFonts w:cstheme="minorHAnsi"/>
              </w:rPr>
              <w:t>maupun</w:t>
            </w:r>
            <w:proofErr w:type="spellEnd"/>
            <w:r w:rsidRPr="00DB25C4">
              <w:rPr>
                <w:rFonts w:cstheme="minorHAnsi"/>
              </w:rPr>
              <w:t xml:space="preserve"> </w:t>
            </w:r>
            <w:proofErr w:type="spellStart"/>
            <w:r w:rsidRPr="00DB25C4">
              <w:rPr>
                <w:rFonts w:cstheme="minorHAnsi"/>
              </w:rPr>
              <w:t>luar</w:t>
            </w:r>
            <w:proofErr w:type="spellEnd"/>
            <w:r w:rsidRPr="00DB25C4">
              <w:rPr>
                <w:rFonts w:cstheme="minorHAnsi"/>
              </w:rPr>
              <w:t xml:space="preserve"> negeri</w:t>
            </w:r>
          </w:p>
          <w:p w14:paraId="66ABC1F4" w14:textId="77777777" w:rsidR="001E7FBB" w:rsidRPr="00DB25C4" w:rsidRDefault="001E7FBB" w:rsidP="00687314">
            <w:pPr>
              <w:spacing w:after="0" w:line="240" w:lineRule="auto"/>
              <w:ind w:left="202" w:hanging="202"/>
              <w:rPr>
                <w:rFonts w:cstheme="minorHAnsi"/>
              </w:rPr>
            </w:pPr>
          </w:p>
          <w:p w14:paraId="663C9B8F" w14:textId="77777777" w:rsidR="001E7FBB" w:rsidRPr="00DB25C4" w:rsidRDefault="001E7FBB" w:rsidP="009F6099">
            <w:pPr>
              <w:pStyle w:val="ListParagraph"/>
              <w:numPr>
                <w:ilvl w:val="0"/>
                <w:numId w:val="79"/>
              </w:numPr>
              <w:spacing w:after="0" w:line="240" w:lineRule="auto"/>
              <w:ind w:left="202" w:hanging="202"/>
              <w:rPr>
                <w:rFonts w:cstheme="minorHAnsi"/>
              </w:rPr>
            </w:pPr>
            <w:proofErr w:type="spellStart"/>
            <w:r w:rsidRPr="00DB25C4">
              <w:rPr>
                <w:rFonts w:cstheme="minorHAnsi"/>
              </w:rPr>
              <w:t>Perubahan</w:t>
            </w:r>
            <w:proofErr w:type="spellEnd"/>
            <w:r w:rsidRPr="00DB25C4">
              <w:rPr>
                <w:rFonts w:cstheme="minorHAnsi"/>
              </w:rPr>
              <w:t xml:space="preserve"> </w:t>
            </w:r>
            <w:proofErr w:type="spellStart"/>
            <w:r w:rsidRPr="00DB25C4">
              <w:rPr>
                <w:rFonts w:cstheme="minorHAnsi"/>
              </w:rPr>
              <w:t>regulasi</w:t>
            </w:r>
            <w:proofErr w:type="spellEnd"/>
            <w:r w:rsidRPr="00DB25C4">
              <w:rPr>
                <w:rFonts w:cstheme="minorHAnsi"/>
              </w:rPr>
              <w:t xml:space="preserve"> </w:t>
            </w:r>
            <w:proofErr w:type="spellStart"/>
            <w:r w:rsidRPr="00DB25C4">
              <w:rPr>
                <w:rFonts w:cstheme="minorHAnsi"/>
              </w:rPr>
              <w:t>pemerintah</w:t>
            </w:r>
            <w:proofErr w:type="spellEnd"/>
            <w:r w:rsidRPr="00DB25C4">
              <w:rPr>
                <w:rFonts w:cstheme="minorHAnsi"/>
              </w:rPr>
              <w:t xml:space="preserve"> yang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mempengaruhi</w:t>
            </w:r>
            <w:proofErr w:type="spellEnd"/>
            <w:r w:rsidRPr="00DB25C4">
              <w:rPr>
                <w:rFonts w:cstheme="minorHAnsi"/>
              </w:rPr>
              <w:t xml:space="preserve"> </w:t>
            </w:r>
            <w:proofErr w:type="spellStart"/>
            <w:r w:rsidRPr="00DB25C4">
              <w:rPr>
                <w:rFonts w:cstheme="minorHAnsi"/>
              </w:rPr>
              <w:t>operasional</w:t>
            </w:r>
            <w:proofErr w:type="spellEnd"/>
            <w:r w:rsidRPr="00DB25C4">
              <w:rPr>
                <w:rFonts w:cstheme="minorHAnsi"/>
              </w:rPr>
              <w:t xml:space="preserve"> PPBM</w:t>
            </w:r>
          </w:p>
          <w:p w14:paraId="3E28A8B2" w14:textId="77777777" w:rsidR="001E7FBB" w:rsidRPr="00DB25C4" w:rsidRDefault="001E7FBB" w:rsidP="00687314">
            <w:pPr>
              <w:spacing w:after="0" w:line="240" w:lineRule="auto"/>
              <w:ind w:left="202" w:hanging="202"/>
              <w:rPr>
                <w:rFonts w:cstheme="minorHAnsi"/>
              </w:rPr>
            </w:pPr>
          </w:p>
          <w:p w14:paraId="38DC9626" w14:textId="77777777" w:rsidR="001E7FBB" w:rsidRPr="00DB25C4" w:rsidRDefault="001E7FBB" w:rsidP="009F6099">
            <w:pPr>
              <w:pStyle w:val="ListParagraph"/>
              <w:numPr>
                <w:ilvl w:val="0"/>
                <w:numId w:val="79"/>
              </w:numPr>
              <w:spacing w:after="0" w:line="240" w:lineRule="auto"/>
              <w:ind w:left="202" w:hanging="202"/>
              <w:rPr>
                <w:rFonts w:cstheme="minorHAnsi"/>
              </w:rPr>
            </w:pPr>
            <w:proofErr w:type="spellStart"/>
            <w:r w:rsidRPr="00DB25C4">
              <w:rPr>
                <w:rFonts w:cstheme="minorHAnsi"/>
              </w:rPr>
              <w:t>Adanya</w:t>
            </w:r>
            <w:proofErr w:type="spellEnd"/>
            <w:r w:rsidRPr="00DB25C4">
              <w:rPr>
                <w:rFonts w:cstheme="minorHAnsi"/>
              </w:rPr>
              <w:t xml:space="preserve"> </w:t>
            </w:r>
            <w:proofErr w:type="spellStart"/>
            <w:r w:rsidRPr="00DB25C4">
              <w:rPr>
                <w:rFonts w:cstheme="minorHAnsi"/>
              </w:rPr>
              <w:t>kemungkinan</w:t>
            </w:r>
            <w:proofErr w:type="spellEnd"/>
            <w:r w:rsidRPr="00DB25C4">
              <w:rPr>
                <w:rFonts w:cstheme="minorHAnsi"/>
              </w:rPr>
              <w:t xml:space="preserve"> </w:t>
            </w:r>
            <w:proofErr w:type="spellStart"/>
            <w:r w:rsidRPr="00DB25C4">
              <w:rPr>
                <w:rFonts w:cstheme="minorHAnsi"/>
              </w:rPr>
              <w:t>terjadinya</w:t>
            </w:r>
            <w:proofErr w:type="spellEnd"/>
            <w:r w:rsidRPr="00DB25C4">
              <w:rPr>
                <w:rFonts w:cstheme="minorHAnsi"/>
              </w:rPr>
              <w:t xml:space="preserve"> </w:t>
            </w:r>
            <w:proofErr w:type="spellStart"/>
            <w:r w:rsidRPr="00DB25C4">
              <w:rPr>
                <w:rFonts w:cstheme="minorHAnsi"/>
              </w:rPr>
              <w:t>krisis</w:t>
            </w:r>
            <w:proofErr w:type="spellEnd"/>
            <w:r w:rsidRPr="00DB25C4">
              <w:rPr>
                <w:rFonts w:cstheme="minorHAnsi"/>
              </w:rPr>
              <w:t xml:space="preserve"> </w:t>
            </w:r>
            <w:proofErr w:type="spellStart"/>
            <w:r w:rsidRPr="00DB25C4">
              <w:rPr>
                <w:rFonts w:cstheme="minorHAnsi"/>
              </w:rPr>
              <w:t>ekonomi</w:t>
            </w:r>
            <w:proofErr w:type="spellEnd"/>
            <w:r w:rsidRPr="00DB25C4">
              <w:rPr>
                <w:rFonts w:cstheme="minorHAnsi"/>
              </w:rPr>
              <w:t xml:space="preserve"> (</w:t>
            </w:r>
            <w:proofErr w:type="spellStart"/>
            <w:r w:rsidRPr="00DB25C4">
              <w:rPr>
                <w:rFonts w:cstheme="minorHAnsi"/>
              </w:rPr>
              <w:t>sperti</w:t>
            </w:r>
            <w:proofErr w:type="spellEnd"/>
            <w:r w:rsidRPr="00DB25C4">
              <w:rPr>
                <w:rFonts w:cstheme="minorHAnsi"/>
              </w:rPr>
              <w:t xml:space="preserve"> </w:t>
            </w:r>
            <w:proofErr w:type="spellStart"/>
            <w:r w:rsidRPr="00DB25C4">
              <w:rPr>
                <w:rFonts w:cstheme="minorHAnsi"/>
              </w:rPr>
              <w:t>akibat</w:t>
            </w:r>
            <w:proofErr w:type="spellEnd"/>
            <w:r w:rsidRPr="00DB25C4">
              <w:rPr>
                <w:rFonts w:cstheme="minorHAnsi"/>
              </w:rPr>
              <w:t xml:space="preserve"> COVID 19) yang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berdampak</w:t>
            </w:r>
            <w:proofErr w:type="spellEnd"/>
            <w:r w:rsidRPr="00DB25C4">
              <w:rPr>
                <w:rFonts w:cstheme="minorHAnsi"/>
              </w:rPr>
              <w:t xml:space="preserve"> pada </w:t>
            </w: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pendaftar</w:t>
            </w:r>
            <w:proofErr w:type="spellEnd"/>
            <w:r w:rsidRPr="00DB25C4">
              <w:rPr>
                <w:rFonts w:cstheme="minorHAnsi"/>
              </w:rPr>
              <w:t xml:space="preserve"> </w:t>
            </w:r>
            <w:proofErr w:type="spellStart"/>
            <w:r w:rsidRPr="00DB25C4">
              <w:rPr>
                <w:rFonts w:cstheme="minorHAnsi"/>
              </w:rPr>
              <w:t>maupun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output </w:t>
            </w:r>
            <w:proofErr w:type="spellStart"/>
            <w:r w:rsidRPr="00DB25C4">
              <w:rPr>
                <w:rFonts w:cstheme="minorHAnsi"/>
              </w:rPr>
              <w:t>lulusan</w:t>
            </w:r>
            <w:proofErr w:type="spellEnd"/>
            <w:r w:rsidRPr="00DB25C4">
              <w:rPr>
                <w:rFonts w:cstheme="minorHAnsi"/>
              </w:rPr>
              <w:t xml:space="preserve"> PPBM</w:t>
            </w:r>
          </w:p>
        </w:tc>
      </w:tr>
    </w:tbl>
    <w:p w14:paraId="1782DE02" w14:textId="77777777" w:rsidR="001E7FBB" w:rsidRPr="00DB25C4" w:rsidRDefault="001E7FBB" w:rsidP="00687314">
      <w:pPr>
        <w:spacing w:after="0" w:line="240" w:lineRule="auto"/>
        <w:rPr>
          <w:rFonts w:cstheme="minorHAnsi"/>
        </w:rPr>
      </w:pPr>
    </w:p>
    <w:p w14:paraId="128BC0CE" w14:textId="77777777" w:rsidR="001E7FBB" w:rsidRPr="00DB25C4" w:rsidRDefault="001E7FBB" w:rsidP="00687314">
      <w:pPr>
        <w:spacing w:after="0" w:line="240" w:lineRule="auto"/>
        <w:rPr>
          <w:rFonts w:eastAsia="Calibri" w:cstheme="minorHAnsi"/>
        </w:rPr>
      </w:pPr>
      <w:r w:rsidRPr="00DB25C4">
        <w:rPr>
          <w:rFonts w:eastAsia="Calibri" w:cstheme="minorHAnsi"/>
          <w:b/>
          <w:bCs/>
          <w:spacing w:val="1"/>
        </w:rPr>
        <w:t>3.</w:t>
      </w:r>
      <w:r w:rsidRPr="00DB25C4">
        <w:rPr>
          <w:rFonts w:eastAsia="Calibri" w:cstheme="minorHAnsi"/>
          <w:b/>
          <w:bCs/>
          <w:spacing w:val="-2"/>
        </w:rPr>
        <w:t>1</w:t>
      </w:r>
      <w:r w:rsidRPr="00DB25C4">
        <w:rPr>
          <w:rFonts w:eastAsia="Calibri" w:cstheme="minorHAnsi"/>
          <w:b/>
          <w:bCs/>
          <w:spacing w:val="1"/>
        </w:rPr>
        <w:t>.</w:t>
      </w:r>
      <w:r w:rsidRPr="00DB25C4">
        <w:rPr>
          <w:rFonts w:eastAsia="Calibri" w:cstheme="minorHAnsi"/>
          <w:b/>
          <w:bCs/>
        </w:rPr>
        <w:t>4</w:t>
      </w:r>
      <w:r w:rsidRPr="00DB25C4">
        <w:rPr>
          <w:rFonts w:eastAsia="Calibri" w:cstheme="minorHAnsi"/>
          <w:b/>
          <w:bCs/>
          <w:spacing w:val="-1"/>
        </w:rPr>
        <w:t xml:space="preserve"> </w:t>
      </w:r>
      <w:proofErr w:type="spellStart"/>
      <w:r w:rsidRPr="00DB25C4">
        <w:rPr>
          <w:rFonts w:eastAsia="Calibri" w:cstheme="minorHAnsi"/>
          <w:b/>
          <w:bCs/>
          <w:spacing w:val="1"/>
        </w:rPr>
        <w:t>T</w:t>
      </w:r>
      <w:r w:rsidRPr="00DB25C4">
        <w:rPr>
          <w:rFonts w:eastAsia="Calibri" w:cstheme="minorHAnsi"/>
          <w:b/>
          <w:bCs/>
          <w:spacing w:val="-1"/>
        </w:rPr>
        <w:t>i</w:t>
      </w:r>
      <w:r w:rsidRPr="00DB25C4">
        <w:rPr>
          <w:rFonts w:eastAsia="Calibri" w:cstheme="minorHAnsi"/>
          <w:b/>
          <w:bCs/>
          <w:spacing w:val="1"/>
        </w:rPr>
        <w:t>n</w:t>
      </w:r>
      <w:r w:rsidRPr="00DB25C4">
        <w:rPr>
          <w:rFonts w:eastAsia="Calibri" w:cstheme="minorHAnsi"/>
          <w:b/>
          <w:bCs/>
          <w:spacing w:val="-1"/>
        </w:rPr>
        <w:t>da</w:t>
      </w:r>
      <w:r w:rsidRPr="00DB25C4">
        <w:rPr>
          <w:rFonts w:eastAsia="Calibri" w:cstheme="minorHAnsi"/>
          <w:b/>
          <w:bCs/>
        </w:rPr>
        <w:t>k</w:t>
      </w:r>
      <w:proofErr w:type="spellEnd"/>
      <w:r w:rsidRPr="00DB25C4">
        <w:rPr>
          <w:rFonts w:eastAsia="Calibri" w:cstheme="minorHAnsi"/>
          <w:b/>
          <w:bCs/>
          <w:spacing w:val="1"/>
        </w:rPr>
        <w:t xml:space="preserve"> </w:t>
      </w:r>
      <w:proofErr w:type="spellStart"/>
      <w:r w:rsidRPr="00DB25C4">
        <w:rPr>
          <w:rFonts w:eastAsia="Calibri" w:cstheme="minorHAnsi"/>
          <w:b/>
          <w:bCs/>
        </w:rPr>
        <w:t>L</w:t>
      </w:r>
      <w:r w:rsidRPr="00DB25C4">
        <w:rPr>
          <w:rFonts w:eastAsia="Calibri" w:cstheme="minorHAnsi"/>
          <w:b/>
          <w:bCs/>
          <w:spacing w:val="-1"/>
        </w:rPr>
        <w:t>a</w:t>
      </w:r>
      <w:r w:rsidRPr="00DB25C4">
        <w:rPr>
          <w:rFonts w:eastAsia="Calibri" w:cstheme="minorHAnsi"/>
          <w:b/>
          <w:bCs/>
          <w:spacing w:val="1"/>
        </w:rPr>
        <w:t>nju</w:t>
      </w:r>
      <w:r w:rsidRPr="00DB25C4">
        <w:rPr>
          <w:rFonts w:eastAsia="Calibri" w:cstheme="minorHAnsi"/>
          <w:b/>
          <w:bCs/>
        </w:rPr>
        <w:t>t</w:t>
      </w:r>
      <w:proofErr w:type="spellEnd"/>
    </w:p>
    <w:p w14:paraId="16706828" w14:textId="77777777" w:rsidR="001E7FBB" w:rsidRPr="00DB25C4" w:rsidRDefault="001E7FBB" w:rsidP="00687314">
      <w:pPr>
        <w:spacing w:after="0" w:line="240" w:lineRule="auto"/>
        <w:ind w:left="338"/>
        <w:rPr>
          <w:rFonts w:eastAsia="Calibri" w:cstheme="minorHAnsi"/>
        </w:rPr>
      </w:pPr>
      <w:proofErr w:type="spellStart"/>
      <w:r w:rsidRPr="00DB25C4">
        <w:rPr>
          <w:rFonts w:eastAsia="Calibri" w:cstheme="minorHAnsi"/>
          <w:position w:val="1"/>
        </w:rPr>
        <w:t>Ti</w:t>
      </w:r>
      <w:r w:rsidRPr="00DB25C4">
        <w:rPr>
          <w:rFonts w:eastAsia="Calibri" w:cstheme="minorHAnsi"/>
          <w:spacing w:val="-1"/>
          <w:position w:val="1"/>
        </w:rPr>
        <w:t>nd</w:t>
      </w:r>
      <w:r w:rsidRPr="00DB25C4">
        <w:rPr>
          <w:rFonts w:eastAsia="Calibri" w:cstheme="minorHAnsi"/>
          <w:position w:val="1"/>
        </w:rPr>
        <w:t>ak</w:t>
      </w:r>
      <w:proofErr w:type="spellEnd"/>
      <w:r w:rsidRPr="00DB25C4">
        <w:rPr>
          <w:rFonts w:eastAsia="Calibri" w:cstheme="minorHAnsi"/>
          <w:spacing w:val="6"/>
          <w:position w:val="1"/>
        </w:rPr>
        <w:t xml:space="preserve"> </w:t>
      </w:r>
      <w:proofErr w:type="spellStart"/>
      <w:r w:rsidRPr="00DB25C4">
        <w:rPr>
          <w:rFonts w:eastAsia="Calibri" w:cstheme="minorHAnsi"/>
          <w:position w:val="1"/>
        </w:rPr>
        <w:t>la</w:t>
      </w:r>
      <w:r w:rsidRPr="00DB25C4">
        <w:rPr>
          <w:rFonts w:eastAsia="Calibri" w:cstheme="minorHAnsi"/>
          <w:spacing w:val="-1"/>
          <w:position w:val="1"/>
        </w:rPr>
        <w:t>n</w:t>
      </w:r>
      <w:r w:rsidRPr="00DB25C4">
        <w:rPr>
          <w:rFonts w:eastAsia="Calibri" w:cstheme="minorHAnsi"/>
          <w:position w:val="1"/>
        </w:rPr>
        <w:t>j</w:t>
      </w:r>
      <w:r w:rsidRPr="00DB25C4">
        <w:rPr>
          <w:rFonts w:eastAsia="Calibri" w:cstheme="minorHAnsi"/>
          <w:spacing w:val="-1"/>
          <w:position w:val="1"/>
        </w:rPr>
        <w:t>u</w:t>
      </w:r>
      <w:r w:rsidRPr="00DB25C4">
        <w:rPr>
          <w:rFonts w:eastAsia="Calibri" w:cstheme="minorHAnsi"/>
          <w:position w:val="1"/>
        </w:rPr>
        <w:t>t</w:t>
      </w:r>
      <w:proofErr w:type="spellEnd"/>
      <w:r w:rsidRPr="00DB25C4">
        <w:rPr>
          <w:rFonts w:eastAsia="Calibri" w:cstheme="minorHAnsi"/>
          <w:spacing w:val="11"/>
          <w:position w:val="1"/>
        </w:rPr>
        <w:t xml:space="preserve"> </w:t>
      </w:r>
      <w:r w:rsidRPr="00DB25C4">
        <w:rPr>
          <w:rFonts w:eastAsia="Calibri" w:cstheme="minorHAnsi"/>
          <w:spacing w:val="1"/>
          <w:position w:val="1"/>
        </w:rPr>
        <w:t>y</w:t>
      </w:r>
      <w:r w:rsidRPr="00DB25C4">
        <w:rPr>
          <w:rFonts w:eastAsia="Calibri" w:cstheme="minorHAnsi"/>
          <w:position w:val="1"/>
        </w:rPr>
        <w:t>a</w:t>
      </w:r>
      <w:r w:rsidRPr="00DB25C4">
        <w:rPr>
          <w:rFonts w:eastAsia="Calibri" w:cstheme="minorHAnsi"/>
          <w:spacing w:val="-1"/>
          <w:position w:val="1"/>
        </w:rPr>
        <w:t>n</w:t>
      </w:r>
      <w:r w:rsidRPr="00DB25C4">
        <w:rPr>
          <w:rFonts w:eastAsia="Calibri" w:cstheme="minorHAnsi"/>
          <w:position w:val="1"/>
        </w:rPr>
        <w:t>g</w:t>
      </w:r>
      <w:r w:rsidRPr="00DB25C4">
        <w:rPr>
          <w:rFonts w:eastAsia="Calibri" w:cstheme="minorHAnsi"/>
          <w:spacing w:val="5"/>
          <w:position w:val="1"/>
        </w:rPr>
        <w:t xml:space="preserve"> </w:t>
      </w:r>
      <w:proofErr w:type="spellStart"/>
      <w:r w:rsidRPr="00DB25C4">
        <w:rPr>
          <w:rFonts w:eastAsia="Calibri" w:cstheme="minorHAnsi"/>
          <w:spacing w:val="1"/>
          <w:position w:val="1"/>
        </w:rPr>
        <w:t>te</w:t>
      </w:r>
      <w:r w:rsidRPr="00DB25C4">
        <w:rPr>
          <w:rFonts w:eastAsia="Calibri" w:cstheme="minorHAnsi"/>
          <w:position w:val="1"/>
        </w:rPr>
        <w:t>lah</w:t>
      </w:r>
      <w:proofErr w:type="spellEnd"/>
      <w:r w:rsidRPr="00DB25C4">
        <w:rPr>
          <w:rFonts w:eastAsia="Calibri" w:cstheme="minorHAnsi"/>
          <w:spacing w:val="7"/>
          <w:position w:val="1"/>
        </w:rPr>
        <w:t xml:space="preserve"> </w:t>
      </w:r>
      <w:proofErr w:type="spellStart"/>
      <w:r w:rsidRPr="00DB25C4">
        <w:rPr>
          <w:rFonts w:eastAsia="Calibri" w:cstheme="minorHAnsi"/>
          <w:spacing w:val="-1"/>
          <w:position w:val="1"/>
        </w:rPr>
        <w:t>d</w:t>
      </w:r>
      <w:r w:rsidRPr="00DB25C4">
        <w:rPr>
          <w:rFonts w:eastAsia="Calibri" w:cstheme="minorHAnsi"/>
          <w:position w:val="1"/>
        </w:rPr>
        <w:t>ia</w:t>
      </w:r>
      <w:r w:rsidRPr="00DB25C4">
        <w:rPr>
          <w:rFonts w:eastAsia="Calibri" w:cstheme="minorHAnsi"/>
          <w:spacing w:val="1"/>
          <w:position w:val="1"/>
        </w:rPr>
        <w:t>m</w:t>
      </w:r>
      <w:r w:rsidRPr="00DB25C4">
        <w:rPr>
          <w:rFonts w:eastAsia="Calibri" w:cstheme="minorHAnsi"/>
          <w:spacing w:val="-1"/>
          <w:position w:val="1"/>
        </w:rPr>
        <w:t>b</w:t>
      </w:r>
      <w:r w:rsidRPr="00DB25C4">
        <w:rPr>
          <w:rFonts w:eastAsia="Calibri" w:cstheme="minorHAnsi"/>
          <w:position w:val="1"/>
        </w:rPr>
        <w:t>il</w:t>
      </w:r>
      <w:proofErr w:type="spellEnd"/>
      <w:r w:rsidRPr="00DB25C4">
        <w:rPr>
          <w:rFonts w:eastAsia="Calibri" w:cstheme="minorHAnsi"/>
          <w:spacing w:val="5"/>
          <w:position w:val="1"/>
        </w:rPr>
        <w:t xml:space="preserve"> </w:t>
      </w:r>
      <w:proofErr w:type="spellStart"/>
      <w:r w:rsidRPr="00DB25C4">
        <w:rPr>
          <w:rFonts w:eastAsia="Calibri" w:cstheme="minorHAnsi"/>
          <w:spacing w:val="-1"/>
          <w:position w:val="1"/>
        </w:rPr>
        <w:t>d</w:t>
      </w:r>
      <w:r w:rsidRPr="00DB25C4">
        <w:rPr>
          <w:rFonts w:eastAsia="Calibri" w:cstheme="minorHAnsi"/>
          <w:position w:val="1"/>
        </w:rPr>
        <w:t>alam</w:t>
      </w:r>
      <w:proofErr w:type="spellEnd"/>
      <w:r w:rsidRPr="00DB25C4">
        <w:rPr>
          <w:rFonts w:eastAsia="Calibri" w:cstheme="minorHAnsi"/>
          <w:spacing w:val="9"/>
          <w:position w:val="1"/>
        </w:rPr>
        <w:t xml:space="preserve"> </w:t>
      </w:r>
      <w:proofErr w:type="spellStart"/>
      <w:r w:rsidRPr="00DB25C4">
        <w:rPr>
          <w:rFonts w:eastAsia="Calibri" w:cstheme="minorHAnsi"/>
          <w:position w:val="1"/>
        </w:rPr>
        <w:t>ra</w:t>
      </w:r>
      <w:r w:rsidRPr="00DB25C4">
        <w:rPr>
          <w:rFonts w:eastAsia="Calibri" w:cstheme="minorHAnsi"/>
          <w:spacing w:val="-1"/>
          <w:position w:val="1"/>
        </w:rPr>
        <w:t>ng</w:t>
      </w:r>
      <w:r w:rsidRPr="00DB25C4">
        <w:rPr>
          <w:rFonts w:eastAsia="Calibri" w:cstheme="minorHAnsi"/>
          <w:position w:val="1"/>
        </w:rPr>
        <w:t>ka</w:t>
      </w:r>
      <w:proofErr w:type="spellEnd"/>
      <w:r w:rsidRPr="00DB25C4">
        <w:rPr>
          <w:rFonts w:eastAsia="Calibri" w:cstheme="minorHAnsi"/>
          <w:spacing w:val="5"/>
          <w:position w:val="1"/>
        </w:rPr>
        <w:t xml:space="preserve"> </w:t>
      </w:r>
      <w:proofErr w:type="spellStart"/>
      <w:r w:rsidRPr="00DB25C4">
        <w:rPr>
          <w:rFonts w:eastAsia="Calibri" w:cstheme="minorHAnsi"/>
          <w:spacing w:val="1"/>
          <w:position w:val="1"/>
        </w:rPr>
        <w:t>m</w:t>
      </w:r>
      <w:r w:rsidRPr="00DB25C4">
        <w:rPr>
          <w:rFonts w:eastAsia="Calibri" w:cstheme="minorHAnsi"/>
          <w:spacing w:val="-2"/>
          <w:position w:val="1"/>
        </w:rPr>
        <w:t>e</w:t>
      </w:r>
      <w:r w:rsidRPr="00DB25C4">
        <w:rPr>
          <w:rFonts w:eastAsia="Calibri" w:cstheme="minorHAnsi"/>
          <w:spacing w:val="-1"/>
          <w:position w:val="1"/>
        </w:rPr>
        <w:t>n</w:t>
      </w:r>
      <w:r w:rsidRPr="00DB25C4">
        <w:rPr>
          <w:rFonts w:eastAsia="Calibri" w:cstheme="minorHAnsi"/>
          <w:position w:val="1"/>
        </w:rPr>
        <w:t>i</w:t>
      </w:r>
      <w:r w:rsidRPr="00DB25C4">
        <w:rPr>
          <w:rFonts w:eastAsia="Calibri" w:cstheme="minorHAnsi"/>
          <w:spacing w:val="-1"/>
          <w:position w:val="1"/>
        </w:rPr>
        <w:t>ng</w:t>
      </w:r>
      <w:r w:rsidRPr="00DB25C4">
        <w:rPr>
          <w:rFonts w:eastAsia="Calibri" w:cstheme="minorHAnsi"/>
          <w:position w:val="1"/>
        </w:rPr>
        <w:t>ka</w:t>
      </w:r>
      <w:r w:rsidRPr="00DB25C4">
        <w:rPr>
          <w:rFonts w:eastAsia="Calibri" w:cstheme="minorHAnsi"/>
          <w:spacing w:val="1"/>
          <w:position w:val="1"/>
        </w:rPr>
        <w:t>t</w:t>
      </w:r>
      <w:r w:rsidRPr="00DB25C4">
        <w:rPr>
          <w:rFonts w:eastAsia="Calibri" w:cstheme="minorHAnsi"/>
          <w:position w:val="1"/>
        </w:rPr>
        <w:t>kan</w:t>
      </w:r>
      <w:proofErr w:type="spellEnd"/>
      <w:r w:rsidRPr="00DB25C4">
        <w:rPr>
          <w:rFonts w:eastAsia="Calibri" w:cstheme="minorHAnsi"/>
          <w:spacing w:val="5"/>
          <w:position w:val="1"/>
        </w:rPr>
        <w:t xml:space="preserve"> </w:t>
      </w:r>
      <w:proofErr w:type="spellStart"/>
      <w:r w:rsidRPr="00DB25C4">
        <w:rPr>
          <w:rFonts w:eastAsia="Calibri" w:cstheme="minorHAnsi"/>
          <w:position w:val="1"/>
        </w:rPr>
        <w:t>j</w:t>
      </w:r>
      <w:r w:rsidRPr="00DB25C4">
        <w:rPr>
          <w:rFonts w:eastAsia="Calibri" w:cstheme="minorHAnsi"/>
          <w:spacing w:val="-1"/>
          <w:position w:val="1"/>
        </w:rPr>
        <w:t>u</w:t>
      </w:r>
      <w:r w:rsidRPr="00DB25C4">
        <w:rPr>
          <w:rFonts w:eastAsia="Calibri" w:cstheme="minorHAnsi"/>
          <w:spacing w:val="1"/>
          <w:position w:val="1"/>
        </w:rPr>
        <w:t>m</w:t>
      </w:r>
      <w:r w:rsidRPr="00DB25C4">
        <w:rPr>
          <w:rFonts w:eastAsia="Calibri" w:cstheme="minorHAnsi"/>
          <w:position w:val="1"/>
        </w:rPr>
        <w:t>lah</w:t>
      </w:r>
      <w:proofErr w:type="spellEnd"/>
      <w:r w:rsidRPr="00DB25C4">
        <w:rPr>
          <w:rFonts w:eastAsia="Calibri" w:cstheme="minorHAnsi"/>
          <w:spacing w:val="31"/>
          <w:position w:val="1"/>
        </w:rPr>
        <w:t xml:space="preserve"> </w:t>
      </w:r>
      <w:r w:rsidRPr="00DB25C4">
        <w:rPr>
          <w:rFonts w:eastAsia="Calibri" w:cstheme="minorHAnsi"/>
          <w:spacing w:val="-1"/>
          <w:position w:val="1"/>
        </w:rPr>
        <w:t>d</w:t>
      </w:r>
      <w:r w:rsidRPr="00DB25C4">
        <w:rPr>
          <w:rFonts w:eastAsia="Calibri" w:cstheme="minorHAnsi"/>
          <w:position w:val="1"/>
        </w:rPr>
        <w:t>an</w:t>
      </w:r>
      <w:r w:rsidRPr="00DB25C4">
        <w:rPr>
          <w:rFonts w:eastAsia="Calibri" w:cstheme="minorHAnsi"/>
          <w:spacing w:val="14"/>
          <w:position w:val="1"/>
        </w:rPr>
        <w:t xml:space="preserve"> </w:t>
      </w:r>
      <w:proofErr w:type="spellStart"/>
      <w:r w:rsidRPr="00DB25C4">
        <w:rPr>
          <w:rFonts w:eastAsia="Calibri" w:cstheme="minorHAnsi"/>
          <w:position w:val="1"/>
        </w:rPr>
        <w:t>k</w:t>
      </w:r>
      <w:r w:rsidRPr="00DB25C4">
        <w:rPr>
          <w:rFonts w:eastAsia="Calibri" w:cstheme="minorHAnsi"/>
          <w:spacing w:val="-1"/>
          <w:position w:val="1"/>
        </w:rPr>
        <w:t>u</w:t>
      </w:r>
      <w:r w:rsidRPr="00DB25C4">
        <w:rPr>
          <w:rFonts w:eastAsia="Calibri" w:cstheme="minorHAnsi"/>
          <w:position w:val="1"/>
        </w:rPr>
        <w:t>ali</w:t>
      </w:r>
      <w:r w:rsidRPr="00DB25C4">
        <w:rPr>
          <w:rFonts w:eastAsia="Calibri" w:cstheme="minorHAnsi"/>
          <w:spacing w:val="1"/>
          <w:position w:val="1"/>
        </w:rPr>
        <w:t>t</w:t>
      </w:r>
      <w:r w:rsidRPr="00DB25C4">
        <w:rPr>
          <w:rFonts w:eastAsia="Calibri" w:cstheme="minorHAnsi"/>
          <w:position w:val="1"/>
        </w:rPr>
        <w:t>as</w:t>
      </w:r>
      <w:proofErr w:type="spellEnd"/>
      <w:r w:rsidRPr="00DB25C4">
        <w:rPr>
          <w:rFonts w:eastAsia="Calibri" w:cstheme="minorHAnsi"/>
          <w:spacing w:val="15"/>
          <w:position w:val="1"/>
        </w:rPr>
        <w:t xml:space="preserve"> </w:t>
      </w:r>
      <w:proofErr w:type="spellStart"/>
      <w:r w:rsidRPr="00DB25C4">
        <w:rPr>
          <w:rFonts w:eastAsia="Calibri" w:cstheme="minorHAnsi"/>
          <w:position w:val="1"/>
        </w:rPr>
        <w:t>cal</w:t>
      </w:r>
      <w:r w:rsidRPr="00DB25C4">
        <w:rPr>
          <w:rFonts w:eastAsia="Calibri" w:cstheme="minorHAnsi"/>
          <w:spacing w:val="1"/>
          <w:position w:val="1"/>
        </w:rPr>
        <w:t>o</w:t>
      </w:r>
      <w:r w:rsidRPr="00DB25C4">
        <w:rPr>
          <w:rFonts w:eastAsia="Calibri" w:cstheme="minorHAnsi"/>
          <w:position w:val="1"/>
        </w:rPr>
        <w:t>n</w:t>
      </w:r>
      <w:proofErr w:type="spellEnd"/>
      <w:r w:rsidRPr="00DB25C4">
        <w:rPr>
          <w:rFonts w:eastAsia="Calibri" w:cstheme="minorHAnsi"/>
          <w:spacing w:val="12"/>
          <w:position w:val="1"/>
        </w:rPr>
        <w:t xml:space="preserve"> </w:t>
      </w:r>
      <w:proofErr w:type="spellStart"/>
      <w:r w:rsidRPr="00DB25C4">
        <w:rPr>
          <w:rFonts w:eastAsia="Calibri" w:cstheme="minorHAnsi"/>
          <w:spacing w:val="1"/>
          <w:position w:val="1"/>
        </w:rPr>
        <w:t>m</w:t>
      </w:r>
      <w:r w:rsidRPr="00DB25C4">
        <w:rPr>
          <w:rFonts w:eastAsia="Calibri" w:cstheme="minorHAnsi"/>
          <w:position w:val="1"/>
        </w:rPr>
        <w:t>a</w:t>
      </w:r>
      <w:r w:rsidRPr="00DB25C4">
        <w:rPr>
          <w:rFonts w:eastAsia="Calibri" w:cstheme="minorHAnsi"/>
          <w:spacing w:val="-1"/>
          <w:position w:val="1"/>
        </w:rPr>
        <w:t>h</w:t>
      </w:r>
      <w:r w:rsidRPr="00DB25C4">
        <w:rPr>
          <w:rFonts w:eastAsia="Calibri" w:cstheme="minorHAnsi"/>
          <w:position w:val="1"/>
        </w:rPr>
        <w:t>asi</w:t>
      </w:r>
      <w:r w:rsidRPr="00DB25C4">
        <w:rPr>
          <w:rFonts w:eastAsia="Calibri" w:cstheme="minorHAnsi"/>
          <w:spacing w:val="-2"/>
          <w:position w:val="1"/>
        </w:rPr>
        <w:t>s</w:t>
      </w:r>
      <w:r w:rsidRPr="00DB25C4">
        <w:rPr>
          <w:rFonts w:eastAsia="Calibri" w:cstheme="minorHAnsi"/>
          <w:spacing w:val="1"/>
          <w:position w:val="1"/>
        </w:rPr>
        <w:t>w</w:t>
      </w:r>
      <w:r w:rsidRPr="00DB25C4">
        <w:rPr>
          <w:rFonts w:eastAsia="Calibri" w:cstheme="minorHAnsi"/>
          <w:position w:val="1"/>
        </w:rPr>
        <w:t>a</w:t>
      </w:r>
      <w:proofErr w:type="spellEnd"/>
      <w:r w:rsidRPr="00DB25C4">
        <w:rPr>
          <w:rFonts w:eastAsia="Calibri" w:cstheme="minorHAnsi"/>
          <w:spacing w:val="15"/>
          <w:position w:val="1"/>
        </w:rPr>
        <w:t xml:space="preserve"> </w:t>
      </w:r>
      <w:proofErr w:type="spellStart"/>
      <w:r w:rsidRPr="00DB25C4">
        <w:rPr>
          <w:rFonts w:eastAsia="Calibri" w:cstheme="minorHAnsi"/>
          <w:spacing w:val="-1"/>
          <w:position w:val="1"/>
        </w:rPr>
        <w:t>b</w:t>
      </w:r>
      <w:r w:rsidRPr="00DB25C4">
        <w:rPr>
          <w:rFonts w:eastAsia="Calibri" w:cstheme="minorHAnsi"/>
          <w:position w:val="1"/>
        </w:rPr>
        <w:t>ar</w:t>
      </w:r>
      <w:r w:rsidRPr="00DB25C4">
        <w:rPr>
          <w:rFonts w:eastAsia="Calibri" w:cstheme="minorHAnsi"/>
          <w:spacing w:val="-1"/>
          <w:position w:val="1"/>
        </w:rPr>
        <w:t>u</w:t>
      </w:r>
      <w:proofErr w:type="spellEnd"/>
      <w:r w:rsidRPr="00DB25C4">
        <w:rPr>
          <w:rFonts w:eastAsia="Calibri" w:cstheme="minorHAnsi"/>
          <w:position w:val="1"/>
        </w:rPr>
        <w:t>,</w:t>
      </w:r>
    </w:p>
    <w:p w14:paraId="71588308" w14:textId="77777777" w:rsidR="001E7FBB" w:rsidRPr="00DB25C4" w:rsidRDefault="001E7FBB" w:rsidP="00687314">
      <w:pPr>
        <w:spacing w:after="0" w:line="240" w:lineRule="auto"/>
        <w:ind w:left="338"/>
        <w:rPr>
          <w:rFonts w:eastAsia="Calibri" w:cstheme="minorHAnsi"/>
        </w:rPr>
      </w:pPr>
      <w:proofErr w:type="spellStart"/>
      <w:r w:rsidRPr="00DB25C4">
        <w:rPr>
          <w:rFonts w:eastAsia="Calibri" w:cstheme="minorHAnsi"/>
          <w:spacing w:val="-1"/>
        </w:rPr>
        <w:t>b</w:t>
      </w:r>
      <w:r w:rsidRPr="00DB25C4">
        <w:rPr>
          <w:rFonts w:eastAsia="Calibri" w:cstheme="minorHAnsi"/>
        </w:rPr>
        <w:t>aik</w:t>
      </w:r>
      <w:proofErr w:type="spellEnd"/>
      <w:r w:rsidRPr="00DB25C4">
        <w:rPr>
          <w:rFonts w:eastAsia="Calibri" w:cstheme="minorHAnsi"/>
          <w:spacing w:val="1"/>
        </w:rPr>
        <w:t xml:space="preserve"> </w:t>
      </w:r>
      <w:proofErr w:type="spellStart"/>
      <w:r w:rsidRPr="00DB25C4">
        <w:rPr>
          <w:rFonts w:eastAsia="Calibri" w:cstheme="minorHAnsi"/>
          <w:spacing w:val="-1"/>
        </w:rPr>
        <w:t>d</w:t>
      </w:r>
      <w:r w:rsidRPr="00DB25C4">
        <w:rPr>
          <w:rFonts w:eastAsia="Calibri" w:cstheme="minorHAnsi"/>
        </w:rPr>
        <w:t>ari</w:t>
      </w:r>
      <w:proofErr w:type="spellEnd"/>
      <w:r w:rsidRPr="00DB25C4">
        <w:rPr>
          <w:rFonts w:eastAsia="Calibri" w:cstheme="minorHAnsi"/>
        </w:rPr>
        <w:t xml:space="preserve"> </w:t>
      </w:r>
      <w:proofErr w:type="spellStart"/>
      <w:r w:rsidRPr="00DB25C4">
        <w:rPr>
          <w:rFonts w:eastAsia="Calibri" w:cstheme="minorHAnsi"/>
          <w:spacing w:val="-1"/>
        </w:rPr>
        <w:t>d</w:t>
      </w:r>
      <w:r w:rsidRPr="00DB25C4">
        <w:rPr>
          <w:rFonts w:eastAsia="Calibri" w:cstheme="minorHAnsi"/>
        </w:rPr>
        <w:t>alam</w:t>
      </w:r>
      <w:proofErr w:type="spellEnd"/>
      <w:r w:rsidRPr="00DB25C4">
        <w:rPr>
          <w:rFonts w:eastAsia="Calibri" w:cstheme="minorHAnsi"/>
        </w:rPr>
        <w:t xml:space="preserve"> </w:t>
      </w:r>
      <w:r w:rsidRPr="00DB25C4">
        <w:rPr>
          <w:rFonts w:eastAsia="Calibri" w:cstheme="minorHAnsi"/>
          <w:spacing w:val="-1"/>
        </w:rPr>
        <w:t>n</w:t>
      </w:r>
      <w:r w:rsidRPr="00DB25C4">
        <w:rPr>
          <w:rFonts w:eastAsia="Calibri" w:cstheme="minorHAnsi"/>
          <w:spacing w:val="1"/>
        </w:rPr>
        <w:t>e</w:t>
      </w:r>
      <w:r w:rsidRPr="00DB25C4">
        <w:rPr>
          <w:rFonts w:eastAsia="Calibri" w:cstheme="minorHAnsi"/>
          <w:spacing w:val="-1"/>
        </w:rPr>
        <w:t>g</w:t>
      </w:r>
      <w:r w:rsidRPr="00DB25C4">
        <w:rPr>
          <w:rFonts w:eastAsia="Calibri" w:cstheme="minorHAnsi"/>
          <w:spacing w:val="1"/>
        </w:rPr>
        <w:t>e</w:t>
      </w:r>
      <w:r w:rsidRPr="00DB25C4">
        <w:rPr>
          <w:rFonts w:eastAsia="Calibri" w:cstheme="minorHAnsi"/>
        </w:rPr>
        <w:t>ri</w:t>
      </w:r>
      <w:r w:rsidRPr="00DB25C4">
        <w:rPr>
          <w:rFonts w:eastAsia="Calibri" w:cstheme="minorHAnsi"/>
          <w:spacing w:val="-2"/>
        </w:rPr>
        <w:t xml:space="preserve"> </w:t>
      </w:r>
      <w:proofErr w:type="spellStart"/>
      <w:r w:rsidRPr="00DB25C4">
        <w:rPr>
          <w:rFonts w:eastAsia="Calibri" w:cstheme="minorHAnsi"/>
          <w:spacing w:val="-1"/>
        </w:rPr>
        <w:t>m</w:t>
      </w:r>
      <w:r w:rsidRPr="00DB25C4">
        <w:rPr>
          <w:rFonts w:eastAsia="Calibri" w:cstheme="minorHAnsi"/>
        </w:rPr>
        <w:t>a</w:t>
      </w:r>
      <w:r w:rsidRPr="00DB25C4">
        <w:rPr>
          <w:rFonts w:eastAsia="Calibri" w:cstheme="minorHAnsi"/>
          <w:spacing w:val="-1"/>
        </w:rPr>
        <w:t>upu</w:t>
      </w:r>
      <w:r w:rsidRPr="00DB25C4">
        <w:rPr>
          <w:rFonts w:eastAsia="Calibri" w:cstheme="minorHAnsi"/>
        </w:rPr>
        <w:t>n</w:t>
      </w:r>
      <w:proofErr w:type="spellEnd"/>
      <w:r w:rsidRPr="00DB25C4">
        <w:rPr>
          <w:rFonts w:eastAsia="Calibri" w:cstheme="minorHAnsi"/>
        </w:rPr>
        <w:t xml:space="preserve"> </w:t>
      </w:r>
      <w:proofErr w:type="spellStart"/>
      <w:r w:rsidRPr="00DB25C4">
        <w:rPr>
          <w:rFonts w:eastAsia="Calibri" w:cstheme="minorHAnsi"/>
          <w:spacing w:val="-1"/>
        </w:rPr>
        <w:t>d</w:t>
      </w:r>
      <w:r w:rsidRPr="00DB25C4">
        <w:rPr>
          <w:rFonts w:eastAsia="Calibri" w:cstheme="minorHAnsi"/>
        </w:rPr>
        <w:t>ari</w:t>
      </w:r>
      <w:proofErr w:type="spellEnd"/>
      <w:r w:rsidRPr="00DB25C4">
        <w:rPr>
          <w:rFonts w:eastAsia="Calibri" w:cstheme="minorHAnsi"/>
          <w:spacing w:val="-2"/>
        </w:rPr>
        <w:t xml:space="preserve"> </w:t>
      </w:r>
      <w:proofErr w:type="spellStart"/>
      <w:r w:rsidRPr="00DB25C4">
        <w:rPr>
          <w:rFonts w:eastAsia="Calibri" w:cstheme="minorHAnsi"/>
        </w:rPr>
        <w:t>l</w:t>
      </w:r>
      <w:r w:rsidRPr="00DB25C4">
        <w:rPr>
          <w:rFonts w:eastAsia="Calibri" w:cstheme="minorHAnsi"/>
          <w:spacing w:val="-1"/>
        </w:rPr>
        <w:t>u</w:t>
      </w:r>
      <w:r w:rsidRPr="00DB25C4">
        <w:rPr>
          <w:rFonts w:eastAsia="Calibri" w:cstheme="minorHAnsi"/>
        </w:rPr>
        <w:t>ar</w:t>
      </w:r>
      <w:proofErr w:type="spellEnd"/>
      <w:r w:rsidRPr="00DB25C4">
        <w:rPr>
          <w:rFonts w:eastAsia="Calibri" w:cstheme="minorHAnsi"/>
          <w:spacing w:val="3"/>
        </w:rPr>
        <w:t xml:space="preserve"> </w:t>
      </w:r>
      <w:r w:rsidRPr="00DB25C4">
        <w:rPr>
          <w:rFonts w:eastAsia="Calibri" w:cstheme="minorHAnsi"/>
          <w:spacing w:val="-1"/>
        </w:rPr>
        <w:t>n</w:t>
      </w:r>
      <w:r w:rsidRPr="00DB25C4">
        <w:rPr>
          <w:rFonts w:eastAsia="Calibri" w:cstheme="minorHAnsi"/>
          <w:spacing w:val="1"/>
        </w:rPr>
        <w:t>e</w:t>
      </w:r>
      <w:r w:rsidRPr="00DB25C4">
        <w:rPr>
          <w:rFonts w:eastAsia="Calibri" w:cstheme="minorHAnsi"/>
          <w:spacing w:val="-1"/>
        </w:rPr>
        <w:t>g</w:t>
      </w:r>
      <w:r w:rsidRPr="00DB25C4">
        <w:rPr>
          <w:rFonts w:eastAsia="Calibri" w:cstheme="minorHAnsi"/>
          <w:spacing w:val="1"/>
        </w:rPr>
        <w:t>e</w:t>
      </w:r>
      <w:r w:rsidRPr="00DB25C4">
        <w:rPr>
          <w:rFonts w:eastAsia="Calibri" w:cstheme="minorHAnsi"/>
        </w:rPr>
        <w:t xml:space="preserve">ri. </w:t>
      </w:r>
    </w:p>
    <w:p w14:paraId="6BA7D0D0" w14:textId="77777777" w:rsidR="001E7FBB" w:rsidRPr="00DB25C4" w:rsidRDefault="001E7FBB" w:rsidP="00687314">
      <w:pPr>
        <w:spacing w:after="0" w:line="240" w:lineRule="auto"/>
        <w:rPr>
          <w:rFonts w:cstheme="minorHAnsi"/>
        </w:rPr>
      </w:pPr>
    </w:p>
    <w:tbl>
      <w:tblPr>
        <w:tblW w:w="0" w:type="auto"/>
        <w:tblInd w:w="102" w:type="dxa"/>
        <w:tblLayout w:type="fixed"/>
        <w:tblCellMar>
          <w:left w:w="0" w:type="dxa"/>
          <w:right w:w="0" w:type="dxa"/>
        </w:tblCellMar>
        <w:tblLook w:val="01E0" w:firstRow="1" w:lastRow="1" w:firstColumn="1" w:lastColumn="1" w:noHBand="0" w:noVBand="0"/>
      </w:tblPr>
      <w:tblGrid>
        <w:gridCol w:w="637"/>
        <w:gridCol w:w="2511"/>
        <w:gridCol w:w="4125"/>
        <w:gridCol w:w="2284"/>
      </w:tblGrid>
      <w:tr w:rsidR="001E7FBB" w:rsidRPr="00DB25C4" w14:paraId="18249863" w14:textId="77777777" w:rsidTr="00CD4E67">
        <w:trPr>
          <w:trHeight w:hRule="exact" w:val="278"/>
        </w:trPr>
        <w:tc>
          <w:tcPr>
            <w:tcW w:w="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02AA62" w14:textId="77777777" w:rsidR="001E7FBB" w:rsidRPr="00DB25C4" w:rsidRDefault="001E7FBB" w:rsidP="00687314">
            <w:pPr>
              <w:spacing w:after="0" w:line="240" w:lineRule="auto"/>
              <w:ind w:left="183"/>
              <w:rPr>
                <w:rFonts w:eastAsia="Calibri" w:cstheme="minorHAnsi"/>
                <w:b/>
                <w:bCs/>
              </w:rPr>
            </w:pPr>
            <w:r w:rsidRPr="00DB25C4">
              <w:rPr>
                <w:rFonts w:eastAsia="Calibri" w:cstheme="minorHAnsi"/>
                <w:b/>
                <w:bCs/>
                <w:spacing w:val="-1"/>
              </w:rPr>
              <w:t>N</w:t>
            </w:r>
            <w:r w:rsidRPr="00DB25C4">
              <w:rPr>
                <w:rFonts w:eastAsia="Calibri" w:cstheme="minorHAnsi"/>
                <w:b/>
                <w:bCs/>
              </w:rPr>
              <w:t>o</w:t>
            </w:r>
          </w:p>
        </w:tc>
        <w:tc>
          <w:tcPr>
            <w:tcW w:w="25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4F3DF5" w14:textId="77777777" w:rsidR="001E7FBB" w:rsidRPr="00DB25C4" w:rsidRDefault="001E7FBB" w:rsidP="00687314">
            <w:pPr>
              <w:spacing w:after="0" w:line="240" w:lineRule="auto"/>
              <w:ind w:left="266"/>
              <w:rPr>
                <w:rFonts w:eastAsia="Calibri" w:cstheme="minorHAnsi"/>
                <w:b/>
                <w:bCs/>
              </w:rPr>
            </w:pPr>
            <w:proofErr w:type="spellStart"/>
            <w:r w:rsidRPr="00DB25C4">
              <w:rPr>
                <w:rFonts w:eastAsia="Calibri" w:cstheme="minorHAnsi"/>
                <w:b/>
                <w:bCs/>
                <w:spacing w:val="-1"/>
              </w:rPr>
              <w:t>A</w:t>
            </w:r>
            <w:r w:rsidRPr="00DB25C4">
              <w:rPr>
                <w:rFonts w:eastAsia="Calibri" w:cstheme="minorHAnsi"/>
                <w:b/>
                <w:bCs/>
              </w:rPr>
              <w:t>s</w:t>
            </w:r>
            <w:r w:rsidRPr="00DB25C4">
              <w:rPr>
                <w:rFonts w:eastAsia="Calibri" w:cstheme="minorHAnsi"/>
                <w:b/>
                <w:bCs/>
                <w:spacing w:val="-1"/>
              </w:rPr>
              <w:t>p</w:t>
            </w:r>
            <w:r w:rsidRPr="00DB25C4">
              <w:rPr>
                <w:rFonts w:eastAsia="Calibri" w:cstheme="minorHAnsi"/>
                <w:b/>
                <w:bCs/>
                <w:spacing w:val="1"/>
              </w:rPr>
              <w:t>e</w:t>
            </w:r>
            <w:r w:rsidRPr="00DB25C4">
              <w:rPr>
                <w:rFonts w:eastAsia="Calibri" w:cstheme="minorHAnsi"/>
                <w:b/>
                <w:bCs/>
              </w:rPr>
              <w:t>k</w:t>
            </w:r>
            <w:proofErr w:type="spellEnd"/>
            <w:r w:rsidRPr="00DB25C4">
              <w:rPr>
                <w:rFonts w:eastAsia="Calibri" w:cstheme="minorHAnsi"/>
                <w:b/>
                <w:bCs/>
                <w:spacing w:val="-1"/>
              </w:rPr>
              <w:t xml:space="preserve"> </w:t>
            </w:r>
            <w:r w:rsidRPr="00DB25C4">
              <w:rPr>
                <w:rFonts w:eastAsia="Calibri" w:cstheme="minorHAnsi"/>
                <w:b/>
                <w:bCs/>
                <w:spacing w:val="1"/>
              </w:rPr>
              <w:t>y</w:t>
            </w:r>
            <w:r w:rsidRPr="00DB25C4">
              <w:rPr>
                <w:rFonts w:eastAsia="Calibri" w:cstheme="minorHAnsi"/>
                <w:b/>
                <w:bCs/>
                <w:spacing w:val="-3"/>
              </w:rPr>
              <w:t>a</w:t>
            </w:r>
            <w:r w:rsidRPr="00DB25C4">
              <w:rPr>
                <w:rFonts w:eastAsia="Calibri" w:cstheme="minorHAnsi"/>
                <w:b/>
                <w:bCs/>
                <w:spacing w:val="-1"/>
              </w:rPr>
              <w:t>n</w:t>
            </w:r>
            <w:r w:rsidRPr="00DB25C4">
              <w:rPr>
                <w:rFonts w:eastAsia="Calibri" w:cstheme="minorHAnsi"/>
                <w:b/>
                <w:bCs/>
              </w:rPr>
              <w:t xml:space="preserve">g </w:t>
            </w:r>
            <w:proofErr w:type="spellStart"/>
            <w:r w:rsidRPr="00DB25C4">
              <w:rPr>
                <w:rFonts w:eastAsia="Calibri" w:cstheme="minorHAnsi"/>
                <w:b/>
                <w:bCs/>
                <w:spacing w:val="1"/>
              </w:rPr>
              <w:t>D</w:t>
            </w:r>
            <w:r w:rsidRPr="00DB25C4">
              <w:rPr>
                <w:rFonts w:eastAsia="Calibri" w:cstheme="minorHAnsi"/>
                <w:b/>
                <w:bCs/>
              </w:rPr>
              <w:t>i</w:t>
            </w:r>
            <w:r w:rsidRPr="00DB25C4">
              <w:rPr>
                <w:rFonts w:eastAsia="Calibri" w:cstheme="minorHAnsi"/>
                <w:b/>
                <w:bCs/>
                <w:spacing w:val="-2"/>
              </w:rPr>
              <w:t>e</w:t>
            </w:r>
            <w:r w:rsidRPr="00DB25C4">
              <w:rPr>
                <w:rFonts w:eastAsia="Calibri" w:cstheme="minorHAnsi"/>
                <w:b/>
                <w:bCs/>
                <w:spacing w:val="1"/>
              </w:rPr>
              <w:t>v</w:t>
            </w:r>
            <w:r w:rsidRPr="00DB25C4">
              <w:rPr>
                <w:rFonts w:eastAsia="Calibri" w:cstheme="minorHAnsi"/>
                <w:b/>
                <w:bCs/>
              </w:rPr>
              <w:t>al</w:t>
            </w:r>
            <w:r w:rsidRPr="00DB25C4">
              <w:rPr>
                <w:rFonts w:eastAsia="Calibri" w:cstheme="minorHAnsi"/>
                <w:b/>
                <w:bCs/>
                <w:spacing w:val="-1"/>
              </w:rPr>
              <w:t>u</w:t>
            </w:r>
            <w:r w:rsidRPr="00DB25C4">
              <w:rPr>
                <w:rFonts w:eastAsia="Calibri" w:cstheme="minorHAnsi"/>
                <w:b/>
                <w:bCs/>
              </w:rPr>
              <w:t>a</w:t>
            </w:r>
            <w:r w:rsidRPr="00DB25C4">
              <w:rPr>
                <w:rFonts w:eastAsia="Calibri" w:cstheme="minorHAnsi"/>
                <w:b/>
                <w:bCs/>
                <w:spacing w:val="-2"/>
              </w:rPr>
              <w:t>s</w:t>
            </w:r>
            <w:r w:rsidRPr="00DB25C4">
              <w:rPr>
                <w:rFonts w:eastAsia="Calibri" w:cstheme="minorHAnsi"/>
                <w:b/>
                <w:bCs/>
              </w:rPr>
              <w:t>i</w:t>
            </w:r>
            <w:proofErr w:type="spellEnd"/>
          </w:p>
        </w:tc>
        <w:tc>
          <w:tcPr>
            <w:tcW w:w="4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089700" w14:textId="77777777" w:rsidR="001E7FBB" w:rsidRPr="00DB25C4" w:rsidRDefault="001E7FBB" w:rsidP="00687314">
            <w:pPr>
              <w:spacing w:after="0" w:line="240" w:lineRule="auto"/>
              <w:ind w:left="1005"/>
              <w:rPr>
                <w:rFonts w:eastAsia="Calibri" w:cstheme="minorHAnsi"/>
                <w:b/>
                <w:bCs/>
              </w:rPr>
            </w:pPr>
            <w:proofErr w:type="spellStart"/>
            <w:r w:rsidRPr="00DB25C4">
              <w:rPr>
                <w:rFonts w:eastAsia="Calibri" w:cstheme="minorHAnsi"/>
                <w:b/>
                <w:bCs/>
                <w:spacing w:val="-1"/>
              </w:rPr>
              <w:t>Tindak</w:t>
            </w:r>
            <w:proofErr w:type="spellEnd"/>
            <w:r w:rsidRPr="00DB25C4">
              <w:rPr>
                <w:rFonts w:eastAsia="Calibri" w:cstheme="minorHAnsi"/>
                <w:b/>
                <w:bCs/>
                <w:spacing w:val="-1"/>
              </w:rPr>
              <w:t xml:space="preserve"> </w:t>
            </w:r>
            <w:proofErr w:type="spellStart"/>
            <w:r w:rsidRPr="00DB25C4">
              <w:rPr>
                <w:rFonts w:eastAsia="Calibri" w:cstheme="minorHAnsi"/>
                <w:b/>
                <w:bCs/>
                <w:spacing w:val="-1"/>
              </w:rPr>
              <w:t>lanjut</w:t>
            </w:r>
            <w:proofErr w:type="spellEnd"/>
          </w:p>
        </w:tc>
        <w:tc>
          <w:tcPr>
            <w:tcW w:w="22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95C146" w14:textId="77777777" w:rsidR="001E7FBB" w:rsidRPr="00DB25C4" w:rsidRDefault="001E7FBB" w:rsidP="00687314">
            <w:pPr>
              <w:spacing w:after="0" w:line="240" w:lineRule="auto"/>
              <w:ind w:left="992"/>
              <w:rPr>
                <w:rFonts w:eastAsia="Calibri" w:cstheme="minorHAnsi"/>
                <w:b/>
                <w:bCs/>
              </w:rPr>
            </w:pPr>
            <w:r w:rsidRPr="00DB25C4">
              <w:rPr>
                <w:rFonts w:eastAsia="Calibri" w:cstheme="minorHAnsi"/>
                <w:b/>
                <w:bCs/>
              </w:rPr>
              <w:t xml:space="preserve">Waktu </w:t>
            </w:r>
            <w:proofErr w:type="spellStart"/>
            <w:r w:rsidRPr="00DB25C4">
              <w:rPr>
                <w:rFonts w:eastAsia="Calibri" w:cstheme="minorHAnsi"/>
                <w:b/>
                <w:bCs/>
              </w:rPr>
              <w:t>pelaksanaan</w:t>
            </w:r>
            <w:proofErr w:type="spellEnd"/>
          </w:p>
        </w:tc>
      </w:tr>
      <w:tr w:rsidR="001E7FBB" w:rsidRPr="00DB25C4" w14:paraId="5F91F51A" w14:textId="77777777" w:rsidTr="00CD4E67">
        <w:trPr>
          <w:trHeight w:hRule="exact" w:val="2582"/>
        </w:trPr>
        <w:tc>
          <w:tcPr>
            <w:tcW w:w="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F6CE7A" w14:textId="77777777" w:rsidR="001E7FBB" w:rsidRPr="00DB25C4" w:rsidRDefault="001E7FBB" w:rsidP="00687314">
            <w:pPr>
              <w:spacing w:after="0" w:line="240" w:lineRule="auto"/>
              <w:ind w:left="221" w:right="221"/>
              <w:jc w:val="center"/>
              <w:rPr>
                <w:rFonts w:eastAsia="Calibri" w:cstheme="minorHAnsi"/>
              </w:rPr>
            </w:pPr>
            <w:r w:rsidRPr="00DB25C4">
              <w:rPr>
                <w:rFonts w:eastAsia="Calibri" w:cstheme="minorHAnsi"/>
              </w:rPr>
              <w:t>1</w:t>
            </w:r>
          </w:p>
        </w:tc>
        <w:tc>
          <w:tcPr>
            <w:tcW w:w="25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5C0738" w14:textId="77777777" w:rsidR="001E7FBB" w:rsidRPr="00DB25C4" w:rsidRDefault="001E7FBB" w:rsidP="00687314">
            <w:pPr>
              <w:spacing w:after="0" w:line="240" w:lineRule="auto"/>
              <w:ind w:left="103" w:right="61"/>
              <w:jc w:val="both"/>
              <w:rPr>
                <w:rFonts w:eastAsia="Calibri" w:cstheme="minorHAnsi"/>
              </w:rPr>
            </w:pPr>
            <w:proofErr w:type="spellStart"/>
            <w:r w:rsidRPr="00DB25C4">
              <w:rPr>
                <w:rFonts w:cstheme="minorHAnsi"/>
              </w:rPr>
              <w:t>Menjalin</w:t>
            </w:r>
            <w:proofErr w:type="spellEnd"/>
            <w:r w:rsidRPr="00DB25C4">
              <w:rPr>
                <w:rFonts w:cstheme="minorHAnsi"/>
              </w:rPr>
              <w:t xml:space="preserve"> </w:t>
            </w:r>
            <w:proofErr w:type="spellStart"/>
            <w:r w:rsidRPr="00DB25C4">
              <w:rPr>
                <w:rFonts w:cstheme="minorHAnsi"/>
              </w:rPr>
              <w:t>kerja</w:t>
            </w:r>
            <w:proofErr w:type="spellEnd"/>
            <w:r w:rsidRPr="00DB25C4">
              <w:rPr>
                <w:rFonts w:cstheme="minorHAnsi"/>
              </w:rPr>
              <w:t xml:space="preserve"> </w:t>
            </w:r>
            <w:proofErr w:type="spellStart"/>
            <w:r w:rsidRPr="00DB25C4">
              <w:rPr>
                <w:rFonts w:cstheme="minorHAnsi"/>
              </w:rPr>
              <w:t>sama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universitas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institusi</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di </w:t>
            </w:r>
            <w:proofErr w:type="spellStart"/>
            <w:r w:rsidRPr="00DB25C4">
              <w:rPr>
                <w:rFonts w:cstheme="minorHAnsi"/>
              </w:rPr>
              <w:t>luar</w:t>
            </w:r>
            <w:proofErr w:type="spellEnd"/>
            <w:r w:rsidRPr="00DB25C4">
              <w:rPr>
                <w:rFonts w:cstheme="minorHAnsi"/>
              </w:rPr>
              <w:t xml:space="preserve"> negeri</w:t>
            </w:r>
          </w:p>
        </w:tc>
        <w:tc>
          <w:tcPr>
            <w:tcW w:w="4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8DD492" w14:textId="77777777" w:rsidR="001E7FBB" w:rsidRPr="00DB25C4" w:rsidRDefault="001E7FBB" w:rsidP="00687314">
            <w:pPr>
              <w:spacing w:after="0" w:line="240" w:lineRule="auto"/>
              <w:ind w:left="102" w:right="62"/>
              <w:jc w:val="both"/>
              <w:rPr>
                <w:rFonts w:eastAsia="Calibri" w:cstheme="minorHAnsi"/>
              </w:rPr>
            </w:pPr>
            <w:r w:rsidRPr="00DB25C4">
              <w:rPr>
                <w:rFonts w:cstheme="minorHAnsi"/>
              </w:rPr>
              <w:t xml:space="preserve">PPBM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mencari</w:t>
            </w:r>
            <w:proofErr w:type="spellEnd"/>
            <w:r w:rsidRPr="00DB25C4">
              <w:rPr>
                <w:rFonts w:cstheme="minorHAnsi"/>
              </w:rPr>
              <w:t xml:space="preserve"> </w:t>
            </w:r>
            <w:proofErr w:type="spellStart"/>
            <w:r w:rsidRPr="00DB25C4">
              <w:rPr>
                <w:rFonts w:cstheme="minorHAnsi"/>
              </w:rPr>
              <w:t>peluang</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bekerja</w:t>
            </w:r>
            <w:proofErr w:type="spellEnd"/>
            <w:r w:rsidRPr="00DB25C4">
              <w:rPr>
                <w:rFonts w:cstheme="minorHAnsi"/>
              </w:rPr>
              <w:t xml:space="preserve"> </w:t>
            </w:r>
            <w:proofErr w:type="spellStart"/>
            <w:r w:rsidRPr="00DB25C4">
              <w:rPr>
                <w:rFonts w:cstheme="minorHAnsi"/>
              </w:rPr>
              <w:t>sama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universitas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institusi</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di </w:t>
            </w:r>
            <w:proofErr w:type="spellStart"/>
            <w:r w:rsidRPr="00DB25C4">
              <w:rPr>
                <w:rFonts w:cstheme="minorHAnsi"/>
              </w:rPr>
              <w:t>luar</w:t>
            </w:r>
            <w:proofErr w:type="spellEnd"/>
            <w:r w:rsidRPr="00DB25C4">
              <w:rPr>
                <w:rFonts w:cstheme="minorHAnsi"/>
              </w:rPr>
              <w:t xml:space="preserve"> negeri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memperluas</w:t>
            </w:r>
            <w:proofErr w:type="spellEnd"/>
            <w:r w:rsidRPr="00DB25C4">
              <w:rPr>
                <w:rFonts w:cstheme="minorHAnsi"/>
              </w:rPr>
              <w:t xml:space="preserve"> </w:t>
            </w:r>
            <w:proofErr w:type="spellStart"/>
            <w:r w:rsidRPr="00DB25C4">
              <w:rPr>
                <w:rFonts w:cstheme="minorHAnsi"/>
              </w:rPr>
              <w:t>jangkauan</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membantu</w:t>
            </w:r>
            <w:proofErr w:type="spellEnd"/>
            <w:r w:rsidRPr="00DB25C4">
              <w:rPr>
                <w:rFonts w:cstheme="minorHAnsi"/>
              </w:rPr>
              <w:t xml:space="preserve"> universitas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memperluas</w:t>
            </w:r>
            <w:proofErr w:type="spellEnd"/>
            <w:r w:rsidRPr="00DB25C4">
              <w:rPr>
                <w:rFonts w:cstheme="minorHAnsi"/>
              </w:rPr>
              <w:t xml:space="preserve"> </w:t>
            </w:r>
            <w:proofErr w:type="spellStart"/>
            <w:r w:rsidRPr="00DB25C4">
              <w:rPr>
                <w:rFonts w:cstheme="minorHAnsi"/>
              </w:rPr>
              <w:t>jaringan</w:t>
            </w:r>
            <w:proofErr w:type="spellEnd"/>
            <w:r w:rsidRPr="00DB25C4">
              <w:rPr>
                <w:rFonts w:cstheme="minorHAnsi"/>
              </w:rPr>
              <w:t xml:space="preserve"> </w:t>
            </w:r>
            <w:proofErr w:type="spellStart"/>
            <w:r w:rsidRPr="00DB25C4">
              <w:rPr>
                <w:rFonts w:cstheme="minorHAnsi"/>
              </w:rPr>
              <w:t>globalnya</w:t>
            </w:r>
            <w:proofErr w:type="spellEnd"/>
            <w:r w:rsidRPr="00DB25C4">
              <w:rPr>
                <w:rFonts w:cstheme="minorHAnsi"/>
              </w:rPr>
              <w:t xml:space="preserve"> dan </w:t>
            </w:r>
            <w:proofErr w:type="spellStart"/>
            <w:r w:rsidRPr="00DB25C4">
              <w:rPr>
                <w:rFonts w:cstheme="minorHAnsi"/>
              </w:rPr>
              <w:t>memberikan</w:t>
            </w:r>
            <w:proofErr w:type="spellEnd"/>
            <w:r w:rsidRPr="00DB25C4">
              <w:rPr>
                <w:rFonts w:cstheme="minorHAnsi"/>
              </w:rPr>
              <w:t xml:space="preserve"> </w:t>
            </w:r>
            <w:proofErr w:type="spellStart"/>
            <w:r w:rsidRPr="00DB25C4">
              <w:rPr>
                <w:rFonts w:cstheme="minorHAnsi"/>
              </w:rPr>
              <w:t>kesempatan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mendapatkan</w:t>
            </w:r>
            <w:proofErr w:type="spellEnd"/>
            <w:r w:rsidRPr="00DB25C4">
              <w:rPr>
                <w:rFonts w:cstheme="minorHAnsi"/>
              </w:rPr>
              <w:t xml:space="preserve"> </w:t>
            </w:r>
            <w:proofErr w:type="spellStart"/>
            <w:r w:rsidRPr="00DB25C4">
              <w:rPr>
                <w:rFonts w:cstheme="minorHAnsi"/>
              </w:rPr>
              <w:t>pengalaman</w:t>
            </w:r>
            <w:proofErr w:type="spellEnd"/>
            <w:r w:rsidRPr="00DB25C4">
              <w:rPr>
                <w:rFonts w:cstheme="minorHAnsi"/>
              </w:rPr>
              <w:t xml:space="preserve"> </w:t>
            </w:r>
            <w:proofErr w:type="spellStart"/>
            <w:r w:rsidRPr="00DB25C4">
              <w:rPr>
                <w:rFonts w:cstheme="minorHAnsi"/>
              </w:rPr>
              <w:t>internasional</w:t>
            </w:r>
            <w:proofErr w:type="spellEnd"/>
            <w:r w:rsidRPr="00DB25C4">
              <w:rPr>
                <w:rFonts w:cstheme="minorHAnsi"/>
              </w:rPr>
              <w:t xml:space="preserve"> yang </w:t>
            </w:r>
            <w:proofErr w:type="spellStart"/>
            <w:r w:rsidRPr="00DB25C4">
              <w:rPr>
                <w:rFonts w:cstheme="minorHAnsi"/>
              </w:rPr>
              <w:t>berharga</w:t>
            </w:r>
            <w:proofErr w:type="spellEnd"/>
          </w:p>
        </w:tc>
        <w:tc>
          <w:tcPr>
            <w:tcW w:w="22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20CE2A" w14:textId="77777777" w:rsidR="001E7FBB" w:rsidRPr="00DB25C4" w:rsidRDefault="001E7FBB" w:rsidP="00687314">
            <w:pPr>
              <w:spacing w:after="0" w:line="240" w:lineRule="auto"/>
              <w:ind w:left="104" w:right="62"/>
              <w:jc w:val="center"/>
              <w:rPr>
                <w:rFonts w:eastAsia="Calibri" w:cstheme="minorHAnsi"/>
              </w:rPr>
            </w:pPr>
            <w:r w:rsidRPr="00DB25C4">
              <w:rPr>
                <w:rFonts w:eastAsia="Calibri" w:cstheme="minorHAnsi"/>
              </w:rPr>
              <w:t>2024</w:t>
            </w:r>
          </w:p>
        </w:tc>
      </w:tr>
      <w:tr w:rsidR="001E7FBB" w:rsidRPr="00DB25C4" w14:paraId="5E374886" w14:textId="77777777" w:rsidTr="00CD4E67">
        <w:trPr>
          <w:trHeight w:hRule="exact" w:val="2609"/>
        </w:trPr>
        <w:tc>
          <w:tcPr>
            <w:tcW w:w="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4CA19" w14:textId="77777777" w:rsidR="001E7FBB" w:rsidRPr="00DB25C4" w:rsidRDefault="001E7FBB" w:rsidP="00687314">
            <w:pPr>
              <w:spacing w:after="0" w:line="240" w:lineRule="auto"/>
              <w:ind w:left="221" w:right="221"/>
              <w:jc w:val="center"/>
              <w:rPr>
                <w:rFonts w:eastAsia="Calibri" w:cstheme="minorHAnsi"/>
              </w:rPr>
            </w:pPr>
            <w:r w:rsidRPr="00DB25C4">
              <w:rPr>
                <w:rFonts w:eastAsia="Calibri" w:cstheme="minorHAnsi"/>
              </w:rPr>
              <w:t>2</w:t>
            </w:r>
          </w:p>
        </w:tc>
        <w:tc>
          <w:tcPr>
            <w:tcW w:w="25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7A1141" w14:textId="77777777" w:rsidR="001E7FBB" w:rsidRPr="00DB25C4" w:rsidRDefault="001E7FBB" w:rsidP="00687314">
            <w:pPr>
              <w:spacing w:after="0" w:line="240" w:lineRule="auto"/>
              <w:ind w:left="103" w:right="61"/>
              <w:jc w:val="both"/>
              <w:rPr>
                <w:rFonts w:cstheme="minorHAnsi"/>
              </w:rPr>
            </w:pP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ekspansi</w:t>
            </w:r>
            <w:proofErr w:type="spellEnd"/>
          </w:p>
        </w:tc>
        <w:tc>
          <w:tcPr>
            <w:tcW w:w="4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F49AF1" w14:textId="77777777" w:rsidR="001E7FBB" w:rsidRPr="00DB25C4" w:rsidRDefault="001E7FBB" w:rsidP="00687314">
            <w:pPr>
              <w:spacing w:after="0" w:line="240" w:lineRule="auto"/>
              <w:ind w:left="102" w:right="62"/>
              <w:jc w:val="both"/>
              <w:rPr>
                <w:rFonts w:cstheme="minorHAnsi"/>
              </w:rPr>
            </w:pPr>
            <w:r w:rsidRPr="00DB25C4">
              <w:rPr>
                <w:rFonts w:cstheme="minorHAnsi"/>
              </w:rPr>
              <w:t xml:space="preserve">PPBM </w:t>
            </w:r>
            <w:proofErr w:type="spellStart"/>
            <w:r w:rsidRPr="00DB25C4">
              <w:rPr>
                <w:rFonts w:cstheme="minorHAnsi"/>
              </w:rPr>
              <w:t>harus</w:t>
            </w:r>
            <w:proofErr w:type="spellEnd"/>
            <w:r w:rsidRPr="00DB25C4">
              <w:rPr>
                <w:rFonts w:cstheme="minorHAnsi"/>
              </w:rPr>
              <w:t xml:space="preserve"> </w:t>
            </w:r>
            <w:proofErr w:type="spellStart"/>
            <w:r w:rsidRPr="00DB25C4">
              <w:rPr>
                <w:rFonts w:cstheme="minorHAnsi"/>
              </w:rPr>
              <w:t>mempertimbangkan</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ekspansi</w:t>
            </w:r>
            <w:proofErr w:type="spellEnd"/>
            <w:r w:rsidRPr="00DB25C4">
              <w:rPr>
                <w:rFonts w:cstheme="minorHAnsi"/>
              </w:rPr>
              <w:t xml:space="preserve"> yang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agresif</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dan </w:t>
            </w:r>
            <w:proofErr w:type="spellStart"/>
            <w:r w:rsidRPr="00DB25C4">
              <w:rPr>
                <w:rFonts w:cstheme="minorHAnsi"/>
              </w:rPr>
              <w:t>memperluas</w:t>
            </w:r>
            <w:proofErr w:type="spellEnd"/>
            <w:r w:rsidRPr="00DB25C4">
              <w:rPr>
                <w:rFonts w:cstheme="minorHAnsi"/>
              </w:rPr>
              <w:t xml:space="preserve"> </w:t>
            </w:r>
            <w:proofErr w:type="spellStart"/>
            <w:r w:rsidRPr="00DB25C4">
              <w:rPr>
                <w:rFonts w:cstheme="minorHAnsi"/>
              </w:rPr>
              <w:t>jangkauan</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universitas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penghasilan</w:t>
            </w:r>
            <w:proofErr w:type="spellEnd"/>
            <w:r w:rsidRPr="00DB25C4">
              <w:rPr>
                <w:rFonts w:cstheme="minorHAnsi"/>
              </w:rPr>
              <w:t xml:space="preserve"> dan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reputasinya</w:t>
            </w:r>
            <w:proofErr w:type="spellEnd"/>
            <w:r w:rsidRPr="00DB25C4">
              <w:rPr>
                <w:rFonts w:cstheme="minorHAnsi"/>
              </w:rPr>
              <w:t xml:space="preserve"> di pasar </w:t>
            </w:r>
            <w:proofErr w:type="spellStart"/>
            <w:r w:rsidRPr="00DB25C4">
              <w:rPr>
                <w:rFonts w:cstheme="minorHAnsi"/>
              </w:rPr>
              <w:t>pendidikan</w:t>
            </w:r>
            <w:proofErr w:type="spellEnd"/>
          </w:p>
        </w:tc>
        <w:tc>
          <w:tcPr>
            <w:tcW w:w="22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E8EF76" w14:textId="77777777" w:rsidR="001E7FBB" w:rsidRPr="00DB25C4" w:rsidRDefault="001E7FBB" w:rsidP="00687314">
            <w:pPr>
              <w:spacing w:after="0" w:line="240" w:lineRule="auto"/>
              <w:ind w:left="104" w:right="62"/>
              <w:jc w:val="center"/>
              <w:rPr>
                <w:rFonts w:eastAsia="Calibri" w:cstheme="minorHAnsi"/>
              </w:rPr>
            </w:pPr>
            <w:r w:rsidRPr="00DB25C4">
              <w:rPr>
                <w:rFonts w:eastAsia="Calibri" w:cstheme="minorHAnsi"/>
              </w:rPr>
              <w:t>2024</w:t>
            </w:r>
          </w:p>
        </w:tc>
      </w:tr>
      <w:tr w:rsidR="001E7FBB" w:rsidRPr="00DB25C4" w14:paraId="21B7DF86" w14:textId="77777777" w:rsidTr="00CD4E67">
        <w:trPr>
          <w:trHeight w:hRule="exact" w:val="2366"/>
        </w:trPr>
        <w:tc>
          <w:tcPr>
            <w:tcW w:w="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E62189" w14:textId="77777777" w:rsidR="001E7FBB" w:rsidRPr="00DB25C4" w:rsidRDefault="001E7FBB" w:rsidP="00687314">
            <w:pPr>
              <w:spacing w:after="0" w:line="240" w:lineRule="auto"/>
              <w:ind w:left="221" w:right="221"/>
              <w:jc w:val="center"/>
              <w:rPr>
                <w:rFonts w:eastAsia="Calibri" w:cstheme="minorHAnsi"/>
              </w:rPr>
            </w:pPr>
            <w:r w:rsidRPr="00DB25C4">
              <w:rPr>
                <w:rFonts w:eastAsia="Calibri" w:cstheme="minorHAnsi"/>
              </w:rPr>
              <w:t>3</w:t>
            </w:r>
          </w:p>
        </w:tc>
        <w:tc>
          <w:tcPr>
            <w:tcW w:w="25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A14AFA" w14:textId="77777777" w:rsidR="001E7FBB" w:rsidRPr="00DB25C4" w:rsidRDefault="001E7FBB" w:rsidP="00687314">
            <w:pPr>
              <w:spacing w:after="0" w:line="240" w:lineRule="auto"/>
              <w:ind w:left="103" w:right="61"/>
              <w:jc w:val="both"/>
              <w:rPr>
                <w:rFonts w:cstheme="minorHAnsi"/>
              </w:rPr>
            </w:pP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w:t>
            </w:r>
          </w:p>
        </w:tc>
        <w:tc>
          <w:tcPr>
            <w:tcW w:w="4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63A3A" w14:textId="77777777" w:rsidR="001E7FBB" w:rsidRPr="00DB25C4" w:rsidRDefault="001E7FBB" w:rsidP="00687314">
            <w:pPr>
              <w:spacing w:after="0" w:line="240" w:lineRule="auto"/>
              <w:ind w:left="102" w:right="62"/>
              <w:jc w:val="both"/>
              <w:rPr>
                <w:rFonts w:cstheme="minorHAnsi"/>
              </w:rPr>
            </w:pPr>
            <w:r w:rsidRPr="00DB25C4">
              <w:rPr>
                <w:rFonts w:cstheme="minorHAnsi"/>
              </w:rPr>
              <w:t xml:space="preserve">PPBM </w:t>
            </w:r>
            <w:proofErr w:type="spellStart"/>
            <w:r w:rsidRPr="00DB25C4">
              <w:rPr>
                <w:rFonts w:cstheme="minorHAnsi"/>
              </w:rPr>
              <w:t>harus</w:t>
            </w:r>
            <w:proofErr w:type="spellEnd"/>
            <w:r w:rsidRPr="00DB25C4">
              <w:rPr>
                <w:rFonts w:cstheme="minorHAnsi"/>
              </w:rPr>
              <w:t xml:space="preserve"> </w:t>
            </w:r>
            <w:proofErr w:type="spellStart"/>
            <w:r w:rsidRPr="00DB25C4">
              <w:rPr>
                <w:rFonts w:cstheme="minorHAnsi"/>
              </w:rPr>
              <w:t>tetap</w:t>
            </w:r>
            <w:proofErr w:type="spellEnd"/>
            <w:r w:rsidRPr="00DB25C4">
              <w:rPr>
                <w:rFonts w:cstheme="minorHAnsi"/>
              </w:rPr>
              <w:t xml:space="preserve"> </w:t>
            </w:r>
            <w:proofErr w:type="spellStart"/>
            <w:r w:rsidRPr="00DB25C4">
              <w:rPr>
                <w:rFonts w:cstheme="minorHAnsi"/>
              </w:rPr>
              <w:t>mempertahankan</w:t>
            </w:r>
            <w:proofErr w:type="spellEnd"/>
            <w:r w:rsidRPr="00DB25C4">
              <w:rPr>
                <w:rFonts w:cstheme="minorHAnsi"/>
              </w:rPr>
              <w:t xml:space="preserve"> </w:t>
            </w:r>
            <w:proofErr w:type="spellStart"/>
            <w:r w:rsidRPr="00DB25C4">
              <w:rPr>
                <w:rFonts w:cstheme="minorHAnsi"/>
              </w:rPr>
              <w:t>fokus</w:t>
            </w:r>
            <w:proofErr w:type="spellEnd"/>
            <w:r w:rsidRPr="00DB25C4">
              <w:rPr>
                <w:rFonts w:cstheme="minorHAnsi"/>
              </w:rPr>
              <w:t xml:space="preserve"> pada </w:t>
            </w:r>
            <w:proofErr w:type="spellStart"/>
            <w:r w:rsidRPr="00DB25C4">
              <w:rPr>
                <w:rFonts w:cstheme="minorHAnsi"/>
              </w:rPr>
              <w:t>kualitas</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dan </w:t>
            </w:r>
            <w:proofErr w:type="spellStart"/>
            <w:r w:rsidRPr="00DB25C4">
              <w:rPr>
                <w:rFonts w:cstheme="minorHAnsi"/>
              </w:rPr>
              <w:t>seleksi</w:t>
            </w:r>
            <w:proofErr w:type="spellEnd"/>
            <w:r w:rsidRPr="00DB25C4">
              <w:rPr>
                <w:rFonts w:cstheme="minorHAnsi"/>
              </w:rPr>
              <w:t xml:space="preserve"> yang </w:t>
            </w:r>
            <w:proofErr w:type="spellStart"/>
            <w:r w:rsidRPr="00DB25C4">
              <w:rPr>
                <w:rFonts w:cstheme="minorHAnsi"/>
              </w:rPr>
              <w:t>ketat</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memastikan</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yang </w:t>
            </w:r>
            <w:proofErr w:type="spellStart"/>
            <w:r w:rsidRPr="00DB25C4">
              <w:rPr>
                <w:rFonts w:cstheme="minorHAnsi"/>
              </w:rPr>
              <w:t>diterima</w:t>
            </w:r>
            <w:proofErr w:type="spellEnd"/>
            <w:r w:rsidRPr="00DB25C4">
              <w:rPr>
                <w:rFonts w:cstheme="minorHAnsi"/>
              </w:rPr>
              <w:t xml:space="preserve">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potensi</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menjadi</w:t>
            </w:r>
            <w:proofErr w:type="spellEnd"/>
            <w:r w:rsidRPr="00DB25C4">
              <w:rPr>
                <w:rFonts w:cstheme="minorHAnsi"/>
              </w:rPr>
              <w:t xml:space="preserve"> </w:t>
            </w:r>
            <w:proofErr w:type="spellStart"/>
            <w:r w:rsidRPr="00DB25C4">
              <w:rPr>
                <w:rFonts w:cstheme="minorHAnsi"/>
              </w:rPr>
              <w:t>pendidik</w:t>
            </w:r>
            <w:proofErr w:type="spellEnd"/>
            <w:r w:rsidRPr="00DB25C4">
              <w:rPr>
                <w:rFonts w:cstheme="minorHAnsi"/>
              </w:rPr>
              <w:t xml:space="preserve"> </w:t>
            </w:r>
            <w:proofErr w:type="spellStart"/>
            <w:r w:rsidRPr="00DB25C4">
              <w:rPr>
                <w:rFonts w:cstheme="minorHAnsi"/>
              </w:rPr>
              <w:t>berkualitas</w:t>
            </w:r>
            <w:proofErr w:type="spellEnd"/>
            <w:r w:rsidRPr="00DB25C4">
              <w:rPr>
                <w:rFonts w:cstheme="minorHAnsi"/>
              </w:rPr>
              <w:t xml:space="preserve"> di masa </w:t>
            </w:r>
            <w:proofErr w:type="spellStart"/>
            <w:r w:rsidRPr="00DB25C4">
              <w:rPr>
                <w:rFonts w:cstheme="minorHAnsi"/>
              </w:rPr>
              <w:t>depan</w:t>
            </w:r>
            <w:proofErr w:type="spellEnd"/>
            <w:r w:rsidRPr="00DB25C4">
              <w:rPr>
                <w:rFonts w:cstheme="minorHAnsi"/>
              </w:rPr>
              <w:t xml:space="preserve">.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membantu</w:t>
            </w:r>
            <w:proofErr w:type="spellEnd"/>
            <w:r w:rsidRPr="00DB25C4">
              <w:rPr>
                <w:rFonts w:cstheme="minorHAnsi"/>
              </w:rPr>
              <w:t xml:space="preserve"> universitas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mempertahankan</w:t>
            </w:r>
            <w:proofErr w:type="spellEnd"/>
            <w:r w:rsidRPr="00DB25C4">
              <w:rPr>
                <w:rFonts w:cstheme="minorHAnsi"/>
              </w:rPr>
              <w:t xml:space="preserve"> </w:t>
            </w:r>
            <w:proofErr w:type="spellStart"/>
            <w:r w:rsidRPr="00DB25C4">
              <w:rPr>
                <w:rFonts w:cstheme="minorHAnsi"/>
              </w:rPr>
              <w:t>reputasinya</w:t>
            </w:r>
            <w:proofErr w:type="spellEnd"/>
            <w:r w:rsidRPr="00DB25C4">
              <w:rPr>
                <w:rFonts w:cstheme="minorHAnsi"/>
              </w:rPr>
              <w:t xml:space="preserve"> </w:t>
            </w:r>
            <w:proofErr w:type="spellStart"/>
            <w:r w:rsidRPr="00DB25C4">
              <w:rPr>
                <w:rFonts w:cstheme="minorHAnsi"/>
              </w:rPr>
              <w:t>sebagai</w:t>
            </w:r>
            <w:proofErr w:type="spellEnd"/>
            <w:r w:rsidRPr="00DB25C4">
              <w:rPr>
                <w:rFonts w:cstheme="minorHAnsi"/>
              </w:rPr>
              <w:t xml:space="preserve"> </w:t>
            </w:r>
            <w:proofErr w:type="spellStart"/>
            <w:r w:rsidRPr="00DB25C4">
              <w:rPr>
                <w:rFonts w:cstheme="minorHAnsi"/>
              </w:rPr>
              <w:t>institusi</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yang </w:t>
            </w:r>
            <w:proofErr w:type="spellStart"/>
            <w:r w:rsidRPr="00DB25C4">
              <w:rPr>
                <w:rFonts w:cstheme="minorHAnsi"/>
              </w:rPr>
              <w:t>unggul</w:t>
            </w:r>
            <w:proofErr w:type="spellEnd"/>
          </w:p>
        </w:tc>
        <w:tc>
          <w:tcPr>
            <w:tcW w:w="22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B4A200" w14:textId="77777777" w:rsidR="001E7FBB" w:rsidRPr="00DB25C4" w:rsidRDefault="001E7FBB" w:rsidP="00687314">
            <w:pPr>
              <w:spacing w:after="0" w:line="240" w:lineRule="auto"/>
              <w:ind w:left="104" w:right="62"/>
              <w:jc w:val="center"/>
              <w:rPr>
                <w:rFonts w:eastAsia="Calibri" w:cstheme="minorHAnsi"/>
              </w:rPr>
            </w:pPr>
            <w:r w:rsidRPr="00DB25C4">
              <w:rPr>
                <w:rFonts w:eastAsia="Calibri" w:cstheme="minorHAnsi"/>
              </w:rPr>
              <w:t>2024</w:t>
            </w:r>
          </w:p>
        </w:tc>
      </w:tr>
      <w:tr w:rsidR="001E7FBB" w:rsidRPr="00DB25C4" w14:paraId="46E9D1FE" w14:textId="77777777" w:rsidTr="00CD4E67">
        <w:trPr>
          <w:trHeight w:hRule="exact" w:val="2006"/>
        </w:trPr>
        <w:tc>
          <w:tcPr>
            <w:tcW w:w="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06E588" w14:textId="77777777" w:rsidR="001E7FBB" w:rsidRPr="00DB25C4" w:rsidRDefault="001E7FBB" w:rsidP="00687314">
            <w:pPr>
              <w:spacing w:after="0" w:line="240" w:lineRule="auto"/>
              <w:ind w:left="221" w:right="221"/>
              <w:jc w:val="center"/>
              <w:rPr>
                <w:rFonts w:eastAsia="Calibri" w:cstheme="minorHAnsi"/>
              </w:rPr>
            </w:pPr>
            <w:r w:rsidRPr="00DB25C4">
              <w:rPr>
                <w:rFonts w:eastAsia="Calibri" w:cstheme="minorHAnsi"/>
              </w:rPr>
              <w:lastRenderedPageBreak/>
              <w:t>4</w:t>
            </w:r>
          </w:p>
        </w:tc>
        <w:tc>
          <w:tcPr>
            <w:tcW w:w="25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A061AD" w14:textId="77777777" w:rsidR="001E7FBB" w:rsidRPr="00DB25C4" w:rsidRDefault="001E7FBB" w:rsidP="00687314">
            <w:pPr>
              <w:spacing w:after="0" w:line="240" w:lineRule="auto"/>
              <w:ind w:left="103" w:right="61"/>
              <w:jc w:val="both"/>
              <w:rPr>
                <w:rFonts w:cstheme="minorHAnsi"/>
              </w:rPr>
            </w:pPr>
            <w:proofErr w:type="spellStart"/>
            <w:r w:rsidRPr="00DB25C4">
              <w:rPr>
                <w:rFonts w:cstheme="minorHAnsi"/>
              </w:rPr>
              <w:t>Mengantisipasi</w:t>
            </w:r>
            <w:proofErr w:type="spellEnd"/>
            <w:r w:rsidRPr="00DB25C4">
              <w:rPr>
                <w:rFonts w:cstheme="minorHAnsi"/>
              </w:rPr>
              <w:t xml:space="preserve"> </w:t>
            </w:r>
            <w:proofErr w:type="spellStart"/>
            <w:r w:rsidRPr="00DB25C4">
              <w:rPr>
                <w:rFonts w:cstheme="minorHAnsi"/>
              </w:rPr>
              <w:t>perubahan</w:t>
            </w:r>
            <w:proofErr w:type="spellEnd"/>
            <w:r w:rsidRPr="00DB25C4">
              <w:rPr>
                <w:rFonts w:cstheme="minorHAnsi"/>
              </w:rPr>
              <w:t xml:space="preserve"> </w:t>
            </w:r>
            <w:proofErr w:type="spellStart"/>
            <w:r w:rsidRPr="00DB25C4">
              <w:rPr>
                <w:rFonts w:cstheme="minorHAnsi"/>
              </w:rPr>
              <w:t>regulasi</w:t>
            </w:r>
            <w:proofErr w:type="spellEnd"/>
            <w:r w:rsidRPr="00DB25C4">
              <w:rPr>
                <w:rFonts w:cstheme="minorHAnsi"/>
              </w:rPr>
              <w:t xml:space="preserve"> </w:t>
            </w:r>
            <w:proofErr w:type="spellStart"/>
            <w:r w:rsidRPr="00DB25C4">
              <w:rPr>
                <w:rFonts w:cstheme="minorHAnsi"/>
              </w:rPr>
              <w:t>pemerintah</w:t>
            </w:r>
            <w:proofErr w:type="spellEnd"/>
          </w:p>
        </w:tc>
        <w:tc>
          <w:tcPr>
            <w:tcW w:w="4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D030CB" w14:textId="77777777" w:rsidR="001E7FBB" w:rsidRPr="00DB25C4" w:rsidRDefault="001E7FBB" w:rsidP="00687314">
            <w:pPr>
              <w:spacing w:after="0" w:line="240" w:lineRule="auto"/>
              <w:rPr>
                <w:rFonts w:cstheme="minorHAnsi"/>
              </w:rPr>
            </w:pPr>
            <w:r w:rsidRPr="00DB25C4">
              <w:rPr>
                <w:rFonts w:cstheme="minorHAnsi"/>
              </w:rPr>
              <w:t xml:space="preserve">PPBM </w:t>
            </w:r>
            <w:proofErr w:type="spellStart"/>
            <w:r w:rsidRPr="00DB25C4">
              <w:rPr>
                <w:rFonts w:cstheme="minorHAnsi"/>
              </w:rPr>
              <w:t>harus</w:t>
            </w:r>
            <w:proofErr w:type="spellEnd"/>
            <w:r w:rsidRPr="00DB25C4">
              <w:rPr>
                <w:rFonts w:cstheme="minorHAnsi"/>
              </w:rPr>
              <w:t xml:space="preserve"> </w:t>
            </w:r>
            <w:proofErr w:type="spellStart"/>
            <w:r w:rsidRPr="00DB25C4">
              <w:rPr>
                <w:rFonts w:cstheme="minorHAnsi"/>
              </w:rPr>
              <w:t>memperhatikan</w:t>
            </w:r>
            <w:proofErr w:type="spellEnd"/>
            <w:r w:rsidRPr="00DB25C4">
              <w:rPr>
                <w:rFonts w:cstheme="minorHAnsi"/>
              </w:rPr>
              <w:t xml:space="preserve"> </w:t>
            </w:r>
            <w:proofErr w:type="spellStart"/>
            <w:r w:rsidRPr="00DB25C4">
              <w:rPr>
                <w:rFonts w:cstheme="minorHAnsi"/>
              </w:rPr>
              <w:t>perubahan</w:t>
            </w:r>
            <w:proofErr w:type="spellEnd"/>
            <w:r w:rsidRPr="00DB25C4">
              <w:rPr>
                <w:rFonts w:cstheme="minorHAnsi"/>
              </w:rPr>
              <w:t xml:space="preserve"> </w:t>
            </w:r>
            <w:proofErr w:type="spellStart"/>
            <w:r w:rsidRPr="00DB25C4">
              <w:rPr>
                <w:rFonts w:cstheme="minorHAnsi"/>
              </w:rPr>
              <w:t>regulasi</w:t>
            </w:r>
            <w:proofErr w:type="spellEnd"/>
            <w:r w:rsidRPr="00DB25C4">
              <w:rPr>
                <w:rFonts w:cstheme="minorHAnsi"/>
              </w:rPr>
              <w:t xml:space="preserve"> </w:t>
            </w:r>
            <w:proofErr w:type="spellStart"/>
            <w:r w:rsidRPr="00DB25C4">
              <w:rPr>
                <w:rFonts w:cstheme="minorHAnsi"/>
              </w:rPr>
              <w:t>pemerintah</w:t>
            </w:r>
            <w:proofErr w:type="spellEnd"/>
            <w:r w:rsidRPr="00DB25C4">
              <w:rPr>
                <w:rFonts w:cstheme="minorHAnsi"/>
              </w:rPr>
              <w:t xml:space="preserve"> yang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mempengaruhi</w:t>
            </w:r>
            <w:proofErr w:type="spellEnd"/>
            <w:r w:rsidRPr="00DB25C4">
              <w:rPr>
                <w:rFonts w:cstheme="minorHAnsi"/>
              </w:rPr>
              <w:t xml:space="preserve"> </w:t>
            </w:r>
            <w:proofErr w:type="spellStart"/>
            <w:r w:rsidRPr="00DB25C4">
              <w:rPr>
                <w:rFonts w:cstheme="minorHAnsi"/>
              </w:rPr>
              <w:t>operasional</w:t>
            </w:r>
            <w:proofErr w:type="spellEnd"/>
            <w:r w:rsidRPr="00DB25C4">
              <w:rPr>
                <w:rFonts w:cstheme="minorHAnsi"/>
              </w:rPr>
              <w:t xml:space="preserve"> universitas dan program </w:t>
            </w:r>
            <w:proofErr w:type="spellStart"/>
            <w:r w:rsidRPr="00DB25C4">
              <w:rPr>
                <w:rFonts w:cstheme="minorHAnsi"/>
              </w:rPr>
              <w:t>studi</w:t>
            </w:r>
            <w:proofErr w:type="spellEnd"/>
            <w:r w:rsidRPr="00DB25C4">
              <w:rPr>
                <w:rFonts w:cstheme="minorHAnsi"/>
              </w:rPr>
              <w:t xml:space="preserve"> yang </w:t>
            </w:r>
            <w:proofErr w:type="spellStart"/>
            <w:r w:rsidRPr="00DB25C4">
              <w:rPr>
                <w:rFonts w:cstheme="minorHAnsi"/>
              </w:rPr>
              <w:t>ditawarkan</w:t>
            </w:r>
            <w:proofErr w:type="spellEnd"/>
            <w:r w:rsidRPr="00DB25C4">
              <w:rPr>
                <w:rFonts w:cstheme="minorHAnsi"/>
              </w:rPr>
              <w:t xml:space="preserve">. PPBM </w:t>
            </w:r>
            <w:proofErr w:type="spellStart"/>
            <w:r w:rsidRPr="00DB25C4">
              <w:rPr>
                <w:rFonts w:cstheme="minorHAnsi"/>
              </w:rPr>
              <w:t>harus</w:t>
            </w:r>
            <w:proofErr w:type="spellEnd"/>
            <w:r w:rsidRPr="00DB25C4">
              <w:rPr>
                <w:rFonts w:cstheme="minorHAnsi"/>
              </w:rPr>
              <w:t xml:space="preserve"> </w:t>
            </w:r>
            <w:proofErr w:type="spellStart"/>
            <w:r w:rsidRPr="00DB25C4">
              <w:rPr>
                <w:rFonts w:cstheme="minorHAnsi"/>
              </w:rPr>
              <w:t>melakukan</w:t>
            </w:r>
            <w:proofErr w:type="spellEnd"/>
            <w:r w:rsidRPr="00DB25C4">
              <w:rPr>
                <w:rFonts w:cstheme="minorHAnsi"/>
              </w:rPr>
              <w:t xml:space="preserve"> </w:t>
            </w:r>
            <w:proofErr w:type="spellStart"/>
            <w:r w:rsidRPr="00DB25C4">
              <w:rPr>
                <w:rFonts w:cstheme="minorHAnsi"/>
              </w:rPr>
              <w:t>penyesuaian</w:t>
            </w:r>
            <w:proofErr w:type="spellEnd"/>
            <w:r w:rsidRPr="00DB25C4">
              <w:rPr>
                <w:rFonts w:cstheme="minorHAnsi"/>
              </w:rPr>
              <w:t xml:space="preserve"> dan </w:t>
            </w:r>
            <w:proofErr w:type="spellStart"/>
            <w:r w:rsidRPr="00DB25C4">
              <w:rPr>
                <w:rFonts w:cstheme="minorHAnsi"/>
              </w:rPr>
              <w:t>perubahan</w:t>
            </w:r>
            <w:proofErr w:type="spellEnd"/>
            <w:r w:rsidRPr="00DB25C4">
              <w:rPr>
                <w:rFonts w:cstheme="minorHAnsi"/>
              </w:rPr>
              <w:t xml:space="preserve"> yang </w:t>
            </w:r>
            <w:proofErr w:type="spellStart"/>
            <w:r w:rsidRPr="00DB25C4">
              <w:rPr>
                <w:rFonts w:cstheme="minorHAnsi"/>
              </w:rPr>
              <w:t>diperlukan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memenuhi</w:t>
            </w:r>
            <w:proofErr w:type="spellEnd"/>
            <w:r w:rsidRPr="00DB25C4">
              <w:rPr>
                <w:rFonts w:cstheme="minorHAnsi"/>
              </w:rPr>
              <w:t xml:space="preserve"> </w:t>
            </w:r>
            <w:proofErr w:type="spellStart"/>
            <w:r w:rsidRPr="00DB25C4">
              <w:rPr>
                <w:rFonts w:cstheme="minorHAnsi"/>
              </w:rPr>
              <w:t>persyaratan</w:t>
            </w:r>
            <w:proofErr w:type="spellEnd"/>
            <w:r w:rsidRPr="00DB25C4">
              <w:rPr>
                <w:rFonts w:cstheme="minorHAnsi"/>
              </w:rPr>
              <w:t xml:space="preserve"> yang </w:t>
            </w:r>
            <w:proofErr w:type="spellStart"/>
            <w:r w:rsidRPr="00DB25C4">
              <w:rPr>
                <w:rFonts w:cstheme="minorHAnsi"/>
              </w:rPr>
              <w:t>baru</w:t>
            </w:r>
            <w:proofErr w:type="spellEnd"/>
          </w:p>
          <w:p w14:paraId="3DECBAD5" w14:textId="77777777" w:rsidR="001E7FBB" w:rsidRPr="00DB25C4" w:rsidRDefault="001E7FBB" w:rsidP="00687314">
            <w:pPr>
              <w:spacing w:after="0" w:line="240" w:lineRule="auto"/>
              <w:ind w:left="102" w:right="62"/>
              <w:jc w:val="both"/>
              <w:rPr>
                <w:rFonts w:cstheme="minorHAnsi"/>
              </w:rPr>
            </w:pPr>
          </w:p>
        </w:tc>
        <w:tc>
          <w:tcPr>
            <w:tcW w:w="22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8441D" w14:textId="77777777" w:rsidR="001E7FBB" w:rsidRPr="00DB25C4" w:rsidRDefault="001E7FBB" w:rsidP="00687314">
            <w:pPr>
              <w:spacing w:after="0" w:line="240" w:lineRule="auto"/>
              <w:ind w:left="104" w:right="62"/>
              <w:jc w:val="center"/>
              <w:rPr>
                <w:rFonts w:eastAsia="Calibri" w:cstheme="minorHAnsi"/>
              </w:rPr>
            </w:pPr>
            <w:r w:rsidRPr="00DB25C4">
              <w:rPr>
                <w:rFonts w:eastAsia="Calibri" w:cstheme="minorHAnsi"/>
              </w:rPr>
              <w:t>2024</w:t>
            </w:r>
          </w:p>
        </w:tc>
      </w:tr>
      <w:tr w:rsidR="001E7FBB" w:rsidRPr="00DB25C4" w14:paraId="0DAC5D9D" w14:textId="77777777" w:rsidTr="00CD4E67">
        <w:trPr>
          <w:trHeight w:hRule="exact" w:val="2366"/>
        </w:trPr>
        <w:tc>
          <w:tcPr>
            <w:tcW w:w="6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29E5BA" w14:textId="77777777" w:rsidR="001E7FBB" w:rsidRPr="00DB25C4" w:rsidRDefault="001E7FBB" w:rsidP="00687314">
            <w:pPr>
              <w:spacing w:after="0" w:line="240" w:lineRule="auto"/>
              <w:ind w:left="221" w:right="221"/>
              <w:jc w:val="center"/>
              <w:rPr>
                <w:rFonts w:eastAsia="Calibri" w:cstheme="minorHAnsi"/>
              </w:rPr>
            </w:pPr>
            <w:r w:rsidRPr="00DB25C4">
              <w:rPr>
                <w:rFonts w:eastAsia="Calibri" w:cstheme="minorHAnsi"/>
              </w:rPr>
              <w:t>5</w:t>
            </w:r>
          </w:p>
        </w:tc>
        <w:tc>
          <w:tcPr>
            <w:tcW w:w="25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5ECBFD" w14:textId="77777777" w:rsidR="001E7FBB" w:rsidRPr="00DB25C4" w:rsidRDefault="001E7FBB" w:rsidP="00687314">
            <w:pPr>
              <w:spacing w:after="0" w:line="240" w:lineRule="auto"/>
              <w:ind w:left="103" w:right="61"/>
              <w:jc w:val="both"/>
              <w:rPr>
                <w:rFonts w:cstheme="minorHAnsi"/>
              </w:rPr>
            </w:pPr>
            <w:proofErr w:type="spellStart"/>
            <w:r w:rsidRPr="00DB25C4">
              <w:rPr>
                <w:rFonts w:cstheme="minorHAnsi"/>
              </w:rPr>
              <w:t>Memperhatikan</w:t>
            </w:r>
            <w:proofErr w:type="spellEnd"/>
            <w:r w:rsidRPr="00DB25C4">
              <w:rPr>
                <w:rFonts w:cstheme="minorHAnsi"/>
              </w:rPr>
              <w:t xml:space="preserve"> </w:t>
            </w:r>
            <w:proofErr w:type="spellStart"/>
            <w:r w:rsidRPr="00DB25C4">
              <w:rPr>
                <w:rFonts w:cstheme="minorHAnsi"/>
              </w:rPr>
              <w:t>krisis</w:t>
            </w:r>
            <w:proofErr w:type="spellEnd"/>
            <w:r w:rsidRPr="00DB25C4">
              <w:rPr>
                <w:rFonts w:cstheme="minorHAnsi"/>
              </w:rPr>
              <w:t xml:space="preserve"> </w:t>
            </w:r>
            <w:proofErr w:type="spellStart"/>
            <w:r w:rsidRPr="00DB25C4">
              <w:rPr>
                <w:rFonts w:cstheme="minorHAnsi"/>
              </w:rPr>
              <w:t>ekonomi</w:t>
            </w:r>
            <w:proofErr w:type="spellEnd"/>
          </w:p>
        </w:tc>
        <w:tc>
          <w:tcPr>
            <w:tcW w:w="41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C48452" w14:textId="77777777" w:rsidR="001E7FBB" w:rsidRPr="00DB25C4" w:rsidRDefault="001E7FBB" w:rsidP="00687314">
            <w:pPr>
              <w:spacing w:after="0" w:line="240" w:lineRule="auto"/>
              <w:rPr>
                <w:rFonts w:cstheme="minorHAnsi"/>
              </w:rPr>
            </w:pPr>
            <w:r w:rsidRPr="00DB25C4">
              <w:rPr>
                <w:rFonts w:cstheme="minorHAnsi"/>
              </w:rPr>
              <w:t xml:space="preserve">PPBM </w:t>
            </w:r>
            <w:proofErr w:type="spellStart"/>
            <w:r w:rsidRPr="00DB25C4">
              <w:rPr>
                <w:rFonts w:cstheme="minorHAnsi"/>
              </w:rPr>
              <w:t>harus</w:t>
            </w:r>
            <w:proofErr w:type="spellEnd"/>
            <w:r w:rsidRPr="00DB25C4">
              <w:rPr>
                <w:rFonts w:cstheme="minorHAnsi"/>
              </w:rPr>
              <w:t xml:space="preserve"> </w:t>
            </w:r>
            <w:proofErr w:type="spellStart"/>
            <w:r w:rsidRPr="00DB25C4">
              <w:rPr>
                <w:rFonts w:cstheme="minorHAnsi"/>
              </w:rPr>
              <w:t>mengantisipasi</w:t>
            </w:r>
            <w:proofErr w:type="spellEnd"/>
            <w:r w:rsidRPr="00DB25C4">
              <w:rPr>
                <w:rFonts w:cstheme="minorHAnsi"/>
              </w:rPr>
              <w:t xml:space="preserve"> </w:t>
            </w:r>
            <w:proofErr w:type="spellStart"/>
            <w:r w:rsidRPr="00DB25C4">
              <w:rPr>
                <w:rFonts w:cstheme="minorHAnsi"/>
              </w:rPr>
              <w:t>kemungkinan</w:t>
            </w:r>
            <w:proofErr w:type="spellEnd"/>
            <w:r w:rsidRPr="00DB25C4">
              <w:rPr>
                <w:rFonts w:cstheme="minorHAnsi"/>
              </w:rPr>
              <w:t xml:space="preserve"> </w:t>
            </w:r>
            <w:proofErr w:type="spellStart"/>
            <w:r w:rsidRPr="00DB25C4">
              <w:rPr>
                <w:rFonts w:cstheme="minorHAnsi"/>
              </w:rPr>
              <w:t>terjadinya</w:t>
            </w:r>
            <w:proofErr w:type="spellEnd"/>
            <w:r w:rsidRPr="00DB25C4">
              <w:rPr>
                <w:rFonts w:cstheme="minorHAnsi"/>
              </w:rPr>
              <w:t xml:space="preserve"> </w:t>
            </w:r>
            <w:proofErr w:type="spellStart"/>
            <w:r w:rsidRPr="00DB25C4">
              <w:rPr>
                <w:rFonts w:cstheme="minorHAnsi"/>
              </w:rPr>
              <w:t>krisis</w:t>
            </w:r>
            <w:proofErr w:type="spellEnd"/>
            <w:r w:rsidRPr="00DB25C4">
              <w:rPr>
                <w:rFonts w:cstheme="minorHAnsi"/>
              </w:rPr>
              <w:t xml:space="preserve"> </w:t>
            </w:r>
            <w:proofErr w:type="spellStart"/>
            <w:r w:rsidRPr="00DB25C4">
              <w:rPr>
                <w:rFonts w:cstheme="minorHAnsi"/>
              </w:rPr>
              <w:t>ekonomi</w:t>
            </w:r>
            <w:proofErr w:type="spellEnd"/>
            <w:r w:rsidRPr="00DB25C4">
              <w:rPr>
                <w:rFonts w:cstheme="minorHAnsi"/>
              </w:rPr>
              <w:t xml:space="preserve"> yang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berdampak</w:t>
            </w:r>
            <w:proofErr w:type="spellEnd"/>
            <w:r w:rsidRPr="00DB25C4">
              <w:rPr>
                <w:rFonts w:cstheme="minorHAnsi"/>
              </w:rPr>
              <w:t xml:space="preserve"> pada </w:t>
            </w: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pendaftar</w:t>
            </w:r>
            <w:proofErr w:type="spellEnd"/>
            <w:r w:rsidRPr="00DB25C4">
              <w:rPr>
                <w:rFonts w:cstheme="minorHAnsi"/>
              </w:rPr>
              <w:t xml:space="preserve"> </w:t>
            </w:r>
            <w:proofErr w:type="spellStart"/>
            <w:r w:rsidRPr="00DB25C4">
              <w:rPr>
                <w:rFonts w:cstheme="minorHAnsi"/>
              </w:rPr>
              <w:t>maupun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output </w:t>
            </w:r>
            <w:proofErr w:type="spellStart"/>
            <w:r w:rsidRPr="00DB25C4">
              <w:rPr>
                <w:rFonts w:cstheme="minorHAnsi"/>
              </w:rPr>
              <w:t>lulusan</w:t>
            </w:r>
            <w:proofErr w:type="spellEnd"/>
            <w:r w:rsidRPr="00DB25C4">
              <w:rPr>
                <w:rFonts w:cstheme="minorHAnsi"/>
              </w:rPr>
              <w:t xml:space="preserve"> PPBM. Oleh </w:t>
            </w:r>
            <w:proofErr w:type="spellStart"/>
            <w:r w:rsidRPr="00DB25C4">
              <w:rPr>
                <w:rFonts w:cstheme="minorHAnsi"/>
              </w:rPr>
              <w:t>karena</w:t>
            </w:r>
            <w:proofErr w:type="spellEnd"/>
            <w:r w:rsidRPr="00DB25C4">
              <w:rPr>
                <w:rFonts w:cstheme="minorHAnsi"/>
              </w:rPr>
              <w:t xml:space="preserve"> </w:t>
            </w:r>
            <w:proofErr w:type="spellStart"/>
            <w:r w:rsidRPr="00DB25C4">
              <w:rPr>
                <w:rFonts w:cstheme="minorHAnsi"/>
              </w:rPr>
              <w:t>itu</w:t>
            </w:r>
            <w:proofErr w:type="spellEnd"/>
            <w:r w:rsidRPr="00DB25C4">
              <w:rPr>
                <w:rFonts w:cstheme="minorHAnsi"/>
              </w:rPr>
              <w:t xml:space="preserve">, PPBM </w:t>
            </w:r>
            <w:proofErr w:type="spellStart"/>
            <w:r w:rsidRPr="00DB25C4">
              <w:rPr>
                <w:rFonts w:cstheme="minorHAnsi"/>
              </w:rPr>
              <w:t>harus</w:t>
            </w:r>
            <w:proofErr w:type="spellEnd"/>
            <w:r w:rsidRPr="00DB25C4">
              <w:rPr>
                <w:rFonts w:cstheme="minorHAnsi"/>
              </w:rPr>
              <w:t xml:space="preserve">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darurat</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mengatasi</w:t>
            </w:r>
            <w:proofErr w:type="spellEnd"/>
            <w:r w:rsidRPr="00DB25C4">
              <w:rPr>
                <w:rFonts w:cstheme="minorHAnsi"/>
              </w:rPr>
              <w:t xml:space="preserve"> </w:t>
            </w:r>
            <w:proofErr w:type="spellStart"/>
            <w:r w:rsidRPr="00DB25C4">
              <w:rPr>
                <w:rFonts w:cstheme="minorHAnsi"/>
              </w:rPr>
              <w:t>krisis</w:t>
            </w:r>
            <w:proofErr w:type="spellEnd"/>
            <w:r w:rsidRPr="00DB25C4">
              <w:rPr>
                <w:rFonts w:cstheme="minorHAnsi"/>
              </w:rPr>
              <w:t xml:space="preserve"> dan </w:t>
            </w:r>
            <w:proofErr w:type="spellStart"/>
            <w:r w:rsidRPr="00DB25C4">
              <w:rPr>
                <w:rFonts w:cstheme="minorHAnsi"/>
              </w:rPr>
              <w:t>mempertahankan</w:t>
            </w:r>
            <w:proofErr w:type="spellEnd"/>
            <w:r w:rsidRPr="00DB25C4">
              <w:rPr>
                <w:rFonts w:cstheme="minorHAnsi"/>
              </w:rPr>
              <w:t xml:space="preserve"> </w:t>
            </w:r>
            <w:proofErr w:type="spellStart"/>
            <w:r w:rsidRPr="00DB25C4">
              <w:rPr>
                <w:rFonts w:cstheme="minorHAnsi"/>
              </w:rPr>
              <w:t>reputasinya</w:t>
            </w:r>
            <w:proofErr w:type="spellEnd"/>
            <w:r w:rsidRPr="00DB25C4">
              <w:rPr>
                <w:rFonts w:cstheme="minorHAnsi"/>
              </w:rPr>
              <w:t xml:space="preserve"> </w:t>
            </w:r>
            <w:proofErr w:type="spellStart"/>
            <w:r w:rsidRPr="00DB25C4">
              <w:rPr>
                <w:rFonts w:cstheme="minorHAnsi"/>
              </w:rPr>
              <w:t>sebagai</w:t>
            </w:r>
            <w:proofErr w:type="spellEnd"/>
            <w:r w:rsidRPr="00DB25C4">
              <w:rPr>
                <w:rFonts w:cstheme="minorHAnsi"/>
              </w:rPr>
              <w:t xml:space="preserve"> </w:t>
            </w:r>
            <w:proofErr w:type="spellStart"/>
            <w:r w:rsidRPr="00DB25C4">
              <w:rPr>
                <w:rFonts w:cstheme="minorHAnsi"/>
              </w:rPr>
              <w:t>institusi</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yang </w:t>
            </w:r>
            <w:proofErr w:type="spellStart"/>
            <w:r w:rsidRPr="00DB25C4">
              <w:rPr>
                <w:rFonts w:cstheme="minorHAnsi"/>
              </w:rPr>
              <w:t>unggul</w:t>
            </w:r>
            <w:proofErr w:type="spellEnd"/>
          </w:p>
          <w:p w14:paraId="12152EB6" w14:textId="77777777" w:rsidR="001E7FBB" w:rsidRPr="00DB25C4" w:rsidRDefault="001E7FBB" w:rsidP="00687314">
            <w:pPr>
              <w:spacing w:after="0" w:line="240" w:lineRule="auto"/>
              <w:rPr>
                <w:rFonts w:cstheme="minorHAnsi"/>
              </w:rPr>
            </w:pPr>
          </w:p>
        </w:tc>
        <w:tc>
          <w:tcPr>
            <w:tcW w:w="22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ADA554" w14:textId="77777777" w:rsidR="001E7FBB" w:rsidRPr="00DB25C4" w:rsidRDefault="001E7FBB" w:rsidP="00687314">
            <w:pPr>
              <w:spacing w:after="0" w:line="240" w:lineRule="auto"/>
              <w:ind w:left="104" w:right="62"/>
              <w:jc w:val="center"/>
              <w:rPr>
                <w:rFonts w:eastAsia="Calibri" w:cstheme="minorHAnsi"/>
              </w:rPr>
            </w:pPr>
            <w:r w:rsidRPr="00DB25C4">
              <w:rPr>
                <w:rFonts w:eastAsia="Calibri" w:cstheme="minorHAnsi"/>
              </w:rPr>
              <w:t>2024</w:t>
            </w:r>
          </w:p>
        </w:tc>
      </w:tr>
    </w:tbl>
    <w:p w14:paraId="288FF833" w14:textId="77777777" w:rsidR="001E7FBB" w:rsidRPr="00DB25C4" w:rsidRDefault="001E7FBB" w:rsidP="00687314">
      <w:pPr>
        <w:spacing w:after="0" w:line="240" w:lineRule="auto"/>
        <w:rPr>
          <w:rFonts w:cstheme="minorHAnsi"/>
        </w:rPr>
        <w:sectPr w:rsidR="001E7FBB" w:rsidRPr="00DB25C4">
          <w:footerReference w:type="default" r:id="rId62"/>
          <w:pgSz w:w="11920" w:h="16860"/>
          <w:pgMar w:top="1100" w:right="900" w:bottom="280" w:left="840" w:header="0" w:footer="878" w:gutter="0"/>
          <w:pgNumType w:start="72"/>
          <w:cols w:space="720"/>
        </w:sectPr>
      </w:pPr>
    </w:p>
    <w:p w14:paraId="36317DCA" w14:textId="77777777" w:rsidR="001E7FBB" w:rsidRPr="00DB25C4" w:rsidRDefault="001E7FBB" w:rsidP="00687314">
      <w:pPr>
        <w:spacing w:after="0" w:line="240" w:lineRule="auto"/>
        <w:ind w:left="101"/>
        <w:rPr>
          <w:rFonts w:eastAsia="Calibri" w:cstheme="minorHAnsi"/>
          <w:b/>
          <w:bCs/>
        </w:rPr>
      </w:pPr>
      <w:r w:rsidRPr="00DB25C4">
        <w:rPr>
          <w:rFonts w:eastAsia="Calibri" w:cstheme="minorHAnsi"/>
          <w:b/>
          <w:bCs/>
          <w:spacing w:val="1"/>
        </w:rPr>
        <w:lastRenderedPageBreak/>
        <w:t>3</w:t>
      </w:r>
      <w:r w:rsidRPr="00DB25C4">
        <w:rPr>
          <w:rFonts w:eastAsia="Calibri" w:cstheme="minorHAnsi"/>
          <w:b/>
          <w:bCs/>
          <w:spacing w:val="-1"/>
        </w:rPr>
        <w:t>.</w:t>
      </w:r>
      <w:r w:rsidRPr="00DB25C4">
        <w:rPr>
          <w:rFonts w:eastAsia="Calibri" w:cstheme="minorHAnsi"/>
          <w:b/>
          <w:bCs/>
        </w:rPr>
        <w:t>2</w:t>
      </w:r>
      <w:r w:rsidRPr="00DB25C4">
        <w:rPr>
          <w:rFonts w:eastAsia="Calibri" w:cstheme="minorHAnsi"/>
          <w:b/>
          <w:bCs/>
          <w:spacing w:val="-1"/>
        </w:rPr>
        <w:t xml:space="preserve"> </w:t>
      </w:r>
      <w:r w:rsidRPr="00DB25C4">
        <w:rPr>
          <w:rFonts w:eastAsia="Calibri" w:cstheme="minorHAnsi"/>
          <w:b/>
          <w:bCs/>
        </w:rPr>
        <w:t>P</w:t>
      </w:r>
      <w:r w:rsidRPr="00DB25C4">
        <w:rPr>
          <w:rFonts w:eastAsia="Calibri" w:cstheme="minorHAnsi"/>
          <w:b/>
          <w:bCs/>
          <w:spacing w:val="-2"/>
        </w:rPr>
        <w:t>r</w:t>
      </w:r>
      <w:r w:rsidRPr="00DB25C4">
        <w:rPr>
          <w:rFonts w:eastAsia="Calibri" w:cstheme="minorHAnsi"/>
          <w:b/>
          <w:bCs/>
          <w:spacing w:val="-1"/>
        </w:rPr>
        <w:t>o</w:t>
      </w:r>
      <w:r w:rsidRPr="00DB25C4">
        <w:rPr>
          <w:rFonts w:eastAsia="Calibri" w:cstheme="minorHAnsi"/>
          <w:b/>
          <w:bCs/>
          <w:spacing w:val="1"/>
        </w:rPr>
        <w:t>gr</w:t>
      </w:r>
      <w:r w:rsidRPr="00DB25C4">
        <w:rPr>
          <w:rFonts w:eastAsia="Calibri" w:cstheme="minorHAnsi"/>
          <w:b/>
          <w:bCs/>
          <w:spacing w:val="-1"/>
        </w:rPr>
        <w:t>a</w:t>
      </w:r>
      <w:r w:rsidRPr="00DB25C4">
        <w:rPr>
          <w:rFonts w:eastAsia="Calibri" w:cstheme="minorHAnsi"/>
          <w:b/>
          <w:bCs/>
        </w:rPr>
        <w:t>m</w:t>
      </w:r>
      <w:r w:rsidRPr="00DB25C4">
        <w:rPr>
          <w:rFonts w:eastAsia="Calibri" w:cstheme="minorHAnsi"/>
          <w:b/>
          <w:bCs/>
          <w:spacing w:val="-1"/>
        </w:rPr>
        <w:t xml:space="preserve"> </w:t>
      </w:r>
      <w:proofErr w:type="spellStart"/>
      <w:r w:rsidRPr="00DB25C4">
        <w:rPr>
          <w:rFonts w:eastAsia="Calibri" w:cstheme="minorHAnsi"/>
          <w:b/>
          <w:bCs/>
        </w:rPr>
        <w:t>L</w:t>
      </w:r>
      <w:r w:rsidRPr="00DB25C4">
        <w:rPr>
          <w:rFonts w:eastAsia="Calibri" w:cstheme="minorHAnsi"/>
          <w:b/>
          <w:bCs/>
          <w:spacing w:val="-1"/>
        </w:rPr>
        <w:t>a</w:t>
      </w:r>
      <w:r w:rsidRPr="00DB25C4">
        <w:rPr>
          <w:rFonts w:eastAsia="Calibri" w:cstheme="minorHAnsi"/>
          <w:b/>
          <w:bCs/>
          <w:spacing w:val="1"/>
        </w:rPr>
        <w:t>y</w:t>
      </w:r>
      <w:r w:rsidRPr="00DB25C4">
        <w:rPr>
          <w:rFonts w:eastAsia="Calibri" w:cstheme="minorHAnsi"/>
          <w:b/>
          <w:bCs/>
          <w:spacing w:val="-1"/>
        </w:rPr>
        <w:t>ana</w:t>
      </w:r>
      <w:r w:rsidRPr="00DB25C4">
        <w:rPr>
          <w:rFonts w:eastAsia="Calibri" w:cstheme="minorHAnsi"/>
          <w:b/>
          <w:bCs/>
        </w:rPr>
        <w:t>n</w:t>
      </w:r>
      <w:proofErr w:type="spellEnd"/>
      <w:r w:rsidRPr="00DB25C4">
        <w:rPr>
          <w:rFonts w:eastAsia="Calibri" w:cstheme="minorHAnsi"/>
          <w:b/>
          <w:bCs/>
        </w:rPr>
        <w:t xml:space="preserve"> </w:t>
      </w:r>
      <w:r w:rsidRPr="00DB25C4">
        <w:rPr>
          <w:rFonts w:eastAsia="Calibri" w:cstheme="minorHAnsi"/>
          <w:b/>
          <w:bCs/>
          <w:spacing w:val="-1"/>
        </w:rPr>
        <w:t>da</w:t>
      </w:r>
      <w:r w:rsidRPr="00DB25C4">
        <w:rPr>
          <w:rFonts w:eastAsia="Calibri" w:cstheme="minorHAnsi"/>
          <w:b/>
          <w:bCs/>
        </w:rPr>
        <w:t xml:space="preserve">n </w:t>
      </w:r>
      <w:proofErr w:type="spellStart"/>
      <w:r w:rsidRPr="00DB25C4">
        <w:rPr>
          <w:rFonts w:eastAsia="Calibri" w:cstheme="minorHAnsi"/>
          <w:b/>
          <w:bCs/>
        </w:rPr>
        <w:t>P</w:t>
      </w:r>
      <w:r w:rsidRPr="00DB25C4">
        <w:rPr>
          <w:rFonts w:eastAsia="Calibri" w:cstheme="minorHAnsi"/>
          <w:b/>
          <w:bCs/>
          <w:spacing w:val="-1"/>
        </w:rPr>
        <w:t>e</w:t>
      </w:r>
      <w:r w:rsidRPr="00DB25C4">
        <w:rPr>
          <w:rFonts w:eastAsia="Calibri" w:cstheme="minorHAnsi"/>
          <w:b/>
          <w:bCs/>
        </w:rPr>
        <w:t>m</w:t>
      </w:r>
      <w:r w:rsidRPr="00DB25C4">
        <w:rPr>
          <w:rFonts w:eastAsia="Calibri" w:cstheme="minorHAnsi"/>
          <w:b/>
          <w:bCs/>
          <w:spacing w:val="-1"/>
        </w:rPr>
        <w:t>b</w:t>
      </w:r>
      <w:r w:rsidRPr="00DB25C4">
        <w:rPr>
          <w:rFonts w:eastAsia="Calibri" w:cstheme="minorHAnsi"/>
          <w:b/>
          <w:bCs/>
          <w:spacing w:val="1"/>
        </w:rPr>
        <w:t>i</w:t>
      </w:r>
      <w:r w:rsidRPr="00DB25C4">
        <w:rPr>
          <w:rFonts w:eastAsia="Calibri" w:cstheme="minorHAnsi"/>
          <w:b/>
          <w:bCs/>
          <w:spacing w:val="-1"/>
        </w:rPr>
        <w:t>naa</w:t>
      </w:r>
      <w:r w:rsidRPr="00DB25C4">
        <w:rPr>
          <w:rFonts w:eastAsia="Calibri" w:cstheme="minorHAnsi"/>
          <w:b/>
          <w:bCs/>
        </w:rPr>
        <w:t>n</w:t>
      </w:r>
      <w:proofErr w:type="spellEnd"/>
      <w:r w:rsidRPr="00DB25C4">
        <w:rPr>
          <w:rFonts w:eastAsia="Calibri" w:cstheme="minorHAnsi"/>
          <w:b/>
          <w:bCs/>
        </w:rPr>
        <w:t xml:space="preserve"> </w:t>
      </w:r>
      <w:proofErr w:type="spellStart"/>
      <w:r w:rsidRPr="00DB25C4">
        <w:rPr>
          <w:rFonts w:eastAsia="Calibri" w:cstheme="minorHAnsi"/>
          <w:b/>
          <w:bCs/>
          <w:spacing w:val="-1"/>
        </w:rPr>
        <w:t>Maha</w:t>
      </w:r>
      <w:r w:rsidRPr="00DB25C4">
        <w:rPr>
          <w:rFonts w:eastAsia="Calibri" w:cstheme="minorHAnsi"/>
          <w:b/>
          <w:bCs/>
          <w:spacing w:val="1"/>
        </w:rPr>
        <w:t>sis</w:t>
      </w:r>
      <w:r w:rsidRPr="00DB25C4">
        <w:rPr>
          <w:rFonts w:eastAsia="Calibri" w:cstheme="minorHAnsi"/>
          <w:b/>
          <w:bCs/>
          <w:spacing w:val="-1"/>
        </w:rPr>
        <w:t>w</w:t>
      </w:r>
      <w:r w:rsidRPr="00DB25C4">
        <w:rPr>
          <w:rFonts w:eastAsia="Calibri" w:cstheme="minorHAnsi"/>
          <w:b/>
          <w:bCs/>
        </w:rPr>
        <w:t>a</w:t>
      </w:r>
      <w:proofErr w:type="spellEnd"/>
    </w:p>
    <w:p w14:paraId="23B3903E" w14:textId="77777777" w:rsidR="001E7FBB" w:rsidRPr="00DB25C4" w:rsidRDefault="001E7FBB" w:rsidP="00687314">
      <w:pPr>
        <w:spacing w:after="0" w:line="240" w:lineRule="auto"/>
        <w:ind w:left="101"/>
        <w:rPr>
          <w:rFonts w:eastAsia="Calibri" w:cstheme="minorHAnsi"/>
        </w:rPr>
      </w:pPr>
    </w:p>
    <w:p w14:paraId="3AB1568B" w14:textId="77777777" w:rsidR="001E7FBB" w:rsidRPr="00DB25C4" w:rsidRDefault="001E7FBB" w:rsidP="00687314">
      <w:pPr>
        <w:spacing w:after="0" w:line="240" w:lineRule="auto"/>
        <w:ind w:left="101"/>
        <w:rPr>
          <w:rFonts w:eastAsia="Calibri" w:cstheme="minorHAnsi"/>
        </w:rPr>
      </w:pPr>
      <w:r w:rsidRPr="00DB25C4">
        <w:rPr>
          <w:rFonts w:eastAsia="Calibri" w:cstheme="minorHAnsi"/>
          <w:b/>
          <w:bCs/>
          <w:spacing w:val="1"/>
        </w:rPr>
        <w:t>3</w:t>
      </w:r>
      <w:r w:rsidRPr="00DB25C4">
        <w:rPr>
          <w:rFonts w:eastAsia="Calibri" w:cstheme="minorHAnsi"/>
          <w:b/>
          <w:bCs/>
          <w:spacing w:val="-1"/>
        </w:rPr>
        <w:t>.</w:t>
      </w:r>
      <w:r w:rsidRPr="00DB25C4">
        <w:rPr>
          <w:rFonts w:eastAsia="Calibri" w:cstheme="minorHAnsi"/>
          <w:b/>
          <w:bCs/>
          <w:spacing w:val="1"/>
        </w:rPr>
        <w:t>2</w:t>
      </w:r>
      <w:r w:rsidRPr="00DB25C4">
        <w:rPr>
          <w:rFonts w:eastAsia="Calibri" w:cstheme="minorHAnsi"/>
          <w:b/>
          <w:bCs/>
          <w:spacing w:val="-1"/>
        </w:rPr>
        <w:t>.</w:t>
      </w:r>
      <w:r w:rsidRPr="00DB25C4">
        <w:rPr>
          <w:rFonts w:eastAsia="Calibri" w:cstheme="minorHAnsi"/>
          <w:b/>
          <w:bCs/>
        </w:rPr>
        <w:t>1</w:t>
      </w:r>
      <w:r w:rsidRPr="00DB25C4">
        <w:rPr>
          <w:rFonts w:eastAsia="Calibri" w:cstheme="minorHAnsi"/>
          <w:b/>
          <w:bCs/>
          <w:spacing w:val="-3"/>
        </w:rPr>
        <w:t xml:space="preserve"> </w:t>
      </w:r>
      <w:proofErr w:type="spellStart"/>
      <w:r w:rsidRPr="00DB25C4">
        <w:rPr>
          <w:rFonts w:eastAsia="Calibri" w:cstheme="minorHAnsi"/>
          <w:b/>
          <w:bCs/>
          <w:spacing w:val="-1"/>
        </w:rPr>
        <w:t>Keb</w:t>
      </w:r>
      <w:r w:rsidRPr="00DB25C4">
        <w:rPr>
          <w:rFonts w:eastAsia="Calibri" w:cstheme="minorHAnsi"/>
          <w:b/>
          <w:bCs/>
          <w:spacing w:val="1"/>
        </w:rPr>
        <w:t>ij</w:t>
      </w:r>
      <w:r w:rsidRPr="00DB25C4">
        <w:rPr>
          <w:rFonts w:eastAsia="Calibri" w:cstheme="minorHAnsi"/>
          <w:b/>
          <w:bCs/>
          <w:spacing w:val="-1"/>
        </w:rPr>
        <w:t>a</w:t>
      </w:r>
      <w:r w:rsidRPr="00DB25C4">
        <w:rPr>
          <w:rFonts w:eastAsia="Calibri" w:cstheme="minorHAnsi"/>
          <w:b/>
          <w:bCs/>
        </w:rPr>
        <w:t>k</w:t>
      </w:r>
      <w:r w:rsidRPr="00DB25C4">
        <w:rPr>
          <w:rFonts w:eastAsia="Calibri" w:cstheme="minorHAnsi"/>
          <w:b/>
          <w:bCs/>
          <w:spacing w:val="-1"/>
        </w:rPr>
        <w:t>a</w:t>
      </w:r>
      <w:r w:rsidRPr="00DB25C4">
        <w:rPr>
          <w:rFonts w:eastAsia="Calibri" w:cstheme="minorHAnsi"/>
          <w:b/>
          <w:bCs/>
        </w:rPr>
        <w:t>n</w:t>
      </w:r>
      <w:proofErr w:type="spellEnd"/>
    </w:p>
    <w:p w14:paraId="4051D8EE" w14:textId="77777777" w:rsidR="001E7FBB" w:rsidRPr="00DB25C4" w:rsidRDefault="001E7FBB" w:rsidP="00687314">
      <w:pPr>
        <w:spacing w:after="0" w:line="240" w:lineRule="auto"/>
        <w:ind w:left="218" w:right="331"/>
        <w:jc w:val="both"/>
        <w:rPr>
          <w:rFonts w:eastAsia="Calibri" w:cstheme="minorHAnsi"/>
        </w:rPr>
      </w:pPr>
      <w:proofErr w:type="spellStart"/>
      <w:r w:rsidRPr="00DB25C4">
        <w:rPr>
          <w:rFonts w:eastAsia="Calibri" w:cstheme="minorHAnsi"/>
        </w:rPr>
        <w:t>K</w:t>
      </w:r>
      <w:r w:rsidRPr="00DB25C4">
        <w:rPr>
          <w:rFonts w:eastAsia="Calibri" w:cstheme="minorHAnsi"/>
          <w:spacing w:val="1"/>
        </w:rPr>
        <w:t>e</w:t>
      </w:r>
      <w:r w:rsidRPr="00DB25C4">
        <w:rPr>
          <w:rFonts w:eastAsia="Calibri" w:cstheme="minorHAnsi"/>
          <w:spacing w:val="-1"/>
        </w:rPr>
        <w:t>b</w:t>
      </w:r>
      <w:r w:rsidRPr="00DB25C4">
        <w:rPr>
          <w:rFonts w:eastAsia="Calibri" w:cstheme="minorHAnsi"/>
        </w:rPr>
        <w:t>ija</w:t>
      </w:r>
      <w:r w:rsidRPr="00DB25C4">
        <w:rPr>
          <w:rFonts w:eastAsia="Calibri" w:cstheme="minorHAnsi"/>
          <w:spacing w:val="-2"/>
        </w:rPr>
        <w:t>k</w:t>
      </w:r>
      <w:r w:rsidRPr="00DB25C4">
        <w:rPr>
          <w:rFonts w:eastAsia="Calibri" w:cstheme="minorHAnsi"/>
        </w:rPr>
        <w:t>an</w:t>
      </w:r>
      <w:proofErr w:type="spellEnd"/>
      <w:r w:rsidRPr="00DB25C4">
        <w:rPr>
          <w:rFonts w:eastAsia="Calibri" w:cstheme="minorHAnsi"/>
          <w:spacing w:val="-2"/>
        </w:rPr>
        <w:t xml:space="preserve"> </w:t>
      </w:r>
      <w:proofErr w:type="spellStart"/>
      <w:r w:rsidRPr="00DB25C4">
        <w:rPr>
          <w:rFonts w:eastAsia="Calibri" w:cstheme="minorHAnsi"/>
          <w:spacing w:val="1"/>
        </w:rPr>
        <w:t>te</w:t>
      </w:r>
      <w:r w:rsidRPr="00DB25C4">
        <w:rPr>
          <w:rFonts w:eastAsia="Calibri" w:cstheme="minorHAnsi"/>
        </w:rPr>
        <w:t>r</w:t>
      </w:r>
      <w:r w:rsidRPr="00DB25C4">
        <w:rPr>
          <w:rFonts w:eastAsia="Calibri" w:cstheme="minorHAnsi"/>
          <w:spacing w:val="-2"/>
        </w:rPr>
        <w:t>t</w:t>
      </w:r>
      <w:r w:rsidRPr="00DB25C4">
        <w:rPr>
          <w:rFonts w:eastAsia="Calibri" w:cstheme="minorHAnsi"/>
          <w:spacing w:val="-1"/>
        </w:rPr>
        <w:t>u</w:t>
      </w:r>
      <w:r w:rsidRPr="00DB25C4">
        <w:rPr>
          <w:rFonts w:eastAsia="Calibri" w:cstheme="minorHAnsi"/>
        </w:rPr>
        <w:t>lis</w:t>
      </w:r>
      <w:proofErr w:type="spellEnd"/>
      <w:r w:rsidRPr="00DB25C4">
        <w:rPr>
          <w:rFonts w:eastAsia="Calibri" w:cstheme="minorHAnsi"/>
          <w:spacing w:val="1"/>
        </w:rPr>
        <w:t xml:space="preserve"> </w:t>
      </w:r>
      <w:proofErr w:type="spellStart"/>
      <w:r w:rsidRPr="00DB25C4">
        <w:rPr>
          <w:rFonts w:eastAsia="Calibri" w:cstheme="minorHAnsi"/>
          <w:spacing w:val="-1"/>
        </w:rPr>
        <w:t>d</w:t>
      </w:r>
      <w:r w:rsidRPr="00DB25C4">
        <w:rPr>
          <w:rFonts w:eastAsia="Calibri" w:cstheme="minorHAnsi"/>
        </w:rPr>
        <w:t>alam</w:t>
      </w:r>
      <w:proofErr w:type="spellEnd"/>
      <w:r w:rsidRPr="00DB25C4">
        <w:rPr>
          <w:rFonts w:eastAsia="Calibri" w:cstheme="minorHAnsi"/>
        </w:rPr>
        <w:t xml:space="preserve"> </w:t>
      </w:r>
      <w:proofErr w:type="spellStart"/>
      <w:r w:rsidRPr="00DB25C4">
        <w:rPr>
          <w:rFonts w:eastAsia="Calibri" w:cstheme="minorHAnsi"/>
          <w:spacing w:val="-1"/>
        </w:rPr>
        <w:t>b</w:t>
      </w:r>
      <w:r w:rsidRPr="00DB25C4">
        <w:rPr>
          <w:rFonts w:eastAsia="Calibri" w:cstheme="minorHAnsi"/>
          <w:spacing w:val="1"/>
        </w:rPr>
        <w:t>e</w:t>
      </w:r>
      <w:r w:rsidRPr="00DB25C4">
        <w:rPr>
          <w:rFonts w:eastAsia="Calibri" w:cstheme="minorHAnsi"/>
          <w:spacing w:val="-1"/>
        </w:rPr>
        <w:t>n</w:t>
      </w:r>
      <w:r w:rsidRPr="00DB25C4">
        <w:rPr>
          <w:rFonts w:eastAsia="Calibri" w:cstheme="minorHAnsi"/>
          <w:spacing w:val="1"/>
        </w:rPr>
        <w:t>t</w:t>
      </w:r>
      <w:r w:rsidRPr="00DB25C4">
        <w:rPr>
          <w:rFonts w:eastAsia="Calibri" w:cstheme="minorHAnsi"/>
          <w:spacing w:val="-1"/>
        </w:rPr>
        <w:t>u</w:t>
      </w:r>
      <w:r w:rsidRPr="00DB25C4">
        <w:rPr>
          <w:rFonts w:eastAsia="Calibri" w:cstheme="minorHAnsi"/>
        </w:rPr>
        <w:t>k</w:t>
      </w:r>
      <w:proofErr w:type="spellEnd"/>
      <w:r w:rsidRPr="00DB25C4">
        <w:rPr>
          <w:rFonts w:eastAsia="Calibri" w:cstheme="minorHAnsi"/>
          <w:spacing w:val="1"/>
        </w:rPr>
        <w:t xml:space="preserve"> </w:t>
      </w:r>
      <w:proofErr w:type="spellStart"/>
      <w:r w:rsidRPr="00DB25C4">
        <w:rPr>
          <w:rFonts w:eastAsia="Calibri" w:cstheme="minorHAnsi"/>
          <w:spacing w:val="-1"/>
        </w:rPr>
        <w:t>p</w:t>
      </w:r>
      <w:r w:rsidRPr="00DB25C4">
        <w:rPr>
          <w:rFonts w:eastAsia="Calibri" w:cstheme="minorHAnsi"/>
          <w:spacing w:val="1"/>
        </w:rPr>
        <w:t>e</w:t>
      </w:r>
      <w:r w:rsidRPr="00DB25C4">
        <w:rPr>
          <w:rFonts w:eastAsia="Calibri" w:cstheme="minorHAnsi"/>
        </w:rPr>
        <w:t>ra</w:t>
      </w:r>
      <w:r w:rsidRPr="00DB25C4">
        <w:rPr>
          <w:rFonts w:eastAsia="Calibri" w:cstheme="minorHAnsi"/>
          <w:spacing w:val="1"/>
        </w:rPr>
        <w:t>t</w:t>
      </w:r>
      <w:r w:rsidRPr="00DB25C4">
        <w:rPr>
          <w:rFonts w:eastAsia="Calibri" w:cstheme="minorHAnsi"/>
          <w:spacing w:val="-1"/>
        </w:rPr>
        <w:t>u</w:t>
      </w:r>
      <w:r w:rsidRPr="00DB25C4">
        <w:rPr>
          <w:rFonts w:eastAsia="Calibri" w:cstheme="minorHAnsi"/>
        </w:rPr>
        <w:t>ran</w:t>
      </w:r>
      <w:proofErr w:type="spellEnd"/>
      <w:r w:rsidRPr="00DB25C4">
        <w:rPr>
          <w:rFonts w:eastAsia="Calibri" w:cstheme="minorHAnsi"/>
          <w:spacing w:val="-2"/>
        </w:rPr>
        <w:t xml:space="preserve"> </w:t>
      </w:r>
      <w:proofErr w:type="spellStart"/>
      <w:r w:rsidRPr="00DB25C4">
        <w:rPr>
          <w:rFonts w:eastAsia="Calibri" w:cstheme="minorHAnsi"/>
          <w:spacing w:val="-1"/>
        </w:rPr>
        <w:t>p</w:t>
      </w:r>
      <w:r w:rsidRPr="00DB25C4">
        <w:rPr>
          <w:rFonts w:eastAsia="Calibri" w:cstheme="minorHAnsi"/>
          <w:spacing w:val="1"/>
        </w:rPr>
        <w:t>e</w:t>
      </w:r>
      <w:r w:rsidRPr="00DB25C4">
        <w:rPr>
          <w:rFonts w:eastAsia="Calibri" w:cstheme="minorHAnsi"/>
        </w:rPr>
        <w:t>r</w:t>
      </w:r>
      <w:r w:rsidRPr="00DB25C4">
        <w:rPr>
          <w:rFonts w:eastAsia="Calibri" w:cstheme="minorHAnsi"/>
          <w:spacing w:val="-1"/>
        </w:rPr>
        <w:t>und</w:t>
      </w:r>
      <w:r w:rsidRPr="00DB25C4">
        <w:rPr>
          <w:rFonts w:eastAsia="Calibri" w:cstheme="minorHAnsi"/>
        </w:rPr>
        <w:t>a</w:t>
      </w:r>
      <w:r w:rsidRPr="00DB25C4">
        <w:rPr>
          <w:rFonts w:eastAsia="Calibri" w:cstheme="minorHAnsi"/>
          <w:spacing w:val="-1"/>
        </w:rPr>
        <w:t>ng</w:t>
      </w:r>
      <w:r w:rsidRPr="00DB25C4">
        <w:rPr>
          <w:rFonts w:eastAsia="Calibri" w:cstheme="minorHAnsi"/>
        </w:rPr>
        <w:t>-</w:t>
      </w:r>
      <w:r w:rsidRPr="00DB25C4">
        <w:rPr>
          <w:rFonts w:eastAsia="Calibri" w:cstheme="minorHAnsi"/>
          <w:spacing w:val="-1"/>
        </w:rPr>
        <w:t>und</w:t>
      </w:r>
      <w:r w:rsidRPr="00DB25C4">
        <w:rPr>
          <w:rFonts w:eastAsia="Calibri" w:cstheme="minorHAnsi"/>
        </w:rPr>
        <w:t>a</w:t>
      </w:r>
      <w:r w:rsidRPr="00DB25C4">
        <w:rPr>
          <w:rFonts w:eastAsia="Calibri" w:cstheme="minorHAnsi"/>
          <w:spacing w:val="2"/>
        </w:rPr>
        <w:t>n</w:t>
      </w:r>
      <w:r w:rsidRPr="00DB25C4">
        <w:rPr>
          <w:rFonts w:eastAsia="Calibri" w:cstheme="minorHAnsi"/>
          <w:spacing w:val="-1"/>
        </w:rPr>
        <w:t>g</w:t>
      </w:r>
      <w:r w:rsidRPr="00DB25C4">
        <w:rPr>
          <w:rFonts w:eastAsia="Calibri" w:cstheme="minorHAnsi"/>
        </w:rPr>
        <w:t>an</w:t>
      </w:r>
      <w:proofErr w:type="spellEnd"/>
      <w:r w:rsidRPr="00DB25C4">
        <w:rPr>
          <w:rFonts w:eastAsia="Calibri" w:cstheme="minorHAnsi"/>
        </w:rPr>
        <w:t xml:space="preserve"> </w:t>
      </w:r>
      <w:r w:rsidRPr="00DB25C4">
        <w:rPr>
          <w:rFonts w:eastAsia="Calibri" w:cstheme="minorHAnsi"/>
          <w:spacing w:val="-1"/>
        </w:rPr>
        <w:t>d</w:t>
      </w:r>
      <w:r w:rsidRPr="00DB25C4">
        <w:rPr>
          <w:rFonts w:eastAsia="Calibri" w:cstheme="minorHAnsi"/>
        </w:rPr>
        <w:t>a</w:t>
      </w:r>
      <w:r w:rsidRPr="00DB25C4">
        <w:rPr>
          <w:rFonts w:eastAsia="Calibri" w:cstheme="minorHAnsi"/>
          <w:spacing w:val="-1"/>
        </w:rPr>
        <w:t>n</w:t>
      </w:r>
      <w:r w:rsidRPr="00DB25C4">
        <w:rPr>
          <w:rFonts w:eastAsia="Calibri" w:cstheme="minorHAnsi"/>
          <w:spacing w:val="1"/>
        </w:rPr>
        <w:t>/</w:t>
      </w:r>
      <w:proofErr w:type="spellStart"/>
      <w:r w:rsidRPr="00DB25C4">
        <w:rPr>
          <w:rFonts w:eastAsia="Calibri" w:cstheme="minorHAnsi"/>
        </w:rPr>
        <w:t>a</w:t>
      </w:r>
      <w:r w:rsidRPr="00DB25C4">
        <w:rPr>
          <w:rFonts w:eastAsia="Calibri" w:cstheme="minorHAnsi"/>
          <w:spacing w:val="1"/>
        </w:rPr>
        <w:t>t</w:t>
      </w:r>
      <w:r w:rsidRPr="00DB25C4">
        <w:rPr>
          <w:rFonts w:eastAsia="Calibri" w:cstheme="minorHAnsi"/>
        </w:rPr>
        <w:t>au</w:t>
      </w:r>
      <w:proofErr w:type="spellEnd"/>
      <w:r w:rsidRPr="00DB25C4">
        <w:rPr>
          <w:rFonts w:eastAsia="Calibri" w:cstheme="minorHAnsi"/>
        </w:rPr>
        <w:t xml:space="preserve"> </w:t>
      </w:r>
      <w:proofErr w:type="spellStart"/>
      <w:r w:rsidRPr="00DB25C4">
        <w:rPr>
          <w:rFonts w:eastAsia="Calibri" w:cstheme="minorHAnsi"/>
          <w:spacing w:val="-1"/>
        </w:rPr>
        <w:t>p</w:t>
      </w:r>
      <w:r w:rsidRPr="00DB25C4">
        <w:rPr>
          <w:rFonts w:eastAsia="Calibri" w:cstheme="minorHAnsi"/>
          <w:spacing w:val="1"/>
        </w:rPr>
        <w:t>e</w:t>
      </w:r>
      <w:r w:rsidRPr="00DB25C4">
        <w:rPr>
          <w:rFonts w:eastAsia="Calibri" w:cstheme="minorHAnsi"/>
        </w:rPr>
        <w:t>ra</w:t>
      </w:r>
      <w:r w:rsidRPr="00DB25C4">
        <w:rPr>
          <w:rFonts w:eastAsia="Calibri" w:cstheme="minorHAnsi"/>
          <w:spacing w:val="1"/>
        </w:rPr>
        <w:t>t</w:t>
      </w:r>
      <w:r w:rsidRPr="00DB25C4">
        <w:rPr>
          <w:rFonts w:eastAsia="Calibri" w:cstheme="minorHAnsi"/>
          <w:spacing w:val="-1"/>
        </w:rPr>
        <w:t>u</w:t>
      </w:r>
      <w:r w:rsidRPr="00DB25C4">
        <w:rPr>
          <w:rFonts w:eastAsia="Calibri" w:cstheme="minorHAnsi"/>
        </w:rPr>
        <w:t>ran</w:t>
      </w:r>
      <w:proofErr w:type="spellEnd"/>
      <w:r w:rsidRPr="00DB25C4">
        <w:rPr>
          <w:rFonts w:eastAsia="Calibri" w:cstheme="minorHAnsi"/>
          <w:spacing w:val="-2"/>
        </w:rPr>
        <w:t xml:space="preserve"> </w:t>
      </w:r>
      <w:proofErr w:type="spellStart"/>
      <w:r w:rsidRPr="00DB25C4">
        <w:rPr>
          <w:rFonts w:eastAsia="Calibri" w:cstheme="minorHAnsi"/>
          <w:spacing w:val="-1"/>
        </w:rPr>
        <w:t>p</w:t>
      </w:r>
      <w:r w:rsidRPr="00DB25C4">
        <w:rPr>
          <w:rFonts w:eastAsia="Calibri" w:cstheme="minorHAnsi"/>
        </w:rPr>
        <w:t>i</w:t>
      </w:r>
      <w:r w:rsidRPr="00DB25C4">
        <w:rPr>
          <w:rFonts w:eastAsia="Calibri" w:cstheme="minorHAnsi"/>
          <w:spacing w:val="1"/>
        </w:rPr>
        <w:t>m</w:t>
      </w:r>
      <w:r w:rsidRPr="00DB25C4">
        <w:rPr>
          <w:rFonts w:eastAsia="Calibri" w:cstheme="minorHAnsi"/>
          <w:spacing w:val="-1"/>
        </w:rPr>
        <w:t>p</w:t>
      </w:r>
      <w:r w:rsidRPr="00DB25C4">
        <w:rPr>
          <w:rFonts w:eastAsia="Calibri" w:cstheme="minorHAnsi"/>
        </w:rPr>
        <w:t>i</w:t>
      </w:r>
      <w:r w:rsidRPr="00DB25C4">
        <w:rPr>
          <w:rFonts w:eastAsia="Calibri" w:cstheme="minorHAnsi"/>
          <w:spacing w:val="-1"/>
        </w:rPr>
        <w:t>n</w:t>
      </w:r>
      <w:r w:rsidRPr="00DB25C4">
        <w:rPr>
          <w:rFonts w:eastAsia="Calibri" w:cstheme="minorHAnsi"/>
        </w:rPr>
        <w:t>an</w:t>
      </w:r>
      <w:proofErr w:type="spellEnd"/>
      <w:r w:rsidRPr="00DB25C4">
        <w:rPr>
          <w:rFonts w:eastAsia="Calibri" w:cstheme="minorHAnsi"/>
        </w:rPr>
        <w:t xml:space="preserve"> </w:t>
      </w:r>
      <w:proofErr w:type="spellStart"/>
      <w:r w:rsidRPr="00DB25C4">
        <w:rPr>
          <w:rFonts w:eastAsia="Calibri" w:cstheme="minorHAnsi"/>
          <w:spacing w:val="-1"/>
        </w:rPr>
        <w:t>p</w:t>
      </w:r>
      <w:r w:rsidRPr="00DB25C4">
        <w:rPr>
          <w:rFonts w:eastAsia="Calibri" w:cstheme="minorHAnsi"/>
          <w:spacing w:val="1"/>
        </w:rPr>
        <w:t>e</w:t>
      </w:r>
      <w:r w:rsidRPr="00DB25C4">
        <w:rPr>
          <w:rFonts w:eastAsia="Calibri" w:cstheme="minorHAnsi"/>
        </w:rPr>
        <w:t>r</w:t>
      </w:r>
      <w:r w:rsidRPr="00DB25C4">
        <w:rPr>
          <w:rFonts w:eastAsia="Calibri" w:cstheme="minorHAnsi"/>
          <w:spacing w:val="-1"/>
        </w:rPr>
        <w:t>gu</w:t>
      </w:r>
      <w:r w:rsidRPr="00DB25C4">
        <w:rPr>
          <w:rFonts w:eastAsia="Calibri" w:cstheme="minorHAnsi"/>
        </w:rPr>
        <w:t>r</w:t>
      </w:r>
      <w:r w:rsidRPr="00DB25C4">
        <w:rPr>
          <w:rFonts w:eastAsia="Calibri" w:cstheme="minorHAnsi"/>
          <w:spacing w:val="-1"/>
        </w:rPr>
        <w:t>u</w:t>
      </w:r>
      <w:r w:rsidRPr="00DB25C4">
        <w:rPr>
          <w:rFonts w:eastAsia="Calibri" w:cstheme="minorHAnsi"/>
        </w:rPr>
        <w:t>an</w:t>
      </w:r>
      <w:proofErr w:type="spellEnd"/>
      <w:r w:rsidRPr="00DB25C4">
        <w:rPr>
          <w:rFonts w:eastAsia="Calibri" w:cstheme="minorHAnsi"/>
        </w:rPr>
        <w:t xml:space="preserve"> </w:t>
      </w:r>
      <w:proofErr w:type="spellStart"/>
      <w:r w:rsidRPr="00DB25C4">
        <w:rPr>
          <w:rFonts w:eastAsia="Calibri" w:cstheme="minorHAnsi"/>
          <w:spacing w:val="1"/>
        </w:rPr>
        <w:t>t</w:t>
      </w:r>
      <w:r w:rsidRPr="00DB25C4">
        <w:rPr>
          <w:rFonts w:eastAsia="Calibri" w:cstheme="minorHAnsi"/>
        </w:rPr>
        <w:t>i</w:t>
      </w:r>
      <w:r w:rsidRPr="00DB25C4">
        <w:rPr>
          <w:rFonts w:eastAsia="Calibri" w:cstheme="minorHAnsi"/>
          <w:spacing w:val="-1"/>
        </w:rPr>
        <w:t>ngg</w:t>
      </w:r>
      <w:r w:rsidRPr="00DB25C4">
        <w:rPr>
          <w:rFonts w:eastAsia="Calibri" w:cstheme="minorHAnsi"/>
        </w:rPr>
        <w:t>i</w:t>
      </w:r>
      <w:proofErr w:type="spellEnd"/>
      <w:r w:rsidRPr="00DB25C4">
        <w:rPr>
          <w:rFonts w:eastAsia="Calibri" w:cstheme="minorHAnsi"/>
          <w:spacing w:val="3"/>
        </w:rPr>
        <w:t xml:space="preserve"> </w:t>
      </w:r>
      <w:r w:rsidRPr="00DB25C4">
        <w:rPr>
          <w:rFonts w:eastAsia="Calibri" w:cstheme="minorHAnsi"/>
          <w:spacing w:val="1"/>
        </w:rPr>
        <w:t>y</w:t>
      </w:r>
      <w:r w:rsidRPr="00DB25C4">
        <w:rPr>
          <w:rFonts w:eastAsia="Calibri" w:cstheme="minorHAnsi"/>
          <w:spacing w:val="-3"/>
        </w:rPr>
        <w:t>a</w:t>
      </w:r>
      <w:r w:rsidRPr="00DB25C4">
        <w:rPr>
          <w:rFonts w:eastAsia="Calibri" w:cstheme="minorHAnsi"/>
          <w:spacing w:val="-1"/>
        </w:rPr>
        <w:t>n</w:t>
      </w:r>
      <w:r w:rsidRPr="00DB25C4">
        <w:rPr>
          <w:rFonts w:eastAsia="Calibri" w:cstheme="minorHAnsi"/>
        </w:rPr>
        <w:t xml:space="preserve">g </w:t>
      </w:r>
      <w:proofErr w:type="spellStart"/>
      <w:r w:rsidRPr="00DB25C4">
        <w:rPr>
          <w:rFonts w:eastAsia="Calibri" w:cstheme="minorHAnsi"/>
          <w:spacing w:val="1"/>
        </w:rPr>
        <w:t>m</w:t>
      </w:r>
      <w:r w:rsidRPr="00DB25C4">
        <w:rPr>
          <w:rFonts w:eastAsia="Calibri" w:cstheme="minorHAnsi"/>
          <w:spacing w:val="-2"/>
        </w:rPr>
        <w:t>e</w:t>
      </w:r>
      <w:r w:rsidRPr="00DB25C4">
        <w:rPr>
          <w:rFonts w:eastAsia="Calibri" w:cstheme="minorHAnsi"/>
          <w:spacing w:val="-1"/>
        </w:rPr>
        <w:t>ng</w:t>
      </w:r>
      <w:r w:rsidRPr="00DB25C4">
        <w:rPr>
          <w:rFonts w:eastAsia="Calibri" w:cstheme="minorHAnsi"/>
        </w:rPr>
        <w:t>a</w:t>
      </w:r>
      <w:r w:rsidRPr="00DB25C4">
        <w:rPr>
          <w:rFonts w:eastAsia="Calibri" w:cstheme="minorHAnsi"/>
          <w:spacing w:val="1"/>
        </w:rPr>
        <w:t>t</w:t>
      </w:r>
      <w:r w:rsidRPr="00DB25C4">
        <w:rPr>
          <w:rFonts w:eastAsia="Calibri" w:cstheme="minorHAnsi"/>
          <w:spacing w:val="-1"/>
        </w:rPr>
        <w:t>u</w:t>
      </w:r>
      <w:r w:rsidRPr="00DB25C4">
        <w:rPr>
          <w:rFonts w:eastAsia="Calibri" w:cstheme="minorHAnsi"/>
        </w:rPr>
        <w:t>r</w:t>
      </w:r>
      <w:proofErr w:type="spellEnd"/>
      <w:r w:rsidRPr="00DB25C4">
        <w:rPr>
          <w:rFonts w:eastAsia="Calibri" w:cstheme="minorHAnsi"/>
          <w:spacing w:val="3"/>
        </w:rPr>
        <w:t xml:space="preserve"> </w:t>
      </w:r>
      <w:r w:rsidRPr="00DB25C4">
        <w:rPr>
          <w:rFonts w:eastAsia="Calibri" w:cstheme="minorHAnsi"/>
          <w:spacing w:val="-1"/>
        </w:rPr>
        <w:t>p</w:t>
      </w:r>
      <w:r w:rsidRPr="00DB25C4">
        <w:rPr>
          <w:rFonts w:eastAsia="Calibri" w:cstheme="minorHAnsi"/>
        </w:rPr>
        <w:t>r</w:t>
      </w:r>
      <w:r w:rsidRPr="00DB25C4">
        <w:rPr>
          <w:rFonts w:eastAsia="Calibri" w:cstheme="minorHAnsi"/>
          <w:spacing w:val="1"/>
        </w:rPr>
        <w:t>o</w:t>
      </w:r>
      <w:r w:rsidRPr="00DB25C4">
        <w:rPr>
          <w:rFonts w:eastAsia="Calibri" w:cstheme="minorHAnsi"/>
          <w:spacing w:val="-1"/>
        </w:rPr>
        <w:t>g</w:t>
      </w:r>
      <w:r w:rsidRPr="00DB25C4">
        <w:rPr>
          <w:rFonts w:eastAsia="Calibri" w:cstheme="minorHAnsi"/>
        </w:rPr>
        <w:t xml:space="preserve">ram </w:t>
      </w:r>
      <w:proofErr w:type="spellStart"/>
      <w:r w:rsidRPr="00DB25C4">
        <w:rPr>
          <w:rFonts w:eastAsia="Calibri" w:cstheme="minorHAnsi"/>
        </w:rPr>
        <w:t>la</w:t>
      </w:r>
      <w:r w:rsidRPr="00DB25C4">
        <w:rPr>
          <w:rFonts w:eastAsia="Calibri" w:cstheme="minorHAnsi"/>
          <w:spacing w:val="1"/>
        </w:rPr>
        <w:t>y</w:t>
      </w:r>
      <w:r w:rsidRPr="00DB25C4">
        <w:rPr>
          <w:rFonts w:eastAsia="Calibri" w:cstheme="minorHAnsi"/>
        </w:rPr>
        <w:t>a</w:t>
      </w:r>
      <w:r w:rsidRPr="00DB25C4">
        <w:rPr>
          <w:rFonts w:eastAsia="Calibri" w:cstheme="minorHAnsi"/>
          <w:spacing w:val="-1"/>
        </w:rPr>
        <w:t>n</w:t>
      </w:r>
      <w:r w:rsidRPr="00DB25C4">
        <w:rPr>
          <w:rFonts w:eastAsia="Calibri" w:cstheme="minorHAnsi"/>
        </w:rPr>
        <w:t>an</w:t>
      </w:r>
      <w:proofErr w:type="spellEnd"/>
      <w:r w:rsidRPr="00DB25C4">
        <w:rPr>
          <w:rFonts w:eastAsia="Calibri" w:cstheme="minorHAnsi"/>
          <w:spacing w:val="2"/>
        </w:rPr>
        <w:t xml:space="preserve"> </w:t>
      </w:r>
      <w:r w:rsidRPr="00DB25C4">
        <w:rPr>
          <w:rFonts w:eastAsia="Calibri" w:cstheme="minorHAnsi"/>
          <w:spacing w:val="-1"/>
        </w:rPr>
        <w:t>d</w:t>
      </w:r>
      <w:r w:rsidRPr="00DB25C4">
        <w:rPr>
          <w:rFonts w:eastAsia="Calibri" w:cstheme="minorHAnsi"/>
        </w:rPr>
        <w:t xml:space="preserve">an </w:t>
      </w:r>
      <w:proofErr w:type="spellStart"/>
      <w:r w:rsidRPr="00DB25C4">
        <w:rPr>
          <w:rFonts w:eastAsia="Calibri" w:cstheme="minorHAnsi"/>
          <w:spacing w:val="-1"/>
        </w:rPr>
        <w:t>p</w:t>
      </w:r>
      <w:r w:rsidRPr="00DB25C4">
        <w:rPr>
          <w:rFonts w:eastAsia="Calibri" w:cstheme="minorHAnsi"/>
          <w:spacing w:val="1"/>
        </w:rPr>
        <w:t>e</w:t>
      </w:r>
      <w:r w:rsidRPr="00DB25C4">
        <w:rPr>
          <w:rFonts w:eastAsia="Calibri" w:cstheme="minorHAnsi"/>
          <w:spacing w:val="-1"/>
        </w:rPr>
        <w:t>mb</w:t>
      </w:r>
      <w:r w:rsidRPr="00DB25C4">
        <w:rPr>
          <w:rFonts w:eastAsia="Calibri" w:cstheme="minorHAnsi"/>
        </w:rPr>
        <w:t>i</w:t>
      </w:r>
      <w:r w:rsidRPr="00DB25C4">
        <w:rPr>
          <w:rFonts w:eastAsia="Calibri" w:cstheme="minorHAnsi"/>
          <w:spacing w:val="-1"/>
        </w:rPr>
        <w:t>n</w:t>
      </w:r>
      <w:r w:rsidRPr="00DB25C4">
        <w:rPr>
          <w:rFonts w:eastAsia="Calibri" w:cstheme="minorHAnsi"/>
        </w:rPr>
        <w:t>aan</w:t>
      </w:r>
      <w:proofErr w:type="spellEnd"/>
      <w:r w:rsidRPr="00DB25C4">
        <w:rPr>
          <w:rFonts w:eastAsia="Calibri" w:cstheme="minorHAnsi"/>
          <w:spacing w:val="2"/>
        </w:rPr>
        <w:t xml:space="preserve"> </w:t>
      </w:r>
      <w:proofErr w:type="spellStart"/>
      <w:r w:rsidRPr="00DB25C4">
        <w:rPr>
          <w:rFonts w:eastAsia="Calibri" w:cstheme="minorHAnsi"/>
          <w:spacing w:val="1"/>
        </w:rPr>
        <w:t>m</w:t>
      </w:r>
      <w:r w:rsidRPr="00DB25C4">
        <w:rPr>
          <w:rFonts w:eastAsia="Calibri" w:cstheme="minorHAnsi"/>
        </w:rPr>
        <w:t>a</w:t>
      </w:r>
      <w:r w:rsidRPr="00DB25C4">
        <w:rPr>
          <w:rFonts w:eastAsia="Calibri" w:cstheme="minorHAnsi"/>
          <w:spacing w:val="-1"/>
        </w:rPr>
        <w:t>h</w:t>
      </w:r>
      <w:r w:rsidRPr="00DB25C4">
        <w:rPr>
          <w:rFonts w:eastAsia="Calibri" w:cstheme="minorHAnsi"/>
        </w:rPr>
        <w:t>asi</w:t>
      </w:r>
      <w:r w:rsidRPr="00DB25C4">
        <w:rPr>
          <w:rFonts w:eastAsia="Calibri" w:cstheme="minorHAnsi"/>
          <w:spacing w:val="-2"/>
        </w:rPr>
        <w:t>s</w:t>
      </w:r>
      <w:r w:rsidRPr="00DB25C4">
        <w:rPr>
          <w:rFonts w:eastAsia="Calibri" w:cstheme="minorHAnsi"/>
          <w:spacing w:val="1"/>
        </w:rPr>
        <w:t>w</w:t>
      </w:r>
      <w:r w:rsidRPr="00DB25C4">
        <w:rPr>
          <w:rFonts w:eastAsia="Calibri" w:cstheme="minorHAnsi"/>
        </w:rPr>
        <w:t>a</w:t>
      </w:r>
      <w:proofErr w:type="spellEnd"/>
      <w:r w:rsidRPr="00DB25C4">
        <w:rPr>
          <w:rFonts w:eastAsia="Calibri" w:cstheme="minorHAnsi"/>
        </w:rPr>
        <w:t xml:space="preserve"> </w:t>
      </w:r>
      <w:proofErr w:type="spellStart"/>
      <w:r w:rsidRPr="00DB25C4">
        <w:rPr>
          <w:rFonts w:eastAsia="Calibri" w:cstheme="minorHAnsi"/>
          <w:spacing w:val="-1"/>
        </w:rPr>
        <w:t>d</w:t>
      </w:r>
      <w:r w:rsidRPr="00DB25C4">
        <w:rPr>
          <w:rFonts w:eastAsia="Calibri" w:cstheme="minorHAnsi"/>
        </w:rPr>
        <w:t>alam</w:t>
      </w:r>
      <w:proofErr w:type="spellEnd"/>
      <w:r w:rsidRPr="00DB25C4">
        <w:rPr>
          <w:rFonts w:eastAsia="Calibri" w:cstheme="minorHAnsi"/>
        </w:rPr>
        <w:t xml:space="preserve"> </w:t>
      </w:r>
      <w:proofErr w:type="spellStart"/>
      <w:r w:rsidRPr="00DB25C4">
        <w:rPr>
          <w:rFonts w:eastAsia="Calibri" w:cstheme="minorHAnsi"/>
          <w:spacing w:val="-1"/>
        </w:rPr>
        <w:t>b</w:t>
      </w:r>
      <w:r w:rsidRPr="00DB25C4">
        <w:rPr>
          <w:rFonts w:eastAsia="Calibri" w:cstheme="minorHAnsi"/>
        </w:rPr>
        <w:t>i</w:t>
      </w:r>
      <w:r w:rsidRPr="00DB25C4">
        <w:rPr>
          <w:rFonts w:eastAsia="Calibri" w:cstheme="minorHAnsi"/>
          <w:spacing w:val="-1"/>
        </w:rPr>
        <w:t>d</w:t>
      </w:r>
      <w:r w:rsidRPr="00DB25C4">
        <w:rPr>
          <w:rFonts w:eastAsia="Calibri" w:cstheme="minorHAnsi"/>
        </w:rPr>
        <w:t>a</w:t>
      </w:r>
      <w:r w:rsidRPr="00DB25C4">
        <w:rPr>
          <w:rFonts w:eastAsia="Calibri" w:cstheme="minorHAnsi"/>
          <w:spacing w:val="-1"/>
        </w:rPr>
        <w:t>n</w:t>
      </w:r>
      <w:r w:rsidRPr="00DB25C4">
        <w:rPr>
          <w:rFonts w:eastAsia="Calibri" w:cstheme="minorHAnsi"/>
        </w:rPr>
        <w:t>g</w:t>
      </w:r>
      <w:proofErr w:type="spellEnd"/>
      <w:r w:rsidRPr="00DB25C4">
        <w:rPr>
          <w:rFonts w:eastAsia="Calibri" w:cstheme="minorHAnsi"/>
          <w:spacing w:val="2"/>
        </w:rPr>
        <w:t xml:space="preserve"> </w:t>
      </w:r>
      <w:proofErr w:type="spellStart"/>
      <w:r w:rsidRPr="00DB25C4">
        <w:rPr>
          <w:rFonts w:eastAsia="Calibri" w:cstheme="minorHAnsi"/>
          <w:spacing w:val="-1"/>
        </w:rPr>
        <w:t>m</w:t>
      </w:r>
      <w:r w:rsidRPr="00DB25C4">
        <w:rPr>
          <w:rFonts w:eastAsia="Calibri" w:cstheme="minorHAnsi"/>
        </w:rPr>
        <w:t>i</w:t>
      </w:r>
      <w:r w:rsidRPr="00DB25C4">
        <w:rPr>
          <w:rFonts w:eastAsia="Calibri" w:cstheme="minorHAnsi"/>
          <w:spacing w:val="-1"/>
        </w:rPr>
        <w:t>n</w:t>
      </w:r>
      <w:r w:rsidRPr="00DB25C4">
        <w:rPr>
          <w:rFonts w:eastAsia="Calibri" w:cstheme="minorHAnsi"/>
        </w:rPr>
        <w:t>a</w:t>
      </w:r>
      <w:r w:rsidRPr="00DB25C4">
        <w:rPr>
          <w:rFonts w:eastAsia="Calibri" w:cstheme="minorHAnsi"/>
          <w:spacing w:val="1"/>
        </w:rPr>
        <w:t>t</w:t>
      </w:r>
      <w:proofErr w:type="spellEnd"/>
      <w:r w:rsidRPr="00DB25C4">
        <w:rPr>
          <w:rFonts w:eastAsia="Calibri" w:cstheme="minorHAnsi"/>
        </w:rPr>
        <w:t>,</w:t>
      </w:r>
      <w:r w:rsidRPr="00DB25C4">
        <w:rPr>
          <w:rFonts w:eastAsia="Calibri" w:cstheme="minorHAnsi"/>
          <w:spacing w:val="3"/>
        </w:rPr>
        <w:t xml:space="preserve"> </w:t>
      </w:r>
      <w:proofErr w:type="spellStart"/>
      <w:r w:rsidRPr="00DB25C4">
        <w:rPr>
          <w:rFonts w:eastAsia="Calibri" w:cstheme="minorHAnsi"/>
          <w:spacing w:val="-1"/>
        </w:rPr>
        <w:t>b</w:t>
      </w:r>
      <w:r w:rsidRPr="00DB25C4">
        <w:rPr>
          <w:rFonts w:eastAsia="Calibri" w:cstheme="minorHAnsi"/>
        </w:rPr>
        <w:t>aka</w:t>
      </w:r>
      <w:r w:rsidRPr="00DB25C4">
        <w:rPr>
          <w:rFonts w:eastAsia="Calibri" w:cstheme="minorHAnsi"/>
          <w:spacing w:val="1"/>
        </w:rPr>
        <w:t>t</w:t>
      </w:r>
      <w:proofErr w:type="spellEnd"/>
      <w:r w:rsidRPr="00DB25C4">
        <w:rPr>
          <w:rFonts w:eastAsia="Calibri" w:cstheme="minorHAnsi"/>
        </w:rPr>
        <w:t>,</w:t>
      </w:r>
      <w:r w:rsidRPr="00DB25C4">
        <w:rPr>
          <w:rFonts w:eastAsia="Calibri" w:cstheme="minorHAnsi"/>
          <w:spacing w:val="1"/>
        </w:rPr>
        <w:t xml:space="preserve"> </w:t>
      </w:r>
      <w:proofErr w:type="spellStart"/>
      <w:r w:rsidRPr="00DB25C4">
        <w:rPr>
          <w:rFonts w:eastAsia="Calibri" w:cstheme="minorHAnsi"/>
          <w:spacing w:val="-1"/>
        </w:rPr>
        <w:t>p</w:t>
      </w:r>
      <w:r w:rsidRPr="00DB25C4">
        <w:rPr>
          <w:rFonts w:eastAsia="Calibri" w:cstheme="minorHAnsi"/>
          <w:spacing w:val="1"/>
        </w:rPr>
        <w:t>e</w:t>
      </w:r>
      <w:r w:rsidRPr="00DB25C4">
        <w:rPr>
          <w:rFonts w:eastAsia="Calibri" w:cstheme="minorHAnsi"/>
          <w:spacing w:val="-1"/>
        </w:rPr>
        <w:t>n</w:t>
      </w:r>
      <w:r w:rsidRPr="00DB25C4">
        <w:rPr>
          <w:rFonts w:eastAsia="Calibri" w:cstheme="minorHAnsi"/>
        </w:rPr>
        <w:t>alara</w:t>
      </w:r>
      <w:r w:rsidRPr="00DB25C4">
        <w:rPr>
          <w:rFonts w:eastAsia="Calibri" w:cstheme="minorHAnsi"/>
          <w:spacing w:val="-1"/>
        </w:rPr>
        <w:t>n</w:t>
      </w:r>
      <w:proofErr w:type="spellEnd"/>
      <w:r w:rsidRPr="00DB25C4">
        <w:rPr>
          <w:rFonts w:eastAsia="Calibri" w:cstheme="minorHAnsi"/>
        </w:rPr>
        <w:t xml:space="preserve">, </w:t>
      </w:r>
      <w:proofErr w:type="spellStart"/>
      <w:r w:rsidRPr="00DB25C4">
        <w:rPr>
          <w:rFonts w:eastAsia="Calibri" w:cstheme="minorHAnsi"/>
        </w:rPr>
        <w:t>k</w:t>
      </w:r>
      <w:r w:rsidRPr="00DB25C4">
        <w:rPr>
          <w:rFonts w:eastAsia="Calibri" w:cstheme="minorHAnsi"/>
          <w:spacing w:val="1"/>
        </w:rPr>
        <w:t>e</w:t>
      </w:r>
      <w:r w:rsidRPr="00DB25C4">
        <w:rPr>
          <w:rFonts w:eastAsia="Calibri" w:cstheme="minorHAnsi"/>
          <w:spacing w:val="-2"/>
        </w:rPr>
        <w:t>s</w:t>
      </w:r>
      <w:r w:rsidRPr="00DB25C4">
        <w:rPr>
          <w:rFonts w:eastAsia="Calibri" w:cstheme="minorHAnsi"/>
          <w:spacing w:val="1"/>
        </w:rPr>
        <w:t>e</w:t>
      </w:r>
      <w:r w:rsidRPr="00DB25C4">
        <w:rPr>
          <w:rFonts w:eastAsia="Calibri" w:cstheme="minorHAnsi"/>
        </w:rPr>
        <w:t>ja</w:t>
      </w:r>
      <w:r w:rsidRPr="00DB25C4">
        <w:rPr>
          <w:rFonts w:eastAsia="Calibri" w:cstheme="minorHAnsi"/>
          <w:spacing w:val="-1"/>
        </w:rPr>
        <w:t>h</w:t>
      </w:r>
      <w:r w:rsidRPr="00DB25C4">
        <w:rPr>
          <w:rFonts w:eastAsia="Calibri" w:cstheme="minorHAnsi"/>
          <w:spacing w:val="1"/>
        </w:rPr>
        <w:t>t</w:t>
      </w:r>
      <w:r w:rsidRPr="00DB25C4">
        <w:rPr>
          <w:rFonts w:eastAsia="Calibri" w:cstheme="minorHAnsi"/>
          <w:spacing w:val="-2"/>
        </w:rPr>
        <w:t>e</w:t>
      </w:r>
      <w:r w:rsidRPr="00DB25C4">
        <w:rPr>
          <w:rFonts w:eastAsia="Calibri" w:cstheme="minorHAnsi"/>
        </w:rPr>
        <w:t>raa</w:t>
      </w:r>
      <w:r w:rsidRPr="00DB25C4">
        <w:rPr>
          <w:rFonts w:eastAsia="Calibri" w:cstheme="minorHAnsi"/>
          <w:spacing w:val="-1"/>
        </w:rPr>
        <w:t>n</w:t>
      </w:r>
      <w:proofErr w:type="spellEnd"/>
      <w:r w:rsidRPr="00DB25C4">
        <w:rPr>
          <w:rFonts w:eastAsia="Calibri" w:cstheme="minorHAnsi"/>
        </w:rPr>
        <w:t>,</w:t>
      </w:r>
      <w:r w:rsidRPr="00DB25C4">
        <w:rPr>
          <w:rFonts w:eastAsia="Calibri" w:cstheme="minorHAnsi"/>
          <w:spacing w:val="1"/>
        </w:rPr>
        <w:t xml:space="preserve"> </w:t>
      </w:r>
      <w:r w:rsidRPr="00DB25C4">
        <w:rPr>
          <w:rFonts w:eastAsia="Calibri" w:cstheme="minorHAnsi"/>
          <w:spacing w:val="-1"/>
        </w:rPr>
        <w:t>d</w:t>
      </w:r>
      <w:r w:rsidRPr="00DB25C4">
        <w:rPr>
          <w:rFonts w:eastAsia="Calibri" w:cstheme="minorHAnsi"/>
        </w:rPr>
        <w:t>an</w:t>
      </w:r>
      <w:r w:rsidRPr="00DB25C4">
        <w:rPr>
          <w:rFonts w:eastAsia="Calibri" w:cstheme="minorHAnsi"/>
          <w:spacing w:val="-3"/>
        </w:rPr>
        <w:t xml:space="preserve"> </w:t>
      </w:r>
      <w:proofErr w:type="spellStart"/>
      <w:r w:rsidRPr="00DB25C4">
        <w:rPr>
          <w:rFonts w:eastAsia="Calibri" w:cstheme="minorHAnsi"/>
        </w:rPr>
        <w:t>k</w:t>
      </w:r>
      <w:r w:rsidRPr="00DB25C4">
        <w:rPr>
          <w:rFonts w:eastAsia="Calibri" w:cstheme="minorHAnsi"/>
          <w:spacing w:val="1"/>
        </w:rPr>
        <w:t>e</w:t>
      </w:r>
      <w:r w:rsidRPr="00DB25C4">
        <w:rPr>
          <w:rFonts w:eastAsia="Calibri" w:cstheme="minorHAnsi"/>
          <w:spacing w:val="-1"/>
        </w:rPr>
        <w:t>p</w:t>
      </w:r>
      <w:r w:rsidRPr="00DB25C4">
        <w:rPr>
          <w:rFonts w:eastAsia="Calibri" w:cstheme="minorHAnsi"/>
        </w:rPr>
        <w:t>r</w:t>
      </w:r>
      <w:r w:rsidRPr="00DB25C4">
        <w:rPr>
          <w:rFonts w:eastAsia="Calibri" w:cstheme="minorHAnsi"/>
          <w:spacing w:val="-1"/>
        </w:rPr>
        <w:t>o</w:t>
      </w:r>
      <w:r w:rsidRPr="00DB25C4">
        <w:rPr>
          <w:rFonts w:eastAsia="Calibri" w:cstheme="minorHAnsi"/>
        </w:rPr>
        <w:t>f</w:t>
      </w:r>
      <w:r w:rsidRPr="00DB25C4">
        <w:rPr>
          <w:rFonts w:eastAsia="Calibri" w:cstheme="minorHAnsi"/>
          <w:spacing w:val="1"/>
        </w:rPr>
        <w:t>e</w:t>
      </w:r>
      <w:r w:rsidRPr="00DB25C4">
        <w:rPr>
          <w:rFonts w:eastAsia="Calibri" w:cstheme="minorHAnsi"/>
        </w:rPr>
        <w:t>sia</w:t>
      </w:r>
      <w:r w:rsidRPr="00DB25C4">
        <w:rPr>
          <w:rFonts w:eastAsia="Calibri" w:cstheme="minorHAnsi"/>
          <w:spacing w:val="-1"/>
        </w:rPr>
        <w:t>n</w:t>
      </w:r>
      <w:proofErr w:type="spellEnd"/>
      <w:r w:rsidRPr="00DB25C4">
        <w:rPr>
          <w:rFonts w:eastAsia="Calibri" w:cstheme="minorHAnsi"/>
        </w:rPr>
        <w:t>.</w:t>
      </w:r>
    </w:p>
    <w:p w14:paraId="1EFBF269" w14:textId="77777777" w:rsidR="001E7FBB" w:rsidRPr="00DB25C4" w:rsidRDefault="001E7FBB" w:rsidP="00687314">
      <w:pPr>
        <w:spacing w:after="0" w:line="240" w:lineRule="auto"/>
        <w:rPr>
          <w:rFonts w:cstheme="minorHAnsi"/>
        </w:rPr>
      </w:pPr>
    </w:p>
    <w:p w14:paraId="428F78B7" w14:textId="77777777" w:rsidR="001E7FBB" w:rsidRPr="00DB25C4" w:rsidRDefault="001E7FBB" w:rsidP="00687314">
      <w:pPr>
        <w:spacing w:after="0" w:line="240" w:lineRule="auto"/>
        <w:ind w:left="242" w:right="404"/>
        <w:jc w:val="both"/>
        <w:rPr>
          <w:rFonts w:eastAsia="Calibri" w:cstheme="minorHAnsi"/>
        </w:rPr>
      </w:pPr>
      <w:r w:rsidRPr="00DB25C4">
        <w:rPr>
          <w:rFonts w:eastAsia="Calibri" w:cstheme="minorHAnsi"/>
          <w:spacing w:val="1"/>
        </w:rPr>
        <w:t>1</w:t>
      </w:r>
      <w:r w:rsidRPr="00DB25C4">
        <w:rPr>
          <w:rFonts w:eastAsia="Calibri" w:cstheme="minorHAnsi"/>
        </w:rPr>
        <w:t xml:space="preserve">. </w:t>
      </w:r>
      <w:r w:rsidRPr="00DB25C4">
        <w:rPr>
          <w:rFonts w:eastAsia="Calibri" w:cstheme="minorHAnsi"/>
          <w:spacing w:val="15"/>
        </w:rPr>
        <w:t xml:space="preserve"> </w:t>
      </w:r>
      <w:proofErr w:type="spellStart"/>
      <w:r w:rsidRPr="00DB25C4">
        <w:rPr>
          <w:rFonts w:eastAsia="Calibri" w:cstheme="minorHAnsi"/>
        </w:rPr>
        <w:t>U</w:t>
      </w:r>
      <w:r w:rsidRPr="00DB25C4">
        <w:rPr>
          <w:rFonts w:eastAsia="Calibri" w:cstheme="minorHAnsi"/>
          <w:spacing w:val="-1"/>
        </w:rPr>
        <w:t>nd</w:t>
      </w:r>
      <w:r w:rsidRPr="00DB25C4">
        <w:rPr>
          <w:rFonts w:eastAsia="Calibri" w:cstheme="minorHAnsi"/>
        </w:rPr>
        <w:t>a</w:t>
      </w:r>
      <w:r w:rsidRPr="00DB25C4">
        <w:rPr>
          <w:rFonts w:eastAsia="Calibri" w:cstheme="minorHAnsi"/>
          <w:spacing w:val="-1"/>
        </w:rPr>
        <w:t>n</w:t>
      </w:r>
      <w:r w:rsidRPr="00DB25C4">
        <w:rPr>
          <w:rFonts w:eastAsia="Calibri" w:cstheme="minorHAnsi"/>
        </w:rPr>
        <w:t>g</w:t>
      </w:r>
      <w:proofErr w:type="spellEnd"/>
      <w:r w:rsidRPr="00DB25C4">
        <w:rPr>
          <w:rFonts w:eastAsia="Calibri" w:cstheme="minorHAnsi"/>
        </w:rPr>
        <w:t xml:space="preserve"> </w:t>
      </w:r>
      <w:proofErr w:type="spellStart"/>
      <w:r w:rsidRPr="00DB25C4">
        <w:rPr>
          <w:rFonts w:eastAsia="Calibri" w:cstheme="minorHAnsi"/>
        </w:rPr>
        <w:t>U</w:t>
      </w:r>
      <w:r w:rsidRPr="00DB25C4">
        <w:rPr>
          <w:rFonts w:eastAsia="Calibri" w:cstheme="minorHAnsi"/>
          <w:spacing w:val="-1"/>
        </w:rPr>
        <w:t>nd</w:t>
      </w:r>
      <w:r w:rsidRPr="00DB25C4">
        <w:rPr>
          <w:rFonts w:eastAsia="Calibri" w:cstheme="minorHAnsi"/>
        </w:rPr>
        <w:t>a</w:t>
      </w:r>
      <w:r w:rsidRPr="00DB25C4">
        <w:rPr>
          <w:rFonts w:eastAsia="Calibri" w:cstheme="minorHAnsi"/>
          <w:spacing w:val="-1"/>
        </w:rPr>
        <w:t>n</w:t>
      </w:r>
      <w:r w:rsidRPr="00DB25C4">
        <w:rPr>
          <w:rFonts w:eastAsia="Calibri" w:cstheme="minorHAnsi"/>
        </w:rPr>
        <w:t>g</w:t>
      </w:r>
      <w:proofErr w:type="spellEnd"/>
      <w:r w:rsidRPr="00DB25C4">
        <w:rPr>
          <w:rFonts w:eastAsia="Calibri" w:cstheme="minorHAnsi"/>
        </w:rPr>
        <w:t xml:space="preserve"> </w:t>
      </w:r>
      <w:proofErr w:type="spellStart"/>
      <w:r w:rsidRPr="00DB25C4">
        <w:rPr>
          <w:rFonts w:eastAsia="Calibri" w:cstheme="minorHAnsi"/>
          <w:spacing w:val="-1"/>
        </w:rPr>
        <w:t>N</w:t>
      </w:r>
      <w:r w:rsidRPr="00DB25C4">
        <w:rPr>
          <w:rFonts w:eastAsia="Calibri" w:cstheme="minorHAnsi"/>
          <w:spacing w:val="1"/>
        </w:rPr>
        <w:t>o</w:t>
      </w:r>
      <w:r w:rsidRPr="00DB25C4">
        <w:rPr>
          <w:rFonts w:eastAsia="Calibri" w:cstheme="minorHAnsi"/>
          <w:spacing w:val="-1"/>
        </w:rPr>
        <w:t>m</w:t>
      </w:r>
      <w:r w:rsidRPr="00DB25C4">
        <w:rPr>
          <w:rFonts w:eastAsia="Calibri" w:cstheme="minorHAnsi"/>
          <w:spacing w:val="1"/>
        </w:rPr>
        <w:t>o</w:t>
      </w:r>
      <w:r w:rsidRPr="00DB25C4">
        <w:rPr>
          <w:rFonts w:eastAsia="Calibri" w:cstheme="minorHAnsi"/>
        </w:rPr>
        <w:t>r</w:t>
      </w:r>
      <w:proofErr w:type="spellEnd"/>
      <w:r w:rsidRPr="00DB25C4">
        <w:rPr>
          <w:rFonts w:eastAsia="Calibri" w:cstheme="minorHAnsi"/>
          <w:spacing w:val="-2"/>
        </w:rPr>
        <w:t xml:space="preserve"> </w:t>
      </w:r>
      <w:r w:rsidRPr="00DB25C4">
        <w:rPr>
          <w:rFonts w:eastAsia="Calibri" w:cstheme="minorHAnsi"/>
        </w:rPr>
        <w:t>9</w:t>
      </w:r>
      <w:r w:rsidRPr="00DB25C4">
        <w:rPr>
          <w:rFonts w:eastAsia="Calibri" w:cstheme="minorHAnsi"/>
          <w:spacing w:val="-1"/>
        </w:rPr>
        <w:t xml:space="preserve"> </w:t>
      </w:r>
      <w:proofErr w:type="spellStart"/>
      <w:r w:rsidRPr="00DB25C4">
        <w:rPr>
          <w:rFonts w:eastAsia="Calibri" w:cstheme="minorHAnsi"/>
        </w:rPr>
        <w:t>Ta</w:t>
      </w:r>
      <w:r w:rsidRPr="00DB25C4">
        <w:rPr>
          <w:rFonts w:eastAsia="Calibri" w:cstheme="minorHAnsi"/>
          <w:spacing w:val="-1"/>
        </w:rPr>
        <w:t>hu</w:t>
      </w:r>
      <w:r w:rsidRPr="00DB25C4">
        <w:rPr>
          <w:rFonts w:eastAsia="Calibri" w:cstheme="minorHAnsi"/>
        </w:rPr>
        <w:t>n</w:t>
      </w:r>
      <w:proofErr w:type="spellEnd"/>
      <w:r w:rsidRPr="00DB25C4">
        <w:rPr>
          <w:rFonts w:eastAsia="Calibri" w:cstheme="minorHAnsi"/>
        </w:rPr>
        <w:t xml:space="preserve"> </w:t>
      </w:r>
      <w:r w:rsidRPr="00DB25C4">
        <w:rPr>
          <w:rFonts w:eastAsia="Calibri" w:cstheme="minorHAnsi"/>
          <w:spacing w:val="1"/>
        </w:rPr>
        <w:t>1</w:t>
      </w:r>
      <w:r w:rsidRPr="00DB25C4">
        <w:rPr>
          <w:rFonts w:eastAsia="Calibri" w:cstheme="minorHAnsi"/>
          <w:spacing w:val="-2"/>
        </w:rPr>
        <w:t>9</w:t>
      </w:r>
      <w:r w:rsidRPr="00DB25C4">
        <w:rPr>
          <w:rFonts w:eastAsia="Calibri" w:cstheme="minorHAnsi"/>
          <w:spacing w:val="1"/>
        </w:rPr>
        <w:t>9</w:t>
      </w:r>
      <w:r w:rsidRPr="00DB25C4">
        <w:rPr>
          <w:rFonts w:eastAsia="Calibri" w:cstheme="minorHAnsi"/>
        </w:rPr>
        <w:t>8</w:t>
      </w:r>
      <w:r w:rsidRPr="00DB25C4">
        <w:rPr>
          <w:rFonts w:eastAsia="Calibri" w:cstheme="minorHAnsi"/>
          <w:spacing w:val="-3"/>
        </w:rPr>
        <w:t xml:space="preserve"> </w:t>
      </w:r>
      <w:proofErr w:type="spellStart"/>
      <w:r w:rsidRPr="00DB25C4">
        <w:rPr>
          <w:rFonts w:eastAsia="Calibri" w:cstheme="minorHAnsi"/>
          <w:spacing w:val="1"/>
        </w:rPr>
        <w:t>te</w:t>
      </w:r>
      <w:r w:rsidRPr="00DB25C4">
        <w:rPr>
          <w:rFonts w:eastAsia="Calibri" w:cstheme="minorHAnsi"/>
          <w:spacing w:val="-1"/>
        </w:rPr>
        <w:t>n</w:t>
      </w:r>
      <w:r w:rsidRPr="00DB25C4">
        <w:rPr>
          <w:rFonts w:eastAsia="Calibri" w:cstheme="minorHAnsi"/>
          <w:spacing w:val="1"/>
        </w:rPr>
        <w:t>t</w:t>
      </w:r>
      <w:r w:rsidRPr="00DB25C4">
        <w:rPr>
          <w:rFonts w:eastAsia="Calibri" w:cstheme="minorHAnsi"/>
        </w:rPr>
        <w:t>a</w:t>
      </w:r>
      <w:r w:rsidRPr="00DB25C4">
        <w:rPr>
          <w:rFonts w:eastAsia="Calibri" w:cstheme="minorHAnsi"/>
          <w:spacing w:val="-1"/>
        </w:rPr>
        <w:t>n</w:t>
      </w:r>
      <w:r w:rsidRPr="00DB25C4">
        <w:rPr>
          <w:rFonts w:eastAsia="Calibri" w:cstheme="minorHAnsi"/>
        </w:rPr>
        <w:t>g</w:t>
      </w:r>
      <w:proofErr w:type="spellEnd"/>
      <w:r w:rsidRPr="00DB25C4">
        <w:rPr>
          <w:rFonts w:eastAsia="Calibri" w:cstheme="minorHAnsi"/>
        </w:rPr>
        <w:t xml:space="preserve"> </w:t>
      </w:r>
      <w:proofErr w:type="spellStart"/>
      <w:r w:rsidRPr="00DB25C4">
        <w:rPr>
          <w:rFonts w:eastAsia="Calibri" w:cstheme="minorHAnsi"/>
        </w:rPr>
        <w:t>K</w:t>
      </w:r>
      <w:r w:rsidRPr="00DB25C4">
        <w:rPr>
          <w:rFonts w:eastAsia="Calibri" w:cstheme="minorHAnsi"/>
          <w:spacing w:val="-2"/>
        </w:rPr>
        <w:t>e</w:t>
      </w:r>
      <w:r w:rsidRPr="00DB25C4">
        <w:rPr>
          <w:rFonts w:eastAsia="Calibri" w:cstheme="minorHAnsi"/>
          <w:spacing w:val="1"/>
        </w:rPr>
        <w:t>m</w:t>
      </w:r>
      <w:r w:rsidRPr="00DB25C4">
        <w:rPr>
          <w:rFonts w:eastAsia="Calibri" w:cstheme="minorHAnsi"/>
          <w:spacing w:val="-2"/>
        </w:rPr>
        <w:t>e</w:t>
      </w:r>
      <w:r w:rsidRPr="00DB25C4">
        <w:rPr>
          <w:rFonts w:eastAsia="Calibri" w:cstheme="minorHAnsi"/>
        </w:rPr>
        <w:t>r</w:t>
      </w:r>
      <w:r w:rsidRPr="00DB25C4">
        <w:rPr>
          <w:rFonts w:eastAsia="Calibri" w:cstheme="minorHAnsi"/>
          <w:spacing w:val="-1"/>
        </w:rPr>
        <w:t>d</w:t>
      </w:r>
      <w:r w:rsidRPr="00DB25C4">
        <w:rPr>
          <w:rFonts w:eastAsia="Calibri" w:cstheme="minorHAnsi"/>
          <w:spacing w:val="1"/>
        </w:rPr>
        <w:t>e</w:t>
      </w:r>
      <w:r w:rsidRPr="00DB25C4">
        <w:rPr>
          <w:rFonts w:eastAsia="Calibri" w:cstheme="minorHAnsi"/>
        </w:rPr>
        <w:t>kan</w:t>
      </w:r>
      <w:proofErr w:type="spellEnd"/>
      <w:r w:rsidRPr="00DB25C4">
        <w:rPr>
          <w:rFonts w:eastAsia="Calibri" w:cstheme="minorHAnsi"/>
          <w:spacing w:val="-2"/>
        </w:rPr>
        <w:t xml:space="preserve"> </w:t>
      </w:r>
      <w:proofErr w:type="spellStart"/>
      <w:r w:rsidRPr="00DB25C4">
        <w:rPr>
          <w:rFonts w:eastAsia="Calibri" w:cstheme="minorHAnsi"/>
          <w:spacing w:val="1"/>
        </w:rPr>
        <w:t>M</w:t>
      </w:r>
      <w:r w:rsidRPr="00DB25C4">
        <w:rPr>
          <w:rFonts w:eastAsia="Calibri" w:cstheme="minorHAnsi"/>
          <w:spacing w:val="-2"/>
        </w:rPr>
        <w:t>e</w:t>
      </w:r>
      <w:r w:rsidRPr="00DB25C4">
        <w:rPr>
          <w:rFonts w:eastAsia="Calibri" w:cstheme="minorHAnsi"/>
          <w:spacing w:val="-1"/>
        </w:rPr>
        <w:t>n</w:t>
      </w:r>
      <w:r w:rsidRPr="00DB25C4">
        <w:rPr>
          <w:rFonts w:eastAsia="Calibri" w:cstheme="minorHAnsi"/>
          <w:spacing w:val="1"/>
        </w:rPr>
        <w:t>y</w:t>
      </w:r>
      <w:r w:rsidRPr="00DB25C4">
        <w:rPr>
          <w:rFonts w:eastAsia="Calibri" w:cstheme="minorHAnsi"/>
        </w:rPr>
        <w:t>a</w:t>
      </w:r>
      <w:r w:rsidRPr="00DB25C4">
        <w:rPr>
          <w:rFonts w:eastAsia="Calibri" w:cstheme="minorHAnsi"/>
          <w:spacing w:val="-1"/>
        </w:rPr>
        <w:t>mp</w:t>
      </w:r>
      <w:r w:rsidRPr="00DB25C4">
        <w:rPr>
          <w:rFonts w:eastAsia="Calibri" w:cstheme="minorHAnsi"/>
        </w:rPr>
        <w:t>aikan</w:t>
      </w:r>
      <w:proofErr w:type="spellEnd"/>
      <w:r w:rsidRPr="00DB25C4">
        <w:rPr>
          <w:rFonts w:eastAsia="Calibri" w:cstheme="minorHAnsi"/>
          <w:spacing w:val="-2"/>
        </w:rPr>
        <w:t xml:space="preserve"> </w:t>
      </w:r>
      <w:proofErr w:type="spellStart"/>
      <w:r w:rsidRPr="00DB25C4">
        <w:rPr>
          <w:rFonts w:eastAsia="Calibri" w:cstheme="minorHAnsi"/>
          <w:spacing w:val="1"/>
        </w:rPr>
        <w:t>P</w:t>
      </w:r>
      <w:r w:rsidRPr="00DB25C4">
        <w:rPr>
          <w:rFonts w:eastAsia="Calibri" w:cstheme="minorHAnsi"/>
          <w:spacing w:val="-2"/>
        </w:rPr>
        <w:t>e</w:t>
      </w:r>
      <w:r w:rsidRPr="00DB25C4">
        <w:rPr>
          <w:rFonts w:eastAsia="Calibri" w:cstheme="minorHAnsi"/>
          <w:spacing w:val="-1"/>
        </w:rPr>
        <w:t>nd</w:t>
      </w:r>
      <w:r w:rsidRPr="00DB25C4">
        <w:rPr>
          <w:rFonts w:eastAsia="Calibri" w:cstheme="minorHAnsi"/>
        </w:rPr>
        <w:t>a</w:t>
      </w:r>
      <w:r w:rsidRPr="00DB25C4">
        <w:rPr>
          <w:rFonts w:eastAsia="Calibri" w:cstheme="minorHAnsi"/>
          <w:spacing w:val="-1"/>
        </w:rPr>
        <w:t>p</w:t>
      </w:r>
      <w:r w:rsidRPr="00DB25C4">
        <w:rPr>
          <w:rFonts w:eastAsia="Calibri" w:cstheme="minorHAnsi"/>
        </w:rPr>
        <w:t>at</w:t>
      </w:r>
      <w:proofErr w:type="spellEnd"/>
      <w:r w:rsidRPr="00DB25C4">
        <w:rPr>
          <w:rFonts w:eastAsia="Calibri" w:cstheme="minorHAnsi"/>
          <w:spacing w:val="1"/>
        </w:rPr>
        <w:t xml:space="preserve"> </w:t>
      </w:r>
      <w:r w:rsidRPr="00DB25C4">
        <w:rPr>
          <w:rFonts w:eastAsia="Calibri" w:cstheme="minorHAnsi"/>
          <w:spacing w:val="-1"/>
        </w:rPr>
        <w:t>d</w:t>
      </w:r>
      <w:r w:rsidRPr="00DB25C4">
        <w:rPr>
          <w:rFonts w:eastAsia="Calibri" w:cstheme="minorHAnsi"/>
        </w:rPr>
        <w:t xml:space="preserve">i </w:t>
      </w:r>
      <w:proofErr w:type="spellStart"/>
      <w:r w:rsidRPr="00DB25C4">
        <w:rPr>
          <w:rFonts w:eastAsia="Calibri" w:cstheme="minorHAnsi"/>
          <w:spacing w:val="1"/>
        </w:rPr>
        <w:t>M</w:t>
      </w:r>
      <w:r w:rsidRPr="00DB25C4">
        <w:rPr>
          <w:rFonts w:eastAsia="Calibri" w:cstheme="minorHAnsi"/>
          <w:spacing w:val="-1"/>
        </w:rPr>
        <w:t>u</w:t>
      </w:r>
      <w:r w:rsidRPr="00DB25C4">
        <w:rPr>
          <w:rFonts w:eastAsia="Calibri" w:cstheme="minorHAnsi"/>
          <w:spacing w:val="-2"/>
        </w:rPr>
        <w:t>k</w:t>
      </w:r>
      <w:r w:rsidRPr="00DB25C4">
        <w:rPr>
          <w:rFonts w:eastAsia="Calibri" w:cstheme="minorHAnsi"/>
        </w:rPr>
        <w:t>a</w:t>
      </w:r>
      <w:proofErr w:type="spellEnd"/>
      <w:r w:rsidRPr="00DB25C4">
        <w:rPr>
          <w:rFonts w:eastAsia="Calibri" w:cstheme="minorHAnsi"/>
        </w:rPr>
        <w:t xml:space="preserve"> </w:t>
      </w:r>
      <w:proofErr w:type="spellStart"/>
      <w:r w:rsidRPr="00DB25C4">
        <w:rPr>
          <w:rFonts w:eastAsia="Calibri" w:cstheme="minorHAnsi"/>
        </w:rPr>
        <w:t>U</w:t>
      </w:r>
      <w:r w:rsidRPr="00DB25C4">
        <w:rPr>
          <w:rFonts w:eastAsia="Calibri" w:cstheme="minorHAnsi"/>
          <w:spacing w:val="-1"/>
        </w:rPr>
        <w:t>mu</w:t>
      </w:r>
      <w:r w:rsidRPr="00DB25C4">
        <w:rPr>
          <w:rFonts w:eastAsia="Calibri" w:cstheme="minorHAnsi"/>
        </w:rPr>
        <w:t>m</w:t>
      </w:r>
      <w:proofErr w:type="spellEnd"/>
    </w:p>
    <w:p w14:paraId="1516E4C4" w14:textId="77777777" w:rsidR="001E7FBB" w:rsidRPr="00DB25C4" w:rsidRDefault="001E7FBB" w:rsidP="00687314">
      <w:pPr>
        <w:spacing w:after="0" w:line="240" w:lineRule="auto"/>
        <w:ind w:left="242" w:right="3642"/>
        <w:jc w:val="both"/>
        <w:rPr>
          <w:rFonts w:eastAsia="Calibri" w:cstheme="minorHAnsi"/>
        </w:rPr>
      </w:pPr>
      <w:r w:rsidRPr="00DB25C4">
        <w:rPr>
          <w:rFonts w:eastAsia="Calibri" w:cstheme="minorHAnsi"/>
          <w:spacing w:val="1"/>
          <w:position w:val="1"/>
        </w:rPr>
        <w:t>2</w:t>
      </w:r>
      <w:r w:rsidRPr="00DB25C4">
        <w:rPr>
          <w:rFonts w:eastAsia="Calibri" w:cstheme="minorHAnsi"/>
          <w:position w:val="1"/>
        </w:rPr>
        <w:t xml:space="preserve">. </w:t>
      </w:r>
      <w:r w:rsidRPr="00DB25C4">
        <w:rPr>
          <w:rFonts w:eastAsia="Calibri" w:cstheme="minorHAnsi"/>
          <w:spacing w:val="15"/>
          <w:position w:val="1"/>
        </w:rPr>
        <w:t xml:space="preserve"> </w:t>
      </w:r>
      <w:proofErr w:type="spellStart"/>
      <w:r w:rsidRPr="00DB25C4">
        <w:rPr>
          <w:rFonts w:eastAsia="Calibri" w:cstheme="minorHAnsi"/>
          <w:position w:val="1"/>
        </w:rPr>
        <w:t>U</w:t>
      </w:r>
      <w:r w:rsidRPr="00DB25C4">
        <w:rPr>
          <w:rFonts w:eastAsia="Calibri" w:cstheme="minorHAnsi"/>
          <w:spacing w:val="-1"/>
          <w:position w:val="1"/>
        </w:rPr>
        <w:t>nd</w:t>
      </w:r>
      <w:r w:rsidRPr="00DB25C4">
        <w:rPr>
          <w:rFonts w:eastAsia="Calibri" w:cstheme="minorHAnsi"/>
          <w:position w:val="1"/>
        </w:rPr>
        <w:t>a</w:t>
      </w:r>
      <w:r w:rsidRPr="00DB25C4">
        <w:rPr>
          <w:rFonts w:eastAsia="Calibri" w:cstheme="minorHAnsi"/>
          <w:spacing w:val="-1"/>
          <w:position w:val="1"/>
        </w:rPr>
        <w:t>ng</w:t>
      </w:r>
      <w:r w:rsidRPr="00DB25C4">
        <w:rPr>
          <w:rFonts w:eastAsia="Calibri" w:cstheme="minorHAnsi"/>
          <w:position w:val="1"/>
        </w:rPr>
        <w:t>-U</w:t>
      </w:r>
      <w:r w:rsidRPr="00DB25C4">
        <w:rPr>
          <w:rFonts w:eastAsia="Calibri" w:cstheme="minorHAnsi"/>
          <w:spacing w:val="-1"/>
          <w:position w:val="1"/>
        </w:rPr>
        <w:t>nd</w:t>
      </w:r>
      <w:r w:rsidRPr="00DB25C4">
        <w:rPr>
          <w:rFonts w:eastAsia="Calibri" w:cstheme="minorHAnsi"/>
          <w:position w:val="1"/>
        </w:rPr>
        <w:t>a</w:t>
      </w:r>
      <w:r w:rsidRPr="00DB25C4">
        <w:rPr>
          <w:rFonts w:eastAsia="Calibri" w:cstheme="minorHAnsi"/>
          <w:spacing w:val="-1"/>
          <w:position w:val="1"/>
        </w:rPr>
        <w:t>n</w:t>
      </w:r>
      <w:r w:rsidRPr="00DB25C4">
        <w:rPr>
          <w:rFonts w:eastAsia="Calibri" w:cstheme="minorHAnsi"/>
          <w:position w:val="1"/>
        </w:rPr>
        <w:t>g</w:t>
      </w:r>
      <w:proofErr w:type="spellEnd"/>
      <w:r w:rsidRPr="00DB25C4">
        <w:rPr>
          <w:rFonts w:eastAsia="Calibri" w:cstheme="minorHAnsi"/>
          <w:position w:val="1"/>
        </w:rPr>
        <w:t xml:space="preserve"> </w:t>
      </w:r>
      <w:proofErr w:type="spellStart"/>
      <w:r w:rsidRPr="00DB25C4">
        <w:rPr>
          <w:rFonts w:eastAsia="Calibri" w:cstheme="minorHAnsi"/>
          <w:spacing w:val="-1"/>
          <w:position w:val="1"/>
        </w:rPr>
        <w:t>N</w:t>
      </w:r>
      <w:r w:rsidRPr="00DB25C4">
        <w:rPr>
          <w:rFonts w:eastAsia="Calibri" w:cstheme="minorHAnsi"/>
          <w:spacing w:val="1"/>
          <w:position w:val="1"/>
        </w:rPr>
        <w:t>o</w:t>
      </w:r>
      <w:r w:rsidRPr="00DB25C4">
        <w:rPr>
          <w:rFonts w:eastAsia="Calibri" w:cstheme="minorHAnsi"/>
          <w:spacing w:val="-1"/>
          <w:position w:val="1"/>
        </w:rPr>
        <w:t>m</w:t>
      </w:r>
      <w:r w:rsidRPr="00DB25C4">
        <w:rPr>
          <w:rFonts w:eastAsia="Calibri" w:cstheme="minorHAnsi"/>
          <w:spacing w:val="1"/>
          <w:position w:val="1"/>
        </w:rPr>
        <w:t>o</w:t>
      </w:r>
      <w:r w:rsidRPr="00DB25C4">
        <w:rPr>
          <w:rFonts w:eastAsia="Calibri" w:cstheme="minorHAnsi"/>
          <w:position w:val="1"/>
        </w:rPr>
        <w:t>r</w:t>
      </w:r>
      <w:proofErr w:type="spellEnd"/>
      <w:r w:rsidRPr="00DB25C4">
        <w:rPr>
          <w:rFonts w:eastAsia="Calibri" w:cstheme="minorHAnsi"/>
          <w:spacing w:val="-2"/>
          <w:position w:val="1"/>
        </w:rPr>
        <w:t xml:space="preserve"> </w:t>
      </w:r>
      <w:r w:rsidRPr="00DB25C4">
        <w:rPr>
          <w:rFonts w:eastAsia="Calibri" w:cstheme="minorHAnsi"/>
          <w:spacing w:val="1"/>
          <w:position w:val="1"/>
        </w:rPr>
        <w:t>1</w:t>
      </w:r>
      <w:r w:rsidRPr="00DB25C4">
        <w:rPr>
          <w:rFonts w:eastAsia="Calibri" w:cstheme="minorHAnsi"/>
          <w:position w:val="1"/>
        </w:rPr>
        <w:t>2</w:t>
      </w:r>
      <w:r w:rsidRPr="00DB25C4">
        <w:rPr>
          <w:rFonts w:eastAsia="Calibri" w:cstheme="minorHAnsi"/>
          <w:spacing w:val="-1"/>
          <w:position w:val="1"/>
        </w:rPr>
        <w:t xml:space="preserve"> </w:t>
      </w:r>
      <w:proofErr w:type="spellStart"/>
      <w:r w:rsidRPr="00DB25C4">
        <w:rPr>
          <w:rFonts w:eastAsia="Calibri" w:cstheme="minorHAnsi"/>
          <w:spacing w:val="1"/>
          <w:position w:val="1"/>
        </w:rPr>
        <w:t>t</w:t>
      </w:r>
      <w:r w:rsidRPr="00DB25C4">
        <w:rPr>
          <w:rFonts w:eastAsia="Calibri" w:cstheme="minorHAnsi"/>
          <w:position w:val="1"/>
        </w:rPr>
        <w:t>a</w:t>
      </w:r>
      <w:r w:rsidRPr="00DB25C4">
        <w:rPr>
          <w:rFonts w:eastAsia="Calibri" w:cstheme="minorHAnsi"/>
          <w:spacing w:val="-1"/>
          <w:position w:val="1"/>
        </w:rPr>
        <w:t>hu</w:t>
      </w:r>
      <w:r w:rsidRPr="00DB25C4">
        <w:rPr>
          <w:rFonts w:eastAsia="Calibri" w:cstheme="minorHAnsi"/>
          <w:position w:val="1"/>
        </w:rPr>
        <w:t>n</w:t>
      </w:r>
      <w:proofErr w:type="spellEnd"/>
      <w:r w:rsidRPr="00DB25C4">
        <w:rPr>
          <w:rFonts w:eastAsia="Calibri" w:cstheme="minorHAnsi"/>
          <w:position w:val="1"/>
        </w:rPr>
        <w:t xml:space="preserve"> </w:t>
      </w:r>
      <w:r w:rsidRPr="00DB25C4">
        <w:rPr>
          <w:rFonts w:eastAsia="Calibri" w:cstheme="minorHAnsi"/>
          <w:spacing w:val="1"/>
          <w:position w:val="1"/>
        </w:rPr>
        <w:t>2</w:t>
      </w:r>
      <w:r w:rsidRPr="00DB25C4">
        <w:rPr>
          <w:rFonts w:eastAsia="Calibri" w:cstheme="minorHAnsi"/>
          <w:spacing w:val="-2"/>
          <w:position w:val="1"/>
        </w:rPr>
        <w:t>0</w:t>
      </w:r>
      <w:r w:rsidRPr="00DB25C4">
        <w:rPr>
          <w:rFonts w:eastAsia="Calibri" w:cstheme="minorHAnsi"/>
          <w:spacing w:val="1"/>
          <w:position w:val="1"/>
        </w:rPr>
        <w:t>1</w:t>
      </w:r>
      <w:r w:rsidRPr="00DB25C4">
        <w:rPr>
          <w:rFonts w:eastAsia="Calibri" w:cstheme="minorHAnsi"/>
          <w:position w:val="1"/>
        </w:rPr>
        <w:t>2</w:t>
      </w:r>
      <w:r w:rsidRPr="00DB25C4">
        <w:rPr>
          <w:rFonts w:eastAsia="Calibri" w:cstheme="minorHAnsi"/>
          <w:spacing w:val="-3"/>
          <w:position w:val="1"/>
        </w:rPr>
        <w:t xml:space="preserve"> </w:t>
      </w:r>
      <w:proofErr w:type="spellStart"/>
      <w:r w:rsidRPr="00DB25C4">
        <w:rPr>
          <w:rFonts w:eastAsia="Calibri" w:cstheme="minorHAnsi"/>
          <w:spacing w:val="1"/>
          <w:position w:val="1"/>
        </w:rPr>
        <w:t>te</w:t>
      </w:r>
      <w:r w:rsidRPr="00DB25C4">
        <w:rPr>
          <w:rFonts w:eastAsia="Calibri" w:cstheme="minorHAnsi"/>
          <w:spacing w:val="-1"/>
          <w:position w:val="1"/>
        </w:rPr>
        <w:t>n</w:t>
      </w:r>
      <w:r w:rsidRPr="00DB25C4">
        <w:rPr>
          <w:rFonts w:eastAsia="Calibri" w:cstheme="minorHAnsi"/>
          <w:spacing w:val="1"/>
          <w:position w:val="1"/>
        </w:rPr>
        <w:t>t</w:t>
      </w:r>
      <w:r w:rsidRPr="00DB25C4">
        <w:rPr>
          <w:rFonts w:eastAsia="Calibri" w:cstheme="minorHAnsi"/>
          <w:position w:val="1"/>
        </w:rPr>
        <w:t>a</w:t>
      </w:r>
      <w:r w:rsidRPr="00DB25C4">
        <w:rPr>
          <w:rFonts w:eastAsia="Calibri" w:cstheme="minorHAnsi"/>
          <w:spacing w:val="-1"/>
          <w:position w:val="1"/>
        </w:rPr>
        <w:t>n</w:t>
      </w:r>
      <w:r w:rsidRPr="00DB25C4">
        <w:rPr>
          <w:rFonts w:eastAsia="Calibri" w:cstheme="minorHAnsi"/>
          <w:position w:val="1"/>
        </w:rPr>
        <w:t>g</w:t>
      </w:r>
      <w:proofErr w:type="spellEnd"/>
      <w:r w:rsidRPr="00DB25C4">
        <w:rPr>
          <w:rFonts w:eastAsia="Calibri" w:cstheme="minorHAnsi"/>
          <w:spacing w:val="-2"/>
          <w:position w:val="1"/>
        </w:rPr>
        <w:t xml:space="preserve"> </w:t>
      </w:r>
      <w:r w:rsidRPr="00DB25C4">
        <w:rPr>
          <w:rFonts w:eastAsia="Calibri" w:cstheme="minorHAnsi"/>
          <w:spacing w:val="1"/>
          <w:position w:val="1"/>
        </w:rPr>
        <w:t>P</w:t>
      </w:r>
      <w:r w:rsidRPr="00DB25C4">
        <w:rPr>
          <w:rFonts w:eastAsia="Calibri" w:cstheme="minorHAnsi"/>
          <w:spacing w:val="-2"/>
          <w:position w:val="1"/>
        </w:rPr>
        <w:t>e</w:t>
      </w:r>
      <w:r w:rsidRPr="00DB25C4">
        <w:rPr>
          <w:rFonts w:eastAsia="Calibri" w:cstheme="minorHAnsi"/>
          <w:spacing w:val="-1"/>
          <w:position w:val="1"/>
        </w:rPr>
        <w:t>nd</w:t>
      </w:r>
      <w:r w:rsidRPr="00DB25C4">
        <w:rPr>
          <w:rFonts w:eastAsia="Calibri" w:cstheme="minorHAnsi"/>
          <w:position w:val="1"/>
        </w:rPr>
        <w:t>i</w:t>
      </w:r>
      <w:r w:rsidRPr="00DB25C4">
        <w:rPr>
          <w:rFonts w:eastAsia="Calibri" w:cstheme="minorHAnsi"/>
          <w:spacing w:val="-1"/>
          <w:position w:val="1"/>
        </w:rPr>
        <w:t>d</w:t>
      </w:r>
      <w:r w:rsidRPr="00DB25C4">
        <w:rPr>
          <w:rFonts w:eastAsia="Calibri" w:cstheme="minorHAnsi"/>
          <w:position w:val="1"/>
        </w:rPr>
        <w:t>ikan Ti</w:t>
      </w:r>
      <w:r w:rsidRPr="00DB25C4">
        <w:rPr>
          <w:rFonts w:eastAsia="Calibri" w:cstheme="minorHAnsi"/>
          <w:spacing w:val="-1"/>
          <w:position w:val="1"/>
        </w:rPr>
        <w:t>ngg</w:t>
      </w:r>
      <w:r w:rsidRPr="00DB25C4">
        <w:rPr>
          <w:rFonts w:eastAsia="Calibri" w:cstheme="minorHAnsi"/>
          <w:position w:val="1"/>
        </w:rPr>
        <w:t>i</w:t>
      </w:r>
    </w:p>
    <w:p w14:paraId="2A52F657" w14:textId="77777777" w:rsidR="001E7FBB" w:rsidRPr="00DB25C4" w:rsidRDefault="001E7FBB" w:rsidP="00687314">
      <w:pPr>
        <w:spacing w:after="0" w:line="240" w:lineRule="auto"/>
        <w:ind w:left="242" w:right="3081"/>
        <w:jc w:val="both"/>
        <w:rPr>
          <w:rFonts w:eastAsia="Calibri" w:cstheme="minorHAnsi"/>
        </w:rPr>
      </w:pPr>
      <w:r w:rsidRPr="00DB25C4">
        <w:rPr>
          <w:rFonts w:eastAsia="Calibri" w:cstheme="minorHAnsi"/>
          <w:spacing w:val="1"/>
        </w:rPr>
        <w:t>3</w:t>
      </w:r>
      <w:r w:rsidRPr="00DB25C4">
        <w:rPr>
          <w:rFonts w:eastAsia="Calibri" w:cstheme="minorHAnsi"/>
        </w:rPr>
        <w:t xml:space="preserve">. </w:t>
      </w:r>
      <w:r w:rsidRPr="00DB25C4">
        <w:rPr>
          <w:rFonts w:eastAsia="Calibri" w:cstheme="minorHAnsi"/>
          <w:spacing w:val="15"/>
        </w:rPr>
        <w:t xml:space="preserve"> </w:t>
      </w:r>
      <w:proofErr w:type="spellStart"/>
      <w:r w:rsidRPr="00DB25C4">
        <w:rPr>
          <w:rFonts w:eastAsia="Calibri" w:cstheme="minorHAnsi"/>
          <w:spacing w:val="1"/>
        </w:rPr>
        <w:t>P</w:t>
      </w:r>
      <w:r w:rsidRPr="00DB25C4">
        <w:rPr>
          <w:rFonts w:eastAsia="Calibri" w:cstheme="minorHAnsi"/>
          <w:spacing w:val="-2"/>
        </w:rPr>
        <w:t>e</w:t>
      </w:r>
      <w:r w:rsidRPr="00DB25C4">
        <w:rPr>
          <w:rFonts w:eastAsia="Calibri" w:cstheme="minorHAnsi"/>
        </w:rPr>
        <w:t>ra</w:t>
      </w:r>
      <w:r w:rsidRPr="00DB25C4">
        <w:rPr>
          <w:rFonts w:eastAsia="Calibri" w:cstheme="minorHAnsi"/>
          <w:spacing w:val="1"/>
        </w:rPr>
        <w:t>t</w:t>
      </w:r>
      <w:r w:rsidRPr="00DB25C4">
        <w:rPr>
          <w:rFonts w:eastAsia="Calibri" w:cstheme="minorHAnsi"/>
          <w:spacing w:val="-1"/>
        </w:rPr>
        <w:t>u</w:t>
      </w:r>
      <w:r w:rsidRPr="00DB25C4">
        <w:rPr>
          <w:rFonts w:eastAsia="Calibri" w:cstheme="minorHAnsi"/>
        </w:rPr>
        <w:t>ran</w:t>
      </w:r>
      <w:proofErr w:type="spellEnd"/>
      <w:r w:rsidRPr="00DB25C4">
        <w:rPr>
          <w:rFonts w:eastAsia="Calibri" w:cstheme="minorHAnsi"/>
          <w:spacing w:val="-2"/>
        </w:rPr>
        <w:t xml:space="preserve"> </w:t>
      </w:r>
      <w:proofErr w:type="spellStart"/>
      <w:r w:rsidRPr="00DB25C4">
        <w:rPr>
          <w:rFonts w:eastAsia="Calibri" w:cstheme="minorHAnsi"/>
          <w:spacing w:val="1"/>
        </w:rPr>
        <w:t>P</w:t>
      </w:r>
      <w:r w:rsidRPr="00DB25C4">
        <w:rPr>
          <w:rFonts w:eastAsia="Calibri" w:cstheme="minorHAnsi"/>
          <w:spacing w:val="-2"/>
        </w:rPr>
        <w:t>e</w:t>
      </w:r>
      <w:r w:rsidRPr="00DB25C4">
        <w:rPr>
          <w:rFonts w:eastAsia="Calibri" w:cstheme="minorHAnsi"/>
          <w:spacing w:val="1"/>
        </w:rPr>
        <w:t>m</w:t>
      </w:r>
      <w:r w:rsidRPr="00DB25C4">
        <w:rPr>
          <w:rFonts w:eastAsia="Calibri" w:cstheme="minorHAnsi"/>
          <w:spacing w:val="-2"/>
        </w:rPr>
        <w:t>e</w:t>
      </w:r>
      <w:r w:rsidRPr="00DB25C4">
        <w:rPr>
          <w:rFonts w:eastAsia="Calibri" w:cstheme="minorHAnsi"/>
        </w:rPr>
        <w:t>ri</w:t>
      </w:r>
      <w:r w:rsidRPr="00DB25C4">
        <w:rPr>
          <w:rFonts w:eastAsia="Calibri" w:cstheme="minorHAnsi"/>
          <w:spacing w:val="-1"/>
        </w:rPr>
        <w:t>n</w:t>
      </w:r>
      <w:r w:rsidRPr="00DB25C4">
        <w:rPr>
          <w:rFonts w:eastAsia="Calibri" w:cstheme="minorHAnsi"/>
          <w:spacing w:val="1"/>
        </w:rPr>
        <w:t>t</w:t>
      </w:r>
      <w:r w:rsidRPr="00DB25C4">
        <w:rPr>
          <w:rFonts w:eastAsia="Calibri" w:cstheme="minorHAnsi"/>
        </w:rPr>
        <w:t>ah</w:t>
      </w:r>
      <w:proofErr w:type="spellEnd"/>
      <w:r w:rsidRPr="00DB25C4">
        <w:rPr>
          <w:rFonts w:eastAsia="Calibri" w:cstheme="minorHAnsi"/>
        </w:rPr>
        <w:t xml:space="preserve"> </w:t>
      </w:r>
      <w:proofErr w:type="spellStart"/>
      <w:r w:rsidRPr="00DB25C4">
        <w:rPr>
          <w:rFonts w:eastAsia="Calibri" w:cstheme="minorHAnsi"/>
          <w:spacing w:val="-1"/>
        </w:rPr>
        <w:t>N</w:t>
      </w:r>
      <w:r w:rsidRPr="00DB25C4">
        <w:rPr>
          <w:rFonts w:eastAsia="Calibri" w:cstheme="minorHAnsi"/>
          <w:spacing w:val="1"/>
        </w:rPr>
        <w:t>o</w:t>
      </w:r>
      <w:r w:rsidRPr="00DB25C4">
        <w:rPr>
          <w:rFonts w:eastAsia="Calibri" w:cstheme="minorHAnsi"/>
          <w:spacing w:val="-1"/>
        </w:rPr>
        <w:t>mo</w:t>
      </w:r>
      <w:r w:rsidRPr="00DB25C4">
        <w:rPr>
          <w:rFonts w:eastAsia="Calibri" w:cstheme="minorHAnsi"/>
        </w:rPr>
        <w:t>r</w:t>
      </w:r>
      <w:proofErr w:type="spellEnd"/>
      <w:r w:rsidRPr="00DB25C4">
        <w:rPr>
          <w:rFonts w:eastAsia="Calibri" w:cstheme="minorHAnsi"/>
          <w:spacing w:val="1"/>
        </w:rPr>
        <w:t xml:space="preserve"> 6</w:t>
      </w:r>
      <w:r w:rsidRPr="00DB25C4">
        <w:rPr>
          <w:rFonts w:eastAsia="Calibri" w:cstheme="minorHAnsi"/>
        </w:rPr>
        <w:t>0</w:t>
      </w:r>
      <w:r w:rsidRPr="00DB25C4">
        <w:rPr>
          <w:rFonts w:eastAsia="Calibri" w:cstheme="minorHAnsi"/>
          <w:spacing w:val="-3"/>
        </w:rPr>
        <w:t xml:space="preserve"> </w:t>
      </w:r>
      <w:proofErr w:type="spellStart"/>
      <w:r w:rsidRPr="00DB25C4">
        <w:rPr>
          <w:rFonts w:eastAsia="Calibri" w:cstheme="minorHAnsi"/>
        </w:rPr>
        <w:t>Ta</w:t>
      </w:r>
      <w:r w:rsidRPr="00DB25C4">
        <w:rPr>
          <w:rFonts w:eastAsia="Calibri" w:cstheme="minorHAnsi"/>
          <w:spacing w:val="-1"/>
        </w:rPr>
        <w:t>hu</w:t>
      </w:r>
      <w:r w:rsidRPr="00DB25C4">
        <w:rPr>
          <w:rFonts w:eastAsia="Calibri" w:cstheme="minorHAnsi"/>
        </w:rPr>
        <w:t>n</w:t>
      </w:r>
      <w:proofErr w:type="spellEnd"/>
      <w:r w:rsidRPr="00DB25C4">
        <w:rPr>
          <w:rFonts w:eastAsia="Calibri" w:cstheme="minorHAnsi"/>
        </w:rPr>
        <w:t xml:space="preserve"> </w:t>
      </w:r>
      <w:r w:rsidRPr="00DB25C4">
        <w:rPr>
          <w:rFonts w:eastAsia="Calibri" w:cstheme="minorHAnsi"/>
          <w:spacing w:val="1"/>
        </w:rPr>
        <w:t>1</w:t>
      </w:r>
      <w:r w:rsidRPr="00DB25C4">
        <w:rPr>
          <w:rFonts w:eastAsia="Calibri" w:cstheme="minorHAnsi"/>
          <w:spacing w:val="-2"/>
        </w:rPr>
        <w:t>9</w:t>
      </w:r>
      <w:r w:rsidRPr="00DB25C4">
        <w:rPr>
          <w:rFonts w:eastAsia="Calibri" w:cstheme="minorHAnsi"/>
          <w:spacing w:val="1"/>
        </w:rPr>
        <w:t>9</w:t>
      </w:r>
      <w:r w:rsidRPr="00DB25C4">
        <w:rPr>
          <w:rFonts w:eastAsia="Calibri" w:cstheme="minorHAnsi"/>
        </w:rPr>
        <w:t>9</w:t>
      </w:r>
      <w:r w:rsidRPr="00DB25C4">
        <w:rPr>
          <w:rFonts w:eastAsia="Calibri" w:cstheme="minorHAnsi"/>
          <w:spacing w:val="-1"/>
        </w:rPr>
        <w:t xml:space="preserve"> </w:t>
      </w:r>
      <w:proofErr w:type="spellStart"/>
      <w:r w:rsidRPr="00DB25C4">
        <w:rPr>
          <w:rFonts w:eastAsia="Calibri" w:cstheme="minorHAnsi"/>
          <w:spacing w:val="1"/>
        </w:rPr>
        <w:t>te</w:t>
      </w:r>
      <w:r w:rsidRPr="00DB25C4">
        <w:rPr>
          <w:rFonts w:eastAsia="Calibri" w:cstheme="minorHAnsi"/>
          <w:spacing w:val="-1"/>
        </w:rPr>
        <w:t>n</w:t>
      </w:r>
      <w:r w:rsidRPr="00DB25C4">
        <w:rPr>
          <w:rFonts w:eastAsia="Calibri" w:cstheme="minorHAnsi"/>
          <w:spacing w:val="-2"/>
        </w:rPr>
        <w:t>t</w:t>
      </w:r>
      <w:r w:rsidRPr="00DB25C4">
        <w:rPr>
          <w:rFonts w:eastAsia="Calibri" w:cstheme="minorHAnsi"/>
        </w:rPr>
        <w:t>a</w:t>
      </w:r>
      <w:r w:rsidRPr="00DB25C4">
        <w:rPr>
          <w:rFonts w:eastAsia="Calibri" w:cstheme="minorHAnsi"/>
          <w:spacing w:val="-1"/>
        </w:rPr>
        <w:t>n</w:t>
      </w:r>
      <w:r w:rsidRPr="00DB25C4">
        <w:rPr>
          <w:rFonts w:eastAsia="Calibri" w:cstheme="minorHAnsi"/>
        </w:rPr>
        <w:t>g</w:t>
      </w:r>
      <w:proofErr w:type="spellEnd"/>
      <w:r w:rsidRPr="00DB25C4">
        <w:rPr>
          <w:rFonts w:eastAsia="Calibri" w:cstheme="minorHAnsi"/>
        </w:rPr>
        <w:t xml:space="preserve"> </w:t>
      </w:r>
      <w:r w:rsidRPr="00DB25C4">
        <w:rPr>
          <w:rFonts w:eastAsia="Calibri" w:cstheme="minorHAnsi"/>
          <w:spacing w:val="-1"/>
        </w:rPr>
        <w:t>P</w:t>
      </w:r>
      <w:r w:rsidRPr="00DB25C4">
        <w:rPr>
          <w:rFonts w:eastAsia="Calibri" w:cstheme="minorHAnsi"/>
          <w:spacing w:val="1"/>
        </w:rPr>
        <w:t>e</w:t>
      </w:r>
      <w:r w:rsidRPr="00DB25C4">
        <w:rPr>
          <w:rFonts w:eastAsia="Calibri" w:cstheme="minorHAnsi"/>
          <w:spacing w:val="-1"/>
        </w:rPr>
        <w:t>nd</w:t>
      </w:r>
      <w:r w:rsidRPr="00DB25C4">
        <w:rPr>
          <w:rFonts w:eastAsia="Calibri" w:cstheme="minorHAnsi"/>
        </w:rPr>
        <w:t>i</w:t>
      </w:r>
      <w:r w:rsidRPr="00DB25C4">
        <w:rPr>
          <w:rFonts w:eastAsia="Calibri" w:cstheme="minorHAnsi"/>
          <w:spacing w:val="-1"/>
        </w:rPr>
        <w:t>d</w:t>
      </w:r>
      <w:r w:rsidRPr="00DB25C4">
        <w:rPr>
          <w:rFonts w:eastAsia="Calibri" w:cstheme="minorHAnsi"/>
        </w:rPr>
        <w:t>ikan Ti</w:t>
      </w:r>
      <w:r w:rsidRPr="00DB25C4">
        <w:rPr>
          <w:rFonts w:eastAsia="Calibri" w:cstheme="minorHAnsi"/>
          <w:spacing w:val="-1"/>
        </w:rPr>
        <w:t>ngg</w:t>
      </w:r>
      <w:r w:rsidRPr="00DB25C4">
        <w:rPr>
          <w:rFonts w:eastAsia="Calibri" w:cstheme="minorHAnsi"/>
        </w:rPr>
        <w:t>i</w:t>
      </w:r>
    </w:p>
    <w:p w14:paraId="4BC137DA" w14:textId="77777777" w:rsidR="001E7FBB" w:rsidRPr="00DB25C4" w:rsidRDefault="001E7FBB" w:rsidP="00687314">
      <w:pPr>
        <w:spacing w:after="0" w:line="240" w:lineRule="auto"/>
        <w:ind w:left="242" w:right="141"/>
        <w:jc w:val="both"/>
        <w:rPr>
          <w:rFonts w:eastAsia="Calibri" w:cstheme="minorHAnsi"/>
        </w:rPr>
      </w:pPr>
      <w:r w:rsidRPr="00DB25C4">
        <w:rPr>
          <w:rFonts w:eastAsia="Calibri" w:cstheme="minorHAnsi"/>
          <w:spacing w:val="1"/>
        </w:rPr>
        <w:t>4</w:t>
      </w:r>
      <w:r w:rsidRPr="00DB25C4">
        <w:rPr>
          <w:rFonts w:eastAsia="Calibri" w:cstheme="minorHAnsi"/>
        </w:rPr>
        <w:t xml:space="preserve">. </w:t>
      </w:r>
      <w:r w:rsidRPr="00DB25C4">
        <w:rPr>
          <w:rFonts w:eastAsia="Calibri" w:cstheme="minorHAnsi"/>
          <w:spacing w:val="15"/>
        </w:rPr>
        <w:t xml:space="preserve"> </w:t>
      </w:r>
      <w:proofErr w:type="spellStart"/>
      <w:r w:rsidRPr="00DB25C4">
        <w:rPr>
          <w:rFonts w:eastAsia="Calibri" w:cstheme="minorHAnsi"/>
          <w:spacing w:val="1"/>
        </w:rPr>
        <w:t>P</w:t>
      </w:r>
      <w:r w:rsidRPr="00DB25C4">
        <w:rPr>
          <w:rFonts w:eastAsia="Calibri" w:cstheme="minorHAnsi"/>
          <w:spacing w:val="-2"/>
        </w:rPr>
        <w:t>e</w:t>
      </w:r>
      <w:r w:rsidRPr="00DB25C4">
        <w:rPr>
          <w:rFonts w:eastAsia="Calibri" w:cstheme="minorHAnsi"/>
        </w:rPr>
        <w:t>ra</w:t>
      </w:r>
      <w:r w:rsidRPr="00DB25C4">
        <w:rPr>
          <w:rFonts w:eastAsia="Calibri" w:cstheme="minorHAnsi"/>
          <w:spacing w:val="1"/>
        </w:rPr>
        <w:t>t</w:t>
      </w:r>
      <w:r w:rsidRPr="00DB25C4">
        <w:rPr>
          <w:rFonts w:eastAsia="Calibri" w:cstheme="minorHAnsi"/>
          <w:spacing w:val="-1"/>
        </w:rPr>
        <w:t>u</w:t>
      </w:r>
      <w:r w:rsidRPr="00DB25C4">
        <w:rPr>
          <w:rFonts w:eastAsia="Calibri" w:cstheme="minorHAnsi"/>
        </w:rPr>
        <w:t>ran</w:t>
      </w:r>
      <w:proofErr w:type="spellEnd"/>
      <w:r w:rsidRPr="00DB25C4">
        <w:rPr>
          <w:rFonts w:eastAsia="Calibri" w:cstheme="minorHAnsi"/>
          <w:spacing w:val="-2"/>
        </w:rPr>
        <w:t xml:space="preserve"> </w:t>
      </w:r>
      <w:r w:rsidRPr="00DB25C4">
        <w:rPr>
          <w:rFonts w:eastAsia="Calibri" w:cstheme="minorHAnsi"/>
          <w:spacing w:val="1"/>
        </w:rPr>
        <w:t>M</w:t>
      </w:r>
      <w:r w:rsidRPr="00DB25C4">
        <w:rPr>
          <w:rFonts w:eastAsia="Calibri" w:cstheme="minorHAnsi"/>
          <w:spacing w:val="-2"/>
        </w:rPr>
        <w:t>e</w:t>
      </w:r>
      <w:r w:rsidRPr="00DB25C4">
        <w:rPr>
          <w:rFonts w:eastAsia="Calibri" w:cstheme="minorHAnsi"/>
          <w:spacing w:val="-1"/>
        </w:rPr>
        <w:t>n</w:t>
      </w:r>
      <w:r w:rsidRPr="00DB25C4">
        <w:rPr>
          <w:rFonts w:eastAsia="Calibri" w:cstheme="minorHAnsi"/>
          <w:spacing w:val="1"/>
        </w:rPr>
        <w:t>te</w:t>
      </w:r>
      <w:r w:rsidRPr="00DB25C4">
        <w:rPr>
          <w:rFonts w:eastAsia="Calibri" w:cstheme="minorHAnsi"/>
        </w:rPr>
        <w:t>ri</w:t>
      </w:r>
      <w:r w:rsidRPr="00DB25C4">
        <w:rPr>
          <w:rFonts w:eastAsia="Calibri" w:cstheme="minorHAnsi"/>
          <w:spacing w:val="1"/>
        </w:rPr>
        <w:t xml:space="preserve"> P</w:t>
      </w:r>
      <w:r w:rsidRPr="00DB25C4">
        <w:rPr>
          <w:rFonts w:eastAsia="Calibri" w:cstheme="minorHAnsi"/>
          <w:spacing w:val="-2"/>
        </w:rPr>
        <w:t>e</w:t>
      </w:r>
      <w:r w:rsidRPr="00DB25C4">
        <w:rPr>
          <w:rFonts w:eastAsia="Calibri" w:cstheme="minorHAnsi"/>
          <w:spacing w:val="-1"/>
        </w:rPr>
        <w:t>nd</w:t>
      </w:r>
      <w:r w:rsidRPr="00DB25C4">
        <w:rPr>
          <w:rFonts w:eastAsia="Calibri" w:cstheme="minorHAnsi"/>
        </w:rPr>
        <w:t>i</w:t>
      </w:r>
      <w:r w:rsidRPr="00DB25C4">
        <w:rPr>
          <w:rFonts w:eastAsia="Calibri" w:cstheme="minorHAnsi"/>
          <w:spacing w:val="-1"/>
        </w:rPr>
        <w:t>d</w:t>
      </w:r>
      <w:r w:rsidRPr="00DB25C4">
        <w:rPr>
          <w:rFonts w:eastAsia="Calibri" w:cstheme="minorHAnsi"/>
        </w:rPr>
        <w:t>ikan</w:t>
      </w:r>
      <w:r w:rsidRPr="00DB25C4">
        <w:rPr>
          <w:rFonts w:eastAsia="Calibri" w:cstheme="minorHAnsi"/>
          <w:spacing w:val="-2"/>
        </w:rPr>
        <w:t xml:space="preserve"> </w:t>
      </w:r>
      <w:r w:rsidRPr="00DB25C4">
        <w:rPr>
          <w:rFonts w:eastAsia="Calibri" w:cstheme="minorHAnsi"/>
          <w:spacing w:val="-1"/>
        </w:rPr>
        <w:t>d</w:t>
      </w:r>
      <w:r w:rsidRPr="00DB25C4">
        <w:rPr>
          <w:rFonts w:eastAsia="Calibri" w:cstheme="minorHAnsi"/>
        </w:rPr>
        <w:t xml:space="preserve">an </w:t>
      </w:r>
      <w:proofErr w:type="spellStart"/>
      <w:r w:rsidRPr="00DB25C4">
        <w:rPr>
          <w:rFonts w:eastAsia="Calibri" w:cstheme="minorHAnsi"/>
        </w:rPr>
        <w:t>K</w:t>
      </w:r>
      <w:r w:rsidRPr="00DB25C4">
        <w:rPr>
          <w:rFonts w:eastAsia="Calibri" w:cstheme="minorHAnsi"/>
          <w:spacing w:val="1"/>
        </w:rPr>
        <w:t>e</w:t>
      </w:r>
      <w:r w:rsidRPr="00DB25C4">
        <w:rPr>
          <w:rFonts w:eastAsia="Calibri" w:cstheme="minorHAnsi"/>
          <w:spacing w:val="-1"/>
        </w:rPr>
        <w:t>bud</w:t>
      </w:r>
      <w:r w:rsidRPr="00DB25C4">
        <w:rPr>
          <w:rFonts w:eastAsia="Calibri" w:cstheme="minorHAnsi"/>
        </w:rPr>
        <w:t>a</w:t>
      </w:r>
      <w:r w:rsidRPr="00DB25C4">
        <w:rPr>
          <w:rFonts w:eastAsia="Calibri" w:cstheme="minorHAnsi"/>
          <w:spacing w:val="1"/>
        </w:rPr>
        <w:t>y</w:t>
      </w:r>
      <w:r w:rsidRPr="00DB25C4">
        <w:rPr>
          <w:rFonts w:eastAsia="Calibri" w:cstheme="minorHAnsi"/>
        </w:rPr>
        <w:t>a</w:t>
      </w:r>
      <w:r w:rsidRPr="00DB25C4">
        <w:rPr>
          <w:rFonts w:eastAsia="Calibri" w:cstheme="minorHAnsi"/>
          <w:spacing w:val="-3"/>
        </w:rPr>
        <w:t>a</w:t>
      </w:r>
      <w:r w:rsidRPr="00DB25C4">
        <w:rPr>
          <w:rFonts w:eastAsia="Calibri" w:cstheme="minorHAnsi"/>
        </w:rPr>
        <w:t>n</w:t>
      </w:r>
      <w:proofErr w:type="spellEnd"/>
      <w:r w:rsidRPr="00DB25C4">
        <w:rPr>
          <w:rFonts w:eastAsia="Calibri" w:cstheme="minorHAnsi"/>
        </w:rPr>
        <w:t xml:space="preserve"> </w:t>
      </w:r>
      <w:proofErr w:type="spellStart"/>
      <w:r w:rsidRPr="00DB25C4">
        <w:rPr>
          <w:rFonts w:eastAsia="Calibri" w:cstheme="minorHAnsi"/>
          <w:spacing w:val="-1"/>
        </w:rPr>
        <w:t>N</w:t>
      </w:r>
      <w:r w:rsidRPr="00DB25C4">
        <w:rPr>
          <w:rFonts w:eastAsia="Calibri" w:cstheme="minorHAnsi"/>
          <w:spacing w:val="1"/>
        </w:rPr>
        <w:t>o</w:t>
      </w:r>
      <w:r w:rsidRPr="00DB25C4">
        <w:rPr>
          <w:rFonts w:eastAsia="Calibri" w:cstheme="minorHAnsi"/>
          <w:spacing w:val="-1"/>
        </w:rPr>
        <w:t>m</w:t>
      </w:r>
      <w:r w:rsidRPr="00DB25C4">
        <w:rPr>
          <w:rFonts w:eastAsia="Calibri" w:cstheme="minorHAnsi"/>
          <w:spacing w:val="1"/>
        </w:rPr>
        <w:t>o</w:t>
      </w:r>
      <w:r w:rsidRPr="00DB25C4">
        <w:rPr>
          <w:rFonts w:eastAsia="Calibri" w:cstheme="minorHAnsi"/>
        </w:rPr>
        <w:t>r</w:t>
      </w:r>
      <w:proofErr w:type="spellEnd"/>
      <w:r w:rsidRPr="00DB25C4">
        <w:rPr>
          <w:rFonts w:eastAsia="Calibri" w:cstheme="minorHAnsi"/>
          <w:spacing w:val="-2"/>
        </w:rPr>
        <w:t xml:space="preserve"> </w:t>
      </w:r>
      <w:r w:rsidRPr="00DB25C4">
        <w:rPr>
          <w:rFonts w:eastAsia="Calibri" w:cstheme="minorHAnsi"/>
          <w:spacing w:val="1"/>
        </w:rPr>
        <w:t>1</w:t>
      </w:r>
      <w:r w:rsidRPr="00DB25C4">
        <w:rPr>
          <w:rFonts w:eastAsia="Calibri" w:cstheme="minorHAnsi"/>
          <w:spacing w:val="-2"/>
        </w:rPr>
        <w:t>5</w:t>
      </w:r>
      <w:r w:rsidRPr="00DB25C4">
        <w:rPr>
          <w:rFonts w:eastAsia="Calibri" w:cstheme="minorHAnsi"/>
          <w:spacing w:val="1"/>
        </w:rPr>
        <w:t>5</w:t>
      </w:r>
      <w:r w:rsidRPr="00DB25C4">
        <w:rPr>
          <w:rFonts w:eastAsia="Calibri" w:cstheme="minorHAnsi"/>
          <w:spacing w:val="-1"/>
        </w:rPr>
        <w:t>/</w:t>
      </w:r>
      <w:r w:rsidRPr="00DB25C4">
        <w:rPr>
          <w:rFonts w:eastAsia="Calibri" w:cstheme="minorHAnsi"/>
        </w:rPr>
        <w:t>U</w:t>
      </w:r>
      <w:r w:rsidRPr="00DB25C4">
        <w:rPr>
          <w:rFonts w:eastAsia="Calibri" w:cstheme="minorHAnsi"/>
          <w:spacing w:val="1"/>
        </w:rPr>
        <w:t>/</w:t>
      </w:r>
      <w:r w:rsidRPr="00DB25C4">
        <w:rPr>
          <w:rFonts w:eastAsia="Calibri" w:cstheme="minorHAnsi"/>
          <w:spacing w:val="-2"/>
        </w:rPr>
        <w:t>19</w:t>
      </w:r>
      <w:r w:rsidRPr="00DB25C4">
        <w:rPr>
          <w:rFonts w:eastAsia="Calibri" w:cstheme="minorHAnsi"/>
          <w:spacing w:val="1"/>
        </w:rPr>
        <w:t>9</w:t>
      </w:r>
      <w:r w:rsidRPr="00DB25C4">
        <w:rPr>
          <w:rFonts w:eastAsia="Calibri" w:cstheme="minorHAnsi"/>
        </w:rPr>
        <w:t>8</w:t>
      </w:r>
      <w:r w:rsidRPr="00DB25C4">
        <w:rPr>
          <w:rFonts w:eastAsia="Calibri" w:cstheme="minorHAnsi"/>
          <w:spacing w:val="-1"/>
        </w:rPr>
        <w:t xml:space="preserve"> </w:t>
      </w:r>
      <w:proofErr w:type="spellStart"/>
      <w:r w:rsidRPr="00DB25C4">
        <w:rPr>
          <w:rFonts w:eastAsia="Calibri" w:cstheme="minorHAnsi"/>
          <w:spacing w:val="1"/>
        </w:rPr>
        <w:t>te</w:t>
      </w:r>
      <w:r w:rsidRPr="00DB25C4">
        <w:rPr>
          <w:rFonts w:eastAsia="Calibri" w:cstheme="minorHAnsi"/>
          <w:spacing w:val="-1"/>
        </w:rPr>
        <w:t>n</w:t>
      </w:r>
      <w:r w:rsidRPr="00DB25C4">
        <w:rPr>
          <w:rFonts w:eastAsia="Calibri" w:cstheme="minorHAnsi"/>
          <w:spacing w:val="1"/>
        </w:rPr>
        <w:t>t</w:t>
      </w:r>
      <w:r w:rsidRPr="00DB25C4">
        <w:rPr>
          <w:rFonts w:eastAsia="Calibri" w:cstheme="minorHAnsi"/>
          <w:spacing w:val="-3"/>
        </w:rPr>
        <w:t>a</w:t>
      </w:r>
      <w:r w:rsidRPr="00DB25C4">
        <w:rPr>
          <w:rFonts w:eastAsia="Calibri" w:cstheme="minorHAnsi"/>
          <w:spacing w:val="-1"/>
        </w:rPr>
        <w:t>n</w:t>
      </w:r>
      <w:r w:rsidRPr="00DB25C4">
        <w:rPr>
          <w:rFonts w:eastAsia="Calibri" w:cstheme="minorHAnsi"/>
        </w:rPr>
        <w:t>g</w:t>
      </w:r>
      <w:proofErr w:type="spellEnd"/>
      <w:r w:rsidRPr="00DB25C4">
        <w:rPr>
          <w:rFonts w:eastAsia="Calibri" w:cstheme="minorHAnsi"/>
        </w:rPr>
        <w:t xml:space="preserve"> </w:t>
      </w:r>
      <w:proofErr w:type="spellStart"/>
      <w:r w:rsidRPr="00DB25C4">
        <w:rPr>
          <w:rFonts w:eastAsia="Calibri" w:cstheme="minorHAnsi"/>
          <w:spacing w:val="1"/>
        </w:rPr>
        <w:t>P</w:t>
      </w:r>
      <w:r w:rsidRPr="00DB25C4">
        <w:rPr>
          <w:rFonts w:eastAsia="Calibri" w:cstheme="minorHAnsi"/>
          <w:spacing w:val="-2"/>
        </w:rPr>
        <w:t>e</w:t>
      </w:r>
      <w:r w:rsidRPr="00DB25C4">
        <w:rPr>
          <w:rFonts w:eastAsia="Calibri" w:cstheme="minorHAnsi"/>
          <w:spacing w:val="-1"/>
        </w:rPr>
        <w:t>d</w:t>
      </w:r>
      <w:r w:rsidRPr="00DB25C4">
        <w:rPr>
          <w:rFonts w:eastAsia="Calibri" w:cstheme="minorHAnsi"/>
          <w:spacing w:val="1"/>
        </w:rPr>
        <w:t>o</w:t>
      </w:r>
      <w:r w:rsidRPr="00DB25C4">
        <w:rPr>
          <w:rFonts w:eastAsia="Calibri" w:cstheme="minorHAnsi"/>
          <w:spacing w:val="-1"/>
        </w:rPr>
        <w:t>m</w:t>
      </w:r>
      <w:r w:rsidRPr="00DB25C4">
        <w:rPr>
          <w:rFonts w:eastAsia="Calibri" w:cstheme="minorHAnsi"/>
        </w:rPr>
        <w:t>an</w:t>
      </w:r>
      <w:proofErr w:type="spellEnd"/>
      <w:r w:rsidRPr="00DB25C4">
        <w:rPr>
          <w:rFonts w:eastAsia="Calibri" w:cstheme="minorHAnsi"/>
          <w:spacing w:val="-2"/>
        </w:rPr>
        <w:t xml:space="preserve"> </w:t>
      </w:r>
      <w:proofErr w:type="spellStart"/>
      <w:r w:rsidRPr="00DB25C4">
        <w:rPr>
          <w:rFonts w:eastAsia="Calibri" w:cstheme="minorHAnsi"/>
        </w:rPr>
        <w:t>U</w:t>
      </w:r>
      <w:r w:rsidRPr="00DB25C4">
        <w:rPr>
          <w:rFonts w:eastAsia="Calibri" w:cstheme="minorHAnsi"/>
          <w:spacing w:val="1"/>
        </w:rPr>
        <w:t>m</w:t>
      </w:r>
      <w:r w:rsidRPr="00DB25C4">
        <w:rPr>
          <w:rFonts w:eastAsia="Calibri" w:cstheme="minorHAnsi"/>
          <w:spacing w:val="-1"/>
        </w:rPr>
        <w:t>u</w:t>
      </w:r>
      <w:r w:rsidRPr="00DB25C4">
        <w:rPr>
          <w:rFonts w:eastAsia="Calibri" w:cstheme="minorHAnsi"/>
        </w:rPr>
        <w:t>m</w:t>
      </w:r>
      <w:proofErr w:type="spellEnd"/>
      <w:r w:rsidRPr="00DB25C4">
        <w:rPr>
          <w:rFonts w:eastAsia="Calibri" w:cstheme="minorHAnsi"/>
          <w:spacing w:val="-3"/>
        </w:rPr>
        <w:t xml:space="preserve"> </w:t>
      </w:r>
      <w:proofErr w:type="spellStart"/>
      <w:r w:rsidRPr="00DB25C4">
        <w:rPr>
          <w:rFonts w:eastAsia="Calibri" w:cstheme="minorHAnsi"/>
        </w:rPr>
        <w:t>Or</w:t>
      </w:r>
      <w:r w:rsidRPr="00DB25C4">
        <w:rPr>
          <w:rFonts w:eastAsia="Calibri" w:cstheme="minorHAnsi"/>
          <w:spacing w:val="-1"/>
        </w:rPr>
        <w:t>g</w:t>
      </w:r>
      <w:r w:rsidRPr="00DB25C4">
        <w:rPr>
          <w:rFonts w:eastAsia="Calibri" w:cstheme="minorHAnsi"/>
        </w:rPr>
        <w:t>a</w:t>
      </w:r>
      <w:r w:rsidRPr="00DB25C4">
        <w:rPr>
          <w:rFonts w:eastAsia="Calibri" w:cstheme="minorHAnsi"/>
          <w:spacing w:val="-1"/>
        </w:rPr>
        <w:t>n</w:t>
      </w:r>
      <w:r w:rsidRPr="00DB25C4">
        <w:rPr>
          <w:rFonts w:eastAsia="Calibri" w:cstheme="minorHAnsi"/>
        </w:rPr>
        <w:t>isasi</w:t>
      </w:r>
      <w:proofErr w:type="spellEnd"/>
    </w:p>
    <w:p w14:paraId="4E8894A4" w14:textId="77777777" w:rsidR="001E7FBB" w:rsidRPr="00DB25C4" w:rsidRDefault="001E7FBB" w:rsidP="00687314">
      <w:pPr>
        <w:spacing w:after="0" w:line="240" w:lineRule="auto"/>
        <w:ind w:left="526"/>
        <w:rPr>
          <w:rFonts w:eastAsia="Calibri" w:cstheme="minorHAnsi"/>
        </w:rPr>
      </w:pPr>
      <w:proofErr w:type="spellStart"/>
      <w:r w:rsidRPr="00DB25C4">
        <w:rPr>
          <w:rFonts w:eastAsia="Calibri" w:cstheme="minorHAnsi"/>
        </w:rPr>
        <w:t>K</w:t>
      </w:r>
      <w:r w:rsidRPr="00DB25C4">
        <w:rPr>
          <w:rFonts w:eastAsia="Calibri" w:cstheme="minorHAnsi"/>
          <w:spacing w:val="1"/>
        </w:rPr>
        <w:t>e</w:t>
      </w:r>
      <w:r w:rsidRPr="00DB25C4">
        <w:rPr>
          <w:rFonts w:eastAsia="Calibri" w:cstheme="minorHAnsi"/>
          <w:spacing w:val="-1"/>
        </w:rPr>
        <w:t>m</w:t>
      </w:r>
      <w:r w:rsidRPr="00DB25C4">
        <w:rPr>
          <w:rFonts w:eastAsia="Calibri" w:cstheme="minorHAnsi"/>
        </w:rPr>
        <w:t>a</w:t>
      </w:r>
      <w:r w:rsidRPr="00DB25C4">
        <w:rPr>
          <w:rFonts w:eastAsia="Calibri" w:cstheme="minorHAnsi"/>
          <w:spacing w:val="-1"/>
        </w:rPr>
        <w:t>h</w:t>
      </w:r>
      <w:r w:rsidRPr="00DB25C4">
        <w:rPr>
          <w:rFonts w:eastAsia="Calibri" w:cstheme="minorHAnsi"/>
        </w:rPr>
        <w:t>asis</w:t>
      </w:r>
      <w:r w:rsidRPr="00DB25C4">
        <w:rPr>
          <w:rFonts w:eastAsia="Calibri" w:cstheme="minorHAnsi"/>
          <w:spacing w:val="-2"/>
        </w:rPr>
        <w:t>w</w:t>
      </w:r>
      <w:r w:rsidRPr="00DB25C4">
        <w:rPr>
          <w:rFonts w:eastAsia="Calibri" w:cstheme="minorHAnsi"/>
        </w:rPr>
        <w:t>aan</w:t>
      </w:r>
      <w:proofErr w:type="spellEnd"/>
      <w:r w:rsidRPr="00DB25C4">
        <w:rPr>
          <w:rFonts w:eastAsia="Calibri" w:cstheme="minorHAnsi"/>
          <w:spacing w:val="-2"/>
        </w:rPr>
        <w:t xml:space="preserve"> </w:t>
      </w:r>
      <w:r w:rsidRPr="00DB25C4">
        <w:rPr>
          <w:rFonts w:eastAsia="Calibri" w:cstheme="minorHAnsi"/>
          <w:spacing w:val="-1"/>
        </w:rPr>
        <w:t>d</w:t>
      </w:r>
      <w:r w:rsidRPr="00DB25C4">
        <w:rPr>
          <w:rFonts w:eastAsia="Calibri" w:cstheme="minorHAnsi"/>
        </w:rPr>
        <w:t xml:space="preserve">i </w:t>
      </w:r>
      <w:proofErr w:type="spellStart"/>
      <w:r w:rsidRPr="00DB25C4">
        <w:rPr>
          <w:rFonts w:eastAsia="Calibri" w:cstheme="minorHAnsi"/>
          <w:spacing w:val="1"/>
        </w:rPr>
        <w:t>P</w:t>
      </w:r>
      <w:r w:rsidRPr="00DB25C4">
        <w:rPr>
          <w:rFonts w:eastAsia="Calibri" w:cstheme="minorHAnsi"/>
          <w:spacing w:val="-2"/>
        </w:rPr>
        <w:t>e</w:t>
      </w:r>
      <w:r w:rsidRPr="00DB25C4">
        <w:rPr>
          <w:rFonts w:eastAsia="Calibri" w:cstheme="minorHAnsi"/>
        </w:rPr>
        <w:t>r</w:t>
      </w:r>
      <w:r w:rsidRPr="00DB25C4">
        <w:rPr>
          <w:rFonts w:eastAsia="Calibri" w:cstheme="minorHAnsi"/>
          <w:spacing w:val="-1"/>
        </w:rPr>
        <w:t>gu</w:t>
      </w:r>
      <w:r w:rsidRPr="00DB25C4">
        <w:rPr>
          <w:rFonts w:eastAsia="Calibri" w:cstheme="minorHAnsi"/>
        </w:rPr>
        <w:t>r</w:t>
      </w:r>
      <w:r w:rsidRPr="00DB25C4">
        <w:rPr>
          <w:rFonts w:eastAsia="Calibri" w:cstheme="minorHAnsi"/>
          <w:spacing w:val="-1"/>
        </w:rPr>
        <w:t>u</w:t>
      </w:r>
      <w:r w:rsidRPr="00DB25C4">
        <w:rPr>
          <w:rFonts w:eastAsia="Calibri" w:cstheme="minorHAnsi"/>
        </w:rPr>
        <w:t>an</w:t>
      </w:r>
      <w:proofErr w:type="spellEnd"/>
      <w:r w:rsidRPr="00DB25C4">
        <w:rPr>
          <w:rFonts w:eastAsia="Calibri" w:cstheme="minorHAnsi"/>
        </w:rPr>
        <w:t xml:space="preserve"> Ti</w:t>
      </w:r>
      <w:r w:rsidRPr="00DB25C4">
        <w:rPr>
          <w:rFonts w:eastAsia="Calibri" w:cstheme="minorHAnsi"/>
          <w:spacing w:val="-1"/>
        </w:rPr>
        <w:t>ngg</w:t>
      </w:r>
      <w:r w:rsidRPr="00DB25C4">
        <w:rPr>
          <w:rFonts w:eastAsia="Calibri" w:cstheme="minorHAnsi"/>
        </w:rPr>
        <w:t>i</w:t>
      </w:r>
    </w:p>
    <w:p w14:paraId="68BB2760" w14:textId="77777777" w:rsidR="001E7FBB" w:rsidRPr="00DB25C4" w:rsidRDefault="001E7FBB" w:rsidP="00687314">
      <w:pPr>
        <w:spacing w:after="0" w:line="240" w:lineRule="auto"/>
        <w:ind w:left="526" w:right="78" w:hanging="283"/>
        <w:jc w:val="both"/>
        <w:rPr>
          <w:rFonts w:eastAsia="Calibri" w:cstheme="minorHAnsi"/>
        </w:rPr>
      </w:pPr>
      <w:r w:rsidRPr="00DB25C4">
        <w:rPr>
          <w:rFonts w:eastAsia="Calibri" w:cstheme="minorHAnsi"/>
          <w:spacing w:val="1"/>
        </w:rPr>
        <w:t>5</w:t>
      </w:r>
      <w:r w:rsidRPr="00DB25C4">
        <w:rPr>
          <w:rFonts w:eastAsia="Calibri" w:cstheme="minorHAnsi"/>
        </w:rPr>
        <w:t xml:space="preserve">.  </w:t>
      </w:r>
      <w:r w:rsidRPr="00DB25C4">
        <w:rPr>
          <w:rFonts w:eastAsia="Calibri" w:cstheme="minorHAnsi"/>
          <w:highlight w:val="yellow"/>
        </w:rPr>
        <w:t>…………………………….</w:t>
      </w:r>
    </w:p>
    <w:p w14:paraId="6EE278DF" w14:textId="77777777" w:rsidR="001E7FBB" w:rsidRPr="00DB25C4" w:rsidRDefault="001E7FBB" w:rsidP="00687314">
      <w:pPr>
        <w:spacing w:after="0" w:line="240" w:lineRule="auto"/>
        <w:ind w:left="526" w:right="78" w:hanging="283"/>
        <w:jc w:val="both"/>
        <w:rPr>
          <w:rFonts w:eastAsia="Calibri" w:cstheme="minorHAnsi"/>
        </w:rPr>
      </w:pPr>
      <w:r w:rsidRPr="00DB25C4">
        <w:rPr>
          <w:rFonts w:eastAsia="Calibri" w:cstheme="minorHAnsi"/>
          <w:spacing w:val="1"/>
        </w:rPr>
        <w:t>6</w:t>
      </w:r>
      <w:r w:rsidRPr="00DB25C4">
        <w:rPr>
          <w:rFonts w:eastAsia="Calibri" w:cstheme="minorHAnsi"/>
        </w:rPr>
        <w:t xml:space="preserve">.  </w:t>
      </w:r>
      <w:r w:rsidRPr="00DB25C4">
        <w:rPr>
          <w:rFonts w:eastAsia="Calibri" w:cstheme="minorHAnsi"/>
          <w:highlight w:val="yellow"/>
        </w:rPr>
        <w:t>…………………………….</w:t>
      </w:r>
    </w:p>
    <w:p w14:paraId="0143EB8A" w14:textId="77777777" w:rsidR="001E7FBB" w:rsidRPr="00DB25C4" w:rsidRDefault="001E7FBB" w:rsidP="00687314">
      <w:pPr>
        <w:spacing w:after="0" w:line="240" w:lineRule="auto"/>
        <w:ind w:left="526" w:right="78" w:hanging="283"/>
        <w:jc w:val="both"/>
        <w:rPr>
          <w:rFonts w:eastAsia="Calibri" w:cstheme="minorHAnsi"/>
        </w:rPr>
      </w:pPr>
      <w:r w:rsidRPr="00DB25C4">
        <w:rPr>
          <w:rFonts w:eastAsia="Calibri" w:cstheme="minorHAnsi"/>
          <w:spacing w:val="1"/>
        </w:rPr>
        <w:t>7</w:t>
      </w:r>
      <w:r w:rsidRPr="00DB25C4">
        <w:rPr>
          <w:rFonts w:eastAsia="Calibri" w:cstheme="minorHAnsi"/>
        </w:rPr>
        <w:t xml:space="preserve">.  </w:t>
      </w:r>
      <w:r w:rsidRPr="00DB25C4">
        <w:rPr>
          <w:rFonts w:eastAsia="Calibri" w:cstheme="minorHAnsi"/>
          <w:highlight w:val="yellow"/>
        </w:rPr>
        <w:t>…………………………….</w:t>
      </w:r>
    </w:p>
    <w:p w14:paraId="25AFCF99" w14:textId="77777777" w:rsidR="001E7FBB" w:rsidRPr="00DB25C4" w:rsidRDefault="001E7FBB" w:rsidP="00687314">
      <w:pPr>
        <w:spacing w:after="0" w:line="240" w:lineRule="auto"/>
        <w:ind w:left="526" w:right="78" w:hanging="283"/>
        <w:jc w:val="both"/>
        <w:rPr>
          <w:rFonts w:eastAsia="Calibri" w:cstheme="minorHAnsi"/>
        </w:rPr>
      </w:pPr>
      <w:r w:rsidRPr="00DB25C4">
        <w:rPr>
          <w:rFonts w:eastAsia="Calibri" w:cstheme="minorHAnsi"/>
          <w:spacing w:val="1"/>
        </w:rPr>
        <w:t>8</w:t>
      </w:r>
      <w:r w:rsidRPr="00DB25C4">
        <w:rPr>
          <w:rFonts w:eastAsia="Calibri" w:cstheme="minorHAnsi"/>
        </w:rPr>
        <w:t xml:space="preserve">.  </w:t>
      </w:r>
      <w:r w:rsidRPr="00DB25C4">
        <w:rPr>
          <w:rFonts w:eastAsia="Calibri" w:cstheme="minorHAnsi"/>
          <w:highlight w:val="yellow"/>
        </w:rPr>
        <w:t>…………………………….</w:t>
      </w:r>
    </w:p>
    <w:p w14:paraId="64BBD87A" w14:textId="77777777" w:rsidR="001E7FBB" w:rsidRPr="00DB25C4" w:rsidRDefault="001E7FBB" w:rsidP="00687314">
      <w:pPr>
        <w:spacing w:after="0" w:line="240" w:lineRule="auto"/>
        <w:ind w:left="526" w:right="78" w:hanging="283"/>
        <w:jc w:val="both"/>
        <w:rPr>
          <w:rFonts w:eastAsia="Calibri" w:cstheme="minorHAnsi"/>
        </w:rPr>
      </w:pPr>
      <w:r w:rsidRPr="00DB25C4">
        <w:rPr>
          <w:rFonts w:eastAsia="Calibri" w:cstheme="minorHAnsi"/>
          <w:spacing w:val="1"/>
        </w:rPr>
        <w:t>9</w:t>
      </w:r>
      <w:r w:rsidRPr="00DB25C4">
        <w:rPr>
          <w:rFonts w:eastAsia="Calibri" w:cstheme="minorHAnsi"/>
        </w:rPr>
        <w:t xml:space="preserve">.  </w:t>
      </w:r>
      <w:r w:rsidRPr="00DB25C4">
        <w:rPr>
          <w:rFonts w:eastAsia="Calibri" w:cstheme="minorHAnsi"/>
          <w:highlight w:val="yellow"/>
        </w:rPr>
        <w:t>…………………………….</w:t>
      </w:r>
    </w:p>
    <w:p w14:paraId="156CB8FF" w14:textId="77777777" w:rsidR="001E7FBB" w:rsidRPr="00DB25C4" w:rsidRDefault="001E7FBB" w:rsidP="00687314">
      <w:pPr>
        <w:spacing w:after="0" w:line="240" w:lineRule="auto"/>
        <w:ind w:left="526" w:right="78" w:hanging="283"/>
        <w:jc w:val="both"/>
        <w:rPr>
          <w:rFonts w:eastAsia="Calibri" w:cstheme="minorHAnsi"/>
        </w:rPr>
      </w:pPr>
      <w:r w:rsidRPr="00DB25C4">
        <w:rPr>
          <w:rFonts w:eastAsia="Calibri" w:cstheme="minorHAnsi"/>
          <w:spacing w:val="1"/>
        </w:rPr>
        <w:t>10</w:t>
      </w:r>
      <w:r w:rsidRPr="00DB25C4">
        <w:rPr>
          <w:rFonts w:eastAsia="Calibri" w:cstheme="minorHAnsi"/>
        </w:rPr>
        <w:t xml:space="preserve">. </w:t>
      </w:r>
      <w:r w:rsidRPr="00DB25C4">
        <w:rPr>
          <w:rFonts w:eastAsia="Calibri" w:cstheme="minorHAnsi"/>
          <w:highlight w:val="yellow"/>
        </w:rPr>
        <w:t>…………………………….</w:t>
      </w:r>
    </w:p>
    <w:p w14:paraId="0701C364" w14:textId="77777777" w:rsidR="001E7FBB" w:rsidRPr="00DB25C4" w:rsidRDefault="001E7FBB" w:rsidP="00687314">
      <w:pPr>
        <w:spacing w:after="0" w:line="240" w:lineRule="auto"/>
        <w:ind w:left="526" w:right="78" w:hanging="283"/>
        <w:jc w:val="both"/>
        <w:rPr>
          <w:rFonts w:eastAsia="Calibri" w:cstheme="minorHAnsi"/>
        </w:rPr>
      </w:pPr>
    </w:p>
    <w:p w14:paraId="69B18202" w14:textId="77777777" w:rsidR="001E7FBB" w:rsidRPr="00DB25C4" w:rsidRDefault="001E7FBB" w:rsidP="00687314">
      <w:pPr>
        <w:spacing w:after="0" w:line="240" w:lineRule="auto"/>
        <w:ind w:left="526" w:right="78" w:hanging="283"/>
        <w:jc w:val="both"/>
        <w:rPr>
          <w:rFonts w:eastAsia="Calibri" w:cstheme="minorHAnsi"/>
        </w:rPr>
      </w:pPr>
    </w:p>
    <w:p w14:paraId="59D566C9" w14:textId="77777777" w:rsidR="001E7FBB" w:rsidRPr="00DB25C4" w:rsidRDefault="001E7FBB" w:rsidP="00687314">
      <w:pPr>
        <w:spacing w:after="0" w:line="240" w:lineRule="auto"/>
        <w:ind w:left="526" w:right="78" w:hanging="283"/>
        <w:jc w:val="both"/>
        <w:rPr>
          <w:rFonts w:eastAsia="Calibri" w:cstheme="minorHAnsi"/>
        </w:rPr>
        <w:sectPr w:rsidR="001E7FBB" w:rsidRPr="00DB25C4">
          <w:pgSz w:w="11920" w:h="16860"/>
          <w:pgMar w:top="1100" w:right="900" w:bottom="280" w:left="960" w:header="0" w:footer="878" w:gutter="0"/>
          <w:cols w:space="720"/>
        </w:sectPr>
      </w:pPr>
    </w:p>
    <w:p w14:paraId="6AD5019C" w14:textId="77777777" w:rsidR="001E7FBB" w:rsidRPr="00DB25C4" w:rsidRDefault="001E7FBB" w:rsidP="00687314">
      <w:pPr>
        <w:spacing w:after="0" w:line="240" w:lineRule="auto"/>
        <w:ind w:left="1121"/>
        <w:rPr>
          <w:rFonts w:eastAsia="Calibri" w:cstheme="minorHAnsi"/>
        </w:rPr>
      </w:pPr>
      <w:r w:rsidRPr="00DB25C4">
        <w:rPr>
          <w:rFonts w:eastAsia="Calibri" w:cstheme="minorHAnsi"/>
          <w:b/>
          <w:bCs/>
          <w:spacing w:val="1"/>
        </w:rPr>
        <w:lastRenderedPageBreak/>
        <w:t>3</w:t>
      </w:r>
      <w:r w:rsidRPr="00DB25C4">
        <w:rPr>
          <w:rFonts w:eastAsia="Calibri" w:cstheme="minorHAnsi"/>
          <w:b/>
          <w:bCs/>
          <w:spacing w:val="-1"/>
        </w:rPr>
        <w:t>.</w:t>
      </w:r>
      <w:r w:rsidRPr="00DB25C4">
        <w:rPr>
          <w:rFonts w:eastAsia="Calibri" w:cstheme="minorHAnsi"/>
          <w:b/>
          <w:bCs/>
          <w:spacing w:val="1"/>
        </w:rPr>
        <w:t>2</w:t>
      </w:r>
      <w:r w:rsidRPr="00DB25C4">
        <w:rPr>
          <w:rFonts w:eastAsia="Calibri" w:cstheme="minorHAnsi"/>
          <w:b/>
          <w:bCs/>
          <w:spacing w:val="-1"/>
        </w:rPr>
        <w:t>.</w:t>
      </w:r>
      <w:r w:rsidRPr="00DB25C4">
        <w:rPr>
          <w:rFonts w:eastAsia="Calibri" w:cstheme="minorHAnsi"/>
          <w:b/>
          <w:bCs/>
        </w:rPr>
        <w:t>2</w:t>
      </w:r>
      <w:r w:rsidRPr="00DB25C4">
        <w:rPr>
          <w:rFonts w:eastAsia="Calibri" w:cstheme="minorHAnsi"/>
          <w:b/>
          <w:bCs/>
          <w:spacing w:val="-3"/>
        </w:rPr>
        <w:t xml:space="preserve"> </w:t>
      </w:r>
      <w:proofErr w:type="spellStart"/>
      <w:r w:rsidRPr="00DB25C4">
        <w:rPr>
          <w:rFonts w:eastAsia="Calibri" w:cstheme="minorHAnsi"/>
          <w:b/>
          <w:bCs/>
        </w:rPr>
        <w:t>P</w:t>
      </w:r>
      <w:r w:rsidRPr="00DB25C4">
        <w:rPr>
          <w:rFonts w:eastAsia="Calibri" w:cstheme="minorHAnsi"/>
          <w:b/>
          <w:bCs/>
          <w:spacing w:val="-1"/>
        </w:rPr>
        <w:t>e</w:t>
      </w:r>
      <w:r w:rsidRPr="00DB25C4">
        <w:rPr>
          <w:rFonts w:eastAsia="Calibri" w:cstheme="minorHAnsi"/>
          <w:b/>
          <w:bCs/>
          <w:spacing w:val="1"/>
        </w:rPr>
        <w:t>l</w:t>
      </w:r>
      <w:r w:rsidRPr="00DB25C4">
        <w:rPr>
          <w:rFonts w:eastAsia="Calibri" w:cstheme="minorHAnsi"/>
          <w:b/>
          <w:bCs/>
          <w:spacing w:val="-1"/>
        </w:rPr>
        <w:t>a</w:t>
      </w:r>
      <w:r w:rsidRPr="00DB25C4">
        <w:rPr>
          <w:rFonts w:eastAsia="Calibri" w:cstheme="minorHAnsi"/>
          <w:b/>
          <w:bCs/>
        </w:rPr>
        <w:t>k</w:t>
      </w:r>
      <w:r w:rsidRPr="00DB25C4">
        <w:rPr>
          <w:rFonts w:eastAsia="Calibri" w:cstheme="minorHAnsi"/>
          <w:b/>
          <w:bCs/>
          <w:spacing w:val="1"/>
        </w:rPr>
        <w:t>s</w:t>
      </w:r>
      <w:r w:rsidRPr="00DB25C4">
        <w:rPr>
          <w:rFonts w:eastAsia="Calibri" w:cstheme="minorHAnsi"/>
          <w:b/>
          <w:bCs/>
          <w:spacing w:val="-1"/>
        </w:rPr>
        <w:t>anaa</w:t>
      </w:r>
      <w:r w:rsidRPr="00DB25C4">
        <w:rPr>
          <w:rFonts w:eastAsia="Calibri" w:cstheme="minorHAnsi"/>
          <w:b/>
          <w:bCs/>
        </w:rPr>
        <w:t>n</w:t>
      </w:r>
      <w:proofErr w:type="spellEnd"/>
    </w:p>
    <w:p w14:paraId="08ABC0A6" w14:textId="77777777" w:rsidR="001E7FBB" w:rsidRPr="00DB25C4" w:rsidRDefault="001E7FBB" w:rsidP="00687314">
      <w:pPr>
        <w:spacing w:after="0" w:line="240" w:lineRule="auto"/>
        <w:ind w:left="1238"/>
        <w:rPr>
          <w:rFonts w:eastAsia="Calibri" w:cstheme="minorHAnsi"/>
        </w:rPr>
      </w:pPr>
      <w:proofErr w:type="spellStart"/>
      <w:r w:rsidRPr="00DB25C4">
        <w:rPr>
          <w:rFonts w:eastAsia="Calibri" w:cstheme="minorHAnsi"/>
          <w:position w:val="1"/>
        </w:rPr>
        <w:t>K</w:t>
      </w:r>
      <w:r w:rsidRPr="00DB25C4">
        <w:rPr>
          <w:rFonts w:eastAsia="Calibri" w:cstheme="minorHAnsi"/>
          <w:spacing w:val="1"/>
          <w:position w:val="1"/>
        </w:rPr>
        <w:t>e</w:t>
      </w:r>
      <w:r w:rsidRPr="00DB25C4">
        <w:rPr>
          <w:rFonts w:eastAsia="Calibri" w:cstheme="minorHAnsi"/>
          <w:spacing w:val="-2"/>
          <w:position w:val="1"/>
        </w:rPr>
        <w:t>t</w:t>
      </w:r>
      <w:r w:rsidRPr="00DB25C4">
        <w:rPr>
          <w:rFonts w:eastAsia="Calibri" w:cstheme="minorHAnsi"/>
          <w:spacing w:val="1"/>
          <w:position w:val="1"/>
        </w:rPr>
        <w:t>e</w:t>
      </w:r>
      <w:r w:rsidRPr="00DB25C4">
        <w:rPr>
          <w:rFonts w:eastAsia="Calibri" w:cstheme="minorHAnsi"/>
          <w:position w:val="1"/>
        </w:rPr>
        <w:t>rs</w:t>
      </w:r>
      <w:r w:rsidRPr="00DB25C4">
        <w:rPr>
          <w:rFonts w:eastAsia="Calibri" w:cstheme="minorHAnsi"/>
          <w:spacing w:val="-2"/>
          <w:position w:val="1"/>
        </w:rPr>
        <w:t>e</w:t>
      </w:r>
      <w:r w:rsidRPr="00DB25C4">
        <w:rPr>
          <w:rFonts w:eastAsia="Calibri" w:cstheme="minorHAnsi"/>
          <w:spacing w:val="-1"/>
          <w:position w:val="1"/>
        </w:rPr>
        <w:t>d</w:t>
      </w:r>
      <w:r w:rsidRPr="00DB25C4">
        <w:rPr>
          <w:rFonts w:eastAsia="Calibri" w:cstheme="minorHAnsi"/>
          <w:position w:val="1"/>
        </w:rPr>
        <w:t>iaan</w:t>
      </w:r>
      <w:proofErr w:type="spellEnd"/>
      <w:r w:rsidRPr="00DB25C4">
        <w:rPr>
          <w:rFonts w:eastAsia="Calibri" w:cstheme="minorHAnsi"/>
          <w:spacing w:val="34"/>
          <w:position w:val="1"/>
        </w:rPr>
        <w:t xml:space="preserve"> </w:t>
      </w:r>
      <w:r w:rsidRPr="00DB25C4">
        <w:rPr>
          <w:rFonts w:eastAsia="Calibri" w:cstheme="minorHAnsi"/>
          <w:spacing w:val="-1"/>
          <w:position w:val="1"/>
        </w:rPr>
        <w:t>d</w:t>
      </w:r>
      <w:r w:rsidRPr="00DB25C4">
        <w:rPr>
          <w:rFonts w:eastAsia="Calibri" w:cstheme="minorHAnsi"/>
          <w:position w:val="1"/>
        </w:rPr>
        <w:t>an</w:t>
      </w:r>
      <w:r w:rsidRPr="00DB25C4">
        <w:rPr>
          <w:rFonts w:eastAsia="Calibri" w:cstheme="minorHAnsi"/>
          <w:spacing w:val="34"/>
          <w:position w:val="1"/>
        </w:rPr>
        <w:t xml:space="preserve"> </w:t>
      </w:r>
      <w:proofErr w:type="spellStart"/>
      <w:r w:rsidRPr="00DB25C4">
        <w:rPr>
          <w:rFonts w:eastAsia="Calibri" w:cstheme="minorHAnsi"/>
          <w:spacing w:val="-1"/>
          <w:position w:val="1"/>
        </w:rPr>
        <w:t>p</w:t>
      </w:r>
      <w:r w:rsidRPr="00DB25C4">
        <w:rPr>
          <w:rFonts w:eastAsia="Calibri" w:cstheme="minorHAnsi"/>
          <w:spacing w:val="1"/>
          <w:position w:val="1"/>
        </w:rPr>
        <w:t>e</w:t>
      </w:r>
      <w:r w:rsidRPr="00DB25C4">
        <w:rPr>
          <w:rFonts w:eastAsia="Calibri" w:cstheme="minorHAnsi"/>
          <w:position w:val="1"/>
        </w:rPr>
        <w:t>laksa</w:t>
      </w:r>
      <w:r w:rsidRPr="00DB25C4">
        <w:rPr>
          <w:rFonts w:eastAsia="Calibri" w:cstheme="minorHAnsi"/>
          <w:spacing w:val="-1"/>
          <w:position w:val="1"/>
        </w:rPr>
        <w:t>n</w:t>
      </w:r>
      <w:r w:rsidRPr="00DB25C4">
        <w:rPr>
          <w:rFonts w:eastAsia="Calibri" w:cstheme="minorHAnsi"/>
          <w:position w:val="1"/>
        </w:rPr>
        <w:t>aan</w:t>
      </w:r>
      <w:proofErr w:type="spellEnd"/>
      <w:r w:rsidRPr="00DB25C4">
        <w:rPr>
          <w:rFonts w:eastAsia="Calibri" w:cstheme="minorHAnsi"/>
          <w:spacing w:val="31"/>
          <w:position w:val="1"/>
        </w:rPr>
        <w:t xml:space="preserve"> </w:t>
      </w:r>
      <w:r w:rsidRPr="00DB25C4">
        <w:rPr>
          <w:rFonts w:eastAsia="Calibri" w:cstheme="minorHAnsi"/>
          <w:spacing w:val="-1"/>
          <w:position w:val="1"/>
        </w:rPr>
        <w:t>p</w:t>
      </w:r>
      <w:r w:rsidRPr="00DB25C4">
        <w:rPr>
          <w:rFonts w:eastAsia="Calibri" w:cstheme="minorHAnsi"/>
          <w:position w:val="1"/>
        </w:rPr>
        <w:t>r</w:t>
      </w:r>
      <w:r w:rsidRPr="00DB25C4">
        <w:rPr>
          <w:rFonts w:eastAsia="Calibri" w:cstheme="minorHAnsi"/>
          <w:spacing w:val="1"/>
          <w:position w:val="1"/>
        </w:rPr>
        <w:t>o</w:t>
      </w:r>
      <w:r w:rsidRPr="00DB25C4">
        <w:rPr>
          <w:rFonts w:eastAsia="Calibri" w:cstheme="minorHAnsi"/>
          <w:spacing w:val="-1"/>
          <w:position w:val="1"/>
        </w:rPr>
        <w:t>g</w:t>
      </w:r>
      <w:r w:rsidRPr="00DB25C4">
        <w:rPr>
          <w:rFonts w:eastAsia="Calibri" w:cstheme="minorHAnsi"/>
          <w:position w:val="1"/>
        </w:rPr>
        <w:t>ram</w:t>
      </w:r>
      <w:r w:rsidRPr="00DB25C4">
        <w:rPr>
          <w:rFonts w:eastAsia="Calibri" w:cstheme="minorHAnsi"/>
          <w:spacing w:val="33"/>
          <w:position w:val="1"/>
        </w:rPr>
        <w:t xml:space="preserve"> </w:t>
      </w:r>
      <w:proofErr w:type="spellStart"/>
      <w:r w:rsidRPr="00DB25C4">
        <w:rPr>
          <w:rFonts w:eastAsia="Calibri" w:cstheme="minorHAnsi"/>
          <w:position w:val="1"/>
        </w:rPr>
        <w:t>la</w:t>
      </w:r>
      <w:r w:rsidRPr="00DB25C4">
        <w:rPr>
          <w:rFonts w:eastAsia="Calibri" w:cstheme="minorHAnsi"/>
          <w:spacing w:val="1"/>
          <w:position w:val="1"/>
        </w:rPr>
        <w:t>y</w:t>
      </w:r>
      <w:r w:rsidRPr="00DB25C4">
        <w:rPr>
          <w:rFonts w:eastAsia="Calibri" w:cstheme="minorHAnsi"/>
          <w:position w:val="1"/>
        </w:rPr>
        <w:t>a</w:t>
      </w:r>
      <w:r w:rsidRPr="00DB25C4">
        <w:rPr>
          <w:rFonts w:eastAsia="Calibri" w:cstheme="minorHAnsi"/>
          <w:spacing w:val="-1"/>
          <w:position w:val="1"/>
        </w:rPr>
        <w:t>n</w:t>
      </w:r>
      <w:r w:rsidRPr="00DB25C4">
        <w:rPr>
          <w:rFonts w:eastAsia="Calibri" w:cstheme="minorHAnsi"/>
          <w:position w:val="1"/>
        </w:rPr>
        <w:t>an</w:t>
      </w:r>
      <w:proofErr w:type="spellEnd"/>
      <w:r w:rsidRPr="00DB25C4">
        <w:rPr>
          <w:rFonts w:eastAsia="Calibri" w:cstheme="minorHAnsi"/>
          <w:spacing w:val="34"/>
          <w:position w:val="1"/>
        </w:rPr>
        <w:t xml:space="preserve"> </w:t>
      </w:r>
      <w:r w:rsidRPr="00DB25C4">
        <w:rPr>
          <w:rFonts w:eastAsia="Calibri" w:cstheme="minorHAnsi"/>
          <w:spacing w:val="-1"/>
          <w:position w:val="1"/>
        </w:rPr>
        <w:t>d</w:t>
      </w:r>
      <w:r w:rsidRPr="00DB25C4">
        <w:rPr>
          <w:rFonts w:eastAsia="Calibri" w:cstheme="minorHAnsi"/>
          <w:position w:val="1"/>
        </w:rPr>
        <w:t>an</w:t>
      </w:r>
      <w:r w:rsidRPr="00DB25C4">
        <w:rPr>
          <w:rFonts w:eastAsia="Calibri" w:cstheme="minorHAnsi"/>
          <w:spacing w:val="34"/>
          <w:position w:val="1"/>
        </w:rPr>
        <w:t xml:space="preserve"> </w:t>
      </w:r>
      <w:proofErr w:type="spellStart"/>
      <w:r w:rsidRPr="00DB25C4">
        <w:rPr>
          <w:rFonts w:eastAsia="Calibri" w:cstheme="minorHAnsi"/>
          <w:spacing w:val="-1"/>
          <w:position w:val="1"/>
        </w:rPr>
        <w:t>p</w:t>
      </w:r>
      <w:r w:rsidRPr="00DB25C4">
        <w:rPr>
          <w:rFonts w:eastAsia="Calibri" w:cstheme="minorHAnsi"/>
          <w:spacing w:val="1"/>
          <w:position w:val="1"/>
        </w:rPr>
        <w:t>e</w:t>
      </w:r>
      <w:r w:rsidRPr="00DB25C4">
        <w:rPr>
          <w:rFonts w:eastAsia="Calibri" w:cstheme="minorHAnsi"/>
          <w:spacing w:val="-1"/>
          <w:position w:val="1"/>
        </w:rPr>
        <w:t>mb</w:t>
      </w:r>
      <w:r w:rsidRPr="00DB25C4">
        <w:rPr>
          <w:rFonts w:eastAsia="Calibri" w:cstheme="minorHAnsi"/>
          <w:position w:val="1"/>
        </w:rPr>
        <w:t>i</w:t>
      </w:r>
      <w:r w:rsidRPr="00DB25C4">
        <w:rPr>
          <w:rFonts w:eastAsia="Calibri" w:cstheme="minorHAnsi"/>
          <w:spacing w:val="-1"/>
          <w:position w:val="1"/>
        </w:rPr>
        <w:t>n</w:t>
      </w:r>
      <w:r w:rsidRPr="00DB25C4">
        <w:rPr>
          <w:rFonts w:eastAsia="Calibri" w:cstheme="minorHAnsi"/>
          <w:position w:val="1"/>
        </w:rPr>
        <w:t>aan</w:t>
      </w:r>
      <w:proofErr w:type="spellEnd"/>
      <w:r w:rsidRPr="00DB25C4">
        <w:rPr>
          <w:rFonts w:eastAsia="Calibri" w:cstheme="minorHAnsi"/>
          <w:spacing w:val="34"/>
          <w:position w:val="1"/>
        </w:rPr>
        <w:t xml:space="preserve"> </w:t>
      </w:r>
      <w:proofErr w:type="spellStart"/>
      <w:r w:rsidRPr="00DB25C4">
        <w:rPr>
          <w:rFonts w:eastAsia="Calibri" w:cstheme="minorHAnsi"/>
          <w:spacing w:val="1"/>
          <w:position w:val="1"/>
        </w:rPr>
        <w:t>m</w:t>
      </w:r>
      <w:r w:rsidRPr="00DB25C4">
        <w:rPr>
          <w:rFonts w:eastAsia="Calibri" w:cstheme="minorHAnsi"/>
          <w:position w:val="1"/>
        </w:rPr>
        <w:t>i</w:t>
      </w:r>
      <w:r w:rsidRPr="00DB25C4">
        <w:rPr>
          <w:rFonts w:eastAsia="Calibri" w:cstheme="minorHAnsi"/>
          <w:spacing w:val="-1"/>
          <w:position w:val="1"/>
        </w:rPr>
        <w:t>n</w:t>
      </w:r>
      <w:r w:rsidRPr="00DB25C4">
        <w:rPr>
          <w:rFonts w:eastAsia="Calibri" w:cstheme="minorHAnsi"/>
          <w:position w:val="1"/>
        </w:rPr>
        <w:t>a</w:t>
      </w:r>
      <w:r w:rsidRPr="00DB25C4">
        <w:rPr>
          <w:rFonts w:eastAsia="Calibri" w:cstheme="minorHAnsi"/>
          <w:spacing w:val="1"/>
          <w:position w:val="1"/>
        </w:rPr>
        <w:t>t</w:t>
      </w:r>
      <w:proofErr w:type="spellEnd"/>
      <w:r w:rsidRPr="00DB25C4">
        <w:rPr>
          <w:rFonts w:eastAsia="Calibri" w:cstheme="minorHAnsi"/>
          <w:position w:val="1"/>
        </w:rPr>
        <w:t>,</w:t>
      </w:r>
      <w:r w:rsidRPr="00DB25C4">
        <w:rPr>
          <w:rFonts w:eastAsia="Calibri" w:cstheme="minorHAnsi"/>
          <w:spacing w:val="32"/>
          <w:position w:val="1"/>
        </w:rPr>
        <w:t xml:space="preserve"> </w:t>
      </w:r>
      <w:proofErr w:type="spellStart"/>
      <w:r w:rsidRPr="00DB25C4">
        <w:rPr>
          <w:rFonts w:eastAsia="Calibri" w:cstheme="minorHAnsi"/>
          <w:spacing w:val="-1"/>
          <w:position w:val="1"/>
        </w:rPr>
        <w:t>b</w:t>
      </w:r>
      <w:r w:rsidRPr="00DB25C4">
        <w:rPr>
          <w:rFonts w:eastAsia="Calibri" w:cstheme="minorHAnsi"/>
          <w:position w:val="1"/>
        </w:rPr>
        <w:t>aka</w:t>
      </w:r>
      <w:r w:rsidRPr="00DB25C4">
        <w:rPr>
          <w:rFonts w:eastAsia="Calibri" w:cstheme="minorHAnsi"/>
          <w:spacing w:val="1"/>
          <w:position w:val="1"/>
        </w:rPr>
        <w:t>t</w:t>
      </w:r>
      <w:proofErr w:type="spellEnd"/>
      <w:r w:rsidRPr="00DB25C4">
        <w:rPr>
          <w:rFonts w:eastAsia="Calibri" w:cstheme="minorHAnsi"/>
          <w:position w:val="1"/>
        </w:rPr>
        <w:t>,</w:t>
      </w:r>
      <w:r w:rsidRPr="00DB25C4">
        <w:rPr>
          <w:rFonts w:eastAsia="Calibri" w:cstheme="minorHAnsi"/>
          <w:spacing w:val="32"/>
          <w:position w:val="1"/>
        </w:rPr>
        <w:t xml:space="preserve"> </w:t>
      </w:r>
      <w:proofErr w:type="spellStart"/>
      <w:r w:rsidRPr="00DB25C4">
        <w:rPr>
          <w:rFonts w:eastAsia="Calibri" w:cstheme="minorHAnsi"/>
          <w:spacing w:val="-1"/>
          <w:position w:val="1"/>
        </w:rPr>
        <w:t>p</w:t>
      </w:r>
      <w:r w:rsidRPr="00DB25C4">
        <w:rPr>
          <w:rFonts w:eastAsia="Calibri" w:cstheme="minorHAnsi"/>
          <w:spacing w:val="1"/>
          <w:position w:val="1"/>
        </w:rPr>
        <w:t>e</w:t>
      </w:r>
      <w:r w:rsidRPr="00DB25C4">
        <w:rPr>
          <w:rFonts w:eastAsia="Calibri" w:cstheme="minorHAnsi"/>
          <w:spacing w:val="-1"/>
          <w:position w:val="1"/>
        </w:rPr>
        <w:t>n</w:t>
      </w:r>
      <w:r w:rsidRPr="00DB25C4">
        <w:rPr>
          <w:rFonts w:eastAsia="Calibri" w:cstheme="minorHAnsi"/>
          <w:position w:val="1"/>
        </w:rPr>
        <w:t>alara</w:t>
      </w:r>
      <w:r w:rsidRPr="00DB25C4">
        <w:rPr>
          <w:rFonts w:eastAsia="Calibri" w:cstheme="minorHAnsi"/>
          <w:spacing w:val="-1"/>
          <w:position w:val="1"/>
        </w:rPr>
        <w:t>n</w:t>
      </w:r>
      <w:proofErr w:type="spellEnd"/>
      <w:r w:rsidRPr="00DB25C4">
        <w:rPr>
          <w:rFonts w:eastAsia="Calibri" w:cstheme="minorHAnsi"/>
          <w:position w:val="1"/>
        </w:rPr>
        <w:t>,</w:t>
      </w:r>
      <w:r w:rsidRPr="00DB25C4">
        <w:rPr>
          <w:rFonts w:eastAsia="Calibri" w:cstheme="minorHAnsi"/>
          <w:spacing w:val="35"/>
          <w:position w:val="1"/>
        </w:rPr>
        <w:t xml:space="preserve"> </w:t>
      </w:r>
      <w:proofErr w:type="spellStart"/>
      <w:r w:rsidRPr="00DB25C4">
        <w:rPr>
          <w:rFonts w:eastAsia="Calibri" w:cstheme="minorHAnsi"/>
          <w:position w:val="1"/>
        </w:rPr>
        <w:t>k</w:t>
      </w:r>
      <w:r w:rsidRPr="00DB25C4">
        <w:rPr>
          <w:rFonts w:eastAsia="Calibri" w:cstheme="minorHAnsi"/>
          <w:spacing w:val="1"/>
          <w:position w:val="1"/>
        </w:rPr>
        <w:t>e</w:t>
      </w:r>
      <w:r w:rsidRPr="00DB25C4">
        <w:rPr>
          <w:rFonts w:eastAsia="Calibri" w:cstheme="minorHAnsi"/>
          <w:position w:val="1"/>
        </w:rPr>
        <w:t>s</w:t>
      </w:r>
      <w:r w:rsidRPr="00DB25C4">
        <w:rPr>
          <w:rFonts w:eastAsia="Calibri" w:cstheme="minorHAnsi"/>
          <w:spacing w:val="-2"/>
          <w:position w:val="1"/>
        </w:rPr>
        <w:t>e</w:t>
      </w:r>
      <w:r w:rsidRPr="00DB25C4">
        <w:rPr>
          <w:rFonts w:eastAsia="Calibri" w:cstheme="minorHAnsi"/>
          <w:position w:val="1"/>
        </w:rPr>
        <w:t>ja</w:t>
      </w:r>
      <w:r w:rsidRPr="00DB25C4">
        <w:rPr>
          <w:rFonts w:eastAsia="Calibri" w:cstheme="minorHAnsi"/>
          <w:spacing w:val="-1"/>
          <w:position w:val="1"/>
        </w:rPr>
        <w:t>h</w:t>
      </w:r>
      <w:r w:rsidRPr="00DB25C4">
        <w:rPr>
          <w:rFonts w:eastAsia="Calibri" w:cstheme="minorHAnsi"/>
          <w:spacing w:val="1"/>
          <w:position w:val="1"/>
        </w:rPr>
        <w:t>te</w:t>
      </w:r>
      <w:r w:rsidRPr="00DB25C4">
        <w:rPr>
          <w:rFonts w:eastAsia="Calibri" w:cstheme="minorHAnsi"/>
          <w:position w:val="1"/>
        </w:rPr>
        <w:t>r</w:t>
      </w:r>
      <w:r w:rsidRPr="00DB25C4">
        <w:rPr>
          <w:rFonts w:eastAsia="Calibri" w:cstheme="minorHAnsi"/>
          <w:spacing w:val="-3"/>
          <w:position w:val="1"/>
        </w:rPr>
        <w:t>a</w:t>
      </w:r>
      <w:r w:rsidRPr="00DB25C4">
        <w:rPr>
          <w:rFonts w:eastAsia="Calibri" w:cstheme="minorHAnsi"/>
          <w:position w:val="1"/>
        </w:rPr>
        <w:t>a</w:t>
      </w:r>
      <w:r w:rsidRPr="00DB25C4">
        <w:rPr>
          <w:rFonts w:eastAsia="Calibri" w:cstheme="minorHAnsi"/>
          <w:spacing w:val="-1"/>
          <w:position w:val="1"/>
        </w:rPr>
        <w:t>n</w:t>
      </w:r>
      <w:proofErr w:type="spellEnd"/>
      <w:r w:rsidRPr="00DB25C4">
        <w:rPr>
          <w:rFonts w:eastAsia="Calibri" w:cstheme="minorHAnsi"/>
          <w:position w:val="1"/>
        </w:rPr>
        <w:t>,</w:t>
      </w:r>
      <w:r w:rsidRPr="00DB25C4">
        <w:rPr>
          <w:rFonts w:eastAsia="Calibri" w:cstheme="minorHAnsi"/>
          <w:spacing w:val="35"/>
          <w:position w:val="1"/>
        </w:rPr>
        <w:t xml:space="preserve"> </w:t>
      </w:r>
      <w:r w:rsidRPr="00DB25C4">
        <w:rPr>
          <w:rFonts w:eastAsia="Calibri" w:cstheme="minorHAnsi"/>
          <w:spacing w:val="-1"/>
          <w:position w:val="1"/>
        </w:rPr>
        <w:t>d</w:t>
      </w:r>
      <w:r w:rsidRPr="00DB25C4">
        <w:rPr>
          <w:rFonts w:eastAsia="Calibri" w:cstheme="minorHAnsi"/>
          <w:position w:val="1"/>
        </w:rPr>
        <w:t>an</w:t>
      </w:r>
      <w:r w:rsidRPr="00DB25C4">
        <w:rPr>
          <w:rFonts w:eastAsia="Calibri" w:cstheme="minorHAnsi"/>
          <w:spacing w:val="34"/>
          <w:position w:val="1"/>
        </w:rPr>
        <w:t xml:space="preserve"> </w:t>
      </w:r>
      <w:proofErr w:type="spellStart"/>
      <w:r w:rsidRPr="00DB25C4">
        <w:rPr>
          <w:rFonts w:eastAsia="Calibri" w:cstheme="minorHAnsi"/>
          <w:position w:val="1"/>
        </w:rPr>
        <w:t>k</w:t>
      </w:r>
      <w:r w:rsidRPr="00DB25C4">
        <w:rPr>
          <w:rFonts w:eastAsia="Calibri" w:cstheme="minorHAnsi"/>
          <w:spacing w:val="1"/>
          <w:position w:val="1"/>
        </w:rPr>
        <w:t>e</w:t>
      </w:r>
      <w:r w:rsidRPr="00DB25C4">
        <w:rPr>
          <w:rFonts w:eastAsia="Calibri" w:cstheme="minorHAnsi"/>
          <w:spacing w:val="-1"/>
          <w:position w:val="1"/>
        </w:rPr>
        <w:t>p</w:t>
      </w:r>
      <w:r w:rsidRPr="00DB25C4">
        <w:rPr>
          <w:rFonts w:eastAsia="Calibri" w:cstheme="minorHAnsi"/>
          <w:position w:val="1"/>
        </w:rPr>
        <w:t>r</w:t>
      </w:r>
      <w:r w:rsidRPr="00DB25C4">
        <w:rPr>
          <w:rFonts w:eastAsia="Calibri" w:cstheme="minorHAnsi"/>
          <w:spacing w:val="-1"/>
          <w:position w:val="1"/>
        </w:rPr>
        <w:t>o</w:t>
      </w:r>
      <w:r w:rsidRPr="00DB25C4">
        <w:rPr>
          <w:rFonts w:eastAsia="Calibri" w:cstheme="minorHAnsi"/>
          <w:position w:val="1"/>
        </w:rPr>
        <w:t>f</w:t>
      </w:r>
      <w:r w:rsidRPr="00DB25C4">
        <w:rPr>
          <w:rFonts w:eastAsia="Calibri" w:cstheme="minorHAnsi"/>
          <w:spacing w:val="1"/>
          <w:position w:val="1"/>
        </w:rPr>
        <w:t>e</w:t>
      </w:r>
      <w:r w:rsidRPr="00DB25C4">
        <w:rPr>
          <w:rFonts w:eastAsia="Calibri" w:cstheme="minorHAnsi"/>
          <w:position w:val="1"/>
        </w:rPr>
        <w:t>sian</w:t>
      </w:r>
      <w:proofErr w:type="spellEnd"/>
      <w:r w:rsidRPr="00DB25C4">
        <w:rPr>
          <w:rFonts w:eastAsia="Calibri" w:cstheme="minorHAnsi"/>
          <w:spacing w:val="31"/>
          <w:position w:val="1"/>
        </w:rPr>
        <w:t xml:space="preserve"> </w:t>
      </w:r>
      <w:proofErr w:type="spellStart"/>
      <w:r w:rsidRPr="00DB25C4">
        <w:rPr>
          <w:rFonts w:eastAsia="Calibri" w:cstheme="minorHAnsi"/>
          <w:spacing w:val="1"/>
          <w:position w:val="1"/>
        </w:rPr>
        <w:t>m</w:t>
      </w:r>
      <w:r w:rsidRPr="00DB25C4">
        <w:rPr>
          <w:rFonts w:eastAsia="Calibri" w:cstheme="minorHAnsi"/>
          <w:position w:val="1"/>
        </w:rPr>
        <w:t>a</w:t>
      </w:r>
      <w:r w:rsidRPr="00DB25C4">
        <w:rPr>
          <w:rFonts w:eastAsia="Calibri" w:cstheme="minorHAnsi"/>
          <w:spacing w:val="-1"/>
          <w:position w:val="1"/>
        </w:rPr>
        <w:t>h</w:t>
      </w:r>
      <w:r w:rsidRPr="00DB25C4">
        <w:rPr>
          <w:rFonts w:eastAsia="Calibri" w:cstheme="minorHAnsi"/>
          <w:position w:val="1"/>
        </w:rPr>
        <w:t>asi</w:t>
      </w:r>
      <w:r w:rsidRPr="00DB25C4">
        <w:rPr>
          <w:rFonts w:eastAsia="Calibri" w:cstheme="minorHAnsi"/>
          <w:spacing w:val="-2"/>
          <w:position w:val="1"/>
        </w:rPr>
        <w:t>s</w:t>
      </w:r>
      <w:r w:rsidRPr="00DB25C4">
        <w:rPr>
          <w:rFonts w:eastAsia="Calibri" w:cstheme="minorHAnsi"/>
          <w:spacing w:val="1"/>
          <w:position w:val="1"/>
        </w:rPr>
        <w:t>w</w:t>
      </w:r>
      <w:r w:rsidRPr="00DB25C4">
        <w:rPr>
          <w:rFonts w:eastAsia="Calibri" w:cstheme="minorHAnsi"/>
          <w:position w:val="1"/>
        </w:rPr>
        <w:t>a</w:t>
      </w:r>
      <w:proofErr w:type="spellEnd"/>
      <w:r w:rsidRPr="00DB25C4">
        <w:rPr>
          <w:rFonts w:eastAsia="Calibri" w:cstheme="minorHAnsi"/>
          <w:spacing w:val="37"/>
          <w:position w:val="1"/>
        </w:rPr>
        <w:t xml:space="preserve"> </w:t>
      </w:r>
      <w:proofErr w:type="spellStart"/>
      <w:r w:rsidRPr="00DB25C4">
        <w:rPr>
          <w:rFonts w:eastAsia="Calibri" w:cstheme="minorHAnsi"/>
          <w:spacing w:val="-1"/>
          <w:position w:val="1"/>
        </w:rPr>
        <w:t>d</w:t>
      </w:r>
      <w:r w:rsidRPr="00DB25C4">
        <w:rPr>
          <w:rFonts w:eastAsia="Calibri" w:cstheme="minorHAnsi"/>
          <w:position w:val="1"/>
        </w:rPr>
        <w:t>alam</w:t>
      </w:r>
      <w:proofErr w:type="spellEnd"/>
      <w:r w:rsidRPr="00DB25C4">
        <w:rPr>
          <w:rFonts w:eastAsia="Calibri" w:cstheme="minorHAnsi"/>
          <w:spacing w:val="33"/>
          <w:position w:val="1"/>
        </w:rPr>
        <w:t xml:space="preserve"> </w:t>
      </w:r>
      <w:r w:rsidRPr="00DB25C4">
        <w:rPr>
          <w:rFonts w:eastAsia="Calibri" w:cstheme="minorHAnsi"/>
          <w:position w:val="1"/>
        </w:rPr>
        <w:t>li</w:t>
      </w:r>
      <w:r w:rsidRPr="00DB25C4">
        <w:rPr>
          <w:rFonts w:eastAsia="Calibri" w:cstheme="minorHAnsi"/>
          <w:spacing w:val="1"/>
          <w:position w:val="1"/>
        </w:rPr>
        <w:t>m</w:t>
      </w:r>
      <w:r w:rsidRPr="00DB25C4">
        <w:rPr>
          <w:rFonts w:eastAsia="Calibri" w:cstheme="minorHAnsi"/>
          <w:position w:val="1"/>
        </w:rPr>
        <w:t>a</w:t>
      </w:r>
      <w:r w:rsidRPr="00DB25C4">
        <w:rPr>
          <w:rFonts w:eastAsia="Calibri" w:cstheme="minorHAnsi"/>
          <w:spacing w:val="30"/>
          <w:position w:val="1"/>
        </w:rPr>
        <w:t xml:space="preserve"> </w:t>
      </w:r>
      <w:proofErr w:type="spellStart"/>
      <w:r w:rsidRPr="00DB25C4">
        <w:rPr>
          <w:rFonts w:eastAsia="Calibri" w:cstheme="minorHAnsi"/>
          <w:spacing w:val="1"/>
          <w:position w:val="1"/>
        </w:rPr>
        <w:t>t</w:t>
      </w:r>
      <w:r w:rsidRPr="00DB25C4">
        <w:rPr>
          <w:rFonts w:eastAsia="Calibri" w:cstheme="minorHAnsi"/>
          <w:position w:val="1"/>
        </w:rPr>
        <w:t>a</w:t>
      </w:r>
      <w:r w:rsidRPr="00DB25C4">
        <w:rPr>
          <w:rFonts w:eastAsia="Calibri" w:cstheme="minorHAnsi"/>
          <w:spacing w:val="-1"/>
          <w:position w:val="1"/>
        </w:rPr>
        <w:t>hu</w:t>
      </w:r>
      <w:r w:rsidRPr="00DB25C4">
        <w:rPr>
          <w:rFonts w:eastAsia="Calibri" w:cstheme="minorHAnsi"/>
          <w:position w:val="1"/>
        </w:rPr>
        <w:t>n</w:t>
      </w:r>
      <w:proofErr w:type="spellEnd"/>
    </w:p>
    <w:p w14:paraId="400A6743" w14:textId="77777777" w:rsidR="001E7FBB" w:rsidRPr="00DB25C4" w:rsidRDefault="001E7FBB" w:rsidP="00687314">
      <w:pPr>
        <w:spacing w:after="0" w:line="240" w:lineRule="auto"/>
        <w:ind w:left="1238"/>
        <w:rPr>
          <w:rFonts w:eastAsia="Calibri" w:cstheme="minorHAnsi"/>
        </w:rPr>
      </w:pPr>
      <w:proofErr w:type="spellStart"/>
      <w:r w:rsidRPr="00DB25C4">
        <w:rPr>
          <w:rFonts w:eastAsia="Calibri" w:cstheme="minorHAnsi"/>
          <w:spacing w:val="1"/>
        </w:rPr>
        <w:t>te</w:t>
      </w:r>
      <w:r w:rsidRPr="00DB25C4">
        <w:rPr>
          <w:rFonts w:eastAsia="Calibri" w:cstheme="minorHAnsi"/>
        </w:rPr>
        <w:t>ra</w:t>
      </w:r>
      <w:r w:rsidRPr="00DB25C4">
        <w:rPr>
          <w:rFonts w:eastAsia="Calibri" w:cstheme="minorHAnsi"/>
          <w:spacing w:val="-2"/>
        </w:rPr>
        <w:t>k</w:t>
      </w:r>
      <w:r w:rsidRPr="00DB25C4">
        <w:rPr>
          <w:rFonts w:eastAsia="Calibri" w:cstheme="minorHAnsi"/>
          <w:spacing w:val="-1"/>
        </w:rPr>
        <w:t>h</w:t>
      </w:r>
      <w:r w:rsidRPr="00DB25C4">
        <w:rPr>
          <w:rFonts w:eastAsia="Calibri" w:cstheme="minorHAnsi"/>
        </w:rPr>
        <w:t>ir</w:t>
      </w:r>
      <w:proofErr w:type="spellEnd"/>
      <w:r w:rsidRPr="00DB25C4">
        <w:rPr>
          <w:rFonts w:eastAsia="Calibri" w:cstheme="minorHAnsi"/>
          <w:spacing w:val="-4"/>
        </w:rPr>
        <w:t xml:space="preserve"> </w:t>
      </w:r>
      <w:r w:rsidRPr="00DB25C4">
        <w:rPr>
          <w:rFonts w:eastAsia="Calibri" w:cstheme="minorHAnsi"/>
          <w:spacing w:val="-2"/>
        </w:rPr>
        <w:t>(</w:t>
      </w:r>
      <w:proofErr w:type="spellStart"/>
      <w:r w:rsidRPr="00DB25C4">
        <w:rPr>
          <w:rFonts w:eastAsia="Calibri" w:cstheme="minorHAnsi"/>
        </w:rPr>
        <w:t>Ta</w:t>
      </w:r>
      <w:r w:rsidRPr="00DB25C4">
        <w:rPr>
          <w:rFonts w:eastAsia="Calibri" w:cstheme="minorHAnsi"/>
          <w:spacing w:val="-1"/>
        </w:rPr>
        <w:t>b</w:t>
      </w:r>
      <w:r w:rsidRPr="00DB25C4">
        <w:rPr>
          <w:rFonts w:eastAsia="Calibri" w:cstheme="minorHAnsi"/>
          <w:spacing w:val="1"/>
        </w:rPr>
        <w:t>e</w:t>
      </w:r>
      <w:r w:rsidRPr="00DB25C4">
        <w:rPr>
          <w:rFonts w:eastAsia="Calibri" w:cstheme="minorHAnsi"/>
        </w:rPr>
        <w:t>l</w:t>
      </w:r>
      <w:proofErr w:type="spellEnd"/>
      <w:r w:rsidRPr="00DB25C4">
        <w:rPr>
          <w:rFonts w:eastAsia="Calibri" w:cstheme="minorHAnsi"/>
        </w:rPr>
        <w:t xml:space="preserve"> </w:t>
      </w:r>
      <w:r w:rsidRPr="00DB25C4">
        <w:rPr>
          <w:rFonts w:eastAsia="Calibri" w:cstheme="minorHAnsi"/>
          <w:spacing w:val="1"/>
        </w:rPr>
        <w:t>3</w:t>
      </w:r>
      <w:r w:rsidRPr="00DB25C4">
        <w:rPr>
          <w:rFonts w:eastAsia="Calibri" w:cstheme="minorHAnsi"/>
          <w:spacing w:val="-1"/>
        </w:rPr>
        <w:t>.</w:t>
      </w:r>
      <w:r w:rsidRPr="00DB25C4">
        <w:rPr>
          <w:rFonts w:eastAsia="Calibri" w:cstheme="minorHAnsi"/>
          <w:spacing w:val="-2"/>
        </w:rPr>
        <w:t>2</w:t>
      </w:r>
      <w:r w:rsidRPr="00DB25C4">
        <w:rPr>
          <w:rFonts w:eastAsia="Calibri" w:cstheme="minorHAnsi"/>
          <w:spacing w:val="-1"/>
        </w:rPr>
        <w:t>.</w:t>
      </w:r>
      <w:r w:rsidRPr="00DB25C4">
        <w:rPr>
          <w:rFonts w:eastAsia="Calibri" w:cstheme="minorHAnsi"/>
          <w:spacing w:val="1"/>
        </w:rPr>
        <w:t>2</w:t>
      </w:r>
      <w:r w:rsidRPr="00DB25C4">
        <w:rPr>
          <w:rFonts w:eastAsia="Calibri" w:cstheme="minorHAnsi"/>
        </w:rPr>
        <w:t>)</w:t>
      </w:r>
    </w:p>
    <w:p w14:paraId="6A284FB3" w14:textId="77777777" w:rsidR="001E7FBB" w:rsidRPr="00DB25C4" w:rsidRDefault="001E7FBB" w:rsidP="00687314">
      <w:pPr>
        <w:spacing w:after="0" w:line="240" w:lineRule="auto"/>
        <w:rPr>
          <w:rFonts w:cstheme="minorHAnsi"/>
        </w:rPr>
      </w:pPr>
    </w:p>
    <w:p w14:paraId="2786887B" w14:textId="77777777" w:rsidR="001E7FBB" w:rsidRPr="00DB25C4" w:rsidRDefault="001E7FBB" w:rsidP="00687314">
      <w:pPr>
        <w:spacing w:after="0" w:line="240" w:lineRule="auto"/>
        <w:ind w:left="1262"/>
        <w:rPr>
          <w:rFonts w:eastAsia="Calibri" w:cstheme="minorHAnsi"/>
        </w:rPr>
      </w:pPr>
      <w:proofErr w:type="spellStart"/>
      <w:r w:rsidRPr="00DB25C4">
        <w:rPr>
          <w:rFonts w:eastAsia="Calibri" w:cstheme="minorHAnsi"/>
        </w:rPr>
        <w:t>Ta</w:t>
      </w:r>
      <w:r w:rsidRPr="00DB25C4">
        <w:rPr>
          <w:rFonts w:eastAsia="Calibri" w:cstheme="minorHAnsi"/>
          <w:spacing w:val="-1"/>
        </w:rPr>
        <w:t>b</w:t>
      </w:r>
      <w:r w:rsidRPr="00DB25C4">
        <w:rPr>
          <w:rFonts w:eastAsia="Calibri" w:cstheme="minorHAnsi"/>
          <w:spacing w:val="1"/>
        </w:rPr>
        <w:t>e</w:t>
      </w:r>
      <w:r w:rsidRPr="00DB25C4">
        <w:rPr>
          <w:rFonts w:eastAsia="Calibri" w:cstheme="minorHAnsi"/>
        </w:rPr>
        <w:t>l</w:t>
      </w:r>
      <w:proofErr w:type="spellEnd"/>
      <w:r w:rsidRPr="00DB25C4">
        <w:rPr>
          <w:rFonts w:eastAsia="Calibri" w:cstheme="minorHAnsi"/>
          <w:spacing w:val="-4"/>
        </w:rPr>
        <w:t xml:space="preserve"> </w:t>
      </w:r>
      <w:r w:rsidRPr="00DB25C4">
        <w:rPr>
          <w:rFonts w:eastAsia="Calibri" w:cstheme="minorHAnsi"/>
          <w:spacing w:val="1"/>
        </w:rPr>
        <w:t>3</w:t>
      </w:r>
      <w:r w:rsidRPr="00DB25C4">
        <w:rPr>
          <w:rFonts w:eastAsia="Calibri" w:cstheme="minorHAnsi"/>
          <w:spacing w:val="-1"/>
        </w:rPr>
        <w:t>.</w:t>
      </w:r>
      <w:r w:rsidRPr="00DB25C4">
        <w:rPr>
          <w:rFonts w:eastAsia="Calibri" w:cstheme="minorHAnsi"/>
          <w:spacing w:val="-2"/>
        </w:rPr>
        <w:t>2</w:t>
      </w:r>
      <w:r w:rsidRPr="00DB25C4">
        <w:rPr>
          <w:rFonts w:eastAsia="Calibri" w:cstheme="minorHAnsi"/>
          <w:spacing w:val="-1"/>
        </w:rPr>
        <w:t>.</w:t>
      </w:r>
      <w:r w:rsidRPr="00DB25C4">
        <w:rPr>
          <w:rFonts w:eastAsia="Calibri" w:cstheme="minorHAnsi"/>
        </w:rPr>
        <w:t>2</w:t>
      </w:r>
      <w:r w:rsidRPr="00DB25C4">
        <w:rPr>
          <w:rFonts w:eastAsia="Calibri" w:cstheme="minorHAnsi"/>
          <w:spacing w:val="-3"/>
        </w:rPr>
        <w:t xml:space="preserve"> </w:t>
      </w:r>
      <w:r w:rsidRPr="00DB25C4">
        <w:rPr>
          <w:rFonts w:eastAsia="Calibri" w:cstheme="minorHAnsi"/>
          <w:spacing w:val="1"/>
        </w:rPr>
        <w:t>P</w:t>
      </w:r>
      <w:r w:rsidRPr="00DB25C4">
        <w:rPr>
          <w:rFonts w:eastAsia="Calibri" w:cstheme="minorHAnsi"/>
        </w:rPr>
        <w:t>r</w:t>
      </w:r>
      <w:r w:rsidRPr="00DB25C4">
        <w:rPr>
          <w:rFonts w:eastAsia="Calibri" w:cstheme="minorHAnsi"/>
          <w:spacing w:val="-1"/>
        </w:rPr>
        <w:t>og</w:t>
      </w:r>
      <w:r w:rsidRPr="00DB25C4">
        <w:rPr>
          <w:rFonts w:eastAsia="Calibri" w:cstheme="minorHAnsi"/>
        </w:rPr>
        <w:t>ram</w:t>
      </w:r>
      <w:r w:rsidRPr="00DB25C4">
        <w:rPr>
          <w:rFonts w:eastAsia="Calibri" w:cstheme="minorHAnsi"/>
          <w:spacing w:val="-5"/>
        </w:rPr>
        <w:t xml:space="preserve"> </w:t>
      </w:r>
      <w:proofErr w:type="spellStart"/>
      <w:r w:rsidRPr="00DB25C4">
        <w:rPr>
          <w:rFonts w:eastAsia="Calibri" w:cstheme="minorHAnsi"/>
        </w:rPr>
        <w:t>la</w:t>
      </w:r>
      <w:r w:rsidRPr="00DB25C4">
        <w:rPr>
          <w:rFonts w:eastAsia="Calibri" w:cstheme="minorHAnsi"/>
          <w:spacing w:val="1"/>
        </w:rPr>
        <w:t>y</w:t>
      </w:r>
      <w:r w:rsidRPr="00DB25C4">
        <w:rPr>
          <w:rFonts w:eastAsia="Calibri" w:cstheme="minorHAnsi"/>
        </w:rPr>
        <w:t>a</w:t>
      </w:r>
      <w:r w:rsidRPr="00DB25C4">
        <w:rPr>
          <w:rFonts w:eastAsia="Calibri" w:cstheme="minorHAnsi"/>
          <w:spacing w:val="-1"/>
        </w:rPr>
        <w:t>n</w:t>
      </w:r>
      <w:r w:rsidRPr="00DB25C4">
        <w:rPr>
          <w:rFonts w:eastAsia="Calibri" w:cstheme="minorHAnsi"/>
        </w:rPr>
        <w:t>an</w:t>
      </w:r>
      <w:proofErr w:type="spellEnd"/>
      <w:r w:rsidRPr="00DB25C4">
        <w:rPr>
          <w:rFonts w:eastAsia="Calibri" w:cstheme="minorHAnsi"/>
          <w:spacing w:val="-2"/>
        </w:rPr>
        <w:t xml:space="preserve"> </w:t>
      </w:r>
      <w:r w:rsidRPr="00DB25C4">
        <w:rPr>
          <w:rFonts w:eastAsia="Calibri" w:cstheme="minorHAnsi"/>
          <w:spacing w:val="-1"/>
        </w:rPr>
        <w:t>d</w:t>
      </w:r>
      <w:r w:rsidRPr="00DB25C4">
        <w:rPr>
          <w:rFonts w:eastAsia="Calibri" w:cstheme="minorHAnsi"/>
        </w:rPr>
        <w:t xml:space="preserve">an </w:t>
      </w:r>
      <w:proofErr w:type="spellStart"/>
      <w:r w:rsidRPr="00DB25C4">
        <w:rPr>
          <w:rFonts w:eastAsia="Calibri" w:cstheme="minorHAnsi"/>
          <w:spacing w:val="-1"/>
        </w:rPr>
        <w:t>p</w:t>
      </w:r>
      <w:r w:rsidRPr="00DB25C4">
        <w:rPr>
          <w:rFonts w:eastAsia="Calibri" w:cstheme="minorHAnsi"/>
          <w:spacing w:val="1"/>
        </w:rPr>
        <w:t>e</w:t>
      </w:r>
      <w:r w:rsidRPr="00DB25C4">
        <w:rPr>
          <w:rFonts w:eastAsia="Calibri" w:cstheme="minorHAnsi"/>
          <w:spacing w:val="-1"/>
        </w:rPr>
        <w:t>mb</w:t>
      </w:r>
      <w:r w:rsidRPr="00DB25C4">
        <w:rPr>
          <w:rFonts w:eastAsia="Calibri" w:cstheme="minorHAnsi"/>
        </w:rPr>
        <w:t>i</w:t>
      </w:r>
      <w:r w:rsidRPr="00DB25C4">
        <w:rPr>
          <w:rFonts w:eastAsia="Calibri" w:cstheme="minorHAnsi"/>
          <w:spacing w:val="-1"/>
        </w:rPr>
        <w:t>n</w:t>
      </w:r>
      <w:r w:rsidRPr="00DB25C4">
        <w:rPr>
          <w:rFonts w:eastAsia="Calibri" w:cstheme="minorHAnsi"/>
        </w:rPr>
        <w:t>aan</w:t>
      </w:r>
      <w:proofErr w:type="spellEnd"/>
      <w:r w:rsidRPr="00DB25C4">
        <w:rPr>
          <w:rFonts w:eastAsia="Calibri" w:cstheme="minorHAnsi"/>
          <w:spacing w:val="-2"/>
        </w:rPr>
        <w:t xml:space="preserve"> </w:t>
      </w:r>
      <w:proofErr w:type="spellStart"/>
      <w:r w:rsidRPr="00DB25C4">
        <w:rPr>
          <w:rFonts w:eastAsia="Calibri" w:cstheme="minorHAnsi"/>
          <w:spacing w:val="-1"/>
        </w:rPr>
        <w:t>m</w:t>
      </w:r>
      <w:r w:rsidRPr="00DB25C4">
        <w:rPr>
          <w:rFonts w:eastAsia="Calibri" w:cstheme="minorHAnsi"/>
        </w:rPr>
        <w:t>i</w:t>
      </w:r>
      <w:r w:rsidRPr="00DB25C4">
        <w:rPr>
          <w:rFonts w:eastAsia="Calibri" w:cstheme="minorHAnsi"/>
          <w:spacing w:val="-1"/>
        </w:rPr>
        <w:t>n</w:t>
      </w:r>
      <w:r w:rsidRPr="00DB25C4">
        <w:rPr>
          <w:rFonts w:eastAsia="Calibri" w:cstheme="minorHAnsi"/>
        </w:rPr>
        <w:t>a</w:t>
      </w:r>
      <w:r w:rsidRPr="00DB25C4">
        <w:rPr>
          <w:rFonts w:eastAsia="Calibri" w:cstheme="minorHAnsi"/>
          <w:spacing w:val="1"/>
        </w:rPr>
        <w:t>t</w:t>
      </w:r>
      <w:proofErr w:type="spellEnd"/>
      <w:r w:rsidRPr="00DB25C4">
        <w:rPr>
          <w:rFonts w:eastAsia="Calibri" w:cstheme="minorHAnsi"/>
        </w:rPr>
        <w:t>,</w:t>
      </w:r>
      <w:r w:rsidRPr="00DB25C4">
        <w:rPr>
          <w:rFonts w:eastAsia="Calibri" w:cstheme="minorHAnsi"/>
          <w:spacing w:val="-4"/>
        </w:rPr>
        <w:t xml:space="preserve"> </w:t>
      </w:r>
      <w:proofErr w:type="spellStart"/>
      <w:r w:rsidRPr="00DB25C4">
        <w:rPr>
          <w:rFonts w:eastAsia="Calibri" w:cstheme="minorHAnsi"/>
          <w:spacing w:val="-1"/>
        </w:rPr>
        <w:t>b</w:t>
      </w:r>
      <w:r w:rsidRPr="00DB25C4">
        <w:rPr>
          <w:rFonts w:eastAsia="Calibri" w:cstheme="minorHAnsi"/>
        </w:rPr>
        <w:t>aka</w:t>
      </w:r>
      <w:r w:rsidRPr="00DB25C4">
        <w:rPr>
          <w:rFonts w:eastAsia="Calibri" w:cstheme="minorHAnsi"/>
          <w:spacing w:val="1"/>
        </w:rPr>
        <w:t>t</w:t>
      </w:r>
      <w:proofErr w:type="spellEnd"/>
      <w:r w:rsidRPr="00DB25C4">
        <w:rPr>
          <w:rFonts w:eastAsia="Calibri" w:cstheme="minorHAnsi"/>
        </w:rPr>
        <w:t>,</w:t>
      </w:r>
      <w:r w:rsidRPr="00DB25C4">
        <w:rPr>
          <w:rFonts w:eastAsia="Calibri" w:cstheme="minorHAnsi"/>
          <w:spacing w:val="-2"/>
        </w:rPr>
        <w:t xml:space="preserve"> </w:t>
      </w:r>
      <w:proofErr w:type="spellStart"/>
      <w:r w:rsidRPr="00DB25C4">
        <w:rPr>
          <w:rFonts w:eastAsia="Calibri" w:cstheme="minorHAnsi"/>
          <w:spacing w:val="-1"/>
        </w:rPr>
        <w:t>p</w:t>
      </w:r>
      <w:r w:rsidRPr="00DB25C4">
        <w:rPr>
          <w:rFonts w:eastAsia="Calibri" w:cstheme="minorHAnsi"/>
          <w:spacing w:val="1"/>
        </w:rPr>
        <w:t>e</w:t>
      </w:r>
      <w:r w:rsidRPr="00DB25C4">
        <w:rPr>
          <w:rFonts w:eastAsia="Calibri" w:cstheme="minorHAnsi"/>
          <w:spacing w:val="-1"/>
        </w:rPr>
        <w:t>n</w:t>
      </w:r>
      <w:r w:rsidRPr="00DB25C4">
        <w:rPr>
          <w:rFonts w:eastAsia="Calibri" w:cstheme="minorHAnsi"/>
        </w:rPr>
        <w:t>alara</w:t>
      </w:r>
      <w:r w:rsidRPr="00DB25C4">
        <w:rPr>
          <w:rFonts w:eastAsia="Calibri" w:cstheme="minorHAnsi"/>
          <w:spacing w:val="-1"/>
        </w:rPr>
        <w:t>n</w:t>
      </w:r>
      <w:proofErr w:type="spellEnd"/>
      <w:r w:rsidRPr="00DB25C4">
        <w:rPr>
          <w:rFonts w:eastAsia="Calibri" w:cstheme="minorHAnsi"/>
        </w:rPr>
        <w:t>,</w:t>
      </w:r>
      <w:r w:rsidRPr="00DB25C4">
        <w:rPr>
          <w:rFonts w:eastAsia="Calibri" w:cstheme="minorHAnsi"/>
          <w:spacing w:val="-4"/>
        </w:rPr>
        <w:t xml:space="preserve"> </w:t>
      </w:r>
      <w:proofErr w:type="spellStart"/>
      <w:r w:rsidRPr="00DB25C4">
        <w:rPr>
          <w:rFonts w:eastAsia="Calibri" w:cstheme="minorHAnsi"/>
        </w:rPr>
        <w:t>k</w:t>
      </w:r>
      <w:r w:rsidRPr="00DB25C4">
        <w:rPr>
          <w:rFonts w:eastAsia="Calibri" w:cstheme="minorHAnsi"/>
          <w:spacing w:val="1"/>
        </w:rPr>
        <w:t>e</w:t>
      </w:r>
      <w:r w:rsidRPr="00DB25C4">
        <w:rPr>
          <w:rFonts w:eastAsia="Calibri" w:cstheme="minorHAnsi"/>
        </w:rPr>
        <w:t>s</w:t>
      </w:r>
      <w:r w:rsidRPr="00DB25C4">
        <w:rPr>
          <w:rFonts w:eastAsia="Calibri" w:cstheme="minorHAnsi"/>
          <w:spacing w:val="-2"/>
        </w:rPr>
        <w:t>e</w:t>
      </w:r>
      <w:r w:rsidRPr="00DB25C4">
        <w:rPr>
          <w:rFonts w:eastAsia="Calibri" w:cstheme="minorHAnsi"/>
        </w:rPr>
        <w:t>ja</w:t>
      </w:r>
      <w:r w:rsidRPr="00DB25C4">
        <w:rPr>
          <w:rFonts w:eastAsia="Calibri" w:cstheme="minorHAnsi"/>
          <w:spacing w:val="-1"/>
        </w:rPr>
        <w:t>h</w:t>
      </w:r>
      <w:r w:rsidRPr="00DB25C4">
        <w:rPr>
          <w:rFonts w:eastAsia="Calibri" w:cstheme="minorHAnsi"/>
          <w:spacing w:val="1"/>
        </w:rPr>
        <w:t>te</w:t>
      </w:r>
      <w:r w:rsidRPr="00DB25C4">
        <w:rPr>
          <w:rFonts w:eastAsia="Calibri" w:cstheme="minorHAnsi"/>
        </w:rPr>
        <w:t>r</w:t>
      </w:r>
      <w:r w:rsidRPr="00DB25C4">
        <w:rPr>
          <w:rFonts w:eastAsia="Calibri" w:cstheme="minorHAnsi"/>
          <w:spacing w:val="-3"/>
        </w:rPr>
        <w:t>a</w:t>
      </w:r>
      <w:r w:rsidRPr="00DB25C4">
        <w:rPr>
          <w:rFonts w:eastAsia="Calibri" w:cstheme="minorHAnsi"/>
        </w:rPr>
        <w:t>a</w:t>
      </w:r>
      <w:r w:rsidRPr="00DB25C4">
        <w:rPr>
          <w:rFonts w:eastAsia="Calibri" w:cstheme="minorHAnsi"/>
          <w:spacing w:val="-1"/>
        </w:rPr>
        <w:t>n</w:t>
      </w:r>
      <w:proofErr w:type="spellEnd"/>
      <w:r w:rsidRPr="00DB25C4">
        <w:rPr>
          <w:rFonts w:eastAsia="Calibri" w:cstheme="minorHAnsi"/>
        </w:rPr>
        <w:t>,</w:t>
      </w:r>
      <w:r w:rsidRPr="00DB25C4">
        <w:rPr>
          <w:rFonts w:eastAsia="Calibri" w:cstheme="minorHAnsi"/>
          <w:spacing w:val="-1"/>
        </w:rPr>
        <w:t xml:space="preserve"> d</w:t>
      </w:r>
      <w:r w:rsidRPr="00DB25C4">
        <w:rPr>
          <w:rFonts w:eastAsia="Calibri" w:cstheme="minorHAnsi"/>
        </w:rPr>
        <w:t>an</w:t>
      </w:r>
      <w:r w:rsidRPr="00DB25C4">
        <w:rPr>
          <w:rFonts w:eastAsia="Calibri" w:cstheme="minorHAnsi"/>
          <w:spacing w:val="-5"/>
        </w:rPr>
        <w:t xml:space="preserve"> </w:t>
      </w:r>
      <w:proofErr w:type="spellStart"/>
      <w:r w:rsidRPr="00DB25C4">
        <w:rPr>
          <w:rFonts w:eastAsia="Calibri" w:cstheme="minorHAnsi"/>
        </w:rPr>
        <w:t>k</w:t>
      </w:r>
      <w:r w:rsidRPr="00DB25C4">
        <w:rPr>
          <w:rFonts w:eastAsia="Calibri" w:cstheme="minorHAnsi"/>
          <w:spacing w:val="1"/>
        </w:rPr>
        <w:t>e</w:t>
      </w:r>
      <w:r w:rsidRPr="00DB25C4">
        <w:rPr>
          <w:rFonts w:eastAsia="Calibri" w:cstheme="minorHAnsi"/>
          <w:spacing w:val="-1"/>
        </w:rPr>
        <w:t>p</w:t>
      </w:r>
      <w:r w:rsidRPr="00DB25C4">
        <w:rPr>
          <w:rFonts w:eastAsia="Calibri" w:cstheme="minorHAnsi"/>
        </w:rPr>
        <w:t>r</w:t>
      </w:r>
      <w:r w:rsidRPr="00DB25C4">
        <w:rPr>
          <w:rFonts w:eastAsia="Calibri" w:cstheme="minorHAnsi"/>
          <w:spacing w:val="-1"/>
        </w:rPr>
        <w:t>o</w:t>
      </w:r>
      <w:r w:rsidRPr="00DB25C4">
        <w:rPr>
          <w:rFonts w:eastAsia="Calibri" w:cstheme="minorHAnsi"/>
        </w:rPr>
        <w:t>f</w:t>
      </w:r>
      <w:r w:rsidRPr="00DB25C4">
        <w:rPr>
          <w:rFonts w:eastAsia="Calibri" w:cstheme="minorHAnsi"/>
          <w:spacing w:val="1"/>
        </w:rPr>
        <w:t>e</w:t>
      </w:r>
      <w:r w:rsidRPr="00DB25C4">
        <w:rPr>
          <w:rFonts w:eastAsia="Calibri" w:cstheme="minorHAnsi"/>
        </w:rPr>
        <w:t>sian</w:t>
      </w:r>
      <w:proofErr w:type="spellEnd"/>
      <w:r w:rsidRPr="00DB25C4">
        <w:rPr>
          <w:rFonts w:eastAsia="Calibri" w:cstheme="minorHAnsi"/>
          <w:spacing w:val="-2"/>
        </w:rPr>
        <w:t xml:space="preserve"> </w:t>
      </w:r>
      <w:proofErr w:type="spellStart"/>
      <w:r w:rsidRPr="00DB25C4">
        <w:rPr>
          <w:rFonts w:eastAsia="Calibri" w:cstheme="minorHAnsi"/>
          <w:spacing w:val="1"/>
        </w:rPr>
        <w:t>m</w:t>
      </w:r>
      <w:r w:rsidRPr="00DB25C4">
        <w:rPr>
          <w:rFonts w:eastAsia="Calibri" w:cstheme="minorHAnsi"/>
        </w:rPr>
        <w:t>a</w:t>
      </w:r>
      <w:r w:rsidRPr="00DB25C4">
        <w:rPr>
          <w:rFonts w:eastAsia="Calibri" w:cstheme="minorHAnsi"/>
          <w:spacing w:val="-1"/>
        </w:rPr>
        <w:t>h</w:t>
      </w:r>
      <w:r w:rsidRPr="00DB25C4">
        <w:rPr>
          <w:rFonts w:eastAsia="Calibri" w:cstheme="minorHAnsi"/>
        </w:rPr>
        <w:t>asi</w:t>
      </w:r>
      <w:r w:rsidRPr="00DB25C4">
        <w:rPr>
          <w:rFonts w:eastAsia="Calibri" w:cstheme="minorHAnsi"/>
          <w:spacing w:val="-2"/>
        </w:rPr>
        <w:t>s</w:t>
      </w:r>
      <w:r w:rsidRPr="00DB25C4">
        <w:rPr>
          <w:rFonts w:eastAsia="Calibri" w:cstheme="minorHAnsi"/>
          <w:spacing w:val="1"/>
        </w:rPr>
        <w:t>w</w:t>
      </w:r>
      <w:r w:rsidRPr="00DB25C4">
        <w:rPr>
          <w:rFonts w:eastAsia="Calibri" w:cstheme="minorHAnsi"/>
        </w:rPr>
        <w:t>a</w:t>
      </w:r>
      <w:proofErr w:type="spellEnd"/>
    </w:p>
    <w:p w14:paraId="6F2E9339" w14:textId="77777777" w:rsidR="001E7FBB" w:rsidRPr="00DB25C4" w:rsidRDefault="001E7FBB" w:rsidP="00687314">
      <w:pPr>
        <w:spacing w:after="0" w:line="240" w:lineRule="auto"/>
        <w:rPr>
          <w:rFonts w:cstheme="minorHAnsi"/>
        </w:rPr>
      </w:pPr>
    </w:p>
    <w:tbl>
      <w:tblPr>
        <w:tblW w:w="0" w:type="auto"/>
        <w:jc w:val="center"/>
        <w:tblLayout w:type="fixed"/>
        <w:tblCellMar>
          <w:left w:w="0" w:type="dxa"/>
          <w:right w:w="0" w:type="dxa"/>
        </w:tblCellMar>
        <w:tblLook w:val="01E0" w:firstRow="1" w:lastRow="1" w:firstColumn="1" w:lastColumn="1" w:noHBand="0" w:noVBand="0"/>
      </w:tblPr>
      <w:tblGrid>
        <w:gridCol w:w="1306"/>
        <w:gridCol w:w="2269"/>
        <w:gridCol w:w="2552"/>
        <w:gridCol w:w="2552"/>
        <w:gridCol w:w="2411"/>
        <w:gridCol w:w="2838"/>
      </w:tblGrid>
      <w:tr w:rsidR="001E7FBB" w:rsidRPr="00DB25C4" w14:paraId="11025882" w14:textId="77777777" w:rsidTr="002A20EE">
        <w:trPr>
          <w:trHeight w:hRule="exact" w:val="1087"/>
          <w:jc w:val="center"/>
        </w:trPr>
        <w:tc>
          <w:tcPr>
            <w:tcW w:w="1306" w:type="dxa"/>
            <w:tcBorders>
              <w:top w:val="single" w:sz="4" w:space="0" w:color="000000" w:themeColor="text1"/>
              <w:left w:val="single" w:sz="4" w:space="0" w:color="000000" w:themeColor="text1"/>
              <w:bottom w:val="single" w:sz="2" w:space="0" w:color="000000" w:themeColor="text1"/>
              <w:right w:val="single" w:sz="4" w:space="0" w:color="000000" w:themeColor="text1"/>
            </w:tcBorders>
            <w:shd w:val="clear" w:color="auto" w:fill="CCCCCC"/>
          </w:tcPr>
          <w:p w14:paraId="68D2E8EA" w14:textId="77777777" w:rsidR="001E7FBB" w:rsidRPr="00DB25C4" w:rsidRDefault="001E7FBB" w:rsidP="00687314">
            <w:pPr>
              <w:spacing w:after="0" w:line="240" w:lineRule="auto"/>
              <w:rPr>
                <w:rFonts w:cstheme="minorHAnsi"/>
              </w:rPr>
            </w:pPr>
          </w:p>
          <w:p w14:paraId="7E3E58E8" w14:textId="77777777" w:rsidR="001E7FBB" w:rsidRPr="00DB25C4" w:rsidRDefault="001E7FBB" w:rsidP="00687314">
            <w:pPr>
              <w:spacing w:after="0" w:line="240" w:lineRule="auto"/>
              <w:ind w:left="313" w:right="333"/>
              <w:jc w:val="center"/>
              <w:rPr>
                <w:rFonts w:eastAsia="Calibri" w:cstheme="minorHAnsi"/>
              </w:rPr>
            </w:pPr>
            <w:proofErr w:type="spellStart"/>
            <w:r w:rsidRPr="00DB25C4">
              <w:rPr>
                <w:rFonts w:eastAsia="Calibri" w:cstheme="minorHAnsi"/>
                <w:b/>
                <w:bCs/>
                <w:spacing w:val="-1"/>
              </w:rPr>
              <w:t>Tahu</w:t>
            </w:r>
            <w:r w:rsidRPr="00DB25C4">
              <w:rPr>
                <w:rFonts w:eastAsia="Calibri" w:cstheme="minorHAnsi"/>
                <w:b/>
                <w:bCs/>
              </w:rPr>
              <w:t>n</w:t>
            </w:r>
            <w:proofErr w:type="spellEnd"/>
          </w:p>
          <w:p w14:paraId="38E5BECF" w14:textId="77777777" w:rsidR="001E7FBB" w:rsidRPr="00DB25C4" w:rsidRDefault="001E7FBB" w:rsidP="00687314">
            <w:pPr>
              <w:spacing w:after="0" w:line="240" w:lineRule="auto"/>
              <w:ind w:left="141" w:right="165"/>
              <w:jc w:val="center"/>
              <w:rPr>
                <w:rFonts w:eastAsia="Calibri" w:cstheme="minorHAnsi"/>
              </w:rPr>
            </w:pPr>
            <w:proofErr w:type="spellStart"/>
            <w:r w:rsidRPr="00DB25C4">
              <w:rPr>
                <w:rFonts w:eastAsia="Calibri" w:cstheme="minorHAnsi"/>
                <w:b/>
                <w:bCs/>
                <w:spacing w:val="1"/>
              </w:rPr>
              <w:t>A</w:t>
            </w:r>
            <w:r w:rsidRPr="00DB25C4">
              <w:rPr>
                <w:rFonts w:eastAsia="Calibri" w:cstheme="minorHAnsi"/>
                <w:b/>
                <w:bCs/>
              </w:rPr>
              <w:t>k</w:t>
            </w:r>
            <w:r w:rsidRPr="00DB25C4">
              <w:rPr>
                <w:rFonts w:eastAsia="Calibri" w:cstheme="minorHAnsi"/>
                <w:b/>
                <w:bCs/>
                <w:spacing w:val="-1"/>
              </w:rPr>
              <w:t>ade</w:t>
            </w:r>
            <w:r w:rsidRPr="00DB25C4">
              <w:rPr>
                <w:rFonts w:eastAsia="Calibri" w:cstheme="minorHAnsi"/>
                <w:b/>
                <w:bCs/>
              </w:rPr>
              <w:t>m</w:t>
            </w:r>
            <w:r w:rsidRPr="00DB25C4">
              <w:rPr>
                <w:rFonts w:eastAsia="Calibri" w:cstheme="minorHAnsi"/>
                <w:b/>
                <w:bCs/>
                <w:spacing w:val="1"/>
              </w:rPr>
              <w:t>i</w:t>
            </w:r>
            <w:r w:rsidRPr="00DB25C4">
              <w:rPr>
                <w:rFonts w:eastAsia="Calibri" w:cstheme="minorHAnsi"/>
                <w:b/>
                <w:bCs/>
              </w:rPr>
              <w:t>k</w:t>
            </w:r>
            <w:proofErr w:type="spellEnd"/>
          </w:p>
        </w:tc>
        <w:tc>
          <w:tcPr>
            <w:tcW w:w="2269" w:type="dxa"/>
            <w:tcBorders>
              <w:top w:val="single" w:sz="4" w:space="0" w:color="000000" w:themeColor="text1"/>
              <w:left w:val="single" w:sz="4" w:space="0" w:color="000000" w:themeColor="text1"/>
              <w:bottom w:val="single" w:sz="2" w:space="0" w:color="000000" w:themeColor="text1"/>
              <w:right w:val="single" w:sz="4" w:space="0" w:color="000000" w:themeColor="text1"/>
            </w:tcBorders>
            <w:shd w:val="clear" w:color="auto" w:fill="CCCCCC"/>
          </w:tcPr>
          <w:p w14:paraId="60D5CEDC" w14:textId="77777777" w:rsidR="001E7FBB" w:rsidRPr="00DB25C4" w:rsidRDefault="001E7FBB" w:rsidP="00687314">
            <w:pPr>
              <w:spacing w:after="0" w:line="240" w:lineRule="auto"/>
              <w:ind w:left="306" w:right="298" w:hanging="2"/>
              <w:jc w:val="center"/>
              <w:rPr>
                <w:rFonts w:eastAsia="Calibri" w:cstheme="minorHAnsi"/>
              </w:rPr>
            </w:pPr>
            <w:proofErr w:type="spellStart"/>
            <w:r w:rsidRPr="00DB25C4">
              <w:rPr>
                <w:rFonts w:eastAsia="Calibri" w:cstheme="minorHAnsi"/>
                <w:b/>
                <w:bCs/>
                <w:spacing w:val="-1"/>
              </w:rPr>
              <w:t>Jen</w:t>
            </w:r>
            <w:r w:rsidRPr="00DB25C4">
              <w:rPr>
                <w:rFonts w:eastAsia="Calibri" w:cstheme="minorHAnsi"/>
                <w:b/>
                <w:bCs/>
                <w:spacing w:val="1"/>
              </w:rPr>
              <w:t>i</w:t>
            </w:r>
            <w:r w:rsidRPr="00DB25C4">
              <w:rPr>
                <w:rFonts w:eastAsia="Calibri" w:cstheme="minorHAnsi"/>
                <w:b/>
                <w:bCs/>
              </w:rPr>
              <w:t>s</w:t>
            </w:r>
            <w:proofErr w:type="spellEnd"/>
            <w:r w:rsidRPr="00DB25C4">
              <w:rPr>
                <w:rFonts w:eastAsia="Calibri" w:cstheme="minorHAnsi"/>
                <w:b/>
                <w:bCs/>
                <w:spacing w:val="-1"/>
              </w:rPr>
              <w:t xml:space="preserve"> </w:t>
            </w:r>
            <w:r w:rsidRPr="00DB25C4">
              <w:rPr>
                <w:rFonts w:eastAsia="Calibri" w:cstheme="minorHAnsi"/>
                <w:b/>
                <w:bCs/>
              </w:rPr>
              <w:t>P</w:t>
            </w:r>
            <w:r w:rsidRPr="00DB25C4">
              <w:rPr>
                <w:rFonts w:eastAsia="Calibri" w:cstheme="minorHAnsi"/>
                <w:b/>
                <w:bCs/>
                <w:spacing w:val="1"/>
              </w:rPr>
              <w:t>r</w:t>
            </w:r>
            <w:r w:rsidRPr="00DB25C4">
              <w:rPr>
                <w:rFonts w:eastAsia="Calibri" w:cstheme="minorHAnsi"/>
                <w:b/>
                <w:bCs/>
                <w:spacing w:val="-1"/>
              </w:rPr>
              <w:t>o</w:t>
            </w:r>
            <w:r w:rsidRPr="00DB25C4">
              <w:rPr>
                <w:rFonts w:eastAsia="Calibri" w:cstheme="minorHAnsi"/>
                <w:b/>
                <w:bCs/>
                <w:spacing w:val="1"/>
              </w:rPr>
              <w:t>g</w:t>
            </w:r>
            <w:r w:rsidRPr="00DB25C4">
              <w:rPr>
                <w:rFonts w:eastAsia="Calibri" w:cstheme="minorHAnsi"/>
                <w:b/>
                <w:bCs/>
                <w:spacing w:val="-2"/>
              </w:rPr>
              <w:t>r</w:t>
            </w:r>
            <w:r w:rsidRPr="00DB25C4">
              <w:rPr>
                <w:rFonts w:eastAsia="Calibri" w:cstheme="minorHAnsi"/>
                <w:b/>
                <w:bCs/>
                <w:spacing w:val="-1"/>
              </w:rPr>
              <w:t>a</w:t>
            </w:r>
            <w:r w:rsidRPr="00DB25C4">
              <w:rPr>
                <w:rFonts w:eastAsia="Calibri" w:cstheme="minorHAnsi"/>
                <w:b/>
                <w:bCs/>
              </w:rPr>
              <w:t xml:space="preserve">m </w:t>
            </w:r>
            <w:proofErr w:type="spellStart"/>
            <w:r w:rsidRPr="00DB25C4">
              <w:rPr>
                <w:rFonts w:eastAsia="Calibri" w:cstheme="minorHAnsi"/>
                <w:b/>
                <w:bCs/>
              </w:rPr>
              <w:t>L</w:t>
            </w:r>
            <w:r w:rsidRPr="00DB25C4">
              <w:rPr>
                <w:rFonts w:eastAsia="Calibri" w:cstheme="minorHAnsi"/>
                <w:b/>
                <w:bCs/>
                <w:spacing w:val="-1"/>
              </w:rPr>
              <w:t>a</w:t>
            </w:r>
            <w:r w:rsidRPr="00DB25C4">
              <w:rPr>
                <w:rFonts w:eastAsia="Calibri" w:cstheme="minorHAnsi"/>
                <w:b/>
                <w:bCs/>
                <w:spacing w:val="1"/>
              </w:rPr>
              <w:t>y</w:t>
            </w:r>
            <w:r w:rsidRPr="00DB25C4">
              <w:rPr>
                <w:rFonts w:eastAsia="Calibri" w:cstheme="minorHAnsi"/>
                <w:b/>
                <w:bCs/>
                <w:spacing w:val="-1"/>
              </w:rPr>
              <w:t>ana</w:t>
            </w:r>
            <w:r w:rsidRPr="00DB25C4">
              <w:rPr>
                <w:rFonts w:eastAsia="Calibri" w:cstheme="minorHAnsi"/>
                <w:b/>
                <w:bCs/>
              </w:rPr>
              <w:t>n</w:t>
            </w:r>
            <w:proofErr w:type="spellEnd"/>
            <w:r w:rsidRPr="00DB25C4">
              <w:rPr>
                <w:rFonts w:eastAsia="Calibri" w:cstheme="minorHAnsi"/>
                <w:b/>
                <w:bCs/>
              </w:rPr>
              <w:t xml:space="preserve"> </w:t>
            </w:r>
            <w:r w:rsidRPr="00DB25C4">
              <w:rPr>
                <w:rFonts w:eastAsia="Calibri" w:cstheme="minorHAnsi"/>
                <w:b/>
                <w:bCs/>
                <w:spacing w:val="-1"/>
              </w:rPr>
              <w:t>da</w:t>
            </w:r>
            <w:r w:rsidRPr="00DB25C4">
              <w:rPr>
                <w:rFonts w:eastAsia="Calibri" w:cstheme="minorHAnsi"/>
                <w:b/>
                <w:bCs/>
              </w:rPr>
              <w:t xml:space="preserve">n </w:t>
            </w:r>
            <w:proofErr w:type="spellStart"/>
            <w:r w:rsidRPr="00DB25C4">
              <w:rPr>
                <w:rFonts w:eastAsia="Calibri" w:cstheme="minorHAnsi"/>
                <w:b/>
                <w:bCs/>
              </w:rPr>
              <w:t>P</w:t>
            </w:r>
            <w:r w:rsidRPr="00DB25C4">
              <w:rPr>
                <w:rFonts w:eastAsia="Calibri" w:cstheme="minorHAnsi"/>
                <w:b/>
                <w:bCs/>
                <w:spacing w:val="-1"/>
              </w:rPr>
              <w:t>e</w:t>
            </w:r>
            <w:r w:rsidRPr="00DB25C4">
              <w:rPr>
                <w:rFonts w:eastAsia="Calibri" w:cstheme="minorHAnsi"/>
                <w:b/>
                <w:bCs/>
                <w:spacing w:val="-2"/>
              </w:rPr>
              <w:t>m</w:t>
            </w:r>
            <w:r w:rsidRPr="00DB25C4">
              <w:rPr>
                <w:rFonts w:eastAsia="Calibri" w:cstheme="minorHAnsi"/>
                <w:b/>
                <w:bCs/>
                <w:spacing w:val="-1"/>
              </w:rPr>
              <w:t>bi</w:t>
            </w:r>
            <w:r w:rsidRPr="00DB25C4">
              <w:rPr>
                <w:rFonts w:eastAsia="Calibri" w:cstheme="minorHAnsi"/>
                <w:b/>
                <w:bCs/>
                <w:spacing w:val="-3"/>
              </w:rPr>
              <w:t>n</w:t>
            </w:r>
            <w:r w:rsidRPr="00DB25C4">
              <w:rPr>
                <w:rFonts w:eastAsia="Calibri" w:cstheme="minorHAnsi"/>
                <w:b/>
                <w:bCs/>
                <w:spacing w:val="-1"/>
              </w:rPr>
              <w:t>aa</w:t>
            </w:r>
            <w:r w:rsidRPr="00DB25C4">
              <w:rPr>
                <w:rFonts w:eastAsia="Calibri" w:cstheme="minorHAnsi"/>
                <w:b/>
                <w:bCs/>
              </w:rPr>
              <w:t>n</w:t>
            </w:r>
            <w:proofErr w:type="spellEnd"/>
            <w:r w:rsidRPr="00DB25C4">
              <w:rPr>
                <w:rFonts w:eastAsia="Calibri" w:cstheme="minorHAnsi"/>
                <w:b/>
                <w:bCs/>
                <w:spacing w:val="-10"/>
              </w:rPr>
              <w:t xml:space="preserve"> </w:t>
            </w:r>
            <w:proofErr w:type="spellStart"/>
            <w:r w:rsidRPr="00DB25C4">
              <w:rPr>
                <w:rFonts w:eastAsia="Calibri" w:cstheme="minorHAnsi"/>
                <w:b/>
                <w:bCs/>
                <w:spacing w:val="-1"/>
              </w:rPr>
              <w:t>M</w:t>
            </w:r>
            <w:r w:rsidRPr="00DB25C4">
              <w:rPr>
                <w:rFonts w:eastAsia="Calibri" w:cstheme="minorHAnsi"/>
                <w:b/>
                <w:bCs/>
                <w:spacing w:val="1"/>
              </w:rPr>
              <w:t>i</w:t>
            </w:r>
            <w:r w:rsidRPr="00DB25C4">
              <w:rPr>
                <w:rFonts w:eastAsia="Calibri" w:cstheme="minorHAnsi"/>
                <w:b/>
                <w:bCs/>
                <w:spacing w:val="-1"/>
              </w:rPr>
              <w:t>na</w:t>
            </w:r>
            <w:r w:rsidRPr="00DB25C4">
              <w:rPr>
                <w:rFonts w:eastAsia="Calibri" w:cstheme="minorHAnsi"/>
                <w:b/>
                <w:bCs/>
              </w:rPr>
              <w:t>t</w:t>
            </w:r>
            <w:proofErr w:type="spellEnd"/>
          </w:p>
        </w:tc>
        <w:tc>
          <w:tcPr>
            <w:tcW w:w="2552" w:type="dxa"/>
            <w:tcBorders>
              <w:top w:val="single" w:sz="4" w:space="0" w:color="000000" w:themeColor="text1"/>
              <w:left w:val="single" w:sz="4" w:space="0" w:color="000000" w:themeColor="text1"/>
              <w:bottom w:val="single" w:sz="2" w:space="0" w:color="000000" w:themeColor="text1"/>
              <w:right w:val="single" w:sz="4" w:space="0" w:color="000000" w:themeColor="text1"/>
            </w:tcBorders>
            <w:shd w:val="clear" w:color="auto" w:fill="CCCCCC"/>
          </w:tcPr>
          <w:p w14:paraId="056DA897" w14:textId="77777777" w:rsidR="001E7FBB" w:rsidRPr="00DB25C4" w:rsidRDefault="001E7FBB" w:rsidP="00687314">
            <w:pPr>
              <w:spacing w:after="0" w:line="240" w:lineRule="auto"/>
              <w:rPr>
                <w:rFonts w:cstheme="minorHAnsi"/>
              </w:rPr>
            </w:pPr>
          </w:p>
          <w:p w14:paraId="5AE95416" w14:textId="77777777" w:rsidR="001E7FBB" w:rsidRPr="00DB25C4" w:rsidRDefault="001E7FBB" w:rsidP="00687314">
            <w:pPr>
              <w:spacing w:after="0" w:line="240" w:lineRule="auto"/>
              <w:ind w:left="234" w:right="274" w:hanging="86"/>
              <w:rPr>
                <w:rFonts w:eastAsia="Calibri" w:cstheme="minorHAnsi"/>
              </w:rPr>
            </w:pPr>
            <w:proofErr w:type="spellStart"/>
            <w:r w:rsidRPr="00DB25C4">
              <w:rPr>
                <w:rFonts w:eastAsia="Calibri" w:cstheme="minorHAnsi"/>
                <w:b/>
                <w:bCs/>
                <w:spacing w:val="-1"/>
              </w:rPr>
              <w:t>Jen</w:t>
            </w:r>
            <w:r w:rsidRPr="00DB25C4">
              <w:rPr>
                <w:rFonts w:eastAsia="Calibri" w:cstheme="minorHAnsi"/>
                <w:b/>
                <w:bCs/>
                <w:spacing w:val="1"/>
              </w:rPr>
              <w:t>i</w:t>
            </w:r>
            <w:r w:rsidRPr="00DB25C4">
              <w:rPr>
                <w:rFonts w:eastAsia="Calibri" w:cstheme="minorHAnsi"/>
                <w:b/>
                <w:bCs/>
              </w:rPr>
              <w:t>s</w:t>
            </w:r>
            <w:proofErr w:type="spellEnd"/>
            <w:r w:rsidRPr="00DB25C4">
              <w:rPr>
                <w:rFonts w:eastAsia="Calibri" w:cstheme="minorHAnsi"/>
                <w:b/>
                <w:bCs/>
                <w:spacing w:val="-10"/>
              </w:rPr>
              <w:t xml:space="preserve"> </w:t>
            </w:r>
            <w:r w:rsidRPr="00DB25C4">
              <w:rPr>
                <w:rFonts w:eastAsia="Calibri" w:cstheme="minorHAnsi"/>
                <w:b/>
                <w:bCs/>
              </w:rPr>
              <w:t>P</w:t>
            </w:r>
            <w:r w:rsidRPr="00DB25C4">
              <w:rPr>
                <w:rFonts w:eastAsia="Calibri" w:cstheme="minorHAnsi"/>
                <w:b/>
                <w:bCs/>
                <w:spacing w:val="1"/>
              </w:rPr>
              <w:t>r</w:t>
            </w:r>
            <w:r w:rsidRPr="00DB25C4">
              <w:rPr>
                <w:rFonts w:eastAsia="Calibri" w:cstheme="minorHAnsi"/>
                <w:b/>
                <w:bCs/>
                <w:spacing w:val="-1"/>
              </w:rPr>
              <w:t>o</w:t>
            </w:r>
            <w:r w:rsidRPr="00DB25C4">
              <w:rPr>
                <w:rFonts w:eastAsia="Calibri" w:cstheme="minorHAnsi"/>
                <w:b/>
                <w:bCs/>
                <w:spacing w:val="1"/>
              </w:rPr>
              <w:t>g</w:t>
            </w:r>
            <w:r w:rsidRPr="00DB25C4">
              <w:rPr>
                <w:rFonts w:eastAsia="Calibri" w:cstheme="minorHAnsi"/>
                <w:b/>
                <w:bCs/>
                <w:spacing w:val="-2"/>
              </w:rPr>
              <w:t>r</w:t>
            </w:r>
            <w:r w:rsidRPr="00DB25C4">
              <w:rPr>
                <w:rFonts w:eastAsia="Calibri" w:cstheme="minorHAnsi"/>
                <w:b/>
                <w:bCs/>
                <w:spacing w:val="-1"/>
              </w:rPr>
              <w:t>a</w:t>
            </w:r>
            <w:r w:rsidRPr="00DB25C4">
              <w:rPr>
                <w:rFonts w:eastAsia="Calibri" w:cstheme="minorHAnsi"/>
                <w:b/>
                <w:bCs/>
              </w:rPr>
              <w:t>m</w:t>
            </w:r>
            <w:r w:rsidRPr="00DB25C4">
              <w:rPr>
                <w:rFonts w:eastAsia="Calibri" w:cstheme="minorHAnsi"/>
                <w:b/>
                <w:bCs/>
                <w:spacing w:val="-11"/>
              </w:rPr>
              <w:t xml:space="preserve"> </w:t>
            </w:r>
            <w:proofErr w:type="spellStart"/>
            <w:r w:rsidRPr="00DB25C4">
              <w:rPr>
                <w:rFonts w:eastAsia="Calibri" w:cstheme="minorHAnsi"/>
                <w:b/>
                <w:bCs/>
              </w:rPr>
              <w:t>L</w:t>
            </w:r>
            <w:r w:rsidRPr="00DB25C4">
              <w:rPr>
                <w:rFonts w:eastAsia="Calibri" w:cstheme="minorHAnsi"/>
                <w:b/>
                <w:bCs/>
                <w:spacing w:val="-1"/>
              </w:rPr>
              <w:t>a</w:t>
            </w:r>
            <w:r w:rsidRPr="00DB25C4">
              <w:rPr>
                <w:rFonts w:eastAsia="Calibri" w:cstheme="minorHAnsi"/>
                <w:b/>
                <w:bCs/>
                <w:spacing w:val="1"/>
              </w:rPr>
              <w:t>y</w:t>
            </w:r>
            <w:r w:rsidRPr="00DB25C4">
              <w:rPr>
                <w:rFonts w:eastAsia="Calibri" w:cstheme="minorHAnsi"/>
                <w:b/>
                <w:bCs/>
                <w:spacing w:val="-1"/>
              </w:rPr>
              <w:t>ana</w:t>
            </w:r>
            <w:r w:rsidRPr="00DB25C4">
              <w:rPr>
                <w:rFonts w:eastAsia="Calibri" w:cstheme="minorHAnsi"/>
                <w:b/>
                <w:bCs/>
              </w:rPr>
              <w:t>n</w:t>
            </w:r>
            <w:proofErr w:type="spellEnd"/>
            <w:r w:rsidRPr="00DB25C4">
              <w:rPr>
                <w:rFonts w:eastAsia="Calibri" w:cstheme="minorHAnsi"/>
                <w:b/>
                <w:bCs/>
              </w:rPr>
              <w:t xml:space="preserve"> </w:t>
            </w:r>
            <w:r w:rsidRPr="00DB25C4">
              <w:rPr>
                <w:rFonts w:eastAsia="Calibri" w:cstheme="minorHAnsi"/>
                <w:b/>
                <w:bCs/>
                <w:spacing w:val="-1"/>
              </w:rPr>
              <w:t>da</w:t>
            </w:r>
            <w:r w:rsidRPr="00DB25C4">
              <w:rPr>
                <w:rFonts w:eastAsia="Calibri" w:cstheme="minorHAnsi"/>
                <w:b/>
                <w:bCs/>
              </w:rPr>
              <w:t>n</w:t>
            </w:r>
            <w:r w:rsidRPr="00DB25C4">
              <w:rPr>
                <w:rFonts w:eastAsia="Calibri" w:cstheme="minorHAnsi"/>
                <w:b/>
                <w:bCs/>
                <w:spacing w:val="-3"/>
              </w:rPr>
              <w:t xml:space="preserve"> </w:t>
            </w:r>
            <w:proofErr w:type="spellStart"/>
            <w:r w:rsidRPr="00DB25C4">
              <w:rPr>
                <w:rFonts w:eastAsia="Calibri" w:cstheme="minorHAnsi"/>
                <w:b/>
                <w:bCs/>
              </w:rPr>
              <w:t>P</w:t>
            </w:r>
            <w:r w:rsidRPr="00DB25C4">
              <w:rPr>
                <w:rFonts w:eastAsia="Calibri" w:cstheme="minorHAnsi"/>
                <w:b/>
                <w:bCs/>
                <w:spacing w:val="-1"/>
              </w:rPr>
              <w:t>e</w:t>
            </w:r>
            <w:r w:rsidRPr="00DB25C4">
              <w:rPr>
                <w:rFonts w:eastAsia="Calibri" w:cstheme="minorHAnsi"/>
                <w:b/>
                <w:bCs/>
              </w:rPr>
              <w:t>m</w:t>
            </w:r>
            <w:r w:rsidRPr="00DB25C4">
              <w:rPr>
                <w:rFonts w:eastAsia="Calibri" w:cstheme="minorHAnsi"/>
                <w:b/>
                <w:bCs/>
                <w:spacing w:val="-1"/>
              </w:rPr>
              <w:t>b</w:t>
            </w:r>
            <w:r w:rsidRPr="00DB25C4">
              <w:rPr>
                <w:rFonts w:eastAsia="Calibri" w:cstheme="minorHAnsi"/>
                <w:b/>
                <w:bCs/>
                <w:spacing w:val="1"/>
              </w:rPr>
              <w:t>i</w:t>
            </w:r>
            <w:r w:rsidRPr="00DB25C4">
              <w:rPr>
                <w:rFonts w:eastAsia="Calibri" w:cstheme="minorHAnsi"/>
                <w:b/>
                <w:bCs/>
                <w:spacing w:val="-1"/>
              </w:rPr>
              <w:t>naa</w:t>
            </w:r>
            <w:r w:rsidRPr="00DB25C4">
              <w:rPr>
                <w:rFonts w:eastAsia="Calibri" w:cstheme="minorHAnsi"/>
                <w:b/>
                <w:bCs/>
              </w:rPr>
              <w:t>n</w:t>
            </w:r>
            <w:proofErr w:type="spellEnd"/>
            <w:r w:rsidRPr="00DB25C4">
              <w:rPr>
                <w:rFonts w:eastAsia="Calibri" w:cstheme="minorHAnsi"/>
                <w:b/>
                <w:bCs/>
                <w:spacing w:val="-3"/>
              </w:rPr>
              <w:t xml:space="preserve"> </w:t>
            </w:r>
            <w:proofErr w:type="spellStart"/>
            <w:r w:rsidRPr="00DB25C4">
              <w:rPr>
                <w:rFonts w:eastAsia="Calibri" w:cstheme="minorHAnsi"/>
                <w:b/>
                <w:bCs/>
                <w:spacing w:val="1"/>
              </w:rPr>
              <w:t>B</w:t>
            </w:r>
            <w:r w:rsidRPr="00DB25C4">
              <w:rPr>
                <w:rFonts w:eastAsia="Calibri" w:cstheme="minorHAnsi"/>
                <w:b/>
                <w:bCs/>
                <w:spacing w:val="-1"/>
              </w:rPr>
              <w:t>a</w:t>
            </w:r>
            <w:r w:rsidRPr="00DB25C4">
              <w:rPr>
                <w:rFonts w:eastAsia="Calibri" w:cstheme="minorHAnsi"/>
                <w:b/>
                <w:bCs/>
              </w:rPr>
              <w:t>k</w:t>
            </w:r>
            <w:r w:rsidRPr="00DB25C4">
              <w:rPr>
                <w:rFonts w:eastAsia="Calibri" w:cstheme="minorHAnsi"/>
                <w:b/>
                <w:bCs/>
                <w:spacing w:val="-1"/>
              </w:rPr>
              <w:t>a</w:t>
            </w:r>
            <w:r w:rsidRPr="00DB25C4">
              <w:rPr>
                <w:rFonts w:eastAsia="Calibri" w:cstheme="minorHAnsi"/>
                <w:b/>
                <w:bCs/>
              </w:rPr>
              <w:t>t</w:t>
            </w:r>
            <w:proofErr w:type="spellEnd"/>
          </w:p>
        </w:tc>
        <w:tc>
          <w:tcPr>
            <w:tcW w:w="2552" w:type="dxa"/>
            <w:tcBorders>
              <w:top w:val="single" w:sz="4" w:space="0" w:color="000000" w:themeColor="text1"/>
              <w:left w:val="single" w:sz="4" w:space="0" w:color="000000" w:themeColor="text1"/>
              <w:bottom w:val="single" w:sz="2" w:space="0" w:color="000000" w:themeColor="text1"/>
              <w:right w:val="single" w:sz="4" w:space="0" w:color="000000" w:themeColor="text1"/>
            </w:tcBorders>
            <w:shd w:val="clear" w:color="auto" w:fill="CCCCCC"/>
          </w:tcPr>
          <w:p w14:paraId="444BC8C7" w14:textId="77777777" w:rsidR="001E7FBB" w:rsidRPr="00DB25C4" w:rsidRDefault="001E7FBB" w:rsidP="00687314">
            <w:pPr>
              <w:spacing w:after="0" w:line="240" w:lineRule="auto"/>
              <w:ind w:left="220" w:right="217"/>
              <w:jc w:val="center"/>
              <w:rPr>
                <w:rFonts w:eastAsia="Calibri" w:cstheme="minorHAnsi"/>
              </w:rPr>
            </w:pPr>
            <w:proofErr w:type="spellStart"/>
            <w:r w:rsidRPr="00DB25C4">
              <w:rPr>
                <w:rFonts w:eastAsia="Calibri" w:cstheme="minorHAnsi"/>
                <w:b/>
                <w:bCs/>
                <w:spacing w:val="-1"/>
              </w:rPr>
              <w:t>Jen</w:t>
            </w:r>
            <w:r w:rsidRPr="00DB25C4">
              <w:rPr>
                <w:rFonts w:eastAsia="Calibri" w:cstheme="minorHAnsi"/>
                <w:b/>
                <w:bCs/>
                <w:spacing w:val="1"/>
              </w:rPr>
              <w:t>i</w:t>
            </w:r>
            <w:r w:rsidRPr="00DB25C4">
              <w:rPr>
                <w:rFonts w:eastAsia="Calibri" w:cstheme="minorHAnsi"/>
                <w:b/>
                <w:bCs/>
              </w:rPr>
              <w:t>s</w:t>
            </w:r>
            <w:proofErr w:type="spellEnd"/>
            <w:r w:rsidRPr="00DB25C4">
              <w:rPr>
                <w:rFonts w:eastAsia="Calibri" w:cstheme="minorHAnsi"/>
                <w:b/>
                <w:bCs/>
                <w:spacing w:val="-8"/>
              </w:rPr>
              <w:t xml:space="preserve"> </w:t>
            </w:r>
            <w:r w:rsidRPr="00DB25C4">
              <w:rPr>
                <w:rFonts w:eastAsia="Calibri" w:cstheme="minorHAnsi"/>
                <w:b/>
                <w:bCs/>
              </w:rPr>
              <w:t>P</w:t>
            </w:r>
            <w:r w:rsidRPr="00DB25C4">
              <w:rPr>
                <w:rFonts w:eastAsia="Calibri" w:cstheme="minorHAnsi"/>
                <w:b/>
                <w:bCs/>
                <w:spacing w:val="1"/>
              </w:rPr>
              <w:t>r</w:t>
            </w:r>
            <w:r w:rsidRPr="00DB25C4">
              <w:rPr>
                <w:rFonts w:eastAsia="Calibri" w:cstheme="minorHAnsi"/>
                <w:b/>
                <w:bCs/>
                <w:spacing w:val="-1"/>
              </w:rPr>
              <w:t>o</w:t>
            </w:r>
            <w:r w:rsidRPr="00DB25C4">
              <w:rPr>
                <w:rFonts w:eastAsia="Calibri" w:cstheme="minorHAnsi"/>
                <w:b/>
                <w:bCs/>
                <w:spacing w:val="1"/>
              </w:rPr>
              <w:t>g</w:t>
            </w:r>
            <w:r w:rsidRPr="00DB25C4">
              <w:rPr>
                <w:rFonts w:eastAsia="Calibri" w:cstheme="minorHAnsi"/>
                <w:b/>
                <w:bCs/>
                <w:spacing w:val="-2"/>
              </w:rPr>
              <w:t>r</w:t>
            </w:r>
            <w:r w:rsidRPr="00DB25C4">
              <w:rPr>
                <w:rFonts w:eastAsia="Calibri" w:cstheme="minorHAnsi"/>
                <w:b/>
                <w:bCs/>
                <w:spacing w:val="-1"/>
              </w:rPr>
              <w:t>a</w:t>
            </w:r>
            <w:r w:rsidRPr="00DB25C4">
              <w:rPr>
                <w:rFonts w:eastAsia="Calibri" w:cstheme="minorHAnsi"/>
                <w:b/>
                <w:bCs/>
              </w:rPr>
              <w:t>m</w:t>
            </w:r>
            <w:r w:rsidRPr="00DB25C4">
              <w:rPr>
                <w:rFonts w:eastAsia="Calibri" w:cstheme="minorHAnsi"/>
                <w:b/>
                <w:bCs/>
                <w:spacing w:val="-13"/>
              </w:rPr>
              <w:t xml:space="preserve"> </w:t>
            </w:r>
            <w:proofErr w:type="spellStart"/>
            <w:r w:rsidRPr="00DB25C4">
              <w:rPr>
                <w:rFonts w:eastAsia="Calibri" w:cstheme="minorHAnsi"/>
                <w:b/>
                <w:bCs/>
              </w:rPr>
              <w:t>L</w:t>
            </w:r>
            <w:r w:rsidRPr="00DB25C4">
              <w:rPr>
                <w:rFonts w:eastAsia="Calibri" w:cstheme="minorHAnsi"/>
                <w:b/>
                <w:bCs/>
                <w:spacing w:val="-1"/>
              </w:rPr>
              <w:t>a</w:t>
            </w:r>
            <w:r w:rsidRPr="00DB25C4">
              <w:rPr>
                <w:rFonts w:eastAsia="Calibri" w:cstheme="minorHAnsi"/>
                <w:b/>
                <w:bCs/>
                <w:spacing w:val="1"/>
              </w:rPr>
              <w:t>y</w:t>
            </w:r>
            <w:r w:rsidRPr="00DB25C4">
              <w:rPr>
                <w:rFonts w:eastAsia="Calibri" w:cstheme="minorHAnsi"/>
                <w:b/>
                <w:bCs/>
                <w:spacing w:val="-1"/>
              </w:rPr>
              <w:t>ana</w:t>
            </w:r>
            <w:r w:rsidRPr="00DB25C4">
              <w:rPr>
                <w:rFonts w:eastAsia="Calibri" w:cstheme="minorHAnsi"/>
                <w:b/>
                <w:bCs/>
              </w:rPr>
              <w:t>n</w:t>
            </w:r>
            <w:proofErr w:type="spellEnd"/>
            <w:r w:rsidRPr="00DB25C4">
              <w:rPr>
                <w:rFonts w:eastAsia="Calibri" w:cstheme="minorHAnsi"/>
                <w:b/>
                <w:bCs/>
              </w:rPr>
              <w:t xml:space="preserve"> </w:t>
            </w:r>
            <w:r w:rsidRPr="00DB25C4">
              <w:rPr>
                <w:rFonts w:eastAsia="Calibri" w:cstheme="minorHAnsi"/>
                <w:b/>
                <w:bCs/>
                <w:spacing w:val="-1"/>
              </w:rPr>
              <w:t>da</w:t>
            </w:r>
            <w:r w:rsidRPr="00DB25C4">
              <w:rPr>
                <w:rFonts w:eastAsia="Calibri" w:cstheme="minorHAnsi"/>
                <w:b/>
                <w:bCs/>
              </w:rPr>
              <w:t xml:space="preserve">n </w:t>
            </w:r>
            <w:proofErr w:type="spellStart"/>
            <w:r w:rsidRPr="00DB25C4">
              <w:rPr>
                <w:rFonts w:eastAsia="Calibri" w:cstheme="minorHAnsi"/>
                <w:b/>
                <w:bCs/>
              </w:rPr>
              <w:t>P</w:t>
            </w:r>
            <w:r w:rsidRPr="00DB25C4">
              <w:rPr>
                <w:rFonts w:eastAsia="Calibri" w:cstheme="minorHAnsi"/>
                <w:b/>
                <w:bCs/>
                <w:spacing w:val="-1"/>
              </w:rPr>
              <w:t>e</w:t>
            </w:r>
            <w:r w:rsidRPr="00DB25C4">
              <w:rPr>
                <w:rFonts w:eastAsia="Calibri" w:cstheme="minorHAnsi"/>
                <w:b/>
                <w:bCs/>
              </w:rPr>
              <w:t>m</w:t>
            </w:r>
            <w:r w:rsidRPr="00DB25C4">
              <w:rPr>
                <w:rFonts w:eastAsia="Calibri" w:cstheme="minorHAnsi"/>
                <w:b/>
                <w:bCs/>
                <w:spacing w:val="-1"/>
              </w:rPr>
              <w:t>b</w:t>
            </w:r>
            <w:r w:rsidRPr="00DB25C4">
              <w:rPr>
                <w:rFonts w:eastAsia="Calibri" w:cstheme="minorHAnsi"/>
                <w:b/>
                <w:bCs/>
                <w:spacing w:val="1"/>
              </w:rPr>
              <w:t>i</w:t>
            </w:r>
            <w:r w:rsidRPr="00DB25C4">
              <w:rPr>
                <w:rFonts w:eastAsia="Calibri" w:cstheme="minorHAnsi"/>
                <w:b/>
                <w:bCs/>
                <w:spacing w:val="-1"/>
              </w:rPr>
              <w:t>naa</w:t>
            </w:r>
            <w:r w:rsidRPr="00DB25C4">
              <w:rPr>
                <w:rFonts w:eastAsia="Calibri" w:cstheme="minorHAnsi"/>
                <w:b/>
                <w:bCs/>
              </w:rPr>
              <w:t>n</w:t>
            </w:r>
            <w:proofErr w:type="spellEnd"/>
            <w:r w:rsidRPr="00DB25C4">
              <w:rPr>
                <w:rFonts w:eastAsia="Calibri" w:cstheme="minorHAnsi"/>
                <w:b/>
                <w:bCs/>
              </w:rPr>
              <w:t xml:space="preserve"> </w:t>
            </w:r>
            <w:proofErr w:type="spellStart"/>
            <w:r w:rsidRPr="00DB25C4">
              <w:rPr>
                <w:rFonts w:eastAsia="Calibri" w:cstheme="minorHAnsi"/>
                <w:b/>
                <w:bCs/>
              </w:rPr>
              <w:t>P</w:t>
            </w:r>
            <w:r w:rsidRPr="00DB25C4">
              <w:rPr>
                <w:rFonts w:eastAsia="Calibri" w:cstheme="minorHAnsi"/>
                <w:b/>
                <w:bCs/>
                <w:spacing w:val="-1"/>
              </w:rPr>
              <w:t>ena</w:t>
            </w:r>
            <w:r w:rsidRPr="00DB25C4">
              <w:rPr>
                <w:rFonts w:eastAsia="Calibri" w:cstheme="minorHAnsi"/>
                <w:b/>
                <w:bCs/>
                <w:spacing w:val="1"/>
              </w:rPr>
              <w:t>l</w:t>
            </w:r>
            <w:r w:rsidRPr="00DB25C4">
              <w:rPr>
                <w:rFonts w:eastAsia="Calibri" w:cstheme="minorHAnsi"/>
                <w:b/>
                <w:bCs/>
                <w:spacing w:val="-1"/>
              </w:rPr>
              <w:t>a</w:t>
            </w:r>
            <w:r w:rsidRPr="00DB25C4">
              <w:rPr>
                <w:rFonts w:eastAsia="Calibri" w:cstheme="minorHAnsi"/>
                <w:b/>
                <w:bCs/>
                <w:spacing w:val="1"/>
              </w:rPr>
              <w:t>r</w:t>
            </w:r>
            <w:r w:rsidRPr="00DB25C4">
              <w:rPr>
                <w:rFonts w:eastAsia="Calibri" w:cstheme="minorHAnsi"/>
                <w:b/>
                <w:bCs/>
                <w:spacing w:val="-1"/>
              </w:rPr>
              <w:t>a</w:t>
            </w:r>
            <w:r w:rsidRPr="00DB25C4">
              <w:rPr>
                <w:rFonts w:eastAsia="Calibri" w:cstheme="minorHAnsi"/>
                <w:b/>
                <w:bCs/>
              </w:rPr>
              <w:t>n</w:t>
            </w:r>
            <w:proofErr w:type="spellEnd"/>
          </w:p>
        </w:tc>
        <w:tc>
          <w:tcPr>
            <w:tcW w:w="2411" w:type="dxa"/>
            <w:tcBorders>
              <w:top w:val="single" w:sz="4" w:space="0" w:color="000000" w:themeColor="text1"/>
              <w:left w:val="single" w:sz="4" w:space="0" w:color="000000" w:themeColor="text1"/>
              <w:bottom w:val="single" w:sz="2" w:space="0" w:color="000000" w:themeColor="text1"/>
              <w:right w:val="single" w:sz="4" w:space="0" w:color="000000" w:themeColor="text1"/>
            </w:tcBorders>
            <w:shd w:val="clear" w:color="auto" w:fill="CCCCCC"/>
          </w:tcPr>
          <w:p w14:paraId="2A624CA4" w14:textId="77777777" w:rsidR="001E7FBB" w:rsidRPr="00DB25C4" w:rsidRDefault="001E7FBB" w:rsidP="00687314">
            <w:pPr>
              <w:spacing w:after="0" w:line="240" w:lineRule="auto"/>
              <w:ind w:left="548" w:right="541"/>
              <w:jc w:val="center"/>
              <w:rPr>
                <w:rFonts w:eastAsia="Calibri" w:cstheme="minorHAnsi"/>
              </w:rPr>
            </w:pPr>
            <w:proofErr w:type="spellStart"/>
            <w:r w:rsidRPr="00DB25C4">
              <w:rPr>
                <w:rFonts w:eastAsia="Calibri" w:cstheme="minorHAnsi"/>
                <w:b/>
                <w:bCs/>
                <w:spacing w:val="-1"/>
              </w:rPr>
              <w:t>Jeni</w:t>
            </w:r>
            <w:r w:rsidRPr="00DB25C4">
              <w:rPr>
                <w:rFonts w:eastAsia="Calibri" w:cstheme="minorHAnsi"/>
                <w:b/>
                <w:bCs/>
              </w:rPr>
              <w:t>s</w:t>
            </w:r>
            <w:proofErr w:type="spellEnd"/>
            <w:r w:rsidRPr="00DB25C4">
              <w:rPr>
                <w:rFonts w:eastAsia="Calibri" w:cstheme="minorHAnsi"/>
                <w:b/>
                <w:bCs/>
                <w:spacing w:val="-3"/>
              </w:rPr>
              <w:t xml:space="preserve"> </w:t>
            </w:r>
            <w:r w:rsidRPr="00DB25C4">
              <w:rPr>
                <w:rFonts w:eastAsia="Calibri" w:cstheme="minorHAnsi"/>
                <w:b/>
                <w:bCs/>
              </w:rPr>
              <w:t>P</w:t>
            </w:r>
            <w:r w:rsidRPr="00DB25C4">
              <w:rPr>
                <w:rFonts w:eastAsia="Calibri" w:cstheme="minorHAnsi"/>
                <w:b/>
                <w:bCs/>
                <w:spacing w:val="1"/>
              </w:rPr>
              <w:t>r</w:t>
            </w:r>
            <w:r w:rsidRPr="00DB25C4">
              <w:rPr>
                <w:rFonts w:eastAsia="Calibri" w:cstheme="minorHAnsi"/>
                <w:b/>
                <w:bCs/>
                <w:spacing w:val="-1"/>
              </w:rPr>
              <w:t>o</w:t>
            </w:r>
            <w:r w:rsidRPr="00DB25C4">
              <w:rPr>
                <w:rFonts w:eastAsia="Calibri" w:cstheme="minorHAnsi"/>
                <w:b/>
                <w:bCs/>
                <w:spacing w:val="-2"/>
              </w:rPr>
              <w:t>g</w:t>
            </w:r>
            <w:r w:rsidRPr="00DB25C4">
              <w:rPr>
                <w:rFonts w:eastAsia="Calibri" w:cstheme="minorHAnsi"/>
                <w:b/>
                <w:bCs/>
                <w:spacing w:val="1"/>
              </w:rPr>
              <w:t>r</w:t>
            </w:r>
            <w:r w:rsidRPr="00DB25C4">
              <w:rPr>
                <w:rFonts w:eastAsia="Calibri" w:cstheme="minorHAnsi"/>
                <w:b/>
                <w:bCs/>
                <w:spacing w:val="-1"/>
              </w:rPr>
              <w:t>a</w:t>
            </w:r>
            <w:r w:rsidRPr="00DB25C4">
              <w:rPr>
                <w:rFonts w:eastAsia="Calibri" w:cstheme="minorHAnsi"/>
                <w:b/>
                <w:bCs/>
              </w:rPr>
              <w:t xml:space="preserve">m </w:t>
            </w:r>
            <w:proofErr w:type="spellStart"/>
            <w:r w:rsidRPr="00DB25C4">
              <w:rPr>
                <w:rFonts w:eastAsia="Calibri" w:cstheme="minorHAnsi"/>
                <w:b/>
                <w:bCs/>
              </w:rPr>
              <w:t>L</w:t>
            </w:r>
            <w:r w:rsidRPr="00DB25C4">
              <w:rPr>
                <w:rFonts w:eastAsia="Calibri" w:cstheme="minorHAnsi"/>
                <w:b/>
                <w:bCs/>
                <w:spacing w:val="-1"/>
              </w:rPr>
              <w:t>a</w:t>
            </w:r>
            <w:r w:rsidRPr="00DB25C4">
              <w:rPr>
                <w:rFonts w:eastAsia="Calibri" w:cstheme="minorHAnsi"/>
                <w:b/>
                <w:bCs/>
                <w:spacing w:val="1"/>
              </w:rPr>
              <w:t>y</w:t>
            </w:r>
            <w:r w:rsidRPr="00DB25C4">
              <w:rPr>
                <w:rFonts w:eastAsia="Calibri" w:cstheme="minorHAnsi"/>
                <w:b/>
                <w:bCs/>
                <w:spacing w:val="-1"/>
              </w:rPr>
              <w:t>ana</w:t>
            </w:r>
            <w:r w:rsidRPr="00DB25C4">
              <w:rPr>
                <w:rFonts w:eastAsia="Calibri" w:cstheme="minorHAnsi"/>
                <w:b/>
                <w:bCs/>
              </w:rPr>
              <w:t>n</w:t>
            </w:r>
            <w:proofErr w:type="spellEnd"/>
            <w:r w:rsidRPr="00DB25C4">
              <w:rPr>
                <w:rFonts w:eastAsia="Calibri" w:cstheme="minorHAnsi"/>
                <w:b/>
                <w:bCs/>
              </w:rPr>
              <w:t xml:space="preserve"> </w:t>
            </w:r>
            <w:r w:rsidRPr="00DB25C4">
              <w:rPr>
                <w:rFonts w:eastAsia="Calibri" w:cstheme="minorHAnsi"/>
                <w:b/>
                <w:bCs/>
                <w:spacing w:val="-1"/>
              </w:rPr>
              <w:t>da</w:t>
            </w:r>
            <w:r w:rsidRPr="00DB25C4">
              <w:rPr>
                <w:rFonts w:eastAsia="Calibri" w:cstheme="minorHAnsi"/>
                <w:b/>
                <w:bCs/>
              </w:rPr>
              <w:t xml:space="preserve">n </w:t>
            </w:r>
            <w:proofErr w:type="spellStart"/>
            <w:r w:rsidRPr="00DB25C4">
              <w:rPr>
                <w:rFonts w:eastAsia="Calibri" w:cstheme="minorHAnsi"/>
                <w:b/>
                <w:bCs/>
              </w:rPr>
              <w:t>P</w:t>
            </w:r>
            <w:r w:rsidRPr="00DB25C4">
              <w:rPr>
                <w:rFonts w:eastAsia="Calibri" w:cstheme="minorHAnsi"/>
                <w:b/>
                <w:bCs/>
                <w:spacing w:val="-1"/>
              </w:rPr>
              <w:t>e</w:t>
            </w:r>
            <w:r w:rsidRPr="00DB25C4">
              <w:rPr>
                <w:rFonts w:eastAsia="Calibri" w:cstheme="minorHAnsi"/>
                <w:b/>
                <w:bCs/>
              </w:rPr>
              <w:t>m</w:t>
            </w:r>
            <w:r w:rsidRPr="00DB25C4">
              <w:rPr>
                <w:rFonts w:eastAsia="Calibri" w:cstheme="minorHAnsi"/>
                <w:b/>
                <w:bCs/>
                <w:spacing w:val="-1"/>
              </w:rPr>
              <w:t>b</w:t>
            </w:r>
            <w:r w:rsidRPr="00DB25C4">
              <w:rPr>
                <w:rFonts w:eastAsia="Calibri" w:cstheme="minorHAnsi"/>
                <w:b/>
                <w:bCs/>
                <w:spacing w:val="1"/>
              </w:rPr>
              <w:t>i</w:t>
            </w:r>
            <w:r w:rsidRPr="00DB25C4">
              <w:rPr>
                <w:rFonts w:eastAsia="Calibri" w:cstheme="minorHAnsi"/>
                <w:b/>
                <w:bCs/>
                <w:spacing w:val="-1"/>
              </w:rPr>
              <w:t>naa</w:t>
            </w:r>
            <w:r w:rsidRPr="00DB25C4">
              <w:rPr>
                <w:rFonts w:eastAsia="Calibri" w:cstheme="minorHAnsi"/>
                <w:b/>
                <w:bCs/>
              </w:rPr>
              <w:t>n</w:t>
            </w:r>
            <w:proofErr w:type="spellEnd"/>
            <w:r w:rsidRPr="00DB25C4">
              <w:rPr>
                <w:rFonts w:eastAsia="Calibri" w:cstheme="minorHAnsi"/>
                <w:b/>
                <w:bCs/>
              </w:rPr>
              <w:t xml:space="preserve"> </w:t>
            </w:r>
            <w:proofErr w:type="spellStart"/>
            <w:r w:rsidRPr="00DB25C4">
              <w:rPr>
                <w:rFonts w:eastAsia="Calibri" w:cstheme="minorHAnsi"/>
                <w:b/>
                <w:bCs/>
                <w:spacing w:val="-1"/>
                <w:w w:val="94"/>
              </w:rPr>
              <w:t>K</w:t>
            </w:r>
            <w:r w:rsidRPr="00DB25C4">
              <w:rPr>
                <w:rFonts w:eastAsia="Calibri" w:cstheme="minorHAnsi"/>
                <w:b/>
                <w:bCs/>
                <w:spacing w:val="1"/>
                <w:w w:val="94"/>
              </w:rPr>
              <w:t>ese</w:t>
            </w:r>
            <w:r w:rsidRPr="00DB25C4">
              <w:rPr>
                <w:rFonts w:eastAsia="Calibri" w:cstheme="minorHAnsi"/>
                <w:b/>
                <w:bCs/>
                <w:w w:val="94"/>
              </w:rPr>
              <w:t>j</w:t>
            </w:r>
            <w:r w:rsidRPr="00DB25C4">
              <w:rPr>
                <w:rFonts w:eastAsia="Calibri" w:cstheme="minorHAnsi"/>
                <w:b/>
                <w:bCs/>
                <w:spacing w:val="1"/>
                <w:w w:val="94"/>
              </w:rPr>
              <w:t>ah</w:t>
            </w:r>
            <w:r w:rsidRPr="00DB25C4">
              <w:rPr>
                <w:rFonts w:eastAsia="Calibri" w:cstheme="minorHAnsi"/>
                <w:b/>
                <w:bCs/>
                <w:w w:val="94"/>
              </w:rPr>
              <w:t>t</w:t>
            </w:r>
            <w:r w:rsidRPr="00DB25C4">
              <w:rPr>
                <w:rFonts w:eastAsia="Calibri" w:cstheme="minorHAnsi"/>
                <w:b/>
                <w:bCs/>
                <w:spacing w:val="1"/>
                <w:w w:val="94"/>
              </w:rPr>
              <w:t>er</w:t>
            </w:r>
            <w:r w:rsidRPr="00DB25C4">
              <w:rPr>
                <w:rFonts w:eastAsia="Calibri" w:cstheme="minorHAnsi"/>
                <w:b/>
                <w:bCs/>
                <w:spacing w:val="-2"/>
                <w:w w:val="94"/>
              </w:rPr>
              <w:t>a</w:t>
            </w:r>
            <w:r w:rsidRPr="00DB25C4">
              <w:rPr>
                <w:rFonts w:eastAsia="Calibri" w:cstheme="minorHAnsi"/>
                <w:b/>
                <w:bCs/>
                <w:spacing w:val="1"/>
                <w:w w:val="94"/>
              </w:rPr>
              <w:t>a</w:t>
            </w:r>
            <w:r w:rsidRPr="00DB25C4">
              <w:rPr>
                <w:rFonts w:eastAsia="Calibri" w:cstheme="minorHAnsi"/>
                <w:b/>
                <w:bCs/>
                <w:w w:val="94"/>
              </w:rPr>
              <w:t>n</w:t>
            </w:r>
            <w:proofErr w:type="spellEnd"/>
          </w:p>
        </w:tc>
        <w:tc>
          <w:tcPr>
            <w:tcW w:w="2838" w:type="dxa"/>
            <w:tcBorders>
              <w:top w:val="single" w:sz="4" w:space="0" w:color="000000" w:themeColor="text1"/>
              <w:left w:val="single" w:sz="4" w:space="0" w:color="000000" w:themeColor="text1"/>
              <w:bottom w:val="single" w:sz="2" w:space="0" w:color="000000" w:themeColor="text1"/>
              <w:right w:val="single" w:sz="4" w:space="0" w:color="000000" w:themeColor="text1"/>
            </w:tcBorders>
            <w:shd w:val="clear" w:color="auto" w:fill="CCCCCC"/>
          </w:tcPr>
          <w:p w14:paraId="1822FAF5" w14:textId="77777777" w:rsidR="001E7FBB" w:rsidRPr="00DB25C4" w:rsidRDefault="001E7FBB" w:rsidP="00687314">
            <w:pPr>
              <w:spacing w:after="0" w:line="240" w:lineRule="auto"/>
              <w:ind w:left="360" w:right="361"/>
              <w:jc w:val="center"/>
              <w:rPr>
                <w:rFonts w:eastAsia="Calibri" w:cstheme="minorHAnsi"/>
              </w:rPr>
            </w:pPr>
            <w:proofErr w:type="spellStart"/>
            <w:r w:rsidRPr="00DB25C4">
              <w:rPr>
                <w:rFonts w:eastAsia="Calibri" w:cstheme="minorHAnsi"/>
                <w:b/>
                <w:bCs/>
                <w:spacing w:val="-1"/>
              </w:rPr>
              <w:t>Jen</w:t>
            </w:r>
            <w:r w:rsidRPr="00DB25C4">
              <w:rPr>
                <w:rFonts w:eastAsia="Calibri" w:cstheme="minorHAnsi"/>
                <w:b/>
                <w:bCs/>
                <w:spacing w:val="1"/>
              </w:rPr>
              <w:t>i</w:t>
            </w:r>
            <w:r w:rsidRPr="00DB25C4">
              <w:rPr>
                <w:rFonts w:eastAsia="Calibri" w:cstheme="minorHAnsi"/>
                <w:b/>
                <w:bCs/>
              </w:rPr>
              <w:t>s</w:t>
            </w:r>
            <w:proofErr w:type="spellEnd"/>
            <w:r w:rsidRPr="00DB25C4">
              <w:rPr>
                <w:rFonts w:eastAsia="Calibri" w:cstheme="minorHAnsi"/>
                <w:b/>
                <w:bCs/>
                <w:spacing w:val="-8"/>
              </w:rPr>
              <w:t xml:space="preserve"> </w:t>
            </w:r>
            <w:r w:rsidRPr="00DB25C4">
              <w:rPr>
                <w:rFonts w:eastAsia="Calibri" w:cstheme="minorHAnsi"/>
                <w:b/>
                <w:bCs/>
              </w:rPr>
              <w:t>P</w:t>
            </w:r>
            <w:r w:rsidRPr="00DB25C4">
              <w:rPr>
                <w:rFonts w:eastAsia="Calibri" w:cstheme="minorHAnsi"/>
                <w:b/>
                <w:bCs/>
                <w:spacing w:val="1"/>
              </w:rPr>
              <w:t>r</w:t>
            </w:r>
            <w:r w:rsidRPr="00DB25C4">
              <w:rPr>
                <w:rFonts w:eastAsia="Calibri" w:cstheme="minorHAnsi"/>
                <w:b/>
                <w:bCs/>
                <w:spacing w:val="-1"/>
              </w:rPr>
              <w:t>o</w:t>
            </w:r>
            <w:r w:rsidRPr="00DB25C4">
              <w:rPr>
                <w:rFonts w:eastAsia="Calibri" w:cstheme="minorHAnsi"/>
                <w:b/>
                <w:bCs/>
                <w:spacing w:val="1"/>
              </w:rPr>
              <w:t>g</w:t>
            </w:r>
            <w:r w:rsidRPr="00DB25C4">
              <w:rPr>
                <w:rFonts w:eastAsia="Calibri" w:cstheme="minorHAnsi"/>
                <w:b/>
                <w:bCs/>
                <w:spacing w:val="-2"/>
              </w:rPr>
              <w:t>r</w:t>
            </w:r>
            <w:r w:rsidRPr="00DB25C4">
              <w:rPr>
                <w:rFonts w:eastAsia="Calibri" w:cstheme="minorHAnsi"/>
                <w:b/>
                <w:bCs/>
                <w:spacing w:val="-1"/>
              </w:rPr>
              <w:t>a</w:t>
            </w:r>
            <w:r w:rsidRPr="00DB25C4">
              <w:rPr>
                <w:rFonts w:eastAsia="Calibri" w:cstheme="minorHAnsi"/>
                <w:b/>
                <w:bCs/>
              </w:rPr>
              <w:t>m</w:t>
            </w:r>
            <w:r w:rsidRPr="00DB25C4">
              <w:rPr>
                <w:rFonts w:eastAsia="Calibri" w:cstheme="minorHAnsi"/>
                <w:b/>
                <w:bCs/>
                <w:spacing w:val="-11"/>
              </w:rPr>
              <w:t xml:space="preserve"> </w:t>
            </w:r>
            <w:proofErr w:type="spellStart"/>
            <w:r w:rsidRPr="00DB25C4">
              <w:rPr>
                <w:rFonts w:eastAsia="Calibri" w:cstheme="minorHAnsi"/>
                <w:b/>
                <w:bCs/>
              </w:rPr>
              <w:t>L</w:t>
            </w:r>
            <w:r w:rsidRPr="00DB25C4">
              <w:rPr>
                <w:rFonts w:eastAsia="Calibri" w:cstheme="minorHAnsi"/>
                <w:b/>
                <w:bCs/>
                <w:spacing w:val="-1"/>
              </w:rPr>
              <w:t>a</w:t>
            </w:r>
            <w:r w:rsidRPr="00DB25C4">
              <w:rPr>
                <w:rFonts w:eastAsia="Calibri" w:cstheme="minorHAnsi"/>
                <w:b/>
                <w:bCs/>
                <w:spacing w:val="1"/>
              </w:rPr>
              <w:t>y</w:t>
            </w:r>
            <w:r w:rsidRPr="00DB25C4">
              <w:rPr>
                <w:rFonts w:eastAsia="Calibri" w:cstheme="minorHAnsi"/>
                <w:b/>
                <w:bCs/>
                <w:spacing w:val="-1"/>
              </w:rPr>
              <w:t>ana</w:t>
            </w:r>
            <w:r w:rsidRPr="00DB25C4">
              <w:rPr>
                <w:rFonts w:eastAsia="Calibri" w:cstheme="minorHAnsi"/>
                <w:b/>
                <w:bCs/>
              </w:rPr>
              <w:t>n</w:t>
            </w:r>
            <w:proofErr w:type="spellEnd"/>
            <w:r w:rsidRPr="00DB25C4">
              <w:rPr>
                <w:rFonts w:eastAsia="Calibri" w:cstheme="minorHAnsi"/>
                <w:b/>
                <w:bCs/>
              </w:rPr>
              <w:t xml:space="preserve"> </w:t>
            </w:r>
            <w:r w:rsidRPr="00DB25C4">
              <w:rPr>
                <w:rFonts w:eastAsia="Calibri" w:cstheme="minorHAnsi"/>
                <w:b/>
                <w:bCs/>
                <w:spacing w:val="-1"/>
              </w:rPr>
              <w:t>da</w:t>
            </w:r>
            <w:r w:rsidRPr="00DB25C4">
              <w:rPr>
                <w:rFonts w:eastAsia="Calibri" w:cstheme="minorHAnsi"/>
                <w:b/>
                <w:bCs/>
              </w:rPr>
              <w:t xml:space="preserve">n </w:t>
            </w:r>
            <w:proofErr w:type="spellStart"/>
            <w:r w:rsidRPr="00DB25C4">
              <w:rPr>
                <w:rFonts w:eastAsia="Calibri" w:cstheme="minorHAnsi"/>
                <w:b/>
                <w:bCs/>
              </w:rPr>
              <w:t>P</w:t>
            </w:r>
            <w:r w:rsidRPr="00DB25C4">
              <w:rPr>
                <w:rFonts w:eastAsia="Calibri" w:cstheme="minorHAnsi"/>
                <w:b/>
                <w:bCs/>
                <w:spacing w:val="-1"/>
              </w:rPr>
              <w:t>e</w:t>
            </w:r>
            <w:r w:rsidRPr="00DB25C4">
              <w:rPr>
                <w:rFonts w:eastAsia="Calibri" w:cstheme="minorHAnsi"/>
                <w:b/>
                <w:bCs/>
              </w:rPr>
              <w:t>m</w:t>
            </w:r>
            <w:r w:rsidRPr="00DB25C4">
              <w:rPr>
                <w:rFonts w:eastAsia="Calibri" w:cstheme="minorHAnsi"/>
                <w:b/>
                <w:bCs/>
                <w:spacing w:val="-1"/>
              </w:rPr>
              <w:t>b</w:t>
            </w:r>
            <w:r w:rsidRPr="00DB25C4">
              <w:rPr>
                <w:rFonts w:eastAsia="Calibri" w:cstheme="minorHAnsi"/>
                <w:b/>
                <w:bCs/>
                <w:spacing w:val="1"/>
              </w:rPr>
              <w:t>i</w:t>
            </w:r>
            <w:r w:rsidRPr="00DB25C4">
              <w:rPr>
                <w:rFonts w:eastAsia="Calibri" w:cstheme="minorHAnsi"/>
                <w:b/>
                <w:bCs/>
                <w:spacing w:val="-1"/>
              </w:rPr>
              <w:t>naa</w:t>
            </w:r>
            <w:r w:rsidRPr="00DB25C4">
              <w:rPr>
                <w:rFonts w:eastAsia="Calibri" w:cstheme="minorHAnsi"/>
                <w:b/>
                <w:bCs/>
              </w:rPr>
              <w:t>n</w:t>
            </w:r>
            <w:proofErr w:type="spellEnd"/>
            <w:r w:rsidRPr="00DB25C4">
              <w:rPr>
                <w:rFonts w:eastAsia="Calibri" w:cstheme="minorHAnsi"/>
                <w:b/>
                <w:bCs/>
              </w:rPr>
              <w:t xml:space="preserve"> </w:t>
            </w:r>
            <w:proofErr w:type="spellStart"/>
            <w:r w:rsidRPr="00DB25C4">
              <w:rPr>
                <w:rFonts w:eastAsia="Calibri" w:cstheme="minorHAnsi"/>
                <w:b/>
                <w:bCs/>
                <w:spacing w:val="-1"/>
              </w:rPr>
              <w:t>Kep</w:t>
            </w:r>
            <w:r w:rsidRPr="00DB25C4">
              <w:rPr>
                <w:rFonts w:eastAsia="Calibri" w:cstheme="minorHAnsi"/>
                <w:b/>
                <w:bCs/>
                <w:spacing w:val="1"/>
              </w:rPr>
              <w:t>r</w:t>
            </w:r>
            <w:r w:rsidRPr="00DB25C4">
              <w:rPr>
                <w:rFonts w:eastAsia="Calibri" w:cstheme="minorHAnsi"/>
                <w:b/>
                <w:bCs/>
                <w:spacing w:val="-1"/>
              </w:rPr>
              <w:t>o</w:t>
            </w:r>
            <w:r w:rsidRPr="00DB25C4">
              <w:rPr>
                <w:rFonts w:eastAsia="Calibri" w:cstheme="minorHAnsi"/>
                <w:b/>
                <w:bCs/>
              </w:rPr>
              <w:t>f</w:t>
            </w:r>
            <w:r w:rsidRPr="00DB25C4">
              <w:rPr>
                <w:rFonts w:eastAsia="Calibri" w:cstheme="minorHAnsi"/>
                <w:b/>
                <w:bCs/>
                <w:spacing w:val="-1"/>
              </w:rPr>
              <w:t>e</w:t>
            </w:r>
            <w:r w:rsidRPr="00DB25C4">
              <w:rPr>
                <w:rFonts w:eastAsia="Calibri" w:cstheme="minorHAnsi"/>
                <w:b/>
                <w:bCs/>
                <w:spacing w:val="1"/>
              </w:rPr>
              <w:t>si</w:t>
            </w:r>
            <w:r w:rsidRPr="00DB25C4">
              <w:rPr>
                <w:rFonts w:eastAsia="Calibri" w:cstheme="minorHAnsi"/>
                <w:b/>
                <w:bCs/>
                <w:spacing w:val="-1"/>
              </w:rPr>
              <w:t>a</w:t>
            </w:r>
            <w:r w:rsidRPr="00DB25C4">
              <w:rPr>
                <w:rFonts w:eastAsia="Calibri" w:cstheme="minorHAnsi"/>
                <w:b/>
                <w:bCs/>
              </w:rPr>
              <w:t>n</w:t>
            </w:r>
            <w:proofErr w:type="spellEnd"/>
          </w:p>
        </w:tc>
      </w:tr>
      <w:tr w:rsidR="001E7FBB" w:rsidRPr="00DB25C4" w14:paraId="0FCE19E3" w14:textId="77777777" w:rsidTr="002A20EE">
        <w:trPr>
          <w:trHeight w:hRule="exact" w:val="281"/>
          <w:jc w:val="center"/>
        </w:trPr>
        <w:tc>
          <w:tcPr>
            <w:tcW w:w="1306" w:type="dxa"/>
            <w:tcBorders>
              <w:top w:val="single" w:sz="2" w:space="0" w:color="000000" w:themeColor="text1"/>
              <w:left w:val="single" w:sz="4" w:space="0" w:color="000000" w:themeColor="text1"/>
              <w:bottom w:val="single" w:sz="4" w:space="0" w:color="000000" w:themeColor="text1"/>
              <w:right w:val="single" w:sz="4" w:space="0" w:color="000000" w:themeColor="text1"/>
            </w:tcBorders>
            <w:shd w:val="clear" w:color="auto" w:fill="BDBDBD"/>
          </w:tcPr>
          <w:p w14:paraId="220A1BFD" w14:textId="77777777" w:rsidR="001E7FBB" w:rsidRPr="00DB25C4" w:rsidRDefault="001E7FBB" w:rsidP="00687314">
            <w:pPr>
              <w:spacing w:after="0" w:line="240" w:lineRule="auto"/>
              <w:ind w:left="494" w:right="482"/>
              <w:jc w:val="center"/>
              <w:rPr>
                <w:rFonts w:eastAsia="Calibri" w:cstheme="minorHAnsi"/>
              </w:rPr>
            </w:pPr>
            <w:r w:rsidRPr="00DB25C4">
              <w:rPr>
                <w:rFonts w:eastAsia="Calibri" w:cstheme="minorHAnsi"/>
              </w:rPr>
              <w:t>(</w:t>
            </w:r>
            <w:r w:rsidRPr="00DB25C4">
              <w:rPr>
                <w:rFonts w:eastAsia="Calibri" w:cstheme="minorHAnsi"/>
                <w:spacing w:val="1"/>
              </w:rPr>
              <w:t>1</w:t>
            </w:r>
            <w:r w:rsidRPr="00DB25C4">
              <w:rPr>
                <w:rFonts w:eastAsia="Calibri" w:cstheme="minorHAnsi"/>
              </w:rPr>
              <w:t>)</w:t>
            </w:r>
          </w:p>
        </w:tc>
        <w:tc>
          <w:tcPr>
            <w:tcW w:w="2269" w:type="dxa"/>
            <w:tcBorders>
              <w:top w:val="single" w:sz="2" w:space="0" w:color="000000" w:themeColor="text1"/>
              <w:left w:val="single" w:sz="4" w:space="0" w:color="000000" w:themeColor="text1"/>
              <w:bottom w:val="single" w:sz="4" w:space="0" w:color="000000" w:themeColor="text1"/>
              <w:right w:val="single" w:sz="4" w:space="0" w:color="000000" w:themeColor="text1"/>
            </w:tcBorders>
            <w:shd w:val="clear" w:color="auto" w:fill="BDBDBD"/>
          </w:tcPr>
          <w:p w14:paraId="78E08B8E" w14:textId="77777777" w:rsidR="001E7FBB" w:rsidRPr="00DB25C4" w:rsidRDefault="001E7FBB" w:rsidP="00687314">
            <w:pPr>
              <w:spacing w:after="0" w:line="240" w:lineRule="auto"/>
              <w:ind w:left="971" w:right="968"/>
              <w:jc w:val="center"/>
              <w:rPr>
                <w:rFonts w:eastAsia="Calibri" w:cstheme="minorHAnsi"/>
              </w:rPr>
            </w:pPr>
            <w:r w:rsidRPr="00DB25C4">
              <w:rPr>
                <w:rFonts w:eastAsia="Calibri" w:cstheme="minorHAnsi"/>
              </w:rPr>
              <w:t>(</w:t>
            </w:r>
            <w:r w:rsidRPr="00DB25C4">
              <w:rPr>
                <w:rFonts w:eastAsia="Calibri" w:cstheme="minorHAnsi"/>
                <w:spacing w:val="1"/>
              </w:rPr>
              <w:t>2</w:t>
            </w:r>
            <w:r w:rsidRPr="00DB25C4">
              <w:rPr>
                <w:rFonts w:eastAsia="Calibri" w:cstheme="minorHAnsi"/>
              </w:rPr>
              <w:t>)</w:t>
            </w:r>
          </w:p>
        </w:tc>
        <w:tc>
          <w:tcPr>
            <w:tcW w:w="2552" w:type="dxa"/>
            <w:tcBorders>
              <w:top w:val="single" w:sz="2" w:space="0" w:color="000000" w:themeColor="text1"/>
              <w:left w:val="single" w:sz="4" w:space="0" w:color="000000" w:themeColor="text1"/>
              <w:bottom w:val="single" w:sz="4" w:space="0" w:color="000000" w:themeColor="text1"/>
              <w:right w:val="single" w:sz="4" w:space="0" w:color="000000" w:themeColor="text1"/>
            </w:tcBorders>
            <w:shd w:val="clear" w:color="auto" w:fill="BDBDBD"/>
          </w:tcPr>
          <w:p w14:paraId="5956ADD6" w14:textId="77777777" w:rsidR="001E7FBB" w:rsidRPr="00DB25C4" w:rsidRDefault="001E7FBB" w:rsidP="00687314">
            <w:pPr>
              <w:spacing w:after="0" w:line="240" w:lineRule="auto"/>
              <w:ind w:left="1114" w:right="1110"/>
              <w:jc w:val="center"/>
              <w:rPr>
                <w:rFonts w:eastAsia="Calibri" w:cstheme="minorHAnsi"/>
              </w:rPr>
            </w:pPr>
            <w:r w:rsidRPr="00DB25C4">
              <w:rPr>
                <w:rFonts w:eastAsia="Calibri" w:cstheme="minorHAnsi"/>
              </w:rPr>
              <w:t>(</w:t>
            </w:r>
            <w:r w:rsidRPr="00DB25C4">
              <w:rPr>
                <w:rFonts w:eastAsia="Calibri" w:cstheme="minorHAnsi"/>
                <w:spacing w:val="-2"/>
              </w:rPr>
              <w:t>3</w:t>
            </w:r>
            <w:r w:rsidRPr="00DB25C4">
              <w:rPr>
                <w:rFonts w:eastAsia="Calibri" w:cstheme="minorHAnsi"/>
              </w:rPr>
              <w:t>)</w:t>
            </w:r>
          </w:p>
        </w:tc>
        <w:tc>
          <w:tcPr>
            <w:tcW w:w="2552" w:type="dxa"/>
            <w:tcBorders>
              <w:top w:val="single" w:sz="2" w:space="0" w:color="000000" w:themeColor="text1"/>
              <w:left w:val="single" w:sz="4" w:space="0" w:color="000000" w:themeColor="text1"/>
              <w:bottom w:val="single" w:sz="4" w:space="0" w:color="000000" w:themeColor="text1"/>
              <w:right w:val="single" w:sz="4" w:space="0" w:color="000000" w:themeColor="text1"/>
            </w:tcBorders>
            <w:shd w:val="clear" w:color="auto" w:fill="BDBDBD"/>
          </w:tcPr>
          <w:p w14:paraId="6D57D045" w14:textId="77777777" w:rsidR="001E7FBB" w:rsidRPr="00DB25C4" w:rsidRDefault="001E7FBB" w:rsidP="00687314">
            <w:pPr>
              <w:spacing w:after="0" w:line="240" w:lineRule="auto"/>
              <w:ind w:left="1114" w:right="1109"/>
              <w:jc w:val="center"/>
              <w:rPr>
                <w:rFonts w:eastAsia="Calibri" w:cstheme="minorHAnsi"/>
              </w:rPr>
            </w:pPr>
            <w:r w:rsidRPr="00DB25C4">
              <w:rPr>
                <w:rFonts w:eastAsia="Calibri" w:cstheme="minorHAnsi"/>
              </w:rPr>
              <w:t>(</w:t>
            </w:r>
            <w:r w:rsidRPr="00DB25C4">
              <w:rPr>
                <w:rFonts w:eastAsia="Calibri" w:cstheme="minorHAnsi"/>
                <w:spacing w:val="1"/>
              </w:rPr>
              <w:t>4</w:t>
            </w:r>
            <w:r w:rsidRPr="00DB25C4">
              <w:rPr>
                <w:rFonts w:eastAsia="Calibri" w:cstheme="minorHAnsi"/>
              </w:rPr>
              <w:t>)</w:t>
            </w:r>
          </w:p>
        </w:tc>
        <w:tc>
          <w:tcPr>
            <w:tcW w:w="2411" w:type="dxa"/>
            <w:tcBorders>
              <w:top w:val="single" w:sz="2" w:space="0" w:color="000000" w:themeColor="text1"/>
              <w:left w:val="single" w:sz="4" w:space="0" w:color="000000" w:themeColor="text1"/>
              <w:bottom w:val="single" w:sz="4" w:space="0" w:color="000000" w:themeColor="text1"/>
              <w:right w:val="single" w:sz="4" w:space="0" w:color="000000" w:themeColor="text1"/>
            </w:tcBorders>
            <w:shd w:val="clear" w:color="auto" w:fill="BDBDBD"/>
          </w:tcPr>
          <w:p w14:paraId="5CDDC5A0" w14:textId="77777777" w:rsidR="001E7FBB" w:rsidRPr="00DB25C4" w:rsidRDefault="001E7FBB" w:rsidP="00687314">
            <w:pPr>
              <w:spacing w:after="0" w:line="240" w:lineRule="auto"/>
              <w:ind w:left="1043" w:right="1038"/>
              <w:jc w:val="center"/>
              <w:rPr>
                <w:rFonts w:eastAsia="Calibri" w:cstheme="minorHAnsi"/>
              </w:rPr>
            </w:pPr>
            <w:r w:rsidRPr="00DB25C4">
              <w:rPr>
                <w:rFonts w:eastAsia="Calibri" w:cstheme="minorHAnsi"/>
              </w:rPr>
              <w:t>(</w:t>
            </w:r>
            <w:r w:rsidRPr="00DB25C4">
              <w:rPr>
                <w:rFonts w:eastAsia="Calibri" w:cstheme="minorHAnsi"/>
                <w:spacing w:val="1"/>
              </w:rPr>
              <w:t>5</w:t>
            </w:r>
            <w:r w:rsidRPr="00DB25C4">
              <w:rPr>
                <w:rFonts w:eastAsia="Calibri" w:cstheme="minorHAnsi"/>
              </w:rPr>
              <w:t>)</w:t>
            </w:r>
          </w:p>
        </w:tc>
        <w:tc>
          <w:tcPr>
            <w:tcW w:w="2838" w:type="dxa"/>
            <w:tcBorders>
              <w:top w:val="single" w:sz="2" w:space="0" w:color="000000" w:themeColor="text1"/>
              <w:left w:val="single" w:sz="4" w:space="0" w:color="000000" w:themeColor="text1"/>
              <w:bottom w:val="single" w:sz="4" w:space="0" w:color="000000" w:themeColor="text1"/>
              <w:right w:val="single" w:sz="4" w:space="0" w:color="000000" w:themeColor="text1"/>
            </w:tcBorders>
            <w:shd w:val="clear" w:color="auto" w:fill="BDBDBD"/>
          </w:tcPr>
          <w:p w14:paraId="42F36DF5" w14:textId="77777777" w:rsidR="001E7FBB" w:rsidRPr="00DB25C4" w:rsidRDefault="001E7FBB" w:rsidP="00687314">
            <w:pPr>
              <w:spacing w:after="0" w:line="240" w:lineRule="auto"/>
              <w:ind w:left="1255" w:right="1255"/>
              <w:jc w:val="center"/>
              <w:rPr>
                <w:rFonts w:eastAsia="Calibri" w:cstheme="minorHAnsi"/>
              </w:rPr>
            </w:pPr>
            <w:r w:rsidRPr="00DB25C4">
              <w:rPr>
                <w:rFonts w:eastAsia="Calibri" w:cstheme="minorHAnsi"/>
              </w:rPr>
              <w:t>(</w:t>
            </w:r>
            <w:r w:rsidRPr="00DB25C4">
              <w:rPr>
                <w:rFonts w:eastAsia="Calibri" w:cstheme="minorHAnsi"/>
                <w:spacing w:val="-2"/>
              </w:rPr>
              <w:t>6</w:t>
            </w:r>
            <w:r w:rsidRPr="00DB25C4">
              <w:rPr>
                <w:rFonts w:eastAsia="Calibri" w:cstheme="minorHAnsi"/>
              </w:rPr>
              <w:t>)</w:t>
            </w:r>
          </w:p>
        </w:tc>
      </w:tr>
      <w:tr w:rsidR="001E7FBB" w:rsidRPr="00DB25C4" w14:paraId="54B86381" w14:textId="77777777" w:rsidTr="002A20EE">
        <w:trPr>
          <w:trHeight w:val="450"/>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C3D0AF" w14:textId="77777777" w:rsidR="001E7FBB" w:rsidRPr="00DB25C4" w:rsidRDefault="001E7FBB" w:rsidP="00687314">
            <w:pPr>
              <w:spacing w:after="0" w:line="240" w:lineRule="auto"/>
              <w:ind w:left="420" w:right="415"/>
              <w:jc w:val="center"/>
              <w:rPr>
                <w:rFonts w:eastAsia="Calibri" w:cstheme="minorHAnsi"/>
              </w:rPr>
            </w:pPr>
            <w:r w:rsidRPr="00DB25C4">
              <w:rPr>
                <w:rFonts w:eastAsia="Calibri" w:cstheme="minorHAnsi"/>
              </w:rPr>
              <w:t>T</w:t>
            </w:r>
            <w:r w:rsidRPr="00DB25C4">
              <w:rPr>
                <w:rFonts w:eastAsia="Calibri" w:cstheme="minorHAnsi"/>
                <w:spacing w:val="-1"/>
              </w:rPr>
              <w:t>S</w:t>
            </w:r>
            <w:r w:rsidRPr="00DB25C4">
              <w:rPr>
                <w:rFonts w:eastAsia="Calibri" w:cstheme="minorHAnsi"/>
              </w:rPr>
              <w:t>-4</w:t>
            </w:r>
          </w:p>
        </w:tc>
        <w:tc>
          <w:tcPr>
            <w:tcW w:w="22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29C4C2" w14:textId="77777777" w:rsidR="001E7FBB" w:rsidRPr="00DB25C4" w:rsidRDefault="001E7FBB" w:rsidP="00687314">
            <w:pPr>
              <w:spacing w:after="0" w:line="240" w:lineRule="auto"/>
              <w:ind w:left="720" w:right="1038"/>
              <w:jc w:val="center"/>
              <w:rPr>
                <w:rFonts w:eastAsia="Calibri" w:cstheme="minorHAnsi"/>
              </w:rPr>
            </w:pPr>
            <w:r w:rsidRPr="00DB25C4">
              <w:rPr>
                <w:rFonts w:eastAsia="Calibri" w:cstheme="minorHAnsi"/>
              </w:rPr>
              <w:t>8</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6E11A2" w14:textId="77777777" w:rsidR="001E7FBB" w:rsidRPr="00DB25C4" w:rsidRDefault="001E7FBB" w:rsidP="00687314">
            <w:pPr>
              <w:spacing w:after="0" w:line="240" w:lineRule="auto"/>
              <w:ind w:left="720" w:right="1178"/>
              <w:jc w:val="center"/>
              <w:rPr>
                <w:rFonts w:eastAsia="Calibri" w:cstheme="minorHAnsi"/>
              </w:rPr>
            </w:pPr>
            <w:r w:rsidRPr="00DB25C4">
              <w:rPr>
                <w:rFonts w:eastAsia="Calibri" w:cstheme="minorHAnsi"/>
              </w:rPr>
              <w:t>10</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A72E72" w14:textId="77777777" w:rsidR="001E7FBB" w:rsidRPr="00DB25C4" w:rsidRDefault="001E7FBB" w:rsidP="00687314">
            <w:pPr>
              <w:spacing w:after="0" w:line="240" w:lineRule="auto"/>
              <w:ind w:left="720" w:right="1179"/>
              <w:jc w:val="center"/>
              <w:rPr>
                <w:rFonts w:eastAsia="Calibri" w:cstheme="minorHAnsi"/>
              </w:rPr>
            </w:pPr>
            <w:r w:rsidRPr="00DB25C4">
              <w:rPr>
                <w:rFonts w:eastAsia="Calibri" w:cstheme="minorHAnsi"/>
              </w:rPr>
              <w:t xml:space="preserve">     8</w:t>
            </w:r>
          </w:p>
        </w:tc>
        <w:tc>
          <w:tcPr>
            <w:tcW w:w="2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ADA6E6" w14:textId="77777777" w:rsidR="001E7FBB" w:rsidRPr="00DB25C4" w:rsidRDefault="001E7FBB" w:rsidP="00687314">
            <w:pPr>
              <w:spacing w:after="0" w:line="240" w:lineRule="auto"/>
              <w:ind w:left="720" w:right="1108"/>
              <w:jc w:val="center"/>
              <w:rPr>
                <w:rFonts w:eastAsia="Calibri" w:cstheme="minorHAnsi"/>
              </w:rPr>
            </w:pPr>
            <w:r w:rsidRPr="00DB25C4">
              <w:rPr>
                <w:rFonts w:eastAsia="Calibri" w:cstheme="minorHAnsi"/>
              </w:rPr>
              <w:t>4</w:t>
            </w:r>
          </w:p>
        </w:tc>
        <w:tc>
          <w:tcPr>
            <w:tcW w:w="2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E8BD71" w14:textId="77777777" w:rsidR="001E7FBB" w:rsidRPr="00DB25C4" w:rsidRDefault="001E7FBB" w:rsidP="00687314">
            <w:pPr>
              <w:spacing w:after="0" w:line="240" w:lineRule="auto"/>
              <w:ind w:left="1323" w:right="1321"/>
              <w:jc w:val="center"/>
              <w:rPr>
                <w:rFonts w:eastAsia="Calibri" w:cstheme="minorHAnsi"/>
              </w:rPr>
            </w:pPr>
            <w:r w:rsidRPr="00DB25C4">
              <w:rPr>
                <w:rFonts w:eastAsia="Calibri" w:cstheme="minorHAnsi"/>
              </w:rPr>
              <w:t>3</w:t>
            </w:r>
          </w:p>
        </w:tc>
      </w:tr>
      <w:tr w:rsidR="001E7FBB" w:rsidRPr="00DB25C4" w14:paraId="62752FDF" w14:textId="77777777" w:rsidTr="002A20EE">
        <w:trPr>
          <w:trHeight w:hRule="exact" w:val="279"/>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CE2255" w14:textId="77777777" w:rsidR="001E7FBB" w:rsidRPr="00DB25C4" w:rsidRDefault="001E7FBB" w:rsidP="00687314">
            <w:pPr>
              <w:spacing w:after="0" w:line="240" w:lineRule="auto"/>
              <w:ind w:left="420" w:right="415"/>
              <w:jc w:val="center"/>
              <w:rPr>
                <w:rFonts w:eastAsia="Calibri" w:cstheme="minorHAnsi"/>
              </w:rPr>
            </w:pPr>
            <w:r w:rsidRPr="00DB25C4">
              <w:rPr>
                <w:rFonts w:eastAsia="Calibri" w:cstheme="minorHAnsi"/>
              </w:rPr>
              <w:t>T</w:t>
            </w:r>
            <w:r w:rsidRPr="00DB25C4">
              <w:rPr>
                <w:rFonts w:eastAsia="Calibri" w:cstheme="minorHAnsi"/>
                <w:spacing w:val="-1"/>
              </w:rPr>
              <w:t>S</w:t>
            </w:r>
            <w:r w:rsidRPr="00DB25C4">
              <w:rPr>
                <w:rFonts w:eastAsia="Calibri" w:cstheme="minorHAnsi"/>
              </w:rPr>
              <w:t>-3</w:t>
            </w:r>
          </w:p>
        </w:tc>
        <w:tc>
          <w:tcPr>
            <w:tcW w:w="22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07E1E2" w14:textId="77777777" w:rsidR="001E7FBB" w:rsidRPr="00DB25C4" w:rsidRDefault="001E7FBB" w:rsidP="00687314">
            <w:pPr>
              <w:spacing w:after="0" w:line="240" w:lineRule="auto"/>
              <w:ind w:left="720" w:right="1038"/>
              <w:jc w:val="center"/>
              <w:rPr>
                <w:rFonts w:eastAsia="Calibri" w:cstheme="minorHAnsi"/>
              </w:rPr>
            </w:pPr>
            <w:r w:rsidRPr="00DB25C4">
              <w:rPr>
                <w:rFonts w:eastAsia="Calibri" w:cstheme="minorHAnsi"/>
              </w:rPr>
              <w:t>15</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716E20" w14:textId="77777777" w:rsidR="001E7FBB" w:rsidRPr="00DB25C4" w:rsidRDefault="001E7FBB" w:rsidP="00687314">
            <w:pPr>
              <w:spacing w:after="0" w:line="240" w:lineRule="auto"/>
              <w:ind w:right="1178"/>
              <w:jc w:val="center"/>
              <w:rPr>
                <w:rFonts w:eastAsia="Calibri" w:cstheme="minorHAnsi"/>
              </w:rPr>
            </w:pPr>
            <w:r w:rsidRPr="00DB25C4">
              <w:rPr>
                <w:rFonts w:eastAsia="Calibri" w:cstheme="minorHAnsi"/>
              </w:rPr>
              <w:t xml:space="preserve">               16</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9A7EFE" w14:textId="77777777" w:rsidR="001E7FBB" w:rsidRPr="00DB25C4" w:rsidRDefault="001E7FBB" w:rsidP="00687314">
            <w:pPr>
              <w:spacing w:after="0" w:line="240" w:lineRule="auto"/>
              <w:ind w:left="720" w:right="1179"/>
              <w:jc w:val="center"/>
              <w:rPr>
                <w:rFonts w:eastAsia="Calibri" w:cstheme="minorHAnsi"/>
              </w:rPr>
            </w:pPr>
            <w:r w:rsidRPr="00DB25C4">
              <w:rPr>
                <w:rFonts w:eastAsia="Calibri" w:cstheme="minorHAnsi"/>
              </w:rPr>
              <w:t xml:space="preserve">       15</w:t>
            </w:r>
          </w:p>
        </w:tc>
        <w:tc>
          <w:tcPr>
            <w:tcW w:w="2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06A70C" w14:textId="77777777" w:rsidR="001E7FBB" w:rsidRPr="00DB25C4" w:rsidRDefault="001E7FBB" w:rsidP="00687314">
            <w:pPr>
              <w:spacing w:after="0" w:line="240" w:lineRule="auto"/>
              <w:ind w:left="720" w:right="1108"/>
              <w:jc w:val="center"/>
              <w:rPr>
                <w:rFonts w:eastAsia="Calibri" w:cstheme="minorHAnsi"/>
              </w:rPr>
            </w:pPr>
            <w:r w:rsidRPr="00DB25C4">
              <w:rPr>
                <w:rFonts w:eastAsia="Calibri" w:cstheme="minorHAnsi"/>
              </w:rPr>
              <w:t>4</w:t>
            </w:r>
          </w:p>
        </w:tc>
        <w:tc>
          <w:tcPr>
            <w:tcW w:w="2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4349DB" w14:textId="77777777" w:rsidR="001E7FBB" w:rsidRPr="00DB25C4" w:rsidRDefault="001E7FBB" w:rsidP="00687314">
            <w:pPr>
              <w:spacing w:after="0" w:line="240" w:lineRule="auto"/>
              <w:ind w:left="1323" w:right="1321"/>
              <w:jc w:val="center"/>
              <w:rPr>
                <w:rFonts w:eastAsia="Calibri" w:cstheme="minorHAnsi"/>
              </w:rPr>
            </w:pPr>
            <w:r w:rsidRPr="00DB25C4">
              <w:rPr>
                <w:rFonts w:eastAsia="Calibri" w:cstheme="minorHAnsi"/>
              </w:rPr>
              <w:t>2</w:t>
            </w:r>
          </w:p>
        </w:tc>
      </w:tr>
      <w:tr w:rsidR="001E7FBB" w:rsidRPr="00DB25C4" w14:paraId="130EE550" w14:textId="77777777" w:rsidTr="002A20EE">
        <w:trPr>
          <w:trHeight w:hRule="exact" w:val="278"/>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BA6BA2" w14:textId="77777777" w:rsidR="001E7FBB" w:rsidRPr="00DB25C4" w:rsidRDefault="001E7FBB" w:rsidP="00687314">
            <w:pPr>
              <w:spacing w:after="0" w:line="240" w:lineRule="auto"/>
              <w:ind w:left="420" w:right="415"/>
              <w:jc w:val="center"/>
              <w:rPr>
                <w:rFonts w:eastAsia="Calibri" w:cstheme="minorHAnsi"/>
              </w:rPr>
            </w:pPr>
            <w:r w:rsidRPr="00DB25C4">
              <w:rPr>
                <w:rFonts w:eastAsia="Calibri" w:cstheme="minorHAnsi"/>
                <w:position w:val="1"/>
              </w:rPr>
              <w:t>T</w:t>
            </w:r>
            <w:r w:rsidRPr="00DB25C4">
              <w:rPr>
                <w:rFonts w:eastAsia="Calibri" w:cstheme="minorHAnsi"/>
                <w:spacing w:val="-1"/>
                <w:position w:val="1"/>
              </w:rPr>
              <w:t>S</w:t>
            </w:r>
            <w:r w:rsidRPr="00DB25C4">
              <w:rPr>
                <w:rFonts w:eastAsia="Calibri" w:cstheme="minorHAnsi"/>
                <w:position w:val="1"/>
              </w:rPr>
              <w:t>-2</w:t>
            </w:r>
          </w:p>
        </w:tc>
        <w:tc>
          <w:tcPr>
            <w:tcW w:w="22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BFF5BA" w14:textId="77777777" w:rsidR="001E7FBB" w:rsidRPr="00DB25C4" w:rsidRDefault="001E7FBB" w:rsidP="00687314">
            <w:pPr>
              <w:spacing w:after="0" w:line="240" w:lineRule="auto"/>
              <w:ind w:right="980"/>
              <w:jc w:val="center"/>
              <w:rPr>
                <w:rFonts w:eastAsia="Calibri" w:cstheme="minorHAnsi"/>
              </w:rPr>
            </w:pPr>
            <w:r w:rsidRPr="00DB25C4">
              <w:rPr>
                <w:rFonts w:eastAsia="Calibri" w:cstheme="minorHAnsi"/>
              </w:rPr>
              <w:t xml:space="preserve">              12</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42AC2C" w14:textId="77777777" w:rsidR="001E7FBB" w:rsidRPr="00DB25C4" w:rsidRDefault="001E7FBB" w:rsidP="00687314">
            <w:pPr>
              <w:spacing w:after="0" w:line="240" w:lineRule="auto"/>
              <w:ind w:left="720" w:right="1178"/>
              <w:jc w:val="center"/>
              <w:rPr>
                <w:rFonts w:eastAsia="Calibri" w:cstheme="minorHAnsi"/>
              </w:rPr>
            </w:pPr>
            <w:r w:rsidRPr="00DB25C4">
              <w:rPr>
                <w:rFonts w:eastAsia="Calibri" w:cstheme="minorHAnsi"/>
              </w:rPr>
              <w:t>12</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D3F863" w14:textId="77777777" w:rsidR="001E7FBB" w:rsidRPr="00DB25C4" w:rsidRDefault="001E7FBB" w:rsidP="00687314">
            <w:pPr>
              <w:spacing w:after="0" w:line="240" w:lineRule="auto"/>
              <w:ind w:left="720" w:right="1179"/>
              <w:jc w:val="center"/>
              <w:rPr>
                <w:rFonts w:eastAsia="Calibri" w:cstheme="minorHAnsi"/>
              </w:rPr>
            </w:pPr>
            <w:r w:rsidRPr="00DB25C4">
              <w:rPr>
                <w:rFonts w:eastAsia="Calibri" w:cstheme="minorHAnsi"/>
              </w:rPr>
              <w:t xml:space="preserve">       12</w:t>
            </w:r>
          </w:p>
        </w:tc>
        <w:tc>
          <w:tcPr>
            <w:tcW w:w="2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ECD716" w14:textId="77777777" w:rsidR="001E7FBB" w:rsidRPr="00DB25C4" w:rsidRDefault="001E7FBB" w:rsidP="00687314">
            <w:pPr>
              <w:spacing w:after="0" w:line="240" w:lineRule="auto"/>
              <w:ind w:left="720" w:right="1108"/>
              <w:jc w:val="center"/>
              <w:rPr>
                <w:rFonts w:eastAsia="Calibri" w:cstheme="minorHAnsi"/>
              </w:rPr>
            </w:pPr>
            <w:r w:rsidRPr="00DB25C4">
              <w:rPr>
                <w:rFonts w:eastAsia="Calibri" w:cstheme="minorHAnsi"/>
              </w:rPr>
              <w:t>10</w:t>
            </w:r>
          </w:p>
        </w:tc>
        <w:tc>
          <w:tcPr>
            <w:tcW w:w="2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046121" w14:textId="77777777" w:rsidR="001E7FBB" w:rsidRPr="00DB25C4" w:rsidRDefault="001E7FBB" w:rsidP="00687314">
            <w:pPr>
              <w:spacing w:after="0" w:line="240" w:lineRule="auto"/>
              <w:ind w:left="1323" w:right="1321"/>
              <w:jc w:val="center"/>
              <w:rPr>
                <w:rFonts w:eastAsia="Calibri" w:cstheme="minorHAnsi"/>
              </w:rPr>
            </w:pPr>
            <w:r w:rsidRPr="00DB25C4">
              <w:rPr>
                <w:rFonts w:eastAsia="Calibri" w:cstheme="minorHAnsi"/>
              </w:rPr>
              <w:t>3</w:t>
            </w:r>
          </w:p>
        </w:tc>
      </w:tr>
      <w:tr w:rsidR="001E7FBB" w:rsidRPr="00DB25C4" w14:paraId="7777C5A6" w14:textId="77777777" w:rsidTr="002A20EE">
        <w:trPr>
          <w:trHeight w:hRule="exact" w:val="279"/>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7FFBFD" w14:textId="77777777" w:rsidR="001E7FBB" w:rsidRPr="00DB25C4" w:rsidRDefault="001E7FBB" w:rsidP="00687314">
            <w:pPr>
              <w:spacing w:after="0" w:line="240" w:lineRule="auto"/>
              <w:ind w:left="420" w:right="415"/>
              <w:jc w:val="center"/>
              <w:rPr>
                <w:rFonts w:eastAsia="Calibri" w:cstheme="minorHAnsi"/>
              </w:rPr>
            </w:pPr>
            <w:r w:rsidRPr="00DB25C4">
              <w:rPr>
                <w:rFonts w:eastAsia="Calibri" w:cstheme="minorHAnsi"/>
              </w:rPr>
              <w:t>T</w:t>
            </w:r>
            <w:r w:rsidRPr="00DB25C4">
              <w:rPr>
                <w:rFonts w:eastAsia="Calibri" w:cstheme="minorHAnsi"/>
                <w:spacing w:val="-1"/>
              </w:rPr>
              <w:t>S</w:t>
            </w:r>
            <w:r w:rsidRPr="00DB25C4">
              <w:rPr>
                <w:rFonts w:eastAsia="Calibri" w:cstheme="minorHAnsi"/>
              </w:rPr>
              <w:t>-1</w:t>
            </w:r>
          </w:p>
        </w:tc>
        <w:tc>
          <w:tcPr>
            <w:tcW w:w="22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F2EF26" w14:textId="77777777" w:rsidR="001E7FBB" w:rsidRPr="00DB25C4" w:rsidRDefault="001E7FBB" w:rsidP="00687314">
            <w:pPr>
              <w:spacing w:after="0" w:line="240" w:lineRule="auto"/>
              <w:ind w:right="980"/>
              <w:jc w:val="center"/>
              <w:rPr>
                <w:rFonts w:eastAsia="Calibri" w:cstheme="minorHAnsi"/>
              </w:rPr>
            </w:pPr>
            <w:r w:rsidRPr="00DB25C4">
              <w:rPr>
                <w:rFonts w:eastAsia="Calibri" w:cstheme="minorHAnsi"/>
              </w:rPr>
              <w:t xml:space="preserve">              10</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CD87A2" w14:textId="77777777" w:rsidR="001E7FBB" w:rsidRPr="00DB25C4" w:rsidRDefault="001E7FBB" w:rsidP="00687314">
            <w:pPr>
              <w:spacing w:after="0" w:line="240" w:lineRule="auto"/>
              <w:ind w:left="720" w:right="1178"/>
              <w:jc w:val="center"/>
              <w:rPr>
                <w:rFonts w:eastAsia="Calibri" w:cstheme="minorHAnsi"/>
              </w:rPr>
            </w:pPr>
            <w:r w:rsidRPr="00DB25C4">
              <w:rPr>
                <w:rFonts w:eastAsia="Calibri" w:cstheme="minorHAnsi"/>
              </w:rPr>
              <w:t>10</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D90B05" w14:textId="77777777" w:rsidR="001E7FBB" w:rsidRPr="00DB25C4" w:rsidRDefault="001E7FBB" w:rsidP="00687314">
            <w:pPr>
              <w:spacing w:after="0" w:line="240" w:lineRule="auto"/>
              <w:ind w:left="720" w:right="1179"/>
              <w:jc w:val="center"/>
              <w:rPr>
                <w:rFonts w:eastAsia="Calibri" w:cstheme="minorHAnsi"/>
              </w:rPr>
            </w:pPr>
            <w:r w:rsidRPr="00DB25C4">
              <w:rPr>
                <w:rFonts w:eastAsia="Calibri" w:cstheme="minorHAnsi"/>
              </w:rPr>
              <w:t xml:space="preserve">       12</w:t>
            </w:r>
          </w:p>
        </w:tc>
        <w:tc>
          <w:tcPr>
            <w:tcW w:w="2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88AF5C" w14:textId="77777777" w:rsidR="001E7FBB" w:rsidRPr="00DB25C4" w:rsidRDefault="001E7FBB" w:rsidP="00687314">
            <w:pPr>
              <w:spacing w:after="0" w:line="240" w:lineRule="auto"/>
              <w:ind w:right="1108"/>
              <w:jc w:val="center"/>
              <w:rPr>
                <w:rFonts w:eastAsia="Calibri" w:cstheme="minorHAnsi"/>
              </w:rPr>
            </w:pPr>
            <w:r w:rsidRPr="00DB25C4">
              <w:rPr>
                <w:rFonts w:eastAsia="Calibri" w:cstheme="minorHAnsi"/>
              </w:rPr>
              <w:t xml:space="preserve">                12</w:t>
            </w:r>
          </w:p>
        </w:tc>
        <w:tc>
          <w:tcPr>
            <w:tcW w:w="2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BC2F85" w14:textId="77777777" w:rsidR="001E7FBB" w:rsidRPr="00DB25C4" w:rsidRDefault="001E7FBB" w:rsidP="00687314">
            <w:pPr>
              <w:spacing w:after="0" w:line="240" w:lineRule="auto"/>
              <w:ind w:left="1323" w:right="1321"/>
              <w:jc w:val="center"/>
              <w:rPr>
                <w:rFonts w:eastAsia="Calibri" w:cstheme="minorHAnsi"/>
              </w:rPr>
            </w:pPr>
            <w:r w:rsidRPr="00DB25C4">
              <w:rPr>
                <w:rFonts w:eastAsia="Calibri" w:cstheme="minorHAnsi"/>
              </w:rPr>
              <w:t>5</w:t>
            </w:r>
          </w:p>
        </w:tc>
      </w:tr>
      <w:tr w:rsidR="001E7FBB" w:rsidRPr="00DB25C4" w14:paraId="4139E5BD" w14:textId="77777777" w:rsidTr="002A20EE">
        <w:trPr>
          <w:trHeight w:hRule="exact" w:val="280"/>
          <w:jc w:val="center"/>
        </w:trPr>
        <w:tc>
          <w:tcPr>
            <w:tcW w:w="1306" w:type="dxa"/>
            <w:tcBorders>
              <w:top w:val="single" w:sz="4" w:space="0" w:color="000000" w:themeColor="text1"/>
              <w:left w:val="single" w:sz="4" w:space="0" w:color="000000" w:themeColor="text1"/>
              <w:bottom w:val="single" w:sz="2" w:space="0" w:color="000000" w:themeColor="text1"/>
              <w:right w:val="single" w:sz="4" w:space="0" w:color="000000" w:themeColor="text1"/>
            </w:tcBorders>
          </w:tcPr>
          <w:p w14:paraId="48E66452" w14:textId="77777777" w:rsidR="001E7FBB" w:rsidRPr="00DB25C4" w:rsidRDefault="001E7FBB" w:rsidP="00687314">
            <w:pPr>
              <w:spacing w:after="0" w:line="240" w:lineRule="auto"/>
              <w:ind w:left="513" w:right="500"/>
              <w:jc w:val="center"/>
              <w:rPr>
                <w:rFonts w:eastAsia="Calibri" w:cstheme="minorHAnsi"/>
              </w:rPr>
            </w:pPr>
            <w:r w:rsidRPr="00DB25C4">
              <w:rPr>
                <w:rFonts w:eastAsia="Calibri" w:cstheme="minorHAnsi"/>
              </w:rPr>
              <w:t>TS</w:t>
            </w:r>
          </w:p>
        </w:tc>
        <w:tc>
          <w:tcPr>
            <w:tcW w:w="2269" w:type="dxa"/>
            <w:tcBorders>
              <w:top w:val="single" w:sz="4" w:space="0" w:color="000000" w:themeColor="text1"/>
              <w:left w:val="single" w:sz="4" w:space="0" w:color="000000" w:themeColor="text1"/>
              <w:bottom w:val="single" w:sz="2" w:space="0" w:color="000000" w:themeColor="text1"/>
              <w:right w:val="single" w:sz="4" w:space="0" w:color="000000" w:themeColor="text1"/>
            </w:tcBorders>
          </w:tcPr>
          <w:p w14:paraId="49A370BC" w14:textId="77777777" w:rsidR="001E7FBB" w:rsidRPr="00DB25C4" w:rsidRDefault="001E7FBB" w:rsidP="00687314">
            <w:pPr>
              <w:spacing w:after="0" w:line="240" w:lineRule="auto"/>
              <w:ind w:left="981" w:right="980"/>
              <w:jc w:val="center"/>
              <w:rPr>
                <w:rFonts w:eastAsia="Calibri" w:cstheme="minorHAnsi"/>
              </w:rPr>
            </w:pPr>
          </w:p>
        </w:tc>
        <w:tc>
          <w:tcPr>
            <w:tcW w:w="2552" w:type="dxa"/>
            <w:tcBorders>
              <w:top w:val="single" w:sz="4" w:space="0" w:color="000000" w:themeColor="text1"/>
              <w:left w:val="single" w:sz="4" w:space="0" w:color="000000" w:themeColor="text1"/>
              <w:bottom w:val="single" w:sz="2" w:space="0" w:color="000000" w:themeColor="text1"/>
              <w:right w:val="single" w:sz="4" w:space="0" w:color="000000" w:themeColor="text1"/>
            </w:tcBorders>
          </w:tcPr>
          <w:p w14:paraId="1E28B90F" w14:textId="77777777" w:rsidR="001E7FBB" w:rsidRPr="00DB25C4" w:rsidRDefault="001E7FBB" w:rsidP="00687314">
            <w:pPr>
              <w:spacing w:after="0" w:line="240" w:lineRule="auto"/>
              <w:ind w:left="1179" w:right="1178"/>
              <w:jc w:val="center"/>
              <w:rPr>
                <w:rFonts w:eastAsia="Calibri" w:cstheme="minorHAnsi"/>
              </w:rPr>
            </w:pPr>
          </w:p>
        </w:tc>
        <w:tc>
          <w:tcPr>
            <w:tcW w:w="2552" w:type="dxa"/>
            <w:tcBorders>
              <w:top w:val="single" w:sz="4" w:space="0" w:color="000000" w:themeColor="text1"/>
              <w:left w:val="single" w:sz="4" w:space="0" w:color="000000" w:themeColor="text1"/>
              <w:bottom w:val="single" w:sz="2" w:space="0" w:color="000000" w:themeColor="text1"/>
              <w:right w:val="single" w:sz="4" w:space="0" w:color="000000" w:themeColor="text1"/>
            </w:tcBorders>
          </w:tcPr>
          <w:p w14:paraId="1B504958" w14:textId="77777777" w:rsidR="001E7FBB" w:rsidRPr="00DB25C4" w:rsidRDefault="001E7FBB" w:rsidP="00687314">
            <w:pPr>
              <w:spacing w:after="0" w:line="240" w:lineRule="auto"/>
              <w:ind w:left="1178" w:right="1179"/>
              <w:jc w:val="center"/>
              <w:rPr>
                <w:rFonts w:eastAsia="Calibri" w:cstheme="minorHAnsi"/>
              </w:rPr>
            </w:pPr>
          </w:p>
        </w:tc>
        <w:tc>
          <w:tcPr>
            <w:tcW w:w="2411" w:type="dxa"/>
            <w:tcBorders>
              <w:top w:val="single" w:sz="4" w:space="0" w:color="000000" w:themeColor="text1"/>
              <w:left w:val="single" w:sz="4" w:space="0" w:color="000000" w:themeColor="text1"/>
              <w:bottom w:val="single" w:sz="2" w:space="0" w:color="000000" w:themeColor="text1"/>
              <w:right w:val="single" w:sz="4" w:space="0" w:color="000000" w:themeColor="text1"/>
            </w:tcBorders>
          </w:tcPr>
          <w:p w14:paraId="721A8716" w14:textId="77777777" w:rsidR="001E7FBB" w:rsidRPr="00DB25C4" w:rsidRDefault="001E7FBB" w:rsidP="00687314">
            <w:pPr>
              <w:spacing w:after="0" w:line="240" w:lineRule="auto"/>
              <w:ind w:left="1108" w:right="1108"/>
              <w:jc w:val="center"/>
              <w:rPr>
                <w:rFonts w:eastAsia="Calibri" w:cstheme="minorHAnsi"/>
              </w:rPr>
            </w:pPr>
          </w:p>
        </w:tc>
        <w:tc>
          <w:tcPr>
            <w:tcW w:w="2838" w:type="dxa"/>
            <w:tcBorders>
              <w:top w:val="single" w:sz="4" w:space="0" w:color="000000" w:themeColor="text1"/>
              <w:left w:val="single" w:sz="4" w:space="0" w:color="000000" w:themeColor="text1"/>
              <w:bottom w:val="single" w:sz="2" w:space="0" w:color="000000" w:themeColor="text1"/>
              <w:right w:val="single" w:sz="4" w:space="0" w:color="000000" w:themeColor="text1"/>
            </w:tcBorders>
          </w:tcPr>
          <w:p w14:paraId="7EBD5A30" w14:textId="77777777" w:rsidR="001E7FBB" w:rsidRPr="00DB25C4" w:rsidRDefault="001E7FBB" w:rsidP="00687314">
            <w:pPr>
              <w:spacing w:after="0" w:line="240" w:lineRule="auto"/>
              <w:ind w:left="1323" w:right="1321"/>
              <w:jc w:val="center"/>
              <w:rPr>
                <w:rFonts w:eastAsia="Calibri" w:cstheme="minorHAnsi"/>
              </w:rPr>
            </w:pPr>
          </w:p>
        </w:tc>
      </w:tr>
      <w:tr w:rsidR="001E7FBB" w:rsidRPr="00DB25C4" w14:paraId="57BB1FDC" w14:textId="77777777" w:rsidTr="002A20EE">
        <w:trPr>
          <w:trHeight w:hRule="exact" w:val="282"/>
          <w:jc w:val="center"/>
        </w:trPr>
        <w:tc>
          <w:tcPr>
            <w:tcW w:w="1306" w:type="dxa"/>
            <w:tcBorders>
              <w:top w:val="single" w:sz="2" w:space="0" w:color="000000" w:themeColor="text1"/>
              <w:left w:val="single" w:sz="4" w:space="0" w:color="000000" w:themeColor="text1"/>
              <w:bottom w:val="single" w:sz="4" w:space="0" w:color="000000" w:themeColor="text1"/>
              <w:right w:val="single" w:sz="4" w:space="0" w:color="000000" w:themeColor="text1"/>
            </w:tcBorders>
          </w:tcPr>
          <w:p w14:paraId="652F58B4" w14:textId="77777777" w:rsidR="001E7FBB" w:rsidRPr="00DB25C4" w:rsidRDefault="001E7FBB" w:rsidP="00687314">
            <w:pPr>
              <w:spacing w:after="0" w:line="240" w:lineRule="auto"/>
              <w:ind w:left="377"/>
              <w:rPr>
                <w:rFonts w:eastAsia="Calibri" w:cstheme="minorHAnsi"/>
              </w:rPr>
            </w:pPr>
            <w:proofErr w:type="spellStart"/>
            <w:r w:rsidRPr="00DB25C4">
              <w:rPr>
                <w:rFonts w:eastAsia="Calibri" w:cstheme="minorHAnsi"/>
                <w:b/>
                <w:bCs/>
                <w:spacing w:val="-1"/>
              </w:rPr>
              <w:t>Ju</w:t>
            </w:r>
            <w:r w:rsidRPr="00DB25C4">
              <w:rPr>
                <w:rFonts w:eastAsia="Calibri" w:cstheme="minorHAnsi"/>
                <w:b/>
                <w:bCs/>
              </w:rPr>
              <w:t>m</w:t>
            </w:r>
            <w:r w:rsidRPr="00DB25C4">
              <w:rPr>
                <w:rFonts w:eastAsia="Calibri" w:cstheme="minorHAnsi"/>
                <w:b/>
                <w:bCs/>
                <w:spacing w:val="1"/>
              </w:rPr>
              <w:t>l</w:t>
            </w:r>
            <w:r w:rsidRPr="00DB25C4">
              <w:rPr>
                <w:rFonts w:eastAsia="Calibri" w:cstheme="minorHAnsi"/>
                <w:b/>
                <w:bCs/>
                <w:spacing w:val="-1"/>
              </w:rPr>
              <w:t>a</w:t>
            </w:r>
            <w:r w:rsidRPr="00DB25C4">
              <w:rPr>
                <w:rFonts w:eastAsia="Calibri" w:cstheme="minorHAnsi"/>
                <w:b/>
                <w:bCs/>
              </w:rPr>
              <w:t>h</w:t>
            </w:r>
            <w:proofErr w:type="spellEnd"/>
          </w:p>
        </w:tc>
        <w:tc>
          <w:tcPr>
            <w:tcW w:w="2269" w:type="dxa"/>
            <w:tcBorders>
              <w:top w:val="single" w:sz="2" w:space="0" w:color="000000" w:themeColor="text1"/>
              <w:left w:val="single" w:sz="4" w:space="0" w:color="000000" w:themeColor="text1"/>
              <w:bottom w:val="single" w:sz="4" w:space="0" w:color="000000" w:themeColor="text1"/>
              <w:right w:val="single" w:sz="4" w:space="0" w:color="000000" w:themeColor="text1"/>
            </w:tcBorders>
          </w:tcPr>
          <w:p w14:paraId="646AD172" w14:textId="77777777" w:rsidR="001E7FBB" w:rsidRPr="00DB25C4" w:rsidRDefault="001E7FBB" w:rsidP="00687314">
            <w:pPr>
              <w:spacing w:after="0" w:line="240" w:lineRule="auto"/>
              <w:ind w:left="981" w:right="983"/>
              <w:jc w:val="center"/>
              <w:rPr>
                <w:rFonts w:eastAsia="Calibri" w:cstheme="minorHAnsi"/>
              </w:rPr>
            </w:pPr>
          </w:p>
        </w:tc>
        <w:tc>
          <w:tcPr>
            <w:tcW w:w="2552" w:type="dxa"/>
            <w:tcBorders>
              <w:top w:val="single" w:sz="2" w:space="0" w:color="000000" w:themeColor="text1"/>
              <w:left w:val="single" w:sz="4" w:space="0" w:color="000000" w:themeColor="text1"/>
              <w:bottom w:val="single" w:sz="4" w:space="0" w:color="000000" w:themeColor="text1"/>
              <w:right w:val="single" w:sz="4" w:space="0" w:color="000000" w:themeColor="text1"/>
            </w:tcBorders>
          </w:tcPr>
          <w:p w14:paraId="70F1FD5E" w14:textId="77777777" w:rsidR="001E7FBB" w:rsidRPr="00DB25C4" w:rsidRDefault="001E7FBB" w:rsidP="00687314">
            <w:pPr>
              <w:spacing w:after="0" w:line="240" w:lineRule="auto"/>
              <w:ind w:left="1122" w:right="1123"/>
              <w:jc w:val="center"/>
              <w:rPr>
                <w:rFonts w:eastAsia="Calibri" w:cstheme="minorHAnsi"/>
              </w:rPr>
            </w:pPr>
          </w:p>
        </w:tc>
        <w:tc>
          <w:tcPr>
            <w:tcW w:w="2552" w:type="dxa"/>
            <w:tcBorders>
              <w:top w:val="single" w:sz="2" w:space="0" w:color="000000" w:themeColor="text1"/>
              <w:left w:val="single" w:sz="4" w:space="0" w:color="000000" w:themeColor="text1"/>
              <w:bottom w:val="single" w:sz="4" w:space="0" w:color="000000" w:themeColor="text1"/>
              <w:right w:val="single" w:sz="4" w:space="0" w:color="000000" w:themeColor="text1"/>
            </w:tcBorders>
          </w:tcPr>
          <w:p w14:paraId="0E920220" w14:textId="77777777" w:rsidR="001E7FBB" w:rsidRPr="00DB25C4" w:rsidRDefault="001E7FBB" w:rsidP="00687314">
            <w:pPr>
              <w:spacing w:after="0" w:line="240" w:lineRule="auto"/>
              <w:ind w:left="1123" w:right="1124"/>
              <w:jc w:val="center"/>
              <w:rPr>
                <w:rFonts w:eastAsia="Calibri" w:cstheme="minorHAnsi"/>
              </w:rPr>
            </w:pPr>
          </w:p>
        </w:tc>
        <w:tc>
          <w:tcPr>
            <w:tcW w:w="2411" w:type="dxa"/>
            <w:tcBorders>
              <w:top w:val="single" w:sz="2" w:space="0" w:color="000000" w:themeColor="text1"/>
              <w:left w:val="single" w:sz="4" w:space="0" w:color="000000" w:themeColor="text1"/>
              <w:bottom w:val="single" w:sz="4" w:space="0" w:color="000000" w:themeColor="text1"/>
              <w:right w:val="single" w:sz="4" w:space="0" w:color="000000" w:themeColor="text1"/>
            </w:tcBorders>
          </w:tcPr>
          <w:p w14:paraId="12684C96" w14:textId="77777777" w:rsidR="001E7FBB" w:rsidRPr="00DB25C4" w:rsidRDefault="001E7FBB" w:rsidP="00687314">
            <w:pPr>
              <w:spacing w:after="0" w:line="240" w:lineRule="auto"/>
              <w:ind w:left="1053" w:right="1053"/>
              <w:jc w:val="center"/>
              <w:rPr>
                <w:rFonts w:eastAsia="Calibri" w:cstheme="minorHAnsi"/>
              </w:rPr>
            </w:pPr>
          </w:p>
        </w:tc>
        <w:tc>
          <w:tcPr>
            <w:tcW w:w="2838" w:type="dxa"/>
            <w:tcBorders>
              <w:top w:val="single" w:sz="2" w:space="0" w:color="000000" w:themeColor="text1"/>
              <w:left w:val="single" w:sz="4" w:space="0" w:color="000000" w:themeColor="text1"/>
              <w:bottom w:val="single" w:sz="4" w:space="0" w:color="000000" w:themeColor="text1"/>
              <w:right w:val="single" w:sz="4" w:space="0" w:color="000000" w:themeColor="text1"/>
            </w:tcBorders>
          </w:tcPr>
          <w:p w14:paraId="464ECA7E" w14:textId="77777777" w:rsidR="001E7FBB" w:rsidRPr="00DB25C4" w:rsidRDefault="001E7FBB" w:rsidP="00687314">
            <w:pPr>
              <w:spacing w:after="0" w:line="240" w:lineRule="auto"/>
              <w:ind w:left="1265" w:right="1265"/>
              <w:jc w:val="center"/>
              <w:rPr>
                <w:rFonts w:eastAsia="Calibri" w:cstheme="minorHAnsi"/>
              </w:rPr>
            </w:pPr>
          </w:p>
        </w:tc>
      </w:tr>
    </w:tbl>
    <w:p w14:paraId="40C21DD4" w14:textId="77777777" w:rsidR="001E7FBB" w:rsidRPr="00DB25C4" w:rsidRDefault="001E7FBB" w:rsidP="00687314">
      <w:pPr>
        <w:spacing w:after="0" w:line="240" w:lineRule="auto"/>
        <w:rPr>
          <w:rFonts w:cstheme="minorHAnsi"/>
        </w:rPr>
      </w:pPr>
    </w:p>
    <w:p w14:paraId="71FF1EDC" w14:textId="77777777" w:rsidR="001E7FBB" w:rsidRPr="00DB25C4" w:rsidRDefault="001E7FBB" w:rsidP="00687314">
      <w:pPr>
        <w:spacing w:after="0" w:line="240" w:lineRule="auto"/>
        <w:rPr>
          <w:rFonts w:cstheme="minorHAnsi"/>
        </w:rPr>
      </w:pPr>
    </w:p>
    <w:p w14:paraId="634FDDBF" w14:textId="77777777" w:rsidR="001E7FBB" w:rsidRPr="00DB25C4" w:rsidRDefault="001E7FBB" w:rsidP="00687314">
      <w:pPr>
        <w:spacing w:after="0" w:line="240" w:lineRule="auto"/>
        <w:rPr>
          <w:rFonts w:cstheme="minorHAnsi"/>
        </w:rPr>
      </w:pPr>
    </w:p>
    <w:p w14:paraId="09FAE419" w14:textId="77777777" w:rsidR="001E7FBB" w:rsidRPr="00DB25C4" w:rsidRDefault="001E7FBB" w:rsidP="00687314">
      <w:pPr>
        <w:spacing w:after="0" w:line="240" w:lineRule="auto"/>
        <w:rPr>
          <w:rFonts w:cstheme="minorHAnsi"/>
        </w:rPr>
      </w:pPr>
    </w:p>
    <w:p w14:paraId="790D4249" w14:textId="77777777" w:rsidR="001E7FBB" w:rsidRPr="00DB25C4" w:rsidRDefault="001E7FBB" w:rsidP="00687314">
      <w:pPr>
        <w:spacing w:after="0" w:line="240" w:lineRule="auto"/>
        <w:rPr>
          <w:rFonts w:cstheme="minorHAnsi"/>
        </w:rPr>
      </w:pPr>
    </w:p>
    <w:p w14:paraId="0CB4D4FF" w14:textId="77777777" w:rsidR="001E7FBB" w:rsidRPr="00DB25C4" w:rsidRDefault="001E7FBB" w:rsidP="00687314">
      <w:pPr>
        <w:spacing w:after="0" w:line="240" w:lineRule="auto"/>
        <w:rPr>
          <w:rFonts w:cstheme="minorHAnsi"/>
        </w:rPr>
      </w:pPr>
    </w:p>
    <w:p w14:paraId="105BF276" w14:textId="77777777" w:rsidR="001E7FBB" w:rsidRPr="00DB25C4" w:rsidRDefault="001E7FBB" w:rsidP="00687314">
      <w:pPr>
        <w:spacing w:after="0" w:line="240" w:lineRule="auto"/>
        <w:rPr>
          <w:rFonts w:cstheme="minorHAnsi"/>
        </w:rPr>
      </w:pPr>
    </w:p>
    <w:p w14:paraId="327158B5" w14:textId="77777777" w:rsidR="001E7FBB" w:rsidRPr="00DB25C4" w:rsidRDefault="001E7FBB" w:rsidP="00687314">
      <w:pPr>
        <w:spacing w:after="0" w:line="240" w:lineRule="auto"/>
        <w:rPr>
          <w:rFonts w:cstheme="minorHAnsi"/>
        </w:rPr>
      </w:pPr>
    </w:p>
    <w:p w14:paraId="4164E84D" w14:textId="77777777" w:rsidR="001E7FBB" w:rsidRPr="00DB25C4" w:rsidRDefault="001E7FBB" w:rsidP="00687314">
      <w:pPr>
        <w:spacing w:after="0" w:line="240" w:lineRule="auto"/>
        <w:rPr>
          <w:rFonts w:cstheme="minorHAnsi"/>
        </w:rPr>
      </w:pPr>
    </w:p>
    <w:p w14:paraId="5730B5ED" w14:textId="77777777" w:rsidR="001E7FBB" w:rsidRPr="00DB25C4" w:rsidRDefault="001E7FBB" w:rsidP="00687314">
      <w:pPr>
        <w:spacing w:after="0" w:line="240" w:lineRule="auto"/>
        <w:rPr>
          <w:rFonts w:cstheme="minorHAnsi"/>
        </w:rPr>
      </w:pPr>
    </w:p>
    <w:p w14:paraId="02C02AC8" w14:textId="77777777" w:rsidR="001E7FBB" w:rsidRPr="00DB25C4" w:rsidRDefault="001E7FBB" w:rsidP="00687314">
      <w:pPr>
        <w:spacing w:after="0" w:line="240" w:lineRule="auto"/>
        <w:rPr>
          <w:rFonts w:cstheme="minorHAnsi"/>
        </w:rPr>
      </w:pPr>
    </w:p>
    <w:p w14:paraId="2135DA6E" w14:textId="77777777" w:rsidR="001E7FBB" w:rsidRPr="00DB25C4" w:rsidRDefault="001E7FBB" w:rsidP="00687314">
      <w:pPr>
        <w:spacing w:after="0" w:line="240" w:lineRule="auto"/>
        <w:rPr>
          <w:rFonts w:cstheme="minorHAnsi"/>
        </w:rPr>
      </w:pPr>
    </w:p>
    <w:p w14:paraId="2A09620A" w14:textId="77777777" w:rsidR="001E7FBB" w:rsidRPr="00DB25C4" w:rsidRDefault="001E7FBB" w:rsidP="00687314">
      <w:pPr>
        <w:spacing w:after="0" w:line="240" w:lineRule="auto"/>
        <w:rPr>
          <w:rFonts w:cstheme="minorHAnsi"/>
        </w:rPr>
      </w:pPr>
    </w:p>
    <w:p w14:paraId="4502ED54" w14:textId="77777777" w:rsidR="001E7FBB" w:rsidRPr="00DB25C4" w:rsidRDefault="001E7FBB" w:rsidP="00687314">
      <w:pPr>
        <w:spacing w:after="0" w:line="240" w:lineRule="auto"/>
        <w:rPr>
          <w:rFonts w:cstheme="minorHAnsi"/>
        </w:rPr>
      </w:pPr>
    </w:p>
    <w:p w14:paraId="1C57853C" w14:textId="77777777" w:rsidR="001E7FBB" w:rsidRPr="00DB25C4" w:rsidRDefault="001E7FBB" w:rsidP="00687314">
      <w:pPr>
        <w:spacing w:after="0" w:line="240" w:lineRule="auto"/>
        <w:rPr>
          <w:rFonts w:cstheme="minorHAnsi"/>
        </w:rPr>
      </w:pPr>
    </w:p>
    <w:p w14:paraId="649F20D7" w14:textId="77777777" w:rsidR="001E7FBB" w:rsidRPr="00DB25C4" w:rsidRDefault="001E7FBB" w:rsidP="00687314">
      <w:pPr>
        <w:spacing w:after="0" w:line="240" w:lineRule="auto"/>
        <w:rPr>
          <w:rFonts w:cstheme="minorHAnsi"/>
        </w:rPr>
      </w:pPr>
    </w:p>
    <w:p w14:paraId="47BBD456" w14:textId="77777777" w:rsidR="001E7FBB" w:rsidRPr="00DB25C4" w:rsidRDefault="001E7FBB" w:rsidP="00687314">
      <w:pPr>
        <w:spacing w:after="0" w:line="240" w:lineRule="auto"/>
        <w:rPr>
          <w:rFonts w:cstheme="minorHAnsi"/>
        </w:rPr>
      </w:pPr>
    </w:p>
    <w:p w14:paraId="0BCDC73B" w14:textId="77777777" w:rsidR="001E7FBB" w:rsidRPr="00DB25C4" w:rsidRDefault="001E7FBB" w:rsidP="00687314">
      <w:pPr>
        <w:spacing w:after="0" w:line="240" w:lineRule="auto"/>
        <w:rPr>
          <w:rFonts w:cstheme="minorHAnsi"/>
        </w:rPr>
      </w:pPr>
    </w:p>
    <w:p w14:paraId="7060C9B2" w14:textId="77777777" w:rsidR="001E7FBB" w:rsidRPr="00DB25C4" w:rsidRDefault="001E7FBB" w:rsidP="00687314">
      <w:pPr>
        <w:spacing w:after="0" w:line="240" w:lineRule="auto"/>
        <w:rPr>
          <w:rFonts w:cstheme="minorHAnsi"/>
        </w:rPr>
      </w:pPr>
    </w:p>
    <w:p w14:paraId="4C269265" w14:textId="77777777" w:rsidR="001E7FBB" w:rsidRPr="00DB25C4" w:rsidRDefault="001E7FBB" w:rsidP="00687314">
      <w:pPr>
        <w:spacing w:after="0" w:line="240" w:lineRule="auto"/>
        <w:rPr>
          <w:rFonts w:cstheme="minorHAnsi"/>
        </w:rPr>
      </w:pPr>
    </w:p>
    <w:p w14:paraId="3D686971" w14:textId="2031C743" w:rsidR="001E7FBB" w:rsidRPr="00DB25C4" w:rsidRDefault="001E7FBB" w:rsidP="002A20EE">
      <w:pPr>
        <w:spacing w:after="0" w:line="240" w:lineRule="auto"/>
        <w:ind w:right="118"/>
        <w:rPr>
          <w:rFonts w:eastAsia="Arial" w:cstheme="minorHAnsi"/>
        </w:rPr>
        <w:sectPr w:rsidR="001E7FBB" w:rsidRPr="00DB25C4">
          <w:footerReference w:type="default" r:id="rId63"/>
          <w:pgSz w:w="16860" w:h="11920" w:orient="landscape"/>
          <w:pgMar w:top="1000" w:right="1040" w:bottom="280" w:left="180" w:header="0" w:footer="0" w:gutter="0"/>
          <w:cols w:space="720"/>
        </w:sectPr>
      </w:pPr>
    </w:p>
    <w:p w14:paraId="69A1E1AD" w14:textId="77777777" w:rsidR="001E7FBB" w:rsidRPr="00DB25C4" w:rsidRDefault="001E7FBB" w:rsidP="00687314">
      <w:pPr>
        <w:spacing w:after="0" w:line="240" w:lineRule="auto"/>
        <w:rPr>
          <w:rFonts w:eastAsia="Calibri" w:cstheme="minorHAnsi"/>
        </w:rPr>
      </w:pPr>
      <w:r w:rsidRPr="00DB25C4">
        <w:rPr>
          <w:rFonts w:eastAsia="Calibri" w:cstheme="minorHAnsi"/>
          <w:b/>
          <w:bCs/>
          <w:spacing w:val="1"/>
        </w:rPr>
        <w:lastRenderedPageBreak/>
        <w:t>3.2</w:t>
      </w:r>
      <w:r w:rsidRPr="00DB25C4">
        <w:rPr>
          <w:rFonts w:eastAsia="Calibri" w:cstheme="minorHAnsi"/>
          <w:b/>
          <w:bCs/>
          <w:spacing w:val="-2"/>
        </w:rPr>
        <w:t>.</w:t>
      </w:r>
      <w:r w:rsidRPr="00DB25C4">
        <w:rPr>
          <w:rFonts w:eastAsia="Calibri" w:cstheme="minorHAnsi"/>
          <w:b/>
          <w:bCs/>
        </w:rPr>
        <w:t>3</w:t>
      </w:r>
      <w:r w:rsidRPr="00DB25C4">
        <w:rPr>
          <w:rFonts w:eastAsia="Calibri" w:cstheme="minorHAnsi"/>
          <w:b/>
          <w:bCs/>
          <w:spacing w:val="-1"/>
        </w:rPr>
        <w:t xml:space="preserve"> </w:t>
      </w:r>
      <w:proofErr w:type="spellStart"/>
      <w:r w:rsidRPr="00DB25C4">
        <w:rPr>
          <w:rFonts w:eastAsia="Calibri" w:cstheme="minorHAnsi"/>
          <w:b/>
          <w:bCs/>
          <w:spacing w:val="1"/>
        </w:rPr>
        <w:t>E</w:t>
      </w:r>
      <w:r w:rsidRPr="00DB25C4">
        <w:rPr>
          <w:rFonts w:eastAsia="Calibri" w:cstheme="minorHAnsi"/>
          <w:b/>
          <w:bCs/>
          <w:spacing w:val="-1"/>
        </w:rPr>
        <w:t>va</w:t>
      </w:r>
      <w:r w:rsidRPr="00DB25C4">
        <w:rPr>
          <w:rFonts w:eastAsia="Calibri" w:cstheme="minorHAnsi"/>
          <w:b/>
          <w:bCs/>
          <w:spacing w:val="1"/>
        </w:rPr>
        <w:t>lu</w:t>
      </w:r>
      <w:r w:rsidRPr="00DB25C4">
        <w:rPr>
          <w:rFonts w:eastAsia="Calibri" w:cstheme="minorHAnsi"/>
          <w:b/>
          <w:bCs/>
          <w:spacing w:val="-1"/>
        </w:rPr>
        <w:t>a</w:t>
      </w:r>
      <w:r w:rsidRPr="00DB25C4">
        <w:rPr>
          <w:rFonts w:eastAsia="Calibri" w:cstheme="minorHAnsi"/>
          <w:b/>
          <w:bCs/>
        </w:rPr>
        <w:t>si</w:t>
      </w:r>
      <w:proofErr w:type="spellEnd"/>
    </w:p>
    <w:p w14:paraId="025B8A96" w14:textId="77777777" w:rsidR="001E7FBB" w:rsidRPr="00DB25C4" w:rsidRDefault="001E7FBB" w:rsidP="00687314">
      <w:pPr>
        <w:spacing w:after="0" w:line="240" w:lineRule="auto"/>
        <w:ind w:left="198"/>
        <w:jc w:val="both"/>
        <w:rPr>
          <w:rFonts w:eastAsia="Calibri" w:cstheme="minorHAnsi"/>
        </w:rPr>
      </w:pP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tentang</w:t>
      </w:r>
      <w:proofErr w:type="spellEnd"/>
      <w:r w:rsidRPr="00DB25C4">
        <w:rPr>
          <w:rFonts w:eastAsia="Calibri" w:cstheme="minorHAnsi"/>
        </w:rPr>
        <w:t xml:space="preserve"> </w:t>
      </w:r>
      <w:proofErr w:type="spellStart"/>
      <w:r w:rsidRPr="00DB25C4">
        <w:rPr>
          <w:rFonts w:eastAsia="Calibri" w:cstheme="minorHAnsi"/>
        </w:rPr>
        <w:t>kebijakan</w:t>
      </w:r>
      <w:proofErr w:type="spellEnd"/>
      <w:r w:rsidRPr="00DB25C4">
        <w:rPr>
          <w:rFonts w:eastAsia="Calibri" w:cstheme="minorHAnsi"/>
        </w:rPr>
        <w:t xml:space="preserve"> yang </w:t>
      </w:r>
      <w:proofErr w:type="spellStart"/>
      <w:r w:rsidRPr="00DB25C4">
        <w:rPr>
          <w:rFonts w:eastAsia="Calibri" w:cstheme="minorHAnsi"/>
        </w:rPr>
        <w:t>mengatur</w:t>
      </w:r>
      <w:proofErr w:type="spellEnd"/>
      <w:r w:rsidRPr="00DB25C4">
        <w:rPr>
          <w:rFonts w:eastAsia="Calibri" w:cstheme="minorHAnsi"/>
        </w:rPr>
        <w:t xml:space="preserve"> program </w:t>
      </w:r>
      <w:proofErr w:type="spellStart"/>
      <w:r w:rsidRPr="00DB25C4">
        <w:rPr>
          <w:rFonts w:eastAsia="Calibri" w:cstheme="minorHAnsi"/>
        </w:rPr>
        <w:t>layanan</w:t>
      </w:r>
      <w:proofErr w:type="spellEnd"/>
      <w:r w:rsidRPr="00DB25C4">
        <w:rPr>
          <w:rFonts w:eastAsia="Calibri" w:cstheme="minorHAnsi"/>
        </w:rPr>
        <w:t xml:space="preserve"> dan </w:t>
      </w:r>
      <w:proofErr w:type="spellStart"/>
      <w:r w:rsidRPr="00DB25C4">
        <w:rPr>
          <w:rFonts w:eastAsia="Calibri" w:cstheme="minorHAnsi"/>
        </w:rPr>
        <w:t>pembinaan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disampaikan</w:t>
      </w:r>
      <w:proofErr w:type="spellEnd"/>
      <w:r w:rsidRPr="00DB25C4">
        <w:rPr>
          <w:rFonts w:eastAsia="Calibri" w:cstheme="minorHAnsi"/>
        </w:rPr>
        <w:t xml:space="preserve">, </w:t>
      </w:r>
      <w:proofErr w:type="spellStart"/>
      <w:r w:rsidRPr="00DB25C4">
        <w:rPr>
          <w:rFonts w:eastAsia="Calibri" w:cstheme="minorHAnsi"/>
        </w:rPr>
        <w:t>berdasarkan</w:t>
      </w:r>
      <w:proofErr w:type="spellEnd"/>
      <w:r w:rsidRPr="00DB25C4">
        <w:rPr>
          <w:rFonts w:eastAsia="Calibri" w:cstheme="minorHAnsi"/>
        </w:rPr>
        <w:t xml:space="preserve">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ditemukan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36,45% </w:t>
      </w:r>
      <w:proofErr w:type="spellStart"/>
      <w:r w:rsidRPr="00DB25C4">
        <w:rPr>
          <w:rFonts w:eastAsia="Calibri" w:cstheme="minorHAnsi"/>
        </w:rPr>
        <w:t>mengatakkan</w:t>
      </w:r>
      <w:proofErr w:type="spellEnd"/>
      <w:r w:rsidRPr="00DB25C4">
        <w:rPr>
          <w:rFonts w:eastAsia="Calibri" w:cstheme="minorHAnsi"/>
        </w:rPr>
        <w:t xml:space="preserve">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eastAsia="Calibri" w:cstheme="minorHAnsi"/>
        </w:rPr>
        <w:t>sementara</w:t>
      </w:r>
      <w:proofErr w:type="spellEnd"/>
      <w:r w:rsidRPr="00DB25C4">
        <w:rPr>
          <w:rFonts w:eastAsia="Calibri" w:cstheme="minorHAnsi"/>
        </w:rPr>
        <w:t xml:space="preserve"> </w:t>
      </w:r>
      <w:proofErr w:type="spellStart"/>
      <w:r w:rsidRPr="00DB25C4">
        <w:rPr>
          <w:rFonts w:eastAsia="Calibri" w:cstheme="minorHAnsi"/>
        </w:rPr>
        <w:t>itu</w:t>
      </w:r>
      <w:proofErr w:type="spellEnd"/>
      <w:r w:rsidRPr="00DB25C4">
        <w:rPr>
          <w:rFonts w:eastAsia="Calibri" w:cstheme="minorHAnsi"/>
        </w:rPr>
        <w:t xml:space="preserve"> 63,6% </w:t>
      </w:r>
      <w:proofErr w:type="spellStart"/>
      <w:r w:rsidRPr="00DB25C4">
        <w:rPr>
          <w:rFonts w:eastAsia="Calibri" w:cstheme="minorHAnsi"/>
        </w:rPr>
        <w:t>menyatakan</w:t>
      </w:r>
      <w:proofErr w:type="spellEnd"/>
      <w:r w:rsidRPr="00DB25C4">
        <w:rPr>
          <w:rFonts w:eastAsia="Calibri" w:cstheme="minorHAnsi"/>
        </w:rPr>
        <w:t xml:space="preserve"> sangat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cstheme="minorHAnsi"/>
        </w:rPr>
        <w:t>Berdasarkan</w:t>
      </w:r>
      <w:proofErr w:type="spellEnd"/>
      <w:r w:rsidRPr="00DB25C4">
        <w:rPr>
          <w:rFonts w:cstheme="minorHAnsi"/>
        </w:rPr>
        <w:t xml:space="preserve"> data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disimpulkan</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w:t>
      </w:r>
      <w:proofErr w:type="spellStart"/>
      <w:r w:rsidRPr="00DB25C4">
        <w:rPr>
          <w:rFonts w:cstheme="minorHAnsi"/>
        </w:rPr>
        <w:t>mayoritas</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merasa</w:t>
      </w:r>
      <w:proofErr w:type="spellEnd"/>
      <w:r w:rsidRPr="00DB25C4">
        <w:rPr>
          <w:rFonts w:cstheme="minorHAnsi"/>
        </w:rPr>
        <w:t xml:space="preserve"> </w:t>
      </w:r>
      <w:proofErr w:type="spellStart"/>
      <w:r w:rsidRPr="00DB25C4">
        <w:rPr>
          <w:rFonts w:cstheme="minorHAnsi"/>
        </w:rPr>
        <w:t>puas</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program </w:t>
      </w:r>
      <w:proofErr w:type="spellStart"/>
      <w:r w:rsidRPr="00DB25C4">
        <w:rPr>
          <w:rFonts w:cstheme="minorHAnsi"/>
        </w:rPr>
        <w:t>layanan</w:t>
      </w:r>
      <w:proofErr w:type="spellEnd"/>
      <w:r w:rsidRPr="00DB25C4">
        <w:rPr>
          <w:rFonts w:cstheme="minorHAnsi"/>
        </w:rPr>
        <w:t xml:space="preserve"> dan </w:t>
      </w:r>
      <w:proofErr w:type="spellStart"/>
      <w:r w:rsidRPr="00DB25C4">
        <w:rPr>
          <w:rFonts w:cstheme="minorHAnsi"/>
        </w:rPr>
        <w:t>pembinaan</w:t>
      </w:r>
      <w:proofErr w:type="spellEnd"/>
      <w:r w:rsidRPr="00DB25C4">
        <w:rPr>
          <w:rFonts w:cstheme="minorHAnsi"/>
        </w:rPr>
        <w:t xml:space="preserve"> yang </w:t>
      </w:r>
      <w:proofErr w:type="spellStart"/>
      <w:r w:rsidRPr="00DB25C4">
        <w:rPr>
          <w:rFonts w:cstheme="minorHAnsi"/>
        </w:rPr>
        <w:t>diberikan</w:t>
      </w:r>
      <w:proofErr w:type="spellEnd"/>
      <w:r w:rsidRPr="00DB25C4">
        <w:rPr>
          <w:rFonts w:cstheme="minorHAnsi"/>
        </w:rPr>
        <w:t xml:space="preserve"> oleh PPBM. </w:t>
      </w:r>
      <w:proofErr w:type="spellStart"/>
      <w:r w:rsidRPr="00DB25C4">
        <w:rPr>
          <w:rFonts w:cstheme="minorHAnsi"/>
        </w:rPr>
        <w:t>Namun</w:t>
      </w:r>
      <w:proofErr w:type="spellEnd"/>
      <w:r w:rsidRPr="00DB25C4">
        <w:rPr>
          <w:rFonts w:cstheme="minorHAnsi"/>
        </w:rPr>
        <w:t xml:space="preserve">, </w:t>
      </w:r>
      <w:proofErr w:type="spellStart"/>
      <w:r w:rsidRPr="00DB25C4">
        <w:rPr>
          <w:rFonts w:cstheme="minorHAnsi"/>
        </w:rPr>
        <w:t>masih</w:t>
      </w:r>
      <w:proofErr w:type="spellEnd"/>
      <w:r w:rsidRPr="00DB25C4">
        <w:rPr>
          <w:rFonts w:cstheme="minorHAnsi"/>
        </w:rPr>
        <w:t xml:space="preserve"> </w:t>
      </w:r>
      <w:proofErr w:type="spellStart"/>
      <w:r w:rsidRPr="00DB25C4">
        <w:rPr>
          <w:rFonts w:cstheme="minorHAnsi"/>
        </w:rPr>
        <w:t>ada</w:t>
      </w:r>
      <w:proofErr w:type="spellEnd"/>
      <w:r w:rsidRPr="00DB25C4">
        <w:rPr>
          <w:rFonts w:cstheme="minorHAnsi"/>
        </w:rPr>
        <w:t xml:space="preserve"> </w:t>
      </w:r>
      <w:proofErr w:type="spellStart"/>
      <w:r w:rsidRPr="00DB25C4">
        <w:rPr>
          <w:rFonts w:cstheme="minorHAnsi"/>
        </w:rPr>
        <w:t>sebagian</w:t>
      </w:r>
      <w:proofErr w:type="spellEnd"/>
      <w:r w:rsidRPr="00DB25C4">
        <w:rPr>
          <w:rFonts w:cstheme="minorHAnsi"/>
        </w:rPr>
        <w:t xml:space="preserve"> </w:t>
      </w:r>
      <w:proofErr w:type="spellStart"/>
      <w:r w:rsidRPr="00DB25C4">
        <w:rPr>
          <w:rFonts w:cstheme="minorHAnsi"/>
        </w:rPr>
        <w:t>kecil</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yang </w:t>
      </w:r>
      <w:proofErr w:type="spellStart"/>
      <w:r w:rsidRPr="00DB25C4">
        <w:rPr>
          <w:rFonts w:cstheme="minorHAnsi"/>
        </w:rPr>
        <w:t>merasa</w:t>
      </w:r>
      <w:proofErr w:type="spellEnd"/>
      <w:r w:rsidRPr="00DB25C4">
        <w:rPr>
          <w:rFonts w:cstheme="minorHAnsi"/>
        </w:rPr>
        <w:t xml:space="preserve">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puas</w:t>
      </w:r>
      <w:proofErr w:type="spellEnd"/>
      <w:r w:rsidRPr="00DB25C4">
        <w:rPr>
          <w:rFonts w:cstheme="minorHAnsi"/>
        </w:rPr>
        <w:t xml:space="preserve">. Oleh </w:t>
      </w:r>
      <w:proofErr w:type="spellStart"/>
      <w:r w:rsidRPr="00DB25C4">
        <w:rPr>
          <w:rFonts w:cstheme="minorHAnsi"/>
        </w:rPr>
        <w:t>karena</w:t>
      </w:r>
      <w:proofErr w:type="spellEnd"/>
      <w:r w:rsidRPr="00DB25C4">
        <w:rPr>
          <w:rFonts w:cstheme="minorHAnsi"/>
        </w:rPr>
        <w:t xml:space="preserve"> </w:t>
      </w:r>
      <w:proofErr w:type="spellStart"/>
      <w:r w:rsidRPr="00DB25C4">
        <w:rPr>
          <w:rFonts w:cstheme="minorHAnsi"/>
        </w:rPr>
        <w:t>itu</w:t>
      </w:r>
      <w:proofErr w:type="spellEnd"/>
      <w:r w:rsidRPr="00DB25C4">
        <w:rPr>
          <w:rFonts w:cstheme="minorHAnsi"/>
        </w:rPr>
        <w:t xml:space="preserve">, PPBM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memperhatikan</w:t>
      </w:r>
      <w:proofErr w:type="spellEnd"/>
      <w:r w:rsidRPr="00DB25C4">
        <w:rPr>
          <w:rFonts w:cstheme="minorHAnsi"/>
        </w:rPr>
        <w:t xml:space="preserve"> </w:t>
      </w:r>
      <w:proofErr w:type="spellStart"/>
      <w:r w:rsidRPr="00DB25C4">
        <w:rPr>
          <w:rFonts w:cstheme="minorHAnsi"/>
        </w:rPr>
        <w:t>masukan</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yang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puas</w:t>
      </w:r>
      <w:proofErr w:type="spellEnd"/>
      <w:r w:rsidRPr="00DB25C4">
        <w:rPr>
          <w:rFonts w:cstheme="minorHAnsi"/>
        </w:rPr>
        <w:t xml:space="preserve"> dan </w:t>
      </w:r>
      <w:proofErr w:type="spellStart"/>
      <w:r w:rsidRPr="00DB25C4">
        <w:rPr>
          <w:rFonts w:cstheme="minorHAnsi"/>
        </w:rPr>
        <w:t>melakukan</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terus-menerus</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w:t>
      </w:r>
      <w:proofErr w:type="spellStart"/>
      <w:r w:rsidRPr="00DB25C4">
        <w:rPr>
          <w:rFonts w:cstheme="minorHAnsi"/>
        </w:rPr>
        <w:t>layanan</w:t>
      </w:r>
      <w:proofErr w:type="spellEnd"/>
      <w:r w:rsidRPr="00DB25C4">
        <w:rPr>
          <w:rFonts w:cstheme="minorHAnsi"/>
        </w:rPr>
        <w:t xml:space="preserve"> dan </w:t>
      </w:r>
      <w:proofErr w:type="spellStart"/>
      <w:r w:rsidRPr="00DB25C4">
        <w:rPr>
          <w:rFonts w:cstheme="minorHAnsi"/>
        </w:rPr>
        <w:t>pembinaan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w:t>
      </w:r>
    </w:p>
    <w:p w14:paraId="0CE03CB7" w14:textId="77777777" w:rsidR="001E7FBB" w:rsidRDefault="001E7FBB" w:rsidP="00687314">
      <w:pPr>
        <w:spacing w:after="0" w:line="240" w:lineRule="auto"/>
        <w:ind w:left="198"/>
        <w:jc w:val="both"/>
        <w:rPr>
          <w:rFonts w:cstheme="minorHAnsi"/>
        </w:rPr>
      </w:pPr>
      <w:proofErr w:type="spellStart"/>
      <w:r w:rsidRPr="00DB25C4">
        <w:rPr>
          <w:rFonts w:cstheme="minorHAnsi"/>
        </w:rPr>
        <w:t>Implikasi</w:t>
      </w:r>
      <w:proofErr w:type="spellEnd"/>
      <w:r w:rsidRPr="00DB25C4">
        <w:rPr>
          <w:rFonts w:cstheme="minorHAnsi"/>
        </w:rPr>
        <w:t xml:space="preserve"> yang </w:t>
      </w:r>
      <w:proofErr w:type="spellStart"/>
      <w:r w:rsidRPr="00DB25C4">
        <w:rPr>
          <w:rFonts w:cstheme="minorHAnsi"/>
        </w:rPr>
        <w:t>harus</w:t>
      </w:r>
      <w:proofErr w:type="spellEnd"/>
      <w:r w:rsidRPr="00DB25C4">
        <w:rPr>
          <w:rFonts w:cstheme="minorHAnsi"/>
        </w:rPr>
        <w:t xml:space="preserve"> </w:t>
      </w:r>
      <w:proofErr w:type="spellStart"/>
      <w:r w:rsidRPr="00DB25C4">
        <w:rPr>
          <w:rFonts w:cstheme="minorHAnsi"/>
        </w:rPr>
        <w:t>diperhatikan</w:t>
      </w:r>
      <w:proofErr w:type="spellEnd"/>
      <w:r w:rsidRPr="00DB25C4">
        <w:rPr>
          <w:rFonts w:cstheme="minorHAnsi"/>
        </w:rPr>
        <w:t xml:space="preserve"> oleh PPBM </w:t>
      </w:r>
      <w:proofErr w:type="spellStart"/>
      <w:r w:rsidRPr="00DB25C4">
        <w:rPr>
          <w:rFonts w:cstheme="minorHAnsi"/>
        </w:rPr>
        <w:t>adalah</w:t>
      </w:r>
      <w:proofErr w:type="spellEnd"/>
      <w:r w:rsidRPr="00DB25C4">
        <w:rPr>
          <w:rFonts w:cstheme="minorHAnsi"/>
        </w:rPr>
        <w:t xml:space="preserve"> </w:t>
      </w:r>
      <w:proofErr w:type="spellStart"/>
      <w:r w:rsidRPr="00DB25C4">
        <w:rPr>
          <w:rFonts w:cstheme="minorHAnsi"/>
        </w:rPr>
        <w:t>pentingnya</w:t>
      </w:r>
      <w:proofErr w:type="spellEnd"/>
      <w:r w:rsidRPr="00DB25C4">
        <w:rPr>
          <w:rFonts w:cstheme="minorHAnsi"/>
        </w:rPr>
        <w:t xml:space="preserve"> </w:t>
      </w:r>
      <w:proofErr w:type="spellStart"/>
      <w:r w:rsidRPr="00DB25C4">
        <w:rPr>
          <w:rFonts w:cstheme="minorHAnsi"/>
        </w:rPr>
        <w:t>melibatkan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pengambilan</w:t>
      </w:r>
      <w:proofErr w:type="spellEnd"/>
      <w:r w:rsidRPr="00DB25C4">
        <w:rPr>
          <w:rFonts w:cstheme="minorHAnsi"/>
        </w:rPr>
        <w:t xml:space="preserve"> </w:t>
      </w:r>
      <w:proofErr w:type="spellStart"/>
      <w:r w:rsidRPr="00DB25C4">
        <w:rPr>
          <w:rFonts w:cstheme="minorHAnsi"/>
        </w:rPr>
        <w:t>keputusan</w:t>
      </w:r>
      <w:proofErr w:type="spellEnd"/>
      <w:r w:rsidRPr="00DB25C4">
        <w:rPr>
          <w:rFonts w:cstheme="minorHAnsi"/>
        </w:rPr>
        <w:t xml:space="preserve"> dan </w:t>
      </w:r>
      <w:proofErr w:type="spellStart"/>
      <w:r w:rsidRPr="00DB25C4">
        <w:rPr>
          <w:rFonts w:cstheme="minorHAnsi"/>
        </w:rPr>
        <w:t>pembuatan</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terkait</w:t>
      </w:r>
      <w:proofErr w:type="spellEnd"/>
      <w:r w:rsidRPr="00DB25C4">
        <w:rPr>
          <w:rFonts w:cstheme="minorHAnsi"/>
        </w:rPr>
        <w:t xml:space="preserve"> program </w:t>
      </w:r>
      <w:proofErr w:type="spellStart"/>
      <w:r w:rsidRPr="00DB25C4">
        <w:rPr>
          <w:rFonts w:cstheme="minorHAnsi"/>
        </w:rPr>
        <w:t>layanan</w:t>
      </w:r>
      <w:proofErr w:type="spellEnd"/>
      <w:r w:rsidRPr="00DB25C4">
        <w:rPr>
          <w:rFonts w:cstheme="minorHAnsi"/>
        </w:rPr>
        <w:t xml:space="preserve"> dan </w:t>
      </w:r>
      <w:proofErr w:type="spellStart"/>
      <w:r w:rsidRPr="00DB25C4">
        <w:rPr>
          <w:rFonts w:cstheme="minorHAnsi"/>
        </w:rPr>
        <w:t>pembinaan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PPBM juga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memastikan</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program </w:t>
      </w:r>
      <w:proofErr w:type="spellStart"/>
      <w:r w:rsidRPr="00DB25C4">
        <w:rPr>
          <w:rFonts w:cstheme="minorHAnsi"/>
        </w:rPr>
        <w:t>layanan</w:t>
      </w:r>
      <w:proofErr w:type="spellEnd"/>
      <w:r w:rsidRPr="00DB25C4">
        <w:rPr>
          <w:rFonts w:cstheme="minorHAnsi"/>
        </w:rPr>
        <w:t xml:space="preserve"> dan </w:t>
      </w:r>
      <w:proofErr w:type="spellStart"/>
      <w:r w:rsidRPr="00DB25C4">
        <w:rPr>
          <w:rFonts w:cstheme="minorHAnsi"/>
        </w:rPr>
        <w:t>pembinaan</w:t>
      </w:r>
      <w:proofErr w:type="spellEnd"/>
      <w:r w:rsidRPr="00DB25C4">
        <w:rPr>
          <w:rFonts w:cstheme="minorHAnsi"/>
        </w:rPr>
        <w:t xml:space="preserve"> yang </w:t>
      </w:r>
      <w:proofErr w:type="spellStart"/>
      <w:r w:rsidRPr="00DB25C4">
        <w:rPr>
          <w:rFonts w:cstheme="minorHAnsi"/>
        </w:rPr>
        <w:t>diberikan</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kebutuhan</w:t>
      </w:r>
      <w:proofErr w:type="spellEnd"/>
      <w:r w:rsidRPr="00DB25C4">
        <w:rPr>
          <w:rFonts w:cstheme="minorHAnsi"/>
        </w:rPr>
        <w:t xml:space="preserve"> dan </w:t>
      </w:r>
      <w:proofErr w:type="spellStart"/>
      <w:r w:rsidRPr="00DB25C4">
        <w:rPr>
          <w:rFonts w:cstheme="minorHAnsi"/>
        </w:rPr>
        <w:t>harapan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Selain</w:t>
      </w:r>
      <w:proofErr w:type="spellEnd"/>
      <w:r w:rsidRPr="00DB25C4">
        <w:rPr>
          <w:rFonts w:cstheme="minorHAnsi"/>
        </w:rPr>
        <w:t xml:space="preserve"> </w:t>
      </w:r>
      <w:proofErr w:type="spellStart"/>
      <w:r w:rsidRPr="00DB25C4">
        <w:rPr>
          <w:rFonts w:cstheme="minorHAnsi"/>
        </w:rPr>
        <w:t>itu</w:t>
      </w:r>
      <w:proofErr w:type="spellEnd"/>
      <w:r w:rsidRPr="00DB25C4">
        <w:rPr>
          <w:rFonts w:cstheme="minorHAnsi"/>
        </w:rPr>
        <w:t xml:space="preserve">, PPBM juga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komunikasi</w:t>
      </w:r>
      <w:proofErr w:type="spellEnd"/>
      <w:r w:rsidRPr="00DB25C4">
        <w:rPr>
          <w:rFonts w:cstheme="minorHAnsi"/>
        </w:rPr>
        <w:t xml:space="preserve"> dan </w:t>
      </w:r>
      <w:proofErr w:type="spellStart"/>
      <w:r w:rsidRPr="00DB25C4">
        <w:rPr>
          <w:rFonts w:cstheme="minorHAnsi"/>
        </w:rPr>
        <w:t>transparansi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terkait</w:t>
      </w:r>
      <w:proofErr w:type="spellEnd"/>
      <w:r w:rsidRPr="00DB25C4">
        <w:rPr>
          <w:rFonts w:cstheme="minorHAnsi"/>
        </w:rPr>
        <w:t xml:space="preserve"> program </w:t>
      </w:r>
      <w:proofErr w:type="spellStart"/>
      <w:r w:rsidRPr="00DB25C4">
        <w:rPr>
          <w:rFonts w:cstheme="minorHAnsi"/>
        </w:rPr>
        <w:t>layanan</w:t>
      </w:r>
      <w:proofErr w:type="spellEnd"/>
      <w:r w:rsidRPr="00DB25C4">
        <w:rPr>
          <w:rFonts w:cstheme="minorHAnsi"/>
        </w:rPr>
        <w:t xml:space="preserve"> dan </w:t>
      </w:r>
      <w:proofErr w:type="spellStart"/>
      <w:r w:rsidRPr="00DB25C4">
        <w:rPr>
          <w:rFonts w:cstheme="minorHAnsi"/>
        </w:rPr>
        <w:t>pembinaan</w:t>
      </w:r>
      <w:proofErr w:type="spellEnd"/>
      <w:r w:rsidRPr="00DB25C4">
        <w:rPr>
          <w:rFonts w:cstheme="minorHAnsi"/>
        </w:rPr>
        <w:t xml:space="preserve"> yang </w:t>
      </w:r>
      <w:proofErr w:type="spellStart"/>
      <w:r w:rsidRPr="00DB25C4">
        <w:rPr>
          <w:rFonts w:cstheme="minorHAnsi"/>
        </w:rPr>
        <w:t>diberikan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memastikan</w:t>
      </w:r>
      <w:proofErr w:type="spellEnd"/>
      <w:r w:rsidRPr="00DB25C4">
        <w:rPr>
          <w:rFonts w:cstheme="minorHAnsi"/>
        </w:rPr>
        <w:t xml:space="preserve"> </w:t>
      </w:r>
      <w:proofErr w:type="spellStart"/>
      <w:r w:rsidRPr="00DB25C4">
        <w:rPr>
          <w:rFonts w:cstheme="minorHAnsi"/>
        </w:rPr>
        <w:t>kepuasan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dan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citra</w:t>
      </w:r>
      <w:proofErr w:type="spellEnd"/>
      <w:r w:rsidRPr="00DB25C4">
        <w:rPr>
          <w:rFonts w:cstheme="minorHAnsi"/>
        </w:rPr>
        <w:t xml:space="preserve"> </w:t>
      </w:r>
      <w:proofErr w:type="spellStart"/>
      <w:r w:rsidRPr="00DB25C4">
        <w:rPr>
          <w:rFonts w:cstheme="minorHAnsi"/>
        </w:rPr>
        <w:t>positif</w:t>
      </w:r>
      <w:proofErr w:type="spellEnd"/>
      <w:r w:rsidRPr="00DB25C4">
        <w:rPr>
          <w:rFonts w:cstheme="minorHAnsi"/>
        </w:rPr>
        <w:t xml:space="preserve"> universitas.</w:t>
      </w:r>
    </w:p>
    <w:p w14:paraId="3B622922" w14:textId="77777777" w:rsidR="001107A5" w:rsidRPr="00DB25C4" w:rsidRDefault="001107A5" w:rsidP="00687314">
      <w:pPr>
        <w:spacing w:after="0" w:line="240" w:lineRule="auto"/>
        <w:ind w:left="198"/>
        <w:jc w:val="both"/>
        <w:rPr>
          <w:rFonts w:cstheme="minorHAnsi"/>
        </w:rPr>
      </w:pPr>
    </w:p>
    <w:p w14:paraId="1185F002" w14:textId="2D9E4792" w:rsidR="001E7FBB" w:rsidRPr="00DB25C4" w:rsidRDefault="001107A5" w:rsidP="001107A5">
      <w:pPr>
        <w:spacing w:after="0" w:line="240" w:lineRule="auto"/>
        <w:ind w:left="198"/>
        <w:jc w:val="center"/>
        <w:rPr>
          <w:rFonts w:eastAsia="Calibri" w:cstheme="minorHAnsi"/>
        </w:rPr>
      </w:pPr>
      <w:r>
        <w:rPr>
          <w:noProof/>
        </w:rPr>
        <w:drawing>
          <wp:inline distT="0" distB="0" distL="0" distR="0" wp14:anchorId="2C2C6B6E" wp14:editId="6B0BD120">
            <wp:extent cx="4486275" cy="1952625"/>
            <wp:effectExtent l="19050" t="19050" r="28575" b="285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486275" cy="1952625"/>
                    </a:xfrm>
                    <a:prstGeom prst="rect">
                      <a:avLst/>
                    </a:prstGeom>
                    <a:noFill/>
                    <a:ln>
                      <a:solidFill>
                        <a:schemeClr val="tx1"/>
                      </a:solidFill>
                    </a:ln>
                  </pic:spPr>
                </pic:pic>
              </a:graphicData>
            </a:graphic>
          </wp:inline>
        </w:drawing>
      </w:r>
    </w:p>
    <w:p w14:paraId="5A5537AF" w14:textId="1C67C422" w:rsidR="001E7FBB" w:rsidRPr="00DB25C4" w:rsidRDefault="001E7FBB" w:rsidP="00687314">
      <w:pPr>
        <w:spacing w:after="0" w:line="240" w:lineRule="auto"/>
        <w:ind w:left="198"/>
        <w:rPr>
          <w:rFonts w:eastAsia="Calibri" w:cstheme="minorHAnsi"/>
        </w:rPr>
      </w:pPr>
    </w:p>
    <w:p w14:paraId="124623A9" w14:textId="77777777" w:rsidR="001E7FBB" w:rsidRPr="00DB25C4" w:rsidRDefault="001E7FBB" w:rsidP="00687314">
      <w:pPr>
        <w:spacing w:after="0" w:line="240" w:lineRule="auto"/>
        <w:ind w:left="198"/>
        <w:rPr>
          <w:rFonts w:eastAsia="Calibri" w:cstheme="minorHAnsi"/>
        </w:rPr>
      </w:pPr>
    </w:p>
    <w:p w14:paraId="46576273" w14:textId="77777777" w:rsidR="001E7FBB" w:rsidRPr="00DB25C4" w:rsidRDefault="001E7FBB" w:rsidP="00687314">
      <w:pPr>
        <w:spacing w:after="0" w:line="240" w:lineRule="auto"/>
        <w:ind w:left="198"/>
        <w:jc w:val="both"/>
        <w:rPr>
          <w:rFonts w:cstheme="minorHAnsi"/>
        </w:rPr>
      </w:pP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tentang</w:t>
      </w:r>
      <w:proofErr w:type="spellEnd"/>
      <w:r w:rsidRPr="00DB25C4">
        <w:rPr>
          <w:rFonts w:eastAsia="Calibri" w:cstheme="minorHAnsi"/>
        </w:rPr>
        <w:t xml:space="preserve"> </w:t>
      </w:r>
      <w:proofErr w:type="spellStart"/>
      <w:r w:rsidRPr="00DB25C4">
        <w:rPr>
          <w:rFonts w:eastAsia="Calibri" w:cstheme="minorHAnsi"/>
        </w:rPr>
        <w:t>layanan</w:t>
      </w:r>
      <w:proofErr w:type="spellEnd"/>
      <w:r w:rsidRPr="00DB25C4">
        <w:rPr>
          <w:rFonts w:eastAsia="Calibri" w:cstheme="minorHAnsi"/>
        </w:rPr>
        <w:t xml:space="preserve"> dan </w:t>
      </w:r>
      <w:proofErr w:type="spellStart"/>
      <w:r w:rsidRPr="00DB25C4">
        <w:rPr>
          <w:rFonts w:eastAsia="Calibri" w:cstheme="minorHAnsi"/>
        </w:rPr>
        <w:t>pembinaan</w:t>
      </w:r>
      <w:proofErr w:type="spellEnd"/>
      <w:r w:rsidRPr="00DB25C4">
        <w:rPr>
          <w:rFonts w:eastAsia="Calibri" w:cstheme="minorHAnsi"/>
        </w:rPr>
        <w:t xml:space="preserve"> </w:t>
      </w:r>
      <w:proofErr w:type="spellStart"/>
      <w:r w:rsidRPr="00DB25C4">
        <w:rPr>
          <w:rFonts w:eastAsia="Calibri" w:cstheme="minorHAnsi"/>
        </w:rPr>
        <w:t>bakat</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disampaikan</w:t>
      </w:r>
      <w:proofErr w:type="spellEnd"/>
      <w:r w:rsidRPr="00DB25C4">
        <w:rPr>
          <w:rFonts w:eastAsia="Calibri" w:cstheme="minorHAnsi"/>
        </w:rPr>
        <w:t xml:space="preserve">, dan PPBM </w:t>
      </w:r>
      <w:proofErr w:type="spellStart"/>
      <w:r w:rsidRPr="00DB25C4">
        <w:rPr>
          <w:rFonts w:eastAsia="Calibri" w:cstheme="minorHAnsi"/>
        </w:rPr>
        <w:t>menyakan</w:t>
      </w:r>
      <w:proofErr w:type="spellEnd"/>
      <w:r w:rsidRPr="00DB25C4">
        <w:rPr>
          <w:rFonts w:eastAsia="Calibri" w:cstheme="minorHAnsi"/>
        </w:rPr>
        <w:t xml:space="preserve"> </w:t>
      </w:r>
      <w:proofErr w:type="spellStart"/>
      <w:r w:rsidRPr="00DB25C4">
        <w:rPr>
          <w:rFonts w:eastAsia="Calibri" w:cstheme="minorHAnsi"/>
        </w:rPr>
        <w:t>apakah</w:t>
      </w:r>
      <w:proofErr w:type="spellEnd"/>
      <w:r w:rsidRPr="00DB25C4">
        <w:rPr>
          <w:rFonts w:eastAsia="Calibri" w:cstheme="minorHAnsi"/>
        </w:rPr>
        <w:t xml:space="preserve"> program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sudah</w:t>
      </w:r>
      <w:proofErr w:type="spellEnd"/>
      <w:r w:rsidRPr="00DB25C4">
        <w:rPr>
          <w:rFonts w:eastAsia="Calibri" w:cstheme="minorHAnsi"/>
        </w:rPr>
        <w:t xml:space="preserve"> </w:t>
      </w:r>
      <w:proofErr w:type="spellStart"/>
      <w:r w:rsidRPr="00DB25C4">
        <w:rPr>
          <w:rFonts w:eastAsia="Calibri" w:cstheme="minorHAnsi"/>
        </w:rPr>
        <w:t>mengakomodasi</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9,1% </w:t>
      </w:r>
      <w:proofErr w:type="spellStart"/>
      <w:r w:rsidRPr="00DB25C4">
        <w:rPr>
          <w:rFonts w:eastAsia="Calibri" w:cstheme="minorHAnsi"/>
        </w:rPr>
        <w:t>mengatakan</w:t>
      </w:r>
      <w:proofErr w:type="spellEnd"/>
      <w:r w:rsidRPr="00DB25C4">
        <w:rPr>
          <w:rFonts w:eastAsia="Calibri" w:cstheme="minorHAnsi"/>
        </w:rPr>
        <w:t xml:space="preserve"> </w:t>
      </w:r>
      <w:proofErr w:type="spellStart"/>
      <w:r w:rsidRPr="00DB25C4">
        <w:rPr>
          <w:rFonts w:eastAsia="Calibri" w:cstheme="minorHAnsi"/>
        </w:rPr>
        <w:t>belum</w:t>
      </w:r>
      <w:proofErr w:type="spellEnd"/>
      <w:r w:rsidRPr="00DB25C4">
        <w:rPr>
          <w:rFonts w:eastAsia="Calibri" w:cstheme="minorHAnsi"/>
        </w:rPr>
        <w:t xml:space="preserve"> </w:t>
      </w:r>
      <w:proofErr w:type="spellStart"/>
      <w:r w:rsidRPr="00DB25C4">
        <w:rPr>
          <w:rFonts w:eastAsia="Calibri" w:cstheme="minorHAnsi"/>
        </w:rPr>
        <w:t>puas</w:t>
      </w:r>
      <w:proofErr w:type="spellEnd"/>
      <w:r w:rsidRPr="00DB25C4">
        <w:rPr>
          <w:rFonts w:eastAsia="Calibri" w:cstheme="minorHAnsi"/>
        </w:rPr>
        <w:t xml:space="preserve">. 36,4% </w:t>
      </w:r>
      <w:proofErr w:type="spellStart"/>
      <w:r w:rsidRPr="00DB25C4">
        <w:rPr>
          <w:rFonts w:eastAsia="Calibri" w:cstheme="minorHAnsi"/>
        </w:rPr>
        <w:t>mengatakan</w:t>
      </w:r>
      <w:proofErr w:type="spellEnd"/>
      <w:r w:rsidRPr="00DB25C4">
        <w:rPr>
          <w:rFonts w:eastAsia="Calibri" w:cstheme="minorHAnsi"/>
        </w:rPr>
        <w:t xml:space="preserve"> </w:t>
      </w:r>
      <w:proofErr w:type="spellStart"/>
      <w:r w:rsidRPr="00DB25C4">
        <w:rPr>
          <w:rFonts w:eastAsia="Calibri" w:cstheme="minorHAnsi"/>
        </w:rPr>
        <w:t>sudah</w:t>
      </w:r>
      <w:proofErr w:type="spellEnd"/>
      <w:r w:rsidRPr="00DB25C4">
        <w:rPr>
          <w:rFonts w:eastAsia="Calibri" w:cstheme="minorHAnsi"/>
        </w:rPr>
        <w:t xml:space="preserve">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eastAsia="Calibri" w:cstheme="minorHAnsi"/>
        </w:rPr>
        <w:t>Sementara</w:t>
      </w:r>
      <w:proofErr w:type="spellEnd"/>
      <w:r w:rsidRPr="00DB25C4">
        <w:rPr>
          <w:rFonts w:eastAsia="Calibri" w:cstheme="minorHAnsi"/>
        </w:rPr>
        <w:t xml:space="preserve"> </w:t>
      </w:r>
      <w:proofErr w:type="spellStart"/>
      <w:r w:rsidRPr="00DB25C4">
        <w:rPr>
          <w:rFonts w:eastAsia="Calibri" w:cstheme="minorHAnsi"/>
        </w:rPr>
        <w:t>itu</w:t>
      </w:r>
      <w:proofErr w:type="spellEnd"/>
      <w:r w:rsidRPr="00DB25C4">
        <w:rPr>
          <w:rFonts w:eastAsia="Calibri" w:cstheme="minorHAnsi"/>
        </w:rPr>
        <w:t xml:space="preserve">, 54,5% </w:t>
      </w:r>
      <w:proofErr w:type="spellStart"/>
      <w:r w:rsidRPr="00DB25C4">
        <w:rPr>
          <w:rFonts w:eastAsia="Calibri" w:cstheme="minorHAnsi"/>
        </w:rPr>
        <w:t>mengatakan</w:t>
      </w:r>
      <w:proofErr w:type="spellEnd"/>
      <w:r w:rsidRPr="00DB25C4">
        <w:rPr>
          <w:rFonts w:eastAsia="Calibri" w:cstheme="minorHAnsi"/>
        </w:rPr>
        <w:t xml:space="preserve"> sangat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cstheme="minorHAnsi"/>
        </w:rPr>
        <w:t>Berdasarkan</w:t>
      </w:r>
      <w:proofErr w:type="spellEnd"/>
      <w:r w:rsidRPr="00DB25C4">
        <w:rPr>
          <w:rFonts w:cstheme="minorHAnsi"/>
        </w:rPr>
        <w:t xml:space="preserve"> </w:t>
      </w:r>
      <w:proofErr w:type="spellStart"/>
      <w:r w:rsidRPr="00DB25C4">
        <w:rPr>
          <w:rFonts w:cstheme="minorHAnsi"/>
        </w:rPr>
        <w:t>hasil</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disimpulkan</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w:t>
      </w:r>
      <w:proofErr w:type="spellStart"/>
      <w:r w:rsidRPr="00DB25C4">
        <w:rPr>
          <w:rFonts w:cstheme="minorHAnsi"/>
        </w:rPr>
        <w:t>mayoritas</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merasa</w:t>
      </w:r>
      <w:proofErr w:type="spellEnd"/>
      <w:r w:rsidRPr="00DB25C4">
        <w:rPr>
          <w:rFonts w:cstheme="minorHAnsi"/>
        </w:rPr>
        <w:t xml:space="preserve"> </w:t>
      </w:r>
      <w:proofErr w:type="spellStart"/>
      <w:r w:rsidRPr="00DB25C4">
        <w:rPr>
          <w:rFonts w:cstheme="minorHAnsi"/>
        </w:rPr>
        <w:t>puas</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program </w:t>
      </w:r>
      <w:proofErr w:type="spellStart"/>
      <w:r w:rsidRPr="00DB25C4">
        <w:rPr>
          <w:rFonts w:cstheme="minorHAnsi"/>
        </w:rPr>
        <w:t>layanan</w:t>
      </w:r>
      <w:proofErr w:type="spellEnd"/>
      <w:r w:rsidRPr="00DB25C4">
        <w:rPr>
          <w:rFonts w:cstheme="minorHAnsi"/>
        </w:rPr>
        <w:t xml:space="preserve"> dan </w:t>
      </w:r>
      <w:proofErr w:type="spellStart"/>
      <w:r w:rsidRPr="00DB25C4">
        <w:rPr>
          <w:rFonts w:cstheme="minorHAnsi"/>
        </w:rPr>
        <w:t>pembinaan</w:t>
      </w:r>
      <w:proofErr w:type="spellEnd"/>
      <w:r w:rsidRPr="00DB25C4">
        <w:rPr>
          <w:rFonts w:cstheme="minorHAnsi"/>
        </w:rPr>
        <w:t xml:space="preserve"> </w:t>
      </w:r>
      <w:proofErr w:type="spellStart"/>
      <w:r w:rsidRPr="00DB25C4">
        <w:rPr>
          <w:rFonts w:cstheme="minorHAnsi"/>
        </w:rPr>
        <w:t>bakat</w:t>
      </w:r>
      <w:proofErr w:type="spellEnd"/>
      <w:r w:rsidRPr="00DB25C4">
        <w:rPr>
          <w:rFonts w:cstheme="minorHAnsi"/>
        </w:rPr>
        <w:t xml:space="preserve"> yang </w:t>
      </w:r>
      <w:proofErr w:type="spellStart"/>
      <w:r w:rsidRPr="00DB25C4">
        <w:rPr>
          <w:rFonts w:cstheme="minorHAnsi"/>
        </w:rPr>
        <w:t>disediakan</w:t>
      </w:r>
      <w:proofErr w:type="spellEnd"/>
      <w:r w:rsidRPr="00DB25C4">
        <w:rPr>
          <w:rFonts w:cstheme="minorHAnsi"/>
        </w:rPr>
        <w:t xml:space="preserve"> oleh PPBM. </w:t>
      </w:r>
      <w:proofErr w:type="spellStart"/>
      <w:r w:rsidRPr="00DB25C4">
        <w:rPr>
          <w:rFonts w:cstheme="minorHAnsi"/>
        </w:rPr>
        <w:t>Namun</w:t>
      </w:r>
      <w:proofErr w:type="spellEnd"/>
      <w:r w:rsidRPr="00DB25C4">
        <w:rPr>
          <w:rFonts w:cstheme="minorHAnsi"/>
        </w:rPr>
        <w:t xml:space="preserve">, </w:t>
      </w:r>
      <w:proofErr w:type="spellStart"/>
      <w:r w:rsidRPr="00DB25C4">
        <w:rPr>
          <w:rFonts w:cstheme="minorHAnsi"/>
        </w:rPr>
        <w:t>masih</w:t>
      </w:r>
      <w:proofErr w:type="spellEnd"/>
      <w:r w:rsidRPr="00DB25C4">
        <w:rPr>
          <w:rFonts w:cstheme="minorHAnsi"/>
        </w:rPr>
        <w:t xml:space="preserve"> </w:t>
      </w:r>
      <w:proofErr w:type="spellStart"/>
      <w:r w:rsidRPr="00DB25C4">
        <w:rPr>
          <w:rFonts w:cstheme="minorHAnsi"/>
        </w:rPr>
        <w:t>ada</w:t>
      </w:r>
      <w:proofErr w:type="spellEnd"/>
      <w:r w:rsidRPr="00DB25C4">
        <w:rPr>
          <w:rFonts w:cstheme="minorHAnsi"/>
        </w:rPr>
        <w:t xml:space="preserve"> </w:t>
      </w:r>
      <w:proofErr w:type="spellStart"/>
      <w:r w:rsidRPr="00DB25C4">
        <w:rPr>
          <w:rFonts w:cstheme="minorHAnsi"/>
        </w:rPr>
        <w:t>sebagian</w:t>
      </w:r>
      <w:proofErr w:type="spellEnd"/>
      <w:r w:rsidRPr="00DB25C4">
        <w:rPr>
          <w:rFonts w:cstheme="minorHAnsi"/>
        </w:rPr>
        <w:t xml:space="preserve"> </w:t>
      </w:r>
      <w:proofErr w:type="spellStart"/>
      <w:r w:rsidRPr="00DB25C4">
        <w:rPr>
          <w:rFonts w:cstheme="minorHAnsi"/>
        </w:rPr>
        <w:t>kecil</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yang </w:t>
      </w:r>
      <w:proofErr w:type="spellStart"/>
      <w:r w:rsidRPr="00DB25C4">
        <w:rPr>
          <w:rFonts w:cstheme="minorHAnsi"/>
        </w:rPr>
        <w:t>merasa</w:t>
      </w:r>
      <w:proofErr w:type="spellEnd"/>
      <w:r w:rsidRPr="00DB25C4">
        <w:rPr>
          <w:rFonts w:cstheme="minorHAnsi"/>
        </w:rPr>
        <w:t xml:space="preserve"> </w:t>
      </w:r>
      <w:proofErr w:type="spellStart"/>
      <w:r w:rsidRPr="00DB25C4">
        <w:rPr>
          <w:rFonts w:cstheme="minorHAnsi"/>
        </w:rPr>
        <w:t>belum</w:t>
      </w:r>
      <w:proofErr w:type="spellEnd"/>
      <w:r w:rsidRPr="00DB25C4">
        <w:rPr>
          <w:rFonts w:cstheme="minorHAnsi"/>
        </w:rPr>
        <w:t xml:space="preserve"> </w:t>
      </w:r>
      <w:proofErr w:type="spellStart"/>
      <w:r w:rsidRPr="00DB25C4">
        <w:rPr>
          <w:rFonts w:cstheme="minorHAnsi"/>
        </w:rPr>
        <w:t>puas</w:t>
      </w:r>
      <w:proofErr w:type="spellEnd"/>
      <w:r w:rsidRPr="00DB25C4">
        <w:rPr>
          <w:rFonts w:cstheme="minorHAnsi"/>
        </w:rPr>
        <w:t xml:space="preserve">, </w:t>
      </w:r>
      <w:proofErr w:type="spellStart"/>
      <w:r w:rsidRPr="00DB25C4">
        <w:rPr>
          <w:rFonts w:cstheme="minorHAnsi"/>
        </w:rPr>
        <w:t>sehingga</w:t>
      </w:r>
      <w:proofErr w:type="spellEnd"/>
      <w:r w:rsidRPr="00DB25C4">
        <w:rPr>
          <w:rFonts w:cstheme="minorHAnsi"/>
        </w:rPr>
        <w:t xml:space="preserve">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diperhatikan</w:t>
      </w:r>
      <w:proofErr w:type="spellEnd"/>
      <w:r w:rsidRPr="00DB25C4">
        <w:rPr>
          <w:rFonts w:cstheme="minorHAnsi"/>
        </w:rPr>
        <w:t xml:space="preserve"> dan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lanjut</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mengetahui</w:t>
      </w:r>
      <w:proofErr w:type="spellEnd"/>
      <w:r w:rsidRPr="00DB25C4">
        <w:rPr>
          <w:rFonts w:cstheme="minorHAnsi"/>
        </w:rPr>
        <w:t xml:space="preserve"> </w:t>
      </w:r>
      <w:proofErr w:type="spellStart"/>
      <w:r w:rsidRPr="00DB25C4">
        <w:rPr>
          <w:rFonts w:cstheme="minorHAnsi"/>
        </w:rPr>
        <w:t>apa</w:t>
      </w:r>
      <w:proofErr w:type="spellEnd"/>
      <w:r w:rsidRPr="00DB25C4">
        <w:rPr>
          <w:rFonts w:cstheme="minorHAnsi"/>
        </w:rPr>
        <w:t xml:space="preserve"> yang </w:t>
      </w:r>
      <w:proofErr w:type="spellStart"/>
      <w:r w:rsidRPr="00DB25C4">
        <w:rPr>
          <w:rFonts w:cstheme="minorHAnsi"/>
        </w:rPr>
        <w:t>menjadi</w:t>
      </w:r>
      <w:proofErr w:type="spellEnd"/>
      <w:r w:rsidRPr="00DB25C4">
        <w:rPr>
          <w:rFonts w:cstheme="minorHAnsi"/>
        </w:rPr>
        <w:t xml:space="preserve"> </w:t>
      </w:r>
      <w:proofErr w:type="spellStart"/>
      <w:r w:rsidRPr="00DB25C4">
        <w:rPr>
          <w:rFonts w:cstheme="minorHAnsi"/>
        </w:rPr>
        <w:t>kekurangan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program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Implikasi</w:t>
      </w:r>
      <w:proofErr w:type="spellEnd"/>
      <w:r w:rsidRPr="00DB25C4">
        <w:rPr>
          <w:rFonts w:cstheme="minorHAnsi"/>
        </w:rPr>
        <w:t xml:space="preserve"> yang </w:t>
      </w:r>
      <w:proofErr w:type="spellStart"/>
      <w:r w:rsidRPr="00DB25C4">
        <w:rPr>
          <w:rFonts w:cstheme="minorHAnsi"/>
        </w:rPr>
        <w:t>harus</w:t>
      </w:r>
      <w:proofErr w:type="spellEnd"/>
      <w:r w:rsidRPr="00DB25C4">
        <w:rPr>
          <w:rFonts w:cstheme="minorHAnsi"/>
        </w:rPr>
        <w:t xml:space="preserve"> </w:t>
      </w:r>
      <w:proofErr w:type="spellStart"/>
      <w:r w:rsidRPr="00DB25C4">
        <w:rPr>
          <w:rFonts w:cstheme="minorHAnsi"/>
        </w:rPr>
        <w:t>diperhatikan</w:t>
      </w:r>
      <w:proofErr w:type="spellEnd"/>
      <w:r w:rsidRPr="00DB25C4">
        <w:rPr>
          <w:rFonts w:cstheme="minorHAnsi"/>
        </w:rPr>
        <w:t xml:space="preserve"> oleh PPBM </w:t>
      </w:r>
      <w:proofErr w:type="spellStart"/>
      <w:r w:rsidRPr="00DB25C4">
        <w:rPr>
          <w:rFonts w:cstheme="minorHAnsi"/>
        </w:rPr>
        <w:t>adalah</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terus</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program </w:t>
      </w:r>
      <w:proofErr w:type="spellStart"/>
      <w:r w:rsidRPr="00DB25C4">
        <w:rPr>
          <w:rFonts w:cstheme="minorHAnsi"/>
        </w:rPr>
        <w:t>layanan</w:t>
      </w:r>
      <w:proofErr w:type="spellEnd"/>
      <w:r w:rsidRPr="00DB25C4">
        <w:rPr>
          <w:rFonts w:cstheme="minorHAnsi"/>
        </w:rPr>
        <w:t xml:space="preserve"> dan </w:t>
      </w:r>
      <w:proofErr w:type="spellStart"/>
      <w:r w:rsidRPr="00DB25C4">
        <w:rPr>
          <w:rFonts w:cstheme="minorHAnsi"/>
        </w:rPr>
        <w:t>pembinaan</w:t>
      </w:r>
      <w:proofErr w:type="spellEnd"/>
      <w:r w:rsidRPr="00DB25C4">
        <w:rPr>
          <w:rFonts w:cstheme="minorHAnsi"/>
        </w:rPr>
        <w:t xml:space="preserve"> </w:t>
      </w:r>
      <w:proofErr w:type="spellStart"/>
      <w:r w:rsidRPr="00DB25C4">
        <w:rPr>
          <w:rFonts w:cstheme="minorHAnsi"/>
        </w:rPr>
        <w:t>bakat</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agar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memenuhi</w:t>
      </w:r>
      <w:proofErr w:type="spellEnd"/>
      <w:r w:rsidRPr="00DB25C4">
        <w:rPr>
          <w:rFonts w:cstheme="minorHAnsi"/>
        </w:rPr>
        <w:t xml:space="preserve"> </w:t>
      </w:r>
      <w:proofErr w:type="spellStart"/>
      <w:r w:rsidRPr="00DB25C4">
        <w:rPr>
          <w:rFonts w:cstheme="minorHAnsi"/>
        </w:rPr>
        <w:t>kebutuhan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lebih</w:t>
      </w:r>
      <w:proofErr w:type="spellEnd"/>
      <w:r w:rsidRPr="00DB25C4">
        <w:rPr>
          <w:rFonts w:cstheme="minorHAnsi"/>
        </w:rPr>
        <w:t xml:space="preserve"> optimal. PPBM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melakukan</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berkala</w:t>
      </w:r>
      <w:proofErr w:type="spellEnd"/>
      <w:r w:rsidRPr="00DB25C4">
        <w:rPr>
          <w:rFonts w:cstheme="minorHAnsi"/>
        </w:rPr>
        <w:t xml:space="preserve"> dan </w:t>
      </w:r>
      <w:proofErr w:type="spellStart"/>
      <w:r w:rsidRPr="00DB25C4">
        <w:rPr>
          <w:rFonts w:cstheme="minorHAnsi"/>
        </w:rPr>
        <w:t>terbuka</w:t>
      </w:r>
      <w:proofErr w:type="spellEnd"/>
      <w:r w:rsidRPr="00DB25C4">
        <w:rPr>
          <w:rFonts w:cstheme="minorHAnsi"/>
        </w:rPr>
        <w:t xml:space="preserve"> </w:t>
      </w:r>
      <w:proofErr w:type="spellStart"/>
      <w:r w:rsidRPr="00DB25C4">
        <w:rPr>
          <w:rFonts w:cstheme="minorHAnsi"/>
        </w:rPr>
        <w:t>terhadap</w:t>
      </w:r>
      <w:proofErr w:type="spellEnd"/>
      <w:r w:rsidRPr="00DB25C4">
        <w:rPr>
          <w:rFonts w:cstheme="minorHAnsi"/>
        </w:rPr>
        <w:t xml:space="preserve"> </w:t>
      </w:r>
      <w:proofErr w:type="spellStart"/>
      <w:r w:rsidRPr="00DB25C4">
        <w:rPr>
          <w:rFonts w:cstheme="minorHAnsi"/>
        </w:rPr>
        <w:t>masukan</w:t>
      </w:r>
      <w:proofErr w:type="spellEnd"/>
      <w:r w:rsidRPr="00DB25C4">
        <w:rPr>
          <w:rFonts w:cstheme="minorHAnsi"/>
        </w:rPr>
        <w:t xml:space="preserve"> dan saran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memperbaiki</w:t>
      </w:r>
      <w:proofErr w:type="spellEnd"/>
      <w:r w:rsidRPr="00DB25C4">
        <w:rPr>
          <w:rFonts w:cstheme="minorHAnsi"/>
        </w:rPr>
        <w:t xml:space="preserve"> program yang </w:t>
      </w:r>
      <w:proofErr w:type="spellStart"/>
      <w:r w:rsidRPr="00DB25C4">
        <w:rPr>
          <w:rFonts w:cstheme="minorHAnsi"/>
        </w:rPr>
        <w:t>ada</w:t>
      </w:r>
      <w:proofErr w:type="spellEnd"/>
      <w:r w:rsidRPr="00DB25C4">
        <w:rPr>
          <w:rFonts w:cstheme="minorHAnsi"/>
        </w:rPr>
        <w:t xml:space="preserve">. PPBM juga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memastikan</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program </w:t>
      </w:r>
      <w:proofErr w:type="spellStart"/>
      <w:r w:rsidRPr="00DB25C4">
        <w:rPr>
          <w:rFonts w:cstheme="minorHAnsi"/>
        </w:rPr>
        <w:t>layanan</w:t>
      </w:r>
      <w:proofErr w:type="spellEnd"/>
      <w:r w:rsidRPr="00DB25C4">
        <w:rPr>
          <w:rFonts w:cstheme="minorHAnsi"/>
        </w:rPr>
        <w:t xml:space="preserve"> dan </w:t>
      </w:r>
      <w:proofErr w:type="spellStart"/>
      <w:r w:rsidRPr="00DB25C4">
        <w:rPr>
          <w:rFonts w:cstheme="minorHAnsi"/>
        </w:rPr>
        <w:t>pembinaan</w:t>
      </w:r>
      <w:proofErr w:type="spellEnd"/>
      <w:r w:rsidRPr="00DB25C4">
        <w:rPr>
          <w:rFonts w:cstheme="minorHAnsi"/>
        </w:rPr>
        <w:t xml:space="preserve"> </w:t>
      </w:r>
      <w:proofErr w:type="spellStart"/>
      <w:r w:rsidRPr="00DB25C4">
        <w:rPr>
          <w:rFonts w:cstheme="minorHAnsi"/>
        </w:rPr>
        <w:t>bakat</w:t>
      </w:r>
      <w:proofErr w:type="spellEnd"/>
      <w:r w:rsidRPr="00DB25C4">
        <w:rPr>
          <w:rFonts w:cstheme="minorHAnsi"/>
        </w:rPr>
        <w:t xml:space="preserve"> yang </w:t>
      </w:r>
      <w:proofErr w:type="spellStart"/>
      <w:r w:rsidRPr="00DB25C4">
        <w:rPr>
          <w:rFonts w:cstheme="minorHAnsi"/>
        </w:rPr>
        <w:t>disediakan</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kebutuhan</w:t>
      </w:r>
      <w:proofErr w:type="spellEnd"/>
      <w:r w:rsidRPr="00DB25C4">
        <w:rPr>
          <w:rFonts w:cstheme="minorHAnsi"/>
        </w:rPr>
        <w:t xml:space="preserve"> dan </w:t>
      </w:r>
      <w:proofErr w:type="spellStart"/>
      <w:r w:rsidRPr="00DB25C4">
        <w:rPr>
          <w:rFonts w:cstheme="minorHAnsi"/>
        </w:rPr>
        <w:t>minat</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agar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w:t>
      </w:r>
      <w:proofErr w:type="spellStart"/>
      <w:r w:rsidRPr="00DB25C4">
        <w:rPr>
          <w:rFonts w:cstheme="minorHAnsi"/>
        </w:rPr>
        <w:t>lulusan</w:t>
      </w:r>
      <w:proofErr w:type="spellEnd"/>
      <w:r w:rsidRPr="00DB25C4">
        <w:rPr>
          <w:rFonts w:cstheme="minorHAnsi"/>
        </w:rPr>
        <w:t xml:space="preserve"> dan </w:t>
      </w:r>
      <w:proofErr w:type="spellStart"/>
      <w:r w:rsidRPr="00DB25C4">
        <w:rPr>
          <w:rFonts w:cstheme="minorHAnsi"/>
        </w:rPr>
        <w:t>reputasi</w:t>
      </w:r>
      <w:proofErr w:type="spellEnd"/>
      <w:r w:rsidRPr="00DB25C4">
        <w:rPr>
          <w:rFonts w:cstheme="minorHAnsi"/>
        </w:rPr>
        <w:t xml:space="preserve"> universitas di masa </w:t>
      </w:r>
      <w:proofErr w:type="spellStart"/>
      <w:r w:rsidRPr="00DB25C4">
        <w:rPr>
          <w:rFonts w:cstheme="minorHAnsi"/>
        </w:rPr>
        <w:t>depan</w:t>
      </w:r>
      <w:proofErr w:type="spellEnd"/>
      <w:r w:rsidRPr="00DB25C4">
        <w:rPr>
          <w:rFonts w:cstheme="minorHAnsi"/>
        </w:rPr>
        <w:t>.</w:t>
      </w:r>
    </w:p>
    <w:p w14:paraId="2168A8CD" w14:textId="77777777" w:rsidR="001E7FBB" w:rsidRPr="00DB25C4" w:rsidRDefault="001E7FBB" w:rsidP="00687314">
      <w:pPr>
        <w:spacing w:after="0" w:line="240" w:lineRule="auto"/>
        <w:rPr>
          <w:rFonts w:cstheme="minorHAnsi"/>
        </w:rPr>
      </w:pPr>
    </w:p>
    <w:p w14:paraId="47207DD7" w14:textId="77777777" w:rsidR="001E7FBB" w:rsidRDefault="001E7FBB" w:rsidP="00687314">
      <w:pPr>
        <w:spacing w:after="0" w:line="240" w:lineRule="auto"/>
        <w:rPr>
          <w:rFonts w:cstheme="minorHAnsi"/>
        </w:rPr>
      </w:pPr>
    </w:p>
    <w:p w14:paraId="63836C91" w14:textId="77777777" w:rsidR="002A20EE" w:rsidRDefault="002A20EE" w:rsidP="00687314">
      <w:pPr>
        <w:spacing w:after="0" w:line="240" w:lineRule="auto"/>
        <w:rPr>
          <w:rFonts w:cstheme="minorHAnsi"/>
        </w:rPr>
      </w:pPr>
    </w:p>
    <w:p w14:paraId="43E8DC21" w14:textId="77777777" w:rsidR="002A20EE" w:rsidRDefault="002A20EE" w:rsidP="00687314">
      <w:pPr>
        <w:spacing w:after="0" w:line="240" w:lineRule="auto"/>
        <w:rPr>
          <w:rFonts w:cstheme="minorHAnsi"/>
        </w:rPr>
      </w:pPr>
    </w:p>
    <w:p w14:paraId="5751B594" w14:textId="77777777" w:rsidR="002A20EE" w:rsidRDefault="002A20EE" w:rsidP="00687314">
      <w:pPr>
        <w:spacing w:after="0" w:line="240" w:lineRule="auto"/>
        <w:rPr>
          <w:rFonts w:cstheme="minorHAnsi"/>
        </w:rPr>
      </w:pPr>
    </w:p>
    <w:p w14:paraId="74AFD590" w14:textId="77777777" w:rsidR="002A20EE" w:rsidRDefault="002A20EE" w:rsidP="00687314">
      <w:pPr>
        <w:spacing w:after="0" w:line="240" w:lineRule="auto"/>
        <w:rPr>
          <w:rFonts w:cstheme="minorHAnsi"/>
        </w:rPr>
      </w:pPr>
    </w:p>
    <w:p w14:paraId="18A0FD9C" w14:textId="77777777" w:rsidR="002A20EE" w:rsidRPr="00DB25C4" w:rsidRDefault="002A20EE" w:rsidP="00687314">
      <w:pPr>
        <w:spacing w:after="0" w:line="240" w:lineRule="auto"/>
        <w:rPr>
          <w:rFonts w:cstheme="minorHAnsi"/>
        </w:rPr>
      </w:pPr>
    </w:p>
    <w:p w14:paraId="448871E1" w14:textId="2DD4713E" w:rsidR="001E7FBB" w:rsidRPr="00DB25C4" w:rsidRDefault="001E7FBB" w:rsidP="00687314">
      <w:pPr>
        <w:spacing w:after="0" w:line="240" w:lineRule="auto"/>
        <w:rPr>
          <w:rFonts w:cstheme="minorHAnsi"/>
        </w:rPr>
      </w:pPr>
    </w:p>
    <w:p w14:paraId="2732B79C" w14:textId="77777777" w:rsidR="00687314" w:rsidRDefault="00687314" w:rsidP="00687314">
      <w:pPr>
        <w:spacing w:after="0" w:line="240" w:lineRule="auto"/>
        <w:rPr>
          <w:rFonts w:eastAsia="Calibri" w:cstheme="minorHAnsi"/>
        </w:rPr>
      </w:pPr>
    </w:p>
    <w:p w14:paraId="5FBA9058" w14:textId="46AD6371" w:rsidR="00687314" w:rsidRDefault="001107A5" w:rsidP="001107A5">
      <w:pPr>
        <w:spacing w:after="0" w:line="240" w:lineRule="auto"/>
        <w:jc w:val="center"/>
        <w:rPr>
          <w:rFonts w:eastAsia="Calibri" w:cstheme="minorHAnsi"/>
        </w:rPr>
      </w:pPr>
      <w:r>
        <w:rPr>
          <w:noProof/>
        </w:rPr>
        <w:drawing>
          <wp:inline distT="0" distB="0" distL="0" distR="0" wp14:anchorId="04CCCEBB" wp14:editId="407E0FC7">
            <wp:extent cx="4467225" cy="1924050"/>
            <wp:effectExtent l="19050" t="19050" r="28575" b="190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67225" cy="1924050"/>
                    </a:xfrm>
                    <a:prstGeom prst="rect">
                      <a:avLst/>
                    </a:prstGeom>
                    <a:noFill/>
                    <a:ln>
                      <a:solidFill>
                        <a:schemeClr val="tx1"/>
                      </a:solidFill>
                    </a:ln>
                  </pic:spPr>
                </pic:pic>
              </a:graphicData>
            </a:graphic>
          </wp:inline>
        </w:drawing>
      </w:r>
    </w:p>
    <w:p w14:paraId="13407469" w14:textId="77777777" w:rsidR="00687314" w:rsidRDefault="00687314" w:rsidP="00687314">
      <w:pPr>
        <w:spacing w:after="0" w:line="240" w:lineRule="auto"/>
        <w:rPr>
          <w:rFonts w:eastAsia="Calibri" w:cstheme="minorHAnsi"/>
        </w:rPr>
      </w:pPr>
    </w:p>
    <w:p w14:paraId="2ABE9DF6" w14:textId="77777777" w:rsidR="00687314" w:rsidRDefault="00687314" w:rsidP="00687314">
      <w:pPr>
        <w:spacing w:after="0" w:line="240" w:lineRule="auto"/>
        <w:rPr>
          <w:rFonts w:eastAsia="Calibri" w:cstheme="minorHAnsi"/>
        </w:rPr>
      </w:pPr>
    </w:p>
    <w:p w14:paraId="4185973C" w14:textId="0423A64A" w:rsidR="001E7FBB" w:rsidRDefault="001E7FBB" w:rsidP="00687314">
      <w:pPr>
        <w:spacing w:after="0" w:line="240" w:lineRule="auto"/>
        <w:rPr>
          <w:rFonts w:cstheme="minorHAnsi"/>
        </w:rPr>
      </w:pP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tentang</w:t>
      </w:r>
      <w:proofErr w:type="spellEnd"/>
      <w:r w:rsidRPr="00DB25C4">
        <w:rPr>
          <w:rFonts w:eastAsia="Calibri" w:cstheme="minorHAnsi"/>
        </w:rPr>
        <w:t xml:space="preserve"> program </w:t>
      </w:r>
      <w:proofErr w:type="spellStart"/>
      <w:r w:rsidRPr="00DB25C4">
        <w:rPr>
          <w:rFonts w:eastAsia="Calibri" w:cstheme="minorHAnsi"/>
        </w:rPr>
        <w:t>layanan</w:t>
      </w:r>
      <w:proofErr w:type="spellEnd"/>
      <w:r w:rsidRPr="00DB25C4">
        <w:rPr>
          <w:rFonts w:eastAsia="Calibri" w:cstheme="minorHAnsi"/>
        </w:rPr>
        <w:t xml:space="preserve"> </w:t>
      </w:r>
      <w:proofErr w:type="spellStart"/>
      <w:r w:rsidRPr="00DB25C4">
        <w:rPr>
          <w:rFonts w:eastAsia="Calibri" w:cstheme="minorHAnsi"/>
        </w:rPr>
        <w:t>pembinaan</w:t>
      </w:r>
      <w:proofErr w:type="spellEnd"/>
      <w:r w:rsidRPr="00DB25C4">
        <w:rPr>
          <w:rFonts w:eastAsia="Calibri" w:cstheme="minorHAnsi"/>
        </w:rPr>
        <w:t xml:space="preserve"> </w:t>
      </w:r>
      <w:proofErr w:type="spellStart"/>
      <w:r w:rsidRPr="00DB25C4">
        <w:rPr>
          <w:rFonts w:eastAsia="Calibri" w:cstheme="minorHAnsi"/>
        </w:rPr>
        <w:t>bakat</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disampaikan</w:t>
      </w:r>
      <w:proofErr w:type="spellEnd"/>
      <w:r w:rsidRPr="00DB25C4">
        <w:rPr>
          <w:rFonts w:eastAsia="Calibri" w:cstheme="minorHAnsi"/>
        </w:rPr>
        <w:t xml:space="preserve">, </w:t>
      </w:r>
      <w:proofErr w:type="spellStart"/>
      <w:r w:rsidRPr="00DB25C4">
        <w:rPr>
          <w:rFonts w:eastAsia="Calibri" w:cstheme="minorHAnsi"/>
        </w:rPr>
        <w:t>berdasarkan</w:t>
      </w:r>
      <w:proofErr w:type="spellEnd"/>
      <w:r w:rsidRPr="00DB25C4">
        <w:rPr>
          <w:rFonts w:eastAsia="Calibri" w:cstheme="minorHAnsi"/>
        </w:rPr>
        <w:t xml:space="preserve">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ditemukan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18,2&amp; </w:t>
      </w:r>
      <w:proofErr w:type="spellStart"/>
      <w:r w:rsidRPr="00DB25C4">
        <w:rPr>
          <w:rFonts w:eastAsia="Calibri" w:cstheme="minorHAnsi"/>
        </w:rPr>
        <w:t>mengatakan</w:t>
      </w:r>
      <w:proofErr w:type="spellEnd"/>
      <w:r w:rsidRPr="00DB25C4">
        <w:rPr>
          <w:rFonts w:eastAsia="Calibri" w:cstheme="minorHAnsi"/>
        </w:rPr>
        <w:t xml:space="preserve"> </w:t>
      </w:r>
      <w:proofErr w:type="spellStart"/>
      <w:r w:rsidRPr="00DB25C4">
        <w:rPr>
          <w:rFonts w:eastAsia="Calibri" w:cstheme="minorHAnsi"/>
        </w:rPr>
        <w:t>tidak</w:t>
      </w:r>
      <w:proofErr w:type="spellEnd"/>
      <w:r w:rsidRPr="00DB25C4">
        <w:rPr>
          <w:rFonts w:eastAsia="Calibri" w:cstheme="minorHAnsi"/>
        </w:rPr>
        <w:t xml:space="preserve">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eastAsia="Calibri" w:cstheme="minorHAnsi"/>
        </w:rPr>
        <w:t>Sementara</w:t>
      </w:r>
      <w:proofErr w:type="spellEnd"/>
      <w:r w:rsidRPr="00DB25C4">
        <w:rPr>
          <w:rFonts w:eastAsia="Calibri" w:cstheme="minorHAnsi"/>
        </w:rPr>
        <w:t xml:space="preserve"> </w:t>
      </w:r>
      <w:proofErr w:type="spellStart"/>
      <w:r w:rsidRPr="00DB25C4">
        <w:rPr>
          <w:rFonts w:eastAsia="Calibri" w:cstheme="minorHAnsi"/>
        </w:rPr>
        <w:t>itu</w:t>
      </w:r>
      <w:proofErr w:type="spellEnd"/>
      <w:r w:rsidRPr="00DB25C4">
        <w:rPr>
          <w:rFonts w:eastAsia="Calibri" w:cstheme="minorHAnsi"/>
        </w:rPr>
        <w:t xml:space="preserve"> 18,2% </w:t>
      </w:r>
      <w:proofErr w:type="spellStart"/>
      <w:r w:rsidRPr="00DB25C4">
        <w:rPr>
          <w:rFonts w:eastAsia="Calibri" w:cstheme="minorHAnsi"/>
        </w:rPr>
        <w:t>menyatakan</w:t>
      </w:r>
      <w:proofErr w:type="spellEnd"/>
      <w:r w:rsidRPr="00DB25C4">
        <w:rPr>
          <w:rFonts w:eastAsia="Calibri" w:cstheme="minorHAnsi"/>
        </w:rPr>
        <w:t xml:space="preserve"> </w:t>
      </w:r>
      <w:proofErr w:type="spellStart"/>
      <w:r w:rsidRPr="00DB25C4">
        <w:rPr>
          <w:rFonts w:eastAsia="Calibri" w:cstheme="minorHAnsi"/>
        </w:rPr>
        <w:t>puas</w:t>
      </w:r>
      <w:proofErr w:type="spellEnd"/>
      <w:r w:rsidRPr="00DB25C4">
        <w:rPr>
          <w:rFonts w:eastAsia="Calibri" w:cstheme="minorHAnsi"/>
        </w:rPr>
        <w:t xml:space="preserve"> dan 63,6% </w:t>
      </w:r>
      <w:proofErr w:type="spellStart"/>
      <w:r w:rsidRPr="00DB25C4">
        <w:rPr>
          <w:rFonts w:eastAsia="Calibri" w:cstheme="minorHAnsi"/>
        </w:rPr>
        <w:t>mengatakan</w:t>
      </w:r>
      <w:proofErr w:type="spellEnd"/>
      <w:r w:rsidRPr="00DB25C4">
        <w:rPr>
          <w:rFonts w:eastAsia="Calibri" w:cstheme="minorHAnsi"/>
        </w:rPr>
        <w:t xml:space="preserve"> sangat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cstheme="minorHAnsi"/>
        </w:rPr>
        <w:t>Berdasarkan</w:t>
      </w:r>
      <w:proofErr w:type="spellEnd"/>
      <w:r w:rsidRPr="00DB25C4">
        <w:rPr>
          <w:rFonts w:cstheme="minorHAnsi"/>
        </w:rPr>
        <w:t xml:space="preserve"> </w:t>
      </w:r>
      <w:proofErr w:type="spellStart"/>
      <w:r w:rsidRPr="00DB25C4">
        <w:rPr>
          <w:rFonts w:cstheme="minorHAnsi"/>
        </w:rPr>
        <w:t>hasil</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ditemukan</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w:t>
      </w:r>
      <w:proofErr w:type="spellStart"/>
      <w:r w:rsidRPr="00DB25C4">
        <w:rPr>
          <w:rFonts w:cstheme="minorHAnsi"/>
        </w:rPr>
        <w:t>ada</w:t>
      </w:r>
      <w:proofErr w:type="spellEnd"/>
      <w:r w:rsidRPr="00DB25C4">
        <w:rPr>
          <w:rFonts w:cstheme="minorHAnsi"/>
        </w:rPr>
        <w:t xml:space="preserve"> </w:t>
      </w:r>
      <w:proofErr w:type="spellStart"/>
      <w:r w:rsidRPr="00DB25C4">
        <w:rPr>
          <w:rFonts w:cstheme="minorHAnsi"/>
        </w:rPr>
        <w:t>sebagian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yang </w:t>
      </w:r>
      <w:proofErr w:type="spellStart"/>
      <w:r w:rsidRPr="00DB25C4">
        <w:rPr>
          <w:rFonts w:cstheme="minorHAnsi"/>
        </w:rPr>
        <w:t>merasa</w:t>
      </w:r>
      <w:proofErr w:type="spellEnd"/>
      <w:r w:rsidRPr="00DB25C4">
        <w:rPr>
          <w:rFonts w:cstheme="minorHAnsi"/>
        </w:rPr>
        <w:t xml:space="preserve">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puas</w:t>
      </w:r>
      <w:proofErr w:type="spellEnd"/>
      <w:r w:rsidRPr="00DB25C4">
        <w:rPr>
          <w:rFonts w:cstheme="minorHAnsi"/>
        </w:rPr>
        <w:t xml:space="preserve"> </w:t>
      </w:r>
      <w:proofErr w:type="spellStart"/>
      <w:r w:rsidRPr="00DB25C4">
        <w:rPr>
          <w:rFonts w:cstheme="minorHAnsi"/>
        </w:rPr>
        <w:t>terhadap</w:t>
      </w:r>
      <w:proofErr w:type="spellEnd"/>
      <w:r w:rsidRPr="00DB25C4">
        <w:rPr>
          <w:rFonts w:cstheme="minorHAnsi"/>
        </w:rPr>
        <w:t xml:space="preserve"> program </w:t>
      </w:r>
      <w:proofErr w:type="spellStart"/>
      <w:r w:rsidRPr="00DB25C4">
        <w:rPr>
          <w:rFonts w:cstheme="minorHAnsi"/>
        </w:rPr>
        <w:t>layanan</w:t>
      </w:r>
      <w:proofErr w:type="spellEnd"/>
      <w:r w:rsidRPr="00DB25C4">
        <w:rPr>
          <w:rFonts w:cstheme="minorHAnsi"/>
        </w:rPr>
        <w:t xml:space="preserve"> </w:t>
      </w:r>
      <w:proofErr w:type="spellStart"/>
      <w:r w:rsidRPr="00DB25C4">
        <w:rPr>
          <w:rFonts w:cstheme="minorHAnsi"/>
        </w:rPr>
        <w:t>pembinaan</w:t>
      </w:r>
      <w:proofErr w:type="spellEnd"/>
      <w:r w:rsidRPr="00DB25C4">
        <w:rPr>
          <w:rFonts w:cstheme="minorHAnsi"/>
        </w:rPr>
        <w:t xml:space="preserve"> </w:t>
      </w:r>
      <w:proofErr w:type="spellStart"/>
      <w:r w:rsidRPr="00DB25C4">
        <w:rPr>
          <w:rFonts w:cstheme="minorHAnsi"/>
        </w:rPr>
        <w:t>bakat</w:t>
      </w:r>
      <w:proofErr w:type="spellEnd"/>
      <w:r w:rsidRPr="00DB25C4">
        <w:rPr>
          <w:rFonts w:cstheme="minorHAnsi"/>
        </w:rPr>
        <w:t xml:space="preserve"> yang </w:t>
      </w:r>
      <w:proofErr w:type="spellStart"/>
      <w:r w:rsidRPr="00DB25C4">
        <w:rPr>
          <w:rFonts w:cstheme="minorHAnsi"/>
        </w:rPr>
        <w:t>diberikan</w:t>
      </w:r>
      <w:proofErr w:type="spellEnd"/>
      <w:r w:rsidRPr="00DB25C4">
        <w:rPr>
          <w:rFonts w:cstheme="minorHAnsi"/>
        </w:rPr>
        <w:t xml:space="preserve"> oleh PPBM. </w:t>
      </w:r>
      <w:proofErr w:type="spellStart"/>
      <w:r w:rsidRPr="00DB25C4">
        <w:rPr>
          <w:rFonts w:cstheme="minorHAnsi"/>
        </w:rPr>
        <w:t>Namun</w:t>
      </w:r>
      <w:proofErr w:type="spellEnd"/>
      <w:r w:rsidRPr="00DB25C4">
        <w:rPr>
          <w:rFonts w:cstheme="minorHAnsi"/>
        </w:rPr>
        <w:t xml:space="preserve">, </w:t>
      </w:r>
      <w:proofErr w:type="spellStart"/>
      <w:r w:rsidRPr="00DB25C4">
        <w:rPr>
          <w:rFonts w:cstheme="minorHAnsi"/>
        </w:rPr>
        <w:t>mayoritas</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masih</w:t>
      </w:r>
      <w:proofErr w:type="spellEnd"/>
      <w:r w:rsidRPr="00DB25C4">
        <w:rPr>
          <w:rFonts w:cstheme="minorHAnsi"/>
        </w:rPr>
        <w:t xml:space="preserve"> </w:t>
      </w:r>
      <w:proofErr w:type="spellStart"/>
      <w:r w:rsidRPr="00DB25C4">
        <w:rPr>
          <w:rFonts w:cstheme="minorHAnsi"/>
        </w:rPr>
        <w:t>merasa</w:t>
      </w:r>
      <w:proofErr w:type="spellEnd"/>
      <w:r w:rsidRPr="00DB25C4">
        <w:rPr>
          <w:rFonts w:cstheme="minorHAnsi"/>
        </w:rPr>
        <w:t xml:space="preserve"> </w:t>
      </w:r>
      <w:proofErr w:type="spellStart"/>
      <w:r w:rsidRPr="00DB25C4">
        <w:rPr>
          <w:rFonts w:cstheme="minorHAnsi"/>
        </w:rPr>
        <w:t>puas</w:t>
      </w:r>
      <w:proofErr w:type="spellEnd"/>
      <w:r w:rsidRPr="00DB25C4">
        <w:rPr>
          <w:rFonts w:cstheme="minorHAnsi"/>
        </w:rPr>
        <w:t xml:space="preserve"> </w:t>
      </w:r>
      <w:proofErr w:type="spellStart"/>
      <w:r w:rsidRPr="00DB25C4">
        <w:rPr>
          <w:rFonts w:cstheme="minorHAnsi"/>
        </w:rPr>
        <w:t>bahkan</w:t>
      </w:r>
      <w:proofErr w:type="spellEnd"/>
      <w:r w:rsidRPr="00DB25C4">
        <w:rPr>
          <w:rFonts w:cstheme="minorHAnsi"/>
        </w:rPr>
        <w:t xml:space="preserve"> sangat </w:t>
      </w:r>
      <w:proofErr w:type="spellStart"/>
      <w:r w:rsidRPr="00DB25C4">
        <w:rPr>
          <w:rFonts w:cstheme="minorHAnsi"/>
        </w:rPr>
        <w:t>puas</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program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Implikasi</w:t>
      </w:r>
      <w:proofErr w:type="spellEnd"/>
      <w:r w:rsidRPr="00DB25C4">
        <w:rPr>
          <w:rFonts w:cstheme="minorHAnsi"/>
        </w:rPr>
        <w:t xml:space="preserve"> yang </w:t>
      </w:r>
      <w:proofErr w:type="spellStart"/>
      <w:r w:rsidRPr="00DB25C4">
        <w:rPr>
          <w:rFonts w:cstheme="minorHAnsi"/>
        </w:rPr>
        <w:t>harus</w:t>
      </w:r>
      <w:proofErr w:type="spellEnd"/>
      <w:r w:rsidRPr="00DB25C4">
        <w:rPr>
          <w:rFonts w:cstheme="minorHAnsi"/>
        </w:rPr>
        <w:t xml:space="preserve"> </w:t>
      </w:r>
      <w:proofErr w:type="spellStart"/>
      <w:r w:rsidRPr="00DB25C4">
        <w:rPr>
          <w:rFonts w:cstheme="minorHAnsi"/>
        </w:rPr>
        <w:t>diperhatikan</w:t>
      </w:r>
      <w:proofErr w:type="spellEnd"/>
      <w:r w:rsidRPr="00DB25C4">
        <w:rPr>
          <w:rFonts w:cstheme="minorHAnsi"/>
        </w:rPr>
        <w:t xml:space="preserve"> oleh PPBM </w:t>
      </w:r>
      <w:proofErr w:type="spellStart"/>
      <w:r w:rsidRPr="00DB25C4">
        <w:rPr>
          <w:rFonts w:cstheme="minorHAnsi"/>
        </w:rPr>
        <w:t>adalah</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memperhatikan</w:t>
      </w:r>
      <w:proofErr w:type="spellEnd"/>
      <w:r w:rsidRPr="00DB25C4">
        <w:rPr>
          <w:rFonts w:cstheme="minorHAnsi"/>
        </w:rPr>
        <w:t xml:space="preserve"> dan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program </w:t>
      </w:r>
      <w:proofErr w:type="spellStart"/>
      <w:r w:rsidRPr="00DB25C4">
        <w:rPr>
          <w:rFonts w:cstheme="minorHAnsi"/>
        </w:rPr>
        <w:t>layanan</w:t>
      </w:r>
      <w:proofErr w:type="spellEnd"/>
      <w:r w:rsidRPr="00DB25C4">
        <w:rPr>
          <w:rFonts w:cstheme="minorHAnsi"/>
        </w:rPr>
        <w:t xml:space="preserve"> </w:t>
      </w:r>
      <w:proofErr w:type="spellStart"/>
      <w:r w:rsidRPr="00DB25C4">
        <w:rPr>
          <w:rFonts w:cstheme="minorHAnsi"/>
        </w:rPr>
        <w:t>pembinaan</w:t>
      </w:r>
      <w:proofErr w:type="spellEnd"/>
      <w:r w:rsidRPr="00DB25C4">
        <w:rPr>
          <w:rFonts w:cstheme="minorHAnsi"/>
        </w:rPr>
        <w:t xml:space="preserve"> </w:t>
      </w:r>
      <w:proofErr w:type="spellStart"/>
      <w:r w:rsidRPr="00DB25C4">
        <w:rPr>
          <w:rFonts w:cstheme="minorHAnsi"/>
        </w:rPr>
        <w:t>bakat</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memenuhi</w:t>
      </w:r>
      <w:proofErr w:type="spellEnd"/>
      <w:r w:rsidRPr="00DB25C4">
        <w:rPr>
          <w:rFonts w:cstheme="minorHAnsi"/>
        </w:rPr>
        <w:t xml:space="preserve"> </w:t>
      </w:r>
      <w:proofErr w:type="spellStart"/>
      <w:r w:rsidRPr="00DB25C4">
        <w:rPr>
          <w:rFonts w:cstheme="minorHAnsi"/>
        </w:rPr>
        <w:t>harapan</w:t>
      </w:r>
      <w:proofErr w:type="spellEnd"/>
      <w:r w:rsidRPr="00DB25C4">
        <w:rPr>
          <w:rFonts w:cstheme="minorHAnsi"/>
        </w:rPr>
        <w:t xml:space="preserve"> dan </w:t>
      </w:r>
      <w:proofErr w:type="spellStart"/>
      <w:r w:rsidRPr="00DB25C4">
        <w:rPr>
          <w:rFonts w:cstheme="minorHAnsi"/>
        </w:rPr>
        <w:t>kebutuhan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PPBM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memperhatikan</w:t>
      </w:r>
      <w:proofErr w:type="spellEnd"/>
      <w:r w:rsidRPr="00DB25C4">
        <w:rPr>
          <w:rFonts w:cstheme="minorHAnsi"/>
        </w:rPr>
        <w:t xml:space="preserve"> feedback yang </w:t>
      </w:r>
      <w:proofErr w:type="spellStart"/>
      <w:r w:rsidRPr="00DB25C4">
        <w:rPr>
          <w:rFonts w:cstheme="minorHAnsi"/>
        </w:rPr>
        <w:t>diberikan</w:t>
      </w:r>
      <w:proofErr w:type="spellEnd"/>
      <w:r w:rsidRPr="00DB25C4">
        <w:rPr>
          <w:rFonts w:cstheme="minorHAnsi"/>
        </w:rPr>
        <w:t xml:space="preserve"> oleh </w:t>
      </w:r>
      <w:proofErr w:type="spellStart"/>
      <w:r w:rsidRPr="00DB25C4">
        <w:rPr>
          <w:rFonts w:cstheme="minorHAnsi"/>
        </w:rPr>
        <w:t>mahasiswa</w:t>
      </w:r>
      <w:proofErr w:type="spellEnd"/>
      <w:r w:rsidRPr="00DB25C4">
        <w:rPr>
          <w:rFonts w:cstheme="minorHAnsi"/>
        </w:rPr>
        <w:t xml:space="preserve"> yang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puas</w:t>
      </w:r>
      <w:proofErr w:type="spellEnd"/>
      <w:r w:rsidRPr="00DB25C4">
        <w:rPr>
          <w:rFonts w:cstheme="minorHAnsi"/>
        </w:rPr>
        <w:t xml:space="preserve"> dan </w:t>
      </w:r>
      <w:proofErr w:type="spellStart"/>
      <w:r w:rsidRPr="00DB25C4">
        <w:rPr>
          <w:rFonts w:cstheme="minorHAnsi"/>
        </w:rPr>
        <w:t>berupaya</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w:t>
      </w:r>
      <w:proofErr w:type="spellStart"/>
      <w:r w:rsidRPr="00DB25C4">
        <w:rPr>
          <w:rFonts w:cstheme="minorHAnsi"/>
        </w:rPr>
        <w:t>layanan</w:t>
      </w:r>
      <w:proofErr w:type="spellEnd"/>
      <w:r w:rsidRPr="00DB25C4">
        <w:rPr>
          <w:rFonts w:cstheme="minorHAnsi"/>
        </w:rPr>
        <w:t xml:space="preserve"> yang </w:t>
      </w:r>
      <w:proofErr w:type="spellStart"/>
      <w:r w:rsidRPr="00DB25C4">
        <w:rPr>
          <w:rFonts w:cstheme="minorHAnsi"/>
        </w:rPr>
        <w:t>diberikan</w:t>
      </w:r>
      <w:proofErr w:type="spellEnd"/>
      <w:r w:rsidRPr="00DB25C4">
        <w:rPr>
          <w:rFonts w:cstheme="minorHAnsi"/>
        </w:rPr>
        <w:t xml:space="preserve">. </w:t>
      </w:r>
      <w:proofErr w:type="spellStart"/>
      <w:r w:rsidRPr="00DB25C4">
        <w:rPr>
          <w:rFonts w:cstheme="minorHAnsi"/>
        </w:rPr>
        <w:t>Selain</w:t>
      </w:r>
      <w:proofErr w:type="spellEnd"/>
      <w:r w:rsidRPr="00DB25C4">
        <w:rPr>
          <w:rFonts w:cstheme="minorHAnsi"/>
        </w:rPr>
        <w:t xml:space="preserve"> </w:t>
      </w:r>
      <w:proofErr w:type="spellStart"/>
      <w:r w:rsidRPr="00DB25C4">
        <w:rPr>
          <w:rFonts w:cstheme="minorHAnsi"/>
        </w:rPr>
        <w:t>itu</w:t>
      </w:r>
      <w:proofErr w:type="spellEnd"/>
      <w:r w:rsidRPr="00DB25C4">
        <w:rPr>
          <w:rFonts w:cstheme="minorHAnsi"/>
        </w:rPr>
        <w:t xml:space="preserve">, PPBM juga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mempertahankan</w:t>
      </w:r>
      <w:proofErr w:type="spellEnd"/>
      <w:r w:rsidRPr="00DB25C4">
        <w:rPr>
          <w:rFonts w:cstheme="minorHAnsi"/>
        </w:rPr>
        <w:t xml:space="preserve"> program yang </w:t>
      </w:r>
      <w:proofErr w:type="spellStart"/>
      <w:r w:rsidRPr="00DB25C4">
        <w:rPr>
          <w:rFonts w:cstheme="minorHAnsi"/>
        </w:rPr>
        <w:t>mendapat</w:t>
      </w:r>
      <w:proofErr w:type="spellEnd"/>
      <w:r w:rsidRPr="00DB25C4">
        <w:rPr>
          <w:rFonts w:cstheme="minorHAnsi"/>
        </w:rPr>
        <w:t xml:space="preserve"> </w:t>
      </w:r>
      <w:proofErr w:type="spellStart"/>
      <w:r w:rsidRPr="00DB25C4">
        <w:rPr>
          <w:rFonts w:cstheme="minorHAnsi"/>
        </w:rPr>
        <w:t>respon</w:t>
      </w:r>
      <w:proofErr w:type="spellEnd"/>
      <w:r w:rsidRPr="00DB25C4">
        <w:rPr>
          <w:rFonts w:cstheme="minorHAnsi"/>
        </w:rPr>
        <w:t xml:space="preserve"> </w:t>
      </w:r>
      <w:proofErr w:type="spellStart"/>
      <w:r w:rsidRPr="00DB25C4">
        <w:rPr>
          <w:rFonts w:cstheme="minorHAnsi"/>
        </w:rPr>
        <w:t>positif</w:t>
      </w:r>
      <w:proofErr w:type="spellEnd"/>
      <w:r w:rsidRPr="00DB25C4">
        <w:rPr>
          <w:rFonts w:cstheme="minorHAnsi"/>
        </w:rPr>
        <w:t xml:space="preserve"> dan </w:t>
      </w:r>
      <w:proofErr w:type="spellStart"/>
      <w:r w:rsidRPr="00DB25C4">
        <w:rPr>
          <w:rFonts w:cstheme="minorHAnsi"/>
        </w:rPr>
        <w:t>mengembangkan</w:t>
      </w:r>
      <w:proofErr w:type="spellEnd"/>
      <w:r w:rsidRPr="00DB25C4">
        <w:rPr>
          <w:rFonts w:cstheme="minorHAnsi"/>
        </w:rPr>
        <w:t xml:space="preserve">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lanjut</w:t>
      </w:r>
      <w:proofErr w:type="spellEnd"/>
      <w:r w:rsidRPr="00DB25C4">
        <w:rPr>
          <w:rFonts w:cstheme="minorHAnsi"/>
        </w:rPr>
        <w:t xml:space="preserve"> program-program yang </w:t>
      </w:r>
      <w:proofErr w:type="spellStart"/>
      <w:r w:rsidRPr="00DB25C4">
        <w:rPr>
          <w:rFonts w:cstheme="minorHAnsi"/>
        </w:rPr>
        <w:t>dianggap</w:t>
      </w:r>
      <w:proofErr w:type="spellEnd"/>
      <w:r w:rsidRPr="00DB25C4">
        <w:rPr>
          <w:rFonts w:cstheme="minorHAnsi"/>
        </w:rPr>
        <w:t xml:space="preserve"> </w:t>
      </w:r>
      <w:proofErr w:type="spellStart"/>
      <w:r w:rsidRPr="00DB25C4">
        <w:rPr>
          <w:rFonts w:cstheme="minorHAnsi"/>
        </w:rPr>
        <w:t>berhasil</w:t>
      </w:r>
      <w:proofErr w:type="spellEnd"/>
      <w:r w:rsidRPr="00DB25C4">
        <w:rPr>
          <w:rFonts w:cstheme="minorHAnsi"/>
        </w:rPr>
        <w:t xml:space="preserve"> oleh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demikian</w:t>
      </w:r>
      <w:proofErr w:type="spellEnd"/>
      <w:r w:rsidRPr="00DB25C4">
        <w:rPr>
          <w:rFonts w:cstheme="minorHAnsi"/>
        </w:rPr>
        <w:t xml:space="preserve">, PPBM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memenuhi</w:t>
      </w:r>
      <w:proofErr w:type="spellEnd"/>
      <w:r w:rsidRPr="00DB25C4">
        <w:rPr>
          <w:rFonts w:cstheme="minorHAnsi"/>
        </w:rPr>
        <w:t xml:space="preserve"> </w:t>
      </w:r>
      <w:proofErr w:type="spellStart"/>
      <w:r w:rsidRPr="00DB25C4">
        <w:rPr>
          <w:rFonts w:cstheme="minorHAnsi"/>
        </w:rPr>
        <w:t>kebutuhan</w:t>
      </w:r>
      <w:proofErr w:type="spellEnd"/>
      <w:r w:rsidRPr="00DB25C4">
        <w:rPr>
          <w:rFonts w:cstheme="minorHAnsi"/>
        </w:rPr>
        <w:t xml:space="preserve"> dan </w:t>
      </w:r>
      <w:proofErr w:type="spellStart"/>
      <w:r w:rsidRPr="00DB25C4">
        <w:rPr>
          <w:rFonts w:cstheme="minorHAnsi"/>
        </w:rPr>
        <w:t>harapan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program </w:t>
      </w:r>
      <w:proofErr w:type="spellStart"/>
      <w:r w:rsidRPr="00DB25C4">
        <w:rPr>
          <w:rFonts w:cstheme="minorHAnsi"/>
        </w:rPr>
        <w:t>pendidikan</w:t>
      </w:r>
      <w:proofErr w:type="spellEnd"/>
      <w:r w:rsidRPr="00DB25C4">
        <w:rPr>
          <w:rFonts w:cstheme="minorHAnsi"/>
        </w:rPr>
        <w:t xml:space="preserve"> yang </w:t>
      </w:r>
      <w:proofErr w:type="spellStart"/>
      <w:r w:rsidRPr="00DB25C4">
        <w:rPr>
          <w:rFonts w:cstheme="minorHAnsi"/>
        </w:rPr>
        <w:t>diberikan</w:t>
      </w:r>
      <w:proofErr w:type="spellEnd"/>
      <w:r w:rsidR="001107A5">
        <w:rPr>
          <w:rFonts w:cstheme="minorHAnsi"/>
        </w:rPr>
        <w:t>.</w:t>
      </w:r>
    </w:p>
    <w:p w14:paraId="6682B060" w14:textId="77777777" w:rsidR="001107A5" w:rsidRPr="00DB25C4" w:rsidRDefault="001107A5" w:rsidP="00687314">
      <w:pPr>
        <w:spacing w:after="0" w:line="240" w:lineRule="auto"/>
        <w:rPr>
          <w:rFonts w:cstheme="minorHAnsi"/>
        </w:rPr>
      </w:pPr>
    </w:p>
    <w:p w14:paraId="3D07B21D" w14:textId="1CFF1FE0" w:rsidR="001E7FBB" w:rsidRPr="00DB25C4" w:rsidRDefault="001107A5" w:rsidP="001107A5">
      <w:pPr>
        <w:spacing w:after="0" w:line="240" w:lineRule="auto"/>
        <w:jc w:val="center"/>
        <w:rPr>
          <w:rFonts w:cstheme="minorHAnsi"/>
        </w:rPr>
      </w:pPr>
      <w:r>
        <w:rPr>
          <w:noProof/>
        </w:rPr>
        <w:drawing>
          <wp:inline distT="0" distB="0" distL="0" distR="0" wp14:anchorId="02769E2F" wp14:editId="0169EEF1">
            <wp:extent cx="4495800" cy="1981200"/>
            <wp:effectExtent l="19050" t="19050" r="19050" b="190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495800" cy="1981200"/>
                    </a:xfrm>
                    <a:prstGeom prst="rect">
                      <a:avLst/>
                    </a:prstGeom>
                    <a:noFill/>
                    <a:ln>
                      <a:solidFill>
                        <a:schemeClr val="tx1"/>
                      </a:solidFill>
                    </a:ln>
                  </pic:spPr>
                </pic:pic>
              </a:graphicData>
            </a:graphic>
          </wp:inline>
        </w:drawing>
      </w:r>
    </w:p>
    <w:p w14:paraId="6B48C9CA" w14:textId="42CE6C75" w:rsidR="001E7FBB" w:rsidRPr="00DB25C4" w:rsidRDefault="001E7FBB" w:rsidP="00687314">
      <w:pPr>
        <w:spacing w:after="0" w:line="240" w:lineRule="auto"/>
        <w:rPr>
          <w:rFonts w:cstheme="minorHAnsi"/>
        </w:rPr>
      </w:pPr>
    </w:p>
    <w:p w14:paraId="0B0C89C2" w14:textId="77777777" w:rsidR="00687314" w:rsidRDefault="00687314" w:rsidP="00687314">
      <w:pPr>
        <w:spacing w:after="0" w:line="240" w:lineRule="auto"/>
        <w:jc w:val="both"/>
        <w:rPr>
          <w:rFonts w:cstheme="minorHAnsi"/>
        </w:rPr>
      </w:pPr>
    </w:p>
    <w:p w14:paraId="7B0D9CC8" w14:textId="77777777" w:rsidR="00687314" w:rsidRDefault="00687314" w:rsidP="00687314">
      <w:pPr>
        <w:spacing w:after="0" w:line="240" w:lineRule="auto"/>
        <w:jc w:val="both"/>
        <w:rPr>
          <w:rFonts w:cstheme="minorHAnsi"/>
        </w:rPr>
      </w:pPr>
    </w:p>
    <w:p w14:paraId="5444A588" w14:textId="77777777" w:rsidR="00687314" w:rsidRDefault="00687314" w:rsidP="00687314">
      <w:pPr>
        <w:spacing w:after="0" w:line="240" w:lineRule="auto"/>
        <w:jc w:val="both"/>
        <w:rPr>
          <w:rFonts w:cstheme="minorHAnsi"/>
        </w:rPr>
      </w:pPr>
    </w:p>
    <w:p w14:paraId="688F3C6D" w14:textId="77777777" w:rsidR="00687314" w:rsidRDefault="00687314" w:rsidP="00687314">
      <w:pPr>
        <w:spacing w:after="0" w:line="240" w:lineRule="auto"/>
        <w:jc w:val="both"/>
        <w:rPr>
          <w:rFonts w:cstheme="minorHAnsi"/>
        </w:rPr>
      </w:pPr>
    </w:p>
    <w:p w14:paraId="5A0E229F" w14:textId="77777777" w:rsidR="00687314" w:rsidRDefault="00687314" w:rsidP="00687314">
      <w:pPr>
        <w:spacing w:after="0" w:line="240" w:lineRule="auto"/>
        <w:jc w:val="both"/>
        <w:rPr>
          <w:rFonts w:cstheme="minorHAnsi"/>
        </w:rPr>
      </w:pPr>
    </w:p>
    <w:p w14:paraId="6B5325B8" w14:textId="77777777" w:rsidR="00687314" w:rsidRDefault="00687314" w:rsidP="00687314">
      <w:pPr>
        <w:spacing w:after="0" w:line="240" w:lineRule="auto"/>
        <w:jc w:val="both"/>
        <w:rPr>
          <w:rFonts w:cstheme="minorHAnsi"/>
        </w:rPr>
      </w:pPr>
    </w:p>
    <w:p w14:paraId="4BFC96EE" w14:textId="77777777" w:rsidR="001E7FBB" w:rsidRPr="00DB25C4" w:rsidRDefault="001E7FBB" w:rsidP="00687314">
      <w:pPr>
        <w:spacing w:after="0" w:line="240" w:lineRule="auto"/>
        <w:jc w:val="both"/>
        <w:rPr>
          <w:rFonts w:cstheme="minorHAnsi"/>
        </w:rPr>
      </w:pPr>
      <w:proofErr w:type="spellStart"/>
      <w:r w:rsidRPr="00DB25C4">
        <w:rPr>
          <w:rFonts w:eastAsia="Calibri" w:cstheme="minorHAnsi"/>
        </w:rPr>
        <w:t>Evaluasi</w:t>
      </w:r>
      <w:proofErr w:type="spellEnd"/>
      <w:r w:rsidRPr="00DB25C4">
        <w:rPr>
          <w:rFonts w:eastAsia="Calibri" w:cstheme="minorHAnsi"/>
        </w:rPr>
        <w:t xml:space="preserve"> program </w:t>
      </w:r>
      <w:proofErr w:type="spellStart"/>
      <w:r w:rsidRPr="00DB25C4">
        <w:rPr>
          <w:rFonts w:eastAsia="Calibri" w:cstheme="minorHAnsi"/>
        </w:rPr>
        <w:t>layanan</w:t>
      </w:r>
      <w:proofErr w:type="spellEnd"/>
      <w:r w:rsidRPr="00DB25C4">
        <w:rPr>
          <w:rFonts w:eastAsia="Calibri" w:cstheme="minorHAnsi"/>
        </w:rPr>
        <w:t xml:space="preserve"> </w:t>
      </w:r>
      <w:proofErr w:type="spellStart"/>
      <w:r w:rsidRPr="00DB25C4">
        <w:rPr>
          <w:rFonts w:eastAsia="Calibri" w:cstheme="minorHAnsi"/>
        </w:rPr>
        <w:t>penalaran</w:t>
      </w:r>
      <w:proofErr w:type="spellEnd"/>
      <w:r w:rsidRPr="00DB25C4">
        <w:rPr>
          <w:rFonts w:eastAsia="Calibri" w:cstheme="minorHAnsi"/>
        </w:rPr>
        <w:t xml:space="preserve"> yang </w:t>
      </w:r>
      <w:proofErr w:type="spellStart"/>
      <w:r w:rsidRPr="00DB25C4">
        <w:rPr>
          <w:rFonts w:eastAsia="Calibri" w:cstheme="minorHAnsi"/>
        </w:rPr>
        <w:t>dimiliki</w:t>
      </w:r>
      <w:proofErr w:type="spellEnd"/>
      <w:r w:rsidRPr="00DB25C4">
        <w:rPr>
          <w:rFonts w:eastAsia="Calibri" w:cstheme="minorHAnsi"/>
        </w:rPr>
        <w:t xml:space="preserve"> PPBM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disampaikan</w:t>
      </w:r>
      <w:proofErr w:type="spellEnd"/>
      <w:r w:rsidRPr="00DB25C4">
        <w:rPr>
          <w:rFonts w:eastAsia="Calibri" w:cstheme="minorHAnsi"/>
        </w:rPr>
        <w:t xml:space="preserve">, </w:t>
      </w:r>
      <w:proofErr w:type="spellStart"/>
      <w:r w:rsidRPr="00DB25C4">
        <w:rPr>
          <w:rFonts w:eastAsia="Calibri" w:cstheme="minorHAnsi"/>
        </w:rPr>
        <w:t>berdasarkan</w:t>
      </w:r>
      <w:proofErr w:type="spellEnd"/>
      <w:r w:rsidRPr="00DB25C4">
        <w:rPr>
          <w:rFonts w:eastAsia="Calibri" w:cstheme="minorHAnsi"/>
        </w:rPr>
        <w:t xml:space="preserve">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ditemukan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9,1% </w:t>
      </w:r>
      <w:proofErr w:type="spellStart"/>
      <w:r w:rsidRPr="00DB25C4">
        <w:rPr>
          <w:rFonts w:eastAsia="Calibri" w:cstheme="minorHAnsi"/>
        </w:rPr>
        <w:t>mengatakan</w:t>
      </w:r>
      <w:proofErr w:type="spellEnd"/>
      <w:r w:rsidRPr="00DB25C4">
        <w:rPr>
          <w:rFonts w:eastAsia="Calibri" w:cstheme="minorHAnsi"/>
        </w:rPr>
        <w:t xml:space="preserve"> </w:t>
      </w:r>
      <w:proofErr w:type="spellStart"/>
      <w:r w:rsidRPr="00DB25C4">
        <w:rPr>
          <w:rFonts w:eastAsia="Calibri" w:cstheme="minorHAnsi"/>
        </w:rPr>
        <w:t>tidak</w:t>
      </w:r>
      <w:proofErr w:type="spellEnd"/>
      <w:r w:rsidRPr="00DB25C4">
        <w:rPr>
          <w:rFonts w:eastAsia="Calibri" w:cstheme="minorHAnsi"/>
        </w:rPr>
        <w:t xml:space="preserve"> </w:t>
      </w:r>
      <w:proofErr w:type="spellStart"/>
      <w:r w:rsidRPr="00DB25C4">
        <w:rPr>
          <w:rFonts w:eastAsia="Calibri" w:cstheme="minorHAnsi"/>
        </w:rPr>
        <w:t>puas</w:t>
      </w:r>
      <w:proofErr w:type="spellEnd"/>
      <w:r w:rsidRPr="00DB25C4">
        <w:rPr>
          <w:rFonts w:eastAsia="Calibri" w:cstheme="minorHAnsi"/>
        </w:rPr>
        <w:t xml:space="preserve">. 36,4% </w:t>
      </w:r>
      <w:proofErr w:type="spellStart"/>
      <w:r w:rsidRPr="00DB25C4">
        <w:rPr>
          <w:rFonts w:eastAsia="Calibri" w:cstheme="minorHAnsi"/>
        </w:rPr>
        <w:t>mengatakan</w:t>
      </w:r>
      <w:proofErr w:type="spellEnd"/>
      <w:r w:rsidRPr="00DB25C4">
        <w:rPr>
          <w:rFonts w:eastAsia="Calibri" w:cstheme="minorHAnsi"/>
        </w:rPr>
        <w:t xml:space="preserve">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eastAsia="Calibri" w:cstheme="minorHAnsi"/>
        </w:rPr>
        <w:t>Sementara</w:t>
      </w:r>
      <w:proofErr w:type="spellEnd"/>
      <w:r w:rsidRPr="00DB25C4">
        <w:rPr>
          <w:rFonts w:eastAsia="Calibri" w:cstheme="minorHAnsi"/>
        </w:rPr>
        <w:t xml:space="preserve"> </w:t>
      </w:r>
      <w:proofErr w:type="spellStart"/>
      <w:r w:rsidRPr="00DB25C4">
        <w:rPr>
          <w:rFonts w:eastAsia="Calibri" w:cstheme="minorHAnsi"/>
        </w:rPr>
        <w:t>itu</w:t>
      </w:r>
      <w:proofErr w:type="spellEnd"/>
      <w:r w:rsidRPr="00DB25C4">
        <w:rPr>
          <w:rFonts w:eastAsia="Calibri" w:cstheme="minorHAnsi"/>
        </w:rPr>
        <w:t xml:space="preserve"> 54,5% </w:t>
      </w:r>
      <w:proofErr w:type="spellStart"/>
      <w:r w:rsidRPr="00DB25C4">
        <w:rPr>
          <w:rFonts w:eastAsia="Calibri" w:cstheme="minorHAnsi"/>
        </w:rPr>
        <w:t>menyatakan</w:t>
      </w:r>
      <w:proofErr w:type="spellEnd"/>
      <w:r w:rsidRPr="00DB25C4">
        <w:rPr>
          <w:rFonts w:eastAsia="Calibri" w:cstheme="minorHAnsi"/>
        </w:rPr>
        <w:t xml:space="preserve"> sangat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cstheme="minorHAnsi"/>
        </w:rPr>
        <w:t>Berdasarkan</w:t>
      </w:r>
      <w:proofErr w:type="spellEnd"/>
      <w:r w:rsidRPr="00DB25C4">
        <w:rPr>
          <w:rFonts w:cstheme="minorHAnsi"/>
        </w:rPr>
        <w:t xml:space="preserve"> data yang </w:t>
      </w:r>
      <w:proofErr w:type="spellStart"/>
      <w:r w:rsidRPr="00DB25C4">
        <w:rPr>
          <w:rFonts w:cstheme="minorHAnsi"/>
        </w:rPr>
        <w:t>diberikan</w:t>
      </w:r>
      <w:proofErr w:type="spellEnd"/>
      <w:r w:rsidRPr="00DB25C4">
        <w:rPr>
          <w:rFonts w:cstheme="minorHAnsi"/>
        </w:rPr>
        <w:t xml:space="preserve">, 54,5% </w:t>
      </w:r>
      <w:proofErr w:type="spellStart"/>
      <w:r w:rsidRPr="00DB25C4">
        <w:rPr>
          <w:rFonts w:cstheme="minorHAnsi"/>
        </w:rPr>
        <w:t>responden</w:t>
      </w:r>
      <w:proofErr w:type="spellEnd"/>
      <w:r w:rsidRPr="00DB25C4">
        <w:rPr>
          <w:rFonts w:cstheme="minorHAnsi"/>
        </w:rPr>
        <w:t xml:space="preserve"> </w:t>
      </w:r>
      <w:proofErr w:type="spellStart"/>
      <w:r w:rsidRPr="00DB25C4">
        <w:rPr>
          <w:rFonts w:cstheme="minorHAnsi"/>
        </w:rPr>
        <w:t>menyatakan</w:t>
      </w:r>
      <w:proofErr w:type="spellEnd"/>
      <w:r w:rsidRPr="00DB25C4">
        <w:rPr>
          <w:rFonts w:cstheme="minorHAnsi"/>
        </w:rPr>
        <w:t xml:space="preserve"> sangat </w:t>
      </w:r>
      <w:proofErr w:type="spellStart"/>
      <w:r w:rsidRPr="00DB25C4">
        <w:rPr>
          <w:rFonts w:cstheme="minorHAnsi"/>
        </w:rPr>
        <w:t>puas</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program </w:t>
      </w:r>
      <w:proofErr w:type="spellStart"/>
      <w:r w:rsidRPr="00DB25C4">
        <w:rPr>
          <w:rFonts w:cstheme="minorHAnsi"/>
        </w:rPr>
        <w:t>layanan</w:t>
      </w:r>
      <w:proofErr w:type="spellEnd"/>
      <w:r w:rsidRPr="00DB25C4">
        <w:rPr>
          <w:rFonts w:cstheme="minorHAnsi"/>
        </w:rPr>
        <w:t xml:space="preserve"> </w:t>
      </w:r>
      <w:proofErr w:type="spellStart"/>
      <w:r w:rsidRPr="00DB25C4">
        <w:rPr>
          <w:rFonts w:cstheme="minorHAnsi"/>
        </w:rPr>
        <w:t>penalaran</w:t>
      </w:r>
      <w:proofErr w:type="spellEnd"/>
      <w:r w:rsidRPr="00DB25C4">
        <w:rPr>
          <w:rFonts w:cstheme="minorHAnsi"/>
        </w:rPr>
        <w:t xml:space="preserve"> yang </w:t>
      </w:r>
      <w:proofErr w:type="spellStart"/>
      <w:r w:rsidRPr="00DB25C4">
        <w:rPr>
          <w:rFonts w:cstheme="minorHAnsi"/>
        </w:rPr>
        <w:t>dimiliki</w:t>
      </w:r>
      <w:proofErr w:type="spellEnd"/>
      <w:r w:rsidRPr="00DB25C4">
        <w:rPr>
          <w:rFonts w:cstheme="minorHAnsi"/>
        </w:rPr>
        <w:t xml:space="preserve"> oleh PPBM. </w:t>
      </w:r>
      <w:proofErr w:type="spellStart"/>
      <w:r w:rsidRPr="00DB25C4">
        <w:rPr>
          <w:rFonts w:cstheme="minorHAnsi"/>
        </w:rPr>
        <w:t>Namun</w:t>
      </w:r>
      <w:proofErr w:type="spellEnd"/>
      <w:r w:rsidRPr="00DB25C4">
        <w:rPr>
          <w:rFonts w:cstheme="minorHAnsi"/>
        </w:rPr>
        <w:t xml:space="preserve">, </w:t>
      </w:r>
      <w:proofErr w:type="spellStart"/>
      <w:r w:rsidRPr="00DB25C4">
        <w:rPr>
          <w:rFonts w:cstheme="minorHAnsi"/>
        </w:rPr>
        <w:t>ada</w:t>
      </w:r>
      <w:proofErr w:type="spellEnd"/>
      <w:r w:rsidRPr="00DB25C4">
        <w:rPr>
          <w:rFonts w:cstheme="minorHAnsi"/>
        </w:rPr>
        <w:t xml:space="preserve"> </w:t>
      </w:r>
      <w:proofErr w:type="spellStart"/>
      <w:r w:rsidRPr="00DB25C4">
        <w:rPr>
          <w:rFonts w:cstheme="minorHAnsi"/>
        </w:rPr>
        <w:t>sebagian</w:t>
      </w:r>
      <w:proofErr w:type="spellEnd"/>
      <w:r w:rsidRPr="00DB25C4">
        <w:rPr>
          <w:rFonts w:cstheme="minorHAnsi"/>
        </w:rPr>
        <w:t xml:space="preserve"> </w:t>
      </w:r>
      <w:proofErr w:type="spellStart"/>
      <w:r w:rsidRPr="00DB25C4">
        <w:rPr>
          <w:rFonts w:cstheme="minorHAnsi"/>
        </w:rPr>
        <w:t>kecil</w:t>
      </w:r>
      <w:proofErr w:type="spellEnd"/>
      <w:r w:rsidRPr="00DB25C4">
        <w:rPr>
          <w:rFonts w:cstheme="minorHAnsi"/>
        </w:rPr>
        <w:t xml:space="preserve"> (9,1%) </w:t>
      </w:r>
      <w:proofErr w:type="spellStart"/>
      <w:r w:rsidRPr="00DB25C4">
        <w:rPr>
          <w:rFonts w:cstheme="minorHAnsi"/>
        </w:rPr>
        <w:t>responden</w:t>
      </w:r>
      <w:proofErr w:type="spellEnd"/>
      <w:r w:rsidRPr="00DB25C4">
        <w:rPr>
          <w:rFonts w:cstheme="minorHAnsi"/>
        </w:rPr>
        <w:t xml:space="preserve"> yang </w:t>
      </w:r>
      <w:proofErr w:type="spellStart"/>
      <w:r w:rsidRPr="00DB25C4">
        <w:rPr>
          <w:rFonts w:cstheme="minorHAnsi"/>
        </w:rPr>
        <w:t>mengatakan</w:t>
      </w:r>
      <w:proofErr w:type="spellEnd"/>
      <w:r w:rsidRPr="00DB25C4">
        <w:rPr>
          <w:rFonts w:cstheme="minorHAnsi"/>
        </w:rPr>
        <w:t xml:space="preserve">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puas</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program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bisa</w:t>
      </w:r>
      <w:proofErr w:type="spellEnd"/>
      <w:r w:rsidRPr="00DB25C4">
        <w:rPr>
          <w:rFonts w:cstheme="minorHAnsi"/>
        </w:rPr>
        <w:t xml:space="preserve"> </w:t>
      </w:r>
      <w:proofErr w:type="spellStart"/>
      <w:r w:rsidRPr="00DB25C4">
        <w:rPr>
          <w:rFonts w:cstheme="minorHAnsi"/>
        </w:rPr>
        <w:t>menjadi</w:t>
      </w:r>
      <w:proofErr w:type="spellEnd"/>
      <w:r w:rsidRPr="00DB25C4">
        <w:rPr>
          <w:rFonts w:cstheme="minorHAnsi"/>
        </w:rPr>
        <w:t xml:space="preserve"> </w:t>
      </w:r>
      <w:proofErr w:type="spellStart"/>
      <w:r w:rsidRPr="00DB25C4">
        <w:rPr>
          <w:rFonts w:cstheme="minorHAnsi"/>
        </w:rPr>
        <w:t>tanda</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program </w:t>
      </w:r>
      <w:proofErr w:type="spellStart"/>
      <w:r w:rsidRPr="00DB25C4">
        <w:rPr>
          <w:rFonts w:cstheme="minorHAnsi"/>
        </w:rPr>
        <w:t>layanan</w:t>
      </w:r>
      <w:proofErr w:type="spellEnd"/>
      <w:r w:rsidRPr="00DB25C4">
        <w:rPr>
          <w:rFonts w:cstheme="minorHAnsi"/>
        </w:rPr>
        <w:t xml:space="preserve"> </w:t>
      </w:r>
      <w:proofErr w:type="spellStart"/>
      <w:r w:rsidRPr="00DB25C4">
        <w:rPr>
          <w:rFonts w:cstheme="minorHAnsi"/>
        </w:rPr>
        <w:t>penalaran</w:t>
      </w:r>
      <w:proofErr w:type="spellEnd"/>
      <w:r w:rsidRPr="00DB25C4">
        <w:rPr>
          <w:rFonts w:cstheme="minorHAnsi"/>
        </w:rPr>
        <w:t xml:space="preserve"> PPBM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ditingkatkan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mengakomodasi</w:t>
      </w:r>
      <w:proofErr w:type="spellEnd"/>
      <w:r w:rsidRPr="00DB25C4">
        <w:rPr>
          <w:rFonts w:cstheme="minorHAnsi"/>
        </w:rPr>
        <w:t xml:space="preserve"> </w:t>
      </w:r>
      <w:proofErr w:type="spellStart"/>
      <w:r w:rsidRPr="00DB25C4">
        <w:rPr>
          <w:rFonts w:cstheme="minorHAnsi"/>
        </w:rPr>
        <w:t>kebutuhan</w:t>
      </w:r>
      <w:proofErr w:type="spellEnd"/>
      <w:r w:rsidRPr="00DB25C4">
        <w:rPr>
          <w:rFonts w:cstheme="minorHAnsi"/>
        </w:rPr>
        <w:t xml:space="preserve"> </w:t>
      </w:r>
      <w:proofErr w:type="spellStart"/>
      <w:r w:rsidRPr="00DB25C4">
        <w:rPr>
          <w:rFonts w:cstheme="minorHAnsi"/>
        </w:rPr>
        <w:t>semua</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termasuk</w:t>
      </w:r>
      <w:proofErr w:type="spellEnd"/>
      <w:r w:rsidRPr="00DB25C4">
        <w:rPr>
          <w:rFonts w:cstheme="minorHAnsi"/>
        </w:rPr>
        <w:t xml:space="preserve"> yang </w:t>
      </w:r>
      <w:proofErr w:type="spellStart"/>
      <w:r w:rsidRPr="00DB25C4">
        <w:rPr>
          <w:rFonts w:cstheme="minorHAnsi"/>
        </w:rPr>
        <w:t>merasa</w:t>
      </w:r>
      <w:proofErr w:type="spellEnd"/>
      <w:r w:rsidRPr="00DB25C4">
        <w:rPr>
          <w:rFonts w:cstheme="minorHAnsi"/>
        </w:rPr>
        <w:t xml:space="preserve">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puas</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program </w:t>
      </w:r>
      <w:proofErr w:type="spellStart"/>
      <w:r w:rsidRPr="00DB25C4">
        <w:rPr>
          <w:rFonts w:cstheme="minorHAnsi"/>
        </w:rPr>
        <w:t>tersebut</w:t>
      </w:r>
      <w:proofErr w:type="spellEnd"/>
      <w:r w:rsidRPr="00DB25C4">
        <w:rPr>
          <w:rFonts w:cstheme="minorHAnsi"/>
        </w:rPr>
        <w:t xml:space="preserve">. PPBM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mengevaluasi</w:t>
      </w:r>
      <w:proofErr w:type="spellEnd"/>
      <w:r w:rsidRPr="00DB25C4">
        <w:rPr>
          <w:rFonts w:cstheme="minorHAnsi"/>
        </w:rPr>
        <w:t xml:space="preserve"> program </w:t>
      </w:r>
      <w:proofErr w:type="spellStart"/>
      <w:r w:rsidRPr="00DB25C4">
        <w:rPr>
          <w:rFonts w:cstheme="minorHAnsi"/>
        </w:rPr>
        <w:t>layanan</w:t>
      </w:r>
      <w:proofErr w:type="spellEnd"/>
      <w:r w:rsidRPr="00DB25C4">
        <w:rPr>
          <w:rFonts w:cstheme="minorHAnsi"/>
        </w:rPr>
        <w:t xml:space="preserve"> </w:t>
      </w:r>
      <w:proofErr w:type="spellStart"/>
      <w:r w:rsidRPr="00DB25C4">
        <w:rPr>
          <w:rFonts w:cstheme="minorHAnsi"/>
        </w:rPr>
        <w:t>penalaran</w:t>
      </w:r>
      <w:proofErr w:type="spellEnd"/>
      <w:r w:rsidRPr="00DB25C4">
        <w:rPr>
          <w:rFonts w:cstheme="minorHAnsi"/>
        </w:rPr>
        <w:t xml:space="preserve"> yang </w:t>
      </w:r>
      <w:proofErr w:type="spellStart"/>
      <w:r w:rsidRPr="00DB25C4">
        <w:rPr>
          <w:rFonts w:cstheme="minorHAnsi"/>
        </w:rPr>
        <w:t>mereka</w:t>
      </w:r>
      <w:proofErr w:type="spellEnd"/>
      <w:r w:rsidRPr="00DB25C4">
        <w:rPr>
          <w:rFonts w:cstheme="minorHAnsi"/>
        </w:rPr>
        <w:t xml:space="preserve"> </w:t>
      </w:r>
      <w:proofErr w:type="spellStart"/>
      <w:r w:rsidRPr="00DB25C4">
        <w:rPr>
          <w:rFonts w:cstheme="minorHAnsi"/>
        </w:rPr>
        <w:t>miliki</w:t>
      </w:r>
      <w:proofErr w:type="spellEnd"/>
      <w:r w:rsidRPr="00DB25C4">
        <w:rPr>
          <w:rFonts w:cstheme="minorHAnsi"/>
        </w:rPr>
        <w:t xml:space="preserve"> dan </w:t>
      </w:r>
      <w:proofErr w:type="spellStart"/>
      <w:r w:rsidRPr="00DB25C4">
        <w:rPr>
          <w:rFonts w:cstheme="minorHAnsi"/>
        </w:rPr>
        <w:t>memperbaiki</w:t>
      </w:r>
      <w:proofErr w:type="spellEnd"/>
      <w:r w:rsidRPr="00DB25C4">
        <w:rPr>
          <w:rFonts w:cstheme="minorHAnsi"/>
        </w:rPr>
        <w:t xml:space="preserve"> </w:t>
      </w:r>
      <w:proofErr w:type="spellStart"/>
      <w:r w:rsidRPr="00DB25C4">
        <w:rPr>
          <w:rFonts w:cstheme="minorHAnsi"/>
        </w:rPr>
        <w:t>bagian</w:t>
      </w:r>
      <w:proofErr w:type="spellEnd"/>
      <w:r w:rsidRPr="00DB25C4">
        <w:rPr>
          <w:rFonts w:cstheme="minorHAnsi"/>
        </w:rPr>
        <w:t xml:space="preserve"> yang </w:t>
      </w:r>
      <w:proofErr w:type="spellStart"/>
      <w:r w:rsidRPr="00DB25C4">
        <w:rPr>
          <w:rFonts w:cstheme="minorHAnsi"/>
        </w:rPr>
        <w:t>kurang</w:t>
      </w:r>
      <w:proofErr w:type="spellEnd"/>
      <w:r w:rsidRPr="00DB25C4">
        <w:rPr>
          <w:rFonts w:cstheme="minorHAnsi"/>
        </w:rPr>
        <w:t xml:space="preserve"> </w:t>
      </w:r>
      <w:proofErr w:type="spellStart"/>
      <w:r w:rsidRPr="00DB25C4">
        <w:rPr>
          <w:rFonts w:cstheme="minorHAnsi"/>
        </w:rPr>
        <w:t>memuaskan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hal</w:t>
      </w:r>
      <w:proofErr w:type="spellEnd"/>
      <w:r w:rsidRPr="00DB25C4">
        <w:rPr>
          <w:rFonts w:cstheme="minorHAnsi"/>
        </w:rPr>
        <w:t xml:space="preserve"> </w:t>
      </w:r>
      <w:proofErr w:type="spellStart"/>
      <w:r w:rsidRPr="00DB25C4">
        <w:rPr>
          <w:rFonts w:cstheme="minorHAnsi"/>
        </w:rPr>
        <w:t>ini</w:t>
      </w:r>
      <w:proofErr w:type="spellEnd"/>
      <w:r w:rsidRPr="00DB25C4">
        <w:rPr>
          <w:rFonts w:cstheme="minorHAnsi"/>
        </w:rPr>
        <w:t xml:space="preserve">, PPBM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mempertimbangkan</w:t>
      </w:r>
      <w:proofErr w:type="spellEnd"/>
      <w:r w:rsidRPr="00DB25C4">
        <w:rPr>
          <w:rFonts w:cstheme="minorHAnsi"/>
        </w:rPr>
        <w:t xml:space="preserve"> </w:t>
      </w:r>
      <w:proofErr w:type="spellStart"/>
      <w:r w:rsidRPr="00DB25C4">
        <w:rPr>
          <w:rFonts w:cstheme="minorHAnsi"/>
        </w:rPr>
        <w:t>umpan</w:t>
      </w:r>
      <w:proofErr w:type="spellEnd"/>
      <w:r w:rsidRPr="00DB25C4">
        <w:rPr>
          <w:rFonts w:cstheme="minorHAnsi"/>
        </w:rPr>
        <w:t xml:space="preserve"> </w:t>
      </w:r>
      <w:proofErr w:type="spellStart"/>
      <w:r w:rsidRPr="00DB25C4">
        <w:rPr>
          <w:rFonts w:cstheme="minorHAnsi"/>
        </w:rPr>
        <w:t>balik</w:t>
      </w:r>
      <w:proofErr w:type="spellEnd"/>
      <w:r w:rsidRPr="00DB25C4">
        <w:rPr>
          <w:rFonts w:cstheme="minorHAnsi"/>
        </w:rPr>
        <w:t xml:space="preserve"> yang </w:t>
      </w:r>
      <w:proofErr w:type="spellStart"/>
      <w:r w:rsidRPr="00DB25C4">
        <w:rPr>
          <w:rFonts w:cstheme="minorHAnsi"/>
        </w:rPr>
        <w:t>diberikan</w:t>
      </w:r>
      <w:proofErr w:type="spellEnd"/>
      <w:r w:rsidRPr="00DB25C4">
        <w:rPr>
          <w:rFonts w:cstheme="minorHAnsi"/>
        </w:rPr>
        <w:t xml:space="preserve"> oleh </w:t>
      </w:r>
      <w:proofErr w:type="spellStart"/>
      <w:r w:rsidRPr="00DB25C4">
        <w:rPr>
          <w:rFonts w:cstheme="minorHAnsi"/>
        </w:rPr>
        <w:t>responden</w:t>
      </w:r>
      <w:proofErr w:type="spellEnd"/>
      <w:r w:rsidRPr="00DB25C4">
        <w:rPr>
          <w:rFonts w:cstheme="minorHAnsi"/>
        </w:rPr>
        <w:t xml:space="preserve"> yang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puas</w:t>
      </w:r>
      <w:proofErr w:type="spellEnd"/>
      <w:r w:rsidRPr="00DB25C4">
        <w:rPr>
          <w:rFonts w:cstheme="minorHAnsi"/>
        </w:rPr>
        <w:t xml:space="preserve"> dan </w:t>
      </w:r>
      <w:proofErr w:type="spellStart"/>
      <w:r w:rsidRPr="00DB25C4">
        <w:rPr>
          <w:rFonts w:cstheme="minorHAnsi"/>
        </w:rPr>
        <w:t>mencari</w:t>
      </w:r>
      <w:proofErr w:type="spellEnd"/>
      <w:r w:rsidRPr="00DB25C4">
        <w:rPr>
          <w:rFonts w:cstheme="minorHAnsi"/>
        </w:rPr>
        <w:t xml:space="preserve"> </w:t>
      </w:r>
      <w:proofErr w:type="spellStart"/>
      <w:r w:rsidRPr="00DB25C4">
        <w:rPr>
          <w:rFonts w:cstheme="minorHAnsi"/>
        </w:rPr>
        <w:t>cara</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program agar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efektif</w:t>
      </w:r>
      <w:proofErr w:type="spellEnd"/>
      <w:r w:rsidRPr="00DB25C4">
        <w:rPr>
          <w:rFonts w:cstheme="minorHAnsi"/>
        </w:rPr>
        <w:t xml:space="preserve"> dan </w:t>
      </w:r>
      <w:proofErr w:type="spellStart"/>
      <w:r w:rsidRPr="00DB25C4">
        <w:rPr>
          <w:rFonts w:cstheme="minorHAnsi"/>
        </w:rPr>
        <w:t>membantu</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keterampilan</w:t>
      </w:r>
      <w:proofErr w:type="spellEnd"/>
      <w:r w:rsidRPr="00DB25C4">
        <w:rPr>
          <w:rFonts w:cstheme="minorHAnsi"/>
        </w:rPr>
        <w:t xml:space="preserve"> </w:t>
      </w:r>
      <w:proofErr w:type="spellStart"/>
      <w:r w:rsidRPr="00DB25C4">
        <w:rPr>
          <w:rFonts w:cstheme="minorHAnsi"/>
        </w:rPr>
        <w:t>penalarannya</w:t>
      </w:r>
      <w:proofErr w:type="spellEnd"/>
      <w:r w:rsidRPr="00DB25C4">
        <w:rPr>
          <w:rFonts w:cstheme="minorHAnsi"/>
        </w:rPr>
        <w:t xml:space="preserve">. </w:t>
      </w:r>
      <w:proofErr w:type="spellStart"/>
      <w:r w:rsidRPr="00DB25C4">
        <w:rPr>
          <w:rFonts w:cstheme="minorHAnsi"/>
        </w:rPr>
        <w:t>Sebaliknya</w:t>
      </w:r>
      <w:proofErr w:type="spellEnd"/>
      <w:r w:rsidRPr="00DB25C4">
        <w:rPr>
          <w:rFonts w:cstheme="minorHAnsi"/>
        </w:rPr>
        <w:t xml:space="preserve">, PPBM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mempertahankan</w:t>
      </w:r>
      <w:proofErr w:type="spellEnd"/>
      <w:r w:rsidRPr="00DB25C4">
        <w:rPr>
          <w:rFonts w:cstheme="minorHAnsi"/>
        </w:rPr>
        <w:t xml:space="preserve"> program yang </w:t>
      </w:r>
      <w:proofErr w:type="spellStart"/>
      <w:r w:rsidRPr="00DB25C4">
        <w:rPr>
          <w:rFonts w:cstheme="minorHAnsi"/>
        </w:rPr>
        <w:t>sudah</w:t>
      </w:r>
      <w:proofErr w:type="spellEnd"/>
      <w:r w:rsidRPr="00DB25C4">
        <w:rPr>
          <w:rFonts w:cstheme="minorHAnsi"/>
        </w:rPr>
        <w:t xml:space="preserve"> </w:t>
      </w:r>
      <w:proofErr w:type="spellStart"/>
      <w:r w:rsidRPr="00DB25C4">
        <w:rPr>
          <w:rFonts w:cstheme="minorHAnsi"/>
        </w:rPr>
        <w:t>dirasa</w:t>
      </w:r>
      <w:proofErr w:type="spellEnd"/>
      <w:r w:rsidRPr="00DB25C4">
        <w:rPr>
          <w:rFonts w:cstheme="minorHAnsi"/>
        </w:rPr>
        <w:t xml:space="preserve"> sangat </w:t>
      </w:r>
      <w:proofErr w:type="spellStart"/>
      <w:r w:rsidRPr="00DB25C4">
        <w:rPr>
          <w:rFonts w:cstheme="minorHAnsi"/>
        </w:rPr>
        <w:t>baik</w:t>
      </w:r>
      <w:proofErr w:type="spellEnd"/>
      <w:r w:rsidRPr="00DB25C4">
        <w:rPr>
          <w:rFonts w:cstheme="minorHAnsi"/>
        </w:rPr>
        <w:t xml:space="preserve"> oleh 54,5% </w:t>
      </w:r>
      <w:proofErr w:type="spellStart"/>
      <w:r w:rsidRPr="00DB25C4">
        <w:rPr>
          <w:rFonts w:cstheme="minorHAnsi"/>
        </w:rPr>
        <w:t>responden</w:t>
      </w:r>
      <w:proofErr w:type="spellEnd"/>
      <w:r w:rsidRPr="00DB25C4">
        <w:rPr>
          <w:rFonts w:cstheme="minorHAnsi"/>
        </w:rPr>
        <w:t xml:space="preserve"> yang </w:t>
      </w:r>
      <w:proofErr w:type="spellStart"/>
      <w:r w:rsidRPr="00DB25C4">
        <w:rPr>
          <w:rFonts w:cstheme="minorHAnsi"/>
        </w:rPr>
        <w:t>menyatakan</w:t>
      </w:r>
      <w:proofErr w:type="spellEnd"/>
      <w:r w:rsidRPr="00DB25C4">
        <w:rPr>
          <w:rFonts w:cstheme="minorHAnsi"/>
        </w:rPr>
        <w:t xml:space="preserve"> sangat </w:t>
      </w:r>
      <w:proofErr w:type="spellStart"/>
      <w:r w:rsidRPr="00DB25C4">
        <w:rPr>
          <w:rFonts w:cstheme="minorHAnsi"/>
        </w:rPr>
        <w:t>puas</w:t>
      </w:r>
      <w:proofErr w:type="spellEnd"/>
      <w:r w:rsidRPr="00DB25C4">
        <w:rPr>
          <w:rFonts w:cstheme="minorHAnsi"/>
        </w:rPr>
        <w:t xml:space="preserve"> dan </w:t>
      </w:r>
      <w:proofErr w:type="spellStart"/>
      <w:r w:rsidRPr="00DB25C4">
        <w:rPr>
          <w:rFonts w:cstheme="minorHAnsi"/>
        </w:rPr>
        <w:t>terus</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program yang </w:t>
      </w:r>
      <w:proofErr w:type="spellStart"/>
      <w:r w:rsidRPr="00DB25C4">
        <w:rPr>
          <w:rFonts w:cstheme="minorHAnsi"/>
        </w:rPr>
        <w:t>dirasa</w:t>
      </w:r>
      <w:proofErr w:type="spellEnd"/>
      <w:r w:rsidRPr="00DB25C4">
        <w:rPr>
          <w:rFonts w:cstheme="minorHAnsi"/>
        </w:rPr>
        <w:t xml:space="preserve"> </w:t>
      </w:r>
      <w:proofErr w:type="spellStart"/>
      <w:r w:rsidRPr="00DB25C4">
        <w:rPr>
          <w:rFonts w:cstheme="minorHAnsi"/>
        </w:rPr>
        <w:t>kurang</w:t>
      </w:r>
      <w:proofErr w:type="spellEnd"/>
      <w:r w:rsidRPr="00DB25C4">
        <w:rPr>
          <w:rFonts w:cstheme="minorHAnsi"/>
        </w:rPr>
        <w:t xml:space="preserve"> </w:t>
      </w:r>
      <w:proofErr w:type="spellStart"/>
      <w:r w:rsidRPr="00DB25C4">
        <w:rPr>
          <w:rFonts w:cstheme="minorHAnsi"/>
        </w:rPr>
        <w:t>memuaskan</w:t>
      </w:r>
      <w:proofErr w:type="spellEnd"/>
      <w:r w:rsidRPr="00DB25C4">
        <w:rPr>
          <w:rFonts w:cstheme="minorHAnsi"/>
        </w:rPr>
        <w:t xml:space="preserve"> oleh </w:t>
      </w:r>
      <w:proofErr w:type="spellStart"/>
      <w:r w:rsidRPr="00DB25C4">
        <w:rPr>
          <w:rFonts w:cstheme="minorHAnsi"/>
        </w:rPr>
        <w:t>responden</w:t>
      </w:r>
      <w:proofErr w:type="spellEnd"/>
      <w:r w:rsidRPr="00DB25C4">
        <w:rPr>
          <w:rFonts w:cstheme="minorHAnsi"/>
        </w:rPr>
        <w:t xml:space="preserve"> </w:t>
      </w:r>
      <w:proofErr w:type="spellStart"/>
      <w:r w:rsidRPr="00DB25C4">
        <w:rPr>
          <w:rFonts w:cstheme="minorHAnsi"/>
        </w:rPr>
        <w:t>lainnya</w:t>
      </w:r>
      <w:proofErr w:type="spellEnd"/>
      <w:r w:rsidRPr="00DB25C4">
        <w:rPr>
          <w:rFonts w:cstheme="minorHAnsi"/>
        </w:rPr>
        <w:t>.</w:t>
      </w:r>
    </w:p>
    <w:p w14:paraId="34370958" w14:textId="77777777" w:rsidR="001E7FBB" w:rsidRPr="00DB25C4" w:rsidRDefault="001E7FBB" w:rsidP="00687314">
      <w:pPr>
        <w:spacing w:after="0" w:line="240" w:lineRule="auto"/>
        <w:ind w:left="198"/>
        <w:jc w:val="both"/>
        <w:rPr>
          <w:rFonts w:cstheme="minorHAnsi"/>
        </w:rPr>
      </w:pPr>
    </w:p>
    <w:p w14:paraId="3E6E497D" w14:textId="6951A834" w:rsidR="001E7FBB" w:rsidRPr="00DB25C4" w:rsidRDefault="001107A5" w:rsidP="001107A5">
      <w:pPr>
        <w:spacing w:after="0" w:line="240" w:lineRule="auto"/>
        <w:jc w:val="center"/>
        <w:rPr>
          <w:rFonts w:cstheme="minorHAnsi"/>
        </w:rPr>
      </w:pPr>
      <w:r>
        <w:rPr>
          <w:noProof/>
        </w:rPr>
        <w:drawing>
          <wp:inline distT="0" distB="0" distL="0" distR="0" wp14:anchorId="7CAEB1D2" wp14:editId="7DA7C78F">
            <wp:extent cx="4389120" cy="1737360"/>
            <wp:effectExtent l="19050" t="19050" r="11430" b="152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389120" cy="1737360"/>
                    </a:xfrm>
                    <a:prstGeom prst="rect">
                      <a:avLst/>
                    </a:prstGeom>
                    <a:noFill/>
                    <a:ln>
                      <a:solidFill>
                        <a:schemeClr val="tx1"/>
                      </a:solidFill>
                    </a:ln>
                  </pic:spPr>
                </pic:pic>
              </a:graphicData>
            </a:graphic>
          </wp:inline>
        </w:drawing>
      </w:r>
    </w:p>
    <w:p w14:paraId="2806160E" w14:textId="77777777" w:rsidR="001E7FBB" w:rsidRPr="00DB25C4" w:rsidRDefault="001E7FBB" w:rsidP="00687314">
      <w:pPr>
        <w:spacing w:after="0" w:line="240" w:lineRule="auto"/>
        <w:rPr>
          <w:rFonts w:cstheme="minorHAnsi"/>
        </w:rPr>
      </w:pPr>
    </w:p>
    <w:p w14:paraId="4CDC337F" w14:textId="77777777" w:rsidR="001E7FBB" w:rsidRPr="00DB25C4" w:rsidRDefault="001E7FBB" w:rsidP="00687314">
      <w:pPr>
        <w:spacing w:after="0" w:line="240" w:lineRule="auto"/>
        <w:ind w:left="101"/>
        <w:rPr>
          <w:rFonts w:eastAsia="Calibri" w:cstheme="minorHAnsi"/>
          <w:b/>
          <w:bCs/>
          <w:spacing w:val="1"/>
        </w:rPr>
      </w:pPr>
    </w:p>
    <w:p w14:paraId="36B06049" w14:textId="116A7500" w:rsidR="001E7FBB" w:rsidRPr="00DB25C4" w:rsidRDefault="001E7FBB" w:rsidP="00687314">
      <w:pPr>
        <w:spacing w:after="0" w:line="240" w:lineRule="auto"/>
        <w:jc w:val="both"/>
        <w:rPr>
          <w:rFonts w:eastAsia="Calibri" w:cstheme="minorHAnsi"/>
        </w:rPr>
      </w:pPr>
      <w:r w:rsidRPr="00DB25C4">
        <w:rPr>
          <w:rFonts w:eastAsia="Calibri" w:cstheme="minorHAnsi"/>
          <w:color w:val="000000" w:themeColor="text1"/>
        </w:rPr>
        <w:t xml:space="preserve">Program </w:t>
      </w:r>
      <w:proofErr w:type="spellStart"/>
      <w:r w:rsidRPr="00DB25C4">
        <w:rPr>
          <w:rFonts w:eastAsia="Calibri" w:cstheme="minorHAnsi"/>
          <w:color w:val="000000" w:themeColor="text1"/>
        </w:rPr>
        <w:t>Studi</w:t>
      </w:r>
      <w:proofErr w:type="spellEnd"/>
      <w:r w:rsidRPr="00DB25C4">
        <w:rPr>
          <w:rFonts w:eastAsia="Calibri" w:cstheme="minorHAnsi"/>
          <w:color w:val="000000" w:themeColor="text1"/>
        </w:rPr>
        <w:t xml:space="preserve"> Pendidikan Bahasa Mandarin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kegiatan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untuk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mengevaluasi</w:t>
      </w:r>
      <w:proofErr w:type="spellEnd"/>
      <w:r w:rsidRPr="00DB25C4">
        <w:rPr>
          <w:rFonts w:eastAsia="Calibri" w:cstheme="minorHAnsi"/>
          <w:color w:val="000000" w:themeColor="text1"/>
        </w:rPr>
        <w:t xml:space="preserve"> </w:t>
      </w:r>
      <w:r w:rsidRPr="00DB25C4">
        <w:rPr>
          <w:rFonts w:eastAsia="Calibri" w:cstheme="minorHAnsi"/>
          <w:color w:val="000000" w:themeColor="text1"/>
          <w:lang w:val="id-ID"/>
        </w:rPr>
        <w:t xml:space="preserve">kebijakan </w:t>
      </w:r>
      <w:r w:rsidRPr="00DB25C4">
        <w:rPr>
          <w:rFonts w:eastAsia="Calibri" w:cstheme="minorHAnsi"/>
        </w:rPr>
        <w:t xml:space="preserve">program </w:t>
      </w:r>
      <w:proofErr w:type="spellStart"/>
      <w:r w:rsidRPr="00DB25C4">
        <w:rPr>
          <w:rFonts w:eastAsia="Calibri" w:cstheme="minorHAnsi"/>
        </w:rPr>
        <w:t>layanan</w:t>
      </w:r>
      <w:proofErr w:type="spellEnd"/>
      <w:r w:rsidRPr="00DB25C4">
        <w:rPr>
          <w:rFonts w:eastAsia="Calibri" w:cstheme="minorHAnsi"/>
        </w:rPr>
        <w:t xml:space="preserve"> dan </w:t>
      </w:r>
      <w:proofErr w:type="spellStart"/>
      <w:r w:rsidRPr="00DB25C4">
        <w:rPr>
          <w:rFonts w:eastAsia="Calibri" w:cstheme="minorHAnsi"/>
        </w:rPr>
        <w:t>pembinaan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menggunakan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analisa</w:t>
      </w:r>
      <w:proofErr w:type="spellEnd"/>
      <w:r w:rsidRPr="00DB25C4">
        <w:rPr>
          <w:rFonts w:eastAsia="Calibri" w:cstheme="minorHAnsi"/>
          <w:color w:val="000000" w:themeColor="text1"/>
        </w:rPr>
        <w:t xml:space="preserve"> SWOT </w:t>
      </w:r>
      <w:proofErr w:type="spellStart"/>
      <w:r w:rsidRPr="00DB25C4">
        <w:rPr>
          <w:rFonts w:eastAsia="Calibri" w:cstheme="minorHAnsi"/>
          <w:color w:val="000000" w:themeColor="text1"/>
        </w:rPr>
        <w:t>sebagai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berikut</w:t>
      </w:r>
      <w:proofErr w:type="spellEnd"/>
      <w:r w:rsidRPr="00DB25C4">
        <w:rPr>
          <w:rFonts w:eastAsia="Calibri" w:cstheme="minorHAnsi"/>
          <w:color w:val="000000" w:themeColor="text1"/>
        </w:rPr>
        <w:t>:</w:t>
      </w:r>
    </w:p>
    <w:p w14:paraId="276A9F7F" w14:textId="77777777" w:rsidR="001E7FBB" w:rsidRPr="00DB25C4" w:rsidRDefault="001E7FBB" w:rsidP="00687314">
      <w:pPr>
        <w:spacing w:after="0" w:line="240" w:lineRule="auto"/>
        <w:ind w:left="101"/>
        <w:rPr>
          <w:rFonts w:eastAsia="Calibri" w:cstheme="minorHAnsi"/>
          <w:b/>
          <w:bCs/>
          <w:spacing w:val="1"/>
        </w:rPr>
      </w:pPr>
    </w:p>
    <w:p w14:paraId="40758FD9" w14:textId="77777777" w:rsidR="001E7FBB" w:rsidRPr="00DB25C4" w:rsidRDefault="001E7FBB" w:rsidP="00687314">
      <w:pPr>
        <w:spacing w:after="0" w:line="240" w:lineRule="auto"/>
        <w:rPr>
          <w:rFonts w:eastAsia="Calibri" w:cstheme="minorHAnsi"/>
          <w:b/>
          <w:bCs/>
          <w:spacing w:val="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5"/>
        <w:gridCol w:w="4655"/>
      </w:tblGrid>
      <w:tr w:rsidR="001E7FBB" w:rsidRPr="00DB25C4" w14:paraId="65F9DBEF" w14:textId="77777777" w:rsidTr="00687314">
        <w:tc>
          <w:tcPr>
            <w:tcW w:w="5085" w:type="dxa"/>
          </w:tcPr>
          <w:p w14:paraId="791C40F5"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Kekuatan</w:t>
            </w:r>
            <w:proofErr w:type="spellEnd"/>
          </w:p>
          <w:p w14:paraId="4BF501FF" w14:textId="77777777" w:rsidR="001E7FBB" w:rsidRPr="00DB25C4" w:rsidRDefault="001E7FBB" w:rsidP="00687314">
            <w:pPr>
              <w:spacing w:after="0" w:line="240" w:lineRule="auto"/>
              <w:jc w:val="center"/>
              <w:rPr>
                <w:rFonts w:cstheme="minorHAnsi"/>
                <w:b/>
                <w:bCs/>
              </w:rPr>
            </w:pPr>
          </w:p>
          <w:p w14:paraId="115A6B62" w14:textId="77777777" w:rsidR="001E7FBB" w:rsidRPr="00DB25C4" w:rsidRDefault="001E7FBB" w:rsidP="009F6099">
            <w:pPr>
              <w:pStyle w:val="ListParagraph"/>
              <w:numPr>
                <w:ilvl w:val="0"/>
                <w:numId w:val="77"/>
              </w:numPr>
              <w:spacing w:after="0" w:line="240" w:lineRule="auto"/>
              <w:ind w:left="157" w:hanging="180"/>
              <w:rPr>
                <w:rFonts w:cstheme="minorHAnsi"/>
              </w:rPr>
            </w:pPr>
            <w:proofErr w:type="spellStart"/>
            <w:r w:rsidRPr="00DB25C4">
              <w:rPr>
                <w:rFonts w:cstheme="minorHAnsi"/>
              </w:rPr>
              <w:t>Mayoritas</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merasa</w:t>
            </w:r>
            <w:proofErr w:type="spellEnd"/>
            <w:r w:rsidRPr="00DB25C4">
              <w:rPr>
                <w:rFonts w:cstheme="minorHAnsi"/>
              </w:rPr>
              <w:t xml:space="preserve"> </w:t>
            </w:r>
            <w:proofErr w:type="spellStart"/>
            <w:r w:rsidRPr="00DB25C4">
              <w:rPr>
                <w:rFonts w:cstheme="minorHAnsi"/>
              </w:rPr>
              <w:t>puas</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program </w:t>
            </w:r>
            <w:proofErr w:type="spellStart"/>
            <w:r w:rsidRPr="00DB25C4">
              <w:rPr>
                <w:rFonts w:cstheme="minorHAnsi"/>
              </w:rPr>
              <w:t>layanan</w:t>
            </w:r>
            <w:proofErr w:type="spellEnd"/>
            <w:r w:rsidRPr="00DB25C4">
              <w:rPr>
                <w:rFonts w:cstheme="minorHAnsi"/>
              </w:rPr>
              <w:t xml:space="preserve"> dan </w:t>
            </w:r>
            <w:proofErr w:type="spellStart"/>
            <w:r w:rsidRPr="00DB25C4">
              <w:rPr>
                <w:rFonts w:cstheme="minorHAnsi"/>
              </w:rPr>
              <w:t>pembinaan</w:t>
            </w:r>
            <w:proofErr w:type="spellEnd"/>
            <w:r w:rsidRPr="00DB25C4">
              <w:rPr>
                <w:rFonts w:cstheme="minorHAnsi"/>
              </w:rPr>
              <w:t xml:space="preserve"> yang </w:t>
            </w:r>
            <w:proofErr w:type="spellStart"/>
            <w:r w:rsidRPr="00DB25C4">
              <w:rPr>
                <w:rFonts w:cstheme="minorHAnsi"/>
              </w:rPr>
              <w:t>diberikan</w:t>
            </w:r>
            <w:proofErr w:type="spellEnd"/>
            <w:r w:rsidRPr="00DB25C4">
              <w:rPr>
                <w:rFonts w:cstheme="minorHAnsi"/>
              </w:rPr>
              <w:t xml:space="preserve"> oleh PPBM.</w:t>
            </w:r>
          </w:p>
          <w:p w14:paraId="54D6369D" w14:textId="77777777" w:rsidR="001E7FBB" w:rsidRPr="00DB25C4" w:rsidRDefault="001E7FBB" w:rsidP="009F6099">
            <w:pPr>
              <w:pStyle w:val="ListParagraph"/>
              <w:numPr>
                <w:ilvl w:val="0"/>
                <w:numId w:val="77"/>
              </w:numPr>
              <w:spacing w:after="0" w:line="240" w:lineRule="auto"/>
              <w:ind w:left="157" w:hanging="180"/>
              <w:rPr>
                <w:rFonts w:cstheme="minorHAnsi"/>
              </w:rPr>
            </w:pPr>
            <w:r w:rsidRPr="00DB25C4">
              <w:rPr>
                <w:rFonts w:cstheme="minorHAnsi"/>
              </w:rPr>
              <w:t xml:space="preserve">PPBM </w:t>
            </w:r>
            <w:proofErr w:type="spellStart"/>
            <w:r w:rsidRPr="00DB25C4">
              <w:rPr>
                <w:rFonts w:cstheme="minorHAnsi"/>
              </w:rPr>
              <w:t>memiliki</w:t>
            </w:r>
            <w:proofErr w:type="spellEnd"/>
            <w:r w:rsidRPr="00DB25C4">
              <w:rPr>
                <w:rFonts w:cstheme="minorHAnsi"/>
              </w:rPr>
              <w:t xml:space="preserve"> program </w:t>
            </w:r>
            <w:proofErr w:type="spellStart"/>
            <w:r w:rsidRPr="00DB25C4">
              <w:rPr>
                <w:rFonts w:cstheme="minorHAnsi"/>
              </w:rPr>
              <w:t>layanan</w:t>
            </w:r>
            <w:proofErr w:type="spellEnd"/>
            <w:r w:rsidRPr="00DB25C4">
              <w:rPr>
                <w:rFonts w:cstheme="minorHAnsi"/>
              </w:rPr>
              <w:t xml:space="preserve"> dan </w:t>
            </w:r>
            <w:proofErr w:type="spellStart"/>
            <w:r w:rsidRPr="00DB25C4">
              <w:rPr>
                <w:rFonts w:cstheme="minorHAnsi"/>
              </w:rPr>
              <w:t>pembinaan</w:t>
            </w:r>
            <w:proofErr w:type="spellEnd"/>
            <w:r w:rsidRPr="00DB25C4">
              <w:rPr>
                <w:rFonts w:cstheme="minorHAnsi"/>
              </w:rPr>
              <w:t xml:space="preserve"> </w:t>
            </w:r>
            <w:proofErr w:type="spellStart"/>
            <w:r w:rsidRPr="00DB25C4">
              <w:rPr>
                <w:rFonts w:cstheme="minorHAnsi"/>
              </w:rPr>
              <w:t>bakat</w:t>
            </w:r>
            <w:proofErr w:type="spellEnd"/>
            <w:r w:rsidRPr="00DB25C4">
              <w:rPr>
                <w:rFonts w:cstheme="minorHAnsi"/>
              </w:rPr>
              <w:t xml:space="preserve"> yang </w:t>
            </w:r>
            <w:proofErr w:type="spellStart"/>
            <w:r w:rsidRPr="00DB25C4">
              <w:rPr>
                <w:rFonts w:cstheme="minorHAnsi"/>
              </w:rPr>
              <w:t>disukai</w:t>
            </w:r>
            <w:proofErr w:type="spellEnd"/>
            <w:r w:rsidRPr="00DB25C4">
              <w:rPr>
                <w:rFonts w:cstheme="minorHAnsi"/>
              </w:rPr>
              <w:t xml:space="preserve"> oleh </w:t>
            </w:r>
            <w:proofErr w:type="spellStart"/>
            <w:r w:rsidRPr="00DB25C4">
              <w:rPr>
                <w:rFonts w:cstheme="minorHAnsi"/>
              </w:rPr>
              <w:t>mayoritas</w:t>
            </w:r>
            <w:proofErr w:type="spellEnd"/>
            <w:r w:rsidRPr="00DB25C4">
              <w:rPr>
                <w:rFonts w:cstheme="minorHAnsi"/>
              </w:rPr>
              <w:t xml:space="preserve"> </w:t>
            </w:r>
            <w:proofErr w:type="spellStart"/>
            <w:r w:rsidRPr="00DB25C4">
              <w:rPr>
                <w:rFonts w:cstheme="minorHAnsi"/>
              </w:rPr>
              <w:t>mahasiswa</w:t>
            </w:r>
            <w:proofErr w:type="spellEnd"/>
          </w:p>
          <w:p w14:paraId="38F9FEBA" w14:textId="77777777" w:rsidR="001E7FBB" w:rsidRPr="00DB25C4" w:rsidRDefault="001E7FBB" w:rsidP="009F6099">
            <w:pPr>
              <w:pStyle w:val="ListParagraph"/>
              <w:numPr>
                <w:ilvl w:val="0"/>
                <w:numId w:val="77"/>
              </w:numPr>
              <w:spacing w:after="0" w:line="240" w:lineRule="auto"/>
              <w:ind w:left="157" w:hanging="180"/>
              <w:rPr>
                <w:rFonts w:cstheme="minorHAnsi"/>
              </w:rPr>
            </w:pPr>
            <w:r w:rsidRPr="00DB25C4">
              <w:rPr>
                <w:rFonts w:cstheme="minorHAnsi"/>
              </w:rPr>
              <w:t xml:space="preserve">Program </w:t>
            </w:r>
            <w:proofErr w:type="spellStart"/>
            <w:r w:rsidRPr="00DB25C4">
              <w:rPr>
                <w:rFonts w:cstheme="minorHAnsi"/>
              </w:rPr>
              <w:t>layanan</w:t>
            </w:r>
            <w:proofErr w:type="spellEnd"/>
            <w:r w:rsidRPr="00DB25C4">
              <w:rPr>
                <w:rFonts w:cstheme="minorHAnsi"/>
              </w:rPr>
              <w:t xml:space="preserve"> </w:t>
            </w:r>
            <w:proofErr w:type="spellStart"/>
            <w:r w:rsidRPr="00DB25C4">
              <w:rPr>
                <w:rFonts w:cstheme="minorHAnsi"/>
              </w:rPr>
              <w:t>penalaran</w:t>
            </w:r>
            <w:proofErr w:type="spellEnd"/>
            <w:r w:rsidRPr="00DB25C4">
              <w:rPr>
                <w:rFonts w:cstheme="minorHAnsi"/>
              </w:rPr>
              <w:t xml:space="preserve"> PPBM </w:t>
            </w:r>
            <w:proofErr w:type="spellStart"/>
            <w:r w:rsidRPr="00DB25C4">
              <w:rPr>
                <w:rFonts w:cstheme="minorHAnsi"/>
              </w:rPr>
              <w:t>mendapat</w:t>
            </w:r>
            <w:proofErr w:type="spellEnd"/>
            <w:r w:rsidRPr="00DB25C4">
              <w:rPr>
                <w:rFonts w:cstheme="minorHAnsi"/>
              </w:rPr>
              <w:t xml:space="preserve"> </w:t>
            </w:r>
            <w:proofErr w:type="spellStart"/>
            <w:r w:rsidRPr="00DB25C4">
              <w:rPr>
                <w:rFonts w:cstheme="minorHAnsi"/>
              </w:rPr>
              <w:t>respon</w:t>
            </w:r>
            <w:proofErr w:type="spellEnd"/>
            <w:r w:rsidRPr="00DB25C4">
              <w:rPr>
                <w:rFonts w:cstheme="minorHAnsi"/>
              </w:rPr>
              <w:t xml:space="preserve"> </w:t>
            </w:r>
            <w:proofErr w:type="spellStart"/>
            <w:r w:rsidRPr="00DB25C4">
              <w:rPr>
                <w:rFonts w:cstheme="minorHAnsi"/>
              </w:rPr>
              <w:t>positif</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mayoritas</w:t>
            </w:r>
            <w:proofErr w:type="spellEnd"/>
            <w:r w:rsidRPr="00DB25C4">
              <w:rPr>
                <w:rFonts w:cstheme="minorHAnsi"/>
              </w:rPr>
              <w:t xml:space="preserve"> </w:t>
            </w:r>
            <w:proofErr w:type="spellStart"/>
            <w:r w:rsidRPr="00DB25C4">
              <w:rPr>
                <w:rFonts w:cstheme="minorHAnsi"/>
              </w:rPr>
              <w:t>mahasiswa</w:t>
            </w:r>
            <w:proofErr w:type="spellEnd"/>
          </w:p>
        </w:tc>
        <w:tc>
          <w:tcPr>
            <w:tcW w:w="5085" w:type="dxa"/>
          </w:tcPr>
          <w:p w14:paraId="69ADE94E"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Kelemahan</w:t>
            </w:r>
            <w:proofErr w:type="spellEnd"/>
          </w:p>
          <w:p w14:paraId="4FDC36F8" w14:textId="77777777" w:rsidR="001E7FBB" w:rsidRPr="00DB25C4" w:rsidRDefault="001E7FBB" w:rsidP="00687314">
            <w:pPr>
              <w:spacing w:after="0" w:line="240" w:lineRule="auto"/>
              <w:jc w:val="center"/>
              <w:rPr>
                <w:rFonts w:cstheme="minorHAnsi"/>
                <w:b/>
                <w:bCs/>
              </w:rPr>
            </w:pPr>
          </w:p>
          <w:p w14:paraId="4E359592" w14:textId="77777777" w:rsidR="001E7FBB" w:rsidRPr="00DB25C4" w:rsidRDefault="001E7FBB" w:rsidP="009F6099">
            <w:pPr>
              <w:pStyle w:val="ListParagraph"/>
              <w:numPr>
                <w:ilvl w:val="0"/>
                <w:numId w:val="78"/>
              </w:numPr>
              <w:spacing w:after="0" w:line="240" w:lineRule="auto"/>
              <w:ind w:left="202" w:hanging="202"/>
              <w:rPr>
                <w:rFonts w:cstheme="minorHAnsi"/>
              </w:rPr>
            </w:pPr>
            <w:r w:rsidRPr="00DB25C4">
              <w:rPr>
                <w:rFonts w:cstheme="minorHAnsi"/>
              </w:rPr>
              <w:t xml:space="preserve">Sebagian </w:t>
            </w:r>
            <w:proofErr w:type="spellStart"/>
            <w:r w:rsidRPr="00DB25C4">
              <w:rPr>
                <w:rFonts w:cstheme="minorHAnsi"/>
              </w:rPr>
              <w:t>kecil</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merasa</w:t>
            </w:r>
            <w:proofErr w:type="spellEnd"/>
            <w:r w:rsidRPr="00DB25C4">
              <w:rPr>
                <w:rFonts w:cstheme="minorHAnsi"/>
              </w:rPr>
              <w:t xml:space="preserve">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puas</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program </w:t>
            </w:r>
            <w:proofErr w:type="spellStart"/>
            <w:r w:rsidRPr="00DB25C4">
              <w:rPr>
                <w:rFonts w:cstheme="minorHAnsi"/>
              </w:rPr>
              <w:t>layanan</w:t>
            </w:r>
            <w:proofErr w:type="spellEnd"/>
            <w:r w:rsidRPr="00DB25C4">
              <w:rPr>
                <w:rFonts w:cstheme="minorHAnsi"/>
              </w:rPr>
              <w:t xml:space="preserve"> dan </w:t>
            </w:r>
            <w:proofErr w:type="spellStart"/>
            <w:r w:rsidRPr="00DB25C4">
              <w:rPr>
                <w:rFonts w:cstheme="minorHAnsi"/>
              </w:rPr>
              <w:t>pembinaan</w:t>
            </w:r>
            <w:proofErr w:type="spellEnd"/>
            <w:r w:rsidRPr="00DB25C4">
              <w:rPr>
                <w:rFonts w:cstheme="minorHAnsi"/>
              </w:rPr>
              <w:t xml:space="preserve"> yang </w:t>
            </w:r>
            <w:proofErr w:type="spellStart"/>
            <w:r w:rsidRPr="00DB25C4">
              <w:rPr>
                <w:rFonts w:cstheme="minorHAnsi"/>
              </w:rPr>
              <w:t>diberikan</w:t>
            </w:r>
            <w:proofErr w:type="spellEnd"/>
            <w:r w:rsidRPr="00DB25C4">
              <w:rPr>
                <w:rFonts w:cstheme="minorHAnsi"/>
              </w:rPr>
              <w:t xml:space="preserve"> oleh PPBM</w:t>
            </w:r>
          </w:p>
          <w:p w14:paraId="78B7D4D5" w14:textId="77777777" w:rsidR="001E7FBB" w:rsidRPr="00DB25C4" w:rsidRDefault="001E7FBB" w:rsidP="009F6099">
            <w:pPr>
              <w:pStyle w:val="ListParagraph"/>
              <w:numPr>
                <w:ilvl w:val="0"/>
                <w:numId w:val="78"/>
              </w:numPr>
              <w:spacing w:after="0" w:line="240" w:lineRule="auto"/>
              <w:ind w:left="202" w:hanging="202"/>
              <w:rPr>
                <w:rFonts w:cstheme="minorHAnsi"/>
              </w:rPr>
            </w:pPr>
            <w:r w:rsidRPr="00DB25C4">
              <w:rPr>
                <w:rFonts w:cstheme="minorHAnsi"/>
              </w:rPr>
              <w:t xml:space="preserve">Ada </w:t>
            </w:r>
            <w:proofErr w:type="spellStart"/>
            <w:r w:rsidRPr="00DB25C4">
              <w:rPr>
                <w:rFonts w:cstheme="minorHAnsi"/>
              </w:rPr>
              <w:t>sebagian</w:t>
            </w:r>
            <w:proofErr w:type="spellEnd"/>
            <w:r w:rsidRPr="00DB25C4">
              <w:rPr>
                <w:rFonts w:cstheme="minorHAnsi"/>
              </w:rPr>
              <w:t xml:space="preserve"> </w:t>
            </w:r>
            <w:proofErr w:type="spellStart"/>
            <w:r w:rsidRPr="00DB25C4">
              <w:rPr>
                <w:rFonts w:cstheme="minorHAnsi"/>
              </w:rPr>
              <w:t>kecil</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yang </w:t>
            </w:r>
            <w:proofErr w:type="spellStart"/>
            <w:r w:rsidRPr="00DB25C4">
              <w:rPr>
                <w:rFonts w:cstheme="minorHAnsi"/>
              </w:rPr>
              <w:t>merasa</w:t>
            </w:r>
            <w:proofErr w:type="spellEnd"/>
            <w:r w:rsidRPr="00DB25C4">
              <w:rPr>
                <w:rFonts w:cstheme="minorHAnsi"/>
              </w:rPr>
              <w:t xml:space="preserve">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puas</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program </w:t>
            </w:r>
            <w:proofErr w:type="spellStart"/>
            <w:r w:rsidRPr="00DB25C4">
              <w:rPr>
                <w:rFonts w:cstheme="minorHAnsi"/>
              </w:rPr>
              <w:t>layanan</w:t>
            </w:r>
            <w:proofErr w:type="spellEnd"/>
            <w:r w:rsidRPr="00DB25C4">
              <w:rPr>
                <w:rFonts w:cstheme="minorHAnsi"/>
              </w:rPr>
              <w:t xml:space="preserve"> </w:t>
            </w:r>
            <w:proofErr w:type="spellStart"/>
            <w:r w:rsidRPr="00DB25C4">
              <w:rPr>
                <w:rFonts w:cstheme="minorHAnsi"/>
              </w:rPr>
              <w:t>pembinaan</w:t>
            </w:r>
            <w:proofErr w:type="spellEnd"/>
            <w:r w:rsidRPr="00DB25C4">
              <w:rPr>
                <w:rFonts w:cstheme="minorHAnsi"/>
              </w:rPr>
              <w:t xml:space="preserve"> </w:t>
            </w:r>
            <w:proofErr w:type="spellStart"/>
            <w:r w:rsidRPr="00DB25C4">
              <w:rPr>
                <w:rFonts w:cstheme="minorHAnsi"/>
              </w:rPr>
              <w:t>bakat</w:t>
            </w:r>
            <w:proofErr w:type="spellEnd"/>
            <w:r w:rsidRPr="00DB25C4">
              <w:rPr>
                <w:rFonts w:cstheme="minorHAnsi"/>
              </w:rPr>
              <w:t xml:space="preserve"> yang </w:t>
            </w:r>
            <w:proofErr w:type="spellStart"/>
            <w:r w:rsidRPr="00DB25C4">
              <w:rPr>
                <w:rFonts w:cstheme="minorHAnsi"/>
              </w:rPr>
              <w:t>diberikan</w:t>
            </w:r>
            <w:proofErr w:type="spellEnd"/>
            <w:r w:rsidRPr="00DB25C4">
              <w:rPr>
                <w:rFonts w:cstheme="minorHAnsi"/>
              </w:rPr>
              <w:t xml:space="preserve"> oleh PPBM</w:t>
            </w:r>
          </w:p>
          <w:p w14:paraId="3F6CE491" w14:textId="77777777" w:rsidR="001E7FBB" w:rsidRPr="00DB25C4" w:rsidRDefault="001E7FBB" w:rsidP="009F6099">
            <w:pPr>
              <w:pStyle w:val="ListParagraph"/>
              <w:numPr>
                <w:ilvl w:val="0"/>
                <w:numId w:val="78"/>
              </w:numPr>
              <w:spacing w:after="0" w:line="240" w:lineRule="auto"/>
              <w:ind w:left="202" w:hanging="202"/>
              <w:rPr>
                <w:rFonts w:cstheme="minorHAnsi"/>
              </w:rPr>
            </w:pPr>
            <w:r w:rsidRPr="00DB25C4">
              <w:rPr>
                <w:rFonts w:cstheme="minorHAnsi"/>
              </w:rPr>
              <w:t xml:space="preserve">Program </w:t>
            </w:r>
            <w:proofErr w:type="spellStart"/>
            <w:r w:rsidRPr="00DB25C4">
              <w:rPr>
                <w:rFonts w:cstheme="minorHAnsi"/>
              </w:rPr>
              <w:t>layanan</w:t>
            </w:r>
            <w:proofErr w:type="spellEnd"/>
            <w:r w:rsidRPr="00DB25C4">
              <w:rPr>
                <w:rFonts w:cstheme="minorHAnsi"/>
              </w:rPr>
              <w:t xml:space="preserve"> </w:t>
            </w:r>
            <w:proofErr w:type="spellStart"/>
            <w:r w:rsidRPr="00DB25C4">
              <w:rPr>
                <w:rFonts w:cstheme="minorHAnsi"/>
              </w:rPr>
              <w:t>penalaran</w:t>
            </w:r>
            <w:proofErr w:type="spellEnd"/>
            <w:r w:rsidRPr="00DB25C4">
              <w:rPr>
                <w:rFonts w:cstheme="minorHAnsi"/>
              </w:rPr>
              <w:t xml:space="preserve"> PPBM </w:t>
            </w:r>
            <w:proofErr w:type="spellStart"/>
            <w:r w:rsidRPr="00DB25C4">
              <w:rPr>
                <w:rFonts w:cstheme="minorHAnsi"/>
              </w:rPr>
              <w:t>masih</w:t>
            </w:r>
            <w:proofErr w:type="spellEnd"/>
            <w:r w:rsidRPr="00DB25C4">
              <w:rPr>
                <w:rFonts w:cstheme="minorHAnsi"/>
              </w:rPr>
              <w:t xml:space="preserve">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ditingkatkan</w:t>
            </w:r>
            <w:proofErr w:type="spellEnd"/>
            <w:r w:rsidRPr="00DB25C4">
              <w:rPr>
                <w:rFonts w:cstheme="minorHAnsi"/>
              </w:rPr>
              <w:t xml:space="preserve"> agar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mengakomodasi</w:t>
            </w:r>
            <w:proofErr w:type="spellEnd"/>
            <w:r w:rsidRPr="00DB25C4">
              <w:rPr>
                <w:rFonts w:cstheme="minorHAnsi"/>
              </w:rPr>
              <w:t xml:space="preserve"> </w:t>
            </w:r>
            <w:proofErr w:type="spellStart"/>
            <w:r w:rsidRPr="00DB25C4">
              <w:rPr>
                <w:rFonts w:cstheme="minorHAnsi"/>
              </w:rPr>
              <w:t>kebutuhan</w:t>
            </w:r>
            <w:proofErr w:type="spellEnd"/>
            <w:r w:rsidRPr="00DB25C4">
              <w:rPr>
                <w:rFonts w:cstheme="minorHAnsi"/>
              </w:rPr>
              <w:t xml:space="preserve"> </w:t>
            </w:r>
            <w:proofErr w:type="spellStart"/>
            <w:r w:rsidRPr="00DB25C4">
              <w:rPr>
                <w:rFonts w:cstheme="minorHAnsi"/>
              </w:rPr>
              <w:t>semua</w:t>
            </w:r>
            <w:proofErr w:type="spellEnd"/>
            <w:r w:rsidRPr="00DB25C4">
              <w:rPr>
                <w:rFonts w:cstheme="minorHAnsi"/>
              </w:rPr>
              <w:t xml:space="preserve"> </w:t>
            </w:r>
            <w:proofErr w:type="spellStart"/>
            <w:r w:rsidRPr="00DB25C4">
              <w:rPr>
                <w:rFonts w:cstheme="minorHAnsi"/>
              </w:rPr>
              <w:t>mahasiswa</w:t>
            </w:r>
            <w:proofErr w:type="spellEnd"/>
          </w:p>
          <w:p w14:paraId="4F896BD0" w14:textId="77777777" w:rsidR="001E7FBB" w:rsidRPr="00DB25C4" w:rsidRDefault="001E7FBB" w:rsidP="00687314">
            <w:pPr>
              <w:spacing w:after="0" w:line="240" w:lineRule="auto"/>
              <w:rPr>
                <w:rFonts w:cstheme="minorHAnsi"/>
              </w:rPr>
            </w:pPr>
          </w:p>
        </w:tc>
      </w:tr>
      <w:tr w:rsidR="001E7FBB" w:rsidRPr="00DB25C4" w14:paraId="37913770" w14:textId="77777777" w:rsidTr="00687314">
        <w:tc>
          <w:tcPr>
            <w:tcW w:w="5085" w:type="dxa"/>
          </w:tcPr>
          <w:p w14:paraId="3D7743B4"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t>Peluang</w:t>
            </w:r>
            <w:proofErr w:type="spellEnd"/>
          </w:p>
          <w:p w14:paraId="236D2F1A" w14:textId="77777777" w:rsidR="001E7FBB" w:rsidRPr="00DB25C4" w:rsidRDefault="001E7FBB" w:rsidP="00687314">
            <w:pPr>
              <w:spacing w:after="0" w:line="240" w:lineRule="auto"/>
              <w:jc w:val="center"/>
              <w:rPr>
                <w:rFonts w:cstheme="minorHAnsi"/>
                <w:b/>
                <w:bCs/>
              </w:rPr>
            </w:pPr>
          </w:p>
          <w:p w14:paraId="2EB4C2B3" w14:textId="77777777" w:rsidR="001E7FBB" w:rsidRPr="00DB25C4" w:rsidRDefault="001E7FBB" w:rsidP="009F6099">
            <w:pPr>
              <w:pStyle w:val="ListParagraph"/>
              <w:numPr>
                <w:ilvl w:val="0"/>
                <w:numId w:val="80"/>
              </w:numPr>
              <w:spacing w:after="0" w:line="240" w:lineRule="auto"/>
              <w:ind w:left="157" w:hanging="180"/>
              <w:rPr>
                <w:rFonts w:cstheme="minorHAnsi"/>
              </w:rPr>
            </w:pPr>
            <w:r w:rsidRPr="00DB25C4">
              <w:rPr>
                <w:rFonts w:cstheme="minorHAnsi"/>
              </w:rPr>
              <w:lastRenderedPageBreak/>
              <w:t xml:space="preserve">PPBM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memperbaiki</w:t>
            </w:r>
            <w:proofErr w:type="spellEnd"/>
            <w:r w:rsidRPr="00DB25C4">
              <w:rPr>
                <w:rFonts w:cstheme="minorHAnsi"/>
              </w:rPr>
              <w:t xml:space="preserve"> dan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program </w:t>
            </w:r>
            <w:proofErr w:type="spellStart"/>
            <w:r w:rsidRPr="00DB25C4">
              <w:rPr>
                <w:rFonts w:cstheme="minorHAnsi"/>
              </w:rPr>
              <w:t>layanan</w:t>
            </w:r>
            <w:proofErr w:type="spellEnd"/>
            <w:r w:rsidRPr="00DB25C4">
              <w:rPr>
                <w:rFonts w:cstheme="minorHAnsi"/>
              </w:rPr>
              <w:t xml:space="preserve"> dan </w:t>
            </w:r>
            <w:proofErr w:type="spellStart"/>
            <w:r w:rsidRPr="00DB25C4">
              <w:rPr>
                <w:rFonts w:cstheme="minorHAnsi"/>
              </w:rPr>
              <w:t>pembinaan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berdasarkan</w:t>
            </w:r>
            <w:proofErr w:type="spellEnd"/>
            <w:r w:rsidRPr="00DB25C4">
              <w:rPr>
                <w:rFonts w:cstheme="minorHAnsi"/>
              </w:rPr>
              <w:t xml:space="preserve"> </w:t>
            </w:r>
            <w:proofErr w:type="spellStart"/>
            <w:r w:rsidRPr="00DB25C4">
              <w:rPr>
                <w:rFonts w:cstheme="minorHAnsi"/>
              </w:rPr>
              <w:t>masukan</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yang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puas</w:t>
            </w:r>
            <w:proofErr w:type="spellEnd"/>
            <w:r w:rsidRPr="00DB25C4">
              <w:rPr>
                <w:rFonts w:cstheme="minorHAnsi"/>
              </w:rPr>
              <w:t xml:space="preserve"> </w:t>
            </w:r>
          </w:p>
          <w:p w14:paraId="679E2717" w14:textId="77777777" w:rsidR="001E7FBB" w:rsidRPr="00DB25C4" w:rsidRDefault="001E7FBB" w:rsidP="009F6099">
            <w:pPr>
              <w:pStyle w:val="ListParagraph"/>
              <w:numPr>
                <w:ilvl w:val="0"/>
                <w:numId w:val="80"/>
              </w:numPr>
              <w:spacing w:after="0" w:line="240" w:lineRule="auto"/>
              <w:ind w:left="157" w:hanging="180"/>
              <w:rPr>
                <w:rFonts w:cstheme="minorHAnsi"/>
              </w:rPr>
            </w:pPr>
            <w:r w:rsidRPr="00DB25C4">
              <w:rPr>
                <w:rFonts w:cstheme="minorHAnsi"/>
              </w:rPr>
              <w:t xml:space="preserve">PPBM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program </w:t>
            </w:r>
            <w:proofErr w:type="spellStart"/>
            <w:r w:rsidRPr="00DB25C4">
              <w:rPr>
                <w:rFonts w:cstheme="minorHAnsi"/>
              </w:rPr>
              <w:t>layanan</w:t>
            </w:r>
            <w:proofErr w:type="spellEnd"/>
            <w:r w:rsidRPr="00DB25C4">
              <w:rPr>
                <w:rFonts w:cstheme="minorHAnsi"/>
              </w:rPr>
              <w:t xml:space="preserve"> dan </w:t>
            </w:r>
            <w:proofErr w:type="spellStart"/>
            <w:r w:rsidRPr="00DB25C4">
              <w:rPr>
                <w:rFonts w:cstheme="minorHAnsi"/>
              </w:rPr>
              <w:t>pembinaan</w:t>
            </w:r>
            <w:proofErr w:type="spellEnd"/>
            <w:r w:rsidRPr="00DB25C4">
              <w:rPr>
                <w:rFonts w:cstheme="minorHAnsi"/>
              </w:rPr>
              <w:t xml:space="preserve"> </w:t>
            </w:r>
            <w:proofErr w:type="spellStart"/>
            <w:r w:rsidRPr="00DB25C4">
              <w:rPr>
                <w:rFonts w:cstheme="minorHAnsi"/>
              </w:rPr>
              <w:t>bakat</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mengembangkan</w:t>
            </w:r>
            <w:proofErr w:type="spellEnd"/>
            <w:r w:rsidRPr="00DB25C4">
              <w:rPr>
                <w:rFonts w:cstheme="minorHAnsi"/>
              </w:rPr>
              <w:t xml:space="preserve"> program yang </w:t>
            </w:r>
            <w:proofErr w:type="spellStart"/>
            <w:r w:rsidRPr="00DB25C4">
              <w:rPr>
                <w:rFonts w:cstheme="minorHAnsi"/>
              </w:rPr>
              <w:t>dianggap</w:t>
            </w:r>
            <w:proofErr w:type="spellEnd"/>
            <w:r w:rsidRPr="00DB25C4">
              <w:rPr>
                <w:rFonts w:cstheme="minorHAnsi"/>
              </w:rPr>
              <w:t xml:space="preserve"> </w:t>
            </w:r>
            <w:proofErr w:type="spellStart"/>
            <w:r w:rsidRPr="00DB25C4">
              <w:rPr>
                <w:rFonts w:cstheme="minorHAnsi"/>
              </w:rPr>
              <w:t>berhasil</w:t>
            </w:r>
            <w:proofErr w:type="spellEnd"/>
            <w:r w:rsidRPr="00DB25C4">
              <w:rPr>
                <w:rFonts w:cstheme="minorHAnsi"/>
              </w:rPr>
              <w:t xml:space="preserve"> oleh </w:t>
            </w:r>
            <w:proofErr w:type="spellStart"/>
            <w:r w:rsidRPr="00DB25C4">
              <w:rPr>
                <w:rFonts w:cstheme="minorHAnsi"/>
              </w:rPr>
              <w:t>mahasiswa</w:t>
            </w:r>
            <w:proofErr w:type="spellEnd"/>
          </w:p>
          <w:p w14:paraId="394E83EF" w14:textId="77777777" w:rsidR="001E7FBB" w:rsidRPr="00DB25C4" w:rsidRDefault="001E7FBB" w:rsidP="009F6099">
            <w:pPr>
              <w:pStyle w:val="ListParagraph"/>
              <w:numPr>
                <w:ilvl w:val="0"/>
                <w:numId w:val="80"/>
              </w:numPr>
              <w:spacing w:after="0" w:line="240" w:lineRule="auto"/>
              <w:ind w:left="157" w:hanging="180"/>
              <w:rPr>
                <w:rFonts w:cstheme="minorHAnsi"/>
              </w:rPr>
            </w:pPr>
            <w:r w:rsidRPr="00DB25C4">
              <w:rPr>
                <w:rFonts w:cstheme="minorHAnsi"/>
              </w:rPr>
              <w:t xml:space="preserve">PPBM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program </w:t>
            </w:r>
            <w:proofErr w:type="spellStart"/>
            <w:r w:rsidRPr="00DB25C4">
              <w:rPr>
                <w:rFonts w:cstheme="minorHAnsi"/>
              </w:rPr>
              <w:t>layanan</w:t>
            </w:r>
            <w:proofErr w:type="spellEnd"/>
            <w:r w:rsidRPr="00DB25C4">
              <w:rPr>
                <w:rFonts w:cstheme="minorHAnsi"/>
              </w:rPr>
              <w:t xml:space="preserve"> </w:t>
            </w:r>
            <w:proofErr w:type="spellStart"/>
            <w:r w:rsidRPr="00DB25C4">
              <w:rPr>
                <w:rFonts w:cstheme="minorHAnsi"/>
              </w:rPr>
              <w:t>penalaran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mempertimbangkan</w:t>
            </w:r>
            <w:proofErr w:type="spellEnd"/>
            <w:r w:rsidRPr="00DB25C4">
              <w:rPr>
                <w:rFonts w:cstheme="minorHAnsi"/>
              </w:rPr>
              <w:t xml:space="preserve"> </w:t>
            </w:r>
            <w:proofErr w:type="spellStart"/>
            <w:r w:rsidRPr="00DB25C4">
              <w:rPr>
                <w:rFonts w:cstheme="minorHAnsi"/>
              </w:rPr>
              <w:t>umpan</w:t>
            </w:r>
            <w:proofErr w:type="spellEnd"/>
            <w:r w:rsidRPr="00DB25C4">
              <w:rPr>
                <w:rFonts w:cstheme="minorHAnsi"/>
              </w:rPr>
              <w:t xml:space="preserve"> </w:t>
            </w:r>
            <w:proofErr w:type="spellStart"/>
            <w:r w:rsidRPr="00DB25C4">
              <w:rPr>
                <w:rFonts w:cstheme="minorHAnsi"/>
              </w:rPr>
              <w:t>balik</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dan </w:t>
            </w:r>
            <w:proofErr w:type="spellStart"/>
            <w:r w:rsidRPr="00DB25C4">
              <w:rPr>
                <w:rFonts w:cstheme="minorHAnsi"/>
              </w:rPr>
              <w:t>mengatasi</w:t>
            </w:r>
            <w:proofErr w:type="spellEnd"/>
            <w:r w:rsidRPr="00DB25C4">
              <w:rPr>
                <w:rFonts w:cstheme="minorHAnsi"/>
              </w:rPr>
              <w:t xml:space="preserve"> </w:t>
            </w:r>
            <w:proofErr w:type="spellStart"/>
            <w:r w:rsidRPr="00DB25C4">
              <w:rPr>
                <w:rFonts w:cstheme="minorHAnsi"/>
              </w:rPr>
              <w:t>kekurangan</w:t>
            </w:r>
            <w:proofErr w:type="spellEnd"/>
            <w:r w:rsidRPr="00DB25C4">
              <w:rPr>
                <w:rFonts w:cstheme="minorHAnsi"/>
              </w:rPr>
              <w:t xml:space="preserve"> yang </w:t>
            </w:r>
            <w:proofErr w:type="spellStart"/>
            <w:r w:rsidRPr="00DB25C4">
              <w:rPr>
                <w:rFonts w:cstheme="minorHAnsi"/>
              </w:rPr>
              <w:t>teridentifikasi</w:t>
            </w:r>
            <w:proofErr w:type="spellEnd"/>
          </w:p>
          <w:p w14:paraId="142834DA" w14:textId="77777777" w:rsidR="001E7FBB" w:rsidRPr="00DB25C4" w:rsidRDefault="001E7FBB" w:rsidP="00687314">
            <w:pPr>
              <w:spacing w:after="0" w:line="240" w:lineRule="auto"/>
              <w:rPr>
                <w:rFonts w:cstheme="minorHAnsi"/>
              </w:rPr>
            </w:pPr>
          </w:p>
        </w:tc>
        <w:tc>
          <w:tcPr>
            <w:tcW w:w="5085" w:type="dxa"/>
          </w:tcPr>
          <w:p w14:paraId="65805E8B" w14:textId="77777777" w:rsidR="001E7FBB" w:rsidRPr="00DB25C4" w:rsidRDefault="001E7FBB" w:rsidP="00687314">
            <w:pPr>
              <w:spacing w:after="0" w:line="240" w:lineRule="auto"/>
              <w:jc w:val="center"/>
              <w:rPr>
                <w:rFonts w:cstheme="minorHAnsi"/>
                <w:b/>
                <w:bCs/>
              </w:rPr>
            </w:pPr>
            <w:proofErr w:type="spellStart"/>
            <w:r w:rsidRPr="00DB25C4">
              <w:rPr>
                <w:rFonts w:cstheme="minorHAnsi"/>
                <w:b/>
                <w:bCs/>
              </w:rPr>
              <w:lastRenderedPageBreak/>
              <w:t>Ancaman</w:t>
            </w:r>
            <w:proofErr w:type="spellEnd"/>
          </w:p>
          <w:p w14:paraId="08B7E20D" w14:textId="77777777" w:rsidR="001E7FBB" w:rsidRPr="00DB25C4" w:rsidRDefault="001E7FBB" w:rsidP="00687314">
            <w:pPr>
              <w:spacing w:after="0" w:line="240" w:lineRule="auto"/>
              <w:jc w:val="center"/>
              <w:rPr>
                <w:rFonts w:cstheme="minorHAnsi"/>
                <w:b/>
                <w:bCs/>
              </w:rPr>
            </w:pPr>
          </w:p>
          <w:p w14:paraId="1167C140" w14:textId="77777777" w:rsidR="001E7FBB" w:rsidRPr="00DB25C4" w:rsidRDefault="001E7FBB" w:rsidP="009F6099">
            <w:pPr>
              <w:pStyle w:val="ListParagraph"/>
              <w:numPr>
                <w:ilvl w:val="0"/>
                <w:numId w:val="79"/>
              </w:numPr>
              <w:spacing w:after="0" w:line="240" w:lineRule="auto"/>
              <w:ind w:left="202" w:hanging="202"/>
              <w:rPr>
                <w:rFonts w:cstheme="minorHAnsi"/>
              </w:rPr>
            </w:pPr>
            <w:proofErr w:type="spellStart"/>
            <w:r w:rsidRPr="00DB25C4">
              <w:rPr>
                <w:rFonts w:cstheme="minorHAnsi"/>
              </w:rPr>
              <w:lastRenderedPageBreak/>
              <w:t>Persaingan</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universitas lain yang </w:t>
            </w:r>
            <w:proofErr w:type="spellStart"/>
            <w:r w:rsidRPr="00DB25C4">
              <w:rPr>
                <w:rFonts w:cstheme="minorHAnsi"/>
              </w:rPr>
              <w:t>memiliki</w:t>
            </w:r>
            <w:proofErr w:type="spellEnd"/>
            <w:r w:rsidRPr="00DB25C4">
              <w:rPr>
                <w:rFonts w:cstheme="minorHAnsi"/>
              </w:rPr>
              <w:t xml:space="preserve"> program </w:t>
            </w:r>
            <w:proofErr w:type="spellStart"/>
            <w:r w:rsidRPr="00DB25C4">
              <w:rPr>
                <w:rFonts w:cstheme="minorHAnsi"/>
              </w:rPr>
              <w:t>layanan</w:t>
            </w:r>
            <w:proofErr w:type="spellEnd"/>
            <w:r w:rsidRPr="00DB25C4">
              <w:rPr>
                <w:rFonts w:cstheme="minorHAnsi"/>
              </w:rPr>
              <w:t xml:space="preserve"> dan </w:t>
            </w:r>
            <w:proofErr w:type="spellStart"/>
            <w:r w:rsidRPr="00DB25C4">
              <w:rPr>
                <w:rFonts w:cstheme="minorHAnsi"/>
              </w:rPr>
              <w:t>pembinaan</w:t>
            </w:r>
            <w:proofErr w:type="spellEnd"/>
            <w:r w:rsidRPr="00DB25C4">
              <w:rPr>
                <w:rFonts w:cstheme="minorHAnsi"/>
              </w:rPr>
              <w:t xml:space="preserve"> yang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baik</w:t>
            </w:r>
            <w:proofErr w:type="spellEnd"/>
          </w:p>
          <w:p w14:paraId="546D7463" w14:textId="77777777" w:rsidR="001E7FBB" w:rsidRPr="00DB25C4" w:rsidRDefault="001E7FBB" w:rsidP="009F6099">
            <w:pPr>
              <w:pStyle w:val="ListParagraph"/>
              <w:numPr>
                <w:ilvl w:val="0"/>
                <w:numId w:val="79"/>
              </w:numPr>
              <w:spacing w:after="0" w:line="240" w:lineRule="auto"/>
              <w:ind w:left="202" w:hanging="202"/>
              <w:rPr>
                <w:rFonts w:cstheme="minorHAnsi"/>
              </w:rPr>
            </w:pP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ada</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yang </w:t>
            </w:r>
            <w:proofErr w:type="spellStart"/>
            <w:r w:rsidRPr="00DB25C4">
              <w:rPr>
                <w:rFonts w:cstheme="minorHAnsi"/>
              </w:rPr>
              <w:t>cukup</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memperbaiki</w:t>
            </w:r>
            <w:proofErr w:type="spellEnd"/>
            <w:r w:rsidRPr="00DB25C4">
              <w:rPr>
                <w:rFonts w:cstheme="minorHAnsi"/>
              </w:rPr>
              <w:t xml:space="preserve"> program-program yang </w:t>
            </w:r>
            <w:proofErr w:type="spellStart"/>
            <w:r w:rsidRPr="00DB25C4">
              <w:rPr>
                <w:rFonts w:cstheme="minorHAnsi"/>
              </w:rPr>
              <w:t>kurang</w:t>
            </w:r>
            <w:proofErr w:type="spellEnd"/>
            <w:r w:rsidRPr="00DB25C4">
              <w:rPr>
                <w:rFonts w:cstheme="minorHAnsi"/>
              </w:rPr>
              <w:t xml:space="preserve"> </w:t>
            </w:r>
            <w:proofErr w:type="spellStart"/>
            <w:r w:rsidRPr="00DB25C4">
              <w:rPr>
                <w:rFonts w:cstheme="minorHAnsi"/>
              </w:rPr>
              <w:t>memuaskan</w:t>
            </w:r>
            <w:proofErr w:type="spellEnd"/>
          </w:p>
          <w:p w14:paraId="0616E664" w14:textId="77777777" w:rsidR="001E7FBB" w:rsidRPr="00DB25C4" w:rsidRDefault="001E7FBB" w:rsidP="009F6099">
            <w:pPr>
              <w:pStyle w:val="ListParagraph"/>
              <w:numPr>
                <w:ilvl w:val="0"/>
                <w:numId w:val="79"/>
              </w:numPr>
              <w:spacing w:after="0" w:line="240" w:lineRule="auto"/>
              <w:ind w:left="202" w:hanging="202"/>
              <w:rPr>
                <w:rFonts w:cstheme="minorHAnsi"/>
              </w:rPr>
            </w:pP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mungkin</w:t>
            </w:r>
            <w:proofErr w:type="spellEnd"/>
            <w:r w:rsidRPr="00DB25C4">
              <w:rPr>
                <w:rFonts w:cstheme="minorHAnsi"/>
              </w:rPr>
              <w:t xml:space="preserve">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minat</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mengikuti</w:t>
            </w:r>
            <w:proofErr w:type="spellEnd"/>
            <w:r w:rsidRPr="00DB25C4">
              <w:rPr>
                <w:rFonts w:cstheme="minorHAnsi"/>
              </w:rPr>
              <w:t xml:space="preserve"> program </w:t>
            </w:r>
            <w:proofErr w:type="spellStart"/>
            <w:r w:rsidRPr="00DB25C4">
              <w:rPr>
                <w:rFonts w:cstheme="minorHAnsi"/>
              </w:rPr>
              <w:t>layanan</w:t>
            </w:r>
            <w:proofErr w:type="spellEnd"/>
            <w:r w:rsidRPr="00DB25C4">
              <w:rPr>
                <w:rFonts w:cstheme="minorHAnsi"/>
              </w:rPr>
              <w:t xml:space="preserve"> dan </w:t>
            </w:r>
            <w:proofErr w:type="spellStart"/>
            <w:r w:rsidRPr="00DB25C4">
              <w:rPr>
                <w:rFonts w:cstheme="minorHAnsi"/>
              </w:rPr>
              <w:t>pembinaan</w:t>
            </w:r>
            <w:proofErr w:type="spellEnd"/>
            <w:r w:rsidRPr="00DB25C4">
              <w:rPr>
                <w:rFonts w:cstheme="minorHAnsi"/>
              </w:rPr>
              <w:t xml:space="preserve"> yang </w:t>
            </w:r>
            <w:proofErr w:type="spellStart"/>
            <w:r w:rsidRPr="00DB25C4">
              <w:rPr>
                <w:rFonts w:cstheme="minorHAnsi"/>
              </w:rPr>
              <w:t>disediakan</w:t>
            </w:r>
            <w:proofErr w:type="spellEnd"/>
            <w:r w:rsidRPr="00DB25C4">
              <w:rPr>
                <w:rFonts w:cstheme="minorHAnsi"/>
              </w:rPr>
              <w:t xml:space="preserve"> oleh PPBM</w:t>
            </w:r>
          </w:p>
        </w:tc>
      </w:tr>
    </w:tbl>
    <w:p w14:paraId="59088480" w14:textId="77777777" w:rsidR="001E7FBB" w:rsidRPr="00DB25C4" w:rsidRDefault="001E7FBB" w:rsidP="00687314">
      <w:pPr>
        <w:spacing w:after="0" w:line="240" w:lineRule="auto"/>
        <w:ind w:left="101"/>
        <w:rPr>
          <w:rFonts w:eastAsia="Calibri" w:cstheme="minorHAnsi"/>
          <w:b/>
          <w:bCs/>
          <w:spacing w:val="1"/>
        </w:rPr>
      </w:pPr>
    </w:p>
    <w:p w14:paraId="36D000E9" w14:textId="77777777" w:rsidR="001E7FBB" w:rsidRPr="00DB25C4" w:rsidRDefault="001E7FBB" w:rsidP="00687314">
      <w:pPr>
        <w:spacing w:after="0" w:line="240" w:lineRule="auto"/>
        <w:ind w:left="101"/>
        <w:jc w:val="both"/>
        <w:rPr>
          <w:rFonts w:eastAsia="Calibri" w:cstheme="minorHAnsi"/>
          <w:b/>
          <w:bCs/>
          <w:spacing w:val="1"/>
        </w:rPr>
      </w:pPr>
      <w:proofErr w:type="spellStart"/>
      <w:r w:rsidRPr="00DB25C4">
        <w:rPr>
          <w:rFonts w:cstheme="minorHAnsi"/>
        </w:rPr>
        <w:t>Kesimpulannya</w:t>
      </w:r>
      <w:proofErr w:type="spellEnd"/>
      <w:r w:rsidRPr="00DB25C4">
        <w:rPr>
          <w:rFonts w:cstheme="minorHAnsi"/>
        </w:rPr>
        <w:t xml:space="preserve">, PPBM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kekuatan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menyediakan</w:t>
      </w:r>
      <w:proofErr w:type="spellEnd"/>
      <w:r w:rsidRPr="00DB25C4">
        <w:rPr>
          <w:rFonts w:cstheme="minorHAnsi"/>
        </w:rPr>
        <w:t xml:space="preserve"> program </w:t>
      </w:r>
      <w:proofErr w:type="spellStart"/>
      <w:r w:rsidRPr="00DB25C4">
        <w:rPr>
          <w:rFonts w:cstheme="minorHAnsi"/>
        </w:rPr>
        <w:t>layanan</w:t>
      </w:r>
      <w:proofErr w:type="spellEnd"/>
      <w:r w:rsidRPr="00DB25C4">
        <w:rPr>
          <w:rFonts w:cstheme="minorHAnsi"/>
        </w:rPr>
        <w:t xml:space="preserve"> dan </w:t>
      </w:r>
      <w:proofErr w:type="spellStart"/>
      <w:r w:rsidRPr="00DB25C4">
        <w:rPr>
          <w:rFonts w:cstheme="minorHAnsi"/>
        </w:rPr>
        <w:t>pembinaan</w:t>
      </w:r>
      <w:proofErr w:type="spellEnd"/>
      <w:r w:rsidRPr="00DB25C4">
        <w:rPr>
          <w:rFonts w:cstheme="minorHAnsi"/>
        </w:rPr>
        <w:t xml:space="preserve"> yang </w:t>
      </w:r>
      <w:proofErr w:type="spellStart"/>
      <w:r w:rsidRPr="00DB25C4">
        <w:rPr>
          <w:rFonts w:cstheme="minorHAnsi"/>
        </w:rPr>
        <w:t>disukai</w:t>
      </w:r>
      <w:proofErr w:type="spellEnd"/>
      <w:r w:rsidRPr="00DB25C4">
        <w:rPr>
          <w:rFonts w:cstheme="minorHAnsi"/>
        </w:rPr>
        <w:t xml:space="preserve"> oleh </w:t>
      </w:r>
      <w:proofErr w:type="spellStart"/>
      <w:r w:rsidRPr="00DB25C4">
        <w:rPr>
          <w:rFonts w:cstheme="minorHAnsi"/>
        </w:rPr>
        <w:t>mayoritas</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Namun</w:t>
      </w:r>
      <w:proofErr w:type="spellEnd"/>
      <w:r w:rsidRPr="00DB25C4">
        <w:rPr>
          <w:rFonts w:cstheme="minorHAnsi"/>
        </w:rPr>
        <w:t xml:space="preserve">, </w:t>
      </w:r>
      <w:proofErr w:type="spellStart"/>
      <w:r w:rsidRPr="00DB25C4">
        <w:rPr>
          <w:rFonts w:cstheme="minorHAnsi"/>
        </w:rPr>
        <w:t>ada</w:t>
      </w:r>
      <w:proofErr w:type="spellEnd"/>
      <w:r w:rsidRPr="00DB25C4">
        <w:rPr>
          <w:rFonts w:cstheme="minorHAnsi"/>
        </w:rPr>
        <w:t xml:space="preserve"> </w:t>
      </w:r>
      <w:proofErr w:type="spellStart"/>
      <w:r w:rsidRPr="00DB25C4">
        <w:rPr>
          <w:rFonts w:cstheme="minorHAnsi"/>
        </w:rPr>
        <w:t>beberapa</w:t>
      </w:r>
      <w:proofErr w:type="spellEnd"/>
      <w:r w:rsidRPr="00DB25C4">
        <w:rPr>
          <w:rFonts w:cstheme="minorHAnsi"/>
        </w:rPr>
        <w:t xml:space="preserve"> </w:t>
      </w:r>
      <w:proofErr w:type="spellStart"/>
      <w:r w:rsidRPr="00DB25C4">
        <w:rPr>
          <w:rFonts w:cstheme="minorHAnsi"/>
        </w:rPr>
        <w:t>kelemahan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program yang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diperbaiki</w:t>
      </w:r>
      <w:proofErr w:type="spellEnd"/>
      <w:r w:rsidRPr="00DB25C4">
        <w:rPr>
          <w:rFonts w:cstheme="minorHAnsi"/>
        </w:rPr>
        <w:t xml:space="preserve">. PPBM </w:t>
      </w:r>
      <w:proofErr w:type="spellStart"/>
      <w:r w:rsidRPr="00DB25C4">
        <w:rPr>
          <w:rFonts w:cstheme="minorHAnsi"/>
        </w:rPr>
        <w:t>harus</w:t>
      </w:r>
      <w:proofErr w:type="spellEnd"/>
      <w:r w:rsidRPr="00DB25C4">
        <w:rPr>
          <w:rFonts w:cstheme="minorHAnsi"/>
        </w:rPr>
        <w:t xml:space="preserve"> </w:t>
      </w:r>
      <w:proofErr w:type="spellStart"/>
      <w:r w:rsidRPr="00DB25C4">
        <w:rPr>
          <w:rFonts w:cstheme="minorHAnsi"/>
        </w:rPr>
        <w:t>memanfaatkan</w:t>
      </w:r>
      <w:proofErr w:type="spellEnd"/>
      <w:r w:rsidRPr="00DB25C4">
        <w:rPr>
          <w:rFonts w:cstheme="minorHAnsi"/>
        </w:rPr>
        <w:t xml:space="preserve"> </w:t>
      </w:r>
      <w:proofErr w:type="spellStart"/>
      <w:r w:rsidRPr="00DB25C4">
        <w:rPr>
          <w:rFonts w:cstheme="minorHAnsi"/>
        </w:rPr>
        <w:t>peluang</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program dan </w:t>
      </w:r>
      <w:proofErr w:type="spellStart"/>
      <w:r w:rsidRPr="00DB25C4">
        <w:rPr>
          <w:rFonts w:cstheme="minorHAnsi"/>
        </w:rPr>
        <w:t>memperbaiki</w:t>
      </w:r>
      <w:proofErr w:type="spellEnd"/>
      <w:r w:rsidRPr="00DB25C4">
        <w:rPr>
          <w:rFonts w:cstheme="minorHAnsi"/>
        </w:rPr>
        <w:t xml:space="preserve"> </w:t>
      </w:r>
      <w:proofErr w:type="spellStart"/>
      <w:r w:rsidRPr="00DB25C4">
        <w:rPr>
          <w:rFonts w:cstheme="minorHAnsi"/>
        </w:rPr>
        <w:t>kelemahan</w:t>
      </w:r>
      <w:proofErr w:type="spellEnd"/>
      <w:r w:rsidRPr="00DB25C4">
        <w:rPr>
          <w:rFonts w:cstheme="minorHAnsi"/>
        </w:rPr>
        <w:t xml:space="preserve"> yang </w:t>
      </w:r>
      <w:proofErr w:type="spellStart"/>
      <w:r w:rsidRPr="00DB25C4">
        <w:rPr>
          <w:rFonts w:cstheme="minorHAnsi"/>
        </w:rPr>
        <w:t>teridentifikasi</w:t>
      </w:r>
      <w:proofErr w:type="spellEnd"/>
      <w:r w:rsidRPr="00DB25C4">
        <w:rPr>
          <w:rFonts w:cstheme="minorHAnsi"/>
        </w:rPr>
        <w:t xml:space="preserve">. </w:t>
      </w:r>
      <w:proofErr w:type="spellStart"/>
      <w:r w:rsidRPr="00DB25C4">
        <w:rPr>
          <w:rFonts w:cstheme="minorHAnsi"/>
        </w:rPr>
        <w:t>Selain</w:t>
      </w:r>
      <w:proofErr w:type="spellEnd"/>
      <w:r w:rsidRPr="00DB25C4">
        <w:rPr>
          <w:rFonts w:cstheme="minorHAnsi"/>
        </w:rPr>
        <w:t xml:space="preserve"> </w:t>
      </w:r>
      <w:proofErr w:type="spellStart"/>
      <w:r w:rsidRPr="00DB25C4">
        <w:rPr>
          <w:rFonts w:cstheme="minorHAnsi"/>
        </w:rPr>
        <w:t>itu</w:t>
      </w:r>
      <w:proofErr w:type="spellEnd"/>
      <w:r w:rsidRPr="00DB25C4">
        <w:rPr>
          <w:rFonts w:cstheme="minorHAnsi"/>
        </w:rPr>
        <w:t xml:space="preserve">, PPBM juga </w:t>
      </w:r>
      <w:proofErr w:type="spellStart"/>
      <w:r w:rsidRPr="00DB25C4">
        <w:rPr>
          <w:rFonts w:cstheme="minorHAnsi"/>
        </w:rPr>
        <w:t>harus</w:t>
      </w:r>
      <w:proofErr w:type="spellEnd"/>
      <w:r w:rsidRPr="00DB25C4">
        <w:rPr>
          <w:rFonts w:cstheme="minorHAnsi"/>
        </w:rPr>
        <w:t xml:space="preserve"> </w:t>
      </w:r>
      <w:proofErr w:type="spellStart"/>
      <w:r w:rsidRPr="00DB25C4">
        <w:rPr>
          <w:rFonts w:cstheme="minorHAnsi"/>
        </w:rPr>
        <w:t>mengatasi</w:t>
      </w:r>
      <w:proofErr w:type="spellEnd"/>
      <w:r w:rsidRPr="00DB25C4">
        <w:rPr>
          <w:rFonts w:cstheme="minorHAnsi"/>
        </w:rPr>
        <w:t xml:space="preserve"> </w:t>
      </w:r>
      <w:proofErr w:type="spellStart"/>
      <w:r w:rsidRPr="00DB25C4">
        <w:rPr>
          <w:rFonts w:cstheme="minorHAnsi"/>
        </w:rPr>
        <w:t>ancaman</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persaingan</w:t>
      </w:r>
      <w:proofErr w:type="spellEnd"/>
      <w:r w:rsidRPr="00DB25C4">
        <w:rPr>
          <w:rFonts w:cstheme="minorHAnsi"/>
        </w:rPr>
        <w:t xml:space="preserve"> universitas lain dan </w:t>
      </w:r>
      <w:proofErr w:type="spellStart"/>
      <w:r w:rsidRPr="00DB25C4">
        <w:rPr>
          <w:rFonts w:cstheme="minorHAnsi"/>
        </w:rPr>
        <w:t>kendala</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memperbaiki</w:t>
      </w:r>
      <w:proofErr w:type="spellEnd"/>
      <w:r w:rsidRPr="00DB25C4">
        <w:rPr>
          <w:rFonts w:cstheme="minorHAnsi"/>
        </w:rPr>
        <w:t xml:space="preserve"> program-program yang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memuaskan</w:t>
      </w:r>
      <w:proofErr w:type="spellEnd"/>
    </w:p>
    <w:p w14:paraId="64BFBF63" w14:textId="77777777" w:rsidR="001E7FBB" w:rsidRPr="00DB25C4" w:rsidRDefault="001E7FBB" w:rsidP="00687314">
      <w:pPr>
        <w:spacing w:after="0" w:line="240" w:lineRule="auto"/>
        <w:ind w:left="101"/>
        <w:jc w:val="both"/>
        <w:rPr>
          <w:rFonts w:eastAsia="Calibri" w:cstheme="minorHAnsi"/>
          <w:b/>
          <w:bCs/>
          <w:spacing w:val="1"/>
        </w:rPr>
      </w:pPr>
    </w:p>
    <w:p w14:paraId="2B1E2384" w14:textId="77777777" w:rsidR="001E7FBB" w:rsidRPr="00DB25C4" w:rsidRDefault="001E7FBB" w:rsidP="00687314">
      <w:pPr>
        <w:spacing w:after="0" w:line="240" w:lineRule="auto"/>
        <w:ind w:left="101"/>
        <w:jc w:val="both"/>
        <w:rPr>
          <w:rFonts w:eastAsia="Calibri" w:cstheme="minorHAnsi"/>
        </w:rPr>
      </w:pPr>
      <w:r w:rsidRPr="00DB25C4">
        <w:rPr>
          <w:rFonts w:eastAsia="Calibri" w:cstheme="minorHAnsi"/>
          <w:b/>
          <w:bCs/>
          <w:spacing w:val="1"/>
        </w:rPr>
        <w:t>3</w:t>
      </w:r>
      <w:r w:rsidRPr="00DB25C4">
        <w:rPr>
          <w:rFonts w:eastAsia="Calibri" w:cstheme="minorHAnsi"/>
          <w:b/>
          <w:bCs/>
          <w:spacing w:val="-1"/>
        </w:rPr>
        <w:t>.</w:t>
      </w:r>
      <w:r w:rsidRPr="00DB25C4">
        <w:rPr>
          <w:rFonts w:eastAsia="Calibri" w:cstheme="minorHAnsi"/>
          <w:b/>
          <w:bCs/>
          <w:spacing w:val="1"/>
        </w:rPr>
        <w:t>2</w:t>
      </w:r>
      <w:r w:rsidRPr="00DB25C4">
        <w:rPr>
          <w:rFonts w:eastAsia="Calibri" w:cstheme="minorHAnsi"/>
          <w:b/>
          <w:bCs/>
          <w:spacing w:val="-1"/>
        </w:rPr>
        <w:t>.</w:t>
      </w:r>
      <w:r w:rsidRPr="00DB25C4">
        <w:rPr>
          <w:rFonts w:eastAsia="Calibri" w:cstheme="minorHAnsi"/>
          <w:b/>
          <w:bCs/>
        </w:rPr>
        <w:t>4</w:t>
      </w:r>
      <w:r w:rsidRPr="00DB25C4">
        <w:rPr>
          <w:rFonts w:eastAsia="Calibri" w:cstheme="minorHAnsi"/>
          <w:b/>
          <w:bCs/>
          <w:spacing w:val="-3"/>
        </w:rPr>
        <w:t xml:space="preserve"> </w:t>
      </w:r>
      <w:proofErr w:type="spellStart"/>
      <w:r w:rsidRPr="00DB25C4">
        <w:rPr>
          <w:rFonts w:eastAsia="Calibri" w:cstheme="minorHAnsi"/>
          <w:b/>
          <w:bCs/>
          <w:spacing w:val="1"/>
        </w:rPr>
        <w:t>T</w:t>
      </w:r>
      <w:r w:rsidRPr="00DB25C4">
        <w:rPr>
          <w:rFonts w:eastAsia="Calibri" w:cstheme="minorHAnsi"/>
          <w:b/>
          <w:bCs/>
          <w:spacing w:val="-1"/>
        </w:rPr>
        <w:t>inda</w:t>
      </w:r>
      <w:r w:rsidRPr="00DB25C4">
        <w:rPr>
          <w:rFonts w:eastAsia="Calibri" w:cstheme="minorHAnsi"/>
          <w:b/>
          <w:bCs/>
        </w:rPr>
        <w:t>k</w:t>
      </w:r>
      <w:proofErr w:type="spellEnd"/>
      <w:r w:rsidRPr="00DB25C4">
        <w:rPr>
          <w:rFonts w:eastAsia="Calibri" w:cstheme="minorHAnsi"/>
          <w:b/>
          <w:bCs/>
          <w:spacing w:val="3"/>
        </w:rPr>
        <w:t xml:space="preserve"> </w:t>
      </w:r>
      <w:proofErr w:type="spellStart"/>
      <w:r w:rsidRPr="00DB25C4">
        <w:rPr>
          <w:rFonts w:eastAsia="Calibri" w:cstheme="minorHAnsi"/>
          <w:b/>
          <w:bCs/>
        </w:rPr>
        <w:t>L</w:t>
      </w:r>
      <w:r w:rsidRPr="00DB25C4">
        <w:rPr>
          <w:rFonts w:eastAsia="Calibri" w:cstheme="minorHAnsi"/>
          <w:b/>
          <w:bCs/>
          <w:spacing w:val="-1"/>
        </w:rPr>
        <w:t>an</w:t>
      </w:r>
      <w:r w:rsidRPr="00DB25C4">
        <w:rPr>
          <w:rFonts w:eastAsia="Calibri" w:cstheme="minorHAnsi"/>
          <w:b/>
          <w:bCs/>
          <w:spacing w:val="1"/>
        </w:rPr>
        <w:t>j</w:t>
      </w:r>
      <w:r w:rsidRPr="00DB25C4">
        <w:rPr>
          <w:rFonts w:eastAsia="Calibri" w:cstheme="minorHAnsi"/>
          <w:b/>
          <w:bCs/>
          <w:spacing w:val="-1"/>
        </w:rPr>
        <w:t>u</w:t>
      </w:r>
      <w:r w:rsidRPr="00DB25C4">
        <w:rPr>
          <w:rFonts w:eastAsia="Calibri" w:cstheme="minorHAnsi"/>
          <w:b/>
          <w:bCs/>
        </w:rPr>
        <w:t>t</w:t>
      </w:r>
      <w:proofErr w:type="spellEnd"/>
    </w:p>
    <w:p w14:paraId="3E453DAB" w14:textId="77777777" w:rsidR="001E7FBB" w:rsidRPr="00DB25C4" w:rsidRDefault="001E7FBB" w:rsidP="00687314">
      <w:pPr>
        <w:spacing w:after="0" w:line="240" w:lineRule="auto"/>
        <w:ind w:left="214" w:right="188"/>
        <w:rPr>
          <w:rFonts w:eastAsia="Calibri" w:cstheme="minorHAnsi"/>
        </w:rPr>
      </w:pPr>
      <w:proofErr w:type="spellStart"/>
      <w:r w:rsidRPr="00DB25C4">
        <w:rPr>
          <w:rFonts w:eastAsia="Calibri" w:cstheme="minorHAnsi"/>
          <w:spacing w:val="-2"/>
        </w:rPr>
        <w:t>T</w:t>
      </w:r>
      <w:r w:rsidRPr="00DB25C4">
        <w:rPr>
          <w:rFonts w:eastAsia="Calibri" w:cstheme="minorHAnsi"/>
        </w:rPr>
        <w:t>i</w:t>
      </w:r>
      <w:r w:rsidRPr="00DB25C4">
        <w:rPr>
          <w:rFonts w:eastAsia="Calibri" w:cstheme="minorHAnsi"/>
          <w:spacing w:val="-1"/>
        </w:rPr>
        <w:t>nd</w:t>
      </w:r>
      <w:r w:rsidRPr="00DB25C4">
        <w:rPr>
          <w:rFonts w:eastAsia="Calibri" w:cstheme="minorHAnsi"/>
        </w:rPr>
        <w:t>ak</w:t>
      </w:r>
      <w:proofErr w:type="spellEnd"/>
      <w:r w:rsidRPr="00DB25C4">
        <w:rPr>
          <w:rFonts w:eastAsia="Calibri" w:cstheme="minorHAnsi"/>
          <w:spacing w:val="25"/>
        </w:rPr>
        <w:t xml:space="preserve"> </w:t>
      </w:r>
      <w:proofErr w:type="spellStart"/>
      <w:r w:rsidRPr="00DB25C4">
        <w:rPr>
          <w:rFonts w:eastAsia="Calibri" w:cstheme="minorHAnsi"/>
        </w:rPr>
        <w:t>la</w:t>
      </w:r>
      <w:r w:rsidRPr="00DB25C4">
        <w:rPr>
          <w:rFonts w:eastAsia="Calibri" w:cstheme="minorHAnsi"/>
          <w:spacing w:val="-1"/>
        </w:rPr>
        <w:t>n</w:t>
      </w:r>
      <w:r w:rsidRPr="00DB25C4">
        <w:rPr>
          <w:rFonts w:eastAsia="Calibri" w:cstheme="minorHAnsi"/>
        </w:rPr>
        <w:t>j</w:t>
      </w:r>
      <w:r w:rsidRPr="00DB25C4">
        <w:rPr>
          <w:rFonts w:eastAsia="Calibri" w:cstheme="minorHAnsi"/>
          <w:spacing w:val="-1"/>
        </w:rPr>
        <w:t>u</w:t>
      </w:r>
      <w:r w:rsidRPr="00DB25C4">
        <w:rPr>
          <w:rFonts w:eastAsia="Calibri" w:cstheme="minorHAnsi"/>
        </w:rPr>
        <w:t>t</w:t>
      </w:r>
      <w:proofErr w:type="spellEnd"/>
      <w:r w:rsidRPr="00DB25C4">
        <w:rPr>
          <w:rFonts w:eastAsia="Calibri" w:cstheme="minorHAnsi"/>
          <w:spacing w:val="26"/>
        </w:rPr>
        <w:t xml:space="preserve"> </w:t>
      </w:r>
      <w:r w:rsidRPr="00DB25C4">
        <w:rPr>
          <w:rFonts w:eastAsia="Calibri" w:cstheme="minorHAnsi"/>
          <w:spacing w:val="1"/>
        </w:rPr>
        <w:t>y</w:t>
      </w:r>
      <w:r w:rsidRPr="00DB25C4">
        <w:rPr>
          <w:rFonts w:eastAsia="Calibri" w:cstheme="minorHAnsi"/>
        </w:rPr>
        <w:t>a</w:t>
      </w:r>
      <w:r w:rsidRPr="00DB25C4">
        <w:rPr>
          <w:rFonts w:eastAsia="Calibri" w:cstheme="minorHAnsi"/>
          <w:spacing w:val="-1"/>
        </w:rPr>
        <w:t>n</w:t>
      </w:r>
      <w:r w:rsidRPr="00DB25C4">
        <w:rPr>
          <w:rFonts w:eastAsia="Calibri" w:cstheme="minorHAnsi"/>
        </w:rPr>
        <w:t>g</w:t>
      </w:r>
      <w:r w:rsidRPr="00DB25C4">
        <w:rPr>
          <w:rFonts w:eastAsia="Calibri" w:cstheme="minorHAnsi"/>
          <w:spacing w:val="24"/>
        </w:rPr>
        <w:t xml:space="preserve"> </w:t>
      </w:r>
      <w:proofErr w:type="spellStart"/>
      <w:r w:rsidRPr="00DB25C4">
        <w:rPr>
          <w:rFonts w:eastAsia="Calibri" w:cstheme="minorHAnsi"/>
          <w:spacing w:val="1"/>
        </w:rPr>
        <w:t>te</w:t>
      </w:r>
      <w:r w:rsidRPr="00DB25C4">
        <w:rPr>
          <w:rFonts w:eastAsia="Calibri" w:cstheme="minorHAnsi"/>
        </w:rPr>
        <w:t>lah</w:t>
      </w:r>
      <w:proofErr w:type="spellEnd"/>
      <w:r w:rsidRPr="00DB25C4">
        <w:rPr>
          <w:rFonts w:eastAsia="Calibri" w:cstheme="minorHAnsi"/>
          <w:spacing w:val="-10"/>
        </w:rPr>
        <w:t xml:space="preserve"> </w:t>
      </w:r>
      <w:proofErr w:type="spellStart"/>
      <w:r w:rsidRPr="00DB25C4">
        <w:rPr>
          <w:rFonts w:eastAsia="Calibri" w:cstheme="minorHAnsi"/>
          <w:spacing w:val="-1"/>
        </w:rPr>
        <w:t>d</w:t>
      </w:r>
      <w:r w:rsidRPr="00DB25C4">
        <w:rPr>
          <w:rFonts w:eastAsia="Calibri" w:cstheme="minorHAnsi"/>
        </w:rPr>
        <w:t>ia</w:t>
      </w:r>
      <w:r w:rsidRPr="00DB25C4">
        <w:rPr>
          <w:rFonts w:eastAsia="Calibri" w:cstheme="minorHAnsi"/>
          <w:spacing w:val="1"/>
        </w:rPr>
        <w:t>m</w:t>
      </w:r>
      <w:r w:rsidRPr="00DB25C4">
        <w:rPr>
          <w:rFonts w:eastAsia="Calibri" w:cstheme="minorHAnsi"/>
          <w:spacing w:val="-1"/>
        </w:rPr>
        <w:t>b</w:t>
      </w:r>
      <w:r w:rsidRPr="00DB25C4">
        <w:rPr>
          <w:rFonts w:eastAsia="Calibri" w:cstheme="minorHAnsi"/>
        </w:rPr>
        <w:t>il</w:t>
      </w:r>
      <w:proofErr w:type="spellEnd"/>
      <w:r w:rsidRPr="00DB25C4">
        <w:rPr>
          <w:rFonts w:eastAsia="Calibri" w:cstheme="minorHAnsi"/>
          <w:spacing w:val="42"/>
        </w:rPr>
        <w:t xml:space="preserve"> </w:t>
      </w:r>
      <w:proofErr w:type="spellStart"/>
      <w:r w:rsidRPr="00DB25C4">
        <w:rPr>
          <w:rFonts w:eastAsia="Calibri" w:cstheme="minorHAnsi"/>
          <w:spacing w:val="-1"/>
        </w:rPr>
        <w:t>d</w:t>
      </w:r>
      <w:r w:rsidRPr="00DB25C4">
        <w:rPr>
          <w:rFonts w:eastAsia="Calibri" w:cstheme="minorHAnsi"/>
        </w:rPr>
        <w:t>alam</w:t>
      </w:r>
      <w:proofErr w:type="spellEnd"/>
      <w:r w:rsidRPr="00DB25C4">
        <w:rPr>
          <w:rFonts w:eastAsia="Calibri" w:cstheme="minorHAnsi"/>
          <w:spacing w:val="41"/>
        </w:rPr>
        <w:t xml:space="preserve"> </w:t>
      </w:r>
      <w:proofErr w:type="spellStart"/>
      <w:r w:rsidRPr="00DB25C4">
        <w:rPr>
          <w:rFonts w:eastAsia="Calibri" w:cstheme="minorHAnsi"/>
        </w:rPr>
        <w:t>ra</w:t>
      </w:r>
      <w:r w:rsidRPr="00DB25C4">
        <w:rPr>
          <w:rFonts w:eastAsia="Calibri" w:cstheme="minorHAnsi"/>
          <w:spacing w:val="-1"/>
        </w:rPr>
        <w:t>ng</w:t>
      </w:r>
      <w:r w:rsidRPr="00DB25C4">
        <w:rPr>
          <w:rFonts w:eastAsia="Calibri" w:cstheme="minorHAnsi"/>
        </w:rPr>
        <w:t>ka</w:t>
      </w:r>
      <w:proofErr w:type="spellEnd"/>
      <w:r w:rsidRPr="00DB25C4">
        <w:rPr>
          <w:rFonts w:eastAsia="Calibri" w:cstheme="minorHAnsi"/>
          <w:spacing w:val="42"/>
        </w:rPr>
        <w:t xml:space="preserve"> </w:t>
      </w:r>
      <w:proofErr w:type="spellStart"/>
      <w:r w:rsidRPr="00DB25C4">
        <w:rPr>
          <w:rFonts w:eastAsia="Calibri" w:cstheme="minorHAnsi"/>
          <w:spacing w:val="1"/>
        </w:rPr>
        <w:t>m</w:t>
      </w:r>
      <w:r w:rsidRPr="00DB25C4">
        <w:rPr>
          <w:rFonts w:eastAsia="Calibri" w:cstheme="minorHAnsi"/>
          <w:spacing w:val="-2"/>
        </w:rPr>
        <w:t>e</w:t>
      </w:r>
      <w:r w:rsidRPr="00DB25C4">
        <w:rPr>
          <w:rFonts w:eastAsia="Calibri" w:cstheme="minorHAnsi"/>
          <w:spacing w:val="-1"/>
        </w:rPr>
        <w:t>n</w:t>
      </w:r>
      <w:r w:rsidRPr="00DB25C4">
        <w:rPr>
          <w:rFonts w:eastAsia="Calibri" w:cstheme="minorHAnsi"/>
        </w:rPr>
        <w:t>i</w:t>
      </w:r>
      <w:r w:rsidRPr="00DB25C4">
        <w:rPr>
          <w:rFonts w:eastAsia="Calibri" w:cstheme="minorHAnsi"/>
          <w:spacing w:val="-1"/>
        </w:rPr>
        <w:t>ng</w:t>
      </w:r>
      <w:r w:rsidRPr="00DB25C4">
        <w:rPr>
          <w:rFonts w:eastAsia="Calibri" w:cstheme="minorHAnsi"/>
        </w:rPr>
        <w:t>ka</w:t>
      </w:r>
      <w:r w:rsidRPr="00DB25C4">
        <w:rPr>
          <w:rFonts w:eastAsia="Calibri" w:cstheme="minorHAnsi"/>
          <w:spacing w:val="1"/>
        </w:rPr>
        <w:t>t</w:t>
      </w:r>
      <w:r w:rsidRPr="00DB25C4">
        <w:rPr>
          <w:rFonts w:eastAsia="Calibri" w:cstheme="minorHAnsi"/>
        </w:rPr>
        <w:t>kan</w:t>
      </w:r>
      <w:proofErr w:type="spellEnd"/>
      <w:r w:rsidRPr="00DB25C4">
        <w:rPr>
          <w:rFonts w:eastAsia="Calibri" w:cstheme="minorHAnsi"/>
          <w:spacing w:val="39"/>
        </w:rPr>
        <w:t xml:space="preserve"> </w:t>
      </w:r>
      <w:proofErr w:type="spellStart"/>
      <w:r w:rsidRPr="00DB25C4">
        <w:rPr>
          <w:rFonts w:eastAsia="Calibri" w:cstheme="minorHAnsi"/>
        </w:rPr>
        <w:t>j</w:t>
      </w:r>
      <w:r w:rsidRPr="00DB25C4">
        <w:rPr>
          <w:rFonts w:eastAsia="Calibri" w:cstheme="minorHAnsi"/>
          <w:spacing w:val="-1"/>
        </w:rPr>
        <w:t>u</w:t>
      </w:r>
      <w:r w:rsidRPr="00DB25C4">
        <w:rPr>
          <w:rFonts w:eastAsia="Calibri" w:cstheme="minorHAnsi"/>
          <w:spacing w:val="1"/>
        </w:rPr>
        <w:t>m</w:t>
      </w:r>
      <w:r w:rsidRPr="00DB25C4">
        <w:rPr>
          <w:rFonts w:eastAsia="Calibri" w:cstheme="minorHAnsi"/>
        </w:rPr>
        <w:t>lah</w:t>
      </w:r>
      <w:proofErr w:type="spellEnd"/>
      <w:r w:rsidRPr="00DB25C4">
        <w:rPr>
          <w:rFonts w:eastAsia="Calibri" w:cstheme="minorHAnsi"/>
          <w:spacing w:val="39"/>
        </w:rPr>
        <w:t xml:space="preserve"> </w:t>
      </w:r>
      <w:r w:rsidRPr="00DB25C4">
        <w:rPr>
          <w:rFonts w:eastAsia="Calibri" w:cstheme="minorHAnsi"/>
          <w:spacing w:val="-1"/>
        </w:rPr>
        <w:t>d</w:t>
      </w:r>
      <w:r w:rsidRPr="00DB25C4">
        <w:rPr>
          <w:rFonts w:eastAsia="Calibri" w:cstheme="minorHAnsi"/>
        </w:rPr>
        <w:t>an</w:t>
      </w:r>
      <w:r w:rsidRPr="00DB25C4">
        <w:rPr>
          <w:rFonts w:eastAsia="Calibri" w:cstheme="minorHAnsi"/>
          <w:spacing w:val="43"/>
        </w:rPr>
        <w:t xml:space="preserve"> </w:t>
      </w:r>
      <w:proofErr w:type="spellStart"/>
      <w:r w:rsidRPr="00DB25C4">
        <w:rPr>
          <w:rFonts w:eastAsia="Calibri" w:cstheme="minorHAnsi"/>
        </w:rPr>
        <w:t>k</w:t>
      </w:r>
      <w:r w:rsidRPr="00DB25C4">
        <w:rPr>
          <w:rFonts w:eastAsia="Calibri" w:cstheme="minorHAnsi"/>
          <w:spacing w:val="-1"/>
        </w:rPr>
        <w:t>u</w:t>
      </w:r>
      <w:r w:rsidRPr="00DB25C4">
        <w:rPr>
          <w:rFonts w:eastAsia="Calibri" w:cstheme="minorHAnsi"/>
        </w:rPr>
        <w:t>ali</w:t>
      </w:r>
      <w:r w:rsidRPr="00DB25C4">
        <w:rPr>
          <w:rFonts w:eastAsia="Calibri" w:cstheme="minorHAnsi"/>
          <w:spacing w:val="1"/>
        </w:rPr>
        <w:t>t</w:t>
      </w:r>
      <w:r w:rsidRPr="00DB25C4">
        <w:rPr>
          <w:rFonts w:eastAsia="Calibri" w:cstheme="minorHAnsi"/>
        </w:rPr>
        <w:t>as</w:t>
      </w:r>
      <w:proofErr w:type="spellEnd"/>
      <w:r w:rsidRPr="00DB25C4">
        <w:rPr>
          <w:rFonts w:eastAsia="Calibri" w:cstheme="minorHAnsi"/>
          <w:spacing w:val="39"/>
        </w:rPr>
        <w:t xml:space="preserve"> </w:t>
      </w:r>
      <w:r w:rsidRPr="00DB25C4">
        <w:rPr>
          <w:rFonts w:eastAsia="Calibri" w:cstheme="minorHAnsi"/>
          <w:spacing w:val="-1"/>
        </w:rPr>
        <w:t>p</w:t>
      </w:r>
      <w:r w:rsidRPr="00DB25C4">
        <w:rPr>
          <w:rFonts w:eastAsia="Calibri" w:cstheme="minorHAnsi"/>
        </w:rPr>
        <w:t>r</w:t>
      </w:r>
      <w:r w:rsidRPr="00DB25C4">
        <w:rPr>
          <w:rFonts w:eastAsia="Calibri" w:cstheme="minorHAnsi"/>
          <w:spacing w:val="1"/>
        </w:rPr>
        <w:t>o</w:t>
      </w:r>
      <w:r w:rsidRPr="00DB25C4">
        <w:rPr>
          <w:rFonts w:eastAsia="Calibri" w:cstheme="minorHAnsi"/>
          <w:spacing w:val="-1"/>
        </w:rPr>
        <w:t>g</w:t>
      </w:r>
      <w:r w:rsidRPr="00DB25C4">
        <w:rPr>
          <w:rFonts w:eastAsia="Calibri" w:cstheme="minorHAnsi"/>
        </w:rPr>
        <w:t>ram</w:t>
      </w:r>
      <w:r w:rsidRPr="00DB25C4">
        <w:rPr>
          <w:rFonts w:eastAsia="Calibri" w:cstheme="minorHAnsi"/>
          <w:spacing w:val="41"/>
        </w:rPr>
        <w:t xml:space="preserve"> </w:t>
      </w:r>
      <w:proofErr w:type="spellStart"/>
      <w:r w:rsidRPr="00DB25C4">
        <w:rPr>
          <w:rFonts w:eastAsia="Calibri" w:cstheme="minorHAnsi"/>
        </w:rPr>
        <w:t>la</w:t>
      </w:r>
      <w:r w:rsidRPr="00DB25C4">
        <w:rPr>
          <w:rFonts w:eastAsia="Calibri" w:cstheme="minorHAnsi"/>
          <w:spacing w:val="1"/>
        </w:rPr>
        <w:t>y</w:t>
      </w:r>
      <w:r w:rsidRPr="00DB25C4">
        <w:rPr>
          <w:rFonts w:eastAsia="Calibri" w:cstheme="minorHAnsi"/>
        </w:rPr>
        <w:t>a</w:t>
      </w:r>
      <w:r w:rsidRPr="00DB25C4">
        <w:rPr>
          <w:rFonts w:eastAsia="Calibri" w:cstheme="minorHAnsi"/>
          <w:spacing w:val="-1"/>
        </w:rPr>
        <w:t>n</w:t>
      </w:r>
      <w:r w:rsidRPr="00DB25C4">
        <w:rPr>
          <w:rFonts w:eastAsia="Calibri" w:cstheme="minorHAnsi"/>
        </w:rPr>
        <w:t>an</w:t>
      </w:r>
      <w:proofErr w:type="spellEnd"/>
      <w:r w:rsidRPr="00DB25C4">
        <w:rPr>
          <w:rFonts w:eastAsia="Calibri" w:cstheme="minorHAnsi"/>
          <w:spacing w:val="39"/>
        </w:rPr>
        <w:t xml:space="preserve"> </w:t>
      </w:r>
      <w:r w:rsidRPr="00DB25C4">
        <w:rPr>
          <w:rFonts w:eastAsia="Calibri" w:cstheme="minorHAnsi"/>
          <w:spacing w:val="-1"/>
        </w:rPr>
        <w:t>d</w:t>
      </w:r>
      <w:r w:rsidRPr="00DB25C4">
        <w:rPr>
          <w:rFonts w:eastAsia="Calibri" w:cstheme="minorHAnsi"/>
        </w:rPr>
        <w:t xml:space="preserve">an </w:t>
      </w:r>
      <w:proofErr w:type="spellStart"/>
      <w:r w:rsidRPr="00DB25C4">
        <w:rPr>
          <w:rFonts w:eastAsia="Calibri" w:cstheme="minorHAnsi"/>
          <w:spacing w:val="-1"/>
        </w:rPr>
        <w:t>p</w:t>
      </w:r>
      <w:r w:rsidRPr="00DB25C4">
        <w:rPr>
          <w:rFonts w:eastAsia="Calibri" w:cstheme="minorHAnsi"/>
          <w:spacing w:val="1"/>
        </w:rPr>
        <w:t>e</w:t>
      </w:r>
      <w:r w:rsidRPr="00DB25C4">
        <w:rPr>
          <w:rFonts w:eastAsia="Calibri" w:cstheme="minorHAnsi"/>
          <w:spacing w:val="-1"/>
        </w:rPr>
        <w:t>mb</w:t>
      </w:r>
      <w:r w:rsidRPr="00DB25C4">
        <w:rPr>
          <w:rFonts w:eastAsia="Calibri" w:cstheme="minorHAnsi"/>
        </w:rPr>
        <w:t>i</w:t>
      </w:r>
      <w:r w:rsidRPr="00DB25C4">
        <w:rPr>
          <w:rFonts w:eastAsia="Calibri" w:cstheme="minorHAnsi"/>
          <w:spacing w:val="-1"/>
        </w:rPr>
        <w:t>n</w:t>
      </w:r>
      <w:r w:rsidRPr="00DB25C4">
        <w:rPr>
          <w:rFonts w:eastAsia="Calibri" w:cstheme="minorHAnsi"/>
        </w:rPr>
        <w:t>aan</w:t>
      </w:r>
      <w:proofErr w:type="spellEnd"/>
      <w:r w:rsidRPr="00DB25C4">
        <w:rPr>
          <w:rFonts w:eastAsia="Calibri" w:cstheme="minorHAnsi"/>
        </w:rPr>
        <w:t xml:space="preserve"> </w:t>
      </w:r>
      <w:proofErr w:type="spellStart"/>
      <w:r w:rsidRPr="00DB25C4">
        <w:rPr>
          <w:rFonts w:eastAsia="Calibri" w:cstheme="minorHAnsi"/>
          <w:spacing w:val="-1"/>
        </w:rPr>
        <w:t>m</w:t>
      </w:r>
      <w:r w:rsidRPr="00DB25C4">
        <w:rPr>
          <w:rFonts w:eastAsia="Calibri" w:cstheme="minorHAnsi"/>
        </w:rPr>
        <w:t>i</w:t>
      </w:r>
      <w:r w:rsidRPr="00DB25C4">
        <w:rPr>
          <w:rFonts w:eastAsia="Calibri" w:cstheme="minorHAnsi"/>
          <w:spacing w:val="-1"/>
        </w:rPr>
        <w:t>n</w:t>
      </w:r>
      <w:r w:rsidRPr="00DB25C4">
        <w:rPr>
          <w:rFonts w:eastAsia="Calibri" w:cstheme="minorHAnsi"/>
        </w:rPr>
        <w:t>a</w:t>
      </w:r>
      <w:r w:rsidRPr="00DB25C4">
        <w:rPr>
          <w:rFonts w:eastAsia="Calibri" w:cstheme="minorHAnsi"/>
          <w:spacing w:val="1"/>
        </w:rPr>
        <w:t>t</w:t>
      </w:r>
      <w:proofErr w:type="spellEnd"/>
      <w:r w:rsidRPr="00DB25C4">
        <w:rPr>
          <w:rFonts w:eastAsia="Calibri" w:cstheme="minorHAnsi"/>
        </w:rPr>
        <w:t>,</w:t>
      </w:r>
      <w:r w:rsidRPr="00DB25C4">
        <w:rPr>
          <w:rFonts w:eastAsia="Calibri" w:cstheme="minorHAnsi"/>
          <w:spacing w:val="1"/>
        </w:rPr>
        <w:t xml:space="preserve"> </w:t>
      </w:r>
      <w:proofErr w:type="spellStart"/>
      <w:r w:rsidRPr="00DB25C4">
        <w:rPr>
          <w:rFonts w:eastAsia="Calibri" w:cstheme="minorHAnsi"/>
          <w:spacing w:val="-1"/>
        </w:rPr>
        <w:t>b</w:t>
      </w:r>
      <w:r w:rsidRPr="00DB25C4">
        <w:rPr>
          <w:rFonts w:eastAsia="Calibri" w:cstheme="minorHAnsi"/>
        </w:rPr>
        <w:t>aka</w:t>
      </w:r>
      <w:r w:rsidRPr="00DB25C4">
        <w:rPr>
          <w:rFonts w:eastAsia="Calibri" w:cstheme="minorHAnsi"/>
          <w:spacing w:val="1"/>
        </w:rPr>
        <w:t>t</w:t>
      </w:r>
      <w:proofErr w:type="spellEnd"/>
      <w:r w:rsidRPr="00DB25C4">
        <w:rPr>
          <w:rFonts w:eastAsia="Calibri" w:cstheme="minorHAnsi"/>
        </w:rPr>
        <w:t>,</w:t>
      </w:r>
      <w:r w:rsidRPr="00DB25C4">
        <w:rPr>
          <w:rFonts w:eastAsia="Calibri" w:cstheme="minorHAnsi"/>
          <w:spacing w:val="-4"/>
        </w:rPr>
        <w:t xml:space="preserve"> </w:t>
      </w:r>
      <w:proofErr w:type="spellStart"/>
      <w:r w:rsidRPr="00DB25C4">
        <w:rPr>
          <w:rFonts w:eastAsia="Calibri" w:cstheme="minorHAnsi"/>
          <w:spacing w:val="-1"/>
        </w:rPr>
        <w:t>p</w:t>
      </w:r>
      <w:r w:rsidRPr="00DB25C4">
        <w:rPr>
          <w:rFonts w:eastAsia="Calibri" w:cstheme="minorHAnsi"/>
          <w:spacing w:val="1"/>
        </w:rPr>
        <w:t>e</w:t>
      </w:r>
      <w:r w:rsidRPr="00DB25C4">
        <w:rPr>
          <w:rFonts w:eastAsia="Calibri" w:cstheme="minorHAnsi"/>
          <w:spacing w:val="-1"/>
        </w:rPr>
        <w:t>n</w:t>
      </w:r>
      <w:r w:rsidRPr="00DB25C4">
        <w:rPr>
          <w:rFonts w:eastAsia="Calibri" w:cstheme="minorHAnsi"/>
        </w:rPr>
        <w:t>alara</w:t>
      </w:r>
      <w:r w:rsidRPr="00DB25C4">
        <w:rPr>
          <w:rFonts w:eastAsia="Calibri" w:cstheme="minorHAnsi"/>
          <w:spacing w:val="-1"/>
        </w:rPr>
        <w:t>n</w:t>
      </w:r>
      <w:proofErr w:type="spellEnd"/>
      <w:r w:rsidRPr="00DB25C4">
        <w:rPr>
          <w:rFonts w:eastAsia="Calibri" w:cstheme="minorHAnsi"/>
        </w:rPr>
        <w:t>,</w:t>
      </w:r>
      <w:r w:rsidRPr="00DB25C4">
        <w:rPr>
          <w:rFonts w:eastAsia="Calibri" w:cstheme="minorHAnsi"/>
          <w:spacing w:val="1"/>
        </w:rPr>
        <w:t xml:space="preserve"> </w:t>
      </w:r>
      <w:proofErr w:type="spellStart"/>
      <w:r w:rsidRPr="00DB25C4">
        <w:rPr>
          <w:rFonts w:eastAsia="Calibri" w:cstheme="minorHAnsi"/>
        </w:rPr>
        <w:t>k</w:t>
      </w:r>
      <w:r w:rsidRPr="00DB25C4">
        <w:rPr>
          <w:rFonts w:eastAsia="Calibri" w:cstheme="minorHAnsi"/>
          <w:spacing w:val="1"/>
        </w:rPr>
        <w:t>e</w:t>
      </w:r>
      <w:r w:rsidRPr="00DB25C4">
        <w:rPr>
          <w:rFonts w:eastAsia="Calibri" w:cstheme="minorHAnsi"/>
        </w:rPr>
        <w:t>s</w:t>
      </w:r>
      <w:r w:rsidRPr="00DB25C4">
        <w:rPr>
          <w:rFonts w:eastAsia="Calibri" w:cstheme="minorHAnsi"/>
          <w:spacing w:val="-2"/>
        </w:rPr>
        <w:t>e</w:t>
      </w:r>
      <w:r w:rsidRPr="00DB25C4">
        <w:rPr>
          <w:rFonts w:eastAsia="Calibri" w:cstheme="minorHAnsi"/>
        </w:rPr>
        <w:t>ja</w:t>
      </w:r>
      <w:r w:rsidRPr="00DB25C4">
        <w:rPr>
          <w:rFonts w:eastAsia="Calibri" w:cstheme="minorHAnsi"/>
          <w:spacing w:val="-1"/>
        </w:rPr>
        <w:t>h</w:t>
      </w:r>
      <w:r w:rsidRPr="00DB25C4">
        <w:rPr>
          <w:rFonts w:eastAsia="Calibri" w:cstheme="minorHAnsi"/>
          <w:spacing w:val="1"/>
        </w:rPr>
        <w:t>te</w:t>
      </w:r>
      <w:r w:rsidRPr="00DB25C4">
        <w:rPr>
          <w:rFonts w:eastAsia="Calibri" w:cstheme="minorHAnsi"/>
        </w:rPr>
        <w:t>r</w:t>
      </w:r>
      <w:r w:rsidRPr="00DB25C4">
        <w:rPr>
          <w:rFonts w:eastAsia="Calibri" w:cstheme="minorHAnsi"/>
          <w:spacing w:val="-3"/>
        </w:rPr>
        <w:t>a</w:t>
      </w:r>
      <w:r w:rsidRPr="00DB25C4">
        <w:rPr>
          <w:rFonts w:eastAsia="Calibri" w:cstheme="minorHAnsi"/>
        </w:rPr>
        <w:t>a</w:t>
      </w:r>
      <w:r w:rsidRPr="00DB25C4">
        <w:rPr>
          <w:rFonts w:eastAsia="Calibri" w:cstheme="minorHAnsi"/>
          <w:spacing w:val="-1"/>
        </w:rPr>
        <w:t>n</w:t>
      </w:r>
      <w:proofErr w:type="spellEnd"/>
      <w:r w:rsidRPr="00DB25C4">
        <w:rPr>
          <w:rFonts w:eastAsia="Calibri" w:cstheme="minorHAnsi"/>
        </w:rPr>
        <w:t>,</w:t>
      </w:r>
      <w:r w:rsidRPr="00DB25C4">
        <w:rPr>
          <w:rFonts w:eastAsia="Calibri" w:cstheme="minorHAnsi"/>
          <w:spacing w:val="3"/>
        </w:rPr>
        <w:t xml:space="preserve"> </w:t>
      </w:r>
      <w:r w:rsidRPr="00DB25C4">
        <w:rPr>
          <w:rFonts w:eastAsia="Calibri" w:cstheme="minorHAnsi"/>
          <w:spacing w:val="-1"/>
        </w:rPr>
        <w:t>d</w:t>
      </w:r>
      <w:r w:rsidRPr="00DB25C4">
        <w:rPr>
          <w:rFonts w:eastAsia="Calibri" w:cstheme="minorHAnsi"/>
        </w:rPr>
        <w:t>an</w:t>
      </w:r>
      <w:r w:rsidRPr="00DB25C4">
        <w:rPr>
          <w:rFonts w:eastAsia="Calibri" w:cstheme="minorHAnsi"/>
          <w:spacing w:val="-3"/>
        </w:rPr>
        <w:t xml:space="preserve"> </w:t>
      </w:r>
      <w:proofErr w:type="spellStart"/>
      <w:r w:rsidRPr="00DB25C4">
        <w:rPr>
          <w:rFonts w:eastAsia="Calibri" w:cstheme="minorHAnsi"/>
        </w:rPr>
        <w:t>k</w:t>
      </w:r>
      <w:r w:rsidRPr="00DB25C4">
        <w:rPr>
          <w:rFonts w:eastAsia="Calibri" w:cstheme="minorHAnsi"/>
          <w:spacing w:val="1"/>
        </w:rPr>
        <w:t>e</w:t>
      </w:r>
      <w:r w:rsidRPr="00DB25C4">
        <w:rPr>
          <w:rFonts w:eastAsia="Calibri" w:cstheme="minorHAnsi"/>
          <w:spacing w:val="-1"/>
        </w:rPr>
        <w:t>p</w:t>
      </w:r>
      <w:r w:rsidRPr="00DB25C4">
        <w:rPr>
          <w:rFonts w:eastAsia="Calibri" w:cstheme="minorHAnsi"/>
        </w:rPr>
        <w:t>r</w:t>
      </w:r>
      <w:r w:rsidRPr="00DB25C4">
        <w:rPr>
          <w:rFonts w:eastAsia="Calibri" w:cstheme="minorHAnsi"/>
          <w:spacing w:val="-1"/>
        </w:rPr>
        <w:t>o</w:t>
      </w:r>
      <w:r w:rsidRPr="00DB25C4">
        <w:rPr>
          <w:rFonts w:eastAsia="Calibri" w:cstheme="minorHAnsi"/>
        </w:rPr>
        <w:t>f</w:t>
      </w:r>
      <w:r w:rsidRPr="00DB25C4">
        <w:rPr>
          <w:rFonts w:eastAsia="Calibri" w:cstheme="minorHAnsi"/>
          <w:spacing w:val="1"/>
        </w:rPr>
        <w:t>e</w:t>
      </w:r>
      <w:r w:rsidRPr="00DB25C4">
        <w:rPr>
          <w:rFonts w:eastAsia="Calibri" w:cstheme="minorHAnsi"/>
        </w:rPr>
        <w:t>sian</w:t>
      </w:r>
      <w:proofErr w:type="spellEnd"/>
      <w:r w:rsidRPr="00DB25C4">
        <w:rPr>
          <w:rFonts w:eastAsia="Calibri" w:cstheme="minorHAnsi"/>
          <w:spacing w:val="-2"/>
        </w:rPr>
        <w:t xml:space="preserve"> </w:t>
      </w:r>
      <w:proofErr w:type="spellStart"/>
      <w:r w:rsidRPr="00DB25C4">
        <w:rPr>
          <w:rFonts w:eastAsia="Calibri" w:cstheme="minorHAnsi"/>
          <w:spacing w:val="-1"/>
        </w:rPr>
        <w:t>m</w:t>
      </w:r>
      <w:r w:rsidRPr="00DB25C4">
        <w:rPr>
          <w:rFonts w:eastAsia="Calibri" w:cstheme="minorHAnsi"/>
        </w:rPr>
        <w:t>a</w:t>
      </w:r>
      <w:r w:rsidRPr="00DB25C4">
        <w:rPr>
          <w:rFonts w:eastAsia="Calibri" w:cstheme="minorHAnsi"/>
          <w:spacing w:val="-1"/>
        </w:rPr>
        <w:t>h</w:t>
      </w:r>
      <w:r w:rsidRPr="00DB25C4">
        <w:rPr>
          <w:rFonts w:eastAsia="Calibri" w:cstheme="minorHAnsi"/>
        </w:rPr>
        <w:t>asis</w:t>
      </w:r>
      <w:r w:rsidRPr="00DB25C4">
        <w:rPr>
          <w:rFonts w:eastAsia="Calibri" w:cstheme="minorHAnsi"/>
          <w:spacing w:val="1"/>
        </w:rPr>
        <w:t>w</w:t>
      </w:r>
      <w:r w:rsidRPr="00DB25C4">
        <w:rPr>
          <w:rFonts w:eastAsia="Calibri" w:cstheme="minorHAnsi"/>
        </w:rPr>
        <w:t>a</w:t>
      </w:r>
      <w:proofErr w:type="spellEnd"/>
      <w:r w:rsidRPr="00DB25C4">
        <w:rPr>
          <w:rFonts w:eastAsia="Calibri" w:cstheme="minorHAnsi"/>
        </w:rPr>
        <w:t>.</w:t>
      </w:r>
    </w:p>
    <w:p w14:paraId="015BA43D" w14:textId="77777777" w:rsidR="001E7FBB" w:rsidRPr="00DB25C4" w:rsidRDefault="001E7FBB" w:rsidP="00687314">
      <w:pPr>
        <w:spacing w:after="0" w:line="240" w:lineRule="auto"/>
        <w:rPr>
          <w:rFonts w:cstheme="minorHAnsi"/>
        </w:rPr>
      </w:pPr>
    </w:p>
    <w:tbl>
      <w:tblPr>
        <w:tblW w:w="9356" w:type="dxa"/>
        <w:tblInd w:w="119" w:type="dxa"/>
        <w:tblLayout w:type="fixed"/>
        <w:tblCellMar>
          <w:left w:w="0" w:type="dxa"/>
          <w:right w:w="0" w:type="dxa"/>
        </w:tblCellMar>
        <w:tblLook w:val="01E0" w:firstRow="1" w:lastRow="1" w:firstColumn="1" w:lastColumn="1" w:noHBand="0" w:noVBand="0"/>
      </w:tblPr>
      <w:tblGrid>
        <w:gridCol w:w="567"/>
        <w:gridCol w:w="2126"/>
        <w:gridCol w:w="3600"/>
        <w:gridCol w:w="3063"/>
      </w:tblGrid>
      <w:tr w:rsidR="001E7FBB" w:rsidRPr="00DB25C4" w14:paraId="11C1E10B" w14:textId="77777777" w:rsidTr="00CD4E67">
        <w:trPr>
          <w:trHeight w:hRule="exact" w:val="547"/>
        </w:trPr>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B866D7" w14:textId="77777777" w:rsidR="001E7FBB" w:rsidRPr="00DB25C4" w:rsidRDefault="001E7FBB" w:rsidP="00687314">
            <w:pPr>
              <w:spacing w:after="0" w:line="240" w:lineRule="auto"/>
              <w:ind w:left="149"/>
              <w:rPr>
                <w:rFonts w:eastAsia="Calibri" w:cstheme="minorHAnsi"/>
                <w:b/>
                <w:bCs/>
              </w:rPr>
            </w:pPr>
            <w:r w:rsidRPr="00DB25C4">
              <w:rPr>
                <w:rFonts w:eastAsia="Calibri" w:cstheme="minorHAnsi"/>
                <w:b/>
                <w:bCs/>
                <w:spacing w:val="-1"/>
              </w:rPr>
              <w:t>N</w:t>
            </w:r>
            <w:r w:rsidRPr="00DB25C4">
              <w:rPr>
                <w:rFonts w:eastAsia="Calibri" w:cstheme="minorHAnsi"/>
                <w:b/>
                <w:bCs/>
              </w:rPr>
              <w:t>o</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4E262A" w14:textId="77777777" w:rsidR="001E7FBB" w:rsidRPr="00DB25C4" w:rsidRDefault="001E7FBB" w:rsidP="00687314">
            <w:pPr>
              <w:spacing w:after="0" w:line="240" w:lineRule="auto"/>
              <w:ind w:left="552"/>
              <w:rPr>
                <w:rFonts w:eastAsia="Calibri" w:cstheme="minorHAnsi"/>
                <w:b/>
                <w:bCs/>
              </w:rPr>
            </w:pPr>
            <w:proofErr w:type="spellStart"/>
            <w:r w:rsidRPr="00DB25C4">
              <w:rPr>
                <w:rFonts w:eastAsia="Calibri" w:cstheme="minorHAnsi"/>
                <w:b/>
                <w:bCs/>
                <w:spacing w:val="-1"/>
              </w:rPr>
              <w:t>A</w:t>
            </w:r>
            <w:r w:rsidRPr="00DB25C4">
              <w:rPr>
                <w:rFonts w:eastAsia="Calibri" w:cstheme="minorHAnsi"/>
                <w:b/>
                <w:bCs/>
              </w:rPr>
              <w:t>s</w:t>
            </w:r>
            <w:r w:rsidRPr="00DB25C4">
              <w:rPr>
                <w:rFonts w:eastAsia="Calibri" w:cstheme="minorHAnsi"/>
                <w:b/>
                <w:bCs/>
                <w:spacing w:val="-1"/>
              </w:rPr>
              <w:t>p</w:t>
            </w:r>
            <w:r w:rsidRPr="00DB25C4">
              <w:rPr>
                <w:rFonts w:eastAsia="Calibri" w:cstheme="minorHAnsi"/>
                <w:b/>
                <w:bCs/>
                <w:spacing w:val="1"/>
              </w:rPr>
              <w:t>e</w:t>
            </w:r>
            <w:r w:rsidRPr="00DB25C4">
              <w:rPr>
                <w:rFonts w:eastAsia="Calibri" w:cstheme="minorHAnsi"/>
                <w:b/>
                <w:bCs/>
              </w:rPr>
              <w:t>k</w:t>
            </w:r>
            <w:proofErr w:type="spellEnd"/>
            <w:r w:rsidRPr="00DB25C4">
              <w:rPr>
                <w:rFonts w:eastAsia="Calibri" w:cstheme="minorHAnsi"/>
                <w:b/>
                <w:bCs/>
                <w:spacing w:val="-1"/>
              </w:rPr>
              <w:t xml:space="preserve"> </w:t>
            </w:r>
            <w:r w:rsidRPr="00DB25C4">
              <w:rPr>
                <w:rFonts w:eastAsia="Calibri" w:cstheme="minorHAnsi"/>
                <w:b/>
                <w:bCs/>
                <w:spacing w:val="1"/>
              </w:rPr>
              <w:t>y</w:t>
            </w:r>
            <w:r w:rsidRPr="00DB25C4">
              <w:rPr>
                <w:rFonts w:eastAsia="Calibri" w:cstheme="minorHAnsi"/>
                <w:b/>
                <w:bCs/>
              </w:rPr>
              <w:t>a</w:t>
            </w:r>
            <w:r w:rsidRPr="00DB25C4">
              <w:rPr>
                <w:rFonts w:eastAsia="Calibri" w:cstheme="minorHAnsi"/>
                <w:b/>
                <w:bCs/>
                <w:spacing w:val="-1"/>
              </w:rPr>
              <w:t>n</w:t>
            </w:r>
            <w:r w:rsidRPr="00DB25C4">
              <w:rPr>
                <w:rFonts w:eastAsia="Calibri" w:cstheme="minorHAnsi"/>
                <w:b/>
                <w:bCs/>
              </w:rPr>
              <w:t>g</w:t>
            </w:r>
          </w:p>
          <w:p w14:paraId="051AF95B" w14:textId="77777777" w:rsidR="001E7FBB" w:rsidRPr="00DB25C4" w:rsidRDefault="001E7FBB" w:rsidP="00687314">
            <w:pPr>
              <w:spacing w:after="0" w:line="240" w:lineRule="auto"/>
              <w:ind w:left="605"/>
              <w:rPr>
                <w:rFonts w:eastAsia="Calibri" w:cstheme="minorHAnsi"/>
                <w:b/>
                <w:bCs/>
              </w:rPr>
            </w:pPr>
            <w:proofErr w:type="spellStart"/>
            <w:r w:rsidRPr="00DB25C4">
              <w:rPr>
                <w:rFonts w:eastAsia="Calibri" w:cstheme="minorHAnsi"/>
                <w:b/>
                <w:bCs/>
                <w:spacing w:val="1"/>
              </w:rPr>
              <w:t>D</w:t>
            </w:r>
            <w:r w:rsidRPr="00DB25C4">
              <w:rPr>
                <w:rFonts w:eastAsia="Calibri" w:cstheme="minorHAnsi"/>
                <w:b/>
                <w:bCs/>
              </w:rPr>
              <w:t>i</w:t>
            </w:r>
            <w:r w:rsidRPr="00DB25C4">
              <w:rPr>
                <w:rFonts w:eastAsia="Calibri" w:cstheme="minorHAnsi"/>
                <w:b/>
                <w:bCs/>
                <w:spacing w:val="-2"/>
              </w:rPr>
              <w:t>e</w:t>
            </w:r>
            <w:r w:rsidRPr="00DB25C4">
              <w:rPr>
                <w:rFonts w:eastAsia="Calibri" w:cstheme="minorHAnsi"/>
                <w:b/>
                <w:bCs/>
                <w:spacing w:val="1"/>
              </w:rPr>
              <w:t>v</w:t>
            </w:r>
            <w:r w:rsidRPr="00DB25C4">
              <w:rPr>
                <w:rFonts w:eastAsia="Calibri" w:cstheme="minorHAnsi"/>
                <w:b/>
                <w:bCs/>
              </w:rPr>
              <w:t>al</w:t>
            </w:r>
            <w:r w:rsidRPr="00DB25C4">
              <w:rPr>
                <w:rFonts w:eastAsia="Calibri" w:cstheme="minorHAnsi"/>
                <w:b/>
                <w:bCs/>
                <w:spacing w:val="-1"/>
              </w:rPr>
              <w:t>u</w:t>
            </w:r>
            <w:r w:rsidRPr="00DB25C4">
              <w:rPr>
                <w:rFonts w:eastAsia="Calibri" w:cstheme="minorHAnsi"/>
                <w:b/>
                <w:bCs/>
              </w:rPr>
              <w:t>asi</w:t>
            </w:r>
            <w:proofErr w:type="spellEnd"/>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DCDCFD" w14:textId="77777777" w:rsidR="001E7FBB" w:rsidRPr="00DB25C4" w:rsidRDefault="001E7FBB" w:rsidP="00687314">
            <w:pPr>
              <w:spacing w:after="0" w:line="240" w:lineRule="auto"/>
              <w:ind w:left="1097"/>
              <w:rPr>
                <w:rFonts w:eastAsia="Calibri" w:cstheme="minorHAnsi"/>
                <w:b/>
                <w:bCs/>
              </w:rPr>
            </w:pPr>
            <w:proofErr w:type="spellStart"/>
            <w:r w:rsidRPr="00DB25C4">
              <w:rPr>
                <w:rFonts w:eastAsia="Calibri" w:cstheme="minorHAnsi"/>
                <w:b/>
                <w:bCs/>
              </w:rPr>
              <w:t>Tindak</w:t>
            </w:r>
            <w:proofErr w:type="spellEnd"/>
            <w:r w:rsidRPr="00DB25C4">
              <w:rPr>
                <w:rFonts w:eastAsia="Calibri" w:cstheme="minorHAnsi"/>
                <w:b/>
                <w:bCs/>
              </w:rPr>
              <w:t xml:space="preserve"> </w:t>
            </w:r>
            <w:proofErr w:type="spellStart"/>
            <w:r w:rsidRPr="00DB25C4">
              <w:rPr>
                <w:rFonts w:eastAsia="Calibri" w:cstheme="minorHAnsi"/>
                <w:b/>
                <w:bCs/>
              </w:rPr>
              <w:t>Lanjut</w:t>
            </w:r>
            <w:proofErr w:type="spellEnd"/>
          </w:p>
        </w:tc>
        <w:tc>
          <w:tcPr>
            <w:tcW w:w="3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16DA50" w14:textId="77777777" w:rsidR="001E7FBB" w:rsidRPr="00DB25C4" w:rsidRDefault="001E7FBB" w:rsidP="00687314">
            <w:pPr>
              <w:spacing w:after="0" w:line="240" w:lineRule="auto"/>
              <w:ind w:left="1026"/>
              <w:rPr>
                <w:rFonts w:eastAsia="Calibri" w:cstheme="minorHAnsi"/>
                <w:b/>
                <w:bCs/>
              </w:rPr>
            </w:pPr>
            <w:proofErr w:type="spellStart"/>
            <w:r w:rsidRPr="00DB25C4">
              <w:rPr>
                <w:rFonts w:eastAsia="Calibri" w:cstheme="minorHAnsi"/>
                <w:b/>
                <w:bCs/>
              </w:rPr>
              <w:t>Pelaksanaan</w:t>
            </w:r>
            <w:proofErr w:type="spellEnd"/>
          </w:p>
        </w:tc>
      </w:tr>
      <w:tr w:rsidR="001E7FBB" w:rsidRPr="00DB25C4" w14:paraId="7BE544A1" w14:textId="77777777" w:rsidTr="00CD4E67">
        <w:trPr>
          <w:trHeight w:val="3990"/>
        </w:trPr>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E31C64" w14:textId="77777777" w:rsidR="001E7FBB" w:rsidRPr="00DB25C4" w:rsidRDefault="001E7FBB" w:rsidP="00687314">
            <w:pPr>
              <w:spacing w:after="0" w:line="240" w:lineRule="auto"/>
              <w:ind w:left="185" w:right="187"/>
              <w:jc w:val="center"/>
              <w:rPr>
                <w:rFonts w:eastAsia="Calibri" w:cstheme="minorHAnsi"/>
              </w:rPr>
            </w:pPr>
            <w:r w:rsidRPr="00DB25C4">
              <w:rPr>
                <w:rFonts w:eastAsia="Calibri" w:cstheme="minorHAnsi"/>
              </w:rPr>
              <w:t>1</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C5076B" w14:textId="77777777" w:rsidR="001E7FBB" w:rsidRPr="00DB25C4" w:rsidRDefault="001E7FBB" w:rsidP="00687314">
            <w:pPr>
              <w:spacing w:after="0" w:line="240" w:lineRule="auto"/>
              <w:ind w:left="103" w:right="64"/>
              <w:rPr>
                <w:rFonts w:eastAsia="Segoe UI" w:cstheme="minorHAnsi"/>
              </w:rPr>
            </w:pPr>
            <w:proofErr w:type="spellStart"/>
            <w:r w:rsidRPr="00DB25C4">
              <w:rPr>
                <w:rFonts w:eastAsia="Segoe UI" w:cstheme="minorHAnsi"/>
              </w:rPr>
              <w:t>Meningkatkan</w:t>
            </w:r>
            <w:proofErr w:type="spellEnd"/>
            <w:r w:rsidRPr="00DB25C4">
              <w:rPr>
                <w:rFonts w:eastAsia="Segoe UI" w:cstheme="minorHAnsi"/>
              </w:rPr>
              <w:t xml:space="preserve"> Program </w:t>
            </w:r>
            <w:proofErr w:type="spellStart"/>
            <w:r w:rsidRPr="00DB25C4">
              <w:rPr>
                <w:rFonts w:eastAsia="Segoe UI" w:cstheme="minorHAnsi"/>
              </w:rPr>
              <w:t>Layanan</w:t>
            </w:r>
            <w:proofErr w:type="spellEnd"/>
            <w:r w:rsidRPr="00DB25C4">
              <w:rPr>
                <w:rFonts w:eastAsia="Segoe UI" w:cstheme="minorHAnsi"/>
              </w:rPr>
              <w:t xml:space="preserve"> dan </w:t>
            </w:r>
            <w:proofErr w:type="spellStart"/>
            <w:r w:rsidRPr="00DB25C4">
              <w:rPr>
                <w:rFonts w:eastAsia="Segoe UI" w:cstheme="minorHAnsi"/>
              </w:rPr>
              <w:t>Pembinaan</w:t>
            </w:r>
            <w:proofErr w:type="spellEnd"/>
            <w:r w:rsidRPr="00DB25C4">
              <w:rPr>
                <w:rFonts w:eastAsia="Segoe UI" w:cstheme="minorHAnsi"/>
              </w:rPr>
              <w:t xml:space="preserve"> </w:t>
            </w:r>
            <w:proofErr w:type="spellStart"/>
            <w:r w:rsidRPr="00DB25C4">
              <w:rPr>
                <w:rFonts w:eastAsia="Segoe UI" w:cstheme="minorHAnsi"/>
              </w:rPr>
              <w:t>Mahasiswa</w:t>
            </w:r>
            <w:proofErr w:type="spellEnd"/>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BA343E" w14:textId="77777777" w:rsidR="001E7FBB" w:rsidRPr="00DB25C4" w:rsidRDefault="001E7FBB" w:rsidP="00687314">
            <w:pPr>
              <w:spacing w:after="0" w:line="240" w:lineRule="auto"/>
              <w:jc w:val="both"/>
              <w:rPr>
                <w:rFonts w:eastAsia="Segoe UI" w:cstheme="minorHAnsi"/>
              </w:rPr>
            </w:pPr>
            <w:r w:rsidRPr="00DB25C4">
              <w:rPr>
                <w:rFonts w:eastAsia="Segoe UI" w:cstheme="minorHAnsi"/>
              </w:rPr>
              <w:t xml:space="preserve">PPBM </w:t>
            </w:r>
            <w:proofErr w:type="spellStart"/>
            <w:r w:rsidRPr="00DB25C4">
              <w:rPr>
                <w:rFonts w:eastAsia="Segoe UI" w:cstheme="minorHAnsi"/>
              </w:rPr>
              <w:t>perlu</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dan </w:t>
            </w:r>
            <w:proofErr w:type="spellStart"/>
            <w:r w:rsidRPr="00DB25C4">
              <w:rPr>
                <w:rFonts w:eastAsia="Segoe UI" w:cstheme="minorHAnsi"/>
              </w:rPr>
              <w:t>memperbaiki</w:t>
            </w:r>
            <w:proofErr w:type="spellEnd"/>
            <w:r w:rsidRPr="00DB25C4">
              <w:rPr>
                <w:rFonts w:eastAsia="Segoe UI" w:cstheme="minorHAnsi"/>
              </w:rPr>
              <w:t xml:space="preserve"> Program </w:t>
            </w:r>
            <w:proofErr w:type="spellStart"/>
            <w:r w:rsidRPr="00DB25C4">
              <w:rPr>
                <w:rFonts w:eastAsia="Segoe UI" w:cstheme="minorHAnsi"/>
              </w:rPr>
              <w:t>Layanan</w:t>
            </w:r>
            <w:proofErr w:type="spellEnd"/>
            <w:r w:rsidRPr="00DB25C4">
              <w:rPr>
                <w:rFonts w:eastAsia="Segoe UI" w:cstheme="minorHAnsi"/>
              </w:rPr>
              <w:t xml:space="preserve"> dan </w:t>
            </w:r>
            <w:proofErr w:type="spellStart"/>
            <w:r w:rsidRPr="00DB25C4">
              <w:rPr>
                <w:rFonts w:eastAsia="Segoe UI" w:cstheme="minorHAnsi"/>
              </w:rPr>
              <w:t>Pembinaan</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yang </w:t>
            </w:r>
            <w:proofErr w:type="spellStart"/>
            <w:r w:rsidRPr="00DB25C4">
              <w:rPr>
                <w:rFonts w:eastAsia="Segoe UI" w:cstheme="minorHAnsi"/>
              </w:rPr>
              <w:t>tidak</w:t>
            </w:r>
            <w:proofErr w:type="spellEnd"/>
            <w:r w:rsidRPr="00DB25C4">
              <w:rPr>
                <w:rFonts w:eastAsia="Segoe UI" w:cstheme="minorHAnsi"/>
              </w:rPr>
              <w:t xml:space="preserve"> </w:t>
            </w:r>
            <w:proofErr w:type="spellStart"/>
            <w:r w:rsidRPr="00DB25C4">
              <w:rPr>
                <w:rFonts w:eastAsia="Segoe UI" w:cstheme="minorHAnsi"/>
              </w:rPr>
              <w:t>memuaskan</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memperhatikan</w:t>
            </w:r>
            <w:proofErr w:type="spellEnd"/>
            <w:r w:rsidRPr="00DB25C4">
              <w:rPr>
                <w:rFonts w:eastAsia="Segoe UI" w:cstheme="minorHAnsi"/>
              </w:rPr>
              <w:t xml:space="preserve"> </w:t>
            </w:r>
            <w:proofErr w:type="spellStart"/>
            <w:r w:rsidRPr="00DB25C4">
              <w:rPr>
                <w:rFonts w:eastAsia="Segoe UI" w:cstheme="minorHAnsi"/>
              </w:rPr>
              <w:t>masukan</w:t>
            </w:r>
            <w:proofErr w:type="spellEnd"/>
            <w:r w:rsidRPr="00DB25C4">
              <w:rPr>
                <w:rFonts w:eastAsia="Segoe UI" w:cstheme="minorHAnsi"/>
              </w:rPr>
              <w:t xml:space="preserve"> </w:t>
            </w:r>
            <w:proofErr w:type="spellStart"/>
            <w:r w:rsidRPr="00DB25C4">
              <w:rPr>
                <w:rFonts w:eastAsia="Segoe UI" w:cstheme="minorHAnsi"/>
              </w:rPr>
              <w:t>dari</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yang </w:t>
            </w:r>
            <w:proofErr w:type="spellStart"/>
            <w:r w:rsidRPr="00DB25C4">
              <w:rPr>
                <w:rFonts w:eastAsia="Segoe UI" w:cstheme="minorHAnsi"/>
              </w:rPr>
              <w:t>tidak</w:t>
            </w:r>
            <w:proofErr w:type="spellEnd"/>
            <w:r w:rsidRPr="00DB25C4">
              <w:rPr>
                <w:rFonts w:eastAsia="Segoe UI" w:cstheme="minorHAnsi"/>
              </w:rPr>
              <w:t xml:space="preserve"> </w:t>
            </w:r>
            <w:proofErr w:type="spellStart"/>
            <w:r w:rsidRPr="00DB25C4">
              <w:rPr>
                <w:rFonts w:eastAsia="Segoe UI" w:cstheme="minorHAnsi"/>
              </w:rPr>
              <w:t>puas</w:t>
            </w:r>
            <w:proofErr w:type="spellEnd"/>
            <w:r w:rsidRPr="00DB25C4">
              <w:rPr>
                <w:rFonts w:eastAsia="Segoe UI" w:cstheme="minorHAnsi"/>
              </w:rPr>
              <w:t xml:space="preserve">. PPBM juga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mengembangkan</w:t>
            </w:r>
            <w:proofErr w:type="spellEnd"/>
            <w:r w:rsidRPr="00DB25C4">
              <w:rPr>
                <w:rFonts w:eastAsia="Segoe UI" w:cstheme="minorHAnsi"/>
              </w:rPr>
              <w:t xml:space="preserve"> program yang </w:t>
            </w:r>
            <w:proofErr w:type="spellStart"/>
            <w:r w:rsidRPr="00DB25C4">
              <w:rPr>
                <w:rFonts w:eastAsia="Segoe UI" w:cstheme="minorHAnsi"/>
              </w:rPr>
              <w:t>dianggap</w:t>
            </w:r>
            <w:proofErr w:type="spellEnd"/>
            <w:r w:rsidRPr="00DB25C4">
              <w:rPr>
                <w:rFonts w:eastAsia="Segoe UI" w:cstheme="minorHAnsi"/>
              </w:rPr>
              <w:t xml:space="preserve"> </w:t>
            </w:r>
            <w:proofErr w:type="spellStart"/>
            <w:r w:rsidRPr="00DB25C4">
              <w:rPr>
                <w:rFonts w:eastAsia="Segoe UI" w:cstheme="minorHAnsi"/>
              </w:rPr>
              <w:t>berhasil</w:t>
            </w:r>
            <w:proofErr w:type="spellEnd"/>
            <w:r w:rsidRPr="00DB25C4">
              <w:rPr>
                <w:rFonts w:eastAsia="Segoe UI" w:cstheme="minorHAnsi"/>
              </w:rPr>
              <w:t xml:space="preserve"> oleh </w:t>
            </w:r>
            <w:proofErr w:type="spellStart"/>
            <w:r w:rsidRPr="00DB25C4">
              <w:rPr>
                <w:rFonts w:eastAsia="Segoe UI" w:cstheme="minorHAnsi"/>
              </w:rPr>
              <w:t>mayoritas</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program </w:t>
            </w:r>
            <w:proofErr w:type="spellStart"/>
            <w:r w:rsidRPr="00DB25C4">
              <w:rPr>
                <w:rFonts w:eastAsia="Segoe UI" w:cstheme="minorHAnsi"/>
              </w:rPr>
              <w:t>layanan</w:t>
            </w:r>
            <w:proofErr w:type="spellEnd"/>
            <w:r w:rsidRPr="00DB25C4">
              <w:rPr>
                <w:rFonts w:eastAsia="Segoe UI" w:cstheme="minorHAnsi"/>
              </w:rPr>
              <w:t xml:space="preserve"> dan </w:t>
            </w:r>
            <w:proofErr w:type="spellStart"/>
            <w:r w:rsidRPr="00DB25C4">
              <w:rPr>
                <w:rFonts w:eastAsia="Segoe UI" w:cstheme="minorHAnsi"/>
              </w:rPr>
              <w:t>pembinaan</w:t>
            </w:r>
            <w:proofErr w:type="spellEnd"/>
            <w:r w:rsidRPr="00DB25C4">
              <w:rPr>
                <w:rFonts w:eastAsia="Segoe UI" w:cstheme="minorHAnsi"/>
              </w:rPr>
              <w:t xml:space="preserve"> </w:t>
            </w:r>
            <w:proofErr w:type="spellStart"/>
            <w:r w:rsidRPr="00DB25C4">
              <w:rPr>
                <w:rFonts w:eastAsia="Segoe UI" w:cstheme="minorHAnsi"/>
              </w:rPr>
              <w:t>bakat</w:t>
            </w:r>
            <w:proofErr w:type="spellEnd"/>
            <w:r w:rsidRPr="00DB25C4">
              <w:rPr>
                <w:rFonts w:eastAsia="Segoe UI" w:cstheme="minorHAnsi"/>
              </w:rPr>
              <w:t xml:space="preserve"> </w:t>
            </w:r>
            <w:proofErr w:type="spellStart"/>
            <w:r w:rsidRPr="00DB25C4">
              <w:rPr>
                <w:rFonts w:eastAsia="Segoe UI" w:cstheme="minorHAnsi"/>
              </w:rPr>
              <w:t>mahasiswa</w:t>
            </w:r>
            <w:proofErr w:type="spellEnd"/>
          </w:p>
          <w:p w14:paraId="2372F3FC" w14:textId="77777777" w:rsidR="001E7FBB" w:rsidRPr="00DB25C4" w:rsidRDefault="001E7FBB" w:rsidP="00687314">
            <w:pPr>
              <w:spacing w:after="0" w:line="240" w:lineRule="auto"/>
              <w:ind w:left="104" w:right="61"/>
              <w:jc w:val="both"/>
              <w:rPr>
                <w:rFonts w:eastAsia="Calibri" w:cstheme="minorHAnsi"/>
              </w:rPr>
            </w:pPr>
          </w:p>
        </w:tc>
        <w:tc>
          <w:tcPr>
            <w:tcW w:w="3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06CCA3" w14:textId="77777777" w:rsidR="001E7FBB" w:rsidRPr="00DB25C4" w:rsidRDefault="001E7FBB" w:rsidP="00687314">
            <w:pPr>
              <w:spacing w:after="0" w:line="240" w:lineRule="auto"/>
              <w:ind w:left="102" w:right="61"/>
              <w:rPr>
                <w:rFonts w:eastAsia="Calibri" w:cstheme="minorHAnsi"/>
              </w:rPr>
            </w:pPr>
            <w:r w:rsidRPr="00DB25C4">
              <w:rPr>
                <w:rFonts w:eastAsia="Calibri" w:cstheme="minorHAnsi"/>
              </w:rPr>
              <w:t>2024</w:t>
            </w:r>
          </w:p>
        </w:tc>
      </w:tr>
      <w:tr w:rsidR="001E7FBB" w:rsidRPr="00DB25C4" w14:paraId="077660C7" w14:textId="77777777" w:rsidTr="00CD4E67">
        <w:trPr>
          <w:trHeight w:hRule="exact" w:val="1890"/>
        </w:trPr>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86D644" w14:textId="77777777" w:rsidR="001E7FBB" w:rsidRPr="00DB25C4" w:rsidRDefault="001E7FBB" w:rsidP="00687314">
            <w:pPr>
              <w:spacing w:after="0" w:line="240" w:lineRule="auto"/>
              <w:rPr>
                <w:rFonts w:cstheme="minorHAnsi"/>
              </w:rPr>
            </w:pPr>
            <w:r w:rsidRPr="00DB25C4">
              <w:rPr>
                <w:rFonts w:cstheme="minorHAnsi"/>
              </w:rPr>
              <w:t>2</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D6B942" w14:textId="77777777" w:rsidR="001E7FBB" w:rsidRPr="00DB25C4" w:rsidRDefault="001E7FBB" w:rsidP="00687314">
            <w:pPr>
              <w:spacing w:after="0" w:line="240" w:lineRule="auto"/>
              <w:rPr>
                <w:rFonts w:eastAsia="Segoe UI" w:cstheme="minorHAnsi"/>
              </w:rPr>
            </w:pPr>
            <w:proofErr w:type="spellStart"/>
            <w:r w:rsidRPr="00DB25C4">
              <w:rPr>
                <w:rFonts w:eastAsia="Segoe UI" w:cstheme="minorHAnsi"/>
              </w:rPr>
              <w:t>Meningkatkan</w:t>
            </w:r>
            <w:proofErr w:type="spellEnd"/>
            <w:r w:rsidRPr="00DB25C4">
              <w:rPr>
                <w:rFonts w:eastAsia="Segoe UI" w:cstheme="minorHAnsi"/>
              </w:rPr>
              <w:t xml:space="preserve"> Program </w:t>
            </w:r>
            <w:proofErr w:type="spellStart"/>
            <w:r w:rsidRPr="00DB25C4">
              <w:rPr>
                <w:rFonts w:eastAsia="Segoe UI" w:cstheme="minorHAnsi"/>
              </w:rPr>
              <w:t>Layanan</w:t>
            </w:r>
            <w:proofErr w:type="spellEnd"/>
            <w:r w:rsidRPr="00DB25C4">
              <w:rPr>
                <w:rFonts w:eastAsia="Segoe UI" w:cstheme="minorHAnsi"/>
              </w:rPr>
              <w:t xml:space="preserve"> </w:t>
            </w:r>
            <w:proofErr w:type="spellStart"/>
            <w:r w:rsidRPr="00DB25C4">
              <w:rPr>
                <w:rFonts w:eastAsia="Segoe UI" w:cstheme="minorHAnsi"/>
              </w:rPr>
              <w:t>Penalaran</w:t>
            </w:r>
            <w:proofErr w:type="spellEnd"/>
            <w:r w:rsidRPr="00DB25C4">
              <w:rPr>
                <w:rFonts w:eastAsia="Segoe UI" w:cstheme="minorHAnsi"/>
              </w:rPr>
              <w:t xml:space="preserve"> </w:t>
            </w:r>
            <w:proofErr w:type="spellStart"/>
            <w:r w:rsidRPr="00DB25C4">
              <w:rPr>
                <w:rFonts w:eastAsia="Segoe UI" w:cstheme="minorHAnsi"/>
              </w:rPr>
              <w:t>Mahasiswa</w:t>
            </w:r>
            <w:proofErr w:type="spellEnd"/>
          </w:p>
          <w:p w14:paraId="088DE88E" w14:textId="77777777" w:rsidR="001E7FBB" w:rsidRPr="00DB25C4" w:rsidRDefault="001E7FBB" w:rsidP="00687314">
            <w:pPr>
              <w:spacing w:after="0" w:line="240" w:lineRule="auto"/>
              <w:ind w:left="103" w:right="64"/>
              <w:rPr>
                <w:rFonts w:eastAsia="Calibri" w:cstheme="minorHAnsi"/>
              </w:rPr>
            </w:pP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1F3F51" w14:textId="77777777" w:rsidR="001E7FBB" w:rsidRPr="00DB25C4" w:rsidRDefault="001E7FBB" w:rsidP="00687314">
            <w:pPr>
              <w:spacing w:after="0" w:line="240" w:lineRule="auto"/>
              <w:jc w:val="both"/>
              <w:rPr>
                <w:rFonts w:cstheme="minorHAnsi"/>
              </w:rPr>
            </w:pPr>
            <w:r w:rsidRPr="00DB25C4">
              <w:rPr>
                <w:rFonts w:eastAsia="Segoe UI" w:cstheme="minorHAnsi"/>
              </w:rPr>
              <w:t xml:space="preserve">PPBM </w:t>
            </w:r>
            <w:proofErr w:type="spellStart"/>
            <w:r w:rsidRPr="00DB25C4">
              <w:rPr>
                <w:rFonts w:eastAsia="Segoe UI" w:cstheme="minorHAnsi"/>
              </w:rPr>
              <w:t>perlu</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Program </w:t>
            </w:r>
            <w:proofErr w:type="spellStart"/>
            <w:r w:rsidRPr="00DB25C4">
              <w:rPr>
                <w:rFonts w:eastAsia="Segoe UI" w:cstheme="minorHAnsi"/>
              </w:rPr>
              <w:t>Layanan</w:t>
            </w:r>
            <w:proofErr w:type="spellEnd"/>
            <w:r w:rsidRPr="00DB25C4">
              <w:rPr>
                <w:rFonts w:eastAsia="Segoe UI" w:cstheme="minorHAnsi"/>
              </w:rPr>
              <w:t xml:space="preserve"> </w:t>
            </w:r>
            <w:proofErr w:type="spellStart"/>
            <w:r w:rsidRPr="00DB25C4">
              <w:rPr>
                <w:rFonts w:eastAsia="Segoe UI" w:cstheme="minorHAnsi"/>
              </w:rPr>
              <w:t>Penalaran</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memperhatikan</w:t>
            </w:r>
            <w:proofErr w:type="spellEnd"/>
            <w:r w:rsidRPr="00DB25C4">
              <w:rPr>
                <w:rFonts w:eastAsia="Segoe UI" w:cstheme="minorHAnsi"/>
              </w:rPr>
              <w:t xml:space="preserve"> </w:t>
            </w:r>
            <w:proofErr w:type="spellStart"/>
            <w:r w:rsidRPr="00DB25C4">
              <w:rPr>
                <w:rFonts w:eastAsia="Segoe UI" w:cstheme="minorHAnsi"/>
              </w:rPr>
              <w:t>umpan</w:t>
            </w:r>
            <w:proofErr w:type="spellEnd"/>
            <w:r w:rsidRPr="00DB25C4">
              <w:rPr>
                <w:rFonts w:eastAsia="Segoe UI" w:cstheme="minorHAnsi"/>
              </w:rPr>
              <w:t xml:space="preserve"> </w:t>
            </w:r>
            <w:proofErr w:type="spellStart"/>
            <w:r w:rsidRPr="00DB25C4">
              <w:rPr>
                <w:rFonts w:eastAsia="Segoe UI" w:cstheme="minorHAnsi"/>
              </w:rPr>
              <w:t>balik</w:t>
            </w:r>
            <w:proofErr w:type="spellEnd"/>
            <w:r w:rsidRPr="00DB25C4">
              <w:rPr>
                <w:rFonts w:eastAsia="Segoe UI" w:cstheme="minorHAnsi"/>
              </w:rPr>
              <w:t xml:space="preserve"> </w:t>
            </w:r>
            <w:proofErr w:type="spellStart"/>
            <w:r w:rsidRPr="00DB25C4">
              <w:rPr>
                <w:rFonts w:eastAsia="Segoe UI" w:cstheme="minorHAnsi"/>
              </w:rPr>
              <w:t>dari</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dan </w:t>
            </w:r>
            <w:proofErr w:type="spellStart"/>
            <w:r w:rsidRPr="00DB25C4">
              <w:rPr>
                <w:rFonts w:eastAsia="Segoe UI" w:cstheme="minorHAnsi"/>
              </w:rPr>
              <w:t>mengatasi</w:t>
            </w:r>
            <w:proofErr w:type="spellEnd"/>
            <w:r w:rsidRPr="00DB25C4">
              <w:rPr>
                <w:rFonts w:eastAsia="Segoe UI" w:cstheme="minorHAnsi"/>
              </w:rPr>
              <w:t xml:space="preserve"> </w:t>
            </w:r>
            <w:proofErr w:type="spellStart"/>
            <w:r w:rsidRPr="00DB25C4">
              <w:rPr>
                <w:rFonts w:eastAsia="Segoe UI" w:cstheme="minorHAnsi"/>
              </w:rPr>
              <w:t>kekurangan</w:t>
            </w:r>
            <w:proofErr w:type="spellEnd"/>
            <w:r w:rsidRPr="00DB25C4">
              <w:rPr>
                <w:rFonts w:eastAsia="Segoe UI" w:cstheme="minorHAnsi"/>
              </w:rPr>
              <w:t xml:space="preserve"> yang </w:t>
            </w:r>
            <w:proofErr w:type="spellStart"/>
            <w:r w:rsidRPr="00DB25C4">
              <w:rPr>
                <w:rFonts w:eastAsia="Segoe UI" w:cstheme="minorHAnsi"/>
              </w:rPr>
              <w:t>teridentifikasi</w:t>
            </w:r>
            <w:proofErr w:type="spellEnd"/>
            <w:r w:rsidRPr="00DB25C4">
              <w:rPr>
                <w:rFonts w:eastAsia="Segoe UI" w:cstheme="minorHAnsi"/>
              </w:rPr>
              <w:t xml:space="preserve">. Hal </w:t>
            </w:r>
            <w:proofErr w:type="spellStart"/>
            <w:r w:rsidRPr="00DB25C4">
              <w:rPr>
                <w:rFonts w:eastAsia="Segoe UI" w:cstheme="minorHAnsi"/>
              </w:rPr>
              <w:t>ini</w:t>
            </w:r>
            <w:proofErr w:type="spellEnd"/>
            <w:r w:rsidRPr="00DB25C4">
              <w:rPr>
                <w:rFonts w:eastAsia="Segoe UI" w:cstheme="minorHAnsi"/>
              </w:rPr>
              <w:t xml:space="preserve"> </w:t>
            </w:r>
            <w:proofErr w:type="spellStart"/>
            <w:r w:rsidRPr="00DB25C4">
              <w:rPr>
                <w:rFonts w:eastAsia="Segoe UI" w:cstheme="minorHAnsi"/>
              </w:rPr>
              <w:t>dilakukan</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respon</w:t>
            </w:r>
            <w:proofErr w:type="spellEnd"/>
            <w:r w:rsidRPr="00DB25C4">
              <w:rPr>
                <w:rFonts w:eastAsia="Segoe UI" w:cstheme="minorHAnsi"/>
              </w:rPr>
              <w:t xml:space="preserve"> </w:t>
            </w:r>
            <w:proofErr w:type="spellStart"/>
            <w:r w:rsidRPr="00DB25C4">
              <w:rPr>
                <w:rFonts w:eastAsia="Segoe UI" w:cstheme="minorHAnsi"/>
              </w:rPr>
              <w:t>positif</w:t>
            </w:r>
            <w:proofErr w:type="spellEnd"/>
            <w:r w:rsidRPr="00DB25C4">
              <w:rPr>
                <w:rFonts w:eastAsia="Segoe UI" w:cstheme="minorHAnsi"/>
              </w:rPr>
              <w:t xml:space="preserve"> </w:t>
            </w:r>
            <w:proofErr w:type="spellStart"/>
            <w:r w:rsidRPr="00DB25C4">
              <w:rPr>
                <w:rFonts w:eastAsia="Segoe UI" w:cstheme="minorHAnsi"/>
              </w:rPr>
              <w:t>dari</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w:t>
            </w:r>
            <w:proofErr w:type="spellStart"/>
            <w:r w:rsidRPr="00DB25C4">
              <w:rPr>
                <w:rFonts w:eastAsia="Segoe UI" w:cstheme="minorHAnsi"/>
              </w:rPr>
              <w:t>terhadap</w:t>
            </w:r>
            <w:proofErr w:type="spellEnd"/>
            <w:r w:rsidRPr="00DB25C4">
              <w:rPr>
                <w:rFonts w:eastAsia="Segoe UI" w:cstheme="minorHAnsi"/>
              </w:rPr>
              <w:t xml:space="preserve"> program </w:t>
            </w:r>
            <w:proofErr w:type="spellStart"/>
            <w:r w:rsidRPr="00DB25C4">
              <w:rPr>
                <w:rFonts w:eastAsia="Segoe UI" w:cstheme="minorHAnsi"/>
              </w:rPr>
              <w:t>layanan</w:t>
            </w:r>
            <w:proofErr w:type="spellEnd"/>
            <w:r w:rsidRPr="00DB25C4">
              <w:rPr>
                <w:rFonts w:eastAsia="Segoe UI" w:cstheme="minorHAnsi"/>
              </w:rPr>
              <w:t xml:space="preserve"> </w:t>
            </w:r>
            <w:proofErr w:type="spellStart"/>
            <w:r w:rsidRPr="00DB25C4">
              <w:rPr>
                <w:rFonts w:eastAsia="Segoe UI" w:cstheme="minorHAnsi"/>
              </w:rPr>
              <w:t>penalaran</w:t>
            </w:r>
            <w:proofErr w:type="spellEnd"/>
            <w:r w:rsidRPr="00DB25C4">
              <w:rPr>
                <w:rFonts w:eastAsia="Segoe UI" w:cstheme="minorHAnsi"/>
              </w:rPr>
              <w:t xml:space="preserve"> PPBM</w:t>
            </w:r>
          </w:p>
        </w:tc>
        <w:tc>
          <w:tcPr>
            <w:tcW w:w="3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CCD4F4" w14:textId="77777777" w:rsidR="001E7FBB" w:rsidRPr="00DB25C4" w:rsidRDefault="001E7FBB" w:rsidP="00687314">
            <w:pPr>
              <w:spacing w:after="0" w:line="240" w:lineRule="auto"/>
              <w:ind w:left="102" w:right="61"/>
              <w:rPr>
                <w:rFonts w:eastAsia="Calibri" w:cstheme="minorHAnsi"/>
              </w:rPr>
            </w:pPr>
            <w:r w:rsidRPr="00DB25C4">
              <w:rPr>
                <w:rFonts w:eastAsia="Calibri" w:cstheme="minorHAnsi"/>
              </w:rPr>
              <w:t>2024</w:t>
            </w:r>
          </w:p>
          <w:p w14:paraId="111255E8" w14:textId="77777777" w:rsidR="001E7FBB" w:rsidRPr="00DB25C4" w:rsidRDefault="001E7FBB" w:rsidP="00687314">
            <w:pPr>
              <w:spacing w:after="0" w:line="240" w:lineRule="auto"/>
              <w:ind w:left="102" w:right="61"/>
              <w:jc w:val="both"/>
              <w:rPr>
                <w:rFonts w:eastAsia="Calibri" w:cstheme="minorHAnsi"/>
              </w:rPr>
            </w:pPr>
          </w:p>
        </w:tc>
      </w:tr>
      <w:tr w:rsidR="001E7FBB" w:rsidRPr="00DB25C4" w14:paraId="4E969A17" w14:textId="77777777" w:rsidTr="00CD4E67">
        <w:trPr>
          <w:trHeight w:hRule="exact" w:val="2427"/>
        </w:trPr>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6B6E4F" w14:textId="77777777" w:rsidR="001E7FBB" w:rsidRPr="00DB25C4" w:rsidRDefault="001E7FBB" w:rsidP="00687314">
            <w:pPr>
              <w:spacing w:after="0" w:line="240" w:lineRule="auto"/>
              <w:rPr>
                <w:rFonts w:cstheme="minorHAnsi"/>
              </w:rPr>
            </w:pPr>
            <w:r w:rsidRPr="00DB25C4">
              <w:rPr>
                <w:rFonts w:cstheme="minorHAnsi"/>
              </w:rPr>
              <w:lastRenderedPageBreak/>
              <w:t>3</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73B97F" w14:textId="77777777" w:rsidR="001E7FBB" w:rsidRPr="00DB25C4" w:rsidRDefault="001E7FBB" w:rsidP="00687314">
            <w:pPr>
              <w:spacing w:after="0" w:line="240" w:lineRule="auto"/>
              <w:rPr>
                <w:rFonts w:cstheme="minorHAnsi"/>
              </w:rPr>
            </w:pPr>
            <w:proofErr w:type="spellStart"/>
            <w:r w:rsidRPr="00DB25C4">
              <w:rPr>
                <w:rFonts w:eastAsia="Segoe UI" w:cstheme="minorHAnsi"/>
              </w:rPr>
              <w:t>Menangani</w:t>
            </w:r>
            <w:proofErr w:type="spellEnd"/>
            <w:r w:rsidRPr="00DB25C4">
              <w:rPr>
                <w:rFonts w:eastAsia="Segoe UI" w:cstheme="minorHAnsi"/>
              </w:rPr>
              <w:t xml:space="preserve"> </w:t>
            </w:r>
            <w:proofErr w:type="spellStart"/>
            <w:r w:rsidRPr="00DB25C4">
              <w:rPr>
                <w:rFonts w:eastAsia="Segoe UI" w:cstheme="minorHAnsi"/>
              </w:rPr>
              <w:t>Persaingan</w:t>
            </w:r>
            <w:proofErr w:type="spellEnd"/>
            <w:r w:rsidRPr="00DB25C4">
              <w:rPr>
                <w:rFonts w:eastAsia="Segoe UI" w:cstheme="minorHAnsi"/>
              </w:rPr>
              <w:t xml:space="preserve"> Dari Universitas Lain</w:t>
            </w:r>
          </w:p>
          <w:p w14:paraId="11A00D17" w14:textId="77777777" w:rsidR="001E7FBB" w:rsidRPr="00DB25C4" w:rsidRDefault="001E7FBB" w:rsidP="00687314">
            <w:pPr>
              <w:spacing w:after="0" w:line="240" w:lineRule="auto"/>
              <w:ind w:left="103"/>
              <w:rPr>
                <w:rFonts w:eastAsia="Calibri" w:cstheme="minorHAnsi"/>
              </w:rPr>
            </w:pP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22D790" w14:textId="77777777" w:rsidR="001E7FBB" w:rsidRPr="00DB25C4" w:rsidRDefault="001E7FBB" w:rsidP="00687314">
            <w:pPr>
              <w:spacing w:after="0" w:line="240" w:lineRule="auto"/>
              <w:jc w:val="both"/>
              <w:rPr>
                <w:rFonts w:cstheme="minorHAnsi"/>
              </w:rPr>
            </w:pPr>
            <w:r w:rsidRPr="00DB25C4">
              <w:rPr>
                <w:rFonts w:eastAsia="Segoe UI" w:cstheme="minorHAnsi"/>
              </w:rPr>
              <w:t xml:space="preserve">PPBM </w:t>
            </w:r>
            <w:proofErr w:type="spellStart"/>
            <w:r w:rsidRPr="00DB25C4">
              <w:rPr>
                <w:rFonts w:eastAsia="Segoe UI" w:cstheme="minorHAnsi"/>
              </w:rPr>
              <w:t>perlu</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program </w:t>
            </w:r>
            <w:proofErr w:type="spellStart"/>
            <w:r w:rsidRPr="00DB25C4">
              <w:rPr>
                <w:rFonts w:eastAsia="Segoe UI" w:cstheme="minorHAnsi"/>
              </w:rPr>
              <w:t>layanan</w:t>
            </w:r>
            <w:proofErr w:type="spellEnd"/>
            <w:r w:rsidRPr="00DB25C4">
              <w:rPr>
                <w:rFonts w:eastAsia="Segoe UI" w:cstheme="minorHAnsi"/>
              </w:rPr>
              <w:t xml:space="preserve"> dan </w:t>
            </w:r>
            <w:proofErr w:type="spellStart"/>
            <w:r w:rsidRPr="00DB25C4">
              <w:rPr>
                <w:rFonts w:eastAsia="Segoe UI" w:cstheme="minorHAnsi"/>
              </w:rPr>
              <w:t>pembinaan</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cara</w:t>
            </w:r>
            <w:proofErr w:type="spellEnd"/>
            <w:r w:rsidRPr="00DB25C4">
              <w:rPr>
                <w:rFonts w:eastAsia="Segoe UI" w:cstheme="minorHAnsi"/>
              </w:rPr>
              <w:t xml:space="preserve"> yang </w:t>
            </w:r>
            <w:proofErr w:type="spellStart"/>
            <w:r w:rsidRPr="00DB25C4">
              <w:rPr>
                <w:rFonts w:eastAsia="Segoe UI" w:cstheme="minorHAnsi"/>
              </w:rPr>
              <w:t>lebih</w:t>
            </w:r>
            <w:proofErr w:type="spellEnd"/>
            <w:r w:rsidRPr="00DB25C4">
              <w:rPr>
                <w:rFonts w:eastAsia="Segoe UI" w:cstheme="minorHAnsi"/>
              </w:rPr>
              <w:t xml:space="preserve"> </w:t>
            </w:r>
            <w:proofErr w:type="spellStart"/>
            <w:r w:rsidRPr="00DB25C4">
              <w:rPr>
                <w:rFonts w:eastAsia="Segoe UI" w:cstheme="minorHAnsi"/>
              </w:rPr>
              <w:t>baik</w:t>
            </w:r>
            <w:proofErr w:type="spellEnd"/>
            <w:r w:rsidRPr="00DB25C4">
              <w:rPr>
                <w:rFonts w:eastAsia="Segoe UI" w:cstheme="minorHAnsi"/>
              </w:rPr>
              <w:t xml:space="preserve"> </w:t>
            </w:r>
            <w:proofErr w:type="spellStart"/>
            <w:r w:rsidRPr="00DB25C4">
              <w:rPr>
                <w:rFonts w:eastAsia="Segoe UI" w:cstheme="minorHAnsi"/>
              </w:rPr>
              <w:t>dari</w:t>
            </w:r>
            <w:proofErr w:type="spellEnd"/>
            <w:r w:rsidRPr="00DB25C4">
              <w:rPr>
                <w:rFonts w:eastAsia="Segoe UI" w:cstheme="minorHAnsi"/>
              </w:rPr>
              <w:t xml:space="preserve"> universitas lain agar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mempertahankan</w:t>
            </w:r>
            <w:proofErr w:type="spellEnd"/>
            <w:r w:rsidRPr="00DB25C4">
              <w:rPr>
                <w:rFonts w:eastAsia="Segoe UI" w:cstheme="minorHAnsi"/>
              </w:rPr>
              <w:t xml:space="preserve"> </w:t>
            </w:r>
            <w:proofErr w:type="spellStart"/>
            <w:r w:rsidRPr="00DB25C4">
              <w:rPr>
                <w:rFonts w:eastAsia="Segoe UI" w:cstheme="minorHAnsi"/>
              </w:rPr>
              <w:t>kepercayaan</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w:t>
            </w:r>
            <w:proofErr w:type="spellStart"/>
            <w:r w:rsidRPr="00DB25C4">
              <w:rPr>
                <w:rFonts w:eastAsia="Segoe UI" w:cstheme="minorHAnsi"/>
              </w:rPr>
              <w:t>terhadap</w:t>
            </w:r>
            <w:proofErr w:type="spellEnd"/>
            <w:r w:rsidRPr="00DB25C4">
              <w:rPr>
                <w:rFonts w:eastAsia="Segoe UI" w:cstheme="minorHAnsi"/>
              </w:rPr>
              <w:t xml:space="preserve"> program yang </w:t>
            </w:r>
            <w:proofErr w:type="spellStart"/>
            <w:r w:rsidRPr="00DB25C4">
              <w:rPr>
                <w:rFonts w:eastAsia="Segoe UI" w:cstheme="minorHAnsi"/>
              </w:rPr>
              <w:t>diberikan</w:t>
            </w:r>
            <w:proofErr w:type="spellEnd"/>
            <w:r w:rsidRPr="00DB25C4">
              <w:rPr>
                <w:rFonts w:eastAsia="Segoe UI" w:cstheme="minorHAnsi"/>
              </w:rPr>
              <w:t xml:space="preserve"> oleh PPBM</w:t>
            </w:r>
          </w:p>
        </w:tc>
        <w:tc>
          <w:tcPr>
            <w:tcW w:w="3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B48F99" w14:textId="77777777" w:rsidR="001E7FBB" w:rsidRPr="00DB25C4" w:rsidRDefault="001E7FBB" w:rsidP="00687314">
            <w:pPr>
              <w:spacing w:after="0" w:line="240" w:lineRule="auto"/>
              <w:ind w:left="102" w:right="61"/>
              <w:rPr>
                <w:rFonts w:eastAsia="Calibri" w:cstheme="minorHAnsi"/>
              </w:rPr>
            </w:pPr>
            <w:r w:rsidRPr="00DB25C4">
              <w:rPr>
                <w:rFonts w:eastAsia="Calibri" w:cstheme="minorHAnsi"/>
              </w:rPr>
              <w:t>2024</w:t>
            </w:r>
          </w:p>
          <w:p w14:paraId="34F5A3B8" w14:textId="77777777" w:rsidR="001E7FBB" w:rsidRPr="00DB25C4" w:rsidRDefault="001E7FBB" w:rsidP="00687314">
            <w:pPr>
              <w:spacing w:after="0" w:line="240" w:lineRule="auto"/>
              <w:ind w:left="102" w:right="62"/>
              <w:jc w:val="both"/>
              <w:rPr>
                <w:rFonts w:eastAsia="Calibri" w:cstheme="minorHAnsi"/>
              </w:rPr>
            </w:pPr>
          </w:p>
        </w:tc>
      </w:tr>
      <w:tr w:rsidR="001E7FBB" w:rsidRPr="00DB25C4" w14:paraId="13FC53DB" w14:textId="77777777" w:rsidTr="00CD4E67">
        <w:trPr>
          <w:trHeight w:hRule="exact" w:val="3501"/>
        </w:trPr>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A252CE" w14:textId="77777777" w:rsidR="001E7FBB" w:rsidRPr="00DB25C4" w:rsidRDefault="001E7FBB" w:rsidP="00687314">
            <w:pPr>
              <w:spacing w:after="0" w:line="240" w:lineRule="auto"/>
              <w:rPr>
                <w:rFonts w:cstheme="minorHAnsi"/>
              </w:rPr>
            </w:pPr>
            <w:r w:rsidRPr="00DB25C4">
              <w:rPr>
                <w:rFonts w:cstheme="minorHAnsi"/>
              </w:rPr>
              <w:t>4</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4F5246" w14:textId="77777777" w:rsidR="001E7FBB" w:rsidRPr="00DB25C4" w:rsidRDefault="001E7FBB" w:rsidP="00687314">
            <w:pPr>
              <w:spacing w:after="0" w:line="240" w:lineRule="auto"/>
              <w:rPr>
                <w:rFonts w:eastAsia="Segoe UI" w:cstheme="minorHAnsi"/>
              </w:rPr>
            </w:pPr>
            <w:proofErr w:type="spellStart"/>
            <w:r w:rsidRPr="00DB25C4">
              <w:rPr>
                <w:rFonts w:eastAsia="Segoe UI" w:cstheme="minorHAnsi"/>
              </w:rPr>
              <w:t>Dukungan</w:t>
            </w:r>
            <w:proofErr w:type="spellEnd"/>
            <w:r w:rsidRPr="00DB25C4">
              <w:rPr>
                <w:rFonts w:eastAsia="Segoe UI" w:cstheme="minorHAnsi"/>
              </w:rPr>
              <w:t xml:space="preserve"> </w:t>
            </w:r>
            <w:proofErr w:type="spellStart"/>
            <w:r w:rsidRPr="00DB25C4">
              <w:rPr>
                <w:rFonts w:eastAsia="Segoe UI" w:cstheme="minorHAnsi"/>
              </w:rPr>
              <w:t>sumber</w:t>
            </w:r>
            <w:proofErr w:type="spellEnd"/>
            <w:r w:rsidRPr="00DB25C4">
              <w:rPr>
                <w:rFonts w:eastAsia="Segoe UI" w:cstheme="minorHAnsi"/>
              </w:rPr>
              <w:t xml:space="preserve"> </w:t>
            </w:r>
            <w:proofErr w:type="spellStart"/>
            <w:r w:rsidRPr="00DB25C4">
              <w:rPr>
                <w:rFonts w:eastAsia="Segoe UI" w:cstheme="minorHAnsi"/>
              </w:rPr>
              <w:t>daya</w:t>
            </w:r>
            <w:proofErr w:type="spellEnd"/>
            <w:r w:rsidRPr="00DB25C4">
              <w:rPr>
                <w:rFonts w:eastAsia="Segoe UI" w:cstheme="minorHAnsi"/>
              </w:rPr>
              <w:t xml:space="preserve"> </w:t>
            </w:r>
            <w:proofErr w:type="spellStart"/>
            <w:r w:rsidRPr="00DB25C4">
              <w:rPr>
                <w:rFonts w:eastAsia="Segoe UI" w:cstheme="minorHAnsi"/>
              </w:rPr>
              <w:t>keuangan</w:t>
            </w:r>
            <w:proofErr w:type="spellEnd"/>
          </w:p>
          <w:p w14:paraId="06140C12" w14:textId="77777777" w:rsidR="001E7FBB" w:rsidRPr="00DB25C4" w:rsidRDefault="001E7FBB" w:rsidP="00687314">
            <w:pPr>
              <w:spacing w:after="0" w:line="240" w:lineRule="auto"/>
              <w:ind w:left="103" w:right="64"/>
              <w:rPr>
                <w:rFonts w:eastAsia="Calibri" w:cstheme="minorHAnsi"/>
              </w:rPr>
            </w:pP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1FC157" w14:textId="77777777" w:rsidR="001E7FBB" w:rsidRPr="00DB25C4" w:rsidRDefault="001E7FBB" w:rsidP="00687314">
            <w:pPr>
              <w:spacing w:after="0" w:line="240" w:lineRule="auto"/>
              <w:jc w:val="both"/>
              <w:rPr>
                <w:rFonts w:cstheme="minorHAnsi"/>
              </w:rPr>
            </w:pPr>
            <w:r w:rsidRPr="00DB25C4">
              <w:rPr>
                <w:rFonts w:eastAsia="Segoe UI" w:cstheme="minorHAnsi"/>
              </w:rPr>
              <w:t xml:space="preserve">PPBM </w:t>
            </w:r>
            <w:proofErr w:type="spellStart"/>
            <w:r w:rsidRPr="00DB25C4">
              <w:rPr>
                <w:rFonts w:eastAsia="Segoe UI" w:cstheme="minorHAnsi"/>
              </w:rPr>
              <w:t>harus</w:t>
            </w:r>
            <w:proofErr w:type="spellEnd"/>
            <w:r w:rsidRPr="00DB25C4">
              <w:rPr>
                <w:rFonts w:eastAsia="Segoe UI" w:cstheme="minorHAnsi"/>
              </w:rPr>
              <w:t xml:space="preserve"> </w:t>
            </w:r>
            <w:proofErr w:type="spellStart"/>
            <w:r w:rsidRPr="00DB25C4">
              <w:rPr>
                <w:rFonts w:eastAsia="Segoe UI" w:cstheme="minorHAnsi"/>
              </w:rPr>
              <w:t>mencari</w:t>
            </w:r>
            <w:proofErr w:type="spellEnd"/>
            <w:r w:rsidRPr="00DB25C4">
              <w:rPr>
                <w:rFonts w:eastAsia="Segoe UI" w:cstheme="minorHAnsi"/>
              </w:rPr>
              <w:t xml:space="preserve"> </w:t>
            </w:r>
            <w:proofErr w:type="spellStart"/>
            <w:r w:rsidRPr="00DB25C4">
              <w:rPr>
                <w:rFonts w:eastAsia="Segoe UI" w:cstheme="minorHAnsi"/>
              </w:rPr>
              <w:t>sumber</w:t>
            </w:r>
            <w:proofErr w:type="spellEnd"/>
            <w:r w:rsidRPr="00DB25C4">
              <w:rPr>
                <w:rFonts w:eastAsia="Segoe UI" w:cstheme="minorHAnsi"/>
              </w:rPr>
              <w:t xml:space="preserve"> </w:t>
            </w:r>
            <w:proofErr w:type="spellStart"/>
            <w:r w:rsidRPr="00DB25C4">
              <w:rPr>
                <w:rFonts w:eastAsia="Segoe UI" w:cstheme="minorHAnsi"/>
              </w:rPr>
              <w:t>daya</w:t>
            </w:r>
            <w:proofErr w:type="spellEnd"/>
            <w:r w:rsidRPr="00DB25C4">
              <w:rPr>
                <w:rFonts w:eastAsia="Segoe UI" w:cstheme="minorHAnsi"/>
              </w:rPr>
              <w:t xml:space="preserve"> </w:t>
            </w:r>
            <w:proofErr w:type="spellStart"/>
            <w:r w:rsidRPr="00DB25C4">
              <w:rPr>
                <w:rFonts w:eastAsia="Segoe UI" w:cstheme="minorHAnsi"/>
              </w:rPr>
              <w:t>keuangan</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memperbaiki</w:t>
            </w:r>
            <w:proofErr w:type="spellEnd"/>
            <w:r w:rsidRPr="00DB25C4">
              <w:rPr>
                <w:rFonts w:eastAsia="Segoe UI" w:cstheme="minorHAnsi"/>
              </w:rPr>
              <w:t xml:space="preserve"> program-program yang </w:t>
            </w:r>
            <w:proofErr w:type="spellStart"/>
            <w:r w:rsidRPr="00DB25C4">
              <w:rPr>
                <w:rFonts w:eastAsia="Segoe UI" w:cstheme="minorHAnsi"/>
              </w:rPr>
              <w:t>kurang</w:t>
            </w:r>
            <w:proofErr w:type="spellEnd"/>
            <w:r w:rsidRPr="00DB25C4">
              <w:rPr>
                <w:rFonts w:eastAsia="Segoe UI" w:cstheme="minorHAnsi"/>
              </w:rPr>
              <w:t xml:space="preserve"> </w:t>
            </w:r>
            <w:proofErr w:type="spellStart"/>
            <w:r w:rsidRPr="00DB25C4">
              <w:rPr>
                <w:rFonts w:eastAsia="Segoe UI" w:cstheme="minorHAnsi"/>
              </w:rPr>
              <w:t>memuaskan</w:t>
            </w:r>
            <w:proofErr w:type="spellEnd"/>
            <w:r w:rsidRPr="00DB25C4">
              <w:rPr>
                <w:rFonts w:eastAsia="Segoe UI" w:cstheme="minorHAnsi"/>
              </w:rPr>
              <w:t xml:space="preserve"> dan </w:t>
            </w:r>
            <w:proofErr w:type="spellStart"/>
            <w:r w:rsidRPr="00DB25C4">
              <w:rPr>
                <w:rFonts w:eastAsia="Segoe UI" w:cstheme="minorHAnsi"/>
              </w:rPr>
              <w:t>menjaga</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program yang </w:t>
            </w:r>
            <w:proofErr w:type="spellStart"/>
            <w:r w:rsidRPr="00DB25C4">
              <w:rPr>
                <w:rFonts w:eastAsia="Segoe UI" w:cstheme="minorHAnsi"/>
              </w:rPr>
              <w:t>sudah</w:t>
            </w:r>
            <w:proofErr w:type="spellEnd"/>
            <w:r w:rsidRPr="00DB25C4">
              <w:rPr>
                <w:rFonts w:eastAsia="Segoe UI" w:cstheme="minorHAnsi"/>
              </w:rPr>
              <w:t xml:space="preserve"> </w:t>
            </w:r>
            <w:proofErr w:type="spellStart"/>
            <w:r w:rsidRPr="00DB25C4">
              <w:rPr>
                <w:rFonts w:eastAsia="Segoe UI" w:cstheme="minorHAnsi"/>
              </w:rPr>
              <w:t>baik</w:t>
            </w:r>
            <w:proofErr w:type="spellEnd"/>
            <w:r w:rsidRPr="00DB25C4">
              <w:rPr>
                <w:rFonts w:eastAsia="Segoe UI" w:cstheme="minorHAnsi"/>
              </w:rPr>
              <w:t xml:space="preserve">. Hal </w:t>
            </w:r>
            <w:proofErr w:type="spellStart"/>
            <w:r w:rsidRPr="00DB25C4">
              <w:rPr>
                <w:rFonts w:eastAsia="Segoe UI" w:cstheme="minorHAnsi"/>
              </w:rPr>
              <w:t>ini</w:t>
            </w:r>
            <w:proofErr w:type="spellEnd"/>
            <w:r w:rsidRPr="00DB25C4">
              <w:rPr>
                <w:rFonts w:eastAsia="Segoe UI" w:cstheme="minorHAnsi"/>
              </w:rPr>
              <w:t xml:space="preserve"> </w:t>
            </w:r>
            <w:proofErr w:type="spellStart"/>
            <w:r w:rsidRPr="00DB25C4">
              <w:rPr>
                <w:rFonts w:eastAsia="Segoe UI" w:cstheme="minorHAnsi"/>
              </w:rPr>
              <w:t>dilakukan</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cara</w:t>
            </w:r>
            <w:proofErr w:type="spellEnd"/>
            <w:r w:rsidRPr="00DB25C4">
              <w:rPr>
                <w:rFonts w:eastAsia="Segoe UI" w:cstheme="minorHAnsi"/>
              </w:rPr>
              <w:t xml:space="preserve"> </w:t>
            </w:r>
            <w:proofErr w:type="spellStart"/>
            <w:r w:rsidRPr="00DB25C4">
              <w:rPr>
                <w:rFonts w:eastAsia="Segoe UI" w:cstheme="minorHAnsi"/>
              </w:rPr>
              <w:t>membangun</w:t>
            </w:r>
            <w:proofErr w:type="spellEnd"/>
            <w:r w:rsidRPr="00DB25C4">
              <w:rPr>
                <w:rFonts w:eastAsia="Segoe UI" w:cstheme="minorHAnsi"/>
              </w:rPr>
              <w:t xml:space="preserve"> </w:t>
            </w:r>
            <w:proofErr w:type="spellStart"/>
            <w:r w:rsidRPr="00DB25C4">
              <w:rPr>
                <w:rFonts w:eastAsia="Segoe UI" w:cstheme="minorHAnsi"/>
              </w:rPr>
              <w:t>kerjasama</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pihak</w:t>
            </w:r>
            <w:proofErr w:type="spellEnd"/>
            <w:r w:rsidRPr="00DB25C4">
              <w:rPr>
                <w:rFonts w:eastAsia="Segoe UI" w:cstheme="minorHAnsi"/>
              </w:rPr>
              <w:t xml:space="preserve"> sponsor </w:t>
            </w:r>
            <w:proofErr w:type="spellStart"/>
            <w:r w:rsidRPr="00DB25C4">
              <w:rPr>
                <w:rFonts w:eastAsia="Segoe UI" w:cstheme="minorHAnsi"/>
              </w:rPr>
              <w:t>atau</w:t>
            </w:r>
            <w:proofErr w:type="spellEnd"/>
            <w:r w:rsidRPr="00DB25C4">
              <w:rPr>
                <w:rFonts w:eastAsia="Segoe UI" w:cstheme="minorHAnsi"/>
              </w:rPr>
              <w:t xml:space="preserve"> </w:t>
            </w:r>
            <w:proofErr w:type="spellStart"/>
            <w:r w:rsidRPr="00DB25C4">
              <w:rPr>
                <w:rFonts w:eastAsia="Segoe UI" w:cstheme="minorHAnsi"/>
              </w:rPr>
              <w:t>lembaga</w:t>
            </w:r>
            <w:proofErr w:type="spellEnd"/>
            <w:r w:rsidRPr="00DB25C4">
              <w:rPr>
                <w:rFonts w:eastAsia="Segoe UI" w:cstheme="minorHAnsi"/>
              </w:rPr>
              <w:t xml:space="preserve"> </w:t>
            </w:r>
            <w:proofErr w:type="spellStart"/>
            <w:r w:rsidRPr="00DB25C4">
              <w:rPr>
                <w:rFonts w:eastAsia="Segoe UI" w:cstheme="minorHAnsi"/>
              </w:rPr>
              <w:t>keuangan</w:t>
            </w:r>
            <w:proofErr w:type="spellEnd"/>
            <w:r w:rsidRPr="00DB25C4">
              <w:rPr>
                <w:rFonts w:eastAsia="Segoe UI" w:cstheme="minorHAnsi"/>
              </w:rPr>
              <w:t xml:space="preserve"> </w:t>
            </w:r>
            <w:proofErr w:type="spellStart"/>
            <w:r w:rsidRPr="00DB25C4">
              <w:rPr>
                <w:rFonts w:eastAsia="Segoe UI" w:cstheme="minorHAnsi"/>
              </w:rPr>
              <w:t>lainnya</w:t>
            </w:r>
            <w:proofErr w:type="spellEnd"/>
            <w:r w:rsidRPr="00DB25C4">
              <w:rPr>
                <w:rFonts w:eastAsia="Segoe UI" w:cstheme="minorHAnsi"/>
              </w:rPr>
              <w:t xml:space="preserve"> yang </w:t>
            </w:r>
            <w:proofErr w:type="spellStart"/>
            <w:r w:rsidRPr="00DB25C4">
              <w:rPr>
                <w:rFonts w:eastAsia="Segoe UI" w:cstheme="minorHAnsi"/>
              </w:rPr>
              <w:t>memiliki</w:t>
            </w:r>
            <w:proofErr w:type="spellEnd"/>
            <w:r w:rsidRPr="00DB25C4">
              <w:rPr>
                <w:rFonts w:eastAsia="Segoe UI" w:cstheme="minorHAnsi"/>
              </w:rPr>
              <w:t xml:space="preserve"> </w:t>
            </w:r>
            <w:proofErr w:type="spellStart"/>
            <w:r w:rsidRPr="00DB25C4">
              <w:rPr>
                <w:rFonts w:eastAsia="Segoe UI" w:cstheme="minorHAnsi"/>
              </w:rPr>
              <w:t>kepentingan</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kegiatan-kegiatan</w:t>
            </w:r>
            <w:proofErr w:type="spellEnd"/>
            <w:r w:rsidRPr="00DB25C4">
              <w:rPr>
                <w:rFonts w:eastAsia="Segoe UI" w:cstheme="minorHAnsi"/>
              </w:rPr>
              <w:t xml:space="preserve"> yang </w:t>
            </w:r>
            <w:proofErr w:type="spellStart"/>
            <w:r w:rsidRPr="00DB25C4">
              <w:rPr>
                <w:rFonts w:eastAsia="Segoe UI" w:cstheme="minorHAnsi"/>
              </w:rPr>
              <w:t>melibatkan</w:t>
            </w:r>
            <w:proofErr w:type="spellEnd"/>
            <w:r w:rsidRPr="00DB25C4">
              <w:rPr>
                <w:rFonts w:eastAsia="Segoe UI" w:cstheme="minorHAnsi"/>
              </w:rPr>
              <w:t xml:space="preserve"> PPBM dan </w:t>
            </w:r>
            <w:proofErr w:type="spellStart"/>
            <w:r w:rsidRPr="00DB25C4">
              <w:rPr>
                <w:rFonts w:eastAsia="Segoe UI" w:cstheme="minorHAnsi"/>
              </w:rPr>
              <w:t>mahasiswa</w:t>
            </w:r>
            <w:proofErr w:type="spellEnd"/>
            <w:r w:rsidRPr="00DB25C4">
              <w:rPr>
                <w:rFonts w:eastAsia="Segoe UI" w:cstheme="minorHAnsi"/>
              </w:rPr>
              <w:t>.</w:t>
            </w:r>
          </w:p>
        </w:tc>
        <w:tc>
          <w:tcPr>
            <w:tcW w:w="3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49064A" w14:textId="77777777" w:rsidR="001E7FBB" w:rsidRPr="00DB25C4" w:rsidRDefault="001E7FBB" w:rsidP="00687314">
            <w:pPr>
              <w:spacing w:after="0" w:line="240" w:lineRule="auto"/>
              <w:ind w:left="102" w:right="61"/>
              <w:rPr>
                <w:rFonts w:eastAsia="Calibri" w:cstheme="minorHAnsi"/>
              </w:rPr>
            </w:pPr>
            <w:r w:rsidRPr="00DB25C4">
              <w:rPr>
                <w:rFonts w:eastAsia="Calibri" w:cstheme="minorHAnsi"/>
              </w:rPr>
              <w:t>2024</w:t>
            </w:r>
          </w:p>
          <w:p w14:paraId="6F831CFF" w14:textId="77777777" w:rsidR="001E7FBB" w:rsidRPr="00DB25C4" w:rsidRDefault="001E7FBB" w:rsidP="00687314">
            <w:pPr>
              <w:spacing w:after="0" w:line="240" w:lineRule="auto"/>
              <w:ind w:left="102" w:right="62"/>
              <w:jc w:val="both"/>
              <w:rPr>
                <w:rFonts w:eastAsia="Calibri" w:cstheme="minorHAnsi"/>
              </w:rPr>
            </w:pPr>
          </w:p>
        </w:tc>
      </w:tr>
      <w:tr w:rsidR="001E7FBB" w:rsidRPr="00DB25C4" w14:paraId="7DAA8341" w14:textId="77777777" w:rsidTr="00CD4E67">
        <w:trPr>
          <w:trHeight w:hRule="exact" w:val="286"/>
        </w:trPr>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29BDB7" w14:textId="77777777" w:rsidR="001E7FBB" w:rsidRPr="00DB25C4" w:rsidRDefault="001E7FBB" w:rsidP="00687314">
            <w:pPr>
              <w:spacing w:after="0" w:line="240" w:lineRule="auto"/>
              <w:rPr>
                <w:rFonts w:cstheme="minorHAnsi"/>
              </w:rPr>
            </w:pPr>
            <w:r w:rsidRPr="00DB25C4">
              <w:rPr>
                <w:rFonts w:cstheme="minorHAnsi"/>
              </w:rPr>
              <w:t>5</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60086C" w14:textId="77777777" w:rsidR="001E7FBB" w:rsidRPr="00DB25C4" w:rsidRDefault="001E7FBB" w:rsidP="00687314">
            <w:pPr>
              <w:spacing w:after="0" w:line="240" w:lineRule="auto"/>
              <w:rPr>
                <w:rFonts w:eastAsia="Segoe UI" w:cstheme="minorHAnsi"/>
              </w:rPr>
            </w:pPr>
            <w:proofErr w:type="spellStart"/>
            <w:r w:rsidRPr="00DB25C4">
              <w:rPr>
                <w:rFonts w:eastAsia="Segoe UI" w:cstheme="minorHAnsi"/>
              </w:rPr>
              <w:t>Memperbaiki</w:t>
            </w:r>
            <w:proofErr w:type="spellEnd"/>
            <w:r w:rsidRPr="00DB25C4">
              <w:rPr>
                <w:rFonts w:eastAsia="Segoe UI" w:cstheme="minorHAnsi"/>
              </w:rPr>
              <w:t xml:space="preserve"> Marketing Program </w:t>
            </w:r>
            <w:proofErr w:type="spellStart"/>
            <w:r w:rsidRPr="00DB25C4">
              <w:rPr>
                <w:rFonts w:eastAsia="Segoe UI" w:cstheme="minorHAnsi"/>
              </w:rPr>
              <w:t>Kemahasiswaan</w:t>
            </w:r>
            <w:proofErr w:type="spellEnd"/>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2FE323" w14:textId="77777777" w:rsidR="001E7FBB" w:rsidRPr="00DB25C4" w:rsidRDefault="001E7FBB" w:rsidP="00687314">
            <w:pPr>
              <w:spacing w:after="0" w:line="240" w:lineRule="auto"/>
              <w:rPr>
                <w:rFonts w:cstheme="minorHAnsi"/>
              </w:rPr>
            </w:pPr>
            <w:r w:rsidRPr="00DB25C4">
              <w:rPr>
                <w:rFonts w:eastAsia="Segoe UI" w:cstheme="minorHAnsi"/>
              </w:rPr>
              <w:t xml:space="preserve">PPBM </w:t>
            </w:r>
            <w:proofErr w:type="spellStart"/>
            <w:r w:rsidRPr="00DB25C4">
              <w:rPr>
                <w:rFonts w:eastAsia="Segoe UI" w:cstheme="minorHAnsi"/>
              </w:rPr>
              <w:t>perlu</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promosi</w:t>
            </w:r>
            <w:proofErr w:type="spellEnd"/>
            <w:r w:rsidRPr="00DB25C4">
              <w:rPr>
                <w:rFonts w:eastAsia="Segoe UI" w:cstheme="minorHAnsi"/>
              </w:rPr>
              <w:t xml:space="preserve"> dan marketing program </w:t>
            </w:r>
            <w:proofErr w:type="spellStart"/>
            <w:r w:rsidRPr="00DB25C4">
              <w:rPr>
                <w:rFonts w:eastAsia="Segoe UI" w:cstheme="minorHAnsi"/>
              </w:rPr>
              <w:t>layanan</w:t>
            </w:r>
            <w:proofErr w:type="spellEnd"/>
            <w:r w:rsidRPr="00DB25C4">
              <w:rPr>
                <w:rFonts w:eastAsia="Segoe UI" w:cstheme="minorHAnsi"/>
              </w:rPr>
              <w:t xml:space="preserve"> dan </w:t>
            </w:r>
            <w:proofErr w:type="spellStart"/>
            <w:r w:rsidRPr="00DB25C4">
              <w:rPr>
                <w:rFonts w:eastAsia="Segoe UI" w:cstheme="minorHAnsi"/>
              </w:rPr>
              <w:t>pembinaan</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yang </w:t>
            </w:r>
            <w:proofErr w:type="spellStart"/>
            <w:r w:rsidRPr="00DB25C4">
              <w:rPr>
                <w:rFonts w:eastAsia="Segoe UI" w:cstheme="minorHAnsi"/>
              </w:rPr>
              <w:t>tersedia</w:t>
            </w:r>
            <w:proofErr w:type="spellEnd"/>
            <w:r w:rsidRPr="00DB25C4">
              <w:rPr>
                <w:rFonts w:eastAsia="Segoe UI" w:cstheme="minorHAnsi"/>
              </w:rPr>
              <w:t xml:space="preserve"> agar </w:t>
            </w:r>
            <w:proofErr w:type="spellStart"/>
            <w:r w:rsidRPr="00DB25C4">
              <w:rPr>
                <w:rFonts w:eastAsia="Segoe UI" w:cstheme="minorHAnsi"/>
              </w:rPr>
              <w:t>mahasiswa</w:t>
            </w:r>
            <w:proofErr w:type="spellEnd"/>
            <w:r w:rsidRPr="00DB25C4">
              <w:rPr>
                <w:rFonts w:eastAsia="Segoe UI" w:cstheme="minorHAnsi"/>
              </w:rPr>
              <w:t xml:space="preserve"> </w:t>
            </w:r>
            <w:proofErr w:type="spellStart"/>
            <w:r w:rsidRPr="00DB25C4">
              <w:rPr>
                <w:rFonts w:eastAsia="Segoe UI" w:cstheme="minorHAnsi"/>
              </w:rPr>
              <w:t>tertarik</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mengikuti</w:t>
            </w:r>
            <w:proofErr w:type="spellEnd"/>
            <w:r w:rsidRPr="00DB25C4">
              <w:rPr>
                <w:rFonts w:eastAsia="Segoe UI" w:cstheme="minorHAnsi"/>
              </w:rPr>
              <w:t xml:space="preserve"> program yang </w:t>
            </w:r>
            <w:proofErr w:type="spellStart"/>
            <w:r w:rsidRPr="00DB25C4">
              <w:rPr>
                <w:rFonts w:eastAsia="Segoe UI" w:cstheme="minorHAnsi"/>
              </w:rPr>
              <w:t>disediakan</w:t>
            </w:r>
            <w:proofErr w:type="spellEnd"/>
            <w:r w:rsidRPr="00DB25C4">
              <w:rPr>
                <w:rFonts w:eastAsia="Segoe UI" w:cstheme="minorHAnsi"/>
              </w:rPr>
              <w:t xml:space="preserve"> oleh PPBM. Hal </w:t>
            </w:r>
            <w:proofErr w:type="spellStart"/>
            <w:r w:rsidRPr="00DB25C4">
              <w:rPr>
                <w:rFonts w:eastAsia="Segoe UI" w:cstheme="minorHAnsi"/>
              </w:rPr>
              <w:t>ini</w:t>
            </w:r>
            <w:proofErr w:type="spellEnd"/>
            <w:r w:rsidRPr="00DB25C4">
              <w:rPr>
                <w:rFonts w:eastAsia="Segoe UI" w:cstheme="minorHAnsi"/>
              </w:rPr>
              <w:t xml:space="preserve"> </w:t>
            </w:r>
            <w:proofErr w:type="spellStart"/>
            <w:r w:rsidRPr="00DB25C4">
              <w:rPr>
                <w:rFonts w:eastAsia="Segoe UI" w:cstheme="minorHAnsi"/>
              </w:rPr>
              <w:t>dilakukan</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mencegah</w:t>
            </w:r>
            <w:proofErr w:type="spellEnd"/>
            <w:r w:rsidRPr="00DB25C4">
              <w:rPr>
                <w:rFonts w:eastAsia="Segoe UI" w:cstheme="minorHAnsi"/>
              </w:rPr>
              <w:t xml:space="preserve"> </w:t>
            </w:r>
            <w:proofErr w:type="spellStart"/>
            <w:r w:rsidRPr="00DB25C4">
              <w:rPr>
                <w:rFonts w:eastAsia="Segoe UI" w:cstheme="minorHAnsi"/>
              </w:rPr>
              <w:t>kemungkinan</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w:t>
            </w:r>
            <w:proofErr w:type="spellStart"/>
            <w:r w:rsidRPr="00DB25C4">
              <w:rPr>
                <w:rFonts w:eastAsia="Segoe UI" w:cstheme="minorHAnsi"/>
              </w:rPr>
              <w:t>tidak</w:t>
            </w:r>
            <w:proofErr w:type="spellEnd"/>
            <w:r w:rsidRPr="00DB25C4">
              <w:rPr>
                <w:rFonts w:eastAsia="Segoe UI" w:cstheme="minorHAnsi"/>
              </w:rPr>
              <w:t xml:space="preserve"> </w:t>
            </w:r>
            <w:proofErr w:type="spellStart"/>
            <w:r w:rsidRPr="00DB25C4">
              <w:rPr>
                <w:rFonts w:eastAsia="Segoe UI" w:cstheme="minorHAnsi"/>
              </w:rPr>
              <w:t>memiliki</w:t>
            </w:r>
            <w:proofErr w:type="spellEnd"/>
            <w:r w:rsidRPr="00DB25C4">
              <w:rPr>
                <w:rFonts w:eastAsia="Segoe UI" w:cstheme="minorHAnsi"/>
              </w:rPr>
              <w:t xml:space="preserve"> </w:t>
            </w:r>
            <w:proofErr w:type="spellStart"/>
            <w:r w:rsidRPr="00DB25C4">
              <w:rPr>
                <w:rFonts w:eastAsia="Segoe UI" w:cstheme="minorHAnsi"/>
              </w:rPr>
              <w:t>minat</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mengikuti</w:t>
            </w:r>
            <w:proofErr w:type="spellEnd"/>
            <w:r w:rsidRPr="00DB25C4">
              <w:rPr>
                <w:rFonts w:eastAsia="Segoe UI" w:cstheme="minorHAnsi"/>
              </w:rPr>
              <w:t xml:space="preserve"> program </w:t>
            </w:r>
            <w:proofErr w:type="spellStart"/>
            <w:r w:rsidRPr="00DB25C4">
              <w:rPr>
                <w:rFonts w:eastAsia="Segoe UI" w:cstheme="minorHAnsi"/>
              </w:rPr>
              <w:t>layanan</w:t>
            </w:r>
            <w:proofErr w:type="spellEnd"/>
            <w:r w:rsidRPr="00DB25C4">
              <w:rPr>
                <w:rFonts w:eastAsia="Segoe UI" w:cstheme="minorHAnsi"/>
              </w:rPr>
              <w:t xml:space="preserve"> dan </w:t>
            </w:r>
            <w:proofErr w:type="spellStart"/>
            <w:r w:rsidRPr="00DB25C4">
              <w:rPr>
                <w:rFonts w:eastAsia="Segoe UI" w:cstheme="minorHAnsi"/>
              </w:rPr>
              <w:t>pembinaan</w:t>
            </w:r>
            <w:proofErr w:type="spellEnd"/>
            <w:r w:rsidRPr="00DB25C4">
              <w:rPr>
                <w:rFonts w:eastAsia="Segoe UI" w:cstheme="minorHAnsi"/>
              </w:rPr>
              <w:t xml:space="preserve"> yang </w:t>
            </w:r>
            <w:proofErr w:type="spellStart"/>
            <w:r w:rsidRPr="00DB25C4">
              <w:rPr>
                <w:rFonts w:eastAsia="Segoe UI" w:cstheme="minorHAnsi"/>
              </w:rPr>
              <w:t>disediakan</w:t>
            </w:r>
            <w:proofErr w:type="spellEnd"/>
            <w:r w:rsidRPr="00DB25C4">
              <w:rPr>
                <w:rFonts w:eastAsia="Segoe UI" w:cstheme="minorHAnsi"/>
              </w:rPr>
              <w:t xml:space="preserve"> oleh PPBM</w:t>
            </w:r>
          </w:p>
        </w:tc>
        <w:tc>
          <w:tcPr>
            <w:tcW w:w="3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298FA1" w14:textId="77777777" w:rsidR="001E7FBB" w:rsidRPr="00DB25C4" w:rsidRDefault="001E7FBB" w:rsidP="00687314">
            <w:pPr>
              <w:spacing w:after="0" w:line="240" w:lineRule="auto"/>
              <w:ind w:left="102" w:right="61"/>
              <w:rPr>
                <w:rFonts w:eastAsia="Calibri" w:cstheme="minorHAnsi"/>
              </w:rPr>
            </w:pPr>
            <w:r w:rsidRPr="00DB25C4">
              <w:rPr>
                <w:rFonts w:eastAsia="Calibri" w:cstheme="minorHAnsi"/>
              </w:rPr>
              <w:t>2024</w:t>
            </w:r>
          </w:p>
          <w:p w14:paraId="7277EC20" w14:textId="77777777" w:rsidR="001E7FBB" w:rsidRPr="00DB25C4" w:rsidRDefault="001E7FBB" w:rsidP="00687314">
            <w:pPr>
              <w:spacing w:after="0" w:line="240" w:lineRule="auto"/>
              <w:ind w:left="102"/>
              <w:rPr>
                <w:rFonts w:eastAsia="Calibri" w:cstheme="minorHAnsi"/>
              </w:rPr>
            </w:pPr>
          </w:p>
        </w:tc>
      </w:tr>
    </w:tbl>
    <w:p w14:paraId="10687817" w14:textId="77777777" w:rsidR="00866ABA" w:rsidRPr="00DB25C4" w:rsidRDefault="00866ABA" w:rsidP="00687314">
      <w:pPr>
        <w:spacing w:after="0" w:line="240" w:lineRule="auto"/>
        <w:rPr>
          <w:rFonts w:cstheme="minorHAnsi"/>
        </w:rPr>
        <w:sectPr w:rsidR="00866ABA" w:rsidRPr="00DB25C4" w:rsidSect="00450D50">
          <w:footerReference w:type="default" r:id="rId68"/>
          <w:pgSz w:w="12240" w:h="15840"/>
          <w:pgMar w:top="1440" w:right="1440" w:bottom="1440" w:left="1440" w:header="720" w:footer="720" w:gutter="0"/>
          <w:cols w:space="720"/>
          <w:noEndnote/>
        </w:sectPr>
      </w:pPr>
    </w:p>
    <w:p w14:paraId="5B776112" w14:textId="77777777" w:rsidR="00866ABA" w:rsidRPr="00DB25C4" w:rsidRDefault="00866ABA" w:rsidP="00687314">
      <w:pPr>
        <w:spacing w:after="0" w:line="240" w:lineRule="auto"/>
        <w:rPr>
          <w:rFonts w:cstheme="minorHAnsi"/>
          <w:b/>
          <w:bCs/>
        </w:rPr>
      </w:pPr>
      <w:r w:rsidRPr="00DB25C4">
        <w:rPr>
          <w:rFonts w:cstheme="minorHAnsi"/>
          <w:b/>
          <w:bCs/>
        </w:rPr>
        <w:lastRenderedPageBreak/>
        <w:t>KRITERIA 4. SUMBER DAYA MANUSIA</w:t>
      </w:r>
    </w:p>
    <w:p w14:paraId="0DD3C915" w14:textId="77777777" w:rsidR="00866ABA" w:rsidRPr="00DB25C4" w:rsidRDefault="00866ABA" w:rsidP="00687314">
      <w:pPr>
        <w:spacing w:after="0" w:line="240" w:lineRule="auto"/>
        <w:rPr>
          <w:rFonts w:cstheme="minorHAnsi"/>
          <w:b/>
          <w:bCs/>
        </w:rPr>
      </w:pPr>
      <w:r w:rsidRPr="00DB25C4">
        <w:rPr>
          <w:rFonts w:cstheme="minorHAnsi"/>
          <w:b/>
          <w:bCs/>
        </w:rPr>
        <w:t xml:space="preserve">4.1 </w:t>
      </w:r>
      <w:proofErr w:type="spellStart"/>
      <w:r w:rsidRPr="00DB25C4">
        <w:rPr>
          <w:rFonts w:cstheme="minorHAnsi"/>
          <w:b/>
          <w:bCs/>
        </w:rPr>
        <w:t>Dosen</w:t>
      </w:r>
      <w:proofErr w:type="spellEnd"/>
    </w:p>
    <w:p w14:paraId="10D5E06E" w14:textId="77777777" w:rsidR="00866ABA" w:rsidRPr="00DB25C4" w:rsidRDefault="00866ABA" w:rsidP="00687314">
      <w:pPr>
        <w:spacing w:after="0" w:line="240" w:lineRule="auto"/>
        <w:rPr>
          <w:rFonts w:cstheme="minorHAnsi"/>
          <w:b/>
          <w:bCs/>
        </w:rPr>
      </w:pPr>
      <w:r w:rsidRPr="00DB25C4">
        <w:rPr>
          <w:rFonts w:cstheme="minorHAnsi"/>
          <w:b/>
          <w:bCs/>
        </w:rPr>
        <w:t xml:space="preserve">4.1.1 </w:t>
      </w:r>
      <w:proofErr w:type="spellStart"/>
      <w:r w:rsidRPr="00DB25C4">
        <w:rPr>
          <w:rFonts w:cstheme="minorHAnsi"/>
          <w:b/>
          <w:bCs/>
        </w:rPr>
        <w:t>Kebijakan</w:t>
      </w:r>
      <w:proofErr w:type="spellEnd"/>
    </w:p>
    <w:p w14:paraId="780F9F78" w14:textId="77777777" w:rsidR="00866ABA" w:rsidRPr="00DB25C4" w:rsidRDefault="00866ABA" w:rsidP="00687314">
      <w:pPr>
        <w:spacing w:after="0" w:line="240" w:lineRule="auto"/>
        <w:jc w:val="both"/>
        <w:rPr>
          <w:rFonts w:cstheme="minorHAnsi"/>
        </w:rPr>
      </w:pP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mengenai</w:t>
      </w:r>
      <w:proofErr w:type="spellEnd"/>
      <w:r w:rsidRPr="00DB25C4">
        <w:rPr>
          <w:rFonts w:cstheme="minorHAnsi"/>
        </w:rPr>
        <w:t xml:space="preserve"> </w:t>
      </w:r>
      <w:proofErr w:type="spellStart"/>
      <w:r w:rsidRPr="00DB25C4">
        <w:rPr>
          <w:rFonts w:cstheme="minorHAnsi"/>
        </w:rPr>
        <w:t>alur</w:t>
      </w:r>
      <w:proofErr w:type="spellEnd"/>
      <w:r w:rsidRPr="00DB25C4">
        <w:rPr>
          <w:rFonts w:cstheme="minorHAnsi"/>
        </w:rPr>
        <w:t xml:space="preserve"> </w:t>
      </w:r>
      <w:proofErr w:type="spellStart"/>
      <w:r w:rsidRPr="00DB25C4">
        <w:rPr>
          <w:rFonts w:cstheme="minorHAnsi"/>
        </w:rPr>
        <w:t>rekrutmen</w:t>
      </w:r>
      <w:proofErr w:type="spellEnd"/>
      <w:r w:rsidRPr="00DB25C4">
        <w:rPr>
          <w:rFonts w:cstheme="minorHAnsi"/>
        </w:rPr>
        <w:t xml:space="preserve"> dan </w:t>
      </w:r>
      <w:proofErr w:type="spellStart"/>
      <w:r w:rsidRPr="00DB25C4">
        <w:rPr>
          <w:rFonts w:cstheme="minorHAnsi"/>
        </w:rPr>
        <w:t>seleksi</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kinerja</w:t>
      </w:r>
      <w:proofErr w:type="spellEnd"/>
      <w:r w:rsidRPr="00DB25C4">
        <w:rPr>
          <w:rFonts w:cstheme="minorHAnsi"/>
        </w:rPr>
        <w:t xml:space="preserve">, dan </w:t>
      </w:r>
      <w:proofErr w:type="spellStart"/>
      <w:r w:rsidRPr="00DB25C4">
        <w:rPr>
          <w:rFonts w:cstheme="minorHAnsi"/>
        </w:rPr>
        <w:t>pengunduran</w:t>
      </w:r>
      <w:proofErr w:type="spellEnd"/>
      <w:r w:rsidRPr="00DB25C4">
        <w:rPr>
          <w:rFonts w:cstheme="minorHAnsi"/>
        </w:rPr>
        <w:t xml:space="preserve"> </w:t>
      </w:r>
      <w:proofErr w:type="spellStart"/>
      <w:r w:rsidRPr="00DB25C4">
        <w:rPr>
          <w:rFonts w:cstheme="minorHAnsi"/>
        </w:rPr>
        <w:t>diri</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tertulis</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bentuk</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perundang-undangan</w:t>
      </w:r>
      <w:proofErr w:type="spellEnd"/>
      <w:r w:rsidRPr="00DB25C4">
        <w:rPr>
          <w:rFonts w:cstheme="minorHAnsi"/>
        </w:rPr>
        <w:t xml:space="preserve"> dan/</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pimpinan</w:t>
      </w:r>
      <w:proofErr w:type="spellEnd"/>
      <w:r w:rsidRPr="00DB25C4">
        <w:rPr>
          <w:rFonts w:cstheme="minorHAnsi"/>
        </w:rPr>
        <w:t xml:space="preserve"> </w:t>
      </w:r>
      <w:proofErr w:type="spellStart"/>
      <w:r w:rsidRPr="00DB25C4">
        <w:rPr>
          <w:rFonts w:cstheme="minorHAnsi"/>
        </w:rPr>
        <w:t>perguruan</w:t>
      </w:r>
      <w:proofErr w:type="spellEnd"/>
      <w:r w:rsidRPr="00DB25C4">
        <w:rPr>
          <w:rFonts w:cstheme="minorHAnsi"/>
        </w:rPr>
        <w:t xml:space="preserve"> </w:t>
      </w:r>
      <w:proofErr w:type="spellStart"/>
      <w:r w:rsidRPr="00DB25C4">
        <w:rPr>
          <w:rFonts w:cstheme="minorHAnsi"/>
        </w:rPr>
        <w:t>tinggi</w:t>
      </w:r>
      <w:proofErr w:type="spellEnd"/>
      <w:r w:rsidRPr="00DB25C4">
        <w:rPr>
          <w:rFonts w:cstheme="minorHAnsi"/>
        </w:rPr>
        <w:t>.</w:t>
      </w:r>
    </w:p>
    <w:p w14:paraId="0A65B1B0" w14:textId="77777777" w:rsidR="00866ABA" w:rsidRPr="00DB25C4" w:rsidRDefault="00866ABA" w:rsidP="00687314">
      <w:pPr>
        <w:spacing w:after="0" w:line="240" w:lineRule="auto"/>
        <w:jc w:val="both"/>
        <w:rPr>
          <w:rFonts w:cstheme="minorHAnsi"/>
        </w:rPr>
      </w:pP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Daya </w:t>
      </w:r>
      <w:proofErr w:type="spellStart"/>
      <w:r w:rsidRPr="00DB25C4">
        <w:rPr>
          <w:rFonts w:cstheme="minorHAnsi"/>
        </w:rPr>
        <w:t>Manusia</w:t>
      </w:r>
      <w:proofErr w:type="spellEnd"/>
      <w:r w:rsidRPr="00DB25C4">
        <w:rPr>
          <w:rFonts w:cstheme="minorHAnsi"/>
        </w:rPr>
        <w:t xml:space="preserve"> </w:t>
      </w:r>
      <w:proofErr w:type="spellStart"/>
      <w:r w:rsidRPr="00DB25C4">
        <w:rPr>
          <w:rFonts w:cstheme="minorHAnsi"/>
        </w:rPr>
        <w:t>mulai</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proses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seleksi</w:t>
      </w:r>
      <w:proofErr w:type="spellEnd"/>
      <w:r w:rsidRPr="00DB25C4">
        <w:rPr>
          <w:rFonts w:cstheme="minorHAnsi"/>
        </w:rPr>
        <w:t xml:space="preserve">, </w:t>
      </w:r>
      <w:proofErr w:type="spellStart"/>
      <w:r w:rsidRPr="00DB25C4">
        <w:rPr>
          <w:rFonts w:cstheme="minorHAnsi"/>
        </w:rPr>
        <w:t>penempatan</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kinerja</w:t>
      </w:r>
      <w:proofErr w:type="spellEnd"/>
      <w:r w:rsidRPr="00DB25C4">
        <w:rPr>
          <w:rFonts w:cstheme="minorHAnsi"/>
        </w:rPr>
        <w:t xml:space="preserve">, </w:t>
      </w:r>
      <w:proofErr w:type="spellStart"/>
      <w:r w:rsidRPr="00DB25C4">
        <w:rPr>
          <w:rFonts w:cstheme="minorHAnsi"/>
        </w:rPr>
        <w:t>pembinaan</w:t>
      </w:r>
      <w:proofErr w:type="spellEnd"/>
      <w:r w:rsidRPr="00DB25C4">
        <w:rPr>
          <w:rFonts w:cstheme="minorHAnsi"/>
        </w:rPr>
        <w:t xml:space="preserve">, </w:t>
      </w:r>
      <w:proofErr w:type="spellStart"/>
      <w:r w:rsidRPr="00DB25C4">
        <w:rPr>
          <w:rFonts w:cstheme="minorHAnsi"/>
        </w:rPr>
        <w:t>hingga</w:t>
      </w:r>
      <w:proofErr w:type="spellEnd"/>
      <w:r w:rsidRPr="00DB25C4">
        <w:rPr>
          <w:rFonts w:cstheme="minorHAnsi"/>
        </w:rPr>
        <w:t xml:space="preserve"> </w:t>
      </w:r>
      <w:proofErr w:type="spellStart"/>
      <w:r w:rsidRPr="00DB25C4">
        <w:rPr>
          <w:rFonts w:cstheme="minorHAnsi"/>
        </w:rPr>
        <w:t>sanksi</w:t>
      </w:r>
      <w:proofErr w:type="spellEnd"/>
      <w:r w:rsidRPr="00DB25C4">
        <w:rPr>
          <w:rFonts w:cstheme="minorHAnsi"/>
        </w:rPr>
        <w:t xml:space="preserve"> dan </w:t>
      </w:r>
      <w:proofErr w:type="spellStart"/>
      <w:r w:rsidRPr="00DB25C4">
        <w:rPr>
          <w:rFonts w:cstheme="minorHAnsi"/>
        </w:rPr>
        <w:t>pemberhentian</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w:t>
      </w:r>
      <w:proofErr w:type="spellStart"/>
      <w:r w:rsidRPr="00DB25C4">
        <w:rPr>
          <w:rFonts w:cstheme="minorHAnsi"/>
        </w:rPr>
        <w:t>diatur</w:t>
      </w:r>
      <w:proofErr w:type="spellEnd"/>
      <w:r w:rsidRPr="00DB25C4">
        <w:rPr>
          <w:rFonts w:cstheme="minorHAnsi"/>
        </w:rPr>
        <w:t xml:space="preserve"> </w:t>
      </w:r>
      <w:proofErr w:type="spellStart"/>
      <w:proofErr w:type="gramStart"/>
      <w:r w:rsidRPr="00DB25C4">
        <w:rPr>
          <w:rFonts w:cstheme="minorHAnsi"/>
        </w:rPr>
        <w:t>dalam</w:t>
      </w:r>
      <w:proofErr w:type="spellEnd"/>
      <w:r w:rsidRPr="00DB25C4">
        <w:rPr>
          <w:rFonts w:cstheme="minorHAnsi"/>
        </w:rPr>
        <w:t xml:space="preserve"> :</w:t>
      </w:r>
      <w:proofErr w:type="gramEnd"/>
    </w:p>
    <w:p w14:paraId="7A5E6069" w14:textId="77777777" w:rsidR="00866ABA" w:rsidRPr="00DB25C4" w:rsidRDefault="00866ABA" w:rsidP="009F6099">
      <w:pPr>
        <w:pStyle w:val="ListParagraph"/>
        <w:numPr>
          <w:ilvl w:val="0"/>
          <w:numId w:val="89"/>
        </w:numPr>
        <w:spacing w:after="0" w:line="240" w:lineRule="auto"/>
        <w:jc w:val="both"/>
        <w:rPr>
          <w:rFonts w:cstheme="minorHAnsi"/>
        </w:rPr>
      </w:pPr>
      <w:r w:rsidRPr="00DB25C4">
        <w:rPr>
          <w:rFonts w:cstheme="minorHAnsi"/>
        </w:rPr>
        <w:t xml:space="preserve">SK </w:t>
      </w:r>
      <w:proofErr w:type="spellStart"/>
      <w:r w:rsidRPr="00DB25C4">
        <w:rPr>
          <w:rFonts w:cstheme="minorHAnsi"/>
        </w:rPr>
        <w:t>Rektor</w:t>
      </w:r>
      <w:proofErr w:type="spellEnd"/>
      <w:r w:rsidRPr="00DB25C4">
        <w:rPr>
          <w:rFonts w:cstheme="minorHAnsi"/>
        </w:rPr>
        <w:t xml:space="preserve"> No. 0066/MACHUNG/SK-REK/XII/2015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Daya </w:t>
      </w:r>
      <w:proofErr w:type="spellStart"/>
      <w:r w:rsidRPr="00DB25C4">
        <w:rPr>
          <w:rFonts w:cstheme="minorHAnsi"/>
        </w:rPr>
        <w:t>Manusia</w:t>
      </w:r>
      <w:proofErr w:type="spellEnd"/>
      <w:r w:rsidRPr="00DB25C4">
        <w:rPr>
          <w:rFonts w:cstheme="minorHAnsi"/>
        </w:rPr>
        <w:t xml:space="preserve"> Universitas Ma Chung</w:t>
      </w:r>
    </w:p>
    <w:p w14:paraId="11A5942F" w14:textId="77777777" w:rsidR="00866ABA" w:rsidRPr="00DB25C4" w:rsidRDefault="00866ABA" w:rsidP="009F6099">
      <w:pPr>
        <w:pStyle w:val="ListParagraph"/>
        <w:numPr>
          <w:ilvl w:val="0"/>
          <w:numId w:val="89"/>
        </w:numPr>
        <w:spacing w:after="0" w:line="240" w:lineRule="auto"/>
        <w:jc w:val="both"/>
        <w:rPr>
          <w:rFonts w:cstheme="minorHAnsi"/>
        </w:rPr>
      </w:pPr>
      <w:proofErr w:type="spellStart"/>
      <w:r w:rsidRPr="00DB25C4">
        <w:rPr>
          <w:rFonts w:cstheme="minorHAnsi"/>
        </w:rPr>
        <w:t>Pedoman</w:t>
      </w:r>
      <w:proofErr w:type="spellEnd"/>
      <w:r w:rsidRPr="00DB25C4">
        <w:rPr>
          <w:rFonts w:cstheme="minorHAnsi"/>
        </w:rPr>
        <w:t xml:space="preserve"> </w:t>
      </w:r>
      <w:proofErr w:type="spellStart"/>
      <w:r w:rsidRPr="00DB25C4">
        <w:rPr>
          <w:rFonts w:cstheme="minorHAnsi"/>
        </w:rPr>
        <w:t>Sistem</w:t>
      </w:r>
      <w:proofErr w:type="spellEnd"/>
      <w:r w:rsidRPr="00DB25C4">
        <w:rPr>
          <w:rFonts w:cstheme="minorHAnsi"/>
        </w:rPr>
        <w:t xml:space="preserve">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Penempatan</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Pembinaan</w:t>
      </w:r>
      <w:proofErr w:type="spellEnd"/>
      <w:r w:rsidRPr="00DB25C4">
        <w:rPr>
          <w:rFonts w:cstheme="minorHAnsi"/>
        </w:rPr>
        <w:t xml:space="preserve"> dan </w:t>
      </w:r>
      <w:proofErr w:type="spellStart"/>
      <w:r w:rsidRPr="00DB25C4">
        <w:rPr>
          <w:rFonts w:cstheme="minorHAnsi"/>
        </w:rPr>
        <w:t>Pemberhentian</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(BPSDM-P-SKP5-001)</w:t>
      </w:r>
    </w:p>
    <w:p w14:paraId="18328241" w14:textId="77777777" w:rsidR="00866ABA" w:rsidRPr="00DB25C4" w:rsidRDefault="00866ABA" w:rsidP="00687314">
      <w:pPr>
        <w:spacing w:after="0" w:line="240" w:lineRule="auto"/>
        <w:jc w:val="both"/>
        <w:rPr>
          <w:rFonts w:cstheme="minorHAnsi"/>
        </w:rPr>
      </w:pPr>
      <w:proofErr w:type="spellStart"/>
      <w:r w:rsidRPr="00DB25C4">
        <w:rPr>
          <w:rFonts w:cstheme="minorHAnsi"/>
        </w:rPr>
        <w:t>Terkait</w:t>
      </w:r>
      <w:proofErr w:type="spellEnd"/>
      <w:r w:rsidRPr="00DB25C4">
        <w:rPr>
          <w:rFonts w:cstheme="minorHAnsi"/>
        </w:rPr>
        <w:t xml:space="preserve"> </w:t>
      </w:r>
      <w:proofErr w:type="spellStart"/>
      <w:r w:rsidRPr="00DB25C4">
        <w:rPr>
          <w:rFonts w:cstheme="minorHAnsi"/>
        </w:rPr>
        <w:t>penetapan</w:t>
      </w:r>
      <w:proofErr w:type="spellEnd"/>
      <w:r w:rsidRPr="00DB25C4">
        <w:rPr>
          <w:rFonts w:cstheme="minorHAnsi"/>
        </w:rPr>
        <w:t xml:space="preserve"> </w:t>
      </w:r>
      <w:proofErr w:type="spellStart"/>
      <w:r w:rsidRPr="00DB25C4">
        <w:rPr>
          <w:rFonts w:cstheme="minorHAnsi"/>
        </w:rPr>
        <w:t>kualifikasi</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proses </w:t>
      </w:r>
      <w:proofErr w:type="spellStart"/>
      <w:r w:rsidRPr="00DB25C4">
        <w:rPr>
          <w:rFonts w:cstheme="minorHAnsi"/>
        </w:rPr>
        <w:t>seleksi</w:t>
      </w:r>
      <w:proofErr w:type="spellEnd"/>
      <w:r w:rsidRPr="00DB25C4">
        <w:rPr>
          <w:rFonts w:cstheme="minorHAnsi"/>
        </w:rPr>
        <w:t xml:space="preserve">,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penempatan</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dan </w:t>
      </w:r>
      <w:proofErr w:type="spellStart"/>
      <w:r w:rsidRPr="00DB25C4">
        <w:rPr>
          <w:rFonts w:cstheme="minorHAnsi"/>
        </w:rPr>
        <w:t>orientasi</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w:t>
      </w:r>
      <w:proofErr w:type="spellStart"/>
      <w:r w:rsidRPr="00DB25C4">
        <w:rPr>
          <w:rFonts w:cstheme="minorHAnsi"/>
        </w:rPr>
        <w:t>diatur</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dokumen</w:t>
      </w:r>
      <w:proofErr w:type="spellEnd"/>
      <w:r w:rsidRPr="00DB25C4">
        <w:rPr>
          <w:rFonts w:cstheme="minorHAnsi"/>
        </w:rPr>
        <w:t xml:space="preserve"> </w:t>
      </w:r>
      <w:proofErr w:type="spellStart"/>
      <w:r w:rsidRPr="00DB25C4">
        <w:rPr>
          <w:rFonts w:cstheme="minorHAnsi"/>
        </w:rPr>
        <w:t>Standar</w:t>
      </w:r>
      <w:proofErr w:type="spellEnd"/>
      <w:r w:rsidRPr="00DB25C4">
        <w:rPr>
          <w:rFonts w:cstheme="minorHAnsi"/>
        </w:rPr>
        <w:t xml:space="preserve">, Surat Keputusan </w:t>
      </w:r>
      <w:proofErr w:type="spellStart"/>
      <w:r w:rsidRPr="00DB25C4">
        <w:rPr>
          <w:rFonts w:cstheme="minorHAnsi"/>
        </w:rPr>
        <w:t>Rektor</w:t>
      </w:r>
      <w:proofErr w:type="spellEnd"/>
      <w:r w:rsidRPr="00DB25C4">
        <w:rPr>
          <w:rFonts w:cstheme="minorHAnsi"/>
        </w:rPr>
        <w:t xml:space="preserve">, </w:t>
      </w:r>
      <w:proofErr w:type="spellStart"/>
      <w:r w:rsidRPr="00DB25C4">
        <w:rPr>
          <w:rFonts w:cstheme="minorHAnsi"/>
        </w:rPr>
        <w:t>Pedoman</w:t>
      </w:r>
      <w:proofErr w:type="spellEnd"/>
      <w:r w:rsidRPr="00DB25C4">
        <w:rPr>
          <w:rFonts w:cstheme="minorHAnsi"/>
        </w:rPr>
        <w:t xml:space="preserve"> dan SOP </w:t>
      </w:r>
      <w:proofErr w:type="spellStart"/>
      <w:r w:rsidRPr="00DB25C4">
        <w:rPr>
          <w:rFonts w:cstheme="minorHAnsi"/>
        </w:rPr>
        <w:t>sebagai</w:t>
      </w:r>
      <w:proofErr w:type="spellEnd"/>
      <w:r w:rsidRPr="00DB25C4">
        <w:rPr>
          <w:rFonts w:cstheme="minorHAnsi"/>
        </w:rPr>
        <w:t xml:space="preserve"> </w:t>
      </w:r>
      <w:proofErr w:type="spellStart"/>
      <w:proofErr w:type="gramStart"/>
      <w:r w:rsidRPr="00DB25C4">
        <w:rPr>
          <w:rFonts w:cstheme="minorHAnsi"/>
        </w:rPr>
        <w:t>berikut</w:t>
      </w:r>
      <w:proofErr w:type="spellEnd"/>
      <w:r w:rsidRPr="00DB25C4">
        <w:rPr>
          <w:rFonts w:cstheme="minorHAnsi"/>
        </w:rPr>
        <w:t xml:space="preserve"> :</w:t>
      </w:r>
      <w:proofErr w:type="gramEnd"/>
    </w:p>
    <w:p w14:paraId="64BBAD69" w14:textId="77777777" w:rsidR="00866ABA" w:rsidRPr="00DB25C4" w:rsidRDefault="00866ABA" w:rsidP="009F6099">
      <w:pPr>
        <w:pStyle w:val="ListParagraph"/>
        <w:numPr>
          <w:ilvl w:val="0"/>
          <w:numId w:val="90"/>
        </w:numPr>
        <w:spacing w:after="0" w:line="240" w:lineRule="auto"/>
        <w:jc w:val="both"/>
        <w:rPr>
          <w:rFonts w:cstheme="minorHAnsi"/>
        </w:rPr>
      </w:pPr>
      <w:proofErr w:type="spellStart"/>
      <w:r w:rsidRPr="00DB25C4">
        <w:rPr>
          <w:rFonts w:cstheme="minorHAnsi"/>
        </w:rPr>
        <w:t>Standar</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dan Tenaga </w:t>
      </w:r>
      <w:proofErr w:type="spellStart"/>
      <w:r w:rsidRPr="00DB25C4">
        <w:rPr>
          <w:rFonts w:cstheme="minorHAnsi"/>
        </w:rPr>
        <w:t>Kependidikan</w:t>
      </w:r>
      <w:proofErr w:type="spellEnd"/>
      <w:r w:rsidRPr="00DB25C4">
        <w:rPr>
          <w:rFonts w:cstheme="minorHAnsi"/>
        </w:rPr>
        <w:t xml:space="preserve"> </w:t>
      </w:r>
      <w:proofErr w:type="spellStart"/>
      <w:r w:rsidRPr="00DB25C4">
        <w:rPr>
          <w:rFonts w:cstheme="minorHAnsi"/>
        </w:rPr>
        <w:t>nomor</w:t>
      </w:r>
      <w:proofErr w:type="spellEnd"/>
      <w:r w:rsidRPr="00DB25C4">
        <w:rPr>
          <w:rFonts w:cstheme="minorHAnsi"/>
        </w:rPr>
        <w:t xml:space="preserve"> 005/SPMI/MACHUNG/SM/01A</w:t>
      </w:r>
    </w:p>
    <w:p w14:paraId="0EF87F06" w14:textId="77777777" w:rsidR="00866ABA" w:rsidRPr="00DB25C4" w:rsidRDefault="00866ABA" w:rsidP="009F6099">
      <w:pPr>
        <w:pStyle w:val="ListParagraph"/>
        <w:numPr>
          <w:ilvl w:val="0"/>
          <w:numId w:val="90"/>
        </w:numPr>
        <w:spacing w:after="0" w:line="240" w:lineRule="auto"/>
        <w:jc w:val="both"/>
        <w:rPr>
          <w:rFonts w:cstheme="minorHAnsi"/>
        </w:rPr>
      </w:pPr>
      <w:r w:rsidRPr="00DB25C4">
        <w:rPr>
          <w:rFonts w:cstheme="minorHAnsi"/>
        </w:rPr>
        <w:t xml:space="preserve">Surat Keputusan </w:t>
      </w:r>
      <w:proofErr w:type="spellStart"/>
      <w:r w:rsidRPr="00DB25C4">
        <w:rPr>
          <w:rFonts w:cstheme="minorHAnsi"/>
        </w:rPr>
        <w:t>Senat</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Universitas No. 0021B/MACHUNG/SK-SENAT/VIII/2015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Standar</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Universitas Ma Chung</w:t>
      </w:r>
    </w:p>
    <w:p w14:paraId="6E2DAF8A" w14:textId="77777777" w:rsidR="00866ABA" w:rsidRPr="00DB25C4" w:rsidRDefault="00866ABA" w:rsidP="009F6099">
      <w:pPr>
        <w:pStyle w:val="ListParagraph"/>
        <w:numPr>
          <w:ilvl w:val="0"/>
          <w:numId w:val="90"/>
        </w:numPr>
        <w:spacing w:after="0" w:line="240" w:lineRule="auto"/>
        <w:jc w:val="both"/>
        <w:rPr>
          <w:rFonts w:cstheme="minorHAnsi"/>
        </w:rPr>
      </w:pPr>
      <w:proofErr w:type="spellStart"/>
      <w:r w:rsidRPr="00DB25C4">
        <w:rPr>
          <w:rFonts w:cstheme="minorHAnsi"/>
        </w:rPr>
        <w:t>Standar</w:t>
      </w:r>
      <w:proofErr w:type="spellEnd"/>
      <w:r w:rsidRPr="00DB25C4">
        <w:rPr>
          <w:rFonts w:cstheme="minorHAnsi"/>
        </w:rPr>
        <w:t xml:space="preserve"> </w:t>
      </w:r>
      <w:proofErr w:type="spellStart"/>
      <w:r w:rsidRPr="00DB25C4">
        <w:rPr>
          <w:rFonts w:cstheme="minorHAnsi"/>
        </w:rPr>
        <w:t>Rekrutmen</w:t>
      </w:r>
      <w:proofErr w:type="spellEnd"/>
      <w:r w:rsidRPr="00DB25C4">
        <w:rPr>
          <w:rFonts w:cstheme="minorHAnsi"/>
        </w:rPr>
        <w:t xml:space="preserve"> dan </w:t>
      </w:r>
      <w:proofErr w:type="spellStart"/>
      <w:r w:rsidRPr="00DB25C4">
        <w:rPr>
          <w:rFonts w:cstheme="minorHAnsi"/>
        </w:rPr>
        <w:t>Seleksi</w:t>
      </w:r>
      <w:proofErr w:type="spellEnd"/>
      <w:r w:rsidRPr="00DB25C4">
        <w:rPr>
          <w:rFonts w:cstheme="minorHAnsi"/>
        </w:rPr>
        <w:t xml:space="preserve"> PSDM-SM-RS-0001-01-2013</w:t>
      </w:r>
    </w:p>
    <w:p w14:paraId="69B44155" w14:textId="77777777" w:rsidR="00866ABA" w:rsidRPr="00DB25C4" w:rsidRDefault="00866ABA" w:rsidP="009F6099">
      <w:pPr>
        <w:pStyle w:val="ListParagraph"/>
        <w:numPr>
          <w:ilvl w:val="0"/>
          <w:numId w:val="90"/>
        </w:numPr>
        <w:spacing w:after="0" w:line="240" w:lineRule="auto"/>
        <w:jc w:val="both"/>
        <w:rPr>
          <w:rFonts w:cstheme="minorHAnsi"/>
        </w:rPr>
      </w:pPr>
      <w:r w:rsidRPr="00DB25C4">
        <w:rPr>
          <w:rFonts w:cstheme="minorHAnsi"/>
        </w:rPr>
        <w:t xml:space="preserve">SOP </w:t>
      </w:r>
      <w:proofErr w:type="spellStart"/>
      <w:r w:rsidRPr="00DB25C4">
        <w:rPr>
          <w:rFonts w:cstheme="minorHAnsi"/>
        </w:rPr>
        <w:t>Perencanaan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Daya </w:t>
      </w:r>
      <w:proofErr w:type="spellStart"/>
      <w:r w:rsidRPr="00DB25C4">
        <w:rPr>
          <w:rFonts w:cstheme="minorHAnsi"/>
        </w:rPr>
        <w:t>Manusia</w:t>
      </w:r>
      <w:proofErr w:type="spellEnd"/>
      <w:r w:rsidRPr="00DB25C4">
        <w:rPr>
          <w:rFonts w:cstheme="minorHAnsi"/>
        </w:rPr>
        <w:t xml:space="preserve"> BPSDM-SOP-PSDM-003</w:t>
      </w:r>
    </w:p>
    <w:p w14:paraId="433B51FD" w14:textId="77777777" w:rsidR="00866ABA" w:rsidRPr="00DB25C4" w:rsidRDefault="00866ABA" w:rsidP="009F6099">
      <w:pPr>
        <w:pStyle w:val="ListParagraph"/>
        <w:numPr>
          <w:ilvl w:val="0"/>
          <w:numId w:val="90"/>
        </w:numPr>
        <w:spacing w:after="0" w:line="240" w:lineRule="auto"/>
        <w:jc w:val="both"/>
        <w:rPr>
          <w:rFonts w:cstheme="minorHAnsi"/>
        </w:rPr>
      </w:pPr>
      <w:r w:rsidRPr="00DB25C4">
        <w:rPr>
          <w:rFonts w:cstheme="minorHAnsi"/>
        </w:rPr>
        <w:t xml:space="preserve">SOP </w:t>
      </w:r>
      <w:proofErr w:type="spellStart"/>
      <w:r w:rsidRPr="00DB25C4">
        <w:rPr>
          <w:rFonts w:cstheme="minorHAnsi"/>
        </w:rPr>
        <w:t>Rekrutmen</w:t>
      </w:r>
      <w:proofErr w:type="spellEnd"/>
      <w:r w:rsidRPr="00DB25C4">
        <w:rPr>
          <w:rFonts w:cstheme="minorHAnsi"/>
        </w:rPr>
        <w:t xml:space="preserve"> dan </w:t>
      </w:r>
      <w:proofErr w:type="spellStart"/>
      <w:r w:rsidRPr="00DB25C4">
        <w:rPr>
          <w:rFonts w:cstheme="minorHAnsi"/>
        </w:rPr>
        <w:t>Seleksi</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DSD-SOP-SR-0021</w:t>
      </w:r>
    </w:p>
    <w:p w14:paraId="55C53744" w14:textId="77777777" w:rsidR="00866ABA" w:rsidRPr="00DB25C4" w:rsidRDefault="00866ABA" w:rsidP="009F6099">
      <w:pPr>
        <w:pStyle w:val="ListParagraph"/>
        <w:numPr>
          <w:ilvl w:val="0"/>
          <w:numId w:val="90"/>
        </w:numPr>
        <w:spacing w:after="0" w:line="240" w:lineRule="auto"/>
        <w:jc w:val="both"/>
        <w:rPr>
          <w:rFonts w:cstheme="minorHAnsi"/>
        </w:rPr>
      </w:pPr>
      <w:r w:rsidRPr="00DB25C4">
        <w:rPr>
          <w:rFonts w:cstheme="minorHAnsi"/>
        </w:rPr>
        <w:t xml:space="preserve">SOP </w:t>
      </w:r>
      <w:proofErr w:type="spellStart"/>
      <w:r w:rsidRPr="00DB25C4">
        <w:rPr>
          <w:rFonts w:cstheme="minorHAnsi"/>
        </w:rPr>
        <w:t>Mutasi</w:t>
      </w:r>
      <w:proofErr w:type="spellEnd"/>
      <w:r w:rsidRPr="00DB25C4">
        <w:rPr>
          <w:rFonts w:cstheme="minorHAnsi"/>
        </w:rPr>
        <w:t xml:space="preserve">, </w:t>
      </w:r>
      <w:proofErr w:type="spellStart"/>
      <w:r w:rsidRPr="00DB25C4">
        <w:rPr>
          <w:rFonts w:cstheme="minorHAnsi"/>
        </w:rPr>
        <w:t>Promosi</w:t>
      </w:r>
      <w:proofErr w:type="spellEnd"/>
      <w:r w:rsidRPr="00DB25C4">
        <w:rPr>
          <w:rFonts w:cstheme="minorHAnsi"/>
        </w:rPr>
        <w:t xml:space="preserve"> dan </w:t>
      </w:r>
      <w:proofErr w:type="spellStart"/>
      <w:r w:rsidRPr="00DB25C4">
        <w:rPr>
          <w:rFonts w:cstheme="minorHAnsi"/>
        </w:rPr>
        <w:t>Demosi</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BPSDM-SOP-MPDP-001</w:t>
      </w:r>
    </w:p>
    <w:p w14:paraId="09E61C2D" w14:textId="77777777" w:rsidR="00866ABA" w:rsidRPr="00DB25C4" w:rsidRDefault="00866ABA" w:rsidP="009F6099">
      <w:pPr>
        <w:pStyle w:val="ListParagraph"/>
        <w:numPr>
          <w:ilvl w:val="0"/>
          <w:numId w:val="90"/>
        </w:numPr>
        <w:spacing w:after="0" w:line="240" w:lineRule="auto"/>
        <w:jc w:val="both"/>
        <w:rPr>
          <w:rFonts w:cstheme="minorHAnsi"/>
        </w:rPr>
      </w:pPr>
      <w:r w:rsidRPr="00DB25C4">
        <w:rPr>
          <w:rFonts w:cstheme="minorHAnsi"/>
        </w:rPr>
        <w:t xml:space="preserve">SOP </w:t>
      </w:r>
      <w:proofErr w:type="spellStart"/>
      <w:r w:rsidRPr="00DB25C4">
        <w:rPr>
          <w:rFonts w:cstheme="minorHAnsi"/>
        </w:rPr>
        <w:t>Orientasi</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DSD-SOP-OPB-0021</w:t>
      </w:r>
    </w:p>
    <w:p w14:paraId="5BD3901C" w14:textId="77777777" w:rsidR="00866ABA" w:rsidRPr="00DB25C4" w:rsidRDefault="00866ABA" w:rsidP="00687314">
      <w:pPr>
        <w:spacing w:after="0" w:line="240" w:lineRule="auto"/>
        <w:jc w:val="both"/>
        <w:rPr>
          <w:rFonts w:cstheme="minorHAnsi"/>
        </w:rPr>
      </w:pPr>
    </w:p>
    <w:p w14:paraId="5E4C70FD" w14:textId="77777777" w:rsidR="00866ABA" w:rsidRPr="00DB25C4" w:rsidRDefault="00866ABA" w:rsidP="00687314">
      <w:pPr>
        <w:spacing w:after="0" w:line="240" w:lineRule="auto"/>
        <w:jc w:val="both"/>
        <w:rPr>
          <w:rFonts w:cstheme="minorHAnsi"/>
        </w:rPr>
      </w:pP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diatur</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SK </w:t>
      </w:r>
      <w:proofErr w:type="spellStart"/>
      <w:r w:rsidRPr="00DB25C4">
        <w:rPr>
          <w:rFonts w:cstheme="minorHAnsi"/>
        </w:rPr>
        <w:t>Rektor</w:t>
      </w:r>
      <w:proofErr w:type="spellEnd"/>
      <w:r w:rsidRPr="00DB25C4">
        <w:rPr>
          <w:rFonts w:cstheme="minorHAnsi"/>
        </w:rPr>
        <w:t xml:space="preserve"> No. 0066/MACHUNG/SK-REK/XII/2015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Daya </w:t>
      </w:r>
      <w:proofErr w:type="spellStart"/>
      <w:r w:rsidRPr="00DB25C4">
        <w:rPr>
          <w:rFonts w:cstheme="minorHAnsi"/>
        </w:rPr>
        <w:t>Manusia</w:t>
      </w:r>
      <w:proofErr w:type="spellEnd"/>
      <w:r w:rsidRPr="00DB25C4">
        <w:rPr>
          <w:rFonts w:cstheme="minorHAnsi"/>
        </w:rPr>
        <w:t xml:space="preserve"> Universitas Ma Chung dan </w:t>
      </w:r>
      <w:proofErr w:type="spellStart"/>
      <w:r w:rsidRPr="00DB25C4">
        <w:rPr>
          <w:rFonts w:cstheme="minorHAnsi"/>
        </w:rPr>
        <w:t>beberapa</w:t>
      </w:r>
      <w:proofErr w:type="spellEnd"/>
      <w:r w:rsidRPr="00DB25C4">
        <w:rPr>
          <w:rFonts w:cstheme="minorHAnsi"/>
        </w:rPr>
        <w:t xml:space="preserve"> </w:t>
      </w:r>
      <w:proofErr w:type="spellStart"/>
      <w:r w:rsidRPr="00DB25C4">
        <w:rPr>
          <w:rFonts w:cstheme="minorHAnsi"/>
        </w:rPr>
        <w:t>aspek</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diatur</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khusus</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beberapa</w:t>
      </w:r>
      <w:proofErr w:type="spellEnd"/>
      <w:r w:rsidRPr="00DB25C4">
        <w:rPr>
          <w:rFonts w:cstheme="minorHAnsi"/>
        </w:rPr>
        <w:t xml:space="preserve"> SK </w:t>
      </w:r>
      <w:proofErr w:type="spellStart"/>
      <w:r w:rsidRPr="00DB25C4">
        <w:rPr>
          <w:rFonts w:cstheme="minorHAnsi"/>
        </w:rPr>
        <w:t>sebagai</w:t>
      </w:r>
      <w:proofErr w:type="spellEnd"/>
      <w:r w:rsidRPr="00DB25C4">
        <w:rPr>
          <w:rFonts w:cstheme="minorHAnsi"/>
        </w:rPr>
        <w:t xml:space="preserve"> </w:t>
      </w:r>
      <w:proofErr w:type="spellStart"/>
      <w:proofErr w:type="gramStart"/>
      <w:r w:rsidRPr="00DB25C4">
        <w:rPr>
          <w:rFonts w:cstheme="minorHAnsi"/>
        </w:rPr>
        <w:t>berikut</w:t>
      </w:r>
      <w:proofErr w:type="spellEnd"/>
      <w:r w:rsidRPr="00DB25C4">
        <w:rPr>
          <w:rFonts w:cstheme="minorHAnsi"/>
        </w:rPr>
        <w:t xml:space="preserve"> :</w:t>
      </w:r>
      <w:proofErr w:type="gramEnd"/>
    </w:p>
    <w:p w14:paraId="35978C8D" w14:textId="77777777" w:rsidR="00866ABA" w:rsidRPr="00DB25C4" w:rsidRDefault="00866ABA" w:rsidP="009F6099">
      <w:pPr>
        <w:pStyle w:val="ListParagraph"/>
        <w:numPr>
          <w:ilvl w:val="0"/>
          <w:numId w:val="88"/>
        </w:numPr>
        <w:spacing w:after="0" w:line="240" w:lineRule="auto"/>
        <w:jc w:val="both"/>
        <w:rPr>
          <w:rFonts w:cstheme="minorHAnsi"/>
        </w:rPr>
      </w:pPr>
      <w:r w:rsidRPr="00DB25C4">
        <w:rPr>
          <w:rFonts w:cstheme="minorHAnsi"/>
        </w:rPr>
        <w:t xml:space="preserve">SK </w:t>
      </w:r>
      <w:proofErr w:type="spellStart"/>
      <w:r w:rsidRPr="00DB25C4">
        <w:rPr>
          <w:rFonts w:cstheme="minorHAnsi"/>
        </w:rPr>
        <w:t>Rektor</w:t>
      </w:r>
      <w:proofErr w:type="spellEnd"/>
      <w:r w:rsidRPr="00DB25C4">
        <w:rPr>
          <w:rFonts w:cstheme="minorHAnsi"/>
        </w:rPr>
        <w:t xml:space="preserve"> No. 0106/MACHUNG/SK-REK/X/2009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Studi</w:t>
      </w:r>
      <w:proofErr w:type="spellEnd"/>
      <w:r w:rsidRPr="00DB25C4">
        <w:rPr>
          <w:rFonts w:cstheme="minorHAnsi"/>
        </w:rPr>
        <w:t xml:space="preserve"> </w:t>
      </w:r>
      <w:proofErr w:type="spellStart"/>
      <w:r w:rsidRPr="00DB25C4">
        <w:rPr>
          <w:rFonts w:cstheme="minorHAnsi"/>
        </w:rPr>
        <w:t>Lanjut</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Universitas Ma Chung.</w:t>
      </w:r>
    </w:p>
    <w:p w14:paraId="11F7D39E" w14:textId="77777777" w:rsidR="00866ABA" w:rsidRPr="00DB25C4" w:rsidRDefault="00866ABA" w:rsidP="009F6099">
      <w:pPr>
        <w:pStyle w:val="ListParagraph"/>
        <w:numPr>
          <w:ilvl w:val="0"/>
          <w:numId w:val="88"/>
        </w:numPr>
        <w:spacing w:after="0" w:line="240" w:lineRule="auto"/>
        <w:jc w:val="both"/>
        <w:rPr>
          <w:rFonts w:cstheme="minorHAnsi"/>
        </w:rPr>
      </w:pPr>
      <w:r w:rsidRPr="00DB25C4">
        <w:rPr>
          <w:rFonts w:cstheme="minorHAnsi"/>
        </w:rPr>
        <w:t xml:space="preserve">SK </w:t>
      </w:r>
      <w:proofErr w:type="spellStart"/>
      <w:r w:rsidRPr="00DB25C4">
        <w:rPr>
          <w:rFonts w:cstheme="minorHAnsi"/>
        </w:rPr>
        <w:t>Rektor</w:t>
      </w:r>
      <w:proofErr w:type="spellEnd"/>
      <w:r w:rsidRPr="00DB25C4">
        <w:rPr>
          <w:rFonts w:cstheme="minorHAnsi"/>
        </w:rPr>
        <w:t xml:space="preserve"> No. 003/MACHUNG/SK-REK/I/2022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Pengakuan</w:t>
      </w:r>
      <w:proofErr w:type="spellEnd"/>
      <w:r w:rsidRPr="00DB25C4">
        <w:rPr>
          <w:rFonts w:cstheme="minorHAnsi"/>
        </w:rPr>
        <w:t xml:space="preserve"> </w:t>
      </w:r>
      <w:proofErr w:type="spellStart"/>
      <w:r w:rsidRPr="00DB25C4">
        <w:rPr>
          <w:rFonts w:cstheme="minorHAnsi"/>
        </w:rPr>
        <w:t>Sertifikat</w:t>
      </w:r>
      <w:proofErr w:type="spellEnd"/>
      <w:r w:rsidRPr="00DB25C4">
        <w:rPr>
          <w:rFonts w:cstheme="minorHAnsi"/>
        </w:rPr>
        <w:t xml:space="preserve"> </w:t>
      </w:r>
      <w:proofErr w:type="spellStart"/>
      <w:r w:rsidRPr="00DB25C4">
        <w:rPr>
          <w:rFonts w:cstheme="minorHAnsi"/>
        </w:rPr>
        <w:t>Kepakaran</w:t>
      </w:r>
      <w:proofErr w:type="spellEnd"/>
      <w:r w:rsidRPr="00DB25C4">
        <w:rPr>
          <w:rFonts w:cstheme="minorHAnsi"/>
        </w:rPr>
        <w:t xml:space="preserve"> Universitas Ma Chung.</w:t>
      </w:r>
    </w:p>
    <w:p w14:paraId="6B7E186E" w14:textId="77777777" w:rsidR="00866ABA" w:rsidRPr="00DB25C4" w:rsidRDefault="00866ABA" w:rsidP="009F6099">
      <w:pPr>
        <w:pStyle w:val="ListParagraph"/>
        <w:numPr>
          <w:ilvl w:val="0"/>
          <w:numId w:val="88"/>
        </w:numPr>
        <w:spacing w:after="0" w:line="240" w:lineRule="auto"/>
        <w:jc w:val="both"/>
        <w:rPr>
          <w:rFonts w:cstheme="minorHAnsi"/>
        </w:rPr>
      </w:pPr>
      <w:r w:rsidRPr="00DB25C4">
        <w:rPr>
          <w:rFonts w:cstheme="minorHAnsi"/>
        </w:rPr>
        <w:t xml:space="preserve">SK </w:t>
      </w:r>
      <w:proofErr w:type="spellStart"/>
      <w:r w:rsidRPr="00DB25C4">
        <w:rPr>
          <w:rFonts w:cstheme="minorHAnsi"/>
        </w:rPr>
        <w:t>Rektor</w:t>
      </w:r>
      <w:proofErr w:type="spellEnd"/>
      <w:r w:rsidRPr="00DB25C4">
        <w:rPr>
          <w:rFonts w:cstheme="minorHAnsi"/>
        </w:rPr>
        <w:t xml:space="preserve"> No. 0012/MACHUNG/SK-REK/IV/2012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Pedoman</w:t>
      </w:r>
      <w:proofErr w:type="spellEnd"/>
      <w:r w:rsidRPr="00DB25C4">
        <w:rPr>
          <w:rFonts w:cstheme="minorHAnsi"/>
        </w:rPr>
        <w:t xml:space="preserve"> </w:t>
      </w:r>
      <w:proofErr w:type="spellStart"/>
      <w:r w:rsidRPr="00DB25C4">
        <w:rPr>
          <w:rFonts w:cstheme="minorHAnsi"/>
        </w:rPr>
        <w:t>Usulan</w:t>
      </w:r>
      <w:proofErr w:type="spellEnd"/>
      <w:r w:rsidRPr="00DB25C4">
        <w:rPr>
          <w:rFonts w:cstheme="minorHAnsi"/>
        </w:rPr>
        <w:t xml:space="preserve"> </w:t>
      </w:r>
      <w:proofErr w:type="spellStart"/>
      <w:r w:rsidRPr="00DB25C4">
        <w:rPr>
          <w:rFonts w:cstheme="minorHAnsi"/>
        </w:rPr>
        <w:t>Pengangkatan</w:t>
      </w:r>
      <w:proofErr w:type="spellEnd"/>
      <w:r w:rsidRPr="00DB25C4">
        <w:rPr>
          <w:rFonts w:cstheme="minorHAnsi"/>
        </w:rPr>
        <w:t xml:space="preserve"> / </w:t>
      </w:r>
      <w:proofErr w:type="spellStart"/>
      <w:r w:rsidRPr="00DB25C4">
        <w:rPr>
          <w:rFonts w:cstheme="minorHAnsi"/>
        </w:rPr>
        <w:t>Kenaikan</w:t>
      </w:r>
      <w:proofErr w:type="spellEnd"/>
      <w:r w:rsidRPr="00DB25C4">
        <w:rPr>
          <w:rFonts w:cstheme="minorHAnsi"/>
        </w:rPr>
        <w:t xml:space="preserve"> </w:t>
      </w:r>
      <w:proofErr w:type="spellStart"/>
      <w:r w:rsidRPr="00DB25C4">
        <w:rPr>
          <w:rFonts w:cstheme="minorHAnsi"/>
        </w:rPr>
        <w:t>Jabatan</w:t>
      </w:r>
      <w:proofErr w:type="spellEnd"/>
      <w:r w:rsidRPr="00DB25C4">
        <w:rPr>
          <w:rFonts w:cstheme="minorHAnsi"/>
        </w:rPr>
        <w:t xml:space="preserve"> </w:t>
      </w:r>
      <w:proofErr w:type="spellStart"/>
      <w:r w:rsidRPr="00DB25C4">
        <w:rPr>
          <w:rFonts w:cstheme="minorHAnsi"/>
        </w:rPr>
        <w:t>Fungsional</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di Universitas Ma Chung.</w:t>
      </w:r>
    </w:p>
    <w:p w14:paraId="5F7C3177" w14:textId="77777777" w:rsidR="00866ABA" w:rsidRPr="00DB25C4" w:rsidRDefault="00866ABA" w:rsidP="009F6099">
      <w:pPr>
        <w:pStyle w:val="ListParagraph"/>
        <w:numPr>
          <w:ilvl w:val="0"/>
          <w:numId w:val="88"/>
        </w:numPr>
        <w:spacing w:after="0" w:line="240" w:lineRule="auto"/>
        <w:jc w:val="both"/>
        <w:rPr>
          <w:rFonts w:cstheme="minorHAnsi"/>
        </w:rPr>
      </w:pPr>
      <w:r w:rsidRPr="00DB25C4">
        <w:rPr>
          <w:rFonts w:cstheme="minorHAnsi"/>
        </w:rPr>
        <w:t xml:space="preserve">SK </w:t>
      </w:r>
      <w:proofErr w:type="spellStart"/>
      <w:r w:rsidRPr="00DB25C4">
        <w:rPr>
          <w:rFonts w:cstheme="minorHAnsi"/>
        </w:rPr>
        <w:t>Rektor</w:t>
      </w:r>
      <w:proofErr w:type="spellEnd"/>
      <w:r w:rsidRPr="00DB25C4">
        <w:rPr>
          <w:rFonts w:cstheme="minorHAnsi"/>
        </w:rPr>
        <w:t xml:space="preserve"> No. 0041/MACHUNG/SK-REK/VI/2009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Kenaikan</w:t>
      </w:r>
      <w:proofErr w:type="spellEnd"/>
      <w:r w:rsidRPr="00DB25C4">
        <w:rPr>
          <w:rFonts w:cstheme="minorHAnsi"/>
        </w:rPr>
        <w:t xml:space="preserve"> </w:t>
      </w:r>
      <w:proofErr w:type="spellStart"/>
      <w:r w:rsidRPr="00DB25C4">
        <w:rPr>
          <w:rFonts w:cstheme="minorHAnsi"/>
        </w:rPr>
        <w:t>Pangkat</w:t>
      </w:r>
      <w:proofErr w:type="spellEnd"/>
      <w:r w:rsidRPr="00DB25C4">
        <w:rPr>
          <w:rFonts w:cstheme="minorHAnsi"/>
        </w:rPr>
        <w:t xml:space="preserve"> dan </w:t>
      </w:r>
      <w:proofErr w:type="spellStart"/>
      <w:r w:rsidRPr="00DB25C4">
        <w:rPr>
          <w:rFonts w:cstheme="minorHAnsi"/>
        </w:rPr>
        <w:t>Golongan</w:t>
      </w:r>
      <w:proofErr w:type="spellEnd"/>
      <w:r w:rsidRPr="00DB25C4">
        <w:rPr>
          <w:rFonts w:cstheme="minorHAnsi"/>
        </w:rPr>
        <w:t xml:space="preserve"> Internal </w:t>
      </w:r>
      <w:proofErr w:type="spellStart"/>
      <w:r w:rsidRPr="00DB25C4">
        <w:rPr>
          <w:rFonts w:cstheme="minorHAnsi"/>
        </w:rPr>
        <w:t>Dosen</w:t>
      </w:r>
      <w:proofErr w:type="spellEnd"/>
      <w:r w:rsidRPr="00DB25C4">
        <w:rPr>
          <w:rFonts w:cstheme="minorHAnsi"/>
        </w:rPr>
        <w:t xml:space="preserve"> Universitas Ma Chung</w:t>
      </w:r>
    </w:p>
    <w:p w14:paraId="3A8285A9" w14:textId="77777777" w:rsidR="00866ABA" w:rsidRPr="00DB25C4" w:rsidRDefault="00866ABA" w:rsidP="009F6099">
      <w:pPr>
        <w:pStyle w:val="ListParagraph"/>
        <w:numPr>
          <w:ilvl w:val="0"/>
          <w:numId w:val="88"/>
        </w:numPr>
        <w:spacing w:after="0" w:line="240" w:lineRule="auto"/>
        <w:jc w:val="both"/>
        <w:rPr>
          <w:rFonts w:cstheme="minorHAnsi"/>
        </w:rPr>
      </w:pPr>
      <w:r w:rsidRPr="00DB25C4">
        <w:rPr>
          <w:rFonts w:cstheme="minorHAnsi"/>
        </w:rPr>
        <w:t xml:space="preserve">SK </w:t>
      </w:r>
      <w:proofErr w:type="spellStart"/>
      <w:r w:rsidRPr="00DB25C4">
        <w:rPr>
          <w:rFonts w:cstheme="minorHAnsi"/>
        </w:rPr>
        <w:t>Rektor</w:t>
      </w:r>
      <w:proofErr w:type="spellEnd"/>
      <w:r w:rsidRPr="00DB25C4">
        <w:rPr>
          <w:rFonts w:cstheme="minorHAnsi"/>
        </w:rPr>
        <w:t xml:space="preserve"> No. 0045/MACHUNG/SK-REK/VI/2009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Pengakuan</w:t>
      </w:r>
      <w:proofErr w:type="spellEnd"/>
      <w:r w:rsidRPr="00DB25C4">
        <w:rPr>
          <w:rFonts w:cstheme="minorHAnsi"/>
        </w:rPr>
        <w:t xml:space="preserve"> </w:t>
      </w:r>
      <w:proofErr w:type="spellStart"/>
      <w:r w:rsidRPr="00DB25C4">
        <w:rPr>
          <w:rFonts w:cstheme="minorHAnsi"/>
        </w:rPr>
        <w:t>atas</w:t>
      </w:r>
      <w:proofErr w:type="spellEnd"/>
      <w:r w:rsidRPr="00DB25C4">
        <w:rPr>
          <w:rFonts w:cstheme="minorHAnsi"/>
        </w:rPr>
        <w:t xml:space="preserve"> </w:t>
      </w:r>
      <w:proofErr w:type="spellStart"/>
      <w:r w:rsidRPr="00DB25C4">
        <w:rPr>
          <w:rFonts w:cstheme="minorHAnsi"/>
        </w:rPr>
        <w:t>Gelar</w:t>
      </w:r>
      <w:proofErr w:type="spellEnd"/>
      <w:r w:rsidRPr="00DB25C4">
        <w:rPr>
          <w:rFonts w:cstheme="minorHAnsi"/>
        </w:rPr>
        <w:t xml:space="preserve"> </w:t>
      </w:r>
      <w:proofErr w:type="spellStart"/>
      <w:r w:rsidRPr="00DB25C4">
        <w:rPr>
          <w:rFonts w:cstheme="minorHAnsi"/>
        </w:rPr>
        <w:t>Jenjang</w:t>
      </w:r>
      <w:proofErr w:type="spellEnd"/>
      <w:r w:rsidRPr="00DB25C4">
        <w:rPr>
          <w:rFonts w:cstheme="minorHAnsi"/>
        </w:rPr>
        <w:t xml:space="preserve"> Pendidikan </w:t>
      </w:r>
      <w:proofErr w:type="spellStart"/>
      <w:r w:rsidRPr="00DB25C4">
        <w:rPr>
          <w:rFonts w:cstheme="minorHAnsi"/>
        </w:rPr>
        <w:t>Pegawai</w:t>
      </w:r>
      <w:proofErr w:type="spellEnd"/>
      <w:r w:rsidRPr="00DB25C4">
        <w:rPr>
          <w:rFonts w:cstheme="minorHAnsi"/>
        </w:rPr>
        <w:t xml:space="preserve"> Universitas Ma Chung</w:t>
      </w:r>
    </w:p>
    <w:p w14:paraId="3C4E7FA8" w14:textId="77777777" w:rsidR="00866ABA" w:rsidRPr="00DB25C4" w:rsidRDefault="00866ABA" w:rsidP="009F6099">
      <w:pPr>
        <w:pStyle w:val="ListParagraph"/>
        <w:numPr>
          <w:ilvl w:val="0"/>
          <w:numId w:val="88"/>
        </w:numPr>
        <w:spacing w:after="0" w:line="240" w:lineRule="auto"/>
        <w:jc w:val="both"/>
        <w:rPr>
          <w:rFonts w:cstheme="minorHAnsi"/>
        </w:rPr>
      </w:pPr>
      <w:r w:rsidRPr="00DB25C4">
        <w:rPr>
          <w:rFonts w:cstheme="minorHAnsi"/>
        </w:rPr>
        <w:t xml:space="preserve">SOP </w:t>
      </w:r>
      <w:proofErr w:type="spellStart"/>
      <w:r w:rsidRPr="00DB25C4">
        <w:rPr>
          <w:rFonts w:cstheme="minorHAnsi"/>
        </w:rPr>
        <w:t>Pengajuan</w:t>
      </w:r>
      <w:proofErr w:type="spellEnd"/>
      <w:r w:rsidRPr="00DB25C4">
        <w:rPr>
          <w:rFonts w:cstheme="minorHAnsi"/>
        </w:rPr>
        <w:t xml:space="preserve"> </w:t>
      </w:r>
      <w:proofErr w:type="spellStart"/>
      <w:r w:rsidRPr="00DB25C4">
        <w:rPr>
          <w:rFonts w:cstheme="minorHAnsi"/>
        </w:rPr>
        <w:t>Studi</w:t>
      </w:r>
      <w:proofErr w:type="spellEnd"/>
      <w:r w:rsidRPr="00DB25C4">
        <w:rPr>
          <w:rFonts w:cstheme="minorHAnsi"/>
        </w:rPr>
        <w:t xml:space="preserve"> </w:t>
      </w:r>
      <w:proofErr w:type="spellStart"/>
      <w:r w:rsidRPr="00DB25C4">
        <w:rPr>
          <w:rFonts w:cstheme="minorHAnsi"/>
        </w:rPr>
        <w:t>Lanjut</w:t>
      </w:r>
      <w:proofErr w:type="spellEnd"/>
      <w:r w:rsidRPr="00DB25C4">
        <w:rPr>
          <w:rFonts w:cstheme="minorHAnsi"/>
        </w:rPr>
        <w:t xml:space="preserve"> PSDM-SOP-PSL-0001</w:t>
      </w:r>
    </w:p>
    <w:p w14:paraId="2A843303" w14:textId="77777777" w:rsidR="00866ABA" w:rsidRPr="00DB25C4" w:rsidRDefault="00866ABA" w:rsidP="009F6099">
      <w:pPr>
        <w:pStyle w:val="ListParagraph"/>
        <w:numPr>
          <w:ilvl w:val="0"/>
          <w:numId w:val="88"/>
        </w:numPr>
        <w:spacing w:after="0" w:line="240" w:lineRule="auto"/>
        <w:jc w:val="both"/>
        <w:rPr>
          <w:rFonts w:cstheme="minorHAnsi"/>
        </w:rPr>
      </w:pPr>
      <w:r w:rsidRPr="00DB25C4">
        <w:rPr>
          <w:rFonts w:cstheme="minorHAnsi"/>
        </w:rPr>
        <w:t xml:space="preserve">SOP </w:t>
      </w:r>
      <w:proofErr w:type="spellStart"/>
      <w:r w:rsidRPr="00DB25C4">
        <w:rPr>
          <w:rFonts w:cstheme="minorHAnsi"/>
        </w:rPr>
        <w:t>Usulan</w:t>
      </w:r>
      <w:proofErr w:type="spellEnd"/>
      <w:r w:rsidRPr="00DB25C4">
        <w:rPr>
          <w:rFonts w:cstheme="minorHAnsi"/>
        </w:rPr>
        <w:t xml:space="preserve"> </w:t>
      </w:r>
      <w:proofErr w:type="spellStart"/>
      <w:r w:rsidRPr="00DB25C4">
        <w:rPr>
          <w:rFonts w:cstheme="minorHAnsi"/>
        </w:rPr>
        <w:t>Pengangkatan</w:t>
      </w:r>
      <w:proofErr w:type="spellEnd"/>
      <w:r w:rsidRPr="00DB25C4">
        <w:rPr>
          <w:rFonts w:cstheme="minorHAnsi"/>
        </w:rPr>
        <w:t xml:space="preserve"> dan </w:t>
      </w:r>
      <w:proofErr w:type="spellStart"/>
      <w:r w:rsidRPr="00DB25C4">
        <w:rPr>
          <w:rFonts w:cstheme="minorHAnsi"/>
        </w:rPr>
        <w:t>Kenaikan</w:t>
      </w:r>
      <w:proofErr w:type="spellEnd"/>
      <w:r w:rsidRPr="00DB25C4">
        <w:rPr>
          <w:rFonts w:cstheme="minorHAnsi"/>
        </w:rPr>
        <w:t xml:space="preserve"> </w:t>
      </w:r>
      <w:proofErr w:type="spellStart"/>
      <w:r w:rsidRPr="00DB25C4">
        <w:rPr>
          <w:rFonts w:cstheme="minorHAnsi"/>
        </w:rPr>
        <w:t>Jabatan</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(JAD) BPSDM-SOP-UPKJAD-005</w:t>
      </w:r>
    </w:p>
    <w:p w14:paraId="2CA5D1E8" w14:textId="77777777" w:rsidR="00866ABA" w:rsidRPr="00DB25C4" w:rsidRDefault="00866ABA" w:rsidP="00687314">
      <w:pPr>
        <w:spacing w:after="0" w:line="240" w:lineRule="auto"/>
        <w:jc w:val="both"/>
        <w:rPr>
          <w:rFonts w:cstheme="minorHAnsi"/>
        </w:rPr>
      </w:pPr>
    </w:p>
    <w:p w14:paraId="7072869F" w14:textId="77777777" w:rsidR="00866ABA" w:rsidRPr="00DB25C4" w:rsidRDefault="00866ABA" w:rsidP="00687314">
      <w:pPr>
        <w:spacing w:after="0" w:line="240" w:lineRule="auto"/>
        <w:jc w:val="both"/>
        <w:rPr>
          <w:rFonts w:cstheme="minorHAnsi"/>
        </w:rPr>
      </w:pPr>
      <w:proofErr w:type="spellStart"/>
      <w:r w:rsidRPr="00DB25C4">
        <w:rPr>
          <w:rFonts w:cstheme="minorHAnsi"/>
        </w:rPr>
        <w:t>Evaluasi</w:t>
      </w:r>
      <w:proofErr w:type="spellEnd"/>
      <w:r w:rsidRPr="00DB25C4">
        <w:rPr>
          <w:rFonts w:cstheme="minorHAnsi"/>
        </w:rPr>
        <w:t xml:space="preserve"> Kinerja dan </w:t>
      </w:r>
      <w:proofErr w:type="spellStart"/>
      <w:r w:rsidRPr="00DB25C4">
        <w:rPr>
          <w:rFonts w:cstheme="minorHAnsi"/>
        </w:rPr>
        <w:t>pembinaan</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w:t>
      </w:r>
      <w:proofErr w:type="spellStart"/>
      <w:r w:rsidRPr="00DB25C4">
        <w:rPr>
          <w:rFonts w:cstheme="minorHAnsi"/>
        </w:rPr>
        <w:t>diatur</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beberapa</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w:t>
      </w:r>
      <w:proofErr w:type="spellStart"/>
      <w:proofErr w:type="gramStart"/>
      <w:r w:rsidRPr="00DB25C4">
        <w:rPr>
          <w:rFonts w:cstheme="minorHAnsi"/>
        </w:rPr>
        <w:t>yaitu</w:t>
      </w:r>
      <w:proofErr w:type="spellEnd"/>
      <w:r w:rsidRPr="00DB25C4">
        <w:rPr>
          <w:rFonts w:cstheme="minorHAnsi"/>
        </w:rPr>
        <w:t xml:space="preserve"> :</w:t>
      </w:r>
      <w:proofErr w:type="gramEnd"/>
    </w:p>
    <w:p w14:paraId="74A37DB1" w14:textId="77777777" w:rsidR="00866ABA" w:rsidRPr="00DB25C4" w:rsidRDefault="00866ABA" w:rsidP="009F6099">
      <w:pPr>
        <w:pStyle w:val="ListParagraph"/>
        <w:numPr>
          <w:ilvl w:val="0"/>
          <w:numId w:val="87"/>
        </w:numPr>
        <w:spacing w:after="0" w:line="240" w:lineRule="auto"/>
        <w:jc w:val="both"/>
        <w:rPr>
          <w:rFonts w:cstheme="minorHAnsi"/>
        </w:rPr>
      </w:pPr>
      <w:r w:rsidRPr="00DB25C4">
        <w:rPr>
          <w:rFonts w:cstheme="minorHAnsi"/>
        </w:rPr>
        <w:t xml:space="preserve">SK </w:t>
      </w:r>
      <w:proofErr w:type="spellStart"/>
      <w:r w:rsidRPr="00DB25C4">
        <w:rPr>
          <w:rFonts w:cstheme="minorHAnsi"/>
        </w:rPr>
        <w:t>Rektor</w:t>
      </w:r>
      <w:proofErr w:type="spellEnd"/>
      <w:r w:rsidRPr="00DB25C4">
        <w:rPr>
          <w:rFonts w:cstheme="minorHAnsi"/>
        </w:rPr>
        <w:t xml:space="preserve"> No. 0001/MACHUNG/SK-REK/I/2013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Penilaian</w:t>
      </w:r>
      <w:proofErr w:type="spellEnd"/>
      <w:r w:rsidRPr="00DB25C4">
        <w:rPr>
          <w:rFonts w:cstheme="minorHAnsi"/>
        </w:rPr>
        <w:t xml:space="preserve"> Kinerja </w:t>
      </w:r>
      <w:proofErr w:type="spellStart"/>
      <w:r w:rsidRPr="00DB25C4">
        <w:rPr>
          <w:rFonts w:cstheme="minorHAnsi"/>
        </w:rPr>
        <w:t>Dosen</w:t>
      </w:r>
      <w:proofErr w:type="spellEnd"/>
      <w:r w:rsidRPr="00DB25C4">
        <w:rPr>
          <w:rFonts w:cstheme="minorHAnsi"/>
        </w:rPr>
        <w:t xml:space="preserve"> Universitas Ma Chung</w:t>
      </w:r>
    </w:p>
    <w:p w14:paraId="3F19D9ED" w14:textId="77777777" w:rsidR="00866ABA" w:rsidRPr="00DB25C4" w:rsidRDefault="00866ABA" w:rsidP="009F6099">
      <w:pPr>
        <w:pStyle w:val="ListParagraph"/>
        <w:numPr>
          <w:ilvl w:val="0"/>
          <w:numId w:val="87"/>
        </w:numPr>
        <w:spacing w:after="0" w:line="240" w:lineRule="auto"/>
        <w:jc w:val="both"/>
        <w:rPr>
          <w:rFonts w:cstheme="minorHAnsi"/>
        </w:rPr>
      </w:pPr>
      <w:r w:rsidRPr="00DB25C4">
        <w:rPr>
          <w:rFonts w:cstheme="minorHAnsi"/>
        </w:rPr>
        <w:t xml:space="preserve">SK </w:t>
      </w:r>
      <w:proofErr w:type="spellStart"/>
      <w:r w:rsidRPr="00DB25C4">
        <w:rPr>
          <w:rFonts w:cstheme="minorHAnsi"/>
        </w:rPr>
        <w:t>Rektor</w:t>
      </w:r>
      <w:proofErr w:type="spellEnd"/>
      <w:r w:rsidRPr="00DB25C4">
        <w:rPr>
          <w:rFonts w:cstheme="minorHAnsi"/>
        </w:rPr>
        <w:t xml:space="preserve"> No. 0077/MACHUNG/SK-REK/X/2012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Penetapan</w:t>
      </w:r>
      <w:proofErr w:type="spellEnd"/>
      <w:r w:rsidRPr="00DB25C4">
        <w:rPr>
          <w:rFonts w:cstheme="minorHAnsi"/>
        </w:rPr>
        <w:t xml:space="preserve"> </w:t>
      </w:r>
      <w:proofErr w:type="spellStart"/>
      <w:r w:rsidRPr="00DB25C4">
        <w:rPr>
          <w:rFonts w:cstheme="minorHAnsi"/>
        </w:rPr>
        <w:t>Instrumen</w:t>
      </w:r>
      <w:proofErr w:type="spellEnd"/>
      <w:r w:rsidRPr="00DB25C4">
        <w:rPr>
          <w:rFonts w:cstheme="minorHAnsi"/>
        </w:rPr>
        <w:t xml:space="preserve"> Kinerja </w:t>
      </w:r>
      <w:proofErr w:type="spellStart"/>
      <w:r w:rsidRPr="00DB25C4">
        <w:rPr>
          <w:rFonts w:cstheme="minorHAnsi"/>
        </w:rPr>
        <w:t>Akademik</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di Universitas Ma Chung.</w:t>
      </w:r>
    </w:p>
    <w:p w14:paraId="5DCA1EDB" w14:textId="77777777" w:rsidR="00866ABA" w:rsidRPr="00DB25C4" w:rsidRDefault="00866ABA" w:rsidP="009F6099">
      <w:pPr>
        <w:pStyle w:val="ListParagraph"/>
        <w:numPr>
          <w:ilvl w:val="0"/>
          <w:numId w:val="87"/>
        </w:numPr>
        <w:spacing w:after="0" w:line="240" w:lineRule="auto"/>
        <w:jc w:val="both"/>
        <w:rPr>
          <w:rFonts w:cstheme="minorHAnsi"/>
        </w:rPr>
      </w:pPr>
      <w:proofErr w:type="spellStart"/>
      <w:r w:rsidRPr="00DB25C4">
        <w:rPr>
          <w:rFonts w:cstheme="minorHAnsi"/>
        </w:rPr>
        <w:t>Pedoman</w:t>
      </w:r>
      <w:proofErr w:type="spellEnd"/>
      <w:r w:rsidRPr="00DB25C4">
        <w:rPr>
          <w:rFonts w:cstheme="minorHAnsi"/>
        </w:rPr>
        <w:t xml:space="preserve"> </w:t>
      </w: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Kinerja </w:t>
      </w:r>
      <w:proofErr w:type="spellStart"/>
      <w:r w:rsidRPr="00DB25C4">
        <w:rPr>
          <w:rFonts w:cstheme="minorHAnsi"/>
        </w:rPr>
        <w:t>Pegawai</w:t>
      </w:r>
      <w:proofErr w:type="spellEnd"/>
      <w:r w:rsidRPr="00DB25C4">
        <w:rPr>
          <w:rFonts w:cstheme="minorHAnsi"/>
        </w:rPr>
        <w:t xml:space="preserve"> BPSDM-P-PEVKIN-002</w:t>
      </w:r>
    </w:p>
    <w:p w14:paraId="2E0E9585" w14:textId="77777777" w:rsidR="00866ABA" w:rsidRPr="00DB25C4" w:rsidRDefault="00866ABA" w:rsidP="009F6099">
      <w:pPr>
        <w:pStyle w:val="ListParagraph"/>
        <w:numPr>
          <w:ilvl w:val="0"/>
          <w:numId w:val="87"/>
        </w:numPr>
        <w:spacing w:after="0" w:line="240" w:lineRule="auto"/>
        <w:jc w:val="both"/>
        <w:rPr>
          <w:rFonts w:cstheme="minorHAnsi"/>
        </w:rPr>
      </w:pPr>
      <w:r w:rsidRPr="00DB25C4">
        <w:rPr>
          <w:rFonts w:cstheme="minorHAnsi"/>
        </w:rPr>
        <w:t xml:space="preserve">SK </w:t>
      </w:r>
      <w:proofErr w:type="spellStart"/>
      <w:r w:rsidRPr="00DB25C4">
        <w:rPr>
          <w:rFonts w:cstheme="minorHAnsi"/>
        </w:rPr>
        <w:t>Rektor</w:t>
      </w:r>
      <w:proofErr w:type="spellEnd"/>
      <w:r w:rsidRPr="00DB25C4">
        <w:rPr>
          <w:rFonts w:cstheme="minorHAnsi"/>
        </w:rPr>
        <w:t xml:space="preserve"> No. 0036/MACHUNG/SK-REK/VI/2009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Disiplin</w:t>
      </w:r>
      <w:proofErr w:type="spellEnd"/>
      <w:r w:rsidRPr="00DB25C4">
        <w:rPr>
          <w:rFonts w:cstheme="minorHAnsi"/>
        </w:rPr>
        <w:t xml:space="preserve"> </w:t>
      </w:r>
      <w:proofErr w:type="spellStart"/>
      <w:r w:rsidRPr="00DB25C4">
        <w:rPr>
          <w:rFonts w:cstheme="minorHAnsi"/>
        </w:rPr>
        <w:t>Pegawai</w:t>
      </w:r>
      <w:proofErr w:type="spellEnd"/>
    </w:p>
    <w:p w14:paraId="008AE09E" w14:textId="77777777" w:rsidR="00866ABA" w:rsidRPr="00DB25C4" w:rsidRDefault="00866ABA" w:rsidP="00687314">
      <w:pPr>
        <w:spacing w:after="0" w:line="240" w:lineRule="auto"/>
        <w:jc w:val="both"/>
        <w:rPr>
          <w:rFonts w:cstheme="minorHAnsi"/>
        </w:rPr>
      </w:pPr>
    </w:p>
    <w:p w14:paraId="6AD7C3F2" w14:textId="77777777" w:rsidR="00866ABA" w:rsidRPr="00DB25C4" w:rsidRDefault="00866ABA" w:rsidP="00687314">
      <w:pPr>
        <w:spacing w:after="0" w:line="240" w:lineRule="auto"/>
        <w:jc w:val="both"/>
        <w:rPr>
          <w:rFonts w:cstheme="minorHAnsi"/>
        </w:rPr>
      </w:pPr>
      <w:proofErr w:type="spellStart"/>
      <w:r w:rsidRPr="00DB25C4">
        <w:rPr>
          <w:rFonts w:cstheme="minorHAnsi"/>
        </w:rPr>
        <w:t>Kebijakan</w:t>
      </w:r>
      <w:proofErr w:type="spellEnd"/>
      <w:r w:rsidRPr="00DB25C4">
        <w:rPr>
          <w:rFonts w:cstheme="minorHAnsi"/>
        </w:rPr>
        <w:t xml:space="preserve"> lain yang </w:t>
      </w:r>
      <w:proofErr w:type="spellStart"/>
      <w:r w:rsidRPr="00DB25C4">
        <w:rPr>
          <w:rFonts w:cstheme="minorHAnsi"/>
        </w:rPr>
        <w:t>disusun</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khusus</w:t>
      </w:r>
      <w:proofErr w:type="spellEnd"/>
      <w:r w:rsidRPr="00DB25C4">
        <w:rPr>
          <w:rFonts w:cstheme="minorHAnsi"/>
        </w:rPr>
        <w:t xml:space="preserve"> </w:t>
      </w:r>
      <w:proofErr w:type="spellStart"/>
      <w:r w:rsidRPr="00DB25C4">
        <w:rPr>
          <w:rFonts w:cstheme="minorHAnsi"/>
        </w:rPr>
        <w:t>adalah</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aspek</w:t>
      </w:r>
      <w:proofErr w:type="spellEnd"/>
      <w:r w:rsidRPr="00DB25C4">
        <w:rPr>
          <w:rFonts w:cstheme="minorHAnsi"/>
        </w:rPr>
        <w:t xml:space="preserve"> </w:t>
      </w:r>
      <w:proofErr w:type="spellStart"/>
      <w:r w:rsidRPr="00DB25C4">
        <w:rPr>
          <w:rFonts w:cstheme="minorHAnsi"/>
        </w:rPr>
        <w:t>penghargaan</w:t>
      </w:r>
      <w:proofErr w:type="spellEnd"/>
      <w:r w:rsidRPr="00DB25C4">
        <w:rPr>
          <w:rFonts w:cstheme="minorHAnsi"/>
        </w:rPr>
        <w:t xml:space="preserve"> dan </w:t>
      </w:r>
      <w:proofErr w:type="spellStart"/>
      <w:r w:rsidRPr="00DB25C4">
        <w:rPr>
          <w:rFonts w:cstheme="minorHAnsi"/>
        </w:rPr>
        <w:t>sanksi</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pemberhentian</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yang </w:t>
      </w:r>
      <w:proofErr w:type="spellStart"/>
      <w:r w:rsidRPr="00DB25C4">
        <w:rPr>
          <w:rFonts w:cstheme="minorHAnsi"/>
        </w:rPr>
        <w:t>diatur</w:t>
      </w:r>
      <w:proofErr w:type="spellEnd"/>
      <w:r w:rsidRPr="00DB25C4">
        <w:rPr>
          <w:rFonts w:cstheme="minorHAnsi"/>
        </w:rPr>
        <w:t xml:space="preserve"> </w:t>
      </w:r>
      <w:proofErr w:type="spellStart"/>
      <w:proofErr w:type="gramStart"/>
      <w:r w:rsidRPr="00DB25C4">
        <w:rPr>
          <w:rFonts w:cstheme="minorHAnsi"/>
        </w:rPr>
        <w:t>dalam</w:t>
      </w:r>
      <w:proofErr w:type="spellEnd"/>
      <w:r w:rsidRPr="00DB25C4">
        <w:rPr>
          <w:rFonts w:cstheme="minorHAnsi"/>
        </w:rPr>
        <w:t xml:space="preserve"> :</w:t>
      </w:r>
      <w:proofErr w:type="gramEnd"/>
    </w:p>
    <w:p w14:paraId="7284FDBE" w14:textId="77777777" w:rsidR="00866ABA" w:rsidRPr="00DB25C4" w:rsidRDefault="00866ABA" w:rsidP="009F6099">
      <w:pPr>
        <w:pStyle w:val="ListParagraph"/>
        <w:numPr>
          <w:ilvl w:val="0"/>
          <w:numId w:val="86"/>
        </w:numPr>
        <w:spacing w:after="0" w:line="240" w:lineRule="auto"/>
        <w:jc w:val="both"/>
        <w:rPr>
          <w:rFonts w:cstheme="minorHAnsi"/>
        </w:rPr>
      </w:pPr>
      <w:r w:rsidRPr="00DB25C4">
        <w:rPr>
          <w:rFonts w:cstheme="minorHAnsi"/>
        </w:rPr>
        <w:t xml:space="preserve">SK </w:t>
      </w:r>
      <w:proofErr w:type="spellStart"/>
      <w:r w:rsidRPr="00DB25C4">
        <w:rPr>
          <w:rFonts w:cstheme="minorHAnsi"/>
        </w:rPr>
        <w:t>Rektor</w:t>
      </w:r>
      <w:proofErr w:type="spellEnd"/>
      <w:r w:rsidRPr="00DB25C4">
        <w:rPr>
          <w:rFonts w:cstheme="minorHAnsi"/>
        </w:rPr>
        <w:t xml:space="preserve"> No. 0034/MACHUNG/SK-REK/VI/2009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Pemberian</w:t>
      </w:r>
      <w:proofErr w:type="spellEnd"/>
      <w:r w:rsidRPr="00DB25C4">
        <w:rPr>
          <w:rFonts w:cstheme="minorHAnsi"/>
        </w:rPr>
        <w:t xml:space="preserve"> </w:t>
      </w:r>
      <w:proofErr w:type="spellStart"/>
      <w:r w:rsidRPr="00DB25C4">
        <w:rPr>
          <w:rFonts w:cstheme="minorHAnsi"/>
        </w:rPr>
        <w:t>Penghargaan</w:t>
      </w:r>
      <w:proofErr w:type="spellEnd"/>
      <w:r w:rsidRPr="00DB25C4">
        <w:rPr>
          <w:rFonts w:cstheme="minorHAnsi"/>
        </w:rPr>
        <w:t xml:space="preserve"> dan </w:t>
      </w:r>
      <w:proofErr w:type="spellStart"/>
      <w:r w:rsidRPr="00DB25C4">
        <w:rPr>
          <w:rFonts w:cstheme="minorHAnsi"/>
        </w:rPr>
        <w:t>Sanksi</w:t>
      </w:r>
      <w:proofErr w:type="spellEnd"/>
      <w:r w:rsidRPr="00DB25C4">
        <w:rPr>
          <w:rFonts w:cstheme="minorHAnsi"/>
        </w:rPr>
        <w:t xml:space="preserve"> </w:t>
      </w:r>
      <w:proofErr w:type="spellStart"/>
      <w:r w:rsidRPr="00DB25C4">
        <w:rPr>
          <w:rFonts w:cstheme="minorHAnsi"/>
        </w:rPr>
        <w:t>bagi</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Universitas Ma Chung.</w:t>
      </w:r>
    </w:p>
    <w:p w14:paraId="73075DE1" w14:textId="77777777" w:rsidR="00866ABA" w:rsidRPr="00DB25C4" w:rsidRDefault="00866ABA" w:rsidP="009F6099">
      <w:pPr>
        <w:pStyle w:val="ListParagraph"/>
        <w:numPr>
          <w:ilvl w:val="0"/>
          <w:numId w:val="86"/>
        </w:numPr>
        <w:spacing w:after="0" w:line="240" w:lineRule="auto"/>
        <w:jc w:val="both"/>
        <w:rPr>
          <w:rFonts w:cstheme="minorHAnsi"/>
        </w:rPr>
      </w:pPr>
      <w:r w:rsidRPr="00DB25C4">
        <w:rPr>
          <w:rFonts w:cstheme="minorHAnsi"/>
        </w:rPr>
        <w:t xml:space="preserve">SOP </w:t>
      </w:r>
      <w:proofErr w:type="spellStart"/>
      <w:r w:rsidRPr="00DB25C4">
        <w:rPr>
          <w:rFonts w:cstheme="minorHAnsi"/>
        </w:rPr>
        <w:t>Pemberhentian</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BPSDM-SOP-PP-002</w:t>
      </w:r>
    </w:p>
    <w:p w14:paraId="7CA96451" w14:textId="77777777" w:rsidR="00866ABA" w:rsidRPr="00DB25C4" w:rsidRDefault="00866ABA" w:rsidP="00687314">
      <w:pPr>
        <w:spacing w:after="0" w:line="240" w:lineRule="auto"/>
        <w:jc w:val="both"/>
        <w:rPr>
          <w:rFonts w:cstheme="minorHAnsi"/>
        </w:rPr>
      </w:pPr>
    </w:p>
    <w:p w14:paraId="097A60B4" w14:textId="77777777" w:rsidR="00866ABA" w:rsidRPr="00DB25C4" w:rsidRDefault="00866ABA" w:rsidP="00687314">
      <w:pPr>
        <w:spacing w:after="0" w:line="240" w:lineRule="auto"/>
        <w:jc w:val="both"/>
        <w:rPr>
          <w:rFonts w:cstheme="minorHAnsi"/>
        </w:rPr>
      </w:pPr>
    </w:p>
    <w:p w14:paraId="36DC94CF" w14:textId="77777777" w:rsidR="00866ABA" w:rsidRPr="00DB25C4" w:rsidRDefault="00866ABA" w:rsidP="00687314">
      <w:pPr>
        <w:spacing w:after="0" w:line="240" w:lineRule="auto"/>
        <w:rPr>
          <w:rFonts w:cstheme="minorHAnsi"/>
          <w:b/>
          <w:bCs/>
        </w:rPr>
      </w:pPr>
      <w:r w:rsidRPr="00DB25C4">
        <w:rPr>
          <w:rFonts w:cstheme="minorHAnsi"/>
          <w:b/>
          <w:bCs/>
        </w:rPr>
        <w:t xml:space="preserve">4.1.2 </w:t>
      </w:r>
      <w:proofErr w:type="spellStart"/>
      <w:r w:rsidRPr="00DB25C4">
        <w:rPr>
          <w:rFonts w:cstheme="minorHAnsi"/>
          <w:b/>
          <w:bCs/>
        </w:rPr>
        <w:t>Pelaksanaan</w:t>
      </w:r>
      <w:proofErr w:type="spellEnd"/>
    </w:p>
    <w:p w14:paraId="4745A49D" w14:textId="77777777" w:rsidR="00866ABA" w:rsidRPr="00DB25C4" w:rsidRDefault="00866ABA" w:rsidP="00687314">
      <w:pPr>
        <w:spacing w:after="0" w:line="240" w:lineRule="auto"/>
        <w:rPr>
          <w:rFonts w:cstheme="minorHAnsi"/>
          <w:b/>
          <w:bCs/>
        </w:rPr>
      </w:pPr>
      <w:r w:rsidRPr="00DB25C4">
        <w:rPr>
          <w:rFonts w:cstheme="minorHAnsi"/>
          <w:b/>
          <w:bCs/>
        </w:rPr>
        <w:t xml:space="preserve">4.1.2.1 </w:t>
      </w:r>
      <w:proofErr w:type="spellStart"/>
      <w:r w:rsidRPr="00DB25C4">
        <w:rPr>
          <w:rFonts w:cstheme="minorHAnsi"/>
          <w:b/>
          <w:bCs/>
        </w:rPr>
        <w:t>Rekrutmen</w:t>
      </w:r>
      <w:proofErr w:type="spellEnd"/>
      <w:r w:rsidRPr="00DB25C4">
        <w:rPr>
          <w:rFonts w:cstheme="minorHAnsi"/>
          <w:b/>
          <w:bCs/>
        </w:rPr>
        <w:t xml:space="preserve"> dan </w:t>
      </w:r>
      <w:proofErr w:type="spellStart"/>
      <w:r w:rsidRPr="00DB25C4">
        <w:rPr>
          <w:rFonts w:cstheme="minorHAnsi"/>
          <w:b/>
          <w:bCs/>
        </w:rPr>
        <w:t>Tes</w:t>
      </w:r>
      <w:proofErr w:type="spellEnd"/>
      <w:r w:rsidRPr="00DB25C4">
        <w:rPr>
          <w:rFonts w:cstheme="minorHAnsi"/>
          <w:b/>
          <w:bCs/>
        </w:rPr>
        <w:t xml:space="preserve"> </w:t>
      </w:r>
      <w:proofErr w:type="spellStart"/>
      <w:r w:rsidRPr="00DB25C4">
        <w:rPr>
          <w:rFonts w:cstheme="minorHAnsi"/>
          <w:b/>
          <w:bCs/>
        </w:rPr>
        <w:t>Seleksi</w:t>
      </w:r>
      <w:proofErr w:type="spellEnd"/>
      <w:r w:rsidRPr="00DB25C4">
        <w:rPr>
          <w:rFonts w:cstheme="minorHAnsi"/>
          <w:b/>
          <w:bCs/>
        </w:rPr>
        <w:t xml:space="preserve"> </w:t>
      </w:r>
      <w:proofErr w:type="spellStart"/>
      <w:r w:rsidRPr="00DB25C4">
        <w:rPr>
          <w:rFonts w:cstheme="minorHAnsi"/>
          <w:b/>
          <w:bCs/>
        </w:rPr>
        <w:t>Dosen</w:t>
      </w:r>
      <w:proofErr w:type="spellEnd"/>
    </w:p>
    <w:p w14:paraId="55C8E596" w14:textId="77777777" w:rsidR="00866ABA" w:rsidRPr="00DB25C4" w:rsidRDefault="00866ABA" w:rsidP="00687314">
      <w:pPr>
        <w:spacing w:after="0" w:line="240" w:lineRule="auto"/>
        <w:rPr>
          <w:rFonts w:cstheme="minorHAnsi"/>
        </w:rPr>
      </w:pP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rekrutmen</w:t>
      </w:r>
      <w:proofErr w:type="spellEnd"/>
      <w:r w:rsidRPr="00DB25C4">
        <w:rPr>
          <w:rFonts w:cstheme="minorHAnsi"/>
        </w:rPr>
        <w:t xml:space="preserve"> dan </w:t>
      </w:r>
      <w:proofErr w:type="spellStart"/>
      <w:r w:rsidRPr="00DB25C4">
        <w:rPr>
          <w:rFonts w:cstheme="minorHAnsi"/>
        </w:rPr>
        <w:t>tes</w:t>
      </w:r>
      <w:proofErr w:type="spellEnd"/>
      <w:r w:rsidRPr="00DB25C4">
        <w:rPr>
          <w:rFonts w:cstheme="minorHAnsi"/>
        </w:rPr>
        <w:t xml:space="preserve"> </w:t>
      </w:r>
      <w:proofErr w:type="spellStart"/>
      <w:r w:rsidRPr="00DB25C4">
        <w:rPr>
          <w:rFonts w:cstheme="minorHAnsi"/>
        </w:rPr>
        <w:t>seleksi</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di PT dan UPPS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dijabarkan</w:t>
      </w:r>
      <w:proofErr w:type="spellEnd"/>
      <w:r w:rsidRPr="00DB25C4">
        <w:rPr>
          <w:rFonts w:cstheme="minorHAnsi"/>
        </w:rPr>
        <w:t xml:space="preserve"> pada flowchart </w:t>
      </w:r>
      <w:proofErr w:type="spellStart"/>
      <w:r w:rsidRPr="00DB25C4">
        <w:rPr>
          <w:rFonts w:cstheme="minorHAnsi"/>
        </w:rPr>
        <w:t>berikut</w:t>
      </w:r>
      <w:proofErr w:type="spellEnd"/>
      <w:r w:rsidRPr="00DB25C4">
        <w:rPr>
          <w:rFonts w:cstheme="minorHAnsi"/>
        </w:rPr>
        <w:t xml:space="preserve"> </w:t>
      </w:r>
      <w:proofErr w:type="spellStart"/>
      <w:r w:rsidRPr="00DB25C4">
        <w:rPr>
          <w:rFonts w:cstheme="minorHAnsi"/>
        </w:rPr>
        <w:t>ini</w:t>
      </w:r>
      <w:proofErr w:type="spellEnd"/>
      <w:r w:rsidRPr="00DB25C4">
        <w:rPr>
          <w:rFonts w:cstheme="minorHAnsi"/>
        </w:rPr>
        <w:t>:</w:t>
      </w:r>
    </w:p>
    <w:p w14:paraId="171CA16F" w14:textId="77777777" w:rsidR="00866ABA" w:rsidRPr="00DB25C4" w:rsidRDefault="00866ABA" w:rsidP="00687314">
      <w:pPr>
        <w:spacing w:after="0" w:line="240" w:lineRule="auto"/>
        <w:rPr>
          <w:rFonts w:cstheme="minorHAnsi"/>
        </w:rPr>
      </w:pPr>
      <w:r w:rsidRPr="00DB25C4">
        <w:rPr>
          <w:rFonts w:cstheme="minorHAnsi"/>
          <w:noProof/>
        </w:rPr>
        <w:drawing>
          <wp:inline distT="0" distB="0" distL="0" distR="0" wp14:anchorId="183C936D" wp14:editId="66F08C9E">
            <wp:extent cx="4619625" cy="5686425"/>
            <wp:effectExtent l="0" t="0" r="9525" b="9525"/>
            <wp:docPr id="36" name="Picture 3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4619625" cy="5686425"/>
                    </a:xfrm>
                    <a:prstGeom prst="rect">
                      <a:avLst/>
                    </a:prstGeom>
                  </pic:spPr>
                </pic:pic>
              </a:graphicData>
            </a:graphic>
          </wp:inline>
        </w:drawing>
      </w:r>
    </w:p>
    <w:p w14:paraId="4069CF0E" w14:textId="77777777" w:rsidR="00866ABA" w:rsidRPr="00DB25C4" w:rsidRDefault="00866ABA" w:rsidP="00687314">
      <w:pPr>
        <w:pStyle w:val="ListParagraph"/>
        <w:spacing w:after="0" w:line="240" w:lineRule="auto"/>
        <w:rPr>
          <w:rFonts w:cstheme="minorHAnsi"/>
        </w:rPr>
      </w:pPr>
      <w:r w:rsidRPr="00DB25C4">
        <w:rPr>
          <w:rFonts w:cstheme="minorHAnsi"/>
        </w:rPr>
        <w:t xml:space="preserve">Gambar 4.1 Bagan </w:t>
      </w:r>
      <w:proofErr w:type="spellStart"/>
      <w:r w:rsidRPr="00DB25C4">
        <w:rPr>
          <w:rFonts w:cstheme="minorHAnsi"/>
        </w:rPr>
        <w:t>Alir</w:t>
      </w:r>
      <w:proofErr w:type="spellEnd"/>
      <w:r w:rsidRPr="00DB25C4">
        <w:rPr>
          <w:rFonts w:cstheme="minorHAnsi"/>
        </w:rPr>
        <w:t xml:space="preserve"> Proses </w:t>
      </w:r>
      <w:proofErr w:type="spellStart"/>
      <w:r w:rsidRPr="00DB25C4">
        <w:rPr>
          <w:rFonts w:cstheme="minorHAnsi"/>
        </w:rPr>
        <w:t>Perekrutan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dan Tenaga </w:t>
      </w:r>
      <w:proofErr w:type="spellStart"/>
      <w:r w:rsidRPr="00DB25C4">
        <w:rPr>
          <w:rFonts w:cstheme="minorHAnsi"/>
        </w:rPr>
        <w:t>Kependidikan</w:t>
      </w:r>
      <w:proofErr w:type="spellEnd"/>
    </w:p>
    <w:p w14:paraId="36391A9D" w14:textId="77777777" w:rsidR="00866ABA" w:rsidRPr="00DB25C4" w:rsidRDefault="00866ABA" w:rsidP="00687314">
      <w:pPr>
        <w:pStyle w:val="ListParagraph"/>
        <w:spacing w:after="0" w:line="240" w:lineRule="auto"/>
        <w:rPr>
          <w:rFonts w:cstheme="minorHAnsi"/>
        </w:rPr>
      </w:pPr>
    </w:p>
    <w:p w14:paraId="47BEBA4C" w14:textId="77777777" w:rsidR="00866ABA" w:rsidRPr="00DB25C4" w:rsidRDefault="00866ABA" w:rsidP="00687314">
      <w:pPr>
        <w:pStyle w:val="ListParagraph"/>
        <w:spacing w:after="0" w:line="240" w:lineRule="auto"/>
        <w:jc w:val="both"/>
        <w:rPr>
          <w:rFonts w:cstheme="minorHAnsi"/>
        </w:rPr>
      </w:pPr>
      <w:proofErr w:type="spellStart"/>
      <w:r w:rsidRPr="00DB25C4">
        <w:rPr>
          <w:rFonts w:cstheme="minorHAnsi"/>
        </w:rPr>
        <w:lastRenderedPageBreak/>
        <w:t>Berikut</w:t>
      </w:r>
      <w:proofErr w:type="spellEnd"/>
      <w:r w:rsidRPr="00DB25C4">
        <w:rPr>
          <w:rFonts w:cstheme="minorHAnsi"/>
        </w:rPr>
        <w:t xml:space="preserve"> </w:t>
      </w:r>
      <w:proofErr w:type="spellStart"/>
      <w:r w:rsidRPr="00DB25C4">
        <w:rPr>
          <w:rFonts w:cstheme="minorHAnsi"/>
        </w:rPr>
        <w:t>uraian</w:t>
      </w:r>
      <w:proofErr w:type="spellEnd"/>
      <w:r w:rsidRPr="00DB25C4">
        <w:rPr>
          <w:rFonts w:cstheme="minorHAnsi"/>
        </w:rPr>
        <w:t xml:space="preserve"> </w:t>
      </w: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rekrutmen</w:t>
      </w:r>
      <w:proofErr w:type="spellEnd"/>
      <w:r w:rsidRPr="00DB25C4">
        <w:rPr>
          <w:rFonts w:cstheme="minorHAnsi"/>
        </w:rPr>
        <w:t xml:space="preserve"> dan </w:t>
      </w:r>
      <w:proofErr w:type="spellStart"/>
      <w:r w:rsidRPr="00DB25C4">
        <w:rPr>
          <w:rFonts w:cstheme="minorHAnsi"/>
        </w:rPr>
        <w:t>tes</w:t>
      </w:r>
      <w:proofErr w:type="spellEnd"/>
      <w:r w:rsidRPr="00DB25C4">
        <w:rPr>
          <w:rFonts w:cstheme="minorHAnsi"/>
        </w:rPr>
        <w:t xml:space="preserve"> </w:t>
      </w:r>
      <w:proofErr w:type="spellStart"/>
      <w:r w:rsidRPr="00DB25C4">
        <w:rPr>
          <w:rFonts w:cstheme="minorHAnsi"/>
        </w:rPr>
        <w:t>seleksi</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di PT dan </w:t>
      </w:r>
      <w:proofErr w:type="gramStart"/>
      <w:r w:rsidRPr="00DB25C4">
        <w:rPr>
          <w:rFonts w:cstheme="minorHAnsi"/>
        </w:rPr>
        <w:t>UPPS :</w:t>
      </w:r>
      <w:proofErr w:type="gramEnd"/>
    </w:p>
    <w:p w14:paraId="7AFDD776" w14:textId="77777777" w:rsidR="00866ABA" w:rsidRPr="00DB25C4" w:rsidRDefault="00866ABA" w:rsidP="009F6099">
      <w:pPr>
        <w:pStyle w:val="ListParagraph"/>
        <w:numPr>
          <w:ilvl w:val="0"/>
          <w:numId w:val="99"/>
        </w:numPr>
        <w:spacing w:after="0" w:line="240" w:lineRule="auto"/>
        <w:jc w:val="both"/>
        <w:rPr>
          <w:rFonts w:cstheme="minorHAnsi"/>
        </w:rPr>
      </w:pPr>
      <w:r w:rsidRPr="00DB25C4">
        <w:rPr>
          <w:rFonts w:cstheme="minorHAnsi"/>
        </w:rPr>
        <w:t xml:space="preserve">PS </w:t>
      </w:r>
      <w:proofErr w:type="spellStart"/>
      <w:r w:rsidRPr="00DB25C4">
        <w:rPr>
          <w:rFonts w:cstheme="minorHAnsi"/>
        </w:rPr>
        <w:t>menetapkan</w:t>
      </w:r>
      <w:proofErr w:type="spellEnd"/>
      <w:r w:rsidRPr="00DB25C4">
        <w:rPr>
          <w:rFonts w:cstheme="minorHAnsi"/>
        </w:rPr>
        <w:t xml:space="preserve"> </w:t>
      </w:r>
      <w:proofErr w:type="spellStart"/>
      <w:r w:rsidRPr="00DB25C4">
        <w:rPr>
          <w:rFonts w:cstheme="minorHAnsi"/>
        </w:rPr>
        <w:t>seperangkat</w:t>
      </w:r>
      <w:proofErr w:type="spellEnd"/>
      <w:r w:rsidRPr="00DB25C4">
        <w:rPr>
          <w:rFonts w:cstheme="minorHAnsi"/>
        </w:rPr>
        <w:t xml:space="preserve"> </w:t>
      </w:r>
      <w:proofErr w:type="spellStart"/>
      <w:r w:rsidRPr="00DB25C4">
        <w:rPr>
          <w:rFonts w:cstheme="minorHAnsi"/>
        </w:rPr>
        <w:t>kriteria</w:t>
      </w:r>
      <w:proofErr w:type="spellEnd"/>
      <w:r w:rsidRPr="00DB25C4">
        <w:rPr>
          <w:rFonts w:cstheme="minorHAnsi"/>
        </w:rPr>
        <w:t xml:space="preserve">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dan </w:t>
      </w:r>
      <w:proofErr w:type="spellStart"/>
      <w:r w:rsidRPr="00DB25C4">
        <w:rPr>
          <w:rFonts w:cstheme="minorHAnsi"/>
        </w:rPr>
        <w:t>menetapkan</w:t>
      </w:r>
      <w:proofErr w:type="spellEnd"/>
      <w:r w:rsidRPr="00DB25C4">
        <w:rPr>
          <w:rFonts w:cstheme="minorHAnsi"/>
        </w:rPr>
        <w:t xml:space="preserve"> </w:t>
      </w:r>
      <w:r w:rsidRPr="00DB25C4">
        <w:rPr>
          <w:rFonts w:cstheme="minorHAnsi"/>
          <w:i/>
          <w:iCs/>
        </w:rPr>
        <w:t>manpower planning</w:t>
      </w:r>
      <w:r w:rsidRPr="00DB25C4">
        <w:rPr>
          <w:rFonts w:cstheme="minorHAnsi"/>
        </w:rPr>
        <w:t xml:space="preserve"> (MPP)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berpedoman</w:t>
      </w:r>
      <w:proofErr w:type="spellEnd"/>
      <w:r w:rsidRPr="00DB25C4">
        <w:rPr>
          <w:rFonts w:cstheme="minorHAnsi"/>
        </w:rPr>
        <w:t xml:space="preserve"> pada </w:t>
      </w:r>
      <w:proofErr w:type="spellStart"/>
      <w:r w:rsidRPr="00DB25C4">
        <w:rPr>
          <w:rFonts w:cstheme="minorHAnsi"/>
        </w:rPr>
        <w:t>Renstra</w:t>
      </w:r>
      <w:proofErr w:type="spellEnd"/>
      <w:r w:rsidRPr="00DB25C4">
        <w:rPr>
          <w:rFonts w:cstheme="minorHAnsi"/>
        </w:rPr>
        <w:t xml:space="preserve"> PS dan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penentuan</w:t>
      </w:r>
      <w:proofErr w:type="spellEnd"/>
      <w:r w:rsidRPr="00DB25C4">
        <w:rPr>
          <w:rFonts w:cstheme="minorHAnsi"/>
        </w:rPr>
        <w:t xml:space="preserve"> </w:t>
      </w:r>
      <w:proofErr w:type="spellStart"/>
      <w:r w:rsidRPr="00DB25C4">
        <w:rPr>
          <w:rFonts w:cstheme="minorHAnsi"/>
        </w:rPr>
        <w:t>kualifikasi</w:t>
      </w:r>
      <w:proofErr w:type="spellEnd"/>
      <w:r w:rsidRPr="00DB25C4">
        <w:rPr>
          <w:rFonts w:cstheme="minorHAnsi"/>
        </w:rPr>
        <w:t xml:space="preserve"> </w:t>
      </w:r>
      <w:proofErr w:type="spellStart"/>
      <w:r w:rsidRPr="00DB25C4">
        <w:rPr>
          <w:rFonts w:cstheme="minorHAnsi"/>
        </w:rPr>
        <w:t>prekrutan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dan </w:t>
      </w:r>
      <w:proofErr w:type="spellStart"/>
      <w:r w:rsidRPr="00DB25C4">
        <w:rPr>
          <w:rFonts w:cstheme="minorHAnsi"/>
        </w:rPr>
        <w:t>penetapan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w:t>
      </w:r>
      <w:proofErr w:type="spellStart"/>
      <w:r w:rsidRPr="00DB25C4">
        <w:rPr>
          <w:rFonts w:cstheme="minorHAnsi"/>
        </w:rPr>
        <w:t>daya</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yang </w:t>
      </w:r>
      <w:proofErr w:type="spellStart"/>
      <w:r w:rsidRPr="00DB25C4">
        <w:rPr>
          <w:rFonts w:cstheme="minorHAnsi"/>
        </w:rPr>
        <w:t>diatur</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panduan</w:t>
      </w:r>
      <w:proofErr w:type="spellEnd"/>
      <w:r w:rsidRPr="00DB25C4">
        <w:rPr>
          <w:rFonts w:cstheme="minorHAnsi"/>
        </w:rPr>
        <w:t xml:space="preserve"> </w:t>
      </w:r>
      <w:proofErr w:type="spellStart"/>
      <w:r w:rsidRPr="00DB25C4">
        <w:rPr>
          <w:rFonts w:cstheme="minorHAnsi"/>
        </w:rPr>
        <w:t>Standar</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Universitas Ma Chung </w:t>
      </w:r>
      <w:proofErr w:type="spellStart"/>
      <w:r w:rsidRPr="00DB25C4">
        <w:rPr>
          <w:rFonts w:cstheme="minorHAnsi"/>
        </w:rPr>
        <w:t>kemudian</w:t>
      </w:r>
      <w:proofErr w:type="spellEnd"/>
      <w:r w:rsidRPr="00DB25C4">
        <w:rPr>
          <w:rFonts w:cstheme="minorHAnsi"/>
        </w:rPr>
        <w:t xml:space="preserve"> </w:t>
      </w:r>
      <w:proofErr w:type="spellStart"/>
      <w:r w:rsidRPr="00DB25C4">
        <w:rPr>
          <w:rFonts w:cstheme="minorHAnsi"/>
        </w:rPr>
        <w:t>dikomunikasikan</w:t>
      </w:r>
      <w:proofErr w:type="spellEnd"/>
      <w:r w:rsidRPr="00DB25C4">
        <w:rPr>
          <w:rFonts w:cstheme="minorHAnsi"/>
        </w:rPr>
        <w:t xml:space="preserve"> </w:t>
      </w:r>
      <w:proofErr w:type="spellStart"/>
      <w:r w:rsidRPr="00DB25C4">
        <w:rPr>
          <w:rFonts w:cstheme="minorHAnsi"/>
        </w:rPr>
        <w:t>ke</w:t>
      </w:r>
      <w:proofErr w:type="spellEnd"/>
      <w:r w:rsidRPr="00DB25C4">
        <w:rPr>
          <w:rFonts w:cstheme="minorHAnsi"/>
        </w:rPr>
        <w:t xml:space="preserve"> Bagian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Daya </w:t>
      </w:r>
      <w:proofErr w:type="spellStart"/>
      <w:r w:rsidRPr="00DB25C4">
        <w:rPr>
          <w:rFonts w:cstheme="minorHAnsi"/>
        </w:rPr>
        <w:t>Manusia</w:t>
      </w:r>
      <w:proofErr w:type="spellEnd"/>
      <w:r w:rsidRPr="00DB25C4">
        <w:rPr>
          <w:rFonts w:cstheme="minorHAnsi"/>
        </w:rPr>
        <w:t>.</w:t>
      </w:r>
    </w:p>
    <w:p w14:paraId="773FD29C" w14:textId="77777777" w:rsidR="00866ABA" w:rsidRPr="00DB25C4" w:rsidRDefault="00866ABA" w:rsidP="009F6099">
      <w:pPr>
        <w:pStyle w:val="ListParagraph"/>
        <w:numPr>
          <w:ilvl w:val="0"/>
          <w:numId w:val="99"/>
        </w:numPr>
        <w:spacing w:after="0" w:line="240" w:lineRule="auto"/>
        <w:jc w:val="both"/>
        <w:rPr>
          <w:rFonts w:cstheme="minorHAnsi"/>
        </w:rPr>
      </w:pPr>
      <w:r w:rsidRPr="00DB25C4">
        <w:rPr>
          <w:rFonts w:cstheme="minorHAnsi"/>
        </w:rPr>
        <w:t xml:space="preserve">Bagian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Daya </w:t>
      </w:r>
      <w:proofErr w:type="spellStart"/>
      <w:r w:rsidRPr="00DB25C4">
        <w:rPr>
          <w:rFonts w:cstheme="minorHAnsi"/>
        </w:rPr>
        <w:t>Manusia</w:t>
      </w:r>
      <w:proofErr w:type="spellEnd"/>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membuat</w:t>
      </w:r>
      <w:proofErr w:type="spellEnd"/>
      <w:r w:rsidRPr="00DB25C4">
        <w:rPr>
          <w:rFonts w:cstheme="minorHAnsi"/>
        </w:rPr>
        <w:t xml:space="preserve"> </w:t>
      </w:r>
      <w:proofErr w:type="spellStart"/>
      <w:r w:rsidRPr="00DB25C4">
        <w:rPr>
          <w:rFonts w:cstheme="minorHAnsi"/>
        </w:rPr>
        <w:t>pengumuman</w:t>
      </w:r>
      <w:proofErr w:type="spellEnd"/>
      <w:r w:rsidRPr="00DB25C4">
        <w:rPr>
          <w:rFonts w:cstheme="minorHAnsi"/>
        </w:rPr>
        <w:t xml:space="preserve">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lowongan</w:t>
      </w:r>
      <w:proofErr w:type="spellEnd"/>
      <w:r w:rsidRPr="00DB25C4">
        <w:rPr>
          <w:rFonts w:cstheme="minorHAnsi"/>
        </w:rPr>
        <w:t xml:space="preserve"> </w:t>
      </w:r>
      <w:proofErr w:type="spellStart"/>
      <w:r w:rsidRPr="00DB25C4">
        <w:rPr>
          <w:rFonts w:cstheme="minorHAnsi"/>
        </w:rPr>
        <w:t>menjadi</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di PS Pendidikan Bahasa Mandarin dan </w:t>
      </w:r>
      <w:proofErr w:type="spellStart"/>
      <w:r w:rsidRPr="00DB25C4">
        <w:rPr>
          <w:rFonts w:cstheme="minorHAnsi"/>
        </w:rPr>
        <w:t>menyebarkannya</w:t>
      </w:r>
      <w:proofErr w:type="spellEnd"/>
      <w:r w:rsidRPr="00DB25C4">
        <w:rPr>
          <w:rFonts w:cstheme="minorHAnsi"/>
        </w:rPr>
        <w:t xml:space="preserve"> via media </w:t>
      </w:r>
      <w:proofErr w:type="spellStart"/>
      <w:r w:rsidRPr="00DB25C4">
        <w:rPr>
          <w:rFonts w:cstheme="minorHAnsi"/>
        </w:rPr>
        <w:t>massa</w:t>
      </w:r>
      <w:proofErr w:type="spellEnd"/>
      <w:r w:rsidRPr="00DB25C4">
        <w:rPr>
          <w:rFonts w:cstheme="minorHAnsi"/>
        </w:rPr>
        <w:t xml:space="preserve"> dan website </w:t>
      </w:r>
      <w:hyperlink r:id="rId70">
        <w:r w:rsidRPr="00DB25C4">
          <w:rPr>
            <w:rStyle w:val="Hyperlink"/>
            <w:rFonts w:cstheme="minorHAnsi"/>
          </w:rPr>
          <w:t>http://machung.ac.id</w:t>
        </w:r>
      </w:hyperlink>
    </w:p>
    <w:p w14:paraId="667F978A" w14:textId="77777777" w:rsidR="00866ABA" w:rsidRPr="00DB25C4" w:rsidRDefault="00866ABA" w:rsidP="009F6099">
      <w:pPr>
        <w:pStyle w:val="ListParagraph"/>
        <w:numPr>
          <w:ilvl w:val="0"/>
          <w:numId w:val="99"/>
        </w:numPr>
        <w:spacing w:after="0" w:line="240" w:lineRule="auto"/>
        <w:jc w:val="both"/>
        <w:rPr>
          <w:rFonts w:cstheme="minorHAnsi"/>
        </w:rPr>
      </w:pPr>
      <w:r w:rsidRPr="00DB25C4">
        <w:rPr>
          <w:rFonts w:cstheme="minorHAnsi"/>
          <w:i/>
          <w:iCs/>
        </w:rPr>
        <w:t>Screening</w:t>
      </w:r>
      <w:r w:rsidRPr="00DB25C4">
        <w:rPr>
          <w:rFonts w:cstheme="minorHAnsi"/>
        </w:rPr>
        <w:t xml:space="preserve"> </w:t>
      </w:r>
      <w:proofErr w:type="spellStart"/>
      <w:r w:rsidRPr="00DB25C4">
        <w:rPr>
          <w:rFonts w:cstheme="minorHAnsi"/>
        </w:rPr>
        <w:t>pertama</w:t>
      </w:r>
      <w:proofErr w:type="spellEnd"/>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dilakukan</w:t>
      </w:r>
      <w:proofErr w:type="spellEnd"/>
      <w:r w:rsidRPr="00DB25C4">
        <w:rPr>
          <w:rFonts w:cstheme="minorHAnsi"/>
        </w:rPr>
        <w:t xml:space="preserve"> oleh Bagian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Daya </w:t>
      </w:r>
      <w:proofErr w:type="spellStart"/>
      <w:r w:rsidRPr="00DB25C4">
        <w:rPr>
          <w:rFonts w:cstheme="minorHAnsi"/>
        </w:rPr>
        <w:t>Manusia</w:t>
      </w:r>
      <w:proofErr w:type="spellEnd"/>
      <w:r w:rsidRPr="00DB25C4">
        <w:rPr>
          <w:rFonts w:cstheme="minorHAnsi"/>
        </w:rPr>
        <w:t xml:space="preserve">, </w:t>
      </w:r>
      <w:proofErr w:type="spellStart"/>
      <w:r w:rsidRPr="00DB25C4">
        <w:rPr>
          <w:rFonts w:cstheme="minorHAnsi"/>
        </w:rPr>
        <w:t>kemudian</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yang lulus </w:t>
      </w:r>
      <w:r w:rsidRPr="00DB25C4">
        <w:rPr>
          <w:rFonts w:cstheme="minorHAnsi"/>
          <w:i/>
          <w:iCs/>
        </w:rPr>
        <w:t>screening</w:t>
      </w:r>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mengikuti</w:t>
      </w:r>
      <w:proofErr w:type="spellEnd"/>
      <w:r w:rsidRPr="00DB25C4">
        <w:rPr>
          <w:rFonts w:cstheme="minorHAnsi"/>
        </w:rPr>
        <w:t xml:space="preserve"> </w:t>
      </w:r>
      <w:proofErr w:type="spellStart"/>
      <w:r w:rsidRPr="00DB25C4">
        <w:rPr>
          <w:rFonts w:cstheme="minorHAnsi"/>
        </w:rPr>
        <w:t>tes</w:t>
      </w:r>
      <w:proofErr w:type="spellEnd"/>
      <w:r w:rsidRPr="00DB25C4">
        <w:rPr>
          <w:rFonts w:cstheme="minorHAnsi"/>
        </w:rPr>
        <w:t xml:space="preserve"> </w:t>
      </w:r>
      <w:proofErr w:type="spellStart"/>
      <w:r w:rsidRPr="00DB25C4">
        <w:rPr>
          <w:rFonts w:cstheme="minorHAnsi"/>
        </w:rPr>
        <w:t>tahap</w:t>
      </w:r>
      <w:proofErr w:type="spellEnd"/>
      <w:r w:rsidRPr="00DB25C4">
        <w:rPr>
          <w:rFonts w:cstheme="minorHAnsi"/>
        </w:rPr>
        <w:t xml:space="preserve"> 1. Pada </w:t>
      </w:r>
      <w:proofErr w:type="spellStart"/>
      <w:r w:rsidRPr="00DB25C4">
        <w:rPr>
          <w:rFonts w:cstheme="minorHAnsi"/>
        </w:rPr>
        <w:t>tes</w:t>
      </w:r>
      <w:proofErr w:type="spellEnd"/>
      <w:r w:rsidRPr="00DB25C4">
        <w:rPr>
          <w:rFonts w:cstheme="minorHAnsi"/>
        </w:rPr>
        <w:t xml:space="preserve"> </w:t>
      </w:r>
      <w:proofErr w:type="spellStart"/>
      <w:r w:rsidRPr="00DB25C4">
        <w:rPr>
          <w:rFonts w:cstheme="minorHAnsi"/>
        </w:rPr>
        <w:t>tahap</w:t>
      </w:r>
      <w:proofErr w:type="spellEnd"/>
      <w:r w:rsidRPr="00DB25C4">
        <w:rPr>
          <w:rFonts w:cstheme="minorHAnsi"/>
        </w:rPr>
        <w:t xml:space="preserve"> 1, </w:t>
      </w:r>
      <w:proofErr w:type="spellStart"/>
      <w:r w:rsidRPr="00DB25C4">
        <w:rPr>
          <w:rFonts w:cstheme="minorHAnsi"/>
        </w:rPr>
        <w:t>kandidat</w:t>
      </w:r>
      <w:proofErr w:type="spellEnd"/>
      <w:r w:rsidRPr="00DB25C4">
        <w:rPr>
          <w:rFonts w:cstheme="minorHAnsi"/>
        </w:rPr>
        <w:t xml:space="preserve"> </w:t>
      </w:r>
      <w:proofErr w:type="spellStart"/>
      <w:r w:rsidRPr="00DB25C4">
        <w:rPr>
          <w:rFonts w:cstheme="minorHAnsi"/>
        </w:rPr>
        <w:t>wajib</w:t>
      </w:r>
      <w:proofErr w:type="spellEnd"/>
      <w:r w:rsidRPr="00DB25C4">
        <w:rPr>
          <w:rFonts w:cstheme="minorHAnsi"/>
        </w:rPr>
        <w:t xml:space="preserve"> </w:t>
      </w:r>
      <w:proofErr w:type="spellStart"/>
      <w:r w:rsidRPr="00DB25C4">
        <w:rPr>
          <w:rFonts w:cstheme="minorHAnsi"/>
        </w:rPr>
        <w:t>mengisi</w:t>
      </w:r>
      <w:proofErr w:type="spellEnd"/>
      <w:r w:rsidRPr="00DB25C4">
        <w:rPr>
          <w:rFonts w:cstheme="minorHAnsi"/>
        </w:rPr>
        <w:t xml:space="preserve"> </w:t>
      </w:r>
      <w:r w:rsidRPr="00DB25C4">
        <w:rPr>
          <w:rFonts w:cstheme="minorHAnsi"/>
          <w:i/>
          <w:iCs/>
        </w:rPr>
        <w:t>Pre-Interview Form</w:t>
      </w:r>
      <w:r w:rsidRPr="00DB25C4">
        <w:rPr>
          <w:rFonts w:cstheme="minorHAnsi"/>
        </w:rPr>
        <w:t xml:space="preserve">, </w:t>
      </w:r>
      <w:proofErr w:type="spellStart"/>
      <w:r w:rsidRPr="00DB25C4">
        <w:rPr>
          <w:rFonts w:cstheme="minorHAnsi"/>
        </w:rPr>
        <w:t>sehingga</w:t>
      </w:r>
      <w:proofErr w:type="spellEnd"/>
      <w:r w:rsidRPr="00DB25C4">
        <w:rPr>
          <w:rFonts w:cstheme="minorHAnsi"/>
        </w:rPr>
        <w:t xml:space="preserve"> user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mengenal</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kandidat</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motivasi</w:t>
      </w:r>
      <w:proofErr w:type="spellEnd"/>
      <w:r w:rsidRPr="00DB25C4">
        <w:rPr>
          <w:rFonts w:cstheme="minorHAnsi"/>
        </w:rPr>
        <w:t xml:space="preserve"> </w:t>
      </w:r>
      <w:proofErr w:type="spellStart"/>
      <w:r w:rsidRPr="00DB25C4">
        <w:rPr>
          <w:rFonts w:cstheme="minorHAnsi"/>
        </w:rPr>
        <w:t>melamar</w:t>
      </w:r>
      <w:proofErr w:type="spellEnd"/>
      <w:r w:rsidRPr="00DB25C4">
        <w:rPr>
          <w:rFonts w:cstheme="minorHAnsi"/>
        </w:rPr>
        <w:t xml:space="preserve"> </w:t>
      </w:r>
      <w:proofErr w:type="spellStart"/>
      <w:r w:rsidRPr="00DB25C4">
        <w:rPr>
          <w:rFonts w:cstheme="minorHAnsi"/>
        </w:rPr>
        <w:t>ke</w:t>
      </w:r>
      <w:proofErr w:type="spellEnd"/>
      <w:r w:rsidRPr="00DB25C4">
        <w:rPr>
          <w:rFonts w:cstheme="minorHAnsi"/>
        </w:rPr>
        <w:t xml:space="preserve"> Universitas Ma Chung, </w:t>
      </w:r>
      <w:proofErr w:type="spellStart"/>
      <w:r w:rsidRPr="00DB25C4">
        <w:rPr>
          <w:rFonts w:cstheme="minorHAnsi"/>
        </w:rPr>
        <w:t>mengenal</w:t>
      </w:r>
      <w:proofErr w:type="spellEnd"/>
      <w:r w:rsidRPr="00DB25C4">
        <w:rPr>
          <w:rFonts w:cstheme="minorHAnsi"/>
        </w:rPr>
        <w:t xml:space="preserve"> </w:t>
      </w:r>
      <w:proofErr w:type="spellStart"/>
      <w:r w:rsidRPr="00DB25C4">
        <w:rPr>
          <w:rFonts w:cstheme="minorHAnsi"/>
        </w:rPr>
        <w:t>kelebihan</w:t>
      </w:r>
      <w:proofErr w:type="spellEnd"/>
      <w:r w:rsidRPr="00DB25C4">
        <w:rPr>
          <w:rFonts w:cstheme="minorHAnsi"/>
        </w:rPr>
        <w:t xml:space="preserve"> dan </w:t>
      </w:r>
      <w:proofErr w:type="spellStart"/>
      <w:r w:rsidRPr="00DB25C4">
        <w:rPr>
          <w:rFonts w:cstheme="minorHAnsi"/>
        </w:rPr>
        <w:t>kekurangan</w:t>
      </w:r>
      <w:proofErr w:type="spellEnd"/>
      <w:r w:rsidRPr="00DB25C4">
        <w:rPr>
          <w:rFonts w:cstheme="minorHAnsi"/>
        </w:rPr>
        <w:t xml:space="preserve"> </w:t>
      </w:r>
      <w:proofErr w:type="spellStart"/>
      <w:r w:rsidRPr="00DB25C4">
        <w:rPr>
          <w:rFonts w:cstheme="minorHAnsi"/>
        </w:rPr>
        <w:t>kandidat</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persepsi</w:t>
      </w:r>
      <w:proofErr w:type="spellEnd"/>
      <w:r w:rsidRPr="00DB25C4">
        <w:rPr>
          <w:rFonts w:cstheme="minorHAnsi"/>
        </w:rPr>
        <w:t xml:space="preserve"> </w:t>
      </w:r>
      <w:proofErr w:type="spellStart"/>
      <w:r w:rsidRPr="00DB25C4">
        <w:rPr>
          <w:rFonts w:cstheme="minorHAnsi"/>
        </w:rPr>
        <w:t>kandidat</w:t>
      </w:r>
      <w:proofErr w:type="spellEnd"/>
      <w:r w:rsidRPr="00DB25C4">
        <w:rPr>
          <w:rFonts w:cstheme="minorHAnsi"/>
        </w:rPr>
        <w:t xml:space="preserve"> </w:t>
      </w:r>
      <w:proofErr w:type="spellStart"/>
      <w:r w:rsidRPr="00DB25C4">
        <w:rPr>
          <w:rFonts w:cstheme="minorHAnsi"/>
        </w:rPr>
        <w:t>mengetahui</w:t>
      </w:r>
      <w:proofErr w:type="spellEnd"/>
      <w:r w:rsidRPr="00DB25C4">
        <w:rPr>
          <w:rFonts w:cstheme="minorHAnsi"/>
        </w:rPr>
        <w:t xml:space="preserve"> </w:t>
      </w:r>
      <w:proofErr w:type="spellStart"/>
      <w:r w:rsidRPr="00DB25C4">
        <w:rPr>
          <w:rFonts w:cstheme="minorHAnsi"/>
        </w:rPr>
        <w:t>keterampilan</w:t>
      </w:r>
      <w:proofErr w:type="spellEnd"/>
      <w:r w:rsidRPr="00DB25C4">
        <w:rPr>
          <w:rFonts w:cstheme="minorHAnsi"/>
        </w:rPr>
        <w:t xml:space="preserve"> yang </w:t>
      </w:r>
      <w:proofErr w:type="spellStart"/>
      <w:r w:rsidRPr="00DB25C4">
        <w:rPr>
          <w:rFonts w:cstheme="minorHAnsi"/>
        </w:rPr>
        <w:t>dimiliki</w:t>
      </w:r>
      <w:proofErr w:type="spellEnd"/>
      <w:r w:rsidRPr="00DB25C4">
        <w:rPr>
          <w:rFonts w:cstheme="minorHAnsi"/>
        </w:rPr>
        <w:t xml:space="preserve">, </w:t>
      </w:r>
      <w:proofErr w:type="spellStart"/>
      <w:r w:rsidRPr="00DB25C4">
        <w:rPr>
          <w:rFonts w:cstheme="minorHAnsi"/>
        </w:rPr>
        <w:t>pengalaman</w:t>
      </w:r>
      <w:proofErr w:type="spellEnd"/>
      <w:r w:rsidRPr="00DB25C4">
        <w:rPr>
          <w:rFonts w:cstheme="minorHAnsi"/>
        </w:rPr>
        <w:t xml:space="preserve"> </w:t>
      </w:r>
      <w:proofErr w:type="spellStart"/>
      <w:r w:rsidRPr="00DB25C4">
        <w:rPr>
          <w:rFonts w:cstheme="minorHAnsi"/>
        </w:rPr>
        <w:t>kerja</w:t>
      </w:r>
      <w:proofErr w:type="spellEnd"/>
      <w:r w:rsidRPr="00DB25C4">
        <w:rPr>
          <w:rFonts w:cstheme="minorHAnsi"/>
        </w:rPr>
        <w:t xml:space="preserve">, dan </w:t>
      </w:r>
      <w:proofErr w:type="spellStart"/>
      <w:r w:rsidRPr="00DB25C4">
        <w:rPr>
          <w:rFonts w:cstheme="minorHAnsi"/>
        </w:rPr>
        <w:t>harapan</w:t>
      </w:r>
      <w:proofErr w:type="spellEnd"/>
      <w:r w:rsidRPr="00DB25C4">
        <w:rPr>
          <w:rFonts w:cstheme="minorHAnsi"/>
        </w:rPr>
        <w:t xml:space="preserve"> </w:t>
      </w:r>
      <w:proofErr w:type="spellStart"/>
      <w:r w:rsidRPr="00DB25C4">
        <w:rPr>
          <w:rFonts w:cstheme="minorHAnsi"/>
        </w:rPr>
        <w:t>kandidat</w:t>
      </w:r>
      <w:proofErr w:type="spellEnd"/>
      <w:r w:rsidRPr="00DB25C4">
        <w:rPr>
          <w:rFonts w:cstheme="minorHAnsi"/>
        </w:rPr>
        <w:t xml:space="preserve"> </w:t>
      </w:r>
      <w:proofErr w:type="spellStart"/>
      <w:r w:rsidRPr="00DB25C4">
        <w:rPr>
          <w:rFonts w:cstheme="minorHAnsi"/>
        </w:rPr>
        <w:t>ketika</w:t>
      </w:r>
      <w:proofErr w:type="spellEnd"/>
      <w:r w:rsidRPr="00DB25C4">
        <w:rPr>
          <w:rFonts w:cstheme="minorHAnsi"/>
        </w:rPr>
        <w:t xml:space="preserve"> </w:t>
      </w:r>
      <w:proofErr w:type="spellStart"/>
      <w:r w:rsidRPr="00DB25C4">
        <w:rPr>
          <w:rFonts w:cstheme="minorHAnsi"/>
        </w:rPr>
        <w:t>bekerja</w:t>
      </w:r>
      <w:proofErr w:type="spellEnd"/>
      <w:r w:rsidRPr="00DB25C4">
        <w:rPr>
          <w:rFonts w:cstheme="minorHAnsi"/>
        </w:rPr>
        <w:t xml:space="preserve"> di Universitas Ma Chung. </w:t>
      </w:r>
      <w:proofErr w:type="spellStart"/>
      <w:r w:rsidRPr="00DB25C4">
        <w:rPr>
          <w:rFonts w:cstheme="minorHAnsi"/>
        </w:rPr>
        <w:t>Setelah</w:t>
      </w:r>
      <w:proofErr w:type="spellEnd"/>
      <w:r w:rsidRPr="00DB25C4">
        <w:rPr>
          <w:rFonts w:cstheme="minorHAnsi"/>
        </w:rPr>
        <w:t xml:space="preserve"> </w:t>
      </w:r>
      <w:proofErr w:type="spellStart"/>
      <w:r w:rsidRPr="00DB25C4">
        <w:rPr>
          <w:rFonts w:cstheme="minorHAnsi"/>
        </w:rPr>
        <w:t>itu</w:t>
      </w:r>
      <w:proofErr w:type="spellEnd"/>
      <w:r w:rsidRPr="00DB25C4">
        <w:rPr>
          <w:rFonts w:cstheme="minorHAnsi"/>
        </w:rPr>
        <w:t xml:space="preserve"> </w:t>
      </w:r>
      <w:proofErr w:type="spellStart"/>
      <w:r w:rsidRPr="00DB25C4">
        <w:rPr>
          <w:rFonts w:cstheme="minorHAnsi"/>
        </w:rPr>
        <w:t>kandidat</w:t>
      </w:r>
      <w:proofErr w:type="spellEnd"/>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diwawancara</w:t>
      </w:r>
      <w:proofErr w:type="spellEnd"/>
      <w:r w:rsidRPr="00DB25C4">
        <w:rPr>
          <w:rFonts w:cstheme="minorHAnsi"/>
        </w:rPr>
        <w:t xml:space="preserve"> oleh Bagian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Daya </w:t>
      </w:r>
      <w:proofErr w:type="spellStart"/>
      <w:r w:rsidRPr="00DB25C4">
        <w:rPr>
          <w:rFonts w:cstheme="minorHAnsi"/>
        </w:rPr>
        <w:t>Manusia</w:t>
      </w:r>
      <w:proofErr w:type="spellEnd"/>
      <w:r w:rsidRPr="00DB25C4">
        <w:rPr>
          <w:rFonts w:cstheme="minorHAnsi"/>
        </w:rPr>
        <w:t xml:space="preserve">, </w:t>
      </w:r>
      <w:proofErr w:type="spellStart"/>
      <w:r w:rsidRPr="00DB25C4">
        <w:rPr>
          <w:rFonts w:cstheme="minorHAnsi"/>
        </w:rPr>
        <w:t>kemudian</w:t>
      </w:r>
      <w:proofErr w:type="spellEnd"/>
      <w:r w:rsidRPr="00DB25C4">
        <w:rPr>
          <w:rFonts w:cstheme="minorHAnsi"/>
        </w:rPr>
        <w:t xml:space="preserve"> </w:t>
      </w:r>
      <w:proofErr w:type="spellStart"/>
      <w:r w:rsidRPr="00DB25C4">
        <w:rPr>
          <w:rFonts w:cstheme="minorHAnsi"/>
        </w:rPr>
        <w:t>mengerjakan</w:t>
      </w:r>
      <w:proofErr w:type="spellEnd"/>
      <w:r w:rsidRPr="00DB25C4">
        <w:rPr>
          <w:rFonts w:cstheme="minorHAnsi"/>
        </w:rPr>
        <w:t xml:space="preserve"> </w:t>
      </w:r>
      <w:proofErr w:type="spellStart"/>
      <w:r w:rsidRPr="00DB25C4">
        <w:rPr>
          <w:rFonts w:cstheme="minorHAnsi"/>
        </w:rPr>
        <w:t>tes</w:t>
      </w:r>
      <w:proofErr w:type="spellEnd"/>
      <w:r w:rsidRPr="00DB25C4">
        <w:rPr>
          <w:rFonts w:cstheme="minorHAnsi"/>
        </w:rPr>
        <w:t xml:space="preserve"> TOEIC dan </w:t>
      </w:r>
      <w:proofErr w:type="spellStart"/>
      <w:r w:rsidRPr="00DB25C4">
        <w:rPr>
          <w:rFonts w:cstheme="minorHAnsi"/>
        </w:rPr>
        <w:t>Psikotes</w:t>
      </w:r>
      <w:proofErr w:type="spellEnd"/>
      <w:r w:rsidRPr="00DB25C4">
        <w:rPr>
          <w:rFonts w:cstheme="minorHAnsi"/>
        </w:rPr>
        <w:t>.</w:t>
      </w:r>
    </w:p>
    <w:p w14:paraId="47E5867D" w14:textId="77777777" w:rsidR="00866ABA" w:rsidRPr="00DB25C4" w:rsidRDefault="00866ABA" w:rsidP="009F6099">
      <w:pPr>
        <w:pStyle w:val="ListParagraph"/>
        <w:numPr>
          <w:ilvl w:val="0"/>
          <w:numId w:val="99"/>
        </w:numPr>
        <w:spacing w:after="0" w:line="240" w:lineRule="auto"/>
        <w:jc w:val="both"/>
        <w:rPr>
          <w:rFonts w:cstheme="minorHAnsi"/>
        </w:rPr>
      </w:pPr>
      <w:proofErr w:type="spellStart"/>
      <w:r w:rsidRPr="00DB25C4">
        <w:rPr>
          <w:rFonts w:cstheme="minorHAnsi"/>
        </w:rPr>
        <w:t>Selanjutnya</w:t>
      </w:r>
      <w:proofErr w:type="spellEnd"/>
      <w:r w:rsidRPr="00DB25C4">
        <w:rPr>
          <w:rFonts w:cstheme="minorHAnsi"/>
        </w:rPr>
        <w:t xml:space="preserve">, </w:t>
      </w:r>
      <w:proofErr w:type="spellStart"/>
      <w:r w:rsidRPr="00DB25C4">
        <w:rPr>
          <w:rFonts w:cstheme="minorHAnsi"/>
        </w:rPr>
        <w:t>apabila</w:t>
      </w:r>
      <w:proofErr w:type="spellEnd"/>
      <w:r w:rsidRPr="00DB25C4">
        <w:rPr>
          <w:rFonts w:cstheme="minorHAnsi"/>
        </w:rPr>
        <w:t xml:space="preserve"> </w:t>
      </w:r>
      <w:proofErr w:type="spellStart"/>
      <w:r w:rsidRPr="00DB25C4">
        <w:rPr>
          <w:rFonts w:cstheme="minorHAnsi"/>
        </w:rPr>
        <w:t>kandidat</w:t>
      </w:r>
      <w:proofErr w:type="spellEnd"/>
      <w:r w:rsidRPr="00DB25C4">
        <w:rPr>
          <w:rFonts w:cstheme="minorHAnsi"/>
        </w:rPr>
        <w:t xml:space="preserve"> </w:t>
      </w:r>
      <w:proofErr w:type="spellStart"/>
      <w:r w:rsidRPr="00DB25C4">
        <w:rPr>
          <w:rFonts w:cstheme="minorHAnsi"/>
        </w:rPr>
        <w:t>lolos</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interpretasi</w:t>
      </w:r>
      <w:proofErr w:type="spellEnd"/>
      <w:r w:rsidRPr="00DB25C4">
        <w:rPr>
          <w:rFonts w:cstheme="minorHAnsi"/>
        </w:rPr>
        <w:t xml:space="preserve"> </w:t>
      </w:r>
      <w:proofErr w:type="spellStart"/>
      <w:r w:rsidRPr="00DB25C4">
        <w:rPr>
          <w:rFonts w:cstheme="minorHAnsi"/>
        </w:rPr>
        <w:t>hasil</w:t>
      </w:r>
      <w:proofErr w:type="spellEnd"/>
      <w:r w:rsidRPr="00DB25C4">
        <w:rPr>
          <w:rFonts w:cstheme="minorHAnsi"/>
        </w:rPr>
        <w:t xml:space="preserve"> </w:t>
      </w:r>
      <w:proofErr w:type="spellStart"/>
      <w:r w:rsidRPr="00DB25C4">
        <w:rPr>
          <w:rFonts w:cstheme="minorHAnsi"/>
        </w:rPr>
        <w:t>tes</w:t>
      </w:r>
      <w:proofErr w:type="spellEnd"/>
      <w:r w:rsidRPr="00DB25C4">
        <w:rPr>
          <w:rFonts w:cstheme="minorHAnsi"/>
        </w:rPr>
        <w:t xml:space="preserve"> dan </w:t>
      </w:r>
      <w:proofErr w:type="spellStart"/>
      <w:r w:rsidRPr="00DB25C4">
        <w:rPr>
          <w:rFonts w:cstheme="minorHAnsi"/>
        </w:rPr>
        <w:t>wawancara</w:t>
      </w:r>
      <w:proofErr w:type="spellEnd"/>
      <w:r w:rsidRPr="00DB25C4">
        <w:rPr>
          <w:rFonts w:cstheme="minorHAnsi"/>
        </w:rPr>
        <w:t xml:space="preserve"> oleh Bagian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Daya </w:t>
      </w:r>
      <w:proofErr w:type="spellStart"/>
      <w:r w:rsidRPr="00DB25C4">
        <w:rPr>
          <w:rFonts w:cstheme="minorHAnsi"/>
        </w:rPr>
        <w:t>Manusia</w:t>
      </w:r>
      <w:proofErr w:type="spellEnd"/>
      <w:r w:rsidRPr="00DB25C4">
        <w:rPr>
          <w:rFonts w:cstheme="minorHAnsi"/>
        </w:rPr>
        <w:t xml:space="preserve">, </w:t>
      </w:r>
      <w:proofErr w:type="spellStart"/>
      <w:r w:rsidRPr="00DB25C4">
        <w:rPr>
          <w:rFonts w:cstheme="minorHAnsi"/>
        </w:rPr>
        <w:t>maka</w:t>
      </w:r>
      <w:proofErr w:type="spellEnd"/>
      <w:r w:rsidRPr="00DB25C4">
        <w:rPr>
          <w:rFonts w:cstheme="minorHAnsi"/>
        </w:rPr>
        <w:t xml:space="preserve"> </w:t>
      </w:r>
      <w:proofErr w:type="spellStart"/>
      <w:r w:rsidRPr="00DB25C4">
        <w:rPr>
          <w:rFonts w:cstheme="minorHAnsi"/>
        </w:rPr>
        <w:t>kandidat</w:t>
      </w:r>
      <w:proofErr w:type="spellEnd"/>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menjalani</w:t>
      </w:r>
      <w:proofErr w:type="spellEnd"/>
      <w:r w:rsidRPr="00DB25C4">
        <w:rPr>
          <w:rFonts w:cstheme="minorHAnsi"/>
        </w:rPr>
        <w:t xml:space="preserve"> </w:t>
      </w:r>
      <w:proofErr w:type="spellStart"/>
      <w:r w:rsidRPr="00DB25C4">
        <w:rPr>
          <w:rFonts w:cstheme="minorHAnsi"/>
        </w:rPr>
        <w:t>tes</w:t>
      </w:r>
      <w:proofErr w:type="spellEnd"/>
      <w:r w:rsidRPr="00DB25C4">
        <w:rPr>
          <w:rFonts w:cstheme="minorHAnsi"/>
        </w:rPr>
        <w:t xml:space="preserve"> </w:t>
      </w:r>
      <w:proofErr w:type="spellStart"/>
      <w:r w:rsidRPr="00DB25C4">
        <w:rPr>
          <w:rFonts w:cstheme="minorHAnsi"/>
        </w:rPr>
        <w:t>tahap</w:t>
      </w:r>
      <w:proofErr w:type="spellEnd"/>
      <w:r w:rsidRPr="00DB25C4">
        <w:rPr>
          <w:rFonts w:cstheme="minorHAnsi"/>
        </w:rPr>
        <w:t xml:space="preserve"> 2, </w:t>
      </w:r>
      <w:proofErr w:type="spellStart"/>
      <w:r w:rsidRPr="00DB25C4">
        <w:rPr>
          <w:rFonts w:cstheme="minorHAnsi"/>
        </w:rPr>
        <w:t>yaitu</w:t>
      </w:r>
      <w:proofErr w:type="spellEnd"/>
      <w:r w:rsidRPr="00DB25C4">
        <w:rPr>
          <w:rFonts w:cstheme="minorHAnsi"/>
        </w:rPr>
        <w:t xml:space="preserve"> </w:t>
      </w:r>
      <w:proofErr w:type="spellStart"/>
      <w:r w:rsidRPr="00DB25C4">
        <w:rPr>
          <w:rFonts w:cstheme="minorHAnsi"/>
        </w:rPr>
        <w:t>wawancara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Dekan</w:t>
      </w:r>
      <w:proofErr w:type="spellEnd"/>
      <w:r w:rsidRPr="00DB25C4">
        <w:rPr>
          <w:rFonts w:cstheme="minorHAnsi"/>
        </w:rPr>
        <w:t xml:space="preserve"> </w:t>
      </w:r>
      <w:proofErr w:type="spellStart"/>
      <w:r w:rsidRPr="00DB25C4">
        <w:rPr>
          <w:rFonts w:cstheme="minorHAnsi"/>
        </w:rPr>
        <w:t>Fakultas</w:t>
      </w:r>
      <w:proofErr w:type="spellEnd"/>
      <w:r w:rsidRPr="00DB25C4">
        <w:rPr>
          <w:rFonts w:cstheme="minorHAnsi"/>
        </w:rPr>
        <w:t xml:space="preserve"> Bahasa dan Seni dan </w:t>
      </w:r>
      <w:proofErr w:type="spellStart"/>
      <w:r w:rsidRPr="00DB25C4">
        <w:rPr>
          <w:rFonts w:cstheme="minorHAnsi"/>
        </w:rPr>
        <w:t>Kaprodi</w:t>
      </w:r>
      <w:proofErr w:type="spellEnd"/>
      <w:r w:rsidRPr="00DB25C4">
        <w:rPr>
          <w:rFonts w:cstheme="minorHAnsi"/>
        </w:rPr>
        <w:t xml:space="preserve"> Pendidikan Bahasa Mandarin, </w:t>
      </w:r>
      <w:proofErr w:type="spellStart"/>
      <w:r w:rsidRPr="00DB25C4">
        <w:rPr>
          <w:rFonts w:cstheme="minorHAnsi"/>
        </w:rPr>
        <w:t>serta</w:t>
      </w:r>
      <w:proofErr w:type="spellEnd"/>
      <w:r w:rsidRPr="00DB25C4">
        <w:rPr>
          <w:rFonts w:cstheme="minorHAnsi"/>
        </w:rPr>
        <w:t xml:space="preserve"> </w:t>
      </w:r>
      <w:r w:rsidRPr="00DB25C4">
        <w:rPr>
          <w:rFonts w:cstheme="minorHAnsi"/>
          <w:i/>
          <w:iCs/>
        </w:rPr>
        <w:t>micro-teaching</w:t>
      </w:r>
      <w:r w:rsidRPr="00DB25C4">
        <w:rPr>
          <w:rFonts w:cstheme="minorHAnsi"/>
        </w:rPr>
        <w:t>.</w:t>
      </w:r>
    </w:p>
    <w:p w14:paraId="4B653ED4" w14:textId="77777777" w:rsidR="00866ABA" w:rsidRPr="00DB25C4" w:rsidRDefault="00866ABA" w:rsidP="009F6099">
      <w:pPr>
        <w:pStyle w:val="ListParagraph"/>
        <w:numPr>
          <w:ilvl w:val="0"/>
          <w:numId w:val="99"/>
        </w:numPr>
        <w:spacing w:after="0" w:line="240" w:lineRule="auto"/>
        <w:jc w:val="both"/>
        <w:rPr>
          <w:rFonts w:cstheme="minorHAnsi"/>
        </w:rPr>
      </w:pPr>
      <w:proofErr w:type="spellStart"/>
      <w:r w:rsidRPr="00DB25C4">
        <w:rPr>
          <w:rFonts w:cstheme="minorHAnsi"/>
        </w:rPr>
        <w:t>Apabila</w:t>
      </w:r>
      <w:proofErr w:type="spellEnd"/>
      <w:r w:rsidRPr="00DB25C4">
        <w:rPr>
          <w:rFonts w:cstheme="minorHAnsi"/>
        </w:rPr>
        <w:t xml:space="preserve"> </w:t>
      </w:r>
      <w:proofErr w:type="spellStart"/>
      <w:r w:rsidRPr="00DB25C4">
        <w:rPr>
          <w:rFonts w:cstheme="minorHAnsi"/>
        </w:rPr>
        <w:t>kandidat</w:t>
      </w:r>
      <w:proofErr w:type="spellEnd"/>
      <w:r w:rsidRPr="00DB25C4">
        <w:rPr>
          <w:rFonts w:cstheme="minorHAnsi"/>
        </w:rPr>
        <w:t xml:space="preserve"> </w:t>
      </w:r>
      <w:proofErr w:type="spellStart"/>
      <w:r w:rsidRPr="00DB25C4">
        <w:rPr>
          <w:rFonts w:cstheme="minorHAnsi"/>
        </w:rPr>
        <w:t>lolos</w:t>
      </w:r>
      <w:proofErr w:type="spellEnd"/>
      <w:r w:rsidRPr="00DB25C4">
        <w:rPr>
          <w:rFonts w:cstheme="minorHAnsi"/>
        </w:rPr>
        <w:t xml:space="preserve"> </w:t>
      </w:r>
      <w:proofErr w:type="spellStart"/>
      <w:r w:rsidRPr="00DB25C4">
        <w:rPr>
          <w:rFonts w:cstheme="minorHAnsi"/>
        </w:rPr>
        <w:t>tes</w:t>
      </w:r>
      <w:proofErr w:type="spellEnd"/>
      <w:r w:rsidRPr="00DB25C4">
        <w:rPr>
          <w:rFonts w:cstheme="minorHAnsi"/>
        </w:rPr>
        <w:t xml:space="preserve"> </w:t>
      </w:r>
      <w:proofErr w:type="spellStart"/>
      <w:r w:rsidRPr="00DB25C4">
        <w:rPr>
          <w:rFonts w:cstheme="minorHAnsi"/>
        </w:rPr>
        <w:t>tahap</w:t>
      </w:r>
      <w:proofErr w:type="spellEnd"/>
      <w:r w:rsidRPr="00DB25C4">
        <w:rPr>
          <w:rFonts w:cstheme="minorHAnsi"/>
        </w:rPr>
        <w:t xml:space="preserve"> 2, </w:t>
      </w:r>
      <w:proofErr w:type="spellStart"/>
      <w:r w:rsidRPr="00DB25C4">
        <w:rPr>
          <w:rFonts w:cstheme="minorHAnsi"/>
        </w:rPr>
        <w:t>selanjutnya</w:t>
      </w:r>
      <w:proofErr w:type="spellEnd"/>
      <w:r w:rsidRPr="00DB25C4">
        <w:rPr>
          <w:rFonts w:cstheme="minorHAnsi"/>
        </w:rPr>
        <w:t xml:space="preserve"> </w:t>
      </w:r>
      <w:proofErr w:type="spellStart"/>
      <w:r w:rsidRPr="00DB25C4">
        <w:rPr>
          <w:rFonts w:cstheme="minorHAnsi"/>
        </w:rPr>
        <w:t>ada</w:t>
      </w:r>
      <w:proofErr w:type="spellEnd"/>
      <w:r w:rsidRPr="00DB25C4">
        <w:rPr>
          <w:rFonts w:cstheme="minorHAnsi"/>
        </w:rPr>
        <w:t xml:space="preserve"> </w:t>
      </w:r>
      <w:proofErr w:type="spellStart"/>
      <w:r w:rsidRPr="00DB25C4">
        <w:rPr>
          <w:rFonts w:cstheme="minorHAnsi"/>
        </w:rPr>
        <w:t>tes</w:t>
      </w:r>
      <w:proofErr w:type="spellEnd"/>
      <w:r w:rsidRPr="00DB25C4">
        <w:rPr>
          <w:rFonts w:cstheme="minorHAnsi"/>
        </w:rPr>
        <w:t xml:space="preserve"> </w:t>
      </w:r>
      <w:proofErr w:type="spellStart"/>
      <w:r w:rsidRPr="00DB25C4">
        <w:rPr>
          <w:rFonts w:cstheme="minorHAnsi"/>
        </w:rPr>
        <w:t>tahap</w:t>
      </w:r>
      <w:proofErr w:type="spellEnd"/>
      <w:r w:rsidRPr="00DB25C4">
        <w:rPr>
          <w:rFonts w:cstheme="minorHAnsi"/>
        </w:rPr>
        <w:t xml:space="preserve"> </w:t>
      </w:r>
      <w:proofErr w:type="spellStart"/>
      <w:r w:rsidRPr="00DB25C4">
        <w:rPr>
          <w:rFonts w:cstheme="minorHAnsi"/>
        </w:rPr>
        <w:t>terakhir</w:t>
      </w:r>
      <w:proofErr w:type="spellEnd"/>
      <w:r w:rsidRPr="00DB25C4">
        <w:rPr>
          <w:rFonts w:cstheme="minorHAnsi"/>
        </w:rPr>
        <w:t xml:space="preserve">, </w:t>
      </w:r>
      <w:proofErr w:type="spellStart"/>
      <w:r w:rsidRPr="00DB25C4">
        <w:rPr>
          <w:rFonts w:cstheme="minorHAnsi"/>
        </w:rPr>
        <w:t>yaitu</w:t>
      </w:r>
      <w:proofErr w:type="spellEnd"/>
      <w:r w:rsidRPr="00DB25C4">
        <w:rPr>
          <w:rFonts w:cstheme="minorHAnsi"/>
        </w:rPr>
        <w:t xml:space="preserve">: </w:t>
      </w:r>
      <w:proofErr w:type="spellStart"/>
      <w:r w:rsidRPr="00DB25C4">
        <w:rPr>
          <w:rFonts w:cstheme="minorHAnsi"/>
        </w:rPr>
        <w:t>wawancara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Pimpinan</w:t>
      </w:r>
      <w:proofErr w:type="spellEnd"/>
      <w:r w:rsidRPr="00DB25C4">
        <w:rPr>
          <w:rFonts w:cstheme="minorHAnsi"/>
        </w:rPr>
        <w:t xml:space="preserve"> Universitas.</w:t>
      </w:r>
    </w:p>
    <w:p w14:paraId="0628278E" w14:textId="77777777" w:rsidR="00866ABA" w:rsidRPr="00DB25C4" w:rsidRDefault="00866ABA" w:rsidP="009F6099">
      <w:pPr>
        <w:pStyle w:val="ListParagraph"/>
        <w:numPr>
          <w:ilvl w:val="0"/>
          <w:numId w:val="99"/>
        </w:numPr>
        <w:spacing w:after="0" w:line="240" w:lineRule="auto"/>
        <w:jc w:val="both"/>
        <w:rPr>
          <w:rFonts w:cstheme="minorHAnsi"/>
          <w:b/>
          <w:bCs/>
        </w:rPr>
      </w:pPr>
      <w:proofErr w:type="spellStart"/>
      <w:r w:rsidRPr="00DB25C4">
        <w:rPr>
          <w:rFonts w:cstheme="minorHAnsi"/>
        </w:rPr>
        <w:t>Pelamar</w:t>
      </w:r>
      <w:proofErr w:type="spellEnd"/>
      <w:r w:rsidRPr="00DB25C4">
        <w:rPr>
          <w:rFonts w:cstheme="minorHAnsi"/>
        </w:rPr>
        <w:t xml:space="preserve"> yang </w:t>
      </w:r>
      <w:proofErr w:type="spellStart"/>
      <w:r w:rsidRPr="00DB25C4">
        <w:rPr>
          <w:rFonts w:cstheme="minorHAnsi"/>
        </w:rPr>
        <w:t>terpilih</w:t>
      </w:r>
      <w:proofErr w:type="spellEnd"/>
      <w:r w:rsidRPr="00DB25C4">
        <w:rPr>
          <w:rFonts w:cstheme="minorHAnsi"/>
        </w:rPr>
        <w:t xml:space="preserve"> dan </w:t>
      </w:r>
      <w:proofErr w:type="spellStart"/>
      <w:r w:rsidRPr="00DB25C4">
        <w:rPr>
          <w:rFonts w:cstheme="minorHAnsi"/>
        </w:rPr>
        <w:t>lolos</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ketiga</w:t>
      </w:r>
      <w:proofErr w:type="spellEnd"/>
      <w:r w:rsidRPr="00DB25C4">
        <w:rPr>
          <w:rFonts w:cstheme="minorHAnsi"/>
        </w:rPr>
        <w:t xml:space="preserve"> </w:t>
      </w:r>
      <w:proofErr w:type="spellStart"/>
      <w:r w:rsidRPr="00DB25C4">
        <w:rPr>
          <w:rFonts w:cstheme="minorHAnsi"/>
        </w:rPr>
        <w:t>tahapan</w:t>
      </w:r>
      <w:proofErr w:type="spellEnd"/>
      <w:r w:rsidRPr="00DB25C4">
        <w:rPr>
          <w:rFonts w:cstheme="minorHAnsi"/>
        </w:rPr>
        <w:t xml:space="preserve"> </w:t>
      </w:r>
      <w:proofErr w:type="spellStart"/>
      <w:r w:rsidRPr="00DB25C4">
        <w:rPr>
          <w:rFonts w:cstheme="minorHAnsi"/>
        </w:rPr>
        <w:t>seleksi</w:t>
      </w:r>
      <w:proofErr w:type="spellEnd"/>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menerima</w:t>
      </w:r>
      <w:proofErr w:type="spellEnd"/>
      <w:r w:rsidRPr="00DB25C4">
        <w:rPr>
          <w:rFonts w:cstheme="minorHAnsi"/>
        </w:rPr>
        <w:t xml:space="preserve"> </w:t>
      </w:r>
      <w:proofErr w:type="spellStart"/>
      <w:r w:rsidRPr="00DB25C4">
        <w:rPr>
          <w:rFonts w:cstheme="minorHAnsi"/>
        </w:rPr>
        <w:t>surat</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Bagian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Daya </w:t>
      </w:r>
      <w:proofErr w:type="spellStart"/>
      <w:r w:rsidRPr="00DB25C4">
        <w:rPr>
          <w:rFonts w:cstheme="minorHAnsi"/>
        </w:rPr>
        <w:t>Manusia</w:t>
      </w:r>
      <w:proofErr w:type="spellEnd"/>
      <w:r w:rsidRPr="00DB25C4">
        <w:rPr>
          <w:rFonts w:cstheme="minorHAnsi"/>
        </w:rPr>
        <w:t xml:space="preserve">. </w:t>
      </w:r>
    </w:p>
    <w:p w14:paraId="4D823293" w14:textId="77777777" w:rsidR="00866ABA" w:rsidRPr="00DB25C4" w:rsidRDefault="00866ABA" w:rsidP="00687314">
      <w:pPr>
        <w:spacing w:after="0" w:line="240" w:lineRule="auto"/>
        <w:ind w:left="360"/>
        <w:rPr>
          <w:rFonts w:cstheme="minorHAnsi"/>
          <w:b/>
          <w:bCs/>
        </w:rPr>
      </w:pPr>
    </w:p>
    <w:p w14:paraId="16DB0FE4" w14:textId="77777777" w:rsidR="00866ABA" w:rsidRPr="00DB25C4" w:rsidRDefault="00866ABA" w:rsidP="00687314">
      <w:pPr>
        <w:spacing w:after="0" w:line="240" w:lineRule="auto"/>
        <w:ind w:firstLine="360"/>
        <w:jc w:val="both"/>
        <w:rPr>
          <w:rFonts w:eastAsia="Calibri" w:cstheme="minorHAnsi"/>
          <w:color w:val="000000" w:themeColor="text1"/>
        </w:rPr>
      </w:pPr>
      <w:proofErr w:type="spellStart"/>
      <w:r w:rsidRPr="00DB25C4">
        <w:rPr>
          <w:rFonts w:eastAsia="Calibri" w:cstheme="minorHAnsi"/>
          <w:color w:val="000000" w:themeColor="text1"/>
        </w:rPr>
        <w:t>Pelaksanaan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rekrutmen</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tes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seleksi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di PT dan UPPS </w:t>
      </w:r>
      <w:proofErr w:type="spellStart"/>
      <w:r w:rsidRPr="00DB25C4">
        <w:rPr>
          <w:rFonts w:eastAsia="Calibri" w:cstheme="minorHAnsi"/>
          <w:color w:val="000000" w:themeColor="text1"/>
        </w:rPr>
        <w:t>menunjukkan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bahwa</w:t>
      </w:r>
      <w:proofErr w:type="spellEnd"/>
      <w:r w:rsidRPr="00DB25C4">
        <w:rPr>
          <w:rFonts w:eastAsia="Calibri" w:cstheme="minorHAnsi"/>
          <w:color w:val="000000" w:themeColor="text1"/>
        </w:rPr>
        <w:t xml:space="preserve"> proses </w:t>
      </w:r>
      <w:proofErr w:type="spellStart"/>
      <w:r w:rsidRPr="00DB25C4">
        <w:rPr>
          <w:rFonts w:eastAsia="Calibri" w:cstheme="minorHAnsi"/>
          <w:color w:val="000000" w:themeColor="text1"/>
        </w:rPr>
        <w:t>perekrutan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telah</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secara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terstruktur</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sistematis</w:t>
      </w:r>
      <w:proofErr w:type="spellEnd"/>
      <w:r w:rsidRPr="00DB25C4">
        <w:rPr>
          <w:rFonts w:eastAsia="Calibri" w:cstheme="minorHAnsi"/>
          <w:color w:val="000000" w:themeColor="text1"/>
        </w:rPr>
        <w:t xml:space="preserve">. Proses </w:t>
      </w:r>
      <w:proofErr w:type="spellStart"/>
      <w:r w:rsidRPr="00DB25C4">
        <w:rPr>
          <w:rFonts w:eastAsia="Calibri" w:cstheme="minorHAnsi"/>
          <w:color w:val="000000" w:themeColor="text1"/>
        </w:rPr>
        <w:t>rekrutmen</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seleksi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mempertimbangkan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kualitas</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tinggi</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mengacu</w:t>
      </w:r>
      <w:proofErr w:type="spellEnd"/>
      <w:r w:rsidRPr="00DB25C4">
        <w:rPr>
          <w:rFonts w:eastAsia="Calibri" w:cstheme="minorHAnsi"/>
          <w:color w:val="000000" w:themeColor="text1"/>
        </w:rPr>
        <w:t xml:space="preserve"> pada </w:t>
      </w:r>
      <w:proofErr w:type="spellStart"/>
      <w:r w:rsidRPr="00DB25C4">
        <w:rPr>
          <w:rFonts w:eastAsia="Calibri" w:cstheme="minorHAnsi"/>
          <w:color w:val="000000" w:themeColor="text1"/>
        </w:rPr>
        <w:t>persyaratan</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telah</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ditetapkan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Pengumuman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lowongan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disebarluaskan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melalui</w:t>
      </w:r>
      <w:proofErr w:type="spellEnd"/>
      <w:r w:rsidRPr="00DB25C4">
        <w:rPr>
          <w:rFonts w:eastAsia="Calibri" w:cstheme="minorHAnsi"/>
          <w:color w:val="000000" w:themeColor="text1"/>
        </w:rPr>
        <w:t xml:space="preserve"> media </w:t>
      </w:r>
      <w:proofErr w:type="spellStart"/>
      <w:r w:rsidRPr="00DB25C4">
        <w:rPr>
          <w:rFonts w:eastAsia="Calibri" w:cstheme="minorHAnsi"/>
          <w:color w:val="000000" w:themeColor="text1"/>
        </w:rPr>
        <w:t>massa</w:t>
      </w:r>
      <w:proofErr w:type="spellEnd"/>
      <w:r w:rsidRPr="00DB25C4">
        <w:rPr>
          <w:rFonts w:eastAsia="Calibri" w:cstheme="minorHAnsi"/>
          <w:color w:val="000000" w:themeColor="text1"/>
        </w:rPr>
        <w:t xml:space="preserve"> dan website </w:t>
      </w:r>
      <w:proofErr w:type="spellStart"/>
      <w:r w:rsidRPr="00DB25C4">
        <w:rPr>
          <w:rFonts w:eastAsia="Calibri" w:cstheme="minorHAnsi"/>
          <w:color w:val="000000" w:themeColor="text1"/>
        </w:rPr>
        <w:t>resmi</w:t>
      </w:r>
      <w:proofErr w:type="spellEnd"/>
      <w:r w:rsidRPr="00DB25C4">
        <w:rPr>
          <w:rFonts w:eastAsia="Calibri" w:cstheme="minorHAnsi"/>
          <w:color w:val="000000" w:themeColor="text1"/>
        </w:rPr>
        <w:t xml:space="preserve"> PT </w:t>
      </w:r>
      <w:proofErr w:type="spellStart"/>
      <w:r w:rsidRPr="00DB25C4">
        <w:rPr>
          <w:rFonts w:eastAsia="Calibri" w:cstheme="minorHAnsi"/>
          <w:color w:val="000000" w:themeColor="text1"/>
        </w:rPr>
        <w:t>untuk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menjangkau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calon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kandidat</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lebih</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luas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Dalam</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pelaksanaannya</w:t>
      </w:r>
      <w:proofErr w:type="spellEnd"/>
      <w:r w:rsidRPr="00DB25C4">
        <w:rPr>
          <w:rFonts w:eastAsia="Calibri" w:cstheme="minorHAnsi"/>
          <w:color w:val="000000" w:themeColor="text1"/>
        </w:rPr>
        <w:t xml:space="preserve">, proses </w:t>
      </w:r>
      <w:proofErr w:type="spellStart"/>
      <w:r w:rsidRPr="00DB25C4">
        <w:rPr>
          <w:rFonts w:eastAsia="Calibri" w:cstheme="minorHAnsi"/>
          <w:color w:val="000000" w:themeColor="text1"/>
        </w:rPr>
        <w:t>seleksi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ini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telah</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membantu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dalam</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menemukan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calon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kandidat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terbaik</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sesuai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persyaratan</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kualifikasi</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telah</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ditetapkan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direkrut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memiliki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kualifikasi</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kemampuan</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sesuai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kebutuhan</w:t>
      </w:r>
      <w:proofErr w:type="spellEnd"/>
      <w:r w:rsidRPr="00DB25C4">
        <w:rPr>
          <w:rFonts w:eastAsia="Calibri" w:cstheme="minorHAnsi"/>
          <w:color w:val="000000" w:themeColor="text1"/>
        </w:rPr>
        <w:t xml:space="preserve"> PT. </w:t>
      </w:r>
      <w:proofErr w:type="spellStart"/>
      <w:r w:rsidRPr="00DB25C4">
        <w:rPr>
          <w:rFonts w:eastAsia="Calibri" w:cstheme="minorHAnsi"/>
          <w:color w:val="000000" w:themeColor="text1"/>
        </w:rPr>
        <w:t>Selain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itu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mekanisme</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selesi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ini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berdampak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positif</w:t>
      </w:r>
      <w:proofErr w:type="spellEnd"/>
      <w:r w:rsidRPr="00DB25C4">
        <w:rPr>
          <w:rFonts w:eastAsia="Calibri" w:cstheme="minorHAnsi"/>
          <w:color w:val="000000" w:themeColor="text1"/>
        </w:rPr>
        <w:t xml:space="preserve"> pada </w:t>
      </w:r>
      <w:proofErr w:type="spellStart"/>
      <w:r w:rsidRPr="00DB25C4">
        <w:rPr>
          <w:rFonts w:eastAsia="Calibri" w:cstheme="minorHAnsi"/>
          <w:color w:val="000000" w:themeColor="text1"/>
        </w:rPr>
        <w:t>kualitas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pendidikan</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diberikan</w:t>
      </w:r>
      <w:proofErr w:type="spellEnd"/>
      <w:r w:rsidRPr="00DB25C4">
        <w:rPr>
          <w:rFonts w:eastAsia="Calibri" w:cstheme="minorHAnsi"/>
          <w:color w:val="000000" w:themeColor="text1"/>
        </w:rPr>
        <w:t xml:space="preserve"> oleh PT, </w:t>
      </w:r>
      <w:proofErr w:type="spellStart"/>
      <w:r w:rsidRPr="00DB25C4">
        <w:rPr>
          <w:rFonts w:eastAsia="Calibri" w:cstheme="minorHAnsi"/>
          <w:color w:val="000000" w:themeColor="text1"/>
        </w:rPr>
        <w:t>karena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berkualitas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membantu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meningkatkan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kualitas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pendidikan</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memberikan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pengalaman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belajar</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lebih</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baik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bagi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mahasiswa</w:t>
      </w:r>
      <w:proofErr w:type="spellEnd"/>
      <w:r w:rsidRPr="00DB25C4">
        <w:rPr>
          <w:rFonts w:eastAsia="Calibri" w:cstheme="minorHAnsi"/>
          <w:color w:val="000000" w:themeColor="text1"/>
        </w:rPr>
        <w:t>.</w:t>
      </w:r>
    </w:p>
    <w:p w14:paraId="6CFD532D" w14:textId="77777777" w:rsidR="00866ABA" w:rsidRPr="00DB25C4" w:rsidRDefault="00866ABA" w:rsidP="00687314">
      <w:pPr>
        <w:spacing w:after="0" w:line="240" w:lineRule="auto"/>
        <w:ind w:firstLine="360"/>
        <w:jc w:val="both"/>
        <w:rPr>
          <w:rFonts w:cstheme="minorHAnsi"/>
        </w:rPr>
      </w:pPr>
      <w:proofErr w:type="spellStart"/>
      <w:r w:rsidRPr="00DB25C4">
        <w:rPr>
          <w:rFonts w:cstheme="minorHAnsi"/>
        </w:rPr>
        <w:t>Penghargaan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performa</w:t>
      </w:r>
      <w:proofErr w:type="spellEnd"/>
      <w:r w:rsidRPr="00DB25C4">
        <w:rPr>
          <w:rFonts w:cstheme="minorHAnsi"/>
        </w:rPr>
        <w:t xml:space="preserve"> yang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diberikan</w:t>
      </w:r>
      <w:proofErr w:type="spellEnd"/>
      <w:r w:rsidRPr="00DB25C4">
        <w:rPr>
          <w:rFonts w:cstheme="minorHAnsi"/>
        </w:rPr>
        <w:t xml:space="preserve"> </w:t>
      </w:r>
      <w:proofErr w:type="spellStart"/>
      <w:r w:rsidRPr="00DB25C4">
        <w:rPr>
          <w:rFonts w:cstheme="minorHAnsi"/>
        </w:rPr>
        <w:t>melalui</w:t>
      </w:r>
      <w:proofErr w:type="spellEnd"/>
      <w:r w:rsidRPr="00DB25C4">
        <w:rPr>
          <w:rFonts w:cstheme="minorHAnsi"/>
        </w:rPr>
        <w:t xml:space="preserve"> </w:t>
      </w:r>
      <w:proofErr w:type="spellStart"/>
      <w:r w:rsidRPr="00DB25C4">
        <w:rPr>
          <w:rFonts w:cstheme="minorHAnsi"/>
        </w:rPr>
        <w:t>pemilihan</w:t>
      </w:r>
      <w:proofErr w:type="spellEnd"/>
      <w:r w:rsidRPr="00DB25C4">
        <w:rPr>
          <w:rFonts w:cstheme="minorHAnsi"/>
        </w:rPr>
        <w:t xml:space="preserve"> </w:t>
      </w:r>
      <w:r w:rsidRPr="00DB25C4">
        <w:rPr>
          <w:rFonts w:cstheme="minorHAnsi"/>
          <w:i/>
          <w:iCs/>
        </w:rPr>
        <w:t>Lecturer of the Year</w:t>
      </w:r>
      <w:r w:rsidRPr="00DB25C4">
        <w:rPr>
          <w:rFonts w:cstheme="minorHAnsi"/>
        </w:rPr>
        <w:t xml:space="preserve">. </w:t>
      </w:r>
      <w:proofErr w:type="spellStart"/>
      <w:r w:rsidRPr="00DB25C4">
        <w:rPr>
          <w:rFonts w:cstheme="minorHAnsi"/>
        </w:rPr>
        <w:t>Penilaian</w:t>
      </w:r>
      <w:proofErr w:type="spellEnd"/>
      <w:r w:rsidRPr="00DB25C4">
        <w:rPr>
          <w:rFonts w:cstheme="minorHAnsi"/>
        </w:rPr>
        <w:t xml:space="preserve"> </w:t>
      </w:r>
      <w:r w:rsidRPr="00DB25C4">
        <w:rPr>
          <w:rFonts w:cstheme="minorHAnsi"/>
          <w:i/>
          <w:iCs/>
        </w:rPr>
        <w:t>Lecturer of the Year</w:t>
      </w:r>
      <w:r w:rsidRPr="00DB25C4">
        <w:rPr>
          <w:rFonts w:cstheme="minorHAnsi"/>
        </w:rPr>
        <w:t xml:space="preserve"> </w:t>
      </w:r>
      <w:proofErr w:type="spellStart"/>
      <w:r w:rsidRPr="00DB25C4">
        <w:rPr>
          <w:rFonts w:cstheme="minorHAnsi"/>
        </w:rPr>
        <w:t>diberikan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melihat</w:t>
      </w:r>
      <w:proofErr w:type="spellEnd"/>
      <w:r w:rsidRPr="00DB25C4">
        <w:rPr>
          <w:rFonts w:cstheme="minorHAnsi"/>
        </w:rPr>
        <w:t xml:space="preserve"> </w:t>
      </w:r>
      <w:proofErr w:type="spellStart"/>
      <w:r w:rsidRPr="00DB25C4">
        <w:rPr>
          <w:rFonts w:cstheme="minorHAnsi"/>
        </w:rPr>
        <w:t>hasil</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kinerja</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Penghargaan</w:t>
      </w:r>
      <w:proofErr w:type="spellEnd"/>
      <w:r w:rsidRPr="00DB25C4">
        <w:rPr>
          <w:rFonts w:cstheme="minorHAnsi"/>
        </w:rPr>
        <w:t xml:space="preserve">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diberikan</w:t>
      </w:r>
      <w:proofErr w:type="spellEnd"/>
      <w:r w:rsidRPr="00DB25C4">
        <w:rPr>
          <w:rFonts w:cstheme="minorHAnsi"/>
        </w:rPr>
        <w:t xml:space="preserve"> pada </w:t>
      </w:r>
      <w:proofErr w:type="spellStart"/>
      <w:r w:rsidRPr="00DB25C4">
        <w:rPr>
          <w:rFonts w:cstheme="minorHAnsi"/>
        </w:rPr>
        <w:t>saat</w:t>
      </w:r>
      <w:proofErr w:type="spellEnd"/>
      <w:r w:rsidRPr="00DB25C4">
        <w:rPr>
          <w:rFonts w:cstheme="minorHAnsi"/>
        </w:rPr>
        <w:t xml:space="preserve"> acara Dies </w:t>
      </w:r>
      <w:proofErr w:type="spellStart"/>
      <w:r w:rsidRPr="00DB25C4">
        <w:rPr>
          <w:rFonts w:cstheme="minorHAnsi"/>
        </w:rPr>
        <w:t>Natalis</w:t>
      </w:r>
      <w:proofErr w:type="spellEnd"/>
      <w:r w:rsidRPr="00DB25C4">
        <w:rPr>
          <w:rFonts w:cstheme="minorHAnsi"/>
        </w:rPr>
        <w:t xml:space="preserve"> Universitas Ma Chung </w:t>
      </w:r>
      <w:proofErr w:type="spellStart"/>
      <w:r w:rsidRPr="00DB25C4">
        <w:rPr>
          <w:rFonts w:cstheme="minorHAnsi"/>
        </w:rPr>
        <w:t>setiap</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Monitoring dan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kinerja</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di Universitas Ma Chung </w:t>
      </w:r>
      <w:proofErr w:type="spellStart"/>
      <w:r w:rsidRPr="00DB25C4">
        <w:rPr>
          <w:rFonts w:cstheme="minorHAnsi"/>
        </w:rPr>
        <w:t>dilaksanakan</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Surat Keputusan </w:t>
      </w:r>
      <w:proofErr w:type="spellStart"/>
      <w:r w:rsidRPr="00DB25C4">
        <w:rPr>
          <w:rFonts w:cstheme="minorHAnsi"/>
        </w:rPr>
        <w:t>Rektor</w:t>
      </w:r>
      <w:proofErr w:type="spellEnd"/>
      <w:r w:rsidRPr="00DB25C4">
        <w:rPr>
          <w:rFonts w:cstheme="minorHAnsi"/>
        </w:rPr>
        <w:t xml:space="preserve"> </w:t>
      </w:r>
      <w:proofErr w:type="spellStart"/>
      <w:r w:rsidRPr="00DB25C4">
        <w:rPr>
          <w:rFonts w:cstheme="minorHAnsi"/>
        </w:rPr>
        <w:t>nomor</w:t>
      </w:r>
      <w:proofErr w:type="spellEnd"/>
      <w:r w:rsidRPr="00DB25C4">
        <w:rPr>
          <w:rFonts w:cstheme="minorHAnsi"/>
        </w:rPr>
        <w:t xml:space="preserve"> </w:t>
      </w:r>
      <w:r w:rsidRPr="00DB25C4">
        <w:rPr>
          <w:rFonts w:cstheme="minorHAnsi"/>
          <w:u w:val="single"/>
        </w:rPr>
        <w:t>001/MACHUNG/SK-REK/VI/2013</w:t>
      </w:r>
      <w:r w:rsidRPr="00DB25C4">
        <w:rPr>
          <w:rFonts w:cstheme="minorHAnsi"/>
        </w:rPr>
        <w:t xml:space="preserve">. Kinerja </w:t>
      </w:r>
      <w:proofErr w:type="spellStart"/>
      <w:r w:rsidRPr="00DB25C4">
        <w:rPr>
          <w:rFonts w:cstheme="minorHAnsi"/>
        </w:rPr>
        <w:t>Akademik</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dievaluasi</w:t>
      </w:r>
      <w:proofErr w:type="spellEnd"/>
      <w:r w:rsidRPr="00DB25C4">
        <w:rPr>
          <w:rFonts w:cstheme="minorHAnsi"/>
        </w:rPr>
        <w:t xml:space="preserve"> dan </w:t>
      </w:r>
      <w:proofErr w:type="spellStart"/>
      <w:r w:rsidRPr="00DB25C4">
        <w:rPr>
          <w:rFonts w:cstheme="minorHAnsi"/>
        </w:rPr>
        <w:t>direkam</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menggunakan</w:t>
      </w:r>
      <w:proofErr w:type="spellEnd"/>
      <w:r w:rsidRPr="00DB25C4">
        <w:rPr>
          <w:rFonts w:cstheme="minorHAnsi"/>
        </w:rPr>
        <w:t xml:space="preserve"> </w:t>
      </w:r>
      <w:proofErr w:type="spellStart"/>
      <w:r w:rsidRPr="00DB25C4">
        <w:rPr>
          <w:rFonts w:cstheme="minorHAnsi"/>
        </w:rPr>
        <w:t>perangkat</w:t>
      </w:r>
      <w:proofErr w:type="spellEnd"/>
      <w:r w:rsidRPr="00DB25C4">
        <w:rPr>
          <w:rFonts w:cstheme="minorHAnsi"/>
        </w:rPr>
        <w:t xml:space="preserve"> yang </w:t>
      </w:r>
      <w:proofErr w:type="spellStart"/>
      <w:r w:rsidRPr="00DB25C4">
        <w:rPr>
          <w:rFonts w:cstheme="minorHAnsi"/>
        </w:rPr>
        <w:t>disebut</w:t>
      </w:r>
      <w:proofErr w:type="spellEnd"/>
      <w:r w:rsidRPr="00DB25C4">
        <w:rPr>
          <w:rFonts w:cstheme="minorHAnsi"/>
        </w:rPr>
        <w:t xml:space="preserve"> ITIKAD (</w:t>
      </w:r>
      <w:proofErr w:type="spellStart"/>
      <w:r w:rsidRPr="00DB25C4">
        <w:rPr>
          <w:rFonts w:cstheme="minorHAnsi"/>
        </w:rPr>
        <w:t>Instrumen</w:t>
      </w:r>
      <w:proofErr w:type="spellEnd"/>
      <w:r w:rsidRPr="00DB25C4">
        <w:rPr>
          <w:rFonts w:cstheme="minorHAnsi"/>
        </w:rPr>
        <w:t xml:space="preserve"> Kinerja </w:t>
      </w:r>
      <w:proofErr w:type="spellStart"/>
      <w:r w:rsidRPr="00DB25C4">
        <w:rPr>
          <w:rFonts w:cstheme="minorHAnsi"/>
        </w:rPr>
        <w:t>Akademik</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yang </w:t>
      </w:r>
      <w:proofErr w:type="spellStart"/>
      <w:r w:rsidRPr="00DB25C4">
        <w:rPr>
          <w:rFonts w:cstheme="minorHAnsi"/>
        </w:rPr>
        <w:t>ditetapkan</w:t>
      </w:r>
      <w:proofErr w:type="spellEnd"/>
      <w:r w:rsidRPr="00DB25C4">
        <w:rPr>
          <w:rFonts w:cstheme="minorHAnsi"/>
        </w:rPr>
        <w:t xml:space="preserve"> </w:t>
      </w:r>
      <w:proofErr w:type="spellStart"/>
      <w:r w:rsidRPr="00DB25C4">
        <w:rPr>
          <w:rFonts w:cstheme="minorHAnsi"/>
        </w:rPr>
        <w:t>melalui</w:t>
      </w:r>
      <w:proofErr w:type="spellEnd"/>
      <w:r w:rsidRPr="00DB25C4">
        <w:rPr>
          <w:rFonts w:cstheme="minorHAnsi"/>
        </w:rPr>
        <w:t xml:space="preserve"> SK </w:t>
      </w:r>
      <w:proofErr w:type="spellStart"/>
      <w:r w:rsidRPr="00DB25C4">
        <w:rPr>
          <w:rFonts w:cstheme="minorHAnsi"/>
        </w:rPr>
        <w:t>Rektor</w:t>
      </w:r>
      <w:proofErr w:type="spellEnd"/>
      <w:r w:rsidRPr="00DB25C4">
        <w:rPr>
          <w:rFonts w:cstheme="minorHAnsi"/>
        </w:rPr>
        <w:t xml:space="preserve"> </w:t>
      </w:r>
      <w:proofErr w:type="spellStart"/>
      <w:r w:rsidRPr="00DB25C4">
        <w:rPr>
          <w:rFonts w:cstheme="minorHAnsi"/>
        </w:rPr>
        <w:t>nomor</w:t>
      </w:r>
      <w:proofErr w:type="spellEnd"/>
      <w:r w:rsidRPr="00DB25C4">
        <w:rPr>
          <w:rFonts w:cstheme="minorHAnsi"/>
        </w:rPr>
        <w:t xml:space="preserve"> 0077/MACHUNG/SK-REK/X/2012. </w:t>
      </w:r>
      <w:proofErr w:type="spellStart"/>
      <w:r w:rsidRPr="00DB25C4">
        <w:rPr>
          <w:rFonts w:cstheme="minorHAnsi"/>
        </w:rPr>
        <w:t>Aspek</w:t>
      </w:r>
      <w:proofErr w:type="spellEnd"/>
      <w:r w:rsidRPr="00DB25C4">
        <w:rPr>
          <w:rFonts w:cstheme="minorHAnsi"/>
        </w:rPr>
        <w:t xml:space="preserve"> yang </w:t>
      </w:r>
      <w:proofErr w:type="spellStart"/>
      <w:r w:rsidRPr="00DB25C4">
        <w:rPr>
          <w:rFonts w:cstheme="minorHAnsi"/>
        </w:rPr>
        <w:t>dievaluasi</w:t>
      </w:r>
      <w:proofErr w:type="spellEnd"/>
      <w:r w:rsidRPr="00DB25C4">
        <w:rPr>
          <w:rFonts w:cstheme="minorHAnsi"/>
        </w:rPr>
        <w:t xml:space="preserve"> </w:t>
      </w:r>
      <w:proofErr w:type="spellStart"/>
      <w:r w:rsidRPr="00DB25C4">
        <w:rPr>
          <w:rFonts w:cstheme="minorHAnsi"/>
        </w:rPr>
        <w:t>adalah</w:t>
      </w:r>
      <w:proofErr w:type="spellEnd"/>
      <w:r w:rsidRPr="00DB25C4">
        <w:rPr>
          <w:rFonts w:cstheme="minorHAnsi"/>
        </w:rPr>
        <w:t xml:space="preserve"> </w:t>
      </w:r>
      <w:proofErr w:type="spellStart"/>
      <w:r w:rsidRPr="00DB25C4">
        <w:rPr>
          <w:rFonts w:cstheme="minorHAnsi"/>
        </w:rPr>
        <w:t>pelaksanaan</w:t>
      </w:r>
      <w:proofErr w:type="spellEnd"/>
      <w:r w:rsidRPr="00DB25C4">
        <w:rPr>
          <w:rFonts w:cstheme="minorHAnsi"/>
        </w:rPr>
        <w:t xml:space="preserve"> Tri Dharma </w:t>
      </w:r>
      <w:proofErr w:type="spellStart"/>
      <w:r w:rsidRPr="00DB25C4">
        <w:rPr>
          <w:rFonts w:cstheme="minorHAnsi"/>
        </w:rPr>
        <w:t>Perguruan</w:t>
      </w:r>
      <w:proofErr w:type="spellEnd"/>
      <w:r w:rsidRPr="00DB25C4">
        <w:rPr>
          <w:rFonts w:cstheme="minorHAnsi"/>
        </w:rPr>
        <w:t xml:space="preserve"> Tinggi, </w:t>
      </w:r>
      <w:proofErr w:type="spellStart"/>
      <w:r w:rsidRPr="00DB25C4">
        <w:rPr>
          <w:rFonts w:cstheme="minorHAnsi"/>
        </w:rPr>
        <w:t>dimana</w:t>
      </w:r>
      <w:proofErr w:type="spellEnd"/>
      <w:r w:rsidRPr="00DB25C4">
        <w:rPr>
          <w:rFonts w:cstheme="minorHAnsi"/>
        </w:rPr>
        <w:t xml:space="preserve"> ITIKAD </w:t>
      </w:r>
      <w:proofErr w:type="spellStart"/>
      <w:r w:rsidRPr="00DB25C4">
        <w:rPr>
          <w:rFonts w:cstheme="minorHAnsi"/>
        </w:rPr>
        <w:t>mengacu</w:t>
      </w:r>
      <w:proofErr w:type="spellEnd"/>
      <w:r w:rsidRPr="00DB25C4">
        <w:rPr>
          <w:rFonts w:cstheme="minorHAnsi"/>
        </w:rPr>
        <w:t xml:space="preserve"> pada </w:t>
      </w:r>
      <w:proofErr w:type="spellStart"/>
      <w:r w:rsidRPr="00DB25C4">
        <w:rPr>
          <w:rFonts w:cstheme="minorHAnsi"/>
        </w:rPr>
        <w:t>panduan</w:t>
      </w:r>
      <w:proofErr w:type="spellEnd"/>
      <w:r w:rsidRPr="00DB25C4">
        <w:rPr>
          <w:rFonts w:cstheme="minorHAnsi"/>
        </w:rPr>
        <w:t xml:space="preserve"> </w:t>
      </w:r>
      <w:proofErr w:type="spellStart"/>
      <w:r w:rsidRPr="00DB25C4">
        <w:rPr>
          <w:rFonts w:cstheme="minorHAnsi"/>
        </w:rPr>
        <w:t>Penilaian</w:t>
      </w:r>
      <w:proofErr w:type="spellEnd"/>
      <w:r w:rsidRPr="00DB25C4">
        <w:rPr>
          <w:rFonts w:cstheme="minorHAnsi"/>
        </w:rPr>
        <w:t xml:space="preserve"> Angka </w:t>
      </w:r>
      <w:proofErr w:type="spellStart"/>
      <w:r w:rsidRPr="00DB25C4">
        <w:rPr>
          <w:rFonts w:cstheme="minorHAnsi"/>
        </w:rPr>
        <w:t>Kredit</w:t>
      </w:r>
      <w:proofErr w:type="spellEnd"/>
      <w:r w:rsidRPr="00DB25C4">
        <w:rPr>
          <w:rFonts w:cstheme="minorHAnsi"/>
        </w:rPr>
        <w:t xml:space="preserve"> (PAK)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kenaikan</w:t>
      </w:r>
      <w:proofErr w:type="spellEnd"/>
      <w:r w:rsidRPr="00DB25C4">
        <w:rPr>
          <w:rFonts w:cstheme="minorHAnsi"/>
        </w:rPr>
        <w:t xml:space="preserve"> </w:t>
      </w:r>
      <w:proofErr w:type="spellStart"/>
      <w:r w:rsidRPr="00DB25C4">
        <w:rPr>
          <w:rFonts w:cstheme="minorHAnsi"/>
        </w:rPr>
        <w:t>pangkat</w:t>
      </w:r>
      <w:proofErr w:type="spellEnd"/>
      <w:r w:rsidRPr="00DB25C4">
        <w:rPr>
          <w:rFonts w:cstheme="minorHAnsi"/>
        </w:rPr>
        <w:t xml:space="preserve">/ </w:t>
      </w:r>
      <w:proofErr w:type="spellStart"/>
      <w:r w:rsidRPr="00DB25C4">
        <w:rPr>
          <w:rFonts w:cstheme="minorHAnsi"/>
        </w:rPr>
        <w:t>jabatan</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yang </w:t>
      </w:r>
      <w:proofErr w:type="spellStart"/>
      <w:r w:rsidRPr="00DB25C4">
        <w:rPr>
          <w:rFonts w:cstheme="minorHAnsi"/>
        </w:rPr>
        <w:t>dikeluarkan</w:t>
      </w:r>
      <w:proofErr w:type="spellEnd"/>
      <w:r w:rsidRPr="00DB25C4">
        <w:rPr>
          <w:rFonts w:cstheme="minorHAnsi"/>
        </w:rPr>
        <w:t xml:space="preserve"> oleh </w:t>
      </w:r>
      <w:proofErr w:type="spellStart"/>
      <w:r w:rsidRPr="00DB25C4">
        <w:rPr>
          <w:rFonts w:cstheme="minorHAnsi"/>
        </w:rPr>
        <w:t>Kemendikbud</w:t>
      </w:r>
      <w:proofErr w:type="spellEnd"/>
      <w:r w:rsidRPr="00DB25C4">
        <w:rPr>
          <w:rFonts w:cstheme="minorHAnsi"/>
        </w:rPr>
        <w:t xml:space="preserve"> </w:t>
      </w:r>
      <w:proofErr w:type="spellStart"/>
      <w:r w:rsidRPr="00DB25C4">
        <w:rPr>
          <w:rFonts w:cstheme="minorHAnsi"/>
        </w:rPr>
        <w:t>Ristek</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setiap</w:t>
      </w:r>
      <w:proofErr w:type="spellEnd"/>
      <w:r w:rsidRPr="00DB25C4">
        <w:rPr>
          <w:rFonts w:cstheme="minorHAnsi"/>
        </w:rPr>
        <w:t xml:space="preserve"> </w:t>
      </w:r>
      <w:proofErr w:type="spellStart"/>
      <w:r w:rsidRPr="00DB25C4">
        <w:rPr>
          <w:rFonts w:cstheme="minorHAnsi"/>
        </w:rPr>
        <w:t>akhir</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ajaran</w:t>
      </w:r>
      <w:proofErr w:type="spellEnd"/>
      <w:r w:rsidRPr="00DB25C4">
        <w:rPr>
          <w:rFonts w:cstheme="minorHAnsi"/>
        </w:rPr>
        <w:t xml:space="preserve"> dan </w:t>
      </w:r>
      <w:proofErr w:type="spellStart"/>
      <w:r w:rsidRPr="00DB25C4">
        <w:rPr>
          <w:rFonts w:cstheme="minorHAnsi"/>
        </w:rPr>
        <w:t>hasilnya</w:t>
      </w:r>
      <w:proofErr w:type="spellEnd"/>
      <w:r w:rsidRPr="00DB25C4">
        <w:rPr>
          <w:rFonts w:cstheme="minorHAnsi"/>
        </w:rPr>
        <w:t xml:space="preserve"> </w:t>
      </w:r>
      <w:proofErr w:type="spellStart"/>
      <w:r w:rsidRPr="00DB25C4">
        <w:rPr>
          <w:rFonts w:cstheme="minorHAnsi"/>
        </w:rPr>
        <w:t>digunakan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menentukan</w:t>
      </w:r>
      <w:proofErr w:type="spellEnd"/>
      <w:r w:rsidRPr="00DB25C4">
        <w:rPr>
          <w:rFonts w:cstheme="minorHAnsi"/>
        </w:rPr>
        <w:t xml:space="preserve"> </w:t>
      </w:r>
      <w:proofErr w:type="spellStart"/>
      <w:r w:rsidRPr="00DB25C4">
        <w:rPr>
          <w:rFonts w:cstheme="minorHAnsi"/>
        </w:rPr>
        <w:t>tindakan</w:t>
      </w:r>
      <w:proofErr w:type="spellEnd"/>
      <w:r w:rsidRPr="00DB25C4">
        <w:rPr>
          <w:rFonts w:cstheme="minorHAnsi"/>
        </w:rPr>
        <w:t xml:space="preserve"> </w:t>
      </w:r>
      <w:proofErr w:type="spellStart"/>
      <w:r w:rsidRPr="00DB25C4">
        <w:rPr>
          <w:rFonts w:cstheme="minorHAnsi"/>
        </w:rPr>
        <w:t>pembinaan</w:t>
      </w:r>
      <w:proofErr w:type="spellEnd"/>
      <w:r w:rsidRPr="00DB25C4">
        <w:rPr>
          <w:rFonts w:cstheme="minorHAnsi"/>
        </w:rPr>
        <w:t xml:space="preserve"> </w:t>
      </w:r>
      <w:proofErr w:type="spellStart"/>
      <w:r w:rsidRPr="00DB25C4">
        <w:rPr>
          <w:rFonts w:cstheme="minorHAnsi"/>
        </w:rPr>
        <w:t>maupun</w:t>
      </w:r>
      <w:proofErr w:type="spellEnd"/>
      <w:r w:rsidRPr="00DB25C4">
        <w:rPr>
          <w:rFonts w:cstheme="minorHAnsi"/>
        </w:rPr>
        <w:t xml:space="preserve"> </w:t>
      </w:r>
      <w:proofErr w:type="spellStart"/>
      <w:r w:rsidRPr="00DB25C4">
        <w:rPr>
          <w:rFonts w:cstheme="minorHAnsi"/>
        </w:rPr>
        <w:t>pemberian</w:t>
      </w:r>
      <w:proofErr w:type="spellEnd"/>
      <w:r w:rsidRPr="00DB25C4">
        <w:rPr>
          <w:rFonts w:cstheme="minorHAnsi"/>
        </w:rPr>
        <w:t xml:space="preserve"> reward </w:t>
      </w:r>
      <w:proofErr w:type="spellStart"/>
      <w:r w:rsidRPr="00DB25C4">
        <w:rPr>
          <w:rFonts w:cstheme="minorHAnsi"/>
        </w:rPr>
        <w:t>seperti</w:t>
      </w:r>
      <w:proofErr w:type="spellEnd"/>
      <w:r w:rsidRPr="00DB25C4">
        <w:rPr>
          <w:rFonts w:cstheme="minorHAnsi"/>
        </w:rPr>
        <w:t xml:space="preserve"> bonus </w:t>
      </w:r>
      <w:proofErr w:type="spellStart"/>
      <w:r w:rsidRPr="00DB25C4">
        <w:rPr>
          <w:rFonts w:cstheme="minorHAnsi"/>
        </w:rPr>
        <w:t>kinerja</w:t>
      </w:r>
      <w:proofErr w:type="spellEnd"/>
      <w:r w:rsidRPr="00DB25C4">
        <w:rPr>
          <w:rFonts w:cstheme="minorHAnsi"/>
        </w:rPr>
        <w:t xml:space="preserve"> dan </w:t>
      </w:r>
      <w:proofErr w:type="spellStart"/>
      <w:r w:rsidRPr="00DB25C4">
        <w:rPr>
          <w:rFonts w:cstheme="minorHAnsi"/>
        </w:rPr>
        <w:t>kenaikan</w:t>
      </w:r>
      <w:proofErr w:type="spellEnd"/>
      <w:r w:rsidRPr="00DB25C4">
        <w:rPr>
          <w:rFonts w:cstheme="minorHAnsi"/>
        </w:rPr>
        <w:t xml:space="preserve"> </w:t>
      </w:r>
      <w:proofErr w:type="spellStart"/>
      <w:r w:rsidRPr="00DB25C4">
        <w:rPr>
          <w:rFonts w:cstheme="minorHAnsi"/>
        </w:rPr>
        <w:t>gaji</w:t>
      </w:r>
      <w:proofErr w:type="spellEnd"/>
      <w:r w:rsidRPr="00DB25C4">
        <w:rPr>
          <w:rFonts w:cstheme="minorHAnsi"/>
        </w:rPr>
        <w:t xml:space="preserve">. </w:t>
      </w:r>
      <w:proofErr w:type="spellStart"/>
      <w:r w:rsidRPr="00DB25C4">
        <w:rPr>
          <w:rFonts w:cstheme="minorHAnsi"/>
        </w:rPr>
        <w:t>Unsur</w:t>
      </w:r>
      <w:proofErr w:type="spellEnd"/>
      <w:r w:rsidRPr="00DB25C4">
        <w:rPr>
          <w:rFonts w:cstheme="minorHAnsi"/>
        </w:rPr>
        <w:t xml:space="preserve"> </w:t>
      </w:r>
      <w:proofErr w:type="spellStart"/>
      <w:r w:rsidRPr="00DB25C4">
        <w:rPr>
          <w:rFonts w:cstheme="minorHAnsi"/>
        </w:rPr>
        <w:t>utama</w:t>
      </w:r>
      <w:proofErr w:type="spellEnd"/>
      <w:r w:rsidRPr="00DB25C4">
        <w:rPr>
          <w:rFonts w:cstheme="minorHAnsi"/>
        </w:rPr>
        <w:t xml:space="preserve"> ITIKAD </w:t>
      </w:r>
      <w:proofErr w:type="spellStart"/>
      <w:r w:rsidRPr="00DB25C4">
        <w:rPr>
          <w:rFonts w:cstheme="minorHAnsi"/>
        </w:rPr>
        <w:t>meliputi</w:t>
      </w:r>
      <w:proofErr w:type="spellEnd"/>
      <w:r w:rsidRPr="00DB25C4">
        <w:rPr>
          <w:rFonts w:cstheme="minorHAnsi"/>
        </w:rPr>
        <w:t xml:space="preserve"> </w:t>
      </w:r>
      <w:proofErr w:type="spellStart"/>
      <w:r w:rsidRPr="00DB25C4">
        <w:rPr>
          <w:rFonts w:cstheme="minorHAnsi"/>
        </w:rPr>
        <w:t>beberapa</w:t>
      </w:r>
      <w:proofErr w:type="spellEnd"/>
      <w:r w:rsidRPr="00DB25C4">
        <w:rPr>
          <w:rFonts w:cstheme="minorHAnsi"/>
        </w:rPr>
        <w:t xml:space="preserve"> </w:t>
      </w:r>
      <w:proofErr w:type="spellStart"/>
      <w:r w:rsidRPr="00DB25C4">
        <w:rPr>
          <w:rFonts w:cstheme="minorHAnsi"/>
        </w:rPr>
        <w:t>poin</w:t>
      </w:r>
      <w:proofErr w:type="spellEnd"/>
      <w:r w:rsidRPr="00DB25C4">
        <w:rPr>
          <w:rFonts w:cstheme="minorHAnsi"/>
        </w:rPr>
        <w:t xml:space="preserve"> </w:t>
      </w:r>
      <w:proofErr w:type="spellStart"/>
      <w:r w:rsidRPr="00DB25C4">
        <w:rPr>
          <w:rFonts w:cstheme="minorHAnsi"/>
        </w:rPr>
        <w:t>berikut</w:t>
      </w:r>
      <w:proofErr w:type="spellEnd"/>
      <w:r w:rsidRPr="00DB25C4">
        <w:rPr>
          <w:rFonts w:cstheme="minorHAnsi"/>
        </w:rPr>
        <w:t xml:space="preserve"> </w:t>
      </w:r>
      <w:proofErr w:type="spellStart"/>
      <w:r w:rsidRPr="00DB25C4">
        <w:rPr>
          <w:rFonts w:cstheme="minorHAnsi"/>
        </w:rPr>
        <w:t>ini</w:t>
      </w:r>
      <w:proofErr w:type="spellEnd"/>
      <w:r w:rsidRPr="00DB25C4">
        <w:rPr>
          <w:rFonts w:cstheme="minorHAnsi"/>
        </w:rPr>
        <w:t>:</w:t>
      </w:r>
    </w:p>
    <w:p w14:paraId="4D6CCBC6" w14:textId="11FF386B" w:rsidR="00866ABA" w:rsidRPr="00687314" w:rsidRDefault="00866ABA" w:rsidP="009F6099">
      <w:pPr>
        <w:pStyle w:val="ListParagraph"/>
        <w:numPr>
          <w:ilvl w:val="0"/>
          <w:numId w:val="180"/>
        </w:numPr>
        <w:spacing w:after="0" w:line="240" w:lineRule="auto"/>
        <w:jc w:val="both"/>
        <w:rPr>
          <w:rFonts w:cstheme="minorHAnsi"/>
        </w:rPr>
      </w:pPr>
      <w:r w:rsidRPr="00687314">
        <w:rPr>
          <w:rFonts w:cstheme="minorHAnsi"/>
        </w:rPr>
        <w:t xml:space="preserve">Pendidikan dan </w:t>
      </w:r>
      <w:proofErr w:type="spellStart"/>
      <w:r w:rsidRPr="00687314">
        <w:rPr>
          <w:rFonts w:cstheme="minorHAnsi"/>
        </w:rPr>
        <w:t>Pengajaran</w:t>
      </w:r>
      <w:proofErr w:type="spellEnd"/>
      <w:r w:rsidRPr="00687314">
        <w:rPr>
          <w:rFonts w:cstheme="minorHAnsi"/>
        </w:rPr>
        <w:t xml:space="preserve"> </w:t>
      </w:r>
    </w:p>
    <w:p w14:paraId="61D25075" w14:textId="72894403" w:rsidR="00866ABA" w:rsidRPr="00687314" w:rsidRDefault="00866ABA" w:rsidP="009F6099">
      <w:pPr>
        <w:pStyle w:val="ListParagraph"/>
        <w:numPr>
          <w:ilvl w:val="0"/>
          <w:numId w:val="180"/>
        </w:numPr>
        <w:spacing w:after="0" w:line="240" w:lineRule="auto"/>
        <w:jc w:val="both"/>
        <w:rPr>
          <w:rFonts w:cstheme="minorHAnsi"/>
        </w:rPr>
      </w:pPr>
      <w:proofErr w:type="spellStart"/>
      <w:r w:rsidRPr="00687314">
        <w:rPr>
          <w:rFonts w:cstheme="minorHAnsi"/>
        </w:rPr>
        <w:t>Penelitian</w:t>
      </w:r>
      <w:proofErr w:type="spellEnd"/>
      <w:r w:rsidRPr="00687314">
        <w:rPr>
          <w:rFonts w:cstheme="minorHAnsi"/>
        </w:rPr>
        <w:t xml:space="preserve"> dan </w:t>
      </w:r>
      <w:proofErr w:type="spellStart"/>
      <w:r w:rsidRPr="00687314">
        <w:rPr>
          <w:rFonts w:cstheme="minorHAnsi"/>
        </w:rPr>
        <w:t>Karya</w:t>
      </w:r>
      <w:proofErr w:type="spellEnd"/>
      <w:r w:rsidRPr="00687314">
        <w:rPr>
          <w:rFonts w:cstheme="minorHAnsi"/>
        </w:rPr>
        <w:t xml:space="preserve"> </w:t>
      </w:r>
      <w:proofErr w:type="spellStart"/>
      <w:r w:rsidRPr="00687314">
        <w:rPr>
          <w:rFonts w:cstheme="minorHAnsi"/>
        </w:rPr>
        <w:t>Ilmiah</w:t>
      </w:r>
      <w:proofErr w:type="spellEnd"/>
      <w:r w:rsidRPr="00687314">
        <w:rPr>
          <w:rFonts w:cstheme="minorHAnsi"/>
        </w:rPr>
        <w:t xml:space="preserve"> </w:t>
      </w:r>
    </w:p>
    <w:p w14:paraId="5C657710" w14:textId="543C09A9" w:rsidR="00866ABA" w:rsidRPr="00687314" w:rsidRDefault="00866ABA" w:rsidP="009F6099">
      <w:pPr>
        <w:pStyle w:val="ListParagraph"/>
        <w:numPr>
          <w:ilvl w:val="0"/>
          <w:numId w:val="180"/>
        </w:numPr>
        <w:spacing w:after="0" w:line="240" w:lineRule="auto"/>
        <w:jc w:val="both"/>
        <w:rPr>
          <w:rFonts w:cstheme="minorHAnsi"/>
        </w:rPr>
      </w:pPr>
      <w:proofErr w:type="spellStart"/>
      <w:r w:rsidRPr="00687314">
        <w:rPr>
          <w:rFonts w:cstheme="minorHAnsi"/>
        </w:rPr>
        <w:t>Pengabdian</w:t>
      </w:r>
      <w:proofErr w:type="spellEnd"/>
      <w:r w:rsidRPr="00687314">
        <w:rPr>
          <w:rFonts w:cstheme="minorHAnsi"/>
        </w:rPr>
        <w:t xml:space="preserve"> </w:t>
      </w:r>
      <w:proofErr w:type="spellStart"/>
      <w:r w:rsidRPr="00687314">
        <w:rPr>
          <w:rFonts w:cstheme="minorHAnsi"/>
        </w:rPr>
        <w:t>kepada</w:t>
      </w:r>
      <w:proofErr w:type="spellEnd"/>
      <w:r w:rsidRPr="00687314">
        <w:rPr>
          <w:rFonts w:cstheme="minorHAnsi"/>
        </w:rPr>
        <w:t xml:space="preserve"> Masyarakat </w:t>
      </w:r>
    </w:p>
    <w:p w14:paraId="3B95837E" w14:textId="53A94572" w:rsidR="00866ABA" w:rsidRPr="00687314" w:rsidRDefault="00866ABA" w:rsidP="009F6099">
      <w:pPr>
        <w:pStyle w:val="ListParagraph"/>
        <w:numPr>
          <w:ilvl w:val="0"/>
          <w:numId w:val="180"/>
        </w:numPr>
        <w:spacing w:after="0" w:line="240" w:lineRule="auto"/>
        <w:jc w:val="both"/>
        <w:rPr>
          <w:rFonts w:cstheme="minorHAnsi"/>
        </w:rPr>
      </w:pPr>
      <w:proofErr w:type="spellStart"/>
      <w:r w:rsidRPr="00687314">
        <w:rPr>
          <w:rFonts w:cstheme="minorHAnsi"/>
        </w:rPr>
        <w:lastRenderedPageBreak/>
        <w:t>Unsur</w:t>
      </w:r>
      <w:proofErr w:type="spellEnd"/>
      <w:r w:rsidRPr="00687314">
        <w:rPr>
          <w:rFonts w:cstheme="minorHAnsi"/>
        </w:rPr>
        <w:t xml:space="preserve"> </w:t>
      </w:r>
      <w:proofErr w:type="spellStart"/>
      <w:r w:rsidRPr="00687314">
        <w:rPr>
          <w:rFonts w:cstheme="minorHAnsi"/>
        </w:rPr>
        <w:t>Penunjang</w:t>
      </w:r>
      <w:proofErr w:type="spellEnd"/>
      <w:r w:rsidRPr="00687314">
        <w:rPr>
          <w:rFonts w:cstheme="minorHAnsi"/>
        </w:rPr>
        <w:t xml:space="preserve">, </w:t>
      </w:r>
      <w:proofErr w:type="spellStart"/>
      <w:r w:rsidRPr="00687314">
        <w:rPr>
          <w:rFonts w:cstheme="minorHAnsi"/>
        </w:rPr>
        <w:t>Pengabdian</w:t>
      </w:r>
      <w:proofErr w:type="spellEnd"/>
      <w:r w:rsidRPr="00687314">
        <w:rPr>
          <w:rFonts w:cstheme="minorHAnsi"/>
        </w:rPr>
        <w:t xml:space="preserve"> Universitas, dan </w:t>
      </w:r>
      <w:proofErr w:type="spellStart"/>
      <w:r w:rsidRPr="00687314">
        <w:rPr>
          <w:rFonts w:cstheme="minorHAnsi"/>
        </w:rPr>
        <w:t>Pengembangan</w:t>
      </w:r>
      <w:proofErr w:type="spellEnd"/>
      <w:r w:rsidRPr="00687314">
        <w:rPr>
          <w:rFonts w:cstheme="minorHAnsi"/>
        </w:rPr>
        <w:t xml:space="preserve"> </w:t>
      </w:r>
      <w:proofErr w:type="spellStart"/>
      <w:r w:rsidRPr="00687314">
        <w:rPr>
          <w:rFonts w:cstheme="minorHAnsi"/>
        </w:rPr>
        <w:t>Diri</w:t>
      </w:r>
      <w:proofErr w:type="spellEnd"/>
      <w:r w:rsidRPr="00687314">
        <w:rPr>
          <w:rFonts w:cstheme="minorHAnsi"/>
        </w:rPr>
        <w:t xml:space="preserve"> </w:t>
      </w:r>
    </w:p>
    <w:p w14:paraId="71E25B14" w14:textId="77777777" w:rsidR="00866ABA" w:rsidRPr="00DB25C4" w:rsidRDefault="00866ABA" w:rsidP="00687314">
      <w:pPr>
        <w:spacing w:after="0" w:line="240" w:lineRule="auto"/>
        <w:ind w:firstLine="360"/>
        <w:jc w:val="both"/>
        <w:rPr>
          <w:rFonts w:cstheme="minorHAnsi"/>
        </w:rPr>
      </w:pPr>
      <w:proofErr w:type="spellStart"/>
      <w:r w:rsidRPr="00DB25C4">
        <w:rPr>
          <w:rFonts w:cstheme="minorHAnsi"/>
        </w:rPr>
        <w:t>Penilaian</w:t>
      </w:r>
      <w:proofErr w:type="spellEnd"/>
      <w:r w:rsidRPr="00DB25C4">
        <w:rPr>
          <w:rFonts w:cstheme="minorHAnsi"/>
        </w:rPr>
        <w:t xml:space="preserve"> ITIKAD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disampaikan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bentuk</w:t>
      </w:r>
      <w:proofErr w:type="spellEnd"/>
      <w:r w:rsidRPr="00DB25C4">
        <w:rPr>
          <w:rFonts w:cstheme="minorHAnsi"/>
        </w:rPr>
        <w:t xml:space="preserve"> </w:t>
      </w:r>
      <w:proofErr w:type="spellStart"/>
      <w:r w:rsidRPr="00DB25C4">
        <w:rPr>
          <w:rFonts w:cstheme="minorHAnsi"/>
        </w:rPr>
        <w:t>Rapor</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masing-masing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batasan</w:t>
      </w:r>
      <w:proofErr w:type="spellEnd"/>
      <w:r w:rsidRPr="00DB25C4">
        <w:rPr>
          <w:rFonts w:cstheme="minorHAnsi"/>
        </w:rPr>
        <w:t xml:space="preserve"> </w:t>
      </w:r>
      <w:proofErr w:type="spellStart"/>
      <w:r w:rsidRPr="00DB25C4">
        <w:rPr>
          <w:rFonts w:cstheme="minorHAnsi"/>
        </w:rPr>
        <w:t>penilaian</w:t>
      </w:r>
      <w:proofErr w:type="spellEnd"/>
      <w:r w:rsidRPr="00DB25C4">
        <w:rPr>
          <w:rFonts w:cstheme="minorHAnsi"/>
        </w:rPr>
        <w:t xml:space="preserve"> </w:t>
      </w:r>
      <w:proofErr w:type="spellStart"/>
      <w:r w:rsidRPr="00DB25C4">
        <w:rPr>
          <w:rFonts w:cstheme="minorHAnsi"/>
        </w:rPr>
        <w:t>sebagai</w:t>
      </w:r>
      <w:proofErr w:type="spellEnd"/>
      <w:r w:rsidRPr="00DB25C4">
        <w:rPr>
          <w:rFonts w:cstheme="minorHAnsi"/>
        </w:rPr>
        <w:t xml:space="preserve"> </w:t>
      </w:r>
      <w:proofErr w:type="spellStart"/>
      <w:r w:rsidRPr="00DB25C4">
        <w:rPr>
          <w:rFonts w:cstheme="minorHAnsi"/>
        </w:rPr>
        <w:t>berikut</w:t>
      </w:r>
      <w:proofErr w:type="spellEnd"/>
      <w:r w:rsidRPr="00DB25C4">
        <w:rPr>
          <w:rFonts w:cstheme="minorHAnsi"/>
        </w:rPr>
        <w:t>:</w:t>
      </w:r>
    </w:p>
    <w:p w14:paraId="13CCF419" w14:textId="77777777" w:rsidR="00866ABA" w:rsidRPr="00DB25C4" w:rsidRDefault="00866ABA" w:rsidP="00687314">
      <w:pPr>
        <w:spacing w:after="0" w:line="240" w:lineRule="auto"/>
        <w:ind w:firstLine="360"/>
        <w:jc w:val="both"/>
        <w:rPr>
          <w:rFonts w:cstheme="minorHAnsi"/>
        </w:rPr>
      </w:pPr>
      <w:r w:rsidRPr="00DB25C4">
        <w:rPr>
          <w:rFonts w:cstheme="minorHAnsi"/>
        </w:rPr>
        <w:t xml:space="preserve">1. Nilai ITIKAD &gt;= </w:t>
      </w:r>
      <w:proofErr w:type="gramStart"/>
      <w:r w:rsidRPr="00DB25C4">
        <w:rPr>
          <w:rFonts w:cstheme="minorHAnsi"/>
        </w:rPr>
        <w:t>95 :</w:t>
      </w:r>
      <w:proofErr w:type="gramEnd"/>
      <w:r w:rsidRPr="00DB25C4">
        <w:rPr>
          <w:rFonts w:cstheme="minorHAnsi"/>
        </w:rPr>
        <w:t xml:space="preserve"> Istimewa </w:t>
      </w:r>
    </w:p>
    <w:p w14:paraId="38BD10DD" w14:textId="77777777" w:rsidR="00866ABA" w:rsidRPr="00DB25C4" w:rsidRDefault="00866ABA" w:rsidP="00687314">
      <w:pPr>
        <w:spacing w:after="0" w:line="240" w:lineRule="auto"/>
        <w:ind w:firstLine="360"/>
        <w:jc w:val="both"/>
        <w:rPr>
          <w:rFonts w:cstheme="minorHAnsi"/>
        </w:rPr>
      </w:pPr>
      <w:r w:rsidRPr="00DB25C4">
        <w:rPr>
          <w:rFonts w:cstheme="minorHAnsi"/>
        </w:rPr>
        <w:t xml:space="preserve">2. Nilai ITIKAD &gt;= 90 - &lt; </w:t>
      </w:r>
      <w:proofErr w:type="gramStart"/>
      <w:r w:rsidRPr="00DB25C4">
        <w:rPr>
          <w:rFonts w:cstheme="minorHAnsi"/>
        </w:rPr>
        <w:t>95 :</w:t>
      </w:r>
      <w:proofErr w:type="gramEnd"/>
      <w:r w:rsidRPr="00DB25C4">
        <w:rPr>
          <w:rFonts w:cstheme="minorHAnsi"/>
        </w:rPr>
        <w:t xml:space="preserve"> Sangat </w:t>
      </w:r>
      <w:proofErr w:type="spellStart"/>
      <w:r w:rsidRPr="00DB25C4">
        <w:rPr>
          <w:rFonts w:cstheme="minorHAnsi"/>
        </w:rPr>
        <w:t>baik</w:t>
      </w:r>
      <w:proofErr w:type="spellEnd"/>
      <w:r w:rsidRPr="00DB25C4">
        <w:rPr>
          <w:rFonts w:cstheme="minorHAnsi"/>
        </w:rPr>
        <w:t xml:space="preserve"> </w:t>
      </w:r>
    </w:p>
    <w:p w14:paraId="483CC773" w14:textId="77777777" w:rsidR="00866ABA" w:rsidRPr="00DB25C4" w:rsidRDefault="00866ABA" w:rsidP="00687314">
      <w:pPr>
        <w:spacing w:after="0" w:line="240" w:lineRule="auto"/>
        <w:ind w:firstLine="360"/>
        <w:jc w:val="both"/>
        <w:rPr>
          <w:rFonts w:cstheme="minorHAnsi"/>
        </w:rPr>
      </w:pPr>
      <w:r w:rsidRPr="00DB25C4">
        <w:rPr>
          <w:rFonts w:cstheme="minorHAnsi"/>
        </w:rPr>
        <w:t xml:space="preserve">3. Nilai ITIKAD &gt;= 80 - &lt; </w:t>
      </w:r>
      <w:proofErr w:type="gramStart"/>
      <w:r w:rsidRPr="00DB25C4">
        <w:rPr>
          <w:rFonts w:cstheme="minorHAnsi"/>
        </w:rPr>
        <w:t>90 :</w:t>
      </w:r>
      <w:proofErr w:type="gram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w:t>
      </w:r>
    </w:p>
    <w:p w14:paraId="5EBC6676" w14:textId="77777777" w:rsidR="00866ABA" w:rsidRPr="00DB25C4" w:rsidRDefault="00866ABA" w:rsidP="00687314">
      <w:pPr>
        <w:spacing w:after="0" w:line="240" w:lineRule="auto"/>
        <w:ind w:firstLine="360"/>
        <w:jc w:val="both"/>
        <w:rPr>
          <w:rFonts w:cstheme="minorHAnsi"/>
        </w:rPr>
      </w:pPr>
      <w:r w:rsidRPr="00DB25C4">
        <w:rPr>
          <w:rFonts w:cstheme="minorHAnsi"/>
        </w:rPr>
        <w:t xml:space="preserve">4. Nilai ITIKAD &gt;= 70 - &lt; </w:t>
      </w:r>
      <w:proofErr w:type="gramStart"/>
      <w:r w:rsidRPr="00DB25C4">
        <w:rPr>
          <w:rFonts w:cstheme="minorHAnsi"/>
        </w:rPr>
        <w:t>80 :</w:t>
      </w:r>
      <w:proofErr w:type="gramEnd"/>
      <w:r w:rsidRPr="00DB25C4">
        <w:rPr>
          <w:rFonts w:cstheme="minorHAnsi"/>
        </w:rPr>
        <w:t xml:space="preserve"> </w:t>
      </w:r>
      <w:proofErr w:type="spellStart"/>
      <w:r w:rsidRPr="00DB25C4">
        <w:rPr>
          <w:rFonts w:cstheme="minorHAnsi"/>
        </w:rPr>
        <w:t>Cukup</w:t>
      </w:r>
      <w:proofErr w:type="spellEnd"/>
      <w:r w:rsidRPr="00DB25C4">
        <w:rPr>
          <w:rFonts w:cstheme="minorHAnsi"/>
        </w:rPr>
        <w:t xml:space="preserve"> </w:t>
      </w:r>
    </w:p>
    <w:p w14:paraId="7CB394FB" w14:textId="77777777" w:rsidR="00866ABA" w:rsidRPr="00DB25C4" w:rsidRDefault="00866ABA" w:rsidP="00687314">
      <w:pPr>
        <w:spacing w:after="0" w:line="240" w:lineRule="auto"/>
        <w:ind w:firstLine="360"/>
        <w:jc w:val="both"/>
        <w:rPr>
          <w:rFonts w:cstheme="minorHAnsi"/>
        </w:rPr>
      </w:pPr>
      <w:r w:rsidRPr="00DB25C4">
        <w:rPr>
          <w:rFonts w:cstheme="minorHAnsi"/>
        </w:rPr>
        <w:t xml:space="preserve">5. Nilai ITIKAD &lt; </w:t>
      </w:r>
      <w:proofErr w:type="gramStart"/>
      <w:r w:rsidRPr="00DB25C4">
        <w:rPr>
          <w:rFonts w:cstheme="minorHAnsi"/>
        </w:rPr>
        <w:t>70 :</w:t>
      </w:r>
      <w:proofErr w:type="gramEnd"/>
      <w:r w:rsidRPr="00DB25C4">
        <w:rPr>
          <w:rFonts w:cstheme="minorHAnsi"/>
        </w:rPr>
        <w:t xml:space="preserve"> Kurang</w:t>
      </w:r>
    </w:p>
    <w:p w14:paraId="10675267" w14:textId="77777777" w:rsidR="00866ABA" w:rsidRPr="00DB25C4" w:rsidRDefault="00866ABA" w:rsidP="00687314">
      <w:pPr>
        <w:spacing w:after="0" w:line="240" w:lineRule="auto"/>
        <w:ind w:firstLine="360"/>
        <w:jc w:val="both"/>
        <w:rPr>
          <w:rFonts w:eastAsia="Calibri" w:cstheme="minorHAnsi"/>
        </w:rPr>
      </w:pPr>
      <w:r w:rsidRPr="00DB25C4">
        <w:rPr>
          <w:rFonts w:eastAsia="Calibri" w:cstheme="minorHAnsi"/>
        </w:rPr>
        <w:t xml:space="preserve">Program </w:t>
      </w:r>
      <w:proofErr w:type="spellStart"/>
      <w:r w:rsidRPr="00DB25C4">
        <w:rPr>
          <w:rFonts w:eastAsia="Calibri" w:cstheme="minorHAnsi"/>
        </w:rPr>
        <w:t>penghargaan</w:t>
      </w:r>
      <w:proofErr w:type="spellEnd"/>
      <w:r w:rsidRPr="00DB25C4">
        <w:rPr>
          <w:rFonts w:eastAsia="Calibri" w:cstheme="minorHAnsi"/>
        </w:rPr>
        <w:t xml:space="preserve"> Lecturer of the Year dan </w:t>
      </w:r>
      <w:proofErr w:type="spellStart"/>
      <w:r w:rsidRPr="00DB25C4">
        <w:rPr>
          <w:rFonts w:eastAsia="Calibri" w:cstheme="minorHAnsi"/>
        </w:rPr>
        <w:t>penilaian</w:t>
      </w:r>
      <w:proofErr w:type="spellEnd"/>
      <w:r w:rsidRPr="00DB25C4">
        <w:rPr>
          <w:rFonts w:eastAsia="Calibri" w:cstheme="minorHAnsi"/>
        </w:rPr>
        <w:t xml:space="preserve"> </w:t>
      </w:r>
      <w:proofErr w:type="spellStart"/>
      <w:r w:rsidRPr="00DB25C4">
        <w:rPr>
          <w:rFonts w:eastAsia="Calibri" w:cstheme="minorHAnsi"/>
        </w:rPr>
        <w:t>kinerja</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yang </w:t>
      </w:r>
      <w:proofErr w:type="spellStart"/>
      <w:r w:rsidRPr="00DB25C4">
        <w:rPr>
          <w:rFonts w:eastAsia="Calibri" w:cstheme="minorHAnsi"/>
        </w:rPr>
        <w:t>dilakukan</w:t>
      </w:r>
      <w:proofErr w:type="spellEnd"/>
      <w:r w:rsidRPr="00DB25C4">
        <w:rPr>
          <w:rFonts w:eastAsia="Calibri" w:cstheme="minorHAnsi"/>
        </w:rPr>
        <w:t xml:space="preserve"> di Universitas Ma Chung </w:t>
      </w:r>
      <w:proofErr w:type="spellStart"/>
      <w:r w:rsidRPr="00DB25C4">
        <w:rPr>
          <w:rFonts w:eastAsia="Calibri" w:cstheme="minorHAnsi"/>
        </w:rPr>
        <w:t>memberikan</w:t>
      </w:r>
      <w:proofErr w:type="spellEnd"/>
      <w:r w:rsidRPr="00DB25C4">
        <w:rPr>
          <w:rFonts w:eastAsia="Calibri" w:cstheme="minorHAnsi"/>
        </w:rPr>
        <w:t xml:space="preserve"> </w:t>
      </w:r>
      <w:proofErr w:type="spellStart"/>
      <w:r w:rsidRPr="00DB25C4">
        <w:rPr>
          <w:rFonts w:eastAsia="Calibri" w:cstheme="minorHAnsi"/>
        </w:rPr>
        <w:t>penekanan</w:t>
      </w:r>
      <w:proofErr w:type="spellEnd"/>
      <w:r w:rsidRPr="00DB25C4">
        <w:rPr>
          <w:rFonts w:eastAsia="Calibri" w:cstheme="minorHAnsi"/>
        </w:rPr>
        <w:t xml:space="preserve"> pada </w:t>
      </w:r>
      <w:proofErr w:type="spellStart"/>
      <w:r w:rsidRPr="00DB25C4">
        <w:rPr>
          <w:rFonts w:eastAsia="Calibri" w:cstheme="minorHAnsi"/>
        </w:rPr>
        <w:t>pentingnya</w:t>
      </w:r>
      <w:proofErr w:type="spellEnd"/>
      <w:r w:rsidRPr="00DB25C4">
        <w:rPr>
          <w:rFonts w:eastAsia="Calibri" w:cstheme="minorHAnsi"/>
        </w:rPr>
        <w:t xml:space="preserve"> </w:t>
      </w:r>
      <w:proofErr w:type="spellStart"/>
      <w:r w:rsidRPr="00DB25C4">
        <w:rPr>
          <w:rFonts w:eastAsia="Calibri" w:cstheme="minorHAnsi"/>
        </w:rPr>
        <w:t>kinerja</w:t>
      </w:r>
      <w:proofErr w:type="spellEnd"/>
      <w:r w:rsidRPr="00DB25C4">
        <w:rPr>
          <w:rFonts w:eastAsia="Calibri" w:cstheme="minorHAnsi"/>
        </w:rPr>
        <w:t xml:space="preserve"> </w:t>
      </w:r>
      <w:proofErr w:type="spellStart"/>
      <w:r w:rsidRPr="00DB25C4">
        <w:rPr>
          <w:rFonts w:eastAsia="Calibri" w:cstheme="minorHAnsi"/>
        </w:rPr>
        <w:t>akademik</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melaksanakan</w:t>
      </w:r>
      <w:proofErr w:type="spellEnd"/>
      <w:r w:rsidRPr="00DB25C4">
        <w:rPr>
          <w:rFonts w:eastAsia="Calibri" w:cstheme="minorHAnsi"/>
        </w:rPr>
        <w:t xml:space="preserve"> Tri Dharma </w:t>
      </w:r>
      <w:proofErr w:type="spellStart"/>
      <w:r w:rsidRPr="00DB25C4">
        <w:rPr>
          <w:rFonts w:eastAsia="Calibri" w:cstheme="minorHAnsi"/>
        </w:rPr>
        <w:t>Perguruan</w:t>
      </w:r>
      <w:proofErr w:type="spellEnd"/>
      <w:r w:rsidRPr="00DB25C4">
        <w:rPr>
          <w:rFonts w:eastAsia="Calibri" w:cstheme="minorHAnsi"/>
        </w:rPr>
        <w:t xml:space="preserve"> Tinggi, </w:t>
      </w:r>
      <w:proofErr w:type="spellStart"/>
      <w:r w:rsidRPr="00DB25C4">
        <w:rPr>
          <w:rFonts w:eastAsia="Calibri" w:cstheme="minorHAnsi"/>
        </w:rPr>
        <w:t>yaitu</w:t>
      </w:r>
      <w:proofErr w:type="spellEnd"/>
      <w:r w:rsidRPr="00DB25C4">
        <w:rPr>
          <w:rFonts w:eastAsia="Calibri" w:cstheme="minorHAnsi"/>
        </w:rPr>
        <w:t xml:space="preserve"> </w:t>
      </w:r>
      <w:proofErr w:type="spellStart"/>
      <w:r w:rsidRPr="00DB25C4">
        <w:rPr>
          <w:rFonts w:eastAsia="Calibri" w:cstheme="minorHAnsi"/>
        </w:rPr>
        <w:t>pendidikan</w:t>
      </w:r>
      <w:proofErr w:type="spellEnd"/>
      <w:r w:rsidRPr="00DB25C4">
        <w:rPr>
          <w:rFonts w:eastAsia="Calibri" w:cstheme="minorHAnsi"/>
        </w:rPr>
        <w:t xml:space="preserve"> dan </w:t>
      </w:r>
      <w:proofErr w:type="spellStart"/>
      <w:r w:rsidRPr="00DB25C4">
        <w:rPr>
          <w:rFonts w:eastAsia="Calibri" w:cstheme="minorHAnsi"/>
        </w:rPr>
        <w:t>pengajaran</w:t>
      </w:r>
      <w:proofErr w:type="spellEnd"/>
      <w:r w:rsidRPr="00DB25C4">
        <w:rPr>
          <w:rFonts w:eastAsia="Calibri" w:cstheme="minorHAnsi"/>
        </w:rPr>
        <w:t xml:space="preserve">, </w:t>
      </w:r>
      <w:proofErr w:type="spellStart"/>
      <w:r w:rsidRPr="00DB25C4">
        <w:rPr>
          <w:rFonts w:eastAsia="Calibri" w:cstheme="minorHAnsi"/>
        </w:rPr>
        <w:t>penelitian</w:t>
      </w:r>
      <w:proofErr w:type="spellEnd"/>
      <w:r w:rsidRPr="00DB25C4">
        <w:rPr>
          <w:rFonts w:eastAsia="Calibri" w:cstheme="minorHAnsi"/>
        </w:rPr>
        <w:t xml:space="preserve"> dan </w:t>
      </w:r>
      <w:proofErr w:type="spellStart"/>
      <w:r w:rsidRPr="00DB25C4">
        <w:rPr>
          <w:rFonts w:eastAsia="Calibri" w:cstheme="minorHAnsi"/>
        </w:rPr>
        <w:t>karya</w:t>
      </w:r>
      <w:proofErr w:type="spellEnd"/>
      <w:r w:rsidRPr="00DB25C4">
        <w:rPr>
          <w:rFonts w:eastAsia="Calibri" w:cstheme="minorHAnsi"/>
        </w:rPr>
        <w:t xml:space="preserve"> </w:t>
      </w:r>
      <w:proofErr w:type="spellStart"/>
      <w:r w:rsidRPr="00DB25C4">
        <w:rPr>
          <w:rFonts w:eastAsia="Calibri" w:cstheme="minorHAnsi"/>
        </w:rPr>
        <w:t>ilmiah</w:t>
      </w:r>
      <w:proofErr w:type="spellEnd"/>
      <w:r w:rsidRPr="00DB25C4">
        <w:rPr>
          <w:rFonts w:eastAsia="Calibri" w:cstheme="minorHAnsi"/>
        </w:rPr>
        <w:t xml:space="preserve">, dan </w:t>
      </w:r>
      <w:proofErr w:type="spellStart"/>
      <w:r w:rsidRPr="00DB25C4">
        <w:rPr>
          <w:rFonts w:eastAsia="Calibri" w:cstheme="minorHAnsi"/>
        </w:rPr>
        <w:t>pengabdian</w:t>
      </w:r>
      <w:proofErr w:type="spellEnd"/>
      <w:r w:rsidRPr="00DB25C4">
        <w:rPr>
          <w:rFonts w:eastAsia="Calibri" w:cstheme="minorHAnsi"/>
        </w:rPr>
        <w:t xml:space="preserve"> </w:t>
      </w:r>
      <w:proofErr w:type="spellStart"/>
      <w:r w:rsidRPr="00DB25C4">
        <w:rPr>
          <w:rFonts w:eastAsia="Calibri" w:cstheme="minorHAnsi"/>
        </w:rPr>
        <w:t>kepada</w:t>
      </w:r>
      <w:proofErr w:type="spellEnd"/>
      <w:r w:rsidRPr="00DB25C4">
        <w:rPr>
          <w:rFonts w:eastAsia="Calibri" w:cstheme="minorHAnsi"/>
        </w:rPr>
        <w:t xml:space="preserve"> </w:t>
      </w:r>
      <w:proofErr w:type="spellStart"/>
      <w:r w:rsidRPr="00DB25C4">
        <w:rPr>
          <w:rFonts w:eastAsia="Calibri" w:cstheme="minorHAnsi"/>
        </w:rPr>
        <w:t>masyarakat</w:t>
      </w:r>
      <w:proofErr w:type="spellEnd"/>
      <w:r w:rsidRPr="00DB25C4">
        <w:rPr>
          <w:rFonts w:eastAsia="Calibri" w:cstheme="minorHAnsi"/>
        </w:rPr>
        <w:t xml:space="preserve">. Program </w:t>
      </w:r>
      <w:proofErr w:type="spellStart"/>
      <w:r w:rsidRPr="00DB25C4">
        <w:rPr>
          <w:rFonts w:eastAsia="Calibri" w:cstheme="minorHAnsi"/>
        </w:rPr>
        <w:t>ini</w:t>
      </w:r>
      <w:proofErr w:type="spellEnd"/>
      <w:r w:rsidRPr="00DB25C4">
        <w:rPr>
          <w:rFonts w:eastAsia="Calibri" w:cstheme="minorHAnsi"/>
        </w:rPr>
        <w:t xml:space="preserve"> juga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motivasi</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melakukan</w:t>
      </w:r>
      <w:proofErr w:type="spellEnd"/>
      <w:r w:rsidRPr="00DB25C4">
        <w:rPr>
          <w:rFonts w:eastAsia="Calibri" w:cstheme="minorHAnsi"/>
        </w:rPr>
        <w:t xml:space="preserve"> </w:t>
      </w:r>
      <w:proofErr w:type="spellStart"/>
      <w:r w:rsidRPr="00DB25C4">
        <w:rPr>
          <w:rFonts w:eastAsia="Calibri" w:cstheme="minorHAnsi"/>
        </w:rPr>
        <w:t>kinerja</w:t>
      </w:r>
      <w:proofErr w:type="spellEnd"/>
      <w:r w:rsidRPr="00DB25C4">
        <w:rPr>
          <w:rFonts w:eastAsia="Calibri" w:cstheme="minorHAnsi"/>
        </w:rPr>
        <w:t xml:space="preserve"> </w:t>
      </w:r>
      <w:proofErr w:type="spellStart"/>
      <w:r w:rsidRPr="00DB25C4">
        <w:rPr>
          <w:rFonts w:eastAsia="Calibri" w:cstheme="minorHAnsi"/>
        </w:rPr>
        <w:t>terbaiknya</w:t>
      </w:r>
      <w:proofErr w:type="spellEnd"/>
      <w:r w:rsidRPr="00DB25C4">
        <w:rPr>
          <w:rFonts w:eastAsia="Calibri" w:cstheme="minorHAnsi"/>
        </w:rPr>
        <w:t xml:space="preserve"> dan </w:t>
      </w:r>
      <w:proofErr w:type="spellStart"/>
      <w:r w:rsidRPr="00DB25C4">
        <w:rPr>
          <w:rFonts w:eastAsia="Calibri" w:cstheme="minorHAnsi"/>
        </w:rPr>
        <w:t>memberikan</w:t>
      </w:r>
      <w:proofErr w:type="spellEnd"/>
      <w:r w:rsidRPr="00DB25C4">
        <w:rPr>
          <w:rFonts w:eastAsia="Calibri" w:cstheme="minorHAnsi"/>
        </w:rPr>
        <w:t xml:space="preserve"> </w:t>
      </w:r>
      <w:proofErr w:type="spellStart"/>
      <w:r w:rsidRPr="00DB25C4">
        <w:rPr>
          <w:rFonts w:eastAsia="Calibri" w:cstheme="minorHAnsi"/>
        </w:rPr>
        <w:t>kontribusi</w:t>
      </w:r>
      <w:proofErr w:type="spellEnd"/>
      <w:r w:rsidRPr="00DB25C4">
        <w:rPr>
          <w:rFonts w:eastAsia="Calibri" w:cstheme="minorHAnsi"/>
        </w:rPr>
        <w:t xml:space="preserve"> yang </w:t>
      </w:r>
      <w:proofErr w:type="spellStart"/>
      <w:r w:rsidRPr="00DB25C4">
        <w:rPr>
          <w:rFonts w:eastAsia="Calibri" w:cstheme="minorHAnsi"/>
        </w:rPr>
        <w:t>lebih</w:t>
      </w:r>
      <w:proofErr w:type="spellEnd"/>
      <w:r w:rsidRPr="00DB25C4">
        <w:rPr>
          <w:rFonts w:eastAsia="Calibri" w:cstheme="minorHAnsi"/>
        </w:rPr>
        <w:t xml:space="preserve"> </w:t>
      </w:r>
      <w:proofErr w:type="spellStart"/>
      <w:r w:rsidRPr="00DB25C4">
        <w:rPr>
          <w:rFonts w:eastAsia="Calibri" w:cstheme="minorHAnsi"/>
        </w:rPr>
        <w:t>besar</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pengembangan</w:t>
      </w:r>
      <w:proofErr w:type="spellEnd"/>
      <w:r w:rsidRPr="00DB25C4">
        <w:rPr>
          <w:rFonts w:eastAsia="Calibri" w:cstheme="minorHAnsi"/>
        </w:rPr>
        <w:t xml:space="preserve"> Universitas Ma Chung.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kinerja</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yang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secara</w:t>
      </w:r>
      <w:proofErr w:type="spellEnd"/>
      <w:r w:rsidRPr="00DB25C4">
        <w:rPr>
          <w:rFonts w:eastAsia="Calibri" w:cstheme="minorHAnsi"/>
        </w:rPr>
        <w:t xml:space="preserve"> </w:t>
      </w:r>
      <w:proofErr w:type="spellStart"/>
      <w:r w:rsidRPr="00DB25C4">
        <w:rPr>
          <w:rFonts w:eastAsia="Calibri" w:cstheme="minorHAnsi"/>
        </w:rPr>
        <w:t>teratur</w:t>
      </w:r>
      <w:proofErr w:type="spellEnd"/>
      <w:r w:rsidRPr="00DB25C4">
        <w:rPr>
          <w:rFonts w:eastAsia="Calibri" w:cstheme="minorHAnsi"/>
        </w:rPr>
        <w:t xml:space="preserve"> dan </w:t>
      </w:r>
      <w:proofErr w:type="spellStart"/>
      <w:r w:rsidRPr="00DB25C4">
        <w:rPr>
          <w:rFonts w:eastAsia="Calibri" w:cstheme="minorHAnsi"/>
        </w:rPr>
        <w:t>sistematis</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menggunakan</w:t>
      </w:r>
      <w:proofErr w:type="spellEnd"/>
      <w:r w:rsidRPr="00DB25C4">
        <w:rPr>
          <w:rFonts w:eastAsia="Calibri" w:cstheme="minorHAnsi"/>
        </w:rPr>
        <w:t xml:space="preserve"> </w:t>
      </w:r>
      <w:proofErr w:type="spellStart"/>
      <w:r w:rsidRPr="00DB25C4">
        <w:rPr>
          <w:rFonts w:eastAsia="Calibri" w:cstheme="minorHAnsi"/>
        </w:rPr>
        <w:t>perangkat</w:t>
      </w:r>
      <w:proofErr w:type="spellEnd"/>
      <w:r w:rsidRPr="00DB25C4">
        <w:rPr>
          <w:rFonts w:eastAsia="Calibri" w:cstheme="minorHAnsi"/>
        </w:rPr>
        <w:t xml:space="preserve"> ITIKAD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memotivasi</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kinerjanya</w:t>
      </w:r>
      <w:proofErr w:type="spellEnd"/>
      <w:r w:rsidRPr="00DB25C4">
        <w:rPr>
          <w:rFonts w:eastAsia="Calibri" w:cstheme="minorHAnsi"/>
        </w:rPr>
        <w:t xml:space="preserve"> dan </w:t>
      </w:r>
      <w:proofErr w:type="spellStart"/>
      <w:r w:rsidRPr="00DB25C4">
        <w:rPr>
          <w:rFonts w:eastAsia="Calibri" w:cstheme="minorHAnsi"/>
        </w:rPr>
        <w:t>melaksanakan</w:t>
      </w:r>
      <w:proofErr w:type="spellEnd"/>
      <w:r w:rsidRPr="00DB25C4">
        <w:rPr>
          <w:rFonts w:eastAsia="Calibri" w:cstheme="minorHAnsi"/>
        </w:rPr>
        <w:t xml:space="preserve"> </w:t>
      </w:r>
      <w:proofErr w:type="spellStart"/>
      <w:r w:rsidRPr="00DB25C4">
        <w:rPr>
          <w:rFonts w:eastAsia="Calibri" w:cstheme="minorHAnsi"/>
        </w:rPr>
        <w:t>tugasnya</w:t>
      </w:r>
      <w:proofErr w:type="spellEnd"/>
      <w:r w:rsidRPr="00DB25C4">
        <w:rPr>
          <w:rFonts w:eastAsia="Calibri" w:cstheme="minorHAnsi"/>
        </w:rPr>
        <w:t xml:space="preserve"> </w:t>
      </w:r>
      <w:proofErr w:type="spellStart"/>
      <w:r w:rsidRPr="00DB25C4">
        <w:rPr>
          <w:rFonts w:eastAsia="Calibri" w:cstheme="minorHAnsi"/>
        </w:rPr>
        <w:t>secara</w:t>
      </w:r>
      <w:proofErr w:type="spellEnd"/>
      <w:r w:rsidRPr="00DB25C4">
        <w:rPr>
          <w:rFonts w:eastAsia="Calibri" w:cstheme="minorHAnsi"/>
        </w:rPr>
        <w:t xml:space="preserve"> optimal. </w:t>
      </w:r>
      <w:proofErr w:type="spellStart"/>
      <w:r w:rsidRPr="00DB25C4">
        <w:rPr>
          <w:rFonts w:eastAsia="Calibri" w:cstheme="minorHAnsi"/>
        </w:rPr>
        <w:t>Selain</w:t>
      </w:r>
      <w:proofErr w:type="spellEnd"/>
      <w:r w:rsidRPr="00DB25C4">
        <w:rPr>
          <w:rFonts w:eastAsia="Calibri" w:cstheme="minorHAnsi"/>
        </w:rPr>
        <w:t xml:space="preserve"> </w:t>
      </w:r>
      <w:proofErr w:type="spellStart"/>
      <w:r w:rsidRPr="00DB25C4">
        <w:rPr>
          <w:rFonts w:eastAsia="Calibri" w:cstheme="minorHAnsi"/>
        </w:rPr>
        <w:t>itu</w:t>
      </w:r>
      <w:proofErr w:type="spellEnd"/>
      <w:r w:rsidRPr="00DB25C4">
        <w:rPr>
          <w:rFonts w:eastAsia="Calibri" w:cstheme="minorHAnsi"/>
        </w:rPr>
        <w:t xml:space="preserve">, </w:t>
      </w:r>
      <w:proofErr w:type="spellStart"/>
      <w:r w:rsidRPr="00DB25C4">
        <w:rPr>
          <w:rFonts w:eastAsia="Calibri" w:cstheme="minorHAnsi"/>
        </w:rPr>
        <w:t>penilaian</w:t>
      </w:r>
      <w:proofErr w:type="spellEnd"/>
      <w:r w:rsidRPr="00DB25C4">
        <w:rPr>
          <w:rFonts w:eastAsia="Calibri" w:cstheme="minorHAnsi"/>
        </w:rPr>
        <w:t xml:space="preserve"> </w:t>
      </w:r>
      <w:proofErr w:type="spellStart"/>
      <w:r w:rsidRPr="00DB25C4">
        <w:rPr>
          <w:rFonts w:eastAsia="Calibri" w:cstheme="minorHAnsi"/>
        </w:rPr>
        <w:t>kinerja</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juga </w:t>
      </w:r>
      <w:proofErr w:type="spellStart"/>
      <w:r w:rsidRPr="00DB25C4">
        <w:rPr>
          <w:rFonts w:eastAsia="Calibri" w:cstheme="minorHAnsi"/>
        </w:rPr>
        <w:t>digunakan</w:t>
      </w:r>
      <w:proofErr w:type="spellEnd"/>
      <w:r w:rsidRPr="00DB25C4">
        <w:rPr>
          <w:rFonts w:eastAsia="Calibri" w:cstheme="minorHAnsi"/>
        </w:rPr>
        <w:t xml:space="preserve"> </w:t>
      </w:r>
      <w:proofErr w:type="spellStart"/>
      <w:r w:rsidRPr="00DB25C4">
        <w:rPr>
          <w:rFonts w:eastAsia="Calibri" w:cstheme="minorHAnsi"/>
        </w:rPr>
        <w:t>sebagai</w:t>
      </w:r>
      <w:proofErr w:type="spellEnd"/>
      <w:r w:rsidRPr="00DB25C4">
        <w:rPr>
          <w:rFonts w:eastAsia="Calibri" w:cstheme="minorHAnsi"/>
        </w:rPr>
        <w:t xml:space="preserve"> </w:t>
      </w:r>
      <w:proofErr w:type="spellStart"/>
      <w:r w:rsidRPr="00DB25C4">
        <w:rPr>
          <w:rFonts w:eastAsia="Calibri" w:cstheme="minorHAnsi"/>
        </w:rPr>
        <w:t>dasar</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menentukan</w:t>
      </w:r>
      <w:proofErr w:type="spellEnd"/>
      <w:r w:rsidRPr="00DB25C4">
        <w:rPr>
          <w:rFonts w:eastAsia="Calibri" w:cstheme="minorHAnsi"/>
        </w:rPr>
        <w:t xml:space="preserve"> </w:t>
      </w:r>
      <w:proofErr w:type="spellStart"/>
      <w:r w:rsidRPr="00DB25C4">
        <w:rPr>
          <w:rFonts w:eastAsia="Calibri" w:cstheme="minorHAnsi"/>
        </w:rPr>
        <w:t>tindakan</w:t>
      </w:r>
      <w:proofErr w:type="spellEnd"/>
      <w:r w:rsidRPr="00DB25C4">
        <w:rPr>
          <w:rFonts w:eastAsia="Calibri" w:cstheme="minorHAnsi"/>
        </w:rPr>
        <w:t xml:space="preserve"> </w:t>
      </w:r>
      <w:proofErr w:type="spellStart"/>
      <w:r w:rsidRPr="00DB25C4">
        <w:rPr>
          <w:rFonts w:eastAsia="Calibri" w:cstheme="minorHAnsi"/>
        </w:rPr>
        <w:t>pembinaan</w:t>
      </w:r>
      <w:proofErr w:type="spellEnd"/>
      <w:r w:rsidRPr="00DB25C4">
        <w:rPr>
          <w:rFonts w:eastAsia="Calibri" w:cstheme="minorHAnsi"/>
        </w:rPr>
        <w:t xml:space="preserve"> dan </w:t>
      </w:r>
      <w:proofErr w:type="spellStart"/>
      <w:r w:rsidRPr="00DB25C4">
        <w:rPr>
          <w:rFonts w:eastAsia="Calibri" w:cstheme="minorHAnsi"/>
        </w:rPr>
        <w:t>pemberian</w:t>
      </w:r>
      <w:proofErr w:type="spellEnd"/>
      <w:r w:rsidRPr="00DB25C4">
        <w:rPr>
          <w:rFonts w:eastAsia="Calibri" w:cstheme="minorHAnsi"/>
        </w:rPr>
        <w:t xml:space="preserve"> reward </w:t>
      </w:r>
      <w:proofErr w:type="spellStart"/>
      <w:r w:rsidRPr="00DB25C4">
        <w:rPr>
          <w:rFonts w:eastAsia="Calibri" w:cstheme="minorHAnsi"/>
        </w:rPr>
        <w:t>seperti</w:t>
      </w:r>
      <w:proofErr w:type="spellEnd"/>
      <w:r w:rsidRPr="00DB25C4">
        <w:rPr>
          <w:rFonts w:eastAsia="Calibri" w:cstheme="minorHAnsi"/>
        </w:rPr>
        <w:t xml:space="preserve"> bonus </w:t>
      </w:r>
      <w:proofErr w:type="spellStart"/>
      <w:r w:rsidRPr="00DB25C4">
        <w:rPr>
          <w:rFonts w:eastAsia="Calibri" w:cstheme="minorHAnsi"/>
        </w:rPr>
        <w:t>kinerja</w:t>
      </w:r>
      <w:proofErr w:type="spellEnd"/>
      <w:r w:rsidRPr="00DB25C4">
        <w:rPr>
          <w:rFonts w:eastAsia="Calibri" w:cstheme="minorHAnsi"/>
        </w:rPr>
        <w:t xml:space="preserve"> dan </w:t>
      </w:r>
      <w:proofErr w:type="spellStart"/>
      <w:r w:rsidRPr="00DB25C4">
        <w:rPr>
          <w:rFonts w:eastAsia="Calibri" w:cstheme="minorHAnsi"/>
        </w:rPr>
        <w:t>kenaikan</w:t>
      </w:r>
      <w:proofErr w:type="spellEnd"/>
      <w:r w:rsidRPr="00DB25C4">
        <w:rPr>
          <w:rFonts w:eastAsia="Calibri" w:cstheme="minorHAnsi"/>
        </w:rPr>
        <w:t xml:space="preserve"> </w:t>
      </w:r>
      <w:proofErr w:type="spellStart"/>
      <w:r w:rsidRPr="00DB25C4">
        <w:rPr>
          <w:rFonts w:eastAsia="Calibri" w:cstheme="minorHAnsi"/>
        </w:rPr>
        <w:t>pangkat</w:t>
      </w:r>
      <w:proofErr w:type="spellEnd"/>
      <w:r w:rsidRPr="00DB25C4">
        <w:rPr>
          <w:rFonts w:eastAsia="Calibri" w:cstheme="minorHAnsi"/>
        </w:rPr>
        <w:t xml:space="preserve"> internal, yang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mempengaruhi</w:t>
      </w:r>
      <w:proofErr w:type="spellEnd"/>
      <w:r w:rsidRPr="00DB25C4">
        <w:rPr>
          <w:rFonts w:eastAsia="Calibri" w:cstheme="minorHAnsi"/>
        </w:rPr>
        <w:t xml:space="preserve"> </w:t>
      </w:r>
      <w:proofErr w:type="spellStart"/>
      <w:r w:rsidRPr="00DB25C4">
        <w:rPr>
          <w:rFonts w:eastAsia="Calibri" w:cstheme="minorHAnsi"/>
        </w:rPr>
        <w:t>motivasi</w:t>
      </w:r>
      <w:proofErr w:type="spellEnd"/>
      <w:r w:rsidRPr="00DB25C4">
        <w:rPr>
          <w:rFonts w:eastAsia="Calibri" w:cstheme="minorHAnsi"/>
        </w:rPr>
        <w:t xml:space="preserve"> dan </w:t>
      </w:r>
      <w:proofErr w:type="spellStart"/>
      <w:r w:rsidRPr="00DB25C4">
        <w:rPr>
          <w:rFonts w:eastAsia="Calibri" w:cstheme="minorHAnsi"/>
        </w:rPr>
        <w:t>kepuasan</w:t>
      </w:r>
      <w:proofErr w:type="spellEnd"/>
      <w:r w:rsidRPr="00DB25C4">
        <w:rPr>
          <w:rFonts w:eastAsia="Calibri" w:cstheme="minorHAnsi"/>
        </w:rPr>
        <w:t xml:space="preserve"> </w:t>
      </w:r>
      <w:proofErr w:type="spellStart"/>
      <w:r w:rsidRPr="00DB25C4">
        <w:rPr>
          <w:rFonts w:eastAsia="Calibri" w:cstheme="minorHAnsi"/>
        </w:rPr>
        <w:t>kerja</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demikian</w:t>
      </w:r>
      <w:proofErr w:type="spellEnd"/>
      <w:r w:rsidRPr="00DB25C4">
        <w:rPr>
          <w:rFonts w:eastAsia="Calibri" w:cstheme="minorHAnsi"/>
        </w:rPr>
        <w:t xml:space="preserve">, </w:t>
      </w:r>
      <w:proofErr w:type="spellStart"/>
      <w:r w:rsidRPr="00DB25C4">
        <w:rPr>
          <w:rFonts w:eastAsia="Calibri" w:cstheme="minorHAnsi"/>
        </w:rPr>
        <w:t>penghargaan</w:t>
      </w:r>
      <w:proofErr w:type="spellEnd"/>
      <w:r w:rsidRPr="00DB25C4">
        <w:rPr>
          <w:rFonts w:eastAsia="Calibri" w:cstheme="minorHAnsi"/>
        </w:rPr>
        <w:t xml:space="preserve"> dan </w:t>
      </w:r>
      <w:proofErr w:type="spellStart"/>
      <w:r w:rsidRPr="00DB25C4">
        <w:rPr>
          <w:rFonts w:eastAsia="Calibri" w:cstheme="minorHAnsi"/>
        </w:rPr>
        <w:t>penilaian</w:t>
      </w:r>
      <w:proofErr w:type="spellEnd"/>
      <w:r w:rsidRPr="00DB25C4">
        <w:rPr>
          <w:rFonts w:eastAsia="Calibri" w:cstheme="minorHAnsi"/>
        </w:rPr>
        <w:t xml:space="preserve"> </w:t>
      </w:r>
      <w:proofErr w:type="spellStart"/>
      <w:r w:rsidRPr="00DB25C4">
        <w:rPr>
          <w:rFonts w:eastAsia="Calibri" w:cstheme="minorHAnsi"/>
        </w:rPr>
        <w:t>kinerja</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w:t>
      </w:r>
      <w:proofErr w:type="spellStart"/>
      <w:r w:rsidRPr="00DB25C4">
        <w:rPr>
          <w:rFonts w:eastAsia="Calibri" w:cstheme="minorHAnsi"/>
        </w:rPr>
        <w:t>memiliki</w:t>
      </w:r>
      <w:proofErr w:type="spellEnd"/>
      <w:r w:rsidRPr="00DB25C4">
        <w:rPr>
          <w:rFonts w:eastAsia="Calibri" w:cstheme="minorHAnsi"/>
        </w:rPr>
        <w:t xml:space="preserve"> </w:t>
      </w:r>
      <w:proofErr w:type="spellStart"/>
      <w:r w:rsidRPr="00DB25C4">
        <w:rPr>
          <w:rFonts w:eastAsia="Calibri" w:cstheme="minorHAnsi"/>
        </w:rPr>
        <w:t>implikasi</w:t>
      </w:r>
      <w:proofErr w:type="spellEnd"/>
      <w:r w:rsidRPr="00DB25C4">
        <w:rPr>
          <w:rFonts w:eastAsia="Calibri" w:cstheme="minorHAnsi"/>
        </w:rPr>
        <w:t xml:space="preserve"> yang </w:t>
      </w:r>
      <w:proofErr w:type="spellStart"/>
      <w:r w:rsidRPr="00DB25C4">
        <w:rPr>
          <w:rFonts w:eastAsia="Calibri" w:cstheme="minorHAnsi"/>
        </w:rPr>
        <w:t>positif</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kualitas</w:t>
      </w:r>
      <w:proofErr w:type="spellEnd"/>
      <w:r w:rsidRPr="00DB25C4">
        <w:rPr>
          <w:rFonts w:eastAsia="Calibri" w:cstheme="minorHAnsi"/>
        </w:rPr>
        <w:t xml:space="preserve"> </w:t>
      </w:r>
      <w:proofErr w:type="spellStart"/>
      <w:r w:rsidRPr="00DB25C4">
        <w:rPr>
          <w:rFonts w:eastAsia="Calibri" w:cstheme="minorHAnsi"/>
        </w:rPr>
        <w:t>pendidikan</w:t>
      </w:r>
      <w:proofErr w:type="spellEnd"/>
      <w:r w:rsidRPr="00DB25C4">
        <w:rPr>
          <w:rFonts w:eastAsia="Calibri" w:cstheme="minorHAnsi"/>
        </w:rPr>
        <w:t xml:space="preserve">, </w:t>
      </w:r>
      <w:proofErr w:type="spellStart"/>
      <w:r w:rsidRPr="00DB25C4">
        <w:rPr>
          <w:rFonts w:eastAsia="Calibri" w:cstheme="minorHAnsi"/>
        </w:rPr>
        <w:t>penelitian</w:t>
      </w:r>
      <w:proofErr w:type="spellEnd"/>
      <w:r w:rsidRPr="00DB25C4">
        <w:rPr>
          <w:rFonts w:eastAsia="Calibri" w:cstheme="minorHAnsi"/>
        </w:rPr>
        <w:t xml:space="preserve">, dan </w:t>
      </w:r>
      <w:proofErr w:type="spellStart"/>
      <w:r w:rsidRPr="00DB25C4">
        <w:rPr>
          <w:rFonts w:eastAsia="Calibri" w:cstheme="minorHAnsi"/>
        </w:rPr>
        <w:t>pengabdian</w:t>
      </w:r>
      <w:proofErr w:type="spellEnd"/>
      <w:r w:rsidRPr="00DB25C4">
        <w:rPr>
          <w:rFonts w:eastAsia="Calibri" w:cstheme="minorHAnsi"/>
        </w:rPr>
        <w:t xml:space="preserve"> </w:t>
      </w:r>
      <w:proofErr w:type="spellStart"/>
      <w:r w:rsidRPr="00DB25C4">
        <w:rPr>
          <w:rFonts w:eastAsia="Calibri" w:cstheme="minorHAnsi"/>
        </w:rPr>
        <w:t>kepada</w:t>
      </w:r>
      <w:proofErr w:type="spellEnd"/>
      <w:r w:rsidRPr="00DB25C4">
        <w:rPr>
          <w:rFonts w:eastAsia="Calibri" w:cstheme="minorHAnsi"/>
        </w:rPr>
        <w:t xml:space="preserve"> </w:t>
      </w:r>
      <w:proofErr w:type="spellStart"/>
      <w:r w:rsidRPr="00DB25C4">
        <w:rPr>
          <w:rFonts w:eastAsia="Calibri" w:cstheme="minorHAnsi"/>
        </w:rPr>
        <w:t>masyarakat</w:t>
      </w:r>
      <w:proofErr w:type="spellEnd"/>
      <w:r w:rsidRPr="00DB25C4">
        <w:rPr>
          <w:rFonts w:eastAsia="Calibri" w:cstheme="minorHAnsi"/>
        </w:rPr>
        <w:t xml:space="preserve"> di Universitas Ma Chung. </w:t>
      </w:r>
      <w:proofErr w:type="spellStart"/>
      <w:r w:rsidRPr="00DB25C4">
        <w:rPr>
          <w:rFonts w:eastAsia="Calibri" w:cstheme="minorHAnsi"/>
        </w:rPr>
        <w:t>Bagi</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yang </w:t>
      </w:r>
      <w:proofErr w:type="spellStart"/>
      <w:r w:rsidRPr="00DB25C4">
        <w:rPr>
          <w:rFonts w:eastAsia="Calibri" w:cstheme="minorHAnsi"/>
        </w:rPr>
        <w:t>memiliki</w:t>
      </w:r>
      <w:proofErr w:type="spellEnd"/>
      <w:r w:rsidRPr="00DB25C4">
        <w:rPr>
          <w:rFonts w:eastAsia="Calibri" w:cstheme="minorHAnsi"/>
        </w:rPr>
        <w:t xml:space="preserve"> </w:t>
      </w:r>
      <w:proofErr w:type="spellStart"/>
      <w:r w:rsidRPr="00DB25C4">
        <w:rPr>
          <w:rFonts w:eastAsia="Calibri" w:cstheme="minorHAnsi"/>
        </w:rPr>
        <w:t>nilai</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Kinerja di </w:t>
      </w:r>
      <w:proofErr w:type="spellStart"/>
      <w:r w:rsidRPr="00DB25C4">
        <w:rPr>
          <w:rFonts w:eastAsia="Calibri" w:cstheme="minorHAnsi"/>
        </w:rPr>
        <w:t>bawah</w:t>
      </w:r>
      <w:proofErr w:type="spellEnd"/>
      <w:r w:rsidRPr="00DB25C4">
        <w:rPr>
          <w:rFonts w:eastAsia="Calibri" w:cstheme="minorHAnsi"/>
        </w:rPr>
        <w:t xml:space="preserve"> </w:t>
      </w:r>
      <w:proofErr w:type="spellStart"/>
      <w:r w:rsidRPr="00DB25C4">
        <w:rPr>
          <w:rFonts w:eastAsia="Calibri" w:cstheme="minorHAnsi"/>
        </w:rPr>
        <w:t>standar</w:t>
      </w:r>
      <w:proofErr w:type="spellEnd"/>
      <w:r w:rsidRPr="00DB25C4">
        <w:rPr>
          <w:rFonts w:eastAsia="Calibri" w:cstheme="minorHAnsi"/>
        </w:rPr>
        <w:t xml:space="preserve"> yang </w:t>
      </w:r>
      <w:proofErr w:type="spellStart"/>
      <w:r w:rsidRPr="00DB25C4">
        <w:rPr>
          <w:rFonts w:eastAsia="Calibri" w:cstheme="minorHAnsi"/>
        </w:rPr>
        <w:t>ditetapkan</w:t>
      </w:r>
      <w:proofErr w:type="spellEnd"/>
      <w:r w:rsidRPr="00DB25C4">
        <w:rPr>
          <w:rFonts w:eastAsia="Calibri" w:cstheme="minorHAnsi"/>
        </w:rPr>
        <w:t xml:space="preserve">, </w:t>
      </w:r>
      <w:proofErr w:type="spellStart"/>
      <w:r w:rsidRPr="00DB25C4">
        <w:rPr>
          <w:rFonts w:eastAsia="Calibri" w:cstheme="minorHAnsi"/>
        </w:rPr>
        <w:t>maka</w:t>
      </w:r>
      <w:proofErr w:type="spellEnd"/>
      <w:r w:rsidRPr="00DB25C4">
        <w:rPr>
          <w:rFonts w:eastAsia="Calibri" w:cstheme="minorHAnsi"/>
        </w:rPr>
        <w:t xml:space="preserve"> </w:t>
      </w:r>
      <w:proofErr w:type="spellStart"/>
      <w:r w:rsidRPr="00DB25C4">
        <w:rPr>
          <w:rFonts w:eastAsia="Calibri" w:cstheme="minorHAnsi"/>
        </w:rPr>
        <w:t>akan</w:t>
      </w:r>
      <w:proofErr w:type="spellEnd"/>
      <w:r w:rsidRPr="00DB25C4">
        <w:rPr>
          <w:rFonts w:eastAsia="Calibri" w:cstheme="minorHAnsi"/>
        </w:rPr>
        <w:t xml:space="preserve">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pembinaan</w:t>
      </w:r>
      <w:proofErr w:type="spellEnd"/>
      <w:r w:rsidRPr="00DB25C4">
        <w:rPr>
          <w:rFonts w:eastAsia="Calibri" w:cstheme="minorHAnsi"/>
        </w:rPr>
        <w:t xml:space="preserve"> </w:t>
      </w:r>
      <w:proofErr w:type="spellStart"/>
      <w:r w:rsidRPr="00DB25C4">
        <w:rPr>
          <w:rFonts w:eastAsia="Calibri" w:cstheme="minorHAnsi"/>
        </w:rPr>
        <w:t>berupa</w:t>
      </w:r>
      <w:proofErr w:type="spellEnd"/>
      <w:r w:rsidRPr="00DB25C4">
        <w:rPr>
          <w:rFonts w:eastAsia="Calibri" w:cstheme="minorHAnsi"/>
        </w:rPr>
        <w:t xml:space="preserve"> </w:t>
      </w:r>
      <w:proofErr w:type="spellStart"/>
      <w:r w:rsidRPr="00DB25C4">
        <w:rPr>
          <w:rFonts w:eastAsia="Calibri" w:cstheme="minorHAnsi"/>
        </w:rPr>
        <w:t>pendampingan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harapan</w:t>
      </w:r>
      <w:proofErr w:type="spellEnd"/>
      <w:r w:rsidRPr="00DB25C4">
        <w:rPr>
          <w:rFonts w:eastAsia="Calibri" w:cstheme="minorHAnsi"/>
        </w:rPr>
        <w:t xml:space="preserve"> di </w:t>
      </w:r>
      <w:proofErr w:type="spellStart"/>
      <w:r w:rsidRPr="00DB25C4">
        <w:rPr>
          <w:rFonts w:eastAsia="Calibri" w:cstheme="minorHAnsi"/>
        </w:rPr>
        <w:t>periode</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berikutnya</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mencapai</w:t>
      </w:r>
      <w:proofErr w:type="spellEnd"/>
      <w:r w:rsidRPr="00DB25C4">
        <w:rPr>
          <w:rFonts w:eastAsia="Calibri" w:cstheme="minorHAnsi"/>
        </w:rPr>
        <w:t xml:space="preserve"> </w:t>
      </w:r>
      <w:proofErr w:type="spellStart"/>
      <w:r w:rsidRPr="00DB25C4">
        <w:rPr>
          <w:rFonts w:eastAsia="Calibri" w:cstheme="minorHAnsi"/>
        </w:rPr>
        <w:t>standar</w:t>
      </w:r>
      <w:proofErr w:type="spellEnd"/>
      <w:r w:rsidRPr="00DB25C4">
        <w:rPr>
          <w:rFonts w:eastAsia="Calibri" w:cstheme="minorHAnsi"/>
        </w:rPr>
        <w:t xml:space="preserve"> yang </w:t>
      </w:r>
      <w:proofErr w:type="spellStart"/>
      <w:r w:rsidRPr="00DB25C4">
        <w:rPr>
          <w:rFonts w:eastAsia="Calibri" w:cstheme="minorHAnsi"/>
        </w:rPr>
        <w:t>ditetapkan</w:t>
      </w:r>
      <w:proofErr w:type="spellEnd"/>
      <w:r w:rsidRPr="00DB25C4">
        <w:rPr>
          <w:rFonts w:eastAsia="Calibri" w:cstheme="minorHAnsi"/>
        </w:rPr>
        <w:t>.</w:t>
      </w:r>
    </w:p>
    <w:p w14:paraId="66D0FE93" w14:textId="77777777" w:rsidR="00866ABA" w:rsidRPr="00DB25C4" w:rsidRDefault="00866ABA" w:rsidP="00687314">
      <w:pPr>
        <w:spacing w:after="0" w:line="240" w:lineRule="auto"/>
        <w:ind w:firstLine="360"/>
        <w:jc w:val="both"/>
        <w:rPr>
          <w:rFonts w:cstheme="minorHAnsi"/>
        </w:rPr>
      </w:pPr>
      <w:proofErr w:type="spellStart"/>
      <w:r w:rsidRPr="00DB25C4">
        <w:rPr>
          <w:rFonts w:cstheme="minorHAnsi"/>
        </w:rPr>
        <w:t>Pemberhentian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merujuk</w:t>
      </w:r>
      <w:proofErr w:type="spellEnd"/>
      <w:r w:rsidRPr="00DB25C4">
        <w:rPr>
          <w:rFonts w:cstheme="minorHAnsi"/>
        </w:rPr>
        <w:t xml:space="preserve"> pada Surat Keputusan </w:t>
      </w:r>
      <w:proofErr w:type="spellStart"/>
      <w:r w:rsidRPr="00DB25C4">
        <w:rPr>
          <w:rFonts w:cstheme="minorHAnsi"/>
        </w:rPr>
        <w:t>Rektor</w:t>
      </w:r>
      <w:proofErr w:type="spellEnd"/>
      <w:r w:rsidRPr="00DB25C4">
        <w:rPr>
          <w:rFonts w:cstheme="minorHAnsi"/>
        </w:rPr>
        <w:t xml:space="preserve"> </w:t>
      </w:r>
      <w:proofErr w:type="spellStart"/>
      <w:r w:rsidRPr="00DB25C4">
        <w:rPr>
          <w:rFonts w:cstheme="minorHAnsi"/>
        </w:rPr>
        <w:t>Nomor</w:t>
      </w:r>
      <w:proofErr w:type="spellEnd"/>
      <w:r w:rsidRPr="00DB25C4">
        <w:rPr>
          <w:rFonts w:cstheme="minorHAnsi"/>
        </w:rPr>
        <w:t xml:space="preserve"> 0066/MACHUNG/SK-REK/XII/2015 Bab XIV </w:t>
      </w:r>
      <w:proofErr w:type="spellStart"/>
      <w:r w:rsidRPr="00DB25C4">
        <w:rPr>
          <w:rFonts w:cstheme="minorHAnsi"/>
        </w:rPr>
        <w:t>Pasal</w:t>
      </w:r>
      <w:proofErr w:type="spellEnd"/>
      <w:r w:rsidRPr="00DB25C4">
        <w:rPr>
          <w:rFonts w:cstheme="minorHAnsi"/>
        </w:rPr>
        <w:t xml:space="preserve"> 46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Jenis-jenis</w:t>
      </w:r>
      <w:proofErr w:type="spellEnd"/>
      <w:r w:rsidRPr="00DB25C4">
        <w:rPr>
          <w:rFonts w:cstheme="minorHAnsi"/>
        </w:rPr>
        <w:t xml:space="preserve"> dan </w:t>
      </w:r>
      <w:proofErr w:type="spellStart"/>
      <w:r w:rsidRPr="00DB25C4">
        <w:rPr>
          <w:rFonts w:cstheme="minorHAnsi"/>
        </w:rPr>
        <w:t>Aturan</w:t>
      </w:r>
      <w:proofErr w:type="spellEnd"/>
      <w:r w:rsidRPr="00DB25C4">
        <w:rPr>
          <w:rFonts w:cstheme="minorHAnsi"/>
        </w:rPr>
        <w:t xml:space="preserve"> </w:t>
      </w:r>
      <w:proofErr w:type="spellStart"/>
      <w:r w:rsidRPr="00DB25C4">
        <w:rPr>
          <w:rFonts w:cstheme="minorHAnsi"/>
        </w:rPr>
        <w:t>Pemberhentian</w:t>
      </w:r>
      <w:proofErr w:type="spellEnd"/>
      <w:r w:rsidRPr="00DB25C4">
        <w:rPr>
          <w:rFonts w:cstheme="minorHAnsi"/>
        </w:rPr>
        <w:t xml:space="preserve">. </w:t>
      </w:r>
      <w:proofErr w:type="spellStart"/>
      <w:r w:rsidRPr="00DB25C4">
        <w:rPr>
          <w:rFonts w:cstheme="minorHAnsi"/>
        </w:rPr>
        <w:t>Ketentuan</w:t>
      </w:r>
      <w:proofErr w:type="spellEnd"/>
      <w:r w:rsidRPr="00DB25C4">
        <w:rPr>
          <w:rFonts w:cstheme="minorHAnsi"/>
        </w:rPr>
        <w:t xml:space="preserve">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selanjutnya</w:t>
      </w:r>
      <w:proofErr w:type="spellEnd"/>
      <w:r w:rsidRPr="00DB25C4">
        <w:rPr>
          <w:rFonts w:cstheme="minorHAnsi"/>
        </w:rPr>
        <w:t xml:space="preserve"> </w:t>
      </w:r>
      <w:proofErr w:type="spellStart"/>
      <w:r w:rsidRPr="00DB25C4">
        <w:rPr>
          <w:rFonts w:cstheme="minorHAnsi"/>
        </w:rPr>
        <w:t>dijabarkan</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rinci</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SOP </w:t>
      </w:r>
      <w:proofErr w:type="spellStart"/>
      <w:r w:rsidRPr="00DB25C4">
        <w:rPr>
          <w:rFonts w:cstheme="minorHAnsi"/>
        </w:rPr>
        <w:t>Pemberhentian</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BPSDM-SOP-PP-002 yang </w:t>
      </w:r>
      <w:proofErr w:type="spellStart"/>
      <w:r w:rsidRPr="00DB25C4">
        <w:rPr>
          <w:rFonts w:cstheme="minorHAnsi"/>
        </w:rPr>
        <w:t>mengatur</w:t>
      </w:r>
      <w:proofErr w:type="spellEnd"/>
      <w:r w:rsidRPr="00DB25C4">
        <w:rPr>
          <w:rFonts w:cstheme="minorHAnsi"/>
        </w:rPr>
        <w:t xml:space="preserve">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langkah</w:t>
      </w:r>
      <w:proofErr w:type="spellEnd"/>
      <w:r w:rsidRPr="00DB25C4">
        <w:rPr>
          <w:rFonts w:cstheme="minorHAnsi"/>
        </w:rPr>
        <w:t xml:space="preserve">, </w:t>
      </w:r>
      <w:proofErr w:type="spellStart"/>
      <w:r w:rsidRPr="00DB25C4">
        <w:rPr>
          <w:rFonts w:cstheme="minorHAnsi"/>
        </w:rPr>
        <w:t>ketentuan</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perhitungan</w:t>
      </w:r>
      <w:proofErr w:type="spellEnd"/>
      <w:r w:rsidRPr="00DB25C4">
        <w:rPr>
          <w:rFonts w:cstheme="minorHAnsi"/>
        </w:rPr>
        <w:t xml:space="preserve"> </w:t>
      </w:r>
      <w:proofErr w:type="spellStart"/>
      <w:r w:rsidRPr="00DB25C4">
        <w:rPr>
          <w:rFonts w:cstheme="minorHAnsi"/>
        </w:rPr>
        <w:t>hak</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yang </w:t>
      </w:r>
      <w:proofErr w:type="spellStart"/>
      <w:r w:rsidRPr="00DB25C4">
        <w:rPr>
          <w:rFonts w:cstheme="minorHAnsi"/>
        </w:rPr>
        <w:t>diberhentikan</w:t>
      </w:r>
      <w:proofErr w:type="spellEnd"/>
      <w:r w:rsidRPr="00DB25C4">
        <w:rPr>
          <w:rFonts w:cstheme="minorHAnsi"/>
        </w:rPr>
        <w:t xml:space="preserve">. </w:t>
      </w:r>
    </w:p>
    <w:p w14:paraId="7AC34057" w14:textId="77777777" w:rsidR="00866ABA" w:rsidRPr="00DB25C4" w:rsidRDefault="00866ABA" w:rsidP="00687314">
      <w:pPr>
        <w:spacing w:after="0" w:line="240" w:lineRule="auto"/>
        <w:ind w:firstLine="360"/>
        <w:jc w:val="both"/>
        <w:rPr>
          <w:rFonts w:cstheme="minorHAnsi"/>
        </w:rPr>
      </w:pPr>
      <w:proofErr w:type="spellStart"/>
      <w:r w:rsidRPr="00DB25C4">
        <w:rPr>
          <w:rFonts w:cstheme="minorHAnsi"/>
        </w:rPr>
        <w:t>Mekanisme</w:t>
      </w:r>
      <w:proofErr w:type="spellEnd"/>
      <w:r w:rsidRPr="00DB25C4">
        <w:rPr>
          <w:rFonts w:cstheme="minorHAnsi"/>
        </w:rPr>
        <w:t xml:space="preserve"> Langkah-</w:t>
      </w:r>
      <w:proofErr w:type="spellStart"/>
      <w:r w:rsidRPr="00DB25C4">
        <w:rPr>
          <w:rFonts w:cstheme="minorHAnsi"/>
        </w:rPr>
        <w:t>langkah</w:t>
      </w:r>
      <w:proofErr w:type="spellEnd"/>
      <w:r w:rsidRPr="00DB25C4">
        <w:rPr>
          <w:rFonts w:cstheme="minorHAnsi"/>
        </w:rPr>
        <w:t xml:space="preserve"> </w:t>
      </w:r>
      <w:proofErr w:type="spellStart"/>
      <w:r w:rsidRPr="00DB25C4">
        <w:rPr>
          <w:rFonts w:cstheme="minorHAnsi"/>
        </w:rPr>
        <w:t>Pemberhentian</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w:t>
      </w:r>
      <w:proofErr w:type="spellStart"/>
      <w:r w:rsidRPr="00DB25C4">
        <w:rPr>
          <w:rFonts w:cstheme="minorHAnsi"/>
        </w:rPr>
        <w:t>sebagai</w:t>
      </w:r>
      <w:proofErr w:type="spellEnd"/>
      <w:r w:rsidRPr="00DB25C4">
        <w:rPr>
          <w:rFonts w:cstheme="minorHAnsi"/>
        </w:rPr>
        <w:t xml:space="preserve"> </w:t>
      </w:r>
      <w:proofErr w:type="spellStart"/>
      <w:r w:rsidRPr="00DB25C4">
        <w:rPr>
          <w:rFonts w:cstheme="minorHAnsi"/>
        </w:rPr>
        <w:t>berikut</w:t>
      </w:r>
      <w:proofErr w:type="spellEnd"/>
      <w:r w:rsidRPr="00DB25C4">
        <w:rPr>
          <w:rFonts w:cstheme="minorHAnsi"/>
        </w:rPr>
        <w:t>:</w:t>
      </w:r>
    </w:p>
    <w:p w14:paraId="2F883BDF" w14:textId="77777777" w:rsidR="00866ABA" w:rsidRPr="00DB25C4" w:rsidRDefault="00866ABA" w:rsidP="009F6099">
      <w:pPr>
        <w:pStyle w:val="ListParagraph"/>
        <w:numPr>
          <w:ilvl w:val="0"/>
          <w:numId w:val="101"/>
        </w:numPr>
        <w:spacing w:after="0" w:line="240" w:lineRule="auto"/>
        <w:jc w:val="both"/>
        <w:rPr>
          <w:rFonts w:cstheme="minorHAnsi"/>
        </w:rPr>
      </w:pPr>
      <w:proofErr w:type="spellStart"/>
      <w:r w:rsidRPr="00DB25C4">
        <w:rPr>
          <w:rFonts w:eastAsia="Calibri" w:cstheme="minorHAnsi"/>
          <w:color w:val="000000" w:themeColor="text1"/>
          <w:lang w:val="en-ID"/>
        </w:rPr>
        <w:t>Pengajuan</w:t>
      </w:r>
      <w:proofErr w:type="spellEnd"/>
      <w:r w:rsidRPr="00DB25C4">
        <w:rPr>
          <w:rFonts w:eastAsia="Calibri" w:cstheme="minorHAnsi"/>
          <w:color w:val="000000" w:themeColor="text1"/>
          <w:lang w:val="en-ID"/>
        </w:rPr>
        <w:t xml:space="preserve"> dan </w:t>
      </w:r>
      <w:proofErr w:type="spellStart"/>
      <w:r w:rsidRPr="00DB25C4">
        <w:rPr>
          <w:rFonts w:eastAsia="Calibri" w:cstheme="minorHAnsi"/>
          <w:color w:val="000000" w:themeColor="text1"/>
          <w:lang w:val="en-ID"/>
        </w:rPr>
        <w:t>analisa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atau</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pemetaan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terkait</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pemberhentian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pegawai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dapat</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dimulai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dari</w:t>
      </w:r>
      <w:proofErr w:type="spellEnd"/>
    </w:p>
    <w:p w14:paraId="186DB401" w14:textId="77777777" w:rsidR="00866ABA" w:rsidRPr="00DB25C4" w:rsidRDefault="00866ABA" w:rsidP="009F6099">
      <w:pPr>
        <w:pStyle w:val="ListParagraph"/>
        <w:numPr>
          <w:ilvl w:val="1"/>
          <w:numId w:val="85"/>
        </w:numPr>
        <w:spacing w:after="0" w:line="240" w:lineRule="auto"/>
        <w:ind w:left="1080"/>
        <w:jc w:val="both"/>
        <w:rPr>
          <w:rFonts w:eastAsia="Calibri" w:cstheme="minorHAnsi"/>
          <w:color w:val="000000" w:themeColor="text1"/>
        </w:rPr>
      </w:pPr>
      <w:proofErr w:type="spellStart"/>
      <w:r w:rsidRPr="00DB25C4">
        <w:rPr>
          <w:rFonts w:eastAsia="Calibri" w:cstheme="minorHAnsi"/>
          <w:color w:val="000000" w:themeColor="text1"/>
          <w:lang w:val="en-ID"/>
        </w:rPr>
        <w:t>Pegawai</w:t>
      </w:r>
      <w:proofErr w:type="spellEnd"/>
    </w:p>
    <w:p w14:paraId="439F439C" w14:textId="77777777" w:rsidR="00866ABA" w:rsidRPr="00DB25C4" w:rsidRDefault="00866ABA" w:rsidP="00687314">
      <w:pPr>
        <w:tabs>
          <w:tab w:val="left" w:pos="426"/>
          <w:tab w:val="left" w:pos="3420"/>
        </w:tabs>
        <w:spacing w:after="0" w:line="240" w:lineRule="auto"/>
        <w:ind w:left="1080"/>
        <w:jc w:val="both"/>
        <w:rPr>
          <w:rFonts w:eastAsia="Calibri" w:cstheme="minorHAnsi"/>
          <w:color w:val="000000" w:themeColor="text1"/>
        </w:rPr>
      </w:pPr>
      <w:proofErr w:type="spellStart"/>
      <w:r w:rsidRPr="00DB25C4">
        <w:rPr>
          <w:rFonts w:eastAsia="Calibri" w:cstheme="minorHAnsi"/>
          <w:color w:val="000000" w:themeColor="text1"/>
          <w:lang w:val="en-ID"/>
        </w:rPr>
        <w:t>Pegawai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mengajukan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surat</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pengunduran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diri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Dalam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hal</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ini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pegawai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mengajukan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pemberhentian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atas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permintaan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sendiri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Pegawai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mengajukan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surat</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pengunduran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diri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kepada</w:t>
      </w:r>
      <w:proofErr w:type="spellEnd"/>
      <w:r w:rsidRPr="00DB25C4">
        <w:rPr>
          <w:rFonts w:eastAsia="Calibri" w:cstheme="minorHAnsi"/>
          <w:color w:val="000000" w:themeColor="text1"/>
          <w:lang w:val="en-ID"/>
        </w:rPr>
        <w:t xml:space="preserve"> Bagian PSDM </w:t>
      </w:r>
      <w:proofErr w:type="spellStart"/>
      <w:r w:rsidRPr="00DB25C4">
        <w:rPr>
          <w:rFonts w:eastAsia="Calibri" w:cstheme="minorHAnsi"/>
          <w:color w:val="000000" w:themeColor="text1"/>
          <w:lang w:val="en-ID"/>
        </w:rPr>
        <w:t>dengan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diketahui</w:t>
      </w:r>
      <w:proofErr w:type="spellEnd"/>
      <w:r w:rsidRPr="00DB25C4">
        <w:rPr>
          <w:rFonts w:eastAsia="Calibri" w:cstheme="minorHAnsi"/>
          <w:color w:val="000000" w:themeColor="text1"/>
          <w:lang w:val="en-ID"/>
        </w:rPr>
        <w:t xml:space="preserve"> oleh </w:t>
      </w:r>
      <w:proofErr w:type="spellStart"/>
      <w:r w:rsidRPr="00DB25C4">
        <w:rPr>
          <w:rFonts w:eastAsia="Calibri" w:cstheme="minorHAnsi"/>
          <w:color w:val="000000" w:themeColor="text1"/>
          <w:lang w:val="en-ID"/>
        </w:rPr>
        <w:t>Pimpinan</w:t>
      </w:r>
      <w:proofErr w:type="spellEnd"/>
      <w:r w:rsidRPr="00DB25C4">
        <w:rPr>
          <w:rFonts w:eastAsia="Calibri" w:cstheme="minorHAnsi"/>
          <w:color w:val="000000" w:themeColor="text1"/>
          <w:lang w:val="en-ID"/>
        </w:rPr>
        <w:t xml:space="preserve"> Unit. </w:t>
      </w:r>
    </w:p>
    <w:p w14:paraId="4FF188D2" w14:textId="77777777" w:rsidR="00866ABA" w:rsidRPr="00DB25C4" w:rsidRDefault="00866ABA" w:rsidP="009F6099">
      <w:pPr>
        <w:pStyle w:val="ListParagraph"/>
        <w:numPr>
          <w:ilvl w:val="1"/>
          <w:numId w:val="85"/>
        </w:numPr>
        <w:spacing w:after="0" w:line="240" w:lineRule="auto"/>
        <w:ind w:left="1080"/>
        <w:rPr>
          <w:rFonts w:eastAsia="Calibri" w:cstheme="minorHAnsi"/>
          <w:color w:val="000000" w:themeColor="text1"/>
        </w:rPr>
      </w:pPr>
      <w:r w:rsidRPr="00DB25C4">
        <w:rPr>
          <w:rFonts w:eastAsia="Calibri" w:cstheme="minorHAnsi"/>
          <w:color w:val="000000" w:themeColor="text1"/>
          <w:lang w:val="en-ID"/>
        </w:rPr>
        <w:t xml:space="preserve">Unit </w:t>
      </w:r>
      <w:proofErr w:type="spellStart"/>
      <w:r w:rsidRPr="00DB25C4">
        <w:rPr>
          <w:rFonts w:eastAsia="Calibri" w:cstheme="minorHAnsi"/>
          <w:color w:val="000000" w:themeColor="text1"/>
          <w:lang w:val="en-ID"/>
        </w:rPr>
        <w:t>Kerja</w:t>
      </w:r>
      <w:proofErr w:type="spellEnd"/>
    </w:p>
    <w:p w14:paraId="001AAF45" w14:textId="77777777" w:rsidR="00866ABA" w:rsidRPr="00DB25C4" w:rsidRDefault="00866ABA" w:rsidP="00687314">
      <w:pPr>
        <w:tabs>
          <w:tab w:val="left" w:pos="426"/>
          <w:tab w:val="left" w:pos="3420"/>
        </w:tabs>
        <w:spacing w:after="0" w:line="240" w:lineRule="auto"/>
        <w:ind w:left="1080"/>
        <w:jc w:val="both"/>
        <w:rPr>
          <w:rFonts w:eastAsia="Calibri" w:cstheme="minorHAnsi"/>
          <w:color w:val="000000" w:themeColor="text1"/>
        </w:rPr>
      </w:pPr>
      <w:proofErr w:type="spellStart"/>
      <w:r w:rsidRPr="00DB25C4">
        <w:rPr>
          <w:rFonts w:eastAsia="Calibri" w:cstheme="minorHAnsi"/>
          <w:color w:val="000000" w:themeColor="text1"/>
          <w:lang w:val="en-ID"/>
        </w:rPr>
        <w:t>Pimpinan</w:t>
      </w:r>
      <w:proofErr w:type="spellEnd"/>
      <w:r w:rsidRPr="00DB25C4">
        <w:rPr>
          <w:rFonts w:eastAsia="Calibri" w:cstheme="minorHAnsi"/>
          <w:color w:val="000000" w:themeColor="text1"/>
          <w:lang w:val="en-ID"/>
        </w:rPr>
        <w:t xml:space="preserve"> Unit </w:t>
      </w:r>
      <w:proofErr w:type="spellStart"/>
      <w:r w:rsidRPr="00DB25C4">
        <w:rPr>
          <w:rFonts w:eastAsia="Calibri" w:cstheme="minorHAnsi"/>
          <w:color w:val="000000" w:themeColor="text1"/>
          <w:lang w:val="en-ID"/>
        </w:rPr>
        <w:t>Kerja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melakukan</w:t>
      </w:r>
      <w:proofErr w:type="spellEnd"/>
      <w:r w:rsidRPr="00DB25C4">
        <w:rPr>
          <w:rFonts w:eastAsia="Calibri" w:cstheme="minorHAnsi"/>
          <w:color w:val="000000" w:themeColor="text1"/>
          <w:lang w:val="en-ID"/>
        </w:rPr>
        <w:t xml:space="preserve"> dan </w:t>
      </w:r>
      <w:proofErr w:type="spellStart"/>
      <w:r w:rsidRPr="00DB25C4">
        <w:rPr>
          <w:rFonts w:eastAsia="Calibri" w:cstheme="minorHAnsi"/>
          <w:color w:val="000000" w:themeColor="text1"/>
          <w:lang w:val="en-ID"/>
        </w:rPr>
        <w:t>mengajukan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hasil</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analisa</w:t>
      </w:r>
      <w:proofErr w:type="spellEnd"/>
      <w:r w:rsidRPr="00DB25C4">
        <w:rPr>
          <w:rFonts w:eastAsia="Calibri" w:cstheme="minorHAnsi"/>
          <w:color w:val="000000" w:themeColor="text1"/>
          <w:lang w:val="en-ID"/>
        </w:rPr>
        <w:t xml:space="preserve"> dan </w:t>
      </w:r>
      <w:proofErr w:type="spellStart"/>
      <w:r w:rsidRPr="00DB25C4">
        <w:rPr>
          <w:rFonts w:eastAsia="Calibri" w:cstheme="minorHAnsi"/>
          <w:color w:val="000000" w:themeColor="text1"/>
          <w:lang w:val="en-ID"/>
        </w:rPr>
        <w:t>pemetaan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pegawai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terkait</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kinerja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pelanggaran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kedisiplinan</w:t>
      </w:r>
      <w:proofErr w:type="spellEnd"/>
      <w:r w:rsidRPr="00DB25C4">
        <w:rPr>
          <w:rFonts w:eastAsia="Calibri" w:cstheme="minorHAnsi"/>
          <w:color w:val="000000" w:themeColor="text1"/>
          <w:lang w:val="en-ID"/>
        </w:rPr>
        <w:t xml:space="preserve"> dan </w:t>
      </w:r>
      <w:proofErr w:type="spellStart"/>
      <w:r w:rsidRPr="00DB25C4">
        <w:rPr>
          <w:rFonts w:eastAsia="Calibri" w:cstheme="minorHAnsi"/>
          <w:color w:val="000000" w:themeColor="text1"/>
          <w:lang w:val="en-ID"/>
        </w:rPr>
        <w:t>catatan-catatan</w:t>
      </w:r>
      <w:proofErr w:type="spellEnd"/>
      <w:r w:rsidRPr="00DB25C4">
        <w:rPr>
          <w:rFonts w:eastAsia="Calibri" w:cstheme="minorHAnsi"/>
          <w:color w:val="000000" w:themeColor="text1"/>
          <w:lang w:val="en-ID"/>
        </w:rPr>
        <w:t xml:space="preserve"> lain yang </w:t>
      </w:r>
      <w:proofErr w:type="spellStart"/>
      <w:r w:rsidRPr="00DB25C4">
        <w:rPr>
          <w:rFonts w:eastAsia="Calibri" w:cstheme="minorHAnsi"/>
          <w:color w:val="000000" w:themeColor="text1"/>
          <w:lang w:val="en-ID"/>
        </w:rPr>
        <w:t>berpotensi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berdampak</w:t>
      </w:r>
      <w:proofErr w:type="spellEnd"/>
      <w:r w:rsidRPr="00DB25C4">
        <w:rPr>
          <w:rFonts w:eastAsia="Calibri" w:cstheme="minorHAnsi"/>
          <w:color w:val="000000" w:themeColor="text1"/>
          <w:lang w:val="en-ID"/>
        </w:rPr>
        <w:t xml:space="preserve"> pada </w:t>
      </w:r>
      <w:proofErr w:type="spellStart"/>
      <w:r w:rsidRPr="00DB25C4">
        <w:rPr>
          <w:rFonts w:eastAsia="Calibri" w:cstheme="minorHAnsi"/>
          <w:color w:val="000000" w:themeColor="text1"/>
          <w:lang w:val="en-ID"/>
        </w:rPr>
        <w:t>pemberhentian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pegawai</w:t>
      </w:r>
      <w:proofErr w:type="spellEnd"/>
      <w:r w:rsidRPr="00DB25C4">
        <w:rPr>
          <w:rFonts w:eastAsia="Calibri" w:cstheme="minorHAnsi"/>
          <w:color w:val="000000" w:themeColor="text1"/>
          <w:lang w:val="en-ID"/>
        </w:rPr>
        <w:t>.</w:t>
      </w:r>
    </w:p>
    <w:p w14:paraId="1AC2886A" w14:textId="77777777" w:rsidR="00866ABA" w:rsidRPr="00DB25C4" w:rsidRDefault="00866ABA" w:rsidP="009F6099">
      <w:pPr>
        <w:pStyle w:val="ListParagraph"/>
        <w:numPr>
          <w:ilvl w:val="1"/>
          <w:numId w:val="85"/>
        </w:numPr>
        <w:spacing w:after="0" w:line="240" w:lineRule="auto"/>
        <w:ind w:left="1080"/>
        <w:rPr>
          <w:rFonts w:eastAsia="Calibri" w:cstheme="minorHAnsi"/>
          <w:color w:val="000000" w:themeColor="text1"/>
        </w:rPr>
      </w:pPr>
      <w:r w:rsidRPr="00DB25C4">
        <w:rPr>
          <w:rFonts w:eastAsia="Calibri" w:cstheme="minorHAnsi"/>
          <w:color w:val="000000" w:themeColor="text1"/>
          <w:lang w:val="en-ID"/>
        </w:rPr>
        <w:t xml:space="preserve">Bagian </w:t>
      </w:r>
      <w:proofErr w:type="spellStart"/>
      <w:r w:rsidRPr="00DB25C4">
        <w:rPr>
          <w:rFonts w:eastAsia="Calibri" w:cstheme="minorHAnsi"/>
          <w:color w:val="000000" w:themeColor="text1"/>
          <w:lang w:val="en-ID"/>
        </w:rPr>
        <w:t>Pengelolaan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Sumber</w:t>
      </w:r>
      <w:proofErr w:type="spellEnd"/>
      <w:r w:rsidRPr="00DB25C4">
        <w:rPr>
          <w:rFonts w:eastAsia="Calibri" w:cstheme="minorHAnsi"/>
          <w:color w:val="000000" w:themeColor="text1"/>
          <w:lang w:val="en-ID"/>
        </w:rPr>
        <w:t xml:space="preserve"> Daya </w:t>
      </w:r>
      <w:proofErr w:type="spellStart"/>
      <w:r w:rsidRPr="00DB25C4">
        <w:rPr>
          <w:rFonts w:eastAsia="Calibri" w:cstheme="minorHAnsi"/>
          <w:color w:val="000000" w:themeColor="text1"/>
          <w:lang w:val="en-ID"/>
        </w:rPr>
        <w:t>Manusia</w:t>
      </w:r>
      <w:proofErr w:type="spellEnd"/>
      <w:r w:rsidRPr="00DB25C4">
        <w:rPr>
          <w:rFonts w:eastAsia="Calibri" w:cstheme="minorHAnsi"/>
          <w:color w:val="000000" w:themeColor="text1"/>
          <w:lang w:val="en-ID"/>
        </w:rPr>
        <w:t xml:space="preserve"> (PSDM)</w:t>
      </w:r>
    </w:p>
    <w:p w14:paraId="33F813A4" w14:textId="77777777" w:rsidR="00866ABA" w:rsidRPr="00DB25C4" w:rsidRDefault="00866ABA" w:rsidP="00687314">
      <w:pPr>
        <w:spacing w:after="0" w:line="240" w:lineRule="auto"/>
        <w:ind w:left="1080"/>
        <w:rPr>
          <w:rFonts w:eastAsia="Calibri" w:cstheme="minorHAnsi"/>
          <w:color w:val="000000" w:themeColor="text1"/>
        </w:rPr>
      </w:pPr>
      <w:r w:rsidRPr="00DB25C4">
        <w:rPr>
          <w:rFonts w:eastAsia="Calibri" w:cstheme="minorHAnsi"/>
          <w:color w:val="000000" w:themeColor="text1"/>
          <w:lang w:val="en-ID"/>
        </w:rPr>
        <w:t xml:space="preserve">Bagian PSDM </w:t>
      </w:r>
      <w:proofErr w:type="spellStart"/>
      <w:r w:rsidRPr="00DB25C4">
        <w:rPr>
          <w:rFonts w:eastAsia="Calibri" w:cstheme="minorHAnsi"/>
          <w:color w:val="000000" w:themeColor="text1"/>
          <w:lang w:val="en-ID"/>
        </w:rPr>
        <w:t>menerima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surat</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pengunduran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diri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dari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pegawai</w:t>
      </w:r>
      <w:proofErr w:type="spellEnd"/>
      <w:r w:rsidRPr="00DB25C4">
        <w:rPr>
          <w:rFonts w:eastAsia="Calibri" w:cstheme="minorHAnsi"/>
          <w:color w:val="000000" w:themeColor="text1"/>
          <w:lang w:val="en-ID"/>
        </w:rPr>
        <w:t xml:space="preserve"> dan </w:t>
      </w:r>
      <w:proofErr w:type="spellStart"/>
      <w:r w:rsidRPr="00DB25C4">
        <w:rPr>
          <w:rFonts w:eastAsia="Calibri" w:cstheme="minorHAnsi"/>
          <w:color w:val="000000" w:themeColor="text1"/>
          <w:lang w:val="en-ID"/>
        </w:rPr>
        <w:t>atau</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hasil</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analisa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atau</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pemetaan</w:t>
      </w:r>
      <w:proofErr w:type="spellEnd"/>
      <w:r w:rsidRPr="00DB25C4">
        <w:rPr>
          <w:rFonts w:eastAsia="Calibri" w:cstheme="minorHAnsi"/>
          <w:color w:val="000000" w:themeColor="text1"/>
          <w:lang w:val="en-ID"/>
        </w:rPr>
        <w:t xml:space="preserve"> Unit </w:t>
      </w:r>
      <w:proofErr w:type="spellStart"/>
      <w:r w:rsidRPr="00DB25C4">
        <w:rPr>
          <w:rFonts w:eastAsia="Calibri" w:cstheme="minorHAnsi"/>
          <w:color w:val="000000" w:themeColor="text1"/>
          <w:lang w:val="en-ID"/>
        </w:rPr>
        <w:t>Kerja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mengenai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pemberhentian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Pegawai</w:t>
      </w:r>
      <w:proofErr w:type="spellEnd"/>
      <w:r w:rsidRPr="00DB25C4">
        <w:rPr>
          <w:rFonts w:eastAsia="Calibri" w:cstheme="minorHAnsi"/>
          <w:color w:val="000000" w:themeColor="text1"/>
          <w:lang w:val="en-ID"/>
        </w:rPr>
        <w:t>.</w:t>
      </w:r>
    </w:p>
    <w:p w14:paraId="4F16473B" w14:textId="77777777" w:rsidR="00866ABA" w:rsidRPr="00DB25C4" w:rsidRDefault="00866ABA" w:rsidP="00687314">
      <w:pPr>
        <w:spacing w:after="0" w:line="240" w:lineRule="auto"/>
        <w:ind w:left="1080"/>
        <w:rPr>
          <w:rFonts w:eastAsia="Calibri" w:cstheme="minorHAnsi"/>
          <w:color w:val="000000" w:themeColor="text1"/>
        </w:rPr>
      </w:pPr>
      <w:r w:rsidRPr="00DB25C4">
        <w:rPr>
          <w:rFonts w:eastAsia="Calibri" w:cstheme="minorHAnsi"/>
          <w:color w:val="000000" w:themeColor="text1"/>
          <w:lang w:val="en-ID"/>
        </w:rPr>
        <w:t xml:space="preserve">Bagian PSDM </w:t>
      </w:r>
      <w:proofErr w:type="spellStart"/>
      <w:r w:rsidRPr="00DB25C4">
        <w:rPr>
          <w:rFonts w:eastAsia="Calibri" w:cstheme="minorHAnsi"/>
          <w:color w:val="000000" w:themeColor="text1"/>
          <w:lang w:val="en-ID"/>
        </w:rPr>
        <w:t>melaksanakan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analisa</w:t>
      </w:r>
      <w:proofErr w:type="spellEnd"/>
      <w:r w:rsidRPr="00DB25C4">
        <w:rPr>
          <w:rFonts w:eastAsia="Calibri" w:cstheme="minorHAnsi"/>
          <w:color w:val="000000" w:themeColor="text1"/>
          <w:lang w:val="en-ID"/>
        </w:rPr>
        <w:t xml:space="preserve"> dan </w:t>
      </w:r>
      <w:proofErr w:type="spellStart"/>
      <w:r w:rsidRPr="00DB25C4">
        <w:rPr>
          <w:rFonts w:eastAsia="Calibri" w:cstheme="minorHAnsi"/>
          <w:color w:val="000000" w:themeColor="text1"/>
          <w:lang w:val="en-ID"/>
        </w:rPr>
        <w:t>pemetaan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berdasarkan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jenis-jenis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pemberhentian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pegawai</w:t>
      </w:r>
      <w:proofErr w:type="spellEnd"/>
      <w:r w:rsidRPr="00DB25C4">
        <w:rPr>
          <w:rFonts w:eastAsia="Calibri" w:cstheme="minorHAnsi"/>
          <w:color w:val="000000" w:themeColor="text1"/>
          <w:lang w:val="en-ID"/>
        </w:rPr>
        <w:t xml:space="preserve"> yang </w:t>
      </w:r>
      <w:proofErr w:type="spellStart"/>
      <w:r w:rsidRPr="00DB25C4">
        <w:rPr>
          <w:rFonts w:eastAsia="Calibri" w:cstheme="minorHAnsi"/>
          <w:color w:val="000000" w:themeColor="text1"/>
          <w:lang w:val="en-ID"/>
        </w:rPr>
        <w:t>tercantum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dalam</w:t>
      </w:r>
      <w:proofErr w:type="spellEnd"/>
      <w:r w:rsidRPr="00DB25C4">
        <w:rPr>
          <w:rFonts w:eastAsia="Calibri" w:cstheme="minorHAnsi"/>
          <w:color w:val="000000" w:themeColor="text1"/>
          <w:lang w:val="en-ID"/>
        </w:rPr>
        <w:t xml:space="preserve"> SK </w:t>
      </w:r>
      <w:proofErr w:type="spellStart"/>
      <w:r w:rsidRPr="00DB25C4">
        <w:rPr>
          <w:rFonts w:eastAsia="Calibri" w:cstheme="minorHAnsi"/>
          <w:color w:val="000000" w:themeColor="text1"/>
          <w:lang w:val="en-ID"/>
        </w:rPr>
        <w:t>Peraturan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Pengelolaan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Sumber</w:t>
      </w:r>
      <w:proofErr w:type="spellEnd"/>
      <w:r w:rsidRPr="00DB25C4">
        <w:rPr>
          <w:rFonts w:eastAsia="Calibri" w:cstheme="minorHAnsi"/>
          <w:color w:val="000000" w:themeColor="text1"/>
          <w:lang w:val="en-ID"/>
        </w:rPr>
        <w:t xml:space="preserve"> Daya </w:t>
      </w:r>
      <w:proofErr w:type="spellStart"/>
      <w:r w:rsidRPr="00DB25C4">
        <w:rPr>
          <w:rFonts w:eastAsia="Calibri" w:cstheme="minorHAnsi"/>
          <w:color w:val="000000" w:themeColor="text1"/>
          <w:lang w:val="en-ID"/>
        </w:rPr>
        <w:t>Manusia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Jenis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pemberhentian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dijelaskan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secara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terperinci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dalam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ketentuan</w:t>
      </w:r>
      <w:proofErr w:type="spellEnd"/>
      <w:r w:rsidRPr="00DB25C4">
        <w:rPr>
          <w:rFonts w:eastAsia="Calibri" w:cstheme="minorHAnsi"/>
          <w:color w:val="000000" w:themeColor="text1"/>
          <w:lang w:val="en-ID"/>
        </w:rPr>
        <w:t xml:space="preserve"> SOP </w:t>
      </w:r>
      <w:proofErr w:type="spellStart"/>
      <w:r w:rsidRPr="00DB25C4">
        <w:rPr>
          <w:rFonts w:eastAsia="Calibri" w:cstheme="minorHAnsi"/>
          <w:color w:val="000000" w:themeColor="text1"/>
          <w:lang w:val="en-ID"/>
        </w:rPr>
        <w:t>Pemberhentian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Pegawai</w:t>
      </w:r>
      <w:proofErr w:type="spellEnd"/>
      <w:r w:rsidRPr="00DB25C4">
        <w:rPr>
          <w:rFonts w:eastAsia="Calibri" w:cstheme="minorHAnsi"/>
          <w:color w:val="000000" w:themeColor="text1"/>
          <w:lang w:val="en-ID"/>
        </w:rPr>
        <w:t>.</w:t>
      </w:r>
    </w:p>
    <w:p w14:paraId="24B7754E" w14:textId="77777777" w:rsidR="00866ABA" w:rsidRPr="00DB25C4" w:rsidRDefault="00866ABA" w:rsidP="009F6099">
      <w:pPr>
        <w:pStyle w:val="ListParagraph"/>
        <w:numPr>
          <w:ilvl w:val="0"/>
          <w:numId w:val="101"/>
        </w:numPr>
        <w:spacing w:after="0" w:line="240" w:lineRule="auto"/>
        <w:jc w:val="both"/>
        <w:rPr>
          <w:rFonts w:eastAsia="Calibri" w:cstheme="minorHAnsi"/>
          <w:color w:val="000000" w:themeColor="text1"/>
        </w:rPr>
      </w:pPr>
      <w:r w:rsidRPr="00DB25C4">
        <w:rPr>
          <w:rFonts w:eastAsia="Calibri" w:cstheme="minorHAnsi"/>
          <w:color w:val="000000" w:themeColor="text1"/>
          <w:lang w:val="en-ID"/>
        </w:rPr>
        <w:t xml:space="preserve">Bagian PSDM </w:t>
      </w:r>
      <w:proofErr w:type="spellStart"/>
      <w:r w:rsidRPr="00DB25C4">
        <w:rPr>
          <w:rFonts w:eastAsia="Calibri" w:cstheme="minorHAnsi"/>
          <w:color w:val="000000" w:themeColor="text1"/>
          <w:lang w:val="en-ID"/>
        </w:rPr>
        <w:t>menyusun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mengajukan</w:t>
      </w:r>
      <w:proofErr w:type="spellEnd"/>
      <w:r w:rsidRPr="00DB25C4">
        <w:rPr>
          <w:rFonts w:eastAsia="Calibri" w:cstheme="minorHAnsi"/>
          <w:color w:val="000000" w:themeColor="text1"/>
          <w:lang w:val="en-ID"/>
        </w:rPr>
        <w:t xml:space="preserve"> dan </w:t>
      </w:r>
      <w:proofErr w:type="spellStart"/>
      <w:r w:rsidRPr="00DB25C4">
        <w:rPr>
          <w:rFonts w:eastAsia="Calibri" w:cstheme="minorHAnsi"/>
          <w:color w:val="000000" w:themeColor="text1"/>
          <w:lang w:val="en-ID"/>
        </w:rPr>
        <w:t>menyelenggarakan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rapat</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pembahasan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usulan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pemberhentian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pegawai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berdasarkan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hasil</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analisa</w:t>
      </w:r>
      <w:proofErr w:type="spellEnd"/>
      <w:r w:rsidRPr="00DB25C4">
        <w:rPr>
          <w:rFonts w:eastAsia="Calibri" w:cstheme="minorHAnsi"/>
          <w:color w:val="000000" w:themeColor="text1"/>
          <w:lang w:val="en-ID"/>
        </w:rPr>
        <w:t>/</w:t>
      </w:r>
      <w:proofErr w:type="spellStart"/>
      <w:r w:rsidRPr="00DB25C4">
        <w:rPr>
          <w:rFonts w:eastAsia="Calibri" w:cstheme="minorHAnsi"/>
          <w:color w:val="000000" w:themeColor="text1"/>
          <w:lang w:val="en-ID"/>
        </w:rPr>
        <w:t>pemetaan</w:t>
      </w:r>
      <w:proofErr w:type="spellEnd"/>
      <w:r w:rsidRPr="00DB25C4">
        <w:rPr>
          <w:rFonts w:eastAsia="Calibri" w:cstheme="minorHAnsi"/>
          <w:color w:val="000000" w:themeColor="text1"/>
          <w:lang w:val="en-ID"/>
        </w:rPr>
        <w:t xml:space="preserve"> Bagian PSDM, </w:t>
      </w:r>
      <w:proofErr w:type="spellStart"/>
      <w:r w:rsidRPr="00DB25C4">
        <w:rPr>
          <w:rFonts w:eastAsia="Calibri" w:cstheme="minorHAnsi"/>
          <w:color w:val="000000" w:themeColor="text1"/>
          <w:lang w:val="en-ID"/>
        </w:rPr>
        <w:t>analisa</w:t>
      </w:r>
      <w:proofErr w:type="spellEnd"/>
      <w:r w:rsidRPr="00DB25C4">
        <w:rPr>
          <w:rFonts w:eastAsia="Calibri" w:cstheme="minorHAnsi"/>
          <w:color w:val="000000" w:themeColor="text1"/>
          <w:lang w:val="en-ID"/>
        </w:rPr>
        <w:t>/</w:t>
      </w:r>
      <w:proofErr w:type="spellStart"/>
      <w:r w:rsidRPr="00DB25C4">
        <w:rPr>
          <w:rFonts w:eastAsia="Calibri" w:cstheme="minorHAnsi"/>
          <w:color w:val="000000" w:themeColor="text1"/>
          <w:lang w:val="en-ID"/>
        </w:rPr>
        <w:t>pemetaan</w:t>
      </w:r>
      <w:proofErr w:type="spellEnd"/>
      <w:r w:rsidRPr="00DB25C4">
        <w:rPr>
          <w:rFonts w:eastAsia="Calibri" w:cstheme="minorHAnsi"/>
          <w:color w:val="000000" w:themeColor="text1"/>
          <w:lang w:val="en-ID"/>
        </w:rPr>
        <w:t xml:space="preserve"> Unit </w:t>
      </w:r>
      <w:proofErr w:type="spellStart"/>
      <w:r w:rsidRPr="00DB25C4">
        <w:rPr>
          <w:rFonts w:eastAsia="Calibri" w:cstheme="minorHAnsi"/>
          <w:color w:val="000000" w:themeColor="text1"/>
          <w:lang w:val="en-ID"/>
        </w:rPr>
        <w:t>Kerja</w:t>
      </w:r>
      <w:proofErr w:type="spellEnd"/>
      <w:r w:rsidRPr="00DB25C4">
        <w:rPr>
          <w:rFonts w:eastAsia="Calibri" w:cstheme="minorHAnsi"/>
          <w:color w:val="000000" w:themeColor="text1"/>
          <w:lang w:val="en-ID"/>
        </w:rPr>
        <w:t xml:space="preserve"> dan </w:t>
      </w:r>
      <w:proofErr w:type="spellStart"/>
      <w:r w:rsidRPr="00DB25C4">
        <w:rPr>
          <w:rFonts w:eastAsia="Calibri" w:cstheme="minorHAnsi"/>
          <w:color w:val="000000" w:themeColor="text1"/>
          <w:lang w:val="en-ID"/>
        </w:rPr>
        <w:t>pengajuan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pengunduran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diri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pegawai</w:t>
      </w:r>
      <w:proofErr w:type="spellEnd"/>
      <w:r w:rsidRPr="00DB25C4">
        <w:rPr>
          <w:rFonts w:eastAsia="Calibri" w:cstheme="minorHAnsi"/>
          <w:color w:val="000000" w:themeColor="text1"/>
          <w:lang w:val="en-ID"/>
        </w:rPr>
        <w:t>.</w:t>
      </w:r>
    </w:p>
    <w:p w14:paraId="2D1C0721" w14:textId="77777777" w:rsidR="00866ABA" w:rsidRPr="00DB25C4" w:rsidRDefault="00866ABA" w:rsidP="009F6099">
      <w:pPr>
        <w:pStyle w:val="ListParagraph"/>
        <w:numPr>
          <w:ilvl w:val="0"/>
          <w:numId w:val="101"/>
        </w:numPr>
        <w:spacing w:after="0" w:line="240" w:lineRule="auto"/>
        <w:rPr>
          <w:rFonts w:cstheme="minorHAnsi"/>
        </w:rPr>
      </w:pPr>
      <w:proofErr w:type="spellStart"/>
      <w:r w:rsidRPr="00DB25C4">
        <w:rPr>
          <w:rFonts w:eastAsia="Calibri" w:cstheme="minorHAnsi"/>
          <w:color w:val="000000" w:themeColor="text1"/>
          <w:lang w:val="en-ID"/>
        </w:rPr>
        <w:t>Pimpinan</w:t>
      </w:r>
      <w:proofErr w:type="spellEnd"/>
      <w:r w:rsidRPr="00DB25C4">
        <w:rPr>
          <w:rFonts w:eastAsia="Calibri" w:cstheme="minorHAnsi"/>
          <w:color w:val="000000" w:themeColor="text1"/>
          <w:lang w:val="en-ID"/>
        </w:rPr>
        <w:t xml:space="preserve"> Universitas </w:t>
      </w:r>
      <w:proofErr w:type="spellStart"/>
      <w:r w:rsidRPr="00DB25C4">
        <w:rPr>
          <w:rFonts w:eastAsia="Calibri" w:cstheme="minorHAnsi"/>
          <w:color w:val="000000" w:themeColor="text1"/>
          <w:lang w:val="en-ID"/>
        </w:rPr>
        <w:t>memutuskan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dalam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rapat</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pembahasan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pemberhentian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pegawai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untuk</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menyetujui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atau</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menolak</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usulan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pemberhentian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pegawai</w:t>
      </w:r>
      <w:proofErr w:type="spellEnd"/>
      <w:r w:rsidRPr="00DB25C4">
        <w:rPr>
          <w:rFonts w:eastAsia="Calibri" w:cstheme="minorHAnsi"/>
          <w:color w:val="000000" w:themeColor="text1"/>
          <w:lang w:val="en-ID"/>
        </w:rPr>
        <w:t xml:space="preserve"> yang </w:t>
      </w:r>
      <w:proofErr w:type="spellStart"/>
      <w:r w:rsidRPr="00DB25C4">
        <w:rPr>
          <w:rFonts w:eastAsia="Calibri" w:cstheme="minorHAnsi"/>
          <w:color w:val="000000" w:themeColor="text1"/>
          <w:lang w:val="en-ID"/>
        </w:rPr>
        <w:t>diajukan</w:t>
      </w:r>
      <w:proofErr w:type="spellEnd"/>
      <w:r w:rsidRPr="00DB25C4">
        <w:rPr>
          <w:rFonts w:eastAsia="Calibri" w:cstheme="minorHAnsi"/>
          <w:color w:val="000000" w:themeColor="text1"/>
          <w:lang w:val="en-ID"/>
        </w:rPr>
        <w:t xml:space="preserve"> oleh Bagian PSDM. Keputusan </w:t>
      </w:r>
      <w:proofErr w:type="spellStart"/>
      <w:r w:rsidRPr="00DB25C4">
        <w:rPr>
          <w:rFonts w:eastAsia="Calibri" w:cstheme="minorHAnsi"/>
          <w:color w:val="000000" w:themeColor="text1"/>
          <w:lang w:val="en-ID"/>
        </w:rPr>
        <w:t>Pimpinan</w:t>
      </w:r>
      <w:proofErr w:type="spellEnd"/>
      <w:r w:rsidRPr="00DB25C4">
        <w:rPr>
          <w:rFonts w:eastAsia="Calibri" w:cstheme="minorHAnsi"/>
          <w:color w:val="000000" w:themeColor="text1"/>
          <w:lang w:val="en-ID"/>
        </w:rPr>
        <w:t xml:space="preserve"> Universitas </w:t>
      </w:r>
      <w:proofErr w:type="spellStart"/>
      <w:r w:rsidRPr="00DB25C4">
        <w:rPr>
          <w:rFonts w:eastAsia="Calibri" w:cstheme="minorHAnsi"/>
          <w:color w:val="000000" w:themeColor="text1"/>
          <w:lang w:val="en-ID"/>
        </w:rPr>
        <w:t>tertuang</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dalam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berita</w:t>
      </w:r>
      <w:proofErr w:type="spellEnd"/>
      <w:r w:rsidRPr="00DB25C4">
        <w:rPr>
          <w:rFonts w:eastAsia="Calibri" w:cstheme="minorHAnsi"/>
          <w:color w:val="000000" w:themeColor="text1"/>
          <w:lang w:val="en-ID"/>
        </w:rPr>
        <w:t xml:space="preserve"> acara </w:t>
      </w:r>
      <w:proofErr w:type="spellStart"/>
      <w:r w:rsidRPr="00DB25C4">
        <w:rPr>
          <w:rFonts w:eastAsia="Calibri" w:cstheme="minorHAnsi"/>
          <w:color w:val="000000" w:themeColor="text1"/>
          <w:lang w:val="en-ID"/>
        </w:rPr>
        <w:t>rapat</w:t>
      </w:r>
      <w:proofErr w:type="spellEnd"/>
      <w:r w:rsidRPr="00DB25C4">
        <w:rPr>
          <w:rFonts w:eastAsia="Calibri" w:cstheme="minorHAnsi"/>
          <w:color w:val="000000" w:themeColor="text1"/>
          <w:lang w:val="en-ID"/>
        </w:rPr>
        <w:t>.</w:t>
      </w:r>
      <w:r w:rsidRPr="00DB25C4">
        <w:rPr>
          <w:rFonts w:cstheme="minorHAnsi"/>
        </w:rPr>
        <w:t xml:space="preserve"> </w:t>
      </w:r>
    </w:p>
    <w:p w14:paraId="274A5601" w14:textId="77777777" w:rsidR="00866ABA" w:rsidRPr="00DB25C4" w:rsidRDefault="00866ABA" w:rsidP="00687314">
      <w:pPr>
        <w:spacing w:after="0" w:line="240" w:lineRule="auto"/>
        <w:ind w:firstLine="720"/>
        <w:jc w:val="both"/>
        <w:rPr>
          <w:rFonts w:eastAsia="Calibri" w:cstheme="minorHAnsi"/>
          <w:color w:val="000000" w:themeColor="text1"/>
        </w:rPr>
      </w:pPr>
    </w:p>
    <w:p w14:paraId="69D2361C" w14:textId="77777777" w:rsidR="00866ABA" w:rsidRPr="00DB25C4" w:rsidRDefault="00866ABA" w:rsidP="00687314">
      <w:pPr>
        <w:spacing w:after="0" w:line="240" w:lineRule="auto"/>
        <w:ind w:firstLine="720"/>
        <w:jc w:val="both"/>
        <w:rPr>
          <w:rFonts w:cstheme="minorHAnsi"/>
        </w:rPr>
      </w:pPr>
      <w:proofErr w:type="spellStart"/>
      <w:r w:rsidRPr="00DB25C4">
        <w:rPr>
          <w:rFonts w:eastAsia="Calibri" w:cstheme="minorHAnsi"/>
          <w:color w:val="000000" w:themeColor="text1"/>
        </w:rPr>
        <w:t>Secara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umum</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kebijakan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pemberhentian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di Universitas Ma Chung </w:t>
      </w:r>
      <w:proofErr w:type="spellStart"/>
      <w:r w:rsidRPr="00DB25C4">
        <w:rPr>
          <w:rFonts w:eastAsia="Calibri" w:cstheme="minorHAnsi"/>
          <w:color w:val="000000" w:themeColor="text1"/>
        </w:rPr>
        <w:t>bertujuan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untuk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menjaga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kualitas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pengajaran</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penelitian</w:t>
      </w:r>
      <w:proofErr w:type="spellEnd"/>
      <w:r w:rsidRPr="00DB25C4">
        <w:rPr>
          <w:rFonts w:eastAsia="Calibri" w:cstheme="minorHAnsi"/>
          <w:color w:val="000000" w:themeColor="text1"/>
        </w:rPr>
        <w:t xml:space="preserve"> di </w:t>
      </w:r>
      <w:proofErr w:type="spellStart"/>
      <w:r w:rsidRPr="00DB25C4">
        <w:rPr>
          <w:rFonts w:eastAsia="Calibri" w:cstheme="minorHAnsi"/>
          <w:color w:val="000000" w:themeColor="text1"/>
        </w:rPr>
        <w:t>kampus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serta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memastikan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bahwa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bertugas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memenuhi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telah</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ditetapkan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Melalui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kebijakan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ini</w:t>
      </w:r>
      <w:proofErr w:type="spellEnd"/>
      <w:r w:rsidRPr="00DB25C4">
        <w:rPr>
          <w:rFonts w:eastAsia="Calibri" w:cstheme="minorHAnsi"/>
          <w:color w:val="000000" w:themeColor="text1"/>
        </w:rPr>
        <w:t xml:space="preserve">, para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berusaha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untuk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memenuhi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tersebut</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menghindari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perilaku</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dapat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menyebabkan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pemberhentian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baik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melalui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pelanggaran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peraturan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maupun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kinerja</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tidak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memenuhi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Kebijakan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pemberhentian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ini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memberikan</w:t>
      </w:r>
      <w:proofErr w:type="spellEnd"/>
      <w:r w:rsidRPr="00DB25C4">
        <w:rPr>
          <w:rFonts w:eastAsia="Calibri" w:cstheme="minorHAnsi"/>
          <w:color w:val="000000" w:themeColor="text1"/>
        </w:rPr>
        <w:t xml:space="preserve"> arti </w:t>
      </w:r>
      <w:proofErr w:type="spellStart"/>
      <w:r w:rsidRPr="00DB25C4">
        <w:rPr>
          <w:rFonts w:eastAsia="Calibri" w:cstheme="minorHAnsi"/>
          <w:color w:val="000000" w:themeColor="text1"/>
        </w:rPr>
        <w:t>pentingnya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kedisiplinan</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kinerja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dalam</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menjalankan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tugasnya</w:t>
      </w:r>
      <w:proofErr w:type="spellEnd"/>
      <w:r w:rsidRPr="00DB25C4">
        <w:rPr>
          <w:rFonts w:eastAsia="Calibri" w:cstheme="minorHAnsi"/>
          <w:color w:val="000000" w:themeColor="text1"/>
        </w:rPr>
        <w:t xml:space="preserve"> di Universitas Ma Chung. </w:t>
      </w:r>
      <w:proofErr w:type="spellStart"/>
      <w:r w:rsidRPr="00DB25C4">
        <w:rPr>
          <w:rFonts w:eastAsia="Calibri" w:cstheme="minorHAnsi"/>
          <w:color w:val="000000" w:themeColor="text1"/>
        </w:rPr>
        <w:t>Kebijakan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ini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menunjukkan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betapa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pentingnya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pemilihan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profesi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sebagai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Keputusan </w:t>
      </w:r>
      <w:proofErr w:type="spellStart"/>
      <w:r w:rsidRPr="00DB25C4">
        <w:rPr>
          <w:rFonts w:eastAsia="Calibri" w:cstheme="minorHAnsi"/>
          <w:color w:val="000000" w:themeColor="text1"/>
        </w:rPr>
        <w:t>untuk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mengundurkan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diri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harus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dipertimbangkan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matang</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tidak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sembarangan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Seorang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diberhentikan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jika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melanggar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peraturan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atau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kinerjanya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dianggap</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tidak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memenuhi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telah</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ditetapkan</w:t>
      </w:r>
      <w:proofErr w:type="spellEnd"/>
      <w:r w:rsidRPr="00DB25C4">
        <w:rPr>
          <w:rFonts w:eastAsia="Calibri" w:cstheme="minorHAnsi"/>
          <w:color w:val="000000" w:themeColor="text1"/>
        </w:rPr>
        <w:t xml:space="preserve">. Oleh </w:t>
      </w:r>
      <w:proofErr w:type="spellStart"/>
      <w:r w:rsidRPr="00DB25C4">
        <w:rPr>
          <w:rFonts w:eastAsia="Calibri" w:cstheme="minorHAnsi"/>
          <w:color w:val="000000" w:themeColor="text1"/>
        </w:rPr>
        <w:t>karena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itu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harus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memperhatikan</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mematuhi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peraturan-peraturan</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berlaku</w:t>
      </w:r>
      <w:proofErr w:type="spellEnd"/>
      <w:r w:rsidRPr="00DB25C4">
        <w:rPr>
          <w:rFonts w:eastAsia="Calibri" w:cstheme="minorHAnsi"/>
          <w:color w:val="000000" w:themeColor="text1"/>
        </w:rPr>
        <w:t xml:space="preserve"> di Universitas Ma Chung, </w:t>
      </w:r>
      <w:proofErr w:type="spellStart"/>
      <w:r w:rsidRPr="00DB25C4">
        <w:rPr>
          <w:rFonts w:eastAsia="Calibri" w:cstheme="minorHAnsi"/>
          <w:color w:val="000000" w:themeColor="text1"/>
        </w:rPr>
        <w:t>termasuk</w:t>
      </w:r>
      <w:proofErr w:type="spellEnd"/>
      <w:r w:rsidRPr="00DB25C4">
        <w:rPr>
          <w:rFonts w:eastAsia="Calibri" w:cstheme="minorHAnsi"/>
          <w:color w:val="000000" w:themeColor="text1"/>
        </w:rPr>
        <w:t xml:space="preserve"> SOP </w:t>
      </w:r>
      <w:proofErr w:type="spellStart"/>
      <w:r w:rsidRPr="00DB25C4">
        <w:rPr>
          <w:rFonts w:eastAsia="Calibri" w:cstheme="minorHAnsi"/>
          <w:color w:val="000000" w:themeColor="text1"/>
        </w:rPr>
        <w:t>pemberhentian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w:t>
      </w:r>
    </w:p>
    <w:p w14:paraId="4072B088" w14:textId="77777777" w:rsidR="00866ABA" w:rsidRPr="00DB25C4" w:rsidRDefault="00866ABA" w:rsidP="00687314">
      <w:pPr>
        <w:spacing w:after="0" w:line="240" w:lineRule="auto"/>
        <w:ind w:firstLine="720"/>
        <w:jc w:val="both"/>
        <w:rPr>
          <w:rFonts w:eastAsia="Calibri" w:cstheme="minorHAnsi"/>
          <w:color w:val="000000" w:themeColor="text1"/>
        </w:rPr>
      </w:pPr>
      <w:r w:rsidRPr="00DB25C4">
        <w:rPr>
          <w:rFonts w:eastAsia="Calibri" w:cstheme="minorHAnsi"/>
          <w:color w:val="000000" w:themeColor="text1"/>
        </w:rPr>
        <w:t xml:space="preserve">Universitas Ma Chung sangat </w:t>
      </w:r>
      <w:proofErr w:type="spellStart"/>
      <w:r w:rsidRPr="00DB25C4">
        <w:rPr>
          <w:rFonts w:eastAsia="Calibri" w:cstheme="minorHAnsi"/>
          <w:color w:val="000000" w:themeColor="text1"/>
        </w:rPr>
        <w:t>serius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dalam</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memantau</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mengevaluasi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kinerja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sehingga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perlu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pemilihan</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penilaian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cara</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jelas</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transparan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Transparansi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dalam</w:t>
      </w:r>
      <w:proofErr w:type="spellEnd"/>
      <w:r w:rsidRPr="00DB25C4">
        <w:rPr>
          <w:rFonts w:eastAsia="Calibri" w:cstheme="minorHAnsi"/>
          <w:color w:val="000000" w:themeColor="text1"/>
        </w:rPr>
        <w:t xml:space="preserve"> proses </w:t>
      </w:r>
      <w:proofErr w:type="spellStart"/>
      <w:r w:rsidRPr="00DB25C4">
        <w:rPr>
          <w:rFonts w:eastAsia="Calibri" w:cstheme="minorHAnsi"/>
          <w:color w:val="000000" w:themeColor="text1"/>
        </w:rPr>
        <w:t>penilaian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kinerja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dijalankan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sehingga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mengetahui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sejauh</w:t>
      </w:r>
      <w:proofErr w:type="spellEnd"/>
      <w:r w:rsidRPr="00DB25C4">
        <w:rPr>
          <w:rFonts w:eastAsia="Calibri" w:cstheme="minorHAnsi"/>
          <w:color w:val="000000" w:themeColor="text1"/>
        </w:rPr>
        <w:t xml:space="preserve"> mana </w:t>
      </w:r>
      <w:proofErr w:type="spellStart"/>
      <w:r w:rsidRPr="00DB25C4">
        <w:rPr>
          <w:rFonts w:eastAsia="Calibri" w:cstheme="minorHAnsi"/>
          <w:color w:val="000000" w:themeColor="text1"/>
        </w:rPr>
        <w:t>kinerjanya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dianggap</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memenuhi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apa</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perlu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ditingkatkan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Semua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mengakses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hasil</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pembelajaran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atau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hasil</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angket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perkuliahan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di </w:t>
      </w:r>
      <w:proofErr w:type="spellStart"/>
      <w:r w:rsidRPr="00DB25C4">
        <w:rPr>
          <w:rFonts w:eastAsia="Calibri" w:cstheme="minorHAnsi"/>
          <w:color w:val="000000" w:themeColor="text1"/>
          <w:u w:val="single"/>
        </w:rPr>
        <w:t>laman</w:t>
      </w:r>
      <w:proofErr w:type="spellEnd"/>
      <w:r w:rsidRPr="00DB25C4">
        <w:rPr>
          <w:rFonts w:eastAsia="Calibri" w:cstheme="minorHAnsi"/>
          <w:color w:val="000000" w:themeColor="text1"/>
          <w:u w:val="single"/>
        </w:rPr>
        <w:t xml:space="preserve"> dosen.macis.ac.id</w:t>
      </w:r>
      <w:r w:rsidRPr="00DB25C4">
        <w:rPr>
          <w:rFonts w:eastAsia="Calibri" w:cstheme="minorHAnsi"/>
          <w:color w:val="000000" w:themeColor="text1"/>
        </w:rPr>
        <w:t xml:space="preserve">. </w:t>
      </w:r>
      <w:proofErr w:type="spellStart"/>
      <w:r w:rsidRPr="00DB25C4">
        <w:rPr>
          <w:rFonts w:eastAsia="Calibri" w:cstheme="minorHAnsi"/>
          <w:color w:val="000000" w:themeColor="text1"/>
        </w:rPr>
        <w:t>Sedangkan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hasil</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kinerja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dikirimkan</w:t>
      </w:r>
      <w:proofErr w:type="spellEnd"/>
      <w:r w:rsidRPr="00DB25C4">
        <w:rPr>
          <w:rFonts w:eastAsia="Calibri" w:cstheme="minorHAnsi"/>
          <w:color w:val="000000" w:themeColor="text1"/>
        </w:rPr>
        <w:t xml:space="preserve"> oleh Bagian </w:t>
      </w:r>
      <w:proofErr w:type="spellStart"/>
      <w:r w:rsidRPr="00DB25C4">
        <w:rPr>
          <w:rFonts w:eastAsia="Calibri" w:cstheme="minorHAnsi"/>
          <w:color w:val="000000" w:themeColor="text1"/>
        </w:rPr>
        <w:t>Pengelolaan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Sumber</w:t>
      </w:r>
      <w:proofErr w:type="spellEnd"/>
      <w:r w:rsidRPr="00DB25C4">
        <w:rPr>
          <w:rFonts w:eastAsia="Calibri" w:cstheme="minorHAnsi"/>
          <w:color w:val="000000" w:themeColor="text1"/>
        </w:rPr>
        <w:t xml:space="preserve"> Daya </w:t>
      </w:r>
      <w:proofErr w:type="spellStart"/>
      <w:r w:rsidRPr="00DB25C4">
        <w:rPr>
          <w:rFonts w:eastAsia="Calibri" w:cstheme="minorHAnsi"/>
          <w:color w:val="000000" w:themeColor="text1"/>
        </w:rPr>
        <w:t>Manusia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w:t>
      </w:r>
      <w:proofErr w:type="spellEnd"/>
      <w:r w:rsidRPr="00DB25C4">
        <w:rPr>
          <w:rFonts w:eastAsia="Calibri" w:cstheme="minorHAnsi"/>
          <w:color w:val="000000" w:themeColor="text1"/>
        </w:rPr>
        <w:t xml:space="preserve"> masing-masing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melalui</w:t>
      </w:r>
      <w:proofErr w:type="spellEnd"/>
      <w:r w:rsidRPr="00DB25C4">
        <w:rPr>
          <w:rFonts w:eastAsia="Calibri" w:cstheme="minorHAnsi"/>
          <w:color w:val="000000" w:themeColor="text1"/>
        </w:rPr>
        <w:t xml:space="preserve"> e-mail.</w:t>
      </w:r>
    </w:p>
    <w:p w14:paraId="0AEB1B84" w14:textId="77777777" w:rsidR="00866ABA" w:rsidRPr="00DB25C4" w:rsidRDefault="00866ABA" w:rsidP="00687314">
      <w:pPr>
        <w:spacing w:after="0" w:line="240" w:lineRule="auto"/>
        <w:jc w:val="both"/>
        <w:rPr>
          <w:rFonts w:cstheme="minorHAnsi"/>
        </w:rPr>
      </w:pPr>
    </w:p>
    <w:p w14:paraId="788B3CB7" w14:textId="77777777" w:rsidR="00866ABA" w:rsidRPr="00DB25C4" w:rsidRDefault="00866ABA" w:rsidP="00687314">
      <w:pPr>
        <w:spacing w:after="0" w:line="240" w:lineRule="auto"/>
        <w:rPr>
          <w:rFonts w:cstheme="minorHAnsi"/>
          <w:b/>
          <w:bCs/>
        </w:rPr>
      </w:pPr>
      <w:r w:rsidRPr="00DB25C4">
        <w:rPr>
          <w:rFonts w:cstheme="minorHAnsi"/>
          <w:b/>
          <w:bCs/>
        </w:rPr>
        <w:t xml:space="preserve">4.1.2.2 </w:t>
      </w:r>
      <w:proofErr w:type="spellStart"/>
      <w:r w:rsidRPr="00DB25C4">
        <w:rPr>
          <w:rFonts w:cstheme="minorHAnsi"/>
          <w:b/>
          <w:bCs/>
        </w:rPr>
        <w:t>Profil</w:t>
      </w:r>
      <w:proofErr w:type="spellEnd"/>
      <w:r w:rsidRPr="00DB25C4">
        <w:rPr>
          <w:rFonts w:cstheme="minorHAnsi"/>
          <w:b/>
          <w:bCs/>
        </w:rPr>
        <w:t xml:space="preserve"> DTPS yang </w:t>
      </w:r>
      <w:proofErr w:type="spellStart"/>
      <w:r w:rsidRPr="00DB25C4">
        <w:rPr>
          <w:rFonts w:cstheme="minorHAnsi"/>
          <w:b/>
          <w:bCs/>
        </w:rPr>
        <w:t>Bidang</w:t>
      </w:r>
      <w:proofErr w:type="spellEnd"/>
      <w:r w:rsidRPr="00DB25C4">
        <w:rPr>
          <w:rFonts w:cstheme="minorHAnsi"/>
          <w:b/>
          <w:bCs/>
        </w:rPr>
        <w:t xml:space="preserve"> </w:t>
      </w:r>
      <w:proofErr w:type="spellStart"/>
      <w:r w:rsidRPr="00DB25C4">
        <w:rPr>
          <w:rFonts w:cstheme="minorHAnsi"/>
          <w:b/>
          <w:bCs/>
        </w:rPr>
        <w:t>Keahliannya</w:t>
      </w:r>
      <w:proofErr w:type="spellEnd"/>
      <w:r w:rsidRPr="00DB25C4">
        <w:rPr>
          <w:rFonts w:cstheme="minorHAnsi"/>
          <w:b/>
          <w:bCs/>
        </w:rPr>
        <w:t xml:space="preserve"> </w:t>
      </w:r>
      <w:proofErr w:type="spellStart"/>
      <w:r w:rsidRPr="00DB25C4">
        <w:rPr>
          <w:rFonts w:cstheme="minorHAnsi"/>
          <w:b/>
          <w:bCs/>
        </w:rPr>
        <w:t>Sesuai</w:t>
      </w:r>
      <w:proofErr w:type="spellEnd"/>
      <w:r w:rsidRPr="00DB25C4">
        <w:rPr>
          <w:rFonts w:cstheme="minorHAnsi"/>
          <w:b/>
          <w:bCs/>
        </w:rPr>
        <w:t xml:space="preserve"> </w:t>
      </w:r>
      <w:proofErr w:type="spellStart"/>
      <w:r w:rsidRPr="00DB25C4">
        <w:rPr>
          <w:rFonts w:cstheme="minorHAnsi"/>
          <w:b/>
          <w:bCs/>
        </w:rPr>
        <w:t>Bidang</w:t>
      </w:r>
      <w:proofErr w:type="spellEnd"/>
      <w:r w:rsidRPr="00DB25C4">
        <w:rPr>
          <w:rFonts w:cstheme="minorHAnsi"/>
          <w:b/>
          <w:bCs/>
        </w:rPr>
        <w:t xml:space="preserve"> PS</w:t>
      </w:r>
    </w:p>
    <w:p w14:paraId="10A5274D" w14:textId="77777777" w:rsidR="00866ABA" w:rsidRPr="00DB25C4" w:rsidRDefault="00866ABA" w:rsidP="00687314">
      <w:pPr>
        <w:spacing w:after="0" w:line="240" w:lineRule="auto"/>
        <w:rPr>
          <w:rFonts w:cstheme="minorHAnsi"/>
        </w:rPr>
      </w:pPr>
      <w:proofErr w:type="spellStart"/>
      <w:r w:rsidRPr="00DB25C4">
        <w:rPr>
          <w:rFonts w:cstheme="minorHAnsi"/>
        </w:rPr>
        <w:t>Profil</w:t>
      </w:r>
      <w:proofErr w:type="spellEnd"/>
      <w:r w:rsidRPr="00DB25C4">
        <w:rPr>
          <w:rFonts w:cstheme="minorHAnsi"/>
        </w:rPr>
        <w:t xml:space="preserve"> DTPS yang </w:t>
      </w:r>
      <w:proofErr w:type="spellStart"/>
      <w:r w:rsidRPr="00DB25C4">
        <w:rPr>
          <w:rFonts w:cstheme="minorHAnsi"/>
        </w:rPr>
        <w:t>bidang</w:t>
      </w:r>
      <w:proofErr w:type="spellEnd"/>
      <w:r w:rsidRPr="00DB25C4">
        <w:rPr>
          <w:rFonts w:cstheme="minorHAnsi"/>
        </w:rPr>
        <w:t xml:space="preserve"> </w:t>
      </w:r>
      <w:proofErr w:type="spellStart"/>
      <w:r w:rsidRPr="00DB25C4">
        <w:rPr>
          <w:rFonts w:cstheme="minorHAnsi"/>
        </w:rPr>
        <w:t>keahliannya</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bidang</w:t>
      </w:r>
      <w:proofErr w:type="spellEnd"/>
      <w:r w:rsidRPr="00DB25C4">
        <w:rPr>
          <w:rFonts w:cstheme="minorHAnsi"/>
        </w:rPr>
        <w:t xml:space="preserve"> PS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Tabel</w:t>
      </w:r>
      <w:proofErr w:type="spellEnd"/>
      <w:r w:rsidRPr="00DB25C4">
        <w:rPr>
          <w:rFonts w:cstheme="minorHAnsi"/>
        </w:rPr>
        <w:t xml:space="preserve"> 4.1.2.2, yang </w:t>
      </w:r>
      <w:proofErr w:type="spellStart"/>
      <w:r w:rsidRPr="00DB25C4">
        <w:rPr>
          <w:rFonts w:cstheme="minorHAnsi"/>
        </w:rPr>
        <w:t>mencakup</w:t>
      </w:r>
      <w:proofErr w:type="spellEnd"/>
      <w:r w:rsidRPr="00DB25C4">
        <w:rPr>
          <w:rFonts w:cstheme="minorHAnsi"/>
        </w:rPr>
        <w:t xml:space="preserve"> (1) </w:t>
      </w:r>
      <w:proofErr w:type="spellStart"/>
      <w:r w:rsidRPr="00DB25C4">
        <w:rPr>
          <w:rFonts w:cstheme="minorHAnsi"/>
        </w:rPr>
        <w:t>nama</w:t>
      </w:r>
      <w:proofErr w:type="spellEnd"/>
      <w:r w:rsidRPr="00DB25C4">
        <w:rPr>
          <w:rFonts w:cstheme="minorHAnsi"/>
        </w:rPr>
        <w:t xml:space="preserve"> </w:t>
      </w:r>
      <w:proofErr w:type="spellStart"/>
      <w:r w:rsidRPr="00DB25C4">
        <w:rPr>
          <w:rFonts w:cstheme="minorHAnsi"/>
        </w:rPr>
        <w:t>lengkap</w:t>
      </w:r>
      <w:proofErr w:type="spellEnd"/>
      <w:r w:rsidRPr="00DB25C4">
        <w:rPr>
          <w:rFonts w:cstheme="minorHAnsi"/>
        </w:rPr>
        <w:t xml:space="preserve">, (2) </w:t>
      </w:r>
      <w:proofErr w:type="spellStart"/>
      <w:r w:rsidRPr="00DB25C4">
        <w:rPr>
          <w:rFonts w:cstheme="minorHAnsi"/>
        </w:rPr>
        <w:t>nomor</w:t>
      </w:r>
      <w:proofErr w:type="spellEnd"/>
      <w:r w:rsidRPr="00DB25C4">
        <w:rPr>
          <w:rFonts w:cstheme="minorHAnsi"/>
        </w:rPr>
        <w:t xml:space="preserve"> </w:t>
      </w:r>
      <w:proofErr w:type="spellStart"/>
      <w:r w:rsidRPr="00DB25C4">
        <w:rPr>
          <w:rFonts w:cstheme="minorHAnsi"/>
        </w:rPr>
        <w:t>induk</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nasional</w:t>
      </w:r>
      <w:proofErr w:type="spellEnd"/>
      <w:r w:rsidRPr="00DB25C4">
        <w:rPr>
          <w:rFonts w:cstheme="minorHAnsi"/>
        </w:rPr>
        <w:t xml:space="preserve"> (NIDN)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Nomor</w:t>
      </w:r>
      <w:proofErr w:type="spellEnd"/>
      <w:r w:rsidRPr="00DB25C4">
        <w:rPr>
          <w:rFonts w:cstheme="minorHAnsi"/>
        </w:rPr>
        <w:t xml:space="preserve"> </w:t>
      </w:r>
      <w:proofErr w:type="spellStart"/>
      <w:r w:rsidRPr="00DB25C4">
        <w:rPr>
          <w:rFonts w:cstheme="minorHAnsi"/>
        </w:rPr>
        <w:t>Induk</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Khusus</w:t>
      </w:r>
      <w:proofErr w:type="spellEnd"/>
      <w:r w:rsidRPr="00DB25C4">
        <w:rPr>
          <w:rFonts w:cstheme="minorHAnsi"/>
        </w:rPr>
        <w:t xml:space="preserve"> (NIDK), (3) </w:t>
      </w:r>
      <w:proofErr w:type="spellStart"/>
      <w:r w:rsidRPr="00DB25C4">
        <w:rPr>
          <w:rFonts w:cstheme="minorHAnsi"/>
        </w:rPr>
        <w:t>tanggal</w:t>
      </w:r>
      <w:proofErr w:type="spellEnd"/>
      <w:r w:rsidRPr="00DB25C4">
        <w:rPr>
          <w:rFonts w:cstheme="minorHAnsi"/>
        </w:rPr>
        <w:t xml:space="preserve"> </w:t>
      </w:r>
      <w:proofErr w:type="spellStart"/>
      <w:r w:rsidRPr="00DB25C4">
        <w:rPr>
          <w:rFonts w:cstheme="minorHAnsi"/>
        </w:rPr>
        <w:t>lahir</w:t>
      </w:r>
      <w:proofErr w:type="spellEnd"/>
      <w:r w:rsidRPr="00DB25C4">
        <w:rPr>
          <w:rFonts w:cstheme="minorHAnsi"/>
        </w:rPr>
        <w:t xml:space="preserve">, (4) </w:t>
      </w:r>
      <w:proofErr w:type="spellStart"/>
      <w:r w:rsidRPr="00DB25C4">
        <w:rPr>
          <w:rFonts w:cstheme="minorHAnsi"/>
        </w:rPr>
        <w:t>sertifikat</w:t>
      </w:r>
      <w:proofErr w:type="spellEnd"/>
      <w:r w:rsidRPr="00DB25C4">
        <w:rPr>
          <w:rFonts w:cstheme="minorHAnsi"/>
        </w:rPr>
        <w:t xml:space="preserve"> </w:t>
      </w:r>
      <w:proofErr w:type="spellStart"/>
      <w:r w:rsidRPr="00DB25C4">
        <w:rPr>
          <w:rFonts w:cstheme="minorHAnsi"/>
        </w:rPr>
        <w:t>pendidik</w:t>
      </w:r>
      <w:proofErr w:type="spellEnd"/>
      <w:r w:rsidRPr="00DB25C4">
        <w:rPr>
          <w:rFonts w:cstheme="minorHAnsi"/>
        </w:rPr>
        <w:t xml:space="preserve">, (5) </w:t>
      </w:r>
      <w:proofErr w:type="spellStart"/>
      <w:r w:rsidRPr="00DB25C4">
        <w:rPr>
          <w:rFonts w:cstheme="minorHAnsi"/>
        </w:rPr>
        <w:t>jabatan</w:t>
      </w:r>
      <w:proofErr w:type="spellEnd"/>
      <w:r w:rsidRPr="00DB25C4">
        <w:rPr>
          <w:rFonts w:cstheme="minorHAnsi"/>
        </w:rPr>
        <w:t xml:space="preserve"> </w:t>
      </w:r>
      <w:proofErr w:type="spellStart"/>
      <w:r w:rsidRPr="00DB25C4">
        <w:rPr>
          <w:rFonts w:cstheme="minorHAnsi"/>
        </w:rPr>
        <w:t>fungsional</w:t>
      </w:r>
      <w:proofErr w:type="spellEnd"/>
      <w:r w:rsidRPr="00DB25C4">
        <w:rPr>
          <w:rFonts w:cstheme="minorHAnsi"/>
        </w:rPr>
        <w:t xml:space="preserve">, (6) </w:t>
      </w:r>
      <w:proofErr w:type="spellStart"/>
      <w:r w:rsidRPr="00DB25C4">
        <w:rPr>
          <w:rFonts w:cstheme="minorHAnsi"/>
        </w:rPr>
        <w:t>gelar</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(7) Pendidikan S-</w:t>
      </w:r>
      <w:proofErr w:type="gramStart"/>
      <w:r w:rsidRPr="00DB25C4">
        <w:rPr>
          <w:rFonts w:cstheme="minorHAnsi"/>
        </w:rPr>
        <w:t>1,S</w:t>
      </w:r>
      <w:proofErr w:type="gramEnd"/>
      <w:r w:rsidRPr="00DB25C4">
        <w:rPr>
          <w:rFonts w:cstheme="minorHAnsi"/>
        </w:rPr>
        <w:t xml:space="preserve">-2,S-3 dan </w:t>
      </w:r>
      <w:proofErr w:type="spellStart"/>
      <w:r w:rsidRPr="00DB25C4">
        <w:rPr>
          <w:rFonts w:cstheme="minorHAnsi"/>
        </w:rPr>
        <w:t>asal</w:t>
      </w:r>
      <w:proofErr w:type="spellEnd"/>
      <w:r w:rsidRPr="00DB25C4">
        <w:rPr>
          <w:rFonts w:cstheme="minorHAnsi"/>
        </w:rPr>
        <w:t xml:space="preserve"> PT, dan (8) </w:t>
      </w:r>
      <w:proofErr w:type="spellStart"/>
      <w:r w:rsidRPr="00DB25C4">
        <w:rPr>
          <w:rFonts w:cstheme="minorHAnsi"/>
        </w:rPr>
        <w:t>bidang</w:t>
      </w:r>
      <w:proofErr w:type="spellEnd"/>
      <w:r w:rsidRPr="00DB25C4">
        <w:rPr>
          <w:rFonts w:cstheme="minorHAnsi"/>
        </w:rPr>
        <w:t xml:space="preserve"> </w:t>
      </w:r>
      <w:proofErr w:type="spellStart"/>
      <w:r w:rsidRPr="00DB25C4">
        <w:rPr>
          <w:rFonts w:cstheme="minorHAnsi"/>
        </w:rPr>
        <w:t>keahlian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setiap</w:t>
      </w:r>
      <w:proofErr w:type="spellEnd"/>
      <w:r w:rsidRPr="00DB25C4">
        <w:rPr>
          <w:rFonts w:cstheme="minorHAnsi"/>
        </w:rPr>
        <w:t xml:space="preserve"> </w:t>
      </w:r>
      <w:proofErr w:type="spellStart"/>
      <w:r w:rsidRPr="00DB25C4">
        <w:rPr>
          <w:rFonts w:cstheme="minorHAnsi"/>
        </w:rPr>
        <w:t>jenjang</w:t>
      </w:r>
      <w:proofErr w:type="spellEnd"/>
      <w:r w:rsidRPr="00DB25C4">
        <w:rPr>
          <w:rFonts w:cstheme="minorHAnsi"/>
        </w:rPr>
        <w:t xml:space="preserve"> Pendidikan.</w:t>
      </w:r>
    </w:p>
    <w:p w14:paraId="2AE18154" w14:textId="77777777" w:rsidR="00866ABA" w:rsidRPr="00DB25C4" w:rsidRDefault="00866ABA" w:rsidP="00687314">
      <w:pPr>
        <w:spacing w:after="0" w:line="240" w:lineRule="auto"/>
        <w:rPr>
          <w:rFonts w:cstheme="minorHAnsi"/>
          <w:b/>
          <w:bCs/>
        </w:rPr>
      </w:pPr>
      <w:r w:rsidRPr="00DB25C4">
        <w:rPr>
          <w:rFonts w:cstheme="minorHAnsi"/>
          <w:b/>
          <w:bCs/>
        </w:rPr>
        <w:t xml:space="preserve">4.1.2.3 </w:t>
      </w:r>
      <w:proofErr w:type="spellStart"/>
      <w:r w:rsidRPr="00DB25C4">
        <w:rPr>
          <w:rFonts w:cstheme="minorHAnsi"/>
          <w:b/>
          <w:bCs/>
        </w:rPr>
        <w:t>Profil</w:t>
      </w:r>
      <w:proofErr w:type="spellEnd"/>
      <w:r w:rsidRPr="00DB25C4">
        <w:rPr>
          <w:rFonts w:cstheme="minorHAnsi"/>
        </w:rPr>
        <w:t xml:space="preserve"> </w:t>
      </w:r>
      <w:r w:rsidRPr="00DB25C4">
        <w:rPr>
          <w:rFonts w:cstheme="minorHAnsi"/>
          <w:b/>
          <w:bCs/>
        </w:rPr>
        <w:t xml:space="preserve">DTPS yang </w:t>
      </w:r>
      <w:proofErr w:type="spellStart"/>
      <w:r w:rsidRPr="00DB25C4">
        <w:rPr>
          <w:rFonts w:cstheme="minorHAnsi"/>
          <w:b/>
          <w:bCs/>
        </w:rPr>
        <w:t>Bidang</w:t>
      </w:r>
      <w:proofErr w:type="spellEnd"/>
      <w:r w:rsidRPr="00DB25C4">
        <w:rPr>
          <w:rFonts w:cstheme="minorHAnsi"/>
          <w:b/>
          <w:bCs/>
        </w:rPr>
        <w:t xml:space="preserve"> </w:t>
      </w:r>
      <w:proofErr w:type="spellStart"/>
      <w:r w:rsidRPr="00DB25C4">
        <w:rPr>
          <w:rFonts w:cstheme="minorHAnsi"/>
          <w:b/>
          <w:bCs/>
        </w:rPr>
        <w:t>Keahliannya</w:t>
      </w:r>
      <w:proofErr w:type="spellEnd"/>
      <w:r w:rsidRPr="00DB25C4">
        <w:rPr>
          <w:rFonts w:cstheme="minorHAnsi"/>
          <w:b/>
          <w:bCs/>
        </w:rPr>
        <w:t xml:space="preserve"> di </w:t>
      </w:r>
      <w:proofErr w:type="spellStart"/>
      <w:r w:rsidRPr="00DB25C4">
        <w:rPr>
          <w:rFonts w:cstheme="minorHAnsi"/>
          <w:b/>
          <w:bCs/>
        </w:rPr>
        <w:t>Luar</w:t>
      </w:r>
      <w:proofErr w:type="spellEnd"/>
      <w:r w:rsidRPr="00DB25C4">
        <w:rPr>
          <w:rFonts w:cstheme="minorHAnsi"/>
          <w:b/>
          <w:bCs/>
        </w:rPr>
        <w:t xml:space="preserve"> </w:t>
      </w:r>
      <w:proofErr w:type="spellStart"/>
      <w:r w:rsidRPr="00DB25C4">
        <w:rPr>
          <w:rFonts w:cstheme="minorHAnsi"/>
          <w:b/>
          <w:bCs/>
        </w:rPr>
        <w:t>Bidang</w:t>
      </w:r>
      <w:proofErr w:type="spellEnd"/>
      <w:r w:rsidRPr="00DB25C4">
        <w:rPr>
          <w:rFonts w:cstheme="minorHAnsi"/>
          <w:b/>
          <w:bCs/>
        </w:rPr>
        <w:t xml:space="preserve"> PS</w:t>
      </w:r>
    </w:p>
    <w:p w14:paraId="1B0AC9DF" w14:textId="40AE2F35" w:rsidR="00866ABA" w:rsidRPr="00DB25C4" w:rsidRDefault="00866ABA" w:rsidP="00687314">
      <w:pPr>
        <w:spacing w:after="0" w:line="240" w:lineRule="auto"/>
        <w:rPr>
          <w:rFonts w:cstheme="minorHAnsi"/>
        </w:rPr>
      </w:pPr>
      <w:proofErr w:type="spellStart"/>
      <w:r w:rsidRPr="00DB25C4">
        <w:rPr>
          <w:rFonts w:cstheme="minorHAnsi"/>
        </w:rPr>
        <w:t>Profil</w:t>
      </w:r>
      <w:proofErr w:type="spellEnd"/>
      <w:r w:rsidRPr="00DB25C4">
        <w:rPr>
          <w:rFonts w:cstheme="minorHAnsi"/>
        </w:rPr>
        <w:t xml:space="preserve"> DTPS yang </w:t>
      </w:r>
      <w:proofErr w:type="spellStart"/>
      <w:r w:rsidRPr="00DB25C4">
        <w:rPr>
          <w:rFonts w:cstheme="minorHAnsi"/>
        </w:rPr>
        <w:t>bidang</w:t>
      </w:r>
      <w:proofErr w:type="spellEnd"/>
      <w:r w:rsidRPr="00DB25C4">
        <w:rPr>
          <w:rFonts w:cstheme="minorHAnsi"/>
        </w:rPr>
        <w:t xml:space="preserve"> </w:t>
      </w:r>
      <w:proofErr w:type="spellStart"/>
      <w:r w:rsidRPr="00DB25C4">
        <w:rPr>
          <w:rFonts w:cstheme="minorHAnsi"/>
        </w:rPr>
        <w:t>keahliannya</w:t>
      </w:r>
      <w:proofErr w:type="spellEnd"/>
      <w:r w:rsidRPr="00DB25C4">
        <w:rPr>
          <w:rFonts w:cstheme="minorHAnsi"/>
        </w:rPr>
        <w:t xml:space="preserve"> di </w:t>
      </w:r>
      <w:proofErr w:type="spellStart"/>
      <w:r w:rsidRPr="00DB25C4">
        <w:rPr>
          <w:rFonts w:cstheme="minorHAnsi"/>
        </w:rPr>
        <w:t>luar</w:t>
      </w:r>
      <w:proofErr w:type="spellEnd"/>
      <w:r w:rsidRPr="00DB25C4">
        <w:rPr>
          <w:rFonts w:cstheme="minorHAnsi"/>
        </w:rPr>
        <w:t xml:space="preserve"> </w:t>
      </w:r>
      <w:proofErr w:type="spellStart"/>
      <w:r w:rsidRPr="00DB25C4">
        <w:rPr>
          <w:rFonts w:cstheme="minorHAnsi"/>
        </w:rPr>
        <w:t>bidang</w:t>
      </w:r>
      <w:proofErr w:type="spellEnd"/>
      <w:r w:rsidRPr="00DB25C4">
        <w:rPr>
          <w:rFonts w:cstheme="minorHAnsi"/>
        </w:rPr>
        <w:t xml:space="preserve"> PS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Tabel</w:t>
      </w:r>
      <w:proofErr w:type="spellEnd"/>
      <w:r w:rsidRPr="00DB25C4">
        <w:rPr>
          <w:rFonts w:cstheme="minorHAnsi"/>
        </w:rPr>
        <w:t xml:space="preserve"> 4.1.2.3, yang </w:t>
      </w:r>
      <w:proofErr w:type="spellStart"/>
      <w:r w:rsidRPr="00DB25C4">
        <w:rPr>
          <w:rFonts w:cstheme="minorHAnsi"/>
        </w:rPr>
        <w:t>mencakup</w:t>
      </w:r>
      <w:proofErr w:type="spellEnd"/>
      <w:r w:rsidRPr="00DB25C4">
        <w:rPr>
          <w:rFonts w:cstheme="minorHAnsi"/>
        </w:rPr>
        <w:t xml:space="preserve"> (1) </w:t>
      </w:r>
      <w:proofErr w:type="spellStart"/>
      <w:r w:rsidRPr="00DB25C4">
        <w:rPr>
          <w:rFonts w:cstheme="minorHAnsi"/>
        </w:rPr>
        <w:t>nama</w:t>
      </w:r>
      <w:proofErr w:type="spellEnd"/>
      <w:r w:rsidRPr="00DB25C4">
        <w:rPr>
          <w:rFonts w:cstheme="minorHAnsi"/>
        </w:rPr>
        <w:t xml:space="preserve"> </w:t>
      </w:r>
      <w:proofErr w:type="spellStart"/>
      <w:r w:rsidRPr="00DB25C4">
        <w:rPr>
          <w:rFonts w:cstheme="minorHAnsi"/>
        </w:rPr>
        <w:t>lengkap</w:t>
      </w:r>
      <w:proofErr w:type="spellEnd"/>
      <w:r w:rsidRPr="00DB25C4">
        <w:rPr>
          <w:rFonts w:cstheme="minorHAnsi"/>
        </w:rPr>
        <w:t xml:space="preserve">, (2) </w:t>
      </w:r>
      <w:proofErr w:type="spellStart"/>
      <w:r w:rsidRPr="00DB25C4">
        <w:rPr>
          <w:rFonts w:cstheme="minorHAnsi"/>
        </w:rPr>
        <w:t>nomor</w:t>
      </w:r>
      <w:proofErr w:type="spellEnd"/>
      <w:r w:rsidRPr="00DB25C4">
        <w:rPr>
          <w:rFonts w:cstheme="minorHAnsi"/>
        </w:rPr>
        <w:t xml:space="preserve"> </w:t>
      </w:r>
      <w:proofErr w:type="spellStart"/>
      <w:r w:rsidRPr="00DB25C4">
        <w:rPr>
          <w:rFonts w:cstheme="minorHAnsi"/>
        </w:rPr>
        <w:t>induk</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nasional</w:t>
      </w:r>
      <w:proofErr w:type="spellEnd"/>
      <w:r w:rsidRPr="00DB25C4">
        <w:rPr>
          <w:rFonts w:cstheme="minorHAnsi"/>
        </w:rPr>
        <w:t xml:space="preserve"> (NIDN)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Nomor</w:t>
      </w:r>
      <w:proofErr w:type="spellEnd"/>
      <w:r w:rsidRPr="00DB25C4">
        <w:rPr>
          <w:rFonts w:cstheme="minorHAnsi"/>
        </w:rPr>
        <w:t xml:space="preserve"> </w:t>
      </w:r>
      <w:proofErr w:type="spellStart"/>
      <w:r w:rsidRPr="00DB25C4">
        <w:rPr>
          <w:rFonts w:cstheme="minorHAnsi"/>
        </w:rPr>
        <w:t>Induk</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Khusus</w:t>
      </w:r>
      <w:proofErr w:type="spellEnd"/>
      <w:r w:rsidRPr="00DB25C4">
        <w:rPr>
          <w:rFonts w:cstheme="minorHAnsi"/>
        </w:rPr>
        <w:t xml:space="preserve"> (NIDK), (3) </w:t>
      </w:r>
      <w:proofErr w:type="spellStart"/>
      <w:r w:rsidRPr="00DB25C4">
        <w:rPr>
          <w:rFonts w:cstheme="minorHAnsi"/>
        </w:rPr>
        <w:t>tanggal</w:t>
      </w:r>
      <w:proofErr w:type="spellEnd"/>
      <w:r w:rsidRPr="00DB25C4">
        <w:rPr>
          <w:rFonts w:cstheme="minorHAnsi"/>
        </w:rPr>
        <w:t xml:space="preserve"> </w:t>
      </w:r>
      <w:proofErr w:type="spellStart"/>
      <w:r w:rsidRPr="00DB25C4">
        <w:rPr>
          <w:rFonts w:cstheme="minorHAnsi"/>
        </w:rPr>
        <w:t>lahir</w:t>
      </w:r>
      <w:proofErr w:type="spellEnd"/>
      <w:r w:rsidRPr="00DB25C4">
        <w:rPr>
          <w:rFonts w:cstheme="minorHAnsi"/>
        </w:rPr>
        <w:t xml:space="preserve">, (4) </w:t>
      </w:r>
      <w:proofErr w:type="spellStart"/>
      <w:r w:rsidRPr="00DB25C4">
        <w:rPr>
          <w:rFonts w:cstheme="minorHAnsi"/>
        </w:rPr>
        <w:t>sertifikat</w:t>
      </w:r>
      <w:proofErr w:type="spellEnd"/>
      <w:r w:rsidRPr="00DB25C4">
        <w:rPr>
          <w:rFonts w:cstheme="minorHAnsi"/>
        </w:rPr>
        <w:t xml:space="preserve"> </w:t>
      </w:r>
      <w:proofErr w:type="spellStart"/>
      <w:r w:rsidRPr="00DB25C4">
        <w:rPr>
          <w:rFonts w:cstheme="minorHAnsi"/>
        </w:rPr>
        <w:t>pendidik</w:t>
      </w:r>
      <w:proofErr w:type="spellEnd"/>
      <w:r w:rsidRPr="00DB25C4">
        <w:rPr>
          <w:rFonts w:cstheme="minorHAnsi"/>
        </w:rPr>
        <w:t xml:space="preserve">, (5) </w:t>
      </w:r>
      <w:proofErr w:type="spellStart"/>
      <w:r w:rsidRPr="00DB25C4">
        <w:rPr>
          <w:rFonts w:cstheme="minorHAnsi"/>
        </w:rPr>
        <w:t>jabatan</w:t>
      </w:r>
      <w:proofErr w:type="spellEnd"/>
      <w:r w:rsidRPr="00DB25C4">
        <w:rPr>
          <w:rFonts w:cstheme="minorHAnsi"/>
        </w:rPr>
        <w:t xml:space="preserve"> </w:t>
      </w:r>
      <w:proofErr w:type="spellStart"/>
      <w:r w:rsidRPr="00DB25C4">
        <w:rPr>
          <w:rFonts w:cstheme="minorHAnsi"/>
        </w:rPr>
        <w:t>fungsional</w:t>
      </w:r>
      <w:proofErr w:type="spellEnd"/>
      <w:r w:rsidRPr="00DB25C4">
        <w:rPr>
          <w:rFonts w:cstheme="minorHAnsi"/>
        </w:rPr>
        <w:t xml:space="preserve">, (6) </w:t>
      </w:r>
      <w:proofErr w:type="spellStart"/>
      <w:r w:rsidRPr="00DB25C4">
        <w:rPr>
          <w:rFonts w:cstheme="minorHAnsi"/>
        </w:rPr>
        <w:t>gelar</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(7) Pendidikan S-</w:t>
      </w:r>
      <w:proofErr w:type="gramStart"/>
      <w:r w:rsidRPr="00DB25C4">
        <w:rPr>
          <w:rFonts w:cstheme="minorHAnsi"/>
        </w:rPr>
        <w:t>1,S</w:t>
      </w:r>
      <w:proofErr w:type="gramEnd"/>
      <w:r w:rsidRPr="00DB25C4">
        <w:rPr>
          <w:rFonts w:cstheme="minorHAnsi"/>
        </w:rPr>
        <w:t xml:space="preserve">-2,S-3 dan </w:t>
      </w:r>
      <w:proofErr w:type="spellStart"/>
      <w:r w:rsidRPr="00DB25C4">
        <w:rPr>
          <w:rFonts w:cstheme="minorHAnsi"/>
        </w:rPr>
        <w:t>asal</w:t>
      </w:r>
      <w:proofErr w:type="spellEnd"/>
      <w:r w:rsidRPr="00DB25C4">
        <w:rPr>
          <w:rFonts w:cstheme="minorHAnsi"/>
        </w:rPr>
        <w:t xml:space="preserve"> PT, dan (8) </w:t>
      </w:r>
      <w:proofErr w:type="spellStart"/>
      <w:r w:rsidRPr="00DB25C4">
        <w:rPr>
          <w:rFonts w:cstheme="minorHAnsi"/>
        </w:rPr>
        <w:t>bidang</w:t>
      </w:r>
      <w:proofErr w:type="spellEnd"/>
      <w:r w:rsidRPr="00DB25C4">
        <w:rPr>
          <w:rFonts w:cstheme="minorHAnsi"/>
        </w:rPr>
        <w:t xml:space="preserve"> </w:t>
      </w:r>
      <w:proofErr w:type="spellStart"/>
      <w:r w:rsidRPr="00DB25C4">
        <w:rPr>
          <w:rFonts w:cstheme="minorHAnsi"/>
        </w:rPr>
        <w:t>keahlian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setiap</w:t>
      </w:r>
      <w:proofErr w:type="spellEnd"/>
      <w:r w:rsidRPr="00DB25C4">
        <w:rPr>
          <w:rFonts w:cstheme="minorHAnsi"/>
        </w:rPr>
        <w:t xml:space="preserve"> </w:t>
      </w:r>
      <w:proofErr w:type="spellStart"/>
      <w:r w:rsidRPr="00DB25C4">
        <w:rPr>
          <w:rFonts w:cstheme="minorHAnsi"/>
        </w:rPr>
        <w:t>jenjang</w:t>
      </w:r>
      <w:proofErr w:type="spellEnd"/>
      <w:r w:rsidRPr="00DB25C4">
        <w:rPr>
          <w:rFonts w:cstheme="minorHAnsi"/>
        </w:rPr>
        <w:t xml:space="preserve"> Pendidikan.</w:t>
      </w:r>
    </w:p>
    <w:p w14:paraId="791C5D10" w14:textId="77777777" w:rsidR="00687314" w:rsidRDefault="00687314" w:rsidP="00687314">
      <w:pPr>
        <w:spacing w:after="0" w:line="240" w:lineRule="auto"/>
        <w:rPr>
          <w:rFonts w:cstheme="minorHAnsi"/>
        </w:rPr>
        <w:sectPr w:rsidR="00687314" w:rsidSect="00CD4E67">
          <w:headerReference w:type="default" r:id="rId71"/>
          <w:footerReference w:type="default" r:id="rId72"/>
          <w:pgSz w:w="12240" w:h="15840"/>
          <w:pgMar w:top="1440" w:right="1440" w:bottom="1440" w:left="1440" w:header="720" w:footer="720" w:gutter="0"/>
          <w:cols w:space="720"/>
          <w:noEndnote/>
        </w:sectPr>
      </w:pPr>
    </w:p>
    <w:p w14:paraId="7BD82816" w14:textId="7555D6BF" w:rsidR="00866ABA" w:rsidRPr="00DB25C4" w:rsidRDefault="00866ABA" w:rsidP="00687314">
      <w:pPr>
        <w:spacing w:after="0" w:line="240" w:lineRule="auto"/>
        <w:rPr>
          <w:rFonts w:cstheme="minorHAnsi"/>
        </w:rPr>
      </w:pPr>
    </w:p>
    <w:p w14:paraId="2E86E069" w14:textId="77777777" w:rsidR="00866ABA" w:rsidRPr="00DB25C4" w:rsidRDefault="00866ABA" w:rsidP="00687314">
      <w:pPr>
        <w:spacing w:after="0" w:line="240" w:lineRule="auto"/>
        <w:rPr>
          <w:rFonts w:cstheme="minorHAnsi"/>
        </w:rPr>
      </w:pPr>
    </w:p>
    <w:p w14:paraId="075BDEE9" w14:textId="77777777" w:rsidR="00866ABA" w:rsidRPr="00DB25C4" w:rsidRDefault="00866ABA" w:rsidP="00687314">
      <w:pPr>
        <w:spacing w:after="0" w:line="240" w:lineRule="auto"/>
        <w:rPr>
          <w:rFonts w:cstheme="minorHAnsi"/>
        </w:rPr>
      </w:pPr>
    </w:p>
    <w:p w14:paraId="6A833E0C" w14:textId="77777777" w:rsidR="00866ABA" w:rsidRPr="00DB25C4" w:rsidRDefault="00866ABA" w:rsidP="00687314">
      <w:pPr>
        <w:spacing w:after="0" w:line="240" w:lineRule="auto"/>
        <w:rPr>
          <w:rFonts w:cstheme="minorHAnsi"/>
        </w:rPr>
      </w:pPr>
    </w:p>
    <w:p w14:paraId="47F05569" w14:textId="77777777" w:rsidR="00866ABA" w:rsidRPr="00DB25C4" w:rsidRDefault="00866ABA" w:rsidP="00687314">
      <w:pPr>
        <w:spacing w:after="0" w:line="240" w:lineRule="auto"/>
        <w:rPr>
          <w:rFonts w:cstheme="minorHAnsi"/>
        </w:rPr>
      </w:pPr>
    </w:p>
    <w:p w14:paraId="6A096B11" w14:textId="77777777" w:rsidR="00866ABA" w:rsidRPr="00DB25C4" w:rsidRDefault="00866ABA" w:rsidP="00687314">
      <w:pPr>
        <w:spacing w:after="0" w:line="240" w:lineRule="auto"/>
        <w:rPr>
          <w:rFonts w:cstheme="minorHAnsi"/>
        </w:rPr>
      </w:pPr>
    </w:p>
    <w:p w14:paraId="065D67C9" w14:textId="77777777" w:rsidR="00866ABA" w:rsidRPr="00DB25C4" w:rsidRDefault="00866ABA" w:rsidP="00687314">
      <w:pPr>
        <w:spacing w:after="0" w:line="240" w:lineRule="auto"/>
        <w:rPr>
          <w:rFonts w:cstheme="minorHAnsi"/>
        </w:rPr>
      </w:pPr>
    </w:p>
    <w:p w14:paraId="4863401E" w14:textId="77777777" w:rsidR="00866ABA" w:rsidRPr="00DB25C4" w:rsidRDefault="00866ABA" w:rsidP="00687314">
      <w:pPr>
        <w:spacing w:after="0" w:line="240" w:lineRule="auto"/>
        <w:rPr>
          <w:rFonts w:cstheme="minorHAnsi"/>
        </w:rPr>
      </w:pPr>
    </w:p>
    <w:p w14:paraId="229F9E49" w14:textId="77777777" w:rsidR="00866ABA" w:rsidRPr="00DB25C4" w:rsidRDefault="00866ABA" w:rsidP="00687314">
      <w:pPr>
        <w:spacing w:after="0" w:line="240" w:lineRule="auto"/>
        <w:rPr>
          <w:rFonts w:cstheme="minorHAnsi"/>
        </w:rPr>
      </w:pPr>
    </w:p>
    <w:p w14:paraId="608812C3" w14:textId="77777777" w:rsidR="00866ABA" w:rsidRPr="00DB25C4" w:rsidRDefault="00866ABA" w:rsidP="00687314">
      <w:pPr>
        <w:spacing w:after="0" w:line="240" w:lineRule="auto"/>
        <w:rPr>
          <w:rFonts w:cstheme="minorHAnsi"/>
        </w:rPr>
      </w:pPr>
    </w:p>
    <w:p w14:paraId="5F449E2D" w14:textId="77777777" w:rsidR="00866ABA" w:rsidRPr="00DB25C4" w:rsidRDefault="00866ABA" w:rsidP="00687314">
      <w:pPr>
        <w:spacing w:after="0" w:line="240" w:lineRule="auto"/>
        <w:rPr>
          <w:rFonts w:cstheme="minorHAnsi"/>
        </w:rPr>
      </w:pPr>
    </w:p>
    <w:p w14:paraId="66750E4B" w14:textId="77777777" w:rsidR="00866ABA" w:rsidRPr="00DB25C4" w:rsidRDefault="00866ABA" w:rsidP="00687314">
      <w:pPr>
        <w:spacing w:after="0" w:line="240" w:lineRule="auto"/>
        <w:rPr>
          <w:rFonts w:cstheme="minorHAnsi"/>
        </w:rPr>
      </w:pPr>
    </w:p>
    <w:p w14:paraId="33B24D4E" w14:textId="77777777" w:rsidR="00866ABA" w:rsidRPr="00DB25C4" w:rsidRDefault="00866ABA" w:rsidP="00687314">
      <w:pPr>
        <w:spacing w:after="0" w:line="240" w:lineRule="auto"/>
        <w:rPr>
          <w:rFonts w:cstheme="minorHAnsi"/>
        </w:rPr>
      </w:pPr>
    </w:p>
    <w:p w14:paraId="5A4C7F0D" w14:textId="77777777" w:rsidR="00866ABA" w:rsidRPr="00DB25C4" w:rsidRDefault="00866ABA" w:rsidP="00687314">
      <w:pPr>
        <w:spacing w:after="0" w:line="240" w:lineRule="auto"/>
        <w:rPr>
          <w:rFonts w:cstheme="minorHAnsi"/>
        </w:rPr>
      </w:pPr>
    </w:p>
    <w:p w14:paraId="43B30E22" w14:textId="77777777" w:rsidR="00866ABA" w:rsidRPr="00DB25C4" w:rsidRDefault="00866ABA" w:rsidP="00687314">
      <w:pPr>
        <w:spacing w:after="0" w:line="240" w:lineRule="auto"/>
        <w:rPr>
          <w:rFonts w:cstheme="minorHAnsi"/>
        </w:rPr>
      </w:pPr>
    </w:p>
    <w:p w14:paraId="47320438" w14:textId="77777777" w:rsidR="00866ABA" w:rsidRPr="00DB25C4" w:rsidRDefault="00866ABA" w:rsidP="00687314">
      <w:pPr>
        <w:spacing w:after="0" w:line="240" w:lineRule="auto"/>
        <w:rPr>
          <w:rFonts w:cstheme="minorHAnsi"/>
        </w:rPr>
      </w:pPr>
    </w:p>
    <w:p w14:paraId="64D8B853" w14:textId="77777777" w:rsidR="00866ABA" w:rsidRPr="00DB25C4" w:rsidRDefault="00866ABA" w:rsidP="00687314">
      <w:pPr>
        <w:spacing w:after="0" w:line="240" w:lineRule="auto"/>
        <w:rPr>
          <w:rFonts w:cstheme="minorHAnsi"/>
        </w:rPr>
        <w:sectPr w:rsidR="00866ABA" w:rsidRPr="00DB25C4" w:rsidSect="00687314">
          <w:type w:val="continuous"/>
          <w:pgSz w:w="12240" w:h="15840"/>
          <w:pgMar w:top="1440" w:right="1440" w:bottom="1440" w:left="1440" w:header="720" w:footer="720" w:gutter="0"/>
          <w:cols w:space="720"/>
          <w:noEndnote/>
        </w:sectPr>
      </w:pPr>
    </w:p>
    <w:p w14:paraId="2E2411D0" w14:textId="77777777" w:rsidR="00866ABA" w:rsidRPr="00DB25C4" w:rsidRDefault="00866ABA" w:rsidP="00687314">
      <w:pPr>
        <w:spacing w:after="0" w:line="240" w:lineRule="auto"/>
        <w:rPr>
          <w:rFonts w:cstheme="minorHAnsi"/>
          <w:b/>
          <w:bCs/>
        </w:rPr>
      </w:pPr>
      <w:proofErr w:type="spellStart"/>
      <w:r w:rsidRPr="00DB25C4">
        <w:rPr>
          <w:rFonts w:cstheme="minorHAnsi"/>
          <w:b/>
          <w:bCs/>
        </w:rPr>
        <w:lastRenderedPageBreak/>
        <w:t>Tabel</w:t>
      </w:r>
      <w:proofErr w:type="spellEnd"/>
      <w:r w:rsidRPr="00DB25C4">
        <w:rPr>
          <w:rFonts w:cstheme="minorHAnsi"/>
          <w:b/>
          <w:bCs/>
        </w:rPr>
        <w:t xml:space="preserve"> 4.1.2.2 DTPS yang </w:t>
      </w:r>
      <w:proofErr w:type="spellStart"/>
      <w:r w:rsidRPr="00DB25C4">
        <w:rPr>
          <w:rFonts w:cstheme="minorHAnsi"/>
          <w:b/>
          <w:bCs/>
        </w:rPr>
        <w:t>Bidang</w:t>
      </w:r>
      <w:proofErr w:type="spellEnd"/>
      <w:r w:rsidRPr="00DB25C4">
        <w:rPr>
          <w:rFonts w:cstheme="minorHAnsi"/>
          <w:b/>
          <w:bCs/>
        </w:rPr>
        <w:t xml:space="preserve"> </w:t>
      </w:r>
      <w:proofErr w:type="spellStart"/>
      <w:r w:rsidRPr="00DB25C4">
        <w:rPr>
          <w:rFonts w:cstheme="minorHAnsi"/>
          <w:b/>
          <w:bCs/>
        </w:rPr>
        <w:t>Keahliannya</w:t>
      </w:r>
      <w:proofErr w:type="spellEnd"/>
      <w:r w:rsidRPr="00DB25C4">
        <w:rPr>
          <w:rFonts w:cstheme="minorHAnsi"/>
          <w:b/>
          <w:bCs/>
        </w:rPr>
        <w:t xml:space="preserve"> </w:t>
      </w:r>
      <w:proofErr w:type="spellStart"/>
      <w:r w:rsidRPr="00DB25C4">
        <w:rPr>
          <w:rFonts w:cstheme="minorHAnsi"/>
          <w:b/>
          <w:bCs/>
        </w:rPr>
        <w:t>Sesuai</w:t>
      </w:r>
      <w:proofErr w:type="spellEnd"/>
      <w:r w:rsidRPr="00DB25C4">
        <w:rPr>
          <w:rFonts w:cstheme="minorHAnsi"/>
          <w:b/>
          <w:bCs/>
        </w:rPr>
        <w:t xml:space="preserve"> </w:t>
      </w:r>
      <w:proofErr w:type="spellStart"/>
      <w:r w:rsidRPr="00DB25C4">
        <w:rPr>
          <w:rFonts w:cstheme="minorHAnsi"/>
          <w:b/>
          <w:bCs/>
        </w:rPr>
        <w:t>dengan</w:t>
      </w:r>
      <w:proofErr w:type="spellEnd"/>
      <w:r w:rsidRPr="00DB25C4">
        <w:rPr>
          <w:rFonts w:cstheme="minorHAnsi"/>
          <w:b/>
          <w:bCs/>
        </w:rPr>
        <w:t xml:space="preserve"> </w:t>
      </w:r>
      <w:proofErr w:type="spellStart"/>
      <w:r w:rsidRPr="00DB25C4">
        <w:rPr>
          <w:rFonts w:cstheme="minorHAnsi"/>
          <w:b/>
          <w:bCs/>
        </w:rPr>
        <w:t>Bidang</w:t>
      </w:r>
      <w:proofErr w:type="spellEnd"/>
      <w:r w:rsidRPr="00DB25C4">
        <w:rPr>
          <w:rFonts w:cstheme="minorHAnsi"/>
          <w:b/>
          <w:bCs/>
        </w:rPr>
        <w:t xml:space="preserve"> PS</w:t>
      </w:r>
    </w:p>
    <w:tbl>
      <w:tblPr>
        <w:tblW w:w="13490" w:type="dxa"/>
        <w:tblLook w:val="04A0" w:firstRow="1" w:lastRow="0" w:firstColumn="1" w:lastColumn="0" w:noHBand="0" w:noVBand="1"/>
      </w:tblPr>
      <w:tblGrid>
        <w:gridCol w:w="529"/>
        <w:gridCol w:w="2807"/>
        <w:gridCol w:w="1332"/>
        <w:gridCol w:w="1357"/>
        <w:gridCol w:w="1128"/>
        <w:gridCol w:w="1470"/>
        <w:gridCol w:w="1337"/>
        <w:gridCol w:w="2004"/>
        <w:gridCol w:w="1603"/>
      </w:tblGrid>
      <w:tr w:rsidR="00866ABA" w:rsidRPr="00DB25C4" w14:paraId="0EC4D2CB" w14:textId="77777777" w:rsidTr="002A20EE">
        <w:trPr>
          <w:trHeight w:val="575"/>
        </w:trPr>
        <w:tc>
          <w:tcPr>
            <w:tcW w:w="529"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38CC1F25"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No</w:t>
            </w:r>
          </w:p>
        </w:tc>
        <w:tc>
          <w:tcPr>
            <w:tcW w:w="2807" w:type="dxa"/>
            <w:tcBorders>
              <w:top w:val="single" w:sz="4" w:space="0" w:color="auto"/>
              <w:left w:val="nil"/>
              <w:bottom w:val="single" w:sz="4" w:space="0" w:color="auto"/>
              <w:right w:val="single" w:sz="4" w:space="0" w:color="auto"/>
            </w:tcBorders>
            <w:shd w:val="clear" w:color="auto" w:fill="BDD7EE"/>
            <w:noWrap/>
            <w:vAlign w:val="center"/>
            <w:hideMark/>
          </w:tcPr>
          <w:p w14:paraId="09D3AC55"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 xml:space="preserve">Nama </w:t>
            </w:r>
            <w:proofErr w:type="spellStart"/>
            <w:r w:rsidRPr="00DB25C4">
              <w:rPr>
                <w:rFonts w:eastAsia="Times New Roman" w:cstheme="minorHAnsi"/>
                <w:b/>
                <w:bCs/>
                <w:color w:val="000000"/>
              </w:rPr>
              <w:t>Lengkap</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Dosen</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Tetap</w:t>
            </w:r>
            <w:proofErr w:type="spellEnd"/>
          </w:p>
        </w:tc>
        <w:tc>
          <w:tcPr>
            <w:tcW w:w="1255" w:type="dxa"/>
            <w:tcBorders>
              <w:top w:val="single" w:sz="4" w:space="0" w:color="auto"/>
              <w:left w:val="nil"/>
              <w:bottom w:val="single" w:sz="4" w:space="0" w:color="auto"/>
              <w:right w:val="single" w:sz="4" w:space="0" w:color="auto"/>
            </w:tcBorders>
            <w:shd w:val="clear" w:color="auto" w:fill="BDD7EE"/>
            <w:noWrap/>
            <w:vAlign w:val="center"/>
            <w:hideMark/>
          </w:tcPr>
          <w:p w14:paraId="1886DCD9"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NIDN/NIDK</w:t>
            </w:r>
          </w:p>
        </w:tc>
        <w:tc>
          <w:tcPr>
            <w:tcW w:w="1357" w:type="dxa"/>
            <w:tcBorders>
              <w:top w:val="single" w:sz="4" w:space="0" w:color="auto"/>
              <w:left w:val="nil"/>
              <w:bottom w:val="single" w:sz="4" w:space="0" w:color="auto"/>
              <w:right w:val="single" w:sz="4" w:space="0" w:color="auto"/>
            </w:tcBorders>
            <w:shd w:val="clear" w:color="auto" w:fill="BDD7EE"/>
            <w:noWrap/>
            <w:vAlign w:val="center"/>
            <w:hideMark/>
          </w:tcPr>
          <w:p w14:paraId="08D32B81"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Tanggal</w:t>
            </w:r>
            <w:proofErr w:type="spellEnd"/>
            <w:r w:rsidRPr="00DB25C4">
              <w:rPr>
                <w:rFonts w:eastAsia="Times New Roman" w:cstheme="minorHAnsi"/>
                <w:b/>
                <w:bCs/>
                <w:color w:val="000000"/>
              </w:rPr>
              <w:t xml:space="preserve"> Lahir</w:t>
            </w:r>
          </w:p>
        </w:tc>
        <w:tc>
          <w:tcPr>
            <w:tcW w:w="1128" w:type="dxa"/>
            <w:tcBorders>
              <w:top w:val="single" w:sz="4" w:space="0" w:color="auto"/>
              <w:left w:val="nil"/>
              <w:bottom w:val="single" w:sz="4" w:space="0" w:color="auto"/>
              <w:right w:val="single" w:sz="4" w:space="0" w:color="auto"/>
            </w:tcBorders>
            <w:shd w:val="clear" w:color="auto" w:fill="BDD7EE"/>
            <w:noWrap/>
            <w:vAlign w:val="center"/>
            <w:hideMark/>
          </w:tcPr>
          <w:p w14:paraId="2838AFF5"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Sertifikat</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Pendidik</w:t>
            </w:r>
            <w:proofErr w:type="spellEnd"/>
          </w:p>
        </w:tc>
        <w:tc>
          <w:tcPr>
            <w:tcW w:w="1470" w:type="dxa"/>
            <w:tcBorders>
              <w:top w:val="single" w:sz="4" w:space="0" w:color="auto"/>
              <w:left w:val="nil"/>
              <w:bottom w:val="single" w:sz="4" w:space="0" w:color="auto"/>
              <w:right w:val="single" w:sz="4" w:space="0" w:color="auto"/>
            </w:tcBorders>
            <w:shd w:val="clear" w:color="auto" w:fill="BDD7EE"/>
            <w:noWrap/>
            <w:vAlign w:val="center"/>
            <w:hideMark/>
          </w:tcPr>
          <w:p w14:paraId="21C31768"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Jabatan</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Fungsional</w:t>
            </w:r>
            <w:proofErr w:type="spellEnd"/>
          </w:p>
        </w:tc>
        <w:tc>
          <w:tcPr>
            <w:tcW w:w="1337" w:type="dxa"/>
            <w:tcBorders>
              <w:top w:val="single" w:sz="4" w:space="0" w:color="auto"/>
              <w:left w:val="nil"/>
              <w:bottom w:val="single" w:sz="4" w:space="0" w:color="auto"/>
              <w:right w:val="single" w:sz="4" w:space="0" w:color="auto"/>
            </w:tcBorders>
            <w:shd w:val="clear" w:color="auto" w:fill="BDD7EE"/>
            <w:noWrap/>
            <w:vAlign w:val="center"/>
            <w:hideMark/>
          </w:tcPr>
          <w:p w14:paraId="5465BC9C"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Gelar</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Akademik</w:t>
            </w:r>
            <w:proofErr w:type="spellEnd"/>
          </w:p>
        </w:tc>
        <w:tc>
          <w:tcPr>
            <w:tcW w:w="2004" w:type="dxa"/>
            <w:tcBorders>
              <w:top w:val="single" w:sz="4" w:space="0" w:color="auto"/>
              <w:left w:val="nil"/>
              <w:bottom w:val="single" w:sz="4" w:space="0" w:color="auto"/>
              <w:right w:val="single" w:sz="4" w:space="0" w:color="auto"/>
            </w:tcBorders>
            <w:shd w:val="clear" w:color="auto" w:fill="BDD7EE"/>
            <w:vAlign w:val="center"/>
            <w:hideMark/>
          </w:tcPr>
          <w:p w14:paraId="5E017F9E"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Pendidikan</w:t>
            </w:r>
            <w:r w:rsidRPr="00DB25C4">
              <w:rPr>
                <w:rFonts w:eastAsia="Times New Roman" w:cstheme="minorHAnsi"/>
                <w:b/>
                <w:bCs/>
                <w:color w:val="FF0000"/>
              </w:rPr>
              <w:t xml:space="preserve"> </w:t>
            </w:r>
            <w:r w:rsidRPr="00DB25C4">
              <w:rPr>
                <w:rFonts w:eastAsia="Times New Roman" w:cstheme="minorHAnsi"/>
                <w:b/>
                <w:bCs/>
                <w:color w:val="000000"/>
              </w:rPr>
              <w:t>S1, S2, S</w:t>
            </w:r>
            <w:proofErr w:type="gramStart"/>
            <w:r w:rsidRPr="00DB25C4">
              <w:rPr>
                <w:rFonts w:eastAsia="Times New Roman" w:cstheme="minorHAnsi"/>
                <w:b/>
                <w:bCs/>
                <w:color w:val="000000"/>
              </w:rPr>
              <w:t>3  dan</w:t>
            </w:r>
            <w:proofErr w:type="gramEnd"/>
            <w:r w:rsidRPr="00DB25C4">
              <w:rPr>
                <w:rFonts w:eastAsia="Times New Roman" w:cstheme="minorHAnsi"/>
                <w:b/>
                <w:bCs/>
                <w:color w:val="000000"/>
              </w:rPr>
              <w:t xml:space="preserve"> </w:t>
            </w:r>
            <w:proofErr w:type="spellStart"/>
            <w:r w:rsidRPr="00DB25C4">
              <w:rPr>
                <w:rFonts w:eastAsia="Times New Roman" w:cstheme="minorHAnsi"/>
                <w:b/>
                <w:bCs/>
                <w:color w:val="000000"/>
              </w:rPr>
              <w:t>Asal</w:t>
            </w:r>
            <w:proofErr w:type="spellEnd"/>
            <w:r w:rsidRPr="00DB25C4">
              <w:rPr>
                <w:rFonts w:eastAsia="Times New Roman" w:cstheme="minorHAnsi"/>
                <w:b/>
                <w:bCs/>
                <w:color w:val="000000"/>
              </w:rPr>
              <w:t xml:space="preserve"> PT </w:t>
            </w:r>
          </w:p>
        </w:tc>
        <w:tc>
          <w:tcPr>
            <w:tcW w:w="1603" w:type="dxa"/>
            <w:tcBorders>
              <w:top w:val="single" w:sz="4" w:space="0" w:color="auto"/>
              <w:left w:val="nil"/>
              <w:bottom w:val="single" w:sz="4" w:space="0" w:color="auto"/>
              <w:right w:val="single" w:sz="4" w:space="0" w:color="auto"/>
            </w:tcBorders>
            <w:shd w:val="clear" w:color="auto" w:fill="BDD7EE"/>
            <w:vAlign w:val="center"/>
            <w:hideMark/>
          </w:tcPr>
          <w:p w14:paraId="7A89AD28"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Bidang</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Keahlian</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Setiap</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Jenjang</w:t>
            </w:r>
            <w:proofErr w:type="spellEnd"/>
            <w:r w:rsidRPr="00DB25C4">
              <w:rPr>
                <w:rFonts w:eastAsia="Times New Roman" w:cstheme="minorHAnsi"/>
                <w:b/>
                <w:bCs/>
                <w:color w:val="000000"/>
              </w:rPr>
              <w:t xml:space="preserve"> Pendidikan</w:t>
            </w:r>
          </w:p>
        </w:tc>
      </w:tr>
      <w:tr w:rsidR="00866ABA" w:rsidRPr="00DB25C4" w14:paraId="437DB50B" w14:textId="77777777" w:rsidTr="002A20EE">
        <w:trPr>
          <w:trHeight w:val="298"/>
        </w:trPr>
        <w:tc>
          <w:tcPr>
            <w:tcW w:w="529" w:type="dxa"/>
            <w:tcBorders>
              <w:top w:val="nil"/>
              <w:left w:val="single" w:sz="4" w:space="0" w:color="auto"/>
              <w:bottom w:val="single" w:sz="4" w:space="0" w:color="auto"/>
              <w:right w:val="single" w:sz="4" w:space="0" w:color="auto"/>
            </w:tcBorders>
            <w:shd w:val="clear" w:color="auto" w:fill="FFF2CC" w:themeFill="accent4" w:themeFillTint="33"/>
            <w:noWrap/>
            <w:vAlign w:val="bottom"/>
            <w:hideMark/>
          </w:tcPr>
          <w:p w14:paraId="2FD76195"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1</w:t>
            </w:r>
          </w:p>
        </w:tc>
        <w:tc>
          <w:tcPr>
            <w:tcW w:w="2807" w:type="dxa"/>
            <w:tcBorders>
              <w:top w:val="nil"/>
              <w:left w:val="nil"/>
              <w:bottom w:val="single" w:sz="4" w:space="0" w:color="auto"/>
              <w:right w:val="single" w:sz="4" w:space="0" w:color="auto"/>
            </w:tcBorders>
            <w:shd w:val="clear" w:color="auto" w:fill="FFF2CC" w:themeFill="accent4" w:themeFillTint="33"/>
            <w:noWrap/>
            <w:vAlign w:val="bottom"/>
            <w:hideMark/>
          </w:tcPr>
          <w:p w14:paraId="74C74E91"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2</w:t>
            </w:r>
          </w:p>
        </w:tc>
        <w:tc>
          <w:tcPr>
            <w:tcW w:w="1255" w:type="dxa"/>
            <w:tcBorders>
              <w:top w:val="nil"/>
              <w:left w:val="nil"/>
              <w:bottom w:val="single" w:sz="4" w:space="0" w:color="auto"/>
              <w:right w:val="single" w:sz="4" w:space="0" w:color="auto"/>
            </w:tcBorders>
            <w:shd w:val="clear" w:color="auto" w:fill="FFF2CC" w:themeFill="accent4" w:themeFillTint="33"/>
            <w:noWrap/>
            <w:vAlign w:val="bottom"/>
            <w:hideMark/>
          </w:tcPr>
          <w:p w14:paraId="1D1E0EC8"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3</w:t>
            </w:r>
          </w:p>
        </w:tc>
        <w:tc>
          <w:tcPr>
            <w:tcW w:w="1357" w:type="dxa"/>
            <w:tcBorders>
              <w:top w:val="nil"/>
              <w:left w:val="nil"/>
              <w:bottom w:val="single" w:sz="4" w:space="0" w:color="auto"/>
              <w:right w:val="single" w:sz="4" w:space="0" w:color="auto"/>
            </w:tcBorders>
            <w:shd w:val="clear" w:color="auto" w:fill="FFF2CC" w:themeFill="accent4" w:themeFillTint="33"/>
            <w:noWrap/>
            <w:vAlign w:val="bottom"/>
            <w:hideMark/>
          </w:tcPr>
          <w:p w14:paraId="2529DD1C"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4</w:t>
            </w:r>
          </w:p>
        </w:tc>
        <w:tc>
          <w:tcPr>
            <w:tcW w:w="1128" w:type="dxa"/>
            <w:tcBorders>
              <w:top w:val="nil"/>
              <w:left w:val="nil"/>
              <w:bottom w:val="single" w:sz="4" w:space="0" w:color="auto"/>
              <w:right w:val="single" w:sz="4" w:space="0" w:color="auto"/>
            </w:tcBorders>
            <w:shd w:val="clear" w:color="auto" w:fill="FFF2CC" w:themeFill="accent4" w:themeFillTint="33"/>
            <w:noWrap/>
            <w:vAlign w:val="bottom"/>
            <w:hideMark/>
          </w:tcPr>
          <w:p w14:paraId="52143577"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5</w:t>
            </w:r>
          </w:p>
        </w:tc>
        <w:tc>
          <w:tcPr>
            <w:tcW w:w="1470" w:type="dxa"/>
            <w:tcBorders>
              <w:top w:val="nil"/>
              <w:left w:val="nil"/>
              <w:bottom w:val="single" w:sz="4" w:space="0" w:color="auto"/>
              <w:right w:val="single" w:sz="4" w:space="0" w:color="auto"/>
            </w:tcBorders>
            <w:shd w:val="clear" w:color="auto" w:fill="FFF2CC" w:themeFill="accent4" w:themeFillTint="33"/>
            <w:noWrap/>
            <w:vAlign w:val="bottom"/>
            <w:hideMark/>
          </w:tcPr>
          <w:p w14:paraId="6C53FC35"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6</w:t>
            </w:r>
          </w:p>
        </w:tc>
        <w:tc>
          <w:tcPr>
            <w:tcW w:w="1337" w:type="dxa"/>
            <w:tcBorders>
              <w:top w:val="nil"/>
              <w:left w:val="nil"/>
              <w:bottom w:val="single" w:sz="4" w:space="0" w:color="auto"/>
              <w:right w:val="single" w:sz="4" w:space="0" w:color="auto"/>
            </w:tcBorders>
            <w:shd w:val="clear" w:color="auto" w:fill="FFF2CC" w:themeFill="accent4" w:themeFillTint="33"/>
            <w:noWrap/>
            <w:vAlign w:val="bottom"/>
            <w:hideMark/>
          </w:tcPr>
          <w:p w14:paraId="6CFF5F42"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7</w:t>
            </w:r>
          </w:p>
        </w:tc>
        <w:tc>
          <w:tcPr>
            <w:tcW w:w="2004" w:type="dxa"/>
            <w:tcBorders>
              <w:top w:val="nil"/>
              <w:left w:val="nil"/>
              <w:bottom w:val="single" w:sz="4" w:space="0" w:color="auto"/>
              <w:right w:val="single" w:sz="4" w:space="0" w:color="auto"/>
            </w:tcBorders>
            <w:shd w:val="clear" w:color="auto" w:fill="FFF2CC" w:themeFill="accent4" w:themeFillTint="33"/>
            <w:noWrap/>
            <w:vAlign w:val="bottom"/>
            <w:hideMark/>
          </w:tcPr>
          <w:p w14:paraId="1BF6574C"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8</w:t>
            </w:r>
          </w:p>
        </w:tc>
        <w:tc>
          <w:tcPr>
            <w:tcW w:w="1603" w:type="dxa"/>
            <w:tcBorders>
              <w:top w:val="nil"/>
              <w:left w:val="nil"/>
              <w:bottom w:val="single" w:sz="4" w:space="0" w:color="auto"/>
              <w:right w:val="single" w:sz="4" w:space="0" w:color="auto"/>
            </w:tcBorders>
            <w:shd w:val="clear" w:color="auto" w:fill="FFF2CC" w:themeFill="accent4" w:themeFillTint="33"/>
            <w:noWrap/>
            <w:vAlign w:val="bottom"/>
            <w:hideMark/>
          </w:tcPr>
          <w:p w14:paraId="547FBCE0"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9</w:t>
            </w:r>
          </w:p>
        </w:tc>
      </w:tr>
      <w:tr w:rsidR="00866ABA" w:rsidRPr="00DB25C4" w14:paraId="54A1018A" w14:textId="77777777" w:rsidTr="002A20EE">
        <w:trPr>
          <w:trHeight w:val="896"/>
        </w:trPr>
        <w:tc>
          <w:tcPr>
            <w:tcW w:w="529" w:type="dxa"/>
            <w:tcBorders>
              <w:top w:val="nil"/>
              <w:left w:val="single" w:sz="4" w:space="0" w:color="auto"/>
              <w:bottom w:val="single" w:sz="4" w:space="0" w:color="auto"/>
              <w:right w:val="single" w:sz="4" w:space="0" w:color="auto"/>
            </w:tcBorders>
            <w:shd w:val="clear" w:color="auto" w:fill="auto"/>
            <w:noWrap/>
            <w:hideMark/>
          </w:tcPr>
          <w:p w14:paraId="48972E67"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w:t>
            </w:r>
          </w:p>
        </w:tc>
        <w:tc>
          <w:tcPr>
            <w:tcW w:w="2807" w:type="dxa"/>
            <w:tcBorders>
              <w:top w:val="single" w:sz="4" w:space="0" w:color="auto"/>
              <w:left w:val="nil"/>
              <w:bottom w:val="single" w:sz="4" w:space="0" w:color="auto"/>
              <w:right w:val="single" w:sz="4" w:space="0" w:color="auto"/>
            </w:tcBorders>
            <w:shd w:val="clear" w:color="auto" w:fill="auto"/>
            <w:noWrap/>
            <w:hideMark/>
          </w:tcPr>
          <w:p w14:paraId="6ADC033A"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Anggrah</w:t>
            </w:r>
            <w:proofErr w:type="spellEnd"/>
            <w:r w:rsidRPr="00DB25C4">
              <w:rPr>
                <w:rFonts w:eastAsia="Times New Roman" w:cstheme="minorHAnsi"/>
                <w:color w:val="000000"/>
              </w:rPr>
              <w:t xml:space="preserve"> Diah </w:t>
            </w:r>
            <w:proofErr w:type="spellStart"/>
            <w:r w:rsidRPr="00DB25C4">
              <w:rPr>
                <w:rFonts w:eastAsia="Times New Roman" w:cstheme="minorHAnsi"/>
                <w:color w:val="000000"/>
              </w:rPr>
              <w:t>Airlinda</w:t>
            </w:r>
            <w:proofErr w:type="spellEnd"/>
            <w:r w:rsidRPr="00DB25C4">
              <w:rPr>
                <w:rFonts w:eastAsia="Times New Roman" w:cstheme="minorHAnsi"/>
                <w:color w:val="000000"/>
              </w:rPr>
              <w:t>, SS., MTCSOL.</w:t>
            </w:r>
          </w:p>
        </w:tc>
        <w:tc>
          <w:tcPr>
            <w:tcW w:w="1255" w:type="dxa"/>
            <w:tcBorders>
              <w:top w:val="single" w:sz="4" w:space="0" w:color="auto"/>
              <w:left w:val="nil"/>
              <w:bottom w:val="single" w:sz="4" w:space="0" w:color="auto"/>
              <w:right w:val="single" w:sz="4" w:space="0" w:color="auto"/>
            </w:tcBorders>
            <w:shd w:val="clear" w:color="auto" w:fill="auto"/>
            <w:noWrap/>
            <w:hideMark/>
          </w:tcPr>
          <w:p w14:paraId="1574B1CC"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0711098704</w:t>
            </w:r>
          </w:p>
        </w:tc>
        <w:tc>
          <w:tcPr>
            <w:tcW w:w="1357" w:type="dxa"/>
            <w:tcBorders>
              <w:top w:val="single" w:sz="4" w:space="0" w:color="auto"/>
              <w:left w:val="nil"/>
              <w:bottom w:val="single" w:sz="4" w:space="0" w:color="auto"/>
              <w:right w:val="single" w:sz="4" w:space="0" w:color="auto"/>
            </w:tcBorders>
            <w:shd w:val="clear" w:color="auto" w:fill="auto"/>
            <w:noWrap/>
            <w:hideMark/>
          </w:tcPr>
          <w:p w14:paraId="38D59DFA"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09/11/1987</w:t>
            </w:r>
          </w:p>
        </w:tc>
        <w:tc>
          <w:tcPr>
            <w:tcW w:w="1128" w:type="dxa"/>
            <w:tcBorders>
              <w:top w:val="single" w:sz="4" w:space="0" w:color="auto"/>
              <w:left w:val="nil"/>
              <w:bottom w:val="single" w:sz="4" w:space="0" w:color="auto"/>
              <w:right w:val="single" w:sz="4" w:space="0" w:color="auto"/>
            </w:tcBorders>
            <w:shd w:val="clear" w:color="auto" w:fill="auto"/>
            <w:noWrap/>
            <w:hideMark/>
          </w:tcPr>
          <w:p w14:paraId="761A4281"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w:t>
            </w:r>
          </w:p>
        </w:tc>
        <w:tc>
          <w:tcPr>
            <w:tcW w:w="1470" w:type="dxa"/>
            <w:tcBorders>
              <w:top w:val="single" w:sz="4" w:space="0" w:color="auto"/>
              <w:left w:val="nil"/>
              <w:bottom w:val="single" w:sz="4" w:space="0" w:color="auto"/>
              <w:right w:val="single" w:sz="4" w:space="0" w:color="auto"/>
            </w:tcBorders>
            <w:shd w:val="clear" w:color="auto" w:fill="auto"/>
            <w:noWrap/>
            <w:hideMark/>
          </w:tcPr>
          <w:p w14:paraId="68764207"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Asisten</w:t>
            </w:r>
            <w:proofErr w:type="spellEnd"/>
            <w:r w:rsidRPr="00DB25C4">
              <w:rPr>
                <w:rFonts w:eastAsia="Times New Roman" w:cstheme="minorHAnsi"/>
                <w:color w:val="000000"/>
              </w:rPr>
              <w:t xml:space="preserve"> Ahli</w:t>
            </w:r>
          </w:p>
        </w:tc>
        <w:tc>
          <w:tcPr>
            <w:tcW w:w="1337" w:type="dxa"/>
            <w:tcBorders>
              <w:top w:val="single" w:sz="4" w:space="0" w:color="auto"/>
              <w:left w:val="nil"/>
              <w:bottom w:val="single" w:sz="4" w:space="0" w:color="auto"/>
              <w:right w:val="single" w:sz="4" w:space="0" w:color="auto"/>
            </w:tcBorders>
            <w:shd w:val="clear" w:color="auto" w:fill="auto"/>
            <w:noWrap/>
            <w:hideMark/>
          </w:tcPr>
          <w:p w14:paraId="1BCFE76E"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Magister</w:t>
            </w:r>
          </w:p>
        </w:tc>
        <w:tc>
          <w:tcPr>
            <w:tcW w:w="2004" w:type="dxa"/>
            <w:tcBorders>
              <w:top w:val="single" w:sz="4" w:space="0" w:color="auto"/>
              <w:left w:val="nil"/>
              <w:bottom w:val="single" w:sz="4" w:space="0" w:color="auto"/>
              <w:right w:val="single" w:sz="4" w:space="0" w:color="auto"/>
            </w:tcBorders>
            <w:shd w:val="clear" w:color="auto" w:fill="auto"/>
            <w:hideMark/>
          </w:tcPr>
          <w:p w14:paraId="11EE151F"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S1 Universitas Ma Chung, S2 Guangxi Normal University</w:t>
            </w:r>
          </w:p>
        </w:tc>
        <w:tc>
          <w:tcPr>
            <w:tcW w:w="1603" w:type="dxa"/>
            <w:tcBorders>
              <w:top w:val="single" w:sz="4" w:space="0" w:color="auto"/>
              <w:left w:val="nil"/>
              <w:bottom w:val="single" w:sz="4" w:space="0" w:color="auto"/>
              <w:right w:val="single" w:sz="4" w:space="0" w:color="auto"/>
            </w:tcBorders>
            <w:shd w:val="clear" w:color="auto" w:fill="auto"/>
            <w:noWrap/>
            <w:hideMark/>
          </w:tcPr>
          <w:p w14:paraId="75ACF58A"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 S1 Sastra </w:t>
            </w:r>
            <w:proofErr w:type="spellStart"/>
            <w:r w:rsidRPr="00DB25C4">
              <w:rPr>
                <w:rFonts w:eastAsia="Times New Roman" w:cstheme="minorHAnsi"/>
                <w:color w:val="000000"/>
              </w:rPr>
              <w:t>Inggris</w:t>
            </w:r>
            <w:proofErr w:type="spellEnd"/>
            <w:r w:rsidRPr="00DB25C4">
              <w:rPr>
                <w:rFonts w:eastAsia="Times New Roman" w:cstheme="minorHAnsi"/>
                <w:color w:val="000000"/>
              </w:rPr>
              <w:t xml:space="preserve">, </w:t>
            </w:r>
          </w:p>
          <w:p w14:paraId="0754A094"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S2 Teaching Chinese to Speakers of Other Languages</w:t>
            </w:r>
          </w:p>
        </w:tc>
      </w:tr>
      <w:tr w:rsidR="00866ABA" w:rsidRPr="00DB25C4" w14:paraId="18C543C8" w14:textId="77777777" w:rsidTr="002A20EE">
        <w:trPr>
          <w:trHeight w:val="896"/>
        </w:trPr>
        <w:tc>
          <w:tcPr>
            <w:tcW w:w="529" w:type="dxa"/>
            <w:tcBorders>
              <w:top w:val="nil"/>
              <w:left w:val="single" w:sz="4" w:space="0" w:color="auto"/>
              <w:bottom w:val="single" w:sz="4" w:space="0" w:color="auto"/>
              <w:right w:val="single" w:sz="4" w:space="0" w:color="auto"/>
            </w:tcBorders>
            <w:shd w:val="clear" w:color="auto" w:fill="auto"/>
            <w:noWrap/>
            <w:hideMark/>
          </w:tcPr>
          <w:p w14:paraId="3FC4F8AE"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2</w:t>
            </w:r>
          </w:p>
        </w:tc>
        <w:tc>
          <w:tcPr>
            <w:tcW w:w="2807" w:type="dxa"/>
            <w:tcBorders>
              <w:top w:val="single" w:sz="4" w:space="0" w:color="auto"/>
              <w:left w:val="nil"/>
              <w:bottom w:val="single" w:sz="4" w:space="0" w:color="auto"/>
              <w:right w:val="single" w:sz="4" w:space="0" w:color="auto"/>
            </w:tcBorders>
            <w:shd w:val="clear" w:color="auto" w:fill="auto"/>
            <w:noWrap/>
            <w:hideMark/>
          </w:tcPr>
          <w:p w14:paraId="0284F41F"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Dhatu </w:t>
            </w:r>
            <w:proofErr w:type="spellStart"/>
            <w:r w:rsidRPr="00DB25C4">
              <w:rPr>
                <w:rFonts w:eastAsia="Times New Roman" w:cstheme="minorHAnsi"/>
                <w:color w:val="000000"/>
              </w:rPr>
              <w:t>Sitaresmi</w:t>
            </w:r>
            <w:proofErr w:type="spellEnd"/>
            <w:r w:rsidRPr="00DB25C4">
              <w:rPr>
                <w:rFonts w:eastAsia="Times New Roman" w:cstheme="minorHAnsi"/>
                <w:color w:val="000000"/>
              </w:rPr>
              <w:t>, SS., MTCSOL.</w:t>
            </w:r>
          </w:p>
        </w:tc>
        <w:tc>
          <w:tcPr>
            <w:tcW w:w="1255" w:type="dxa"/>
            <w:tcBorders>
              <w:top w:val="single" w:sz="4" w:space="0" w:color="auto"/>
              <w:left w:val="nil"/>
              <w:bottom w:val="single" w:sz="4" w:space="0" w:color="auto"/>
              <w:right w:val="single" w:sz="4" w:space="0" w:color="auto"/>
            </w:tcBorders>
            <w:shd w:val="clear" w:color="auto" w:fill="auto"/>
            <w:noWrap/>
            <w:hideMark/>
          </w:tcPr>
          <w:p w14:paraId="4195F29F"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0713068803</w:t>
            </w:r>
          </w:p>
        </w:tc>
        <w:tc>
          <w:tcPr>
            <w:tcW w:w="1357" w:type="dxa"/>
            <w:tcBorders>
              <w:top w:val="single" w:sz="4" w:space="0" w:color="auto"/>
              <w:left w:val="nil"/>
              <w:bottom w:val="single" w:sz="4" w:space="0" w:color="auto"/>
              <w:right w:val="single" w:sz="4" w:space="0" w:color="auto"/>
            </w:tcBorders>
            <w:shd w:val="clear" w:color="auto" w:fill="auto"/>
            <w:noWrap/>
            <w:hideMark/>
          </w:tcPr>
          <w:p w14:paraId="3089A1C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13/06/1988</w:t>
            </w:r>
          </w:p>
        </w:tc>
        <w:tc>
          <w:tcPr>
            <w:tcW w:w="1128" w:type="dxa"/>
            <w:tcBorders>
              <w:top w:val="single" w:sz="4" w:space="0" w:color="auto"/>
              <w:left w:val="nil"/>
              <w:bottom w:val="single" w:sz="4" w:space="0" w:color="auto"/>
              <w:right w:val="single" w:sz="4" w:space="0" w:color="auto"/>
            </w:tcBorders>
            <w:shd w:val="clear" w:color="auto" w:fill="auto"/>
            <w:noWrap/>
            <w:hideMark/>
          </w:tcPr>
          <w:p w14:paraId="2B10C609"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w:t>
            </w:r>
          </w:p>
        </w:tc>
        <w:tc>
          <w:tcPr>
            <w:tcW w:w="1470" w:type="dxa"/>
            <w:tcBorders>
              <w:top w:val="single" w:sz="4" w:space="0" w:color="auto"/>
              <w:left w:val="nil"/>
              <w:bottom w:val="single" w:sz="4" w:space="0" w:color="auto"/>
              <w:right w:val="single" w:sz="4" w:space="0" w:color="auto"/>
            </w:tcBorders>
            <w:shd w:val="clear" w:color="auto" w:fill="auto"/>
            <w:noWrap/>
            <w:hideMark/>
          </w:tcPr>
          <w:p w14:paraId="3D8A0037"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Asisten</w:t>
            </w:r>
            <w:proofErr w:type="spellEnd"/>
            <w:r w:rsidRPr="00DB25C4">
              <w:rPr>
                <w:rFonts w:eastAsia="Times New Roman" w:cstheme="minorHAnsi"/>
                <w:color w:val="000000"/>
              </w:rPr>
              <w:t xml:space="preserve"> Ahli</w:t>
            </w:r>
          </w:p>
        </w:tc>
        <w:tc>
          <w:tcPr>
            <w:tcW w:w="1337" w:type="dxa"/>
            <w:tcBorders>
              <w:top w:val="single" w:sz="4" w:space="0" w:color="auto"/>
              <w:left w:val="nil"/>
              <w:bottom w:val="single" w:sz="4" w:space="0" w:color="auto"/>
              <w:right w:val="single" w:sz="4" w:space="0" w:color="auto"/>
            </w:tcBorders>
            <w:shd w:val="clear" w:color="auto" w:fill="auto"/>
            <w:noWrap/>
            <w:hideMark/>
          </w:tcPr>
          <w:p w14:paraId="7237199D"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Magister</w:t>
            </w:r>
          </w:p>
        </w:tc>
        <w:tc>
          <w:tcPr>
            <w:tcW w:w="2004" w:type="dxa"/>
            <w:tcBorders>
              <w:top w:val="single" w:sz="4" w:space="0" w:color="auto"/>
              <w:left w:val="nil"/>
              <w:bottom w:val="single" w:sz="4" w:space="0" w:color="auto"/>
              <w:right w:val="single" w:sz="4" w:space="0" w:color="auto"/>
            </w:tcBorders>
            <w:shd w:val="clear" w:color="auto" w:fill="auto"/>
            <w:hideMark/>
          </w:tcPr>
          <w:p w14:paraId="46DEA1DB"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S1 Universitas Kristen Petra, S2 Jiangxi Normal University</w:t>
            </w:r>
          </w:p>
        </w:tc>
        <w:tc>
          <w:tcPr>
            <w:tcW w:w="1603" w:type="dxa"/>
            <w:tcBorders>
              <w:top w:val="single" w:sz="4" w:space="0" w:color="auto"/>
              <w:left w:val="nil"/>
              <w:bottom w:val="single" w:sz="4" w:space="0" w:color="auto"/>
              <w:right w:val="single" w:sz="4" w:space="0" w:color="auto"/>
            </w:tcBorders>
            <w:shd w:val="clear" w:color="auto" w:fill="auto"/>
            <w:noWrap/>
            <w:hideMark/>
          </w:tcPr>
          <w:p w14:paraId="65F43848"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 S1 Sastra </w:t>
            </w:r>
            <w:proofErr w:type="spellStart"/>
            <w:r w:rsidRPr="00DB25C4">
              <w:rPr>
                <w:rFonts w:eastAsia="Times New Roman" w:cstheme="minorHAnsi"/>
                <w:color w:val="000000"/>
              </w:rPr>
              <w:t>Tionghoa</w:t>
            </w:r>
            <w:proofErr w:type="spellEnd"/>
            <w:r w:rsidRPr="00DB25C4">
              <w:rPr>
                <w:rFonts w:eastAsia="Times New Roman" w:cstheme="minorHAnsi"/>
                <w:color w:val="000000"/>
              </w:rPr>
              <w:t xml:space="preserve">, </w:t>
            </w:r>
          </w:p>
          <w:p w14:paraId="6520074F"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S2 Teaching Chinese to Speakers of Other Languages</w:t>
            </w:r>
          </w:p>
        </w:tc>
      </w:tr>
      <w:tr w:rsidR="00866ABA" w:rsidRPr="00DB25C4" w14:paraId="2CD77D32" w14:textId="77777777" w:rsidTr="002A20EE">
        <w:trPr>
          <w:trHeight w:val="896"/>
        </w:trPr>
        <w:tc>
          <w:tcPr>
            <w:tcW w:w="529" w:type="dxa"/>
            <w:tcBorders>
              <w:top w:val="nil"/>
              <w:left w:val="single" w:sz="4" w:space="0" w:color="auto"/>
              <w:bottom w:val="single" w:sz="4" w:space="0" w:color="auto"/>
              <w:right w:val="single" w:sz="4" w:space="0" w:color="auto"/>
            </w:tcBorders>
            <w:shd w:val="clear" w:color="auto" w:fill="auto"/>
            <w:noWrap/>
            <w:hideMark/>
          </w:tcPr>
          <w:p w14:paraId="62C62094"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3</w:t>
            </w:r>
          </w:p>
        </w:tc>
        <w:tc>
          <w:tcPr>
            <w:tcW w:w="2807" w:type="dxa"/>
            <w:tcBorders>
              <w:top w:val="single" w:sz="4" w:space="0" w:color="auto"/>
              <w:left w:val="nil"/>
              <w:bottom w:val="single" w:sz="4" w:space="0" w:color="auto"/>
              <w:right w:val="single" w:sz="4" w:space="0" w:color="auto"/>
            </w:tcBorders>
            <w:shd w:val="clear" w:color="auto" w:fill="auto"/>
            <w:noWrap/>
            <w:hideMark/>
          </w:tcPr>
          <w:p w14:paraId="65DCAE32"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Vincentius</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Valiandy</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Jiuangga</w:t>
            </w:r>
            <w:proofErr w:type="spellEnd"/>
            <w:r w:rsidRPr="00DB25C4">
              <w:rPr>
                <w:rFonts w:eastAsia="Times New Roman" w:cstheme="minorHAnsi"/>
                <w:color w:val="000000"/>
              </w:rPr>
              <w:t xml:space="preserve">, </w:t>
            </w:r>
            <w:proofErr w:type="spellStart"/>
            <w:proofErr w:type="gramStart"/>
            <w:r w:rsidRPr="00DB25C4">
              <w:rPr>
                <w:rFonts w:eastAsia="Times New Roman" w:cstheme="minorHAnsi"/>
                <w:color w:val="000000"/>
              </w:rPr>
              <w:t>S.Kom</w:t>
            </w:r>
            <w:proofErr w:type="spellEnd"/>
            <w:proofErr w:type="gramEnd"/>
            <w:r w:rsidRPr="00DB25C4">
              <w:rPr>
                <w:rFonts w:eastAsia="Times New Roman" w:cstheme="minorHAnsi"/>
                <w:color w:val="000000"/>
              </w:rPr>
              <w:t>., MTCSOL.</w:t>
            </w:r>
          </w:p>
        </w:tc>
        <w:tc>
          <w:tcPr>
            <w:tcW w:w="1255" w:type="dxa"/>
            <w:tcBorders>
              <w:top w:val="single" w:sz="4" w:space="0" w:color="auto"/>
              <w:left w:val="nil"/>
              <w:bottom w:val="single" w:sz="4" w:space="0" w:color="auto"/>
              <w:right w:val="single" w:sz="4" w:space="0" w:color="auto"/>
            </w:tcBorders>
            <w:shd w:val="clear" w:color="auto" w:fill="auto"/>
            <w:noWrap/>
            <w:hideMark/>
          </w:tcPr>
          <w:p w14:paraId="5E13AB99"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0703109301</w:t>
            </w:r>
          </w:p>
        </w:tc>
        <w:tc>
          <w:tcPr>
            <w:tcW w:w="1357" w:type="dxa"/>
            <w:tcBorders>
              <w:top w:val="single" w:sz="4" w:space="0" w:color="auto"/>
              <w:left w:val="nil"/>
              <w:bottom w:val="single" w:sz="4" w:space="0" w:color="auto"/>
              <w:right w:val="single" w:sz="4" w:space="0" w:color="auto"/>
            </w:tcBorders>
            <w:shd w:val="clear" w:color="auto" w:fill="auto"/>
            <w:noWrap/>
            <w:hideMark/>
          </w:tcPr>
          <w:p w14:paraId="33AAFAF4"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10/03/1993</w:t>
            </w:r>
          </w:p>
        </w:tc>
        <w:tc>
          <w:tcPr>
            <w:tcW w:w="1128" w:type="dxa"/>
            <w:tcBorders>
              <w:top w:val="single" w:sz="4" w:space="0" w:color="auto"/>
              <w:left w:val="nil"/>
              <w:bottom w:val="single" w:sz="4" w:space="0" w:color="auto"/>
              <w:right w:val="single" w:sz="4" w:space="0" w:color="auto"/>
            </w:tcBorders>
            <w:shd w:val="clear" w:color="auto" w:fill="auto"/>
            <w:noWrap/>
            <w:hideMark/>
          </w:tcPr>
          <w:p w14:paraId="416A2B79"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470" w:type="dxa"/>
            <w:tcBorders>
              <w:top w:val="single" w:sz="4" w:space="0" w:color="auto"/>
              <w:left w:val="nil"/>
              <w:bottom w:val="single" w:sz="4" w:space="0" w:color="auto"/>
              <w:right w:val="single" w:sz="4" w:space="0" w:color="auto"/>
            </w:tcBorders>
            <w:shd w:val="clear" w:color="auto" w:fill="auto"/>
            <w:noWrap/>
            <w:hideMark/>
          </w:tcPr>
          <w:p w14:paraId="211289B7"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Asisten</w:t>
            </w:r>
            <w:proofErr w:type="spellEnd"/>
            <w:r w:rsidRPr="00DB25C4">
              <w:rPr>
                <w:rFonts w:eastAsia="Times New Roman" w:cstheme="minorHAnsi"/>
                <w:color w:val="000000"/>
              </w:rPr>
              <w:t xml:space="preserve"> Ahli</w:t>
            </w:r>
          </w:p>
        </w:tc>
        <w:tc>
          <w:tcPr>
            <w:tcW w:w="1337" w:type="dxa"/>
            <w:tcBorders>
              <w:top w:val="single" w:sz="4" w:space="0" w:color="auto"/>
              <w:left w:val="nil"/>
              <w:bottom w:val="single" w:sz="4" w:space="0" w:color="auto"/>
              <w:right w:val="single" w:sz="4" w:space="0" w:color="auto"/>
            </w:tcBorders>
            <w:shd w:val="clear" w:color="auto" w:fill="auto"/>
            <w:noWrap/>
            <w:hideMark/>
          </w:tcPr>
          <w:p w14:paraId="5F39F344"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Magister</w:t>
            </w:r>
          </w:p>
        </w:tc>
        <w:tc>
          <w:tcPr>
            <w:tcW w:w="2004" w:type="dxa"/>
            <w:tcBorders>
              <w:top w:val="single" w:sz="4" w:space="0" w:color="auto"/>
              <w:left w:val="nil"/>
              <w:bottom w:val="single" w:sz="4" w:space="0" w:color="auto"/>
              <w:right w:val="single" w:sz="4" w:space="0" w:color="auto"/>
            </w:tcBorders>
            <w:shd w:val="clear" w:color="auto" w:fill="auto"/>
            <w:hideMark/>
          </w:tcPr>
          <w:p w14:paraId="4D3663F9"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S1 Universitas Ma Chung, S2 Guangxi Normal University</w:t>
            </w:r>
          </w:p>
        </w:tc>
        <w:tc>
          <w:tcPr>
            <w:tcW w:w="1603" w:type="dxa"/>
            <w:tcBorders>
              <w:top w:val="single" w:sz="4" w:space="0" w:color="auto"/>
              <w:left w:val="nil"/>
              <w:bottom w:val="single" w:sz="4" w:space="0" w:color="auto"/>
              <w:right w:val="single" w:sz="4" w:space="0" w:color="auto"/>
            </w:tcBorders>
            <w:shd w:val="clear" w:color="auto" w:fill="auto"/>
            <w:noWrap/>
            <w:hideMark/>
          </w:tcPr>
          <w:p w14:paraId="3AA6335B"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 S1 Teknik </w:t>
            </w:r>
            <w:proofErr w:type="spellStart"/>
            <w:r w:rsidRPr="00DB25C4">
              <w:rPr>
                <w:rFonts w:eastAsia="Times New Roman" w:cstheme="minorHAnsi"/>
                <w:color w:val="000000"/>
              </w:rPr>
              <w:t>Informatika</w:t>
            </w:r>
            <w:proofErr w:type="spellEnd"/>
            <w:r w:rsidRPr="00DB25C4">
              <w:rPr>
                <w:rFonts w:eastAsia="Times New Roman" w:cstheme="minorHAnsi"/>
                <w:color w:val="000000"/>
              </w:rPr>
              <w:t xml:space="preserve">, </w:t>
            </w:r>
          </w:p>
          <w:p w14:paraId="150CF31E"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S2 Teaching Chinese to Speakers of Other Languages</w:t>
            </w:r>
          </w:p>
        </w:tc>
      </w:tr>
      <w:tr w:rsidR="00866ABA" w:rsidRPr="00DB25C4" w14:paraId="25EF7169" w14:textId="77777777" w:rsidTr="002A20EE">
        <w:trPr>
          <w:trHeight w:val="896"/>
        </w:trPr>
        <w:tc>
          <w:tcPr>
            <w:tcW w:w="529" w:type="dxa"/>
            <w:tcBorders>
              <w:top w:val="nil"/>
              <w:left w:val="single" w:sz="4" w:space="0" w:color="auto"/>
              <w:bottom w:val="single" w:sz="4" w:space="0" w:color="auto"/>
              <w:right w:val="single" w:sz="4" w:space="0" w:color="auto"/>
            </w:tcBorders>
            <w:shd w:val="clear" w:color="auto" w:fill="auto"/>
            <w:noWrap/>
            <w:hideMark/>
          </w:tcPr>
          <w:p w14:paraId="61EAC2F3"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4</w:t>
            </w:r>
          </w:p>
        </w:tc>
        <w:tc>
          <w:tcPr>
            <w:tcW w:w="2807" w:type="dxa"/>
            <w:tcBorders>
              <w:top w:val="single" w:sz="4" w:space="0" w:color="auto"/>
              <w:left w:val="nil"/>
              <w:bottom w:val="single" w:sz="4" w:space="0" w:color="auto"/>
              <w:right w:val="single" w:sz="4" w:space="0" w:color="auto"/>
            </w:tcBorders>
            <w:shd w:val="clear" w:color="auto" w:fill="auto"/>
            <w:noWrap/>
            <w:hideMark/>
          </w:tcPr>
          <w:p w14:paraId="0645D1AD"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Ong Freddy Mario, BA., M.Ed.</w:t>
            </w:r>
          </w:p>
        </w:tc>
        <w:tc>
          <w:tcPr>
            <w:tcW w:w="1255" w:type="dxa"/>
            <w:tcBorders>
              <w:top w:val="single" w:sz="4" w:space="0" w:color="auto"/>
              <w:left w:val="nil"/>
              <w:bottom w:val="single" w:sz="4" w:space="0" w:color="auto"/>
              <w:right w:val="single" w:sz="4" w:space="0" w:color="auto"/>
            </w:tcBorders>
            <w:shd w:val="clear" w:color="auto" w:fill="auto"/>
            <w:noWrap/>
            <w:hideMark/>
          </w:tcPr>
          <w:p w14:paraId="3F8994D1"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0701128701</w:t>
            </w:r>
          </w:p>
        </w:tc>
        <w:tc>
          <w:tcPr>
            <w:tcW w:w="1357" w:type="dxa"/>
            <w:tcBorders>
              <w:top w:val="single" w:sz="4" w:space="0" w:color="auto"/>
              <w:left w:val="nil"/>
              <w:bottom w:val="single" w:sz="4" w:space="0" w:color="auto"/>
              <w:right w:val="single" w:sz="4" w:space="0" w:color="auto"/>
            </w:tcBorders>
            <w:shd w:val="clear" w:color="auto" w:fill="auto"/>
            <w:noWrap/>
            <w:hideMark/>
          </w:tcPr>
          <w:p w14:paraId="1C1EEDE5"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11/03/1987</w:t>
            </w:r>
          </w:p>
        </w:tc>
        <w:tc>
          <w:tcPr>
            <w:tcW w:w="1128" w:type="dxa"/>
            <w:tcBorders>
              <w:top w:val="single" w:sz="4" w:space="0" w:color="auto"/>
              <w:left w:val="nil"/>
              <w:bottom w:val="single" w:sz="4" w:space="0" w:color="auto"/>
              <w:right w:val="single" w:sz="4" w:space="0" w:color="auto"/>
            </w:tcBorders>
            <w:shd w:val="clear" w:color="auto" w:fill="auto"/>
            <w:noWrap/>
            <w:hideMark/>
          </w:tcPr>
          <w:p w14:paraId="6999271B"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w:t>
            </w:r>
          </w:p>
        </w:tc>
        <w:tc>
          <w:tcPr>
            <w:tcW w:w="1470" w:type="dxa"/>
            <w:tcBorders>
              <w:top w:val="single" w:sz="4" w:space="0" w:color="auto"/>
              <w:left w:val="nil"/>
              <w:bottom w:val="single" w:sz="4" w:space="0" w:color="auto"/>
              <w:right w:val="single" w:sz="4" w:space="0" w:color="auto"/>
            </w:tcBorders>
            <w:shd w:val="clear" w:color="auto" w:fill="auto"/>
            <w:noWrap/>
            <w:hideMark/>
          </w:tcPr>
          <w:p w14:paraId="337E2A80"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Tenaga </w:t>
            </w:r>
            <w:proofErr w:type="spellStart"/>
            <w:r w:rsidRPr="00DB25C4">
              <w:rPr>
                <w:rFonts w:eastAsia="Times New Roman" w:cstheme="minorHAnsi"/>
                <w:color w:val="000000"/>
              </w:rPr>
              <w:t>Pengajar</w:t>
            </w:r>
            <w:proofErr w:type="spellEnd"/>
          </w:p>
        </w:tc>
        <w:tc>
          <w:tcPr>
            <w:tcW w:w="1337" w:type="dxa"/>
            <w:tcBorders>
              <w:top w:val="single" w:sz="4" w:space="0" w:color="auto"/>
              <w:left w:val="nil"/>
              <w:bottom w:val="single" w:sz="4" w:space="0" w:color="auto"/>
              <w:right w:val="single" w:sz="4" w:space="0" w:color="auto"/>
            </w:tcBorders>
            <w:shd w:val="clear" w:color="auto" w:fill="auto"/>
            <w:noWrap/>
            <w:hideMark/>
          </w:tcPr>
          <w:p w14:paraId="0A31355D"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Magister</w:t>
            </w:r>
          </w:p>
        </w:tc>
        <w:tc>
          <w:tcPr>
            <w:tcW w:w="2004" w:type="dxa"/>
            <w:tcBorders>
              <w:top w:val="single" w:sz="4" w:space="0" w:color="auto"/>
              <w:left w:val="nil"/>
              <w:bottom w:val="single" w:sz="4" w:space="0" w:color="auto"/>
              <w:right w:val="single" w:sz="4" w:space="0" w:color="auto"/>
            </w:tcBorders>
            <w:shd w:val="clear" w:color="auto" w:fill="auto"/>
            <w:hideMark/>
          </w:tcPr>
          <w:p w14:paraId="1CD8E17E"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S1 Huaqiao University, S2 Chongqing Normal University</w:t>
            </w:r>
          </w:p>
        </w:tc>
        <w:tc>
          <w:tcPr>
            <w:tcW w:w="1603" w:type="dxa"/>
            <w:tcBorders>
              <w:top w:val="single" w:sz="4" w:space="0" w:color="auto"/>
              <w:left w:val="nil"/>
              <w:bottom w:val="single" w:sz="4" w:space="0" w:color="auto"/>
              <w:right w:val="single" w:sz="4" w:space="0" w:color="auto"/>
            </w:tcBorders>
            <w:shd w:val="clear" w:color="auto" w:fill="auto"/>
            <w:noWrap/>
            <w:hideMark/>
          </w:tcPr>
          <w:p w14:paraId="474F54CC"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 S1 Bahasa Mandarin, </w:t>
            </w:r>
          </w:p>
          <w:p w14:paraId="4974EE86"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S2 Principle of Education</w:t>
            </w:r>
          </w:p>
        </w:tc>
      </w:tr>
      <w:tr w:rsidR="00866ABA" w:rsidRPr="00DB25C4" w14:paraId="363B008D" w14:textId="77777777" w:rsidTr="002A20EE">
        <w:trPr>
          <w:trHeight w:val="896"/>
        </w:trPr>
        <w:tc>
          <w:tcPr>
            <w:tcW w:w="529" w:type="dxa"/>
            <w:tcBorders>
              <w:top w:val="nil"/>
              <w:left w:val="single" w:sz="4" w:space="0" w:color="auto"/>
              <w:bottom w:val="single" w:sz="4" w:space="0" w:color="auto"/>
              <w:right w:val="single" w:sz="4" w:space="0" w:color="auto"/>
            </w:tcBorders>
            <w:shd w:val="clear" w:color="auto" w:fill="auto"/>
            <w:noWrap/>
            <w:hideMark/>
          </w:tcPr>
          <w:p w14:paraId="6DDE7DBE"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5</w:t>
            </w:r>
          </w:p>
        </w:tc>
        <w:tc>
          <w:tcPr>
            <w:tcW w:w="2807" w:type="dxa"/>
            <w:tcBorders>
              <w:top w:val="single" w:sz="4" w:space="0" w:color="auto"/>
              <w:left w:val="nil"/>
              <w:bottom w:val="single" w:sz="4" w:space="0" w:color="auto"/>
              <w:right w:val="single" w:sz="4" w:space="0" w:color="auto"/>
            </w:tcBorders>
            <w:shd w:val="clear" w:color="auto" w:fill="auto"/>
            <w:noWrap/>
            <w:hideMark/>
          </w:tcPr>
          <w:p w14:paraId="0B8ACF7F"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Andrean</w:t>
            </w:r>
            <w:proofErr w:type="spellEnd"/>
            <w:r w:rsidRPr="00DB25C4">
              <w:rPr>
                <w:rFonts w:eastAsia="Times New Roman" w:cstheme="minorHAnsi"/>
                <w:color w:val="000000"/>
              </w:rPr>
              <w:t xml:space="preserve"> Budi Kusuma, BA., MTCSOL.</w:t>
            </w:r>
          </w:p>
        </w:tc>
        <w:tc>
          <w:tcPr>
            <w:tcW w:w="1255" w:type="dxa"/>
            <w:tcBorders>
              <w:top w:val="single" w:sz="4" w:space="0" w:color="auto"/>
              <w:left w:val="nil"/>
              <w:bottom w:val="single" w:sz="4" w:space="0" w:color="auto"/>
              <w:right w:val="single" w:sz="4" w:space="0" w:color="auto"/>
            </w:tcBorders>
            <w:shd w:val="clear" w:color="auto" w:fill="auto"/>
            <w:noWrap/>
            <w:hideMark/>
          </w:tcPr>
          <w:p w14:paraId="6746FD25"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0703079201</w:t>
            </w:r>
          </w:p>
        </w:tc>
        <w:tc>
          <w:tcPr>
            <w:tcW w:w="1357" w:type="dxa"/>
            <w:tcBorders>
              <w:top w:val="single" w:sz="4" w:space="0" w:color="auto"/>
              <w:left w:val="nil"/>
              <w:bottom w:val="single" w:sz="4" w:space="0" w:color="auto"/>
              <w:right w:val="single" w:sz="4" w:space="0" w:color="auto"/>
            </w:tcBorders>
            <w:shd w:val="clear" w:color="auto" w:fill="auto"/>
            <w:noWrap/>
            <w:hideMark/>
          </w:tcPr>
          <w:p w14:paraId="296A759F"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03/07/1992</w:t>
            </w:r>
          </w:p>
        </w:tc>
        <w:tc>
          <w:tcPr>
            <w:tcW w:w="1128" w:type="dxa"/>
            <w:tcBorders>
              <w:top w:val="single" w:sz="4" w:space="0" w:color="auto"/>
              <w:left w:val="nil"/>
              <w:bottom w:val="single" w:sz="4" w:space="0" w:color="auto"/>
              <w:right w:val="single" w:sz="4" w:space="0" w:color="auto"/>
            </w:tcBorders>
            <w:shd w:val="clear" w:color="auto" w:fill="auto"/>
            <w:noWrap/>
            <w:hideMark/>
          </w:tcPr>
          <w:p w14:paraId="742F0DEE"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w:t>
            </w:r>
          </w:p>
        </w:tc>
        <w:tc>
          <w:tcPr>
            <w:tcW w:w="1470" w:type="dxa"/>
            <w:tcBorders>
              <w:top w:val="single" w:sz="4" w:space="0" w:color="auto"/>
              <w:left w:val="nil"/>
              <w:bottom w:val="single" w:sz="4" w:space="0" w:color="auto"/>
              <w:right w:val="single" w:sz="4" w:space="0" w:color="auto"/>
            </w:tcBorders>
            <w:shd w:val="clear" w:color="auto" w:fill="auto"/>
            <w:noWrap/>
            <w:hideMark/>
          </w:tcPr>
          <w:p w14:paraId="4C365401"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Tenaga </w:t>
            </w:r>
            <w:proofErr w:type="spellStart"/>
            <w:r w:rsidRPr="00DB25C4">
              <w:rPr>
                <w:rFonts w:eastAsia="Times New Roman" w:cstheme="minorHAnsi"/>
                <w:color w:val="000000"/>
              </w:rPr>
              <w:t>Pengajar</w:t>
            </w:r>
            <w:proofErr w:type="spellEnd"/>
          </w:p>
        </w:tc>
        <w:tc>
          <w:tcPr>
            <w:tcW w:w="1337" w:type="dxa"/>
            <w:tcBorders>
              <w:top w:val="single" w:sz="4" w:space="0" w:color="auto"/>
              <w:left w:val="nil"/>
              <w:bottom w:val="single" w:sz="4" w:space="0" w:color="auto"/>
              <w:right w:val="single" w:sz="4" w:space="0" w:color="auto"/>
            </w:tcBorders>
            <w:shd w:val="clear" w:color="auto" w:fill="auto"/>
            <w:noWrap/>
            <w:hideMark/>
          </w:tcPr>
          <w:p w14:paraId="5B417D9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Magister</w:t>
            </w:r>
          </w:p>
        </w:tc>
        <w:tc>
          <w:tcPr>
            <w:tcW w:w="2004" w:type="dxa"/>
            <w:tcBorders>
              <w:top w:val="single" w:sz="4" w:space="0" w:color="auto"/>
              <w:left w:val="nil"/>
              <w:bottom w:val="single" w:sz="4" w:space="0" w:color="auto"/>
              <w:right w:val="single" w:sz="4" w:space="0" w:color="auto"/>
            </w:tcBorders>
            <w:shd w:val="clear" w:color="auto" w:fill="auto"/>
            <w:hideMark/>
          </w:tcPr>
          <w:p w14:paraId="7A7C9BF1"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S1 Fujian Normal University, S2 </w:t>
            </w:r>
            <w:r w:rsidRPr="00DB25C4">
              <w:rPr>
                <w:rFonts w:eastAsia="Times New Roman" w:cstheme="minorHAnsi"/>
                <w:color w:val="000000"/>
              </w:rPr>
              <w:lastRenderedPageBreak/>
              <w:t>Guangxi Normal University</w:t>
            </w:r>
          </w:p>
        </w:tc>
        <w:tc>
          <w:tcPr>
            <w:tcW w:w="1603" w:type="dxa"/>
            <w:tcBorders>
              <w:top w:val="single" w:sz="4" w:space="0" w:color="auto"/>
              <w:left w:val="nil"/>
              <w:bottom w:val="single" w:sz="4" w:space="0" w:color="auto"/>
              <w:right w:val="single" w:sz="4" w:space="0" w:color="auto"/>
            </w:tcBorders>
            <w:shd w:val="clear" w:color="auto" w:fill="auto"/>
            <w:noWrap/>
            <w:hideMark/>
          </w:tcPr>
          <w:p w14:paraId="19775754"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lastRenderedPageBreak/>
              <w:t xml:space="preserve">  S1 Teaching Chinese as a </w:t>
            </w:r>
            <w:r w:rsidRPr="00DB25C4">
              <w:rPr>
                <w:rFonts w:eastAsia="Times New Roman" w:cstheme="minorHAnsi"/>
                <w:color w:val="000000"/>
              </w:rPr>
              <w:lastRenderedPageBreak/>
              <w:t xml:space="preserve">Foreign Language, </w:t>
            </w:r>
          </w:p>
          <w:p w14:paraId="125DDEDA"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S2 Teaching Chinese to Speakers of Other Languages</w:t>
            </w:r>
          </w:p>
        </w:tc>
      </w:tr>
      <w:tr w:rsidR="00866ABA" w:rsidRPr="00DB25C4" w14:paraId="5E5A9C09" w14:textId="77777777" w:rsidTr="002A20EE">
        <w:trPr>
          <w:trHeight w:val="597"/>
        </w:trPr>
        <w:tc>
          <w:tcPr>
            <w:tcW w:w="529" w:type="dxa"/>
            <w:tcBorders>
              <w:top w:val="nil"/>
              <w:left w:val="single" w:sz="4" w:space="0" w:color="auto"/>
              <w:bottom w:val="single" w:sz="4" w:space="0" w:color="auto"/>
              <w:right w:val="single" w:sz="4" w:space="0" w:color="auto"/>
            </w:tcBorders>
            <w:shd w:val="clear" w:color="auto" w:fill="auto"/>
            <w:noWrap/>
            <w:hideMark/>
          </w:tcPr>
          <w:p w14:paraId="1090F346"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6</w:t>
            </w:r>
          </w:p>
        </w:tc>
        <w:tc>
          <w:tcPr>
            <w:tcW w:w="2807" w:type="dxa"/>
            <w:tcBorders>
              <w:top w:val="single" w:sz="4" w:space="0" w:color="auto"/>
              <w:left w:val="nil"/>
              <w:bottom w:val="single" w:sz="4" w:space="0" w:color="auto"/>
              <w:right w:val="single" w:sz="4" w:space="0" w:color="auto"/>
            </w:tcBorders>
            <w:shd w:val="clear" w:color="auto" w:fill="auto"/>
            <w:noWrap/>
            <w:hideMark/>
          </w:tcPr>
          <w:p w14:paraId="23D173F0"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Leo </w:t>
            </w:r>
            <w:proofErr w:type="spellStart"/>
            <w:r w:rsidRPr="00DB25C4">
              <w:rPr>
                <w:rFonts w:eastAsia="Times New Roman" w:cstheme="minorHAnsi"/>
                <w:color w:val="000000"/>
              </w:rPr>
              <w:t>Irhan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Trimulyono</w:t>
            </w:r>
            <w:proofErr w:type="spellEnd"/>
            <w:r w:rsidRPr="00DB25C4">
              <w:rPr>
                <w:rFonts w:eastAsia="Times New Roman" w:cstheme="minorHAnsi"/>
                <w:color w:val="000000"/>
              </w:rPr>
              <w:t>, MTCSOL.</w:t>
            </w:r>
          </w:p>
        </w:tc>
        <w:tc>
          <w:tcPr>
            <w:tcW w:w="1255" w:type="dxa"/>
            <w:tcBorders>
              <w:top w:val="single" w:sz="4" w:space="0" w:color="auto"/>
              <w:left w:val="nil"/>
              <w:bottom w:val="single" w:sz="4" w:space="0" w:color="auto"/>
              <w:right w:val="single" w:sz="4" w:space="0" w:color="auto"/>
            </w:tcBorders>
            <w:shd w:val="clear" w:color="auto" w:fill="auto"/>
            <w:noWrap/>
            <w:hideMark/>
          </w:tcPr>
          <w:p w14:paraId="355977CF"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0706068803</w:t>
            </w:r>
          </w:p>
        </w:tc>
        <w:tc>
          <w:tcPr>
            <w:tcW w:w="1357" w:type="dxa"/>
            <w:tcBorders>
              <w:top w:val="single" w:sz="4" w:space="0" w:color="auto"/>
              <w:left w:val="nil"/>
              <w:bottom w:val="single" w:sz="4" w:space="0" w:color="auto"/>
              <w:right w:val="single" w:sz="4" w:space="0" w:color="auto"/>
            </w:tcBorders>
            <w:shd w:val="clear" w:color="auto" w:fill="auto"/>
            <w:noWrap/>
            <w:hideMark/>
          </w:tcPr>
          <w:p w14:paraId="44560DD3"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06/06/1988</w:t>
            </w:r>
          </w:p>
        </w:tc>
        <w:tc>
          <w:tcPr>
            <w:tcW w:w="1128" w:type="dxa"/>
            <w:tcBorders>
              <w:top w:val="single" w:sz="4" w:space="0" w:color="auto"/>
              <w:left w:val="nil"/>
              <w:bottom w:val="single" w:sz="4" w:space="0" w:color="auto"/>
              <w:right w:val="single" w:sz="4" w:space="0" w:color="auto"/>
            </w:tcBorders>
            <w:shd w:val="clear" w:color="auto" w:fill="auto"/>
            <w:noWrap/>
            <w:hideMark/>
          </w:tcPr>
          <w:p w14:paraId="345D3863"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w:t>
            </w:r>
          </w:p>
        </w:tc>
        <w:tc>
          <w:tcPr>
            <w:tcW w:w="1470" w:type="dxa"/>
            <w:tcBorders>
              <w:top w:val="single" w:sz="4" w:space="0" w:color="auto"/>
              <w:left w:val="nil"/>
              <w:bottom w:val="single" w:sz="4" w:space="0" w:color="auto"/>
              <w:right w:val="single" w:sz="4" w:space="0" w:color="auto"/>
            </w:tcBorders>
            <w:shd w:val="clear" w:color="auto" w:fill="auto"/>
            <w:noWrap/>
            <w:hideMark/>
          </w:tcPr>
          <w:p w14:paraId="7748F48B"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Tenaga </w:t>
            </w:r>
            <w:proofErr w:type="spellStart"/>
            <w:r w:rsidRPr="00DB25C4">
              <w:rPr>
                <w:rFonts w:eastAsia="Times New Roman" w:cstheme="minorHAnsi"/>
                <w:color w:val="000000"/>
              </w:rPr>
              <w:t>Pengajar</w:t>
            </w:r>
            <w:proofErr w:type="spellEnd"/>
          </w:p>
        </w:tc>
        <w:tc>
          <w:tcPr>
            <w:tcW w:w="1337" w:type="dxa"/>
            <w:tcBorders>
              <w:top w:val="single" w:sz="4" w:space="0" w:color="auto"/>
              <w:left w:val="nil"/>
              <w:bottom w:val="single" w:sz="4" w:space="0" w:color="auto"/>
              <w:right w:val="single" w:sz="4" w:space="0" w:color="auto"/>
            </w:tcBorders>
            <w:shd w:val="clear" w:color="auto" w:fill="auto"/>
            <w:noWrap/>
            <w:hideMark/>
          </w:tcPr>
          <w:p w14:paraId="44DA7CBF"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Magister</w:t>
            </w:r>
          </w:p>
        </w:tc>
        <w:tc>
          <w:tcPr>
            <w:tcW w:w="2004" w:type="dxa"/>
            <w:tcBorders>
              <w:top w:val="single" w:sz="4" w:space="0" w:color="auto"/>
              <w:left w:val="nil"/>
              <w:bottom w:val="single" w:sz="4" w:space="0" w:color="auto"/>
              <w:right w:val="single" w:sz="4" w:space="0" w:color="auto"/>
            </w:tcBorders>
            <w:shd w:val="clear" w:color="auto" w:fill="auto"/>
            <w:hideMark/>
          </w:tcPr>
          <w:p w14:paraId="0CF075CB"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S1 Huaqiao University, S2 Hunan Normal University</w:t>
            </w:r>
          </w:p>
        </w:tc>
        <w:tc>
          <w:tcPr>
            <w:tcW w:w="1603" w:type="dxa"/>
            <w:tcBorders>
              <w:top w:val="single" w:sz="4" w:space="0" w:color="auto"/>
              <w:left w:val="nil"/>
              <w:bottom w:val="single" w:sz="4" w:space="0" w:color="auto"/>
              <w:right w:val="single" w:sz="4" w:space="0" w:color="auto"/>
            </w:tcBorders>
            <w:shd w:val="clear" w:color="auto" w:fill="auto"/>
            <w:noWrap/>
            <w:hideMark/>
          </w:tcPr>
          <w:p w14:paraId="7FE3AE61"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  S1 Bahasa Mandarin, </w:t>
            </w:r>
          </w:p>
          <w:p w14:paraId="5CA5C3EF"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S2 Pendidikan Bahasa Mandarin</w:t>
            </w:r>
          </w:p>
        </w:tc>
      </w:tr>
      <w:tr w:rsidR="00866ABA" w:rsidRPr="00DB25C4" w14:paraId="626139B9" w14:textId="77777777" w:rsidTr="002A20EE">
        <w:trPr>
          <w:trHeight w:val="896"/>
        </w:trPr>
        <w:tc>
          <w:tcPr>
            <w:tcW w:w="529" w:type="dxa"/>
            <w:tcBorders>
              <w:top w:val="nil"/>
              <w:left w:val="single" w:sz="4" w:space="0" w:color="auto"/>
              <w:bottom w:val="single" w:sz="4" w:space="0" w:color="auto"/>
              <w:right w:val="single" w:sz="4" w:space="0" w:color="auto"/>
            </w:tcBorders>
            <w:shd w:val="clear" w:color="auto" w:fill="auto"/>
            <w:noWrap/>
            <w:hideMark/>
          </w:tcPr>
          <w:p w14:paraId="5520FAE8"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7</w:t>
            </w:r>
          </w:p>
        </w:tc>
        <w:tc>
          <w:tcPr>
            <w:tcW w:w="2807" w:type="dxa"/>
            <w:tcBorders>
              <w:top w:val="single" w:sz="4" w:space="0" w:color="auto"/>
              <w:left w:val="nil"/>
              <w:bottom w:val="single" w:sz="4" w:space="0" w:color="auto"/>
              <w:right w:val="single" w:sz="4" w:space="0" w:color="auto"/>
            </w:tcBorders>
            <w:shd w:val="clear" w:color="auto" w:fill="auto"/>
            <w:noWrap/>
            <w:hideMark/>
          </w:tcPr>
          <w:p w14:paraId="6D4676DD"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Lydia Ida </w:t>
            </w:r>
            <w:proofErr w:type="spellStart"/>
            <w:r w:rsidRPr="00DB25C4">
              <w:rPr>
                <w:rFonts w:eastAsia="Times New Roman" w:cstheme="minorHAnsi"/>
                <w:color w:val="000000"/>
              </w:rPr>
              <w:t>Suwarno</w:t>
            </w:r>
            <w:proofErr w:type="spellEnd"/>
            <w:r w:rsidRPr="00DB25C4">
              <w:rPr>
                <w:rFonts w:eastAsia="Times New Roman" w:cstheme="minorHAnsi"/>
                <w:color w:val="000000"/>
              </w:rPr>
              <w:t>, BA., M.Ed.</w:t>
            </w:r>
          </w:p>
        </w:tc>
        <w:tc>
          <w:tcPr>
            <w:tcW w:w="1255" w:type="dxa"/>
            <w:tcBorders>
              <w:top w:val="single" w:sz="4" w:space="0" w:color="auto"/>
              <w:left w:val="nil"/>
              <w:bottom w:val="single" w:sz="4" w:space="0" w:color="auto"/>
              <w:right w:val="single" w:sz="4" w:space="0" w:color="auto"/>
            </w:tcBorders>
            <w:shd w:val="clear" w:color="auto" w:fill="auto"/>
            <w:noWrap/>
            <w:hideMark/>
          </w:tcPr>
          <w:p w14:paraId="434ADB4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0716078703</w:t>
            </w:r>
          </w:p>
        </w:tc>
        <w:tc>
          <w:tcPr>
            <w:tcW w:w="1357" w:type="dxa"/>
            <w:tcBorders>
              <w:top w:val="single" w:sz="4" w:space="0" w:color="auto"/>
              <w:left w:val="nil"/>
              <w:bottom w:val="single" w:sz="4" w:space="0" w:color="auto"/>
              <w:right w:val="single" w:sz="4" w:space="0" w:color="auto"/>
            </w:tcBorders>
            <w:shd w:val="clear" w:color="auto" w:fill="auto"/>
            <w:noWrap/>
            <w:hideMark/>
          </w:tcPr>
          <w:p w14:paraId="29CBB260"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16/07/1987</w:t>
            </w:r>
          </w:p>
        </w:tc>
        <w:tc>
          <w:tcPr>
            <w:tcW w:w="1128" w:type="dxa"/>
            <w:tcBorders>
              <w:top w:val="single" w:sz="4" w:space="0" w:color="auto"/>
              <w:left w:val="nil"/>
              <w:bottom w:val="single" w:sz="4" w:space="0" w:color="auto"/>
              <w:right w:val="single" w:sz="4" w:space="0" w:color="auto"/>
            </w:tcBorders>
            <w:shd w:val="clear" w:color="auto" w:fill="auto"/>
            <w:noWrap/>
            <w:hideMark/>
          </w:tcPr>
          <w:p w14:paraId="0686D675"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w:t>
            </w:r>
          </w:p>
        </w:tc>
        <w:tc>
          <w:tcPr>
            <w:tcW w:w="1470" w:type="dxa"/>
            <w:tcBorders>
              <w:top w:val="single" w:sz="4" w:space="0" w:color="auto"/>
              <w:left w:val="nil"/>
              <w:bottom w:val="single" w:sz="4" w:space="0" w:color="auto"/>
              <w:right w:val="single" w:sz="4" w:space="0" w:color="auto"/>
            </w:tcBorders>
            <w:shd w:val="clear" w:color="auto" w:fill="auto"/>
            <w:noWrap/>
            <w:hideMark/>
          </w:tcPr>
          <w:p w14:paraId="7DDE0836"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Tenaga </w:t>
            </w:r>
            <w:proofErr w:type="spellStart"/>
            <w:r w:rsidRPr="00DB25C4">
              <w:rPr>
                <w:rFonts w:eastAsia="Times New Roman" w:cstheme="minorHAnsi"/>
                <w:color w:val="000000"/>
              </w:rPr>
              <w:t>Pengajar</w:t>
            </w:r>
            <w:proofErr w:type="spellEnd"/>
          </w:p>
        </w:tc>
        <w:tc>
          <w:tcPr>
            <w:tcW w:w="1337" w:type="dxa"/>
            <w:tcBorders>
              <w:top w:val="single" w:sz="4" w:space="0" w:color="auto"/>
              <w:left w:val="nil"/>
              <w:bottom w:val="single" w:sz="4" w:space="0" w:color="auto"/>
              <w:right w:val="single" w:sz="4" w:space="0" w:color="auto"/>
            </w:tcBorders>
            <w:shd w:val="clear" w:color="auto" w:fill="auto"/>
            <w:noWrap/>
            <w:hideMark/>
          </w:tcPr>
          <w:p w14:paraId="49EE0B49"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Magister</w:t>
            </w:r>
          </w:p>
        </w:tc>
        <w:tc>
          <w:tcPr>
            <w:tcW w:w="2004" w:type="dxa"/>
            <w:tcBorders>
              <w:top w:val="single" w:sz="4" w:space="0" w:color="auto"/>
              <w:left w:val="nil"/>
              <w:bottom w:val="single" w:sz="4" w:space="0" w:color="auto"/>
              <w:right w:val="single" w:sz="4" w:space="0" w:color="auto"/>
            </w:tcBorders>
            <w:shd w:val="clear" w:color="auto" w:fill="auto"/>
            <w:hideMark/>
          </w:tcPr>
          <w:p w14:paraId="4C33B92C"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S1 Huaqiao University, S2 Chongqing Normal University</w:t>
            </w:r>
          </w:p>
        </w:tc>
        <w:tc>
          <w:tcPr>
            <w:tcW w:w="1603" w:type="dxa"/>
            <w:tcBorders>
              <w:top w:val="single" w:sz="4" w:space="0" w:color="auto"/>
              <w:left w:val="nil"/>
              <w:bottom w:val="single" w:sz="4" w:space="0" w:color="auto"/>
              <w:right w:val="single" w:sz="4" w:space="0" w:color="auto"/>
            </w:tcBorders>
            <w:shd w:val="clear" w:color="auto" w:fill="auto"/>
            <w:noWrap/>
            <w:hideMark/>
          </w:tcPr>
          <w:p w14:paraId="7753BC06"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S1 Bahasa Mandarin, S2 Principle of Education</w:t>
            </w:r>
          </w:p>
        </w:tc>
      </w:tr>
    </w:tbl>
    <w:p w14:paraId="46F05EAD" w14:textId="77777777" w:rsidR="00866ABA" w:rsidRPr="00DB25C4" w:rsidRDefault="00866ABA" w:rsidP="00687314">
      <w:pPr>
        <w:spacing w:after="0" w:line="240" w:lineRule="auto"/>
        <w:rPr>
          <w:rFonts w:cstheme="minorHAnsi"/>
        </w:rPr>
      </w:pPr>
    </w:p>
    <w:p w14:paraId="0E6CDEFA" w14:textId="77777777" w:rsidR="00866ABA" w:rsidRPr="00DB25C4" w:rsidRDefault="00866ABA" w:rsidP="00687314">
      <w:pPr>
        <w:spacing w:after="0" w:line="240" w:lineRule="auto"/>
        <w:rPr>
          <w:rFonts w:cstheme="minorHAnsi"/>
          <w:b/>
          <w:bCs/>
        </w:rPr>
      </w:pPr>
      <w:proofErr w:type="spellStart"/>
      <w:r w:rsidRPr="00DB25C4">
        <w:rPr>
          <w:rFonts w:cstheme="minorHAnsi"/>
          <w:b/>
          <w:bCs/>
        </w:rPr>
        <w:t>Tabel</w:t>
      </w:r>
      <w:proofErr w:type="spellEnd"/>
      <w:r w:rsidRPr="00DB25C4">
        <w:rPr>
          <w:rFonts w:cstheme="minorHAnsi"/>
          <w:b/>
          <w:bCs/>
        </w:rPr>
        <w:t xml:space="preserve"> 4.1.2.3 DTPS yang </w:t>
      </w:r>
      <w:proofErr w:type="spellStart"/>
      <w:r w:rsidRPr="00DB25C4">
        <w:rPr>
          <w:rFonts w:cstheme="minorHAnsi"/>
          <w:b/>
          <w:bCs/>
        </w:rPr>
        <w:t>Bidang</w:t>
      </w:r>
      <w:proofErr w:type="spellEnd"/>
      <w:r w:rsidRPr="00DB25C4">
        <w:rPr>
          <w:rFonts w:cstheme="minorHAnsi"/>
          <w:b/>
          <w:bCs/>
        </w:rPr>
        <w:t xml:space="preserve"> </w:t>
      </w:r>
      <w:proofErr w:type="spellStart"/>
      <w:r w:rsidRPr="00DB25C4">
        <w:rPr>
          <w:rFonts w:cstheme="minorHAnsi"/>
          <w:b/>
          <w:bCs/>
        </w:rPr>
        <w:t>Keahliannya</w:t>
      </w:r>
      <w:proofErr w:type="spellEnd"/>
      <w:r w:rsidRPr="00DB25C4">
        <w:rPr>
          <w:rFonts w:cstheme="minorHAnsi"/>
          <w:b/>
          <w:bCs/>
        </w:rPr>
        <w:t xml:space="preserve"> di </w:t>
      </w:r>
      <w:proofErr w:type="spellStart"/>
      <w:r w:rsidRPr="00DB25C4">
        <w:rPr>
          <w:rFonts w:cstheme="minorHAnsi"/>
          <w:b/>
          <w:bCs/>
        </w:rPr>
        <w:t>Luar</w:t>
      </w:r>
      <w:proofErr w:type="spellEnd"/>
      <w:r w:rsidRPr="00DB25C4">
        <w:rPr>
          <w:rFonts w:cstheme="minorHAnsi"/>
          <w:b/>
          <w:bCs/>
        </w:rPr>
        <w:t xml:space="preserve"> </w:t>
      </w:r>
      <w:proofErr w:type="spellStart"/>
      <w:r w:rsidRPr="00DB25C4">
        <w:rPr>
          <w:rFonts w:cstheme="minorHAnsi"/>
          <w:b/>
          <w:bCs/>
        </w:rPr>
        <w:t>Bidang</w:t>
      </w:r>
      <w:proofErr w:type="spellEnd"/>
      <w:r w:rsidRPr="00DB25C4">
        <w:rPr>
          <w:rFonts w:cstheme="minorHAnsi"/>
          <w:b/>
          <w:bCs/>
        </w:rPr>
        <w:t xml:space="preserve"> PS</w:t>
      </w:r>
    </w:p>
    <w:tbl>
      <w:tblPr>
        <w:tblW w:w="13361" w:type="dxa"/>
        <w:tblLook w:val="04A0" w:firstRow="1" w:lastRow="0" w:firstColumn="1" w:lastColumn="0" w:noHBand="0" w:noVBand="1"/>
      </w:tblPr>
      <w:tblGrid>
        <w:gridCol w:w="524"/>
        <w:gridCol w:w="2780"/>
        <w:gridCol w:w="1332"/>
        <w:gridCol w:w="1278"/>
        <w:gridCol w:w="1269"/>
        <w:gridCol w:w="1455"/>
        <w:gridCol w:w="1324"/>
        <w:gridCol w:w="1985"/>
        <w:gridCol w:w="1588"/>
      </w:tblGrid>
      <w:tr w:rsidR="00866ABA" w:rsidRPr="00DB25C4" w14:paraId="25EDCCEE" w14:textId="77777777" w:rsidTr="002A20EE">
        <w:trPr>
          <w:trHeight w:val="573"/>
        </w:trPr>
        <w:tc>
          <w:tcPr>
            <w:tcW w:w="524"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01B2E548"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No</w:t>
            </w:r>
          </w:p>
        </w:tc>
        <w:tc>
          <w:tcPr>
            <w:tcW w:w="2780" w:type="dxa"/>
            <w:tcBorders>
              <w:top w:val="single" w:sz="4" w:space="0" w:color="auto"/>
              <w:left w:val="nil"/>
              <w:bottom w:val="single" w:sz="4" w:space="0" w:color="auto"/>
              <w:right w:val="single" w:sz="4" w:space="0" w:color="auto"/>
            </w:tcBorders>
            <w:shd w:val="clear" w:color="000000" w:fill="BDD7EE"/>
            <w:noWrap/>
            <w:vAlign w:val="center"/>
            <w:hideMark/>
          </w:tcPr>
          <w:p w14:paraId="4712A112"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 xml:space="preserve">Nama </w:t>
            </w:r>
            <w:proofErr w:type="spellStart"/>
            <w:r w:rsidRPr="00DB25C4">
              <w:rPr>
                <w:rFonts w:eastAsia="Times New Roman" w:cstheme="minorHAnsi"/>
                <w:b/>
                <w:bCs/>
                <w:color w:val="000000"/>
              </w:rPr>
              <w:t>Lengkap</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Dosen</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Tetap</w:t>
            </w:r>
            <w:proofErr w:type="spellEnd"/>
          </w:p>
        </w:tc>
        <w:tc>
          <w:tcPr>
            <w:tcW w:w="1243" w:type="dxa"/>
            <w:tcBorders>
              <w:top w:val="single" w:sz="4" w:space="0" w:color="auto"/>
              <w:left w:val="nil"/>
              <w:bottom w:val="single" w:sz="4" w:space="0" w:color="auto"/>
              <w:right w:val="single" w:sz="4" w:space="0" w:color="auto"/>
            </w:tcBorders>
            <w:shd w:val="clear" w:color="000000" w:fill="BDD7EE"/>
            <w:noWrap/>
            <w:vAlign w:val="center"/>
            <w:hideMark/>
          </w:tcPr>
          <w:p w14:paraId="30BA05EF"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NIDN/NIDK</w:t>
            </w:r>
          </w:p>
        </w:tc>
        <w:tc>
          <w:tcPr>
            <w:tcW w:w="1193" w:type="dxa"/>
            <w:tcBorders>
              <w:top w:val="single" w:sz="4" w:space="0" w:color="auto"/>
              <w:left w:val="nil"/>
              <w:bottom w:val="single" w:sz="4" w:space="0" w:color="auto"/>
              <w:right w:val="single" w:sz="4" w:space="0" w:color="auto"/>
            </w:tcBorders>
            <w:shd w:val="clear" w:color="000000" w:fill="BDD7EE"/>
            <w:noWrap/>
            <w:vAlign w:val="center"/>
            <w:hideMark/>
          </w:tcPr>
          <w:p w14:paraId="6B827CDC"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Tanggal</w:t>
            </w:r>
            <w:proofErr w:type="spellEnd"/>
            <w:r w:rsidRPr="00DB25C4">
              <w:rPr>
                <w:rFonts w:eastAsia="Times New Roman" w:cstheme="minorHAnsi"/>
                <w:b/>
                <w:bCs/>
                <w:color w:val="000000"/>
              </w:rPr>
              <w:t xml:space="preserve"> Lahir</w:t>
            </w:r>
          </w:p>
        </w:tc>
        <w:tc>
          <w:tcPr>
            <w:tcW w:w="1269" w:type="dxa"/>
            <w:tcBorders>
              <w:top w:val="single" w:sz="4" w:space="0" w:color="auto"/>
              <w:left w:val="nil"/>
              <w:bottom w:val="single" w:sz="4" w:space="0" w:color="auto"/>
              <w:right w:val="single" w:sz="4" w:space="0" w:color="auto"/>
            </w:tcBorders>
            <w:shd w:val="clear" w:color="000000" w:fill="BDD7EE"/>
            <w:noWrap/>
            <w:vAlign w:val="center"/>
            <w:hideMark/>
          </w:tcPr>
          <w:p w14:paraId="07FCF85D"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Sertifikat</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Pendidik</w:t>
            </w:r>
            <w:proofErr w:type="spellEnd"/>
          </w:p>
        </w:tc>
        <w:tc>
          <w:tcPr>
            <w:tcW w:w="1455" w:type="dxa"/>
            <w:tcBorders>
              <w:top w:val="single" w:sz="4" w:space="0" w:color="auto"/>
              <w:left w:val="nil"/>
              <w:bottom w:val="single" w:sz="4" w:space="0" w:color="auto"/>
              <w:right w:val="single" w:sz="4" w:space="0" w:color="auto"/>
            </w:tcBorders>
            <w:shd w:val="clear" w:color="000000" w:fill="BDD7EE"/>
            <w:noWrap/>
            <w:vAlign w:val="center"/>
            <w:hideMark/>
          </w:tcPr>
          <w:p w14:paraId="0ED0C5C1"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Jabatan</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Fungsional</w:t>
            </w:r>
            <w:proofErr w:type="spellEnd"/>
          </w:p>
        </w:tc>
        <w:tc>
          <w:tcPr>
            <w:tcW w:w="1324" w:type="dxa"/>
            <w:tcBorders>
              <w:top w:val="single" w:sz="4" w:space="0" w:color="auto"/>
              <w:left w:val="nil"/>
              <w:bottom w:val="single" w:sz="4" w:space="0" w:color="auto"/>
              <w:right w:val="single" w:sz="4" w:space="0" w:color="auto"/>
            </w:tcBorders>
            <w:shd w:val="clear" w:color="000000" w:fill="BDD7EE"/>
            <w:noWrap/>
            <w:vAlign w:val="center"/>
            <w:hideMark/>
          </w:tcPr>
          <w:p w14:paraId="7A3F38E7"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Gelar</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Akademik</w:t>
            </w:r>
            <w:proofErr w:type="spellEnd"/>
          </w:p>
        </w:tc>
        <w:tc>
          <w:tcPr>
            <w:tcW w:w="1985" w:type="dxa"/>
            <w:tcBorders>
              <w:top w:val="single" w:sz="4" w:space="0" w:color="auto"/>
              <w:left w:val="nil"/>
              <w:bottom w:val="single" w:sz="4" w:space="0" w:color="auto"/>
              <w:right w:val="single" w:sz="4" w:space="0" w:color="auto"/>
            </w:tcBorders>
            <w:shd w:val="clear" w:color="000000" w:fill="BDD7EE"/>
            <w:vAlign w:val="center"/>
            <w:hideMark/>
          </w:tcPr>
          <w:p w14:paraId="6676F42C"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Pendidikan</w:t>
            </w:r>
            <w:r w:rsidRPr="00DB25C4">
              <w:rPr>
                <w:rFonts w:eastAsia="Times New Roman" w:cstheme="minorHAnsi"/>
                <w:b/>
                <w:bCs/>
                <w:color w:val="FF0000"/>
              </w:rPr>
              <w:t xml:space="preserve"> </w:t>
            </w:r>
            <w:r w:rsidRPr="00DB25C4">
              <w:rPr>
                <w:rFonts w:eastAsia="Times New Roman" w:cstheme="minorHAnsi"/>
                <w:b/>
                <w:bCs/>
                <w:color w:val="000000"/>
              </w:rPr>
              <w:t>S1, S2, S</w:t>
            </w:r>
            <w:proofErr w:type="gramStart"/>
            <w:r w:rsidRPr="00DB25C4">
              <w:rPr>
                <w:rFonts w:eastAsia="Times New Roman" w:cstheme="minorHAnsi"/>
                <w:b/>
                <w:bCs/>
                <w:color w:val="000000"/>
              </w:rPr>
              <w:t>3  dan</w:t>
            </w:r>
            <w:proofErr w:type="gramEnd"/>
            <w:r w:rsidRPr="00DB25C4">
              <w:rPr>
                <w:rFonts w:eastAsia="Times New Roman" w:cstheme="minorHAnsi"/>
                <w:b/>
                <w:bCs/>
                <w:color w:val="000000"/>
              </w:rPr>
              <w:t xml:space="preserve"> </w:t>
            </w:r>
            <w:proofErr w:type="spellStart"/>
            <w:r w:rsidRPr="00DB25C4">
              <w:rPr>
                <w:rFonts w:eastAsia="Times New Roman" w:cstheme="minorHAnsi"/>
                <w:b/>
                <w:bCs/>
                <w:color w:val="000000"/>
              </w:rPr>
              <w:t>Asal</w:t>
            </w:r>
            <w:proofErr w:type="spellEnd"/>
            <w:r w:rsidRPr="00DB25C4">
              <w:rPr>
                <w:rFonts w:eastAsia="Times New Roman" w:cstheme="minorHAnsi"/>
                <w:b/>
                <w:bCs/>
                <w:color w:val="000000"/>
              </w:rPr>
              <w:t xml:space="preserve"> PT </w:t>
            </w:r>
          </w:p>
        </w:tc>
        <w:tc>
          <w:tcPr>
            <w:tcW w:w="1588" w:type="dxa"/>
            <w:tcBorders>
              <w:top w:val="single" w:sz="4" w:space="0" w:color="auto"/>
              <w:left w:val="nil"/>
              <w:bottom w:val="single" w:sz="4" w:space="0" w:color="auto"/>
              <w:right w:val="single" w:sz="4" w:space="0" w:color="auto"/>
            </w:tcBorders>
            <w:shd w:val="clear" w:color="000000" w:fill="BDD7EE"/>
            <w:vAlign w:val="center"/>
            <w:hideMark/>
          </w:tcPr>
          <w:p w14:paraId="7C82185E"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Bidang</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Keahlian</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Setiap</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Jenjang</w:t>
            </w:r>
            <w:proofErr w:type="spellEnd"/>
            <w:r w:rsidRPr="00DB25C4">
              <w:rPr>
                <w:rFonts w:eastAsia="Times New Roman" w:cstheme="minorHAnsi"/>
                <w:b/>
                <w:bCs/>
                <w:color w:val="000000"/>
              </w:rPr>
              <w:t xml:space="preserve"> Pendidikan</w:t>
            </w:r>
          </w:p>
        </w:tc>
      </w:tr>
      <w:tr w:rsidR="00866ABA" w:rsidRPr="00DB25C4" w14:paraId="18ACC0A3" w14:textId="77777777" w:rsidTr="002A20EE">
        <w:trPr>
          <w:trHeight w:val="297"/>
        </w:trPr>
        <w:tc>
          <w:tcPr>
            <w:tcW w:w="524" w:type="dxa"/>
            <w:tcBorders>
              <w:top w:val="nil"/>
              <w:left w:val="single" w:sz="4" w:space="0" w:color="auto"/>
              <w:bottom w:val="single" w:sz="4" w:space="0" w:color="auto"/>
              <w:right w:val="single" w:sz="4" w:space="0" w:color="auto"/>
            </w:tcBorders>
            <w:shd w:val="clear" w:color="000000" w:fill="FFF2CC"/>
            <w:noWrap/>
            <w:vAlign w:val="bottom"/>
            <w:hideMark/>
          </w:tcPr>
          <w:p w14:paraId="2EDB86D3"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1</w:t>
            </w:r>
          </w:p>
        </w:tc>
        <w:tc>
          <w:tcPr>
            <w:tcW w:w="2780" w:type="dxa"/>
            <w:tcBorders>
              <w:top w:val="nil"/>
              <w:left w:val="nil"/>
              <w:bottom w:val="single" w:sz="4" w:space="0" w:color="auto"/>
              <w:right w:val="single" w:sz="4" w:space="0" w:color="auto"/>
            </w:tcBorders>
            <w:shd w:val="clear" w:color="000000" w:fill="FFF2CC"/>
            <w:noWrap/>
            <w:vAlign w:val="bottom"/>
            <w:hideMark/>
          </w:tcPr>
          <w:p w14:paraId="36D0279E"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2</w:t>
            </w:r>
          </w:p>
        </w:tc>
        <w:tc>
          <w:tcPr>
            <w:tcW w:w="1243" w:type="dxa"/>
            <w:tcBorders>
              <w:top w:val="nil"/>
              <w:left w:val="nil"/>
              <w:bottom w:val="single" w:sz="4" w:space="0" w:color="auto"/>
              <w:right w:val="single" w:sz="4" w:space="0" w:color="auto"/>
            </w:tcBorders>
            <w:shd w:val="clear" w:color="000000" w:fill="FFF2CC"/>
            <w:noWrap/>
            <w:vAlign w:val="bottom"/>
            <w:hideMark/>
          </w:tcPr>
          <w:p w14:paraId="6A8C9F81"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3</w:t>
            </w:r>
          </w:p>
        </w:tc>
        <w:tc>
          <w:tcPr>
            <w:tcW w:w="1193" w:type="dxa"/>
            <w:tcBorders>
              <w:top w:val="nil"/>
              <w:left w:val="nil"/>
              <w:bottom w:val="single" w:sz="4" w:space="0" w:color="auto"/>
              <w:right w:val="single" w:sz="4" w:space="0" w:color="auto"/>
            </w:tcBorders>
            <w:shd w:val="clear" w:color="000000" w:fill="FFF2CC"/>
            <w:noWrap/>
            <w:vAlign w:val="bottom"/>
            <w:hideMark/>
          </w:tcPr>
          <w:p w14:paraId="2FD0002A"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4</w:t>
            </w:r>
          </w:p>
        </w:tc>
        <w:tc>
          <w:tcPr>
            <w:tcW w:w="1269" w:type="dxa"/>
            <w:tcBorders>
              <w:top w:val="nil"/>
              <w:left w:val="nil"/>
              <w:bottom w:val="single" w:sz="4" w:space="0" w:color="auto"/>
              <w:right w:val="single" w:sz="4" w:space="0" w:color="auto"/>
            </w:tcBorders>
            <w:shd w:val="clear" w:color="000000" w:fill="FFF2CC"/>
            <w:noWrap/>
            <w:vAlign w:val="bottom"/>
            <w:hideMark/>
          </w:tcPr>
          <w:p w14:paraId="59A31F1A"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5</w:t>
            </w:r>
          </w:p>
        </w:tc>
        <w:tc>
          <w:tcPr>
            <w:tcW w:w="1455" w:type="dxa"/>
            <w:tcBorders>
              <w:top w:val="nil"/>
              <w:left w:val="nil"/>
              <w:bottom w:val="single" w:sz="4" w:space="0" w:color="auto"/>
              <w:right w:val="single" w:sz="4" w:space="0" w:color="auto"/>
            </w:tcBorders>
            <w:shd w:val="clear" w:color="000000" w:fill="FFF2CC"/>
            <w:noWrap/>
            <w:vAlign w:val="bottom"/>
            <w:hideMark/>
          </w:tcPr>
          <w:p w14:paraId="61ED0C19"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6</w:t>
            </w:r>
          </w:p>
        </w:tc>
        <w:tc>
          <w:tcPr>
            <w:tcW w:w="1324" w:type="dxa"/>
            <w:tcBorders>
              <w:top w:val="nil"/>
              <w:left w:val="nil"/>
              <w:bottom w:val="single" w:sz="4" w:space="0" w:color="auto"/>
              <w:right w:val="single" w:sz="4" w:space="0" w:color="auto"/>
            </w:tcBorders>
            <w:shd w:val="clear" w:color="000000" w:fill="FFF2CC"/>
            <w:noWrap/>
            <w:vAlign w:val="bottom"/>
            <w:hideMark/>
          </w:tcPr>
          <w:p w14:paraId="5DF60B40"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7</w:t>
            </w:r>
          </w:p>
        </w:tc>
        <w:tc>
          <w:tcPr>
            <w:tcW w:w="1985" w:type="dxa"/>
            <w:tcBorders>
              <w:top w:val="nil"/>
              <w:left w:val="nil"/>
              <w:bottom w:val="single" w:sz="4" w:space="0" w:color="auto"/>
              <w:right w:val="single" w:sz="4" w:space="0" w:color="auto"/>
            </w:tcBorders>
            <w:shd w:val="clear" w:color="000000" w:fill="FFF2CC"/>
            <w:noWrap/>
            <w:vAlign w:val="bottom"/>
            <w:hideMark/>
          </w:tcPr>
          <w:p w14:paraId="431A6CDE"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8</w:t>
            </w:r>
          </w:p>
        </w:tc>
        <w:tc>
          <w:tcPr>
            <w:tcW w:w="1588" w:type="dxa"/>
            <w:tcBorders>
              <w:top w:val="nil"/>
              <w:left w:val="nil"/>
              <w:bottom w:val="single" w:sz="4" w:space="0" w:color="auto"/>
              <w:right w:val="single" w:sz="4" w:space="0" w:color="auto"/>
            </w:tcBorders>
            <w:shd w:val="clear" w:color="000000" w:fill="FFF2CC"/>
            <w:noWrap/>
            <w:vAlign w:val="bottom"/>
            <w:hideMark/>
          </w:tcPr>
          <w:p w14:paraId="67CF5996"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9</w:t>
            </w:r>
          </w:p>
        </w:tc>
      </w:tr>
      <w:tr w:rsidR="00866ABA" w:rsidRPr="00DB25C4" w14:paraId="02B0D550" w14:textId="77777777" w:rsidTr="002A20EE">
        <w:trPr>
          <w:trHeight w:val="893"/>
        </w:trPr>
        <w:tc>
          <w:tcPr>
            <w:tcW w:w="524" w:type="dxa"/>
            <w:tcBorders>
              <w:top w:val="nil"/>
              <w:left w:val="single" w:sz="4" w:space="0" w:color="auto"/>
              <w:bottom w:val="single" w:sz="4" w:space="0" w:color="auto"/>
              <w:right w:val="single" w:sz="4" w:space="0" w:color="auto"/>
            </w:tcBorders>
            <w:shd w:val="clear" w:color="auto" w:fill="auto"/>
            <w:noWrap/>
            <w:hideMark/>
          </w:tcPr>
          <w:p w14:paraId="3666EB55"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w:t>
            </w:r>
          </w:p>
        </w:tc>
        <w:tc>
          <w:tcPr>
            <w:tcW w:w="2780" w:type="dxa"/>
            <w:tcBorders>
              <w:top w:val="single" w:sz="4" w:space="0" w:color="auto"/>
              <w:left w:val="nil"/>
              <w:bottom w:val="single" w:sz="4" w:space="0" w:color="auto"/>
              <w:right w:val="single" w:sz="4" w:space="0" w:color="auto"/>
            </w:tcBorders>
            <w:shd w:val="clear" w:color="auto" w:fill="auto"/>
            <w:noWrap/>
            <w:hideMark/>
          </w:tcPr>
          <w:p w14:paraId="255EE59C"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Yohanna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Nirmalasari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S.Pd</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M.Pd</w:t>
            </w:r>
            <w:proofErr w:type="spellEnd"/>
            <w:r w:rsidRPr="00DB25C4">
              <w:rPr>
                <w:rFonts w:eastAsia="Times New Roman" w:cstheme="minorHAnsi"/>
                <w:color w:val="000000"/>
              </w:rPr>
              <w:t>.</w:t>
            </w:r>
          </w:p>
        </w:tc>
        <w:tc>
          <w:tcPr>
            <w:tcW w:w="1243" w:type="dxa"/>
            <w:tcBorders>
              <w:top w:val="single" w:sz="4" w:space="0" w:color="auto"/>
              <w:left w:val="nil"/>
              <w:bottom w:val="single" w:sz="4" w:space="0" w:color="auto"/>
              <w:right w:val="single" w:sz="4" w:space="0" w:color="auto"/>
            </w:tcBorders>
            <w:shd w:val="clear" w:color="auto" w:fill="auto"/>
            <w:noWrap/>
            <w:hideMark/>
          </w:tcPr>
          <w:p w14:paraId="449B6152"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0728119201</w:t>
            </w:r>
          </w:p>
        </w:tc>
        <w:tc>
          <w:tcPr>
            <w:tcW w:w="1193" w:type="dxa"/>
            <w:tcBorders>
              <w:top w:val="single" w:sz="4" w:space="0" w:color="auto"/>
              <w:left w:val="nil"/>
              <w:bottom w:val="single" w:sz="4" w:space="0" w:color="auto"/>
              <w:right w:val="single" w:sz="4" w:space="0" w:color="auto"/>
            </w:tcBorders>
            <w:shd w:val="clear" w:color="auto" w:fill="auto"/>
            <w:noWrap/>
            <w:hideMark/>
          </w:tcPr>
          <w:p w14:paraId="17F163DA"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28/11/1992</w:t>
            </w:r>
          </w:p>
        </w:tc>
        <w:tc>
          <w:tcPr>
            <w:tcW w:w="1269" w:type="dxa"/>
            <w:tcBorders>
              <w:top w:val="single" w:sz="4" w:space="0" w:color="auto"/>
              <w:left w:val="nil"/>
              <w:bottom w:val="single" w:sz="4" w:space="0" w:color="auto"/>
              <w:right w:val="single" w:sz="4" w:space="0" w:color="auto"/>
            </w:tcBorders>
            <w:shd w:val="clear" w:color="auto" w:fill="auto"/>
            <w:noWrap/>
            <w:hideMark/>
          </w:tcPr>
          <w:p w14:paraId="22906C9A"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w:t>
            </w:r>
          </w:p>
        </w:tc>
        <w:tc>
          <w:tcPr>
            <w:tcW w:w="1455" w:type="dxa"/>
            <w:tcBorders>
              <w:top w:val="single" w:sz="4" w:space="0" w:color="auto"/>
              <w:left w:val="nil"/>
              <w:bottom w:val="single" w:sz="4" w:space="0" w:color="auto"/>
              <w:right w:val="single" w:sz="4" w:space="0" w:color="auto"/>
            </w:tcBorders>
            <w:shd w:val="clear" w:color="auto" w:fill="auto"/>
            <w:noWrap/>
            <w:hideMark/>
          </w:tcPr>
          <w:p w14:paraId="19A31196"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Asisten</w:t>
            </w:r>
            <w:proofErr w:type="spellEnd"/>
            <w:r w:rsidRPr="00DB25C4">
              <w:rPr>
                <w:rFonts w:eastAsia="Times New Roman" w:cstheme="minorHAnsi"/>
                <w:color w:val="000000"/>
              </w:rPr>
              <w:t xml:space="preserve"> Ahli</w:t>
            </w:r>
          </w:p>
        </w:tc>
        <w:tc>
          <w:tcPr>
            <w:tcW w:w="1324" w:type="dxa"/>
            <w:tcBorders>
              <w:top w:val="single" w:sz="4" w:space="0" w:color="auto"/>
              <w:left w:val="nil"/>
              <w:bottom w:val="single" w:sz="4" w:space="0" w:color="auto"/>
              <w:right w:val="single" w:sz="4" w:space="0" w:color="auto"/>
            </w:tcBorders>
            <w:shd w:val="clear" w:color="auto" w:fill="auto"/>
            <w:noWrap/>
            <w:hideMark/>
          </w:tcPr>
          <w:p w14:paraId="1FE65F77"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Magister</w:t>
            </w:r>
          </w:p>
        </w:tc>
        <w:tc>
          <w:tcPr>
            <w:tcW w:w="1985" w:type="dxa"/>
            <w:tcBorders>
              <w:top w:val="single" w:sz="4" w:space="0" w:color="auto"/>
              <w:left w:val="nil"/>
              <w:bottom w:val="single" w:sz="4" w:space="0" w:color="auto"/>
              <w:right w:val="single" w:sz="4" w:space="0" w:color="auto"/>
            </w:tcBorders>
            <w:shd w:val="clear" w:color="auto" w:fill="auto"/>
            <w:hideMark/>
          </w:tcPr>
          <w:p w14:paraId="63E92601"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S1 Universitas Negeri Malang, S2 Universitas Negeri Malang</w:t>
            </w:r>
          </w:p>
        </w:tc>
        <w:tc>
          <w:tcPr>
            <w:tcW w:w="1588" w:type="dxa"/>
            <w:tcBorders>
              <w:top w:val="single" w:sz="4" w:space="0" w:color="auto"/>
              <w:left w:val="nil"/>
              <w:bottom w:val="single" w:sz="4" w:space="0" w:color="auto"/>
              <w:right w:val="single" w:sz="4" w:space="0" w:color="auto"/>
            </w:tcBorders>
            <w:shd w:val="clear" w:color="auto" w:fill="auto"/>
            <w:noWrap/>
            <w:hideMark/>
          </w:tcPr>
          <w:p w14:paraId="0263E309"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 S1 Pendidikan Bahasa, Sastra Indonesia dan Daerah, </w:t>
            </w:r>
          </w:p>
          <w:p w14:paraId="4D098E9C"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S2 Pendidikan Bahasa Indonesia</w:t>
            </w:r>
          </w:p>
        </w:tc>
      </w:tr>
    </w:tbl>
    <w:p w14:paraId="54F411FD" w14:textId="77777777" w:rsidR="00866ABA" w:rsidRPr="00DB25C4" w:rsidRDefault="00866ABA" w:rsidP="00687314">
      <w:pPr>
        <w:spacing w:after="0" w:line="240" w:lineRule="auto"/>
        <w:rPr>
          <w:rFonts w:cstheme="minorHAnsi"/>
        </w:rPr>
      </w:pPr>
    </w:p>
    <w:p w14:paraId="3262EC08" w14:textId="77777777" w:rsidR="00866ABA" w:rsidRPr="00DB25C4" w:rsidRDefault="00866ABA" w:rsidP="00687314">
      <w:pPr>
        <w:spacing w:after="0" w:line="240" w:lineRule="auto"/>
        <w:rPr>
          <w:rFonts w:cstheme="minorHAnsi"/>
          <w:b/>
          <w:bCs/>
        </w:rPr>
      </w:pPr>
      <w:r w:rsidRPr="00DB25C4">
        <w:rPr>
          <w:rFonts w:cstheme="minorHAnsi"/>
          <w:b/>
          <w:bCs/>
        </w:rPr>
        <w:t xml:space="preserve">4.1.2.4 </w:t>
      </w:r>
      <w:proofErr w:type="spellStart"/>
      <w:r w:rsidRPr="00DB25C4">
        <w:rPr>
          <w:rFonts w:cstheme="minorHAnsi"/>
          <w:b/>
          <w:bCs/>
        </w:rPr>
        <w:t>Rasio</w:t>
      </w:r>
      <w:proofErr w:type="spellEnd"/>
      <w:r w:rsidRPr="00DB25C4">
        <w:rPr>
          <w:rFonts w:cstheme="minorHAnsi"/>
          <w:b/>
          <w:bCs/>
        </w:rPr>
        <w:t xml:space="preserve"> DTPS </w:t>
      </w:r>
      <w:proofErr w:type="spellStart"/>
      <w:r w:rsidRPr="00DB25C4">
        <w:rPr>
          <w:rFonts w:cstheme="minorHAnsi"/>
          <w:b/>
          <w:bCs/>
        </w:rPr>
        <w:t>terhadap</w:t>
      </w:r>
      <w:proofErr w:type="spellEnd"/>
      <w:r w:rsidRPr="00DB25C4">
        <w:rPr>
          <w:rFonts w:cstheme="minorHAnsi"/>
          <w:b/>
          <w:bCs/>
        </w:rPr>
        <w:t xml:space="preserve"> </w:t>
      </w:r>
      <w:proofErr w:type="spellStart"/>
      <w:r w:rsidRPr="00DB25C4">
        <w:rPr>
          <w:rFonts w:cstheme="minorHAnsi"/>
          <w:b/>
          <w:bCs/>
        </w:rPr>
        <w:t>Mahasiswa</w:t>
      </w:r>
      <w:proofErr w:type="spellEnd"/>
      <w:r w:rsidRPr="00DB25C4">
        <w:rPr>
          <w:rFonts w:cstheme="minorHAnsi"/>
          <w:b/>
          <w:bCs/>
        </w:rPr>
        <w:t xml:space="preserve"> </w:t>
      </w:r>
      <w:proofErr w:type="spellStart"/>
      <w:r w:rsidRPr="00DB25C4">
        <w:rPr>
          <w:rFonts w:cstheme="minorHAnsi"/>
          <w:b/>
          <w:bCs/>
        </w:rPr>
        <w:t>Reguler</w:t>
      </w:r>
      <w:proofErr w:type="spellEnd"/>
    </w:p>
    <w:tbl>
      <w:tblPr>
        <w:tblW w:w="10560" w:type="dxa"/>
        <w:tblLook w:val="04A0" w:firstRow="1" w:lastRow="0" w:firstColumn="1" w:lastColumn="0" w:noHBand="0" w:noVBand="1"/>
      </w:tblPr>
      <w:tblGrid>
        <w:gridCol w:w="3400"/>
        <w:gridCol w:w="4080"/>
        <w:gridCol w:w="3080"/>
      </w:tblGrid>
      <w:tr w:rsidR="00866ABA" w:rsidRPr="00DB25C4" w14:paraId="5CE74973" w14:textId="77777777" w:rsidTr="00CD4E67">
        <w:trPr>
          <w:trHeight w:val="443"/>
        </w:trPr>
        <w:tc>
          <w:tcPr>
            <w:tcW w:w="3400"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1805C693"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Jumlah</w:t>
            </w:r>
            <w:proofErr w:type="spellEnd"/>
            <w:r w:rsidRPr="00DB25C4">
              <w:rPr>
                <w:rFonts w:eastAsia="Times New Roman" w:cstheme="minorHAnsi"/>
                <w:b/>
                <w:bCs/>
                <w:color w:val="000000"/>
              </w:rPr>
              <w:t xml:space="preserve"> DTPS (</w:t>
            </w:r>
            <w:proofErr w:type="spellStart"/>
            <w:r w:rsidRPr="00DB25C4">
              <w:rPr>
                <w:rFonts w:eastAsia="Times New Roman" w:cstheme="minorHAnsi"/>
                <w:b/>
                <w:bCs/>
                <w:color w:val="000000"/>
              </w:rPr>
              <w:t>tabel</w:t>
            </w:r>
            <w:proofErr w:type="spellEnd"/>
            <w:r w:rsidRPr="00DB25C4">
              <w:rPr>
                <w:rFonts w:eastAsia="Times New Roman" w:cstheme="minorHAnsi"/>
                <w:b/>
                <w:bCs/>
                <w:color w:val="000000"/>
              </w:rPr>
              <w:t xml:space="preserve"> 4.1.2.2)</w:t>
            </w:r>
          </w:p>
        </w:tc>
        <w:tc>
          <w:tcPr>
            <w:tcW w:w="4080" w:type="dxa"/>
            <w:tcBorders>
              <w:top w:val="single" w:sz="4" w:space="0" w:color="auto"/>
              <w:left w:val="nil"/>
              <w:bottom w:val="single" w:sz="4" w:space="0" w:color="auto"/>
              <w:right w:val="single" w:sz="4" w:space="0" w:color="auto"/>
            </w:tcBorders>
            <w:shd w:val="clear" w:color="auto" w:fill="BDD7EE"/>
            <w:noWrap/>
            <w:vAlign w:val="center"/>
            <w:hideMark/>
          </w:tcPr>
          <w:p w14:paraId="309FBCCF"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Jumlah</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Mahasiswa</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Reguler</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tabel</w:t>
            </w:r>
            <w:proofErr w:type="spellEnd"/>
            <w:r w:rsidRPr="00DB25C4">
              <w:rPr>
                <w:rFonts w:eastAsia="Times New Roman" w:cstheme="minorHAnsi"/>
                <w:b/>
                <w:bCs/>
                <w:color w:val="000000"/>
              </w:rPr>
              <w:t xml:space="preserve"> 3.1.2.2)</w:t>
            </w:r>
          </w:p>
        </w:tc>
        <w:tc>
          <w:tcPr>
            <w:tcW w:w="3080" w:type="dxa"/>
            <w:tcBorders>
              <w:top w:val="single" w:sz="4" w:space="0" w:color="auto"/>
              <w:left w:val="nil"/>
              <w:bottom w:val="single" w:sz="4" w:space="0" w:color="auto"/>
              <w:right w:val="single" w:sz="4" w:space="0" w:color="auto"/>
            </w:tcBorders>
            <w:shd w:val="clear" w:color="auto" w:fill="BDD7EE"/>
            <w:noWrap/>
            <w:vAlign w:val="center"/>
            <w:hideMark/>
          </w:tcPr>
          <w:p w14:paraId="7B1B2F02"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Rasio</w:t>
            </w:r>
            <w:proofErr w:type="spellEnd"/>
            <w:r w:rsidRPr="00DB25C4">
              <w:rPr>
                <w:rFonts w:eastAsia="Times New Roman" w:cstheme="minorHAnsi"/>
                <w:b/>
                <w:bCs/>
                <w:color w:val="000000"/>
              </w:rPr>
              <w:t xml:space="preserve"> </w:t>
            </w:r>
            <w:proofErr w:type="spellStart"/>
            <w:proofErr w:type="gramStart"/>
            <w:r w:rsidRPr="00DB25C4">
              <w:rPr>
                <w:rFonts w:eastAsia="Times New Roman" w:cstheme="minorHAnsi"/>
                <w:b/>
                <w:bCs/>
                <w:color w:val="000000"/>
              </w:rPr>
              <w:t>Dosen:Mahasiswa</w:t>
            </w:r>
            <w:proofErr w:type="spellEnd"/>
            <w:proofErr w:type="gramEnd"/>
          </w:p>
        </w:tc>
      </w:tr>
      <w:tr w:rsidR="00866ABA" w:rsidRPr="00DB25C4" w14:paraId="14624F82" w14:textId="77777777" w:rsidTr="00CD4E67">
        <w:trPr>
          <w:trHeight w:val="300"/>
        </w:trPr>
        <w:tc>
          <w:tcPr>
            <w:tcW w:w="3400" w:type="dxa"/>
            <w:tcBorders>
              <w:top w:val="nil"/>
              <w:left w:val="single" w:sz="4" w:space="0" w:color="auto"/>
              <w:bottom w:val="single" w:sz="4" w:space="0" w:color="auto"/>
              <w:right w:val="single" w:sz="4" w:space="0" w:color="auto"/>
            </w:tcBorders>
            <w:shd w:val="clear" w:color="auto" w:fill="FFF2CC" w:themeFill="accent4" w:themeFillTint="33"/>
            <w:noWrap/>
            <w:vAlign w:val="bottom"/>
            <w:hideMark/>
          </w:tcPr>
          <w:p w14:paraId="2FF9A602"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lastRenderedPageBreak/>
              <w:t>1</w:t>
            </w:r>
          </w:p>
        </w:tc>
        <w:tc>
          <w:tcPr>
            <w:tcW w:w="4080" w:type="dxa"/>
            <w:tcBorders>
              <w:top w:val="nil"/>
              <w:left w:val="nil"/>
              <w:bottom w:val="single" w:sz="4" w:space="0" w:color="auto"/>
              <w:right w:val="single" w:sz="4" w:space="0" w:color="auto"/>
            </w:tcBorders>
            <w:shd w:val="clear" w:color="auto" w:fill="FFF2CC" w:themeFill="accent4" w:themeFillTint="33"/>
            <w:noWrap/>
            <w:vAlign w:val="bottom"/>
            <w:hideMark/>
          </w:tcPr>
          <w:p w14:paraId="17625D6A"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2</w:t>
            </w:r>
          </w:p>
        </w:tc>
        <w:tc>
          <w:tcPr>
            <w:tcW w:w="3080" w:type="dxa"/>
            <w:tcBorders>
              <w:top w:val="nil"/>
              <w:left w:val="nil"/>
              <w:bottom w:val="single" w:sz="4" w:space="0" w:color="auto"/>
              <w:right w:val="single" w:sz="4" w:space="0" w:color="auto"/>
            </w:tcBorders>
            <w:shd w:val="clear" w:color="auto" w:fill="FFF2CC" w:themeFill="accent4" w:themeFillTint="33"/>
            <w:noWrap/>
            <w:vAlign w:val="bottom"/>
            <w:hideMark/>
          </w:tcPr>
          <w:p w14:paraId="33A6784F"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3</w:t>
            </w:r>
          </w:p>
        </w:tc>
      </w:tr>
      <w:tr w:rsidR="00866ABA" w:rsidRPr="00DB25C4" w14:paraId="7E6F4AAD" w14:textId="77777777" w:rsidTr="00CD4E67">
        <w:trPr>
          <w:trHeight w:val="300"/>
        </w:trPr>
        <w:tc>
          <w:tcPr>
            <w:tcW w:w="3400" w:type="dxa"/>
            <w:tcBorders>
              <w:top w:val="nil"/>
              <w:left w:val="single" w:sz="4" w:space="0" w:color="auto"/>
              <w:bottom w:val="single" w:sz="4" w:space="0" w:color="auto"/>
              <w:right w:val="single" w:sz="4" w:space="0" w:color="auto"/>
            </w:tcBorders>
            <w:shd w:val="clear" w:color="auto" w:fill="auto"/>
            <w:noWrap/>
            <w:vAlign w:val="bottom"/>
            <w:hideMark/>
          </w:tcPr>
          <w:p w14:paraId="1A90FBC8"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7</w:t>
            </w:r>
          </w:p>
        </w:tc>
        <w:tc>
          <w:tcPr>
            <w:tcW w:w="4080" w:type="dxa"/>
            <w:tcBorders>
              <w:top w:val="nil"/>
              <w:left w:val="nil"/>
              <w:bottom w:val="single" w:sz="4" w:space="0" w:color="auto"/>
              <w:right w:val="single" w:sz="4" w:space="0" w:color="auto"/>
            </w:tcBorders>
            <w:shd w:val="clear" w:color="auto" w:fill="auto"/>
            <w:noWrap/>
            <w:vAlign w:val="bottom"/>
            <w:hideMark/>
          </w:tcPr>
          <w:p w14:paraId="4717DB0F"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74</w:t>
            </w:r>
          </w:p>
        </w:tc>
        <w:tc>
          <w:tcPr>
            <w:tcW w:w="3080" w:type="dxa"/>
            <w:tcBorders>
              <w:top w:val="nil"/>
              <w:left w:val="nil"/>
              <w:bottom w:val="single" w:sz="4" w:space="0" w:color="auto"/>
              <w:right w:val="single" w:sz="4" w:space="0" w:color="auto"/>
            </w:tcBorders>
            <w:shd w:val="clear" w:color="auto" w:fill="auto"/>
            <w:noWrap/>
            <w:vAlign w:val="bottom"/>
            <w:hideMark/>
          </w:tcPr>
          <w:p w14:paraId="793B9926" w14:textId="77777777" w:rsidR="00866ABA" w:rsidRPr="00DB25C4" w:rsidRDefault="00866ABA" w:rsidP="00687314">
            <w:pPr>
              <w:spacing w:after="0" w:line="240" w:lineRule="auto"/>
              <w:jc w:val="center"/>
              <w:rPr>
                <w:rFonts w:cstheme="minorHAnsi"/>
              </w:rPr>
            </w:pPr>
            <w:r w:rsidRPr="00DB25C4">
              <w:rPr>
                <w:rFonts w:eastAsia="Calibri" w:cstheme="minorHAnsi"/>
                <w:color w:val="000000" w:themeColor="text1"/>
              </w:rPr>
              <w:t>10.57142857</w:t>
            </w:r>
          </w:p>
        </w:tc>
      </w:tr>
    </w:tbl>
    <w:p w14:paraId="0E90C311" w14:textId="77777777" w:rsidR="00866ABA" w:rsidRPr="00DB25C4" w:rsidRDefault="00866ABA" w:rsidP="00687314">
      <w:pPr>
        <w:spacing w:after="0" w:line="240" w:lineRule="auto"/>
        <w:rPr>
          <w:rFonts w:cstheme="minorHAnsi"/>
        </w:rPr>
      </w:pPr>
    </w:p>
    <w:p w14:paraId="62980C29" w14:textId="77777777" w:rsidR="00866ABA" w:rsidRPr="00DB25C4" w:rsidRDefault="00866ABA" w:rsidP="00687314">
      <w:pPr>
        <w:spacing w:after="0" w:line="240" w:lineRule="auto"/>
        <w:rPr>
          <w:rFonts w:cstheme="minorHAnsi"/>
        </w:rPr>
      </w:pPr>
    </w:p>
    <w:p w14:paraId="7E176871" w14:textId="77777777" w:rsidR="00866ABA" w:rsidRPr="00DB25C4" w:rsidRDefault="00866ABA" w:rsidP="00687314">
      <w:pPr>
        <w:spacing w:after="0" w:line="240" w:lineRule="auto"/>
        <w:rPr>
          <w:rFonts w:cstheme="minorHAnsi"/>
        </w:rPr>
      </w:pPr>
    </w:p>
    <w:p w14:paraId="630EB84D" w14:textId="77777777" w:rsidR="00866ABA" w:rsidRPr="00DB25C4" w:rsidRDefault="00866ABA" w:rsidP="00687314">
      <w:pPr>
        <w:spacing w:after="0" w:line="240" w:lineRule="auto"/>
        <w:rPr>
          <w:rFonts w:cstheme="minorHAnsi"/>
          <w:b/>
          <w:bCs/>
        </w:rPr>
      </w:pPr>
      <w:r w:rsidRPr="00DB25C4">
        <w:rPr>
          <w:rFonts w:cstheme="minorHAnsi"/>
          <w:b/>
          <w:bCs/>
        </w:rPr>
        <w:t xml:space="preserve">4.1.2.5 Beban </w:t>
      </w:r>
      <w:proofErr w:type="spellStart"/>
      <w:r w:rsidRPr="00DB25C4">
        <w:rPr>
          <w:rFonts w:cstheme="minorHAnsi"/>
          <w:b/>
          <w:bCs/>
        </w:rPr>
        <w:t>Kerja</w:t>
      </w:r>
      <w:proofErr w:type="spellEnd"/>
      <w:r w:rsidRPr="00DB25C4">
        <w:rPr>
          <w:rFonts w:cstheme="minorHAnsi"/>
          <w:b/>
          <w:bCs/>
        </w:rPr>
        <w:t xml:space="preserve"> </w:t>
      </w:r>
      <w:proofErr w:type="spellStart"/>
      <w:r w:rsidRPr="00DB25C4">
        <w:rPr>
          <w:rFonts w:cstheme="minorHAnsi"/>
          <w:b/>
          <w:bCs/>
        </w:rPr>
        <w:t>Dosen</w:t>
      </w:r>
      <w:proofErr w:type="spellEnd"/>
      <w:r w:rsidRPr="00DB25C4">
        <w:rPr>
          <w:rFonts w:cstheme="minorHAnsi"/>
          <w:b/>
          <w:bCs/>
        </w:rPr>
        <w:t xml:space="preserve"> </w:t>
      </w:r>
      <w:proofErr w:type="spellStart"/>
      <w:r w:rsidRPr="00DB25C4">
        <w:rPr>
          <w:rFonts w:cstheme="minorHAnsi"/>
          <w:b/>
          <w:bCs/>
        </w:rPr>
        <w:t>Tetap</w:t>
      </w:r>
      <w:proofErr w:type="spellEnd"/>
    </w:p>
    <w:p w14:paraId="46C1488D" w14:textId="76F3944C" w:rsidR="00866ABA" w:rsidRPr="00DB25C4" w:rsidRDefault="00866ABA" w:rsidP="00687314">
      <w:pPr>
        <w:spacing w:after="0" w:line="240" w:lineRule="auto"/>
        <w:rPr>
          <w:rFonts w:cstheme="minorHAnsi"/>
        </w:rPr>
      </w:pPr>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tridharma</w:t>
      </w:r>
      <w:proofErr w:type="spellEnd"/>
      <w:r w:rsidRPr="00DB25C4">
        <w:rPr>
          <w:rFonts w:cstheme="minorHAnsi"/>
        </w:rPr>
        <w:t xml:space="preserve"> PT dan </w:t>
      </w:r>
      <w:proofErr w:type="spellStart"/>
      <w:r w:rsidRPr="00DB25C4">
        <w:rPr>
          <w:rFonts w:cstheme="minorHAnsi"/>
        </w:rPr>
        <w:t>manajemen</w:t>
      </w:r>
      <w:proofErr w:type="spellEnd"/>
      <w:r w:rsidRPr="00DB25C4">
        <w:rPr>
          <w:rFonts w:cstheme="minorHAnsi"/>
        </w:rPr>
        <w:t xml:space="preserve"> DTPS yang </w:t>
      </w:r>
      <w:proofErr w:type="spellStart"/>
      <w:r w:rsidRPr="00DB25C4">
        <w:rPr>
          <w:rFonts w:cstheme="minorHAnsi"/>
        </w:rPr>
        <w:t>bidang</w:t>
      </w:r>
      <w:proofErr w:type="spellEnd"/>
      <w:r w:rsidRPr="00DB25C4">
        <w:rPr>
          <w:rFonts w:cstheme="minorHAnsi"/>
        </w:rPr>
        <w:t xml:space="preserve"> </w:t>
      </w:r>
      <w:proofErr w:type="spellStart"/>
      <w:r w:rsidRPr="00DB25C4">
        <w:rPr>
          <w:rFonts w:cstheme="minorHAnsi"/>
        </w:rPr>
        <w:t>keahliannya</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PS di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w:t>
      </w:r>
      <w:proofErr w:type="spellStart"/>
      <w:r w:rsidRPr="00DB25C4">
        <w:rPr>
          <w:rFonts w:cstheme="minorHAnsi"/>
        </w:rPr>
        <w:t>terakhir</w:t>
      </w:r>
      <w:proofErr w:type="spellEnd"/>
      <w:r w:rsidRPr="00DB25C4">
        <w:rPr>
          <w:rFonts w:cstheme="minorHAnsi"/>
        </w:rPr>
        <w:t xml:space="preserve"> (TS) (</w:t>
      </w:r>
      <w:proofErr w:type="spellStart"/>
      <w:r w:rsidRPr="00DB25C4">
        <w:rPr>
          <w:rFonts w:cstheme="minorHAnsi"/>
        </w:rPr>
        <w:t>Tabel</w:t>
      </w:r>
      <w:proofErr w:type="spellEnd"/>
      <w:r w:rsidRPr="00DB25C4">
        <w:rPr>
          <w:rFonts w:cstheme="minorHAnsi"/>
        </w:rPr>
        <w:t xml:space="preserve"> 4.1.2.5)</w:t>
      </w:r>
    </w:p>
    <w:p w14:paraId="00091641" w14:textId="77777777" w:rsidR="00866ABA" w:rsidRPr="00DB25C4" w:rsidRDefault="00866ABA" w:rsidP="00687314">
      <w:pPr>
        <w:spacing w:after="0" w:line="240" w:lineRule="auto"/>
        <w:rPr>
          <w:rFonts w:cstheme="minorHAnsi"/>
        </w:rPr>
      </w:pPr>
    </w:p>
    <w:p w14:paraId="77A76499" w14:textId="77777777" w:rsidR="00866ABA" w:rsidRPr="00DB25C4" w:rsidRDefault="00866ABA" w:rsidP="00687314">
      <w:pPr>
        <w:spacing w:after="0" w:line="240" w:lineRule="auto"/>
        <w:rPr>
          <w:rFonts w:cstheme="minorHAnsi"/>
          <w:b/>
          <w:bCs/>
        </w:rPr>
      </w:pPr>
      <w:proofErr w:type="spellStart"/>
      <w:r w:rsidRPr="00DB25C4">
        <w:rPr>
          <w:rFonts w:cstheme="minorHAnsi"/>
          <w:b/>
          <w:bCs/>
        </w:rPr>
        <w:t>Tabel</w:t>
      </w:r>
      <w:proofErr w:type="spellEnd"/>
      <w:r w:rsidRPr="00DB25C4">
        <w:rPr>
          <w:rFonts w:cstheme="minorHAnsi"/>
          <w:b/>
          <w:bCs/>
        </w:rPr>
        <w:t xml:space="preserve"> 4.1.2.5 Beban </w:t>
      </w:r>
      <w:proofErr w:type="spellStart"/>
      <w:r w:rsidRPr="00DB25C4">
        <w:rPr>
          <w:rFonts w:cstheme="minorHAnsi"/>
          <w:b/>
          <w:bCs/>
        </w:rPr>
        <w:t>Kerja</w:t>
      </w:r>
      <w:proofErr w:type="spellEnd"/>
      <w:r w:rsidRPr="00DB25C4">
        <w:rPr>
          <w:rFonts w:cstheme="minorHAnsi"/>
          <w:b/>
          <w:bCs/>
        </w:rPr>
        <w:t xml:space="preserve"> </w:t>
      </w:r>
      <w:proofErr w:type="spellStart"/>
      <w:r w:rsidRPr="00DB25C4">
        <w:rPr>
          <w:rFonts w:cstheme="minorHAnsi"/>
          <w:b/>
          <w:bCs/>
        </w:rPr>
        <w:t>Dosen</w:t>
      </w:r>
      <w:proofErr w:type="spellEnd"/>
      <w:r w:rsidRPr="00DB25C4">
        <w:rPr>
          <w:rFonts w:cstheme="minorHAnsi"/>
          <w:b/>
          <w:bCs/>
        </w:rPr>
        <w:t xml:space="preserve"> DTPS</w:t>
      </w:r>
    </w:p>
    <w:tbl>
      <w:tblPr>
        <w:tblW w:w="135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2"/>
        <w:gridCol w:w="3438"/>
        <w:gridCol w:w="1492"/>
        <w:gridCol w:w="1140"/>
        <w:gridCol w:w="851"/>
        <w:gridCol w:w="1491"/>
        <w:gridCol w:w="829"/>
        <w:gridCol w:w="1175"/>
        <w:gridCol w:w="815"/>
        <w:gridCol w:w="1659"/>
      </w:tblGrid>
      <w:tr w:rsidR="00866ABA" w:rsidRPr="00DB25C4" w14:paraId="4F3594E3" w14:textId="77777777" w:rsidTr="002A20EE">
        <w:trPr>
          <w:trHeight w:val="636"/>
        </w:trPr>
        <w:tc>
          <w:tcPr>
            <w:tcW w:w="702" w:type="dxa"/>
            <w:vMerge w:val="restart"/>
            <w:shd w:val="clear" w:color="auto" w:fill="BDD7EE"/>
            <w:noWrap/>
            <w:vAlign w:val="center"/>
            <w:hideMark/>
          </w:tcPr>
          <w:p w14:paraId="6BCB2922"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No</w:t>
            </w:r>
          </w:p>
        </w:tc>
        <w:tc>
          <w:tcPr>
            <w:tcW w:w="3438" w:type="dxa"/>
            <w:vMerge w:val="restart"/>
            <w:shd w:val="clear" w:color="auto" w:fill="BDD7EE"/>
            <w:vAlign w:val="center"/>
            <w:hideMark/>
          </w:tcPr>
          <w:p w14:paraId="6BF5E606"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 xml:space="preserve">Nama </w:t>
            </w:r>
            <w:proofErr w:type="spellStart"/>
            <w:r w:rsidRPr="00DB25C4">
              <w:rPr>
                <w:rFonts w:eastAsia="Times New Roman" w:cstheme="minorHAnsi"/>
                <w:b/>
                <w:bCs/>
                <w:color w:val="000000"/>
              </w:rPr>
              <w:t>Lengkap</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Dosen</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Tetap</w:t>
            </w:r>
            <w:proofErr w:type="spellEnd"/>
          </w:p>
        </w:tc>
        <w:tc>
          <w:tcPr>
            <w:tcW w:w="3483" w:type="dxa"/>
            <w:gridSpan w:val="3"/>
            <w:shd w:val="clear" w:color="auto" w:fill="BDD7EE"/>
            <w:vAlign w:val="center"/>
            <w:hideMark/>
          </w:tcPr>
          <w:p w14:paraId="53866AF1"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sks</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Pembelajaran</w:t>
            </w:r>
            <w:proofErr w:type="spellEnd"/>
            <w:r w:rsidRPr="00DB25C4">
              <w:rPr>
                <w:rFonts w:eastAsia="Times New Roman" w:cstheme="minorHAnsi"/>
                <w:b/>
                <w:bCs/>
                <w:color w:val="000000"/>
              </w:rPr>
              <w:t xml:space="preserve"> pada</w:t>
            </w:r>
          </w:p>
        </w:tc>
        <w:tc>
          <w:tcPr>
            <w:tcW w:w="1491" w:type="dxa"/>
            <w:vMerge w:val="restart"/>
            <w:shd w:val="clear" w:color="auto" w:fill="BDD7EE"/>
            <w:vAlign w:val="center"/>
            <w:hideMark/>
          </w:tcPr>
          <w:p w14:paraId="66C175A4"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sks</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Penelitian</w:t>
            </w:r>
            <w:proofErr w:type="spellEnd"/>
          </w:p>
        </w:tc>
        <w:tc>
          <w:tcPr>
            <w:tcW w:w="829" w:type="dxa"/>
            <w:vMerge w:val="restart"/>
            <w:shd w:val="clear" w:color="auto" w:fill="BDD7EE"/>
            <w:vAlign w:val="center"/>
            <w:hideMark/>
          </w:tcPr>
          <w:p w14:paraId="26CB0978"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sks</w:t>
            </w:r>
            <w:proofErr w:type="spellEnd"/>
            <w:r w:rsidRPr="00DB25C4">
              <w:rPr>
                <w:rFonts w:eastAsia="Times New Roman" w:cstheme="minorHAnsi"/>
                <w:b/>
                <w:bCs/>
                <w:color w:val="FF0000"/>
              </w:rPr>
              <w:t xml:space="preserve"> </w:t>
            </w:r>
            <w:r w:rsidRPr="00DB25C4">
              <w:rPr>
                <w:rFonts w:eastAsia="Times New Roman" w:cstheme="minorHAnsi"/>
                <w:b/>
                <w:bCs/>
                <w:color w:val="000000"/>
              </w:rPr>
              <w:t>P2M</w:t>
            </w:r>
          </w:p>
        </w:tc>
        <w:tc>
          <w:tcPr>
            <w:tcW w:w="1990" w:type="dxa"/>
            <w:gridSpan w:val="2"/>
            <w:shd w:val="clear" w:color="auto" w:fill="BDD7EE"/>
            <w:noWrap/>
            <w:vAlign w:val="center"/>
            <w:hideMark/>
          </w:tcPr>
          <w:p w14:paraId="563701DB"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sks</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Manajemen</w:t>
            </w:r>
            <w:proofErr w:type="spellEnd"/>
          </w:p>
        </w:tc>
        <w:tc>
          <w:tcPr>
            <w:tcW w:w="1659" w:type="dxa"/>
            <w:vMerge w:val="restart"/>
            <w:shd w:val="clear" w:color="auto" w:fill="BDD7EE"/>
            <w:vAlign w:val="center"/>
            <w:hideMark/>
          </w:tcPr>
          <w:p w14:paraId="174F106B"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Jumlah</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sks</w:t>
            </w:r>
            <w:proofErr w:type="spellEnd"/>
            <w:r w:rsidRPr="00DB25C4">
              <w:rPr>
                <w:rFonts w:eastAsia="Times New Roman" w:cstheme="minorHAnsi"/>
                <w:b/>
                <w:bCs/>
                <w:color w:val="000000"/>
              </w:rPr>
              <w:t xml:space="preserve"> Beban </w:t>
            </w:r>
            <w:proofErr w:type="spellStart"/>
            <w:r w:rsidRPr="00DB25C4">
              <w:rPr>
                <w:rFonts w:eastAsia="Times New Roman" w:cstheme="minorHAnsi"/>
                <w:b/>
                <w:bCs/>
                <w:color w:val="000000"/>
              </w:rPr>
              <w:t>Kerja</w:t>
            </w:r>
            <w:proofErr w:type="spellEnd"/>
          </w:p>
        </w:tc>
      </w:tr>
      <w:tr w:rsidR="00866ABA" w:rsidRPr="00DB25C4" w14:paraId="7969DD61" w14:textId="77777777" w:rsidTr="002A20EE">
        <w:trPr>
          <w:trHeight w:val="598"/>
        </w:trPr>
        <w:tc>
          <w:tcPr>
            <w:tcW w:w="702" w:type="dxa"/>
            <w:vMerge/>
            <w:vAlign w:val="center"/>
            <w:hideMark/>
          </w:tcPr>
          <w:p w14:paraId="559DB542" w14:textId="77777777" w:rsidR="00866ABA" w:rsidRPr="00DB25C4" w:rsidRDefault="00866ABA" w:rsidP="00687314">
            <w:pPr>
              <w:spacing w:after="0" w:line="240" w:lineRule="auto"/>
              <w:rPr>
                <w:rFonts w:eastAsia="Times New Roman" w:cstheme="minorHAnsi"/>
                <w:b/>
                <w:bCs/>
                <w:color w:val="000000"/>
              </w:rPr>
            </w:pPr>
          </w:p>
        </w:tc>
        <w:tc>
          <w:tcPr>
            <w:tcW w:w="3438" w:type="dxa"/>
            <w:vMerge/>
            <w:vAlign w:val="center"/>
            <w:hideMark/>
          </w:tcPr>
          <w:p w14:paraId="1E3F9B4A" w14:textId="77777777" w:rsidR="00866ABA" w:rsidRPr="00DB25C4" w:rsidRDefault="00866ABA" w:rsidP="00687314">
            <w:pPr>
              <w:spacing w:after="0" w:line="240" w:lineRule="auto"/>
              <w:rPr>
                <w:rFonts w:eastAsia="Times New Roman" w:cstheme="minorHAnsi"/>
                <w:b/>
                <w:bCs/>
                <w:color w:val="000000"/>
              </w:rPr>
            </w:pPr>
          </w:p>
        </w:tc>
        <w:tc>
          <w:tcPr>
            <w:tcW w:w="1492" w:type="dxa"/>
            <w:shd w:val="clear" w:color="auto" w:fill="BDD7EE"/>
            <w:vAlign w:val="center"/>
            <w:hideMark/>
          </w:tcPr>
          <w:p w14:paraId="09353875"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 xml:space="preserve">PS </w:t>
            </w:r>
            <w:proofErr w:type="spellStart"/>
            <w:r w:rsidRPr="00DB25C4">
              <w:rPr>
                <w:rFonts w:eastAsia="Times New Roman" w:cstheme="minorHAnsi"/>
                <w:b/>
                <w:bCs/>
                <w:color w:val="000000"/>
              </w:rPr>
              <w:t>Sendiri</w:t>
            </w:r>
            <w:proofErr w:type="spellEnd"/>
            <w:r w:rsidRPr="00DB25C4">
              <w:rPr>
                <w:rFonts w:eastAsia="Times New Roman" w:cstheme="minorHAnsi"/>
                <w:b/>
                <w:bCs/>
                <w:color w:val="000000"/>
              </w:rPr>
              <w:t xml:space="preserve"> (S1, S2, dan S3)</w:t>
            </w:r>
          </w:p>
        </w:tc>
        <w:tc>
          <w:tcPr>
            <w:tcW w:w="1140" w:type="dxa"/>
            <w:shd w:val="clear" w:color="auto" w:fill="BDD7EE"/>
            <w:vAlign w:val="center"/>
            <w:hideMark/>
          </w:tcPr>
          <w:p w14:paraId="59C39A6C"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PS Lain</w:t>
            </w:r>
            <w:r w:rsidRPr="00DB25C4">
              <w:rPr>
                <w:rFonts w:eastAsia="Times New Roman" w:cstheme="minorHAnsi"/>
                <w:b/>
                <w:bCs/>
                <w:color w:val="000000"/>
              </w:rPr>
              <w:br/>
              <w:t xml:space="preserve">di PT </w:t>
            </w:r>
            <w:proofErr w:type="spellStart"/>
            <w:r w:rsidRPr="00DB25C4">
              <w:rPr>
                <w:rFonts w:eastAsia="Times New Roman" w:cstheme="minorHAnsi"/>
                <w:b/>
                <w:bCs/>
                <w:color w:val="000000"/>
              </w:rPr>
              <w:t>Sendiri</w:t>
            </w:r>
            <w:proofErr w:type="spellEnd"/>
          </w:p>
        </w:tc>
        <w:tc>
          <w:tcPr>
            <w:tcW w:w="849" w:type="dxa"/>
            <w:shd w:val="clear" w:color="auto" w:fill="BDD7EE"/>
            <w:noWrap/>
            <w:vAlign w:val="center"/>
            <w:hideMark/>
          </w:tcPr>
          <w:p w14:paraId="40080ABC"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PT Lain</w:t>
            </w:r>
          </w:p>
        </w:tc>
        <w:tc>
          <w:tcPr>
            <w:tcW w:w="1491" w:type="dxa"/>
            <w:vMerge/>
            <w:vAlign w:val="center"/>
            <w:hideMark/>
          </w:tcPr>
          <w:p w14:paraId="0F909E8C" w14:textId="77777777" w:rsidR="00866ABA" w:rsidRPr="00DB25C4" w:rsidRDefault="00866ABA" w:rsidP="00687314">
            <w:pPr>
              <w:spacing w:after="0" w:line="240" w:lineRule="auto"/>
              <w:rPr>
                <w:rFonts w:eastAsia="Times New Roman" w:cstheme="minorHAnsi"/>
                <w:b/>
                <w:bCs/>
                <w:color w:val="000000"/>
              </w:rPr>
            </w:pPr>
          </w:p>
        </w:tc>
        <w:tc>
          <w:tcPr>
            <w:tcW w:w="829" w:type="dxa"/>
            <w:vMerge/>
            <w:vAlign w:val="center"/>
            <w:hideMark/>
          </w:tcPr>
          <w:p w14:paraId="3A1F28F1" w14:textId="77777777" w:rsidR="00866ABA" w:rsidRPr="00DB25C4" w:rsidRDefault="00866ABA" w:rsidP="00687314">
            <w:pPr>
              <w:spacing w:after="0" w:line="240" w:lineRule="auto"/>
              <w:rPr>
                <w:rFonts w:eastAsia="Times New Roman" w:cstheme="minorHAnsi"/>
                <w:b/>
                <w:bCs/>
                <w:color w:val="000000"/>
              </w:rPr>
            </w:pPr>
          </w:p>
        </w:tc>
        <w:tc>
          <w:tcPr>
            <w:tcW w:w="1175" w:type="dxa"/>
            <w:shd w:val="clear" w:color="auto" w:fill="BDD7EE"/>
            <w:noWrap/>
            <w:vAlign w:val="center"/>
            <w:hideMark/>
          </w:tcPr>
          <w:p w14:paraId="58727559"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 xml:space="preserve">PT </w:t>
            </w:r>
            <w:proofErr w:type="spellStart"/>
            <w:r w:rsidRPr="00DB25C4">
              <w:rPr>
                <w:rFonts w:eastAsia="Times New Roman" w:cstheme="minorHAnsi"/>
                <w:b/>
                <w:bCs/>
                <w:color w:val="000000"/>
              </w:rPr>
              <w:t>Sendiri</w:t>
            </w:r>
            <w:proofErr w:type="spellEnd"/>
          </w:p>
        </w:tc>
        <w:tc>
          <w:tcPr>
            <w:tcW w:w="814" w:type="dxa"/>
            <w:shd w:val="clear" w:color="auto" w:fill="BDD7EE"/>
            <w:noWrap/>
            <w:vAlign w:val="center"/>
            <w:hideMark/>
          </w:tcPr>
          <w:p w14:paraId="3A0CC255"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PT Lain</w:t>
            </w:r>
          </w:p>
        </w:tc>
        <w:tc>
          <w:tcPr>
            <w:tcW w:w="1659" w:type="dxa"/>
            <w:vMerge/>
            <w:vAlign w:val="center"/>
            <w:hideMark/>
          </w:tcPr>
          <w:p w14:paraId="1687F90B" w14:textId="77777777" w:rsidR="00866ABA" w:rsidRPr="00DB25C4" w:rsidRDefault="00866ABA" w:rsidP="00687314">
            <w:pPr>
              <w:spacing w:after="0" w:line="240" w:lineRule="auto"/>
              <w:rPr>
                <w:rFonts w:eastAsia="Times New Roman" w:cstheme="minorHAnsi"/>
                <w:b/>
                <w:bCs/>
                <w:color w:val="000000"/>
              </w:rPr>
            </w:pPr>
          </w:p>
        </w:tc>
      </w:tr>
      <w:tr w:rsidR="00866ABA" w:rsidRPr="00DB25C4" w14:paraId="7BC7BE3F" w14:textId="77777777" w:rsidTr="002A20EE">
        <w:trPr>
          <w:trHeight w:val="299"/>
        </w:trPr>
        <w:tc>
          <w:tcPr>
            <w:tcW w:w="702" w:type="dxa"/>
            <w:shd w:val="clear" w:color="auto" w:fill="FFF2CC" w:themeFill="accent4" w:themeFillTint="33"/>
            <w:noWrap/>
            <w:vAlign w:val="bottom"/>
            <w:hideMark/>
          </w:tcPr>
          <w:p w14:paraId="6D5ECFE4"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1</w:t>
            </w:r>
          </w:p>
        </w:tc>
        <w:tc>
          <w:tcPr>
            <w:tcW w:w="3438" w:type="dxa"/>
            <w:shd w:val="clear" w:color="auto" w:fill="FFF2CC" w:themeFill="accent4" w:themeFillTint="33"/>
            <w:noWrap/>
            <w:vAlign w:val="bottom"/>
            <w:hideMark/>
          </w:tcPr>
          <w:p w14:paraId="695A4F31"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2</w:t>
            </w:r>
          </w:p>
        </w:tc>
        <w:tc>
          <w:tcPr>
            <w:tcW w:w="1492" w:type="dxa"/>
            <w:shd w:val="clear" w:color="auto" w:fill="FFF2CC" w:themeFill="accent4" w:themeFillTint="33"/>
            <w:noWrap/>
            <w:vAlign w:val="bottom"/>
            <w:hideMark/>
          </w:tcPr>
          <w:p w14:paraId="489D0442"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3</w:t>
            </w:r>
          </w:p>
        </w:tc>
        <w:tc>
          <w:tcPr>
            <w:tcW w:w="1140" w:type="dxa"/>
            <w:shd w:val="clear" w:color="auto" w:fill="FFF2CC" w:themeFill="accent4" w:themeFillTint="33"/>
            <w:noWrap/>
            <w:vAlign w:val="bottom"/>
            <w:hideMark/>
          </w:tcPr>
          <w:p w14:paraId="4AB942AD"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4</w:t>
            </w:r>
          </w:p>
        </w:tc>
        <w:tc>
          <w:tcPr>
            <w:tcW w:w="849" w:type="dxa"/>
            <w:shd w:val="clear" w:color="auto" w:fill="FFF2CC" w:themeFill="accent4" w:themeFillTint="33"/>
            <w:noWrap/>
            <w:vAlign w:val="bottom"/>
            <w:hideMark/>
          </w:tcPr>
          <w:p w14:paraId="403FB380"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5</w:t>
            </w:r>
          </w:p>
        </w:tc>
        <w:tc>
          <w:tcPr>
            <w:tcW w:w="1491" w:type="dxa"/>
            <w:shd w:val="clear" w:color="auto" w:fill="FFF2CC" w:themeFill="accent4" w:themeFillTint="33"/>
            <w:noWrap/>
            <w:vAlign w:val="bottom"/>
            <w:hideMark/>
          </w:tcPr>
          <w:p w14:paraId="66D6085E"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6</w:t>
            </w:r>
          </w:p>
        </w:tc>
        <w:tc>
          <w:tcPr>
            <w:tcW w:w="829" w:type="dxa"/>
            <w:shd w:val="clear" w:color="auto" w:fill="FFF2CC" w:themeFill="accent4" w:themeFillTint="33"/>
            <w:noWrap/>
            <w:vAlign w:val="bottom"/>
            <w:hideMark/>
          </w:tcPr>
          <w:p w14:paraId="3C0BFA4E"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7</w:t>
            </w:r>
          </w:p>
        </w:tc>
        <w:tc>
          <w:tcPr>
            <w:tcW w:w="1175" w:type="dxa"/>
            <w:shd w:val="clear" w:color="auto" w:fill="FFF2CC" w:themeFill="accent4" w:themeFillTint="33"/>
            <w:noWrap/>
            <w:vAlign w:val="bottom"/>
            <w:hideMark/>
          </w:tcPr>
          <w:p w14:paraId="328E5B5A"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8</w:t>
            </w:r>
          </w:p>
        </w:tc>
        <w:tc>
          <w:tcPr>
            <w:tcW w:w="814" w:type="dxa"/>
            <w:shd w:val="clear" w:color="auto" w:fill="FFF2CC" w:themeFill="accent4" w:themeFillTint="33"/>
            <w:noWrap/>
            <w:vAlign w:val="bottom"/>
            <w:hideMark/>
          </w:tcPr>
          <w:p w14:paraId="1A535D72"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9</w:t>
            </w:r>
          </w:p>
        </w:tc>
        <w:tc>
          <w:tcPr>
            <w:tcW w:w="1659" w:type="dxa"/>
            <w:shd w:val="clear" w:color="auto" w:fill="FFF2CC" w:themeFill="accent4" w:themeFillTint="33"/>
            <w:noWrap/>
            <w:vAlign w:val="bottom"/>
            <w:hideMark/>
          </w:tcPr>
          <w:p w14:paraId="0B34986A"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10</w:t>
            </w:r>
          </w:p>
        </w:tc>
      </w:tr>
      <w:tr w:rsidR="00866ABA" w:rsidRPr="00DB25C4" w14:paraId="231B6DE9" w14:textId="77777777" w:rsidTr="002A20EE">
        <w:trPr>
          <w:trHeight w:val="299"/>
        </w:trPr>
        <w:tc>
          <w:tcPr>
            <w:tcW w:w="702" w:type="dxa"/>
            <w:shd w:val="clear" w:color="auto" w:fill="auto"/>
            <w:noWrap/>
            <w:vAlign w:val="bottom"/>
            <w:hideMark/>
          </w:tcPr>
          <w:p w14:paraId="38DA6961"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w:t>
            </w:r>
          </w:p>
        </w:tc>
        <w:tc>
          <w:tcPr>
            <w:tcW w:w="3438" w:type="dxa"/>
            <w:shd w:val="clear" w:color="auto" w:fill="auto"/>
            <w:noWrap/>
            <w:vAlign w:val="center"/>
            <w:hideMark/>
          </w:tcPr>
          <w:p w14:paraId="2E0976B2"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Anggrah</w:t>
            </w:r>
            <w:proofErr w:type="spellEnd"/>
            <w:r w:rsidRPr="00DB25C4">
              <w:rPr>
                <w:rFonts w:eastAsia="Times New Roman" w:cstheme="minorHAnsi"/>
                <w:color w:val="000000"/>
              </w:rPr>
              <w:t xml:space="preserve"> Diah </w:t>
            </w:r>
            <w:proofErr w:type="spellStart"/>
            <w:r w:rsidRPr="00DB25C4">
              <w:rPr>
                <w:rFonts w:eastAsia="Times New Roman" w:cstheme="minorHAnsi"/>
                <w:color w:val="000000"/>
              </w:rPr>
              <w:t>Airlinda</w:t>
            </w:r>
            <w:proofErr w:type="spellEnd"/>
            <w:r w:rsidRPr="00DB25C4">
              <w:rPr>
                <w:rFonts w:eastAsia="Times New Roman" w:cstheme="minorHAnsi"/>
                <w:color w:val="000000"/>
              </w:rPr>
              <w:t>, S.S., MTCSOL</w:t>
            </w:r>
          </w:p>
        </w:tc>
        <w:tc>
          <w:tcPr>
            <w:tcW w:w="1492" w:type="dxa"/>
            <w:shd w:val="clear" w:color="auto" w:fill="auto"/>
            <w:noWrap/>
            <w:vAlign w:val="center"/>
            <w:hideMark/>
          </w:tcPr>
          <w:p w14:paraId="3C1B56F1"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24</w:t>
            </w:r>
          </w:p>
        </w:tc>
        <w:tc>
          <w:tcPr>
            <w:tcW w:w="1140" w:type="dxa"/>
            <w:shd w:val="clear" w:color="auto" w:fill="auto"/>
            <w:noWrap/>
            <w:vAlign w:val="center"/>
            <w:hideMark/>
          </w:tcPr>
          <w:p w14:paraId="7FE331F1"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w:t>
            </w:r>
          </w:p>
        </w:tc>
        <w:tc>
          <w:tcPr>
            <w:tcW w:w="849" w:type="dxa"/>
            <w:shd w:val="clear" w:color="auto" w:fill="auto"/>
            <w:noWrap/>
            <w:vAlign w:val="center"/>
            <w:hideMark/>
          </w:tcPr>
          <w:p w14:paraId="49FFD4F3"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w:t>
            </w:r>
          </w:p>
        </w:tc>
        <w:tc>
          <w:tcPr>
            <w:tcW w:w="1491" w:type="dxa"/>
            <w:shd w:val="clear" w:color="auto" w:fill="auto"/>
            <w:noWrap/>
            <w:vAlign w:val="center"/>
            <w:hideMark/>
          </w:tcPr>
          <w:p w14:paraId="7699456A"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829" w:type="dxa"/>
            <w:shd w:val="clear" w:color="auto" w:fill="auto"/>
            <w:noWrap/>
            <w:vAlign w:val="center"/>
            <w:hideMark/>
          </w:tcPr>
          <w:p w14:paraId="7108FD39"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175" w:type="dxa"/>
            <w:shd w:val="clear" w:color="auto" w:fill="auto"/>
            <w:noWrap/>
            <w:vAlign w:val="center"/>
            <w:hideMark/>
          </w:tcPr>
          <w:p w14:paraId="00E76E85"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7</w:t>
            </w:r>
          </w:p>
        </w:tc>
        <w:tc>
          <w:tcPr>
            <w:tcW w:w="814" w:type="dxa"/>
            <w:shd w:val="clear" w:color="auto" w:fill="auto"/>
            <w:noWrap/>
            <w:vAlign w:val="center"/>
            <w:hideMark/>
          </w:tcPr>
          <w:p w14:paraId="49878CB4"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w:t>
            </w:r>
          </w:p>
        </w:tc>
        <w:tc>
          <w:tcPr>
            <w:tcW w:w="1659" w:type="dxa"/>
            <w:shd w:val="clear" w:color="auto" w:fill="auto"/>
            <w:noWrap/>
            <w:vAlign w:val="bottom"/>
            <w:hideMark/>
          </w:tcPr>
          <w:p w14:paraId="702DAB8F"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31,00</w:t>
            </w:r>
          </w:p>
        </w:tc>
      </w:tr>
      <w:tr w:rsidR="00866ABA" w:rsidRPr="00DB25C4" w14:paraId="038BB99F" w14:textId="77777777" w:rsidTr="002A20EE">
        <w:trPr>
          <w:trHeight w:val="299"/>
        </w:trPr>
        <w:tc>
          <w:tcPr>
            <w:tcW w:w="702" w:type="dxa"/>
            <w:shd w:val="clear" w:color="auto" w:fill="auto"/>
            <w:noWrap/>
            <w:vAlign w:val="bottom"/>
            <w:hideMark/>
          </w:tcPr>
          <w:p w14:paraId="6E5438E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2</w:t>
            </w:r>
          </w:p>
        </w:tc>
        <w:tc>
          <w:tcPr>
            <w:tcW w:w="3438" w:type="dxa"/>
            <w:shd w:val="clear" w:color="auto" w:fill="auto"/>
            <w:noWrap/>
            <w:vAlign w:val="center"/>
            <w:hideMark/>
          </w:tcPr>
          <w:p w14:paraId="30186ED5"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Dhatu </w:t>
            </w:r>
            <w:proofErr w:type="spellStart"/>
            <w:r w:rsidRPr="00DB25C4">
              <w:rPr>
                <w:rFonts w:eastAsia="Times New Roman" w:cstheme="minorHAnsi"/>
                <w:color w:val="000000"/>
              </w:rPr>
              <w:t>Sitaresmi</w:t>
            </w:r>
            <w:proofErr w:type="spellEnd"/>
            <w:r w:rsidRPr="00DB25C4">
              <w:rPr>
                <w:rFonts w:eastAsia="Times New Roman" w:cstheme="minorHAnsi"/>
                <w:color w:val="000000"/>
              </w:rPr>
              <w:t xml:space="preserve">, </w:t>
            </w:r>
            <w:proofErr w:type="gramStart"/>
            <w:r w:rsidRPr="00DB25C4">
              <w:rPr>
                <w:rFonts w:eastAsia="Times New Roman" w:cstheme="minorHAnsi"/>
                <w:color w:val="000000"/>
              </w:rPr>
              <w:t>S.S.,MTCSOL</w:t>
            </w:r>
            <w:proofErr w:type="gramEnd"/>
          </w:p>
        </w:tc>
        <w:tc>
          <w:tcPr>
            <w:tcW w:w="1492" w:type="dxa"/>
            <w:shd w:val="clear" w:color="auto" w:fill="auto"/>
            <w:noWrap/>
            <w:vAlign w:val="center"/>
            <w:hideMark/>
          </w:tcPr>
          <w:p w14:paraId="3460A4BE"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20</w:t>
            </w:r>
          </w:p>
        </w:tc>
        <w:tc>
          <w:tcPr>
            <w:tcW w:w="1140" w:type="dxa"/>
            <w:shd w:val="clear" w:color="auto" w:fill="auto"/>
            <w:noWrap/>
            <w:vAlign w:val="center"/>
            <w:hideMark/>
          </w:tcPr>
          <w:p w14:paraId="7A9CCBCF"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w:t>
            </w:r>
          </w:p>
        </w:tc>
        <w:tc>
          <w:tcPr>
            <w:tcW w:w="849" w:type="dxa"/>
            <w:shd w:val="clear" w:color="auto" w:fill="auto"/>
            <w:noWrap/>
            <w:vAlign w:val="center"/>
            <w:hideMark/>
          </w:tcPr>
          <w:p w14:paraId="6C43CCA4"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w:t>
            </w:r>
          </w:p>
        </w:tc>
        <w:tc>
          <w:tcPr>
            <w:tcW w:w="1491" w:type="dxa"/>
            <w:shd w:val="clear" w:color="auto" w:fill="auto"/>
            <w:noWrap/>
            <w:vAlign w:val="center"/>
            <w:hideMark/>
          </w:tcPr>
          <w:p w14:paraId="000EA6F1"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829" w:type="dxa"/>
            <w:shd w:val="clear" w:color="auto" w:fill="auto"/>
            <w:noWrap/>
            <w:vAlign w:val="center"/>
            <w:hideMark/>
          </w:tcPr>
          <w:p w14:paraId="4D272CAA"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175" w:type="dxa"/>
            <w:shd w:val="clear" w:color="auto" w:fill="auto"/>
            <w:noWrap/>
            <w:vAlign w:val="center"/>
            <w:hideMark/>
          </w:tcPr>
          <w:p w14:paraId="72E949AD"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w:t>
            </w:r>
          </w:p>
        </w:tc>
        <w:tc>
          <w:tcPr>
            <w:tcW w:w="814" w:type="dxa"/>
            <w:shd w:val="clear" w:color="auto" w:fill="auto"/>
            <w:noWrap/>
            <w:vAlign w:val="center"/>
            <w:hideMark/>
          </w:tcPr>
          <w:p w14:paraId="7ABC6A1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w:t>
            </w:r>
          </w:p>
        </w:tc>
        <w:tc>
          <w:tcPr>
            <w:tcW w:w="1659" w:type="dxa"/>
            <w:shd w:val="clear" w:color="auto" w:fill="auto"/>
            <w:noWrap/>
            <w:vAlign w:val="bottom"/>
            <w:hideMark/>
          </w:tcPr>
          <w:p w14:paraId="293F7C2E"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20,00</w:t>
            </w:r>
          </w:p>
        </w:tc>
      </w:tr>
      <w:tr w:rsidR="00866ABA" w:rsidRPr="00DB25C4" w14:paraId="2E7E7707" w14:textId="77777777" w:rsidTr="002A20EE">
        <w:trPr>
          <w:trHeight w:val="299"/>
        </w:trPr>
        <w:tc>
          <w:tcPr>
            <w:tcW w:w="702" w:type="dxa"/>
            <w:shd w:val="clear" w:color="auto" w:fill="auto"/>
            <w:noWrap/>
            <w:vAlign w:val="bottom"/>
            <w:hideMark/>
          </w:tcPr>
          <w:p w14:paraId="225CB220"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3</w:t>
            </w:r>
          </w:p>
        </w:tc>
        <w:tc>
          <w:tcPr>
            <w:tcW w:w="3438" w:type="dxa"/>
            <w:shd w:val="clear" w:color="auto" w:fill="auto"/>
            <w:noWrap/>
            <w:vAlign w:val="center"/>
            <w:hideMark/>
          </w:tcPr>
          <w:p w14:paraId="592A334A"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Yohanna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Nirmalasari</w:t>
            </w:r>
            <w:proofErr w:type="spellEnd"/>
            <w:r w:rsidRPr="00DB25C4">
              <w:rPr>
                <w:rFonts w:eastAsia="Times New Roman" w:cstheme="minorHAnsi"/>
                <w:color w:val="000000"/>
              </w:rPr>
              <w:t xml:space="preserve">, </w:t>
            </w:r>
            <w:proofErr w:type="spellStart"/>
            <w:proofErr w:type="gramStart"/>
            <w:r w:rsidRPr="00DB25C4">
              <w:rPr>
                <w:rFonts w:eastAsia="Times New Roman" w:cstheme="minorHAnsi"/>
                <w:color w:val="000000"/>
              </w:rPr>
              <w:t>S.Pd</w:t>
            </w:r>
            <w:proofErr w:type="spellEnd"/>
            <w:proofErr w:type="gramEnd"/>
            <w:r w:rsidRPr="00DB25C4">
              <w:rPr>
                <w:rFonts w:eastAsia="Times New Roman" w:cstheme="minorHAnsi"/>
                <w:color w:val="000000"/>
              </w:rPr>
              <w:t xml:space="preserve">, </w:t>
            </w:r>
            <w:proofErr w:type="spellStart"/>
            <w:r w:rsidRPr="00DB25C4">
              <w:rPr>
                <w:rFonts w:eastAsia="Times New Roman" w:cstheme="minorHAnsi"/>
                <w:color w:val="000000"/>
              </w:rPr>
              <w:t>M.Pd</w:t>
            </w:r>
            <w:proofErr w:type="spellEnd"/>
            <w:r w:rsidRPr="00DB25C4">
              <w:rPr>
                <w:rFonts w:eastAsia="Times New Roman" w:cstheme="minorHAnsi"/>
                <w:color w:val="000000"/>
              </w:rPr>
              <w:t>.</w:t>
            </w:r>
          </w:p>
        </w:tc>
        <w:tc>
          <w:tcPr>
            <w:tcW w:w="1492" w:type="dxa"/>
            <w:shd w:val="clear" w:color="auto" w:fill="auto"/>
            <w:noWrap/>
            <w:vAlign w:val="center"/>
            <w:hideMark/>
          </w:tcPr>
          <w:p w14:paraId="42FE8A87"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9</w:t>
            </w:r>
          </w:p>
        </w:tc>
        <w:tc>
          <w:tcPr>
            <w:tcW w:w="1140" w:type="dxa"/>
            <w:shd w:val="clear" w:color="auto" w:fill="auto"/>
            <w:noWrap/>
            <w:vAlign w:val="center"/>
            <w:hideMark/>
          </w:tcPr>
          <w:p w14:paraId="3A15456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w:t>
            </w:r>
          </w:p>
        </w:tc>
        <w:tc>
          <w:tcPr>
            <w:tcW w:w="849" w:type="dxa"/>
            <w:shd w:val="clear" w:color="auto" w:fill="auto"/>
            <w:noWrap/>
            <w:vAlign w:val="center"/>
            <w:hideMark/>
          </w:tcPr>
          <w:p w14:paraId="5D14F4AF"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w:t>
            </w:r>
          </w:p>
        </w:tc>
        <w:tc>
          <w:tcPr>
            <w:tcW w:w="1491" w:type="dxa"/>
            <w:shd w:val="clear" w:color="auto" w:fill="auto"/>
            <w:noWrap/>
            <w:vAlign w:val="center"/>
            <w:hideMark/>
          </w:tcPr>
          <w:p w14:paraId="07FBBD1D"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829" w:type="dxa"/>
            <w:shd w:val="clear" w:color="auto" w:fill="auto"/>
            <w:noWrap/>
            <w:vAlign w:val="center"/>
            <w:hideMark/>
          </w:tcPr>
          <w:p w14:paraId="5F92A559"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175" w:type="dxa"/>
            <w:shd w:val="clear" w:color="auto" w:fill="auto"/>
            <w:noWrap/>
            <w:vAlign w:val="center"/>
            <w:hideMark/>
          </w:tcPr>
          <w:p w14:paraId="17DE40C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w:t>
            </w:r>
          </w:p>
        </w:tc>
        <w:tc>
          <w:tcPr>
            <w:tcW w:w="814" w:type="dxa"/>
            <w:shd w:val="clear" w:color="auto" w:fill="auto"/>
            <w:noWrap/>
            <w:vAlign w:val="center"/>
            <w:hideMark/>
          </w:tcPr>
          <w:p w14:paraId="44687015"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w:t>
            </w:r>
          </w:p>
        </w:tc>
        <w:tc>
          <w:tcPr>
            <w:tcW w:w="1659" w:type="dxa"/>
            <w:shd w:val="clear" w:color="auto" w:fill="auto"/>
            <w:noWrap/>
            <w:vAlign w:val="bottom"/>
            <w:hideMark/>
          </w:tcPr>
          <w:p w14:paraId="75A0A247"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9,00</w:t>
            </w:r>
          </w:p>
        </w:tc>
      </w:tr>
      <w:tr w:rsidR="00866ABA" w:rsidRPr="00DB25C4" w14:paraId="3C850775" w14:textId="77777777" w:rsidTr="002A20EE">
        <w:trPr>
          <w:trHeight w:val="299"/>
        </w:trPr>
        <w:tc>
          <w:tcPr>
            <w:tcW w:w="702" w:type="dxa"/>
            <w:shd w:val="clear" w:color="auto" w:fill="auto"/>
            <w:noWrap/>
            <w:vAlign w:val="bottom"/>
            <w:hideMark/>
          </w:tcPr>
          <w:p w14:paraId="44A91D7C"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4</w:t>
            </w:r>
          </w:p>
        </w:tc>
        <w:tc>
          <w:tcPr>
            <w:tcW w:w="3438" w:type="dxa"/>
            <w:shd w:val="clear" w:color="auto" w:fill="auto"/>
            <w:noWrap/>
            <w:vAlign w:val="center"/>
            <w:hideMark/>
          </w:tcPr>
          <w:p w14:paraId="26DD0500"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Vincentius</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Valiandy</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Jiuangga</w:t>
            </w:r>
            <w:proofErr w:type="spellEnd"/>
            <w:r w:rsidRPr="00DB25C4">
              <w:rPr>
                <w:rFonts w:eastAsia="Times New Roman" w:cstheme="minorHAnsi"/>
                <w:color w:val="000000"/>
              </w:rPr>
              <w:t xml:space="preserve">, </w:t>
            </w:r>
            <w:proofErr w:type="spellStart"/>
            <w:proofErr w:type="gramStart"/>
            <w:r w:rsidRPr="00DB25C4">
              <w:rPr>
                <w:rFonts w:eastAsia="Times New Roman" w:cstheme="minorHAnsi"/>
                <w:color w:val="000000"/>
              </w:rPr>
              <w:t>S.Kom</w:t>
            </w:r>
            <w:proofErr w:type="spellEnd"/>
            <w:proofErr w:type="gramEnd"/>
            <w:r w:rsidRPr="00DB25C4">
              <w:rPr>
                <w:rFonts w:eastAsia="Times New Roman" w:cstheme="minorHAnsi"/>
                <w:color w:val="000000"/>
              </w:rPr>
              <w:t>, MTCSOL</w:t>
            </w:r>
          </w:p>
        </w:tc>
        <w:tc>
          <w:tcPr>
            <w:tcW w:w="1492" w:type="dxa"/>
            <w:shd w:val="clear" w:color="auto" w:fill="auto"/>
            <w:noWrap/>
            <w:vAlign w:val="center"/>
            <w:hideMark/>
          </w:tcPr>
          <w:p w14:paraId="08159A82"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4</w:t>
            </w:r>
          </w:p>
        </w:tc>
        <w:tc>
          <w:tcPr>
            <w:tcW w:w="1140" w:type="dxa"/>
            <w:shd w:val="clear" w:color="auto" w:fill="auto"/>
            <w:noWrap/>
            <w:vAlign w:val="center"/>
            <w:hideMark/>
          </w:tcPr>
          <w:p w14:paraId="3FD527F8"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w:t>
            </w:r>
          </w:p>
        </w:tc>
        <w:tc>
          <w:tcPr>
            <w:tcW w:w="849" w:type="dxa"/>
            <w:shd w:val="clear" w:color="auto" w:fill="auto"/>
            <w:noWrap/>
            <w:vAlign w:val="center"/>
            <w:hideMark/>
          </w:tcPr>
          <w:p w14:paraId="6F6B3E84"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w:t>
            </w:r>
          </w:p>
        </w:tc>
        <w:tc>
          <w:tcPr>
            <w:tcW w:w="1491" w:type="dxa"/>
            <w:shd w:val="clear" w:color="auto" w:fill="auto"/>
            <w:noWrap/>
            <w:vAlign w:val="center"/>
            <w:hideMark/>
          </w:tcPr>
          <w:p w14:paraId="004A3D9A"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829" w:type="dxa"/>
            <w:shd w:val="clear" w:color="auto" w:fill="auto"/>
            <w:noWrap/>
            <w:vAlign w:val="center"/>
            <w:hideMark/>
          </w:tcPr>
          <w:p w14:paraId="3B29E2EF"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175" w:type="dxa"/>
            <w:shd w:val="clear" w:color="auto" w:fill="auto"/>
            <w:noWrap/>
            <w:vAlign w:val="center"/>
            <w:hideMark/>
          </w:tcPr>
          <w:p w14:paraId="50F3C830"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3</w:t>
            </w:r>
          </w:p>
        </w:tc>
        <w:tc>
          <w:tcPr>
            <w:tcW w:w="814" w:type="dxa"/>
            <w:shd w:val="clear" w:color="auto" w:fill="auto"/>
            <w:noWrap/>
            <w:vAlign w:val="center"/>
            <w:hideMark/>
          </w:tcPr>
          <w:p w14:paraId="3353A7BD"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w:t>
            </w:r>
          </w:p>
        </w:tc>
        <w:tc>
          <w:tcPr>
            <w:tcW w:w="1659" w:type="dxa"/>
            <w:shd w:val="clear" w:color="auto" w:fill="auto"/>
            <w:noWrap/>
            <w:vAlign w:val="bottom"/>
            <w:hideMark/>
          </w:tcPr>
          <w:p w14:paraId="2B56D062"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7,00</w:t>
            </w:r>
          </w:p>
        </w:tc>
      </w:tr>
      <w:tr w:rsidR="00866ABA" w:rsidRPr="00DB25C4" w14:paraId="74E3575A" w14:textId="77777777" w:rsidTr="002A20EE">
        <w:trPr>
          <w:trHeight w:val="299"/>
        </w:trPr>
        <w:tc>
          <w:tcPr>
            <w:tcW w:w="702" w:type="dxa"/>
            <w:shd w:val="clear" w:color="auto" w:fill="auto"/>
            <w:noWrap/>
            <w:vAlign w:val="bottom"/>
            <w:hideMark/>
          </w:tcPr>
          <w:p w14:paraId="567BF4C3"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5</w:t>
            </w:r>
          </w:p>
        </w:tc>
        <w:tc>
          <w:tcPr>
            <w:tcW w:w="3438" w:type="dxa"/>
            <w:shd w:val="clear" w:color="auto" w:fill="auto"/>
            <w:noWrap/>
            <w:hideMark/>
          </w:tcPr>
          <w:p w14:paraId="6C69ADD6"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Ong Freddy Mario, BA., M.Ed.</w:t>
            </w:r>
          </w:p>
        </w:tc>
        <w:tc>
          <w:tcPr>
            <w:tcW w:w="1492" w:type="dxa"/>
            <w:shd w:val="clear" w:color="auto" w:fill="auto"/>
            <w:noWrap/>
            <w:vAlign w:val="center"/>
            <w:hideMark/>
          </w:tcPr>
          <w:p w14:paraId="2D3ED225"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2 </w:t>
            </w:r>
          </w:p>
        </w:tc>
        <w:tc>
          <w:tcPr>
            <w:tcW w:w="1140" w:type="dxa"/>
            <w:shd w:val="clear" w:color="auto" w:fill="auto"/>
            <w:noWrap/>
            <w:vAlign w:val="center"/>
            <w:hideMark/>
          </w:tcPr>
          <w:p w14:paraId="5E10A264"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0 </w:t>
            </w:r>
          </w:p>
        </w:tc>
        <w:tc>
          <w:tcPr>
            <w:tcW w:w="849" w:type="dxa"/>
            <w:shd w:val="clear" w:color="auto" w:fill="auto"/>
            <w:noWrap/>
            <w:vAlign w:val="center"/>
            <w:hideMark/>
          </w:tcPr>
          <w:p w14:paraId="3F32C513"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0 </w:t>
            </w:r>
          </w:p>
        </w:tc>
        <w:tc>
          <w:tcPr>
            <w:tcW w:w="1491" w:type="dxa"/>
            <w:shd w:val="clear" w:color="auto" w:fill="auto"/>
            <w:noWrap/>
            <w:vAlign w:val="center"/>
            <w:hideMark/>
          </w:tcPr>
          <w:p w14:paraId="19BF2F37"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829" w:type="dxa"/>
            <w:shd w:val="clear" w:color="auto" w:fill="auto"/>
            <w:noWrap/>
            <w:vAlign w:val="center"/>
            <w:hideMark/>
          </w:tcPr>
          <w:p w14:paraId="56830521"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175" w:type="dxa"/>
            <w:shd w:val="clear" w:color="auto" w:fill="auto"/>
            <w:noWrap/>
            <w:vAlign w:val="center"/>
            <w:hideMark/>
          </w:tcPr>
          <w:p w14:paraId="7B68AD02"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 0</w:t>
            </w:r>
          </w:p>
        </w:tc>
        <w:tc>
          <w:tcPr>
            <w:tcW w:w="814" w:type="dxa"/>
            <w:shd w:val="clear" w:color="auto" w:fill="auto"/>
            <w:noWrap/>
            <w:vAlign w:val="center"/>
            <w:hideMark/>
          </w:tcPr>
          <w:p w14:paraId="79C226C0"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 0</w:t>
            </w:r>
          </w:p>
        </w:tc>
        <w:tc>
          <w:tcPr>
            <w:tcW w:w="1659" w:type="dxa"/>
            <w:shd w:val="clear" w:color="auto" w:fill="auto"/>
            <w:noWrap/>
            <w:vAlign w:val="bottom"/>
            <w:hideMark/>
          </w:tcPr>
          <w:p w14:paraId="28558BDD"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2,00</w:t>
            </w:r>
          </w:p>
        </w:tc>
      </w:tr>
      <w:tr w:rsidR="00866ABA" w:rsidRPr="00DB25C4" w14:paraId="2257F5D0" w14:textId="77777777" w:rsidTr="002A20EE">
        <w:trPr>
          <w:trHeight w:val="299"/>
        </w:trPr>
        <w:tc>
          <w:tcPr>
            <w:tcW w:w="702" w:type="dxa"/>
            <w:shd w:val="clear" w:color="auto" w:fill="auto"/>
            <w:noWrap/>
            <w:vAlign w:val="bottom"/>
            <w:hideMark/>
          </w:tcPr>
          <w:p w14:paraId="509B0F21"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6</w:t>
            </w:r>
          </w:p>
        </w:tc>
        <w:tc>
          <w:tcPr>
            <w:tcW w:w="3438" w:type="dxa"/>
            <w:shd w:val="clear" w:color="auto" w:fill="auto"/>
            <w:noWrap/>
            <w:hideMark/>
          </w:tcPr>
          <w:p w14:paraId="67A05381"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Andrean</w:t>
            </w:r>
            <w:proofErr w:type="spellEnd"/>
            <w:r w:rsidRPr="00DB25C4">
              <w:rPr>
                <w:rFonts w:eastAsia="Times New Roman" w:cstheme="minorHAnsi"/>
                <w:color w:val="000000"/>
              </w:rPr>
              <w:t xml:space="preserve"> Budi Kusuma, BA., MTCSOL.</w:t>
            </w:r>
          </w:p>
        </w:tc>
        <w:tc>
          <w:tcPr>
            <w:tcW w:w="1492" w:type="dxa"/>
            <w:shd w:val="clear" w:color="auto" w:fill="auto"/>
            <w:noWrap/>
            <w:vAlign w:val="center"/>
            <w:hideMark/>
          </w:tcPr>
          <w:p w14:paraId="0CB078FF"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10 </w:t>
            </w:r>
          </w:p>
        </w:tc>
        <w:tc>
          <w:tcPr>
            <w:tcW w:w="1140" w:type="dxa"/>
            <w:shd w:val="clear" w:color="auto" w:fill="auto"/>
            <w:noWrap/>
            <w:vAlign w:val="center"/>
            <w:hideMark/>
          </w:tcPr>
          <w:p w14:paraId="691E8F26"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0 </w:t>
            </w:r>
          </w:p>
        </w:tc>
        <w:tc>
          <w:tcPr>
            <w:tcW w:w="849" w:type="dxa"/>
            <w:shd w:val="clear" w:color="auto" w:fill="auto"/>
            <w:noWrap/>
            <w:vAlign w:val="center"/>
            <w:hideMark/>
          </w:tcPr>
          <w:p w14:paraId="54668DB4"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0 </w:t>
            </w:r>
          </w:p>
        </w:tc>
        <w:tc>
          <w:tcPr>
            <w:tcW w:w="1491" w:type="dxa"/>
            <w:shd w:val="clear" w:color="auto" w:fill="auto"/>
            <w:noWrap/>
            <w:vAlign w:val="center"/>
            <w:hideMark/>
          </w:tcPr>
          <w:p w14:paraId="7D57179E"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829" w:type="dxa"/>
            <w:shd w:val="clear" w:color="auto" w:fill="auto"/>
            <w:noWrap/>
            <w:vAlign w:val="center"/>
            <w:hideMark/>
          </w:tcPr>
          <w:p w14:paraId="1131F173"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175" w:type="dxa"/>
            <w:shd w:val="clear" w:color="auto" w:fill="auto"/>
            <w:noWrap/>
            <w:vAlign w:val="center"/>
            <w:hideMark/>
          </w:tcPr>
          <w:p w14:paraId="440895B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 0</w:t>
            </w:r>
          </w:p>
        </w:tc>
        <w:tc>
          <w:tcPr>
            <w:tcW w:w="814" w:type="dxa"/>
            <w:shd w:val="clear" w:color="auto" w:fill="auto"/>
            <w:noWrap/>
            <w:vAlign w:val="center"/>
            <w:hideMark/>
          </w:tcPr>
          <w:p w14:paraId="1864EF51"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0 </w:t>
            </w:r>
          </w:p>
        </w:tc>
        <w:tc>
          <w:tcPr>
            <w:tcW w:w="1659" w:type="dxa"/>
            <w:shd w:val="clear" w:color="auto" w:fill="auto"/>
            <w:noWrap/>
            <w:vAlign w:val="bottom"/>
            <w:hideMark/>
          </w:tcPr>
          <w:p w14:paraId="733DBBB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10,00</w:t>
            </w:r>
          </w:p>
        </w:tc>
      </w:tr>
      <w:tr w:rsidR="00866ABA" w:rsidRPr="00DB25C4" w14:paraId="2630C644" w14:textId="77777777" w:rsidTr="002A20EE">
        <w:trPr>
          <w:trHeight w:val="299"/>
        </w:trPr>
        <w:tc>
          <w:tcPr>
            <w:tcW w:w="702" w:type="dxa"/>
            <w:shd w:val="clear" w:color="auto" w:fill="auto"/>
            <w:noWrap/>
            <w:vAlign w:val="bottom"/>
            <w:hideMark/>
          </w:tcPr>
          <w:p w14:paraId="237DF03A"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7</w:t>
            </w:r>
          </w:p>
        </w:tc>
        <w:tc>
          <w:tcPr>
            <w:tcW w:w="3438" w:type="dxa"/>
            <w:shd w:val="clear" w:color="auto" w:fill="auto"/>
            <w:noWrap/>
            <w:hideMark/>
          </w:tcPr>
          <w:p w14:paraId="3175955F"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Leo </w:t>
            </w:r>
            <w:proofErr w:type="spellStart"/>
            <w:r w:rsidRPr="00DB25C4">
              <w:rPr>
                <w:rFonts w:eastAsia="Times New Roman" w:cstheme="minorHAnsi"/>
                <w:color w:val="000000"/>
              </w:rPr>
              <w:t>Irhan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Trimulyono</w:t>
            </w:r>
            <w:proofErr w:type="spellEnd"/>
            <w:r w:rsidRPr="00DB25C4">
              <w:rPr>
                <w:rFonts w:eastAsia="Times New Roman" w:cstheme="minorHAnsi"/>
                <w:color w:val="000000"/>
              </w:rPr>
              <w:t>, MTCSOL.</w:t>
            </w:r>
          </w:p>
        </w:tc>
        <w:tc>
          <w:tcPr>
            <w:tcW w:w="1492" w:type="dxa"/>
            <w:shd w:val="clear" w:color="auto" w:fill="auto"/>
            <w:noWrap/>
            <w:vAlign w:val="center"/>
            <w:hideMark/>
          </w:tcPr>
          <w:p w14:paraId="06F02F1D"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 4</w:t>
            </w:r>
          </w:p>
        </w:tc>
        <w:tc>
          <w:tcPr>
            <w:tcW w:w="1140" w:type="dxa"/>
            <w:shd w:val="clear" w:color="auto" w:fill="auto"/>
            <w:noWrap/>
            <w:vAlign w:val="center"/>
            <w:hideMark/>
          </w:tcPr>
          <w:p w14:paraId="474C1798"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0</w:t>
            </w:r>
          </w:p>
        </w:tc>
        <w:tc>
          <w:tcPr>
            <w:tcW w:w="849" w:type="dxa"/>
            <w:shd w:val="clear" w:color="auto" w:fill="auto"/>
            <w:noWrap/>
            <w:vAlign w:val="center"/>
            <w:hideMark/>
          </w:tcPr>
          <w:p w14:paraId="4D31F491"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0 </w:t>
            </w:r>
          </w:p>
        </w:tc>
        <w:tc>
          <w:tcPr>
            <w:tcW w:w="1491" w:type="dxa"/>
            <w:shd w:val="clear" w:color="auto" w:fill="auto"/>
            <w:noWrap/>
            <w:vAlign w:val="center"/>
            <w:hideMark/>
          </w:tcPr>
          <w:p w14:paraId="10802A0F"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829" w:type="dxa"/>
            <w:shd w:val="clear" w:color="auto" w:fill="auto"/>
            <w:noWrap/>
            <w:vAlign w:val="center"/>
            <w:hideMark/>
          </w:tcPr>
          <w:p w14:paraId="1FDA2A96"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175" w:type="dxa"/>
            <w:shd w:val="clear" w:color="auto" w:fill="auto"/>
            <w:noWrap/>
            <w:vAlign w:val="center"/>
            <w:hideMark/>
          </w:tcPr>
          <w:p w14:paraId="0FA08B9F"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 0</w:t>
            </w:r>
          </w:p>
        </w:tc>
        <w:tc>
          <w:tcPr>
            <w:tcW w:w="814" w:type="dxa"/>
            <w:shd w:val="clear" w:color="auto" w:fill="auto"/>
            <w:noWrap/>
            <w:vAlign w:val="center"/>
            <w:hideMark/>
          </w:tcPr>
          <w:p w14:paraId="1D18FF0C"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 0</w:t>
            </w:r>
          </w:p>
        </w:tc>
        <w:tc>
          <w:tcPr>
            <w:tcW w:w="1659" w:type="dxa"/>
            <w:shd w:val="clear" w:color="auto" w:fill="auto"/>
            <w:noWrap/>
            <w:vAlign w:val="bottom"/>
            <w:hideMark/>
          </w:tcPr>
          <w:p w14:paraId="62FD303F"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4,00</w:t>
            </w:r>
          </w:p>
        </w:tc>
      </w:tr>
      <w:tr w:rsidR="00866ABA" w:rsidRPr="00DB25C4" w14:paraId="65536917" w14:textId="77777777" w:rsidTr="002A20EE">
        <w:trPr>
          <w:trHeight w:val="299"/>
        </w:trPr>
        <w:tc>
          <w:tcPr>
            <w:tcW w:w="702" w:type="dxa"/>
            <w:shd w:val="clear" w:color="auto" w:fill="auto"/>
            <w:noWrap/>
            <w:vAlign w:val="bottom"/>
            <w:hideMark/>
          </w:tcPr>
          <w:p w14:paraId="3832EF54"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8</w:t>
            </w:r>
          </w:p>
        </w:tc>
        <w:tc>
          <w:tcPr>
            <w:tcW w:w="3438" w:type="dxa"/>
            <w:shd w:val="clear" w:color="auto" w:fill="auto"/>
            <w:noWrap/>
            <w:hideMark/>
          </w:tcPr>
          <w:p w14:paraId="15142E14"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Lydia Ida </w:t>
            </w:r>
            <w:proofErr w:type="spellStart"/>
            <w:r w:rsidRPr="00DB25C4">
              <w:rPr>
                <w:rFonts w:eastAsia="Times New Roman" w:cstheme="minorHAnsi"/>
                <w:color w:val="000000"/>
              </w:rPr>
              <w:t>Suwarno</w:t>
            </w:r>
            <w:proofErr w:type="spellEnd"/>
            <w:r w:rsidRPr="00DB25C4">
              <w:rPr>
                <w:rFonts w:eastAsia="Times New Roman" w:cstheme="minorHAnsi"/>
                <w:color w:val="000000"/>
              </w:rPr>
              <w:t>, BA., M.Ed.</w:t>
            </w:r>
          </w:p>
        </w:tc>
        <w:tc>
          <w:tcPr>
            <w:tcW w:w="1492" w:type="dxa"/>
            <w:shd w:val="clear" w:color="auto" w:fill="auto"/>
            <w:noWrap/>
            <w:vAlign w:val="center"/>
            <w:hideMark/>
          </w:tcPr>
          <w:p w14:paraId="42387076"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 16</w:t>
            </w:r>
          </w:p>
        </w:tc>
        <w:tc>
          <w:tcPr>
            <w:tcW w:w="1140" w:type="dxa"/>
            <w:shd w:val="clear" w:color="auto" w:fill="auto"/>
            <w:noWrap/>
            <w:vAlign w:val="center"/>
            <w:hideMark/>
          </w:tcPr>
          <w:p w14:paraId="0A3F2561"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0 </w:t>
            </w:r>
          </w:p>
        </w:tc>
        <w:tc>
          <w:tcPr>
            <w:tcW w:w="849" w:type="dxa"/>
            <w:shd w:val="clear" w:color="auto" w:fill="auto"/>
            <w:noWrap/>
            <w:vAlign w:val="center"/>
            <w:hideMark/>
          </w:tcPr>
          <w:p w14:paraId="3389AAC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0 </w:t>
            </w:r>
          </w:p>
        </w:tc>
        <w:tc>
          <w:tcPr>
            <w:tcW w:w="1491" w:type="dxa"/>
            <w:shd w:val="clear" w:color="auto" w:fill="auto"/>
            <w:noWrap/>
            <w:vAlign w:val="center"/>
            <w:hideMark/>
          </w:tcPr>
          <w:p w14:paraId="4369FC32"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829" w:type="dxa"/>
            <w:shd w:val="clear" w:color="auto" w:fill="auto"/>
            <w:noWrap/>
            <w:vAlign w:val="center"/>
            <w:hideMark/>
          </w:tcPr>
          <w:p w14:paraId="53FCEAD2"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175" w:type="dxa"/>
            <w:shd w:val="clear" w:color="auto" w:fill="auto"/>
            <w:noWrap/>
            <w:vAlign w:val="center"/>
            <w:hideMark/>
          </w:tcPr>
          <w:p w14:paraId="28C96045"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0 </w:t>
            </w:r>
          </w:p>
        </w:tc>
        <w:tc>
          <w:tcPr>
            <w:tcW w:w="814" w:type="dxa"/>
            <w:shd w:val="clear" w:color="auto" w:fill="auto"/>
            <w:noWrap/>
            <w:vAlign w:val="center"/>
            <w:hideMark/>
          </w:tcPr>
          <w:p w14:paraId="507EF2B5"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0 </w:t>
            </w:r>
          </w:p>
        </w:tc>
        <w:tc>
          <w:tcPr>
            <w:tcW w:w="1659" w:type="dxa"/>
            <w:shd w:val="clear" w:color="auto" w:fill="auto"/>
            <w:noWrap/>
            <w:vAlign w:val="bottom"/>
            <w:hideMark/>
          </w:tcPr>
          <w:p w14:paraId="3131FA13"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16,00</w:t>
            </w:r>
          </w:p>
        </w:tc>
      </w:tr>
      <w:tr w:rsidR="00866ABA" w:rsidRPr="00DB25C4" w14:paraId="54B1CB80" w14:textId="77777777" w:rsidTr="002A20EE">
        <w:trPr>
          <w:trHeight w:val="299"/>
        </w:trPr>
        <w:tc>
          <w:tcPr>
            <w:tcW w:w="4140" w:type="dxa"/>
            <w:gridSpan w:val="2"/>
            <w:shd w:val="clear" w:color="auto" w:fill="auto"/>
            <w:noWrap/>
            <w:vAlign w:val="bottom"/>
          </w:tcPr>
          <w:p w14:paraId="4BF38E6B" w14:textId="77777777" w:rsidR="00866ABA" w:rsidRPr="00DB25C4" w:rsidRDefault="00866ABA" w:rsidP="00687314">
            <w:pPr>
              <w:spacing w:after="0" w:line="240" w:lineRule="auto"/>
              <w:rPr>
                <w:rFonts w:eastAsia="Times New Roman" w:cstheme="minorHAnsi"/>
                <w:b/>
                <w:bCs/>
                <w:color w:val="000000"/>
              </w:rPr>
            </w:pPr>
            <w:proofErr w:type="spellStart"/>
            <w:r w:rsidRPr="00DB25C4">
              <w:rPr>
                <w:rFonts w:eastAsia="Times New Roman" w:cstheme="minorHAnsi"/>
                <w:b/>
                <w:bCs/>
                <w:color w:val="000000"/>
              </w:rPr>
              <w:t>Jumlah</w:t>
            </w:r>
            <w:proofErr w:type="spellEnd"/>
          </w:p>
        </w:tc>
        <w:tc>
          <w:tcPr>
            <w:tcW w:w="1492" w:type="dxa"/>
            <w:shd w:val="clear" w:color="auto" w:fill="auto"/>
            <w:noWrap/>
            <w:vAlign w:val="center"/>
          </w:tcPr>
          <w:p w14:paraId="59AB6A66" w14:textId="77777777" w:rsidR="00866ABA" w:rsidRPr="00DB25C4" w:rsidRDefault="00866ABA" w:rsidP="00687314">
            <w:pPr>
              <w:spacing w:after="0" w:line="240" w:lineRule="auto"/>
              <w:jc w:val="center"/>
              <w:rPr>
                <w:rFonts w:eastAsia="Times New Roman" w:cstheme="minorHAnsi"/>
                <w:color w:val="000000"/>
              </w:rPr>
            </w:pPr>
          </w:p>
        </w:tc>
        <w:tc>
          <w:tcPr>
            <w:tcW w:w="1140" w:type="dxa"/>
            <w:shd w:val="clear" w:color="auto" w:fill="auto"/>
            <w:noWrap/>
            <w:vAlign w:val="center"/>
          </w:tcPr>
          <w:p w14:paraId="201DA87E" w14:textId="77777777" w:rsidR="00866ABA" w:rsidRPr="00DB25C4" w:rsidRDefault="00866ABA" w:rsidP="00687314">
            <w:pPr>
              <w:spacing w:after="0" w:line="240" w:lineRule="auto"/>
              <w:jc w:val="center"/>
              <w:rPr>
                <w:rFonts w:eastAsia="Times New Roman" w:cstheme="minorHAnsi"/>
                <w:color w:val="000000"/>
              </w:rPr>
            </w:pPr>
          </w:p>
        </w:tc>
        <w:tc>
          <w:tcPr>
            <w:tcW w:w="849" w:type="dxa"/>
            <w:shd w:val="clear" w:color="auto" w:fill="auto"/>
            <w:noWrap/>
            <w:vAlign w:val="center"/>
          </w:tcPr>
          <w:p w14:paraId="2CD5B0A8" w14:textId="77777777" w:rsidR="00866ABA" w:rsidRPr="00DB25C4" w:rsidRDefault="00866ABA" w:rsidP="00687314">
            <w:pPr>
              <w:spacing w:after="0" w:line="240" w:lineRule="auto"/>
              <w:jc w:val="center"/>
              <w:rPr>
                <w:rFonts w:eastAsia="Times New Roman" w:cstheme="minorHAnsi"/>
                <w:color w:val="000000"/>
              </w:rPr>
            </w:pPr>
          </w:p>
        </w:tc>
        <w:tc>
          <w:tcPr>
            <w:tcW w:w="1491" w:type="dxa"/>
            <w:shd w:val="clear" w:color="auto" w:fill="auto"/>
            <w:noWrap/>
            <w:vAlign w:val="center"/>
          </w:tcPr>
          <w:p w14:paraId="1CE6F06E" w14:textId="77777777" w:rsidR="00866ABA" w:rsidRPr="00DB25C4" w:rsidRDefault="00866ABA" w:rsidP="00687314">
            <w:pPr>
              <w:spacing w:after="0" w:line="240" w:lineRule="auto"/>
              <w:jc w:val="center"/>
              <w:rPr>
                <w:rFonts w:eastAsia="Times New Roman" w:cstheme="minorHAnsi"/>
                <w:color w:val="000000"/>
              </w:rPr>
            </w:pPr>
          </w:p>
        </w:tc>
        <w:tc>
          <w:tcPr>
            <w:tcW w:w="829" w:type="dxa"/>
            <w:shd w:val="clear" w:color="auto" w:fill="auto"/>
            <w:noWrap/>
            <w:vAlign w:val="center"/>
          </w:tcPr>
          <w:p w14:paraId="62A265CE" w14:textId="77777777" w:rsidR="00866ABA" w:rsidRPr="00DB25C4" w:rsidRDefault="00866ABA" w:rsidP="00687314">
            <w:pPr>
              <w:spacing w:after="0" w:line="240" w:lineRule="auto"/>
              <w:jc w:val="center"/>
              <w:rPr>
                <w:rFonts w:eastAsia="Times New Roman" w:cstheme="minorHAnsi"/>
                <w:color w:val="000000"/>
              </w:rPr>
            </w:pPr>
          </w:p>
        </w:tc>
        <w:tc>
          <w:tcPr>
            <w:tcW w:w="1175" w:type="dxa"/>
            <w:shd w:val="clear" w:color="auto" w:fill="auto"/>
            <w:noWrap/>
            <w:vAlign w:val="center"/>
          </w:tcPr>
          <w:p w14:paraId="0B28725F" w14:textId="77777777" w:rsidR="00866ABA" w:rsidRPr="00DB25C4" w:rsidRDefault="00866ABA" w:rsidP="00687314">
            <w:pPr>
              <w:spacing w:after="0" w:line="240" w:lineRule="auto"/>
              <w:jc w:val="center"/>
              <w:rPr>
                <w:rFonts w:eastAsia="Times New Roman" w:cstheme="minorHAnsi"/>
                <w:color w:val="000000"/>
              </w:rPr>
            </w:pPr>
          </w:p>
        </w:tc>
        <w:tc>
          <w:tcPr>
            <w:tcW w:w="814" w:type="dxa"/>
            <w:shd w:val="clear" w:color="auto" w:fill="auto"/>
            <w:noWrap/>
            <w:vAlign w:val="center"/>
          </w:tcPr>
          <w:p w14:paraId="29B85485" w14:textId="77777777" w:rsidR="00866ABA" w:rsidRPr="00DB25C4" w:rsidRDefault="00866ABA" w:rsidP="00687314">
            <w:pPr>
              <w:spacing w:after="0" w:line="240" w:lineRule="auto"/>
              <w:jc w:val="center"/>
              <w:rPr>
                <w:rFonts w:eastAsia="Times New Roman" w:cstheme="minorHAnsi"/>
                <w:color w:val="000000"/>
              </w:rPr>
            </w:pPr>
          </w:p>
        </w:tc>
        <w:tc>
          <w:tcPr>
            <w:tcW w:w="1659" w:type="dxa"/>
            <w:shd w:val="clear" w:color="auto" w:fill="auto"/>
            <w:noWrap/>
            <w:vAlign w:val="bottom"/>
          </w:tcPr>
          <w:p w14:paraId="1F8F3A06"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99</w:t>
            </w:r>
          </w:p>
        </w:tc>
      </w:tr>
      <w:tr w:rsidR="00866ABA" w:rsidRPr="00DB25C4" w14:paraId="52898E61" w14:textId="77777777" w:rsidTr="002A20EE">
        <w:trPr>
          <w:trHeight w:val="299"/>
        </w:trPr>
        <w:tc>
          <w:tcPr>
            <w:tcW w:w="4140" w:type="dxa"/>
            <w:gridSpan w:val="2"/>
            <w:shd w:val="clear" w:color="auto" w:fill="auto"/>
            <w:noWrap/>
            <w:vAlign w:val="bottom"/>
          </w:tcPr>
          <w:p w14:paraId="43D8C6BD" w14:textId="77777777" w:rsidR="00866ABA" w:rsidRPr="00DB25C4" w:rsidRDefault="00866ABA" w:rsidP="00687314">
            <w:pPr>
              <w:spacing w:after="0" w:line="240" w:lineRule="auto"/>
              <w:rPr>
                <w:rFonts w:eastAsia="Times New Roman" w:cstheme="minorHAnsi"/>
                <w:b/>
                <w:bCs/>
                <w:color w:val="000000"/>
              </w:rPr>
            </w:pPr>
            <w:r w:rsidRPr="00DB25C4">
              <w:rPr>
                <w:rFonts w:eastAsia="Times New Roman" w:cstheme="minorHAnsi"/>
                <w:b/>
                <w:bCs/>
                <w:color w:val="000000"/>
              </w:rPr>
              <w:t>Rata-rata</w:t>
            </w:r>
          </w:p>
        </w:tc>
        <w:tc>
          <w:tcPr>
            <w:tcW w:w="1492" w:type="dxa"/>
            <w:shd w:val="clear" w:color="auto" w:fill="auto"/>
            <w:noWrap/>
            <w:vAlign w:val="center"/>
          </w:tcPr>
          <w:p w14:paraId="6E4D274F" w14:textId="77777777" w:rsidR="00866ABA" w:rsidRPr="00DB25C4" w:rsidRDefault="00866ABA" w:rsidP="00687314">
            <w:pPr>
              <w:spacing w:after="0" w:line="240" w:lineRule="auto"/>
              <w:jc w:val="center"/>
              <w:rPr>
                <w:rFonts w:eastAsia="Times New Roman" w:cstheme="minorHAnsi"/>
                <w:color w:val="000000"/>
              </w:rPr>
            </w:pPr>
          </w:p>
        </w:tc>
        <w:tc>
          <w:tcPr>
            <w:tcW w:w="1140" w:type="dxa"/>
            <w:shd w:val="clear" w:color="auto" w:fill="auto"/>
            <w:noWrap/>
            <w:vAlign w:val="center"/>
          </w:tcPr>
          <w:p w14:paraId="20E9FC0F" w14:textId="77777777" w:rsidR="00866ABA" w:rsidRPr="00DB25C4" w:rsidRDefault="00866ABA" w:rsidP="00687314">
            <w:pPr>
              <w:spacing w:after="0" w:line="240" w:lineRule="auto"/>
              <w:jc w:val="center"/>
              <w:rPr>
                <w:rFonts w:eastAsia="Times New Roman" w:cstheme="minorHAnsi"/>
                <w:color w:val="000000"/>
              </w:rPr>
            </w:pPr>
          </w:p>
        </w:tc>
        <w:tc>
          <w:tcPr>
            <w:tcW w:w="849" w:type="dxa"/>
            <w:shd w:val="clear" w:color="auto" w:fill="auto"/>
            <w:noWrap/>
            <w:vAlign w:val="center"/>
          </w:tcPr>
          <w:p w14:paraId="4B7796C0" w14:textId="77777777" w:rsidR="00866ABA" w:rsidRPr="00DB25C4" w:rsidRDefault="00866ABA" w:rsidP="00687314">
            <w:pPr>
              <w:spacing w:after="0" w:line="240" w:lineRule="auto"/>
              <w:jc w:val="center"/>
              <w:rPr>
                <w:rFonts w:eastAsia="Times New Roman" w:cstheme="minorHAnsi"/>
                <w:color w:val="000000"/>
              </w:rPr>
            </w:pPr>
          </w:p>
        </w:tc>
        <w:tc>
          <w:tcPr>
            <w:tcW w:w="1491" w:type="dxa"/>
            <w:shd w:val="clear" w:color="auto" w:fill="auto"/>
            <w:noWrap/>
            <w:vAlign w:val="center"/>
          </w:tcPr>
          <w:p w14:paraId="45DF32A5" w14:textId="77777777" w:rsidR="00866ABA" w:rsidRPr="00DB25C4" w:rsidRDefault="00866ABA" w:rsidP="00687314">
            <w:pPr>
              <w:spacing w:after="0" w:line="240" w:lineRule="auto"/>
              <w:jc w:val="center"/>
              <w:rPr>
                <w:rFonts w:eastAsia="Times New Roman" w:cstheme="minorHAnsi"/>
                <w:color w:val="000000"/>
              </w:rPr>
            </w:pPr>
          </w:p>
        </w:tc>
        <w:tc>
          <w:tcPr>
            <w:tcW w:w="829" w:type="dxa"/>
            <w:shd w:val="clear" w:color="auto" w:fill="auto"/>
            <w:noWrap/>
            <w:vAlign w:val="center"/>
          </w:tcPr>
          <w:p w14:paraId="1EA6B730" w14:textId="77777777" w:rsidR="00866ABA" w:rsidRPr="00DB25C4" w:rsidRDefault="00866ABA" w:rsidP="00687314">
            <w:pPr>
              <w:spacing w:after="0" w:line="240" w:lineRule="auto"/>
              <w:jc w:val="center"/>
              <w:rPr>
                <w:rFonts w:eastAsia="Times New Roman" w:cstheme="minorHAnsi"/>
                <w:color w:val="000000"/>
              </w:rPr>
            </w:pPr>
          </w:p>
        </w:tc>
        <w:tc>
          <w:tcPr>
            <w:tcW w:w="1175" w:type="dxa"/>
            <w:shd w:val="clear" w:color="auto" w:fill="auto"/>
            <w:noWrap/>
            <w:vAlign w:val="center"/>
          </w:tcPr>
          <w:p w14:paraId="7CCE7EB5" w14:textId="77777777" w:rsidR="00866ABA" w:rsidRPr="00DB25C4" w:rsidRDefault="00866ABA" w:rsidP="00687314">
            <w:pPr>
              <w:spacing w:after="0" w:line="240" w:lineRule="auto"/>
              <w:jc w:val="center"/>
              <w:rPr>
                <w:rFonts w:eastAsia="Times New Roman" w:cstheme="minorHAnsi"/>
                <w:color w:val="000000"/>
              </w:rPr>
            </w:pPr>
          </w:p>
        </w:tc>
        <w:tc>
          <w:tcPr>
            <w:tcW w:w="814" w:type="dxa"/>
            <w:shd w:val="clear" w:color="auto" w:fill="auto"/>
            <w:noWrap/>
            <w:vAlign w:val="center"/>
          </w:tcPr>
          <w:p w14:paraId="18DFD088" w14:textId="77777777" w:rsidR="00866ABA" w:rsidRPr="00DB25C4" w:rsidRDefault="00866ABA" w:rsidP="00687314">
            <w:pPr>
              <w:spacing w:after="0" w:line="240" w:lineRule="auto"/>
              <w:jc w:val="center"/>
              <w:rPr>
                <w:rFonts w:eastAsia="Times New Roman" w:cstheme="minorHAnsi"/>
                <w:color w:val="000000"/>
              </w:rPr>
            </w:pPr>
          </w:p>
        </w:tc>
        <w:tc>
          <w:tcPr>
            <w:tcW w:w="1659" w:type="dxa"/>
            <w:shd w:val="clear" w:color="auto" w:fill="auto"/>
            <w:noWrap/>
            <w:vAlign w:val="bottom"/>
          </w:tcPr>
          <w:p w14:paraId="5D4F9EBD"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12,375</w:t>
            </w:r>
          </w:p>
        </w:tc>
      </w:tr>
    </w:tbl>
    <w:p w14:paraId="0227F14A" w14:textId="77777777" w:rsidR="00866ABA" w:rsidRPr="00DB25C4" w:rsidRDefault="00866ABA" w:rsidP="00687314">
      <w:pPr>
        <w:spacing w:after="0" w:line="240" w:lineRule="auto"/>
        <w:rPr>
          <w:rFonts w:cstheme="minorHAnsi"/>
        </w:rPr>
      </w:pPr>
    </w:p>
    <w:p w14:paraId="15DB30EA" w14:textId="77777777" w:rsidR="00866ABA" w:rsidRPr="00DB25C4" w:rsidRDefault="00866ABA" w:rsidP="00687314">
      <w:pPr>
        <w:spacing w:after="0" w:line="240" w:lineRule="auto"/>
        <w:rPr>
          <w:rFonts w:cstheme="minorHAnsi"/>
          <w:b/>
          <w:bCs/>
        </w:rPr>
      </w:pPr>
      <w:r w:rsidRPr="00DB25C4">
        <w:rPr>
          <w:rFonts w:cstheme="minorHAnsi"/>
          <w:b/>
          <w:bCs/>
        </w:rPr>
        <w:t xml:space="preserve">4.1.2.6 </w:t>
      </w:r>
      <w:proofErr w:type="spellStart"/>
      <w:r w:rsidRPr="00DB25C4">
        <w:rPr>
          <w:rFonts w:cstheme="minorHAnsi"/>
          <w:b/>
          <w:bCs/>
        </w:rPr>
        <w:t>Kegiatan</w:t>
      </w:r>
      <w:proofErr w:type="spellEnd"/>
      <w:r w:rsidRPr="00DB25C4">
        <w:rPr>
          <w:rFonts w:cstheme="minorHAnsi"/>
          <w:b/>
          <w:bCs/>
        </w:rPr>
        <w:t xml:space="preserve"> </w:t>
      </w:r>
      <w:proofErr w:type="spellStart"/>
      <w:r w:rsidRPr="00DB25C4">
        <w:rPr>
          <w:rFonts w:cstheme="minorHAnsi"/>
          <w:b/>
          <w:bCs/>
        </w:rPr>
        <w:t>Mengajar</w:t>
      </w:r>
      <w:proofErr w:type="spellEnd"/>
      <w:r w:rsidRPr="00DB25C4">
        <w:rPr>
          <w:rFonts w:cstheme="minorHAnsi"/>
          <w:b/>
          <w:bCs/>
        </w:rPr>
        <w:t xml:space="preserve"> </w:t>
      </w:r>
      <w:proofErr w:type="spellStart"/>
      <w:r w:rsidRPr="00DB25C4">
        <w:rPr>
          <w:rFonts w:cstheme="minorHAnsi"/>
          <w:b/>
          <w:bCs/>
        </w:rPr>
        <w:t>Dosen</w:t>
      </w:r>
      <w:proofErr w:type="spellEnd"/>
      <w:r w:rsidRPr="00DB25C4">
        <w:rPr>
          <w:rFonts w:cstheme="minorHAnsi"/>
          <w:b/>
          <w:bCs/>
        </w:rPr>
        <w:t xml:space="preserve"> </w:t>
      </w:r>
      <w:proofErr w:type="spellStart"/>
      <w:r w:rsidRPr="00DB25C4">
        <w:rPr>
          <w:rFonts w:cstheme="minorHAnsi"/>
          <w:b/>
          <w:bCs/>
        </w:rPr>
        <w:t>Tetap</w:t>
      </w:r>
      <w:proofErr w:type="spellEnd"/>
    </w:p>
    <w:p w14:paraId="14F04712" w14:textId="77777777" w:rsidR="00866ABA" w:rsidRPr="00DB25C4" w:rsidRDefault="00866ABA" w:rsidP="00687314">
      <w:pPr>
        <w:spacing w:after="0" w:line="240" w:lineRule="auto"/>
        <w:rPr>
          <w:rFonts w:cstheme="minorHAnsi"/>
        </w:rPr>
      </w:pPr>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mengajar</w:t>
      </w:r>
      <w:proofErr w:type="spellEnd"/>
      <w:r w:rsidRPr="00DB25C4">
        <w:rPr>
          <w:rFonts w:cstheme="minorHAnsi"/>
        </w:rPr>
        <w:t xml:space="preserve"> DTPS yang </w:t>
      </w:r>
      <w:proofErr w:type="spellStart"/>
      <w:r w:rsidRPr="00DB25C4">
        <w:rPr>
          <w:rFonts w:cstheme="minorHAnsi"/>
        </w:rPr>
        <w:t>bidang</w:t>
      </w:r>
      <w:proofErr w:type="spellEnd"/>
      <w:r w:rsidRPr="00DB25C4">
        <w:rPr>
          <w:rFonts w:cstheme="minorHAnsi"/>
        </w:rPr>
        <w:t xml:space="preserve"> </w:t>
      </w:r>
      <w:proofErr w:type="spellStart"/>
      <w:r w:rsidRPr="00DB25C4">
        <w:rPr>
          <w:rFonts w:cstheme="minorHAnsi"/>
        </w:rPr>
        <w:t>keahliannya</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PS di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w:t>
      </w:r>
      <w:proofErr w:type="spellStart"/>
      <w:r w:rsidRPr="00DB25C4">
        <w:rPr>
          <w:rFonts w:cstheme="minorHAnsi"/>
        </w:rPr>
        <w:t>terakhir</w:t>
      </w:r>
      <w:proofErr w:type="spellEnd"/>
      <w:r w:rsidRPr="00DB25C4">
        <w:rPr>
          <w:rFonts w:cstheme="minorHAnsi"/>
        </w:rPr>
        <w:t xml:space="preserve"> (TS) (</w:t>
      </w:r>
      <w:proofErr w:type="spellStart"/>
      <w:r w:rsidRPr="00DB25C4">
        <w:rPr>
          <w:rFonts w:cstheme="minorHAnsi"/>
        </w:rPr>
        <w:t>Tabel</w:t>
      </w:r>
      <w:proofErr w:type="spellEnd"/>
      <w:r w:rsidRPr="00DB25C4">
        <w:rPr>
          <w:rFonts w:cstheme="minorHAnsi"/>
        </w:rPr>
        <w:t xml:space="preserve"> 4.1.2.6)</w:t>
      </w:r>
    </w:p>
    <w:p w14:paraId="60E32AA5" w14:textId="77777777" w:rsidR="00866ABA" w:rsidRPr="00DB25C4" w:rsidRDefault="00866ABA" w:rsidP="00687314">
      <w:pPr>
        <w:spacing w:after="0" w:line="240" w:lineRule="auto"/>
        <w:rPr>
          <w:rFonts w:cstheme="minorHAnsi"/>
        </w:rPr>
      </w:pPr>
    </w:p>
    <w:p w14:paraId="05E7E31F" w14:textId="77777777" w:rsidR="00866ABA" w:rsidRPr="00DB25C4" w:rsidRDefault="00866ABA" w:rsidP="00687314">
      <w:pPr>
        <w:spacing w:after="0" w:line="240" w:lineRule="auto"/>
        <w:rPr>
          <w:rFonts w:cstheme="minorHAnsi"/>
        </w:rPr>
      </w:pPr>
      <w:proofErr w:type="spellStart"/>
      <w:r w:rsidRPr="00DB25C4">
        <w:rPr>
          <w:rFonts w:cstheme="minorHAnsi"/>
        </w:rPr>
        <w:t>Tabel</w:t>
      </w:r>
      <w:proofErr w:type="spellEnd"/>
      <w:r w:rsidRPr="00DB25C4">
        <w:rPr>
          <w:rFonts w:cstheme="minorHAnsi"/>
        </w:rPr>
        <w:t xml:space="preserve"> 4.1.2.6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Mengajar</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Tetap</w:t>
      </w:r>
      <w:proofErr w:type="spellEnd"/>
    </w:p>
    <w:tbl>
      <w:tblPr>
        <w:tblW w:w="12910" w:type="dxa"/>
        <w:tblLook w:val="04A0" w:firstRow="1" w:lastRow="0" w:firstColumn="1" w:lastColumn="0" w:noHBand="0" w:noVBand="1"/>
      </w:tblPr>
      <w:tblGrid>
        <w:gridCol w:w="562"/>
        <w:gridCol w:w="2552"/>
        <w:gridCol w:w="867"/>
        <w:gridCol w:w="1401"/>
        <w:gridCol w:w="1843"/>
        <w:gridCol w:w="2268"/>
        <w:gridCol w:w="1984"/>
        <w:gridCol w:w="1433"/>
      </w:tblGrid>
      <w:tr w:rsidR="00866ABA" w:rsidRPr="00DB25C4" w14:paraId="3DBFF3B2" w14:textId="77777777" w:rsidTr="00CD4E67">
        <w:trPr>
          <w:trHeight w:val="540"/>
        </w:trPr>
        <w:tc>
          <w:tcPr>
            <w:tcW w:w="562"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2C00D44F"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lastRenderedPageBreak/>
              <w:t>No</w:t>
            </w:r>
          </w:p>
        </w:tc>
        <w:tc>
          <w:tcPr>
            <w:tcW w:w="2552" w:type="dxa"/>
            <w:tcBorders>
              <w:top w:val="single" w:sz="4" w:space="0" w:color="auto"/>
              <w:left w:val="nil"/>
              <w:bottom w:val="single" w:sz="4" w:space="0" w:color="auto"/>
              <w:right w:val="single" w:sz="4" w:space="0" w:color="auto"/>
            </w:tcBorders>
            <w:shd w:val="clear" w:color="auto" w:fill="BDD7EE"/>
            <w:vAlign w:val="center"/>
            <w:hideMark/>
          </w:tcPr>
          <w:p w14:paraId="36DDAF72"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 xml:space="preserve">Nama </w:t>
            </w:r>
            <w:proofErr w:type="spellStart"/>
            <w:r w:rsidRPr="00DB25C4">
              <w:rPr>
                <w:rFonts w:eastAsia="Times New Roman" w:cstheme="minorHAnsi"/>
                <w:b/>
                <w:bCs/>
                <w:color w:val="000000"/>
              </w:rPr>
              <w:t>Lengkap</w:t>
            </w:r>
            <w:proofErr w:type="spellEnd"/>
            <w:r w:rsidRPr="00DB25C4">
              <w:rPr>
                <w:rFonts w:eastAsia="Times New Roman" w:cstheme="minorHAnsi"/>
                <w:b/>
                <w:bCs/>
                <w:color w:val="000000"/>
              </w:rPr>
              <w:br/>
            </w:r>
            <w:proofErr w:type="spellStart"/>
            <w:r w:rsidRPr="00DB25C4">
              <w:rPr>
                <w:rFonts w:eastAsia="Times New Roman" w:cstheme="minorHAnsi"/>
                <w:b/>
                <w:bCs/>
                <w:color w:val="000000"/>
              </w:rPr>
              <w:t>Dosen</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Tetap</w:t>
            </w:r>
            <w:proofErr w:type="spellEnd"/>
          </w:p>
        </w:tc>
        <w:tc>
          <w:tcPr>
            <w:tcW w:w="867" w:type="dxa"/>
            <w:tcBorders>
              <w:top w:val="single" w:sz="4" w:space="0" w:color="auto"/>
              <w:left w:val="nil"/>
              <w:bottom w:val="single" w:sz="4" w:space="0" w:color="auto"/>
              <w:right w:val="single" w:sz="4" w:space="0" w:color="auto"/>
            </w:tcBorders>
            <w:shd w:val="clear" w:color="auto" w:fill="BDD7EE"/>
            <w:vAlign w:val="center"/>
            <w:hideMark/>
          </w:tcPr>
          <w:p w14:paraId="71A06C99"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Jumlah</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Kelas</w:t>
            </w:r>
            <w:proofErr w:type="spellEnd"/>
          </w:p>
        </w:tc>
        <w:tc>
          <w:tcPr>
            <w:tcW w:w="1401" w:type="dxa"/>
            <w:tcBorders>
              <w:top w:val="single" w:sz="4" w:space="0" w:color="auto"/>
              <w:left w:val="nil"/>
              <w:bottom w:val="single" w:sz="4" w:space="0" w:color="auto"/>
              <w:right w:val="single" w:sz="4" w:space="0" w:color="auto"/>
            </w:tcBorders>
            <w:shd w:val="clear" w:color="auto" w:fill="BDD7EE"/>
            <w:noWrap/>
            <w:vAlign w:val="center"/>
            <w:hideMark/>
          </w:tcPr>
          <w:p w14:paraId="32730EA9"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Jumlah</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sks</w:t>
            </w:r>
            <w:proofErr w:type="spellEnd"/>
          </w:p>
        </w:tc>
        <w:tc>
          <w:tcPr>
            <w:tcW w:w="1843" w:type="dxa"/>
            <w:tcBorders>
              <w:top w:val="single" w:sz="4" w:space="0" w:color="auto"/>
              <w:left w:val="nil"/>
              <w:bottom w:val="single" w:sz="4" w:space="0" w:color="auto"/>
              <w:right w:val="single" w:sz="4" w:space="0" w:color="auto"/>
            </w:tcBorders>
            <w:shd w:val="clear" w:color="auto" w:fill="BDD7EE"/>
            <w:vAlign w:val="center"/>
            <w:hideMark/>
          </w:tcPr>
          <w:p w14:paraId="03064496" w14:textId="77777777" w:rsidR="00866ABA" w:rsidRPr="00DB25C4" w:rsidRDefault="00866ABA" w:rsidP="00687314">
            <w:pPr>
              <w:spacing w:after="0" w:line="240" w:lineRule="auto"/>
              <w:jc w:val="center"/>
              <w:rPr>
                <w:rFonts w:eastAsia="Times New Roman" w:cstheme="minorHAnsi"/>
                <w:b/>
                <w:bCs/>
                <w:color w:val="000000"/>
              </w:rPr>
            </w:pPr>
            <w:proofErr w:type="gramStart"/>
            <w:r w:rsidRPr="00DB25C4">
              <w:rPr>
                <w:rFonts w:eastAsia="Times New Roman" w:cstheme="minorHAnsi"/>
                <w:b/>
                <w:bCs/>
                <w:color w:val="000000"/>
              </w:rPr>
              <w:t>Kode  Mata</w:t>
            </w:r>
            <w:proofErr w:type="gramEnd"/>
            <w:r w:rsidRPr="00DB25C4">
              <w:rPr>
                <w:rFonts w:eastAsia="Times New Roman" w:cstheme="minorHAnsi"/>
                <w:b/>
                <w:bCs/>
                <w:color w:val="000000"/>
              </w:rPr>
              <w:t xml:space="preserve"> </w:t>
            </w:r>
            <w:proofErr w:type="spellStart"/>
            <w:r w:rsidRPr="00DB25C4">
              <w:rPr>
                <w:rFonts w:eastAsia="Times New Roman" w:cstheme="minorHAnsi"/>
                <w:b/>
                <w:bCs/>
                <w:color w:val="000000"/>
              </w:rPr>
              <w:t>Kuliah</w:t>
            </w:r>
            <w:proofErr w:type="spellEnd"/>
          </w:p>
        </w:tc>
        <w:tc>
          <w:tcPr>
            <w:tcW w:w="2268" w:type="dxa"/>
            <w:tcBorders>
              <w:top w:val="single" w:sz="4" w:space="0" w:color="auto"/>
              <w:left w:val="nil"/>
              <w:bottom w:val="single" w:sz="4" w:space="0" w:color="auto"/>
              <w:right w:val="single" w:sz="4" w:space="0" w:color="auto"/>
            </w:tcBorders>
            <w:shd w:val="clear" w:color="auto" w:fill="BDD7EE"/>
            <w:noWrap/>
            <w:vAlign w:val="center"/>
            <w:hideMark/>
          </w:tcPr>
          <w:p w14:paraId="2281E425"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 xml:space="preserve">Nama Mata </w:t>
            </w:r>
            <w:proofErr w:type="spellStart"/>
            <w:r w:rsidRPr="00DB25C4">
              <w:rPr>
                <w:rFonts w:eastAsia="Times New Roman" w:cstheme="minorHAnsi"/>
                <w:b/>
                <w:bCs/>
                <w:color w:val="000000"/>
              </w:rPr>
              <w:t>Kuliah</w:t>
            </w:r>
            <w:proofErr w:type="spellEnd"/>
          </w:p>
        </w:tc>
        <w:tc>
          <w:tcPr>
            <w:tcW w:w="1984" w:type="dxa"/>
            <w:tcBorders>
              <w:top w:val="single" w:sz="4" w:space="0" w:color="auto"/>
              <w:left w:val="nil"/>
              <w:bottom w:val="single" w:sz="4" w:space="0" w:color="auto"/>
              <w:right w:val="single" w:sz="4" w:space="0" w:color="auto"/>
            </w:tcBorders>
            <w:shd w:val="clear" w:color="auto" w:fill="BDD7EE"/>
            <w:vAlign w:val="center"/>
            <w:hideMark/>
          </w:tcPr>
          <w:p w14:paraId="6C1A1504"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Jumlah</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Pertemuan</w:t>
            </w:r>
            <w:proofErr w:type="spellEnd"/>
            <w:r w:rsidRPr="00DB25C4">
              <w:rPr>
                <w:rFonts w:eastAsia="Times New Roman" w:cstheme="minorHAnsi"/>
                <w:b/>
                <w:bCs/>
                <w:color w:val="000000"/>
              </w:rPr>
              <w:t xml:space="preserve"> yang </w:t>
            </w:r>
            <w:proofErr w:type="spellStart"/>
            <w:r w:rsidRPr="00DB25C4">
              <w:rPr>
                <w:rFonts w:eastAsia="Times New Roman" w:cstheme="minorHAnsi"/>
                <w:b/>
                <w:bCs/>
                <w:color w:val="000000"/>
              </w:rPr>
              <w:t>Direncanakan</w:t>
            </w:r>
            <w:proofErr w:type="spellEnd"/>
          </w:p>
        </w:tc>
        <w:tc>
          <w:tcPr>
            <w:tcW w:w="1433" w:type="dxa"/>
            <w:tcBorders>
              <w:top w:val="single" w:sz="4" w:space="0" w:color="auto"/>
              <w:left w:val="nil"/>
              <w:bottom w:val="single" w:sz="4" w:space="0" w:color="auto"/>
              <w:right w:val="single" w:sz="4" w:space="0" w:color="auto"/>
            </w:tcBorders>
            <w:shd w:val="clear" w:color="auto" w:fill="BDD7EE"/>
            <w:vAlign w:val="center"/>
            <w:hideMark/>
          </w:tcPr>
          <w:p w14:paraId="3FA5266D"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Jumlah</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Pertemuan</w:t>
            </w:r>
            <w:proofErr w:type="spellEnd"/>
            <w:r w:rsidRPr="00DB25C4">
              <w:rPr>
                <w:rFonts w:eastAsia="Times New Roman" w:cstheme="minorHAnsi"/>
                <w:b/>
                <w:bCs/>
                <w:color w:val="000000"/>
              </w:rPr>
              <w:t xml:space="preserve"> yang </w:t>
            </w:r>
            <w:proofErr w:type="spellStart"/>
            <w:r w:rsidRPr="00DB25C4">
              <w:rPr>
                <w:rFonts w:eastAsia="Times New Roman" w:cstheme="minorHAnsi"/>
                <w:b/>
                <w:bCs/>
                <w:color w:val="000000"/>
              </w:rPr>
              <w:t>Dilaksanakan</w:t>
            </w:r>
            <w:proofErr w:type="spellEnd"/>
          </w:p>
        </w:tc>
      </w:tr>
      <w:tr w:rsidR="00866ABA" w:rsidRPr="00DB25C4" w14:paraId="0C2A95EF" w14:textId="77777777" w:rsidTr="00CD4E67">
        <w:trPr>
          <w:trHeight w:val="300"/>
        </w:trPr>
        <w:tc>
          <w:tcPr>
            <w:tcW w:w="562" w:type="dxa"/>
            <w:tcBorders>
              <w:top w:val="nil"/>
              <w:left w:val="single" w:sz="4" w:space="0" w:color="auto"/>
              <w:bottom w:val="single" w:sz="4" w:space="0" w:color="auto"/>
              <w:right w:val="single" w:sz="4" w:space="0" w:color="auto"/>
            </w:tcBorders>
            <w:shd w:val="clear" w:color="auto" w:fill="FFF2CC" w:themeFill="accent4" w:themeFillTint="33"/>
            <w:noWrap/>
            <w:vAlign w:val="bottom"/>
            <w:hideMark/>
          </w:tcPr>
          <w:p w14:paraId="07F4D42D"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1</w:t>
            </w:r>
          </w:p>
        </w:tc>
        <w:tc>
          <w:tcPr>
            <w:tcW w:w="2552" w:type="dxa"/>
            <w:tcBorders>
              <w:top w:val="nil"/>
              <w:left w:val="nil"/>
              <w:bottom w:val="single" w:sz="4" w:space="0" w:color="auto"/>
              <w:right w:val="single" w:sz="4" w:space="0" w:color="auto"/>
            </w:tcBorders>
            <w:shd w:val="clear" w:color="auto" w:fill="FFF2CC" w:themeFill="accent4" w:themeFillTint="33"/>
            <w:noWrap/>
            <w:vAlign w:val="bottom"/>
            <w:hideMark/>
          </w:tcPr>
          <w:p w14:paraId="567C7406"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2</w:t>
            </w:r>
          </w:p>
        </w:tc>
        <w:tc>
          <w:tcPr>
            <w:tcW w:w="867" w:type="dxa"/>
            <w:tcBorders>
              <w:top w:val="nil"/>
              <w:left w:val="nil"/>
              <w:bottom w:val="single" w:sz="4" w:space="0" w:color="auto"/>
              <w:right w:val="single" w:sz="4" w:space="0" w:color="auto"/>
            </w:tcBorders>
            <w:shd w:val="clear" w:color="auto" w:fill="FFF2CC" w:themeFill="accent4" w:themeFillTint="33"/>
            <w:noWrap/>
            <w:vAlign w:val="bottom"/>
            <w:hideMark/>
          </w:tcPr>
          <w:p w14:paraId="7F7BF46D"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3</w:t>
            </w:r>
          </w:p>
        </w:tc>
        <w:tc>
          <w:tcPr>
            <w:tcW w:w="1401" w:type="dxa"/>
            <w:tcBorders>
              <w:top w:val="nil"/>
              <w:left w:val="nil"/>
              <w:bottom w:val="single" w:sz="4" w:space="0" w:color="auto"/>
              <w:right w:val="single" w:sz="4" w:space="0" w:color="auto"/>
            </w:tcBorders>
            <w:shd w:val="clear" w:color="auto" w:fill="FFF2CC" w:themeFill="accent4" w:themeFillTint="33"/>
            <w:noWrap/>
            <w:vAlign w:val="bottom"/>
            <w:hideMark/>
          </w:tcPr>
          <w:p w14:paraId="515CE92A"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4</w:t>
            </w:r>
          </w:p>
        </w:tc>
        <w:tc>
          <w:tcPr>
            <w:tcW w:w="1843" w:type="dxa"/>
            <w:tcBorders>
              <w:top w:val="nil"/>
              <w:left w:val="nil"/>
              <w:bottom w:val="single" w:sz="4" w:space="0" w:color="auto"/>
              <w:right w:val="single" w:sz="4" w:space="0" w:color="auto"/>
            </w:tcBorders>
            <w:shd w:val="clear" w:color="auto" w:fill="FFF2CC" w:themeFill="accent4" w:themeFillTint="33"/>
            <w:noWrap/>
            <w:vAlign w:val="bottom"/>
            <w:hideMark/>
          </w:tcPr>
          <w:p w14:paraId="7469DBED"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5</w:t>
            </w:r>
          </w:p>
        </w:tc>
        <w:tc>
          <w:tcPr>
            <w:tcW w:w="2268" w:type="dxa"/>
            <w:tcBorders>
              <w:top w:val="nil"/>
              <w:left w:val="nil"/>
              <w:bottom w:val="single" w:sz="4" w:space="0" w:color="auto"/>
              <w:right w:val="single" w:sz="4" w:space="0" w:color="auto"/>
            </w:tcBorders>
            <w:shd w:val="clear" w:color="auto" w:fill="FFF2CC" w:themeFill="accent4" w:themeFillTint="33"/>
            <w:noWrap/>
            <w:vAlign w:val="bottom"/>
            <w:hideMark/>
          </w:tcPr>
          <w:p w14:paraId="1C2713FA"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6</w:t>
            </w:r>
          </w:p>
        </w:tc>
        <w:tc>
          <w:tcPr>
            <w:tcW w:w="1984" w:type="dxa"/>
            <w:tcBorders>
              <w:top w:val="nil"/>
              <w:left w:val="nil"/>
              <w:bottom w:val="single" w:sz="4" w:space="0" w:color="auto"/>
              <w:right w:val="single" w:sz="4" w:space="0" w:color="auto"/>
            </w:tcBorders>
            <w:shd w:val="clear" w:color="auto" w:fill="FFF2CC" w:themeFill="accent4" w:themeFillTint="33"/>
            <w:noWrap/>
            <w:vAlign w:val="bottom"/>
            <w:hideMark/>
          </w:tcPr>
          <w:p w14:paraId="2236217C"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7</w:t>
            </w:r>
          </w:p>
        </w:tc>
        <w:tc>
          <w:tcPr>
            <w:tcW w:w="1433" w:type="dxa"/>
            <w:tcBorders>
              <w:top w:val="nil"/>
              <w:left w:val="nil"/>
              <w:bottom w:val="single" w:sz="4" w:space="0" w:color="auto"/>
              <w:right w:val="single" w:sz="4" w:space="0" w:color="auto"/>
            </w:tcBorders>
            <w:shd w:val="clear" w:color="auto" w:fill="FFF2CC" w:themeFill="accent4" w:themeFillTint="33"/>
            <w:noWrap/>
            <w:vAlign w:val="bottom"/>
            <w:hideMark/>
          </w:tcPr>
          <w:p w14:paraId="11AF465A"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8</w:t>
            </w:r>
          </w:p>
        </w:tc>
      </w:tr>
      <w:tr w:rsidR="00866ABA" w:rsidRPr="00DB25C4" w14:paraId="56A3B972" w14:textId="77777777" w:rsidTr="00CD4E67">
        <w:trPr>
          <w:trHeight w:val="398"/>
        </w:trPr>
        <w:tc>
          <w:tcPr>
            <w:tcW w:w="12910" w:type="dxa"/>
            <w:gridSpan w:val="8"/>
            <w:tcBorders>
              <w:top w:val="nil"/>
              <w:left w:val="single" w:sz="4" w:space="0" w:color="auto"/>
              <w:bottom w:val="single" w:sz="4" w:space="0" w:color="auto"/>
              <w:right w:val="single" w:sz="4" w:space="0" w:color="auto"/>
            </w:tcBorders>
            <w:shd w:val="clear" w:color="auto" w:fill="auto"/>
            <w:noWrap/>
          </w:tcPr>
          <w:p w14:paraId="58C69DE2"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Semester </w:t>
            </w:r>
            <w:proofErr w:type="spellStart"/>
            <w:r w:rsidRPr="00DB25C4">
              <w:rPr>
                <w:rFonts w:eastAsia="Times New Roman" w:cstheme="minorHAnsi"/>
                <w:color w:val="000000"/>
              </w:rPr>
              <w:t>Gasal</w:t>
            </w:r>
            <w:proofErr w:type="spellEnd"/>
          </w:p>
        </w:tc>
      </w:tr>
      <w:tr w:rsidR="00866ABA" w:rsidRPr="00DB25C4" w14:paraId="63829A2D" w14:textId="77777777" w:rsidTr="00CD4E67">
        <w:trPr>
          <w:trHeight w:val="900"/>
        </w:trPr>
        <w:tc>
          <w:tcPr>
            <w:tcW w:w="562" w:type="dxa"/>
            <w:tcBorders>
              <w:top w:val="nil"/>
              <w:left w:val="single" w:sz="4" w:space="0" w:color="auto"/>
              <w:bottom w:val="single" w:sz="4" w:space="0" w:color="auto"/>
              <w:right w:val="single" w:sz="4" w:space="0" w:color="auto"/>
            </w:tcBorders>
            <w:shd w:val="clear" w:color="auto" w:fill="auto"/>
            <w:noWrap/>
            <w:hideMark/>
          </w:tcPr>
          <w:p w14:paraId="620E3C27"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w:t>
            </w:r>
          </w:p>
        </w:tc>
        <w:tc>
          <w:tcPr>
            <w:tcW w:w="2552" w:type="dxa"/>
            <w:tcBorders>
              <w:top w:val="nil"/>
              <w:left w:val="nil"/>
              <w:bottom w:val="single" w:sz="4" w:space="0" w:color="auto"/>
              <w:right w:val="single" w:sz="4" w:space="0" w:color="auto"/>
            </w:tcBorders>
            <w:shd w:val="clear" w:color="auto" w:fill="auto"/>
            <w:noWrap/>
            <w:hideMark/>
          </w:tcPr>
          <w:p w14:paraId="57269A07"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Anggrah</w:t>
            </w:r>
            <w:proofErr w:type="spellEnd"/>
            <w:r w:rsidRPr="00DB25C4">
              <w:rPr>
                <w:rFonts w:eastAsia="Times New Roman" w:cstheme="minorHAnsi"/>
                <w:color w:val="000000"/>
              </w:rPr>
              <w:t xml:space="preserve"> Diah </w:t>
            </w:r>
            <w:proofErr w:type="spellStart"/>
            <w:r w:rsidRPr="00DB25C4">
              <w:rPr>
                <w:rFonts w:eastAsia="Times New Roman" w:cstheme="minorHAnsi"/>
                <w:color w:val="000000"/>
              </w:rPr>
              <w:t>Airlinda</w:t>
            </w:r>
            <w:proofErr w:type="spellEnd"/>
            <w:r w:rsidRPr="00DB25C4">
              <w:rPr>
                <w:rFonts w:eastAsia="Times New Roman" w:cstheme="minorHAnsi"/>
                <w:color w:val="000000"/>
              </w:rPr>
              <w:t>, S.S., MTCSOL</w:t>
            </w:r>
          </w:p>
        </w:tc>
        <w:tc>
          <w:tcPr>
            <w:tcW w:w="867" w:type="dxa"/>
            <w:tcBorders>
              <w:top w:val="nil"/>
              <w:left w:val="nil"/>
              <w:bottom w:val="single" w:sz="4" w:space="0" w:color="auto"/>
              <w:right w:val="single" w:sz="4" w:space="0" w:color="auto"/>
            </w:tcBorders>
            <w:shd w:val="clear" w:color="auto" w:fill="auto"/>
            <w:noWrap/>
            <w:hideMark/>
          </w:tcPr>
          <w:p w14:paraId="7EEFF407"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4</w:t>
            </w:r>
          </w:p>
        </w:tc>
        <w:tc>
          <w:tcPr>
            <w:tcW w:w="1401" w:type="dxa"/>
            <w:tcBorders>
              <w:top w:val="nil"/>
              <w:left w:val="nil"/>
              <w:bottom w:val="single" w:sz="4" w:space="0" w:color="auto"/>
              <w:right w:val="single" w:sz="4" w:space="0" w:color="auto"/>
            </w:tcBorders>
            <w:shd w:val="clear" w:color="auto" w:fill="auto"/>
            <w:noWrap/>
            <w:hideMark/>
          </w:tcPr>
          <w:p w14:paraId="5671A98D"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13</w:t>
            </w:r>
          </w:p>
        </w:tc>
        <w:tc>
          <w:tcPr>
            <w:tcW w:w="1843" w:type="dxa"/>
            <w:tcBorders>
              <w:top w:val="nil"/>
              <w:left w:val="nil"/>
              <w:bottom w:val="single" w:sz="4" w:space="0" w:color="auto"/>
              <w:right w:val="single" w:sz="4" w:space="0" w:color="auto"/>
            </w:tcBorders>
            <w:shd w:val="clear" w:color="auto" w:fill="auto"/>
            <w:hideMark/>
          </w:tcPr>
          <w:p w14:paraId="61826D8C"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PCN409, PCN411, PCN469, PCN452</w:t>
            </w:r>
          </w:p>
        </w:tc>
        <w:tc>
          <w:tcPr>
            <w:tcW w:w="2268" w:type="dxa"/>
            <w:tcBorders>
              <w:top w:val="nil"/>
              <w:left w:val="nil"/>
              <w:bottom w:val="single" w:sz="4" w:space="0" w:color="auto"/>
              <w:right w:val="single" w:sz="4" w:space="0" w:color="auto"/>
            </w:tcBorders>
            <w:shd w:val="clear" w:color="auto" w:fill="auto"/>
            <w:hideMark/>
          </w:tcPr>
          <w:p w14:paraId="63B18034"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Chinese Extensive Reading 1, Chinese Extensive Reading 3, Mandarin for Young Learners, Chinese Listening and Speaking 5</w:t>
            </w:r>
          </w:p>
        </w:tc>
        <w:tc>
          <w:tcPr>
            <w:tcW w:w="1984" w:type="dxa"/>
            <w:tcBorders>
              <w:top w:val="nil"/>
              <w:left w:val="nil"/>
              <w:bottom w:val="single" w:sz="4" w:space="0" w:color="auto"/>
              <w:right w:val="single" w:sz="4" w:space="0" w:color="auto"/>
            </w:tcBorders>
            <w:shd w:val="clear" w:color="auto" w:fill="auto"/>
            <w:noWrap/>
            <w:hideMark/>
          </w:tcPr>
          <w:p w14:paraId="2B903DC2"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16</w:t>
            </w:r>
          </w:p>
        </w:tc>
        <w:tc>
          <w:tcPr>
            <w:tcW w:w="1433" w:type="dxa"/>
            <w:tcBorders>
              <w:top w:val="nil"/>
              <w:left w:val="nil"/>
              <w:bottom w:val="single" w:sz="4" w:space="0" w:color="auto"/>
              <w:right w:val="single" w:sz="4" w:space="0" w:color="auto"/>
            </w:tcBorders>
            <w:shd w:val="clear" w:color="auto" w:fill="auto"/>
            <w:noWrap/>
            <w:hideMark/>
          </w:tcPr>
          <w:p w14:paraId="579E0069"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16</w:t>
            </w:r>
          </w:p>
        </w:tc>
      </w:tr>
      <w:tr w:rsidR="00866ABA" w:rsidRPr="00DB25C4" w14:paraId="3778C2B7" w14:textId="77777777" w:rsidTr="00CD4E67">
        <w:trPr>
          <w:trHeight w:val="600"/>
        </w:trPr>
        <w:tc>
          <w:tcPr>
            <w:tcW w:w="562" w:type="dxa"/>
            <w:tcBorders>
              <w:top w:val="nil"/>
              <w:left w:val="single" w:sz="4" w:space="0" w:color="auto"/>
              <w:bottom w:val="single" w:sz="4" w:space="0" w:color="auto"/>
              <w:right w:val="single" w:sz="4" w:space="0" w:color="auto"/>
            </w:tcBorders>
            <w:shd w:val="clear" w:color="auto" w:fill="auto"/>
            <w:noWrap/>
            <w:hideMark/>
          </w:tcPr>
          <w:p w14:paraId="2461AEFA"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2</w:t>
            </w:r>
          </w:p>
        </w:tc>
        <w:tc>
          <w:tcPr>
            <w:tcW w:w="2552" w:type="dxa"/>
            <w:tcBorders>
              <w:top w:val="nil"/>
              <w:left w:val="nil"/>
              <w:bottom w:val="single" w:sz="4" w:space="0" w:color="auto"/>
              <w:right w:val="single" w:sz="4" w:space="0" w:color="auto"/>
            </w:tcBorders>
            <w:shd w:val="clear" w:color="auto" w:fill="auto"/>
            <w:noWrap/>
            <w:hideMark/>
          </w:tcPr>
          <w:p w14:paraId="5282859C"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Dhatu </w:t>
            </w:r>
            <w:proofErr w:type="spellStart"/>
            <w:r w:rsidRPr="00DB25C4">
              <w:rPr>
                <w:rFonts w:eastAsia="Times New Roman" w:cstheme="minorHAnsi"/>
                <w:color w:val="000000"/>
              </w:rPr>
              <w:t>Sitaresmi</w:t>
            </w:r>
            <w:proofErr w:type="spellEnd"/>
            <w:r w:rsidRPr="00DB25C4">
              <w:rPr>
                <w:rFonts w:eastAsia="Times New Roman" w:cstheme="minorHAnsi"/>
                <w:color w:val="000000"/>
              </w:rPr>
              <w:t xml:space="preserve">, </w:t>
            </w:r>
            <w:proofErr w:type="gramStart"/>
            <w:r w:rsidRPr="00DB25C4">
              <w:rPr>
                <w:rFonts w:eastAsia="Times New Roman" w:cstheme="minorHAnsi"/>
                <w:color w:val="000000"/>
              </w:rPr>
              <w:t>S.S.,MTCSOL</w:t>
            </w:r>
            <w:proofErr w:type="gramEnd"/>
          </w:p>
        </w:tc>
        <w:tc>
          <w:tcPr>
            <w:tcW w:w="867" w:type="dxa"/>
            <w:tcBorders>
              <w:top w:val="nil"/>
              <w:left w:val="nil"/>
              <w:bottom w:val="single" w:sz="4" w:space="0" w:color="auto"/>
              <w:right w:val="single" w:sz="4" w:space="0" w:color="auto"/>
            </w:tcBorders>
            <w:shd w:val="clear" w:color="auto" w:fill="auto"/>
            <w:noWrap/>
            <w:hideMark/>
          </w:tcPr>
          <w:p w14:paraId="744C94E0"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3</w:t>
            </w:r>
          </w:p>
        </w:tc>
        <w:tc>
          <w:tcPr>
            <w:tcW w:w="1401" w:type="dxa"/>
            <w:tcBorders>
              <w:top w:val="nil"/>
              <w:left w:val="nil"/>
              <w:bottom w:val="single" w:sz="4" w:space="0" w:color="auto"/>
              <w:right w:val="single" w:sz="4" w:space="0" w:color="auto"/>
            </w:tcBorders>
            <w:shd w:val="clear" w:color="auto" w:fill="auto"/>
            <w:noWrap/>
            <w:hideMark/>
          </w:tcPr>
          <w:p w14:paraId="38F84219"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12</w:t>
            </w:r>
          </w:p>
        </w:tc>
        <w:tc>
          <w:tcPr>
            <w:tcW w:w="1843" w:type="dxa"/>
            <w:tcBorders>
              <w:top w:val="nil"/>
              <w:left w:val="nil"/>
              <w:bottom w:val="single" w:sz="4" w:space="0" w:color="auto"/>
              <w:right w:val="single" w:sz="4" w:space="0" w:color="auto"/>
            </w:tcBorders>
            <w:shd w:val="clear" w:color="auto" w:fill="auto"/>
            <w:hideMark/>
          </w:tcPr>
          <w:p w14:paraId="270C8224"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PCN489, PCN468, PCN473</w:t>
            </w:r>
          </w:p>
        </w:tc>
        <w:tc>
          <w:tcPr>
            <w:tcW w:w="2268" w:type="dxa"/>
            <w:tcBorders>
              <w:top w:val="nil"/>
              <w:left w:val="nil"/>
              <w:bottom w:val="single" w:sz="4" w:space="0" w:color="auto"/>
              <w:right w:val="single" w:sz="4" w:space="0" w:color="auto"/>
            </w:tcBorders>
            <w:shd w:val="clear" w:color="auto" w:fill="auto"/>
            <w:hideMark/>
          </w:tcPr>
          <w:p w14:paraId="25E95661"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Comprehensive Chinese 1, Cross Cultural Understanding, HSK 5</w:t>
            </w:r>
          </w:p>
        </w:tc>
        <w:tc>
          <w:tcPr>
            <w:tcW w:w="1984" w:type="dxa"/>
            <w:tcBorders>
              <w:top w:val="nil"/>
              <w:left w:val="nil"/>
              <w:bottom w:val="single" w:sz="4" w:space="0" w:color="auto"/>
              <w:right w:val="single" w:sz="4" w:space="0" w:color="auto"/>
            </w:tcBorders>
            <w:shd w:val="clear" w:color="auto" w:fill="auto"/>
            <w:noWrap/>
            <w:hideMark/>
          </w:tcPr>
          <w:p w14:paraId="03A37CA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16</w:t>
            </w:r>
          </w:p>
        </w:tc>
        <w:tc>
          <w:tcPr>
            <w:tcW w:w="1433" w:type="dxa"/>
            <w:tcBorders>
              <w:top w:val="nil"/>
              <w:left w:val="nil"/>
              <w:bottom w:val="single" w:sz="4" w:space="0" w:color="auto"/>
              <w:right w:val="single" w:sz="4" w:space="0" w:color="auto"/>
            </w:tcBorders>
            <w:shd w:val="clear" w:color="auto" w:fill="auto"/>
            <w:noWrap/>
            <w:hideMark/>
          </w:tcPr>
          <w:p w14:paraId="31F24CC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16</w:t>
            </w:r>
          </w:p>
        </w:tc>
      </w:tr>
      <w:tr w:rsidR="00866ABA" w:rsidRPr="00DB25C4" w14:paraId="22E8D733" w14:textId="77777777" w:rsidTr="00CD4E67">
        <w:trPr>
          <w:trHeight w:val="600"/>
        </w:trPr>
        <w:tc>
          <w:tcPr>
            <w:tcW w:w="562" w:type="dxa"/>
            <w:tcBorders>
              <w:top w:val="nil"/>
              <w:left w:val="single" w:sz="4" w:space="0" w:color="auto"/>
              <w:bottom w:val="single" w:sz="4" w:space="0" w:color="auto"/>
              <w:right w:val="single" w:sz="4" w:space="0" w:color="auto"/>
            </w:tcBorders>
            <w:shd w:val="clear" w:color="auto" w:fill="auto"/>
            <w:noWrap/>
            <w:hideMark/>
          </w:tcPr>
          <w:p w14:paraId="2ED2BE73"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3</w:t>
            </w:r>
          </w:p>
        </w:tc>
        <w:tc>
          <w:tcPr>
            <w:tcW w:w="2552" w:type="dxa"/>
            <w:tcBorders>
              <w:top w:val="nil"/>
              <w:left w:val="nil"/>
              <w:bottom w:val="single" w:sz="4" w:space="0" w:color="auto"/>
              <w:right w:val="single" w:sz="4" w:space="0" w:color="auto"/>
            </w:tcBorders>
            <w:shd w:val="clear" w:color="auto" w:fill="auto"/>
            <w:noWrap/>
            <w:hideMark/>
          </w:tcPr>
          <w:p w14:paraId="65E0FEB1"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Yohanna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Nirmalasari</w:t>
            </w:r>
            <w:proofErr w:type="spellEnd"/>
            <w:r w:rsidRPr="00DB25C4">
              <w:rPr>
                <w:rFonts w:eastAsia="Times New Roman" w:cstheme="minorHAnsi"/>
                <w:color w:val="000000"/>
              </w:rPr>
              <w:t xml:space="preserve">, </w:t>
            </w:r>
            <w:proofErr w:type="spellStart"/>
            <w:proofErr w:type="gramStart"/>
            <w:r w:rsidRPr="00DB25C4">
              <w:rPr>
                <w:rFonts w:eastAsia="Times New Roman" w:cstheme="minorHAnsi"/>
                <w:color w:val="000000"/>
              </w:rPr>
              <w:t>S.Pd</w:t>
            </w:r>
            <w:proofErr w:type="spellEnd"/>
            <w:proofErr w:type="gramEnd"/>
            <w:r w:rsidRPr="00DB25C4">
              <w:rPr>
                <w:rFonts w:eastAsia="Times New Roman" w:cstheme="minorHAnsi"/>
                <w:color w:val="000000"/>
              </w:rPr>
              <w:t xml:space="preserve">, </w:t>
            </w:r>
            <w:proofErr w:type="spellStart"/>
            <w:r w:rsidRPr="00DB25C4">
              <w:rPr>
                <w:rFonts w:eastAsia="Times New Roman" w:cstheme="minorHAnsi"/>
                <w:color w:val="000000"/>
              </w:rPr>
              <w:t>M.Pd</w:t>
            </w:r>
            <w:proofErr w:type="spellEnd"/>
            <w:r w:rsidRPr="00DB25C4">
              <w:rPr>
                <w:rFonts w:eastAsia="Times New Roman" w:cstheme="minorHAnsi"/>
                <w:color w:val="000000"/>
              </w:rPr>
              <w:t>.</w:t>
            </w:r>
          </w:p>
        </w:tc>
        <w:tc>
          <w:tcPr>
            <w:tcW w:w="867" w:type="dxa"/>
            <w:tcBorders>
              <w:top w:val="nil"/>
              <w:left w:val="nil"/>
              <w:bottom w:val="single" w:sz="4" w:space="0" w:color="auto"/>
              <w:right w:val="single" w:sz="4" w:space="0" w:color="auto"/>
            </w:tcBorders>
            <w:shd w:val="clear" w:color="auto" w:fill="auto"/>
            <w:noWrap/>
            <w:hideMark/>
          </w:tcPr>
          <w:p w14:paraId="0397BFFE"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3</w:t>
            </w:r>
          </w:p>
        </w:tc>
        <w:tc>
          <w:tcPr>
            <w:tcW w:w="1401" w:type="dxa"/>
            <w:tcBorders>
              <w:top w:val="nil"/>
              <w:left w:val="nil"/>
              <w:bottom w:val="single" w:sz="4" w:space="0" w:color="auto"/>
              <w:right w:val="single" w:sz="4" w:space="0" w:color="auto"/>
            </w:tcBorders>
            <w:shd w:val="clear" w:color="auto" w:fill="auto"/>
            <w:noWrap/>
            <w:hideMark/>
          </w:tcPr>
          <w:p w14:paraId="6FAD3821"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6</w:t>
            </w:r>
          </w:p>
        </w:tc>
        <w:tc>
          <w:tcPr>
            <w:tcW w:w="1843" w:type="dxa"/>
            <w:tcBorders>
              <w:top w:val="nil"/>
              <w:left w:val="nil"/>
              <w:bottom w:val="single" w:sz="4" w:space="0" w:color="auto"/>
              <w:right w:val="single" w:sz="4" w:space="0" w:color="auto"/>
            </w:tcBorders>
            <w:shd w:val="clear" w:color="auto" w:fill="auto"/>
            <w:hideMark/>
          </w:tcPr>
          <w:p w14:paraId="634F476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PCN478, PCN482, PCN483</w:t>
            </w:r>
          </w:p>
        </w:tc>
        <w:tc>
          <w:tcPr>
            <w:tcW w:w="2268" w:type="dxa"/>
            <w:tcBorders>
              <w:top w:val="nil"/>
              <w:left w:val="nil"/>
              <w:bottom w:val="single" w:sz="4" w:space="0" w:color="auto"/>
              <w:right w:val="single" w:sz="4" w:space="0" w:color="auto"/>
            </w:tcBorders>
            <w:shd w:val="clear" w:color="auto" w:fill="auto"/>
            <w:hideMark/>
          </w:tcPr>
          <w:p w14:paraId="7373B068"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Language Learning Theory, Syllabus Development, Teaching Material Development</w:t>
            </w:r>
          </w:p>
        </w:tc>
        <w:tc>
          <w:tcPr>
            <w:tcW w:w="1984" w:type="dxa"/>
            <w:tcBorders>
              <w:top w:val="nil"/>
              <w:left w:val="nil"/>
              <w:bottom w:val="single" w:sz="4" w:space="0" w:color="auto"/>
              <w:right w:val="single" w:sz="4" w:space="0" w:color="auto"/>
            </w:tcBorders>
            <w:shd w:val="clear" w:color="auto" w:fill="auto"/>
            <w:noWrap/>
            <w:hideMark/>
          </w:tcPr>
          <w:p w14:paraId="38436C22"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16</w:t>
            </w:r>
          </w:p>
        </w:tc>
        <w:tc>
          <w:tcPr>
            <w:tcW w:w="1433" w:type="dxa"/>
            <w:tcBorders>
              <w:top w:val="nil"/>
              <w:left w:val="nil"/>
              <w:bottom w:val="single" w:sz="4" w:space="0" w:color="auto"/>
              <w:right w:val="single" w:sz="4" w:space="0" w:color="auto"/>
            </w:tcBorders>
            <w:shd w:val="clear" w:color="auto" w:fill="auto"/>
            <w:noWrap/>
            <w:hideMark/>
          </w:tcPr>
          <w:p w14:paraId="0D9832FD"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16</w:t>
            </w:r>
          </w:p>
        </w:tc>
      </w:tr>
      <w:tr w:rsidR="00866ABA" w:rsidRPr="00DB25C4" w14:paraId="24D5007B" w14:textId="77777777" w:rsidTr="00CD4E67">
        <w:trPr>
          <w:trHeight w:val="2400"/>
        </w:trPr>
        <w:tc>
          <w:tcPr>
            <w:tcW w:w="562" w:type="dxa"/>
            <w:tcBorders>
              <w:top w:val="nil"/>
              <w:left w:val="single" w:sz="4" w:space="0" w:color="auto"/>
              <w:bottom w:val="single" w:sz="4" w:space="0" w:color="auto"/>
              <w:right w:val="single" w:sz="4" w:space="0" w:color="auto"/>
            </w:tcBorders>
            <w:shd w:val="clear" w:color="auto" w:fill="auto"/>
            <w:noWrap/>
            <w:hideMark/>
          </w:tcPr>
          <w:p w14:paraId="59947759"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4</w:t>
            </w:r>
          </w:p>
        </w:tc>
        <w:tc>
          <w:tcPr>
            <w:tcW w:w="2552" w:type="dxa"/>
            <w:tcBorders>
              <w:top w:val="nil"/>
              <w:left w:val="nil"/>
              <w:bottom w:val="single" w:sz="4" w:space="0" w:color="auto"/>
              <w:right w:val="single" w:sz="4" w:space="0" w:color="auto"/>
            </w:tcBorders>
            <w:shd w:val="clear" w:color="auto" w:fill="auto"/>
            <w:hideMark/>
          </w:tcPr>
          <w:p w14:paraId="2FB37789"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Andrean</w:t>
            </w:r>
            <w:proofErr w:type="spellEnd"/>
            <w:r w:rsidRPr="00DB25C4">
              <w:rPr>
                <w:rFonts w:eastAsia="Times New Roman" w:cstheme="minorHAnsi"/>
                <w:color w:val="000000"/>
              </w:rPr>
              <w:t xml:space="preserve"> Budi Kusuma, BA., MTCSOL.</w:t>
            </w:r>
          </w:p>
        </w:tc>
        <w:tc>
          <w:tcPr>
            <w:tcW w:w="867" w:type="dxa"/>
            <w:tcBorders>
              <w:top w:val="nil"/>
              <w:left w:val="nil"/>
              <w:bottom w:val="single" w:sz="4" w:space="0" w:color="auto"/>
              <w:right w:val="single" w:sz="4" w:space="0" w:color="auto"/>
            </w:tcBorders>
            <w:shd w:val="clear" w:color="auto" w:fill="auto"/>
            <w:noWrap/>
            <w:hideMark/>
          </w:tcPr>
          <w:p w14:paraId="12FD9352"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6 </w:t>
            </w:r>
          </w:p>
        </w:tc>
        <w:tc>
          <w:tcPr>
            <w:tcW w:w="1401" w:type="dxa"/>
            <w:tcBorders>
              <w:top w:val="nil"/>
              <w:left w:val="nil"/>
              <w:bottom w:val="single" w:sz="4" w:space="0" w:color="auto"/>
              <w:right w:val="single" w:sz="4" w:space="0" w:color="auto"/>
            </w:tcBorders>
            <w:shd w:val="clear" w:color="auto" w:fill="auto"/>
            <w:noWrap/>
            <w:hideMark/>
          </w:tcPr>
          <w:p w14:paraId="25096E62"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20 </w:t>
            </w:r>
          </w:p>
        </w:tc>
        <w:tc>
          <w:tcPr>
            <w:tcW w:w="1843" w:type="dxa"/>
            <w:tcBorders>
              <w:top w:val="nil"/>
              <w:left w:val="nil"/>
              <w:bottom w:val="single" w:sz="4" w:space="0" w:color="auto"/>
              <w:right w:val="single" w:sz="4" w:space="0" w:color="auto"/>
            </w:tcBorders>
            <w:shd w:val="clear" w:color="auto" w:fill="auto"/>
            <w:hideMark/>
          </w:tcPr>
          <w:p w14:paraId="75DC64EA"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PCN417, PCN405, PCN407, PCN452, PCN421, PCN491</w:t>
            </w:r>
          </w:p>
        </w:tc>
        <w:tc>
          <w:tcPr>
            <w:tcW w:w="2268" w:type="dxa"/>
            <w:tcBorders>
              <w:top w:val="nil"/>
              <w:left w:val="nil"/>
              <w:bottom w:val="single" w:sz="4" w:space="0" w:color="auto"/>
              <w:right w:val="single" w:sz="4" w:space="0" w:color="auto"/>
            </w:tcBorders>
            <w:shd w:val="clear" w:color="auto" w:fill="auto"/>
            <w:hideMark/>
          </w:tcPr>
          <w:p w14:paraId="23185182"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themeColor="text1"/>
              </w:rPr>
              <w:t xml:space="preserve">Chinese Pronunciation, Chinese Listening and Speaking 1, Chinese Listening and Speaking 3, Chinese Listening and Speaking 5, Elementary and Intermediate HSK Training, Bahasa </w:t>
            </w:r>
            <w:r w:rsidRPr="00DB25C4">
              <w:rPr>
                <w:rFonts w:eastAsia="Times New Roman" w:cstheme="minorHAnsi"/>
                <w:color w:val="000000" w:themeColor="text1"/>
              </w:rPr>
              <w:lastRenderedPageBreak/>
              <w:t xml:space="preserve">Mandarin </w:t>
            </w:r>
            <w:proofErr w:type="spellStart"/>
            <w:r w:rsidRPr="00DB25C4">
              <w:rPr>
                <w:rFonts w:eastAsia="Times New Roman" w:cstheme="minorHAnsi"/>
                <w:color w:val="000000" w:themeColor="text1"/>
              </w:rPr>
              <w:t>Komprehensif</w:t>
            </w:r>
            <w:proofErr w:type="spellEnd"/>
            <w:r w:rsidRPr="00DB25C4">
              <w:rPr>
                <w:rFonts w:eastAsia="Times New Roman" w:cstheme="minorHAnsi"/>
                <w:color w:val="000000" w:themeColor="text1"/>
              </w:rPr>
              <w:t xml:space="preserve"> 3</w:t>
            </w:r>
          </w:p>
        </w:tc>
        <w:tc>
          <w:tcPr>
            <w:tcW w:w="1984" w:type="dxa"/>
            <w:tcBorders>
              <w:top w:val="nil"/>
              <w:left w:val="nil"/>
              <w:bottom w:val="single" w:sz="4" w:space="0" w:color="auto"/>
              <w:right w:val="single" w:sz="4" w:space="0" w:color="auto"/>
            </w:tcBorders>
            <w:shd w:val="clear" w:color="auto" w:fill="auto"/>
            <w:noWrap/>
            <w:hideMark/>
          </w:tcPr>
          <w:p w14:paraId="76FB9C4C"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lastRenderedPageBreak/>
              <w:t> 16</w:t>
            </w:r>
          </w:p>
        </w:tc>
        <w:tc>
          <w:tcPr>
            <w:tcW w:w="1433" w:type="dxa"/>
            <w:tcBorders>
              <w:top w:val="nil"/>
              <w:left w:val="nil"/>
              <w:bottom w:val="single" w:sz="4" w:space="0" w:color="auto"/>
              <w:right w:val="single" w:sz="4" w:space="0" w:color="auto"/>
            </w:tcBorders>
            <w:shd w:val="clear" w:color="auto" w:fill="auto"/>
            <w:noWrap/>
            <w:hideMark/>
          </w:tcPr>
          <w:p w14:paraId="2DA81908"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16 </w:t>
            </w:r>
          </w:p>
        </w:tc>
      </w:tr>
      <w:tr w:rsidR="00866ABA" w:rsidRPr="00DB25C4" w14:paraId="55103456" w14:textId="77777777" w:rsidTr="00CD4E67">
        <w:trPr>
          <w:trHeight w:val="2100"/>
        </w:trPr>
        <w:tc>
          <w:tcPr>
            <w:tcW w:w="562" w:type="dxa"/>
            <w:tcBorders>
              <w:top w:val="nil"/>
              <w:left w:val="single" w:sz="4" w:space="0" w:color="auto"/>
              <w:bottom w:val="single" w:sz="4" w:space="0" w:color="auto"/>
              <w:right w:val="single" w:sz="4" w:space="0" w:color="auto"/>
            </w:tcBorders>
            <w:shd w:val="clear" w:color="auto" w:fill="auto"/>
            <w:noWrap/>
            <w:hideMark/>
          </w:tcPr>
          <w:p w14:paraId="1A80277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5</w:t>
            </w:r>
          </w:p>
        </w:tc>
        <w:tc>
          <w:tcPr>
            <w:tcW w:w="2552" w:type="dxa"/>
            <w:tcBorders>
              <w:top w:val="nil"/>
              <w:left w:val="nil"/>
              <w:bottom w:val="single" w:sz="4" w:space="0" w:color="auto"/>
              <w:right w:val="single" w:sz="4" w:space="0" w:color="auto"/>
            </w:tcBorders>
            <w:shd w:val="clear" w:color="auto" w:fill="auto"/>
            <w:noWrap/>
            <w:hideMark/>
          </w:tcPr>
          <w:p w14:paraId="41776762"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Lydia Ida </w:t>
            </w:r>
            <w:proofErr w:type="spellStart"/>
            <w:r w:rsidRPr="00DB25C4">
              <w:rPr>
                <w:rFonts w:eastAsia="Times New Roman" w:cstheme="minorHAnsi"/>
                <w:color w:val="000000"/>
              </w:rPr>
              <w:t>Suwarno</w:t>
            </w:r>
            <w:proofErr w:type="spellEnd"/>
            <w:r w:rsidRPr="00DB25C4">
              <w:rPr>
                <w:rFonts w:eastAsia="Times New Roman" w:cstheme="minorHAnsi"/>
                <w:color w:val="000000"/>
              </w:rPr>
              <w:t>, BA., M.Ed.</w:t>
            </w:r>
          </w:p>
        </w:tc>
        <w:tc>
          <w:tcPr>
            <w:tcW w:w="867" w:type="dxa"/>
            <w:tcBorders>
              <w:top w:val="nil"/>
              <w:left w:val="nil"/>
              <w:bottom w:val="single" w:sz="4" w:space="0" w:color="auto"/>
              <w:right w:val="single" w:sz="4" w:space="0" w:color="auto"/>
            </w:tcBorders>
            <w:shd w:val="clear" w:color="auto" w:fill="auto"/>
            <w:noWrap/>
            <w:hideMark/>
          </w:tcPr>
          <w:p w14:paraId="1CC6024E"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 3</w:t>
            </w:r>
          </w:p>
        </w:tc>
        <w:tc>
          <w:tcPr>
            <w:tcW w:w="1401" w:type="dxa"/>
            <w:tcBorders>
              <w:top w:val="nil"/>
              <w:left w:val="nil"/>
              <w:bottom w:val="single" w:sz="4" w:space="0" w:color="auto"/>
              <w:right w:val="single" w:sz="4" w:space="0" w:color="auto"/>
            </w:tcBorders>
            <w:shd w:val="clear" w:color="auto" w:fill="auto"/>
            <w:noWrap/>
            <w:hideMark/>
          </w:tcPr>
          <w:p w14:paraId="73532CC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8 </w:t>
            </w:r>
          </w:p>
        </w:tc>
        <w:tc>
          <w:tcPr>
            <w:tcW w:w="1843" w:type="dxa"/>
            <w:tcBorders>
              <w:top w:val="nil"/>
              <w:left w:val="nil"/>
              <w:bottom w:val="single" w:sz="4" w:space="0" w:color="auto"/>
              <w:right w:val="single" w:sz="4" w:space="0" w:color="auto"/>
            </w:tcBorders>
            <w:shd w:val="clear" w:color="auto" w:fill="auto"/>
            <w:hideMark/>
          </w:tcPr>
          <w:p w14:paraId="58EA6C5E"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PCN415, PCN493, PCN413</w:t>
            </w:r>
          </w:p>
        </w:tc>
        <w:tc>
          <w:tcPr>
            <w:tcW w:w="2268" w:type="dxa"/>
            <w:tcBorders>
              <w:top w:val="nil"/>
              <w:left w:val="nil"/>
              <w:bottom w:val="single" w:sz="4" w:space="0" w:color="auto"/>
              <w:right w:val="single" w:sz="4" w:space="0" w:color="auto"/>
            </w:tcBorders>
            <w:shd w:val="clear" w:color="auto" w:fill="auto"/>
            <w:hideMark/>
          </w:tcPr>
          <w:p w14:paraId="344C3F78"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themeColor="text1"/>
              </w:rPr>
              <w:t xml:space="preserve">Basic Writing </w:t>
            </w:r>
            <w:proofErr w:type="gramStart"/>
            <w:r w:rsidRPr="00DB25C4">
              <w:rPr>
                <w:rFonts w:eastAsia="Times New Roman" w:cstheme="minorHAnsi"/>
                <w:color w:val="000000" w:themeColor="text1"/>
              </w:rPr>
              <w:t>1,  Bahasa</w:t>
            </w:r>
            <w:proofErr w:type="gramEnd"/>
            <w:r w:rsidRPr="00DB25C4">
              <w:rPr>
                <w:rFonts w:eastAsia="Times New Roman" w:cstheme="minorHAnsi"/>
                <w:color w:val="000000" w:themeColor="text1"/>
              </w:rPr>
              <w:t xml:space="preserve"> Mandarin </w:t>
            </w:r>
            <w:proofErr w:type="spellStart"/>
            <w:r w:rsidRPr="00DB25C4">
              <w:rPr>
                <w:rFonts w:eastAsia="Times New Roman" w:cstheme="minorHAnsi"/>
                <w:color w:val="000000" w:themeColor="text1"/>
              </w:rPr>
              <w:t>Komprehensif</w:t>
            </w:r>
            <w:proofErr w:type="spellEnd"/>
            <w:r w:rsidRPr="00DB25C4">
              <w:rPr>
                <w:rFonts w:eastAsia="Times New Roman" w:cstheme="minorHAnsi"/>
                <w:color w:val="000000" w:themeColor="text1"/>
              </w:rPr>
              <w:t xml:space="preserve"> 5,  Chinese Character 1</w:t>
            </w:r>
          </w:p>
        </w:tc>
        <w:tc>
          <w:tcPr>
            <w:tcW w:w="1984" w:type="dxa"/>
            <w:tcBorders>
              <w:top w:val="nil"/>
              <w:left w:val="nil"/>
              <w:bottom w:val="single" w:sz="4" w:space="0" w:color="auto"/>
              <w:right w:val="single" w:sz="4" w:space="0" w:color="auto"/>
            </w:tcBorders>
            <w:shd w:val="clear" w:color="auto" w:fill="auto"/>
            <w:noWrap/>
            <w:hideMark/>
          </w:tcPr>
          <w:p w14:paraId="6C2BB8F4"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 16</w:t>
            </w:r>
          </w:p>
        </w:tc>
        <w:tc>
          <w:tcPr>
            <w:tcW w:w="1433" w:type="dxa"/>
            <w:tcBorders>
              <w:top w:val="nil"/>
              <w:left w:val="nil"/>
              <w:bottom w:val="single" w:sz="4" w:space="0" w:color="auto"/>
              <w:right w:val="single" w:sz="4" w:space="0" w:color="auto"/>
            </w:tcBorders>
            <w:shd w:val="clear" w:color="auto" w:fill="auto"/>
            <w:noWrap/>
            <w:hideMark/>
          </w:tcPr>
          <w:p w14:paraId="64636B17"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 16</w:t>
            </w:r>
          </w:p>
        </w:tc>
      </w:tr>
      <w:tr w:rsidR="00866ABA" w:rsidRPr="00DB25C4" w14:paraId="6BCF5389" w14:textId="77777777" w:rsidTr="00CD4E67">
        <w:trPr>
          <w:trHeight w:val="495"/>
        </w:trPr>
        <w:tc>
          <w:tcPr>
            <w:tcW w:w="9493" w:type="dxa"/>
            <w:gridSpan w:val="6"/>
            <w:tcBorders>
              <w:top w:val="single" w:sz="4" w:space="0" w:color="auto"/>
              <w:left w:val="single" w:sz="4" w:space="0" w:color="auto"/>
              <w:bottom w:val="single" w:sz="4" w:space="0" w:color="auto"/>
              <w:right w:val="single" w:sz="4" w:space="0" w:color="auto"/>
            </w:tcBorders>
            <w:shd w:val="clear" w:color="auto" w:fill="auto"/>
            <w:noWrap/>
          </w:tcPr>
          <w:p w14:paraId="69B49F0E"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themeColor="text1"/>
              </w:rPr>
              <w:t>Jumlah</w:t>
            </w:r>
            <w:proofErr w:type="spellEnd"/>
          </w:p>
        </w:tc>
        <w:tc>
          <w:tcPr>
            <w:tcW w:w="1984" w:type="dxa"/>
            <w:tcBorders>
              <w:top w:val="single" w:sz="4" w:space="0" w:color="auto"/>
              <w:left w:val="single" w:sz="4" w:space="0" w:color="auto"/>
              <w:bottom w:val="single" w:sz="4" w:space="0" w:color="auto"/>
              <w:right w:val="single" w:sz="4" w:space="0" w:color="auto"/>
            </w:tcBorders>
            <w:shd w:val="clear" w:color="auto" w:fill="auto"/>
            <w:noWrap/>
          </w:tcPr>
          <w:p w14:paraId="5146D7C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144</w:t>
            </w:r>
          </w:p>
        </w:tc>
        <w:tc>
          <w:tcPr>
            <w:tcW w:w="1433" w:type="dxa"/>
            <w:tcBorders>
              <w:top w:val="single" w:sz="4" w:space="0" w:color="auto"/>
              <w:left w:val="nil"/>
              <w:bottom w:val="single" w:sz="4" w:space="0" w:color="auto"/>
              <w:right w:val="single" w:sz="4" w:space="0" w:color="auto"/>
            </w:tcBorders>
            <w:shd w:val="clear" w:color="auto" w:fill="auto"/>
            <w:noWrap/>
          </w:tcPr>
          <w:p w14:paraId="25D15C51"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144</w:t>
            </w:r>
          </w:p>
        </w:tc>
      </w:tr>
      <w:tr w:rsidR="00866ABA" w:rsidRPr="00DB25C4" w14:paraId="404FA234" w14:textId="77777777" w:rsidTr="00CD4E67">
        <w:trPr>
          <w:trHeight w:val="510"/>
        </w:trPr>
        <w:tc>
          <w:tcPr>
            <w:tcW w:w="9493" w:type="dxa"/>
            <w:gridSpan w:val="6"/>
            <w:tcBorders>
              <w:top w:val="single" w:sz="4" w:space="0" w:color="auto"/>
              <w:left w:val="single" w:sz="4" w:space="0" w:color="auto"/>
              <w:bottom w:val="single" w:sz="4" w:space="0" w:color="auto"/>
              <w:right w:val="single" w:sz="4" w:space="0" w:color="auto"/>
            </w:tcBorders>
            <w:shd w:val="clear" w:color="auto" w:fill="auto"/>
            <w:noWrap/>
          </w:tcPr>
          <w:p w14:paraId="0BC48CE2" w14:textId="77777777" w:rsidR="00866ABA" w:rsidRPr="00DB25C4" w:rsidRDefault="00866ABA" w:rsidP="00687314">
            <w:pPr>
              <w:spacing w:after="0" w:line="240" w:lineRule="auto"/>
              <w:jc w:val="center"/>
              <w:rPr>
                <w:rFonts w:eastAsia="Times New Roman" w:cstheme="minorHAnsi"/>
                <w:b/>
                <w:bCs/>
                <w:color w:val="000000" w:themeColor="text1"/>
              </w:rPr>
            </w:pPr>
            <w:r w:rsidRPr="00DB25C4">
              <w:rPr>
                <w:rFonts w:eastAsia="Times New Roman" w:cstheme="minorHAnsi"/>
                <w:b/>
                <w:bCs/>
                <w:color w:val="000000" w:themeColor="text1"/>
              </w:rPr>
              <w:t>Rata-rata</w:t>
            </w:r>
          </w:p>
        </w:tc>
        <w:tc>
          <w:tcPr>
            <w:tcW w:w="1984" w:type="dxa"/>
            <w:tcBorders>
              <w:top w:val="single" w:sz="4" w:space="0" w:color="auto"/>
              <w:left w:val="single" w:sz="4" w:space="0" w:color="auto"/>
              <w:bottom w:val="single" w:sz="4" w:space="0" w:color="auto"/>
              <w:right w:val="single" w:sz="4" w:space="0" w:color="auto"/>
            </w:tcBorders>
            <w:shd w:val="clear" w:color="auto" w:fill="auto"/>
            <w:noWrap/>
          </w:tcPr>
          <w:p w14:paraId="0E5D72FA" w14:textId="77777777" w:rsidR="00866ABA" w:rsidRPr="00DB25C4" w:rsidRDefault="00866ABA" w:rsidP="00687314">
            <w:pPr>
              <w:spacing w:after="0" w:line="240" w:lineRule="auto"/>
              <w:jc w:val="center"/>
              <w:rPr>
                <w:rFonts w:eastAsia="Times New Roman" w:cstheme="minorHAnsi"/>
                <w:color w:val="000000" w:themeColor="text1"/>
              </w:rPr>
            </w:pPr>
            <w:r w:rsidRPr="00DB25C4">
              <w:rPr>
                <w:rFonts w:eastAsia="Times New Roman" w:cstheme="minorHAnsi"/>
                <w:color w:val="000000" w:themeColor="text1"/>
              </w:rPr>
              <w:t>16</w:t>
            </w:r>
          </w:p>
        </w:tc>
        <w:tc>
          <w:tcPr>
            <w:tcW w:w="1433" w:type="dxa"/>
            <w:tcBorders>
              <w:top w:val="single" w:sz="4" w:space="0" w:color="auto"/>
              <w:left w:val="nil"/>
              <w:bottom w:val="single" w:sz="4" w:space="0" w:color="auto"/>
              <w:right w:val="single" w:sz="4" w:space="0" w:color="auto"/>
            </w:tcBorders>
            <w:shd w:val="clear" w:color="auto" w:fill="auto"/>
            <w:noWrap/>
          </w:tcPr>
          <w:p w14:paraId="32108F21" w14:textId="77777777" w:rsidR="00866ABA" w:rsidRPr="00DB25C4" w:rsidRDefault="00866ABA" w:rsidP="00687314">
            <w:pPr>
              <w:spacing w:after="0" w:line="240" w:lineRule="auto"/>
              <w:jc w:val="center"/>
              <w:rPr>
                <w:rFonts w:eastAsia="Times New Roman" w:cstheme="minorHAnsi"/>
                <w:color w:val="000000" w:themeColor="text1"/>
              </w:rPr>
            </w:pPr>
            <w:r w:rsidRPr="00DB25C4">
              <w:rPr>
                <w:rFonts w:eastAsia="Times New Roman" w:cstheme="minorHAnsi"/>
                <w:color w:val="000000" w:themeColor="text1"/>
              </w:rPr>
              <w:t>16</w:t>
            </w:r>
          </w:p>
        </w:tc>
      </w:tr>
      <w:tr w:rsidR="00866ABA" w:rsidRPr="00DB25C4" w14:paraId="2B6DE318" w14:textId="77777777" w:rsidTr="00CD4E67">
        <w:trPr>
          <w:trHeight w:val="450"/>
        </w:trPr>
        <w:tc>
          <w:tcPr>
            <w:tcW w:w="12910" w:type="dxa"/>
            <w:gridSpan w:val="8"/>
            <w:tcBorders>
              <w:top w:val="single" w:sz="4" w:space="0" w:color="auto"/>
              <w:left w:val="single" w:sz="4" w:space="0" w:color="auto"/>
              <w:bottom w:val="single" w:sz="4" w:space="0" w:color="auto"/>
              <w:right w:val="single" w:sz="4" w:space="0" w:color="auto"/>
            </w:tcBorders>
            <w:shd w:val="clear" w:color="auto" w:fill="auto"/>
            <w:noWrap/>
          </w:tcPr>
          <w:p w14:paraId="4A0E8E17" w14:textId="77777777" w:rsidR="00866ABA" w:rsidRPr="00DB25C4" w:rsidRDefault="00866ABA" w:rsidP="00687314">
            <w:pPr>
              <w:spacing w:after="0" w:line="240" w:lineRule="auto"/>
              <w:rPr>
                <w:rFonts w:eastAsia="Times New Roman" w:cstheme="minorHAnsi"/>
                <w:color w:val="000000" w:themeColor="text1"/>
              </w:rPr>
            </w:pPr>
            <w:r w:rsidRPr="00DB25C4">
              <w:rPr>
                <w:rFonts w:eastAsia="Times New Roman" w:cstheme="minorHAnsi"/>
                <w:color w:val="000000" w:themeColor="text1"/>
              </w:rPr>
              <w:t xml:space="preserve">Semester </w:t>
            </w:r>
            <w:proofErr w:type="spellStart"/>
            <w:r w:rsidRPr="00DB25C4">
              <w:rPr>
                <w:rFonts w:eastAsia="Times New Roman" w:cstheme="minorHAnsi"/>
                <w:color w:val="000000" w:themeColor="text1"/>
              </w:rPr>
              <w:t>Genap</w:t>
            </w:r>
            <w:proofErr w:type="spellEnd"/>
          </w:p>
        </w:tc>
      </w:tr>
      <w:tr w:rsidR="00866ABA" w:rsidRPr="00DB25C4" w14:paraId="55A7E42A" w14:textId="77777777" w:rsidTr="00CD4E67">
        <w:trPr>
          <w:trHeight w:val="2100"/>
        </w:trPr>
        <w:tc>
          <w:tcPr>
            <w:tcW w:w="562" w:type="dxa"/>
            <w:tcBorders>
              <w:top w:val="single" w:sz="4" w:space="0" w:color="auto"/>
              <w:left w:val="single" w:sz="4" w:space="0" w:color="auto"/>
              <w:bottom w:val="single" w:sz="4" w:space="0" w:color="auto"/>
              <w:right w:val="single" w:sz="4" w:space="0" w:color="auto"/>
            </w:tcBorders>
            <w:shd w:val="clear" w:color="auto" w:fill="auto"/>
            <w:noWrap/>
          </w:tcPr>
          <w:p w14:paraId="31ADE849" w14:textId="77777777" w:rsidR="00866ABA" w:rsidRPr="00DB25C4" w:rsidRDefault="00866ABA" w:rsidP="00687314">
            <w:pPr>
              <w:spacing w:after="0" w:line="240" w:lineRule="auto"/>
              <w:jc w:val="center"/>
              <w:rPr>
                <w:rFonts w:eastAsia="Times New Roman" w:cstheme="minorHAnsi"/>
                <w:color w:val="000000" w:themeColor="text1"/>
              </w:rPr>
            </w:pPr>
            <w:r w:rsidRPr="00DB25C4">
              <w:rPr>
                <w:rFonts w:eastAsia="Times New Roman" w:cstheme="minorHAnsi"/>
                <w:color w:val="000000" w:themeColor="text1"/>
              </w:rPr>
              <w:t>1</w:t>
            </w:r>
          </w:p>
        </w:tc>
        <w:tc>
          <w:tcPr>
            <w:tcW w:w="2552" w:type="dxa"/>
            <w:tcBorders>
              <w:top w:val="single" w:sz="4" w:space="0" w:color="auto"/>
              <w:left w:val="nil"/>
              <w:bottom w:val="single" w:sz="4" w:space="0" w:color="auto"/>
              <w:right w:val="single" w:sz="4" w:space="0" w:color="auto"/>
            </w:tcBorders>
            <w:shd w:val="clear" w:color="auto" w:fill="auto"/>
          </w:tcPr>
          <w:p w14:paraId="77B506D1" w14:textId="77777777" w:rsidR="00866ABA" w:rsidRPr="00795225" w:rsidRDefault="00866ABA" w:rsidP="00687314">
            <w:pPr>
              <w:spacing w:after="0" w:line="240" w:lineRule="auto"/>
              <w:rPr>
                <w:rFonts w:eastAsia="Calibri" w:cstheme="minorHAnsi"/>
              </w:rPr>
            </w:pPr>
            <w:proofErr w:type="spellStart"/>
            <w:r w:rsidRPr="00795225">
              <w:rPr>
                <w:rFonts w:eastAsia="Calibri" w:cstheme="minorHAnsi"/>
              </w:rPr>
              <w:t>Anggrah</w:t>
            </w:r>
            <w:proofErr w:type="spellEnd"/>
            <w:r w:rsidRPr="00795225">
              <w:rPr>
                <w:rFonts w:eastAsia="Calibri" w:cstheme="minorHAnsi"/>
              </w:rPr>
              <w:t xml:space="preserve"> Diah </w:t>
            </w:r>
            <w:proofErr w:type="spellStart"/>
            <w:r w:rsidRPr="00795225">
              <w:rPr>
                <w:rFonts w:eastAsia="Calibri" w:cstheme="minorHAnsi"/>
              </w:rPr>
              <w:t>Airlinda</w:t>
            </w:r>
            <w:proofErr w:type="spellEnd"/>
            <w:r w:rsidRPr="00795225">
              <w:rPr>
                <w:rFonts w:eastAsia="Calibri" w:cstheme="minorHAnsi"/>
              </w:rPr>
              <w:t>, S.S., MTCSOL</w:t>
            </w:r>
          </w:p>
        </w:tc>
        <w:tc>
          <w:tcPr>
            <w:tcW w:w="867" w:type="dxa"/>
            <w:tcBorders>
              <w:top w:val="single" w:sz="4" w:space="0" w:color="auto"/>
              <w:left w:val="nil"/>
              <w:bottom w:val="single" w:sz="4" w:space="0" w:color="auto"/>
              <w:right w:val="single" w:sz="4" w:space="0" w:color="auto"/>
            </w:tcBorders>
            <w:shd w:val="clear" w:color="auto" w:fill="auto"/>
          </w:tcPr>
          <w:p w14:paraId="76D37902"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3</w:t>
            </w:r>
          </w:p>
        </w:tc>
        <w:tc>
          <w:tcPr>
            <w:tcW w:w="1401" w:type="dxa"/>
            <w:tcBorders>
              <w:top w:val="single" w:sz="4" w:space="0" w:color="auto"/>
              <w:left w:val="nil"/>
              <w:bottom w:val="single" w:sz="4" w:space="0" w:color="auto"/>
              <w:right w:val="single" w:sz="4" w:space="0" w:color="auto"/>
            </w:tcBorders>
            <w:shd w:val="clear" w:color="auto" w:fill="auto"/>
          </w:tcPr>
          <w:p w14:paraId="29D62FF3"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9</w:t>
            </w:r>
          </w:p>
        </w:tc>
        <w:tc>
          <w:tcPr>
            <w:tcW w:w="1843" w:type="dxa"/>
            <w:tcBorders>
              <w:top w:val="single" w:sz="4" w:space="0" w:color="auto"/>
              <w:left w:val="nil"/>
              <w:bottom w:val="single" w:sz="4" w:space="0" w:color="auto"/>
              <w:right w:val="single" w:sz="4" w:space="0" w:color="auto"/>
            </w:tcBorders>
            <w:shd w:val="clear" w:color="auto" w:fill="auto"/>
          </w:tcPr>
          <w:p w14:paraId="18FA3840" w14:textId="77777777" w:rsidR="00866ABA" w:rsidRPr="00795225" w:rsidRDefault="00866ABA" w:rsidP="00687314">
            <w:pPr>
              <w:spacing w:after="0" w:line="240" w:lineRule="auto"/>
              <w:jc w:val="center"/>
              <w:rPr>
                <w:rFonts w:eastAsia="Calibri" w:cstheme="minorHAnsi"/>
              </w:rPr>
            </w:pPr>
            <w:r w:rsidRPr="00795225">
              <w:rPr>
                <w:rFonts w:eastAsia="Calibri" w:cstheme="minorHAnsi"/>
              </w:rPr>
              <w:t>PCN410, PCN463, PCN441</w:t>
            </w:r>
          </w:p>
        </w:tc>
        <w:tc>
          <w:tcPr>
            <w:tcW w:w="2268" w:type="dxa"/>
            <w:tcBorders>
              <w:top w:val="single" w:sz="4" w:space="0" w:color="auto"/>
              <w:left w:val="nil"/>
              <w:bottom w:val="single" w:sz="4" w:space="0" w:color="auto"/>
              <w:right w:val="single" w:sz="4" w:space="0" w:color="auto"/>
            </w:tcBorders>
            <w:shd w:val="clear" w:color="auto" w:fill="auto"/>
          </w:tcPr>
          <w:p w14:paraId="524CA0DA" w14:textId="77777777" w:rsidR="00866ABA" w:rsidRPr="00795225" w:rsidRDefault="00866ABA" w:rsidP="00687314">
            <w:pPr>
              <w:spacing w:after="0" w:line="240" w:lineRule="auto"/>
              <w:rPr>
                <w:rFonts w:eastAsia="Calibri" w:cstheme="minorHAnsi"/>
              </w:rPr>
            </w:pPr>
            <w:r w:rsidRPr="00795225">
              <w:rPr>
                <w:rFonts w:eastAsia="Calibri" w:cstheme="minorHAnsi"/>
              </w:rPr>
              <w:t xml:space="preserve">Chinese Extensive Reading 2, </w:t>
            </w:r>
            <w:proofErr w:type="spellStart"/>
            <w:r w:rsidRPr="00795225">
              <w:rPr>
                <w:rFonts w:eastAsia="Calibri" w:cstheme="minorHAnsi"/>
              </w:rPr>
              <w:t>Mengajar</w:t>
            </w:r>
            <w:proofErr w:type="spellEnd"/>
            <w:r w:rsidRPr="00795225">
              <w:rPr>
                <w:rFonts w:eastAsia="Calibri" w:cstheme="minorHAnsi"/>
              </w:rPr>
              <w:t xml:space="preserve"> Mandarin </w:t>
            </w:r>
            <w:proofErr w:type="spellStart"/>
            <w:r w:rsidRPr="00795225">
              <w:rPr>
                <w:rFonts w:eastAsia="Calibri" w:cstheme="minorHAnsi"/>
              </w:rPr>
              <w:t>Sebagai</w:t>
            </w:r>
            <w:proofErr w:type="spellEnd"/>
            <w:r w:rsidRPr="00795225">
              <w:rPr>
                <w:rFonts w:eastAsia="Calibri" w:cstheme="minorHAnsi"/>
              </w:rPr>
              <w:t xml:space="preserve"> </w:t>
            </w:r>
            <w:proofErr w:type="spellStart"/>
            <w:r w:rsidRPr="00795225">
              <w:rPr>
                <w:rFonts w:eastAsia="Calibri" w:cstheme="minorHAnsi"/>
              </w:rPr>
              <w:t>bahasa</w:t>
            </w:r>
            <w:proofErr w:type="spellEnd"/>
            <w:r w:rsidRPr="00795225">
              <w:rPr>
                <w:rFonts w:eastAsia="Calibri" w:cstheme="minorHAnsi"/>
              </w:rPr>
              <w:t xml:space="preserve"> </w:t>
            </w:r>
            <w:proofErr w:type="spellStart"/>
            <w:r w:rsidRPr="00795225">
              <w:rPr>
                <w:rFonts w:eastAsia="Calibri" w:cstheme="minorHAnsi"/>
              </w:rPr>
              <w:t>Asing</w:t>
            </w:r>
            <w:proofErr w:type="spellEnd"/>
            <w:r w:rsidRPr="00795225">
              <w:rPr>
                <w:rFonts w:eastAsia="Calibri" w:cstheme="minorHAnsi"/>
              </w:rPr>
              <w:t xml:space="preserve"> (TCFL), Reading Analysis and Pragmatics</w:t>
            </w:r>
          </w:p>
        </w:tc>
        <w:tc>
          <w:tcPr>
            <w:tcW w:w="1984" w:type="dxa"/>
            <w:tcBorders>
              <w:top w:val="single" w:sz="4" w:space="0" w:color="auto"/>
              <w:left w:val="nil"/>
              <w:bottom w:val="single" w:sz="4" w:space="0" w:color="auto"/>
              <w:right w:val="single" w:sz="4" w:space="0" w:color="auto"/>
            </w:tcBorders>
            <w:shd w:val="clear" w:color="auto" w:fill="auto"/>
            <w:noWrap/>
          </w:tcPr>
          <w:p w14:paraId="60C3AE79"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16</w:t>
            </w:r>
          </w:p>
        </w:tc>
        <w:tc>
          <w:tcPr>
            <w:tcW w:w="1433" w:type="dxa"/>
            <w:tcBorders>
              <w:top w:val="single" w:sz="4" w:space="0" w:color="auto"/>
              <w:left w:val="nil"/>
              <w:bottom w:val="single" w:sz="4" w:space="0" w:color="auto"/>
              <w:right w:val="single" w:sz="4" w:space="0" w:color="auto"/>
            </w:tcBorders>
            <w:shd w:val="clear" w:color="auto" w:fill="auto"/>
            <w:noWrap/>
          </w:tcPr>
          <w:p w14:paraId="4E094BA5"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16</w:t>
            </w:r>
          </w:p>
        </w:tc>
      </w:tr>
      <w:tr w:rsidR="00866ABA" w:rsidRPr="00DB25C4" w14:paraId="52004EA0" w14:textId="77777777" w:rsidTr="00CD4E67">
        <w:trPr>
          <w:trHeight w:val="2100"/>
        </w:trPr>
        <w:tc>
          <w:tcPr>
            <w:tcW w:w="562" w:type="dxa"/>
            <w:tcBorders>
              <w:top w:val="single" w:sz="4" w:space="0" w:color="auto"/>
              <w:left w:val="single" w:sz="4" w:space="0" w:color="auto"/>
              <w:bottom w:val="single" w:sz="4" w:space="0" w:color="auto"/>
              <w:right w:val="single" w:sz="4" w:space="0" w:color="auto"/>
            </w:tcBorders>
            <w:shd w:val="clear" w:color="auto" w:fill="auto"/>
            <w:noWrap/>
          </w:tcPr>
          <w:p w14:paraId="24E8F654" w14:textId="77777777" w:rsidR="00866ABA" w:rsidRPr="00DB25C4" w:rsidRDefault="00866ABA" w:rsidP="00687314">
            <w:pPr>
              <w:spacing w:after="0" w:line="240" w:lineRule="auto"/>
              <w:jc w:val="center"/>
              <w:rPr>
                <w:rFonts w:eastAsia="Times New Roman" w:cstheme="minorHAnsi"/>
                <w:color w:val="000000" w:themeColor="text1"/>
              </w:rPr>
            </w:pPr>
            <w:r w:rsidRPr="00DB25C4">
              <w:rPr>
                <w:rFonts w:eastAsia="Times New Roman" w:cstheme="minorHAnsi"/>
                <w:color w:val="000000" w:themeColor="text1"/>
              </w:rPr>
              <w:lastRenderedPageBreak/>
              <w:t>2</w:t>
            </w:r>
          </w:p>
        </w:tc>
        <w:tc>
          <w:tcPr>
            <w:tcW w:w="2552" w:type="dxa"/>
            <w:tcBorders>
              <w:top w:val="single" w:sz="4" w:space="0" w:color="auto"/>
              <w:left w:val="nil"/>
              <w:bottom w:val="single" w:sz="4" w:space="0" w:color="auto"/>
              <w:right w:val="single" w:sz="4" w:space="0" w:color="auto"/>
            </w:tcBorders>
            <w:shd w:val="clear" w:color="auto" w:fill="auto"/>
          </w:tcPr>
          <w:p w14:paraId="183EAA8B" w14:textId="77777777" w:rsidR="00866ABA" w:rsidRPr="00795225" w:rsidRDefault="00866ABA" w:rsidP="00687314">
            <w:pPr>
              <w:spacing w:after="0" w:line="240" w:lineRule="auto"/>
              <w:rPr>
                <w:rFonts w:eastAsia="Calibri" w:cstheme="minorHAnsi"/>
              </w:rPr>
            </w:pPr>
            <w:r w:rsidRPr="00795225">
              <w:rPr>
                <w:rFonts w:eastAsia="Calibri" w:cstheme="minorHAnsi"/>
              </w:rPr>
              <w:t xml:space="preserve">Dhatu </w:t>
            </w:r>
            <w:proofErr w:type="spellStart"/>
            <w:r w:rsidRPr="00795225">
              <w:rPr>
                <w:rFonts w:eastAsia="Calibri" w:cstheme="minorHAnsi"/>
              </w:rPr>
              <w:t>Sitaresmi</w:t>
            </w:r>
            <w:proofErr w:type="spellEnd"/>
            <w:r w:rsidRPr="00795225">
              <w:rPr>
                <w:rFonts w:eastAsia="Calibri" w:cstheme="minorHAnsi"/>
              </w:rPr>
              <w:t xml:space="preserve">, </w:t>
            </w:r>
            <w:proofErr w:type="gramStart"/>
            <w:r w:rsidRPr="00795225">
              <w:rPr>
                <w:rFonts w:eastAsia="Calibri" w:cstheme="minorHAnsi"/>
              </w:rPr>
              <w:t>S.S.,MTCSOL</w:t>
            </w:r>
            <w:proofErr w:type="gramEnd"/>
          </w:p>
        </w:tc>
        <w:tc>
          <w:tcPr>
            <w:tcW w:w="867" w:type="dxa"/>
            <w:tcBorders>
              <w:top w:val="single" w:sz="4" w:space="0" w:color="auto"/>
              <w:left w:val="nil"/>
              <w:bottom w:val="single" w:sz="4" w:space="0" w:color="auto"/>
              <w:right w:val="single" w:sz="4" w:space="0" w:color="auto"/>
            </w:tcBorders>
            <w:shd w:val="clear" w:color="auto" w:fill="auto"/>
          </w:tcPr>
          <w:p w14:paraId="3721488D"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2</w:t>
            </w:r>
          </w:p>
        </w:tc>
        <w:tc>
          <w:tcPr>
            <w:tcW w:w="1401" w:type="dxa"/>
            <w:tcBorders>
              <w:top w:val="single" w:sz="4" w:space="0" w:color="auto"/>
              <w:left w:val="nil"/>
              <w:bottom w:val="single" w:sz="4" w:space="0" w:color="auto"/>
              <w:right w:val="single" w:sz="4" w:space="0" w:color="auto"/>
            </w:tcBorders>
            <w:shd w:val="clear" w:color="auto" w:fill="auto"/>
          </w:tcPr>
          <w:p w14:paraId="12E90997"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8</w:t>
            </w:r>
          </w:p>
        </w:tc>
        <w:tc>
          <w:tcPr>
            <w:tcW w:w="1843" w:type="dxa"/>
            <w:tcBorders>
              <w:top w:val="single" w:sz="4" w:space="0" w:color="auto"/>
              <w:left w:val="nil"/>
              <w:bottom w:val="single" w:sz="4" w:space="0" w:color="auto"/>
              <w:right w:val="single" w:sz="4" w:space="0" w:color="auto"/>
            </w:tcBorders>
            <w:shd w:val="clear" w:color="auto" w:fill="auto"/>
          </w:tcPr>
          <w:p w14:paraId="11219A75" w14:textId="77777777" w:rsidR="00866ABA" w:rsidRPr="00795225" w:rsidRDefault="00866ABA" w:rsidP="00687314">
            <w:pPr>
              <w:spacing w:after="0" w:line="240" w:lineRule="auto"/>
              <w:jc w:val="center"/>
              <w:rPr>
                <w:rFonts w:eastAsia="Calibri" w:cstheme="minorHAnsi"/>
              </w:rPr>
            </w:pPr>
            <w:r w:rsidRPr="00795225">
              <w:rPr>
                <w:rFonts w:eastAsia="Calibri" w:cstheme="minorHAnsi"/>
              </w:rPr>
              <w:t>PCN402, PCN488</w:t>
            </w:r>
          </w:p>
        </w:tc>
        <w:tc>
          <w:tcPr>
            <w:tcW w:w="2268" w:type="dxa"/>
            <w:tcBorders>
              <w:top w:val="single" w:sz="4" w:space="0" w:color="auto"/>
              <w:left w:val="nil"/>
              <w:bottom w:val="single" w:sz="4" w:space="0" w:color="auto"/>
              <w:right w:val="single" w:sz="4" w:space="0" w:color="auto"/>
            </w:tcBorders>
            <w:shd w:val="clear" w:color="auto" w:fill="auto"/>
          </w:tcPr>
          <w:p w14:paraId="512F419C" w14:textId="77777777" w:rsidR="00866ABA" w:rsidRPr="00795225" w:rsidRDefault="00866ABA" w:rsidP="00687314">
            <w:pPr>
              <w:spacing w:after="0" w:line="240" w:lineRule="auto"/>
              <w:rPr>
                <w:rFonts w:eastAsia="Calibri" w:cstheme="minorHAnsi"/>
              </w:rPr>
            </w:pPr>
            <w:r w:rsidRPr="00795225">
              <w:rPr>
                <w:rFonts w:eastAsia="Calibri" w:cstheme="minorHAnsi"/>
              </w:rPr>
              <w:t>Comprehensive Chinese 2, Translation</w:t>
            </w:r>
          </w:p>
        </w:tc>
        <w:tc>
          <w:tcPr>
            <w:tcW w:w="1984" w:type="dxa"/>
            <w:tcBorders>
              <w:top w:val="single" w:sz="4" w:space="0" w:color="auto"/>
              <w:left w:val="nil"/>
              <w:bottom w:val="single" w:sz="4" w:space="0" w:color="auto"/>
              <w:right w:val="single" w:sz="4" w:space="0" w:color="auto"/>
            </w:tcBorders>
            <w:shd w:val="clear" w:color="auto" w:fill="auto"/>
            <w:noWrap/>
          </w:tcPr>
          <w:p w14:paraId="1CF4E5F9"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16</w:t>
            </w:r>
          </w:p>
        </w:tc>
        <w:tc>
          <w:tcPr>
            <w:tcW w:w="1433" w:type="dxa"/>
            <w:tcBorders>
              <w:top w:val="single" w:sz="4" w:space="0" w:color="auto"/>
              <w:left w:val="nil"/>
              <w:bottom w:val="single" w:sz="4" w:space="0" w:color="auto"/>
              <w:right w:val="single" w:sz="4" w:space="0" w:color="auto"/>
            </w:tcBorders>
            <w:shd w:val="clear" w:color="auto" w:fill="auto"/>
            <w:noWrap/>
          </w:tcPr>
          <w:p w14:paraId="7A27554C"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16</w:t>
            </w:r>
          </w:p>
        </w:tc>
      </w:tr>
      <w:tr w:rsidR="00866ABA" w:rsidRPr="00DB25C4" w14:paraId="426B3C4B" w14:textId="77777777" w:rsidTr="00CD4E67">
        <w:trPr>
          <w:trHeight w:val="2100"/>
        </w:trPr>
        <w:tc>
          <w:tcPr>
            <w:tcW w:w="562" w:type="dxa"/>
            <w:tcBorders>
              <w:top w:val="single" w:sz="4" w:space="0" w:color="auto"/>
              <w:left w:val="single" w:sz="4" w:space="0" w:color="auto"/>
              <w:bottom w:val="single" w:sz="4" w:space="0" w:color="auto"/>
              <w:right w:val="single" w:sz="4" w:space="0" w:color="auto"/>
            </w:tcBorders>
            <w:shd w:val="clear" w:color="auto" w:fill="auto"/>
            <w:noWrap/>
          </w:tcPr>
          <w:p w14:paraId="70D54071" w14:textId="77777777" w:rsidR="00866ABA" w:rsidRPr="00DB25C4" w:rsidRDefault="00866ABA" w:rsidP="00687314">
            <w:pPr>
              <w:spacing w:after="0" w:line="240" w:lineRule="auto"/>
              <w:jc w:val="center"/>
              <w:rPr>
                <w:rFonts w:eastAsia="Times New Roman" w:cstheme="minorHAnsi"/>
                <w:color w:val="000000" w:themeColor="text1"/>
              </w:rPr>
            </w:pPr>
            <w:r w:rsidRPr="00DB25C4">
              <w:rPr>
                <w:rFonts w:eastAsia="Times New Roman" w:cstheme="minorHAnsi"/>
                <w:color w:val="000000" w:themeColor="text1"/>
              </w:rPr>
              <w:t>3</w:t>
            </w:r>
          </w:p>
        </w:tc>
        <w:tc>
          <w:tcPr>
            <w:tcW w:w="2552" w:type="dxa"/>
            <w:tcBorders>
              <w:top w:val="single" w:sz="4" w:space="0" w:color="auto"/>
              <w:left w:val="nil"/>
              <w:bottom w:val="single" w:sz="4" w:space="0" w:color="auto"/>
              <w:right w:val="single" w:sz="4" w:space="0" w:color="auto"/>
            </w:tcBorders>
            <w:shd w:val="clear" w:color="auto" w:fill="auto"/>
          </w:tcPr>
          <w:p w14:paraId="4016139B" w14:textId="77777777" w:rsidR="00866ABA" w:rsidRPr="00795225" w:rsidRDefault="00866ABA" w:rsidP="00687314">
            <w:pPr>
              <w:spacing w:after="0" w:line="240" w:lineRule="auto"/>
              <w:rPr>
                <w:rFonts w:eastAsia="Calibri" w:cstheme="minorHAnsi"/>
              </w:rPr>
            </w:pPr>
            <w:proofErr w:type="spellStart"/>
            <w:r w:rsidRPr="00795225">
              <w:rPr>
                <w:rFonts w:eastAsia="Calibri" w:cstheme="minorHAnsi"/>
              </w:rPr>
              <w:t>Yohanna</w:t>
            </w:r>
            <w:proofErr w:type="spellEnd"/>
            <w:r w:rsidRPr="00795225">
              <w:rPr>
                <w:rFonts w:eastAsia="Calibri" w:cstheme="minorHAnsi"/>
              </w:rPr>
              <w:t xml:space="preserve"> </w:t>
            </w:r>
            <w:proofErr w:type="spellStart"/>
            <w:r w:rsidRPr="00795225">
              <w:rPr>
                <w:rFonts w:eastAsia="Calibri" w:cstheme="minorHAnsi"/>
              </w:rPr>
              <w:t>Nirmalasari</w:t>
            </w:r>
            <w:proofErr w:type="spellEnd"/>
            <w:r w:rsidRPr="00795225">
              <w:rPr>
                <w:rFonts w:eastAsia="Calibri" w:cstheme="minorHAnsi"/>
              </w:rPr>
              <w:t xml:space="preserve">, </w:t>
            </w:r>
            <w:proofErr w:type="spellStart"/>
            <w:proofErr w:type="gramStart"/>
            <w:r w:rsidRPr="00795225">
              <w:rPr>
                <w:rFonts w:eastAsia="Calibri" w:cstheme="minorHAnsi"/>
              </w:rPr>
              <w:t>S.Pd</w:t>
            </w:r>
            <w:proofErr w:type="spellEnd"/>
            <w:proofErr w:type="gramEnd"/>
            <w:r w:rsidRPr="00795225">
              <w:rPr>
                <w:rFonts w:eastAsia="Calibri" w:cstheme="minorHAnsi"/>
              </w:rPr>
              <w:t xml:space="preserve">, </w:t>
            </w:r>
            <w:proofErr w:type="spellStart"/>
            <w:r w:rsidRPr="00795225">
              <w:rPr>
                <w:rFonts w:eastAsia="Calibri" w:cstheme="minorHAnsi"/>
              </w:rPr>
              <w:t>M.Pd</w:t>
            </w:r>
            <w:proofErr w:type="spellEnd"/>
            <w:r w:rsidRPr="00795225">
              <w:rPr>
                <w:rFonts w:eastAsia="Calibri" w:cstheme="minorHAnsi"/>
              </w:rPr>
              <w:t>.</w:t>
            </w:r>
          </w:p>
        </w:tc>
        <w:tc>
          <w:tcPr>
            <w:tcW w:w="867" w:type="dxa"/>
            <w:tcBorders>
              <w:top w:val="single" w:sz="4" w:space="0" w:color="auto"/>
              <w:left w:val="nil"/>
              <w:bottom w:val="single" w:sz="4" w:space="0" w:color="auto"/>
              <w:right w:val="single" w:sz="4" w:space="0" w:color="auto"/>
            </w:tcBorders>
            <w:shd w:val="clear" w:color="auto" w:fill="auto"/>
          </w:tcPr>
          <w:p w14:paraId="29FAF228"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1</w:t>
            </w:r>
          </w:p>
        </w:tc>
        <w:tc>
          <w:tcPr>
            <w:tcW w:w="1401" w:type="dxa"/>
            <w:tcBorders>
              <w:top w:val="single" w:sz="4" w:space="0" w:color="auto"/>
              <w:left w:val="nil"/>
              <w:bottom w:val="single" w:sz="4" w:space="0" w:color="auto"/>
              <w:right w:val="single" w:sz="4" w:space="0" w:color="auto"/>
            </w:tcBorders>
            <w:shd w:val="clear" w:color="auto" w:fill="auto"/>
          </w:tcPr>
          <w:p w14:paraId="1B28C200"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3</w:t>
            </w:r>
          </w:p>
        </w:tc>
        <w:tc>
          <w:tcPr>
            <w:tcW w:w="1843" w:type="dxa"/>
            <w:tcBorders>
              <w:top w:val="single" w:sz="4" w:space="0" w:color="auto"/>
              <w:left w:val="nil"/>
              <w:bottom w:val="single" w:sz="4" w:space="0" w:color="auto"/>
              <w:right w:val="single" w:sz="4" w:space="0" w:color="auto"/>
            </w:tcBorders>
            <w:shd w:val="clear" w:color="auto" w:fill="auto"/>
          </w:tcPr>
          <w:p w14:paraId="05A728D6" w14:textId="77777777" w:rsidR="00866ABA" w:rsidRPr="00795225" w:rsidRDefault="00866ABA" w:rsidP="00687314">
            <w:pPr>
              <w:spacing w:after="0" w:line="240" w:lineRule="auto"/>
              <w:jc w:val="center"/>
              <w:rPr>
                <w:rFonts w:eastAsia="Calibri" w:cstheme="minorHAnsi"/>
              </w:rPr>
            </w:pPr>
            <w:r w:rsidRPr="00795225">
              <w:rPr>
                <w:rFonts w:eastAsia="Calibri" w:cstheme="minorHAnsi"/>
              </w:rPr>
              <w:t>PCN486</w:t>
            </w:r>
          </w:p>
        </w:tc>
        <w:tc>
          <w:tcPr>
            <w:tcW w:w="2268" w:type="dxa"/>
            <w:tcBorders>
              <w:top w:val="single" w:sz="4" w:space="0" w:color="auto"/>
              <w:left w:val="nil"/>
              <w:bottom w:val="single" w:sz="4" w:space="0" w:color="auto"/>
              <w:right w:val="single" w:sz="4" w:space="0" w:color="auto"/>
            </w:tcBorders>
            <w:shd w:val="clear" w:color="auto" w:fill="auto"/>
          </w:tcPr>
          <w:p w14:paraId="78D63B02" w14:textId="77777777" w:rsidR="00866ABA" w:rsidRPr="00795225" w:rsidRDefault="00866ABA" w:rsidP="00687314">
            <w:pPr>
              <w:spacing w:after="0" w:line="240" w:lineRule="auto"/>
              <w:rPr>
                <w:rFonts w:eastAsia="Times New Roman" w:cstheme="minorHAnsi"/>
              </w:rPr>
            </w:pPr>
            <w:r w:rsidRPr="00795225">
              <w:rPr>
                <w:rFonts w:eastAsia="Times New Roman" w:cstheme="minorHAnsi"/>
              </w:rPr>
              <w:t>Micro Teaching</w:t>
            </w:r>
          </w:p>
        </w:tc>
        <w:tc>
          <w:tcPr>
            <w:tcW w:w="1984" w:type="dxa"/>
            <w:tcBorders>
              <w:top w:val="single" w:sz="4" w:space="0" w:color="auto"/>
              <w:left w:val="nil"/>
              <w:bottom w:val="single" w:sz="4" w:space="0" w:color="auto"/>
              <w:right w:val="single" w:sz="4" w:space="0" w:color="auto"/>
            </w:tcBorders>
            <w:shd w:val="clear" w:color="auto" w:fill="auto"/>
            <w:noWrap/>
          </w:tcPr>
          <w:p w14:paraId="4DA2AE71"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16</w:t>
            </w:r>
          </w:p>
        </w:tc>
        <w:tc>
          <w:tcPr>
            <w:tcW w:w="1433" w:type="dxa"/>
            <w:tcBorders>
              <w:top w:val="single" w:sz="4" w:space="0" w:color="auto"/>
              <w:left w:val="nil"/>
              <w:bottom w:val="single" w:sz="4" w:space="0" w:color="auto"/>
              <w:right w:val="single" w:sz="4" w:space="0" w:color="auto"/>
            </w:tcBorders>
            <w:shd w:val="clear" w:color="auto" w:fill="auto"/>
            <w:noWrap/>
          </w:tcPr>
          <w:p w14:paraId="750B027C"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16</w:t>
            </w:r>
          </w:p>
        </w:tc>
      </w:tr>
      <w:tr w:rsidR="00866ABA" w:rsidRPr="00DB25C4" w14:paraId="2BD59E1D" w14:textId="77777777" w:rsidTr="00CD4E67">
        <w:trPr>
          <w:trHeight w:val="2100"/>
        </w:trPr>
        <w:tc>
          <w:tcPr>
            <w:tcW w:w="562" w:type="dxa"/>
            <w:tcBorders>
              <w:top w:val="single" w:sz="4" w:space="0" w:color="auto"/>
              <w:left w:val="single" w:sz="4" w:space="0" w:color="auto"/>
              <w:bottom w:val="single" w:sz="4" w:space="0" w:color="auto"/>
              <w:right w:val="single" w:sz="4" w:space="0" w:color="auto"/>
            </w:tcBorders>
            <w:shd w:val="clear" w:color="auto" w:fill="auto"/>
            <w:noWrap/>
          </w:tcPr>
          <w:p w14:paraId="26F4DCCB" w14:textId="77777777" w:rsidR="00866ABA" w:rsidRPr="00DB25C4" w:rsidRDefault="00866ABA" w:rsidP="00687314">
            <w:pPr>
              <w:spacing w:after="0" w:line="240" w:lineRule="auto"/>
              <w:jc w:val="center"/>
              <w:rPr>
                <w:rFonts w:eastAsia="Times New Roman" w:cstheme="minorHAnsi"/>
                <w:color w:val="000000" w:themeColor="text1"/>
              </w:rPr>
            </w:pPr>
            <w:r w:rsidRPr="00DB25C4">
              <w:rPr>
                <w:rFonts w:eastAsia="Times New Roman" w:cstheme="minorHAnsi"/>
                <w:color w:val="000000" w:themeColor="text1"/>
              </w:rPr>
              <w:t>4</w:t>
            </w:r>
          </w:p>
        </w:tc>
        <w:tc>
          <w:tcPr>
            <w:tcW w:w="2552" w:type="dxa"/>
            <w:tcBorders>
              <w:top w:val="single" w:sz="4" w:space="0" w:color="auto"/>
              <w:left w:val="nil"/>
              <w:bottom w:val="single" w:sz="4" w:space="0" w:color="auto"/>
              <w:right w:val="single" w:sz="4" w:space="0" w:color="auto"/>
            </w:tcBorders>
            <w:shd w:val="clear" w:color="auto" w:fill="auto"/>
          </w:tcPr>
          <w:p w14:paraId="1AC71F88" w14:textId="77777777" w:rsidR="00866ABA" w:rsidRPr="00795225" w:rsidRDefault="00866ABA" w:rsidP="00687314">
            <w:pPr>
              <w:spacing w:after="0" w:line="240" w:lineRule="auto"/>
              <w:rPr>
                <w:rFonts w:eastAsia="Calibri" w:cstheme="minorHAnsi"/>
              </w:rPr>
            </w:pPr>
            <w:proofErr w:type="spellStart"/>
            <w:r w:rsidRPr="00795225">
              <w:rPr>
                <w:rFonts w:eastAsia="Calibri" w:cstheme="minorHAnsi"/>
              </w:rPr>
              <w:t>Vincentius</w:t>
            </w:r>
            <w:proofErr w:type="spellEnd"/>
            <w:r w:rsidRPr="00795225">
              <w:rPr>
                <w:rFonts w:eastAsia="Calibri" w:cstheme="minorHAnsi"/>
              </w:rPr>
              <w:t xml:space="preserve"> </w:t>
            </w:r>
            <w:proofErr w:type="spellStart"/>
            <w:r w:rsidRPr="00795225">
              <w:rPr>
                <w:rFonts w:eastAsia="Calibri" w:cstheme="minorHAnsi"/>
              </w:rPr>
              <w:t>Valiandy</w:t>
            </w:r>
            <w:proofErr w:type="spellEnd"/>
            <w:r w:rsidRPr="00795225">
              <w:rPr>
                <w:rFonts w:eastAsia="Calibri" w:cstheme="minorHAnsi"/>
              </w:rPr>
              <w:t xml:space="preserve"> </w:t>
            </w:r>
            <w:proofErr w:type="spellStart"/>
            <w:r w:rsidRPr="00795225">
              <w:rPr>
                <w:rFonts w:eastAsia="Calibri" w:cstheme="minorHAnsi"/>
              </w:rPr>
              <w:t>Jiuangga</w:t>
            </w:r>
            <w:proofErr w:type="spellEnd"/>
            <w:r w:rsidRPr="00795225">
              <w:rPr>
                <w:rFonts w:eastAsia="Calibri" w:cstheme="minorHAnsi"/>
              </w:rPr>
              <w:t xml:space="preserve">, </w:t>
            </w:r>
            <w:proofErr w:type="spellStart"/>
            <w:proofErr w:type="gramStart"/>
            <w:r w:rsidRPr="00795225">
              <w:rPr>
                <w:rFonts w:eastAsia="Calibri" w:cstheme="minorHAnsi"/>
              </w:rPr>
              <w:t>S.Kom</w:t>
            </w:r>
            <w:proofErr w:type="spellEnd"/>
            <w:proofErr w:type="gramEnd"/>
            <w:r w:rsidRPr="00795225">
              <w:rPr>
                <w:rFonts w:eastAsia="Calibri" w:cstheme="minorHAnsi"/>
              </w:rPr>
              <w:t>, MTCSOL</w:t>
            </w:r>
          </w:p>
        </w:tc>
        <w:tc>
          <w:tcPr>
            <w:tcW w:w="867" w:type="dxa"/>
            <w:tcBorders>
              <w:top w:val="single" w:sz="4" w:space="0" w:color="auto"/>
              <w:left w:val="nil"/>
              <w:bottom w:val="single" w:sz="4" w:space="0" w:color="auto"/>
              <w:right w:val="single" w:sz="4" w:space="0" w:color="auto"/>
            </w:tcBorders>
            <w:shd w:val="clear" w:color="auto" w:fill="auto"/>
          </w:tcPr>
          <w:p w14:paraId="64115854"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1</w:t>
            </w:r>
          </w:p>
        </w:tc>
        <w:tc>
          <w:tcPr>
            <w:tcW w:w="1401" w:type="dxa"/>
            <w:tcBorders>
              <w:top w:val="single" w:sz="4" w:space="0" w:color="auto"/>
              <w:left w:val="nil"/>
              <w:bottom w:val="single" w:sz="4" w:space="0" w:color="auto"/>
              <w:right w:val="single" w:sz="4" w:space="0" w:color="auto"/>
            </w:tcBorders>
            <w:shd w:val="clear" w:color="auto" w:fill="auto"/>
          </w:tcPr>
          <w:p w14:paraId="08768A00"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4</w:t>
            </w:r>
          </w:p>
        </w:tc>
        <w:tc>
          <w:tcPr>
            <w:tcW w:w="1843" w:type="dxa"/>
            <w:tcBorders>
              <w:top w:val="single" w:sz="4" w:space="0" w:color="auto"/>
              <w:left w:val="nil"/>
              <w:bottom w:val="single" w:sz="4" w:space="0" w:color="auto"/>
              <w:right w:val="single" w:sz="4" w:space="0" w:color="auto"/>
            </w:tcBorders>
            <w:shd w:val="clear" w:color="auto" w:fill="auto"/>
          </w:tcPr>
          <w:p w14:paraId="4698E2AA"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PCN406</w:t>
            </w:r>
          </w:p>
        </w:tc>
        <w:tc>
          <w:tcPr>
            <w:tcW w:w="2268" w:type="dxa"/>
            <w:tcBorders>
              <w:top w:val="single" w:sz="4" w:space="0" w:color="auto"/>
              <w:left w:val="nil"/>
              <w:bottom w:val="single" w:sz="4" w:space="0" w:color="auto"/>
              <w:right w:val="single" w:sz="4" w:space="0" w:color="auto"/>
            </w:tcBorders>
            <w:shd w:val="clear" w:color="auto" w:fill="auto"/>
          </w:tcPr>
          <w:p w14:paraId="723C643A" w14:textId="77777777" w:rsidR="00866ABA" w:rsidRPr="00795225" w:rsidRDefault="00866ABA" w:rsidP="00687314">
            <w:pPr>
              <w:spacing w:after="0" w:line="240" w:lineRule="auto"/>
              <w:rPr>
                <w:rFonts w:eastAsia="Calibri" w:cstheme="minorHAnsi"/>
              </w:rPr>
            </w:pPr>
            <w:r w:rsidRPr="00795225">
              <w:rPr>
                <w:rFonts w:eastAsia="Calibri" w:cstheme="minorHAnsi"/>
              </w:rPr>
              <w:t>Chinese Listening and Speaking 2</w:t>
            </w:r>
          </w:p>
        </w:tc>
        <w:tc>
          <w:tcPr>
            <w:tcW w:w="1984" w:type="dxa"/>
            <w:tcBorders>
              <w:top w:val="single" w:sz="4" w:space="0" w:color="auto"/>
              <w:left w:val="nil"/>
              <w:bottom w:val="single" w:sz="4" w:space="0" w:color="auto"/>
              <w:right w:val="single" w:sz="4" w:space="0" w:color="auto"/>
            </w:tcBorders>
            <w:shd w:val="clear" w:color="auto" w:fill="auto"/>
            <w:noWrap/>
          </w:tcPr>
          <w:p w14:paraId="11DE086C"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16</w:t>
            </w:r>
          </w:p>
        </w:tc>
        <w:tc>
          <w:tcPr>
            <w:tcW w:w="1433" w:type="dxa"/>
            <w:tcBorders>
              <w:top w:val="single" w:sz="4" w:space="0" w:color="auto"/>
              <w:left w:val="nil"/>
              <w:bottom w:val="single" w:sz="4" w:space="0" w:color="auto"/>
              <w:right w:val="single" w:sz="4" w:space="0" w:color="auto"/>
            </w:tcBorders>
            <w:shd w:val="clear" w:color="auto" w:fill="auto"/>
            <w:noWrap/>
          </w:tcPr>
          <w:p w14:paraId="0DF5DAC0"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16</w:t>
            </w:r>
          </w:p>
        </w:tc>
      </w:tr>
      <w:tr w:rsidR="00866ABA" w:rsidRPr="00DB25C4" w14:paraId="7608F36D" w14:textId="77777777" w:rsidTr="00CD4E67">
        <w:trPr>
          <w:trHeight w:val="2100"/>
        </w:trPr>
        <w:tc>
          <w:tcPr>
            <w:tcW w:w="562" w:type="dxa"/>
            <w:tcBorders>
              <w:top w:val="single" w:sz="4" w:space="0" w:color="auto"/>
              <w:left w:val="single" w:sz="4" w:space="0" w:color="auto"/>
              <w:bottom w:val="single" w:sz="4" w:space="0" w:color="auto"/>
              <w:right w:val="single" w:sz="4" w:space="0" w:color="auto"/>
            </w:tcBorders>
            <w:shd w:val="clear" w:color="auto" w:fill="auto"/>
            <w:noWrap/>
          </w:tcPr>
          <w:p w14:paraId="3D1F9860" w14:textId="77777777" w:rsidR="00866ABA" w:rsidRPr="00DB25C4" w:rsidRDefault="00866ABA" w:rsidP="00687314">
            <w:pPr>
              <w:spacing w:after="0" w:line="240" w:lineRule="auto"/>
              <w:jc w:val="center"/>
              <w:rPr>
                <w:rFonts w:eastAsia="Times New Roman" w:cstheme="minorHAnsi"/>
                <w:color w:val="000000" w:themeColor="text1"/>
              </w:rPr>
            </w:pPr>
            <w:r w:rsidRPr="00DB25C4">
              <w:rPr>
                <w:rFonts w:eastAsia="Times New Roman" w:cstheme="minorHAnsi"/>
                <w:color w:val="000000" w:themeColor="text1"/>
              </w:rPr>
              <w:t>5</w:t>
            </w:r>
          </w:p>
        </w:tc>
        <w:tc>
          <w:tcPr>
            <w:tcW w:w="2552" w:type="dxa"/>
            <w:tcBorders>
              <w:top w:val="single" w:sz="4" w:space="0" w:color="auto"/>
              <w:left w:val="nil"/>
              <w:bottom w:val="single" w:sz="4" w:space="0" w:color="auto"/>
              <w:right w:val="single" w:sz="4" w:space="0" w:color="auto"/>
            </w:tcBorders>
            <w:shd w:val="clear" w:color="auto" w:fill="auto"/>
          </w:tcPr>
          <w:p w14:paraId="00256C8D" w14:textId="77777777" w:rsidR="00866ABA" w:rsidRPr="00795225" w:rsidRDefault="00866ABA" w:rsidP="00687314">
            <w:pPr>
              <w:spacing w:after="0" w:line="240" w:lineRule="auto"/>
              <w:rPr>
                <w:rFonts w:eastAsia="Calibri" w:cstheme="minorHAnsi"/>
              </w:rPr>
            </w:pPr>
            <w:r w:rsidRPr="00795225">
              <w:rPr>
                <w:rFonts w:eastAsia="Calibri" w:cstheme="minorHAnsi"/>
              </w:rPr>
              <w:t>Ong Freddy Mario, BA., M.Ed.</w:t>
            </w:r>
          </w:p>
        </w:tc>
        <w:tc>
          <w:tcPr>
            <w:tcW w:w="867" w:type="dxa"/>
            <w:tcBorders>
              <w:top w:val="single" w:sz="4" w:space="0" w:color="auto"/>
              <w:left w:val="nil"/>
              <w:bottom w:val="single" w:sz="4" w:space="0" w:color="auto"/>
              <w:right w:val="single" w:sz="4" w:space="0" w:color="auto"/>
            </w:tcBorders>
            <w:shd w:val="clear" w:color="auto" w:fill="auto"/>
          </w:tcPr>
          <w:p w14:paraId="36C21040"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1</w:t>
            </w:r>
          </w:p>
        </w:tc>
        <w:tc>
          <w:tcPr>
            <w:tcW w:w="1401" w:type="dxa"/>
            <w:tcBorders>
              <w:top w:val="single" w:sz="4" w:space="0" w:color="auto"/>
              <w:left w:val="nil"/>
              <w:bottom w:val="single" w:sz="4" w:space="0" w:color="auto"/>
              <w:right w:val="single" w:sz="4" w:space="0" w:color="auto"/>
            </w:tcBorders>
            <w:shd w:val="clear" w:color="auto" w:fill="auto"/>
          </w:tcPr>
          <w:p w14:paraId="4DF6357A"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2</w:t>
            </w:r>
          </w:p>
        </w:tc>
        <w:tc>
          <w:tcPr>
            <w:tcW w:w="1843" w:type="dxa"/>
            <w:tcBorders>
              <w:top w:val="single" w:sz="4" w:space="0" w:color="auto"/>
              <w:left w:val="nil"/>
              <w:bottom w:val="single" w:sz="4" w:space="0" w:color="auto"/>
              <w:right w:val="single" w:sz="4" w:space="0" w:color="auto"/>
            </w:tcBorders>
            <w:shd w:val="clear" w:color="auto" w:fill="auto"/>
          </w:tcPr>
          <w:p w14:paraId="796E6375"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PCN418</w:t>
            </w:r>
          </w:p>
        </w:tc>
        <w:tc>
          <w:tcPr>
            <w:tcW w:w="2268" w:type="dxa"/>
            <w:tcBorders>
              <w:top w:val="single" w:sz="4" w:space="0" w:color="auto"/>
              <w:left w:val="nil"/>
              <w:bottom w:val="single" w:sz="4" w:space="0" w:color="auto"/>
              <w:right w:val="single" w:sz="4" w:space="0" w:color="auto"/>
            </w:tcBorders>
            <w:shd w:val="clear" w:color="auto" w:fill="auto"/>
          </w:tcPr>
          <w:p w14:paraId="1AEA6D0D" w14:textId="77777777" w:rsidR="00866ABA" w:rsidRPr="00795225" w:rsidRDefault="00866ABA" w:rsidP="00687314">
            <w:pPr>
              <w:spacing w:after="0" w:line="240" w:lineRule="auto"/>
              <w:rPr>
                <w:rFonts w:eastAsia="Calibri" w:cstheme="minorHAnsi"/>
              </w:rPr>
            </w:pPr>
            <w:r w:rsidRPr="00795225">
              <w:rPr>
                <w:rFonts w:eastAsia="Calibri" w:cstheme="minorHAnsi"/>
              </w:rPr>
              <w:t xml:space="preserve">Introduction to Modern Chinese Grammar </w:t>
            </w:r>
          </w:p>
        </w:tc>
        <w:tc>
          <w:tcPr>
            <w:tcW w:w="1984" w:type="dxa"/>
            <w:tcBorders>
              <w:top w:val="single" w:sz="4" w:space="0" w:color="auto"/>
              <w:left w:val="nil"/>
              <w:bottom w:val="single" w:sz="4" w:space="0" w:color="auto"/>
              <w:right w:val="single" w:sz="4" w:space="0" w:color="auto"/>
            </w:tcBorders>
            <w:shd w:val="clear" w:color="auto" w:fill="auto"/>
            <w:noWrap/>
          </w:tcPr>
          <w:p w14:paraId="2E6654C7"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16</w:t>
            </w:r>
          </w:p>
        </w:tc>
        <w:tc>
          <w:tcPr>
            <w:tcW w:w="1433" w:type="dxa"/>
            <w:tcBorders>
              <w:top w:val="single" w:sz="4" w:space="0" w:color="auto"/>
              <w:left w:val="nil"/>
              <w:bottom w:val="single" w:sz="4" w:space="0" w:color="auto"/>
              <w:right w:val="single" w:sz="4" w:space="0" w:color="auto"/>
            </w:tcBorders>
            <w:shd w:val="clear" w:color="auto" w:fill="auto"/>
            <w:noWrap/>
          </w:tcPr>
          <w:p w14:paraId="26CF33F5"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16</w:t>
            </w:r>
          </w:p>
        </w:tc>
      </w:tr>
      <w:tr w:rsidR="00866ABA" w:rsidRPr="00DB25C4" w14:paraId="120253DC" w14:textId="77777777" w:rsidTr="00CD4E67">
        <w:trPr>
          <w:trHeight w:val="2100"/>
        </w:trPr>
        <w:tc>
          <w:tcPr>
            <w:tcW w:w="562" w:type="dxa"/>
            <w:tcBorders>
              <w:top w:val="single" w:sz="4" w:space="0" w:color="auto"/>
              <w:left w:val="single" w:sz="4" w:space="0" w:color="auto"/>
              <w:bottom w:val="single" w:sz="4" w:space="0" w:color="auto"/>
              <w:right w:val="single" w:sz="4" w:space="0" w:color="auto"/>
            </w:tcBorders>
            <w:shd w:val="clear" w:color="auto" w:fill="auto"/>
            <w:noWrap/>
          </w:tcPr>
          <w:p w14:paraId="506F89FE" w14:textId="77777777" w:rsidR="00866ABA" w:rsidRPr="00DB25C4" w:rsidRDefault="00866ABA" w:rsidP="00687314">
            <w:pPr>
              <w:spacing w:after="0" w:line="240" w:lineRule="auto"/>
              <w:jc w:val="center"/>
              <w:rPr>
                <w:rFonts w:eastAsia="Times New Roman" w:cstheme="minorHAnsi"/>
                <w:color w:val="000000" w:themeColor="text1"/>
              </w:rPr>
            </w:pPr>
            <w:r w:rsidRPr="00DB25C4">
              <w:rPr>
                <w:rFonts w:eastAsia="Times New Roman" w:cstheme="minorHAnsi"/>
                <w:color w:val="000000" w:themeColor="text1"/>
              </w:rPr>
              <w:lastRenderedPageBreak/>
              <w:t>6</w:t>
            </w:r>
          </w:p>
        </w:tc>
        <w:tc>
          <w:tcPr>
            <w:tcW w:w="2552" w:type="dxa"/>
            <w:tcBorders>
              <w:top w:val="single" w:sz="4" w:space="0" w:color="auto"/>
              <w:left w:val="nil"/>
              <w:bottom w:val="single" w:sz="4" w:space="0" w:color="auto"/>
              <w:right w:val="single" w:sz="4" w:space="0" w:color="auto"/>
            </w:tcBorders>
            <w:shd w:val="clear" w:color="auto" w:fill="auto"/>
          </w:tcPr>
          <w:p w14:paraId="620DB69B" w14:textId="77777777" w:rsidR="00866ABA" w:rsidRPr="00795225" w:rsidRDefault="00866ABA" w:rsidP="00687314">
            <w:pPr>
              <w:spacing w:after="0" w:line="240" w:lineRule="auto"/>
              <w:rPr>
                <w:rFonts w:eastAsia="Calibri" w:cstheme="minorHAnsi"/>
              </w:rPr>
            </w:pPr>
            <w:proofErr w:type="spellStart"/>
            <w:r w:rsidRPr="00795225">
              <w:rPr>
                <w:rFonts w:eastAsia="Calibri" w:cstheme="minorHAnsi"/>
              </w:rPr>
              <w:t>Andrean</w:t>
            </w:r>
            <w:proofErr w:type="spellEnd"/>
            <w:r w:rsidRPr="00795225">
              <w:rPr>
                <w:rFonts w:eastAsia="Calibri" w:cstheme="minorHAnsi"/>
              </w:rPr>
              <w:t xml:space="preserve"> Budi Kusuma, BA., MTCSOL.</w:t>
            </w:r>
          </w:p>
        </w:tc>
        <w:tc>
          <w:tcPr>
            <w:tcW w:w="867" w:type="dxa"/>
            <w:tcBorders>
              <w:top w:val="single" w:sz="4" w:space="0" w:color="auto"/>
              <w:left w:val="nil"/>
              <w:bottom w:val="single" w:sz="4" w:space="0" w:color="auto"/>
              <w:right w:val="single" w:sz="4" w:space="0" w:color="auto"/>
            </w:tcBorders>
            <w:shd w:val="clear" w:color="auto" w:fill="auto"/>
          </w:tcPr>
          <w:p w14:paraId="43233046"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3</w:t>
            </w:r>
          </w:p>
        </w:tc>
        <w:tc>
          <w:tcPr>
            <w:tcW w:w="1401" w:type="dxa"/>
            <w:tcBorders>
              <w:top w:val="single" w:sz="4" w:space="0" w:color="auto"/>
              <w:left w:val="nil"/>
              <w:bottom w:val="single" w:sz="4" w:space="0" w:color="auto"/>
              <w:right w:val="single" w:sz="4" w:space="0" w:color="auto"/>
            </w:tcBorders>
            <w:shd w:val="clear" w:color="auto" w:fill="auto"/>
          </w:tcPr>
          <w:p w14:paraId="37FFD0B6"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10</w:t>
            </w:r>
          </w:p>
        </w:tc>
        <w:tc>
          <w:tcPr>
            <w:tcW w:w="1843" w:type="dxa"/>
            <w:tcBorders>
              <w:top w:val="single" w:sz="4" w:space="0" w:color="auto"/>
              <w:left w:val="nil"/>
              <w:bottom w:val="single" w:sz="4" w:space="0" w:color="auto"/>
              <w:right w:val="single" w:sz="4" w:space="0" w:color="auto"/>
            </w:tcBorders>
            <w:shd w:val="clear" w:color="auto" w:fill="auto"/>
          </w:tcPr>
          <w:p w14:paraId="6BF6A371" w14:textId="77777777" w:rsidR="00866ABA" w:rsidRPr="00795225" w:rsidRDefault="00866ABA" w:rsidP="00687314">
            <w:pPr>
              <w:spacing w:after="0" w:line="240" w:lineRule="auto"/>
              <w:jc w:val="center"/>
              <w:rPr>
                <w:rFonts w:eastAsia="Calibri" w:cstheme="minorHAnsi"/>
              </w:rPr>
            </w:pPr>
            <w:r w:rsidRPr="00795225">
              <w:rPr>
                <w:rFonts w:eastAsia="Calibri" w:cstheme="minorHAnsi"/>
              </w:rPr>
              <w:t>PCN494, PCN</w:t>
            </w:r>
            <w:proofErr w:type="gramStart"/>
            <w:r w:rsidRPr="00795225">
              <w:rPr>
                <w:rFonts w:eastAsia="Calibri" w:cstheme="minorHAnsi"/>
              </w:rPr>
              <w:t>416,  PCN</w:t>
            </w:r>
            <w:proofErr w:type="gramEnd"/>
            <w:r w:rsidRPr="00795225">
              <w:rPr>
                <w:rFonts w:eastAsia="Calibri" w:cstheme="minorHAnsi"/>
              </w:rPr>
              <w:t>453</w:t>
            </w:r>
          </w:p>
        </w:tc>
        <w:tc>
          <w:tcPr>
            <w:tcW w:w="2268" w:type="dxa"/>
            <w:tcBorders>
              <w:top w:val="single" w:sz="4" w:space="0" w:color="auto"/>
              <w:left w:val="nil"/>
              <w:bottom w:val="single" w:sz="4" w:space="0" w:color="auto"/>
              <w:right w:val="single" w:sz="4" w:space="0" w:color="auto"/>
            </w:tcBorders>
            <w:shd w:val="clear" w:color="auto" w:fill="auto"/>
          </w:tcPr>
          <w:p w14:paraId="6FE91145" w14:textId="77777777" w:rsidR="00866ABA" w:rsidRPr="00795225" w:rsidRDefault="00866ABA" w:rsidP="00687314">
            <w:pPr>
              <w:spacing w:after="0" w:line="240" w:lineRule="auto"/>
              <w:rPr>
                <w:rFonts w:eastAsia="Calibri" w:cstheme="minorHAnsi"/>
              </w:rPr>
            </w:pPr>
            <w:r w:rsidRPr="00795225">
              <w:rPr>
                <w:rFonts w:eastAsia="Calibri" w:cstheme="minorHAnsi"/>
              </w:rPr>
              <w:t xml:space="preserve">Bahasa Mandarin </w:t>
            </w:r>
            <w:proofErr w:type="spellStart"/>
            <w:r w:rsidRPr="00795225">
              <w:rPr>
                <w:rFonts w:eastAsia="Calibri" w:cstheme="minorHAnsi"/>
              </w:rPr>
              <w:t>Komprehensif</w:t>
            </w:r>
            <w:proofErr w:type="spellEnd"/>
            <w:r w:rsidRPr="00795225">
              <w:rPr>
                <w:rFonts w:eastAsia="Calibri" w:cstheme="minorHAnsi"/>
              </w:rPr>
              <w:t xml:space="preserve"> 6, Basic Writing 2, Chinese Listening and Speaking 6 </w:t>
            </w:r>
          </w:p>
        </w:tc>
        <w:tc>
          <w:tcPr>
            <w:tcW w:w="1984" w:type="dxa"/>
            <w:tcBorders>
              <w:top w:val="single" w:sz="4" w:space="0" w:color="auto"/>
              <w:left w:val="nil"/>
              <w:bottom w:val="single" w:sz="4" w:space="0" w:color="auto"/>
              <w:right w:val="single" w:sz="4" w:space="0" w:color="auto"/>
            </w:tcBorders>
            <w:shd w:val="clear" w:color="auto" w:fill="auto"/>
            <w:noWrap/>
          </w:tcPr>
          <w:p w14:paraId="5B488192"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16</w:t>
            </w:r>
          </w:p>
        </w:tc>
        <w:tc>
          <w:tcPr>
            <w:tcW w:w="1433" w:type="dxa"/>
            <w:tcBorders>
              <w:top w:val="single" w:sz="4" w:space="0" w:color="auto"/>
              <w:left w:val="nil"/>
              <w:bottom w:val="single" w:sz="4" w:space="0" w:color="auto"/>
              <w:right w:val="single" w:sz="4" w:space="0" w:color="auto"/>
            </w:tcBorders>
            <w:shd w:val="clear" w:color="auto" w:fill="auto"/>
            <w:noWrap/>
          </w:tcPr>
          <w:p w14:paraId="079FA179"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16</w:t>
            </w:r>
          </w:p>
        </w:tc>
      </w:tr>
      <w:tr w:rsidR="00866ABA" w:rsidRPr="00DB25C4" w14:paraId="1887A9E9" w14:textId="77777777" w:rsidTr="00CD4E67">
        <w:trPr>
          <w:trHeight w:val="2100"/>
        </w:trPr>
        <w:tc>
          <w:tcPr>
            <w:tcW w:w="562" w:type="dxa"/>
            <w:tcBorders>
              <w:top w:val="single" w:sz="4" w:space="0" w:color="auto"/>
              <w:left w:val="single" w:sz="4" w:space="0" w:color="auto"/>
              <w:bottom w:val="single" w:sz="4" w:space="0" w:color="auto"/>
              <w:right w:val="single" w:sz="4" w:space="0" w:color="auto"/>
            </w:tcBorders>
            <w:shd w:val="clear" w:color="auto" w:fill="auto"/>
            <w:noWrap/>
          </w:tcPr>
          <w:p w14:paraId="7E57DB89" w14:textId="77777777" w:rsidR="00866ABA" w:rsidRPr="00DB25C4" w:rsidRDefault="00866ABA" w:rsidP="00687314">
            <w:pPr>
              <w:spacing w:after="0" w:line="240" w:lineRule="auto"/>
              <w:jc w:val="center"/>
              <w:rPr>
                <w:rFonts w:eastAsia="Times New Roman" w:cstheme="minorHAnsi"/>
                <w:color w:val="000000" w:themeColor="text1"/>
              </w:rPr>
            </w:pPr>
            <w:r w:rsidRPr="00DB25C4">
              <w:rPr>
                <w:rFonts w:eastAsia="Times New Roman" w:cstheme="minorHAnsi"/>
                <w:color w:val="000000" w:themeColor="text1"/>
              </w:rPr>
              <w:t>7</w:t>
            </w:r>
          </w:p>
        </w:tc>
        <w:tc>
          <w:tcPr>
            <w:tcW w:w="2552" w:type="dxa"/>
            <w:tcBorders>
              <w:top w:val="single" w:sz="4" w:space="0" w:color="auto"/>
              <w:left w:val="nil"/>
              <w:bottom w:val="single" w:sz="4" w:space="0" w:color="auto"/>
              <w:right w:val="single" w:sz="4" w:space="0" w:color="auto"/>
            </w:tcBorders>
            <w:shd w:val="clear" w:color="auto" w:fill="auto"/>
          </w:tcPr>
          <w:p w14:paraId="0B8E14F4" w14:textId="77777777" w:rsidR="00866ABA" w:rsidRPr="00795225" w:rsidRDefault="00866ABA" w:rsidP="00687314">
            <w:pPr>
              <w:spacing w:after="0" w:line="240" w:lineRule="auto"/>
              <w:rPr>
                <w:rFonts w:eastAsia="Calibri" w:cstheme="minorHAnsi"/>
              </w:rPr>
            </w:pPr>
            <w:r w:rsidRPr="00795225">
              <w:rPr>
                <w:rFonts w:eastAsia="Calibri" w:cstheme="minorHAnsi"/>
              </w:rPr>
              <w:t xml:space="preserve">Leo </w:t>
            </w:r>
            <w:proofErr w:type="spellStart"/>
            <w:r w:rsidRPr="00795225">
              <w:rPr>
                <w:rFonts w:eastAsia="Calibri" w:cstheme="minorHAnsi"/>
              </w:rPr>
              <w:t>Irhan</w:t>
            </w:r>
            <w:proofErr w:type="spellEnd"/>
            <w:r w:rsidRPr="00795225">
              <w:rPr>
                <w:rFonts w:eastAsia="Calibri" w:cstheme="minorHAnsi"/>
              </w:rPr>
              <w:t xml:space="preserve"> </w:t>
            </w:r>
            <w:proofErr w:type="spellStart"/>
            <w:r w:rsidRPr="00795225">
              <w:rPr>
                <w:rFonts w:eastAsia="Calibri" w:cstheme="minorHAnsi"/>
              </w:rPr>
              <w:t>Trimulyono</w:t>
            </w:r>
            <w:proofErr w:type="spellEnd"/>
            <w:r w:rsidRPr="00795225">
              <w:rPr>
                <w:rFonts w:eastAsia="Calibri" w:cstheme="minorHAnsi"/>
              </w:rPr>
              <w:t>, MTCSOL.</w:t>
            </w:r>
          </w:p>
        </w:tc>
        <w:tc>
          <w:tcPr>
            <w:tcW w:w="867" w:type="dxa"/>
            <w:tcBorders>
              <w:top w:val="single" w:sz="4" w:space="0" w:color="auto"/>
              <w:left w:val="nil"/>
              <w:bottom w:val="single" w:sz="4" w:space="0" w:color="auto"/>
              <w:right w:val="single" w:sz="4" w:space="0" w:color="auto"/>
            </w:tcBorders>
            <w:shd w:val="clear" w:color="auto" w:fill="auto"/>
          </w:tcPr>
          <w:p w14:paraId="64C6839E"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1</w:t>
            </w:r>
          </w:p>
        </w:tc>
        <w:tc>
          <w:tcPr>
            <w:tcW w:w="1401" w:type="dxa"/>
            <w:tcBorders>
              <w:top w:val="single" w:sz="4" w:space="0" w:color="auto"/>
              <w:left w:val="nil"/>
              <w:bottom w:val="single" w:sz="4" w:space="0" w:color="auto"/>
              <w:right w:val="single" w:sz="4" w:space="0" w:color="auto"/>
            </w:tcBorders>
            <w:shd w:val="clear" w:color="auto" w:fill="auto"/>
          </w:tcPr>
          <w:p w14:paraId="2EB44055"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4</w:t>
            </w:r>
          </w:p>
        </w:tc>
        <w:tc>
          <w:tcPr>
            <w:tcW w:w="1843" w:type="dxa"/>
            <w:tcBorders>
              <w:top w:val="single" w:sz="4" w:space="0" w:color="auto"/>
              <w:left w:val="nil"/>
              <w:bottom w:val="single" w:sz="4" w:space="0" w:color="auto"/>
              <w:right w:val="single" w:sz="4" w:space="0" w:color="auto"/>
            </w:tcBorders>
            <w:shd w:val="clear" w:color="auto" w:fill="auto"/>
          </w:tcPr>
          <w:p w14:paraId="5414C0FD" w14:textId="77777777" w:rsidR="00866ABA" w:rsidRPr="00795225" w:rsidRDefault="00866ABA" w:rsidP="00687314">
            <w:pPr>
              <w:spacing w:after="0" w:line="240" w:lineRule="auto"/>
              <w:jc w:val="center"/>
              <w:rPr>
                <w:rFonts w:eastAsia="Calibri" w:cstheme="minorHAnsi"/>
              </w:rPr>
            </w:pPr>
            <w:r w:rsidRPr="00795225">
              <w:rPr>
                <w:rFonts w:eastAsia="Calibri" w:cstheme="minorHAnsi"/>
              </w:rPr>
              <w:t>PCN426</w:t>
            </w:r>
          </w:p>
        </w:tc>
        <w:tc>
          <w:tcPr>
            <w:tcW w:w="2268" w:type="dxa"/>
            <w:tcBorders>
              <w:top w:val="single" w:sz="4" w:space="0" w:color="auto"/>
              <w:left w:val="nil"/>
              <w:bottom w:val="single" w:sz="4" w:space="0" w:color="auto"/>
              <w:right w:val="single" w:sz="4" w:space="0" w:color="auto"/>
            </w:tcBorders>
            <w:shd w:val="clear" w:color="auto" w:fill="auto"/>
          </w:tcPr>
          <w:p w14:paraId="3B3C8805" w14:textId="77777777" w:rsidR="00866ABA" w:rsidRPr="00795225" w:rsidRDefault="00866ABA" w:rsidP="00687314">
            <w:pPr>
              <w:spacing w:after="0" w:line="240" w:lineRule="auto"/>
              <w:rPr>
                <w:rFonts w:eastAsia="Calibri" w:cstheme="minorHAnsi"/>
              </w:rPr>
            </w:pPr>
            <w:r w:rsidRPr="00795225">
              <w:rPr>
                <w:rFonts w:eastAsia="Calibri" w:cstheme="minorHAnsi"/>
              </w:rPr>
              <w:t>Newspaper Periodical Reading</w:t>
            </w:r>
          </w:p>
        </w:tc>
        <w:tc>
          <w:tcPr>
            <w:tcW w:w="1984" w:type="dxa"/>
            <w:tcBorders>
              <w:top w:val="single" w:sz="4" w:space="0" w:color="auto"/>
              <w:left w:val="nil"/>
              <w:bottom w:val="single" w:sz="4" w:space="0" w:color="auto"/>
              <w:right w:val="single" w:sz="4" w:space="0" w:color="auto"/>
            </w:tcBorders>
            <w:shd w:val="clear" w:color="auto" w:fill="auto"/>
            <w:noWrap/>
          </w:tcPr>
          <w:p w14:paraId="1C3B070E"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16</w:t>
            </w:r>
          </w:p>
        </w:tc>
        <w:tc>
          <w:tcPr>
            <w:tcW w:w="1433" w:type="dxa"/>
            <w:tcBorders>
              <w:top w:val="single" w:sz="4" w:space="0" w:color="auto"/>
              <w:left w:val="nil"/>
              <w:bottom w:val="single" w:sz="4" w:space="0" w:color="auto"/>
              <w:right w:val="single" w:sz="4" w:space="0" w:color="auto"/>
            </w:tcBorders>
            <w:shd w:val="clear" w:color="auto" w:fill="auto"/>
            <w:noWrap/>
          </w:tcPr>
          <w:p w14:paraId="1F8A5265"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16</w:t>
            </w:r>
          </w:p>
        </w:tc>
      </w:tr>
      <w:tr w:rsidR="00866ABA" w:rsidRPr="00DB25C4" w14:paraId="00C8BED9" w14:textId="77777777" w:rsidTr="00CD4E67">
        <w:trPr>
          <w:trHeight w:val="2100"/>
        </w:trPr>
        <w:tc>
          <w:tcPr>
            <w:tcW w:w="562" w:type="dxa"/>
            <w:tcBorders>
              <w:top w:val="single" w:sz="4" w:space="0" w:color="auto"/>
              <w:left w:val="single" w:sz="4" w:space="0" w:color="auto"/>
              <w:bottom w:val="single" w:sz="4" w:space="0" w:color="auto"/>
              <w:right w:val="single" w:sz="4" w:space="0" w:color="auto"/>
            </w:tcBorders>
            <w:shd w:val="clear" w:color="auto" w:fill="auto"/>
            <w:noWrap/>
          </w:tcPr>
          <w:p w14:paraId="278E127B" w14:textId="77777777" w:rsidR="00866ABA" w:rsidRPr="00DB25C4" w:rsidRDefault="00866ABA" w:rsidP="00687314">
            <w:pPr>
              <w:spacing w:after="0" w:line="240" w:lineRule="auto"/>
              <w:jc w:val="center"/>
              <w:rPr>
                <w:rFonts w:eastAsia="Times New Roman" w:cstheme="minorHAnsi"/>
                <w:color w:val="000000" w:themeColor="text1"/>
              </w:rPr>
            </w:pPr>
            <w:r w:rsidRPr="00DB25C4">
              <w:rPr>
                <w:rFonts w:eastAsia="Times New Roman" w:cstheme="minorHAnsi"/>
                <w:color w:val="000000" w:themeColor="text1"/>
              </w:rPr>
              <w:t>8</w:t>
            </w:r>
          </w:p>
        </w:tc>
        <w:tc>
          <w:tcPr>
            <w:tcW w:w="2552" w:type="dxa"/>
            <w:tcBorders>
              <w:top w:val="single" w:sz="4" w:space="0" w:color="auto"/>
              <w:left w:val="nil"/>
              <w:bottom w:val="single" w:sz="4" w:space="0" w:color="auto"/>
              <w:right w:val="single" w:sz="4" w:space="0" w:color="auto"/>
            </w:tcBorders>
            <w:shd w:val="clear" w:color="auto" w:fill="auto"/>
          </w:tcPr>
          <w:p w14:paraId="1067D36D" w14:textId="77777777" w:rsidR="00866ABA" w:rsidRPr="00795225" w:rsidRDefault="00866ABA" w:rsidP="00687314">
            <w:pPr>
              <w:spacing w:after="0" w:line="240" w:lineRule="auto"/>
              <w:rPr>
                <w:rFonts w:eastAsia="Calibri" w:cstheme="minorHAnsi"/>
              </w:rPr>
            </w:pPr>
            <w:r w:rsidRPr="00795225">
              <w:rPr>
                <w:rFonts w:eastAsia="Calibri" w:cstheme="minorHAnsi"/>
              </w:rPr>
              <w:t xml:space="preserve">Lydia Ida </w:t>
            </w:r>
            <w:proofErr w:type="spellStart"/>
            <w:r w:rsidRPr="00795225">
              <w:rPr>
                <w:rFonts w:eastAsia="Calibri" w:cstheme="minorHAnsi"/>
              </w:rPr>
              <w:t>Suwarno</w:t>
            </w:r>
            <w:proofErr w:type="spellEnd"/>
            <w:r w:rsidRPr="00795225">
              <w:rPr>
                <w:rFonts w:eastAsia="Calibri" w:cstheme="minorHAnsi"/>
              </w:rPr>
              <w:t>, BA., M.Ed.</w:t>
            </w:r>
          </w:p>
        </w:tc>
        <w:tc>
          <w:tcPr>
            <w:tcW w:w="867" w:type="dxa"/>
            <w:tcBorders>
              <w:top w:val="single" w:sz="4" w:space="0" w:color="auto"/>
              <w:left w:val="nil"/>
              <w:bottom w:val="single" w:sz="4" w:space="0" w:color="auto"/>
              <w:right w:val="single" w:sz="4" w:space="0" w:color="auto"/>
            </w:tcBorders>
            <w:shd w:val="clear" w:color="auto" w:fill="auto"/>
          </w:tcPr>
          <w:p w14:paraId="7A26AECC"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3</w:t>
            </w:r>
          </w:p>
        </w:tc>
        <w:tc>
          <w:tcPr>
            <w:tcW w:w="1401" w:type="dxa"/>
            <w:tcBorders>
              <w:top w:val="single" w:sz="4" w:space="0" w:color="auto"/>
              <w:left w:val="nil"/>
              <w:bottom w:val="single" w:sz="4" w:space="0" w:color="auto"/>
              <w:right w:val="single" w:sz="4" w:space="0" w:color="auto"/>
            </w:tcBorders>
            <w:shd w:val="clear" w:color="auto" w:fill="auto"/>
          </w:tcPr>
          <w:p w14:paraId="390CBCC6"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10</w:t>
            </w:r>
          </w:p>
        </w:tc>
        <w:tc>
          <w:tcPr>
            <w:tcW w:w="1843" w:type="dxa"/>
            <w:tcBorders>
              <w:top w:val="single" w:sz="4" w:space="0" w:color="auto"/>
              <w:left w:val="nil"/>
              <w:bottom w:val="single" w:sz="4" w:space="0" w:color="auto"/>
              <w:right w:val="single" w:sz="4" w:space="0" w:color="auto"/>
            </w:tcBorders>
            <w:shd w:val="clear" w:color="auto" w:fill="auto"/>
          </w:tcPr>
          <w:p w14:paraId="38B2CABA" w14:textId="77777777" w:rsidR="00866ABA" w:rsidRPr="00795225" w:rsidRDefault="00866ABA" w:rsidP="00687314">
            <w:pPr>
              <w:spacing w:after="0" w:line="240" w:lineRule="auto"/>
              <w:jc w:val="center"/>
              <w:rPr>
                <w:rFonts w:eastAsia="Calibri" w:cstheme="minorHAnsi"/>
              </w:rPr>
            </w:pPr>
            <w:r w:rsidRPr="00795225">
              <w:rPr>
                <w:rFonts w:eastAsia="Calibri" w:cstheme="minorHAnsi"/>
              </w:rPr>
              <w:t>PCN414, PCN492, PCN408</w:t>
            </w:r>
          </w:p>
        </w:tc>
        <w:tc>
          <w:tcPr>
            <w:tcW w:w="2268" w:type="dxa"/>
            <w:tcBorders>
              <w:top w:val="single" w:sz="4" w:space="0" w:color="auto"/>
              <w:left w:val="nil"/>
              <w:bottom w:val="single" w:sz="4" w:space="0" w:color="auto"/>
              <w:right w:val="single" w:sz="4" w:space="0" w:color="auto"/>
            </w:tcBorders>
            <w:shd w:val="clear" w:color="auto" w:fill="auto"/>
          </w:tcPr>
          <w:p w14:paraId="3E181065" w14:textId="77777777" w:rsidR="00866ABA" w:rsidRPr="00795225" w:rsidRDefault="00866ABA" w:rsidP="00687314">
            <w:pPr>
              <w:spacing w:after="0" w:line="240" w:lineRule="auto"/>
              <w:rPr>
                <w:rFonts w:eastAsia="Calibri" w:cstheme="minorHAnsi"/>
              </w:rPr>
            </w:pPr>
            <w:r w:rsidRPr="00795225">
              <w:rPr>
                <w:rFonts w:eastAsia="Calibri" w:cstheme="minorHAnsi"/>
              </w:rPr>
              <w:t xml:space="preserve"> Chinese Character 2, Bahasa Mandarin </w:t>
            </w:r>
            <w:proofErr w:type="spellStart"/>
            <w:r w:rsidRPr="00795225">
              <w:rPr>
                <w:rFonts w:eastAsia="Calibri" w:cstheme="minorHAnsi"/>
              </w:rPr>
              <w:t>Komprehensif</w:t>
            </w:r>
            <w:proofErr w:type="spellEnd"/>
            <w:r w:rsidRPr="00795225">
              <w:rPr>
                <w:rFonts w:eastAsia="Calibri" w:cstheme="minorHAnsi"/>
              </w:rPr>
              <w:t xml:space="preserve"> 4, Chinese Listening and Speaking 4 </w:t>
            </w:r>
          </w:p>
        </w:tc>
        <w:tc>
          <w:tcPr>
            <w:tcW w:w="1984" w:type="dxa"/>
            <w:tcBorders>
              <w:top w:val="single" w:sz="4" w:space="0" w:color="auto"/>
              <w:left w:val="nil"/>
              <w:bottom w:val="single" w:sz="4" w:space="0" w:color="auto"/>
              <w:right w:val="single" w:sz="4" w:space="0" w:color="auto"/>
            </w:tcBorders>
            <w:shd w:val="clear" w:color="auto" w:fill="auto"/>
            <w:noWrap/>
          </w:tcPr>
          <w:p w14:paraId="3C39CFD4"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16</w:t>
            </w:r>
          </w:p>
        </w:tc>
        <w:tc>
          <w:tcPr>
            <w:tcW w:w="1433" w:type="dxa"/>
            <w:tcBorders>
              <w:top w:val="single" w:sz="4" w:space="0" w:color="auto"/>
              <w:left w:val="nil"/>
              <w:bottom w:val="single" w:sz="4" w:space="0" w:color="auto"/>
              <w:right w:val="single" w:sz="4" w:space="0" w:color="auto"/>
            </w:tcBorders>
            <w:shd w:val="clear" w:color="auto" w:fill="auto"/>
            <w:noWrap/>
          </w:tcPr>
          <w:p w14:paraId="10E6C964" w14:textId="77777777" w:rsidR="00866ABA" w:rsidRPr="00795225" w:rsidRDefault="00866ABA" w:rsidP="00687314">
            <w:pPr>
              <w:spacing w:after="0" w:line="240" w:lineRule="auto"/>
              <w:jc w:val="center"/>
              <w:rPr>
                <w:rFonts w:eastAsia="Times New Roman" w:cstheme="minorHAnsi"/>
              </w:rPr>
            </w:pPr>
            <w:r w:rsidRPr="00795225">
              <w:rPr>
                <w:rFonts w:eastAsia="Times New Roman" w:cstheme="minorHAnsi"/>
              </w:rPr>
              <w:t>16</w:t>
            </w:r>
          </w:p>
        </w:tc>
      </w:tr>
      <w:tr w:rsidR="00866ABA" w:rsidRPr="00DB25C4" w14:paraId="4F98C46F" w14:textId="77777777" w:rsidTr="00CD4E67">
        <w:trPr>
          <w:trHeight w:val="420"/>
        </w:trPr>
        <w:tc>
          <w:tcPr>
            <w:tcW w:w="9493" w:type="dxa"/>
            <w:gridSpan w:val="6"/>
            <w:tcBorders>
              <w:top w:val="single" w:sz="4" w:space="0" w:color="auto"/>
              <w:left w:val="single" w:sz="4" w:space="0" w:color="auto"/>
              <w:bottom w:val="single" w:sz="4" w:space="0" w:color="auto"/>
              <w:right w:val="single" w:sz="4" w:space="0" w:color="auto"/>
            </w:tcBorders>
            <w:shd w:val="clear" w:color="auto" w:fill="auto"/>
            <w:noWrap/>
          </w:tcPr>
          <w:p w14:paraId="304E432E" w14:textId="77777777" w:rsidR="00866ABA" w:rsidRPr="00DB25C4" w:rsidRDefault="00866ABA" w:rsidP="00687314">
            <w:pPr>
              <w:spacing w:after="0" w:line="240" w:lineRule="auto"/>
              <w:jc w:val="center"/>
              <w:rPr>
                <w:rFonts w:eastAsia="Times New Roman" w:cstheme="minorHAnsi"/>
                <w:b/>
                <w:bCs/>
                <w:color w:val="000000" w:themeColor="text1"/>
              </w:rPr>
            </w:pPr>
            <w:proofErr w:type="spellStart"/>
            <w:r w:rsidRPr="00DB25C4">
              <w:rPr>
                <w:rFonts w:eastAsia="Times New Roman" w:cstheme="minorHAnsi"/>
                <w:b/>
                <w:bCs/>
                <w:color w:val="000000" w:themeColor="text1"/>
              </w:rPr>
              <w:t>Jumlah</w:t>
            </w:r>
            <w:proofErr w:type="spellEnd"/>
          </w:p>
        </w:tc>
        <w:tc>
          <w:tcPr>
            <w:tcW w:w="1984" w:type="dxa"/>
            <w:tcBorders>
              <w:top w:val="single" w:sz="4" w:space="0" w:color="auto"/>
              <w:left w:val="single" w:sz="4" w:space="0" w:color="auto"/>
              <w:bottom w:val="single" w:sz="4" w:space="0" w:color="auto"/>
              <w:right w:val="single" w:sz="4" w:space="0" w:color="auto"/>
            </w:tcBorders>
            <w:shd w:val="clear" w:color="auto" w:fill="auto"/>
            <w:noWrap/>
          </w:tcPr>
          <w:p w14:paraId="457405F7" w14:textId="77777777" w:rsidR="00866ABA" w:rsidRPr="00DB25C4" w:rsidRDefault="00866ABA" w:rsidP="00687314">
            <w:pPr>
              <w:spacing w:after="0" w:line="240" w:lineRule="auto"/>
              <w:jc w:val="center"/>
              <w:rPr>
                <w:rFonts w:eastAsia="Times New Roman" w:cstheme="minorHAnsi"/>
                <w:color w:val="000000" w:themeColor="text1"/>
              </w:rPr>
            </w:pPr>
            <w:r w:rsidRPr="00DB25C4">
              <w:rPr>
                <w:rFonts w:eastAsia="Times New Roman" w:cstheme="minorHAnsi"/>
                <w:color w:val="000000" w:themeColor="text1"/>
              </w:rPr>
              <w:t>144</w:t>
            </w:r>
          </w:p>
        </w:tc>
        <w:tc>
          <w:tcPr>
            <w:tcW w:w="1433" w:type="dxa"/>
            <w:tcBorders>
              <w:top w:val="single" w:sz="4" w:space="0" w:color="auto"/>
              <w:left w:val="nil"/>
              <w:bottom w:val="single" w:sz="4" w:space="0" w:color="auto"/>
              <w:right w:val="single" w:sz="4" w:space="0" w:color="auto"/>
            </w:tcBorders>
            <w:shd w:val="clear" w:color="auto" w:fill="auto"/>
            <w:noWrap/>
          </w:tcPr>
          <w:p w14:paraId="0F15BA4D" w14:textId="77777777" w:rsidR="00866ABA" w:rsidRPr="00DB25C4" w:rsidRDefault="00866ABA" w:rsidP="00687314">
            <w:pPr>
              <w:spacing w:after="0" w:line="240" w:lineRule="auto"/>
              <w:jc w:val="center"/>
              <w:rPr>
                <w:rFonts w:eastAsia="Times New Roman" w:cstheme="minorHAnsi"/>
                <w:color w:val="000000" w:themeColor="text1"/>
              </w:rPr>
            </w:pPr>
            <w:r w:rsidRPr="00DB25C4">
              <w:rPr>
                <w:rFonts w:eastAsia="Times New Roman" w:cstheme="minorHAnsi"/>
                <w:color w:val="000000" w:themeColor="text1"/>
              </w:rPr>
              <w:t>144</w:t>
            </w:r>
          </w:p>
        </w:tc>
      </w:tr>
      <w:tr w:rsidR="00866ABA" w:rsidRPr="00DB25C4" w14:paraId="39114558" w14:textId="77777777" w:rsidTr="00CD4E67">
        <w:trPr>
          <w:trHeight w:val="420"/>
        </w:trPr>
        <w:tc>
          <w:tcPr>
            <w:tcW w:w="9493" w:type="dxa"/>
            <w:gridSpan w:val="6"/>
            <w:tcBorders>
              <w:top w:val="single" w:sz="4" w:space="0" w:color="auto"/>
              <w:left w:val="single" w:sz="4" w:space="0" w:color="auto"/>
              <w:bottom w:val="single" w:sz="4" w:space="0" w:color="auto"/>
              <w:right w:val="single" w:sz="4" w:space="0" w:color="auto"/>
            </w:tcBorders>
            <w:shd w:val="clear" w:color="auto" w:fill="auto"/>
            <w:noWrap/>
          </w:tcPr>
          <w:p w14:paraId="32B4B376" w14:textId="77777777" w:rsidR="00866ABA" w:rsidRPr="00DB25C4" w:rsidRDefault="00866ABA" w:rsidP="00687314">
            <w:pPr>
              <w:spacing w:after="0" w:line="240" w:lineRule="auto"/>
              <w:jc w:val="center"/>
              <w:rPr>
                <w:rFonts w:eastAsia="Times New Roman" w:cstheme="minorHAnsi"/>
                <w:b/>
                <w:bCs/>
                <w:color w:val="000000" w:themeColor="text1"/>
              </w:rPr>
            </w:pPr>
            <w:r w:rsidRPr="00DB25C4">
              <w:rPr>
                <w:rFonts w:eastAsia="Times New Roman" w:cstheme="minorHAnsi"/>
                <w:b/>
                <w:bCs/>
                <w:color w:val="000000" w:themeColor="text1"/>
              </w:rPr>
              <w:t>Rata-rata</w:t>
            </w:r>
          </w:p>
        </w:tc>
        <w:tc>
          <w:tcPr>
            <w:tcW w:w="1984" w:type="dxa"/>
            <w:tcBorders>
              <w:top w:val="single" w:sz="4" w:space="0" w:color="auto"/>
              <w:left w:val="single" w:sz="4" w:space="0" w:color="auto"/>
              <w:bottom w:val="single" w:sz="4" w:space="0" w:color="auto"/>
              <w:right w:val="single" w:sz="4" w:space="0" w:color="auto"/>
            </w:tcBorders>
            <w:shd w:val="clear" w:color="auto" w:fill="auto"/>
            <w:noWrap/>
          </w:tcPr>
          <w:p w14:paraId="5955873D" w14:textId="77777777" w:rsidR="00866ABA" w:rsidRPr="00DB25C4" w:rsidRDefault="00866ABA" w:rsidP="00687314">
            <w:pPr>
              <w:spacing w:after="0" w:line="240" w:lineRule="auto"/>
              <w:jc w:val="center"/>
              <w:rPr>
                <w:rFonts w:eastAsia="Times New Roman" w:cstheme="minorHAnsi"/>
                <w:color w:val="000000" w:themeColor="text1"/>
              </w:rPr>
            </w:pPr>
            <w:r w:rsidRPr="00DB25C4">
              <w:rPr>
                <w:rFonts w:eastAsia="Times New Roman" w:cstheme="minorHAnsi"/>
                <w:color w:val="000000" w:themeColor="text1"/>
              </w:rPr>
              <w:t>16</w:t>
            </w:r>
          </w:p>
        </w:tc>
        <w:tc>
          <w:tcPr>
            <w:tcW w:w="1433" w:type="dxa"/>
            <w:tcBorders>
              <w:top w:val="single" w:sz="4" w:space="0" w:color="auto"/>
              <w:left w:val="nil"/>
              <w:bottom w:val="single" w:sz="4" w:space="0" w:color="auto"/>
              <w:right w:val="single" w:sz="4" w:space="0" w:color="auto"/>
            </w:tcBorders>
            <w:shd w:val="clear" w:color="auto" w:fill="auto"/>
            <w:noWrap/>
          </w:tcPr>
          <w:p w14:paraId="4132130A" w14:textId="77777777" w:rsidR="00866ABA" w:rsidRPr="00DB25C4" w:rsidRDefault="00866ABA" w:rsidP="00687314">
            <w:pPr>
              <w:spacing w:after="0" w:line="240" w:lineRule="auto"/>
              <w:jc w:val="center"/>
              <w:rPr>
                <w:rFonts w:eastAsia="Times New Roman" w:cstheme="minorHAnsi"/>
                <w:color w:val="000000" w:themeColor="text1"/>
              </w:rPr>
            </w:pPr>
            <w:r w:rsidRPr="00DB25C4">
              <w:rPr>
                <w:rFonts w:eastAsia="Times New Roman" w:cstheme="minorHAnsi"/>
                <w:color w:val="000000" w:themeColor="text1"/>
              </w:rPr>
              <w:t>16</w:t>
            </w:r>
          </w:p>
        </w:tc>
      </w:tr>
    </w:tbl>
    <w:p w14:paraId="669E0B38" w14:textId="77777777" w:rsidR="00866ABA" w:rsidRPr="00DB25C4" w:rsidRDefault="00866ABA" w:rsidP="00687314">
      <w:pPr>
        <w:spacing w:after="0" w:line="240" w:lineRule="auto"/>
        <w:rPr>
          <w:rFonts w:cstheme="minorHAnsi"/>
        </w:rPr>
      </w:pPr>
    </w:p>
    <w:p w14:paraId="582163C5" w14:textId="77777777" w:rsidR="00866ABA" w:rsidRPr="00DB25C4" w:rsidRDefault="00866ABA" w:rsidP="00687314">
      <w:pPr>
        <w:spacing w:after="0" w:line="240" w:lineRule="auto"/>
        <w:rPr>
          <w:rFonts w:cstheme="minorHAnsi"/>
        </w:rPr>
      </w:pPr>
      <w:r w:rsidRPr="00DB25C4">
        <w:rPr>
          <w:rFonts w:cstheme="minorHAnsi"/>
        </w:rPr>
        <w:t xml:space="preserve">4.1.2.7 </w:t>
      </w: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Bimbingan</w:t>
      </w:r>
      <w:proofErr w:type="spellEnd"/>
      <w:r w:rsidRPr="00DB25C4">
        <w:rPr>
          <w:rFonts w:cstheme="minorHAnsi"/>
        </w:rPr>
        <w:t xml:space="preserve"> </w:t>
      </w:r>
      <w:proofErr w:type="spellStart"/>
      <w:r w:rsidRPr="00DB25C4">
        <w:rPr>
          <w:rFonts w:cstheme="minorHAnsi"/>
        </w:rPr>
        <w:t>Tugas</w:t>
      </w:r>
      <w:proofErr w:type="spellEnd"/>
      <w:r w:rsidRPr="00DB25C4">
        <w:rPr>
          <w:rFonts w:cstheme="minorHAnsi"/>
        </w:rPr>
        <w:t xml:space="preserve"> Akhir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Skripsi</w:t>
      </w:r>
      <w:proofErr w:type="spellEnd"/>
      <w:r w:rsidRPr="00DB25C4">
        <w:rPr>
          <w:rFonts w:cstheme="minorHAnsi"/>
        </w:rPr>
        <w:t xml:space="preserve">, </w:t>
      </w:r>
      <w:proofErr w:type="spellStart"/>
      <w:r w:rsidRPr="00DB25C4">
        <w:rPr>
          <w:rFonts w:cstheme="minorHAnsi"/>
        </w:rPr>
        <w:t>Tesis</w:t>
      </w:r>
      <w:proofErr w:type="spellEnd"/>
      <w:r w:rsidRPr="00DB25C4">
        <w:rPr>
          <w:rFonts w:cstheme="minorHAnsi"/>
        </w:rPr>
        <w:t xml:space="preserve">, dan </w:t>
      </w:r>
      <w:proofErr w:type="spellStart"/>
      <w:r w:rsidRPr="00DB25C4">
        <w:rPr>
          <w:rFonts w:cstheme="minorHAnsi"/>
        </w:rPr>
        <w:t>Disertasi</w:t>
      </w:r>
      <w:proofErr w:type="spellEnd"/>
    </w:p>
    <w:p w14:paraId="13FD6325" w14:textId="77777777" w:rsidR="00866ABA" w:rsidRPr="00DB25C4" w:rsidRDefault="00866ABA" w:rsidP="00687314">
      <w:pPr>
        <w:spacing w:after="0" w:line="240" w:lineRule="auto"/>
        <w:rPr>
          <w:rFonts w:cstheme="minorHAnsi"/>
        </w:rPr>
      </w:pPr>
      <w:r w:rsidRPr="00DB25C4">
        <w:rPr>
          <w:rFonts w:cstheme="minorHAnsi"/>
        </w:rPr>
        <w:t xml:space="preserve">  </w:t>
      </w: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di PS yang </w:t>
      </w:r>
      <w:proofErr w:type="spellStart"/>
      <w:r w:rsidRPr="00DB25C4">
        <w:rPr>
          <w:rFonts w:cstheme="minorHAnsi"/>
        </w:rPr>
        <w:t>tugas</w:t>
      </w:r>
      <w:proofErr w:type="spellEnd"/>
      <w:r w:rsidRPr="00DB25C4">
        <w:rPr>
          <w:rFonts w:cstheme="minorHAnsi"/>
        </w:rPr>
        <w:t xml:space="preserve"> </w:t>
      </w:r>
      <w:proofErr w:type="spellStart"/>
      <w:r w:rsidRPr="00DB25C4">
        <w:rPr>
          <w:rFonts w:cstheme="minorHAnsi"/>
        </w:rPr>
        <w:t>akhir</w:t>
      </w:r>
      <w:proofErr w:type="spellEnd"/>
      <w:r w:rsidRPr="00DB25C4">
        <w:rPr>
          <w:rFonts w:cstheme="minorHAnsi"/>
        </w:rPr>
        <w:t xml:space="preserve">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skripsi</w:t>
      </w:r>
      <w:proofErr w:type="spellEnd"/>
      <w:r w:rsidRPr="00DB25C4">
        <w:rPr>
          <w:rFonts w:cstheme="minorHAnsi"/>
        </w:rPr>
        <w:t>/</w:t>
      </w:r>
      <w:proofErr w:type="spellStart"/>
      <w:r w:rsidRPr="00DB25C4">
        <w:rPr>
          <w:rFonts w:cstheme="minorHAnsi"/>
        </w:rPr>
        <w:t>tesis</w:t>
      </w:r>
      <w:proofErr w:type="spellEnd"/>
      <w:r w:rsidRPr="00DB25C4">
        <w:rPr>
          <w:rFonts w:cstheme="minorHAnsi"/>
        </w:rPr>
        <w:t>/</w:t>
      </w:r>
      <w:proofErr w:type="spellStart"/>
      <w:r w:rsidRPr="00DB25C4">
        <w:rPr>
          <w:rFonts w:cstheme="minorHAnsi"/>
        </w:rPr>
        <w:t>disertasi-nya</w:t>
      </w:r>
      <w:proofErr w:type="spellEnd"/>
      <w:r w:rsidRPr="00DB25C4">
        <w:rPr>
          <w:rFonts w:cstheme="minorHAnsi"/>
        </w:rPr>
        <w:t xml:space="preserve"> </w:t>
      </w:r>
      <w:proofErr w:type="spellStart"/>
      <w:r w:rsidRPr="00DB25C4">
        <w:rPr>
          <w:rFonts w:cstheme="minorHAnsi"/>
        </w:rPr>
        <w:t>dibimbing</w:t>
      </w:r>
      <w:proofErr w:type="spellEnd"/>
      <w:r w:rsidRPr="00DB25C4">
        <w:rPr>
          <w:rFonts w:cstheme="minorHAnsi"/>
        </w:rPr>
        <w:t xml:space="preserve"> oleh DPTS yang </w:t>
      </w:r>
      <w:proofErr w:type="spellStart"/>
      <w:r w:rsidRPr="00DB25C4">
        <w:rPr>
          <w:rFonts w:cstheme="minorHAnsi"/>
        </w:rPr>
        <w:t>bidang</w:t>
      </w:r>
      <w:proofErr w:type="spellEnd"/>
      <w:r w:rsidRPr="00DB25C4">
        <w:rPr>
          <w:rFonts w:cstheme="minorHAnsi"/>
        </w:rPr>
        <w:t xml:space="preserve"> </w:t>
      </w:r>
      <w:proofErr w:type="spellStart"/>
      <w:r w:rsidRPr="00DB25C4">
        <w:rPr>
          <w:rFonts w:cstheme="minorHAnsi"/>
        </w:rPr>
        <w:t>keahliannya</w:t>
      </w:r>
      <w:proofErr w:type="spellEnd"/>
      <w:r w:rsidRPr="00DB25C4">
        <w:rPr>
          <w:rFonts w:cstheme="minorHAnsi"/>
        </w:rPr>
        <w:t xml:space="preserve"> </w:t>
      </w:r>
      <w:proofErr w:type="spellStart"/>
      <w:r w:rsidRPr="00DB25C4">
        <w:rPr>
          <w:rFonts w:cstheme="minorHAnsi"/>
        </w:rPr>
        <w:t>relevan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bidang</w:t>
      </w:r>
      <w:proofErr w:type="spellEnd"/>
      <w:r w:rsidRPr="00DB25C4">
        <w:rPr>
          <w:rFonts w:cstheme="minorHAnsi"/>
        </w:rPr>
        <w:t xml:space="preserve"> PS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tiga</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terakhir</w:t>
      </w:r>
      <w:proofErr w:type="spellEnd"/>
      <w:r w:rsidRPr="00DB25C4">
        <w:rPr>
          <w:rFonts w:cstheme="minorHAnsi"/>
        </w:rPr>
        <w:t xml:space="preserve"> (</w:t>
      </w:r>
      <w:proofErr w:type="spellStart"/>
      <w:r w:rsidRPr="00DB25C4">
        <w:rPr>
          <w:rFonts w:cstheme="minorHAnsi"/>
        </w:rPr>
        <w:t>Tabel</w:t>
      </w:r>
      <w:proofErr w:type="spellEnd"/>
      <w:r w:rsidRPr="00DB25C4">
        <w:rPr>
          <w:rFonts w:cstheme="minorHAnsi"/>
        </w:rPr>
        <w:t xml:space="preserve"> 4.1.2.7)</w:t>
      </w:r>
    </w:p>
    <w:p w14:paraId="7AD14F77" w14:textId="77777777" w:rsidR="00866ABA" w:rsidRPr="00DB25C4" w:rsidRDefault="00866ABA" w:rsidP="00687314">
      <w:pPr>
        <w:spacing w:after="0" w:line="240" w:lineRule="auto"/>
        <w:rPr>
          <w:rFonts w:cstheme="minorHAnsi"/>
        </w:rPr>
      </w:pPr>
    </w:p>
    <w:tbl>
      <w:tblPr>
        <w:tblW w:w="10060" w:type="dxa"/>
        <w:tblLook w:val="04A0" w:firstRow="1" w:lastRow="0" w:firstColumn="1" w:lastColumn="0" w:noHBand="0" w:noVBand="1"/>
      </w:tblPr>
      <w:tblGrid>
        <w:gridCol w:w="562"/>
        <w:gridCol w:w="3544"/>
        <w:gridCol w:w="992"/>
        <w:gridCol w:w="709"/>
        <w:gridCol w:w="851"/>
        <w:gridCol w:w="1559"/>
        <w:gridCol w:w="1843"/>
      </w:tblGrid>
      <w:tr w:rsidR="00866ABA" w:rsidRPr="00DB25C4" w14:paraId="0F382B6D" w14:textId="77777777" w:rsidTr="00CD4E67">
        <w:trPr>
          <w:trHeight w:val="300"/>
        </w:trPr>
        <w:tc>
          <w:tcPr>
            <w:tcW w:w="562" w:type="dxa"/>
            <w:vMerge w:val="restart"/>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4AE27DF1"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No</w:t>
            </w:r>
          </w:p>
        </w:tc>
        <w:tc>
          <w:tcPr>
            <w:tcW w:w="3544" w:type="dxa"/>
            <w:vMerge w:val="restart"/>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6E066E2D"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 xml:space="preserve">Nama </w:t>
            </w:r>
            <w:proofErr w:type="spellStart"/>
            <w:r w:rsidRPr="00DB25C4">
              <w:rPr>
                <w:rFonts w:eastAsia="Times New Roman" w:cstheme="minorHAnsi"/>
                <w:b/>
                <w:bCs/>
                <w:color w:val="000000"/>
              </w:rPr>
              <w:t>Lengkap</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Dosen</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Tetap</w:t>
            </w:r>
            <w:proofErr w:type="spellEnd"/>
          </w:p>
        </w:tc>
        <w:tc>
          <w:tcPr>
            <w:tcW w:w="5954" w:type="dxa"/>
            <w:gridSpan w:val="5"/>
            <w:tcBorders>
              <w:top w:val="single" w:sz="4" w:space="0" w:color="auto"/>
              <w:left w:val="nil"/>
              <w:bottom w:val="single" w:sz="4" w:space="0" w:color="auto"/>
              <w:right w:val="single" w:sz="4" w:space="0" w:color="auto"/>
            </w:tcBorders>
            <w:shd w:val="clear" w:color="auto" w:fill="BDD7EE"/>
            <w:noWrap/>
            <w:vAlign w:val="center"/>
            <w:hideMark/>
          </w:tcPr>
          <w:p w14:paraId="07BD9635"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Jumlah</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Mahasiswa</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Bimbingan</w:t>
            </w:r>
            <w:proofErr w:type="spellEnd"/>
          </w:p>
        </w:tc>
      </w:tr>
      <w:tr w:rsidR="00866ABA" w:rsidRPr="00DB25C4" w14:paraId="6827D2FC" w14:textId="77777777" w:rsidTr="00CD4E67">
        <w:trPr>
          <w:trHeight w:val="300"/>
        </w:trPr>
        <w:tc>
          <w:tcPr>
            <w:tcW w:w="562" w:type="dxa"/>
            <w:vMerge/>
            <w:vAlign w:val="center"/>
            <w:hideMark/>
          </w:tcPr>
          <w:p w14:paraId="78E6A29A" w14:textId="77777777" w:rsidR="00866ABA" w:rsidRPr="00DB25C4" w:rsidRDefault="00866ABA" w:rsidP="00687314">
            <w:pPr>
              <w:spacing w:after="0" w:line="240" w:lineRule="auto"/>
              <w:rPr>
                <w:rFonts w:eastAsia="Times New Roman" w:cstheme="minorHAnsi"/>
                <w:b/>
                <w:bCs/>
                <w:color w:val="000000"/>
              </w:rPr>
            </w:pPr>
          </w:p>
        </w:tc>
        <w:tc>
          <w:tcPr>
            <w:tcW w:w="3544" w:type="dxa"/>
            <w:vMerge/>
            <w:vAlign w:val="center"/>
            <w:hideMark/>
          </w:tcPr>
          <w:p w14:paraId="42F8DC04" w14:textId="77777777" w:rsidR="00866ABA" w:rsidRPr="00DB25C4" w:rsidRDefault="00866ABA" w:rsidP="00687314">
            <w:pPr>
              <w:spacing w:after="0" w:line="240" w:lineRule="auto"/>
              <w:rPr>
                <w:rFonts w:eastAsia="Times New Roman" w:cstheme="minorHAnsi"/>
                <w:b/>
                <w:bCs/>
                <w:color w:val="000000"/>
              </w:rPr>
            </w:pPr>
          </w:p>
        </w:tc>
        <w:tc>
          <w:tcPr>
            <w:tcW w:w="992" w:type="dxa"/>
            <w:tcBorders>
              <w:top w:val="nil"/>
              <w:left w:val="nil"/>
              <w:bottom w:val="single" w:sz="4" w:space="0" w:color="auto"/>
              <w:right w:val="single" w:sz="4" w:space="0" w:color="auto"/>
            </w:tcBorders>
            <w:shd w:val="clear" w:color="auto" w:fill="BDD7EE"/>
            <w:noWrap/>
            <w:vAlign w:val="center"/>
            <w:hideMark/>
          </w:tcPr>
          <w:p w14:paraId="601D58D9"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TS-2</w:t>
            </w:r>
          </w:p>
        </w:tc>
        <w:tc>
          <w:tcPr>
            <w:tcW w:w="709" w:type="dxa"/>
            <w:tcBorders>
              <w:top w:val="nil"/>
              <w:left w:val="nil"/>
              <w:bottom w:val="single" w:sz="4" w:space="0" w:color="auto"/>
              <w:right w:val="single" w:sz="4" w:space="0" w:color="auto"/>
            </w:tcBorders>
            <w:shd w:val="clear" w:color="auto" w:fill="BDD7EE"/>
            <w:noWrap/>
            <w:vAlign w:val="center"/>
            <w:hideMark/>
          </w:tcPr>
          <w:p w14:paraId="60E65D0A"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TS-1</w:t>
            </w:r>
          </w:p>
        </w:tc>
        <w:tc>
          <w:tcPr>
            <w:tcW w:w="851" w:type="dxa"/>
            <w:tcBorders>
              <w:top w:val="nil"/>
              <w:left w:val="nil"/>
              <w:bottom w:val="single" w:sz="4" w:space="0" w:color="auto"/>
              <w:right w:val="single" w:sz="4" w:space="0" w:color="auto"/>
            </w:tcBorders>
            <w:shd w:val="clear" w:color="auto" w:fill="BDD7EE"/>
            <w:noWrap/>
            <w:vAlign w:val="center"/>
            <w:hideMark/>
          </w:tcPr>
          <w:p w14:paraId="008C2B2B"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TS</w:t>
            </w:r>
          </w:p>
        </w:tc>
        <w:tc>
          <w:tcPr>
            <w:tcW w:w="1559" w:type="dxa"/>
            <w:tcBorders>
              <w:top w:val="nil"/>
              <w:left w:val="nil"/>
              <w:bottom w:val="single" w:sz="4" w:space="0" w:color="auto"/>
              <w:right w:val="single" w:sz="4" w:space="0" w:color="auto"/>
            </w:tcBorders>
            <w:shd w:val="clear" w:color="auto" w:fill="BDD7EE"/>
            <w:noWrap/>
            <w:vAlign w:val="center"/>
            <w:hideMark/>
          </w:tcPr>
          <w:p w14:paraId="1C60BEA1"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Jumlah</w:t>
            </w:r>
            <w:proofErr w:type="spellEnd"/>
          </w:p>
        </w:tc>
        <w:tc>
          <w:tcPr>
            <w:tcW w:w="1843" w:type="dxa"/>
            <w:tcBorders>
              <w:top w:val="nil"/>
              <w:left w:val="nil"/>
              <w:bottom w:val="single" w:sz="4" w:space="0" w:color="auto"/>
              <w:right w:val="single" w:sz="4" w:space="0" w:color="auto"/>
            </w:tcBorders>
            <w:shd w:val="clear" w:color="auto" w:fill="BDD7EE"/>
            <w:noWrap/>
            <w:vAlign w:val="center"/>
            <w:hideMark/>
          </w:tcPr>
          <w:p w14:paraId="467DEE32" w14:textId="77777777" w:rsidR="00866ABA" w:rsidRPr="00DB25C4" w:rsidRDefault="00866ABA" w:rsidP="00687314">
            <w:pPr>
              <w:spacing w:after="0" w:line="240" w:lineRule="auto"/>
              <w:rPr>
                <w:rFonts w:eastAsia="Times New Roman" w:cstheme="minorHAnsi"/>
                <w:b/>
                <w:bCs/>
                <w:color w:val="000000"/>
              </w:rPr>
            </w:pPr>
            <w:r w:rsidRPr="00DB25C4">
              <w:rPr>
                <w:rFonts w:eastAsia="Times New Roman" w:cstheme="minorHAnsi"/>
                <w:b/>
                <w:bCs/>
                <w:color w:val="000000"/>
              </w:rPr>
              <w:t>Rata-Rata/</w:t>
            </w:r>
            <w:proofErr w:type="spellStart"/>
            <w:r w:rsidRPr="00DB25C4">
              <w:rPr>
                <w:rFonts w:eastAsia="Times New Roman" w:cstheme="minorHAnsi"/>
                <w:b/>
                <w:bCs/>
                <w:color w:val="000000"/>
              </w:rPr>
              <w:t>Tahun</w:t>
            </w:r>
            <w:proofErr w:type="spellEnd"/>
          </w:p>
        </w:tc>
      </w:tr>
      <w:tr w:rsidR="00866ABA" w:rsidRPr="00DB25C4" w14:paraId="0D63D9EF" w14:textId="77777777" w:rsidTr="00CD4E67">
        <w:trPr>
          <w:trHeight w:val="300"/>
        </w:trPr>
        <w:tc>
          <w:tcPr>
            <w:tcW w:w="562" w:type="dxa"/>
            <w:tcBorders>
              <w:top w:val="nil"/>
              <w:left w:val="single" w:sz="4" w:space="0" w:color="auto"/>
              <w:bottom w:val="single" w:sz="4" w:space="0" w:color="auto"/>
              <w:right w:val="single" w:sz="4" w:space="0" w:color="auto"/>
            </w:tcBorders>
            <w:shd w:val="clear" w:color="auto" w:fill="FFF2CC" w:themeFill="accent4" w:themeFillTint="33"/>
            <w:noWrap/>
            <w:vAlign w:val="bottom"/>
            <w:hideMark/>
          </w:tcPr>
          <w:p w14:paraId="5AD5F565"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lastRenderedPageBreak/>
              <w:t>1</w:t>
            </w:r>
          </w:p>
        </w:tc>
        <w:tc>
          <w:tcPr>
            <w:tcW w:w="3544" w:type="dxa"/>
            <w:tcBorders>
              <w:top w:val="nil"/>
              <w:left w:val="nil"/>
              <w:bottom w:val="single" w:sz="4" w:space="0" w:color="auto"/>
              <w:right w:val="single" w:sz="4" w:space="0" w:color="auto"/>
            </w:tcBorders>
            <w:shd w:val="clear" w:color="auto" w:fill="FFF2CC" w:themeFill="accent4" w:themeFillTint="33"/>
            <w:noWrap/>
            <w:vAlign w:val="bottom"/>
            <w:hideMark/>
          </w:tcPr>
          <w:p w14:paraId="5D341A74"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2</w:t>
            </w:r>
          </w:p>
        </w:tc>
        <w:tc>
          <w:tcPr>
            <w:tcW w:w="992" w:type="dxa"/>
            <w:tcBorders>
              <w:top w:val="nil"/>
              <w:left w:val="nil"/>
              <w:bottom w:val="single" w:sz="4" w:space="0" w:color="auto"/>
              <w:right w:val="single" w:sz="4" w:space="0" w:color="auto"/>
            </w:tcBorders>
            <w:shd w:val="clear" w:color="auto" w:fill="FFF2CC" w:themeFill="accent4" w:themeFillTint="33"/>
            <w:noWrap/>
            <w:vAlign w:val="bottom"/>
            <w:hideMark/>
          </w:tcPr>
          <w:p w14:paraId="32E7AA29"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3</w:t>
            </w:r>
          </w:p>
        </w:tc>
        <w:tc>
          <w:tcPr>
            <w:tcW w:w="709" w:type="dxa"/>
            <w:tcBorders>
              <w:top w:val="nil"/>
              <w:left w:val="nil"/>
              <w:bottom w:val="single" w:sz="4" w:space="0" w:color="auto"/>
              <w:right w:val="single" w:sz="4" w:space="0" w:color="auto"/>
            </w:tcBorders>
            <w:shd w:val="clear" w:color="auto" w:fill="FFF2CC" w:themeFill="accent4" w:themeFillTint="33"/>
            <w:noWrap/>
            <w:vAlign w:val="bottom"/>
            <w:hideMark/>
          </w:tcPr>
          <w:p w14:paraId="7C77AE73"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4</w:t>
            </w:r>
          </w:p>
        </w:tc>
        <w:tc>
          <w:tcPr>
            <w:tcW w:w="851" w:type="dxa"/>
            <w:tcBorders>
              <w:top w:val="nil"/>
              <w:left w:val="nil"/>
              <w:bottom w:val="single" w:sz="4" w:space="0" w:color="auto"/>
              <w:right w:val="single" w:sz="4" w:space="0" w:color="auto"/>
            </w:tcBorders>
            <w:shd w:val="clear" w:color="auto" w:fill="FFF2CC" w:themeFill="accent4" w:themeFillTint="33"/>
            <w:noWrap/>
            <w:vAlign w:val="bottom"/>
            <w:hideMark/>
          </w:tcPr>
          <w:p w14:paraId="166C5D87"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5</w:t>
            </w:r>
          </w:p>
        </w:tc>
        <w:tc>
          <w:tcPr>
            <w:tcW w:w="1559" w:type="dxa"/>
            <w:tcBorders>
              <w:top w:val="nil"/>
              <w:left w:val="nil"/>
              <w:bottom w:val="single" w:sz="4" w:space="0" w:color="auto"/>
              <w:right w:val="single" w:sz="4" w:space="0" w:color="auto"/>
            </w:tcBorders>
            <w:shd w:val="clear" w:color="auto" w:fill="FFF2CC" w:themeFill="accent4" w:themeFillTint="33"/>
            <w:noWrap/>
            <w:vAlign w:val="bottom"/>
            <w:hideMark/>
          </w:tcPr>
          <w:p w14:paraId="564CBF4F"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6</w:t>
            </w:r>
          </w:p>
        </w:tc>
        <w:tc>
          <w:tcPr>
            <w:tcW w:w="1843" w:type="dxa"/>
            <w:tcBorders>
              <w:top w:val="nil"/>
              <w:left w:val="nil"/>
              <w:bottom w:val="single" w:sz="4" w:space="0" w:color="auto"/>
              <w:right w:val="single" w:sz="4" w:space="0" w:color="auto"/>
            </w:tcBorders>
            <w:shd w:val="clear" w:color="auto" w:fill="FFF2CC" w:themeFill="accent4" w:themeFillTint="33"/>
            <w:noWrap/>
            <w:vAlign w:val="bottom"/>
            <w:hideMark/>
          </w:tcPr>
          <w:p w14:paraId="59542D8A"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7</w:t>
            </w:r>
          </w:p>
        </w:tc>
      </w:tr>
      <w:tr w:rsidR="00866ABA" w:rsidRPr="00DB25C4" w14:paraId="0B21F808" w14:textId="77777777" w:rsidTr="00CD4E67">
        <w:trPr>
          <w:trHeight w:val="300"/>
        </w:trPr>
        <w:tc>
          <w:tcPr>
            <w:tcW w:w="562" w:type="dxa"/>
            <w:tcBorders>
              <w:top w:val="nil"/>
              <w:left w:val="single" w:sz="4" w:space="0" w:color="auto"/>
              <w:bottom w:val="single" w:sz="4" w:space="0" w:color="auto"/>
              <w:right w:val="single" w:sz="4" w:space="0" w:color="auto"/>
            </w:tcBorders>
            <w:shd w:val="clear" w:color="auto" w:fill="auto"/>
            <w:noWrap/>
            <w:vAlign w:val="bottom"/>
            <w:hideMark/>
          </w:tcPr>
          <w:p w14:paraId="4AAC4E49"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w:t>
            </w:r>
          </w:p>
        </w:tc>
        <w:tc>
          <w:tcPr>
            <w:tcW w:w="3544" w:type="dxa"/>
            <w:tcBorders>
              <w:top w:val="nil"/>
              <w:left w:val="nil"/>
              <w:bottom w:val="single" w:sz="4" w:space="0" w:color="auto"/>
              <w:right w:val="single" w:sz="4" w:space="0" w:color="auto"/>
            </w:tcBorders>
            <w:shd w:val="clear" w:color="auto" w:fill="auto"/>
            <w:noWrap/>
            <w:vAlign w:val="center"/>
            <w:hideMark/>
          </w:tcPr>
          <w:p w14:paraId="4F4423A8"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Anggrah</w:t>
            </w:r>
            <w:proofErr w:type="spellEnd"/>
            <w:r w:rsidRPr="00DB25C4">
              <w:rPr>
                <w:rFonts w:eastAsia="Times New Roman" w:cstheme="minorHAnsi"/>
                <w:color w:val="000000"/>
              </w:rPr>
              <w:t xml:space="preserve"> Diah </w:t>
            </w:r>
            <w:proofErr w:type="spellStart"/>
            <w:r w:rsidRPr="00DB25C4">
              <w:rPr>
                <w:rFonts w:eastAsia="Times New Roman" w:cstheme="minorHAnsi"/>
                <w:color w:val="000000"/>
              </w:rPr>
              <w:t>Airlinda</w:t>
            </w:r>
            <w:proofErr w:type="spellEnd"/>
            <w:r w:rsidRPr="00DB25C4">
              <w:rPr>
                <w:rFonts w:eastAsia="Times New Roman" w:cstheme="minorHAnsi"/>
                <w:color w:val="000000"/>
              </w:rPr>
              <w:t>, S.S., MTCSOL</w:t>
            </w:r>
          </w:p>
        </w:tc>
        <w:tc>
          <w:tcPr>
            <w:tcW w:w="992" w:type="dxa"/>
            <w:tcBorders>
              <w:top w:val="nil"/>
              <w:left w:val="nil"/>
              <w:bottom w:val="single" w:sz="4" w:space="0" w:color="auto"/>
              <w:right w:val="single" w:sz="4" w:space="0" w:color="auto"/>
            </w:tcBorders>
            <w:shd w:val="clear" w:color="auto" w:fill="auto"/>
            <w:noWrap/>
            <w:vAlign w:val="center"/>
            <w:hideMark/>
          </w:tcPr>
          <w:p w14:paraId="0418B568"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w:t>
            </w:r>
          </w:p>
        </w:tc>
        <w:tc>
          <w:tcPr>
            <w:tcW w:w="709" w:type="dxa"/>
            <w:tcBorders>
              <w:top w:val="nil"/>
              <w:left w:val="nil"/>
              <w:bottom w:val="single" w:sz="4" w:space="0" w:color="auto"/>
              <w:right w:val="single" w:sz="4" w:space="0" w:color="auto"/>
            </w:tcBorders>
            <w:shd w:val="clear" w:color="auto" w:fill="auto"/>
            <w:noWrap/>
            <w:vAlign w:val="center"/>
            <w:hideMark/>
          </w:tcPr>
          <w:p w14:paraId="42F4144C"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w:t>
            </w:r>
          </w:p>
        </w:tc>
        <w:tc>
          <w:tcPr>
            <w:tcW w:w="851" w:type="dxa"/>
            <w:tcBorders>
              <w:top w:val="nil"/>
              <w:left w:val="nil"/>
              <w:bottom w:val="single" w:sz="4" w:space="0" w:color="auto"/>
              <w:right w:val="single" w:sz="4" w:space="0" w:color="auto"/>
            </w:tcBorders>
            <w:shd w:val="clear" w:color="auto" w:fill="auto"/>
            <w:noWrap/>
            <w:vAlign w:val="center"/>
            <w:hideMark/>
          </w:tcPr>
          <w:p w14:paraId="28BB8652"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3</w:t>
            </w:r>
          </w:p>
        </w:tc>
        <w:tc>
          <w:tcPr>
            <w:tcW w:w="1559" w:type="dxa"/>
            <w:tcBorders>
              <w:top w:val="nil"/>
              <w:left w:val="nil"/>
              <w:bottom w:val="single" w:sz="4" w:space="0" w:color="auto"/>
              <w:right w:val="single" w:sz="4" w:space="0" w:color="auto"/>
            </w:tcBorders>
            <w:shd w:val="clear" w:color="auto" w:fill="auto"/>
            <w:noWrap/>
            <w:vAlign w:val="bottom"/>
            <w:hideMark/>
          </w:tcPr>
          <w:p w14:paraId="3D1CC20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4</w:t>
            </w:r>
          </w:p>
        </w:tc>
        <w:tc>
          <w:tcPr>
            <w:tcW w:w="1843" w:type="dxa"/>
            <w:tcBorders>
              <w:top w:val="nil"/>
              <w:left w:val="nil"/>
              <w:bottom w:val="single" w:sz="4" w:space="0" w:color="auto"/>
              <w:right w:val="single" w:sz="4" w:space="0" w:color="auto"/>
            </w:tcBorders>
            <w:shd w:val="clear" w:color="auto" w:fill="auto"/>
            <w:noWrap/>
            <w:vAlign w:val="bottom"/>
            <w:hideMark/>
          </w:tcPr>
          <w:p w14:paraId="134CFA10"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1,33</w:t>
            </w:r>
          </w:p>
        </w:tc>
      </w:tr>
      <w:tr w:rsidR="00866ABA" w:rsidRPr="00DB25C4" w14:paraId="7D50C797" w14:textId="77777777" w:rsidTr="00CD4E67">
        <w:trPr>
          <w:trHeight w:val="300"/>
        </w:trPr>
        <w:tc>
          <w:tcPr>
            <w:tcW w:w="562" w:type="dxa"/>
            <w:tcBorders>
              <w:top w:val="nil"/>
              <w:left w:val="single" w:sz="4" w:space="0" w:color="auto"/>
              <w:bottom w:val="single" w:sz="4" w:space="0" w:color="auto"/>
              <w:right w:val="single" w:sz="4" w:space="0" w:color="auto"/>
            </w:tcBorders>
            <w:shd w:val="clear" w:color="auto" w:fill="auto"/>
            <w:noWrap/>
            <w:vAlign w:val="bottom"/>
            <w:hideMark/>
          </w:tcPr>
          <w:p w14:paraId="3134F192"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2</w:t>
            </w:r>
          </w:p>
        </w:tc>
        <w:tc>
          <w:tcPr>
            <w:tcW w:w="3544" w:type="dxa"/>
            <w:tcBorders>
              <w:top w:val="nil"/>
              <w:left w:val="nil"/>
              <w:bottom w:val="single" w:sz="4" w:space="0" w:color="auto"/>
              <w:right w:val="single" w:sz="4" w:space="0" w:color="auto"/>
            </w:tcBorders>
            <w:shd w:val="clear" w:color="auto" w:fill="auto"/>
            <w:noWrap/>
            <w:vAlign w:val="center"/>
            <w:hideMark/>
          </w:tcPr>
          <w:p w14:paraId="57243D63"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Dhatu </w:t>
            </w:r>
            <w:proofErr w:type="spellStart"/>
            <w:r w:rsidRPr="00DB25C4">
              <w:rPr>
                <w:rFonts w:eastAsia="Times New Roman" w:cstheme="minorHAnsi"/>
                <w:color w:val="000000"/>
              </w:rPr>
              <w:t>Sitaresmi</w:t>
            </w:r>
            <w:proofErr w:type="spellEnd"/>
            <w:r w:rsidRPr="00DB25C4">
              <w:rPr>
                <w:rFonts w:eastAsia="Times New Roman" w:cstheme="minorHAnsi"/>
                <w:color w:val="000000"/>
              </w:rPr>
              <w:t xml:space="preserve">, </w:t>
            </w:r>
            <w:proofErr w:type="gramStart"/>
            <w:r w:rsidRPr="00DB25C4">
              <w:rPr>
                <w:rFonts w:eastAsia="Times New Roman" w:cstheme="minorHAnsi"/>
                <w:color w:val="000000"/>
              </w:rPr>
              <w:t>S.S.,MTCSOL</w:t>
            </w:r>
            <w:proofErr w:type="gramEnd"/>
          </w:p>
        </w:tc>
        <w:tc>
          <w:tcPr>
            <w:tcW w:w="992" w:type="dxa"/>
            <w:tcBorders>
              <w:top w:val="nil"/>
              <w:left w:val="nil"/>
              <w:bottom w:val="single" w:sz="4" w:space="0" w:color="auto"/>
              <w:right w:val="single" w:sz="4" w:space="0" w:color="auto"/>
            </w:tcBorders>
            <w:shd w:val="clear" w:color="auto" w:fill="auto"/>
            <w:noWrap/>
            <w:vAlign w:val="center"/>
            <w:hideMark/>
          </w:tcPr>
          <w:p w14:paraId="2453E685"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w:t>
            </w:r>
          </w:p>
        </w:tc>
        <w:tc>
          <w:tcPr>
            <w:tcW w:w="709" w:type="dxa"/>
            <w:tcBorders>
              <w:top w:val="nil"/>
              <w:left w:val="nil"/>
              <w:bottom w:val="single" w:sz="4" w:space="0" w:color="auto"/>
              <w:right w:val="single" w:sz="4" w:space="0" w:color="auto"/>
            </w:tcBorders>
            <w:shd w:val="clear" w:color="auto" w:fill="auto"/>
            <w:noWrap/>
            <w:vAlign w:val="center"/>
            <w:hideMark/>
          </w:tcPr>
          <w:p w14:paraId="41BF30D7"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2</w:t>
            </w:r>
          </w:p>
        </w:tc>
        <w:tc>
          <w:tcPr>
            <w:tcW w:w="851" w:type="dxa"/>
            <w:tcBorders>
              <w:top w:val="nil"/>
              <w:left w:val="nil"/>
              <w:bottom w:val="single" w:sz="4" w:space="0" w:color="auto"/>
              <w:right w:val="single" w:sz="4" w:space="0" w:color="auto"/>
            </w:tcBorders>
            <w:shd w:val="clear" w:color="auto" w:fill="auto"/>
            <w:noWrap/>
            <w:vAlign w:val="center"/>
            <w:hideMark/>
          </w:tcPr>
          <w:p w14:paraId="5EC18E9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2</w:t>
            </w:r>
          </w:p>
        </w:tc>
        <w:tc>
          <w:tcPr>
            <w:tcW w:w="1559" w:type="dxa"/>
            <w:tcBorders>
              <w:top w:val="nil"/>
              <w:left w:val="nil"/>
              <w:bottom w:val="single" w:sz="4" w:space="0" w:color="auto"/>
              <w:right w:val="single" w:sz="4" w:space="0" w:color="auto"/>
            </w:tcBorders>
            <w:shd w:val="clear" w:color="auto" w:fill="auto"/>
            <w:noWrap/>
            <w:vAlign w:val="bottom"/>
            <w:hideMark/>
          </w:tcPr>
          <w:p w14:paraId="4288BCB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4</w:t>
            </w:r>
          </w:p>
        </w:tc>
        <w:tc>
          <w:tcPr>
            <w:tcW w:w="1843" w:type="dxa"/>
            <w:tcBorders>
              <w:top w:val="nil"/>
              <w:left w:val="nil"/>
              <w:bottom w:val="single" w:sz="4" w:space="0" w:color="auto"/>
              <w:right w:val="single" w:sz="4" w:space="0" w:color="auto"/>
            </w:tcBorders>
            <w:shd w:val="clear" w:color="auto" w:fill="auto"/>
            <w:noWrap/>
            <w:vAlign w:val="bottom"/>
            <w:hideMark/>
          </w:tcPr>
          <w:p w14:paraId="12BD2568"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1,33</w:t>
            </w:r>
          </w:p>
        </w:tc>
      </w:tr>
      <w:tr w:rsidR="00866ABA" w:rsidRPr="00DB25C4" w14:paraId="0A816019" w14:textId="77777777" w:rsidTr="00CD4E67">
        <w:trPr>
          <w:trHeight w:val="300"/>
        </w:trPr>
        <w:tc>
          <w:tcPr>
            <w:tcW w:w="562" w:type="dxa"/>
            <w:tcBorders>
              <w:top w:val="nil"/>
              <w:left w:val="single" w:sz="4" w:space="0" w:color="auto"/>
              <w:bottom w:val="single" w:sz="4" w:space="0" w:color="auto"/>
              <w:right w:val="single" w:sz="4" w:space="0" w:color="auto"/>
            </w:tcBorders>
            <w:shd w:val="clear" w:color="auto" w:fill="auto"/>
            <w:noWrap/>
            <w:vAlign w:val="bottom"/>
            <w:hideMark/>
          </w:tcPr>
          <w:p w14:paraId="1F05F0A1"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3</w:t>
            </w:r>
          </w:p>
        </w:tc>
        <w:tc>
          <w:tcPr>
            <w:tcW w:w="3544" w:type="dxa"/>
            <w:tcBorders>
              <w:top w:val="nil"/>
              <w:left w:val="nil"/>
              <w:bottom w:val="single" w:sz="4" w:space="0" w:color="auto"/>
              <w:right w:val="single" w:sz="4" w:space="0" w:color="auto"/>
            </w:tcBorders>
            <w:shd w:val="clear" w:color="auto" w:fill="auto"/>
            <w:noWrap/>
            <w:vAlign w:val="center"/>
            <w:hideMark/>
          </w:tcPr>
          <w:p w14:paraId="41ED253B"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Yohanna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Nirmalasari</w:t>
            </w:r>
            <w:proofErr w:type="spellEnd"/>
            <w:r w:rsidRPr="00DB25C4">
              <w:rPr>
                <w:rFonts w:eastAsia="Times New Roman" w:cstheme="minorHAnsi"/>
                <w:color w:val="000000"/>
              </w:rPr>
              <w:t xml:space="preserve">, </w:t>
            </w:r>
            <w:proofErr w:type="spellStart"/>
            <w:proofErr w:type="gramStart"/>
            <w:r w:rsidRPr="00DB25C4">
              <w:rPr>
                <w:rFonts w:eastAsia="Times New Roman" w:cstheme="minorHAnsi"/>
                <w:color w:val="000000"/>
              </w:rPr>
              <w:t>S.Pd</w:t>
            </w:r>
            <w:proofErr w:type="spellEnd"/>
            <w:proofErr w:type="gramEnd"/>
            <w:r w:rsidRPr="00DB25C4">
              <w:rPr>
                <w:rFonts w:eastAsia="Times New Roman" w:cstheme="minorHAnsi"/>
                <w:color w:val="000000"/>
              </w:rPr>
              <w:t xml:space="preserve">, </w:t>
            </w:r>
            <w:proofErr w:type="spellStart"/>
            <w:r w:rsidRPr="00DB25C4">
              <w:rPr>
                <w:rFonts w:eastAsia="Times New Roman" w:cstheme="minorHAnsi"/>
                <w:color w:val="000000"/>
              </w:rPr>
              <w:t>M.Pd</w:t>
            </w:r>
            <w:proofErr w:type="spellEnd"/>
            <w:r w:rsidRPr="00DB25C4">
              <w:rPr>
                <w:rFonts w:eastAsia="Times New Roman" w:cstheme="minorHAnsi"/>
                <w:color w:val="000000"/>
              </w:rPr>
              <w:t>.</w:t>
            </w:r>
          </w:p>
        </w:tc>
        <w:tc>
          <w:tcPr>
            <w:tcW w:w="992" w:type="dxa"/>
            <w:tcBorders>
              <w:top w:val="nil"/>
              <w:left w:val="nil"/>
              <w:bottom w:val="single" w:sz="4" w:space="0" w:color="auto"/>
              <w:right w:val="single" w:sz="4" w:space="0" w:color="auto"/>
            </w:tcBorders>
            <w:shd w:val="clear" w:color="auto" w:fill="auto"/>
            <w:noWrap/>
            <w:vAlign w:val="center"/>
            <w:hideMark/>
          </w:tcPr>
          <w:p w14:paraId="41BA32F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w:t>
            </w:r>
          </w:p>
        </w:tc>
        <w:tc>
          <w:tcPr>
            <w:tcW w:w="709" w:type="dxa"/>
            <w:tcBorders>
              <w:top w:val="nil"/>
              <w:left w:val="nil"/>
              <w:bottom w:val="single" w:sz="4" w:space="0" w:color="auto"/>
              <w:right w:val="single" w:sz="4" w:space="0" w:color="auto"/>
            </w:tcBorders>
            <w:shd w:val="clear" w:color="auto" w:fill="auto"/>
            <w:noWrap/>
            <w:vAlign w:val="center"/>
            <w:hideMark/>
          </w:tcPr>
          <w:p w14:paraId="1F42AC44"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2</w:t>
            </w:r>
          </w:p>
        </w:tc>
        <w:tc>
          <w:tcPr>
            <w:tcW w:w="851" w:type="dxa"/>
            <w:tcBorders>
              <w:top w:val="nil"/>
              <w:left w:val="nil"/>
              <w:bottom w:val="single" w:sz="4" w:space="0" w:color="auto"/>
              <w:right w:val="single" w:sz="4" w:space="0" w:color="auto"/>
            </w:tcBorders>
            <w:shd w:val="clear" w:color="auto" w:fill="auto"/>
            <w:noWrap/>
            <w:vAlign w:val="center"/>
            <w:hideMark/>
          </w:tcPr>
          <w:p w14:paraId="5BD76174"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6</w:t>
            </w:r>
          </w:p>
        </w:tc>
        <w:tc>
          <w:tcPr>
            <w:tcW w:w="1559" w:type="dxa"/>
            <w:tcBorders>
              <w:top w:val="nil"/>
              <w:left w:val="nil"/>
              <w:bottom w:val="single" w:sz="4" w:space="0" w:color="auto"/>
              <w:right w:val="single" w:sz="4" w:space="0" w:color="auto"/>
            </w:tcBorders>
            <w:shd w:val="clear" w:color="auto" w:fill="auto"/>
            <w:noWrap/>
            <w:vAlign w:val="bottom"/>
            <w:hideMark/>
          </w:tcPr>
          <w:p w14:paraId="70C2742E"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8</w:t>
            </w:r>
          </w:p>
        </w:tc>
        <w:tc>
          <w:tcPr>
            <w:tcW w:w="1843" w:type="dxa"/>
            <w:tcBorders>
              <w:top w:val="nil"/>
              <w:left w:val="nil"/>
              <w:bottom w:val="single" w:sz="4" w:space="0" w:color="auto"/>
              <w:right w:val="single" w:sz="4" w:space="0" w:color="auto"/>
            </w:tcBorders>
            <w:shd w:val="clear" w:color="auto" w:fill="auto"/>
            <w:noWrap/>
            <w:vAlign w:val="bottom"/>
            <w:hideMark/>
          </w:tcPr>
          <w:p w14:paraId="6EF00F21"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2,67</w:t>
            </w:r>
          </w:p>
        </w:tc>
      </w:tr>
      <w:tr w:rsidR="00866ABA" w:rsidRPr="00DB25C4" w14:paraId="263862EA" w14:textId="77777777" w:rsidTr="00CD4E67">
        <w:trPr>
          <w:trHeight w:val="300"/>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506358"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4</w:t>
            </w:r>
          </w:p>
        </w:tc>
        <w:tc>
          <w:tcPr>
            <w:tcW w:w="3544" w:type="dxa"/>
            <w:tcBorders>
              <w:top w:val="single" w:sz="4" w:space="0" w:color="auto"/>
              <w:left w:val="nil"/>
              <w:bottom w:val="single" w:sz="4" w:space="0" w:color="auto"/>
              <w:right w:val="single" w:sz="4" w:space="0" w:color="auto"/>
            </w:tcBorders>
            <w:shd w:val="clear" w:color="auto" w:fill="auto"/>
            <w:noWrap/>
            <w:vAlign w:val="center"/>
            <w:hideMark/>
          </w:tcPr>
          <w:p w14:paraId="46FFECA7"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Vincentius</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Valiandy</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Jiuangga</w:t>
            </w:r>
            <w:proofErr w:type="spellEnd"/>
            <w:r w:rsidRPr="00DB25C4">
              <w:rPr>
                <w:rFonts w:eastAsia="Times New Roman" w:cstheme="minorHAnsi"/>
                <w:color w:val="000000"/>
              </w:rPr>
              <w:t xml:space="preserve">, </w:t>
            </w:r>
            <w:proofErr w:type="spellStart"/>
            <w:proofErr w:type="gramStart"/>
            <w:r w:rsidRPr="00DB25C4">
              <w:rPr>
                <w:rFonts w:eastAsia="Times New Roman" w:cstheme="minorHAnsi"/>
                <w:color w:val="000000"/>
              </w:rPr>
              <w:t>S.Kom</w:t>
            </w:r>
            <w:proofErr w:type="spellEnd"/>
            <w:proofErr w:type="gramEnd"/>
            <w:r w:rsidRPr="00DB25C4">
              <w:rPr>
                <w:rFonts w:eastAsia="Times New Roman" w:cstheme="minorHAnsi"/>
                <w:color w:val="000000"/>
              </w:rPr>
              <w:t>, MTCSOL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32699A8"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0</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14:paraId="5AE1BDD0"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213BB11A"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4</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0A05F270"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5</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21326AD0"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1,67</w:t>
            </w:r>
          </w:p>
        </w:tc>
      </w:tr>
      <w:tr w:rsidR="00866ABA" w:rsidRPr="00DB25C4" w14:paraId="560A1C4D" w14:textId="77777777" w:rsidTr="00CD4E67">
        <w:trPr>
          <w:trHeight w:val="300"/>
        </w:trPr>
        <w:tc>
          <w:tcPr>
            <w:tcW w:w="410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5C376B12"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Jumlah</w:t>
            </w:r>
            <w:proofErr w:type="spellEnd"/>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551376FE"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0</w:t>
            </w:r>
          </w:p>
        </w:tc>
        <w:tc>
          <w:tcPr>
            <w:tcW w:w="709" w:type="dxa"/>
            <w:tcBorders>
              <w:top w:val="single" w:sz="4" w:space="0" w:color="auto"/>
              <w:left w:val="nil"/>
              <w:bottom w:val="single" w:sz="4" w:space="0" w:color="auto"/>
              <w:right w:val="single" w:sz="4" w:space="0" w:color="auto"/>
            </w:tcBorders>
            <w:shd w:val="clear" w:color="auto" w:fill="auto"/>
            <w:noWrap/>
            <w:vAlign w:val="center"/>
          </w:tcPr>
          <w:p w14:paraId="66C8C5DD"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6</w:t>
            </w:r>
          </w:p>
        </w:tc>
        <w:tc>
          <w:tcPr>
            <w:tcW w:w="851" w:type="dxa"/>
            <w:tcBorders>
              <w:top w:val="single" w:sz="4" w:space="0" w:color="auto"/>
              <w:left w:val="nil"/>
              <w:bottom w:val="single" w:sz="4" w:space="0" w:color="auto"/>
              <w:right w:val="single" w:sz="4" w:space="0" w:color="auto"/>
            </w:tcBorders>
            <w:shd w:val="clear" w:color="auto" w:fill="auto"/>
            <w:noWrap/>
            <w:vAlign w:val="center"/>
          </w:tcPr>
          <w:p w14:paraId="3F5B9616"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15</w:t>
            </w: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3799ABED"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21</w:t>
            </w:r>
          </w:p>
        </w:tc>
        <w:tc>
          <w:tcPr>
            <w:tcW w:w="1843" w:type="dxa"/>
            <w:tcBorders>
              <w:top w:val="single" w:sz="4" w:space="0" w:color="auto"/>
              <w:left w:val="nil"/>
              <w:bottom w:val="single" w:sz="4" w:space="0" w:color="auto"/>
              <w:right w:val="single" w:sz="4" w:space="0" w:color="auto"/>
            </w:tcBorders>
            <w:shd w:val="clear" w:color="auto" w:fill="auto"/>
            <w:noWrap/>
            <w:vAlign w:val="bottom"/>
          </w:tcPr>
          <w:p w14:paraId="1D656616"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7</w:t>
            </w:r>
          </w:p>
        </w:tc>
      </w:tr>
      <w:tr w:rsidR="00866ABA" w:rsidRPr="00DB25C4" w14:paraId="0BA3AF6F" w14:textId="77777777" w:rsidTr="00CD4E67">
        <w:trPr>
          <w:trHeight w:val="300"/>
        </w:trPr>
        <w:tc>
          <w:tcPr>
            <w:tcW w:w="410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5CECACA8"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Rata-rata</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7EA89E71"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0</w:t>
            </w:r>
          </w:p>
        </w:tc>
        <w:tc>
          <w:tcPr>
            <w:tcW w:w="709" w:type="dxa"/>
            <w:tcBorders>
              <w:top w:val="single" w:sz="4" w:space="0" w:color="auto"/>
              <w:left w:val="nil"/>
              <w:bottom w:val="single" w:sz="4" w:space="0" w:color="auto"/>
              <w:right w:val="single" w:sz="4" w:space="0" w:color="auto"/>
            </w:tcBorders>
            <w:shd w:val="clear" w:color="auto" w:fill="auto"/>
            <w:noWrap/>
            <w:vAlign w:val="center"/>
          </w:tcPr>
          <w:p w14:paraId="25D34718"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1.5</w:t>
            </w:r>
          </w:p>
        </w:tc>
        <w:tc>
          <w:tcPr>
            <w:tcW w:w="851" w:type="dxa"/>
            <w:tcBorders>
              <w:top w:val="single" w:sz="4" w:space="0" w:color="auto"/>
              <w:left w:val="nil"/>
              <w:bottom w:val="single" w:sz="4" w:space="0" w:color="auto"/>
              <w:right w:val="single" w:sz="4" w:space="0" w:color="auto"/>
            </w:tcBorders>
            <w:shd w:val="clear" w:color="auto" w:fill="auto"/>
            <w:noWrap/>
            <w:vAlign w:val="center"/>
          </w:tcPr>
          <w:p w14:paraId="355B28E1"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3.75</w:t>
            </w:r>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053C0C52"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5.25</w:t>
            </w:r>
          </w:p>
        </w:tc>
        <w:tc>
          <w:tcPr>
            <w:tcW w:w="1843" w:type="dxa"/>
            <w:tcBorders>
              <w:top w:val="single" w:sz="4" w:space="0" w:color="auto"/>
              <w:left w:val="nil"/>
              <w:bottom w:val="single" w:sz="4" w:space="0" w:color="auto"/>
              <w:right w:val="single" w:sz="4" w:space="0" w:color="auto"/>
            </w:tcBorders>
            <w:shd w:val="clear" w:color="auto" w:fill="auto"/>
            <w:noWrap/>
            <w:vAlign w:val="bottom"/>
          </w:tcPr>
          <w:p w14:paraId="6BB14B53"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1.75</w:t>
            </w:r>
          </w:p>
        </w:tc>
      </w:tr>
    </w:tbl>
    <w:p w14:paraId="218DE79A" w14:textId="77777777" w:rsidR="00866ABA" w:rsidRPr="00DB25C4" w:rsidRDefault="00866ABA" w:rsidP="00687314">
      <w:pPr>
        <w:spacing w:after="0" w:line="240" w:lineRule="auto"/>
        <w:rPr>
          <w:rFonts w:cstheme="minorHAnsi"/>
        </w:rPr>
      </w:pPr>
    </w:p>
    <w:p w14:paraId="5BFAD436" w14:textId="77777777" w:rsidR="00866ABA" w:rsidRPr="00DB25C4" w:rsidRDefault="00866ABA" w:rsidP="00687314">
      <w:pPr>
        <w:spacing w:after="0" w:line="240" w:lineRule="auto"/>
        <w:rPr>
          <w:rFonts w:cstheme="minorHAnsi"/>
          <w:b/>
          <w:bCs/>
        </w:rPr>
      </w:pPr>
    </w:p>
    <w:p w14:paraId="6BEC6328" w14:textId="77777777" w:rsidR="00866ABA" w:rsidRPr="00DB25C4" w:rsidRDefault="00866ABA" w:rsidP="00687314">
      <w:pPr>
        <w:spacing w:after="0" w:line="240" w:lineRule="auto"/>
        <w:rPr>
          <w:rFonts w:cstheme="minorHAnsi"/>
          <w:b/>
          <w:bCs/>
        </w:rPr>
      </w:pPr>
      <w:r w:rsidRPr="00DB25C4">
        <w:rPr>
          <w:rFonts w:cstheme="minorHAnsi"/>
          <w:b/>
          <w:bCs/>
        </w:rPr>
        <w:t xml:space="preserve">4.2.1.8 </w:t>
      </w:r>
      <w:proofErr w:type="spellStart"/>
      <w:r w:rsidRPr="00DB25C4">
        <w:rPr>
          <w:rFonts w:cstheme="minorHAnsi"/>
          <w:b/>
          <w:bCs/>
        </w:rPr>
        <w:t>Prestasi</w:t>
      </w:r>
      <w:proofErr w:type="spellEnd"/>
      <w:r w:rsidRPr="00DB25C4">
        <w:rPr>
          <w:rFonts w:cstheme="minorHAnsi"/>
          <w:b/>
          <w:bCs/>
        </w:rPr>
        <w:t xml:space="preserve"> </w:t>
      </w:r>
      <w:proofErr w:type="spellStart"/>
      <w:r w:rsidRPr="00DB25C4">
        <w:rPr>
          <w:rFonts w:cstheme="minorHAnsi"/>
          <w:b/>
          <w:bCs/>
        </w:rPr>
        <w:t>Dosen</w:t>
      </w:r>
      <w:proofErr w:type="spellEnd"/>
    </w:p>
    <w:p w14:paraId="66A4D849" w14:textId="77777777" w:rsidR="00866ABA" w:rsidRPr="00DB25C4" w:rsidRDefault="00866ABA" w:rsidP="00687314">
      <w:pPr>
        <w:spacing w:after="0" w:line="240" w:lineRule="auto"/>
        <w:ind w:firstLine="195"/>
        <w:rPr>
          <w:rFonts w:cstheme="minorHAnsi"/>
        </w:rPr>
      </w:pPr>
      <w:proofErr w:type="spellStart"/>
      <w:r w:rsidRPr="00DB25C4">
        <w:rPr>
          <w:rFonts w:cstheme="minorHAnsi"/>
        </w:rPr>
        <w:t>Prestasi</w:t>
      </w:r>
      <w:proofErr w:type="spellEnd"/>
      <w:r w:rsidRPr="00DB25C4">
        <w:rPr>
          <w:rFonts w:cstheme="minorHAnsi"/>
        </w:rPr>
        <w:t xml:space="preserve"> DTPS yang </w:t>
      </w:r>
      <w:proofErr w:type="spellStart"/>
      <w:r w:rsidRPr="00DB25C4">
        <w:rPr>
          <w:rFonts w:cstheme="minorHAnsi"/>
        </w:rPr>
        <w:t>bidang</w:t>
      </w:r>
      <w:proofErr w:type="spellEnd"/>
      <w:r w:rsidRPr="00DB25C4">
        <w:rPr>
          <w:rFonts w:cstheme="minorHAnsi"/>
        </w:rPr>
        <w:t xml:space="preserve"> </w:t>
      </w:r>
      <w:proofErr w:type="spellStart"/>
      <w:r w:rsidRPr="00DB25C4">
        <w:rPr>
          <w:rFonts w:cstheme="minorHAnsi"/>
        </w:rPr>
        <w:t>keahliannya</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bidang</w:t>
      </w:r>
      <w:proofErr w:type="spellEnd"/>
      <w:r w:rsidRPr="00DB25C4">
        <w:rPr>
          <w:rFonts w:cstheme="minorHAnsi"/>
        </w:rPr>
        <w:t xml:space="preserve"> PS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tiga</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terakhir</w:t>
      </w:r>
      <w:proofErr w:type="spellEnd"/>
      <w:r w:rsidRPr="00DB25C4">
        <w:rPr>
          <w:rFonts w:cstheme="minorHAnsi"/>
        </w:rPr>
        <w:t xml:space="preserve"> (</w:t>
      </w:r>
      <w:proofErr w:type="spellStart"/>
      <w:r w:rsidRPr="00DB25C4">
        <w:rPr>
          <w:rFonts w:cstheme="minorHAnsi"/>
        </w:rPr>
        <w:t>Tabel</w:t>
      </w:r>
      <w:proofErr w:type="spellEnd"/>
      <w:r w:rsidRPr="00DB25C4">
        <w:rPr>
          <w:rFonts w:cstheme="minorHAnsi"/>
        </w:rPr>
        <w:t xml:space="preserve"> 4.1.2.8)</w:t>
      </w:r>
    </w:p>
    <w:p w14:paraId="5D0A51F1" w14:textId="77777777" w:rsidR="00866ABA" w:rsidRPr="00DB25C4" w:rsidRDefault="00866ABA" w:rsidP="00687314">
      <w:pPr>
        <w:spacing w:after="0" w:line="240" w:lineRule="auto"/>
        <w:ind w:firstLine="195"/>
        <w:rPr>
          <w:rFonts w:cstheme="minorHAnsi"/>
        </w:rPr>
      </w:pPr>
    </w:p>
    <w:p w14:paraId="6FF67A31" w14:textId="77777777" w:rsidR="00866ABA" w:rsidRPr="00DB25C4" w:rsidRDefault="00866ABA" w:rsidP="00687314">
      <w:pPr>
        <w:spacing w:after="0" w:line="240" w:lineRule="auto"/>
        <w:ind w:firstLine="195"/>
        <w:rPr>
          <w:rFonts w:cstheme="minorHAnsi"/>
        </w:rPr>
      </w:pPr>
      <w:proofErr w:type="spellStart"/>
      <w:r w:rsidRPr="00DB25C4">
        <w:rPr>
          <w:rFonts w:cstheme="minorHAnsi"/>
        </w:rPr>
        <w:t>Tabel</w:t>
      </w:r>
      <w:proofErr w:type="spellEnd"/>
      <w:r w:rsidRPr="00DB25C4">
        <w:rPr>
          <w:rFonts w:cstheme="minorHAnsi"/>
        </w:rPr>
        <w:t xml:space="preserve"> 4.1.2.8 </w:t>
      </w:r>
      <w:proofErr w:type="spellStart"/>
      <w:r w:rsidRPr="00DB25C4">
        <w:rPr>
          <w:rFonts w:cstheme="minorHAnsi"/>
        </w:rPr>
        <w:t>Prestasi</w:t>
      </w:r>
      <w:proofErr w:type="spellEnd"/>
      <w:r w:rsidRPr="00DB25C4">
        <w:rPr>
          <w:rFonts w:cstheme="minorHAnsi"/>
        </w:rPr>
        <w:t xml:space="preserve"> DTPS</w:t>
      </w:r>
    </w:p>
    <w:tbl>
      <w:tblPr>
        <w:tblW w:w="13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522"/>
        <w:gridCol w:w="1122"/>
        <w:gridCol w:w="3766"/>
        <w:gridCol w:w="1443"/>
        <w:gridCol w:w="1323"/>
        <w:gridCol w:w="962"/>
        <w:gridCol w:w="843"/>
        <w:gridCol w:w="3078"/>
      </w:tblGrid>
      <w:tr w:rsidR="00866ABA" w:rsidRPr="00DB25C4" w14:paraId="63591923" w14:textId="77777777" w:rsidTr="002A20EE">
        <w:trPr>
          <w:trHeight w:val="206"/>
        </w:trPr>
        <w:tc>
          <w:tcPr>
            <w:tcW w:w="522" w:type="dxa"/>
            <w:vMerge w:val="restart"/>
            <w:shd w:val="clear" w:color="auto" w:fill="BDD7EE"/>
            <w:noWrap/>
            <w:vAlign w:val="center"/>
            <w:hideMark/>
          </w:tcPr>
          <w:p w14:paraId="5DBA9C5D"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No</w:t>
            </w:r>
          </w:p>
        </w:tc>
        <w:tc>
          <w:tcPr>
            <w:tcW w:w="1122" w:type="dxa"/>
            <w:vMerge w:val="restart"/>
            <w:shd w:val="clear" w:color="auto" w:fill="BDD7EE"/>
            <w:noWrap/>
            <w:vAlign w:val="center"/>
            <w:hideMark/>
          </w:tcPr>
          <w:p w14:paraId="5B0D91A5"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 xml:space="preserve">Nama </w:t>
            </w:r>
            <w:proofErr w:type="spellStart"/>
            <w:r w:rsidRPr="00DB25C4">
              <w:rPr>
                <w:rFonts w:eastAsia="Times New Roman" w:cstheme="minorHAnsi"/>
                <w:b/>
                <w:bCs/>
                <w:color w:val="000000"/>
              </w:rPr>
              <w:t>Lengkap</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Dosen</w:t>
            </w:r>
            <w:proofErr w:type="spellEnd"/>
          </w:p>
        </w:tc>
        <w:tc>
          <w:tcPr>
            <w:tcW w:w="3766" w:type="dxa"/>
            <w:vMerge w:val="restart"/>
            <w:shd w:val="clear" w:color="auto" w:fill="BDD7EE"/>
            <w:noWrap/>
            <w:vAlign w:val="center"/>
            <w:hideMark/>
          </w:tcPr>
          <w:p w14:paraId="32995C6E"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Prestasi</w:t>
            </w:r>
            <w:proofErr w:type="spellEnd"/>
            <w:r w:rsidRPr="00DB25C4">
              <w:rPr>
                <w:rFonts w:eastAsia="Times New Roman" w:cstheme="minorHAnsi"/>
                <w:b/>
                <w:bCs/>
                <w:color w:val="000000"/>
              </w:rPr>
              <w:t xml:space="preserve"> yang </w:t>
            </w:r>
            <w:proofErr w:type="spellStart"/>
            <w:r w:rsidRPr="00DB25C4">
              <w:rPr>
                <w:rFonts w:eastAsia="Times New Roman" w:cstheme="minorHAnsi"/>
                <w:b/>
                <w:bCs/>
                <w:color w:val="000000"/>
              </w:rPr>
              <w:t>Dicapai</w:t>
            </w:r>
            <w:proofErr w:type="spellEnd"/>
          </w:p>
        </w:tc>
        <w:tc>
          <w:tcPr>
            <w:tcW w:w="1443" w:type="dxa"/>
            <w:vMerge w:val="restart"/>
            <w:shd w:val="clear" w:color="auto" w:fill="BDD7EE"/>
            <w:noWrap/>
            <w:vAlign w:val="center"/>
            <w:hideMark/>
          </w:tcPr>
          <w:p w14:paraId="407BBA9B"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Tahun</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Pencapaian</w:t>
            </w:r>
            <w:proofErr w:type="spellEnd"/>
          </w:p>
        </w:tc>
        <w:tc>
          <w:tcPr>
            <w:tcW w:w="3128" w:type="dxa"/>
            <w:gridSpan w:val="3"/>
            <w:shd w:val="clear" w:color="auto" w:fill="BDD7EE"/>
            <w:noWrap/>
            <w:vAlign w:val="center"/>
            <w:hideMark/>
          </w:tcPr>
          <w:p w14:paraId="65B2B38F"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Tingkat</w:t>
            </w:r>
          </w:p>
        </w:tc>
        <w:tc>
          <w:tcPr>
            <w:tcW w:w="3078" w:type="dxa"/>
            <w:vMerge w:val="restart"/>
            <w:shd w:val="clear" w:color="auto" w:fill="BDD7EE"/>
            <w:noWrap/>
            <w:vAlign w:val="center"/>
            <w:hideMark/>
          </w:tcPr>
          <w:p w14:paraId="139F5A55"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 xml:space="preserve">Bukti </w:t>
            </w:r>
            <w:proofErr w:type="spellStart"/>
            <w:r w:rsidRPr="00DB25C4">
              <w:rPr>
                <w:rFonts w:eastAsia="Times New Roman" w:cstheme="minorHAnsi"/>
                <w:b/>
                <w:bCs/>
                <w:color w:val="000000"/>
              </w:rPr>
              <w:t>Prestasi</w:t>
            </w:r>
            <w:proofErr w:type="spellEnd"/>
          </w:p>
        </w:tc>
      </w:tr>
      <w:tr w:rsidR="00866ABA" w:rsidRPr="00DB25C4" w14:paraId="59C164F1" w14:textId="77777777" w:rsidTr="002A20EE">
        <w:trPr>
          <w:trHeight w:val="206"/>
        </w:trPr>
        <w:tc>
          <w:tcPr>
            <w:tcW w:w="522" w:type="dxa"/>
            <w:vMerge/>
            <w:vAlign w:val="center"/>
            <w:hideMark/>
          </w:tcPr>
          <w:p w14:paraId="6C263EA3" w14:textId="77777777" w:rsidR="00866ABA" w:rsidRPr="00DB25C4" w:rsidRDefault="00866ABA" w:rsidP="00687314">
            <w:pPr>
              <w:spacing w:after="0" w:line="240" w:lineRule="auto"/>
              <w:rPr>
                <w:rFonts w:eastAsia="Times New Roman" w:cstheme="minorHAnsi"/>
                <w:b/>
                <w:bCs/>
                <w:color w:val="000000"/>
              </w:rPr>
            </w:pPr>
          </w:p>
        </w:tc>
        <w:tc>
          <w:tcPr>
            <w:tcW w:w="1122" w:type="dxa"/>
            <w:vMerge/>
            <w:vAlign w:val="center"/>
            <w:hideMark/>
          </w:tcPr>
          <w:p w14:paraId="123DD4C6" w14:textId="77777777" w:rsidR="00866ABA" w:rsidRPr="00DB25C4" w:rsidRDefault="00866ABA" w:rsidP="00687314">
            <w:pPr>
              <w:spacing w:after="0" w:line="240" w:lineRule="auto"/>
              <w:rPr>
                <w:rFonts w:eastAsia="Times New Roman" w:cstheme="minorHAnsi"/>
                <w:b/>
                <w:bCs/>
                <w:color w:val="000000"/>
              </w:rPr>
            </w:pPr>
          </w:p>
        </w:tc>
        <w:tc>
          <w:tcPr>
            <w:tcW w:w="3766" w:type="dxa"/>
            <w:vMerge/>
            <w:vAlign w:val="center"/>
            <w:hideMark/>
          </w:tcPr>
          <w:p w14:paraId="69187696" w14:textId="77777777" w:rsidR="00866ABA" w:rsidRPr="00DB25C4" w:rsidRDefault="00866ABA" w:rsidP="00687314">
            <w:pPr>
              <w:spacing w:after="0" w:line="240" w:lineRule="auto"/>
              <w:rPr>
                <w:rFonts w:eastAsia="Times New Roman" w:cstheme="minorHAnsi"/>
                <w:b/>
                <w:bCs/>
                <w:color w:val="000000"/>
              </w:rPr>
            </w:pPr>
          </w:p>
        </w:tc>
        <w:tc>
          <w:tcPr>
            <w:tcW w:w="1443" w:type="dxa"/>
            <w:vMerge/>
            <w:vAlign w:val="center"/>
            <w:hideMark/>
          </w:tcPr>
          <w:p w14:paraId="6A8A3D58" w14:textId="77777777" w:rsidR="00866ABA" w:rsidRPr="00DB25C4" w:rsidRDefault="00866ABA" w:rsidP="00687314">
            <w:pPr>
              <w:spacing w:after="0" w:line="240" w:lineRule="auto"/>
              <w:rPr>
                <w:rFonts w:eastAsia="Times New Roman" w:cstheme="minorHAnsi"/>
                <w:b/>
                <w:bCs/>
                <w:color w:val="000000"/>
              </w:rPr>
            </w:pPr>
          </w:p>
        </w:tc>
        <w:tc>
          <w:tcPr>
            <w:tcW w:w="1323" w:type="dxa"/>
            <w:shd w:val="clear" w:color="auto" w:fill="BDD7EE"/>
            <w:noWrap/>
            <w:vAlign w:val="center"/>
            <w:hideMark/>
          </w:tcPr>
          <w:p w14:paraId="5460458A"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Internasional</w:t>
            </w:r>
            <w:proofErr w:type="spellEnd"/>
          </w:p>
        </w:tc>
        <w:tc>
          <w:tcPr>
            <w:tcW w:w="962" w:type="dxa"/>
            <w:shd w:val="clear" w:color="auto" w:fill="BDD7EE"/>
            <w:noWrap/>
            <w:vAlign w:val="center"/>
            <w:hideMark/>
          </w:tcPr>
          <w:p w14:paraId="0C58A08B"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Nasional</w:t>
            </w:r>
          </w:p>
        </w:tc>
        <w:tc>
          <w:tcPr>
            <w:tcW w:w="842" w:type="dxa"/>
            <w:shd w:val="clear" w:color="auto" w:fill="BDD7EE"/>
            <w:noWrap/>
            <w:vAlign w:val="center"/>
            <w:hideMark/>
          </w:tcPr>
          <w:p w14:paraId="3F13AD11"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Lokal</w:t>
            </w:r>
            <w:proofErr w:type="spellEnd"/>
          </w:p>
        </w:tc>
        <w:tc>
          <w:tcPr>
            <w:tcW w:w="3078" w:type="dxa"/>
            <w:vMerge/>
            <w:vAlign w:val="center"/>
            <w:hideMark/>
          </w:tcPr>
          <w:p w14:paraId="70E34455" w14:textId="77777777" w:rsidR="00866ABA" w:rsidRPr="00DB25C4" w:rsidRDefault="00866ABA" w:rsidP="00687314">
            <w:pPr>
              <w:spacing w:after="0" w:line="240" w:lineRule="auto"/>
              <w:rPr>
                <w:rFonts w:eastAsia="Times New Roman" w:cstheme="minorHAnsi"/>
                <w:b/>
                <w:bCs/>
                <w:color w:val="000000"/>
              </w:rPr>
            </w:pPr>
          </w:p>
        </w:tc>
      </w:tr>
      <w:tr w:rsidR="00866ABA" w:rsidRPr="00DB25C4" w14:paraId="1CA66496" w14:textId="77777777" w:rsidTr="002A20EE">
        <w:trPr>
          <w:trHeight w:val="206"/>
        </w:trPr>
        <w:tc>
          <w:tcPr>
            <w:tcW w:w="522" w:type="dxa"/>
            <w:shd w:val="clear" w:color="auto" w:fill="FFF2CC" w:themeFill="accent4" w:themeFillTint="33"/>
            <w:noWrap/>
            <w:vAlign w:val="bottom"/>
            <w:hideMark/>
          </w:tcPr>
          <w:p w14:paraId="6B4A5953"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1</w:t>
            </w:r>
          </w:p>
        </w:tc>
        <w:tc>
          <w:tcPr>
            <w:tcW w:w="1122" w:type="dxa"/>
            <w:shd w:val="clear" w:color="auto" w:fill="FFF2CC" w:themeFill="accent4" w:themeFillTint="33"/>
            <w:noWrap/>
            <w:vAlign w:val="bottom"/>
            <w:hideMark/>
          </w:tcPr>
          <w:p w14:paraId="1E51B4F3"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2</w:t>
            </w:r>
          </w:p>
        </w:tc>
        <w:tc>
          <w:tcPr>
            <w:tcW w:w="3766" w:type="dxa"/>
            <w:shd w:val="clear" w:color="auto" w:fill="FFF2CC" w:themeFill="accent4" w:themeFillTint="33"/>
            <w:noWrap/>
            <w:vAlign w:val="bottom"/>
            <w:hideMark/>
          </w:tcPr>
          <w:p w14:paraId="3F97820E"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3</w:t>
            </w:r>
          </w:p>
        </w:tc>
        <w:tc>
          <w:tcPr>
            <w:tcW w:w="1443" w:type="dxa"/>
            <w:shd w:val="clear" w:color="auto" w:fill="FFF2CC" w:themeFill="accent4" w:themeFillTint="33"/>
            <w:noWrap/>
            <w:vAlign w:val="bottom"/>
            <w:hideMark/>
          </w:tcPr>
          <w:p w14:paraId="32651A45"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4</w:t>
            </w:r>
          </w:p>
        </w:tc>
        <w:tc>
          <w:tcPr>
            <w:tcW w:w="1323" w:type="dxa"/>
            <w:shd w:val="clear" w:color="auto" w:fill="FFF2CC" w:themeFill="accent4" w:themeFillTint="33"/>
            <w:noWrap/>
            <w:vAlign w:val="bottom"/>
            <w:hideMark/>
          </w:tcPr>
          <w:p w14:paraId="6BAD91F8"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5</w:t>
            </w:r>
          </w:p>
        </w:tc>
        <w:tc>
          <w:tcPr>
            <w:tcW w:w="962" w:type="dxa"/>
            <w:shd w:val="clear" w:color="auto" w:fill="FFF2CC" w:themeFill="accent4" w:themeFillTint="33"/>
            <w:noWrap/>
            <w:vAlign w:val="bottom"/>
            <w:hideMark/>
          </w:tcPr>
          <w:p w14:paraId="7CC5CD2D"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6</w:t>
            </w:r>
          </w:p>
        </w:tc>
        <w:tc>
          <w:tcPr>
            <w:tcW w:w="842" w:type="dxa"/>
            <w:shd w:val="clear" w:color="auto" w:fill="FFF2CC" w:themeFill="accent4" w:themeFillTint="33"/>
            <w:noWrap/>
            <w:vAlign w:val="bottom"/>
            <w:hideMark/>
          </w:tcPr>
          <w:p w14:paraId="4B5D41BD"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7</w:t>
            </w:r>
          </w:p>
        </w:tc>
        <w:tc>
          <w:tcPr>
            <w:tcW w:w="3078" w:type="dxa"/>
            <w:shd w:val="clear" w:color="auto" w:fill="FFF2CC" w:themeFill="accent4" w:themeFillTint="33"/>
            <w:noWrap/>
            <w:vAlign w:val="bottom"/>
            <w:hideMark/>
          </w:tcPr>
          <w:p w14:paraId="53AFDC61"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8</w:t>
            </w:r>
          </w:p>
        </w:tc>
      </w:tr>
      <w:tr w:rsidR="00866ABA" w:rsidRPr="00DB25C4" w14:paraId="468D0DE2" w14:textId="77777777" w:rsidTr="002A20EE">
        <w:trPr>
          <w:trHeight w:val="1529"/>
        </w:trPr>
        <w:tc>
          <w:tcPr>
            <w:tcW w:w="522" w:type="dxa"/>
            <w:noWrap/>
            <w:vAlign w:val="bottom"/>
            <w:hideMark/>
          </w:tcPr>
          <w:p w14:paraId="366D7ED2"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w:t>
            </w:r>
          </w:p>
        </w:tc>
        <w:tc>
          <w:tcPr>
            <w:tcW w:w="1122" w:type="dxa"/>
            <w:shd w:val="clear" w:color="auto" w:fill="auto"/>
            <w:noWrap/>
            <w:hideMark/>
          </w:tcPr>
          <w:p w14:paraId="21A71E33"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Anggrah</w:t>
            </w:r>
            <w:proofErr w:type="spellEnd"/>
            <w:r w:rsidRPr="00DB25C4">
              <w:rPr>
                <w:rFonts w:eastAsia="Times New Roman" w:cstheme="minorHAnsi"/>
                <w:color w:val="000000"/>
              </w:rPr>
              <w:t xml:space="preserve"> Diah </w:t>
            </w:r>
            <w:proofErr w:type="spellStart"/>
            <w:r w:rsidRPr="00DB25C4">
              <w:rPr>
                <w:rFonts w:eastAsia="Times New Roman" w:cstheme="minorHAnsi"/>
                <w:color w:val="000000"/>
              </w:rPr>
              <w:t>Airlinda</w:t>
            </w:r>
            <w:proofErr w:type="spellEnd"/>
            <w:r w:rsidRPr="00DB25C4">
              <w:rPr>
                <w:rFonts w:eastAsia="Times New Roman" w:cstheme="minorHAnsi"/>
                <w:color w:val="000000"/>
              </w:rPr>
              <w:t>, S.S., MTCSOL.</w:t>
            </w:r>
          </w:p>
        </w:tc>
        <w:tc>
          <w:tcPr>
            <w:tcW w:w="3766" w:type="dxa"/>
            <w:shd w:val="clear" w:color="auto" w:fill="auto"/>
            <w:hideMark/>
          </w:tcPr>
          <w:p w14:paraId="233E5130"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Pembicara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kunci</w:t>
            </w:r>
            <w:proofErr w:type="spellEnd"/>
            <w:r w:rsidRPr="00DB25C4">
              <w:rPr>
                <w:rFonts w:eastAsia="Times New Roman" w:cstheme="minorHAnsi"/>
                <w:color w:val="000000"/>
              </w:rPr>
              <w:t xml:space="preserve"> pada Webinar Nasional yang </w:t>
            </w:r>
            <w:proofErr w:type="spellStart"/>
            <w:r w:rsidRPr="00DB25C4">
              <w:rPr>
                <w:rFonts w:eastAsia="Times New Roman" w:cstheme="minorHAnsi"/>
                <w:color w:val="000000"/>
              </w:rPr>
              <w:t>diselengarakan</w:t>
            </w:r>
            <w:proofErr w:type="spellEnd"/>
            <w:r w:rsidRPr="00DB25C4">
              <w:rPr>
                <w:rFonts w:eastAsia="Times New Roman" w:cstheme="minorHAnsi"/>
                <w:color w:val="000000"/>
              </w:rPr>
              <w:t xml:space="preserve"> oleh Universitas Sains dan </w:t>
            </w:r>
            <w:proofErr w:type="spellStart"/>
            <w:r w:rsidRPr="00DB25C4">
              <w:rPr>
                <w:rFonts w:eastAsia="Times New Roman" w:cstheme="minorHAnsi"/>
                <w:color w:val="000000"/>
              </w:rPr>
              <w:t>Teknologi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Komputer</w:t>
            </w:r>
            <w:proofErr w:type="spellEnd"/>
            <w:r w:rsidRPr="00DB25C4">
              <w:rPr>
                <w:rFonts w:eastAsia="Times New Roman" w:cstheme="minorHAnsi"/>
                <w:color w:val="000000"/>
              </w:rPr>
              <w:t xml:space="preserve"> (STEKOM) Semarang </w:t>
            </w:r>
            <w:proofErr w:type="spellStart"/>
            <w:r w:rsidRPr="00DB25C4">
              <w:rPr>
                <w:rFonts w:eastAsia="Times New Roman" w:cstheme="minorHAnsi"/>
                <w:color w:val="000000"/>
              </w:rPr>
              <w:t>dengan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topik</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Semangat</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Kewirausahaan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dalam</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Budaya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Tiongkok</w:t>
            </w:r>
            <w:proofErr w:type="spellEnd"/>
            <w:r w:rsidRPr="00DB25C4">
              <w:rPr>
                <w:rFonts w:eastAsia="Times New Roman" w:cstheme="minorHAnsi"/>
                <w:color w:val="000000"/>
              </w:rPr>
              <w:t xml:space="preserve">" </w:t>
            </w:r>
          </w:p>
        </w:tc>
        <w:tc>
          <w:tcPr>
            <w:tcW w:w="1443" w:type="dxa"/>
            <w:shd w:val="clear" w:color="auto" w:fill="auto"/>
            <w:noWrap/>
            <w:vAlign w:val="center"/>
            <w:hideMark/>
          </w:tcPr>
          <w:p w14:paraId="28BD5CEE"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TS-2</w:t>
            </w:r>
          </w:p>
        </w:tc>
        <w:tc>
          <w:tcPr>
            <w:tcW w:w="1323" w:type="dxa"/>
            <w:shd w:val="clear" w:color="auto" w:fill="auto"/>
            <w:noWrap/>
            <w:vAlign w:val="center"/>
            <w:hideMark/>
          </w:tcPr>
          <w:p w14:paraId="03A2DCAC" w14:textId="77777777" w:rsidR="00866ABA" w:rsidRPr="00DB25C4" w:rsidRDefault="00866ABA" w:rsidP="00687314">
            <w:pPr>
              <w:spacing w:after="0" w:line="240" w:lineRule="auto"/>
              <w:jc w:val="center"/>
              <w:rPr>
                <w:rFonts w:eastAsia="Times New Roman" w:cstheme="minorHAnsi"/>
                <w:color w:val="000000"/>
              </w:rPr>
            </w:pPr>
          </w:p>
        </w:tc>
        <w:tc>
          <w:tcPr>
            <w:tcW w:w="962" w:type="dxa"/>
            <w:shd w:val="clear" w:color="auto" w:fill="auto"/>
            <w:noWrap/>
            <w:vAlign w:val="center"/>
            <w:hideMark/>
          </w:tcPr>
          <w:p w14:paraId="19F86D88"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842" w:type="dxa"/>
            <w:shd w:val="clear" w:color="auto" w:fill="auto"/>
            <w:noWrap/>
            <w:vAlign w:val="center"/>
            <w:hideMark/>
          </w:tcPr>
          <w:p w14:paraId="6A8EB2FA" w14:textId="77777777" w:rsidR="00866ABA" w:rsidRPr="00DB25C4" w:rsidRDefault="00866ABA" w:rsidP="00687314">
            <w:pPr>
              <w:spacing w:after="0" w:line="240" w:lineRule="auto"/>
              <w:jc w:val="center"/>
              <w:rPr>
                <w:rFonts w:eastAsia="Times New Roman" w:cstheme="minorHAnsi"/>
                <w:color w:val="000000"/>
              </w:rPr>
            </w:pPr>
          </w:p>
        </w:tc>
        <w:tc>
          <w:tcPr>
            <w:tcW w:w="3078" w:type="dxa"/>
            <w:shd w:val="clear" w:color="auto" w:fill="auto"/>
            <w:hideMark/>
          </w:tcPr>
          <w:p w14:paraId="7F74FFFA" w14:textId="77777777" w:rsidR="00866ABA" w:rsidRPr="00DB25C4" w:rsidRDefault="00000000" w:rsidP="00687314">
            <w:pPr>
              <w:spacing w:after="0" w:line="240" w:lineRule="auto"/>
              <w:rPr>
                <w:rFonts w:eastAsia="Times New Roman" w:cstheme="minorHAnsi"/>
                <w:color w:val="0563C1"/>
                <w:u w:val="single"/>
              </w:rPr>
            </w:pPr>
            <w:hyperlink r:id="rId73" w:history="1">
              <w:proofErr w:type="spellStart"/>
              <w:r w:rsidR="00866ABA" w:rsidRPr="00DB25C4">
                <w:rPr>
                  <w:rFonts w:eastAsia="Times New Roman" w:cstheme="minorHAnsi"/>
                  <w:color w:val="0563C1"/>
                  <w:u w:val="single"/>
                </w:rPr>
                <w:t>Sertifikat</w:t>
              </w:r>
              <w:proofErr w:type="spellEnd"/>
              <w:r w:rsidR="00866ABA" w:rsidRPr="00DB25C4">
                <w:rPr>
                  <w:rFonts w:eastAsia="Times New Roman" w:cstheme="minorHAnsi"/>
                  <w:color w:val="0563C1"/>
                  <w:u w:val="single"/>
                </w:rPr>
                <w:t>*</w:t>
              </w:r>
            </w:hyperlink>
          </w:p>
        </w:tc>
      </w:tr>
      <w:tr w:rsidR="00866ABA" w:rsidRPr="00DB25C4" w14:paraId="487F1A63" w14:textId="77777777" w:rsidTr="002A20EE">
        <w:trPr>
          <w:trHeight w:val="1679"/>
        </w:trPr>
        <w:tc>
          <w:tcPr>
            <w:tcW w:w="522" w:type="dxa"/>
            <w:noWrap/>
            <w:vAlign w:val="bottom"/>
            <w:hideMark/>
          </w:tcPr>
          <w:p w14:paraId="2C5A7EE1"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2</w:t>
            </w:r>
          </w:p>
        </w:tc>
        <w:tc>
          <w:tcPr>
            <w:tcW w:w="1122" w:type="dxa"/>
            <w:shd w:val="clear" w:color="auto" w:fill="auto"/>
            <w:noWrap/>
            <w:hideMark/>
          </w:tcPr>
          <w:p w14:paraId="26C2472B"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Anggrah</w:t>
            </w:r>
            <w:proofErr w:type="spellEnd"/>
            <w:r w:rsidRPr="00DB25C4">
              <w:rPr>
                <w:rFonts w:eastAsia="Times New Roman" w:cstheme="minorHAnsi"/>
                <w:color w:val="000000"/>
              </w:rPr>
              <w:t xml:space="preserve"> Diah </w:t>
            </w:r>
            <w:proofErr w:type="spellStart"/>
            <w:r w:rsidRPr="00DB25C4">
              <w:rPr>
                <w:rFonts w:eastAsia="Times New Roman" w:cstheme="minorHAnsi"/>
                <w:color w:val="000000"/>
              </w:rPr>
              <w:t>Airlinda</w:t>
            </w:r>
            <w:proofErr w:type="spellEnd"/>
            <w:r w:rsidRPr="00DB25C4">
              <w:rPr>
                <w:rFonts w:eastAsia="Times New Roman" w:cstheme="minorHAnsi"/>
                <w:color w:val="000000"/>
              </w:rPr>
              <w:t>, S.S., MTCSOL.</w:t>
            </w:r>
          </w:p>
        </w:tc>
        <w:tc>
          <w:tcPr>
            <w:tcW w:w="3766" w:type="dxa"/>
            <w:shd w:val="clear" w:color="auto" w:fill="auto"/>
            <w:hideMark/>
          </w:tcPr>
          <w:p w14:paraId="063116C4"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Narasumber</w:t>
            </w:r>
            <w:proofErr w:type="spellEnd"/>
            <w:r w:rsidRPr="00DB25C4">
              <w:rPr>
                <w:rFonts w:eastAsia="Times New Roman" w:cstheme="minorHAnsi"/>
                <w:color w:val="000000"/>
              </w:rPr>
              <w:t xml:space="preserve"> pada </w:t>
            </w:r>
            <w:proofErr w:type="spellStart"/>
            <w:r w:rsidRPr="00DB25C4">
              <w:rPr>
                <w:rFonts w:eastAsia="Times New Roman" w:cstheme="minorHAnsi"/>
                <w:color w:val="000000"/>
              </w:rPr>
              <w:t>Kongres</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Asosiasi</w:t>
            </w:r>
            <w:proofErr w:type="spellEnd"/>
            <w:r w:rsidRPr="00DB25C4">
              <w:rPr>
                <w:rFonts w:eastAsia="Times New Roman" w:cstheme="minorHAnsi"/>
                <w:color w:val="000000"/>
              </w:rPr>
              <w:t xml:space="preserve"> Program </w:t>
            </w:r>
            <w:proofErr w:type="spellStart"/>
            <w:r w:rsidRPr="00DB25C4">
              <w:rPr>
                <w:rFonts w:eastAsia="Times New Roman" w:cstheme="minorHAnsi"/>
                <w:color w:val="000000"/>
              </w:rPr>
              <w:t>Studi</w:t>
            </w:r>
            <w:proofErr w:type="spellEnd"/>
            <w:r w:rsidRPr="00DB25C4">
              <w:rPr>
                <w:rFonts w:eastAsia="Times New Roman" w:cstheme="minorHAnsi"/>
                <w:color w:val="000000"/>
              </w:rPr>
              <w:t xml:space="preserve"> Mandarin Indonesia (APSMI) ke-3 yang </w:t>
            </w:r>
            <w:proofErr w:type="spellStart"/>
            <w:r w:rsidRPr="00DB25C4">
              <w:rPr>
                <w:rFonts w:eastAsia="Times New Roman" w:cstheme="minorHAnsi"/>
                <w:color w:val="000000"/>
              </w:rPr>
              <w:t>diselenggarakan</w:t>
            </w:r>
            <w:proofErr w:type="spellEnd"/>
            <w:r w:rsidRPr="00DB25C4">
              <w:rPr>
                <w:rFonts w:eastAsia="Times New Roman" w:cstheme="minorHAnsi"/>
                <w:color w:val="000000"/>
              </w:rPr>
              <w:t xml:space="preserve"> oleh </w:t>
            </w:r>
            <w:proofErr w:type="spellStart"/>
            <w:r w:rsidRPr="00DB25C4">
              <w:rPr>
                <w:rFonts w:eastAsia="Times New Roman" w:cstheme="minorHAnsi"/>
                <w:color w:val="000000"/>
              </w:rPr>
              <w:t>Asosiasi</w:t>
            </w:r>
            <w:proofErr w:type="spellEnd"/>
            <w:r w:rsidRPr="00DB25C4">
              <w:rPr>
                <w:rFonts w:eastAsia="Times New Roman" w:cstheme="minorHAnsi"/>
                <w:color w:val="000000"/>
              </w:rPr>
              <w:t xml:space="preserve"> Program Mandarin Indonesia (APSMI) </w:t>
            </w:r>
            <w:proofErr w:type="spellStart"/>
            <w:r w:rsidRPr="00DB25C4">
              <w:rPr>
                <w:rFonts w:eastAsia="Times New Roman" w:cstheme="minorHAnsi"/>
                <w:color w:val="000000"/>
              </w:rPr>
              <w:t>bekerja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sama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dengan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Fakultas</w:t>
            </w:r>
            <w:proofErr w:type="spellEnd"/>
            <w:r w:rsidRPr="00DB25C4">
              <w:rPr>
                <w:rFonts w:eastAsia="Times New Roman" w:cstheme="minorHAnsi"/>
                <w:color w:val="000000"/>
              </w:rPr>
              <w:t xml:space="preserve"> Pendidikan, Bahasa, dan </w:t>
            </w:r>
            <w:proofErr w:type="spellStart"/>
            <w:r w:rsidRPr="00DB25C4">
              <w:rPr>
                <w:rFonts w:eastAsia="Times New Roman" w:cstheme="minorHAnsi"/>
                <w:color w:val="000000"/>
              </w:rPr>
              <w:t>Budaya</w:t>
            </w:r>
            <w:proofErr w:type="spellEnd"/>
            <w:r w:rsidRPr="00DB25C4">
              <w:rPr>
                <w:rFonts w:eastAsia="Times New Roman" w:cstheme="minorHAnsi"/>
                <w:color w:val="000000"/>
              </w:rPr>
              <w:t xml:space="preserve"> (FPBB) Universitas Universal</w:t>
            </w:r>
          </w:p>
        </w:tc>
        <w:tc>
          <w:tcPr>
            <w:tcW w:w="1443" w:type="dxa"/>
            <w:shd w:val="clear" w:color="auto" w:fill="auto"/>
            <w:noWrap/>
            <w:vAlign w:val="center"/>
            <w:hideMark/>
          </w:tcPr>
          <w:p w14:paraId="2442FE06"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TS</w:t>
            </w:r>
          </w:p>
        </w:tc>
        <w:tc>
          <w:tcPr>
            <w:tcW w:w="1323" w:type="dxa"/>
            <w:shd w:val="clear" w:color="auto" w:fill="auto"/>
            <w:noWrap/>
            <w:vAlign w:val="center"/>
            <w:hideMark/>
          </w:tcPr>
          <w:p w14:paraId="3917F516" w14:textId="77777777" w:rsidR="00866ABA" w:rsidRPr="00DB25C4" w:rsidRDefault="00866ABA" w:rsidP="00687314">
            <w:pPr>
              <w:spacing w:after="0" w:line="240" w:lineRule="auto"/>
              <w:jc w:val="center"/>
              <w:rPr>
                <w:rFonts w:eastAsia="Times New Roman" w:cstheme="minorHAnsi"/>
                <w:color w:val="000000"/>
              </w:rPr>
            </w:pPr>
          </w:p>
        </w:tc>
        <w:tc>
          <w:tcPr>
            <w:tcW w:w="962" w:type="dxa"/>
            <w:shd w:val="clear" w:color="auto" w:fill="auto"/>
            <w:noWrap/>
            <w:vAlign w:val="center"/>
            <w:hideMark/>
          </w:tcPr>
          <w:p w14:paraId="67221CB7"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842" w:type="dxa"/>
            <w:shd w:val="clear" w:color="auto" w:fill="auto"/>
            <w:noWrap/>
            <w:vAlign w:val="center"/>
            <w:hideMark/>
          </w:tcPr>
          <w:p w14:paraId="22B47C83" w14:textId="77777777" w:rsidR="00866ABA" w:rsidRPr="00DB25C4" w:rsidRDefault="00866ABA" w:rsidP="00687314">
            <w:pPr>
              <w:spacing w:after="0" w:line="240" w:lineRule="auto"/>
              <w:jc w:val="center"/>
              <w:rPr>
                <w:rFonts w:eastAsia="Times New Roman" w:cstheme="minorHAnsi"/>
                <w:color w:val="000000"/>
              </w:rPr>
            </w:pPr>
          </w:p>
        </w:tc>
        <w:tc>
          <w:tcPr>
            <w:tcW w:w="3078" w:type="dxa"/>
            <w:shd w:val="clear" w:color="auto" w:fill="auto"/>
            <w:hideMark/>
          </w:tcPr>
          <w:p w14:paraId="011973E0" w14:textId="77777777" w:rsidR="00866ABA" w:rsidRPr="00DB25C4" w:rsidRDefault="00000000" w:rsidP="00687314">
            <w:pPr>
              <w:spacing w:after="0" w:line="240" w:lineRule="auto"/>
              <w:rPr>
                <w:rFonts w:eastAsia="Times New Roman" w:cstheme="minorHAnsi"/>
                <w:color w:val="0563C1"/>
                <w:u w:val="single"/>
              </w:rPr>
            </w:pPr>
            <w:hyperlink r:id="rId74" w:history="1">
              <w:proofErr w:type="spellStart"/>
              <w:r w:rsidR="00866ABA" w:rsidRPr="00DB25C4">
                <w:rPr>
                  <w:rFonts w:eastAsia="Times New Roman" w:cstheme="minorHAnsi"/>
                  <w:color w:val="0563C1"/>
                  <w:u w:val="single"/>
                </w:rPr>
                <w:t>Sertifikat</w:t>
              </w:r>
              <w:proofErr w:type="spellEnd"/>
              <w:r w:rsidR="00866ABA" w:rsidRPr="00DB25C4">
                <w:rPr>
                  <w:rFonts w:eastAsia="Times New Roman" w:cstheme="minorHAnsi"/>
                  <w:color w:val="0563C1"/>
                  <w:u w:val="single"/>
                </w:rPr>
                <w:t>*</w:t>
              </w:r>
            </w:hyperlink>
          </w:p>
        </w:tc>
      </w:tr>
      <w:tr w:rsidR="00866ABA" w:rsidRPr="00DB25C4" w14:paraId="753A0284" w14:textId="77777777" w:rsidTr="002A20EE">
        <w:trPr>
          <w:trHeight w:val="631"/>
        </w:trPr>
        <w:tc>
          <w:tcPr>
            <w:tcW w:w="522" w:type="dxa"/>
            <w:noWrap/>
            <w:vAlign w:val="bottom"/>
            <w:hideMark/>
          </w:tcPr>
          <w:p w14:paraId="4F2422C7"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lastRenderedPageBreak/>
              <w:t>3</w:t>
            </w:r>
          </w:p>
        </w:tc>
        <w:tc>
          <w:tcPr>
            <w:tcW w:w="1122" w:type="dxa"/>
            <w:shd w:val="clear" w:color="auto" w:fill="auto"/>
            <w:noWrap/>
            <w:hideMark/>
          </w:tcPr>
          <w:p w14:paraId="3857174B"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Vincentius</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Valiandy</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Jiuangga</w:t>
            </w:r>
            <w:proofErr w:type="spellEnd"/>
            <w:r w:rsidRPr="00DB25C4">
              <w:rPr>
                <w:rFonts w:eastAsia="Times New Roman" w:cstheme="minorHAnsi"/>
                <w:color w:val="000000"/>
              </w:rPr>
              <w:t xml:space="preserve">, </w:t>
            </w:r>
            <w:proofErr w:type="spellStart"/>
            <w:proofErr w:type="gramStart"/>
            <w:r w:rsidRPr="00DB25C4">
              <w:rPr>
                <w:rFonts w:eastAsia="Times New Roman" w:cstheme="minorHAnsi"/>
                <w:color w:val="000000"/>
              </w:rPr>
              <w:t>S.Kom</w:t>
            </w:r>
            <w:proofErr w:type="spellEnd"/>
            <w:proofErr w:type="gramEnd"/>
            <w:r w:rsidRPr="00DB25C4">
              <w:rPr>
                <w:rFonts w:eastAsia="Times New Roman" w:cstheme="minorHAnsi"/>
                <w:color w:val="000000"/>
              </w:rPr>
              <w:t>, MTCSOL.</w:t>
            </w:r>
          </w:p>
        </w:tc>
        <w:tc>
          <w:tcPr>
            <w:tcW w:w="3766" w:type="dxa"/>
            <w:shd w:val="clear" w:color="auto" w:fill="auto"/>
            <w:hideMark/>
          </w:tcPr>
          <w:p w14:paraId="00255A69" w14:textId="77777777" w:rsidR="00866ABA" w:rsidRPr="00DB25C4" w:rsidRDefault="00866ABA" w:rsidP="00687314">
            <w:pPr>
              <w:spacing w:after="0" w:line="240" w:lineRule="auto"/>
              <w:rPr>
                <w:rFonts w:eastAsia="Times New Roman" w:cstheme="minorHAnsi"/>
                <w:color w:val="000000"/>
              </w:rPr>
            </w:pPr>
            <w:proofErr w:type="spellStart"/>
            <w:proofErr w:type="gramStart"/>
            <w:r w:rsidRPr="00DB25C4">
              <w:rPr>
                <w:rFonts w:eastAsia="Times New Roman" w:cstheme="minorHAnsi"/>
                <w:color w:val="000000"/>
              </w:rPr>
              <w:t>Narasumber</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Edukasi</w:t>
            </w:r>
            <w:proofErr w:type="spellEnd"/>
            <w:proofErr w:type="gramEnd"/>
            <w:r w:rsidRPr="00DB25C4">
              <w:rPr>
                <w:rFonts w:eastAsia="Times New Roman" w:cstheme="minorHAnsi"/>
                <w:color w:val="000000"/>
              </w:rPr>
              <w:t xml:space="preserve"> Chinatown Culture Festival yang </w:t>
            </w:r>
            <w:proofErr w:type="spellStart"/>
            <w:r w:rsidRPr="00DB25C4">
              <w:rPr>
                <w:rFonts w:eastAsia="Times New Roman" w:cstheme="minorHAnsi"/>
                <w:color w:val="000000"/>
              </w:rPr>
              <w:t>diselenggarakan</w:t>
            </w:r>
            <w:proofErr w:type="spellEnd"/>
            <w:r w:rsidRPr="00DB25C4">
              <w:rPr>
                <w:rFonts w:eastAsia="Times New Roman" w:cstheme="minorHAnsi"/>
                <w:color w:val="000000"/>
              </w:rPr>
              <w:t xml:space="preserve"> oleh Universitas Ma Chung</w:t>
            </w:r>
          </w:p>
        </w:tc>
        <w:tc>
          <w:tcPr>
            <w:tcW w:w="1443" w:type="dxa"/>
            <w:shd w:val="clear" w:color="auto" w:fill="auto"/>
            <w:noWrap/>
            <w:vAlign w:val="center"/>
            <w:hideMark/>
          </w:tcPr>
          <w:p w14:paraId="340A3088"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TS</w:t>
            </w:r>
          </w:p>
        </w:tc>
        <w:tc>
          <w:tcPr>
            <w:tcW w:w="1323" w:type="dxa"/>
            <w:shd w:val="clear" w:color="auto" w:fill="auto"/>
            <w:noWrap/>
            <w:vAlign w:val="center"/>
            <w:hideMark/>
          </w:tcPr>
          <w:p w14:paraId="05F4A8B4" w14:textId="77777777" w:rsidR="00866ABA" w:rsidRPr="00DB25C4" w:rsidRDefault="00866ABA" w:rsidP="00687314">
            <w:pPr>
              <w:spacing w:after="0" w:line="240" w:lineRule="auto"/>
              <w:jc w:val="center"/>
              <w:rPr>
                <w:rFonts w:eastAsia="Times New Roman" w:cstheme="minorHAnsi"/>
                <w:color w:val="000000"/>
              </w:rPr>
            </w:pPr>
          </w:p>
        </w:tc>
        <w:tc>
          <w:tcPr>
            <w:tcW w:w="962" w:type="dxa"/>
            <w:shd w:val="clear" w:color="auto" w:fill="auto"/>
            <w:noWrap/>
            <w:vAlign w:val="center"/>
            <w:hideMark/>
          </w:tcPr>
          <w:p w14:paraId="15F8B458" w14:textId="77777777" w:rsidR="00866ABA" w:rsidRPr="00DB25C4" w:rsidRDefault="00866ABA" w:rsidP="00687314">
            <w:pPr>
              <w:spacing w:after="0" w:line="240" w:lineRule="auto"/>
              <w:jc w:val="center"/>
              <w:rPr>
                <w:rFonts w:eastAsia="Times New Roman" w:cstheme="minorHAnsi"/>
              </w:rPr>
            </w:pPr>
          </w:p>
        </w:tc>
        <w:tc>
          <w:tcPr>
            <w:tcW w:w="842" w:type="dxa"/>
            <w:shd w:val="clear" w:color="auto" w:fill="auto"/>
            <w:noWrap/>
            <w:vAlign w:val="center"/>
            <w:hideMark/>
          </w:tcPr>
          <w:p w14:paraId="012B5B3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3078" w:type="dxa"/>
            <w:shd w:val="clear" w:color="auto" w:fill="auto"/>
            <w:vAlign w:val="bottom"/>
            <w:hideMark/>
          </w:tcPr>
          <w:p w14:paraId="77578FF1" w14:textId="77777777" w:rsidR="00866ABA" w:rsidRPr="00DB25C4" w:rsidRDefault="00000000" w:rsidP="00687314">
            <w:pPr>
              <w:spacing w:after="0" w:line="240" w:lineRule="auto"/>
              <w:rPr>
                <w:rFonts w:eastAsia="Times New Roman" w:cstheme="minorHAnsi"/>
                <w:color w:val="0563C1"/>
                <w:u w:val="single"/>
              </w:rPr>
            </w:pPr>
            <w:hyperlink r:id="rId75" w:history="1">
              <w:proofErr w:type="spellStart"/>
              <w:r w:rsidR="00866ABA" w:rsidRPr="00DB25C4">
                <w:rPr>
                  <w:rFonts w:eastAsia="Times New Roman" w:cstheme="minorHAnsi"/>
                  <w:color w:val="0563C1"/>
                  <w:u w:val="single"/>
                </w:rPr>
                <w:t>Sertifikat</w:t>
              </w:r>
              <w:proofErr w:type="spellEnd"/>
              <w:r w:rsidR="00866ABA" w:rsidRPr="00DB25C4">
                <w:rPr>
                  <w:rFonts w:eastAsia="Times New Roman" w:cstheme="minorHAnsi"/>
                  <w:color w:val="0563C1"/>
                  <w:u w:val="single"/>
                </w:rPr>
                <w:t>*</w:t>
              </w:r>
            </w:hyperlink>
          </w:p>
        </w:tc>
      </w:tr>
      <w:tr w:rsidR="00866ABA" w:rsidRPr="00DB25C4" w14:paraId="15A3282D" w14:textId="77777777" w:rsidTr="002A20EE">
        <w:trPr>
          <w:trHeight w:val="1679"/>
        </w:trPr>
        <w:tc>
          <w:tcPr>
            <w:tcW w:w="522" w:type="dxa"/>
            <w:noWrap/>
            <w:vAlign w:val="bottom"/>
            <w:hideMark/>
          </w:tcPr>
          <w:p w14:paraId="4D7F71F8"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4</w:t>
            </w:r>
          </w:p>
        </w:tc>
        <w:tc>
          <w:tcPr>
            <w:tcW w:w="1122" w:type="dxa"/>
            <w:shd w:val="clear" w:color="auto" w:fill="auto"/>
            <w:noWrap/>
            <w:hideMark/>
          </w:tcPr>
          <w:p w14:paraId="2D442637"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Yohanna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Nirmalasari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S.Pd</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M.Pd</w:t>
            </w:r>
            <w:proofErr w:type="spellEnd"/>
            <w:r w:rsidRPr="00DB25C4">
              <w:rPr>
                <w:rFonts w:eastAsia="Times New Roman" w:cstheme="minorHAnsi"/>
                <w:color w:val="000000"/>
              </w:rPr>
              <w:t>.</w:t>
            </w:r>
          </w:p>
        </w:tc>
        <w:tc>
          <w:tcPr>
            <w:tcW w:w="3766" w:type="dxa"/>
            <w:shd w:val="clear" w:color="auto" w:fill="auto"/>
            <w:hideMark/>
          </w:tcPr>
          <w:p w14:paraId="2A7ACDC5"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Penghargaan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Tugas</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Diplomasi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Kebahasaan</w:t>
            </w:r>
            <w:proofErr w:type="spellEnd"/>
            <w:r w:rsidRPr="00DB25C4">
              <w:rPr>
                <w:rFonts w:eastAsia="Times New Roman" w:cstheme="minorHAnsi"/>
                <w:color w:val="000000"/>
              </w:rPr>
              <w:t xml:space="preserve"> oleh Pusat </w:t>
            </w:r>
            <w:proofErr w:type="spellStart"/>
            <w:r w:rsidRPr="00DB25C4">
              <w:rPr>
                <w:rFonts w:eastAsia="Times New Roman" w:cstheme="minorHAnsi"/>
                <w:color w:val="000000"/>
              </w:rPr>
              <w:t>Pengembangan</w:t>
            </w:r>
            <w:proofErr w:type="spellEnd"/>
            <w:r w:rsidRPr="00DB25C4">
              <w:rPr>
                <w:rFonts w:eastAsia="Times New Roman" w:cstheme="minorHAnsi"/>
                <w:color w:val="000000"/>
              </w:rPr>
              <w:t xml:space="preserve"> Strategi dan </w:t>
            </w:r>
            <w:proofErr w:type="spellStart"/>
            <w:r w:rsidRPr="00DB25C4">
              <w:rPr>
                <w:rFonts w:eastAsia="Times New Roman" w:cstheme="minorHAnsi"/>
                <w:color w:val="000000"/>
              </w:rPr>
              <w:t>Diplomasi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Kebahasaan</w:t>
            </w:r>
            <w:proofErr w:type="spellEnd"/>
            <w:r w:rsidRPr="00DB25C4">
              <w:rPr>
                <w:rFonts w:eastAsia="Times New Roman" w:cstheme="minorHAnsi"/>
                <w:color w:val="000000"/>
              </w:rPr>
              <w:br/>
              <w:t xml:space="preserve">Badan </w:t>
            </w:r>
            <w:proofErr w:type="spellStart"/>
            <w:r w:rsidRPr="00DB25C4">
              <w:rPr>
                <w:rFonts w:eastAsia="Times New Roman" w:cstheme="minorHAnsi"/>
                <w:color w:val="000000"/>
              </w:rPr>
              <w:t>Pengembangan</w:t>
            </w:r>
            <w:proofErr w:type="spellEnd"/>
            <w:r w:rsidRPr="00DB25C4">
              <w:rPr>
                <w:rFonts w:eastAsia="Times New Roman" w:cstheme="minorHAnsi"/>
                <w:color w:val="000000"/>
              </w:rPr>
              <w:t xml:space="preserve"> Strategi dan </w:t>
            </w:r>
            <w:proofErr w:type="spellStart"/>
            <w:r w:rsidRPr="00DB25C4">
              <w:rPr>
                <w:rFonts w:eastAsia="Times New Roman" w:cstheme="minorHAnsi"/>
                <w:color w:val="000000"/>
              </w:rPr>
              <w:t>Pembinaan</w:t>
            </w:r>
            <w:proofErr w:type="spellEnd"/>
            <w:r w:rsidRPr="00DB25C4">
              <w:rPr>
                <w:rFonts w:eastAsia="Times New Roman" w:cstheme="minorHAnsi"/>
                <w:color w:val="000000"/>
              </w:rPr>
              <w:t xml:space="preserve"> Bahasa, </w:t>
            </w:r>
            <w:proofErr w:type="spellStart"/>
            <w:r w:rsidRPr="00DB25C4">
              <w:rPr>
                <w:rFonts w:eastAsia="Times New Roman" w:cstheme="minorHAnsi"/>
                <w:color w:val="000000"/>
              </w:rPr>
              <w:t>Kementrian</w:t>
            </w:r>
            <w:proofErr w:type="spellEnd"/>
            <w:r w:rsidRPr="00DB25C4">
              <w:rPr>
                <w:rFonts w:eastAsia="Times New Roman" w:cstheme="minorHAnsi"/>
                <w:color w:val="000000"/>
              </w:rPr>
              <w:t xml:space="preserve"> Pendidikan, </w:t>
            </w:r>
            <w:proofErr w:type="spellStart"/>
            <w:r w:rsidRPr="00DB25C4">
              <w:rPr>
                <w:rFonts w:eastAsia="Times New Roman" w:cstheme="minorHAnsi"/>
                <w:color w:val="000000"/>
              </w:rPr>
              <w:t>Kebudayaan</w:t>
            </w:r>
            <w:proofErr w:type="spellEnd"/>
            <w:r w:rsidRPr="00DB25C4">
              <w:rPr>
                <w:rFonts w:eastAsia="Times New Roman" w:cstheme="minorHAnsi"/>
                <w:color w:val="000000"/>
              </w:rPr>
              <w:t xml:space="preserve">, dan </w:t>
            </w:r>
            <w:proofErr w:type="spellStart"/>
            <w:r w:rsidRPr="00DB25C4">
              <w:rPr>
                <w:rFonts w:eastAsia="Times New Roman" w:cstheme="minorHAnsi"/>
                <w:color w:val="000000"/>
              </w:rPr>
              <w:t>Teknologi</w:t>
            </w:r>
            <w:proofErr w:type="spellEnd"/>
          </w:p>
        </w:tc>
        <w:tc>
          <w:tcPr>
            <w:tcW w:w="1443" w:type="dxa"/>
            <w:shd w:val="clear" w:color="auto" w:fill="auto"/>
            <w:noWrap/>
            <w:vAlign w:val="center"/>
            <w:hideMark/>
          </w:tcPr>
          <w:p w14:paraId="4434C479"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TS</w:t>
            </w:r>
          </w:p>
        </w:tc>
        <w:tc>
          <w:tcPr>
            <w:tcW w:w="1323" w:type="dxa"/>
            <w:shd w:val="clear" w:color="auto" w:fill="auto"/>
            <w:noWrap/>
            <w:vAlign w:val="center"/>
            <w:hideMark/>
          </w:tcPr>
          <w:p w14:paraId="376241D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962" w:type="dxa"/>
            <w:shd w:val="clear" w:color="auto" w:fill="auto"/>
            <w:noWrap/>
            <w:vAlign w:val="center"/>
            <w:hideMark/>
          </w:tcPr>
          <w:p w14:paraId="4F85379D" w14:textId="77777777" w:rsidR="00866ABA" w:rsidRPr="00DB25C4" w:rsidRDefault="00866ABA" w:rsidP="00687314">
            <w:pPr>
              <w:spacing w:after="0" w:line="240" w:lineRule="auto"/>
              <w:jc w:val="center"/>
              <w:rPr>
                <w:rFonts w:eastAsia="Times New Roman" w:cstheme="minorHAnsi"/>
                <w:color w:val="000000"/>
              </w:rPr>
            </w:pPr>
          </w:p>
        </w:tc>
        <w:tc>
          <w:tcPr>
            <w:tcW w:w="842" w:type="dxa"/>
            <w:shd w:val="clear" w:color="auto" w:fill="auto"/>
            <w:noWrap/>
            <w:vAlign w:val="center"/>
            <w:hideMark/>
          </w:tcPr>
          <w:p w14:paraId="44B35FB2" w14:textId="77777777" w:rsidR="00866ABA" w:rsidRPr="00DB25C4" w:rsidRDefault="00866ABA" w:rsidP="00687314">
            <w:pPr>
              <w:spacing w:after="0" w:line="240" w:lineRule="auto"/>
              <w:jc w:val="center"/>
              <w:rPr>
                <w:rFonts w:eastAsia="Times New Roman" w:cstheme="minorHAnsi"/>
              </w:rPr>
            </w:pPr>
          </w:p>
        </w:tc>
        <w:tc>
          <w:tcPr>
            <w:tcW w:w="3078" w:type="dxa"/>
            <w:shd w:val="clear" w:color="auto" w:fill="auto"/>
            <w:noWrap/>
            <w:hideMark/>
          </w:tcPr>
          <w:p w14:paraId="306B0B74" w14:textId="77777777" w:rsidR="00866ABA" w:rsidRPr="00DB25C4" w:rsidRDefault="00866ABA" w:rsidP="00687314">
            <w:pPr>
              <w:spacing w:after="0" w:line="240" w:lineRule="auto"/>
              <w:rPr>
                <w:rFonts w:eastAsia="Times New Roman" w:cstheme="minorHAnsi"/>
                <w:u w:val="single"/>
              </w:rPr>
            </w:pPr>
            <w:r w:rsidRPr="00DB25C4">
              <w:rPr>
                <w:rFonts w:eastAsia="Times New Roman" w:cstheme="minorHAnsi"/>
                <w:u w:val="single"/>
              </w:rPr>
              <w:t xml:space="preserve">Surat </w:t>
            </w:r>
            <w:proofErr w:type="spellStart"/>
            <w:r w:rsidRPr="00DB25C4">
              <w:rPr>
                <w:rFonts w:eastAsia="Times New Roman" w:cstheme="minorHAnsi"/>
                <w:u w:val="single"/>
              </w:rPr>
              <w:t>tugas</w:t>
            </w:r>
            <w:proofErr w:type="spellEnd"/>
          </w:p>
        </w:tc>
      </w:tr>
      <w:tr w:rsidR="00866ABA" w:rsidRPr="00DB25C4" w14:paraId="63BE53FD" w14:textId="77777777" w:rsidTr="002A20EE">
        <w:trPr>
          <w:trHeight w:val="530"/>
        </w:trPr>
        <w:tc>
          <w:tcPr>
            <w:tcW w:w="6853" w:type="dxa"/>
            <w:gridSpan w:val="4"/>
            <w:noWrap/>
            <w:vAlign w:val="bottom"/>
          </w:tcPr>
          <w:p w14:paraId="2F490151" w14:textId="77777777" w:rsidR="00866ABA" w:rsidRPr="00DB25C4" w:rsidRDefault="00866ABA" w:rsidP="00687314">
            <w:pPr>
              <w:spacing w:after="0" w:line="240" w:lineRule="auto"/>
              <w:jc w:val="center"/>
              <w:rPr>
                <w:rFonts w:eastAsia="Times New Roman" w:cstheme="minorHAnsi"/>
                <w:color w:val="000000"/>
              </w:rPr>
            </w:pPr>
            <w:proofErr w:type="spellStart"/>
            <w:r w:rsidRPr="00DB25C4">
              <w:rPr>
                <w:rFonts w:eastAsia="Times New Roman" w:cstheme="minorHAnsi"/>
                <w:color w:val="000000"/>
              </w:rPr>
              <w:t>Jumlah</w:t>
            </w:r>
            <w:proofErr w:type="spellEnd"/>
          </w:p>
        </w:tc>
        <w:tc>
          <w:tcPr>
            <w:tcW w:w="1323" w:type="dxa"/>
            <w:shd w:val="clear" w:color="auto" w:fill="auto"/>
            <w:noWrap/>
            <w:vAlign w:val="center"/>
          </w:tcPr>
          <w:p w14:paraId="1EC45865"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1</w:t>
            </w:r>
          </w:p>
        </w:tc>
        <w:tc>
          <w:tcPr>
            <w:tcW w:w="962" w:type="dxa"/>
            <w:shd w:val="clear" w:color="auto" w:fill="auto"/>
            <w:noWrap/>
            <w:vAlign w:val="center"/>
          </w:tcPr>
          <w:p w14:paraId="6D7FD79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themeColor="text1"/>
              </w:rPr>
              <w:t>2</w:t>
            </w:r>
          </w:p>
        </w:tc>
        <w:tc>
          <w:tcPr>
            <w:tcW w:w="842" w:type="dxa"/>
            <w:shd w:val="clear" w:color="auto" w:fill="auto"/>
            <w:noWrap/>
            <w:vAlign w:val="center"/>
          </w:tcPr>
          <w:p w14:paraId="5C7F48FF" w14:textId="77777777" w:rsidR="00866ABA" w:rsidRPr="00DB25C4" w:rsidRDefault="00866ABA" w:rsidP="00687314">
            <w:pPr>
              <w:spacing w:after="0" w:line="240" w:lineRule="auto"/>
              <w:jc w:val="center"/>
              <w:rPr>
                <w:rFonts w:eastAsia="Times New Roman" w:cstheme="minorHAnsi"/>
              </w:rPr>
            </w:pPr>
            <w:r w:rsidRPr="00DB25C4">
              <w:rPr>
                <w:rFonts w:eastAsia="Times New Roman" w:cstheme="minorHAnsi"/>
              </w:rPr>
              <w:t>1</w:t>
            </w:r>
          </w:p>
        </w:tc>
        <w:tc>
          <w:tcPr>
            <w:tcW w:w="3078" w:type="dxa"/>
            <w:shd w:val="clear" w:color="auto" w:fill="auto"/>
            <w:noWrap/>
          </w:tcPr>
          <w:p w14:paraId="1A2049DD" w14:textId="77777777" w:rsidR="00866ABA" w:rsidRPr="00DB25C4" w:rsidRDefault="00866ABA" w:rsidP="00687314">
            <w:pPr>
              <w:spacing w:after="0" w:line="240" w:lineRule="auto"/>
              <w:rPr>
                <w:rFonts w:eastAsia="Times New Roman" w:cstheme="minorHAnsi"/>
                <w:u w:val="single"/>
              </w:rPr>
            </w:pPr>
          </w:p>
        </w:tc>
      </w:tr>
    </w:tbl>
    <w:p w14:paraId="17A8ED4D" w14:textId="77777777" w:rsidR="00866ABA" w:rsidRPr="00DB25C4" w:rsidRDefault="00866ABA" w:rsidP="00687314">
      <w:pPr>
        <w:spacing w:after="0" w:line="240" w:lineRule="auto"/>
        <w:ind w:firstLine="195"/>
        <w:rPr>
          <w:rFonts w:cstheme="minorHAnsi"/>
        </w:rPr>
      </w:pPr>
    </w:p>
    <w:p w14:paraId="46A45506" w14:textId="77777777" w:rsidR="00866ABA" w:rsidRPr="00DB25C4" w:rsidRDefault="00866ABA" w:rsidP="00687314">
      <w:pPr>
        <w:spacing w:after="0" w:line="240" w:lineRule="auto"/>
        <w:ind w:firstLine="195"/>
        <w:rPr>
          <w:rFonts w:cstheme="minorHAnsi"/>
          <w:b/>
          <w:bCs/>
        </w:rPr>
      </w:pPr>
      <w:r w:rsidRPr="00DB25C4">
        <w:rPr>
          <w:rFonts w:cstheme="minorHAnsi"/>
          <w:b/>
          <w:bCs/>
        </w:rPr>
        <w:t xml:space="preserve">4.1.2.9 </w:t>
      </w:r>
      <w:proofErr w:type="spellStart"/>
      <w:r w:rsidRPr="00DB25C4">
        <w:rPr>
          <w:rFonts w:cstheme="minorHAnsi"/>
          <w:b/>
          <w:bCs/>
        </w:rPr>
        <w:t>Pengembangan</w:t>
      </w:r>
      <w:proofErr w:type="spellEnd"/>
      <w:r w:rsidRPr="00DB25C4">
        <w:rPr>
          <w:rFonts w:cstheme="minorHAnsi"/>
          <w:b/>
          <w:bCs/>
        </w:rPr>
        <w:t xml:space="preserve"> </w:t>
      </w:r>
      <w:proofErr w:type="spellStart"/>
      <w:r w:rsidRPr="00DB25C4">
        <w:rPr>
          <w:rFonts w:cstheme="minorHAnsi"/>
          <w:b/>
          <w:bCs/>
        </w:rPr>
        <w:t>Kompetensi</w:t>
      </w:r>
      <w:proofErr w:type="spellEnd"/>
      <w:r w:rsidRPr="00DB25C4">
        <w:rPr>
          <w:rFonts w:cstheme="minorHAnsi"/>
          <w:b/>
          <w:bCs/>
        </w:rPr>
        <w:t xml:space="preserve"> </w:t>
      </w:r>
      <w:proofErr w:type="spellStart"/>
      <w:r w:rsidRPr="00DB25C4">
        <w:rPr>
          <w:rFonts w:cstheme="minorHAnsi"/>
          <w:b/>
          <w:bCs/>
        </w:rPr>
        <w:t>Dosen</w:t>
      </w:r>
      <w:proofErr w:type="spellEnd"/>
    </w:p>
    <w:p w14:paraId="295EADE8" w14:textId="77777777" w:rsidR="00866ABA" w:rsidRPr="00DB25C4" w:rsidRDefault="00866ABA" w:rsidP="00687314">
      <w:pPr>
        <w:spacing w:after="0" w:line="240" w:lineRule="auto"/>
        <w:ind w:firstLine="195"/>
        <w:rPr>
          <w:rFonts w:cstheme="minorHAnsi"/>
        </w:rPr>
      </w:pP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seperti</w:t>
      </w:r>
      <w:proofErr w:type="spellEnd"/>
      <w:r w:rsidRPr="00DB25C4">
        <w:rPr>
          <w:rFonts w:cstheme="minorHAnsi"/>
        </w:rPr>
        <w:t xml:space="preserve"> </w:t>
      </w:r>
      <w:proofErr w:type="spellStart"/>
      <w:r w:rsidRPr="00DB25C4">
        <w:rPr>
          <w:rFonts w:cstheme="minorHAnsi"/>
        </w:rPr>
        <w:t>studi</w:t>
      </w:r>
      <w:proofErr w:type="spellEnd"/>
      <w:r w:rsidRPr="00DB25C4">
        <w:rPr>
          <w:rFonts w:cstheme="minorHAnsi"/>
        </w:rPr>
        <w:t xml:space="preserve"> </w:t>
      </w:r>
      <w:proofErr w:type="spellStart"/>
      <w:r w:rsidRPr="00DB25C4">
        <w:rPr>
          <w:rFonts w:cstheme="minorHAnsi"/>
        </w:rPr>
        <w:t>lanjut</w:t>
      </w:r>
      <w:proofErr w:type="spellEnd"/>
      <w:r w:rsidRPr="00DB25C4">
        <w:rPr>
          <w:rFonts w:cstheme="minorHAnsi"/>
        </w:rPr>
        <w:t xml:space="preserve"> </w:t>
      </w:r>
      <w:proofErr w:type="spellStart"/>
      <w:r w:rsidRPr="00DB25C4">
        <w:rPr>
          <w:rFonts w:cstheme="minorHAnsi"/>
        </w:rPr>
        <w:t>ke</w:t>
      </w:r>
      <w:proofErr w:type="spellEnd"/>
      <w:r w:rsidRPr="00DB25C4">
        <w:rPr>
          <w:rFonts w:cstheme="minorHAnsi"/>
        </w:rPr>
        <w:t xml:space="preserve"> </w:t>
      </w:r>
      <w:proofErr w:type="spellStart"/>
      <w:r w:rsidRPr="00DB25C4">
        <w:rPr>
          <w:rFonts w:cstheme="minorHAnsi"/>
        </w:rPr>
        <w:t>jenjang</w:t>
      </w:r>
      <w:proofErr w:type="spellEnd"/>
      <w:r w:rsidRPr="00DB25C4">
        <w:rPr>
          <w:rFonts w:cstheme="minorHAnsi"/>
        </w:rPr>
        <w:t xml:space="preserve"> S3, </w:t>
      </w:r>
      <w:proofErr w:type="spellStart"/>
      <w:r w:rsidRPr="00DB25C4">
        <w:rPr>
          <w:rFonts w:cstheme="minorHAnsi"/>
        </w:rPr>
        <w:t>mengikuti</w:t>
      </w:r>
      <w:proofErr w:type="spellEnd"/>
      <w:r w:rsidRPr="00DB25C4">
        <w:rPr>
          <w:rFonts w:cstheme="minorHAnsi"/>
        </w:rPr>
        <w:t xml:space="preserve"> postdoc, </w:t>
      </w:r>
      <w:proofErr w:type="spellStart"/>
      <w:r w:rsidRPr="00DB25C4">
        <w:rPr>
          <w:rFonts w:cstheme="minorHAnsi"/>
        </w:rPr>
        <w:t>kursus</w:t>
      </w:r>
      <w:proofErr w:type="spellEnd"/>
      <w:r w:rsidRPr="00DB25C4">
        <w:rPr>
          <w:rFonts w:cstheme="minorHAnsi"/>
        </w:rPr>
        <w:t xml:space="preserve"> </w:t>
      </w:r>
      <w:proofErr w:type="spellStart"/>
      <w:r w:rsidRPr="00DB25C4">
        <w:rPr>
          <w:rFonts w:cstheme="minorHAnsi"/>
        </w:rPr>
        <w:t>singkat</w:t>
      </w:r>
      <w:proofErr w:type="spellEnd"/>
      <w:r w:rsidRPr="00DB25C4">
        <w:rPr>
          <w:rFonts w:cstheme="minorHAnsi"/>
        </w:rPr>
        <w:t xml:space="preserve">, </w:t>
      </w:r>
      <w:proofErr w:type="spellStart"/>
      <w:r w:rsidRPr="00DB25C4">
        <w:rPr>
          <w:rFonts w:cstheme="minorHAnsi"/>
        </w:rPr>
        <w:t>magang</w:t>
      </w:r>
      <w:proofErr w:type="spellEnd"/>
      <w:r w:rsidRPr="00DB25C4">
        <w:rPr>
          <w:rFonts w:cstheme="minorHAnsi"/>
        </w:rPr>
        <w:t xml:space="preserve">, </w:t>
      </w:r>
      <w:proofErr w:type="spellStart"/>
      <w:r w:rsidRPr="00DB25C4">
        <w:rPr>
          <w:rFonts w:cstheme="minorHAnsi"/>
        </w:rPr>
        <w:t>pelatihan</w:t>
      </w:r>
      <w:proofErr w:type="spellEnd"/>
      <w:r w:rsidRPr="00DB25C4">
        <w:rPr>
          <w:rFonts w:cstheme="minorHAnsi"/>
        </w:rPr>
        <w:t xml:space="preserve">, </w:t>
      </w:r>
      <w:proofErr w:type="spellStart"/>
      <w:r w:rsidRPr="00DB25C4">
        <w:rPr>
          <w:rFonts w:cstheme="minorHAnsi"/>
        </w:rPr>
        <w:t>sertifikasi</w:t>
      </w:r>
      <w:proofErr w:type="spellEnd"/>
      <w:r w:rsidRPr="00DB25C4">
        <w:rPr>
          <w:rFonts w:cstheme="minorHAnsi"/>
        </w:rPr>
        <w:t xml:space="preserve">, </w:t>
      </w:r>
      <w:proofErr w:type="spellStart"/>
      <w:r w:rsidRPr="00DB25C4">
        <w:rPr>
          <w:rFonts w:cstheme="minorHAnsi"/>
        </w:rPr>
        <w:t>konferensi</w:t>
      </w:r>
      <w:proofErr w:type="spellEnd"/>
      <w:r w:rsidRPr="00DB25C4">
        <w:rPr>
          <w:rFonts w:cstheme="minorHAnsi"/>
        </w:rPr>
        <w:t xml:space="preserve">, seminar, dan </w:t>
      </w:r>
      <w:proofErr w:type="spellStart"/>
      <w:r w:rsidRPr="00DB25C4">
        <w:rPr>
          <w:rFonts w:cstheme="minorHAnsi"/>
        </w:rPr>
        <w:t>lokakarya</w:t>
      </w:r>
      <w:proofErr w:type="spellEnd"/>
      <w:r w:rsidRPr="00DB25C4">
        <w:rPr>
          <w:rFonts w:cstheme="minorHAnsi"/>
        </w:rPr>
        <w:t xml:space="preserve">, dan lain-lain yang </w:t>
      </w:r>
      <w:proofErr w:type="spellStart"/>
      <w:r w:rsidRPr="00DB25C4">
        <w:rPr>
          <w:rFonts w:cstheme="minorHAnsi"/>
        </w:rPr>
        <w:t>relevan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tridharma</w:t>
      </w:r>
      <w:proofErr w:type="spellEnd"/>
      <w:r w:rsidRPr="00DB25C4">
        <w:rPr>
          <w:rFonts w:cstheme="minorHAnsi"/>
        </w:rPr>
        <w:t xml:space="preserve"> PT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dilakukan</w:t>
      </w:r>
      <w:proofErr w:type="spellEnd"/>
      <w:r w:rsidRPr="00DB25C4">
        <w:rPr>
          <w:rFonts w:cstheme="minorHAnsi"/>
        </w:rPr>
        <w:t xml:space="preserve"> oleh DTPS yang </w:t>
      </w:r>
      <w:proofErr w:type="spellStart"/>
      <w:r w:rsidRPr="00DB25C4">
        <w:rPr>
          <w:rFonts w:cstheme="minorHAnsi"/>
        </w:rPr>
        <w:t>bidang</w:t>
      </w:r>
      <w:proofErr w:type="spellEnd"/>
      <w:r w:rsidRPr="00DB25C4">
        <w:rPr>
          <w:rFonts w:cstheme="minorHAnsi"/>
        </w:rPr>
        <w:t xml:space="preserve"> </w:t>
      </w:r>
      <w:proofErr w:type="spellStart"/>
      <w:r w:rsidRPr="00DB25C4">
        <w:rPr>
          <w:rFonts w:cstheme="minorHAnsi"/>
        </w:rPr>
        <w:t>keahliannya</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bidang</w:t>
      </w:r>
      <w:proofErr w:type="spellEnd"/>
      <w:r w:rsidRPr="00DB25C4">
        <w:rPr>
          <w:rFonts w:cstheme="minorHAnsi"/>
        </w:rPr>
        <w:t xml:space="preserve"> PS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tiga</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terakhir</w:t>
      </w:r>
      <w:proofErr w:type="spellEnd"/>
      <w:r w:rsidRPr="00DB25C4">
        <w:rPr>
          <w:rFonts w:cstheme="minorHAnsi"/>
        </w:rPr>
        <w:t xml:space="preserve"> (</w:t>
      </w:r>
      <w:proofErr w:type="spellStart"/>
      <w:r w:rsidRPr="00DB25C4">
        <w:rPr>
          <w:rFonts w:cstheme="minorHAnsi"/>
        </w:rPr>
        <w:t>Tabel</w:t>
      </w:r>
      <w:proofErr w:type="spellEnd"/>
      <w:r w:rsidRPr="00DB25C4">
        <w:rPr>
          <w:rFonts w:cstheme="minorHAnsi"/>
        </w:rPr>
        <w:t xml:space="preserve"> 4.1.2.9).</w:t>
      </w:r>
    </w:p>
    <w:p w14:paraId="3042783F" w14:textId="77777777" w:rsidR="00866ABA" w:rsidRPr="00DB25C4" w:rsidRDefault="00866ABA" w:rsidP="00687314">
      <w:pPr>
        <w:spacing w:after="0" w:line="240" w:lineRule="auto"/>
        <w:ind w:firstLine="195"/>
        <w:rPr>
          <w:rFonts w:cstheme="minorHAnsi"/>
        </w:rPr>
      </w:pPr>
    </w:p>
    <w:p w14:paraId="010BCFFF" w14:textId="77777777" w:rsidR="00866ABA" w:rsidRPr="00DB25C4" w:rsidRDefault="00866ABA" w:rsidP="00687314">
      <w:pPr>
        <w:spacing w:after="0" w:line="240" w:lineRule="auto"/>
        <w:ind w:firstLine="195"/>
        <w:rPr>
          <w:rFonts w:cstheme="minorHAnsi"/>
        </w:rPr>
      </w:pPr>
      <w:proofErr w:type="spellStart"/>
      <w:r w:rsidRPr="00DB25C4">
        <w:rPr>
          <w:rFonts w:cstheme="minorHAnsi"/>
        </w:rPr>
        <w:t>Tabel</w:t>
      </w:r>
      <w:proofErr w:type="spellEnd"/>
      <w:r w:rsidRPr="00DB25C4">
        <w:rPr>
          <w:rFonts w:cstheme="minorHAnsi"/>
        </w:rPr>
        <w:t xml:space="preserve"> 4.1.2.9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 xml:space="preserve"> DTPS</w:t>
      </w:r>
    </w:p>
    <w:tbl>
      <w:tblPr>
        <w:tblW w:w="13178" w:type="dxa"/>
        <w:tblCellMar>
          <w:top w:w="15" w:type="dxa"/>
          <w:bottom w:w="15" w:type="dxa"/>
        </w:tblCellMar>
        <w:tblLook w:val="04A0" w:firstRow="1" w:lastRow="0" w:firstColumn="1" w:lastColumn="0" w:noHBand="0" w:noVBand="1"/>
      </w:tblPr>
      <w:tblGrid>
        <w:gridCol w:w="960"/>
        <w:gridCol w:w="2863"/>
        <w:gridCol w:w="1842"/>
        <w:gridCol w:w="2268"/>
        <w:gridCol w:w="1843"/>
        <w:gridCol w:w="1843"/>
        <w:gridCol w:w="1559"/>
      </w:tblGrid>
      <w:tr w:rsidR="00866ABA" w:rsidRPr="00DB25C4" w14:paraId="2F51DB10" w14:textId="77777777" w:rsidTr="00CD4E67">
        <w:trPr>
          <w:trHeight w:val="435"/>
        </w:trPr>
        <w:tc>
          <w:tcPr>
            <w:tcW w:w="960"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3D372B93"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No</w:t>
            </w:r>
          </w:p>
        </w:tc>
        <w:tc>
          <w:tcPr>
            <w:tcW w:w="2863"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088F7A41"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 xml:space="preserve">Nama </w:t>
            </w:r>
            <w:proofErr w:type="spellStart"/>
            <w:r w:rsidRPr="00DB25C4">
              <w:rPr>
                <w:rFonts w:eastAsia="Times New Roman" w:cstheme="minorHAnsi"/>
                <w:b/>
                <w:bCs/>
                <w:color w:val="000000"/>
              </w:rPr>
              <w:t>Dosen</w:t>
            </w:r>
            <w:proofErr w:type="spellEnd"/>
          </w:p>
        </w:tc>
        <w:tc>
          <w:tcPr>
            <w:tcW w:w="1842"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0351B202"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BIdang</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Keahlian</w:t>
            </w:r>
            <w:proofErr w:type="spellEnd"/>
          </w:p>
        </w:tc>
        <w:tc>
          <w:tcPr>
            <w:tcW w:w="2268"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7026B883"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 xml:space="preserve">Nama </w:t>
            </w:r>
            <w:proofErr w:type="spellStart"/>
            <w:r w:rsidRPr="00DB25C4">
              <w:rPr>
                <w:rFonts w:eastAsia="Times New Roman" w:cstheme="minorHAnsi"/>
                <w:b/>
                <w:bCs/>
                <w:color w:val="000000"/>
              </w:rPr>
              <w:t>Kegiatan</w:t>
            </w:r>
            <w:proofErr w:type="spellEnd"/>
          </w:p>
        </w:tc>
        <w:tc>
          <w:tcPr>
            <w:tcW w:w="1843"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188165DE"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Tempat</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Kegiatan</w:t>
            </w:r>
            <w:proofErr w:type="spellEnd"/>
          </w:p>
        </w:tc>
        <w:tc>
          <w:tcPr>
            <w:tcW w:w="1843"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372DABD3"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 xml:space="preserve">Waktu </w:t>
            </w:r>
            <w:proofErr w:type="spellStart"/>
            <w:r w:rsidRPr="00DB25C4">
              <w:rPr>
                <w:rFonts w:eastAsia="Times New Roman" w:cstheme="minorHAnsi"/>
                <w:b/>
                <w:bCs/>
                <w:color w:val="000000"/>
              </w:rPr>
              <w:t>Kegiatan</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6E257DA3"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Manfaat</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Kegiatan</w:t>
            </w:r>
            <w:proofErr w:type="spellEnd"/>
          </w:p>
        </w:tc>
      </w:tr>
      <w:tr w:rsidR="00866ABA" w:rsidRPr="00DB25C4" w14:paraId="6F2F3A1A" w14:textId="77777777" w:rsidTr="00CD4E67">
        <w:trPr>
          <w:trHeight w:val="300"/>
        </w:trPr>
        <w:tc>
          <w:tcPr>
            <w:tcW w:w="960" w:type="dxa"/>
            <w:tcBorders>
              <w:top w:val="single" w:sz="4" w:space="0" w:color="auto"/>
              <w:left w:val="single" w:sz="4" w:space="0" w:color="auto"/>
              <w:bottom w:val="nil"/>
              <w:right w:val="single" w:sz="4" w:space="0" w:color="auto"/>
            </w:tcBorders>
            <w:shd w:val="clear" w:color="auto" w:fill="FFF2CC" w:themeFill="accent4" w:themeFillTint="33"/>
            <w:noWrap/>
            <w:vAlign w:val="bottom"/>
            <w:hideMark/>
          </w:tcPr>
          <w:p w14:paraId="724DD099"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1</w:t>
            </w:r>
          </w:p>
        </w:tc>
        <w:tc>
          <w:tcPr>
            <w:tcW w:w="2863" w:type="dxa"/>
            <w:tcBorders>
              <w:top w:val="single" w:sz="4" w:space="0" w:color="auto"/>
              <w:left w:val="single" w:sz="4" w:space="0" w:color="auto"/>
              <w:bottom w:val="nil"/>
              <w:right w:val="single" w:sz="4" w:space="0" w:color="auto"/>
            </w:tcBorders>
            <w:shd w:val="clear" w:color="auto" w:fill="FFF2CC" w:themeFill="accent4" w:themeFillTint="33"/>
            <w:noWrap/>
            <w:vAlign w:val="bottom"/>
            <w:hideMark/>
          </w:tcPr>
          <w:p w14:paraId="2E486AFB"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2</w:t>
            </w:r>
          </w:p>
        </w:tc>
        <w:tc>
          <w:tcPr>
            <w:tcW w:w="1842"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2B3CDA27"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3</w:t>
            </w:r>
          </w:p>
        </w:tc>
        <w:tc>
          <w:tcPr>
            <w:tcW w:w="2268"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5889E222"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4</w:t>
            </w:r>
          </w:p>
        </w:tc>
        <w:tc>
          <w:tcPr>
            <w:tcW w:w="1843"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3CB515A2"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5</w:t>
            </w:r>
          </w:p>
        </w:tc>
        <w:tc>
          <w:tcPr>
            <w:tcW w:w="1843"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0A0BB52E"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6</w:t>
            </w:r>
          </w:p>
        </w:tc>
        <w:tc>
          <w:tcPr>
            <w:tcW w:w="1559"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7E326A91"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7</w:t>
            </w:r>
          </w:p>
        </w:tc>
      </w:tr>
      <w:tr w:rsidR="00866ABA" w:rsidRPr="00DB25C4" w14:paraId="3F7D9885" w14:textId="77777777" w:rsidTr="00CD4E67">
        <w:trPr>
          <w:trHeight w:val="600"/>
        </w:trPr>
        <w:tc>
          <w:tcPr>
            <w:tcW w:w="960" w:type="dxa"/>
            <w:tcBorders>
              <w:top w:val="single" w:sz="4" w:space="0" w:color="000000" w:themeColor="text1"/>
              <w:left w:val="single" w:sz="4" w:space="0" w:color="000000" w:themeColor="text1"/>
              <w:bottom w:val="nil"/>
              <w:right w:val="nil"/>
            </w:tcBorders>
            <w:noWrap/>
            <w:hideMark/>
          </w:tcPr>
          <w:p w14:paraId="01D4FA59"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w:t>
            </w:r>
          </w:p>
        </w:tc>
        <w:tc>
          <w:tcPr>
            <w:tcW w:w="2863" w:type="dxa"/>
            <w:tcBorders>
              <w:top w:val="single" w:sz="4" w:space="0" w:color="000000" w:themeColor="text1"/>
              <w:left w:val="single" w:sz="4" w:space="0" w:color="000000" w:themeColor="text1"/>
              <w:bottom w:val="nil"/>
              <w:right w:val="single" w:sz="4" w:space="0" w:color="000000" w:themeColor="text1"/>
            </w:tcBorders>
            <w:shd w:val="clear" w:color="auto" w:fill="auto"/>
            <w:noWrap/>
            <w:hideMark/>
          </w:tcPr>
          <w:p w14:paraId="6294E865"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Anggrah</w:t>
            </w:r>
            <w:proofErr w:type="spellEnd"/>
            <w:r w:rsidRPr="00DB25C4">
              <w:rPr>
                <w:rFonts w:eastAsia="Times New Roman" w:cstheme="minorHAnsi"/>
                <w:color w:val="000000"/>
              </w:rPr>
              <w:t xml:space="preserve"> Diah </w:t>
            </w:r>
            <w:proofErr w:type="spellStart"/>
            <w:r w:rsidRPr="00DB25C4">
              <w:rPr>
                <w:rFonts w:eastAsia="Times New Roman" w:cstheme="minorHAnsi"/>
                <w:color w:val="000000"/>
              </w:rPr>
              <w:t>Airlinda</w:t>
            </w:r>
            <w:proofErr w:type="spellEnd"/>
            <w:r w:rsidRPr="00DB25C4">
              <w:rPr>
                <w:rFonts w:eastAsia="Times New Roman" w:cstheme="minorHAnsi"/>
                <w:color w:val="000000"/>
              </w:rPr>
              <w:t>, SS., MTCSOL.</w:t>
            </w:r>
          </w:p>
        </w:tc>
        <w:tc>
          <w:tcPr>
            <w:tcW w:w="1842" w:type="dxa"/>
            <w:vMerge w:val="restart"/>
            <w:tcBorders>
              <w:top w:val="single" w:sz="4" w:space="0" w:color="auto"/>
              <w:left w:val="nil"/>
              <w:right w:val="single" w:sz="4" w:space="0" w:color="auto"/>
            </w:tcBorders>
            <w:shd w:val="clear" w:color="auto" w:fill="auto"/>
            <w:noWrap/>
            <w:hideMark/>
          </w:tcPr>
          <w:p w14:paraId="05A45027" w14:textId="77777777" w:rsidR="00866ABA" w:rsidRPr="00DB25C4" w:rsidRDefault="00866ABA" w:rsidP="00687314">
            <w:pPr>
              <w:spacing w:after="0" w:line="240" w:lineRule="auto"/>
              <w:rPr>
                <w:rFonts w:eastAsia="Times New Roman" w:cstheme="minorHAnsi"/>
                <w:color w:val="000000"/>
              </w:rPr>
            </w:pPr>
          </w:p>
          <w:p w14:paraId="0BA38A0A" w14:textId="77777777" w:rsidR="00866ABA" w:rsidRPr="00DB25C4" w:rsidRDefault="00866ABA" w:rsidP="00687314">
            <w:pPr>
              <w:spacing w:after="0" w:line="240" w:lineRule="auto"/>
              <w:rPr>
                <w:rFonts w:eastAsia="Times New Roman" w:cstheme="minorHAnsi"/>
                <w:color w:val="000000"/>
              </w:rPr>
            </w:pPr>
          </w:p>
          <w:p w14:paraId="1BF35902" w14:textId="77777777" w:rsidR="00866ABA" w:rsidRPr="00DB25C4" w:rsidRDefault="00866ABA" w:rsidP="00687314">
            <w:pPr>
              <w:spacing w:after="0" w:line="240" w:lineRule="auto"/>
              <w:rPr>
                <w:rFonts w:eastAsia="Times New Roman" w:cstheme="minorHAnsi"/>
                <w:color w:val="000000"/>
              </w:rPr>
            </w:pPr>
          </w:p>
          <w:p w14:paraId="61AA5E1E" w14:textId="77777777" w:rsidR="00866ABA" w:rsidRPr="00DB25C4" w:rsidRDefault="00866ABA" w:rsidP="00687314">
            <w:pPr>
              <w:spacing w:after="0" w:line="240" w:lineRule="auto"/>
              <w:rPr>
                <w:rFonts w:eastAsia="Times New Roman" w:cstheme="minorHAnsi"/>
                <w:color w:val="000000"/>
              </w:rPr>
            </w:pPr>
          </w:p>
          <w:p w14:paraId="5FE98E2C" w14:textId="77777777" w:rsidR="00866ABA" w:rsidRPr="00DB25C4" w:rsidRDefault="00866ABA" w:rsidP="00687314">
            <w:pPr>
              <w:spacing w:after="0" w:line="240" w:lineRule="auto"/>
              <w:rPr>
                <w:rFonts w:eastAsia="Times New Roman" w:cstheme="minorHAnsi"/>
                <w:color w:val="000000"/>
              </w:rPr>
            </w:pPr>
          </w:p>
          <w:p w14:paraId="1E000FB1"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lastRenderedPageBreak/>
              <w:t>Pendidikan Bahasa Mandarin</w:t>
            </w:r>
          </w:p>
        </w:tc>
        <w:tc>
          <w:tcPr>
            <w:tcW w:w="2268" w:type="dxa"/>
            <w:tcBorders>
              <w:top w:val="single" w:sz="4" w:space="0" w:color="auto"/>
              <w:left w:val="single" w:sz="4" w:space="0" w:color="auto"/>
              <w:bottom w:val="single" w:sz="4" w:space="0" w:color="auto"/>
              <w:right w:val="single" w:sz="4" w:space="0" w:color="auto"/>
            </w:tcBorders>
            <w:shd w:val="clear" w:color="auto" w:fill="auto"/>
            <w:hideMark/>
          </w:tcPr>
          <w:p w14:paraId="0366CDC0"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lastRenderedPageBreak/>
              <w:t>Mandarin Teacher Training</w:t>
            </w:r>
          </w:p>
        </w:tc>
        <w:tc>
          <w:tcPr>
            <w:tcW w:w="1843" w:type="dxa"/>
            <w:tcBorders>
              <w:top w:val="single" w:sz="4" w:space="0" w:color="auto"/>
              <w:left w:val="single" w:sz="4" w:space="0" w:color="auto"/>
              <w:bottom w:val="single" w:sz="4" w:space="0" w:color="auto"/>
              <w:right w:val="single" w:sz="4" w:space="0" w:color="auto"/>
            </w:tcBorders>
            <w:shd w:val="clear" w:color="auto" w:fill="auto"/>
            <w:noWrap/>
            <w:hideMark/>
          </w:tcPr>
          <w:p w14:paraId="19EFE710"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Online</w:t>
            </w:r>
          </w:p>
        </w:tc>
        <w:tc>
          <w:tcPr>
            <w:tcW w:w="1843" w:type="dxa"/>
            <w:tcBorders>
              <w:top w:val="single" w:sz="4" w:space="0" w:color="auto"/>
              <w:left w:val="single" w:sz="4" w:space="0" w:color="auto"/>
              <w:bottom w:val="single" w:sz="4" w:space="0" w:color="auto"/>
              <w:right w:val="single" w:sz="4" w:space="0" w:color="auto"/>
            </w:tcBorders>
            <w:shd w:val="clear" w:color="auto" w:fill="auto"/>
            <w:noWrap/>
            <w:hideMark/>
          </w:tcPr>
          <w:p w14:paraId="23802004"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6 - 7 November 2021</w:t>
            </w:r>
          </w:p>
        </w:tc>
        <w:tc>
          <w:tcPr>
            <w:tcW w:w="1559" w:type="dxa"/>
            <w:tcBorders>
              <w:top w:val="single" w:sz="4" w:space="0" w:color="auto"/>
              <w:left w:val="single" w:sz="4" w:space="0" w:color="auto"/>
              <w:bottom w:val="single" w:sz="4" w:space="0" w:color="auto"/>
              <w:right w:val="single" w:sz="4" w:space="0" w:color="auto"/>
            </w:tcBorders>
            <w:shd w:val="clear" w:color="auto" w:fill="auto"/>
            <w:noWrap/>
            <w:hideMark/>
          </w:tcPr>
          <w:p w14:paraId="0558ECB5" w14:textId="77777777" w:rsidR="00866ABA" w:rsidRPr="00DB25C4" w:rsidRDefault="00866ABA" w:rsidP="00687314">
            <w:pPr>
              <w:spacing w:after="0" w:line="240" w:lineRule="auto"/>
              <w:rPr>
                <w:rFonts w:eastAsia="Times New Roman" w:cstheme="minorHAnsi"/>
                <w:color w:val="000000"/>
              </w:rPr>
            </w:pPr>
          </w:p>
        </w:tc>
      </w:tr>
      <w:tr w:rsidR="00866ABA" w:rsidRPr="00DB25C4" w14:paraId="0A5DEF77" w14:textId="77777777" w:rsidTr="00CD4E67">
        <w:trPr>
          <w:trHeight w:val="1200"/>
        </w:trPr>
        <w:tc>
          <w:tcPr>
            <w:tcW w:w="960" w:type="dxa"/>
            <w:tcBorders>
              <w:top w:val="nil"/>
              <w:left w:val="single" w:sz="4" w:space="0" w:color="000000" w:themeColor="text1"/>
              <w:bottom w:val="nil"/>
              <w:right w:val="nil"/>
            </w:tcBorders>
            <w:noWrap/>
            <w:hideMark/>
          </w:tcPr>
          <w:p w14:paraId="50510C11" w14:textId="77777777" w:rsidR="00866ABA" w:rsidRPr="00DB25C4" w:rsidRDefault="00866ABA" w:rsidP="00687314">
            <w:pPr>
              <w:spacing w:after="0" w:line="240" w:lineRule="auto"/>
              <w:rPr>
                <w:rFonts w:cstheme="minorHAnsi"/>
              </w:rPr>
            </w:pPr>
          </w:p>
        </w:tc>
        <w:tc>
          <w:tcPr>
            <w:tcW w:w="2863" w:type="dxa"/>
            <w:tcBorders>
              <w:top w:val="nil"/>
              <w:left w:val="single" w:sz="4" w:space="0" w:color="000000" w:themeColor="text1"/>
              <w:bottom w:val="nil"/>
              <w:right w:val="single" w:sz="4" w:space="0" w:color="000000" w:themeColor="text1"/>
            </w:tcBorders>
            <w:shd w:val="clear" w:color="auto" w:fill="auto"/>
            <w:noWrap/>
            <w:hideMark/>
          </w:tcPr>
          <w:p w14:paraId="5048DBA4" w14:textId="77777777" w:rsidR="00866ABA" w:rsidRPr="00DB25C4" w:rsidRDefault="00866ABA" w:rsidP="00687314">
            <w:pPr>
              <w:spacing w:after="0" w:line="240" w:lineRule="auto"/>
              <w:jc w:val="center"/>
              <w:rPr>
                <w:rFonts w:cstheme="minorHAnsi"/>
              </w:rPr>
            </w:pPr>
          </w:p>
        </w:tc>
        <w:tc>
          <w:tcPr>
            <w:tcW w:w="1842" w:type="dxa"/>
            <w:vMerge/>
            <w:noWrap/>
            <w:hideMark/>
          </w:tcPr>
          <w:p w14:paraId="161EF8E6" w14:textId="77777777" w:rsidR="00866ABA" w:rsidRPr="00DB25C4" w:rsidRDefault="00866ABA" w:rsidP="00687314">
            <w:pPr>
              <w:spacing w:after="0" w:line="240" w:lineRule="auto"/>
              <w:rPr>
                <w:rFonts w:eastAsia="Times New Roman" w:cstheme="minorHAnsi"/>
              </w:rPr>
            </w:pPr>
          </w:p>
        </w:tc>
        <w:tc>
          <w:tcPr>
            <w:tcW w:w="2268" w:type="dxa"/>
            <w:tcBorders>
              <w:top w:val="single" w:sz="4" w:space="0" w:color="auto"/>
              <w:left w:val="single" w:sz="4" w:space="0" w:color="auto"/>
              <w:bottom w:val="single" w:sz="4" w:space="0" w:color="auto"/>
              <w:right w:val="single" w:sz="4" w:space="0" w:color="auto"/>
            </w:tcBorders>
            <w:shd w:val="clear" w:color="auto" w:fill="auto"/>
            <w:hideMark/>
          </w:tcPr>
          <w:p w14:paraId="3D3F4C9F" w14:textId="77777777" w:rsidR="00866ABA" w:rsidRPr="00DB25C4" w:rsidRDefault="00866ABA" w:rsidP="00687314">
            <w:pPr>
              <w:spacing w:after="0" w:line="240" w:lineRule="auto"/>
              <w:rPr>
                <w:rFonts w:cstheme="minorHAnsi"/>
                <w:color w:val="000000"/>
              </w:rPr>
            </w:pPr>
            <w:r w:rsidRPr="00DB25C4">
              <w:rPr>
                <w:rFonts w:eastAsiaTheme="minorEastAsia" w:cstheme="minorHAnsi"/>
                <w:color w:val="000000" w:themeColor="text1"/>
              </w:rPr>
              <w:t>The 2nd International Seminar on Chinese Education, Language, Literature and Culture</w:t>
            </w:r>
          </w:p>
        </w:tc>
        <w:tc>
          <w:tcPr>
            <w:tcW w:w="1843" w:type="dxa"/>
            <w:tcBorders>
              <w:top w:val="single" w:sz="4" w:space="0" w:color="auto"/>
              <w:left w:val="single" w:sz="4" w:space="0" w:color="auto"/>
              <w:bottom w:val="single" w:sz="4" w:space="0" w:color="auto"/>
              <w:right w:val="single" w:sz="4" w:space="0" w:color="auto"/>
            </w:tcBorders>
            <w:shd w:val="clear" w:color="auto" w:fill="auto"/>
            <w:noWrap/>
            <w:hideMark/>
          </w:tcPr>
          <w:p w14:paraId="406B4B06" w14:textId="77777777" w:rsidR="00866ABA" w:rsidRPr="00DB25C4" w:rsidRDefault="00866ABA" w:rsidP="00687314">
            <w:pPr>
              <w:spacing w:after="0" w:line="240" w:lineRule="auto"/>
              <w:rPr>
                <w:rFonts w:cstheme="minorHAnsi"/>
                <w:color w:val="000000"/>
              </w:rPr>
            </w:pPr>
          </w:p>
        </w:tc>
        <w:tc>
          <w:tcPr>
            <w:tcW w:w="1843" w:type="dxa"/>
            <w:tcBorders>
              <w:top w:val="single" w:sz="4" w:space="0" w:color="auto"/>
              <w:left w:val="single" w:sz="4" w:space="0" w:color="auto"/>
              <w:bottom w:val="single" w:sz="4" w:space="0" w:color="auto"/>
              <w:right w:val="single" w:sz="4" w:space="0" w:color="auto"/>
            </w:tcBorders>
            <w:shd w:val="clear" w:color="auto" w:fill="auto"/>
            <w:hideMark/>
          </w:tcPr>
          <w:p w14:paraId="6F2A0828" w14:textId="77777777" w:rsidR="00866ABA" w:rsidRPr="00DB25C4" w:rsidRDefault="00866ABA" w:rsidP="00687314">
            <w:pPr>
              <w:spacing w:after="0" w:line="240" w:lineRule="auto"/>
              <w:rPr>
                <w:rFonts w:cstheme="minorHAnsi"/>
                <w:color w:val="000000"/>
              </w:rPr>
            </w:pPr>
            <w:r w:rsidRPr="00DB25C4">
              <w:rPr>
                <w:rFonts w:eastAsiaTheme="minorEastAsia" w:cstheme="minorHAnsi"/>
                <w:color w:val="000000" w:themeColor="text1"/>
              </w:rPr>
              <w:t xml:space="preserve">5 </w:t>
            </w:r>
            <w:proofErr w:type="spellStart"/>
            <w:r w:rsidRPr="00DB25C4">
              <w:rPr>
                <w:rFonts w:eastAsiaTheme="minorEastAsia" w:cstheme="minorHAnsi"/>
                <w:color w:val="000000" w:themeColor="text1"/>
              </w:rPr>
              <w:t>Agustus</w:t>
            </w:r>
            <w:proofErr w:type="spellEnd"/>
            <w:r w:rsidRPr="00DB25C4">
              <w:rPr>
                <w:rFonts w:eastAsiaTheme="minorEastAsia" w:cstheme="minorHAnsi"/>
                <w:color w:val="000000" w:themeColor="text1"/>
              </w:rPr>
              <w:t xml:space="preserve"> 2022</w:t>
            </w:r>
          </w:p>
        </w:tc>
        <w:tc>
          <w:tcPr>
            <w:tcW w:w="1559" w:type="dxa"/>
            <w:tcBorders>
              <w:top w:val="single" w:sz="4" w:space="0" w:color="auto"/>
              <w:left w:val="single" w:sz="4" w:space="0" w:color="auto"/>
              <w:bottom w:val="single" w:sz="4" w:space="0" w:color="auto"/>
              <w:right w:val="single" w:sz="4" w:space="0" w:color="auto"/>
            </w:tcBorders>
            <w:shd w:val="clear" w:color="auto" w:fill="auto"/>
            <w:noWrap/>
            <w:hideMark/>
          </w:tcPr>
          <w:p w14:paraId="3A87E4B6" w14:textId="77777777" w:rsidR="00866ABA" w:rsidRPr="00DB25C4" w:rsidRDefault="00866ABA" w:rsidP="00687314">
            <w:pPr>
              <w:spacing w:after="0" w:line="240" w:lineRule="auto"/>
              <w:rPr>
                <w:rFonts w:eastAsia="Times New Roman" w:cstheme="minorHAnsi"/>
                <w:color w:val="000000"/>
              </w:rPr>
            </w:pPr>
          </w:p>
        </w:tc>
      </w:tr>
      <w:tr w:rsidR="00866ABA" w:rsidRPr="00DB25C4" w14:paraId="7E5F24A3" w14:textId="77777777" w:rsidTr="00CD4E67">
        <w:trPr>
          <w:trHeight w:val="900"/>
        </w:trPr>
        <w:tc>
          <w:tcPr>
            <w:tcW w:w="960" w:type="dxa"/>
            <w:tcBorders>
              <w:top w:val="nil"/>
              <w:left w:val="single" w:sz="4" w:space="0" w:color="000000" w:themeColor="text1"/>
              <w:bottom w:val="single" w:sz="4" w:space="0" w:color="000000" w:themeColor="text1"/>
              <w:right w:val="nil"/>
            </w:tcBorders>
            <w:noWrap/>
            <w:hideMark/>
          </w:tcPr>
          <w:p w14:paraId="50B8576F" w14:textId="77777777" w:rsidR="00866ABA" w:rsidRPr="00DB25C4" w:rsidRDefault="00866ABA" w:rsidP="00687314">
            <w:pPr>
              <w:spacing w:after="0" w:line="240" w:lineRule="auto"/>
              <w:rPr>
                <w:rFonts w:cstheme="minorHAnsi"/>
              </w:rPr>
            </w:pPr>
          </w:p>
        </w:tc>
        <w:tc>
          <w:tcPr>
            <w:tcW w:w="2863" w:type="dxa"/>
            <w:tcBorders>
              <w:top w:val="nil"/>
              <w:left w:val="single" w:sz="4" w:space="0" w:color="000000" w:themeColor="text1"/>
              <w:bottom w:val="single" w:sz="4" w:space="0" w:color="000000" w:themeColor="text1"/>
              <w:right w:val="single" w:sz="4" w:space="0" w:color="000000" w:themeColor="text1"/>
            </w:tcBorders>
            <w:shd w:val="clear" w:color="auto" w:fill="auto"/>
            <w:noWrap/>
            <w:hideMark/>
          </w:tcPr>
          <w:p w14:paraId="4AFF27CC" w14:textId="77777777" w:rsidR="00866ABA" w:rsidRPr="00DB25C4" w:rsidRDefault="00866ABA" w:rsidP="00687314">
            <w:pPr>
              <w:spacing w:after="0" w:line="240" w:lineRule="auto"/>
              <w:jc w:val="center"/>
              <w:rPr>
                <w:rFonts w:cstheme="minorHAnsi"/>
              </w:rPr>
            </w:pPr>
          </w:p>
        </w:tc>
        <w:tc>
          <w:tcPr>
            <w:tcW w:w="1842" w:type="dxa"/>
            <w:vMerge/>
            <w:noWrap/>
            <w:hideMark/>
          </w:tcPr>
          <w:p w14:paraId="39A69B38" w14:textId="77777777" w:rsidR="00866ABA" w:rsidRPr="00DB25C4" w:rsidRDefault="00866ABA" w:rsidP="00687314">
            <w:pPr>
              <w:spacing w:after="0" w:line="240" w:lineRule="auto"/>
              <w:rPr>
                <w:rFonts w:eastAsia="Times New Roman" w:cstheme="minorHAnsi"/>
              </w:rPr>
            </w:pPr>
          </w:p>
        </w:tc>
        <w:tc>
          <w:tcPr>
            <w:tcW w:w="2268" w:type="dxa"/>
            <w:tcBorders>
              <w:top w:val="single" w:sz="4" w:space="0" w:color="auto"/>
              <w:left w:val="single" w:sz="4" w:space="0" w:color="auto"/>
              <w:bottom w:val="single" w:sz="4" w:space="0" w:color="auto"/>
              <w:right w:val="single" w:sz="4" w:space="0" w:color="auto"/>
            </w:tcBorders>
            <w:shd w:val="clear" w:color="auto" w:fill="auto"/>
            <w:hideMark/>
          </w:tcPr>
          <w:p w14:paraId="479D9294" w14:textId="77777777" w:rsidR="00866ABA" w:rsidRPr="00DB25C4" w:rsidRDefault="00866ABA" w:rsidP="00687314">
            <w:pPr>
              <w:spacing w:after="0" w:line="240" w:lineRule="auto"/>
              <w:rPr>
                <w:rFonts w:cstheme="minorHAnsi"/>
                <w:color w:val="000000"/>
              </w:rPr>
            </w:pPr>
            <w:proofErr w:type="spellStart"/>
            <w:r w:rsidRPr="00DB25C4">
              <w:rPr>
                <w:rFonts w:eastAsiaTheme="minorEastAsia" w:cstheme="minorHAnsi"/>
                <w:color w:val="000000" w:themeColor="text1"/>
              </w:rPr>
              <w:t>Programme</w:t>
            </w:r>
            <w:proofErr w:type="spellEnd"/>
            <w:r w:rsidRPr="00DB25C4">
              <w:rPr>
                <w:rFonts w:eastAsiaTheme="minorEastAsia" w:cstheme="minorHAnsi"/>
                <w:color w:val="000000" w:themeColor="text1"/>
              </w:rPr>
              <w:t xml:space="preserve"> of 2021 Training for Local Chinese Lectures.</w:t>
            </w:r>
          </w:p>
        </w:tc>
        <w:tc>
          <w:tcPr>
            <w:tcW w:w="1843" w:type="dxa"/>
            <w:tcBorders>
              <w:top w:val="single" w:sz="4" w:space="0" w:color="auto"/>
              <w:left w:val="single" w:sz="4" w:space="0" w:color="auto"/>
              <w:bottom w:val="single" w:sz="4" w:space="0" w:color="auto"/>
              <w:right w:val="single" w:sz="4" w:space="0" w:color="auto"/>
            </w:tcBorders>
            <w:shd w:val="clear" w:color="auto" w:fill="auto"/>
            <w:noWrap/>
            <w:hideMark/>
          </w:tcPr>
          <w:p w14:paraId="030D0C70" w14:textId="77777777" w:rsidR="00866ABA" w:rsidRPr="00DB25C4" w:rsidRDefault="00866ABA" w:rsidP="00687314">
            <w:pPr>
              <w:spacing w:after="0" w:line="240" w:lineRule="auto"/>
              <w:rPr>
                <w:rFonts w:cstheme="minorHAnsi"/>
                <w:color w:val="000000"/>
              </w:rPr>
            </w:pPr>
          </w:p>
        </w:tc>
        <w:tc>
          <w:tcPr>
            <w:tcW w:w="1843" w:type="dxa"/>
            <w:tcBorders>
              <w:top w:val="single" w:sz="4" w:space="0" w:color="auto"/>
              <w:left w:val="single" w:sz="4" w:space="0" w:color="auto"/>
              <w:bottom w:val="single" w:sz="4" w:space="0" w:color="auto"/>
              <w:right w:val="single" w:sz="4" w:space="0" w:color="auto"/>
            </w:tcBorders>
            <w:shd w:val="clear" w:color="auto" w:fill="auto"/>
            <w:hideMark/>
          </w:tcPr>
          <w:p w14:paraId="26A2E1E8" w14:textId="77777777" w:rsidR="00866ABA" w:rsidRPr="00DB25C4" w:rsidRDefault="00866ABA" w:rsidP="00687314">
            <w:pPr>
              <w:spacing w:after="0" w:line="240" w:lineRule="auto"/>
              <w:rPr>
                <w:rFonts w:cstheme="minorHAnsi"/>
                <w:color w:val="000000"/>
              </w:rPr>
            </w:pPr>
            <w:r w:rsidRPr="00DB25C4">
              <w:rPr>
                <w:rFonts w:eastAsiaTheme="minorEastAsia" w:cstheme="minorHAnsi"/>
                <w:color w:val="000000" w:themeColor="text1"/>
              </w:rPr>
              <w:t>4-Nov-21</w:t>
            </w:r>
          </w:p>
        </w:tc>
        <w:tc>
          <w:tcPr>
            <w:tcW w:w="1559" w:type="dxa"/>
            <w:tcBorders>
              <w:top w:val="single" w:sz="4" w:space="0" w:color="auto"/>
              <w:left w:val="single" w:sz="4" w:space="0" w:color="auto"/>
              <w:bottom w:val="single" w:sz="4" w:space="0" w:color="auto"/>
              <w:right w:val="single" w:sz="4" w:space="0" w:color="auto"/>
            </w:tcBorders>
            <w:shd w:val="clear" w:color="auto" w:fill="auto"/>
            <w:noWrap/>
            <w:hideMark/>
          </w:tcPr>
          <w:p w14:paraId="51C1441E" w14:textId="77777777" w:rsidR="00866ABA" w:rsidRPr="00DB25C4" w:rsidRDefault="00866ABA" w:rsidP="00687314">
            <w:pPr>
              <w:spacing w:after="0" w:line="240" w:lineRule="auto"/>
              <w:rPr>
                <w:rFonts w:eastAsia="Times New Roman" w:cstheme="minorHAnsi"/>
                <w:color w:val="000000"/>
              </w:rPr>
            </w:pPr>
          </w:p>
        </w:tc>
      </w:tr>
      <w:tr w:rsidR="00866ABA" w:rsidRPr="00DB25C4" w14:paraId="421D58F3" w14:textId="77777777" w:rsidTr="00CD4E67">
        <w:trPr>
          <w:trHeight w:val="300"/>
        </w:trPr>
        <w:tc>
          <w:tcPr>
            <w:tcW w:w="960" w:type="dxa"/>
            <w:tcBorders>
              <w:top w:val="nil"/>
              <w:left w:val="single" w:sz="4" w:space="0" w:color="auto"/>
              <w:bottom w:val="nil"/>
              <w:right w:val="single" w:sz="4" w:space="0" w:color="auto"/>
            </w:tcBorders>
            <w:noWrap/>
            <w:vAlign w:val="bottom"/>
            <w:hideMark/>
          </w:tcPr>
          <w:p w14:paraId="230D7714" w14:textId="77777777" w:rsidR="00866ABA" w:rsidRPr="00DB25C4" w:rsidRDefault="00866ABA" w:rsidP="00687314">
            <w:pPr>
              <w:spacing w:after="0" w:line="240" w:lineRule="auto"/>
              <w:jc w:val="center"/>
              <w:rPr>
                <w:rFonts w:cstheme="minorHAnsi"/>
                <w:color w:val="000000"/>
              </w:rPr>
            </w:pPr>
            <w:r w:rsidRPr="00DB25C4">
              <w:rPr>
                <w:rFonts w:eastAsiaTheme="minorEastAsia" w:cstheme="minorHAnsi"/>
                <w:color w:val="000000" w:themeColor="text1"/>
              </w:rPr>
              <w:t>2</w:t>
            </w:r>
          </w:p>
        </w:tc>
        <w:tc>
          <w:tcPr>
            <w:tcW w:w="2863" w:type="dxa"/>
            <w:tcBorders>
              <w:top w:val="nil"/>
              <w:left w:val="single" w:sz="4" w:space="0" w:color="auto"/>
              <w:bottom w:val="nil"/>
              <w:right w:val="single" w:sz="4" w:space="0" w:color="auto"/>
            </w:tcBorders>
            <w:shd w:val="clear" w:color="auto" w:fill="auto"/>
            <w:noWrap/>
            <w:hideMark/>
          </w:tcPr>
          <w:p w14:paraId="569E0977" w14:textId="77777777" w:rsidR="00866ABA" w:rsidRPr="00DB25C4" w:rsidRDefault="00866ABA" w:rsidP="00687314">
            <w:pPr>
              <w:spacing w:after="0" w:line="240" w:lineRule="auto"/>
              <w:rPr>
                <w:rFonts w:cstheme="minorHAnsi"/>
                <w:color w:val="000000"/>
              </w:rPr>
            </w:pPr>
            <w:r w:rsidRPr="00DB25C4">
              <w:rPr>
                <w:rFonts w:eastAsiaTheme="minorEastAsia" w:cstheme="minorHAnsi"/>
                <w:color w:val="000000" w:themeColor="text1"/>
              </w:rPr>
              <w:t xml:space="preserve">Dhatu </w:t>
            </w:r>
            <w:proofErr w:type="spellStart"/>
            <w:r w:rsidRPr="00DB25C4">
              <w:rPr>
                <w:rFonts w:eastAsiaTheme="minorEastAsia" w:cstheme="minorHAnsi"/>
                <w:color w:val="000000" w:themeColor="text1"/>
              </w:rPr>
              <w:t>Sitaresmi</w:t>
            </w:r>
            <w:proofErr w:type="spellEnd"/>
            <w:r w:rsidRPr="00DB25C4">
              <w:rPr>
                <w:rFonts w:eastAsiaTheme="minorEastAsia" w:cstheme="minorHAnsi"/>
                <w:color w:val="000000" w:themeColor="text1"/>
              </w:rPr>
              <w:t>, SS., MTCSOL.</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DDF3D9" w14:textId="77777777" w:rsidR="00866ABA" w:rsidRPr="00DB25C4" w:rsidRDefault="00866ABA" w:rsidP="00687314">
            <w:pPr>
              <w:spacing w:after="0" w:line="240" w:lineRule="auto"/>
              <w:rPr>
                <w:rFonts w:cstheme="minorHAnsi"/>
                <w:color w:val="000000"/>
              </w:rPr>
            </w:pPr>
            <w:r w:rsidRPr="00DB25C4">
              <w:rPr>
                <w:rFonts w:eastAsiaTheme="minorEastAsia" w:cstheme="minorHAnsi"/>
                <w:color w:val="000000" w:themeColor="text1"/>
              </w:rPr>
              <w:t>Pendidikan Bahasa Mandarin</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E08899" w14:textId="77777777" w:rsidR="00866ABA" w:rsidRPr="00DB25C4" w:rsidRDefault="00866ABA" w:rsidP="00687314">
            <w:pPr>
              <w:spacing w:after="0" w:line="240" w:lineRule="auto"/>
              <w:rPr>
                <w:rFonts w:cstheme="minorHAnsi"/>
              </w:rPr>
            </w:pP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E53B57" w14:textId="77777777" w:rsidR="00866ABA" w:rsidRPr="00DB25C4" w:rsidRDefault="00866ABA" w:rsidP="00687314">
            <w:pPr>
              <w:spacing w:after="0" w:line="240" w:lineRule="auto"/>
              <w:rPr>
                <w:rFonts w:cstheme="minorHAnsi"/>
              </w:rPr>
            </w:pP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221F58" w14:textId="77777777" w:rsidR="00866ABA" w:rsidRPr="00DB25C4" w:rsidRDefault="00866ABA" w:rsidP="00687314">
            <w:pPr>
              <w:spacing w:after="0" w:line="240" w:lineRule="auto"/>
              <w:rPr>
                <w:rFonts w:cstheme="minorHAnsi"/>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19494A" w14:textId="77777777" w:rsidR="00866ABA" w:rsidRPr="00DB25C4" w:rsidRDefault="00866ABA" w:rsidP="00687314">
            <w:pPr>
              <w:spacing w:after="0" w:line="240" w:lineRule="auto"/>
              <w:rPr>
                <w:rFonts w:eastAsia="Times New Roman" w:cstheme="minorHAnsi"/>
              </w:rPr>
            </w:pPr>
          </w:p>
        </w:tc>
      </w:tr>
      <w:tr w:rsidR="00866ABA" w:rsidRPr="00DB25C4" w14:paraId="07EE0507" w14:textId="77777777" w:rsidTr="00CD4E67">
        <w:trPr>
          <w:trHeight w:val="900"/>
        </w:trPr>
        <w:tc>
          <w:tcPr>
            <w:tcW w:w="960" w:type="dxa"/>
            <w:tcBorders>
              <w:top w:val="single" w:sz="4" w:space="0" w:color="000000" w:themeColor="text1"/>
              <w:left w:val="single" w:sz="4" w:space="0" w:color="000000" w:themeColor="text1"/>
              <w:bottom w:val="nil"/>
              <w:right w:val="single" w:sz="4" w:space="0" w:color="000000" w:themeColor="text1"/>
            </w:tcBorders>
            <w:noWrap/>
            <w:hideMark/>
          </w:tcPr>
          <w:p w14:paraId="7AEA3D8A" w14:textId="77777777" w:rsidR="00866ABA" w:rsidRPr="00DB25C4" w:rsidRDefault="00866ABA" w:rsidP="00687314">
            <w:pPr>
              <w:spacing w:after="0" w:line="240" w:lineRule="auto"/>
              <w:jc w:val="center"/>
              <w:rPr>
                <w:rFonts w:cstheme="minorHAnsi"/>
                <w:color w:val="000000"/>
              </w:rPr>
            </w:pPr>
            <w:r w:rsidRPr="00DB25C4">
              <w:rPr>
                <w:rFonts w:eastAsiaTheme="minorEastAsia" w:cstheme="minorHAnsi"/>
                <w:color w:val="000000" w:themeColor="text1"/>
              </w:rPr>
              <w:t>3</w:t>
            </w:r>
          </w:p>
        </w:tc>
        <w:tc>
          <w:tcPr>
            <w:tcW w:w="2863" w:type="dxa"/>
            <w:tcBorders>
              <w:top w:val="single" w:sz="4" w:space="0" w:color="000000" w:themeColor="text1"/>
              <w:left w:val="nil"/>
              <w:bottom w:val="nil"/>
              <w:right w:val="single" w:sz="4" w:space="0" w:color="000000" w:themeColor="text1"/>
            </w:tcBorders>
            <w:shd w:val="clear" w:color="auto" w:fill="auto"/>
            <w:noWrap/>
            <w:hideMark/>
          </w:tcPr>
          <w:p w14:paraId="0747C595" w14:textId="77777777" w:rsidR="00866ABA" w:rsidRPr="00DB25C4" w:rsidRDefault="00866ABA" w:rsidP="00687314">
            <w:pPr>
              <w:spacing w:after="0" w:line="240" w:lineRule="auto"/>
              <w:rPr>
                <w:rFonts w:cstheme="minorHAnsi"/>
                <w:color w:val="000000"/>
              </w:rPr>
            </w:pPr>
            <w:proofErr w:type="spellStart"/>
            <w:r w:rsidRPr="00DB25C4">
              <w:rPr>
                <w:rFonts w:eastAsiaTheme="minorEastAsia" w:cstheme="minorHAnsi"/>
                <w:color w:val="000000" w:themeColor="text1"/>
              </w:rPr>
              <w:t>Yohanna</w:t>
            </w:r>
            <w:proofErr w:type="spellEnd"/>
            <w:r w:rsidRPr="00DB25C4">
              <w:rPr>
                <w:rFonts w:eastAsiaTheme="minorEastAsia" w:cstheme="minorHAnsi"/>
                <w:color w:val="000000" w:themeColor="text1"/>
              </w:rPr>
              <w:t xml:space="preserve"> </w:t>
            </w:r>
            <w:proofErr w:type="spellStart"/>
            <w:r w:rsidRPr="00DB25C4">
              <w:rPr>
                <w:rFonts w:eastAsiaTheme="minorEastAsia" w:cstheme="minorHAnsi"/>
                <w:color w:val="000000" w:themeColor="text1"/>
              </w:rPr>
              <w:t>Nirmalasari</w:t>
            </w:r>
            <w:proofErr w:type="spellEnd"/>
            <w:r w:rsidRPr="00DB25C4">
              <w:rPr>
                <w:rFonts w:eastAsiaTheme="minorEastAsia" w:cstheme="minorHAnsi"/>
                <w:color w:val="000000" w:themeColor="text1"/>
              </w:rPr>
              <w:t xml:space="preserve">, </w:t>
            </w:r>
            <w:proofErr w:type="spellStart"/>
            <w:r w:rsidRPr="00DB25C4">
              <w:rPr>
                <w:rFonts w:eastAsiaTheme="minorEastAsia" w:cstheme="minorHAnsi"/>
                <w:color w:val="000000" w:themeColor="text1"/>
              </w:rPr>
              <w:t>S.Pd</w:t>
            </w:r>
            <w:proofErr w:type="spellEnd"/>
            <w:r w:rsidRPr="00DB25C4">
              <w:rPr>
                <w:rFonts w:eastAsiaTheme="minorEastAsia" w:cstheme="minorHAnsi"/>
                <w:color w:val="000000" w:themeColor="text1"/>
              </w:rPr>
              <w:t xml:space="preserve">., </w:t>
            </w:r>
            <w:proofErr w:type="spellStart"/>
            <w:r w:rsidRPr="00DB25C4">
              <w:rPr>
                <w:rFonts w:eastAsiaTheme="minorEastAsia" w:cstheme="minorHAnsi"/>
                <w:color w:val="000000" w:themeColor="text1"/>
              </w:rPr>
              <w:t>M.Pd</w:t>
            </w:r>
            <w:proofErr w:type="spellEnd"/>
            <w:r w:rsidRPr="00DB25C4">
              <w:rPr>
                <w:rFonts w:eastAsiaTheme="minorEastAsia" w:cstheme="minorHAnsi"/>
                <w:color w:val="000000" w:themeColor="text1"/>
              </w:rPr>
              <w:t>.</w:t>
            </w:r>
          </w:p>
        </w:tc>
        <w:tc>
          <w:tcPr>
            <w:tcW w:w="1842" w:type="dxa"/>
            <w:vMerge w:val="restart"/>
            <w:tcBorders>
              <w:top w:val="single" w:sz="4" w:space="0" w:color="auto"/>
              <w:left w:val="nil"/>
              <w:right w:val="single" w:sz="4" w:space="0" w:color="auto"/>
            </w:tcBorders>
            <w:shd w:val="clear" w:color="auto" w:fill="auto"/>
            <w:noWrap/>
            <w:hideMark/>
          </w:tcPr>
          <w:p w14:paraId="67738EB6" w14:textId="77777777" w:rsidR="00866ABA" w:rsidRPr="00DB25C4" w:rsidRDefault="00866ABA" w:rsidP="00687314">
            <w:pPr>
              <w:spacing w:after="0" w:line="240" w:lineRule="auto"/>
              <w:rPr>
                <w:rFonts w:cstheme="minorHAnsi"/>
                <w:color w:val="000000"/>
              </w:rPr>
            </w:pPr>
          </w:p>
          <w:p w14:paraId="5736D50D" w14:textId="77777777" w:rsidR="00866ABA" w:rsidRPr="00DB25C4" w:rsidRDefault="00866ABA" w:rsidP="00687314">
            <w:pPr>
              <w:spacing w:after="0" w:line="240" w:lineRule="auto"/>
              <w:rPr>
                <w:rFonts w:cstheme="minorHAnsi"/>
                <w:color w:val="000000"/>
              </w:rPr>
            </w:pPr>
          </w:p>
          <w:p w14:paraId="6D983401" w14:textId="77777777" w:rsidR="00866ABA" w:rsidRPr="00DB25C4" w:rsidRDefault="00866ABA" w:rsidP="00687314">
            <w:pPr>
              <w:spacing w:after="0" w:line="240" w:lineRule="auto"/>
              <w:rPr>
                <w:rFonts w:cstheme="minorHAnsi"/>
                <w:color w:val="000000"/>
              </w:rPr>
            </w:pPr>
            <w:r w:rsidRPr="00DB25C4">
              <w:rPr>
                <w:rFonts w:eastAsiaTheme="minorEastAsia" w:cstheme="minorHAnsi"/>
                <w:color w:val="000000" w:themeColor="text1"/>
              </w:rPr>
              <w:t>Pendidikan Bahasa Indonesia</w:t>
            </w:r>
          </w:p>
          <w:p w14:paraId="030FF3DE" w14:textId="77777777" w:rsidR="00866ABA" w:rsidRPr="00DB25C4" w:rsidRDefault="00866ABA" w:rsidP="00687314">
            <w:pPr>
              <w:spacing w:after="0" w:line="240" w:lineRule="auto"/>
              <w:rPr>
                <w:rFonts w:cstheme="minorHAnsi"/>
                <w:color w:val="000000"/>
              </w:rPr>
            </w:pPr>
          </w:p>
        </w:tc>
        <w:tc>
          <w:tcPr>
            <w:tcW w:w="2268" w:type="dxa"/>
            <w:tcBorders>
              <w:top w:val="single" w:sz="4" w:space="0" w:color="auto"/>
              <w:left w:val="single" w:sz="4" w:space="0" w:color="auto"/>
              <w:bottom w:val="single" w:sz="4" w:space="0" w:color="auto"/>
              <w:right w:val="single" w:sz="4" w:space="0" w:color="auto"/>
            </w:tcBorders>
            <w:shd w:val="clear" w:color="auto" w:fill="auto"/>
            <w:hideMark/>
          </w:tcPr>
          <w:p w14:paraId="160B3589" w14:textId="77777777" w:rsidR="00866ABA" w:rsidRPr="00DB25C4" w:rsidRDefault="00866ABA" w:rsidP="00687314">
            <w:pPr>
              <w:spacing w:after="0" w:line="240" w:lineRule="auto"/>
              <w:rPr>
                <w:rFonts w:cstheme="minorHAnsi"/>
                <w:color w:val="000000"/>
              </w:rPr>
            </w:pPr>
            <w:r w:rsidRPr="00DB25C4">
              <w:rPr>
                <w:rFonts w:eastAsiaTheme="minorEastAsia" w:cstheme="minorHAnsi"/>
                <w:color w:val="000000" w:themeColor="text1"/>
              </w:rPr>
              <w:t>Webinar "</w:t>
            </w:r>
            <w:proofErr w:type="spellStart"/>
            <w:r w:rsidRPr="00DB25C4">
              <w:rPr>
                <w:rFonts w:eastAsiaTheme="minorEastAsia" w:cstheme="minorHAnsi"/>
                <w:color w:val="000000" w:themeColor="text1"/>
              </w:rPr>
              <w:t>Sinergisitas</w:t>
            </w:r>
            <w:proofErr w:type="spellEnd"/>
            <w:r w:rsidRPr="00DB25C4">
              <w:rPr>
                <w:rFonts w:eastAsiaTheme="minorEastAsia" w:cstheme="minorHAnsi"/>
                <w:color w:val="000000" w:themeColor="text1"/>
              </w:rPr>
              <w:t xml:space="preserve"> </w:t>
            </w:r>
            <w:proofErr w:type="spellStart"/>
            <w:r w:rsidRPr="00DB25C4">
              <w:rPr>
                <w:rFonts w:eastAsiaTheme="minorEastAsia" w:cstheme="minorHAnsi"/>
                <w:color w:val="000000" w:themeColor="text1"/>
              </w:rPr>
              <w:t>Penyelenggaraan</w:t>
            </w:r>
            <w:proofErr w:type="spellEnd"/>
            <w:r w:rsidRPr="00DB25C4">
              <w:rPr>
                <w:rFonts w:eastAsiaTheme="minorEastAsia" w:cstheme="minorHAnsi"/>
                <w:color w:val="000000" w:themeColor="text1"/>
              </w:rPr>
              <w:t xml:space="preserve"> BIPA" di </w:t>
            </w:r>
            <w:proofErr w:type="spellStart"/>
            <w:r w:rsidRPr="00DB25C4">
              <w:rPr>
                <w:rFonts w:eastAsiaTheme="minorEastAsia" w:cstheme="minorHAnsi"/>
                <w:color w:val="000000" w:themeColor="text1"/>
              </w:rPr>
              <w:t>Jawa</w:t>
            </w:r>
            <w:proofErr w:type="spellEnd"/>
            <w:r w:rsidRPr="00DB25C4">
              <w:rPr>
                <w:rFonts w:eastAsiaTheme="minorEastAsia" w:cstheme="minorHAnsi"/>
                <w:color w:val="000000" w:themeColor="text1"/>
              </w:rPr>
              <w:t xml:space="preserve"> Timur</w:t>
            </w:r>
          </w:p>
        </w:tc>
        <w:tc>
          <w:tcPr>
            <w:tcW w:w="1843" w:type="dxa"/>
            <w:tcBorders>
              <w:top w:val="single" w:sz="4" w:space="0" w:color="auto"/>
              <w:left w:val="single" w:sz="4" w:space="0" w:color="auto"/>
              <w:bottom w:val="single" w:sz="4" w:space="0" w:color="auto"/>
              <w:right w:val="single" w:sz="4" w:space="0" w:color="auto"/>
            </w:tcBorders>
            <w:shd w:val="clear" w:color="auto" w:fill="auto"/>
            <w:noWrap/>
            <w:hideMark/>
          </w:tcPr>
          <w:p w14:paraId="471190DA" w14:textId="77777777" w:rsidR="00866ABA" w:rsidRPr="00DB25C4" w:rsidRDefault="00866ABA" w:rsidP="00687314">
            <w:pPr>
              <w:spacing w:after="0" w:line="240" w:lineRule="auto"/>
              <w:rPr>
                <w:rFonts w:cstheme="minorHAnsi"/>
                <w:color w:val="000000"/>
              </w:rPr>
            </w:pPr>
            <w:r w:rsidRPr="00DB25C4">
              <w:rPr>
                <w:rFonts w:eastAsiaTheme="minorEastAsia" w:cstheme="minorHAnsi"/>
                <w:color w:val="000000" w:themeColor="text1"/>
              </w:rPr>
              <w:t>Online</w:t>
            </w:r>
          </w:p>
        </w:tc>
        <w:tc>
          <w:tcPr>
            <w:tcW w:w="1843" w:type="dxa"/>
            <w:tcBorders>
              <w:top w:val="single" w:sz="4" w:space="0" w:color="auto"/>
              <w:left w:val="single" w:sz="4" w:space="0" w:color="auto"/>
              <w:bottom w:val="single" w:sz="4" w:space="0" w:color="auto"/>
              <w:right w:val="single" w:sz="4" w:space="0" w:color="auto"/>
            </w:tcBorders>
            <w:shd w:val="clear" w:color="auto" w:fill="auto"/>
            <w:hideMark/>
          </w:tcPr>
          <w:p w14:paraId="07EEE200" w14:textId="77777777" w:rsidR="00866ABA" w:rsidRPr="00DB25C4" w:rsidRDefault="00866ABA" w:rsidP="00687314">
            <w:pPr>
              <w:spacing w:after="0" w:line="240" w:lineRule="auto"/>
              <w:rPr>
                <w:rFonts w:cstheme="minorHAnsi"/>
                <w:color w:val="000000"/>
              </w:rPr>
            </w:pPr>
            <w:r w:rsidRPr="00DB25C4">
              <w:rPr>
                <w:rFonts w:eastAsiaTheme="minorEastAsia" w:cstheme="minorHAnsi"/>
                <w:color w:val="000000" w:themeColor="text1"/>
              </w:rPr>
              <w:t xml:space="preserve">27 </w:t>
            </w:r>
            <w:proofErr w:type="spellStart"/>
            <w:r w:rsidRPr="00DB25C4">
              <w:rPr>
                <w:rFonts w:eastAsiaTheme="minorEastAsia" w:cstheme="minorHAnsi"/>
                <w:color w:val="000000" w:themeColor="text1"/>
              </w:rPr>
              <w:t>Juli</w:t>
            </w:r>
            <w:proofErr w:type="spellEnd"/>
            <w:r w:rsidRPr="00DB25C4">
              <w:rPr>
                <w:rFonts w:eastAsiaTheme="minorEastAsia" w:cstheme="minorHAnsi"/>
                <w:color w:val="000000" w:themeColor="text1"/>
              </w:rPr>
              <w:t xml:space="preserve"> 2022</w:t>
            </w:r>
          </w:p>
        </w:tc>
        <w:tc>
          <w:tcPr>
            <w:tcW w:w="1559" w:type="dxa"/>
            <w:tcBorders>
              <w:top w:val="single" w:sz="4" w:space="0" w:color="auto"/>
              <w:left w:val="single" w:sz="4" w:space="0" w:color="auto"/>
              <w:bottom w:val="single" w:sz="4" w:space="0" w:color="auto"/>
              <w:right w:val="single" w:sz="4" w:space="0" w:color="auto"/>
            </w:tcBorders>
            <w:shd w:val="clear" w:color="auto" w:fill="auto"/>
            <w:noWrap/>
            <w:hideMark/>
          </w:tcPr>
          <w:p w14:paraId="7260D591" w14:textId="77777777" w:rsidR="00866ABA" w:rsidRPr="00DB25C4" w:rsidRDefault="00866ABA" w:rsidP="00687314">
            <w:pPr>
              <w:spacing w:after="0" w:line="240" w:lineRule="auto"/>
              <w:rPr>
                <w:rFonts w:eastAsia="Times New Roman" w:cstheme="minorHAnsi"/>
                <w:color w:val="000000"/>
              </w:rPr>
            </w:pPr>
          </w:p>
        </w:tc>
      </w:tr>
      <w:tr w:rsidR="00866ABA" w:rsidRPr="00DB25C4" w14:paraId="5200762D" w14:textId="77777777" w:rsidTr="002A20EE">
        <w:trPr>
          <w:trHeight w:val="1200"/>
        </w:trPr>
        <w:tc>
          <w:tcPr>
            <w:tcW w:w="960" w:type="dxa"/>
            <w:tcBorders>
              <w:top w:val="nil"/>
              <w:left w:val="single" w:sz="4" w:space="0" w:color="000000" w:themeColor="text1"/>
              <w:bottom w:val="single" w:sz="4" w:space="0" w:color="000000" w:themeColor="text1"/>
              <w:right w:val="single" w:sz="4" w:space="0" w:color="000000" w:themeColor="text1"/>
            </w:tcBorders>
            <w:noWrap/>
            <w:hideMark/>
          </w:tcPr>
          <w:p w14:paraId="5143A001" w14:textId="77777777" w:rsidR="00866ABA" w:rsidRPr="00DB25C4" w:rsidRDefault="00866ABA" w:rsidP="00687314">
            <w:pPr>
              <w:spacing w:after="0" w:line="240" w:lineRule="auto"/>
              <w:rPr>
                <w:rFonts w:cstheme="minorHAnsi"/>
              </w:rPr>
            </w:pPr>
          </w:p>
        </w:tc>
        <w:tc>
          <w:tcPr>
            <w:tcW w:w="2863" w:type="dxa"/>
            <w:tcBorders>
              <w:top w:val="nil"/>
              <w:left w:val="nil"/>
              <w:bottom w:val="single" w:sz="4" w:space="0" w:color="auto"/>
              <w:right w:val="single" w:sz="4" w:space="0" w:color="000000" w:themeColor="text1"/>
            </w:tcBorders>
            <w:shd w:val="clear" w:color="auto" w:fill="auto"/>
            <w:noWrap/>
            <w:hideMark/>
          </w:tcPr>
          <w:p w14:paraId="2A5E24A0" w14:textId="77777777" w:rsidR="00866ABA" w:rsidRPr="00DB25C4" w:rsidRDefault="00866ABA" w:rsidP="00687314">
            <w:pPr>
              <w:spacing w:after="0" w:line="240" w:lineRule="auto"/>
              <w:jc w:val="center"/>
              <w:rPr>
                <w:rFonts w:cstheme="minorHAnsi"/>
              </w:rPr>
            </w:pPr>
          </w:p>
        </w:tc>
        <w:tc>
          <w:tcPr>
            <w:tcW w:w="1842" w:type="dxa"/>
            <w:vMerge/>
            <w:tcBorders>
              <w:bottom w:val="single" w:sz="4" w:space="0" w:color="auto"/>
            </w:tcBorders>
            <w:noWrap/>
            <w:hideMark/>
          </w:tcPr>
          <w:p w14:paraId="78AFD4EE" w14:textId="77777777" w:rsidR="00866ABA" w:rsidRPr="00DB25C4" w:rsidRDefault="00866ABA" w:rsidP="00687314">
            <w:pPr>
              <w:spacing w:after="0" w:line="240" w:lineRule="auto"/>
              <w:rPr>
                <w:rFonts w:eastAsia="Times New Roman" w:cstheme="minorHAnsi"/>
              </w:rPr>
            </w:pPr>
          </w:p>
        </w:tc>
        <w:tc>
          <w:tcPr>
            <w:tcW w:w="2268" w:type="dxa"/>
            <w:tcBorders>
              <w:top w:val="single" w:sz="4" w:space="0" w:color="auto"/>
              <w:left w:val="single" w:sz="4" w:space="0" w:color="auto"/>
              <w:bottom w:val="single" w:sz="4" w:space="0" w:color="auto"/>
              <w:right w:val="single" w:sz="4" w:space="0" w:color="auto"/>
            </w:tcBorders>
            <w:shd w:val="clear" w:color="auto" w:fill="auto"/>
            <w:hideMark/>
          </w:tcPr>
          <w:p w14:paraId="0C88A141" w14:textId="77777777" w:rsidR="00866ABA" w:rsidRPr="00DB25C4" w:rsidRDefault="00866ABA" w:rsidP="00687314">
            <w:pPr>
              <w:spacing w:after="0" w:line="240" w:lineRule="auto"/>
              <w:rPr>
                <w:rFonts w:cstheme="minorHAnsi"/>
                <w:color w:val="000000"/>
              </w:rPr>
            </w:pPr>
            <w:proofErr w:type="spellStart"/>
            <w:r w:rsidRPr="00DB25C4">
              <w:rPr>
                <w:rFonts w:eastAsiaTheme="minorEastAsia" w:cstheme="minorHAnsi"/>
                <w:color w:val="000000" w:themeColor="text1"/>
              </w:rPr>
              <w:t>Pelatihan</w:t>
            </w:r>
            <w:proofErr w:type="spellEnd"/>
            <w:r w:rsidRPr="00DB25C4">
              <w:rPr>
                <w:rFonts w:eastAsiaTheme="minorEastAsia" w:cstheme="minorHAnsi"/>
                <w:color w:val="000000" w:themeColor="text1"/>
              </w:rPr>
              <w:t xml:space="preserve"> </w:t>
            </w:r>
            <w:proofErr w:type="spellStart"/>
            <w:r w:rsidRPr="00DB25C4">
              <w:rPr>
                <w:rFonts w:eastAsiaTheme="minorEastAsia" w:cstheme="minorHAnsi"/>
                <w:color w:val="000000" w:themeColor="text1"/>
              </w:rPr>
              <w:t>Metodologi</w:t>
            </w:r>
            <w:proofErr w:type="spellEnd"/>
            <w:r w:rsidRPr="00DB25C4">
              <w:rPr>
                <w:rFonts w:eastAsiaTheme="minorEastAsia" w:cstheme="minorHAnsi"/>
                <w:color w:val="000000" w:themeColor="text1"/>
              </w:rPr>
              <w:t xml:space="preserve"> </w:t>
            </w:r>
            <w:proofErr w:type="spellStart"/>
            <w:r w:rsidRPr="00DB25C4">
              <w:rPr>
                <w:rFonts w:eastAsiaTheme="minorEastAsia" w:cstheme="minorHAnsi"/>
                <w:color w:val="000000" w:themeColor="text1"/>
              </w:rPr>
              <w:t>Pengajaran</w:t>
            </w:r>
            <w:proofErr w:type="spellEnd"/>
            <w:r w:rsidRPr="00DB25C4">
              <w:rPr>
                <w:rFonts w:eastAsiaTheme="minorEastAsia" w:cstheme="minorHAnsi"/>
                <w:color w:val="000000" w:themeColor="text1"/>
              </w:rPr>
              <w:t xml:space="preserve"> Bahasa Indonesia </w:t>
            </w:r>
            <w:proofErr w:type="spellStart"/>
            <w:r w:rsidRPr="00DB25C4">
              <w:rPr>
                <w:rFonts w:eastAsiaTheme="minorEastAsia" w:cstheme="minorHAnsi"/>
                <w:color w:val="000000" w:themeColor="text1"/>
              </w:rPr>
              <w:t>Bagi</w:t>
            </w:r>
            <w:proofErr w:type="spellEnd"/>
            <w:r w:rsidRPr="00DB25C4">
              <w:rPr>
                <w:rFonts w:eastAsiaTheme="minorEastAsia" w:cstheme="minorHAnsi"/>
                <w:color w:val="000000" w:themeColor="text1"/>
              </w:rPr>
              <w:t xml:space="preserve"> </w:t>
            </w:r>
            <w:proofErr w:type="spellStart"/>
            <w:r w:rsidRPr="00DB25C4">
              <w:rPr>
                <w:rFonts w:eastAsiaTheme="minorEastAsia" w:cstheme="minorHAnsi"/>
                <w:color w:val="000000" w:themeColor="text1"/>
              </w:rPr>
              <w:t>Penutur</w:t>
            </w:r>
            <w:proofErr w:type="spellEnd"/>
            <w:r w:rsidRPr="00DB25C4">
              <w:rPr>
                <w:rFonts w:eastAsiaTheme="minorEastAsia" w:cstheme="minorHAnsi"/>
                <w:color w:val="000000" w:themeColor="text1"/>
              </w:rPr>
              <w:t xml:space="preserve"> </w:t>
            </w:r>
            <w:proofErr w:type="spellStart"/>
            <w:r w:rsidRPr="00DB25C4">
              <w:rPr>
                <w:rFonts w:eastAsiaTheme="minorEastAsia" w:cstheme="minorHAnsi"/>
                <w:color w:val="000000" w:themeColor="text1"/>
              </w:rPr>
              <w:t>Asing</w:t>
            </w:r>
            <w:proofErr w:type="spellEnd"/>
            <w:r w:rsidRPr="00DB25C4">
              <w:rPr>
                <w:rFonts w:eastAsiaTheme="minorEastAsia" w:cstheme="minorHAnsi"/>
                <w:color w:val="000000" w:themeColor="text1"/>
              </w:rPr>
              <w:t xml:space="preserve"> (BIPA)</w:t>
            </w:r>
          </w:p>
        </w:tc>
        <w:tc>
          <w:tcPr>
            <w:tcW w:w="1843" w:type="dxa"/>
            <w:tcBorders>
              <w:top w:val="single" w:sz="4" w:space="0" w:color="auto"/>
              <w:left w:val="single" w:sz="4" w:space="0" w:color="auto"/>
              <w:bottom w:val="single" w:sz="4" w:space="0" w:color="auto"/>
              <w:right w:val="single" w:sz="4" w:space="0" w:color="auto"/>
            </w:tcBorders>
            <w:shd w:val="clear" w:color="auto" w:fill="auto"/>
            <w:noWrap/>
            <w:hideMark/>
          </w:tcPr>
          <w:p w14:paraId="709EF894" w14:textId="77777777" w:rsidR="00866ABA" w:rsidRPr="00DB25C4" w:rsidRDefault="00866ABA" w:rsidP="00687314">
            <w:pPr>
              <w:spacing w:after="0" w:line="240" w:lineRule="auto"/>
              <w:rPr>
                <w:rFonts w:cstheme="minorHAnsi"/>
                <w:color w:val="000000"/>
              </w:rPr>
            </w:pPr>
          </w:p>
        </w:tc>
        <w:tc>
          <w:tcPr>
            <w:tcW w:w="1843" w:type="dxa"/>
            <w:tcBorders>
              <w:top w:val="single" w:sz="4" w:space="0" w:color="auto"/>
              <w:left w:val="single" w:sz="4" w:space="0" w:color="auto"/>
              <w:bottom w:val="single" w:sz="4" w:space="0" w:color="auto"/>
              <w:right w:val="single" w:sz="4" w:space="0" w:color="auto"/>
            </w:tcBorders>
            <w:shd w:val="clear" w:color="auto" w:fill="auto"/>
            <w:hideMark/>
          </w:tcPr>
          <w:p w14:paraId="1DB327ED" w14:textId="77777777" w:rsidR="00866ABA" w:rsidRPr="00DB25C4" w:rsidRDefault="00866ABA" w:rsidP="00687314">
            <w:pPr>
              <w:spacing w:after="0" w:line="240" w:lineRule="auto"/>
              <w:rPr>
                <w:rFonts w:cstheme="minorHAnsi"/>
                <w:color w:val="000000"/>
              </w:rPr>
            </w:pPr>
            <w:r w:rsidRPr="00DB25C4">
              <w:rPr>
                <w:rFonts w:eastAsiaTheme="minorEastAsia" w:cstheme="minorHAnsi"/>
                <w:color w:val="000000" w:themeColor="text1"/>
              </w:rPr>
              <w:t xml:space="preserve">22-26 </w:t>
            </w:r>
            <w:proofErr w:type="spellStart"/>
            <w:r w:rsidRPr="00DB25C4">
              <w:rPr>
                <w:rFonts w:eastAsiaTheme="minorEastAsia" w:cstheme="minorHAnsi"/>
                <w:color w:val="000000" w:themeColor="text1"/>
              </w:rPr>
              <w:t>Agustus</w:t>
            </w:r>
            <w:proofErr w:type="spellEnd"/>
            <w:r w:rsidRPr="00DB25C4">
              <w:rPr>
                <w:rFonts w:eastAsiaTheme="minorEastAsia" w:cstheme="minorHAnsi"/>
                <w:color w:val="000000" w:themeColor="text1"/>
              </w:rPr>
              <w:t xml:space="preserve"> 2022, </w:t>
            </w:r>
            <w:r w:rsidRPr="00DB25C4">
              <w:rPr>
                <w:rFonts w:cstheme="minorHAnsi"/>
              </w:rPr>
              <w:br/>
            </w:r>
            <w:r w:rsidRPr="00DB25C4">
              <w:rPr>
                <w:rFonts w:eastAsiaTheme="minorEastAsia" w:cstheme="minorHAnsi"/>
                <w:color w:val="000000" w:themeColor="text1"/>
              </w:rPr>
              <w:t>5 - 9 September 2022</w:t>
            </w:r>
          </w:p>
        </w:tc>
        <w:tc>
          <w:tcPr>
            <w:tcW w:w="1559" w:type="dxa"/>
            <w:tcBorders>
              <w:top w:val="single" w:sz="4" w:space="0" w:color="auto"/>
              <w:left w:val="single" w:sz="4" w:space="0" w:color="auto"/>
              <w:bottom w:val="single" w:sz="4" w:space="0" w:color="auto"/>
              <w:right w:val="single" w:sz="4" w:space="0" w:color="auto"/>
            </w:tcBorders>
            <w:shd w:val="clear" w:color="auto" w:fill="auto"/>
            <w:noWrap/>
            <w:hideMark/>
          </w:tcPr>
          <w:p w14:paraId="7D0F60C6" w14:textId="77777777" w:rsidR="00866ABA" w:rsidRPr="00DB25C4" w:rsidRDefault="00866ABA" w:rsidP="00687314">
            <w:pPr>
              <w:spacing w:after="0" w:line="240" w:lineRule="auto"/>
              <w:rPr>
                <w:rFonts w:eastAsia="Times New Roman" w:cstheme="minorHAnsi"/>
                <w:color w:val="000000"/>
              </w:rPr>
            </w:pPr>
          </w:p>
        </w:tc>
      </w:tr>
      <w:tr w:rsidR="00866ABA" w:rsidRPr="00DB25C4" w14:paraId="4777F128" w14:textId="77777777" w:rsidTr="002A20EE">
        <w:trPr>
          <w:trHeight w:val="600"/>
        </w:trPr>
        <w:tc>
          <w:tcPr>
            <w:tcW w:w="960" w:type="dxa"/>
            <w:tcBorders>
              <w:top w:val="nil"/>
              <w:left w:val="single" w:sz="4" w:space="0" w:color="000000" w:themeColor="text1"/>
              <w:bottom w:val="nil"/>
              <w:right w:val="single" w:sz="4" w:space="0" w:color="auto"/>
            </w:tcBorders>
            <w:noWrap/>
            <w:hideMark/>
          </w:tcPr>
          <w:p w14:paraId="76C28C10" w14:textId="77777777" w:rsidR="00866ABA" w:rsidRPr="00DB25C4" w:rsidRDefault="00866ABA" w:rsidP="00687314">
            <w:pPr>
              <w:spacing w:after="0" w:line="240" w:lineRule="auto"/>
              <w:jc w:val="center"/>
              <w:rPr>
                <w:rFonts w:cstheme="minorHAnsi"/>
                <w:color w:val="000000"/>
              </w:rPr>
            </w:pPr>
            <w:r w:rsidRPr="00DB25C4">
              <w:rPr>
                <w:rFonts w:eastAsiaTheme="minorEastAsia" w:cstheme="minorHAnsi"/>
                <w:color w:val="000000" w:themeColor="text1"/>
              </w:rPr>
              <w:t>4</w:t>
            </w:r>
          </w:p>
        </w:tc>
        <w:tc>
          <w:tcPr>
            <w:tcW w:w="2863" w:type="dxa"/>
            <w:tcBorders>
              <w:top w:val="single" w:sz="4" w:space="0" w:color="auto"/>
              <w:left w:val="single" w:sz="4" w:space="0" w:color="auto"/>
              <w:bottom w:val="single" w:sz="4" w:space="0" w:color="auto"/>
              <w:right w:val="single" w:sz="4" w:space="0" w:color="auto"/>
            </w:tcBorders>
            <w:shd w:val="clear" w:color="auto" w:fill="auto"/>
            <w:hideMark/>
          </w:tcPr>
          <w:p w14:paraId="20843B59" w14:textId="77777777" w:rsidR="00866ABA" w:rsidRPr="00DB25C4" w:rsidRDefault="00866ABA" w:rsidP="00687314">
            <w:pPr>
              <w:spacing w:after="0" w:line="240" w:lineRule="auto"/>
              <w:rPr>
                <w:rFonts w:cstheme="minorHAnsi"/>
                <w:color w:val="000000"/>
              </w:rPr>
            </w:pPr>
            <w:proofErr w:type="spellStart"/>
            <w:r w:rsidRPr="00DB25C4">
              <w:rPr>
                <w:rFonts w:eastAsiaTheme="minorEastAsia" w:cstheme="minorHAnsi"/>
                <w:color w:val="000000" w:themeColor="text1"/>
              </w:rPr>
              <w:t>Vincentius</w:t>
            </w:r>
            <w:proofErr w:type="spellEnd"/>
            <w:r w:rsidRPr="00DB25C4">
              <w:rPr>
                <w:rFonts w:eastAsiaTheme="minorEastAsia" w:cstheme="minorHAnsi"/>
                <w:color w:val="000000" w:themeColor="text1"/>
              </w:rPr>
              <w:t xml:space="preserve"> </w:t>
            </w:r>
            <w:proofErr w:type="spellStart"/>
            <w:r w:rsidRPr="00DB25C4">
              <w:rPr>
                <w:rFonts w:eastAsiaTheme="minorEastAsia" w:cstheme="minorHAnsi"/>
                <w:color w:val="000000" w:themeColor="text1"/>
              </w:rPr>
              <w:t>Valiandy</w:t>
            </w:r>
            <w:proofErr w:type="spellEnd"/>
            <w:r w:rsidRPr="00DB25C4">
              <w:rPr>
                <w:rFonts w:eastAsiaTheme="minorEastAsia" w:cstheme="minorHAnsi"/>
                <w:color w:val="000000" w:themeColor="text1"/>
              </w:rPr>
              <w:t xml:space="preserve"> </w:t>
            </w:r>
            <w:proofErr w:type="spellStart"/>
            <w:r w:rsidRPr="00DB25C4">
              <w:rPr>
                <w:rFonts w:eastAsiaTheme="minorEastAsia" w:cstheme="minorHAnsi"/>
                <w:color w:val="000000" w:themeColor="text1"/>
              </w:rPr>
              <w:t>Jiuangga</w:t>
            </w:r>
            <w:proofErr w:type="spellEnd"/>
            <w:r w:rsidRPr="00DB25C4">
              <w:rPr>
                <w:rFonts w:eastAsiaTheme="minorEastAsia" w:cstheme="minorHAnsi"/>
                <w:color w:val="000000" w:themeColor="text1"/>
              </w:rPr>
              <w:t xml:space="preserve">, </w:t>
            </w:r>
            <w:proofErr w:type="spellStart"/>
            <w:proofErr w:type="gramStart"/>
            <w:r w:rsidRPr="00DB25C4">
              <w:rPr>
                <w:rFonts w:eastAsiaTheme="minorEastAsia" w:cstheme="minorHAnsi"/>
                <w:color w:val="000000" w:themeColor="text1"/>
              </w:rPr>
              <w:t>S.Kom</w:t>
            </w:r>
            <w:proofErr w:type="spellEnd"/>
            <w:proofErr w:type="gramEnd"/>
            <w:r w:rsidRPr="00DB25C4">
              <w:rPr>
                <w:rFonts w:eastAsiaTheme="minorEastAsia" w:cstheme="minorHAnsi"/>
                <w:color w:val="000000" w:themeColor="text1"/>
              </w:rPr>
              <w:t>., MTCSOL.</w:t>
            </w:r>
          </w:p>
        </w:tc>
        <w:tc>
          <w:tcPr>
            <w:tcW w:w="1842" w:type="dxa"/>
            <w:vMerge w:val="restart"/>
            <w:tcBorders>
              <w:top w:val="single" w:sz="4" w:space="0" w:color="auto"/>
              <w:left w:val="single" w:sz="4" w:space="0" w:color="auto"/>
              <w:bottom w:val="single" w:sz="4" w:space="0" w:color="auto"/>
              <w:right w:val="single" w:sz="4" w:space="0" w:color="auto"/>
            </w:tcBorders>
            <w:shd w:val="clear" w:color="auto" w:fill="auto"/>
            <w:noWrap/>
            <w:hideMark/>
          </w:tcPr>
          <w:p w14:paraId="0BE590CA" w14:textId="77777777" w:rsidR="00866ABA" w:rsidRPr="00DB25C4" w:rsidRDefault="00866ABA" w:rsidP="00687314">
            <w:pPr>
              <w:spacing w:after="0" w:line="240" w:lineRule="auto"/>
              <w:rPr>
                <w:rFonts w:cstheme="minorHAnsi"/>
                <w:color w:val="000000"/>
              </w:rPr>
            </w:pPr>
          </w:p>
          <w:p w14:paraId="00F0457E" w14:textId="77777777" w:rsidR="00866ABA" w:rsidRPr="00DB25C4" w:rsidRDefault="00866ABA" w:rsidP="00687314">
            <w:pPr>
              <w:spacing w:after="0" w:line="240" w:lineRule="auto"/>
              <w:rPr>
                <w:rFonts w:cstheme="minorHAnsi"/>
                <w:color w:val="000000"/>
              </w:rPr>
            </w:pPr>
          </w:p>
          <w:p w14:paraId="1CA6976A" w14:textId="77777777" w:rsidR="00866ABA" w:rsidRPr="00DB25C4" w:rsidRDefault="00866ABA" w:rsidP="00687314">
            <w:pPr>
              <w:spacing w:after="0" w:line="240" w:lineRule="auto"/>
              <w:rPr>
                <w:rFonts w:cstheme="minorHAnsi"/>
                <w:color w:val="000000"/>
              </w:rPr>
            </w:pPr>
            <w:r w:rsidRPr="00DB25C4">
              <w:rPr>
                <w:rFonts w:eastAsiaTheme="minorEastAsia" w:cstheme="minorHAnsi"/>
                <w:color w:val="000000" w:themeColor="text1"/>
              </w:rPr>
              <w:t>Pendidikan Bahasa Mandarin</w:t>
            </w:r>
          </w:p>
          <w:p w14:paraId="3E0B9088" w14:textId="77777777" w:rsidR="00866ABA" w:rsidRPr="00DB25C4" w:rsidRDefault="00866ABA" w:rsidP="00687314">
            <w:pPr>
              <w:spacing w:after="0" w:line="240" w:lineRule="auto"/>
              <w:rPr>
                <w:rFonts w:cstheme="minorHAnsi"/>
                <w:color w:val="000000"/>
              </w:rPr>
            </w:pPr>
          </w:p>
        </w:tc>
        <w:tc>
          <w:tcPr>
            <w:tcW w:w="2268" w:type="dxa"/>
            <w:tcBorders>
              <w:top w:val="single" w:sz="4" w:space="0" w:color="auto"/>
              <w:left w:val="single" w:sz="4" w:space="0" w:color="auto"/>
              <w:bottom w:val="single" w:sz="4" w:space="0" w:color="auto"/>
              <w:right w:val="single" w:sz="4" w:space="0" w:color="auto"/>
            </w:tcBorders>
            <w:shd w:val="clear" w:color="auto" w:fill="auto"/>
            <w:hideMark/>
          </w:tcPr>
          <w:p w14:paraId="5CB47A46" w14:textId="77777777" w:rsidR="00866ABA" w:rsidRPr="00DB25C4" w:rsidRDefault="00866ABA" w:rsidP="00687314">
            <w:pPr>
              <w:spacing w:after="0" w:line="240" w:lineRule="auto"/>
              <w:rPr>
                <w:rFonts w:cstheme="minorHAnsi"/>
                <w:color w:val="000000"/>
              </w:rPr>
            </w:pPr>
            <w:proofErr w:type="spellStart"/>
            <w:r w:rsidRPr="00DB25C4">
              <w:rPr>
                <w:rFonts w:eastAsiaTheme="minorEastAsia" w:cstheme="minorHAnsi"/>
                <w:color w:val="000000" w:themeColor="text1"/>
              </w:rPr>
              <w:t>Pelatihan</w:t>
            </w:r>
            <w:proofErr w:type="spellEnd"/>
            <w:r w:rsidRPr="00DB25C4">
              <w:rPr>
                <w:rFonts w:eastAsiaTheme="minorEastAsia" w:cstheme="minorHAnsi"/>
                <w:color w:val="000000" w:themeColor="text1"/>
              </w:rPr>
              <w:t xml:space="preserve"> Kampung </w:t>
            </w:r>
            <w:proofErr w:type="spellStart"/>
            <w:r w:rsidRPr="00DB25C4">
              <w:rPr>
                <w:rFonts w:eastAsiaTheme="minorEastAsia" w:cstheme="minorHAnsi"/>
                <w:color w:val="000000" w:themeColor="text1"/>
              </w:rPr>
              <w:t>Inggris</w:t>
            </w:r>
            <w:proofErr w:type="spellEnd"/>
          </w:p>
        </w:tc>
        <w:tc>
          <w:tcPr>
            <w:tcW w:w="1843" w:type="dxa"/>
            <w:tcBorders>
              <w:top w:val="single" w:sz="4" w:space="0" w:color="auto"/>
              <w:left w:val="single" w:sz="4" w:space="0" w:color="auto"/>
              <w:bottom w:val="single" w:sz="4" w:space="0" w:color="auto"/>
              <w:right w:val="single" w:sz="4" w:space="0" w:color="auto"/>
            </w:tcBorders>
            <w:shd w:val="clear" w:color="auto" w:fill="auto"/>
            <w:noWrap/>
            <w:hideMark/>
          </w:tcPr>
          <w:p w14:paraId="12C3AEE4" w14:textId="77777777" w:rsidR="00866ABA" w:rsidRPr="00DB25C4" w:rsidRDefault="00866ABA" w:rsidP="00687314">
            <w:pPr>
              <w:spacing w:after="0" w:line="240" w:lineRule="auto"/>
              <w:rPr>
                <w:rFonts w:cstheme="minorHAnsi"/>
                <w:color w:val="000000"/>
              </w:rPr>
            </w:pPr>
            <w:r w:rsidRPr="00DB25C4">
              <w:rPr>
                <w:rFonts w:eastAsiaTheme="minorEastAsia" w:cstheme="minorHAnsi"/>
                <w:color w:val="000000" w:themeColor="text1"/>
              </w:rPr>
              <w:t>Online</w:t>
            </w:r>
          </w:p>
        </w:tc>
        <w:tc>
          <w:tcPr>
            <w:tcW w:w="1843" w:type="dxa"/>
            <w:tcBorders>
              <w:top w:val="single" w:sz="4" w:space="0" w:color="auto"/>
              <w:left w:val="single" w:sz="4" w:space="0" w:color="auto"/>
              <w:bottom w:val="single" w:sz="4" w:space="0" w:color="auto"/>
              <w:right w:val="single" w:sz="4" w:space="0" w:color="auto"/>
            </w:tcBorders>
            <w:shd w:val="clear" w:color="auto" w:fill="auto"/>
            <w:noWrap/>
            <w:hideMark/>
          </w:tcPr>
          <w:p w14:paraId="78192409" w14:textId="77777777" w:rsidR="00866ABA" w:rsidRPr="00DB25C4" w:rsidRDefault="00866ABA" w:rsidP="00687314">
            <w:pPr>
              <w:spacing w:after="0" w:line="240" w:lineRule="auto"/>
              <w:rPr>
                <w:rFonts w:cstheme="minorHAnsi"/>
                <w:color w:val="000000"/>
              </w:rPr>
            </w:pPr>
            <w:r w:rsidRPr="00DB25C4">
              <w:rPr>
                <w:rFonts w:eastAsiaTheme="minorEastAsia" w:cstheme="minorHAnsi"/>
                <w:color w:val="000000" w:themeColor="text1"/>
              </w:rPr>
              <w:t xml:space="preserve">23 Mei - 18 </w:t>
            </w:r>
            <w:proofErr w:type="spellStart"/>
            <w:r w:rsidRPr="00DB25C4">
              <w:rPr>
                <w:rFonts w:eastAsiaTheme="minorEastAsia" w:cstheme="minorHAnsi"/>
                <w:color w:val="000000" w:themeColor="text1"/>
              </w:rPr>
              <w:t>Juni</w:t>
            </w:r>
            <w:proofErr w:type="spellEnd"/>
            <w:r w:rsidRPr="00DB25C4">
              <w:rPr>
                <w:rFonts w:eastAsiaTheme="minorEastAsia" w:cstheme="minorHAnsi"/>
                <w:color w:val="000000" w:themeColor="text1"/>
              </w:rPr>
              <w:t xml:space="preserve"> 2022</w:t>
            </w:r>
          </w:p>
        </w:tc>
        <w:tc>
          <w:tcPr>
            <w:tcW w:w="1559" w:type="dxa"/>
            <w:tcBorders>
              <w:top w:val="single" w:sz="4" w:space="0" w:color="auto"/>
              <w:left w:val="single" w:sz="4" w:space="0" w:color="auto"/>
              <w:bottom w:val="single" w:sz="4" w:space="0" w:color="auto"/>
              <w:right w:val="single" w:sz="4" w:space="0" w:color="auto"/>
            </w:tcBorders>
            <w:shd w:val="clear" w:color="auto" w:fill="auto"/>
            <w:noWrap/>
            <w:hideMark/>
          </w:tcPr>
          <w:p w14:paraId="77886AD9" w14:textId="77777777" w:rsidR="00866ABA" w:rsidRPr="00DB25C4" w:rsidRDefault="00866ABA" w:rsidP="00687314">
            <w:pPr>
              <w:spacing w:after="0" w:line="240" w:lineRule="auto"/>
              <w:rPr>
                <w:rFonts w:eastAsia="Times New Roman" w:cstheme="minorHAnsi"/>
                <w:color w:val="000000"/>
              </w:rPr>
            </w:pPr>
          </w:p>
        </w:tc>
      </w:tr>
      <w:tr w:rsidR="00866ABA" w:rsidRPr="00DB25C4" w14:paraId="1EF7C2EF" w14:textId="77777777" w:rsidTr="002A20EE">
        <w:trPr>
          <w:trHeight w:val="900"/>
        </w:trPr>
        <w:tc>
          <w:tcPr>
            <w:tcW w:w="960" w:type="dxa"/>
            <w:tcBorders>
              <w:top w:val="nil"/>
              <w:left w:val="single" w:sz="4" w:space="0" w:color="000000" w:themeColor="text1"/>
              <w:bottom w:val="single" w:sz="4" w:space="0" w:color="000000" w:themeColor="text1"/>
              <w:right w:val="single" w:sz="4" w:space="0" w:color="auto"/>
            </w:tcBorders>
            <w:noWrap/>
            <w:vAlign w:val="bottom"/>
            <w:hideMark/>
          </w:tcPr>
          <w:p w14:paraId="5F6B5BC7" w14:textId="77777777" w:rsidR="00866ABA" w:rsidRPr="00DB25C4" w:rsidRDefault="00866ABA" w:rsidP="00687314">
            <w:pPr>
              <w:spacing w:after="0" w:line="240" w:lineRule="auto"/>
              <w:rPr>
                <w:rFonts w:cstheme="minorHAnsi"/>
              </w:rPr>
            </w:pPr>
          </w:p>
        </w:tc>
        <w:tc>
          <w:tcPr>
            <w:tcW w:w="2863" w:type="dxa"/>
            <w:tcBorders>
              <w:top w:val="single" w:sz="4" w:space="0" w:color="auto"/>
              <w:left w:val="single" w:sz="4" w:space="0" w:color="auto"/>
              <w:bottom w:val="single" w:sz="4" w:space="0" w:color="auto"/>
              <w:right w:val="single" w:sz="4" w:space="0" w:color="auto"/>
            </w:tcBorders>
            <w:shd w:val="clear" w:color="auto" w:fill="auto"/>
            <w:noWrap/>
            <w:hideMark/>
          </w:tcPr>
          <w:p w14:paraId="34ACCFBD" w14:textId="77777777" w:rsidR="00866ABA" w:rsidRPr="00DB25C4" w:rsidRDefault="00866ABA" w:rsidP="00687314">
            <w:pPr>
              <w:spacing w:after="0" w:line="240" w:lineRule="auto"/>
              <w:jc w:val="center"/>
              <w:rPr>
                <w:rFonts w:cstheme="minorHAnsi"/>
              </w:rPr>
            </w:pPr>
          </w:p>
        </w:tc>
        <w:tc>
          <w:tcPr>
            <w:tcW w:w="1842" w:type="dxa"/>
            <w:vMerge/>
            <w:tcBorders>
              <w:top w:val="single" w:sz="4" w:space="0" w:color="auto"/>
              <w:left w:val="single" w:sz="4" w:space="0" w:color="auto"/>
              <w:bottom w:val="single" w:sz="4" w:space="0" w:color="auto"/>
              <w:right w:val="single" w:sz="4" w:space="0" w:color="auto"/>
            </w:tcBorders>
            <w:noWrap/>
            <w:vAlign w:val="center"/>
            <w:hideMark/>
          </w:tcPr>
          <w:p w14:paraId="64AA5575" w14:textId="77777777" w:rsidR="00866ABA" w:rsidRPr="00DB25C4" w:rsidRDefault="00866ABA" w:rsidP="00687314">
            <w:pPr>
              <w:spacing w:after="0" w:line="240" w:lineRule="auto"/>
              <w:rPr>
                <w:rFonts w:eastAsia="Times New Roman" w:cstheme="minorHAnsi"/>
              </w:rPr>
            </w:pPr>
          </w:p>
        </w:tc>
        <w:tc>
          <w:tcPr>
            <w:tcW w:w="2268" w:type="dxa"/>
            <w:tcBorders>
              <w:top w:val="single" w:sz="4" w:space="0" w:color="auto"/>
              <w:left w:val="single" w:sz="4" w:space="0" w:color="auto"/>
              <w:bottom w:val="single" w:sz="4" w:space="0" w:color="auto"/>
              <w:right w:val="single" w:sz="4" w:space="0" w:color="auto"/>
            </w:tcBorders>
            <w:shd w:val="clear" w:color="auto" w:fill="auto"/>
            <w:hideMark/>
          </w:tcPr>
          <w:p w14:paraId="759D5480" w14:textId="77777777" w:rsidR="00866ABA" w:rsidRPr="00DB25C4" w:rsidRDefault="00866ABA" w:rsidP="00687314">
            <w:pPr>
              <w:spacing w:after="0" w:line="240" w:lineRule="auto"/>
              <w:rPr>
                <w:rFonts w:cstheme="minorHAnsi"/>
                <w:color w:val="000000"/>
              </w:rPr>
            </w:pPr>
            <w:proofErr w:type="spellStart"/>
            <w:r w:rsidRPr="00DB25C4">
              <w:rPr>
                <w:rFonts w:eastAsiaTheme="minorEastAsia" w:cstheme="minorHAnsi"/>
                <w:color w:val="000000" w:themeColor="text1"/>
              </w:rPr>
              <w:t>Programme</w:t>
            </w:r>
            <w:proofErr w:type="spellEnd"/>
            <w:r w:rsidRPr="00DB25C4">
              <w:rPr>
                <w:rFonts w:eastAsiaTheme="minorEastAsia" w:cstheme="minorHAnsi"/>
                <w:color w:val="000000" w:themeColor="text1"/>
              </w:rPr>
              <w:t xml:space="preserve"> of 2021 Training for Local Chinese Lectures.</w:t>
            </w:r>
          </w:p>
        </w:tc>
        <w:tc>
          <w:tcPr>
            <w:tcW w:w="1843" w:type="dxa"/>
            <w:tcBorders>
              <w:top w:val="single" w:sz="4" w:space="0" w:color="auto"/>
              <w:left w:val="single" w:sz="4" w:space="0" w:color="auto"/>
              <w:bottom w:val="single" w:sz="4" w:space="0" w:color="auto"/>
              <w:right w:val="single" w:sz="4" w:space="0" w:color="auto"/>
            </w:tcBorders>
            <w:shd w:val="clear" w:color="auto" w:fill="auto"/>
            <w:noWrap/>
            <w:hideMark/>
          </w:tcPr>
          <w:p w14:paraId="2FBF9B07" w14:textId="77777777" w:rsidR="00866ABA" w:rsidRPr="00DB25C4" w:rsidRDefault="00866ABA" w:rsidP="00687314">
            <w:pPr>
              <w:spacing w:after="0" w:line="240" w:lineRule="auto"/>
              <w:rPr>
                <w:rFonts w:cstheme="minorHAnsi"/>
                <w:color w:val="000000"/>
              </w:rPr>
            </w:pPr>
          </w:p>
        </w:tc>
        <w:tc>
          <w:tcPr>
            <w:tcW w:w="1843" w:type="dxa"/>
            <w:tcBorders>
              <w:top w:val="single" w:sz="4" w:space="0" w:color="auto"/>
              <w:left w:val="single" w:sz="4" w:space="0" w:color="auto"/>
              <w:bottom w:val="single" w:sz="4" w:space="0" w:color="auto"/>
              <w:right w:val="single" w:sz="4" w:space="0" w:color="auto"/>
            </w:tcBorders>
            <w:shd w:val="clear" w:color="auto" w:fill="auto"/>
            <w:hideMark/>
          </w:tcPr>
          <w:p w14:paraId="64AB1E01" w14:textId="77777777" w:rsidR="00866ABA" w:rsidRPr="00DB25C4" w:rsidRDefault="00866ABA" w:rsidP="00687314">
            <w:pPr>
              <w:spacing w:after="0" w:line="240" w:lineRule="auto"/>
              <w:rPr>
                <w:rFonts w:cstheme="minorHAnsi"/>
                <w:color w:val="000000"/>
              </w:rPr>
            </w:pPr>
            <w:r w:rsidRPr="00DB25C4">
              <w:rPr>
                <w:rFonts w:eastAsiaTheme="minorEastAsia" w:cstheme="minorHAnsi"/>
                <w:color w:val="000000" w:themeColor="text1"/>
              </w:rPr>
              <w:t>4-Nov-21</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AAEAA0" w14:textId="77777777" w:rsidR="00866ABA" w:rsidRPr="00DB25C4" w:rsidRDefault="00866ABA" w:rsidP="00687314">
            <w:pPr>
              <w:spacing w:after="0" w:line="240" w:lineRule="auto"/>
              <w:rPr>
                <w:rFonts w:eastAsia="Times New Roman" w:cstheme="minorHAnsi"/>
                <w:color w:val="000000"/>
              </w:rPr>
            </w:pPr>
          </w:p>
        </w:tc>
      </w:tr>
      <w:tr w:rsidR="00866ABA" w:rsidRPr="00DB25C4" w14:paraId="401C759C" w14:textId="77777777" w:rsidTr="00CD4E67">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53051D13" w14:textId="77777777" w:rsidR="00866ABA" w:rsidRPr="00DB25C4" w:rsidRDefault="00866ABA" w:rsidP="00687314">
            <w:pPr>
              <w:spacing w:after="0" w:line="240" w:lineRule="auto"/>
              <w:jc w:val="center"/>
              <w:rPr>
                <w:rFonts w:cstheme="minorHAnsi"/>
                <w:color w:val="000000"/>
              </w:rPr>
            </w:pPr>
            <w:r w:rsidRPr="00DB25C4">
              <w:rPr>
                <w:rFonts w:eastAsiaTheme="minorEastAsia" w:cstheme="minorHAnsi"/>
                <w:color w:val="000000" w:themeColor="text1"/>
              </w:rPr>
              <w:t>1</w:t>
            </w:r>
          </w:p>
        </w:tc>
        <w:tc>
          <w:tcPr>
            <w:tcW w:w="2863" w:type="dxa"/>
            <w:tcBorders>
              <w:top w:val="single" w:sz="4" w:space="0" w:color="auto"/>
              <w:left w:val="single" w:sz="4" w:space="0" w:color="auto"/>
              <w:bottom w:val="single" w:sz="4" w:space="0" w:color="auto"/>
              <w:right w:val="single" w:sz="4" w:space="0" w:color="auto"/>
            </w:tcBorders>
            <w:shd w:val="clear" w:color="auto" w:fill="auto"/>
            <w:noWrap/>
            <w:hideMark/>
          </w:tcPr>
          <w:p w14:paraId="063956F2" w14:textId="77777777" w:rsidR="00866ABA" w:rsidRPr="00DB25C4" w:rsidRDefault="00866ABA" w:rsidP="00687314">
            <w:pPr>
              <w:spacing w:after="0" w:line="240" w:lineRule="auto"/>
              <w:rPr>
                <w:rFonts w:cstheme="minorHAnsi"/>
                <w:color w:val="000000"/>
              </w:rPr>
            </w:pPr>
            <w:proofErr w:type="spellStart"/>
            <w:r w:rsidRPr="00DB25C4">
              <w:rPr>
                <w:rFonts w:eastAsiaTheme="minorEastAsia" w:cstheme="minorHAnsi"/>
                <w:color w:val="000000" w:themeColor="text1"/>
              </w:rPr>
              <w:t>Anggrah</w:t>
            </w:r>
            <w:proofErr w:type="spellEnd"/>
            <w:r w:rsidRPr="00DB25C4">
              <w:rPr>
                <w:rFonts w:eastAsiaTheme="minorEastAsia" w:cstheme="minorHAnsi"/>
                <w:color w:val="000000" w:themeColor="text1"/>
              </w:rPr>
              <w:t xml:space="preserve"> Diah </w:t>
            </w:r>
            <w:proofErr w:type="spellStart"/>
            <w:r w:rsidRPr="00DB25C4">
              <w:rPr>
                <w:rFonts w:eastAsiaTheme="minorEastAsia" w:cstheme="minorHAnsi"/>
                <w:color w:val="000000" w:themeColor="text1"/>
              </w:rPr>
              <w:t>Airlinda</w:t>
            </w:r>
            <w:proofErr w:type="spellEnd"/>
            <w:r w:rsidRPr="00DB25C4">
              <w:rPr>
                <w:rFonts w:eastAsiaTheme="minorEastAsia" w:cstheme="minorHAnsi"/>
                <w:color w:val="000000" w:themeColor="text1"/>
              </w:rPr>
              <w:t>, SS., MTCSOL.</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C92AC0" w14:textId="77777777" w:rsidR="00866ABA" w:rsidRPr="00DB25C4" w:rsidRDefault="00866ABA" w:rsidP="00687314">
            <w:pPr>
              <w:spacing w:after="0" w:line="240" w:lineRule="auto"/>
              <w:rPr>
                <w:rFonts w:cstheme="minorHAnsi"/>
                <w:color w:val="000000"/>
              </w:rPr>
            </w:pPr>
            <w:r w:rsidRPr="00DB25C4">
              <w:rPr>
                <w:rFonts w:eastAsiaTheme="minorEastAsia" w:cstheme="minorHAnsi"/>
                <w:color w:val="000000" w:themeColor="text1"/>
              </w:rPr>
              <w:t>Pendidikan Bahasa Mandarin</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79E15E" w14:textId="77777777" w:rsidR="00866ABA" w:rsidRPr="00DB25C4" w:rsidRDefault="00866ABA" w:rsidP="00687314">
            <w:pPr>
              <w:spacing w:after="0" w:line="240" w:lineRule="auto"/>
              <w:rPr>
                <w:rFonts w:cstheme="minorHAnsi"/>
              </w:rPr>
            </w:pPr>
            <w:r w:rsidRPr="00DB25C4">
              <w:rPr>
                <w:rFonts w:eastAsiaTheme="minorEastAsia" w:cstheme="minorHAnsi"/>
              </w:rPr>
              <w:t>27 hours Distance Teacher Training Program</w:t>
            </w:r>
            <w:r w:rsidRPr="00DB25C4">
              <w:rPr>
                <w:rFonts w:cstheme="minorHAnsi"/>
              </w:rPr>
              <w:br/>
            </w:r>
            <w:r w:rsidRPr="00DB25C4">
              <w:rPr>
                <w:rFonts w:eastAsiaTheme="minorEastAsia" w:cstheme="minorHAnsi"/>
              </w:rPr>
              <w:t xml:space="preserve">for </w:t>
            </w:r>
            <w:proofErr w:type="spellStart"/>
            <w:r w:rsidRPr="00DB25C4">
              <w:rPr>
                <w:rFonts w:eastAsiaTheme="minorEastAsia" w:cstheme="minorHAnsi"/>
              </w:rPr>
              <w:t>Asosiasi</w:t>
            </w:r>
            <w:proofErr w:type="spellEnd"/>
            <w:r w:rsidRPr="00DB25C4">
              <w:rPr>
                <w:rFonts w:eastAsiaTheme="minorEastAsia" w:cstheme="minorHAnsi"/>
              </w:rPr>
              <w:t xml:space="preserve"> Program </w:t>
            </w:r>
            <w:proofErr w:type="spellStart"/>
            <w:r w:rsidRPr="00DB25C4">
              <w:rPr>
                <w:rFonts w:eastAsiaTheme="minorEastAsia" w:cstheme="minorHAnsi"/>
              </w:rPr>
              <w:t>Studi</w:t>
            </w:r>
            <w:proofErr w:type="spellEnd"/>
            <w:r w:rsidRPr="00DB25C4">
              <w:rPr>
                <w:rFonts w:eastAsiaTheme="minorEastAsia" w:cstheme="minorHAnsi"/>
              </w:rPr>
              <w:t xml:space="preserve"> Mandarin Indonesia in 2021, Republic of China (Taiwan) and organized by Chung Yuan Christian</w:t>
            </w:r>
            <w:r w:rsidRPr="00DB25C4">
              <w:rPr>
                <w:rFonts w:cstheme="minorHAnsi"/>
              </w:rPr>
              <w:br/>
            </w:r>
            <w:r w:rsidRPr="00DB25C4">
              <w:rPr>
                <w:rFonts w:eastAsiaTheme="minorEastAsia" w:cstheme="minorHAnsi"/>
              </w:rPr>
              <w:t>University (CYCU)</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C78FE9" w14:textId="77777777" w:rsidR="00866ABA" w:rsidRPr="00DB25C4" w:rsidRDefault="00866ABA" w:rsidP="00687314">
            <w:pPr>
              <w:spacing w:after="0" w:line="240" w:lineRule="auto"/>
              <w:rPr>
                <w:rFonts w:cstheme="minorHAnsi"/>
              </w:rPr>
            </w:pP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E8E9C3" w14:textId="77777777" w:rsidR="00866ABA" w:rsidRPr="00DB25C4" w:rsidRDefault="00866ABA" w:rsidP="00687314">
            <w:pPr>
              <w:spacing w:after="0" w:line="240" w:lineRule="auto"/>
              <w:rPr>
                <w:rFonts w:cstheme="minorHAnsi"/>
              </w:rPr>
            </w:pPr>
            <w:r w:rsidRPr="00DB25C4">
              <w:rPr>
                <w:rFonts w:eastAsiaTheme="minorEastAsia" w:cstheme="minorHAnsi"/>
              </w:rPr>
              <w:t xml:space="preserve">9 - 14 </w:t>
            </w:r>
            <w:proofErr w:type="spellStart"/>
            <w:r w:rsidRPr="00DB25C4">
              <w:rPr>
                <w:rFonts w:eastAsiaTheme="minorEastAsia" w:cstheme="minorHAnsi"/>
              </w:rPr>
              <w:t>Agustus</w:t>
            </w:r>
            <w:proofErr w:type="spellEnd"/>
            <w:r w:rsidRPr="00DB25C4">
              <w:rPr>
                <w:rFonts w:eastAsiaTheme="minorEastAsia" w:cstheme="minorHAnsi"/>
              </w:rPr>
              <w:t xml:space="preserve"> 2021</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5CAB18" w14:textId="77777777" w:rsidR="00866ABA" w:rsidRPr="00DB25C4" w:rsidRDefault="00866ABA" w:rsidP="00687314">
            <w:pPr>
              <w:spacing w:after="0" w:line="240" w:lineRule="auto"/>
              <w:rPr>
                <w:rFonts w:eastAsia="Times New Roman" w:cstheme="minorHAnsi"/>
              </w:rPr>
            </w:pPr>
          </w:p>
        </w:tc>
      </w:tr>
      <w:tr w:rsidR="00866ABA" w:rsidRPr="00DB25C4" w14:paraId="4DD2DC02" w14:textId="77777777" w:rsidTr="00CD4E67">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1ED8BCDD" w14:textId="77777777" w:rsidR="00866ABA" w:rsidRPr="00DB25C4" w:rsidRDefault="00866ABA" w:rsidP="00687314">
            <w:pPr>
              <w:spacing w:after="0" w:line="240" w:lineRule="auto"/>
              <w:jc w:val="center"/>
              <w:rPr>
                <w:rFonts w:cstheme="minorHAnsi"/>
                <w:color w:val="000000"/>
              </w:rPr>
            </w:pPr>
            <w:r w:rsidRPr="00DB25C4">
              <w:rPr>
                <w:rFonts w:eastAsiaTheme="minorEastAsia" w:cstheme="minorHAnsi"/>
                <w:color w:val="000000" w:themeColor="text1"/>
              </w:rPr>
              <w:t>2</w:t>
            </w:r>
          </w:p>
        </w:tc>
        <w:tc>
          <w:tcPr>
            <w:tcW w:w="2863" w:type="dxa"/>
            <w:tcBorders>
              <w:top w:val="single" w:sz="4" w:space="0" w:color="auto"/>
              <w:left w:val="single" w:sz="4" w:space="0" w:color="auto"/>
              <w:bottom w:val="single" w:sz="4" w:space="0" w:color="auto"/>
              <w:right w:val="single" w:sz="4" w:space="0" w:color="auto"/>
            </w:tcBorders>
            <w:shd w:val="clear" w:color="auto" w:fill="auto"/>
            <w:noWrap/>
            <w:hideMark/>
          </w:tcPr>
          <w:p w14:paraId="7BD21FEE" w14:textId="77777777" w:rsidR="00866ABA" w:rsidRPr="00DB25C4" w:rsidRDefault="00866ABA" w:rsidP="00687314">
            <w:pPr>
              <w:spacing w:after="0" w:line="240" w:lineRule="auto"/>
              <w:rPr>
                <w:rFonts w:cstheme="minorHAnsi"/>
                <w:color w:val="000000"/>
              </w:rPr>
            </w:pPr>
            <w:r w:rsidRPr="00DB25C4">
              <w:rPr>
                <w:rFonts w:eastAsiaTheme="minorEastAsia" w:cstheme="minorHAnsi"/>
                <w:color w:val="000000" w:themeColor="text1"/>
              </w:rPr>
              <w:t xml:space="preserve">Dhatu </w:t>
            </w:r>
            <w:proofErr w:type="spellStart"/>
            <w:r w:rsidRPr="00DB25C4">
              <w:rPr>
                <w:rFonts w:eastAsiaTheme="minorEastAsia" w:cstheme="minorHAnsi"/>
                <w:color w:val="000000" w:themeColor="text1"/>
              </w:rPr>
              <w:t>Sitaresmi</w:t>
            </w:r>
            <w:proofErr w:type="spellEnd"/>
            <w:r w:rsidRPr="00DB25C4">
              <w:rPr>
                <w:rFonts w:eastAsiaTheme="minorEastAsia" w:cstheme="minorHAnsi"/>
                <w:color w:val="000000" w:themeColor="text1"/>
              </w:rPr>
              <w:t>, SS., MTCSOL.</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1FEFC3" w14:textId="77777777" w:rsidR="00866ABA" w:rsidRPr="00DB25C4" w:rsidRDefault="00866ABA" w:rsidP="00687314">
            <w:pPr>
              <w:spacing w:after="0" w:line="240" w:lineRule="auto"/>
              <w:rPr>
                <w:rFonts w:cstheme="minorHAnsi"/>
                <w:color w:val="000000"/>
              </w:rPr>
            </w:pPr>
            <w:r w:rsidRPr="00DB25C4">
              <w:rPr>
                <w:rFonts w:eastAsiaTheme="minorEastAsia" w:cstheme="minorHAnsi"/>
                <w:color w:val="000000" w:themeColor="text1"/>
              </w:rPr>
              <w:t>Pendidikan Bahasa Mandarin</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3DE0E3" w14:textId="77777777" w:rsidR="00866ABA" w:rsidRPr="00DB25C4" w:rsidRDefault="00866ABA" w:rsidP="00687314">
            <w:pPr>
              <w:spacing w:after="0" w:line="240" w:lineRule="auto"/>
              <w:rPr>
                <w:rFonts w:cstheme="minorHAnsi"/>
              </w:rPr>
            </w:pP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E91E28" w14:textId="77777777" w:rsidR="00866ABA" w:rsidRPr="00DB25C4" w:rsidRDefault="00866ABA" w:rsidP="00687314">
            <w:pPr>
              <w:spacing w:after="0" w:line="240" w:lineRule="auto"/>
              <w:rPr>
                <w:rFonts w:cstheme="minorHAnsi"/>
              </w:rPr>
            </w:pP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36DF7D" w14:textId="77777777" w:rsidR="00866ABA" w:rsidRPr="00DB25C4" w:rsidRDefault="00866ABA" w:rsidP="00687314">
            <w:pPr>
              <w:spacing w:after="0" w:line="240" w:lineRule="auto"/>
              <w:rPr>
                <w:rFonts w:cstheme="minorHAnsi"/>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289B19" w14:textId="77777777" w:rsidR="00866ABA" w:rsidRPr="00DB25C4" w:rsidRDefault="00866ABA" w:rsidP="00687314">
            <w:pPr>
              <w:spacing w:after="0" w:line="240" w:lineRule="auto"/>
              <w:rPr>
                <w:rFonts w:eastAsia="Times New Roman" w:cstheme="minorHAnsi"/>
              </w:rPr>
            </w:pPr>
          </w:p>
        </w:tc>
      </w:tr>
      <w:tr w:rsidR="00866ABA" w:rsidRPr="00DB25C4" w14:paraId="54FD6FE2" w14:textId="77777777" w:rsidTr="00CD4E67">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2D4F0EF8" w14:textId="77777777" w:rsidR="00866ABA" w:rsidRPr="00DB25C4" w:rsidRDefault="00866ABA" w:rsidP="00687314">
            <w:pPr>
              <w:spacing w:after="0" w:line="240" w:lineRule="auto"/>
              <w:jc w:val="center"/>
              <w:rPr>
                <w:rFonts w:cstheme="minorHAnsi"/>
                <w:color w:val="000000"/>
              </w:rPr>
            </w:pPr>
            <w:r w:rsidRPr="00DB25C4">
              <w:rPr>
                <w:rFonts w:eastAsiaTheme="minorEastAsia" w:cstheme="minorHAnsi"/>
                <w:color w:val="000000" w:themeColor="text1"/>
              </w:rPr>
              <w:lastRenderedPageBreak/>
              <w:t>3</w:t>
            </w:r>
          </w:p>
        </w:tc>
        <w:tc>
          <w:tcPr>
            <w:tcW w:w="2863" w:type="dxa"/>
            <w:tcBorders>
              <w:top w:val="single" w:sz="4" w:space="0" w:color="auto"/>
              <w:left w:val="single" w:sz="4" w:space="0" w:color="auto"/>
              <w:bottom w:val="single" w:sz="4" w:space="0" w:color="auto"/>
              <w:right w:val="single" w:sz="4" w:space="0" w:color="auto"/>
            </w:tcBorders>
            <w:shd w:val="clear" w:color="auto" w:fill="auto"/>
            <w:noWrap/>
            <w:hideMark/>
          </w:tcPr>
          <w:p w14:paraId="4CFE1C8E" w14:textId="77777777" w:rsidR="00866ABA" w:rsidRPr="00DB25C4" w:rsidRDefault="00866ABA" w:rsidP="00687314">
            <w:pPr>
              <w:spacing w:after="0" w:line="240" w:lineRule="auto"/>
              <w:rPr>
                <w:rFonts w:cstheme="minorHAnsi"/>
                <w:color w:val="000000"/>
              </w:rPr>
            </w:pPr>
            <w:proofErr w:type="spellStart"/>
            <w:r w:rsidRPr="00DB25C4">
              <w:rPr>
                <w:rFonts w:eastAsiaTheme="minorEastAsia" w:cstheme="minorHAnsi"/>
                <w:color w:val="000000" w:themeColor="text1"/>
              </w:rPr>
              <w:t>Yohanna</w:t>
            </w:r>
            <w:proofErr w:type="spellEnd"/>
            <w:r w:rsidRPr="00DB25C4">
              <w:rPr>
                <w:rFonts w:eastAsiaTheme="minorEastAsia" w:cstheme="minorHAnsi"/>
                <w:color w:val="000000" w:themeColor="text1"/>
              </w:rPr>
              <w:t xml:space="preserve"> </w:t>
            </w:r>
            <w:proofErr w:type="spellStart"/>
            <w:r w:rsidRPr="00DB25C4">
              <w:rPr>
                <w:rFonts w:eastAsiaTheme="minorEastAsia" w:cstheme="minorHAnsi"/>
                <w:color w:val="000000" w:themeColor="text1"/>
              </w:rPr>
              <w:t>Nirmalasari</w:t>
            </w:r>
            <w:proofErr w:type="spellEnd"/>
            <w:r w:rsidRPr="00DB25C4">
              <w:rPr>
                <w:rFonts w:eastAsiaTheme="minorEastAsia" w:cstheme="minorHAnsi"/>
                <w:color w:val="000000" w:themeColor="text1"/>
              </w:rPr>
              <w:t xml:space="preserve">, </w:t>
            </w:r>
            <w:proofErr w:type="spellStart"/>
            <w:r w:rsidRPr="00DB25C4">
              <w:rPr>
                <w:rFonts w:eastAsiaTheme="minorEastAsia" w:cstheme="minorHAnsi"/>
                <w:color w:val="000000" w:themeColor="text1"/>
              </w:rPr>
              <w:t>S.Pd</w:t>
            </w:r>
            <w:proofErr w:type="spellEnd"/>
            <w:r w:rsidRPr="00DB25C4">
              <w:rPr>
                <w:rFonts w:eastAsiaTheme="minorEastAsia" w:cstheme="minorHAnsi"/>
                <w:color w:val="000000" w:themeColor="text1"/>
              </w:rPr>
              <w:t xml:space="preserve">., </w:t>
            </w:r>
            <w:proofErr w:type="spellStart"/>
            <w:r w:rsidRPr="00DB25C4">
              <w:rPr>
                <w:rFonts w:eastAsiaTheme="minorEastAsia" w:cstheme="minorHAnsi"/>
                <w:color w:val="000000" w:themeColor="text1"/>
              </w:rPr>
              <w:t>M.Pd</w:t>
            </w:r>
            <w:proofErr w:type="spellEnd"/>
            <w:r w:rsidRPr="00DB25C4">
              <w:rPr>
                <w:rFonts w:eastAsiaTheme="minorEastAsia" w:cstheme="minorHAnsi"/>
                <w:color w:val="000000" w:themeColor="text1"/>
              </w:rPr>
              <w:t>.</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9A52F8" w14:textId="77777777" w:rsidR="00866ABA" w:rsidRPr="00DB25C4" w:rsidRDefault="00866ABA" w:rsidP="00687314">
            <w:pPr>
              <w:spacing w:after="0" w:line="240" w:lineRule="auto"/>
              <w:rPr>
                <w:rFonts w:cstheme="minorHAnsi"/>
                <w:color w:val="000000"/>
              </w:rPr>
            </w:pPr>
            <w:r w:rsidRPr="00DB25C4">
              <w:rPr>
                <w:rFonts w:eastAsiaTheme="minorEastAsia" w:cstheme="minorHAnsi"/>
                <w:color w:val="000000" w:themeColor="text1"/>
              </w:rPr>
              <w:t>Pendidikan Bahasa Indonesia</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6DD6B2" w14:textId="77777777" w:rsidR="00866ABA" w:rsidRPr="00DB25C4" w:rsidRDefault="00866ABA" w:rsidP="00687314">
            <w:pPr>
              <w:spacing w:after="0" w:line="240" w:lineRule="auto"/>
              <w:rPr>
                <w:rFonts w:cstheme="minorHAnsi"/>
              </w:rPr>
            </w:pPr>
            <w:r w:rsidRPr="00DB25C4">
              <w:rPr>
                <w:rFonts w:eastAsiaTheme="minorEastAsia" w:cstheme="minorHAnsi"/>
              </w:rPr>
              <w:t xml:space="preserve">Webinar </w:t>
            </w:r>
            <w:proofErr w:type="spellStart"/>
            <w:r w:rsidRPr="00DB25C4">
              <w:rPr>
                <w:rFonts w:eastAsiaTheme="minorEastAsia" w:cstheme="minorHAnsi"/>
              </w:rPr>
              <w:t>Prinsip</w:t>
            </w:r>
            <w:proofErr w:type="spellEnd"/>
            <w:r w:rsidRPr="00DB25C4">
              <w:rPr>
                <w:rFonts w:eastAsiaTheme="minorEastAsia" w:cstheme="minorHAnsi"/>
              </w:rPr>
              <w:t xml:space="preserve"> - </w:t>
            </w:r>
            <w:proofErr w:type="spellStart"/>
            <w:r w:rsidRPr="00DB25C4">
              <w:rPr>
                <w:rFonts w:eastAsiaTheme="minorEastAsia" w:cstheme="minorHAnsi"/>
              </w:rPr>
              <w:t>Prinsip</w:t>
            </w:r>
            <w:proofErr w:type="spellEnd"/>
            <w:r w:rsidRPr="00DB25C4">
              <w:rPr>
                <w:rFonts w:eastAsiaTheme="minorEastAsia" w:cstheme="minorHAnsi"/>
              </w:rPr>
              <w:t xml:space="preserve"> </w:t>
            </w:r>
            <w:proofErr w:type="spellStart"/>
            <w:r w:rsidRPr="00DB25C4">
              <w:rPr>
                <w:rFonts w:eastAsiaTheme="minorEastAsia" w:cstheme="minorHAnsi"/>
              </w:rPr>
              <w:t>Mengelola</w:t>
            </w:r>
            <w:proofErr w:type="spellEnd"/>
            <w:r w:rsidRPr="00DB25C4">
              <w:rPr>
                <w:rFonts w:eastAsiaTheme="minorEastAsia" w:cstheme="minorHAnsi"/>
              </w:rPr>
              <w:t xml:space="preserve"> </w:t>
            </w:r>
            <w:proofErr w:type="spellStart"/>
            <w:r w:rsidRPr="00DB25C4">
              <w:rPr>
                <w:rFonts w:eastAsiaTheme="minorEastAsia" w:cstheme="minorHAnsi"/>
              </w:rPr>
              <w:t>Kelas</w:t>
            </w:r>
            <w:proofErr w:type="spellEnd"/>
            <w:r w:rsidRPr="00DB25C4">
              <w:rPr>
                <w:rFonts w:eastAsiaTheme="minorEastAsia" w:cstheme="minorHAnsi"/>
              </w:rPr>
              <w:t xml:space="preserve"> Jarak </w:t>
            </w:r>
            <w:proofErr w:type="spellStart"/>
            <w:r w:rsidRPr="00DB25C4">
              <w:rPr>
                <w:rFonts w:eastAsiaTheme="minorEastAsia" w:cstheme="minorHAnsi"/>
              </w:rPr>
              <w:t>Jauh</w:t>
            </w:r>
            <w:proofErr w:type="spellEnd"/>
            <w:r w:rsidRPr="00DB25C4">
              <w:rPr>
                <w:rFonts w:eastAsiaTheme="minorEastAsia" w:cstheme="minorHAnsi"/>
              </w:rPr>
              <w:t xml:space="preserve"> yang </w:t>
            </w:r>
            <w:proofErr w:type="spellStart"/>
            <w:r w:rsidRPr="00DB25C4">
              <w:rPr>
                <w:rFonts w:eastAsiaTheme="minorEastAsia" w:cstheme="minorHAnsi"/>
              </w:rPr>
              <w:t>Baik</w:t>
            </w:r>
            <w:proofErr w:type="spellEnd"/>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D26C5D" w14:textId="77777777" w:rsidR="00866ABA" w:rsidRPr="00DB25C4" w:rsidRDefault="00866ABA" w:rsidP="00687314">
            <w:pPr>
              <w:spacing w:after="0" w:line="240" w:lineRule="auto"/>
              <w:rPr>
                <w:rFonts w:cstheme="minorHAnsi"/>
              </w:rPr>
            </w:pPr>
            <w:r w:rsidRPr="00DB25C4">
              <w:rPr>
                <w:rFonts w:eastAsiaTheme="minorEastAsia" w:cstheme="minorHAnsi"/>
              </w:rPr>
              <w:t>Online</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9415CF" w14:textId="77777777" w:rsidR="00866ABA" w:rsidRPr="00DB25C4" w:rsidRDefault="00866ABA" w:rsidP="00687314">
            <w:pPr>
              <w:spacing w:after="0" w:line="240" w:lineRule="auto"/>
              <w:rPr>
                <w:rFonts w:cstheme="minorHAnsi"/>
              </w:rPr>
            </w:pPr>
            <w:r w:rsidRPr="00DB25C4">
              <w:rPr>
                <w:rFonts w:eastAsiaTheme="minorEastAsia" w:cstheme="minorHAnsi"/>
              </w:rPr>
              <w:t xml:space="preserve">11 </w:t>
            </w:r>
            <w:proofErr w:type="spellStart"/>
            <w:r w:rsidRPr="00DB25C4">
              <w:rPr>
                <w:rFonts w:eastAsiaTheme="minorEastAsia" w:cstheme="minorHAnsi"/>
              </w:rPr>
              <w:t>Februari</w:t>
            </w:r>
            <w:proofErr w:type="spellEnd"/>
            <w:r w:rsidRPr="00DB25C4">
              <w:rPr>
                <w:rFonts w:eastAsiaTheme="minorEastAsia" w:cstheme="minorHAnsi"/>
              </w:rPr>
              <w:t xml:space="preserve"> 2021</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1580DC" w14:textId="77777777" w:rsidR="00866ABA" w:rsidRPr="00DB25C4" w:rsidRDefault="00866ABA" w:rsidP="00687314">
            <w:pPr>
              <w:spacing w:after="0" w:line="240" w:lineRule="auto"/>
              <w:rPr>
                <w:rFonts w:eastAsia="Times New Roman" w:cstheme="minorHAnsi"/>
              </w:rPr>
            </w:pPr>
          </w:p>
        </w:tc>
      </w:tr>
      <w:tr w:rsidR="00866ABA" w:rsidRPr="00DB25C4" w14:paraId="35133FB6" w14:textId="77777777" w:rsidTr="00CD4E67">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19BA039A" w14:textId="77777777" w:rsidR="00866ABA" w:rsidRPr="00DB25C4" w:rsidRDefault="00866ABA" w:rsidP="00687314">
            <w:pPr>
              <w:spacing w:after="0" w:line="240" w:lineRule="auto"/>
              <w:jc w:val="center"/>
              <w:rPr>
                <w:rFonts w:cstheme="minorHAnsi"/>
                <w:color w:val="000000"/>
              </w:rPr>
            </w:pPr>
          </w:p>
        </w:tc>
        <w:tc>
          <w:tcPr>
            <w:tcW w:w="2863" w:type="dxa"/>
            <w:tcBorders>
              <w:top w:val="single" w:sz="4" w:space="0" w:color="auto"/>
              <w:left w:val="single" w:sz="4" w:space="0" w:color="auto"/>
              <w:bottom w:val="single" w:sz="4" w:space="0" w:color="auto"/>
              <w:right w:val="single" w:sz="4" w:space="0" w:color="auto"/>
            </w:tcBorders>
            <w:shd w:val="clear" w:color="auto" w:fill="auto"/>
            <w:noWrap/>
            <w:hideMark/>
          </w:tcPr>
          <w:p w14:paraId="1028DDE6" w14:textId="77777777" w:rsidR="00866ABA" w:rsidRPr="00DB25C4" w:rsidRDefault="00866ABA" w:rsidP="00687314">
            <w:pPr>
              <w:spacing w:after="0" w:line="240" w:lineRule="auto"/>
              <w:rPr>
                <w:rFonts w:cstheme="minorHAnsi"/>
                <w:color w:val="000000"/>
              </w:rPr>
            </w:pP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D587D1" w14:textId="77777777" w:rsidR="00866ABA" w:rsidRPr="00DB25C4" w:rsidRDefault="00866ABA" w:rsidP="00687314">
            <w:pPr>
              <w:spacing w:after="0" w:line="240" w:lineRule="auto"/>
              <w:rPr>
                <w:rFonts w:cstheme="minorHAnsi"/>
                <w:color w:val="000000"/>
              </w:rPr>
            </w:pP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C80670" w14:textId="77777777" w:rsidR="00866ABA" w:rsidRPr="00DB25C4" w:rsidRDefault="00866ABA" w:rsidP="00687314">
            <w:pPr>
              <w:spacing w:after="0" w:line="240" w:lineRule="auto"/>
              <w:rPr>
                <w:rFonts w:cstheme="minorHAnsi"/>
              </w:rPr>
            </w:pPr>
            <w:r w:rsidRPr="00DB25C4">
              <w:rPr>
                <w:rFonts w:eastAsiaTheme="minorEastAsia" w:cstheme="minorHAnsi"/>
              </w:rPr>
              <w:t xml:space="preserve">Seminar Nasional </w:t>
            </w:r>
            <w:proofErr w:type="spellStart"/>
            <w:r w:rsidRPr="00DB25C4">
              <w:rPr>
                <w:rFonts w:eastAsiaTheme="minorEastAsia" w:cstheme="minorHAnsi"/>
              </w:rPr>
              <w:t>Tren</w:t>
            </w:r>
            <w:proofErr w:type="spellEnd"/>
            <w:r w:rsidRPr="00DB25C4">
              <w:rPr>
                <w:rFonts w:eastAsiaTheme="minorEastAsia" w:cstheme="minorHAnsi"/>
              </w:rPr>
              <w:t xml:space="preserve"> </w:t>
            </w:r>
            <w:proofErr w:type="spellStart"/>
            <w:r w:rsidRPr="00DB25C4">
              <w:rPr>
                <w:rFonts w:eastAsiaTheme="minorEastAsia" w:cstheme="minorHAnsi"/>
              </w:rPr>
              <w:t>Penelitian</w:t>
            </w:r>
            <w:proofErr w:type="spellEnd"/>
            <w:r w:rsidRPr="00DB25C4">
              <w:rPr>
                <w:rFonts w:eastAsiaTheme="minorEastAsia" w:cstheme="minorHAnsi"/>
              </w:rPr>
              <w:t xml:space="preserve"> dan </w:t>
            </w:r>
            <w:proofErr w:type="spellStart"/>
            <w:r w:rsidRPr="00DB25C4">
              <w:rPr>
                <w:rFonts w:eastAsiaTheme="minorEastAsia" w:cstheme="minorHAnsi"/>
              </w:rPr>
              <w:t>Pembelajaran</w:t>
            </w:r>
            <w:proofErr w:type="spellEnd"/>
            <w:r w:rsidRPr="00DB25C4">
              <w:rPr>
                <w:rFonts w:eastAsiaTheme="minorEastAsia" w:cstheme="minorHAnsi"/>
              </w:rPr>
              <w:t xml:space="preserve"> BIPA di Era </w:t>
            </w:r>
            <w:proofErr w:type="spellStart"/>
            <w:r w:rsidRPr="00DB25C4">
              <w:rPr>
                <w:rFonts w:eastAsiaTheme="minorEastAsia" w:cstheme="minorHAnsi"/>
              </w:rPr>
              <w:t>Revolusi</w:t>
            </w:r>
            <w:proofErr w:type="spellEnd"/>
            <w:r w:rsidRPr="00DB25C4">
              <w:rPr>
                <w:rFonts w:eastAsiaTheme="minorEastAsia" w:cstheme="minorHAnsi"/>
              </w:rPr>
              <w:t xml:space="preserve"> </w:t>
            </w:r>
            <w:proofErr w:type="spellStart"/>
            <w:r w:rsidRPr="00DB25C4">
              <w:rPr>
                <w:rFonts w:eastAsiaTheme="minorEastAsia" w:cstheme="minorHAnsi"/>
              </w:rPr>
              <w:t>Industri</w:t>
            </w:r>
            <w:proofErr w:type="spellEnd"/>
            <w:r w:rsidRPr="00DB25C4">
              <w:rPr>
                <w:rFonts w:eastAsiaTheme="minorEastAsia" w:cstheme="minorHAnsi"/>
              </w:rPr>
              <w:t xml:space="preserve"> 4.0</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ABC24A" w14:textId="77777777" w:rsidR="00866ABA" w:rsidRPr="00DB25C4" w:rsidRDefault="00866ABA" w:rsidP="00687314">
            <w:pPr>
              <w:spacing w:after="0" w:line="240" w:lineRule="auto"/>
              <w:rPr>
                <w:rFonts w:cstheme="minorHAnsi"/>
              </w:rPr>
            </w:pPr>
            <w:r w:rsidRPr="00DB25C4">
              <w:rPr>
                <w:rFonts w:eastAsiaTheme="minorEastAsia" w:cstheme="minorHAnsi"/>
              </w:rPr>
              <w:t>Online</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49754A" w14:textId="77777777" w:rsidR="00866ABA" w:rsidRPr="00DB25C4" w:rsidRDefault="00866ABA" w:rsidP="00687314">
            <w:pPr>
              <w:spacing w:after="0" w:line="240" w:lineRule="auto"/>
              <w:rPr>
                <w:rFonts w:cstheme="minorHAnsi"/>
              </w:rPr>
            </w:pPr>
            <w:r w:rsidRPr="00DB25C4">
              <w:rPr>
                <w:rFonts w:eastAsiaTheme="minorEastAsia" w:cstheme="minorHAnsi"/>
              </w:rPr>
              <w:t>21-Apr-21</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255AA4" w14:textId="77777777" w:rsidR="00866ABA" w:rsidRPr="00DB25C4" w:rsidRDefault="00866ABA" w:rsidP="00687314">
            <w:pPr>
              <w:spacing w:after="0" w:line="240" w:lineRule="auto"/>
              <w:rPr>
                <w:rFonts w:eastAsia="Times New Roman" w:cstheme="minorHAnsi"/>
              </w:rPr>
            </w:pPr>
          </w:p>
        </w:tc>
      </w:tr>
      <w:tr w:rsidR="00866ABA" w:rsidRPr="00DB25C4" w14:paraId="6F06309C" w14:textId="77777777" w:rsidTr="00CD4E67">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E8005F4" w14:textId="77777777" w:rsidR="00866ABA" w:rsidRPr="00DB25C4" w:rsidRDefault="00866ABA" w:rsidP="00687314">
            <w:pPr>
              <w:spacing w:after="0" w:line="240" w:lineRule="auto"/>
              <w:jc w:val="center"/>
              <w:rPr>
                <w:rFonts w:cstheme="minorHAnsi"/>
                <w:color w:val="000000"/>
              </w:rPr>
            </w:pPr>
          </w:p>
        </w:tc>
        <w:tc>
          <w:tcPr>
            <w:tcW w:w="2863" w:type="dxa"/>
            <w:tcBorders>
              <w:top w:val="single" w:sz="4" w:space="0" w:color="auto"/>
              <w:left w:val="single" w:sz="4" w:space="0" w:color="auto"/>
              <w:bottom w:val="single" w:sz="4" w:space="0" w:color="auto"/>
              <w:right w:val="single" w:sz="4" w:space="0" w:color="auto"/>
            </w:tcBorders>
            <w:shd w:val="clear" w:color="auto" w:fill="auto"/>
            <w:noWrap/>
            <w:hideMark/>
          </w:tcPr>
          <w:p w14:paraId="50713D81" w14:textId="77777777" w:rsidR="00866ABA" w:rsidRPr="00DB25C4" w:rsidRDefault="00866ABA" w:rsidP="00687314">
            <w:pPr>
              <w:spacing w:after="0" w:line="240" w:lineRule="auto"/>
              <w:rPr>
                <w:rFonts w:cstheme="minorHAnsi"/>
                <w:color w:val="000000"/>
              </w:rPr>
            </w:pP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514BDE" w14:textId="77777777" w:rsidR="00866ABA" w:rsidRPr="00DB25C4" w:rsidRDefault="00866ABA" w:rsidP="00687314">
            <w:pPr>
              <w:spacing w:after="0" w:line="240" w:lineRule="auto"/>
              <w:rPr>
                <w:rFonts w:cstheme="minorHAnsi"/>
                <w:color w:val="000000"/>
              </w:rPr>
            </w:pP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D83A80" w14:textId="77777777" w:rsidR="00866ABA" w:rsidRPr="00DB25C4" w:rsidRDefault="00866ABA" w:rsidP="00687314">
            <w:pPr>
              <w:spacing w:after="0" w:line="240" w:lineRule="auto"/>
              <w:rPr>
                <w:rFonts w:cstheme="minorHAnsi"/>
              </w:rPr>
            </w:pPr>
            <w:proofErr w:type="spellStart"/>
            <w:r w:rsidRPr="00DB25C4">
              <w:rPr>
                <w:rFonts w:eastAsiaTheme="minorEastAsia" w:cstheme="minorHAnsi"/>
              </w:rPr>
              <w:t>Bimbingan</w:t>
            </w:r>
            <w:proofErr w:type="spellEnd"/>
            <w:r w:rsidRPr="00DB25C4">
              <w:rPr>
                <w:rFonts w:eastAsiaTheme="minorEastAsia" w:cstheme="minorHAnsi"/>
              </w:rPr>
              <w:t xml:space="preserve"> Teknis </w:t>
            </w:r>
            <w:proofErr w:type="spellStart"/>
            <w:r w:rsidRPr="00DB25C4">
              <w:rPr>
                <w:rFonts w:eastAsiaTheme="minorEastAsia" w:cstheme="minorHAnsi"/>
              </w:rPr>
              <w:t>Menulis</w:t>
            </w:r>
            <w:proofErr w:type="spellEnd"/>
            <w:r w:rsidRPr="00DB25C4">
              <w:rPr>
                <w:rFonts w:eastAsiaTheme="minorEastAsia" w:cstheme="minorHAnsi"/>
              </w:rPr>
              <w:t xml:space="preserve"> dan </w:t>
            </w:r>
            <w:proofErr w:type="spellStart"/>
            <w:r w:rsidRPr="00DB25C4">
              <w:rPr>
                <w:rFonts w:eastAsiaTheme="minorEastAsia" w:cstheme="minorHAnsi"/>
              </w:rPr>
              <w:t>Menerbitkan</w:t>
            </w:r>
            <w:proofErr w:type="spellEnd"/>
            <w:r w:rsidRPr="00DB25C4">
              <w:rPr>
                <w:rFonts w:eastAsiaTheme="minorEastAsia" w:cstheme="minorHAnsi"/>
              </w:rPr>
              <w:t xml:space="preserve"> </w:t>
            </w:r>
            <w:proofErr w:type="spellStart"/>
            <w:r w:rsidRPr="00DB25C4">
              <w:rPr>
                <w:rFonts w:eastAsiaTheme="minorEastAsia" w:cstheme="minorHAnsi"/>
              </w:rPr>
              <w:t>Buku</w:t>
            </w:r>
            <w:proofErr w:type="spellEnd"/>
            <w:r w:rsidRPr="00DB25C4">
              <w:rPr>
                <w:rFonts w:eastAsiaTheme="minorEastAsia" w:cstheme="minorHAnsi"/>
              </w:rPr>
              <w:t xml:space="preserve"> Ajar </w:t>
            </w:r>
            <w:proofErr w:type="spellStart"/>
            <w:r w:rsidRPr="00DB25C4">
              <w:rPr>
                <w:rFonts w:eastAsiaTheme="minorEastAsia" w:cstheme="minorHAnsi"/>
              </w:rPr>
              <w:t>ber</w:t>
            </w:r>
            <w:proofErr w:type="spellEnd"/>
            <w:r w:rsidRPr="00DB25C4">
              <w:rPr>
                <w:rFonts w:eastAsiaTheme="minorEastAsia" w:cstheme="minorHAnsi"/>
              </w:rPr>
              <w:t xml:space="preserve">-ISBN / HKI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48F27B" w14:textId="77777777" w:rsidR="00866ABA" w:rsidRPr="00DB25C4" w:rsidRDefault="00866ABA" w:rsidP="00687314">
            <w:pPr>
              <w:spacing w:after="0" w:line="240" w:lineRule="auto"/>
              <w:rPr>
                <w:rFonts w:cstheme="minorHAnsi"/>
              </w:rPr>
            </w:pP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8B1214" w14:textId="77777777" w:rsidR="00866ABA" w:rsidRPr="00DB25C4" w:rsidRDefault="00866ABA" w:rsidP="00687314">
            <w:pPr>
              <w:spacing w:after="0" w:line="240" w:lineRule="auto"/>
              <w:rPr>
                <w:rFonts w:cstheme="minorHAnsi"/>
              </w:rPr>
            </w:pPr>
            <w:proofErr w:type="gramStart"/>
            <w:r w:rsidRPr="00DB25C4">
              <w:rPr>
                <w:rFonts w:eastAsiaTheme="minorEastAsia" w:cstheme="minorHAnsi"/>
              </w:rPr>
              <w:t>27  -</w:t>
            </w:r>
            <w:proofErr w:type="gramEnd"/>
            <w:r w:rsidRPr="00DB25C4">
              <w:rPr>
                <w:rFonts w:eastAsiaTheme="minorEastAsia" w:cstheme="minorHAnsi"/>
              </w:rPr>
              <w:t xml:space="preserve"> 30 </w:t>
            </w:r>
            <w:proofErr w:type="spellStart"/>
            <w:r w:rsidRPr="00DB25C4">
              <w:rPr>
                <w:rFonts w:eastAsiaTheme="minorEastAsia" w:cstheme="minorHAnsi"/>
              </w:rPr>
              <w:t>Januari</w:t>
            </w:r>
            <w:proofErr w:type="spellEnd"/>
            <w:r w:rsidRPr="00DB25C4">
              <w:rPr>
                <w:rFonts w:eastAsiaTheme="minorEastAsia" w:cstheme="minorHAnsi"/>
              </w:rPr>
              <w:t xml:space="preserve"> 2021</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4173D9" w14:textId="77777777" w:rsidR="00866ABA" w:rsidRPr="00DB25C4" w:rsidRDefault="00866ABA" w:rsidP="00687314">
            <w:pPr>
              <w:spacing w:after="0" w:line="240" w:lineRule="auto"/>
              <w:rPr>
                <w:rFonts w:eastAsia="Times New Roman" w:cstheme="minorHAnsi"/>
              </w:rPr>
            </w:pPr>
          </w:p>
        </w:tc>
      </w:tr>
      <w:tr w:rsidR="00866ABA" w:rsidRPr="00DB25C4" w14:paraId="4278A414" w14:textId="77777777" w:rsidTr="00CD4E67">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5B83B646" w14:textId="77777777" w:rsidR="00866ABA" w:rsidRPr="00DB25C4" w:rsidRDefault="00866ABA" w:rsidP="00687314">
            <w:pPr>
              <w:spacing w:after="0" w:line="240" w:lineRule="auto"/>
              <w:jc w:val="center"/>
              <w:rPr>
                <w:rFonts w:cstheme="minorHAnsi"/>
                <w:color w:val="000000"/>
              </w:rPr>
            </w:pPr>
            <w:r w:rsidRPr="00DB25C4">
              <w:rPr>
                <w:rFonts w:eastAsiaTheme="minorEastAsia" w:cstheme="minorHAnsi"/>
                <w:color w:val="000000" w:themeColor="text1"/>
              </w:rPr>
              <w:t>4</w:t>
            </w:r>
          </w:p>
        </w:tc>
        <w:tc>
          <w:tcPr>
            <w:tcW w:w="2863" w:type="dxa"/>
            <w:tcBorders>
              <w:top w:val="single" w:sz="4" w:space="0" w:color="auto"/>
              <w:left w:val="single" w:sz="4" w:space="0" w:color="auto"/>
              <w:bottom w:val="single" w:sz="4" w:space="0" w:color="auto"/>
              <w:right w:val="single" w:sz="4" w:space="0" w:color="auto"/>
            </w:tcBorders>
            <w:shd w:val="clear" w:color="auto" w:fill="auto"/>
            <w:noWrap/>
            <w:hideMark/>
          </w:tcPr>
          <w:p w14:paraId="66F480F5" w14:textId="77777777" w:rsidR="00866ABA" w:rsidRPr="00DB25C4" w:rsidRDefault="00866ABA" w:rsidP="00687314">
            <w:pPr>
              <w:spacing w:after="0" w:line="240" w:lineRule="auto"/>
              <w:rPr>
                <w:rFonts w:cstheme="minorHAnsi"/>
                <w:color w:val="000000"/>
              </w:rPr>
            </w:pPr>
            <w:proofErr w:type="spellStart"/>
            <w:r w:rsidRPr="00DB25C4">
              <w:rPr>
                <w:rFonts w:eastAsiaTheme="minorEastAsia" w:cstheme="minorHAnsi"/>
                <w:color w:val="000000" w:themeColor="text1"/>
              </w:rPr>
              <w:t>Vincentius</w:t>
            </w:r>
            <w:proofErr w:type="spellEnd"/>
            <w:r w:rsidRPr="00DB25C4">
              <w:rPr>
                <w:rFonts w:eastAsiaTheme="minorEastAsia" w:cstheme="minorHAnsi"/>
                <w:color w:val="000000" w:themeColor="text1"/>
              </w:rPr>
              <w:t xml:space="preserve"> </w:t>
            </w:r>
            <w:proofErr w:type="spellStart"/>
            <w:r w:rsidRPr="00DB25C4">
              <w:rPr>
                <w:rFonts w:eastAsiaTheme="minorEastAsia" w:cstheme="minorHAnsi"/>
                <w:color w:val="000000" w:themeColor="text1"/>
              </w:rPr>
              <w:t>Valiandy</w:t>
            </w:r>
            <w:proofErr w:type="spellEnd"/>
            <w:r w:rsidRPr="00DB25C4">
              <w:rPr>
                <w:rFonts w:eastAsiaTheme="minorEastAsia" w:cstheme="minorHAnsi"/>
                <w:color w:val="000000" w:themeColor="text1"/>
              </w:rPr>
              <w:t xml:space="preserve"> </w:t>
            </w:r>
            <w:proofErr w:type="spellStart"/>
            <w:r w:rsidRPr="00DB25C4">
              <w:rPr>
                <w:rFonts w:eastAsiaTheme="minorEastAsia" w:cstheme="minorHAnsi"/>
                <w:color w:val="000000" w:themeColor="text1"/>
              </w:rPr>
              <w:t>Jiuangga</w:t>
            </w:r>
            <w:proofErr w:type="spellEnd"/>
            <w:r w:rsidRPr="00DB25C4">
              <w:rPr>
                <w:rFonts w:eastAsiaTheme="minorEastAsia" w:cstheme="minorHAnsi"/>
                <w:color w:val="000000" w:themeColor="text1"/>
              </w:rPr>
              <w:t xml:space="preserve">, </w:t>
            </w:r>
            <w:proofErr w:type="spellStart"/>
            <w:proofErr w:type="gramStart"/>
            <w:r w:rsidRPr="00DB25C4">
              <w:rPr>
                <w:rFonts w:eastAsiaTheme="minorEastAsia" w:cstheme="minorHAnsi"/>
                <w:color w:val="000000" w:themeColor="text1"/>
              </w:rPr>
              <w:t>S.Kom</w:t>
            </w:r>
            <w:proofErr w:type="spellEnd"/>
            <w:proofErr w:type="gramEnd"/>
            <w:r w:rsidRPr="00DB25C4">
              <w:rPr>
                <w:rFonts w:eastAsiaTheme="minorEastAsia" w:cstheme="minorHAnsi"/>
                <w:color w:val="000000" w:themeColor="text1"/>
              </w:rPr>
              <w:t>., MTCSOL.</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041590" w14:textId="77777777" w:rsidR="00866ABA" w:rsidRPr="00DB25C4" w:rsidRDefault="00866ABA" w:rsidP="00687314">
            <w:pPr>
              <w:spacing w:after="0" w:line="240" w:lineRule="auto"/>
              <w:rPr>
                <w:rFonts w:cstheme="minorHAnsi"/>
                <w:color w:val="000000"/>
              </w:rPr>
            </w:pPr>
            <w:r w:rsidRPr="00DB25C4">
              <w:rPr>
                <w:rFonts w:eastAsiaTheme="minorEastAsia" w:cstheme="minorHAnsi"/>
                <w:color w:val="000000" w:themeColor="text1"/>
              </w:rPr>
              <w:t>Pendidikan Bahasa Mandarin</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BC17FF" w14:textId="77777777" w:rsidR="00866ABA" w:rsidRPr="00DB25C4" w:rsidRDefault="00866ABA" w:rsidP="00687314">
            <w:pPr>
              <w:spacing w:after="0" w:line="240" w:lineRule="auto"/>
              <w:rPr>
                <w:rFonts w:cstheme="minorHAnsi"/>
              </w:rPr>
            </w:pP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F14D94" w14:textId="77777777" w:rsidR="00866ABA" w:rsidRPr="00DB25C4" w:rsidRDefault="00866ABA" w:rsidP="00687314">
            <w:pPr>
              <w:spacing w:after="0" w:line="240" w:lineRule="auto"/>
              <w:rPr>
                <w:rFonts w:cstheme="minorHAnsi"/>
              </w:rPr>
            </w:pPr>
            <w:r w:rsidRPr="00DB25C4">
              <w:rPr>
                <w:rFonts w:eastAsiaTheme="minorEastAsia" w:cstheme="minorHAnsi"/>
              </w:rPr>
              <w:t xml:space="preserve">Overseas Native Chinese Teacher Training </w:t>
            </w:r>
            <w:proofErr w:type="gramStart"/>
            <w:r w:rsidRPr="00DB25C4">
              <w:rPr>
                <w:rFonts w:eastAsiaTheme="minorEastAsia" w:cstheme="minorHAnsi"/>
              </w:rPr>
              <w:t>Program  in</w:t>
            </w:r>
            <w:proofErr w:type="gramEnd"/>
            <w:r w:rsidRPr="00DB25C4">
              <w:rPr>
                <w:rFonts w:eastAsiaTheme="minorEastAsia" w:cstheme="minorHAnsi"/>
              </w:rPr>
              <w:t xml:space="preserve"> China</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3A0C98" w14:textId="77777777" w:rsidR="00866ABA" w:rsidRPr="00DB25C4" w:rsidRDefault="00866ABA" w:rsidP="00687314">
            <w:pPr>
              <w:spacing w:after="0" w:line="240" w:lineRule="auto"/>
              <w:rPr>
                <w:rFonts w:cstheme="minorHAnsi"/>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01F74B" w14:textId="77777777" w:rsidR="00866ABA" w:rsidRPr="00DB25C4" w:rsidRDefault="00866ABA" w:rsidP="00687314">
            <w:pPr>
              <w:spacing w:after="0" w:line="240" w:lineRule="auto"/>
              <w:rPr>
                <w:rFonts w:eastAsia="Times New Roman" w:cstheme="minorHAnsi"/>
              </w:rPr>
            </w:pPr>
          </w:p>
        </w:tc>
      </w:tr>
      <w:tr w:rsidR="002A20EE" w:rsidRPr="00DB25C4" w14:paraId="72204C64" w14:textId="77777777" w:rsidTr="00E36DD9">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293B7712" w14:textId="7CEE89CC" w:rsidR="002A20EE" w:rsidRPr="00DB25C4" w:rsidRDefault="002A20EE" w:rsidP="00687314">
            <w:pPr>
              <w:spacing w:after="0" w:line="240" w:lineRule="auto"/>
              <w:jc w:val="center"/>
              <w:rPr>
                <w:rFonts w:cstheme="minorHAnsi"/>
                <w:color w:val="000000"/>
              </w:rPr>
            </w:pPr>
            <w:r w:rsidRPr="00DB25C4">
              <w:rPr>
                <w:rFonts w:eastAsiaTheme="minorEastAsia" w:cstheme="minorHAnsi"/>
                <w:color w:val="000000" w:themeColor="text1"/>
              </w:rPr>
              <w:t>1</w:t>
            </w:r>
          </w:p>
        </w:tc>
        <w:tc>
          <w:tcPr>
            <w:tcW w:w="2863" w:type="dxa"/>
            <w:tcBorders>
              <w:top w:val="single" w:sz="4" w:space="0" w:color="auto"/>
              <w:left w:val="single" w:sz="4" w:space="0" w:color="auto"/>
              <w:bottom w:val="single" w:sz="4" w:space="0" w:color="auto"/>
              <w:right w:val="single" w:sz="4" w:space="0" w:color="auto"/>
            </w:tcBorders>
            <w:shd w:val="clear" w:color="auto" w:fill="auto"/>
            <w:noWrap/>
            <w:hideMark/>
          </w:tcPr>
          <w:p w14:paraId="6953C547" w14:textId="595DFCF3" w:rsidR="002A20EE" w:rsidRPr="00DB25C4" w:rsidRDefault="002A20EE" w:rsidP="00687314">
            <w:pPr>
              <w:spacing w:after="0" w:line="240" w:lineRule="auto"/>
              <w:rPr>
                <w:rFonts w:cstheme="minorHAnsi"/>
                <w:color w:val="000000"/>
              </w:rPr>
            </w:pPr>
            <w:proofErr w:type="spellStart"/>
            <w:r w:rsidRPr="00DB25C4">
              <w:rPr>
                <w:rFonts w:eastAsiaTheme="minorEastAsia" w:cstheme="minorHAnsi"/>
                <w:color w:val="000000" w:themeColor="text1"/>
              </w:rPr>
              <w:t>Anggrah</w:t>
            </w:r>
            <w:proofErr w:type="spellEnd"/>
            <w:r w:rsidRPr="00DB25C4">
              <w:rPr>
                <w:rFonts w:eastAsiaTheme="minorEastAsia" w:cstheme="minorHAnsi"/>
                <w:color w:val="000000" w:themeColor="text1"/>
              </w:rPr>
              <w:t xml:space="preserve"> Diah </w:t>
            </w:r>
            <w:proofErr w:type="spellStart"/>
            <w:r w:rsidRPr="00DB25C4">
              <w:rPr>
                <w:rFonts w:eastAsiaTheme="minorEastAsia" w:cstheme="minorHAnsi"/>
                <w:color w:val="000000" w:themeColor="text1"/>
              </w:rPr>
              <w:t>Airlinda</w:t>
            </w:r>
            <w:proofErr w:type="spellEnd"/>
            <w:r w:rsidRPr="00DB25C4">
              <w:rPr>
                <w:rFonts w:eastAsiaTheme="minorEastAsia" w:cstheme="minorHAnsi"/>
                <w:color w:val="000000" w:themeColor="text1"/>
              </w:rPr>
              <w:t>, SS., MTCSOL.</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C42988" w14:textId="5E4A7C0B" w:rsidR="002A20EE" w:rsidRPr="00DB25C4" w:rsidRDefault="002A20EE" w:rsidP="00687314">
            <w:pPr>
              <w:spacing w:after="0" w:line="240" w:lineRule="auto"/>
              <w:rPr>
                <w:rFonts w:cstheme="minorHAnsi"/>
                <w:color w:val="000000"/>
              </w:rPr>
            </w:pPr>
            <w:r w:rsidRPr="00DB25C4">
              <w:rPr>
                <w:rFonts w:eastAsiaTheme="minorEastAsia" w:cstheme="minorHAnsi"/>
                <w:color w:val="000000" w:themeColor="text1"/>
              </w:rPr>
              <w:t>Pendidikan Bahasa Mandarin</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7A2018" w14:textId="21A2B349" w:rsidR="002A20EE" w:rsidRPr="00DB25C4" w:rsidRDefault="002A20EE" w:rsidP="00687314">
            <w:pPr>
              <w:spacing w:after="0" w:line="240" w:lineRule="auto"/>
              <w:rPr>
                <w:rFonts w:cstheme="minorHAnsi"/>
              </w:rPr>
            </w:pPr>
            <w:r w:rsidRPr="00DB25C4">
              <w:rPr>
                <w:rFonts w:eastAsiaTheme="minorEastAsia" w:cstheme="minorHAnsi"/>
              </w:rPr>
              <w:t>Seminar on Applied Chinese for Officials from Developing Countries</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2E22D1" w14:textId="79C4BB1A" w:rsidR="002A20EE" w:rsidRPr="00DB25C4" w:rsidRDefault="002A20EE" w:rsidP="00687314">
            <w:pPr>
              <w:spacing w:after="0" w:line="240" w:lineRule="auto"/>
              <w:rPr>
                <w:rFonts w:cstheme="minorHAnsi"/>
              </w:rPr>
            </w:pP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FA8D8F" w14:textId="4FE100A8" w:rsidR="002A20EE" w:rsidRPr="00DB25C4" w:rsidRDefault="002A20EE" w:rsidP="00687314">
            <w:pPr>
              <w:spacing w:after="0" w:line="240" w:lineRule="auto"/>
              <w:rPr>
                <w:rFonts w:cstheme="minorHAnsi"/>
              </w:rPr>
            </w:pPr>
            <w:r w:rsidRPr="00DB25C4">
              <w:rPr>
                <w:rFonts w:eastAsiaTheme="minorEastAsia" w:cstheme="minorHAnsi"/>
              </w:rPr>
              <w:t>26-Sep-19</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15746D" w14:textId="05E3060D" w:rsidR="002A20EE" w:rsidRPr="00DB25C4" w:rsidRDefault="002A20EE" w:rsidP="00687314">
            <w:pPr>
              <w:spacing w:after="0" w:line="240" w:lineRule="auto"/>
              <w:rPr>
                <w:rFonts w:cstheme="minorHAnsi"/>
              </w:rPr>
            </w:pPr>
          </w:p>
        </w:tc>
      </w:tr>
      <w:tr w:rsidR="002A20EE" w:rsidRPr="00DB25C4" w14:paraId="1A995D05" w14:textId="77777777" w:rsidTr="00E36DD9">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5C1F8D84" w14:textId="4F82082A" w:rsidR="002A20EE" w:rsidRPr="00DB25C4" w:rsidRDefault="002A20EE" w:rsidP="00687314">
            <w:pPr>
              <w:spacing w:after="0" w:line="240" w:lineRule="auto"/>
              <w:jc w:val="center"/>
              <w:rPr>
                <w:rFonts w:cstheme="minorHAnsi"/>
                <w:color w:val="000000"/>
              </w:rPr>
            </w:pPr>
            <w:r w:rsidRPr="00DB25C4">
              <w:rPr>
                <w:rFonts w:eastAsiaTheme="minorEastAsia" w:cstheme="minorHAnsi"/>
                <w:color w:val="000000" w:themeColor="text1"/>
              </w:rPr>
              <w:t>2</w:t>
            </w:r>
          </w:p>
        </w:tc>
        <w:tc>
          <w:tcPr>
            <w:tcW w:w="2863" w:type="dxa"/>
            <w:tcBorders>
              <w:top w:val="single" w:sz="4" w:space="0" w:color="auto"/>
              <w:left w:val="single" w:sz="4" w:space="0" w:color="auto"/>
              <w:bottom w:val="single" w:sz="4" w:space="0" w:color="auto"/>
              <w:right w:val="single" w:sz="4" w:space="0" w:color="auto"/>
            </w:tcBorders>
            <w:shd w:val="clear" w:color="auto" w:fill="auto"/>
            <w:noWrap/>
            <w:hideMark/>
          </w:tcPr>
          <w:p w14:paraId="4184DE17" w14:textId="30ED2271" w:rsidR="002A20EE" w:rsidRPr="00DB25C4" w:rsidRDefault="002A20EE" w:rsidP="00687314">
            <w:pPr>
              <w:spacing w:after="0" w:line="240" w:lineRule="auto"/>
              <w:rPr>
                <w:rFonts w:cstheme="minorHAnsi"/>
                <w:color w:val="000000"/>
              </w:rPr>
            </w:pPr>
            <w:r w:rsidRPr="00DB25C4">
              <w:rPr>
                <w:rFonts w:eastAsiaTheme="minorEastAsia" w:cstheme="minorHAnsi"/>
                <w:color w:val="000000" w:themeColor="text1"/>
              </w:rPr>
              <w:t xml:space="preserve">Dhatu </w:t>
            </w:r>
            <w:proofErr w:type="spellStart"/>
            <w:r w:rsidRPr="00DB25C4">
              <w:rPr>
                <w:rFonts w:eastAsiaTheme="minorEastAsia" w:cstheme="minorHAnsi"/>
                <w:color w:val="000000" w:themeColor="text1"/>
              </w:rPr>
              <w:t>Sitaresmi</w:t>
            </w:r>
            <w:proofErr w:type="spellEnd"/>
            <w:r w:rsidRPr="00DB25C4">
              <w:rPr>
                <w:rFonts w:eastAsiaTheme="minorEastAsia" w:cstheme="minorHAnsi"/>
                <w:color w:val="000000" w:themeColor="text1"/>
              </w:rPr>
              <w:t>, SS., MTCSOL.</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48E9BB" w14:textId="372342BB" w:rsidR="002A20EE" w:rsidRPr="00DB25C4" w:rsidRDefault="002A20EE" w:rsidP="00687314">
            <w:pPr>
              <w:spacing w:after="0" w:line="240" w:lineRule="auto"/>
              <w:rPr>
                <w:rFonts w:cstheme="minorHAnsi"/>
                <w:color w:val="000000"/>
              </w:rPr>
            </w:pPr>
            <w:r w:rsidRPr="00DB25C4">
              <w:rPr>
                <w:rFonts w:eastAsiaTheme="minorEastAsia" w:cstheme="minorHAnsi"/>
                <w:color w:val="000000" w:themeColor="text1"/>
              </w:rPr>
              <w:t>Pendidikan Bahasa Mandarin</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3B6874" w14:textId="18F3E4B6" w:rsidR="002A20EE" w:rsidRPr="00DB25C4" w:rsidRDefault="002A20EE" w:rsidP="00687314">
            <w:pPr>
              <w:spacing w:after="0" w:line="240" w:lineRule="auto"/>
              <w:rPr>
                <w:rFonts w:cstheme="minorHAnsi"/>
              </w:rPr>
            </w:pPr>
            <w:r w:rsidRPr="00DB25C4">
              <w:rPr>
                <w:rFonts w:eastAsiaTheme="minorEastAsia" w:cstheme="minorHAnsi"/>
              </w:rPr>
              <w:t xml:space="preserve">Workshop </w:t>
            </w:r>
            <w:proofErr w:type="spellStart"/>
            <w:r w:rsidRPr="00DB25C4">
              <w:rPr>
                <w:rFonts w:eastAsiaTheme="minorEastAsia" w:cstheme="minorHAnsi"/>
              </w:rPr>
              <w:t>Menulis</w:t>
            </w:r>
            <w:proofErr w:type="spellEnd"/>
            <w:r w:rsidRPr="00DB25C4">
              <w:rPr>
                <w:rFonts w:eastAsiaTheme="minorEastAsia" w:cstheme="minorHAnsi"/>
              </w:rPr>
              <w:t xml:space="preserve"> Artikel </w:t>
            </w:r>
            <w:proofErr w:type="spellStart"/>
            <w:r w:rsidRPr="00DB25C4">
              <w:rPr>
                <w:rFonts w:eastAsiaTheme="minorEastAsia" w:cstheme="minorHAnsi"/>
              </w:rPr>
              <w:t>Populer</w:t>
            </w:r>
            <w:proofErr w:type="spellEnd"/>
            <w:r w:rsidRPr="00DB25C4">
              <w:rPr>
                <w:rFonts w:eastAsiaTheme="minorEastAsia" w:cstheme="minorHAnsi"/>
              </w:rPr>
              <w:t xml:space="preserve"> </w:t>
            </w:r>
            <w:proofErr w:type="spellStart"/>
            <w:r w:rsidRPr="00DB25C4">
              <w:rPr>
                <w:rFonts w:eastAsiaTheme="minorEastAsia" w:cstheme="minorHAnsi"/>
              </w:rPr>
              <w:t>Bagi</w:t>
            </w:r>
            <w:proofErr w:type="spellEnd"/>
            <w:r w:rsidRPr="00DB25C4">
              <w:rPr>
                <w:rFonts w:eastAsiaTheme="minorEastAsia" w:cstheme="minorHAnsi"/>
              </w:rPr>
              <w:t xml:space="preserve"> Guru</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22E27C" w14:textId="5F99CEA4" w:rsidR="002A20EE" w:rsidRPr="00DB25C4" w:rsidRDefault="002A20EE" w:rsidP="00687314">
            <w:pPr>
              <w:spacing w:after="0" w:line="240" w:lineRule="auto"/>
              <w:rPr>
                <w:rFonts w:cstheme="minorHAnsi"/>
              </w:rPr>
            </w:pP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579FA9" w14:textId="56A1FBB0" w:rsidR="002A20EE" w:rsidRPr="00DB25C4" w:rsidRDefault="002A20EE" w:rsidP="00687314">
            <w:pPr>
              <w:spacing w:after="0" w:line="240" w:lineRule="auto"/>
              <w:rPr>
                <w:rFonts w:cstheme="minorHAnsi"/>
              </w:rPr>
            </w:pPr>
            <w:r w:rsidRPr="00DB25C4">
              <w:rPr>
                <w:rFonts w:eastAsiaTheme="minorEastAsia" w:cstheme="minorHAnsi"/>
              </w:rPr>
              <w:t xml:space="preserve">30 November - 4 </w:t>
            </w:r>
            <w:proofErr w:type="spellStart"/>
            <w:r w:rsidRPr="00DB25C4">
              <w:rPr>
                <w:rFonts w:eastAsiaTheme="minorEastAsia" w:cstheme="minorHAnsi"/>
              </w:rPr>
              <w:t>Desember</w:t>
            </w:r>
            <w:proofErr w:type="spellEnd"/>
            <w:r w:rsidRPr="00DB25C4">
              <w:rPr>
                <w:rFonts w:eastAsiaTheme="minorEastAsia" w:cstheme="minorHAnsi"/>
              </w:rPr>
              <w:t xml:space="preserve"> 2019</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9516D2" w14:textId="1F416269" w:rsidR="002A20EE" w:rsidRPr="00DB25C4" w:rsidRDefault="002A20EE" w:rsidP="00687314">
            <w:pPr>
              <w:spacing w:after="0" w:line="240" w:lineRule="auto"/>
              <w:rPr>
                <w:rFonts w:cstheme="minorHAnsi"/>
              </w:rPr>
            </w:pPr>
          </w:p>
        </w:tc>
      </w:tr>
      <w:tr w:rsidR="002A20EE" w:rsidRPr="00DB25C4" w14:paraId="4041B6AF" w14:textId="77777777" w:rsidTr="00CD4E67">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08923D6B" w14:textId="2A6916F6" w:rsidR="002A20EE" w:rsidRPr="00DB25C4" w:rsidRDefault="002A20EE" w:rsidP="00687314">
            <w:pPr>
              <w:spacing w:after="0" w:line="240" w:lineRule="auto"/>
              <w:jc w:val="center"/>
              <w:rPr>
                <w:rFonts w:cstheme="minorHAnsi"/>
                <w:color w:val="000000"/>
              </w:rPr>
            </w:pPr>
          </w:p>
        </w:tc>
        <w:tc>
          <w:tcPr>
            <w:tcW w:w="2863" w:type="dxa"/>
            <w:tcBorders>
              <w:top w:val="single" w:sz="4" w:space="0" w:color="auto"/>
              <w:left w:val="single" w:sz="4" w:space="0" w:color="auto"/>
              <w:bottom w:val="single" w:sz="4" w:space="0" w:color="auto"/>
              <w:right w:val="single" w:sz="4" w:space="0" w:color="auto"/>
            </w:tcBorders>
            <w:shd w:val="clear" w:color="auto" w:fill="auto"/>
            <w:noWrap/>
            <w:hideMark/>
          </w:tcPr>
          <w:p w14:paraId="6D4AF8FA" w14:textId="1CA2936B" w:rsidR="002A20EE" w:rsidRPr="00DB25C4" w:rsidRDefault="002A20EE" w:rsidP="00687314">
            <w:pPr>
              <w:spacing w:after="0" w:line="240" w:lineRule="auto"/>
              <w:rPr>
                <w:rFonts w:cstheme="minorHAnsi"/>
                <w:color w:val="000000"/>
              </w:rPr>
            </w:pP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3E771E" w14:textId="23FE1E41" w:rsidR="002A20EE" w:rsidRPr="00DB25C4" w:rsidRDefault="002A20EE" w:rsidP="00687314">
            <w:pPr>
              <w:spacing w:after="0" w:line="240" w:lineRule="auto"/>
              <w:rPr>
                <w:rFonts w:cstheme="minorHAnsi"/>
                <w:color w:val="000000"/>
              </w:rPr>
            </w:pP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6CB41C" w14:textId="0A29E231" w:rsidR="002A20EE" w:rsidRPr="00DB25C4" w:rsidRDefault="002A20EE" w:rsidP="00687314">
            <w:pPr>
              <w:spacing w:after="0" w:line="240" w:lineRule="auto"/>
              <w:rPr>
                <w:rFonts w:cstheme="minorHAnsi"/>
              </w:rPr>
            </w:pPr>
            <w:proofErr w:type="spellStart"/>
            <w:r w:rsidRPr="00DB25C4">
              <w:rPr>
                <w:rFonts w:eastAsiaTheme="minorEastAsia" w:cstheme="minorHAnsi"/>
              </w:rPr>
              <w:t>Pelatihan</w:t>
            </w:r>
            <w:proofErr w:type="spellEnd"/>
            <w:r w:rsidRPr="00DB25C4">
              <w:rPr>
                <w:rFonts w:eastAsiaTheme="minorEastAsia" w:cstheme="minorHAnsi"/>
              </w:rPr>
              <w:t xml:space="preserve"> </w:t>
            </w:r>
            <w:proofErr w:type="spellStart"/>
            <w:r w:rsidRPr="00DB25C4">
              <w:rPr>
                <w:rFonts w:eastAsiaTheme="minorEastAsia" w:cstheme="minorHAnsi"/>
              </w:rPr>
              <w:t>Peningkatan</w:t>
            </w:r>
            <w:proofErr w:type="spellEnd"/>
            <w:r w:rsidRPr="00DB25C4">
              <w:rPr>
                <w:rFonts w:eastAsiaTheme="minorEastAsia" w:cstheme="minorHAnsi"/>
              </w:rPr>
              <w:t xml:space="preserve"> </w:t>
            </w:r>
            <w:proofErr w:type="spellStart"/>
            <w:r w:rsidRPr="00DB25C4">
              <w:rPr>
                <w:rFonts w:eastAsiaTheme="minorEastAsia" w:cstheme="minorHAnsi"/>
              </w:rPr>
              <w:t>Keterampilan</w:t>
            </w:r>
            <w:proofErr w:type="spellEnd"/>
            <w:r w:rsidRPr="00DB25C4">
              <w:rPr>
                <w:rFonts w:eastAsiaTheme="minorEastAsia" w:cstheme="minorHAnsi"/>
              </w:rPr>
              <w:t xml:space="preserve"> Dasar Teknik </w:t>
            </w:r>
            <w:proofErr w:type="spellStart"/>
            <w:r w:rsidRPr="00DB25C4">
              <w:rPr>
                <w:rFonts w:eastAsiaTheme="minorEastAsia" w:cstheme="minorHAnsi"/>
              </w:rPr>
              <w:t>Instruksional</w:t>
            </w:r>
            <w:proofErr w:type="spellEnd"/>
            <w:r w:rsidRPr="00DB25C4">
              <w:rPr>
                <w:rFonts w:eastAsiaTheme="minorEastAsia" w:cstheme="minorHAnsi"/>
              </w:rPr>
              <w:t xml:space="preserve"> (PEKERTI)</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46538B" w14:textId="03D7268E" w:rsidR="002A20EE" w:rsidRPr="00DB25C4" w:rsidRDefault="002A20EE" w:rsidP="00687314">
            <w:pPr>
              <w:spacing w:after="0" w:line="240" w:lineRule="auto"/>
              <w:rPr>
                <w:rFonts w:cstheme="minorHAnsi"/>
              </w:rPr>
            </w:pPr>
            <w:r w:rsidRPr="00DB25C4">
              <w:rPr>
                <w:rFonts w:eastAsiaTheme="minorEastAsia" w:cstheme="minorHAnsi"/>
              </w:rPr>
              <w:t>Universitas Ma Chung</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FFA5E7" w14:textId="35EC44C3" w:rsidR="002A20EE" w:rsidRPr="00DB25C4" w:rsidRDefault="002A20EE" w:rsidP="00687314">
            <w:pPr>
              <w:spacing w:after="0" w:line="240" w:lineRule="auto"/>
              <w:rPr>
                <w:rFonts w:cstheme="minorHAnsi"/>
              </w:rPr>
            </w:pPr>
            <w:r w:rsidRPr="00DB25C4">
              <w:rPr>
                <w:rFonts w:eastAsiaTheme="minorEastAsia" w:cstheme="minorHAnsi"/>
              </w:rPr>
              <w:t xml:space="preserve">30 November - 21 </w:t>
            </w:r>
            <w:proofErr w:type="spellStart"/>
            <w:r w:rsidRPr="00DB25C4">
              <w:rPr>
                <w:rFonts w:eastAsiaTheme="minorEastAsia" w:cstheme="minorHAnsi"/>
              </w:rPr>
              <w:t>Desember</w:t>
            </w:r>
            <w:proofErr w:type="spellEnd"/>
            <w:r w:rsidRPr="00DB25C4">
              <w:rPr>
                <w:rFonts w:eastAsiaTheme="minorEastAsia" w:cstheme="minorHAnsi"/>
              </w:rPr>
              <w:t xml:space="preserve"> 2019</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8C87C8" w14:textId="77777777" w:rsidR="002A20EE" w:rsidRPr="00DB25C4" w:rsidRDefault="002A20EE" w:rsidP="00687314">
            <w:pPr>
              <w:spacing w:after="0" w:line="240" w:lineRule="auto"/>
              <w:rPr>
                <w:rFonts w:cstheme="minorHAnsi"/>
              </w:rPr>
            </w:pPr>
          </w:p>
        </w:tc>
      </w:tr>
      <w:tr w:rsidR="002A20EE" w:rsidRPr="00DB25C4" w14:paraId="00883E06" w14:textId="77777777" w:rsidTr="00CD4E67">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40A25CD" w14:textId="380D5BAE" w:rsidR="002A20EE" w:rsidRPr="00DB25C4" w:rsidRDefault="002A20EE" w:rsidP="00687314">
            <w:pPr>
              <w:spacing w:after="0" w:line="240" w:lineRule="auto"/>
              <w:jc w:val="center"/>
              <w:rPr>
                <w:rFonts w:cstheme="minorHAnsi"/>
                <w:color w:val="000000"/>
              </w:rPr>
            </w:pPr>
            <w:r w:rsidRPr="00DB25C4">
              <w:rPr>
                <w:rFonts w:eastAsiaTheme="minorEastAsia" w:cstheme="minorHAnsi"/>
                <w:color w:val="000000" w:themeColor="text1"/>
              </w:rPr>
              <w:t>3</w:t>
            </w:r>
          </w:p>
        </w:tc>
        <w:tc>
          <w:tcPr>
            <w:tcW w:w="2863" w:type="dxa"/>
            <w:tcBorders>
              <w:top w:val="single" w:sz="4" w:space="0" w:color="auto"/>
              <w:left w:val="single" w:sz="4" w:space="0" w:color="auto"/>
              <w:bottom w:val="single" w:sz="4" w:space="0" w:color="auto"/>
              <w:right w:val="single" w:sz="4" w:space="0" w:color="auto"/>
            </w:tcBorders>
            <w:shd w:val="clear" w:color="auto" w:fill="auto"/>
            <w:noWrap/>
            <w:hideMark/>
          </w:tcPr>
          <w:p w14:paraId="0458F53B" w14:textId="7EFBBF35" w:rsidR="002A20EE" w:rsidRPr="00DB25C4" w:rsidRDefault="002A20EE" w:rsidP="00687314">
            <w:pPr>
              <w:spacing w:after="0" w:line="240" w:lineRule="auto"/>
              <w:rPr>
                <w:rFonts w:cstheme="minorHAnsi"/>
                <w:color w:val="000000"/>
              </w:rPr>
            </w:pPr>
            <w:proofErr w:type="spellStart"/>
            <w:r w:rsidRPr="00DB25C4">
              <w:rPr>
                <w:rFonts w:eastAsiaTheme="minorEastAsia" w:cstheme="minorHAnsi"/>
                <w:color w:val="000000" w:themeColor="text1"/>
              </w:rPr>
              <w:t>Yohanna</w:t>
            </w:r>
            <w:proofErr w:type="spellEnd"/>
            <w:r w:rsidRPr="00DB25C4">
              <w:rPr>
                <w:rFonts w:eastAsiaTheme="minorEastAsia" w:cstheme="minorHAnsi"/>
                <w:color w:val="000000" w:themeColor="text1"/>
              </w:rPr>
              <w:t xml:space="preserve"> </w:t>
            </w:r>
            <w:proofErr w:type="spellStart"/>
            <w:r w:rsidRPr="00DB25C4">
              <w:rPr>
                <w:rFonts w:eastAsiaTheme="minorEastAsia" w:cstheme="minorHAnsi"/>
                <w:color w:val="000000" w:themeColor="text1"/>
              </w:rPr>
              <w:t>Nirmalasari</w:t>
            </w:r>
            <w:proofErr w:type="spellEnd"/>
            <w:r w:rsidRPr="00DB25C4">
              <w:rPr>
                <w:rFonts w:eastAsiaTheme="minorEastAsia" w:cstheme="minorHAnsi"/>
                <w:color w:val="000000" w:themeColor="text1"/>
              </w:rPr>
              <w:t xml:space="preserve">, </w:t>
            </w:r>
            <w:proofErr w:type="spellStart"/>
            <w:r w:rsidRPr="00DB25C4">
              <w:rPr>
                <w:rFonts w:eastAsiaTheme="minorEastAsia" w:cstheme="minorHAnsi"/>
                <w:color w:val="000000" w:themeColor="text1"/>
              </w:rPr>
              <w:t>S.Pd</w:t>
            </w:r>
            <w:proofErr w:type="spellEnd"/>
            <w:r w:rsidRPr="00DB25C4">
              <w:rPr>
                <w:rFonts w:eastAsiaTheme="minorEastAsia" w:cstheme="minorHAnsi"/>
                <w:color w:val="000000" w:themeColor="text1"/>
              </w:rPr>
              <w:t xml:space="preserve">., </w:t>
            </w:r>
            <w:proofErr w:type="spellStart"/>
            <w:r w:rsidRPr="00DB25C4">
              <w:rPr>
                <w:rFonts w:eastAsiaTheme="minorEastAsia" w:cstheme="minorHAnsi"/>
                <w:color w:val="000000" w:themeColor="text1"/>
              </w:rPr>
              <w:t>M.Pd</w:t>
            </w:r>
            <w:proofErr w:type="spellEnd"/>
            <w:r w:rsidRPr="00DB25C4">
              <w:rPr>
                <w:rFonts w:eastAsiaTheme="minorEastAsia" w:cstheme="minorHAnsi"/>
                <w:color w:val="000000" w:themeColor="text1"/>
              </w:rPr>
              <w:t>.</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C47E0C" w14:textId="1D73E688" w:rsidR="002A20EE" w:rsidRPr="00DB25C4" w:rsidRDefault="002A20EE" w:rsidP="00687314">
            <w:pPr>
              <w:spacing w:after="0" w:line="240" w:lineRule="auto"/>
              <w:rPr>
                <w:rFonts w:cstheme="minorHAnsi"/>
                <w:color w:val="000000"/>
              </w:rPr>
            </w:pPr>
            <w:r w:rsidRPr="00DB25C4">
              <w:rPr>
                <w:rFonts w:eastAsiaTheme="minorEastAsia" w:cstheme="minorHAnsi"/>
                <w:color w:val="000000" w:themeColor="text1"/>
              </w:rPr>
              <w:t>Pendidikan Bahasa Indonesia</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24733F" w14:textId="2A3AA6CD" w:rsidR="002A20EE" w:rsidRPr="00DB25C4" w:rsidRDefault="002A20EE" w:rsidP="00687314">
            <w:pPr>
              <w:spacing w:after="0" w:line="240" w:lineRule="auto"/>
              <w:rPr>
                <w:rFonts w:cstheme="minorHAnsi"/>
              </w:rPr>
            </w:pPr>
            <w:r w:rsidRPr="00DB25C4">
              <w:rPr>
                <w:rFonts w:eastAsiaTheme="minorEastAsia" w:cstheme="minorHAnsi"/>
              </w:rPr>
              <w:t>International Webinar Creative Writing in an online Learning Mode</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65E60C" w14:textId="271DCDCF" w:rsidR="002A20EE" w:rsidRPr="00DB25C4" w:rsidRDefault="002A20EE" w:rsidP="00687314">
            <w:pPr>
              <w:spacing w:after="0" w:line="240" w:lineRule="auto"/>
              <w:rPr>
                <w:rFonts w:cstheme="minorHAnsi"/>
              </w:rPr>
            </w:pPr>
            <w:r w:rsidRPr="00DB25C4">
              <w:rPr>
                <w:rFonts w:eastAsiaTheme="minorEastAsia" w:cstheme="minorHAnsi"/>
              </w:rPr>
              <w:t>Online</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3709A4" w14:textId="241708FE" w:rsidR="002A20EE" w:rsidRPr="00DB25C4" w:rsidRDefault="002A20EE" w:rsidP="00687314">
            <w:pPr>
              <w:spacing w:after="0" w:line="240" w:lineRule="auto"/>
              <w:rPr>
                <w:rFonts w:cstheme="minorHAnsi"/>
              </w:rPr>
            </w:pPr>
            <w:r w:rsidRPr="00DB25C4">
              <w:rPr>
                <w:rFonts w:eastAsiaTheme="minorEastAsia" w:cstheme="minorHAnsi"/>
              </w:rPr>
              <w:t xml:space="preserve">18 </w:t>
            </w:r>
            <w:proofErr w:type="spellStart"/>
            <w:r w:rsidRPr="00DB25C4">
              <w:rPr>
                <w:rFonts w:eastAsiaTheme="minorEastAsia" w:cstheme="minorHAnsi"/>
              </w:rPr>
              <w:t>Juni</w:t>
            </w:r>
            <w:proofErr w:type="spellEnd"/>
            <w:r w:rsidRPr="00DB25C4">
              <w:rPr>
                <w:rFonts w:eastAsiaTheme="minorEastAsia" w:cstheme="minorHAnsi"/>
              </w:rPr>
              <w:t xml:space="preserve"> 2020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79A3A8" w14:textId="77777777" w:rsidR="002A20EE" w:rsidRPr="00DB25C4" w:rsidRDefault="002A20EE" w:rsidP="00687314">
            <w:pPr>
              <w:spacing w:after="0" w:line="240" w:lineRule="auto"/>
              <w:rPr>
                <w:rFonts w:cstheme="minorHAnsi"/>
              </w:rPr>
            </w:pPr>
          </w:p>
        </w:tc>
      </w:tr>
      <w:tr w:rsidR="002A20EE" w:rsidRPr="00DB25C4" w14:paraId="767E16D2" w14:textId="77777777" w:rsidTr="00CD4E67">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05C0256E" w14:textId="77777777" w:rsidR="002A20EE" w:rsidRPr="00DB25C4" w:rsidRDefault="002A20EE" w:rsidP="00687314">
            <w:pPr>
              <w:spacing w:after="0" w:line="240" w:lineRule="auto"/>
              <w:jc w:val="center"/>
              <w:rPr>
                <w:rFonts w:cstheme="minorHAnsi"/>
                <w:color w:val="000000"/>
              </w:rPr>
            </w:pPr>
          </w:p>
        </w:tc>
        <w:tc>
          <w:tcPr>
            <w:tcW w:w="2863" w:type="dxa"/>
            <w:tcBorders>
              <w:top w:val="single" w:sz="4" w:space="0" w:color="auto"/>
              <w:left w:val="single" w:sz="4" w:space="0" w:color="auto"/>
              <w:bottom w:val="single" w:sz="4" w:space="0" w:color="auto"/>
              <w:right w:val="single" w:sz="4" w:space="0" w:color="auto"/>
            </w:tcBorders>
            <w:shd w:val="clear" w:color="auto" w:fill="auto"/>
            <w:noWrap/>
            <w:hideMark/>
          </w:tcPr>
          <w:p w14:paraId="376897BF" w14:textId="77777777" w:rsidR="002A20EE" w:rsidRPr="00DB25C4" w:rsidRDefault="002A20EE" w:rsidP="00687314">
            <w:pPr>
              <w:spacing w:after="0" w:line="240" w:lineRule="auto"/>
              <w:rPr>
                <w:rFonts w:cstheme="minorHAnsi"/>
                <w:color w:val="000000"/>
              </w:rPr>
            </w:pP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9254DC" w14:textId="77777777" w:rsidR="002A20EE" w:rsidRPr="00DB25C4" w:rsidRDefault="002A20EE" w:rsidP="00687314">
            <w:pPr>
              <w:spacing w:after="0" w:line="240" w:lineRule="auto"/>
              <w:rPr>
                <w:rFonts w:cstheme="minorHAnsi"/>
                <w:color w:val="000000"/>
              </w:rPr>
            </w:pP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CE47AE" w14:textId="564D021E" w:rsidR="002A20EE" w:rsidRPr="00DB25C4" w:rsidRDefault="002A20EE" w:rsidP="00687314">
            <w:pPr>
              <w:spacing w:after="0" w:line="240" w:lineRule="auto"/>
              <w:rPr>
                <w:rFonts w:cstheme="minorHAnsi"/>
              </w:rPr>
            </w:pPr>
            <w:r w:rsidRPr="00DB25C4">
              <w:rPr>
                <w:rFonts w:eastAsiaTheme="minorEastAsia" w:cstheme="minorHAnsi"/>
              </w:rPr>
              <w:t xml:space="preserve">Seminar Gerakan </w:t>
            </w:r>
            <w:proofErr w:type="spellStart"/>
            <w:r w:rsidRPr="00DB25C4">
              <w:rPr>
                <w:rFonts w:eastAsiaTheme="minorEastAsia" w:cstheme="minorHAnsi"/>
              </w:rPr>
              <w:t>Menulis</w:t>
            </w:r>
            <w:proofErr w:type="spellEnd"/>
            <w:r w:rsidRPr="00DB25C4">
              <w:rPr>
                <w:rFonts w:eastAsiaTheme="minorEastAsia" w:cstheme="minorHAnsi"/>
              </w:rPr>
              <w:t xml:space="preserve"> </w:t>
            </w:r>
            <w:proofErr w:type="spellStart"/>
            <w:r w:rsidRPr="00DB25C4">
              <w:rPr>
                <w:rFonts w:eastAsiaTheme="minorEastAsia" w:cstheme="minorHAnsi"/>
              </w:rPr>
              <w:t>Buku</w:t>
            </w:r>
            <w:proofErr w:type="spellEnd"/>
            <w:r w:rsidRPr="00DB25C4">
              <w:rPr>
                <w:rFonts w:eastAsiaTheme="minorEastAsia" w:cstheme="minorHAnsi"/>
              </w:rPr>
              <w:t xml:space="preserve"> Oleh </w:t>
            </w:r>
            <w:r w:rsidRPr="00DB25C4">
              <w:rPr>
                <w:rFonts w:eastAsiaTheme="minorEastAsia" w:cstheme="minorHAnsi"/>
              </w:rPr>
              <w:lastRenderedPageBreak/>
              <w:t xml:space="preserve">Guru: Aku Bisa </w:t>
            </w:r>
            <w:proofErr w:type="spellStart"/>
            <w:r w:rsidRPr="00DB25C4">
              <w:rPr>
                <w:rFonts w:eastAsiaTheme="minorEastAsia" w:cstheme="minorHAnsi"/>
              </w:rPr>
              <w:t>Menulis</w:t>
            </w:r>
            <w:proofErr w:type="spellEnd"/>
            <w:r w:rsidRPr="00DB25C4">
              <w:rPr>
                <w:rFonts w:eastAsiaTheme="minorEastAsia" w:cstheme="minorHAnsi"/>
              </w:rPr>
              <w:t xml:space="preserve"> </w:t>
            </w:r>
            <w:proofErr w:type="spellStart"/>
            <w:r w:rsidRPr="00DB25C4">
              <w:rPr>
                <w:rFonts w:eastAsiaTheme="minorEastAsia" w:cstheme="minorHAnsi"/>
              </w:rPr>
              <w:t>Buku</w:t>
            </w:r>
            <w:proofErr w:type="spellEnd"/>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A083D3" w14:textId="1F2BC630" w:rsidR="002A20EE" w:rsidRPr="00DB25C4" w:rsidRDefault="002A20EE" w:rsidP="00687314">
            <w:pPr>
              <w:spacing w:after="0" w:line="240" w:lineRule="auto"/>
              <w:rPr>
                <w:rFonts w:cstheme="minorHAnsi"/>
              </w:rPr>
            </w:pPr>
            <w:r w:rsidRPr="00DB25C4">
              <w:rPr>
                <w:rFonts w:eastAsiaTheme="minorEastAsia" w:cstheme="minorHAnsi"/>
              </w:rPr>
              <w:lastRenderedPageBreak/>
              <w:t>Online</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EE168A" w14:textId="6B12FE10" w:rsidR="002A20EE" w:rsidRPr="00DB25C4" w:rsidRDefault="002A20EE" w:rsidP="00687314">
            <w:pPr>
              <w:spacing w:after="0" w:line="240" w:lineRule="auto"/>
              <w:rPr>
                <w:rFonts w:cstheme="minorHAnsi"/>
              </w:rPr>
            </w:pPr>
            <w:r w:rsidRPr="00DB25C4">
              <w:rPr>
                <w:rFonts w:eastAsiaTheme="minorEastAsia" w:cstheme="minorHAnsi"/>
              </w:rPr>
              <w:t xml:space="preserve">23 </w:t>
            </w:r>
            <w:proofErr w:type="spellStart"/>
            <w:r w:rsidRPr="00DB25C4">
              <w:rPr>
                <w:rFonts w:eastAsiaTheme="minorEastAsia" w:cstheme="minorHAnsi"/>
              </w:rPr>
              <w:t>Juni</w:t>
            </w:r>
            <w:proofErr w:type="spellEnd"/>
            <w:r w:rsidRPr="00DB25C4">
              <w:rPr>
                <w:rFonts w:eastAsiaTheme="minorEastAsia" w:cstheme="minorHAnsi"/>
              </w:rPr>
              <w:t xml:space="preserve"> 2020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E3714A" w14:textId="77777777" w:rsidR="002A20EE" w:rsidRPr="00DB25C4" w:rsidRDefault="002A20EE" w:rsidP="00687314">
            <w:pPr>
              <w:spacing w:after="0" w:line="240" w:lineRule="auto"/>
              <w:rPr>
                <w:rFonts w:cstheme="minorHAnsi"/>
              </w:rPr>
            </w:pPr>
          </w:p>
        </w:tc>
      </w:tr>
      <w:tr w:rsidR="002A20EE" w:rsidRPr="00DB25C4" w14:paraId="50713E0C" w14:textId="77777777" w:rsidTr="00CD4E67">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5E3E68B4" w14:textId="52A9A652" w:rsidR="002A20EE" w:rsidRPr="00DB25C4" w:rsidRDefault="002A20EE" w:rsidP="00687314">
            <w:pPr>
              <w:spacing w:after="0" w:line="240" w:lineRule="auto"/>
              <w:jc w:val="center"/>
              <w:rPr>
                <w:rFonts w:cstheme="minorHAnsi"/>
                <w:color w:val="000000"/>
              </w:rPr>
            </w:pPr>
          </w:p>
        </w:tc>
        <w:tc>
          <w:tcPr>
            <w:tcW w:w="2863" w:type="dxa"/>
            <w:tcBorders>
              <w:top w:val="single" w:sz="4" w:space="0" w:color="auto"/>
              <w:left w:val="single" w:sz="4" w:space="0" w:color="auto"/>
              <w:bottom w:val="single" w:sz="4" w:space="0" w:color="auto"/>
              <w:right w:val="single" w:sz="4" w:space="0" w:color="auto"/>
            </w:tcBorders>
            <w:shd w:val="clear" w:color="auto" w:fill="auto"/>
            <w:noWrap/>
            <w:hideMark/>
          </w:tcPr>
          <w:p w14:paraId="1B43A952" w14:textId="515E7107" w:rsidR="002A20EE" w:rsidRPr="00DB25C4" w:rsidRDefault="002A20EE" w:rsidP="00687314">
            <w:pPr>
              <w:spacing w:after="0" w:line="240" w:lineRule="auto"/>
              <w:rPr>
                <w:rFonts w:cstheme="minorHAnsi"/>
                <w:color w:val="000000"/>
              </w:rPr>
            </w:pP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C35FCC" w14:textId="2F230032" w:rsidR="002A20EE" w:rsidRPr="00DB25C4" w:rsidRDefault="002A20EE" w:rsidP="00687314">
            <w:pPr>
              <w:spacing w:after="0" w:line="240" w:lineRule="auto"/>
              <w:rPr>
                <w:rFonts w:cstheme="minorHAnsi"/>
                <w:color w:val="000000"/>
              </w:rPr>
            </w:pP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3EC0A5" w14:textId="4F1BBA1F" w:rsidR="002A20EE" w:rsidRPr="00DB25C4" w:rsidRDefault="002A20EE" w:rsidP="00687314">
            <w:pPr>
              <w:spacing w:after="0" w:line="240" w:lineRule="auto"/>
              <w:rPr>
                <w:rFonts w:cstheme="minorHAnsi"/>
              </w:rPr>
            </w:pPr>
            <w:r w:rsidRPr="00DB25C4">
              <w:rPr>
                <w:rFonts w:eastAsiaTheme="minorEastAsia" w:cstheme="minorHAnsi"/>
              </w:rPr>
              <w:t xml:space="preserve">Webinar </w:t>
            </w:r>
            <w:proofErr w:type="spellStart"/>
            <w:r w:rsidRPr="00DB25C4">
              <w:rPr>
                <w:rFonts w:eastAsiaTheme="minorEastAsia" w:cstheme="minorHAnsi"/>
              </w:rPr>
              <w:t>Pengembangan</w:t>
            </w:r>
            <w:proofErr w:type="spellEnd"/>
            <w:r w:rsidRPr="00DB25C4">
              <w:rPr>
                <w:rFonts w:eastAsiaTheme="minorEastAsia" w:cstheme="minorHAnsi"/>
              </w:rPr>
              <w:t xml:space="preserve"> Higher Order Thinking Skills (HOTS) </w:t>
            </w:r>
            <w:proofErr w:type="spellStart"/>
            <w:r w:rsidRPr="00DB25C4">
              <w:rPr>
                <w:rFonts w:eastAsiaTheme="minorEastAsia" w:cstheme="minorHAnsi"/>
              </w:rPr>
              <w:t>melalui</w:t>
            </w:r>
            <w:proofErr w:type="spellEnd"/>
            <w:r w:rsidRPr="00DB25C4">
              <w:rPr>
                <w:rFonts w:eastAsiaTheme="minorEastAsia" w:cstheme="minorHAnsi"/>
              </w:rPr>
              <w:t xml:space="preserve"> </w:t>
            </w:r>
            <w:proofErr w:type="spellStart"/>
            <w:r w:rsidRPr="00DB25C4">
              <w:rPr>
                <w:rFonts w:eastAsiaTheme="minorEastAsia" w:cstheme="minorHAnsi"/>
              </w:rPr>
              <w:t>Pembelajaran</w:t>
            </w:r>
            <w:proofErr w:type="spellEnd"/>
            <w:r w:rsidRPr="00DB25C4">
              <w:rPr>
                <w:rFonts w:eastAsiaTheme="minorEastAsia" w:cstheme="minorHAnsi"/>
              </w:rPr>
              <w:t xml:space="preserve"> Daring</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7141DF" w14:textId="66794BCD" w:rsidR="002A20EE" w:rsidRPr="00DB25C4" w:rsidRDefault="002A20EE" w:rsidP="00687314">
            <w:pPr>
              <w:spacing w:after="0" w:line="240" w:lineRule="auto"/>
              <w:rPr>
                <w:rFonts w:cstheme="minorHAnsi"/>
              </w:rPr>
            </w:pPr>
            <w:r w:rsidRPr="00DB25C4">
              <w:rPr>
                <w:rFonts w:eastAsiaTheme="minorEastAsia" w:cstheme="minorHAnsi"/>
              </w:rPr>
              <w:t>Online</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F8F03E" w14:textId="6CC886F8" w:rsidR="002A20EE" w:rsidRPr="00DB25C4" w:rsidRDefault="002A20EE" w:rsidP="00687314">
            <w:pPr>
              <w:spacing w:after="0" w:line="240" w:lineRule="auto"/>
              <w:rPr>
                <w:rFonts w:cstheme="minorHAnsi"/>
              </w:rPr>
            </w:pPr>
            <w:r w:rsidRPr="00DB25C4">
              <w:rPr>
                <w:rFonts w:eastAsiaTheme="minorEastAsia" w:cstheme="minorHAnsi"/>
              </w:rPr>
              <w:t xml:space="preserve">18 </w:t>
            </w:r>
            <w:proofErr w:type="spellStart"/>
            <w:r w:rsidRPr="00DB25C4">
              <w:rPr>
                <w:rFonts w:eastAsiaTheme="minorEastAsia" w:cstheme="minorHAnsi"/>
              </w:rPr>
              <w:t>Juni</w:t>
            </w:r>
            <w:proofErr w:type="spellEnd"/>
            <w:r w:rsidRPr="00DB25C4">
              <w:rPr>
                <w:rFonts w:eastAsiaTheme="minorEastAsia" w:cstheme="minorHAnsi"/>
              </w:rPr>
              <w:t xml:space="preserve"> 2020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252109" w14:textId="77777777" w:rsidR="002A20EE" w:rsidRPr="00DB25C4" w:rsidRDefault="002A20EE" w:rsidP="00687314">
            <w:pPr>
              <w:spacing w:after="0" w:line="240" w:lineRule="auto"/>
              <w:rPr>
                <w:rFonts w:cstheme="minorHAnsi"/>
              </w:rPr>
            </w:pPr>
          </w:p>
        </w:tc>
      </w:tr>
      <w:tr w:rsidR="002A20EE" w:rsidRPr="00DB25C4" w14:paraId="336AF5BE" w14:textId="77777777" w:rsidTr="00CD4E67">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23662741" w14:textId="77777777" w:rsidR="002A20EE" w:rsidRPr="00DB25C4" w:rsidRDefault="002A20EE" w:rsidP="00687314">
            <w:pPr>
              <w:spacing w:after="0" w:line="240" w:lineRule="auto"/>
              <w:jc w:val="center"/>
              <w:rPr>
                <w:rFonts w:cstheme="minorHAnsi"/>
                <w:color w:val="000000"/>
              </w:rPr>
            </w:pPr>
          </w:p>
        </w:tc>
        <w:tc>
          <w:tcPr>
            <w:tcW w:w="2863" w:type="dxa"/>
            <w:tcBorders>
              <w:top w:val="single" w:sz="4" w:space="0" w:color="auto"/>
              <w:left w:val="single" w:sz="4" w:space="0" w:color="auto"/>
              <w:bottom w:val="single" w:sz="4" w:space="0" w:color="auto"/>
              <w:right w:val="single" w:sz="4" w:space="0" w:color="auto"/>
            </w:tcBorders>
            <w:shd w:val="clear" w:color="auto" w:fill="auto"/>
            <w:noWrap/>
            <w:hideMark/>
          </w:tcPr>
          <w:p w14:paraId="20FCBABD" w14:textId="77777777" w:rsidR="002A20EE" w:rsidRPr="00DB25C4" w:rsidRDefault="002A20EE" w:rsidP="00687314">
            <w:pPr>
              <w:spacing w:after="0" w:line="240" w:lineRule="auto"/>
              <w:rPr>
                <w:rFonts w:cstheme="minorHAnsi"/>
                <w:color w:val="000000"/>
              </w:rPr>
            </w:pP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949B23" w14:textId="77777777" w:rsidR="002A20EE" w:rsidRPr="00DB25C4" w:rsidRDefault="002A20EE" w:rsidP="00687314">
            <w:pPr>
              <w:spacing w:after="0" w:line="240" w:lineRule="auto"/>
              <w:rPr>
                <w:rFonts w:cstheme="minorHAnsi"/>
                <w:color w:val="000000"/>
              </w:rPr>
            </w:pP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104336" w14:textId="5818A4F7" w:rsidR="002A20EE" w:rsidRPr="00DB25C4" w:rsidRDefault="002A20EE" w:rsidP="00687314">
            <w:pPr>
              <w:spacing w:after="0" w:line="240" w:lineRule="auto"/>
              <w:rPr>
                <w:rFonts w:cstheme="minorHAnsi"/>
              </w:rPr>
            </w:pPr>
            <w:r w:rsidRPr="00DB25C4">
              <w:rPr>
                <w:rFonts w:eastAsiaTheme="minorEastAsia" w:cstheme="minorHAnsi"/>
              </w:rPr>
              <w:t xml:space="preserve">Webinar </w:t>
            </w:r>
            <w:proofErr w:type="spellStart"/>
            <w:r w:rsidRPr="00DB25C4">
              <w:rPr>
                <w:rFonts w:eastAsiaTheme="minorEastAsia" w:cstheme="minorHAnsi"/>
              </w:rPr>
              <w:t>Kiat</w:t>
            </w:r>
            <w:proofErr w:type="spellEnd"/>
            <w:r w:rsidRPr="00DB25C4">
              <w:rPr>
                <w:rFonts w:eastAsiaTheme="minorEastAsia" w:cstheme="minorHAnsi"/>
              </w:rPr>
              <w:t xml:space="preserve"> </w:t>
            </w:r>
            <w:proofErr w:type="spellStart"/>
            <w:r w:rsidRPr="00DB25C4">
              <w:rPr>
                <w:rFonts w:eastAsiaTheme="minorEastAsia" w:cstheme="minorHAnsi"/>
              </w:rPr>
              <w:t>Sukses</w:t>
            </w:r>
            <w:proofErr w:type="spellEnd"/>
            <w:r w:rsidRPr="00DB25C4">
              <w:rPr>
                <w:rFonts w:eastAsiaTheme="minorEastAsia" w:cstheme="minorHAnsi"/>
              </w:rPr>
              <w:t xml:space="preserve"> </w:t>
            </w:r>
            <w:proofErr w:type="spellStart"/>
            <w:r w:rsidRPr="00DB25C4">
              <w:rPr>
                <w:rFonts w:eastAsiaTheme="minorEastAsia" w:cstheme="minorHAnsi"/>
              </w:rPr>
              <w:t>Mengawali</w:t>
            </w:r>
            <w:proofErr w:type="spellEnd"/>
            <w:r w:rsidRPr="00DB25C4">
              <w:rPr>
                <w:rFonts w:eastAsiaTheme="minorEastAsia" w:cstheme="minorHAnsi"/>
              </w:rPr>
              <w:t xml:space="preserve"> </w:t>
            </w:r>
            <w:proofErr w:type="spellStart"/>
            <w:r w:rsidRPr="00DB25C4">
              <w:rPr>
                <w:rFonts w:eastAsiaTheme="minorEastAsia" w:cstheme="minorHAnsi"/>
              </w:rPr>
              <w:t>Karier</w:t>
            </w:r>
            <w:proofErr w:type="spellEnd"/>
            <w:r w:rsidRPr="00DB25C4">
              <w:rPr>
                <w:rFonts w:eastAsiaTheme="minorEastAsia" w:cstheme="minorHAnsi"/>
              </w:rPr>
              <w:t xml:space="preserve"> </w:t>
            </w:r>
            <w:proofErr w:type="spellStart"/>
            <w:r w:rsidRPr="00DB25C4">
              <w:rPr>
                <w:rFonts w:eastAsiaTheme="minorEastAsia" w:cstheme="minorHAnsi"/>
              </w:rPr>
              <w:t>Sebagai</w:t>
            </w:r>
            <w:proofErr w:type="spellEnd"/>
            <w:r w:rsidRPr="00DB25C4">
              <w:rPr>
                <w:rFonts w:eastAsiaTheme="minorEastAsia" w:cstheme="minorHAnsi"/>
              </w:rPr>
              <w:t xml:space="preserve"> </w:t>
            </w:r>
            <w:proofErr w:type="spellStart"/>
            <w:r w:rsidRPr="00DB25C4">
              <w:rPr>
                <w:rFonts w:eastAsiaTheme="minorEastAsia" w:cstheme="minorHAnsi"/>
              </w:rPr>
              <w:t>Pengajar</w:t>
            </w:r>
            <w:proofErr w:type="spellEnd"/>
            <w:r w:rsidRPr="00DB25C4">
              <w:rPr>
                <w:rFonts w:eastAsiaTheme="minorEastAsia" w:cstheme="minorHAnsi"/>
              </w:rPr>
              <w:t xml:space="preserve"> BIPA</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EF62FB" w14:textId="1D8E87CA" w:rsidR="002A20EE" w:rsidRPr="00DB25C4" w:rsidRDefault="002A20EE" w:rsidP="00687314">
            <w:pPr>
              <w:spacing w:after="0" w:line="240" w:lineRule="auto"/>
              <w:rPr>
                <w:rFonts w:cstheme="minorHAnsi"/>
              </w:rPr>
            </w:pPr>
            <w:r w:rsidRPr="00DB25C4">
              <w:rPr>
                <w:rFonts w:eastAsiaTheme="minorEastAsia" w:cstheme="minorHAnsi"/>
              </w:rPr>
              <w:t>Online</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B51464" w14:textId="02D678F8" w:rsidR="002A20EE" w:rsidRPr="00DB25C4" w:rsidRDefault="002A20EE" w:rsidP="00687314">
            <w:pPr>
              <w:spacing w:after="0" w:line="240" w:lineRule="auto"/>
              <w:rPr>
                <w:rFonts w:cstheme="minorHAnsi"/>
              </w:rPr>
            </w:pPr>
            <w:r w:rsidRPr="00DB25C4">
              <w:rPr>
                <w:rFonts w:eastAsiaTheme="minorEastAsia" w:cstheme="minorHAnsi"/>
              </w:rPr>
              <w:t xml:space="preserve">9 </w:t>
            </w:r>
            <w:proofErr w:type="spellStart"/>
            <w:r w:rsidRPr="00DB25C4">
              <w:rPr>
                <w:rFonts w:eastAsiaTheme="minorEastAsia" w:cstheme="minorHAnsi"/>
              </w:rPr>
              <w:t>Juni</w:t>
            </w:r>
            <w:proofErr w:type="spellEnd"/>
            <w:r w:rsidRPr="00DB25C4">
              <w:rPr>
                <w:rFonts w:eastAsiaTheme="minorEastAsia" w:cstheme="minorHAnsi"/>
              </w:rPr>
              <w:t xml:space="preserve"> 2020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DC3F09" w14:textId="77777777" w:rsidR="002A20EE" w:rsidRPr="00DB25C4" w:rsidRDefault="002A20EE" w:rsidP="00687314">
            <w:pPr>
              <w:spacing w:after="0" w:line="240" w:lineRule="auto"/>
              <w:rPr>
                <w:rFonts w:cstheme="minorHAnsi"/>
              </w:rPr>
            </w:pPr>
          </w:p>
        </w:tc>
      </w:tr>
      <w:tr w:rsidR="002A20EE" w:rsidRPr="00DB25C4" w14:paraId="07963D78" w14:textId="77777777" w:rsidTr="00CD4E67">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296239B7" w14:textId="77777777" w:rsidR="002A20EE" w:rsidRPr="00DB25C4" w:rsidRDefault="002A20EE" w:rsidP="00687314">
            <w:pPr>
              <w:spacing w:after="0" w:line="240" w:lineRule="auto"/>
              <w:jc w:val="center"/>
              <w:rPr>
                <w:rFonts w:cstheme="minorHAnsi"/>
                <w:color w:val="000000"/>
              </w:rPr>
            </w:pPr>
          </w:p>
        </w:tc>
        <w:tc>
          <w:tcPr>
            <w:tcW w:w="2863" w:type="dxa"/>
            <w:tcBorders>
              <w:top w:val="single" w:sz="4" w:space="0" w:color="auto"/>
              <w:left w:val="single" w:sz="4" w:space="0" w:color="auto"/>
              <w:bottom w:val="single" w:sz="4" w:space="0" w:color="auto"/>
              <w:right w:val="single" w:sz="4" w:space="0" w:color="auto"/>
            </w:tcBorders>
            <w:shd w:val="clear" w:color="auto" w:fill="auto"/>
            <w:noWrap/>
            <w:hideMark/>
          </w:tcPr>
          <w:p w14:paraId="384CE418" w14:textId="77777777" w:rsidR="002A20EE" w:rsidRPr="00DB25C4" w:rsidRDefault="002A20EE" w:rsidP="00687314">
            <w:pPr>
              <w:spacing w:after="0" w:line="240" w:lineRule="auto"/>
              <w:rPr>
                <w:rFonts w:cstheme="minorHAnsi"/>
                <w:color w:val="000000"/>
              </w:rPr>
            </w:pP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D7328C" w14:textId="77777777" w:rsidR="002A20EE" w:rsidRPr="00DB25C4" w:rsidRDefault="002A20EE" w:rsidP="00687314">
            <w:pPr>
              <w:spacing w:after="0" w:line="240" w:lineRule="auto"/>
              <w:rPr>
                <w:rFonts w:cstheme="minorHAnsi"/>
                <w:color w:val="000000"/>
              </w:rPr>
            </w:pP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BB3026" w14:textId="7A0A8ABB" w:rsidR="002A20EE" w:rsidRPr="00DB25C4" w:rsidRDefault="002A20EE" w:rsidP="00687314">
            <w:pPr>
              <w:spacing w:after="0" w:line="240" w:lineRule="auto"/>
              <w:rPr>
                <w:rFonts w:cstheme="minorHAnsi"/>
              </w:rPr>
            </w:pPr>
            <w:r w:rsidRPr="00DB25C4">
              <w:rPr>
                <w:rFonts w:eastAsiaTheme="minorEastAsia" w:cstheme="minorHAnsi"/>
              </w:rPr>
              <w:t>Webinar Wholistic Education in The New Normal Era</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33156C" w14:textId="1E5C2B9B" w:rsidR="002A20EE" w:rsidRPr="00DB25C4" w:rsidRDefault="002A20EE" w:rsidP="00687314">
            <w:pPr>
              <w:spacing w:after="0" w:line="240" w:lineRule="auto"/>
              <w:rPr>
                <w:rFonts w:cstheme="minorHAnsi"/>
              </w:rPr>
            </w:pPr>
            <w:r w:rsidRPr="00DB25C4">
              <w:rPr>
                <w:rFonts w:eastAsiaTheme="minorEastAsia" w:cstheme="minorHAnsi"/>
              </w:rPr>
              <w:t>Online</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C98E33" w14:textId="43E773AB" w:rsidR="002A20EE" w:rsidRPr="00DB25C4" w:rsidRDefault="002A20EE" w:rsidP="00687314">
            <w:pPr>
              <w:spacing w:after="0" w:line="240" w:lineRule="auto"/>
              <w:rPr>
                <w:rFonts w:cstheme="minorHAnsi"/>
              </w:rPr>
            </w:pPr>
            <w:r w:rsidRPr="00DB25C4">
              <w:rPr>
                <w:rFonts w:eastAsiaTheme="minorEastAsia" w:cstheme="minorHAnsi"/>
              </w:rPr>
              <w:t xml:space="preserve">12 </w:t>
            </w:r>
            <w:proofErr w:type="spellStart"/>
            <w:r w:rsidRPr="00DB25C4">
              <w:rPr>
                <w:rFonts w:eastAsiaTheme="minorEastAsia" w:cstheme="minorHAnsi"/>
              </w:rPr>
              <w:t>Juni</w:t>
            </w:r>
            <w:proofErr w:type="spellEnd"/>
            <w:r w:rsidRPr="00DB25C4">
              <w:rPr>
                <w:rFonts w:eastAsiaTheme="minorEastAsia" w:cstheme="minorHAnsi"/>
              </w:rPr>
              <w:t xml:space="preserve"> 2020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611CAE" w14:textId="77777777" w:rsidR="002A20EE" w:rsidRPr="00DB25C4" w:rsidRDefault="002A20EE" w:rsidP="00687314">
            <w:pPr>
              <w:spacing w:after="0" w:line="240" w:lineRule="auto"/>
              <w:rPr>
                <w:rFonts w:cstheme="minorHAnsi"/>
              </w:rPr>
            </w:pPr>
          </w:p>
        </w:tc>
      </w:tr>
    </w:tbl>
    <w:p w14:paraId="2985E8C7" w14:textId="77777777" w:rsidR="002A20EE" w:rsidRDefault="002A20EE" w:rsidP="00687314">
      <w:pPr>
        <w:spacing w:after="0" w:line="240" w:lineRule="auto"/>
        <w:rPr>
          <w:rFonts w:cstheme="minorHAnsi"/>
        </w:rPr>
        <w:sectPr w:rsidR="002A20EE" w:rsidSect="00687314">
          <w:pgSz w:w="15840" w:h="12240" w:orient="landscape"/>
          <w:pgMar w:top="1440" w:right="1440" w:bottom="1440" w:left="1440" w:header="720" w:footer="720" w:gutter="0"/>
          <w:cols w:space="720"/>
          <w:noEndnote/>
          <w:docGrid w:linePitch="299"/>
        </w:sectPr>
      </w:pPr>
    </w:p>
    <w:p w14:paraId="59DF580E" w14:textId="77777777" w:rsidR="002A20EE" w:rsidRDefault="002A20EE" w:rsidP="00687314">
      <w:pPr>
        <w:spacing w:after="0" w:line="240" w:lineRule="auto"/>
        <w:rPr>
          <w:rFonts w:cstheme="minorHAnsi"/>
        </w:rPr>
        <w:sectPr w:rsidR="002A20EE" w:rsidSect="002A20EE">
          <w:type w:val="continuous"/>
          <w:pgSz w:w="15840" w:h="12240" w:orient="landscape"/>
          <w:pgMar w:top="1440" w:right="1440" w:bottom="1440" w:left="1440" w:header="720" w:footer="720" w:gutter="0"/>
          <w:cols w:space="720"/>
          <w:noEndnote/>
          <w:docGrid w:linePitch="299"/>
        </w:sectPr>
      </w:pPr>
    </w:p>
    <w:p w14:paraId="2DCDC6AE" w14:textId="77777777" w:rsidR="00866ABA" w:rsidRPr="00DB25C4" w:rsidRDefault="00866ABA" w:rsidP="00687314">
      <w:pPr>
        <w:spacing w:after="0" w:line="240" w:lineRule="auto"/>
        <w:ind w:firstLine="195"/>
        <w:rPr>
          <w:rFonts w:cstheme="minorHAnsi"/>
          <w:b/>
          <w:bCs/>
        </w:rPr>
      </w:pPr>
      <w:r w:rsidRPr="00DB25C4">
        <w:rPr>
          <w:rFonts w:cstheme="minorHAnsi"/>
          <w:b/>
          <w:bCs/>
        </w:rPr>
        <w:lastRenderedPageBreak/>
        <w:t xml:space="preserve">4.1.3 </w:t>
      </w:r>
      <w:proofErr w:type="spellStart"/>
      <w:r w:rsidRPr="00DB25C4">
        <w:rPr>
          <w:rFonts w:cstheme="minorHAnsi"/>
          <w:b/>
          <w:bCs/>
        </w:rPr>
        <w:t>Evaluasi</w:t>
      </w:r>
      <w:proofErr w:type="spellEnd"/>
    </w:p>
    <w:p w14:paraId="4A4BCEFC" w14:textId="77777777" w:rsidR="00866ABA" w:rsidRPr="00DB25C4" w:rsidRDefault="00866ABA" w:rsidP="00687314">
      <w:pPr>
        <w:spacing w:after="0" w:line="240" w:lineRule="auto"/>
        <w:ind w:firstLine="195"/>
        <w:jc w:val="both"/>
        <w:rPr>
          <w:rFonts w:cstheme="minorHAnsi"/>
        </w:rPr>
      </w:pP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tentang</w:t>
      </w:r>
      <w:proofErr w:type="spellEnd"/>
      <w:r w:rsidRPr="00DB25C4">
        <w:rPr>
          <w:rFonts w:eastAsia="Calibri" w:cstheme="minorHAnsi"/>
        </w:rPr>
        <w:t xml:space="preserve"> </w:t>
      </w:r>
      <w:proofErr w:type="spellStart"/>
      <w:r w:rsidRPr="00DB25C4">
        <w:rPr>
          <w:rFonts w:eastAsia="Calibri" w:cstheme="minorHAnsi"/>
        </w:rPr>
        <w:t>kebijakan-kebijakan</w:t>
      </w:r>
      <w:proofErr w:type="spellEnd"/>
      <w:r w:rsidRPr="00DB25C4">
        <w:rPr>
          <w:rFonts w:eastAsia="Calibri" w:cstheme="minorHAnsi"/>
        </w:rPr>
        <w:t xml:space="preserve"> yang </w:t>
      </w:r>
      <w:proofErr w:type="spellStart"/>
      <w:r w:rsidRPr="00DB25C4">
        <w:rPr>
          <w:rFonts w:eastAsia="Calibri" w:cstheme="minorHAnsi"/>
        </w:rPr>
        <w:t>mengatur</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melibatkan</w:t>
      </w:r>
      <w:proofErr w:type="spellEnd"/>
      <w:r w:rsidRPr="00DB25C4">
        <w:rPr>
          <w:rFonts w:eastAsia="Calibri" w:cstheme="minorHAnsi"/>
        </w:rPr>
        <w:t xml:space="preserve"> </w:t>
      </w:r>
      <w:proofErr w:type="spellStart"/>
      <w:r w:rsidRPr="00DB25C4">
        <w:rPr>
          <w:rFonts w:eastAsia="Calibri" w:cstheme="minorHAnsi"/>
        </w:rPr>
        <w:t>beberapa</w:t>
      </w:r>
      <w:proofErr w:type="spellEnd"/>
      <w:r w:rsidRPr="00DB25C4">
        <w:rPr>
          <w:rFonts w:eastAsia="Calibri" w:cstheme="minorHAnsi"/>
        </w:rPr>
        <w:t xml:space="preserve"> </w:t>
      </w:r>
      <w:proofErr w:type="spellStart"/>
      <w:r w:rsidRPr="00DB25C4">
        <w:rPr>
          <w:rFonts w:eastAsia="Calibri" w:cstheme="minorHAnsi"/>
        </w:rPr>
        <w:t>responden</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dan </w:t>
      </w:r>
      <w:proofErr w:type="spellStart"/>
      <w:r w:rsidRPr="00DB25C4">
        <w:rPr>
          <w:rFonts w:eastAsia="Calibri" w:cstheme="minorHAnsi"/>
        </w:rPr>
        <w:t>tenaga</w:t>
      </w:r>
      <w:proofErr w:type="spellEnd"/>
      <w:r w:rsidRPr="00DB25C4">
        <w:rPr>
          <w:rFonts w:eastAsia="Calibri" w:cstheme="minorHAnsi"/>
        </w:rPr>
        <w:t xml:space="preserve"> </w:t>
      </w:r>
      <w:proofErr w:type="spellStart"/>
      <w:r w:rsidRPr="00DB25C4">
        <w:rPr>
          <w:rFonts w:eastAsia="Calibri" w:cstheme="minorHAnsi"/>
        </w:rPr>
        <w:t>kependidikan</w:t>
      </w:r>
      <w:proofErr w:type="spellEnd"/>
      <w:r w:rsidRPr="00DB25C4">
        <w:rPr>
          <w:rFonts w:eastAsia="Calibri" w:cstheme="minorHAnsi"/>
        </w:rPr>
        <w:t xml:space="preserve">. Dari </w:t>
      </w:r>
      <w:proofErr w:type="spellStart"/>
      <w:r w:rsidRPr="00DB25C4">
        <w:rPr>
          <w:rFonts w:eastAsia="Calibri" w:cstheme="minorHAnsi"/>
        </w:rPr>
        <w:t>hasil</w:t>
      </w:r>
      <w:proofErr w:type="spellEnd"/>
      <w:r w:rsidRPr="00DB25C4">
        <w:rPr>
          <w:rFonts w:eastAsia="Calibri" w:cstheme="minorHAnsi"/>
        </w:rPr>
        <w:t xml:space="preserve"> survey </w:t>
      </w:r>
      <w:proofErr w:type="spellStart"/>
      <w:r w:rsidRPr="00DB25C4">
        <w:rPr>
          <w:rFonts w:eastAsia="Calibri" w:cstheme="minorHAnsi"/>
        </w:rPr>
        <w:t>ditemukan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sekitar</w:t>
      </w:r>
      <w:proofErr w:type="spellEnd"/>
      <w:r w:rsidRPr="00DB25C4">
        <w:rPr>
          <w:rFonts w:eastAsia="Calibri" w:cstheme="minorHAnsi"/>
        </w:rPr>
        <w:t xml:space="preserve"> 58,3% </w:t>
      </w:r>
      <w:proofErr w:type="spellStart"/>
      <w:r w:rsidRPr="00DB25C4">
        <w:rPr>
          <w:rFonts w:eastAsia="Calibri" w:cstheme="minorHAnsi"/>
        </w:rPr>
        <w:t>menyatakan</w:t>
      </w:r>
      <w:proofErr w:type="spellEnd"/>
      <w:r w:rsidRPr="00DB25C4">
        <w:rPr>
          <w:rFonts w:eastAsia="Calibri" w:cstheme="minorHAnsi"/>
        </w:rPr>
        <w:t xml:space="preserve">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kebijakan-kebijakan</w:t>
      </w:r>
      <w:proofErr w:type="spellEnd"/>
      <w:r w:rsidRPr="00DB25C4">
        <w:rPr>
          <w:rFonts w:eastAsia="Calibri" w:cstheme="minorHAnsi"/>
        </w:rPr>
        <w:t xml:space="preserve"> </w:t>
      </w:r>
      <w:proofErr w:type="spellStart"/>
      <w:r w:rsidRPr="00DB25C4">
        <w:rPr>
          <w:rFonts w:eastAsia="Calibri" w:cstheme="minorHAnsi"/>
        </w:rPr>
        <w:t>tersebut</w:t>
      </w:r>
      <w:proofErr w:type="spellEnd"/>
      <w:r w:rsidRPr="00DB25C4">
        <w:rPr>
          <w:rFonts w:eastAsia="Calibri" w:cstheme="minorHAnsi"/>
        </w:rPr>
        <w:t xml:space="preserve">. </w:t>
      </w:r>
      <w:proofErr w:type="spellStart"/>
      <w:r w:rsidRPr="00DB25C4">
        <w:rPr>
          <w:rFonts w:eastAsia="Calibri" w:cstheme="minorHAnsi"/>
        </w:rPr>
        <w:t>Sementara</w:t>
      </w:r>
      <w:proofErr w:type="spellEnd"/>
      <w:r w:rsidRPr="00DB25C4">
        <w:rPr>
          <w:rFonts w:eastAsia="Calibri" w:cstheme="minorHAnsi"/>
        </w:rPr>
        <w:t xml:space="preserve"> </w:t>
      </w:r>
      <w:proofErr w:type="spellStart"/>
      <w:r w:rsidRPr="00DB25C4">
        <w:rPr>
          <w:rFonts w:eastAsia="Calibri" w:cstheme="minorHAnsi"/>
        </w:rPr>
        <w:t>itu</w:t>
      </w:r>
      <w:proofErr w:type="spellEnd"/>
      <w:r w:rsidRPr="00DB25C4">
        <w:rPr>
          <w:rFonts w:eastAsia="Calibri" w:cstheme="minorHAnsi"/>
        </w:rPr>
        <w:t xml:space="preserve">, 41,7% </w:t>
      </w:r>
      <w:proofErr w:type="spellStart"/>
      <w:r w:rsidRPr="00DB25C4">
        <w:rPr>
          <w:rFonts w:eastAsia="Calibri" w:cstheme="minorHAnsi"/>
        </w:rPr>
        <w:t>mengatakan</w:t>
      </w:r>
      <w:proofErr w:type="spellEnd"/>
      <w:r w:rsidRPr="00DB25C4">
        <w:rPr>
          <w:rFonts w:eastAsia="Calibri" w:cstheme="minorHAnsi"/>
        </w:rPr>
        <w:t xml:space="preserve"> sangat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pengambilan</w:t>
      </w:r>
      <w:proofErr w:type="spellEnd"/>
      <w:r w:rsidRPr="00DB25C4">
        <w:rPr>
          <w:rFonts w:eastAsia="Calibri" w:cstheme="minorHAnsi"/>
        </w:rPr>
        <w:t xml:space="preserve"> </w:t>
      </w:r>
      <w:proofErr w:type="spellStart"/>
      <w:r w:rsidRPr="00DB25C4">
        <w:rPr>
          <w:rFonts w:eastAsia="Calibri" w:cstheme="minorHAnsi"/>
        </w:rPr>
        <w:t>keputusan</w:t>
      </w:r>
      <w:proofErr w:type="spellEnd"/>
      <w:r w:rsidRPr="00DB25C4">
        <w:rPr>
          <w:rFonts w:eastAsia="Calibri" w:cstheme="minorHAnsi"/>
        </w:rPr>
        <w:t xml:space="preserve"> </w:t>
      </w:r>
      <w:proofErr w:type="spellStart"/>
      <w:r w:rsidRPr="00DB25C4">
        <w:rPr>
          <w:rFonts w:eastAsia="Calibri" w:cstheme="minorHAnsi"/>
        </w:rPr>
        <w:t>pimpinan</w:t>
      </w:r>
      <w:proofErr w:type="spellEnd"/>
      <w:r w:rsidRPr="00DB25C4">
        <w:rPr>
          <w:rFonts w:eastAsia="Calibri" w:cstheme="minorHAnsi"/>
        </w:rPr>
        <w:t xml:space="preserve"> UMC </w:t>
      </w:r>
      <w:proofErr w:type="spellStart"/>
      <w:r w:rsidRPr="00DB25C4">
        <w:rPr>
          <w:rFonts w:eastAsia="Calibri" w:cstheme="minorHAnsi"/>
        </w:rPr>
        <w:t>terkait</w:t>
      </w:r>
      <w:proofErr w:type="spellEnd"/>
      <w:r w:rsidRPr="00DB25C4">
        <w:rPr>
          <w:rFonts w:eastAsia="Calibri" w:cstheme="minorHAnsi"/>
        </w:rPr>
        <w:t xml:space="preserve"> </w:t>
      </w:r>
      <w:proofErr w:type="spellStart"/>
      <w:r w:rsidRPr="00DB25C4">
        <w:rPr>
          <w:rFonts w:eastAsia="Calibri" w:cstheme="minorHAnsi"/>
        </w:rPr>
        <w:t>kebijakan</w:t>
      </w:r>
      <w:proofErr w:type="spellEnd"/>
      <w:r w:rsidRPr="00DB25C4">
        <w:rPr>
          <w:rFonts w:eastAsia="Calibri" w:cstheme="minorHAnsi"/>
        </w:rPr>
        <w:t xml:space="preserve"> </w:t>
      </w:r>
      <w:proofErr w:type="spellStart"/>
      <w:r w:rsidRPr="00DB25C4">
        <w:rPr>
          <w:rFonts w:eastAsia="Calibri" w:cstheme="minorHAnsi"/>
        </w:rPr>
        <w:t>tentang</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dan </w:t>
      </w:r>
      <w:proofErr w:type="spellStart"/>
      <w:r w:rsidRPr="00DB25C4">
        <w:rPr>
          <w:rFonts w:eastAsia="Calibri" w:cstheme="minorHAnsi"/>
        </w:rPr>
        <w:t>tenaga</w:t>
      </w:r>
      <w:proofErr w:type="spellEnd"/>
      <w:r w:rsidRPr="00DB25C4">
        <w:rPr>
          <w:rFonts w:eastAsia="Calibri" w:cstheme="minorHAnsi"/>
        </w:rPr>
        <w:t xml:space="preserve"> </w:t>
      </w:r>
      <w:proofErr w:type="spellStart"/>
      <w:r w:rsidRPr="00DB25C4">
        <w:rPr>
          <w:rFonts w:eastAsia="Calibri" w:cstheme="minorHAnsi"/>
        </w:rPr>
        <w:t>kependidikan</w:t>
      </w:r>
      <w:proofErr w:type="spellEnd"/>
      <w:r w:rsidRPr="00DB25C4">
        <w:rPr>
          <w:rFonts w:eastAsia="Calibri" w:cstheme="minorHAnsi"/>
        </w:rPr>
        <w:t xml:space="preserve">. </w:t>
      </w:r>
      <w:r w:rsidRPr="00DB25C4">
        <w:rPr>
          <w:rFonts w:eastAsia="Segoe UI" w:cstheme="minorHAnsi"/>
        </w:rPr>
        <w:t xml:space="preserve">Hal </w:t>
      </w:r>
      <w:proofErr w:type="spellStart"/>
      <w:r w:rsidRPr="00DB25C4">
        <w:rPr>
          <w:rFonts w:eastAsia="Segoe UI" w:cstheme="minorHAnsi"/>
        </w:rPr>
        <w:t>ini</w:t>
      </w:r>
      <w:proofErr w:type="spellEnd"/>
      <w:r w:rsidRPr="00DB25C4">
        <w:rPr>
          <w:rFonts w:eastAsia="Segoe UI" w:cstheme="minorHAnsi"/>
        </w:rPr>
        <w:t xml:space="preserve"> </w:t>
      </w:r>
      <w:proofErr w:type="spellStart"/>
      <w:r w:rsidRPr="00DB25C4">
        <w:rPr>
          <w:rFonts w:eastAsia="Segoe UI" w:cstheme="minorHAnsi"/>
        </w:rPr>
        <w:t>menunjukkan</w:t>
      </w:r>
      <w:proofErr w:type="spellEnd"/>
      <w:r w:rsidRPr="00DB25C4">
        <w:rPr>
          <w:rFonts w:eastAsia="Segoe UI" w:cstheme="minorHAnsi"/>
        </w:rPr>
        <w:t xml:space="preserve"> </w:t>
      </w:r>
      <w:proofErr w:type="spellStart"/>
      <w:r w:rsidRPr="00DB25C4">
        <w:rPr>
          <w:rFonts w:eastAsia="Segoe UI" w:cstheme="minorHAnsi"/>
        </w:rPr>
        <w:t>bahwa</w:t>
      </w:r>
      <w:proofErr w:type="spellEnd"/>
      <w:r w:rsidRPr="00DB25C4">
        <w:rPr>
          <w:rFonts w:eastAsia="Segoe UI" w:cstheme="minorHAnsi"/>
        </w:rPr>
        <w:t xml:space="preserve"> </w:t>
      </w:r>
      <w:proofErr w:type="spellStart"/>
      <w:r w:rsidRPr="00DB25C4">
        <w:rPr>
          <w:rFonts w:eastAsia="Segoe UI" w:cstheme="minorHAnsi"/>
        </w:rPr>
        <w:t>kebijakan-kebijakan</w:t>
      </w:r>
      <w:proofErr w:type="spellEnd"/>
      <w:r w:rsidRPr="00DB25C4">
        <w:rPr>
          <w:rFonts w:eastAsia="Segoe UI" w:cstheme="minorHAnsi"/>
        </w:rPr>
        <w:t xml:space="preserve"> </w:t>
      </w:r>
      <w:proofErr w:type="spellStart"/>
      <w:r w:rsidRPr="00DB25C4">
        <w:rPr>
          <w:rFonts w:eastAsia="Segoe UI" w:cstheme="minorHAnsi"/>
        </w:rPr>
        <w:t>tersebut</w:t>
      </w:r>
      <w:proofErr w:type="spellEnd"/>
      <w:r w:rsidRPr="00DB25C4">
        <w:rPr>
          <w:rFonts w:eastAsia="Segoe UI" w:cstheme="minorHAnsi"/>
        </w:rPr>
        <w:t xml:space="preserve">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diterima</w:t>
      </w:r>
      <w:proofErr w:type="spellEnd"/>
      <w:r w:rsidRPr="00DB25C4">
        <w:rPr>
          <w:rFonts w:eastAsia="Segoe UI" w:cstheme="minorHAnsi"/>
        </w:rPr>
        <w:t xml:space="preserve"> oleh </w:t>
      </w:r>
      <w:proofErr w:type="spellStart"/>
      <w:r w:rsidRPr="00DB25C4">
        <w:rPr>
          <w:rFonts w:eastAsia="Segoe UI" w:cstheme="minorHAnsi"/>
        </w:rPr>
        <w:t>mayoritas</w:t>
      </w:r>
      <w:proofErr w:type="spellEnd"/>
      <w:r w:rsidRPr="00DB25C4">
        <w:rPr>
          <w:rFonts w:eastAsia="Segoe UI" w:cstheme="minorHAnsi"/>
        </w:rPr>
        <w:t xml:space="preserve"> </w:t>
      </w:r>
      <w:proofErr w:type="spellStart"/>
      <w:r w:rsidRPr="00DB25C4">
        <w:rPr>
          <w:rFonts w:eastAsia="Segoe UI" w:cstheme="minorHAnsi"/>
        </w:rPr>
        <w:t>dosen</w:t>
      </w:r>
      <w:proofErr w:type="spellEnd"/>
      <w:r w:rsidRPr="00DB25C4">
        <w:rPr>
          <w:rFonts w:eastAsia="Segoe UI" w:cstheme="minorHAnsi"/>
        </w:rPr>
        <w:t xml:space="preserve"> dan </w:t>
      </w:r>
      <w:proofErr w:type="spellStart"/>
      <w:r w:rsidRPr="00DB25C4">
        <w:rPr>
          <w:rFonts w:eastAsia="Segoe UI" w:cstheme="minorHAnsi"/>
        </w:rPr>
        <w:t>tenaga</w:t>
      </w:r>
      <w:proofErr w:type="spellEnd"/>
      <w:r w:rsidRPr="00DB25C4">
        <w:rPr>
          <w:rFonts w:eastAsia="Segoe UI" w:cstheme="minorHAnsi"/>
        </w:rPr>
        <w:t xml:space="preserve"> </w:t>
      </w:r>
      <w:proofErr w:type="spellStart"/>
      <w:r w:rsidRPr="00DB25C4">
        <w:rPr>
          <w:rFonts w:eastAsia="Segoe UI" w:cstheme="minorHAnsi"/>
        </w:rPr>
        <w:t>kependidikan</w:t>
      </w:r>
      <w:proofErr w:type="spellEnd"/>
      <w:r w:rsidRPr="00DB25C4">
        <w:rPr>
          <w:rFonts w:eastAsia="Segoe UI" w:cstheme="minorHAnsi"/>
        </w:rPr>
        <w:t xml:space="preserve">. </w:t>
      </w:r>
      <w:proofErr w:type="spellStart"/>
      <w:r w:rsidRPr="00DB25C4">
        <w:rPr>
          <w:rFonts w:eastAsia="Segoe UI" w:cstheme="minorHAnsi"/>
        </w:rPr>
        <w:t>Dalam</w:t>
      </w:r>
      <w:proofErr w:type="spellEnd"/>
      <w:r w:rsidRPr="00DB25C4">
        <w:rPr>
          <w:rFonts w:eastAsia="Segoe UI" w:cstheme="minorHAnsi"/>
        </w:rPr>
        <w:t xml:space="preserve"> </w:t>
      </w:r>
      <w:proofErr w:type="spellStart"/>
      <w:r w:rsidRPr="00DB25C4">
        <w:rPr>
          <w:rFonts w:eastAsia="Segoe UI" w:cstheme="minorHAnsi"/>
        </w:rPr>
        <w:t>konteks</w:t>
      </w:r>
      <w:proofErr w:type="spellEnd"/>
      <w:r w:rsidRPr="00DB25C4">
        <w:rPr>
          <w:rFonts w:eastAsia="Segoe UI" w:cstheme="minorHAnsi"/>
        </w:rPr>
        <w:t xml:space="preserve"> yang </w:t>
      </w:r>
      <w:proofErr w:type="spellStart"/>
      <w:r w:rsidRPr="00DB25C4">
        <w:rPr>
          <w:rFonts w:eastAsia="Segoe UI" w:cstheme="minorHAnsi"/>
        </w:rPr>
        <w:t>lebih</w:t>
      </w:r>
      <w:proofErr w:type="spellEnd"/>
      <w:r w:rsidRPr="00DB25C4">
        <w:rPr>
          <w:rFonts w:eastAsia="Segoe UI" w:cstheme="minorHAnsi"/>
        </w:rPr>
        <w:t xml:space="preserve"> </w:t>
      </w:r>
      <w:proofErr w:type="spellStart"/>
      <w:r w:rsidRPr="00DB25C4">
        <w:rPr>
          <w:rFonts w:eastAsia="Segoe UI" w:cstheme="minorHAnsi"/>
        </w:rPr>
        <w:t>luas</w:t>
      </w:r>
      <w:proofErr w:type="spellEnd"/>
      <w:r w:rsidRPr="00DB25C4">
        <w:rPr>
          <w:rFonts w:eastAsia="Segoe UI" w:cstheme="minorHAnsi"/>
        </w:rPr>
        <w:t xml:space="preserve">, </w:t>
      </w:r>
      <w:proofErr w:type="spellStart"/>
      <w:r w:rsidRPr="00DB25C4">
        <w:rPr>
          <w:rFonts w:eastAsia="Segoe UI" w:cstheme="minorHAnsi"/>
        </w:rPr>
        <w:t>hasil</w:t>
      </w:r>
      <w:proofErr w:type="spellEnd"/>
      <w:r w:rsidRPr="00DB25C4">
        <w:rPr>
          <w:rFonts w:eastAsia="Segoe UI" w:cstheme="minorHAnsi"/>
        </w:rPr>
        <w:t xml:space="preserve"> </w:t>
      </w:r>
      <w:proofErr w:type="spellStart"/>
      <w:r w:rsidRPr="00DB25C4">
        <w:rPr>
          <w:rFonts w:eastAsia="Segoe UI" w:cstheme="minorHAnsi"/>
        </w:rPr>
        <w:t>survei</w:t>
      </w:r>
      <w:proofErr w:type="spellEnd"/>
      <w:r w:rsidRPr="00DB25C4">
        <w:rPr>
          <w:rFonts w:eastAsia="Segoe UI" w:cstheme="minorHAnsi"/>
        </w:rPr>
        <w:t xml:space="preserve"> </w:t>
      </w:r>
      <w:proofErr w:type="spellStart"/>
      <w:r w:rsidRPr="00DB25C4">
        <w:rPr>
          <w:rFonts w:eastAsia="Segoe UI" w:cstheme="minorHAnsi"/>
        </w:rPr>
        <w:t>ini</w:t>
      </w:r>
      <w:proofErr w:type="spellEnd"/>
      <w:r w:rsidRPr="00DB25C4">
        <w:rPr>
          <w:rFonts w:eastAsia="Segoe UI" w:cstheme="minorHAnsi"/>
        </w:rPr>
        <w:t xml:space="preserve">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memberikan</w:t>
      </w:r>
      <w:proofErr w:type="spellEnd"/>
      <w:r w:rsidRPr="00DB25C4">
        <w:rPr>
          <w:rFonts w:eastAsia="Segoe UI" w:cstheme="minorHAnsi"/>
        </w:rPr>
        <w:t xml:space="preserve"> </w:t>
      </w:r>
      <w:proofErr w:type="spellStart"/>
      <w:r w:rsidRPr="00DB25C4">
        <w:rPr>
          <w:rFonts w:eastAsia="Segoe UI" w:cstheme="minorHAnsi"/>
        </w:rPr>
        <w:t>umpan</w:t>
      </w:r>
      <w:proofErr w:type="spellEnd"/>
      <w:r w:rsidRPr="00DB25C4">
        <w:rPr>
          <w:rFonts w:eastAsia="Segoe UI" w:cstheme="minorHAnsi"/>
        </w:rPr>
        <w:t xml:space="preserve"> </w:t>
      </w:r>
      <w:proofErr w:type="spellStart"/>
      <w:r w:rsidRPr="00DB25C4">
        <w:rPr>
          <w:rFonts w:eastAsia="Segoe UI" w:cstheme="minorHAnsi"/>
        </w:rPr>
        <w:t>balik</w:t>
      </w:r>
      <w:proofErr w:type="spellEnd"/>
      <w:r w:rsidRPr="00DB25C4">
        <w:rPr>
          <w:rFonts w:eastAsia="Segoe UI" w:cstheme="minorHAnsi"/>
        </w:rPr>
        <w:t xml:space="preserve"> </w:t>
      </w:r>
      <w:proofErr w:type="spellStart"/>
      <w:r w:rsidRPr="00DB25C4">
        <w:rPr>
          <w:rFonts w:eastAsia="Segoe UI" w:cstheme="minorHAnsi"/>
        </w:rPr>
        <w:t>bagi</w:t>
      </w:r>
      <w:proofErr w:type="spellEnd"/>
      <w:r w:rsidRPr="00DB25C4">
        <w:rPr>
          <w:rFonts w:eastAsia="Segoe UI" w:cstheme="minorHAnsi"/>
        </w:rPr>
        <w:t xml:space="preserve"> </w:t>
      </w:r>
      <w:proofErr w:type="spellStart"/>
      <w:r w:rsidRPr="00DB25C4">
        <w:rPr>
          <w:rFonts w:eastAsia="Segoe UI" w:cstheme="minorHAnsi"/>
        </w:rPr>
        <w:t>pimpinan</w:t>
      </w:r>
      <w:proofErr w:type="spellEnd"/>
      <w:r w:rsidRPr="00DB25C4">
        <w:rPr>
          <w:rFonts w:eastAsia="Segoe UI" w:cstheme="minorHAnsi"/>
        </w:rPr>
        <w:t xml:space="preserve"> UMC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mempertahankan</w:t>
      </w:r>
      <w:proofErr w:type="spellEnd"/>
      <w:r w:rsidRPr="00DB25C4">
        <w:rPr>
          <w:rFonts w:eastAsia="Segoe UI" w:cstheme="minorHAnsi"/>
        </w:rPr>
        <w:t xml:space="preserve"> dan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kebijakan-kebijakan</w:t>
      </w:r>
      <w:proofErr w:type="spellEnd"/>
      <w:r w:rsidRPr="00DB25C4">
        <w:rPr>
          <w:rFonts w:eastAsia="Segoe UI" w:cstheme="minorHAnsi"/>
        </w:rPr>
        <w:t xml:space="preserve"> yang </w:t>
      </w:r>
      <w:proofErr w:type="spellStart"/>
      <w:r w:rsidRPr="00DB25C4">
        <w:rPr>
          <w:rFonts w:eastAsia="Segoe UI" w:cstheme="minorHAnsi"/>
        </w:rPr>
        <w:t>telah</w:t>
      </w:r>
      <w:proofErr w:type="spellEnd"/>
      <w:r w:rsidRPr="00DB25C4">
        <w:rPr>
          <w:rFonts w:eastAsia="Segoe UI" w:cstheme="minorHAnsi"/>
        </w:rPr>
        <w:t xml:space="preserve"> </w:t>
      </w:r>
      <w:proofErr w:type="spellStart"/>
      <w:r w:rsidRPr="00DB25C4">
        <w:rPr>
          <w:rFonts w:eastAsia="Segoe UI" w:cstheme="minorHAnsi"/>
        </w:rPr>
        <w:t>diterapkan</w:t>
      </w:r>
      <w:proofErr w:type="spellEnd"/>
      <w:r w:rsidRPr="00DB25C4">
        <w:rPr>
          <w:rFonts w:eastAsia="Segoe UI" w:cstheme="minorHAnsi"/>
        </w:rPr>
        <w:t>.</w:t>
      </w:r>
    </w:p>
    <w:p w14:paraId="59508837" w14:textId="77777777" w:rsidR="00866ABA" w:rsidRPr="00DB25C4" w:rsidRDefault="00866ABA" w:rsidP="00687314">
      <w:pPr>
        <w:spacing w:after="0" w:line="240" w:lineRule="auto"/>
        <w:ind w:firstLine="195"/>
        <w:rPr>
          <w:rFonts w:eastAsia="Segoe UI" w:cstheme="minorHAnsi"/>
        </w:rPr>
      </w:pPr>
    </w:p>
    <w:p w14:paraId="01868AB0" w14:textId="77777777" w:rsidR="00866ABA" w:rsidRPr="00DB25C4" w:rsidRDefault="00866ABA" w:rsidP="00687314">
      <w:pPr>
        <w:spacing w:after="0" w:line="240" w:lineRule="auto"/>
        <w:ind w:firstLine="195"/>
        <w:jc w:val="center"/>
        <w:rPr>
          <w:rFonts w:cstheme="minorHAnsi"/>
        </w:rPr>
      </w:pPr>
      <w:r w:rsidRPr="00DB25C4">
        <w:rPr>
          <w:rFonts w:cstheme="minorHAnsi"/>
          <w:noProof/>
        </w:rPr>
        <w:drawing>
          <wp:inline distT="0" distB="0" distL="0" distR="0" wp14:anchorId="354F894D" wp14:editId="47532B22">
            <wp:extent cx="4761622" cy="2276475"/>
            <wp:effectExtent l="0" t="0" r="0" b="0"/>
            <wp:docPr id="170967274" name="Picture 170967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extLst>
                        <a:ext uri="{28A0092B-C50C-407E-A947-70E740481C1C}">
                          <a14:useLocalDpi xmlns:a14="http://schemas.microsoft.com/office/drawing/2010/main" val="0"/>
                        </a:ext>
                      </a:extLst>
                    </a:blip>
                    <a:stretch>
                      <a:fillRect/>
                    </a:stretch>
                  </pic:blipFill>
                  <pic:spPr>
                    <a:xfrm>
                      <a:off x="0" y="0"/>
                      <a:ext cx="4761622" cy="2276475"/>
                    </a:xfrm>
                    <a:prstGeom prst="rect">
                      <a:avLst/>
                    </a:prstGeom>
                  </pic:spPr>
                </pic:pic>
              </a:graphicData>
            </a:graphic>
          </wp:inline>
        </w:drawing>
      </w:r>
    </w:p>
    <w:p w14:paraId="21833A36" w14:textId="77777777" w:rsidR="00866ABA" w:rsidRPr="00DB25C4" w:rsidRDefault="00866ABA" w:rsidP="00687314">
      <w:pPr>
        <w:spacing w:after="0" w:line="240" w:lineRule="auto"/>
        <w:ind w:firstLine="195"/>
        <w:rPr>
          <w:rFonts w:cstheme="minorHAnsi"/>
        </w:rPr>
      </w:pPr>
    </w:p>
    <w:p w14:paraId="425CECE7" w14:textId="77777777" w:rsidR="00866ABA" w:rsidRPr="00DB25C4" w:rsidRDefault="00866ABA" w:rsidP="00687314">
      <w:pPr>
        <w:spacing w:after="0" w:line="240" w:lineRule="auto"/>
        <w:ind w:firstLine="195"/>
        <w:jc w:val="both"/>
        <w:rPr>
          <w:rFonts w:cstheme="minorHAnsi"/>
        </w:rPr>
      </w:pPr>
      <w:proofErr w:type="spellStart"/>
      <w:r w:rsidRPr="00DB25C4">
        <w:rPr>
          <w:rFonts w:eastAsia="Calibri" w:cstheme="minorHAnsi"/>
        </w:rPr>
        <w:t>Selanjutnya</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diarahkan</w:t>
      </w:r>
      <w:proofErr w:type="spellEnd"/>
      <w:r w:rsidRPr="00DB25C4">
        <w:rPr>
          <w:rFonts w:eastAsia="Calibri" w:cstheme="minorHAnsi"/>
        </w:rPr>
        <w:t xml:space="preserve"> pada </w:t>
      </w:r>
      <w:proofErr w:type="spellStart"/>
      <w:r w:rsidRPr="00DB25C4">
        <w:rPr>
          <w:rFonts w:eastAsia="Calibri" w:cstheme="minorHAnsi"/>
        </w:rPr>
        <w:t>pandangan</w:t>
      </w:r>
      <w:proofErr w:type="spellEnd"/>
      <w:r w:rsidRPr="00DB25C4">
        <w:rPr>
          <w:rFonts w:eastAsia="Calibri" w:cstheme="minorHAnsi"/>
        </w:rPr>
        <w:t xml:space="preserve"> para </w:t>
      </w:r>
      <w:proofErr w:type="spellStart"/>
      <w:r w:rsidRPr="00DB25C4">
        <w:rPr>
          <w:rFonts w:eastAsia="Calibri" w:cstheme="minorHAnsi"/>
        </w:rPr>
        <w:t>responden</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sejauh</w:t>
      </w:r>
      <w:proofErr w:type="spellEnd"/>
      <w:r w:rsidRPr="00DB25C4">
        <w:rPr>
          <w:rFonts w:eastAsia="Calibri" w:cstheme="minorHAnsi"/>
        </w:rPr>
        <w:t xml:space="preserve"> mana </w:t>
      </w:r>
      <w:proofErr w:type="spellStart"/>
      <w:r w:rsidRPr="00DB25C4">
        <w:rPr>
          <w:rFonts w:eastAsia="Calibri" w:cstheme="minorHAnsi"/>
        </w:rPr>
        <w:t>dukungan</w:t>
      </w:r>
      <w:proofErr w:type="spellEnd"/>
      <w:r w:rsidRPr="00DB25C4">
        <w:rPr>
          <w:rFonts w:eastAsia="Calibri" w:cstheme="minorHAnsi"/>
        </w:rPr>
        <w:t xml:space="preserve"> </w:t>
      </w:r>
      <w:proofErr w:type="spellStart"/>
      <w:r w:rsidRPr="00DB25C4">
        <w:rPr>
          <w:rFonts w:eastAsia="Calibri" w:cstheme="minorHAnsi"/>
        </w:rPr>
        <w:t>pimpinan</w:t>
      </w:r>
      <w:proofErr w:type="spellEnd"/>
      <w:r w:rsidRPr="00DB25C4">
        <w:rPr>
          <w:rFonts w:eastAsia="Calibri" w:cstheme="minorHAnsi"/>
        </w:rPr>
        <w:t xml:space="preserve"> universitas </w:t>
      </w:r>
      <w:proofErr w:type="spellStart"/>
      <w:r w:rsidRPr="00DB25C4">
        <w:rPr>
          <w:rFonts w:eastAsia="Calibri" w:cstheme="minorHAnsi"/>
        </w:rPr>
        <w:t>terkait</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program-program </w:t>
      </w:r>
      <w:proofErr w:type="spellStart"/>
      <w:r w:rsidRPr="00DB25C4">
        <w:rPr>
          <w:rFonts w:eastAsia="Calibri" w:cstheme="minorHAnsi"/>
        </w:rPr>
        <w:t>pengembangan</w:t>
      </w:r>
      <w:proofErr w:type="spellEnd"/>
      <w:r w:rsidRPr="00DB25C4">
        <w:rPr>
          <w:rFonts w:eastAsia="Calibri" w:cstheme="minorHAnsi"/>
        </w:rPr>
        <w:t xml:space="preserve"> </w:t>
      </w:r>
      <w:proofErr w:type="spellStart"/>
      <w:r w:rsidRPr="00DB25C4">
        <w:rPr>
          <w:rFonts w:eastAsia="Calibri" w:cstheme="minorHAnsi"/>
        </w:rPr>
        <w:t>karier</w:t>
      </w:r>
      <w:proofErr w:type="spellEnd"/>
      <w:r w:rsidRPr="00DB25C4">
        <w:rPr>
          <w:rFonts w:eastAsia="Calibri" w:cstheme="minorHAnsi"/>
        </w:rPr>
        <w:t xml:space="preserve"> </w:t>
      </w:r>
      <w:proofErr w:type="spellStart"/>
      <w:r w:rsidRPr="00DB25C4">
        <w:rPr>
          <w:rFonts w:eastAsia="Calibri" w:cstheme="minorHAnsi"/>
        </w:rPr>
        <w:t>seperti</w:t>
      </w:r>
      <w:proofErr w:type="spellEnd"/>
      <w:r w:rsidRPr="00DB25C4">
        <w:rPr>
          <w:rFonts w:eastAsia="Calibri" w:cstheme="minorHAnsi"/>
        </w:rPr>
        <w:t xml:space="preserve"> </w:t>
      </w:r>
      <w:proofErr w:type="spellStart"/>
      <w:r w:rsidRPr="00DB25C4">
        <w:rPr>
          <w:rFonts w:eastAsia="Calibri" w:cstheme="minorHAnsi"/>
        </w:rPr>
        <w:t>pendidikan</w:t>
      </w:r>
      <w:proofErr w:type="spellEnd"/>
      <w:r w:rsidRPr="00DB25C4">
        <w:rPr>
          <w:rFonts w:eastAsia="Calibri" w:cstheme="minorHAnsi"/>
        </w:rPr>
        <w:t xml:space="preserve">, JAD, </w:t>
      </w:r>
      <w:proofErr w:type="spellStart"/>
      <w:r w:rsidRPr="00DB25C4">
        <w:rPr>
          <w:rFonts w:eastAsia="Calibri" w:cstheme="minorHAnsi"/>
        </w:rPr>
        <w:t>pelatihan</w:t>
      </w:r>
      <w:proofErr w:type="spellEnd"/>
      <w:r w:rsidRPr="00DB25C4">
        <w:rPr>
          <w:rFonts w:eastAsia="Calibri" w:cstheme="minorHAnsi"/>
        </w:rPr>
        <w:t xml:space="preserve">. Dari </w:t>
      </w:r>
      <w:proofErr w:type="spellStart"/>
      <w:r w:rsidRPr="00DB25C4">
        <w:rPr>
          <w:rFonts w:eastAsia="Calibri" w:cstheme="minorHAnsi"/>
        </w:rPr>
        <w:t>hasil</w:t>
      </w:r>
      <w:proofErr w:type="spellEnd"/>
      <w:r w:rsidRPr="00DB25C4">
        <w:rPr>
          <w:rFonts w:eastAsia="Calibri" w:cstheme="minorHAnsi"/>
        </w:rPr>
        <w:t xml:space="preserve"> survey </w:t>
      </w:r>
      <w:proofErr w:type="spellStart"/>
      <w:r w:rsidRPr="00DB25C4">
        <w:rPr>
          <w:rFonts w:eastAsia="Calibri" w:cstheme="minorHAnsi"/>
        </w:rPr>
        <w:t>ditemukan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41,7% </w:t>
      </w:r>
      <w:proofErr w:type="spellStart"/>
      <w:r w:rsidRPr="00DB25C4">
        <w:rPr>
          <w:rFonts w:eastAsia="Calibri" w:cstheme="minorHAnsi"/>
        </w:rPr>
        <w:t>menyatakan</w:t>
      </w:r>
      <w:proofErr w:type="spellEnd"/>
      <w:r w:rsidRPr="00DB25C4">
        <w:rPr>
          <w:rFonts w:eastAsia="Calibri" w:cstheme="minorHAnsi"/>
        </w:rPr>
        <w:t xml:space="preserve">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program yang </w:t>
      </w:r>
      <w:proofErr w:type="spellStart"/>
      <w:r w:rsidRPr="00DB25C4">
        <w:rPr>
          <w:rFonts w:eastAsia="Calibri" w:cstheme="minorHAnsi"/>
        </w:rPr>
        <w:t>diusung</w:t>
      </w:r>
      <w:proofErr w:type="spellEnd"/>
      <w:r w:rsidRPr="00DB25C4">
        <w:rPr>
          <w:rFonts w:eastAsia="Calibri" w:cstheme="minorHAnsi"/>
        </w:rPr>
        <w:t xml:space="preserve"> oleh </w:t>
      </w:r>
      <w:proofErr w:type="spellStart"/>
      <w:r w:rsidRPr="00DB25C4">
        <w:rPr>
          <w:rFonts w:eastAsia="Calibri" w:cstheme="minorHAnsi"/>
        </w:rPr>
        <w:t>pimpinan</w:t>
      </w:r>
      <w:proofErr w:type="spellEnd"/>
      <w:r w:rsidRPr="00DB25C4">
        <w:rPr>
          <w:rFonts w:eastAsia="Calibri" w:cstheme="minorHAnsi"/>
        </w:rPr>
        <w:t xml:space="preserve">, dan </w:t>
      </w:r>
      <w:proofErr w:type="spellStart"/>
      <w:r w:rsidRPr="00DB25C4">
        <w:rPr>
          <w:rFonts w:eastAsia="Calibri" w:cstheme="minorHAnsi"/>
        </w:rPr>
        <w:t>bahkan</w:t>
      </w:r>
      <w:proofErr w:type="spellEnd"/>
      <w:r w:rsidRPr="00DB25C4">
        <w:rPr>
          <w:rFonts w:eastAsia="Calibri" w:cstheme="minorHAnsi"/>
        </w:rPr>
        <w:t xml:space="preserve"> 50% </w:t>
      </w:r>
      <w:proofErr w:type="spellStart"/>
      <w:r w:rsidRPr="00DB25C4">
        <w:rPr>
          <w:rFonts w:eastAsia="Calibri" w:cstheme="minorHAnsi"/>
        </w:rPr>
        <w:t>mengatakan</w:t>
      </w:r>
      <w:proofErr w:type="spellEnd"/>
      <w:r w:rsidRPr="00DB25C4">
        <w:rPr>
          <w:rFonts w:eastAsia="Calibri" w:cstheme="minorHAnsi"/>
        </w:rPr>
        <w:t xml:space="preserve"> sangat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dukungan</w:t>
      </w:r>
      <w:proofErr w:type="spellEnd"/>
      <w:r w:rsidRPr="00DB25C4">
        <w:rPr>
          <w:rFonts w:eastAsia="Calibri" w:cstheme="minorHAnsi"/>
        </w:rPr>
        <w:t xml:space="preserve"> </w:t>
      </w:r>
      <w:proofErr w:type="spellStart"/>
      <w:r w:rsidRPr="00DB25C4">
        <w:rPr>
          <w:rFonts w:eastAsia="Calibri" w:cstheme="minorHAnsi"/>
        </w:rPr>
        <w:t>pimpinan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program </w:t>
      </w:r>
      <w:proofErr w:type="spellStart"/>
      <w:r w:rsidRPr="00DB25C4">
        <w:rPr>
          <w:rFonts w:eastAsia="Calibri" w:cstheme="minorHAnsi"/>
        </w:rPr>
        <w:t>tersebut</w:t>
      </w:r>
      <w:proofErr w:type="spellEnd"/>
      <w:r w:rsidRPr="00DB25C4">
        <w:rPr>
          <w:rFonts w:eastAsia="Calibri" w:cstheme="minorHAnsi"/>
        </w:rPr>
        <w:t xml:space="preserve">. </w:t>
      </w:r>
      <w:proofErr w:type="spellStart"/>
      <w:r w:rsidRPr="00DB25C4">
        <w:rPr>
          <w:rFonts w:eastAsia="Calibri" w:cstheme="minorHAnsi"/>
        </w:rPr>
        <w:t>Sementara</w:t>
      </w:r>
      <w:proofErr w:type="spellEnd"/>
      <w:r w:rsidRPr="00DB25C4">
        <w:rPr>
          <w:rFonts w:eastAsia="Calibri" w:cstheme="minorHAnsi"/>
        </w:rPr>
        <w:t xml:space="preserve"> </w:t>
      </w:r>
      <w:proofErr w:type="spellStart"/>
      <w:r w:rsidRPr="00DB25C4">
        <w:rPr>
          <w:rFonts w:eastAsia="Calibri" w:cstheme="minorHAnsi"/>
        </w:rPr>
        <w:t>itu</w:t>
      </w:r>
      <w:proofErr w:type="spellEnd"/>
      <w:r w:rsidRPr="00DB25C4">
        <w:rPr>
          <w:rFonts w:eastAsia="Calibri" w:cstheme="minorHAnsi"/>
        </w:rPr>
        <w:t xml:space="preserve"> </w:t>
      </w:r>
      <w:proofErr w:type="spellStart"/>
      <w:r w:rsidRPr="00DB25C4">
        <w:rPr>
          <w:rFonts w:eastAsia="Calibri" w:cstheme="minorHAnsi"/>
        </w:rPr>
        <w:t>sekitar</w:t>
      </w:r>
      <w:proofErr w:type="spellEnd"/>
      <w:r w:rsidRPr="00DB25C4">
        <w:rPr>
          <w:rFonts w:eastAsia="Calibri" w:cstheme="minorHAnsi"/>
        </w:rPr>
        <w:t xml:space="preserve"> 8,3% </w:t>
      </w:r>
      <w:proofErr w:type="spellStart"/>
      <w:r w:rsidRPr="00DB25C4">
        <w:rPr>
          <w:rFonts w:eastAsia="Calibri" w:cstheme="minorHAnsi"/>
        </w:rPr>
        <w:t>responden</w:t>
      </w:r>
      <w:proofErr w:type="spellEnd"/>
      <w:r w:rsidRPr="00DB25C4">
        <w:rPr>
          <w:rFonts w:eastAsia="Calibri" w:cstheme="minorHAnsi"/>
        </w:rPr>
        <w:t xml:space="preserve"> </w:t>
      </w:r>
      <w:proofErr w:type="spellStart"/>
      <w:r w:rsidRPr="00DB25C4">
        <w:rPr>
          <w:rFonts w:eastAsia="Calibri" w:cstheme="minorHAnsi"/>
        </w:rPr>
        <w:t>menyatakan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program-program </w:t>
      </w:r>
      <w:proofErr w:type="spellStart"/>
      <w:r w:rsidRPr="00DB25C4">
        <w:rPr>
          <w:rFonts w:eastAsia="Calibri" w:cstheme="minorHAnsi"/>
        </w:rPr>
        <w:t>pengembangan</w:t>
      </w:r>
      <w:proofErr w:type="spellEnd"/>
      <w:r w:rsidRPr="00DB25C4">
        <w:rPr>
          <w:rFonts w:eastAsia="Calibri" w:cstheme="minorHAnsi"/>
        </w:rPr>
        <w:t xml:space="preserve"> </w:t>
      </w:r>
      <w:proofErr w:type="spellStart"/>
      <w:r w:rsidRPr="00DB25C4">
        <w:rPr>
          <w:rFonts w:eastAsia="Calibri" w:cstheme="minorHAnsi"/>
        </w:rPr>
        <w:t>karier</w:t>
      </w:r>
      <w:proofErr w:type="spellEnd"/>
      <w:r w:rsidRPr="00DB25C4">
        <w:rPr>
          <w:rFonts w:eastAsia="Calibri" w:cstheme="minorHAnsi"/>
        </w:rPr>
        <w:t xml:space="preserve"> </w:t>
      </w:r>
      <w:proofErr w:type="spellStart"/>
      <w:r w:rsidRPr="00DB25C4">
        <w:rPr>
          <w:rFonts w:eastAsia="Calibri" w:cstheme="minorHAnsi"/>
        </w:rPr>
        <w:t>belum</w:t>
      </w:r>
      <w:proofErr w:type="spellEnd"/>
      <w:r w:rsidRPr="00DB25C4">
        <w:rPr>
          <w:rFonts w:eastAsia="Calibri" w:cstheme="minorHAnsi"/>
        </w:rPr>
        <w:t xml:space="preserve"> </w:t>
      </w:r>
      <w:proofErr w:type="spellStart"/>
      <w:r w:rsidRPr="00DB25C4">
        <w:rPr>
          <w:rFonts w:eastAsia="Calibri" w:cstheme="minorHAnsi"/>
        </w:rPr>
        <w:t>maksimal</w:t>
      </w:r>
      <w:proofErr w:type="spellEnd"/>
      <w:r w:rsidRPr="00DB25C4">
        <w:rPr>
          <w:rFonts w:eastAsia="Calibri" w:cstheme="minorHAnsi"/>
        </w:rPr>
        <w:t xml:space="preserve"> oleh </w:t>
      </w:r>
      <w:proofErr w:type="spellStart"/>
      <w:r w:rsidRPr="00DB25C4">
        <w:rPr>
          <w:rFonts w:eastAsia="Calibri" w:cstheme="minorHAnsi"/>
        </w:rPr>
        <w:t>karena</w:t>
      </w:r>
      <w:proofErr w:type="spellEnd"/>
      <w:r w:rsidRPr="00DB25C4">
        <w:rPr>
          <w:rFonts w:eastAsia="Calibri" w:cstheme="minorHAnsi"/>
        </w:rPr>
        <w:t xml:space="preserve"> </w:t>
      </w:r>
      <w:proofErr w:type="spellStart"/>
      <w:r w:rsidRPr="00DB25C4">
        <w:rPr>
          <w:rFonts w:eastAsia="Calibri" w:cstheme="minorHAnsi"/>
        </w:rPr>
        <w:t>itu</w:t>
      </w:r>
      <w:proofErr w:type="spellEnd"/>
      <w:r w:rsidRPr="00DB25C4">
        <w:rPr>
          <w:rFonts w:eastAsia="Calibri" w:cstheme="minorHAnsi"/>
        </w:rPr>
        <w:t xml:space="preserve"> </w:t>
      </w:r>
      <w:proofErr w:type="spellStart"/>
      <w:r w:rsidRPr="00DB25C4">
        <w:rPr>
          <w:rFonts w:eastAsia="Calibri" w:cstheme="minorHAnsi"/>
        </w:rPr>
        <w:t>perlu</w:t>
      </w:r>
      <w:proofErr w:type="spellEnd"/>
      <w:r w:rsidRPr="00DB25C4">
        <w:rPr>
          <w:rFonts w:eastAsia="Calibri" w:cstheme="minorHAnsi"/>
        </w:rPr>
        <w:t xml:space="preserve"> </w:t>
      </w:r>
      <w:proofErr w:type="spellStart"/>
      <w:r w:rsidRPr="00DB25C4">
        <w:rPr>
          <w:rFonts w:eastAsia="Calibri" w:cstheme="minorHAnsi"/>
        </w:rPr>
        <w:t>ditingkatkan</w:t>
      </w:r>
      <w:proofErr w:type="spellEnd"/>
      <w:r w:rsidRPr="00DB25C4">
        <w:rPr>
          <w:rFonts w:eastAsia="Calibri" w:cstheme="minorHAnsi"/>
        </w:rPr>
        <w:t xml:space="preserve">. </w:t>
      </w:r>
      <w:proofErr w:type="spellStart"/>
      <w:r w:rsidRPr="00DB25C4">
        <w:rPr>
          <w:rFonts w:eastAsia="Calibri" w:cstheme="minorHAnsi"/>
        </w:rPr>
        <w:t>Implikasi</w:t>
      </w:r>
      <w:proofErr w:type="spellEnd"/>
      <w:r w:rsidRPr="00DB25C4">
        <w:rPr>
          <w:rFonts w:eastAsia="Calibri" w:cstheme="minorHAnsi"/>
        </w:rPr>
        <w:t xml:space="preserve"> </w:t>
      </w:r>
      <w:proofErr w:type="spellStart"/>
      <w:r w:rsidRPr="00DB25C4">
        <w:rPr>
          <w:rFonts w:eastAsia="Calibri" w:cstheme="minorHAnsi"/>
        </w:rPr>
        <w:t>dari</w:t>
      </w:r>
      <w:proofErr w:type="spellEnd"/>
      <w:r w:rsidRPr="00DB25C4">
        <w:rPr>
          <w:rFonts w:eastAsia="Calibri" w:cstheme="minorHAnsi"/>
        </w:rPr>
        <w:t xml:space="preserve">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survei</w:t>
      </w:r>
      <w:proofErr w:type="spellEnd"/>
      <w:r w:rsidRPr="00DB25C4">
        <w:rPr>
          <w:rFonts w:eastAsia="Calibri" w:cstheme="minorHAnsi"/>
        </w:rPr>
        <w:t xml:space="preserve">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adalah</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mayoritas</w:t>
      </w:r>
      <w:proofErr w:type="spellEnd"/>
      <w:r w:rsidRPr="00DB25C4">
        <w:rPr>
          <w:rFonts w:eastAsia="Calibri" w:cstheme="minorHAnsi"/>
        </w:rPr>
        <w:t xml:space="preserve"> </w:t>
      </w:r>
      <w:proofErr w:type="spellStart"/>
      <w:r w:rsidRPr="00DB25C4">
        <w:rPr>
          <w:rFonts w:eastAsia="Calibri" w:cstheme="minorHAnsi"/>
        </w:rPr>
        <w:t>responden</w:t>
      </w:r>
      <w:proofErr w:type="spellEnd"/>
      <w:r w:rsidRPr="00DB25C4">
        <w:rPr>
          <w:rFonts w:eastAsia="Calibri" w:cstheme="minorHAnsi"/>
        </w:rPr>
        <w:t xml:space="preserve"> </w:t>
      </w:r>
      <w:proofErr w:type="spellStart"/>
      <w:r w:rsidRPr="00DB25C4">
        <w:rPr>
          <w:rFonts w:eastAsia="Calibri" w:cstheme="minorHAnsi"/>
        </w:rPr>
        <w:t>merasa</w:t>
      </w:r>
      <w:proofErr w:type="spellEnd"/>
      <w:r w:rsidRPr="00DB25C4">
        <w:rPr>
          <w:rFonts w:eastAsia="Calibri" w:cstheme="minorHAnsi"/>
        </w:rPr>
        <w:t xml:space="preserve">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dukungan</w:t>
      </w:r>
      <w:proofErr w:type="spellEnd"/>
      <w:r w:rsidRPr="00DB25C4">
        <w:rPr>
          <w:rFonts w:eastAsia="Calibri" w:cstheme="minorHAnsi"/>
        </w:rPr>
        <w:t xml:space="preserve"> </w:t>
      </w:r>
      <w:proofErr w:type="spellStart"/>
      <w:r w:rsidRPr="00DB25C4">
        <w:rPr>
          <w:rFonts w:eastAsia="Calibri" w:cstheme="minorHAnsi"/>
        </w:rPr>
        <w:t>pimpinan</w:t>
      </w:r>
      <w:proofErr w:type="spellEnd"/>
      <w:r w:rsidRPr="00DB25C4">
        <w:rPr>
          <w:rFonts w:eastAsia="Calibri" w:cstheme="minorHAnsi"/>
        </w:rPr>
        <w:t xml:space="preserve"> universitas </w:t>
      </w:r>
      <w:proofErr w:type="spellStart"/>
      <w:r w:rsidRPr="00DB25C4">
        <w:rPr>
          <w:rFonts w:eastAsia="Calibri" w:cstheme="minorHAnsi"/>
        </w:rPr>
        <w:t>terhadap</w:t>
      </w:r>
      <w:proofErr w:type="spellEnd"/>
      <w:r w:rsidRPr="00DB25C4">
        <w:rPr>
          <w:rFonts w:eastAsia="Calibri" w:cstheme="minorHAnsi"/>
        </w:rPr>
        <w:t xml:space="preserve"> program-program </w:t>
      </w:r>
      <w:proofErr w:type="spellStart"/>
      <w:r w:rsidRPr="00DB25C4">
        <w:rPr>
          <w:rFonts w:eastAsia="Calibri" w:cstheme="minorHAnsi"/>
        </w:rPr>
        <w:t>pengembangan</w:t>
      </w:r>
      <w:proofErr w:type="spellEnd"/>
      <w:r w:rsidRPr="00DB25C4">
        <w:rPr>
          <w:rFonts w:eastAsia="Calibri" w:cstheme="minorHAnsi"/>
        </w:rPr>
        <w:t xml:space="preserve"> </w:t>
      </w:r>
      <w:proofErr w:type="spellStart"/>
      <w:r w:rsidRPr="00DB25C4">
        <w:rPr>
          <w:rFonts w:eastAsia="Calibri" w:cstheme="minorHAnsi"/>
        </w:rPr>
        <w:t>karier</w:t>
      </w:r>
      <w:proofErr w:type="spellEnd"/>
      <w:r w:rsidRPr="00DB25C4">
        <w:rPr>
          <w:rFonts w:eastAsia="Calibri" w:cstheme="minorHAnsi"/>
        </w:rPr>
        <w:t xml:space="preserve"> </w:t>
      </w:r>
      <w:proofErr w:type="spellStart"/>
      <w:r w:rsidRPr="00DB25C4">
        <w:rPr>
          <w:rFonts w:eastAsia="Calibri" w:cstheme="minorHAnsi"/>
        </w:rPr>
        <w:t>seperti</w:t>
      </w:r>
      <w:proofErr w:type="spellEnd"/>
      <w:r w:rsidRPr="00DB25C4">
        <w:rPr>
          <w:rFonts w:eastAsia="Calibri" w:cstheme="minorHAnsi"/>
        </w:rPr>
        <w:t xml:space="preserve"> </w:t>
      </w:r>
      <w:proofErr w:type="spellStart"/>
      <w:r w:rsidRPr="00DB25C4">
        <w:rPr>
          <w:rFonts w:eastAsia="Calibri" w:cstheme="minorHAnsi"/>
        </w:rPr>
        <w:t>pendidikan</w:t>
      </w:r>
      <w:proofErr w:type="spellEnd"/>
      <w:r w:rsidRPr="00DB25C4">
        <w:rPr>
          <w:rFonts w:eastAsia="Calibri" w:cstheme="minorHAnsi"/>
        </w:rPr>
        <w:t xml:space="preserve">, JAD, dan </w:t>
      </w:r>
      <w:proofErr w:type="spellStart"/>
      <w:r w:rsidRPr="00DB25C4">
        <w:rPr>
          <w:rFonts w:eastAsia="Calibri" w:cstheme="minorHAnsi"/>
        </w:rPr>
        <w:t>pelatihan</w:t>
      </w:r>
      <w:proofErr w:type="spellEnd"/>
      <w:r w:rsidRPr="00DB25C4">
        <w:rPr>
          <w:rFonts w:eastAsia="Calibri" w:cstheme="minorHAnsi"/>
        </w:rPr>
        <w:t xml:space="preserve">. </w:t>
      </w:r>
      <w:proofErr w:type="spellStart"/>
      <w:r w:rsidRPr="00DB25C4">
        <w:rPr>
          <w:rFonts w:eastAsia="Calibri" w:cstheme="minorHAnsi"/>
        </w:rPr>
        <w:t>Lebih</w:t>
      </w:r>
      <w:proofErr w:type="spellEnd"/>
      <w:r w:rsidRPr="00DB25C4">
        <w:rPr>
          <w:rFonts w:eastAsia="Calibri" w:cstheme="minorHAnsi"/>
        </w:rPr>
        <w:t xml:space="preserve"> </w:t>
      </w:r>
      <w:proofErr w:type="spellStart"/>
      <w:r w:rsidRPr="00DB25C4">
        <w:rPr>
          <w:rFonts w:eastAsia="Calibri" w:cstheme="minorHAnsi"/>
        </w:rPr>
        <w:t>dari</w:t>
      </w:r>
      <w:proofErr w:type="spellEnd"/>
      <w:r w:rsidRPr="00DB25C4">
        <w:rPr>
          <w:rFonts w:eastAsia="Calibri" w:cstheme="minorHAnsi"/>
        </w:rPr>
        <w:t xml:space="preserve"> </w:t>
      </w:r>
      <w:proofErr w:type="spellStart"/>
      <w:r w:rsidRPr="00DB25C4">
        <w:rPr>
          <w:rFonts w:eastAsia="Calibri" w:cstheme="minorHAnsi"/>
        </w:rPr>
        <w:t>separuh</w:t>
      </w:r>
      <w:proofErr w:type="spellEnd"/>
      <w:r w:rsidRPr="00DB25C4">
        <w:rPr>
          <w:rFonts w:eastAsia="Calibri" w:cstheme="minorHAnsi"/>
        </w:rPr>
        <w:t xml:space="preserve"> </w:t>
      </w:r>
      <w:proofErr w:type="spellStart"/>
      <w:r w:rsidRPr="00DB25C4">
        <w:rPr>
          <w:rFonts w:eastAsia="Calibri" w:cstheme="minorHAnsi"/>
        </w:rPr>
        <w:t>responden</w:t>
      </w:r>
      <w:proofErr w:type="spellEnd"/>
      <w:r w:rsidRPr="00DB25C4">
        <w:rPr>
          <w:rFonts w:eastAsia="Calibri" w:cstheme="minorHAnsi"/>
        </w:rPr>
        <w:t xml:space="preserve"> (50%) </w:t>
      </w:r>
      <w:proofErr w:type="spellStart"/>
      <w:r w:rsidRPr="00DB25C4">
        <w:rPr>
          <w:rFonts w:eastAsia="Calibri" w:cstheme="minorHAnsi"/>
        </w:rPr>
        <w:t>bahkan</w:t>
      </w:r>
      <w:proofErr w:type="spellEnd"/>
      <w:r w:rsidRPr="00DB25C4">
        <w:rPr>
          <w:rFonts w:eastAsia="Calibri" w:cstheme="minorHAnsi"/>
        </w:rPr>
        <w:t xml:space="preserve"> </w:t>
      </w:r>
      <w:proofErr w:type="spellStart"/>
      <w:r w:rsidRPr="00DB25C4">
        <w:rPr>
          <w:rFonts w:eastAsia="Calibri" w:cstheme="minorHAnsi"/>
        </w:rPr>
        <w:t>mengatakan</w:t>
      </w:r>
      <w:proofErr w:type="spellEnd"/>
      <w:r w:rsidRPr="00DB25C4">
        <w:rPr>
          <w:rFonts w:eastAsia="Calibri" w:cstheme="minorHAnsi"/>
        </w:rPr>
        <w:t xml:space="preserve"> sangat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dukungan</w:t>
      </w:r>
      <w:proofErr w:type="spellEnd"/>
      <w:r w:rsidRPr="00DB25C4">
        <w:rPr>
          <w:rFonts w:eastAsia="Calibri" w:cstheme="minorHAnsi"/>
        </w:rPr>
        <w:t xml:space="preserve"> </w:t>
      </w:r>
      <w:proofErr w:type="spellStart"/>
      <w:r w:rsidRPr="00DB25C4">
        <w:rPr>
          <w:rFonts w:eastAsia="Calibri" w:cstheme="minorHAnsi"/>
        </w:rPr>
        <w:t>pimpinan</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program </w:t>
      </w:r>
      <w:proofErr w:type="spellStart"/>
      <w:r w:rsidRPr="00DB25C4">
        <w:rPr>
          <w:rFonts w:eastAsia="Calibri" w:cstheme="minorHAnsi"/>
        </w:rPr>
        <w:t>tersebut</w:t>
      </w:r>
      <w:proofErr w:type="spellEnd"/>
      <w:r w:rsidRPr="00DB25C4">
        <w:rPr>
          <w:rFonts w:eastAsia="Calibri" w:cstheme="minorHAnsi"/>
        </w:rPr>
        <w:t xml:space="preserve">. Hasil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menunjukkan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pimpinan</w:t>
      </w:r>
      <w:proofErr w:type="spellEnd"/>
      <w:r w:rsidRPr="00DB25C4">
        <w:rPr>
          <w:rFonts w:eastAsia="Calibri" w:cstheme="minorHAnsi"/>
        </w:rPr>
        <w:t xml:space="preserve"> universitas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memberikan</w:t>
      </w:r>
      <w:proofErr w:type="spellEnd"/>
      <w:r w:rsidRPr="00DB25C4">
        <w:rPr>
          <w:rFonts w:eastAsia="Calibri" w:cstheme="minorHAnsi"/>
        </w:rPr>
        <w:t xml:space="preserve"> </w:t>
      </w:r>
      <w:proofErr w:type="spellStart"/>
      <w:r w:rsidRPr="00DB25C4">
        <w:rPr>
          <w:rFonts w:eastAsia="Calibri" w:cstheme="minorHAnsi"/>
        </w:rPr>
        <w:t>perhatian</w:t>
      </w:r>
      <w:proofErr w:type="spellEnd"/>
      <w:r w:rsidRPr="00DB25C4">
        <w:rPr>
          <w:rFonts w:eastAsia="Calibri" w:cstheme="minorHAnsi"/>
        </w:rPr>
        <w:t xml:space="preserve"> yang </w:t>
      </w:r>
      <w:proofErr w:type="spellStart"/>
      <w:r w:rsidRPr="00DB25C4">
        <w:rPr>
          <w:rFonts w:eastAsia="Calibri" w:cstheme="minorHAnsi"/>
        </w:rPr>
        <w:t>cukup</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pengembangan</w:t>
      </w:r>
      <w:proofErr w:type="spellEnd"/>
      <w:r w:rsidRPr="00DB25C4">
        <w:rPr>
          <w:rFonts w:eastAsia="Calibri" w:cstheme="minorHAnsi"/>
        </w:rPr>
        <w:t xml:space="preserve"> </w:t>
      </w:r>
      <w:proofErr w:type="spellStart"/>
      <w:r w:rsidRPr="00DB25C4">
        <w:rPr>
          <w:rFonts w:eastAsia="Calibri" w:cstheme="minorHAnsi"/>
        </w:rPr>
        <w:t>karier</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dan </w:t>
      </w:r>
      <w:proofErr w:type="spellStart"/>
      <w:r w:rsidRPr="00DB25C4">
        <w:rPr>
          <w:rFonts w:eastAsia="Calibri" w:cstheme="minorHAnsi"/>
        </w:rPr>
        <w:t>tenaga</w:t>
      </w:r>
      <w:proofErr w:type="spellEnd"/>
      <w:r w:rsidRPr="00DB25C4">
        <w:rPr>
          <w:rFonts w:eastAsia="Calibri" w:cstheme="minorHAnsi"/>
        </w:rPr>
        <w:t xml:space="preserve"> </w:t>
      </w:r>
      <w:proofErr w:type="spellStart"/>
      <w:r w:rsidRPr="00DB25C4">
        <w:rPr>
          <w:rFonts w:eastAsia="Calibri" w:cstheme="minorHAnsi"/>
        </w:rPr>
        <w:t>kependidikan</w:t>
      </w:r>
      <w:proofErr w:type="spellEnd"/>
      <w:r w:rsidRPr="00DB25C4">
        <w:rPr>
          <w:rFonts w:eastAsia="Calibri" w:cstheme="minorHAnsi"/>
        </w:rPr>
        <w:t xml:space="preserve">, dan program-program yang </w:t>
      </w:r>
      <w:proofErr w:type="spellStart"/>
      <w:r w:rsidRPr="00DB25C4">
        <w:rPr>
          <w:rFonts w:eastAsia="Calibri" w:cstheme="minorHAnsi"/>
        </w:rPr>
        <w:t>disediakan</w:t>
      </w:r>
      <w:proofErr w:type="spellEnd"/>
      <w:r w:rsidRPr="00DB25C4">
        <w:rPr>
          <w:rFonts w:eastAsia="Calibri" w:cstheme="minorHAnsi"/>
        </w:rPr>
        <w:t xml:space="preserve">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memberikan</w:t>
      </w:r>
      <w:proofErr w:type="spellEnd"/>
      <w:r w:rsidRPr="00DB25C4">
        <w:rPr>
          <w:rFonts w:eastAsia="Calibri" w:cstheme="minorHAnsi"/>
        </w:rPr>
        <w:t xml:space="preserve"> </w:t>
      </w:r>
      <w:proofErr w:type="spellStart"/>
      <w:r w:rsidRPr="00DB25C4">
        <w:rPr>
          <w:rFonts w:eastAsia="Calibri" w:cstheme="minorHAnsi"/>
        </w:rPr>
        <w:t>manfaat</w:t>
      </w:r>
      <w:proofErr w:type="spellEnd"/>
      <w:r w:rsidRPr="00DB25C4">
        <w:rPr>
          <w:rFonts w:eastAsia="Calibri" w:cstheme="minorHAnsi"/>
        </w:rPr>
        <w:t xml:space="preserve"> yang </w:t>
      </w:r>
      <w:proofErr w:type="spellStart"/>
      <w:r w:rsidRPr="00DB25C4">
        <w:rPr>
          <w:rFonts w:eastAsia="Calibri" w:cstheme="minorHAnsi"/>
        </w:rPr>
        <w:t>signifikan</w:t>
      </w:r>
      <w:proofErr w:type="spellEnd"/>
      <w:r w:rsidRPr="00DB25C4">
        <w:rPr>
          <w:rFonts w:eastAsia="Calibri" w:cstheme="minorHAnsi"/>
        </w:rPr>
        <w:t xml:space="preserve"> </w:t>
      </w:r>
      <w:proofErr w:type="spellStart"/>
      <w:r w:rsidRPr="00DB25C4">
        <w:rPr>
          <w:rFonts w:eastAsia="Calibri" w:cstheme="minorHAnsi"/>
        </w:rPr>
        <w:t>bagi</w:t>
      </w:r>
      <w:proofErr w:type="spellEnd"/>
      <w:r w:rsidRPr="00DB25C4">
        <w:rPr>
          <w:rFonts w:eastAsia="Calibri" w:cstheme="minorHAnsi"/>
        </w:rPr>
        <w:t xml:space="preserve"> </w:t>
      </w:r>
      <w:proofErr w:type="spellStart"/>
      <w:r w:rsidRPr="00DB25C4">
        <w:rPr>
          <w:rFonts w:eastAsia="Calibri" w:cstheme="minorHAnsi"/>
        </w:rPr>
        <w:t>responden</w:t>
      </w:r>
      <w:proofErr w:type="spellEnd"/>
      <w:r w:rsidRPr="00DB25C4">
        <w:rPr>
          <w:rFonts w:eastAsia="Segoe UI" w:cstheme="minorHAnsi"/>
        </w:rPr>
        <w:t>.</w:t>
      </w:r>
      <w:r w:rsidRPr="00DB25C4">
        <w:rPr>
          <w:rFonts w:eastAsia="Calibri" w:cstheme="minorHAnsi"/>
        </w:rPr>
        <w:t xml:space="preserve"> </w:t>
      </w:r>
      <w:proofErr w:type="spellStart"/>
      <w:r w:rsidRPr="00DB25C4">
        <w:rPr>
          <w:rFonts w:eastAsia="Calibri" w:cstheme="minorHAnsi"/>
        </w:rPr>
        <w:t>Secara</w:t>
      </w:r>
      <w:proofErr w:type="spellEnd"/>
      <w:r w:rsidRPr="00DB25C4">
        <w:rPr>
          <w:rFonts w:eastAsia="Calibri" w:cstheme="minorHAnsi"/>
        </w:rPr>
        <w:t xml:space="preserve"> </w:t>
      </w:r>
      <w:proofErr w:type="spellStart"/>
      <w:r w:rsidRPr="00DB25C4">
        <w:rPr>
          <w:rFonts w:eastAsia="Calibri" w:cstheme="minorHAnsi"/>
        </w:rPr>
        <w:t>keseluruhan</w:t>
      </w:r>
      <w:proofErr w:type="spellEnd"/>
      <w:r w:rsidRPr="00DB25C4">
        <w:rPr>
          <w:rFonts w:eastAsia="Calibri" w:cstheme="minorHAnsi"/>
        </w:rPr>
        <w:t xml:space="preserve">,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survei</w:t>
      </w:r>
      <w:proofErr w:type="spellEnd"/>
      <w:r w:rsidRPr="00DB25C4">
        <w:rPr>
          <w:rFonts w:eastAsia="Calibri" w:cstheme="minorHAnsi"/>
        </w:rPr>
        <w:t xml:space="preserve">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memberikan</w:t>
      </w:r>
      <w:proofErr w:type="spellEnd"/>
      <w:r w:rsidRPr="00DB25C4">
        <w:rPr>
          <w:rFonts w:eastAsia="Calibri" w:cstheme="minorHAnsi"/>
        </w:rPr>
        <w:t xml:space="preserve"> </w:t>
      </w:r>
      <w:proofErr w:type="spellStart"/>
      <w:r w:rsidRPr="00DB25C4">
        <w:rPr>
          <w:rFonts w:eastAsia="Calibri" w:cstheme="minorHAnsi"/>
        </w:rPr>
        <w:t>umpan</w:t>
      </w:r>
      <w:proofErr w:type="spellEnd"/>
      <w:r w:rsidRPr="00DB25C4">
        <w:rPr>
          <w:rFonts w:eastAsia="Calibri" w:cstheme="minorHAnsi"/>
        </w:rPr>
        <w:t xml:space="preserve"> </w:t>
      </w:r>
      <w:proofErr w:type="spellStart"/>
      <w:r w:rsidRPr="00DB25C4">
        <w:rPr>
          <w:rFonts w:eastAsia="Calibri" w:cstheme="minorHAnsi"/>
        </w:rPr>
        <w:t>balik</w:t>
      </w:r>
      <w:proofErr w:type="spellEnd"/>
      <w:r w:rsidRPr="00DB25C4">
        <w:rPr>
          <w:rFonts w:eastAsia="Calibri" w:cstheme="minorHAnsi"/>
        </w:rPr>
        <w:t xml:space="preserve"> </w:t>
      </w:r>
      <w:proofErr w:type="spellStart"/>
      <w:r w:rsidRPr="00DB25C4">
        <w:rPr>
          <w:rFonts w:eastAsia="Calibri" w:cstheme="minorHAnsi"/>
        </w:rPr>
        <w:t>positif</w:t>
      </w:r>
      <w:proofErr w:type="spellEnd"/>
      <w:r w:rsidRPr="00DB25C4">
        <w:rPr>
          <w:rFonts w:eastAsia="Calibri" w:cstheme="minorHAnsi"/>
        </w:rPr>
        <w:t xml:space="preserve"> </w:t>
      </w:r>
      <w:proofErr w:type="spellStart"/>
      <w:r w:rsidRPr="00DB25C4">
        <w:rPr>
          <w:rFonts w:eastAsia="Calibri" w:cstheme="minorHAnsi"/>
        </w:rPr>
        <w:t>bagi</w:t>
      </w:r>
      <w:proofErr w:type="spellEnd"/>
      <w:r w:rsidRPr="00DB25C4">
        <w:rPr>
          <w:rFonts w:eastAsia="Calibri" w:cstheme="minorHAnsi"/>
        </w:rPr>
        <w:t xml:space="preserve"> </w:t>
      </w:r>
      <w:proofErr w:type="spellStart"/>
      <w:r w:rsidRPr="00DB25C4">
        <w:rPr>
          <w:rFonts w:eastAsia="Calibri" w:cstheme="minorHAnsi"/>
        </w:rPr>
        <w:t>pimpinan</w:t>
      </w:r>
      <w:proofErr w:type="spellEnd"/>
      <w:r w:rsidRPr="00DB25C4">
        <w:rPr>
          <w:rFonts w:eastAsia="Calibri" w:cstheme="minorHAnsi"/>
        </w:rPr>
        <w:t xml:space="preserve"> universitas </w:t>
      </w:r>
      <w:proofErr w:type="spellStart"/>
      <w:r w:rsidRPr="00DB25C4">
        <w:rPr>
          <w:rFonts w:eastAsia="Calibri" w:cstheme="minorHAnsi"/>
        </w:rPr>
        <w:t>bahwa</w:t>
      </w:r>
      <w:proofErr w:type="spellEnd"/>
      <w:r w:rsidRPr="00DB25C4">
        <w:rPr>
          <w:rFonts w:eastAsia="Calibri" w:cstheme="minorHAnsi"/>
        </w:rPr>
        <w:t xml:space="preserve"> program-program </w:t>
      </w:r>
      <w:proofErr w:type="spellStart"/>
      <w:r w:rsidRPr="00DB25C4">
        <w:rPr>
          <w:rFonts w:eastAsia="Calibri" w:cstheme="minorHAnsi"/>
        </w:rPr>
        <w:t>pengembangan</w:t>
      </w:r>
      <w:proofErr w:type="spellEnd"/>
      <w:r w:rsidRPr="00DB25C4">
        <w:rPr>
          <w:rFonts w:eastAsia="Calibri" w:cstheme="minorHAnsi"/>
        </w:rPr>
        <w:t xml:space="preserve"> </w:t>
      </w:r>
      <w:proofErr w:type="spellStart"/>
      <w:r w:rsidRPr="00DB25C4">
        <w:rPr>
          <w:rFonts w:eastAsia="Calibri" w:cstheme="minorHAnsi"/>
        </w:rPr>
        <w:t>karier</w:t>
      </w:r>
      <w:proofErr w:type="spellEnd"/>
      <w:r w:rsidRPr="00DB25C4">
        <w:rPr>
          <w:rFonts w:eastAsia="Calibri" w:cstheme="minorHAnsi"/>
        </w:rPr>
        <w:t xml:space="preserve"> yang </w:t>
      </w:r>
      <w:proofErr w:type="spellStart"/>
      <w:r w:rsidRPr="00DB25C4">
        <w:rPr>
          <w:rFonts w:eastAsia="Calibri" w:cstheme="minorHAnsi"/>
        </w:rPr>
        <w:t>diusung</w:t>
      </w:r>
      <w:proofErr w:type="spellEnd"/>
      <w:r w:rsidRPr="00DB25C4">
        <w:rPr>
          <w:rFonts w:eastAsia="Calibri" w:cstheme="minorHAnsi"/>
        </w:rPr>
        <w:t xml:space="preserve">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memuaskan</w:t>
      </w:r>
      <w:proofErr w:type="spellEnd"/>
      <w:r w:rsidRPr="00DB25C4">
        <w:rPr>
          <w:rFonts w:eastAsia="Calibri" w:cstheme="minorHAnsi"/>
        </w:rPr>
        <w:t xml:space="preserve"> </w:t>
      </w:r>
      <w:proofErr w:type="spellStart"/>
      <w:r w:rsidRPr="00DB25C4">
        <w:rPr>
          <w:rFonts w:eastAsia="Calibri" w:cstheme="minorHAnsi"/>
        </w:rPr>
        <w:t>mayoritas</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dan </w:t>
      </w:r>
      <w:proofErr w:type="spellStart"/>
      <w:r w:rsidRPr="00DB25C4">
        <w:rPr>
          <w:rFonts w:eastAsia="Calibri" w:cstheme="minorHAnsi"/>
        </w:rPr>
        <w:t>tenaga</w:t>
      </w:r>
      <w:proofErr w:type="spellEnd"/>
      <w:r w:rsidRPr="00DB25C4">
        <w:rPr>
          <w:rFonts w:eastAsia="Calibri" w:cstheme="minorHAnsi"/>
        </w:rPr>
        <w:t xml:space="preserve"> </w:t>
      </w:r>
      <w:proofErr w:type="spellStart"/>
      <w:r w:rsidRPr="00DB25C4">
        <w:rPr>
          <w:rFonts w:eastAsia="Calibri" w:cstheme="minorHAnsi"/>
        </w:rPr>
        <w:t>kependidikan</w:t>
      </w:r>
      <w:proofErr w:type="spellEnd"/>
      <w:r w:rsidRPr="00DB25C4">
        <w:rPr>
          <w:rFonts w:eastAsia="Calibri" w:cstheme="minorHAnsi"/>
        </w:rPr>
        <w:t xml:space="preserve">. </w:t>
      </w:r>
      <w:proofErr w:type="spellStart"/>
      <w:r w:rsidRPr="00DB25C4">
        <w:rPr>
          <w:rFonts w:eastAsia="Calibri" w:cstheme="minorHAnsi"/>
        </w:rPr>
        <w:t>Namun</w:t>
      </w:r>
      <w:proofErr w:type="spellEnd"/>
      <w:r w:rsidRPr="00DB25C4">
        <w:rPr>
          <w:rFonts w:eastAsia="Calibri" w:cstheme="minorHAnsi"/>
        </w:rPr>
        <w:t xml:space="preserve">, </w:t>
      </w:r>
      <w:proofErr w:type="spellStart"/>
      <w:r w:rsidRPr="00DB25C4">
        <w:rPr>
          <w:rFonts w:eastAsia="Calibri" w:cstheme="minorHAnsi"/>
        </w:rPr>
        <w:t>perlu</w:t>
      </w:r>
      <w:proofErr w:type="spellEnd"/>
      <w:r w:rsidRPr="00DB25C4">
        <w:rPr>
          <w:rFonts w:eastAsia="Calibri" w:cstheme="minorHAnsi"/>
        </w:rPr>
        <w:t xml:space="preserve"> </w:t>
      </w:r>
      <w:proofErr w:type="spellStart"/>
      <w:r w:rsidRPr="00DB25C4">
        <w:rPr>
          <w:rFonts w:eastAsia="Calibri" w:cstheme="minorHAnsi"/>
        </w:rPr>
        <w:t>terus</w:t>
      </w:r>
      <w:proofErr w:type="spellEnd"/>
      <w:r w:rsidRPr="00DB25C4">
        <w:rPr>
          <w:rFonts w:eastAsia="Calibri" w:cstheme="minorHAnsi"/>
        </w:rPr>
        <w:t xml:space="preserve"> </w:t>
      </w:r>
      <w:proofErr w:type="spellStart"/>
      <w:r w:rsidRPr="00DB25C4">
        <w:rPr>
          <w:rFonts w:eastAsia="Calibri" w:cstheme="minorHAnsi"/>
        </w:rPr>
        <w:t>memperhatikan</w:t>
      </w:r>
      <w:proofErr w:type="spellEnd"/>
      <w:r w:rsidRPr="00DB25C4">
        <w:rPr>
          <w:rFonts w:eastAsia="Calibri" w:cstheme="minorHAnsi"/>
        </w:rPr>
        <w:t xml:space="preserve"> dan </w:t>
      </w:r>
      <w:proofErr w:type="spellStart"/>
      <w:r w:rsidRPr="00DB25C4">
        <w:rPr>
          <w:rFonts w:eastAsia="Calibri" w:cstheme="minorHAnsi"/>
        </w:rPr>
        <w:t>meningkatkan</w:t>
      </w:r>
      <w:proofErr w:type="spellEnd"/>
      <w:r w:rsidRPr="00DB25C4">
        <w:rPr>
          <w:rFonts w:eastAsia="Calibri" w:cstheme="minorHAnsi"/>
        </w:rPr>
        <w:t xml:space="preserve"> program-program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memenuhi</w:t>
      </w:r>
      <w:proofErr w:type="spellEnd"/>
      <w:r w:rsidRPr="00DB25C4">
        <w:rPr>
          <w:rFonts w:eastAsia="Calibri" w:cstheme="minorHAnsi"/>
        </w:rPr>
        <w:t xml:space="preserve"> </w:t>
      </w:r>
      <w:proofErr w:type="spellStart"/>
      <w:r w:rsidRPr="00DB25C4">
        <w:rPr>
          <w:rFonts w:eastAsia="Calibri" w:cstheme="minorHAnsi"/>
        </w:rPr>
        <w:t>harapan</w:t>
      </w:r>
      <w:proofErr w:type="spellEnd"/>
      <w:r w:rsidRPr="00DB25C4">
        <w:rPr>
          <w:rFonts w:eastAsia="Calibri" w:cstheme="minorHAnsi"/>
        </w:rPr>
        <w:t xml:space="preserve"> </w:t>
      </w:r>
      <w:proofErr w:type="spellStart"/>
      <w:r w:rsidRPr="00DB25C4">
        <w:rPr>
          <w:rFonts w:eastAsia="Calibri" w:cstheme="minorHAnsi"/>
        </w:rPr>
        <w:t>semua</w:t>
      </w:r>
      <w:proofErr w:type="spellEnd"/>
      <w:r w:rsidRPr="00DB25C4">
        <w:rPr>
          <w:rFonts w:eastAsia="Calibri" w:cstheme="minorHAnsi"/>
        </w:rPr>
        <w:t xml:space="preserve"> </w:t>
      </w:r>
      <w:proofErr w:type="spellStart"/>
      <w:r w:rsidRPr="00DB25C4">
        <w:rPr>
          <w:rFonts w:eastAsia="Calibri" w:cstheme="minorHAnsi"/>
        </w:rPr>
        <w:t>responden</w:t>
      </w:r>
      <w:proofErr w:type="spellEnd"/>
      <w:r w:rsidRPr="00DB25C4">
        <w:rPr>
          <w:rFonts w:eastAsia="Calibri" w:cstheme="minorHAnsi"/>
        </w:rPr>
        <w:t xml:space="preserve"> dan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kualitas</w:t>
      </w:r>
      <w:proofErr w:type="spellEnd"/>
      <w:r w:rsidRPr="00DB25C4">
        <w:rPr>
          <w:rFonts w:eastAsia="Calibri" w:cstheme="minorHAnsi"/>
        </w:rPr>
        <w:t xml:space="preserve"> SDM di universitas.</w:t>
      </w:r>
    </w:p>
    <w:p w14:paraId="01F9439C" w14:textId="77777777" w:rsidR="00866ABA" w:rsidRPr="00DB25C4" w:rsidRDefault="00866ABA" w:rsidP="00687314">
      <w:pPr>
        <w:spacing w:after="0" w:line="240" w:lineRule="auto"/>
        <w:ind w:firstLine="195"/>
        <w:rPr>
          <w:rFonts w:eastAsia="Calibri" w:cstheme="minorHAnsi"/>
        </w:rPr>
      </w:pPr>
    </w:p>
    <w:p w14:paraId="52A35FD5" w14:textId="77777777" w:rsidR="00866ABA" w:rsidRPr="00DB25C4" w:rsidRDefault="00866ABA" w:rsidP="00687314">
      <w:pPr>
        <w:spacing w:after="0" w:line="240" w:lineRule="auto"/>
        <w:ind w:firstLine="195"/>
        <w:jc w:val="center"/>
        <w:rPr>
          <w:rFonts w:cstheme="minorHAnsi"/>
        </w:rPr>
      </w:pPr>
      <w:r w:rsidRPr="00DB25C4">
        <w:rPr>
          <w:rFonts w:cstheme="minorHAnsi"/>
          <w:noProof/>
        </w:rPr>
        <w:lastRenderedPageBreak/>
        <w:drawing>
          <wp:inline distT="0" distB="0" distL="0" distR="0" wp14:anchorId="5CAAA139" wp14:editId="18F7FACD">
            <wp:extent cx="4572000" cy="2590800"/>
            <wp:effectExtent l="0" t="0" r="0" b="0"/>
            <wp:docPr id="107909512" name="Picture 107909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09512"/>
                    <pic:cNvPicPr/>
                  </pic:nvPicPr>
                  <pic:blipFill>
                    <a:blip r:embed="rId77">
                      <a:extLst>
                        <a:ext uri="{28A0092B-C50C-407E-A947-70E740481C1C}">
                          <a14:useLocalDpi xmlns:a14="http://schemas.microsoft.com/office/drawing/2010/main" val="0"/>
                        </a:ext>
                      </a:extLst>
                    </a:blip>
                    <a:stretch>
                      <a:fillRect/>
                    </a:stretch>
                  </pic:blipFill>
                  <pic:spPr>
                    <a:xfrm>
                      <a:off x="0" y="0"/>
                      <a:ext cx="4572000" cy="2590800"/>
                    </a:xfrm>
                    <a:prstGeom prst="rect">
                      <a:avLst/>
                    </a:prstGeom>
                  </pic:spPr>
                </pic:pic>
              </a:graphicData>
            </a:graphic>
          </wp:inline>
        </w:drawing>
      </w:r>
    </w:p>
    <w:p w14:paraId="60A05601" w14:textId="77777777" w:rsidR="00866ABA" w:rsidRPr="00DB25C4" w:rsidRDefault="00866ABA" w:rsidP="00687314">
      <w:pPr>
        <w:spacing w:after="0" w:line="240" w:lineRule="auto"/>
        <w:rPr>
          <w:rFonts w:eastAsia="Calibri" w:cstheme="minorHAnsi"/>
        </w:rPr>
      </w:pPr>
      <w:proofErr w:type="spellStart"/>
      <w:r w:rsidRPr="00DB25C4">
        <w:rPr>
          <w:rFonts w:eastAsia="Calibri" w:cstheme="minorHAnsi"/>
          <w:color w:val="000000" w:themeColor="text1"/>
        </w:rPr>
        <w:t>Selanjutnya</w:t>
      </w:r>
      <w:proofErr w:type="spellEnd"/>
      <w:r w:rsidRPr="00DB25C4">
        <w:rPr>
          <w:rFonts w:eastAsia="Calibri" w:cstheme="minorHAnsi"/>
          <w:color w:val="000000" w:themeColor="text1"/>
        </w:rPr>
        <w:t xml:space="preserve">, Program </w:t>
      </w:r>
      <w:proofErr w:type="spellStart"/>
      <w:r w:rsidRPr="00DB25C4">
        <w:rPr>
          <w:rFonts w:eastAsia="Calibri" w:cstheme="minorHAnsi"/>
          <w:color w:val="000000" w:themeColor="text1"/>
        </w:rPr>
        <w:t>Studi</w:t>
      </w:r>
      <w:proofErr w:type="spellEnd"/>
      <w:r w:rsidRPr="00DB25C4">
        <w:rPr>
          <w:rFonts w:eastAsia="Calibri" w:cstheme="minorHAnsi"/>
          <w:color w:val="000000" w:themeColor="text1"/>
        </w:rPr>
        <w:t xml:space="preserve"> Pendidikan Bahasa Mandarin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untuk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kebijaksanaan</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pelaksanaan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rekrutmen</w:t>
      </w:r>
      <w:proofErr w:type="spellEnd"/>
      <w:r w:rsidRPr="00DB25C4">
        <w:rPr>
          <w:rFonts w:eastAsia="Calibri" w:cstheme="minorHAnsi"/>
          <w:color w:val="000000" w:themeColor="text1"/>
        </w:rPr>
        <w:t xml:space="preserve"> </w:t>
      </w:r>
      <w:proofErr w:type="spellStart"/>
      <w:proofErr w:type="gram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proofErr w:type="gramEnd"/>
      <w:r w:rsidRPr="00DB25C4">
        <w:rPr>
          <w:rFonts w:eastAsia="Calibri" w:cstheme="minorHAnsi"/>
          <w:color w:val="000000" w:themeColor="text1"/>
        </w:rPr>
        <w:t xml:space="preserve">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analisis</w:t>
      </w:r>
      <w:proofErr w:type="spellEnd"/>
      <w:r w:rsidRPr="00DB25C4">
        <w:rPr>
          <w:rFonts w:eastAsia="Calibri" w:cstheme="minorHAnsi"/>
          <w:color w:val="000000" w:themeColor="text1"/>
        </w:rPr>
        <w:t xml:space="preserve"> SWOT </w:t>
      </w:r>
      <w:proofErr w:type="spellStart"/>
      <w:r w:rsidRPr="00DB25C4">
        <w:rPr>
          <w:rFonts w:eastAsia="Calibri" w:cstheme="minorHAnsi"/>
          <w:color w:val="000000" w:themeColor="text1"/>
        </w:rPr>
        <w:t>sebagai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berikut</w:t>
      </w:r>
      <w:proofErr w:type="spellEnd"/>
      <w:r w:rsidRPr="00DB25C4">
        <w:rPr>
          <w:rFonts w:eastAsia="Calibri" w:cstheme="minorHAnsi"/>
          <w:color w:val="000000" w:themeColor="text1"/>
        </w:rPr>
        <w:t>:</w:t>
      </w:r>
    </w:p>
    <w:p w14:paraId="02105D3A" w14:textId="77777777" w:rsidR="00866ABA" w:rsidRPr="00DB25C4" w:rsidRDefault="00866ABA" w:rsidP="00687314">
      <w:pPr>
        <w:spacing w:after="0" w:line="240" w:lineRule="auto"/>
        <w:rPr>
          <w:rFonts w:eastAsia="Calibri" w:cstheme="minorHAnsi"/>
          <w:color w:val="000000" w:themeColor="text1"/>
        </w:rPr>
      </w:pPr>
    </w:p>
    <w:tbl>
      <w:tblPr>
        <w:tblW w:w="0" w:type="auto"/>
        <w:jc w:val="center"/>
        <w:tblLayout w:type="fixed"/>
        <w:tblLook w:val="04A0" w:firstRow="1" w:lastRow="0" w:firstColumn="1" w:lastColumn="0" w:noHBand="0" w:noVBand="1"/>
      </w:tblPr>
      <w:tblGrid>
        <w:gridCol w:w="4680"/>
        <w:gridCol w:w="4680"/>
      </w:tblGrid>
      <w:tr w:rsidR="00866ABA" w:rsidRPr="00DB25C4" w14:paraId="06383A4B" w14:textId="77777777" w:rsidTr="00CD4E67">
        <w:trPr>
          <w:trHeight w:val="300"/>
          <w:jc w:val="center"/>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48D52D05" w14:textId="77777777" w:rsidR="00866ABA" w:rsidRPr="00DB25C4" w:rsidRDefault="00866ABA" w:rsidP="00687314">
            <w:pPr>
              <w:spacing w:after="0" w:line="240" w:lineRule="auto"/>
              <w:jc w:val="center"/>
              <w:rPr>
                <w:rFonts w:cstheme="minorHAnsi"/>
              </w:rPr>
            </w:pPr>
            <w:proofErr w:type="spellStart"/>
            <w:r w:rsidRPr="00DB25C4">
              <w:rPr>
                <w:rFonts w:eastAsia="Calibri" w:cstheme="minorHAnsi"/>
                <w:b/>
                <w:bCs/>
              </w:rPr>
              <w:t>Kekuatan</w:t>
            </w:r>
            <w:proofErr w:type="spellEnd"/>
          </w:p>
          <w:p w14:paraId="352D0671" w14:textId="77777777" w:rsidR="00866ABA" w:rsidRPr="00DB25C4" w:rsidRDefault="00866ABA" w:rsidP="00687314">
            <w:pPr>
              <w:spacing w:after="0" w:line="240" w:lineRule="auto"/>
              <w:jc w:val="center"/>
              <w:rPr>
                <w:rFonts w:cstheme="minorHAnsi"/>
              </w:rPr>
            </w:pPr>
            <w:r w:rsidRPr="00DB25C4">
              <w:rPr>
                <w:rFonts w:eastAsia="Calibri" w:cstheme="minorHAnsi"/>
                <w:b/>
                <w:bCs/>
              </w:rPr>
              <w:t xml:space="preserve"> </w:t>
            </w:r>
          </w:p>
          <w:p w14:paraId="1B5CDD91" w14:textId="77777777" w:rsidR="00866ABA" w:rsidRPr="00DB25C4" w:rsidRDefault="00866ABA" w:rsidP="009F6099">
            <w:pPr>
              <w:pStyle w:val="ListParagraph"/>
              <w:numPr>
                <w:ilvl w:val="0"/>
                <w:numId w:val="98"/>
              </w:numPr>
              <w:spacing w:after="0" w:line="240" w:lineRule="auto"/>
              <w:rPr>
                <w:rFonts w:cstheme="minorHAnsi"/>
              </w:rPr>
            </w:pPr>
            <w:r w:rsidRPr="00DB25C4">
              <w:rPr>
                <w:rFonts w:cstheme="minorHAnsi"/>
              </w:rPr>
              <w:t xml:space="preserve">Proses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di Universitas Ma Chung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rinci</w:t>
            </w:r>
            <w:proofErr w:type="spellEnd"/>
            <w:r w:rsidRPr="00DB25C4">
              <w:rPr>
                <w:rFonts w:cstheme="minorHAnsi"/>
              </w:rPr>
              <w:t xml:space="preserve">, dan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sistem</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alur</w:t>
            </w:r>
            <w:proofErr w:type="spellEnd"/>
            <w:r w:rsidRPr="00DB25C4">
              <w:rPr>
                <w:rFonts w:cstheme="minorHAnsi"/>
              </w:rPr>
              <w:t xml:space="preserve"> yang </w:t>
            </w:r>
            <w:proofErr w:type="spellStart"/>
            <w:r w:rsidRPr="00DB25C4">
              <w:rPr>
                <w:rFonts w:cstheme="minorHAnsi"/>
              </w:rPr>
              <w:t>konsisten</w:t>
            </w:r>
            <w:proofErr w:type="spellEnd"/>
            <w:r w:rsidRPr="00DB25C4">
              <w:rPr>
                <w:rFonts w:cstheme="minorHAnsi"/>
              </w:rPr>
              <w:t xml:space="preserve"> dan </w:t>
            </w:r>
            <w:proofErr w:type="spellStart"/>
            <w:r w:rsidRPr="00DB25C4">
              <w:rPr>
                <w:rFonts w:cstheme="minorHAnsi"/>
              </w:rPr>
              <w:t>kredibel</w:t>
            </w:r>
            <w:proofErr w:type="spellEnd"/>
          </w:p>
          <w:p w14:paraId="54ACC636" w14:textId="77777777" w:rsidR="00866ABA" w:rsidRPr="00DB25C4" w:rsidRDefault="00866ABA" w:rsidP="009F6099">
            <w:pPr>
              <w:pStyle w:val="ListParagraph"/>
              <w:numPr>
                <w:ilvl w:val="0"/>
                <w:numId w:val="98"/>
              </w:numPr>
              <w:spacing w:after="0" w:line="240" w:lineRule="auto"/>
              <w:rPr>
                <w:rFonts w:cstheme="minorHAnsi"/>
              </w:rPr>
            </w:pPr>
            <w:r w:rsidRPr="00DB25C4">
              <w:rPr>
                <w:rFonts w:cstheme="minorHAnsi"/>
              </w:rPr>
              <w:t xml:space="preserve">Proses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melibatkan</w:t>
            </w:r>
            <w:proofErr w:type="spellEnd"/>
            <w:r w:rsidRPr="00DB25C4">
              <w:rPr>
                <w:rFonts w:cstheme="minorHAnsi"/>
              </w:rPr>
              <w:t xml:space="preserve"> Bagian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Daya </w:t>
            </w:r>
            <w:proofErr w:type="spellStart"/>
            <w:r w:rsidRPr="00DB25C4">
              <w:rPr>
                <w:rFonts w:cstheme="minorHAnsi"/>
              </w:rPr>
              <w:t>Manusia</w:t>
            </w:r>
            <w:proofErr w:type="spellEnd"/>
            <w:r w:rsidRPr="00DB25C4">
              <w:rPr>
                <w:rFonts w:cstheme="minorHAnsi"/>
              </w:rPr>
              <w:t xml:space="preserve">, </w:t>
            </w:r>
            <w:proofErr w:type="spellStart"/>
            <w:r w:rsidRPr="00DB25C4">
              <w:rPr>
                <w:rFonts w:cstheme="minorHAnsi"/>
              </w:rPr>
              <w:t>Pimpinan</w:t>
            </w:r>
            <w:proofErr w:type="spellEnd"/>
            <w:r w:rsidRPr="00DB25C4">
              <w:rPr>
                <w:rFonts w:cstheme="minorHAnsi"/>
              </w:rPr>
              <w:t xml:space="preserve"> Universitas, </w:t>
            </w:r>
            <w:proofErr w:type="spellStart"/>
            <w:r w:rsidRPr="00DB25C4">
              <w:rPr>
                <w:rFonts w:cstheme="minorHAnsi"/>
              </w:rPr>
              <w:t>Dekan</w:t>
            </w:r>
            <w:proofErr w:type="spellEnd"/>
            <w:r w:rsidRPr="00DB25C4">
              <w:rPr>
                <w:rFonts w:cstheme="minorHAnsi"/>
              </w:rPr>
              <w:t xml:space="preserve">, dan </w:t>
            </w:r>
            <w:proofErr w:type="spellStart"/>
            <w:r w:rsidRPr="00DB25C4">
              <w:rPr>
                <w:rFonts w:cstheme="minorHAnsi"/>
              </w:rPr>
              <w:t>Kaprodi</w:t>
            </w:r>
            <w:proofErr w:type="spellEnd"/>
            <w:r w:rsidRPr="00DB25C4">
              <w:rPr>
                <w:rFonts w:cstheme="minorHAnsi"/>
              </w:rPr>
              <w:t xml:space="preserve"> </w:t>
            </w:r>
            <w:proofErr w:type="spellStart"/>
            <w:r w:rsidRPr="00DB25C4">
              <w:rPr>
                <w:rFonts w:cstheme="minorHAnsi"/>
              </w:rPr>
              <w:t>sebagai</w:t>
            </w:r>
            <w:proofErr w:type="spellEnd"/>
            <w:r w:rsidRPr="00DB25C4">
              <w:rPr>
                <w:rFonts w:cstheme="minorHAnsi"/>
              </w:rPr>
              <w:t xml:space="preserve"> user, </w:t>
            </w:r>
            <w:proofErr w:type="spellStart"/>
            <w:r w:rsidRPr="00DB25C4">
              <w:rPr>
                <w:rFonts w:cstheme="minorHAnsi"/>
              </w:rPr>
              <w:t>sehingga</w:t>
            </w:r>
            <w:proofErr w:type="spellEnd"/>
            <w:r w:rsidRPr="00DB25C4">
              <w:rPr>
                <w:rFonts w:cstheme="minorHAnsi"/>
              </w:rPr>
              <w:t xml:space="preserve"> proses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memenuhi</w:t>
            </w:r>
            <w:proofErr w:type="spellEnd"/>
            <w:r w:rsidRPr="00DB25C4">
              <w:rPr>
                <w:rFonts w:cstheme="minorHAnsi"/>
              </w:rPr>
              <w:t xml:space="preserve"> </w:t>
            </w:r>
            <w:proofErr w:type="spellStart"/>
            <w:r w:rsidRPr="00DB25C4">
              <w:rPr>
                <w:rFonts w:cstheme="minorHAnsi"/>
              </w:rPr>
              <w:t>kebutuhan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di PS, UPPS, dan PT</w:t>
            </w:r>
          </w:p>
          <w:p w14:paraId="033CEAD9" w14:textId="77777777" w:rsidR="00866ABA" w:rsidRPr="00DB25C4" w:rsidRDefault="00866ABA" w:rsidP="009F6099">
            <w:pPr>
              <w:pStyle w:val="ListParagraph"/>
              <w:numPr>
                <w:ilvl w:val="0"/>
                <w:numId w:val="98"/>
              </w:numPr>
              <w:spacing w:after="0" w:line="240" w:lineRule="auto"/>
              <w:rPr>
                <w:rFonts w:cstheme="minorHAnsi"/>
              </w:rPr>
            </w:pPr>
            <w:r w:rsidRPr="00DB25C4">
              <w:rPr>
                <w:rFonts w:cstheme="minorHAnsi"/>
              </w:rPr>
              <w:t xml:space="preserve">PS </w:t>
            </w:r>
            <w:proofErr w:type="spellStart"/>
            <w:r w:rsidRPr="00DB25C4">
              <w:rPr>
                <w:rFonts w:cstheme="minorHAnsi"/>
              </w:rPr>
              <w:t>memiliki</w:t>
            </w:r>
            <w:proofErr w:type="spellEnd"/>
            <w:r w:rsidRPr="00DB25C4">
              <w:rPr>
                <w:rFonts w:cstheme="minorHAnsi"/>
              </w:rPr>
              <w:t xml:space="preserve"> 7 DTPS yang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keahlian</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bidang</w:t>
            </w:r>
            <w:proofErr w:type="spellEnd"/>
            <w:r w:rsidRPr="00DB25C4">
              <w:rPr>
                <w:rFonts w:cstheme="minorHAnsi"/>
              </w:rPr>
              <w:t xml:space="preserve"> program </w:t>
            </w:r>
            <w:proofErr w:type="spellStart"/>
            <w:r w:rsidRPr="00DB25C4">
              <w:rPr>
                <w:rFonts w:cstheme="minorHAnsi"/>
              </w:rPr>
              <w:t>studi</w:t>
            </w:r>
            <w:proofErr w:type="spellEnd"/>
            <w:r w:rsidRPr="00DB25C4">
              <w:rPr>
                <w:rFonts w:cstheme="minorHAnsi"/>
              </w:rPr>
              <w:t xml:space="preserve">, dan </w:t>
            </w:r>
            <w:proofErr w:type="spellStart"/>
            <w:r w:rsidRPr="00DB25C4">
              <w:rPr>
                <w:rFonts w:cstheme="minorHAnsi"/>
              </w:rPr>
              <w:t>semuanya</w:t>
            </w:r>
            <w:proofErr w:type="spellEnd"/>
            <w:r w:rsidRPr="00DB25C4">
              <w:rPr>
                <w:rFonts w:cstheme="minorHAnsi"/>
              </w:rPr>
              <w:t xml:space="preserve">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kualifikasi</w:t>
            </w:r>
            <w:proofErr w:type="spellEnd"/>
            <w:r w:rsidRPr="00DB25C4">
              <w:rPr>
                <w:rFonts w:cstheme="minorHAnsi"/>
              </w:rPr>
              <w:t xml:space="preserve"> Magister</w:t>
            </w:r>
          </w:p>
          <w:p w14:paraId="530A4984" w14:textId="77777777" w:rsidR="00866ABA" w:rsidRPr="00DB25C4" w:rsidRDefault="00866ABA" w:rsidP="009F6099">
            <w:pPr>
              <w:pStyle w:val="ListParagraph"/>
              <w:numPr>
                <w:ilvl w:val="0"/>
                <w:numId w:val="98"/>
              </w:numPr>
              <w:spacing w:after="0" w:line="240" w:lineRule="auto"/>
              <w:rPr>
                <w:rFonts w:cstheme="minorHAnsi"/>
              </w:rPr>
            </w:pPr>
            <w:r w:rsidRPr="00DB25C4">
              <w:rPr>
                <w:rFonts w:cstheme="minorHAnsi"/>
              </w:rPr>
              <w:t xml:space="preserve">Ada 3 DTPS yang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aktif</w:t>
            </w:r>
            <w:proofErr w:type="spellEnd"/>
            <w:r w:rsidRPr="00DB25C4">
              <w:rPr>
                <w:rFonts w:cstheme="minorHAnsi"/>
              </w:rPr>
              <w:t xml:space="preserve"> </w:t>
            </w:r>
            <w:proofErr w:type="spellStart"/>
            <w:r w:rsidRPr="00DB25C4">
              <w:rPr>
                <w:rFonts w:cstheme="minorHAnsi"/>
              </w:rPr>
              <w:t>mengikuti</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 xml:space="preserve"> </w:t>
            </w:r>
            <w:proofErr w:type="spellStart"/>
            <w:r w:rsidRPr="00DB25C4">
              <w:rPr>
                <w:rFonts w:cstheme="minorHAnsi"/>
              </w:rPr>
              <w:t>berupa</w:t>
            </w:r>
            <w:proofErr w:type="spellEnd"/>
            <w:r w:rsidRPr="00DB25C4">
              <w:rPr>
                <w:rFonts w:cstheme="minorHAnsi"/>
              </w:rPr>
              <w:t xml:space="preserve"> </w:t>
            </w:r>
            <w:proofErr w:type="spellStart"/>
            <w:r w:rsidRPr="00DB25C4">
              <w:rPr>
                <w:rFonts w:cstheme="minorHAnsi"/>
              </w:rPr>
              <w:t>pelatihan</w:t>
            </w:r>
            <w:proofErr w:type="spellEnd"/>
            <w:r w:rsidRPr="00DB25C4">
              <w:rPr>
                <w:rFonts w:cstheme="minorHAnsi"/>
              </w:rPr>
              <w:t>, seminar, dan webinar</w:t>
            </w:r>
          </w:p>
          <w:p w14:paraId="4CB3401F" w14:textId="77777777" w:rsidR="00866ABA" w:rsidRPr="00DB25C4" w:rsidRDefault="00866ABA" w:rsidP="009F6099">
            <w:pPr>
              <w:pStyle w:val="ListParagraph"/>
              <w:numPr>
                <w:ilvl w:val="0"/>
                <w:numId w:val="98"/>
              </w:numPr>
              <w:spacing w:after="0" w:line="240" w:lineRule="auto"/>
              <w:rPr>
                <w:rFonts w:cstheme="minorHAnsi"/>
              </w:rPr>
            </w:pP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kebijakan-kebijakan</w:t>
            </w:r>
            <w:proofErr w:type="spellEnd"/>
            <w:r w:rsidRPr="00DB25C4">
              <w:rPr>
                <w:rFonts w:cstheme="minorHAnsi"/>
              </w:rPr>
              <w:t xml:space="preserve"> yang </w:t>
            </w:r>
            <w:proofErr w:type="spellStart"/>
            <w:r w:rsidRPr="00DB25C4">
              <w:rPr>
                <w:rFonts w:cstheme="minorHAnsi"/>
              </w:rPr>
              <w:t>mengatur</w:t>
            </w:r>
            <w:proofErr w:type="spellEnd"/>
            <w:r w:rsidRPr="00DB25C4">
              <w:rPr>
                <w:rFonts w:cstheme="minorHAnsi"/>
              </w:rPr>
              <w:t xml:space="preserve"> SDM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melibatkan</w:t>
            </w:r>
            <w:proofErr w:type="spellEnd"/>
            <w:r w:rsidRPr="00DB25C4">
              <w:rPr>
                <w:rFonts w:cstheme="minorHAnsi"/>
              </w:rPr>
              <w:t xml:space="preserve"> </w:t>
            </w:r>
            <w:proofErr w:type="spellStart"/>
            <w:r w:rsidRPr="00DB25C4">
              <w:rPr>
                <w:rFonts w:cstheme="minorHAnsi"/>
              </w:rPr>
              <w:t>beberapa</w:t>
            </w:r>
            <w:proofErr w:type="spellEnd"/>
            <w:r w:rsidRPr="00DB25C4">
              <w:rPr>
                <w:rFonts w:cstheme="minorHAnsi"/>
              </w:rPr>
              <w:t xml:space="preserve"> </w:t>
            </w:r>
            <w:proofErr w:type="spellStart"/>
            <w:r w:rsidRPr="00DB25C4">
              <w:rPr>
                <w:rFonts w:cstheme="minorHAnsi"/>
              </w:rPr>
              <w:t>responden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hasil</w:t>
            </w:r>
            <w:proofErr w:type="spellEnd"/>
            <w:r w:rsidRPr="00DB25C4">
              <w:rPr>
                <w:rFonts w:cstheme="minorHAnsi"/>
              </w:rPr>
              <w:t xml:space="preserve"> </w:t>
            </w:r>
            <w:proofErr w:type="spellStart"/>
            <w:r w:rsidRPr="00DB25C4">
              <w:rPr>
                <w:rFonts w:cstheme="minorHAnsi"/>
              </w:rPr>
              <w:t>survei</w:t>
            </w:r>
            <w:proofErr w:type="spellEnd"/>
            <w:r w:rsidRPr="00DB25C4">
              <w:rPr>
                <w:rFonts w:cstheme="minorHAnsi"/>
              </w:rPr>
              <w:t xml:space="preserve"> </w:t>
            </w:r>
            <w:proofErr w:type="spellStart"/>
            <w:r w:rsidRPr="00DB25C4">
              <w:rPr>
                <w:rFonts w:cstheme="minorHAnsi"/>
              </w:rPr>
              <w:t>menunjukkan</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w:t>
            </w:r>
            <w:proofErr w:type="spellStart"/>
            <w:r w:rsidRPr="00DB25C4">
              <w:rPr>
                <w:rFonts w:cstheme="minorHAnsi"/>
              </w:rPr>
              <w:t>mayoritas</w:t>
            </w:r>
            <w:proofErr w:type="spellEnd"/>
            <w:r w:rsidRPr="00DB25C4">
              <w:rPr>
                <w:rFonts w:cstheme="minorHAnsi"/>
              </w:rPr>
              <w:t xml:space="preserve"> </w:t>
            </w:r>
            <w:proofErr w:type="spellStart"/>
            <w:r w:rsidRPr="00DB25C4">
              <w:rPr>
                <w:rFonts w:cstheme="minorHAnsi"/>
              </w:rPr>
              <w:t>responden</w:t>
            </w:r>
            <w:proofErr w:type="spellEnd"/>
            <w:r w:rsidRPr="00DB25C4">
              <w:rPr>
                <w:rFonts w:cstheme="minorHAnsi"/>
              </w:rPr>
              <w:t xml:space="preserve"> </w:t>
            </w:r>
            <w:proofErr w:type="spellStart"/>
            <w:r w:rsidRPr="00DB25C4">
              <w:rPr>
                <w:rFonts w:cstheme="minorHAnsi"/>
              </w:rPr>
              <w:t>merasa</w:t>
            </w:r>
            <w:proofErr w:type="spellEnd"/>
            <w:r w:rsidRPr="00DB25C4">
              <w:rPr>
                <w:rFonts w:cstheme="minorHAnsi"/>
              </w:rPr>
              <w:t xml:space="preserve"> </w:t>
            </w:r>
            <w:proofErr w:type="spellStart"/>
            <w:r w:rsidRPr="00DB25C4">
              <w:rPr>
                <w:rFonts w:cstheme="minorHAnsi"/>
              </w:rPr>
              <w:t>puas</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kebijakan-kebijakan</w:t>
            </w:r>
            <w:proofErr w:type="spellEnd"/>
            <w:r w:rsidRPr="00DB25C4">
              <w:rPr>
                <w:rFonts w:cstheme="minorHAnsi"/>
              </w:rPr>
              <w:t xml:space="preserve"> </w:t>
            </w:r>
            <w:proofErr w:type="spellStart"/>
            <w:r w:rsidRPr="00DB25C4">
              <w:rPr>
                <w:rFonts w:cstheme="minorHAnsi"/>
              </w:rPr>
              <w:t>tersebut</w:t>
            </w:r>
            <w:proofErr w:type="spellEnd"/>
          </w:p>
          <w:p w14:paraId="13AFB6B6" w14:textId="77777777" w:rsidR="00866ABA" w:rsidRPr="00DB25C4" w:rsidRDefault="00866ABA" w:rsidP="009F6099">
            <w:pPr>
              <w:pStyle w:val="ListParagraph"/>
              <w:numPr>
                <w:ilvl w:val="0"/>
                <w:numId w:val="98"/>
              </w:numPr>
              <w:spacing w:after="0" w:line="240" w:lineRule="auto"/>
              <w:rPr>
                <w:rFonts w:cstheme="minorHAnsi"/>
              </w:rPr>
            </w:pPr>
            <w:proofErr w:type="spellStart"/>
            <w:r w:rsidRPr="00DB25C4">
              <w:rPr>
                <w:rFonts w:cstheme="minorHAnsi"/>
              </w:rPr>
              <w:t>Dukungan</w:t>
            </w:r>
            <w:proofErr w:type="spellEnd"/>
            <w:r w:rsidRPr="00DB25C4">
              <w:rPr>
                <w:rFonts w:cstheme="minorHAnsi"/>
              </w:rPr>
              <w:t xml:space="preserve"> </w:t>
            </w:r>
            <w:proofErr w:type="spellStart"/>
            <w:r w:rsidRPr="00DB25C4">
              <w:rPr>
                <w:rFonts w:cstheme="minorHAnsi"/>
              </w:rPr>
              <w:t>pimpinan</w:t>
            </w:r>
            <w:proofErr w:type="spellEnd"/>
            <w:r w:rsidRPr="00DB25C4">
              <w:rPr>
                <w:rFonts w:cstheme="minorHAnsi"/>
              </w:rPr>
              <w:t xml:space="preserve"> universitas </w:t>
            </w:r>
            <w:proofErr w:type="spellStart"/>
            <w:r w:rsidRPr="00DB25C4">
              <w:rPr>
                <w:rFonts w:cstheme="minorHAnsi"/>
              </w:rPr>
              <w:t>terhadap</w:t>
            </w:r>
            <w:proofErr w:type="spellEnd"/>
            <w:r w:rsidRPr="00DB25C4">
              <w:rPr>
                <w:rFonts w:cstheme="minorHAnsi"/>
              </w:rPr>
              <w:t xml:space="preserve"> program-program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karier</w:t>
            </w:r>
            <w:proofErr w:type="spellEnd"/>
            <w:r w:rsidRPr="00DB25C4">
              <w:rPr>
                <w:rFonts w:cstheme="minorHAnsi"/>
              </w:rPr>
              <w:t xml:space="preserve"> </w:t>
            </w:r>
            <w:proofErr w:type="spellStart"/>
            <w:r w:rsidRPr="00DB25C4">
              <w:rPr>
                <w:rFonts w:cstheme="minorHAnsi"/>
              </w:rPr>
              <w:t>seperti</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JAD, dan </w:t>
            </w:r>
            <w:proofErr w:type="spellStart"/>
            <w:r w:rsidRPr="00DB25C4">
              <w:rPr>
                <w:rFonts w:cstheme="minorHAnsi"/>
              </w:rPr>
              <w:t>pelatihan</w:t>
            </w:r>
            <w:proofErr w:type="spellEnd"/>
            <w:r w:rsidRPr="00DB25C4">
              <w:rPr>
                <w:rFonts w:cstheme="minorHAnsi"/>
              </w:rPr>
              <w:t xml:space="preserve"> </w:t>
            </w:r>
            <w:proofErr w:type="spellStart"/>
            <w:r w:rsidRPr="00DB25C4">
              <w:rPr>
                <w:rFonts w:cstheme="minorHAnsi"/>
              </w:rPr>
              <w:lastRenderedPageBreak/>
              <w:t>dinilai</w:t>
            </w:r>
            <w:proofErr w:type="spellEnd"/>
            <w:r w:rsidRPr="00DB25C4">
              <w:rPr>
                <w:rFonts w:cstheme="minorHAnsi"/>
              </w:rPr>
              <w:t xml:space="preserve"> </w:t>
            </w:r>
            <w:proofErr w:type="spellStart"/>
            <w:r w:rsidRPr="00DB25C4">
              <w:rPr>
                <w:rFonts w:cstheme="minorHAnsi"/>
              </w:rPr>
              <w:t>cukup</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oleh </w:t>
            </w:r>
            <w:proofErr w:type="spellStart"/>
            <w:r w:rsidRPr="00DB25C4">
              <w:rPr>
                <w:rFonts w:cstheme="minorHAnsi"/>
              </w:rPr>
              <w:t>mayoritas</w:t>
            </w:r>
            <w:proofErr w:type="spellEnd"/>
            <w:r w:rsidRPr="00DB25C4">
              <w:rPr>
                <w:rFonts w:cstheme="minorHAnsi"/>
              </w:rPr>
              <w:t xml:space="preserve"> </w:t>
            </w:r>
            <w:proofErr w:type="spellStart"/>
            <w:r w:rsidRPr="00DB25C4">
              <w:rPr>
                <w:rFonts w:cstheme="minorHAnsi"/>
              </w:rPr>
              <w:t>responden</w:t>
            </w:r>
            <w:proofErr w:type="spellEnd"/>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5701289A" w14:textId="77777777" w:rsidR="00866ABA" w:rsidRPr="00DB25C4" w:rsidRDefault="00866ABA" w:rsidP="00687314">
            <w:pPr>
              <w:spacing w:after="0" w:line="240" w:lineRule="auto"/>
              <w:jc w:val="center"/>
              <w:rPr>
                <w:rFonts w:cstheme="minorHAnsi"/>
              </w:rPr>
            </w:pPr>
            <w:proofErr w:type="spellStart"/>
            <w:r w:rsidRPr="00DB25C4">
              <w:rPr>
                <w:rFonts w:eastAsia="Calibri" w:cstheme="minorHAnsi"/>
                <w:b/>
                <w:bCs/>
              </w:rPr>
              <w:lastRenderedPageBreak/>
              <w:t>Kelemahan</w:t>
            </w:r>
            <w:proofErr w:type="spellEnd"/>
          </w:p>
          <w:p w14:paraId="627F7688" w14:textId="77777777" w:rsidR="00866ABA" w:rsidRPr="00DB25C4" w:rsidRDefault="00866ABA" w:rsidP="00687314">
            <w:pPr>
              <w:spacing w:after="0" w:line="240" w:lineRule="auto"/>
              <w:jc w:val="center"/>
              <w:rPr>
                <w:rFonts w:cstheme="minorHAnsi"/>
              </w:rPr>
            </w:pPr>
            <w:r w:rsidRPr="00DB25C4">
              <w:rPr>
                <w:rFonts w:eastAsia="Calibri" w:cstheme="minorHAnsi"/>
                <w:b/>
                <w:bCs/>
              </w:rPr>
              <w:t xml:space="preserve"> </w:t>
            </w:r>
          </w:p>
          <w:p w14:paraId="4EF33066" w14:textId="77777777" w:rsidR="00866ABA" w:rsidRPr="00DB25C4" w:rsidRDefault="00866ABA" w:rsidP="009F6099">
            <w:pPr>
              <w:pStyle w:val="ListParagraph"/>
              <w:numPr>
                <w:ilvl w:val="0"/>
                <w:numId w:val="97"/>
              </w:numPr>
              <w:spacing w:after="0" w:line="240" w:lineRule="auto"/>
              <w:rPr>
                <w:rFonts w:cstheme="minorHAnsi"/>
              </w:rPr>
            </w:pPr>
            <w:r w:rsidRPr="00DB25C4">
              <w:rPr>
                <w:rFonts w:cstheme="minorHAnsi"/>
              </w:rPr>
              <w:t xml:space="preserve">Proses </w:t>
            </w:r>
            <w:proofErr w:type="spellStart"/>
            <w:r w:rsidRPr="00DB25C4">
              <w:rPr>
                <w:rFonts w:cstheme="minorHAnsi"/>
              </w:rPr>
              <w:t>perekrutan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memakan</w:t>
            </w:r>
            <w:proofErr w:type="spellEnd"/>
            <w:r w:rsidRPr="00DB25C4">
              <w:rPr>
                <w:rFonts w:cstheme="minorHAnsi"/>
              </w:rPr>
              <w:t xml:space="preserve"> </w:t>
            </w:r>
            <w:proofErr w:type="spellStart"/>
            <w:r w:rsidRPr="00DB25C4">
              <w:rPr>
                <w:rFonts w:cstheme="minorHAnsi"/>
              </w:rPr>
              <w:t>waktu</w:t>
            </w:r>
            <w:proofErr w:type="spellEnd"/>
            <w:r w:rsidRPr="00DB25C4">
              <w:rPr>
                <w:rFonts w:cstheme="minorHAnsi"/>
              </w:rPr>
              <w:t xml:space="preserve"> yang </w:t>
            </w:r>
            <w:proofErr w:type="spellStart"/>
            <w:r w:rsidRPr="00DB25C4">
              <w:rPr>
                <w:rFonts w:cstheme="minorHAnsi"/>
              </w:rPr>
              <w:t>cukup</w:t>
            </w:r>
            <w:proofErr w:type="spellEnd"/>
            <w:r w:rsidRPr="00DB25C4">
              <w:rPr>
                <w:rFonts w:cstheme="minorHAnsi"/>
              </w:rPr>
              <w:t xml:space="preserve"> lama, </w:t>
            </w:r>
            <w:proofErr w:type="spellStart"/>
            <w:r w:rsidRPr="00DB25C4">
              <w:rPr>
                <w:rFonts w:cstheme="minorHAnsi"/>
              </w:rPr>
              <w:t>sehingga</w:t>
            </w:r>
            <w:proofErr w:type="spellEnd"/>
            <w:r w:rsidRPr="00DB25C4">
              <w:rPr>
                <w:rFonts w:cstheme="minorHAnsi"/>
              </w:rPr>
              <w:t xml:space="preserve"> </w:t>
            </w:r>
            <w:proofErr w:type="spellStart"/>
            <w:r w:rsidRPr="00DB25C4">
              <w:rPr>
                <w:rFonts w:cstheme="minorHAnsi"/>
              </w:rPr>
              <w:t>terkadang</w:t>
            </w:r>
            <w:proofErr w:type="spellEnd"/>
            <w:r w:rsidRPr="00DB25C4">
              <w:rPr>
                <w:rFonts w:cstheme="minorHAnsi"/>
              </w:rPr>
              <w:t xml:space="preserve"> </w:t>
            </w:r>
            <w:proofErr w:type="spellStart"/>
            <w:r w:rsidRPr="00DB25C4">
              <w:rPr>
                <w:rFonts w:cstheme="minorHAnsi"/>
              </w:rPr>
              <w:t>perekrutan</w:t>
            </w:r>
            <w:proofErr w:type="spellEnd"/>
            <w:r w:rsidRPr="00DB25C4">
              <w:rPr>
                <w:rFonts w:cstheme="minorHAnsi"/>
              </w:rPr>
              <w:t xml:space="preserve"> </w:t>
            </w:r>
            <w:proofErr w:type="spellStart"/>
            <w:r w:rsidRPr="00DB25C4">
              <w:rPr>
                <w:rFonts w:cstheme="minorHAnsi"/>
              </w:rPr>
              <w:t>bisa</w:t>
            </w:r>
            <w:proofErr w:type="spellEnd"/>
            <w:r w:rsidRPr="00DB25C4">
              <w:rPr>
                <w:rFonts w:cstheme="minorHAnsi"/>
              </w:rPr>
              <w:t xml:space="preserve"> </w:t>
            </w:r>
            <w:proofErr w:type="spellStart"/>
            <w:r w:rsidRPr="00DB25C4">
              <w:rPr>
                <w:rFonts w:cstheme="minorHAnsi"/>
              </w:rPr>
              <w:t>gagal</w:t>
            </w:r>
            <w:proofErr w:type="spellEnd"/>
            <w:r w:rsidRPr="00DB25C4">
              <w:rPr>
                <w:rFonts w:cstheme="minorHAnsi"/>
              </w:rPr>
              <w:t xml:space="preserve"> </w:t>
            </w:r>
            <w:proofErr w:type="spellStart"/>
            <w:r w:rsidRPr="00DB25C4">
              <w:rPr>
                <w:rFonts w:cstheme="minorHAnsi"/>
              </w:rPr>
              <w:t>karena</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sudah</w:t>
            </w:r>
            <w:proofErr w:type="spellEnd"/>
            <w:r w:rsidRPr="00DB25C4">
              <w:rPr>
                <w:rFonts w:cstheme="minorHAnsi"/>
              </w:rPr>
              <w:t xml:space="preserve"> </w:t>
            </w:r>
            <w:proofErr w:type="spellStart"/>
            <w:r w:rsidRPr="00DB25C4">
              <w:rPr>
                <w:rFonts w:cstheme="minorHAnsi"/>
              </w:rPr>
              <w:t>mendapatkan</w:t>
            </w:r>
            <w:proofErr w:type="spellEnd"/>
            <w:r w:rsidRPr="00DB25C4">
              <w:rPr>
                <w:rFonts w:cstheme="minorHAnsi"/>
              </w:rPr>
              <w:t xml:space="preserve"> </w:t>
            </w:r>
            <w:proofErr w:type="spellStart"/>
            <w:r w:rsidRPr="00DB25C4">
              <w:rPr>
                <w:rFonts w:cstheme="minorHAnsi"/>
              </w:rPr>
              <w:t>tawaran</w:t>
            </w:r>
            <w:proofErr w:type="spellEnd"/>
            <w:r w:rsidRPr="00DB25C4">
              <w:rPr>
                <w:rFonts w:cstheme="minorHAnsi"/>
              </w:rPr>
              <w:t xml:space="preserve"> </w:t>
            </w:r>
            <w:proofErr w:type="spellStart"/>
            <w:r w:rsidRPr="00DB25C4">
              <w:rPr>
                <w:rFonts w:cstheme="minorHAnsi"/>
              </w:rPr>
              <w:t>kerja</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pihak</w:t>
            </w:r>
            <w:proofErr w:type="spellEnd"/>
            <w:r w:rsidRPr="00DB25C4">
              <w:rPr>
                <w:rFonts w:cstheme="minorHAnsi"/>
              </w:rPr>
              <w:t xml:space="preserve"> lain</w:t>
            </w:r>
          </w:p>
          <w:p w14:paraId="62948F98" w14:textId="77777777" w:rsidR="00866ABA" w:rsidRPr="00DB25C4" w:rsidRDefault="00866ABA" w:rsidP="009F6099">
            <w:pPr>
              <w:pStyle w:val="ListParagraph"/>
              <w:numPr>
                <w:ilvl w:val="0"/>
                <w:numId w:val="97"/>
              </w:numPr>
              <w:spacing w:after="0" w:line="240" w:lineRule="auto"/>
              <w:rPr>
                <w:rFonts w:cstheme="minorHAnsi"/>
              </w:rPr>
            </w:pPr>
            <w:r w:rsidRPr="00DB25C4">
              <w:rPr>
                <w:rFonts w:cstheme="minorHAnsi"/>
              </w:rPr>
              <w:t xml:space="preserve">PS </w:t>
            </w:r>
            <w:proofErr w:type="spellStart"/>
            <w:r w:rsidRPr="00DB25C4">
              <w:rPr>
                <w:rFonts w:cstheme="minorHAnsi"/>
              </w:rPr>
              <w:t>belum</w:t>
            </w:r>
            <w:proofErr w:type="spellEnd"/>
            <w:r w:rsidRPr="00DB25C4">
              <w:rPr>
                <w:rFonts w:cstheme="minorHAnsi"/>
              </w:rPr>
              <w:t xml:space="preserve">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yang </w:t>
            </w:r>
            <w:proofErr w:type="spellStart"/>
            <w:r w:rsidRPr="00DB25C4">
              <w:rPr>
                <w:rFonts w:cstheme="minorHAnsi"/>
              </w:rPr>
              <w:t>bergelar</w:t>
            </w:r>
            <w:proofErr w:type="spellEnd"/>
            <w:r w:rsidRPr="00DB25C4">
              <w:rPr>
                <w:rFonts w:cstheme="minorHAnsi"/>
              </w:rPr>
              <w:t xml:space="preserve"> </w:t>
            </w:r>
            <w:proofErr w:type="spellStart"/>
            <w:r w:rsidRPr="00DB25C4">
              <w:rPr>
                <w:rFonts w:cstheme="minorHAnsi"/>
              </w:rPr>
              <w:t>Doktor</w:t>
            </w:r>
            <w:proofErr w:type="spellEnd"/>
          </w:p>
          <w:p w14:paraId="7855B28D" w14:textId="77777777" w:rsidR="00866ABA" w:rsidRPr="00DB25C4" w:rsidRDefault="00866ABA" w:rsidP="009F6099">
            <w:pPr>
              <w:pStyle w:val="ListParagraph"/>
              <w:numPr>
                <w:ilvl w:val="0"/>
                <w:numId w:val="97"/>
              </w:numPr>
              <w:spacing w:after="0" w:line="240" w:lineRule="auto"/>
              <w:rPr>
                <w:rFonts w:cstheme="minorHAnsi"/>
              </w:rPr>
            </w:pP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 xml:space="preserve"> </w:t>
            </w:r>
            <w:proofErr w:type="spellStart"/>
            <w:r w:rsidRPr="00DB25C4">
              <w:rPr>
                <w:rFonts w:cstheme="minorHAnsi"/>
              </w:rPr>
              <w:t>antara</w:t>
            </w:r>
            <w:proofErr w:type="spellEnd"/>
            <w:r w:rsidRPr="00DB25C4">
              <w:rPr>
                <w:rFonts w:cstheme="minorHAnsi"/>
              </w:rPr>
              <w:t xml:space="preserve"> DTPS </w:t>
            </w:r>
            <w:proofErr w:type="spellStart"/>
            <w:r w:rsidRPr="00DB25C4">
              <w:rPr>
                <w:rFonts w:cstheme="minorHAnsi"/>
              </w:rPr>
              <w:t>masih</w:t>
            </w:r>
            <w:proofErr w:type="spellEnd"/>
            <w:r w:rsidRPr="00DB25C4">
              <w:rPr>
                <w:rFonts w:cstheme="minorHAnsi"/>
              </w:rPr>
              <w:t xml:space="preserve"> </w:t>
            </w:r>
            <w:proofErr w:type="spellStart"/>
            <w:r w:rsidRPr="00DB25C4">
              <w:rPr>
                <w:rFonts w:cstheme="minorHAnsi"/>
              </w:rPr>
              <w:t>kurang</w:t>
            </w:r>
            <w:proofErr w:type="spellEnd"/>
            <w:r w:rsidRPr="00DB25C4">
              <w:rPr>
                <w:rFonts w:cstheme="minorHAnsi"/>
              </w:rPr>
              <w:t xml:space="preserve"> </w:t>
            </w:r>
            <w:proofErr w:type="spellStart"/>
            <w:r w:rsidRPr="00DB25C4">
              <w:rPr>
                <w:rFonts w:cstheme="minorHAnsi"/>
              </w:rPr>
              <w:t>merata</w:t>
            </w:r>
            <w:proofErr w:type="spellEnd"/>
            <w:r w:rsidRPr="00DB25C4">
              <w:rPr>
                <w:rFonts w:cstheme="minorHAnsi"/>
              </w:rPr>
              <w:t xml:space="preserve">, </w:t>
            </w:r>
            <w:proofErr w:type="spellStart"/>
            <w:r w:rsidRPr="00DB25C4">
              <w:rPr>
                <w:rFonts w:cstheme="minorHAnsi"/>
              </w:rPr>
              <w:t>ada</w:t>
            </w:r>
            <w:proofErr w:type="spellEnd"/>
            <w:r w:rsidRPr="00DB25C4">
              <w:rPr>
                <w:rFonts w:cstheme="minorHAnsi"/>
              </w:rPr>
              <w:t xml:space="preserve"> </w:t>
            </w:r>
            <w:proofErr w:type="spellStart"/>
            <w:r w:rsidRPr="00DB25C4">
              <w:rPr>
                <w:rFonts w:cstheme="minorHAnsi"/>
              </w:rPr>
              <w:t>beberapa</w:t>
            </w:r>
            <w:proofErr w:type="spellEnd"/>
            <w:r w:rsidRPr="00DB25C4">
              <w:rPr>
                <w:rFonts w:cstheme="minorHAnsi"/>
              </w:rPr>
              <w:t xml:space="preserve"> DTPS yang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mengikuti</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kompetensi</w:t>
            </w:r>
            <w:proofErr w:type="spellEnd"/>
          </w:p>
          <w:p w14:paraId="0AAFC07D" w14:textId="77777777" w:rsidR="00866ABA" w:rsidRPr="00DB25C4" w:rsidRDefault="00866ABA" w:rsidP="00687314">
            <w:pPr>
              <w:spacing w:after="0" w:line="240" w:lineRule="auto"/>
              <w:rPr>
                <w:rFonts w:cstheme="minorHAnsi"/>
              </w:rPr>
            </w:pPr>
            <w:r w:rsidRPr="00DB25C4">
              <w:rPr>
                <w:rFonts w:eastAsia="Calibri" w:cstheme="minorHAnsi"/>
              </w:rPr>
              <w:t xml:space="preserve"> </w:t>
            </w:r>
          </w:p>
          <w:p w14:paraId="1378393B" w14:textId="77777777" w:rsidR="00866ABA" w:rsidRPr="00DB25C4" w:rsidRDefault="00866ABA" w:rsidP="00687314">
            <w:pPr>
              <w:spacing w:after="0" w:line="240" w:lineRule="auto"/>
              <w:rPr>
                <w:rFonts w:cstheme="minorHAnsi"/>
              </w:rPr>
            </w:pPr>
            <w:r w:rsidRPr="00DB25C4">
              <w:rPr>
                <w:rFonts w:eastAsia="Calibri" w:cstheme="minorHAnsi"/>
              </w:rPr>
              <w:t xml:space="preserve"> </w:t>
            </w:r>
          </w:p>
        </w:tc>
      </w:tr>
      <w:tr w:rsidR="00866ABA" w:rsidRPr="00DB25C4" w14:paraId="671612D7" w14:textId="77777777" w:rsidTr="00CD4E67">
        <w:trPr>
          <w:trHeight w:val="300"/>
          <w:jc w:val="center"/>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36210904" w14:textId="77777777" w:rsidR="00866ABA" w:rsidRPr="00DB25C4" w:rsidRDefault="00866ABA" w:rsidP="00687314">
            <w:pPr>
              <w:spacing w:after="0" w:line="240" w:lineRule="auto"/>
              <w:jc w:val="center"/>
              <w:rPr>
                <w:rFonts w:cstheme="minorHAnsi"/>
              </w:rPr>
            </w:pPr>
            <w:proofErr w:type="spellStart"/>
            <w:r w:rsidRPr="00DB25C4">
              <w:rPr>
                <w:rFonts w:eastAsia="Calibri" w:cstheme="minorHAnsi"/>
                <w:b/>
                <w:bCs/>
              </w:rPr>
              <w:t>Peluang</w:t>
            </w:r>
            <w:proofErr w:type="spellEnd"/>
          </w:p>
          <w:p w14:paraId="2C63BA04" w14:textId="77777777" w:rsidR="00866ABA" w:rsidRPr="00DB25C4" w:rsidRDefault="00866ABA" w:rsidP="00687314">
            <w:pPr>
              <w:spacing w:after="0" w:line="240" w:lineRule="auto"/>
              <w:jc w:val="center"/>
              <w:rPr>
                <w:rFonts w:cstheme="minorHAnsi"/>
              </w:rPr>
            </w:pPr>
            <w:r w:rsidRPr="00DB25C4">
              <w:rPr>
                <w:rFonts w:eastAsia="Calibri" w:cstheme="minorHAnsi"/>
                <w:b/>
                <w:bCs/>
              </w:rPr>
              <w:t xml:space="preserve"> </w:t>
            </w:r>
          </w:p>
          <w:p w14:paraId="08E403F2" w14:textId="77777777" w:rsidR="00866ABA" w:rsidRPr="00DB25C4" w:rsidRDefault="00866ABA" w:rsidP="009F6099">
            <w:pPr>
              <w:pStyle w:val="ListParagraph"/>
              <w:numPr>
                <w:ilvl w:val="0"/>
                <w:numId w:val="96"/>
              </w:numPr>
              <w:spacing w:after="0" w:line="240" w:lineRule="auto"/>
              <w:rPr>
                <w:rFonts w:cstheme="minorHAnsi"/>
              </w:rPr>
            </w:pPr>
            <w:r w:rsidRPr="00DB25C4">
              <w:rPr>
                <w:rFonts w:cstheme="minorHAnsi"/>
              </w:rPr>
              <w:t xml:space="preserve">Universitas Ma Chung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SDM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merekrut</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yang </w:t>
            </w:r>
            <w:proofErr w:type="spellStart"/>
            <w:r w:rsidRPr="00DB25C4">
              <w:rPr>
                <w:rFonts w:cstheme="minorHAnsi"/>
              </w:rPr>
              <w:t>bergelar</w:t>
            </w:r>
            <w:proofErr w:type="spellEnd"/>
            <w:r w:rsidRPr="00DB25C4">
              <w:rPr>
                <w:rFonts w:cstheme="minorHAnsi"/>
              </w:rPr>
              <w:t xml:space="preserve"> </w:t>
            </w:r>
            <w:proofErr w:type="spellStart"/>
            <w:r w:rsidRPr="00DB25C4">
              <w:rPr>
                <w:rFonts w:cstheme="minorHAnsi"/>
              </w:rPr>
              <w:t>Doktor</w:t>
            </w:r>
            <w:proofErr w:type="spellEnd"/>
          </w:p>
          <w:p w14:paraId="2E78223F" w14:textId="77777777" w:rsidR="00866ABA" w:rsidRPr="00DB25C4" w:rsidRDefault="00866ABA" w:rsidP="009F6099">
            <w:pPr>
              <w:pStyle w:val="ListParagraph"/>
              <w:numPr>
                <w:ilvl w:val="0"/>
                <w:numId w:val="96"/>
              </w:numPr>
              <w:spacing w:after="0" w:line="240" w:lineRule="auto"/>
              <w:rPr>
                <w:rFonts w:cstheme="minorHAnsi"/>
              </w:rPr>
            </w:pPr>
            <w:r w:rsidRPr="00DB25C4">
              <w:rPr>
                <w:rFonts w:cstheme="minorHAnsi"/>
              </w:rPr>
              <w:t xml:space="preserve">Universitas Ma Chung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memperluas</w:t>
            </w:r>
            <w:proofErr w:type="spellEnd"/>
            <w:r w:rsidRPr="00DB25C4">
              <w:rPr>
                <w:rFonts w:cstheme="minorHAnsi"/>
              </w:rPr>
              <w:t xml:space="preserve"> program-program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 xml:space="preserve"> dan </w:t>
            </w:r>
            <w:proofErr w:type="spellStart"/>
            <w:r w:rsidRPr="00DB25C4">
              <w:rPr>
                <w:rFonts w:cstheme="minorHAnsi"/>
              </w:rPr>
              <w:t>memastikan</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w:t>
            </w:r>
            <w:proofErr w:type="spellStart"/>
            <w:r w:rsidRPr="00DB25C4">
              <w:rPr>
                <w:rFonts w:cstheme="minorHAnsi"/>
              </w:rPr>
              <w:t>semua</w:t>
            </w:r>
            <w:proofErr w:type="spellEnd"/>
            <w:r w:rsidRPr="00DB25C4">
              <w:rPr>
                <w:rFonts w:cstheme="minorHAnsi"/>
              </w:rPr>
              <w:t xml:space="preserve"> DTPS </w:t>
            </w:r>
            <w:proofErr w:type="spellStart"/>
            <w:r w:rsidRPr="00DB25C4">
              <w:rPr>
                <w:rFonts w:cstheme="minorHAnsi"/>
              </w:rPr>
              <w:t>mengikuti</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merata</w:t>
            </w:r>
            <w:proofErr w:type="spellEnd"/>
          </w:p>
          <w:p w14:paraId="51C6A1BA" w14:textId="77777777" w:rsidR="00866ABA" w:rsidRPr="00DB25C4" w:rsidRDefault="00866ABA" w:rsidP="009F6099">
            <w:pPr>
              <w:pStyle w:val="ListParagraph"/>
              <w:numPr>
                <w:ilvl w:val="0"/>
                <w:numId w:val="96"/>
              </w:numPr>
              <w:spacing w:after="0" w:line="240" w:lineRule="auto"/>
              <w:rPr>
                <w:rFonts w:cstheme="minorHAnsi"/>
              </w:rPr>
            </w:pPr>
            <w:r w:rsidRPr="00DB25C4">
              <w:rPr>
                <w:rFonts w:cstheme="minorHAnsi"/>
              </w:rPr>
              <w:t xml:space="preserve">Hasil </w:t>
            </w:r>
            <w:proofErr w:type="spellStart"/>
            <w:r w:rsidRPr="00DB25C4">
              <w:rPr>
                <w:rFonts w:cstheme="minorHAnsi"/>
              </w:rPr>
              <w:t>survei</w:t>
            </w:r>
            <w:proofErr w:type="spellEnd"/>
            <w:r w:rsidRPr="00DB25C4">
              <w:rPr>
                <w:rFonts w:cstheme="minorHAnsi"/>
              </w:rPr>
              <w:t xml:space="preserve"> yang </w:t>
            </w:r>
            <w:proofErr w:type="spellStart"/>
            <w:r w:rsidRPr="00DB25C4">
              <w:rPr>
                <w:rFonts w:cstheme="minorHAnsi"/>
              </w:rPr>
              <w:t>menunjukkan</w:t>
            </w:r>
            <w:proofErr w:type="spellEnd"/>
            <w:r w:rsidRPr="00DB25C4">
              <w:rPr>
                <w:rFonts w:cstheme="minorHAnsi"/>
              </w:rPr>
              <w:t xml:space="preserve"> </w:t>
            </w:r>
            <w:proofErr w:type="spellStart"/>
            <w:r w:rsidRPr="00DB25C4">
              <w:rPr>
                <w:rFonts w:cstheme="minorHAnsi"/>
              </w:rPr>
              <w:t>mayoritas</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dan </w:t>
            </w:r>
            <w:proofErr w:type="spellStart"/>
            <w:r w:rsidRPr="00DB25C4">
              <w:rPr>
                <w:rFonts w:cstheme="minorHAnsi"/>
              </w:rPr>
              <w:t>tenaga</w:t>
            </w:r>
            <w:proofErr w:type="spellEnd"/>
            <w:r w:rsidRPr="00DB25C4">
              <w:rPr>
                <w:rFonts w:cstheme="minorHAnsi"/>
              </w:rPr>
              <w:t xml:space="preserve"> </w:t>
            </w:r>
            <w:proofErr w:type="spellStart"/>
            <w:r w:rsidRPr="00DB25C4">
              <w:rPr>
                <w:rFonts w:cstheme="minorHAnsi"/>
              </w:rPr>
              <w:t>kependidikan</w:t>
            </w:r>
            <w:proofErr w:type="spellEnd"/>
            <w:r w:rsidRPr="00DB25C4">
              <w:rPr>
                <w:rFonts w:cstheme="minorHAnsi"/>
              </w:rPr>
              <w:t xml:space="preserve"> </w:t>
            </w:r>
            <w:proofErr w:type="spellStart"/>
            <w:r w:rsidRPr="00DB25C4">
              <w:rPr>
                <w:rFonts w:cstheme="minorHAnsi"/>
              </w:rPr>
              <w:t>merasa</w:t>
            </w:r>
            <w:proofErr w:type="spellEnd"/>
            <w:r w:rsidRPr="00DB25C4">
              <w:rPr>
                <w:rFonts w:cstheme="minorHAnsi"/>
              </w:rPr>
              <w:t xml:space="preserve"> </w:t>
            </w:r>
            <w:proofErr w:type="spellStart"/>
            <w:r w:rsidRPr="00DB25C4">
              <w:rPr>
                <w:rFonts w:cstheme="minorHAnsi"/>
              </w:rPr>
              <w:t>puas</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dukungan</w:t>
            </w:r>
            <w:proofErr w:type="spellEnd"/>
            <w:r w:rsidRPr="00DB25C4">
              <w:rPr>
                <w:rFonts w:cstheme="minorHAnsi"/>
              </w:rPr>
              <w:t xml:space="preserve"> </w:t>
            </w:r>
            <w:proofErr w:type="spellStart"/>
            <w:r w:rsidRPr="00DB25C4">
              <w:rPr>
                <w:rFonts w:cstheme="minorHAnsi"/>
              </w:rPr>
              <w:t>pimpinan</w:t>
            </w:r>
            <w:proofErr w:type="spellEnd"/>
            <w:r w:rsidRPr="00DB25C4">
              <w:rPr>
                <w:rFonts w:cstheme="minorHAnsi"/>
              </w:rPr>
              <w:t xml:space="preserve"> universitas </w:t>
            </w:r>
            <w:proofErr w:type="spellStart"/>
            <w:r w:rsidRPr="00DB25C4">
              <w:rPr>
                <w:rFonts w:cstheme="minorHAnsi"/>
              </w:rPr>
              <w:t>terhadap</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karier</w:t>
            </w:r>
            <w:proofErr w:type="spellEnd"/>
            <w:r w:rsidRPr="00DB25C4">
              <w:rPr>
                <w:rFonts w:cstheme="minorHAnsi"/>
              </w:rPr>
              <w:t xml:space="preserve"> dan </w:t>
            </w:r>
            <w:proofErr w:type="spellStart"/>
            <w:r w:rsidRPr="00DB25C4">
              <w:rPr>
                <w:rFonts w:cstheme="minorHAnsi"/>
              </w:rPr>
              <w:t>kesejahteraan</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digunakan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citra</w:t>
            </w:r>
            <w:proofErr w:type="spellEnd"/>
            <w:r w:rsidRPr="00DB25C4">
              <w:rPr>
                <w:rFonts w:cstheme="minorHAnsi"/>
              </w:rPr>
              <w:t xml:space="preserve"> universitas dan </w:t>
            </w:r>
            <w:proofErr w:type="spellStart"/>
            <w:r w:rsidRPr="00DB25C4">
              <w:rPr>
                <w:rFonts w:cstheme="minorHAnsi"/>
              </w:rPr>
              <w:t>menarik</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dan </w:t>
            </w:r>
            <w:proofErr w:type="spellStart"/>
            <w:r w:rsidRPr="00DB25C4">
              <w:rPr>
                <w:rFonts w:cstheme="minorHAnsi"/>
              </w:rPr>
              <w:t>dosen</w:t>
            </w:r>
            <w:proofErr w:type="spellEnd"/>
            <w:r w:rsidRPr="00DB25C4">
              <w:rPr>
                <w:rFonts w:cstheme="minorHAnsi"/>
              </w:rPr>
              <w:t xml:space="preserve"> yang </w:t>
            </w:r>
            <w:proofErr w:type="spellStart"/>
            <w:r w:rsidRPr="00DB25C4">
              <w:rPr>
                <w:rFonts w:cstheme="minorHAnsi"/>
              </w:rPr>
              <w:t>berkualitas</w:t>
            </w:r>
            <w:proofErr w:type="spellEnd"/>
          </w:p>
          <w:p w14:paraId="4C374A6A" w14:textId="77777777" w:rsidR="00866ABA" w:rsidRPr="00DB25C4" w:rsidRDefault="00866ABA" w:rsidP="00687314">
            <w:pPr>
              <w:spacing w:after="0" w:line="240" w:lineRule="auto"/>
              <w:rPr>
                <w:rFonts w:cstheme="minorHAnsi"/>
              </w:rPr>
            </w:pPr>
            <w:r w:rsidRPr="00DB25C4">
              <w:rPr>
                <w:rFonts w:eastAsia="Calibri" w:cstheme="minorHAnsi"/>
              </w:rPr>
              <w:t xml:space="preserve"> </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002EA94A" w14:textId="77777777" w:rsidR="00866ABA" w:rsidRPr="00DB25C4" w:rsidRDefault="00866ABA" w:rsidP="00687314">
            <w:pPr>
              <w:spacing w:after="0" w:line="240" w:lineRule="auto"/>
              <w:jc w:val="center"/>
              <w:rPr>
                <w:rFonts w:cstheme="minorHAnsi"/>
              </w:rPr>
            </w:pPr>
            <w:proofErr w:type="spellStart"/>
            <w:r w:rsidRPr="00DB25C4">
              <w:rPr>
                <w:rFonts w:eastAsia="Calibri" w:cstheme="minorHAnsi"/>
                <w:b/>
                <w:bCs/>
              </w:rPr>
              <w:t>Ancaman</w:t>
            </w:r>
            <w:proofErr w:type="spellEnd"/>
          </w:p>
          <w:p w14:paraId="19213B20" w14:textId="77777777" w:rsidR="00866ABA" w:rsidRPr="00DB25C4" w:rsidRDefault="00866ABA" w:rsidP="00687314">
            <w:pPr>
              <w:spacing w:after="0" w:line="240" w:lineRule="auto"/>
              <w:jc w:val="center"/>
              <w:rPr>
                <w:rFonts w:cstheme="minorHAnsi"/>
              </w:rPr>
            </w:pPr>
            <w:r w:rsidRPr="00DB25C4">
              <w:rPr>
                <w:rFonts w:eastAsia="Calibri" w:cstheme="minorHAnsi"/>
                <w:b/>
                <w:bCs/>
              </w:rPr>
              <w:t xml:space="preserve"> </w:t>
            </w:r>
          </w:p>
          <w:p w14:paraId="2AE5F9CB" w14:textId="77777777" w:rsidR="00866ABA" w:rsidRPr="00DB25C4" w:rsidRDefault="00866ABA" w:rsidP="009F6099">
            <w:pPr>
              <w:pStyle w:val="ListParagraph"/>
              <w:numPr>
                <w:ilvl w:val="0"/>
                <w:numId w:val="95"/>
              </w:numPr>
              <w:spacing w:after="0" w:line="240" w:lineRule="auto"/>
              <w:rPr>
                <w:rFonts w:cstheme="minorHAnsi"/>
              </w:rPr>
            </w:pPr>
            <w:proofErr w:type="spellStart"/>
            <w:r w:rsidRPr="00DB25C4">
              <w:rPr>
                <w:rFonts w:cstheme="minorHAnsi"/>
              </w:rPr>
              <w:t>Keterlambatan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proses </w:t>
            </w:r>
            <w:proofErr w:type="spellStart"/>
            <w:r w:rsidRPr="00DB25C4">
              <w:rPr>
                <w:rFonts w:cstheme="minorHAnsi"/>
              </w:rPr>
              <w:t>perekrutan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mengakibatkan</w:t>
            </w:r>
            <w:proofErr w:type="spellEnd"/>
            <w:r w:rsidRPr="00DB25C4">
              <w:rPr>
                <w:rFonts w:cstheme="minorHAnsi"/>
              </w:rPr>
              <w:t xml:space="preserve"> </w:t>
            </w:r>
            <w:proofErr w:type="spellStart"/>
            <w:r w:rsidRPr="00DB25C4">
              <w:rPr>
                <w:rFonts w:cstheme="minorHAnsi"/>
              </w:rPr>
              <w:t>kekurangan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di PS, UPPS, dan PT</w:t>
            </w:r>
          </w:p>
          <w:p w14:paraId="53ACA74F" w14:textId="77777777" w:rsidR="00866ABA" w:rsidRPr="00DB25C4" w:rsidRDefault="00866ABA" w:rsidP="009F6099">
            <w:pPr>
              <w:pStyle w:val="ListParagraph"/>
              <w:numPr>
                <w:ilvl w:val="0"/>
                <w:numId w:val="95"/>
              </w:numPr>
              <w:spacing w:after="0" w:line="240" w:lineRule="auto"/>
              <w:rPr>
                <w:rFonts w:cstheme="minorHAnsi"/>
              </w:rPr>
            </w:pPr>
            <w:proofErr w:type="spellStart"/>
            <w:r w:rsidRPr="00DB25C4">
              <w:rPr>
                <w:rFonts w:cstheme="minorHAnsi"/>
              </w:rPr>
              <w:t>Kekurangan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yang </w:t>
            </w:r>
            <w:proofErr w:type="spellStart"/>
            <w:r w:rsidRPr="00DB25C4">
              <w:rPr>
                <w:rFonts w:cstheme="minorHAnsi"/>
              </w:rPr>
              <w:t>bergelar</w:t>
            </w:r>
            <w:proofErr w:type="spellEnd"/>
            <w:r w:rsidRPr="00DB25C4">
              <w:rPr>
                <w:rFonts w:cstheme="minorHAnsi"/>
              </w:rPr>
              <w:t xml:space="preserve"> </w:t>
            </w:r>
            <w:proofErr w:type="spellStart"/>
            <w:r w:rsidRPr="00DB25C4">
              <w:rPr>
                <w:rFonts w:cstheme="minorHAnsi"/>
              </w:rPr>
              <w:t>Doktor</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mempengaruhi</w:t>
            </w:r>
            <w:proofErr w:type="spellEnd"/>
            <w:r w:rsidRPr="00DB25C4">
              <w:rPr>
                <w:rFonts w:cstheme="minorHAnsi"/>
              </w:rPr>
              <w:t xml:space="preserve"> </w:t>
            </w:r>
            <w:proofErr w:type="spellStart"/>
            <w:r w:rsidRPr="00DB25C4">
              <w:rPr>
                <w:rFonts w:cstheme="minorHAnsi"/>
              </w:rPr>
              <w:t>citra</w:t>
            </w:r>
            <w:proofErr w:type="spellEnd"/>
            <w:r w:rsidRPr="00DB25C4">
              <w:rPr>
                <w:rFonts w:cstheme="minorHAnsi"/>
              </w:rPr>
              <w:t xml:space="preserve"> universitas di </w:t>
            </w:r>
            <w:proofErr w:type="spellStart"/>
            <w:r w:rsidRPr="00DB25C4">
              <w:rPr>
                <w:rFonts w:cstheme="minorHAnsi"/>
              </w:rPr>
              <w:t>mata</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dan </w:t>
            </w:r>
            <w:proofErr w:type="spellStart"/>
            <w:r w:rsidRPr="00DB25C4">
              <w:rPr>
                <w:rFonts w:cstheme="minorHAnsi"/>
              </w:rPr>
              <w:t>dosen</w:t>
            </w:r>
            <w:proofErr w:type="spellEnd"/>
            <w:r w:rsidRPr="00DB25C4">
              <w:rPr>
                <w:rFonts w:cstheme="minorHAnsi"/>
              </w:rPr>
              <w:t xml:space="preserve"> yang </w:t>
            </w:r>
            <w:proofErr w:type="spellStart"/>
            <w:r w:rsidRPr="00DB25C4">
              <w:rPr>
                <w:rFonts w:cstheme="minorHAnsi"/>
              </w:rPr>
              <w:t>berkualitas</w:t>
            </w:r>
            <w:proofErr w:type="spellEnd"/>
          </w:p>
          <w:p w14:paraId="219B6774" w14:textId="77777777" w:rsidR="00866ABA" w:rsidRPr="00DB25C4" w:rsidRDefault="00866ABA" w:rsidP="009F6099">
            <w:pPr>
              <w:pStyle w:val="ListParagraph"/>
              <w:numPr>
                <w:ilvl w:val="0"/>
                <w:numId w:val="95"/>
              </w:numPr>
              <w:spacing w:after="0" w:line="240" w:lineRule="auto"/>
              <w:rPr>
                <w:rFonts w:cstheme="minorHAnsi"/>
              </w:rPr>
            </w:pPr>
            <w:proofErr w:type="spellStart"/>
            <w:r w:rsidRPr="00DB25C4">
              <w:rPr>
                <w:rFonts w:cstheme="minorHAnsi"/>
              </w:rPr>
              <w:t>Kekurangan</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 xml:space="preserve"> pada </w:t>
            </w:r>
            <w:proofErr w:type="spellStart"/>
            <w:r w:rsidRPr="00DB25C4">
              <w:rPr>
                <w:rFonts w:cstheme="minorHAnsi"/>
              </w:rPr>
              <w:t>beberapa</w:t>
            </w:r>
            <w:proofErr w:type="spellEnd"/>
            <w:r w:rsidRPr="00DB25C4">
              <w:rPr>
                <w:rFonts w:cstheme="minorHAnsi"/>
              </w:rPr>
              <w:t xml:space="preserve"> DTPS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mempengaruhi</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w:t>
            </w:r>
            <w:proofErr w:type="spellStart"/>
            <w:r w:rsidRPr="00DB25C4">
              <w:rPr>
                <w:rFonts w:cstheme="minorHAnsi"/>
              </w:rPr>
              <w:t>pembelajaran</w:t>
            </w:r>
            <w:proofErr w:type="spellEnd"/>
            <w:r w:rsidRPr="00DB25C4">
              <w:rPr>
                <w:rFonts w:cstheme="minorHAnsi"/>
              </w:rPr>
              <w:t xml:space="preserve"> dan </w:t>
            </w:r>
            <w:proofErr w:type="spellStart"/>
            <w:r w:rsidRPr="00DB25C4">
              <w:rPr>
                <w:rFonts w:cstheme="minorHAnsi"/>
              </w:rPr>
              <w:t>riset</w:t>
            </w:r>
            <w:proofErr w:type="spellEnd"/>
            <w:r w:rsidRPr="00DB25C4">
              <w:rPr>
                <w:rFonts w:cstheme="minorHAnsi"/>
              </w:rPr>
              <w:t xml:space="preserve"> di PS</w:t>
            </w:r>
          </w:p>
          <w:p w14:paraId="61DC9A3D" w14:textId="77777777" w:rsidR="00866ABA" w:rsidRPr="00DB25C4" w:rsidRDefault="00866ABA" w:rsidP="00687314">
            <w:pPr>
              <w:spacing w:after="0" w:line="240" w:lineRule="auto"/>
              <w:rPr>
                <w:rFonts w:eastAsia="Calibri" w:cstheme="minorHAnsi"/>
              </w:rPr>
            </w:pPr>
          </w:p>
        </w:tc>
      </w:tr>
    </w:tbl>
    <w:p w14:paraId="54DDA589" w14:textId="77777777" w:rsidR="00866ABA" w:rsidRPr="00DB25C4" w:rsidRDefault="00866ABA" w:rsidP="00687314">
      <w:pPr>
        <w:spacing w:after="0" w:line="240" w:lineRule="auto"/>
        <w:ind w:firstLine="195"/>
        <w:rPr>
          <w:rFonts w:cstheme="minorHAnsi"/>
        </w:rPr>
      </w:pPr>
    </w:p>
    <w:p w14:paraId="56245408" w14:textId="77777777" w:rsidR="00866ABA" w:rsidRPr="00DB25C4" w:rsidRDefault="00866ABA" w:rsidP="00687314">
      <w:pPr>
        <w:spacing w:after="0" w:line="240" w:lineRule="auto"/>
        <w:ind w:firstLine="195"/>
        <w:rPr>
          <w:rFonts w:cstheme="minorHAnsi"/>
        </w:rPr>
      </w:pPr>
    </w:p>
    <w:p w14:paraId="4AB899E3" w14:textId="77777777" w:rsidR="00866ABA" w:rsidRPr="00DB25C4" w:rsidRDefault="00866ABA" w:rsidP="00687314">
      <w:pPr>
        <w:spacing w:after="0" w:line="240" w:lineRule="auto"/>
        <w:ind w:firstLine="195"/>
        <w:rPr>
          <w:rFonts w:cstheme="minorHAnsi"/>
          <w:b/>
          <w:bCs/>
        </w:rPr>
      </w:pPr>
      <w:r w:rsidRPr="00DB25C4">
        <w:rPr>
          <w:rFonts w:cstheme="minorHAnsi"/>
          <w:b/>
          <w:bCs/>
        </w:rPr>
        <w:t xml:space="preserve">4.1.4 </w:t>
      </w:r>
      <w:proofErr w:type="spellStart"/>
      <w:r w:rsidRPr="00DB25C4">
        <w:rPr>
          <w:rFonts w:cstheme="minorHAnsi"/>
          <w:b/>
          <w:bCs/>
        </w:rPr>
        <w:t>Tindak</w:t>
      </w:r>
      <w:proofErr w:type="spellEnd"/>
      <w:r w:rsidRPr="00DB25C4">
        <w:rPr>
          <w:rFonts w:cstheme="minorHAnsi"/>
          <w:b/>
          <w:bCs/>
        </w:rPr>
        <w:t xml:space="preserve"> </w:t>
      </w:r>
      <w:proofErr w:type="spellStart"/>
      <w:r w:rsidRPr="00DB25C4">
        <w:rPr>
          <w:rFonts w:cstheme="minorHAnsi"/>
          <w:b/>
          <w:bCs/>
        </w:rPr>
        <w:t>Lanjut</w:t>
      </w:r>
      <w:proofErr w:type="spellEnd"/>
    </w:p>
    <w:p w14:paraId="26F47148" w14:textId="77777777" w:rsidR="00866ABA" w:rsidRPr="00DB25C4" w:rsidRDefault="00866ABA" w:rsidP="00687314">
      <w:pPr>
        <w:spacing w:after="0" w:line="240" w:lineRule="auto"/>
        <w:ind w:firstLine="195"/>
        <w:rPr>
          <w:rFonts w:cstheme="minorHAnsi"/>
        </w:rPr>
      </w:pPr>
      <w:proofErr w:type="spellStart"/>
      <w:r w:rsidRPr="00DB25C4">
        <w:rPr>
          <w:rFonts w:cstheme="minorHAnsi"/>
        </w:rPr>
        <w:t>Tindak</w:t>
      </w:r>
      <w:proofErr w:type="spellEnd"/>
      <w:r w:rsidRPr="00DB25C4">
        <w:rPr>
          <w:rFonts w:cstheme="minorHAnsi"/>
        </w:rPr>
        <w:t xml:space="preserve"> </w:t>
      </w:r>
      <w:proofErr w:type="spellStart"/>
      <w:r w:rsidRPr="00DB25C4">
        <w:rPr>
          <w:rFonts w:cstheme="minorHAnsi"/>
        </w:rPr>
        <w:t>lanjut</w:t>
      </w:r>
      <w:proofErr w:type="spellEnd"/>
      <w:r w:rsidRPr="00DB25C4">
        <w:rPr>
          <w:rFonts w:cstheme="minorHAnsi"/>
        </w:rPr>
        <w:t xml:space="preserve">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diambil</w:t>
      </w:r>
      <w:proofErr w:type="spellEnd"/>
      <w:r w:rsidRPr="00DB25C4">
        <w:rPr>
          <w:rFonts w:cstheme="minorHAnsi"/>
        </w:rPr>
        <w:t xml:space="preserve"> oleh UPPS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rangka</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w:t>
      </w:r>
      <w:proofErr w:type="spellStart"/>
      <w:r w:rsidRPr="00DB25C4">
        <w:rPr>
          <w:rFonts w:cstheme="minorHAnsi"/>
        </w:rPr>
        <w:t>implementasi</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jumlah</w:t>
      </w:r>
      <w:proofErr w:type="spellEnd"/>
      <w:r w:rsidRPr="00DB25C4">
        <w:rPr>
          <w:rFonts w:cstheme="minorHAnsi"/>
        </w:rPr>
        <w:t xml:space="preserve"> dan </w:t>
      </w:r>
      <w:proofErr w:type="spellStart"/>
      <w:r w:rsidRPr="00DB25C4">
        <w:rPr>
          <w:rFonts w:cstheme="minorHAnsi"/>
        </w:rPr>
        <w:t>kualitas</w:t>
      </w:r>
      <w:proofErr w:type="spellEnd"/>
      <w:r w:rsidRPr="00DB25C4">
        <w:rPr>
          <w:rFonts w:cstheme="minorHAnsi"/>
        </w:rPr>
        <w:t xml:space="preserve">, dan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di UPPS.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
        <w:gridCol w:w="2441"/>
        <w:gridCol w:w="3181"/>
        <w:gridCol w:w="3215"/>
      </w:tblGrid>
      <w:tr w:rsidR="00866ABA" w:rsidRPr="00DB25C4" w14:paraId="7C92EDBD" w14:textId="77777777" w:rsidTr="002A20EE">
        <w:trPr>
          <w:trHeight w:val="300"/>
        </w:trPr>
        <w:tc>
          <w:tcPr>
            <w:tcW w:w="562" w:type="dxa"/>
          </w:tcPr>
          <w:p w14:paraId="0AAAAC81" w14:textId="77777777" w:rsidR="00866ABA" w:rsidRPr="00DB25C4" w:rsidRDefault="00866ABA" w:rsidP="00687314">
            <w:pPr>
              <w:spacing w:after="0" w:line="240" w:lineRule="auto"/>
              <w:rPr>
                <w:rFonts w:cstheme="minorHAnsi"/>
                <w:b/>
                <w:bCs/>
              </w:rPr>
            </w:pPr>
            <w:r w:rsidRPr="00DB25C4">
              <w:rPr>
                <w:rFonts w:cstheme="minorHAnsi"/>
                <w:b/>
                <w:bCs/>
              </w:rPr>
              <w:t>No</w:t>
            </w:r>
          </w:p>
        </w:tc>
        <w:tc>
          <w:tcPr>
            <w:tcW w:w="3686" w:type="dxa"/>
          </w:tcPr>
          <w:p w14:paraId="50A88011" w14:textId="77777777" w:rsidR="00866ABA" w:rsidRPr="00DB25C4" w:rsidRDefault="00866ABA" w:rsidP="00687314">
            <w:pPr>
              <w:spacing w:after="0" w:line="240" w:lineRule="auto"/>
              <w:rPr>
                <w:rFonts w:cstheme="minorHAnsi"/>
                <w:b/>
                <w:bCs/>
              </w:rPr>
            </w:pPr>
            <w:proofErr w:type="spellStart"/>
            <w:r w:rsidRPr="00DB25C4">
              <w:rPr>
                <w:rFonts w:cstheme="minorHAnsi"/>
                <w:b/>
                <w:bCs/>
              </w:rPr>
              <w:t>Aspek</w:t>
            </w:r>
            <w:proofErr w:type="spellEnd"/>
            <w:r w:rsidRPr="00DB25C4">
              <w:rPr>
                <w:rFonts w:cstheme="minorHAnsi"/>
                <w:b/>
                <w:bCs/>
              </w:rPr>
              <w:t xml:space="preserve"> yang </w:t>
            </w:r>
            <w:proofErr w:type="spellStart"/>
            <w:r w:rsidRPr="00DB25C4">
              <w:rPr>
                <w:rFonts w:cstheme="minorHAnsi"/>
                <w:b/>
                <w:bCs/>
              </w:rPr>
              <w:t>Dievaluasi</w:t>
            </w:r>
            <w:proofErr w:type="spellEnd"/>
          </w:p>
        </w:tc>
        <w:tc>
          <w:tcPr>
            <w:tcW w:w="5528" w:type="dxa"/>
          </w:tcPr>
          <w:p w14:paraId="6B45F6A6" w14:textId="77777777" w:rsidR="00866ABA" w:rsidRPr="00DB25C4" w:rsidRDefault="00866ABA" w:rsidP="00687314">
            <w:pPr>
              <w:spacing w:after="0" w:line="240" w:lineRule="auto"/>
              <w:rPr>
                <w:rFonts w:cstheme="minorHAnsi"/>
                <w:b/>
                <w:bCs/>
              </w:rPr>
            </w:pPr>
            <w:r w:rsidRPr="00DB25C4">
              <w:rPr>
                <w:rFonts w:cstheme="minorHAnsi"/>
                <w:b/>
                <w:bCs/>
              </w:rPr>
              <w:t xml:space="preserve">Hasil </w:t>
            </w:r>
            <w:proofErr w:type="spellStart"/>
            <w:r w:rsidRPr="00DB25C4">
              <w:rPr>
                <w:rFonts w:cstheme="minorHAnsi"/>
                <w:b/>
                <w:bCs/>
              </w:rPr>
              <w:t>Evaluasi</w:t>
            </w:r>
            <w:proofErr w:type="spellEnd"/>
          </w:p>
        </w:tc>
        <w:tc>
          <w:tcPr>
            <w:tcW w:w="5612" w:type="dxa"/>
          </w:tcPr>
          <w:p w14:paraId="76141C69" w14:textId="77777777" w:rsidR="00866ABA" w:rsidRPr="00DB25C4" w:rsidRDefault="00866ABA" w:rsidP="00687314">
            <w:pPr>
              <w:spacing w:after="0" w:line="240" w:lineRule="auto"/>
              <w:rPr>
                <w:rFonts w:cstheme="minorHAnsi"/>
                <w:b/>
                <w:bCs/>
              </w:rPr>
            </w:pPr>
            <w:proofErr w:type="spellStart"/>
            <w:r w:rsidRPr="00DB25C4">
              <w:rPr>
                <w:rFonts w:cstheme="minorHAnsi"/>
                <w:b/>
                <w:bCs/>
              </w:rPr>
              <w:t>Tindak</w:t>
            </w:r>
            <w:proofErr w:type="spellEnd"/>
            <w:r w:rsidRPr="00DB25C4">
              <w:rPr>
                <w:rFonts w:cstheme="minorHAnsi"/>
                <w:b/>
                <w:bCs/>
              </w:rPr>
              <w:t xml:space="preserve"> </w:t>
            </w:r>
            <w:proofErr w:type="spellStart"/>
            <w:r w:rsidRPr="00DB25C4">
              <w:rPr>
                <w:rFonts w:cstheme="minorHAnsi"/>
                <w:b/>
                <w:bCs/>
              </w:rPr>
              <w:t>Lanjut</w:t>
            </w:r>
            <w:proofErr w:type="spellEnd"/>
          </w:p>
        </w:tc>
      </w:tr>
      <w:tr w:rsidR="00866ABA" w:rsidRPr="00DB25C4" w14:paraId="002C643D" w14:textId="77777777" w:rsidTr="002A20EE">
        <w:trPr>
          <w:trHeight w:val="300"/>
        </w:trPr>
        <w:tc>
          <w:tcPr>
            <w:tcW w:w="562" w:type="dxa"/>
          </w:tcPr>
          <w:p w14:paraId="2BB766C5" w14:textId="77777777" w:rsidR="00866ABA" w:rsidRPr="00DB25C4" w:rsidRDefault="00866ABA" w:rsidP="00687314">
            <w:pPr>
              <w:spacing w:after="0" w:line="240" w:lineRule="auto"/>
              <w:rPr>
                <w:rFonts w:cstheme="minorHAnsi"/>
              </w:rPr>
            </w:pPr>
            <w:r w:rsidRPr="00DB25C4">
              <w:rPr>
                <w:rFonts w:cstheme="minorHAnsi"/>
              </w:rPr>
              <w:t>1</w:t>
            </w:r>
          </w:p>
        </w:tc>
        <w:tc>
          <w:tcPr>
            <w:tcW w:w="3686" w:type="dxa"/>
          </w:tcPr>
          <w:p w14:paraId="35EE57D4" w14:textId="77777777" w:rsidR="00866ABA" w:rsidRPr="00DB25C4" w:rsidRDefault="00866ABA" w:rsidP="00687314">
            <w:pPr>
              <w:spacing w:after="0" w:line="240" w:lineRule="auto"/>
              <w:rPr>
                <w:rFonts w:cstheme="minorHAnsi"/>
              </w:rPr>
            </w:pPr>
            <w:proofErr w:type="spellStart"/>
            <w:r w:rsidRPr="00DB25C4">
              <w:rPr>
                <w:rFonts w:cstheme="minorHAnsi"/>
              </w:rPr>
              <w:t>Kualitas</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dan </w:t>
            </w: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rekrutmen</w:t>
            </w:r>
            <w:proofErr w:type="spellEnd"/>
          </w:p>
        </w:tc>
        <w:tc>
          <w:tcPr>
            <w:tcW w:w="5528" w:type="dxa"/>
          </w:tcPr>
          <w:p w14:paraId="13AC25B4" w14:textId="77777777" w:rsidR="00866ABA" w:rsidRPr="00DB25C4" w:rsidRDefault="00866ABA" w:rsidP="00687314">
            <w:pPr>
              <w:spacing w:after="0" w:line="240" w:lineRule="auto"/>
              <w:rPr>
                <w:rFonts w:cstheme="minorHAnsi"/>
              </w:rPr>
            </w:pPr>
            <w:r w:rsidRPr="00DB25C4">
              <w:rPr>
                <w:rFonts w:cstheme="minorHAnsi"/>
              </w:rPr>
              <w:t xml:space="preserve">Proses </w:t>
            </w:r>
            <w:proofErr w:type="spellStart"/>
            <w:r w:rsidRPr="00DB25C4">
              <w:rPr>
                <w:rFonts w:cstheme="minorHAnsi"/>
              </w:rPr>
              <w:t>perekrutan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memakan</w:t>
            </w:r>
            <w:proofErr w:type="spellEnd"/>
            <w:r w:rsidRPr="00DB25C4">
              <w:rPr>
                <w:rFonts w:cstheme="minorHAnsi"/>
              </w:rPr>
              <w:t xml:space="preserve"> </w:t>
            </w:r>
            <w:proofErr w:type="spellStart"/>
            <w:r w:rsidRPr="00DB25C4">
              <w:rPr>
                <w:rFonts w:cstheme="minorHAnsi"/>
              </w:rPr>
              <w:t>waktu</w:t>
            </w:r>
            <w:proofErr w:type="spellEnd"/>
            <w:r w:rsidRPr="00DB25C4">
              <w:rPr>
                <w:rFonts w:cstheme="minorHAnsi"/>
              </w:rPr>
              <w:t xml:space="preserve"> yang </w:t>
            </w:r>
            <w:proofErr w:type="spellStart"/>
            <w:r w:rsidRPr="00DB25C4">
              <w:rPr>
                <w:rFonts w:cstheme="minorHAnsi"/>
              </w:rPr>
              <w:t>cukup</w:t>
            </w:r>
            <w:proofErr w:type="spellEnd"/>
            <w:r w:rsidRPr="00DB25C4">
              <w:rPr>
                <w:rFonts w:cstheme="minorHAnsi"/>
              </w:rPr>
              <w:t xml:space="preserve"> lama, </w:t>
            </w:r>
            <w:proofErr w:type="spellStart"/>
            <w:r w:rsidRPr="00DB25C4">
              <w:rPr>
                <w:rFonts w:cstheme="minorHAnsi"/>
              </w:rPr>
              <w:t>sehingga</w:t>
            </w:r>
            <w:proofErr w:type="spellEnd"/>
            <w:r w:rsidRPr="00DB25C4">
              <w:rPr>
                <w:rFonts w:cstheme="minorHAnsi"/>
              </w:rPr>
              <w:t xml:space="preserve"> </w:t>
            </w:r>
            <w:proofErr w:type="spellStart"/>
            <w:r w:rsidRPr="00DB25C4">
              <w:rPr>
                <w:rFonts w:cstheme="minorHAnsi"/>
              </w:rPr>
              <w:t>terkadang</w:t>
            </w:r>
            <w:proofErr w:type="spellEnd"/>
            <w:r w:rsidRPr="00DB25C4">
              <w:rPr>
                <w:rFonts w:cstheme="minorHAnsi"/>
              </w:rPr>
              <w:t xml:space="preserve"> </w:t>
            </w:r>
            <w:proofErr w:type="spellStart"/>
            <w:r w:rsidRPr="00DB25C4">
              <w:rPr>
                <w:rFonts w:cstheme="minorHAnsi"/>
              </w:rPr>
              <w:t>perekrutan</w:t>
            </w:r>
            <w:proofErr w:type="spellEnd"/>
            <w:r w:rsidRPr="00DB25C4">
              <w:rPr>
                <w:rFonts w:cstheme="minorHAnsi"/>
              </w:rPr>
              <w:t xml:space="preserve"> </w:t>
            </w:r>
            <w:proofErr w:type="spellStart"/>
            <w:r w:rsidRPr="00DB25C4">
              <w:rPr>
                <w:rFonts w:cstheme="minorHAnsi"/>
              </w:rPr>
              <w:t>bisa</w:t>
            </w:r>
            <w:proofErr w:type="spellEnd"/>
            <w:r w:rsidRPr="00DB25C4">
              <w:rPr>
                <w:rFonts w:cstheme="minorHAnsi"/>
              </w:rPr>
              <w:t xml:space="preserve"> </w:t>
            </w:r>
            <w:proofErr w:type="spellStart"/>
            <w:r w:rsidRPr="00DB25C4">
              <w:rPr>
                <w:rFonts w:cstheme="minorHAnsi"/>
              </w:rPr>
              <w:t>gagal</w:t>
            </w:r>
            <w:proofErr w:type="spellEnd"/>
            <w:r w:rsidRPr="00DB25C4">
              <w:rPr>
                <w:rFonts w:cstheme="minorHAnsi"/>
              </w:rPr>
              <w:t xml:space="preserve"> </w:t>
            </w:r>
            <w:proofErr w:type="spellStart"/>
            <w:r w:rsidRPr="00DB25C4">
              <w:rPr>
                <w:rFonts w:cstheme="minorHAnsi"/>
              </w:rPr>
              <w:t>karena</w:t>
            </w:r>
            <w:proofErr w:type="spellEnd"/>
            <w:r w:rsidRPr="00DB25C4">
              <w:rPr>
                <w:rFonts w:cstheme="minorHAnsi"/>
              </w:rPr>
              <w:t xml:space="preserve"> </w:t>
            </w:r>
            <w:proofErr w:type="spellStart"/>
            <w:r w:rsidRPr="00DB25C4">
              <w:rPr>
                <w:rFonts w:cstheme="minorHAnsi"/>
              </w:rPr>
              <w:t>calon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sudah</w:t>
            </w:r>
            <w:proofErr w:type="spellEnd"/>
            <w:r w:rsidRPr="00DB25C4">
              <w:rPr>
                <w:rFonts w:cstheme="minorHAnsi"/>
              </w:rPr>
              <w:t xml:space="preserve"> </w:t>
            </w:r>
            <w:proofErr w:type="spellStart"/>
            <w:r w:rsidRPr="00DB25C4">
              <w:rPr>
                <w:rFonts w:cstheme="minorHAnsi"/>
              </w:rPr>
              <w:t>mendapatkan</w:t>
            </w:r>
            <w:proofErr w:type="spellEnd"/>
            <w:r w:rsidRPr="00DB25C4">
              <w:rPr>
                <w:rFonts w:cstheme="minorHAnsi"/>
              </w:rPr>
              <w:t xml:space="preserve"> </w:t>
            </w:r>
            <w:proofErr w:type="spellStart"/>
            <w:r w:rsidRPr="00DB25C4">
              <w:rPr>
                <w:rFonts w:cstheme="minorHAnsi"/>
              </w:rPr>
              <w:t>tawaran</w:t>
            </w:r>
            <w:proofErr w:type="spellEnd"/>
            <w:r w:rsidRPr="00DB25C4">
              <w:rPr>
                <w:rFonts w:cstheme="minorHAnsi"/>
              </w:rPr>
              <w:t xml:space="preserve"> </w:t>
            </w:r>
            <w:proofErr w:type="spellStart"/>
            <w:r w:rsidRPr="00DB25C4">
              <w:rPr>
                <w:rFonts w:cstheme="minorHAnsi"/>
              </w:rPr>
              <w:t>kerja</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pihak</w:t>
            </w:r>
            <w:proofErr w:type="spellEnd"/>
            <w:r w:rsidRPr="00DB25C4">
              <w:rPr>
                <w:rFonts w:cstheme="minorHAnsi"/>
              </w:rPr>
              <w:t xml:space="preserve"> </w:t>
            </w:r>
            <w:proofErr w:type="spellStart"/>
            <w:r w:rsidRPr="00DB25C4">
              <w:rPr>
                <w:rFonts w:cstheme="minorHAnsi"/>
              </w:rPr>
              <w:t>lain</w:t>
            </w:r>
            <w:proofErr w:type="spellEnd"/>
            <w:r w:rsidRPr="00DB25C4">
              <w:rPr>
                <w:rFonts w:cstheme="minorHAnsi"/>
              </w:rPr>
              <w:t>.</w:t>
            </w:r>
          </w:p>
        </w:tc>
        <w:tc>
          <w:tcPr>
            <w:tcW w:w="5612" w:type="dxa"/>
          </w:tcPr>
          <w:p w14:paraId="4E2F1B05" w14:textId="77777777" w:rsidR="00866ABA" w:rsidRPr="00DB25C4" w:rsidRDefault="00866ABA" w:rsidP="00687314">
            <w:pPr>
              <w:spacing w:after="0" w:line="240" w:lineRule="auto"/>
              <w:rPr>
                <w:rFonts w:cstheme="minorHAnsi"/>
              </w:rPr>
            </w:pPr>
            <w:r w:rsidRPr="00DB25C4">
              <w:rPr>
                <w:rFonts w:cstheme="minorHAnsi"/>
              </w:rPr>
              <w:t xml:space="preserve">Proses </w:t>
            </w:r>
            <w:proofErr w:type="spellStart"/>
            <w:r w:rsidRPr="00DB25C4">
              <w:rPr>
                <w:rFonts w:cstheme="minorHAnsi"/>
              </w:rPr>
              <w:t>perekrutan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dipercepat</w:t>
            </w:r>
            <w:proofErr w:type="spellEnd"/>
            <w:r w:rsidRPr="00DB25C4">
              <w:rPr>
                <w:rFonts w:cstheme="minorHAnsi"/>
              </w:rPr>
              <w:t xml:space="preserve"> </w:t>
            </w:r>
            <w:proofErr w:type="spellStart"/>
            <w:r w:rsidRPr="00DB25C4">
              <w:rPr>
                <w:rFonts w:cstheme="minorHAnsi"/>
              </w:rPr>
              <w:t>ketika</w:t>
            </w:r>
            <w:proofErr w:type="spellEnd"/>
            <w:r w:rsidRPr="00DB25C4">
              <w:rPr>
                <w:rFonts w:cstheme="minorHAnsi"/>
              </w:rPr>
              <w:t xml:space="preserve"> </w:t>
            </w:r>
            <w:proofErr w:type="spellStart"/>
            <w:r w:rsidRPr="00DB25C4">
              <w:rPr>
                <w:rFonts w:cstheme="minorHAnsi"/>
              </w:rPr>
              <w:t>ada</w:t>
            </w:r>
            <w:proofErr w:type="spellEnd"/>
            <w:r w:rsidRPr="00DB25C4">
              <w:rPr>
                <w:rFonts w:cstheme="minorHAnsi"/>
              </w:rPr>
              <w:t xml:space="preserve"> </w:t>
            </w:r>
            <w:proofErr w:type="spellStart"/>
            <w:r w:rsidRPr="00DB25C4">
              <w:rPr>
                <w:rFonts w:cstheme="minorHAnsi"/>
              </w:rPr>
              <w:t>kebutuhan</w:t>
            </w:r>
            <w:proofErr w:type="spellEnd"/>
            <w:r w:rsidRPr="00DB25C4">
              <w:rPr>
                <w:rFonts w:cstheme="minorHAnsi"/>
              </w:rPr>
              <w:t xml:space="preserve"> </w:t>
            </w:r>
            <w:proofErr w:type="spellStart"/>
            <w:r w:rsidRPr="00DB25C4">
              <w:rPr>
                <w:rFonts w:cstheme="minorHAnsi"/>
              </w:rPr>
              <w:t>mendesak</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PS </w:t>
            </w:r>
          </w:p>
        </w:tc>
      </w:tr>
      <w:tr w:rsidR="00866ABA" w:rsidRPr="00DB25C4" w14:paraId="72C2380F" w14:textId="77777777" w:rsidTr="002A20EE">
        <w:trPr>
          <w:trHeight w:val="300"/>
        </w:trPr>
        <w:tc>
          <w:tcPr>
            <w:tcW w:w="562" w:type="dxa"/>
          </w:tcPr>
          <w:p w14:paraId="420E2E55" w14:textId="77777777" w:rsidR="00866ABA" w:rsidRPr="00DB25C4" w:rsidRDefault="00866ABA" w:rsidP="00687314">
            <w:pPr>
              <w:spacing w:after="0" w:line="240" w:lineRule="auto"/>
              <w:rPr>
                <w:rFonts w:cstheme="minorHAnsi"/>
              </w:rPr>
            </w:pPr>
            <w:r w:rsidRPr="00DB25C4">
              <w:rPr>
                <w:rFonts w:cstheme="minorHAnsi"/>
              </w:rPr>
              <w:t>2</w:t>
            </w:r>
          </w:p>
        </w:tc>
        <w:tc>
          <w:tcPr>
            <w:tcW w:w="3686" w:type="dxa"/>
          </w:tcPr>
          <w:p w14:paraId="3514593C" w14:textId="77777777" w:rsidR="00866ABA" w:rsidRPr="00DB25C4" w:rsidRDefault="00866ABA" w:rsidP="00687314">
            <w:pPr>
              <w:spacing w:after="0" w:line="240" w:lineRule="auto"/>
              <w:rPr>
                <w:rFonts w:cstheme="minorHAnsi"/>
              </w:rPr>
            </w:pPr>
            <w:proofErr w:type="spellStart"/>
            <w:r w:rsidRPr="00DB25C4">
              <w:rPr>
                <w:rFonts w:cstheme="minorHAnsi"/>
              </w:rPr>
              <w:t>Jumlah</w:t>
            </w:r>
            <w:proofErr w:type="spellEnd"/>
            <w:r w:rsidRPr="00DB25C4">
              <w:rPr>
                <w:rFonts w:cstheme="minorHAnsi"/>
              </w:rPr>
              <w:t xml:space="preserve"> dan </w:t>
            </w:r>
            <w:proofErr w:type="spellStart"/>
            <w:r w:rsidRPr="00DB25C4">
              <w:rPr>
                <w:rFonts w:cstheme="minorHAnsi"/>
              </w:rPr>
              <w:t>kualitas</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di PT dan UPPS</w:t>
            </w:r>
          </w:p>
        </w:tc>
        <w:tc>
          <w:tcPr>
            <w:tcW w:w="5528" w:type="dxa"/>
          </w:tcPr>
          <w:p w14:paraId="68B0194D" w14:textId="77777777" w:rsidR="00866ABA" w:rsidRPr="00DB25C4" w:rsidRDefault="00866ABA" w:rsidP="00687314">
            <w:pPr>
              <w:spacing w:after="0" w:line="240" w:lineRule="auto"/>
              <w:rPr>
                <w:rFonts w:cstheme="minorHAnsi"/>
              </w:rPr>
            </w:pPr>
            <w:r w:rsidRPr="00DB25C4">
              <w:rPr>
                <w:rFonts w:cstheme="minorHAnsi"/>
              </w:rPr>
              <w:t xml:space="preserve">PS </w:t>
            </w:r>
            <w:proofErr w:type="spellStart"/>
            <w:r w:rsidRPr="00DB25C4">
              <w:rPr>
                <w:rFonts w:cstheme="minorHAnsi"/>
              </w:rPr>
              <w:t>belum</w:t>
            </w:r>
            <w:proofErr w:type="spellEnd"/>
            <w:r w:rsidRPr="00DB25C4">
              <w:rPr>
                <w:rFonts w:cstheme="minorHAnsi"/>
              </w:rPr>
              <w:t xml:space="preserve"> </w:t>
            </w:r>
            <w:proofErr w:type="spellStart"/>
            <w:r w:rsidRPr="00DB25C4">
              <w:rPr>
                <w:rFonts w:cstheme="minorHAnsi"/>
              </w:rPr>
              <w:t>mempunyai</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yang </w:t>
            </w:r>
            <w:proofErr w:type="spellStart"/>
            <w:r w:rsidRPr="00DB25C4">
              <w:rPr>
                <w:rFonts w:cstheme="minorHAnsi"/>
              </w:rPr>
              <w:t>bergelar</w:t>
            </w:r>
            <w:proofErr w:type="spellEnd"/>
            <w:r w:rsidRPr="00DB25C4">
              <w:rPr>
                <w:rFonts w:cstheme="minorHAnsi"/>
              </w:rPr>
              <w:t xml:space="preserve"> </w:t>
            </w:r>
            <w:proofErr w:type="spellStart"/>
            <w:r w:rsidRPr="00DB25C4">
              <w:rPr>
                <w:rFonts w:cstheme="minorHAnsi"/>
              </w:rPr>
              <w:t>Doktor</w:t>
            </w:r>
            <w:proofErr w:type="spellEnd"/>
            <w:r w:rsidRPr="00DB25C4">
              <w:rPr>
                <w:rFonts w:cstheme="minorHAnsi"/>
              </w:rPr>
              <w:t>.</w:t>
            </w:r>
          </w:p>
        </w:tc>
        <w:tc>
          <w:tcPr>
            <w:tcW w:w="5612" w:type="dxa"/>
          </w:tcPr>
          <w:p w14:paraId="46C79C41" w14:textId="77777777" w:rsidR="00866ABA" w:rsidRPr="00DB25C4" w:rsidRDefault="00866ABA" w:rsidP="00687314">
            <w:pPr>
              <w:spacing w:after="0" w:line="240" w:lineRule="auto"/>
              <w:rPr>
                <w:rFonts w:cstheme="minorHAnsi"/>
              </w:rPr>
            </w:pPr>
            <w:r w:rsidRPr="00DB25C4">
              <w:rPr>
                <w:rFonts w:cstheme="minorHAnsi"/>
              </w:rPr>
              <w:t xml:space="preserve">PS </w:t>
            </w:r>
            <w:proofErr w:type="spellStart"/>
            <w:r w:rsidRPr="00DB25C4">
              <w:rPr>
                <w:rFonts w:cstheme="minorHAnsi"/>
              </w:rPr>
              <w:t>mendorong</w:t>
            </w:r>
            <w:proofErr w:type="spellEnd"/>
            <w:r w:rsidRPr="00DB25C4">
              <w:rPr>
                <w:rFonts w:cstheme="minorHAnsi"/>
              </w:rPr>
              <w:t xml:space="preserve"> </w:t>
            </w:r>
            <w:proofErr w:type="spellStart"/>
            <w:r w:rsidRPr="00DB25C4">
              <w:rPr>
                <w:rFonts w:cstheme="minorHAnsi"/>
              </w:rPr>
              <w:t>beberapa</w:t>
            </w:r>
            <w:proofErr w:type="spellEnd"/>
            <w:r w:rsidRPr="00DB25C4">
              <w:rPr>
                <w:rFonts w:cstheme="minorHAnsi"/>
              </w:rPr>
              <w:t xml:space="preserve"> DTPS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melanjutkan</w:t>
            </w:r>
            <w:proofErr w:type="spellEnd"/>
            <w:r w:rsidRPr="00DB25C4">
              <w:rPr>
                <w:rFonts w:cstheme="minorHAnsi"/>
              </w:rPr>
              <w:t xml:space="preserve"> </w:t>
            </w:r>
            <w:proofErr w:type="spellStart"/>
            <w:r w:rsidRPr="00DB25C4">
              <w:rPr>
                <w:rFonts w:cstheme="minorHAnsi"/>
              </w:rPr>
              <w:t>studi</w:t>
            </w:r>
            <w:proofErr w:type="spellEnd"/>
            <w:r w:rsidRPr="00DB25C4">
              <w:rPr>
                <w:rFonts w:cstheme="minorHAnsi"/>
              </w:rPr>
              <w:t xml:space="preserve"> S3. PS </w:t>
            </w:r>
            <w:proofErr w:type="spellStart"/>
            <w:r w:rsidRPr="00DB25C4">
              <w:rPr>
                <w:rFonts w:cstheme="minorHAnsi"/>
              </w:rPr>
              <w:t>dibantu</w:t>
            </w:r>
            <w:proofErr w:type="spellEnd"/>
            <w:r w:rsidRPr="00DB25C4">
              <w:rPr>
                <w:rFonts w:cstheme="minorHAnsi"/>
              </w:rPr>
              <w:t xml:space="preserve"> oleh Bagian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Daya </w:t>
            </w:r>
            <w:proofErr w:type="spellStart"/>
            <w:r w:rsidRPr="00DB25C4">
              <w:rPr>
                <w:rFonts w:cstheme="minorHAnsi"/>
              </w:rPr>
              <w:t>Manusia</w:t>
            </w:r>
            <w:proofErr w:type="spellEnd"/>
            <w:r w:rsidRPr="00DB25C4">
              <w:rPr>
                <w:rFonts w:cstheme="minorHAnsi"/>
              </w:rPr>
              <w:t xml:space="preserve"> </w:t>
            </w:r>
            <w:proofErr w:type="spellStart"/>
            <w:r w:rsidRPr="00DB25C4">
              <w:rPr>
                <w:rFonts w:cstheme="minorHAnsi"/>
              </w:rPr>
              <w:t>melaksanakan</w:t>
            </w:r>
            <w:proofErr w:type="spellEnd"/>
            <w:r w:rsidRPr="00DB25C4">
              <w:rPr>
                <w:rFonts w:cstheme="minorHAnsi"/>
              </w:rPr>
              <w:t xml:space="preserve"> </w:t>
            </w:r>
            <w:proofErr w:type="spellStart"/>
            <w:r w:rsidRPr="00DB25C4">
              <w:rPr>
                <w:rFonts w:cstheme="minorHAnsi"/>
              </w:rPr>
              <w:t>perekrutan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yang </w:t>
            </w:r>
            <w:proofErr w:type="spellStart"/>
            <w:r w:rsidRPr="00DB25C4">
              <w:rPr>
                <w:rFonts w:cstheme="minorHAnsi"/>
              </w:rPr>
              <w:t>sudah</w:t>
            </w:r>
            <w:proofErr w:type="spellEnd"/>
            <w:r w:rsidRPr="00DB25C4">
              <w:rPr>
                <w:rFonts w:cstheme="minorHAnsi"/>
              </w:rPr>
              <w:t xml:space="preserve"> </w:t>
            </w:r>
            <w:proofErr w:type="spellStart"/>
            <w:r w:rsidRPr="00DB25C4">
              <w:rPr>
                <w:rFonts w:cstheme="minorHAnsi"/>
              </w:rPr>
              <w:t>bergelar</w:t>
            </w:r>
            <w:proofErr w:type="spellEnd"/>
            <w:r w:rsidRPr="00DB25C4">
              <w:rPr>
                <w:rFonts w:cstheme="minorHAnsi"/>
              </w:rPr>
              <w:t xml:space="preserve"> </w:t>
            </w:r>
            <w:proofErr w:type="spellStart"/>
            <w:r w:rsidRPr="00DB25C4">
              <w:rPr>
                <w:rFonts w:cstheme="minorHAnsi"/>
              </w:rPr>
              <w:t>Doktor</w:t>
            </w:r>
            <w:proofErr w:type="spellEnd"/>
            <w:r w:rsidRPr="00DB25C4">
              <w:rPr>
                <w:rFonts w:cstheme="minorHAnsi"/>
              </w:rPr>
              <w:t>.</w:t>
            </w:r>
          </w:p>
        </w:tc>
      </w:tr>
      <w:tr w:rsidR="00866ABA" w:rsidRPr="00DB25C4" w14:paraId="1B7C3DD7" w14:textId="77777777" w:rsidTr="002A20EE">
        <w:trPr>
          <w:trHeight w:val="300"/>
        </w:trPr>
        <w:tc>
          <w:tcPr>
            <w:tcW w:w="562" w:type="dxa"/>
          </w:tcPr>
          <w:p w14:paraId="1FED9E79" w14:textId="77777777" w:rsidR="00866ABA" w:rsidRPr="00DB25C4" w:rsidRDefault="00866ABA" w:rsidP="00687314">
            <w:pPr>
              <w:spacing w:after="0" w:line="240" w:lineRule="auto"/>
              <w:rPr>
                <w:rFonts w:cstheme="minorHAnsi"/>
              </w:rPr>
            </w:pPr>
            <w:r w:rsidRPr="00DB25C4">
              <w:rPr>
                <w:rFonts w:cstheme="minorHAnsi"/>
              </w:rPr>
              <w:t>3</w:t>
            </w:r>
          </w:p>
        </w:tc>
        <w:tc>
          <w:tcPr>
            <w:tcW w:w="3686" w:type="dxa"/>
          </w:tcPr>
          <w:p w14:paraId="79E547B8" w14:textId="77777777" w:rsidR="00866ABA" w:rsidRPr="00DB25C4" w:rsidRDefault="00866ABA" w:rsidP="00687314">
            <w:pPr>
              <w:spacing w:after="0" w:line="240" w:lineRule="auto"/>
              <w:rPr>
                <w:rFonts w:cstheme="minorHAnsi"/>
              </w:rPr>
            </w:pP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di PT dan UPPS</w:t>
            </w:r>
          </w:p>
        </w:tc>
        <w:tc>
          <w:tcPr>
            <w:tcW w:w="5528" w:type="dxa"/>
          </w:tcPr>
          <w:p w14:paraId="6BFD4DC9" w14:textId="77777777" w:rsidR="00866ABA" w:rsidRPr="00DB25C4" w:rsidRDefault="00866ABA" w:rsidP="00687314">
            <w:pPr>
              <w:spacing w:after="0" w:line="240" w:lineRule="auto"/>
              <w:rPr>
                <w:rFonts w:cstheme="minorHAnsi"/>
              </w:rPr>
            </w:pP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 xml:space="preserve"> </w:t>
            </w:r>
            <w:proofErr w:type="spellStart"/>
            <w:r w:rsidRPr="00DB25C4">
              <w:rPr>
                <w:rFonts w:cstheme="minorHAnsi"/>
              </w:rPr>
              <w:t>antara</w:t>
            </w:r>
            <w:proofErr w:type="spellEnd"/>
            <w:r w:rsidRPr="00DB25C4">
              <w:rPr>
                <w:rFonts w:cstheme="minorHAnsi"/>
              </w:rPr>
              <w:t xml:space="preserve"> DTPS </w:t>
            </w:r>
            <w:proofErr w:type="spellStart"/>
            <w:r w:rsidRPr="00DB25C4">
              <w:rPr>
                <w:rFonts w:cstheme="minorHAnsi"/>
              </w:rPr>
              <w:t>masih</w:t>
            </w:r>
            <w:proofErr w:type="spellEnd"/>
            <w:r w:rsidRPr="00DB25C4">
              <w:rPr>
                <w:rFonts w:cstheme="minorHAnsi"/>
              </w:rPr>
              <w:t xml:space="preserve"> </w:t>
            </w:r>
            <w:proofErr w:type="spellStart"/>
            <w:r w:rsidRPr="00DB25C4">
              <w:rPr>
                <w:rFonts w:cstheme="minorHAnsi"/>
              </w:rPr>
              <w:t>kurang</w:t>
            </w:r>
            <w:proofErr w:type="spellEnd"/>
            <w:r w:rsidRPr="00DB25C4">
              <w:rPr>
                <w:rFonts w:cstheme="minorHAnsi"/>
              </w:rPr>
              <w:t xml:space="preserve"> </w:t>
            </w:r>
            <w:proofErr w:type="spellStart"/>
            <w:r w:rsidRPr="00DB25C4">
              <w:rPr>
                <w:rFonts w:cstheme="minorHAnsi"/>
              </w:rPr>
              <w:t>merata</w:t>
            </w:r>
            <w:proofErr w:type="spellEnd"/>
            <w:r w:rsidRPr="00DB25C4">
              <w:rPr>
                <w:rFonts w:cstheme="minorHAnsi"/>
              </w:rPr>
              <w:t xml:space="preserve">, </w:t>
            </w:r>
            <w:proofErr w:type="spellStart"/>
            <w:r w:rsidRPr="00DB25C4">
              <w:rPr>
                <w:rFonts w:cstheme="minorHAnsi"/>
              </w:rPr>
              <w:t>ada</w:t>
            </w:r>
            <w:proofErr w:type="spellEnd"/>
            <w:r w:rsidRPr="00DB25C4">
              <w:rPr>
                <w:rFonts w:cstheme="minorHAnsi"/>
              </w:rPr>
              <w:t xml:space="preserve"> </w:t>
            </w:r>
            <w:proofErr w:type="spellStart"/>
            <w:r w:rsidRPr="00DB25C4">
              <w:rPr>
                <w:rFonts w:cstheme="minorHAnsi"/>
              </w:rPr>
              <w:t>beberapa</w:t>
            </w:r>
            <w:proofErr w:type="spellEnd"/>
            <w:r w:rsidRPr="00DB25C4">
              <w:rPr>
                <w:rFonts w:cstheme="minorHAnsi"/>
              </w:rPr>
              <w:t xml:space="preserve"> DTPS yang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mengikuti</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pengmbangan</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w:t>
            </w:r>
          </w:p>
        </w:tc>
        <w:tc>
          <w:tcPr>
            <w:tcW w:w="5612" w:type="dxa"/>
          </w:tcPr>
          <w:p w14:paraId="6F9E003E" w14:textId="77777777" w:rsidR="00866ABA" w:rsidRPr="00DB25C4" w:rsidRDefault="00866ABA" w:rsidP="00687314">
            <w:pPr>
              <w:spacing w:after="0" w:line="240" w:lineRule="auto"/>
              <w:rPr>
                <w:rFonts w:cstheme="minorHAnsi"/>
              </w:rPr>
            </w:pPr>
            <w:r w:rsidRPr="00DB25C4">
              <w:rPr>
                <w:rFonts w:cstheme="minorHAnsi"/>
              </w:rPr>
              <w:t xml:space="preserve">PS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memonitor</w:t>
            </w:r>
            <w:proofErr w:type="spellEnd"/>
            <w:r w:rsidRPr="00DB25C4">
              <w:rPr>
                <w:rFonts w:cstheme="minorHAnsi"/>
              </w:rPr>
              <w:t xml:space="preserve">, </w:t>
            </w:r>
            <w:proofErr w:type="spellStart"/>
            <w:r w:rsidRPr="00DB25C4">
              <w:rPr>
                <w:rFonts w:cstheme="minorHAnsi"/>
              </w:rPr>
              <w:t>mendukung</w:t>
            </w:r>
            <w:proofErr w:type="spellEnd"/>
            <w:r w:rsidRPr="00DB25C4">
              <w:rPr>
                <w:rFonts w:cstheme="minorHAnsi"/>
              </w:rPr>
              <w:t xml:space="preserve">, dan </w:t>
            </w:r>
            <w:proofErr w:type="spellStart"/>
            <w:r w:rsidRPr="00DB25C4">
              <w:rPr>
                <w:rFonts w:cstheme="minorHAnsi"/>
              </w:rPr>
              <w:t>memberikan</w:t>
            </w:r>
            <w:proofErr w:type="spellEnd"/>
            <w:r w:rsidRPr="00DB25C4">
              <w:rPr>
                <w:rFonts w:cstheme="minorHAnsi"/>
              </w:rPr>
              <w:t xml:space="preserve"> </w:t>
            </w:r>
            <w:proofErr w:type="spellStart"/>
            <w:r w:rsidRPr="00DB25C4">
              <w:rPr>
                <w:rFonts w:cstheme="minorHAnsi"/>
              </w:rPr>
              <w:t>kesempatan</w:t>
            </w:r>
            <w:proofErr w:type="spellEnd"/>
            <w:r w:rsidRPr="00DB25C4">
              <w:rPr>
                <w:rFonts w:cstheme="minorHAnsi"/>
              </w:rPr>
              <w:t xml:space="preserve"> pada DTPS yang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melakukan</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 xml:space="preserve"> </w:t>
            </w:r>
            <w:proofErr w:type="spellStart"/>
            <w:r w:rsidRPr="00DB25C4">
              <w:rPr>
                <w:rFonts w:cstheme="minorHAnsi"/>
              </w:rPr>
              <w:t>terutama</w:t>
            </w:r>
            <w:proofErr w:type="spellEnd"/>
            <w:r w:rsidRPr="00DB25C4">
              <w:rPr>
                <w:rFonts w:cstheme="minorHAnsi"/>
              </w:rPr>
              <w:t xml:space="preserve"> yang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bidang</w:t>
            </w:r>
            <w:proofErr w:type="spellEnd"/>
            <w:r w:rsidRPr="00DB25C4">
              <w:rPr>
                <w:rFonts w:cstheme="minorHAnsi"/>
              </w:rPr>
              <w:t xml:space="preserve"> </w:t>
            </w:r>
            <w:proofErr w:type="spellStart"/>
            <w:r w:rsidRPr="00DB25C4">
              <w:rPr>
                <w:rFonts w:cstheme="minorHAnsi"/>
              </w:rPr>
              <w:t>keahlian</w:t>
            </w:r>
            <w:proofErr w:type="spellEnd"/>
            <w:r w:rsidRPr="00DB25C4">
              <w:rPr>
                <w:rFonts w:cstheme="minorHAnsi"/>
              </w:rPr>
              <w:t xml:space="preserve"> dan </w:t>
            </w:r>
            <w:proofErr w:type="spellStart"/>
            <w:r w:rsidRPr="00DB25C4">
              <w:rPr>
                <w:rFonts w:cstheme="minorHAnsi"/>
              </w:rPr>
              <w:t>berkelanjutan</w:t>
            </w:r>
            <w:proofErr w:type="spellEnd"/>
            <w:r w:rsidRPr="00DB25C4">
              <w:rPr>
                <w:rFonts w:cstheme="minorHAnsi"/>
              </w:rPr>
              <w:t xml:space="preserve">, juga </w:t>
            </w:r>
            <w:proofErr w:type="spellStart"/>
            <w:r w:rsidRPr="00DB25C4">
              <w:rPr>
                <w:rFonts w:cstheme="minorHAnsi"/>
              </w:rPr>
              <w:t>bagi</w:t>
            </w:r>
            <w:proofErr w:type="spellEnd"/>
            <w:r w:rsidRPr="00DB25C4">
              <w:rPr>
                <w:rFonts w:cstheme="minorHAnsi"/>
              </w:rPr>
              <w:t xml:space="preserve"> </w:t>
            </w:r>
            <w:r w:rsidRPr="00DB25C4">
              <w:rPr>
                <w:rFonts w:cstheme="minorHAnsi"/>
              </w:rPr>
              <w:lastRenderedPageBreak/>
              <w:t xml:space="preserve">DTPS yang </w:t>
            </w:r>
            <w:proofErr w:type="spellStart"/>
            <w:r w:rsidRPr="00DB25C4">
              <w:rPr>
                <w:rFonts w:cstheme="minorHAnsi"/>
              </w:rPr>
              <w:t>kurang</w:t>
            </w:r>
            <w:proofErr w:type="spellEnd"/>
            <w:r w:rsidRPr="00DB25C4">
              <w:rPr>
                <w:rFonts w:cstheme="minorHAnsi"/>
              </w:rPr>
              <w:t xml:space="preserve"> </w:t>
            </w:r>
            <w:proofErr w:type="spellStart"/>
            <w:r w:rsidRPr="00DB25C4">
              <w:rPr>
                <w:rFonts w:cstheme="minorHAnsi"/>
              </w:rPr>
              <w:t>aktif</w:t>
            </w:r>
            <w:proofErr w:type="spellEnd"/>
            <w:r w:rsidRPr="00DB25C4">
              <w:rPr>
                <w:rFonts w:cstheme="minorHAnsi"/>
              </w:rPr>
              <w:t xml:space="preserve"> </w:t>
            </w:r>
            <w:proofErr w:type="spellStart"/>
            <w:r w:rsidRPr="00DB25C4">
              <w:rPr>
                <w:rFonts w:cstheme="minorHAnsi"/>
              </w:rPr>
              <w:t>mengikuti</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w:t>
            </w:r>
          </w:p>
        </w:tc>
      </w:tr>
    </w:tbl>
    <w:p w14:paraId="085D2991" w14:textId="77777777" w:rsidR="00866ABA" w:rsidRPr="00DB25C4" w:rsidRDefault="00866ABA" w:rsidP="00687314">
      <w:pPr>
        <w:spacing w:after="0" w:line="240" w:lineRule="auto"/>
        <w:ind w:firstLine="195"/>
        <w:rPr>
          <w:rFonts w:cstheme="minorHAnsi"/>
        </w:rPr>
      </w:pPr>
    </w:p>
    <w:p w14:paraId="79104596" w14:textId="77777777" w:rsidR="00866ABA" w:rsidRPr="00DB25C4" w:rsidRDefault="00866ABA" w:rsidP="00687314">
      <w:pPr>
        <w:spacing w:after="0" w:line="240" w:lineRule="auto"/>
        <w:rPr>
          <w:rFonts w:cstheme="minorHAnsi"/>
          <w:b/>
          <w:bCs/>
        </w:rPr>
      </w:pPr>
    </w:p>
    <w:p w14:paraId="670B1506" w14:textId="77777777" w:rsidR="00866ABA" w:rsidRPr="00DB25C4" w:rsidRDefault="00866ABA" w:rsidP="00687314">
      <w:pPr>
        <w:spacing w:after="0" w:line="240" w:lineRule="auto"/>
        <w:rPr>
          <w:rFonts w:cstheme="minorHAnsi"/>
          <w:b/>
          <w:bCs/>
        </w:rPr>
      </w:pPr>
      <w:r w:rsidRPr="00DB25C4">
        <w:rPr>
          <w:rFonts w:cstheme="minorHAnsi"/>
          <w:b/>
          <w:bCs/>
        </w:rPr>
        <w:t xml:space="preserve">4.2. Tenaga </w:t>
      </w:r>
      <w:proofErr w:type="spellStart"/>
      <w:r w:rsidRPr="00DB25C4">
        <w:rPr>
          <w:rFonts w:cstheme="minorHAnsi"/>
          <w:b/>
          <w:bCs/>
        </w:rPr>
        <w:t>Kependidikan</w:t>
      </w:r>
      <w:proofErr w:type="spellEnd"/>
      <w:r w:rsidRPr="00DB25C4">
        <w:rPr>
          <w:rFonts w:cstheme="minorHAnsi"/>
          <w:b/>
          <w:bCs/>
        </w:rPr>
        <w:t xml:space="preserve"> (TENDIK)</w:t>
      </w:r>
    </w:p>
    <w:p w14:paraId="2F327D7E" w14:textId="77777777" w:rsidR="00866ABA" w:rsidRPr="00DB25C4" w:rsidRDefault="00866ABA" w:rsidP="00687314">
      <w:pPr>
        <w:spacing w:after="0" w:line="240" w:lineRule="auto"/>
        <w:rPr>
          <w:rFonts w:cstheme="minorHAnsi"/>
          <w:b/>
          <w:bCs/>
        </w:rPr>
      </w:pPr>
      <w:r w:rsidRPr="00DB25C4">
        <w:rPr>
          <w:rFonts w:cstheme="minorHAnsi"/>
          <w:b/>
          <w:bCs/>
        </w:rPr>
        <w:t xml:space="preserve">4.2.1 </w:t>
      </w:r>
      <w:proofErr w:type="spellStart"/>
      <w:r w:rsidRPr="00DB25C4">
        <w:rPr>
          <w:rFonts w:cstheme="minorHAnsi"/>
          <w:b/>
          <w:bCs/>
        </w:rPr>
        <w:t>Kebijakan</w:t>
      </w:r>
      <w:proofErr w:type="spellEnd"/>
    </w:p>
    <w:p w14:paraId="3F051D58" w14:textId="77777777" w:rsidR="00866ABA" w:rsidRPr="00DB25C4" w:rsidRDefault="00866ABA" w:rsidP="00687314">
      <w:pPr>
        <w:spacing w:after="0" w:line="240" w:lineRule="auto"/>
        <w:rPr>
          <w:rFonts w:cstheme="minorHAnsi"/>
        </w:rPr>
      </w:pP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tertulis</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bentuk</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perundang-undangan</w:t>
      </w:r>
      <w:proofErr w:type="spellEnd"/>
      <w:r w:rsidRPr="00DB25C4">
        <w:rPr>
          <w:rFonts w:cstheme="minorHAnsi"/>
        </w:rPr>
        <w:t xml:space="preserve"> dan/</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pimpinan</w:t>
      </w:r>
      <w:proofErr w:type="spellEnd"/>
      <w:r w:rsidRPr="00DB25C4">
        <w:rPr>
          <w:rFonts w:cstheme="minorHAnsi"/>
        </w:rPr>
        <w:t xml:space="preserve"> </w:t>
      </w:r>
      <w:proofErr w:type="spellStart"/>
      <w:r w:rsidRPr="00DB25C4">
        <w:rPr>
          <w:rFonts w:cstheme="minorHAnsi"/>
        </w:rPr>
        <w:t>perguruan</w:t>
      </w:r>
      <w:proofErr w:type="spellEnd"/>
      <w:r w:rsidRPr="00DB25C4">
        <w:rPr>
          <w:rFonts w:cstheme="minorHAnsi"/>
        </w:rPr>
        <w:t xml:space="preserve"> </w:t>
      </w:r>
      <w:proofErr w:type="spellStart"/>
      <w:r w:rsidRPr="00DB25C4">
        <w:rPr>
          <w:rFonts w:cstheme="minorHAnsi"/>
        </w:rPr>
        <w:t>tinggi</w:t>
      </w:r>
      <w:proofErr w:type="spellEnd"/>
      <w:r w:rsidRPr="00DB25C4">
        <w:rPr>
          <w:rFonts w:cstheme="minorHAnsi"/>
        </w:rPr>
        <w:t xml:space="preserve"> yang </w:t>
      </w:r>
      <w:proofErr w:type="spellStart"/>
      <w:r w:rsidRPr="00DB25C4">
        <w:rPr>
          <w:rFonts w:cstheme="minorHAnsi"/>
        </w:rPr>
        <w:t>mengatur</w:t>
      </w:r>
      <w:proofErr w:type="spellEnd"/>
      <w:r w:rsidRPr="00DB25C4">
        <w:rPr>
          <w:rFonts w:cstheme="minorHAnsi"/>
        </w:rPr>
        <w:t xml:space="preserve"> </w:t>
      </w:r>
      <w:proofErr w:type="spellStart"/>
      <w:r w:rsidRPr="00DB25C4">
        <w:rPr>
          <w:rFonts w:cstheme="minorHAnsi"/>
        </w:rPr>
        <w:t>rekrutmen</w:t>
      </w:r>
      <w:proofErr w:type="spellEnd"/>
      <w:r w:rsidRPr="00DB25C4">
        <w:rPr>
          <w:rFonts w:cstheme="minorHAnsi"/>
        </w:rPr>
        <w:t xml:space="preserve"> dan </w:t>
      </w:r>
      <w:proofErr w:type="spellStart"/>
      <w:r w:rsidRPr="00DB25C4">
        <w:rPr>
          <w:rFonts w:cstheme="minorHAnsi"/>
        </w:rPr>
        <w:t>seleksi</w:t>
      </w:r>
      <w:proofErr w:type="spellEnd"/>
      <w:r w:rsidRPr="00DB25C4">
        <w:rPr>
          <w:rFonts w:cstheme="minorHAnsi"/>
        </w:rPr>
        <w:t xml:space="preserve">, </w:t>
      </w:r>
      <w:proofErr w:type="spellStart"/>
      <w:r w:rsidRPr="00DB25C4">
        <w:rPr>
          <w:rFonts w:cstheme="minorHAnsi"/>
        </w:rPr>
        <w:t>penempatan</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kinerja</w:t>
      </w:r>
      <w:proofErr w:type="spellEnd"/>
      <w:r w:rsidRPr="00DB25C4">
        <w:rPr>
          <w:rFonts w:cstheme="minorHAnsi"/>
        </w:rPr>
        <w:t xml:space="preserve">, dan </w:t>
      </w:r>
      <w:proofErr w:type="spellStart"/>
      <w:r w:rsidRPr="00DB25C4">
        <w:rPr>
          <w:rFonts w:cstheme="minorHAnsi"/>
        </w:rPr>
        <w:t>pemberhentian</w:t>
      </w:r>
      <w:proofErr w:type="spellEnd"/>
      <w:r w:rsidRPr="00DB25C4">
        <w:rPr>
          <w:rFonts w:cstheme="minorHAnsi"/>
        </w:rPr>
        <w:t xml:space="preserve"> </w:t>
      </w:r>
      <w:proofErr w:type="spellStart"/>
      <w:r w:rsidRPr="00DB25C4">
        <w:rPr>
          <w:rFonts w:cstheme="minorHAnsi"/>
        </w:rPr>
        <w:t>tenaga</w:t>
      </w:r>
      <w:proofErr w:type="spellEnd"/>
      <w:r w:rsidRPr="00DB25C4">
        <w:rPr>
          <w:rFonts w:cstheme="minorHAnsi"/>
        </w:rPr>
        <w:t xml:space="preserve"> </w:t>
      </w:r>
      <w:proofErr w:type="spellStart"/>
      <w:r w:rsidRPr="00DB25C4">
        <w:rPr>
          <w:rFonts w:cstheme="minorHAnsi"/>
        </w:rPr>
        <w:t>kependidikan</w:t>
      </w:r>
      <w:proofErr w:type="spellEnd"/>
      <w:r w:rsidRPr="00DB25C4">
        <w:rPr>
          <w:rFonts w:cstheme="minorHAnsi"/>
        </w:rPr>
        <w:t xml:space="preserve"> di PT dan UPPS.</w:t>
      </w:r>
    </w:p>
    <w:p w14:paraId="42439940" w14:textId="77777777" w:rsidR="00866ABA" w:rsidRPr="00DB25C4" w:rsidRDefault="00866ABA" w:rsidP="00687314">
      <w:pPr>
        <w:spacing w:after="0" w:line="240" w:lineRule="auto"/>
        <w:jc w:val="both"/>
        <w:rPr>
          <w:rFonts w:cstheme="minorHAnsi"/>
        </w:rPr>
      </w:pP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tentang</w:t>
      </w:r>
      <w:proofErr w:type="spellEnd"/>
      <w:r w:rsidRPr="00DB25C4">
        <w:rPr>
          <w:rFonts w:cstheme="minorHAnsi"/>
        </w:rPr>
        <w:t xml:space="preserve"> Tenaga </w:t>
      </w:r>
      <w:proofErr w:type="spellStart"/>
      <w:r w:rsidRPr="00DB25C4">
        <w:rPr>
          <w:rFonts w:cstheme="minorHAnsi"/>
        </w:rPr>
        <w:t>Kependidikan</w:t>
      </w:r>
      <w:proofErr w:type="spellEnd"/>
      <w:r w:rsidRPr="00DB25C4">
        <w:rPr>
          <w:rFonts w:cstheme="minorHAnsi"/>
        </w:rPr>
        <w:t xml:space="preserve"> </w:t>
      </w:r>
      <w:proofErr w:type="spellStart"/>
      <w:r w:rsidRPr="00DB25C4">
        <w:rPr>
          <w:rFonts w:cstheme="minorHAnsi"/>
        </w:rPr>
        <w:t>mulai</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proses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seleksi</w:t>
      </w:r>
      <w:proofErr w:type="spellEnd"/>
      <w:r w:rsidRPr="00DB25C4">
        <w:rPr>
          <w:rFonts w:cstheme="minorHAnsi"/>
        </w:rPr>
        <w:t xml:space="preserve">, </w:t>
      </w:r>
      <w:proofErr w:type="spellStart"/>
      <w:r w:rsidRPr="00DB25C4">
        <w:rPr>
          <w:rFonts w:cstheme="minorHAnsi"/>
        </w:rPr>
        <w:t>penempatan</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kinerja</w:t>
      </w:r>
      <w:proofErr w:type="spellEnd"/>
      <w:r w:rsidRPr="00DB25C4">
        <w:rPr>
          <w:rFonts w:cstheme="minorHAnsi"/>
        </w:rPr>
        <w:t xml:space="preserve">, </w:t>
      </w:r>
      <w:proofErr w:type="spellStart"/>
      <w:r w:rsidRPr="00DB25C4">
        <w:rPr>
          <w:rFonts w:cstheme="minorHAnsi"/>
        </w:rPr>
        <w:t>pembinaan</w:t>
      </w:r>
      <w:proofErr w:type="spellEnd"/>
      <w:r w:rsidRPr="00DB25C4">
        <w:rPr>
          <w:rFonts w:cstheme="minorHAnsi"/>
        </w:rPr>
        <w:t xml:space="preserve">, </w:t>
      </w:r>
      <w:proofErr w:type="spellStart"/>
      <w:r w:rsidRPr="00DB25C4">
        <w:rPr>
          <w:rFonts w:cstheme="minorHAnsi"/>
        </w:rPr>
        <w:t>hingga</w:t>
      </w:r>
      <w:proofErr w:type="spellEnd"/>
      <w:r w:rsidRPr="00DB25C4">
        <w:rPr>
          <w:rFonts w:cstheme="minorHAnsi"/>
        </w:rPr>
        <w:t xml:space="preserve"> </w:t>
      </w:r>
      <w:proofErr w:type="spellStart"/>
      <w:r w:rsidRPr="00DB25C4">
        <w:rPr>
          <w:rFonts w:cstheme="minorHAnsi"/>
        </w:rPr>
        <w:t>sanksi</w:t>
      </w:r>
      <w:proofErr w:type="spellEnd"/>
      <w:r w:rsidRPr="00DB25C4">
        <w:rPr>
          <w:rFonts w:cstheme="minorHAnsi"/>
        </w:rPr>
        <w:t xml:space="preserve"> dan </w:t>
      </w:r>
      <w:proofErr w:type="spellStart"/>
      <w:r w:rsidRPr="00DB25C4">
        <w:rPr>
          <w:rFonts w:cstheme="minorHAnsi"/>
        </w:rPr>
        <w:t>pemberhentian</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w:t>
      </w:r>
      <w:proofErr w:type="spellStart"/>
      <w:r w:rsidRPr="00DB25C4">
        <w:rPr>
          <w:rFonts w:cstheme="minorHAnsi"/>
        </w:rPr>
        <w:t>diatur</w:t>
      </w:r>
      <w:proofErr w:type="spellEnd"/>
      <w:r w:rsidRPr="00DB25C4">
        <w:rPr>
          <w:rFonts w:cstheme="minorHAnsi"/>
        </w:rPr>
        <w:t xml:space="preserve"> </w:t>
      </w:r>
      <w:proofErr w:type="spellStart"/>
      <w:proofErr w:type="gramStart"/>
      <w:r w:rsidRPr="00DB25C4">
        <w:rPr>
          <w:rFonts w:cstheme="minorHAnsi"/>
        </w:rPr>
        <w:t>dalam</w:t>
      </w:r>
      <w:proofErr w:type="spellEnd"/>
      <w:r w:rsidRPr="00DB25C4">
        <w:rPr>
          <w:rFonts w:cstheme="minorHAnsi"/>
        </w:rPr>
        <w:t xml:space="preserve"> :</w:t>
      </w:r>
      <w:proofErr w:type="gramEnd"/>
    </w:p>
    <w:p w14:paraId="365B15C0" w14:textId="77777777" w:rsidR="00866ABA" w:rsidRPr="00DB25C4" w:rsidRDefault="00866ABA" w:rsidP="009F6099">
      <w:pPr>
        <w:pStyle w:val="ListParagraph"/>
        <w:numPr>
          <w:ilvl w:val="0"/>
          <w:numId w:val="84"/>
        </w:numPr>
        <w:spacing w:after="0" w:line="240" w:lineRule="auto"/>
        <w:jc w:val="both"/>
        <w:rPr>
          <w:rFonts w:cstheme="minorHAnsi"/>
        </w:rPr>
      </w:pPr>
      <w:r w:rsidRPr="00DB25C4">
        <w:rPr>
          <w:rFonts w:cstheme="minorHAnsi"/>
        </w:rPr>
        <w:t xml:space="preserve">SK </w:t>
      </w:r>
      <w:proofErr w:type="spellStart"/>
      <w:r w:rsidRPr="00DB25C4">
        <w:rPr>
          <w:rFonts w:cstheme="minorHAnsi"/>
        </w:rPr>
        <w:t>Rektor</w:t>
      </w:r>
      <w:proofErr w:type="spellEnd"/>
      <w:r w:rsidRPr="00DB25C4">
        <w:rPr>
          <w:rFonts w:cstheme="minorHAnsi"/>
        </w:rPr>
        <w:t xml:space="preserve"> No. 0066/MACHUNG/SK-REK/XII/2015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Daya </w:t>
      </w:r>
      <w:proofErr w:type="spellStart"/>
      <w:r w:rsidRPr="00DB25C4">
        <w:rPr>
          <w:rFonts w:cstheme="minorHAnsi"/>
        </w:rPr>
        <w:t>Manusia</w:t>
      </w:r>
      <w:proofErr w:type="spellEnd"/>
      <w:r w:rsidRPr="00DB25C4">
        <w:rPr>
          <w:rFonts w:cstheme="minorHAnsi"/>
        </w:rPr>
        <w:t xml:space="preserve"> Universitas Ma Chung</w:t>
      </w:r>
    </w:p>
    <w:p w14:paraId="5F5E36FF" w14:textId="77777777" w:rsidR="00866ABA" w:rsidRPr="00DB25C4" w:rsidRDefault="00866ABA" w:rsidP="009F6099">
      <w:pPr>
        <w:pStyle w:val="ListParagraph"/>
        <w:numPr>
          <w:ilvl w:val="0"/>
          <w:numId w:val="84"/>
        </w:numPr>
        <w:spacing w:after="0" w:line="240" w:lineRule="auto"/>
        <w:jc w:val="both"/>
        <w:rPr>
          <w:rFonts w:cstheme="minorHAnsi"/>
        </w:rPr>
      </w:pPr>
      <w:proofErr w:type="spellStart"/>
      <w:r w:rsidRPr="00DB25C4">
        <w:rPr>
          <w:rFonts w:cstheme="minorHAnsi"/>
        </w:rPr>
        <w:t>Pedoman</w:t>
      </w:r>
      <w:proofErr w:type="spellEnd"/>
      <w:r w:rsidRPr="00DB25C4">
        <w:rPr>
          <w:rFonts w:cstheme="minorHAnsi"/>
        </w:rPr>
        <w:t xml:space="preserve"> </w:t>
      </w:r>
      <w:proofErr w:type="spellStart"/>
      <w:r w:rsidRPr="00DB25C4">
        <w:rPr>
          <w:rFonts w:cstheme="minorHAnsi"/>
        </w:rPr>
        <w:t>Sistem</w:t>
      </w:r>
      <w:proofErr w:type="spellEnd"/>
      <w:r w:rsidRPr="00DB25C4">
        <w:rPr>
          <w:rFonts w:cstheme="minorHAnsi"/>
        </w:rPr>
        <w:t xml:space="preserve">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Penempatan</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Pembinaan</w:t>
      </w:r>
      <w:proofErr w:type="spellEnd"/>
      <w:r w:rsidRPr="00DB25C4">
        <w:rPr>
          <w:rFonts w:cstheme="minorHAnsi"/>
        </w:rPr>
        <w:t xml:space="preserve"> dan </w:t>
      </w:r>
      <w:proofErr w:type="spellStart"/>
      <w:r w:rsidRPr="00DB25C4">
        <w:rPr>
          <w:rFonts w:cstheme="minorHAnsi"/>
        </w:rPr>
        <w:t>Pemberhentian</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(BPSDM-P-SKP5-001)</w:t>
      </w:r>
    </w:p>
    <w:p w14:paraId="3C70C315" w14:textId="77777777" w:rsidR="00866ABA" w:rsidRPr="00DB25C4" w:rsidRDefault="00866ABA" w:rsidP="00687314">
      <w:pPr>
        <w:spacing w:after="0" w:line="240" w:lineRule="auto"/>
        <w:jc w:val="both"/>
        <w:rPr>
          <w:rFonts w:cstheme="minorHAnsi"/>
        </w:rPr>
      </w:pPr>
      <w:proofErr w:type="spellStart"/>
      <w:r w:rsidRPr="00DB25C4">
        <w:rPr>
          <w:rFonts w:cstheme="minorHAnsi"/>
        </w:rPr>
        <w:t>Terkait</w:t>
      </w:r>
      <w:proofErr w:type="spellEnd"/>
      <w:r w:rsidRPr="00DB25C4">
        <w:rPr>
          <w:rFonts w:cstheme="minorHAnsi"/>
        </w:rPr>
        <w:t xml:space="preserve"> </w:t>
      </w:r>
      <w:proofErr w:type="spellStart"/>
      <w:r w:rsidRPr="00DB25C4">
        <w:rPr>
          <w:rFonts w:cstheme="minorHAnsi"/>
        </w:rPr>
        <w:t>penetapan</w:t>
      </w:r>
      <w:proofErr w:type="spellEnd"/>
      <w:r w:rsidRPr="00DB25C4">
        <w:rPr>
          <w:rFonts w:cstheme="minorHAnsi"/>
        </w:rPr>
        <w:t xml:space="preserve"> </w:t>
      </w:r>
      <w:proofErr w:type="spellStart"/>
      <w:r w:rsidRPr="00DB25C4">
        <w:rPr>
          <w:rFonts w:cstheme="minorHAnsi"/>
        </w:rPr>
        <w:t>kualifikasi</w:t>
      </w:r>
      <w:proofErr w:type="spellEnd"/>
      <w:r w:rsidRPr="00DB25C4">
        <w:rPr>
          <w:rFonts w:cstheme="minorHAnsi"/>
        </w:rPr>
        <w:t xml:space="preserve"> Tenaga </w:t>
      </w:r>
      <w:proofErr w:type="spellStart"/>
      <w:r w:rsidRPr="00DB25C4">
        <w:rPr>
          <w:rFonts w:cstheme="minorHAnsi"/>
        </w:rPr>
        <w:t>Kependidikan</w:t>
      </w:r>
      <w:proofErr w:type="spellEnd"/>
      <w:r w:rsidRPr="00DB25C4">
        <w:rPr>
          <w:rFonts w:cstheme="minorHAnsi"/>
        </w:rPr>
        <w:t xml:space="preserve">, proses </w:t>
      </w:r>
      <w:proofErr w:type="spellStart"/>
      <w:r w:rsidRPr="00DB25C4">
        <w:rPr>
          <w:rFonts w:cstheme="minorHAnsi"/>
        </w:rPr>
        <w:t>seleksi</w:t>
      </w:r>
      <w:proofErr w:type="spellEnd"/>
      <w:r w:rsidRPr="00DB25C4">
        <w:rPr>
          <w:rFonts w:cstheme="minorHAnsi"/>
        </w:rPr>
        <w:t xml:space="preserve">,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penempatan</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dan </w:t>
      </w:r>
      <w:proofErr w:type="spellStart"/>
      <w:r w:rsidRPr="00DB25C4">
        <w:rPr>
          <w:rFonts w:cstheme="minorHAnsi"/>
        </w:rPr>
        <w:t>orientasi</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w:t>
      </w:r>
      <w:proofErr w:type="spellStart"/>
      <w:r w:rsidRPr="00DB25C4">
        <w:rPr>
          <w:rFonts w:cstheme="minorHAnsi"/>
        </w:rPr>
        <w:t>diatur</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dokumen</w:t>
      </w:r>
      <w:proofErr w:type="spellEnd"/>
      <w:r w:rsidRPr="00DB25C4">
        <w:rPr>
          <w:rFonts w:cstheme="minorHAnsi"/>
        </w:rPr>
        <w:t xml:space="preserve"> </w:t>
      </w:r>
      <w:proofErr w:type="spellStart"/>
      <w:r w:rsidRPr="00DB25C4">
        <w:rPr>
          <w:rFonts w:cstheme="minorHAnsi"/>
        </w:rPr>
        <w:t>Standar</w:t>
      </w:r>
      <w:proofErr w:type="spellEnd"/>
      <w:r w:rsidRPr="00DB25C4">
        <w:rPr>
          <w:rFonts w:cstheme="minorHAnsi"/>
        </w:rPr>
        <w:t xml:space="preserve">, Surat Keputusan </w:t>
      </w:r>
      <w:proofErr w:type="spellStart"/>
      <w:r w:rsidRPr="00DB25C4">
        <w:rPr>
          <w:rFonts w:cstheme="minorHAnsi"/>
        </w:rPr>
        <w:t>Rektor</w:t>
      </w:r>
      <w:proofErr w:type="spellEnd"/>
      <w:r w:rsidRPr="00DB25C4">
        <w:rPr>
          <w:rFonts w:cstheme="minorHAnsi"/>
        </w:rPr>
        <w:t xml:space="preserve">, </w:t>
      </w:r>
      <w:proofErr w:type="spellStart"/>
      <w:r w:rsidRPr="00DB25C4">
        <w:rPr>
          <w:rFonts w:cstheme="minorHAnsi"/>
        </w:rPr>
        <w:t>Pedoman</w:t>
      </w:r>
      <w:proofErr w:type="spellEnd"/>
      <w:r w:rsidRPr="00DB25C4">
        <w:rPr>
          <w:rFonts w:cstheme="minorHAnsi"/>
        </w:rPr>
        <w:t xml:space="preserve"> dan SOP yang </w:t>
      </w:r>
      <w:proofErr w:type="spellStart"/>
      <w:r w:rsidRPr="00DB25C4">
        <w:rPr>
          <w:rFonts w:cstheme="minorHAnsi"/>
        </w:rPr>
        <w:t>sama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bagian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proofErr w:type="gramStart"/>
      <w:r w:rsidRPr="00DB25C4">
        <w:rPr>
          <w:rFonts w:cstheme="minorHAnsi"/>
        </w:rPr>
        <w:t>yaitu</w:t>
      </w:r>
      <w:proofErr w:type="spellEnd"/>
      <w:r w:rsidRPr="00DB25C4">
        <w:rPr>
          <w:rFonts w:cstheme="minorHAnsi"/>
        </w:rPr>
        <w:t xml:space="preserve"> :</w:t>
      </w:r>
      <w:proofErr w:type="gramEnd"/>
    </w:p>
    <w:p w14:paraId="4CF8CC6D" w14:textId="77777777" w:rsidR="00866ABA" w:rsidRPr="00DB25C4" w:rsidRDefault="00866ABA" w:rsidP="009F6099">
      <w:pPr>
        <w:pStyle w:val="ListParagraph"/>
        <w:numPr>
          <w:ilvl w:val="0"/>
          <w:numId w:val="83"/>
        </w:numPr>
        <w:spacing w:after="0" w:line="240" w:lineRule="auto"/>
        <w:jc w:val="both"/>
        <w:rPr>
          <w:rFonts w:cstheme="minorHAnsi"/>
        </w:rPr>
      </w:pPr>
      <w:proofErr w:type="spellStart"/>
      <w:r w:rsidRPr="00DB25C4">
        <w:rPr>
          <w:rFonts w:cstheme="minorHAnsi"/>
        </w:rPr>
        <w:t>Standar</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dan Tenaga </w:t>
      </w:r>
      <w:proofErr w:type="spellStart"/>
      <w:r w:rsidRPr="00DB25C4">
        <w:rPr>
          <w:rFonts w:cstheme="minorHAnsi"/>
        </w:rPr>
        <w:t>Kependidikan</w:t>
      </w:r>
      <w:proofErr w:type="spellEnd"/>
      <w:r w:rsidRPr="00DB25C4">
        <w:rPr>
          <w:rFonts w:cstheme="minorHAnsi"/>
        </w:rPr>
        <w:t xml:space="preserve"> </w:t>
      </w:r>
      <w:proofErr w:type="spellStart"/>
      <w:r w:rsidRPr="00DB25C4">
        <w:rPr>
          <w:rFonts w:cstheme="minorHAnsi"/>
        </w:rPr>
        <w:t>nomor</w:t>
      </w:r>
      <w:proofErr w:type="spellEnd"/>
      <w:r w:rsidRPr="00DB25C4">
        <w:rPr>
          <w:rFonts w:cstheme="minorHAnsi"/>
        </w:rPr>
        <w:t xml:space="preserve"> 005/SPMI/MACHUNG/SM/01A</w:t>
      </w:r>
    </w:p>
    <w:p w14:paraId="7FC75C97" w14:textId="77777777" w:rsidR="00866ABA" w:rsidRPr="00DB25C4" w:rsidRDefault="00866ABA" w:rsidP="009F6099">
      <w:pPr>
        <w:pStyle w:val="ListParagraph"/>
        <w:numPr>
          <w:ilvl w:val="0"/>
          <w:numId w:val="83"/>
        </w:numPr>
        <w:spacing w:after="0" w:line="240" w:lineRule="auto"/>
        <w:jc w:val="both"/>
        <w:rPr>
          <w:rFonts w:cstheme="minorHAnsi"/>
        </w:rPr>
      </w:pPr>
      <w:r w:rsidRPr="00DB25C4">
        <w:rPr>
          <w:rFonts w:cstheme="minorHAnsi"/>
        </w:rPr>
        <w:t xml:space="preserve">Surat Keputusan </w:t>
      </w:r>
      <w:proofErr w:type="spellStart"/>
      <w:r w:rsidRPr="00DB25C4">
        <w:rPr>
          <w:rFonts w:cstheme="minorHAnsi"/>
        </w:rPr>
        <w:t>Senat</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Universitas No. 0021B/MACHUNG/SK-SENAT/VIII/2015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Standar</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Universitas Ma Chung</w:t>
      </w:r>
    </w:p>
    <w:p w14:paraId="1E381BBF" w14:textId="77777777" w:rsidR="00866ABA" w:rsidRPr="00DB25C4" w:rsidRDefault="00866ABA" w:rsidP="009F6099">
      <w:pPr>
        <w:pStyle w:val="ListParagraph"/>
        <w:numPr>
          <w:ilvl w:val="0"/>
          <w:numId w:val="83"/>
        </w:numPr>
        <w:spacing w:after="0" w:line="240" w:lineRule="auto"/>
        <w:jc w:val="both"/>
        <w:rPr>
          <w:rFonts w:cstheme="minorHAnsi"/>
        </w:rPr>
      </w:pPr>
      <w:proofErr w:type="spellStart"/>
      <w:r w:rsidRPr="00DB25C4">
        <w:rPr>
          <w:rFonts w:cstheme="minorHAnsi"/>
        </w:rPr>
        <w:t>Standar</w:t>
      </w:r>
      <w:proofErr w:type="spellEnd"/>
      <w:r w:rsidRPr="00DB25C4">
        <w:rPr>
          <w:rFonts w:cstheme="minorHAnsi"/>
        </w:rPr>
        <w:t xml:space="preserve"> </w:t>
      </w:r>
      <w:proofErr w:type="spellStart"/>
      <w:r w:rsidRPr="00DB25C4">
        <w:rPr>
          <w:rFonts w:cstheme="minorHAnsi"/>
        </w:rPr>
        <w:t>Rekrutmen</w:t>
      </w:r>
      <w:proofErr w:type="spellEnd"/>
      <w:r w:rsidRPr="00DB25C4">
        <w:rPr>
          <w:rFonts w:cstheme="minorHAnsi"/>
        </w:rPr>
        <w:t xml:space="preserve"> dan </w:t>
      </w:r>
      <w:proofErr w:type="spellStart"/>
      <w:r w:rsidRPr="00DB25C4">
        <w:rPr>
          <w:rFonts w:cstheme="minorHAnsi"/>
        </w:rPr>
        <w:t>Seleksi</w:t>
      </w:r>
      <w:proofErr w:type="spellEnd"/>
      <w:r w:rsidRPr="00DB25C4">
        <w:rPr>
          <w:rFonts w:cstheme="minorHAnsi"/>
        </w:rPr>
        <w:t xml:space="preserve"> PSDM-SM-RS-0001-01-2013</w:t>
      </w:r>
    </w:p>
    <w:p w14:paraId="698D30D9" w14:textId="77777777" w:rsidR="00866ABA" w:rsidRPr="00DB25C4" w:rsidRDefault="00866ABA" w:rsidP="009F6099">
      <w:pPr>
        <w:pStyle w:val="ListParagraph"/>
        <w:numPr>
          <w:ilvl w:val="0"/>
          <w:numId w:val="83"/>
        </w:numPr>
        <w:spacing w:after="0" w:line="240" w:lineRule="auto"/>
        <w:jc w:val="both"/>
        <w:rPr>
          <w:rFonts w:cstheme="minorHAnsi"/>
        </w:rPr>
      </w:pPr>
      <w:r w:rsidRPr="00DB25C4">
        <w:rPr>
          <w:rFonts w:cstheme="minorHAnsi"/>
        </w:rPr>
        <w:t xml:space="preserve">SOP </w:t>
      </w:r>
      <w:proofErr w:type="spellStart"/>
      <w:r w:rsidRPr="00DB25C4">
        <w:rPr>
          <w:rFonts w:cstheme="minorHAnsi"/>
        </w:rPr>
        <w:t>Perencanaan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Daya </w:t>
      </w:r>
      <w:proofErr w:type="spellStart"/>
      <w:r w:rsidRPr="00DB25C4">
        <w:rPr>
          <w:rFonts w:cstheme="minorHAnsi"/>
        </w:rPr>
        <w:t>Manusia</w:t>
      </w:r>
      <w:proofErr w:type="spellEnd"/>
      <w:r w:rsidRPr="00DB25C4">
        <w:rPr>
          <w:rFonts w:cstheme="minorHAnsi"/>
        </w:rPr>
        <w:t xml:space="preserve"> BPSDM-SOP-PSDM-003</w:t>
      </w:r>
    </w:p>
    <w:p w14:paraId="6897D317" w14:textId="77777777" w:rsidR="00866ABA" w:rsidRPr="00DB25C4" w:rsidRDefault="00866ABA" w:rsidP="009F6099">
      <w:pPr>
        <w:pStyle w:val="ListParagraph"/>
        <w:numPr>
          <w:ilvl w:val="0"/>
          <w:numId w:val="83"/>
        </w:numPr>
        <w:spacing w:after="0" w:line="240" w:lineRule="auto"/>
        <w:jc w:val="both"/>
        <w:rPr>
          <w:rFonts w:cstheme="minorHAnsi"/>
        </w:rPr>
      </w:pPr>
      <w:r w:rsidRPr="00DB25C4">
        <w:rPr>
          <w:rFonts w:cstheme="minorHAnsi"/>
        </w:rPr>
        <w:t xml:space="preserve">SOP </w:t>
      </w:r>
      <w:proofErr w:type="spellStart"/>
      <w:r w:rsidRPr="00DB25C4">
        <w:rPr>
          <w:rFonts w:cstheme="minorHAnsi"/>
        </w:rPr>
        <w:t>Rekrutmen</w:t>
      </w:r>
      <w:proofErr w:type="spellEnd"/>
      <w:r w:rsidRPr="00DB25C4">
        <w:rPr>
          <w:rFonts w:cstheme="minorHAnsi"/>
        </w:rPr>
        <w:t xml:space="preserve"> dan </w:t>
      </w:r>
      <w:proofErr w:type="spellStart"/>
      <w:r w:rsidRPr="00DB25C4">
        <w:rPr>
          <w:rFonts w:cstheme="minorHAnsi"/>
        </w:rPr>
        <w:t>Seleksi</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DSD-SOP-SR-0021</w:t>
      </w:r>
    </w:p>
    <w:p w14:paraId="238A0687" w14:textId="77777777" w:rsidR="00866ABA" w:rsidRPr="00DB25C4" w:rsidRDefault="00866ABA" w:rsidP="009F6099">
      <w:pPr>
        <w:pStyle w:val="ListParagraph"/>
        <w:numPr>
          <w:ilvl w:val="0"/>
          <w:numId w:val="83"/>
        </w:numPr>
        <w:spacing w:after="0" w:line="240" w:lineRule="auto"/>
        <w:jc w:val="both"/>
        <w:rPr>
          <w:rFonts w:cstheme="minorHAnsi"/>
        </w:rPr>
      </w:pPr>
      <w:r w:rsidRPr="00DB25C4">
        <w:rPr>
          <w:rFonts w:cstheme="minorHAnsi"/>
        </w:rPr>
        <w:t xml:space="preserve">SOP </w:t>
      </w:r>
      <w:proofErr w:type="spellStart"/>
      <w:r w:rsidRPr="00DB25C4">
        <w:rPr>
          <w:rFonts w:cstheme="minorHAnsi"/>
        </w:rPr>
        <w:t>Mutasi</w:t>
      </w:r>
      <w:proofErr w:type="spellEnd"/>
      <w:r w:rsidRPr="00DB25C4">
        <w:rPr>
          <w:rFonts w:cstheme="minorHAnsi"/>
        </w:rPr>
        <w:t xml:space="preserve">, </w:t>
      </w:r>
      <w:proofErr w:type="spellStart"/>
      <w:r w:rsidRPr="00DB25C4">
        <w:rPr>
          <w:rFonts w:cstheme="minorHAnsi"/>
        </w:rPr>
        <w:t>Promosi</w:t>
      </w:r>
      <w:proofErr w:type="spellEnd"/>
      <w:r w:rsidRPr="00DB25C4">
        <w:rPr>
          <w:rFonts w:cstheme="minorHAnsi"/>
        </w:rPr>
        <w:t xml:space="preserve"> dan </w:t>
      </w:r>
      <w:proofErr w:type="spellStart"/>
      <w:r w:rsidRPr="00DB25C4">
        <w:rPr>
          <w:rFonts w:cstheme="minorHAnsi"/>
        </w:rPr>
        <w:t>Demosi</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BPSDM-SOP-MPDP-001</w:t>
      </w:r>
    </w:p>
    <w:p w14:paraId="01293579" w14:textId="77777777" w:rsidR="00866ABA" w:rsidRPr="00DB25C4" w:rsidRDefault="00866ABA" w:rsidP="009F6099">
      <w:pPr>
        <w:pStyle w:val="ListParagraph"/>
        <w:numPr>
          <w:ilvl w:val="0"/>
          <w:numId w:val="83"/>
        </w:numPr>
        <w:spacing w:after="0" w:line="240" w:lineRule="auto"/>
        <w:jc w:val="both"/>
        <w:rPr>
          <w:rFonts w:cstheme="minorHAnsi"/>
        </w:rPr>
      </w:pPr>
      <w:r w:rsidRPr="00DB25C4">
        <w:rPr>
          <w:rFonts w:cstheme="minorHAnsi"/>
        </w:rPr>
        <w:t xml:space="preserve">SOP </w:t>
      </w:r>
      <w:proofErr w:type="spellStart"/>
      <w:r w:rsidRPr="00DB25C4">
        <w:rPr>
          <w:rFonts w:cstheme="minorHAnsi"/>
        </w:rPr>
        <w:t>Orientasi</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DSD-SOP-OPB-0021</w:t>
      </w:r>
    </w:p>
    <w:p w14:paraId="24F520ED" w14:textId="77777777" w:rsidR="00866ABA" w:rsidRPr="00DB25C4" w:rsidRDefault="00866ABA" w:rsidP="00687314">
      <w:pPr>
        <w:spacing w:after="0" w:line="240" w:lineRule="auto"/>
        <w:jc w:val="both"/>
        <w:rPr>
          <w:rFonts w:cstheme="minorHAnsi"/>
        </w:rPr>
      </w:pPr>
    </w:p>
    <w:p w14:paraId="6AFCDFE4" w14:textId="77777777" w:rsidR="00866ABA" w:rsidRPr="00DB25C4" w:rsidRDefault="00866ABA" w:rsidP="00687314">
      <w:pPr>
        <w:spacing w:after="0" w:line="240" w:lineRule="auto"/>
        <w:jc w:val="both"/>
        <w:rPr>
          <w:rFonts w:cstheme="minorHAnsi"/>
        </w:rPr>
      </w:pP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diatur</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SK </w:t>
      </w:r>
      <w:proofErr w:type="spellStart"/>
      <w:r w:rsidRPr="00DB25C4">
        <w:rPr>
          <w:rFonts w:cstheme="minorHAnsi"/>
        </w:rPr>
        <w:t>Rektor</w:t>
      </w:r>
      <w:proofErr w:type="spellEnd"/>
      <w:r w:rsidRPr="00DB25C4">
        <w:rPr>
          <w:rFonts w:cstheme="minorHAnsi"/>
        </w:rPr>
        <w:t xml:space="preserve"> No. 0066/MACHUNG/SK-REK/XII/2015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Daya </w:t>
      </w:r>
      <w:proofErr w:type="spellStart"/>
      <w:r w:rsidRPr="00DB25C4">
        <w:rPr>
          <w:rFonts w:cstheme="minorHAnsi"/>
        </w:rPr>
        <w:t>Manusia</w:t>
      </w:r>
      <w:proofErr w:type="spellEnd"/>
      <w:r w:rsidRPr="00DB25C4">
        <w:rPr>
          <w:rFonts w:cstheme="minorHAnsi"/>
        </w:rPr>
        <w:t xml:space="preserve"> Universitas Ma Chung dan </w:t>
      </w:r>
      <w:proofErr w:type="spellStart"/>
      <w:r w:rsidRPr="00DB25C4">
        <w:rPr>
          <w:rFonts w:cstheme="minorHAnsi"/>
        </w:rPr>
        <w:t>beberapa</w:t>
      </w:r>
      <w:proofErr w:type="spellEnd"/>
      <w:r w:rsidRPr="00DB25C4">
        <w:rPr>
          <w:rFonts w:cstheme="minorHAnsi"/>
        </w:rPr>
        <w:t xml:space="preserve"> </w:t>
      </w:r>
      <w:proofErr w:type="spellStart"/>
      <w:r w:rsidRPr="00DB25C4">
        <w:rPr>
          <w:rFonts w:cstheme="minorHAnsi"/>
        </w:rPr>
        <w:t>aspek</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diatur</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khusus</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beberapa</w:t>
      </w:r>
      <w:proofErr w:type="spellEnd"/>
      <w:r w:rsidRPr="00DB25C4">
        <w:rPr>
          <w:rFonts w:cstheme="minorHAnsi"/>
        </w:rPr>
        <w:t xml:space="preserve"> SK </w:t>
      </w:r>
      <w:proofErr w:type="spellStart"/>
      <w:r w:rsidRPr="00DB25C4">
        <w:rPr>
          <w:rFonts w:cstheme="minorHAnsi"/>
        </w:rPr>
        <w:t>sebagai</w:t>
      </w:r>
      <w:proofErr w:type="spellEnd"/>
      <w:r w:rsidRPr="00DB25C4">
        <w:rPr>
          <w:rFonts w:cstheme="minorHAnsi"/>
        </w:rPr>
        <w:t xml:space="preserve"> </w:t>
      </w:r>
      <w:proofErr w:type="spellStart"/>
      <w:proofErr w:type="gramStart"/>
      <w:r w:rsidRPr="00DB25C4">
        <w:rPr>
          <w:rFonts w:cstheme="minorHAnsi"/>
        </w:rPr>
        <w:t>berikut</w:t>
      </w:r>
      <w:proofErr w:type="spellEnd"/>
      <w:r w:rsidRPr="00DB25C4">
        <w:rPr>
          <w:rFonts w:cstheme="minorHAnsi"/>
        </w:rPr>
        <w:t xml:space="preserve"> :</w:t>
      </w:r>
      <w:proofErr w:type="gramEnd"/>
    </w:p>
    <w:p w14:paraId="0226113A" w14:textId="77777777" w:rsidR="00866ABA" w:rsidRPr="00DB25C4" w:rsidRDefault="00866ABA" w:rsidP="009F6099">
      <w:pPr>
        <w:pStyle w:val="ListParagraph"/>
        <w:numPr>
          <w:ilvl w:val="0"/>
          <w:numId w:val="82"/>
        </w:numPr>
        <w:spacing w:after="0" w:line="240" w:lineRule="auto"/>
        <w:jc w:val="both"/>
        <w:rPr>
          <w:rFonts w:cstheme="minorHAnsi"/>
        </w:rPr>
      </w:pPr>
      <w:r w:rsidRPr="00DB25C4">
        <w:rPr>
          <w:rFonts w:cstheme="minorHAnsi"/>
        </w:rPr>
        <w:t xml:space="preserve">SK </w:t>
      </w:r>
      <w:proofErr w:type="spellStart"/>
      <w:r w:rsidRPr="00DB25C4">
        <w:rPr>
          <w:rFonts w:cstheme="minorHAnsi"/>
        </w:rPr>
        <w:t>Rektor</w:t>
      </w:r>
      <w:proofErr w:type="spellEnd"/>
      <w:r w:rsidRPr="00DB25C4">
        <w:rPr>
          <w:rFonts w:cstheme="minorHAnsi"/>
        </w:rPr>
        <w:t xml:space="preserve"> No. 0106/MACHUNG/SK-REK/X/2009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Studi</w:t>
      </w:r>
      <w:proofErr w:type="spellEnd"/>
      <w:r w:rsidRPr="00DB25C4">
        <w:rPr>
          <w:rFonts w:cstheme="minorHAnsi"/>
        </w:rPr>
        <w:t xml:space="preserve"> </w:t>
      </w:r>
      <w:proofErr w:type="spellStart"/>
      <w:r w:rsidRPr="00DB25C4">
        <w:rPr>
          <w:rFonts w:cstheme="minorHAnsi"/>
        </w:rPr>
        <w:t>Lanjut</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Universitas Ma Chung.</w:t>
      </w:r>
    </w:p>
    <w:p w14:paraId="096F7C6C" w14:textId="77777777" w:rsidR="00866ABA" w:rsidRPr="00DB25C4" w:rsidRDefault="00866ABA" w:rsidP="009F6099">
      <w:pPr>
        <w:pStyle w:val="ListParagraph"/>
        <w:numPr>
          <w:ilvl w:val="0"/>
          <w:numId w:val="82"/>
        </w:numPr>
        <w:spacing w:after="0" w:line="240" w:lineRule="auto"/>
        <w:jc w:val="both"/>
        <w:rPr>
          <w:rFonts w:cstheme="minorHAnsi"/>
        </w:rPr>
      </w:pPr>
      <w:r w:rsidRPr="00DB25C4">
        <w:rPr>
          <w:rFonts w:cstheme="minorHAnsi"/>
        </w:rPr>
        <w:t xml:space="preserve">SK </w:t>
      </w:r>
      <w:proofErr w:type="spellStart"/>
      <w:r w:rsidRPr="00DB25C4">
        <w:rPr>
          <w:rFonts w:cstheme="minorHAnsi"/>
        </w:rPr>
        <w:t>Rektor</w:t>
      </w:r>
      <w:proofErr w:type="spellEnd"/>
      <w:r w:rsidRPr="00DB25C4">
        <w:rPr>
          <w:rFonts w:cstheme="minorHAnsi"/>
        </w:rPr>
        <w:t xml:space="preserve"> No. 0042/MACHUNG/SK-REK/VI/2009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Kenaikan</w:t>
      </w:r>
      <w:proofErr w:type="spellEnd"/>
      <w:r w:rsidRPr="00DB25C4">
        <w:rPr>
          <w:rFonts w:cstheme="minorHAnsi"/>
        </w:rPr>
        <w:t xml:space="preserve"> </w:t>
      </w:r>
      <w:proofErr w:type="spellStart"/>
      <w:r w:rsidRPr="00DB25C4">
        <w:rPr>
          <w:rFonts w:cstheme="minorHAnsi"/>
        </w:rPr>
        <w:t>Pangkat</w:t>
      </w:r>
      <w:proofErr w:type="spellEnd"/>
      <w:r w:rsidRPr="00DB25C4">
        <w:rPr>
          <w:rFonts w:cstheme="minorHAnsi"/>
        </w:rPr>
        <w:t xml:space="preserve"> dan </w:t>
      </w:r>
      <w:proofErr w:type="spellStart"/>
      <w:r w:rsidRPr="00DB25C4">
        <w:rPr>
          <w:rFonts w:cstheme="minorHAnsi"/>
        </w:rPr>
        <w:t>Golongan</w:t>
      </w:r>
      <w:proofErr w:type="spellEnd"/>
      <w:r w:rsidRPr="00DB25C4">
        <w:rPr>
          <w:rFonts w:cstheme="minorHAnsi"/>
        </w:rPr>
        <w:t xml:space="preserve"> Internal </w:t>
      </w:r>
      <w:proofErr w:type="spellStart"/>
      <w:r w:rsidRPr="00DB25C4">
        <w:rPr>
          <w:rFonts w:cstheme="minorHAnsi"/>
        </w:rPr>
        <w:t>Staf</w:t>
      </w:r>
      <w:proofErr w:type="spellEnd"/>
      <w:r w:rsidRPr="00DB25C4">
        <w:rPr>
          <w:rFonts w:cstheme="minorHAnsi"/>
        </w:rPr>
        <w:t xml:space="preserve"> Universitas Ma Chung</w:t>
      </w:r>
    </w:p>
    <w:p w14:paraId="1504DE02" w14:textId="77777777" w:rsidR="00866ABA" w:rsidRPr="00DB25C4" w:rsidRDefault="00866ABA" w:rsidP="009F6099">
      <w:pPr>
        <w:pStyle w:val="ListParagraph"/>
        <w:numPr>
          <w:ilvl w:val="0"/>
          <w:numId w:val="82"/>
        </w:numPr>
        <w:spacing w:after="0" w:line="240" w:lineRule="auto"/>
        <w:jc w:val="both"/>
        <w:rPr>
          <w:rFonts w:cstheme="minorHAnsi"/>
        </w:rPr>
      </w:pPr>
      <w:r w:rsidRPr="00DB25C4">
        <w:rPr>
          <w:rFonts w:cstheme="minorHAnsi"/>
        </w:rPr>
        <w:t xml:space="preserve">SK </w:t>
      </w:r>
      <w:proofErr w:type="spellStart"/>
      <w:r w:rsidRPr="00DB25C4">
        <w:rPr>
          <w:rFonts w:cstheme="minorHAnsi"/>
        </w:rPr>
        <w:t>Rektor</w:t>
      </w:r>
      <w:proofErr w:type="spellEnd"/>
      <w:r w:rsidRPr="00DB25C4">
        <w:rPr>
          <w:rFonts w:cstheme="minorHAnsi"/>
        </w:rPr>
        <w:t xml:space="preserve"> No. 0045/MACHUNG/SK-REK/VI/2009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Pengakuan</w:t>
      </w:r>
      <w:proofErr w:type="spellEnd"/>
      <w:r w:rsidRPr="00DB25C4">
        <w:rPr>
          <w:rFonts w:cstheme="minorHAnsi"/>
        </w:rPr>
        <w:t xml:space="preserve"> </w:t>
      </w:r>
      <w:proofErr w:type="spellStart"/>
      <w:r w:rsidRPr="00DB25C4">
        <w:rPr>
          <w:rFonts w:cstheme="minorHAnsi"/>
        </w:rPr>
        <w:t>atas</w:t>
      </w:r>
      <w:proofErr w:type="spellEnd"/>
      <w:r w:rsidRPr="00DB25C4">
        <w:rPr>
          <w:rFonts w:cstheme="minorHAnsi"/>
        </w:rPr>
        <w:t xml:space="preserve"> </w:t>
      </w:r>
      <w:proofErr w:type="spellStart"/>
      <w:r w:rsidRPr="00DB25C4">
        <w:rPr>
          <w:rFonts w:cstheme="minorHAnsi"/>
        </w:rPr>
        <w:t>Gelar</w:t>
      </w:r>
      <w:proofErr w:type="spellEnd"/>
      <w:r w:rsidRPr="00DB25C4">
        <w:rPr>
          <w:rFonts w:cstheme="minorHAnsi"/>
        </w:rPr>
        <w:t xml:space="preserve"> </w:t>
      </w:r>
      <w:proofErr w:type="spellStart"/>
      <w:r w:rsidRPr="00DB25C4">
        <w:rPr>
          <w:rFonts w:cstheme="minorHAnsi"/>
        </w:rPr>
        <w:t>Jenjang</w:t>
      </w:r>
      <w:proofErr w:type="spellEnd"/>
      <w:r w:rsidRPr="00DB25C4">
        <w:rPr>
          <w:rFonts w:cstheme="minorHAnsi"/>
        </w:rPr>
        <w:t xml:space="preserve"> Pendidikan </w:t>
      </w:r>
      <w:proofErr w:type="spellStart"/>
      <w:r w:rsidRPr="00DB25C4">
        <w:rPr>
          <w:rFonts w:cstheme="minorHAnsi"/>
        </w:rPr>
        <w:t>Pegawai</w:t>
      </w:r>
      <w:proofErr w:type="spellEnd"/>
      <w:r w:rsidRPr="00DB25C4">
        <w:rPr>
          <w:rFonts w:cstheme="minorHAnsi"/>
        </w:rPr>
        <w:t xml:space="preserve"> Universitas Ma Chung</w:t>
      </w:r>
    </w:p>
    <w:p w14:paraId="76C5A19F" w14:textId="77777777" w:rsidR="00866ABA" w:rsidRPr="00DB25C4" w:rsidRDefault="00866ABA" w:rsidP="009F6099">
      <w:pPr>
        <w:pStyle w:val="ListParagraph"/>
        <w:numPr>
          <w:ilvl w:val="0"/>
          <w:numId w:val="82"/>
        </w:numPr>
        <w:spacing w:after="0" w:line="240" w:lineRule="auto"/>
        <w:jc w:val="both"/>
        <w:rPr>
          <w:rFonts w:cstheme="minorHAnsi"/>
        </w:rPr>
      </w:pPr>
      <w:r w:rsidRPr="00DB25C4">
        <w:rPr>
          <w:rFonts w:cstheme="minorHAnsi"/>
        </w:rPr>
        <w:t xml:space="preserve">SOP </w:t>
      </w:r>
      <w:proofErr w:type="spellStart"/>
      <w:r w:rsidRPr="00DB25C4">
        <w:rPr>
          <w:rFonts w:cstheme="minorHAnsi"/>
        </w:rPr>
        <w:t>Pengajuan</w:t>
      </w:r>
      <w:proofErr w:type="spellEnd"/>
      <w:r w:rsidRPr="00DB25C4">
        <w:rPr>
          <w:rFonts w:cstheme="minorHAnsi"/>
        </w:rPr>
        <w:t xml:space="preserve"> </w:t>
      </w:r>
      <w:proofErr w:type="spellStart"/>
      <w:r w:rsidRPr="00DB25C4">
        <w:rPr>
          <w:rFonts w:cstheme="minorHAnsi"/>
        </w:rPr>
        <w:t>Studi</w:t>
      </w:r>
      <w:proofErr w:type="spellEnd"/>
      <w:r w:rsidRPr="00DB25C4">
        <w:rPr>
          <w:rFonts w:cstheme="minorHAnsi"/>
        </w:rPr>
        <w:t xml:space="preserve"> </w:t>
      </w:r>
      <w:proofErr w:type="spellStart"/>
      <w:r w:rsidRPr="00DB25C4">
        <w:rPr>
          <w:rFonts w:cstheme="minorHAnsi"/>
        </w:rPr>
        <w:t>Lanjut</w:t>
      </w:r>
      <w:proofErr w:type="spellEnd"/>
      <w:r w:rsidRPr="00DB25C4">
        <w:rPr>
          <w:rFonts w:cstheme="minorHAnsi"/>
        </w:rPr>
        <w:t xml:space="preserve"> PSDM-SOP-PSL-0001</w:t>
      </w:r>
    </w:p>
    <w:p w14:paraId="16D6367B" w14:textId="77777777" w:rsidR="00866ABA" w:rsidRPr="00DB25C4" w:rsidRDefault="00866ABA" w:rsidP="00687314">
      <w:pPr>
        <w:spacing w:after="0" w:line="240" w:lineRule="auto"/>
        <w:jc w:val="both"/>
        <w:rPr>
          <w:rFonts w:cstheme="minorHAnsi"/>
        </w:rPr>
      </w:pPr>
    </w:p>
    <w:p w14:paraId="32F4C328" w14:textId="77777777" w:rsidR="00866ABA" w:rsidRPr="00DB25C4" w:rsidRDefault="00866ABA" w:rsidP="00687314">
      <w:pPr>
        <w:spacing w:after="0" w:line="240" w:lineRule="auto"/>
        <w:jc w:val="both"/>
        <w:rPr>
          <w:rFonts w:cstheme="minorHAnsi"/>
        </w:rPr>
      </w:pPr>
      <w:proofErr w:type="spellStart"/>
      <w:r w:rsidRPr="00DB25C4">
        <w:rPr>
          <w:rFonts w:cstheme="minorHAnsi"/>
        </w:rPr>
        <w:t>Terkait</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Kinerja Tenaga </w:t>
      </w:r>
      <w:proofErr w:type="spellStart"/>
      <w:r w:rsidRPr="00DB25C4">
        <w:rPr>
          <w:rFonts w:cstheme="minorHAnsi"/>
        </w:rPr>
        <w:t>Kependidikan</w:t>
      </w:r>
      <w:proofErr w:type="spellEnd"/>
      <w:r w:rsidRPr="00DB25C4">
        <w:rPr>
          <w:rFonts w:cstheme="minorHAnsi"/>
        </w:rPr>
        <w:t xml:space="preserve"> </w:t>
      </w:r>
      <w:proofErr w:type="spellStart"/>
      <w:r w:rsidRPr="00DB25C4">
        <w:rPr>
          <w:rFonts w:cstheme="minorHAnsi"/>
        </w:rPr>
        <w:t>diatur</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SK </w:t>
      </w:r>
      <w:proofErr w:type="spellStart"/>
      <w:r w:rsidRPr="00DB25C4">
        <w:rPr>
          <w:rFonts w:cstheme="minorHAnsi"/>
        </w:rPr>
        <w:t>Rektor</w:t>
      </w:r>
      <w:proofErr w:type="spellEnd"/>
      <w:r w:rsidRPr="00DB25C4">
        <w:rPr>
          <w:rFonts w:cstheme="minorHAnsi"/>
        </w:rPr>
        <w:t xml:space="preserve"> No. 0066/MACHUNG/SK-REK/XII/2015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Daya </w:t>
      </w:r>
      <w:proofErr w:type="spellStart"/>
      <w:r w:rsidRPr="00DB25C4">
        <w:rPr>
          <w:rFonts w:cstheme="minorHAnsi"/>
        </w:rPr>
        <w:t>Manusia</w:t>
      </w:r>
      <w:proofErr w:type="spellEnd"/>
      <w:r w:rsidRPr="00DB25C4">
        <w:rPr>
          <w:rFonts w:cstheme="minorHAnsi"/>
        </w:rPr>
        <w:t xml:space="preserve"> Universitas Ma Chung Bab VIII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Kinerja </w:t>
      </w:r>
      <w:proofErr w:type="spellStart"/>
      <w:r w:rsidRPr="00DB25C4">
        <w:rPr>
          <w:rFonts w:cstheme="minorHAnsi"/>
        </w:rPr>
        <w:t>Pegawai</w:t>
      </w:r>
      <w:proofErr w:type="spellEnd"/>
      <w:r w:rsidRPr="00DB25C4">
        <w:rPr>
          <w:rFonts w:cstheme="minorHAnsi"/>
        </w:rPr>
        <w:t xml:space="preserve"> yang </w:t>
      </w:r>
      <w:proofErr w:type="spellStart"/>
      <w:r w:rsidRPr="00DB25C4">
        <w:rPr>
          <w:rFonts w:cstheme="minorHAnsi"/>
        </w:rPr>
        <w:t>selanjutnya</w:t>
      </w:r>
      <w:proofErr w:type="spellEnd"/>
      <w:r w:rsidRPr="00DB25C4">
        <w:rPr>
          <w:rFonts w:cstheme="minorHAnsi"/>
        </w:rPr>
        <w:t xml:space="preserve"> </w:t>
      </w:r>
      <w:proofErr w:type="spellStart"/>
      <w:r w:rsidRPr="00DB25C4">
        <w:rPr>
          <w:rFonts w:cstheme="minorHAnsi"/>
        </w:rPr>
        <w:t>dijabarkan</w:t>
      </w:r>
      <w:proofErr w:type="spellEnd"/>
      <w:r w:rsidRPr="00DB25C4">
        <w:rPr>
          <w:rFonts w:cstheme="minorHAnsi"/>
        </w:rPr>
        <w:t xml:space="preserve"> </w:t>
      </w:r>
      <w:proofErr w:type="spellStart"/>
      <w:r w:rsidRPr="00DB25C4">
        <w:rPr>
          <w:rFonts w:cstheme="minorHAnsi"/>
        </w:rPr>
        <w:t>pelaksanaannya</w:t>
      </w:r>
      <w:proofErr w:type="spellEnd"/>
      <w:r w:rsidRPr="00DB25C4">
        <w:rPr>
          <w:rFonts w:cstheme="minorHAnsi"/>
        </w:rPr>
        <w:t xml:space="preserve"> </w:t>
      </w:r>
      <w:proofErr w:type="spellStart"/>
      <w:r w:rsidRPr="00DB25C4">
        <w:rPr>
          <w:rFonts w:cstheme="minorHAnsi"/>
        </w:rPr>
        <w:t>melalui</w:t>
      </w:r>
      <w:proofErr w:type="spellEnd"/>
      <w:r w:rsidRPr="00DB25C4">
        <w:rPr>
          <w:rFonts w:cstheme="minorHAnsi"/>
        </w:rPr>
        <w:t xml:space="preserve"> </w:t>
      </w:r>
      <w:proofErr w:type="spellStart"/>
      <w:r w:rsidRPr="00DB25C4">
        <w:rPr>
          <w:rFonts w:cstheme="minorHAnsi"/>
        </w:rPr>
        <w:t>Pedoman</w:t>
      </w:r>
      <w:proofErr w:type="spellEnd"/>
      <w:r w:rsidRPr="00DB25C4">
        <w:rPr>
          <w:rFonts w:cstheme="minorHAnsi"/>
        </w:rPr>
        <w:t xml:space="preserve"> </w:t>
      </w: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Kinerja </w:t>
      </w:r>
      <w:proofErr w:type="spellStart"/>
      <w:r w:rsidRPr="00DB25C4">
        <w:rPr>
          <w:rFonts w:cstheme="minorHAnsi"/>
        </w:rPr>
        <w:t>Pegawai</w:t>
      </w:r>
      <w:proofErr w:type="spellEnd"/>
      <w:r w:rsidRPr="00DB25C4">
        <w:rPr>
          <w:rFonts w:cstheme="minorHAnsi"/>
        </w:rPr>
        <w:t xml:space="preserve"> BPSDM-P-PEVKIN-002</w:t>
      </w:r>
    </w:p>
    <w:p w14:paraId="72EFB164" w14:textId="77777777" w:rsidR="00866ABA" w:rsidRPr="00DB25C4" w:rsidRDefault="00866ABA" w:rsidP="00687314">
      <w:pPr>
        <w:spacing w:after="0" w:line="240" w:lineRule="auto"/>
        <w:jc w:val="both"/>
        <w:rPr>
          <w:rFonts w:cstheme="minorHAnsi"/>
        </w:rPr>
      </w:pPr>
      <w:proofErr w:type="spellStart"/>
      <w:r w:rsidRPr="00DB25C4">
        <w:rPr>
          <w:rFonts w:cstheme="minorHAnsi"/>
        </w:rPr>
        <w:t>Kebijakan</w:t>
      </w:r>
      <w:proofErr w:type="spellEnd"/>
      <w:r w:rsidRPr="00DB25C4">
        <w:rPr>
          <w:rFonts w:cstheme="minorHAnsi"/>
        </w:rPr>
        <w:t xml:space="preserve"> lain yang </w:t>
      </w:r>
      <w:proofErr w:type="spellStart"/>
      <w:r w:rsidRPr="00DB25C4">
        <w:rPr>
          <w:rFonts w:cstheme="minorHAnsi"/>
        </w:rPr>
        <w:t>disusun</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khusus</w:t>
      </w:r>
      <w:proofErr w:type="spellEnd"/>
      <w:r w:rsidRPr="00DB25C4">
        <w:rPr>
          <w:rFonts w:cstheme="minorHAnsi"/>
        </w:rPr>
        <w:t xml:space="preserve"> </w:t>
      </w:r>
      <w:proofErr w:type="spellStart"/>
      <w:r w:rsidRPr="00DB25C4">
        <w:rPr>
          <w:rFonts w:cstheme="minorHAnsi"/>
        </w:rPr>
        <w:t>adalah</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aspek</w:t>
      </w:r>
      <w:proofErr w:type="spellEnd"/>
      <w:r w:rsidRPr="00DB25C4">
        <w:rPr>
          <w:rFonts w:cstheme="minorHAnsi"/>
        </w:rPr>
        <w:t xml:space="preserve"> </w:t>
      </w:r>
      <w:proofErr w:type="spellStart"/>
      <w:r w:rsidRPr="00DB25C4">
        <w:rPr>
          <w:rFonts w:cstheme="minorHAnsi"/>
        </w:rPr>
        <w:t>penghargaan</w:t>
      </w:r>
      <w:proofErr w:type="spellEnd"/>
      <w:r w:rsidRPr="00DB25C4">
        <w:rPr>
          <w:rFonts w:cstheme="minorHAnsi"/>
        </w:rPr>
        <w:t xml:space="preserve"> dan </w:t>
      </w:r>
      <w:proofErr w:type="spellStart"/>
      <w:r w:rsidRPr="00DB25C4">
        <w:rPr>
          <w:rFonts w:cstheme="minorHAnsi"/>
        </w:rPr>
        <w:t>sanksi</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pemberhentian</w:t>
      </w:r>
      <w:proofErr w:type="spellEnd"/>
      <w:r w:rsidRPr="00DB25C4">
        <w:rPr>
          <w:rFonts w:cstheme="minorHAnsi"/>
        </w:rPr>
        <w:t xml:space="preserve"> Tenaga </w:t>
      </w:r>
      <w:proofErr w:type="spellStart"/>
      <w:r w:rsidRPr="00DB25C4">
        <w:rPr>
          <w:rFonts w:cstheme="minorHAnsi"/>
        </w:rPr>
        <w:t>Kependidikan</w:t>
      </w:r>
      <w:proofErr w:type="spellEnd"/>
      <w:r w:rsidRPr="00DB25C4">
        <w:rPr>
          <w:rFonts w:cstheme="minorHAnsi"/>
        </w:rPr>
        <w:t xml:space="preserve"> </w:t>
      </w:r>
      <w:proofErr w:type="spellStart"/>
      <w:r w:rsidRPr="00DB25C4">
        <w:rPr>
          <w:rFonts w:cstheme="minorHAnsi"/>
        </w:rPr>
        <w:t>diatur</w:t>
      </w:r>
      <w:proofErr w:type="spellEnd"/>
      <w:r w:rsidRPr="00DB25C4">
        <w:rPr>
          <w:rFonts w:cstheme="minorHAnsi"/>
        </w:rPr>
        <w:t xml:space="preserve"> </w:t>
      </w:r>
      <w:proofErr w:type="spellStart"/>
      <w:proofErr w:type="gramStart"/>
      <w:r w:rsidRPr="00DB25C4">
        <w:rPr>
          <w:rFonts w:cstheme="minorHAnsi"/>
        </w:rPr>
        <w:t>dalam</w:t>
      </w:r>
      <w:proofErr w:type="spellEnd"/>
      <w:r w:rsidRPr="00DB25C4">
        <w:rPr>
          <w:rFonts w:cstheme="minorHAnsi"/>
        </w:rPr>
        <w:t xml:space="preserve"> :</w:t>
      </w:r>
      <w:proofErr w:type="gramEnd"/>
    </w:p>
    <w:p w14:paraId="70753DB0" w14:textId="77777777" w:rsidR="00866ABA" w:rsidRPr="00DB25C4" w:rsidRDefault="00866ABA" w:rsidP="009F6099">
      <w:pPr>
        <w:pStyle w:val="ListParagraph"/>
        <w:numPr>
          <w:ilvl w:val="0"/>
          <w:numId w:val="81"/>
        </w:numPr>
        <w:spacing w:after="0" w:line="240" w:lineRule="auto"/>
        <w:jc w:val="both"/>
        <w:rPr>
          <w:rFonts w:cstheme="minorHAnsi"/>
        </w:rPr>
      </w:pPr>
      <w:r w:rsidRPr="00DB25C4">
        <w:rPr>
          <w:rFonts w:cstheme="minorHAnsi"/>
        </w:rPr>
        <w:t xml:space="preserve">SK </w:t>
      </w:r>
      <w:proofErr w:type="spellStart"/>
      <w:r w:rsidRPr="00DB25C4">
        <w:rPr>
          <w:rFonts w:cstheme="minorHAnsi"/>
        </w:rPr>
        <w:t>Rektor</w:t>
      </w:r>
      <w:proofErr w:type="spellEnd"/>
      <w:r w:rsidRPr="00DB25C4">
        <w:rPr>
          <w:rFonts w:cstheme="minorHAnsi"/>
        </w:rPr>
        <w:t xml:space="preserve"> No. 0035/MACHUNG/SK-REK/VI/2009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Pemberian</w:t>
      </w:r>
      <w:proofErr w:type="spellEnd"/>
      <w:r w:rsidRPr="00DB25C4">
        <w:rPr>
          <w:rFonts w:cstheme="minorHAnsi"/>
        </w:rPr>
        <w:t xml:space="preserve"> </w:t>
      </w:r>
      <w:proofErr w:type="spellStart"/>
      <w:r w:rsidRPr="00DB25C4">
        <w:rPr>
          <w:rFonts w:cstheme="minorHAnsi"/>
        </w:rPr>
        <w:t>Penghargaan</w:t>
      </w:r>
      <w:proofErr w:type="spellEnd"/>
      <w:r w:rsidRPr="00DB25C4">
        <w:rPr>
          <w:rFonts w:cstheme="minorHAnsi"/>
        </w:rPr>
        <w:t xml:space="preserve"> dan </w:t>
      </w:r>
      <w:proofErr w:type="spellStart"/>
      <w:r w:rsidRPr="00DB25C4">
        <w:rPr>
          <w:rFonts w:cstheme="minorHAnsi"/>
        </w:rPr>
        <w:t>Sanksi</w:t>
      </w:r>
      <w:proofErr w:type="spellEnd"/>
      <w:r w:rsidRPr="00DB25C4">
        <w:rPr>
          <w:rFonts w:cstheme="minorHAnsi"/>
        </w:rPr>
        <w:t xml:space="preserve"> </w:t>
      </w:r>
      <w:proofErr w:type="spellStart"/>
      <w:r w:rsidRPr="00DB25C4">
        <w:rPr>
          <w:rFonts w:cstheme="minorHAnsi"/>
        </w:rPr>
        <w:t>bagi</w:t>
      </w:r>
      <w:proofErr w:type="spellEnd"/>
      <w:r w:rsidRPr="00DB25C4">
        <w:rPr>
          <w:rFonts w:cstheme="minorHAnsi"/>
        </w:rPr>
        <w:t xml:space="preserve"> </w:t>
      </w:r>
      <w:proofErr w:type="spellStart"/>
      <w:r w:rsidRPr="00DB25C4">
        <w:rPr>
          <w:rFonts w:cstheme="minorHAnsi"/>
        </w:rPr>
        <w:t>Staf</w:t>
      </w:r>
      <w:proofErr w:type="spellEnd"/>
      <w:r w:rsidRPr="00DB25C4">
        <w:rPr>
          <w:rFonts w:cstheme="minorHAnsi"/>
        </w:rPr>
        <w:t xml:space="preserve"> Universitas Ma Chung.</w:t>
      </w:r>
    </w:p>
    <w:p w14:paraId="5CCC8C96" w14:textId="77777777" w:rsidR="00866ABA" w:rsidRPr="00DB25C4" w:rsidRDefault="00866ABA" w:rsidP="009F6099">
      <w:pPr>
        <w:pStyle w:val="ListParagraph"/>
        <w:numPr>
          <w:ilvl w:val="0"/>
          <w:numId w:val="81"/>
        </w:numPr>
        <w:spacing w:after="0" w:line="240" w:lineRule="auto"/>
        <w:jc w:val="both"/>
        <w:rPr>
          <w:rFonts w:cstheme="minorHAnsi"/>
        </w:rPr>
      </w:pPr>
      <w:r w:rsidRPr="00DB25C4">
        <w:rPr>
          <w:rFonts w:cstheme="minorHAnsi"/>
        </w:rPr>
        <w:t xml:space="preserve">SOP </w:t>
      </w:r>
      <w:proofErr w:type="spellStart"/>
      <w:r w:rsidRPr="00DB25C4">
        <w:rPr>
          <w:rFonts w:cstheme="minorHAnsi"/>
        </w:rPr>
        <w:t>Pemberhentian</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BPSDM-SOP-PP-002</w:t>
      </w:r>
    </w:p>
    <w:p w14:paraId="2E3A35E1" w14:textId="77777777" w:rsidR="00866ABA" w:rsidRPr="00DB25C4" w:rsidRDefault="00866ABA" w:rsidP="00687314">
      <w:pPr>
        <w:spacing w:after="0" w:line="240" w:lineRule="auto"/>
        <w:rPr>
          <w:rFonts w:cstheme="minorHAnsi"/>
        </w:rPr>
      </w:pPr>
    </w:p>
    <w:p w14:paraId="0A31B4FC" w14:textId="77777777" w:rsidR="00866ABA" w:rsidRPr="00DB25C4" w:rsidRDefault="00866ABA" w:rsidP="00687314">
      <w:pPr>
        <w:spacing w:after="0" w:line="240" w:lineRule="auto"/>
        <w:rPr>
          <w:rFonts w:cstheme="minorHAnsi"/>
          <w:b/>
          <w:bCs/>
        </w:rPr>
      </w:pPr>
      <w:r w:rsidRPr="00DB25C4">
        <w:rPr>
          <w:rFonts w:cstheme="minorHAnsi"/>
          <w:b/>
          <w:bCs/>
        </w:rPr>
        <w:t xml:space="preserve">4.2.2 </w:t>
      </w:r>
      <w:proofErr w:type="spellStart"/>
      <w:r w:rsidRPr="00DB25C4">
        <w:rPr>
          <w:rFonts w:cstheme="minorHAnsi"/>
          <w:b/>
          <w:bCs/>
        </w:rPr>
        <w:t>Pelaksanaan</w:t>
      </w:r>
      <w:proofErr w:type="spellEnd"/>
    </w:p>
    <w:p w14:paraId="2FF8DC86" w14:textId="77777777" w:rsidR="00866ABA" w:rsidRPr="00DB25C4" w:rsidRDefault="00866ABA" w:rsidP="00687314">
      <w:pPr>
        <w:spacing w:after="0" w:line="240" w:lineRule="auto"/>
        <w:rPr>
          <w:rFonts w:cstheme="minorHAnsi"/>
          <w:b/>
          <w:bCs/>
        </w:rPr>
      </w:pPr>
      <w:r w:rsidRPr="00DB25C4">
        <w:rPr>
          <w:rFonts w:cstheme="minorHAnsi"/>
          <w:b/>
          <w:bCs/>
        </w:rPr>
        <w:t xml:space="preserve">4.2.2.1 </w:t>
      </w:r>
      <w:proofErr w:type="spellStart"/>
      <w:r w:rsidRPr="00DB25C4">
        <w:rPr>
          <w:rFonts w:cstheme="minorHAnsi"/>
          <w:b/>
          <w:bCs/>
        </w:rPr>
        <w:t>Rekrutmen</w:t>
      </w:r>
      <w:proofErr w:type="spellEnd"/>
      <w:r w:rsidRPr="00DB25C4">
        <w:rPr>
          <w:rFonts w:cstheme="minorHAnsi"/>
          <w:b/>
          <w:bCs/>
        </w:rPr>
        <w:t xml:space="preserve"> dan </w:t>
      </w:r>
      <w:proofErr w:type="spellStart"/>
      <w:r w:rsidRPr="00DB25C4">
        <w:rPr>
          <w:rFonts w:cstheme="minorHAnsi"/>
          <w:b/>
          <w:bCs/>
        </w:rPr>
        <w:t>Tes</w:t>
      </w:r>
      <w:proofErr w:type="spellEnd"/>
      <w:r w:rsidRPr="00DB25C4">
        <w:rPr>
          <w:rFonts w:cstheme="minorHAnsi"/>
          <w:b/>
          <w:bCs/>
        </w:rPr>
        <w:t xml:space="preserve"> </w:t>
      </w:r>
      <w:proofErr w:type="spellStart"/>
      <w:r w:rsidRPr="00DB25C4">
        <w:rPr>
          <w:rFonts w:cstheme="minorHAnsi"/>
          <w:b/>
          <w:bCs/>
        </w:rPr>
        <w:t>Seleksi</w:t>
      </w:r>
      <w:proofErr w:type="spellEnd"/>
      <w:r w:rsidRPr="00DB25C4">
        <w:rPr>
          <w:rFonts w:cstheme="minorHAnsi"/>
          <w:b/>
          <w:bCs/>
        </w:rPr>
        <w:t xml:space="preserve"> </w:t>
      </w:r>
      <w:proofErr w:type="spellStart"/>
      <w:r w:rsidRPr="00DB25C4">
        <w:rPr>
          <w:rFonts w:cstheme="minorHAnsi"/>
          <w:b/>
          <w:bCs/>
        </w:rPr>
        <w:t>Tendik</w:t>
      </w:r>
      <w:proofErr w:type="spellEnd"/>
    </w:p>
    <w:p w14:paraId="7930C443" w14:textId="77777777" w:rsidR="00866ABA" w:rsidRPr="00DB25C4" w:rsidRDefault="00866ABA" w:rsidP="00687314">
      <w:pPr>
        <w:spacing w:after="0" w:line="240" w:lineRule="auto"/>
        <w:rPr>
          <w:rFonts w:cstheme="minorHAnsi"/>
        </w:rPr>
      </w:pPr>
      <w:proofErr w:type="spellStart"/>
      <w:r w:rsidRPr="00DB25C4">
        <w:rPr>
          <w:rFonts w:cstheme="minorHAnsi"/>
        </w:rPr>
        <w:t>Uraian</w:t>
      </w:r>
      <w:proofErr w:type="spellEnd"/>
      <w:r w:rsidRPr="00DB25C4">
        <w:rPr>
          <w:rFonts w:cstheme="minorHAnsi"/>
        </w:rPr>
        <w:t xml:space="preserve"> </w:t>
      </w: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rekrutmen</w:t>
      </w:r>
      <w:proofErr w:type="spellEnd"/>
      <w:r w:rsidRPr="00DB25C4">
        <w:rPr>
          <w:rFonts w:cstheme="minorHAnsi"/>
        </w:rPr>
        <w:t xml:space="preserve"> dan </w:t>
      </w:r>
      <w:proofErr w:type="spellStart"/>
      <w:r w:rsidRPr="00DB25C4">
        <w:rPr>
          <w:rFonts w:cstheme="minorHAnsi"/>
        </w:rPr>
        <w:t>seleksi</w:t>
      </w:r>
      <w:proofErr w:type="spellEnd"/>
      <w:r w:rsidRPr="00DB25C4">
        <w:rPr>
          <w:rFonts w:cstheme="minorHAnsi"/>
        </w:rPr>
        <w:t xml:space="preserve"> </w:t>
      </w:r>
      <w:proofErr w:type="spellStart"/>
      <w:r w:rsidRPr="00DB25C4">
        <w:rPr>
          <w:rFonts w:cstheme="minorHAnsi"/>
        </w:rPr>
        <w:t>tendik</w:t>
      </w:r>
      <w:proofErr w:type="spellEnd"/>
      <w:r w:rsidRPr="00DB25C4">
        <w:rPr>
          <w:rFonts w:cstheme="minorHAnsi"/>
        </w:rPr>
        <w:t>.</w:t>
      </w:r>
    </w:p>
    <w:p w14:paraId="5EE63865" w14:textId="77777777" w:rsidR="00866ABA" w:rsidRPr="00DB25C4" w:rsidRDefault="00866ABA" w:rsidP="00687314">
      <w:pPr>
        <w:spacing w:after="0" w:line="240" w:lineRule="auto"/>
        <w:ind w:firstLine="630"/>
        <w:jc w:val="both"/>
        <w:rPr>
          <w:rFonts w:cstheme="minorHAnsi"/>
        </w:rPr>
      </w:pPr>
      <w:proofErr w:type="spellStart"/>
      <w:r w:rsidRPr="00DB25C4">
        <w:rPr>
          <w:rFonts w:cstheme="minorHAnsi"/>
        </w:rPr>
        <w:t>Sesuai</w:t>
      </w:r>
      <w:proofErr w:type="spellEnd"/>
      <w:r w:rsidRPr="00DB25C4">
        <w:rPr>
          <w:rFonts w:cstheme="minorHAnsi"/>
        </w:rPr>
        <w:t xml:space="preserve"> SOP </w:t>
      </w:r>
      <w:proofErr w:type="spellStart"/>
      <w:r w:rsidRPr="00DB25C4">
        <w:rPr>
          <w:rFonts w:cstheme="minorHAnsi"/>
        </w:rPr>
        <w:t>Perencanaan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Daya </w:t>
      </w:r>
      <w:proofErr w:type="spellStart"/>
      <w:r w:rsidRPr="00DB25C4">
        <w:rPr>
          <w:rFonts w:cstheme="minorHAnsi"/>
        </w:rPr>
        <w:t>Manusia</w:t>
      </w:r>
      <w:proofErr w:type="spellEnd"/>
      <w:r w:rsidRPr="00DB25C4">
        <w:rPr>
          <w:rFonts w:cstheme="minorHAnsi"/>
        </w:rPr>
        <w:t xml:space="preserve"> BPSDM-SOP-PSDM-003, Program </w:t>
      </w:r>
      <w:proofErr w:type="spellStart"/>
      <w:r w:rsidRPr="00DB25C4">
        <w:rPr>
          <w:rFonts w:cstheme="minorHAnsi"/>
        </w:rPr>
        <w:t>Studi</w:t>
      </w:r>
      <w:proofErr w:type="spellEnd"/>
      <w:r w:rsidRPr="00DB25C4">
        <w:rPr>
          <w:rFonts w:cstheme="minorHAnsi"/>
        </w:rPr>
        <w:t xml:space="preserve"> yang </w:t>
      </w:r>
      <w:proofErr w:type="spellStart"/>
      <w:r w:rsidRPr="00DB25C4">
        <w:rPr>
          <w:rFonts w:cstheme="minorHAnsi"/>
        </w:rPr>
        <w:t>membutuhkan</w:t>
      </w:r>
      <w:proofErr w:type="spellEnd"/>
      <w:r w:rsidRPr="00DB25C4">
        <w:rPr>
          <w:rFonts w:cstheme="minorHAnsi"/>
        </w:rPr>
        <w:t xml:space="preserve"> Tenaga </w:t>
      </w:r>
      <w:proofErr w:type="spellStart"/>
      <w:r w:rsidRPr="00DB25C4">
        <w:rPr>
          <w:rFonts w:cstheme="minorHAnsi"/>
        </w:rPr>
        <w:t>Kependidikan</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mengajukan</w:t>
      </w:r>
      <w:proofErr w:type="spellEnd"/>
      <w:r w:rsidRPr="00DB25C4">
        <w:rPr>
          <w:rFonts w:cstheme="minorHAnsi"/>
        </w:rPr>
        <w:t xml:space="preserve"> </w:t>
      </w:r>
      <w:proofErr w:type="spellStart"/>
      <w:r w:rsidRPr="00DB25C4">
        <w:rPr>
          <w:rFonts w:cstheme="minorHAnsi"/>
        </w:rPr>
        <w:t>perencanaan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w:t>
      </w:r>
      <w:proofErr w:type="spellStart"/>
      <w:r w:rsidRPr="00DB25C4">
        <w:rPr>
          <w:rFonts w:cstheme="minorHAnsi"/>
        </w:rPr>
        <w:t>daya</w:t>
      </w:r>
      <w:proofErr w:type="spellEnd"/>
      <w:r w:rsidRPr="00DB25C4">
        <w:rPr>
          <w:rFonts w:cstheme="minorHAnsi"/>
        </w:rPr>
        <w:t xml:space="preserve"> </w:t>
      </w:r>
      <w:proofErr w:type="spellStart"/>
      <w:r w:rsidRPr="00DB25C4">
        <w:rPr>
          <w:rFonts w:cstheme="minorHAnsi"/>
        </w:rPr>
        <w:t>manusia</w:t>
      </w:r>
      <w:proofErr w:type="spellEnd"/>
      <w:r w:rsidRPr="00DB25C4">
        <w:rPr>
          <w:rFonts w:cstheme="minorHAnsi"/>
        </w:rPr>
        <w:t xml:space="preserve"> (</w:t>
      </w:r>
      <w:r w:rsidRPr="00DB25C4">
        <w:rPr>
          <w:rFonts w:cstheme="minorHAnsi"/>
          <w:i/>
          <w:iCs/>
        </w:rPr>
        <w:t xml:space="preserve">Man Power Planning – MPP)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melampirkan</w:t>
      </w:r>
      <w:proofErr w:type="spellEnd"/>
      <w:r w:rsidRPr="00DB25C4">
        <w:rPr>
          <w:rFonts w:cstheme="minorHAnsi"/>
        </w:rPr>
        <w:t xml:space="preserve"> proposal </w:t>
      </w:r>
      <w:proofErr w:type="spellStart"/>
      <w:r w:rsidRPr="00DB25C4">
        <w:rPr>
          <w:rFonts w:cstheme="minorHAnsi"/>
        </w:rPr>
        <w:t>pengajuan</w:t>
      </w:r>
      <w:proofErr w:type="spellEnd"/>
      <w:r w:rsidRPr="00DB25C4">
        <w:rPr>
          <w:rFonts w:cstheme="minorHAnsi"/>
        </w:rPr>
        <w:t xml:space="preserve"> SDM. Bagian PSDM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melaksanakan</w:t>
      </w:r>
      <w:proofErr w:type="spellEnd"/>
      <w:r w:rsidRPr="00DB25C4">
        <w:rPr>
          <w:rFonts w:cstheme="minorHAnsi"/>
        </w:rPr>
        <w:t xml:space="preserve"> </w:t>
      </w:r>
      <w:proofErr w:type="spellStart"/>
      <w:r w:rsidRPr="00DB25C4">
        <w:rPr>
          <w:rFonts w:cstheme="minorHAnsi"/>
        </w:rPr>
        <w:t>analisa</w:t>
      </w:r>
      <w:proofErr w:type="spellEnd"/>
      <w:r w:rsidRPr="00DB25C4">
        <w:rPr>
          <w:rFonts w:cstheme="minorHAnsi"/>
        </w:rPr>
        <w:t xml:space="preserve"> </w:t>
      </w:r>
      <w:proofErr w:type="spellStart"/>
      <w:r w:rsidRPr="00DB25C4">
        <w:rPr>
          <w:rFonts w:cstheme="minorHAnsi"/>
        </w:rPr>
        <w:t>kebutuhan</w:t>
      </w:r>
      <w:proofErr w:type="spellEnd"/>
      <w:r w:rsidRPr="00DB25C4">
        <w:rPr>
          <w:rFonts w:cstheme="minorHAnsi"/>
        </w:rPr>
        <w:t xml:space="preserve"> SDM dan </w:t>
      </w:r>
      <w:proofErr w:type="spellStart"/>
      <w:r w:rsidRPr="00DB25C4">
        <w:rPr>
          <w:rFonts w:cstheme="minorHAnsi"/>
        </w:rPr>
        <w:t>menyelenggarakan</w:t>
      </w:r>
      <w:proofErr w:type="spellEnd"/>
      <w:r w:rsidRPr="00DB25C4">
        <w:rPr>
          <w:rFonts w:cstheme="minorHAnsi"/>
        </w:rPr>
        <w:t xml:space="preserve"> </w:t>
      </w:r>
      <w:proofErr w:type="spellStart"/>
      <w:r w:rsidRPr="00DB25C4">
        <w:rPr>
          <w:rFonts w:cstheme="minorHAnsi"/>
        </w:rPr>
        <w:t>rapat</w:t>
      </w:r>
      <w:proofErr w:type="spellEnd"/>
      <w:r w:rsidRPr="00DB25C4">
        <w:rPr>
          <w:rFonts w:cstheme="minorHAnsi"/>
        </w:rPr>
        <w:t xml:space="preserve"> </w:t>
      </w:r>
      <w:proofErr w:type="spellStart"/>
      <w:r w:rsidRPr="00DB25C4">
        <w:rPr>
          <w:rFonts w:cstheme="minorHAnsi"/>
        </w:rPr>
        <w:t>Pimpinan</w:t>
      </w:r>
      <w:proofErr w:type="spellEnd"/>
      <w:r w:rsidRPr="00DB25C4">
        <w:rPr>
          <w:rFonts w:cstheme="minorHAnsi"/>
        </w:rPr>
        <w:t xml:space="preserve"> Universitas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rangka</w:t>
      </w:r>
      <w:proofErr w:type="spellEnd"/>
      <w:r w:rsidRPr="00DB25C4">
        <w:rPr>
          <w:rFonts w:cstheme="minorHAnsi"/>
        </w:rPr>
        <w:t xml:space="preserve"> </w:t>
      </w:r>
      <w:proofErr w:type="spellStart"/>
      <w:r w:rsidRPr="00DB25C4">
        <w:rPr>
          <w:rFonts w:cstheme="minorHAnsi"/>
        </w:rPr>
        <w:t>penetapan</w:t>
      </w:r>
      <w:proofErr w:type="spellEnd"/>
      <w:r w:rsidRPr="00DB25C4">
        <w:rPr>
          <w:rFonts w:cstheme="minorHAnsi"/>
        </w:rPr>
        <w:t xml:space="preserve"> </w:t>
      </w:r>
      <w:proofErr w:type="spellStart"/>
      <w:r w:rsidRPr="00DB25C4">
        <w:rPr>
          <w:rFonts w:cstheme="minorHAnsi"/>
        </w:rPr>
        <w:t>persetujuan</w:t>
      </w:r>
      <w:proofErr w:type="spellEnd"/>
      <w:r w:rsidRPr="00DB25C4">
        <w:rPr>
          <w:rFonts w:cstheme="minorHAnsi"/>
        </w:rPr>
        <w:t xml:space="preserve"> MPP. Bagian PSDM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menginformasikan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w:t>
      </w:r>
      <w:proofErr w:type="spellStart"/>
      <w:r w:rsidRPr="00DB25C4">
        <w:rPr>
          <w:rFonts w:cstheme="minorHAnsi"/>
        </w:rPr>
        <w:t>Fakultas</w:t>
      </w:r>
      <w:proofErr w:type="spellEnd"/>
      <w:r w:rsidRPr="00DB25C4">
        <w:rPr>
          <w:rFonts w:cstheme="minorHAnsi"/>
        </w:rPr>
        <w:t xml:space="preserve"> dan Program </w:t>
      </w:r>
      <w:proofErr w:type="spellStart"/>
      <w:r w:rsidRPr="00DB25C4">
        <w:rPr>
          <w:rFonts w:cstheme="minorHAnsi"/>
        </w:rPr>
        <w:t>Studi</w:t>
      </w:r>
      <w:proofErr w:type="spellEnd"/>
      <w:r w:rsidRPr="00DB25C4">
        <w:rPr>
          <w:rFonts w:cstheme="minorHAnsi"/>
        </w:rPr>
        <w:t xml:space="preserve">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persetujuan</w:t>
      </w:r>
      <w:proofErr w:type="spellEnd"/>
      <w:r w:rsidRPr="00DB25C4">
        <w:rPr>
          <w:rFonts w:cstheme="minorHAnsi"/>
        </w:rPr>
        <w:t xml:space="preserve">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penolakan</w:t>
      </w:r>
      <w:proofErr w:type="spellEnd"/>
      <w:r w:rsidRPr="00DB25C4">
        <w:rPr>
          <w:rFonts w:cstheme="minorHAnsi"/>
        </w:rPr>
        <w:t xml:space="preserve"> </w:t>
      </w:r>
      <w:proofErr w:type="spellStart"/>
      <w:r w:rsidRPr="00DB25C4">
        <w:rPr>
          <w:rFonts w:cstheme="minorHAnsi"/>
        </w:rPr>
        <w:t>usulan</w:t>
      </w:r>
      <w:proofErr w:type="spellEnd"/>
      <w:r w:rsidRPr="00DB25C4">
        <w:rPr>
          <w:rFonts w:cstheme="minorHAnsi"/>
        </w:rPr>
        <w:t xml:space="preserve"> </w:t>
      </w:r>
      <w:proofErr w:type="spellStart"/>
      <w:r w:rsidRPr="00DB25C4">
        <w:rPr>
          <w:rFonts w:cstheme="minorHAnsi"/>
        </w:rPr>
        <w:t>pengajuan</w:t>
      </w:r>
      <w:proofErr w:type="spellEnd"/>
      <w:r w:rsidRPr="00DB25C4">
        <w:rPr>
          <w:rFonts w:cstheme="minorHAnsi"/>
        </w:rPr>
        <w:t xml:space="preserve"> Tenaga </w:t>
      </w:r>
      <w:proofErr w:type="spellStart"/>
      <w:r w:rsidRPr="00DB25C4">
        <w:rPr>
          <w:rFonts w:cstheme="minorHAnsi"/>
        </w:rPr>
        <w:t>Kependidikan</w:t>
      </w:r>
      <w:proofErr w:type="spellEnd"/>
      <w:r w:rsidRPr="00DB25C4">
        <w:rPr>
          <w:rFonts w:cstheme="minorHAnsi"/>
        </w:rPr>
        <w:t>.</w:t>
      </w:r>
    </w:p>
    <w:p w14:paraId="410E76D9" w14:textId="77777777" w:rsidR="00866ABA" w:rsidRPr="00DB25C4" w:rsidRDefault="00866ABA" w:rsidP="00687314">
      <w:pPr>
        <w:spacing w:after="0" w:line="240" w:lineRule="auto"/>
        <w:ind w:firstLine="720"/>
        <w:jc w:val="both"/>
        <w:rPr>
          <w:rFonts w:cstheme="minorHAnsi"/>
        </w:rPr>
      </w:pP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rekrutmen</w:t>
      </w:r>
      <w:proofErr w:type="spellEnd"/>
      <w:r w:rsidRPr="00DB25C4">
        <w:rPr>
          <w:rFonts w:cstheme="minorHAnsi"/>
        </w:rPr>
        <w:t xml:space="preserve"> dan </w:t>
      </w:r>
      <w:proofErr w:type="spellStart"/>
      <w:r w:rsidRPr="00DB25C4">
        <w:rPr>
          <w:rFonts w:cstheme="minorHAnsi"/>
        </w:rPr>
        <w:t>seleksi</w:t>
      </w:r>
      <w:proofErr w:type="spellEnd"/>
      <w:r w:rsidRPr="00DB25C4">
        <w:rPr>
          <w:rFonts w:cstheme="minorHAnsi"/>
        </w:rPr>
        <w:t xml:space="preserve"> Tenaga </w:t>
      </w:r>
      <w:proofErr w:type="spellStart"/>
      <w:r w:rsidRPr="00DB25C4">
        <w:rPr>
          <w:rFonts w:cstheme="minorHAnsi"/>
        </w:rPr>
        <w:t>Kependidikan</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garis </w:t>
      </w:r>
      <w:proofErr w:type="spellStart"/>
      <w:r w:rsidRPr="00DB25C4">
        <w:rPr>
          <w:rFonts w:cstheme="minorHAnsi"/>
        </w:rPr>
        <w:t>besar</w:t>
      </w:r>
      <w:proofErr w:type="spellEnd"/>
      <w:r w:rsidRPr="00DB25C4">
        <w:rPr>
          <w:rFonts w:cstheme="minorHAnsi"/>
        </w:rPr>
        <w:t xml:space="preserve"> </w:t>
      </w:r>
      <w:proofErr w:type="spellStart"/>
      <w:r w:rsidRPr="00DB25C4">
        <w:rPr>
          <w:rFonts w:cstheme="minorHAnsi"/>
        </w:rPr>
        <w:t>sama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alur</w:t>
      </w:r>
      <w:proofErr w:type="spellEnd"/>
      <w:r w:rsidRPr="00DB25C4">
        <w:rPr>
          <w:rFonts w:cstheme="minorHAnsi"/>
        </w:rPr>
        <w:t xml:space="preserve"> </w:t>
      </w:r>
      <w:proofErr w:type="spellStart"/>
      <w:r w:rsidRPr="00DB25C4">
        <w:rPr>
          <w:rFonts w:cstheme="minorHAnsi"/>
        </w:rPr>
        <w:t>rekrutmen</w:t>
      </w:r>
      <w:proofErr w:type="spellEnd"/>
      <w:r w:rsidRPr="00DB25C4">
        <w:rPr>
          <w:rFonts w:cstheme="minorHAnsi"/>
        </w:rPr>
        <w:t xml:space="preserve"> dan </w:t>
      </w:r>
      <w:proofErr w:type="spellStart"/>
      <w:r w:rsidRPr="00DB25C4">
        <w:rPr>
          <w:rFonts w:cstheme="minorHAnsi"/>
        </w:rPr>
        <w:t>seleksi</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Perbedaannya</w:t>
      </w:r>
      <w:proofErr w:type="spellEnd"/>
      <w:r w:rsidRPr="00DB25C4">
        <w:rPr>
          <w:rFonts w:cstheme="minorHAnsi"/>
        </w:rPr>
        <w:t xml:space="preserve"> </w:t>
      </w:r>
      <w:proofErr w:type="spellStart"/>
      <w:r w:rsidRPr="00DB25C4">
        <w:rPr>
          <w:rFonts w:cstheme="minorHAnsi"/>
        </w:rPr>
        <w:t>terdapat</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Tahap</w:t>
      </w:r>
      <w:proofErr w:type="spellEnd"/>
      <w:r w:rsidRPr="00DB25C4">
        <w:rPr>
          <w:rFonts w:cstheme="minorHAnsi"/>
        </w:rPr>
        <w:t xml:space="preserve"> 2 </w:t>
      </w:r>
      <w:proofErr w:type="spellStart"/>
      <w:r w:rsidRPr="00DB25C4">
        <w:rPr>
          <w:rFonts w:cstheme="minorHAnsi"/>
        </w:rPr>
        <w:t>yaitu</w:t>
      </w:r>
      <w:proofErr w:type="spellEnd"/>
      <w:r w:rsidRPr="00DB25C4">
        <w:rPr>
          <w:rFonts w:cstheme="minorHAnsi"/>
        </w:rPr>
        <w:t xml:space="preserve">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ada</w:t>
      </w:r>
      <w:proofErr w:type="spellEnd"/>
      <w:r w:rsidRPr="00DB25C4">
        <w:rPr>
          <w:rFonts w:cstheme="minorHAnsi"/>
        </w:rPr>
        <w:t xml:space="preserve"> </w:t>
      </w:r>
      <w:proofErr w:type="spellStart"/>
      <w:r w:rsidRPr="00DB25C4">
        <w:rPr>
          <w:rFonts w:cstheme="minorHAnsi"/>
        </w:rPr>
        <w:t>tahapan</w:t>
      </w:r>
      <w:proofErr w:type="spellEnd"/>
      <w:r w:rsidRPr="00DB25C4">
        <w:rPr>
          <w:rFonts w:cstheme="minorHAnsi"/>
        </w:rPr>
        <w:t xml:space="preserve"> </w:t>
      </w:r>
      <w:r w:rsidRPr="00DB25C4">
        <w:rPr>
          <w:rFonts w:cstheme="minorHAnsi"/>
          <w:i/>
          <w:iCs/>
        </w:rPr>
        <w:t xml:space="preserve">micro teaching. </w:t>
      </w:r>
      <w:proofErr w:type="spellStart"/>
      <w:r w:rsidRPr="00DB25C4">
        <w:rPr>
          <w:rFonts w:cstheme="minorHAnsi"/>
        </w:rPr>
        <w:t>Seleksi</w:t>
      </w:r>
      <w:proofErr w:type="spellEnd"/>
      <w:r w:rsidRPr="00DB25C4">
        <w:rPr>
          <w:rFonts w:cstheme="minorHAnsi"/>
        </w:rPr>
        <w:t xml:space="preserve"> </w:t>
      </w:r>
      <w:proofErr w:type="spellStart"/>
      <w:r w:rsidRPr="00DB25C4">
        <w:rPr>
          <w:rFonts w:cstheme="minorHAnsi"/>
        </w:rPr>
        <w:t>Tahap</w:t>
      </w:r>
      <w:proofErr w:type="spellEnd"/>
      <w:r w:rsidRPr="00DB25C4">
        <w:rPr>
          <w:rFonts w:cstheme="minorHAnsi"/>
        </w:rPr>
        <w:t xml:space="preserve"> 2 </w:t>
      </w:r>
      <w:proofErr w:type="spellStart"/>
      <w:r w:rsidRPr="00DB25C4">
        <w:rPr>
          <w:rFonts w:cstheme="minorHAnsi"/>
        </w:rPr>
        <w:t>berupa</w:t>
      </w:r>
      <w:proofErr w:type="spellEnd"/>
      <w:r w:rsidRPr="00DB25C4">
        <w:rPr>
          <w:rFonts w:cstheme="minorHAnsi"/>
        </w:rPr>
        <w:t xml:space="preserve"> </w:t>
      </w:r>
      <w:proofErr w:type="spellStart"/>
      <w:r w:rsidRPr="00DB25C4">
        <w:rPr>
          <w:rFonts w:cstheme="minorHAnsi"/>
        </w:rPr>
        <w:t>wawancara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Dekan</w:t>
      </w:r>
      <w:proofErr w:type="spellEnd"/>
      <w:r w:rsidRPr="00DB25C4">
        <w:rPr>
          <w:rFonts w:cstheme="minorHAnsi"/>
        </w:rPr>
        <w:t xml:space="preserve"> </w:t>
      </w:r>
      <w:proofErr w:type="spellStart"/>
      <w:r w:rsidRPr="00DB25C4">
        <w:rPr>
          <w:rFonts w:cstheme="minorHAnsi"/>
        </w:rPr>
        <w:t>Fakultas</w:t>
      </w:r>
      <w:proofErr w:type="spellEnd"/>
      <w:r w:rsidRPr="00DB25C4">
        <w:rPr>
          <w:rFonts w:cstheme="minorHAnsi"/>
        </w:rPr>
        <w:t xml:space="preserve"> Bahasa dan Seni dan </w:t>
      </w:r>
      <w:proofErr w:type="spellStart"/>
      <w:r w:rsidRPr="00DB25C4">
        <w:rPr>
          <w:rFonts w:cstheme="minorHAnsi"/>
        </w:rPr>
        <w:t>Kaprodi</w:t>
      </w:r>
      <w:proofErr w:type="spellEnd"/>
      <w:r w:rsidRPr="00DB25C4">
        <w:rPr>
          <w:rFonts w:cstheme="minorHAnsi"/>
        </w:rPr>
        <w:t xml:space="preserve"> Pendidikan Bahasa Mandarin, dan </w:t>
      </w:r>
      <w:proofErr w:type="spellStart"/>
      <w:r w:rsidRPr="00DB25C4">
        <w:rPr>
          <w:rFonts w:cstheme="minorHAnsi"/>
        </w:rPr>
        <w:t>jika</w:t>
      </w:r>
      <w:proofErr w:type="spellEnd"/>
      <w:r w:rsidRPr="00DB25C4">
        <w:rPr>
          <w:rFonts w:cstheme="minorHAnsi"/>
        </w:rPr>
        <w:t xml:space="preserve"> </w:t>
      </w:r>
      <w:proofErr w:type="spellStart"/>
      <w:r w:rsidRPr="00DB25C4">
        <w:rPr>
          <w:rFonts w:cstheme="minorHAnsi"/>
        </w:rPr>
        <w:t>dibutuhkan</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ditambah</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tes</w:t>
      </w:r>
      <w:proofErr w:type="spellEnd"/>
      <w:r w:rsidRPr="00DB25C4">
        <w:rPr>
          <w:rFonts w:cstheme="minorHAnsi"/>
        </w:rPr>
        <w:t xml:space="preserve"> </w:t>
      </w:r>
      <w:proofErr w:type="spellStart"/>
      <w:r w:rsidRPr="00DB25C4">
        <w:rPr>
          <w:rFonts w:cstheme="minorHAnsi"/>
        </w:rPr>
        <w:t>kemampuan</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 xml:space="preserve"> </w:t>
      </w:r>
      <w:proofErr w:type="spellStart"/>
      <w:r w:rsidRPr="00DB25C4">
        <w:rPr>
          <w:rFonts w:cstheme="minorHAnsi"/>
        </w:rPr>
        <w:t>khusus</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posisi</w:t>
      </w:r>
      <w:proofErr w:type="spellEnd"/>
      <w:r w:rsidRPr="00DB25C4">
        <w:rPr>
          <w:rFonts w:cstheme="minorHAnsi"/>
        </w:rPr>
        <w:t xml:space="preserve"> yang </w:t>
      </w:r>
      <w:proofErr w:type="spellStart"/>
      <w:r w:rsidRPr="00DB25C4">
        <w:rPr>
          <w:rFonts w:cstheme="minorHAnsi"/>
        </w:rPr>
        <w:t>dilamar</w:t>
      </w:r>
      <w:proofErr w:type="spellEnd"/>
      <w:r w:rsidRPr="00DB25C4">
        <w:rPr>
          <w:rFonts w:cstheme="minorHAnsi"/>
        </w:rPr>
        <w:t>.</w:t>
      </w:r>
    </w:p>
    <w:p w14:paraId="62F23BD8" w14:textId="77777777" w:rsidR="00866ABA" w:rsidRPr="00DB25C4" w:rsidRDefault="00866ABA" w:rsidP="00687314">
      <w:pPr>
        <w:spacing w:after="0" w:line="240" w:lineRule="auto"/>
        <w:ind w:firstLine="720"/>
        <w:jc w:val="both"/>
        <w:rPr>
          <w:rFonts w:cstheme="minorHAnsi"/>
        </w:rPr>
      </w:pPr>
      <w:proofErr w:type="spellStart"/>
      <w:r w:rsidRPr="00DB25C4">
        <w:rPr>
          <w:rFonts w:cstheme="minorHAnsi"/>
        </w:rPr>
        <w:t>Setiap</w:t>
      </w:r>
      <w:proofErr w:type="spellEnd"/>
      <w:r w:rsidRPr="00DB25C4">
        <w:rPr>
          <w:rFonts w:cstheme="minorHAnsi"/>
        </w:rPr>
        <w:t xml:space="preserve"> Tenaga </w:t>
      </w:r>
      <w:proofErr w:type="spellStart"/>
      <w:r w:rsidRPr="00DB25C4">
        <w:rPr>
          <w:rFonts w:cstheme="minorHAnsi"/>
        </w:rPr>
        <w:t>Kependidikan</w:t>
      </w:r>
      <w:proofErr w:type="spellEnd"/>
      <w:r w:rsidRPr="00DB25C4">
        <w:rPr>
          <w:rFonts w:cstheme="minorHAnsi"/>
        </w:rPr>
        <w:t xml:space="preserve"> yang </w:t>
      </w:r>
      <w:proofErr w:type="spellStart"/>
      <w:r w:rsidRPr="00DB25C4">
        <w:rPr>
          <w:rFonts w:cstheme="minorHAnsi"/>
        </w:rPr>
        <w:t>lolos</w:t>
      </w:r>
      <w:proofErr w:type="spellEnd"/>
      <w:r w:rsidRPr="00DB25C4">
        <w:rPr>
          <w:rFonts w:cstheme="minorHAnsi"/>
        </w:rPr>
        <w:t xml:space="preserve"> proses </w:t>
      </w:r>
      <w:proofErr w:type="spellStart"/>
      <w:r w:rsidRPr="00DB25C4">
        <w:rPr>
          <w:rFonts w:cstheme="minorHAnsi"/>
        </w:rPr>
        <w:t>seleksi</w:t>
      </w:r>
      <w:proofErr w:type="spellEnd"/>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menjalani</w:t>
      </w:r>
      <w:proofErr w:type="spellEnd"/>
      <w:r w:rsidRPr="00DB25C4">
        <w:rPr>
          <w:rFonts w:cstheme="minorHAnsi"/>
        </w:rPr>
        <w:t xml:space="preserve"> </w:t>
      </w:r>
      <w:proofErr w:type="spellStart"/>
      <w:r w:rsidRPr="00DB25C4">
        <w:rPr>
          <w:rFonts w:cstheme="minorHAnsi"/>
        </w:rPr>
        <w:t>tahapan</w:t>
      </w:r>
      <w:proofErr w:type="spellEnd"/>
      <w:r w:rsidRPr="00DB25C4">
        <w:rPr>
          <w:rFonts w:cstheme="minorHAnsi"/>
        </w:rPr>
        <w:t xml:space="preserve"> </w:t>
      </w:r>
      <w:proofErr w:type="spellStart"/>
      <w:r w:rsidRPr="00DB25C4">
        <w:rPr>
          <w:rFonts w:cstheme="minorHAnsi"/>
        </w:rPr>
        <w:t>Orientasi</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SOP </w:t>
      </w:r>
      <w:proofErr w:type="spellStart"/>
      <w:r w:rsidRPr="00DB25C4">
        <w:rPr>
          <w:rFonts w:cstheme="minorHAnsi"/>
        </w:rPr>
        <w:t>Orientasi</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DSD-SOP-OPB-0021. </w:t>
      </w:r>
      <w:proofErr w:type="spellStart"/>
      <w:r w:rsidRPr="00DB25C4">
        <w:rPr>
          <w:rFonts w:cstheme="minorHAnsi"/>
        </w:rPr>
        <w:t>Dalam</w:t>
      </w:r>
      <w:proofErr w:type="spellEnd"/>
      <w:r w:rsidRPr="00DB25C4">
        <w:rPr>
          <w:rFonts w:cstheme="minorHAnsi"/>
        </w:rPr>
        <w:t xml:space="preserve"> masa </w:t>
      </w:r>
      <w:proofErr w:type="spellStart"/>
      <w:r w:rsidRPr="00DB25C4">
        <w:rPr>
          <w:rFonts w:cstheme="minorHAnsi"/>
        </w:rPr>
        <w:t>orientasi</w:t>
      </w:r>
      <w:proofErr w:type="spellEnd"/>
      <w:r w:rsidRPr="00DB25C4">
        <w:rPr>
          <w:rFonts w:cstheme="minorHAnsi"/>
        </w:rPr>
        <w:t xml:space="preserve">, </w:t>
      </w:r>
      <w:proofErr w:type="spellStart"/>
      <w:r w:rsidRPr="00DB25C4">
        <w:rPr>
          <w:rFonts w:cstheme="minorHAnsi"/>
        </w:rPr>
        <w:t>tenaga</w:t>
      </w:r>
      <w:proofErr w:type="spellEnd"/>
      <w:r w:rsidRPr="00DB25C4">
        <w:rPr>
          <w:rFonts w:cstheme="minorHAnsi"/>
        </w:rPr>
        <w:t xml:space="preserve"> </w:t>
      </w:r>
      <w:proofErr w:type="spellStart"/>
      <w:r w:rsidRPr="00DB25C4">
        <w:rPr>
          <w:rFonts w:cstheme="minorHAnsi"/>
        </w:rPr>
        <w:t>kependidikan</w:t>
      </w:r>
      <w:proofErr w:type="spellEnd"/>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mendapatkan</w:t>
      </w:r>
      <w:proofErr w:type="spellEnd"/>
      <w:r w:rsidRPr="00DB25C4">
        <w:rPr>
          <w:rFonts w:cstheme="minorHAnsi"/>
        </w:rPr>
        <w:t xml:space="preserve"> </w:t>
      </w:r>
      <w:proofErr w:type="spellStart"/>
      <w:r w:rsidRPr="00DB25C4">
        <w:rPr>
          <w:rFonts w:cstheme="minorHAnsi"/>
        </w:rPr>
        <w:t>materi-materi</w:t>
      </w:r>
      <w:proofErr w:type="spellEnd"/>
      <w:r w:rsidRPr="00DB25C4">
        <w:rPr>
          <w:rFonts w:cstheme="minorHAnsi"/>
        </w:rPr>
        <w:t xml:space="preserve"> </w:t>
      </w:r>
      <w:proofErr w:type="spellStart"/>
      <w:r w:rsidRPr="00DB25C4">
        <w:rPr>
          <w:rFonts w:cstheme="minorHAnsi"/>
        </w:rPr>
        <w:t>sosialisasi</w:t>
      </w:r>
      <w:proofErr w:type="spellEnd"/>
      <w:r w:rsidRPr="00DB25C4">
        <w:rPr>
          <w:rFonts w:cstheme="minorHAnsi"/>
        </w:rPr>
        <w:t xml:space="preserve"> yang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memudahkan</w:t>
      </w:r>
      <w:proofErr w:type="spellEnd"/>
      <w:r w:rsidRPr="00DB25C4">
        <w:rPr>
          <w:rFonts w:cstheme="minorHAnsi"/>
        </w:rPr>
        <w:t xml:space="preserve"> proses </w:t>
      </w:r>
      <w:proofErr w:type="spellStart"/>
      <w:r w:rsidRPr="00DB25C4">
        <w:rPr>
          <w:rFonts w:cstheme="minorHAnsi"/>
        </w:rPr>
        <w:t>adaptasi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lingkungan</w:t>
      </w:r>
      <w:proofErr w:type="spellEnd"/>
      <w:r w:rsidRPr="00DB25C4">
        <w:rPr>
          <w:rFonts w:cstheme="minorHAnsi"/>
        </w:rPr>
        <w:t xml:space="preserve"> </w:t>
      </w:r>
      <w:proofErr w:type="spellStart"/>
      <w:r w:rsidRPr="00DB25C4">
        <w:rPr>
          <w:rFonts w:cstheme="minorHAnsi"/>
        </w:rPr>
        <w:t>kerja</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dan </w:t>
      </w:r>
      <w:proofErr w:type="spellStart"/>
      <w:r w:rsidRPr="00DB25C4">
        <w:rPr>
          <w:rFonts w:cstheme="minorHAnsi"/>
        </w:rPr>
        <w:t>pemaparan</w:t>
      </w:r>
      <w:proofErr w:type="spellEnd"/>
      <w:r w:rsidRPr="00DB25C4">
        <w:rPr>
          <w:rFonts w:cstheme="minorHAnsi"/>
        </w:rPr>
        <w:t xml:space="preserve"> </w:t>
      </w:r>
      <w:proofErr w:type="spellStart"/>
      <w:r w:rsidRPr="00DB25C4">
        <w:rPr>
          <w:rFonts w:cstheme="minorHAnsi"/>
        </w:rPr>
        <w:t>Deskripsi</w:t>
      </w:r>
      <w:proofErr w:type="spellEnd"/>
      <w:r w:rsidRPr="00DB25C4">
        <w:rPr>
          <w:rFonts w:cstheme="minorHAnsi"/>
        </w:rPr>
        <w:t xml:space="preserve"> </w:t>
      </w:r>
      <w:proofErr w:type="spellStart"/>
      <w:r w:rsidRPr="00DB25C4">
        <w:rPr>
          <w:rFonts w:cstheme="minorHAnsi"/>
        </w:rPr>
        <w:t>Kerja</w:t>
      </w:r>
      <w:proofErr w:type="spellEnd"/>
      <w:r w:rsidRPr="00DB25C4">
        <w:rPr>
          <w:rFonts w:cstheme="minorHAnsi"/>
        </w:rPr>
        <w:t xml:space="preserve"> </w:t>
      </w:r>
      <w:r w:rsidRPr="00DB25C4">
        <w:rPr>
          <w:rFonts w:cstheme="minorHAnsi"/>
          <w:i/>
          <w:iCs/>
        </w:rPr>
        <w:t>(Job Description</w:t>
      </w:r>
      <w:r w:rsidRPr="00DB25C4">
        <w:rPr>
          <w:rFonts w:cstheme="minorHAnsi"/>
        </w:rPr>
        <w:t xml:space="preserve">) </w:t>
      </w:r>
      <w:proofErr w:type="spellStart"/>
      <w:r w:rsidRPr="00DB25C4">
        <w:rPr>
          <w:rFonts w:cstheme="minorHAnsi"/>
        </w:rPr>
        <w:t>sehingga</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cepat</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memahami</w:t>
      </w:r>
      <w:proofErr w:type="spellEnd"/>
      <w:r w:rsidRPr="00DB25C4">
        <w:rPr>
          <w:rFonts w:cstheme="minorHAnsi"/>
        </w:rPr>
        <w:t xml:space="preserve"> </w:t>
      </w:r>
      <w:proofErr w:type="spellStart"/>
      <w:r w:rsidRPr="00DB25C4">
        <w:rPr>
          <w:rFonts w:cstheme="minorHAnsi"/>
        </w:rPr>
        <w:t>tugas</w:t>
      </w:r>
      <w:proofErr w:type="spellEnd"/>
      <w:r w:rsidRPr="00DB25C4">
        <w:rPr>
          <w:rFonts w:cstheme="minorHAnsi"/>
        </w:rPr>
        <w:t xml:space="preserve"> dan </w:t>
      </w:r>
      <w:proofErr w:type="spellStart"/>
      <w:r w:rsidRPr="00DB25C4">
        <w:rPr>
          <w:rFonts w:cstheme="minorHAnsi"/>
        </w:rPr>
        <w:t>tanggung</w:t>
      </w:r>
      <w:proofErr w:type="spellEnd"/>
      <w:r w:rsidRPr="00DB25C4">
        <w:rPr>
          <w:rFonts w:cstheme="minorHAnsi"/>
        </w:rPr>
        <w:t xml:space="preserve"> </w:t>
      </w:r>
      <w:proofErr w:type="spellStart"/>
      <w:r w:rsidRPr="00DB25C4">
        <w:rPr>
          <w:rFonts w:cstheme="minorHAnsi"/>
        </w:rPr>
        <w:t>jawabnya</w:t>
      </w:r>
      <w:proofErr w:type="spellEnd"/>
      <w:r w:rsidRPr="00DB25C4">
        <w:rPr>
          <w:rFonts w:cstheme="minorHAnsi"/>
        </w:rPr>
        <w:t xml:space="preserve">. Proses </w:t>
      </w:r>
      <w:proofErr w:type="spellStart"/>
      <w:r w:rsidRPr="00DB25C4">
        <w:rPr>
          <w:rFonts w:cstheme="minorHAnsi"/>
        </w:rPr>
        <w:t>Orientasi</w:t>
      </w:r>
      <w:proofErr w:type="spellEnd"/>
      <w:r w:rsidRPr="00DB25C4">
        <w:rPr>
          <w:rFonts w:cstheme="minorHAnsi"/>
        </w:rPr>
        <w:t xml:space="preserve"> </w:t>
      </w:r>
      <w:proofErr w:type="spellStart"/>
      <w:r w:rsidRPr="00DB25C4">
        <w:rPr>
          <w:rFonts w:cstheme="minorHAnsi"/>
        </w:rPr>
        <w:t>Pegawai</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melibatkan</w:t>
      </w:r>
      <w:proofErr w:type="spellEnd"/>
      <w:r w:rsidRPr="00DB25C4">
        <w:rPr>
          <w:rFonts w:cstheme="minorHAnsi"/>
        </w:rPr>
        <w:t xml:space="preserve"> Bagian PSDM, Program </w:t>
      </w:r>
      <w:proofErr w:type="spellStart"/>
      <w:r w:rsidRPr="00DB25C4">
        <w:rPr>
          <w:rFonts w:cstheme="minorHAnsi"/>
        </w:rPr>
        <w:t>Studi</w:t>
      </w:r>
      <w:proofErr w:type="spellEnd"/>
      <w:r w:rsidRPr="00DB25C4">
        <w:rPr>
          <w:rFonts w:cstheme="minorHAnsi"/>
        </w:rPr>
        <w:t xml:space="preserve"> dan unit </w:t>
      </w:r>
      <w:proofErr w:type="spellStart"/>
      <w:r w:rsidRPr="00DB25C4">
        <w:rPr>
          <w:rFonts w:cstheme="minorHAnsi"/>
        </w:rPr>
        <w:t>kerja</w:t>
      </w:r>
      <w:proofErr w:type="spellEnd"/>
      <w:r w:rsidRPr="00DB25C4">
        <w:rPr>
          <w:rFonts w:cstheme="minorHAnsi"/>
        </w:rPr>
        <w:t xml:space="preserve"> </w:t>
      </w:r>
      <w:proofErr w:type="spellStart"/>
      <w:r w:rsidRPr="00DB25C4">
        <w:rPr>
          <w:rFonts w:cstheme="minorHAnsi"/>
        </w:rPr>
        <w:t>terkait</w:t>
      </w:r>
      <w:proofErr w:type="spellEnd"/>
      <w:r w:rsidRPr="00DB25C4">
        <w:rPr>
          <w:rFonts w:cstheme="minorHAnsi"/>
        </w:rPr>
        <w:t xml:space="preserve"> </w:t>
      </w:r>
      <w:proofErr w:type="spellStart"/>
      <w:r w:rsidRPr="00DB25C4">
        <w:rPr>
          <w:rFonts w:cstheme="minorHAnsi"/>
        </w:rPr>
        <w:t>lainnya</w:t>
      </w:r>
      <w:proofErr w:type="spellEnd"/>
      <w:r w:rsidRPr="00DB25C4">
        <w:rPr>
          <w:rFonts w:cstheme="minorHAnsi"/>
        </w:rPr>
        <w:t>.</w:t>
      </w:r>
    </w:p>
    <w:p w14:paraId="01EEC595" w14:textId="77777777" w:rsidR="00866ABA" w:rsidRPr="00DB25C4" w:rsidRDefault="00866ABA" w:rsidP="00687314">
      <w:pPr>
        <w:spacing w:after="0" w:line="240" w:lineRule="auto"/>
        <w:ind w:firstLine="720"/>
        <w:jc w:val="both"/>
        <w:rPr>
          <w:rFonts w:eastAsia="Calibri" w:cstheme="minorHAnsi"/>
        </w:rPr>
      </w:pPr>
      <w:r w:rsidRPr="00DB25C4">
        <w:rPr>
          <w:rFonts w:cstheme="minorHAnsi"/>
        </w:rPr>
        <w:t xml:space="preserve">Proses </w:t>
      </w:r>
      <w:proofErr w:type="spellStart"/>
      <w:r w:rsidRPr="00DB25C4">
        <w:rPr>
          <w:rFonts w:cstheme="minorHAnsi"/>
        </w:rPr>
        <w:t>Evaluasi</w:t>
      </w:r>
      <w:proofErr w:type="spellEnd"/>
      <w:r w:rsidRPr="00DB25C4">
        <w:rPr>
          <w:rFonts w:cstheme="minorHAnsi"/>
        </w:rPr>
        <w:t xml:space="preserve"> Kinerja </w:t>
      </w:r>
      <w:proofErr w:type="spellStart"/>
      <w:r w:rsidRPr="00DB25C4">
        <w:rPr>
          <w:rFonts w:cstheme="minorHAnsi"/>
        </w:rPr>
        <w:t>bagi</w:t>
      </w:r>
      <w:proofErr w:type="spellEnd"/>
      <w:r w:rsidRPr="00DB25C4">
        <w:rPr>
          <w:rFonts w:cstheme="minorHAnsi"/>
        </w:rPr>
        <w:t xml:space="preserve"> Tenaga </w:t>
      </w:r>
      <w:proofErr w:type="spellStart"/>
      <w:r w:rsidRPr="00DB25C4">
        <w:rPr>
          <w:rFonts w:cstheme="minorHAnsi"/>
        </w:rPr>
        <w:t>Kependidikan</w:t>
      </w:r>
      <w:proofErr w:type="spellEnd"/>
      <w:r w:rsidRPr="00DB25C4">
        <w:rPr>
          <w:rFonts w:cstheme="minorHAnsi"/>
        </w:rPr>
        <w:t xml:space="preserve"> </w:t>
      </w:r>
      <w:proofErr w:type="spellStart"/>
      <w:r w:rsidRPr="00DB25C4">
        <w:rPr>
          <w:rFonts w:cstheme="minorHAnsi"/>
        </w:rPr>
        <w:t>dilaksanakan</w:t>
      </w:r>
      <w:proofErr w:type="spellEnd"/>
      <w:r w:rsidRPr="00DB25C4">
        <w:rPr>
          <w:rFonts w:cstheme="minorHAnsi"/>
        </w:rPr>
        <w:t xml:space="preserve"> </w:t>
      </w:r>
      <w:proofErr w:type="spellStart"/>
      <w:r w:rsidRPr="00DB25C4">
        <w:rPr>
          <w:rFonts w:cstheme="minorHAnsi"/>
        </w:rPr>
        <w:t>setiap</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menjamin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w:t>
      </w:r>
      <w:proofErr w:type="spellStart"/>
      <w:r w:rsidRPr="00DB25C4">
        <w:rPr>
          <w:rFonts w:cstheme="minorHAnsi"/>
        </w:rPr>
        <w:t>pekerjaan</w:t>
      </w:r>
      <w:proofErr w:type="spellEnd"/>
      <w:r w:rsidRPr="00DB25C4">
        <w:rPr>
          <w:rFonts w:cstheme="minorHAnsi"/>
        </w:rPr>
        <w:t xml:space="preserve"> </w:t>
      </w:r>
      <w:proofErr w:type="spellStart"/>
      <w:r w:rsidRPr="00DB25C4">
        <w:rPr>
          <w:rFonts w:cstheme="minorHAnsi"/>
        </w:rPr>
        <w:t>setiap</w:t>
      </w:r>
      <w:proofErr w:type="spellEnd"/>
      <w:r w:rsidRPr="00DB25C4">
        <w:rPr>
          <w:rFonts w:cstheme="minorHAnsi"/>
        </w:rPr>
        <w:t xml:space="preserve"> </w:t>
      </w:r>
      <w:proofErr w:type="spellStart"/>
      <w:r w:rsidRPr="00DB25C4">
        <w:rPr>
          <w:rFonts w:cstheme="minorHAnsi"/>
        </w:rPr>
        <w:t>tenaga</w:t>
      </w:r>
      <w:proofErr w:type="spellEnd"/>
      <w:r w:rsidRPr="00DB25C4">
        <w:rPr>
          <w:rFonts w:cstheme="minorHAnsi"/>
        </w:rPr>
        <w:t xml:space="preserve"> </w:t>
      </w:r>
      <w:proofErr w:type="spellStart"/>
      <w:r w:rsidRPr="00DB25C4">
        <w:rPr>
          <w:rFonts w:cstheme="minorHAnsi"/>
        </w:rPr>
        <w:t>kependidikan</w:t>
      </w:r>
      <w:proofErr w:type="spellEnd"/>
      <w:r w:rsidRPr="00DB25C4">
        <w:rPr>
          <w:rFonts w:cstheme="minorHAnsi"/>
        </w:rPr>
        <w:t xml:space="preserve">. Proses </w:t>
      </w:r>
      <w:proofErr w:type="spellStart"/>
      <w:r w:rsidRPr="00DB25C4">
        <w:rPr>
          <w:rFonts w:cstheme="minorHAnsi"/>
        </w:rPr>
        <w:t>Evaluasi</w:t>
      </w:r>
      <w:proofErr w:type="spellEnd"/>
      <w:r w:rsidRPr="00DB25C4">
        <w:rPr>
          <w:rFonts w:cstheme="minorHAnsi"/>
        </w:rPr>
        <w:t xml:space="preserve"> Kinerja </w:t>
      </w:r>
      <w:proofErr w:type="spellStart"/>
      <w:r w:rsidRPr="00DB25C4">
        <w:rPr>
          <w:rFonts w:cstheme="minorHAnsi"/>
        </w:rPr>
        <w:t>dilaksanakan</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jadwal</w:t>
      </w:r>
      <w:proofErr w:type="spellEnd"/>
      <w:r w:rsidRPr="00DB25C4">
        <w:rPr>
          <w:rFonts w:cstheme="minorHAnsi"/>
        </w:rPr>
        <w:t xml:space="preserve"> yang </w:t>
      </w:r>
      <w:proofErr w:type="spellStart"/>
      <w:r w:rsidRPr="00DB25C4">
        <w:rPr>
          <w:rFonts w:cstheme="minorHAnsi"/>
        </w:rPr>
        <w:t>ditetapkan</w:t>
      </w:r>
      <w:proofErr w:type="spellEnd"/>
      <w:r w:rsidRPr="00DB25C4">
        <w:rPr>
          <w:rFonts w:cstheme="minorHAnsi"/>
        </w:rPr>
        <w:t xml:space="preserve"> </w:t>
      </w:r>
      <w:proofErr w:type="spellStart"/>
      <w:r w:rsidRPr="00DB25C4">
        <w:rPr>
          <w:rFonts w:cstheme="minorHAnsi"/>
        </w:rPr>
        <w:t>mulai</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proses </w:t>
      </w:r>
      <w:proofErr w:type="spellStart"/>
      <w:r w:rsidRPr="00DB25C4">
        <w:rPr>
          <w:rFonts w:cstheme="minorHAnsi"/>
        </w:rPr>
        <w:t>sosialisasi</w:t>
      </w:r>
      <w:proofErr w:type="spellEnd"/>
      <w:r w:rsidRPr="00DB25C4">
        <w:rPr>
          <w:rFonts w:cstheme="minorHAnsi"/>
        </w:rPr>
        <w:t xml:space="preserve">, </w:t>
      </w:r>
      <w:proofErr w:type="spellStart"/>
      <w:r w:rsidRPr="00DB25C4">
        <w:rPr>
          <w:rFonts w:cstheme="minorHAnsi"/>
        </w:rPr>
        <w:t>pengisian</w:t>
      </w:r>
      <w:proofErr w:type="spellEnd"/>
      <w:r w:rsidRPr="00DB25C4">
        <w:rPr>
          <w:rFonts w:cstheme="minorHAnsi"/>
        </w:rPr>
        <w:t xml:space="preserve"> </w:t>
      </w:r>
      <w:proofErr w:type="spellStart"/>
      <w:r w:rsidRPr="00DB25C4">
        <w:rPr>
          <w:rFonts w:cstheme="minorHAnsi"/>
        </w:rPr>
        <w:t>instrumen</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tabulasi</w:t>
      </w:r>
      <w:proofErr w:type="spellEnd"/>
      <w:r w:rsidRPr="00DB25C4">
        <w:rPr>
          <w:rFonts w:cstheme="minorHAnsi"/>
        </w:rPr>
        <w:t xml:space="preserve"> </w:t>
      </w:r>
      <w:proofErr w:type="spellStart"/>
      <w:r w:rsidRPr="00DB25C4">
        <w:rPr>
          <w:rFonts w:cstheme="minorHAnsi"/>
        </w:rPr>
        <w:t>nilai</w:t>
      </w:r>
      <w:proofErr w:type="spellEnd"/>
      <w:r w:rsidRPr="00DB25C4">
        <w:rPr>
          <w:rFonts w:cstheme="minorHAnsi"/>
        </w:rPr>
        <w:t xml:space="preserve">, </w:t>
      </w:r>
      <w:proofErr w:type="spellStart"/>
      <w:r w:rsidRPr="00DB25C4">
        <w:rPr>
          <w:rFonts w:cstheme="minorHAnsi"/>
        </w:rPr>
        <w:t>finalisasi</w:t>
      </w:r>
      <w:proofErr w:type="spellEnd"/>
      <w:r w:rsidRPr="00DB25C4">
        <w:rPr>
          <w:rFonts w:cstheme="minorHAnsi"/>
        </w:rPr>
        <w:t xml:space="preserve"> </w:t>
      </w:r>
      <w:proofErr w:type="spellStart"/>
      <w:r w:rsidRPr="00DB25C4">
        <w:rPr>
          <w:rFonts w:cstheme="minorHAnsi"/>
        </w:rPr>
        <w:t>nilai</w:t>
      </w:r>
      <w:proofErr w:type="spellEnd"/>
      <w:r w:rsidRPr="00DB25C4">
        <w:rPr>
          <w:rFonts w:cstheme="minorHAnsi"/>
        </w:rPr>
        <w:t xml:space="preserve">, </w:t>
      </w:r>
      <w:proofErr w:type="spellStart"/>
      <w:r w:rsidRPr="00DB25C4">
        <w:rPr>
          <w:rFonts w:cstheme="minorHAnsi"/>
        </w:rPr>
        <w:t>pencetakan</w:t>
      </w:r>
      <w:proofErr w:type="spellEnd"/>
      <w:r w:rsidRPr="00DB25C4">
        <w:rPr>
          <w:rFonts w:cstheme="minorHAnsi"/>
        </w:rPr>
        <w:t xml:space="preserve"> </w:t>
      </w:r>
      <w:proofErr w:type="spellStart"/>
      <w:r w:rsidRPr="00DB25C4">
        <w:rPr>
          <w:rFonts w:cstheme="minorHAnsi"/>
        </w:rPr>
        <w:t>rapor</w:t>
      </w:r>
      <w:proofErr w:type="spellEnd"/>
      <w:r w:rsidRPr="00DB25C4">
        <w:rPr>
          <w:rFonts w:cstheme="minorHAnsi"/>
        </w:rPr>
        <w:t xml:space="preserve"> dan </w:t>
      </w:r>
      <w:proofErr w:type="spellStart"/>
      <w:r w:rsidRPr="00DB25C4">
        <w:rPr>
          <w:rFonts w:cstheme="minorHAnsi"/>
        </w:rPr>
        <w:t>pengesahan</w:t>
      </w:r>
      <w:proofErr w:type="spellEnd"/>
      <w:r w:rsidRPr="00DB25C4">
        <w:rPr>
          <w:rFonts w:cstheme="minorHAnsi"/>
        </w:rPr>
        <w:t xml:space="preserve"> </w:t>
      </w:r>
      <w:proofErr w:type="spellStart"/>
      <w:proofErr w:type="gramStart"/>
      <w:r w:rsidRPr="00DB25C4">
        <w:rPr>
          <w:rFonts w:cstheme="minorHAnsi"/>
        </w:rPr>
        <w:t>rapor</w:t>
      </w:r>
      <w:proofErr w:type="spellEnd"/>
      <w:r w:rsidRPr="00DB25C4">
        <w:rPr>
          <w:rFonts w:cstheme="minorHAnsi"/>
        </w:rPr>
        <w:t xml:space="preserve">  </w:t>
      </w:r>
      <w:proofErr w:type="spellStart"/>
      <w:r w:rsidRPr="00DB25C4">
        <w:rPr>
          <w:rFonts w:cstheme="minorHAnsi"/>
        </w:rPr>
        <w:t>sesuai</w:t>
      </w:r>
      <w:proofErr w:type="spellEnd"/>
      <w:proofErr w:type="gramEnd"/>
      <w:r w:rsidRPr="00DB25C4">
        <w:rPr>
          <w:rFonts w:cstheme="minorHAnsi"/>
        </w:rPr>
        <w:t xml:space="preserve"> </w:t>
      </w:r>
      <w:proofErr w:type="spellStart"/>
      <w:r w:rsidRPr="00DB25C4">
        <w:rPr>
          <w:rFonts w:cstheme="minorHAnsi"/>
        </w:rPr>
        <w:t>mekanisme</w:t>
      </w:r>
      <w:proofErr w:type="spellEnd"/>
      <w:r w:rsidRPr="00DB25C4">
        <w:rPr>
          <w:rFonts w:cstheme="minorHAnsi"/>
        </w:rPr>
        <w:t xml:space="preserve"> yang </w:t>
      </w:r>
      <w:proofErr w:type="spellStart"/>
      <w:r w:rsidRPr="00DB25C4">
        <w:rPr>
          <w:rFonts w:cstheme="minorHAnsi"/>
        </w:rPr>
        <w:t>terdapat</w:t>
      </w:r>
      <w:proofErr w:type="spellEnd"/>
      <w:r w:rsidRPr="00DB25C4">
        <w:rPr>
          <w:rFonts w:cstheme="minorHAnsi"/>
        </w:rPr>
        <w:t xml:space="preserve"> pada </w:t>
      </w:r>
      <w:proofErr w:type="spellStart"/>
      <w:r w:rsidRPr="00DB25C4">
        <w:rPr>
          <w:rFonts w:cstheme="minorHAnsi"/>
        </w:rPr>
        <w:t>Pedoman</w:t>
      </w:r>
      <w:proofErr w:type="spellEnd"/>
      <w:r w:rsidRPr="00DB25C4">
        <w:rPr>
          <w:rFonts w:cstheme="minorHAnsi"/>
        </w:rPr>
        <w:t xml:space="preserve"> </w:t>
      </w: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Kinerja </w:t>
      </w:r>
      <w:proofErr w:type="spellStart"/>
      <w:r w:rsidRPr="00DB25C4">
        <w:rPr>
          <w:rFonts w:cstheme="minorHAnsi"/>
        </w:rPr>
        <w:t>Pegawai</w:t>
      </w:r>
      <w:proofErr w:type="spellEnd"/>
      <w:r w:rsidRPr="00DB25C4">
        <w:rPr>
          <w:rFonts w:cstheme="minorHAnsi"/>
        </w:rPr>
        <w:t xml:space="preserve"> BPSDM-P-PEVKIN-002. </w:t>
      </w:r>
      <w:proofErr w:type="spellStart"/>
      <w:r w:rsidRPr="00DB25C4">
        <w:rPr>
          <w:rFonts w:cstheme="minorHAnsi"/>
        </w:rPr>
        <w:t>Bagi</w:t>
      </w:r>
      <w:proofErr w:type="spellEnd"/>
      <w:r w:rsidRPr="00DB25C4">
        <w:rPr>
          <w:rFonts w:cstheme="minorHAnsi"/>
        </w:rPr>
        <w:t xml:space="preserve"> Tenaga </w:t>
      </w:r>
      <w:proofErr w:type="spellStart"/>
      <w:r w:rsidRPr="00DB25C4">
        <w:rPr>
          <w:rFonts w:cstheme="minorHAnsi"/>
        </w:rPr>
        <w:t>Kependidikan</w:t>
      </w:r>
      <w:proofErr w:type="spellEnd"/>
      <w:r w:rsidRPr="00DB25C4">
        <w:rPr>
          <w:rFonts w:cstheme="minorHAnsi"/>
        </w:rPr>
        <w:t xml:space="preserve"> yang </w:t>
      </w:r>
      <w:proofErr w:type="spellStart"/>
      <w:r w:rsidRPr="00DB25C4">
        <w:rPr>
          <w:rFonts w:cstheme="minorHAnsi"/>
        </w:rPr>
        <w:t>mendapatkan</w:t>
      </w:r>
      <w:proofErr w:type="spellEnd"/>
      <w:r w:rsidRPr="00DB25C4">
        <w:rPr>
          <w:rFonts w:cstheme="minorHAnsi"/>
        </w:rPr>
        <w:t xml:space="preserve"> </w:t>
      </w:r>
      <w:proofErr w:type="spellStart"/>
      <w:r w:rsidRPr="00DB25C4">
        <w:rPr>
          <w:rFonts w:cstheme="minorHAnsi"/>
        </w:rPr>
        <w:t>nilai</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Kinerja </w:t>
      </w:r>
      <w:proofErr w:type="spellStart"/>
      <w:r w:rsidRPr="00DB25C4">
        <w:rPr>
          <w:rFonts w:cstheme="minorHAnsi"/>
        </w:rPr>
        <w:t>terbaik</w:t>
      </w:r>
      <w:proofErr w:type="spellEnd"/>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mendapatkan</w:t>
      </w:r>
      <w:proofErr w:type="spellEnd"/>
      <w:r w:rsidRPr="00DB25C4">
        <w:rPr>
          <w:rFonts w:cstheme="minorHAnsi"/>
        </w:rPr>
        <w:t xml:space="preserve"> </w:t>
      </w:r>
      <w:proofErr w:type="spellStart"/>
      <w:r w:rsidRPr="00DB25C4">
        <w:rPr>
          <w:rFonts w:cstheme="minorHAnsi"/>
        </w:rPr>
        <w:t>penghargaan</w:t>
      </w:r>
      <w:proofErr w:type="spellEnd"/>
      <w:r w:rsidRPr="00DB25C4">
        <w:rPr>
          <w:rFonts w:cstheme="minorHAnsi"/>
        </w:rPr>
        <w:t xml:space="preserve"> </w:t>
      </w:r>
      <w:proofErr w:type="spellStart"/>
      <w:r w:rsidRPr="00DB25C4">
        <w:rPr>
          <w:rFonts w:cstheme="minorHAnsi"/>
        </w:rPr>
        <w:t>melalui</w:t>
      </w:r>
      <w:proofErr w:type="spellEnd"/>
      <w:r w:rsidRPr="00DB25C4">
        <w:rPr>
          <w:rFonts w:cstheme="minorHAnsi"/>
        </w:rPr>
        <w:t xml:space="preserve"> </w:t>
      </w:r>
      <w:proofErr w:type="spellStart"/>
      <w:r w:rsidRPr="00DB25C4">
        <w:rPr>
          <w:rFonts w:cstheme="minorHAnsi"/>
        </w:rPr>
        <w:t>pemilihan</w:t>
      </w:r>
      <w:proofErr w:type="spellEnd"/>
      <w:r w:rsidRPr="00DB25C4">
        <w:rPr>
          <w:rFonts w:cstheme="minorHAnsi"/>
        </w:rPr>
        <w:t xml:space="preserve"> </w:t>
      </w:r>
      <w:r w:rsidRPr="00DB25C4">
        <w:rPr>
          <w:rFonts w:cstheme="minorHAnsi"/>
          <w:i/>
          <w:iCs/>
        </w:rPr>
        <w:t xml:space="preserve">Staff of the </w:t>
      </w:r>
      <w:proofErr w:type="spellStart"/>
      <w:r w:rsidRPr="00DB25C4">
        <w:rPr>
          <w:rFonts w:cstheme="minorHAnsi"/>
          <w:i/>
          <w:iCs/>
        </w:rPr>
        <w:t>Year</w:t>
      </w:r>
      <w:r w:rsidRPr="00DB25C4">
        <w:rPr>
          <w:rFonts w:cstheme="minorHAnsi"/>
        </w:rPr>
        <w:t>.Pemberian</w:t>
      </w:r>
      <w:proofErr w:type="spellEnd"/>
      <w:r w:rsidRPr="00DB25C4">
        <w:rPr>
          <w:rFonts w:cstheme="minorHAnsi"/>
        </w:rPr>
        <w:t xml:space="preserve"> </w:t>
      </w:r>
      <w:proofErr w:type="spellStart"/>
      <w:r w:rsidRPr="00DB25C4">
        <w:rPr>
          <w:rFonts w:cstheme="minorHAnsi"/>
        </w:rPr>
        <w:t>penghargaan</w:t>
      </w:r>
      <w:proofErr w:type="spellEnd"/>
      <w:r w:rsidRPr="00DB25C4">
        <w:rPr>
          <w:rFonts w:cstheme="minorHAnsi"/>
        </w:rPr>
        <w:t xml:space="preserve"> </w:t>
      </w:r>
      <w:proofErr w:type="spellStart"/>
      <w:r w:rsidRPr="00DB25C4">
        <w:rPr>
          <w:rFonts w:cstheme="minorHAnsi"/>
        </w:rPr>
        <w:t>dilaksanakan</w:t>
      </w:r>
      <w:proofErr w:type="spellEnd"/>
      <w:r w:rsidRPr="00DB25C4">
        <w:rPr>
          <w:rFonts w:cstheme="minorHAnsi"/>
        </w:rPr>
        <w:t xml:space="preserve"> pada </w:t>
      </w:r>
      <w:proofErr w:type="spellStart"/>
      <w:r w:rsidRPr="00DB25C4">
        <w:rPr>
          <w:rFonts w:cstheme="minorHAnsi"/>
        </w:rPr>
        <w:t>saat</w:t>
      </w:r>
      <w:proofErr w:type="spellEnd"/>
      <w:r w:rsidRPr="00DB25C4">
        <w:rPr>
          <w:rFonts w:cstheme="minorHAnsi"/>
        </w:rPr>
        <w:t xml:space="preserve"> acara Dies </w:t>
      </w:r>
      <w:proofErr w:type="spellStart"/>
      <w:r w:rsidRPr="00DB25C4">
        <w:rPr>
          <w:rFonts w:cstheme="minorHAnsi"/>
        </w:rPr>
        <w:t>Natalis</w:t>
      </w:r>
      <w:proofErr w:type="spellEnd"/>
      <w:r w:rsidRPr="00DB25C4">
        <w:rPr>
          <w:rFonts w:cstheme="minorHAnsi"/>
        </w:rPr>
        <w:t xml:space="preserve"> Universitas Ma Chung </w:t>
      </w:r>
      <w:proofErr w:type="spellStart"/>
      <w:r w:rsidRPr="00DB25C4">
        <w:rPr>
          <w:rFonts w:cstheme="minorHAnsi"/>
        </w:rPr>
        <w:t>setiap</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w:t>
      </w:r>
      <w:proofErr w:type="spellStart"/>
      <w:r w:rsidRPr="00DB25C4">
        <w:rPr>
          <w:rFonts w:eastAsia="Calibri" w:cstheme="minorHAnsi"/>
        </w:rPr>
        <w:t>Bagi</w:t>
      </w:r>
      <w:proofErr w:type="spellEnd"/>
      <w:r w:rsidRPr="00DB25C4">
        <w:rPr>
          <w:rFonts w:eastAsia="Calibri" w:cstheme="minorHAnsi"/>
        </w:rPr>
        <w:t xml:space="preserve"> Tenaga </w:t>
      </w:r>
      <w:proofErr w:type="spellStart"/>
      <w:r w:rsidRPr="00DB25C4">
        <w:rPr>
          <w:rFonts w:eastAsia="Calibri" w:cstheme="minorHAnsi"/>
        </w:rPr>
        <w:t>Kependidikan</w:t>
      </w:r>
      <w:proofErr w:type="spellEnd"/>
      <w:r w:rsidRPr="00DB25C4">
        <w:rPr>
          <w:rFonts w:eastAsia="Calibri" w:cstheme="minorHAnsi"/>
        </w:rPr>
        <w:t xml:space="preserve"> yang </w:t>
      </w:r>
      <w:proofErr w:type="spellStart"/>
      <w:r w:rsidRPr="00DB25C4">
        <w:rPr>
          <w:rFonts w:eastAsia="Calibri" w:cstheme="minorHAnsi"/>
        </w:rPr>
        <w:t>memiliki</w:t>
      </w:r>
      <w:proofErr w:type="spellEnd"/>
      <w:r w:rsidRPr="00DB25C4">
        <w:rPr>
          <w:rFonts w:eastAsia="Calibri" w:cstheme="minorHAnsi"/>
        </w:rPr>
        <w:t xml:space="preserve"> </w:t>
      </w:r>
      <w:proofErr w:type="spellStart"/>
      <w:r w:rsidRPr="00DB25C4">
        <w:rPr>
          <w:rFonts w:eastAsia="Calibri" w:cstheme="minorHAnsi"/>
        </w:rPr>
        <w:t>nilai</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Kinerja di </w:t>
      </w:r>
      <w:proofErr w:type="spellStart"/>
      <w:r w:rsidRPr="00DB25C4">
        <w:rPr>
          <w:rFonts w:eastAsia="Calibri" w:cstheme="minorHAnsi"/>
        </w:rPr>
        <w:t>bawah</w:t>
      </w:r>
      <w:proofErr w:type="spellEnd"/>
      <w:r w:rsidRPr="00DB25C4">
        <w:rPr>
          <w:rFonts w:eastAsia="Calibri" w:cstheme="minorHAnsi"/>
        </w:rPr>
        <w:t xml:space="preserve"> </w:t>
      </w:r>
      <w:proofErr w:type="spellStart"/>
      <w:r w:rsidRPr="00DB25C4">
        <w:rPr>
          <w:rFonts w:eastAsia="Calibri" w:cstheme="minorHAnsi"/>
        </w:rPr>
        <w:t>standar</w:t>
      </w:r>
      <w:proofErr w:type="spellEnd"/>
      <w:r w:rsidRPr="00DB25C4">
        <w:rPr>
          <w:rFonts w:eastAsia="Calibri" w:cstheme="minorHAnsi"/>
        </w:rPr>
        <w:t xml:space="preserve"> yang </w:t>
      </w:r>
      <w:proofErr w:type="spellStart"/>
      <w:r w:rsidRPr="00DB25C4">
        <w:rPr>
          <w:rFonts w:eastAsia="Calibri" w:cstheme="minorHAnsi"/>
        </w:rPr>
        <w:t>ditetapkan</w:t>
      </w:r>
      <w:proofErr w:type="spellEnd"/>
      <w:r w:rsidRPr="00DB25C4">
        <w:rPr>
          <w:rFonts w:eastAsia="Calibri" w:cstheme="minorHAnsi"/>
        </w:rPr>
        <w:t xml:space="preserve">, </w:t>
      </w:r>
      <w:proofErr w:type="spellStart"/>
      <w:r w:rsidRPr="00DB25C4">
        <w:rPr>
          <w:rFonts w:eastAsia="Calibri" w:cstheme="minorHAnsi"/>
        </w:rPr>
        <w:t>akan</w:t>
      </w:r>
      <w:proofErr w:type="spellEnd"/>
      <w:r w:rsidRPr="00DB25C4">
        <w:rPr>
          <w:rFonts w:eastAsia="Calibri" w:cstheme="minorHAnsi"/>
        </w:rPr>
        <w:t xml:space="preserve">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pembinaan</w:t>
      </w:r>
      <w:proofErr w:type="spellEnd"/>
      <w:r w:rsidRPr="00DB25C4">
        <w:rPr>
          <w:rFonts w:eastAsia="Calibri" w:cstheme="minorHAnsi"/>
        </w:rPr>
        <w:t xml:space="preserve"> </w:t>
      </w:r>
      <w:proofErr w:type="spellStart"/>
      <w:r w:rsidRPr="00DB25C4">
        <w:rPr>
          <w:rFonts w:eastAsia="Calibri" w:cstheme="minorHAnsi"/>
        </w:rPr>
        <w:t>berupa</w:t>
      </w:r>
      <w:proofErr w:type="spellEnd"/>
      <w:r w:rsidRPr="00DB25C4">
        <w:rPr>
          <w:rFonts w:eastAsia="Calibri" w:cstheme="minorHAnsi"/>
        </w:rPr>
        <w:t xml:space="preserve"> </w:t>
      </w:r>
      <w:proofErr w:type="spellStart"/>
      <w:r w:rsidRPr="00DB25C4">
        <w:rPr>
          <w:rFonts w:eastAsia="Calibri" w:cstheme="minorHAnsi"/>
        </w:rPr>
        <w:t>pendampingan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harapan</w:t>
      </w:r>
      <w:proofErr w:type="spellEnd"/>
      <w:r w:rsidRPr="00DB25C4">
        <w:rPr>
          <w:rFonts w:eastAsia="Calibri" w:cstheme="minorHAnsi"/>
        </w:rPr>
        <w:t xml:space="preserve"> di </w:t>
      </w:r>
      <w:proofErr w:type="spellStart"/>
      <w:r w:rsidRPr="00DB25C4">
        <w:rPr>
          <w:rFonts w:eastAsia="Calibri" w:cstheme="minorHAnsi"/>
        </w:rPr>
        <w:t>periode</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berikutnya</w:t>
      </w:r>
      <w:proofErr w:type="spellEnd"/>
      <w:r w:rsidRPr="00DB25C4">
        <w:rPr>
          <w:rFonts w:eastAsia="Calibri" w:cstheme="minorHAnsi"/>
        </w:rPr>
        <w:t xml:space="preserve"> Tenaga </w:t>
      </w:r>
      <w:proofErr w:type="spellStart"/>
      <w:r w:rsidRPr="00DB25C4">
        <w:rPr>
          <w:rFonts w:eastAsia="Calibri" w:cstheme="minorHAnsi"/>
        </w:rPr>
        <w:t>Kependidikan</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mencapai</w:t>
      </w:r>
      <w:proofErr w:type="spellEnd"/>
      <w:r w:rsidRPr="00DB25C4">
        <w:rPr>
          <w:rFonts w:eastAsia="Calibri" w:cstheme="minorHAnsi"/>
        </w:rPr>
        <w:t xml:space="preserve"> </w:t>
      </w:r>
      <w:proofErr w:type="spellStart"/>
      <w:r w:rsidRPr="00DB25C4">
        <w:rPr>
          <w:rFonts w:eastAsia="Calibri" w:cstheme="minorHAnsi"/>
        </w:rPr>
        <w:t>standar</w:t>
      </w:r>
      <w:proofErr w:type="spellEnd"/>
      <w:r w:rsidRPr="00DB25C4">
        <w:rPr>
          <w:rFonts w:eastAsia="Calibri" w:cstheme="minorHAnsi"/>
        </w:rPr>
        <w:t xml:space="preserve"> yang </w:t>
      </w:r>
      <w:proofErr w:type="spellStart"/>
      <w:r w:rsidRPr="00DB25C4">
        <w:rPr>
          <w:rFonts w:eastAsia="Calibri" w:cstheme="minorHAnsi"/>
        </w:rPr>
        <w:t>ditetapkan</w:t>
      </w:r>
      <w:proofErr w:type="spellEnd"/>
      <w:r w:rsidRPr="00DB25C4">
        <w:rPr>
          <w:rFonts w:eastAsia="Calibri" w:cstheme="minorHAnsi"/>
        </w:rPr>
        <w:t>.</w:t>
      </w:r>
    </w:p>
    <w:p w14:paraId="401E9F20" w14:textId="77777777" w:rsidR="00866ABA" w:rsidRPr="00DB25C4" w:rsidRDefault="00866ABA" w:rsidP="00687314">
      <w:pPr>
        <w:spacing w:after="0" w:line="240" w:lineRule="auto"/>
        <w:ind w:firstLine="720"/>
        <w:jc w:val="both"/>
        <w:rPr>
          <w:rFonts w:cstheme="minorHAnsi"/>
        </w:rPr>
      </w:pPr>
    </w:p>
    <w:p w14:paraId="71CB58BB" w14:textId="77777777" w:rsidR="00866ABA" w:rsidRPr="00DB25C4" w:rsidRDefault="00866ABA" w:rsidP="00687314">
      <w:pPr>
        <w:spacing w:after="0" w:line="240" w:lineRule="auto"/>
        <w:ind w:firstLine="720"/>
        <w:jc w:val="both"/>
        <w:rPr>
          <w:rFonts w:cstheme="minorHAnsi"/>
        </w:rPr>
      </w:pPr>
    </w:p>
    <w:p w14:paraId="2117E111" w14:textId="77777777" w:rsidR="00866ABA" w:rsidRPr="00DB25C4" w:rsidRDefault="00866ABA" w:rsidP="00687314">
      <w:pPr>
        <w:spacing w:after="0" w:line="240" w:lineRule="auto"/>
        <w:rPr>
          <w:rFonts w:cstheme="minorHAnsi"/>
          <w:b/>
          <w:bCs/>
        </w:rPr>
      </w:pPr>
      <w:r w:rsidRPr="00DB25C4">
        <w:rPr>
          <w:rFonts w:cstheme="minorHAnsi"/>
          <w:b/>
          <w:bCs/>
        </w:rPr>
        <w:t xml:space="preserve">4.2.2.2 </w:t>
      </w:r>
      <w:proofErr w:type="spellStart"/>
      <w:r w:rsidRPr="00DB25C4">
        <w:rPr>
          <w:rFonts w:cstheme="minorHAnsi"/>
          <w:b/>
          <w:bCs/>
        </w:rPr>
        <w:t>Profil</w:t>
      </w:r>
      <w:proofErr w:type="spellEnd"/>
      <w:r w:rsidRPr="00DB25C4">
        <w:rPr>
          <w:rFonts w:cstheme="minorHAnsi"/>
          <w:b/>
          <w:bCs/>
        </w:rPr>
        <w:t xml:space="preserve"> </w:t>
      </w:r>
      <w:proofErr w:type="spellStart"/>
      <w:r w:rsidRPr="00DB25C4">
        <w:rPr>
          <w:rFonts w:cstheme="minorHAnsi"/>
          <w:b/>
          <w:bCs/>
        </w:rPr>
        <w:t>Tendik</w:t>
      </w:r>
      <w:proofErr w:type="spellEnd"/>
    </w:p>
    <w:p w14:paraId="2C2208A4" w14:textId="77777777" w:rsidR="00866ABA" w:rsidRPr="00DB25C4" w:rsidRDefault="00866ABA" w:rsidP="00687314">
      <w:pPr>
        <w:spacing w:after="0" w:line="240" w:lineRule="auto"/>
        <w:ind w:firstLine="720"/>
        <w:jc w:val="both"/>
        <w:rPr>
          <w:rFonts w:cstheme="minorHAnsi"/>
        </w:rPr>
      </w:pPr>
      <w:r w:rsidRPr="00DB25C4">
        <w:rPr>
          <w:rFonts w:cstheme="minorHAnsi"/>
        </w:rPr>
        <w:t xml:space="preserve">Tenaga </w:t>
      </w:r>
      <w:proofErr w:type="spellStart"/>
      <w:r w:rsidRPr="00DB25C4">
        <w:rPr>
          <w:rFonts w:cstheme="minorHAnsi"/>
        </w:rPr>
        <w:t>kependidikan</w:t>
      </w:r>
      <w:proofErr w:type="spellEnd"/>
      <w:r w:rsidRPr="00DB25C4">
        <w:rPr>
          <w:rFonts w:cstheme="minorHAnsi"/>
        </w:rPr>
        <w:t xml:space="preserve"> yang </w:t>
      </w:r>
      <w:proofErr w:type="spellStart"/>
      <w:r w:rsidRPr="00DB25C4">
        <w:rPr>
          <w:rFonts w:cstheme="minorHAnsi"/>
        </w:rPr>
        <w:t>ada</w:t>
      </w:r>
      <w:proofErr w:type="spellEnd"/>
      <w:r w:rsidRPr="00DB25C4">
        <w:rPr>
          <w:rFonts w:cstheme="minorHAnsi"/>
        </w:rPr>
        <w:t xml:space="preserve"> di Program </w:t>
      </w:r>
      <w:proofErr w:type="spellStart"/>
      <w:r w:rsidRPr="00DB25C4">
        <w:rPr>
          <w:rFonts w:cstheme="minorHAnsi"/>
        </w:rPr>
        <w:t>Studi</w:t>
      </w:r>
      <w:proofErr w:type="spellEnd"/>
      <w:r w:rsidRPr="00DB25C4">
        <w:rPr>
          <w:rFonts w:cstheme="minorHAnsi"/>
        </w:rPr>
        <w:t xml:space="preserve"> </w:t>
      </w:r>
      <w:proofErr w:type="spellStart"/>
      <w:r w:rsidRPr="00DB25C4">
        <w:rPr>
          <w:rFonts w:cstheme="minorHAnsi"/>
        </w:rPr>
        <w:t>bertindak</w:t>
      </w:r>
      <w:proofErr w:type="spellEnd"/>
      <w:r w:rsidRPr="00DB25C4">
        <w:rPr>
          <w:rFonts w:cstheme="minorHAnsi"/>
        </w:rPr>
        <w:t xml:space="preserve"> </w:t>
      </w:r>
      <w:proofErr w:type="spellStart"/>
      <w:r w:rsidRPr="00DB25C4">
        <w:rPr>
          <w:rFonts w:cstheme="minorHAnsi"/>
        </w:rPr>
        <w:t>sebagai</w:t>
      </w:r>
      <w:proofErr w:type="spellEnd"/>
      <w:r w:rsidRPr="00DB25C4">
        <w:rPr>
          <w:rFonts w:cstheme="minorHAnsi"/>
        </w:rPr>
        <w:t xml:space="preserve"> administrator dan </w:t>
      </w:r>
      <w:proofErr w:type="spellStart"/>
      <w:r w:rsidRPr="00DB25C4">
        <w:rPr>
          <w:rFonts w:cstheme="minorHAnsi"/>
        </w:rPr>
        <w:t>berjumlah</w:t>
      </w:r>
      <w:proofErr w:type="spellEnd"/>
      <w:r w:rsidRPr="00DB25C4">
        <w:rPr>
          <w:rFonts w:cstheme="minorHAnsi"/>
        </w:rPr>
        <w:t xml:space="preserve"> 1 orang. </w:t>
      </w:r>
      <w:proofErr w:type="spellStart"/>
      <w:r w:rsidRPr="00DB25C4">
        <w:rPr>
          <w:rFonts w:cstheme="minorHAnsi"/>
        </w:rPr>
        <w:t>Untuk</w:t>
      </w:r>
      <w:proofErr w:type="spellEnd"/>
      <w:r w:rsidRPr="00DB25C4">
        <w:rPr>
          <w:rFonts w:cstheme="minorHAnsi"/>
        </w:rPr>
        <w:t xml:space="preserve"> Tenaga </w:t>
      </w:r>
      <w:proofErr w:type="spellStart"/>
      <w:r w:rsidRPr="00DB25C4">
        <w:rPr>
          <w:rFonts w:cstheme="minorHAnsi"/>
        </w:rPr>
        <w:t>kependidikan</w:t>
      </w:r>
      <w:proofErr w:type="spellEnd"/>
      <w:r w:rsidRPr="00DB25C4">
        <w:rPr>
          <w:rFonts w:cstheme="minorHAnsi"/>
        </w:rPr>
        <w:t xml:space="preserve"> yang lain (Administrator </w:t>
      </w:r>
      <w:proofErr w:type="spellStart"/>
      <w:r w:rsidRPr="00DB25C4">
        <w:rPr>
          <w:rFonts w:cstheme="minorHAnsi"/>
        </w:rPr>
        <w:t>Akademik</w:t>
      </w:r>
      <w:proofErr w:type="spellEnd"/>
      <w:r w:rsidRPr="00DB25C4">
        <w:rPr>
          <w:rFonts w:cstheme="minorHAnsi"/>
        </w:rPr>
        <w:t xml:space="preserve">, </w:t>
      </w:r>
      <w:proofErr w:type="spellStart"/>
      <w:r w:rsidRPr="00DB25C4">
        <w:rPr>
          <w:rFonts w:cstheme="minorHAnsi"/>
        </w:rPr>
        <w:t>Pustakawan</w:t>
      </w:r>
      <w:proofErr w:type="spellEnd"/>
      <w:r w:rsidRPr="00DB25C4">
        <w:rPr>
          <w:rFonts w:cstheme="minorHAnsi"/>
        </w:rPr>
        <w:t xml:space="preserve">, dan </w:t>
      </w:r>
      <w:proofErr w:type="spellStart"/>
      <w:r w:rsidRPr="00DB25C4">
        <w:rPr>
          <w:rFonts w:cstheme="minorHAnsi"/>
        </w:rPr>
        <w:t>Sistem</w:t>
      </w:r>
      <w:proofErr w:type="spellEnd"/>
      <w:r w:rsidRPr="00DB25C4">
        <w:rPr>
          <w:rFonts w:cstheme="minorHAnsi"/>
        </w:rPr>
        <w:t xml:space="preserve"> </w:t>
      </w:r>
      <w:proofErr w:type="spellStart"/>
      <w:r w:rsidRPr="00DB25C4">
        <w:rPr>
          <w:rFonts w:cstheme="minorHAnsi"/>
        </w:rPr>
        <w:t>Informasi</w:t>
      </w:r>
      <w:proofErr w:type="spellEnd"/>
      <w:r w:rsidRPr="00DB25C4">
        <w:rPr>
          <w:rFonts w:cstheme="minorHAnsi"/>
        </w:rPr>
        <w:t xml:space="preserve">) </w:t>
      </w:r>
      <w:proofErr w:type="spellStart"/>
      <w:r w:rsidRPr="00DB25C4">
        <w:rPr>
          <w:rFonts w:cstheme="minorHAnsi"/>
        </w:rPr>
        <w:t>terpusat</w:t>
      </w:r>
      <w:proofErr w:type="spellEnd"/>
      <w:r w:rsidRPr="00DB25C4">
        <w:rPr>
          <w:rFonts w:cstheme="minorHAnsi"/>
        </w:rPr>
        <w:t xml:space="preserve"> di PT. PT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empat</w:t>
      </w:r>
      <w:proofErr w:type="spellEnd"/>
      <w:r w:rsidRPr="00DB25C4">
        <w:rPr>
          <w:rFonts w:cstheme="minorHAnsi"/>
        </w:rPr>
        <w:t xml:space="preserve"> </w:t>
      </w:r>
      <w:proofErr w:type="spellStart"/>
      <w:r w:rsidRPr="00DB25C4">
        <w:rPr>
          <w:rFonts w:cstheme="minorHAnsi"/>
        </w:rPr>
        <w:t>teknisi</w:t>
      </w:r>
      <w:proofErr w:type="spellEnd"/>
      <w:r w:rsidRPr="00DB25C4">
        <w:rPr>
          <w:rFonts w:cstheme="minorHAnsi"/>
        </w:rPr>
        <w:t xml:space="preserve"> yang </w:t>
      </w:r>
      <w:proofErr w:type="spellStart"/>
      <w:r w:rsidRPr="00DB25C4">
        <w:rPr>
          <w:rFonts w:cstheme="minorHAnsi"/>
        </w:rPr>
        <w:t>bernaung</w:t>
      </w:r>
      <w:proofErr w:type="spellEnd"/>
      <w:r w:rsidRPr="00DB25C4">
        <w:rPr>
          <w:rFonts w:cstheme="minorHAnsi"/>
        </w:rPr>
        <w:t xml:space="preserve"> di UPT </w:t>
      </w:r>
      <w:proofErr w:type="spellStart"/>
      <w:r w:rsidRPr="00DB25C4">
        <w:rPr>
          <w:rFonts w:cstheme="minorHAnsi"/>
        </w:rPr>
        <w:t>Sistem</w:t>
      </w:r>
      <w:proofErr w:type="spellEnd"/>
      <w:r w:rsidRPr="00DB25C4">
        <w:rPr>
          <w:rFonts w:cstheme="minorHAnsi"/>
        </w:rPr>
        <w:t xml:space="preserve"> </w:t>
      </w:r>
      <w:proofErr w:type="spellStart"/>
      <w:r w:rsidRPr="00DB25C4">
        <w:rPr>
          <w:rFonts w:cstheme="minorHAnsi"/>
        </w:rPr>
        <w:t>Informasi</w:t>
      </w:r>
      <w:proofErr w:type="spellEnd"/>
      <w:r w:rsidRPr="00DB25C4">
        <w:rPr>
          <w:rFonts w:cstheme="minorHAnsi"/>
        </w:rPr>
        <w:t xml:space="preserve">. Para </w:t>
      </w:r>
      <w:proofErr w:type="spellStart"/>
      <w:r w:rsidRPr="00DB25C4">
        <w:rPr>
          <w:rFonts w:cstheme="minorHAnsi"/>
        </w:rPr>
        <w:t>teknisi</w:t>
      </w:r>
      <w:proofErr w:type="spellEnd"/>
      <w:r w:rsidRPr="00DB25C4">
        <w:rPr>
          <w:rFonts w:cstheme="minorHAnsi"/>
        </w:rPr>
        <w:t xml:space="preserve"> </w:t>
      </w:r>
      <w:proofErr w:type="spellStart"/>
      <w:r w:rsidRPr="00DB25C4">
        <w:rPr>
          <w:rFonts w:cstheme="minorHAnsi"/>
        </w:rPr>
        <w:t>bertugas</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merawat</w:t>
      </w:r>
      <w:proofErr w:type="spellEnd"/>
      <w:r w:rsidRPr="00DB25C4">
        <w:rPr>
          <w:rFonts w:cstheme="minorHAnsi"/>
        </w:rPr>
        <w:t xml:space="preserve"> </w:t>
      </w:r>
      <w:proofErr w:type="spellStart"/>
      <w:r w:rsidRPr="00DB25C4">
        <w:rPr>
          <w:rFonts w:cstheme="minorHAnsi"/>
        </w:rPr>
        <w:t>peralatan</w:t>
      </w:r>
      <w:proofErr w:type="spellEnd"/>
      <w:r w:rsidRPr="00DB25C4">
        <w:rPr>
          <w:rFonts w:cstheme="minorHAnsi"/>
        </w:rPr>
        <w:t xml:space="preserve"> yang </w:t>
      </w:r>
      <w:proofErr w:type="spellStart"/>
      <w:r w:rsidRPr="00DB25C4">
        <w:rPr>
          <w:rFonts w:cstheme="minorHAnsi"/>
        </w:rPr>
        <w:t>berhubungan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computer dan </w:t>
      </w:r>
      <w:proofErr w:type="spellStart"/>
      <w:r w:rsidRPr="00DB25C4">
        <w:rPr>
          <w:rFonts w:cstheme="minorHAnsi"/>
        </w:rPr>
        <w:t>jaringan</w:t>
      </w:r>
      <w:proofErr w:type="spellEnd"/>
      <w:r w:rsidRPr="00DB25C4">
        <w:rPr>
          <w:rFonts w:cstheme="minorHAnsi"/>
        </w:rPr>
        <w:t xml:space="preserve"> internet. </w:t>
      </w:r>
      <w:proofErr w:type="spellStart"/>
      <w:r w:rsidRPr="00DB25C4">
        <w:rPr>
          <w:rFonts w:cstheme="minorHAnsi"/>
        </w:rPr>
        <w:t>Selain</w:t>
      </w:r>
      <w:proofErr w:type="spellEnd"/>
      <w:r w:rsidRPr="00DB25C4">
        <w:rPr>
          <w:rFonts w:cstheme="minorHAnsi"/>
        </w:rPr>
        <w:t xml:space="preserve"> </w:t>
      </w:r>
      <w:proofErr w:type="spellStart"/>
      <w:r w:rsidRPr="00DB25C4">
        <w:rPr>
          <w:rFonts w:cstheme="minorHAnsi"/>
        </w:rPr>
        <w:t>itu</w:t>
      </w:r>
      <w:proofErr w:type="spellEnd"/>
      <w:r w:rsidRPr="00DB25C4">
        <w:rPr>
          <w:rFonts w:cstheme="minorHAnsi"/>
        </w:rPr>
        <w:t xml:space="preserve"> PT </w:t>
      </w:r>
      <w:proofErr w:type="spellStart"/>
      <w:r w:rsidRPr="00DB25C4">
        <w:rPr>
          <w:rFonts w:cstheme="minorHAnsi"/>
        </w:rPr>
        <w:t>memiliki</w:t>
      </w:r>
      <w:proofErr w:type="spellEnd"/>
      <w:r w:rsidRPr="00DB25C4">
        <w:rPr>
          <w:rFonts w:cstheme="minorHAnsi"/>
        </w:rPr>
        <w:t xml:space="preserve"> 3 </w:t>
      </w:r>
      <w:proofErr w:type="spellStart"/>
      <w:r w:rsidRPr="00DB25C4">
        <w:rPr>
          <w:rFonts w:cstheme="minorHAnsi"/>
        </w:rPr>
        <w:t>pustakawan</w:t>
      </w:r>
      <w:proofErr w:type="spellEnd"/>
      <w:r w:rsidRPr="00DB25C4">
        <w:rPr>
          <w:rFonts w:cstheme="minorHAnsi"/>
        </w:rPr>
        <w:t xml:space="preserve"> yang </w:t>
      </w:r>
      <w:proofErr w:type="spellStart"/>
      <w:r w:rsidRPr="00DB25C4">
        <w:rPr>
          <w:rFonts w:cstheme="minorHAnsi"/>
        </w:rPr>
        <w:t>bertugas</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memastikan</w:t>
      </w:r>
      <w:proofErr w:type="spellEnd"/>
      <w:r w:rsidRPr="00DB25C4">
        <w:rPr>
          <w:rFonts w:cstheme="minorHAnsi"/>
        </w:rPr>
        <w:t xml:space="preserve"> PS </w:t>
      </w:r>
      <w:proofErr w:type="spellStart"/>
      <w:r w:rsidRPr="00DB25C4">
        <w:rPr>
          <w:rFonts w:cstheme="minorHAnsi"/>
        </w:rPr>
        <w:t>mempunyai</w:t>
      </w:r>
      <w:proofErr w:type="spellEnd"/>
      <w:r w:rsidRPr="00DB25C4">
        <w:rPr>
          <w:rFonts w:cstheme="minorHAnsi"/>
        </w:rPr>
        <w:t xml:space="preserve"> </w:t>
      </w:r>
      <w:proofErr w:type="spellStart"/>
      <w:r w:rsidRPr="00DB25C4">
        <w:rPr>
          <w:rFonts w:cstheme="minorHAnsi"/>
        </w:rPr>
        <w:t>ketersediaan</w:t>
      </w:r>
      <w:proofErr w:type="spellEnd"/>
      <w:r w:rsidRPr="00DB25C4">
        <w:rPr>
          <w:rFonts w:cstheme="minorHAnsi"/>
        </w:rPr>
        <w:t xml:space="preserve"> </w:t>
      </w:r>
      <w:proofErr w:type="spellStart"/>
      <w:r w:rsidRPr="00DB25C4">
        <w:rPr>
          <w:rFonts w:cstheme="minorHAnsi"/>
        </w:rPr>
        <w:t>buku</w:t>
      </w:r>
      <w:proofErr w:type="spellEnd"/>
      <w:r w:rsidRPr="00DB25C4">
        <w:rPr>
          <w:rFonts w:cstheme="minorHAnsi"/>
        </w:rPr>
        <w:t xml:space="preserve"> </w:t>
      </w:r>
      <w:proofErr w:type="spellStart"/>
      <w:r w:rsidRPr="00DB25C4">
        <w:rPr>
          <w:rFonts w:cstheme="minorHAnsi"/>
        </w:rPr>
        <w:t>referensi</w:t>
      </w:r>
      <w:proofErr w:type="spellEnd"/>
      <w:r w:rsidRPr="00DB25C4">
        <w:rPr>
          <w:rFonts w:cstheme="minorHAnsi"/>
        </w:rPr>
        <w:t xml:space="preserve"> yang </w:t>
      </w:r>
      <w:proofErr w:type="spellStart"/>
      <w:r w:rsidRPr="00DB25C4">
        <w:rPr>
          <w:rFonts w:cstheme="minorHAnsi"/>
        </w:rPr>
        <w:t>lengkap</w:t>
      </w:r>
      <w:proofErr w:type="spellEnd"/>
      <w:r w:rsidRPr="00DB25C4">
        <w:rPr>
          <w:rFonts w:cstheme="minorHAnsi"/>
        </w:rPr>
        <w:t xml:space="preserve"> agar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menunjang</w:t>
      </w:r>
      <w:proofErr w:type="spellEnd"/>
      <w:r w:rsidRPr="00DB25C4">
        <w:rPr>
          <w:rFonts w:cstheme="minorHAnsi"/>
        </w:rPr>
        <w:t xml:space="preserve"> </w:t>
      </w:r>
      <w:proofErr w:type="spellStart"/>
      <w:r w:rsidRPr="00DB25C4">
        <w:rPr>
          <w:rFonts w:cstheme="minorHAnsi"/>
        </w:rPr>
        <w:t>perkuliahan</w:t>
      </w:r>
      <w:proofErr w:type="spellEnd"/>
      <w:r w:rsidRPr="00DB25C4">
        <w:rPr>
          <w:rFonts w:cstheme="minorHAnsi"/>
        </w:rPr>
        <w:t xml:space="preserve"> di PS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3 </w:t>
      </w:r>
      <w:proofErr w:type="spellStart"/>
      <w:proofErr w:type="gramStart"/>
      <w:r w:rsidRPr="00DB25C4">
        <w:rPr>
          <w:rFonts w:cstheme="minorHAnsi"/>
        </w:rPr>
        <w:t>pustakawan</w:t>
      </w:r>
      <w:proofErr w:type="spellEnd"/>
      <w:r w:rsidRPr="00DB25C4">
        <w:rPr>
          <w:rFonts w:cstheme="minorHAnsi"/>
        </w:rPr>
        <w:t xml:space="preserve">  </w:t>
      </w:r>
      <w:proofErr w:type="spellStart"/>
      <w:r w:rsidRPr="00DB25C4">
        <w:rPr>
          <w:rFonts w:cstheme="minorHAnsi"/>
        </w:rPr>
        <w:t>terdiri</w:t>
      </w:r>
      <w:proofErr w:type="spellEnd"/>
      <w:proofErr w:type="gram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1 </w:t>
      </w:r>
      <w:proofErr w:type="spellStart"/>
      <w:r w:rsidRPr="00DB25C4">
        <w:rPr>
          <w:rFonts w:cstheme="minorHAnsi"/>
        </w:rPr>
        <w:t>kepala</w:t>
      </w:r>
      <w:proofErr w:type="spellEnd"/>
      <w:r w:rsidRPr="00DB25C4">
        <w:rPr>
          <w:rFonts w:cstheme="minorHAnsi"/>
        </w:rPr>
        <w:t xml:space="preserve"> </w:t>
      </w:r>
      <w:proofErr w:type="spellStart"/>
      <w:r w:rsidRPr="00DB25C4">
        <w:rPr>
          <w:rFonts w:cstheme="minorHAnsi"/>
        </w:rPr>
        <w:t>pustakawan</w:t>
      </w:r>
      <w:proofErr w:type="spellEnd"/>
      <w:r w:rsidRPr="00DB25C4">
        <w:rPr>
          <w:rFonts w:cstheme="minorHAnsi"/>
        </w:rPr>
        <w:t xml:space="preserve"> yang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kualifikasi</w:t>
      </w:r>
      <w:proofErr w:type="spellEnd"/>
      <w:r w:rsidRPr="00DB25C4">
        <w:rPr>
          <w:rFonts w:cstheme="minorHAnsi"/>
        </w:rPr>
        <w:t xml:space="preserve"> Pendidikan S2 dan dua </w:t>
      </w:r>
      <w:proofErr w:type="spellStart"/>
      <w:r w:rsidRPr="00DB25C4">
        <w:rPr>
          <w:rFonts w:cstheme="minorHAnsi"/>
        </w:rPr>
        <w:t>pustakawan</w:t>
      </w:r>
      <w:proofErr w:type="spellEnd"/>
      <w:r w:rsidRPr="00DB25C4">
        <w:rPr>
          <w:rFonts w:cstheme="minorHAnsi"/>
        </w:rPr>
        <w:t xml:space="preserve"> yang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kualifikasi</w:t>
      </w:r>
      <w:proofErr w:type="spellEnd"/>
      <w:r w:rsidRPr="00DB25C4">
        <w:rPr>
          <w:rFonts w:cstheme="minorHAnsi"/>
        </w:rPr>
        <w:t xml:space="preserve"> Pendidikan S1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tambahan</w:t>
      </w:r>
      <w:proofErr w:type="spellEnd"/>
      <w:r w:rsidRPr="00DB25C4">
        <w:rPr>
          <w:rFonts w:cstheme="minorHAnsi"/>
        </w:rPr>
        <w:t xml:space="preserve"> </w:t>
      </w:r>
      <w:proofErr w:type="spellStart"/>
      <w:r w:rsidRPr="00DB25C4">
        <w:rPr>
          <w:rFonts w:cstheme="minorHAnsi"/>
        </w:rPr>
        <w:t>keahlian</w:t>
      </w:r>
      <w:proofErr w:type="spellEnd"/>
      <w:r w:rsidRPr="00DB25C4">
        <w:rPr>
          <w:rFonts w:cstheme="minorHAnsi"/>
        </w:rPr>
        <w:t xml:space="preserve"> </w:t>
      </w:r>
      <w:proofErr w:type="spellStart"/>
      <w:r w:rsidRPr="00DB25C4">
        <w:rPr>
          <w:rFonts w:cstheme="minorHAnsi"/>
        </w:rPr>
        <w:t>manajemen</w:t>
      </w:r>
      <w:proofErr w:type="spellEnd"/>
      <w:r w:rsidRPr="00DB25C4">
        <w:rPr>
          <w:rFonts w:cstheme="minorHAnsi"/>
        </w:rPr>
        <w:t xml:space="preserve"> </w:t>
      </w:r>
      <w:proofErr w:type="spellStart"/>
      <w:r w:rsidRPr="00DB25C4">
        <w:rPr>
          <w:rFonts w:cstheme="minorHAnsi"/>
        </w:rPr>
        <w:t>perpustakaan</w:t>
      </w:r>
      <w:proofErr w:type="spellEnd"/>
      <w:r w:rsidRPr="00DB25C4">
        <w:rPr>
          <w:rFonts w:cstheme="minorHAnsi"/>
        </w:rPr>
        <w:t xml:space="preserve">. </w:t>
      </w:r>
      <w:proofErr w:type="spellStart"/>
      <w:r w:rsidRPr="00DB25C4">
        <w:rPr>
          <w:rFonts w:cstheme="minorHAnsi"/>
        </w:rPr>
        <w:t>Perpustakaan</w:t>
      </w:r>
      <w:proofErr w:type="spellEnd"/>
      <w:r w:rsidRPr="00DB25C4">
        <w:rPr>
          <w:rFonts w:cstheme="minorHAnsi"/>
        </w:rPr>
        <w:t xml:space="preserve"> yang </w:t>
      </w:r>
      <w:proofErr w:type="spellStart"/>
      <w:r w:rsidRPr="00DB25C4">
        <w:rPr>
          <w:rFonts w:cstheme="minorHAnsi"/>
        </w:rPr>
        <w:t>dikelola</w:t>
      </w:r>
      <w:proofErr w:type="spellEnd"/>
      <w:r w:rsidRPr="00DB25C4">
        <w:rPr>
          <w:rFonts w:cstheme="minorHAnsi"/>
        </w:rPr>
        <w:t xml:space="preserve"> oleh </w:t>
      </w:r>
      <w:proofErr w:type="spellStart"/>
      <w:r w:rsidRPr="00DB25C4">
        <w:rPr>
          <w:rFonts w:cstheme="minorHAnsi"/>
        </w:rPr>
        <w:t>pustakawan</w:t>
      </w:r>
      <w:proofErr w:type="spellEnd"/>
      <w:r w:rsidRPr="00DB25C4">
        <w:rPr>
          <w:rFonts w:cstheme="minorHAnsi"/>
        </w:rPr>
        <w:t xml:space="preserve"> yang </w:t>
      </w:r>
      <w:proofErr w:type="spellStart"/>
      <w:r w:rsidRPr="00DB25C4">
        <w:rPr>
          <w:rFonts w:cstheme="minorHAnsi"/>
        </w:rPr>
        <w:t>profesional</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menyediakan</w:t>
      </w:r>
      <w:proofErr w:type="spellEnd"/>
      <w:r w:rsidRPr="00DB25C4">
        <w:rPr>
          <w:rFonts w:cstheme="minorHAnsi"/>
        </w:rPr>
        <w:t xml:space="preserve"> </w:t>
      </w:r>
      <w:proofErr w:type="spellStart"/>
      <w:r w:rsidRPr="00DB25C4">
        <w:rPr>
          <w:rFonts w:cstheme="minorHAnsi"/>
        </w:rPr>
        <w:t>buku</w:t>
      </w:r>
      <w:proofErr w:type="spellEnd"/>
      <w:r w:rsidRPr="00DB25C4">
        <w:rPr>
          <w:rFonts w:cstheme="minorHAnsi"/>
        </w:rPr>
        <w:t xml:space="preserve"> </w:t>
      </w:r>
      <w:proofErr w:type="spellStart"/>
      <w:r w:rsidRPr="00DB25C4">
        <w:rPr>
          <w:rFonts w:cstheme="minorHAnsi"/>
        </w:rPr>
        <w:t>referensi</w:t>
      </w:r>
      <w:proofErr w:type="spellEnd"/>
      <w:r w:rsidRPr="00DB25C4">
        <w:rPr>
          <w:rFonts w:cstheme="minorHAnsi"/>
        </w:rPr>
        <w:t xml:space="preserve"> yang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bagi</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dan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pengalaman</w:t>
      </w:r>
      <w:proofErr w:type="spellEnd"/>
      <w:r w:rsidRPr="00DB25C4">
        <w:rPr>
          <w:rFonts w:cstheme="minorHAnsi"/>
        </w:rPr>
        <w:t xml:space="preserve"> </w:t>
      </w:r>
      <w:proofErr w:type="spellStart"/>
      <w:r w:rsidRPr="00DB25C4">
        <w:rPr>
          <w:rFonts w:cstheme="minorHAnsi"/>
        </w:rPr>
        <w:t>selama</w:t>
      </w:r>
      <w:proofErr w:type="spellEnd"/>
      <w:r w:rsidRPr="00DB25C4">
        <w:rPr>
          <w:rFonts w:cstheme="minorHAnsi"/>
        </w:rPr>
        <w:t xml:space="preserve"> 13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mengelola</w:t>
      </w:r>
      <w:proofErr w:type="spellEnd"/>
      <w:r w:rsidRPr="00DB25C4">
        <w:rPr>
          <w:rFonts w:cstheme="minorHAnsi"/>
        </w:rPr>
        <w:t xml:space="preserve"> </w:t>
      </w:r>
      <w:proofErr w:type="spellStart"/>
      <w:r w:rsidRPr="00DB25C4">
        <w:rPr>
          <w:rFonts w:cstheme="minorHAnsi"/>
        </w:rPr>
        <w:t>perpustakaan</w:t>
      </w:r>
      <w:proofErr w:type="spellEnd"/>
      <w:r w:rsidRPr="00DB25C4">
        <w:rPr>
          <w:rFonts w:cstheme="minorHAnsi"/>
        </w:rPr>
        <w:t xml:space="preserve">, </w:t>
      </w:r>
      <w:proofErr w:type="spellStart"/>
      <w:r w:rsidRPr="00DB25C4">
        <w:rPr>
          <w:rFonts w:cstheme="minorHAnsi"/>
        </w:rPr>
        <w:t>ketersediaan</w:t>
      </w:r>
      <w:proofErr w:type="spellEnd"/>
      <w:r w:rsidRPr="00DB25C4">
        <w:rPr>
          <w:rFonts w:cstheme="minorHAnsi"/>
        </w:rPr>
        <w:t xml:space="preserve"> </w:t>
      </w:r>
      <w:proofErr w:type="spellStart"/>
      <w:r w:rsidRPr="00DB25C4">
        <w:rPr>
          <w:rFonts w:cstheme="minorHAnsi"/>
        </w:rPr>
        <w:t>buku</w:t>
      </w:r>
      <w:proofErr w:type="spellEnd"/>
      <w:r w:rsidRPr="00DB25C4">
        <w:rPr>
          <w:rFonts w:cstheme="minorHAnsi"/>
        </w:rPr>
        <w:t xml:space="preserve"> </w:t>
      </w:r>
      <w:proofErr w:type="spellStart"/>
      <w:r w:rsidRPr="00DB25C4">
        <w:rPr>
          <w:rFonts w:cstheme="minorHAnsi"/>
        </w:rPr>
        <w:t>referensi</w:t>
      </w:r>
      <w:proofErr w:type="spellEnd"/>
      <w:r w:rsidRPr="00DB25C4">
        <w:rPr>
          <w:rFonts w:cstheme="minorHAnsi"/>
        </w:rPr>
        <w:t xml:space="preserve"> </w:t>
      </w:r>
      <w:proofErr w:type="spellStart"/>
      <w:r w:rsidRPr="00DB25C4">
        <w:rPr>
          <w:rFonts w:cstheme="minorHAnsi"/>
        </w:rPr>
        <w:t>bagi</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dan </w:t>
      </w:r>
      <w:proofErr w:type="spellStart"/>
      <w:r w:rsidRPr="00DB25C4">
        <w:rPr>
          <w:rFonts w:cstheme="minorHAnsi"/>
        </w:rPr>
        <w:t>dosen</w:t>
      </w:r>
      <w:proofErr w:type="spellEnd"/>
      <w:r w:rsidRPr="00DB25C4">
        <w:rPr>
          <w:rFonts w:cstheme="minorHAnsi"/>
        </w:rPr>
        <w:t xml:space="preserve"> UPPS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selalu</w:t>
      </w:r>
      <w:proofErr w:type="spellEnd"/>
      <w:r w:rsidRPr="00DB25C4">
        <w:rPr>
          <w:rFonts w:cstheme="minorHAnsi"/>
        </w:rPr>
        <w:t xml:space="preserve"> </w:t>
      </w:r>
      <w:proofErr w:type="spellStart"/>
      <w:r w:rsidRPr="00DB25C4">
        <w:rPr>
          <w:rFonts w:cstheme="minorHAnsi"/>
        </w:rPr>
        <w:t>terpenuhi</w:t>
      </w:r>
      <w:proofErr w:type="spellEnd"/>
      <w:r w:rsidRPr="00DB25C4">
        <w:rPr>
          <w:rFonts w:cstheme="minorHAnsi"/>
        </w:rPr>
        <w:t xml:space="preserve">. </w:t>
      </w:r>
      <w:proofErr w:type="spellStart"/>
      <w:r w:rsidRPr="00DB25C4">
        <w:rPr>
          <w:rFonts w:cstheme="minorHAnsi"/>
        </w:rPr>
        <w:t>Berikut</w:t>
      </w:r>
      <w:proofErr w:type="spellEnd"/>
      <w:r w:rsidRPr="00DB25C4">
        <w:rPr>
          <w:rFonts w:cstheme="minorHAnsi"/>
        </w:rPr>
        <w:t xml:space="preserve">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adalah</w:t>
      </w:r>
      <w:proofErr w:type="spellEnd"/>
      <w:r w:rsidRPr="00DB25C4">
        <w:rPr>
          <w:rFonts w:cstheme="minorHAnsi"/>
        </w:rPr>
        <w:t xml:space="preserve"> data </w:t>
      </w:r>
      <w:proofErr w:type="spellStart"/>
      <w:r w:rsidRPr="00DB25C4">
        <w:rPr>
          <w:rFonts w:cstheme="minorHAnsi"/>
        </w:rPr>
        <w:t>mengenai</w:t>
      </w:r>
      <w:proofErr w:type="spellEnd"/>
      <w:r w:rsidRPr="00DB25C4">
        <w:rPr>
          <w:rFonts w:cstheme="minorHAnsi"/>
        </w:rPr>
        <w:t xml:space="preserve"> </w:t>
      </w:r>
      <w:proofErr w:type="spellStart"/>
      <w:r w:rsidRPr="00DB25C4">
        <w:rPr>
          <w:rFonts w:cstheme="minorHAnsi"/>
        </w:rPr>
        <w:t>tenaga</w:t>
      </w:r>
      <w:proofErr w:type="spellEnd"/>
      <w:r w:rsidRPr="00DB25C4">
        <w:rPr>
          <w:rFonts w:cstheme="minorHAnsi"/>
        </w:rPr>
        <w:t xml:space="preserve"> </w:t>
      </w:r>
      <w:proofErr w:type="spellStart"/>
      <w:r w:rsidRPr="00DB25C4">
        <w:rPr>
          <w:rFonts w:cstheme="minorHAnsi"/>
        </w:rPr>
        <w:t>kependidikan</w:t>
      </w:r>
      <w:proofErr w:type="spellEnd"/>
      <w:r w:rsidRPr="00DB25C4">
        <w:rPr>
          <w:rFonts w:cstheme="minorHAnsi"/>
        </w:rPr>
        <w:t xml:space="preserve"> yang </w:t>
      </w:r>
      <w:proofErr w:type="spellStart"/>
      <w:r w:rsidRPr="00DB25C4">
        <w:rPr>
          <w:rFonts w:cstheme="minorHAnsi"/>
        </w:rPr>
        <w:t>ada</w:t>
      </w:r>
      <w:proofErr w:type="spellEnd"/>
      <w:r w:rsidRPr="00DB25C4">
        <w:rPr>
          <w:rFonts w:cstheme="minorHAnsi"/>
        </w:rPr>
        <w:t xml:space="preserve"> di Universitas Ma Chung dan PS:</w:t>
      </w:r>
    </w:p>
    <w:tbl>
      <w:tblPr>
        <w:tblW w:w="9285" w:type="dxa"/>
        <w:tblCellMar>
          <w:top w:w="15" w:type="dxa"/>
          <w:bottom w:w="15" w:type="dxa"/>
        </w:tblCellMar>
        <w:tblLook w:val="04A0" w:firstRow="1" w:lastRow="0" w:firstColumn="1" w:lastColumn="0" w:noHBand="0" w:noVBand="1"/>
      </w:tblPr>
      <w:tblGrid>
        <w:gridCol w:w="3074"/>
        <w:gridCol w:w="1570"/>
        <w:gridCol w:w="1593"/>
        <w:gridCol w:w="1570"/>
        <w:gridCol w:w="1543"/>
      </w:tblGrid>
      <w:tr w:rsidR="00866ABA" w:rsidRPr="00DB25C4" w14:paraId="5C277D44" w14:textId="77777777" w:rsidTr="002A20EE">
        <w:trPr>
          <w:trHeight w:val="1135"/>
        </w:trPr>
        <w:tc>
          <w:tcPr>
            <w:tcW w:w="3082"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30B24FA6"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lastRenderedPageBreak/>
              <w:t xml:space="preserve">Nama </w:t>
            </w:r>
            <w:proofErr w:type="spellStart"/>
            <w:r w:rsidRPr="00DB25C4">
              <w:rPr>
                <w:rFonts w:eastAsia="Times New Roman" w:cstheme="minorHAnsi"/>
                <w:b/>
                <w:bCs/>
                <w:color w:val="000000"/>
              </w:rPr>
              <w:t>Lengkap</w:t>
            </w:r>
            <w:proofErr w:type="spellEnd"/>
            <w:r w:rsidRPr="00DB25C4">
              <w:rPr>
                <w:rFonts w:eastAsia="Times New Roman" w:cstheme="minorHAnsi"/>
                <w:b/>
                <w:bCs/>
                <w:color w:val="000000"/>
              </w:rPr>
              <w:t xml:space="preserve"> Tenaga </w:t>
            </w:r>
            <w:proofErr w:type="spellStart"/>
            <w:r w:rsidRPr="00DB25C4">
              <w:rPr>
                <w:rFonts w:eastAsia="Times New Roman" w:cstheme="minorHAnsi"/>
                <w:b/>
                <w:bCs/>
                <w:color w:val="000000"/>
              </w:rPr>
              <w:t>Kependidikan</w:t>
            </w:r>
            <w:proofErr w:type="spellEnd"/>
          </w:p>
        </w:tc>
        <w:tc>
          <w:tcPr>
            <w:tcW w:w="157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43A66580"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 xml:space="preserve">Status </w:t>
            </w:r>
            <w:proofErr w:type="spellStart"/>
            <w:r w:rsidRPr="00DB25C4">
              <w:rPr>
                <w:rFonts w:eastAsia="Times New Roman" w:cstheme="minorHAnsi"/>
                <w:b/>
                <w:bCs/>
                <w:color w:val="000000"/>
              </w:rPr>
              <w:t>Kepegawaian</w:t>
            </w:r>
            <w:proofErr w:type="spellEnd"/>
            <w:r w:rsidRPr="00DB25C4">
              <w:rPr>
                <w:rFonts w:eastAsia="Times New Roman" w:cstheme="minorHAnsi"/>
                <w:b/>
                <w:bCs/>
                <w:color w:val="000000"/>
              </w:rPr>
              <w:t xml:space="preserve"> (PNS, </w:t>
            </w:r>
            <w:proofErr w:type="spellStart"/>
            <w:r w:rsidRPr="00DB25C4">
              <w:rPr>
                <w:rFonts w:eastAsia="Times New Roman" w:cstheme="minorHAnsi"/>
                <w:b/>
                <w:bCs/>
                <w:color w:val="000000"/>
              </w:rPr>
              <w:t>Tetap</w:t>
            </w:r>
            <w:proofErr w:type="spellEnd"/>
            <w:r w:rsidRPr="00DB25C4">
              <w:rPr>
                <w:rFonts w:eastAsia="Times New Roman" w:cstheme="minorHAnsi"/>
                <w:b/>
                <w:bCs/>
                <w:color w:val="000000"/>
              </w:rPr>
              <w:t xml:space="preserve"> Non-PNS, </w:t>
            </w:r>
            <w:proofErr w:type="spellStart"/>
            <w:r w:rsidRPr="00DB25C4">
              <w:rPr>
                <w:rFonts w:eastAsia="Times New Roman" w:cstheme="minorHAnsi"/>
                <w:b/>
                <w:bCs/>
                <w:color w:val="000000"/>
              </w:rPr>
              <w:t>Kontrak</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dll</w:t>
            </w:r>
            <w:proofErr w:type="spellEnd"/>
            <w:r w:rsidRPr="00DB25C4">
              <w:rPr>
                <w:rFonts w:eastAsia="Times New Roman" w:cstheme="minorHAnsi"/>
                <w:b/>
                <w:bCs/>
                <w:color w:val="000000"/>
              </w:rPr>
              <w:t>)</w:t>
            </w:r>
          </w:p>
        </w:tc>
        <w:tc>
          <w:tcPr>
            <w:tcW w:w="1508"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6190C34E"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Bidang</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Keahlian</w:t>
            </w:r>
            <w:proofErr w:type="spellEnd"/>
            <w:r w:rsidRPr="00DB25C4">
              <w:rPr>
                <w:rFonts w:eastAsia="Times New Roman" w:cstheme="minorHAnsi"/>
                <w:b/>
                <w:bCs/>
                <w:color w:val="000000"/>
              </w:rPr>
              <w:t xml:space="preserve"> (administrator, </w:t>
            </w:r>
            <w:proofErr w:type="spellStart"/>
            <w:r w:rsidRPr="00DB25C4">
              <w:rPr>
                <w:rFonts w:eastAsia="Times New Roman" w:cstheme="minorHAnsi"/>
                <w:b/>
                <w:bCs/>
                <w:color w:val="000000"/>
              </w:rPr>
              <w:t>pustakawan</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laboran</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dll</w:t>
            </w:r>
            <w:proofErr w:type="spellEnd"/>
            <w:r w:rsidRPr="00DB25C4">
              <w:rPr>
                <w:rFonts w:eastAsia="Times New Roman" w:cstheme="minorHAnsi"/>
                <w:b/>
                <w:bCs/>
                <w:color w:val="000000"/>
              </w:rPr>
              <w:t>)</w:t>
            </w:r>
          </w:p>
        </w:tc>
        <w:tc>
          <w:tcPr>
            <w:tcW w:w="157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09A15F15"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Pendidikan</w:t>
            </w:r>
            <w:r w:rsidRPr="00DB25C4">
              <w:rPr>
                <w:rFonts w:eastAsia="Times New Roman" w:cstheme="minorHAnsi"/>
                <w:b/>
                <w:bCs/>
                <w:color w:val="000000"/>
              </w:rPr>
              <w:br/>
              <w:t xml:space="preserve">(SLTA, Diploma, S1, S2, S3) </w:t>
            </w:r>
          </w:p>
        </w:tc>
        <w:tc>
          <w:tcPr>
            <w:tcW w:w="1547"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0EC950A5"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 xml:space="preserve">Unit </w:t>
            </w:r>
            <w:proofErr w:type="spellStart"/>
            <w:r w:rsidRPr="00DB25C4">
              <w:rPr>
                <w:rFonts w:eastAsia="Times New Roman" w:cstheme="minorHAnsi"/>
                <w:b/>
                <w:bCs/>
                <w:color w:val="000000"/>
              </w:rPr>
              <w:t>Kerja</w:t>
            </w:r>
            <w:proofErr w:type="spellEnd"/>
            <w:r w:rsidRPr="00DB25C4">
              <w:rPr>
                <w:rFonts w:eastAsia="Times New Roman" w:cstheme="minorHAnsi"/>
                <w:b/>
                <w:bCs/>
                <w:color w:val="000000"/>
              </w:rPr>
              <w:t xml:space="preserve"> (PS, UPPS, PT)</w:t>
            </w:r>
          </w:p>
        </w:tc>
      </w:tr>
      <w:tr w:rsidR="00866ABA" w:rsidRPr="00DB25C4" w14:paraId="3B4F0797" w14:textId="77777777" w:rsidTr="002A20EE">
        <w:trPr>
          <w:trHeight w:val="283"/>
        </w:trPr>
        <w:tc>
          <w:tcPr>
            <w:tcW w:w="3082"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71FD83CD"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2</w:t>
            </w:r>
          </w:p>
        </w:tc>
        <w:tc>
          <w:tcPr>
            <w:tcW w:w="1574"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25B6311B"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3</w:t>
            </w:r>
          </w:p>
        </w:tc>
        <w:tc>
          <w:tcPr>
            <w:tcW w:w="1508"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5986A65C"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4</w:t>
            </w:r>
          </w:p>
        </w:tc>
        <w:tc>
          <w:tcPr>
            <w:tcW w:w="1574"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1DA8F130"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5</w:t>
            </w:r>
          </w:p>
        </w:tc>
        <w:tc>
          <w:tcPr>
            <w:tcW w:w="1547"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75398923"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6</w:t>
            </w:r>
          </w:p>
        </w:tc>
      </w:tr>
      <w:tr w:rsidR="00866ABA" w:rsidRPr="00DB25C4" w14:paraId="05C921C4" w14:textId="77777777" w:rsidTr="002A20EE">
        <w:trPr>
          <w:trHeight w:val="283"/>
        </w:trPr>
        <w:tc>
          <w:tcPr>
            <w:tcW w:w="30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E2F9B4"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Nadia </w:t>
            </w:r>
            <w:proofErr w:type="spellStart"/>
            <w:r w:rsidRPr="00DB25C4">
              <w:rPr>
                <w:rFonts w:eastAsia="Times New Roman" w:cstheme="minorHAnsi"/>
                <w:color w:val="000000"/>
              </w:rPr>
              <w:t>Desiera</w:t>
            </w:r>
            <w:proofErr w:type="spellEnd"/>
            <w:r w:rsidRPr="00DB25C4">
              <w:rPr>
                <w:rFonts w:eastAsia="Times New Roman" w:cstheme="minorHAnsi"/>
                <w:color w:val="000000"/>
              </w:rPr>
              <w:t xml:space="preserve">, </w:t>
            </w:r>
            <w:proofErr w:type="spellStart"/>
            <w:proofErr w:type="gramStart"/>
            <w:r w:rsidRPr="00DB25C4">
              <w:rPr>
                <w:rFonts w:eastAsia="Times New Roman" w:cstheme="minorHAnsi"/>
                <w:color w:val="000000"/>
              </w:rPr>
              <w:t>S.Kom</w:t>
            </w:r>
            <w:proofErr w:type="spellEnd"/>
            <w:proofErr w:type="gramEnd"/>
            <w:r w:rsidRPr="00DB25C4">
              <w:rPr>
                <w:rFonts w:eastAsia="Times New Roman" w:cstheme="minorHAnsi"/>
                <w:color w:val="000000"/>
              </w:rPr>
              <w:t>.</w:t>
            </w:r>
          </w:p>
        </w:tc>
        <w:tc>
          <w:tcPr>
            <w:tcW w:w="1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926407"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Tetap</w:t>
            </w:r>
            <w:proofErr w:type="spellEnd"/>
            <w:r w:rsidRPr="00DB25C4">
              <w:rPr>
                <w:rFonts w:eastAsia="Times New Roman" w:cstheme="minorHAnsi"/>
                <w:color w:val="000000"/>
              </w:rPr>
              <w:t xml:space="preserve"> Non-PNS</w:t>
            </w:r>
          </w:p>
        </w:tc>
        <w:tc>
          <w:tcPr>
            <w:tcW w:w="15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144121"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Administrator</w:t>
            </w:r>
          </w:p>
        </w:tc>
        <w:tc>
          <w:tcPr>
            <w:tcW w:w="1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1347A3"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S1</w:t>
            </w:r>
          </w:p>
        </w:tc>
        <w:tc>
          <w:tcPr>
            <w:tcW w:w="15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AFF7FA"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PS</w:t>
            </w:r>
          </w:p>
        </w:tc>
      </w:tr>
      <w:tr w:rsidR="00866ABA" w:rsidRPr="00DB25C4" w14:paraId="36716F21" w14:textId="77777777" w:rsidTr="002A20EE">
        <w:trPr>
          <w:trHeight w:val="283"/>
        </w:trPr>
        <w:tc>
          <w:tcPr>
            <w:tcW w:w="30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211E11"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Janviera</w:t>
            </w:r>
            <w:proofErr w:type="spellEnd"/>
            <w:r w:rsidRPr="00DB25C4">
              <w:rPr>
                <w:rFonts w:eastAsia="Times New Roman" w:cstheme="minorHAnsi"/>
                <w:color w:val="000000"/>
              </w:rPr>
              <w:t xml:space="preserve"> Adriana </w:t>
            </w:r>
            <w:proofErr w:type="spellStart"/>
            <w:r w:rsidRPr="00DB25C4">
              <w:rPr>
                <w:rFonts w:eastAsia="Times New Roman" w:cstheme="minorHAnsi"/>
                <w:color w:val="000000"/>
              </w:rPr>
              <w:t>Nugrahani</w:t>
            </w:r>
            <w:proofErr w:type="spellEnd"/>
            <w:r w:rsidRPr="00DB25C4">
              <w:rPr>
                <w:rFonts w:eastAsia="Times New Roman" w:cstheme="minorHAnsi"/>
                <w:color w:val="000000"/>
              </w:rPr>
              <w:t xml:space="preserve">, SE., </w:t>
            </w:r>
            <w:proofErr w:type="spellStart"/>
            <w:proofErr w:type="gramStart"/>
            <w:r w:rsidRPr="00DB25C4">
              <w:rPr>
                <w:rFonts w:eastAsia="Times New Roman" w:cstheme="minorHAnsi"/>
                <w:color w:val="000000"/>
              </w:rPr>
              <w:t>S.Kom</w:t>
            </w:r>
            <w:proofErr w:type="spellEnd"/>
            <w:proofErr w:type="gramEnd"/>
            <w:r w:rsidRPr="00DB25C4">
              <w:rPr>
                <w:rFonts w:eastAsia="Times New Roman" w:cstheme="minorHAnsi"/>
                <w:color w:val="000000"/>
              </w:rPr>
              <w:t>.</w:t>
            </w:r>
          </w:p>
        </w:tc>
        <w:tc>
          <w:tcPr>
            <w:tcW w:w="1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8B3F0D"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Tetap</w:t>
            </w:r>
            <w:proofErr w:type="spellEnd"/>
            <w:r w:rsidRPr="00DB25C4">
              <w:rPr>
                <w:rFonts w:eastAsia="Times New Roman" w:cstheme="minorHAnsi"/>
                <w:color w:val="000000"/>
              </w:rPr>
              <w:t xml:space="preserve"> Non-PNS</w:t>
            </w:r>
          </w:p>
        </w:tc>
        <w:tc>
          <w:tcPr>
            <w:tcW w:w="15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FEBD80"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Administrator</w:t>
            </w:r>
          </w:p>
        </w:tc>
        <w:tc>
          <w:tcPr>
            <w:tcW w:w="1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B8A0EF"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S1</w:t>
            </w:r>
          </w:p>
        </w:tc>
        <w:tc>
          <w:tcPr>
            <w:tcW w:w="15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02A49A"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PT</w:t>
            </w:r>
          </w:p>
        </w:tc>
      </w:tr>
      <w:tr w:rsidR="00866ABA" w:rsidRPr="00DB25C4" w14:paraId="189A1E6B" w14:textId="77777777" w:rsidTr="002A20EE">
        <w:trPr>
          <w:trHeight w:val="283"/>
        </w:trPr>
        <w:tc>
          <w:tcPr>
            <w:tcW w:w="30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C10DE5"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Tomo</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Wahyudi</w:t>
            </w:r>
            <w:proofErr w:type="spellEnd"/>
          </w:p>
        </w:tc>
        <w:tc>
          <w:tcPr>
            <w:tcW w:w="1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3ED9EA"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Tetap</w:t>
            </w:r>
            <w:proofErr w:type="spellEnd"/>
            <w:r w:rsidRPr="00DB25C4">
              <w:rPr>
                <w:rFonts w:eastAsia="Times New Roman" w:cstheme="minorHAnsi"/>
                <w:color w:val="000000"/>
              </w:rPr>
              <w:t xml:space="preserve"> Non-PNS</w:t>
            </w:r>
          </w:p>
        </w:tc>
        <w:tc>
          <w:tcPr>
            <w:tcW w:w="15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3ACA0A"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Administrator</w:t>
            </w:r>
          </w:p>
        </w:tc>
        <w:tc>
          <w:tcPr>
            <w:tcW w:w="1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65A7EA"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SLTA</w:t>
            </w:r>
          </w:p>
        </w:tc>
        <w:tc>
          <w:tcPr>
            <w:tcW w:w="15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E7A461"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PT</w:t>
            </w:r>
          </w:p>
        </w:tc>
      </w:tr>
      <w:tr w:rsidR="00866ABA" w:rsidRPr="00DB25C4" w14:paraId="692CDA6F" w14:textId="77777777" w:rsidTr="002A20EE">
        <w:trPr>
          <w:trHeight w:val="283"/>
        </w:trPr>
        <w:tc>
          <w:tcPr>
            <w:tcW w:w="30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8DA80A"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Daniel </w:t>
            </w:r>
            <w:proofErr w:type="spellStart"/>
            <w:r w:rsidRPr="00DB25C4">
              <w:rPr>
                <w:rFonts w:eastAsia="Times New Roman" w:cstheme="minorHAnsi"/>
                <w:color w:val="000000"/>
              </w:rPr>
              <w:t>Pandapotan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Hutapea</w:t>
            </w:r>
            <w:proofErr w:type="spellEnd"/>
            <w:r w:rsidRPr="00DB25C4">
              <w:rPr>
                <w:rFonts w:eastAsia="Times New Roman" w:cstheme="minorHAnsi"/>
                <w:color w:val="000000"/>
              </w:rPr>
              <w:t xml:space="preserve">, </w:t>
            </w:r>
            <w:proofErr w:type="spellStart"/>
            <w:proofErr w:type="gramStart"/>
            <w:r w:rsidRPr="00DB25C4">
              <w:rPr>
                <w:rFonts w:eastAsia="Times New Roman" w:cstheme="minorHAnsi"/>
                <w:color w:val="000000"/>
              </w:rPr>
              <w:t>S.Sos</w:t>
            </w:r>
            <w:proofErr w:type="spellEnd"/>
            <w:proofErr w:type="gramEnd"/>
            <w:r w:rsidRPr="00DB25C4">
              <w:rPr>
                <w:rFonts w:eastAsia="Times New Roman" w:cstheme="minorHAnsi"/>
                <w:color w:val="000000"/>
              </w:rPr>
              <w:t>., MIP</w:t>
            </w:r>
          </w:p>
        </w:tc>
        <w:tc>
          <w:tcPr>
            <w:tcW w:w="1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74782D"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Tetap</w:t>
            </w:r>
            <w:proofErr w:type="spellEnd"/>
            <w:r w:rsidRPr="00DB25C4">
              <w:rPr>
                <w:rFonts w:eastAsia="Times New Roman" w:cstheme="minorHAnsi"/>
                <w:color w:val="000000"/>
              </w:rPr>
              <w:t xml:space="preserve"> Non-PNS</w:t>
            </w:r>
          </w:p>
        </w:tc>
        <w:tc>
          <w:tcPr>
            <w:tcW w:w="15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332997"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Pustakawan</w:t>
            </w:r>
            <w:proofErr w:type="spellEnd"/>
          </w:p>
        </w:tc>
        <w:tc>
          <w:tcPr>
            <w:tcW w:w="1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CF7E7E"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S2</w:t>
            </w:r>
          </w:p>
        </w:tc>
        <w:tc>
          <w:tcPr>
            <w:tcW w:w="15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346C56"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PT</w:t>
            </w:r>
          </w:p>
        </w:tc>
      </w:tr>
      <w:tr w:rsidR="00866ABA" w:rsidRPr="00DB25C4" w14:paraId="7B5A6C1F" w14:textId="77777777" w:rsidTr="002A20EE">
        <w:trPr>
          <w:trHeight w:val="283"/>
        </w:trPr>
        <w:tc>
          <w:tcPr>
            <w:tcW w:w="30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C4C131"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Rita Erika </w:t>
            </w:r>
            <w:proofErr w:type="spellStart"/>
            <w:r w:rsidRPr="00DB25C4">
              <w:rPr>
                <w:rFonts w:eastAsia="Times New Roman" w:cstheme="minorHAnsi"/>
                <w:color w:val="000000"/>
              </w:rPr>
              <w:t>Yunita</w:t>
            </w:r>
            <w:proofErr w:type="spellEnd"/>
            <w:r w:rsidRPr="00DB25C4">
              <w:rPr>
                <w:rFonts w:eastAsia="Times New Roman" w:cstheme="minorHAnsi"/>
                <w:color w:val="000000"/>
              </w:rPr>
              <w:t>, ST.</w:t>
            </w:r>
          </w:p>
        </w:tc>
        <w:tc>
          <w:tcPr>
            <w:tcW w:w="1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347215"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Tetap</w:t>
            </w:r>
            <w:proofErr w:type="spellEnd"/>
            <w:r w:rsidRPr="00DB25C4">
              <w:rPr>
                <w:rFonts w:eastAsia="Times New Roman" w:cstheme="minorHAnsi"/>
                <w:color w:val="000000"/>
              </w:rPr>
              <w:t xml:space="preserve"> Non-PNS</w:t>
            </w:r>
          </w:p>
        </w:tc>
        <w:tc>
          <w:tcPr>
            <w:tcW w:w="15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095E15"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Pustakawan</w:t>
            </w:r>
            <w:proofErr w:type="spellEnd"/>
          </w:p>
        </w:tc>
        <w:tc>
          <w:tcPr>
            <w:tcW w:w="1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6B05ED"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S1</w:t>
            </w:r>
          </w:p>
        </w:tc>
        <w:tc>
          <w:tcPr>
            <w:tcW w:w="15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CF14B6"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PT</w:t>
            </w:r>
          </w:p>
        </w:tc>
      </w:tr>
      <w:tr w:rsidR="00866ABA" w:rsidRPr="00DB25C4" w14:paraId="419D8360" w14:textId="77777777" w:rsidTr="002A20EE">
        <w:trPr>
          <w:trHeight w:val="283"/>
        </w:trPr>
        <w:tc>
          <w:tcPr>
            <w:tcW w:w="30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F2D194"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Drs. </w:t>
            </w:r>
            <w:proofErr w:type="spellStart"/>
            <w:r w:rsidRPr="00DB25C4">
              <w:rPr>
                <w:rFonts w:eastAsia="Times New Roman" w:cstheme="minorHAnsi"/>
                <w:color w:val="000000"/>
              </w:rPr>
              <w:t>Martinus</w:t>
            </w:r>
            <w:proofErr w:type="spellEnd"/>
            <w:r w:rsidRPr="00DB25C4">
              <w:rPr>
                <w:rFonts w:eastAsia="Times New Roman" w:cstheme="minorHAnsi"/>
                <w:color w:val="000000"/>
              </w:rPr>
              <w:t xml:space="preserve"> Sutanto </w:t>
            </w:r>
            <w:proofErr w:type="spellStart"/>
            <w:r w:rsidRPr="00DB25C4">
              <w:rPr>
                <w:rFonts w:eastAsia="Times New Roman" w:cstheme="minorHAnsi"/>
                <w:color w:val="000000"/>
              </w:rPr>
              <w:t>Hadi</w:t>
            </w:r>
            <w:proofErr w:type="spellEnd"/>
          </w:p>
        </w:tc>
        <w:tc>
          <w:tcPr>
            <w:tcW w:w="1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5EFF65"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Tetap</w:t>
            </w:r>
            <w:proofErr w:type="spellEnd"/>
            <w:r w:rsidRPr="00DB25C4">
              <w:rPr>
                <w:rFonts w:eastAsia="Times New Roman" w:cstheme="minorHAnsi"/>
                <w:color w:val="000000"/>
              </w:rPr>
              <w:t xml:space="preserve"> Non-PNS</w:t>
            </w:r>
          </w:p>
        </w:tc>
        <w:tc>
          <w:tcPr>
            <w:tcW w:w="15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789D5C"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Pustakawan</w:t>
            </w:r>
            <w:proofErr w:type="spellEnd"/>
          </w:p>
        </w:tc>
        <w:tc>
          <w:tcPr>
            <w:tcW w:w="1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3999D4"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S1</w:t>
            </w:r>
          </w:p>
        </w:tc>
        <w:tc>
          <w:tcPr>
            <w:tcW w:w="15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CF37D3"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PT</w:t>
            </w:r>
          </w:p>
        </w:tc>
      </w:tr>
      <w:tr w:rsidR="00866ABA" w:rsidRPr="00DB25C4" w14:paraId="20151334" w14:textId="77777777" w:rsidTr="002A20EE">
        <w:trPr>
          <w:trHeight w:val="283"/>
        </w:trPr>
        <w:tc>
          <w:tcPr>
            <w:tcW w:w="30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C5DF1A"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Budhy</w:t>
            </w:r>
            <w:proofErr w:type="spellEnd"/>
            <w:r w:rsidRPr="00DB25C4">
              <w:rPr>
                <w:rFonts w:eastAsia="Times New Roman" w:cstheme="minorHAnsi"/>
                <w:color w:val="000000"/>
              </w:rPr>
              <w:t xml:space="preserve">, </w:t>
            </w:r>
            <w:proofErr w:type="spellStart"/>
            <w:proofErr w:type="gramStart"/>
            <w:r w:rsidRPr="00DB25C4">
              <w:rPr>
                <w:rFonts w:eastAsia="Times New Roman" w:cstheme="minorHAnsi"/>
                <w:color w:val="000000"/>
              </w:rPr>
              <w:t>S.Kom</w:t>
            </w:r>
            <w:proofErr w:type="spellEnd"/>
            <w:proofErr w:type="gramEnd"/>
            <w:r w:rsidRPr="00DB25C4">
              <w:rPr>
                <w:rFonts w:eastAsia="Times New Roman" w:cstheme="minorHAnsi"/>
                <w:color w:val="000000"/>
              </w:rPr>
              <w:t>.</w:t>
            </w:r>
          </w:p>
        </w:tc>
        <w:tc>
          <w:tcPr>
            <w:tcW w:w="1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0CD180"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Tetap</w:t>
            </w:r>
            <w:proofErr w:type="spellEnd"/>
            <w:r w:rsidRPr="00DB25C4">
              <w:rPr>
                <w:rFonts w:eastAsia="Times New Roman" w:cstheme="minorHAnsi"/>
                <w:color w:val="000000"/>
              </w:rPr>
              <w:t xml:space="preserve"> Non-PNS</w:t>
            </w:r>
          </w:p>
        </w:tc>
        <w:tc>
          <w:tcPr>
            <w:tcW w:w="15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CDC1F0"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Sistem</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Informasi</w:t>
            </w:r>
            <w:proofErr w:type="spellEnd"/>
          </w:p>
        </w:tc>
        <w:tc>
          <w:tcPr>
            <w:tcW w:w="1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95F500"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S1</w:t>
            </w:r>
          </w:p>
        </w:tc>
        <w:tc>
          <w:tcPr>
            <w:tcW w:w="15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E4A830"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PT</w:t>
            </w:r>
          </w:p>
        </w:tc>
      </w:tr>
      <w:tr w:rsidR="00866ABA" w:rsidRPr="00DB25C4" w14:paraId="78A04410" w14:textId="77777777" w:rsidTr="002A20EE">
        <w:trPr>
          <w:trHeight w:val="283"/>
        </w:trPr>
        <w:tc>
          <w:tcPr>
            <w:tcW w:w="30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8E7C98"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Dwi</w:t>
            </w:r>
            <w:proofErr w:type="spellEnd"/>
            <w:r w:rsidRPr="00DB25C4">
              <w:rPr>
                <w:rFonts w:eastAsia="Times New Roman" w:cstheme="minorHAnsi"/>
                <w:color w:val="000000"/>
              </w:rPr>
              <w:t xml:space="preserve"> Endra </w:t>
            </w:r>
            <w:proofErr w:type="spellStart"/>
            <w:r w:rsidRPr="00DB25C4">
              <w:rPr>
                <w:rFonts w:eastAsia="Times New Roman" w:cstheme="minorHAnsi"/>
                <w:color w:val="000000"/>
              </w:rPr>
              <w:t>Krisna</w:t>
            </w:r>
            <w:proofErr w:type="spellEnd"/>
            <w:r w:rsidRPr="00DB25C4">
              <w:rPr>
                <w:rFonts w:eastAsia="Times New Roman" w:cstheme="minorHAnsi"/>
                <w:color w:val="000000"/>
              </w:rPr>
              <w:t xml:space="preserve">, </w:t>
            </w:r>
            <w:proofErr w:type="spellStart"/>
            <w:proofErr w:type="gramStart"/>
            <w:r w:rsidRPr="00DB25C4">
              <w:rPr>
                <w:rFonts w:eastAsia="Times New Roman" w:cstheme="minorHAnsi"/>
                <w:color w:val="000000"/>
              </w:rPr>
              <w:t>S.Kom</w:t>
            </w:r>
            <w:proofErr w:type="spellEnd"/>
            <w:proofErr w:type="gramEnd"/>
          </w:p>
        </w:tc>
        <w:tc>
          <w:tcPr>
            <w:tcW w:w="1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4EB0BA"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Tetap</w:t>
            </w:r>
            <w:proofErr w:type="spellEnd"/>
            <w:r w:rsidRPr="00DB25C4">
              <w:rPr>
                <w:rFonts w:eastAsia="Times New Roman" w:cstheme="minorHAnsi"/>
                <w:color w:val="000000"/>
              </w:rPr>
              <w:t xml:space="preserve"> Non-PNS</w:t>
            </w:r>
          </w:p>
        </w:tc>
        <w:tc>
          <w:tcPr>
            <w:tcW w:w="15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DEC3C9"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Sistem</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Informasi</w:t>
            </w:r>
            <w:proofErr w:type="spellEnd"/>
          </w:p>
        </w:tc>
        <w:tc>
          <w:tcPr>
            <w:tcW w:w="1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09C55E"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S1</w:t>
            </w:r>
          </w:p>
        </w:tc>
        <w:tc>
          <w:tcPr>
            <w:tcW w:w="15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E58EB3"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PT</w:t>
            </w:r>
          </w:p>
        </w:tc>
      </w:tr>
      <w:tr w:rsidR="00866ABA" w:rsidRPr="00DB25C4" w14:paraId="6A3E7510" w14:textId="77777777" w:rsidTr="002A20EE">
        <w:trPr>
          <w:trHeight w:val="283"/>
        </w:trPr>
        <w:tc>
          <w:tcPr>
            <w:tcW w:w="30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600E40"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Fahrur</w:t>
            </w:r>
            <w:proofErr w:type="spellEnd"/>
            <w:r w:rsidRPr="00DB25C4">
              <w:rPr>
                <w:rFonts w:eastAsia="Times New Roman" w:cstheme="minorHAnsi"/>
                <w:color w:val="000000"/>
              </w:rPr>
              <w:t xml:space="preserve"> Rozi</w:t>
            </w:r>
          </w:p>
        </w:tc>
        <w:tc>
          <w:tcPr>
            <w:tcW w:w="1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0F9193"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Tetap</w:t>
            </w:r>
            <w:proofErr w:type="spellEnd"/>
            <w:r w:rsidRPr="00DB25C4">
              <w:rPr>
                <w:rFonts w:eastAsia="Times New Roman" w:cstheme="minorHAnsi"/>
                <w:color w:val="000000"/>
              </w:rPr>
              <w:t xml:space="preserve"> Non-PNS</w:t>
            </w:r>
          </w:p>
        </w:tc>
        <w:tc>
          <w:tcPr>
            <w:tcW w:w="15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50BCED"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Sistem</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Informasi</w:t>
            </w:r>
            <w:proofErr w:type="spellEnd"/>
          </w:p>
        </w:tc>
        <w:tc>
          <w:tcPr>
            <w:tcW w:w="1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6C81C6"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SLTA</w:t>
            </w:r>
          </w:p>
        </w:tc>
        <w:tc>
          <w:tcPr>
            <w:tcW w:w="15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BB732E"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PT</w:t>
            </w:r>
          </w:p>
        </w:tc>
      </w:tr>
      <w:tr w:rsidR="00866ABA" w:rsidRPr="00DB25C4" w14:paraId="5428D13D" w14:textId="77777777" w:rsidTr="002A20EE">
        <w:trPr>
          <w:trHeight w:val="283"/>
        </w:trPr>
        <w:tc>
          <w:tcPr>
            <w:tcW w:w="30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1DE058"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Amal </w:t>
            </w:r>
            <w:proofErr w:type="spellStart"/>
            <w:r w:rsidRPr="00DB25C4">
              <w:rPr>
                <w:rFonts w:eastAsia="Times New Roman" w:cstheme="minorHAnsi"/>
                <w:color w:val="000000"/>
              </w:rPr>
              <w:t>Dermawan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Udjir</w:t>
            </w:r>
            <w:proofErr w:type="spellEnd"/>
            <w:r w:rsidRPr="00DB25C4">
              <w:rPr>
                <w:rFonts w:eastAsia="Times New Roman" w:cstheme="minorHAnsi"/>
                <w:color w:val="000000"/>
              </w:rPr>
              <w:t xml:space="preserve">, </w:t>
            </w:r>
            <w:proofErr w:type="spellStart"/>
            <w:proofErr w:type="gramStart"/>
            <w:r w:rsidRPr="00DB25C4">
              <w:rPr>
                <w:rFonts w:eastAsia="Times New Roman" w:cstheme="minorHAnsi"/>
                <w:color w:val="000000"/>
              </w:rPr>
              <w:t>S.Kom</w:t>
            </w:r>
            <w:proofErr w:type="spellEnd"/>
            <w:proofErr w:type="gramEnd"/>
            <w:r w:rsidRPr="00DB25C4">
              <w:rPr>
                <w:rFonts w:eastAsia="Times New Roman" w:cstheme="minorHAnsi"/>
                <w:color w:val="000000"/>
              </w:rPr>
              <w:t>.</w:t>
            </w:r>
          </w:p>
        </w:tc>
        <w:tc>
          <w:tcPr>
            <w:tcW w:w="1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3481A3"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Tetap</w:t>
            </w:r>
            <w:proofErr w:type="spellEnd"/>
            <w:r w:rsidRPr="00DB25C4">
              <w:rPr>
                <w:rFonts w:eastAsia="Times New Roman" w:cstheme="minorHAnsi"/>
                <w:color w:val="000000"/>
              </w:rPr>
              <w:t xml:space="preserve"> Non-PNS</w:t>
            </w:r>
          </w:p>
        </w:tc>
        <w:tc>
          <w:tcPr>
            <w:tcW w:w="15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5E12D3"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Sistem</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Informasi</w:t>
            </w:r>
            <w:proofErr w:type="spellEnd"/>
          </w:p>
        </w:tc>
        <w:tc>
          <w:tcPr>
            <w:tcW w:w="1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04DC82"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S1</w:t>
            </w:r>
          </w:p>
        </w:tc>
        <w:tc>
          <w:tcPr>
            <w:tcW w:w="15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8C0F03"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PT</w:t>
            </w:r>
          </w:p>
        </w:tc>
      </w:tr>
    </w:tbl>
    <w:p w14:paraId="3CEFF856" w14:textId="77777777" w:rsidR="00866ABA" w:rsidRPr="00DB25C4" w:rsidRDefault="00866ABA" w:rsidP="00687314">
      <w:pPr>
        <w:spacing w:after="0" w:line="240" w:lineRule="auto"/>
        <w:rPr>
          <w:rFonts w:cstheme="minorHAnsi"/>
        </w:rPr>
      </w:pPr>
    </w:p>
    <w:p w14:paraId="5D16D9A6" w14:textId="77777777" w:rsidR="00866ABA" w:rsidRPr="00DB25C4" w:rsidRDefault="00866ABA" w:rsidP="00687314">
      <w:pPr>
        <w:spacing w:after="0" w:line="240" w:lineRule="auto"/>
        <w:jc w:val="both"/>
        <w:rPr>
          <w:rFonts w:cstheme="minorHAnsi"/>
        </w:rPr>
      </w:pPr>
      <w:r w:rsidRPr="00DB25C4">
        <w:rPr>
          <w:rFonts w:eastAsia="Calibri" w:cstheme="minorHAnsi"/>
        </w:rPr>
        <w:t xml:space="preserve">PS </w:t>
      </w:r>
      <w:proofErr w:type="spellStart"/>
      <w:r w:rsidRPr="00DB25C4">
        <w:rPr>
          <w:rFonts w:eastAsia="Calibri" w:cstheme="minorHAnsi"/>
        </w:rPr>
        <w:t>memiliki</w:t>
      </w:r>
      <w:proofErr w:type="spellEnd"/>
      <w:r w:rsidRPr="00DB25C4">
        <w:rPr>
          <w:rFonts w:eastAsia="Calibri" w:cstheme="minorHAnsi"/>
        </w:rPr>
        <w:t xml:space="preserve"> </w:t>
      </w:r>
      <w:proofErr w:type="spellStart"/>
      <w:r w:rsidRPr="00DB25C4">
        <w:rPr>
          <w:rFonts w:eastAsia="Calibri" w:cstheme="minorHAnsi"/>
        </w:rPr>
        <w:t>tenaga</w:t>
      </w:r>
      <w:proofErr w:type="spellEnd"/>
      <w:r w:rsidRPr="00DB25C4">
        <w:rPr>
          <w:rFonts w:eastAsia="Calibri" w:cstheme="minorHAnsi"/>
        </w:rPr>
        <w:t xml:space="preserve"> </w:t>
      </w:r>
      <w:proofErr w:type="spellStart"/>
      <w:r w:rsidRPr="00DB25C4">
        <w:rPr>
          <w:rFonts w:eastAsia="Calibri" w:cstheme="minorHAnsi"/>
        </w:rPr>
        <w:t>adminitasi</w:t>
      </w:r>
      <w:proofErr w:type="spellEnd"/>
      <w:r w:rsidRPr="00DB25C4">
        <w:rPr>
          <w:rFonts w:eastAsia="Calibri" w:cstheme="minorHAnsi"/>
        </w:rPr>
        <w:t xml:space="preserve"> yang </w:t>
      </w:r>
      <w:proofErr w:type="spellStart"/>
      <w:r w:rsidRPr="00DB25C4">
        <w:rPr>
          <w:rFonts w:eastAsia="Calibri" w:cstheme="minorHAnsi"/>
        </w:rPr>
        <w:t>baik</w:t>
      </w:r>
      <w:proofErr w:type="spellEnd"/>
      <w:r w:rsidRPr="00DB25C4">
        <w:rPr>
          <w:rFonts w:eastAsia="Calibri" w:cstheme="minorHAnsi"/>
        </w:rPr>
        <w:t xml:space="preserve"> yang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membantu</w:t>
      </w:r>
      <w:proofErr w:type="spellEnd"/>
      <w:r w:rsidRPr="00DB25C4">
        <w:rPr>
          <w:rFonts w:eastAsia="Calibri" w:cstheme="minorHAnsi"/>
        </w:rPr>
        <w:t xml:space="preserve"> </w:t>
      </w:r>
      <w:proofErr w:type="spellStart"/>
      <w:r w:rsidRPr="00DB25C4">
        <w:rPr>
          <w:rFonts w:eastAsia="Calibri" w:cstheme="minorHAnsi"/>
        </w:rPr>
        <w:t>terlaksananya</w:t>
      </w:r>
      <w:proofErr w:type="spellEnd"/>
      <w:r w:rsidRPr="00DB25C4">
        <w:rPr>
          <w:rFonts w:eastAsia="Calibri" w:cstheme="minorHAnsi"/>
        </w:rPr>
        <w:t xml:space="preserve"> </w:t>
      </w:r>
      <w:proofErr w:type="spellStart"/>
      <w:r w:rsidRPr="00DB25C4">
        <w:rPr>
          <w:rFonts w:eastAsia="Calibri" w:cstheme="minorHAnsi"/>
        </w:rPr>
        <w:t>semua</w:t>
      </w:r>
      <w:proofErr w:type="spellEnd"/>
      <w:r w:rsidRPr="00DB25C4">
        <w:rPr>
          <w:rFonts w:eastAsia="Calibri" w:cstheme="minorHAnsi"/>
        </w:rPr>
        <w:t xml:space="preserve"> </w:t>
      </w:r>
      <w:proofErr w:type="spellStart"/>
      <w:r w:rsidRPr="00DB25C4">
        <w:rPr>
          <w:rFonts w:eastAsia="Calibri" w:cstheme="minorHAnsi"/>
        </w:rPr>
        <w:t>tugas</w:t>
      </w:r>
      <w:proofErr w:type="spellEnd"/>
      <w:r w:rsidRPr="00DB25C4">
        <w:rPr>
          <w:rFonts w:eastAsia="Calibri" w:cstheme="minorHAnsi"/>
        </w:rPr>
        <w:t xml:space="preserve"> </w:t>
      </w:r>
      <w:proofErr w:type="spellStart"/>
      <w:r w:rsidRPr="00DB25C4">
        <w:rPr>
          <w:rFonts w:eastAsia="Calibri" w:cstheme="minorHAnsi"/>
        </w:rPr>
        <w:t>administratif</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baik</w:t>
      </w:r>
      <w:proofErr w:type="spellEnd"/>
      <w:r w:rsidRPr="00DB25C4">
        <w:rPr>
          <w:rFonts w:eastAsia="Calibri" w:cstheme="minorHAnsi"/>
        </w:rPr>
        <w:t xml:space="preserve">. </w:t>
      </w:r>
      <w:proofErr w:type="spellStart"/>
      <w:r w:rsidRPr="00DB25C4">
        <w:rPr>
          <w:rFonts w:eastAsia="Calibri" w:cstheme="minorHAnsi"/>
        </w:rPr>
        <w:t>Sementara</w:t>
      </w:r>
      <w:proofErr w:type="spellEnd"/>
      <w:r w:rsidRPr="00DB25C4">
        <w:rPr>
          <w:rFonts w:eastAsia="Calibri" w:cstheme="minorHAnsi"/>
        </w:rPr>
        <w:t xml:space="preserve"> </w:t>
      </w:r>
      <w:proofErr w:type="spellStart"/>
      <w:r w:rsidRPr="00DB25C4">
        <w:rPr>
          <w:rFonts w:eastAsia="Calibri" w:cstheme="minorHAnsi"/>
        </w:rPr>
        <w:t>itu</w:t>
      </w:r>
      <w:proofErr w:type="spellEnd"/>
      <w:r w:rsidRPr="00DB25C4">
        <w:rPr>
          <w:rFonts w:eastAsia="Calibri" w:cstheme="minorHAnsi"/>
        </w:rPr>
        <w:t xml:space="preserve">, </w:t>
      </w:r>
      <w:proofErr w:type="spellStart"/>
      <w:r w:rsidRPr="00DB25C4">
        <w:rPr>
          <w:rFonts w:eastAsia="Calibri" w:cstheme="minorHAnsi"/>
        </w:rPr>
        <w:t>beberapa</w:t>
      </w:r>
      <w:proofErr w:type="spellEnd"/>
      <w:r w:rsidRPr="00DB25C4">
        <w:rPr>
          <w:rFonts w:eastAsia="Calibri" w:cstheme="minorHAnsi"/>
        </w:rPr>
        <w:t xml:space="preserve"> </w:t>
      </w:r>
      <w:proofErr w:type="spellStart"/>
      <w:r w:rsidRPr="00DB25C4">
        <w:rPr>
          <w:rFonts w:eastAsia="Calibri" w:cstheme="minorHAnsi"/>
        </w:rPr>
        <w:t>tenaga</w:t>
      </w:r>
      <w:proofErr w:type="spellEnd"/>
      <w:r w:rsidRPr="00DB25C4">
        <w:rPr>
          <w:rFonts w:eastAsia="Calibri" w:cstheme="minorHAnsi"/>
        </w:rPr>
        <w:t xml:space="preserve"> </w:t>
      </w:r>
      <w:proofErr w:type="spellStart"/>
      <w:r w:rsidRPr="00DB25C4">
        <w:rPr>
          <w:rFonts w:eastAsia="Calibri" w:cstheme="minorHAnsi"/>
        </w:rPr>
        <w:t>kependidikan</w:t>
      </w:r>
      <w:proofErr w:type="spellEnd"/>
      <w:r w:rsidRPr="00DB25C4">
        <w:rPr>
          <w:rFonts w:eastAsia="Calibri" w:cstheme="minorHAnsi"/>
        </w:rPr>
        <w:t xml:space="preserve"> </w:t>
      </w:r>
      <w:proofErr w:type="spellStart"/>
      <w:r w:rsidRPr="00DB25C4">
        <w:rPr>
          <w:rFonts w:eastAsia="Calibri" w:cstheme="minorHAnsi"/>
        </w:rPr>
        <w:t>lainnya</w:t>
      </w:r>
      <w:proofErr w:type="spellEnd"/>
      <w:r w:rsidRPr="00DB25C4">
        <w:rPr>
          <w:rFonts w:eastAsia="Calibri" w:cstheme="minorHAnsi"/>
        </w:rPr>
        <w:t xml:space="preserve"> </w:t>
      </w:r>
      <w:proofErr w:type="spellStart"/>
      <w:r w:rsidRPr="00DB25C4">
        <w:rPr>
          <w:rFonts w:eastAsia="Calibri" w:cstheme="minorHAnsi"/>
        </w:rPr>
        <w:t>terpusat</w:t>
      </w:r>
      <w:proofErr w:type="spellEnd"/>
      <w:r w:rsidRPr="00DB25C4">
        <w:rPr>
          <w:rFonts w:eastAsia="Calibri" w:cstheme="minorHAnsi"/>
        </w:rPr>
        <w:t xml:space="preserve"> di PT </w:t>
      </w:r>
      <w:proofErr w:type="spellStart"/>
      <w:r w:rsidRPr="00DB25C4">
        <w:rPr>
          <w:rFonts w:eastAsia="Calibri" w:cstheme="minorHAnsi"/>
        </w:rPr>
        <w:t>seperti</w:t>
      </w:r>
      <w:proofErr w:type="spellEnd"/>
      <w:r w:rsidRPr="00DB25C4">
        <w:rPr>
          <w:rFonts w:eastAsia="Calibri" w:cstheme="minorHAnsi"/>
        </w:rPr>
        <w:t xml:space="preserve"> unit </w:t>
      </w:r>
      <w:proofErr w:type="spellStart"/>
      <w:r w:rsidRPr="00DB25C4">
        <w:rPr>
          <w:rFonts w:eastAsia="Calibri" w:cstheme="minorHAnsi"/>
        </w:rPr>
        <w:t>pengelolaan</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informasi</w:t>
      </w:r>
      <w:proofErr w:type="spellEnd"/>
      <w:r w:rsidRPr="00DB25C4">
        <w:rPr>
          <w:rFonts w:eastAsia="Calibri" w:cstheme="minorHAnsi"/>
        </w:rPr>
        <w:t xml:space="preserve"> dan </w:t>
      </w:r>
      <w:proofErr w:type="spellStart"/>
      <w:r w:rsidRPr="00DB25C4">
        <w:rPr>
          <w:rFonts w:eastAsia="Calibri" w:cstheme="minorHAnsi"/>
        </w:rPr>
        <w:t>perpustakaan</w:t>
      </w:r>
      <w:proofErr w:type="spellEnd"/>
      <w:r w:rsidRPr="00DB25C4">
        <w:rPr>
          <w:rFonts w:eastAsia="Calibri" w:cstheme="minorHAnsi"/>
        </w:rPr>
        <w:t xml:space="preserve">. </w:t>
      </w:r>
      <w:proofErr w:type="spellStart"/>
      <w:r w:rsidRPr="00DB25C4">
        <w:rPr>
          <w:rFonts w:eastAsia="Calibri" w:cstheme="minorHAnsi"/>
        </w:rPr>
        <w:t>Petugas</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informasi</w:t>
      </w:r>
      <w:proofErr w:type="spellEnd"/>
      <w:r w:rsidRPr="00DB25C4">
        <w:rPr>
          <w:rFonts w:eastAsia="Calibri" w:cstheme="minorHAnsi"/>
        </w:rPr>
        <w:t xml:space="preserve"> dan </w:t>
      </w:r>
      <w:proofErr w:type="spellStart"/>
      <w:r w:rsidRPr="00DB25C4">
        <w:rPr>
          <w:rFonts w:eastAsia="Calibri" w:cstheme="minorHAnsi"/>
        </w:rPr>
        <w:t>pustakawan</w:t>
      </w:r>
      <w:proofErr w:type="spellEnd"/>
      <w:r w:rsidRPr="00DB25C4">
        <w:rPr>
          <w:rFonts w:eastAsia="Calibri" w:cstheme="minorHAnsi"/>
        </w:rPr>
        <w:t xml:space="preserve"> </w:t>
      </w:r>
      <w:proofErr w:type="spellStart"/>
      <w:r w:rsidRPr="00DB25C4">
        <w:rPr>
          <w:rFonts w:eastAsia="Calibri" w:cstheme="minorHAnsi"/>
        </w:rPr>
        <w:t>tidak</w:t>
      </w:r>
      <w:proofErr w:type="spellEnd"/>
      <w:r w:rsidRPr="00DB25C4">
        <w:rPr>
          <w:rFonts w:eastAsia="Calibri" w:cstheme="minorHAnsi"/>
        </w:rPr>
        <w:t xml:space="preserve"> </w:t>
      </w:r>
      <w:proofErr w:type="spellStart"/>
      <w:r w:rsidRPr="00DB25C4">
        <w:rPr>
          <w:rFonts w:eastAsia="Calibri" w:cstheme="minorHAnsi"/>
        </w:rPr>
        <w:t>hanya</w:t>
      </w:r>
      <w:proofErr w:type="spellEnd"/>
      <w:r w:rsidRPr="00DB25C4">
        <w:rPr>
          <w:rFonts w:eastAsia="Calibri" w:cstheme="minorHAnsi"/>
        </w:rPr>
        <w:t xml:space="preserve"> </w:t>
      </w:r>
      <w:proofErr w:type="spellStart"/>
      <w:r w:rsidRPr="00DB25C4">
        <w:rPr>
          <w:rFonts w:eastAsia="Calibri" w:cstheme="minorHAnsi"/>
        </w:rPr>
        <w:t>bertanggung</w:t>
      </w:r>
      <w:proofErr w:type="spellEnd"/>
      <w:r w:rsidRPr="00DB25C4">
        <w:rPr>
          <w:rFonts w:eastAsia="Calibri" w:cstheme="minorHAnsi"/>
        </w:rPr>
        <w:t xml:space="preserve"> </w:t>
      </w:r>
      <w:proofErr w:type="spellStart"/>
      <w:r w:rsidRPr="00DB25C4">
        <w:rPr>
          <w:rFonts w:eastAsia="Calibri" w:cstheme="minorHAnsi"/>
        </w:rPr>
        <w:t>jawab</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Program </w:t>
      </w:r>
      <w:proofErr w:type="spellStart"/>
      <w:r w:rsidRPr="00DB25C4">
        <w:rPr>
          <w:rFonts w:eastAsia="Calibri" w:cstheme="minorHAnsi"/>
        </w:rPr>
        <w:t>Studi</w:t>
      </w:r>
      <w:proofErr w:type="spellEnd"/>
      <w:r w:rsidRPr="00DB25C4">
        <w:rPr>
          <w:rFonts w:eastAsia="Calibri" w:cstheme="minorHAnsi"/>
        </w:rPr>
        <w:t xml:space="preserve"> </w:t>
      </w:r>
      <w:proofErr w:type="spellStart"/>
      <w:r w:rsidRPr="00DB25C4">
        <w:rPr>
          <w:rFonts w:eastAsia="Calibri" w:cstheme="minorHAnsi"/>
        </w:rPr>
        <w:t>tertentu</w:t>
      </w:r>
      <w:proofErr w:type="spellEnd"/>
      <w:r w:rsidRPr="00DB25C4">
        <w:rPr>
          <w:rFonts w:eastAsia="Calibri" w:cstheme="minorHAnsi"/>
        </w:rPr>
        <w:t xml:space="preserve">, </w:t>
      </w:r>
      <w:proofErr w:type="spellStart"/>
      <w:r w:rsidRPr="00DB25C4">
        <w:rPr>
          <w:rFonts w:eastAsia="Calibri" w:cstheme="minorHAnsi"/>
        </w:rPr>
        <w:t>tetapi</w:t>
      </w:r>
      <w:proofErr w:type="spellEnd"/>
      <w:r w:rsidRPr="00DB25C4">
        <w:rPr>
          <w:rFonts w:eastAsia="Calibri" w:cstheme="minorHAnsi"/>
        </w:rPr>
        <w:t xml:space="preserve"> juga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seluruh</w:t>
      </w:r>
      <w:proofErr w:type="spellEnd"/>
      <w:r w:rsidRPr="00DB25C4">
        <w:rPr>
          <w:rFonts w:eastAsia="Calibri" w:cstheme="minorHAnsi"/>
        </w:rPr>
        <w:t xml:space="preserve"> Universitas Ma Chung.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kegiatan</w:t>
      </w:r>
      <w:proofErr w:type="spellEnd"/>
      <w:r w:rsidRPr="00DB25C4">
        <w:rPr>
          <w:rFonts w:eastAsia="Calibri" w:cstheme="minorHAnsi"/>
        </w:rPr>
        <w:t xml:space="preserve"> </w:t>
      </w:r>
      <w:proofErr w:type="spellStart"/>
      <w:r w:rsidRPr="00DB25C4">
        <w:rPr>
          <w:rFonts w:eastAsia="Calibri" w:cstheme="minorHAnsi"/>
        </w:rPr>
        <w:t>sehari-hari</w:t>
      </w:r>
      <w:proofErr w:type="spellEnd"/>
      <w:r w:rsidRPr="00DB25C4">
        <w:rPr>
          <w:rFonts w:eastAsia="Calibri" w:cstheme="minorHAnsi"/>
        </w:rPr>
        <w:t xml:space="preserve">, </w:t>
      </w:r>
      <w:proofErr w:type="spellStart"/>
      <w:r w:rsidRPr="00DB25C4">
        <w:rPr>
          <w:rFonts w:eastAsia="Calibri" w:cstheme="minorHAnsi"/>
        </w:rPr>
        <w:t>mereka</w:t>
      </w:r>
      <w:proofErr w:type="spellEnd"/>
      <w:r w:rsidRPr="00DB25C4">
        <w:rPr>
          <w:rFonts w:eastAsia="Calibri" w:cstheme="minorHAnsi"/>
        </w:rPr>
        <w:t xml:space="preserve">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memastikan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informasi</w:t>
      </w:r>
      <w:proofErr w:type="spellEnd"/>
      <w:r w:rsidRPr="00DB25C4">
        <w:rPr>
          <w:rFonts w:eastAsia="Calibri" w:cstheme="minorHAnsi"/>
        </w:rPr>
        <w:t xml:space="preserve"> dan </w:t>
      </w:r>
      <w:proofErr w:type="spellStart"/>
      <w:r w:rsidRPr="00DB25C4">
        <w:rPr>
          <w:rFonts w:eastAsia="Calibri" w:cstheme="minorHAnsi"/>
        </w:rPr>
        <w:t>perpustakaan</w:t>
      </w:r>
      <w:proofErr w:type="spellEnd"/>
      <w:r w:rsidRPr="00DB25C4">
        <w:rPr>
          <w:rFonts w:eastAsia="Calibri" w:cstheme="minorHAnsi"/>
        </w:rPr>
        <w:t xml:space="preserve"> di </w:t>
      </w:r>
      <w:proofErr w:type="spellStart"/>
      <w:r w:rsidRPr="00DB25C4">
        <w:rPr>
          <w:rFonts w:eastAsia="Calibri" w:cstheme="minorHAnsi"/>
        </w:rPr>
        <w:t>seluruh</w:t>
      </w:r>
      <w:proofErr w:type="spellEnd"/>
      <w:r w:rsidRPr="00DB25C4">
        <w:rPr>
          <w:rFonts w:eastAsia="Calibri" w:cstheme="minorHAnsi"/>
        </w:rPr>
        <w:t xml:space="preserve"> universitas </w:t>
      </w:r>
      <w:proofErr w:type="spellStart"/>
      <w:r w:rsidRPr="00DB25C4">
        <w:rPr>
          <w:rFonts w:eastAsia="Calibri" w:cstheme="minorHAnsi"/>
        </w:rPr>
        <w:t>berjalan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baik</w:t>
      </w:r>
      <w:proofErr w:type="spellEnd"/>
      <w:r w:rsidRPr="00DB25C4">
        <w:rPr>
          <w:rFonts w:eastAsia="Calibri" w:cstheme="minorHAnsi"/>
        </w:rPr>
        <w:t xml:space="preserve"> dan </w:t>
      </w:r>
      <w:proofErr w:type="spellStart"/>
      <w:r w:rsidRPr="00DB25C4">
        <w:rPr>
          <w:rFonts w:eastAsia="Calibri" w:cstheme="minorHAnsi"/>
        </w:rPr>
        <w:t>memenuhi</w:t>
      </w:r>
      <w:proofErr w:type="spellEnd"/>
      <w:r w:rsidRPr="00DB25C4">
        <w:rPr>
          <w:rFonts w:eastAsia="Calibri" w:cstheme="minorHAnsi"/>
        </w:rPr>
        <w:t xml:space="preserve"> </w:t>
      </w:r>
      <w:proofErr w:type="spellStart"/>
      <w:r w:rsidRPr="00DB25C4">
        <w:rPr>
          <w:rFonts w:eastAsia="Calibri" w:cstheme="minorHAnsi"/>
        </w:rPr>
        <w:t>kebutuhan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dan </w:t>
      </w:r>
      <w:proofErr w:type="spellStart"/>
      <w:r w:rsidRPr="00DB25C4">
        <w:rPr>
          <w:rFonts w:eastAsia="Calibri" w:cstheme="minorHAnsi"/>
        </w:rPr>
        <w:t>dosen</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hal</w:t>
      </w:r>
      <w:proofErr w:type="spellEnd"/>
      <w:r w:rsidRPr="00DB25C4">
        <w:rPr>
          <w:rFonts w:eastAsia="Calibri" w:cstheme="minorHAnsi"/>
        </w:rPr>
        <w:t xml:space="preserve"> </w:t>
      </w:r>
      <w:proofErr w:type="spellStart"/>
      <w:r w:rsidRPr="00DB25C4">
        <w:rPr>
          <w:rFonts w:eastAsia="Calibri" w:cstheme="minorHAnsi"/>
        </w:rPr>
        <w:t>kualifikasi</w:t>
      </w:r>
      <w:proofErr w:type="spellEnd"/>
      <w:r w:rsidRPr="00DB25C4">
        <w:rPr>
          <w:rFonts w:eastAsia="Calibri" w:cstheme="minorHAnsi"/>
        </w:rPr>
        <w:t xml:space="preserve"> </w:t>
      </w:r>
      <w:proofErr w:type="spellStart"/>
      <w:r w:rsidRPr="00DB25C4">
        <w:rPr>
          <w:rFonts w:eastAsia="Calibri" w:cstheme="minorHAnsi"/>
        </w:rPr>
        <w:t>tenaga</w:t>
      </w:r>
      <w:proofErr w:type="spellEnd"/>
      <w:r w:rsidRPr="00DB25C4">
        <w:rPr>
          <w:rFonts w:eastAsia="Calibri" w:cstheme="minorHAnsi"/>
        </w:rPr>
        <w:t xml:space="preserve"> </w:t>
      </w:r>
      <w:proofErr w:type="spellStart"/>
      <w:r w:rsidRPr="00DB25C4">
        <w:rPr>
          <w:rFonts w:eastAsia="Calibri" w:cstheme="minorHAnsi"/>
        </w:rPr>
        <w:t>kependidikan</w:t>
      </w:r>
      <w:proofErr w:type="spellEnd"/>
      <w:r w:rsidRPr="00DB25C4">
        <w:rPr>
          <w:rFonts w:eastAsia="Calibri" w:cstheme="minorHAnsi"/>
        </w:rPr>
        <w:t xml:space="preserve"> di </w:t>
      </w:r>
      <w:proofErr w:type="spellStart"/>
      <w:r w:rsidRPr="00DB25C4">
        <w:rPr>
          <w:rFonts w:eastAsia="Calibri" w:cstheme="minorHAnsi"/>
        </w:rPr>
        <w:t>perpustakaan</w:t>
      </w:r>
      <w:proofErr w:type="spellEnd"/>
      <w:r w:rsidRPr="00DB25C4">
        <w:rPr>
          <w:rFonts w:eastAsia="Calibri" w:cstheme="minorHAnsi"/>
        </w:rPr>
        <w:t xml:space="preserve">, </w:t>
      </w:r>
      <w:proofErr w:type="spellStart"/>
      <w:r w:rsidRPr="00DB25C4">
        <w:rPr>
          <w:rFonts w:eastAsia="Calibri" w:cstheme="minorHAnsi"/>
        </w:rPr>
        <w:t>kepala</w:t>
      </w:r>
      <w:proofErr w:type="spellEnd"/>
      <w:r w:rsidRPr="00DB25C4">
        <w:rPr>
          <w:rFonts w:eastAsia="Calibri" w:cstheme="minorHAnsi"/>
        </w:rPr>
        <w:t xml:space="preserve"> </w:t>
      </w:r>
      <w:proofErr w:type="spellStart"/>
      <w:r w:rsidRPr="00DB25C4">
        <w:rPr>
          <w:rFonts w:eastAsia="Calibri" w:cstheme="minorHAnsi"/>
        </w:rPr>
        <w:t>pustakawan</w:t>
      </w:r>
      <w:proofErr w:type="spellEnd"/>
      <w:r w:rsidRPr="00DB25C4">
        <w:rPr>
          <w:rFonts w:eastAsia="Calibri" w:cstheme="minorHAnsi"/>
        </w:rPr>
        <w:t xml:space="preserve">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memiliki</w:t>
      </w:r>
      <w:proofErr w:type="spellEnd"/>
      <w:r w:rsidRPr="00DB25C4">
        <w:rPr>
          <w:rFonts w:eastAsia="Calibri" w:cstheme="minorHAnsi"/>
        </w:rPr>
        <w:t xml:space="preserve"> </w:t>
      </w:r>
      <w:proofErr w:type="spellStart"/>
      <w:r w:rsidRPr="00DB25C4">
        <w:rPr>
          <w:rFonts w:eastAsia="Calibri" w:cstheme="minorHAnsi"/>
        </w:rPr>
        <w:t>kualifikasi</w:t>
      </w:r>
      <w:proofErr w:type="spellEnd"/>
      <w:r w:rsidRPr="00DB25C4">
        <w:rPr>
          <w:rFonts w:eastAsia="Calibri" w:cstheme="minorHAnsi"/>
        </w:rPr>
        <w:t xml:space="preserve"> </w:t>
      </w:r>
      <w:proofErr w:type="spellStart"/>
      <w:r w:rsidRPr="00DB25C4">
        <w:rPr>
          <w:rFonts w:eastAsia="Calibri" w:cstheme="minorHAnsi"/>
        </w:rPr>
        <w:t>pendidikan</w:t>
      </w:r>
      <w:proofErr w:type="spellEnd"/>
      <w:r w:rsidRPr="00DB25C4">
        <w:rPr>
          <w:rFonts w:eastAsia="Calibri" w:cstheme="minorHAnsi"/>
        </w:rPr>
        <w:t xml:space="preserve"> S2 dan </w:t>
      </w:r>
      <w:proofErr w:type="spellStart"/>
      <w:r w:rsidRPr="00DB25C4">
        <w:rPr>
          <w:rFonts w:eastAsia="Calibri" w:cstheme="minorHAnsi"/>
        </w:rPr>
        <w:t>pengalaman</w:t>
      </w:r>
      <w:proofErr w:type="spellEnd"/>
      <w:r w:rsidRPr="00DB25C4">
        <w:rPr>
          <w:rFonts w:eastAsia="Calibri" w:cstheme="minorHAnsi"/>
        </w:rPr>
        <w:t xml:space="preserve"> </w:t>
      </w:r>
      <w:proofErr w:type="spellStart"/>
      <w:r w:rsidRPr="00DB25C4">
        <w:rPr>
          <w:rFonts w:eastAsia="Calibri" w:cstheme="minorHAnsi"/>
        </w:rPr>
        <w:t>bekerja</w:t>
      </w:r>
      <w:proofErr w:type="spellEnd"/>
      <w:r w:rsidRPr="00DB25C4">
        <w:rPr>
          <w:rFonts w:eastAsia="Calibri" w:cstheme="minorHAnsi"/>
        </w:rPr>
        <w:t xml:space="preserve"> </w:t>
      </w:r>
      <w:proofErr w:type="spellStart"/>
      <w:r w:rsidRPr="00DB25C4">
        <w:rPr>
          <w:rFonts w:eastAsia="Calibri" w:cstheme="minorHAnsi"/>
        </w:rPr>
        <w:t>selama</w:t>
      </w:r>
      <w:proofErr w:type="spellEnd"/>
      <w:r w:rsidRPr="00DB25C4">
        <w:rPr>
          <w:rFonts w:eastAsia="Calibri" w:cstheme="minorHAnsi"/>
        </w:rPr>
        <w:t xml:space="preserve"> 13 </w:t>
      </w:r>
      <w:proofErr w:type="spellStart"/>
      <w:r w:rsidRPr="00DB25C4">
        <w:rPr>
          <w:rFonts w:eastAsia="Calibri" w:cstheme="minorHAnsi"/>
        </w:rPr>
        <w:t>tahun</w:t>
      </w:r>
      <w:proofErr w:type="spellEnd"/>
      <w:r w:rsidRPr="00DB25C4">
        <w:rPr>
          <w:rFonts w:eastAsia="Calibri" w:cstheme="minorHAnsi"/>
        </w:rPr>
        <w:t xml:space="preserve"> </w:t>
      </w:r>
      <w:proofErr w:type="spellStart"/>
      <w:r w:rsidRPr="00DB25C4">
        <w:rPr>
          <w:rFonts w:eastAsia="Calibri" w:cstheme="minorHAnsi"/>
        </w:rPr>
        <w:t>mengelola</w:t>
      </w:r>
      <w:proofErr w:type="spellEnd"/>
      <w:r w:rsidRPr="00DB25C4">
        <w:rPr>
          <w:rFonts w:eastAsia="Calibri" w:cstheme="minorHAnsi"/>
        </w:rPr>
        <w:t xml:space="preserve"> </w:t>
      </w:r>
      <w:proofErr w:type="spellStart"/>
      <w:r w:rsidRPr="00DB25C4">
        <w:rPr>
          <w:rFonts w:eastAsia="Calibri" w:cstheme="minorHAnsi"/>
        </w:rPr>
        <w:t>perpustakaan</w:t>
      </w:r>
      <w:proofErr w:type="spellEnd"/>
      <w:r w:rsidRPr="00DB25C4">
        <w:rPr>
          <w:rFonts w:eastAsia="Calibri" w:cstheme="minorHAnsi"/>
        </w:rPr>
        <w:t xml:space="preserve">. Hal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menunjukkan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perpustakaan</w:t>
      </w:r>
      <w:proofErr w:type="spellEnd"/>
      <w:r w:rsidRPr="00DB25C4">
        <w:rPr>
          <w:rFonts w:eastAsia="Calibri" w:cstheme="minorHAnsi"/>
        </w:rPr>
        <w:t xml:space="preserve"> yang </w:t>
      </w:r>
      <w:proofErr w:type="spellStart"/>
      <w:r w:rsidRPr="00DB25C4">
        <w:rPr>
          <w:rFonts w:eastAsia="Calibri" w:cstheme="minorHAnsi"/>
        </w:rPr>
        <w:t>dikelola</w:t>
      </w:r>
      <w:proofErr w:type="spellEnd"/>
      <w:r w:rsidRPr="00DB25C4">
        <w:rPr>
          <w:rFonts w:eastAsia="Calibri" w:cstheme="minorHAnsi"/>
        </w:rPr>
        <w:t xml:space="preserve"> oleh </w:t>
      </w:r>
      <w:proofErr w:type="spellStart"/>
      <w:r w:rsidRPr="00DB25C4">
        <w:rPr>
          <w:rFonts w:eastAsia="Calibri" w:cstheme="minorHAnsi"/>
        </w:rPr>
        <w:t>pustakawan</w:t>
      </w:r>
      <w:proofErr w:type="spellEnd"/>
      <w:r w:rsidRPr="00DB25C4">
        <w:rPr>
          <w:rFonts w:eastAsia="Calibri" w:cstheme="minorHAnsi"/>
        </w:rPr>
        <w:t xml:space="preserve"> yang </w:t>
      </w:r>
      <w:proofErr w:type="spellStart"/>
      <w:r w:rsidRPr="00DB25C4">
        <w:rPr>
          <w:rFonts w:eastAsia="Calibri" w:cstheme="minorHAnsi"/>
        </w:rPr>
        <w:t>profesional</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menyediakan</w:t>
      </w:r>
      <w:proofErr w:type="spellEnd"/>
      <w:r w:rsidRPr="00DB25C4">
        <w:rPr>
          <w:rFonts w:eastAsia="Calibri" w:cstheme="minorHAnsi"/>
        </w:rPr>
        <w:t xml:space="preserve"> </w:t>
      </w:r>
      <w:proofErr w:type="spellStart"/>
      <w:r w:rsidRPr="00DB25C4">
        <w:rPr>
          <w:rFonts w:eastAsia="Calibri" w:cstheme="minorHAnsi"/>
        </w:rPr>
        <w:t>buku</w:t>
      </w:r>
      <w:proofErr w:type="spellEnd"/>
      <w:r w:rsidRPr="00DB25C4">
        <w:rPr>
          <w:rFonts w:eastAsia="Calibri" w:cstheme="minorHAnsi"/>
        </w:rPr>
        <w:t xml:space="preserve"> </w:t>
      </w:r>
      <w:proofErr w:type="spellStart"/>
      <w:r w:rsidRPr="00DB25C4">
        <w:rPr>
          <w:rFonts w:eastAsia="Calibri" w:cstheme="minorHAnsi"/>
        </w:rPr>
        <w:t>referensi</w:t>
      </w:r>
      <w:proofErr w:type="spellEnd"/>
      <w:r w:rsidRPr="00DB25C4">
        <w:rPr>
          <w:rFonts w:eastAsia="Calibri" w:cstheme="minorHAnsi"/>
        </w:rPr>
        <w:t xml:space="preserve"> yang </w:t>
      </w:r>
      <w:proofErr w:type="spellStart"/>
      <w:r w:rsidRPr="00DB25C4">
        <w:rPr>
          <w:rFonts w:eastAsia="Calibri" w:cstheme="minorHAnsi"/>
        </w:rPr>
        <w:t>baik</w:t>
      </w:r>
      <w:proofErr w:type="spellEnd"/>
      <w:r w:rsidRPr="00DB25C4">
        <w:rPr>
          <w:rFonts w:eastAsia="Calibri" w:cstheme="minorHAnsi"/>
        </w:rPr>
        <w:t xml:space="preserve"> </w:t>
      </w:r>
      <w:proofErr w:type="spellStart"/>
      <w:r w:rsidRPr="00DB25C4">
        <w:rPr>
          <w:rFonts w:eastAsia="Calibri" w:cstheme="minorHAnsi"/>
        </w:rPr>
        <w:t>bagi</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dan </w:t>
      </w:r>
      <w:proofErr w:type="spellStart"/>
      <w:r w:rsidRPr="00DB25C4">
        <w:rPr>
          <w:rFonts w:eastAsia="Calibri" w:cstheme="minorHAnsi"/>
        </w:rPr>
        <w:t>dosen</w:t>
      </w:r>
      <w:proofErr w:type="spellEnd"/>
      <w:r w:rsidRPr="00DB25C4">
        <w:rPr>
          <w:rFonts w:eastAsia="Calibri" w:cstheme="minorHAnsi"/>
        </w:rPr>
        <w:t xml:space="preserve">, dan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pengalaman</w:t>
      </w:r>
      <w:proofErr w:type="spellEnd"/>
      <w:r w:rsidRPr="00DB25C4">
        <w:rPr>
          <w:rFonts w:eastAsia="Calibri" w:cstheme="minorHAnsi"/>
        </w:rPr>
        <w:t xml:space="preserve"> </w:t>
      </w:r>
      <w:proofErr w:type="spellStart"/>
      <w:r w:rsidRPr="00DB25C4">
        <w:rPr>
          <w:rFonts w:eastAsia="Calibri" w:cstheme="minorHAnsi"/>
        </w:rPr>
        <w:t>selama</w:t>
      </w:r>
      <w:proofErr w:type="spellEnd"/>
      <w:r w:rsidRPr="00DB25C4">
        <w:rPr>
          <w:rFonts w:eastAsia="Calibri" w:cstheme="minorHAnsi"/>
        </w:rPr>
        <w:t xml:space="preserve"> 13 </w:t>
      </w:r>
      <w:proofErr w:type="spellStart"/>
      <w:r w:rsidRPr="00DB25C4">
        <w:rPr>
          <w:rFonts w:eastAsia="Calibri" w:cstheme="minorHAnsi"/>
        </w:rPr>
        <w:t>tahun</w:t>
      </w:r>
      <w:proofErr w:type="spellEnd"/>
      <w:r w:rsidRPr="00DB25C4">
        <w:rPr>
          <w:rFonts w:eastAsia="Calibri" w:cstheme="minorHAnsi"/>
        </w:rPr>
        <w:t xml:space="preserve">, </w:t>
      </w:r>
      <w:proofErr w:type="spellStart"/>
      <w:r w:rsidRPr="00DB25C4">
        <w:rPr>
          <w:rFonts w:eastAsia="Calibri" w:cstheme="minorHAnsi"/>
        </w:rPr>
        <w:t>ketersediaan</w:t>
      </w:r>
      <w:proofErr w:type="spellEnd"/>
      <w:r w:rsidRPr="00DB25C4">
        <w:rPr>
          <w:rFonts w:eastAsia="Calibri" w:cstheme="minorHAnsi"/>
        </w:rPr>
        <w:t xml:space="preserve"> </w:t>
      </w:r>
      <w:proofErr w:type="spellStart"/>
      <w:r w:rsidRPr="00DB25C4">
        <w:rPr>
          <w:rFonts w:eastAsia="Calibri" w:cstheme="minorHAnsi"/>
        </w:rPr>
        <w:t>buku</w:t>
      </w:r>
      <w:proofErr w:type="spellEnd"/>
      <w:r w:rsidRPr="00DB25C4">
        <w:rPr>
          <w:rFonts w:eastAsia="Calibri" w:cstheme="minorHAnsi"/>
        </w:rPr>
        <w:t xml:space="preserve"> </w:t>
      </w:r>
      <w:proofErr w:type="spellStart"/>
      <w:r w:rsidRPr="00DB25C4">
        <w:rPr>
          <w:rFonts w:eastAsia="Calibri" w:cstheme="minorHAnsi"/>
        </w:rPr>
        <w:t>referensi</w:t>
      </w:r>
      <w:proofErr w:type="spellEnd"/>
      <w:r w:rsidRPr="00DB25C4">
        <w:rPr>
          <w:rFonts w:eastAsia="Calibri" w:cstheme="minorHAnsi"/>
        </w:rPr>
        <w:t xml:space="preserve"> </w:t>
      </w:r>
      <w:proofErr w:type="spellStart"/>
      <w:r w:rsidRPr="00DB25C4">
        <w:rPr>
          <w:rFonts w:eastAsia="Calibri" w:cstheme="minorHAnsi"/>
        </w:rPr>
        <w:t>bagi</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dan </w:t>
      </w:r>
      <w:proofErr w:type="spellStart"/>
      <w:r w:rsidRPr="00DB25C4">
        <w:rPr>
          <w:rFonts w:eastAsia="Calibri" w:cstheme="minorHAnsi"/>
        </w:rPr>
        <w:t>dosen</w:t>
      </w:r>
      <w:proofErr w:type="spellEnd"/>
      <w:r w:rsidRPr="00DB25C4">
        <w:rPr>
          <w:rFonts w:eastAsia="Calibri" w:cstheme="minorHAnsi"/>
        </w:rPr>
        <w:t xml:space="preserve"> UPPS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selalu</w:t>
      </w:r>
      <w:proofErr w:type="spellEnd"/>
      <w:r w:rsidRPr="00DB25C4">
        <w:rPr>
          <w:rFonts w:eastAsia="Calibri" w:cstheme="minorHAnsi"/>
        </w:rPr>
        <w:t xml:space="preserve"> </w:t>
      </w:r>
      <w:proofErr w:type="spellStart"/>
      <w:r w:rsidRPr="00DB25C4">
        <w:rPr>
          <w:rFonts w:eastAsia="Calibri" w:cstheme="minorHAnsi"/>
        </w:rPr>
        <w:t>terpenuhi</w:t>
      </w:r>
      <w:proofErr w:type="spellEnd"/>
      <w:r w:rsidRPr="00DB25C4">
        <w:rPr>
          <w:rFonts w:eastAsia="Calibri" w:cstheme="minorHAnsi"/>
        </w:rPr>
        <w:t xml:space="preserve">. Dua </w:t>
      </w:r>
      <w:proofErr w:type="spellStart"/>
      <w:r w:rsidRPr="00DB25C4">
        <w:rPr>
          <w:rFonts w:eastAsia="Calibri" w:cstheme="minorHAnsi"/>
        </w:rPr>
        <w:t>pustakawan</w:t>
      </w:r>
      <w:proofErr w:type="spellEnd"/>
      <w:r w:rsidRPr="00DB25C4">
        <w:rPr>
          <w:rFonts w:eastAsia="Calibri" w:cstheme="minorHAnsi"/>
        </w:rPr>
        <w:t xml:space="preserve"> </w:t>
      </w:r>
      <w:proofErr w:type="spellStart"/>
      <w:r w:rsidRPr="00DB25C4">
        <w:rPr>
          <w:rFonts w:eastAsia="Calibri" w:cstheme="minorHAnsi"/>
        </w:rPr>
        <w:t>lainnya</w:t>
      </w:r>
      <w:proofErr w:type="spellEnd"/>
      <w:r w:rsidRPr="00DB25C4">
        <w:rPr>
          <w:rFonts w:eastAsia="Calibri" w:cstheme="minorHAnsi"/>
        </w:rPr>
        <w:t xml:space="preserve"> </w:t>
      </w:r>
      <w:proofErr w:type="spellStart"/>
      <w:r w:rsidRPr="00DB25C4">
        <w:rPr>
          <w:rFonts w:eastAsia="Calibri" w:cstheme="minorHAnsi"/>
        </w:rPr>
        <w:t>memiliki</w:t>
      </w:r>
      <w:proofErr w:type="spellEnd"/>
      <w:r w:rsidRPr="00DB25C4">
        <w:rPr>
          <w:rFonts w:eastAsia="Calibri" w:cstheme="minorHAnsi"/>
        </w:rPr>
        <w:t xml:space="preserve"> </w:t>
      </w:r>
      <w:proofErr w:type="spellStart"/>
      <w:r w:rsidRPr="00DB25C4">
        <w:rPr>
          <w:rFonts w:eastAsia="Calibri" w:cstheme="minorHAnsi"/>
        </w:rPr>
        <w:t>kualifikasi</w:t>
      </w:r>
      <w:proofErr w:type="spellEnd"/>
      <w:r w:rsidRPr="00DB25C4">
        <w:rPr>
          <w:rFonts w:eastAsia="Calibri" w:cstheme="minorHAnsi"/>
        </w:rPr>
        <w:t xml:space="preserve"> </w:t>
      </w:r>
      <w:proofErr w:type="spellStart"/>
      <w:r w:rsidRPr="00DB25C4">
        <w:rPr>
          <w:rFonts w:eastAsia="Calibri" w:cstheme="minorHAnsi"/>
        </w:rPr>
        <w:t>pendidikan</w:t>
      </w:r>
      <w:proofErr w:type="spellEnd"/>
      <w:r w:rsidRPr="00DB25C4">
        <w:rPr>
          <w:rFonts w:eastAsia="Calibri" w:cstheme="minorHAnsi"/>
        </w:rPr>
        <w:t xml:space="preserve"> S1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tambahan</w:t>
      </w:r>
      <w:proofErr w:type="spellEnd"/>
      <w:r w:rsidRPr="00DB25C4">
        <w:rPr>
          <w:rFonts w:eastAsia="Calibri" w:cstheme="minorHAnsi"/>
        </w:rPr>
        <w:t xml:space="preserve"> </w:t>
      </w:r>
      <w:proofErr w:type="spellStart"/>
      <w:r w:rsidRPr="00DB25C4">
        <w:rPr>
          <w:rFonts w:eastAsia="Calibri" w:cstheme="minorHAnsi"/>
        </w:rPr>
        <w:t>keahlian</w:t>
      </w:r>
      <w:proofErr w:type="spellEnd"/>
      <w:r w:rsidRPr="00DB25C4">
        <w:rPr>
          <w:rFonts w:eastAsia="Calibri" w:cstheme="minorHAnsi"/>
        </w:rPr>
        <w:t xml:space="preserve"> </w:t>
      </w:r>
      <w:proofErr w:type="spellStart"/>
      <w:r w:rsidRPr="00DB25C4">
        <w:rPr>
          <w:rFonts w:eastAsia="Calibri" w:cstheme="minorHAnsi"/>
        </w:rPr>
        <w:t>manajemen</w:t>
      </w:r>
      <w:proofErr w:type="spellEnd"/>
      <w:r w:rsidRPr="00DB25C4">
        <w:rPr>
          <w:rFonts w:eastAsia="Calibri" w:cstheme="minorHAnsi"/>
        </w:rPr>
        <w:t xml:space="preserve"> </w:t>
      </w:r>
      <w:proofErr w:type="spellStart"/>
      <w:r w:rsidRPr="00DB25C4">
        <w:rPr>
          <w:rFonts w:eastAsia="Calibri" w:cstheme="minorHAnsi"/>
        </w:rPr>
        <w:t>perpustakaan</w:t>
      </w:r>
      <w:proofErr w:type="spellEnd"/>
      <w:r w:rsidRPr="00DB25C4">
        <w:rPr>
          <w:rFonts w:eastAsia="Calibri" w:cstheme="minorHAnsi"/>
        </w:rPr>
        <w:t xml:space="preserve">, yang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membantu</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pengelolaan</w:t>
      </w:r>
      <w:proofErr w:type="spellEnd"/>
      <w:r w:rsidRPr="00DB25C4">
        <w:rPr>
          <w:rFonts w:eastAsia="Calibri" w:cstheme="minorHAnsi"/>
        </w:rPr>
        <w:t xml:space="preserve"> </w:t>
      </w:r>
      <w:proofErr w:type="spellStart"/>
      <w:r w:rsidRPr="00DB25C4">
        <w:rPr>
          <w:rFonts w:eastAsia="Calibri" w:cstheme="minorHAnsi"/>
        </w:rPr>
        <w:t>perpustakaan</w:t>
      </w:r>
      <w:proofErr w:type="spellEnd"/>
      <w:r w:rsidRPr="00DB25C4">
        <w:rPr>
          <w:rFonts w:eastAsia="Calibri" w:cstheme="minorHAnsi"/>
        </w:rPr>
        <w:t xml:space="preserve"> dan </w:t>
      </w:r>
      <w:proofErr w:type="spellStart"/>
      <w:r w:rsidRPr="00DB25C4">
        <w:rPr>
          <w:rFonts w:eastAsia="Calibri" w:cstheme="minorHAnsi"/>
        </w:rPr>
        <w:t>memastikan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ketersediaan</w:t>
      </w:r>
      <w:proofErr w:type="spellEnd"/>
      <w:r w:rsidRPr="00DB25C4">
        <w:rPr>
          <w:rFonts w:eastAsia="Calibri" w:cstheme="minorHAnsi"/>
        </w:rPr>
        <w:t xml:space="preserve"> </w:t>
      </w:r>
      <w:proofErr w:type="spellStart"/>
      <w:r w:rsidRPr="00DB25C4">
        <w:rPr>
          <w:rFonts w:eastAsia="Calibri" w:cstheme="minorHAnsi"/>
        </w:rPr>
        <w:t>buku</w:t>
      </w:r>
      <w:proofErr w:type="spellEnd"/>
      <w:r w:rsidRPr="00DB25C4">
        <w:rPr>
          <w:rFonts w:eastAsia="Calibri" w:cstheme="minorHAnsi"/>
        </w:rPr>
        <w:t xml:space="preserve"> </w:t>
      </w:r>
      <w:proofErr w:type="spellStart"/>
      <w:r w:rsidRPr="00DB25C4">
        <w:rPr>
          <w:rFonts w:eastAsia="Calibri" w:cstheme="minorHAnsi"/>
        </w:rPr>
        <w:t>referensi</w:t>
      </w:r>
      <w:proofErr w:type="spellEnd"/>
      <w:r w:rsidRPr="00DB25C4">
        <w:rPr>
          <w:rFonts w:eastAsia="Calibri" w:cstheme="minorHAnsi"/>
        </w:rPr>
        <w:t xml:space="preserve"> </w:t>
      </w:r>
      <w:proofErr w:type="spellStart"/>
      <w:r w:rsidRPr="00DB25C4">
        <w:rPr>
          <w:rFonts w:eastAsia="Calibri" w:cstheme="minorHAnsi"/>
        </w:rPr>
        <w:t>tetap</w:t>
      </w:r>
      <w:proofErr w:type="spellEnd"/>
      <w:r w:rsidRPr="00DB25C4">
        <w:rPr>
          <w:rFonts w:eastAsia="Calibri" w:cstheme="minorHAnsi"/>
        </w:rPr>
        <w:t xml:space="preserve"> </w:t>
      </w:r>
      <w:proofErr w:type="spellStart"/>
      <w:r w:rsidRPr="00DB25C4">
        <w:rPr>
          <w:rFonts w:eastAsia="Calibri" w:cstheme="minorHAnsi"/>
        </w:rPr>
        <w:t>terjaga</w:t>
      </w:r>
      <w:proofErr w:type="spellEnd"/>
      <w:r w:rsidRPr="00DB25C4">
        <w:rPr>
          <w:rFonts w:eastAsia="Calibri" w:cstheme="minorHAnsi"/>
        </w:rPr>
        <w:t>.</w:t>
      </w:r>
    </w:p>
    <w:p w14:paraId="50A8B069" w14:textId="77777777" w:rsidR="00866ABA" w:rsidRPr="00DB25C4" w:rsidRDefault="00866ABA" w:rsidP="00687314">
      <w:pPr>
        <w:spacing w:after="0" w:line="240" w:lineRule="auto"/>
        <w:rPr>
          <w:rFonts w:cstheme="minorHAnsi"/>
        </w:rPr>
      </w:pPr>
    </w:p>
    <w:p w14:paraId="728496B1" w14:textId="77777777" w:rsidR="00866ABA" w:rsidRPr="00DB25C4" w:rsidRDefault="00866ABA" w:rsidP="00687314">
      <w:pPr>
        <w:spacing w:after="0" w:line="240" w:lineRule="auto"/>
        <w:rPr>
          <w:rFonts w:cstheme="minorHAnsi"/>
          <w:b/>
          <w:bCs/>
        </w:rPr>
      </w:pPr>
      <w:r w:rsidRPr="00DB25C4">
        <w:rPr>
          <w:rFonts w:cstheme="minorHAnsi"/>
          <w:b/>
          <w:bCs/>
        </w:rPr>
        <w:t xml:space="preserve">4.2.2.3 </w:t>
      </w:r>
      <w:proofErr w:type="spellStart"/>
      <w:r w:rsidRPr="00DB25C4">
        <w:rPr>
          <w:rFonts w:cstheme="minorHAnsi"/>
          <w:b/>
          <w:bCs/>
        </w:rPr>
        <w:t>Pengembangan</w:t>
      </w:r>
      <w:proofErr w:type="spellEnd"/>
      <w:r w:rsidRPr="00DB25C4">
        <w:rPr>
          <w:rFonts w:cstheme="minorHAnsi"/>
          <w:b/>
          <w:bCs/>
        </w:rPr>
        <w:t xml:space="preserve"> </w:t>
      </w:r>
      <w:proofErr w:type="spellStart"/>
      <w:r w:rsidRPr="00DB25C4">
        <w:rPr>
          <w:rFonts w:cstheme="minorHAnsi"/>
          <w:b/>
          <w:bCs/>
        </w:rPr>
        <w:t>Kompetensi</w:t>
      </w:r>
      <w:proofErr w:type="spellEnd"/>
      <w:r w:rsidRPr="00DB25C4">
        <w:rPr>
          <w:rFonts w:cstheme="minorHAnsi"/>
          <w:b/>
          <w:bCs/>
        </w:rPr>
        <w:t xml:space="preserve"> </w:t>
      </w:r>
      <w:proofErr w:type="spellStart"/>
      <w:r w:rsidRPr="00DB25C4">
        <w:rPr>
          <w:rFonts w:cstheme="minorHAnsi"/>
          <w:b/>
          <w:bCs/>
        </w:rPr>
        <w:t>Tendik</w:t>
      </w:r>
      <w:proofErr w:type="spellEnd"/>
    </w:p>
    <w:p w14:paraId="6395E961" w14:textId="77777777" w:rsidR="00866ABA" w:rsidRPr="00DB25C4" w:rsidRDefault="00866ABA" w:rsidP="00687314">
      <w:pPr>
        <w:spacing w:after="0" w:line="240" w:lineRule="auto"/>
        <w:rPr>
          <w:rFonts w:cstheme="minorHAnsi"/>
        </w:rPr>
      </w:pP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 xml:space="preserve"> (</w:t>
      </w:r>
      <w:proofErr w:type="spellStart"/>
      <w:r w:rsidRPr="00DB25C4">
        <w:rPr>
          <w:rFonts w:cstheme="minorHAnsi"/>
        </w:rPr>
        <w:t>studi</w:t>
      </w:r>
      <w:proofErr w:type="spellEnd"/>
      <w:r w:rsidRPr="00DB25C4">
        <w:rPr>
          <w:rFonts w:cstheme="minorHAnsi"/>
        </w:rPr>
        <w:t xml:space="preserve"> </w:t>
      </w:r>
      <w:proofErr w:type="spellStart"/>
      <w:r w:rsidRPr="00DB25C4">
        <w:rPr>
          <w:rFonts w:cstheme="minorHAnsi"/>
        </w:rPr>
        <w:t>lanjut</w:t>
      </w:r>
      <w:proofErr w:type="spellEnd"/>
      <w:r w:rsidRPr="00DB25C4">
        <w:rPr>
          <w:rFonts w:cstheme="minorHAnsi"/>
        </w:rPr>
        <w:t xml:space="preserve">, </w:t>
      </w:r>
      <w:proofErr w:type="spellStart"/>
      <w:r w:rsidRPr="00DB25C4">
        <w:rPr>
          <w:rFonts w:cstheme="minorHAnsi"/>
        </w:rPr>
        <w:t>kursus</w:t>
      </w:r>
      <w:proofErr w:type="spellEnd"/>
      <w:r w:rsidRPr="00DB25C4">
        <w:rPr>
          <w:rFonts w:cstheme="minorHAnsi"/>
        </w:rPr>
        <w:t xml:space="preserve"> </w:t>
      </w:r>
      <w:proofErr w:type="spellStart"/>
      <w:r w:rsidRPr="00DB25C4">
        <w:rPr>
          <w:rFonts w:cstheme="minorHAnsi"/>
        </w:rPr>
        <w:t>singkat</w:t>
      </w:r>
      <w:proofErr w:type="spellEnd"/>
      <w:r w:rsidRPr="00DB25C4">
        <w:rPr>
          <w:rFonts w:cstheme="minorHAnsi"/>
        </w:rPr>
        <w:t xml:space="preserve">, </w:t>
      </w:r>
      <w:proofErr w:type="spellStart"/>
      <w:r w:rsidRPr="00DB25C4">
        <w:rPr>
          <w:rFonts w:cstheme="minorHAnsi"/>
        </w:rPr>
        <w:t>magang</w:t>
      </w:r>
      <w:proofErr w:type="spellEnd"/>
      <w:r w:rsidRPr="00DB25C4">
        <w:rPr>
          <w:rFonts w:cstheme="minorHAnsi"/>
        </w:rPr>
        <w:t xml:space="preserve">, </w:t>
      </w:r>
      <w:proofErr w:type="spellStart"/>
      <w:r w:rsidRPr="00DB25C4">
        <w:rPr>
          <w:rFonts w:cstheme="minorHAnsi"/>
        </w:rPr>
        <w:t>pelatihan</w:t>
      </w:r>
      <w:proofErr w:type="spellEnd"/>
      <w:r w:rsidRPr="00DB25C4">
        <w:rPr>
          <w:rFonts w:cstheme="minorHAnsi"/>
        </w:rPr>
        <w:t xml:space="preserve">, </w:t>
      </w:r>
      <w:proofErr w:type="spellStart"/>
      <w:r w:rsidRPr="00DB25C4">
        <w:rPr>
          <w:rFonts w:cstheme="minorHAnsi"/>
        </w:rPr>
        <w:t>sertifikasi</w:t>
      </w:r>
      <w:proofErr w:type="spellEnd"/>
      <w:r w:rsidRPr="00DB25C4">
        <w:rPr>
          <w:rFonts w:cstheme="minorHAnsi"/>
        </w:rPr>
        <w:t>, dan lain-</w:t>
      </w:r>
      <w:proofErr w:type="spellStart"/>
      <w:r w:rsidRPr="00DB25C4">
        <w:rPr>
          <w:rFonts w:cstheme="minorHAnsi"/>
        </w:rPr>
        <w:t>lainnya</w:t>
      </w:r>
      <w:proofErr w:type="spellEnd"/>
      <w:r w:rsidRPr="00DB25C4">
        <w:rPr>
          <w:rFonts w:cstheme="minorHAnsi"/>
        </w:rPr>
        <w:t xml:space="preserve">) </w:t>
      </w:r>
      <w:proofErr w:type="spellStart"/>
      <w:r w:rsidRPr="00DB25C4">
        <w:rPr>
          <w:rFonts w:cstheme="minorHAnsi"/>
        </w:rPr>
        <w:t>tendik</w:t>
      </w:r>
      <w:proofErr w:type="spellEnd"/>
      <w:r w:rsidRPr="00DB25C4">
        <w:rPr>
          <w:rFonts w:cstheme="minorHAnsi"/>
        </w:rPr>
        <w:t xml:space="preserve"> yang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tiga</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terakhir</w:t>
      </w:r>
      <w:proofErr w:type="spellEnd"/>
      <w:r w:rsidRPr="00DB25C4">
        <w:rPr>
          <w:rFonts w:cstheme="minorHAnsi"/>
        </w:rPr>
        <w:t xml:space="preserve"> (</w:t>
      </w:r>
      <w:proofErr w:type="spellStart"/>
      <w:r w:rsidRPr="00DB25C4">
        <w:rPr>
          <w:rFonts w:cstheme="minorHAnsi"/>
        </w:rPr>
        <w:t>Tabel</w:t>
      </w:r>
      <w:proofErr w:type="spellEnd"/>
      <w:r w:rsidRPr="00DB25C4">
        <w:rPr>
          <w:rFonts w:cstheme="minorHAnsi"/>
        </w:rPr>
        <w:t xml:space="preserve"> 4.2.2.3).</w:t>
      </w:r>
    </w:p>
    <w:p w14:paraId="592DE94F" w14:textId="77777777" w:rsidR="002A20EE" w:rsidRDefault="00866ABA" w:rsidP="00687314">
      <w:pPr>
        <w:spacing w:after="0" w:line="240" w:lineRule="auto"/>
        <w:rPr>
          <w:rFonts w:cstheme="minorHAnsi"/>
        </w:rPr>
        <w:sectPr w:rsidR="002A20EE" w:rsidSect="002A20EE">
          <w:pgSz w:w="12240" w:h="15840"/>
          <w:pgMar w:top="1440" w:right="1440" w:bottom="1440" w:left="1440" w:header="720" w:footer="720" w:gutter="0"/>
          <w:cols w:space="720"/>
          <w:noEndnote/>
          <w:docGrid w:linePitch="299"/>
        </w:sectPr>
      </w:pPr>
      <w:proofErr w:type="spellStart"/>
      <w:r w:rsidRPr="00DB25C4">
        <w:rPr>
          <w:rFonts w:cstheme="minorHAnsi"/>
        </w:rPr>
        <w:t>Tabel</w:t>
      </w:r>
      <w:proofErr w:type="spellEnd"/>
      <w:r w:rsidRPr="00DB25C4">
        <w:rPr>
          <w:rFonts w:cstheme="minorHAnsi"/>
        </w:rPr>
        <w:t xml:space="preserve"> 4.2.2.3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 xml:space="preserve"> dan </w:t>
      </w:r>
      <w:proofErr w:type="spellStart"/>
      <w:r w:rsidRPr="00DB25C4">
        <w:rPr>
          <w:rFonts w:cstheme="minorHAnsi"/>
        </w:rPr>
        <w:t>Karier</w:t>
      </w:r>
      <w:proofErr w:type="spellEnd"/>
      <w:r w:rsidRPr="00DB25C4">
        <w:rPr>
          <w:rFonts w:cstheme="minorHAnsi"/>
        </w:rPr>
        <w:t xml:space="preserve"> </w:t>
      </w:r>
      <w:proofErr w:type="spellStart"/>
      <w:r w:rsidRPr="00DB25C4">
        <w:rPr>
          <w:rFonts w:cstheme="minorHAnsi"/>
        </w:rPr>
        <w:t>Tendik</w:t>
      </w:r>
      <w:proofErr w:type="spellEnd"/>
      <w:r w:rsidR="002A20EE">
        <w:rPr>
          <w:rFonts w:cstheme="minorHAnsi"/>
        </w:rPr>
        <w:t>.</w:t>
      </w:r>
    </w:p>
    <w:p w14:paraId="0927096E" w14:textId="1DEE4731" w:rsidR="00866ABA" w:rsidRPr="00DB25C4" w:rsidRDefault="00866ABA" w:rsidP="00687314">
      <w:pPr>
        <w:spacing w:after="0" w:line="240" w:lineRule="auto"/>
        <w:rPr>
          <w:rFonts w:cstheme="minorHAnsi"/>
        </w:rPr>
      </w:pPr>
    </w:p>
    <w:tbl>
      <w:tblPr>
        <w:tblW w:w="12960" w:type="dxa"/>
        <w:tblCellMar>
          <w:top w:w="15" w:type="dxa"/>
          <w:bottom w:w="15" w:type="dxa"/>
        </w:tblCellMar>
        <w:tblLook w:val="04A0" w:firstRow="1" w:lastRow="0" w:firstColumn="1" w:lastColumn="0" w:noHBand="0" w:noVBand="1"/>
      </w:tblPr>
      <w:tblGrid>
        <w:gridCol w:w="784"/>
        <w:gridCol w:w="1818"/>
        <w:gridCol w:w="2546"/>
        <w:gridCol w:w="1683"/>
        <w:gridCol w:w="1257"/>
        <w:gridCol w:w="1620"/>
        <w:gridCol w:w="1401"/>
        <w:gridCol w:w="1851"/>
      </w:tblGrid>
      <w:tr w:rsidR="00866ABA" w:rsidRPr="00DB25C4" w14:paraId="272BCD48" w14:textId="77777777" w:rsidTr="002A20EE">
        <w:trPr>
          <w:trHeight w:val="572"/>
        </w:trPr>
        <w:tc>
          <w:tcPr>
            <w:tcW w:w="784"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39A1769C"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No</w:t>
            </w:r>
          </w:p>
        </w:tc>
        <w:tc>
          <w:tcPr>
            <w:tcW w:w="1818"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02501A9D"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 xml:space="preserve">Nama Tenaga </w:t>
            </w:r>
            <w:proofErr w:type="spellStart"/>
            <w:r w:rsidRPr="00DB25C4">
              <w:rPr>
                <w:rFonts w:eastAsia="Times New Roman" w:cstheme="minorHAnsi"/>
                <w:b/>
                <w:bCs/>
                <w:color w:val="000000"/>
              </w:rPr>
              <w:t>Kependidikan</w:t>
            </w:r>
            <w:proofErr w:type="spellEnd"/>
          </w:p>
        </w:tc>
        <w:tc>
          <w:tcPr>
            <w:tcW w:w="2546"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5619A7A4"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 xml:space="preserve">Nama </w:t>
            </w:r>
            <w:proofErr w:type="spellStart"/>
            <w:r w:rsidRPr="00DB25C4">
              <w:rPr>
                <w:rFonts w:eastAsia="Times New Roman" w:cstheme="minorHAnsi"/>
                <w:b/>
                <w:bCs/>
                <w:color w:val="000000"/>
              </w:rPr>
              <w:t>Kegiatan</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Pengembangan</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Kompetensi</w:t>
            </w:r>
            <w:proofErr w:type="spellEnd"/>
          </w:p>
        </w:tc>
        <w:tc>
          <w:tcPr>
            <w:tcW w:w="1683"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314117AC"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Tahun</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Pelaksanaan</w:t>
            </w:r>
            <w:proofErr w:type="spellEnd"/>
          </w:p>
        </w:tc>
        <w:tc>
          <w:tcPr>
            <w:tcW w:w="1257"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2935EAD7"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 xml:space="preserve">Lama </w:t>
            </w:r>
            <w:proofErr w:type="spellStart"/>
            <w:r w:rsidRPr="00DB25C4">
              <w:rPr>
                <w:rFonts w:eastAsia="Times New Roman" w:cstheme="minorHAnsi"/>
                <w:b/>
                <w:bCs/>
                <w:color w:val="000000"/>
              </w:rPr>
              <w:t>Kegiatan</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tahun</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bulan</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hari</w:t>
            </w:r>
            <w:proofErr w:type="spellEnd"/>
            <w:r w:rsidRPr="00DB25C4">
              <w:rPr>
                <w:rFonts w:eastAsia="Times New Roman" w:cstheme="minorHAnsi"/>
                <w:b/>
                <w:bCs/>
                <w:color w:val="000000"/>
              </w:rPr>
              <w:t>)</w:t>
            </w:r>
          </w:p>
        </w:tc>
        <w:tc>
          <w:tcPr>
            <w:tcW w:w="1620"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147F0D47"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 xml:space="preserve">Waktu </w:t>
            </w:r>
            <w:proofErr w:type="spellStart"/>
            <w:r w:rsidRPr="00DB25C4">
              <w:rPr>
                <w:rFonts w:eastAsia="Times New Roman" w:cstheme="minorHAnsi"/>
                <w:b/>
                <w:bCs/>
                <w:color w:val="000000"/>
              </w:rPr>
              <w:t>Mulai</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Kegiatan</w:t>
            </w:r>
            <w:proofErr w:type="spellEnd"/>
          </w:p>
        </w:tc>
        <w:tc>
          <w:tcPr>
            <w:tcW w:w="1401"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692D2818"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 xml:space="preserve">Waktu </w:t>
            </w:r>
            <w:proofErr w:type="spellStart"/>
            <w:r w:rsidRPr="00DB25C4">
              <w:rPr>
                <w:rFonts w:eastAsia="Times New Roman" w:cstheme="minorHAnsi"/>
                <w:b/>
                <w:bCs/>
                <w:color w:val="000000"/>
              </w:rPr>
              <w:t>Berakhir</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Kegiatan</w:t>
            </w:r>
            <w:proofErr w:type="spellEnd"/>
          </w:p>
        </w:tc>
        <w:tc>
          <w:tcPr>
            <w:tcW w:w="1851"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04680F9E" w14:textId="77777777" w:rsidR="00866ABA" w:rsidRPr="00DB25C4" w:rsidRDefault="00866ABA"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Tempat</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Kegiatan</w:t>
            </w:r>
            <w:proofErr w:type="spellEnd"/>
          </w:p>
        </w:tc>
      </w:tr>
      <w:tr w:rsidR="00866ABA" w:rsidRPr="00DB25C4" w14:paraId="63637F36" w14:textId="77777777" w:rsidTr="002A20EE">
        <w:trPr>
          <w:trHeight w:val="285"/>
        </w:trPr>
        <w:tc>
          <w:tcPr>
            <w:tcW w:w="784"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566F156D"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1</w:t>
            </w:r>
          </w:p>
        </w:tc>
        <w:tc>
          <w:tcPr>
            <w:tcW w:w="1818"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7E95E15E"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2</w:t>
            </w:r>
          </w:p>
        </w:tc>
        <w:tc>
          <w:tcPr>
            <w:tcW w:w="2546"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56F3CD21"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3</w:t>
            </w:r>
          </w:p>
        </w:tc>
        <w:tc>
          <w:tcPr>
            <w:tcW w:w="1683"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62116019" w14:textId="77777777" w:rsidR="00866ABA" w:rsidRPr="00DB25C4" w:rsidRDefault="00866ABA" w:rsidP="00687314">
            <w:pPr>
              <w:spacing w:after="0" w:line="240" w:lineRule="auto"/>
              <w:jc w:val="center"/>
              <w:rPr>
                <w:rFonts w:eastAsia="Times New Roman" w:cstheme="minorHAnsi"/>
                <w:b/>
                <w:bCs/>
                <w:color w:val="000000"/>
              </w:rPr>
            </w:pPr>
          </w:p>
        </w:tc>
        <w:tc>
          <w:tcPr>
            <w:tcW w:w="1257"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4FA09B9D"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4</w:t>
            </w:r>
          </w:p>
        </w:tc>
        <w:tc>
          <w:tcPr>
            <w:tcW w:w="162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5F7EAB87"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5</w:t>
            </w:r>
          </w:p>
        </w:tc>
        <w:tc>
          <w:tcPr>
            <w:tcW w:w="1401"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19873D8D"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6</w:t>
            </w:r>
          </w:p>
        </w:tc>
        <w:tc>
          <w:tcPr>
            <w:tcW w:w="1851"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74510616" w14:textId="77777777" w:rsidR="00866ABA" w:rsidRPr="00DB25C4" w:rsidRDefault="00866ABA" w:rsidP="00687314">
            <w:pPr>
              <w:spacing w:after="0" w:line="240" w:lineRule="auto"/>
              <w:jc w:val="center"/>
              <w:rPr>
                <w:rFonts w:eastAsia="Times New Roman" w:cstheme="minorHAnsi"/>
                <w:b/>
                <w:bCs/>
                <w:color w:val="000000"/>
              </w:rPr>
            </w:pPr>
            <w:r w:rsidRPr="00DB25C4">
              <w:rPr>
                <w:rFonts w:eastAsia="Times New Roman" w:cstheme="minorHAnsi"/>
                <w:b/>
                <w:bCs/>
                <w:color w:val="000000"/>
              </w:rPr>
              <w:t>7</w:t>
            </w:r>
          </w:p>
        </w:tc>
      </w:tr>
      <w:tr w:rsidR="00866ABA" w:rsidRPr="00DB25C4" w14:paraId="574E7EFF" w14:textId="77777777" w:rsidTr="002A20EE">
        <w:trPr>
          <w:trHeight w:val="572"/>
        </w:trPr>
        <w:tc>
          <w:tcPr>
            <w:tcW w:w="784" w:type="dxa"/>
            <w:tcBorders>
              <w:top w:val="single" w:sz="4" w:space="0" w:color="auto"/>
              <w:left w:val="single" w:sz="4" w:space="0" w:color="auto"/>
              <w:bottom w:val="single" w:sz="4" w:space="0" w:color="auto"/>
              <w:right w:val="single" w:sz="4" w:space="0" w:color="auto"/>
            </w:tcBorders>
            <w:noWrap/>
            <w:hideMark/>
          </w:tcPr>
          <w:p w14:paraId="7B143951"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1</w:t>
            </w:r>
          </w:p>
        </w:tc>
        <w:tc>
          <w:tcPr>
            <w:tcW w:w="1818" w:type="dxa"/>
            <w:tcBorders>
              <w:top w:val="single" w:sz="4" w:space="0" w:color="auto"/>
              <w:left w:val="single" w:sz="4" w:space="0" w:color="auto"/>
              <w:bottom w:val="single" w:sz="4" w:space="0" w:color="auto"/>
              <w:right w:val="single" w:sz="4" w:space="0" w:color="auto"/>
            </w:tcBorders>
            <w:shd w:val="clear" w:color="auto" w:fill="auto"/>
            <w:noWrap/>
            <w:hideMark/>
          </w:tcPr>
          <w:p w14:paraId="51E7DE8C"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Nadia </w:t>
            </w:r>
            <w:proofErr w:type="spellStart"/>
            <w:r w:rsidRPr="00DB25C4">
              <w:rPr>
                <w:rFonts w:eastAsia="Times New Roman" w:cstheme="minorHAnsi"/>
                <w:color w:val="000000"/>
              </w:rPr>
              <w:t>Desiera</w:t>
            </w:r>
            <w:proofErr w:type="spellEnd"/>
            <w:r w:rsidRPr="00DB25C4">
              <w:rPr>
                <w:rFonts w:eastAsia="Times New Roman" w:cstheme="minorHAnsi"/>
                <w:color w:val="000000"/>
              </w:rPr>
              <w:t xml:space="preserve">, </w:t>
            </w:r>
            <w:proofErr w:type="spellStart"/>
            <w:proofErr w:type="gramStart"/>
            <w:r w:rsidRPr="00DB25C4">
              <w:rPr>
                <w:rFonts w:eastAsia="Times New Roman" w:cstheme="minorHAnsi"/>
                <w:color w:val="000000"/>
              </w:rPr>
              <w:t>S.Kom</w:t>
            </w:r>
            <w:proofErr w:type="spellEnd"/>
            <w:proofErr w:type="gramEnd"/>
            <w:r w:rsidRPr="00DB25C4">
              <w:rPr>
                <w:rFonts w:eastAsia="Times New Roman" w:cstheme="minorHAnsi"/>
                <w:color w:val="000000"/>
              </w:rPr>
              <w:t>.</w:t>
            </w:r>
          </w:p>
        </w:tc>
        <w:tc>
          <w:tcPr>
            <w:tcW w:w="2546" w:type="dxa"/>
            <w:tcBorders>
              <w:top w:val="single" w:sz="4" w:space="0" w:color="auto"/>
              <w:left w:val="single" w:sz="4" w:space="0" w:color="auto"/>
              <w:bottom w:val="single" w:sz="4" w:space="0" w:color="auto"/>
              <w:right w:val="single" w:sz="4" w:space="0" w:color="auto"/>
            </w:tcBorders>
            <w:shd w:val="clear" w:color="auto" w:fill="auto"/>
            <w:hideMark/>
          </w:tcPr>
          <w:p w14:paraId="47518018"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Bimbingan</w:t>
            </w:r>
            <w:proofErr w:type="spellEnd"/>
            <w:r w:rsidRPr="00DB25C4">
              <w:rPr>
                <w:rFonts w:eastAsia="Times New Roman" w:cstheme="minorHAnsi"/>
                <w:color w:val="000000"/>
              </w:rPr>
              <w:t xml:space="preserve"> Teknis </w:t>
            </w:r>
            <w:proofErr w:type="spellStart"/>
            <w:r w:rsidRPr="00DB25C4">
              <w:rPr>
                <w:rFonts w:eastAsia="Times New Roman" w:cstheme="minorHAnsi"/>
                <w:color w:val="000000"/>
              </w:rPr>
              <w:t>Pengelolaan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Arsip</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Perguruan</w:t>
            </w:r>
            <w:proofErr w:type="spellEnd"/>
            <w:r w:rsidRPr="00DB25C4">
              <w:rPr>
                <w:rFonts w:eastAsia="Times New Roman" w:cstheme="minorHAnsi"/>
                <w:color w:val="000000"/>
              </w:rPr>
              <w:t xml:space="preserve"> Tinggi</w:t>
            </w:r>
          </w:p>
        </w:tc>
        <w:tc>
          <w:tcPr>
            <w:tcW w:w="1683" w:type="dxa"/>
            <w:tcBorders>
              <w:top w:val="single" w:sz="4" w:space="0" w:color="auto"/>
              <w:left w:val="single" w:sz="4" w:space="0" w:color="auto"/>
              <w:bottom w:val="single" w:sz="4" w:space="0" w:color="auto"/>
              <w:right w:val="single" w:sz="4" w:space="0" w:color="auto"/>
            </w:tcBorders>
            <w:shd w:val="clear" w:color="auto" w:fill="auto"/>
            <w:noWrap/>
            <w:hideMark/>
          </w:tcPr>
          <w:p w14:paraId="1CABED64"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TS</w:t>
            </w:r>
          </w:p>
        </w:tc>
        <w:tc>
          <w:tcPr>
            <w:tcW w:w="1257" w:type="dxa"/>
            <w:tcBorders>
              <w:top w:val="single" w:sz="4" w:space="0" w:color="auto"/>
              <w:left w:val="single" w:sz="4" w:space="0" w:color="auto"/>
              <w:bottom w:val="single" w:sz="4" w:space="0" w:color="auto"/>
              <w:right w:val="single" w:sz="4" w:space="0" w:color="auto"/>
            </w:tcBorders>
            <w:shd w:val="clear" w:color="auto" w:fill="auto"/>
            <w:noWrap/>
            <w:hideMark/>
          </w:tcPr>
          <w:p w14:paraId="0ABED28C"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1 </w:t>
            </w:r>
            <w:proofErr w:type="spellStart"/>
            <w:r w:rsidRPr="00DB25C4">
              <w:rPr>
                <w:rFonts w:eastAsia="Times New Roman" w:cstheme="minorHAnsi"/>
                <w:color w:val="000000"/>
              </w:rPr>
              <w:t>hari</w:t>
            </w:r>
            <w:proofErr w:type="spellEnd"/>
          </w:p>
        </w:tc>
        <w:tc>
          <w:tcPr>
            <w:tcW w:w="1620" w:type="dxa"/>
            <w:tcBorders>
              <w:top w:val="single" w:sz="4" w:space="0" w:color="auto"/>
              <w:left w:val="single" w:sz="4" w:space="0" w:color="auto"/>
              <w:bottom w:val="single" w:sz="4" w:space="0" w:color="auto"/>
              <w:right w:val="single" w:sz="4" w:space="0" w:color="auto"/>
            </w:tcBorders>
            <w:shd w:val="clear" w:color="auto" w:fill="auto"/>
            <w:noWrap/>
            <w:hideMark/>
          </w:tcPr>
          <w:p w14:paraId="55A007B2"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6 </w:t>
            </w:r>
            <w:proofErr w:type="spellStart"/>
            <w:r w:rsidRPr="00DB25C4">
              <w:rPr>
                <w:rFonts w:eastAsia="Times New Roman" w:cstheme="minorHAnsi"/>
                <w:color w:val="000000"/>
              </w:rPr>
              <w:t>Oktober</w:t>
            </w:r>
            <w:proofErr w:type="spellEnd"/>
            <w:r w:rsidRPr="00DB25C4">
              <w:rPr>
                <w:rFonts w:eastAsia="Times New Roman" w:cstheme="minorHAnsi"/>
                <w:color w:val="000000"/>
              </w:rPr>
              <w:t xml:space="preserve"> 2021</w:t>
            </w:r>
          </w:p>
        </w:tc>
        <w:tc>
          <w:tcPr>
            <w:tcW w:w="1401" w:type="dxa"/>
            <w:tcBorders>
              <w:top w:val="single" w:sz="4" w:space="0" w:color="auto"/>
              <w:left w:val="single" w:sz="4" w:space="0" w:color="auto"/>
              <w:bottom w:val="single" w:sz="4" w:space="0" w:color="auto"/>
              <w:right w:val="single" w:sz="4" w:space="0" w:color="auto"/>
            </w:tcBorders>
            <w:shd w:val="clear" w:color="auto" w:fill="auto"/>
            <w:noWrap/>
            <w:hideMark/>
          </w:tcPr>
          <w:p w14:paraId="77541266"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6 </w:t>
            </w:r>
            <w:proofErr w:type="spellStart"/>
            <w:r w:rsidRPr="00DB25C4">
              <w:rPr>
                <w:rFonts w:eastAsia="Times New Roman" w:cstheme="minorHAnsi"/>
                <w:color w:val="000000"/>
              </w:rPr>
              <w:t>Oktober</w:t>
            </w:r>
            <w:proofErr w:type="spellEnd"/>
            <w:r w:rsidRPr="00DB25C4">
              <w:rPr>
                <w:rFonts w:eastAsia="Times New Roman" w:cstheme="minorHAnsi"/>
                <w:color w:val="000000"/>
              </w:rPr>
              <w:t xml:space="preserve"> 2021</w:t>
            </w:r>
          </w:p>
        </w:tc>
        <w:tc>
          <w:tcPr>
            <w:tcW w:w="1851" w:type="dxa"/>
            <w:tcBorders>
              <w:top w:val="single" w:sz="4" w:space="0" w:color="auto"/>
              <w:left w:val="single" w:sz="4" w:space="0" w:color="auto"/>
              <w:bottom w:val="single" w:sz="4" w:space="0" w:color="auto"/>
              <w:right w:val="single" w:sz="4" w:space="0" w:color="auto"/>
            </w:tcBorders>
            <w:shd w:val="clear" w:color="auto" w:fill="auto"/>
            <w:noWrap/>
            <w:hideMark/>
          </w:tcPr>
          <w:p w14:paraId="6F52D1FB"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Universitas Ma Chung</w:t>
            </w:r>
          </w:p>
        </w:tc>
      </w:tr>
      <w:tr w:rsidR="00866ABA" w:rsidRPr="00DB25C4" w14:paraId="7D28ACDB" w14:textId="77777777" w:rsidTr="002A20EE">
        <w:trPr>
          <w:trHeight w:val="572"/>
        </w:trPr>
        <w:tc>
          <w:tcPr>
            <w:tcW w:w="784" w:type="dxa"/>
            <w:tcBorders>
              <w:top w:val="single" w:sz="4" w:space="0" w:color="000000"/>
              <w:left w:val="single" w:sz="4" w:space="0" w:color="000000"/>
              <w:bottom w:val="nil"/>
              <w:right w:val="nil"/>
            </w:tcBorders>
            <w:noWrap/>
            <w:hideMark/>
          </w:tcPr>
          <w:p w14:paraId="796ADD5E"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2</w:t>
            </w:r>
          </w:p>
        </w:tc>
        <w:tc>
          <w:tcPr>
            <w:tcW w:w="1818" w:type="dxa"/>
            <w:tcBorders>
              <w:top w:val="single" w:sz="4" w:space="0" w:color="000000"/>
              <w:left w:val="single" w:sz="4" w:space="0" w:color="000000"/>
              <w:bottom w:val="nil"/>
              <w:right w:val="single" w:sz="4" w:space="0" w:color="000000"/>
            </w:tcBorders>
            <w:shd w:val="clear" w:color="auto" w:fill="auto"/>
            <w:noWrap/>
            <w:hideMark/>
          </w:tcPr>
          <w:p w14:paraId="13BB4C19"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Tomo</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Wahyudi</w:t>
            </w:r>
            <w:proofErr w:type="spellEnd"/>
          </w:p>
        </w:tc>
        <w:tc>
          <w:tcPr>
            <w:tcW w:w="2546" w:type="dxa"/>
            <w:tcBorders>
              <w:top w:val="single" w:sz="4" w:space="0" w:color="auto"/>
              <w:left w:val="nil"/>
              <w:bottom w:val="single" w:sz="4" w:space="0" w:color="auto"/>
              <w:right w:val="single" w:sz="4" w:space="0" w:color="auto"/>
            </w:tcBorders>
            <w:shd w:val="clear" w:color="auto" w:fill="auto"/>
            <w:hideMark/>
          </w:tcPr>
          <w:p w14:paraId="136312C2"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Bimbingan</w:t>
            </w:r>
            <w:proofErr w:type="spellEnd"/>
            <w:r w:rsidRPr="00DB25C4">
              <w:rPr>
                <w:rFonts w:eastAsia="Times New Roman" w:cstheme="minorHAnsi"/>
                <w:color w:val="000000"/>
              </w:rPr>
              <w:t xml:space="preserve"> Teknis </w:t>
            </w:r>
            <w:proofErr w:type="spellStart"/>
            <w:r w:rsidRPr="00DB25C4">
              <w:rPr>
                <w:rFonts w:eastAsia="Times New Roman" w:cstheme="minorHAnsi"/>
                <w:color w:val="000000"/>
              </w:rPr>
              <w:t>Pengelolaan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Arsip</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Perguruan</w:t>
            </w:r>
            <w:proofErr w:type="spellEnd"/>
            <w:r w:rsidRPr="00DB25C4">
              <w:rPr>
                <w:rFonts w:eastAsia="Times New Roman" w:cstheme="minorHAnsi"/>
                <w:color w:val="000000"/>
              </w:rPr>
              <w:t xml:space="preserve"> Tinggi</w:t>
            </w:r>
          </w:p>
        </w:tc>
        <w:tc>
          <w:tcPr>
            <w:tcW w:w="1683" w:type="dxa"/>
            <w:tcBorders>
              <w:top w:val="single" w:sz="4" w:space="0" w:color="auto"/>
              <w:left w:val="single" w:sz="4" w:space="0" w:color="auto"/>
              <w:bottom w:val="single" w:sz="4" w:space="0" w:color="auto"/>
              <w:right w:val="single" w:sz="4" w:space="0" w:color="auto"/>
            </w:tcBorders>
            <w:shd w:val="clear" w:color="auto" w:fill="auto"/>
            <w:noWrap/>
            <w:hideMark/>
          </w:tcPr>
          <w:p w14:paraId="5AD34E61"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TS</w:t>
            </w:r>
          </w:p>
        </w:tc>
        <w:tc>
          <w:tcPr>
            <w:tcW w:w="1257" w:type="dxa"/>
            <w:tcBorders>
              <w:top w:val="single" w:sz="4" w:space="0" w:color="auto"/>
              <w:left w:val="single" w:sz="4" w:space="0" w:color="auto"/>
              <w:bottom w:val="single" w:sz="4" w:space="0" w:color="auto"/>
              <w:right w:val="single" w:sz="4" w:space="0" w:color="auto"/>
            </w:tcBorders>
            <w:shd w:val="clear" w:color="auto" w:fill="auto"/>
            <w:noWrap/>
            <w:hideMark/>
          </w:tcPr>
          <w:p w14:paraId="7772B806"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1 </w:t>
            </w:r>
            <w:proofErr w:type="spellStart"/>
            <w:r w:rsidRPr="00DB25C4">
              <w:rPr>
                <w:rFonts w:eastAsia="Times New Roman" w:cstheme="minorHAnsi"/>
                <w:color w:val="000000"/>
              </w:rPr>
              <w:t>hari</w:t>
            </w:r>
            <w:proofErr w:type="spellEnd"/>
          </w:p>
        </w:tc>
        <w:tc>
          <w:tcPr>
            <w:tcW w:w="1620" w:type="dxa"/>
            <w:tcBorders>
              <w:top w:val="single" w:sz="4" w:space="0" w:color="auto"/>
              <w:left w:val="single" w:sz="4" w:space="0" w:color="auto"/>
              <w:bottom w:val="single" w:sz="4" w:space="0" w:color="auto"/>
              <w:right w:val="single" w:sz="4" w:space="0" w:color="auto"/>
            </w:tcBorders>
            <w:shd w:val="clear" w:color="auto" w:fill="auto"/>
            <w:noWrap/>
            <w:hideMark/>
          </w:tcPr>
          <w:p w14:paraId="070AC7C0"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6 </w:t>
            </w:r>
            <w:proofErr w:type="spellStart"/>
            <w:r w:rsidRPr="00DB25C4">
              <w:rPr>
                <w:rFonts w:eastAsia="Times New Roman" w:cstheme="minorHAnsi"/>
                <w:color w:val="000000"/>
              </w:rPr>
              <w:t>Oktober</w:t>
            </w:r>
            <w:proofErr w:type="spellEnd"/>
            <w:r w:rsidRPr="00DB25C4">
              <w:rPr>
                <w:rFonts w:eastAsia="Times New Roman" w:cstheme="minorHAnsi"/>
                <w:color w:val="000000"/>
              </w:rPr>
              <w:t xml:space="preserve"> 2021</w:t>
            </w:r>
          </w:p>
        </w:tc>
        <w:tc>
          <w:tcPr>
            <w:tcW w:w="1401" w:type="dxa"/>
            <w:tcBorders>
              <w:top w:val="single" w:sz="4" w:space="0" w:color="auto"/>
              <w:left w:val="single" w:sz="4" w:space="0" w:color="auto"/>
              <w:bottom w:val="single" w:sz="4" w:space="0" w:color="auto"/>
              <w:right w:val="single" w:sz="4" w:space="0" w:color="auto"/>
            </w:tcBorders>
            <w:shd w:val="clear" w:color="auto" w:fill="auto"/>
            <w:noWrap/>
            <w:hideMark/>
          </w:tcPr>
          <w:p w14:paraId="439DD71C"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6 </w:t>
            </w:r>
            <w:proofErr w:type="spellStart"/>
            <w:r w:rsidRPr="00DB25C4">
              <w:rPr>
                <w:rFonts w:eastAsia="Times New Roman" w:cstheme="minorHAnsi"/>
                <w:color w:val="000000"/>
              </w:rPr>
              <w:t>Oktober</w:t>
            </w:r>
            <w:proofErr w:type="spellEnd"/>
            <w:r w:rsidRPr="00DB25C4">
              <w:rPr>
                <w:rFonts w:eastAsia="Times New Roman" w:cstheme="minorHAnsi"/>
                <w:color w:val="000000"/>
              </w:rPr>
              <w:t xml:space="preserve"> 2021</w:t>
            </w:r>
          </w:p>
        </w:tc>
        <w:tc>
          <w:tcPr>
            <w:tcW w:w="1851" w:type="dxa"/>
            <w:tcBorders>
              <w:top w:val="single" w:sz="4" w:space="0" w:color="auto"/>
              <w:left w:val="single" w:sz="4" w:space="0" w:color="auto"/>
              <w:bottom w:val="single" w:sz="4" w:space="0" w:color="auto"/>
              <w:right w:val="single" w:sz="4" w:space="0" w:color="auto"/>
            </w:tcBorders>
            <w:shd w:val="clear" w:color="auto" w:fill="auto"/>
            <w:noWrap/>
            <w:hideMark/>
          </w:tcPr>
          <w:p w14:paraId="19521628"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Universitas Ma Chung</w:t>
            </w:r>
          </w:p>
        </w:tc>
      </w:tr>
      <w:tr w:rsidR="00866ABA" w:rsidRPr="00DB25C4" w14:paraId="1503E9B0" w14:textId="77777777" w:rsidTr="002A20EE">
        <w:trPr>
          <w:trHeight w:val="572"/>
        </w:trPr>
        <w:tc>
          <w:tcPr>
            <w:tcW w:w="784" w:type="dxa"/>
            <w:tcBorders>
              <w:top w:val="nil"/>
              <w:left w:val="single" w:sz="4" w:space="0" w:color="000000"/>
              <w:bottom w:val="nil"/>
              <w:right w:val="nil"/>
            </w:tcBorders>
            <w:noWrap/>
            <w:hideMark/>
          </w:tcPr>
          <w:p w14:paraId="1C7C53D5" w14:textId="77777777" w:rsidR="00866ABA" w:rsidRPr="00DB25C4" w:rsidRDefault="00866ABA" w:rsidP="00687314">
            <w:pPr>
              <w:spacing w:after="0" w:line="240" w:lineRule="auto"/>
              <w:rPr>
                <w:rFonts w:eastAsia="Times New Roman" w:cstheme="minorHAnsi"/>
                <w:color w:val="000000"/>
              </w:rPr>
            </w:pPr>
          </w:p>
        </w:tc>
        <w:tc>
          <w:tcPr>
            <w:tcW w:w="1818" w:type="dxa"/>
            <w:tcBorders>
              <w:top w:val="nil"/>
              <w:left w:val="single" w:sz="4" w:space="0" w:color="000000"/>
              <w:bottom w:val="nil"/>
              <w:right w:val="single" w:sz="4" w:space="0" w:color="000000"/>
            </w:tcBorders>
            <w:shd w:val="clear" w:color="auto" w:fill="auto"/>
            <w:noWrap/>
            <w:hideMark/>
          </w:tcPr>
          <w:p w14:paraId="68A8D909" w14:textId="77777777" w:rsidR="00866ABA" w:rsidRPr="00DB25C4" w:rsidRDefault="00866ABA" w:rsidP="00687314">
            <w:pPr>
              <w:spacing w:after="0" w:line="240" w:lineRule="auto"/>
              <w:jc w:val="center"/>
              <w:rPr>
                <w:rFonts w:eastAsia="Times New Roman" w:cstheme="minorHAnsi"/>
              </w:rPr>
            </w:pPr>
          </w:p>
        </w:tc>
        <w:tc>
          <w:tcPr>
            <w:tcW w:w="2546" w:type="dxa"/>
            <w:tcBorders>
              <w:top w:val="single" w:sz="4" w:space="0" w:color="auto"/>
              <w:left w:val="nil"/>
              <w:bottom w:val="single" w:sz="4" w:space="0" w:color="auto"/>
              <w:right w:val="single" w:sz="4" w:space="0" w:color="auto"/>
            </w:tcBorders>
            <w:shd w:val="clear" w:color="auto" w:fill="auto"/>
            <w:hideMark/>
          </w:tcPr>
          <w:p w14:paraId="309B1320"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Webinar Public Education Program</w:t>
            </w:r>
          </w:p>
        </w:tc>
        <w:tc>
          <w:tcPr>
            <w:tcW w:w="1683" w:type="dxa"/>
            <w:tcBorders>
              <w:top w:val="single" w:sz="4" w:space="0" w:color="auto"/>
              <w:left w:val="single" w:sz="4" w:space="0" w:color="auto"/>
              <w:bottom w:val="single" w:sz="4" w:space="0" w:color="auto"/>
              <w:right w:val="single" w:sz="4" w:space="0" w:color="auto"/>
            </w:tcBorders>
            <w:shd w:val="clear" w:color="auto" w:fill="auto"/>
            <w:noWrap/>
            <w:hideMark/>
          </w:tcPr>
          <w:p w14:paraId="483978D5"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TS</w:t>
            </w:r>
          </w:p>
        </w:tc>
        <w:tc>
          <w:tcPr>
            <w:tcW w:w="1257" w:type="dxa"/>
            <w:tcBorders>
              <w:top w:val="single" w:sz="4" w:space="0" w:color="auto"/>
              <w:left w:val="single" w:sz="4" w:space="0" w:color="auto"/>
              <w:bottom w:val="single" w:sz="4" w:space="0" w:color="auto"/>
              <w:right w:val="single" w:sz="4" w:space="0" w:color="auto"/>
            </w:tcBorders>
            <w:shd w:val="clear" w:color="auto" w:fill="auto"/>
            <w:noWrap/>
            <w:hideMark/>
          </w:tcPr>
          <w:p w14:paraId="5FDD64C9"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1 </w:t>
            </w:r>
            <w:proofErr w:type="spellStart"/>
            <w:r w:rsidRPr="00DB25C4">
              <w:rPr>
                <w:rFonts w:eastAsia="Times New Roman" w:cstheme="minorHAnsi"/>
                <w:color w:val="000000"/>
              </w:rPr>
              <w:t>hari</w:t>
            </w:r>
            <w:proofErr w:type="spellEnd"/>
          </w:p>
        </w:tc>
        <w:tc>
          <w:tcPr>
            <w:tcW w:w="1620" w:type="dxa"/>
            <w:tcBorders>
              <w:top w:val="single" w:sz="4" w:space="0" w:color="auto"/>
              <w:left w:val="single" w:sz="4" w:space="0" w:color="auto"/>
              <w:bottom w:val="single" w:sz="4" w:space="0" w:color="auto"/>
              <w:right w:val="single" w:sz="4" w:space="0" w:color="auto"/>
            </w:tcBorders>
            <w:shd w:val="clear" w:color="auto" w:fill="auto"/>
            <w:noWrap/>
            <w:hideMark/>
          </w:tcPr>
          <w:p w14:paraId="4B7051F4"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23-Sep-21</w:t>
            </w:r>
          </w:p>
        </w:tc>
        <w:tc>
          <w:tcPr>
            <w:tcW w:w="1401" w:type="dxa"/>
            <w:tcBorders>
              <w:top w:val="single" w:sz="4" w:space="0" w:color="auto"/>
              <w:left w:val="single" w:sz="4" w:space="0" w:color="auto"/>
              <w:bottom w:val="single" w:sz="4" w:space="0" w:color="auto"/>
              <w:right w:val="single" w:sz="4" w:space="0" w:color="auto"/>
            </w:tcBorders>
            <w:shd w:val="clear" w:color="auto" w:fill="auto"/>
            <w:noWrap/>
            <w:hideMark/>
          </w:tcPr>
          <w:p w14:paraId="2F04DCCD"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23-Sep-21</w:t>
            </w:r>
          </w:p>
        </w:tc>
        <w:tc>
          <w:tcPr>
            <w:tcW w:w="1851" w:type="dxa"/>
            <w:tcBorders>
              <w:top w:val="single" w:sz="4" w:space="0" w:color="auto"/>
              <w:left w:val="single" w:sz="4" w:space="0" w:color="auto"/>
              <w:bottom w:val="single" w:sz="4" w:space="0" w:color="auto"/>
              <w:right w:val="single" w:sz="4" w:space="0" w:color="auto"/>
            </w:tcBorders>
            <w:shd w:val="clear" w:color="auto" w:fill="auto"/>
            <w:noWrap/>
            <w:hideMark/>
          </w:tcPr>
          <w:p w14:paraId="6897722C"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Online</w:t>
            </w:r>
          </w:p>
        </w:tc>
      </w:tr>
      <w:tr w:rsidR="00866ABA" w:rsidRPr="00DB25C4" w14:paraId="5514D800" w14:textId="77777777" w:rsidTr="002A20EE">
        <w:trPr>
          <w:trHeight w:val="1433"/>
        </w:trPr>
        <w:tc>
          <w:tcPr>
            <w:tcW w:w="784" w:type="dxa"/>
            <w:tcBorders>
              <w:top w:val="single" w:sz="4" w:space="0" w:color="000000"/>
              <w:left w:val="single" w:sz="4" w:space="0" w:color="000000"/>
              <w:bottom w:val="nil"/>
              <w:right w:val="single" w:sz="4" w:space="0" w:color="000000"/>
            </w:tcBorders>
            <w:noWrap/>
            <w:hideMark/>
          </w:tcPr>
          <w:p w14:paraId="5228C766"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3</w:t>
            </w:r>
          </w:p>
        </w:tc>
        <w:tc>
          <w:tcPr>
            <w:tcW w:w="1818" w:type="dxa"/>
            <w:tcBorders>
              <w:top w:val="single" w:sz="4" w:space="0" w:color="000000"/>
              <w:left w:val="nil"/>
              <w:bottom w:val="nil"/>
              <w:right w:val="single" w:sz="4" w:space="0" w:color="000000"/>
            </w:tcBorders>
            <w:shd w:val="clear" w:color="auto" w:fill="auto"/>
            <w:noWrap/>
            <w:hideMark/>
          </w:tcPr>
          <w:p w14:paraId="01767252"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Daniel </w:t>
            </w:r>
            <w:proofErr w:type="spellStart"/>
            <w:r w:rsidRPr="00DB25C4">
              <w:rPr>
                <w:rFonts w:eastAsia="Times New Roman" w:cstheme="minorHAnsi"/>
                <w:color w:val="000000"/>
              </w:rPr>
              <w:t>Pandapotan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Hutapea</w:t>
            </w:r>
            <w:proofErr w:type="spellEnd"/>
            <w:r w:rsidRPr="00DB25C4">
              <w:rPr>
                <w:rFonts w:eastAsia="Times New Roman" w:cstheme="minorHAnsi"/>
                <w:color w:val="000000"/>
              </w:rPr>
              <w:t xml:space="preserve">, </w:t>
            </w:r>
            <w:proofErr w:type="spellStart"/>
            <w:proofErr w:type="gramStart"/>
            <w:r w:rsidRPr="00DB25C4">
              <w:rPr>
                <w:rFonts w:eastAsia="Times New Roman" w:cstheme="minorHAnsi"/>
                <w:color w:val="000000"/>
              </w:rPr>
              <w:t>S.Sos</w:t>
            </w:r>
            <w:proofErr w:type="spellEnd"/>
            <w:proofErr w:type="gramEnd"/>
            <w:r w:rsidRPr="00DB25C4">
              <w:rPr>
                <w:rFonts w:eastAsia="Times New Roman" w:cstheme="minorHAnsi"/>
                <w:color w:val="000000"/>
              </w:rPr>
              <w:t>., MIP</w:t>
            </w:r>
          </w:p>
        </w:tc>
        <w:tc>
          <w:tcPr>
            <w:tcW w:w="2546" w:type="dxa"/>
            <w:tcBorders>
              <w:top w:val="single" w:sz="4" w:space="0" w:color="auto"/>
              <w:left w:val="nil"/>
              <w:bottom w:val="single" w:sz="4" w:space="0" w:color="auto"/>
              <w:right w:val="single" w:sz="4" w:space="0" w:color="auto"/>
            </w:tcBorders>
            <w:shd w:val="clear" w:color="auto" w:fill="auto"/>
            <w:hideMark/>
          </w:tcPr>
          <w:p w14:paraId="380C543C"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FPPTI </w:t>
            </w:r>
            <w:proofErr w:type="spellStart"/>
            <w:r w:rsidRPr="00DB25C4">
              <w:rPr>
                <w:rFonts w:eastAsia="Times New Roman" w:cstheme="minorHAnsi"/>
                <w:color w:val="000000"/>
              </w:rPr>
              <w:t>Jatim</w:t>
            </w:r>
            <w:proofErr w:type="spellEnd"/>
            <w:r w:rsidRPr="00DB25C4">
              <w:rPr>
                <w:rFonts w:eastAsia="Times New Roman" w:cstheme="minorHAnsi"/>
                <w:color w:val="000000"/>
              </w:rPr>
              <w:t xml:space="preserve"> Webinar Series #1: </w:t>
            </w:r>
            <w:proofErr w:type="spellStart"/>
            <w:r w:rsidRPr="00DB25C4">
              <w:rPr>
                <w:rFonts w:eastAsia="Times New Roman" w:cstheme="minorHAnsi"/>
                <w:color w:val="000000"/>
              </w:rPr>
              <w:t>Pemberdayaan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Konsorsium</w:t>
            </w:r>
            <w:proofErr w:type="spellEnd"/>
            <w:r w:rsidRPr="00DB25C4">
              <w:rPr>
                <w:rFonts w:eastAsia="Times New Roman" w:cstheme="minorHAnsi"/>
                <w:color w:val="000000"/>
              </w:rPr>
              <w:t xml:space="preserve"> FPPTI </w:t>
            </w:r>
            <w:proofErr w:type="spellStart"/>
            <w:r w:rsidRPr="00DB25C4">
              <w:rPr>
                <w:rFonts w:eastAsia="Times New Roman" w:cstheme="minorHAnsi"/>
                <w:color w:val="000000"/>
              </w:rPr>
              <w:t>Jawa</w:t>
            </w:r>
            <w:proofErr w:type="spellEnd"/>
            <w:r w:rsidRPr="00DB25C4">
              <w:rPr>
                <w:rFonts w:eastAsia="Times New Roman" w:cstheme="minorHAnsi"/>
                <w:color w:val="000000"/>
              </w:rPr>
              <w:t xml:space="preserve"> Timur </w:t>
            </w:r>
            <w:proofErr w:type="spellStart"/>
            <w:r w:rsidRPr="00DB25C4">
              <w:rPr>
                <w:rFonts w:eastAsia="Times New Roman" w:cstheme="minorHAnsi"/>
                <w:color w:val="000000"/>
              </w:rPr>
              <w:t>Dalam</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Mendukung</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Publikasi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Karya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Ilmiah</w:t>
            </w:r>
            <w:proofErr w:type="spellEnd"/>
          </w:p>
        </w:tc>
        <w:tc>
          <w:tcPr>
            <w:tcW w:w="1683" w:type="dxa"/>
            <w:tcBorders>
              <w:top w:val="single" w:sz="4" w:space="0" w:color="auto"/>
              <w:left w:val="single" w:sz="4" w:space="0" w:color="auto"/>
              <w:bottom w:val="single" w:sz="4" w:space="0" w:color="auto"/>
              <w:right w:val="single" w:sz="4" w:space="0" w:color="auto"/>
            </w:tcBorders>
            <w:shd w:val="clear" w:color="auto" w:fill="auto"/>
            <w:noWrap/>
            <w:hideMark/>
          </w:tcPr>
          <w:p w14:paraId="4C084E39"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TS-2</w:t>
            </w:r>
          </w:p>
        </w:tc>
        <w:tc>
          <w:tcPr>
            <w:tcW w:w="1257" w:type="dxa"/>
            <w:tcBorders>
              <w:top w:val="single" w:sz="4" w:space="0" w:color="auto"/>
              <w:left w:val="single" w:sz="4" w:space="0" w:color="auto"/>
              <w:bottom w:val="single" w:sz="4" w:space="0" w:color="auto"/>
              <w:right w:val="single" w:sz="4" w:space="0" w:color="auto"/>
            </w:tcBorders>
            <w:shd w:val="clear" w:color="auto" w:fill="auto"/>
            <w:noWrap/>
            <w:hideMark/>
          </w:tcPr>
          <w:p w14:paraId="75ADD07F"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1 </w:t>
            </w:r>
            <w:proofErr w:type="spellStart"/>
            <w:r w:rsidRPr="00DB25C4">
              <w:rPr>
                <w:rFonts w:eastAsia="Times New Roman" w:cstheme="minorHAnsi"/>
                <w:color w:val="000000"/>
              </w:rPr>
              <w:t>hari</w:t>
            </w:r>
            <w:proofErr w:type="spellEnd"/>
          </w:p>
        </w:tc>
        <w:tc>
          <w:tcPr>
            <w:tcW w:w="1620" w:type="dxa"/>
            <w:tcBorders>
              <w:top w:val="single" w:sz="4" w:space="0" w:color="auto"/>
              <w:left w:val="single" w:sz="4" w:space="0" w:color="auto"/>
              <w:bottom w:val="single" w:sz="4" w:space="0" w:color="auto"/>
              <w:right w:val="single" w:sz="4" w:space="0" w:color="auto"/>
            </w:tcBorders>
            <w:shd w:val="clear" w:color="auto" w:fill="auto"/>
            <w:noWrap/>
            <w:hideMark/>
          </w:tcPr>
          <w:p w14:paraId="282498A4"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26 </w:t>
            </w:r>
            <w:proofErr w:type="spellStart"/>
            <w:r w:rsidRPr="00DB25C4">
              <w:rPr>
                <w:rFonts w:eastAsia="Times New Roman" w:cstheme="minorHAnsi"/>
                <w:color w:val="000000"/>
              </w:rPr>
              <w:t>Agustus</w:t>
            </w:r>
            <w:proofErr w:type="spellEnd"/>
            <w:r w:rsidRPr="00DB25C4">
              <w:rPr>
                <w:rFonts w:eastAsia="Times New Roman" w:cstheme="minorHAnsi"/>
                <w:color w:val="000000"/>
              </w:rPr>
              <w:t xml:space="preserve"> 2020</w:t>
            </w:r>
          </w:p>
        </w:tc>
        <w:tc>
          <w:tcPr>
            <w:tcW w:w="1401" w:type="dxa"/>
            <w:tcBorders>
              <w:top w:val="single" w:sz="4" w:space="0" w:color="auto"/>
              <w:left w:val="single" w:sz="4" w:space="0" w:color="auto"/>
              <w:bottom w:val="single" w:sz="4" w:space="0" w:color="auto"/>
              <w:right w:val="single" w:sz="4" w:space="0" w:color="auto"/>
            </w:tcBorders>
            <w:shd w:val="clear" w:color="auto" w:fill="auto"/>
            <w:noWrap/>
            <w:hideMark/>
          </w:tcPr>
          <w:p w14:paraId="1F0092D6"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26 </w:t>
            </w:r>
            <w:proofErr w:type="spellStart"/>
            <w:r w:rsidRPr="00DB25C4">
              <w:rPr>
                <w:rFonts w:eastAsia="Times New Roman" w:cstheme="minorHAnsi"/>
                <w:color w:val="000000"/>
              </w:rPr>
              <w:t>Agustus</w:t>
            </w:r>
            <w:proofErr w:type="spellEnd"/>
            <w:r w:rsidRPr="00DB25C4">
              <w:rPr>
                <w:rFonts w:eastAsia="Times New Roman" w:cstheme="minorHAnsi"/>
                <w:color w:val="000000"/>
              </w:rPr>
              <w:t xml:space="preserve"> 2020</w:t>
            </w:r>
          </w:p>
        </w:tc>
        <w:tc>
          <w:tcPr>
            <w:tcW w:w="1851" w:type="dxa"/>
            <w:tcBorders>
              <w:top w:val="single" w:sz="4" w:space="0" w:color="auto"/>
              <w:left w:val="single" w:sz="4" w:space="0" w:color="auto"/>
              <w:bottom w:val="single" w:sz="4" w:space="0" w:color="auto"/>
              <w:right w:val="single" w:sz="4" w:space="0" w:color="auto"/>
            </w:tcBorders>
            <w:shd w:val="clear" w:color="auto" w:fill="auto"/>
            <w:noWrap/>
            <w:hideMark/>
          </w:tcPr>
          <w:p w14:paraId="740DEB9D"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Online</w:t>
            </w:r>
          </w:p>
        </w:tc>
      </w:tr>
      <w:tr w:rsidR="00866ABA" w:rsidRPr="00DB25C4" w14:paraId="51E2CAAB" w14:textId="77777777" w:rsidTr="002A20EE">
        <w:trPr>
          <w:trHeight w:val="1146"/>
        </w:trPr>
        <w:tc>
          <w:tcPr>
            <w:tcW w:w="784" w:type="dxa"/>
            <w:tcBorders>
              <w:top w:val="nil"/>
              <w:left w:val="single" w:sz="4" w:space="0" w:color="000000"/>
              <w:bottom w:val="single" w:sz="4" w:space="0" w:color="000000"/>
              <w:right w:val="single" w:sz="4" w:space="0" w:color="000000"/>
            </w:tcBorders>
            <w:noWrap/>
            <w:hideMark/>
          </w:tcPr>
          <w:p w14:paraId="1BAF5C7B" w14:textId="77777777" w:rsidR="00866ABA" w:rsidRPr="00DB25C4" w:rsidRDefault="00866ABA" w:rsidP="00687314">
            <w:pPr>
              <w:spacing w:after="0" w:line="240" w:lineRule="auto"/>
              <w:rPr>
                <w:rFonts w:eastAsia="Times New Roman" w:cstheme="minorHAnsi"/>
                <w:color w:val="000000"/>
              </w:rPr>
            </w:pPr>
          </w:p>
        </w:tc>
        <w:tc>
          <w:tcPr>
            <w:tcW w:w="1818" w:type="dxa"/>
            <w:tcBorders>
              <w:top w:val="nil"/>
              <w:left w:val="nil"/>
              <w:bottom w:val="single" w:sz="4" w:space="0" w:color="000000"/>
              <w:right w:val="single" w:sz="4" w:space="0" w:color="000000"/>
            </w:tcBorders>
            <w:shd w:val="clear" w:color="auto" w:fill="auto"/>
            <w:noWrap/>
            <w:hideMark/>
          </w:tcPr>
          <w:p w14:paraId="317BA46A" w14:textId="77777777" w:rsidR="00866ABA" w:rsidRPr="00DB25C4" w:rsidRDefault="00866ABA" w:rsidP="00687314">
            <w:pPr>
              <w:spacing w:after="0" w:line="240" w:lineRule="auto"/>
              <w:jc w:val="center"/>
              <w:rPr>
                <w:rFonts w:eastAsia="Times New Roman" w:cstheme="minorHAnsi"/>
              </w:rPr>
            </w:pPr>
          </w:p>
        </w:tc>
        <w:tc>
          <w:tcPr>
            <w:tcW w:w="2546" w:type="dxa"/>
            <w:tcBorders>
              <w:top w:val="single" w:sz="4" w:space="0" w:color="auto"/>
              <w:left w:val="nil"/>
              <w:bottom w:val="single" w:sz="4" w:space="0" w:color="auto"/>
              <w:right w:val="single" w:sz="4" w:space="0" w:color="auto"/>
            </w:tcBorders>
            <w:shd w:val="clear" w:color="auto" w:fill="auto"/>
            <w:hideMark/>
          </w:tcPr>
          <w:p w14:paraId="6F5F4627"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Webinar Nasional Peran </w:t>
            </w:r>
            <w:proofErr w:type="spellStart"/>
            <w:r w:rsidRPr="00DB25C4">
              <w:rPr>
                <w:rFonts w:eastAsia="Times New Roman" w:cstheme="minorHAnsi"/>
                <w:color w:val="000000"/>
              </w:rPr>
              <w:t>Pustakawan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Perguruan</w:t>
            </w:r>
            <w:proofErr w:type="spellEnd"/>
            <w:r w:rsidRPr="00DB25C4">
              <w:rPr>
                <w:rFonts w:eastAsia="Times New Roman" w:cstheme="minorHAnsi"/>
                <w:color w:val="000000"/>
              </w:rPr>
              <w:t xml:space="preserve"> Tinggi </w:t>
            </w:r>
            <w:proofErr w:type="spellStart"/>
            <w:r w:rsidRPr="00DB25C4">
              <w:rPr>
                <w:rFonts w:eastAsia="Times New Roman" w:cstheme="minorHAnsi"/>
                <w:color w:val="000000"/>
              </w:rPr>
              <w:t>sebagai</w:t>
            </w:r>
            <w:proofErr w:type="spellEnd"/>
            <w:r w:rsidRPr="00DB25C4">
              <w:rPr>
                <w:rFonts w:eastAsia="Times New Roman" w:cstheme="minorHAnsi"/>
                <w:color w:val="000000"/>
              </w:rPr>
              <w:t xml:space="preserve"> Pilar </w:t>
            </w:r>
            <w:proofErr w:type="spellStart"/>
            <w:r w:rsidRPr="00DB25C4">
              <w:rPr>
                <w:rFonts w:eastAsia="Times New Roman" w:cstheme="minorHAnsi"/>
                <w:color w:val="000000"/>
              </w:rPr>
              <w:t>Literasi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Informasi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Kebangsaan</w:t>
            </w:r>
            <w:proofErr w:type="spellEnd"/>
          </w:p>
        </w:tc>
        <w:tc>
          <w:tcPr>
            <w:tcW w:w="1683" w:type="dxa"/>
            <w:tcBorders>
              <w:top w:val="single" w:sz="4" w:space="0" w:color="auto"/>
              <w:left w:val="single" w:sz="4" w:space="0" w:color="auto"/>
              <w:bottom w:val="single" w:sz="4" w:space="0" w:color="auto"/>
              <w:right w:val="single" w:sz="4" w:space="0" w:color="auto"/>
            </w:tcBorders>
            <w:shd w:val="clear" w:color="auto" w:fill="auto"/>
            <w:noWrap/>
            <w:hideMark/>
          </w:tcPr>
          <w:p w14:paraId="35134998"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TS-1</w:t>
            </w:r>
          </w:p>
        </w:tc>
        <w:tc>
          <w:tcPr>
            <w:tcW w:w="1257" w:type="dxa"/>
            <w:tcBorders>
              <w:top w:val="single" w:sz="4" w:space="0" w:color="auto"/>
              <w:left w:val="single" w:sz="4" w:space="0" w:color="auto"/>
              <w:bottom w:val="single" w:sz="4" w:space="0" w:color="auto"/>
              <w:right w:val="single" w:sz="4" w:space="0" w:color="auto"/>
            </w:tcBorders>
            <w:shd w:val="clear" w:color="auto" w:fill="auto"/>
            <w:noWrap/>
            <w:hideMark/>
          </w:tcPr>
          <w:p w14:paraId="3FFB16C6"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1 </w:t>
            </w:r>
            <w:proofErr w:type="spellStart"/>
            <w:r w:rsidRPr="00DB25C4">
              <w:rPr>
                <w:rFonts w:eastAsia="Times New Roman" w:cstheme="minorHAnsi"/>
                <w:color w:val="000000"/>
              </w:rPr>
              <w:t>hari</w:t>
            </w:r>
            <w:proofErr w:type="spellEnd"/>
          </w:p>
        </w:tc>
        <w:tc>
          <w:tcPr>
            <w:tcW w:w="1620" w:type="dxa"/>
            <w:tcBorders>
              <w:top w:val="single" w:sz="4" w:space="0" w:color="auto"/>
              <w:left w:val="single" w:sz="4" w:space="0" w:color="auto"/>
              <w:bottom w:val="single" w:sz="4" w:space="0" w:color="auto"/>
              <w:right w:val="single" w:sz="4" w:space="0" w:color="auto"/>
            </w:tcBorders>
            <w:shd w:val="clear" w:color="auto" w:fill="auto"/>
            <w:noWrap/>
            <w:hideMark/>
          </w:tcPr>
          <w:p w14:paraId="1EA57982"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10 </w:t>
            </w:r>
            <w:proofErr w:type="spellStart"/>
            <w:r w:rsidRPr="00DB25C4">
              <w:rPr>
                <w:rFonts w:eastAsia="Times New Roman" w:cstheme="minorHAnsi"/>
                <w:color w:val="000000"/>
              </w:rPr>
              <w:t>Februari</w:t>
            </w:r>
            <w:proofErr w:type="spellEnd"/>
            <w:r w:rsidRPr="00DB25C4">
              <w:rPr>
                <w:rFonts w:eastAsia="Times New Roman" w:cstheme="minorHAnsi"/>
                <w:color w:val="000000"/>
              </w:rPr>
              <w:t xml:space="preserve"> 2021</w:t>
            </w:r>
          </w:p>
        </w:tc>
        <w:tc>
          <w:tcPr>
            <w:tcW w:w="1401" w:type="dxa"/>
            <w:tcBorders>
              <w:top w:val="single" w:sz="4" w:space="0" w:color="auto"/>
              <w:left w:val="single" w:sz="4" w:space="0" w:color="auto"/>
              <w:bottom w:val="single" w:sz="4" w:space="0" w:color="auto"/>
              <w:right w:val="single" w:sz="4" w:space="0" w:color="auto"/>
            </w:tcBorders>
            <w:shd w:val="clear" w:color="auto" w:fill="auto"/>
            <w:noWrap/>
            <w:hideMark/>
          </w:tcPr>
          <w:p w14:paraId="4D331FF5"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10 </w:t>
            </w:r>
            <w:proofErr w:type="spellStart"/>
            <w:r w:rsidRPr="00DB25C4">
              <w:rPr>
                <w:rFonts w:eastAsia="Times New Roman" w:cstheme="minorHAnsi"/>
                <w:color w:val="000000"/>
              </w:rPr>
              <w:t>Februari</w:t>
            </w:r>
            <w:proofErr w:type="spellEnd"/>
            <w:r w:rsidRPr="00DB25C4">
              <w:rPr>
                <w:rFonts w:eastAsia="Times New Roman" w:cstheme="minorHAnsi"/>
                <w:color w:val="000000"/>
              </w:rPr>
              <w:t xml:space="preserve"> 2021</w:t>
            </w:r>
          </w:p>
        </w:tc>
        <w:tc>
          <w:tcPr>
            <w:tcW w:w="1851" w:type="dxa"/>
            <w:tcBorders>
              <w:top w:val="single" w:sz="4" w:space="0" w:color="auto"/>
              <w:left w:val="single" w:sz="4" w:space="0" w:color="auto"/>
              <w:bottom w:val="single" w:sz="4" w:space="0" w:color="auto"/>
              <w:right w:val="single" w:sz="4" w:space="0" w:color="auto"/>
            </w:tcBorders>
            <w:shd w:val="clear" w:color="auto" w:fill="auto"/>
            <w:noWrap/>
            <w:hideMark/>
          </w:tcPr>
          <w:p w14:paraId="3D5DC887"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Online</w:t>
            </w:r>
          </w:p>
        </w:tc>
      </w:tr>
      <w:tr w:rsidR="00866ABA" w:rsidRPr="00DB25C4" w14:paraId="17722065" w14:textId="77777777" w:rsidTr="002A20EE">
        <w:trPr>
          <w:trHeight w:val="572"/>
        </w:trPr>
        <w:tc>
          <w:tcPr>
            <w:tcW w:w="784" w:type="dxa"/>
            <w:tcBorders>
              <w:top w:val="single" w:sz="4" w:space="0" w:color="000000"/>
              <w:left w:val="single" w:sz="4" w:space="0" w:color="000000"/>
              <w:bottom w:val="nil"/>
              <w:right w:val="single" w:sz="4" w:space="0" w:color="000000"/>
            </w:tcBorders>
            <w:noWrap/>
            <w:hideMark/>
          </w:tcPr>
          <w:p w14:paraId="0485E3FB"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4</w:t>
            </w:r>
          </w:p>
        </w:tc>
        <w:tc>
          <w:tcPr>
            <w:tcW w:w="1818" w:type="dxa"/>
            <w:tcBorders>
              <w:top w:val="single" w:sz="4" w:space="0" w:color="000000"/>
              <w:left w:val="nil"/>
              <w:bottom w:val="nil"/>
              <w:right w:val="single" w:sz="4" w:space="0" w:color="000000"/>
            </w:tcBorders>
            <w:shd w:val="clear" w:color="auto" w:fill="auto"/>
            <w:noWrap/>
            <w:hideMark/>
          </w:tcPr>
          <w:p w14:paraId="1F87D034"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Drs. </w:t>
            </w:r>
            <w:proofErr w:type="spellStart"/>
            <w:r w:rsidRPr="00DB25C4">
              <w:rPr>
                <w:rFonts w:eastAsia="Times New Roman" w:cstheme="minorHAnsi"/>
                <w:color w:val="000000"/>
              </w:rPr>
              <w:t>Martinus</w:t>
            </w:r>
            <w:proofErr w:type="spellEnd"/>
            <w:r w:rsidRPr="00DB25C4">
              <w:rPr>
                <w:rFonts w:eastAsia="Times New Roman" w:cstheme="minorHAnsi"/>
                <w:color w:val="000000"/>
              </w:rPr>
              <w:t xml:space="preserve"> Sutanto </w:t>
            </w:r>
            <w:proofErr w:type="spellStart"/>
            <w:r w:rsidRPr="00DB25C4">
              <w:rPr>
                <w:rFonts w:eastAsia="Times New Roman" w:cstheme="minorHAnsi"/>
                <w:color w:val="000000"/>
              </w:rPr>
              <w:t>Hadi</w:t>
            </w:r>
            <w:proofErr w:type="spellEnd"/>
          </w:p>
        </w:tc>
        <w:tc>
          <w:tcPr>
            <w:tcW w:w="2546" w:type="dxa"/>
            <w:tcBorders>
              <w:top w:val="single" w:sz="4" w:space="0" w:color="auto"/>
              <w:left w:val="nil"/>
              <w:bottom w:val="single" w:sz="4" w:space="0" w:color="auto"/>
              <w:right w:val="single" w:sz="4" w:space="0" w:color="auto"/>
            </w:tcBorders>
            <w:shd w:val="clear" w:color="auto" w:fill="auto"/>
            <w:hideMark/>
          </w:tcPr>
          <w:p w14:paraId="384B2153"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Bimbingan</w:t>
            </w:r>
            <w:proofErr w:type="spellEnd"/>
            <w:r w:rsidRPr="00DB25C4">
              <w:rPr>
                <w:rFonts w:eastAsia="Times New Roman" w:cstheme="minorHAnsi"/>
                <w:color w:val="000000"/>
              </w:rPr>
              <w:t xml:space="preserve"> Teknis </w:t>
            </w:r>
            <w:proofErr w:type="spellStart"/>
            <w:r w:rsidRPr="00DB25C4">
              <w:rPr>
                <w:rFonts w:eastAsia="Times New Roman" w:cstheme="minorHAnsi"/>
                <w:color w:val="000000"/>
              </w:rPr>
              <w:t>Pengelolaan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Arsip</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Perguruan</w:t>
            </w:r>
            <w:proofErr w:type="spellEnd"/>
            <w:r w:rsidRPr="00DB25C4">
              <w:rPr>
                <w:rFonts w:eastAsia="Times New Roman" w:cstheme="minorHAnsi"/>
                <w:color w:val="000000"/>
              </w:rPr>
              <w:t xml:space="preserve"> Tinggi</w:t>
            </w:r>
          </w:p>
        </w:tc>
        <w:tc>
          <w:tcPr>
            <w:tcW w:w="1683" w:type="dxa"/>
            <w:tcBorders>
              <w:top w:val="single" w:sz="4" w:space="0" w:color="auto"/>
              <w:left w:val="single" w:sz="4" w:space="0" w:color="auto"/>
              <w:bottom w:val="single" w:sz="4" w:space="0" w:color="auto"/>
              <w:right w:val="single" w:sz="4" w:space="0" w:color="auto"/>
            </w:tcBorders>
            <w:shd w:val="clear" w:color="auto" w:fill="auto"/>
            <w:noWrap/>
            <w:hideMark/>
          </w:tcPr>
          <w:p w14:paraId="354A3D1A"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TS</w:t>
            </w:r>
          </w:p>
        </w:tc>
        <w:tc>
          <w:tcPr>
            <w:tcW w:w="1257" w:type="dxa"/>
            <w:tcBorders>
              <w:top w:val="single" w:sz="4" w:space="0" w:color="auto"/>
              <w:left w:val="single" w:sz="4" w:space="0" w:color="auto"/>
              <w:bottom w:val="single" w:sz="4" w:space="0" w:color="auto"/>
              <w:right w:val="single" w:sz="4" w:space="0" w:color="auto"/>
            </w:tcBorders>
            <w:shd w:val="clear" w:color="auto" w:fill="auto"/>
            <w:noWrap/>
            <w:hideMark/>
          </w:tcPr>
          <w:p w14:paraId="7C16E103"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1 </w:t>
            </w:r>
            <w:proofErr w:type="spellStart"/>
            <w:r w:rsidRPr="00DB25C4">
              <w:rPr>
                <w:rFonts w:eastAsia="Times New Roman" w:cstheme="minorHAnsi"/>
                <w:color w:val="000000"/>
              </w:rPr>
              <w:t>hari</w:t>
            </w:r>
            <w:proofErr w:type="spellEnd"/>
          </w:p>
        </w:tc>
        <w:tc>
          <w:tcPr>
            <w:tcW w:w="1620" w:type="dxa"/>
            <w:tcBorders>
              <w:top w:val="single" w:sz="4" w:space="0" w:color="auto"/>
              <w:left w:val="single" w:sz="4" w:space="0" w:color="auto"/>
              <w:bottom w:val="single" w:sz="4" w:space="0" w:color="auto"/>
              <w:right w:val="single" w:sz="4" w:space="0" w:color="auto"/>
            </w:tcBorders>
            <w:shd w:val="clear" w:color="auto" w:fill="auto"/>
            <w:noWrap/>
            <w:hideMark/>
          </w:tcPr>
          <w:p w14:paraId="14C336BD"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6 </w:t>
            </w:r>
            <w:proofErr w:type="spellStart"/>
            <w:r w:rsidRPr="00DB25C4">
              <w:rPr>
                <w:rFonts w:eastAsia="Times New Roman" w:cstheme="minorHAnsi"/>
                <w:color w:val="000000"/>
              </w:rPr>
              <w:t>Oktober</w:t>
            </w:r>
            <w:proofErr w:type="spellEnd"/>
            <w:r w:rsidRPr="00DB25C4">
              <w:rPr>
                <w:rFonts w:eastAsia="Times New Roman" w:cstheme="minorHAnsi"/>
                <w:color w:val="000000"/>
              </w:rPr>
              <w:t xml:space="preserve"> 2021</w:t>
            </w:r>
          </w:p>
        </w:tc>
        <w:tc>
          <w:tcPr>
            <w:tcW w:w="1401" w:type="dxa"/>
            <w:tcBorders>
              <w:top w:val="single" w:sz="4" w:space="0" w:color="auto"/>
              <w:left w:val="single" w:sz="4" w:space="0" w:color="auto"/>
              <w:bottom w:val="single" w:sz="4" w:space="0" w:color="auto"/>
              <w:right w:val="single" w:sz="4" w:space="0" w:color="auto"/>
            </w:tcBorders>
            <w:shd w:val="clear" w:color="auto" w:fill="auto"/>
            <w:noWrap/>
            <w:hideMark/>
          </w:tcPr>
          <w:p w14:paraId="2017B3E0"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6 </w:t>
            </w:r>
            <w:proofErr w:type="spellStart"/>
            <w:r w:rsidRPr="00DB25C4">
              <w:rPr>
                <w:rFonts w:eastAsia="Times New Roman" w:cstheme="minorHAnsi"/>
                <w:color w:val="000000"/>
              </w:rPr>
              <w:t>Oktober</w:t>
            </w:r>
            <w:proofErr w:type="spellEnd"/>
            <w:r w:rsidRPr="00DB25C4">
              <w:rPr>
                <w:rFonts w:eastAsia="Times New Roman" w:cstheme="minorHAnsi"/>
                <w:color w:val="000000"/>
              </w:rPr>
              <w:t xml:space="preserve"> 2021</w:t>
            </w:r>
          </w:p>
        </w:tc>
        <w:tc>
          <w:tcPr>
            <w:tcW w:w="1851" w:type="dxa"/>
            <w:tcBorders>
              <w:top w:val="single" w:sz="4" w:space="0" w:color="auto"/>
              <w:left w:val="single" w:sz="4" w:space="0" w:color="auto"/>
              <w:bottom w:val="single" w:sz="4" w:space="0" w:color="auto"/>
              <w:right w:val="single" w:sz="4" w:space="0" w:color="auto"/>
            </w:tcBorders>
            <w:shd w:val="clear" w:color="auto" w:fill="auto"/>
            <w:noWrap/>
            <w:hideMark/>
          </w:tcPr>
          <w:p w14:paraId="485C493A"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Universitas Ma Chung</w:t>
            </w:r>
          </w:p>
        </w:tc>
      </w:tr>
      <w:tr w:rsidR="00866ABA" w:rsidRPr="00DB25C4" w14:paraId="29E92A0A" w14:textId="77777777" w:rsidTr="002A20EE">
        <w:trPr>
          <w:trHeight w:val="1146"/>
        </w:trPr>
        <w:tc>
          <w:tcPr>
            <w:tcW w:w="784" w:type="dxa"/>
            <w:tcBorders>
              <w:top w:val="nil"/>
              <w:left w:val="single" w:sz="4" w:space="0" w:color="000000"/>
              <w:bottom w:val="nil"/>
              <w:right w:val="single" w:sz="4" w:space="0" w:color="000000"/>
            </w:tcBorders>
            <w:noWrap/>
            <w:hideMark/>
          </w:tcPr>
          <w:p w14:paraId="105192DE" w14:textId="77777777" w:rsidR="00866ABA" w:rsidRPr="00DB25C4" w:rsidRDefault="00866ABA" w:rsidP="00687314">
            <w:pPr>
              <w:spacing w:after="0" w:line="240" w:lineRule="auto"/>
              <w:rPr>
                <w:rFonts w:eastAsia="Times New Roman" w:cstheme="minorHAnsi"/>
                <w:color w:val="000000"/>
              </w:rPr>
            </w:pPr>
          </w:p>
        </w:tc>
        <w:tc>
          <w:tcPr>
            <w:tcW w:w="1818" w:type="dxa"/>
            <w:tcBorders>
              <w:top w:val="nil"/>
              <w:left w:val="nil"/>
              <w:bottom w:val="nil"/>
              <w:right w:val="single" w:sz="4" w:space="0" w:color="000000"/>
            </w:tcBorders>
            <w:shd w:val="clear" w:color="auto" w:fill="auto"/>
            <w:noWrap/>
            <w:hideMark/>
          </w:tcPr>
          <w:p w14:paraId="247C0FC3" w14:textId="77777777" w:rsidR="00866ABA" w:rsidRPr="00DB25C4" w:rsidRDefault="00866ABA" w:rsidP="00687314">
            <w:pPr>
              <w:spacing w:after="0" w:line="240" w:lineRule="auto"/>
              <w:jc w:val="center"/>
              <w:rPr>
                <w:rFonts w:eastAsia="Times New Roman" w:cstheme="minorHAnsi"/>
              </w:rPr>
            </w:pPr>
          </w:p>
        </w:tc>
        <w:tc>
          <w:tcPr>
            <w:tcW w:w="2546" w:type="dxa"/>
            <w:tcBorders>
              <w:top w:val="single" w:sz="4" w:space="0" w:color="auto"/>
              <w:left w:val="nil"/>
              <w:bottom w:val="single" w:sz="4" w:space="0" w:color="auto"/>
              <w:right w:val="single" w:sz="4" w:space="0" w:color="auto"/>
            </w:tcBorders>
            <w:shd w:val="clear" w:color="auto" w:fill="auto"/>
            <w:hideMark/>
          </w:tcPr>
          <w:p w14:paraId="46757FC2"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Webinar Duta Baca Indonesia </w:t>
            </w:r>
            <w:proofErr w:type="spellStart"/>
            <w:r w:rsidRPr="00DB25C4">
              <w:rPr>
                <w:rFonts w:eastAsia="Times New Roman" w:cstheme="minorHAnsi"/>
                <w:color w:val="000000"/>
              </w:rPr>
              <w:t>dalam</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rangka</w:t>
            </w:r>
            <w:proofErr w:type="spellEnd"/>
            <w:r w:rsidRPr="00DB25C4">
              <w:rPr>
                <w:rFonts w:eastAsia="Times New Roman" w:cstheme="minorHAnsi"/>
                <w:color w:val="000000"/>
              </w:rPr>
              <w:t xml:space="preserve"> Hari </w:t>
            </w:r>
            <w:proofErr w:type="spellStart"/>
            <w:r w:rsidRPr="00DB25C4">
              <w:rPr>
                <w:rFonts w:eastAsia="Times New Roman" w:cstheme="minorHAnsi"/>
                <w:color w:val="000000"/>
              </w:rPr>
              <w:t>Ulang</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Tahun</w:t>
            </w:r>
            <w:proofErr w:type="spellEnd"/>
            <w:r w:rsidRPr="00DB25C4">
              <w:rPr>
                <w:rFonts w:eastAsia="Times New Roman" w:cstheme="minorHAnsi"/>
                <w:color w:val="000000"/>
              </w:rPr>
              <w:t xml:space="preserve"> ke-42 </w:t>
            </w:r>
            <w:proofErr w:type="spellStart"/>
            <w:r w:rsidRPr="00DB25C4">
              <w:rPr>
                <w:rFonts w:eastAsia="Times New Roman" w:cstheme="minorHAnsi"/>
                <w:color w:val="000000"/>
              </w:rPr>
              <w:t>Perpustakaan</w:t>
            </w:r>
            <w:proofErr w:type="spellEnd"/>
            <w:r w:rsidRPr="00DB25C4">
              <w:rPr>
                <w:rFonts w:eastAsia="Times New Roman" w:cstheme="minorHAnsi"/>
                <w:color w:val="000000"/>
              </w:rPr>
              <w:t xml:space="preserve"> Nasional RI</w:t>
            </w:r>
          </w:p>
        </w:tc>
        <w:tc>
          <w:tcPr>
            <w:tcW w:w="1683" w:type="dxa"/>
            <w:tcBorders>
              <w:top w:val="single" w:sz="4" w:space="0" w:color="auto"/>
              <w:left w:val="single" w:sz="4" w:space="0" w:color="auto"/>
              <w:bottom w:val="single" w:sz="4" w:space="0" w:color="auto"/>
              <w:right w:val="single" w:sz="4" w:space="0" w:color="auto"/>
            </w:tcBorders>
            <w:shd w:val="clear" w:color="auto" w:fill="auto"/>
            <w:noWrap/>
            <w:hideMark/>
          </w:tcPr>
          <w:p w14:paraId="24B3201A"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TS</w:t>
            </w:r>
          </w:p>
        </w:tc>
        <w:tc>
          <w:tcPr>
            <w:tcW w:w="1257" w:type="dxa"/>
            <w:tcBorders>
              <w:top w:val="single" w:sz="4" w:space="0" w:color="auto"/>
              <w:left w:val="single" w:sz="4" w:space="0" w:color="auto"/>
              <w:bottom w:val="single" w:sz="4" w:space="0" w:color="auto"/>
              <w:right w:val="single" w:sz="4" w:space="0" w:color="auto"/>
            </w:tcBorders>
            <w:shd w:val="clear" w:color="auto" w:fill="auto"/>
            <w:noWrap/>
            <w:hideMark/>
          </w:tcPr>
          <w:p w14:paraId="06E34B22"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1 </w:t>
            </w:r>
            <w:proofErr w:type="spellStart"/>
            <w:r w:rsidRPr="00DB25C4">
              <w:rPr>
                <w:rFonts w:eastAsia="Times New Roman" w:cstheme="minorHAnsi"/>
                <w:color w:val="000000"/>
              </w:rPr>
              <w:t>hari</w:t>
            </w:r>
            <w:proofErr w:type="spellEnd"/>
          </w:p>
        </w:tc>
        <w:tc>
          <w:tcPr>
            <w:tcW w:w="1620" w:type="dxa"/>
            <w:tcBorders>
              <w:top w:val="single" w:sz="4" w:space="0" w:color="auto"/>
              <w:left w:val="single" w:sz="4" w:space="0" w:color="auto"/>
              <w:bottom w:val="single" w:sz="4" w:space="0" w:color="auto"/>
              <w:right w:val="single" w:sz="4" w:space="0" w:color="auto"/>
            </w:tcBorders>
            <w:shd w:val="clear" w:color="auto" w:fill="auto"/>
            <w:noWrap/>
            <w:hideMark/>
          </w:tcPr>
          <w:p w14:paraId="58C607FB"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25 Mei 2022</w:t>
            </w:r>
          </w:p>
        </w:tc>
        <w:tc>
          <w:tcPr>
            <w:tcW w:w="1401" w:type="dxa"/>
            <w:tcBorders>
              <w:top w:val="single" w:sz="4" w:space="0" w:color="auto"/>
              <w:left w:val="single" w:sz="4" w:space="0" w:color="auto"/>
              <w:bottom w:val="single" w:sz="4" w:space="0" w:color="auto"/>
              <w:right w:val="single" w:sz="4" w:space="0" w:color="auto"/>
            </w:tcBorders>
            <w:shd w:val="clear" w:color="auto" w:fill="auto"/>
            <w:noWrap/>
            <w:hideMark/>
          </w:tcPr>
          <w:p w14:paraId="402CFD9A"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25 Mei 2022</w:t>
            </w:r>
          </w:p>
        </w:tc>
        <w:tc>
          <w:tcPr>
            <w:tcW w:w="1851" w:type="dxa"/>
            <w:tcBorders>
              <w:top w:val="single" w:sz="4" w:space="0" w:color="auto"/>
              <w:left w:val="single" w:sz="4" w:space="0" w:color="auto"/>
              <w:bottom w:val="single" w:sz="4" w:space="0" w:color="auto"/>
              <w:right w:val="single" w:sz="4" w:space="0" w:color="auto"/>
            </w:tcBorders>
            <w:shd w:val="clear" w:color="auto" w:fill="auto"/>
            <w:noWrap/>
            <w:hideMark/>
          </w:tcPr>
          <w:p w14:paraId="1909D97C"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Online</w:t>
            </w:r>
          </w:p>
        </w:tc>
      </w:tr>
      <w:tr w:rsidR="00866ABA" w:rsidRPr="00DB25C4" w14:paraId="011CACD1" w14:textId="77777777" w:rsidTr="002A20EE">
        <w:trPr>
          <w:trHeight w:val="1433"/>
        </w:trPr>
        <w:tc>
          <w:tcPr>
            <w:tcW w:w="784" w:type="dxa"/>
            <w:tcBorders>
              <w:top w:val="nil"/>
              <w:left w:val="single" w:sz="4" w:space="0" w:color="000000"/>
              <w:bottom w:val="nil"/>
              <w:right w:val="single" w:sz="4" w:space="0" w:color="000000"/>
            </w:tcBorders>
            <w:noWrap/>
            <w:hideMark/>
          </w:tcPr>
          <w:p w14:paraId="70FE79C0" w14:textId="77777777" w:rsidR="00866ABA" w:rsidRPr="00DB25C4" w:rsidRDefault="00866ABA" w:rsidP="00687314">
            <w:pPr>
              <w:spacing w:after="0" w:line="240" w:lineRule="auto"/>
              <w:rPr>
                <w:rFonts w:eastAsia="Times New Roman" w:cstheme="minorHAnsi"/>
                <w:color w:val="000000"/>
              </w:rPr>
            </w:pPr>
          </w:p>
        </w:tc>
        <w:tc>
          <w:tcPr>
            <w:tcW w:w="1818" w:type="dxa"/>
            <w:tcBorders>
              <w:top w:val="nil"/>
              <w:left w:val="nil"/>
              <w:bottom w:val="nil"/>
              <w:right w:val="single" w:sz="4" w:space="0" w:color="000000"/>
            </w:tcBorders>
            <w:shd w:val="clear" w:color="auto" w:fill="auto"/>
            <w:noWrap/>
            <w:hideMark/>
          </w:tcPr>
          <w:p w14:paraId="6D91BCD3" w14:textId="77777777" w:rsidR="00866ABA" w:rsidRPr="00DB25C4" w:rsidRDefault="00866ABA" w:rsidP="00687314">
            <w:pPr>
              <w:spacing w:after="0" w:line="240" w:lineRule="auto"/>
              <w:jc w:val="center"/>
              <w:rPr>
                <w:rFonts w:eastAsia="Times New Roman" w:cstheme="minorHAnsi"/>
              </w:rPr>
            </w:pPr>
          </w:p>
        </w:tc>
        <w:tc>
          <w:tcPr>
            <w:tcW w:w="2546" w:type="dxa"/>
            <w:tcBorders>
              <w:top w:val="single" w:sz="4" w:space="0" w:color="auto"/>
              <w:left w:val="nil"/>
              <w:bottom w:val="single" w:sz="4" w:space="0" w:color="auto"/>
              <w:right w:val="single" w:sz="4" w:space="0" w:color="auto"/>
            </w:tcBorders>
            <w:shd w:val="clear" w:color="auto" w:fill="auto"/>
            <w:hideMark/>
          </w:tcPr>
          <w:p w14:paraId="0B05D115"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Peningkatan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Indeks</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Literasi</w:t>
            </w:r>
            <w:proofErr w:type="spellEnd"/>
            <w:r w:rsidRPr="00DB25C4">
              <w:rPr>
                <w:rFonts w:eastAsia="Times New Roman" w:cstheme="minorHAnsi"/>
                <w:color w:val="000000"/>
              </w:rPr>
              <w:t xml:space="preserve"> Masyarakat </w:t>
            </w:r>
            <w:proofErr w:type="spellStart"/>
            <w:r w:rsidRPr="00DB25C4">
              <w:rPr>
                <w:rFonts w:eastAsia="Times New Roman" w:cstheme="minorHAnsi"/>
                <w:color w:val="000000"/>
              </w:rPr>
              <w:t>Untuk</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Kesejahteraan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kerja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sama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Perpustakaan</w:t>
            </w:r>
            <w:proofErr w:type="spellEnd"/>
            <w:r w:rsidRPr="00DB25C4">
              <w:rPr>
                <w:rFonts w:eastAsia="Times New Roman" w:cstheme="minorHAnsi"/>
                <w:color w:val="000000"/>
              </w:rPr>
              <w:t xml:space="preserve"> Nasional RI dan </w:t>
            </w:r>
            <w:proofErr w:type="spellStart"/>
            <w:r w:rsidRPr="00DB25C4">
              <w:rPr>
                <w:rFonts w:eastAsia="Times New Roman" w:cstheme="minorHAnsi"/>
                <w:color w:val="000000"/>
              </w:rPr>
              <w:t>Tentara</w:t>
            </w:r>
            <w:proofErr w:type="spellEnd"/>
            <w:r w:rsidRPr="00DB25C4">
              <w:rPr>
                <w:rFonts w:eastAsia="Times New Roman" w:cstheme="minorHAnsi"/>
                <w:color w:val="000000"/>
              </w:rPr>
              <w:t xml:space="preserve"> Nasional Indonesia</w:t>
            </w:r>
          </w:p>
        </w:tc>
        <w:tc>
          <w:tcPr>
            <w:tcW w:w="1683" w:type="dxa"/>
            <w:tcBorders>
              <w:top w:val="single" w:sz="4" w:space="0" w:color="auto"/>
              <w:left w:val="single" w:sz="4" w:space="0" w:color="auto"/>
              <w:bottom w:val="single" w:sz="4" w:space="0" w:color="auto"/>
              <w:right w:val="single" w:sz="4" w:space="0" w:color="auto"/>
            </w:tcBorders>
            <w:shd w:val="clear" w:color="auto" w:fill="auto"/>
            <w:noWrap/>
            <w:hideMark/>
          </w:tcPr>
          <w:p w14:paraId="7932D1CA"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TS</w:t>
            </w:r>
          </w:p>
        </w:tc>
        <w:tc>
          <w:tcPr>
            <w:tcW w:w="1257" w:type="dxa"/>
            <w:tcBorders>
              <w:top w:val="single" w:sz="4" w:space="0" w:color="auto"/>
              <w:left w:val="single" w:sz="4" w:space="0" w:color="auto"/>
              <w:bottom w:val="single" w:sz="4" w:space="0" w:color="auto"/>
              <w:right w:val="single" w:sz="4" w:space="0" w:color="auto"/>
            </w:tcBorders>
            <w:shd w:val="clear" w:color="auto" w:fill="auto"/>
            <w:noWrap/>
            <w:hideMark/>
          </w:tcPr>
          <w:p w14:paraId="2DA7374F"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1 </w:t>
            </w:r>
            <w:proofErr w:type="spellStart"/>
            <w:r w:rsidRPr="00DB25C4">
              <w:rPr>
                <w:rFonts w:eastAsia="Times New Roman" w:cstheme="minorHAnsi"/>
                <w:color w:val="000000"/>
              </w:rPr>
              <w:t>hari</w:t>
            </w:r>
            <w:proofErr w:type="spellEnd"/>
          </w:p>
        </w:tc>
        <w:tc>
          <w:tcPr>
            <w:tcW w:w="1620" w:type="dxa"/>
            <w:tcBorders>
              <w:top w:val="single" w:sz="4" w:space="0" w:color="auto"/>
              <w:left w:val="single" w:sz="4" w:space="0" w:color="auto"/>
              <w:bottom w:val="single" w:sz="4" w:space="0" w:color="auto"/>
              <w:right w:val="single" w:sz="4" w:space="0" w:color="auto"/>
            </w:tcBorders>
            <w:shd w:val="clear" w:color="auto" w:fill="auto"/>
            <w:noWrap/>
            <w:hideMark/>
          </w:tcPr>
          <w:p w14:paraId="03018E2C"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9 </w:t>
            </w:r>
            <w:proofErr w:type="spellStart"/>
            <w:r w:rsidRPr="00DB25C4">
              <w:rPr>
                <w:rFonts w:eastAsia="Times New Roman" w:cstheme="minorHAnsi"/>
                <w:color w:val="000000"/>
              </w:rPr>
              <w:t>Agustus</w:t>
            </w:r>
            <w:proofErr w:type="spellEnd"/>
            <w:r w:rsidRPr="00DB25C4">
              <w:rPr>
                <w:rFonts w:eastAsia="Times New Roman" w:cstheme="minorHAnsi"/>
                <w:color w:val="000000"/>
              </w:rPr>
              <w:t xml:space="preserve"> 2022</w:t>
            </w:r>
          </w:p>
        </w:tc>
        <w:tc>
          <w:tcPr>
            <w:tcW w:w="1401" w:type="dxa"/>
            <w:tcBorders>
              <w:top w:val="single" w:sz="4" w:space="0" w:color="auto"/>
              <w:left w:val="single" w:sz="4" w:space="0" w:color="auto"/>
              <w:bottom w:val="single" w:sz="4" w:space="0" w:color="auto"/>
              <w:right w:val="single" w:sz="4" w:space="0" w:color="auto"/>
            </w:tcBorders>
            <w:shd w:val="clear" w:color="auto" w:fill="auto"/>
            <w:noWrap/>
            <w:hideMark/>
          </w:tcPr>
          <w:p w14:paraId="6DB7D17F"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9 </w:t>
            </w:r>
            <w:proofErr w:type="spellStart"/>
            <w:r w:rsidRPr="00DB25C4">
              <w:rPr>
                <w:rFonts w:eastAsia="Times New Roman" w:cstheme="minorHAnsi"/>
                <w:color w:val="000000"/>
              </w:rPr>
              <w:t>Agustus</w:t>
            </w:r>
            <w:proofErr w:type="spellEnd"/>
            <w:r w:rsidRPr="00DB25C4">
              <w:rPr>
                <w:rFonts w:eastAsia="Times New Roman" w:cstheme="minorHAnsi"/>
                <w:color w:val="000000"/>
              </w:rPr>
              <w:t xml:space="preserve"> 2022</w:t>
            </w:r>
          </w:p>
        </w:tc>
        <w:tc>
          <w:tcPr>
            <w:tcW w:w="1851" w:type="dxa"/>
            <w:tcBorders>
              <w:top w:val="single" w:sz="4" w:space="0" w:color="auto"/>
              <w:left w:val="single" w:sz="4" w:space="0" w:color="auto"/>
              <w:bottom w:val="single" w:sz="4" w:space="0" w:color="auto"/>
              <w:right w:val="single" w:sz="4" w:space="0" w:color="auto"/>
            </w:tcBorders>
            <w:shd w:val="clear" w:color="auto" w:fill="auto"/>
            <w:noWrap/>
            <w:hideMark/>
          </w:tcPr>
          <w:p w14:paraId="3FECF917" w14:textId="77777777" w:rsidR="00866ABA" w:rsidRPr="00DB25C4" w:rsidRDefault="00866ABA" w:rsidP="00687314">
            <w:pPr>
              <w:spacing w:after="0" w:line="240" w:lineRule="auto"/>
              <w:rPr>
                <w:rFonts w:eastAsia="Times New Roman" w:cstheme="minorHAnsi"/>
                <w:color w:val="000000"/>
              </w:rPr>
            </w:pPr>
          </w:p>
        </w:tc>
      </w:tr>
      <w:tr w:rsidR="00866ABA" w:rsidRPr="00DB25C4" w14:paraId="3296A15A" w14:textId="77777777" w:rsidTr="002A20EE">
        <w:trPr>
          <w:trHeight w:val="859"/>
        </w:trPr>
        <w:tc>
          <w:tcPr>
            <w:tcW w:w="784" w:type="dxa"/>
            <w:tcBorders>
              <w:top w:val="nil"/>
              <w:left w:val="single" w:sz="4" w:space="0" w:color="000000"/>
              <w:bottom w:val="nil"/>
              <w:right w:val="single" w:sz="4" w:space="0" w:color="000000"/>
            </w:tcBorders>
            <w:noWrap/>
            <w:hideMark/>
          </w:tcPr>
          <w:p w14:paraId="441E9003" w14:textId="77777777" w:rsidR="00866ABA" w:rsidRPr="00DB25C4" w:rsidRDefault="00866ABA" w:rsidP="00687314">
            <w:pPr>
              <w:spacing w:after="0" w:line="240" w:lineRule="auto"/>
              <w:rPr>
                <w:rFonts w:eastAsia="Times New Roman" w:cstheme="minorHAnsi"/>
              </w:rPr>
            </w:pPr>
          </w:p>
        </w:tc>
        <w:tc>
          <w:tcPr>
            <w:tcW w:w="1818" w:type="dxa"/>
            <w:tcBorders>
              <w:top w:val="nil"/>
              <w:left w:val="nil"/>
              <w:bottom w:val="nil"/>
              <w:right w:val="single" w:sz="4" w:space="0" w:color="000000"/>
            </w:tcBorders>
            <w:shd w:val="clear" w:color="auto" w:fill="auto"/>
            <w:noWrap/>
            <w:hideMark/>
          </w:tcPr>
          <w:p w14:paraId="6387A4DF" w14:textId="77777777" w:rsidR="00866ABA" w:rsidRPr="00DB25C4" w:rsidRDefault="00866ABA" w:rsidP="00687314">
            <w:pPr>
              <w:spacing w:after="0" w:line="240" w:lineRule="auto"/>
              <w:jc w:val="center"/>
              <w:rPr>
                <w:rFonts w:eastAsia="Times New Roman" w:cstheme="minorHAnsi"/>
              </w:rPr>
            </w:pPr>
          </w:p>
        </w:tc>
        <w:tc>
          <w:tcPr>
            <w:tcW w:w="2546" w:type="dxa"/>
            <w:tcBorders>
              <w:top w:val="single" w:sz="4" w:space="0" w:color="auto"/>
              <w:left w:val="nil"/>
              <w:bottom w:val="single" w:sz="4" w:space="0" w:color="auto"/>
              <w:right w:val="single" w:sz="4" w:space="0" w:color="auto"/>
            </w:tcBorders>
            <w:shd w:val="clear" w:color="auto" w:fill="auto"/>
            <w:hideMark/>
          </w:tcPr>
          <w:p w14:paraId="65CCE5E3"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Bimbingan</w:t>
            </w:r>
            <w:proofErr w:type="spellEnd"/>
            <w:r w:rsidRPr="00DB25C4">
              <w:rPr>
                <w:rFonts w:eastAsia="Times New Roman" w:cstheme="minorHAnsi"/>
                <w:color w:val="000000"/>
              </w:rPr>
              <w:t xml:space="preserve"> Online </w:t>
            </w:r>
            <w:proofErr w:type="spellStart"/>
            <w:r w:rsidRPr="00DB25C4">
              <w:rPr>
                <w:rFonts w:eastAsia="Times New Roman" w:cstheme="minorHAnsi"/>
                <w:color w:val="000000"/>
              </w:rPr>
              <w:t>Pusdatin</w:t>
            </w:r>
            <w:proofErr w:type="spellEnd"/>
            <w:r w:rsidRPr="00DB25C4">
              <w:rPr>
                <w:rFonts w:eastAsia="Times New Roman" w:cstheme="minorHAnsi"/>
                <w:color w:val="000000"/>
              </w:rPr>
              <w:t xml:space="preserve"> Seri #1 Cara </w:t>
            </w:r>
            <w:proofErr w:type="spellStart"/>
            <w:r w:rsidRPr="00DB25C4">
              <w:rPr>
                <w:rFonts w:eastAsia="Times New Roman" w:cstheme="minorHAnsi"/>
                <w:color w:val="000000"/>
              </w:rPr>
              <w:t>Mudah</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Bergabung</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Dengan</w:t>
            </w:r>
            <w:proofErr w:type="spellEnd"/>
            <w:r w:rsidRPr="00DB25C4">
              <w:rPr>
                <w:rFonts w:eastAsia="Times New Roman" w:cstheme="minorHAnsi"/>
                <w:color w:val="000000"/>
              </w:rPr>
              <w:t xml:space="preserve"> Indonesia One search</w:t>
            </w:r>
          </w:p>
        </w:tc>
        <w:tc>
          <w:tcPr>
            <w:tcW w:w="1683" w:type="dxa"/>
            <w:tcBorders>
              <w:top w:val="single" w:sz="4" w:space="0" w:color="auto"/>
              <w:left w:val="single" w:sz="4" w:space="0" w:color="auto"/>
              <w:bottom w:val="single" w:sz="4" w:space="0" w:color="auto"/>
              <w:right w:val="single" w:sz="4" w:space="0" w:color="auto"/>
            </w:tcBorders>
            <w:shd w:val="clear" w:color="auto" w:fill="auto"/>
            <w:noWrap/>
            <w:hideMark/>
          </w:tcPr>
          <w:p w14:paraId="009C1E5E"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TS-1</w:t>
            </w:r>
          </w:p>
        </w:tc>
        <w:tc>
          <w:tcPr>
            <w:tcW w:w="1257" w:type="dxa"/>
            <w:tcBorders>
              <w:top w:val="single" w:sz="4" w:space="0" w:color="auto"/>
              <w:left w:val="single" w:sz="4" w:space="0" w:color="auto"/>
              <w:bottom w:val="single" w:sz="4" w:space="0" w:color="auto"/>
              <w:right w:val="single" w:sz="4" w:space="0" w:color="auto"/>
            </w:tcBorders>
            <w:shd w:val="clear" w:color="auto" w:fill="auto"/>
            <w:noWrap/>
            <w:hideMark/>
          </w:tcPr>
          <w:p w14:paraId="0045BB04"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1 </w:t>
            </w:r>
            <w:proofErr w:type="spellStart"/>
            <w:r w:rsidRPr="00DB25C4">
              <w:rPr>
                <w:rFonts w:eastAsia="Times New Roman" w:cstheme="minorHAnsi"/>
                <w:color w:val="000000"/>
              </w:rPr>
              <w:t>hari</w:t>
            </w:r>
            <w:proofErr w:type="spellEnd"/>
          </w:p>
        </w:tc>
        <w:tc>
          <w:tcPr>
            <w:tcW w:w="1620" w:type="dxa"/>
            <w:tcBorders>
              <w:top w:val="single" w:sz="4" w:space="0" w:color="auto"/>
              <w:left w:val="single" w:sz="4" w:space="0" w:color="auto"/>
              <w:bottom w:val="single" w:sz="4" w:space="0" w:color="auto"/>
              <w:right w:val="single" w:sz="4" w:space="0" w:color="auto"/>
            </w:tcBorders>
            <w:shd w:val="clear" w:color="auto" w:fill="auto"/>
            <w:noWrap/>
            <w:hideMark/>
          </w:tcPr>
          <w:p w14:paraId="0E244B25"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24 Mei 2021</w:t>
            </w:r>
          </w:p>
        </w:tc>
        <w:tc>
          <w:tcPr>
            <w:tcW w:w="1401" w:type="dxa"/>
            <w:tcBorders>
              <w:top w:val="single" w:sz="4" w:space="0" w:color="auto"/>
              <w:left w:val="single" w:sz="4" w:space="0" w:color="auto"/>
              <w:bottom w:val="single" w:sz="4" w:space="0" w:color="auto"/>
              <w:right w:val="single" w:sz="4" w:space="0" w:color="auto"/>
            </w:tcBorders>
            <w:shd w:val="clear" w:color="auto" w:fill="auto"/>
            <w:noWrap/>
            <w:hideMark/>
          </w:tcPr>
          <w:p w14:paraId="21637C62"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24 Mei 2021</w:t>
            </w:r>
          </w:p>
        </w:tc>
        <w:tc>
          <w:tcPr>
            <w:tcW w:w="1851" w:type="dxa"/>
            <w:tcBorders>
              <w:top w:val="single" w:sz="4" w:space="0" w:color="auto"/>
              <w:left w:val="single" w:sz="4" w:space="0" w:color="auto"/>
              <w:bottom w:val="single" w:sz="4" w:space="0" w:color="auto"/>
              <w:right w:val="single" w:sz="4" w:space="0" w:color="auto"/>
            </w:tcBorders>
            <w:shd w:val="clear" w:color="auto" w:fill="auto"/>
            <w:noWrap/>
            <w:hideMark/>
          </w:tcPr>
          <w:p w14:paraId="00A77094"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Online</w:t>
            </w:r>
          </w:p>
        </w:tc>
      </w:tr>
      <w:tr w:rsidR="00866ABA" w:rsidRPr="00DB25C4" w14:paraId="63FE99DB" w14:textId="77777777" w:rsidTr="002A20EE">
        <w:trPr>
          <w:trHeight w:val="1146"/>
        </w:trPr>
        <w:tc>
          <w:tcPr>
            <w:tcW w:w="784" w:type="dxa"/>
            <w:tcBorders>
              <w:top w:val="nil"/>
              <w:left w:val="single" w:sz="4" w:space="0" w:color="000000"/>
              <w:bottom w:val="nil"/>
              <w:right w:val="single" w:sz="4" w:space="0" w:color="000000"/>
            </w:tcBorders>
            <w:noWrap/>
            <w:hideMark/>
          </w:tcPr>
          <w:p w14:paraId="57B8CD64" w14:textId="77777777" w:rsidR="00866ABA" w:rsidRPr="00DB25C4" w:rsidRDefault="00866ABA" w:rsidP="00687314">
            <w:pPr>
              <w:spacing w:after="0" w:line="240" w:lineRule="auto"/>
              <w:rPr>
                <w:rFonts w:eastAsia="Times New Roman" w:cstheme="minorHAnsi"/>
                <w:color w:val="000000"/>
              </w:rPr>
            </w:pPr>
          </w:p>
        </w:tc>
        <w:tc>
          <w:tcPr>
            <w:tcW w:w="1818" w:type="dxa"/>
            <w:tcBorders>
              <w:top w:val="nil"/>
              <w:left w:val="nil"/>
              <w:bottom w:val="nil"/>
              <w:right w:val="single" w:sz="4" w:space="0" w:color="000000"/>
            </w:tcBorders>
            <w:shd w:val="clear" w:color="auto" w:fill="auto"/>
            <w:noWrap/>
            <w:hideMark/>
          </w:tcPr>
          <w:p w14:paraId="67AC568C" w14:textId="77777777" w:rsidR="00866ABA" w:rsidRPr="00DB25C4" w:rsidRDefault="00866ABA" w:rsidP="00687314">
            <w:pPr>
              <w:spacing w:after="0" w:line="240" w:lineRule="auto"/>
              <w:jc w:val="center"/>
              <w:rPr>
                <w:rFonts w:eastAsia="Times New Roman" w:cstheme="minorHAnsi"/>
              </w:rPr>
            </w:pPr>
          </w:p>
        </w:tc>
        <w:tc>
          <w:tcPr>
            <w:tcW w:w="2546" w:type="dxa"/>
            <w:tcBorders>
              <w:top w:val="single" w:sz="4" w:space="0" w:color="auto"/>
              <w:left w:val="nil"/>
              <w:bottom w:val="single" w:sz="4" w:space="0" w:color="auto"/>
              <w:right w:val="single" w:sz="4" w:space="0" w:color="auto"/>
            </w:tcBorders>
            <w:shd w:val="clear" w:color="auto" w:fill="auto"/>
            <w:hideMark/>
          </w:tcPr>
          <w:p w14:paraId="59811984"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Knowledge Sharing </w:t>
            </w:r>
            <w:proofErr w:type="spellStart"/>
            <w:r w:rsidRPr="00DB25C4">
              <w:rPr>
                <w:rFonts w:eastAsia="Times New Roman" w:cstheme="minorHAnsi"/>
                <w:color w:val="000000"/>
              </w:rPr>
              <w:t>Kepustakawanan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Metode</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Pengkajian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Perpusdokinfo</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Bibliometrik</w:t>
            </w:r>
            <w:proofErr w:type="spellEnd"/>
            <w:r w:rsidRPr="00DB25C4">
              <w:rPr>
                <w:rFonts w:eastAsia="Times New Roman" w:cstheme="minorHAnsi"/>
                <w:color w:val="000000"/>
              </w:rPr>
              <w:t>"</w:t>
            </w:r>
          </w:p>
        </w:tc>
        <w:tc>
          <w:tcPr>
            <w:tcW w:w="1683" w:type="dxa"/>
            <w:tcBorders>
              <w:top w:val="single" w:sz="4" w:space="0" w:color="auto"/>
              <w:left w:val="single" w:sz="4" w:space="0" w:color="auto"/>
              <w:bottom w:val="single" w:sz="4" w:space="0" w:color="auto"/>
              <w:right w:val="single" w:sz="4" w:space="0" w:color="auto"/>
            </w:tcBorders>
            <w:shd w:val="clear" w:color="auto" w:fill="auto"/>
            <w:noWrap/>
            <w:hideMark/>
          </w:tcPr>
          <w:p w14:paraId="48BCC2EE"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TS-1</w:t>
            </w:r>
          </w:p>
        </w:tc>
        <w:tc>
          <w:tcPr>
            <w:tcW w:w="1257" w:type="dxa"/>
            <w:tcBorders>
              <w:top w:val="single" w:sz="4" w:space="0" w:color="auto"/>
              <w:left w:val="single" w:sz="4" w:space="0" w:color="auto"/>
              <w:bottom w:val="single" w:sz="4" w:space="0" w:color="auto"/>
              <w:right w:val="single" w:sz="4" w:space="0" w:color="auto"/>
            </w:tcBorders>
            <w:shd w:val="clear" w:color="auto" w:fill="auto"/>
            <w:noWrap/>
            <w:hideMark/>
          </w:tcPr>
          <w:p w14:paraId="0C8F0678"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1 </w:t>
            </w:r>
            <w:proofErr w:type="spellStart"/>
            <w:r w:rsidRPr="00DB25C4">
              <w:rPr>
                <w:rFonts w:eastAsia="Times New Roman" w:cstheme="minorHAnsi"/>
                <w:color w:val="000000"/>
              </w:rPr>
              <w:t>hari</w:t>
            </w:r>
            <w:proofErr w:type="spellEnd"/>
          </w:p>
        </w:tc>
        <w:tc>
          <w:tcPr>
            <w:tcW w:w="1620" w:type="dxa"/>
            <w:tcBorders>
              <w:top w:val="single" w:sz="4" w:space="0" w:color="auto"/>
              <w:left w:val="single" w:sz="4" w:space="0" w:color="auto"/>
              <w:bottom w:val="single" w:sz="4" w:space="0" w:color="auto"/>
              <w:right w:val="single" w:sz="4" w:space="0" w:color="auto"/>
            </w:tcBorders>
            <w:shd w:val="clear" w:color="auto" w:fill="auto"/>
            <w:noWrap/>
            <w:hideMark/>
          </w:tcPr>
          <w:p w14:paraId="65F7F38C"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27 </w:t>
            </w:r>
            <w:proofErr w:type="spellStart"/>
            <w:r w:rsidRPr="00DB25C4">
              <w:rPr>
                <w:rFonts w:eastAsia="Times New Roman" w:cstheme="minorHAnsi"/>
                <w:color w:val="000000"/>
              </w:rPr>
              <w:t>Oktober</w:t>
            </w:r>
            <w:proofErr w:type="spellEnd"/>
            <w:r w:rsidRPr="00DB25C4">
              <w:rPr>
                <w:rFonts w:eastAsia="Times New Roman" w:cstheme="minorHAnsi"/>
                <w:color w:val="000000"/>
              </w:rPr>
              <w:t xml:space="preserve"> 2020</w:t>
            </w:r>
          </w:p>
        </w:tc>
        <w:tc>
          <w:tcPr>
            <w:tcW w:w="1401" w:type="dxa"/>
            <w:tcBorders>
              <w:top w:val="single" w:sz="4" w:space="0" w:color="auto"/>
              <w:left w:val="single" w:sz="4" w:space="0" w:color="auto"/>
              <w:bottom w:val="single" w:sz="4" w:space="0" w:color="auto"/>
              <w:right w:val="single" w:sz="4" w:space="0" w:color="auto"/>
            </w:tcBorders>
            <w:shd w:val="clear" w:color="auto" w:fill="auto"/>
            <w:noWrap/>
            <w:hideMark/>
          </w:tcPr>
          <w:p w14:paraId="74472669"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27 </w:t>
            </w:r>
            <w:proofErr w:type="spellStart"/>
            <w:r w:rsidRPr="00DB25C4">
              <w:rPr>
                <w:rFonts w:eastAsia="Times New Roman" w:cstheme="minorHAnsi"/>
                <w:color w:val="000000"/>
              </w:rPr>
              <w:t>Oktober</w:t>
            </w:r>
            <w:proofErr w:type="spellEnd"/>
            <w:r w:rsidRPr="00DB25C4">
              <w:rPr>
                <w:rFonts w:eastAsia="Times New Roman" w:cstheme="minorHAnsi"/>
                <w:color w:val="000000"/>
              </w:rPr>
              <w:t xml:space="preserve"> 2020</w:t>
            </w:r>
          </w:p>
        </w:tc>
        <w:tc>
          <w:tcPr>
            <w:tcW w:w="1851" w:type="dxa"/>
            <w:tcBorders>
              <w:top w:val="single" w:sz="4" w:space="0" w:color="auto"/>
              <w:left w:val="single" w:sz="4" w:space="0" w:color="auto"/>
              <w:bottom w:val="single" w:sz="4" w:space="0" w:color="auto"/>
              <w:right w:val="single" w:sz="4" w:space="0" w:color="auto"/>
            </w:tcBorders>
            <w:shd w:val="clear" w:color="auto" w:fill="auto"/>
            <w:noWrap/>
            <w:hideMark/>
          </w:tcPr>
          <w:p w14:paraId="68998134" w14:textId="77777777" w:rsidR="00866ABA" w:rsidRPr="00DB25C4" w:rsidRDefault="00866ABA" w:rsidP="00687314">
            <w:pPr>
              <w:spacing w:after="0" w:line="240" w:lineRule="auto"/>
              <w:rPr>
                <w:rFonts w:eastAsia="Times New Roman" w:cstheme="minorHAnsi"/>
                <w:color w:val="000000"/>
              </w:rPr>
            </w:pPr>
          </w:p>
        </w:tc>
      </w:tr>
      <w:tr w:rsidR="00866ABA" w:rsidRPr="00DB25C4" w14:paraId="41CE9D4E" w14:textId="77777777" w:rsidTr="002A20EE">
        <w:trPr>
          <w:trHeight w:val="1433"/>
        </w:trPr>
        <w:tc>
          <w:tcPr>
            <w:tcW w:w="784" w:type="dxa"/>
            <w:tcBorders>
              <w:top w:val="nil"/>
              <w:left w:val="single" w:sz="4" w:space="0" w:color="000000"/>
              <w:bottom w:val="nil"/>
              <w:right w:val="single" w:sz="4" w:space="0" w:color="000000"/>
            </w:tcBorders>
            <w:noWrap/>
            <w:hideMark/>
          </w:tcPr>
          <w:p w14:paraId="39614AF7" w14:textId="77777777" w:rsidR="00866ABA" w:rsidRPr="00DB25C4" w:rsidRDefault="00866ABA" w:rsidP="00687314">
            <w:pPr>
              <w:spacing w:after="0" w:line="240" w:lineRule="auto"/>
              <w:rPr>
                <w:rFonts w:eastAsia="Times New Roman" w:cstheme="minorHAnsi"/>
              </w:rPr>
            </w:pPr>
          </w:p>
        </w:tc>
        <w:tc>
          <w:tcPr>
            <w:tcW w:w="1818" w:type="dxa"/>
            <w:tcBorders>
              <w:top w:val="nil"/>
              <w:left w:val="nil"/>
              <w:bottom w:val="nil"/>
              <w:right w:val="single" w:sz="4" w:space="0" w:color="000000"/>
            </w:tcBorders>
            <w:shd w:val="clear" w:color="auto" w:fill="auto"/>
            <w:noWrap/>
            <w:hideMark/>
          </w:tcPr>
          <w:p w14:paraId="6485A87D" w14:textId="77777777" w:rsidR="00866ABA" w:rsidRPr="00DB25C4" w:rsidRDefault="00866ABA" w:rsidP="00687314">
            <w:pPr>
              <w:spacing w:after="0" w:line="240" w:lineRule="auto"/>
              <w:jc w:val="center"/>
              <w:rPr>
                <w:rFonts w:eastAsia="Times New Roman" w:cstheme="minorHAnsi"/>
              </w:rPr>
            </w:pPr>
          </w:p>
        </w:tc>
        <w:tc>
          <w:tcPr>
            <w:tcW w:w="2546" w:type="dxa"/>
            <w:tcBorders>
              <w:top w:val="single" w:sz="4" w:space="0" w:color="auto"/>
              <w:left w:val="nil"/>
              <w:bottom w:val="single" w:sz="4" w:space="0" w:color="auto"/>
              <w:right w:val="single" w:sz="4" w:space="0" w:color="auto"/>
            </w:tcBorders>
            <w:shd w:val="clear" w:color="auto" w:fill="auto"/>
            <w:hideMark/>
          </w:tcPr>
          <w:p w14:paraId="769DBD8A"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Webinar </w:t>
            </w:r>
            <w:proofErr w:type="spellStart"/>
            <w:r w:rsidRPr="00DB25C4">
              <w:rPr>
                <w:rFonts w:eastAsia="Times New Roman" w:cstheme="minorHAnsi"/>
                <w:color w:val="000000"/>
              </w:rPr>
              <w:t>Pelestarian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Bahan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Perpustakaan</w:t>
            </w:r>
            <w:proofErr w:type="spellEnd"/>
            <w:r w:rsidRPr="00DB25C4">
              <w:rPr>
                <w:rFonts w:eastAsia="Times New Roman" w:cstheme="minorHAnsi"/>
                <w:color w:val="000000"/>
              </w:rPr>
              <w:t xml:space="preserve"> dan </w:t>
            </w:r>
            <w:proofErr w:type="spellStart"/>
            <w:r w:rsidRPr="00DB25C4">
              <w:rPr>
                <w:rFonts w:eastAsia="Times New Roman" w:cstheme="minorHAnsi"/>
                <w:color w:val="000000"/>
              </w:rPr>
              <w:t>Naskah</w:t>
            </w:r>
            <w:proofErr w:type="spellEnd"/>
            <w:r w:rsidRPr="00DB25C4">
              <w:rPr>
                <w:rFonts w:eastAsia="Times New Roman" w:cstheme="minorHAnsi"/>
                <w:color w:val="000000"/>
              </w:rPr>
              <w:t xml:space="preserve"> Kuno "</w:t>
            </w:r>
            <w:proofErr w:type="spellStart"/>
            <w:r w:rsidRPr="00DB25C4">
              <w:rPr>
                <w:rFonts w:eastAsia="Times New Roman" w:cstheme="minorHAnsi"/>
                <w:color w:val="000000"/>
              </w:rPr>
              <w:t>Pentingnya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Pelestarian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Dokumenter</w:t>
            </w:r>
            <w:proofErr w:type="spellEnd"/>
            <w:r w:rsidRPr="00DB25C4">
              <w:rPr>
                <w:rFonts w:eastAsia="Times New Roman" w:cstheme="minorHAnsi"/>
                <w:color w:val="000000"/>
              </w:rPr>
              <w:t xml:space="preserve"> Sejarah </w:t>
            </w:r>
            <w:proofErr w:type="spellStart"/>
            <w:r w:rsidRPr="00DB25C4">
              <w:rPr>
                <w:rFonts w:eastAsia="Times New Roman" w:cstheme="minorHAnsi"/>
                <w:color w:val="000000"/>
              </w:rPr>
              <w:t>Peradaban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Bangsa</w:t>
            </w:r>
            <w:proofErr w:type="spellEnd"/>
            <w:r w:rsidRPr="00DB25C4">
              <w:rPr>
                <w:rFonts w:eastAsia="Times New Roman" w:cstheme="minorHAnsi"/>
                <w:color w:val="000000"/>
              </w:rPr>
              <w:t>"</w:t>
            </w:r>
          </w:p>
        </w:tc>
        <w:tc>
          <w:tcPr>
            <w:tcW w:w="1683" w:type="dxa"/>
            <w:tcBorders>
              <w:top w:val="single" w:sz="4" w:space="0" w:color="auto"/>
              <w:left w:val="single" w:sz="4" w:space="0" w:color="auto"/>
              <w:bottom w:val="single" w:sz="4" w:space="0" w:color="auto"/>
              <w:right w:val="single" w:sz="4" w:space="0" w:color="auto"/>
            </w:tcBorders>
            <w:shd w:val="clear" w:color="auto" w:fill="auto"/>
            <w:noWrap/>
            <w:hideMark/>
          </w:tcPr>
          <w:p w14:paraId="1C7D5A2F"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TS-1</w:t>
            </w:r>
          </w:p>
        </w:tc>
        <w:tc>
          <w:tcPr>
            <w:tcW w:w="1257" w:type="dxa"/>
            <w:tcBorders>
              <w:top w:val="single" w:sz="4" w:space="0" w:color="auto"/>
              <w:left w:val="single" w:sz="4" w:space="0" w:color="auto"/>
              <w:bottom w:val="single" w:sz="4" w:space="0" w:color="auto"/>
              <w:right w:val="single" w:sz="4" w:space="0" w:color="auto"/>
            </w:tcBorders>
            <w:shd w:val="clear" w:color="auto" w:fill="auto"/>
            <w:noWrap/>
            <w:hideMark/>
          </w:tcPr>
          <w:p w14:paraId="0FF98B14"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1 </w:t>
            </w:r>
            <w:proofErr w:type="spellStart"/>
            <w:r w:rsidRPr="00DB25C4">
              <w:rPr>
                <w:rFonts w:eastAsia="Times New Roman" w:cstheme="minorHAnsi"/>
                <w:color w:val="000000"/>
              </w:rPr>
              <w:t>hari</w:t>
            </w:r>
            <w:proofErr w:type="spellEnd"/>
          </w:p>
        </w:tc>
        <w:tc>
          <w:tcPr>
            <w:tcW w:w="1620" w:type="dxa"/>
            <w:tcBorders>
              <w:top w:val="single" w:sz="4" w:space="0" w:color="auto"/>
              <w:left w:val="single" w:sz="4" w:space="0" w:color="auto"/>
              <w:bottom w:val="single" w:sz="4" w:space="0" w:color="auto"/>
              <w:right w:val="single" w:sz="4" w:space="0" w:color="auto"/>
            </w:tcBorders>
            <w:shd w:val="clear" w:color="auto" w:fill="auto"/>
            <w:noWrap/>
            <w:hideMark/>
          </w:tcPr>
          <w:p w14:paraId="7359351C"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28-Apr-21</w:t>
            </w:r>
          </w:p>
        </w:tc>
        <w:tc>
          <w:tcPr>
            <w:tcW w:w="1401" w:type="dxa"/>
            <w:tcBorders>
              <w:top w:val="single" w:sz="4" w:space="0" w:color="auto"/>
              <w:left w:val="single" w:sz="4" w:space="0" w:color="auto"/>
              <w:bottom w:val="single" w:sz="4" w:space="0" w:color="auto"/>
              <w:right w:val="single" w:sz="4" w:space="0" w:color="auto"/>
            </w:tcBorders>
            <w:shd w:val="clear" w:color="auto" w:fill="auto"/>
            <w:noWrap/>
            <w:hideMark/>
          </w:tcPr>
          <w:p w14:paraId="405771E0"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28-Apr-21</w:t>
            </w:r>
          </w:p>
        </w:tc>
        <w:tc>
          <w:tcPr>
            <w:tcW w:w="1851" w:type="dxa"/>
            <w:tcBorders>
              <w:top w:val="single" w:sz="4" w:space="0" w:color="auto"/>
              <w:left w:val="single" w:sz="4" w:space="0" w:color="auto"/>
              <w:bottom w:val="single" w:sz="4" w:space="0" w:color="auto"/>
              <w:right w:val="single" w:sz="4" w:space="0" w:color="auto"/>
            </w:tcBorders>
            <w:shd w:val="clear" w:color="auto" w:fill="auto"/>
            <w:noWrap/>
            <w:hideMark/>
          </w:tcPr>
          <w:p w14:paraId="75B87E35"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Online</w:t>
            </w:r>
          </w:p>
        </w:tc>
      </w:tr>
      <w:tr w:rsidR="00866ABA" w:rsidRPr="00DB25C4" w14:paraId="2A3CAD64" w14:textId="77777777" w:rsidTr="002A20EE">
        <w:trPr>
          <w:trHeight w:val="1433"/>
        </w:trPr>
        <w:tc>
          <w:tcPr>
            <w:tcW w:w="784" w:type="dxa"/>
            <w:tcBorders>
              <w:top w:val="nil"/>
              <w:left w:val="single" w:sz="4" w:space="0" w:color="000000"/>
              <w:bottom w:val="nil"/>
              <w:right w:val="single" w:sz="4" w:space="0" w:color="000000"/>
            </w:tcBorders>
            <w:noWrap/>
            <w:hideMark/>
          </w:tcPr>
          <w:p w14:paraId="2E75A276" w14:textId="77777777" w:rsidR="00866ABA" w:rsidRPr="00DB25C4" w:rsidRDefault="00866ABA" w:rsidP="00687314">
            <w:pPr>
              <w:spacing w:after="0" w:line="240" w:lineRule="auto"/>
              <w:rPr>
                <w:rFonts w:eastAsia="Times New Roman" w:cstheme="minorHAnsi"/>
                <w:color w:val="000000"/>
              </w:rPr>
            </w:pPr>
          </w:p>
        </w:tc>
        <w:tc>
          <w:tcPr>
            <w:tcW w:w="1818" w:type="dxa"/>
            <w:tcBorders>
              <w:top w:val="nil"/>
              <w:left w:val="nil"/>
              <w:bottom w:val="nil"/>
              <w:right w:val="single" w:sz="4" w:space="0" w:color="000000"/>
            </w:tcBorders>
            <w:shd w:val="clear" w:color="auto" w:fill="auto"/>
            <w:noWrap/>
            <w:hideMark/>
          </w:tcPr>
          <w:p w14:paraId="71E65CA2" w14:textId="77777777" w:rsidR="00866ABA" w:rsidRPr="00DB25C4" w:rsidRDefault="00866ABA" w:rsidP="00687314">
            <w:pPr>
              <w:spacing w:after="0" w:line="240" w:lineRule="auto"/>
              <w:jc w:val="center"/>
              <w:rPr>
                <w:rFonts w:eastAsia="Times New Roman" w:cstheme="minorHAnsi"/>
              </w:rPr>
            </w:pPr>
          </w:p>
        </w:tc>
        <w:tc>
          <w:tcPr>
            <w:tcW w:w="2546" w:type="dxa"/>
            <w:tcBorders>
              <w:top w:val="single" w:sz="4" w:space="0" w:color="auto"/>
              <w:left w:val="nil"/>
              <w:bottom w:val="single" w:sz="4" w:space="0" w:color="auto"/>
              <w:right w:val="single" w:sz="4" w:space="0" w:color="auto"/>
            </w:tcBorders>
            <w:shd w:val="clear" w:color="auto" w:fill="auto"/>
            <w:hideMark/>
          </w:tcPr>
          <w:p w14:paraId="2D7CB5E7"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Peluncuran</w:t>
            </w:r>
            <w:proofErr w:type="spellEnd"/>
            <w:r w:rsidRPr="00DB25C4">
              <w:rPr>
                <w:rFonts w:eastAsia="Times New Roman" w:cstheme="minorHAnsi"/>
                <w:color w:val="000000"/>
              </w:rPr>
              <w:t xml:space="preserve"> dan </w:t>
            </w:r>
            <w:proofErr w:type="spellStart"/>
            <w:r w:rsidRPr="00DB25C4">
              <w:rPr>
                <w:rFonts w:eastAsia="Times New Roman" w:cstheme="minorHAnsi"/>
                <w:color w:val="000000"/>
              </w:rPr>
              <w:t>Sosialisasi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Sesi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Bimbingan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Pemustaka</w:t>
            </w:r>
            <w:proofErr w:type="spellEnd"/>
            <w:r w:rsidRPr="00DB25C4">
              <w:rPr>
                <w:rFonts w:eastAsia="Times New Roman" w:cstheme="minorHAnsi"/>
                <w:color w:val="000000"/>
              </w:rPr>
              <w:t xml:space="preserve"> dan </w:t>
            </w:r>
            <w:proofErr w:type="spellStart"/>
            <w:r w:rsidRPr="00DB25C4">
              <w:rPr>
                <w:rFonts w:eastAsia="Times New Roman" w:cstheme="minorHAnsi"/>
                <w:color w:val="000000"/>
              </w:rPr>
              <w:t>Literasi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Informasi</w:t>
            </w:r>
            <w:proofErr w:type="spellEnd"/>
            <w:r w:rsidRPr="00DB25C4">
              <w:rPr>
                <w:rFonts w:eastAsia="Times New Roman" w:cstheme="minorHAnsi"/>
                <w:color w:val="000000"/>
              </w:rPr>
              <w:t xml:space="preserve"> Hari </w:t>
            </w:r>
            <w:proofErr w:type="spellStart"/>
            <w:r w:rsidRPr="00DB25C4">
              <w:rPr>
                <w:rFonts w:eastAsia="Times New Roman" w:cstheme="minorHAnsi"/>
                <w:color w:val="000000"/>
              </w:rPr>
              <w:t>Keempat</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Pemanfaatan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Koleksi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Langka</w:t>
            </w:r>
            <w:proofErr w:type="spellEnd"/>
          </w:p>
        </w:tc>
        <w:tc>
          <w:tcPr>
            <w:tcW w:w="1683" w:type="dxa"/>
            <w:tcBorders>
              <w:top w:val="single" w:sz="4" w:space="0" w:color="auto"/>
              <w:left w:val="single" w:sz="4" w:space="0" w:color="auto"/>
              <w:bottom w:val="single" w:sz="4" w:space="0" w:color="auto"/>
              <w:right w:val="single" w:sz="4" w:space="0" w:color="auto"/>
            </w:tcBorders>
            <w:shd w:val="clear" w:color="auto" w:fill="auto"/>
            <w:noWrap/>
            <w:hideMark/>
          </w:tcPr>
          <w:p w14:paraId="245B2CEC"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TS-1</w:t>
            </w:r>
          </w:p>
        </w:tc>
        <w:tc>
          <w:tcPr>
            <w:tcW w:w="1257" w:type="dxa"/>
            <w:tcBorders>
              <w:top w:val="single" w:sz="4" w:space="0" w:color="auto"/>
              <w:left w:val="single" w:sz="4" w:space="0" w:color="auto"/>
              <w:bottom w:val="single" w:sz="4" w:space="0" w:color="auto"/>
              <w:right w:val="single" w:sz="4" w:space="0" w:color="auto"/>
            </w:tcBorders>
            <w:shd w:val="clear" w:color="auto" w:fill="auto"/>
            <w:noWrap/>
            <w:hideMark/>
          </w:tcPr>
          <w:p w14:paraId="58D71095"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1 </w:t>
            </w:r>
            <w:proofErr w:type="spellStart"/>
            <w:r w:rsidRPr="00DB25C4">
              <w:rPr>
                <w:rFonts w:eastAsia="Times New Roman" w:cstheme="minorHAnsi"/>
                <w:color w:val="000000"/>
              </w:rPr>
              <w:t>hari</w:t>
            </w:r>
            <w:proofErr w:type="spellEnd"/>
          </w:p>
        </w:tc>
        <w:tc>
          <w:tcPr>
            <w:tcW w:w="1620" w:type="dxa"/>
            <w:tcBorders>
              <w:top w:val="single" w:sz="4" w:space="0" w:color="auto"/>
              <w:left w:val="single" w:sz="4" w:space="0" w:color="auto"/>
              <w:bottom w:val="single" w:sz="4" w:space="0" w:color="auto"/>
              <w:right w:val="single" w:sz="4" w:space="0" w:color="auto"/>
            </w:tcBorders>
            <w:shd w:val="clear" w:color="auto" w:fill="auto"/>
            <w:noWrap/>
            <w:hideMark/>
          </w:tcPr>
          <w:p w14:paraId="4DA3FC78"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5-Nov-20</w:t>
            </w:r>
          </w:p>
        </w:tc>
        <w:tc>
          <w:tcPr>
            <w:tcW w:w="1401" w:type="dxa"/>
            <w:tcBorders>
              <w:top w:val="single" w:sz="4" w:space="0" w:color="auto"/>
              <w:left w:val="single" w:sz="4" w:space="0" w:color="auto"/>
              <w:bottom w:val="single" w:sz="4" w:space="0" w:color="auto"/>
              <w:right w:val="single" w:sz="4" w:space="0" w:color="auto"/>
            </w:tcBorders>
            <w:shd w:val="clear" w:color="auto" w:fill="auto"/>
            <w:noWrap/>
            <w:hideMark/>
          </w:tcPr>
          <w:p w14:paraId="2719675B"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5-Nov-20</w:t>
            </w:r>
          </w:p>
        </w:tc>
        <w:tc>
          <w:tcPr>
            <w:tcW w:w="1851" w:type="dxa"/>
            <w:tcBorders>
              <w:top w:val="single" w:sz="4" w:space="0" w:color="auto"/>
              <w:left w:val="single" w:sz="4" w:space="0" w:color="auto"/>
              <w:bottom w:val="single" w:sz="4" w:space="0" w:color="auto"/>
              <w:right w:val="single" w:sz="4" w:space="0" w:color="auto"/>
            </w:tcBorders>
            <w:shd w:val="clear" w:color="auto" w:fill="auto"/>
            <w:noWrap/>
            <w:hideMark/>
          </w:tcPr>
          <w:p w14:paraId="149EC6C8" w14:textId="77777777" w:rsidR="00866ABA" w:rsidRPr="00DB25C4" w:rsidRDefault="00866ABA" w:rsidP="00687314">
            <w:pPr>
              <w:spacing w:after="0" w:line="240" w:lineRule="auto"/>
              <w:rPr>
                <w:rFonts w:eastAsia="Times New Roman" w:cstheme="minorHAnsi"/>
                <w:color w:val="000000"/>
              </w:rPr>
            </w:pPr>
          </w:p>
        </w:tc>
      </w:tr>
      <w:tr w:rsidR="00866ABA" w:rsidRPr="00DB25C4" w14:paraId="17433C82" w14:textId="77777777" w:rsidTr="002A20EE">
        <w:trPr>
          <w:trHeight w:val="1146"/>
        </w:trPr>
        <w:tc>
          <w:tcPr>
            <w:tcW w:w="784" w:type="dxa"/>
            <w:tcBorders>
              <w:top w:val="nil"/>
              <w:left w:val="single" w:sz="4" w:space="0" w:color="000000"/>
              <w:bottom w:val="nil"/>
              <w:right w:val="single" w:sz="4" w:space="0" w:color="000000"/>
            </w:tcBorders>
            <w:noWrap/>
            <w:hideMark/>
          </w:tcPr>
          <w:p w14:paraId="74D49AC9" w14:textId="77777777" w:rsidR="00866ABA" w:rsidRPr="00DB25C4" w:rsidRDefault="00866ABA" w:rsidP="00687314">
            <w:pPr>
              <w:spacing w:after="0" w:line="240" w:lineRule="auto"/>
              <w:rPr>
                <w:rFonts w:eastAsia="Times New Roman" w:cstheme="minorHAnsi"/>
              </w:rPr>
            </w:pPr>
          </w:p>
        </w:tc>
        <w:tc>
          <w:tcPr>
            <w:tcW w:w="1818" w:type="dxa"/>
            <w:tcBorders>
              <w:top w:val="nil"/>
              <w:left w:val="nil"/>
              <w:bottom w:val="nil"/>
              <w:right w:val="single" w:sz="4" w:space="0" w:color="000000"/>
            </w:tcBorders>
            <w:shd w:val="clear" w:color="auto" w:fill="auto"/>
            <w:noWrap/>
            <w:hideMark/>
          </w:tcPr>
          <w:p w14:paraId="1B42F979" w14:textId="77777777" w:rsidR="00866ABA" w:rsidRPr="00DB25C4" w:rsidRDefault="00866ABA" w:rsidP="00687314">
            <w:pPr>
              <w:spacing w:after="0" w:line="240" w:lineRule="auto"/>
              <w:jc w:val="center"/>
              <w:rPr>
                <w:rFonts w:eastAsia="Times New Roman" w:cstheme="minorHAnsi"/>
              </w:rPr>
            </w:pPr>
          </w:p>
        </w:tc>
        <w:tc>
          <w:tcPr>
            <w:tcW w:w="2546" w:type="dxa"/>
            <w:tcBorders>
              <w:top w:val="single" w:sz="4" w:space="0" w:color="auto"/>
              <w:left w:val="nil"/>
              <w:bottom w:val="single" w:sz="4" w:space="0" w:color="auto"/>
              <w:right w:val="single" w:sz="4" w:space="0" w:color="auto"/>
            </w:tcBorders>
            <w:shd w:val="clear" w:color="auto" w:fill="auto"/>
            <w:hideMark/>
          </w:tcPr>
          <w:p w14:paraId="73695286"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Seminar Daring Digital Economy "</w:t>
            </w:r>
            <w:proofErr w:type="spellStart"/>
            <w:r w:rsidRPr="00DB25C4">
              <w:rPr>
                <w:rFonts w:eastAsia="Times New Roman" w:cstheme="minorHAnsi"/>
                <w:color w:val="000000"/>
              </w:rPr>
              <w:t>Pemberdayaan</w:t>
            </w:r>
            <w:proofErr w:type="spellEnd"/>
            <w:r w:rsidRPr="00DB25C4">
              <w:rPr>
                <w:rFonts w:eastAsia="Times New Roman" w:cstheme="minorHAnsi"/>
                <w:color w:val="000000"/>
              </w:rPr>
              <w:t xml:space="preserve"> UMKM </w:t>
            </w:r>
            <w:proofErr w:type="spellStart"/>
            <w:r w:rsidRPr="00DB25C4">
              <w:rPr>
                <w:rFonts w:eastAsia="Times New Roman" w:cstheme="minorHAnsi"/>
                <w:color w:val="000000"/>
              </w:rPr>
              <w:t>Berbasis</w:t>
            </w:r>
            <w:proofErr w:type="spellEnd"/>
            <w:r w:rsidRPr="00DB25C4">
              <w:rPr>
                <w:rFonts w:eastAsia="Times New Roman" w:cstheme="minorHAnsi"/>
                <w:color w:val="000000"/>
              </w:rPr>
              <w:t xml:space="preserve"> Pasar Rakyat Online di Tengah </w:t>
            </w:r>
            <w:proofErr w:type="spellStart"/>
            <w:r w:rsidRPr="00DB25C4">
              <w:rPr>
                <w:rFonts w:eastAsia="Times New Roman" w:cstheme="minorHAnsi"/>
                <w:color w:val="000000"/>
              </w:rPr>
              <w:t>Pandemi</w:t>
            </w:r>
            <w:proofErr w:type="spellEnd"/>
            <w:r w:rsidRPr="00DB25C4">
              <w:rPr>
                <w:rFonts w:eastAsia="Times New Roman" w:cstheme="minorHAnsi"/>
                <w:color w:val="000000"/>
              </w:rPr>
              <w:t>"</w:t>
            </w:r>
          </w:p>
        </w:tc>
        <w:tc>
          <w:tcPr>
            <w:tcW w:w="1683" w:type="dxa"/>
            <w:tcBorders>
              <w:top w:val="single" w:sz="4" w:space="0" w:color="auto"/>
              <w:left w:val="single" w:sz="4" w:space="0" w:color="auto"/>
              <w:bottom w:val="single" w:sz="4" w:space="0" w:color="auto"/>
              <w:right w:val="single" w:sz="4" w:space="0" w:color="auto"/>
            </w:tcBorders>
            <w:shd w:val="clear" w:color="auto" w:fill="auto"/>
            <w:noWrap/>
            <w:hideMark/>
          </w:tcPr>
          <w:p w14:paraId="2A8FC808"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TS-1</w:t>
            </w:r>
          </w:p>
        </w:tc>
        <w:tc>
          <w:tcPr>
            <w:tcW w:w="1257" w:type="dxa"/>
            <w:tcBorders>
              <w:top w:val="single" w:sz="4" w:space="0" w:color="auto"/>
              <w:left w:val="single" w:sz="4" w:space="0" w:color="auto"/>
              <w:bottom w:val="single" w:sz="4" w:space="0" w:color="auto"/>
              <w:right w:val="single" w:sz="4" w:space="0" w:color="auto"/>
            </w:tcBorders>
            <w:shd w:val="clear" w:color="auto" w:fill="auto"/>
            <w:noWrap/>
            <w:hideMark/>
          </w:tcPr>
          <w:p w14:paraId="68F99D5E"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1 </w:t>
            </w:r>
            <w:proofErr w:type="spellStart"/>
            <w:r w:rsidRPr="00DB25C4">
              <w:rPr>
                <w:rFonts w:eastAsia="Times New Roman" w:cstheme="minorHAnsi"/>
                <w:color w:val="000000"/>
              </w:rPr>
              <w:t>hari</w:t>
            </w:r>
            <w:proofErr w:type="spellEnd"/>
          </w:p>
        </w:tc>
        <w:tc>
          <w:tcPr>
            <w:tcW w:w="1620" w:type="dxa"/>
            <w:tcBorders>
              <w:top w:val="single" w:sz="4" w:space="0" w:color="auto"/>
              <w:left w:val="single" w:sz="4" w:space="0" w:color="auto"/>
              <w:bottom w:val="single" w:sz="4" w:space="0" w:color="auto"/>
              <w:right w:val="single" w:sz="4" w:space="0" w:color="auto"/>
            </w:tcBorders>
            <w:shd w:val="clear" w:color="auto" w:fill="auto"/>
            <w:noWrap/>
            <w:hideMark/>
          </w:tcPr>
          <w:p w14:paraId="4B16FD68"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5-Sep-20</w:t>
            </w:r>
          </w:p>
        </w:tc>
        <w:tc>
          <w:tcPr>
            <w:tcW w:w="1401" w:type="dxa"/>
            <w:tcBorders>
              <w:top w:val="single" w:sz="4" w:space="0" w:color="auto"/>
              <w:left w:val="single" w:sz="4" w:space="0" w:color="auto"/>
              <w:bottom w:val="single" w:sz="4" w:space="0" w:color="auto"/>
              <w:right w:val="single" w:sz="4" w:space="0" w:color="auto"/>
            </w:tcBorders>
            <w:shd w:val="clear" w:color="auto" w:fill="auto"/>
            <w:noWrap/>
            <w:hideMark/>
          </w:tcPr>
          <w:p w14:paraId="4C046BF4"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5-Sep-20</w:t>
            </w:r>
          </w:p>
        </w:tc>
        <w:tc>
          <w:tcPr>
            <w:tcW w:w="1851" w:type="dxa"/>
            <w:tcBorders>
              <w:top w:val="single" w:sz="4" w:space="0" w:color="auto"/>
              <w:left w:val="single" w:sz="4" w:space="0" w:color="auto"/>
              <w:bottom w:val="single" w:sz="4" w:space="0" w:color="auto"/>
              <w:right w:val="single" w:sz="4" w:space="0" w:color="auto"/>
            </w:tcBorders>
            <w:shd w:val="clear" w:color="auto" w:fill="auto"/>
            <w:noWrap/>
            <w:hideMark/>
          </w:tcPr>
          <w:p w14:paraId="60AE3C11"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Online</w:t>
            </w:r>
          </w:p>
        </w:tc>
      </w:tr>
      <w:tr w:rsidR="00866ABA" w:rsidRPr="00DB25C4" w14:paraId="119BE236" w14:textId="77777777" w:rsidTr="002A20EE">
        <w:trPr>
          <w:trHeight w:val="859"/>
        </w:trPr>
        <w:tc>
          <w:tcPr>
            <w:tcW w:w="784" w:type="dxa"/>
            <w:tcBorders>
              <w:top w:val="nil"/>
              <w:left w:val="single" w:sz="4" w:space="0" w:color="000000"/>
              <w:bottom w:val="nil"/>
              <w:right w:val="single" w:sz="4" w:space="0" w:color="000000"/>
            </w:tcBorders>
            <w:noWrap/>
            <w:hideMark/>
          </w:tcPr>
          <w:p w14:paraId="09750306" w14:textId="77777777" w:rsidR="00866ABA" w:rsidRPr="00DB25C4" w:rsidRDefault="00866ABA" w:rsidP="00687314">
            <w:pPr>
              <w:spacing w:after="0" w:line="240" w:lineRule="auto"/>
              <w:rPr>
                <w:rFonts w:eastAsia="Times New Roman" w:cstheme="minorHAnsi"/>
                <w:color w:val="000000"/>
              </w:rPr>
            </w:pPr>
          </w:p>
        </w:tc>
        <w:tc>
          <w:tcPr>
            <w:tcW w:w="1818" w:type="dxa"/>
            <w:tcBorders>
              <w:top w:val="nil"/>
              <w:left w:val="nil"/>
              <w:bottom w:val="nil"/>
              <w:right w:val="single" w:sz="4" w:space="0" w:color="000000"/>
            </w:tcBorders>
            <w:shd w:val="clear" w:color="auto" w:fill="auto"/>
            <w:noWrap/>
            <w:hideMark/>
          </w:tcPr>
          <w:p w14:paraId="6901AEB5" w14:textId="77777777" w:rsidR="00866ABA" w:rsidRPr="00DB25C4" w:rsidRDefault="00866ABA" w:rsidP="00687314">
            <w:pPr>
              <w:spacing w:after="0" w:line="240" w:lineRule="auto"/>
              <w:jc w:val="center"/>
              <w:rPr>
                <w:rFonts w:eastAsia="Times New Roman" w:cstheme="minorHAnsi"/>
              </w:rPr>
            </w:pPr>
          </w:p>
        </w:tc>
        <w:tc>
          <w:tcPr>
            <w:tcW w:w="2546" w:type="dxa"/>
            <w:tcBorders>
              <w:top w:val="single" w:sz="4" w:space="0" w:color="auto"/>
              <w:left w:val="nil"/>
              <w:bottom w:val="single" w:sz="4" w:space="0" w:color="auto"/>
              <w:right w:val="single" w:sz="4" w:space="0" w:color="auto"/>
            </w:tcBorders>
            <w:shd w:val="clear" w:color="auto" w:fill="auto"/>
            <w:hideMark/>
          </w:tcPr>
          <w:p w14:paraId="00983212"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Webinar Nasional "Tata Kelola Hasil </w:t>
            </w:r>
            <w:proofErr w:type="spellStart"/>
            <w:r w:rsidRPr="00DB25C4">
              <w:rPr>
                <w:rFonts w:eastAsia="Times New Roman" w:cstheme="minorHAnsi"/>
                <w:color w:val="000000"/>
              </w:rPr>
              <w:t>Penelitian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melalui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Publikasi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Jurnal</w:t>
            </w:r>
            <w:proofErr w:type="spellEnd"/>
            <w:r w:rsidRPr="00DB25C4">
              <w:rPr>
                <w:rFonts w:eastAsia="Times New Roman" w:cstheme="minorHAnsi"/>
                <w:color w:val="000000"/>
              </w:rPr>
              <w:t>"</w:t>
            </w:r>
          </w:p>
        </w:tc>
        <w:tc>
          <w:tcPr>
            <w:tcW w:w="1683" w:type="dxa"/>
            <w:tcBorders>
              <w:top w:val="single" w:sz="4" w:space="0" w:color="auto"/>
              <w:left w:val="single" w:sz="4" w:space="0" w:color="auto"/>
              <w:bottom w:val="single" w:sz="4" w:space="0" w:color="auto"/>
              <w:right w:val="single" w:sz="4" w:space="0" w:color="auto"/>
            </w:tcBorders>
            <w:shd w:val="clear" w:color="auto" w:fill="auto"/>
            <w:noWrap/>
            <w:hideMark/>
          </w:tcPr>
          <w:p w14:paraId="69C5879F"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TS-1</w:t>
            </w:r>
          </w:p>
        </w:tc>
        <w:tc>
          <w:tcPr>
            <w:tcW w:w="1257" w:type="dxa"/>
            <w:tcBorders>
              <w:top w:val="single" w:sz="4" w:space="0" w:color="auto"/>
              <w:left w:val="single" w:sz="4" w:space="0" w:color="auto"/>
              <w:bottom w:val="single" w:sz="4" w:space="0" w:color="auto"/>
              <w:right w:val="single" w:sz="4" w:space="0" w:color="auto"/>
            </w:tcBorders>
            <w:shd w:val="clear" w:color="auto" w:fill="auto"/>
            <w:noWrap/>
            <w:hideMark/>
          </w:tcPr>
          <w:p w14:paraId="59F0C99C"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1 </w:t>
            </w:r>
            <w:proofErr w:type="spellStart"/>
            <w:r w:rsidRPr="00DB25C4">
              <w:rPr>
                <w:rFonts w:eastAsia="Times New Roman" w:cstheme="minorHAnsi"/>
                <w:color w:val="000000"/>
              </w:rPr>
              <w:t>hari</w:t>
            </w:r>
            <w:proofErr w:type="spellEnd"/>
          </w:p>
        </w:tc>
        <w:tc>
          <w:tcPr>
            <w:tcW w:w="1620" w:type="dxa"/>
            <w:tcBorders>
              <w:top w:val="single" w:sz="4" w:space="0" w:color="auto"/>
              <w:left w:val="single" w:sz="4" w:space="0" w:color="auto"/>
              <w:bottom w:val="single" w:sz="4" w:space="0" w:color="auto"/>
              <w:right w:val="single" w:sz="4" w:space="0" w:color="auto"/>
            </w:tcBorders>
            <w:shd w:val="clear" w:color="auto" w:fill="auto"/>
            <w:noWrap/>
            <w:hideMark/>
          </w:tcPr>
          <w:p w14:paraId="05734BBA"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27 Mei 2021</w:t>
            </w:r>
          </w:p>
        </w:tc>
        <w:tc>
          <w:tcPr>
            <w:tcW w:w="1401" w:type="dxa"/>
            <w:tcBorders>
              <w:top w:val="single" w:sz="4" w:space="0" w:color="auto"/>
              <w:left w:val="single" w:sz="4" w:space="0" w:color="auto"/>
              <w:bottom w:val="single" w:sz="4" w:space="0" w:color="auto"/>
              <w:right w:val="single" w:sz="4" w:space="0" w:color="auto"/>
            </w:tcBorders>
            <w:shd w:val="clear" w:color="auto" w:fill="auto"/>
            <w:noWrap/>
            <w:hideMark/>
          </w:tcPr>
          <w:p w14:paraId="332CE12F"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27 Mei 2021</w:t>
            </w:r>
          </w:p>
        </w:tc>
        <w:tc>
          <w:tcPr>
            <w:tcW w:w="1851" w:type="dxa"/>
            <w:tcBorders>
              <w:top w:val="single" w:sz="4" w:space="0" w:color="auto"/>
              <w:left w:val="single" w:sz="4" w:space="0" w:color="auto"/>
              <w:bottom w:val="single" w:sz="4" w:space="0" w:color="auto"/>
              <w:right w:val="single" w:sz="4" w:space="0" w:color="auto"/>
            </w:tcBorders>
            <w:shd w:val="clear" w:color="auto" w:fill="auto"/>
            <w:noWrap/>
            <w:hideMark/>
          </w:tcPr>
          <w:p w14:paraId="5BC78DE8"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Online</w:t>
            </w:r>
          </w:p>
        </w:tc>
      </w:tr>
      <w:tr w:rsidR="00866ABA" w:rsidRPr="00DB25C4" w14:paraId="0697FD2D" w14:textId="77777777" w:rsidTr="002A20EE">
        <w:trPr>
          <w:trHeight w:val="572"/>
        </w:trPr>
        <w:tc>
          <w:tcPr>
            <w:tcW w:w="784" w:type="dxa"/>
            <w:tcBorders>
              <w:top w:val="single" w:sz="4" w:space="0" w:color="000000"/>
              <w:left w:val="single" w:sz="4" w:space="0" w:color="000000"/>
              <w:bottom w:val="nil"/>
              <w:right w:val="single" w:sz="4" w:space="0" w:color="000000"/>
            </w:tcBorders>
            <w:noWrap/>
            <w:hideMark/>
          </w:tcPr>
          <w:p w14:paraId="2441FECC" w14:textId="77777777" w:rsidR="00866ABA" w:rsidRPr="00DB25C4" w:rsidRDefault="00866ABA" w:rsidP="00687314">
            <w:pPr>
              <w:spacing w:after="0" w:line="240" w:lineRule="auto"/>
              <w:jc w:val="center"/>
              <w:rPr>
                <w:rFonts w:eastAsia="Times New Roman" w:cstheme="minorHAnsi"/>
                <w:color w:val="000000"/>
              </w:rPr>
            </w:pPr>
            <w:r w:rsidRPr="00DB25C4">
              <w:rPr>
                <w:rFonts w:eastAsia="Times New Roman" w:cstheme="minorHAnsi"/>
                <w:color w:val="000000"/>
              </w:rPr>
              <w:t>5</w:t>
            </w:r>
          </w:p>
        </w:tc>
        <w:tc>
          <w:tcPr>
            <w:tcW w:w="1818" w:type="dxa"/>
            <w:tcBorders>
              <w:top w:val="single" w:sz="4" w:space="0" w:color="000000"/>
              <w:left w:val="nil"/>
              <w:bottom w:val="nil"/>
              <w:right w:val="single" w:sz="4" w:space="0" w:color="000000"/>
            </w:tcBorders>
            <w:shd w:val="clear" w:color="auto" w:fill="auto"/>
            <w:noWrap/>
            <w:hideMark/>
          </w:tcPr>
          <w:p w14:paraId="12D88F09"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Budhy</w:t>
            </w:r>
            <w:proofErr w:type="spellEnd"/>
            <w:r w:rsidRPr="00DB25C4">
              <w:rPr>
                <w:rFonts w:eastAsia="Times New Roman" w:cstheme="minorHAnsi"/>
                <w:color w:val="000000"/>
              </w:rPr>
              <w:t xml:space="preserve">, </w:t>
            </w:r>
            <w:proofErr w:type="spellStart"/>
            <w:proofErr w:type="gramStart"/>
            <w:r w:rsidRPr="00DB25C4">
              <w:rPr>
                <w:rFonts w:eastAsia="Times New Roman" w:cstheme="minorHAnsi"/>
                <w:color w:val="000000"/>
              </w:rPr>
              <w:t>S.Kom</w:t>
            </w:r>
            <w:proofErr w:type="spellEnd"/>
            <w:proofErr w:type="gramEnd"/>
            <w:r w:rsidRPr="00DB25C4">
              <w:rPr>
                <w:rFonts w:eastAsia="Times New Roman" w:cstheme="minorHAnsi"/>
                <w:color w:val="000000"/>
              </w:rPr>
              <w:t>.</w:t>
            </w:r>
          </w:p>
        </w:tc>
        <w:tc>
          <w:tcPr>
            <w:tcW w:w="2546" w:type="dxa"/>
            <w:tcBorders>
              <w:top w:val="single" w:sz="4" w:space="0" w:color="auto"/>
              <w:left w:val="nil"/>
              <w:bottom w:val="single" w:sz="4" w:space="0" w:color="auto"/>
              <w:right w:val="single" w:sz="4" w:space="0" w:color="auto"/>
            </w:tcBorders>
            <w:shd w:val="clear" w:color="auto" w:fill="auto"/>
            <w:hideMark/>
          </w:tcPr>
          <w:p w14:paraId="18F40538" w14:textId="77777777" w:rsidR="00866ABA" w:rsidRPr="00DB25C4" w:rsidRDefault="00866ABA" w:rsidP="00687314">
            <w:pPr>
              <w:spacing w:after="0" w:line="240" w:lineRule="auto"/>
              <w:rPr>
                <w:rFonts w:eastAsia="Times New Roman" w:cstheme="minorHAnsi"/>
                <w:color w:val="000000"/>
              </w:rPr>
            </w:pPr>
            <w:proofErr w:type="spellStart"/>
            <w:r w:rsidRPr="00DB25C4">
              <w:rPr>
                <w:rFonts w:eastAsia="Times New Roman" w:cstheme="minorHAnsi"/>
                <w:color w:val="000000"/>
              </w:rPr>
              <w:t>Bimbingan</w:t>
            </w:r>
            <w:proofErr w:type="spellEnd"/>
            <w:r w:rsidRPr="00DB25C4">
              <w:rPr>
                <w:rFonts w:eastAsia="Times New Roman" w:cstheme="minorHAnsi"/>
                <w:color w:val="000000"/>
              </w:rPr>
              <w:t xml:space="preserve"> Teknis </w:t>
            </w:r>
            <w:proofErr w:type="spellStart"/>
            <w:r w:rsidRPr="00DB25C4">
              <w:rPr>
                <w:rFonts w:eastAsia="Times New Roman" w:cstheme="minorHAnsi"/>
                <w:color w:val="000000"/>
              </w:rPr>
              <w:t>Pengelolaan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Arsip</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Perguruan</w:t>
            </w:r>
            <w:proofErr w:type="spellEnd"/>
            <w:r w:rsidRPr="00DB25C4">
              <w:rPr>
                <w:rFonts w:eastAsia="Times New Roman" w:cstheme="minorHAnsi"/>
                <w:color w:val="000000"/>
              </w:rPr>
              <w:t xml:space="preserve"> Tinggi</w:t>
            </w:r>
          </w:p>
        </w:tc>
        <w:tc>
          <w:tcPr>
            <w:tcW w:w="1683" w:type="dxa"/>
            <w:tcBorders>
              <w:top w:val="single" w:sz="4" w:space="0" w:color="auto"/>
              <w:left w:val="single" w:sz="4" w:space="0" w:color="auto"/>
              <w:bottom w:val="single" w:sz="4" w:space="0" w:color="auto"/>
              <w:right w:val="single" w:sz="4" w:space="0" w:color="auto"/>
            </w:tcBorders>
            <w:shd w:val="clear" w:color="auto" w:fill="auto"/>
            <w:noWrap/>
            <w:hideMark/>
          </w:tcPr>
          <w:p w14:paraId="6478EA9E"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TS</w:t>
            </w:r>
          </w:p>
        </w:tc>
        <w:tc>
          <w:tcPr>
            <w:tcW w:w="1257" w:type="dxa"/>
            <w:tcBorders>
              <w:top w:val="single" w:sz="4" w:space="0" w:color="auto"/>
              <w:left w:val="single" w:sz="4" w:space="0" w:color="auto"/>
              <w:bottom w:val="single" w:sz="4" w:space="0" w:color="auto"/>
              <w:right w:val="single" w:sz="4" w:space="0" w:color="auto"/>
            </w:tcBorders>
            <w:shd w:val="clear" w:color="auto" w:fill="auto"/>
            <w:noWrap/>
            <w:hideMark/>
          </w:tcPr>
          <w:p w14:paraId="0DCD8EDC"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1 </w:t>
            </w:r>
            <w:proofErr w:type="spellStart"/>
            <w:r w:rsidRPr="00DB25C4">
              <w:rPr>
                <w:rFonts w:eastAsia="Times New Roman" w:cstheme="minorHAnsi"/>
                <w:color w:val="000000"/>
              </w:rPr>
              <w:t>hari</w:t>
            </w:r>
            <w:proofErr w:type="spellEnd"/>
          </w:p>
        </w:tc>
        <w:tc>
          <w:tcPr>
            <w:tcW w:w="1620" w:type="dxa"/>
            <w:tcBorders>
              <w:top w:val="single" w:sz="4" w:space="0" w:color="auto"/>
              <w:left w:val="single" w:sz="4" w:space="0" w:color="auto"/>
              <w:bottom w:val="single" w:sz="4" w:space="0" w:color="auto"/>
              <w:right w:val="single" w:sz="4" w:space="0" w:color="auto"/>
            </w:tcBorders>
            <w:shd w:val="clear" w:color="auto" w:fill="auto"/>
            <w:noWrap/>
            <w:hideMark/>
          </w:tcPr>
          <w:p w14:paraId="21EE5122"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6 </w:t>
            </w:r>
            <w:proofErr w:type="spellStart"/>
            <w:r w:rsidRPr="00DB25C4">
              <w:rPr>
                <w:rFonts w:eastAsia="Times New Roman" w:cstheme="minorHAnsi"/>
                <w:color w:val="000000"/>
              </w:rPr>
              <w:t>Oktober</w:t>
            </w:r>
            <w:proofErr w:type="spellEnd"/>
            <w:r w:rsidRPr="00DB25C4">
              <w:rPr>
                <w:rFonts w:eastAsia="Times New Roman" w:cstheme="minorHAnsi"/>
                <w:color w:val="000000"/>
              </w:rPr>
              <w:t xml:space="preserve"> 2021</w:t>
            </w:r>
          </w:p>
        </w:tc>
        <w:tc>
          <w:tcPr>
            <w:tcW w:w="1401" w:type="dxa"/>
            <w:tcBorders>
              <w:top w:val="single" w:sz="4" w:space="0" w:color="auto"/>
              <w:left w:val="single" w:sz="4" w:space="0" w:color="auto"/>
              <w:bottom w:val="single" w:sz="4" w:space="0" w:color="auto"/>
              <w:right w:val="single" w:sz="4" w:space="0" w:color="auto"/>
            </w:tcBorders>
            <w:shd w:val="clear" w:color="auto" w:fill="auto"/>
            <w:noWrap/>
            <w:hideMark/>
          </w:tcPr>
          <w:p w14:paraId="4EAB5C91"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6 </w:t>
            </w:r>
            <w:proofErr w:type="spellStart"/>
            <w:r w:rsidRPr="00DB25C4">
              <w:rPr>
                <w:rFonts w:eastAsia="Times New Roman" w:cstheme="minorHAnsi"/>
                <w:color w:val="000000"/>
              </w:rPr>
              <w:t>Oktober</w:t>
            </w:r>
            <w:proofErr w:type="spellEnd"/>
            <w:r w:rsidRPr="00DB25C4">
              <w:rPr>
                <w:rFonts w:eastAsia="Times New Roman" w:cstheme="minorHAnsi"/>
                <w:color w:val="000000"/>
              </w:rPr>
              <w:t xml:space="preserve"> 2021</w:t>
            </w:r>
          </w:p>
        </w:tc>
        <w:tc>
          <w:tcPr>
            <w:tcW w:w="1851" w:type="dxa"/>
            <w:tcBorders>
              <w:top w:val="single" w:sz="4" w:space="0" w:color="auto"/>
              <w:left w:val="single" w:sz="4" w:space="0" w:color="auto"/>
              <w:bottom w:val="single" w:sz="4" w:space="0" w:color="auto"/>
              <w:right w:val="single" w:sz="4" w:space="0" w:color="auto"/>
            </w:tcBorders>
            <w:shd w:val="clear" w:color="auto" w:fill="auto"/>
            <w:noWrap/>
            <w:hideMark/>
          </w:tcPr>
          <w:p w14:paraId="1F0B1100"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Universitas Ma Chung</w:t>
            </w:r>
          </w:p>
        </w:tc>
      </w:tr>
      <w:tr w:rsidR="00866ABA" w:rsidRPr="00DB25C4" w14:paraId="2C8A8D3C" w14:textId="77777777" w:rsidTr="002A20EE">
        <w:trPr>
          <w:trHeight w:val="859"/>
        </w:trPr>
        <w:tc>
          <w:tcPr>
            <w:tcW w:w="784" w:type="dxa"/>
            <w:tcBorders>
              <w:top w:val="nil"/>
              <w:left w:val="single" w:sz="4" w:space="0" w:color="000000"/>
              <w:bottom w:val="nil"/>
              <w:right w:val="single" w:sz="4" w:space="0" w:color="000000"/>
            </w:tcBorders>
            <w:noWrap/>
            <w:hideMark/>
          </w:tcPr>
          <w:p w14:paraId="0FD86877" w14:textId="77777777" w:rsidR="00866ABA" w:rsidRPr="00DB25C4" w:rsidRDefault="00866ABA" w:rsidP="00687314">
            <w:pPr>
              <w:spacing w:after="0" w:line="240" w:lineRule="auto"/>
              <w:rPr>
                <w:rFonts w:eastAsia="Times New Roman" w:cstheme="minorHAnsi"/>
                <w:color w:val="000000"/>
              </w:rPr>
            </w:pPr>
          </w:p>
        </w:tc>
        <w:tc>
          <w:tcPr>
            <w:tcW w:w="1818" w:type="dxa"/>
            <w:tcBorders>
              <w:top w:val="nil"/>
              <w:left w:val="nil"/>
              <w:bottom w:val="nil"/>
              <w:right w:val="single" w:sz="4" w:space="0" w:color="000000"/>
            </w:tcBorders>
            <w:shd w:val="clear" w:color="auto" w:fill="auto"/>
            <w:noWrap/>
            <w:hideMark/>
          </w:tcPr>
          <w:p w14:paraId="7C2C4AC9" w14:textId="77777777" w:rsidR="00866ABA" w:rsidRPr="00DB25C4" w:rsidRDefault="00866ABA" w:rsidP="00687314">
            <w:pPr>
              <w:spacing w:after="0" w:line="240" w:lineRule="auto"/>
              <w:jc w:val="center"/>
              <w:rPr>
                <w:rFonts w:eastAsia="Times New Roman" w:cstheme="minorHAnsi"/>
              </w:rPr>
            </w:pPr>
          </w:p>
        </w:tc>
        <w:tc>
          <w:tcPr>
            <w:tcW w:w="2546" w:type="dxa"/>
            <w:tcBorders>
              <w:top w:val="single" w:sz="4" w:space="0" w:color="auto"/>
              <w:left w:val="nil"/>
              <w:bottom w:val="single" w:sz="4" w:space="0" w:color="auto"/>
              <w:right w:val="single" w:sz="4" w:space="0" w:color="auto"/>
            </w:tcBorders>
            <w:shd w:val="clear" w:color="auto" w:fill="auto"/>
            <w:hideMark/>
          </w:tcPr>
          <w:p w14:paraId="4A3DEBA4"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Net Train: Increase Your Learning Experience with Canvas</w:t>
            </w:r>
          </w:p>
        </w:tc>
        <w:tc>
          <w:tcPr>
            <w:tcW w:w="1683" w:type="dxa"/>
            <w:tcBorders>
              <w:top w:val="single" w:sz="4" w:space="0" w:color="auto"/>
              <w:left w:val="single" w:sz="4" w:space="0" w:color="auto"/>
              <w:bottom w:val="single" w:sz="4" w:space="0" w:color="auto"/>
              <w:right w:val="single" w:sz="4" w:space="0" w:color="auto"/>
            </w:tcBorders>
            <w:shd w:val="clear" w:color="auto" w:fill="auto"/>
            <w:noWrap/>
            <w:hideMark/>
          </w:tcPr>
          <w:p w14:paraId="4485DEB3"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TS</w:t>
            </w:r>
          </w:p>
        </w:tc>
        <w:tc>
          <w:tcPr>
            <w:tcW w:w="1257" w:type="dxa"/>
            <w:tcBorders>
              <w:top w:val="single" w:sz="4" w:space="0" w:color="auto"/>
              <w:left w:val="single" w:sz="4" w:space="0" w:color="auto"/>
              <w:bottom w:val="single" w:sz="4" w:space="0" w:color="auto"/>
              <w:right w:val="single" w:sz="4" w:space="0" w:color="auto"/>
            </w:tcBorders>
            <w:shd w:val="clear" w:color="auto" w:fill="auto"/>
            <w:noWrap/>
            <w:hideMark/>
          </w:tcPr>
          <w:p w14:paraId="5EBD56FC"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1 </w:t>
            </w:r>
            <w:proofErr w:type="spellStart"/>
            <w:r w:rsidRPr="00DB25C4">
              <w:rPr>
                <w:rFonts w:eastAsia="Times New Roman" w:cstheme="minorHAnsi"/>
                <w:color w:val="000000"/>
              </w:rPr>
              <w:t>hari</w:t>
            </w:r>
            <w:proofErr w:type="spellEnd"/>
          </w:p>
        </w:tc>
        <w:tc>
          <w:tcPr>
            <w:tcW w:w="1620" w:type="dxa"/>
            <w:tcBorders>
              <w:top w:val="single" w:sz="4" w:space="0" w:color="auto"/>
              <w:left w:val="single" w:sz="4" w:space="0" w:color="auto"/>
              <w:bottom w:val="single" w:sz="4" w:space="0" w:color="auto"/>
              <w:right w:val="single" w:sz="4" w:space="0" w:color="auto"/>
            </w:tcBorders>
            <w:shd w:val="clear" w:color="auto" w:fill="auto"/>
            <w:noWrap/>
            <w:hideMark/>
          </w:tcPr>
          <w:p w14:paraId="20BEF936"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30 </w:t>
            </w:r>
            <w:proofErr w:type="spellStart"/>
            <w:r w:rsidRPr="00DB25C4">
              <w:rPr>
                <w:rFonts w:eastAsia="Times New Roman" w:cstheme="minorHAnsi"/>
                <w:color w:val="000000"/>
              </w:rPr>
              <w:t>Agustus</w:t>
            </w:r>
            <w:proofErr w:type="spellEnd"/>
            <w:r w:rsidRPr="00DB25C4">
              <w:rPr>
                <w:rFonts w:eastAsia="Times New Roman" w:cstheme="minorHAnsi"/>
                <w:color w:val="000000"/>
              </w:rPr>
              <w:t xml:space="preserve"> 2022</w:t>
            </w:r>
          </w:p>
        </w:tc>
        <w:tc>
          <w:tcPr>
            <w:tcW w:w="1401" w:type="dxa"/>
            <w:tcBorders>
              <w:top w:val="single" w:sz="4" w:space="0" w:color="auto"/>
              <w:left w:val="single" w:sz="4" w:space="0" w:color="auto"/>
              <w:bottom w:val="single" w:sz="4" w:space="0" w:color="auto"/>
              <w:right w:val="single" w:sz="4" w:space="0" w:color="auto"/>
            </w:tcBorders>
            <w:shd w:val="clear" w:color="auto" w:fill="auto"/>
            <w:noWrap/>
            <w:hideMark/>
          </w:tcPr>
          <w:p w14:paraId="596B432A"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30 </w:t>
            </w:r>
            <w:proofErr w:type="spellStart"/>
            <w:r w:rsidRPr="00DB25C4">
              <w:rPr>
                <w:rFonts w:eastAsia="Times New Roman" w:cstheme="minorHAnsi"/>
                <w:color w:val="000000"/>
              </w:rPr>
              <w:t>Agustus</w:t>
            </w:r>
            <w:proofErr w:type="spellEnd"/>
            <w:r w:rsidRPr="00DB25C4">
              <w:rPr>
                <w:rFonts w:eastAsia="Times New Roman" w:cstheme="minorHAnsi"/>
                <w:color w:val="000000"/>
              </w:rPr>
              <w:t xml:space="preserve"> 2022</w:t>
            </w:r>
          </w:p>
        </w:tc>
        <w:tc>
          <w:tcPr>
            <w:tcW w:w="1851" w:type="dxa"/>
            <w:tcBorders>
              <w:top w:val="single" w:sz="4" w:space="0" w:color="auto"/>
              <w:left w:val="single" w:sz="4" w:space="0" w:color="auto"/>
              <w:bottom w:val="single" w:sz="4" w:space="0" w:color="auto"/>
              <w:right w:val="single" w:sz="4" w:space="0" w:color="auto"/>
            </w:tcBorders>
            <w:shd w:val="clear" w:color="auto" w:fill="auto"/>
            <w:noWrap/>
            <w:hideMark/>
          </w:tcPr>
          <w:p w14:paraId="02FC8518" w14:textId="77777777" w:rsidR="00866ABA" w:rsidRPr="00DB25C4" w:rsidRDefault="00866ABA" w:rsidP="00687314">
            <w:pPr>
              <w:spacing w:after="0" w:line="240" w:lineRule="auto"/>
              <w:rPr>
                <w:rFonts w:eastAsia="Times New Roman" w:cstheme="minorHAnsi"/>
                <w:color w:val="000000"/>
              </w:rPr>
            </w:pPr>
          </w:p>
        </w:tc>
      </w:tr>
      <w:tr w:rsidR="00866ABA" w:rsidRPr="00DB25C4" w14:paraId="31B40439" w14:textId="77777777" w:rsidTr="002A20EE">
        <w:trPr>
          <w:trHeight w:val="572"/>
        </w:trPr>
        <w:tc>
          <w:tcPr>
            <w:tcW w:w="784" w:type="dxa"/>
            <w:tcBorders>
              <w:top w:val="nil"/>
              <w:left w:val="single" w:sz="4" w:space="0" w:color="000000"/>
              <w:bottom w:val="nil"/>
              <w:right w:val="single" w:sz="4" w:space="0" w:color="000000"/>
            </w:tcBorders>
            <w:noWrap/>
            <w:hideMark/>
          </w:tcPr>
          <w:p w14:paraId="5A591462" w14:textId="77777777" w:rsidR="00866ABA" w:rsidRPr="00DB25C4" w:rsidRDefault="00866ABA" w:rsidP="00687314">
            <w:pPr>
              <w:spacing w:after="0" w:line="240" w:lineRule="auto"/>
              <w:rPr>
                <w:rFonts w:eastAsia="Times New Roman" w:cstheme="minorHAnsi"/>
              </w:rPr>
            </w:pPr>
          </w:p>
        </w:tc>
        <w:tc>
          <w:tcPr>
            <w:tcW w:w="1818" w:type="dxa"/>
            <w:tcBorders>
              <w:top w:val="nil"/>
              <w:left w:val="nil"/>
              <w:bottom w:val="nil"/>
              <w:right w:val="single" w:sz="4" w:space="0" w:color="000000"/>
            </w:tcBorders>
            <w:shd w:val="clear" w:color="auto" w:fill="auto"/>
            <w:noWrap/>
            <w:hideMark/>
          </w:tcPr>
          <w:p w14:paraId="266FDF6D" w14:textId="77777777" w:rsidR="00866ABA" w:rsidRPr="00DB25C4" w:rsidRDefault="00866ABA" w:rsidP="00687314">
            <w:pPr>
              <w:spacing w:after="0" w:line="240" w:lineRule="auto"/>
              <w:jc w:val="center"/>
              <w:rPr>
                <w:rFonts w:eastAsia="Times New Roman" w:cstheme="minorHAnsi"/>
              </w:rPr>
            </w:pPr>
          </w:p>
        </w:tc>
        <w:tc>
          <w:tcPr>
            <w:tcW w:w="2546" w:type="dxa"/>
            <w:tcBorders>
              <w:top w:val="single" w:sz="4" w:space="0" w:color="auto"/>
              <w:left w:val="nil"/>
              <w:bottom w:val="single" w:sz="4" w:space="0" w:color="auto"/>
              <w:right w:val="single" w:sz="4" w:space="0" w:color="auto"/>
            </w:tcBorders>
            <w:shd w:val="clear" w:color="auto" w:fill="auto"/>
            <w:hideMark/>
          </w:tcPr>
          <w:p w14:paraId="2CDB1AB0"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Digital Learning </w:t>
            </w:r>
            <w:proofErr w:type="gramStart"/>
            <w:r w:rsidRPr="00DB25C4">
              <w:rPr>
                <w:rFonts w:eastAsia="Times New Roman" w:cstheme="minorHAnsi"/>
                <w:color w:val="000000"/>
              </w:rPr>
              <w:t>In</w:t>
            </w:r>
            <w:proofErr w:type="gramEnd"/>
            <w:r w:rsidRPr="00DB25C4">
              <w:rPr>
                <w:rFonts w:eastAsia="Times New Roman" w:cstheme="minorHAnsi"/>
                <w:color w:val="000000"/>
              </w:rPr>
              <w:t xml:space="preserve"> New Normal Era</w:t>
            </w:r>
          </w:p>
        </w:tc>
        <w:tc>
          <w:tcPr>
            <w:tcW w:w="1683" w:type="dxa"/>
            <w:tcBorders>
              <w:top w:val="single" w:sz="4" w:space="0" w:color="auto"/>
              <w:left w:val="single" w:sz="4" w:space="0" w:color="auto"/>
              <w:bottom w:val="single" w:sz="4" w:space="0" w:color="auto"/>
              <w:right w:val="single" w:sz="4" w:space="0" w:color="auto"/>
            </w:tcBorders>
            <w:shd w:val="clear" w:color="auto" w:fill="auto"/>
            <w:noWrap/>
            <w:hideMark/>
          </w:tcPr>
          <w:p w14:paraId="6C9B8D5A"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TS-1</w:t>
            </w:r>
          </w:p>
        </w:tc>
        <w:tc>
          <w:tcPr>
            <w:tcW w:w="1257" w:type="dxa"/>
            <w:tcBorders>
              <w:top w:val="single" w:sz="4" w:space="0" w:color="auto"/>
              <w:left w:val="single" w:sz="4" w:space="0" w:color="auto"/>
              <w:bottom w:val="single" w:sz="4" w:space="0" w:color="auto"/>
              <w:right w:val="single" w:sz="4" w:space="0" w:color="auto"/>
            </w:tcBorders>
            <w:shd w:val="clear" w:color="auto" w:fill="auto"/>
            <w:noWrap/>
            <w:hideMark/>
          </w:tcPr>
          <w:p w14:paraId="268AB779"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1 </w:t>
            </w:r>
            <w:proofErr w:type="spellStart"/>
            <w:r w:rsidRPr="00DB25C4">
              <w:rPr>
                <w:rFonts w:eastAsia="Times New Roman" w:cstheme="minorHAnsi"/>
                <w:color w:val="000000"/>
              </w:rPr>
              <w:t>hari</w:t>
            </w:r>
            <w:proofErr w:type="spellEnd"/>
          </w:p>
        </w:tc>
        <w:tc>
          <w:tcPr>
            <w:tcW w:w="1620" w:type="dxa"/>
            <w:tcBorders>
              <w:top w:val="single" w:sz="4" w:space="0" w:color="auto"/>
              <w:left w:val="single" w:sz="4" w:space="0" w:color="auto"/>
              <w:bottom w:val="single" w:sz="4" w:space="0" w:color="auto"/>
              <w:right w:val="single" w:sz="4" w:space="0" w:color="auto"/>
            </w:tcBorders>
            <w:shd w:val="clear" w:color="auto" w:fill="auto"/>
            <w:noWrap/>
            <w:hideMark/>
          </w:tcPr>
          <w:p w14:paraId="32AD6783"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15 </w:t>
            </w:r>
            <w:proofErr w:type="spellStart"/>
            <w:r w:rsidRPr="00DB25C4">
              <w:rPr>
                <w:rFonts w:eastAsia="Times New Roman" w:cstheme="minorHAnsi"/>
                <w:color w:val="000000"/>
              </w:rPr>
              <w:t>Desember</w:t>
            </w:r>
            <w:proofErr w:type="spellEnd"/>
            <w:r w:rsidRPr="00DB25C4">
              <w:rPr>
                <w:rFonts w:eastAsia="Times New Roman" w:cstheme="minorHAnsi"/>
                <w:color w:val="000000"/>
              </w:rPr>
              <w:t xml:space="preserve"> 2020</w:t>
            </w:r>
          </w:p>
        </w:tc>
        <w:tc>
          <w:tcPr>
            <w:tcW w:w="1401" w:type="dxa"/>
            <w:tcBorders>
              <w:top w:val="single" w:sz="4" w:space="0" w:color="auto"/>
              <w:left w:val="single" w:sz="4" w:space="0" w:color="auto"/>
              <w:bottom w:val="single" w:sz="4" w:space="0" w:color="auto"/>
              <w:right w:val="single" w:sz="4" w:space="0" w:color="auto"/>
            </w:tcBorders>
            <w:shd w:val="clear" w:color="auto" w:fill="auto"/>
            <w:noWrap/>
            <w:hideMark/>
          </w:tcPr>
          <w:p w14:paraId="4168DC2A"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15 </w:t>
            </w:r>
            <w:proofErr w:type="spellStart"/>
            <w:r w:rsidRPr="00DB25C4">
              <w:rPr>
                <w:rFonts w:eastAsia="Times New Roman" w:cstheme="minorHAnsi"/>
                <w:color w:val="000000"/>
              </w:rPr>
              <w:t>Desember</w:t>
            </w:r>
            <w:proofErr w:type="spellEnd"/>
            <w:r w:rsidRPr="00DB25C4">
              <w:rPr>
                <w:rFonts w:eastAsia="Times New Roman" w:cstheme="minorHAnsi"/>
                <w:color w:val="000000"/>
              </w:rPr>
              <w:t xml:space="preserve"> 2020</w:t>
            </w:r>
          </w:p>
        </w:tc>
        <w:tc>
          <w:tcPr>
            <w:tcW w:w="1851" w:type="dxa"/>
            <w:tcBorders>
              <w:top w:val="single" w:sz="4" w:space="0" w:color="auto"/>
              <w:left w:val="single" w:sz="4" w:space="0" w:color="auto"/>
              <w:bottom w:val="single" w:sz="4" w:space="0" w:color="auto"/>
              <w:right w:val="single" w:sz="4" w:space="0" w:color="auto"/>
            </w:tcBorders>
            <w:shd w:val="clear" w:color="auto" w:fill="auto"/>
            <w:noWrap/>
            <w:hideMark/>
          </w:tcPr>
          <w:p w14:paraId="6ED30D59" w14:textId="77777777" w:rsidR="00866ABA" w:rsidRPr="00DB25C4" w:rsidRDefault="00866ABA" w:rsidP="00687314">
            <w:pPr>
              <w:spacing w:after="0" w:line="240" w:lineRule="auto"/>
              <w:rPr>
                <w:rFonts w:eastAsia="Times New Roman" w:cstheme="minorHAnsi"/>
                <w:color w:val="000000"/>
              </w:rPr>
            </w:pPr>
          </w:p>
        </w:tc>
      </w:tr>
      <w:tr w:rsidR="00866ABA" w:rsidRPr="00DB25C4" w14:paraId="084386BC" w14:textId="77777777" w:rsidTr="002A20EE">
        <w:trPr>
          <w:trHeight w:val="859"/>
        </w:trPr>
        <w:tc>
          <w:tcPr>
            <w:tcW w:w="784" w:type="dxa"/>
            <w:tcBorders>
              <w:top w:val="nil"/>
              <w:left w:val="single" w:sz="4" w:space="0" w:color="000000"/>
              <w:bottom w:val="single" w:sz="4" w:space="0" w:color="000000"/>
              <w:right w:val="single" w:sz="4" w:space="0" w:color="000000"/>
            </w:tcBorders>
            <w:noWrap/>
            <w:hideMark/>
          </w:tcPr>
          <w:p w14:paraId="6212BFF8" w14:textId="77777777" w:rsidR="00866ABA" w:rsidRPr="00DB25C4" w:rsidRDefault="00866ABA" w:rsidP="00687314">
            <w:pPr>
              <w:spacing w:after="0" w:line="240" w:lineRule="auto"/>
              <w:rPr>
                <w:rFonts w:eastAsia="Times New Roman" w:cstheme="minorHAnsi"/>
              </w:rPr>
            </w:pPr>
          </w:p>
        </w:tc>
        <w:tc>
          <w:tcPr>
            <w:tcW w:w="1818" w:type="dxa"/>
            <w:tcBorders>
              <w:top w:val="nil"/>
              <w:left w:val="nil"/>
              <w:bottom w:val="single" w:sz="4" w:space="0" w:color="000000"/>
              <w:right w:val="single" w:sz="4" w:space="0" w:color="000000"/>
            </w:tcBorders>
            <w:shd w:val="clear" w:color="auto" w:fill="auto"/>
            <w:noWrap/>
            <w:hideMark/>
          </w:tcPr>
          <w:p w14:paraId="045B6EF4" w14:textId="77777777" w:rsidR="00866ABA" w:rsidRPr="00DB25C4" w:rsidRDefault="00866ABA" w:rsidP="00687314">
            <w:pPr>
              <w:spacing w:after="0" w:line="240" w:lineRule="auto"/>
              <w:jc w:val="center"/>
              <w:rPr>
                <w:rFonts w:eastAsia="Times New Roman" w:cstheme="minorHAnsi"/>
              </w:rPr>
            </w:pPr>
          </w:p>
        </w:tc>
        <w:tc>
          <w:tcPr>
            <w:tcW w:w="2546" w:type="dxa"/>
            <w:tcBorders>
              <w:top w:val="single" w:sz="4" w:space="0" w:color="auto"/>
              <w:left w:val="nil"/>
              <w:bottom w:val="single" w:sz="4" w:space="0" w:color="auto"/>
              <w:right w:val="single" w:sz="4" w:space="0" w:color="auto"/>
            </w:tcBorders>
            <w:shd w:val="clear" w:color="auto" w:fill="auto"/>
            <w:hideMark/>
          </w:tcPr>
          <w:p w14:paraId="42BC42A9"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Podcast Competition and Webinar 2020 with </w:t>
            </w:r>
            <w:proofErr w:type="spellStart"/>
            <w:r w:rsidRPr="00DB25C4">
              <w:rPr>
                <w:rFonts w:eastAsia="Times New Roman" w:cstheme="minorHAnsi"/>
                <w:color w:val="000000"/>
              </w:rPr>
              <w:t>Bimoky</w:t>
            </w:r>
            <w:proofErr w:type="spellEnd"/>
            <w:r w:rsidRPr="00DB25C4">
              <w:rPr>
                <w:rFonts w:eastAsia="Times New Roman" w:cstheme="minorHAnsi"/>
                <w:color w:val="000000"/>
              </w:rPr>
              <w:t xml:space="preserve">; The Power of Podcast </w:t>
            </w:r>
            <w:proofErr w:type="spellStart"/>
            <w:r w:rsidRPr="00DB25C4">
              <w:rPr>
                <w:rFonts w:eastAsia="Times New Roman" w:cstheme="minorHAnsi"/>
                <w:color w:val="000000"/>
              </w:rPr>
              <w:t>Mbois</w:t>
            </w:r>
            <w:proofErr w:type="spellEnd"/>
          </w:p>
        </w:tc>
        <w:tc>
          <w:tcPr>
            <w:tcW w:w="1683" w:type="dxa"/>
            <w:tcBorders>
              <w:top w:val="single" w:sz="4" w:space="0" w:color="auto"/>
              <w:left w:val="single" w:sz="4" w:space="0" w:color="auto"/>
              <w:bottom w:val="single" w:sz="4" w:space="0" w:color="auto"/>
              <w:right w:val="single" w:sz="4" w:space="0" w:color="auto"/>
            </w:tcBorders>
            <w:shd w:val="clear" w:color="auto" w:fill="auto"/>
            <w:noWrap/>
            <w:hideMark/>
          </w:tcPr>
          <w:p w14:paraId="4B5613D4"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TS-1</w:t>
            </w:r>
          </w:p>
        </w:tc>
        <w:tc>
          <w:tcPr>
            <w:tcW w:w="1257" w:type="dxa"/>
            <w:tcBorders>
              <w:top w:val="single" w:sz="4" w:space="0" w:color="auto"/>
              <w:left w:val="single" w:sz="4" w:space="0" w:color="auto"/>
              <w:bottom w:val="single" w:sz="4" w:space="0" w:color="auto"/>
              <w:right w:val="single" w:sz="4" w:space="0" w:color="auto"/>
            </w:tcBorders>
            <w:shd w:val="clear" w:color="auto" w:fill="auto"/>
            <w:noWrap/>
            <w:hideMark/>
          </w:tcPr>
          <w:p w14:paraId="40437BF7"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 xml:space="preserve">1 </w:t>
            </w:r>
            <w:proofErr w:type="spellStart"/>
            <w:r w:rsidRPr="00DB25C4">
              <w:rPr>
                <w:rFonts w:eastAsia="Times New Roman" w:cstheme="minorHAnsi"/>
                <w:color w:val="000000"/>
              </w:rPr>
              <w:t>hari</w:t>
            </w:r>
            <w:proofErr w:type="spellEnd"/>
          </w:p>
        </w:tc>
        <w:tc>
          <w:tcPr>
            <w:tcW w:w="1620" w:type="dxa"/>
            <w:tcBorders>
              <w:top w:val="single" w:sz="4" w:space="0" w:color="auto"/>
              <w:left w:val="single" w:sz="4" w:space="0" w:color="auto"/>
              <w:bottom w:val="single" w:sz="4" w:space="0" w:color="auto"/>
              <w:right w:val="single" w:sz="4" w:space="0" w:color="auto"/>
            </w:tcBorders>
            <w:shd w:val="clear" w:color="auto" w:fill="auto"/>
            <w:noWrap/>
            <w:hideMark/>
          </w:tcPr>
          <w:p w14:paraId="77F7854C"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21-Nov-20</w:t>
            </w:r>
          </w:p>
        </w:tc>
        <w:tc>
          <w:tcPr>
            <w:tcW w:w="1401" w:type="dxa"/>
            <w:tcBorders>
              <w:top w:val="single" w:sz="4" w:space="0" w:color="auto"/>
              <w:left w:val="single" w:sz="4" w:space="0" w:color="auto"/>
              <w:bottom w:val="single" w:sz="4" w:space="0" w:color="auto"/>
              <w:right w:val="single" w:sz="4" w:space="0" w:color="auto"/>
            </w:tcBorders>
            <w:shd w:val="clear" w:color="auto" w:fill="auto"/>
            <w:noWrap/>
            <w:hideMark/>
          </w:tcPr>
          <w:p w14:paraId="6DC1BB41" w14:textId="77777777" w:rsidR="00866ABA" w:rsidRPr="00DB25C4" w:rsidRDefault="00866ABA" w:rsidP="00687314">
            <w:pPr>
              <w:spacing w:after="0" w:line="240" w:lineRule="auto"/>
              <w:rPr>
                <w:rFonts w:eastAsia="Times New Roman" w:cstheme="minorHAnsi"/>
                <w:color w:val="000000"/>
              </w:rPr>
            </w:pPr>
            <w:r w:rsidRPr="00DB25C4">
              <w:rPr>
                <w:rFonts w:eastAsia="Times New Roman" w:cstheme="minorHAnsi"/>
                <w:color w:val="000000"/>
              </w:rPr>
              <w:t>21-Nov-20</w:t>
            </w:r>
          </w:p>
        </w:tc>
        <w:tc>
          <w:tcPr>
            <w:tcW w:w="1851" w:type="dxa"/>
            <w:tcBorders>
              <w:top w:val="single" w:sz="4" w:space="0" w:color="auto"/>
              <w:left w:val="single" w:sz="4" w:space="0" w:color="auto"/>
              <w:bottom w:val="single" w:sz="4" w:space="0" w:color="auto"/>
              <w:right w:val="single" w:sz="4" w:space="0" w:color="auto"/>
            </w:tcBorders>
            <w:shd w:val="clear" w:color="auto" w:fill="auto"/>
            <w:noWrap/>
            <w:hideMark/>
          </w:tcPr>
          <w:p w14:paraId="3C399630" w14:textId="77777777" w:rsidR="00866ABA" w:rsidRPr="00DB25C4" w:rsidRDefault="00866ABA" w:rsidP="00687314">
            <w:pPr>
              <w:spacing w:after="0" w:line="240" w:lineRule="auto"/>
              <w:rPr>
                <w:rFonts w:eastAsia="Times New Roman" w:cstheme="minorHAnsi"/>
                <w:color w:val="000000"/>
              </w:rPr>
            </w:pPr>
          </w:p>
        </w:tc>
      </w:tr>
    </w:tbl>
    <w:p w14:paraId="21947EDD" w14:textId="77777777" w:rsidR="00866ABA" w:rsidRPr="00DB25C4" w:rsidRDefault="00866ABA" w:rsidP="00687314">
      <w:pPr>
        <w:spacing w:after="0" w:line="240" w:lineRule="auto"/>
        <w:rPr>
          <w:rFonts w:cstheme="minorHAnsi"/>
        </w:rPr>
      </w:pPr>
    </w:p>
    <w:p w14:paraId="75F33D40" w14:textId="77777777" w:rsidR="002A20EE" w:rsidRDefault="002A20EE" w:rsidP="00687314">
      <w:pPr>
        <w:spacing w:after="0" w:line="240" w:lineRule="auto"/>
        <w:rPr>
          <w:rFonts w:cstheme="minorHAnsi"/>
        </w:rPr>
        <w:sectPr w:rsidR="002A20EE" w:rsidSect="002A20EE">
          <w:pgSz w:w="15840" w:h="12240" w:orient="landscape"/>
          <w:pgMar w:top="1440" w:right="1440" w:bottom="1440" w:left="1440" w:header="720" w:footer="720" w:gutter="0"/>
          <w:cols w:space="720"/>
          <w:noEndnote/>
          <w:docGrid w:linePitch="299"/>
        </w:sectPr>
      </w:pPr>
    </w:p>
    <w:p w14:paraId="7C90989D" w14:textId="77777777" w:rsidR="002A20EE" w:rsidRDefault="002A20EE" w:rsidP="00687314">
      <w:pPr>
        <w:spacing w:after="0" w:line="240" w:lineRule="auto"/>
        <w:rPr>
          <w:rFonts w:cstheme="minorHAnsi"/>
        </w:rPr>
        <w:sectPr w:rsidR="002A20EE" w:rsidSect="002A20EE">
          <w:type w:val="continuous"/>
          <w:pgSz w:w="15840" w:h="12240" w:orient="landscape"/>
          <w:pgMar w:top="1440" w:right="1440" w:bottom="1440" w:left="1440" w:header="720" w:footer="720" w:gutter="0"/>
          <w:cols w:space="720"/>
          <w:noEndnote/>
          <w:docGrid w:linePitch="299"/>
        </w:sectPr>
      </w:pPr>
    </w:p>
    <w:p w14:paraId="58D3B056" w14:textId="0F81AB2D" w:rsidR="00866ABA" w:rsidRPr="00DB25C4" w:rsidRDefault="00866ABA" w:rsidP="00687314">
      <w:pPr>
        <w:spacing w:after="0" w:line="240" w:lineRule="auto"/>
        <w:rPr>
          <w:rFonts w:cstheme="minorHAnsi"/>
        </w:rPr>
      </w:pPr>
      <w:r w:rsidRPr="00DB25C4">
        <w:rPr>
          <w:rFonts w:cstheme="minorHAnsi"/>
        </w:rPr>
        <w:lastRenderedPageBreak/>
        <w:t xml:space="preserve">4.2.3 </w:t>
      </w:r>
      <w:proofErr w:type="spellStart"/>
      <w:r w:rsidRPr="00DB25C4">
        <w:rPr>
          <w:rFonts w:cstheme="minorHAnsi"/>
        </w:rPr>
        <w:t>Evaluasi</w:t>
      </w:r>
      <w:proofErr w:type="spellEnd"/>
    </w:p>
    <w:p w14:paraId="4C20BB18" w14:textId="77777777" w:rsidR="00866ABA" w:rsidRPr="00DB25C4" w:rsidRDefault="00866ABA" w:rsidP="00687314">
      <w:pPr>
        <w:spacing w:after="0" w:line="240" w:lineRule="auto"/>
        <w:rPr>
          <w:rFonts w:cstheme="minorHAnsi"/>
        </w:rPr>
      </w:pP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terhadap</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dan </w:t>
      </w: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jumlah</w:t>
      </w:r>
      <w:proofErr w:type="spellEnd"/>
      <w:r w:rsidRPr="00DB25C4">
        <w:rPr>
          <w:rFonts w:cstheme="minorHAnsi"/>
        </w:rPr>
        <w:t xml:space="preserve"> dan </w:t>
      </w:r>
      <w:proofErr w:type="spellStart"/>
      <w:r w:rsidRPr="00DB25C4">
        <w:rPr>
          <w:rFonts w:cstheme="minorHAnsi"/>
        </w:rPr>
        <w:t>kualitas</w:t>
      </w:r>
      <w:proofErr w:type="spellEnd"/>
      <w:r w:rsidRPr="00DB25C4">
        <w:rPr>
          <w:rFonts w:cstheme="minorHAnsi"/>
        </w:rPr>
        <w:t xml:space="preserve">, dan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 xml:space="preserve"> </w:t>
      </w:r>
      <w:proofErr w:type="spellStart"/>
      <w:r w:rsidRPr="00DB25C4">
        <w:rPr>
          <w:rFonts w:cstheme="minorHAnsi"/>
        </w:rPr>
        <w:t>tendik</w:t>
      </w:r>
      <w:proofErr w:type="spellEnd"/>
      <w:r w:rsidRPr="00DB25C4">
        <w:rPr>
          <w:rFonts w:cstheme="minorHAnsi"/>
        </w:rPr>
        <w:t xml:space="preserve"> di UUPS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dijalankan</w:t>
      </w:r>
      <w:proofErr w:type="spellEnd"/>
      <w:r w:rsidRPr="00DB25C4">
        <w:rPr>
          <w:rFonts w:cstheme="minorHAnsi"/>
        </w:rPr>
        <w:t xml:space="preserve">. </w:t>
      </w:r>
      <w:proofErr w:type="spellStart"/>
      <w:r w:rsidRPr="00DB25C4">
        <w:rPr>
          <w:rFonts w:eastAsia="Calibri" w:cstheme="minorHAnsi"/>
        </w:rPr>
        <w:t>Pertanyaan</w:t>
      </w:r>
      <w:proofErr w:type="spellEnd"/>
      <w:r w:rsidRPr="00DB25C4">
        <w:rPr>
          <w:rFonts w:eastAsia="Calibri" w:cstheme="minorHAnsi"/>
        </w:rPr>
        <w:t xml:space="preserve"> </w:t>
      </w:r>
      <w:proofErr w:type="spellStart"/>
      <w:r w:rsidRPr="00DB25C4">
        <w:rPr>
          <w:rFonts w:eastAsia="Calibri" w:cstheme="minorHAnsi"/>
        </w:rPr>
        <w:t>mengarah</w:t>
      </w:r>
      <w:proofErr w:type="spellEnd"/>
      <w:r w:rsidRPr="00DB25C4">
        <w:rPr>
          <w:rFonts w:eastAsia="Calibri" w:cstheme="minorHAnsi"/>
        </w:rPr>
        <w:t xml:space="preserve"> </w:t>
      </w:r>
      <w:proofErr w:type="spellStart"/>
      <w:r w:rsidRPr="00DB25C4">
        <w:rPr>
          <w:rFonts w:eastAsia="Calibri" w:cstheme="minorHAnsi"/>
        </w:rPr>
        <w:t>kepada</w:t>
      </w:r>
      <w:proofErr w:type="spellEnd"/>
      <w:r w:rsidRPr="00DB25C4">
        <w:rPr>
          <w:rFonts w:eastAsia="Calibri" w:cstheme="minorHAnsi"/>
        </w:rPr>
        <w:t xml:space="preserve"> </w:t>
      </w:r>
      <w:proofErr w:type="spellStart"/>
      <w:r w:rsidRPr="00DB25C4">
        <w:rPr>
          <w:rFonts w:eastAsia="Calibri" w:cstheme="minorHAnsi"/>
        </w:rPr>
        <w:t>kepuasan</w:t>
      </w:r>
      <w:proofErr w:type="spellEnd"/>
      <w:r w:rsidRPr="00DB25C4">
        <w:rPr>
          <w:rFonts w:eastAsia="Calibri" w:cstheme="minorHAnsi"/>
        </w:rPr>
        <w:t xml:space="preserve"> </w:t>
      </w:r>
      <w:proofErr w:type="spellStart"/>
      <w:r w:rsidRPr="00DB25C4">
        <w:rPr>
          <w:rFonts w:eastAsia="Calibri" w:cstheme="minorHAnsi"/>
        </w:rPr>
        <w:t>tenaga</w:t>
      </w:r>
      <w:proofErr w:type="spellEnd"/>
      <w:r w:rsidRPr="00DB25C4">
        <w:rPr>
          <w:rFonts w:eastAsia="Calibri" w:cstheme="minorHAnsi"/>
        </w:rPr>
        <w:t xml:space="preserve"> </w:t>
      </w:r>
      <w:proofErr w:type="spellStart"/>
      <w:r w:rsidRPr="00DB25C4">
        <w:rPr>
          <w:rFonts w:eastAsia="Calibri" w:cstheme="minorHAnsi"/>
        </w:rPr>
        <w:t>kependidikan</w:t>
      </w:r>
      <w:proofErr w:type="spellEnd"/>
      <w:r w:rsidRPr="00DB25C4">
        <w:rPr>
          <w:rFonts w:eastAsia="Calibri" w:cstheme="minorHAnsi"/>
        </w:rPr>
        <w:t xml:space="preserve"> </w:t>
      </w:r>
      <w:proofErr w:type="spellStart"/>
      <w:r w:rsidRPr="00DB25C4">
        <w:rPr>
          <w:rFonts w:eastAsia="Calibri" w:cstheme="minorHAnsi"/>
        </w:rPr>
        <w:t>atas</w:t>
      </w:r>
      <w:proofErr w:type="spellEnd"/>
      <w:r w:rsidRPr="00DB25C4">
        <w:rPr>
          <w:rFonts w:eastAsia="Calibri" w:cstheme="minorHAnsi"/>
        </w:rPr>
        <w:t xml:space="preserve"> </w:t>
      </w:r>
      <w:proofErr w:type="spellStart"/>
      <w:r w:rsidRPr="00DB25C4">
        <w:rPr>
          <w:rFonts w:eastAsia="Calibri" w:cstheme="minorHAnsi"/>
        </w:rPr>
        <w:t>dukungan</w:t>
      </w:r>
      <w:proofErr w:type="spellEnd"/>
      <w:r w:rsidRPr="00DB25C4">
        <w:rPr>
          <w:rFonts w:eastAsia="Calibri" w:cstheme="minorHAnsi"/>
        </w:rPr>
        <w:t xml:space="preserve"> </w:t>
      </w:r>
      <w:proofErr w:type="spellStart"/>
      <w:r w:rsidRPr="00DB25C4">
        <w:rPr>
          <w:rFonts w:eastAsia="Calibri" w:cstheme="minorHAnsi"/>
        </w:rPr>
        <w:t>pimpinan</w:t>
      </w:r>
      <w:proofErr w:type="spellEnd"/>
      <w:r w:rsidRPr="00DB25C4">
        <w:rPr>
          <w:rFonts w:eastAsia="Calibri" w:cstheme="minorHAnsi"/>
        </w:rPr>
        <w:t xml:space="preserve"> </w:t>
      </w:r>
      <w:proofErr w:type="spellStart"/>
      <w:r w:rsidRPr="00DB25C4">
        <w:rPr>
          <w:rFonts w:eastAsia="Calibri" w:cstheme="minorHAnsi"/>
        </w:rPr>
        <w:t>terkait</w:t>
      </w:r>
      <w:proofErr w:type="spellEnd"/>
      <w:r w:rsidRPr="00DB25C4">
        <w:rPr>
          <w:rFonts w:eastAsia="Calibri" w:cstheme="minorHAnsi"/>
        </w:rPr>
        <w:t xml:space="preserve"> </w:t>
      </w:r>
      <w:proofErr w:type="spellStart"/>
      <w:r w:rsidRPr="00DB25C4">
        <w:rPr>
          <w:rFonts w:eastAsia="Calibri" w:cstheme="minorHAnsi"/>
        </w:rPr>
        <w:t>pengembangan</w:t>
      </w:r>
      <w:proofErr w:type="spellEnd"/>
      <w:r w:rsidRPr="00DB25C4">
        <w:rPr>
          <w:rFonts w:eastAsia="Calibri" w:cstheme="minorHAnsi"/>
        </w:rPr>
        <w:t xml:space="preserve"> </w:t>
      </w:r>
      <w:proofErr w:type="spellStart"/>
      <w:r w:rsidRPr="00DB25C4">
        <w:rPr>
          <w:rFonts w:eastAsia="Calibri" w:cstheme="minorHAnsi"/>
        </w:rPr>
        <w:t>kesejahteraan</w:t>
      </w:r>
      <w:proofErr w:type="spellEnd"/>
      <w:r w:rsidRPr="00DB25C4">
        <w:rPr>
          <w:rFonts w:eastAsia="Calibri" w:cstheme="minorHAnsi"/>
        </w:rPr>
        <w:t xml:space="preserve">. Dari </w:t>
      </w:r>
      <w:proofErr w:type="spellStart"/>
      <w:r w:rsidRPr="00DB25C4">
        <w:rPr>
          <w:rFonts w:eastAsia="Calibri" w:cstheme="minorHAnsi"/>
        </w:rPr>
        <w:t>hasil</w:t>
      </w:r>
      <w:proofErr w:type="spellEnd"/>
      <w:r w:rsidRPr="00DB25C4">
        <w:rPr>
          <w:rFonts w:eastAsia="Calibri" w:cstheme="minorHAnsi"/>
        </w:rPr>
        <w:t xml:space="preserve"> survey </w:t>
      </w:r>
      <w:proofErr w:type="spellStart"/>
      <w:r w:rsidRPr="00DB25C4">
        <w:rPr>
          <w:rFonts w:eastAsia="Calibri" w:cstheme="minorHAnsi"/>
        </w:rPr>
        <w:t>ditemukan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36,4% </w:t>
      </w:r>
      <w:proofErr w:type="spellStart"/>
      <w:r w:rsidRPr="00DB25C4">
        <w:rPr>
          <w:rFonts w:eastAsia="Calibri" w:cstheme="minorHAnsi"/>
        </w:rPr>
        <w:t>menyatakan</w:t>
      </w:r>
      <w:proofErr w:type="spellEnd"/>
      <w:r w:rsidRPr="00DB25C4">
        <w:rPr>
          <w:rFonts w:eastAsia="Calibri" w:cstheme="minorHAnsi"/>
        </w:rPr>
        <w:t xml:space="preserve"> </w:t>
      </w:r>
      <w:proofErr w:type="spellStart"/>
      <w:r w:rsidRPr="00DB25C4">
        <w:rPr>
          <w:rFonts w:eastAsia="Calibri" w:cstheme="minorHAnsi"/>
        </w:rPr>
        <w:t>mereka</w:t>
      </w:r>
      <w:proofErr w:type="spellEnd"/>
      <w:r w:rsidRPr="00DB25C4">
        <w:rPr>
          <w:rFonts w:eastAsia="Calibri" w:cstheme="minorHAnsi"/>
        </w:rPr>
        <w:t xml:space="preserve">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dukungan</w:t>
      </w:r>
      <w:proofErr w:type="spellEnd"/>
      <w:r w:rsidRPr="00DB25C4">
        <w:rPr>
          <w:rFonts w:eastAsia="Calibri" w:cstheme="minorHAnsi"/>
        </w:rPr>
        <w:t xml:space="preserve"> </w:t>
      </w:r>
      <w:proofErr w:type="spellStart"/>
      <w:r w:rsidRPr="00DB25C4">
        <w:rPr>
          <w:rFonts w:eastAsia="Calibri" w:cstheme="minorHAnsi"/>
        </w:rPr>
        <w:t>kesejahteraan</w:t>
      </w:r>
      <w:proofErr w:type="spellEnd"/>
      <w:r w:rsidRPr="00DB25C4">
        <w:rPr>
          <w:rFonts w:eastAsia="Calibri" w:cstheme="minorHAnsi"/>
        </w:rPr>
        <w:t xml:space="preserve"> yang </w:t>
      </w:r>
      <w:proofErr w:type="spellStart"/>
      <w:r w:rsidRPr="00DB25C4">
        <w:rPr>
          <w:rFonts w:eastAsia="Calibri" w:cstheme="minorHAnsi"/>
        </w:rPr>
        <w:t>diberikan</w:t>
      </w:r>
      <w:proofErr w:type="spellEnd"/>
      <w:r w:rsidRPr="00DB25C4">
        <w:rPr>
          <w:rFonts w:eastAsia="Calibri" w:cstheme="minorHAnsi"/>
        </w:rPr>
        <w:t xml:space="preserve"> oleh universitas dan 63,6 % </w:t>
      </w:r>
      <w:proofErr w:type="spellStart"/>
      <w:r w:rsidRPr="00DB25C4">
        <w:rPr>
          <w:rFonts w:eastAsia="Calibri" w:cstheme="minorHAnsi"/>
        </w:rPr>
        <w:t>mengatakan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mereka</w:t>
      </w:r>
      <w:proofErr w:type="spellEnd"/>
      <w:r w:rsidRPr="00DB25C4">
        <w:rPr>
          <w:rFonts w:eastAsia="Calibri" w:cstheme="minorHAnsi"/>
        </w:rPr>
        <w:t xml:space="preserve"> sangat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kebijakan</w:t>
      </w:r>
      <w:proofErr w:type="spellEnd"/>
      <w:r w:rsidRPr="00DB25C4">
        <w:rPr>
          <w:rFonts w:eastAsia="Calibri" w:cstheme="minorHAnsi"/>
        </w:rPr>
        <w:t xml:space="preserve"> </w:t>
      </w:r>
      <w:proofErr w:type="spellStart"/>
      <w:r w:rsidRPr="00DB25C4">
        <w:rPr>
          <w:rFonts w:eastAsia="Calibri" w:cstheme="minorHAnsi"/>
        </w:rPr>
        <w:t>pimpinan</w:t>
      </w:r>
      <w:proofErr w:type="spellEnd"/>
      <w:r w:rsidRPr="00DB25C4">
        <w:rPr>
          <w:rFonts w:eastAsia="Calibri" w:cstheme="minorHAnsi"/>
        </w:rPr>
        <w:t xml:space="preserve"> </w:t>
      </w:r>
      <w:proofErr w:type="spellStart"/>
      <w:r w:rsidRPr="00DB25C4">
        <w:rPr>
          <w:rFonts w:eastAsia="Calibri" w:cstheme="minorHAnsi"/>
        </w:rPr>
        <w:t>terkait</w:t>
      </w:r>
      <w:proofErr w:type="spellEnd"/>
      <w:r w:rsidRPr="00DB25C4">
        <w:rPr>
          <w:rFonts w:eastAsia="Calibri" w:cstheme="minorHAnsi"/>
        </w:rPr>
        <w:t xml:space="preserve"> </w:t>
      </w:r>
      <w:proofErr w:type="spellStart"/>
      <w:r w:rsidRPr="00DB25C4">
        <w:rPr>
          <w:rFonts w:eastAsia="Calibri" w:cstheme="minorHAnsi"/>
        </w:rPr>
        <w:t>dukungan</w:t>
      </w:r>
      <w:proofErr w:type="spellEnd"/>
      <w:r w:rsidRPr="00DB25C4">
        <w:rPr>
          <w:rFonts w:eastAsia="Calibri" w:cstheme="minorHAnsi"/>
        </w:rPr>
        <w:t xml:space="preserve"> </w:t>
      </w:r>
      <w:proofErr w:type="spellStart"/>
      <w:r w:rsidRPr="00DB25C4">
        <w:rPr>
          <w:rFonts w:eastAsia="Calibri" w:cstheme="minorHAnsi"/>
        </w:rPr>
        <w:t>mereka</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pengembangan</w:t>
      </w:r>
      <w:proofErr w:type="spellEnd"/>
      <w:r w:rsidRPr="00DB25C4">
        <w:rPr>
          <w:rFonts w:eastAsia="Calibri" w:cstheme="minorHAnsi"/>
        </w:rPr>
        <w:t xml:space="preserve"> </w:t>
      </w:r>
      <w:proofErr w:type="spellStart"/>
      <w:r w:rsidRPr="00DB25C4">
        <w:rPr>
          <w:rFonts w:eastAsia="Calibri" w:cstheme="minorHAnsi"/>
        </w:rPr>
        <w:t>kesejahteraan</w:t>
      </w:r>
      <w:proofErr w:type="spellEnd"/>
      <w:r w:rsidRPr="00DB25C4">
        <w:rPr>
          <w:rFonts w:eastAsia="Calibri" w:cstheme="minorHAnsi"/>
        </w:rPr>
        <w:t xml:space="preserve">.  </w:t>
      </w:r>
      <w:proofErr w:type="spellStart"/>
      <w:r w:rsidRPr="00DB25C4">
        <w:rPr>
          <w:rFonts w:eastAsia="Calibri" w:cstheme="minorHAnsi"/>
        </w:rPr>
        <w:t>Implikasi</w:t>
      </w:r>
      <w:proofErr w:type="spellEnd"/>
      <w:r w:rsidRPr="00DB25C4">
        <w:rPr>
          <w:rFonts w:eastAsia="Calibri" w:cstheme="minorHAnsi"/>
        </w:rPr>
        <w:t xml:space="preserve"> </w:t>
      </w:r>
      <w:proofErr w:type="spellStart"/>
      <w:r w:rsidRPr="00DB25C4">
        <w:rPr>
          <w:rFonts w:eastAsia="Calibri" w:cstheme="minorHAnsi"/>
        </w:rPr>
        <w:t>dari</w:t>
      </w:r>
      <w:proofErr w:type="spellEnd"/>
      <w:r w:rsidRPr="00DB25C4">
        <w:rPr>
          <w:rFonts w:eastAsia="Calibri" w:cstheme="minorHAnsi"/>
        </w:rPr>
        <w:t xml:space="preserve">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survei</w:t>
      </w:r>
      <w:proofErr w:type="spellEnd"/>
      <w:r w:rsidRPr="00DB25C4">
        <w:rPr>
          <w:rFonts w:eastAsia="Calibri" w:cstheme="minorHAnsi"/>
        </w:rPr>
        <w:t xml:space="preserve">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adalah</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mayoritas</w:t>
      </w:r>
      <w:proofErr w:type="spellEnd"/>
      <w:r w:rsidRPr="00DB25C4">
        <w:rPr>
          <w:rFonts w:eastAsia="Calibri" w:cstheme="minorHAnsi"/>
        </w:rPr>
        <w:t xml:space="preserve"> </w:t>
      </w:r>
      <w:proofErr w:type="spellStart"/>
      <w:r w:rsidRPr="00DB25C4">
        <w:rPr>
          <w:rFonts w:eastAsia="Calibri" w:cstheme="minorHAnsi"/>
        </w:rPr>
        <w:t>tenaga</w:t>
      </w:r>
      <w:proofErr w:type="spellEnd"/>
      <w:r w:rsidRPr="00DB25C4">
        <w:rPr>
          <w:rFonts w:eastAsia="Calibri" w:cstheme="minorHAnsi"/>
        </w:rPr>
        <w:t xml:space="preserve"> </w:t>
      </w:r>
      <w:proofErr w:type="spellStart"/>
      <w:r w:rsidRPr="00DB25C4">
        <w:rPr>
          <w:rFonts w:eastAsia="Calibri" w:cstheme="minorHAnsi"/>
        </w:rPr>
        <w:t>kependidikan</w:t>
      </w:r>
      <w:proofErr w:type="spellEnd"/>
      <w:r w:rsidRPr="00DB25C4">
        <w:rPr>
          <w:rFonts w:eastAsia="Calibri" w:cstheme="minorHAnsi"/>
        </w:rPr>
        <w:t xml:space="preserve"> </w:t>
      </w:r>
      <w:proofErr w:type="spellStart"/>
      <w:r w:rsidRPr="00DB25C4">
        <w:rPr>
          <w:rFonts w:eastAsia="Calibri" w:cstheme="minorHAnsi"/>
        </w:rPr>
        <w:t>merasa</w:t>
      </w:r>
      <w:proofErr w:type="spellEnd"/>
      <w:r w:rsidRPr="00DB25C4">
        <w:rPr>
          <w:rFonts w:eastAsia="Calibri" w:cstheme="minorHAnsi"/>
        </w:rPr>
        <w:t xml:space="preserve"> sangat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dukungan</w:t>
      </w:r>
      <w:proofErr w:type="spellEnd"/>
      <w:r w:rsidRPr="00DB25C4">
        <w:rPr>
          <w:rFonts w:eastAsia="Calibri" w:cstheme="minorHAnsi"/>
        </w:rPr>
        <w:t xml:space="preserve"> yang </w:t>
      </w:r>
      <w:proofErr w:type="spellStart"/>
      <w:r w:rsidRPr="00DB25C4">
        <w:rPr>
          <w:rFonts w:eastAsia="Calibri" w:cstheme="minorHAnsi"/>
        </w:rPr>
        <w:t>diberikan</w:t>
      </w:r>
      <w:proofErr w:type="spellEnd"/>
      <w:r w:rsidRPr="00DB25C4">
        <w:rPr>
          <w:rFonts w:eastAsia="Calibri" w:cstheme="minorHAnsi"/>
        </w:rPr>
        <w:t xml:space="preserve"> oleh </w:t>
      </w:r>
      <w:proofErr w:type="spellStart"/>
      <w:r w:rsidRPr="00DB25C4">
        <w:rPr>
          <w:rFonts w:eastAsia="Calibri" w:cstheme="minorHAnsi"/>
        </w:rPr>
        <w:t>pimpinan</w:t>
      </w:r>
      <w:proofErr w:type="spellEnd"/>
      <w:r w:rsidRPr="00DB25C4">
        <w:rPr>
          <w:rFonts w:eastAsia="Calibri" w:cstheme="minorHAnsi"/>
        </w:rPr>
        <w:t xml:space="preserve"> universitas </w:t>
      </w:r>
      <w:proofErr w:type="spellStart"/>
      <w:r w:rsidRPr="00DB25C4">
        <w:rPr>
          <w:rFonts w:eastAsia="Calibri" w:cstheme="minorHAnsi"/>
        </w:rPr>
        <w:t>terkait</w:t>
      </w:r>
      <w:proofErr w:type="spellEnd"/>
      <w:r w:rsidRPr="00DB25C4">
        <w:rPr>
          <w:rFonts w:eastAsia="Calibri" w:cstheme="minorHAnsi"/>
        </w:rPr>
        <w:t xml:space="preserve"> </w:t>
      </w:r>
      <w:proofErr w:type="spellStart"/>
      <w:r w:rsidRPr="00DB25C4">
        <w:rPr>
          <w:rFonts w:eastAsia="Calibri" w:cstheme="minorHAnsi"/>
        </w:rPr>
        <w:t>pengembangan</w:t>
      </w:r>
      <w:proofErr w:type="spellEnd"/>
      <w:r w:rsidRPr="00DB25C4">
        <w:rPr>
          <w:rFonts w:eastAsia="Calibri" w:cstheme="minorHAnsi"/>
        </w:rPr>
        <w:t xml:space="preserve"> </w:t>
      </w:r>
      <w:proofErr w:type="spellStart"/>
      <w:r w:rsidRPr="00DB25C4">
        <w:rPr>
          <w:rFonts w:eastAsia="Calibri" w:cstheme="minorHAnsi"/>
        </w:rPr>
        <w:t>kesejahteraan</w:t>
      </w:r>
      <w:proofErr w:type="spellEnd"/>
      <w:r w:rsidRPr="00DB25C4">
        <w:rPr>
          <w:rFonts w:eastAsia="Calibri" w:cstheme="minorHAnsi"/>
        </w:rPr>
        <w:t xml:space="preserve">. </w:t>
      </w:r>
      <w:proofErr w:type="spellStart"/>
      <w:r w:rsidRPr="00DB25C4">
        <w:rPr>
          <w:rFonts w:eastAsia="Calibri" w:cstheme="minorHAnsi"/>
        </w:rPr>
        <w:t>Lebih</w:t>
      </w:r>
      <w:proofErr w:type="spellEnd"/>
      <w:r w:rsidRPr="00DB25C4">
        <w:rPr>
          <w:rFonts w:eastAsia="Calibri" w:cstheme="minorHAnsi"/>
        </w:rPr>
        <w:t xml:space="preserve"> </w:t>
      </w:r>
      <w:proofErr w:type="spellStart"/>
      <w:r w:rsidRPr="00DB25C4">
        <w:rPr>
          <w:rFonts w:eastAsia="Calibri" w:cstheme="minorHAnsi"/>
        </w:rPr>
        <w:t>dari</w:t>
      </w:r>
      <w:proofErr w:type="spellEnd"/>
      <w:r w:rsidRPr="00DB25C4">
        <w:rPr>
          <w:rFonts w:eastAsia="Calibri" w:cstheme="minorHAnsi"/>
        </w:rPr>
        <w:t xml:space="preserve"> </w:t>
      </w:r>
      <w:proofErr w:type="spellStart"/>
      <w:r w:rsidRPr="00DB25C4">
        <w:rPr>
          <w:rFonts w:eastAsia="Calibri" w:cstheme="minorHAnsi"/>
        </w:rPr>
        <w:t>separuh</w:t>
      </w:r>
      <w:proofErr w:type="spellEnd"/>
      <w:r w:rsidRPr="00DB25C4">
        <w:rPr>
          <w:rFonts w:eastAsia="Calibri" w:cstheme="minorHAnsi"/>
        </w:rPr>
        <w:t xml:space="preserve"> </w:t>
      </w:r>
      <w:proofErr w:type="spellStart"/>
      <w:r w:rsidRPr="00DB25C4">
        <w:rPr>
          <w:rFonts w:eastAsia="Calibri" w:cstheme="minorHAnsi"/>
        </w:rPr>
        <w:t>responden</w:t>
      </w:r>
      <w:proofErr w:type="spellEnd"/>
      <w:r w:rsidRPr="00DB25C4">
        <w:rPr>
          <w:rFonts w:eastAsia="Calibri" w:cstheme="minorHAnsi"/>
        </w:rPr>
        <w:t xml:space="preserve"> (63,6%) </w:t>
      </w:r>
      <w:proofErr w:type="spellStart"/>
      <w:r w:rsidRPr="00DB25C4">
        <w:rPr>
          <w:rFonts w:eastAsia="Calibri" w:cstheme="minorHAnsi"/>
        </w:rPr>
        <w:t>mengatakan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mereka</w:t>
      </w:r>
      <w:proofErr w:type="spellEnd"/>
      <w:r w:rsidRPr="00DB25C4">
        <w:rPr>
          <w:rFonts w:eastAsia="Calibri" w:cstheme="minorHAnsi"/>
        </w:rPr>
        <w:t xml:space="preserve"> sangat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kebijakan</w:t>
      </w:r>
      <w:proofErr w:type="spellEnd"/>
      <w:r w:rsidRPr="00DB25C4">
        <w:rPr>
          <w:rFonts w:eastAsia="Calibri" w:cstheme="minorHAnsi"/>
        </w:rPr>
        <w:t xml:space="preserve"> </w:t>
      </w:r>
      <w:proofErr w:type="spellStart"/>
      <w:r w:rsidRPr="00DB25C4">
        <w:rPr>
          <w:rFonts w:eastAsia="Calibri" w:cstheme="minorHAnsi"/>
        </w:rPr>
        <w:t>pimpinan</w:t>
      </w:r>
      <w:proofErr w:type="spellEnd"/>
      <w:r w:rsidRPr="00DB25C4">
        <w:rPr>
          <w:rFonts w:eastAsia="Calibri" w:cstheme="minorHAnsi"/>
        </w:rPr>
        <w:t xml:space="preserve"> universitas </w:t>
      </w:r>
      <w:proofErr w:type="spellStart"/>
      <w:r w:rsidRPr="00DB25C4">
        <w:rPr>
          <w:rFonts w:eastAsia="Calibri" w:cstheme="minorHAnsi"/>
        </w:rPr>
        <w:t>terkait</w:t>
      </w:r>
      <w:proofErr w:type="spellEnd"/>
      <w:r w:rsidRPr="00DB25C4">
        <w:rPr>
          <w:rFonts w:eastAsia="Calibri" w:cstheme="minorHAnsi"/>
        </w:rPr>
        <w:t xml:space="preserve"> </w:t>
      </w:r>
      <w:proofErr w:type="spellStart"/>
      <w:r w:rsidRPr="00DB25C4">
        <w:rPr>
          <w:rFonts w:eastAsia="Calibri" w:cstheme="minorHAnsi"/>
        </w:rPr>
        <w:t>dukungan</w:t>
      </w:r>
      <w:proofErr w:type="spellEnd"/>
      <w:r w:rsidRPr="00DB25C4">
        <w:rPr>
          <w:rFonts w:eastAsia="Calibri" w:cstheme="minorHAnsi"/>
        </w:rPr>
        <w:t xml:space="preserve"> </w:t>
      </w:r>
      <w:proofErr w:type="spellStart"/>
      <w:r w:rsidRPr="00DB25C4">
        <w:rPr>
          <w:rFonts w:eastAsia="Calibri" w:cstheme="minorHAnsi"/>
        </w:rPr>
        <w:t>mereka</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pengembangan</w:t>
      </w:r>
      <w:proofErr w:type="spellEnd"/>
      <w:r w:rsidRPr="00DB25C4">
        <w:rPr>
          <w:rFonts w:eastAsia="Calibri" w:cstheme="minorHAnsi"/>
        </w:rPr>
        <w:t xml:space="preserve"> </w:t>
      </w:r>
      <w:proofErr w:type="spellStart"/>
      <w:r w:rsidRPr="00DB25C4">
        <w:rPr>
          <w:rFonts w:eastAsia="Calibri" w:cstheme="minorHAnsi"/>
        </w:rPr>
        <w:t>kesejahteraan</w:t>
      </w:r>
      <w:proofErr w:type="spellEnd"/>
      <w:r w:rsidRPr="00DB25C4">
        <w:rPr>
          <w:rFonts w:eastAsia="Calibri" w:cstheme="minorHAnsi"/>
        </w:rPr>
        <w:t xml:space="preserve">. Hal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menunjukkan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pimpinan</w:t>
      </w:r>
      <w:proofErr w:type="spellEnd"/>
      <w:r w:rsidRPr="00DB25C4">
        <w:rPr>
          <w:rFonts w:eastAsia="Calibri" w:cstheme="minorHAnsi"/>
        </w:rPr>
        <w:t xml:space="preserve"> universitas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memberikan</w:t>
      </w:r>
      <w:proofErr w:type="spellEnd"/>
      <w:r w:rsidRPr="00DB25C4">
        <w:rPr>
          <w:rFonts w:eastAsia="Calibri" w:cstheme="minorHAnsi"/>
        </w:rPr>
        <w:t xml:space="preserve"> </w:t>
      </w:r>
      <w:proofErr w:type="spellStart"/>
      <w:r w:rsidRPr="00DB25C4">
        <w:rPr>
          <w:rFonts w:eastAsia="Calibri" w:cstheme="minorHAnsi"/>
        </w:rPr>
        <w:t>perhatian</w:t>
      </w:r>
      <w:proofErr w:type="spellEnd"/>
      <w:r w:rsidRPr="00DB25C4">
        <w:rPr>
          <w:rFonts w:eastAsia="Calibri" w:cstheme="minorHAnsi"/>
        </w:rPr>
        <w:t xml:space="preserve"> yang </w:t>
      </w:r>
      <w:proofErr w:type="spellStart"/>
      <w:r w:rsidRPr="00DB25C4">
        <w:rPr>
          <w:rFonts w:eastAsia="Calibri" w:cstheme="minorHAnsi"/>
        </w:rPr>
        <w:t>cukup</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kesejahteraan</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dan </w:t>
      </w:r>
      <w:proofErr w:type="spellStart"/>
      <w:r w:rsidRPr="00DB25C4">
        <w:rPr>
          <w:rFonts w:eastAsia="Calibri" w:cstheme="minorHAnsi"/>
        </w:rPr>
        <w:t>tenaga</w:t>
      </w:r>
      <w:proofErr w:type="spellEnd"/>
      <w:r w:rsidRPr="00DB25C4">
        <w:rPr>
          <w:rFonts w:eastAsia="Calibri" w:cstheme="minorHAnsi"/>
        </w:rPr>
        <w:t xml:space="preserve"> </w:t>
      </w:r>
      <w:proofErr w:type="spellStart"/>
      <w:r w:rsidRPr="00DB25C4">
        <w:rPr>
          <w:rFonts w:eastAsia="Calibri" w:cstheme="minorHAnsi"/>
        </w:rPr>
        <w:t>kependidikan</w:t>
      </w:r>
      <w:proofErr w:type="spellEnd"/>
      <w:r w:rsidRPr="00DB25C4">
        <w:rPr>
          <w:rFonts w:eastAsia="Calibri" w:cstheme="minorHAnsi"/>
        </w:rPr>
        <w:t>.</w:t>
      </w:r>
    </w:p>
    <w:p w14:paraId="1EB6581F" w14:textId="77777777" w:rsidR="00866ABA" w:rsidRPr="00DB25C4" w:rsidRDefault="00866ABA" w:rsidP="00687314">
      <w:pPr>
        <w:spacing w:after="0" w:line="240" w:lineRule="auto"/>
        <w:ind w:firstLine="195"/>
        <w:rPr>
          <w:rFonts w:eastAsia="Calibri" w:cstheme="minorHAnsi"/>
        </w:rPr>
      </w:pPr>
    </w:p>
    <w:p w14:paraId="545F4CEA" w14:textId="77777777" w:rsidR="00866ABA" w:rsidRPr="00DB25C4" w:rsidRDefault="00866ABA" w:rsidP="00687314">
      <w:pPr>
        <w:spacing w:after="0" w:line="240" w:lineRule="auto"/>
        <w:ind w:firstLine="195"/>
        <w:jc w:val="center"/>
        <w:rPr>
          <w:rFonts w:cstheme="minorHAnsi"/>
        </w:rPr>
      </w:pPr>
      <w:r w:rsidRPr="00DB25C4">
        <w:rPr>
          <w:rFonts w:cstheme="minorHAnsi"/>
          <w:noProof/>
        </w:rPr>
        <w:drawing>
          <wp:inline distT="0" distB="0" distL="0" distR="0" wp14:anchorId="7C5D3DF2" wp14:editId="201E64F4">
            <wp:extent cx="4572000" cy="2314575"/>
            <wp:effectExtent l="0" t="0" r="0" b="0"/>
            <wp:docPr id="2141696872" name="Picture 2141696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extLst>
                        <a:ext uri="{28A0092B-C50C-407E-A947-70E740481C1C}">
                          <a14:useLocalDpi xmlns:a14="http://schemas.microsoft.com/office/drawing/2010/main" val="0"/>
                        </a:ext>
                      </a:extLst>
                    </a:blip>
                    <a:stretch>
                      <a:fillRect/>
                    </a:stretch>
                  </pic:blipFill>
                  <pic:spPr>
                    <a:xfrm>
                      <a:off x="0" y="0"/>
                      <a:ext cx="4572000" cy="2314575"/>
                    </a:xfrm>
                    <a:prstGeom prst="rect">
                      <a:avLst/>
                    </a:prstGeom>
                  </pic:spPr>
                </pic:pic>
              </a:graphicData>
            </a:graphic>
          </wp:inline>
        </w:drawing>
      </w:r>
    </w:p>
    <w:p w14:paraId="67169AED" w14:textId="77777777" w:rsidR="00866ABA" w:rsidRPr="00DB25C4" w:rsidRDefault="00866ABA" w:rsidP="00687314">
      <w:pPr>
        <w:spacing w:after="0" w:line="240" w:lineRule="auto"/>
        <w:ind w:firstLine="195"/>
        <w:rPr>
          <w:rFonts w:cstheme="minorHAnsi"/>
        </w:rPr>
      </w:pPr>
      <w:proofErr w:type="spellStart"/>
      <w:r w:rsidRPr="00DB25C4">
        <w:rPr>
          <w:rFonts w:eastAsia="Calibri" w:cstheme="minorHAnsi"/>
        </w:rPr>
        <w:t>Mayoritas</w:t>
      </w:r>
      <w:proofErr w:type="spellEnd"/>
      <w:r w:rsidRPr="00DB25C4">
        <w:rPr>
          <w:rFonts w:eastAsia="Calibri" w:cstheme="minorHAnsi"/>
        </w:rPr>
        <w:t xml:space="preserve"> </w:t>
      </w:r>
      <w:proofErr w:type="spellStart"/>
      <w:r w:rsidRPr="00DB25C4">
        <w:rPr>
          <w:rFonts w:eastAsia="Calibri" w:cstheme="minorHAnsi"/>
        </w:rPr>
        <w:t>tenaga</w:t>
      </w:r>
      <w:proofErr w:type="spellEnd"/>
      <w:r w:rsidRPr="00DB25C4">
        <w:rPr>
          <w:rFonts w:eastAsia="Calibri" w:cstheme="minorHAnsi"/>
        </w:rPr>
        <w:t xml:space="preserve"> </w:t>
      </w:r>
      <w:proofErr w:type="spellStart"/>
      <w:r w:rsidRPr="00DB25C4">
        <w:rPr>
          <w:rFonts w:eastAsia="Calibri" w:cstheme="minorHAnsi"/>
        </w:rPr>
        <w:t>kependidikan</w:t>
      </w:r>
      <w:proofErr w:type="spellEnd"/>
      <w:r w:rsidRPr="00DB25C4">
        <w:rPr>
          <w:rFonts w:eastAsia="Calibri" w:cstheme="minorHAnsi"/>
        </w:rPr>
        <w:t xml:space="preserve"> </w:t>
      </w:r>
      <w:proofErr w:type="spellStart"/>
      <w:r w:rsidRPr="00DB25C4">
        <w:rPr>
          <w:rFonts w:eastAsia="Calibri" w:cstheme="minorHAnsi"/>
        </w:rPr>
        <w:t>merasa</w:t>
      </w:r>
      <w:proofErr w:type="spellEnd"/>
      <w:r w:rsidRPr="00DB25C4">
        <w:rPr>
          <w:rFonts w:eastAsia="Calibri" w:cstheme="minorHAnsi"/>
        </w:rPr>
        <w:t xml:space="preserve"> sangat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sarana</w:t>
      </w:r>
      <w:proofErr w:type="spellEnd"/>
      <w:r w:rsidRPr="00DB25C4">
        <w:rPr>
          <w:rFonts w:eastAsia="Calibri" w:cstheme="minorHAnsi"/>
        </w:rPr>
        <w:t xml:space="preserve"> dan </w:t>
      </w:r>
      <w:proofErr w:type="spellStart"/>
      <w:r w:rsidRPr="00DB25C4">
        <w:rPr>
          <w:rFonts w:eastAsia="Calibri" w:cstheme="minorHAnsi"/>
        </w:rPr>
        <w:t>prasarana</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bekerja</w:t>
      </w:r>
      <w:proofErr w:type="spellEnd"/>
      <w:r w:rsidRPr="00DB25C4">
        <w:rPr>
          <w:rFonts w:eastAsia="Calibri" w:cstheme="minorHAnsi"/>
        </w:rPr>
        <w:t xml:space="preserve"> yang </w:t>
      </w:r>
      <w:proofErr w:type="spellStart"/>
      <w:r w:rsidRPr="00DB25C4">
        <w:rPr>
          <w:rFonts w:eastAsia="Calibri" w:cstheme="minorHAnsi"/>
        </w:rPr>
        <w:t>disediakan</w:t>
      </w:r>
      <w:proofErr w:type="spellEnd"/>
      <w:r w:rsidRPr="00DB25C4">
        <w:rPr>
          <w:rFonts w:eastAsia="Calibri" w:cstheme="minorHAnsi"/>
        </w:rPr>
        <w:t xml:space="preserve"> oleh </w:t>
      </w:r>
      <w:proofErr w:type="spellStart"/>
      <w:r w:rsidRPr="00DB25C4">
        <w:rPr>
          <w:rFonts w:eastAsia="Calibri" w:cstheme="minorHAnsi"/>
        </w:rPr>
        <w:t>kampus</w:t>
      </w:r>
      <w:proofErr w:type="spellEnd"/>
      <w:r w:rsidRPr="00DB25C4">
        <w:rPr>
          <w:rFonts w:eastAsia="Calibri" w:cstheme="minorHAnsi"/>
        </w:rPr>
        <w:t xml:space="preserve">. </w:t>
      </w:r>
      <w:proofErr w:type="spellStart"/>
      <w:r w:rsidRPr="00DB25C4">
        <w:rPr>
          <w:rFonts w:eastAsia="Calibri" w:cstheme="minorHAnsi"/>
        </w:rPr>
        <w:t>Hampir</w:t>
      </w:r>
      <w:proofErr w:type="spellEnd"/>
      <w:r w:rsidRPr="00DB25C4">
        <w:rPr>
          <w:rFonts w:eastAsia="Calibri" w:cstheme="minorHAnsi"/>
        </w:rPr>
        <w:t xml:space="preserve"> </w:t>
      </w:r>
      <w:proofErr w:type="spellStart"/>
      <w:r w:rsidRPr="00DB25C4">
        <w:rPr>
          <w:rFonts w:eastAsia="Calibri" w:cstheme="minorHAnsi"/>
        </w:rPr>
        <w:t>tiga</w:t>
      </w:r>
      <w:proofErr w:type="spellEnd"/>
      <w:r w:rsidRPr="00DB25C4">
        <w:rPr>
          <w:rFonts w:eastAsia="Calibri" w:cstheme="minorHAnsi"/>
        </w:rPr>
        <w:t xml:space="preserve"> </w:t>
      </w:r>
      <w:proofErr w:type="spellStart"/>
      <w:r w:rsidRPr="00DB25C4">
        <w:rPr>
          <w:rFonts w:eastAsia="Calibri" w:cstheme="minorHAnsi"/>
        </w:rPr>
        <w:t>perempat</w:t>
      </w:r>
      <w:proofErr w:type="spellEnd"/>
      <w:r w:rsidRPr="00DB25C4">
        <w:rPr>
          <w:rFonts w:eastAsia="Calibri" w:cstheme="minorHAnsi"/>
        </w:rPr>
        <w:t xml:space="preserve"> </w:t>
      </w:r>
      <w:proofErr w:type="spellStart"/>
      <w:r w:rsidRPr="00DB25C4">
        <w:rPr>
          <w:rFonts w:eastAsia="Calibri" w:cstheme="minorHAnsi"/>
        </w:rPr>
        <w:t>responden</w:t>
      </w:r>
      <w:proofErr w:type="spellEnd"/>
      <w:r w:rsidRPr="00DB25C4">
        <w:rPr>
          <w:rFonts w:eastAsia="Calibri" w:cstheme="minorHAnsi"/>
        </w:rPr>
        <w:t xml:space="preserve"> (72,7%) </w:t>
      </w:r>
      <w:proofErr w:type="spellStart"/>
      <w:r w:rsidRPr="00DB25C4">
        <w:rPr>
          <w:rFonts w:eastAsia="Calibri" w:cstheme="minorHAnsi"/>
        </w:rPr>
        <w:t>mengatakan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mereka</w:t>
      </w:r>
      <w:proofErr w:type="spellEnd"/>
      <w:r w:rsidRPr="00DB25C4">
        <w:rPr>
          <w:rFonts w:eastAsia="Calibri" w:cstheme="minorHAnsi"/>
        </w:rPr>
        <w:t xml:space="preserve"> sangat </w:t>
      </w:r>
      <w:proofErr w:type="spellStart"/>
      <w:r w:rsidRPr="00DB25C4">
        <w:rPr>
          <w:rFonts w:eastAsia="Calibri" w:cstheme="minorHAnsi"/>
        </w:rPr>
        <w:t>puas</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ketersediaan</w:t>
      </w:r>
      <w:proofErr w:type="spellEnd"/>
      <w:r w:rsidRPr="00DB25C4">
        <w:rPr>
          <w:rFonts w:eastAsia="Calibri" w:cstheme="minorHAnsi"/>
        </w:rPr>
        <w:t xml:space="preserve"> </w:t>
      </w:r>
      <w:proofErr w:type="spellStart"/>
      <w:r w:rsidRPr="00DB25C4">
        <w:rPr>
          <w:rFonts w:eastAsia="Calibri" w:cstheme="minorHAnsi"/>
        </w:rPr>
        <w:t>sarana</w:t>
      </w:r>
      <w:proofErr w:type="spellEnd"/>
      <w:r w:rsidRPr="00DB25C4">
        <w:rPr>
          <w:rFonts w:eastAsia="Calibri" w:cstheme="minorHAnsi"/>
        </w:rPr>
        <w:t xml:space="preserve"> dan </w:t>
      </w:r>
      <w:proofErr w:type="spellStart"/>
      <w:r w:rsidRPr="00DB25C4">
        <w:rPr>
          <w:rFonts w:eastAsia="Calibri" w:cstheme="minorHAnsi"/>
        </w:rPr>
        <w:t>prasarana</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menunjang</w:t>
      </w:r>
      <w:proofErr w:type="spellEnd"/>
      <w:r w:rsidRPr="00DB25C4">
        <w:rPr>
          <w:rFonts w:eastAsia="Calibri" w:cstheme="minorHAnsi"/>
        </w:rPr>
        <w:t xml:space="preserve"> </w:t>
      </w:r>
      <w:proofErr w:type="spellStart"/>
      <w:r w:rsidRPr="00DB25C4">
        <w:rPr>
          <w:rFonts w:eastAsia="Calibri" w:cstheme="minorHAnsi"/>
        </w:rPr>
        <w:t>pekerjaan</w:t>
      </w:r>
      <w:proofErr w:type="spellEnd"/>
      <w:r w:rsidRPr="00DB25C4">
        <w:rPr>
          <w:rFonts w:eastAsia="Calibri" w:cstheme="minorHAnsi"/>
        </w:rPr>
        <w:t xml:space="preserve">, </w:t>
      </w:r>
      <w:proofErr w:type="spellStart"/>
      <w:r w:rsidRPr="00DB25C4">
        <w:rPr>
          <w:rFonts w:eastAsia="Calibri" w:cstheme="minorHAnsi"/>
        </w:rPr>
        <w:t>sementara</w:t>
      </w:r>
      <w:proofErr w:type="spellEnd"/>
      <w:r w:rsidRPr="00DB25C4">
        <w:rPr>
          <w:rFonts w:eastAsia="Calibri" w:cstheme="minorHAnsi"/>
        </w:rPr>
        <w:t xml:space="preserve"> </w:t>
      </w:r>
      <w:proofErr w:type="spellStart"/>
      <w:r w:rsidRPr="00DB25C4">
        <w:rPr>
          <w:rFonts w:eastAsia="Calibri" w:cstheme="minorHAnsi"/>
        </w:rPr>
        <w:t>sekitar</w:t>
      </w:r>
      <w:proofErr w:type="spellEnd"/>
      <w:r w:rsidRPr="00DB25C4">
        <w:rPr>
          <w:rFonts w:eastAsia="Calibri" w:cstheme="minorHAnsi"/>
        </w:rPr>
        <w:t xml:space="preserve"> </w:t>
      </w:r>
      <w:proofErr w:type="spellStart"/>
      <w:r w:rsidRPr="00DB25C4">
        <w:rPr>
          <w:rFonts w:eastAsia="Calibri" w:cstheme="minorHAnsi"/>
        </w:rPr>
        <w:t>seperempat</w:t>
      </w:r>
      <w:proofErr w:type="spellEnd"/>
      <w:r w:rsidRPr="00DB25C4">
        <w:rPr>
          <w:rFonts w:eastAsia="Calibri" w:cstheme="minorHAnsi"/>
        </w:rPr>
        <w:t xml:space="preserve"> </w:t>
      </w:r>
      <w:proofErr w:type="spellStart"/>
      <w:r w:rsidRPr="00DB25C4">
        <w:rPr>
          <w:rFonts w:eastAsia="Calibri" w:cstheme="minorHAnsi"/>
        </w:rPr>
        <w:t>responden</w:t>
      </w:r>
      <w:proofErr w:type="spellEnd"/>
      <w:r w:rsidRPr="00DB25C4">
        <w:rPr>
          <w:rFonts w:eastAsia="Calibri" w:cstheme="minorHAnsi"/>
        </w:rPr>
        <w:t xml:space="preserve"> (27,3%) </w:t>
      </w:r>
      <w:proofErr w:type="spellStart"/>
      <w:r w:rsidRPr="00DB25C4">
        <w:rPr>
          <w:rFonts w:eastAsia="Calibri" w:cstheme="minorHAnsi"/>
        </w:rPr>
        <w:t>mengatakan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mereka</w:t>
      </w:r>
      <w:proofErr w:type="spellEnd"/>
      <w:r w:rsidRPr="00DB25C4">
        <w:rPr>
          <w:rFonts w:eastAsia="Calibri" w:cstheme="minorHAnsi"/>
        </w:rPr>
        <w:t xml:space="preserve"> </w:t>
      </w:r>
      <w:proofErr w:type="spellStart"/>
      <w:r w:rsidRPr="00DB25C4">
        <w:rPr>
          <w:rFonts w:eastAsia="Calibri" w:cstheme="minorHAnsi"/>
        </w:rPr>
        <w:t>puas</w:t>
      </w:r>
      <w:proofErr w:type="spellEnd"/>
      <w:r w:rsidRPr="00DB25C4">
        <w:rPr>
          <w:rFonts w:eastAsia="Calibri" w:cstheme="minorHAnsi"/>
        </w:rPr>
        <w:t xml:space="preserve">. Hal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menunjukkan</w:t>
      </w:r>
      <w:proofErr w:type="spellEnd"/>
      <w:r w:rsidRPr="00DB25C4">
        <w:rPr>
          <w:rFonts w:eastAsia="Calibri" w:cstheme="minorHAnsi"/>
        </w:rPr>
        <w:t xml:space="preserve"> </w:t>
      </w:r>
      <w:proofErr w:type="spellStart"/>
      <w:r w:rsidRPr="00DB25C4">
        <w:rPr>
          <w:rFonts w:eastAsia="Calibri" w:cstheme="minorHAnsi"/>
        </w:rPr>
        <w:t>bahwa</w:t>
      </w:r>
      <w:proofErr w:type="spellEnd"/>
      <w:r w:rsidRPr="00DB25C4">
        <w:rPr>
          <w:rFonts w:eastAsia="Calibri" w:cstheme="minorHAnsi"/>
        </w:rPr>
        <w:t xml:space="preserve"> </w:t>
      </w:r>
      <w:proofErr w:type="spellStart"/>
      <w:r w:rsidRPr="00DB25C4">
        <w:rPr>
          <w:rFonts w:eastAsia="Calibri" w:cstheme="minorHAnsi"/>
        </w:rPr>
        <w:t>pimpinan</w:t>
      </w:r>
      <w:proofErr w:type="spellEnd"/>
      <w:r w:rsidRPr="00DB25C4">
        <w:rPr>
          <w:rFonts w:eastAsia="Calibri" w:cstheme="minorHAnsi"/>
        </w:rPr>
        <w:t xml:space="preserve"> universitas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memberikan</w:t>
      </w:r>
      <w:proofErr w:type="spellEnd"/>
      <w:r w:rsidRPr="00DB25C4">
        <w:rPr>
          <w:rFonts w:eastAsia="Calibri" w:cstheme="minorHAnsi"/>
        </w:rPr>
        <w:t xml:space="preserve"> </w:t>
      </w:r>
      <w:proofErr w:type="spellStart"/>
      <w:r w:rsidRPr="00DB25C4">
        <w:rPr>
          <w:rFonts w:eastAsia="Calibri" w:cstheme="minorHAnsi"/>
        </w:rPr>
        <w:t>perhatian</w:t>
      </w:r>
      <w:proofErr w:type="spellEnd"/>
      <w:r w:rsidRPr="00DB25C4">
        <w:rPr>
          <w:rFonts w:eastAsia="Calibri" w:cstheme="minorHAnsi"/>
        </w:rPr>
        <w:t xml:space="preserve"> yang </w:t>
      </w:r>
      <w:proofErr w:type="spellStart"/>
      <w:r w:rsidRPr="00DB25C4">
        <w:rPr>
          <w:rFonts w:eastAsia="Calibri" w:cstheme="minorHAnsi"/>
        </w:rPr>
        <w:t>cukup</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fasilitas</w:t>
      </w:r>
      <w:proofErr w:type="spellEnd"/>
      <w:r w:rsidRPr="00DB25C4">
        <w:rPr>
          <w:rFonts w:eastAsia="Calibri" w:cstheme="minorHAnsi"/>
        </w:rPr>
        <w:t xml:space="preserve"> </w:t>
      </w:r>
      <w:proofErr w:type="spellStart"/>
      <w:r w:rsidRPr="00DB25C4">
        <w:rPr>
          <w:rFonts w:eastAsia="Calibri" w:cstheme="minorHAnsi"/>
        </w:rPr>
        <w:t>kerja</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dan </w:t>
      </w:r>
      <w:proofErr w:type="spellStart"/>
      <w:r w:rsidRPr="00DB25C4">
        <w:rPr>
          <w:rFonts w:eastAsia="Calibri" w:cstheme="minorHAnsi"/>
        </w:rPr>
        <w:t>tenaga</w:t>
      </w:r>
      <w:proofErr w:type="spellEnd"/>
      <w:r w:rsidRPr="00DB25C4">
        <w:rPr>
          <w:rFonts w:eastAsia="Calibri" w:cstheme="minorHAnsi"/>
        </w:rPr>
        <w:t xml:space="preserve"> </w:t>
      </w:r>
      <w:proofErr w:type="spellStart"/>
      <w:r w:rsidRPr="00DB25C4">
        <w:rPr>
          <w:rFonts w:eastAsia="Calibri" w:cstheme="minorHAnsi"/>
        </w:rPr>
        <w:t>kependidikan</w:t>
      </w:r>
      <w:proofErr w:type="spellEnd"/>
      <w:r w:rsidRPr="00DB25C4">
        <w:rPr>
          <w:rFonts w:eastAsia="Calibri" w:cstheme="minorHAnsi"/>
        </w:rPr>
        <w:t xml:space="preserve">. Hasil survey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menjadi</w:t>
      </w:r>
      <w:proofErr w:type="spellEnd"/>
      <w:r w:rsidRPr="00DB25C4">
        <w:rPr>
          <w:rFonts w:eastAsia="Calibri" w:cstheme="minorHAnsi"/>
        </w:rPr>
        <w:t xml:space="preserve"> </w:t>
      </w:r>
      <w:proofErr w:type="spellStart"/>
      <w:r w:rsidRPr="00DB25C4">
        <w:rPr>
          <w:rFonts w:eastAsia="Calibri" w:cstheme="minorHAnsi"/>
        </w:rPr>
        <w:t>dasar</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selanjutnya</w:t>
      </w:r>
      <w:proofErr w:type="spellEnd"/>
      <w:r w:rsidRPr="00DB25C4">
        <w:rPr>
          <w:rFonts w:eastAsia="Calibri" w:cstheme="minorHAnsi"/>
        </w:rPr>
        <w:t xml:space="preserve"> </w:t>
      </w:r>
      <w:proofErr w:type="spellStart"/>
      <w:r w:rsidRPr="00DB25C4">
        <w:rPr>
          <w:rFonts w:eastAsia="Calibri" w:cstheme="minorHAnsi"/>
        </w:rPr>
        <w:t>terus</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fasilitas</w:t>
      </w:r>
      <w:proofErr w:type="spellEnd"/>
      <w:r w:rsidRPr="00DB25C4">
        <w:rPr>
          <w:rFonts w:eastAsia="Calibri" w:cstheme="minorHAnsi"/>
        </w:rPr>
        <w:t xml:space="preserve"> dan </w:t>
      </w:r>
      <w:proofErr w:type="spellStart"/>
      <w:r w:rsidRPr="00DB25C4">
        <w:rPr>
          <w:rFonts w:eastAsia="Calibri" w:cstheme="minorHAnsi"/>
        </w:rPr>
        <w:t>sumber</w:t>
      </w:r>
      <w:proofErr w:type="spellEnd"/>
      <w:r w:rsidRPr="00DB25C4">
        <w:rPr>
          <w:rFonts w:eastAsia="Calibri" w:cstheme="minorHAnsi"/>
        </w:rPr>
        <w:t xml:space="preserve"> </w:t>
      </w:r>
      <w:proofErr w:type="spellStart"/>
      <w:r w:rsidRPr="00DB25C4">
        <w:rPr>
          <w:rFonts w:eastAsia="Calibri" w:cstheme="minorHAnsi"/>
        </w:rPr>
        <w:t>daya</w:t>
      </w:r>
      <w:proofErr w:type="spellEnd"/>
      <w:r w:rsidRPr="00DB25C4">
        <w:rPr>
          <w:rFonts w:eastAsia="Calibri" w:cstheme="minorHAnsi"/>
        </w:rPr>
        <w:t xml:space="preserve"> yang </w:t>
      </w:r>
      <w:proofErr w:type="spellStart"/>
      <w:r w:rsidRPr="00DB25C4">
        <w:rPr>
          <w:rFonts w:eastAsia="Calibri" w:cstheme="minorHAnsi"/>
        </w:rPr>
        <w:t>tersedia</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memenuhi</w:t>
      </w:r>
      <w:proofErr w:type="spellEnd"/>
      <w:r w:rsidRPr="00DB25C4">
        <w:rPr>
          <w:rFonts w:eastAsia="Calibri" w:cstheme="minorHAnsi"/>
        </w:rPr>
        <w:t xml:space="preserve"> </w:t>
      </w:r>
      <w:proofErr w:type="spellStart"/>
      <w:r w:rsidRPr="00DB25C4">
        <w:rPr>
          <w:rFonts w:eastAsia="Calibri" w:cstheme="minorHAnsi"/>
        </w:rPr>
        <w:t>kebutuhan</w:t>
      </w:r>
      <w:proofErr w:type="spellEnd"/>
      <w:r w:rsidRPr="00DB25C4">
        <w:rPr>
          <w:rFonts w:eastAsia="Calibri" w:cstheme="minorHAnsi"/>
        </w:rPr>
        <w:t xml:space="preserve"> yang </w:t>
      </w:r>
      <w:proofErr w:type="spellStart"/>
      <w:r w:rsidRPr="00DB25C4">
        <w:rPr>
          <w:rFonts w:eastAsia="Calibri" w:cstheme="minorHAnsi"/>
        </w:rPr>
        <w:t>lebih</w:t>
      </w:r>
      <w:proofErr w:type="spellEnd"/>
      <w:r w:rsidRPr="00DB25C4">
        <w:rPr>
          <w:rFonts w:eastAsia="Calibri" w:cstheme="minorHAnsi"/>
        </w:rPr>
        <w:t xml:space="preserve"> </w:t>
      </w:r>
      <w:proofErr w:type="spellStart"/>
      <w:r w:rsidRPr="00DB25C4">
        <w:rPr>
          <w:rFonts w:eastAsia="Calibri" w:cstheme="minorHAnsi"/>
        </w:rPr>
        <w:t>baik</w:t>
      </w:r>
      <w:proofErr w:type="spellEnd"/>
      <w:r w:rsidRPr="00DB25C4">
        <w:rPr>
          <w:rFonts w:eastAsia="Calibri" w:cstheme="minorHAnsi"/>
        </w:rPr>
        <w:t xml:space="preserve"> </w:t>
      </w:r>
      <w:proofErr w:type="spellStart"/>
      <w:r w:rsidRPr="00DB25C4">
        <w:rPr>
          <w:rFonts w:eastAsia="Calibri" w:cstheme="minorHAnsi"/>
        </w:rPr>
        <w:t>terkait</w:t>
      </w:r>
      <w:proofErr w:type="spellEnd"/>
      <w:r w:rsidRPr="00DB25C4">
        <w:rPr>
          <w:rFonts w:eastAsia="Calibri" w:cstheme="minorHAnsi"/>
        </w:rPr>
        <w:t xml:space="preserve"> </w:t>
      </w:r>
      <w:proofErr w:type="spellStart"/>
      <w:r w:rsidRPr="00DB25C4">
        <w:rPr>
          <w:rFonts w:eastAsia="Calibri" w:cstheme="minorHAnsi"/>
        </w:rPr>
        <w:t>fasilitas</w:t>
      </w:r>
      <w:proofErr w:type="spellEnd"/>
      <w:r w:rsidRPr="00DB25C4">
        <w:rPr>
          <w:rFonts w:eastAsia="Calibri" w:cstheme="minorHAnsi"/>
        </w:rPr>
        <w:t xml:space="preserve"> </w:t>
      </w:r>
      <w:proofErr w:type="spellStart"/>
      <w:r w:rsidRPr="00DB25C4">
        <w:rPr>
          <w:rFonts w:eastAsia="Calibri" w:cstheme="minorHAnsi"/>
        </w:rPr>
        <w:t>bagi</w:t>
      </w:r>
      <w:proofErr w:type="spellEnd"/>
      <w:r w:rsidRPr="00DB25C4">
        <w:rPr>
          <w:rFonts w:eastAsia="Calibri" w:cstheme="minorHAnsi"/>
        </w:rPr>
        <w:t xml:space="preserve"> </w:t>
      </w:r>
      <w:proofErr w:type="spellStart"/>
      <w:r w:rsidRPr="00DB25C4">
        <w:rPr>
          <w:rFonts w:eastAsia="Calibri" w:cstheme="minorHAnsi"/>
        </w:rPr>
        <w:t>sumber</w:t>
      </w:r>
      <w:proofErr w:type="spellEnd"/>
      <w:r w:rsidRPr="00DB25C4">
        <w:rPr>
          <w:rFonts w:eastAsia="Calibri" w:cstheme="minorHAnsi"/>
        </w:rPr>
        <w:t xml:space="preserve"> </w:t>
      </w:r>
      <w:proofErr w:type="spellStart"/>
      <w:r w:rsidRPr="00DB25C4">
        <w:rPr>
          <w:rFonts w:eastAsia="Calibri" w:cstheme="minorHAnsi"/>
        </w:rPr>
        <w:t>daya</w:t>
      </w:r>
      <w:proofErr w:type="spellEnd"/>
      <w:r w:rsidRPr="00DB25C4">
        <w:rPr>
          <w:rFonts w:eastAsia="Calibri" w:cstheme="minorHAnsi"/>
        </w:rPr>
        <w:t xml:space="preserve"> </w:t>
      </w:r>
      <w:proofErr w:type="spellStart"/>
      <w:r w:rsidRPr="00DB25C4">
        <w:rPr>
          <w:rFonts w:eastAsia="Calibri" w:cstheme="minorHAnsi"/>
        </w:rPr>
        <w:t>tenaga</w:t>
      </w:r>
      <w:proofErr w:type="spellEnd"/>
      <w:r w:rsidRPr="00DB25C4">
        <w:rPr>
          <w:rFonts w:eastAsia="Calibri" w:cstheme="minorHAnsi"/>
        </w:rPr>
        <w:t xml:space="preserve"> </w:t>
      </w:r>
      <w:proofErr w:type="spellStart"/>
      <w:r w:rsidRPr="00DB25C4">
        <w:rPr>
          <w:rFonts w:eastAsia="Calibri" w:cstheme="minorHAnsi"/>
        </w:rPr>
        <w:t>kependidikan</w:t>
      </w:r>
      <w:proofErr w:type="spellEnd"/>
      <w:r w:rsidRPr="00DB25C4">
        <w:rPr>
          <w:rFonts w:eastAsia="Calibri" w:cstheme="minorHAnsi"/>
        </w:rPr>
        <w:t>.</w:t>
      </w:r>
    </w:p>
    <w:p w14:paraId="694261D8" w14:textId="77777777" w:rsidR="00866ABA" w:rsidRPr="00DB25C4" w:rsidRDefault="00866ABA" w:rsidP="00687314">
      <w:pPr>
        <w:spacing w:after="0" w:line="240" w:lineRule="auto"/>
        <w:ind w:firstLine="195"/>
        <w:jc w:val="center"/>
        <w:rPr>
          <w:rFonts w:cstheme="minorHAnsi"/>
        </w:rPr>
      </w:pPr>
      <w:r w:rsidRPr="00DB25C4">
        <w:rPr>
          <w:rFonts w:cstheme="minorHAnsi"/>
          <w:noProof/>
        </w:rPr>
        <w:lastRenderedPageBreak/>
        <w:drawing>
          <wp:inline distT="0" distB="0" distL="0" distR="0" wp14:anchorId="491397D1" wp14:editId="0FB40917">
            <wp:extent cx="4572000" cy="2352675"/>
            <wp:effectExtent l="0" t="0" r="0" b="0"/>
            <wp:docPr id="1270240095" name="Picture 127024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extLst>
                        <a:ext uri="{28A0092B-C50C-407E-A947-70E740481C1C}">
                          <a14:useLocalDpi xmlns:a14="http://schemas.microsoft.com/office/drawing/2010/main" val="0"/>
                        </a:ext>
                      </a:extLst>
                    </a:blip>
                    <a:stretch>
                      <a:fillRect/>
                    </a:stretch>
                  </pic:blipFill>
                  <pic:spPr>
                    <a:xfrm>
                      <a:off x="0" y="0"/>
                      <a:ext cx="4572000" cy="2352675"/>
                    </a:xfrm>
                    <a:prstGeom prst="rect">
                      <a:avLst/>
                    </a:prstGeom>
                  </pic:spPr>
                </pic:pic>
              </a:graphicData>
            </a:graphic>
          </wp:inline>
        </w:drawing>
      </w:r>
    </w:p>
    <w:p w14:paraId="32B07CF4" w14:textId="77777777" w:rsidR="00866ABA" w:rsidRPr="00DB25C4" w:rsidRDefault="00866ABA" w:rsidP="00687314">
      <w:pPr>
        <w:spacing w:after="0" w:line="240" w:lineRule="auto"/>
        <w:ind w:firstLine="195"/>
        <w:rPr>
          <w:rFonts w:eastAsia="Calibri" w:cstheme="minorHAnsi"/>
        </w:rPr>
      </w:pPr>
    </w:p>
    <w:p w14:paraId="37B65C2E" w14:textId="77777777" w:rsidR="00866ABA" w:rsidRPr="00DB25C4" w:rsidRDefault="00866ABA" w:rsidP="00687314">
      <w:pPr>
        <w:spacing w:after="0" w:line="240" w:lineRule="auto"/>
        <w:rPr>
          <w:rFonts w:eastAsia="Calibri" w:cstheme="minorHAnsi"/>
        </w:rPr>
      </w:pPr>
      <w:proofErr w:type="spellStart"/>
      <w:r w:rsidRPr="00DB25C4">
        <w:rPr>
          <w:rFonts w:eastAsia="Calibri" w:cstheme="minorHAnsi"/>
          <w:color w:val="000000" w:themeColor="text1"/>
        </w:rPr>
        <w:t>Selanjutnya</w:t>
      </w:r>
      <w:proofErr w:type="spellEnd"/>
      <w:r w:rsidRPr="00DB25C4">
        <w:rPr>
          <w:rFonts w:eastAsia="Calibri" w:cstheme="minorHAnsi"/>
          <w:color w:val="000000" w:themeColor="text1"/>
        </w:rPr>
        <w:t xml:space="preserve">, Program </w:t>
      </w:r>
      <w:proofErr w:type="spellStart"/>
      <w:r w:rsidRPr="00DB25C4">
        <w:rPr>
          <w:rFonts w:eastAsia="Calibri" w:cstheme="minorHAnsi"/>
          <w:color w:val="000000" w:themeColor="text1"/>
        </w:rPr>
        <w:t>Studi</w:t>
      </w:r>
      <w:proofErr w:type="spellEnd"/>
      <w:r w:rsidRPr="00DB25C4">
        <w:rPr>
          <w:rFonts w:eastAsia="Calibri" w:cstheme="minorHAnsi"/>
          <w:color w:val="000000" w:themeColor="text1"/>
        </w:rPr>
        <w:t xml:space="preserve"> Pendidikan Bahasa Mandarin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untuk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kebijakan</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pelaksanaan</w:t>
      </w:r>
      <w:proofErr w:type="spellEnd"/>
      <w:r w:rsidRPr="00DB25C4">
        <w:rPr>
          <w:rFonts w:eastAsia="Calibri" w:cstheme="minorHAnsi"/>
          <w:color w:val="000000" w:themeColor="text1"/>
        </w:rPr>
        <w:t xml:space="preserve">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jumlah</w:t>
      </w:r>
      <w:proofErr w:type="spellEnd"/>
      <w:r w:rsidRPr="00DB25C4">
        <w:rPr>
          <w:rFonts w:cstheme="minorHAnsi"/>
        </w:rPr>
        <w:t xml:space="preserve"> dan </w:t>
      </w:r>
      <w:proofErr w:type="spellStart"/>
      <w:r w:rsidRPr="00DB25C4">
        <w:rPr>
          <w:rFonts w:cstheme="minorHAnsi"/>
        </w:rPr>
        <w:t>kualitas</w:t>
      </w:r>
      <w:proofErr w:type="spellEnd"/>
      <w:r w:rsidRPr="00DB25C4">
        <w:rPr>
          <w:rFonts w:cstheme="minorHAnsi"/>
        </w:rPr>
        <w:t xml:space="preserve">, dan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 xml:space="preserve"> </w:t>
      </w:r>
      <w:proofErr w:type="spellStart"/>
      <w:r w:rsidRPr="00DB25C4">
        <w:rPr>
          <w:rFonts w:cstheme="minorHAnsi"/>
        </w:rPr>
        <w:t>tendik</w:t>
      </w:r>
      <w:proofErr w:type="spellEnd"/>
      <w:r w:rsidRPr="00DB25C4">
        <w:rPr>
          <w:rFonts w:cstheme="minorHAnsi"/>
        </w:rPr>
        <w:t xml:space="preserve"> di </w:t>
      </w:r>
      <w:proofErr w:type="gramStart"/>
      <w:r w:rsidRPr="00DB25C4">
        <w:rPr>
          <w:rFonts w:cstheme="minorHAnsi"/>
        </w:rPr>
        <w:t>UUPS</w:t>
      </w:r>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proofErr w:type="gramEnd"/>
      <w:r w:rsidRPr="00DB25C4">
        <w:rPr>
          <w:rFonts w:eastAsia="Calibri" w:cstheme="minorHAnsi"/>
          <w:color w:val="000000" w:themeColor="text1"/>
        </w:rPr>
        <w:t xml:space="preserve">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analisis</w:t>
      </w:r>
      <w:proofErr w:type="spellEnd"/>
      <w:r w:rsidRPr="00DB25C4">
        <w:rPr>
          <w:rFonts w:eastAsia="Calibri" w:cstheme="minorHAnsi"/>
          <w:color w:val="000000" w:themeColor="text1"/>
        </w:rPr>
        <w:t xml:space="preserve"> SWOT </w:t>
      </w:r>
      <w:proofErr w:type="spellStart"/>
      <w:r w:rsidRPr="00DB25C4">
        <w:rPr>
          <w:rFonts w:eastAsia="Calibri" w:cstheme="minorHAnsi"/>
          <w:color w:val="000000" w:themeColor="text1"/>
        </w:rPr>
        <w:t>sebagai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berikut</w:t>
      </w:r>
      <w:proofErr w:type="spellEnd"/>
      <w:r w:rsidRPr="00DB25C4">
        <w:rPr>
          <w:rFonts w:eastAsia="Calibri" w:cstheme="minorHAnsi"/>
          <w:color w:val="000000" w:themeColor="text1"/>
        </w:rPr>
        <w:t>:</w:t>
      </w:r>
    </w:p>
    <w:p w14:paraId="69FB2BBF" w14:textId="77777777" w:rsidR="00866ABA" w:rsidRPr="00DB25C4" w:rsidRDefault="00866ABA" w:rsidP="00687314">
      <w:pPr>
        <w:spacing w:after="0" w:line="240" w:lineRule="auto"/>
        <w:ind w:firstLine="195"/>
        <w:rPr>
          <w:rFonts w:eastAsia="Calibri" w:cstheme="minorHAnsi"/>
        </w:rPr>
      </w:pPr>
    </w:p>
    <w:tbl>
      <w:tblPr>
        <w:tblW w:w="0" w:type="auto"/>
        <w:jc w:val="center"/>
        <w:tblLayout w:type="fixed"/>
        <w:tblLook w:val="04A0" w:firstRow="1" w:lastRow="0" w:firstColumn="1" w:lastColumn="0" w:noHBand="0" w:noVBand="1"/>
      </w:tblPr>
      <w:tblGrid>
        <w:gridCol w:w="4680"/>
        <w:gridCol w:w="4680"/>
      </w:tblGrid>
      <w:tr w:rsidR="00866ABA" w:rsidRPr="00DB25C4" w14:paraId="2F72F3CD" w14:textId="77777777" w:rsidTr="00CD4E67">
        <w:trPr>
          <w:trHeight w:val="300"/>
          <w:jc w:val="center"/>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63CA32D3" w14:textId="77777777" w:rsidR="00866ABA" w:rsidRPr="00DB25C4" w:rsidRDefault="00866ABA" w:rsidP="00687314">
            <w:pPr>
              <w:spacing w:after="0" w:line="240" w:lineRule="auto"/>
              <w:jc w:val="center"/>
              <w:rPr>
                <w:rFonts w:cstheme="minorHAnsi"/>
              </w:rPr>
            </w:pPr>
            <w:proofErr w:type="spellStart"/>
            <w:r w:rsidRPr="00DB25C4">
              <w:rPr>
                <w:rFonts w:eastAsia="Calibri" w:cstheme="minorHAnsi"/>
                <w:b/>
                <w:bCs/>
              </w:rPr>
              <w:t>Kekuatan</w:t>
            </w:r>
            <w:proofErr w:type="spellEnd"/>
          </w:p>
          <w:p w14:paraId="5F0CACD4" w14:textId="77777777" w:rsidR="00866ABA" w:rsidRPr="00DB25C4" w:rsidRDefault="00866ABA" w:rsidP="00687314">
            <w:pPr>
              <w:spacing w:after="0" w:line="240" w:lineRule="auto"/>
              <w:jc w:val="center"/>
              <w:rPr>
                <w:rFonts w:cstheme="minorHAnsi"/>
              </w:rPr>
            </w:pPr>
            <w:r w:rsidRPr="00DB25C4">
              <w:rPr>
                <w:rFonts w:eastAsia="Calibri" w:cstheme="minorHAnsi"/>
                <w:b/>
                <w:bCs/>
              </w:rPr>
              <w:t xml:space="preserve"> </w:t>
            </w:r>
          </w:p>
          <w:p w14:paraId="044F3B9A" w14:textId="77777777" w:rsidR="00866ABA" w:rsidRPr="00DB25C4" w:rsidRDefault="00866ABA" w:rsidP="009F6099">
            <w:pPr>
              <w:pStyle w:val="ListParagraph"/>
              <w:numPr>
                <w:ilvl w:val="0"/>
                <w:numId w:val="94"/>
              </w:numPr>
              <w:spacing w:after="0" w:line="240" w:lineRule="auto"/>
              <w:rPr>
                <w:rFonts w:eastAsia="Segoe UI" w:cstheme="minorHAnsi"/>
              </w:rPr>
            </w:pPr>
            <w:proofErr w:type="spellStart"/>
            <w:r w:rsidRPr="00DB25C4">
              <w:rPr>
                <w:rFonts w:eastAsia="Segoe UI" w:cstheme="minorHAnsi"/>
              </w:rPr>
              <w:t>Mayoritas</w:t>
            </w:r>
            <w:proofErr w:type="spellEnd"/>
            <w:r w:rsidRPr="00DB25C4">
              <w:rPr>
                <w:rFonts w:eastAsia="Segoe UI" w:cstheme="minorHAnsi"/>
              </w:rPr>
              <w:t xml:space="preserve"> </w:t>
            </w:r>
            <w:proofErr w:type="spellStart"/>
            <w:r w:rsidRPr="00DB25C4">
              <w:rPr>
                <w:rFonts w:eastAsia="Segoe UI" w:cstheme="minorHAnsi"/>
              </w:rPr>
              <w:t>dosen</w:t>
            </w:r>
            <w:proofErr w:type="spellEnd"/>
            <w:r w:rsidRPr="00DB25C4">
              <w:rPr>
                <w:rFonts w:eastAsia="Segoe UI" w:cstheme="minorHAnsi"/>
              </w:rPr>
              <w:t xml:space="preserve"> dan </w:t>
            </w:r>
            <w:proofErr w:type="spellStart"/>
            <w:r w:rsidRPr="00DB25C4">
              <w:rPr>
                <w:rFonts w:eastAsia="Segoe UI" w:cstheme="minorHAnsi"/>
              </w:rPr>
              <w:t>tenaga</w:t>
            </w:r>
            <w:proofErr w:type="spellEnd"/>
            <w:r w:rsidRPr="00DB25C4">
              <w:rPr>
                <w:rFonts w:eastAsia="Segoe UI" w:cstheme="minorHAnsi"/>
              </w:rPr>
              <w:t xml:space="preserve"> </w:t>
            </w:r>
            <w:proofErr w:type="spellStart"/>
            <w:r w:rsidRPr="00DB25C4">
              <w:rPr>
                <w:rFonts w:eastAsia="Segoe UI" w:cstheme="minorHAnsi"/>
              </w:rPr>
              <w:t>kependidikan</w:t>
            </w:r>
            <w:proofErr w:type="spellEnd"/>
            <w:r w:rsidRPr="00DB25C4">
              <w:rPr>
                <w:rFonts w:eastAsia="Segoe UI" w:cstheme="minorHAnsi"/>
              </w:rPr>
              <w:t xml:space="preserve"> </w:t>
            </w:r>
            <w:proofErr w:type="spellStart"/>
            <w:r w:rsidRPr="00DB25C4">
              <w:rPr>
                <w:rFonts w:eastAsia="Segoe UI" w:cstheme="minorHAnsi"/>
              </w:rPr>
              <w:t>merasa</w:t>
            </w:r>
            <w:proofErr w:type="spellEnd"/>
            <w:r w:rsidRPr="00DB25C4">
              <w:rPr>
                <w:rFonts w:eastAsia="Segoe UI" w:cstheme="minorHAnsi"/>
              </w:rPr>
              <w:t xml:space="preserve"> sangat </w:t>
            </w:r>
            <w:proofErr w:type="spellStart"/>
            <w:r w:rsidRPr="00DB25C4">
              <w:rPr>
                <w:rFonts w:eastAsia="Segoe UI" w:cstheme="minorHAnsi"/>
              </w:rPr>
              <w:t>puas</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dukungan</w:t>
            </w:r>
            <w:proofErr w:type="spellEnd"/>
            <w:r w:rsidRPr="00DB25C4">
              <w:rPr>
                <w:rFonts w:eastAsia="Segoe UI" w:cstheme="minorHAnsi"/>
              </w:rPr>
              <w:t xml:space="preserve"> yang </w:t>
            </w:r>
            <w:proofErr w:type="spellStart"/>
            <w:r w:rsidRPr="00DB25C4">
              <w:rPr>
                <w:rFonts w:eastAsia="Segoe UI" w:cstheme="minorHAnsi"/>
              </w:rPr>
              <w:t>diberikan</w:t>
            </w:r>
            <w:proofErr w:type="spellEnd"/>
            <w:r w:rsidRPr="00DB25C4">
              <w:rPr>
                <w:rFonts w:eastAsia="Segoe UI" w:cstheme="minorHAnsi"/>
              </w:rPr>
              <w:t xml:space="preserve"> oleh </w:t>
            </w:r>
            <w:proofErr w:type="spellStart"/>
            <w:r w:rsidRPr="00DB25C4">
              <w:rPr>
                <w:rFonts w:eastAsia="Segoe UI" w:cstheme="minorHAnsi"/>
              </w:rPr>
              <w:t>pimpinan</w:t>
            </w:r>
            <w:proofErr w:type="spellEnd"/>
            <w:r w:rsidRPr="00DB25C4">
              <w:rPr>
                <w:rFonts w:eastAsia="Segoe UI" w:cstheme="minorHAnsi"/>
              </w:rPr>
              <w:t xml:space="preserve"> universitas </w:t>
            </w:r>
            <w:proofErr w:type="spellStart"/>
            <w:r w:rsidRPr="00DB25C4">
              <w:rPr>
                <w:rFonts w:eastAsia="Segoe UI" w:cstheme="minorHAnsi"/>
              </w:rPr>
              <w:t>terkait</w:t>
            </w:r>
            <w:proofErr w:type="spellEnd"/>
            <w:r w:rsidRPr="00DB25C4">
              <w:rPr>
                <w:rFonts w:eastAsia="Segoe UI" w:cstheme="minorHAnsi"/>
              </w:rPr>
              <w:t xml:space="preserve"> </w:t>
            </w:r>
            <w:proofErr w:type="spellStart"/>
            <w:r w:rsidRPr="00DB25C4">
              <w:rPr>
                <w:rFonts w:eastAsia="Segoe UI" w:cstheme="minorHAnsi"/>
              </w:rPr>
              <w:t>pengembangan</w:t>
            </w:r>
            <w:proofErr w:type="spellEnd"/>
            <w:r w:rsidRPr="00DB25C4">
              <w:rPr>
                <w:rFonts w:eastAsia="Segoe UI" w:cstheme="minorHAnsi"/>
              </w:rPr>
              <w:t xml:space="preserve"> </w:t>
            </w:r>
            <w:proofErr w:type="spellStart"/>
            <w:r w:rsidRPr="00DB25C4">
              <w:rPr>
                <w:rFonts w:eastAsia="Segoe UI" w:cstheme="minorHAnsi"/>
              </w:rPr>
              <w:t>kesejahteraan</w:t>
            </w:r>
            <w:proofErr w:type="spellEnd"/>
          </w:p>
          <w:p w14:paraId="6EAE3CB6" w14:textId="77777777" w:rsidR="00866ABA" w:rsidRPr="00DB25C4" w:rsidRDefault="00866ABA" w:rsidP="009F6099">
            <w:pPr>
              <w:pStyle w:val="ListParagraph"/>
              <w:numPr>
                <w:ilvl w:val="0"/>
                <w:numId w:val="94"/>
              </w:numPr>
              <w:spacing w:after="0" w:line="240" w:lineRule="auto"/>
              <w:rPr>
                <w:rFonts w:eastAsia="Segoe UI" w:cstheme="minorHAnsi"/>
              </w:rPr>
            </w:pPr>
            <w:proofErr w:type="spellStart"/>
            <w:r w:rsidRPr="00DB25C4">
              <w:rPr>
                <w:rFonts w:eastAsia="Segoe UI" w:cstheme="minorHAnsi"/>
              </w:rPr>
              <w:t>Mayoritas</w:t>
            </w:r>
            <w:proofErr w:type="spellEnd"/>
            <w:r w:rsidRPr="00DB25C4">
              <w:rPr>
                <w:rFonts w:eastAsia="Segoe UI" w:cstheme="minorHAnsi"/>
              </w:rPr>
              <w:t xml:space="preserve"> </w:t>
            </w:r>
            <w:proofErr w:type="spellStart"/>
            <w:r w:rsidRPr="00DB25C4">
              <w:rPr>
                <w:rFonts w:eastAsia="Segoe UI" w:cstheme="minorHAnsi"/>
              </w:rPr>
              <w:t>dosen</w:t>
            </w:r>
            <w:proofErr w:type="spellEnd"/>
            <w:r w:rsidRPr="00DB25C4">
              <w:rPr>
                <w:rFonts w:eastAsia="Segoe UI" w:cstheme="minorHAnsi"/>
              </w:rPr>
              <w:t xml:space="preserve"> dan </w:t>
            </w:r>
            <w:proofErr w:type="spellStart"/>
            <w:r w:rsidRPr="00DB25C4">
              <w:rPr>
                <w:rFonts w:eastAsia="Segoe UI" w:cstheme="minorHAnsi"/>
              </w:rPr>
              <w:t>tenaga</w:t>
            </w:r>
            <w:proofErr w:type="spellEnd"/>
            <w:r w:rsidRPr="00DB25C4">
              <w:rPr>
                <w:rFonts w:eastAsia="Segoe UI" w:cstheme="minorHAnsi"/>
              </w:rPr>
              <w:t xml:space="preserve"> </w:t>
            </w:r>
            <w:proofErr w:type="spellStart"/>
            <w:r w:rsidRPr="00DB25C4">
              <w:rPr>
                <w:rFonts w:eastAsia="Segoe UI" w:cstheme="minorHAnsi"/>
              </w:rPr>
              <w:t>kependidikan</w:t>
            </w:r>
            <w:proofErr w:type="spellEnd"/>
            <w:r w:rsidRPr="00DB25C4">
              <w:rPr>
                <w:rFonts w:eastAsia="Segoe UI" w:cstheme="minorHAnsi"/>
              </w:rPr>
              <w:t xml:space="preserve"> </w:t>
            </w:r>
            <w:proofErr w:type="spellStart"/>
            <w:r w:rsidRPr="00DB25C4">
              <w:rPr>
                <w:rFonts w:eastAsia="Segoe UI" w:cstheme="minorHAnsi"/>
              </w:rPr>
              <w:t>merasa</w:t>
            </w:r>
            <w:proofErr w:type="spellEnd"/>
            <w:r w:rsidRPr="00DB25C4">
              <w:rPr>
                <w:rFonts w:eastAsia="Segoe UI" w:cstheme="minorHAnsi"/>
              </w:rPr>
              <w:t xml:space="preserve"> sangat </w:t>
            </w:r>
            <w:proofErr w:type="spellStart"/>
            <w:r w:rsidRPr="00DB25C4">
              <w:rPr>
                <w:rFonts w:eastAsia="Segoe UI" w:cstheme="minorHAnsi"/>
              </w:rPr>
              <w:t>puas</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bekerja</w:t>
            </w:r>
            <w:proofErr w:type="spellEnd"/>
            <w:r w:rsidRPr="00DB25C4">
              <w:rPr>
                <w:rFonts w:eastAsia="Segoe UI" w:cstheme="minorHAnsi"/>
              </w:rPr>
              <w:t xml:space="preserve"> yang </w:t>
            </w:r>
            <w:proofErr w:type="spellStart"/>
            <w:r w:rsidRPr="00DB25C4">
              <w:rPr>
                <w:rFonts w:eastAsia="Segoe UI" w:cstheme="minorHAnsi"/>
              </w:rPr>
              <w:t>disediakan</w:t>
            </w:r>
            <w:proofErr w:type="spellEnd"/>
            <w:r w:rsidRPr="00DB25C4">
              <w:rPr>
                <w:rFonts w:eastAsia="Segoe UI" w:cstheme="minorHAnsi"/>
              </w:rPr>
              <w:t xml:space="preserve"> oleh </w:t>
            </w:r>
            <w:proofErr w:type="spellStart"/>
            <w:r w:rsidRPr="00DB25C4">
              <w:rPr>
                <w:rFonts w:eastAsia="Segoe UI" w:cstheme="minorHAnsi"/>
              </w:rPr>
              <w:t>kampus</w:t>
            </w:r>
            <w:proofErr w:type="spellEnd"/>
          </w:p>
          <w:p w14:paraId="2D5C140B" w14:textId="77777777" w:rsidR="00866ABA" w:rsidRPr="00DB25C4" w:rsidRDefault="00866ABA" w:rsidP="009F6099">
            <w:pPr>
              <w:pStyle w:val="ListParagraph"/>
              <w:numPr>
                <w:ilvl w:val="0"/>
                <w:numId w:val="94"/>
              </w:numPr>
              <w:spacing w:after="0" w:line="240" w:lineRule="auto"/>
              <w:rPr>
                <w:rFonts w:eastAsia="Segoe UI" w:cstheme="minorHAnsi"/>
              </w:rPr>
            </w:pPr>
            <w:r w:rsidRPr="00DB25C4">
              <w:rPr>
                <w:rFonts w:eastAsia="Segoe UI" w:cstheme="minorHAnsi"/>
              </w:rPr>
              <w:t xml:space="preserve">UPPS </w:t>
            </w:r>
            <w:proofErr w:type="spellStart"/>
            <w:r w:rsidRPr="00DB25C4">
              <w:rPr>
                <w:rFonts w:eastAsia="Segoe UI" w:cstheme="minorHAnsi"/>
              </w:rPr>
              <w:t>memiliki</w:t>
            </w:r>
            <w:proofErr w:type="spellEnd"/>
            <w:r w:rsidRPr="00DB25C4">
              <w:rPr>
                <w:rFonts w:eastAsia="Segoe UI" w:cstheme="minorHAnsi"/>
              </w:rPr>
              <w:t xml:space="preserve"> </w:t>
            </w:r>
            <w:proofErr w:type="spellStart"/>
            <w:r w:rsidRPr="00DB25C4">
              <w:rPr>
                <w:rFonts w:eastAsia="Segoe UI" w:cstheme="minorHAnsi"/>
              </w:rPr>
              <w:t>kebijakan</w:t>
            </w:r>
            <w:proofErr w:type="spellEnd"/>
            <w:r w:rsidRPr="00DB25C4">
              <w:rPr>
                <w:rFonts w:eastAsia="Segoe UI" w:cstheme="minorHAnsi"/>
              </w:rPr>
              <w:t xml:space="preserve"> </w:t>
            </w:r>
            <w:proofErr w:type="spellStart"/>
            <w:r w:rsidRPr="00DB25C4">
              <w:rPr>
                <w:rFonts w:eastAsia="Segoe UI" w:cstheme="minorHAnsi"/>
              </w:rPr>
              <w:t>rekrutmen</w:t>
            </w:r>
            <w:proofErr w:type="spellEnd"/>
            <w:r w:rsidRPr="00DB25C4">
              <w:rPr>
                <w:rFonts w:eastAsia="Segoe UI" w:cstheme="minorHAnsi"/>
              </w:rPr>
              <w:t xml:space="preserve"> dan </w:t>
            </w:r>
            <w:proofErr w:type="spellStart"/>
            <w:r w:rsidRPr="00DB25C4">
              <w:rPr>
                <w:rFonts w:eastAsia="Segoe UI" w:cstheme="minorHAnsi"/>
              </w:rPr>
              <w:t>tes</w:t>
            </w:r>
            <w:proofErr w:type="spellEnd"/>
            <w:r w:rsidRPr="00DB25C4">
              <w:rPr>
                <w:rFonts w:eastAsia="Segoe UI" w:cstheme="minorHAnsi"/>
              </w:rPr>
              <w:t xml:space="preserve"> </w:t>
            </w:r>
            <w:proofErr w:type="spellStart"/>
            <w:r w:rsidRPr="00DB25C4">
              <w:rPr>
                <w:rFonts w:eastAsia="Segoe UI" w:cstheme="minorHAnsi"/>
              </w:rPr>
              <w:t>seleksi</w:t>
            </w:r>
            <w:proofErr w:type="spellEnd"/>
            <w:r w:rsidRPr="00DB25C4">
              <w:rPr>
                <w:rFonts w:eastAsia="Segoe UI" w:cstheme="minorHAnsi"/>
              </w:rPr>
              <w:t xml:space="preserve"> </w:t>
            </w:r>
            <w:proofErr w:type="spellStart"/>
            <w:r w:rsidRPr="00DB25C4">
              <w:rPr>
                <w:rFonts w:eastAsia="Segoe UI" w:cstheme="minorHAnsi"/>
              </w:rPr>
              <w:t>tenaga</w:t>
            </w:r>
            <w:proofErr w:type="spellEnd"/>
            <w:r w:rsidRPr="00DB25C4">
              <w:rPr>
                <w:rFonts w:eastAsia="Segoe UI" w:cstheme="minorHAnsi"/>
              </w:rPr>
              <w:t xml:space="preserve"> </w:t>
            </w:r>
            <w:proofErr w:type="spellStart"/>
            <w:r w:rsidRPr="00DB25C4">
              <w:rPr>
                <w:rFonts w:eastAsia="Segoe UI" w:cstheme="minorHAnsi"/>
              </w:rPr>
              <w:t>kependidikan</w:t>
            </w:r>
            <w:proofErr w:type="spellEnd"/>
            <w:r w:rsidRPr="00DB25C4">
              <w:rPr>
                <w:rFonts w:eastAsia="Segoe UI" w:cstheme="minorHAnsi"/>
              </w:rPr>
              <w:t xml:space="preserve"> yang </w:t>
            </w:r>
            <w:proofErr w:type="spellStart"/>
            <w:r w:rsidRPr="00DB25C4">
              <w:rPr>
                <w:rFonts w:eastAsia="Segoe UI" w:cstheme="minorHAnsi"/>
              </w:rPr>
              <w:t>lengkap</w:t>
            </w:r>
            <w:proofErr w:type="spellEnd"/>
            <w:r w:rsidRPr="00DB25C4">
              <w:rPr>
                <w:rFonts w:eastAsia="Segoe UI" w:cstheme="minorHAnsi"/>
              </w:rPr>
              <w:t xml:space="preserve">, </w:t>
            </w:r>
            <w:proofErr w:type="spellStart"/>
            <w:r w:rsidRPr="00DB25C4">
              <w:rPr>
                <w:rFonts w:eastAsia="Segoe UI" w:cstheme="minorHAnsi"/>
              </w:rPr>
              <w:t>dilaksanakan</w:t>
            </w:r>
            <w:proofErr w:type="spellEnd"/>
            <w:r w:rsidRPr="00DB25C4">
              <w:rPr>
                <w:rFonts w:eastAsia="Segoe UI" w:cstheme="minorHAnsi"/>
              </w:rPr>
              <w:t xml:space="preserve"> </w:t>
            </w:r>
            <w:proofErr w:type="spellStart"/>
            <w:r w:rsidRPr="00DB25C4">
              <w:rPr>
                <w:rFonts w:eastAsia="Segoe UI" w:cstheme="minorHAnsi"/>
              </w:rPr>
              <w:t>secara</w:t>
            </w:r>
            <w:proofErr w:type="spellEnd"/>
            <w:r w:rsidRPr="00DB25C4">
              <w:rPr>
                <w:rFonts w:eastAsia="Segoe UI" w:cstheme="minorHAnsi"/>
              </w:rPr>
              <w:t xml:space="preserve"> </w:t>
            </w:r>
            <w:proofErr w:type="spellStart"/>
            <w:r w:rsidRPr="00DB25C4">
              <w:rPr>
                <w:rFonts w:eastAsia="Segoe UI" w:cstheme="minorHAnsi"/>
              </w:rPr>
              <w:t>konsisten</w:t>
            </w:r>
            <w:proofErr w:type="spellEnd"/>
            <w:r w:rsidRPr="00DB25C4">
              <w:rPr>
                <w:rFonts w:eastAsia="Segoe UI" w:cstheme="minorHAnsi"/>
              </w:rPr>
              <w:t xml:space="preserve">, dan </w:t>
            </w:r>
            <w:proofErr w:type="spellStart"/>
            <w:r w:rsidRPr="00DB25C4">
              <w:rPr>
                <w:rFonts w:eastAsia="Segoe UI" w:cstheme="minorHAnsi"/>
              </w:rPr>
              <w:t>didokumentasikan</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baik</w:t>
            </w:r>
            <w:proofErr w:type="spellEnd"/>
          </w:p>
          <w:p w14:paraId="4079C2A3" w14:textId="77777777" w:rsidR="00866ABA" w:rsidRPr="00DB25C4" w:rsidRDefault="00866ABA" w:rsidP="009F6099">
            <w:pPr>
              <w:pStyle w:val="ListParagraph"/>
              <w:numPr>
                <w:ilvl w:val="0"/>
                <w:numId w:val="94"/>
              </w:numPr>
              <w:spacing w:after="0" w:line="240" w:lineRule="auto"/>
              <w:rPr>
                <w:rFonts w:eastAsia="Segoe UI" w:cstheme="minorHAnsi"/>
              </w:rPr>
            </w:pPr>
            <w:r w:rsidRPr="00DB25C4">
              <w:rPr>
                <w:rFonts w:eastAsia="Segoe UI" w:cstheme="minorHAnsi"/>
              </w:rPr>
              <w:t xml:space="preserve">UPPS </w:t>
            </w:r>
            <w:proofErr w:type="spellStart"/>
            <w:r w:rsidRPr="00DB25C4">
              <w:rPr>
                <w:rFonts w:eastAsia="Segoe UI" w:cstheme="minorHAnsi"/>
              </w:rPr>
              <w:t>memiliki</w:t>
            </w:r>
            <w:proofErr w:type="spellEnd"/>
            <w:r w:rsidRPr="00DB25C4">
              <w:rPr>
                <w:rFonts w:eastAsia="Segoe UI" w:cstheme="minorHAnsi"/>
              </w:rPr>
              <w:t xml:space="preserve"> </w:t>
            </w:r>
            <w:proofErr w:type="spellStart"/>
            <w:r w:rsidRPr="00DB25C4">
              <w:rPr>
                <w:rFonts w:eastAsia="Segoe UI" w:cstheme="minorHAnsi"/>
              </w:rPr>
              <w:t>satu</w:t>
            </w:r>
            <w:proofErr w:type="spellEnd"/>
            <w:r w:rsidRPr="00DB25C4">
              <w:rPr>
                <w:rFonts w:eastAsia="Segoe UI" w:cstheme="minorHAnsi"/>
              </w:rPr>
              <w:t xml:space="preserve"> administrator yang </w:t>
            </w:r>
            <w:proofErr w:type="spellStart"/>
            <w:r w:rsidRPr="00DB25C4">
              <w:rPr>
                <w:rFonts w:eastAsia="Segoe UI" w:cstheme="minorHAnsi"/>
              </w:rPr>
              <w:t>kompeten</w:t>
            </w:r>
            <w:proofErr w:type="spellEnd"/>
            <w:r w:rsidRPr="00DB25C4">
              <w:rPr>
                <w:rFonts w:eastAsia="Segoe UI" w:cstheme="minorHAnsi"/>
              </w:rPr>
              <w:t xml:space="preserve"> di </w:t>
            </w:r>
            <w:proofErr w:type="spellStart"/>
            <w:r w:rsidRPr="00DB25C4">
              <w:rPr>
                <w:rFonts w:eastAsia="Segoe UI" w:cstheme="minorHAnsi"/>
              </w:rPr>
              <w:t>bidangnya</w:t>
            </w:r>
            <w:proofErr w:type="spellEnd"/>
          </w:p>
          <w:p w14:paraId="1A2CBC7C" w14:textId="77777777" w:rsidR="00866ABA" w:rsidRPr="00DB25C4" w:rsidRDefault="00866ABA" w:rsidP="009F6099">
            <w:pPr>
              <w:pStyle w:val="ListParagraph"/>
              <w:numPr>
                <w:ilvl w:val="0"/>
                <w:numId w:val="94"/>
              </w:numPr>
              <w:spacing w:after="0" w:line="240" w:lineRule="auto"/>
              <w:rPr>
                <w:rFonts w:eastAsia="Segoe UI" w:cstheme="minorHAnsi"/>
                <w:color w:val="FF0000"/>
              </w:rPr>
            </w:pPr>
            <w:proofErr w:type="spellStart"/>
            <w:r w:rsidRPr="00DB25C4">
              <w:rPr>
                <w:rFonts w:eastAsia="Segoe UI" w:cstheme="minorHAnsi"/>
              </w:rPr>
              <w:t>Semua</w:t>
            </w:r>
            <w:proofErr w:type="spellEnd"/>
            <w:r w:rsidRPr="00DB25C4">
              <w:rPr>
                <w:rFonts w:eastAsia="Segoe UI" w:cstheme="minorHAnsi"/>
              </w:rPr>
              <w:t xml:space="preserve"> </w:t>
            </w:r>
            <w:proofErr w:type="spellStart"/>
            <w:r w:rsidRPr="00DB25C4">
              <w:rPr>
                <w:rFonts w:eastAsia="Segoe UI" w:cstheme="minorHAnsi"/>
              </w:rPr>
              <w:t>tenaga</w:t>
            </w:r>
            <w:proofErr w:type="spellEnd"/>
            <w:r w:rsidRPr="00DB25C4">
              <w:rPr>
                <w:rFonts w:eastAsia="Segoe UI" w:cstheme="minorHAnsi"/>
              </w:rPr>
              <w:t xml:space="preserve"> </w:t>
            </w:r>
            <w:proofErr w:type="spellStart"/>
            <w:r w:rsidRPr="00DB25C4">
              <w:rPr>
                <w:rFonts w:eastAsia="Segoe UI" w:cstheme="minorHAnsi"/>
              </w:rPr>
              <w:t>kependidikan</w:t>
            </w:r>
            <w:proofErr w:type="spellEnd"/>
            <w:r w:rsidRPr="00DB25C4">
              <w:rPr>
                <w:rFonts w:eastAsia="Segoe UI" w:cstheme="minorHAnsi"/>
              </w:rPr>
              <w:t xml:space="preserve"> </w:t>
            </w:r>
            <w:proofErr w:type="spellStart"/>
            <w:r w:rsidRPr="00DB25C4">
              <w:rPr>
                <w:rFonts w:eastAsia="Segoe UI" w:cstheme="minorHAnsi"/>
              </w:rPr>
              <w:t>aktif</w:t>
            </w:r>
            <w:proofErr w:type="spellEnd"/>
            <w:r w:rsidRPr="00DB25C4">
              <w:rPr>
                <w:rFonts w:eastAsia="Segoe UI" w:cstheme="minorHAnsi"/>
              </w:rPr>
              <w:t xml:space="preserve"> </w:t>
            </w:r>
            <w:proofErr w:type="spellStart"/>
            <w:r w:rsidRPr="00DB25C4">
              <w:rPr>
                <w:rFonts w:eastAsia="Segoe UI" w:cstheme="minorHAnsi"/>
              </w:rPr>
              <w:t>mengikuti</w:t>
            </w:r>
            <w:proofErr w:type="spellEnd"/>
            <w:r w:rsidRPr="00DB25C4">
              <w:rPr>
                <w:rFonts w:eastAsia="Segoe UI" w:cstheme="minorHAnsi"/>
              </w:rPr>
              <w:t xml:space="preserve"> </w:t>
            </w:r>
            <w:proofErr w:type="spellStart"/>
            <w:r w:rsidRPr="00DB25C4">
              <w:rPr>
                <w:rFonts w:eastAsia="Segoe UI" w:cstheme="minorHAnsi"/>
              </w:rPr>
              <w:t>kegiatan</w:t>
            </w:r>
            <w:proofErr w:type="spellEnd"/>
            <w:r w:rsidRPr="00DB25C4">
              <w:rPr>
                <w:rFonts w:eastAsia="Segoe UI" w:cstheme="minorHAnsi"/>
              </w:rPr>
              <w:t xml:space="preserve"> </w:t>
            </w:r>
            <w:proofErr w:type="spellStart"/>
            <w:r w:rsidRPr="00DB25C4">
              <w:rPr>
                <w:rFonts w:eastAsia="Segoe UI" w:cstheme="minorHAnsi"/>
              </w:rPr>
              <w:t>terkait</w:t>
            </w:r>
            <w:proofErr w:type="spellEnd"/>
            <w:r w:rsidRPr="00DB25C4">
              <w:rPr>
                <w:rFonts w:eastAsia="Segoe UI" w:cstheme="minorHAnsi"/>
              </w:rPr>
              <w:t xml:space="preserve"> </w:t>
            </w:r>
            <w:proofErr w:type="spellStart"/>
            <w:r w:rsidRPr="00DB25C4">
              <w:rPr>
                <w:rFonts w:eastAsia="Segoe UI" w:cstheme="minorHAnsi"/>
              </w:rPr>
              <w:t>pengembangan</w:t>
            </w:r>
            <w:proofErr w:type="spellEnd"/>
            <w:r w:rsidRPr="00DB25C4">
              <w:rPr>
                <w:rFonts w:eastAsia="Segoe UI" w:cstheme="minorHAnsi"/>
              </w:rPr>
              <w:t xml:space="preserve"> </w:t>
            </w:r>
            <w:proofErr w:type="spellStart"/>
            <w:r w:rsidRPr="00DB25C4">
              <w:rPr>
                <w:rFonts w:eastAsia="Segoe UI" w:cstheme="minorHAnsi"/>
              </w:rPr>
              <w:t>kompetensi</w:t>
            </w:r>
            <w:proofErr w:type="spellEnd"/>
            <w:r w:rsidRPr="00DB25C4">
              <w:rPr>
                <w:rFonts w:eastAsia="Segoe UI" w:cstheme="minorHAnsi"/>
              </w:rPr>
              <w:t xml:space="preserve"> yang </w:t>
            </w:r>
            <w:proofErr w:type="spellStart"/>
            <w:r w:rsidRPr="00DB25C4">
              <w:rPr>
                <w:rFonts w:eastAsia="Segoe UI" w:cstheme="minorHAnsi"/>
              </w:rPr>
              <w:t>sesuai</w:t>
            </w:r>
            <w:proofErr w:type="spellEnd"/>
            <w:r w:rsidRPr="00DB25C4">
              <w:rPr>
                <w:rFonts w:eastAsia="Segoe UI" w:cstheme="minorHAnsi"/>
              </w:rPr>
              <w:t xml:space="preserve"> dan </w:t>
            </w:r>
            <w:proofErr w:type="spellStart"/>
            <w:r w:rsidRPr="00DB25C4">
              <w:rPr>
                <w:rFonts w:eastAsia="Segoe UI" w:cstheme="minorHAnsi"/>
              </w:rPr>
              <w:t>relevan</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tugas</w:t>
            </w:r>
            <w:proofErr w:type="spellEnd"/>
            <w:r w:rsidRPr="00DB25C4">
              <w:rPr>
                <w:rFonts w:eastAsia="Segoe UI" w:cstheme="minorHAnsi"/>
              </w:rPr>
              <w:t xml:space="preserve"> </w:t>
            </w:r>
            <w:proofErr w:type="spellStart"/>
            <w:r w:rsidRPr="00DB25C4">
              <w:rPr>
                <w:rFonts w:eastAsia="Segoe UI" w:cstheme="minorHAnsi"/>
              </w:rPr>
              <w:t>pokok</w:t>
            </w:r>
            <w:proofErr w:type="spellEnd"/>
            <w:r w:rsidRPr="00DB25C4">
              <w:rPr>
                <w:rFonts w:eastAsia="Segoe UI" w:cstheme="minorHAnsi"/>
              </w:rPr>
              <w:t xml:space="preserve"> dan </w:t>
            </w:r>
            <w:proofErr w:type="spellStart"/>
            <w:r w:rsidRPr="00DB25C4">
              <w:rPr>
                <w:rFonts w:eastAsia="Segoe UI" w:cstheme="minorHAnsi"/>
              </w:rPr>
              <w:t>fungsinya</w:t>
            </w:r>
            <w:proofErr w:type="spellEnd"/>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4147AFA6" w14:textId="77777777" w:rsidR="00866ABA" w:rsidRPr="00DB25C4" w:rsidRDefault="00866ABA" w:rsidP="00687314">
            <w:pPr>
              <w:spacing w:after="0" w:line="240" w:lineRule="auto"/>
              <w:jc w:val="center"/>
              <w:rPr>
                <w:rFonts w:cstheme="minorHAnsi"/>
              </w:rPr>
            </w:pPr>
            <w:proofErr w:type="spellStart"/>
            <w:r w:rsidRPr="00DB25C4">
              <w:rPr>
                <w:rFonts w:eastAsia="Calibri" w:cstheme="minorHAnsi"/>
                <w:b/>
                <w:bCs/>
              </w:rPr>
              <w:t>Kelemahan</w:t>
            </w:r>
            <w:proofErr w:type="spellEnd"/>
          </w:p>
          <w:p w14:paraId="762A3B88" w14:textId="77777777" w:rsidR="00866ABA" w:rsidRPr="00DB25C4" w:rsidRDefault="00866ABA" w:rsidP="00687314">
            <w:pPr>
              <w:spacing w:after="0" w:line="240" w:lineRule="auto"/>
              <w:jc w:val="center"/>
              <w:rPr>
                <w:rFonts w:cstheme="minorHAnsi"/>
              </w:rPr>
            </w:pPr>
            <w:r w:rsidRPr="00DB25C4">
              <w:rPr>
                <w:rFonts w:eastAsia="Calibri" w:cstheme="minorHAnsi"/>
                <w:b/>
                <w:bCs/>
              </w:rPr>
              <w:t xml:space="preserve"> </w:t>
            </w:r>
          </w:p>
          <w:p w14:paraId="4D3AD481" w14:textId="77777777" w:rsidR="00866ABA" w:rsidRPr="00DB25C4" w:rsidRDefault="00866ABA" w:rsidP="009F6099">
            <w:pPr>
              <w:pStyle w:val="ListParagraph"/>
              <w:numPr>
                <w:ilvl w:val="0"/>
                <w:numId w:val="91"/>
              </w:numPr>
              <w:spacing w:after="0" w:line="240" w:lineRule="auto"/>
              <w:rPr>
                <w:rFonts w:cstheme="minorHAnsi"/>
              </w:rPr>
            </w:pPr>
            <w:proofErr w:type="spellStart"/>
            <w:r w:rsidRPr="00DB25C4">
              <w:rPr>
                <w:rFonts w:eastAsia="Segoe UI" w:cstheme="minorHAnsi"/>
              </w:rPr>
              <w:t>Pelaksanaan</w:t>
            </w:r>
            <w:proofErr w:type="spellEnd"/>
            <w:r w:rsidRPr="00DB25C4">
              <w:rPr>
                <w:rFonts w:eastAsia="Segoe UI" w:cstheme="minorHAnsi"/>
              </w:rPr>
              <w:t xml:space="preserve"> </w:t>
            </w:r>
            <w:proofErr w:type="spellStart"/>
            <w:r w:rsidRPr="00DB25C4">
              <w:rPr>
                <w:rFonts w:eastAsia="Segoe UI" w:cstheme="minorHAnsi"/>
              </w:rPr>
              <w:t>rekrutmen</w:t>
            </w:r>
            <w:proofErr w:type="spellEnd"/>
            <w:r w:rsidRPr="00DB25C4">
              <w:rPr>
                <w:rFonts w:eastAsia="Segoe UI" w:cstheme="minorHAnsi"/>
              </w:rPr>
              <w:t xml:space="preserve"> </w:t>
            </w:r>
            <w:proofErr w:type="spellStart"/>
            <w:r w:rsidRPr="00DB25C4">
              <w:rPr>
                <w:rFonts w:eastAsia="Segoe UI" w:cstheme="minorHAnsi"/>
              </w:rPr>
              <w:t>cukup</w:t>
            </w:r>
            <w:proofErr w:type="spellEnd"/>
            <w:r w:rsidRPr="00DB25C4">
              <w:rPr>
                <w:rFonts w:eastAsia="Segoe UI" w:cstheme="minorHAnsi"/>
              </w:rPr>
              <w:t xml:space="preserve"> </w:t>
            </w:r>
            <w:proofErr w:type="spellStart"/>
            <w:r w:rsidRPr="00DB25C4">
              <w:rPr>
                <w:rFonts w:eastAsia="Segoe UI" w:cstheme="minorHAnsi"/>
              </w:rPr>
              <w:t>panjang</w:t>
            </w:r>
            <w:proofErr w:type="spellEnd"/>
            <w:r w:rsidRPr="00DB25C4">
              <w:rPr>
                <w:rFonts w:eastAsia="Segoe UI" w:cstheme="minorHAnsi"/>
              </w:rPr>
              <w:t xml:space="preserve"> dan lama</w:t>
            </w:r>
          </w:p>
          <w:p w14:paraId="64F73BB1" w14:textId="77777777" w:rsidR="00866ABA" w:rsidRPr="00DB25C4" w:rsidRDefault="00866ABA" w:rsidP="009F6099">
            <w:pPr>
              <w:pStyle w:val="ListParagraph"/>
              <w:numPr>
                <w:ilvl w:val="0"/>
                <w:numId w:val="91"/>
              </w:numPr>
              <w:spacing w:after="0" w:line="240" w:lineRule="auto"/>
              <w:rPr>
                <w:rFonts w:eastAsia="Segoe UI" w:cstheme="minorHAnsi"/>
                <w:color w:val="FF0000"/>
              </w:rPr>
            </w:pPr>
            <w:r w:rsidRPr="00DB25C4">
              <w:rPr>
                <w:rFonts w:eastAsia="Segoe UI" w:cstheme="minorHAnsi"/>
                <w:color w:val="FF0000"/>
              </w:rPr>
              <w:t xml:space="preserve">Hanya lima orang </w:t>
            </w:r>
            <w:proofErr w:type="spellStart"/>
            <w:r w:rsidRPr="00DB25C4">
              <w:rPr>
                <w:rFonts w:eastAsia="Segoe UI" w:cstheme="minorHAnsi"/>
                <w:color w:val="FF0000"/>
              </w:rPr>
              <w:t>tenaga</w:t>
            </w:r>
            <w:proofErr w:type="spellEnd"/>
            <w:r w:rsidRPr="00DB25C4">
              <w:rPr>
                <w:rFonts w:eastAsia="Segoe UI" w:cstheme="minorHAnsi"/>
                <w:color w:val="FF0000"/>
              </w:rPr>
              <w:t xml:space="preserve"> </w:t>
            </w:r>
            <w:proofErr w:type="spellStart"/>
            <w:r w:rsidRPr="00DB25C4">
              <w:rPr>
                <w:rFonts w:eastAsia="Segoe UI" w:cstheme="minorHAnsi"/>
                <w:color w:val="FF0000"/>
              </w:rPr>
              <w:t>kependidikan</w:t>
            </w:r>
            <w:proofErr w:type="spellEnd"/>
            <w:r w:rsidRPr="00DB25C4">
              <w:rPr>
                <w:rFonts w:eastAsia="Segoe UI" w:cstheme="minorHAnsi"/>
                <w:color w:val="FF0000"/>
              </w:rPr>
              <w:t xml:space="preserve"> yang </w:t>
            </w:r>
            <w:proofErr w:type="spellStart"/>
            <w:r w:rsidRPr="00DB25C4">
              <w:rPr>
                <w:rFonts w:eastAsia="Segoe UI" w:cstheme="minorHAnsi"/>
                <w:color w:val="FF0000"/>
              </w:rPr>
              <w:t>aktif</w:t>
            </w:r>
            <w:proofErr w:type="spellEnd"/>
            <w:r w:rsidRPr="00DB25C4">
              <w:rPr>
                <w:rFonts w:eastAsia="Segoe UI" w:cstheme="minorHAnsi"/>
                <w:color w:val="FF0000"/>
              </w:rPr>
              <w:t xml:space="preserve"> </w:t>
            </w:r>
            <w:proofErr w:type="spellStart"/>
            <w:r w:rsidRPr="00DB25C4">
              <w:rPr>
                <w:rFonts w:eastAsia="Segoe UI" w:cstheme="minorHAnsi"/>
                <w:color w:val="FF0000"/>
              </w:rPr>
              <w:t>mengikuti</w:t>
            </w:r>
            <w:proofErr w:type="spellEnd"/>
            <w:r w:rsidRPr="00DB25C4">
              <w:rPr>
                <w:rFonts w:eastAsia="Segoe UI" w:cstheme="minorHAnsi"/>
                <w:color w:val="FF0000"/>
              </w:rPr>
              <w:t xml:space="preserve"> </w:t>
            </w:r>
            <w:proofErr w:type="spellStart"/>
            <w:r w:rsidRPr="00DB25C4">
              <w:rPr>
                <w:rFonts w:eastAsia="Segoe UI" w:cstheme="minorHAnsi"/>
                <w:color w:val="FF0000"/>
              </w:rPr>
              <w:t>kegiatan</w:t>
            </w:r>
            <w:proofErr w:type="spellEnd"/>
            <w:r w:rsidRPr="00DB25C4">
              <w:rPr>
                <w:rFonts w:eastAsia="Segoe UI" w:cstheme="minorHAnsi"/>
                <w:color w:val="FF0000"/>
              </w:rPr>
              <w:t xml:space="preserve"> </w:t>
            </w:r>
            <w:proofErr w:type="spellStart"/>
            <w:r w:rsidRPr="00DB25C4">
              <w:rPr>
                <w:rFonts w:eastAsia="Segoe UI" w:cstheme="minorHAnsi"/>
                <w:color w:val="FF0000"/>
              </w:rPr>
              <w:t>terkait</w:t>
            </w:r>
            <w:proofErr w:type="spellEnd"/>
            <w:r w:rsidRPr="00DB25C4">
              <w:rPr>
                <w:rFonts w:eastAsia="Segoe UI" w:cstheme="minorHAnsi"/>
                <w:color w:val="FF0000"/>
              </w:rPr>
              <w:t xml:space="preserve"> </w:t>
            </w:r>
            <w:proofErr w:type="spellStart"/>
            <w:r w:rsidRPr="00DB25C4">
              <w:rPr>
                <w:rFonts w:eastAsia="Segoe UI" w:cstheme="minorHAnsi"/>
                <w:color w:val="FF0000"/>
              </w:rPr>
              <w:t>pengembangan</w:t>
            </w:r>
            <w:proofErr w:type="spellEnd"/>
            <w:r w:rsidRPr="00DB25C4">
              <w:rPr>
                <w:rFonts w:eastAsia="Segoe UI" w:cstheme="minorHAnsi"/>
                <w:color w:val="FF0000"/>
              </w:rPr>
              <w:t xml:space="preserve"> </w:t>
            </w:r>
            <w:proofErr w:type="spellStart"/>
            <w:r w:rsidRPr="00DB25C4">
              <w:rPr>
                <w:rFonts w:eastAsia="Segoe UI" w:cstheme="minorHAnsi"/>
                <w:color w:val="FF0000"/>
              </w:rPr>
              <w:t>kompetensi</w:t>
            </w:r>
            <w:proofErr w:type="spellEnd"/>
            <w:r w:rsidRPr="00DB25C4">
              <w:rPr>
                <w:rFonts w:eastAsia="Segoe UI" w:cstheme="minorHAnsi"/>
                <w:color w:val="FF0000"/>
              </w:rPr>
              <w:t xml:space="preserve"> yang </w:t>
            </w:r>
            <w:proofErr w:type="spellStart"/>
            <w:r w:rsidRPr="00DB25C4">
              <w:rPr>
                <w:rFonts w:eastAsia="Segoe UI" w:cstheme="minorHAnsi"/>
                <w:color w:val="FF0000"/>
              </w:rPr>
              <w:t>sesuai</w:t>
            </w:r>
            <w:proofErr w:type="spellEnd"/>
            <w:r w:rsidRPr="00DB25C4">
              <w:rPr>
                <w:rFonts w:eastAsia="Segoe UI" w:cstheme="minorHAnsi"/>
                <w:color w:val="FF0000"/>
              </w:rPr>
              <w:t xml:space="preserve"> dan </w:t>
            </w:r>
            <w:proofErr w:type="spellStart"/>
            <w:r w:rsidRPr="00DB25C4">
              <w:rPr>
                <w:rFonts w:eastAsia="Segoe UI" w:cstheme="minorHAnsi"/>
                <w:color w:val="FF0000"/>
              </w:rPr>
              <w:t>relevan</w:t>
            </w:r>
            <w:proofErr w:type="spellEnd"/>
            <w:r w:rsidRPr="00DB25C4">
              <w:rPr>
                <w:rFonts w:eastAsia="Segoe UI" w:cstheme="minorHAnsi"/>
                <w:color w:val="FF0000"/>
              </w:rPr>
              <w:t xml:space="preserve"> </w:t>
            </w:r>
            <w:proofErr w:type="spellStart"/>
            <w:r w:rsidRPr="00DB25C4">
              <w:rPr>
                <w:rFonts w:eastAsia="Segoe UI" w:cstheme="minorHAnsi"/>
                <w:color w:val="FF0000"/>
              </w:rPr>
              <w:t>dengan</w:t>
            </w:r>
            <w:proofErr w:type="spellEnd"/>
            <w:r w:rsidRPr="00DB25C4">
              <w:rPr>
                <w:rFonts w:eastAsia="Segoe UI" w:cstheme="minorHAnsi"/>
                <w:color w:val="FF0000"/>
              </w:rPr>
              <w:t xml:space="preserve"> </w:t>
            </w:r>
            <w:proofErr w:type="spellStart"/>
            <w:r w:rsidRPr="00DB25C4">
              <w:rPr>
                <w:rFonts w:eastAsia="Segoe UI" w:cstheme="minorHAnsi"/>
                <w:color w:val="FF0000"/>
              </w:rPr>
              <w:t>tugas</w:t>
            </w:r>
            <w:proofErr w:type="spellEnd"/>
            <w:r w:rsidRPr="00DB25C4">
              <w:rPr>
                <w:rFonts w:eastAsia="Segoe UI" w:cstheme="minorHAnsi"/>
                <w:color w:val="FF0000"/>
              </w:rPr>
              <w:t xml:space="preserve"> </w:t>
            </w:r>
            <w:proofErr w:type="spellStart"/>
            <w:r w:rsidRPr="00DB25C4">
              <w:rPr>
                <w:rFonts w:eastAsia="Segoe UI" w:cstheme="minorHAnsi"/>
                <w:color w:val="FF0000"/>
              </w:rPr>
              <w:t>pokok</w:t>
            </w:r>
            <w:proofErr w:type="spellEnd"/>
            <w:r w:rsidRPr="00DB25C4">
              <w:rPr>
                <w:rFonts w:eastAsia="Segoe UI" w:cstheme="minorHAnsi"/>
                <w:color w:val="FF0000"/>
              </w:rPr>
              <w:t xml:space="preserve"> dan </w:t>
            </w:r>
            <w:proofErr w:type="spellStart"/>
            <w:r w:rsidRPr="00DB25C4">
              <w:rPr>
                <w:rFonts w:eastAsia="Segoe UI" w:cstheme="minorHAnsi"/>
                <w:color w:val="FF0000"/>
              </w:rPr>
              <w:t>fungsinya</w:t>
            </w:r>
            <w:proofErr w:type="spellEnd"/>
          </w:p>
          <w:p w14:paraId="7BB9E58A" w14:textId="77777777" w:rsidR="00866ABA" w:rsidRPr="00DB25C4" w:rsidRDefault="00866ABA" w:rsidP="009F6099">
            <w:pPr>
              <w:pStyle w:val="ListParagraph"/>
              <w:numPr>
                <w:ilvl w:val="0"/>
                <w:numId w:val="91"/>
              </w:numPr>
              <w:spacing w:after="0" w:line="240" w:lineRule="auto"/>
              <w:rPr>
                <w:rFonts w:eastAsia="Segoe UI" w:cstheme="minorHAnsi"/>
                <w:color w:val="FF0000"/>
              </w:rPr>
            </w:pPr>
            <w:r w:rsidRPr="00DB25C4">
              <w:rPr>
                <w:rFonts w:eastAsia="Segoe UI" w:cstheme="minorHAnsi"/>
                <w:color w:val="FF0000"/>
              </w:rPr>
              <w:t xml:space="preserve">Lima orang </w:t>
            </w:r>
            <w:proofErr w:type="spellStart"/>
            <w:r w:rsidRPr="00DB25C4">
              <w:rPr>
                <w:rFonts w:eastAsia="Segoe UI" w:cstheme="minorHAnsi"/>
                <w:color w:val="FF0000"/>
              </w:rPr>
              <w:t>tenaga</w:t>
            </w:r>
            <w:proofErr w:type="spellEnd"/>
            <w:r w:rsidRPr="00DB25C4">
              <w:rPr>
                <w:rFonts w:eastAsia="Segoe UI" w:cstheme="minorHAnsi"/>
                <w:color w:val="FF0000"/>
              </w:rPr>
              <w:t xml:space="preserve"> </w:t>
            </w:r>
            <w:proofErr w:type="spellStart"/>
            <w:r w:rsidRPr="00DB25C4">
              <w:rPr>
                <w:rFonts w:eastAsia="Segoe UI" w:cstheme="minorHAnsi"/>
                <w:color w:val="FF0000"/>
              </w:rPr>
              <w:t>kependidikan</w:t>
            </w:r>
            <w:proofErr w:type="spellEnd"/>
            <w:r w:rsidRPr="00DB25C4">
              <w:rPr>
                <w:rFonts w:eastAsia="Segoe UI" w:cstheme="minorHAnsi"/>
                <w:color w:val="FF0000"/>
              </w:rPr>
              <w:t xml:space="preserve"> </w:t>
            </w:r>
            <w:proofErr w:type="spellStart"/>
            <w:r w:rsidRPr="00DB25C4">
              <w:rPr>
                <w:rFonts w:eastAsia="Segoe UI" w:cstheme="minorHAnsi"/>
                <w:color w:val="FF0000"/>
              </w:rPr>
              <w:t>lainnya</w:t>
            </w:r>
            <w:proofErr w:type="spellEnd"/>
            <w:r w:rsidRPr="00DB25C4">
              <w:rPr>
                <w:rFonts w:eastAsia="Segoe UI" w:cstheme="minorHAnsi"/>
                <w:color w:val="FF0000"/>
              </w:rPr>
              <w:t xml:space="preserve"> </w:t>
            </w:r>
            <w:proofErr w:type="spellStart"/>
            <w:r w:rsidRPr="00DB25C4">
              <w:rPr>
                <w:rFonts w:eastAsia="Segoe UI" w:cstheme="minorHAnsi"/>
                <w:color w:val="FF0000"/>
              </w:rPr>
              <w:t>tidak</w:t>
            </w:r>
            <w:proofErr w:type="spellEnd"/>
            <w:r w:rsidRPr="00DB25C4">
              <w:rPr>
                <w:rFonts w:eastAsia="Segoe UI" w:cstheme="minorHAnsi"/>
                <w:color w:val="FF0000"/>
              </w:rPr>
              <w:t xml:space="preserve"> </w:t>
            </w:r>
            <w:proofErr w:type="spellStart"/>
            <w:r w:rsidRPr="00DB25C4">
              <w:rPr>
                <w:rFonts w:eastAsia="Segoe UI" w:cstheme="minorHAnsi"/>
                <w:color w:val="FF0000"/>
              </w:rPr>
              <w:t>mengikuti</w:t>
            </w:r>
            <w:proofErr w:type="spellEnd"/>
            <w:r w:rsidRPr="00DB25C4">
              <w:rPr>
                <w:rFonts w:eastAsia="Segoe UI" w:cstheme="minorHAnsi"/>
                <w:color w:val="FF0000"/>
              </w:rPr>
              <w:t xml:space="preserve"> </w:t>
            </w:r>
            <w:proofErr w:type="spellStart"/>
            <w:r w:rsidRPr="00DB25C4">
              <w:rPr>
                <w:rFonts w:eastAsia="Segoe UI" w:cstheme="minorHAnsi"/>
                <w:color w:val="FF0000"/>
              </w:rPr>
              <w:t>kegiatan</w:t>
            </w:r>
            <w:proofErr w:type="spellEnd"/>
            <w:r w:rsidRPr="00DB25C4">
              <w:rPr>
                <w:rFonts w:eastAsia="Segoe UI" w:cstheme="minorHAnsi"/>
                <w:color w:val="FF0000"/>
              </w:rPr>
              <w:t xml:space="preserve"> </w:t>
            </w:r>
            <w:proofErr w:type="spellStart"/>
            <w:r w:rsidRPr="00DB25C4">
              <w:rPr>
                <w:rFonts w:eastAsia="Segoe UI" w:cstheme="minorHAnsi"/>
                <w:color w:val="FF0000"/>
              </w:rPr>
              <w:t>apapun</w:t>
            </w:r>
            <w:proofErr w:type="spellEnd"/>
            <w:r w:rsidRPr="00DB25C4">
              <w:rPr>
                <w:rFonts w:eastAsia="Segoe UI" w:cstheme="minorHAnsi"/>
                <w:color w:val="FF0000"/>
              </w:rPr>
              <w:t xml:space="preserve"> </w:t>
            </w:r>
            <w:proofErr w:type="spellStart"/>
            <w:r w:rsidRPr="00DB25C4">
              <w:rPr>
                <w:rFonts w:eastAsia="Segoe UI" w:cstheme="minorHAnsi"/>
                <w:color w:val="FF0000"/>
              </w:rPr>
              <w:t>terkait</w:t>
            </w:r>
            <w:proofErr w:type="spellEnd"/>
            <w:r w:rsidRPr="00DB25C4">
              <w:rPr>
                <w:rFonts w:eastAsia="Segoe UI" w:cstheme="minorHAnsi"/>
                <w:color w:val="FF0000"/>
              </w:rPr>
              <w:t xml:space="preserve"> </w:t>
            </w:r>
            <w:proofErr w:type="spellStart"/>
            <w:r w:rsidRPr="00DB25C4">
              <w:rPr>
                <w:rFonts w:eastAsia="Segoe UI" w:cstheme="minorHAnsi"/>
                <w:color w:val="FF0000"/>
              </w:rPr>
              <w:t>pengembangan</w:t>
            </w:r>
            <w:proofErr w:type="spellEnd"/>
            <w:r w:rsidRPr="00DB25C4">
              <w:rPr>
                <w:rFonts w:eastAsia="Segoe UI" w:cstheme="minorHAnsi"/>
                <w:color w:val="FF0000"/>
              </w:rPr>
              <w:t xml:space="preserve"> </w:t>
            </w:r>
            <w:proofErr w:type="spellStart"/>
            <w:r w:rsidRPr="00DB25C4">
              <w:rPr>
                <w:rFonts w:eastAsia="Segoe UI" w:cstheme="minorHAnsi"/>
                <w:color w:val="FF0000"/>
              </w:rPr>
              <w:t>kompetensi</w:t>
            </w:r>
            <w:proofErr w:type="spellEnd"/>
          </w:p>
          <w:p w14:paraId="25A7E315" w14:textId="77777777" w:rsidR="00866ABA" w:rsidRPr="00DB25C4" w:rsidRDefault="00866ABA" w:rsidP="009F6099">
            <w:pPr>
              <w:pStyle w:val="ListParagraph"/>
              <w:numPr>
                <w:ilvl w:val="0"/>
                <w:numId w:val="91"/>
              </w:numPr>
              <w:spacing w:after="0" w:line="240" w:lineRule="auto"/>
              <w:rPr>
                <w:rFonts w:eastAsia="Segoe UI" w:cstheme="minorHAnsi"/>
              </w:rPr>
            </w:pPr>
            <w:proofErr w:type="spellStart"/>
            <w:r w:rsidRPr="00DB25C4">
              <w:rPr>
                <w:rFonts w:eastAsia="Segoe UI" w:cstheme="minorHAnsi"/>
              </w:rPr>
              <w:t>Tidak</w:t>
            </w:r>
            <w:proofErr w:type="spellEnd"/>
            <w:r w:rsidRPr="00DB25C4">
              <w:rPr>
                <w:rFonts w:eastAsia="Segoe UI" w:cstheme="minorHAnsi"/>
              </w:rPr>
              <w:t xml:space="preserve"> </w:t>
            </w:r>
            <w:proofErr w:type="spellStart"/>
            <w:r w:rsidRPr="00DB25C4">
              <w:rPr>
                <w:rFonts w:eastAsia="Segoe UI" w:cstheme="minorHAnsi"/>
              </w:rPr>
              <w:t>ada</w:t>
            </w:r>
            <w:proofErr w:type="spellEnd"/>
            <w:r w:rsidRPr="00DB25C4">
              <w:rPr>
                <w:rFonts w:eastAsia="Segoe UI" w:cstheme="minorHAnsi"/>
              </w:rPr>
              <w:t xml:space="preserve"> </w:t>
            </w:r>
            <w:proofErr w:type="spellStart"/>
            <w:r w:rsidRPr="00DB25C4">
              <w:rPr>
                <w:rFonts w:eastAsia="Segoe UI" w:cstheme="minorHAnsi"/>
              </w:rPr>
              <w:t>tenaga</w:t>
            </w:r>
            <w:proofErr w:type="spellEnd"/>
            <w:r w:rsidRPr="00DB25C4">
              <w:rPr>
                <w:rFonts w:eastAsia="Segoe UI" w:cstheme="minorHAnsi"/>
              </w:rPr>
              <w:t xml:space="preserve"> </w:t>
            </w:r>
            <w:proofErr w:type="spellStart"/>
            <w:r w:rsidRPr="00DB25C4">
              <w:rPr>
                <w:rFonts w:eastAsia="Segoe UI" w:cstheme="minorHAnsi"/>
              </w:rPr>
              <w:t>kependidikan</w:t>
            </w:r>
            <w:proofErr w:type="spellEnd"/>
            <w:r w:rsidRPr="00DB25C4">
              <w:rPr>
                <w:rFonts w:eastAsia="Segoe UI" w:cstheme="minorHAnsi"/>
              </w:rPr>
              <w:t xml:space="preserve"> yang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berbahasa</w:t>
            </w:r>
            <w:proofErr w:type="spellEnd"/>
            <w:r w:rsidRPr="00DB25C4">
              <w:rPr>
                <w:rFonts w:eastAsia="Segoe UI" w:cstheme="minorHAnsi"/>
              </w:rPr>
              <w:t xml:space="preserve"> Mandarin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membantu</w:t>
            </w:r>
            <w:proofErr w:type="spellEnd"/>
            <w:r w:rsidRPr="00DB25C4">
              <w:rPr>
                <w:rFonts w:eastAsia="Segoe UI" w:cstheme="minorHAnsi"/>
              </w:rPr>
              <w:t xml:space="preserve"> </w:t>
            </w:r>
            <w:proofErr w:type="spellStart"/>
            <w:r w:rsidRPr="00DB25C4">
              <w:rPr>
                <w:rFonts w:eastAsia="Segoe UI" w:cstheme="minorHAnsi"/>
              </w:rPr>
              <w:t>pekerjaan</w:t>
            </w:r>
            <w:proofErr w:type="spellEnd"/>
            <w:r w:rsidRPr="00DB25C4">
              <w:rPr>
                <w:rFonts w:eastAsia="Segoe UI" w:cstheme="minorHAnsi"/>
              </w:rPr>
              <w:t xml:space="preserve"> </w:t>
            </w:r>
            <w:proofErr w:type="spellStart"/>
            <w:r w:rsidRPr="00DB25C4">
              <w:rPr>
                <w:rFonts w:eastAsia="Segoe UI" w:cstheme="minorHAnsi"/>
              </w:rPr>
              <w:t>lebih</w:t>
            </w:r>
            <w:proofErr w:type="spellEnd"/>
            <w:r w:rsidRPr="00DB25C4">
              <w:rPr>
                <w:rFonts w:eastAsia="Segoe UI" w:cstheme="minorHAnsi"/>
              </w:rPr>
              <w:t xml:space="preserve"> </w:t>
            </w:r>
            <w:proofErr w:type="spellStart"/>
            <w:r w:rsidRPr="00DB25C4">
              <w:rPr>
                <w:rFonts w:eastAsia="Segoe UI" w:cstheme="minorHAnsi"/>
              </w:rPr>
              <w:t>efektif</w:t>
            </w:r>
            <w:proofErr w:type="spellEnd"/>
            <w:r w:rsidRPr="00DB25C4">
              <w:rPr>
                <w:rFonts w:eastAsia="Segoe UI" w:cstheme="minorHAnsi"/>
              </w:rPr>
              <w:t xml:space="preserve"> dan </w:t>
            </w:r>
            <w:proofErr w:type="spellStart"/>
            <w:r w:rsidRPr="00DB25C4">
              <w:rPr>
                <w:rFonts w:eastAsia="Segoe UI" w:cstheme="minorHAnsi"/>
              </w:rPr>
              <w:t>efisien</w:t>
            </w:r>
            <w:proofErr w:type="spellEnd"/>
          </w:p>
          <w:p w14:paraId="34BF7186" w14:textId="77777777" w:rsidR="00866ABA" w:rsidRPr="00DB25C4" w:rsidRDefault="00866ABA" w:rsidP="00687314">
            <w:pPr>
              <w:spacing w:after="0" w:line="240" w:lineRule="auto"/>
              <w:rPr>
                <w:rFonts w:cstheme="minorHAnsi"/>
              </w:rPr>
            </w:pPr>
            <w:r w:rsidRPr="00DB25C4">
              <w:rPr>
                <w:rFonts w:eastAsia="Calibri" w:cstheme="minorHAnsi"/>
              </w:rPr>
              <w:t xml:space="preserve"> </w:t>
            </w:r>
          </w:p>
        </w:tc>
      </w:tr>
      <w:tr w:rsidR="00866ABA" w:rsidRPr="00DB25C4" w14:paraId="033FE09C" w14:textId="77777777" w:rsidTr="00CD4E67">
        <w:trPr>
          <w:trHeight w:val="300"/>
          <w:jc w:val="center"/>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67FFDC4F" w14:textId="77777777" w:rsidR="00866ABA" w:rsidRPr="00DB25C4" w:rsidRDefault="00866ABA" w:rsidP="00687314">
            <w:pPr>
              <w:spacing w:after="0" w:line="240" w:lineRule="auto"/>
              <w:jc w:val="center"/>
              <w:rPr>
                <w:rFonts w:cstheme="minorHAnsi"/>
              </w:rPr>
            </w:pPr>
            <w:proofErr w:type="spellStart"/>
            <w:r w:rsidRPr="00DB25C4">
              <w:rPr>
                <w:rFonts w:eastAsia="Calibri" w:cstheme="minorHAnsi"/>
                <w:b/>
                <w:bCs/>
              </w:rPr>
              <w:t>Peluang</w:t>
            </w:r>
            <w:proofErr w:type="spellEnd"/>
          </w:p>
          <w:p w14:paraId="5DB39E8F" w14:textId="77777777" w:rsidR="00866ABA" w:rsidRPr="00DB25C4" w:rsidRDefault="00866ABA" w:rsidP="00687314">
            <w:pPr>
              <w:spacing w:after="0" w:line="240" w:lineRule="auto"/>
              <w:jc w:val="center"/>
              <w:rPr>
                <w:rFonts w:cstheme="minorHAnsi"/>
              </w:rPr>
            </w:pPr>
            <w:r w:rsidRPr="00DB25C4">
              <w:rPr>
                <w:rFonts w:eastAsia="Calibri" w:cstheme="minorHAnsi"/>
                <w:b/>
                <w:bCs/>
              </w:rPr>
              <w:t xml:space="preserve"> </w:t>
            </w:r>
          </w:p>
          <w:p w14:paraId="4ED6C850" w14:textId="77777777" w:rsidR="00866ABA" w:rsidRPr="00DB25C4" w:rsidRDefault="00866ABA" w:rsidP="009F6099">
            <w:pPr>
              <w:pStyle w:val="ListParagraph"/>
              <w:numPr>
                <w:ilvl w:val="0"/>
                <w:numId w:val="93"/>
              </w:numPr>
              <w:spacing w:after="0" w:line="240" w:lineRule="auto"/>
              <w:rPr>
                <w:rFonts w:eastAsia="Segoe UI" w:cstheme="minorHAnsi"/>
              </w:rPr>
            </w:pPr>
            <w:proofErr w:type="spellStart"/>
            <w:r w:rsidRPr="00DB25C4">
              <w:rPr>
                <w:rFonts w:eastAsia="Segoe UI" w:cstheme="minorHAnsi"/>
              </w:rPr>
              <w:t>Menambah</w:t>
            </w:r>
            <w:proofErr w:type="spellEnd"/>
            <w:r w:rsidRPr="00DB25C4">
              <w:rPr>
                <w:rFonts w:eastAsia="Segoe UI" w:cstheme="minorHAnsi"/>
              </w:rPr>
              <w:t xml:space="preserve"> </w:t>
            </w:r>
            <w:proofErr w:type="spellStart"/>
            <w:r w:rsidRPr="00DB25C4">
              <w:rPr>
                <w:rFonts w:eastAsia="Segoe UI" w:cstheme="minorHAnsi"/>
              </w:rPr>
              <w:t>jumlah</w:t>
            </w:r>
            <w:proofErr w:type="spellEnd"/>
            <w:r w:rsidRPr="00DB25C4">
              <w:rPr>
                <w:rFonts w:eastAsia="Segoe UI" w:cstheme="minorHAnsi"/>
              </w:rPr>
              <w:t xml:space="preserve"> </w:t>
            </w:r>
            <w:proofErr w:type="spellStart"/>
            <w:r w:rsidRPr="00DB25C4">
              <w:rPr>
                <w:rFonts w:eastAsia="Segoe UI" w:cstheme="minorHAnsi"/>
              </w:rPr>
              <w:t>kegiatan</w:t>
            </w:r>
            <w:proofErr w:type="spellEnd"/>
            <w:r w:rsidRPr="00DB25C4">
              <w:rPr>
                <w:rFonts w:eastAsia="Segoe UI" w:cstheme="minorHAnsi"/>
              </w:rPr>
              <w:t xml:space="preserve"> </w:t>
            </w:r>
            <w:proofErr w:type="spellStart"/>
            <w:r w:rsidRPr="00DB25C4">
              <w:rPr>
                <w:rFonts w:eastAsia="Segoe UI" w:cstheme="minorHAnsi"/>
              </w:rPr>
              <w:t>pengembangan</w:t>
            </w:r>
            <w:proofErr w:type="spellEnd"/>
            <w:r w:rsidRPr="00DB25C4">
              <w:rPr>
                <w:rFonts w:eastAsia="Segoe UI" w:cstheme="minorHAnsi"/>
              </w:rPr>
              <w:t xml:space="preserve"> </w:t>
            </w:r>
            <w:proofErr w:type="spellStart"/>
            <w:r w:rsidRPr="00DB25C4">
              <w:rPr>
                <w:rFonts w:eastAsia="Segoe UI" w:cstheme="minorHAnsi"/>
              </w:rPr>
              <w:t>kompetensi</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dosen</w:t>
            </w:r>
            <w:proofErr w:type="spellEnd"/>
            <w:r w:rsidRPr="00DB25C4">
              <w:rPr>
                <w:rFonts w:eastAsia="Segoe UI" w:cstheme="minorHAnsi"/>
              </w:rPr>
              <w:t xml:space="preserve"> dan </w:t>
            </w:r>
            <w:proofErr w:type="spellStart"/>
            <w:r w:rsidRPr="00DB25C4">
              <w:rPr>
                <w:rFonts w:eastAsia="Segoe UI" w:cstheme="minorHAnsi"/>
              </w:rPr>
              <w:t>tenaga</w:t>
            </w:r>
            <w:proofErr w:type="spellEnd"/>
            <w:r w:rsidRPr="00DB25C4">
              <w:rPr>
                <w:rFonts w:eastAsia="Segoe UI" w:cstheme="minorHAnsi"/>
              </w:rPr>
              <w:t xml:space="preserve"> </w:t>
            </w:r>
            <w:proofErr w:type="spellStart"/>
            <w:r w:rsidRPr="00DB25C4">
              <w:rPr>
                <w:rFonts w:eastAsia="Segoe UI" w:cstheme="minorHAnsi"/>
              </w:rPr>
              <w:t>kependidikan</w:t>
            </w:r>
            <w:proofErr w:type="spellEnd"/>
            <w:r w:rsidRPr="00DB25C4">
              <w:rPr>
                <w:rFonts w:eastAsia="Segoe UI" w:cstheme="minorHAnsi"/>
              </w:rPr>
              <w:t xml:space="preserve"> yang </w:t>
            </w:r>
            <w:proofErr w:type="spellStart"/>
            <w:r w:rsidRPr="00DB25C4">
              <w:rPr>
                <w:rFonts w:eastAsia="Segoe UI" w:cstheme="minorHAnsi"/>
              </w:rPr>
              <w:t>belum</w:t>
            </w:r>
            <w:proofErr w:type="spellEnd"/>
            <w:r w:rsidRPr="00DB25C4">
              <w:rPr>
                <w:rFonts w:eastAsia="Segoe UI" w:cstheme="minorHAnsi"/>
              </w:rPr>
              <w:t xml:space="preserve"> </w:t>
            </w:r>
            <w:proofErr w:type="spellStart"/>
            <w:r w:rsidRPr="00DB25C4">
              <w:rPr>
                <w:rFonts w:eastAsia="Segoe UI" w:cstheme="minorHAnsi"/>
              </w:rPr>
              <w:t>terlibat</w:t>
            </w:r>
            <w:proofErr w:type="spellEnd"/>
            <w:r w:rsidRPr="00DB25C4">
              <w:rPr>
                <w:rFonts w:eastAsia="Segoe UI" w:cstheme="minorHAnsi"/>
              </w:rPr>
              <w:t xml:space="preserve">, </w:t>
            </w:r>
            <w:proofErr w:type="spellStart"/>
            <w:r w:rsidRPr="00DB25C4">
              <w:rPr>
                <w:rFonts w:eastAsia="Segoe UI" w:cstheme="minorHAnsi"/>
              </w:rPr>
              <w:t>sehingga</w:t>
            </w:r>
            <w:proofErr w:type="spellEnd"/>
            <w:r w:rsidRPr="00DB25C4">
              <w:rPr>
                <w:rFonts w:eastAsia="Segoe UI" w:cstheme="minorHAnsi"/>
              </w:rPr>
              <w:t xml:space="preserve"> </w:t>
            </w:r>
            <w:proofErr w:type="spellStart"/>
            <w:r w:rsidRPr="00DB25C4">
              <w:rPr>
                <w:rFonts w:eastAsia="Segoe UI" w:cstheme="minorHAnsi"/>
              </w:rPr>
              <w:t>mereka</w:t>
            </w:r>
            <w:proofErr w:type="spellEnd"/>
            <w:r w:rsidRPr="00DB25C4">
              <w:rPr>
                <w:rFonts w:eastAsia="Segoe UI" w:cstheme="minorHAnsi"/>
              </w:rPr>
              <w:t xml:space="preserve">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lastRenderedPageBreak/>
              <w:t>meningkatkan</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w:t>
            </w:r>
            <w:proofErr w:type="spellStart"/>
            <w:r w:rsidRPr="00DB25C4">
              <w:rPr>
                <w:rFonts w:eastAsia="Segoe UI" w:cstheme="minorHAnsi"/>
              </w:rPr>
              <w:t>pekerjaannya</w:t>
            </w:r>
            <w:proofErr w:type="spellEnd"/>
            <w:r w:rsidRPr="00DB25C4">
              <w:rPr>
                <w:rFonts w:eastAsia="Segoe UI" w:cstheme="minorHAnsi"/>
              </w:rPr>
              <w:t xml:space="preserve"> dan </w:t>
            </w:r>
            <w:proofErr w:type="spellStart"/>
            <w:r w:rsidRPr="00DB25C4">
              <w:rPr>
                <w:rFonts w:eastAsia="Segoe UI" w:cstheme="minorHAnsi"/>
              </w:rPr>
              <w:t>kontribusinya</w:t>
            </w:r>
            <w:proofErr w:type="spellEnd"/>
            <w:r w:rsidRPr="00DB25C4">
              <w:rPr>
                <w:rFonts w:eastAsia="Segoe UI" w:cstheme="minorHAnsi"/>
              </w:rPr>
              <w:t xml:space="preserve"> </w:t>
            </w:r>
            <w:proofErr w:type="spellStart"/>
            <w:r w:rsidRPr="00DB25C4">
              <w:rPr>
                <w:rFonts w:eastAsia="Segoe UI" w:cstheme="minorHAnsi"/>
              </w:rPr>
              <w:t>terhadap</w:t>
            </w:r>
            <w:proofErr w:type="spellEnd"/>
            <w:r w:rsidRPr="00DB25C4">
              <w:rPr>
                <w:rFonts w:eastAsia="Segoe UI" w:cstheme="minorHAnsi"/>
              </w:rPr>
              <w:t xml:space="preserve"> universitas</w:t>
            </w:r>
          </w:p>
          <w:p w14:paraId="20CF8247" w14:textId="77777777" w:rsidR="00866ABA" w:rsidRPr="00DB25C4" w:rsidRDefault="00866ABA" w:rsidP="009F6099">
            <w:pPr>
              <w:pStyle w:val="ListParagraph"/>
              <w:numPr>
                <w:ilvl w:val="0"/>
                <w:numId w:val="93"/>
              </w:numPr>
              <w:spacing w:after="0" w:line="240" w:lineRule="auto"/>
              <w:rPr>
                <w:rFonts w:eastAsia="Segoe UI" w:cstheme="minorHAnsi"/>
              </w:rPr>
            </w:pPr>
            <w:proofErr w:type="spellStart"/>
            <w:r w:rsidRPr="00DB25C4">
              <w:rPr>
                <w:rFonts w:eastAsia="Segoe UI" w:cstheme="minorHAnsi"/>
              </w:rPr>
              <w:t>Memperpendek</w:t>
            </w:r>
            <w:proofErr w:type="spellEnd"/>
            <w:r w:rsidRPr="00DB25C4">
              <w:rPr>
                <w:rFonts w:eastAsia="Segoe UI" w:cstheme="minorHAnsi"/>
              </w:rPr>
              <w:t xml:space="preserve"> </w:t>
            </w:r>
            <w:proofErr w:type="spellStart"/>
            <w:r w:rsidRPr="00DB25C4">
              <w:rPr>
                <w:rFonts w:eastAsia="Segoe UI" w:cstheme="minorHAnsi"/>
              </w:rPr>
              <w:t>waktu</w:t>
            </w:r>
            <w:proofErr w:type="spellEnd"/>
            <w:r w:rsidRPr="00DB25C4">
              <w:rPr>
                <w:rFonts w:eastAsia="Segoe UI" w:cstheme="minorHAnsi"/>
              </w:rPr>
              <w:t xml:space="preserve"> </w:t>
            </w:r>
            <w:proofErr w:type="spellStart"/>
            <w:r w:rsidRPr="00DB25C4">
              <w:rPr>
                <w:rFonts w:eastAsia="Segoe UI" w:cstheme="minorHAnsi"/>
              </w:rPr>
              <w:t>pelaksanaan</w:t>
            </w:r>
            <w:proofErr w:type="spellEnd"/>
            <w:r w:rsidRPr="00DB25C4">
              <w:rPr>
                <w:rFonts w:eastAsia="Segoe UI" w:cstheme="minorHAnsi"/>
              </w:rPr>
              <w:t xml:space="preserve"> </w:t>
            </w:r>
            <w:proofErr w:type="spellStart"/>
            <w:r w:rsidRPr="00DB25C4">
              <w:rPr>
                <w:rFonts w:eastAsia="Segoe UI" w:cstheme="minorHAnsi"/>
              </w:rPr>
              <w:t>rekrutmen</w:t>
            </w:r>
            <w:proofErr w:type="spellEnd"/>
            <w:r w:rsidRPr="00DB25C4">
              <w:rPr>
                <w:rFonts w:eastAsia="Segoe UI" w:cstheme="minorHAnsi"/>
              </w:rPr>
              <w:t xml:space="preserve"> agar </w:t>
            </w:r>
            <w:proofErr w:type="spellStart"/>
            <w:r w:rsidRPr="00DB25C4">
              <w:rPr>
                <w:rFonts w:eastAsia="Segoe UI" w:cstheme="minorHAnsi"/>
              </w:rPr>
              <w:t>lebih</w:t>
            </w:r>
            <w:proofErr w:type="spellEnd"/>
            <w:r w:rsidRPr="00DB25C4">
              <w:rPr>
                <w:rFonts w:eastAsia="Segoe UI" w:cstheme="minorHAnsi"/>
              </w:rPr>
              <w:t xml:space="preserve"> </w:t>
            </w:r>
            <w:proofErr w:type="spellStart"/>
            <w:r w:rsidRPr="00DB25C4">
              <w:rPr>
                <w:rFonts w:eastAsia="Segoe UI" w:cstheme="minorHAnsi"/>
              </w:rPr>
              <w:t>efisien</w:t>
            </w:r>
            <w:proofErr w:type="spellEnd"/>
            <w:r w:rsidRPr="00DB25C4">
              <w:rPr>
                <w:rFonts w:eastAsia="Segoe UI" w:cstheme="minorHAnsi"/>
              </w:rPr>
              <w:t xml:space="preserve"> dan </w:t>
            </w:r>
            <w:proofErr w:type="spellStart"/>
            <w:r w:rsidRPr="00DB25C4">
              <w:rPr>
                <w:rFonts w:eastAsia="Segoe UI" w:cstheme="minorHAnsi"/>
              </w:rPr>
              <w:t>efektif</w:t>
            </w:r>
            <w:proofErr w:type="spellEnd"/>
          </w:p>
          <w:p w14:paraId="53C58FC5" w14:textId="77777777" w:rsidR="00866ABA" w:rsidRPr="00DB25C4" w:rsidRDefault="00866ABA" w:rsidP="009F6099">
            <w:pPr>
              <w:pStyle w:val="ListParagraph"/>
              <w:numPr>
                <w:ilvl w:val="0"/>
                <w:numId w:val="93"/>
              </w:numPr>
              <w:spacing w:after="0" w:line="240" w:lineRule="auto"/>
              <w:rPr>
                <w:rFonts w:eastAsia="Segoe UI" w:cstheme="minorHAnsi"/>
              </w:rPr>
            </w:pPr>
            <w:proofErr w:type="spellStart"/>
            <w:r w:rsidRPr="00DB25C4">
              <w:rPr>
                <w:rFonts w:eastAsia="Segoe UI" w:cstheme="minorHAnsi"/>
              </w:rPr>
              <w:t>Menambah</w:t>
            </w:r>
            <w:proofErr w:type="spellEnd"/>
            <w:r w:rsidRPr="00DB25C4">
              <w:rPr>
                <w:rFonts w:eastAsia="Segoe UI" w:cstheme="minorHAnsi"/>
              </w:rPr>
              <w:t xml:space="preserve"> </w:t>
            </w:r>
            <w:proofErr w:type="spellStart"/>
            <w:r w:rsidRPr="00DB25C4">
              <w:rPr>
                <w:rFonts w:eastAsia="Segoe UI" w:cstheme="minorHAnsi"/>
              </w:rPr>
              <w:t>tenaga</w:t>
            </w:r>
            <w:proofErr w:type="spellEnd"/>
            <w:r w:rsidRPr="00DB25C4">
              <w:rPr>
                <w:rFonts w:eastAsia="Segoe UI" w:cstheme="minorHAnsi"/>
              </w:rPr>
              <w:t xml:space="preserve"> </w:t>
            </w:r>
            <w:proofErr w:type="spellStart"/>
            <w:r w:rsidRPr="00DB25C4">
              <w:rPr>
                <w:rFonts w:eastAsia="Segoe UI" w:cstheme="minorHAnsi"/>
              </w:rPr>
              <w:t>kependidikan</w:t>
            </w:r>
            <w:proofErr w:type="spellEnd"/>
            <w:r w:rsidRPr="00DB25C4">
              <w:rPr>
                <w:rFonts w:eastAsia="Segoe UI" w:cstheme="minorHAnsi"/>
              </w:rPr>
              <w:t xml:space="preserve"> yang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berbahasa</w:t>
            </w:r>
            <w:proofErr w:type="spellEnd"/>
            <w:r w:rsidRPr="00DB25C4">
              <w:rPr>
                <w:rFonts w:eastAsia="Segoe UI" w:cstheme="minorHAnsi"/>
              </w:rPr>
              <w:t xml:space="preserve"> Mandarin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membantu</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efektivitas</w:t>
            </w:r>
            <w:proofErr w:type="spellEnd"/>
            <w:r w:rsidRPr="00DB25C4">
              <w:rPr>
                <w:rFonts w:eastAsia="Segoe UI" w:cstheme="minorHAnsi"/>
              </w:rPr>
              <w:t xml:space="preserve"> dan </w:t>
            </w:r>
            <w:proofErr w:type="spellStart"/>
            <w:r w:rsidRPr="00DB25C4">
              <w:rPr>
                <w:rFonts w:eastAsia="Segoe UI" w:cstheme="minorHAnsi"/>
              </w:rPr>
              <w:t>efisiensi</w:t>
            </w:r>
            <w:proofErr w:type="spellEnd"/>
            <w:r w:rsidRPr="00DB25C4">
              <w:rPr>
                <w:rFonts w:eastAsia="Segoe UI" w:cstheme="minorHAnsi"/>
              </w:rPr>
              <w:t xml:space="preserve"> </w:t>
            </w:r>
            <w:proofErr w:type="spellStart"/>
            <w:r w:rsidRPr="00DB25C4">
              <w:rPr>
                <w:rFonts w:eastAsia="Segoe UI" w:cstheme="minorHAnsi"/>
              </w:rPr>
              <w:t>pekerjaan</w:t>
            </w:r>
            <w:proofErr w:type="spellEnd"/>
          </w:p>
          <w:p w14:paraId="5D295853" w14:textId="77777777" w:rsidR="00866ABA" w:rsidRPr="00DB25C4" w:rsidRDefault="00866ABA" w:rsidP="00687314">
            <w:pPr>
              <w:spacing w:after="0" w:line="240" w:lineRule="auto"/>
              <w:rPr>
                <w:rFonts w:cstheme="minorHAnsi"/>
              </w:rPr>
            </w:pP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162E473D" w14:textId="77777777" w:rsidR="00866ABA" w:rsidRPr="00DB25C4" w:rsidRDefault="00866ABA" w:rsidP="00687314">
            <w:pPr>
              <w:spacing w:after="0" w:line="240" w:lineRule="auto"/>
              <w:jc w:val="center"/>
              <w:rPr>
                <w:rFonts w:cstheme="minorHAnsi"/>
              </w:rPr>
            </w:pPr>
            <w:proofErr w:type="spellStart"/>
            <w:r w:rsidRPr="00DB25C4">
              <w:rPr>
                <w:rFonts w:eastAsia="Calibri" w:cstheme="minorHAnsi"/>
                <w:b/>
                <w:bCs/>
              </w:rPr>
              <w:lastRenderedPageBreak/>
              <w:t>Ancaman</w:t>
            </w:r>
            <w:proofErr w:type="spellEnd"/>
          </w:p>
          <w:p w14:paraId="086FB5E5" w14:textId="77777777" w:rsidR="00866ABA" w:rsidRPr="00DB25C4" w:rsidRDefault="00866ABA" w:rsidP="00687314">
            <w:pPr>
              <w:spacing w:after="0" w:line="240" w:lineRule="auto"/>
              <w:jc w:val="center"/>
              <w:rPr>
                <w:rFonts w:cstheme="minorHAnsi"/>
              </w:rPr>
            </w:pPr>
            <w:r w:rsidRPr="00DB25C4">
              <w:rPr>
                <w:rFonts w:eastAsia="Calibri" w:cstheme="minorHAnsi"/>
                <w:b/>
                <w:bCs/>
              </w:rPr>
              <w:t xml:space="preserve"> </w:t>
            </w:r>
          </w:p>
          <w:p w14:paraId="40A1D7A6" w14:textId="77777777" w:rsidR="00866ABA" w:rsidRPr="00DB25C4" w:rsidRDefault="00866ABA" w:rsidP="009F6099">
            <w:pPr>
              <w:pStyle w:val="ListParagraph"/>
              <w:numPr>
                <w:ilvl w:val="0"/>
                <w:numId w:val="92"/>
              </w:numPr>
              <w:spacing w:after="0" w:line="240" w:lineRule="auto"/>
              <w:rPr>
                <w:rFonts w:eastAsia="Segoe UI" w:cstheme="minorHAnsi"/>
              </w:rPr>
            </w:pPr>
            <w:proofErr w:type="spellStart"/>
            <w:r w:rsidRPr="00DB25C4">
              <w:rPr>
                <w:rFonts w:eastAsia="Segoe UI" w:cstheme="minorHAnsi"/>
              </w:rPr>
              <w:t>Persaingan</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universitas lain </w:t>
            </w:r>
            <w:proofErr w:type="spellStart"/>
            <w:r w:rsidRPr="00DB25C4">
              <w:rPr>
                <w:rFonts w:eastAsia="Segoe UI" w:cstheme="minorHAnsi"/>
              </w:rPr>
              <w:t>dalam</w:t>
            </w:r>
            <w:proofErr w:type="spellEnd"/>
            <w:r w:rsidRPr="00DB25C4">
              <w:rPr>
                <w:rFonts w:eastAsia="Segoe UI" w:cstheme="minorHAnsi"/>
              </w:rPr>
              <w:t xml:space="preserve"> </w:t>
            </w:r>
            <w:proofErr w:type="spellStart"/>
            <w:r w:rsidRPr="00DB25C4">
              <w:rPr>
                <w:rFonts w:eastAsia="Segoe UI" w:cstheme="minorHAnsi"/>
              </w:rPr>
              <w:t>merekrut</w:t>
            </w:r>
            <w:proofErr w:type="spellEnd"/>
            <w:r w:rsidRPr="00DB25C4">
              <w:rPr>
                <w:rFonts w:eastAsia="Segoe UI" w:cstheme="minorHAnsi"/>
              </w:rPr>
              <w:t xml:space="preserve"> dan </w:t>
            </w:r>
            <w:proofErr w:type="spellStart"/>
            <w:r w:rsidRPr="00DB25C4">
              <w:rPr>
                <w:rFonts w:eastAsia="Segoe UI" w:cstheme="minorHAnsi"/>
              </w:rPr>
              <w:t>mempertahankan</w:t>
            </w:r>
            <w:proofErr w:type="spellEnd"/>
            <w:r w:rsidRPr="00DB25C4">
              <w:rPr>
                <w:rFonts w:eastAsia="Segoe UI" w:cstheme="minorHAnsi"/>
              </w:rPr>
              <w:t xml:space="preserve"> </w:t>
            </w:r>
            <w:proofErr w:type="spellStart"/>
            <w:r w:rsidRPr="00DB25C4">
              <w:rPr>
                <w:rFonts w:eastAsia="Segoe UI" w:cstheme="minorHAnsi"/>
              </w:rPr>
              <w:t>tenaga</w:t>
            </w:r>
            <w:proofErr w:type="spellEnd"/>
            <w:r w:rsidRPr="00DB25C4">
              <w:rPr>
                <w:rFonts w:eastAsia="Segoe UI" w:cstheme="minorHAnsi"/>
              </w:rPr>
              <w:t xml:space="preserve"> </w:t>
            </w:r>
            <w:proofErr w:type="spellStart"/>
            <w:r w:rsidRPr="00DB25C4">
              <w:rPr>
                <w:rFonts w:eastAsia="Segoe UI" w:cstheme="minorHAnsi"/>
              </w:rPr>
              <w:t>kependidikan</w:t>
            </w:r>
            <w:proofErr w:type="spellEnd"/>
            <w:r w:rsidRPr="00DB25C4">
              <w:rPr>
                <w:rFonts w:eastAsia="Segoe UI" w:cstheme="minorHAnsi"/>
              </w:rPr>
              <w:t xml:space="preserve"> yang </w:t>
            </w:r>
            <w:proofErr w:type="spellStart"/>
            <w:r w:rsidRPr="00DB25C4">
              <w:rPr>
                <w:rFonts w:eastAsia="Segoe UI" w:cstheme="minorHAnsi"/>
              </w:rPr>
              <w:t>berkualitas</w:t>
            </w:r>
            <w:proofErr w:type="spellEnd"/>
          </w:p>
          <w:p w14:paraId="1BDAE3C2" w14:textId="77777777" w:rsidR="00866ABA" w:rsidRPr="00DB25C4" w:rsidRDefault="00866ABA" w:rsidP="009F6099">
            <w:pPr>
              <w:pStyle w:val="ListParagraph"/>
              <w:numPr>
                <w:ilvl w:val="0"/>
                <w:numId w:val="92"/>
              </w:numPr>
              <w:spacing w:after="0" w:line="240" w:lineRule="auto"/>
              <w:rPr>
                <w:rFonts w:eastAsia="Segoe UI" w:cstheme="minorHAnsi"/>
              </w:rPr>
            </w:pPr>
            <w:proofErr w:type="spellStart"/>
            <w:r w:rsidRPr="00DB25C4">
              <w:rPr>
                <w:rFonts w:eastAsia="Segoe UI" w:cstheme="minorHAnsi"/>
              </w:rPr>
              <w:lastRenderedPageBreak/>
              <w:t>Perubahan</w:t>
            </w:r>
            <w:proofErr w:type="spellEnd"/>
            <w:r w:rsidRPr="00DB25C4">
              <w:rPr>
                <w:rFonts w:eastAsia="Segoe UI" w:cstheme="minorHAnsi"/>
              </w:rPr>
              <w:t xml:space="preserve"> </w:t>
            </w:r>
            <w:proofErr w:type="spellStart"/>
            <w:r w:rsidRPr="00DB25C4">
              <w:rPr>
                <w:rFonts w:eastAsia="Segoe UI" w:cstheme="minorHAnsi"/>
              </w:rPr>
              <w:t>kebijakan</w:t>
            </w:r>
            <w:proofErr w:type="spellEnd"/>
            <w:r w:rsidRPr="00DB25C4">
              <w:rPr>
                <w:rFonts w:eastAsia="Segoe UI" w:cstheme="minorHAnsi"/>
              </w:rPr>
              <w:t xml:space="preserve"> </w:t>
            </w:r>
            <w:proofErr w:type="spellStart"/>
            <w:r w:rsidRPr="00DB25C4">
              <w:rPr>
                <w:rFonts w:eastAsia="Segoe UI" w:cstheme="minorHAnsi"/>
              </w:rPr>
              <w:t>pemerintah</w:t>
            </w:r>
            <w:proofErr w:type="spellEnd"/>
            <w:r w:rsidRPr="00DB25C4">
              <w:rPr>
                <w:rFonts w:eastAsia="Segoe UI" w:cstheme="minorHAnsi"/>
              </w:rPr>
              <w:t xml:space="preserve"> </w:t>
            </w:r>
            <w:proofErr w:type="spellStart"/>
            <w:r w:rsidRPr="00DB25C4">
              <w:rPr>
                <w:rFonts w:eastAsia="Segoe UI" w:cstheme="minorHAnsi"/>
              </w:rPr>
              <w:t>terkait</w:t>
            </w:r>
            <w:proofErr w:type="spellEnd"/>
            <w:r w:rsidRPr="00DB25C4">
              <w:rPr>
                <w:rFonts w:eastAsia="Segoe UI" w:cstheme="minorHAnsi"/>
              </w:rPr>
              <w:t xml:space="preserve"> </w:t>
            </w:r>
            <w:proofErr w:type="spellStart"/>
            <w:r w:rsidRPr="00DB25C4">
              <w:rPr>
                <w:rFonts w:eastAsia="Segoe UI" w:cstheme="minorHAnsi"/>
              </w:rPr>
              <w:t>pendanaan</w:t>
            </w:r>
            <w:proofErr w:type="spellEnd"/>
            <w:r w:rsidRPr="00DB25C4">
              <w:rPr>
                <w:rFonts w:eastAsia="Segoe UI" w:cstheme="minorHAnsi"/>
              </w:rPr>
              <w:t xml:space="preserve"> dan </w:t>
            </w:r>
            <w:proofErr w:type="spellStart"/>
            <w:r w:rsidRPr="00DB25C4">
              <w:rPr>
                <w:rFonts w:eastAsia="Segoe UI" w:cstheme="minorHAnsi"/>
              </w:rPr>
              <w:t>dukungan</w:t>
            </w:r>
            <w:proofErr w:type="spellEnd"/>
            <w:r w:rsidRPr="00DB25C4">
              <w:rPr>
                <w:rFonts w:eastAsia="Segoe UI" w:cstheme="minorHAnsi"/>
              </w:rPr>
              <w:t xml:space="preserve"> </w:t>
            </w:r>
            <w:proofErr w:type="spellStart"/>
            <w:r w:rsidRPr="00DB25C4">
              <w:rPr>
                <w:rFonts w:eastAsia="Segoe UI" w:cstheme="minorHAnsi"/>
              </w:rPr>
              <w:t>terhadap</w:t>
            </w:r>
            <w:proofErr w:type="spellEnd"/>
            <w:r w:rsidRPr="00DB25C4">
              <w:rPr>
                <w:rFonts w:eastAsia="Segoe UI" w:cstheme="minorHAnsi"/>
              </w:rPr>
              <w:t xml:space="preserve"> </w:t>
            </w:r>
            <w:proofErr w:type="spellStart"/>
            <w:r w:rsidRPr="00DB25C4">
              <w:rPr>
                <w:rFonts w:eastAsia="Segoe UI" w:cstheme="minorHAnsi"/>
              </w:rPr>
              <w:t>pendidikan</w:t>
            </w:r>
            <w:proofErr w:type="spellEnd"/>
            <w:r w:rsidRPr="00DB25C4">
              <w:rPr>
                <w:rFonts w:eastAsia="Segoe UI" w:cstheme="minorHAnsi"/>
              </w:rPr>
              <w:t xml:space="preserve"> </w:t>
            </w:r>
            <w:proofErr w:type="spellStart"/>
            <w:r w:rsidRPr="00DB25C4">
              <w:rPr>
                <w:rFonts w:eastAsia="Segoe UI" w:cstheme="minorHAnsi"/>
              </w:rPr>
              <w:t>tinggi</w:t>
            </w:r>
            <w:proofErr w:type="spellEnd"/>
            <w:r w:rsidRPr="00DB25C4">
              <w:rPr>
                <w:rFonts w:eastAsia="Segoe UI" w:cstheme="minorHAnsi"/>
              </w:rPr>
              <w:t xml:space="preserve">, yang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berdampak</w:t>
            </w:r>
            <w:proofErr w:type="spellEnd"/>
            <w:r w:rsidRPr="00DB25C4">
              <w:rPr>
                <w:rFonts w:eastAsia="Segoe UI" w:cstheme="minorHAnsi"/>
              </w:rPr>
              <w:t xml:space="preserve"> pada </w:t>
            </w:r>
            <w:proofErr w:type="spellStart"/>
            <w:r w:rsidRPr="00DB25C4">
              <w:rPr>
                <w:rFonts w:eastAsia="Segoe UI" w:cstheme="minorHAnsi"/>
              </w:rPr>
              <w:t>kesejahteraan</w:t>
            </w:r>
            <w:proofErr w:type="spellEnd"/>
            <w:r w:rsidRPr="00DB25C4">
              <w:rPr>
                <w:rFonts w:eastAsia="Segoe UI" w:cstheme="minorHAnsi"/>
              </w:rPr>
              <w:t xml:space="preserve"> dan </w:t>
            </w:r>
            <w:proofErr w:type="spellStart"/>
            <w:r w:rsidRPr="00DB25C4">
              <w:rPr>
                <w:rFonts w:eastAsia="Segoe UI" w:cstheme="minorHAnsi"/>
              </w:rPr>
              <w:t>pengembangan</w:t>
            </w:r>
            <w:proofErr w:type="spellEnd"/>
            <w:r w:rsidRPr="00DB25C4">
              <w:rPr>
                <w:rFonts w:eastAsia="Segoe UI" w:cstheme="minorHAnsi"/>
              </w:rPr>
              <w:t xml:space="preserve"> </w:t>
            </w:r>
            <w:proofErr w:type="spellStart"/>
            <w:r w:rsidRPr="00DB25C4">
              <w:rPr>
                <w:rFonts w:eastAsia="Segoe UI" w:cstheme="minorHAnsi"/>
              </w:rPr>
              <w:t>tenaga</w:t>
            </w:r>
            <w:proofErr w:type="spellEnd"/>
            <w:r w:rsidRPr="00DB25C4">
              <w:rPr>
                <w:rFonts w:eastAsia="Segoe UI" w:cstheme="minorHAnsi"/>
              </w:rPr>
              <w:t xml:space="preserve"> </w:t>
            </w:r>
            <w:proofErr w:type="spellStart"/>
            <w:r w:rsidRPr="00DB25C4">
              <w:rPr>
                <w:rFonts w:eastAsia="Segoe UI" w:cstheme="minorHAnsi"/>
              </w:rPr>
              <w:t>kependidikan</w:t>
            </w:r>
            <w:proofErr w:type="spellEnd"/>
          </w:p>
          <w:p w14:paraId="376044E5" w14:textId="77777777" w:rsidR="00866ABA" w:rsidRPr="00DB25C4" w:rsidRDefault="00866ABA" w:rsidP="00687314">
            <w:pPr>
              <w:spacing w:after="0" w:line="240" w:lineRule="auto"/>
              <w:rPr>
                <w:rFonts w:eastAsia="Calibri" w:cstheme="minorHAnsi"/>
              </w:rPr>
            </w:pPr>
          </w:p>
        </w:tc>
      </w:tr>
    </w:tbl>
    <w:p w14:paraId="449864DD" w14:textId="77777777" w:rsidR="00866ABA" w:rsidRPr="00DB25C4" w:rsidRDefault="00866ABA" w:rsidP="00687314">
      <w:pPr>
        <w:spacing w:after="0" w:line="240" w:lineRule="auto"/>
        <w:rPr>
          <w:rFonts w:cstheme="minorHAnsi"/>
        </w:rPr>
      </w:pPr>
    </w:p>
    <w:p w14:paraId="256241DD" w14:textId="77777777" w:rsidR="00866ABA" w:rsidRPr="00DB25C4" w:rsidRDefault="00866ABA" w:rsidP="00687314">
      <w:pPr>
        <w:spacing w:after="0" w:line="240" w:lineRule="auto"/>
        <w:rPr>
          <w:rFonts w:cstheme="minorHAnsi"/>
        </w:rPr>
      </w:pPr>
    </w:p>
    <w:p w14:paraId="45858204" w14:textId="77777777" w:rsidR="00866ABA" w:rsidRPr="00DB25C4" w:rsidRDefault="00866ABA" w:rsidP="00687314">
      <w:pPr>
        <w:spacing w:after="0" w:line="240" w:lineRule="auto"/>
        <w:rPr>
          <w:rFonts w:cstheme="minorHAnsi"/>
          <w:b/>
          <w:bCs/>
        </w:rPr>
      </w:pPr>
      <w:r w:rsidRPr="00DB25C4">
        <w:rPr>
          <w:rFonts w:cstheme="minorHAnsi"/>
          <w:b/>
          <w:bCs/>
        </w:rPr>
        <w:t xml:space="preserve">4.2.4 </w:t>
      </w:r>
      <w:proofErr w:type="spellStart"/>
      <w:r w:rsidRPr="00DB25C4">
        <w:rPr>
          <w:rFonts w:cstheme="minorHAnsi"/>
          <w:b/>
          <w:bCs/>
        </w:rPr>
        <w:t>Tindak</w:t>
      </w:r>
      <w:proofErr w:type="spellEnd"/>
      <w:r w:rsidRPr="00DB25C4">
        <w:rPr>
          <w:rFonts w:cstheme="minorHAnsi"/>
          <w:b/>
          <w:bCs/>
        </w:rPr>
        <w:t xml:space="preserve"> </w:t>
      </w:r>
      <w:proofErr w:type="spellStart"/>
      <w:r w:rsidRPr="00DB25C4">
        <w:rPr>
          <w:rFonts w:cstheme="minorHAnsi"/>
          <w:b/>
          <w:bCs/>
        </w:rPr>
        <w:t>Lanjut</w:t>
      </w:r>
      <w:proofErr w:type="spellEnd"/>
    </w:p>
    <w:p w14:paraId="2DD9BF47" w14:textId="77777777" w:rsidR="00866ABA" w:rsidRPr="00DB25C4" w:rsidRDefault="00866ABA" w:rsidP="00687314">
      <w:pPr>
        <w:spacing w:after="0" w:line="240" w:lineRule="auto"/>
        <w:rPr>
          <w:rFonts w:cstheme="minorHAnsi"/>
        </w:rPr>
      </w:pPr>
      <w:proofErr w:type="spellStart"/>
      <w:r w:rsidRPr="00DB25C4">
        <w:rPr>
          <w:rFonts w:cstheme="minorHAnsi"/>
        </w:rPr>
        <w:t>Tindak</w:t>
      </w:r>
      <w:proofErr w:type="spellEnd"/>
      <w:r w:rsidRPr="00DB25C4">
        <w:rPr>
          <w:rFonts w:cstheme="minorHAnsi"/>
        </w:rPr>
        <w:t xml:space="preserve"> </w:t>
      </w:r>
      <w:proofErr w:type="spellStart"/>
      <w:r w:rsidRPr="00DB25C4">
        <w:rPr>
          <w:rFonts w:cstheme="minorHAnsi"/>
        </w:rPr>
        <w:t>lanjut</w:t>
      </w:r>
      <w:proofErr w:type="spellEnd"/>
      <w:r w:rsidRPr="00DB25C4">
        <w:rPr>
          <w:rFonts w:cstheme="minorHAnsi"/>
        </w:rPr>
        <w:t xml:space="preserve">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diambil</w:t>
      </w:r>
      <w:proofErr w:type="spellEnd"/>
      <w:r w:rsidRPr="00DB25C4">
        <w:rPr>
          <w:rFonts w:cstheme="minorHAnsi"/>
        </w:rPr>
        <w:t xml:space="preserve"> oleh UPPUS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rnagka</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w:t>
      </w:r>
      <w:proofErr w:type="spellStart"/>
      <w:r w:rsidRPr="00DB25C4">
        <w:rPr>
          <w:rFonts w:cstheme="minorHAnsi"/>
        </w:rPr>
        <w:t>implementasi</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jumlah</w:t>
      </w:r>
      <w:proofErr w:type="spellEnd"/>
      <w:r w:rsidRPr="00DB25C4">
        <w:rPr>
          <w:rFonts w:cstheme="minorHAnsi"/>
        </w:rPr>
        <w:t xml:space="preserve"> dan </w:t>
      </w:r>
      <w:proofErr w:type="spellStart"/>
      <w:r w:rsidRPr="00DB25C4">
        <w:rPr>
          <w:rFonts w:cstheme="minorHAnsi"/>
        </w:rPr>
        <w:t>kualitas</w:t>
      </w:r>
      <w:proofErr w:type="spellEnd"/>
      <w:r w:rsidRPr="00DB25C4">
        <w:rPr>
          <w:rFonts w:cstheme="minorHAnsi"/>
        </w:rPr>
        <w:t xml:space="preserve">, dan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 xml:space="preserve"> </w:t>
      </w:r>
      <w:proofErr w:type="spellStart"/>
      <w:r w:rsidRPr="00DB25C4">
        <w:rPr>
          <w:rFonts w:cstheme="minorHAnsi"/>
        </w:rPr>
        <w:t>tendik</w:t>
      </w:r>
      <w:proofErr w:type="spellEnd"/>
      <w:r w:rsidRPr="00DB25C4">
        <w:rPr>
          <w:rFonts w:cstheme="minorHAnsi"/>
        </w:rPr>
        <w:t xml:space="preserve"> di UPPS.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
        <w:gridCol w:w="2954"/>
        <w:gridCol w:w="2841"/>
        <w:gridCol w:w="3046"/>
      </w:tblGrid>
      <w:tr w:rsidR="00866ABA" w:rsidRPr="00DB25C4" w14:paraId="5EFD30FC" w14:textId="77777777" w:rsidTr="002A20EE">
        <w:tc>
          <w:tcPr>
            <w:tcW w:w="562" w:type="dxa"/>
          </w:tcPr>
          <w:p w14:paraId="158BC8E2" w14:textId="77777777" w:rsidR="00866ABA" w:rsidRPr="00DB25C4" w:rsidRDefault="00866ABA" w:rsidP="00687314">
            <w:pPr>
              <w:spacing w:after="0" w:line="240" w:lineRule="auto"/>
              <w:rPr>
                <w:rFonts w:cstheme="minorHAnsi"/>
              </w:rPr>
            </w:pPr>
            <w:r w:rsidRPr="00DB25C4">
              <w:rPr>
                <w:rFonts w:cstheme="minorHAnsi"/>
              </w:rPr>
              <w:t>No</w:t>
            </w:r>
          </w:p>
        </w:tc>
        <w:tc>
          <w:tcPr>
            <w:tcW w:w="4962" w:type="dxa"/>
          </w:tcPr>
          <w:p w14:paraId="2EA64185" w14:textId="77777777" w:rsidR="00866ABA" w:rsidRPr="00DB25C4" w:rsidRDefault="00866ABA" w:rsidP="00687314">
            <w:pPr>
              <w:spacing w:after="0" w:line="240" w:lineRule="auto"/>
              <w:rPr>
                <w:rFonts w:cstheme="minorHAnsi"/>
              </w:rPr>
            </w:pPr>
            <w:proofErr w:type="spellStart"/>
            <w:r w:rsidRPr="00DB25C4">
              <w:rPr>
                <w:rFonts w:cstheme="minorHAnsi"/>
              </w:rPr>
              <w:t>Aspek</w:t>
            </w:r>
            <w:proofErr w:type="spellEnd"/>
            <w:r w:rsidRPr="00DB25C4">
              <w:rPr>
                <w:rFonts w:cstheme="minorHAnsi"/>
              </w:rPr>
              <w:t xml:space="preserve"> yang </w:t>
            </w:r>
            <w:proofErr w:type="spellStart"/>
            <w:r w:rsidRPr="00DB25C4">
              <w:rPr>
                <w:rFonts w:cstheme="minorHAnsi"/>
              </w:rPr>
              <w:t>dievaluasi</w:t>
            </w:r>
            <w:proofErr w:type="spellEnd"/>
          </w:p>
        </w:tc>
        <w:tc>
          <w:tcPr>
            <w:tcW w:w="4677" w:type="dxa"/>
          </w:tcPr>
          <w:p w14:paraId="3B2C66BB" w14:textId="77777777" w:rsidR="00866ABA" w:rsidRPr="00DB25C4" w:rsidRDefault="00866ABA" w:rsidP="00687314">
            <w:pPr>
              <w:spacing w:after="0" w:line="240" w:lineRule="auto"/>
              <w:rPr>
                <w:rFonts w:cstheme="minorHAnsi"/>
              </w:rPr>
            </w:pPr>
            <w:r w:rsidRPr="00DB25C4">
              <w:rPr>
                <w:rFonts w:cstheme="minorHAnsi"/>
              </w:rPr>
              <w:t xml:space="preserve">Hasil </w:t>
            </w:r>
            <w:proofErr w:type="spellStart"/>
            <w:r w:rsidRPr="00DB25C4">
              <w:rPr>
                <w:rFonts w:cstheme="minorHAnsi"/>
              </w:rPr>
              <w:t>Evaluasi</w:t>
            </w:r>
            <w:proofErr w:type="spellEnd"/>
          </w:p>
        </w:tc>
        <w:tc>
          <w:tcPr>
            <w:tcW w:w="5187" w:type="dxa"/>
          </w:tcPr>
          <w:p w14:paraId="316DDE7D" w14:textId="77777777" w:rsidR="00866ABA" w:rsidRPr="00DB25C4" w:rsidRDefault="00866ABA" w:rsidP="00687314">
            <w:pPr>
              <w:spacing w:after="0" w:line="240" w:lineRule="auto"/>
              <w:rPr>
                <w:rFonts w:cstheme="minorHAnsi"/>
              </w:rPr>
            </w:pPr>
            <w:proofErr w:type="spellStart"/>
            <w:r w:rsidRPr="00DB25C4">
              <w:rPr>
                <w:rFonts w:cstheme="minorHAnsi"/>
              </w:rPr>
              <w:t>Tindak</w:t>
            </w:r>
            <w:proofErr w:type="spellEnd"/>
            <w:r w:rsidRPr="00DB25C4">
              <w:rPr>
                <w:rFonts w:cstheme="minorHAnsi"/>
              </w:rPr>
              <w:t xml:space="preserve"> </w:t>
            </w:r>
            <w:proofErr w:type="spellStart"/>
            <w:r w:rsidRPr="00DB25C4">
              <w:rPr>
                <w:rFonts w:cstheme="minorHAnsi"/>
              </w:rPr>
              <w:t>Lanjut</w:t>
            </w:r>
            <w:proofErr w:type="spellEnd"/>
          </w:p>
        </w:tc>
      </w:tr>
      <w:tr w:rsidR="00866ABA" w:rsidRPr="00DB25C4" w14:paraId="0C150113" w14:textId="77777777" w:rsidTr="002A20EE">
        <w:tc>
          <w:tcPr>
            <w:tcW w:w="562" w:type="dxa"/>
          </w:tcPr>
          <w:p w14:paraId="324D09A4" w14:textId="77777777" w:rsidR="00866ABA" w:rsidRPr="00DB25C4" w:rsidRDefault="00866ABA" w:rsidP="00687314">
            <w:pPr>
              <w:spacing w:after="0" w:line="240" w:lineRule="auto"/>
              <w:rPr>
                <w:rFonts w:cstheme="minorHAnsi"/>
              </w:rPr>
            </w:pPr>
            <w:r w:rsidRPr="00DB25C4">
              <w:rPr>
                <w:rFonts w:cstheme="minorHAnsi"/>
              </w:rPr>
              <w:t>1</w:t>
            </w:r>
          </w:p>
        </w:tc>
        <w:tc>
          <w:tcPr>
            <w:tcW w:w="4962" w:type="dxa"/>
          </w:tcPr>
          <w:p w14:paraId="5077A71A" w14:textId="77777777" w:rsidR="00866ABA" w:rsidRPr="00DB25C4" w:rsidRDefault="00866ABA" w:rsidP="00687314">
            <w:pPr>
              <w:spacing w:after="0" w:line="240" w:lineRule="auto"/>
              <w:rPr>
                <w:rFonts w:cstheme="minorHAnsi"/>
              </w:rPr>
            </w:pPr>
            <w:proofErr w:type="spellStart"/>
            <w:r w:rsidRPr="00DB25C4">
              <w:rPr>
                <w:rFonts w:cstheme="minorHAnsi"/>
              </w:rPr>
              <w:t>Kebijakan</w:t>
            </w:r>
            <w:proofErr w:type="spellEnd"/>
            <w:r w:rsidRPr="00DB25C4">
              <w:rPr>
                <w:rFonts w:cstheme="minorHAnsi"/>
              </w:rPr>
              <w:t xml:space="preserve"> dan </w:t>
            </w: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rekrutmen</w:t>
            </w:r>
            <w:proofErr w:type="spellEnd"/>
          </w:p>
        </w:tc>
        <w:tc>
          <w:tcPr>
            <w:tcW w:w="4677" w:type="dxa"/>
          </w:tcPr>
          <w:p w14:paraId="19527813" w14:textId="77777777" w:rsidR="00866ABA" w:rsidRPr="00DB25C4" w:rsidRDefault="00866ABA" w:rsidP="00687314">
            <w:pPr>
              <w:spacing w:after="0" w:line="240" w:lineRule="auto"/>
              <w:rPr>
                <w:rFonts w:cstheme="minorHAnsi"/>
              </w:rPr>
            </w:pP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cukup</w:t>
            </w:r>
            <w:proofErr w:type="spellEnd"/>
            <w:r w:rsidRPr="00DB25C4">
              <w:rPr>
                <w:rFonts w:cstheme="minorHAnsi"/>
              </w:rPr>
              <w:t xml:space="preserve"> </w:t>
            </w:r>
            <w:proofErr w:type="spellStart"/>
            <w:r w:rsidRPr="00DB25C4">
              <w:rPr>
                <w:rFonts w:cstheme="minorHAnsi"/>
              </w:rPr>
              <w:t>panjang</w:t>
            </w:r>
            <w:proofErr w:type="spellEnd"/>
            <w:r w:rsidRPr="00DB25C4">
              <w:rPr>
                <w:rFonts w:cstheme="minorHAnsi"/>
              </w:rPr>
              <w:t xml:space="preserve"> dan lama.</w:t>
            </w:r>
          </w:p>
        </w:tc>
        <w:tc>
          <w:tcPr>
            <w:tcW w:w="5187" w:type="dxa"/>
          </w:tcPr>
          <w:p w14:paraId="0BD52C66" w14:textId="77777777" w:rsidR="00866ABA" w:rsidRPr="00DB25C4" w:rsidRDefault="00866ABA" w:rsidP="00687314">
            <w:pPr>
              <w:spacing w:after="0" w:line="240" w:lineRule="auto"/>
              <w:rPr>
                <w:rFonts w:cstheme="minorHAnsi"/>
              </w:rPr>
            </w:pPr>
            <w:proofErr w:type="spellStart"/>
            <w:r w:rsidRPr="00DB25C4">
              <w:rPr>
                <w:rFonts w:cstheme="minorHAnsi"/>
              </w:rPr>
              <w:t>Mempercepat</w:t>
            </w:r>
            <w:proofErr w:type="spellEnd"/>
            <w:r w:rsidRPr="00DB25C4">
              <w:rPr>
                <w:rFonts w:cstheme="minorHAnsi"/>
              </w:rPr>
              <w:t xml:space="preserve"> </w:t>
            </w: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rekrutmen</w:t>
            </w:r>
            <w:proofErr w:type="spellEnd"/>
            <w:r w:rsidRPr="00DB25C4">
              <w:rPr>
                <w:rFonts w:cstheme="minorHAnsi"/>
              </w:rPr>
              <w:t xml:space="preserve"> </w:t>
            </w:r>
            <w:proofErr w:type="spellStart"/>
            <w:r w:rsidRPr="00DB25C4">
              <w:rPr>
                <w:rFonts w:cstheme="minorHAnsi"/>
              </w:rPr>
              <w:t>tenaga</w:t>
            </w:r>
            <w:proofErr w:type="spellEnd"/>
            <w:r w:rsidRPr="00DB25C4">
              <w:rPr>
                <w:rFonts w:cstheme="minorHAnsi"/>
              </w:rPr>
              <w:t xml:space="preserve"> </w:t>
            </w:r>
            <w:proofErr w:type="spellStart"/>
            <w:r w:rsidRPr="00DB25C4">
              <w:rPr>
                <w:rFonts w:cstheme="minorHAnsi"/>
              </w:rPr>
              <w:t>kependidikan</w:t>
            </w:r>
            <w:proofErr w:type="spellEnd"/>
            <w:r w:rsidRPr="00DB25C4">
              <w:rPr>
                <w:rFonts w:cstheme="minorHAnsi"/>
              </w:rPr>
              <w:t>.</w:t>
            </w:r>
          </w:p>
        </w:tc>
      </w:tr>
      <w:tr w:rsidR="00866ABA" w:rsidRPr="00DB25C4" w14:paraId="254975FD" w14:textId="77777777" w:rsidTr="002A20EE">
        <w:tc>
          <w:tcPr>
            <w:tcW w:w="562" w:type="dxa"/>
          </w:tcPr>
          <w:p w14:paraId="1CD6FC56" w14:textId="77777777" w:rsidR="00866ABA" w:rsidRPr="00DB25C4" w:rsidRDefault="00866ABA" w:rsidP="00687314">
            <w:pPr>
              <w:spacing w:after="0" w:line="240" w:lineRule="auto"/>
              <w:rPr>
                <w:rFonts w:cstheme="minorHAnsi"/>
              </w:rPr>
            </w:pPr>
            <w:r w:rsidRPr="00DB25C4">
              <w:rPr>
                <w:rFonts w:cstheme="minorHAnsi"/>
              </w:rPr>
              <w:t>2</w:t>
            </w:r>
          </w:p>
        </w:tc>
        <w:tc>
          <w:tcPr>
            <w:tcW w:w="4962" w:type="dxa"/>
          </w:tcPr>
          <w:p w14:paraId="7E9B3F30" w14:textId="77777777" w:rsidR="00866ABA" w:rsidRPr="00DB25C4" w:rsidRDefault="00866ABA" w:rsidP="00687314">
            <w:pPr>
              <w:spacing w:after="0" w:line="240" w:lineRule="auto"/>
              <w:rPr>
                <w:rFonts w:cstheme="minorHAnsi"/>
              </w:rPr>
            </w:pPr>
            <w:proofErr w:type="spellStart"/>
            <w:r w:rsidRPr="00DB25C4">
              <w:rPr>
                <w:rFonts w:cstheme="minorHAnsi"/>
              </w:rPr>
              <w:t>Jumlah</w:t>
            </w:r>
            <w:proofErr w:type="spellEnd"/>
            <w:r w:rsidRPr="00DB25C4">
              <w:rPr>
                <w:rFonts w:cstheme="minorHAnsi"/>
              </w:rPr>
              <w:t xml:space="preserve"> dan </w:t>
            </w:r>
            <w:proofErr w:type="spellStart"/>
            <w:r w:rsidRPr="00DB25C4">
              <w:rPr>
                <w:rFonts w:cstheme="minorHAnsi"/>
              </w:rPr>
              <w:t>kualitas</w:t>
            </w:r>
            <w:proofErr w:type="spellEnd"/>
            <w:r w:rsidRPr="00DB25C4">
              <w:rPr>
                <w:rFonts w:cstheme="minorHAnsi"/>
              </w:rPr>
              <w:t xml:space="preserve"> </w:t>
            </w:r>
            <w:proofErr w:type="spellStart"/>
            <w:r w:rsidRPr="00DB25C4">
              <w:rPr>
                <w:rFonts w:cstheme="minorHAnsi"/>
              </w:rPr>
              <w:t>tendik</w:t>
            </w:r>
            <w:proofErr w:type="spellEnd"/>
            <w:r w:rsidRPr="00DB25C4">
              <w:rPr>
                <w:rFonts w:cstheme="minorHAnsi"/>
              </w:rPr>
              <w:t xml:space="preserve"> di UPPS</w:t>
            </w:r>
          </w:p>
        </w:tc>
        <w:tc>
          <w:tcPr>
            <w:tcW w:w="4677" w:type="dxa"/>
          </w:tcPr>
          <w:p w14:paraId="24D40D60" w14:textId="77777777" w:rsidR="00866ABA" w:rsidRPr="00DB25C4" w:rsidRDefault="00866ABA" w:rsidP="00687314">
            <w:pPr>
              <w:spacing w:after="0" w:line="240" w:lineRule="auto"/>
              <w:rPr>
                <w:rFonts w:cstheme="minorHAnsi"/>
              </w:rPr>
            </w:pPr>
            <w:r w:rsidRPr="00DB25C4">
              <w:rPr>
                <w:rFonts w:cstheme="minorHAnsi"/>
              </w:rPr>
              <w:t xml:space="preserve">Jika </w:t>
            </w:r>
            <w:proofErr w:type="spellStart"/>
            <w:r w:rsidRPr="00DB25C4">
              <w:rPr>
                <w:rFonts w:cstheme="minorHAnsi"/>
              </w:rPr>
              <w:t>ada</w:t>
            </w:r>
            <w:proofErr w:type="spellEnd"/>
            <w:r w:rsidRPr="00DB25C4">
              <w:rPr>
                <w:rFonts w:cstheme="minorHAnsi"/>
              </w:rPr>
              <w:t xml:space="preserve"> </w:t>
            </w:r>
            <w:proofErr w:type="spellStart"/>
            <w:r w:rsidRPr="00DB25C4">
              <w:rPr>
                <w:rFonts w:cstheme="minorHAnsi"/>
              </w:rPr>
              <w:t>tenaga</w:t>
            </w:r>
            <w:proofErr w:type="spellEnd"/>
            <w:r w:rsidRPr="00DB25C4">
              <w:rPr>
                <w:rFonts w:cstheme="minorHAnsi"/>
              </w:rPr>
              <w:t xml:space="preserve"> </w:t>
            </w:r>
            <w:proofErr w:type="spellStart"/>
            <w:r w:rsidRPr="00DB25C4">
              <w:rPr>
                <w:rFonts w:cstheme="minorHAnsi"/>
              </w:rPr>
              <w:t>kependidikan</w:t>
            </w:r>
            <w:proofErr w:type="spellEnd"/>
            <w:r w:rsidRPr="00DB25C4">
              <w:rPr>
                <w:rFonts w:cstheme="minorHAnsi"/>
              </w:rPr>
              <w:t xml:space="preserve"> yang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berbahasa</w:t>
            </w:r>
            <w:proofErr w:type="spellEnd"/>
            <w:r w:rsidRPr="00DB25C4">
              <w:rPr>
                <w:rFonts w:cstheme="minorHAnsi"/>
              </w:rPr>
              <w:t xml:space="preserve"> Mandarin,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membantu</w:t>
            </w:r>
            <w:proofErr w:type="spellEnd"/>
            <w:r w:rsidRPr="00DB25C4">
              <w:rPr>
                <w:rFonts w:cstheme="minorHAnsi"/>
              </w:rPr>
              <w:t xml:space="preserve"> PS agar </w:t>
            </w:r>
            <w:proofErr w:type="spellStart"/>
            <w:r w:rsidRPr="00DB25C4">
              <w:rPr>
                <w:rFonts w:cstheme="minorHAnsi"/>
              </w:rPr>
              <w:t>pekerjaan</w:t>
            </w:r>
            <w:proofErr w:type="spellEnd"/>
            <w:r w:rsidRPr="00DB25C4">
              <w:rPr>
                <w:rFonts w:cstheme="minorHAnsi"/>
              </w:rPr>
              <w:t xml:space="preserve">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efektif</w:t>
            </w:r>
            <w:proofErr w:type="spellEnd"/>
            <w:r w:rsidRPr="00DB25C4">
              <w:rPr>
                <w:rFonts w:cstheme="minorHAnsi"/>
              </w:rPr>
              <w:t xml:space="preserve"> dan </w:t>
            </w:r>
            <w:proofErr w:type="spellStart"/>
            <w:r w:rsidRPr="00DB25C4">
              <w:rPr>
                <w:rFonts w:cstheme="minorHAnsi"/>
              </w:rPr>
              <w:t>efisien</w:t>
            </w:r>
            <w:proofErr w:type="spellEnd"/>
            <w:r w:rsidRPr="00DB25C4">
              <w:rPr>
                <w:rFonts w:cstheme="minorHAnsi"/>
              </w:rPr>
              <w:t>.</w:t>
            </w:r>
          </w:p>
        </w:tc>
        <w:tc>
          <w:tcPr>
            <w:tcW w:w="5187" w:type="dxa"/>
          </w:tcPr>
          <w:p w14:paraId="7611D5F1" w14:textId="77777777" w:rsidR="00866ABA" w:rsidRPr="00DB25C4" w:rsidRDefault="00866ABA" w:rsidP="00687314">
            <w:pPr>
              <w:spacing w:after="0" w:line="240" w:lineRule="auto"/>
              <w:rPr>
                <w:rFonts w:cstheme="minorHAnsi"/>
              </w:rPr>
            </w:pPr>
            <w:proofErr w:type="spellStart"/>
            <w:r w:rsidRPr="00DB25C4">
              <w:rPr>
                <w:rFonts w:cstheme="minorHAnsi"/>
              </w:rPr>
              <w:t>Memberikan</w:t>
            </w:r>
            <w:proofErr w:type="spellEnd"/>
            <w:r w:rsidRPr="00DB25C4">
              <w:rPr>
                <w:rFonts w:cstheme="minorHAnsi"/>
              </w:rPr>
              <w:t xml:space="preserve"> </w:t>
            </w:r>
            <w:proofErr w:type="spellStart"/>
            <w:r w:rsidRPr="00DB25C4">
              <w:rPr>
                <w:rFonts w:cstheme="minorHAnsi"/>
              </w:rPr>
              <w:t>pelatihan</w:t>
            </w:r>
            <w:proofErr w:type="spellEnd"/>
            <w:r w:rsidRPr="00DB25C4">
              <w:rPr>
                <w:rFonts w:cstheme="minorHAnsi"/>
              </w:rPr>
              <w:t xml:space="preserve"> Bahasa Mandarin </w:t>
            </w:r>
            <w:proofErr w:type="spellStart"/>
            <w:r w:rsidRPr="00DB25C4">
              <w:rPr>
                <w:rFonts w:cstheme="minorHAnsi"/>
              </w:rPr>
              <w:t>bagi</w:t>
            </w:r>
            <w:proofErr w:type="spellEnd"/>
            <w:r w:rsidRPr="00DB25C4">
              <w:rPr>
                <w:rFonts w:cstheme="minorHAnsi"/>
              </w:rPr>
              <w:t xml:space="preserve"> </w:t>
            </w:r>
            <w:proofErr w:type="spellStart"/>
            <w:r w:rsidRPr="00DB25C4">
              <w:rPr>
                <w:rFonts w:cstheme="minorHAnsi"/>
              </w:rPr>
              <w:t>tenaga</w:t>
            </w:r>
            <w:proofErr w:type="spellEnd"/>
            <w:r w:rsidRPr="00DB25C4">
              <w:rPr>
                <w:rFonts w:cstheme="minorHAnsi"/>
              </w:rPr>
              <w:t xml:space="preserve"> </w:t>
            </w:r>
            <w:proofErr w:type="spellStart"/>
            <w:r w:rsidRPr="00DB25C4">
              <w:rPr>
                <w:rFonts w:cstheme="minorHAnsi"/>
              </w:rPr>
              <w:t>kependidikan</w:t>
            </w:r>
            <w:proofErr w:type="spellEnd"/>
            <w:r w:rsidRPr="00DB25C4">
              <w:rPr>
                <w:rFonts w:cstheme="minorHAnsi"/>
              </w:rPr>
              <w:t>.</w:t>
            </w:r>
          </w:p>
        </w:tc>
      </w:tr>
      <w:tr w:rsidR="00866ABA" w:rsidRPr="00DB25C4" w14:paraId="7A2F245D" w14:textId="77777777" w:rsidTr="002A20EE">
        <w:tc>
          <w:tcPr>
            <w:tcW w:w="562" w:type="dxa"/>
          </w:tcPr>
          <w:p w14:paraId="0E403312" w14:textId="77777777" w:rsidR="00866ABA" w:rsidRPr="00DB25C4" w:rsidRDefault="00866ABA" w:rsidP="00687314">
            <w:pPr>
              <w:spacing w:after="0" w:line="240" w:lineRule="auto"/>
              <w:rPr>
                <w:rFonts w:cstheme="minorHAnsi"/>
              </w:rPr>
            </w:pPr>
            <w:r w:rsidRPr="00DB25C4">
              <w:rPr>
                <w:rFonts w:cstheme="minorHAnsi"/>
              </w:rPr>
              <w:t>3</w:t>
            </w:r>
          </w:p>
        </w:tc>
        <w:tc>
          <w:tcPr>
            <w:tcW w:w="4962" w:type="dxa"/>
          </w:tcPr>
          <w:p w14:paraId="4FF3E9F1" w14:textId="77777777" w:rsidR="00866ABA" w:rsidRPr="00DB25C4" w:rsidRDefault="00866ABA" w:rsidP="00687314">
            <w:pPr>
              <w:spacing w:after="0" w:line="240" w:lineRule="auto"/>
              <w:rPr>
                <w:rFonts w:cstheme="minorHAnsi"/>
              </w:rPr>
            </w:pP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 xml:space="preserve"> </w:t>
            </w:r>
            <w:proofErr w:type="spellStart"/>
            <w:r w:rsidRPr="00DB25C4">
              <w:rPr>
                <w:rFonts w:cstheme="minorHAnsi"/>
              </w:rPr>
              <w:t>tenaga</w:t>
            </w:r>
            <w:proofErr w:type="spellEnd"/>
            <w:r w:rsidRPr="00DB25C4">
              <w:rPr>
                <w:rFonts w:cstheme="minorHAnsi"/>
              </w:rPr>
              <w:t xml:space="preserve"> </w:t>
            </w:r>
            <w:proofErr w:type="spellStart"/>
            <w:r w:rsidRPr="00DB25C4">
              <w:rPr>
                <w:rFonts w:cstheme="minorHAnsi"/>
              </w:rPr>
              <w:t>kependidikan</w:t>
            </w:r>
            <w:proofErr w:type="spellEnd"/>
            <w:r w:rsidRPr="00DB25C4">
              <w:rPr>
                <w:rFonts w:cstheme="minorHAnsi"/>
              </w:rPr>
              <w:t xml:space="preserve"> di UPPS</w:t>
            </w:r>
          </w:p>
        </w:tc>
        <w:tc>
          <w:tcPr>
            <w:tcW w:w="4677" w:type="dxa"/>
          </w:tcPr>
          <w:p w14:paraId="5B62A96D" w14:textId="77777777" w:rsidR="00866ABA" w:rsidRPr="00DB25C4" w:rsidRDefault="00866ABA" w:rsidP="00687314">
            <w:pPr>
              <w:spacing w:after="0" w:line="240" w:lineRule="auto"/>
              <w:rPr>
                <w:rFonts w:cstheme="minorHAnsi"/>
                <w:color w:val="FF0000"/>
              </w:rPr>
            </w:pPr>
            <w:r w:rsidRPr="00DB25C4">
              <w:rPr>
                <w:rFonts w:cstheme="minorHAnsi"/>
                <w:color w:val="FF0000"/>
              </w:rPr>
              <w:t xml:space="preserve"> </w:t>
            </w:r>
            <w:r w:rsidRPr="00DB25C4">
              <w:rPr>
                <w:rFonts w:cstheme="minorHAnsi"/>
              </w:rPr>
              <w:t xml:space="preserve">Masih </w:t>
            </w:r>
            <w:proofErr w:type="spellStart"/>
            <w:r w:rsidRPr="00DB25C4">
              <w:rPr>
                <w:rFonts w:cstheme="minorHAnsi"/>
              </w:rPr>
              <w:t>ada</w:t>
            </w:r>
            <w:proofErr w:type="spellEnd"/>
            <w:r w:rsidRPr="00DB25C4">
              <w:rPr>
                <w:rFonts w:cstheme="minorHAnsi"/>
              </w:rPr>
              <w:t xml:space="preserve"> </w:t>
            </w:r>
            <w:proofErr w:type="spellStart"/>
            <w:r w:rsidRPr="00DB25C4">
              <w:rPr>
                <w:rFonts w:cstheme="minorHAnsi"/>
              </w:rPr>
              <w:t>tenaga</w:t>
            </w:r>
            <w:proofErr w:type="spellEnd"/>
            <w:r w:rsidRPr="00DB25C4">
              <w:rPr>
                <w:rFonts w:cstheme="minorHAnsi"/>
              </w:rPr>
              <w:t xml:space="preserve"> </w:t>
            </w:r>
            <w:proofErr w:type="spellStart"/>
            <w:r w:rsidRPr="00DB25C4">
              <w:rPr>
                <w:rFonts w:cstheme="minorHAnsi"/>
              </w:rPr>
              <w:t>kependidikan</w:t>
            </w:r>
            <w:proofErr w:type="spellEnd"/>
            <w:r w:rsidRPr="00DB25C4">
              <w:rPr>
                <w:rFonts w:cstheme="minorHAnsi"/>
              </w:rPr>
              <w:t xml:space="preserve"> yang </w:t>
            </w:r>
            <w:proofErr w:type="spellStart"/>
            <w:r w:rsidRPr="00DB25C4">
              <w:rPr>
                <w:rFonts w:cstheme="minorHAnsi"/>
              </w:rPr>
              <w:t>belum</w:t>
            </w:r>
            <w:proofErr w:type="spellEnd"/>
            <w:r w:rsidRPr="00DB25C4">
              <w:rPr>
                <w:rFonts w:cstheme="minorHAnsi"/>
              </w:rPr>
              <w:t xml:space="preserve"> </w:t>
            </w:r>
            <w:proofErr w:type="spellStart"/>
            <w:r w:rsidRPr="00DB25C4">
              <w:rPr>
                <w:rFonts w:cstheme="minorHAnsi"/>
              </w:rPr>
              <w:t>mengikuti</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terkait</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w:t>
            </w:r>
          </w:p>
        </w:tc>
        <w:tc>
          <w:tcPr>
            <w:tcW w:w="5187" w:type="dxa"/>
          </w:tcPr>
          <w:p w14:paraId="730AA37F" w14:textId="77777777" w:rsidR="00866ABA" w:rsidRPr="00DB25C4" w:rsidRDefault="00866ABA" w:rsidP="00687314">
            <w:pPr>
              <w:spacing w:after="0" w:line="240" w:lineRule="auto"/>
              <w:rPr>
                <w:rFonts w:cstheme="minorHAnsi"/>
              </w:rPr>
            </w:pPr>
            <w:proofErr w:type="spellStart"/>
            <w:r w:rsidRPr="00DB25C4">
              <w:rPr>
                <w:rFonts w:cstheme="minorHAnsi"/>
              </w:rPr>
              <w:t>mengeluarkan</w:t>
            </w:r>
            <w:proofErr w:type="spellEnd"/>
            <w:r w:rsidRPr="00DB25C4">
              <w:rPr>
                <w:rFonts w:cstheme="minorHAnsi"/>
              </w:rPr>
              <w:t xml:space="preserve"> SK yang </w:t>
            </w:r>
            <w:proofErr w:type="spellStart"/>
            <w:r w:rsidRPr="00DB25C4">
              <w:rPr>
                <w:rFonts w:cstheme="minorHAnsi"/>
              </w:rPr>
              <w:t>mengatur</w:t>
            </w:r>
            <w:proofErr w:type="spellEnd"/>
            <w:r w:rsidRPr="00DB25C4">
              <w:rPr>
                <w:rFonts w:cstheme="minorHAnsi"/>
              </w:rPr>
              <w:t xml:space="preserve">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kewajiban</w:t>
            </w:r>
            <w:proofErr w:type="spellEnd"/>
            <w:r w:rsidRPr="00DB25C4">
              <w:rPr>
                <w:rFonts w:cstheme="minorHAnsi"/>
              </w:rPr>
              <w:t xml:space="preserve"> para </w:t>
            </w:r>
            <w:proofErr w:type="spellStart"/>
            <w:r w:rsidRPr="00DB25C4">
              <w:rPr>
                <w:rFonts w:cstheme="minorHAnsi"/>
              </w:rPr>
              <w:t>tenaga</w:t>
            </w:r>
            <w:proofErr w:type="spellEnd"/>
            <w:r w:rsidRPr="00DB25C4">
              <w:rPr>
                <w:rFonts w:cstheme="minorHAnsi"/>
              </w:rPr>
              <w:t xml:space="preserve"> </w:t>
            </w:r>
            <w:proofErr w:type="spellStart"/>
            <w:r w:rsidRPr="00DB25C4">
              <w:rPr>
                <w:rFonts w:cstheme="minorHAnsi"/>
              </w:rPr>
              <w:t>kependidikan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mengikuti</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 xml:space="preserve"> </w:t>
            </w:r>
            <w:proofErr w:type="spellStart"/>
            <w:r w:rsidRPr="00DB25C4">
              <w:rPr>
                <w:rFonts w:cstheme="minorHAnsi"/>
              </w:rPr>
              <w:t>setiap</w:t>
            </w:r>
            <w:proofErr w:type="spellEnd"/>
            <w:r w:rsidRPr="00DB25C4">
              <w:rPr>
                <w:rFonts w:cstheme="minorHAnsi"/>
              </w:rPr>
              <w:t xml:space="preserve"> </w:t>
            </w:r>
            <w:proofErr w:type="spellStart"/>
            <w:r w:rsidRPr="00DB25C4">
              <w:rPr>
                <w:rFonts w:cstheme="minorHAnsi"/>
              </w:rPr>
              <w:t>tahunnya</w:t>
            </w:r>
            <w:proofErr w:type="spellEnd"/>
            <w:r w:rsidRPr="00DB25C4">
              <w:rPr>
                <w:rFonts w:cstheme="minorHAnsi"/>
              </w:rPr>
              <w:t>.</w:t>
            </w:r>
          </w:p>
        </w:tc>
      </w:tr>
    </w:tbl>
    <w:p w14:paraId="1018A6A4" w14:textId="77777777" w:rsidR="00B06B75" w:rsidRPr="00DB25C4" w:rsidRDefault="00B06B75" w:rsidP="00687314">
      <w:pPr>
        <w:autoSpaceDE w:val="0"/>
        <w:autoSpaceDN w:val="0"/>
        <w:adjustRightInd w:val="0"/>
        <w:spacing w:after="0" w:line="240" w:lineRule="auto"/>
        <w:jc w:val="both"/>
        <w:rPr>
          <w:rFonts w:cstheme="minorHAnsi"/>
          <w:color w:val="000000"/>
        </w:rPr>
        <w:sectPr w:rsidR="00B06B75" w:rsidRPr="00DB25C4" w:rsidSect="002A20EE">
          <w:pgSz w:w="12240" w:h="15840"/>
          <w:pgMar w:top="1440" w:right="1440" w:bottom="1440" w:left="1440" w:header="720" w:footer="720" w:gutter="0"/>
          <w:cols w:space="720"/>
          <w:noEndnote/>
          <w:docGrid w:linePitch="299"/>
        </w:sectPr>
      </w:pPr>
    </w:p>
    <w:p w14:paraId="2F766F50" w14:textId="77777777" w:rsidR="00B06B75" w:rsidRPr="00DB25C4" w:rsidRDefault="00B06B75" w:rsidP="00687314">
      <w:pPr>
        <w:spacing w:after="0" w:line="240" w:lineRule="auto"/>
        <w:rPr>
          <w:rFonts w:cstheme="minorHAnsi"/>
          <w:b/>
          <w:bCs/>
        </w:rPr>
      </w:pPr>
      <w:r w:rsidRPr="00DB25C4">
        <w:rPr>
          <w:rFonts w:cstheme="minorHAnsi"/>
          <w:b/>
          <w:bCs/>
        </w:rPr>
        <w:lastRenderedPageBreak/>
        <w:t>KRITERIA 5. KEUANGAN, SARANA DAN PRASARANA</w:t>
      </w:r>
    </w:p>
    <w:p w14:paraId="6D990C3A" w14:textId="77777777" w:rsidR="00B06B75" w:rsidRPr="00DB25C4" w:rsidRDefault="00B06B75" w:rsidP="009F6099">
      <w:pPr>
        <w:pStyle w:val="ListParagraph"/>
        <w:numPr>
          <w:ilvl w:val="1"/>
          <w:numId w:val="115"/>
        </w:numPr>
        <w:spacing w:after="0" w:line="240" w:lineRule="auto"/>
        <w:ind w:left="426" w:hanging="426"/>
        <w:rPr>
          <w:rFonts w:cstheme="minorHAnsi"/>
          <w:b/>
          <w:bCs/>
        </w:rPr>
      </w:pPr>
      <w:proofErr w:type="spellStart"/>
      <w:r w:rsidRPr="00DB25C4">
        <w:rPr>
          <w:rFonts w:cstheme="minorHAnsi"/>
          <w:b/>
          <w:bCs/>
        </w:rPr>
        <w:t>Keuangan</w:t>
      </w:r>
      <w:proofErr w:type="spellEnd"/>
    </w:p>
    <w:p w14:paraId="237707CE" w14:textId="77777777" w:rsidR="00B06B75" w:rsidRPr="00DB25C4" w:rsidRDefault="00B06B75" w:rsidP="009F6099">
      <w:pPr>
        <w:pStyle w:val="ListParagraph"/>
        <w:numPr>
          <w:ilvl w:val="2"/>
          <w:numId w:val="115"/>
        </w:numPr>
        <w:spacing w:after="0" w:line="240" w:lineRule="auto"/>
        <w:ind w:left="567" w:hanging="567"/>
        <w:rPr>
          <w:rFonts w:cstheme="minorHAnsi"/>
          <w:b/>
          <w:bCs/>
        </w:rPr>
      </w:pPr>
      <w:proofErr w:type="spellStart"/>
      <w:r w:rsidRPr="00DB25C4">
        <w:rPr>
          <w:rFonts w:cstheme="minorHAnsi"/>
          <w:b/>
          <w:bCs/>
        </w:rPr>
        <w:t>Kebijakan</w:t>
      </w:r>
      <w:proofErr w:type="spellEnd"/>
    </w:p>
    <w:p w14:paraId="287331B2" w14:textId="77777777" w:rsidR="00B06B75" w:rsidRPr="00DB25C4" w:rsidRDefault="00B06B75" w:rsidP="00687314">
      <w:pPr>
        <w:pStyle w:val="ListParagraph"/>
        <w:spacing w:after="0" w:line="240" w:lineRule="auto"/>
        <w:ind w:left="284"/>
        <w:jc w:val="both"/>
        <w:rPr>
          <w:rFonts w:cstheme="minorHAnsi"/>
        </w:rPr>
      </w:pP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tertulis</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bentuk</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perundang-undangan</w:t>
      </w:r>
      <w:proofErr w:type="spellEnd"/>
      <w:r w:rsidRPr="00DB25C4">
        <w:rPr>
          <w:rFonts w:cstheme="minorHAnsi"/>
        </w:rPr>
        <w:t xml:space="preserve"> dan/</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pimpinan</w:t>
      </w:r>
      <w:proofErr w:type="spellEnd"/>
      <w:r w:rsidRPr="00DB25C4">
        <w:rPr>
          <w:rFonts w:cstheme="minorHAnsi"/>
        </w:rPr>
        <w:t xml:space="preserve"> </w:t>
      </w:r>
      <w:proofErr w:type="spellStart"/>
      <w:r w:rsidRPr="00DB25C4">
        <w:rPr>
          <w:rFonts w:cstheme="minorHAnsi"/>
        </w:rPr>
        <w:t>perguruan</w:t>
      </w:r>
      <w:proofErr w:type="spellEnd"/>
      <w:r w:rsidRPr="00DB25C4">
        <w:rPr>
          <w:rFonts w:cstheme="minorHAnsi"/>
        </w:rPr>
        <w:t xml:space="preserve"> </w:t>
      </w:r>
      <w:proofErr w:type="spellStart"/>
      <w:r w:rsidRPr="00DB25C4">
        <w:rPr>
          <w:rFonts w:cstheme="minorHAnsi"/>
        </w:rPr>
        <w:t>tinggi</w:t>
      </w:r>
      <w:proofErr w:type="spellEnd"/>
      <w:r w:rsidRPr="00DB25C4">
        <w:rPr>
          <w:rFonts w:cstheme="minorHAnsi"/>
        </w:rPr>
        <w:t xml:space="preserve"> yang </w:t>
      </w:r>
      <w:proofErr w:type="spellStart"/>
      <w:r w:rsidRPr="00DB25C4">
        <w:rPr>
          <w:rFonts w:cstheme="minorHAnsi"/>
        </w:rPr>
        <w:t>mengatur</w:t>
      </w:r>
      <w:proofErr w:type="spellEnd"/>
      <w:r w:rsidRPr="00DB25C4">
        <w:rPr>
          <w:rFonts w:cstheme="minorHAnsi"/>
        </w:rPr>
        <w:t xml:space="preserve"> </w:t>
      </w:r>
      <w:proofErr w:type="spellStart"/>
      <w:r w:rsidRPr="00DB25C4">
        <w:rPr>
          <w:rFonts w:cstheme="minorHAnsi"/>
        </w:rPr>
        <w:t>pemerolehan</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dan </w:t>
      </w:r>
      <w:proofErr w:type="spellStart"/>
      <w:r w:rsidRPr="00DB25C4">
        <w:rPr>
          <w:rFonts w:cstheme="minorHAnsi"/>
        </w:rPr>
        <w:t>penggunaan</w:t>
      </w:r>
      <w:proofErr w:type="spellEnd"/>
      <w:r w:rsidRPr="00DB25C4">
        <w:rPr>
          <w:rFonts w:cstheme="minorHAnsi"/>
        </w:rPr>
        <w:t xml:space="preserve"> dana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dan </w:t>
      </w:r>
      <w:proofErr w:type="spellStart"/>
      <w:r w:rsidRPr="00DB25C4">
        <w:rPr>
          <w:rFonts w:cstheme="minorHAnsi"/>
        </w:rPr>
        <w:t>PkM</w:t>
      </w:r>
      <w:proofErr w:type="spellEnd"/>
      <w:r w:rsidRPr="00DB25C4">
        <w:rPr>
          <w:rFonts w:cstheme="minorHAnsi"/>
        </w:rPr>
        <w:t xml:space="preserve"> di UPPS.</w:t>
      </w:r>
    </w:p>
    <w:p w14:paraId="6646348E" w14:textId="77777777" w:rsidR="00B06B75" w:rsidRPr="00DB25C4" w:rsidRDefault="00B06B75" w:rsidP="009F6099">
      <w:pPr>
        <w:pStyle w:val="ListParagraph"/>
        <w:numPr>
          <w:ilvl w:val="0"/>
          <w:numId w:val="100"/>
        </w:numPr>
        <w:spacing w:after="0" w:line="240" w:lineRule="auto"/>
        <w:ind w:left="567" w:hanging="283"/>
        <w:jc w:val="both"/>
        <w:rPr>
          <w:rFonts w:cstheme="minorHAnsi"/>
        </w:rPr>
      </w:pPr>
      <w:r w:rsidRPr="00DB25C4">
        <w:rPr>
          <w:rFonts w:cstheme="minorHAnsi"/>
        </w:rPr>
        <w:t xml:space="preserve">Keputusan </w:t>
      </w:r>
      <w:proofErr w:type="spellStart"/>
      <w:r w:rsidRPr="00DB25C4">
        <w:rPr>
          <w:rFonts w:cstheme="minorHAnsi"/>
        </w:rPr>
        <w:t>Rektor</w:t>
      </w:r>
      <w:proofErr w:type="spellEnd"/>
      <w:r w:rsidRPr="00DB25C4">
        <w:rPr>
          <w:rFonts w:cstheme="minorHAnsi"/>
        </w:rPr>
        <w:t xml:space="preserve"> </w:t>
      </w:r>
      <w:proofErr w:type="spellStart"/>
      <w:r w:rsidRPr="00DB25C4">
        <w:rPr>
          <w:rFonts w:cstheme="minorHAnsi"/>
        </w:rPr>
        <w:t>nomor</w:t>
      </w:r>
      <w:proofErr w:type="spellEnd"/>
      <w:r w:rsidRPr="00DB25C4">
        <w:rPr>
          <w:rFonts w:cstheme="minorHAnsi"/>
        </w:rPr>
        <w:t xml:space="preserve"> 0007A/MACHUNG/SK-REK/II/2008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Universitas Ma Chung</w:t>
      </w:r>
    </w:p>
    <w:p w14:paraId="2E5B22F3" w14:textId="77777777" w:rsidR="00B06B75" w:rsidRPr="00DB25C4" w:rsidRDefault="00B06B75" w:rsidP="009F6099">
      <w:pPr>
        <w:pStyle w:val="ListParagraph"/>
        <w:numPr>
          <w:ilvl w:val="0"/>
          <w:numId w:val="100"/>
        </w:numPr>
        <w:spacing w:after="0" w:line="240" w:lineRule="auto"/>
        <w:ind w:left="567" w:hanging="283"/>
        <w:jc w:val="both"/>
        <w:rPr>
          <w:rFonts w:cstheme="minorHAnsi"/>
        </w:rPr>
      </w:pPr>
      <w:r w:rsidRPr="00DB25C4">
        <w:rPr>
          <w:rFonts w:cstheme="minorHAnsi"/>
        </w:rPr>
        <w:t xml:space="preserve">Keputusan </w:t>
      </w:r>
      <w:proofErr w:type="spellStart"/>
      <w:r w:rsidRPr="00DB25C4">
        <w:rPr>
          <w:rFonts w:cstheme="minorHAnsi"/>
        </w:rPr>
        <w:t>Senat</w:t>
      </w:r>
      <w:proofErr w:type="spellEnd"/>
      <w:r w:rsidRPr="00DB25C4">
        <w:rPr>
          <w:rFonts w:cstheme="minorHAnsi"/>
        </w:rPr>
        <w:t xml:space="preserve"> Universitas </w:t>
      </w:r>
      <w:proofErr w:type="spellStart"/>
      <w:r w:rsidRPr="00DB25C4">
        <w:rPr>
          <w:rFonts w:cstheme="minorHAnsi"/>
        </w:rPr>
        <w:t>nomor</w:t>
      </w:r>
      <w:proofErr w:type="spellEnd"/>
      <w:r w:rsidRPr="00DB25C4">
        <w:rPr>
          <w:rFonts w:cstheme="minorHAnsi"/>
        </w:rPr>
        <w:t xml:space="preserve"> 0010/MACHUNG/SK-SENAT/XII/2017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Standar</w:t>
      </w:r>
      <w:proofErr w:type="spellEnd"/>
      <w:r w:rsidRPr="00DB25C4">
        <w:rPr>
          <w:rFonts w:cstheme="minorHAnsi"/>
        </w:rPr>
        <w:t xml:space="preserve"> </w:t>
      </w:r>
      <w:proofErr w:type="spellStart"/>
      <w:r w:rsidRPr="00DB25C4">
        <w:rPr>
          <w:rFonts w:cstheme="minorHAnsi"/>
        </w:rPr>
        <w:t>Mutu</w:t>
      </w:r>
      <w:proofErr w:type="spellEnd"/>
      <w:r w:rsidRPr="00DB25C4">
        <w:rPr>
          <w:rFonts w:cstheme="minorHAnsi"/>
        </w:rPr>
        <w:t xml:space="preserve"> Universitas Ma Chung</w:t>
      </w:r>
    </w:p>
    <w:p w14:paraId="79588550" w14:textId="77777777" w:rsidR="00B06B75" w:rsidRPr="00DB25C4" w:rsidRDefault="00B06B75" w:rsidP="009F6099">
      <w:pPr>
        <w:pStyle w:val="ListParagraph"/>
        <w:numPr>
          <w:ilvl w:val="0"/>
          <w:numId w:val="100"/>
        </w:numPr>
        <w:spacing w:after="0" w:line="240" w:lineRule="auto"/>
        <w:ind w:left="567" w:hanging="283"/>
        <w:jc w:val="both"/>
        <w:rPr>
          <w:rFonts w:cstheme="minorHAnsi"/>
        </w:rPr>
      </w:pPr>
      <w:proofErr w:type="spellStart"/>
      <w:r w:rsidRPr="00DB25C4">
        <w:rPr>
          <w:rFonts w:cstheme="minorHAnsi"/>
        </w:rPr>
        <w:t>Standar</w:t>
      </w:r>
      <w:proofErr w:type="spellEnd"/>
      <w:r w:rsidRPr="00DB25C4">
        <w:rPr>
          <w:rFonts w:cstheme="minorHAnsi"/>
        </w:rPr>
        <w:t xml:space="preserve"> </w:t>
      </w:r>
      <w:proofErr w:type="spellStart"/>
      <w:proofErr w:type="gramStart"/>
      <w:r w:rsidRPr="00DB25C4">
        <w:rPr>
          <w:rFonts w:cstheme="minorHAnsi"/>
        </w:rPr>
        <w:t>Mutu</w:t>
      </w:r>
      <w:proofErr w:type="spellEnd"/>
      <w:r w:rsidRPr="00DB25C4">
        <w:rPr>
          <w:rFonts w:cstheme="minorHAnsi"/>
        </w:rPr>
        <w:t xml:space="preserve">  </w:t>
      </w:r>
      <w:proofErr w:type="spellStart"/>
      <w:r w:rsidRPr="00DB25C4">
        <w:rPr>
          <w:rFonts w:cstheme="minorHAnsi"/>
        </w:rPr>
        <w:t>nomor</w:t>
      </w:r>
      <w:proofErr w:type="spellEnd"/>
      <w:proofErr w:type="gramEnd"/>
      <w:r w:rsidRPr="00DB25C4">
        <w:rPr>
          <w:rFonts w:cstheme="minorHAnsi"/>
        </w:rPr>
        <w:t xml:space="preserve"> 008/SPMI-MACHUNG/SM/01A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Standar</w:t>
      </w:r>
      <w:proofErr w:type="spellEnd"/>
      <w:r w:rsidRPr="00DB25C4">
        <w:rPr>
          <w:rFonts w:cstheme="minorHAnsi"/>
        </w:rPr>
        <w:t xml:space="preserve"> </w:t>
      </w:r>
      <w:proofErr w:type="spellStart"/>
      <w:r w:rsidRPr="00DB25C4">
        <w:rPr>
          <w:rFonts w:cstheme="minorHAnsi"/>
        </w:rPr>
        <w:t>Pembiayaan</w:t>
      </w:r>
      <w:proofErr w:type="spellEnd"/>
      <w:r w:rsidRPr="00DB25C4">
        <w:rPr>
          <w:rFonts w:cstheme="minorHAnsi"/>
        </w:rPr>
        <w:t xml:space="preserve"> </w:t>
      </w:r>
      <w:proofErr w:type="spellStart"/>
      <w:r w:rsidRPr="00DB25C4">
        <w:rPr>
          <w:rFonts w:cstheme="minorHAnsi"/>
        </w:rPr>
        <w:t>Pembelajaran</w:t>
      </w:r>
      <w:proofErr w:type="spellEnd"/>
    </w:p>
    <w:p w14:paraId="53FF4160" w14:textId="77777777" w:rsidR="00B06B75" w:rsidRPr="00DB25C4" w:rsidRDefault="00B06B75" w:rsidP="009F6099">
      <w:pPr>
        <w:pStyle w:val="ListParagraph"/>
        <w:numPr>
          <w:ilvl w:val="0"/>
          <w:numId w:val="100"/>
        </w:numPr>
        <w:spacing w:after="0" w:line="240" w:lineRule="auto"/>
        <w:ind w:left="567" w:hanging="283"/>
        <w:jc w:val="both"/>
        <w:rPr>
          <w:rFonts w:cstheme="minorHAnsi"/>
        </w:rPr>
      </w:pPr>
      <w:r w:rsidRPr="00DB25C4">
        <w:rPr>
          <w:rFonts w:cstheme="minorHAnsi"/>
        </w:rPr>
        <w:t xml:space="preserve">SK </w:t>
      </w:r>
      <w:proofErr w:type="spellStart"/>
      <w:r w:rsidRPr="00DB25C4">
        <w:rPr>
          <w:rFonts w:cstheme="minorHAnsi"/>
        </w:rPr>
        <w:t>Rektor</w:t>
      </w:r>
      <w:proofErr w:type="spellEnd"/>
      <w:r w:rsidRPr="00DB25C4">
        <w:rPr>
          <w:rFonts w:cstheme="minorHAnsi"/>
        </w:rPr>
        <w:t xml:space="preserve"> 0001/MACHUNG/SK-REK/I/2020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Organisasi</w:t>
      </w:r>
      <w:proofErr w:type="spellEnd"/>
      <w:r w:rsidRPr="00DB25C4">
        <w:rPr>
          <w:rFonts w:cstheme="minorHAnsi"/>
        </w:rPr>
        <w:t xml:space="preserve"> Tata Kelola (OTK)</w:t>
      </w:r>
    </w:p>
    <w:p w14:paraId="027BEEB3" w14:textId="77777777" w:rsidR="00B06B75" w:rsidRPr="00DB25C4" w:rsidRDefault="00B06B75" w:rsidP="009F6099">
      <w:pPr>
        <w:pStyle w:val="ListParagraph"/>
        <w:numPr>
          <w:ilvl w:val="0"/>
          <w:numId w:val="100"/>
        </w:numPr>
        <w:spacing w:after="0" w:line="240" w:lineRule="auto"/>
        <w:ind w:left="567" w:hanging="283"/>
        <w:jc w:val="both"/>
        <w:rPr>
          <w:rFonts w:cstheme="minorHAnsi"/>
        </w:rPr>
      </w:pPr>
      <w:r w:rsidRPr="00DB25C4">
        <w:rPr>
          <w:rFonts w:cstheme="minorHAnsi"/>
        </w:rPr>
        <w:t xml:space="preserve">SOP </w:t>
      </w:r>
      <w:proofErr w:type="spellStart"/>
      <w:r w:rsidRPr="00DB25C4">
        <w:rPr>
          <w:rFonts w:cstheme="minorHAnsi"/>
        </w:rPr>
        <w:t>Nomor</w:t>
      </w:r>
      <w:proofErr w:type="spellEnd"/>
      <w:r w:rsidRPr="00DB25C4">
        <w:rPr>
          <w:rFonts w:cstheme="minorHAnsi"/>
        </w:rPr>
        <w:t xml:space="preserve">: </w:t>
      </w:r>
      <w:r w:rsidRPr="00DB25C4">
        <w:rPr>
          <w:rFonts w:cstheme="minorHAnsi"/>
          <w:u w:val="single"/>
        </w:rPr>
        <w:t>RENBANG-SOP-PPRPU-001-V-2016</w:t>
      </w:r>
      <w:r w:rsidRPr="00DB25C4">
        <w:rPr>
          <w:rFonts w:cstheme="minorHAnsi"/>
        </w:rPr>
        <w:t xml:space="preserve">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Penyusunan</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Universitas. </w:t>
      </w:r>
    </w:p>
    <w:p w14:paraId="6780EEF0" w14:textId="77777777" w:rsidR="00B06B75" w:rsidRPr="00DB25C4" w:rsidRDefault="00B06B75" w:rsidP="009F6099">
      <w:pPr>
        <w:pStyle w:val="ListParagraph"/>
        <w:numPr>
          <w:ilvl w:val="0"/>
          <w:numId w:val="100"/>
        </w:numPr>
        <w:spacing w:after="0" w:line="240" w:lineRule="auto"/>
        <w:ind w:left="567" w:hanging="283"/>
        <w:jc w:val="both"/>
        <w:rPr>
          <w:rFonts w:cstheme="minorHAnsi"/>
        </w:rPr>
      </w:pPr>
      <w:r w:rsidRPr="00DB25C4">
        <w:rPr>
          <w:rFonts w:cstheme="minorHAnsi"/>
        </w:rPr>
        <w:t xml:space="preserve">SOP </w:t>
      </w:r>
      <w:proofErr w:type="spellStart"/>
      <w:r w:rsidRPr="00DB25C4">
        <w:rPr>
          <w:rFonts w:cstheme="minorHAnsi"/>
        </w:rPr>
        <w:t>Nomor</w:t>
      </w:r>
      <w:proofErr w:type="spellEnd"/>
      <w:r w:rsidRPr="00DB25C4">
        <w:rPr>
          <w:rFonts w:cstheme="minorHAnsi"/>
        </w:rPr>
        <w:t xml:space="preserve">: </w:t>
      </w:r>
      <w:r w:rsidRPr="00DB25C4">
        <w:rPr>
          <w:rFonts w:cstheme="minorHAnsi"/>
          <w:u w:val="single"/>
        </w:rPr>
        <w:t>RENBANG-SOP-PRKAT-002-V-2016</w:t>
      </w:r>
      <w:r w:rsidRPr="00DB25C4">
        <w:rPr>
          <w:rFonts w:cstheme="minorHAnsi"/>
        </w:rPr>
        <w:t xml:space="preserve">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Penyusunan</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Kerja</w:t>
      </w:r>
      <w:proofErr w:type="spellEnd"/>
      <w:r w:rsidRPr="00DB25C4">
        <w:rPr>
          <w:rFonts w:cstheme="minorHAnsi"/>
        </w:rPr>
        <w:t xml:space="preserve"> dan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Tahunan</w:t>
      </w:r>
      <w:proofErr w:type="spellEnd"/>
      <w:r w:rsidRPr="00DB25C4">
        <w:rPr>
          <w:rFonts w:cstheme="minorHAnsi"/>
        </w:rPr>
        <w:t xml:space="preserve"> Universitas.</w:t>
      </w:r>
    </w:p>
    <w:p w14:paraId="585B69F2" w14:textId="77777777" w:rsidR="00B06B75" w:rsidRPr="00DB25C4" w:rsidRDefault="00B06B75" w:rsidP="009F6099">
      <w:pPr>
        <w:pStyle w:val="ListParagraph"/>
        <w:numPr>
          <w:ilvl w:val="0"/>
          <w:numId w:val="100"/>
        </w:numPr>
        <w:spacing w:after="0" w:line="240" w:lineRule="auto"/>
        <w:ind w:left="567" w:hanging="283"/>
        <w:jc w:val="both"/>
        <w:rPr>
          <w:rFonts w:cstheme="minorHAnsi"/>
        </w:rPr>
      </w:pPr>
      <w:r w:rsidRPr="00DB25C4">
        <w:rPr>
          <w:rFonts w:cstheme="minorHAnsi"/>
        </w:rPr>
        <w:t xml:space="preserve">SOP </w:t>
      </w:r>
      <w:proofErr w:type="spellStart"/>
      <w:r w:rsidRPr="00DB25C4">
        <w:rPr>
          <w:rFonts w:cstheme="minorHAnsi"/>
        </w:rPr>
        <w:t>Nomor</w:t>
      </w:r>
      <w:proofErr w:type="spellEnd"/>
      <w:r w:rsidRPr="00DB25C4">
        <w:rPr>
          <w:rFonts w:cstheme="minorHAnsi"/>
        </w:rPr>
        <w:t>:</w:t>
      </w:r>
      <w:r w:rsidRPr="00DB25C4">
        <w:rPr>
          <w:rFonts w:cstheme="minorHAnsi"/>
          <w:u w:val="single"/>
        </w:rPr>
        <w:t xml:space="preserve"> RENBANG-SOP-RKATR-003-V-2016</w:t>
      </w:r>
      <w:r w:rsidRPr="00DB25C4">
        <w:rPr>
          <w:rFonts w:cstheme="minorHAnsi"/>
        </w:rPr>
        <w:t xml:space="preserve">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Penyusunan</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dan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Triwulanan</w:t>
      </w:r>
      <w:proofErr w:type="spellEnd"/>
      <w:r w:rsidRPr="00DB25C4">
        <w:rPr>
          <w:rFonts w:cstheme="minorHAnsi"/>
        </w:rPr>
        <w:t>.</w:t>
      </w:r>
    </w:p>
    <w:p w14:paraId="45FC43F4" w14:textId="77777777" w:rsidR="00B06B75" w:rsidRPr="00DB25C4" w:rsidRDefault="00B06B75" w:rsidP="00687314">
      <w:pPr>
        <w:spacing w:after="0" w:line="240" w:lineRule="auto"/>
        <w:jc w:val="both"/>
        <w:rPr>
          <w:rFonts w:cstheme="minorHAnsi"/>
        </w:rPr>
      </w:pPr>
    </w:p>
    <w:p w14:paraId="79C7B5B6" w14:textId="77777777" w:rsidR="00B06B75" w:rsidRPr="00DB25C4" w:rsidRDefault="00B06B75" w:rsidP="009F6099">
      <w:pPr>
        <w:pStyle w:val="ListParagraph"/>
        <w:numPr>
          <w:ilvl w:val="2"/>
          <w:numId w:val="115"/>
        </w:numPr>
        <w:spacing w:after="0" w:line="240" w:lineRule="auto"/>
        <w:ind w:left="426" w:hanging="426"/>
        <w:rPr>
          <w:rFonts w:cstheme="minorHAnsi"/>
          <w:b/>
          <w:bCs/>
        </w:rPr>
      </w:pPr>
      <w:proofErr w:type="spellStart"/>
      <w:r w:rsidRPr="00DB25C4">
        <w:rPr>
          <w:rFonts w:cstheme="minorHAnsi"/>
          <w:b/>
          <w:bCs/>
        </w:rPr>
        <w:t>Pelaksanaan</w:t>
      </w:r>
      <w:proofErr w:type="spellEnd"/>
    </w:p>
    <w:p w14:paraId="7D9311A8" w14:textId="77777777" w:rsidR="00B06B75" w:rsidRPr="00DB25C4" w:rsidRDefault="00B06B75" w:rsidP="00687314">
      <w:pPr>
        <w:pStyle w:val="ListParagraph"/>
        <w:spacing w:after="0" w:line="240" w:lineRule="auto"/>
        <w:ind w:left="426" w:firstLine="425"/>
        <w:jc w:val="both"/>
        <w:rPr>
          <w:rFonts w:cstheme="minorHAnsi"/>
        </w:rPr>
      </w:pPr>
      <w:proofErr w:type="spellStart"/>
      <w:r w:rsidRPr="00DB25C4">
        <w:rPr>
          <w:rFonts w:cstheme="minorHAnsi"/>
        </w:rPr>
        <w:t>Sejak</w:t>
      </w:r>
      <w:proofErr w:type="spellEnd"/>
      <w:r w:rsidRPr="00DB25C4">
        <w:rPr>
          <w:rFonts w:cstheme="minorHAnsi"/>
        </w:rPr>
        <w:t xml:space="preserve"> Universitas </w:t>
      </w:r>
      <w:proofErr w:type="spellStart"/>
      <w:r w:rsidRPr="00DB25C4">
        <w:rPr>
          <w:rFonts w:cstheme="minorHAnsi"/>
        </w:rPr>
        <w:t>berdiri</w:t>
      </w:r>
      <w:proofErr w:type="spellEnd"/>
      <w:r w:rsidRPr="00DB25C4">
        <w:rPr>
          <w:rFonts w:cstheme="minorHAnsi"/>
        </w:rPr>
        <w:t xml:space="preserve"> </w:t>
      </w:r>
      <w:proofErr w:type="spellStart"/>
      <w:r w:rsidRPr="00DB25C4">
        <w:rPr>
          <w:rFonts w:cstheme="minorHAnsi"/>
        </w:rPr>
        <w:t>hingga</w:t>
      </w:r>
      <w:proofErr w:type="spellEnd"/>
      <w:r w:rsidRPr="00DB25C4">
        <w:rPr>
          <w:rFonts w:cstheme="minorHAnsi"/>
        </w:rPr>
        <w:t xml:space="preserve"> </w:t>
      </w:r>
      <w:proofErr w:type="spellStart"/>
      <w:r w:rsidRPr="00DB25C4">
        <w:rPr>
          <w:rFonts w:cstheme="minorHAnsi"/>
        </w:rPr>
        <w:t>sekarang</w:t>
      </w:r>
      <w:proofErr w:type="spellEnd"/>
      <w:r w:rsidRPr="00DB25C4">
        <w:rPr>
          <w:rFonts w:cstheme="minorHAnsi"/>
        </w:rPr>
        <w:t xml:space="preserve">, Yayasan </w:t>
      </w:r>
      <w:proofErr w:type="spellStart"/>
      <w:r w:rsidRPr="00DB25C4">
        <w:rPr>
          <w:rFonts w:cstheme="minorHAnsi"/>
        </w:rPr>
        <w:t>memegang</w:t>
      </w:r>
      <w:proofErr w:type="spellEnd"/>
      <w:r w:rsidRPr="00DB25C4">
        <w:rPr>
          <w:rFonts w:cstheme="minorHAnsi"/>
        </w:rPr>
        <w:t xml:space="preserve"> </w:t>
      </w:r>
      <w:proofErr w:type="spellStart"/>
      <w:r w:rsidRPr="00DB25C4">
        <w:rPr>
          <w:rFonts w:cstheme="minorHAnsi"/>
        </w:rPr>
        <w:t>peranan</w:t>
      </w:r>
      <w:proofErr w:type="spellEnd"/>
      <w:r w:rsidRPr="00DB25C4">
        <w:rPr>
          <w:rFonts w:cstheme="minorHAnsi"/>
        </w:rPr>
        <w:t xml:space="preserve"> yang sangat </w:t>
      </w:r>
      <w:proofErr w:type="spellStart"/>
      <w:r w:rsidRPr="00DB25C4">
        <w:rPr>
          <w:rFonts w:cstheme="minorHAnsi"/>
        </w:rPr>
        <w:t>besar</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Yayasan </w:t>
      </w:r>
      <w:proofErr w:type="spellStart"/>
      <w:r w:rsidRPr="00DB25C4">
        <w:rPr>
          <w:rFonts w:cstheme="minorHAnsi"/>
        </w:rPr>
        <w:t>menunjuk</w:t>
      </w:r>
      <w:proofErr w:type="spellEnd"/>
      <w:r w:rsidRPr="00DB25C4">
        <w:rPr>
          <w:rFonts w:cstheme="minorHAnsi"/>
        </w:rPr>
        <w:t xml:space="preserve"> Badan </w:t>
      </w:r>
      <w:proofErr w:type="spellStart"/>
      <w:r w:rsidRPr="00DB25C4">
        <w:rPr>
          <w:rFonts w:cstheme="minorHAnsi"/>
        </w:rPr>
        <w:t>Pelaksana</w:t>
      </w:r>
      <w:proofErr w:type="spellEnd"/>
      <w:r w:rsidRPr="00DB25C4">
        <w:rPr>
          <w:rFonts w:cstheme="minorHAnsi"/>
        </w:rPr>
        <w:t xml:space="preserve"> </w:t>
      </w:r>
      <w:proofErr w:type="spellStart"/>
      <w:r w:rsidRPr="00DB25C4">
        <w:rPr>
          <w:rFonts w:cstheme="minorHAnsi"/>
        </w:rPr>
        <w:t>Pengurus</w:t>
      </w:r>
      <w:proofErr w:type="spellEnd"/>
      <w:r w:rsidRPr="00DB25C4">
        <w:rPr>
          <w:rFonts w:cstheme="minorHAnsi"/>
        </w:rPr>
        <w:t xml:space="preserve"> </w:t>
      </w:r>
      <w:proofErr w:type="spellStart"/>
      <w:r w:rsidRPr="00DB25C4">
        <w:rPr>
          <w:rFonts w:cstheme="minorHAnsi"/>
        </w:rPr>
        <w:t>Harian</w:t>
      </w:r>
      <w:proofErr w:type="spellEnd"/>
      <w:r w:rsidRPr="00DB25C4">
        <w:rPr>
          <w:rFonts w:cstheme="minorHAnsi"/>
        </w:rPr>
        <w:t xml:space="preserve"> (BPPH) yang </w:t>
      </w:r>
      <w:proofErr w:type="spellStart"/>
      <w:r w:rsidRPr="00DB25C4">
        <w:rPr>
          <w:rFonts w:cstheme="minorHAnsi"/>
        </w:rPr>
        <w:t>berkedudukan</w:t>
      </w:r>
      <w:proofErr w:type="spellEnd"/>
      <w:r w:rsidRPr="00DB25C4">
        <w:rPr>
          <w:rFonts w:cstheme="minorHAnsi"/>
        </w:rPr>
        <w:t xml:space="preserve"> di Universitas, yang </w:t>
      </w:r>
      <w:proofErr w:type="spellStart"/>
      <w:r w:rsidRPr="00DB25C4">
        <w:rPr>
          <w:rFonts w:cstheme="minorHAnsi"/>
        </w:rPr>
        <w:t>menjadi</w:t>
      </w:r>
      <w:proofErr w:type="spellEnd"/>
      <w:r w:rsidRPr="00DB25C4">
        <w:rPr>
          <w:rFonts w:cstheme="minorHAnsi"/>
        </w:rPr>
        <w:t xml:space="preserve"> </w:t>
      </w:r>
      <w:proofErr w:type="spellStart"/>
      <w:r w:rsidRPr="00DB25C4">
        <w:rPr>
          <w:rFonts w:cstheme="minorHAnsi"/>
        </w:rPr>
        <w:t>penghubung</w:t>
      </w:r>
      <w:proofErr w:type="spellEnd"/>
      <w:r w:rsidRPr="00DB25C4">
        <w:rPr>
          <w:rFonts w:cstheme="minorHAnsi"/>
        </w:rPr>
        <w:t xml:space="preserve"> Universitas dan Yayasan </w:t>
      </w:r>
      <w:proofErr w:type="spellStart"/>
      <w:r w:rsidRPr="00DB25C4">
        <w:rPr>
          <w:rFonts w:cstheme="minorHAnsi"/>
        </w:rPr>
        <w:t>khususnya</w:t>
      </w:r>
      <w:proofErr w:type="spellEnd"/>
      <w:r w:rsidRPr="00DB25C4">
        <w:rPr>
          <w:rFonts w:cstheme="minorHAnsi"/>
        </w:rPr>
        <w:t xml:space="preserve"> </w:t>
      </w:r>
      <w:proofErr w:type="spellStart"/>
      <w:r w:rsidRPr="00DB25C4">
        <w:rPr>
          <w:rFonts w:cstheme="minorHAnsi"/>
        </w:rPr>
        <w:t>berkaitan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struktur</w:t>
      </w:r>
      <w:proofErr w:type="spellEnd"/>
      <w:r w:rsidRPr="00DB25C4">
        <w:rPr>
          <w:rFonts w:cstheme="minorHAnsi"/>
        </w:rPr>
        <w:t xml:space="preserve"> </w:t>
      </w:r>
      <w:proofErr w:type="spellStart"/>
      <w:r w:rsidRPr="00DB25C4">
        <w:rPr>
          <w:rFonts w:cstheme="minorHAnsi"/>
        </w:rPr>
        <w:t>organisasi</w:t>
      </w:r>
      <w:proofErr w:type="spellEnd"/>
      <w:r w:rsidRPr="00DB25C4">
        <w:rPr>
          <w:rFonts w:cstheme="minorHAnsi"/>
        </w:rPr>
        <w:t xml:space="preserve"> Universitas yang </w:t>
      </w:r>
      <w:proofErr w:type="spellStart"/>
      <w:r w:rsidRPr="00DB25C4">
        <w:rPr>
          <w:rFonts w:cstheme="minorHAnsi"/>
        </w:rPr>
        <w:t>tertuang</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r w:rsidRPr="00DB25C4">
        <w:rPr>
          <w:rFonts w:cstheme="minorHAnsi"/>
          <w:u w:val="single"/>
        </w:rPr>
        <w:t xml:space="preserve">SK </w:t>
      </w:r>
      <w:proofErr w:type="spellStart"/>
      <w:r w:rsidRPr="00DB25C4">
        <w:rPr>
          <w:rFonts w:cstheme="minorHAnsi"/>
          <w:u w:val="single"/>
        </w:rPr>
        <w:t>Rektor</w:t>
      </w:r>
      <w:proofErr w:type="spellEnd"/>
      <w:r w:rsidRPr="00DB25C4">
        <w:rPr>
          <w:rFonts w:cstheme="minorHAnsi"/>
          <w:u w:val="single"/>
        </w:rPr>
        <w:t xml:space="preserve"> </w:t>
      </w:r>
      <w:proofErr w:type="spellStart"/>
      <w:r w:rsidRPr="00DB25C4">
        <w:rPr>
          <w:rFonts w:cstheme="minorHAnsi"/>
          <w:u w:val="single"/>
        </w:rPr>
        <w:t>nomor</w:t>
      </w:r>
      <w:proofErr w:type="spellEnd"/>
      <w:r w:rsidRPr="00DB25C4">
        <w:rPr>
          <w:rFonts w:cstheme="minorHAnsi"/>
          <w:u w:val="single"/>
        </w:rPr>
        <w:t xml:space="preserve"> 0001/MACHUNG/SKREK/I/2020</w:t>
      </w:r>
      <w:r w:rsidRPr="00DB25C4">
        <w:rPr>
          <w:rFonts w:cstheme="minorHAnsi"/>
        </w:rPr>
        <w:t xml:space="preserve">, </w:t>
      </w:r>
      <w:proofErr w:type="spellStart"/>
      <w:r w:rsidRPr="00DB25C4">
        <w:rPr>
          <w:rFonts w:cstheme="minorHAnsi"/>
        </w:rPr>
        <w:t>terdapat</w:t>
      </w:r>
      <w:proofErr w:type="spellEnd"/>
      <w:r w:rsidRPr="00DB25C4">
        <w:rPr>
          <w:rFonts w:cstheme="minorHAnsi"/>
        </w:rPr>
        <w:t xml:space="preserve"> </w:t>
      </w:r>
      <w:proofErr w:type="gramStart"/>
      <w:r w:rsidRPr="00DB25C4">
        <w:rPr>
          <w:rFonts w:cstheme="minorHAnsi"/>
        </w:rPr>
        <w:t>2 unit</w:t>
      </w:r>
      <w:proofErr w:type="gramEnd"/>
      <w:r w:rsidRPr="00DB25C4">
        <w:rPr>
          <w:rFonts w:cstheme="minorHAnsi"/>
        </w:rPr>
        <w:t xml:space="preserve"> yang </w:t>
      </w:r>
      <w:proofErr w:type="spellStart"/>
      <w:r w:rsidRPr="00DB25C4">
        <w:rPr>
          <w:rFonts w:cstheme="minorHAnsi"/>
        </w:rPr>
        <w:t>berkaitan</w:t>
      </w:r>
      <w:proofErr w:type="spellEnd"/>
      <w:r w:rsidRPr="00DB25C4">
        <w:rPr>
          <w:rFonts w:cstheme="minorHAnsi"/>
        </w:rPr>
        <w:t xml:space="preserve"> </w:t>
      </w:r>
      <w:proofErr w:type="spellStart"/>
      <w:r w:rsidRPr="00DB25C4">
        <w:rPr>
          <w:rFonts w:cstheme="minorHAnsi"/>
        </w:rPr>
        <w:t>langsung</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yakni</w:t>
      </w:r>
      <w:proofErr w:type="spellEnd"/>
      <w:r w:rsidRPr="00DB25C4">
        <w:rPr>
          <w:rFonts w:cstheme="minorHAnsi"/>
        </w:rPr>
        <w:t xml:space="preserve"> Badan </w:t>
      </w:r>
      <w:proofErr w:type="spellStart"/>
      <w:r w:rsidRPr="00DB25C4">
        <w:rPr>
          <w:rFonts w:cstheme="minorHAnsi"/>
        </w:rPr>
        <w:t>Perencanaan</w:t>
      </w:r>
      <w:proofErr w:type="spellEnd"/>
      <w:r w:rsidRPr="00DB25C4">
        <w:rPr>
          <w:rFonts w:cstheme="minorHAnsi"/>
        </w:rPr>
        <w:t xml:space="preserve"> dan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Renbang</w:t>
      </w:r>
      <w:proofErr w:type="spellEnd"/>
      <w:r w:rsidRPr="00DB25C4">
        <w:rPr>
          <w:rFonts w:cstheme="minorHAnsi"/>
        </w:rPr>
        <w:t xml:space="preserve">) dan Bagian </w:t>
      </w:r>
      <w:proofErr w:type="spellStart"/>
      <w:r w:rsidRPr="00DB25C4">
        <w:rPr>
          <w:rFonts w:cstheme="minorHAnsi"/>
        </w:rPr>
        <w:t>Keuangan</w:t>
      </w:r>
      <w:proofErr w:type="spellEnd"/>
      <w:r w:rsidRPr="00DB25C4">
        <w:rPr>
          <w:rFonts w:cstheme="minorHAnsi"/>
        </w:rPr>
        <w:t xml:space="preserve"> (Biro </w:t>
      </w:r>
      <w:proofErr w:type="spellStart"/>
      <w:r w:rsidRPr="00DB25C4">
        <w:rPr>
          <w:rFonts w:cstheme="minorHAnsi"/>
        </w:rPr>
        <w:t>Sumber</w:t>
      </w:r>
      <w:proofErr w:type="spellEnd"/>
      <w:r w:rsidRPr="00DB25C4">
        <w:rPr>
          <w:rFonts w:cstheme="minorHAnsi"/>
        </w:rPr>
        <w:t xml:space="preserve"> Daya dan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Siklus</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Universitas </w:t>
      </w:r>
      <w:proofErr w:type="spellStart"/>
      <w:r w:rsidRPr="00DB25C4">
        <w:rPr>
          <w:rFonts w:cstheme="minorHAnsi"/>
        </w:rPr>
        <w:t>berikut</w:t>
      </w:r>
      <w:proofErr w:type="spellEnd"/>
      <w:r w:rsidRPr="00DB25C4">
        <w:rPr>
          <w:rFonts w:cstheme="minorHAnsi"/>
        </w:rPr>
        <w:t xml:space="preserve">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menjelaskan</w:t>
      </w:r>
      <w:proofErr w:type="spellEnd"/>
      <w:r w:rsidRPr="00DB25C4">
        <w:rPr>
          <w:rFonts w:cstheme="minorHAnsi"/>
        </w:rPr>
        <w:t xml:space="preserve"> </w:t>
      </w:r>
      <w:proofErr w:type="spellStart"/>
      <w:r w:rsidRPr="00DB25C4">
        <w:rPr>
          <w:rFonts w:cstheme="minorHAnsi"/>
        </w:rPr>
        <w:t>sekaligus</w:t>
      </w:r>
      <w:proofErr w:type="spellEnd"/>
      <w:r w:rsidRPr="00DB25C4">
        <w:rPr>
          <w:rFonts w:cstheme="minorHAnsi"/>
        </w:rPr>
        <w:t xml:space="preserve"> </w:t>
      </w:r>
      <w:proofErr w:type="spellStart"/>
      <w:r w:rsidRPr="00DB25C4">
        <w:rPr>
          <w:rFonts w:cstheme="minorHAnsi"/>
        </w:rPr>
        <w:t>peran</w:t>
      </w:r>
      <w:proofErr w:type="spellEnd"/>
      <w:r w:rsidRPr="00DB25C4">
        <w:rPr>
          <w:rFonts w:cstheme="minorHAnsi"/>
        </w:rPr>
        <w:t xml:space="preserve"> </w:t>
      </w:r>
      <w:proofErr w:type="spellStart"/>
      <w:r w:rsidRPr="00DB25C4">
        <w:rPr>
          <w:rFonts w:cstheme="minorHAnsi"/>
        </w:rPr>
        <w:t>tiap</w:t>
      </w:r>
      <w:proofErr w:type="spellEnd"/>
      <w:r w:rsidRPr="00DB25C4">
        <w:rPr>
          <w:rFonts w:cstheme="minorHAnsi"/>
        </w:rPr>
        <w:t xml:space="preserve"> unit yang </w:t>
      </w:r>
      <w:proofErr w:type="spellStart"/>
      <w:r w:rsidRPr="00DB25C4">
        <w:rPr>
          <w:rFonts w:cstheme="minorHAnsi"/>
        </w:rPr>
        <w:t>berkaitan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Universitas. </w:t>
      </w:r>
    </w:p>
    <w:p w14:paraId="0E1954B1" w14:textId="77777777" w:rsidR="00B06B75" w:rsidRPr="00DB25C4" w:rsidRDefault="00B06B75" w:rsidP="00687314">
      <w:pPr>
        <w:pStyle w:val="ListParagraph"/>
        <w:spacing w:after="0" w:line="240" w:lineRule="auto"/>
        <w:ind w:left="426" w:firstLine="425"/>
        <w:jc w:val="both"/>
        <w:rPr>
          <w:rFonts w:cstheme="minorHAnsi"/>
        </w:rPr>
      </w:pPr>
      <w:proofErr w:type="spellStart"/>
      <w:r w:rsidRPr="00DB25C4">
        <w:rPr>
          <w:rFonts w:cstheme="minorHAnsi"/>
          <w:i/>
          <w:iCs/>
        </w:rPr>
        <w:t>Rencana</w:t>
      </w:r>
      <w:proofErr w:type="spellEnd"/>
      <w:r w:rsidRPr="00DB25C4">
        <w:rPr>
          <w:rFonts w:cstheme="minorHAnsi"/>
          <w:i/>
          <w:iCs/>
        </w:rPr>
        <w:t xml:space="preserve"> </w:t>
      </w:r>
      <w:proofErr w:type="spellStart"/>
      <w:r w:rsidRPr="00DB25C4">
        <w:rPr>
          <w:rFonts w:cstheme="minorHAnsi"/>
          <w:i/>
          <w:iCs/>
        </w:rPr>
        <w:t>Penerimaan</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disusun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melibatkan</w:t>
      </w:r>
      <w:proofErr w:type="spellEnd"/>
      <w:r w:rsidRPr="00DB25C4">
        <w:rPr>
          <w:rFonts w:cstheme="minorHAnsi"/>
        </w:rPr>
        <w:t xml:space="preserve"> </w:t>
      </w:r>
      <w:proofErr w:type="spellStart"/>
      <w:r w:rsidRPr="00DB25C4">
        <w:rPr>
          <w:rFonts w:cstheme="minorHAnsi"/>
        </w:rPr>
        <w:t>semua</w:t>
      </w:r>
      <w:proofErr w:type="spellEnd"/>
      <w:r w:rsidRPr="00DB25C4">
        <w:rPr>
          <w:rFonts w:cstheme="minorHAnsi"/>
        </w:rPr>
        <w:t xml:space="preserve"> </w:t>
      </w:r>
      <w:proofErr w:type="spellStart"/>
      <w:r w:rsidRPr="00DB25C4">
        <w:rPr>
          <w:rFonts w:cstheme="minorHAnsi"/>
        </w:rPr>
        <w:t>pihak</w:t>
      </w:r>
      <w:proofErr w:type="spellEnd"/>
      <w:r w:rsidRPr="00DB25C4">
        <w:rPr>
          <w:rFonts w:cstheme="minorHAnsi"/>
        </w:rPr>
        <w:t xml:space="preserve"> yang </w:t>
      </w:r>
      <w:proofErr w:type="spellStart"/>
      <w:r w:rsidRPr="00DB25C4">
        <w:rPr>
          <w:rFonts w:cstheme="minorHAnsi"/>
        </w:rPr>
        <w:t>terkait</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dana, </w:t>
      </w:r>
      <w:proofErr w:type="spellStart"/>
      <w:r w:rsidRPr="00DB25C4">
        <w:rPr>
          <w:rFonts w:cstheme="minorHAnsi"/>
        </w:rPr>
        <w:t>yaitu</w:t>
      </w:r>
      <w:proofErr w:type="spellEnd"/>
      <w:r w:rsidRPr="00DB25C4">
        <w:rPr>
          <w:rFonts w:cstheme="minorHAnsi"/>
        </w:rPr>
        <w:t xml:space="preserve"> Bagian </w:t>
      </w:r>
      <w:proofErr w:type="spellStart"/>
      <w:r w:rsidRPr="00DB25C4">
        <w:rPr>
          <w:rFonts w:cstheme="minorHAnsi"/>
        </w:rPr>
        <w:t>Keuangan</w:t>
      </w:r>
      <w:proofErr w:type="spellEnd"/>
      <w:r w:rsidRPr="00DB25C4">
        <w:rPr>
          <w:rFonts w:cstheme="minorHAnsi"/>
        </w:rPr>
        <w:t xml:space="preserve">, Badan </w:t>
      </w:r>
      <w:proofErr w:type="spellStart"/>
      <w:r w:rsidRPr="00DB25C4">
        <w:rPr>
          <w:rFonts w:cstheme="minorHAnsi"/>
        </w:rPr>
        <w:t>Perencanaan</w:t>
      </w:r>
      <w:proofErr w:type="spellEnd"/>
      <w:r w:rsidRPr="00DB25C4">
        <w:rPr>
          <w:rFonts w:cstheme="minorHAnsi"/>
        </w:rPr>
        <w:t xml:space="preserve"> dan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unit-unit lain yang </w:t>
      </w:r>
      <w:proofErr w:type="spellStart"/>
      <w:r w:rsidRPr="00DB25C4">
        <w:rPr>
          <w:rFonts w:cstheme="minorHAnsi"/>
        </w:rPr>
        <w:t>dianggap</w:t>
      </w:r>
      <w:proofErr w:type="spellEnd"/>
      <w:r w:rsidRPr="00DB25C4">
        <w:rPr>
          <w:rFonts w:cstheme="minorHAnsi"/>
        </w:rPr>
        <w:t xml:space="preserve">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informasi</w:t>
      </w:r>
      <w:proofErr w:type="spellEnd"/>
      <w:r w:rsidRPr="00DB25C4">
        <w:rPr>
          <w:rFonts w:cstheme="minorHAnsi"/>
        </w:rPr>
        <w:t xml:space="preserve"> </w:t>
      </w:r>
      <w:proofErr w:type="spellStart"/>
      <w:r w:rsidRPr="00DB25C4">
        <w:rPr>
          <w:rFonts w:cstheme="minorHAnsi"/>
        </w:rPr>
        <w:t>terkait</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universitas </w:t>
      </w:r>
      <w:proofErr w:type="spellStart"/>
      <w:r w:rsidRPr="00DB25C4">
        <w:rPr>
          <w:rFonts w:cstheme="minorHAnsi"/>
        </w:rPr>
        <w:t>yakni</w:t>
      </w:r>
      <w:proofErr w:type="spellEnd"/>
      <w:r w:rsidRPr="00DB25C4">
        <w:rPr>
          <w:rFonts w:cstheme="minorHAnsi"/>
        </w:rPr>
        <w:t xml:space="preserve"> Badan </w:t>
      </w:r>
      <w:proofErr w:type="spellStart"/>
      <w:r w:rsidRPr="00DB25C4">
        <w:rPr>
          <w:rFonts w:cstheme="minorHAnsi"/>
        </w:rPr>
        <w:t>Pengelola</w:t>
      </w:r>
      <w:proofErr w:type="spellEnd"/>
      <w:r w:rsidRPr="00DB25C4">
        <w:rPr>
          <w:rFonts w:cstheme="minorHAnsi"/>
        </w:rPr>
        <w:t xml:space="preserve"> Usaha Universitas (BPUU). </w:t>
      </w:r>
      <w:proofErr w:type="spellStart"/>
      <w:r w:rsidRPr="00DB25C4">
        <w:rPr>
          <w:rFonts w:cstheme="minorHAnsi"/>
        </w:rPr>
        <w:t>Prosedur</w:t>
      </w:r>
      <w:proofErr w:type="spellEnd"/>
      <w:r w:rsidRPr="00DB25C4">
        <w:rPr>
          <w:rFonts w:cstheme="minorHAnsi"/>
        </w:rPr>
        <w:t xml:space="preserve"> </w:t>
      </w:r>
      <w:proofErr w:type="spellStart"/>
      <w:r w:rsidRPr="00DB25C4">
        <w:rPr>
          <w:rFonts w:cstheme="minorHAnsi"/>
        </w:rPr>
        <w:t>penyusunan</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w:t>
      </w:r>
      <w:proofErr w:type="spellStart"/>
      <w:r w:rsidRPr="00DB25C4">
        <w:rPr>
          <w:rFonts w:cstheme="minorHAnsi"/>
        </w:rPr>
        <w:t>tercantum</w:t>
      </w:r>
      <w:proofErr w:type="spellEnd"/>
      <w:r w:rsidRPr="00DB25C4">
        <w:rPr>
          <w:rFonts w:cstheme="minorHAnsi"/>
        </w:rPr>
        <w:t xml:space="preserve"> pada SOP </w:t>
      </w:r>
      <w:proofErr w:type="spellStart"/>
      <w:r w:rsidRPr="00DB25C4">
        <w:rPr>
          <w:rFonts w:cstheme="minorHAnsi"/>
        </w:rPr>
        <w:t>Nomor</w:t>
      </w:r>
      <w:proofErr w:type="spellEnd"/>
      <w:r w:rsidRPr="00DB25C4">
        <w:rPr>
          <w:rFonts w:cstheme="minorHAnsi"/>
        </w:rPr>
        <w:t xml:space="preserve">: </w:t>
      </w:r>
      <w:r w:rsidRPr="00DB25C4">
        <w:rPr>
          <w:rFonts w:cstheme="minorHAnsi"/>
          <w:u w:val="single"/>
        </w:rPr>
        <w:t>RENBANG-SOP-PPRPU-001-V-2016</w:t>
      </w:r>
      <w:r w:rsidRPr="00DB25C4">
        <w:rPr>
          <w:rFonts w:cstheme="minorHAnsi"/>
        </w:rPr>
        <w:t xml:space="preserve">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Penyusunan</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Universitas. </w:t>
      </w:r>
    </w:p>
    <w:p w14:paraId="7CD2CB1C" w14:textId="77777777" w:rsidR="00B06B75" w:rsidRPr="00DB25C4" w:rsidRDefault="00B06B75" w:rsidP="00687314">
      <w:pPr>
        <w:pStyle w:val="ListParagraph"/>
        <w:spacing w:after="0" w:line="240" w:lineRule="auto"/>
        <w:ind w:left="426" w:firstLine="425"/>
        <w:jc w:val="both"/>
        <w:rPr>
          <w:rFonts w:cstheme="minorHAnsi"/>
        </w:rPr>
      </w:pPr>
      <w:proofErr w:type="spellStart"/>
      <w:r w:rsidRPr="00DB25C4">
        <w:rPr>
          <w:rFonts w:cstheme="minorHAnsi"/>
          <w:i/>
          <w:iCs/>
        </w:rPr>
        <w:t>Rencana</w:t>
      </w:r>
      <w:proofErr w:type="spellEnd"/>
      <w:r w:rsidRPr="00DB25C4">
        <w:rPr>
          <w:rFonts w:cstheme="minorHAnsi"/>
          <w:i/>
          <w:iCs/>
        </w:rPr>
        <w:t xml:space="preserve"> </w:t>
      </w:r>
      <w:proofErr w:type="spellStart"/>
      <w:r w:rsidRPr="00DB25C4">
        <w:rPr>
          <w:rFonts w:cstheme="minorHAnsi"/>
          <w:i/>
          <w:iCs/>
        </w:rPr>
        <w:t>Kegiatan</w:t>
      </w:r>
      <w:proofErr w:type="spellEnd"/>
      <w:r w:rsidRPr="00DB25C4">
        <w:rPr>
          <w:rFonts w:cstheme="minorHAnsi"/>
          <w:i/>
          <w:iCs/>
        </w:rPr>
        <w:t xml:space="preserve"> dan </w:t>
      </w:r>
      <w:proofErr w:type="spellStart"/>
      <w:r w:rsidRPr="00DB25C4">
        <w:rPr>
          <w:rFonts w:cstheme="minorHAnsi"/>
          <w:i/>
          <w:iCs/>
        </w:rPr>
        <w:t>Anggaran</w:t>
      </w:r>
      <w:proofErr w:type="spellEnd"/>
      <w:r w:rsidRPr="00DB25C4">
        <w:rPr>
          <w:rFonts w:cstheme="minorHAnsi"/>
          <w:i/>
          <w:iCs/>
        </w:rPr>
        <w:t xml:space="preserve"> </w:t>
      </w:r>
      <w:proofErr w:type="spellStart"/>
      <w:r w:rsidRPr="00DB25C4">
        <w:rPr>
          <w:rFonts w:cstheme="minorHAnsi"/>
          <w:i/>
          <w:iCs/>
        </w:rPr>
        <w:t>Kegiatan</w:t>
      </w:r>
      <w:proofErr w:type="spellEnd"/>
      <w:r w:rsidRPr="00DB25C4">
        <w:rPr>
          <w:rFonts w:cstheme="minorHAnsi"/>
          <w:i/>
          <w:iCs/>
        </w:rPr>
        <w:t xml:space="preserve"> </w:t>
      </w:r>
      <w:proofErr w:type="spellStart"/>
      <w:r w:rsidRPr="00DB25C4">
        <w:rPr>
          <w:rFonts w:cstheme="minorHAnsi"/>
          <w:i/>
          <w:iCs/>
        </w:rPr>
        <w:t>Tahunan</w:t>
      </w:r>
      <w:proofErr w:type="spellEnd"/>
      <w:r w:rsidRPr="00DB25C4">
        <w:rPr>
          <w:rFonts w:cstheme="minorHAnsi"/>
          <w:i/>
          <w:iCs/>
        </w:rPr>
        <w:t xml:space="preserve"> (RKAT)</w:t>
      </w:r>
      <w:r w:rsidRPr="00DB25C4">
        <w:rPr>
          <w:rFonts w:cstheme="minorHAnsi"/>
        </w:rPr>
        <w:t xml:space="preserve">; RKAT </w:t>
      </w:r>
      <w:proofErr w:type="spellStart"/>
      <w:r w:rsidRPr="00DB25C4">
        <w:rPr>
          <w:rFonts w:cstheme="minorHAnsi"/>
        </w:rPr>
        <w:t>bersifat</w:t>
      </w:r>
      <w:proofErr w:type="spellEnd"/>
      <w:r w:rsidRPr="00DB25C4">
        <w:rPr>
          <w:rFonts w:cstheme="minorHAnsi"/>
        </w:rPr>
        <w:t xml:space="preserve"> bottom up </w:t>
      </w:r>
      <w:proofErr w:type="spellStart"/>
      <w:r w:rsidRPr="00DB25C4">
        <w:rPr>
          <w:rFonts w:cstheme="minorHAnsi"/>
        </w:rPr>
        <w:t>yakni</w:t>
      </w:r>
      <w:proofErr w:type="spellEnd"/>
      <w:r w:rsidRPr="00DB25C4">
        <w:rPr>
          <w:rFonts w:cstheme="minorHAnsi"/>
        </w:rPr>
        <w:t xml:space="preserve"> </w:t>
      </w:r>
      <w:proofErr w:type="spellStart"/>
      <w:r w:rsidRPr="00DB25C4">
        <w:rPr>
          <w:rFonts w:cstheme="minorHAnsi"/>
        </w:rPr>
        <w:t>diusulkan</w:t>
      </w:r>
      <w:proofErr w:type="spellEnd"/>
      <w:r w:rsidRPr="00DB25C4">
        <w:rPr>
          <w:rFonts w:cstheme="minorHAnsi"/>
        </w:rPr>
        <w:t xml:space="preserve"> oleh </w:t>
      </w:r>
      <w:proofErr w:type="spellStart"/>
      <w:r w:rsidRPr="00DB25C4">
        <w:rPr>
          <w:rFonts w:cstheme="minorHAnsi"/>
        </w:rPr>
        <w:t>tiap</w:t>
      </w:r>
      <w:proofErr w:type="spellEnd"/>
      <w:r w:rsidRPr="00DB25C4">
        <w:rPr>
          <w:rFonts w:cstheme="minorHAnsi"/>
        </w:rPr>
        <w:t xml:space="preserve"> unit </w:t>
      </w:r>
      <w:proofErr w:type="spellStart"/>
      <w:r w:rsidRPr="00DB25C4">
        <w:rPr>
          <w:rFonts w:cstheme="minorHAnsi"/>
        </w:rPr>
        <w:t>kerja</w:t>
      </w:r>
      <w:proofErr w:type="spellEnd"/>
      <w:r w:rsidRPr="00DB25C4">
        <w:rPr>
          <w:rFonts w:cstheme="minorHAnsi"/>
        </w:rPr>
        <w:t xml:space="preserve"> di Universitas pada </w:t>
      </w:r>
      <w:proofErr w:type="spellStart"/>
      <w:r w:rsidRPr="00DB25C4">
        <w:rPr>
          <w:rFonts w:cstheme="minorHAnsi"/>
        </w:rPr>
        <w:t>awal</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RKAT </w:t>
      </w:r>
      <w:proofErr w:type="spellStart"/>
      <w:r w:rsidRPr="00DB25C4">
        <w:rPr>
          <w:rFonts w:cstheme="minorHAnsi"/>
        </w:rPr>
        <w:t>disusun</w:t>
      </w:r>
      <w:proofErr w:type="spellEnd"/>
      <w:r w:rsidRPr="00DB25C4">
        <w:rPr>
          <w:rFonts w:cstheme="minorHAnsi"/>
        </w:rPr>
        <w:t xml:space="preserve"> </w:t>
      </w:r>
      <w:proofErr w:type="spellStart"/>
      <w:r w:rsidRPr="00DB25C4">
        <w:rPr>
          <w:rFonts w:cstheme="minorHAnsi"/>
        </w:rPr>
        <w:t>mulai</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aras</w:t>
      </w:r>
      <w:proofErr w:type="spellEnd"/>
      <w:r w:rsidRPr="00DB25C4">
        <w:rPr>
          <w:rFonts w:cstheme="minorHAnsi"/>
        </w:rPr>
        <w:t xml:space="preserve"> program </w:t>
      </w:r>
      <w:proofErr w:type="spellStart"/>
      <w:r w:rsidRPr="00DB25C4">
        <w:rPr>
          <w:rFonts w:cstheme="minorHAnsi"/>
        </w:rPr>
        <w:t>studi</w:t>
      </w:r>
      <w:proofErr w:type="spellEnd"/>
      <w:r w:rsidRPr="00DB25C4">
        <w:rPr>
          <w:rFonts w:cstheme="minorHAnsi"/>
        </w:rPr>
        <w:t>/</w:t>
      </w:r>
      <w:proofErr w:type="spellStart"/>
      <w:r w:rsidRPr="00DB25C4">
        <w:rPr>
          <w:rFonts w:cstheme="minorHAnsi"/>
        </w:rPr>
        <w:t>bagian</w:t>
      </w:r>
      <w:proofErr w:type="spellEnd"/>
      <w:r w:rsidRPr="00DB25C4">
        <w:rPr>
          <w:rFonts w:cstheme="minorHAnsi"/>
        </w:rPr>
        <w:t xml:space="preserve">, yang </w:t>
      </w:r>
      <w:proofErr w:type="spellStart"/>
      <w:r w:rsidRPr="00DB25C4">
        <w:rPr>
          <w:rFonts w:cstheme="minorHAnsi"/>
        </w:rPr>
        <w:t>selanjutnya</w:t>
      </w:r>
      <w:proofErr w:type="spellEnd"/>
      <w:r w:rsidRPr="00DB25C4">
        <w:rPr>
          <w:rFonts w:cstheme="minorHAnsi"/>
        </w:rPr>
        <w:t xml:space="preserve"> </w:t>
      </w:r>
      <w:proofErr w:type="spellStart"/>
      <w:r w:rsidRPr="00DB25C4">
        <w:rPr>
          <w:rFonts w:cstheme="minorHAnsi"/>
        </w:rPr>
        <w:t>diserahkan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w:t>
      </w:r>
      <w:proofErr w:type="spellStart"/>
      <w:r w:rsidRPr="00DB25C4">
        <w:rPr>
          <w:rFonts w:cstheme="minorHAnsi"/>
        </w:rPr>
        <w:t>Fakultas</w:t>
      </w:r>
      <w:proofErr w:type="spellEnd"/>
      <w:r w:rsidRPr="00DB25C4">
        <w:rPr>
          <w:rFonts w:cstheme="minorHAnsi"/>
        </w:rPr>
        <w:t xml:space="preserve">/Lembaga/Biro/Badan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ditinjau</w:t>
      </w:r>
      <w:proofErr w:type="spellEnd"/>
      <w:r w:rsidRPr="00DB25C4">
        <w:rPr>
          <w:rFonts w:cstheme="minorHAnsi"/>
        </w:rPr>
        <w:t xml:space="preserve"> dan </w:t>
      </w:r>
      <w:proofErr w:type="spellStart"/>
      <w:r w:rsidRPr="00DB25C4">
        <w:rPr>
          <w:rFonts w:cstheme="minorHAnsi"/>
        </w:rPr>
        <w:t>direkapitulasi</w:t>
      </w:r>
      <w:proofErr w:type="spellEnd"/>
      <w:r w:rsidRPr="00DB25C4">
        <w:rPr>
          <w:rFonts w:cstheme="minorHAnsi"/>
        </w:rPr>
        <w:t xml:space="preserve">, </w:t>
      </w:r>
      <w:proofErr w:type="spellStart"/>
      <w:r w:rsidRPr="00DB25C4">
        <w:rPr>
          <w:rFonts w:cstheme="minorHAnsi"/>
        </w:rPr>
        <w:t>sebelum</w:t>
      </w:r>
      <w:proofErr w:type="spellEnd"/>
      <w:r w:rsidRPr="00DB25C4">
        <w:rPr>
          <w:rFonts w:cstheme="minorHAnsi"/>
        </w:rPr>
        <w:t xml:space="preserve"> </w:t>
      </w:r>
      <w:proofErr w:type="spellStart"/>
      <w:r w:rsidRPr="00DB25C4">
        <w:rPr>
          <w:rFonts w:cstheme="minorHAnsi"/>
        </w:rPr>
        <w:t>akhirnya</w:t>
      </w:r>
      <w:proofErr w:type="spellEnd"/>
      <w:r w:rsidRPr="00DB25C4">
        <w:rPr>
          <w:rFonts w:cstheme="minorHAnsi"/>
        </w:rPr>
        <w:t xml:space="preserve"> </w:t>
      </w:r>
      <w:proofErr w:type="spellStart"/>
      <w:r w:rsidRPr="00DB25C4">
        <w:rPr>
          <w:rFonts w:cstheme="minorHAnsi"/>
        </w:rPr>
        <w:t>disampaikan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Badan </w:t>
      </w:r>
      <w:proofErr w:type="spellStart"/>
      <w:r w:rsidRPr="00DB25C4">
        <w:rPr>
          <w:rFonts w:cstheme="minorHAnsi"/>
        </w:rPr>
        <w:t>Renbang</w:t>
      </w:r>
      <w:proofErr w:type="spellEnd"/>
      <w:r w:rsidRPr="00DB25C4">
        <w:rPr>
          <w:rFonts w:cstheme="minorHAnsi"/>
        </w:rPr>
        <w:t xml:space="preserve">. Adapun </w:t>
      </w:r>
      <w:proofErr w:type="spellStart"/>
      <w:r w:rsidRPr="00DB25C4">
        <w:rPr>
          <w:rFonts w:cstheme="minorHAnsi"/>
        </w:rPr>
        <w:t>prosedur</w:t>
      </w:r>
      <w:proofErr w:type="spellEnd"/>
      <w:r w:rsidRPr="00DB25C4">
        <w:rPr>
          <w:rFonts w:cstheme="minorHAnsi"/>
        </w:rPr>
        <w:t xml:space="preserve"> </w:t>
      </w:r>
      <w:proofErr w:type="spellStart"/>
      <w:r w:rsidRPr="00DB25C4">
        <w:rPr>
          <w:rFonts w:cstheme="minorHAnsi"/>
        </w:rPr>
        <w:t>penyusunan</w:t>
      </w:r>
      <w:proofErr w:type="spellEnd"/>
      <w:r w:rsidRPr="00DB25C4">
        <w:rPr>
          <w:rFonts w:cstheme="minorHAnsi"/>
        </w:rPr>
        <w:t xml:space="preserve"> RKAT yang </w:t>
      </w:r>
      <w:proofErr w:type="spellStart"/>
      <w:r w:rsidRPr="00DB25C4">
        <w:rPr>
          <w:rFonts w:cstheme="minorHAnsi"/>
        </w:rPr>
        <w:t>digunakan</w:t>
      </w:r>
      <w:proofErr w:type="spellEnd"/>
      <w:r w:rsidRPr="00DB25C4">
        <w:rPr>
          <w:rFonts w:cstheme="minorHAnsi"/>
        </w:rPr>
        <w:t xml:space="preserve"> oleh </w:t>
      </w:r>
      <w:proofErr w:type="spellStart"/>
      <w:r w:rsidRPr="00DB25C4">
        <w:rPr>
          <w:rFonts w:cstheme="minorHAnsi"/>
        </w:rPr>
        <w:t>setiap</w:t>
      </w:r>
      <w:proofErr w:type="spellEnd"/>
      <w:r w:rsidRPr="00DB25C4">
        <w:rPr>
          <w:rFonts w:cstheme="minorHAnsi"/>
        </w:rPr>
        <w:t xml:space="preserve"> unit </w:t>
      </w:r>
      <w:proofErr w:type="spellStart"/>
      <w:r w:rsidRPr="00DB25C4">
        <w:rPr>
          <w:rFonts w:cstheme="minorHAnsi"/>
        </w:rPr>
        <w:t>kerja</w:t>
      </w:r>
      <w:proofErr w:type="spellEnd"/>
      <w:r w:rsidRPr="00DB25C4">
        <w:rPr>
          <w:rFonts w:cstheme="minorHAnsi"/>
        </w:rPr>
        <w:t xml:space="preserve"> </w:t>
      </w:r>
      <w:proofErr w:type="spellStart"/>
      <w:r w:rsidRPr="00DB25C4">
        <w:rPr>
          <w:rFonts w:cstheme="minorHAnsi"/>
        </w:rPr>
        <w:t>tercantum</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SOP </w:t>
      </w:r>
      <w:proofErr w:type="spellStart"/>
      <w:r w:rsidRPr="00DB25C4">
        <w:rPr>
          <w:rFonts w:cstheme="minorHAnsi"/>
        </w:rPr>
        <w:t>Nomor</w:t>
      </w:r>
      <w:proofErr w:type="spellEnd"/>
      <w:r w:rsidRPr="00DB25C4">
        <w:rPr>
          <w:rFonts w:cstheme="minorHAnsi"/>
        </w:rPr>
        <w:t xml:space="preserve">: </w:t>
      </w:r>
      <w:r w:rsidRPr="00DB25C4">
        <w:rPr>
          <w:rFonts w:cstheme="minorHAnsi"/>
          <w:u w:val="single"/>
        </w:rPr>
        <w:t>RENBANG-SOP-PRKAT-002-V-2016</w:t>
      </w:r>
      <w:r w:rsidRPr="00DB25C4">
        <w:rPr>
          <w:rFonts w:cstheme="minorHAnsi"/>
        </w:rPr>
        <w:t xml:space="preserve">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Penyusunan</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Kerja</w:t>
      </w:r>
      <w:proofErr w:type="spellEnd"/>
      <w:r w:rsidRPr="00DB25C4">
        <w:rPr>
          <w:rFonts w:cstheme="minorHAnsi"/>
        </w:rPr>
        <w:t xml:space="preserve"> dan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Tahunan</w:t>
      </w:r>
      <w:proofErr w:type="spellEnd"/>
      <w:r w:rsidRPr="00DB25C4">
        <w:rPr>
          <w:rFonts w:cstheme="minorHAnsi"/>
        </w:rPr>
        <w:t xml:space="preserve"> Universitas. </w:t>
      </w:r>
    </w:p>
    <w:p w14:paraId="3DC6F5F2" w14:textId="77777777" w:rsidR="00B06B75" w:rsidRPr="00DB25C4" w:rsidRDefault="00B06B75" w:rsidP="00687314">
      <w:pPr>
        <w:pStyle w:val="ListParagraph"/>
        <w:spacing w:after="0" w:line="240" w:lineRule="auto"/>
        <w:ind w:left="426" w:firstLine="425"/>
        <w:jc w:val="both"/>
        <w:rPr>
          <w:rFonts w:cstheme="minorHAnsi"/>
        </w:rPr>
      </w:pPr>
      <w:proofErr w:type="spellStart"/>
      <w:r w:rsidRPr="00DB25C4">
        <w:rPr>
          <w:rFonts w:cstheme="minorHAnsi"/>
          <w:i/>
          <w:iCs/>
        </w:rPr>
        <w:t>Tahap</w:t>
      </w:r>
      <w:proofErr w:type="spellEnd"/>
      <w:r w:rsidRPr="00DB25C4">
        <w:rPr>
          <w:rFonts w:cstheme="minorHAnsi"/>
          <w:i/>
          <w:iCs/>
        </w:rPr>
        <w:t xml:space="preserve"> </w:t>
      </w:r>
      <w:proofErr w:type="spellStart"/>
      <w:r w:rsidRPr="00DB25C4">
        <w:rPr>
          <w:rFonts w:cstheme="minorHAnsi"/>
          <w:i/>
          <w:iCs/>
        </w:rPr>
        <w:t>Pelaksanaan</w:t>
      </w:r>
      <w:proofErr w:type="spellEnd"/>
      <w:r w:rsidRPr="00DB25C4">
        <w:rPr>
          <w:rFonts w:cstheme="minorHAnsi"/>
          <w:i/>
          <w:iCs/>
        </w:rPr>
        <w:t xml:space="preserve"> </w:t>
      </w:r>
      <w:proofErr w:type="spellStart"/>
      <w:r w:rsidRPr="00DB25C4">
        <w:rPr>
          <w:rFonts w:cstheme="minorHAnsi"/>
          <w:i/>
          <w:iCs/>
        </w:rPr>
        <w:t>Kegiatan</w:t>
      </w:r>
      <w:proofErr w:type="spellEnd"/>
      <w:r w:rsidRPr="00DB25C4">
        <w:rPr>
          <w:rFonts w:cstheme="minorHAnsi"/>
        </w:rPr>
        <w:t xml:space="preserve">; RKAT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disetujui</w:t>
      </w:r>
      <w:proofErr w:type="spellEnd"/>
      <w:r w:rsidRPr="00DB25C4">
        <w:rPr>
          <w:rFonts w:cstheme="minorHAnsi"/>
        </w:rPr>
        <w:t xml:space="preserve"> dan </w:t>
      </w:r>
      <w:proofErr w:type="spellStart"/>
      <w:r w:rsidRPr="00DB25C4">
        <w:rPr>
          <w:rFonts w:cstheme="minorHAnsi"/>
        </w:rPr>
        <w:t>disahkan</w:t>
      </w:r>
      <w:proofErr w:type="spellEnd"/>
      <w:r w:rsidRPr="00DB25C4">
        <w:rPr>
          <w:rFonts w:cstheme="minorHAnsi"/>
        </w:rPr>
        <w:t xml:space="preserve"> oleh YHBS dan Universitas </w:t>
      </w:r>
      <w:proofErr w:type="spellStart"/>
      <w:r w:rsidRPr="00DB25C4">
        <w:rPr>
          <w:rFonts w:cstheme="minorHAnsi"/>
        </w:rPr>
        <w:t>dilaksanakan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pengajuan</w:t>
      </w:r>
      <w:proofErr w:type="spellEnd"/>
      <w:r w:rsidRPr="00DB25C4">
        <w:rPr>
          <w:rFonts w:cstheme="minorHAnsi"/>
        </w:rPr>
        <w:t xml:space="preserve"> </w:t>
      </w:r>
      <w:proofErr w:type="spellStart"/>
      <w:r w:rsidRPr="00DB25C4">
        <w:rPr>
          <w:rFonts w:cstheme="minorHAnsi"/>
        </w:rPr>
        <w:t>bertahap</w:t>
      </w:r>
      <w:proofErr w:type="spellEnd"/>
      <w:r w:rsidRPr="00DB25C4">
        <w:rPr>
          <w:rFonts w:cstheme="minorHAnsi"/>
        </w:rPr>
        <w:t xml:space="preserve">, </w:t>
      </w:r>
      <w:proofErr w:type="spellStart"/>
      <w:r w:rsidRPr="00DB25C4">
        <w:rPr>
          <w:rFonts w:cstheme="minorHAnsi"/>
        </w:rPr>
        <w:t>yakni</w:t>
      </w:r>
      <w:proofErr w:type="spellEnd"/>
      <w:r w:rsidRPr="00DB25C4">
        <w:rPr>
          <w:rFonts w:cstheme="minorHAnsi"/>
        </w:rPr>
        <w:t xml:space="preserve"> </w:t>
      </w:r>
      <w:proofErr w:type="spellStart"/>
      <w:r w:rsidRPr="00DB25C4">
        <w:rPr>
          <w:rFonts w:cstheme="minorHAnsi"/>
        </w:rPr>
        <w:t>diajukan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periode</w:t>
      </w:r>
      <w:proofErr w:type="spellEnd"/>
      <w:r w:rsidRPr="00DB25C4">
        <w:rPr>
          <w:rFonts w:cstheme="minorHAnsi"/>
        </w:rPr>
        <w:t xml:space="preserve"> </w:t>
      </w:r>
      <w:proofErr w:type="spellStart"/>
      <w:r w:rsidRPr="00DB25C4">
        <w:rPr>
          <w:rFonts w:cstheme="minorHAnsi"/>
        </w:rPr>
        <w:t>triwulan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bentuk</w:t>
      </w:r>
      <w:proofErr w:type="spellEnd"/>
      <w:r w:rsidRPr="00DB25C4">
        <w:rPr>
          <w:rFonts w:cstheme="minorHAnsi"/>
        </w:rPr>
        <w:t xml:space="preserve"> RKATR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Kerja</w:t>
      </w:r>
      <w:proofErr w:type="spellEnd"/>
      <w:r w:rsidRPr="00DB25C4">
        <w:rPr>
          <w:rFonts w:cstheme="minorHAnsi"/>
        </w:rPr>
        <w:t xml:space="preserve"> dan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Triwulan</w:t>
      </w:r>
      <w:proofErr w:type="spellEnd"/>
      <w:r w:rsidRPr="00DB25C4">
        <w:rPr>
          <w:rFonts w:cstheme="minorHAnsi"/>
        </w:rPr>
        <w:t xml:space="preserve">). RKATR </w:t>
      </w:r>
      <w:proofErr w:type="spellStart"/>
      <w:r w:rsidRPr="00DB25C4">
        <w:rPr>
          <w:rFonts w:cstheme="minorHAnsi"/>
        </w:rPr>
        <w:t>diajukan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Wakil </w:t>
      </w:r>
      <w:proofErr w:type="spellStart"/>
      <w:r w:rsidRPr="00DB25C4">
        <w:rPr>
          <w:rFonts w:cstheme="minorHAnsi"/>
        </w:rPr>
        <w:t>Rektor</w:t>
      </w:r>
      <w:proofErr w:type="spellEnd"/>
      <w:r w:rsidRPr="00DB25C4">
        <w:rPr>
          <w:rFonts w:cstheme="minorHAnsi"/>
        </w:rPr>
        <w:t xml:space="preserve"> II oleh Badan </w:t>
      </w:r>
      <w:proofErr w:type="spellStart"/>
      <w:r w:rsidRPr="00DB25C4">
        <w:rPr>
          <w:rFonts w:cstheme="minorHAnsi"/>
        </w:rPr>
        <w:t>Renbang</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ditelaah</w:t>
      </w:r>
      <w:proofErr w:type="spellEnd"/>
      <w:r w:rsidRPr="00DB25C4">
        <w:rPr>
          <w:rFonts w:cstheme="minorHAnsi"/>
        </w:rPr>
        <w:t xml:space="preserve">. RKATR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disetujui</w:t>
      </w:r>
      <w:proofErr w:type="spellEnd"/>
      <w:r w:rsidRPr="00DB25C4">
        <w:rPr>
          <w:rFonts w:cstheme="minorHAnsi"/>
        </w:rPr>
        <w:t xml:space="preserve"> oleh Wakil </w:t>
      </w:r>
      <w:proofErr w:type="spellStart"/>
      <w:r w:rsidRPr="00DB25C4">
        <w:rPr>
          <w:rFonts w:cstheme="minorHAnsi"/>
        </w:rPr>
        <w:t>Rektor</w:t>
      </w:r>
      <w:proofErr w:type="spellEnd"/>
      <w:r w:rsidRPr="00DB25C4">
        <w:rPr>
          <w:rFonts w:cstheme="minorHAnsi"/>
        </w:rPr>
        <w:t xml:space="preserve"> II </w:t>
      </w:r>
      <w:proofErr w:type="spellStart"/>
      <w:r w:rsidRPr="00DB25C4">
        <w:rPr>
          <w:rFonts w:cstheme="minorHAnsi"/>
        </w:rPr>
        <w:t>selanjutnya</w:t>
      </w:r>
      <w:proofErr w:type="spellEnd"/>
      <w:r w:rsidRPr="00DB25C4">
        <w:rPr>
          <w:rFonts w:cstheme="minorHAnsi"/>
        </w:rPr>
        <w:t xml:space="preserve"> </w:t>
      </w:r>
      <w:proofErr w:type="spellStart"/>
      <w:r w:rsidRPr="00DB25C4">
        <w:rPr>
          <w:rFonts w:cstheme="minorHAnsi"/>
        </w:rPr>
        <w:t>disampaikan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YHBS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ditelaah</w:t>
      </w:r>
      <w:proofErr w:type="spellEnd"/>
      <w:r w:rsidRPr="00DB25C4">
        <w:rPr>
          <w:rFonts w:cstheme="minorHAnsi"/>
        </w:rPr>
        <w:t xml:space="preserve">. </w:t>
      </w:r>
      <w:proofErr w:type="spellStart"/>
      <w:r w:rsidRPr="00DB25C4">
        <w:rPr>
          <w:rFonts w:cstheme="minorHAnsi"/>
        </w:rPr>
        <w:t>Apabila</w:t>
      </w:r>
      <w:proofErr w:type="spellEnd"/>
      <w:r w:rsidRPr="00DB25C4">
        <w:rPr>
          <w:rFonts w:cstheme="minorHAnsi"/>
        </w:rPr>
        <w:t xml:space="preserve">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disetujui</w:t>
      </w:r>
      <w:proofErr w:type="spellEnd"/>
      <w:r w:rsidRPr="00DB25C4">
        <w:rPr>
          <w:rFonts w:cstheme="minorHAnsi"/>
        </w:rPr>
        <w:t xml:space="preserve">, RKATR </w:t>
      </w:r>
      <w:proofErr w:type="spellStart"/>
      <w:r w:rsidRPr="00DB25C4">
        <w:rPr>
          <w:rFonts w:cstheme="minorHAnsi"/>
        </w:rPr>
        <w:t>disampaikan</w:t>
      </w:r>
      <w:proofErr w:type="spellEnd"/>
      <w:r w:rsidRPr="00DB25C4">
        <w:rPr>
          <w:rFonts w:cstheme="minorHAnsi"/>
        </w:rPr>
        <w:t xml:space="preserve"> </w:t>
      </w:r>
      <w:proofErr w:type="spellStart"/>
      <w:r w:rsidRPr="00DB25C4">
        <w:rPr>
          <w:rFonts w:cstheme="minorHAnsi"/>
        </w:rPr>
        <w:t>kembali</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Universitas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ditindaklanjuti</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pengajuan</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bulanan</w:t>
      </w:r>
      <w:proofErr w:type="spellEnd"/>
      <w:r w:rsidRPr="00DB25C4">
        <w:rPr>
          <w:rFonts w:cstheme="minorHAnsi"/>
        </w:rPr>
        <w:t xml:space="preserve"> dan </w:t>
      </w:r>
      <w:proofErr w:type="spellStart"/>
      <w:r w:rsidRPr="00DB25C4">
        <w:rPr>
          <w:rFonts w:cstheme="minorHAnsi"/>
        </w:rPr>
        <w:t>mingguan</w:t>
      </w:r>
      <w:proofErr w:type="spellEnd"/>
      <w:r w:rsidRPr="00DB25C4">
        <w:rPr>
          <w:rFonts w:cstheme="minorHAnsi"/>
        </w:rPr>
        <w:t xml:space="preserve">. </w:t>
      </w:r>
      <w:proofErr w:type="spellStart"/>
      <w:r w:rsidRPr="00DB25C4">
        <w:rPr>
          <w:rFonts w:cstheme="minorHAnsi"/>
        </w:rPr>
        <w:t>Prosedur</w:t>
      </w:r>
      <w:proofErr w:type="spellEnd"/>
      <w:r w:rsidRPr="00DB25C4">
        <w:rPr>
          <w:rFonts w:cstheme="minorHAnsi"/>
        </w:rPr>
        <w:t xml:space="preserve"> </w:t>
      </w:r>
      <w:proofErr w:type="spellStart"/>
      <w:r w:rsidRPr="00DB25C4">
        <w:rPr>
          <w:rFonts w:cstheme="minorHAnsi"/>
        </w:rPr>
        <w:t>penyusunan</w:t>
      </w:r>
      <w:proofErr w:type="spellEnd"/>
      <w:r w:rsidRPr="00DB25C4">
        <w:rPr>
          <w:rFonts w:cstheme="minorHAnsi"/>
        </w:rPr>
        <w:t xml:space="preserve"> RKATR </w:t>
      </w:r>
      <w:proofErr w:type="spellStart"/>
      <w:r w:rsidRPr="00DB25C4">
        <w:rPr>
          <w:rFonts w:cstheme="minorHAnsi"/>
        </w:rPr>
        <w:t>tercantum</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SOP </w:t>
      </w:r>
      <w:proofErr w:type="spellStart"/>
      <w:r w:rsidRPr="00DB25C4">
        <w:rPr>
          <w:rFonts w:cstheme="minorHAnsi"/>
        </w:rPr>
        <w:t>Nomor</w:t>
      </w:r>
      <w:proofErr w:type="spellEnd"/>
      <w:r w:rsidRPr="00DB25C4">
        <w:rPr>
          <w:rFonts w:cstheme="minorHAnsi"/>
        </w:rPr>
        <w:t>:</w:t>
      </w:r>
      <w:r w:rsidRPr="00DB25C4">
        <w:rPr>
          <w:rFonts w:cstheme="minorHAnsi"/>
          <w:u w:val="single"/>
        </w:rPr>
        <w:t xml:space="preserve"> RENBANG-SOP-RKATR-003-V-2016</w:t>
      </w:r>
      <w:r w:rsidRPr="00DB25C4">
        <w:rPr>
          <w:rFonts w:cstheme="minorHAnsi"/>
        </w:rPr>
        <w:t xml:space="preserve">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Penyusunan</w:t>
      </w:r>
      <w:proofErr w:type="spellEnd"/>
      <w:r w:rsidRPr="00DB25C4">
        <w:rPr>
          <w:rFonts w:cstheme="minorHAnsi"/>
        </w:rPr>
        <w:t xml:space="preserve"> </w:t>
      </w:r>
      <w:proofErr w:type="spellStart"/>
      <w:r w:rsidRPr="00DB25C4">
        <w:rPr>
          <w:rFonts w:cstheme="minorHAnsi"/>
        </w:rPr>
        <w:lastRenderedPageBreak/>
        <w:t>Rencana</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dan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Triwulanan</w:t>
      </w:r>
      <w:proofErr w:type="spellEnd"/>
      <w:r w:rsidRPr="00DB25C4">
        <w:rPr>
          <w:rFonts w:cstheme="minorHAnsi"/>
        </w:rPr>
        <w:t xml:space="preserve">. </w:t>
      </w:r>
      <w:proofErr w:type="spellStart"/>
      <w:r w:rsidRPr="00DB25C4">
        <w:rPr>
          <w:rFonts w:cstheme="minorHAnsi"/>
        </w:rPr>
        <w:t>Kemudian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pencairan</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setiap</w:t>
      </w:r>
      <w:proofErr w:type="spellEnd"/>
      <w:r w:rsidRPr="00DB25C4">
        <w:rPr>
          <w:rFonts w:cstheme="minorHAnsi"/>
        </w:rPr>
        <w:t xml:space="preserve"> unit </w:t>
      </w:r>
      <w:proofErr w:type="spellStart"/>
      <w:r w:rsidRPr="00DB25C4">
        <w:rPr>
          <w:rFonts w:cstheme="minorHAnsi"/>
        </w:rPr>
        <w:t>membuan</w:t>
      </w:r>
      <w:proofErr w:type="spellEnd"/>
      <w:r w:rsidRPr="00DB25C4">
        <w:rPr>
          <w:rFonts w:cstheme="minorHAnsi"/>
        </w:rPr>
        <w:t xml:space="preserve"> Form </w:t>
      </w:r>
      <w:proofErr w:type="spellStart"/>
      <w:r w:rsidRPr="00DB25C4">
        <w:rPr>
          <w:rFonts w:cstheme="minorHAnsi"/>
        </w:rPr>
        <w:t>Penarikan</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(FPA). FPA </w:t>
      </w:r>
      <w:proofErr w:type="spellStart"/>
      <w:r w:rsidRPr="00DB25C4">
        <w:rPr>
          <w:rFonts w:cstheme="minorHAnsi"/>
        </w:rPr>
        <w:t>diajukan</w:t>
      </w:r>
      <w:proofErr w:type="spellEnd"/>
      <w:r w:rsidRPr="00DB25C4">
        <w:rPr>
          <w:rFonts w:cstheme="minorHAnsi"/>
        </w:rPr>
        <w:t xml:space="preserve"> oleh </w:t>
      </w:r>
      <w:proofErr w:type="spellStart"/>
      <w:r w:rsidRPr="00DB25C4">
        <w:rPr>
          <w:rFonts w:cstheme="minorHAnsi"/>
        </w:rPr>
        <w:t>setiap</w:t>
      </w:r>
      <w:proofErr w:type="spellEnd"/>
      <w:r w:rsidRPr="00DB25C4">
        <w:rPr>
          <w:rFonts w:cstheme="minorHAnsi"/>
        </w:rPr>
        <w:t xml:space="preserve"> unit </w:t>
      </w:r>
      <w:proofErr w:type="spellStart"/>
      <w:r w:rsidRPr="00DB25C4">
        <w:rPr>
          <w:rFonts w:cstheme="minorHAnsi"/>
        </w:rPr>
        <w:t>kerja</w:t>
      </w:r>
      <w:proofErr w:type="spellEnd"/>
      <w:r w:rsidRPr="00DB25C4">
        <w:rPr>
          <w:rFonts w:cstheme="minorHAnsi"/>
        </w:rPr>
        <w:t xml:space="preserve"> </w:t>
      </w:r>
      <w:proofErr w:type="spellStart"/>
      <w:r w:rsidRPr="00DB25C4">
        <w:rPr>
          <w:rFonts w:cstheme="minorHAnsi"/>
        </w:rPr>
        <w:t>selambatnya</w:t>
      </w:r>
      <w:proofErr w:type="spellEnd"/>
      <w:r w:rsidRPr="00DB25C4">
        <w:rPr>
          <w:rFonts w:cstheme="minorHAnsi"/>
        </w:rPr>
        <w:t xml:space="preserve"> </w:t>
      </w:r>
      <w:proofErr w:type="spellStart"/>
      <w:r w:rsidRPr="00DB25C4">
        <w:rPr>
          <w:rFonts w:cstheme="minorHAnsi"/>
        </w:rPr>
        <w:t>tiga</w:t>
      </w:r>
      <w:proofErr w:type="spellEnd"/>
      <w:r w:rsidRPr="00DB25C4">
        <w:rPr>
          <w:rFonts w:cstheme="minorHAnsi"/>
        </w:rPr>
        <w:t xml:space="preserve"> </w:t>
      </w:r>
      <w:proofErr w:type="spellStart"/>
      <w:r w:rsidRPr="00DB25C4">
        <w:rPr>
          <w:rFonts w:cstheme="minorHAnsi"/>
        </w:rPr>
        <w:t>minggu</w:t>
      </w:r>
      <w:proofErr w:type="spellEnd"/>
      <w:r w:rsidRPr="00DB25C4">
        <w:rPr>
          <w:rFonts w:cstheme="minorHAnsi"/>
        </w:rPr>
        <w:t xml:space="preserve"> </w:t>
      </w:r>
      <w:proofErr w:type="spellStart"/>
      <w:r w:rsidRPr="00DB25C4">
        <w:rPr>
          <w:rFonts w:cstheme="minorHAnsi"/>
        </w:rPr>
        <w:t>sebelum</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dilaksanakan</w:t>
      </w:r>
      <w:proofErr w:type="spellEnd"/>
      <w:r w:rsidRPr="00DB25C4">
        <w:rPr>
          <w:rFonts w:cstheme="minorHAnsi"/>
        </w:rPr>
        <w:t xml:space="preserve">/dana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dicairkan</w:t>
      </w:r>
      <w:proofErr w:type="spellEnd"/>
      <w:r w:rsidRPr="00DB25C4">
        <w:rPr>
          <w:rFonts w:cstheme="minorHAnsi"/>
        </w:rPr>
        <w:t xml:space="preserve">. FPA </w:t>
      </w:r>
      <w:proofErr w:type="spellStart"/>
      <w:r w:rsidRPr="00DB25C4">
        <w:rPr>
          <w:rFonts w:cstheme="minorHAnsi"/>
        </w:rPr>
        <w:t>diajukan</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RKATR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disetujui</w:t>
      </w:r>
      <w:proofErr w:type="spellEnd"/>
      <w:r w:rsidRPr="00DB25C4">
        <w:rPr>
          <w:rFonts w:cstheme="minorHAnsi"/>
        </w:rPr>
        <w:t xml:space="preserve">. Adapun </w:t>
      </w:r>
      <w:proofErr w:type="spellStart"/>
      <w:r w:rsidRPr="00DB25C4">
        <w:rPr>
          <w:rFonts w:cstheme="minorHAnsi"/>
        </w:rPr>
        <w:t>prosedur</w:t>
      </w:r>
      <w:proofErr w:type="spellEnd"/>
      <w:r w:rsidRPr="00DB25C4">
        <w:rPr>
          <w:rFonts w:cstheme="minorHAnsi"/>
        </w:rPr>
        <w:t xml:space="preserve"> </w:t>
      </w:r>
      <w:proofErr w:type="spellStart"/>
      <w:r w:rsidRPr="00DB25C4">
        <w:rPr>
          <w:rFonts w:cstheme="minorHAnsi"/>
        </w:rPr>
        <w:t>penyusunan</w:t>
      </w:r>
      <w:proofErr w:type="spellEnd"/>
      <w:r w:rsidRPr="00DB25C4">
        <w:rPr>
          <w:rFonts w:cstheme="minorHAnsi"/>
        </w:rPr>
        <w:t xml:space="preserve"> dan </w:t>
      </w:r>
      <w:proofErr w:type="spellStart"/>
      <w:r w:rsidRPr="00DB25C4">
        <w:rPr>
          <w:rFonts w:cstheme="minorHAnsi"/>
        </w:rPr>
        <w:t>pengajuan</w:t>
      </w:r>
      <w:proofErr w:type="spellEnd"/>
      <w:r w:rsidRPr="00DB25C4">
        <w:rPr>
          <w:rFonts w:cstheme="minorHAnsi"/>
        </w:rPr>
        <w:t xml:space="preserve"> FPA </w:t>
      </w:r>
      <w:proofErr w:type="spellStart"/>
      <w:r w:rsidRPr="00DB25C4">
        <w:rPr>
          <w:rFonts w:cstheme="minorHAnsi"/>
        </w:rPr>
        <w:t>tercantum</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SOP </w:t>
      </w:r>
      <w:proofErr w:type="spellStart"/>
      <w:r w:rsidRPr="00DB25C4">
        <w:rPr>
          <w:rFonts w:cstheme="minorHAnsi"/>
        </w:rPr>
        <w:t>Nomor</w:t>
      </w:r>
      <w:proofErr w:type="spellEnd"/>
      <w:r w:rsidRPr="00DB25C4">
        <w:rPr>
          <w:rFonts w:cstheme="minorHAnsi"/>
        </w:rPr>
        <w:t xml:space="preserve">: </w:t>
      </w:r>
      <w:proofErr w:type="spellStart"/>
      <w:r w:rsidRPr="00DB25C4">
        <w:rPr>
          <w:rFonts w:cstheme="minorHAnsi"/>
          <w:color w:val="FF0000"/>
        </w:rPr>
        <w:t>xxxx</w:t>
      </w:r>
      <w:proofErr w:type="spellEnd"/>
      <w:r w:rsidRPr="00DB25C4">
        <w:rPr>
          <w:rFonts w:cstheme="minorHAnsi"/>
          <w:color w:val="FF0000"/>
        </w:rPr>
        <w:t xml:space="preserve">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Penyusunan</w:t>
      </w:r>
      <w:proofErr w:type="spellEnd"/>
      <w:r w:rsidRPr="00DB25C4">
        <w:rPr>
          <w:rFonts w:cstheme="minorHAnsi"/>
        </w:rPr>
        <w:t xml:space="preserve"> </w:t>
      </w:r>
      <w:proofErr w:type="spellStart"/>
      <w:r w:rsidRPr="00DB25C4">
        <w:rPr>
          <w:rFonts w:cstheme="minorHAnsi"/>
        </w:rPr>
        <w:t>Formulir</w:t>
      </w:r>
      <w:proofErr w:type="spellEnd"/>
      <w:r w:rsidRPr="00DB25C4">
        <w:rPr>
          <w:rFonts w:cstheme="minorHAnsi"/>
        </w:rPr>
        <w:t xml:space="preserve"> </w:t>
      </w:r>
      <w:proofErr w:type="spellStart"/>
      <w:r w:rsidRPr="00DB25C4">
        <w:rPr>
          <w:rFonts w:cstheme="minorHAnsi"/>
        </w:rPr>
        <w:t>Penarikan</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Prosedur</w:t>
      </w:r>
      <w:proofErr w:type="spellEnd"/>
      <w:r w:rsidRPr="00DB25C4">
        <w:rPr>
          <w:rFonts w:cstheme="minorHAnsi"/>
        </w:rPr>
        <w:t xml:space="preserve"> </w:t>
      </w:r>
      <w:proofErr w:type="spellStart"/>
      <w:r w:rsidRPr="00DB25C4">
        <w:rPr>
          <w:rFonts w:cstheme="minorHAnsi"/>
        </w:rPr>
        <w:t>pencairan</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yang </w:t>
      </w:r>
      <w:proofErr w:type="spellStart"/>
      <w:r w:rsidRPr="00DB25C4">
        <w:rPr>
          <w:rFonts w:cstheme="minorHAnsi"/>
        </w:rPr>
        <w:t>berupa</w:t>
      </w:r>
      <w:proofErr w:type="spellEnd"/>
      <w:r w:rsidRPr="00DB25C4">
        <w:rPr>
          <w:rFonts w:cstheme="minorHAnsi"/>
        </w:rPr>
        <w:t xml:space="preserve"> transfer dana dan </w:t>
      </w:r>
      <w:proofErr w:type="spellStart"/>
      <w:r w:rsidRPr="00DB25C4">
        <w:rPr>
          <w:rFonts w:cstheme="minorHAnsi"/>
        </w:rPr>
        <w:t>pembayaran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w:t>
      </w:r>
      <w:proofErr w:type="spellStart"/>
      <w:r w:rsidRPr="00DB25C4">
        <w:rPr>
          <w:rFonts w:cstheme="minorHAnsi"/>
        </w:rPr>
        <w:t>pihak</w:t>
      </w:r>
      <w:proofErr w:type="spellEnd"/>
      <w:r w:rsidRPr="00DB25C4">
        <w:rPr>
          <w:rFonts w:cstheme="minorHAnsi"/>
        </w:rPr>
        <w:t xml:space="preserve"> </w:t>
      </w:r>
      <w:proofErr w:type="spellStart"/>
      <w:r w:rsidRPr="00DB25C4">
        <w:rPr>
          <w:rFonts w:cstheme="minorHAnsi"/>
        </w:rPr>
        <w:t>ketiga</w:t>
      </w:r>
      <w:proofErr w:type="spellEnd"/>
      <w:r w:rsidRPr="00DB25C4">
        <w:rPr>
          <w:rFonts w:cstheme="minorHAnsi"/>
        </w:rPr>
        <w:t xml:space="preserve"> </w:t>
      </w:r>
      <w:proofErr w:type="spellStart"/>
      <w:r w:rsidRPr="00DB25C4">
        <w:rPr>
          <w:rFonts w:cstheme="minorHAnsi"/>
        </w:rPr>
        <w:t>termuat</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SOP </w:t>
      </w:r>
      <w:proofErr w:type="spellStart"/>
      <w:r w:rsidRPr="00DB25C4">
        <w:rPr>
          <w:rFonts w:cstheme="minorHAnsi"/>
        </w:rPr>
        <w:t>Nomor</w:t>
      </w:r>
      <w:proofErr w:type="spellEnd"/>
      <w:r w:rsidRPr="00DB25C4">
        <w:rPr>
          <w:rFonts w:cstheme="minorHAnsi"/>
        </w:rPr>
        <w:t xml:space="preserve">: </w:t>
      </w:r>
      <w:proofErr w:type="spellStart"/>
      <w:r w:rsidRPr="00DB25C4">
        <w:rPr>
          <w:rFonts w:cstheme="minorHAnsi"/>
          <w:color w:val="FF0000"/>
        </w:rPr>
        <w:t>xxxx</w:t>
      </w:r>
      <w:proofErr w:type="spellEnd"/>
      <w:r w:rsidRPr="00DB25C4">
        <w:rPr>
          <w:rFonts w:cstheme="minorHAnsi"/>
          <w:color w:val="FF0000"/>
        </w:rPr>
        <w:t xml:space="preserve"> </w:t>
      </w:r>
      <w:proofErr w:type="spellStart"/>
      <w:r w:rsidRPr="00DB25C4">
        <w:rPr>
          <w:rFonts w:cstheme="minorHAnsi"/>
        </w:rPr>
        <w:t>Bentang</w:t>
      </w:r>
      <w:proofErr w:type="spellEnd"/>
      <w:r w:rsidRPr="00DB25C4">
        <w:rPr>
          <w:rFonts w:cstheme="minorHAnsi"/>
        </w:rPr>
        <w:t xml:space="preserve"> </w:t>
      </w:r>
      <w:proofErr w:type="spellStart"/>
      <w:r w:rsidRPr="00DB25C4">
        <w:rPr>
          <w:rFonts w:cstheme="minorHAnsi"/>
        </w:rPr>
        <w:t>Prosedur</w:t>
      </w:r>
      <w:proofErr w:type="spellEnd"/>
      <w:r w:rsidRPr="00DB25C4">
        <w:rPr>
          <w:rFonts w:cstheme="minorHAnsi"/>
        </w:rPr>
        <w:t xml:space="preserve"> </w:t>
      </w:r>
      <w:proofErr w:type="spellStart"/>
      <w:r w:rsidRPr="00DB25C4">
        <w:rPr>
          <w:rFonts w:cstheme="minorHAnsi"/>
        </w:rPr>
        <w:t>Pencairan</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w:t>
      </w:r>
    </w:p>
    <w:p w14:paraId="14D619A9" w14:textId="77777777" w:rsidR="00B06B75" w:rsidRPr="00DB25C4" w:rsidRDefault="00B06B75" w:rsidP="00687314">
      <w:pPr>
        <w:pStyle w:val="ListParagraph"/>
        <w:spacing w:after="0" w:line="240" w:lineRule="auto"/>
        <w:ind w:left="426" w:firstLine="425"/>
        <w:jc w:val="both"/>
        <w:rPr>
          <w:rFonts w:cstheme="minorHAnsi"/>
        </w:rPr>
      </w:pPr>
      <w:r w:rsidRPr="00DB25C4">
        <w:rPr>
          <w:rFonts w:cstheme="minorHAnsi"/>
        </w:rPr>
        <w:t xml:space="preserve">Monitoring dan </w:t>
      </w:r>
      <w:proofErr w:type="spellStart"/>
      <w:r w:rsidRPr="00DB25C4">
        <w:rPr>
          <w:rFonts w:cstheme="minorHAnsi"/>
        </w:rPr>
        <w:t>evaluasi</w:t>
      </w:r>
      <w:proofErr w:type="spellEnd"/>
      <w:r w:rsidRPr="00DB25C4">
        <w:rPr>
          <w:rFonts w:cstheme="minorHAnsi"/>
        </w:rPr>
        <w:t xml:space="preserve"> internal di Universitas Ma Chung </w:t>
      </w:r>
      <w:proofErr w:type="spellStart"/>
      <w:r w:rsidRPr="00DB25C4">
        <w:rPr>
          <w:rFonts w:cstheme="minorHAnsi"/>
        </w:rPr>
        <w:t>merupakan</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pengawasan</w:t>
      </w:r>
      <w:proofErr w:type="spellEnd"/>
      <w:r w:rsidRPr="00DB25C4">
        <w:rPr>
          <w:rFonts w:cstheme="minorHAnsi"/>
        </w:rPr>
        <w:t xml:space="preserve"> internal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hanya</w:t>
      </w:r>
      <w:proofErr w:type="spellEnd"/>
      <w:r w:rsidRPr="00DB25C4">
        <w:rPr>
          <w:rFonts w:cstheme="minorHAnsi"/>
        </w:rPr>
        <w:t xml:space="preserve"> </w:t>
      </w:r>
      <w:proofErr w:type="spellStart"/>
      <w:r w:rsidRPr="00DB25C4">
        <w:rPr>
          <w:rFonts w:cstheme="minorHAnsi"/>
        </w:rPr>
        <w:t>terhadap</w:t>
      </w:r>
      <w:proofErr w:type="spellEnd"/>
      <w:r w:rsidRPr="00DB25C4">
        <w:rPr>
          <w:rFonts w:cstheme="minorHAnsi"/>
        </w:rPr>
        <w:t xml:space="preserve"> </w:t>
      </w:r>
      <w:proofErr w:type="spellStart"/>
      <w:r w:rsidRPr="00DB25C4">
        <w:rPr>
          <w:rFonts w:cstheme="minorHAnsi"/>
        </w:rPr>
        <w:t>penggunaan</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namun</w:t>
      </w:r>
      <w:proofErr w:type="spellEnd"/>
      <w:r w:rsidRPr="00DB25C4">
        <w:rPr>
          <w:rFonts w:cstheme="minorHAnsi"/>
        </w:rPr>
        <w:t xml:space="preserve"> </w:t>
      </w:r>
      <w:proofErr w:type="spellStart"/>
      <w:r w:rsidRPr="00DB25C4">
        <w:rPr>
          <w:rFonts w:cstheme="minorHAnsi"/>
        </w:rPr>
        <w:t>dimulai</w:t>
      </w:r>
      <w:proofErr w:type="spellEnd"/>
      <w:r w:rsidRPr="00DB25C4">
        <w:rPr>
          <w:rFonts w:cstheme="minorHAnsi"/>
        </w:rPr>
        <w:t xml:space="preserve"> </w:t>
      </w:r>
      <w:proofErr w:type="spellStart"/>
      <w:r w:rsidRPr="00DB25C4">
        <w:rPr>
          <w:rFonts w:cstheme="minorHAnsi"/>
        </w:rPr>
        <w:t>sejak</w:t>
      </w:r>
      <w:proofErr w:type="spellEnd"/>
      <w:r w:rsidRPr="00DB25C4">
        <w:rPr>
          <w:rFonts w:cstheme="minorHAnsi"/>
        </w:rPr>
        <w:t xml:space="preserve"> proses </w:t>
      </w:r>
      <w:proofErr w:type="spellStart"/>
      <w:r w:rsidRPr="00DB25C4">
        <w:rPr>
          <w:rFonts w:cstheme="minorHAnsi"/>
        </w:rPr>
        <w:t>perencanaan</w:t>
      </w:r>
      <w:proofErr w:type="spellEnd"/>
      <w:r w:rsidRPr="00DB25C4">
        <w:rPr>
          <w:rFonts w:cstheme="minorHAnsi"/>
        </w:rPr>
        <w:t xml:space="preserve"> yang </w:t>
      </w:r>
      <w:proofErr w:type="spellStart"/>
      <w:r w:rsidRPr="00DB25C4">
        <w:rPr>
          <w:rFonts w:cstheme="minorHAnsi"/>
        </w:rPr>
        <w:t>dilakukan</w:t>
      </w:r>
      <w:proofErr w:type="spellEnd"/>
      <w:r w:rsidRPr="00DB25C4">
        <w:rPr>
          <w:rFonts w:cstheme="minorHAnsi"/>
        </w:rPr>
        <w:t xml:space="preserve"> oleh unit </w:t>
      </w:r>
      <w:proofErr w:type="spellStart"/>
      <w:r w:rsidRPr="00DB25C4">
        <w:rPr>
          <w:rFonts w:cstheme="minorHAnsi"/>
        </w:rPr>
        <w:t>kerja</w:t>
      </w:r>
      <w:proofErr w:type="spellEnd"/>
      <w:r w:rsidRPr="00DB25C4">
        <w:rPr>
          <w:rFonts w:cstheme="minorHAnsi"/>
        </w:rPr>
        <w:t xml:space="preserve">, </w:t>
      </w:r>
      <w:proofErr w:type="spellStart"/>
      <w:r w:rsidRPr="00DB25C4">
        <w:rPr>
          <w:rFonts w:cstheme="minorHAnsi"/>
        </w:rPr>
        <w:t>hingga</w:t>
      </w:r>
      <w:proofErr w:type="spellEnd"/>
      <w:r w:rsidRPr="00DB25C4">
        <w:rPr>
          <w:rFonts w:cstheme="minorHAnsi"/>
        </w:rPr>
        <w:t xml:space="preserve"> </w:t>
      </w:r>
      <w:proofErr w:type="spellStart"/>
      <w:r w:rsidRPr="00DB25C4">
        <w:rPr>
          <w:rFonts w:cstheme="minorHAnsi"/>
        </w:rPr>
        <w:t>pelaporan</w:t>
      </w:r>
      <w:proofErr w:type="spellEnd"/>
      <w:r w:rsidRPr="00DB25C4">
        <w:rPr>
          <w:rFonts w:cstheme="minorHAnsi"/>
        </w:rPr>
        <w:t xml:space="preserve"> dan </w:t>
      </w:r>
      <w:proofErr w:type="spellStart"/>
      <w:r w:rsidRPr="00DB25C4">
        <w:rPr>
          <w:rFonts w:cstheme="minorHAnsi"/>
        </w:rPr>
        <w:t>ketercapaian</w:t>
      </w:r>
      <w:proofErr w:type="spellEnd"/>
      <w:r w:rsidRPr="00DB25C4">
        <w:rPr>
          <w:rFonts w:cstheme="minorHAnsi"/>
        </w:rPr>
        <w:t xml:space="preserve"> </w:t>
      </w:r>
      <w:proofErr w:type="spellStart"/>
      <w:r w:rsidRPr="00DB25C4">
        <w:rPr>
          <w:rFonts w:cstheme="minorHAnsi"/>
        </w:rPr>
        <w:t>indikator</w:t>
      </w:r>
      <w:proofErr w:type="spellEnd"/>
      <w:r w:rsidRPr="00DB25C4">
        <w:rPr>
          <w:rFonts w:cstheme="minorHAnsi"/>
        </w:rPr>
        <w:t xml:space="preserve"> </w:t>
      </w:r>
      <w:proofErr w:type="spellStart"/>
      <w:r w:rsidRPr="00DB25C4">
        <w:rPr>
          <w:rFonts w:cstheme="minorHAnsi"/>
        </w:rPr>
        <w:t>kinerjanya</w:t>
      </w:r>
      <w:proofErr w:type="spellEnd"/>
      <w:r w:rsidRPr="00DB25C4">
        <w:rPr>
          <w:rFonts w:cstheme="minorHAnsi"/>
        </w:rPr>
        <w:t xml:space="preserve">. Oleh </w:t>
      </w:r>
      <w:proofErr w:type="spellStart"/>
      <w:r w:rsidRPr="00DB25C4">
        <w:rPr>
          <w:rFonts w:cstheme="minorHAnsi"/>
        </w:rPr>
        <w:t>karena</w:t>
      </w:r>
      <w:proofErr w:type="spellEnd"/>
      <w:r w:rsidRPr="00DB25C4">
        <w:rPr>
          <w:rFonts w:cstheme="minorHAnsi"/>
        </w:rPr>
        <w:t xml:space="preserve"> </w:t>
      </w:r>
      <w:proofErr w:type="spellStart"/>
      <w:r w:rsidRPr="00DB25C4">
        <w:rPr>
          <w:rFonts w:cstheme="minorHAnsi"/>
        </w:rPr>
        <w:t>itu</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MONEVIN </w:t>
      </w:r>
      <w:proofErr w:type="spellStart"/>
      <w:r w:rsidRPr="00DB25C4">
        <w:rPr>
          <w:rFonts w:cstheme="minorHAnsi"/>
        </w:rPr>
        <w:t>melibatkan</w:t>
      </w:r>
      <w:proofErr w:type="spellEnd"/>
      <w:r w:rsidRPr="00DB25C4">
        <w:rPr>
          <w:rFonts w:cstheme="minorHAnsi"/>
        </w:rPr>
        <w:t xml:space="preserve"> 2 (dua) unit </w:t>
      </w:r>
      <w:proofErr w:type="spellStart"/>
      <w:r w:rsidRPr="00DB25C4">
        <w:rPr>
          <w:rFonts w:cstheme="minorHAnsi"/>
        </w:rPr>
        <w:t>kerja</w:t>
      </w:r>
      <w:proofErr w:type="spellEnd"/>
      <w:r w:rsidRPr="00DB25C4">
        <w:rPr>
          <w:rFonts w:cstheme="minorHAnsi"/>
        </w:rPr>
        <w:t xml:space="preserve">, </w:t>
      </w:r>
      <w:proofErr w:type="spellStart"/>
      <w:r w:rsidRPr="00DB25C4">
        <w:rPr>
          <w:rFonts w:cstheme="minorHAnsi"/>
        </w:rPr>
        <w:t>yaitu</w:t>
      </w:r>
      <w:proofErr w:type="spellEnd"/>
      <w:r w:rsidRPr="00DB25C4">
        <w:rPr>
          <w:rFonts w:cstheme="minorHAnsi"/>
        </w:rPr>
        <w:t xml:space="preserve">: Badan </w:t>
      </w:r>
      <w:proofErr w:type="spellStart"/>
      <w:r w:rsidRPr="00DB25C4">
        <w:rPr>
          <w:rFonts w:cstheme="minorHAnsi"/>
        </w:rPr>
        <w:t>Renbang</w:t>
      </w:r>
      <w:proofErr w:type="spellEnd"/>
      <w:r w:rsidRPr="00DB25C4">
        <w:rPr>
          <w:rFonts w:cstheme="minorHAnsi"/>
        </w:rPr>
        <w:t xml:space="preserve"> dan Bagian </w:t>
      </w:r>
      <w:proofErr w:type="spellStart"/>
      <w:r w:rsidRPr="00DB25C4">
        <w:rPr>
          <w:rFonts w:cstheme="minorHAnsi"/>
        </w:rPr>
        <w:t>Keuangan</w:t>
      </w:r>
      <w:proofErr w:type="spellEnd"/>
      <w:r w:rsidRPr="00DB25C4">
        <w:rPr>
          <w:rFonts w:cstheme="minorHAnsi"/>
        </w:rPr>
        <w:t xml:space="preserve">. Audit </w:t>
      </w:r>
      <w:proofErr w:type="spellStart"/>
      <w:r w:rsidRPr="00DB25C4">
        <w:rPr>
          <w:rFonts w:cstheme="minorHAnsi"/>
        </w:rPr>
        <w:t>merupakan</w:t>
      </w:r>
      <w:proofErr w:type="spellEnd"/>
      <w:r w:rsidRPr="00DB25C4">
        <w:rPr>
          <w:rFonts w:cstheme="minorHAnsi"/>
        </w:rPr>
        <w:t xml:space="preserve"> </w:t>
      </w: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tahap</w:t>
      </w:r>
      <w:proofErr w:type="spellEnd"/>
      <w:r w:rsidRPr="00DB25C4">
        <w:rPr>
          <w:rFonts w:cstheme="minorHAnsi"/>
        </w:rPr>
        <w:t xml:space="preserve"> </w:t>
      </w:r>
      <w:proofErr w:type="spellStart"/>
      <w:r w:rsidRPr="00DB25C4">
        <w:rPr>
          <w:rFonts w:cstheme="minorHAnsi"/>
        </w:rPr>
        <w:t>akhir</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pelaporan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dimana</w:t>
      </w:r>
      <w:proofErr w:type="spellEnd"/>
      <w:r w:rsidRPr="00DB25C4">
        <w:rPr>
          <w:rFonts w:cstheme="minorHAnsi"/>
        </w:rPr>
        <w:t xml:space="preserve"> </w:t>
      </w:r>
      <w:proofErr w:type="spellStart"/>
      <w:r w:rsidRPr="00DB25C4">
        <w:rPr>
          <w:rFonts w:cstheme="minorHAnsi"/>
        </w:rPr>
        <w:t>fokusnya</w:t>
      </w:r>
      <w:proofErr w:type="spellEnd"/>
      <w:r w:rsidRPr="00DB25C4">
        <w:rPr>
          <w:rFonts w:cstheme="minorHAnsi"/>
        </w:rPr>
        <w:t xml:space="preserve"> </w:t>
      </w:r>
      <w:proofErr w:type="spellStart"/>
      <w:r w:rsidRPr="00DB25C4">
        <w:rPr>
          <w:rFonts w:cstheme="minorHAnsi"/>
        </w:rPr>
        <w:t>adalah</w:t>
      </w:r>
      <w:proofErr w:type="spellEnd"/>
      <w:r w:rsidRPr="00DB25C4">
        <w:rPr>
          <w:rFonts w:cstheme="minorHAnsi"/>
        </w:rPr>
        <w:t xml:space="preserve"> pada </w:t>
      </w:r>
      <w:proofErr w:type="spellStart"/>
      <w:r w:rsidRPr="00DB25C4">
        <w:rPr>
          <w:rFonts w:cstheme="minorHAnsi"/>
        </w:rPr>
        <w:t>efisiensi</w:t>
      </w:r>
      <w:proofErr w:type="spellEnd"/>
      <w:r w:rsidRPr="00DB25C4">
        <w:rPr>
          <w:rFonts w:cstheme="minorHAnsi"/>
        </w:rPr>
        <w:t xml:space="preserve"> </w:t>
      </w:r>
      <w:proofErr w:type="spellStart"/>
      <w:r w:rsidRPr="00DB25C4">
        <w:rPr>
          <w:rFonts w:cstheme="minorHAnsi"/>
        </w:rPr>
        <w:t>penggunaan</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dan </w:t>
      </w:r>
      <w:proofErr w:type="spellStart"/>
      <w:r w:rsidRPr="00DB25C4">
        <w:rPr>
          <w:rFonts w:cstheme="minorHAnsi"/>
        </w:rPr>
        <w:t>mengedepankan</w:t>
      </w:r>
      <w:proofErr w:type="spellEnd"/>
      <w:r w:rsidRPr="00DB25C4">
        <w:rPr>
          <w:rFonts w:cstheme="minorHAnsi"/>
        </w:rPr>
        <w:t xml:space="preserve"> </w:t>
      </w:r>
      <w:proofErr w:type="spellStart"/>
      <w:r w:rsidRPr="00DB25C4">
        <w:rPr>
          <w:rFonts w:cstheme="minorHAnsi"/>
        </w:rPr>
        <w:t>praktik-praktik</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Pelaksanaan</w:t>
      </w:r>
      <w:proofErr w:type="spellEnd"/>
      <w:r w:rsidRPr="00DB25C4">
        <w:rPr>
          <w:rFonts w:cstheme="minorHAnsi"/>
        </w:rPr>
        <w:t xml:space="preserve"> audit yang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berupa</w:t>
      </w:r>
      <w:proofErr w:type="spellEnd"/>
      <w:r w:rsidRPr="00DB25C4">
        <w:rPr>
          <w:rFonts w:cstheme="minorHAnsi"/>
        </w:rPr>
        <w:t xml:space="preserve"> </w:t>
      </w:r>
      <w:proofErr w:type="spellStart"/>
      <w:r w:rsidRPr="00DB25C4">
        <w:rPr>
          <w:rFonts w:cstheme="minorHAnsi"/>
        </w:rPr>
        <w:t>pemeriksaan</w:t>
      </w:r>
      <w:proofErr w:type="spellEnd"/>
      <w:r w:rsidRPr="00DB25C4">
        <w:rPr>
          <w:rFonts w:cstheme="minorHAnsi"/>
        </w:rPr>
        <w:t xml:space="preserve"> </w:t>
      </w:r>
      <w:proofErr w:type="spellStart"/>
      <w:r w:rsidRPr="00DB25C4">
        <w:rPr>
          <w:rFonts w:cstheme="minorHAnsi"/>
        </w:rPr>
        <w:t>atas</w:t>
      </w:r>
      <w:proofErr w:type="spellEnd"/>
      <w:r w:rsidRPr="00DB25C4">
        <w:rPr>
          <w:rFonts w:cstheme="minorHAnsi"/>
        </w:rPr>
        <w:t xml:space="preserve"> </w:t>
      </w:r>
      <w:proofErr w:type="spellStart"/>
      <w:r w:rsidRPr="00DB25C4">
        <w:rPr>
          <w:rFonts w:cstheme="minorHAnsi"/>
        </w:rPr>
        <w:t>laporan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yang </w:t>
      </w:r>
      <w:proofErr w:type="spellStart"/>
      <w:r w:rsidRPr="00DB25C4">
        <w:rPr>
          <w:rFonts w:cstheme="minorHAnsi"/>
        </w:rPr>
        <w:t>dihasilkan</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yang </w:t>
      </w:r>
      <w:proofErr w:type="spellStart"/>
      <w:r w:rsidRPr="00DB25C4">
        <w:rPr>
          <w:rFonts w:cstheme="minorHAnsi"/>
        </w:rPr>
        <w:t>dilakukan</w:t>
      </w:r>
      <w:proofErr w:type="spellEnd"/>
      <w:r w:rsidRPr="00DB25C4">
        <w:rPr>
          <w:rFonts w:cstheme="minorHAnsi"/>
        </w:rPr>
        <w:t xml:space="preserve"> oleh Universitas.</w:t>
      </w:r>
    </w:p>
    <w:p w14:paraId="74A32C94" w14:textId="77777777" w:rsidR="00B06B75" w:rsidRPr="00DB25C4" w:rsidRDefault="00B06B75" w:rsidP="00687314">
      <w:pPr>
        <w:pStyle w:val="ListParagraph"/>
        <w:spacing w:after="0" w:line="240" w:lineRule="auto"/>
        <w:ind w:left="426" w:firstLine="425"/>
        <w:jc w:val="both"/>
        <w:rPr>
          <w:rFonts w:cstheme="minorHAnsi"/>
        </w:rPr>
      </w:pPr>
    </w:p>
    <w:p w14:paraId="32F20ED8" w14:textId="77777777" w:rsidR="00B06B75" w:rsidRPr="00DB25C4" w:rsidRDefault="00B06B75" w:rsidP="009F6099">
      <w:pPr>
        <w:pStyle w:val="ListParagraph"/>
        <w:numPr>
          <w:ilvl w:val="3"/>
          <w:numId w:val="115"/>
        </w:numPr>
        <w:spacing w:after="0" w:line="240" w:lineRule="auto"/>
        <w:ind w:left="851" w:hanging="851"/>
        <w:rPr>
          <w:rFonts w:cstheme="minorHAnsi"/>
          <w:b/>
          <w:bCs/>
        </w:rPr>
      </w:pPr>
      <w:proofErr w:type="spellStart"/>
      <w:r w:rsidRPr="00DB25C4">
        <w:rPr>
          <w:rFonts w:cstheme="minorHAnsi"/>
          <w:b/>
          <w:bCs/>
        </w:rPr>
        <w:t>Pemerolehan</w:t>
      </w:r>
      <w:proofErr w:type="spellEnd"/>
      <w:r w:rsidRPr="00DB25C4">
        <w:rPr>
          <w:rFonts w:cstheme="minorHAnsi"/>
          <w:b/>
          <w:bCs/>
        </w:rPr>
        <w:t xml:space="preserve"> </w:t>
      </w:r>
      <w:proofErr w:type="spellStart"/>
      <w:r w:rsidRPr="00DB25C4">
        <w:rPr>
          <w:rFonts w:cstheme="minorHAnsi"/>
          <w:b/>
          <w:bCs/>
        </w:rPr>
        <w:t>Keuangan</w:t>
      </w:r>
      <w:proofErr w:type="spellEnd"/>
    </w:p>
    <w:p w14:paraId="0B304FA9" w14:textId="77777777" w:rsidR="00B06B75" w:rsidRPr="00DB25C4" w:rsidRDefault="00B06B75" w:rsidP="00687314">
      <w:pPr>
        <w:spacing w:after="0" w:line="240" w:lineRule="auto"/>
        <w:ind w:left="426" w:firstLine="425"/>
        <w:jc w:val="both"/>
        <w:rPr>
          <w:rFonts w:cstheme="minorHAnsi"/>
        </w:rPr>
      </w:pPr>
      <w:proofErr w:type="spellStart"/>
      <w:r w:rsidRPr="00DB25C4">
        <w:rPr>
          <w:rFonts w:cstheme="minorHAnsi"/>
        </w:rPr>
        <w:t>Penyusunan</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w:t>
      </w:r>
      <w:proofErr w:type="spellStart"/>
      <w:r w:rsidRPr="00DB25C4">
        <w:rPr>
          <w:rFonts w:cstheme="minorHAnsi"/>
        </w:rPr>
        <w:t>merupakan</w:t>
      </w:r>
      <w:proofErr w:type="spellEnd"/>
      <w:r w:rsidRPr="00DB25C4">
        <w:rPr>
          <w:rFonts w:cstheme="minorHAnsi"/>
        </w:rPr>
        <w:t xml:space="preserve"> </w:t>
      </w:r>
      <w:proofErr w:type="spellStart"/>
      <w:r w:rsidRPr="00DB25C4">
        <w:rPr>
          <w:rFonts w:cstheme="minorHAnsi"/>
        </w:rPr>
        <w:t>tahapan</w:t>
      </w:r>
      <w:proofErr w:type="spellEnd"/>
      <w:r w:rsidRPr="00DB25C4">
        <w:rPr>
          <w:rFonts w:cstheme="minorHAnsi"/>
        </w:rPr>
        <w:t xml:space="preserve"> </w:t>
      </w:r>
      <w:proofErr w:type="spellStart"/>
      <w:r w:rsidRPr="00DB25C4">
        <w:rPr>
          <w:rFonts w:cstheme="minorHAnsi"/>
        </w:rPr>
        <w:t>awal</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menentukan</w:t>
      </w:r>
      <w:proofErr w:type="spellEnd"/>
      <w:r w:rsidRPr="00DB25C4">
        <w:rPr>
          <w:rFonts w:cstheme="minorHAnsi"/>
        </w:rPr>
        <w:t xml:space="preserve"> </w:t>
      </w:r>
      <w:proofErr w:type="spellStart"/>
      <w:r w:rsidRPr="00DB25C4">
        <w:rPr>
          <w:rFonts w:cstheme="minorHAnsi"/>
        </w:rPr>
        <w:t>kemampuan</w:t>
      </w:r>
      <w:proofErr w:type="spellEnd"/>
      <w:r w:rsidRPr="00DB25C4">
        <w:rPr>
          <w:rFonts w:cstheme="minorHAnsi"/>
        </w:rPr>
        <w:t xml:space="preserve"> universitas pada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yang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datang</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membiayai</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Adapun </w:t>
      </w:r>
      <w:proofErr w:type="spellStart"/>
      <w:r w:rsidRPr="00DB25C4">
        <w:rPr>
          <w:rFonts w:cstheme="minorHAnsi"/>
        </w:rPr>
        <w:t>sumber-sumber</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universitas yang </w:t>
      </w:r>
      <w:proofErr w:type="spellStart"/>
      <w:r w:rsidRPr="00DB25C4">
        <w:rPr>
          <w:rFonts w:cstheme="minorHAnsi"/>
        </w:rPr>
        <w:t>adalah</w:t>
      </w:r>
      <w:proofErr w:type="spellEnd"/>
      <w:r w:rsidRPr="00DB25C4">
        <w:rPr>
          <w:rFonts w:cstheme="minorHAnsi"/>
        </w:rPr>
        <w:t xml:space="preserve">: </w:t>
      </w:r>
    </w:p>
    <w:p w14:paraId="576CBC0B" w14:textId="77777777" w:rsidR="00B06B75" w:rsidRPr="00DB25C4" w:rsidRDefault="00B06B75" w:rsidP="009F6099">
      <w:pPr>
        <w:pStyle w:val="ListParagraph"/>
        <w:numPr>
          <w:ilvl w:val="0"/>
          <w:numId w:val="110"/>
        </w:numPr>
        <w:tabs>
          <w:tab w:val="left" w:pos="1134"/>
        </w:tabs>
        <w:spacing w:after="0" w:line="240" w:lineRule="auto"/>
        <w:ind w:left="851" w:firstLine="0"/>
        <w:jc w:val="both"/>
        <w:rPr>
          <w:rFonts w:cstheme="minorHAnsi"/>
        </w:rPr>
      </w:pPr>
      <w:proofErr w:type="spellStart"/>
      <w:r w:rsidRPr="00DB25C4">
        <w:rPr>
          <w:rFonts w:cstheme="minorHAnsi"/>
        </w:rPr>
        <w:t>Pembayaran</w:t>
      </w:r>
      <w:proofErr w:type="spellEnd"/>
      <w:r w:rsidRPr="00DB25C4">
        <w:rPr>
          <w:rFonts w:cstheme="minorHAnsi"/>
        </w:rPr>
        <w:t xml:space="preserve"> Uang </w:t>
      </w:r>
      <w:proofErr w:type="spellStart"/>
      <w:r w:rsidRPr="00DB25C4">
        <w:rPr>
          <w:rFonts w:cstheme="minorHAnsi"/>
        </w:rPr>
        <w:t>Kuliah</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yang </w:t>
      </w:r>
      <w:proofErr w:type="spellStart"/>
      <w:r w:rsidRPr="00DB25C4">
        <w:rPr>
          <w:rFonts w:cstheme="minorHAnsi"/>
        </w:rPr>
        <w:t>berupa</w:t>
      </w:r>
      <w:proofErr w:type="spellEnd"/>
      <w:r w:rsidRPr="00DB25C4">
        <w:rPr>
          <w:rFonts w:cstheme="minorHAnsi"/>
        </w:rPr>
        <w:t xml:space="preserve"> Uang </w:t>
      </w:r>
      <w:proofErr w:type="spellStart"/>
      <w:r w:rsidRPr="00DB25C4">
        <w:rPr>
          <w:rFonts w:cstheme="minorHAnsi"/>
        </w:rPr>
        <w:t>Kuliah</w:t>
      </w:r>
      <w:proofErr w:type="spellEnd"/>
      <w:r w:rsidRPr="00DB25C4">
        <w:rPr>
          <w:rFonts w:cstheme="minorHAnsi"/>
        </w:rPr>
        <w:t xml:space="preserve"> Tunggal (UKT) </w:t>
      </w:r>
      <w:proofErr w:type="spellStart"/>
      <w:r w:rsidRPr="00DB25C4">
        <w:rPr>
          <w:rFonts w:cstheme="minorHAnsi"/>
        </w:rPr>
        <w:t>maupun</w:t>
      </w:r>
      <w:proofErr w:type="spellEnd"/>
      <w:r w:rsidRPr="00DB25C4">
        <w:rPr>
          <w:rFonts w:cstheme="minorHAnsi"/>
        </w:rPr>
        <w:t xml:space="preserve"> </w:t>
      </w:r>
      <w:proofErr w:type="spellStart"/>
      <w:r w:rsidRPr="00DB25C4">
        <w:rPr>
          <w:rFonts w:cstheme="minorHAnsi"/>
        </w:rPr>
        <w:t>komponen-komponen</w:t>
      </w:r>
      <w:proofErr w:type="spellEnd"/>
      <w:r w:rsidRPr="00DB25C4">
        <w:rPr>
          <w:rFonts w:cstheme="minorHAnsi"/>
        </w:rPr>
        <w:t xml:space="preserve"> lain yang </w:t>
      </w:r>
      <w:proofErr w:type="spellStart"/>
      <w:r w:rsidRPr="00DB25C4">
        <w:rPr>
          <w:rFonts w:cstheme="minorHAnsi"/>
        </w:rPr>
        <w:t>dikenakan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yang pada </w:t>
      </w:r>
      <w:proofErr w:type="spellStart"/>
      <w:r w:rsidRPr="00DB25C4">
        <w:rPr>
          <w:rFonts w:cstheme="minorHAnsi"/>
        </w:rPr>
        <w:t>periodenya</w:t>
      </w:r>
      <w:proofErr w:type="spellEnd"/>
      <w:r w:rsidRPr="00DB25C4">
        <w:rPr>
          <w:rFonts w:cstheme="minorHAnsi"/>
        </w:rPr>
        <w:t xml:space="preserve"> </w:t>
      </w:r>
      <w:proofErr w:type="spellStart"/>
      <w:r w:rsidRPr="00DB25C4">
        <w:rPr>
          <w:rFonts w:cstheme="minorHAnsi"/>
        </w:rPr>
        <w:t>belum</w:t>
      </w:r>
      <w:proofErr w:type="spellEnd"/>
      <w:r w:rsidRPr="00DB25C4">
        <w:rPr>
          <w:rFonts w:cstheme="minorHAnsi"/>
        </w:rPr>
        <w:t xml:space="preserve"> </w:t>
      </w:r>
      <w:proofErr w:type="spellStart"/>
      <w:r w:rsidRPr="00DB25C4">
        <w:rPr>
          <w:rFonts w:cstheme="minorHAnsi"/>
        </w:rPr>
        <w:t>diberlakukan</w:t>
      </w:r>
      <w:proofErr w:type="spellEnd"/>
      <w:r w:rsidRPr="00DB25C4">
        <w:rPr>
          <w:rFonts w:cstheme="minorHAnsi"/>
        </w:rPr>
        <w:t xml:space="preserve"> </w:t>
      </w:r>
      <w:proofErr w:type="spellStart"/>
      <w:r w:rsidRPr="00DB25C4">
        <w:rPr>
          <w:rFonts w:cstheme="minorHAnsi"/>
        </w:rPr>
        <w:t>sistem</w:t>
      </w:r>
      <w:proofErr w:type="spellEnd"/>
      <w:r w:rsidRPr="00DB25C4">
        <w:rPr>
          <w:rFonts w:cstheme="minorHAnsi"/>
        </w:rPr>
        <w:t xml:space="preserve"> UKT. </w:t>
      </w:r>
    </w:p>
    <w:p w14:paraId="0176CDF0" w14:textId="77777777" w:rsidR="00B06B75" w:rsidRPr="00DB25C4" w:rsidRDefault="00B06B75" w:rsidP="009F6099">
      <w:pPr>
        <w:pStyle w:val="ListParagraph"/>
        <w:numPr>
          <w:ilvl w:val="0"/>
          <w:numId w:val="110"/>
        </w:numPr>
        <w:tabs>
          <w:tab w:val="left" w:pos="993"/>
          <w:tab w:val="left" w:pos="1134"/>
        </w:tabs>
        <w:spacing w:after="0" w:line="240" w:lineRule="auto"/>
        <w:ind w:left="851" w:firstLine="0"/>
        <w:jc w:val="both"/>
        <w:rPr>
          <w:rFonts w:cstheme="minorHAnsi"/>
        </w:rPr>
      </w:pPr>
      <w:proofErr w:type="spellStart"/>
      <w:r w:rsidRPr="00DB25C4">
        <w:rPr>
          <w:rFonts w:cstheme="minorHAnsi"/>
        </w:rPr>
        <w:t>Bantuan</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Yayasan </w:t>
      </w:r>
      <w:proofErr w:type="spellStart"/>
      <w:r w:rsidRPr="00DB25C4">
        <w:rPr>
          <w:rFonts w:cstheme="minorHAnsi"/>
        </w:rPr>
        <w:t>berupa</w:t>
      </w:r>
      <w:proofErr w:type="spellEnd"/>
      <w:r w:rsidRPr="00DB25C4">
        <w:rPr>
          <w:rFonts w:cstheme="minorHAnsi"/>
        </w:rPr>
        <w:t xml:space="preserve"> dana </w:t>
      </w:r>
      <w:proofErr w:type="spellStart"/>
      <w:r w:rsidRPr="00DB25C4">
        <w:rPr>
          <w:rFonts w:cstheme="minorHAnsi"/>
        </w:rPr>
        <w:t>pengembangan</w:t>
      </w:r>
      <w:proofErr w:type="spellEnd"/>
      <w:r w:rsidRPr="00DB25C4">
        <w:rPr>
          <w:rFonts w:cstheme="minorHAnsi"/>
        </w:rPr>
        <w:t xml:space="preserve"> yang </w:t>
      </w:r>
      <w:proofErr w:type="spellStart"/>
      <w:r w:rsidRPr="00DB25C4">
        <w:rPr>
          <w:rFonts w:cstheme="minorHAnsi"/>
        </w:rPr>
        <w:t>digunakan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pembangunan</w:t>
      </w:r>
      <w:proofErr w:type="spellEnd"/>
      <w:r w:rsidRPr="00DB25C4">
        <w:rPr>
          <w:rFonts w:cstheme="minorHAnsi"/>
        </w:rPr>
        <w:t xml:space="preserve"> universitas, </w:t>
      </w:r>
      <w:proofErr w:type="spellStart"/>
      <w:r w:rsidRPr="00DB25C4">
        <w:rPr>
          <w:rFonts w:cstheme="minorHAnsi"/>
        </w:rPr>
        <w:t>penghargaan</w:t>
      </w:r>
      <w:proofErr w:type="spellEnd"/>
      <w:r w:rsidRPr="00DB25C4">
        <w:rPr>
          <w:rFonts w:cstheme="minorHAnsi"/>
        </w:rPr>
        <w:t xml:space="preserve"> dan </w:t>
      </w:r>
      <w:proofErr w:type="spellStart"/>
      <w:r w:rsidRPr="00DB25C4">
        <w:rPr>
          <w:rFonts w:cstheme="minorHAnsi"/>
        </w:rPr>
        <w:t>beasiswa</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dan </w:t>
      </w:r>
      <w:proofErr w:type="spellStart"/>
      <w:r w:rsidRPr="00DB25C4">
        <w:rPr>
          <w:rFonts w:cstheme="minorHAnsi"/>
        </w:rPr>
        <w:t>pegawai</w:t>
      </w:r>
      <w:proofErr w:type="spellEnd"/>
      <w:r w:rsidRPr="00DB25C4">
        <w:rPr>
          <w:rFonts w:cstheme="minorHAnsi"/>
        </w:rPr>
        <w:t xml:space="preserve">. </w:t>
      </w:r>
    </w:p>
    <w:p w14:paraId="45C71ECB" w14:textId="77777777" w:rsidR="00B06B75" w:rsidRPr="00DB25C4" w:rsidRDefault="00B06B75" w:rsidP="009F6099">
      <w:pPr>
        <w:pStyle w:val="ListParagraph"/>
        <w:numPr>
          <w:ilvl w:val="0"/>
          <w:numId w:val="110"/>
        </w:numPr>
        <w:tabs>
          <w:tab w:val="left" w:pos="851"/>
          <w:tab w:val="left" w:pos="1134"/>
        </w:tabs>
        <w:spacing w:after="0" w:line="240" w:lineRule="auto"/>
        <w:ind w:left="851" w:firstLine="0"/>
        <w:jc w:val="both"/>
        <w:rPr>
          <w:rFonts w:cstheme="minorHAnsi"/>
        </w:rPr>
      </w:pPr>
      <w:proofErr w:type="spellStart"/>
      <w:r w:rsidRPr="00DB25C4">
        <w:rPr>
          <w:rFonts w:cstheme="minorHAnsi"/>
        </w:rPr>
        <w:t>Bantuan</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Kemenristekdikti</w:t>
      </w:r>
      <w:proofErr w:type="spellEnd"/>
      <w:r w:rsidRPr="00DB25C4">
        <w:rPr>
          <w:rFonts w:cstheme="minorHAnsi"/>
        </w:rPr>
        <w:t xml:space="preserve"> </w:t>
      </w:r>
      <w:proofErr w:type="spellStart"/>
      <w:r w:rsidRPr="00DB25C4">
        <w:rPr>
          <w:rFonts w:cstheme="minorHAnsi"/>
        </w:rPr>
        <w:t>berupa</w:t>
      </w:r>
      <w:proofErr w:type="spellEnd"/>
      <w:r w:rsidRPr="00DB25C4">
        <w:rPr>
          <w:rFonts w:cstheme="minorHAnsi"/>
        </w:rPr>
        <w:t xml:space="preserve"> </w:t>
      </w:r>
      <w:proofErr w:type="spellStart"/>
      <w:r w:rsidRPr="00DB25C4">
        <w:rPr>
          <w:rFonts w:cstheme="minorHAnsi"/>
        </w:rPr>
        <w:t>Beasiswa</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Beasiswa</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Hibah</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w:t>
      </w:r>
      <w:proofErr w:type="spellStart"/>
      <w:r w:rsidRPr="00DB25C4">
        <w:rPr>
          <w:rFonts w:cstheme="minorHAnsi"/>
        </w:rPr>
        <w:t>Hibah</w:t>
      </w:r>
      <w:proofErr w:type="spellEnd"/>
      <w:r w:rsidRPr="00DB25C4">
        <w:rPr>
          <w:rFonts w:cstheme="minorHAnsi"/>
        </w:rPr>
        <w:t xml:space="preserve"> Pusat </w:t>
      </w:r>
      <w:proofErr w:type="spellStart"/>
      <w:r w:rsidRPr="00DB25C4">
        <w:rPr>
          <w:rFonts w:cstheme="minorHAnsi"/>
        </w:rPr>
        <w:t>Unggulan</w:t>
      </w:r>
      <w:proofErr w:type="spellEnd"/>
      <w:r w:rsidRPr="00DB25C4">
        <w:rPr>
          <w:rFonts w:cstheme="minorHAnsi"/>
        </w:rPr>
        <w:t xml:space="preserve"> </w:t>
      </w:r>
      <w:proofErr w:type="spellStart"/>
      <w:r w:rsidRPr="00DB25C4">
        <w:rPr>
          <w:rFonts w:cstheme="minorHAnsi"/>
        </w:rPr>
        <w:t>Ipteks</w:t>
      </w:r>
      <w:proofErr w:type="spellEnd"/>
      <w:r w:rsidRPr="00DB25C4">
        <w:rPr>
          <w:rFonts w:cstheme="minorHAnsi"/>
        </w:rPr>
        <w:t xml:space="preserve">, dan </w:t>
      </w:r>
      <w:proofErr w:type="spellStart"/>
      <w:r w:rsidRPr="00DB25C4">
        <w:rPr>
          <w:rFonts w:cstheme="minorHAnsi"/>
        </w:rPr>
        <w:t>hibah-hibah</w:t>
      </w:r>
      <w:proofErr w:type="spellEnd"/>
      <w:r w:rsidRPr="00DB25C4">
        <w:rPr>
          <w:rFonts w:cstheme="minorHAnsi"/>
        </w:rPr>
        <w:t xml:space="preserve"> </w:t>
      </w:r>
      <w:proofErr w:type="spellStart"/>
      <w:r w:rsidRPr="00DB25C4">
        <w:rPr>
          <w:rFonts w:cstheme="minorHAnsi"/>
        </w:rPr>
        <w:t>lainnya</w:t>
      </w:r>
      <w:proofErr w:type="spellEnd"/>
      <w:r w:rsidRPr="00DB25C4">
        <w:rPr>
          <w:rFonts w:cstheme="minorHAnsi"/>
        </w:rPr>
        <w:t xml:space="preserve">. </w:t>
      </w:r>
    </w:p>
    <w:p w14:paraId="02F52AD7" w14:textId="77777777" w:rsidR="00B06B75" w:rsidRPr="00DB25C4" w:rsidRDefault="00B06B75" w:rsidP="009F6099">
      <w:pPr>
        <w:pStyle w:val="ListParagraph"/>
        <w:numPr>
          <w:ilvl w:val="0"/>
          <w:numId w:val="110"/>
        </w:numPr>
        <w:tabs>
          <w:tab w:val="left" w:pos="993"/>
          <w:tab w:val="left" w:pos="1134"/>
        </w:tabs>
        <w:spacing w:after="0" w:line="240" w:lineRule="auto"/>
        <w:ind w:left="851" w:firstLine="0"/>
        <w:jc w:val="both"/>
        <w:rPr>
          <w:rFonts w:cstheme="minorHAnsi"/>
        </w:rPr>
      </w:pPr>
      <w:proofErr w:type="spellStart"/>
      <w:r w:rsidRPr="00DB25C4">
        <w:rPr>
          <w:rFonts w:cstheme="minorHAnsi"/>
        </w:rPr>
        <w:t>Pendapatan</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Pihak</w:t>
      </w:r>
      <w:proofErr w:type="spellEnd"/>
      <w:r w:rsidRPr="00DB25C4">
        <w:rPr>
          <w:rFonts w:cstheme="minorHAnsi"/>
        </w:rPr>
        <w:t xml:space="preserve"> Lain </w:t>
      </w:r>
      <w:proofErr w:type="spellStart"/>
      <w:r w:rsidRPr="00DB25C4">
        <w:rPr>
          <w:rFonts w:cstheme="minorHAnsi"/>
        </w:rPr>
        <w:t>berupa</w:t>
      </w:r>
      <w:proofErr w:type="spellEnd"/>
      <w:r w:rsidRPr="00DB25C4">
        <w:rPr>
          <w:rFonts w:cstheme="minorHAnsi"/>
        </w:rPr>
        <w:t xml:space="preserve"> </w:t>
      </w:r>
      <w:proofErr w:type="spellStart"/>
      <w:r w:rsidRPr="00DB25C4">
        <w:rPr>
          <w:rFonts w:cstheme="minorHAnsi"/>
        </w:rPr>
        <w:t>hibah</w:t>
      </w:r>
      <w:proofErr w:type="spellEnd"/>
      <w:r w:rsidRPr="00DB25C4">
        <w:rPr>
          <w:rFonts w:cstheme="minorHAnsi"/>
        </w:rPr>
        <w:t xml:space="preserve"> dan </w:t>
      </w:r>
      <w:proofErr w:type="spellStart"/>
      <w:r w:rsidRPr="00DB25C4">
        <w:rPr>
          <w:rFonts w:cstheme="minorHAnsi"/>
        </w:rPr>
        <w:t>donasi</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lembaga</w:t>
      </w:r>
      <w:proofErr w:type="spellEnd"/>
      <w:r w:rsidRPr="00DB25C4">
        <w:rPr>
          <w:rFonts w:cstheme="minorHAnsi"/>
        </w:rPr>
        <w:t xml:space="preserve"> </w:t>
      </w:r>
      <w:proofErr w:type="spellStart"/>
      <w:r w:rsidRPr="00DB25C4">
        <w:rPr>
          <w:rFonts w:cstheme="minorHAnsi"/>
        </w:rPr>
        <w:t>luar</w:t>
      </w:r>
      <w:proofErr w:type="spellEnd"/>
      <w:r w:rsidRPr="00DB25C4">
        <w:rPr>
          <w:rFonts w:cstheme="minorHAnsi"/>
        </w:rPr>
        <w:t xml:space="preserve"> negeri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dan </w:t>
      </w:r>
      <w:proofErr w:type="spellStart"/>
      <w:r w:rsidRPr="00DB25C4">
        <w:rPr>
          <w:rFonts w:cstheme="minorHAnsi"/>
        </w:rPr>
        <w:t>pengabdian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w:t>
      </w:r>
      <w:proofErr w:type="spellStart"/>
      <w:r w:rsidRPr="00DB25C4">
        <w:rPr>
          <w:rFonts w:cstheme="minorHAnsi"/>
        </w:rPr>
        <w:t>masyarakat</w:t>
      </w:r>
      <w:proofErr w:type="spellEnd"/>
      <w:r w:rsidRPr="00DB25C4">
        <w:rPr>
          <w:rFonts w:cstheme="minorHAnsi"/>
        </w:rPr>
        <w:t xml:space="preserve">, </w:t>
      </w:r>
      <w:proofErr w:type="spellStart"/>
      <w:r w:rsidRPr="00DB25C4">
        <w:rPr>
          <w:rFonts w:cstheme="minorHAnsi"/>
        </w:rPr>
        <w:t>beasiswa</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
    <w:p w14:paraId="127937ED" w14:textId="77777777" w:rsidR="00B06B75" w:rsidRPr="00DB25C4" w:rsidRDefault="00B06B75" w:rsidP="009F6099">
      <w:pPr>
        <w:pStyle w:val="ListParagraph"/>
        <w:numPr>
          <w:ilvl w:val="0"/>
          <w:numId w:val="110"/>
        </w:numPr>
        <w:tabs>
          <w:tab w:val="left" w:pos="993"/>
          <w:tab w:val="left" w:pos="1134"/>
        </w:tabs>
        <w:spacing w:after="0" w:line="240" w:lineRule="auto"/>
        <w:ind w:left="851" w:firstLine="0"/>
        <w:jc w:val="both"/>
        <w:rPr>
          <w:rFonts w:cstheme="minorHAnsi"/>
        </w:rPr>
      </w:pPr>
      <w:proofErr w:type="spellStart"/>
      <w:r w:rsidRPr="00DB25C4">
        <w:rPr>
          <w:rFonts w:cstheme="minorHAnsi"/>
        </w:rPr>
        <w:t>Pendapatan</w:t>
      </w:r>
      <w:proofErr w:type="spellEnd"/>
      <w:r w:rsidRPr="00DB25C4">
        <w:rPr>
          <w:rFonts w:cstheme="minorHAnsi"/>
        </w:rPr>
        <w:t xml:space="preserve"> </w:t>
      </w:r>
      <w:proofErr w:type="spellStart"/>
      <w:r w:rsidRPr="00DB25C4">
        <w:rPr>
          <w:rFonts w:cstheme="minorHAnsi"/>
        </w:rPr>
        <w:t>alternatif</w:t>
      </w:r>
      <w:proofErr w:type="spellEnd"/>
      <w:r w:rsidRPr="00DB25C4">
        <w:rPr>
          <w:rFonts w:cstheme="minorHAnsi"/>
        </w:rPr>
        <w:t xml:space="preserve"> yang </w:t>
      </w:r>
      <w:proofErr w:type="spellStart"/>
      <w:r w:rsidRPr="00DB25C4">
        <w:rPr>
          <w:rFonts w:cstheme="minorHAnsi"/>
        </w:rPr>
        <w:t>diusahakan</w:t>
      </w:r>
      <w:proofErr w:type="spellEnd"/>
      <w:r w:rsidRPr="00DB25C4">
        <w:rPr>
          <w:rFonts w:cstheme="minorHAnsi"/>
        </w:rPr>
        <w:t xml:space="preserve"> </w:t>
      </w:r>
      <w:proofErr w:type="spellStart"/>
      <w:r w:rsidRPr="00DB25C4">
        <w:rPr>
          <w:rFonts w:cstheme="minorHAnsi"/>
        </w:rPr>
        <w:t>melalui</w:t>
      </w:r>
      <w:proofErr w:type="spellEnd"/>
      <w:r w:rsidRPr="00DB25C4">
        <w:rPr>
          <w:rFonts w:cstheme="minorHAnsi"/>
        </w:rPr>
        <w:t xml:space="preserve"> Badan </w:t>
      </w:r>
      <w:proofErr w:type="spellStart"/>
      <w:r w:rsidRPr="00DB25C4">
        <w:rPr>
          <w:rFonts w:cstheme="minorHAnsi"/>
        </w:rPr>
        <w:t>Pengelola</w:t>
      </w:r>
      <w:proofErr w:type="spellEnd"/>
      <w:r w:rsidRPr="00DB25C4">
        <w:rPr>
          <w:rFonts w:cstheme="minorHAnsi"/>
        </w:rPr>
        <w:t xml:space="preserve"> Usaha Universitas (BPUU), </w:t>
      </w:r>
      <w:proofErr w:type="spellStart"/>
      <w:r w:rsidRPr="00DB25C4">
        <w:rPr>
          <w:rFonts w:cstheme="minorHAnsi"/>
        </w:rPr>
        <w:t>berupa</w:t>
      </w:r>
      <w:proofErr w:type="spellEnd"/>
      <w:r w:rsidRPr="00DB25C4">
        <w:rPr>
          <w:rFonts w:cstheme="minorHAnsi"/>
        </w:rPr>
        <w:t xml:space="preserve"> </w:t>
      </w:r>
      <w:proofErr w:type="spellStart"/>
      <w:r w:rsidRPr="00DB25C4">
        <w:rPr>
          <w:rFonts w:cstheme="minorHAnsi"/>
        </w:rPr>
        <w:t>pelatihan</w:t>
      </w:r>
      <w:proofErr w:type="spellEnd"/>
      <w:r w:rsidRPr="00DB25C4">
        <w:rPr>
          <w:rFonts w:cstheme="minorHAnsi"/>
        </w:rPr>
        <w:t xml:space="preserve">, </w:t>
      </w:r>
      <w:proofErr w:type="spellStart"/>
      <w:r w:rsidRPr="00DB25C4">
        <w:rPr>
          <w:rFonts w:cstheme="minorHAnsi"/>
        </w:rPr>
        <w:t>kursus</w:t>
      </w:r>
      <w:proofErr w:type="spellEnd"/>
      <w:r w:rsidRPr="00DB25C4">
        <w:rPr>
          <w:rFonts w:cstheme="minorHAnsi"/>
        </w:rPr>
        <w:t xml:space="preserve">, </w:t>
      </w:r>
      <w:proofErr w:type="spellStart"/>
      <w:r w:rsidRPr="00DB25C4">
        <w:rPr>
          <w:rFonts w:cstheme="minorHAnsi"/>
        </w:rPr>
        <w:t>sertifikasi</w:t>
      </w:r>
      <w:proofErr w:type="spellEnd"/>
      <w:r w:rsidRPr="00DB25C4">
        <w:rPr>
          <w:rFonts w:cstheme="minorHAnsi"/>
        </w:rPr>
        <w:t xml:space="preserve">, </w:t>
      </w:r>
      <w:proofErr w:type="spellStart"/>
      <w:r w:rsidRPr="00DB25C4">
        <w:rPr>
          <w:rFonts w:cstheme="minorHAnsi"/>
        </w:rPr>
        <w:t>penyewaan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w:t>
      </w:r>
      <w:proofErr w:type="spellStart"/>
      <w:r w:rsidRPr="00DB25C4">
        <w:rPr>
          <w:rFonts w:cstheme="minorHAnsi"/>
        </w:rPr>
        <w:t>prasarana</w:t>
      </w:r>
      <w:proofErr w:type="spellEnd"/>
      <w:r w:rsidRPr="00DB25C4">
        <w:rPr>
          <w:rFonts w:cstheme="minorHAnsi"/>
        </w:rPr>
        <w:t xml:space="preserve">, merchandize, dan </w:t>
      </w:r>
      <w:proofErr w:type="spellStart"/>
      <w:r w:rsidRPr="00DB25C4">
        <w:rPr>
          <w:rFonts w:cstheme="minorHAnsi"/>
        </w:rPr>
        <w:t>layanan</w:t>
      </w:r>
      <w:proofErr w:type="spellEnd"/>
      <w:r w:rsidRPr="00DB25C4">
        <w:rPr>
          <w:rFonts w:cstheme="minorHAnsi"/>
        </w:rPr>
        <w:t xml:space="preserve"> Sentra </w:t>
      </w:r>
      <w:proofErr w:type="spellStart"/>
      <w:r w:rsidRPr="00DB25C4">
        <w:rPr>
          <w:rFonts w:cstheme="minorHAnsi"/>
        </w:rPr>
        <w:t>Kekayaan</w:t>
      </w:r>
      <w:proofErr w:type="spellEnd"/>
      <w:r w:rsidRPr="00DB25C4">
        <w:rPr>
          <w:rFonts w:cstheme="minorHAnsi"/>
        </w:rPr>
        <w:t xml:space="preserve"> </w:t>
      </w:r>
      <w:proofErr w:type="spellStart"/>
      <w:r w:rsidRPr="00DB25C4">
        <w:rPr>
          <w:rFonts w:cstheme="minorHAnsi"/>
        </w:rPr>
        <w:t>Intelektual</w:t>
      </w:r>
      <w:proofErr w:type="spellEnd"/>
      <w:r w:rsidRPr="00DB25C4">
        <w:rPr>
          <w:rFonts w:cstheme="minorHAnsi"/>
        </w:rPr>
        <w:t xml:space="preserve">. </w:t>
      </w:r>
    </w:p>
    <w:p w14:paraId="4F632CF5" w14:textId="77777777" w:rsidR="00B06B75" w:rsidRPr="00DB25C4" w:rsidRDefault="00B06B75" w:rsidP="00687314">
      <w:pPr>
        <w:spacing w:after="0" w:line="240" w:lineRule="auto"/>
        <w:ind w:left="426" w:firstLine="425"/>
        <w:jc w:val="both"/>
        <w:rPr>
          <w:rFonts w:cstheme="minorHAnsi"/>
        </w:rPr>
      </w:pP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disusun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melibatkan</w:t>
      </w:r>
      <w:proofErr w:type="spellEnd"/>
      <w:r w:rsidRPr="00DB25C4">
        <w:rPr>
          <w:rFonts w:cstheme="minorHAnsi"/>
        </w:rPr>
        <w:t xml:space="preserve"> </w:t>
      </w:r>
      <w:proofErr w:type="spellStart"/>
      <w:r w:rsidRPr="00DB25C4">
        <w:rPr>
          <w:rFonts w:cstheme="minorHAnsi"/>
        </w:rPr>
        <w:t>semua</w:t>
      </w:r>
      <w:proofErr w:type="spellEnd"/>
      <w:r w:rsidRPr="00DB25C4">
        <w:rPr>
          <w:rFonts w:cstheme="minorHAnsi"/>
        </w:rPr>
        <w:t xml:space="preserve"> </w:t>
      </w:r>
      <w:proofErr w:type="spellStart"/>
      <w:r w:rsidRPr="00DB25C4">
        <w:rPr>
          <w:rFonts w:cstheme="minorHAnsi"/>
        </w:rPr>
        <w:t>pihak</w:t>
      </w:r>
      <w:proofErr w:type="spellEnd"/>
      <w:r w:rsidRPr="00DB25C4">
        <w:rPr>
          <w:rFonts w:cstheme="minorHAnsi"/>
        </w:rPr>
        <w:t xml:space="preserve"> yang </w:t>
      </w:r>
      <w:proofErr w:type="spellStart"/>
      <w:r w:rsidRPr="00DB25C4">
        <w:rPr>
          <w:rFonts w:cstheme="minorHAnsi"/>
        </w:rPr>
        <w:t>terkait</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dana, </w:t>
      </w:r>
      <w:proofErr w:type="spellStart"/>
      <w:r w:rsidRPr="00DB25C4">
        <w:rPr>
          <w:rFonts w:cstheme="minorHAnsi"/>
        </w:rPr>
        <w:t>yaitu</w:t>
      </w:r>
      <w:proofErr w:type="spellEnd"/>
      <w:r w:rsidRPr="00DB25C4">
        <w:rPr>
          <w:rFonts w:cstheme="minorHAnsi"/>
        </w:rPr>
        <w:t xml:space="preserve"> Bagian </w:t>
      </w:r>
      <w:proofErr w:type="spellStart"/>
      <w:r w:rsidRPr="00DB25C4">
        <w:rPr>
          <w:rFonts w:cstheme="minorHAnsi"/>
        </w:rPr>
        <w:t>Keuangan</w:t>
      </w:r>
      <w:proofErr w:type="spellEnd"/>
      <w:r w:rsidRPr="00DB25C4">
        <w:rPr>
          <w:rFonts w:cstheme="minorHAnsi"/>
        </w:rPr>
        <w:t xml:space="preserve">, Badan </w:t>
      </w:r>
      <w:proofErr w:type="spellStart"/>
      <w:r w:rsidRPr="00DB25C4">
        <w:rPr>
          <w:rFonts w:cstheme="minorHAnsi"/>
        </w:rPr>
        <w:t>Perencanaan</w:t>
      </w:r>
      <w:proofErr w:type="spellEnd"/>
      <w:r w:rsidRPr="00DB25C4">
        <w:rPr>
          <w:rFonts w:cstheme="minorHAnsi"/>
        </w:rPr>
        <w:t xml:space="preserve"> dan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unit-unit lain yang </w:t>
      </w:r>
      <w:proofErr w:type="spellStart"/>
      <w:r w:rsidRPr="00DB25C4">
        <w:rPr>
          <w:rFonts w:cstheme="minorHAnsi"/>
        </w:rPr>
        <w:t>dianggap</w:t>
      </w:r>
      <w:proofErr w:type="spellEnd"/>
      <w:r w:rsidRPr="00DB25C4">
        <w:rPr>
          <w:rFonts w:cstheme="minorHAnsi"/>
        </w:rPr>
        <w:t xml:space="preserve">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informasi</w:t>
      </w:r>
      <w:proofErr w:type="spellEnd"/>
      <w:r w:rsidRPr="00DB25C4">
        <w:rPr>
          <w:rFonts w:cstheme="minorHAnsi"/>
        </w:rPr>
        <w:t xml:space="preserve"> </w:t>
      </w:r>
      <w:proofErr w:type="spellStart"/>
      <w:r w:rsidRPr="00DB25C4">
        <w:rPr>
          <w:rFonts w:cstheme="minorHAnsi"/>
        </w:rPr>
        <w:t>terkait</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universitas </w:t>
      </w:r>
      <w:proofErr w:type="spellStart"/>
      <w:r w:rsidRPr="00DB25C4">
        <w:rPr>
          <w:rFonts w:cstheme="minorHAnsi"/>
        </w:rPr>
        <w:t>yakni</w:t>
      </w:r>
      <w:proofErr w:type="spellEnd"/>
      <w:r w:rsidRPr="00DB25C4">
        <w:rPr>
          <w:rFonts w:cstheme="minorHAnsi"/>
        </w:rPr>
        <w:t xml:space="preserve"> BPUU. </w:t>
      </w:r>
      <w:proofErr w:type="spellStart"/>
      <w:r w:rsidRPr="00DB25C4">
        <w:rPr>
          <w:rFonts w:cstheme="minorHAnsi"/>
        </w:rPr>
        <w:t>Prosedur</w:t>
      </w:r>
      <w:proofErr w:type="spellEnd"/>
      <w:r w:rsidRPr="00DB25C4">
        <w:rPr>
          <w:rFonts w:cstheme="minorHAnsi"/>
        </w:rPr>
        <w:t xml:space="preserve"> </w:t>
      </w:r>
      <w:proofErr w:type="spellStart"/>
      <w:r w:rsidRPr="00DB25C4">
        <w:rPr>
          <w:rFonts w:cstheme="minorHAnsi"/>
        </w:rPr>
        <w:t>penyusunan</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w:t>
      </w:r>
      <w:proofErr w:type="spellStart"/>
      <w:r w:rsidRPr="00DB25C4">
        <w:rPr>
          <w:rFonts w:cstheme="minorHAnsi"/>
        </w:rPr>
        <w:t>tercantum</w:t>
      </w:r>
      <w:proofErr w:type="spellEnd"/>
      <w:r w:rsidRPr="00DB25C4">
        <w:rPr>
          <w:rFonts w:cstheme="minorHAnsi"/>
        </w:rPr>
        <w:t xml:space="preserve"> pada SOP </w:t>
      </w:r>
      <w:proofErr w:type="spellStart"/>
      <w:r w:rsidRPr="00DB25C4">
        <w:rPr>
          <w:rFonts w:cstheme="minorHAnsi"/>
        </w:rPr>
        <w:t>Nomor</w:t>
      </w:r>
      <w:proofErr w:type="spellEnd"/>
      <w:r w:rsidRPr="00DB25C4">
        <w:rPr>
          <w:rFonts w:cstheme="minorHAnsi"/>
        </w:rPr>
        <w:t xml:space="preserve">: RENBANG-SOP-PPRPU-001- V-2016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Penyusunan</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Universitas.</w:t>
      </w:r>
    </w:p>
    <w:p w14:paraId="2AC083C7" w14:textId="77777777" w:rsidR="00B06B75" w:rsidRPr="00DB25C4" w:rsidRDefault="00B06B75" w:rsidP="00687314">
      <w:pPr>
        <w:spacing w:after="0" w:line="240" w:lineRule="auto"/>
        <w:ind w:left="426" w:firstLine="425"/>
        <w:jc w:val="both"/>
        <w:rPr>
          <w:rFonts w:cstheme="minorHAnsi"/>
        </w:rPr>
      </w:pPr>
      <w:proofErr w:type="spellStart"/>
      <w:r w:rsidRPr="00DB25C4">
        <w:rPr>
          <w:rFonts w:cstheme="minorHAnsi"/>
        </w:rPr>
        <w:t>Dalam</w:t>
      </w:r>
      <w:proofErr w:type="spellEnd"/>
      <w:r w:rsidRPr="00DB25C4">
        <w:rPr>
          <w:rFonts w:cstheme="minorHAnsi"/>
        </w:rPr>
        <w:t xml:space="preserve"> 3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terakhir</w:t>
      </w:r>
      <w:proofErr w:type="spellEnd"/>
      <w:r w:rsidRPr="00DB25C4">
        <w:rPr>
          <w:rFonts w:cstheme="minorHAnsi"/>
        </w:rPr>
        <w:t xml:space="preserve">, UPPS </w:t>
      </w:r>
      <w:proofErr w:type="spellStart"/>
      <w:r w:rsidRPr="00DB25C4">
        <w:rPr>
          <w:rFonts w:cstheme="minorHAnsi"/>
        </w:rPr>
        <w:t>memperoleh</w:t>
      </w:r>
      <w:proofErr w:type="spellEnd"/>
      <w:r w:rsidRPr="00DB25C4">
        <w:rPr>
          <w:rFonts w:cstheme="minorHAnsi"/>
        </w:rPr>
        <w:t xml:space="preserve"> dana </w:t>
      </w:r>
      <w:proofErr w:type="spellStart"/>
      <w:r w:rsidRPr="00DB25C4">
        <w:rPr>
          <w:rFonts w:cstheme="minorHAnsi"/>
        </w:rPr>
        <w:t>sekitar</w:t>
      </w:r>
      <w:proofErr w:type="spellEnd"/>
      <w:r w:rsidRPr="00DB25C4">
        <w:rPr>
          <w:rFonts w:cstheme="minorHAnsi"/>
        </w:rPr>
        <w:t xml:space="preserve"> Rp. 11,007,000,000 yang </w:t>
      </w:r>
      <w:proofErr w:type="spellStart"/>
      <w:r w:rsidRPr="00DB25C4">
        <w:rPr>
          <w:rFonts w:cstheme="minorHAnsi"/>
        </w:rPr>
        <w:t>diperoleh</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Yayasan, </w:t>
      </w:r>
      <w:proofErr w:type="spellStart"/>
      <w:r w:rsidRPr="00DB25C4">
        <w:rPr>
          <w:rFonts w:cstheme="minorHAnsi"/>
        </w:rPr>
        <w:t>perguruan</w:t>
      </w:r>
      <w:proofErr w:type="spellEnd"/>
      <w:r w:rsidRPr="00DB25C4">
        <w:rPr>
          <w:rFonts w:cstheme="minorHAnsi"/>
        </w:rPr>
        <w:t xml:space="preserve"> </w:t>
      </w:r>
      <w:proofErr w:type="spellStart"/>
      <w:r w:rsidRPr="00DB25C4">
        <w:rPr>
          <w:rFonts w:cstheme="minorHAnsi"/>
        </w:rPr>
        <w:t>tinggi</w:t>
      </w:r>
      <w:proofErr w:type="spellEnd"/>
      <w:r w:rsidRPr="00DB25C4">
        <w:rPr>
          <w:rFonts w:cstheme="minorHAnsi"/>
        </w:rPr>
        <w:t xml:space="preserve"> </w:t>
      </w:r>
      <w:proofErr w:type="spellStart"/>
      <w:r w:rsidRPr="00DB25C4">
        <w:rPr>
          <w:rFonts w:cstheme="minorHAnsi"/>
        </w:rPr>
        <w:t>sendiri</w:t>
      </w:r>
      <w:proofErr w:type="spellEnd"/>
      <w:r w:rsidRPr="00DB25C4">
        <w:rPr>
          <w:rFonts w:cstheme="minorHAnsi"/>
        </w:rPr>
        <w:t xml:space="preserve"> dan </w:t>
      </w:r>
      <w:proofErr w:type="spellStart"/>
      <w:r w:rsidRPr="00DB25C4">
        <w:rPr>
          <w:rFonts w:cstheme="minorHAnsi"/>
        </w:rPr>
        <w:t>sumber</w:t>
      </w:r>
      <w:proofErr w:type="spellEnd"/>
      <w:r w:rsidRPr="00DB25C4">
        <w:rPr>
          <w:rFonts w:cstheme="minorHAnsi"/>
        </w:rPr>
        <w:t xml:space="preserve"> </w:t>
      </w:r>
      <w:proofErr w:type="spellStart"/>
      <w:r w:rsidRPr="00DB25C4">
        <w:rPr>
          <w:rFonts w:cstheme="minorHAnsi"/>
        </w:rPr>
        <w:t>lainnya</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rinci</w:t>
      </w:r>
      <w:proofErr w:type="spellEnd"/>
      <w:r w:rsidRPr="00DB25C4">
        <w:rPr>
          <w:rFonts w:cstheme="minorHAnsi"/>
        </w:rPr>
        <w:t xml:space="preserve">, </w:t>
      </w:r>
      <w:proofErr w:type="spellStart"/>
      <w:r w:rsidRPr="00DB25C4">
        <w:rPr>
          <w:rFonts w:cstheme="minorHAnsi"/>
        </w:rPr>
        <w:t>informasi</w:t>
      </w:r>
      <w:proofErr w:type="spellEnd"/>
      <w:r w:rsidRPr="00DB25C4">
        <w:rPr>
          <w:rFonts w:cstheme="minorHAnsi"/>
        </w:rPr>
        <w:t xml:space="preserve">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w:t>
      </w:r>
      <w:proofErr w:type="spellStart"/>
      <w:r w:rsidRPr="00DB25C4">
        <w:rPr>
          <w:rFonts w:cstheme="minorHAnsi"/>
        </w:rPr>
        <w:t>pendanaan</w:t>
      </w:r>
      <w:proofErr w:type="spellEnd"/>
      <w:r w:rsidRPr="00DB25C4">
        <w:rPr>
          <w:rFonts w:cstheme="minorHAnsi"/>
        </w:rPr>
        <w:t xml:space="preserve"> dan juga </w:t>
      </w:r>
      <w:proofErr w:type="spellStart"/>
      <w:r w:rsidRPr="00DB25C4">
        <w:rPr>
          <w:rFonts w:cstheme="minorHAnsi"/>
        </w:rPr>
        <w:t>besarannya</w:t>
      </w:r>
      <w:proofErr w:type="spellEnd"/>
      <w:r w:rsidRPr="00DB25C4">
        <w:rPr>
          <w:rFonts w:cstheme="minorHAnsi"/>
        </w:rPr>
        <w:t xml:space="preserve"> </w:t>
      </w:r>
      <w:proofErr w:type="spellStart"/>
      <w:r w:rsidRPr="00DB25C4">
        <w:rPr>
          <w:rFonts w:cstheme="minorHAnsi"/>
        </w:rPr>
        <w:t>diatur</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table 5.1.2.1.</w:t>
      </w:r>
    </w:p>
    <w:p w14:paraId="368C3BCA" w14:textId="77777777" w:rsidR="00B06B75" w:rsidRPr="00DB25C4" w:rsidRDefault="00B06B75" w:rsidP="00687314">
      <w:pPr>
        <w:spacing w:after="0" w:line="240" w:lineRule="auto"/>
        <w:ind w:left="1134" w:firstLine="360"/>
        <w:jc w:val="both"/>
        <w:rPr>
          <w:rFonts w:cstheme="minorHAnsi"/>
        </w:rPr>
      </w:pPr>
    </w:p>
    <w:p w14:paraId="3CDE8DB3" w14:textId="77777777" w:rsidR="00B06B75" w:rsidRPr="00DB25C4" w:rsidRDefault="00B06B75" w:rsidP="00687314">
      <w:pPr>
        <w:spacing w:after="0" w:line="240" w:lineRule="auto"/>
        <w:ind w:left="360"/>
        <w:rPr>
          <w:rFonts w:cstheme="minorHAnsi"/>
        </w:rPr>
      </w:pPr>
      <w:proofErr w:type="spellStart"/>
      <w:r w:rsidRPr="00DB25C4">
        <w:rPr>
          <w:rFonts w:cstheme="minorHAnsi"/>
        </w:rPr>
        <w:t>Besar</w:t>
      </w:r>
      <w:proofErr w:type="spellEnd"/>
      <w:r w:rsidRPr="00DB25C4">
        <w:rPr>
          <w:rFonts w:cstheme="minorHAnsi"/>
        </w:rPr>
        <w:t xml:space="preserve"> dana yang </w:t>
      </w:r>
      <w:proofErr w:type="spellStart"/>
      <w:r w:rsidRPr="00DB25C4">
        <w:rPr>
          <w:rFonts w:cstheme="minorHAnsi"/>
        </w:rPr>
        <w:t>diperoleh</w:t>
      </w:r>
      <w:proofErr w:type="spellEnd"/>
      <w:r w:rsidRPr="00DB25C4">
        <w:rPr>
          <w:rFonts w:cstheme="minorHAnsi"/>
        </w:rPr>
        <w:t xml:space="preserve"> oleh UPPS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tiga</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terakhir</w:t>
      </w:r>
      <w:proofErr w:type="spellEnd"/>
      <w:r w:rsidRPr="00DB25C4">
        <w:rPr>
          <w:rFonts w:cstheme="minorHAnsi"/>
        </w:rPr>
        <w:t xml:space="preserve"> (</w:t>
      </w:r>
      <w:proofErr w:type="spellStart"/>
      <w:r w:rsidRPr="00DB25C4">
        <w:rPr>
          <w:rFonts w:cstheme="minorHAnsi"/>
        </w:rPr>
        <w:t>Tabel</w:t>
      </w:r>
      <w:proofErr w:type="spellEnd"/>
      <w:r w:rsidRPr="00DB25C4">
        <w:rPr>
          <w:rFonts w:cstheme="minorHAnsi"/>
        </w:rPr>
        <w:t xml:space="preserve"> 5.1.2.1).</w:t>
      </w:r>
    </w:p>
    <w:tbl>
      <w:tblPr>
        <w:tblW w:w="78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696"/>
        <w:gridCol w:w="2410"/>
        <w:gridCol w:w="785"/>
        <w:gridCol w:w="945"/>
        <w:gridCol w:w="990"/>
        <w:gridCol w:w="975"/>
      </w:tblGrid>
      <w:tr w:rsidR="00B06B75" w:rsidRPr="00DB25C4" w14:paraId="6A7976A6" w14:textId="77777777" w:rsidTr="002A20EE">
        <w:trPr>
          <w:trHeight w:val="300"/>
          <w:jc w:val="center"/>
        </w:trPr>
        <w:tc>
          <w:tcPr>
            <w:tcW w:w="1696" w:type="dxa"/>
            <w:vMerge w:val="restart"/>
            <w:shd w:val="clear" w:color="auto" w:fill="BDD7EE"/>
            <w:noWrap/>
            <w:vAlign w:val="center"/>
            <w:hideMark/>
          </w:tcPr>
          <w:p w14:paraId="40EED349"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Sumber</w:t>
            </w:r>
            <w:proofErr w:type="spellEnd"/>
            <w:r w:rsidRPr="00DB25C4">
              <w:rPr>
                <w:rFonts w:eastAsia="Times New Roman" w:cstheme="minorHAnsi"/>
                <w:b/>
                <w:bCs/>
                <w:color w:val="000000"/>
              </w:rPr>
              <w:t xml:space="preserve"> Dana</w:t>
            </w:r>
          </w:p>
        </w:tc>
        <w:tc>
          <w:tcPr>
            <w:tcW w:w="2410" w:type="dxa"/>
            <w:vMerge w:val="restart"/>
            <w:shd w:val="clear" w:color="auto" w:fill="BDD7EE"/>
            <w:noWrap/>
            <w:vAlign w:val="center"/>
            <w:hideMark/>
          </w:tcPr>
          <w:p w14:paraId="252C6765"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Jenis</w:t>
            </w:r>
            <w:proofErr w:type="spellEnd"/>
            <w:r w:rsidRPr="00DB25C4">
              <w:rPr>
                <w:rFonts w:eastAsia="Times New Roman" w:cstheme="minorHAnsi"/>
                <w:b/>
                <w:bCs/>
                <w:color w:val="000000"/>
              </w:rPr>
              <w:t xml:space="preserve"> Dana</w:t>
            </w:r>
          </w:p>
        </w:tc>
        <w:tc>
          <w:tcPr>
            <w:tcW w:w="3695" w:type="dxa"/>
            <w:gridSpan w:val="4"/>
            <w:shd w:val="clear" w:color="auto" w:fill="BDD7EE"/>
            <w:noWrap/>
            <w:vAlign w:val="center"/>
            <w:hideMark/>
          </w:tcPr>
          <w:p w14:paraId="3387594C"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Jumlah</w:t>
            </w:r>
            <w:proofErr w:type="spellEnd"/>
            <w:r w:rsidRPr="00DB25C4">
              <w:rPr>
                <w:rFonts w:eastAsia="Times New Roman" w:cstheme="minorHAnsi"/>
                <w:b/>
                <w:bCs/>
                <w:color w:val="000000"/>
              </w:rPr>
              <w:t xml:space="preserve"> Dana (</w:t>
            </w:r>
            <w:proofErr w:type="spellStart"/>
            <w:r w:rsidRPr="00DB25C4">
              <w:rPr>
                <w:rFonts w:eastAsia="Times New Roman" w:cstheme="minorHAnsi"/>
                <w:b/>
                <w:bCs/>
                <w:color w:val="000000"/>
              </w:rPr>
              <w:t>dalam</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jutaan</w:t>
            </w:r>
            <w:proofErr w:type="spellEnd"/>
            <w:r w:rsidRPr="00DB25C4">
              <w:rPr>
                <w:rFonts w:eastAsia="Times New Roman" w:cstheme="minorHAnsi"/>
                <w:b/>
                <w:bCs/>
                <w:color w:val="000000"/>
              </w:rPr>
              <w:t>)</w:t>
            </w:r>
          </w:p>
        </w:tc>
      </w:tr>
      <w:tr w:rsidR="00B06B75" w:rsidRPr="00DB25C4" w14:paraId="76E3135D" w14:textId="77777777" w:rsidTr="002A20EE">
        <w:trPr>
          <w:trHeight w:val="300"/>
          <w:jc w:val="center"/>
        </w:trPr>
        <w:tc>
          <w:tcPr>
            <w:tcW w:w="1696" w:type="dxa"/>
            <w:vMerge/>
            <w:vAlign w:val="center"/>
            <w:hideMark/>
          </w:tcPr>
          <w:p w14:paraId="50C9A76E" w14:textId="77777777" w:rsidR="00B06B75" w:rsidRPr="00DB25C4" w:rsidRDefault="00B06B75" w:rsidP="00687314">
            <w:pPr>
              <w:spacing w:after="0" w:line="240" w:lineRule="auto"/>
              <w:rPr>
                <w:rFonts w:eastAsia="Times New Roman" w:cstheme="minorHAnsi"/>
                <w:b/>
                <w:bCs/>
                <w:color w:val="000000"/>
              </w:rPr>
            </w:pPr>
          </w:p>
        </w:tc>
        <w:tc>
          <w:tcPr>
            <w:tcW w:w="2410" w:type="dxa"/>
            <w:vMerge/>
            <w:vAlign w:val="center"/>
            <w:hideMark/>
          </w:tcPr>
          <w:p w14:paraId="6328FABB" w14:textId="77777777" w:rsidR="00B06B75" w:rsidRPr="00DB25C4" w:rsidRDefault="00B06B75" w:rsidP="00687314">
            <w:pPr>
              <w:spacing w:after="0" w:line="240" w:lineRule="auto"/>
              <w:rPr>
                <w:rFonts w:eastAsia="Times New Roman" w:cstheme="minorHAnsi"/>
                <w:b/>
                <w:bCs/>
                <w:color w:val="000000"/>
              </w:rPr>
            </w:pPr>
          </w:p>
        </w:tc>
        <w:tc>
          <w:tcPr>
            <w:tcW w:w="785" w:type="dxa"/>
            <w:shd w:val="clear" w:color="auto" w:fill="BDD7EE"/>
            <w:noWrap/>
            <w:vAlign w:val="center"/>
            <w:hideMark/>
          </w:tcPr>
          <w:p w14:paraId="3627B49F"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TS-2</w:t>
            </w:r>
          </w:p>
        </w:tc>
        <w:tc>
          <w:tcPr>
            <w:tcW w:w="945" w:type="dxa"/>
            <w:shd w:val="clear" w:color="auto" w:fill="BDD7EE"/>
            <w:noWrap/>
            <w:vAlign w:val="center"/>
            <w:hideMark/>
          </w:tcPr>
          <w:p w14:paraId="2C4905B0"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TS-1</w:t>
            </w:r>
          </w:p>
        </w:tc>
        <w:tc>
          <w:tcPr>
            <w:tcW w:w="990" w:type="dxa"/>
            <w:shd w:val="clear" w:color="auto" w:fill="BDD7EE"/>
            <w:noWrap/>
            <w:vAlign w:val="center"/>
            <w:hideMark/>
          </w:tcPr>
          <w:p w14:paraId="086C072F"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TS</w:t>
            </w:r>
          </w:p>
        </w:tc>
        <w:tc>
          <w:tcPr>
            <w:tcW w:w="975" w:type="dxa"/>
            <w:shd w:val="clear" w:color="auto" w:fill="BDD7EE"/>
            <w:noWrap/>
            <w:vAlign w:val="center"/>
            <w:hideMark/>
          </w:tcPr>
          <w:p w14:paraId="335C4C2C"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Rata-Rata</w:t>
            </w:r>
          </w:p>
        </w:tc>
      </w:tr>
      <w:tr w:rsidR="00B06B75" w:rsidRPr="00DB25C4" w14:paraId="0441B519" w14:textId="77777777" w:rsidTr="002A20EE">
        <w:trPr>
          <w:trHeight w:val="300"/>
          <w:jc w:val="center"/>
        </w:trPr>
        <w:tc>
          <w:tcPr>
            <w:tcW w:w="1696" w:type="dxa"/>
            <w:shd w:val="clear" w:color="auto" w:fill="FFF2CC" w:themeFill="accent4" w:themeFillTint="33"/>
            <w:noWrap/>
            <w:vAlign w:val="bottom"/>
            <w:hideMark/>
          </w:tcPr>
          <w:p w14:paraId="006ADFC2"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1</w:t>
            </w:r>
          </w:p>
        </w:tc>
        <w:tc>
          <w:tcPr>
            <w:tcW w:w="2410" w:type="dxa"/>
            <w:shd w:val="clear" w:color="auto" w:fill="FFF2CC" w:themeFill="accent4" w:themeFillTint="33"/>
            <w:noWrap/>
            <w:vAlign w:val="bottom"/>
            <w:hideMark/>
          </w:tcPr>
          <w:p w14:paraId="1F16CA74"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2</w:t>
            </w:r>
          </w:p>
        </w:tc>
        <w:tc>
          <w:tcPr>
            <w:tcW w:w="785" w:type="dxa"/>
            <w:shd w:val="clear" w:color="auto" w:fill="FFF2CC" w:themeFill="accent4" w:themeFillTint="33"/>
            <w:noWrap/>
            <w:vAlign w:val="bottom"/>
            <w:hideMark/>
          </w:tcPr>
          <w:p w14:paraId="486187BA"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3</w:t>
            </w:r>
          </w:p>
        </w:tc>
        <w:tc>
          <w:tcPr>
            <w:tcW w:w="945" w:type="dxa"/>
            <w:shd w:val="clear" w:color="auto" w:fill="FFF2CC" w:themeFill="accent4" w:themeFillTint="33"/>
            <w:noWrap/>
            <w:vAlign w:val="bottom"/>
            <w:hideMark/>
          </w:tcPr>
          <w:p w14:paraId="60A0C9C4"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4</w:t>
            </w:r>
          </w:p>
        </w:tc>
        <w:tc>
          <w:tcPr>
            <w:tcW w:w="990" w:type="dxa"/>
            <w:shd w:val="clear" w:color="auto" w:fill="FFF2CC" w:themeFill="accent4" w:themeFillTint="33"/>
            <w:noWrap/>
            <w:vAlign w:val="bottom"/>
            <w:hideMark/>
          </w:tcPr>
          <w:p w14:paraId="1369489C"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5</w:t>
            </w:r>
          </w:p>
        </w:tc>
        <w:tc>
          <w:tcPr>
            <w:tcW w:w="975" w:type="dxa"/>
            <w:shd w:val="clear" w:color="auto" w:fill="FFF2CC" w:themeFill="accent4" w:themeFillTint="33"/>
            <w:noWrap/>
            <w:vAlign w:val="bottom"/>
            <w:hideMark/>
          </w:tcPr>
          <w:p w14:paraId="49134B6F"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6</w:t>
            </w:r>
          </w:p>
        </w:tc>
      </w:tr>
      <w:tr w:rsidR="00B06B75" w:rsidRPr="00DB25C4" w14:paraId="67AD9ADC" w14:textId="77777777" w:rsidTr="002A20EE">
        <w:trPr>
          <w:trHeight w:val="300"/>
          <w:jc w:val="center"/>
        </w:trPr>
        <w:tc>
          <w:tcPr>
            <w:tcW w:w="1696" w:type="dxa"/>
            <w:vMerge w:val="restart"/>
            <w:noWrap/>
            <w:vAlign w:val="center"/>
            <w:hideMark/>
          </w:tcPr>
          <w:p w14:paraId="67CD3667"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Perguruan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tinggi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sendiri</w:t>
            </w:r>
            <w:proofErr w:type="spellEnd"/>
          </w:p>
        </w:tc>
        <w:tc>
          <w:tcPr>
            <w:tcW w:w="2410" w:type="dxa"/>
            <w:shd w:val="clear" w:color="auto" w:fill="auto"/>
            <w:noWrap/>
            <w:vAlign w:val="bottom"/>
            <w:hideMark/>
          </w:tcPr>
          <w:p w14:paraId="46AD01B5"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Income Generating</w:t>
            </w:r>
          </w:p>
        </w:tc>
        <w:tc>
          <w:tcPr>
            <w:tcW w:w="785" w:type="dxa"/>
            <w:shd w:val="clear" w:color="auto" w:fill="auto"/>
            <w:noWrap/>
            <w:vAlign w:val="bottom"/>
            <w:hideMark/>
          </w:tcPr>
          <w:p w14:paraId="762752FE"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163</w:t>
            </w:r>
          </w:p>
        </w:tc>
        <w:tc>
          <w:tcPr>
            <w:tcW w:w="945" w:type="dxa"/>
            <w:shd w:val="clear" w:color="auto" w:fill="auto"/>
            <w:noWrap/>
            <w:vAlign w:val="bottom"/>
            <w:hideMark/>
          </w:tcPr>
          <w:p w14:paraId="5DA7DD19"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53</w:t>
            </w:r>
          </w:p>
        </w:tc>
        <w:tc>
          <w:tcPr>
            <w:tcW w:w="990" w:type="dxa"/>
            <w:shd w:val="clear" w:color="auto" w:fill="auto"/>
            <w:noWrap/>
            <w:vAlign w:val="bottom"/>
            <w:hideMark/>
          </w:tcPr>
          <w:p w14:paraId="0BD9E79E"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82</w:t>
            </w:r>
          </w:p>
        </w:tc>
        <w:tc>
          <w:tcPr>
            <w:tcW w:w="975" w:type="dxa"/>
            <w:shd w:val="clear" w:color="auto" w:fill="auto"/>
            <w:noWrap/>
            <w:vAlign w:val="bottom"/>
            <w:hideMark/>
          </w:tcPr>
          <w:p w14:paraId="41976294"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99</w:t>
            </w:r>
          </w:p>
        </w:tc>
      </w:tr>
      <w:tr w:rsidR="00B06B75" w:rsidRPr="00DB25C4" w14:paraId="2D0A790B" w14:textId="77777777" w:rsidTr="002A20EE">
        <w:trPr>
          <w:trHeight w:val="300"/>
          <w:jc w:val="center"/>
        </w:trPr>
        <w:tc>
          <w:tcPr>
            <w:tcW w:w="1696" w:type="dxa"/>
            <w:vMerge/>
            <w:vAlign w:val="center"/>
            <w:hideMark/>
          </w:tcPr>
          <w:p w14:paraId="0A1AD4A0" w14:textId="77777777" w:rsidR="00B06B75" w:rsidRPr="00DB25C4" w:rsidRDefault="00B06B75" w:rsidP="00687314">
            <w:pPr>
              <w:spacing w:after="0" w:line="240" w:lineRule="auto"/>
              <w:rPr>
                <w:rFonts w:eastAsia="Times New Roman" w:cstheme="minorHAnsi"/>
                <w:color w:val="000000"/>
              </w:rPr>
            </w:pPr>
          </w:p>
        </w:tc>
        <w:tc>
          <w:tcPr>
            <w:tcW w:w="2410" w:type="dxa"/>
            <w:shd w:val="clear" w:color="auto" w:fill="auto"/>
            <w:noWrap/>
            <w:vAlign w:val="bottom"/>
            <w:hideMark/>
          </w:tcPr>
          <w:p w14:paraId="425BA46A"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Bank</w:t>
            </w:r>
          </w:p>
        </w:tc>
        <w:tc>
          <w:tcPr>
            <w:tcW w:w="785" w:type="dxa"/>
            <w:shd w:val="clear" w:color="auto" w:fill="auto"/>
            <w:noWrap/>
            <w:vAlign w:val="bottom"/>
            <w:hideMark/>
          </w:tcPr>
          <w:p w14:paraId="50BF4961"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9</w:t>
            </w:r>
          </w:p>
        </w:tc>
        <w:tc>
          <w:tcPr>
            <w:tcW w:w="945" w:type="dxa"/>
            <w:shd w:val="clear" w:color="auto" w:fill="auto"/>
            <w:noWrap/>
            <w:vAlign w:val="bottom"/>
            <w:hideMark/>
          </w:tcPr>
          <w:p w14:paraId="556EE408"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4</w:t>
            </w:r>
          </w:p>
        </w:tc>
        <w:tc>
          <w:tcPr>
            <w:tcW w:w="990" w:type="dxa"/>
            <w:shd w:val="clear" w:color="auto" w:fill="auto"/>
            <w:noWrap/>
            <w:vAlign w:val="bottom"/>
            <w:hideMark/>
          </w:tcPr>
          <w:p w14:paraId="1A2EDFEC"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4</w:t>
            </w:r>
          </w:p>
        </w:tc>
        <w:tc>
          <w:tcPr>
            <w:tcW w:w="975" w:type="dxa"/>
            <w:shd w:val="clear" w:color="auto" w:fill="auto"/>
            <w:noWrap/>
            <w:vAlign w:val="bottom"/>
            <w:hideMark/>
          </w:tcPr>
          <w:p w14:paraId="1351327C"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6</w:t>
            </w:r>
          </w:p>
        </w:tc>
      </w:tr>
      <w:tr w:rsidR="00B06B75" w:rsidRPr="00DB25C4" w14:paraId="03C8C0A8" w14:textId="77777777" w:rsidTr="002A20EE">
        <w:trPr>
          <w:trHeight w:val="300"/>
          <w:jc w:val="center"/>
        </w:trPr>
        <w:tc>
          <w:tcPr>
            <w:tcW w:w="1696" w:type="dxa"/>
            <w:vMerge/>
            <w:vAlign w:val="center"/>
            <w:hideMark/>
          </w:tcPr>
          <w:p w14:paraId="05D2651B" w14:textId="77777777" w:rsidR="00B06B75" w:rsidRPr="00DB25C4" w:rsidRDefault="00B06B75" w:rsidP="00687314">
            <w:pPr>
              <w:spacing w:after="0" w:line="240" w:lineRule="auto"/>
              <w:rPr>
                <w:rFonts w:eastAsia="Times New Roman" w:cstheme="minorHAnsi"/>
                <w:color w:val="000000"/>
              </w:rPr>
            </w:pPr>
          </w:p>
        </w:tc>
        <w:tc>
          <w:tcPr>
            <w:tcW w:w="2410" w:type="dxa"/>
            <w:shd w:val="clear" w:color="auto" w:fill="auto"/>
            <w:noWrap/>
            <w:vAlign w:val="bottom"/>
            <w:hideMark/>
          </w:tcPr>
          <w:p w14:paraId="737D6292"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Sumbangan</w:t>
            </w:r>
            <w:proofErr w:type="spellEnd"/>
          </w:p>
        </w:tc>
        <w:tc>
          <w:tcPr>
            <w:tcW w:w="785" w:type="dxa"/>
            <w:shd w:val="clear" w:color="auto" w:fill="auto"/>
            <w:noWrap/>
            <w:vAlign w:val="bottom"/>
            <w:hideMark/>
          </w:tcPr>
          <w:p w14:paraId="2C3B69DC"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253</w:t>
            </w:r>
          </w:p>
        </w:tc>
        <w:tc>
          <w:tcPr>
            <w:tcW w:w="945" w:type="dxa"/>
            <w:shd w:val="clear" w:color="auto" w:fill="auto"/>
            <w:noWrap/>
            <w:vAlign w:val="bottom"/>
            <w:hideMark/>
          </w:tcPr>
          <w:p w14:paraId="7E58E945"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696</w:t>
            </w:r>
          </w:p>
        </w:tc>
        <w:tc>
          <w:tcPr>
            <w:tcW w:w="990" w:type="dxa"/>
            <w:shd w:val="clear" w:color="auto" w:fill="auto"/>
            <w:noWrap/>
            <w:vAlign w:val="bottom"/>
            <w:hideMark/>
          </w:tcPr>
          <w:p w14:paraId="33F9FFCB"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975" w:type="dxa"/>
            <w:shd w:val="clear" w:color="auto" w:fill="auto"/>
            <w:noWrap/>
            <w:vAlign w:val="bottom"/>
            <w:hideMark/>
          </w:tcPr>
          <w:p w14:paraId="18D6CED0"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316</w:t>
            </w:r>
          </w:p>
        </w:tc>
      </w:tr>
      <w:tr w:rsidR="00B06B75" w:rsidRPr="00DB25C4" w14:paraId="2AC2D04F" w14:textId="77777777" w:rsidTr="002A20EE">
        <w:trPr>
          <w:trHeight w:val="300"/>
          <w:jc w:val="center"/>
        </w:trPr>
        <w:tc>
          <w:tcPr>
            <w:tcW w:w="1696" w:type="dxa"/>
            <w:vMerge/>
            <w:vAlign w:val="center"/>
            <w:hideMark/>
          </w:tcPr>
          <w:p w14:paraId="47939E42" w14:textId="77777777" w:rsidR="00B06B75" w:rsidRPr="00DB25C4" w:rsidRDefault="00B06B75" w:rsidP="00687314">
            <w:pPr>
              <w:spacing w:after="0" w:line="240" w:lineRule="auto"/>
              <w:rPr>
                <w:rFonts w:eastAsia="Times New Roman" w:cstheme="minorHAnsi"/>
                <w:color w:val="000000"/>
              </w:rPr>
            </w:pPr>
          </w:p>
        </w:tc>
        <w:tc>
          <w:tcPr>
            <w:tcW w:w="2410" w:type="dxa"/>
            <w:shd w:val="clear" w:color="auto" w:fill="auto"/>
            <w:noWrap/>
            <w:vAlign w:val="bottom"/>
            <w:hideMark/>
          </w:tcPr>
          <w:p w14:paraId="052B30C8"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Pendapatan</w:t>
            </w:r>
            <w:proofErr w:type="spellEnd"/>
            <w:r w:rsidRPr="00DB25C4">
              <w:rPr>
                <w:rFonts w:eastAsia="Times New Roman" w:cstheme="minorHAnsi"/>
                <w:color w:val="000000"/>
              </w:rPr>
              <w:t xml:space="preserve"> lain-lain</w:t>
            </w:r>
          </w:p>
        </w:tc>
        <w:tc>
          <w:tcPr>
            <w:tcW w:w="785" w:type="dxa"/>
            <w:shd w:val="clear" w:color="auto" w:fill="auto"/>
            <w:noWrap/>
            <w:vAlign w:val="bottom"/>
            <w:hideMark/>
          </w:tcPr>
          <w:p w14:paraId="64FB2439"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29</w:t>
            </w:r>
          </w:p>
        </w:tc>
        <w:tc>
          <w:tcPr>
            <w:tcW w:w="945" w:type="dxa"/>
            <w:shd w:val="clear" w:color="auto" w:fill="auto"/>
            <w:noWrap/>
            <w:vAlign w:val="bottom"/>
            <w:hideMark/>
          </w:tcPr>
          <w:p w14:paraId="11A9880F"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93</w:t>
            </w:r>
          </w:p>
        </w:tc>
        <w:tc>
          <w:tcPr>
            <w:tcW w:w="990" w:type="dxa"/>
            <w:shd w:val="clear" w:color="auto" w:fill="auto"/>
            <w:noWrap/>
            <w:vAlign w:val="bottom"/>
            <w:hideMark/>
          </w:tcPr>
          <w:p w14:paraId="2FD569C3"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29</w:t>
            </w:r>
          </w:p>
        </w:tc>
        <w:tc>
          <w:tcPr>
            <w:tcW w:w="975" w:type="dxa"/>
            <w:shd w:val="clear" w:color="auto" w:fill="auto"/>
            <w:noWrap/>
            <w:vAlign w:val="bottom"/>
            <w:hideMark/>
          </w:tcPr>
          <w:p w14:paraId="29472E2A"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50</w:t>
            </w:r>
          </w:p>
        </w:tc>
      </w:tr>
      <w:tr w:rsidR="00B06B75" w:rsidRPr="00DB25C4" w14:paraId="523D5845" w14:textId="77777777" w:rsidTr="002A20EE">
        <w:trPr>
          <w:trHeight w:val="300"/>
          <w:jc w:val="center"/>
        </w:trPr>
        <w:tc>
          <w:tcPr>
            <w:tcW w:w="1696" w:type="dxa"/>
            <w:vMerge w:val="restart"/>
            <w:noWrap/>
            <w:vAlign w:val="center"/>
            <w:hideMark/>
          </w:tcPr>
          <w:p w14:paraId="0EBE3261"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Yayasan</w:t>
            </w:r>
          </w:p>
        </w:tc>
        <w:tc>
          <w:tcPr>
            <w:tcW w:w="2410" w:type="dxa"/>
            <w:shd w:val="clear" w:color="auto" w:fill="auto"/>
            <w:noWrap/>
            <w:vAlign w:val="bottom"/>
            <w:hideMark/>
          </w:tcPr>
          <w:p w14:paraId="319F7840"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Formulir</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Pendaftaran</w:t>
            </w:r>
            <w:proofErr w:type="spellEnd"/>
          </w:p>
        </w:tc>
        <w:tc>
          <w:tcPr>
            <w:tcW w:w="785" w:type="dxa"/>
            <w:shd w:val="clear" w:color="auto" w:fill="auto"/>
            <w:noWrap/>
            <w:vAlign w:val="bottom"/>
            <w:hideMark/>
          </w:tcPr>
          <w:p w14:paraId="4DD4EDE4"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15</w:t>
            </w:r>
          </w:p>
        </w:tc>
        <w:tc>
          <w:tcPr>
            <w:tcW w:w="945" w:type="dxa"/>
            <w:shd w:val="clear" w:color="auto" w:fill="auto"/>
            <w:noWrap/>
            <w:vAlign w:val="bottom"/>
            <w:hideMark/>
          </w:tcPr>
          <w:p w14:paraId="7CB717F8"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28</w:t>
            </w:r>
          </w:p>
        </w:tc>
        <w:tc>
          <w:tcPr>
            <w:tcW w:w="990" w:type="dxa"/>
            <w:shd w:val="clear" w:color="auto" w:fill="auto"/>
            <w:noWrap/>
            <w:vAlign w:val="bottom"/>
            <w:hideMark/>
          </w:tcPr>
          <w:p w14:paraId="171F84A0"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33</w:t>
            </w:r>
          </w:p>
        </w:tc>
        <w:tc>
          <w:tcPr>
            <w:tcW w:w="975" w:type="dxa"/>
            <w:shd w:val="clear" w:color="auto" w:fill="auto"/>
            <w:noWrap/>
            <w:vAlign w:val="bottom"/>
            <w:hideMark/>
          </w:tcPr>
          <w:p w14:paraId="2F2FA799"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25</w:t>
            </w:r>
          </w:p>
        </w:tc>
      </w:tr>
      <w:tr w:rsidR="00B06B75" w:rsidRPr="00DB25C4" w14:paraId="3CEB261A" w14:textId="77777777" w:rsidTr="002A20EE">
        <w:trPr>
          <w:trHeight w:val="300"/>
          <w:jc w:val="center"/>
        </w:trPr>
        <w:tc>
          <w:tcPr>
            <w:tcW w:w="1696" w:type="dxa"/>
            <w:vMerge/>
            <w:vAlign w:val="center"/>
            <w:hideMark/>
          </w:tcPr>
          <w:p w14:paraId="1670380B" w14:textId="77777777" w:rsidR="00B06B75" w:rsidRPr="00DB25C4" w:rsidRDefault="00B06B75" w:rsidP="00687314">
            <w:pPr>
              <w:spacing w:after="0" w:line="240" w:lineRule="auto"/>
              <w:rPr>
                <w:rFonts w:eastAsia="Times New Roman" w:cstheme="minorHAnsi"/>
                <w:color w:val="000000"/>
              </w:rPr>
            </w:pPr>
          </w:p>
        </w:tc>
        <w:tc>
          <w:tcPr>
            <w:tcW w:w="2410" w:type="dxa"/>
            <w:shd w:val="clear" w:color="auto" w:fill="auto"/>
            <w:noWrap/>
            <w:vAlign w:val="bottom"/>
            <w:hideMark/>
          </w:tcPr>
          <w:p w14:paraId="6A22C3D4"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UKT</w:t>
            </w:r>
          </w:p>
        </w:tc>
        <w:tc>
          <w:tcPr>
            <w:tcW w:w="785" w:type="dxa"/>
            <w:shd w:val="clear" w:color="auto" w:fill="auto"/>
            <w:noWrap/>
            <w:vAlign w:val="bottom"/>
            <w:hideMark/>
          </w:tcPr>
          <w:p w14:paraId="52BF80F1"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2519</w:t>
            </w:r>
          </w:p>
        </w:tc>
        <w:tc>
          <w:tcPr>
            <w:tcW w:w="945" w:type="dxa"/>
            <w:shd w:val="clear" w:color="auto" w:fill="auto"/>
            <w:noWrap/>
            <w:vAlign w:val="bottom"/>
            <w:hideMark/>
          </w:tcPr>
          <w:p w14:paraId="17C29118"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2345</w:t>
            </w:r>
          </w:p>
        </w:tc>
        <w:tc>
          <w:tcPr>
            <w:tcW w:w="990" w:type="dxa"/>
            <w:shd w:val="clear" w:color="auto" w:fill="auto"/>
            <w:noWrap/>
            <w:vAlign w:val="bottom"/>
            <w:hideMark/>
          </w:tcPr>
          <w:p w14:paraId="1E44FCA5"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2529</w:t>
            </w:r>
          </w:p>
        </w:tc>
        <w:tc>
          <w:tcPr>
            <w:tcW w:w="975" w:type="dxa"/>
            <w:shd w:val="clear" w:color="auto" w:fill="auto"/>
            <w:noWrap/>
            <w:vAlign w:val="bottom"/>
            <w:hideMark/>
          </w:tcPr>
          <w:p w14:paraId="579CFEE3"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2,464</w:t>
            </w:r>
          </w:p>
        </w:tc>
      </w:tr>
      <w:tr w:rsidR="00B06B75" w:rsidRPr="00DB25C4" w14:paraId="17E66FF6" w14:textId="77777777" w:rsidTr="002A20EE">
        <w:trPr>
          <w:trHeight w:val="300"/>
          <w:jc w:val="center"/>
        </w:trPr>
        <w:tc>
          <w:tcPr>
            <w:tcW w:w="1696" w:type="dxa"/>
            <w:vMerge/>
            <w:vAlign w:val="center"/>
            <w:hideMark/>
          </w:tcPr>
          <w:p w14:paraId="242192E8" w14:textId="77777777" w:rsidR="00B06B75" w:rsidRPr="00DB25C4" w:rsidRDefault="00B06B75" w:rsidP="00687314">
            <w:pPr>
              <w:spacing w:after="0" w:line="240" w:lineRule="auto"/>
              <w:rPr>
                <w:rFonts w:eastAsia="Times New Roman" w:cstheme="minorHAnsi"/>
                <w:color w:val="000000"/>
              </w:rPr>
            </w:pPr>
          </w:p>
        </w:tc>
        <w:tc>
          <w:tcPr>
            <w:tcW w:w="2410" w:type="dxa"/>
            <w:shd w:val="clear" w:color="auto" w:fill="auto"/>
            <w:noWrap/>
            <w:vAlign w:val="bottom"/>
            <w:hideMark/>
          </w:tcPr>
          <w:p w14:paraId="370D917E"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 xml:space="preserve">Bea </w:t>
            </w:r>
            <w:proofErr w:type="spellStart"/>
            <w:r w:rsidRPr="00DB25C4">
              <w:rPr>
                <w:rFonts w:eastAsia="Times New Roman" w:cstheme="minorHAnsi"/>
                <w:color w:val="000000"/>
              </w:rPr>
              <w:t>Siswa</w:t>
            </w:r>
            <w:proofErr w:type="spellEnd"/>
          </w:p>
        </w:tc>
        <w:tc>
          <w:tcPr>
            <w:tcW w:w="785" w:type="dxa"/>
            <w:shd w:val="clear" w:color="auto" w:fill="auto"/>
            <w:noWrap/>
            <w:vAlign w:val="bottom"/>
            <w:hideMark/>
          </w:tcPr>
          <w:p w14:paraId="1E9365FE"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155</w:t>
            </w:r>
          </w:p>
        </w:tc>
        <w:tc>
          <w:tcPr>
            <w:tcW w:w="945" w:type="dxa"/>
            <w:shd w:val="clear" w:color="auto" w:fill="auto"/>
            <w:noWrap/>
            <w:vAlign w:val="bottom"/>
            <w:hideMark/>
          </w:tcPr>
          <w:p w14:paraId="17BC853C"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70</w:t>
            </w:r>
          </w:p>
        </w:tc>
        <w:tc>
          <w:tcPr>
            <w:tcW w:w="990" w:type="dxa"/>
            <w:shd w:val="clear" w:color="auto" w:fill="auto"/>
            <w:noWrap/>
            <w:vAlign w:val="bottom"/>
            <w:hideMark/>
          </w:tcPr>
          <w:p w14:paraId="36501EF9"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55</w:t>
            </w:r>
          </w:p>
        </w:tc>
        <w:tc>
          <w:tcPr>
            <w:tcW w:w="975" w:type="dxa"/>
            <w:shd w:val="clear" w:color="auto" w:fill="auto"/>
            <w:noWrap/>
            <w:vAlign w:val="bottom"/>
            <w:hideMark/>
          </w:tcPr>
          <w:p w14:paraId="3AC0F792"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93</w:t>
            </w:r>
          </w:p>
        </w:tc>
      </w:tr>
      <w:tr w:rsidR="00B06B75" w:rsidRPr="00DB25C4" w14:paraId="4B2399AD" w14:textId="77777777" w:rsidTr="002A20EE">
        <w:trPr>
          <w:trHeight w:val="300"/>
          <w:jc w:val="center"/>
        </w:trPr>
        <w:tc>
          <w:tcPr>
            <w:tcW w:w="1696" w:type="dxa"/>
            <w:vMerge/>
            <w:vAlign w:val="center"/>
            <w:hideMark/>
          </w:tcPr>
          <w:p w14:paraId="7E61F4A0" w14:textId="77777777" w:rsidR="00B06B75" w:rsidRPr="00DB25C4" w:rsidRDefault="00B06B75" w:rsidP="00687314">
            <w:pPr>
              <w:spacing w:after="0" w:line="240" w:lineRule="auto"/>
              <w:rPr>
                <w:rFonts w:eastAsia="Times New Roman" w:cstheme="minorHAnsi"/>
                <w:color w:val="000000"/>
              </w:rPr>
            </w:pPr>
          </w:p>
        </w:tc>
        <w:tc>
          <w:tcPr>
            <w:tcW w:w="2410" w:type="dxa"/>
            <w:shd w:val="clear" w:color="auto" w:fill="auto"/>
            <w:noWrap/>
            <w:vAlign w:val="bottom"/>
            <w:hideMark/>
          </w:tcPr>
          <w:p w14:paraId="0EF28A2D"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Penelitian</w:t>
            </w:r>
            <w:proofErr w:type="spellEnd"/>
          </w:p>
        </w:tc>
        <w:tc>
          <w:tcPr>
            <w:tcW w:w="785" w:type="dxa"/>
            <w:shd w:val="clear" w:color="auto" w:fill="auto"/>
            <w:noWrap/>
            <w:vAlign w:val="bottom"/>
            <w:hideMark/>
          </w:tcPr>
          <w:p w14:paraId="09AB9121"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32</w:t>
            </w:r>
          </w:p>
        </w:tc>
        <w:tc>
          <w:tcPr>
            <w:tcW w:w="945" w:type="dxa"/>
            <w:shd w:val="clear" w:color="auto" w:fill="auto"/>
            <w:noWrap/>
            <w:vAlign w:val="bottom"/>
            <w:hideMark/>
          </w:tcPr>
          <w:p w14:paraId="15EB5BFC"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137</w:t>
            </w:r>
          </w:p>
        </w:tc>
        <w:tc>
          <w:tcPr>
            <w:tcW w:w="990" w:type="dxa"/>
            <w:shd w:val="clear" w:color="auto" w:fill="auto"/>
            <w:noWrap/>
            <w:vAlign w:val="bottom"/>
            <w:hideMark/>
          </w:tcPr>
          <w:p w14:paraId="0134807B"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110</w:t>
            </w:r>
          </w:p>
        </w:tc>
        <w:tc>
          <w:tcPr>
            <w:tcW w:w="975" w:type="dxa"/>
            <w:shd w:val="clear" w:color="auto" w:fill="auto"/>
            <w:noWrap/>
            <w:vAlign w:val="bottom"/>
            <w:hideMark/>
          </w:tcPr>
          <w:p w14:paraId="5631AF6C"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93</w:t>
            </w:r>
          </w:p>
        </w:tc>
      </w:tr>
      <w:tr w:rsidR="00B06B75" w:rsidRPr="00DB25C4" w14:paraId="42F7120F" w14:textId="77777777" w:rsidTr="002A20EE">
        <w:trPr>
          <w:trHeight w:val="300"/>
          <w:jc w:val="center"/>
        </w:trPr>
        <w:tc>
          <w:tcPr>
            <w:tcW w:w="1696" w:type="dxa"/>
            <w:vMerge/>
            <w:vAlign w:val="center"/>
            <w:hideMark/>
          </w:tcPr>
          <w:p w14:paraId="2FCB662E" w14:textId="77777777" w:rsidR="00B06B75" w:rsidRPr="00DB25C4" w:rsidRDefault="00B06B75" w:rsidP="00687314">
            <w:pPr>
              <w:spacing w:after="0" w:line="240" w:lineRule="auto"/>
              <w:rPr>
                <w:rFonts w:eastAsia="Times New Roman" w:cstheme="minorHAnsi"/>
                <w:color w:val="000000"/>
              </w:rPr>
            </w:pPr>
          </w:p>
        </w:tc>
        <w:tc>
          <w:tcPr>
            <w:tcW w:w="2410" w:type="dxa"/>
            <w:shd w:val="clear" w:color="auto" w:fill="auto"/>
            <w:noWrap/>
            <w:vAlign w:val="bottom"/>
            <w:hideMark/>
          </w:tcPr>
          <w:p w14:paraId="291BAE81"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Pengabdian</w:t>
            </w:r>
            <w:proofErr w:type="spellEnd"/>
          </w:p>
        </w:tc>
        <w:tc>
          <w:tcPr>
            <w:tcW w:w="785" w:type="dxa"/>
            <w:shd w:val="clear" w:color="auto" w:fill="auto"/>
            <w:noWrap/>
            <w:vAlign w:val="bottom"/>
            <w:hideMark/>
          </w:tcPr>
          <w:p w14:paraId="260262C2"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21</w:t>
            </w:r>
          </w:p>
        </w:tc>
        <w:tc>
          <w:tcPr>
            <w:tcW w:w="945" w:type="dxa"/>
            <w:shd w:val="clear" w:color="auto" w:fill="auto"/>
            <w:noWrap/>
            <w:vAlign w:val="bottom"/>
            <w:hideMark/>
          </w:tcPr>
          <w:p w14:paraId="4493626D"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21</w:t>
            </w:r>
          </w:p>
        </w:tc>
        <w:tc>
          <w:tcPr>
            <w:tcW w:w="990" w:type="dxa"/>
            <w:shd w:val="clear" w:color="auto" w:fill="auto"/>
            <w:noWrap/>
            <w:vAlign w:val="bottom"/>
            <w:hideMark/>
          </w:tcPr>
          <w:p w14:paraId="6533C10B"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15</w:t>
            </w:r>
          </w:p>
        </w:tc>
        <w:tc>
          <w:tcPr>
            <w:tcW w:w="975" w:type="dxa"/>
            <w:shd w:val="clear" w:color="auto" w:fill="auto"/>
            <w:noWrap/>
            <w:vAlign w:val="bottom"/>
            <w:hideMark/>
          </w:tcPr>
          <w:p w14:paraId="0D81ADD9"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19</w:t>
            </w:r>
          </w:p>
        </w:tc>
      </w:tr>
      <w:tr w:rsidR="00B06B75" w:rsidRPr="00DB25C4" w14:paraId="53A8BB31" w14:textId="77777777" w:rsidTr="002A20EE">
        <w:trPr>
          <w:trHeight w:val="300"/>
          <w:jc w:val="center"/>
        </w:trPr>
        <w:tc>
          <w:tcPr>
            <w:tcW w:w="1696" w:type="dxa"/>
            <w:vMerge w:val="restart"/>
            <w:noWrap/>
            <w:vAlign w:val="center"/>
            <w:hideMark/>
          </w:tcPr>
          <w:p w14:paraId="1B7C9415"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Kementerian</w:t>
            </w:r>
          </w:p>
        </w:tc>
        <w:tc>
          <w:tcPr>
            <w:tcW w:w="2410" w:type="dxa"/>
            <w:shd w:val="clear" w:color="auto" w:fill="auto"/>
            <w:vAlign w:val="bottom"/>
            <w:hideMark/>
          </w:tcPr>
          <w:p w14:paraId="154999D0"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BIDIK MISI</w:t>
            </w:r>
          </w:p>
        </w:tc>
        <w:tc>
          <w:tcPr>
            <w:tcW w:w="785" w:type="dxa"/>
            <w:shd w:val="clear" w:color="auto" w:fill="auto"/>
            <w:noWrap/>
            <w:vAlign w:val="bottom"/>
            <w:hideMark/>
          </w:tcPr>
          <w:p w14:paraId="439E6C2C"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40</w:t>
            </w:r>
          </w:p>
        </w:tc>
        <w:tc>
          <w:tcPr>
            <w:tcW w:w="945" w:type="dxa"/>
            <w:shd w:val="clear" w:color="auto" w:fill="auto"/>
            <w:noWrap/>
            <w:vAlign w:val="bottom"/>
            <w:hideMark/>
          </w:tcPr>
          <w:p w14:paraId="2FA8A2E3"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129</w:t>
            </w:r>
          </w:p>
        </w:tc>
        <w:tc>
          <w:tcPr>
            <w:tcW w:w="990" w:type="dxa"/>
            <w:shd w:val="clear" w:color="auto" w:fill="auto"/>
            <w:noWrap/>
            <w:vAlign w:val="bottom"/>
            <w:hideMark/>
          </w:tcPr>
          <w:p w14:paraId="737D9C34"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120</w:t>
            </w:r>
          </w:p>
        </w:tc>
        <w:tc>
          <w:tcPr>
            <w:tcW w:w="975" w:type="dxa"/>
            <w:shd w:val="clear" w:color="auto" w:fill="auto"/>
            <w:noWrap/>
            <w:vAlign w:val="bottom"/>
            <w:hideMark/>
          </w:tcPr>
          <w:p w14:paraId="34DE6A82"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96</w:t>
            </w:r>
          </w:p>
        </w:tc>
      </w:tr>
      <w:tr w:rsidR="00B06B75" w:rsidRPr="00DB25C4" w14:paraId="7FE0C967" w14:textId="77777777" w:rsidTr="002A20EE">
        <w:trPr>
          <w:trHeight w:val="600"/>
          <w:jc w:val="center"/>
        </w:trPr>
        <w:tc>
          <w:tcPr>
            <w:tcW w:w="1696" w:type="dxa"/>
            <w:vMerge/>
            <w:vAlign w:val="center"/>
            <w:hideMark/>
          </w:tcPr>
          <w:p w14:paraId="0B2228F6" w14:textId="77777777" w:rsidR="00B06B75" w:rsidRPr="00DB25C4" w:rsidRDefault="00B06B75" w:rsidP="00687314">
            <w:pPr>
              <w:spacing w:after="0" w:line="240" w:lineRule="auto"/>
              <w:rPr>
                <w:rFonts w:eastAsia="Times New Roman" w:cstheme="minorHAnsi"/>
                <w:color w:val="000000"/>
              </w:rPr>
            </w:pPr>
          </w:p>
        </w:tc>
        <w:tc>
          <w:tcPr>
            <w:tcW w:w="2410" w:type="dxa"/>
            <w:shd w:val="clear" w:color="auto" w:fill="auto"/>
            <w:vAlign w:val="bottom"/>
            <w:hideMark/>
          </w:tcPr>
          <w:p w14:paraId="388A16E5"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Penelitian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Terapan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Unggulan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Perguruan</w:t>
            </w:r>
            <w:proofErr w:type="spellEnd"/>
            <w:r w:rsidRPr="00DB25C4">
              <w:rPr>
                <w:rFonts w:eastAsia="Times New Roman" w:cstheme="minorHAnsi"/>
                <w:color w:val="000000"/>
              </w:rPr>
              <w:t xml:space="preserve"> Tinggi dan </w:t>
            </w:r>
          </w:p>
        </w:tc>
        <w:tc>
          <w:tcPr>
            <w:tcW w:w="785" w:type="dxa"/>
            <w:shd w:val="clear" w:color="auto" w:fill="auto"/>
            <w:noWrap/>
            <w:vAlign w:val="bottom"/>
            <w:hideMark/>
          </w:tcPr>
          <w:p w14:paraId="249D2B81"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243</w:t>
            </w:r>
          </w:p>
        </w:tc>
        <w:tc>
          <w:tcPr>
            <w:tcW w:w="945" w:type="dxa"/>
            <w:shd w:val="clear" w:color="auto" w:fill="auto"/>
            <w:noWrap/>
            <w:vAlign w:val="bottom"/>
            <w:hideMark/>
          </w:tcPr>
          <w:p w14:paraId="3C9AC550"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990" w:type="dxa"/>
            <w:shd w:val="clear" w:color="auto" w:fill="auto"/>
            <w:noWrap/>
            <w:vAlign w:val="bottom"/>
            <w:hideMark/>
          </w:tcPr>
          <w:p w14:paraId="1890528D"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438</w:t>
            </w:r>
          </w:p>
        </w:tc>
        <w:tc>
          <w:tcPr>
            <w:tcW w:w="975" w:type="dxa"/>
            <w:shd w:val="clear" w:color="auto" w:fill="auto"/>
            <w:noWrap/>
            <w:vAlign w:val="bottom"/>
            <w:hideMark/>
          </w:tcPr>
          <w:p w14:paraId="73BB9F72"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227</w:t>
            </w:r>
          </w:p>
        </w:tc>
      </w:tr>
      <w:tr w:rsidR="00B06B75" w:rsidRPr="00DB25C4" w14:paraId="241FFF75" w14:textId="77777777" w:rsidTr="002A20EE">
        <w:trPr>
          <w:trHeight w:val="600"/>
          <w:jc w:val="center"/>
        </w:trPr>
        <w:tc>
          <w:tcPr>
            <w:tcW w:w="1696" w:type="dxa"/>
            <w:vMerge/>
            <w:vAlign w:val="center"/>
            <w:hideMark/>
          </w:tcPr>
          <w:p w14:paraId="6D9B7152" w14:textId="77777777" w:rsidR="00B06B75" w:rsidRPr="00DB25C4" w:rsidRDefault="00B06B75" w:rsidP="00687314">
            <w:pPr>
              <w:spacing w:after="0" w:line="240" w:lineRule="auto"/>
              <w:rPr>
                <w:rFonts w:eastAsia="Times New Roman" w:cstheme="minorHAnsi"/>
                <w:color w:val="000000"/>
              </w:rPr>
            </w:pPr>
          </w:p>
        </w:tc>
        <w:tc>
          <w:tcPr>
            <w:tcW w:w="2410" w:type="dxa"/>
            <w:shd w:val="clear" w:color="auto" w:fill="auto"/>
            <w:vAlign w:val="bottom"/>
            <w:hideMark/>
          </w:tcPr>
          <w:p w14:paraId="7F574F32"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Penelitian</w:t>
            </w:r>
            <w:proofErr w:type="spellEnd"/>
            <w:r w:rsidRPr="00DB25C4">
              <w:rPr>
                <w:rFonts w:eastAsia="Times New Roman" w:cstheme="minorHAnsi"/>
                <w:color w:val="000000"/>
              </w:rPr>
              <w:t xml:space="preserve"> Dasar </w:t>
            </w:r>
            <w:proofErr w:type="spellStart"/>
            <w:r w:rsidRPr="00DB25C4">
              <w:rPr>
                <w:rFonts w:eastAsia="Times New Roman" w:cstheme="minorHAnsi"/>
                <w:color w:val="000000"/>
              </w:rPr>
              <w:t>Unggulan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Perguruan</w:t>
            </w:r>
            <w:proofErr w:type="spellEnd"/>
            <w:r w:rsidRPr="00DB25C4">
              <w:rPr>
                <w:rFonts w:eastAsia="Times New Roman" w:cstheme="minorHAnsi"/>
                <w:color w:val="000000"/>
              </w:rPr>
              <w:t xml:space="preserve"> Tinggi dan </w:t>
            </w:r>
          </w:p>
        </w:tc>
        <w:tc>
          <w:tcPr>
            <w:tcW w:w="785" w:type="dxa"/>
            <w:shd w:val="clear" w:color="auto" w:fill="auto"/>
            <w:noWrap/>
            <w:vAlign w:val="bottom"/>
            <w:hideMark/>
          </w:tcPr>
          <w:p w14:paraId="53862D78"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95</w:t>
            </w:r>
          </w:p>
        </w:tc>
        <w:tc>
          <w:tcPr>
            <w:tcW w:w="945" w:type="dxa"/>
            <w:shd w:val="clear" w:color="auto" w:fill="auto"/>
            <w:noWrap/>
            <w:vAlign w:val="bottom"/>
            <w:hideMark/>
          </w:tcPr>
          <w:p w14:paraId="5D8B3B9E"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990" w:type="dxa"/>
            <w:shd w:val="clear" w:color="auto" w:fill="auto"/>
            <w:noWrap/>
            <w:vAlign w:val="bottom"/>
            <w:hideMark/>
          </w:tcPr>
          <w:p w14:paraId="417B133C"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975" w:type="dxa"/>
            <w:shd w:val="clear" w:color="auto" w:fill="auto"/>
            <w:noWrap/>
            <w:vAlign w:val="bottom"/>
            <w:hideMark/>
          </w:tcPr>
          <w:p w14:paraId="299DC1C9"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32</w:t>
            </w:r>
          </w:p>
        </w:tc>
      </w:tr>
      <w:tr w:rsidR="00B06B75" w:rsidRPr="00DB25C4" w14:paraId="4343932F" w14:textId="77777777" w:rsidTr="002A20EE">
        <w:trPr>
          <w:trHeight w:val="300"/>
          <w:jc w:val="center"/>
        </w:trPr>
        <w:tc>
          <w:tcPr>
            <w:tcW w:w="1696" w:type="dxa"/>
            <w:vMerge/>
            <w:vAlign w:val="center"/>
            <w:hideMark/>
          </w:tcPr>
          <w:p w14:paraId="7A97F142" w14:textId="77777777" w:rsidR="00B06B75" w:rsidRPr="00DB25C4" w:rsidRDefault="00B06B75" w:rsidP="00687314">
            <w:pPr>
              <w:spacing w:after="0" w:line="240" w:lineRule="auto"/>
              <w:rPr>
                <w:rFonts w:eastAsia="Times New Roman" w:cstheme="minorHAnsi"/>
                <w:color w:val="000000"/>
              </w:rPr>
            </w:pPr>
          </w:p>
        </w:tc>
        <w:tc>
          <w:tcPr>
            <w:tcW w:w="2410" w:type="dxa"/>
            <w:shd w:val="clear" w:color="auto" w:fill="auto"/>
            <w:vAlign w:val="bottom"/>
            <w:hideMark/>
          </w:tcPr>
          <w:p w14:paraId="320F754D"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Pengabdian</w:t>
            </w:r>
            <w:proofErr w:type="spellEnd"/>
            <w:r w:rsidRPr="00DB25C4">
              <w:rPr>
                <w:rFonts w:eastAsia="Times New Roman" w:cstheme="minorHAnsi"/>
                <w:color w:val="000000"/>
              </w:rPr>
              <w:t xml:space="preserve"> (PKM)</w:t>
            </w:r>
          </w:p>
        </w:tc>
        <w:tc>
          <w:tcPr>
            <w:tcW w:w="785" w:type="dxa"/>
            <w:shd w:val="clear" w:color="auto" w:fill="auto"/>
            <w:noWrap/>
            <w:vAlign w:val="bottom"/>
            <w:hideMark/>
          </w:tcPr>
          <w:p w14:paraId="1613DC6C"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945" w:type="dxa"/>
            <w:shd w:val="clear" w:color="auto" w:fill="auto"/>
            <w:noWrap/>
            <w:vAlign w:val="bottom"/>
            <w:hideMark/>
          </w:tcPr>
          <w:p w14:paraId="12FBDFB9"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46</w:t>
            </w:r>
          </w:p>
        </w:tc>
        <w:tc>
          <w:tcPr>
            <w:tcW w:w="990" w:type="dxa"/>
            <w:shd w:val="clear" w:color="auto" w:fill="auto"/>
            <w:noWrap/>
            <w:vAlign w:val="bottom"/>
            <w:hideMark/>
          </w:tcPr>
          <w:p w14:paraId="63C2706E"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975" w:type="dxa"/>
            <w:shd w:val="clear" w:color="auto" w:fill="auto"/>
            <w:noWrap/>
            <w:vAlign w:val="bottom"/>
            <w:hideMark/>
          </w:tcPr>
          <w:p w14:paraId="35601CF4"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15</w:t>
            </w:r>
          </w:p>
        </w:tc>
      </w:tr>
      <w:tr w:rsidR="00B06B75" w:rsidRPr="00DB25C4" w14:paraId="43B9C1E1" w14:textId="77777777" w:rsidTr="002A20EE">
        <w:trPr>
          <w:trHeight w:val="300"/>
          <w:jc w:val="center"/>
        </w:trPr>
        <w:tc>
          <w:tcPr>
            <w:tcW w:w="1696" w:type="dxa"/>
            <w:vMerge/>
            <w:vAlign w:val="center"/>
            <w:hideMark/>
          </w:tcPr>
          <w:p w14:paraId="1272440D" w14:textId="77777777" w:rsidR="00B06B75" w:rsidRPr="00DB25C4" w:rsidRDefault="00B06B75" w:rsidP="00687314">
            <w:pPr>
              <w:spacing w:after="0" w:line="240" w:lineRule="auto"/>
              <w:rPr>
                <w:rFonts w:eastAsia="Times New Roman" w:cstheme="minorHAnsi"/>
                <w:color w:val="000000"/>
              </w:rPr>
            </w:pPr>
          </w:p>
        </w:tc>
        <w:tc>
          <w:tcPr>
            <w:tcW w:w="2410" w:type="dxa"/>
            <w:shd w:val="clear" w:color="auto" w:fill="auto"/>
            <w:vAlign w:val="bottom"/>
            <w:hideMark/>
          </w:tcPr>
          <w:p w14:paraId="44A94F42"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Pengabdian</w:t>
            </w:r>
            <w:proofErr w:type="spellEnd"/>
            <w:r w:rsidRPr="00DB25C4">
              <w:rPr>
                <w:rFonts w:eastAsia="Times New Roman" w:cstheme="minorHAnsi"/>
                <w:color w:val="000000"/>
              </w:rPr>
              <w:t xml:space="preserve"> (PHPB)</w:t>
            </w:r>
          </w:p>
        </w:tc>
        <w:tc>
          <w:tcPr>
            <w:tcW w:w="785" w:type="dxa"/>
            <w:shd w:val="clear" w:color="auto" w:fill="auto"/>
            <w:noWrap/>
            <w:vAlign w:val="bottom"/>
            <w:hideMark/>
          </w:tcPr>
          <w:p w14:paraId="2E527B15"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945" w:type="dxa"/>
            <w:shd w:val="clear" w:color="auto" w:fill="auto"/>
            <w:noWrap/>
            <w:vAlign w:val="bottom"/>
            <w:hideMark/>
          </w:tcPr>
          <w:p w14:paraId="2D48A1E2"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384</w:t>
            </w:r>
          </w:p>
        </w:tc>
        <w:tc>
          <w:tcPr>
            <w:tcW w:w="990" w:type="dxa"/>
            <w:shd w:val="clear" w:color="auto" w:fill="auto"/>
            <w:noWrap/>
            <w:vAlign w:val="bottom"/>
            <w:hideMark/>
          </w:tcPr>
          <w:p w14:paraId="567718FE"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975" w:type="dxa"/>
            <w:shd w:val="clear" w:color="auto" w:fill="auto"/>
            <w:noWrap/>
            <w:vAlign w:val="bottom"/>
            <w:hideMark/>
          </w:tcPr>
          <w:p w14:paraId="3206A376"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128</w:t>
            </w:r>
          </w:p>
        </w:tc>
      </w:tr>
      <w:tr w:rsidR="00B06B75" w:rsidRPr="00DB25C4" w14:paraId="129C592D" w14:textId="77777777" w:rsidTr="002A20EE">
        <w:trPr>
          <w:trHeight w:val="300"/>
          <w:jc w:val="center"/>
        </w:trPr>
        <w:tc>
          <w:tcPr>
            <w:tcW w:w="1696" w:type="dxa"/>
            <w:vMerge w:val="restart"/>
            <w:noWrap/>
            <w:vAlign w:val="center"/>
            <w:hideMark/>
          </w:tcPr>
          <w:p w14:paraId="484FB0AD"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 xml:space="preserve">Lembaga </w:t>
            </w:r>
            <w:proofErr w:type="spellStart"/>
            <w:r w:rsidRPr="00DB25C4">
              <w:rPr>
                <w:rFonts w:eastAsia="Times New Roman" w:cstheme="minorHAnsi"/>
                <w:color w:val="000000"/>
              </w:rPr>
              <w:t>tertentu</w:t>
            </w:r>
            <w:proofErr w:type="spellEnd"/>
            <w:r w:rsidRPr="00DB25C4">
              <w:rPr>
                <w:rFonts w:eastAsia="Times New Roman" w:cstheme="minorHAnsi"/>
                <w:color w:val="000000"/>
              </w:rPr>
              <w:t xml:space="preserve"> DN/LN</w:t>
            </w:r>
          </w:p>
        </w:tc>
        <w:tc>
          <w:tcPr>
            <w:tcW w:w="2410" w:type="dxa"/>
            <w:shd w:val="clear" w:color="auto" w:fill="auto"/>
            <w:noWrap/>
            <w:vAlign w:val="center"/>
            <w:hideMark/>
          </w:tcPr>
          <w:p w14:paraId="3439B1D1" w14:textId="77777777" w:rsidR="00B06B75" w:rsidRPr="00DB25C4" w:rsidRDefault="00B06B75" w:rsidP="00687314">
            <w:pPr>
              <w:spacing w:after="0" w:line="240" w:lineRule="auto"/>
              <w:rPr>
                <w:rFonts w:eastAsia="Times New Roman" w:cstheme="minorHAnsi"/>
                <w:color w:val="000000"/>
              </w:rPr>
            </w:pPr>
          </w:p>
        </w:tc>
        <w:tc>
          <w:tcPr>
            <w:tcW w:w="785" w:type="dxa"/>
            <w:shd w:val="clear" w:color="auto" w:fill="auto"/>
            <w:noWrap/>
            <w:vAlign w:val="bottom"/>
            <w:hideMark/>
          </w:tcPr>
          <w:p w14:paraId="24677804" w14:textId="77777777" w:rsidR="00B06B75" w:rsidRPr="00DB25C4" w:rsidRDefault="00B06B75" w:rsidP="00687314">
            <w:pPr>
              <w:spacing w:after="0" w:line="240" w:lineRule="auto"/>
              <w:rPr>
                <w:rFonts w:eastAsia="Times New Roman" w:cstheme="minorHAnsi"/>
              </w:rPr>
            </w:pPr>
          </w:p>
        </w:tc>
        <w:tc>
          <w:tcPr>
            <w:tcW w:w="945" w:type="dxa"/>
            <w:shd w:val="clear" w:color="auto" w:fill="auto"/>
            <w:noWrap/>
            <w:vAlign w:val="bottom"/>
            <w:hideMark/>
          </w:tcPr>
          <w:p w14:paraId="30740A2B" w14:textId="77777777" w:rsidR="00B06B75" w:rsidRPr="00DB25C4" w:rsidRDefault="00B06B75" w:rsidP="00687314">
            <w:pPr>
              <w:spacing w:after="0" w:line="240" w:lineRule="auto"/>
              <w:rPr>
                <w:rFonts w:eastAsia="Times New Roman" w:cstheme="minorHAnsi"/>
                <w:color w:val="FF0000"/>
              </w:rPr>
            </w:pPr>
            <w:r w:rsidRPr="00DB25C4">
              <w:rPr>
                <w:rFonts w:eastAsia="Times New Roman" w:cstheme="minorHAnsi"/>
                <w:color w:val="FF0000"/>
              </w:rPr>
              <w:t>41,005</w:t>
            </w:r>
          </w:p>
        </w:tc>
        <w:tc>
          <w:tcPr>
            <w:tcW w:w="990" w:type="dxa"/>
            <w:shd w:val="clear" w:color="auto" w:fill="auto"/>
            <w:noWrap/>
            <w:vAlign w:val="bottom"/>
            <w:hideMark/>
          </w:tcPr>
          <w:p w14:paraId="6EB6EFDB" w14:textId="77777777" w:rsidR="00B06B75" w:rsidRPr="00DB25C4" w:rsidRDefault="00B06B75" w:rsidP="00687314">
            <w:pPr>
              <w:spacing w:after="0" w:line="240" w:lineRule="auto"/>
              <w:rPr>
                <w:rFonts w:eastAsia="Times New Roman" w:cstheme="minorHAnsi"/>
                <w:color w:val="FF0000"/>
              </w:rPr>
            </w:pPr>
          </w:p>
        </w:tc>
        <w:tc>
          <w:tcPr>
            <w:tcW w:w="975" w:type="dxa"/>
            <w:shd w:val="clear" w:color="auto" w:fill="auto"/>
            <w:noWrap/>
            <w:vAlign w:val="bottom"/>
            <w:hideMark/>
          </w:tcPr>
          <w:p w14:paraId="7B1C9566" w14:textId="77777777" w:rsidR="00B06B75" w:rsidRPr="00DB25C4" w:rsidRDefault="00B06B75" w:rsidP="00687314">
            <w:pPr>
              <w:spacing w:after="0" w:line="240" w:lineRule="auto"/>
              <w:jc w:val="right"/>
              <w:rPr>
                <w:rFonts w:eastAsia="Times New Roman" w:cstheme="minorHAnsi"/>
                <w:color w:val="FF0000"/>
              </w:rPr>
            </w:pPr>
            <w:r w:rsidRPr="00DB25C4">
              <w:rPr>
                <w:rFonts w:eastAsia="Times New Roman" w:cstheme="minorHAnsi"/>
                <w:color w:val="FF0000"/>
              </w:rPr>
              <w:t>41,005</w:t>
            </w:r>
          </w:p>
        </w:tc>
      </w:tr>
      <w:tr w:rsidR="00B06B75" w:rsidRPr="00DB25C4" w14:paraId="79B0E073" w14:textId="77777777" w:rsidTr="002A20EE">
        <w:trPr>
          <w:trHeight w:val="300"/>
          <w:jc w:val="center"/>
        </w:trPr>
        <w:tc>
          <w:tcPr>
            <w:tcW w:w="1696" w:type="dxa"/>
            <w:vMerge/>
            <w:vAlign w:val="center"/>
            <w:hideMark/>
          </w:tcPr>
          <w:p w14:paraId="1315D536" w14:textId="77777777" w:rsidR="00B06B75" w:rsidRPr="00DB25C4" w:rsidRDefault="00B06B75" w:rsidP="00687314">
            <w:pPr>
              <w:spacing w:after="0" w:line="240" w:lineRule="auto"/>
              <w:rPr>
                <w:rFonts w:eastAsia="Times New Roman" w:cstheme="minorHAnsi"/>
                <w:color w:val="000000"/>
              </w:rPr>
            </w:pPr>
          </w:p>
        </w:tc>
        <w:tc>
          <w:tcPr>
            <w:tcW w:w="2410" w:type="dxa"/>
            <w:shd w:val="clear" w:color="auto" w:fill="auto"/>
            <w:noWrap/>
            <w:vAlign w:val="center"/>
            <w:hideMark/>
          </w:tcPr>
          <w:p w14:paraId="47A1457E" w14:textId="77777777" w:rsidR="00B06B75" w:rsidRPr="00DB25C4" w:rsidRDefault="00B06B75" w:rsidP="00687314">
            <w:pPr>
              <w:spacing w:after="0" w:line="240" w:lineRule="auto"/>
              <w:jc w:val="right"/>
              <w:rPr>
                <w:rFonts w:eastAsia="Times New Roman" w:cstheme="minorHAnsi"/>
                <w:color w:val="000000"/>
              </w:rPr>
            </w:pPr>
          </w:p>
        </w:tc>
        <w:tc>
          <w:tcPr>
            <w:tcW w:w="785" w:type="dxa"/>
            <w:shd w:val="clear" w:color="auto" w:fill="auto"/>
            <w:noWrap/>
            <w:vAlign w:val="bottom"/>
            <w:hideMark/>
          </w:tcPr>
          <w:p w14:paraId="10F3DA8D" w14:textId="77777777" w:rsidR="00B06B75" w:rsidRPr="00DB25C4" w:rsidRDefault="00B06B75" w:rsidP="00687314">
            <w:pPr>
              <w:spacing w:after="0" w:line="240" w:lineRule="auto"/>
              <w:rPr>
                <w:rFonts w:eastAsia="Times New Roman" w:cstheme="minorHAnsi"/>
              </w:rPr>
            </w:pPr>
          </w:p>
        </w:tc>
        <w:tc>
          <w:tcPr>
            <w:tcW w:w="945" w:type="dxa"/>
            <w:shd w:val="clear" w:color="auto" w:fill="auto"/>
            <w:noWrap/>
            <w:vAlign w:val="bottom"/>
            <w:hideMark/>
          </w:tcPr>
          <w:p w14:paraId="76141CA6" w14:textId="77777777" w:rsidR="00B06B75" w:rsidRPr="00DB25C4" w:rsidRDefault="00B06B75" w:rsidP="00687314">
            <w:pPr>
              <w:spacing w:after="0" w:line="240" w:lineRule="auto"/>
              <w:rPr>
                <w:rFonts w:eastAsia="Times New Roman" w:cstheme="minorHAnsi"/>
              </w:rPr>
            </w:pPr>
          </w:p>
        </w:tc>
        <w:tc>
          <w:tcPr>
            <w:tcW w:w="990" w:type="dxa"/>
            <w:shd w:val="clear" w:color="auto" w:fill="auto"/>
            <w:noWrap/>
            <w:vAlign w:val="bottom"/>
            <w:hideMark/>
          </w:tcPr>
          <w:p w14:paraId="7C9C0CCE" w14:textId="77777777" w:rsidR="00B06B75" w:rsidRPr="00DB25C4" w:rsidRDefault="00B06B75" w:rsidP="00687314">
            <w:pPr>
              <w:spacing w:after="0" w:line="240" w:lineRule="auto"/>
              <w:rPr>
                <w:rFonts w:eastAsia="Times New Roman" w:cstheme="minorHAnsi"/>
              </w:rPr>
            </w:pPr>
          </w:p>
        </w:tc>
        <w:tc>
          <w:tcPr>
            <w:tcW w:w="975" w:type="dxa"/>
            <w:shd w:val="clear" w:color="auto" w:fill="auto"/>
            <w:noWrap/>
            <w:vAlign w:val="bottom"/>
            <w:hideMark/>
          </w:tcPr>
          <w:p w14:paraId="09A42876"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r>
      <w:tr w:rsidR="00B06B75" w:rsidRPr="00DB25C4" w14:paraId="1033B6CE" w14:textId="77777777" w:rsidTr="002A20EE">
        <w:trPr>
          <w:trHeight w:val="300"/>
          <w:jc w:val="center"/>
        </w:trPr>
        <w:tc>
          <w:tcPr>
            <w:tcW w:w="1696" w:type="dxa"/>
            <w:vMerge/>
            <w:vAlign w:val="center"/>
            <w:hideMark/>
          </w:tcPr>
          <w:p w14:paraId="119F94B7" w14:textId="77777777" w:rsidR="00B06B75" w:rsidRPr="00DB25C4" w:rsidRDefault="00B06B75" w:rsidP="00687314">
            <w:pPr>
              <w:spacing w:after="0" w:line="240" w:lineRule="auto"/>
              <w:rPr>
                <w:rFonts w:eastAsia="Times New Roman" w:cstheme="minorHAnsi"/>
                <w:color w:val="000000"/>
              </w:rPr>
            </w:pPr>
          </w:p>
        </w:tc>
        <w:tc>
          <w:tcPr>
            <w:tcW w:w="2410" w:type="dxa"/>
            <w:shd w:val="clear" w:color="auto" w:fill="auto"/>
            <w:noWrap/>
            <w:vAlign w:val="center"/>
            <w:hideMark/>
          </w:tcPr>
          <w:p w14:paraId="3218EA8D" w14:textId="77777777" w:rsidR="00B06B75" w:rsidRPr="00DB25C4" w:rsidRDefault="00B06B75" w:rsidP="00687314">
            <w:pPr>
              <w:spacing w:after="0" w:line="240" w:lineRule="auto"/>
              <w:jc w:val="right"/>
              <w:rPr>
                <w:rFonts w:eastAsia="Times New Roman" w:cstheme="minorHAnsi"/>
                <w:color w:val="000000"/>
              </w:rPr>
            </w:pPr>
          </w:p>
        </w:tc>
        <w:tc>
          <w:tcPr>
            <w:tcW w:w="785" w:type="dxa"/>
            <w:shd w:val="clear" w:color="auto" w:fill="auto"/>
            <w:noWrap/>
            <w:vAlign w:val="bottom"/>
            <w:hideMark/>
          </w:tcPr>
          <w:p w14:paraId="00EAF44D" w14:textId="77777777" w:rsidR="00B06B75" w:rsidRPr="00DB25C4" w:rsidRDefault="00B06B75" w:rsidP="00687314">
            <w:pPr>
              <w:spacing w:after="0" w:line="240" w:lineRule="auto"/>
              <w:rPr>
                <w:rFonts w:eastAsia="Times New Roman" w:cstheme="minorHAnsi"/>
              </w:rPr>
            </w:pPr>
          </w:p>
        </w:tc>
        <w:tc>
          <w:tcPr>
            <w:tcW w:w="945" w:type="dxa"/>
            <w:shd w:val="clear" w:color="auto" w:fill="auto"/>
            <w:noWrap/>
            <w:vAlign w:val="bottom"/>
            <w:hideMark/>
          </w:tcPr>
          <w:p w14:paraId="50AACF9D" w14:textId="77777777" w:rsidR="00B06B75" w:rsidRPr="00DB25C4" w:rsidRDefault="00B06B75" w:rsidP="00687314">
            <w:pPr>
              <w:spacing w:after="0" w:line="240" w:lineRule="auto"/>
              <w:rPr>
                <w:rFonts w:eastAsia="Times New Roman" w:cstheme="minorHAnsi"/>
              </w:rPr>
            </w:pPr>
          </w:p>
        </w:tc>
        <w:tc>
          <w:tcPr>
            <w:tcW w:w="990" w:type="dxa"/>
            <w:shd w:val="clear" w:color="auto" w:fill="auto"/>
            <w:noWrap/>
            <w:vAlign w:val="bottom"/>
            <w:hideMark/>
          </w:tcPr>
          <w:p w14:paraId="43EBA93B" w14:textId="77777777" w:rsidR="00B06B75" w:rsidRPr="00DB25C4" w:rsidRDefault="00B06B75" w:rsidP="00687314">
            <w:pPr>
              <w:spacing w:after="0" w:line="240" w:lineRule="auto"/>
              <w:rPr>
                <w:rFonts w:eastAsia="Times New Roman" w:cstheme="minorHAnsi"/>
              </w:rPr>
            </w:pPr>
          </w:p>
        </w:tc>
        <w:tc>
          <w:tcPr>
            <w:tcW w:w="975" w:type="dxa"/>
            <w:shd w:val="clear" w:color="auto" w:fill="auto"/>
            <w:noWrap/>
            <w:vAlign w:val="bottom"/>
            <w:hideMark/>
          </w:tcPr>
          <w:p w14:paraId="42C810A7"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r>
      <w:tr w:rsidR="00B06B75" w:rsidRPr="00DB25C4" w14:paraId="55CA839C" w14:textId="77777777" w:rsidTr="002A20EE">
        <w:trPr>
          <w:trHeight w:val="300"/>
          <w:jc w:val="center"/>
        </w:trPr>
        <w:tc>
          <w:tcPr>
            <w:tcW w:w="1696" w:type="dxa"/>
            <w:vMerge w:val="restart"/>
            <w:noWrap/>
            <w:vAlign w:val="center"/>
            <w:hideMark/>
          </w:tcPr>
          <w:p w14:paraId="2AF8B209"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Sumber</w:t>
            </w:r>
            <w:proofErr w:type="spellEnd"/>
            <w:r w:rsidRPr="00DB25C4">
              <w:rPr>
                <w:rFonts w:eastAsia="Times New Roman" w:cstheme="minorHAnsi"/>
                <w:color w:val="000000"/>
              </w:rPr>
              <w:t xml:space="preserve"> lain</w:t>
            </w:r>
          </w:p>
        </w:tc>
        <w:tc>
          <w:tcPr>
            <w:tcW w:w="2410" w:type="dxa"/>
            <w:shd w:val="clear" w:color="auto" w:fill="auto"/>
            <w:noWrap/>
            <w:vAlign w:val="bottom"/>
            <w:hideMark/>
          </w:tcPr>
          <w:p w14:paraId="21D2DBC3"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Penelitian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Mandiri</w:t>
            </w:r>
            <w:proofErr w:type="spellEnd"/>
          </w:p>
        </w:tc>
        <w:tc>
          <w:tcPr>
            <w:tcW w:w="785" w:type="dxa"/>
            <w:shd w:val="clear" w:color="auto" w:fill="auto"/>
            <w:noWrap/>
            <w:vAlign w:val="bottom"/>
            <w:hideMark/>
          </w:tcPr>
          <w:p w14:paraId="31458F2C"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6</w:t>
            </w:r>
          </w:p>
        </w:tc>
        <w:tc>
          <w:tcPr>
            <w:tcW w:w="945" w:type="dxa"/>
            <w:shd w:val="clear" w:color="auto" w:fill="auto"/>
            <w:noWrap/>
            <w:vAlign w:val="bottom"/>
            <w:hideMark/>
          </w:tcPr>
          <w:p w14:paraId="549261D3"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w:t>
            </w:r>
          </w:p>
        </w:tc>
        <w:tc>
          <w:tcPr>
            <w:tcW w:w="990" w:type="dxa"/>
            <w:shd w:val="clear" w:color="auto" w:fill="auto"/>
            <w:noWrap/>
            <w:vAlign w:val="bottom"/>
            <w:hideMark/>
          </w:tcPr>
          <w:p w14:paraId="0EBFC980"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975" w:type="dxa"/>
            <w:shd w:val="clear" w:color="auto" w:fill="auto"/>
            <w:noWrap/>
            <w:vAlign w:val="bottom"/>
            <w:hideMark/>
          </w:tcPr>
          <w:p w14:paraId="6EA1F1EA"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3</w:t>
            </w:r>
          </w:p>
        </w:tc>
      </w:tr>
      <w:tr w:rsidR="00B06B75" w:rsidRPr="00DB25C4" w14:paraId="17F1566A" w14:textId="77777777" w:rsidTr="002A20EE">
        <w:trPr>
          <w:trHeight w:val="300"/>
          <w:jc w:val="center"/>
        </w:trPr>
        <w:tc>
          <w:tcPr>
            <w:tcW w:w="1696" w:type="dxa"/>
            <w:vMerge/>
            <w:vAlign w:val="center"/>
            <w:hideMark/>
          </w:tcPr>
          <w:p w14:paraId="5527DD33" w14:textId="77777777" w:rsidR="00B06B75" w:rsidRPr="00DB25C4" w:rsidRDefault="00B06B75" w:rsidP="00687314">
            <w:pPr>
              <w:spacing w:after="0" w:line="240" w:lineRule="auto"/>
              <w:rPr>
                <w:rFonts w:eastAsia="Times New Roman" w:cstheme="minorHAnsi"/>
                <w:color w:val="000000"/>
              </w:rPr>
            </w:pPr>
          </w:p>
        </w:tc>
        <w:tc>
          <w:tcPr>
            <w:tcW w:w="2410" w:type="dxa"/>
            <w:shd w:val="clear" w:color="auto" w:fill="auto"/>
            <w:noWrap/>
            <w:vAlign w:val="bottom"/>
            <w:hideMark/>
          </w:tcPr>
          <w:p w14:paraId="755DCC15"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Pengabdian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Mandiri</w:t>
            </w:r>
            <w:proofErr w:type="spellEnd"/>
          </w:p>
        </w:tc>
        <w:tc>
          <w:tcPr>
            <w:tcW w:w="785" w:type="dxa"/>
            <w:shd w:val="clear" w:color="auto" w:fill="auto"/>
            <w:noWrap/>
            <w:vAlign w:val="bottom"/>
            <w:hideMark/>
          </w:tcPr>
          <w:p w14:paraId="2A6B4AAD"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945" w:type="dxa"/>
            <w:shd w:val="clear" w:color="auto" w:fill="auto"/>
            <w:noWrap/>
            <w:vAlign w:val="bottom"/>
            <w:hideMark/>
          </w:tcPr>
          <w:p w14:paraId="711C8ADD"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w:t>
            </w:r>
          </w:p>
        </w:tc>
        <w:tc>
          <w:tcPr>
            <w:tcW w:w="990" w:type="dxa"/>
            <w:shd w:val="clear" w:color="auto" w:fill="auto"/>
            <w:noWrap/>
            <w:vAlign w:val="bottom"/>
            <w:hideMark/>
          </w:tcPr>
          <w:p w14:paraId="6F082D14"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3</w:t>
            </w:r>
          </w:p>
        </w:tc>
        <w:tc>
          <w:tcPr>
            <w:tcW w:w="975" w:type="dxa"/>
            <w:shd w:val="clear" w:color="auto" w:fill="auto"/>
            <w:noWrap/>
            <w:vAlign w:val="bottom"/>
            <w:hideMark/>
          </w:tcPr>
          <w:p w14:paraId="27B64E94"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w:t>
            </w:r>
          </w:p>
        </w:tc>
      </w:tr>
      <w:tr w:rsidR="00B06B75" w:rsidRPr="00DB25C4" w14:paraId="473ED781" w14:textId="77777777" w:rsidTr="002A20EE">
        <w:trPr>
          <w:trHeight w:val="300"/>
          <w:jc w:val="center"/>
        </w:trPr>
        <w:tc>
          <w:tcPr>
            <w:tcW w:w="1696" w:type="dxa"/>
            <w:vMerge/>
            <w:vAlign w:val="center"/>
            <w:hideMark/>
          </w:tcPr>
          <w:p w14:paraId="208CE166" w14:textId="77777777" w:rsidR="00B06B75" w:rsidRPr="00DB25C4" w:rsidRDefault="00B06B75" w:rsidP="00687314">
            <w:pPr>
              <w:spacing w:after="0" w:line="240" w:lineRule="auto"/>
              <w:rPr>
                <w:rFonts w:eastAsia="Times New Roman" w:cstheme="minorHAnsi"/>
                <w:color w:val="000000"/>
              </w:rPr>
            </w:pPr>
          </w:p>
        </w:tc>
        <w:tc>
          <w:tcPr>
            <w:tcW w:w="2410" w:type="dxa"/>
            <w:shd w:val="clear" w:color="auto" w:fill="auto"/>
            <w:noWrap/>
            <w:vAlign w:val="center"/>
            <w:hideMark/>
          </w:tcPr>
          <w:p w14:paraId="57AFC511" w14:textId="77777777" w:rsidR="00B06B75" w:rsidRPr="00DB25C4" w:rsidRDefault="00B06B75" w:rsidP="00687314">
            <w:pPr>
              <w:spacing w:after="0" w:line="240" w:lineRule="auto"/>
              <w:jc w:val="right"/>
              <w:rPr>
                <w:rFonts w:eastAsia="Times New Roman" w:cstheme="minorHAnsi"/>
                <w:color w:val="000000"/>
              </w:rPr>
            </w:pPr>
          </w:p>
        </w:tc>
        <w:tc>
          <w:tcPr>
            <w:tcW w:w="785" w:type="dxa"/>
            <w:shd w:val="clear" w:color="auto" w:fill="auto"/>
            <w:noWrap/>
            <w:vAlign w:val="bottom"/>
            <w:hideMark/>
          </w:tcPr>
          <w:p w14:paraId="0D28142A" w14:textId="77777777" w:rsidR="00B06B75" w:rsidRPr="00DB25C4" w:rsidRDefault="00B06B75" w:rsidP="00687314">
            <w:pPr>
              <w:spacing w:after="0" w:line="240" w:lineRule="auto"/>
              <w:rPr>
                <w:rFonts w:eastAsia="Times New Roman" w:cstheme="minorHAnsi"/>
              </w:rPr>
            </w:pPr>
          </w:p>
        </w:tc>
        <w:tc>
          <w:tcPr>
            <w:tcW w:w="945" w:type="dxa"/>
            <w:shd w:val="clear" w:color="auto" w:fill="auto"/>
            <w:noWrap/>
            <w:vAlign w:val="bottom"/>
            <w:hideMark/>
          </w:tcPr>
          <w:p w14:paraId="559A53D1" w14:textId="77777777" w:rsidR="00B06B75" w:rsidRPr="00DB25C4" w:rsidRDefault="00B06B75" w:rsidP="00687314">
            <w:pPr>
              <w:spacing w:after="0" w:line="240" w:lineRule="auto"/>
              <w:rPr>
                <w:rFonts w:eastAsia="Times New Roman" w:cstheme="minorHAnsi"/>
              </w:rPr>
            </w:pPr>
          </w:p>
        </w:tc>
        <w:tc>
          <w:tcPr>
            <w:tcW w:w="990" w:type="dxa"/>
            <w:shd w:val="clear" w:color="auto" w:fill="auto"/>
            <w:noWrap/>
            <w:vAlign w:val="bottom"/>
            <w:hideMark/>
          </w:tcPr>
          <w:p w14:paraId="1C8E5A7C" w14:textId="77777777" w:rsidR="00B06B75" w:rsidRPr="00DB25C4" w:rsidRDefault="00B06B75" w:rsidP="00687314">
            <w:pPr>
              <w:spacing w:after="0" w:line="240" w:lineRule="auto"/>
              <w:rPr>
                <w:rFonts w:eastAsia="Times New Roman" w:cstheme="minorHAnsi"/>
              </w:rPr>
            </w:pPr>
          </w:p>
        </w:tc>
        <w:tc>
          <w:tcPr>
            <w:tcW w:w="975" w:type="dxa"/>
            <w:shd w:val="clear" w:color="auto" w:fill="auto"/>
            <w:noWrap/>
            <w:vAlign w:val="bottom"/>
            <w:hideMark/>
          </w:tcPr>
          <w:p w14:paraId="1C320D8F"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r>
      <w:tr w:rsidR="00B06B75" w:rsidRPr="00DB25C4" w14:paraId="372FF0A1" w14:textId="77777777" w:rsidTr="002A20EE">
        <w:trPr>
          <w:trHeight w:val="300"/>
          <w:jc w:val="center"/>
        </w:trPr>
        <w:tc>
          <w:tcPr>
            <w:tcW w:w="4106" w:type="dxa"/>
            <w:gridSpan w:val="2"/>
            <w:noWrap/>
            <w:vAlign w:val="bottom"/>
            <w:hideMark/>
          </w:tcPr>
          <w:p w14:paraId="50DE3E50"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Total</w:t>
            </w:r>
          </w:p>
        </w:tc>
        <w:tc>
          <w:tcPr>
            <w:tcW w:w="785" w:type="dxa"/>
            <w:shd w:val="clear" w:color="auto" w:fill="auto"/>
            <w:noWrap/>
            <w:vAlign w:val="bottom"/>
            <w:hideMark/>
          </w:tcPr>
          <w:p w14:paraId="790963B8"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3,580</w:t>
            </w:r>
          </w:p>
        </w:tc>
        <w:tc>
          <w:tcPr>
            <w:tcW w:w="945" w:type="dxa"/>
            <w:shd w:val="clear" w:color="auto" w:fill="auto"/>
            <w:noWrap/>
            <w:vAlign w:val="bottom"/>
            <w:hideMark/>
          </w:tcPr>
          <w:p w14:paraId="78436FD1"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themeColor="text1"/>
              </w:rPr>
              <w:t>45,014</w:t>
            </w:r>
          </w:p>
        </w:tc>
        <w:tc>
          <w:tcPr>
            <w:tcW w:w="990" w:type="dxa"/>
            <w:shd w:val="clear" w:color="auto" w:fill="auto"/>
            <w:noWrap/>
            <w:vAlign w:val="bottom"/>
            <w:hideMark/>
          </w:tcPr>
          <w:p w14:paraId="4E25AD5F"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3,418</w:t>
            </w:r>
          </w:p>
        </w:tc>
        <w:tc>
          <w:tcPr>
            <w:tcW w:w="975" w:type="dxa"/>
            <w:shd w:val="clear" w:color="auto" w:fill="auto"/>
            <w:noWrap/>
            <w:vAlign w:val="bottom"/>
            <w:hideMark/>
          </w:tcPr>
          <w:p w14:paraId="1678E683" w14:textId="77777777" w:rsidR="00B06B75" w:rsidRPr="00DB25C4" w:rsidRDefault="00B06B75" w:rsidP="00687314">
            <w:pPr>
              <w:spacing w:after="0" w:line="240" w:lineRule="auto"/>
              <w:jc w:val="right"/>
              <w:rPr>
                <w:rFonts w:eastAsia="Times New Roman" w:cstheme="minorHAnsi"/>
                <w:color w:val="000000"/>
              </w:rPr>
            </w:pPr>
          </w:p>
        </w:tc>
      </w:tr>
    </w:tbl>
    <w:p w14:paraId="452F1D71" w14:textId="77777777" w:rsidR="00B06B75" w:rsidRPr="00DB25C4" w:rsidRDefault="00B06B75" w:rsidP="00687314">
      <w:pPr>
        <w:spacing w:after="0" w:line="240" w:lineRule="auto"/>
        <w:rPr>
          <w:rFonts w:cstheme="minorHAnsi"/>
        </w:rPr>
      </w:pPr>
    </w:p>
    <w:p w14:paraId="3B89406F" w14:textId="77777777" w:rsidR="00B06B75" w:rsidRPr="00DB25C4" w:rsidRDefault="00B06B75" w:rsidP="00687314">
      <w:pPr>
        <w:spacing w:after="0" w:line="240" w:lineRule="auto"/>
        <w:rPr>
          <w:rFonts w:cstheme="minorHAnsi"/>
          <w:b/>
          <w:bCs/>
        </w:rPr>
      </w:pPr>
      <w:r w:rsidRPr="00DB25C4">
        <w:rPr>
          <w:rFonts w:cstheme="minorHAnsi"/>
          <w:b/>
          <w:bCs/>
        </w:rPr>
        <w:t xml:space="preserve">5.1.2.2 </w:t>
      </w:r>
      <w:proofErr w:type="spellStart"/>
      <w:r w:rsidRPr="00DB25C4">
        <w:rPr>
          <w:rFonts w:cstheme="minorHAnsi"/>
          <w:b/>
          <w:bCs/>
        </w:rPr>
        <w:t>Penggunaan</w:t>
      </w:r>
      <w:proofErr w:type="spellEnd"/>
      <w:r w:rsidRPr="00DB25C4">
        <w:rPr>
          <w:rFonts w:cstheme="minorHAnsi"/>
          <w:b/>
          <w:bCs/>
        </w:rPr>
        <w:t xml:space="preserve"> Dana</w:t>
      </w:r>
    </w:p>
    <w:p w14:paraId="1B79A7A3" w14:textId="77777777" w:rsidR="00B06B75" w:rsidRPr="00DB25C4" w:rsidRDefault="00B06B75" w:rsidP="00687314">
      <w:pPr>
        <w:spacing w:after="0" w:line="240" w:lineRule="auto"/>
        <w:ind w:left="360"/>
        <w:rPr>
          <w:rFonts w:cstheme="minorHAnsi"/>
        </w:rPr>
      </w:pPr>
      <w:proofErr w:type="spellStart"/>
      <w:r w:rsidRPr="00DB25C4">
        <w:rPr>
          <w:rFonts w:cstheme="minorHAnsi"/>
        </w:rPr>
        <w:t>Jumlah</w:t>
      </w:r>
      <w:proofErr w:type="spellEnd"/>
      <w:r w:rsidRPr="00DB25C4">
        <w:rPr>
          <w:rFonts w:cstheme="minorHAnsi"/>
        </w:rPr>
        <w:t xml:space="preserve"> dana yang </w:t>
      </w:r>
      <w:proofErr w:type="spellStart"/>
      <w:r w:rsidRPr="00DB25C4">
        <w:rPr>
          <w:rFonts w:cstheme="minorHAnsi"/>
        </w:rPr>
        <w:t>digunakan</w:t>
      </w:r>
      <w:proofErr w:type="spellEnd"/>
      <w:r w:rsidRPr="00DB25C4">
        <w:rPr>
          <w:rFonts w:cstheme="minorHAnsi"/>
        </w:rPr>
        <w:t xml:space="preserve"> oleh PS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keperluan</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tridharma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tiga</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terakhir</w:t>
      </w:r>
      <w:proofErr w:type="spellEnd"/>
      <w:r w:rsidRPr="00DB25C4">
        <w:rPr>
          <w:rFonts w:cstheme="minorHAnsi"/>
        </w:rPr>
        <w:t xml:space="preserve"> (</w:t>
      </w:r>
      <w:proofErr w:type="spellStart"/>
      <w:r w:rsidRPr="00DB25C4">
        <w:rPr>
          <w:rFonts w:cstheme="minorHAnsi"/>
        </w:rPr>
        <w:t>Tabel</w:t>
      </w:r>
      <w:proofErr w:type="spellEnd"/>
      <w:r w:rsidRPr="00DB25C4">
        <w:rPr>
          <w:rFonts w:cstheme="minorHAnsi"/>
        </w:rPr>
        <w:t xml:space="preserve"> 5.1.2.2).</w:t>
      </w:r>
    </w:p>
    <w:p w14:paraId="2520CC5E" w14:textId="77777777" w:rsidR="00B06B75" w:rsidRPr="00DB25C4" w:rsidRDefault="00B06B75" w:rsidP="00687314">
      <w:pPr>
        <w:spacing w:after="0" w:line="240" w:lineRule="auto"/>
        <w:ind w:left="360" w:firstLine="360"/>
        <w:jc w:val="both"/>
        <w:rPr>
          <w:rFonts w:cstheme="minorHAnsi"/>
        </w:rPr>
      </w:pP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dan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Tahunan</w:t>
      </w:r>
      <w:proofErr w:type="spellEnd"/>
      <w:r w:rsidRPr="00DB25C4">
        <w:rPr>
          <w:rFonts w:cstheme="minorHAnsi"/>
        </w:rPr>
        <w:t xml:space="preserve"> (RKAT) </w:t>
      </w:r>
      <w:proofErr w:type="spellStart"/>
      <w:r w:rsidRPr="00DB25C4">
        <w:rPr>
          <w:rFonts w:cstheme="minorHAnsi"/>
        </w:rPr>
        <w:t>bersifat</w:t>
      </w:r>
      <w:proofErr w:type="spellEnd"/>
      <w:r w:rsidRPr="00DB25C4">
        <w:rPr>
          <w:rFonts w:cstheme="minorHAnsi"/>
        </w:rPr>
        <w:t xml:space="preserve"> bottom up </w:t>
      </w:r>
      <w:proofErr w:type="spellStart"/>
      <w:r w:rsidRPr="00DB25C4">
        <w:rPr>
          <w:rFonts w:cstheme="minorHAnsi"/>
        </w:rPr>
        <w:t>yakni</w:t>
      </w:r>
      <w:proofErr w:type="spellEnd"/>
      <w:r w:rsidRPr="00DB25C4">
        <w:rPr>
          <w:rFonts w:cstheme="minorHAnsi"/>
        </w:rPr>
        <w:t xml:space="preserve"> </w:t>
      </w:r>
      <w:proofErr w:type="spellStart"/>
      <w:r w:rsidRPr="00DB25C4">
        <w:rPr>
          <w:rFonts w:cstheme="minorHAnsi"/>
        </w:rPr>
        <w:t>diusulkan</w:t>
      </w:r>
      <w:proofErr w:type="spellEnd"/>
      <w:r w:rsidRPr="00DB25C4">
        <w:rPr>
          <w:rFonts w:cstheme="minorHAnsi"/>
        </w:rPr>
        <w:t xml:space="preserve"> oleh </w:t>
      </w:r>
      <w:proofErr w:type="spellStart"/>
      <w:r w:rsidRPr="00DB25C4">
        <w:rPr>
          <w:rFonts w:cstheme="minorHAnsi"/>
        </w:rPr>
        <w:t>tiap</w:t>
      </w:r>
      <w:proofErr w:type="spellEnd"/>
      <w:r w:rsidRPr="00DB25C4">
        <w:rPr>
          <w:rFonts w:cstheme="minorHAnsi"/>
        </w:rPr>
        <w:t xml:space="preserve"> unit </w:t>
      </w:r>
      <w:proofErr w:type="spellStart"/>
      <w:r w:rsidRPr="00DB25C4">
        <w:rPr>
          <w:rFonts w:cstheme="minorHAnsi"/>
        </w:rPr>
        <w:t>kerja</w:t>
      </w:r>
      <w:proofErr w:type="spellEnd"/>
      <w:r w:rsidRPr="00DB25C4">
        <w:rPr>
          <w:rFonts w:cstheme="minorHAnsi"/>
        </w:rPr>
        <w:t xml:space="preserve"> di Universitas pada </w:t>
      </w:r>
      <w:proofErr w:type="spellStart"/>
      <w:r w:rsidRPr="00DB25C4">
        <w:rPr>
          <w:rFonts w:cstheme="minorHAnsi"/>
        </w:rPr>
        <w:t>awal</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Sebelum</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2022,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di Universitas </w:t>
      </w:r>
      <w:proofErr w:type="spellStart"/>
      <w:r w:rsidRPr="00DB25C4">
        <w:rPr>
          <w:rFonts w:cstheme="minorHAnsi"/>
        </w:rPr>
        <w:t>mengikuti</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yang </w:t>
      </w:r>
      <w:proofErr w:type="spellStart"/>
      <w:r w:rsidRPr="00DB25C4">
        <w:rPr>
          <w:rFonts w:cstheme="minorHAnsi"/>
        </w:rPr>
        <w:t>berawal</w:t>
      </w:r>
      <w:proofErr w:type="spellEnd"/>
      <w:r w:rsidRPr="00DB25C4">
        <w:rPr>
          <w:rFonts w:cstheme="minorHAnsi"/>
        </w:rPr>
        <w:t xml:space="preserve"> di </w:t>
      </w:r>
      <w:proofErr w:type="spellStart"/>
      <w:r w:rsidRPr="00DB25C4">
        <w:rPr>
          <w:rFonts w:cstheme="minorHAnsi"/>
        </w:rPr>
        <w:t>bulan</w:t>
      </w:r>
      <w:proofErr w:type="spellEnd"/>
      <w:r w:rsidRPr="00DB25C4">
        <w:rPr>
          <w:rFonts w:cstheme="minorHAnsi"/>
        </w:rPr>
        <w:t xml:space="preserve"> September dan </w:t>
      </w:r>
      <w:proofErr w:type="spellStart"/>
      <w:r w:rsidRPr="00DB25C4">
        <w:rPr>
          <w:rFonts w:cstheme="minorHAnsi"/>
        </w:rPr>
        <w:t>berakhir</w:t>
      </w:r>
      <w:proofErr w:type="spellEnd"/>
      <w:r w:rsidRPr="00DB25C4">
        <w:rPr>
          <w:rFonts w:cstheme="minorHAnsi"/>
        </w:rPr>
        <w:t xml:space="preserve"> di </w:t>
      </w:r>
      <w:proofErr w:type="spellStart"/>
      <w:r w:rsidRPr="00DB25C4">
        <w:rPr>
          <w:rFonts w:cstheme="minorHAnsi"/>
        </w:rPr>
        <w:t>bulan</w:t>
      </w:r>
      <w:proofErr w:type="spellEnd"/>
      <w:r w:rsidRPr="00DB25C4">
        <w:rPr>
          <w:rFonts w:cstheme="minorHAnsi"/>
        </w:rPr>
        <w:t xml:space="preserve"> </w:t>
      </w:r>
      <w:proofErr w:type="spellStart"/>
      <w:r w:rsidRPr="00DB25C4">
        <w:rPr>
          <w:rFonts w:cstheme="minorHAnsi"/>
        </w:rPr>
        <w:t>Agustus</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berikutnya</w:t>
      </w:r>
      <w:proofErr w:type="spellEnd"/>
      <w:r w:rsidRPr="00DB25C4">
        <w:rPr>
          <w:rFonts w:cstheme="minorHAnsi"/>
        </w:rPr>
        <w:t xml:space="preserve">. </w:t>
      </w:r>
      <w:proofErr w:type="spellStart"/>
      <w:r w:rsidRPr="00DB25C4">
        <w:rPr>
          <w:rFonts w:cstheme="minorHAnsi"/>
        </w:rPr>
        <w:t>Pengusulan</w:t>
      </w:r>
      <w:proofErr w:type="spellEnd"/>
      <w:r w:rsidRPr="00DB25C4">
        <w:rPr>
          <w:rFonts w:cstheme="minorHAnsi"/>
        </w:rPr>
        <w:t xml:space="preserve"> RKAT unit </w:t>
      </w:r>
      <w:proofErr w:type="spellStart"/>
      <w:r w:rsidRPr="00DB25C4">
        <w:rPr>
          <w:rFonts w:cstheme="minorHAnsi"/>
        </w:rPr>
        <w:t>diawali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rapat</w:t>
      </w:r>
      <w:proofErr w:type="spellEnd"/>
      <w:r w:rsidRPr="00DB25C4">
        <w:rPr>
          <w:rFonts w:cstheme="minorHAnsi"/>
        </w:rPr>
        <w:t xml:space="preserve"> </w:t>
      </w:r>
      <w:proofErr w:type="spellStart"/>
      <w:r w:rsidRPr="00DB25C4">
        <w:rPr>
          <w:rFonts w:cstheme="minorHAnsi"/>
        </w:rPr>
        <w:t>kerja</w:t>
      </w:r>
      <w:proofErr w:type="spellEnd"/>
      <w:r w:rsidRPr="00DB25C4">
        <w:rPr>
          <w:rFonts w:cstheme="minorHAnsi"/>
        </w:rPr>
        <w:t xml:space="preserve"> </w:t>
      </w:r>
      <w:proofErr w:type="spellStart"/>
      <w:r w:rsidRPr="00DB25C4">
        <w:rPr>
          <w:rFonts w:cstheme="minorHAnsi"/>
        </w:rPr>
        <w:t>tahunan</w:t>
      </w:r>
      <w:proofErr w:type="spellEnd"/>
      <w:r w:rsidRPr="00DB25C4">
        <w:rPr>
          <w:rFonts w:cstheme="minorHAnsi"/>
        </w:rPr>
        <w:t xml:space="preserve"> yang </w:t>
      </w:r>
      <w:proofErr w:type="spellStart"/>
      <w:r w:rsidRPr="00DB25C4">
        <w:rPr>
          <w:rFonts w:cstheme="minorHAnsi"/>
        </w:rPr>
        <w:t>berisi</w:t>
      </w:r>
      <w:proofErr w:type="spellEnd"/>
      <w:r w:rsidRPr="00DB25C4">
        <w:rPr>
          <w:rFonts w:cstheme="minorHAnsi"/>
        </w:rPr>
        <w:t xml:space="preserve"> </w:t>
      </w:r>
      <w:proofErr w:type="spellStart"/>
      <w:r w:rsidRPr="00DB25C4">
        <w:rPr>
          <w:rFonts w:cstheme="minorHAnsi"/>
        </w:rPr>
        <w:t>pemaparan</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Strategis</w:t>
      </w:r>
      <w:proofErr w:type="spellEnd"/>
      <w:r w:rsidRPr="00DB25C4">
        <w:rPr>
          <w:rFonts w:cstheme="minorHAnsi"/>
        </w:rPr>
        <w:t xml:space="preserve"> pada </w:t>
      </w:r>
      <w:proofErr w:type="spellStart"/>
      <w:r w:rsidRPr="00DB25C4">
        <w:rPr>
          <w:rFonts w:cstheme="minorHAnsi"/>
        </w:rPr>
        <w:t>periode</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w:t>
      </w:r>
      <w:proofErr w:type="spellStart"/>
      <w:r w:rsidRPr="00DB25C4">
        <w:rPr>
          <w:rFonts w:cstheme="minorHAnsi"/>
        </w:rPr>
        <w:t>berikutnya</w:t>
      </w:r>
      <w:proofErr w:type="spellEnd"/>
      <w:r w:rsidRPr="00DB25C4">
        <w:rPr>
          <w:rFonts w:cstheme="minorHAnsi"/>
        </w:rPr>
        <w:t xml:space="preserve"> oleh </w:t>
      </w:r>
      <w:proofErr w:type="spellStart"/>
      <w:r w:rsidRPr="00DB25C4">
        <w:rPr>
          <w:rFonts w:cstheme="minorHAnsi"/>
        </w:rPr>
        <w:t>Pimpinan</w:t>
      </w:r>
      <w:proofErr w:type="spellEnd"/>
      <w:r w:rsidRPr="00DB25C4">
        <w:rPr>
          <w:rFonts w:cstheme="minorHAnsi"/>
        </w:rPr>
        <w:t xml:space="preserve"> Universitas.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rapat</w:t>
      </w:r>
      <w:proofErr w:type="spellEnd"/>
      <w:r w:rsidRPr="00DB25C4">
        <w:rPr>
          <w:rFonts w:cstheme="minorHAnsi"/>
        </w:rPr>
        <w:t xml:space="preserve">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tiap</w:t>
      </w:r>
      <w:proofErr w:type="spellEnd"/>
      <w:r w:rsidRPr="00DB25C4">
        <w:rPr>
          <w:rFonts w:cstheme="minorHAnsi"/>
        </w:rPr>
        <w:t xml:space="preserve"> unit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mensinergikan</w:t>
      </w:r>
      <w:proofErr w:type="spellEnd"/>
      <w:r w:rsidRPr="00DB25C4">
        <w:rPr>
          <w:rFonts w:cstheme="minorHAnsi"/>
        </w:rPr>
        <w:t xml:space="preserve"> </w:t>
      </w:r>
      <w:proofErr w:type="spellStart"/>
      <w:r w:rsidRPr="00DB25C4">
        <w:rPr>
          <w:rFonts w:cstheme="minorHAnsi"/>
        </w:rPr>
        <w:t>usulan</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prioritas</w:t>
      </w:r>
      <w:proofErr w:type="spellEnd"/>
      <w:r w:rsidRPr="00DB25C4">
        <w:rPr>
          <w:rFonts w:cstheme="minorHAnsi"/>
        </w:rPr>
        <w:t xml:space="preserve"> dan KPI yang </w:t>
      </w:r>
      <w:proofErr w:type="spellStart"/>
      <w:r w:rsidRPr="00DB25C4">
        <w:rPr>
          <w:rFonts w:cstheme="minorHAnsi"/>
        </w:rPr>
        <w:t>dicanangkan</w:t>
      </w:r>
      <w:proofErr w:type="spellEnd"/>
      <w:r w:rsidRPr="00DB25C4">
        <w:rPr>
          <w:rFonts w:cstheme="minorHAnsi"/>
        </w:rPr>
        <w:t xml:space="preserve"> oleh Universitas. </w:t>
      </w:r>
      <w:proofErr w:type="spellStart"/>
      <w:r w:rsidRPr="00DB25C4">
        <w:rPr>
          <w:rFonts w:cstheme="minorHAnsi"/>
        </w:rPr>
        <w:t>Usulan</w:t>
      </w:r>
      <w:proofErr w:type="spellEnd"/>
      <w:r w:rsidRPr="00DB25C4">
        <w:rPr>
          <w:rFonts w:cstheme="minorHAnsi"/>
        </w:rPr>
        <w:t xml:space="preserve"> RKAT </w:t>
      </w:r>
      <w:proofErr w:type="spellStart"/>
      <w:r w:rsidRPr="00DB25C4">
        <w:rPr>
          <w:rFonts w:cstheme="minorHAnsi"/>
        </w:rPr>
        <w:t>tiap</w:t>
      </w:r>
      <w:proofErr w:type="spellEnd"/>
      <w:r w:rsidRPr="00DB25C4">
        <w:rPr>
          <w:rFonts w:cstheme="minorHAnsi"/>
        </w:rPr>
        <w:t xml:space="preserve"> unit </w:t>
      </w:r>
      <w:proofErr w:type="spellStart"/>
      <w:r w:rsidRPr="00DB25C4">
        <w:rPr>
          <w:rFonts w:cstheme="minorHAnsi"/>
        </w:rPr>
        <w:t>dikoordinasikan</w:t>
      </w:r>
      <w:proofErr w:type="spellEnd"/>
      <w:r w:rsidRPr="00DB25C4">
        <w:rPr>
          <w:rFonts w:cstheme="minorHAnsi"/>
        </w:rPr>
        <w:t xml:space="preserve"> dan </w:t>
      </w:r>
      <w:proofErr w:type="spellStart"/>
      <w:r w:rsidRPr="00DB25C4">
        <w:rPr>
          <w:rFonts w:cstheme="minorHAnsi"/>
        </w:rPr>
        <w:t>direkap</w:t>
      </w:r>
      <w:proofErr w:type="spellEnd"/>
      <w:r w:rsidRPr="00DB25C4">
        <w:rPr>
          <w:rFonts w:cstheme="minorHAnsi"/>
        </w:rPr>
        <w:t xml:space="preserve"> oleh Badan </w:t>
      </w:r>
      <w:proofErr w:type="spellStart"/>
      <w:r w:rsidRPr="00DB25C4">
        <w:rPr>
          <w:rFonts w:cstheme="minorHAnsi"/>
        </w:rPr>
        <w:t>Perencanaan</w:t>
      </w:r>
      <w:proofErr w:type="spellEnd"/>
      <w:r w:rsidRPr="00DB25C4">
        <w:rPr>
          <w:rFonts w:cstheme="minorHAnsi"/>
        </w:rPr>
        <w:t xml:space="preserve"> dan </w:t>
      </w:r>
      <w:proofErr w:type="spellStart"/>
      <w:r w:rsidRPr="00DB25C4">
        <w:rPr>
          <w:rFonts w:cstheme="minorHAnsi"/>
        </w:rPr>
        <w:t>Pengembangan</w:t>
      </w:r>
      <w:proofErr w:type="spellEnd"/>
      <w:r w:rsidRPr="00DB25C4">
        <w:rPr>
          <w:rFonts w:cstheme="minorHAnsi"/>
        </w:rPr>
        <w:t xml:space="preserve"> Universitas. RKAT </w:t>
      </w:r>
      <w:proofErr w:type="spellStart"/>
      <w:r w:rsidRPr="00DB25C4">
        <w:rPr>
          <w:rFonts w:cstheme="minorHAnsi"/>
        </w:rPr>
        <w:t>disusun</w:t>
      </w:r>
      <w:proofErr w:type="spellEnd"/>
      <w:r w:rsidRPr="00DB25C4">
        <w:rPr>
          <w:rFonts w:cstheme="minorHAnsi"/>
        </w:rPr>
        <w:t xml:space="preserve"> </w:t>
      </w:r>
      <w:proofErr w:type="spellStart"/>
      <w:r w:rsidRPr="00DB25C4">
        <w:rPr>
          <w:rFonts w:cstheme="minorHAnsi"/>
        </w:rPr>
        <w:t>mulai</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aras</w:t>
      </w:r>
      <w:proofErr w:type="spellEnd"/>
      <w:r w:rsidRPr="00DB25C4">
        <w:rPr>
          <w:rFonts w:cstheme="minorHAnsi"/>
        </w:rPr>
        <w:t xml:space="preserve"> program </w:t>
      </w:r>
      <w:proofErr w:type="spellStart"/>
      <w:r w:rsidRPr="00DB25C4">
        <w:rPr>
          <w:rFonts w:cstheme="minorHAnsi"/>
        </w:rPr>
        <w:t>studi</w:t>
      </w:r>
      <w:proofErr w:type="spellEnd"/>
      <w:r w:rsidRPr="00DB25C4">
        <w:rPr>
          <w:rFonts w:cstheme="minorHAnsi"/>
        </w:rPr>
        <w:t>/</w:t>
      </w:r>
      <w:proofErr w:type="spellStart"/>
      <w:r w:rsidRPr="00DB25C4">
        <w:rPr>
          <w:rFonts w:cstheme="minorHAnsi"/>
        </w:rPr>
        <w:t>bagian</w:t>
      </w:r>
      <w:proofErr w:type="spellEnd"/>
      <w:r w:rsidRPr="00DB25C4">
        <w:rPr>
          <w:rFonts w:cstheme="minorHAnsi"/>
        </w:rPr>
        <w:t xml:space="preserve">, yang </w:t>
      </w:r>
      <w:proofErr w:type="spellStart"/>
      <w:r w:rsidRPr="00DB25C4">
        <w:rPr>
          <w:rFonts w:cstheme="minorHAnsi"/>
        </w:rPr>
        <w:t>selanjutnya</w:t>
      </w:r>
      <w:proofErr w:type="spellEnd"/>
      <w:r w:rsidRPr="00DB25C4">
        <w:rPr>
          <w:rFonts w:cstheme="minorHAnsi"/>
        </w:rPr>
        <w:t xml:space="preserve"> </w:t>
      </w:r>
      <w:proofErr w:type="spellStart"/>
      <w:r w:rsidRPr="00DB25C4">
        <w:rPr>
          <w:rFonts w:cstheme="minorHAnsi"/>
        </w:rPr>
        <w:t>diserahkan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w:t>
      </w:r>
      <w:proofErr w:type="spellStart"/>
      <w:r w:rsidRPr="00DB25C4">
        <w:rPr>
          <w:rFonts w:cstheme="minorHAnsi"/>
        </w:rPr>
        <w:t>Fakultas</w:t>
      </w:r>
      <w:proofErr w:type="spellEnd"/>
      <w:r w:rsidRPr="00DB25C4">
        <w:rPr>
          <w:rFonts w:cstheme="minorHAnsi"/>
        </w:rPr>
        <w:t xml:space="preserve">/Lembaga/Biro/Badan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ditinjau</w:t>
      </w:r>
      <w:proofErr w:type="spellEnd"/>
      <w:r w:rsidRPr="00DB25C4">
        <w:rPr>
          <w:rFonts w:cstheme="minorHAnsi"/>
        </w:rPr>
        <w:t xml:space="preserve"> dan </w:t>
      </w:r>
      <w:proofErr w:type="spellStart"/>
      <w:r w:rsidRPr="00DB25C4">
        <w:rPr>
          <w:rFonts w:cstheme="minorHAnsi"/>
        </w:rPr>
        <w:t>direkapitulasi</w:t>
      </w:r>
      <w:proofErr w:type="spellEnd"/>
      <w:r w:rsidRPr="00DB25C4">
        <w:rPr>
          <w:rFonts w:cstheme="minorHAnsi"/>
        </w:rPr>
        <w:t xml:space="preserve">, </w:t>
      </w:r>
      <w:proofErr w:type="spellStart"/>
      <w:r w:rsidRPr="00DB25C4">
        <w:rPr>
          <w:rFonts w:cstheme="minorHAnsi"/>
        </w:rPr>
        <w:t>sebelum</w:t>
      </w:r>
      <w:proofErr w:type="spellEnd"/>
      <w:r w:rsidRPr="00DB25C4">
        <w:rPr>
          <w:rFonts w:cstheme="minorHAnsi"/>
        </w:rPr>
        <w:t xml:space="preserve"> </w:t>
      </w:r>
      <w:proofErr w:type="spellStart"/>
      <w:r w:rsidRPr="00DB25C4">
        <w:rPr>
          <w:rFonts w:cstheme="minorHAnsi"/>
        </w:rPr>
        <w:t>akhirnya</w:t>
      </w:r>
      <w:proofErr w:type="spellEnd"/>
      <w:r w:rsidRPr="00DB25C4">
        <w:rPr>
          <w:rFonts w:cstheme="minorHAnsi"/>
        </w:rPr>
        <w:t xml:space="preserve"> </w:t>
      </w:r>
      <w:proofErr w:type="spellStart"/>
      <w:r w:rsidRPr="00DB25C4">
        <w:rPr>
          <w:rFonts w:cstheme="minorHAnsi"/>
        </w:rPr>
        <w:t>disampaikan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Badan </w:t>
      </w:r>
      <w:proofErr w:type="spellStart"/>
      <w:r w:rsidRPr="00DB25C4">
        <w:rPr>
          <w:rFonts w:cstheme="minorHAnsi"/>
        </w:rPr>
        <w:t>Renbang</w:t>
      </w:r>
      <w:proofErr w:type="spellEnd"/>
      <w:r w:rsidRPr="00DB25C4">
        <w:rPr>
          <w:rFonts w:cstheme="minorHAnsi"/>
        </w:rPr>
        <w:t xml:space="preserve">. Badan </w:t>
      </w:r>
      <w:proofErr w:type="spellStart"/>
      <w:r w:rsidRPr="00DB25C4">
        <w:rPr>
          <w:rFonts w:cstheme="minorHAnsi"/>
        </w:rPr>
        <w:t>Renbang</w:t>
      </w:r>
      <w:proofErr w:type="spellEnd"/>
      <w:r w:rsidRPr="00DB25C4">
        <w:rPr>
          <w:rFonts w:cstheme="minorHAnsi"/>
        </w:rPr>
        <w:t xml:space="preserve"> </w:t>
      </w:r>
      <w:proofErr w:type="spellStart"/>
      <w:r w:rsidRPr="00DB25C4">
        <w:rPr>
          <w:rFonts w:cstheme="minorHAnsi"/>
        </w:rPr>
        <w:t>melakukan</w:t>
      </w:r>
      <w:proofErr w:type="spellEnd"/>
      <w:r w:rsidRPr="00DB25C4">
        <w:rPr>
          <w:rFonts w:cstheme="minorHAnsi"/>
        </w:rPr>
        <w:t xml:space="preserve"> </w:t>
      </w:r>
      <w:proofErr w:type="spellStart"/>
      <w:r w:rsidRPr="00DB25C4">
        <w:rPr>
          <w:rFonts w:cstheme="minorHAnsi"/>
        </w:rPr>
        <w:t>rekapitulasi</w:t>
      </w:r>
      <w:proofErr w:type="spellEnd"/>
      <w:r w:rsidRPr="00DB25C4">
        <w:rPr>
          <w:rFonts w:cstheme="minorHAnsi"/>
        </w:rPr>
        <w:t xml:space="preserve"> RKAT dan </w:t>
      </w:r>
      <w:proofErr w:type="spellStart"/>
      <w:r w:rsidRPr="00DB25C4">
        <w:rPr>
          <w:rFonts w:cstheme="minorHAnsi"/>
        </w:rPr>
        <w:t>selanjutnya</w:t>
      </w:r>
      <w:proofErr w:type="spellEnd"/>
      <w:r w:rsidRPr="00DB25C4">
        <w:rPr>
          <w:rFonts w:cstheme="minorHAnsi"/>
        </w:rPr>
        <w:t xml:space="preserve"> </w:t>
      </w:r>
      <w:proofErr w:type="spellStart"/>
      <w:r w:rsidRPr="00DB25C4">
        <w:rPr>
          <w:rFonts w:cstheme="minorHAnsi"/>
        </w:rPr>
        <w:t>disampaikan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w:t>
      </w:r>
      <w:proofErr w:type="spellStart"/>
      <w:r w:rsidRPr="00DB25C4">
        <w:rPr>
          <w:rFonts w:cstheme="minorHAnsi"/>
        </w:rPr>
        <w:t>Pimpinan</w:t>
      </w:r>
      <w:proofErr w:type="spellEnd"/>
      <w:r w:rsidRPr="00DB25C4">
        <w:rPr>
          <w:rFonts w:cstheme="minorHAnsi"/>
        </w:rPr>
        <w:t xml:space="preserve"> Universitas </w:t>
      </w:r>
      <w:proofErr w:type="spellStart"/>
      <w:r w:rsidRPr="00DB25C4">
        <w:rPr>
          <w:rFonts w:cstheme="minorHAnsi"/>
        </w:rPr>
        <w:t>melalui</w:t>
      </w:r>
      <w:proofErr w:type="spellEnd"/>
      <w:r w:rsidRPr="00DB25C4">
        <w:rPr>
          <w:rFonts w:cstheme="minorHAnsi"/>
        </w:rPr>
        <w:t xml:space="preserve"> Wakil </w:t>
      </w:r>
      <w:proofErr w:type="spellStart"/>
      <w:r w:rsidRPr="00DB25C4">
        <w:rPr>
          <w:rFonts w:cstheme="minorHAnsi"/>
        </w:rPr>
        <w:t>Rektor</w:t>
      </w:r>
      <w:proofErr w:type="spellEnd"/>
      <w:r w:rsidRPr="00DB25C4">
        <w:rPr>
          <w:rFonts w:cstheme="minorHAnsi"/>
        </w:rPr>
        <w:t xml:space="preserve"> </w:t>
      </w:r>
      <w:proofErr w:type="spellStart"/>
      <w:r w:rsidRPr="00DB25C4">
        <w:rPr>
          <w:rFonts w:cstheme="minorHAnsi"/>
        </w:rPr>
        <w:t>Bidang</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Daya dan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ditelaah</w:t>
      </w:r>
      <w:proofErr w:type="spellEnd"/>
      <w:r w:rsidRPr="00DB25C4">
        <w:rPr>
          <w:rFonts w:cstheme="minorHAnsi"/>
        </w:rPr>
        <w:t xml:space="preserve"> RKAT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dasar</w:t>
      </w:r>
      <w:proofErr w:type="spellEnd"/>
      <w:r w:rsidRPr="00DB25C4">
        <w:rPr>
          <w:rFonts w:cstheme="minorHAnsi"/>
        </w:rPr>
        <w:t xml:space="preserve">: </w:t>
      </w:r>
    </w:p>
    <w:p w14:paraId="764CF5CE" w14:textId="77777777" w:rsidR="00B06B75" w:rsidRPr="00DB25C4" w:rsidRDefault="00B06B75" w:rsidP="009F6099">
      <w:pPr>
        <w:pStyle w:val="ListParagraph"/>
        <w:numPr>
          <w:ilvl w:val="0"/>
          <w:numId w:val="111"/>
        </w:numPr>
        <w:spacing w:after="0" w:line="240" w:lineRule="auto"/>
        <w:jc w:val="both"/>
        <w:rPr>
          <w:rFonts w:cstheme="minorHAnsi"/>
        </w:rPr>
      </w:pPr>
      <w:proofErr w:type="spellStart"/>
      <w:r w:rsidRPr="00DB25C4">
        <w:rPr>
          <w:rFonts w:cstheme="minorHAnsi"/>
        </w:rPr>
        <w:t>Kesesuaian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prediksi</w:t>
      </w:r>
      <w:proofErr w:type="spellEnd"/>
      <w:r w:rsidRPr="00DB25C4">
        <w:rPr>
          <w:rFonts w:cstheme="minorHAnsi"/>
        </w:rPr>
        <w:t xml:space="preserve"> </w:t>
      </w:r>
      <w:proofErr w:type="spellStart"/>
      <w:r w:rsidRPr="00DB25C4">
        <w:rPr>
          <w:rFonts w:cstheme="minorHAnsi"/>
        </w:rPr>
        <w:t>penerimaan</w:t>
      </w:r>
      <w:proofErr w:type="spellEnd"/>
      <w:r w:rsidRPr="00DB25C4">
        <w:rPr>
          <w:rFonts w:cstheme="minorHAnsi"/>
        </w:rPr>
        <w:t xml:space="preserve">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ketersediaan</w:t>
      </w:r>
      <w:proofErr w:type="spellEnd"/>
      <w:r w:rsidRPr="00DB25C4">
        <w:rPr>
          <w:rFonts w:cstheme="minorHAnsi"/>
        </w:rPr>
        <w:t xml:space="preserve"> dana </w:t>
      </w:r>
    </w:p>
    <w:p w14:paraId="017EE0DE" w14:textId="77777777" w:rsidR="00B06B75" w:rsidRPr="00DB25C4" w:rsidRDefault="00B06B75" w:rsidP="009F6099">
      <w:pPr>
        <w:pStyle w:val="ListParagraph"/>
        <w:numPr>
          <w:ilvl w:val="0"/>
          <w:numId w:val="111"/>
        </w:numPr>
        <w:spacing w:after="0" w:line="240" w:lineRule="auto"/>
        <w:jc w:val="both"/>
        <w:rPr>
          <w:rFonts w:cstheme="minorHAnsi"/>
        </w:rPr>
      </w:pPr>
      <w:proofErr w:type="spellStart"/>
      <w:r w:rsidRPr="00DB25C4">
        <w:rPr>
          <w:rFonts w:cstheme="minorHAnsi"/>
        </w:rPr>
        <w:t>Prioritas</w:t>
      </w:r>
      <w:proofErr w:type="spellEnd"/>
      <w:r w:rsidRPr="00DB25C4">
        <w:rPr>
          <w:rFonts w:cstheme="minorHAnsi"/>
        </w:rPr>
        <w:t xml:space="preserve"> pada </w:t>
      </w:r>
      <w:proofErr w:type="spellStart"/>
      <w:r w:rsidRPr="00DB25C4">
        <w:rPr>
          <w:rFonts w:cstheme="minorHAnsi"/>
        </w:rPr>
        <w:t>pembiayaan</w:t>
      </w:r>
      <w:proofErr w:type="spellEnd"/>
      <w:r w:rsidRPr="00DB25C4">
        <w:rPr>
          <w:rFonts w:cstheme="minorHAnsi"/>
        </w:rPr>
        <w:t xml:space="preserve"> Tri Dharma </w:t>
      </w:r>
      <w:proofErr w:type="spellStart"/>
      <w:r w:rsidRPr="00DB25C4">
        <w:rPr>
          <w:rFonts w:cstheme="minorHAnsi"/>
        </w:rPr>
        <w:t>Perguruan</w:t>
      </w:r>
      <w:proofErr w:type="spellEnd"/>
      <w:r w:rsidRPr="00DB25C4">
        <w:rPr>
          <w:rFonts w:cstheme="minorHAnsi"/>
        </w:rPr>
        <w:t xml:space="preserve"> Tinggi </w:t>
      </w:r>
    </w:p>
    <w:p w14:paraId="7B855007" w14:textId="77777777" w:rsidR="00B06B75" w:rsidRPr="00DB25C4" w:rsidRDefault="00B06B75" w:rsidP="009F6099">
      <w:pPr>
        <w:pStyle w:val="ListParagraph"/>
        <w:numPr>
          <w:ilvl w:val="0"/>
          <w:numId w:val="111"/>
        </w:numPr>
        <w:spacing w:after="0" w:line="240" w:lineRule="auto"/>
        <w:jc w:val="both"/>
        <w:rPr>
          <w:rFonts w:cstheme="minorHAnsi"/>
        </w:rPr>
      </w:pPr>
      <w:proofErr w:type="spellStart"/>
      <w:r w:rsidRPr="00DB25C4">
        <w:rPr>
          <w:rFonts w:cstheme="minorHAnsi"/>
        </w:rPr>
        <w:t>Keberlangsungan</w:t>
      </w:r>
      <w:proofErr w:type="spellEnd"/>
      <w:r w:rsidRPr="00DB25C4">
        <w:rPr>
          <w:rFonts w:cstheme="minorHAnsi"/>
        </w:rPr>
        <w:t xml:space="preserve"> </w:t>
      </w:r>
      <w:proofErr w:type="spellStart"/>
      <w:r w:rsidRPr="00DB25C4">
        <w:rPr>
          <w:rFonts w:cstheme="minorHAnsi"/>
        </w:rPr>
        <w:t>arus</w:t>
      </w:r>
      <w:proofErr w:type="spellEnd"/>
      <w:r w:rsidRPr="00DB25C4">
        <w:rPr>
          <w:rFonts w:cstheme="minorHAnsi"/>
        </w:rPr>
        <w:t xml:space="preserve"> dana </w:t>
      </w:r>
      <w:proofErr w:type="spellStart"/>
      <w:r w:rsidRPr="00DB25C4">
        <w:rPr>
          <w:rFonts w:cstheme="minorHAnsi"/>
        </w:rPr>
        <w:t>setiap</w:t>
      </w:r>
      <w:proofErr w:type="spellEnd"/>
      <w:r w:rsidRPr="00DB25C4">
        <w:rPr>
          <w:rFonts w:cstheme="minorHAnsi"/>
        </w:rPr>
        <w:t xml:space="preserve"> </w:t>
      </w:r>
      <w:proofErr w:type="spellStart"/>
      <w:r w:rsidRPr="00DB25C4">
        <w:rPr>
          <w:rFonts w:cstheme="minorHAnsi"/>
        </w:rPr>
        <w:t>periode</w:t>
      </w:r>
      <w:proofErr w:type="spellEnd"/>
      <w:r w:rsidRPr="00DB25C4">
        <w:rPr>
          <w:rFonts w:cstheme="minorHAnsi"/>
        </w:rPr>
        <w:t xml:space="preserve">. </w:t>
      </w:r>
    </w:p>
    <w:p w14:paraId="445C2344" w14:textId="77777777" w:rsidR="00B06B75" w:rsidRPr="00DB25C4" w:rsidRDefault="00B06B75" w:rsidP="00687314">
      <w:pPr>
        <w:spacing w:after="0" w:line="240" w:lineRule="auto"/>
        <w:ind w:left="426"/>
        <w:jc w:val="both"/>
        <w:rPr>
          <w:rFonts w:cstheme="minorHAnsi"/>
        </w:rPr>
      </w:pPr>
      <w:r w:rsidRPr="00DB25C4">
        <w:rPr>
          <w:rFonts w:cstheme="minorHAnsi"/>
        </w:rPr>
        <w:lastRenderedPageBreak/>
        <w:t xml:space="preserve">Di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dan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tersusun</w:t>
      </w:r>
      <w:proofErr w:type="spellEnd"/>
      <w:r w:rsidRPr="00DB25C4">
        <w:rPr>
          <w:rFonts w:cstheme="minorHAnsi"/>
        </w:rPr>
        <w:t xml:space="preserve"> </w:t>
      </w:r>
      <w:proofErr w:type="spellStart"/>
      <w:r w:rsidRPr="00DB25C4">
        <w:rPr>
          <w:rFonts w:cstheme="minorHAnsi"/>
        </w:rPr>
        <w:t>suatu</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pengeluaran</w:t>
      </w:r>
      <w:proofErr w:type="spellEnd"/>
      <w:r w:rsidRPr="00DB25C4">
        <w:rPr>
          <w:rFonts w:cstheme="minorHAnsi"/>
        </w:rPr>
        <w:t xml:space="preserve"> yang </w:t>
      </w:r>
      <w:proofErr w:type="spellStart"/>
      <w:r w:rsidRPr="00DB25C4">
        <w:rPr>
          <w:rFonts w:cstheme="minorHAnsi"/>
        </w:rPr>
        <w:t>terdiri</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
    <w:p w14:paraId="1DC1BD59" w14:textId="77777777" w:rsidR="00B06B75" w:rsidRPr="00DB25C4" w:rsidRDefault="00B06B75" w:rsidP="00687314">
      <w:pPr>
        <w:spacing w:after="0" w:line="240" w:lineRule="auto"/>
        <w:ind w:left="426"/>
        <w:jc w:val="both"/>
        <w:rPr>
          <w:rFonts w:cstheme="minorHAnsi"/>
        </w:rPr>
      </w:pPr>
      <w:r w:rsidRPr="00DB25C4">
        <w:rPr>
          <w:rFonts w:cstheme="minorHAnsi"/>
        </w:rPr>
        <w:t xml:space="preserve">a) </w:t>
      </w:r>
      <w:proofErr w:type="spellStart"/>
      <w:r w:rsidRPr="00DB25C4">
        <w:rPr>
          <w:rFonts w:cstheme="minorHAnsi"/>
        </w:rPr>
        <w:t>Pembiayaan</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Operasional</w:t>
      </w:r>
      <w:proofErr w:type="spellEnd"/>
      <w:r w:rsidRPr="00DB25C4">
        <w:rPr>
          <w:rFonts w:cstheme="minorHAnsi"/>
        </w:rPr>
        <w:t xml:space="preserve"> </w:t>
      </w:r>
      <w:proofErr w:type="spellStart"/>
      <w:r w:rsidRPr="00DB25C4">
        <w:rPr>
          <w:rFonts w:cstheme="minorHAnsi"/>
        </w:rPr>
        <w:t>Langsung</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operasional</w:t>
      </w:r>
      <w:proofErr w:type="spellEnd"/>
      <w:r w:rsidRPr="00DB25C4">
        <w:rPr>
          <w:rFonts w:cstheme="minorHAnsi"/>
        </w:rPr>
        <w:t xml:space="preserve"> </w:t>
      </w:r>
      <w:proofErr w:type="spellStart"/>
      <w:r w:rsidRPr="00DB25C4">
        <w:rPr>
          <w:rFonts w:cstheme="minorHAnsi"/>
        </w:rPr>
        <w:t>langsung</w:t>
      </w:r>
      <w:proofErr w:type="spellEnd"/>
      <w:r w:rsidRPr="00DB25C4">
        <w:rPr>
          <w:rFonts w:cstheme="minorHAnsi"/>
        </w:rPr>
        <w:t xml:space="preserve"> (OPL) </w:t>
      </w:r>
      <w:proofErr w:type="spellStart"/>
      <w:r w:rsidRPr="00DB25C4">
        <w:rPr>
          <w:rFonts w:cstheme="minorHAnsi"/>
        </w:rPr>
        <w:t>didefinisikan</w:t>
      </w:r>
      <w:proofErr w:type="spellEnd"/>
      <w:r w:rsidRPr="00DB25C4">
        <w:rPr>
          <w:rFonts w:cstheme="minorHAnsi"/>
        </w:rPr>
        <w:t xml:space="preserve"> </w:t>
      </w:r>
      <w:proofErr w:type="spellStart"/>
      <w:r w:rsidRPr="00DB25C4">
        <w:rPr>
          <w:rFonts w:cstheme="minorHAnsi"/>
        </w:rPr>
        <w:t>sebagai</w:t>
      </w:r>
      <w:proofErr w:type="spellEnd"/>
      <w:r w:rsidRPr="00DB25C4">
        <w:rPr>
          <w:rFonts w:cstheme="minorHAnsi"/>
        </w:rPr>
        <w:t xml:space="preserve"> </w:t>
      </w:r>
      <w:proofErr w:type="spellStart"/>
      <w:r w:rsidRPr="00DB25C4">
        <w:rPr>
          <w:rFonts w:cstheme="minorHAnsi"/>
        </w:rPr>
        <w:t>kegiatan-kegiatan</w:t>
      </w:r>
      <w:proofErr w:type="spellEnd"/>
      <w:r w:rsidRPr="00DB25C4">
        <w:rPr>
          <w:rFonts w:cstheme="minorHAnsi"/>
        </w:rPr>
        <w:t xml:space="preserve"> yang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langsung</w:t>
      </w:r>
      <w:proofErr w:type="spellEnd"/>
      <w:r w:rsidRPr="00DB25C4">
        <w:rPr>
          <w:rFonts w:cstheme="minorHAnsi"/>
        </w:rPr>
        <w:t xml:space="preserve"> </w:t>
      </w:r>
      <w:proofErr w:type="spellStart"/>
      <w:r w:rsidRPr="00DB25C4">
        <w:rPr>
          <w:rFonts w:cstheme="minorHAnsi"/>
        </w:rPr>
        <w:t>bersentuhan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kebutuhan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khususnya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dan </w:t>
      </w:r>
      <w:proofErr w:type="spellStart"/>
      <w:r w:rsidRPr="00DB25C4">
        <w:rPr>
          <w:rFonts w:cstheme="minorHAnsi"/>
        </w:rPr>
        <w:t>pengajaran</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kemahasiswaan</w:t>
      </w:r>
      <w:proofErr w:type="spellEnd"/>
      <w:r w:rsidRPr="00DB25C4">
        <w:rPr>
          <w:rFonts w:cstheme="minorHAnsi"/>
        </w:rPr>
        <w:t xml:space="preserve">. </w:t>
      </w:r>
    </w:p>
    <w:p w14:paraId="2C89CA69" w14:textId="77777777" w:rsidR="00B06B75" w:rsidRPr="00DB25C4" w:rsidRDefault="00B06B75" w:rsidP="00687314">
      <w:pPr>
        <w:spacing w:after="0" w:line="240" w:lineRule="auto"/>
        <w:ind w:left="426"/>
        <w:jc w:val="both"/>
        <w:rPr>
          <w:rFonts w:cstheme="minorHAnsi"/>
        </w:rPr>
      </w:pPr>
      <w:r w:rsidRPr="00DB25C4">
        <w:rPr>
          <w:rFonts w:cstheme="minorHAnsi"/>
        </w:rPr>
        <w:t xml:space="preserve">b) </w:t>
      </w:r>
      <w:proofErr w:type="spellStart"/>
      <w:r w:rsidRPr="00DB25C4">
        <w:rPr>
          <w:rFonts w:cstheme="minorHAnsi"/>
        </w:rPr>
        <w:t>Pembiayaan</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Operasional</w:t>
      </w:r>
      <w:proofErr w:type="spellEnd"/>
      <w:r w:rsidRPr="00DB25C4">
        <w:rPr>
          <w:rFonts w:cstheme="minorHAnsi"/>
        </w:rPr>
        <w:t xml:space="preserve">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Langsung</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Operasional</w:t>
      </w:r>
      <w:proofErr w:type="spellEnd"/>
      <w:r w:rsidRPr="00DB25C4">
        <w:rPr>
          <w:rFonts w:cstheme="minorHAnsi"/>
        </w:rPr>
        <w:t xml:space="preserve">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Langsung</w:t>
      </w:r>
      <w:proofErr w:type="spellEnd"/>
      <w:r w:rsidRPr="00DB25C4">
        <w:rPr>
          <w:rFonts w:cstheme="minorHAnsi"/>
        </w:rPr>
        <w:t xml:space="preserve"> (OTL) </w:t>
      </w:r>
      <w:proofErr w:type="spellStart"/>
      <w:r w:rsidRPr="00DB25C4">
        <w:rPr>
          <w:rFonts w:cstheme="minorHAnsi"/>
        </w:rPr>
        <w:t>didefinisikan</w:t>
      </w:r>
      <w:proofErr w:type="spellEnd"/>
      <w:r w:rsidRPr="00DB25C4">
        <w:rPr>
          <w:rFonts w:cstheme="minorHAnsi"/>
        </w:rPr>
        <w:t xml:space="preserve"> </w:t>
      </w:r>
      <w:proofErr w:type="spellStart"/>
      <w:r w:rsidRPr="00DB25C4">
        <w:rPr>
          <w:rFonts w:cstheme="minorHAnsi"/>
        </w:rPr>
        <w:t>sebagai</w:t>
      </w:r>
      <w:proofErr w:type="spellEnd"/>
      <w:r w:rsidRPr="00DB25C4">
        <w:rPr>
          <w:rFonts w:cstheme="minorHAnsi"/>
        </w:rPr>
        <w:t xml:space="preserve"> </w:t>
      </w:r>
      <w:proofErr w:type="spellStart"/>
      <w:r w:rsidRPr="00DB25C4">
        <w:rPr>
          <w:rFonts w:cstheme="minorHAnsi"/>
        </w:rPr>
        <w:t>kegiatan-kegiatan</w:t>
      </w:r>
      <w:proofErr w:type="spellEnd"/>
      <w:r w:rsidRPr="00DB25C4">
        <w:rPr>
          <w:rFonts w:cstheme="minorHAnsi"/>
        </w:rPr>
        <w:t xml:space="preserve"> yang </w:t>
      </w:r>
      <w:proofErr w:type="spellStart"/>
      <w:r w:rsidRPr="00DB25C4">
        <w:rPr>
          <w:rFonts w:cstheme="minorHAnsi"/>
        </w:rPr>
        <w:t>mencakup</w:t>
      </w:r>
      <w:proofErr w:type="spellEnd"/>
      <w:r w:rsidRPr="00DB25C4">
        <w:rPr>
          <w:rFonts w:cstheme="minorHAnsi"/>
        </w:rPr>
        <w:t xml:space="preserve"> dua dharma lain yang </w:t>
      </w:r>
      <w:proofErr w:type="spellStart"/>
      <w:r w:rsidRPr="00DB25C4">
        <w:rPr>
          <w:rFonts w:cstheme="minorHAnsi"/>
        </w:rPr>
        <w:t>belum</w:t>
      </w:r>
      <w:proofErr w:type="spellEnd"/>
      <w:r w:rsidRPr="00DB25C4">
        <w:rPr>
          <w:rFonts w:cstheme="minorHAnsi"/>
        </w:rPr>
        <w:t xml:space="preserve"> </w:t>
      </w:r>
      <w:proofErr w:type="spellStart"/>
      <w:r w:rsidRPr="00DB25C4">
        <w:rPr>
          <w:rFonts w:cstheme="minorHAnsi"/>
        </w:rPr>
        <w:t>tercakup</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OPL </w:t>
      </w:r>
      <w:proofErr w:type="spellStart"/>
      <w:r w:rsidRPr="00DB25C4">
        <w:rPr>
          <w:rFonts w:cstheme="minorHAnsi"/>
        </w:rPr>
        <w:t>yaitu</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dan </w:t>
      </w:r>
      <w:proofErr w:type="spellStart"/>
      <w:r w:rsidRPr="00DB25C4">
        <w:rPr>
          <w:rFonts w:cstheme="minorHAnsi"/>
        </w:rPr>
        <w:t>pengabdian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w:t>
      </w:r>
      <w:proofErr w:type="spellStart"/>
      <w:r w:rsidRPr="00DB25C4">
        <w:rPr>
          <w:rFonts w:cstheme="minorHAnsi"/>
        </w:rPr>
        <w:t>masyarakat</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kegiatan-kegiatan</w:t>
      </w:r>
      <w:proofErr w:type="spellEnd"/>
      <w:r w:rsidRPr="00DB25C4">
        <w:rPr>
          <w:rFonts w:cstheme="minorHAnsi"/>
        </w:rPr>
        <w:t xml:space="preserve"> </w:t>
      </w:r>
      <w:proofErr w:type="spellStart"/>
      <w:r w:rsidRPr="00DB25C4">
        <w:rPr>
          <w:rFonts w:cstheme="minorHAnsi"/>
        </w:rPr>
        <w:t>penunjang</w:t>
      </w:r>
      <w:proofErr w:type="spellEnd"/>
      <w:r w:rsidRPr="00DB25C4">
        <w:rPr>
          <w:rFonts w:cstheme="minorHAnsi"/>
        </w:rPr>
        <w:t xml:space="preserve"> </w:t>
      </w:r>
      <w:proofErr w:type="spellStart"/>
      <w:r w:rsidRPr="00DB25C4">
        <w:rPr>
          <w:rFonts w:cstheme="minorHAnsi"/>
        </w:rPr>
        <w:t>lainnya</w:t>
      </w:r>
      <w:proofErr w:type="spellEnd"/>
      <w:r w:rsidRPr="00DB25C4">
        <w:rPr>
          <w:rFonts w:cstheme="minorHAnsi"/>
        </w:rPr>
        <w:t xml:space="preserve">. </w:t>
      </w:r>
    </w:p>
    <w:p w14:paraId="3D26F822" w14:textId="77777777" w:rsidR="00B06B75" w:rsidRPr="00DB25C4" w:rsidRDefault="00B06B75" w:rsidP="00687314">
      <w:pPr>
        <w:spacing w:after="0" w:line="240" w:lineRule="auto"/>
        <w:ind w:left="426"/>
        <w:jc w:val="both"/>
        <w:rPr>
          <w:rFonts w:cstheme="minorHAnsi"/>
        </w:rPr>
      </w:pPr>
      <w:r w:rsidRPr="00DB25C4">
        <w:rPr>
          <w:rFonts w:cstheme="minorHAnsi"/>
        </w:rPr>
        <w:t xml:space="preserve">c) </w:t>
      </w:r>
      <w:proofErr w:type="spellStart"/>
      <w:r w:rsidRPr="00DB25C4">
        <w:rPr>
          <w:rFonts w:cstheme="minorHAnsi"/>
        </w:rPr>
        <w:t>Pembiayaan</w:t>
      </w:r>
      <w:proofErr w:type="spellEnd"/>
      <w:r w:rsidRPr="00DB25C4">
        <w:rPr>
          <w:rFonts w:cstheme="minorHAnsi"/>
        </w:rPr>
        <w:t xml:space="preserve"> Program </w:t>
      </w:r>
      <w:proofErr w:type="spellStart"/>
      <w:r w:rsidRPr="00DB25C4">
        <w:rPr>
          <w:rFonts w:cstheme="minorHAnsi"/>
        </w:rPr>
        <w:t>Strategis</w:t>
      </w:r>
      <w:proofErr w:type="spellEnd"/>
      <w:r w:rsidRPr="00DB25C4">
        <w:rPr>
          <w:rFonts w:cstheme="minorHAnsi"/>
        </w:rPr>
        <w:t xml:space="preserve"> Program </w:t>
      </w:r>
      <w:proofErr w:type="spellStart"/>
      <w:r w:rsidRPr="00DB25C4">
        <w:rPr>
          <w:rFonts w:cstheme="minorHAnsi"/>
        </w:rPr>
        <w:t>Strategis</w:t>
      </w:r>
      <w:proofErr w:type="spellEnd"/>
      <w:r w:rsidRPr="00DB25C4">
        <w:rPr>
          <w:rFonts w:cstheme="minorHAnsi"/>
        </w:rPr>
        <w:t xml:space="preserve"> </w:t>
      </w:r>
      <w:proofErr w:type="spellStart"/>
      <w:r w:rsidRPr="00DB25C4">
        <w:rPr>
          <w:rFonts w:cstheme="minorHAnsi"/>
        </w:rPr>
        <w:t>merupakan</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yang </w:t>
      </w:r>
      <w:proofErr w:type="spellStart"/>
      <w:r w:rsidRPr="00DB25C4">
        <w:rPr>
          <w:rFonts w:cstheme="minorHAnsi"/>
        </w:rPr>
        <w:t>berkaitan</w:t>
      </w:r>
      <w:proofErr w:type="spellEnd"/>
      <w:r w:rsidRPr="00DB25C4">
        <w:rPr>
          <w:rFonts w:cstheme="minorHAnsi"/>
        </w:rPr>
        <w:t xml:space="preserve"> </w:t>
      </w:r>
      <w:proofErr w:type="spellStart"/>
      <w:r w:rsidRPr="00DB25C4">
        <w:rPr>
          <w:rFonts w:cstheme="minorHAnsi"/>
        </w:rPr>
        <w:t>langsung</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upaya</w:t>
      </w:r>
      <w:proofErr w:type="spellEnd"/>
      <w:r w:rsidRPr="00DB25C4">
        <w:rPr>
          <w:rFonts w:cstheme="minorHAnsi"/>
        </w:rPr>
        <w:t xml:space="preserve"> </w:t>
      </w:r>
      <w:proofErr w:type="spellStart"/>
      <w:r w:rsidRPr="00DB25C4">
        <w:rPr>
          <w:rFonts w:cstheme="minorHAnsi"/>
        </w:rPr>
        <w:t>pencapaian</w:t>
      </w:r>
      <w:proofErr w:type="spellEnd"/>
      <w:r w:rsidRPr="00DB25C4">
        <w:rPr>
          <w:rFonts w:cstheme="minorHAnsi"/>
        </w:rPr>
        <w:t xml:space="preserve"> </w:t>
      </w:r>
      <w:proofErr w:type="spellStart"/>
      <w:r w:rsidRPr="00DB25C4">
        <w:rPr>
          <w:rFonts w:cstheme="minorHAnsi"/>
        </w:rPr>
        <w:t>sasaran</w:t>
      </w:r>
      <w:proofErr w:type="spellEnd"/>
      <w:r w:rsidRPr="00DB25C4">
        <w:rPr>
          <w:rFonts w:cstheme="minorHAnsi"/>
        </w:rPr>
        <w:t xml:space="preserve"> </w:t>
      </w:r>
      <w:proofErr w:type="spellStart"/>
      <w:r w:rsidRPr="00DB25C4">
        <w:rPr>
          <w:rFonts w:cstheme="minorHAnsi"/>
        </w:rPr>
        <w:t>strategis</w:t>
      </w:r>
      <w:proofErr w:type="spellEnd"/>
      <w:r w:rsidRPr="00DB25C4">
        <w:rPr>
          <w:rFonts w:cstheme="minorHAnsi"/>
        </w:rPr>
        <w:t xml:space="preserve"> Universitas yang </w:t>
      </w:r>
      <w:proofErr w:type="spellStart"/>
      <w:r w:rsidRPr="00DB25C4">
        <w:rPr>
          <w:rFonts w:cstheme="minorHAnsi"/>
        </w:rPr>
        <w:t>tercantum</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Strategis</w:t>
      </w:r>
      <w:proofErr w:type="spellEnd"/>
      <w:r w:rsidRPr="00DB25C4">
        <w:rPr>
          <w:rFonts w:cstheme="minorHAnsi"/>
        </w:rPr>
        <w:t xml:space="preserve"> (</w:t>
      </w:r>
      <w:proofErr w:type="spellStart"/>
      <w:r w:rsidRPr="00DB25C4">
        <w:rPr>
          <w:rFonts w:cstheme="minorHAnsi"/>
        </w:rPr>
        <w:t>Renstra</w:t>
      </w:r>
      <w:proofErr w:type="spellEnd"/>
      <w:r w:rsidRPr="00DB25C4">
        <w:rPr>
          <w:rFonts w:cstheme="minorHAnsi"/>
        </w:rPr>
        <w:t xml:space="preserve">). </w:t>
      </w:r>
    </w:p>
    <w:p w14:paraId="1B0A0FF6" w14:textId="77777777" w:rsidR="00B06B75" w:rsidRPr="00DB25C4" w:rsidRDefault="00B06B75" w:rsidP="00687314">
      <w:pPr>
        <w:spacing w:after="0" w:line="240" w:lineRule="auto"/>
        <w:ind w:left="426"/>
        <w:jc w:val="both"/>
        <w:rPr>
          <w:rFonts w:cstheme="minorHAnsi"/>
        </w:rPr>
      </w:pPr>
      <w:r w:rsidRPr="00DB25C4">
        <w:rPr>
          <w:rFonts w:cstheme="minorHAnsi"/>
        </w:rPr>
        <w:t xml:space="preserve">d) </w:t>
      </w:r>
      <w:proofErr w:type="spellStart"/>
      <w:r w:rsidRPr="00DB25C4">
        <w:rPr>
          <w:rFonts w:cstheme="minorHAnsi"/>
        </w:rPr>
        <w:t>Pembiayaan</w:t>
      </w:r>
      <w:proofErr w:type="spellEnd"/>
      <w:r w:rsidRPr="00DB25C4">
        <w:rPr>
          <w:rFonts w:cstheme="minorHAnsi"/>
        </w:rPr>
        <w:t xml:space="preserve"> </w:t>
      </w:r>
      <w:proofErr w:type="spellStart"/>
      <w:r w:rsidRPr="00DB25C4">
        <w:rPr>
          <w:rFonts w:cstheme="minorHAnsi"/>
        </w:rPr>
        <w:t>Investasi</w:t>
      </w:r>
      <w:proofErr w:type="spellEnd"/>
      <w:r w:rsidRPr="00DB25C4">
        <w:rPr>
          <w:rFonts w:cstheme="minorHAnsi"/>
        </w:rPr>
        <w:t xml:space="preserve"> </w:t>
      </w:r>
      <w:proofErr w:type="spellStart"/>
      <w:r w:rsidRPr="00DB25C4">
        <w:rPr>
          <w:rFonts w:cstheme="minorHAnsi"/>
        </w:rPr>
        <w:t>Investasi</w:t>
      </w:r>
      <w:proofErr w:type="spellEnd"/>
      <w:r w:rsidRPr="00DB25C4">
        <w:rPr>
          <w:rFonts w:cstheme="minorHAnsi"/>
        </w:rPr>
        <w:t xml:space="preserve"> </w:t>
      </w:r>
      <w:proofErr w:type="spellStart"/>
      <w:r w:rsidRPr="00DB25C4">
        <w:rPr>
          <w:rFonts w:cstheme="minorHAnsi"/>
        </w:rPr>
        <w:t>merupakan</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pengadaan</w:t>
      </w:r>
      <w:proofErr w:type="spellEnd"/>
      <w:r w:rsidRPr="00DB25C4">
        <w:rPr>
          <w:rFonts w:cstheme="minorHAnsi"/>
        </w:rPr>
        <w:t xml:space="preserve"> </w:t>
      </w:r>
      <w:proofErr w:type="spellStart"/>
      <w:r w:rsidRPr="00DB25C4">
        <w:rPr>
          <w:rFonts w:cstheme="minorHAnsi"/>
        </w:rPr>
        <w:t>suatu</w:t>
      </w:r>
      <w:proofErr w:type="spellEnd"/>
      <w:r w:rsidRPr="00DB25C4">
        <w:rPr>
          <w:rFonts w:cstheme="minorHAnsi"/>
        </w:rPr>
        <w:t xml:space="preserve"> </w:t>
      </w:r>
      <w:proofErr w:type="spellStart"/>
      <w:r w:rsidRPr="00DB25C4">
        <w:rPr>
          <w:rFonts w:cstheme="minorHAnsi"/>
        </w:rPr>
        <w:t>barang</w:t>
      </w:r>
      <w:proofErr w:type="spellEnd"/>
      <w:r w:rsidRPr="00DB25C4">
        <w:rPr>
          <w:rFonts w:cstheme="minorHAnsi"/>
        </w:rPr>
        <w:t>/</w:t>
      </w:r>
      <w:proofErr w:type="spellStart"/>
      <w:r w:rsidRPr="00DB25C4">
        <w:rPr>
          <w:rFonts w:cstheme="minorHAnsi"/>
        </w:rPr>
        <w:t>jasa</w:t>
      </w:r>
      <w:proofErr w:type="spellEnd"/>
      <w:r w:rsidRPr="00DB25C4">
        <w:rPr>
          <w:rFonts w:cstheme="minorHAnsi"/>
        </w:rPr>
        <w:t xml:space="preserve"> yang </w:t>
      </w:r>
      <w:proofErr w:type="spellStart"/>
      <w:r w:rsidRPr="00DB25C4">
        <w:rPr>
          <w:rFonts w:cstheme="minorHAnsi"/>
        </w:rPr>
        <w:t>sebelumnya</w:t>
      </w:r>
      <w:proofErr w:type="spellEnd"/>
      <w:r w:rsidRPr="00DB25C4">
        <w:rPr>
          <w:rFonts w:cstheme="minorHAnsi"/>
        </w:rPr>
        <w:t xml:space="preserve">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dimiliki</w:t>
      </w:r>
      <w:proofErr w:type="spellEnd"/>
      <w:r w:rsidRPr="00DB25C4">
        <w:rPr>
          <w:rFonts w:cstheme="minorHAnsi"/>
        </w:rPr>
        <w:t xml:space="preserve"> Universitas, dan </w:t>
      </w:r>
      <w:proofErr w:type="spellStart"/>
      <w:r w:rsidRPr="00DB25C4">
        <w:rPr>
          <w:rFonts w:cstheme="minorHAnsi"/>
        </w:rPr>
        <w:t>diperhitungkan</w:t>
      </w:r>
      <w:proofErr w:type="spellEnd"/>
      <w:r w:rsidRPr="00DB25C4">
        <w:rPr>
          <w:rFonts w:cstheme="minorHAnsi"/>
        </w:rPr>
        <w:t xml:space="preserve">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umur</w:t>
      </w:r>
      <w:proofErr w:type="spellEnd"/>
      <w:r w:rsidRPr="00DB25C4">
        <w:rPr>
          <w:rFonts w:cstheme="minorHAnsi"/>
        </w:rPr>
        <w:t xml:space="preserve"> </w:t>
      </w:r>
      <w:proofErr w:type="spellStart"/>
      <w:r w:rsidRPr="00DB25C4">
        <w:rPr>
          <w:rFonts w:cstheme="minorHAnsi"/>
        </w:rPr>
        <w:t>ekonomis</w:t>
      </w:r>
      <w:proofErr w:type="spellEnd"/>
      <w:r w:rsidRPr="00DB25C4">
        <w:rPr>
          <w:rFonts w:cstheme="minorHAnsi"/>
        </w:rPr>
        <w:t xml:space="preserve"> yang </w:t>
      </w:r>
      <w:proofErr w:type="spellStart"/>
      <w:r w:rsidRPr="00DB25C4">
        <w:rPr>
          <w:rFonts w:cstheme="minorHAnsi"/>
        </w:rPr>
        <w:t>panjang</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strategis</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institusi</w:t>
      </w:r>
      <w:proofErr w:type="spellEnd"/>
      <w:r w:rsidRPr="00DB25C4">
        <w:rPr>
          <w:rFonts w:cstheme="minorHAnsi"/>
        </w:rPr>
        <w:t xml:space="preserve"> di masa yang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datang</w:t>
      </w:r>
      <w:proofErr w:type="spellEnd"/>
      <w:r w:rsidRPr="00DB25C4">
        <w:rPr>
          <w:rFonts w:cstheme="minorHAnsi"/>
        </w:rPr>
        <w:t xml:space="preserve">. RKAT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disetujui</w:t>
      </w:r>
      <w:proofErr w:type="spellEnd"/>
      <w:r w:rsidRPr="00DB25C4">
        <w:rPr>
          <w:rFonts w:cstheme="minorHAnsi"/>
        </w:rPr>
        <w:t xml:space="preserve"> oleh </w:t>
      </w:r>
      <w:proofErr w:type="spellStart"/>
      <w:r w:rsidRPr="00DB25C4">
        <w:rPr>
          <w:rFonts w:cstheme="minorHAnsi"/>
        </w:rPr>
        <w:t>Pimpinan</w:t>
      </w:r>
      <w:proofErr w:type="spellEnd"/>
      <w:r w:rsidRPr="00DB25C4">
        <w:rPr>
          <w:rFonts w:cstheme="minorHAnsi"/>
        </w:rPr>
        <w:t xml:space="preserve"> Universitas, </w:t>
      </w:r>
      <w:proofErr w:type="spellStart"/>
      <w:r w:rsidRPr="00DB25C4">
        <w:rPr>
          <w:rFonts w:cstheme="minorHAnsi"/>
        </w:rPr>
        <w:t>disampaikan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YHBS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kemudian</w:t>
      </w:r>
      <w:proofErr w:type="spellEnd"/>
      <w:r w:rsidRPr="00DB25C4">
        <w:rPr>
          <w:rFonts w:cstheme="minorHAnsi"/>
        </w:rPr>
        <w:t xml:space="preserve"> </w:t>
      </w:r>
      <w:proofErr w:type="spellStart"/>
      <w:r w:rsidRPr="00DB25C4">
        <w:rPr>
          <w:rFonts w:cstheme="minorHAnsi"/>
        </w:rPr>
        <w:t>ditelaah</w:t>
      </w:r>
      <w:proofErr w:type="spellEnd"/>
      <w:r w:rsidRPr="00DB25C4">
        <w:rPr>
          <w:rFonts w:cstheme="minorHAnsi"/>
        </w:rPr>
        <w:t xml:space="preserve">. RKAT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disetujui</w:t>
      </w:r>
      <w:proofErr w:type="spellEnd"/>
      <w:r w:rsidRPr="00DB25C4">
        <w:rPr>
          <w:rFonts w:cstheme="minorHAnsi"/>
        </w:rPr>
        <w:t xml:space="preserve"> oleh YHBS </w:t>
      </w:r>
      <w:proofErr w:type="spellStart"/>
      <w:r w:rsidRPr="00DB25C4">
        <w:rPr>
          <w:rFonts w:cstheme="minorHAnsi"/>
        </w:rPr>
        <w:t>disampaikan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Universitas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dilaksanakan</w:t>
      </w:r>
      <w:proofErr w:type="spellEnd"/>
      <w:r w:rsidRPr="00DB25C4">
        <w:rPr>
          <w:rFonts w:cstheme="minorHAnsi"/>
        </w:rPr>
        <w:t xml:space="preserve">. </w:t>
      </w:r>
    </w:p>
    <w:p w14:paraId="6C132183" w14:textId="77777777" w:rsidR="00B06B75" w:rsidRPr="00DB25C4" w:rsidRDefault="00B06B75" w:rsidP="00687314">
      <w:pPr>
        <w:spacing w:after="0" w:line="240" w:lineRule="auto"/>
        <w:ind w:left="426"/>
        <w:jc w:val="both"/>
        <w:rPr>
          <w:rFonts w:cstheme="minorHAnsi"/>
        </w:rPr>
      </w:pPr>
      <w:r w:rsidRPr="00DB25C4">
        <w:rPr>
          <w:rFonts w:cstheme="minorHAnsi"/>
        </w:rPr>
        <w:t xml:space="preserve">Adapun </w:t>
      </w:r>
      <w:proofErr w:type="spellStart"/>
      <w:r w:rsidRPr="00DB25C4">
        <w:rPr>
          <w:rFonts w:cstheme="minorHAnsi"/>
        </w:rPr>
        <w:t>prosedur</w:t>
      </w:r>
      <w:proofErr w:type="spellEnd"/>
      <w:r w:rsidRPr="00DB25C4">
        <w:rPr>
          <w:rFonts w:cstheme="minorHAnsi"/>
        </w:rPr>
        <w:t xml:space="preserve"> </w:t>
      </w:r>
      <w:proofErr w:type="spellStart"/>
      <w:r w:rsidRPr="00DB25C4">
        <w:rPr>
          <w:rFonts w:cstheme="minorHAnsi"/>
        </w:rPr>
        <w:t>penyusunan</w:t>
      </w:r>
      <w:proofErr w:type="spellEnd"/>
      <w:r w:rsidRPr="00DB25C4">
        <w:rPr>
          <w:rFonts w:cstheme="minorHAnsi"/>
        </w:rPr>
        <w:t xml:space="preserve"> RKAT yang </w:t>
      </w:r>
      <w:proofErr w:type="spellStart"/>
      <w:r w:rsidRPr="00DB25C4">
        <w:rPr>
          <w:rFonts w:cstheme="minorHAnsi"/>
        </w:rPr>
        <w:t>digunakan</w:t>
      </w:r>
      <w:proofErr w:type="spellEnd"/>
      <w:r w:rsidRPr="00DB25C4">
        <w:rPr>
          <w:rFonts w:cstheme="minorHAnsi"/>
        </w:rPr>
        <w:t xml:space="preserve"> oleh </w:t>
      </w:r>
      <w:proofErr w:type="spellStart"/>
      <w:r w:rsidRPr="00DB25C4">
        <w:rPr>
          <w:rFonts w:cstheme="minorHAnsi"/>
        </w:rPr>
        <w:t>setiap</w:t>
      </w:r>
      <w:proofErr w:type="spellEnd"/>
      <w:r w:rsidRPr="00DB25C4">
        <w:rPr>
          <w:rFonts w:cstheme="minorHAnsi"/>
        </w:rPr>
        <w:t xml:space="preserve"> unit </w:t>
      </w:r>
      <w:proofErr w:type="spellStart"/>
      <w:r w:rsidRPr="00DB25C4">
        <w:rPr>
          <w:rFonts w:cstheme="minorHAnsi"/>
        </w:rPr>
        <w:t>kerja</w:t>
      </w:r>
      <w:proofErr w:type="spellEnd"/>
      <w:r w:rsidRPr="00DB25C4">
        <w:rPr>
          <w:rFonts w:cstheme="minorHAnsi"/>
        </w:rPr>
        <w:t xml:space="preserve"> </w:t>
      </w:r>
      <w:proofErr w:type="spellStart"/>
      <w:r w:rsidRPr="00DB25C4">
        <w:rPr>
          <w:rFonts w:cstheme="minorHAnsi"/>
        </w:rPr>
        <w:t>tercantum</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SOP </w:t>
      </w:r>
      <w:proofErr w:type="spellStart"/>
      <w:r w:rsidRPr="00DB25C4">
        <w:rPr>
          <w:rFonts w:cstheme="minorHAnsi"/>
        </w:rPr>
        <w:t>Nomor</w:t>
      </w:r>
      <w:proofErr w:type="spellEnd"/>
      <w:r w:rsidRPr="00DB25C4">
        <w:rPr>
          <w:rFonts w:cstheme="minorHAnsi"/>
        </w:rPr>
        <w:t xml:space="preserve">: RENBANG-SOP-PRKAT-002-V-2016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Penyusunan</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Kerja</w:t>
      </w:r>
      <w:proofErr w:type="spellEnd"/>
      <w:r w:rsidRPr="00DB25C4">
        <w:rPr>
          <w:rFonts w:cstheme="minorHAnsi"/>
        </w:rPr>
        <w:t xml:space="preserve"> dan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Tahunan</w:t>
      </w:r>
      <w:proofErr w:type="spellEnd"/>
      <w:r w:rsidRPr="00DB25C4">
        <w:rPr>
          <w:rFonts w:cstheme="minorHAnsi"/>
        </w:rPr>
        <w:t xml:space="preserve"> Universitas.</w:t>
      </w:r>
    </w:p>
    <w:p w14:paraId="34F993EE" w14:textId="77777777" w:rsidR="00B06B75" w:rsidRPr="00DB25C4" w:rsidRDefault="00B06B75" w:rsidP="00687314">
      <w:pPr>
        <w:spacing w:after="0" w:line="240" w:lineRule="auto"/>
        <w:ind w:left="426"/>
        <w:jc w:val="both"/>
        <w:rPr>
          <w:rFonts w:cstheme="minorHAnsi"/>
        </w:rPr>
      </w:pPr>
      <w:r w:rsidRPr="00DB25C4">
        <w:rPr>
          <w:rFonts w:cstheme="minorHAnsi"/>
        </w:rPr>
        <w:t xml:space="preserve">RKAT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disetujui</w:t>
      </w:r>
      <w:proofErr w:type="spellEnd"/>
      <w:r w:rsidRPr="00DB25C4">
        <w:rPr>
          <w:rFonts w:cstheme="minorHAnsi"/>
        </w:rPr>
        <w:t xml:space="preserve"> dan </w:t>
      </w:r>
      <w:proofErr w:type="spellStart"/>
      <w:r w:rsidRPr="00DB25C4">
        <w:rPr>
          <w:rFonts w:cstheme="minorHAnsi"/>
        </w:rPr>
        <w:t>disahkan</w:t>
      </w:r>
      <w:proofErr w:type="spellEnd"/>
      <w:r w:rsidRPr="00DB25C4">
        <w:rPr>
          <w:rFonts w:cstheme="minorHAnsi"/>
        </w:rPr>
        <w:t xml:space="preserve"> oleh YHBS dan Universitas </w:t>
      </w:r>
      <w:proofErr w:type="spellStart"/>
      <w:r w:rsidRPr="00DB25C4">
        <w:rPr>
          <w:rFonts w:cstheme="minorHAnsi"/>
        </w:rPr>
        <w:t>dilaksanakan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pengajuan</w:t>
      </w:r>
      <w:proofErr w:type="spellEnd"/>
      <w:r w:rsidRPr="00DB25C4">
        <w:rPr>
          <w:rFonts w:cstheme="minorHAnsi"/>
        </w:rPr>
        <w:t xml:space="preserve"> </w:t>
      </w:r>
      <w:proofErr w:type="spellStart"/>
      <w:r w:rsidRPr="00DB25C4">
        <w:rPr>
          <w:rFonts w:cstheme="minorHAnsi"/>
        </w:rPr>
        <w:t>bertahap</w:t>
      </w:r>
      <w:proofErr w:type="spellEnd"/>
      <w:r w:rsidRPr="00DB25C4">
        <w:rPr>
          <w:rFonts w:cstheme="minorHAnsi"/>
        </w:rPr>
        <w:t xml:space="preserve">, </w:t>
      </w:r>
      <w:proofErr w:type="spellStart"/>
      <w:r w:rsidRPr="00DB25C4">
        <w:rPr>
          <w:rFonts w:cstheme="minorHAnsi"/>
        </w:rPr>
        <w:t>yakni</w:t>
      </w:r>
      <w:proofErr w:type="spellEnd"/>
      <w:r w:rsidRPr="00DB25C4">
        <w:rPr>
          <w:rFonts w:cstheme="minorHAnsi"/>
        </w:rPr>
        <w:t xml:space="preserve"> </w:t>
      </w:r>
      <w:proofErr w:type="spellStart"/>
      <w:r w:rsidRPr="00DB25C4">
        <w:rPr>
          <w:rFonts w:cstheme="minorHAnsi"/>
        </w:rPr>
        <w:t>diajukan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periode</w:t>
      </w:r>
      <w:proofErr w:type="spellEnd"/>
      <w:r w:rsidRPr="00DB25C4">
        <w:rPr>
          <w:rFonts w:cstheme="minorHAnsi"/>
        </w:rPr>
        <w:t xml:space="preserve"> </w:t>
      </w:r>
      <w:proofErr w:type="spellStart"/>
      <w:r w:rsidRPr="00DB25C4">
        <w:rPr>
          <w:rFonts w:cstheme="minorHAnsi"/>
        </w:rPr>
        <w:t>triwulan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bentuk</w:t>
      </w:r>
      <w:proofErr w:type="spellEnd"/>
      <w:r w:rsidRPr="00DB25C4">
        <w:rPr>
          <w:rFonts w:cstheme="minorHAnsi"/>
        </w:rPr>
        <w:t xml:space="preserve"> RKATR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Kerja</w:t>
      </w:r>
      <w:proofErr w:type="spellEnd"/>
      <w:r w:rsidRPr="00DB25C4">
        <w:rPr>
          <w:rFonts w:cstheme="minorHAnsi"/>
        </w:rPr>
        <w:t xml:space="preserve"> dan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Triwulan</w:t>
      </w:r>
      <w:proofErr w:type="spellEnd"/>
      <w:r w:rsidRPr="00DB25C4">
        <w:rPr>
          <w:rFonts w:cstheme="minorHAnsi"/>
        </w:rPr>
        <w:t xml:space="preserve">). RKATR </w:t>
      </w:r>
      <w:proofErr w:type="spellStart"/>
      <w:r w:rsidRPr="00DB25C4">
        <w:rPr>
          <w:rFonts w:cstheme="minorHAnsi"/>
        </w:rPr>
        <w:t>diajukan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Wakil </w:t>
      </w:r>
      <w:proofErr w:type="spellStart"/>
      <w:r w:rsidRPr="00DB25C4">
        <w:rPr>
          <w:rFonts w:cstheme="minorHAnsi"/>
        </w:rPr>
        <w:t>Rektor</w:t>
      </w:r>
      <w:proofErr w:type="spellEnd"/>
      <w:r w:rsidRPr="00DB25C4">
        <w:rPr>
          <w:rFonts w:cstheme="minorHAnsi"/>
        </w:rPr>
        <w:t xml:space="preserve"> II oleh Badan </w:t>
      </w:r>
      <w:proofErr w:type="spellStart"/>
      <w:r w:rsidRPr="00DB25C4">
        <w:rPr>
          <w:rFonts w:cstheme="minorHAnsi"/>
        </w:rPr>
        <w:t>Renbang</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ditelaah</w:t>
      </w:r>
      <w:proofErr w:type="spellEnd"/>
      <w:r w:rsidRPr="00DB25C4">
        <w:rPr>
          <w:rFonts w:cstheme="minorHAnsi"/>
        </w:rPr>
        <w:t xml:space="preserve">. RKATR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disetujui</w:t>
      </w:r>
      <w:proofErr w:type="spellEnd"/>
      <w:r w:rsidRPr="00DB25C4">
        <w:rPr>
          <w:rFonts w:cstheme="minorHAnsi"/>
        </w:rPr>
        <w:t xml:space="preserve"> oleh Wakil </w:t>
      </w:r>
      <w:proofErr w:type="spellStart"/>
      <w:r w:rsidRPr="00DB25C4">
        <w:rPr>
          <w:rFonts w:cstheme="minorHAnsi"/>
        </w:rPr>
        <w:t>Rektor</w:t>
      </w:r>
      <w:proofErr w:type="spellEnd"/>
      <w:r w:rsidRPr="00DB25C4">
        <w:rPr>
          <w:rFonts w:cstheme="minorHAnsi"/>
        </w:rPr>
        <w:t xml:space="preserve"> II </w:t>
      </w:r>
      <w:proofErr w:type="spellStart"/>
      <w:r w:rsidRPr="00DB25C4">
        <w:rPr>
          <w:rFonts w:cstheme="minorHAnsi"/>
        </w:rPr>
        <w:t>selanjutnya</w:t>
      </w:r>
      <w:proofErr w:type="spellEnd"/>
      <w:r w:rsidRPr="00DB25C4">
        <w:rPr>
          <w:rFonts w:cstheme="minorHAnsi"/>
        </w:rPr>
        <w:t xml:space="preserve"> </w:t>
      </w:r>
      <w:proofErr w:type="spellStart"/>
      <w:r w:rsidRPr="00DB25C4">
        <w:rPr>
          <w:rFonts w:cstheme="minorHAnsi"/>
        </w:rPr>
        <w:t>disampaikan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YHBS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ditelaah</w:t>
      </w:r>
      <w:proofErr w:type="spellEnd"/>
      <w:r w:rsidRPr="00DB25C4">
        <w:rPr>
          <w:rFonts w:cstheme="minorHAnsi"/>
        </w:rPr>
        <w:t xml:space="preserve">. </w:t>
      </w:r>
      <w:proofErr w:type="spellStart"/>
      <w:r w:rsidRPr="00DB25C4">
        <w:rPr>
          <w:rFonts w:cstheme="minorHAnsi"/>
        </w:rPr>
        <w:t>Apabila</w:t>
      </w:r>
      <w:proofErr w:type="spellEnd"/>
      <w:r w:rsidRPr="00DB25C4">
        <w:rPr>
          <w:rFonts w:cstheme="minorHAnsi"/>
        </w:rPr>
        <w:t xml:space="preserve">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disetujui</w:t>
      </w:r>
      <w:proofErr w:type="spellEnd"/>
      <w:r w:rsidRPr="00DB25C4">
        <w:rPr>
          <w:rFonts w:cstheme="minorHAnsi"/>
        </w:rPr>
        <w:t xml:space="preserve">, RKATR </w:t>
      </w:r>
      <w:proofErr w:type="spellStart"/>
      <w:r w:rsidRPr="00DB25C4">
        <w:rPr>
          <w:rFonts w:cstheme="minorHAnsi"/>
        </w:rPr>
        <w:t>disampaikan</w:t>
      </w:r>
      <w:proofErr w:type="spellEnd"/>
      <w:r w:rsidRPr="00DB25C4">
        <w:rPr>
          <w:rFonts w:cstheme="minorHAnsi"/>
        </w:rPr>
        <w:t xml:space="preserve"> </w:t>
      </w:r>
      <w:proofErr w:type="spellStart"/>
      <w:r w:rsidRPr="00DB25C4">
        <w:rPr>
          <w:rFonts w:cstheme="minorHAnsi"/>
        </w:rPr>
        <w:t>kembali</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Universitas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ditindaklanjuti</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pengajuan</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bulanan</w:t>
      </w:r>
      <w:proofErr w:type="spellEnd"/>
      <w:r w:rsidRPr="00DB25C4">
        <w:rPr>
          <w:rFonts w:cstheme="minorHAnsi"/>
        </w:rPr>
        <w:t xml:space="preserve"> dan </w:t>
      </w:r>
      <w:proofErr w:type="spellStart"/>
      <w:r w:rsidRPr="00DB25C4">
        <w:rPr>
          <w:rFonts w:cstheme="minorHAnsi"/>
        </w:rPr>
        <w:t>mingguan</w:t>
      </w:r>
      <w:proofErr w:type="spellEnd"/>
      <w:r w:rsidRPr="00DB25C4">
        <w:rPr>
          <w:rFonts w:cstheme="minorHAnsi"/>
        </w:rPr>
        <w:t xml:space="preserve">. </w:t>
      </w:r>
    </w:p>
    <w:p w14:paraId="65ACD651" w14:textId="77777777" w:rsidR="00B06B75" w:rsidRPr="00DB25C4" w:rsidRDefault="00B06B75" w:rsidP="00687314">
      <w:pPr>
        <w:spacing w:after="0" w:line="240" w:lineRule="auto"/>
        <w:ind w:left="426"/>
        <w:jc w:val="both"/>
        <w:rPr>
          <w:rFonts w:cstheme="minorHAnsi"/>
        </w:rPr>
      </w:pPr>
      <w:r w:rsidRPr="00DB25C4">
        <w:rPr>
          <w:rFonts w:cstheme="minorHAnsi"/>
        </w:rPr>
        <w:t xml:space="preserve">Adapun </w:t>
      </w:r>
      <w:proofErr w:type="spellStart"/>
      <w:r w:rsidRPr="00DB25C4">
        <w:rPr>
          <w:rFonts w:cstheme="minorHAnsi"/>
        </w:rPr>
        <w:t>tahapan</w:t>
      </w:r>
      <w:proofErr w:type="spellEnd"/>
      <w:r w:rsidRPr="00DB25C4">
        <w:rPr>
          <w:rFonts w:cstheme="minorHAnsi"/>
        </w:rPr>
        <w:t xml:space="preserve"> </w:t>
      </w: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diusulkan</w:t>
      </w:r>
      <w:proofErr w:type="spellEnd"/>
      <w:r w:rsidRPr="00DB25C4">
        <w:rPr>
          <w:rFonts w:cstheme="minorHAnsi"/>
        </w:rPr>
        <w:t xml:space="preserve"> </w:t>
      </w:r>
      <w:proofErr w:type="spellStart"/>
      <w:r w:rsidRPr="00DB25C4">
        <w:rPr>
          <w:rFonts w:cstheme="minorHAnsi"/>
        </w:rPr>
        <w:t>adalah</w:t>
      </w:r>
      <w:proofErr w:type="spellEnd"/>
      <w:r w:rsidRPr="00DB25C4">
        <w:rPr>
          <w:rFonts w:cstheme="minorHAnsi"/>
        </w:rPr>
        <w:t xml:space="preserve"> </w:t>
      </w:r>
      <w:proofErr w:type="spellStart"/>
      <w:r w:rsidRPr="00DB25C4">
        <w:rPr>
          <w:rFonts w:cstheme="minorHAnsi"/>
        </w:rPr>
        <w:t>sebagai</w:t>
      </w:r>
      <w:proofErr w:type="spellEnd"/>
      <w:r w:rsidRPr="00DB25C4">
        <w:rPr>
          <w:rFonts w:cstheme="minorHAnsi"/>
        </w:rPr>
        <w:t xml:space="preserve"> </w:t>
      </w:r>
      <w:proofErr w:type="spellStart"/>
      <w:r w:rsidRPr="00DB25C4">
        <w:rPr>
          <w:rFonts w:cstheme="minorHAnsi"/>
        </w:rPr>
        <w:t>berikut</w:t>
      </w:r>
      <w:proofErr w:type="spellEnd"/>
      <w:r w:rsidRPr="00DB25C4">
        <w:rPr>
          <w:rFonts w:cstheme="minorHAnsi"/>
        </w:rPr>
        <w:t xml:space="preserve">: </w:t>
      </w:r>
    </w:p>
    <w:p w14:paraId="32A6DEDB" w14:textId="77777777" w:rsidR="00B06B75" w:rsidRPr="00DB25C4" w:rsidRDefault="00B06B75" w:rsidP="00687314">
      <w:pPr>
        <w:spacing w:after="0" w:line="240" w:lineRule="auto"/>
        <w:ind w:left="426"/>
        <w:jc w:val="both"/>
        <w:rPr>
          <w:rFonts w:cstheme="minorHAnsi"/>
        </w:rPr>
      </w:pPr>
      <w:r w:rsidRPr="00DB25C4">
        <w:rPr>
          <w:rFonts w:cstheme="minorHAnsi"/>
        </w:rPr>
        <w:t xml:space="preserve">a. </w:t>
      </w:r>
      <w:proofErr w:type="spellStart"/>
      <w:r w:rsidRPr="00DB25C4">
        <w:rPr>
          <w:rFonts w:cstheme="minorHAnsi"/>
        </w:rPr>
        <w:t>Penyusunan</w:t>
      </w:r>
      <w:proofErr w:type="spellEnd"/>
      <w:r w:rsidRPr="00DB25C4">
        <w:rPr>
          <w:rFonts w:cstheme="minorHAnsi"/>
        </w:rPr>
        <w:t xml:space="preserve"> RKATR. RKATR </w:t>
      </w:r>
      <w:proofErr w:type="spellStart"/>
      <w:r w:rsidRPr="00DB25C4">
        <w:rPr>
          <w:rFonts w:cstheme="minorHAnsi"/>
        </w:rPr>
        <w:t>merupakan</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dan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Triwulanan</w:t>
      </w:r>
      <w:proofErr w:type="spellEnd"/>
      <w:r w:rsidRPr="00DB25C4">
        <w:rPr>
          <w:rFonts w:cstheme="minorHAnsi"/>
        </w:rPr>
        <w:t xml:space="preserve"> yang </w:t>
      </w:r>
      <w:proofErr w:type="spellStart"/>
      <w:r w:rsidRPr="00DB25C4">
        <w:rPr>
          <w:rFonts w:cstheme="minorHAnsi"/>
        </w:rPr>
        <w:t>disusun</w:t>
      </w:r>
      <w:proofErr w:type="spellEnd"/>
      <w:r w:rsidRPr="00DB25C4">
        <w:rPr>
          <w:rFonts w:cstheme="minorHAnsi"/>
        </w:rPr>
        <w:t xml:space="preserve"> </w:t>
      </w:r>
      <w:proofErr w:type="spellStart"/>
      <w:r w:rsidRPr="00DB25C4">
        <w:rPr>
          <w:rFonts w:cstheme="minorHAnsi"/>
        </w:rPr>
        <w:t>setiap</w:t>
      </w:r>
      <w:proofErr w:type="spellEnd"/>
      <w:r w:rsidRPr="00DB25C4">
        <w:rPr>
          <w:rFonts w:cstheme="minorHAnsi"/>
        </w:rPr>
        <w:t xml:space="preserve"> unit </w:t>
      </w:r>
      <w:proofErr w:type="spellStart"/>
      <w:r w:rsidRPr="00DB25C4">
        <w:rPr>
          <w:rFonts w:cstheme="minorHAnsi"/>
        </w:rPr>
        <w:t>kerja</w:t>
      </w:r>
      <w:proofErr w:type="spellEnd"/>
      <w:r w:rsidRPr="00DB25C4">
        <w:rPr>
          <w:rFonts w:cstheme="minorHAnsi"/>
        </w:rPr>
        <w:t xml:space="preserve">, </w:t>
      </w:r>
      <w:proofErr w:type="spellStart"/>
      <w:r w:rsidRPr="00DB25C4">
        <w:rPr>
          <w:rFonts w:cstheme="minorHAnsi"/>
        </w:rPr>
        <w:t>bertujuan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memberikan</w:t>
      </w:r>
      <w:proofErr w:type="spellEnd"/>
      <w:r w:rsidRPr="00DB25C4">
        <w:rPr>
          <w:rFonts w:cstheme="minorHAnsi"/>
        </w:rPr>
        <w:t xml:space="preserve"> </w:t>
      </w:r>
      <w:proofErr w:type="spellStart"/>
      <w:r w:rsidRPr="00DB25C4">
        <w:rPr>
          <w:rFonts w:cstheme="minorHAnsi"/>
        </w:rPr>
        <w:t>penjelasan</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rinci</w:t>
      </w:r>
      <w:proofErr w:type="spellEnd"/>
      <w:r w:rsidRPr="00DB25C4">
        <w:rPr>
          <w:rFonts w:cstheme="minorHAnsi"/>
        </w:rPr>
        <w:t xml:space="preserve"> </w:t>
      </w:r>
      <w:proofErr w:type="spellStart"/>
      <w:r w:rsidRPr="00DB25C4">
        <w:rPr>
          <w:rFonts w:cstheme="minorHAnsi"/>
        </w:rPr>
        <w:t>mengenai</w:t>
      </w:r>
      <w:proofErr w:type="spellEnd"/>
      <w:r w:rsidRPr="00DB25C4">
        <w:rPr>
          <w:rFonts w:cstheme="minorHAnsi"/>
        </w:rPr>
        <w:t xml:space="preserve"> </w:t>
      </w:r>
      <w:proofErr w:type="spellStart"/>
      <w:r w:rsidRPr="00DB25C4">
        <w:rPr>
          <w:rFonts w:cstheme="minorHAnsi"/>
        </w:rPr>
        <w:t>penggunaan</w:t>
      </w:r>
      <w:proofErr w:type="spellEnd"/>
      <w:r w:rsidRPr="00DB25C4">
        <w:rPr>
          <w:rFonts w:cstheme="minorHAnsi"/>
        </w:rPr>
        <w:t xml:space="preserve"> dana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jangka</w:t>
      </w:r>
      <w:proofErr w:type="spellEnd"/>
      <w:r w:rsidRPr="00DB25C4">
        <w:rPr>
          <w:rFonts w:cstheme="minorHAnsi"/>
        </w:rPr>
        <w:t xml:space="preserve"> </w:t>
      </w:r>
      <w:proofErr w:type="spellStart"/>
      <w:r w:rsidRPr="00DB25C4">
        <w:rPr>
          <w:rFonts w:cstheme="minorHAnsi"/>
        </w:rPr>
        <w:t>waktu</w:t>
      </w:r>
      <w:proofErr w:type="spellEnd"/>
      <w:r w:rsidRPr="00DB25C4">
        <w:rPr>
          <w:rFonts w:cstheme="minorHAnsi"/>
        </w:rPr>
        <w:t xml:space="preserve"> </w:t>
      </w:r>
      <w:proofErr w:type="spellStart"/>
      <w:r w:rsidRPr="00DB25C4">
        <w:rPr>
          <w:rFonts w:cstheme="minorHAnsi"/>
        </w:rPr>
        <w:t>tiga</w:t>
      </w:r>
      <w:proofErr w:type="spellEnd"/>
      <w:r w:rsidRPr="00DB25C4">
        <w:rPr>
          <w:rFonts w:cstheme="minorHAnsi"/>
        </w:rPr>
        <w:t xml:space="preserve"> </w:t>
      </w:r>
      <w:proofErr w:type="spellStart"/>
      <w:r w:rsidRPr="00DB25C4">
        <w:rPr>
          <w:rFonts w:cstheme="minorHAnsi"/>
        </w:rPr>
        <w:t>bulan</w:t>
      </w:r>
      <w:proofErr w:type="spellEnd"/>
      <w:r w:rsidRPr="00DB25C4">
        <w:rPr>
          <w:rFonts w:cstheme="minorHAnsi"/>
        </w:rPr>
        <w:t xml:space="preserve"> </w:t>
      </w:r>
      <w:proofErr w:type="spellStart"/>
      <w:r w:rsidRPr="00DB25C4">
        <w:rPr>
          <w:rFonts w:cstheme="minorHAnsi"/>
        </w:rPr>
        <w:t>ke</w:t>
      </w:r>
      <w:proofErr w:type="spellEnd"/>
      <w:r w:rsidRPr="00DB25C4">
        <w:rPr>
          <w:rFonts w:cstheme="minorHAnsi"/>
        </w:rPr>
        <w:t xml:space="preserve"> </w:t>
      </w:r>
      <w:proofErr w:type="spellStart"/>
      <w:r w:rsidRPr="00DB25C4">
        <w:rPr>
          <w:rFonts w:cstheme="minorHAnsi"/>
        </w:rPr>
        <w:t>depan</w:t>
      </w:r>
      <w:proofErr w:type="spellEnd"/>
      <w:r w:rsidRPr="00DB25C4">
        <w:rPr>
          <w:rFonts w:cstheme="minorHAnsi"/>
        </w:rPr>
        <w:t xml:space="preserve">. RKATR </w:t>
      </w:r>
      <w:proofErr w:type="spellStart"/>
      <w:r w:rsidRPr="00DB25C4">
        <w:rPr>
          <w:rFonts w:cstheme="minorHAnsi"/>
        </w:rPr>
        <w:t>disusun</w:t>
      </w:r>
      <w:proofErr w:type="spellEnd"/>
      <w:r w:rsidRPr="00DB25C4">
        <w:rPr>
          <w:rFonts w:cstheme="minorHAnsi"/>
        </w:rPr>
        <w:t xml:space="preserve"> </w:t>
      </w:r>
      <w:proofErr w:type="spellStart"/>
      <w:r w:rsidRPr="00DB25C4">
        <w:rPr>
          <w:rFonts w:cstheme="minorHAnsi"/>
        </w:rPr>
        <w:t>berlandaskan</w:t>
      </w:r>
      <w:proofErr w:type="spellEnd"/>
      <w:r w:rsidRPr="00DB25C4">
        <w:rPr>
          <w:rFonts w:cstheme="minorHAnsi"/>
        </w:rPr>
        <w:t xml:space="preserve"> pada RKAT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disetujui</w:t>
      </w:r>
      <w:proofErr w:type="spellEnd"/>
      <w:r w:rsidRPr="00DB25C4">
        <w:rPr>
          <w:rFonts w:cstheme="minorHAnsi"/>
        </w:rPr>
        <w:t xml:space="preserve">. RKATR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disahkan</w:t>
      </w:r>
      <w:proofErr w:type="spellEnd"/>
      <w:r w:rsidRPr="00DB25C4">
        <w:rPr>
          <w:rFonts w:cstheme="minorHAnsi"/>
        </w:rPr>
        <w:t xml:space="preserve"> oleh </w:t>
      </w:r>
      <w:proofErr w:type="spellStart"/>
      <w:r w:rsidRPr="00DB25C4">
        <w:rPr>
          <w:rFonts w:cstheme="minorHAnsi"/>
        </w:rPr>
        <w:t>Pimpinan</w:t>
      </w:r>
      <w:proofErr w:type="spellEnd"/>
      <w:r w:rsidRPr="00DB25C4">
        <w:rPr>
          <w:rFonts w:cstheme="minorHAnsi"/>
        </w:rPr>
        <w:t xml:space="preserve"> Universitas </w:t>
      </w:r>
      <w:proofErr w:type="spellStart"/>
      <w:r w:rsidRPr="00DB25C4">
        <w:rPr>
          <w:rFonts w:cstheme="minorHAnsi"/>
        </w:rPr>
        <w:t>setelah</w:t>
      </w:r>
      <w:proofErr w:type="spellEnd"/>
      <w:r w:rsidRPr="00DB25C4">
        <w:rPr>
          <w:rFonts w:cstheme="minorHAnsi"/>
        </w:rPr>
        <w:t xml:space="preserve"> </w:t>
      </w:r>
      <w:proofErr w:type="spellStart"/>
      <w:r w:rsidRPr="00DB25C4">
        <w:rPr>
          <w:rFonts w:cstheme="minorHAnsi"/>
        </w:rPr>
        <w:t>melalui</w:t>
      </w:r>
      <w:proofErr w:type="spellEnd"/>
      <w:r w:rsidRPr="00DB25C4">
        <w:rPr>
          <w:rFonts w:cstheme="minorHAnsi"/>
        </w:rPr>
        <w:t xml:space="preserve"> proses </w:t>
      </w:r>
      <w:proofErr w:type="spellStart"/>
      <w:r w:rsidRPr="00DB25C4">
        <w:rPr>
          <w:rFonts w:cstheme="minorHAnsi"/>
        </w:rPr>
        <w:t>peninjauan</w:t>
      </w:r>
      <w:proofErr w:type="spellEnd"/>
      <w:r w:rsidRPr="00DB25C4">
        <w:rPr>
          <w:rFonts w:cstheme="minorHAnsi"/>
        </w:rPr>
        <w:t xml:space="preserve"> oleh Badan </w:t>
      </w:r>
      <w:proofErr w:type="spellStart"/>
      <w:r w:rsidRPr="00DB25C4">
        <w:rPr>
          <w:rFonts w:cstheme="minorHAnsi"/>
        </w:rPr>
        <w:t>Renbang</w:t>
      </w:r>
      <w:proofErr w:type="spellEnd"/>
      <w:r w:rsidRPr="00DB25C4">
        <w:rPr>
          <w:rFonts w:cstheme="minorHAnsi"/>
        </w:rPr>
        <w:t xml:space="preserve"> dan Wakil </w:t>
      </w:r>
      <w:proofErr w:type="spellStart"/>
      <w:r w:rsidRPr="00DB25C4">
        <w:rPr>
          <w:rFonts w:cstheme="minorHAnsi"/>
        </w:rPr>
        <w:t>Rektor</w:t>
      </w:r>
      <w:proofErr w:type="spellEnd"/>
      <w:r w:rsidRPr="00DB25C4">
        <w:rPr>
          <w:rFonts w:cstheme="minorHAnsi"/>
        </w:rPr>
        <w:t xml:space="preserve"> II. </w:t>
      </w:r>
      <w:proofErr w:type="spellStart"/>
      <w:r w:rsidRPr="00DB25C4">
        <w:rPr>
          <w:rFonts w:cstheme="minorHAnsi"/>
        </w:rPr>
        <w:t>Prosedur</w:t>
      </w:r>
      <w:proofErr w:type="spellEnd"/>
      <w:r w:rsidRPr="00DB25C4">
        <w:rPr>
          <w:rFonts w:cstheme="minorHAnsi"/>
        </w:rPr>
        <w:t xml:space="preserve"> </w:t>
      </w:r>
      <w:proofErr w:type="spellStart"/>
      <w:r w:rsidRPr="00DB25C4">
        <w:rPr>
          <w:rFonts w:cstheme="minorHAnsi"/>
        </w:rPr>
        <w:t>penyusunan</w:t>
      </w:r>
      <w:proofErr w:type="spellEnd"/>
      <w:r w:rsidRPr="00DB25C4">
        <w:rPr>
          <w:rFonts w:cstheme="minorHAnsi"/>
        </w:rPr>
        <w:t xml:space="preserve"> RKATR </w:t>
      </w:r>
      <w:proofErr w:type="spellStart"/>
      <w:r w:rsidRPr="00DB25C4">
        <w:rPr>
          <w:rFonts w:cstheme="minorHAnsi"/>
        </w:rPr>
        <w:t>tercantum</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SOP </w:t>
      </w:r>
      <w:proofErr w:type="spellStart"/>
      <w:r w:rsidRPr="00DB25C4">
        <w:rPr>
          <w:rFonts w:cstheme="minorHAnsi"/>
        </w:rPr>
        <w:t>Nomor</w:t>
      </w:r>
      <w:proofErr w:type="spellEnd"/>
      <w:r w:rsidRPr="00DB25C4">
        <w:rPr>
          <w:rFonts w:cstheme="minorHAnsi"/>
        </w:rPr>
        <w:t xml:space="preserve">: RENBANG-SOP-RKATR-003-V-2016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Penyusunan</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dan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Triwulanan</w:t>
      </w:r>
      <w:proofErr w:type="spellEnd"/>
      <w:r w:rsidRPr="00DB25C4">
        <w:rPr>
          <w:rFonts w:cstheme="minorHAnsi"/>
        </w:rPr>
        <w:t xml:space="preserve">. </w:t>
      </w:r>
    </w:p>
    <w:p w14:paraId="46C053F2" w14:textId="77777777" w:rsidR="00B06B75" w:rsidRPr="00DB25C4" w:rsidRDefault="00B06B75" w:rsidP="00687314">
      <w:pPr>
        <w:spacing w:after="0" w:line="240" w:lineRule="auto"/>
        <w:ind w:left="426"/>
        <w:jc w:val="both"/>
        <w:rPr>
          <w:rFonts w:cstheme="minorHAnsi"/>
        </w:rPr>
      </w:pPr>
      <w:r w:rsidRPr="00DB25C4">
        <w:rPr>
          <w:rFonts w:cstheme="minorHAnsi"/>
        </w:rPr>
        <w:t xml:space="preserve">b. </w:t>
      </w:r>
      <w:proofErr w:type="spellStart"/>
      <w:r w:rsidRPr="00DB25C4">
        <w:rPr>
          <w:rFonts w:cstheme="minorHAnsi"/>
        </w:rPr>
        <w:t>Penyusunan</w:t>
      </w:r>
      <w:proofErr w:type="spellEnd"/>
      <w:r w:rsidRPr="00DB25C4">
        <w:rPr>
          <w:rFonts w:cstheme="minorHAnsi"/>
        </w:rPr>
        <w:t xml:space="preserve"> FPA </w:t>
      </w:r>
      <w:proofErr w:type="spellStart"/>
      <w:r w:rsidRPr="00DB25C4">
        <w:rPr>
          <w:rFonts w:cstheme="minorHAnsi"/>
        </w:rPr>
        <w:t>FPA</w:t>
      </w:r>
      <w:proofErr w:type="spellEnd"/>
      <w:r w:rsidRPr="00DB25C4">
        <w:rPr>
          <w:rFonts w:cstheme="minorHAnsi"/>
        </w:rPr>
        <w:t xml:space="preserve"> </w:t>
      </w:r>
      <w:proofErr w:type="spellStart"/>
      <w:r w:rsidRPr="00DB25C4">
        <w:rPr>
          <w:rFonts w:cstheme="minorHAnsi"/>
        </w:rPr>
        <w:t>merupakan</w:t>
      </w:r>
      <w:proofErr w:type="spellEnd"/>
      <w:r w:rsidRPr="00DB25C4">
        <w:rPr>
          <w:rFonts w:cstheme="minorHAnsi"/>
        </w:rPr>
        <w:t xml:space="preserve"> </w:t>
      </w:r>
      <w:proofErr w:type="spellStart"/>
      <w:r w:rsidRPr="00DB25C4">
        <w:rPr>
          <w:rFonts w:cstheme="minorHAnsi"/>
        </w:rPr>
        <w:t>Formulir</w:t>
      </w:r>
      <w:proofErr w:type="spellEnd"/>
      <w:r w:rsidRPr="00DB25C4">
        <w:rPr>
          <w:rFonts w:cstheme="minorHAnsi"/>
        </w:rPr>
        <w:t xml:space="preserve"> </w:t>
      </w:r>
      <w:proofErr w:type="spellStart"/>
      <w:r w:rsidRPr="00DB25C4">
        <w:rPr>
          <w:rFonts w:cstheme="minorHAnsi"/>
        </w:rPr>
        <w:t>Penarikan</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yang </w:t>
      </w:r>
      <w:proofErr w:type="spellStart"/>
      <w:r w:rsidRPr="00DB25C4">
        <w:rPr>
          <w:rFonts w:cstheme="minorHAnsi"/>
        </w:rPr>
        <w:t>diajukan</w:t>
      </w:r>
      <w:proofErr w:type="spellEnd"/>
      <w:r w:rsidRPr="00DB25C4">
        <w:rPr>
          <w:rFonts w:cstheme="minorHAnsi"/>
        </w:rPr>
        <w:t xml:space="preserve"> oleh </w:t>
      </w:r>
      <w:proofErr w:type="spellStart"/>
      <w:r w:rsidRPr="00DB25C4">
        <w:rPr>
          <w:rFonts w:cstheme="minorHAnsi"/>
        </w:rPr>
        <w:t>setiap</w:t>
      </w:r>
      <w:proofErr w:type="spellEnd"/>
      <w:r w:rsidRPr="00DB25C4">
        <w:rPr>
          <w:rFonts w:cstheme="minorHAnsi"/>
        </w:rPr>
        <w:t xml:space="preserve"> unit </w:t>
      </w:r>
      <w:proofErr w:type="spellStart"/>
      <w:r w:rsidRPr="00DB25C4">
        <w:rPr>
          <w:rFonts w:cstheme="minorHAnsi"/>
        </w:rPr>
        <w:t>kerja</w:t>
      </w:r>
      <w:proofErr w:type="spellEnd"/>
      <w:r w:rsidRPr="00DB25C4">
        <w:rPr>
          <w:rFonts w:cstheme="minorHAnsi"/>
        </w:rPr>
        <w:t xml:space="preserve"> </w:t>
      </w:r>
      <w:proofErr w:type="spellStart"/>
      <w:r w:rsidRPr="00DB25C4">
        <w:rPr>
          <w:rFonts w:cstheme="minorHAnsi"/>
        </w:rPr>
        <w:t>selambatnya</w:t>
      </w:r>
      <w:proofErr w:type="spellEnd"/>
      <w:r w:rsidRPr="00DB25C4">
        <w:rPr>
          <w:rFonts w:cstheme="minorHAnsi"/>
        </w:rPr>
        <w:t xml:space="preserve"> </w:t>
      </w:r>
      <w:proofErr w:type="spellStart"/>
      <w:r w:rsidRPr="00DB25C4">
        <w:rPr>
          <w:rFonts w:cstheme="minorHAnsi"/>
        </w:rPr>
        <w:t>tiga</w:t>
      </w:r>
      <w:proofErr w:type="spellEnd"/>
      <w:r w:rsidRPr="00DB25C4">
        <w:rPr>
          <w:rFonts w:cstheme="minorHAnsi"/>
        </w:rPr>
        <w:t xml:space="preserve"> </w:t>
      </w:r>
      <w:proofErr w:type="spellStart"/>
      <w:r w:rsidRPr="00DB25C4">
        <w:rPr>
          <w:rFonts w:cstheme="minorHAnsi"/>
        </w:rPr>
        <w:t>minggu</w:t>
      </w:r>
      <w:proofErr w:type="spellEnd"/>
      <w:r w:rsidRPr="00DB25C4">
        <w:rPr>
          <w:rFonts w:cstheme="minorHAnsi"/>
        </w:rPr>
        <w:t xml:space="preserve"> </w:t>
      </w:r>
      <w:proofErr w:type="spellStart"/>
      <w:r w:rsidRPr="00DB25C4">
        <w:rPr>
          <w:rFonts w:cstheme="minorHAnsi"/>
        </w:rPr>
        <w:t>sebelum</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dilaksanakan</w:t>
      </w:r>
      <w:proofErr w:type="spellEnd"/>
      <w:r w:rsidRPr="00DB25C4">
        <w:rPr>
          <w:rFonts w:cstheme="minorHAnsi"/>
        </w:rPr>
        <w:t xml:space="preserve">/dana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dicairkan</w:t>
      </w:r>
      <w:proofErr w:type="spellEnd"/>
      <w:r w:rsidRPr="00DB25C4">
        <w:rPr>
          <w:rFonts w:cstheme="minorHAnsi"/>
        </w:rPr>
        <w:t xml:space="preserve">. FPA </w:t>
      </w:r>
      <w:proofErr w:type="spellStart"/>
      <w:r w:rsidRPr="00DB25C4">
        <w:rPr>
          <w:rFonts w:cstheme="minorHAnsi"/>
        </w:rPr>
        <w:t>diajukan</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RKATR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disetujui</w:t>
      </w:r>
      <w:proofErr w:type="spellEnd"/>
      <w:r w:rsidRPr="00DB25C4">
        <w:rPr>
          <w:rFonts w:cstheme="minorHAnsi"/>
        </w:rPr>
        <w:t xml:space="preserve">. Adapun </w:t>
      </w:r>
      <w:proofErr w:type="spellStart"/>
      <w:r w:rsidRPr="00DB25C4">
        <w:rPr>
          <w:rFonts w:cstheme="minorHAnsi"/>
        </w:rPr>
        <w:t>prosedur</w:t>
      </w:r>
      <w:proofErr w:type="spellEnd"/>
      <w:r w:rsidRPr="00DB25C4">
        <w:rPr>
          <w:rFonts w:cstheme="minorHAnsi"/>
        </w:rPr>
        <w:t xml:space="preserve"> </w:t>
      </w:r>
      <w:proofErr w:type="spellStart"/>
      <w:r w:rsidRPr="00DB25C4">
        <w:rPr>
          <w:rFonts w:cstheme="minorHAnsi"/>
        </w:rPr>
        <w:t>penyusunan</w:t>
      </w:r>
      <w:proofErr w:type="spellEnd"/>
      <w:r w:rsidRPr="00DB25C4">
        <w:rPr>
          <w:rFonts w:cstheme="minorHAnsi"/>
        </w:rPr>
        <w:t xml:space="preserve"> dan </w:t>
      </w:r>
      <w:proofErr w:type="spellStart"/>
      <w:r w:rsidRPr="00DB25C4">
        <w:rPr>
          <w:rFonts w:cstheme="minorHAnsi"/>
        </w:rPr>
        <w:t>pengajuan</w:t>
      </w:r>
      <w:proofErr w:type="spellEnd"/>
      <w:r w:rsidRPr="00DB25C4">
        <w:rPr>
          <w:rFonts w:cstheme="minorHAnsi"/>
        </w:rPr>
        <w:t xml:space="preserve"> FPA </w:t>
      </w:r>
      <w:proofErr w:type="spellStart"/>
      <w:r w:rsidRPr="00DB25C4">
        <w:rPr>
          <w:rFonts w:cstheme="minorHAnsi"/>
        </w:rPr>
        <w:t>tercantum</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SOP </w:t>
      </w:r>
      <w:proofErr w:type="spellStart"/>
      <w:r w:rsidRPr="00DB25C4">
        <w:rPr>
          <w:rFonts w:cstheme="minorHAnsi"/>
        </w:rPr>
        <w:t>Nomor</w:t>
      </w:r>
      <w:proofErr w:type="spellEnd"/>
      <w:r w:rsidRPr="00DB25C4">
        <w:rPr>
          <w:rFonts w:cstheme="minorHAnsi"/>
        </w:rPr>
        <w:t xml:space="preserve">: BKSD-BPKU-SOPPFPA-001-V-2016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Penyusunan</w:t>
      </w:r>
      <w:proofErr w:type="spellEnd"/>
      <w:r w:rsidRPr="00DB25C4">
        <w:rPr>
          <w:rFonts w:cstheme="minorHAnsi"/>
        </w:rPr>
        <w:t xml:space="preserve"> </w:t>
      </w:r>
      <w:proofErr w:type="spellStart"/>
      <w:r w:rsidRPr="00DB25C4">
        <w:rPr>
          <w:rFonts w:cstheme="minorHAnsi"/>
        </w:rPr>
        <w:t>Formulir</w:t>
      </w:r>
      <w:proofErr w:type="spellEnd"/>
      <w:r w:rsidRPr="00DB25C4">
        <w:rPr>
          <w:rFonts w:cstheme="minorHAnsi"/>
        </w:rPr>
        <w:t xml:space="preserve"> </w:t>
      </w:r>
      <w:proofErr w:type="spellStart"/>
      <w:r w:rsidRPr="00DB25C4">
        <w:rPr>
          <w:rFonts w:cstheme="minorHAnsi"/>
        </w:rPr>
        <w:t>Penarikan</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w:t>
      </w:r>
    </w:p>
    <w:p w14:paraId="5B614354" w14:textId="77777777" w:rsidR="00B06B75" w:rsidRPr="00DB25C4" w:rsidRDefault="00B06B75" w:rsidP="00687314">
      <w:pPr>
        <w:spacing w:after="0" w:line="240" w:lineRule="auto"/>
        <w:ind w:left="426"/>
        <w:jc w:val="both"/>
        <w:rPr>
          <w:rFonts w:cstheme="minorHAnsi"/>
        </w:rPr>
      </w:pPr>
      <w:r w:rsidRPr="00DB25C4">
        <w:rPr>
          <w:rFonts w:cstheme="minorHAnsi"/>
        </w:rPr>
        <w:t xml:space="preserve">c. Transfer Dana Transfer dana </w:t>
      </w:r>
      <w:proofErr w:type="spellStart"/>
      <w:r w:rsidRPr="00DB25C4">
        <w:rPr>
          <w:rFonts w:cstheme="minorHAnsi"/>
        </w:rPr>
        <w:t>merupakan</w:t>
      </w:r>
      <w:proofErr w:type="spellEnd"/>
      <w:r w:rsidRPr="00DB25C4">
        <w:rPr>
          <w:rFonts w:cstheme="minorHAnsi"/>
        </w:rPr>
        <w:t xml:space="preserve"> salah </w:t>
      </w:r>
      <w:proofErr w:type="spellStart"/>
      <w:r w:rsidRPr="00DB25C4">
        <w:rPr>
          <w:rFonts w:cstheme="minorHAnsi"/>
        </w:rPr>
        <w:t>satu</w:t>
      </w:r>
      <w:proofErr w:type="spellEnd"/>
      <w:r w:rsidRPr="00DB25C4">
        <w:rPr>
          <w:rFonts w:cstheme="minorHAnsi"/>
        </w:rPr>
        <w:t xml:space="preserve"> </w:t>
      </w:r>
      <w:proofErr w:type="spellStart"/>
      <w:r w:rsidRPr="00DB25C4">
        <w:rPr>
          <w:rFonts w:cstheme="minorHAnsi"/>
        </w:rPr>
        <w:t>tindak</w:t>
      </w:r>
      <w:proofErr w:type="spellEnd"/>
      <w:r w:rsidRPr="00DB25C4">
        <w:rPr>
          <w:rFonts w:cstheme="minorHAnsi"/>
        </w:rPr>
        <w:t xml:space="preserve"> </w:t>
      </w:r>
      <w:proofErr w:type="spellStart"/>
      <w:r w:rsidRPr="00DB25C4">
        <w:rPr>
          <w:rFonts w:cstheme="minorHAnsi"/>
        </w:rPr>
        <w:t>lanjut</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pengajuan</w:t>
      </w:r>
      <w:proofErr w:type="spellEnd"/>
      <w:r w:rsidRPr="00DB25C4">
        <w:rPr>
          <w:rFonts w:cstheme="minorHAnsi"/>
        </w:rPr>
        <w:t xml:space="preserve"> FPA. Transfer dana </w:t>
      </w:r>
      <w:proofErr w:type="spellStart"/>
      <w:r w:rsidRPr="00DB25C4">
        <w:rPr>
          <w:rFonts w:cstheme="minorHAnsi"/>
        </w:rPr>
        <w:t>dilakukan</w:t>
      </w:r>
      <w:proofErr w:type="spellEnd"/>
      <w:r w:rsidRPr="00DB25C4">
        <w:rPr>
          <w:rFonts w:cstheme="minorHAnsi"/>
        </w:rPr>
        <w:t xml:space="preserve"> oleh BPPH </w:t>
      </w:r>
      <w:proofErr w:type="spellStart"/>
      <w:r w:rsidRPr="00DB25C4">
        <w:rPr>
          <w:rFonts w:cstheme="minorHAnsi"/>
        </w:rPr>
        <w:t>kepada</w:t>
      </w:r>
      <w:proofErr w:type="spellEnd"/>
      <w:r w:rsidRPr="00DB25C4">
        <w:rPr>
          <w:rFonts w:cstheme="minorHAnsi"/>
        </w:rPr>
        <w:t xml:space="preserve"> Person </w:t>
      </w:r>
      <w:proofErr w:type="gramStart"/>
      <w:r w:rsidRPr="00DB25C4">
        <w:rPr>
          <w:rFonts w:cstheme="minorHAnsi"/>
        </w:rPr>
        <w:t>In</w:t>
      </w:r>
      <w:proofErr w:type="gramEnd"/>
      <w:r w:rsidRPr="00DB25C4">
        <w:rPr>
          <w:rFonts w:cstheme="minorHAnsi"/>
        </w:rPr>
        <w:t xml:space="preserve"> Charge (PIC) yang </w:t>
      </w:r>
      <w:proofErr w:type="spellStart"/>
      <w:r w:rsidRPr="00DB25C4">
        <w:rPr>
          <w:rFonts w:cstheme="minorHAnsi"/>
        </w:rPr>
        <w:t>ditunjuk</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FPA. </w:t>
      </w:r>
      <w:proofErr w:type="spellStart"/>
      <w:r w:rsidRPr="00DB25C4">
        <w:rPr>
          <w:rFonts w:cstheme="minorHAnsi"/>
        </w:rPr>
        <w:t>Prosedur</w:t>
      </w:r>
      <w:proofErr w:type="spellEnd"/>
      <w:r w:rsidRPr="00DB25C4">
        <w:rPr>
          <w:rFonts w:cstheme="minorHAnsi"/>
        </w:rPr>
        <w:t xml:space="preserve"> </w:t>
      </w:r>
      <w:proofErr w:type="spellStart"/>
      <w:r w:rsidRPr="00DB25C4">
        <w:rPr>
          <w:rFonts w:cstheme="minorHAnsi"/>
        </w:rPr>
        <w:t>pencairan</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yang </w:t>
      </w:r>
      <w:proofErr w:type="spellStart"/>
      <w:r w:rsidRPr="00DB25C4">
        <w:rPr>
          <w:rFonts w:cstheme="minorHAnsi"/>
        </w:rPr>
        <w:t>berupa</w:t>
      </w:r>
      <w:proofErr w:type="spellEnd"/>
      <w:r w:rsidRPr="00DB25C4">
        <w:rPr>
          <w:rFonts w:cstheme="minorHAnsi"/>
        </w:rPr>
        <w:t xml:space="preserve"> transfer dana dan </w:t>
      </w:r>
      <w:proofErr w:type="spellStart"/>
      <w:r w:rsidRPr="00DB25C4">
        <w:rPr>
          <w:rFonts w:cstheme="minorHAnsi"/>
        </w:rPr>
        <w:t>pembayaran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w:t>
      </w:r>
      <w:proofErr w:type="spellStart"/>
      <w:r w:rsidRPr="00DB25C4">
        <w:rPr>
          <w:rFonts w:cstheme="minorHAnsi"/>
        </w:rPr>
        <w:t>pihak</w:t>
      </w:r>
      <w:proofErr w:type="spellEnd"/>
      <w:r w:rsidRPr="00DB25C4">
        <w:rPr>
          <w:rFonts w:cstheme="minorHAnsi"/>
        </w:rPr>
        <w:t xml:space="preserve"> </w:t>
      </w:r>
      <w:proofErr w:type="spellStart"/>
      <w:r w:rsidRPr="00DB25C4">
        <w:rPr>
          <w:rFonts w:cstheme="minorHAnsi"/>
        </w:rPr>
        <w:t>ketiga</w:t>
      </w:r>
      <w:proofErr w:type="spellEnd"/>
      <w:r w:rsidRPr="00DB25C4">
        <w:rPr>
          <w:rFonts w:cstheme="minorHAnsi"/>
        </w:rPr>
        <w:t xml:space="preserve"> </w:t>
      </w:r>
      <w:proofErr w:type="spellStart"/>
      <w:r w:rsidRPr="00DB25C4">
        <w:rPr>
          <w:rFonts w:cstheme="minorHAnsi"/>
        </w:rPr>
        <w:t>termuat</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SOP </w:t>
      </w:r>
      <w:proofErr w:type="spellStart"/>
      <w:r w:rsidRPr="00DB25C4">
        <w:rPr>
          <w:rFonts w:cstheme="minorHAnsi"/>
        </w:rPr>
        <w:t>Nomor</w:t>
      </w:r>
      <w:proofErr w:type="spellEnd"/>
      <w:r w:rsidRPr="00DB25C4">
        <w:rPr>
          <w:rFonts w:cstheme="minorHAnsi"/>
        </w:rPr>
        <w:t xml:space="preserve">: BKSD-BPKU-SOP-PPA-002-V-2016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Prosedur</w:t>
      </w:r>
      <w:proofErr w:type="spellEnd"/>
      <w:r w:rsidRPr="00DB25C4">
        <w:rPr>
          <w:rFonts w:cstheme="minorHAnsi"/>
        </w:rPr>
        <w:t xml:space="preserve"> </w:t>
      </w:r>
      <w:proofErr w:type="spellStart"/>
      <w:r w:rsidRPr="00DB25C4">
        <w:rPr>
          <w:rFonts w:cstheme="minorHAnsi"/>
        </w:rPr>
        <w:t>Pencairan</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w:t>
      </w:r>
    </w:p>
    <w:p w14:paraId="3D60D43E" w14:textId="77777777" w:rsidR="00B06B75" w:rsidRPr="00DB25C4" w:rsidRDefault="00B06B75" w:rsidP="00687314">
      <w:pPr>
        <w:spacing w:after="0" w:line="240" w:lineRule="auto"/>
        <w:ind w:left="426"/>
        <w:jc w:val="both"/>
        <w:rPr>
          <w:rFonts w:cstheme="minorHAnsi"/>
        </w:rPr>
      </w:pPr>
      <w:r w:rsidRPr="00DB25C4">
        <w:rPr>
          <w:rFonts w:cstheme="minorHAnsi"/>
        </w:rPr>
        <w:t xml:space="preserve">d. </w:t>
      </w:r>
      <w:proofErr w:type="spellStart"/>
      <w:r w:rsidRPr="00DB25C4">
        <w:rPr>
          <w:rFonts w:cstheme="minorHAnsi"/>
        </w:rPr>
        <w:t>Pembayaran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w:t>
      </w:r>
      <w:proofErr w:type="spellStart"/>
      <w:r w:rsidRPr="00DB25C4">
        <w:rPr>
          <w:rFonts w:cstheme="minorHAnsi"/>
        </w:rPr>
        <w:t>Pihak</w:t>
      </w:r>
      <w:proofErr w:type="spellEnd"/>
      <w:r w:rsidRPr="00DB25C4">
        <w:rPr>
          <w:rFonts w:cstheme="minorHAnsi"/>
        </w:rPr>
        <w:t xml:space="preserve"> </w:t>
      </w:r>
      <w:proofErr w:type="spellStart"/>
      <w:r w:rsidRPr="00DB25C4">
        <w:rPr>
          <w:rFonts w:cstheme="minorHAnsi"/>
        </w:rPr>
        <w:t>ketiga</w:t>
      </w:r>
      <w:proofErr w:type="spellEnd"/>
      <w:r w:rsidRPr="00DB25C4">
        <w:rPr>
          <w:rFonts w:cstheme="minorHAnsi"/>
        </w:rPr>
        <w:t xml:space="preserve"> </w:t>
      </w:r>
      <w:proofErr w:type="spellStart"/>
      <w:r w:rsidRPr="00DB25C4">
        <w:rPr>
          <w:rFonts w:cstheme="minorHAnsi"/>
        </w:rPr>
        <w:t>Pembayaran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w:t>
      </w:r>
      <w:proofErr w:type="spellStart"/>
      <w:r w:rsidRPr="00DB25C4">
        <w:rPr>
          <w:rFonts w:cstheme="minorHAnsi"/>
        </w:rPr>
        <w:t>pihak</w:t>
      </w:r>
      <w:proofErr w:type="spellEnd"/>
      <w:r w:rsidRPr="00DB25C4">
        <w:rPr>
          <w:rFonts w:cstheme="minorHAnsi"/>
        </w:rPr>
        <w:t xml:space="preserve"> </w:t>
      </w:r>
      <w:proofErr w:type="spellStart"/>
      <w:r w:rsidRPr="00DB25C4">
        <w:rPr>
          <w:rFonts w:cstheme="minorHAnsi"/>
        </w:rPr>
        <w:t>ketiga</w:t>
      </w:r>
      <w:proofErr w:type="spellEnd"/>
      <w:r w:rsidRPr="00DB25C4">
        <w:rPr>
          <w:rFonts w:cstheme="minorHAnsi"/>
        </w:rPr>
        <w:t xml:space="preserve"> </w:t>
      </w:r>
      <w:proofErr w:type="spellStart"/>
      <w:r w:rsidRPr="00DB25C4">
        <w:rPr>
          <w:rFonts w:cstheme="minorHAnsi"/>
        </w:rPr>
        <w:t>adalah</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pembayaran</w:t>
      </w:r>
      <w:proofErr w:type="spellEnd"/>
      <w:r w:rsidRPr="00DB25C4">
        <w:rPr>
          <w:rFonts w:cstheme="minorHAnsi"/>
        </w:rPr>
        <w:t xml:space="preserve"> yang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langsung</w:t>
      </w:r>
      <w:proofErr w:type="spellEnd"/>
      <w:r w:rsidRPr="00DB25C4">
        <w:rPr>
          <w:rFonts w:cstheme="minorHAnsi"/>
        </w:rPr>
        <w:t xml:space="preserve"> oleh BPPH </w:t>
      </w:r>
      <w:proofErr w:type="spellStart"/>
      <w:r w:rsidRPr="00DB25C4">
        <w:rPr>
          <w:rFonts w:cstheme="minorHAnsi"/>
        </w:rPr>
        <w:t>kepada</w:t>
      </w:r>
      <w:proofErr w:type="spellEnd"/>
      <w:r w:rsidRPr="00DB25C4">
        <w:rPr>
          <w:rFonts w:cstheme="minorHAnsi"/>
        </w:rPr>
        <w:t xml:space="preserve"> </w:t>
      </w:r>
      <w:proofErr w:type="spellStart"/>
      <w:r w:rsidRPr="00DB25C4">
        <w:rPr>
          <w:rFonts w:cstheme="minorHAnsi"/>
        </w:rPr>
        <w:t>pihak</w:t>
      </w:r>
      <w:proofErr w:type="spellEnd"/>
      <w:r w:rsidRPr="00DB25C4">
        <w:rPr>
          <w:rFonts w:cstheme="minorHAnsi"/>
        </w:rPr>
        <w:t xml:space="preserve"> </w:t>
      </w:r>
      <w:proofErr w:type="spellStart"/>
      <w:r w:rsidRPr="00DB25C4">
        <w:rPr>
          <w:rFonts w:cstheme="minorHAnsi"/>
        </w:rPr>
        <w:t>ketiga</w:t>
      </w:r>
      <w:proofErr w:type="spellEnd"/>
      <w:r w:rsidRPr="00DB25C4">
        <w:rPr>
          <w:rFonts w:cstheme="minorHAnsi"/>
        </w:rPr>
        <w:t xml:space="preserve"> yang </w:t>
      </w:r>
      <w:proofErr w:type="spellStart"/>
      <w:r w:rsidRPr="00DB25C4">
        <w:rPr>
          <w:rFonts w:cstheme="minorHAnsi"/>
        </w:rPr>
        <w:t>ditunjuk</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FPA.</w:t>
      </w:r>
    </w:p>
    <w:p w14:paraId="46BB297C" w14:textId="77777777" w:rsidR="00B06B75" w:rsidRPr="00DB25C4" w:rsidRDefault="00B06B75" w:rsidP="00687314">
      <w:pPr>
        <w:spacing w:after="0" w:line="240" w:lineRule="auto"/>
        <w:ind w:left="360"/>
        <w:jc w:val="both"/>
        <w:rPr>
          <w:rFonts w:cstheme="minorHAnsi"/>
        </w:rPr>
      </w:pPr>
      <w:proofErr w:type="spellStart"/>
      <w:r w:rsidRPr="00DB25C4">
        <w:rPr>
          <w:rFonts w:cstheme="minorHAnsi"/>
        </w:rPr>
        <w:t>Dalam</w:t>
      </w:r>
      <w:proofErr w:type="spellEnd"/>
      <w:r w:rsidRPr="00DB25C4">
        <w:rPr>
          <w:rFonts w:cstheme="minorHAnsi"/>
        </w:rPr>
        <w:t xml:space="preserve"> 3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terakhir</w:t>
      </w:r>
      <w:proofErr w:type="spellEnd"/>
      <w:r w:rsidRPr="00DB25C4">
        <w:rPr>
          <w:rFonts w:cstheme="minorHAnsi"/>
        </w:rPr>
        <w:t xml:space="preserve"> </w:t>
      </w:r>
      <w:proofErr w:type="spellStart"/>
      <w:r w:rsidRPr="00DB25C4">
        <w:rPr>
          <w:rFonts w:cstheme="minorHAnsi"/>
        </w:rPr>
        <w:t>ini</w:t>
      </w:r>
      <w:proofErr w:type="spellEnd"/>
      <w:r w:rsidRPr="00DB25C4">
        <w:rPr>
          <w:rFonts w:cstheme="minorHAnsi"/>
        </w:rPr>
        <w:t xml:space="preserve">, PS </w:t>
      </w:r>
      <w:proofErr w:type="spellStart"/>
      <w:r w:rsidRPr="00DB25C4">
        <w:rPr>
          <w:rFonts w:cstheme="minorHAnsi"/>
        </w:rPr>
        <w:t>mengeluarkan</w:t>
      </w:r>
      <w:proofErr w:type="spellEnd"/>
      <w:r w:rsidRPr="00DB25C4">
        <w:rPr>
          <w:rFonts w:cstheme="minorHAnsi"/>
        </w:rPr>
        <w:t xml:space="preserve"> dana rata-rata </w:t>
      </w:r>
      <w:proofErr w:type="spellStart"/>
      <w:r w:rsidRPr="00DB25C4">
        <w:rPr>
          <w:rFonts w:cstheme="minorHAnsi"/>
        </w:rPr>
        <w:t>sejumlah</w:t>
      </w:r>
      <w:proofErr w:type="spellEnd"/>
      <w:r w:rsidRPr="00DB25C4">
        <w:rPr>
          <w:rFonts w:cstheme="minorHAnsi"/>
        </w:rPr>
        <w:t xml:space="preserve"> … Dana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dipakai</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beberapa</w:t>
      </w:r>
      <w:proofErr w:type="spellEnd"/>
      <w:r w:rsidRPr="00DB25C4">
        <w:rPr>
          <w:rFonts w:cstheme="minorHAnsi"/>
        </w:rPr>
        <w:t xml:space="preserve"> </w:t>
      </w:r>
      <w:proofErr w:type="spellStart"/>
      <w:r w:rsidRPr="00DB25C4">
        <w:rPr>
          <w:rFonts w:cstheme="minorHAnsi"/>
        </w:rPr>
        <w:t>kebutuhan</w:t>
      </w:r>
      <w:proofErr w:type="spellEnd"/>
      <w:r w:rsidRPr="00DB25C4">
        <w:rPr>
          <w:rFonts w:cstheme="minorHAnsi"/>
        </w:rPr>
        <w:t xml:space="preserve"> </w:t>
      </w:r>
      <w:proofErr w:type="spellStart"/>
      <w:r w:rsidRPr="00DB25C4">
        <w:rPr>
          <w:rFonts w:cstheme="minorHAnsi"/>
        </w:rPr>
        <w:t>seperti</w:t>
      </w:r>
      <w:proofErr w:type="spellEnd"/>
      <w:r w:rsidRPr="00DB25C4">
        <w:rPr>
          <w:rFonts w:cstheme="minorHAnsi"/>
        </w:rPr>
        <w:t xml:space="preserve"> </w:t>
      </w:r>
      <w:proofErr w:type="spellStart"/>
      <w:r w:rsidRPr="00DB25C4">
        <w:rPr>
          <w:rFonts w:cstheme="minorHAnsi"/>
        </w:rPr>
        <w:t>biaya</w:t>
      </w:r>
      <w:proofErr w:type="spellEnd"/>
      <w:r w:rsidRPr="00DB25C4">
        <w:rPr>
          <w:rFonts w:cstheme="minorHAnsi"/>
        </w:rPr>
        <w:t xml:space="preserve"> </w:t>
      </w:r>
      <w:proofErr w:type="spellStart"/>
      <w:r w:rsidRPr="00DB25C4">
        <w:rPr>
          <w:rFonts w:cstheme="minorHAnsi"/>
        </w:rPr>
        <w:t>operasional</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w:t>
      </w:r>
      <w:proofErr w:type="spellStart"/>
      <w:r w:rsidRPr="00DB25C4">
        <w:rPr>
          <w:rFonts w:cstheme="minorHAnsi"/>
        </w:rPr>
        <w:t>biaya</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w:t>
      </w:r>
      <w:proofErr w:type="spellStart"/>
      <w:r w:rsidRPr="00DB25C4">
        <w:rPr>
          <w:rFonts w:cstheme="minorHAnsi"/>
        </w:rPr>
        <w:t>biaya</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pengabdian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w:t>
      </w:r>
      <w:proofErr w:type="spellStart"/>
      <w:r w:rsidRPr="00DB25C4">
        <w:rPr>
          <w:rFonts w:cstheme="minorHAnsi"/>
        </w:rPr>
        <w:t>masyarakat</w:t>
      </w:r>
      <w:proofErr w:type="spellEnd"/>
      <w:r w:rsidRPr="00DB25C4">
        <w:rPr>
          <w:rFonts w:cstheme="minorHAnsi"/>
        </w:rPr>
        <w:t xml:space="preserve">, </w:t>
      </w:r>
      <w:proofErr w:type="spellStart"/>
      <w:r w:rsidRPr="00DB25C4">
        <w:rPr>
          <w:rFonts w:cstheme="minorHAnsi"/>
        </w:rPr>
        <w:t>biaya</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kemahasiswaan</w:t>
      </w:r>
      <w:proofErr w:type="spellEnd"/>
      <w:r w:rsidRPr="00DB25C4">
        <w:rPr>
          <w:rFonts w:cstheme="minorHAnsi"/>
        </w:rPr>
        <w:t xml:space="preserve">, dan </w:t>
      </w:r>
      <w:proofErr w:type="spellStart"/>
      <w:r w:rsidRPr="00DB25C4">
        <w:rPr>
          <w:rFonts w:cstheme="minorHAnsi"/>
        </w:rPr>
        <w:t>biaya</w:t>
      </w:r>
      <w:proofErr w:type="spellEnd"/>
      <w:r w:rsidRPr="00DB25C4">
        <w:rPr>
          <w:rFonts w:cstheme="minorHAnsi"/>
        </w:rPr>
        <w:t xml:space="preserve"> </w:t>
      </w:r>
      <w:proofErr w:type="spellStart"/>
      <w:r w:rsidRPr="00DB25C4">
        <w:rPr>
          <w:rFonts w:cstheme="minorHAnsi"/>
        </w:rPr>
        <w:t>investasi</w:t>
      </w:r>
      <w:proofErr w:type="spellEnd"/>
      <w:r w:rsidRPr="00DB25C4">
        <w:rPr>
          <w:rFonts w:cstheme="minorHAnsi"/>
        </w:rPr>
        <w:t xml:space="preserve"> SDM, </w:t>
      </w:r>
      <w:proofErr w:type="spellStart"/>
      <w:r w:rsidRPr="00DB25C4">
        <w:rPr>
          <w:rFonts w:cstheme="minorHAnsi"/>
        </w:rPr>
        <w:t>biaya</w:t>
      </w:r>
      <w:proofErr w:type="spellEnd"/>
      <w:r w:rsidRPr="00DB25C4">
        <w:rPr>
          <w:rFonts w:cstheme="minorHAnsi"/>
        </w:rPr>
        <w:t xml:space="preserve"> </w:t>
      </w:r>
      <w:proofErr w:type="spellStart"/>
      <w:r w:rsidRPr="00DB25C4">
        <w:rPr>
          <w:rFonts w:cstheme="minorHAnsi"/>
        </w:rPr>
        <w:t>investasi</w:t>
      </w:r>
      <w:proofErr w:type="spellEnd"/>
      <w:r w:rsidRPr="00DB25C4">
        <w:rPr>
          <w:rFonts w:cstheme="minorHAnsi"/>
        </w:rPr>
        <w:t xml:space="preserve">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dan </w:t>
      </w:r>
      <w:proofErr w:type="spellStart"/>
      <w:r w:rsidRPr="00DB25C4">
        <w:rPr>
          <w:rFonts w:cstheme="minorHAnsi"/>
        </w:rPr>
        <w:t>biaya</w:t>
      </w:r>
      <w:proofErr w:type="spellEnd"/>
      <w:r w:rsidRPr="00DB25C4">
        <w:rPr>
          <w:rFonts w:cstheme="minorHAnsi"/>
        </w:rPr>
        <w:t xml:space="preserve"> </w:t>
      </w:r>
      <w:proofErr w:type="spellStart"/>
      <w:r w:rsidRPr="00DB25C4">
        <w:rPr>
          <w:rFonts w:cstheme="minorHAnsi"/>
        </w:rPr>
        <w:t>investasi</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Pendidikan.</w:t>
      </w:r>
    </w:p>
    <w:p w14:paraId="15336785" w14:textId="77777777" w:rsidR="00B06B75" w:rsidRPr="00DB25C4" w:rsidRDefault="00B06B75" w:rsidP="00687314">
      <w:pPr>
        <w:spacing w:after="0" w:line="240" w:lineRule="auto"/>
        <w:ind w:left="360"/>
        <w:jc w:val="both"/>
        <w:rPr>
          <w:rFonts w:cstheme="minorHAnsi"/>
        </w:rPr>
      </w:pPr>
    </w:p>
    <w:p w14:paraId="70171B40" w14:textId="77777777" w:rsidR="00B06B75" w:rsidRPr="00DB25C4" w:rsidRDefault="00B06B75" w:rsidP="00687314">
      <w:pPr>
        <w:spacing w:after="0" w:line="240" w:lineRule="auto"/>
        <w:ind w:left="360"/>
        <w:jc w:val="both"/>
        <w:rPr>
          <w:rFonts w:cstheme="minorHAnsi"/>
        </w:rPr>
      </w:pPr>
    </w:p>
    <w:p w14:paraId="417D6075" w14:textId="77777777" w:rsidR="00B06B75" w:rsidRPr="00DB25C4" w:rsidRDefault="00B06B75" w:rsidP="00687314">
      <w:pPr>
        <w:spacing w:after="0" w:line="240" w:lineRule="auto"/>
        <w:ind w:left="360"/>
        <w:rPr>
          <w:rFonts w:cstheme="minorHAnsi"/>
        </w:rPr>
      </w:pPr>
      <w:proofErr w:type="spellStart"/>
      <w:r w:rsidRPr="00DB25C4">
        <w:rPr>
          <w:rFonts w:cstheme="minorHAnsi"/>
        </w:rPr>
        <w:t>Tabel</w:t>
      </w:r>
      <w:proofErr w:type="spellEnd"/>
      <w:r w:rsidRPr="00DB25C4">
        <w:rPr>
          <w:rFonts w:cstheme="minorHAnsi"/>
        </w:rPr>
        <w:t xml:space="preserve"> 5.1.2.2 </w:t>
      </w:r>
      <w:proofErr w:type="spellStart"/>
      <w:r w:rsidRPr="00DB25C4">
        <w:rPr>
          <w:rFonts w:cstheme="minorHAnsi"/>
        </w:rPr>
        <w:t>Penggunaan</w:t>
      </w:r>
      <w:proofErr w:type="spellEnd"/>
      <w:r w:rsidRPr="00DB25C4">
        <w:rPr>
          <w:rFonts w:cstheme="minorHAnsi"/>
        </w:rPr>
        <w:t xml:space="preserve"> Dana</w:t>
      </w:r>
    </w:p>
    <w:tbl>
      <w:tblPr>
        <w:tblW w:w="8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562"/>
        <w:gridCol w:w="2835"/>
        <w:gridCol w:w="1140"/>
        <w:gridCol w:w="1170"/>
        <w:gridCol w:w="1185"/>
        <w:gridCol w:w="1393"/>
      </w:tblGrid>
      <w:tr w:rsidR="00B06B75" w:rsidRPr="00DB25C4" w14:paraId="6576B916" w14:textId="77777777" w:rsidTr="002A20EE">
        <w:trPr>
          <w:trHeight w:val="300"/>
          <w:jc w:val="center"/>
        </w:trPr>
        <w:tc>
          <w:tcPr>
            <w:tcW w:w="562" w:type="dxa"/>
            <w:vMerge w:val="restart"/>
            <w:shd w:val="clear" w:color="auto" w:fill="BDD7EE"/>
            <w:noWrap/>
            <w:vAlign w:val="center"/>
            <w:hideMark/>
          </w:tcPr>
          <w:p w14:paraId="01EA4C3D"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No</w:t>
            </w:r>
          </w:p>
        </w:tc>
        <w:tc>
          <w:tcPr>
            <w:tcW w:w="2835" w:type="dxa"/>
            <w:vMerge w:val="restart"/>
            <w:shd w:val="clear" w:color="auto" w:fill="BDD7EE"/>
            <w:noWrap/>
            <w:vAlign w:val="center"/>
            <w:hideMark/>
          </w:tcPr>
          <w:p w14:paraId="147B6A93"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Jenis</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Penggunaan</w:t>
            </w:r>
            <w:proofErr w:type="spellEnd"/>
          </w:p>
        </w:tc>
        <w:tc>
          <w:tcPr>
            <w:tcW w:w="4888" w:type="dxa"/>
            <w:gridSpan w:val="4"/>
            <w:shd w:val="clear" w:color="auto" w:fill="BDD7EE"/>
            <w:noWrap/>
            <w:vAlign w:val="center"/>
            <w:hideMark/>
          </w:tcPr>
          <w:p w14:paraId="5DB43589"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Jumlah</w:t>
            </w:r>
            <w:proofErr w:type="spellEnd"/>
            <w:r w:rsidRPr="00DB25C4">
              <w:rPr>
                <w:rFonts w:eastAsia="Times New Roman" w:cstheme="minorHAnsi"/>
                <w:b/>
                <w:bCs/>
                <w:color w:val="000000"/>
              </w:rPr>
              <w:t xml:space="preserve"> Dana (</w:t>
            </w:r>
            <w:proofErr w:type="spellStart"/>
            <w:r w:rsidRPr="00DB25C4">
              <w:rPr>
                <w:rFonts w:eastAsia="Times New Roman" w:cstheme="minorHAnsi"/>
                <w:b/>
                <w:bCs/>
                <w:color w:val="000000"/>
              </w:rPr>
              <w:t>dalam</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jutaan</w:t>
            </w:r>
            <w:proofErr w:type="spellEnd"/>
            <w:r w:rsidRPr="00DB25C4">
              <w:rPr>
                <w:rFonts w:eastAsia="Times New Roman" w:cstheme="minorHAnsi"/>
                <w:b/>
                <w:bCs/>
                <w:color w:val="000000"/>
              </w:rPr>
              <w:t>)</w:t>
            </w:r>
          </w:p>
        </w:tc>
      </w:tr>
      <w:tr w:rsidR="00B06B75" w:rsidRPr="00DB25C4" w14:paraId="09384D23" w14:textId="77777777" w:rsidTr="002A20EE">
        <w:trPr>
          <w:trHeight w:val="300"/>
          <w:jc w:val="center"/>
        </w:trPr>
        <w:tc>
          <w:tcPr>
            <w:tcW w:w="562" w:type="dxa"/>
            <w:vMerge/>
            <w:vAlign w:val="center"/>
            <w:hideMark/>
          </w:tcPr>
          <w:p w14:paraId="16A7658C" w14:textId="77777777" w:rsidR="00B06B75" w:rsidRPr="00DB25C4" w:rsidRDefault="00B06B75" w:rsidP="00687314">
            <w:pPr>
              <w:spacing w:after="0" w:line="240" w:lineRule="auto"/>
              <w:rPr>
                <w:rFonts w:eastAsia="Times New Roman" w:cstheme="minorHAnsi"/>
                <w:b/>
                <w:bCs/>
                <w:color w:val="000000"/>
              </w:rPr>
            </w:pPr>
          </w:p>
        </w:tc>
        <w:tc>
          <w:tcPr>
            <w:tcW w:w="2835" w:type="dxa"/>
            <w:vMerge/>
            <w:vAlign w:val="center"/>
            <w:hideMark/>
          </w:tcPr>
          <w:p w14:paraId="2EEF7C8F" w14:textId="77777777" w:rsidR="00B06B75" w:rsidRPr="00DB25C4" w:rsidRDefault="00B06B75" w:rsidP="00687314">
            <w:pPr>
              <w:spacing w:after="0" w:line="240" w:lineRule="auto"/>
              <w:rPr>
                <w:rFonts w:eastAsia="Times New Roman" w:cstheme="minorHAnsi"/>
                <w:b/>
                <w:bCs/>
                <w:color w:val="000000"/>
              </w:rPr>
            </w:pPr>
          </w:p>
        </w:tc>
        <w:tc>
          <w:tcPr>
            <w:tcW w:w="1140" w:type="dxa"/>
            <w:shd w:val="clear" w:color="auto" w:fill="BDD7EE"/>
            <w:noWrap/>
            <w:vAlign w:val="center"/>
            <w:hideMark/>
          </w:tcPr>
          <w:p w14:paraId="348A457A"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TS-2</w:t>
            </w:r>
          </w:p>
        </w:tc>
        <w:tc>
          <w:tcPr>
            <w:tcW w:w="1170" w:type="dxa"/>
            <w:shd w:val="clear" w:color="auto" w:fill="BDD7EE"/>
            <w:noWrap/>
            <w:vAlign w:val="center"/>
            <w:hideMark/>
          </w:tcPr>
          <w:p w14:paraId="379836C2"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TS-1</w:t>
            </w:r>
          </w:p>
        </w:tc>
        <w:tc>
          <w:tcPr>
            <w:tcW w:w="1185" w:type="dxa"/>
            <w:shd w:val="clear" w:color="auto" w:fill="BDD7EE"/>
            <w:noWrap/>
            <w:vAlign w:val="center"/>
            <w:hideMark/>
          </w:tcPr>
          <w:p w14:paraId="6579775B"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TS</w:t>
            </w:r>
          </w:p>
        </w:tc>
        <w:tc>
          <w:tcPr>
            <w:tcW w:w="1393" w:type="dxa"/>
            <w:shd w:val="clear" w:color="auto" w:fill="BDD7EE"/>
            <w:noWrap/>
            <w:vAlign w:val="center"/>
            <w:hideMark/>
          </w:tcPr>
          <w:p w14:paraId="7FE4D7D0"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Rata-Rata</w:t>
            </w:r>
          </w:p>
        </w:tc>
      </w:tr>
      <w:tr w:rsidR="00B06B75" w:rsidRPr="00DB25C4" w14:paraId="2B98E1F3" w14:textId="77777777" w:rsidTr="002A20EE">
        <w:trPr>
          <w:trHeight w:val="300"/>
          <w:jc w:val="center"/>
        </w:trPr>
        <w:tc>
          <w:tcPr>
            <w:tcW w:w="562" w:type="dxa"/>
            <w:shd w:val="clear" w:color="auto" w:fill="FFF2CC" w:themeFill="accent4" w:themeFillTint="33"/>
            <w:noWrap/>
            <w:vAlign w:val="bottom"/>
            <w:hideMark/>
          </w:tcPr>
          <w:p w14:paraId="4FF3F3E2"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1</w:t>
            </w:r>
          </w:p>
        </w:tc>
        <w:tc>
          <w:tcPr>
            <w:tcW w:w="2835" w:type="dxa"/>
            <w:shd w:val="clear" w:color="auto" w:fill="FFF2CC" w:themeFill="accent4" w:themeFillTint="33"/>
            <w:noWrap/>
            <w:vAlign w:val="bottom"/>
            <w:hideMark/>
          </w:tcPr>
          <w:p w14:paraId="5CDFF978"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2</w:t>
            </w:r>
          </w:p>
        </w:tc>
        <w:tc>
          <w:tcPr>
            <w:tcW w:w="1140" w:type="dxa"/>
            <w:shd w:val="clear" w:color="auto" w:fill="FFF2CC" w:themeFill="accent4" w:themeFillTint="33"/>
            <w:noWrap/>
            <w:vAlign w:val="bottom"/>
            <w:hideMark/>
          </w:tcPr>
          <w:p w14:paraId="17725EAB"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3</w:t>
            </w:r>
          </w:p>
        </w:tc>
        <w:tc>
          <w:tcPr>
            <w:tcW w:w="1170" w:type="dxa"/>
            <w:shd w:val="clear" w:color="auto" w:fill="FFF2CC" w:themeFill="accent4" w:themeFillTint="33"/>
            <w:noWrap/>
            <w:vAlign w:val="bottom"/>
            <w:hideMark/>
          </w:tcPr>
          <w:p w14:paraId="19A67315"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4</w:t>
            </w:r>
          </w:p>
        </w:tc>
        <w:tc>
          <w:tcPr>
            <w:tcW w:w="1185" w:type="dxa"/>
            <w:shd w:val="clear" w:color="auto" w:fill="FFF2CC" w:themeFill="accent4" w:themeFillTint="33"/>
            <w:noWrap/>
            <w:vAlign w:val="bottom"/>
            <w:hideMark/>
          </w:tcPr>
          <w:p w14:paraId="21999F82"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5</w:t>
            </w:r>
          </w:p>
        </w:tc>
        <w:tc>
          <w:tcPr>
            <w:tcW w:w="1393" w:type="dxa"/>
            <w:shd w:val="clear" w:color="auto" w:fill="FFF2CC" w:themeFill="accent4" w:themeFillTint="33"/>
            <w:noWrap/>
            <w:vAlign w:val="bottom"/>
            <w:hideMark/>
          </w:tcPr>
          <w:p w14:paraId="1D88FE84"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6</w:t>
            </w:r>
          </w:p>
        </w:tc>
      </w:tr>
      <w:tr w:rsidR="00B06B75" w:rsidRPr="00DB25C4" w14:paraId="26BC260F" w14:textId="77777777" w:rsidTr="002A20EE">
        <w:trPr>
          <w:trHeight w:val="300"/>
          <w:jc w:val="center"/>
        </w:trPr>
        <w:tc>
          <w:tcPr>
            <w:tcW w:w="562" w:type="dxa"/>
            <w:noWrap/>
            <w:vAlign w:val="bottom"/>
            <w:hideMark/>
          </w:tcPr>
          <w:p w14:paraId="2320F282"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w:t>
            </w:r>
          </w:p>
        </w:tc>
        <w:tc>
          <w:tcPr>
            <w:tcW w:w="2835" w:type="dxa"/>
            <w:shd w:val="clear" w:color="auto" w:fill="auto"/>
            <w:noWrap/>
            <w:vAlign w:val="bottom"/>
            <w:hideMark/>
          </w:tcPr>
          <w:p w14:paraId="420426CA"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Biaya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operasional</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pendidikan</w:t>
            </w:r>
            <w:proofErr w:type="spellEnd"/>
          </w:p>
        </w:tc>
        <w:tc>
          <w:tcPr>
            <w:tcW w:w="1140" w:type="dxa"/>
            <w:shd w:val="clear" w:color="auto" w:fill="auto"/>
            <w:noWrap/>
            <w:vAlign w:val="bottom"/>
            <w:hideMark/>
          </w:tcPr>
          <w:p w14:paraId="3450EAC0"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3,075.78</w:t>
            </w:r>
          </w:p>
        </w:tc>
        <w:tc>
          <w:tcPr>
            <w:tcW w:w="1170" w:type="dxa"/>
            <w:shd w:val="clear" w:color="auto" w:fill="auto"/>
            <w:noWrap/>
            <w:vAlign w:val="bottom"/>
            <w:hideMark/>
          </w:tcPr>
          <w:p w14:paraId="1F4A99A6"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2,545.06</w:t>
            </w:r>
          </w:p>
        </w:tc>
        <w:tc>
          <w:tcPr>
            <w:tcW w:w="1185" w:type="dxa"/>
            <w:shd w:val="clear" w:color="auto" w:fill="auto"/>
            <w:noWrap/>
            <w:vAlign w:val="bottom"/>
            <w:hideMark/>
          </w:tcPr>
          <w:p w14:paraId="0BF53D3D"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2,032.98</w:t>
            </w:r>
          </w:p>
        </w:tc>
        <w:tc>
          <w:tcPr>
            <w:tcW w:w="1393" w:type="dxa"/>
            <w:shd w:val="clear" w:color="auto" w:fill="auto"/>
            <w:noWrap/>
            <w:vAlign w:val="bottom"/>
            <w:hideMark/>
          </w:tcPr>
          <w:p w14:paraId="5A3B0F05"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2,551.27</w:t>
            </w:r>
          </w:p>
        </w:tc>
      </w:tr>
      <w:tr w:rsidR="00B06B75" w:rsidRPr="00DB25C4" w14:paraId="31070C1F" w14:textId="77777777" w:rsidTr="002A20EE">
        <w:trPr>
          <w:trHeight w:val="300"/>
          <w:jc w:val="center"/>
        </w:trPr>
        <w:tc>
          <w:tcPr>
            <w:tcW w:w="562" w:type="dxa"/>
            <w:noWrap/>
            <w:vAlign w:val="bottom"/>
            <w:hideMark/>
          </w:tcPr>
          <w:p w14:paraId="1B0CCEDD"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2</w:t>
            </w:r>
          </w:p>
        </w:tc>
        <w:tc>
          <w:tcPr>
            <w:tcW w:w="2835" w:type="dxa"/>
            <w:shd w:val="clear" w:color="auto" w:fill="auto"/>
            <w:noWrap/>
            <w:vAlign w:val="bottom"/>
            <w:hideMark/>
          </w:tcPr>
          <w:p w14:paraId="5568BDB7"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Biaya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kegiatan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penelitian</w:t>
            </w:r>
            <w:proofErr w:type="spellEnd"/>
          </w:p>
        </w:tc>
        <w:tc>
          <w:tcPr>
            <w:tcW w:w="1140" w:type="dxa"/>
            <w:shd w:val="clear" w:color="auto" w:fill="auto"/>
            <w:noWrap/>
            <w:vAlign w:val="bottom"/>
            <w:hideMark/>
          </w:tcPr>
          <w:p w14:paraId="2E42EF9F"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22.70</w:t>
            </w:r>
          </w:p>
        </w:tc>
        <w:tc>
          <w:tcPr>
            <w:tcW w:w="1170" w:type="dxa"/>
            <w:shd w:val="clear" w:color="auto" w:fill="auto"/>
            <w:noWrap/>
            <w:vAlign w:val="bottom"/>
            <w:hideMark/>
          </w:tcPr>
          <w:p w14:paraId="58EF6DF1"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16.00</w:t>
            </w:r>
          </w:p>
        </w:tc>
        <w:tc>
          <w:tcPr>
            <w:tcW w:w="1185" w:type="dxa"/>
            <w:shd w:val="clear" w:color="auto" w:fill="auto"/>
            <w:noWrap/>
            <w:vAlign w:val="bottom"/>
            <w:hideMark/>
          </w:tcPr>
          <w:p w14:paraId="7459A5D1"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25.40</w:t>
            </w:r>
          </w:p>
        </w:tc>
        <w:tc>
          <w:tcPr>
            <w:tcW w:w="1393" w:type="dxa"/>
            <w:shd w:val="clear" w:color="auto" w:fill="auto"/>
            <w:noWrap/>
            <w:vAlign w:val="bottom"/>
            <w:hideMark/>
          </w:tcPr>
          <w:p w14:paraId="2E3B3904"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21.37</w:t>
            </w:r>
          </w:p>
        </w:tc>
      </w:tr>
      <w:tr w:rsidR="00B06B75" w:rsidRPr="00DB25C4" w14:paraId="051093D6" w14:textId="77777777" w:rsidTr="002A20EE">
        <w:trPr>
          <w:trHeight w:val="300"/>
          <w:jc w:val="center"/>
        </w:trPr>
        <w:tc>
          <w:tcPr>
            <w:tcW w:w="562" w:type="dxa"/>
            <w:noWrap/>
            <w:vAlign w:val="bottom"/>
            <w:hideMark/>
          </w:tcPr>
          <w:p w14:paraId="7668C78B"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3</w:t>
            </w:r>
          </w:p>
        </w:tc>
        <w:tc>
          <w:tcPr>
            <w:tcW w:w="2835" w:type="dxa"/>
            <w:shd w:val="clear" w:color="auto" w:fill="auto"/>
            <w:noWrap/>
            <w:vAlign w:val="bottom"/>
            <w:hideMark/>
          </w:tcPr>
          <w:p w14:paraId="2CBC07DF"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Biaya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kegiataan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pengabdian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kepada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masyarakat</w:t>
            </w:r>
            <w:proofErr w:type="spellEnd"/>
          </w:p>
        </w:tc>
        <w:tc>
          <w:tcPr>
            <w:tcW w:w="1140" w:type="dxa"/>
            <w:shd w:val="clear" w:color="auto" w:fill="auto"/>
            <w:noWrap/>
            <w:vAlign w:val="bottom"/>
            <w:hideMark/>
          </w:tcPr>
          <w:p w14:paraId="4486D0E6"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14.00</w:t>
            </w:r>
          </w:p>
        </w:tc>
        <w:tc>
          <w:tcPr>
            <w:tcW w:w="1170" w:type="dxa"/>
            <w:shd w:val="clear" w:color="auto" w:fill="auto"/>
            <w:noWrap/>
            <w:vAlign w:val="bottom"/>
            <w:hideMark/>
          </w:tcPr>
          <w:p w14:paraId="0308EE10"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51.86</w:t>
            </w:r>
          </w:p>
        </w:tc>
        <w:tc>
          <w:tcPr>
            <w:tcW w:w="1185" w:type="dxa"/>
            <w:shd w:val="clear" w:color="auto" w:fill="auto"/>
            <w:noWrap/>
            <w:vAlign w:val="bottom"/>
            <w:hideMark/>
          </w:tcPr>
          <w:p w14:paraId="08A17B83"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9.00</w:t>
            </w:r>
          </w:p>
        </w:tc>
        <w:tc>
          <w:tcPr>
            <w:tcW w:w="1393" w:type="dxa"/>
            <w:shd w:val="clear" w:color="auto" w:fill="auto"/>
            <w:noWrap/>
            <w:vAlign w:val="bottom"/>
            <w:hideMark/>
          </w:tcPr>
          <w:p w14:paraId="360BFDB3"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24.95</w:t>
            </w:r>
          </w:p>
        </w:tc>
      </w:tr>
      <w:tr w:rsidR="00B06B75" w:rsidRPr="00DB25C4" w14:paraId="0D5B0006" w14:textId="77777777" w:rsidTr="002A20EE">
        <w:trPr>
          <w:trHeight w:val="300"/>
          <w:jc w:val="center"/>
        </w:trPr>
        <w:tc>
          <w:tcPr>
            <w:tcW w:w="562" w:type="dxa"/>
            <w:noWrap/>
            <w:vAlign w:val="bottom"/>
            <w:hideMark/>
          </w:tcPr>
          <w:p w14:paraId="68043ECC"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w:t>
            </w:r>
          </w:p>
        </w:tc>
        <w:tc>
          <w:tcPr>
            <w:tcW w:w="2835" w:type="dxa"/>
            <w:shd w:val="clear" w:color="auto" w:fill="auto"/>
            <w:noWrap/>
            <w:vAlign w:val="bottom"/>
            <w:hideMark/>
          </w:tcPr>
          <w:p w14:paraId="05EA11F2"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Biaya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kegiatan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publikasi</w:t>
            </w:r>
            <w:proofErr w:type="spellEnd"/>
          </w:p>
        </w:tc>
        <w:tc>
          <w:tcPr>
            <w:tcW w:w="1140" w:type="dxa"/>
            <w:shd w:val="clear" w:color="auto" w:fill="auto"/>
            <w:noWrap/>
            <w:vAlign w:val="bottom"/>
            <w:hideMark/>
          </w:tcPr>
          <w:p w14:paraId="7FBF31B9"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0.00</w:t>
            </w:r>
          </w:p>
        </w:tc>
        <w:tc>
          <w:tcPr>
            <w:tcW w:w="1170" w:type="dxa"/>
            <w:shd w:val="clear" w:color="auto" w:fill="auto"/>
            <w:noWrap/>
            <w:vAlign w:val="bottom"/>
            <w:hideMark/>
          </w:tcPr>
          <w:p w14:paraId="64E38AFA"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0.33</w:t>
            </w:r>
          </w:p>
        </w:tc>
        <w:tc>
          <w:tcPr>
            <w:tcW w:w="1185" w:type="dxa"/>
            <w:shd w:val="clear" w:color="auto" w:fill="auto"/>
            <w:noWrap/>
            <w:vAlign w:val="bottom"/>
            <w:hideMark/>
          </w:tcPr>
          <w:p w14:paraId="085793EE"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0.00</w:t>
            </w:r>
          </w:p>
        </w:tc>
        <w:tc>
          <w:tcPr>
            <w:tcW w:w="1393" w:type="dxa"/>
            <w:shd w:val="clear" w:color="auto" w:fill="auto"/>
            <w:noWrap/>
            <w:vAlign w:val="bottom"/>
            <w:hideMark/>
          </w:tcPr>
          <w:p w14:paraId="22D2D5A6"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0.11</w:t>
            </w:r>
          </w:p>
        </w:tc>
      </w:tr>
      <w:tr w:rsidR="00B06B75" w:rsidRPr="00DB25C4" w14:paraId="71C023A5" w14:textId="77777777" w:rsidTr="002A20EE">
        <w:trPr>
          <w:trHeight w:val="300"/>
          <w:jc w:val="center"/>
        </w:trPr>
        <w:tc>
          <w:tcPr>
            <w:tcW w:w="562" w:type="dxa"/>
            <w:noWrap/>
            <w:vAlign w:val="bottom"/>
            <w:hideMark/>
          </w:tcPr>
          <w:p w14:paraId="771C9AED"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5</w:t>
            </w:r>
          </w:p>
        </w:tc>
        <w:tc>
          <w:tcPr>
            <w:tcW w:w="2835" w:type="dxa"/>
            <w:shd w:val="clear" w:color="auto" w:fill="auto"/>
            <w:noWrap/>
            <w:vAlign w:val="bottom"/>
            <w:hideMark/>
          </w:tcPr>
          <w:p w14:paraId="1F707182"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Biaya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kegiatan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kemahasiswaan</w:t>
            </w:r>
            <w:proofErr w:type="spellEnd"/>
          </w:p>
        </w:tc>
        <w:tc>
          <w:tcPr>
            <w:tcW w:w="1140" w:type="dxa"/>
            <w:shd w:val="clear" w:color="auto" w:fill="auto"/>
            <w:noWrap/>
            <w:vAlign w:val="bottom"/>
            <w:hideMark/>
          </w:tcPr>
          <w:p w14:paraId="37BF41FF"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123.53</w:t>
            </w:r>
          </w:p>
        </w:tc>
        <w:tc>
          <w:tcPr>
            <w:tcW w:w="1170" w:type="dxa"/>
            <w:shd w:val="clear" w:color="auto" w:fill="auto"/>
            <w:noWrap/>
            <w:vAlign w:val="bottom"/>
            <w:hideMark/>
          </w:tcPr>
          <w:p w14:paraId="3F53AF33"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190.60</w:t>
            </w:r>
          </w:p>
        </w:tc>
        <w:tc>
          <w:tcPr>
            <w:tcW w:w="1185" w:type="dxa"/>
            <w:shd w:val="clear" w:color="auto" w:fill="auto"/>
            <w:noWrap/>
            <w:vAlign w:val="bottom"/>
            <w:hideMark/>
          </w:tcPr>
          <w:p w14:paraId="08751005"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240.34</w:t>
            </w:r>
          </w:p>
        </w:tc>
        <w:tc>
          <w:tcPr>
            <w:tcW w:w="1393" w:type="dxa"/>
            <w:shd w:val="clear" w:color="auto" w:fill="auto"/>
            <w:noWrap/>
            <w:vAlign w:val="bottom"/>
            <w:hideMark/>
          </w:tcPr>
          <w:p w14:paraId="0DF45727"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184.82</w:t>
            </w:r>
          </w:p>
        </w:tc>
      </w:tr>
      <w:tr w:rsidR="00B06B75" w:rsidRPr="00DB25C4" w14:paraId="171A9C34" w14:textId="77777777" w:rsidTr="002A20EE">
        <w:trPr>
          <w:trHeight w:val="300"/>
          <w:jc w:val="center"/>
        </w:trPr>
        <w:tc>
          <w:tcPr>
            <w:tcW w:w="562" w:type="dxa"/>
            <w:noWrap/>
            <w:vAlign w:val="bottom"/>
            <w:hideMark/>
          </w:tcPr>
          <w:p w14:paraId="73245EC9"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6</w:t>
            </w:r>
          </w:p>
        </w:tc>
        <w:tc>
          <w:tcPr>
            <w:tcW w:w="2835" w:type="dxa"/>
            <w:shd w:val="clear" w:color="auto" w:fill="auto"/>
            <w:noWrap/>
            <w:vAlign w:val="bottom"/>
            <w:hideMark/>
          </w:tcPr>
          <w:p w14:paraId="555529F2" w14:textId="77777777" w:rsidR="00B06B75" w:rsidRPr="00DB25C4" w:rsidRDefault="00B06B75" w:rsidP="00687314">
            <w:pPr>
              <w:spacing w:after="0" w:line="240" w:lineRule="auto"/>
              <w:rPr>
                <w:rFonts w:eastAsia="Times New Roman" w:cstheme="minorHAnsi"/>
                <w:color w:val="000000"/>
                <w:highlight w:val="yellow"/>
              </w:rPr>
            </w:pPr>
            <w:proofErr w:type="spellStart"/>
            <w:r w:rsidRPr="00DB25C4">
              <w:rPr>
                <w:rFonts w:eastAsia="Times New Roman" w:cstheme="minorHAnsi"/>
                <w:color w:val="000000" w:themeColor="text1"/>
                <w:highlight w:val="yellow"/>
              </w:rPr>
              <w:t>Biaya</w:t>
            </w:r>
            <w:proofErr w:type="spellEnd"/>
            <w:r w:rsidRPr="00DB25C4">
              <w:rPr>
                <w:rFonts w:eastAsia="Times New Roman" w:cstheme="minorHAnsi"/>
                <w:color w:val="000000" w:themeColor="text1"/>
                <w:highlight w:val="yellow"/>
              </w:rPr>
              <w:t xml:space="preserve"> </w:t>
            </w:r>
            <w:proofErr w:type="spellStart"/>
            <w:r w:rsidRPr="00DB25C4">
              <w:rPr>
                <w:rFonts w:eastAsia="Times New Roman" w:cstheme="minorHAnsi"/>
                <w:color w:val="000000" w:themeColor="text1"/>
                <w:highlight w:val="yellow"/>
              </w:rPr>
              <w:t>investasi</w:t>
            </w:r>
            <w:proofErr w:type="spellEnd"/>
            <w:r w:rsidRPr="00DB25C4">
              <w:rPr>
                <w:rFonts w:eastAsia="Times New Roman" w:cstheme="minorHAnsi"/>
                <w:color w:val="000000" w:themeColor="text1"/>
                <w:highlight w:val="yellow"/>
              </w:rPr>
              <w:t xml:space="preserve"> </w:t>
            </w:r>
            <w:proofErr w:type="spellStart"/>
            <w:r w:rsidRPr="00DB25C4">
              <w:rPr>
                <w:rFonts w:eastAsia="Times New Roman" w:cstheme="minorHAnsi"/>
                <w:color w:val="000000" w:themeColor="text1"/>
                <w:highlight w:val="yellow"/>
              </w:rPr>
              <w:t>sumber</w:t>
            </w:r>
            <w:proofErr w:type="spellEnd"/>
            <w:r w:rsidRPr="00DB25C4">
              <w:rPr>
                <w:rFonts w:eastAsia="Times New Roman" w:cstheme="minorHAnsi"/>
                <w:color w:val="000000" w:themeColor="text1"/>
                <w:highlight w:val="yellow"/>
              </w:rPr>
              <w:t xml:space="preserve"> </w:t>
            </w:r>
            <w:proofErr w:type="spellStart"/>
            <w:r w:rsidRPr="00DB25C4">
              <w:rPr>
                <w:rFonts w:eastAsia="Times New Roman" w:cstheme="minorHAnsi"/>
                <w:color w:val="000000" w:themeColor="text1"/>
                <w:highlight w:val="yellow"/>
              </w:rPr>
              <w:t>daya</w:t>
            </w:r>
            <w:proofErr w:type="spellEnd"/>
            <w:r w:rsidRPr="00DB25C4">
              <w:rPr>
                <w:rFonts w:eastAsia="Times New Roman" w:cstheme="minorHAnsi"/>
                <w:color w:val="000000" w:themeColor="text1"/>
                <w:highlight w:val="yellow"/>
              </w:rPr>
              <w:t xml:space="preserve"> </w:t>
            </w:r>
            <w:proofErr w:type="spellStart"/>
            <w:r w:rsidRPr="00DB25C4">
              <w:rPr>
                <w:rFonts w:eastAsia="Times New Roman" w:cstheme="minorHAnsi"/>
                <w:color w:val="000000" w:themeColor="text1"/>
                <w:highlight w:val="yellow"/>
              </w:rPr>
              <w:t>manusia</w:t>
            </w:r>
            <w:proofErr w:type="spellEnd"/>
            <w:r w:rsidRPr="00DB25C4">
              <w:rPr>
                <w:rFonts w:eastAsia="Times New Roman" w:cstheme="minorHAnsi"/>
                <w:color w:val="000000" w:themeColor="text1"/>
                <w:highlight w:val="yellow"/>
              </w:rPr>
              <w:t xml:space="preserve"> (SDM)</w:t>
            </w:r>
          </w:p>
        </w:tc>
        <w:tc>
          <w:tcPr>
            <w:tcW w:w="1140" w:type="dxa"/>
            <w:shd w:val="clear" w:color="auto" w:fill="auto"/>
            <w:noWrap/>
            <w:vAlign w:val="bottom"/>
            <w:hideMark/>
          </w:tcPr>
          <w:p w14:paraId="3F371C87" w14:textId="77777777" w:rsidR="00B06B75" w:rsidRPr="00DB25C4" w:rsidRDefault="00B06B75" w:rsidP="00687314">
            <w:pPr>
              <w:spacing w:after="0" w:line="240" w:lineRule="auto"/>
              <w:jc w:val="right"/>
              <w:rPr>
                <w:rFonts w:cstheme="minorHAnsi"/>
              </w:rPr>
            </w:pPr>
            <w:r w:rsidRPr="00DB25C4">
              <w:rPr>
                <w:rFonts w:eastAsia="Times New Roman" w:cstheme="minorHAnsi"/>
                <w:color w:val="000000" w:themeColor="text1"/>
                <w:highlight w:val="yellow"/>
              </w:rPr>
              <w:t>9.96</w:t>
            </w:r>
          </w:p>
        </w:tc>
        <w:tc>
          <w:tcPr>
            <w:tcW w:w="1170" w:type="dxa"/>
            <w:shd w:val="clear" w:color="auto" w:fill="auto"/>
            <w:noWrap/>
            <w:vAlign w:val="bottom"/>
            <w:hideMark/>
          </w:tcPr>
          <w:p w14:paraId="404E4B4C" w14:textId="77777777" w:rsidR="00B06B75" w:rsidRPr="00DB25C4" w:rsidRDefault="00B06B75" w:rsidP="00687314">
            <w:pPr>
              <w:spacing w:after="0" w:line="240" w:lineRule="auto"/>
              <w:jc w:val="right"/>
              <w:rPr>
                <w:rFonts w:cstheme="minorHAnsi"/>
              </w:rPr>
            </w:pPr>
            <w:r w:rsidRPr="00DB25C4">
              <w:rPr>
                <w:rFonts w:eastAsia="Times New Roman" w:cstheme="minorHAnsi"/>
                <w:color w:val="000000" w:themeColor="text1"/>
                <w:highlight w:val="yellow"/>
              </w:rPr>
              <w:t>5.66</w:t>
            </w:r>
          </w:p>
        </w:tc>
        <w:tc>
          <w:tcPr>
            <w:tcW w:w="1185" w:type="dxa"/>
            <w:shd w:val="clear" w:color="auto" w:fill="auto"/>
            <w:noWrap/>
            <w:vAlign w:val="bottom"/>
            <w:hideMark/>
          </w:tcPr>
          <w:p w14:paraId="16AB7DCD" w14:textId="77777777" w:rsidR="00B06B75" w:rsidRPr="00DB25C4" w:rsidRDefault="00B06B75" w:rsidP="00687314">
            <w:pPr>
              <w:spacing w:after="0" w:line="240" w:lineRule="auto"/>
              <w:jc w:val="right"/>
              <w:rPr>
                <w:rFonts w:eastAsia="Times New Roman" w:cstheme="minorHAnsi"/>
                <w:color w:val="000000"/>
                <w:highlight w:val="yellow"/>
              </w:rPr>
            </w:pPr>
            <w:r w:rsidRPr="00DB25C4">
              <w:rPr>
                <w:rFonts w:eastAsia="Times New Roman" w:cstheme="minorHAnsi"/>
                <w:color w:val="000000" w:themeColor="text1"/>
                <w:highlight w:val="yellow"/>
              </w:rPr>
              <w:t>7.45</w:t>
            </w:r>
          </w:p>
        </w:tc>
        <w:tc>
          <w:tcPr>
            <w:tcW w:w="1393" w:type="dxa"/>
            <w:shd w:val="clear" w:color="auto" w:fill="auto"/>
            <w:noWrap/>
            <w:vAlign w:val="bottom"/>
            <w:hideMark/>
          </w:tcPr>
          <w:p w14:paraId="4C05D71F" w14:textId="77777777" w:rsidR="00B06B75" w:rsidRPr="00DB25C4" w:rsidRDefault="00B06B75" w:rsidP="00687314">
            <w:pPr>
              <w:spacing w:after="0" w:line="240" w:lineRule="auto"/>
              <w:jc w:val="right"/>
              <w:rPr>
                <w:rFonts w:cstheme="minorHAnsi"/>
              </w:rPr>
            </w:pPr>
            <w:r w:rsidRPr="00DB25C4">
              <w:rPr>
                <w:rFonts w:eastAsia="Times New Roman" w:cstheme="minorHAnsi"/>
                <w:color w:val="000000" w:themeColor="text1"/>
                <w:highlight w:val="yellow"/>
              </w:rPr>
              <w:t>7.69</w:t>
            </w:r>
          </w:p>
        </w:tc>
      </w:tr>
      <w:tr w:rsidR="00B06B75" w:rsidRPr="00DB25C4" w14:paraId="680498E7" w14:textId="77777777" w:rsidTr="002A20EE">
        <w:trPr>
          <w:trHeight w:val="300"/>
          <w:jc w:val="center"/>
        </w:trPr>
        <w:tc>
          <w:tcPr>
            <w:tcW w:w="562" w:type="dxa"/>
            <w:noWrap/>
            <w:vAlign w:val="bottom"/>
            <w:hideMark/>
          </w:tcPr>
          <w:p w14:paraId="72E7257E"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7</w:t>
            </w:r>
          </w:p>
        </w:tc>
        <w:tc>
          <w:tcPr>
            <w:tcW w:w="2835" w:type="dxa"/>
            <w:shd w:val="clear" w:color="auto" w:fill="auto"/>
            <w:noWrap/>
            <w:vAlign w:val="bottom"/>
            <w:hideMark/>
          </w:tcPr>
          <w:p w14:paraId="2896523A"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Investasi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prasarana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pendidikan</w:t>
            </w:r>
            <w:proofErr w:type="spellEnd"/>
          </w:p>
        </w:tc>
        <w:tc>
          <w:tcPr>
            <w:tcW w:w="1140" w:type="dxa"/>
            <w:shd w:val="clear" w:color="auto" w:fill="auto"/>
            <w:noWrap/>
            <w:vAlign w:val="bottom"/>
            <w:hideMark/>
          </w:tcPr>
          <w:p w14:paraId="29DD53DD"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41.32</w:t>
            </w:r>
          </w:p>
        </w:tc>
        <w:tc>
          <w:tcPr>
            <w:tcW w:w="1170" w:type="dxa"/>
            <w:shd w:val="clear" w:color="auto" w:fill="auto"/>
            <w:noWrap/>
            <w:vAlign w:val="bottom"/>
            <w:hideMark/>
          </w:tcPr>
          <w:p w14:paraId="2AE70221"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12.12</w:t>
            </w:r>
          </w:p>
        </w:tc>
        <w:tc>
          <w:tcPr>
            <w:tcW w:w="1185" w:type="dxa"/>
            <w:shd w:val="clear" w:color="auto" w:fill="auto"/>
            <w:noWrap/>
            <w:vAlign w:val="bottom"/>
            <w:hideMark/>
          </w:tcPr>
          <w:p w14:paraId="7B497258"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23.90</w:t>
            </w:r>
          </w:p>
        </w:tc>
        <w:tc>
          <w:tcPr>
            <w:tcW w:w="1393" w:type="dxa"/>
            <w:shd w:val="clear" w:color="auto" w:fill="auto"/>
            <w:noWrap/>
            <w:vAlign w:val="bottom"/>
            <w:hideMark/>
          </w:tcPr>
          <w:p w14:paraId="4BB48950"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25.78</w:t>
            </w:r>
          </w:p>
        </w:tc>
      </w:tr>
      <w:tr w:rsidR="00B06B75" w:rsidRPr="00DB25C4" w14:paraId="44EE17BC" w14:textId="77777777" w:rsidTr="002A20EE">
        <w:trPr>
          <w:trHeight w:val="300"/>
          <w:jc w:val="center"/>
        </w:trPr>
        <w:tc>
          <w:tcPr>
            <w:tcW w:w="562" w:type="dxa"/>
            <w:noWrap/>
            <w:vAlign w:val="bottom"/>
            <w:hideMark/>
          </w:tcPr>
          <w:p w14:paraId="136AC3C4"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8</w:t>
            </w:r>
          </w:p>
        </w:tc>
        <w:tc>
          <w:tcPr>
            <w:tcW w:w="2835" w:type="dxa"/>
            <w:shd w:val="clear" w:color="auto" w:fill="auto"/>
            <w:noWrap/>
            <w:vAlign w:val="bottom"/>
            <w:hideMark/>
          </w:tcPr>
          <w:p w14:paraId="01E4F49F"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Investasi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sarana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pendidikan</w:t>
            </w:r>
            <w:proofErr w:type="spellEnd"/>
          </w:p>
        </w:tc>
        <w:tc>
          <w:tcPr>
            <w:tcW w:w="1140" w:type="dxa"/>
            <w:shd w:val="clear" w:color="auto" w:fill="auto"/>
            <w:noWrap/>
            <w:vAlign w:val="bottom"/>
            <w:hideMark/>
          </w:tcPr>
          <w:p w14:paraId="47893700"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0.00</w:t>
            </w:r>
          </w:p>
        </w:tc>
        <w:tc>
          <w:tcPr>
            <w:tcW w:w="1170" w:type="dxa"/>
            <w:shd w:val="clear" w:color="auto" w:fill="auto"/>
            <w:noWrap/>
            <w:vAlign w:val="bottom"/>
            <w:hideMark/>
          </w:tcPr>
          <w:p w14:paraId="760FE087"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12.08</w:t>
            </w:r>
          </w:p>
        </w:tc>
        <w:tc>
          <w:tcPr>
            <w:tcW w:w="1185" w:type="dxa"/>
            <w:shd w:val="clear" w:color="auto" w:fill="auto"/>
            <w:noWrap/>
            <w:vAlign w:val="bottom"/>
            <w:hideMark/>
          </w:tcPr>
          <w:p w14:paraId="5A25909B"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0.00</w:t>
            </w:r>
          </w:p>
        </w:tc>
        <w:tc>
          <w:tcPr>
            <w:tcW w:w="1393" w:type="dxa"/>
            <w:shd w:val="clear" w:color="auto" w:fill="auto"/>
            <w:noWrap/>
            <w:vAlign w:val="bottom"/>
            <w:hideMark/>
          </w:tcPr>
          <w:p w14:paraId="6E2963FF"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4.03</w:t>
            </w:r>
          </w:p>
        </w:tc>
      </w:tr>
      <w:tr w:rsidR="00B06B75" w:rsidRPr="00DB25C4" w14:paraId="42B66515" w14:textId="77777777" w:rsidTr="002A20EE">
        <w:trPr>
          <w:trHeight w:val="300"/>
          <w:jc w:val="center"/>
        </w:trPr>
        <w:tc>
          <w:tcPr>
            <w:tcW w:w="3397" w:type="dxa"/>
            <w:gridSpan w:val="2"/>
            <w:shd w:val="clear" w:color="auto" w:fill="auto"/>
            <w:noWrap/>
            <w:vAlign w:val="bottom"/>
            <w:hideMark/>
          </w:tcPr>
          <w:p w14:paraId="7D1168ED"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Total</w:t>
            </w:r>
          </w:p>
        </w:tc>
        <w:tc>
          <w:tcPr>
            <w:tcW w:w="1140" w:type="dxa"/>
            <w:shd w:val="clear" w:color="auto" w:fill="auto"/>
            <w:noWrap/>
            <w:vAlign w:val="bottom"/>
            <w:hideMark/>
          </w:tcPr>
          <w:p w14:paraId="1FF33FF0"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themeColor="text1"/>
              </w:rPr>
              <w:t>3,287.29</w:t>
            </w:r>
          </w:p>
        </w:tc>
        <w:tc>
          <w:tcPr>
            <w:tcW w:w="1170" w:type="dxa"/>
            <w:shd w:val="clear" w:color="auto" w:fill="auto"/>
            <w:noWrap/>
            <w:vAlign w:val="bottom"/>
            <w:hideMark/>
          </w:tcPr>
          <w:p w14:paraId="51E8AD22"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themeColor="text1"/>
              </w:rPr>
              <w:t>2,833.711</w:t>
            </w:r>
          </w:p>
        </w:tc>
        <w:tc>
          <w:tcPr>
            <w:tcW w:w="1185" w:type="dxa"/>
            <w:shd w:val="clear" w:color="auto" w:fill="auto"/>
            <w:noWrap/>
            <w:vAlign w:val="bottom"/>
            <w:hideMark/>
          </w:tcPr>
          <w:p w14:paraId="6646CE1C"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themeColor="text1"/>
              </w:rPr>
              <w:t>2,339.07</w:t>
            </w:r>
          </w:p>
        </w:tc>
        <w:tc>
          <w:tcPr>
            <w:tcW w:w="1393" w:type="dxa"/>
            <w:shd w:val="clear" w:color="auto" w:fill="auto"/>
            <w:noWrap/>
            <w:vAlign w:val="bottom"/>
            <w:hideMark/>
          </w:tcPr>
          <w:p w14:paraId="455E036E" w14:textId="77777777" w:rsidR="00B06B75" w:rsidRPr="00DB25C4" w:rsidRDefault="00B06B75" w:rsidP="00687314">
            <w:pPr>
              <w:spacing w:after="0" w:line="240" w:lineRule="auto"/>
              <w:jc w:val="right"/>
              <w:rPr>
                <w:rFonts w:eastAsia="Times New Roman" w:cstheme="minorHAnsi"/>
                <w:color w:val="000000"/>
              </w:rPr>
            </w:pPr>
          </w:p>
        </w:tc>
      </w:tr>
    </w:tbl>
    <w:p w14:paraId="6A50B376" w14:textId="77777777" w:rsidR="00B06B75" w:rsidRPr="00DB25C4" w:rsidRDefault="00B06B75" w:rsidP="00687314">
      <w:pPr>
        <w:spacing w:after="0" w:line="240" w:lineRule="auto"/>
        <w:ind w:left="360"/>
        <w:rPr>
          <w:rFonts w:cstheme="minorHAnsi"/>
        </w:rPr>
      </w:pPr>
    </w:p>
    <w:p w14:paraId="3501B818" w14:textId="77777777" w:rsidR="00B06B75" w:rsidRPr="00DB25C4" w:rsidRDefault="00B06B75" w:rsidP="00687314">
      <w:pPr>
        <w:spacing w:after="0" w:line="240" w:lineRule="auto"/>
        <w:ind w:left="360"/>
        <w:rPr>
          <w:rFonts w:cstheme="minorHAnsi"/>
        </w:rPr>
      </w:pPr>
      <w:proofErr w:type="spellStart"/>
      <w:r w:rsidRPr="00DB25C4">
        <w:rPr>
          <w:rFonts w:cstheme="minorHAnsi"/>
        </w:rPr>
        <w:t>Biaya</w:t>
      </w:r>
      <w:proofErr w:type="spellEnd"/>
      <w:r w:rsidRPr="00DB25C4">
        <w:rPr>
          <w:rFonts w:cstheme="minorHAnsi"/>
        </w:rPr>
        <w:t xml:space="preserve"> </w:t>
      </w:r>
      <w:proofErr w:type="spellStart"/>
      <w:r w:rsidRPr="00DB25C4">
        <w:rPr>
          <w:rFonts w:cstheme="minorHAnsi"/>
        </w:rPr>
        <w:t>Operasional</w:t>
      </w:r>
      <w:proofErr w:type="spellEnd"/>
      <w:r w:rsidRPr="00DB25C4">
        <w:rPr>
          <w:rFonts w:cstheme="minorHAnsi"/>
        </w:rPr>
        <w:t xml:space="preserve"> Pendidikan PS rata-rata per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sebesar</w:t>
      </w:r>
      <w:proofErr w:type="spellEnd"/>
      <w:r w:rsidRPr="00DB25C4">
        <w:rPr>
          <w:rFonts w:cstheme="minorHAnsi"/>
        </w:rPr>
        <w:t xml:space="preserve"> Rp. 2,551,270,000, </w:t>
      </w:r>
      <w:proofErr w:type="spellStart"/>
      <w:r w:rsidRPr="00DB25C4">
        <w:rPr>
          <w:rFonts w:cstheme="minorHAnsi"/>
        </w:rPr>
        <w:t>sedangkan</w:t>
      </w:r>
      <w:proofErr w:type="spellEnd"/>
      <w:r w:rsidRPr="00DB25C4">
        <w:rPr>
          <w:rFonts w:cstheme="minorHAnsi"/>
        </w:rPr>
        <w:t xml:space="preserve"> rata-rata </w:t>
      </w: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per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adalah</w:t>
      </w:r>
      <w:proofErr w:type="spellEnd"/>
      <w:r w:rsidRPr="00DB25C4">
        <w:rPr>
          <w:rFonts w:cstheme="minorHAnsi"/>
        </w:rPr>
        <w:t xml:space="preserve"> 45. </w:t>
      </w:r>
      <w:proofErr w:type="spellStart"/>
      <w:r w:rsidRPr="00DB25C4">
        <w:rPr>
          <w:rFonts w:cstheme="minorHAnsi"/>
        </w:rPr>
        <w:t>Sehingga</w:t>
      </w:r>
      <w:proofErr w:type="spellEnd"/>
      <w:r w:rsidRPr="00DB25C4">
        <w:rPr>
          <w:rFonts w:cstheme="minorHAnsi"/>
        </w:rPr>
        <w:t xml:space="preserve">, </w:t>
      </w:r>
      <w:proofErr w:type="spellStart"/>
      <w:r w:rsidRPr="00DB25C4">
        <w:rPr>
          <w:rFonts w:cstheme="minorHAnsi"/>
        </w:rPr>
        <w:t>biaya</w:t>
      </w:r>
      <w:proofErr w:type="spellEnd"/>
      <w:r w:rsidRPr="00DB25C4">
        <w:rPr>
          <w:rFonts w:cstheme="minorHAnsi"/>
        </w:rPr>
        <w:t xml:space="preserve"> </w:t>
      </w:r>
      <w:proofErr w:type="spellStart"/>
      <w:r w:rsidRPr="00DB25C4">
        <w:rPr>
          <w:rFonts w:cstheme="minorHAnsi"/>
        </w:rPr>
        <w:t>operasional</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PS per </w:t>
      </w:r>
      <w:proofErr w:type="spellStart"/>
      <w:r w:rsidRPr="00DB25C4">
        <w:rPr>
          <w:rFonts w:cstheme="minorHAnsi"/>
        </w:rPr>
        <w:t>mahasiswa</w:t>
      </w:r>
      <w:proofErr w:type="spellEnd"/>
      <w:r w:rsidRPr="00DB25C4">
        <w:rPr>
          <w:rFonts w:cstheme="minorHAnsi"/>
        </w:rPr>
        <w:t xml:space="preserve"> per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adalah</w:t>
      </w:r>
      <w:proofErr w:type="spellEnd"/>
      <w:r w:rsidRPr="00DB25C4">
        <w:rPr>
          <w:rFonts w:cstheme="minorHAnsi"/>
        </w:rPr>
        <w:t xml:space="preserve"> </w:t>
      </w:r>
      <w:proofErr w:type="spellStart"/>
      <w:r w:rsidRPr="00DB25C4">
        <w:rPr>
          <w:rFonts w:cstheme="minorHAnsi"/>
        </w:rPr>
        <w:t>sebesar</w:t>
      </w:r>
      <w:proofErr w:type="spellEnd"/>
      <w:r w:rsidRPr="00DB25C4">
        <w:rPr>
          <w:rFonts w:cstheme="minorHAnsi"/>
        </w:rPr>
        <w:t xml:space="preserve"> Rp. 56,694,888.9</w:t>
      </w:r>
    </w:p>
    <w:p w14:paraId="1E003EB9" w14:textId="77777777" w:rsidR="00B06B75" w:rsidRPr="00DB25C4" w:rsidRDefault="00B06B75" w:rsidP="00687314">
      <w:pPr>
        <w:spacing w:after="0" w:line="240" w:lineRule="auto"/>
        <w:ind w:left="360"/>
        <w:rPr>
          <w:rFonts w:cstheme="minorHAnsi"/>
        </w:rPr>
      </w:pPr>
      <w:proofErr w:type="spellStart"/>
      <w:r w:rsidRPr="00DB25C4">
        <w:rPr>
          <w:rFonts w:cstheme="minorHAnsi"/>
        </w:rPr>
        <w:t>Biaya</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PS rata-rata </w:t>
      </w:r>
      <w:proofErr w:type="spellStart"/>
      <w:r w:rsidRPr="00DB25C4">
        <w:rPr>
          <w:rFonts w:cstheme="minorHAnsi"/>
        </w:rPr>
        <w:t>sebesar</w:t>
      </w:r>
      <w:proofErr w:type="spellEnd"/>
      <w:r w:rsidRPr="00DB25C4">
        <w:rPr>
          <w:rFonts w:cstheme="minorHAnsi"/>
        </w:rPr>
        <w:t xml:space="preserve"> 21,370,000.</w:t>
      </w:r>
    </w:p>
    <w:p w14:paraId="0A72F60F" w14:textId="77777777" w:rsidR="00B06B75" w:rsidRPr="00DB25C4" w:rsidRDefault="00B06B75" w:rsidP="00687314">
      <w:pPr>
        <w:spacing w:after="0" w:line="240" w:lineRule="auto"/>
        <w:ind w:left="360"/>
        <w:rPr>
          <w:rFonts w:cstheme="minorHAnsi"/>
        </w:rPr>
        <w:sectPr w:rsidR="00B06B75" w:rsidRPr="00DB25C4" w:rsidSect="00CD4E67">
          <w:pgSz w:w="12240" w:h="15840"/>
          <w:pgMar w:top="1440" w:right="1440" w:bottom="1440" w:left="1440" w:header="720" w:footer="720" w:gutter="0"/>
          <w:cols w:space="720"/>
          <w:noEndnote/>
        </w:sectPr>
      </w:pPr>
      <w:proofErr w:type="spellStart"/>
      <w:r w:rsidRPr="00DB25C4">
        <w:rPr>
          <w:rFonts w:cstheme="minorHAnsi"/>
        </w:rPr>
        <w:t>Biaya</w:t>
      </w:r>
      <w:proofErr w:type="spellEnd"/>
      <w:r w:rsidRPr="00DB25C4">
        <w:rPr>
          <w:rFonts w:cstheme="minorHAnsi"/>
        </w:rPr>
        <w:t xml:space="preserve"> </w:t>
      </w:r>
      <w:proofErr w:type="spellStart"/>
      <w:r w:rsidRPr="00DB25C4">
        <w:rPr>
          <w:rFonts w:cstheme="minorHAnsi"/>
        </w:rPr>
        <w:t>Pengabdian</w:t>
      </w:r>
      <w:proofErr w:type="spellEnd"/>
      <w:r w:rsidRPr="00DB25C4">
        <w:rPr>
          <w:rFonts w:cstheme="minorHAnsi"/>
        </w:rPr>
        <w:t xml:space="preserve"> Masyarakat PS rata-rata </w:t>
      </w:r>
      <w:proofErr w:type="spellStart"/>
      <w:r w:rsidRPr="00DB25C4">
        <w:rPr>
          <w:rFonts w:cstheme="minorHAnsi"/>
        </w:rPr>
        <w:t>sebesar</w:t>
      </w:r>
      <w:proofErr w:type="spellEnd"/>
      <w:r w:rsidRPr="00DB25C4">
        <w:rPr>
          <w:rFonts w:cstheme="minorHAnsi"/>
        </w:rPr>
        <w:t xml:space="preserve"> 24,950,000. </w:t>
      </w:r>
    </w:p>
    <w:p w14:paraId="77564F6C" w14:textId="77777777" w:rsidR="00B06B75" w:rsidRPr="00DB25C4" w:rsidRDefault="00B06B75" w:rsidP="00687314">
      <w:pPr>
        <w:spacing w:after="0" w:line="240" w:lineRule="auto"/>
        <w:ind w:left="360"/>
        <w:rPr>
          <w:rFonts w:cstheme="minorHAnsi"/>
        </w:rPr>
      </w:pPr>
    </w:p>
    <w:p w14:paraId="4531E85B" w14:textId="77777777" w:rsidR="00B06B75" w:rsidRPr="00DB25C4" w:rsidRDefault="00B06B75" w:rsidP="00687314">
      <w:pPr>
        <w:spacing w:after="0" w:line="240" w:lineRule="auto"/>
        <w:ind w:left="360"/>
        <w:rPr>
          <w:rFonts w:cstheme="minorHAnsi"/>
          <w:b/>
          <w:bCs/>
        </w:rPr>
      </w:pPr>
      <w:r w:rsidRPr="00DB25C4">
        <w:rPr>
          <w:rFonts w:cstheme="minorHAnsi"/>
          <w:b/>
          <w:bCs/>
        </w:rPr>
        <w:t xml:space="preserve">5.1.2.3 Dana </w:t>
      </w:r>
      <w:proofErr w:type="spellStart"/>
      <w:r w:rsidRPr="00DB25C4">
        <w:rPr>
          <w:rFonts w:cstheme="minorHAnsi"/>
          <w:b/>
          <w:bCs/>
        </w:rPr>
        <w:t>Penelitian</w:t>
      </w:r>
      <w:proofErr w:type="spellEnd"/>
    </w:p>
    <w:p w14:paraId="26ABCA4B" w14:textId="77777777" w:rsidR="00B06B75" w:rsidRPr="00DB25C4" w:rsidRDefault="00B06B75" w:rsidP="00687314">
      <w:pPr>
        <w:spacing w:after="0" w:line="240" w:lineRule="auto"/>
        <w:ind w:left="360"/>
        <w:rPr>
          <w:rFonts w:cstheme="minorHAnsi"/>
        </w:rPr>
      </w:pPr>
      <w:r w:rsidRPr="00DB25C4">
        <w:rPr>
          <w:rFonts w:cstheme="minorHAnsi"/>
        </w:rPr>
        <w:t xml:space="preserve">Dana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tiga</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terakhir</w:t>
      </w:r>
      <w:proofErr w:type="spellEnd"/>
      <w:r w:rsidRPr="00DB25C4">
        <w:rPr>
          <w:rFonts w:cstheme="minorHAnsi"/>
        </w:rPr>
        <w:t xml:space="preserve"> yang </w:t>
      </w:r>
      <w:proofErr w:type="spellStart"/>
      <w:r w:rsidRPr="00DB25C4">
        <w:rPr>
          <w:rFonts w:cstheme="minorHAnsi"/>
        </w:rPr>
        <w:t>dilakukan</w:t>
      </w:r>
      <w:proofErr w:type="spellEnd"/>
      <w:r w:rsidRPr="00DB25C4">
        <w:rPr>
          <w:rFonts w:cstheme="minorHAnsi"/>
        </w:rPr>
        <w:t xml:space="preserve"> oleh DTPS yang </w:t>
      </w:r>
      <w:proofErr w:type="spellStart"/>
      <w:r w:rsidRPr="00DB25C4">
        <w:rPr>
          <w:rFonts w:cstheme="minorHAnsi"/>
        </w:rPr>
        <w:t>bidang</w:t>
      </w:r>
      <w:proofErr w:type="spellEnd"/>
      <w:r w:rsidRPr="00DB25C4">
        <w:rPr>
          <w:rFonts w:cstheme="minorHAnsi"/>
        </w:rPr>
        <w:t xml:space="preserve"> </w:t>
      </w:r>
      <w:proofErr w:type="spellStart"/>
      <w:r w:rsidRPr="00DB25C4">
        <w:rPr>
          <w:rFonts w:cstheme="minorHAnsi"/>
        </w:rPr>
        <w:t>keahliannya</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bidang</w:t>
      </w:r>
      <w:proofErr w:type="spellEnd"/>
      <w:r w:rsidRPr="00DB25C4">
        <w:rPr>
          <w:rFonts w:cstheme="minorHAnsi"/>
        </w:rPr>
        <w:t xml:space="preserve"> PS (</w:t>
      </w:r>
      <w:proofErr w:type="spellStart"/>
      <w:r w:rsidRPr="00DB25C4">
        <w:rPr>
          <w:rFonts w:cstheme="minorHAnsi"/>
        </w:rPr>
        <w:t>Tabel</w:t>
      </w:r>
      <w:proofErr w:type="spellEnd"/>
      <w:r w:rsidRPr="00DB25C4">
        <w:rPr>
          <w:rFonts w:cstheme="minorHAnsi"/>
        </w:rPr>
        <w:t xml:space="preserve"> 5.1.2.3).</w:t>
      </w:r>
    </w:p>
    <w:p w14:paraId="277C73EB" w14:textId="77777777" w:rsidR="00B06B75" w:rsidRPr="00DB25C4" w:rsidRDefault="00B06B75" w:rsidP="00687314">
      <w:pPr>
        <w:spacing w:after="0" w:line="240" w:lineRule="auto"/>
        <w:ind w:left="360"/>
        <w:rPr>
          <w:rFonts w:cstheme="minorHAnsi"/>
        </w:rPr>
      </w:pPr>
    </w:p>
    <w:p w14:paraId="6C77BB96" w14:textId="77777777" w:rsidR="00B06B75" w:rsidRPr="00DB25C4" w:rsidRDefault="00B06B75" w:rsidP="00687314">
      <w:pPr>
        <w:spacing w:after="0" w:line="240" w:lineRule="auto"/>
        <w:ind w:left="360"/>
        <w:rPr>
          <w:rFonts w:cstheme="minorHAnsi"/>
        </w:rPr>
      </w:pPr>
      <w:proofErr w:type="spellStart"/>
      <w:r w:rsidRPr="00DB25C4">
        <w:rPr>
          <w:rFonts w:cstheme="minorHAnsi"/>
        </w:rPr>
        <w:t>Tabel</w:t>
      </w:r>
      <w:proofErr w:type="spellEnd"/>
      <w:r w:rsidRPr="00DB25C4">
        <w:rPr>
          <w:rFonts w:cstheme="minorHAnsi"/>
        </w:rPr>
        <w:t xml:space="preserve"> 5.1.2.3 Dana </w:t>
      </w:r>
      <w:proofErr w:type="spellStart"/>
      <w:r w:rsidRPr="00DB25C4">
        <w:rPr>
          <w:rFonts w:cstheme="minorHAnsi"/>
        </w:rPr>
        <w:t>Penelitian</w:t>
      </w:r>
      <w:proofErr w:type="spellEnd"/>
    </w:p>
    <w:tbl>
      <w:tblPr>
        <w:tblW w:w="14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043"/>
        <w:gridCol w:w="4219"/>
        <w:gridCol w:w="1822"/>
        <w:gridCol w:w="1665"/>
        <w:gridCol w:w="1549"/>
        <w:gridCol w:w="1582"/>
        <w:gridCol w:w="1794"/>
        <w:gridCol w:w="1322"/>
      </w:tblGrid>
      <w:tr w:rsidR="00B06B75" w:rsidRPr="00DB25C4" w14:paraId="564A4A84" w14:textId="77777777" w:rsidTr="002A20EE">
        <w:trPr>
          <w:trHeight w:val="287"/>
        </w:trPr>
        <w:tc>
          <w:tcPr>
            <w:tcW w:w="1043" w:type="dxa"/>
            <w:vMerge w:val="restart"/>
            <w:shd w:val="clear" w:color="auto" w:fill="BDD7EE"/>
            <w:noWrap/>
            <w:vAlign w:val="center"/>
            <w:hideMark/>
          </w:tcPr>
          <w:p w14:paraId="486452B1"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No</w:t>
            </w:r>
          </w:p>
        </w:tc>
        <w:tc>
          <w:tcPr>
            <w:tcW w:w="4219" w:type="dxa"/>
            <w:vMerge w:val="restart"/>
            <w:shd w:val="clear" w:color="auto" w:fill="BDD7EE"/>
            <w:noWrap/>
            <w:vAlign w:val="center"/>
            <w:hideMark/>
          </w:tcPr>
          <w:p w14:paraId="4BC52B0A" w14:textId="77777777" w:rsidR="00B06B75" w:rsidRPr="00DB25C4" w:rsidRDefault="00B06B75" w:rsidP="00687314">
            <w:pPr>
              <w:spacing w:after="0" w:line="240" w:lineRule="auto"/>
              <w:rPr>
                <w:rFonts w:eastAsia="Times New Roman" w:cstheme="minorHAnsi"/>
                <w:b/>
                <w:bCs/>
                <w:color w:val="000000"/>
              </w:rPr>
            </w:pPr>
            <w:proofErr w:type="spellStart"/>
            <w:r w:rsidRPr="00DB25C4">
              <w:rPr>
                <w:rFonts w:eastAsia="Times New Roman" w:cstheme="minorHAnsi"/>
                <w:b/>
                <w:bCs/>
                <w:color w:val="000000"/>
              </w:rPr>
              <w:t>Judul</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Penelitian</w:t>
            </w:r>
            <w:proofErr w:type="spellEnd"/>
          </w:p>
        </w:tc>
        <w:tc>
          <w:tcPr>
            <w:tcW w:w="1822" w:type="dxa"/>
            <w:vMerge w:val="restart"/>
            <w:shd w:val="clear" w:color="auto" w:fill="BDD7EE"/>
            <w:noWrap/>
            <w:vAlign w:val="center"/>
            <w:hideMark/>
          </w:tcPr>
          <w:p w14:paraId="6610F732" w14:textId="77777777" w:rsidR="00B06B75" w:rsidRPr="00DB25C4" w:rsidRDefault="00B06B75" w:rsidP="00687314">
            <w:pPr>
              <w:spacing w:after="0" w:line="240" w:lineRule="auto"/>
              <w:rPr>
                <w:rFonts w:eastAsia="Times New Roman" w:cstheme="minorHAnsi"/>
                <w:b/>
                <w:bCs/>
                <w:color w:val="000000"/>
              </w:rPr>
            </w:pPr>
            <w:proofErr w:type="spellStart"/>
            <w:r w:rsidRPr="00DB25C4">
              <w:rPr>
                <w:rFonts w:eastAsia="Times New Roman" w:cstheme="minorHAnsi"/>
                <w:b/>
                <w:bCs/>
                <w:color w:val="000000"/>
              </w:rPr>
              <w:t>Ketua</w:t>
            </w:r>
            <w:proofErr w:type="spellEnd"/>
            <w:r w:rsidRPr="00DB25C4">
              <w:rPr>
                <w:rFonts w:eastAsia="Times New Roman" w:cstheme="minorHAnsi"/>
                <w:b/>
                <w:bCs/>
                <w:color w:val="000000"/>
              </w:rPr>
              <w:t xml:space="preserve"> Tim</w:t>
            </w:r>
          </w:p>
        </w:tc>
        <w:tc>
          <w:tcPr>
            <w:tcW w:w="1663" w:type="dxa"/>
            <w:vMerge w:val="restart"/>
            <w:shd w:val="clear" w:color="auto" w:fill="BDD7EE"/>
            <w:noWrap/>
            <w:vAlign w:val="center"/>
            <w:hideMark/>
          </w:tcPr>
          <w:p w14:paraId="33E82DD4"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Sumber</w:t>
            </w:r>
            <w:proofErr w:type="spellEnd"/>
            <w:r w:rsidRPr="00DB25C4">
              <w:rPr>
                <w:rFonts w:eastAsia="Times New Roman" w:cstheme="minorHAnsi"/>
                <w:b/>
                <w:bCs/>
                <w:color w:val="000000"/>
              </w:rPr>
              <w:t xml:space="preserve"> dan </w:t>
            </w:r>
            <w:proofErr w:type="spellStart"/>
            <w:r w:rsidRPr="00DB25C4">
              <w:rPr>
                <w:rFonts w:eastAsia="Times New Roman" w:cstheme="minorHAnsi"/>
                <w:b/>
                <w:bCs/>
                <w:color w:val="000000"/>
              </w:rPr>
              <w:t>Jenis</w:t>
            </w:r>
            <w:proofErr w:type="spellEnd"/>
            <w:r w:rsidRPr="00DB25C4">
              <w:rPr>
                <w:rFonts w:eastAsia="Times New Roman" w:cstheme="minorHAnsi"/>
                <w:b/>
                <w:bCs/>
                <w:color w:val="000000"/>
              </w:rPr>
              <w:t xml:space="preserve"> Dana</w:t>
            </w:r>
          </w:p>
        </w:tc>
        <w:tc>
          <w:tcPr>
            <w:tcW w:w="6247" w:type="dxa"/>
            <w:gridSpan w:val="4"/>
            <w:shd w:val="clear" w:color="auto" w:fill="BDD7EE"/>
            <w:noWrap/>
            <w:vAlign w:val="bottom"/>
            <w:hideMark/>
          </w:tcPr>
          <w:p w14:paraId="6D32F0BC"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Jumlah</w:t>
            </w:r>
            <w:proofErr w:type="spellEnd"/>
            <w:r w:rsidRPr="00DB25C4">
              <w:rPr>
                <w:rFonts w:eastAsia="Times New Roman" w:cstheme="minorHAnsi"/>
                <w:b/>
                <w:bCs/>
                <w:color w:val="000000"/>
              </w:rPr>
              <w:t xml:space="preserve"> Dana (</w:t>
            </w:r>
            <w:proofErr w:type="spellStart"/>
            <w:r w:rsidRPr="00DB25C4">
              <w:rPr>
                <w:rFonts w:eastAsia="Times New Roman" w:cstheme="minorHAnsi"/>
                <w:b/>
                <w:bCs/>
                <w:color w:val="000000"/>
              </w:rPr>
              <w:t>dalam</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jutaan</w:t>
            </w:r>
            <w:proofErr w:type="spellEnd"/>
            <w:r w:rsidRPr="00DB25C4">
              <w:rPr>
                <w:rFonts w:eastAsia="Times New Roman" w:cstheme="minorHAnsi"/>
                <w:b/>
                <w:bCs/>
                <w:color w:val="000000"/>
              </w:rPr>
              <w:t>)</w:t>
            </w:r>
          </w:p>
        </w:tc>
      </w:tr>
      <w:tr w:rsidR="00B06B75" w:rsidRPr="00DB25C4" w14:paraId="4153130E" w14:textId="77777777" w:rsidTr="002A20EE">
        <w:trPr>
          <w:trHeight w:val="287"/>
        </w:trPr>
        <w:tc>
          <w:tcPr>
            <w:tcW w:w="1043" w:type="dxa"/>
            <w:vMerge/>
            <w:vAlign w:val="center"/>
            <w:hideMark/>
          </w:tcPr>
          <w:p w14:paraId="7B198B48" w14:textId="77777777" w:rsidR="00B06B75" w:rsidRPr="00DB25C4" w:rsidRDefault="00B06B75" w:rsidP="00687314">
            <w:pPr>
              <w:spacing w:after="0" w:line="240" w:lineRule="auto"/>
              <w:rPr>
                <w:rFonts w:eastAsia="Times New Roman" w:cstheme="minorHAnsi"/>
                <w:b/>
                <w:bCs/>
                <w:color w:val="000000"/>
              </w:rPr>
            </w:pPr>
          </w:p>
        </w:tc>
        <w:tc>
          <w:tcPr>
            <w:tcW w:w="4219" w:type="dxa"/>
            <w:vMerge/>
            <w:vAlign w:val="center"/>
            <w:hideMark/>
          </w:tcPr>
          <w:p w14:paraId="1E01477D" w14:textId="77777777" w:rsidR="00B06B75" w:rsidRPr="00DB25C4" w:rsidRDefault="00B06B75" w:rsidP="00687314">
            <w:pPr>
              <w:spacing w:after="0" w:line="240" w:lineRule="auto"/>
              <w:rPr>
                <w:rFonts w:eastAsia="Times New Roman" w:cstheme="minorHAnsi"/>
                <w:b/>
                <w:bCs/>
                <w:color w:val="000000"/>
              </w:rPr>
            </w:pPr>
          </w:p>
        </w:tc>
        <w:tc>
          <w:tcPr>
            <w:tcW w:w="1822" w:type="dxa"/>
            <w:vMerge/>
            <w:vAlign w:val="center"/>
            <w:hideMark/>
          </w:tcPr>
          <w:p w14:paraId="3220437A" w14:textId="77777777" w:rsidR="00B06B75" w:rsidRPr="00DB25C4" w:rsidRDefault="00B06B75" w:rsidP="00687314">
            <w:pPr>
              <w:spacing w:after="0" w:line="240" w:lineRule="auto"/>
              <w:rPr>
                <w:rFonts w:eastAsia="Times New Roman" w:cstheme="minorHAnsi"/>
                <w:b/>
                <w:bCs/>
                <w:color w:val="000000"/>
              </w:rPr>
            </w:pPr>
          </w:p>
        </w:tc>
        <w:tc>
          <w:tcPr>
            <w:tcW w:w="1663" w:type="dxa"/>
            <w:vMerge/>
            <w:vAlign w:val="center"/>
            <w:hideMark/>
          </w:tcPr>
          <w:p w14:paraId="1AC97A96" w14:textId="77777777" w:rsidR="00B06B75" w:rsidRPr="00DB25C4" w:rsidRDefault="00B06B75" w:rsidP="00687314">
            <w:pPr>
              <w:spacing w:after="0" w:line="240" w:lineRule="auto"/>
              <w:rPr>
                <w:rFonts w:eastAsia="Times New Roman" w:cstheme="minorHAnsi"/>
                <w:b/>
                <w:bCs/>
                <w:color w:val="000000"/>
              </w:rPr>
            </w:pPr>
          </w:p>
        </w:tc>
        <w:tc>
          <w:tcPr>
            <w:tcW w:w="1549" w:type="dxa"/>
            <w:shd w:val="clear" w:color="auto" w:fill="BDD7EE"/>
            <w:noWrap/>
            <w:vAlign w:val="bottom"/>
            <w:hideMark/>
          </w:tcPr>
          <w:p w14:paraId="3E70891C"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TS-2</w:t>
            </w:r>
          </w:p>
        </w:tc>
        <w:tc>
          <w:tcPr>
            <w:tcW w:w="1582" w:type="dxa"/>
            <w:shd w:val="clear" w:color="auto" w:fill="BDD7EE"/>
            <w:noWrap/>
            <w:vAlign w:val="bottom"/>
            <w:hideMark/>
          </w:tcPr>
          <w:p w14:paraId="7E48CEFC"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TS-1</w:t>
            </w:r>
          </w:p>
        </w:tc>
        <w:tc>
          <w:tcPr>
            <w:tcW w:w="1794" w:type="dxa"/>
            <w:shd w:val="clear" w:color="auto" w:fill="BDD7EE"/>
            <w:noWrap/>
            <w:vAlign w:val="bottom"/>
            <w:hideMark/>
          </w:tcPr>
          <w:p w14:paraId="4A399541"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TS</w:t>
            </w:r>
          </w:p>
        </w:tc>
        <w:tc>
          <w:tcPr>
            <w:tcW w:w="1321" w:type="dxa"/>
            <w:shd w:val="clear" w:color="auto" w:fill="BDD7EE"/>
            <w:noWrap/>
            <w:vAlign w:val="bottom"/>
            <w:hideMark/>
          </w:tcPr>
          <w:p w14:paraId="1E1FB442"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Rata-Rata</w:t>
            </w:r>
          </w:p>
        </w:tc>
      </w:tr>
      <w:tr w:rsidR="00B06B75" w:rsidRPr="00DB25C4" w14:paraId="79C6D90D" w14:textId="77777777" w:rsidTr="002A20EE">
        <w:trPr>
          <w:trHeight w:val="287"/>
        </w:trPr>
        <w:tc>
          <w:tcPr>
            <w:tcW w:w="1043" w:type="dxa"/>
            <w:shd w:val="clear" w:color="auto" w:fill="FFF2CC" w:themeFill="accent4" w:themeFillTint="33"/>
            <w:noWrap/>
            <w:vAlign w:val="bottom"/>
            <w:hideMark/>
          </w:tcPr>
          <w:p w14:paraId="2B0EDA14"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1</w:t>
            </w:r>
          </w:p>
        </w:tc>
        <w:tc>
          <w:tcPr>
            <w:tcW w:w="4219" w:type="dxa"/>
            <w:shd w:val="clear" w:color="auto" w:fill="FFF2CC" w:themeFill="accent4" w:themeFillTint="33"/>
            <w:noWrap/>
            <w:vAlign w:val="bottom"/>
            <w:hideMark/>
          </w:tcPr>
          <w:p w14:paraId="73D0EA82"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2</w:t>
            </w:r>
          </w:p>
        </w:tc>
        <w:tc>
          <w:tcPr>
            <w:tcW w:w="1822" w:type="dxa"/>
            <w:shd w:val="clear" w:color="auto" w:fill="FFF2CC" w:themeFill="accent4" w:themeFillTint="33"/>
            <w:noWrap/>
            <w:vAlign w:val="bottom"/>
            <w:hideMark/>
          </w:tcPr>
          <w:p w14:paraId="30C174BD"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3</w:t>
            </w:r>
          </w:p>
        </w:tc>
        <w:tc>
          <w:tcPr>
            <w:tcW w:w="1663" w:type="dxa"/>
            <w:shd w:val="clear" w:color="auto" w:fill="FFF2CC" w:themeFill="accent4" w:themeFillTint="33"/>
            <w:noWrap/>
            <w:vAlign w:val="bottom"/>
            <w:hideMark/>
          </w:tcPr>
          <w:p w14:paraId="08A845B7"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4</w:t>
            </w:r>
          </w:p>
        </w:tc>
        <w:tc>
          <w:tcPr>
            <w:tcW w:w="1549" w:type="dxa"/>
            <w:shd w:val="clear" w:color="auto" w:fill="FFF2CC" w:themeFill="accent4" w:themeFillTint="33"/>
            <w:noWrap/>
            <w:vAlign w:val="bottom"/>
            <w:hideMark/>
          </w:tcPr>
          <w:p w14:paraId="3A8722CC"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5</w:t>
            </w:r>
          </w:p>
        </w:tc>
        <w:tc>
          <w:tcPr>
            <w:tcW w:w="1582" w:type="dxa"/>
            <w:shd w:val="clear" w:color="auto" w:fill="FFF2CC" w:themeFill="accent4" w:themeFillTint="33"/>
            <w:noWrap/>
            <w:vAlign w:val="bottom"/>
            <w:hideMark/>
          </w:tcPr>
          <w:p w14:paraId="6D4EB11E"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6</w:t>
            </w:r>
          </w:p>
        </w:tc>
        <w:tc>
          <w:tcPr>
            <w:tcW w:w="1794" w:type="dxa"/>
            <w:shd w:val="clear" w:color="auto" w:fill="FFF2CC" w:themeFill="accent4" w:themeFillTint="33"/>
            <w:noWrap/>
            <w:vAlign w:val="bottom"/>
            <w:hideMark/>
          </w:tcPr>
          <w:p w14:paraId="7EEDB0E6"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7</w:t>
            </w:r>
          </w:p>
        </w:tc>
        <w:tc>
          <w:tcPr>
            <w:tcW w:w="1321" w:type="dxa"/>
            <w:shd w:val="clear" w:color="auto" w:fill="FFF2CC" w:themeFill="accent4" w:themeFillTint="33"/>
            <w:noWrap/>
            <w:vAlign w:val="bottom"/>
            <w:hideMark/>
          </w:tcPr>
          <w:p w14:paraId="7FA8620F"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8</w:t>
            </w:r>
          </w:p>
        </w:tc>
      </w:tr>
      <w:tr w:rsidR="00B06B75" w:rsidRPr="00DB25C4" w14:paraId="57D2185B" w14:textId="77777777" w:rsidTr="002A20EE">
        <w:trPr>
          <w:trHeight w:val="1208"/>
        </w:trPr>
        <w:tc>
          <w:tcPr>
            <w:tcW w:w="1043" w:type="dxa"/>
            <w:noWrap/>
            <w:vAlign w:val="bottom"/>
            <w:hideMark/>
          </w:tcPr>
          <w:p w14:paraId="5C81AE73"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w:t>
            </w:r>
          </w:p>
        </w:tc>
        <w:tc>
          <w:tcPr>
            <w:tcW w:w="4219" w:type="dxa"/>
            <w:shd w:val="clear" w:color="auto" w:fill="auto"/>
            <w:vAlign w:val="center"/>
            <w:hideMark/>
          </w:tcPr>
          <w:p w14:paraId="760E4CD0"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KESALAHAN MEMBACA KONSONAN BAHASA MANDARIN OLEH PEMELAJAR BAHASA MANDARIN DASAR DI UNIVERSITAS MA CHUNG</w:t>
            </w:r>
          </w:p>
        </w:tc>
        <w:tc>
          <w:tcPr>
            <w:tcW w:w="1822" w:type="dxa"/>
            <w:shd w:val="clear" w:color="auto" w:fill="auto"/>
            <w:vAlign w:val="center"/>
            <w:hideMark/>
          </w:tcPr>
          <w:p w14:paraId="1DA5BC01"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Vincentius</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Valiandy</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Jiuangga</w:t>
            </w:r>
            <w:proofErr w:type="spellEnd"/>
          </w:p>
        </w:tc>
        <w:tc>
          <w:tcPr>
            <w:tcW w:w="1663" w:type="dxa"/>
            <w:shd w:val="clear" w:color="auto" w:fill="auto"/>
            <w:noWrap/>
            <w:vAlign w:val="center"/>
            <w:hideMark/>
          </w:tcPr>
          <w:p w14:paraId="7A2A3053"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549" w:type="dxa"/>
            <w:shd w:val="clear" w:color="auto" w:fill="auto"/>
            <w:noWrap/>
            <w:vAlign w:val="center"/>
            <w:hideMark/>
          </w:tcPr>
          <w:p w14:paraId="3F8CE8AC"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582" w:type="dxa"/>
            <w:shd w:val="clear" w:color="auto" w:fill="auto"/>
            <w:noWrap/>
            <w:vAlign w:val="center"/>
            <w:hideMark/>
          </w:tcPr>
          <w:p w14:paraId="1BC6E687"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794" w:type="dxa"/>
            <w:shd w:val="clear" w:color="auto" w:fill="auto"/>
            <w:noWrap/>
            <w:vAlign w:val="center"/>
            <w:hideMark/>
          </w:tcPr>
          <w:p w14:paraId="38868CEE"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4,500,000</w:t>
            </w:r>
          </w:p>
        </w:tc>
        <w:tc>
          <w:tcPr>
            <w:tcW w:w="1321" w:type="dxa"/>
            <w:shd w:val="clear" w:color="auto" w:fill="auto"/>
            <w:noWrap/>
            <w:vAlign w:val="center"/>
            <w:hideMark/>
          </w:tcPr>
          <w:p w14:paraId="1CD94FAB"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1,500,000</w:t>
            </w:r>
          </w:p>
        </w:tc>
      </w:tr>
      <w:tr w:rsidR="00B06B75" w:rsidRPr="00DB25C4" w14:paraId="45B20242" w14:textId="77777777" w:rsidTr="002A20EE">
        <w:trPr>
          <w:trHeight w:val="906"/>
        </w:trPr>
        <w:tc>
          <w:tcPr>
            <w:tcW w:w="1043" w:type="dxa"/>
            <w:noWrap/>
            <w:vAlign w:val="bottom"/>
            <w:hideMark/>
          </w:tcPr>
          <w:p w14:paraId="31FD2E9B"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2</w:t>
            </w:r>
          </w:p>
        </w:tc>
        <w:tc>
          <w:tcPr>
            <w:tcW w:w="4219" w:type="dxa"/>
            <w:shd w:val="clear" w:color="auto" w:fill="auto"/>
            <w:vAlign w:val="center"/>
            <w:hideMark/>
          </w:tcPr>
          <w:p w14:paraId="58F1B817"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PENGEMBANGAN MEDIA PEMBELAJARAN HSK 2 BERBASIS ANDROID</w:t>
            </w:r>
          </w:p>
        </w:tc>
        <w:tc>
          <w:tcPr>
            <w:tcW w:w="1822" w:type="dxa"/>
            <w:shd w:val="clear" w:color="auto" w:fill="auto"/>
            <w:vAlign w:val="center"/>
            <w:hideMark/>
          </w:tcPr>
          <w:p w14:paraId="4C3024A5"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 xml:space="preserve">Dhatu </w:t>
            </w:r>
            <w:proofErr w:type="spellStart"/>
            <w:r w:rsidRPr="00DB25C4">
              <w:rPr>
                <w:rFonts w:eastAsia="Times New Roman" w:cstheme="minorHAnsi"/>
                <w:color w:val="000000"/>
              </w:rPr>
              <w:t>Sitaresmi</w:t>
            </w:r>
            <w:proofErr w:type="spellEnd"/>
          </w:p>
        </w:tc>
        <w:tc>
          <w:tcPr>
            <w:tcW w:w="1663" w:type="dxa"/>
            <w:shd w:val="clear" w:color="auto" w:fill="auto"/>
            <w:noWrap/>
            <w:vAlign w:val="center"/>
            <w:hideMark/>
          </w:tcPr>
          <w:p w14:paraId="6DFAA30F"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549" w:type="dxa"/>
            <w:shd w:val="clear" w:color="auto" w:fill="auto"/>
            <w:noWrap/>
            <w:vAlign w:val="center"/>
            <w:hideMark/>
          </w:tcPr>
          <w:p w14:paraId="434E5D7A"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582" w:type="dxa"/>
            <w:shd w:val="clear" w:color="auto" w:fill="auto"/>
            <w:noWrap/>
            <w:vAlign w:val="center"/>
            <w:hideMark/>
          </w:tcPr>
          <w:p w14:paraId="3064E1DF"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794" w:type="dxa"/>
            <w:shd w:val="clear" w:color="auto" w:fill="auto"/>
            <w:noWrap/>
            <w:vAlign w:val="center"/>
            <w:hideMark/>
          </w:tcPr>
          <w:p w14:paraId="2939E59B"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7,200,000</w:t>
            </w:r>
          </w:p>
        </w:tc>
        <w:tc>
          <w:tcPr>
            <w:tcW w:w="1321" w:type="dxa"/>
            <w:shd w:val="clear" w:color="auto" w:fill="auto"/>
            <w:noWrap/>
            <w:vAlign w:val="center"/>
            <w:hideMark/>
          </w:tcPr>
          <w:p w14:paraId="2D2A2AA0"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2,400,000</w:t>
            </w:r>
          </w:p>
        </w:tc>
      </w:tr>
      <w:tr w:rsidR="00B06B75" w:rsidRPr="00DB25C4" w14:paraId="3CD85232" w14:textId="77777777" w:rsidTr="002A20EE">
        <w:trPr>
          <w:trHeight w:val="1208"/>
        </w:trPr>
        <w:tc>
          <w:tcPr>
            <w:tcW w:w="1043" w:type="dxa"/>
            <w:noWrap/>
            <w:vAlign w:val="bottom"/>
            <w:hideMark/>
          </w:tcPr>
          <w:p w14:paraId="590D786A"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3</w:t>
            </w:r>
          </w:p>
        </w:tc>
        <w:tc>
          <w:tcPr>
            <w:tcW w:w="4219" w:type="dxa"/>
            <w:shd w:val="clear" w:color="auto" w:fill="auto"/>
            <w:vAlign w:val="center"/>
            <w:hideMark/>
          </w:tcPr>
          <w:p w14:paraId="74D15D8F"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STUDI KOMPARATIF: PROBLEMATIK PEMBELAJARAN BIPA DARING DENGAN LURING BERDASARKAN SUDUT PANDANG PENGAJAR DI INDONESIA</w:t>
            </w:r>
          </w:p>
        </w:tc>
        <w:tc>
          <w:tcPr>
            <w:tcW w:w="1822" w:type="dxa"/>
            <w:shd w:val="clear" w:color="auto" w:fill="auto"/>
            <w:vAlign w:val="center"/>
            <w:hideMark/>
          </w:tcPr>
          <w:p w14:paraId="1EFF3C19"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Yohanna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Nirmalasari</w:t>
            </w:r>
            <w:proofErr w:type="spellEnd"/>
          </w:p>
        </w:tc>
        <w:tc>
          <w:tcPr>
            <w:tcW w:w="1663" w:type="dxa"/>
            <w:shd w:val="clear" w:color="auto" w:fill="auto"/>
            <w:noWrap/>
            <w:vAlign w:val="center"/>
            <w:hideMark/>
          </w:tcPr>
          <w:p w14:paraId="40B15C61"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549" w:type="dxa"/>
            <w:shd w:val="clear" w:color="auto" w:fill="auto"/>
            <w:noWrap/>
            <w:vAlign w:val="center"/>
            <w:hideMark/>
          </w:tcPr>
          <w:p w14:paraId="6F31D226"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582" w:type="dxa"/>
            <w:shd w:val="clear" w:color="auto" w:fill="auto"/>
            <w:noWrap/>
            <w:vAlign w:val="center"/>
            <w:hideMark/>
          </w:tcPr>
          <w:p w14:paraId="6557DEA2"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794" w:type="dxa"/>
            <w:shd w:val="clear" w:color="auto" w:fill="auto"/>
            <w:noWrap/>
            <w:vAlign w:val="center"/>
            <w:hideMark/>
          </w:tcPr>
          <w:p w14:paraId="7704DD2B"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6,200,000</w:t>
            </w:r>
          </w:p>
        </w:tc>
        <w:tc>
          <w:tcPr>
            <w:tcW w:w="1321" w:type="dxa"/>
            <w:shd w:val="clear" w:color="auto" w:fill="auto"/>
            <w:noWrap/>
            <w:vAlign w:val="center"/>
            <w:hideMark/>
          </w:tcPr>
          <w:p w14:paraId="10A59F2E"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2,066,667</w:t>
            </w:r>
          </w:p>
        </w:tc>
      </w:tr>
      <w:tr w:rsidR="00B06B75" w:rsidRPr="00DB25C4" w14:paraId="09EF8211" w14:textId="77777777" w:rsidTr="002A20EE">
        <w:trPr>
          <w:trHeight w:val="906"/>
        </w:trPr>
        <w:tc>
          <w:tcPr>
            <w:tcW w:w="1043" w:type="dxa"/>
            <w:noWrap/>
            <w:vAlign w:val="bottom"/>
            <w:hideMark/>
          </w:tcPr>
          <w:p w14:paraId="51D621A1"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w:t>
            </w:r>
          </w:p>
        </w:tc>
        <w:tc>
          <w:tcPr>
            <w:tcW w:w="4219" w:type="dxa"/>
            <w:shd w:val="clear" w:color="auto" w:fill="auto"/>
            <w:vAlign w:val="center"/>
            <w:hideMark/>
          </w:tcPr>
          <w:p w14:paraId="1ED4F2AF"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Perayaan</w:t>
            </w:r>
            <w:proofErr w:type="spellEnd"/>
            <w:r w:rsidRPr="00DB25C4">
              <w:rPr>
                <w:rFonts w:eastAsia="Times New Roman" w:cstheme="minorHAnsi"/>
                <w:color w:val="000000"/>
              </w:rPr>
              <w:t xml:space="preserve"> Imlek dan </w:t>
            </w:r>
            <w:proofErr w:type="spellStart"/>
            <w:r w:rsidRPr="00DB25C4">
              <w:rPr>
                <w:rFonts w:eastAsia="Times New Roman" w:cstheme="minorHAnsi"/>
                <w:color w:val="000000"/>
              </w:rPr>
              <w:t>Hubungannya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dengan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Pengelolaan</w:t>
            </w:r>
            <w:proofErr w:type="spellEnd"/>
            <w:r w:rsidRPr="00DB25C4">
              <w:rPr>
                <w:rFonts w:eastAsia="Times New Roman" w:cstheme="minorHAnsi"/>
                <w:color w:val="000000"/>
              </w:rPr>
              <w:t xml:space="preserve"> Uang oleh </w:t>
            </w:r>
            <w:proofErr w:type="spellStart"/>
            <w:r w:rsidRPr="00DB25C4">
              <w:rPr>
                <w:rFonts w:eastAsia="Times New Roman" w:cstheme="minorHAnsi"/>
                <w:color w:val="000000"/>
              </w:rPr>
              <w:t>Etnis</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Tionghoa</w:t>
            </w:r>
            <w:proofErr w:type="spellEnd"/>
            <w:r w:rsidRPr="00DB25C4">
              <w:rPr>
                <w:rFonts w:eastAsia="Times New Roman" w:cstheme="minorHAnsi"/>
                <w:color w:val="000000"/>
              </w:rPr>
              <w:t xml:space="preserve"> Indonesia</w:t>
            </w:r>
          </w:p>
        </w:tc>
        <w:tc>
          <w:tcPr>
            <w:tcW w:w="1822" w:type="dxa"/>
            <w:shd w:val="clear" w:color="auto" w:fill="auto"/>
            <w:vAlign w:val="center"/>
            <w:hideMark/>
          </w:tcPr>
          <w:p w14:paraId="6A6EEB34"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Anggrah</w:t>
            </w:r>
            <w:proofErr w:type="spellEnd"/>
            <w:r w:rsidRPr="00DB25C4">
              <w:rPr>
                <w:rFonts w:eastAsia="Times New Roman" w:cstheme="minorHAnsi"/>
                <w:color w:val="000000"/>
              </w:rPr>
              <w:t xml:space="preserve"> Diah </w:t>
            </w:r>
            <w:proofErr w:type="spellStart"/>
            <w:r w:rsidRPr="00DB25C4">
              <w:rPr>
                <w:rFonts w:eastAsia="Times New Roman" w:cstheme="minorHAnsi"/>
                <w:color w:val="000000"/>
              </w:rPr>
              <w:t>Airlinda</w:t>
            </w:r>
            <w:proofErr w:type="spellEnd"/>
          </w:p>
        </w:tc>
        <w:tc>
          <w:tcPr>
            <w:tcW w:w="1663" w:type="dxa"/>
            <w:shd w:val="clear" w:color="auto" w:fill="auto"/>
            <w:noWrap/>
            <w:vAlign w:val="center"/>
            <w:hideMark/>
          </w:tcPr>
          <w:p w14:paraId="3C421C9B"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549" w:type="dxa"/>
            <w:shd w:val="clear" w:color="auto" w:fill="auto"/>
            <w:noWrap/>
            <w:vAlign w:val="center"/>
            <w:hideMark/>
          </w:tcPr>
          <w:p w14:paraId="4F5043AB"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582" w:type="dxa"/>
            <w:shd w:val="clear" w:color="auto" w:fill="auto"/>
            <w:noWrap/>
            <w:vAlign w:val="center"/>
            <w:hideMark/>
          </w:tcPr>
          <w:p w14:paraId="5540DD66"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794" w:type="dxa"/>
            <w:shd w:val="clear" w:color="auto" w:fill="auto"/>
            <w:noWrap/>
            <w:vAlign w:val="center"/>
            <w:hideMark/>
          </w:tcPr>
          <w:p w14:paraId="347A6992"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7,500,000</w:t>
            </w:r>
          </w:p>
        </w:tc>
        <w:tc>
          <w:tcPr>
            <w:tcW w:w="1321" w:type="dxa"/>
            <w:shd w:val="clear" w:color="auto" w:fill="auto"/>
            <w:noWrap/>
            <w:vAlign w:val="center"/>
            <w:hideMark/>
          </w:tcPr>
          <w:p w14:paraId="5730E5DF"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2,500,000</w:t>
            </w:r>
          </w:p>
        </w:tc>
      </w:tr>
      <w:tr w:rsidR="00B06B75" w:rsidRPr="00DB25C4" w14:paraId="08D5819E" w14:textId="77777777" w:rsidTr="002A20EE">
        <w:trPr>
          <w:trHeight w:val="1208"/>
        </w:trPr>
        <w:tc>
          <w:tcPr>
            <w:tcW w:w="1043" w:type="dxa"/>
            <w:noWrap/>
            <w:vAlign w:val="bottom"/>
            <w:hideMark/>
          </w:tcPr>
          <w:p w14:paraId="445D88C9"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5</w:t>
            </w:r>
          </w:p>
        </w:tc>
        <w:tc>
          <w:tcPr>
            <w:tcW w:w="4219" w:type="dxa"/>
            <w:shd w:val="clear" w:color="auto" w:fill="auto"/>
            <w:vAlign w:val="center"/>
            <w:hideMark/>
          </w:tcPr>
          <w:p w14:paraId="53557337"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KETIDAKTEPATAN UJARAN BAHASA INDONESIA</w:t>
            </w:r>
            <w:r w:rsidRPr="00DB25C4">
              <w:rPr>
                <w:rFonts w:eastAsia="Times New Roman" w:cstheme="minorHAnsi"/>
                <w:color w:val="000000"/>
              </w:rPr>
              <w:br/>
              <w:t>OLEH PEMELAJAR BIPA TINGKAT PEMULA ASAL KOREA</w:t>
            </w:r>
          </w:p>
        </w:tc>
        <w:tc>
          <w:tcPr>
            <w:tcW w:w="1822" w:type="dxa"/>
            <w:shd w:val="clear" w:color="auto" w:fill="auto"/>
            <w:vAlign w:val="center"/>
            <w:hideMark/>
          </w:tcPr>
          <w:p w14:paraId="1031E9EA"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Yohanna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Nirmalasari</w:t>
            </w:r>
            <w:proofErr w:type="spellEnd"/>
          </w:p>
        </w:tc>
        <w:tc>
          <w:tcPr>
            <w:tcW w:w="1663" w:type="dxa"/>
            <w:shd w:val="clear" w:color="auto" w:fill="auto"/>
            <w:noWrap/>
            <w:vAlign w:val="center"/>
            <w:hideMark/>
          </w:tcPr>
          <w:p w14:paraId="65E75CD2"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549" w:type="dxa"/>
            <w:shd w:val="clear" w:color="auto" w:fill="auto"/>
            <w:noWrap/>
            <w:vAlign w:val="center"/>
            <w:hideMark/>
          </w:tcPr>
          <w:p w14:paraId="77E0C192"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582" w:type="dxa"/>
            <w:shd w:val="clear" w:color="auto" w:fill="auto"/>
            <w:noWrap/>
            <w:vAlign w:val="center"/>
            <w:hideMark/>
          </w:tcPr>
          <w:p w14:paraId="046F03B7"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1,500,000</w:t>
            </w:r>
          </w:p>
        </w:tc>
        <w:tc>
          <w:tcPr>
            <w:tcW w:w="1794" w:type="dxa"/>
            <w:shd w:val="clear" w:color="auto" w:fill="auto"/>
            <w:noWrap/>
            <w:vAlign w:val="center"/>
            <w:hideMark/>
          </w:tcPr>
          <w:p w14:paraId="31EE38C1"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321" w:type="dxa"/>
            <w:shd w:val="clear" w:color="auto" w:fill="auto"/>
            <w:noWrap/>
            <w:vAlign w:val="center"/>
            <w:hideMark/>
          </w:tcPr>
          <w:p w14:paraId="1B042393"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500,000</w:t>
            </w:r>
          </w:p>
        </w:tc>
      </w:tr>
      <w:tr w:rsidR="00B06B75" w:rsidRPr="00DB25C4" w14:paraId="609BCFEE" w14:textId="77777777" w:rsidTr="002A20EE">
        <w:trPr>
          <w:trHeight w:val="906"/>
        </w:trPr>
        <w:tc>
          <w:tcPr>
            <w:tcW w:w="1043" w:type="dxa"/>
            <w:noWrap/>
            <w:vAlign w:val="bottom"/>
            <w:hideMark/>
          </w:tcPr>
          <w:p w14:paraId="01DA3B41"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6</w:t>
            </w:r>
          </w:p>
        </w:tc>
        <w:tc>
          <w:tcPr>
            <w:tcW w:w="4219" w:type="dxa"/>
            <w:shd w:val="clear" w:color="auto" w:fill="auto"/>
            <w:vAlign w:val="center"/>
            <w:hideMark/>
          </w:tcPr>
          <w:p w14:paraId="2C1FF093"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INTERFERENSI BAHASA TIONGKOK DALAM BAHASA INDONESIA LISAN PEMELAJAR TIONGKOK</w:t>
            </w:r>
          </w:p>
        </w:tc>
        <w:tc>
          <w:tcPr>
            <w:tcW w:w="1822" w:type="dxa"/>
            <w:shd w:val="clear" w:color="auto" w:fill="auto"/>
            <w:vAlign w:val="center"/>
            <w:hideMark/>
          </w:tcPr>
          <w:p w14:paraId="605D0794"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Vincentius</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Valiandy</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Jiuangga</w:t>
            </w:r>
            <w:proofErr w:type="spellEnd"/>
          </w:p>
        </w:tc>
        <w:tc>
          <w:tcPr>
            <w:tcW w:w="1663" w:type="dxa"/>
            <w:shd w:val="clear" w:color="auto" w:fill="auto"/>
            <w:noWrap/>
            <w:vAlign w:val="center"/>
            <w:hideMark/>
          </w:tcPr>
          <w:p w14:paraId="6BF890E1"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549" w:type="dxa"/>
            <w:shd w:val="clear" w:color="auto" w:fill="auto"/>
            <w:noWrap/>
            <w:vAlign w:val="center"/>
            <w:hideMark/>
          </w:tcPr>
          <w:p w14:paraId="39DAF8F5"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582" w:type="dxa"/>
            <w:shd w:val="clear" w:color="auto" w:fill="auto"/>
            <w:noWrap/>
            <w:vAlign w:val="center"/>
            <w:hideMark/>
          </w:tcPr>
          <w:p w14:paraId="208D942A"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3,750,000</w:t>
            </w:r>
          </w:p>
        </w:tc>
        <w:tc>
          <w:tcPr>
            <w:tcW w:w="1794" w:type="dxa"/>
            <w:shd w:val="clear" w:color="auto" w:fill="auto"/>
            <w:noWrap/>
            <w:vAlign w:val="center"/>
            <w:hideMark/>
          </w:tcPr>
          <w:p w14:paraId="7279DBD5"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321" w:type="dxa"/>
            <w:shd w:val="clear" w:color="auto" w:fill="auto"/>
            <w:noWrap/>
            <w:vAlign w:val="center"/>
            <w:hideMark/>
          </w:tcPr>
          <w:p w14:paraId="47F36CA5"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1,250,000</w:t>
            </w:r>
          </w:p>
        </w:tc>
      </w:tr>
      <w:tr w:rsidR="00B06B75" w:rsidRPr="00DB25C4" w14:paraId="70E6E206" w14:textId="77777777" w:rsidTr="002A20EE">
        <w:trPr>
          <w:trHeight w:val="906"/>
        </w:trPr>
        <w:tc>
          <w:tcPr>
            <w:tcW w:w="1043" w:type="dxa"/>
            <w:noWrap/>
            <w:vAlign w:val="bottom"/>
            <w:hideMark/>
          </w:tcPr>
          <w:p w14:paraId="5484BD12"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lastRenderedPageBreak/>
              <w:t>7</w:t>
            </w:r>
          </w:p>
        </w:tc>
        <w:tc>
          <w:tcPr>
            <w:tcW w:w="4219" w:type="dxa"/>
            <w:shd w:val="clear" w:color="auto" w:fill="auto"/>
            <w:vAlign w:val="center"/>
            <w:hideMark/>
          </w:tcPr>
          <w:p w14:paraId="03562CB1"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EVALUASI BUKU TEKS PELAJARAN BAHASA TIONGHOA 1 "PANDUAN PERSIAPAN HSK (TINGKAT 1)"</w:t>
            </w:r>
          </w:p>
        </w:tc>
        <w:tc>
          <w:tcPr>
            <w:tcW w:w="1822" w:type="dxa"/>
            <w:shd w:val="clear" w:color="auto" w:fill="auto"/>
            <w:vAlign w:val="center"/>
            <w:hideMark/>
          </w:tcPr>
          <w:p w14:paraId="1BFD2AEA"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Anggrah</w:t>
            </w:r>
            <w:proofErr w:type="spellEnd"/>
            <w:r w:rsidRPr="00DB25C4">
              <w:rPr>
                <w:rFonts w:eastAsia="Times New Roman" w:cstheme="minorHAnsi"/>
                <w:color w:val="000000"/>
              </w:rPr>
              <w:t xml:space="preserve"> Diah </w:t>
            </w:r>
            <w:proofErr w:type="spellStart"/>
            <w:r w:rsidRPr="00DB25C4">
              <w:rPr>
                <w:rFonts w:eastAsia="Times New Roman" w:cstheme="minorHAnsi"/>
                <w:color w:val="000000"/>
              </w:rPr>
              <w:t>Airlinda</w:t>
            </w:r>
            <w:proofErr w:type="spellEnd"/>
          </w:p>
        </w:tc>
        <w:tc>
          <w:tcPr>
            <w:tcW w:w="1663" w:type="dxa"/>
            <w:shd w:val="clear" w:color="auto" w:fill="auto"/>
            <w:noWrap/>
            <w:vAlign w:val="center"/>
            <w:hideMark/>
          </w:tcPr>
          <w:p w14:paraId="5A6417B7"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549" w:type="dxa"/>
            <w:shd w:val="clear" w:color="auto" w:fill="auto"/>
            <w:noWrap/>
            <w:vAlign w:val="center"/>
            <w:hideMark/>
          </w:tcPr>
          <w:p w14:paraId="4CEEB6F9"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582" w:type="dxa"/>
            <w:shd w:val="clear" w:color="auto" w:fill="auto"/>
            <w:noWrap/>
            <w:vAlign w:val="center"/>
            <w:hideMark/>
          </w:tcPr>
          <w:p w14:paraId="7CEE5315"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3,000,000</w:t>
            </w:r>
          </w:p>
        </w:tc>
        <w:tc>
          <w:tcPr>
            <w:tcW w:w="1794" w:type="dxa"/>
            <w:shd w:val="clear" w:color="auto" w:fill="auto"/>
            <w:noWrap/>
            <w:vAlign w:val="center"/>
            <w:hideMark/>
          </w:tcPr>
          <w:p w14:paraId="5DF64AA8"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321" w:type="dxa"/>
            <w:shd w:val="clear" w:color="auto" w:fill="auto"/>
            <w:noWrap/>
            <w:vAlign w:val="center"/>
            <w:hideMark/>
          </w:tcPr>
          <w:p w14:paraId="4C9AFCF3"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1,000,000</w:t>
            </w:r>
          </w:p>
        </w:tc>
      </w:tr>
      <w:tr w:rsidR="00B06B75" w:rsidRPr="00DB25C4" w14:paraId="557155DF" w14:textId="77777777" w:rsidTr="002A20EE">
        <w:trPr>
          <w:trHeight w:val="1208"/>
        </w:trPr>
        <w:tc>
          <w:tcPr>
            <w:tcW w:w="1043" w:type="dxa"/>
            <w:noWrap/>
            <w:vAlign w:val="bottom"/>
            <w:hideMark/>
          </w:tcPr>
          <w:p w14:paraId="6479E1A9"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8</w:t>
            </w:r>
          </w:p>
        </w:tc>
        <w:tc>
          <w:tcPr>
            <w:tcW w:w="4219" w:type="dxa"/>
            <w:shd w:val="clear" w:color="auto" w:fill="auto"/>
            <w:vAlign w:val="center"/>
            <w:hideMark/>
          </w:tcPr>
          <w:p w14:paraId="32D2F660"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PENINGKATAN KEMAMPUAN MENYIMAK MELALUI METODE TOP-DOWN DAN BOTTOM-UP DALAM PEMBELAJARAN DARING</w:t>
            </w:r>
          </w:p>
        </w:tc>
        <w:tc>
          <w:tcPr>
            <w:tcW w:w="1822" w:type="dxa"/>
            <w:shd w:val="clear" w:color="auto" w:fill="auto"/>
            <w:vAlign w:val="center"/>
            <w:hideMark/>
          </w:tcPr>
          <w:p w14:paraId="62427C84"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 xml:space="preserve">Dhatu </w:t>
            </w:r>
            <w:proofErr w:type="spellStart"/>
            <w:r w:rsidRPr="00DB25C4">
              <w:rPr>
                <w:rFonts w:eastAsia="Times New Roman" w:cstheme="minorHAnsi"/>
                <w:color w:val="000000"/>
              </w:rPr>
              <w:t>Sitaresmi</w:t>
            </w:r>
            <w:proofErr w:type="spellEnd"/>
          </w:p>
        </w:tc>
        <w:tc>
          <w:tcPr>
            <w:tcW w:w="1663" w:type="dxa"/>
            <w:shd w:val="clear" w:color="auto" w:fill="auto"/>
            <w:noWrap/>
            <w:vAlign w:val="center"/>
            <w:hideMark/>
          </w:tcPr>
          <w:p w14:paraId="2BAFC446"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549" w:type="dxa"/>
            <w:shd w:val="clear" w:color="auto" w:fill="auto"/>
            <w:noWrap/>
            <w:vAlign w:val="center"/>
            <w:hideMark/>
          </w:tcPr>
          <w:p w14:paraId="11096FA0"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582" w:type="dxa"/>
            <w:shd w:val="clear" w:color="auto" w:fill="auto"/>
            <w:noWrap/>
            <w:vAlign w:val="center"/>
            <w:hideMark/>
          </w:tcPr>
          <w:p w14:paraId="320BF776"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4,000,000</w:t>
            </w:r>
          </w:p>
        </w:tc>
        <w:tc>
          <w:tcPr>
            <w:tcW w:w="1794" w:type="dxa"/>
            <w:shd w:val="clear" w:color="auto" w:fill="auto"/>
            <w:noWrap/>
            <w:vAlign w:val="center"/>
            <w:hideMark/>
          </w:tcPr>
          <w:p w14:paraId="10213566"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321" w:type="dxa"/>
            <w:shd w:val="clear" w:color="auto" w:fill="auto"/>
            <w:noWrap/>
            <w:vAlign w:val="center"/>
            <w:hideMark/>
          </w:tcPr>
          <w:p w14:paraId="650A4120"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1,333,333</w:t>
            </w:r>
          </w:p>
        </w:tc>
      </w:tr>
      <w:tr w:rsidR="00B06B75" w:rsidRPr="00DB25C4" w14:paraId="20A22FC9" w14:textId="77777777" w:rsidTr="002A20EE">
        <w:trPr>
          <w:trHeight w:val="1208"/>
        </w:trPr>
        <w:tc>
          <w:tcPr>
            <w:tcW w:w="1043" w:type="dxa"/>
            <w:noWrap/>
            <w:vAlign w:val="bottom"/>
            <w:hideMark/>
          </w:tcPr>
          <w:p w14:paraId="77F81F67"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9</w:t>
            </w:r>
          </w:p>
        </w:tc>
        <w:tc>
          <w:tcPr>
            <w:tcW w:w="4219" w:type="dxa"/>
            <w:shd w:val="clear" w:color="auto" w:fill="auto"/>
            <w:vAlign w:val="center"/>
            <w:hideMark/>
          </w:tcPr>
          <w:p w14:paraId="04D9B8FE"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 xml:space="preserve">PENGEMBANGAN BAHAN AJAR </w:t>
            </w:r>
            <w:proofErr w:type="gramStart"/>
            <w:r w:rsidRPr="00DB25C4">
              <w:rPr>
                <w:rFonts w:eastAsia="Times New Roman" w:cstheme="minorHAnsi"/>
                <w:color w:val="000000"/>
              </w:rPr>
              <w:t>MENYIMAK  BAGI</w:t>
            </w:r>
            <w:proofErr w:type="gramEnd"/>
            <w:r w:rsidRPr="00DB25C4">
              <w:rPr>
                <w:rFonts w:eastAsia="Times New Roman" w:cstheme="minorHAnsi"/>
                <w:color w:val="000000"/>
              </w:rPr>
              <w:t xml:space="preserve">  PEMELAJAR BIPA TINGKAT PEMULA MENGGUNAKAN “KOPI”</w:t>
            </w:r>
          </w:p>
        </w:tc>
        <w:tc>
          <w:tcPr>
            <w:tcW w:w="1822" w:type="dxa"/>
            <w:shd w:val="clear" w:color="auto" w:fill="auto"/>
            <w:vAlign w:val="center"/>
            <w:hideMark/>
          </w:tcPr>
          <w:p w14:paraId="2F9AA471"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Yohanna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Nirmalasari</w:t>
            </w:r>
            <w:proofErr w:type="spellEnd"/>
          </w:p>
        </w:tc>
        <w:tc>
          <w:tcPr>
            <w:tcW w:w="1663" w:type="dxa"/>
            <w:shd w:val="clear" w:color="auto" w:fill="auto"/>
            <w:noWrap/>
            <w:vAlign w:val="center"/>
            <w:hideMark/>
          </w:tcPr>
          <w:p w14:paraId="5AA3576B"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549" w:type="dxa"/>
            <w:shd w:val="clear" w:color="auto" w:fill="auto"/>
            <w:noWrap/>
            <w:vAlign w:val="center"/>
            <w:hideMark/>
          </w:tcPr>
          <w:p w14:paraId="475D91F1"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582" w:type="dxa"/>
            <w:shd w:val="clear" w:color="auto" w:fill="auto"/>
            <w:noWrap/>
            <w:vAlign w:val="center"/>
            <w:hideMark/>
          </w:tcPr>
          <w:p w14:paraId="6BB49DDE"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3,750,000</w:t>
            </w:r>
          </w:p>
        </w:tc>
        <w:tc>
          <w:tcPr>
            <w:tcW w:w="1794" w:type="dxa"/>
            <w:shd w:val="clear" w:color="auto" w:fill="auto"/>
            <w:noWrap/>
            <w:vAlign w:val="center"/>
            <w:hideMark/>
          </w:tcPr>
          <w:p w14:paraId="0B194D41"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321" w:type="dxa"/>
            <w:shd w:val="clear" w:color="auto" w:fill="auto"/>
            <w:noWrap/>
            <w:vAlign w:val="center"/>
            <w:hideMark/>
          </w:tcPr>
          <w:p w14:paraId="64B576FA"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1,250,000</w:t>
            </w:r>
          </w:p>
        </w:tc>
      </w:tr>
      <w:tr w:rsidR="00B06B75" w:rsidRPr="00DB25C4" w14:paraId="23E77054" w14:textId="77777777" w:rsidTr="002A20EE">
        <w:trPr>
          <w:trHeight w:val="1208"/>
        </w:trPr>
        <w:tc>
          <w:tcPr>
            <w:tcW w:w="1043" w:type="dxa"/>
            <w:noWrap/>
            <w:vAlign w:val="bottom"/>
            <w:hideMark/>
          </w:tcPr>
          <w:p w14:paraId="090FF921"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10</w:t>
            </w:r>
          </w:p>
        </w:tc>
        <w:tc>
          <w:tcPr>
            <w:tcW w:w="4219" w:type="dxa"/>
            <w:shd w:val="clear" w:color="auto" w:fill="auto"/>
            <w:vAlign w:val="center"/>
            <w:hideMark/>
          </w:tcPr>
          <w:p w14:paraId="44D528ED"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Keterkaitan</w:t>
            </w:r>
            <w:proofErr w:type="spellEnd"/>
            <w:r w:rsidRPr="00DB25C4">
              <w:rPr>
                <w:rFonts w:eastAsia="Times New Roman" w:cstheme="minorHAnsi"/>
                <w:color w:val="000000"/>
              </w:rPr>
              <w:t xml:space="preserve"> Strategi </w:t>
            </w:r>
            <w:proofErr w:type="spellStart"/>
            <w:r w:rsidRPr="00DB25C4">
              <w:rPr>
                <w:rFonts w:eastAsia="Times New Roman" w:cstheme="minorHAnsi"/>
                <w:color w:val="000000"/>
              </w:rPr>
              <w:t>Pembelajaran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Dengan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Suku</w:t>
            </w:r>
            <w:proofErr w:type="spellEnd"/>
            <w:r w:rsidRPr="00DB25C4">
              <w:rPr>
                <w:rFonts w:eastAsia="Times New Roman" w:cstheme="minorHAnsi"/>
                <w:color w:val="000000"/>
              </w:rPr>
              <w:t xml:space="preserve"> Chines/</w:t>
            </w:r>
            <w:proofErr w:type="gramStart"/>
            <w:r w:rsidRPr="00DB25C4">
              <w:rPr>
                <w:rFonts w:eastAsia="Times New Roman" w:cstheme="minorHAnsi"/>
                <w:color w:val="000000"/>
              </w:rPr>
              <w:t>Non Chinese</w:t>
            </w:r>
            <w:proofErr w:type="gramEnd"/>
            <w:r w:rsidRPr="00DB25C4">
              <w:rPr>
                <w:rFonts w:eastAsia="Times New Roman" w:cstheme="minorHAnsi"/>
                <w:color w:val="000000"/>
              </w:rPr>
              <w:t xml:space="preserve">, Nilai, dan </w:t>
            </w:r>
            <w:proofErr w:type="spellStart"/>
            <w:r w:rsidRPr="00DB25C4">
              <w:rPr>
                <w:rFonts w:eastAsia="Times New Roman" w:cstheme="minorHAnsi"/>
                <w:color w:val="000000"/>
              </w:rPr>
              <w:t>Jenis</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Kelamin</w:t>
            </w:r>
            <w:proofErr w:type="spellEnd"/>
            <w:r w:rsidRPr="00DB25C4">
              <w:rPr>
                <w:rFonts w:eastAsia="Times New Roman" w:cstheme="minorHAnsi"/>
                <w:color w:val="000000"/>
              </w:rPr>
              <w:t xml:space="preserve"> Di Universitas Ma Chung</w:t>
            </w:r>
          </w:p>
        </w:tc>
        <w:tc>
          <w:tcPr>
            <w:tcW w:w="1822" w:type="dxa"/>
            <w:shd w:val="clear" w:color="auto" w:fill="auto"/>
            <w:vAlign w:val="center"/>
            <w:hideMark/>
          </w:tcPr>
          <w:p w14:paraId="408FDFF1"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Vincentius</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Valiandy</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Jiuangga</w:t>
            </w:r>
            <w:proofErr w:type="spellEnd"/>
          </w:p>
        </w:tc>
        <w:tc>
          <w:tcPr>
            <w:tcW w:w="1663" w:type="dxa"/>
            <w:shd w:val="clear" w:color="auto" w:fill="auto"/>
            <w:noWrap/>
            <w:vAlign w:val="center"/>
            <w:hideMark/>
          </w:tcPr>
          <w:p w14:paraId="6A8F0434"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549" w:type="dxa"/>
            <w:shd w:val="clear" w:color="auto" w:fill="auto"/>
            <w:noWrap/>
            <w:vAlign w:val="center"/>
            <w:hideMark/>
          </w:tcPr>
          <w:p w14:paraId="0BA12F10"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5,000,000</w:t>
            </w:r>
          </w:p>
        </w:tc>
        <w:tc>
          <w:tcPr>
            <w:tcW w:w="1582" w:type="dxa"/>
            <w:shd w:val="clear" w:color="auto" w:fill="auto"/>
            <w:noWrap/>
            <w:vAlign w:val="center"/>
            <w:hideMark/>
          </w:tcPr>
          <w:p w14:paraId="41972911"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794" w:type="dxa"/>
            <w:shd w:val="clear" w:color="auto" w:fill="auto"/>
            <w:noWrap/>
            <w:vAlign w:val="center"/>
            <w:hideMark/>
          </w:tcPr>
          <w:p w14:paraId="5F0F4A1D"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321" w:type="dxa"/>
            <w:shd w:val="clear" w:color="auto" w:fill="auto"/>
            <w:noWrap/>
            <w:vAlign w:val="center"/>
            <w:hideMark/>
          </w:tcPr>
          <w:p w14:paraId="689B2BAD"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1,666,667</w:t>
            </w:r>
          </w:p>
        </w:tc>
      </w:tr>
      <w:tr w:rsidR="00B06B75" w:rsidRPr="00DB25C4" w14:paraId="17D26FC4" w14:textId="77777777" w:rsidTr="002A20EE">
        <w:trPr>
          <w:trHeight w:val="604"/>
        </w:trPr>
        <w:tc>
          <w:tcPr>
            <w:tcW w:w="1043" w:type="dxa"/>
            <w:noWrap/>
            <w:vAlign w:val="bottom"/>
            <w:hideMark/>
          </w:tcPr>
          <w:p w14:paraId="00CD1040"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11</w:t>
            </w:r>
          </w:p>
        </w:tc>
        <w:tc>
          <w:tcPr>
            <w:tcW w:w="4219" w:type="dxa"/>
            <w:shd w:val="clear" w:color="auto" w:fill="auto"/>
            <w:vAlign w:val="center"/>
            <w:hideMark/>
          </w:tcPr>
          <w:p w14:paraId="55F51089"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KETERAMPILAN MENYIMAK PEMELAJAR BIPA TINGKAT PEMULA ASAL TIONGKOK</w:t>
            </w:r>
          </w:p>
        </w:tc>
        <w:tc>
          <w:tcPr>
            <w:tcW w:w="1822" w:type="dxa"/>
            <w:shd w:val="clear" w:color="auto" w:fill="auto"/>
            <w:vAlign w:val="center"/>
            <w:hideMark/>
          </w:tcPr>
          <w:p w14:paraId="358834D5"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Yohanna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Nirmalasari</w:t>
            </w:r>
            <w:proofErr w:type="spellEnd"/>
          </w:p>
        </w:tc>
        <w:tc>
          <w:tcPr>
            <w:tcW w:w="1663" w:type="dxa"/>
            <w:shd w:val="clear" w:color="auto" w:fill="auto"/>
            <w:noWrap/>
            <w:vAlign w:val="center"/>
            <w:hideMark/>
          </w:tcPr>
          <w:p w14:paraId="455FA53F"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549" w:type="dxa"/>
            <w:shd w:val="clear" w:color="auto" w:fill="auto"/>
            <w:noWrap/>
            <w:vAlign w:val="center"/>
            <w:hideMark/>
          </w:tcPr>
          <w:p w14:paraId="015341E0"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5,000,000</w:t>
            </w:r>
          </w:p>
        </w:tc>
        <w:tc>
          <w:tcPr>
            <w:tcW w:w="1582" w:type="dxa"/>
            <w:shd w:val="clear" w:color="auto" w:fill="auto"/>
            <w:noWrap/>
            <w:vAlign w:val="center"/>
            <w:hideMark/>
          </w:tcPr>
          <w:p w14:paraId="7212D5A2"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794" w:type="dxa"/>
            <w:shd w:val="clear" w:color="auto" w:fill="auto"/>
            <w:noWrap/>
            <w:vAlign w:val="center"/>
            <w:hideMark/>
          </w:tcPr>
          <w:p w14:paraId="579AAEF3"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321" w:type="dxa"/>
            <w:shd w:val="clear" w:color="auto" w:fill="auto"/>
            <w:noWrap/>
            <w:vAlign w:val="center"/>
            <w:hideMark/>
          </w:tcPr>
          <w:p w14:paraId="64367279"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1,666,667</w:t>
            </w:r>
          </w:p>
        </w:tc>
      </w:tr>
      <w:tr w:rsidR="00B06B75" w:rsidRPr="00DB25C4" w14:paraId="7BB63506" w14:textId="77777777" w:rsidTr="002A20EE">
        <w:trPr>
          <w:trHeight w:val="906"/>
        </w:trPr>
        <w:tc>
          <w:tcPr>
            <w:tcW w:w="1043" w:type="dxa"/>
            <w:noWrap/>
            <w:vAlign w:val="bottom"/>
            <w:hideMark/>
          </w:tcPr>
          <w:p w14:paraId="7F166394"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12</w:t>
            </w:r>
          </w:p>
        </w:tc>
        <w:tc>
          <w:tcPr>
            <w:tcW w:w="4219" w:type="dxa"/>
            <w:shd w:val="clear" w:color="auto" w:fill="auto"/>
            <w:vAlign w:val="center"/>
            <w:hideMark/>
          </w:tcPr>
          <w:p w14:paraId="18F71982"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STRATEGI BELAJAR BAHASA MANDARIN OLEH MAHASISWA UNIVERSITAS MA CHUNG</w:t>
            </w:r>
          </w:p>
        </w:tc>
        <w:tc>
          <w:tcPr>
            <w:tcW w:w="1822" w:type="dxa"/>
            <w:shd w:val="clear" w:color="auto" w:fill="auto"/>
            <w:vAlign w:val="center"/>
            <w:hideMark/>
          </w:tcPr>
          <w:p w14:paraId="5A9A43B3"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 xml:space="preserve">Dhatu </w:t>
            </w:r>
            <w:proofErr w:type="spellStart"/>
            <w:r w:rsidRPr="00DB25C4">
              <w:rPr>
                <w:rFonts w:eastAsia="Times New Roman" w:cstheme="minorHAnsi"/>
                <w:color w:val="000000"/>
              </w:rPr>
              <w:t>Sitaresmi</w:t>
            </w:r>
            <w:proofErr w:type="spellEnd"/>
          </w:p>
        </w:tc>
        <w:tc>
          <w:tcPr>
            <w:tcW w:w="1663" w:type="dxa"/>
            <w:shd w:val="clear" w:color="auto" w:fill="auto"/>
            <w:noWrap/>
            <w:vAlign w:val="center"/>
            <w:hideMark/>
          </w:tcPr>
          <w:p w14:paraId="6B24220F"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549" w:type="dxa"/>
            <w:shd w:val="clear" w:color="auto" w:fill="auto"/>
            <w:noWrap/>
            <w:vAlign w:val="center"/>
            <w:hideMark/>
          </w:tcPr>
          <w:p w14:paraId="643B9933"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4,000,000</w:t>
            </w:r>
          </w:p>
        </w:tc>
        <w:tc>
          <w:tcPr>
            <w:tcW w:w="1582" w:type="dxa"/>
            <w:shd w:val="clear" w:color="auto" w:fill="auto"/>
            <w:noWrap/>
            <w:vAlign w:val="center"/>
            <w:hideMark/>
          </w:tcPr>
          <w:p w14:paraId="5D712E30"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794" w:type="dxa"/>
            <w:shd w:val="clear" w:color="auto" w:fill="auto"/>
            <w:noWrap/>
            <w:vAlign w:val="center"/>
            <w:hideMark/>
          </w:tcPr>
          <w:p w14:paraId="5A05E085"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321" w:type="dxa"/>
            <w:shd w:val="clear" w:color="auto" w:fill="auto"/>
            <w:noWrap/>
            <w:vAlign w:val="center"/>
            <w:hideMark/>
          </w:tcPr>
          <w:p w14:paraId="2E833C8A"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1,333,333</w:t>
            </w:r>
          </w:p>
        </w:tc>
      </w:tr>
      <w:tr w:rsidR="00B06B75" w:rsidRPr="00DB25C4" w14:paraId="50EAF9D6" w14:textId="77777777" w:rsidTr="002A20EE">
        <w:trPr>
          <w:trHeight w:val="302"/>
        </w:trPr>
        <w:tc>
          <w:tcPr>
            <w:tcW w:w="1043" w:type="dxa"/>
            <w:noWrap/>
            <w:vAlign w:val="bottom"/>
            <w:hideMark/>
          </w:tcPr>
          <w:p w14:paraId="181D1E8B"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13</w:t>
            </w:r>
          </w:p>
        </w:tc>
        <w:tc>
          <w:tcPr>
            <w:tcW w:w="4219" w:type="dxa"/>
            <w:shd w:val="clear" w:color="auto" w:fill="auto"/>
            <w:vAlign w:val="center"/>
            <w:hideMark/>
          </w:tcPr>
          <w:p w14:paraId="30297B9C"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Rekontruksi</w:t>
            </w:r>
            <w:proofErr w:type="spellEnd"/>
            <w:r w:rsidRPr="00DB25C4">
              <w:rPr>
                <w:rFonts w:eastAsia="Times New Roman" w:cstheme="minorHAnsi"/>
                <w:color w:val="000000"/>
              </w:rPr>
              <w:t xml:space="preserve"> Sejarah </w:t>
            </w:r>
            <w:proofErr w:type="spellStart"/>
            <w:r w:rsidRPr="00DB25C4">
              <w:rPr>
                <w:rFonts w:eastAsia="Times New Roman" w:cstheme="minorHAnsi"/>
                <w:color w:val="000000"/>
              </w:rPr>
              <w:t>Sekolah</w:t>
            </w:r>
            <w:proofErr w:type="spellEnd"/>
            <w:r w:rsidRPr="00DB25C4">
              <w:rPr>
                <w:rFonts w:eastAsia="Times New Roman" w:cstheme="minorHAnsi"/>
                <w:color w:val="000000"/>
              </w:rPr>
              <w:t xml:space="preserve"> Ma Chung</w:t>
            </w:r>
          </w:p>
        </w:tc>
        <w:tc>
          <w:tcPr>
            <w:tcW w:w="1822" w:type="dxa"/>
            <w:shd w:val="clear" w:color="auto" w:fill="auto"/>
            <w:vAlign w:val="center"/>
            <w:hideMark/>
          </w:tcPr>
          <w:p w14:paraId="4277E397"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 xml:space="preserve">Dhatu </w:t>
            </w:r>
            <w:proofErr w:type="spellStart"/>
            <w:r w:rsidRPr="00DB25C4">
              <w:rPr>
                <w:rFonts w:eastAsia="Times New Roman" w:cstheme="minorHAnsi"/>
                <w:color w:val="000000"/>
              </w:rPr>
              <w:t>Sitaresmi</w:t>
            </w:r>
            <w:proofErr w:type="spellEnd"/>
          </w:p>
        </w:tc>
        <w:tc>
          <w:tcPr>
            <w:tcW w:w="1663" w:type="dxa"/>
            <w:shd w:val="clear" w:color="auto" w:fill="auto"/>
            <w:noWrap/>
            <w:vAlign w:val="center"/>
            <w:hideMark/>
          </w:tcPr>
          <w:p w14:paraId="0C63027B"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549" w:type="dxa"/>
            <w:shd w:val="clear" w:color="auto" w:fill="auto"/>
            <w:noWrap/>
            <w:vAlign w:val="center"/>
            <w:hideMark/>
          </w:tcPr>
          <w:p w14:paraId="4D62EE5E"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8,700,000</w:t>
            </w:r>
          </w:p>
        </w:tc>
        <w:tc>
          <w:tcPr>
            <w:tcW w:w="1582" w:type="dxa"/>
            <w:shd w:val="clear" w:color="auto" w:fill="auto"/>
            <w:noWrap/>
            <w:vAlign w:val="center"/>
            <w:hideMark/>
          </w:tcPr>
          <w:p w14:paraId="675F6323"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794" w:type="dxa"/>
            <w:shd w:val="clear" w:color="auto" w:fill="auto"/>
            <w:noWrap/>
            <w:vAlign w:val="center"/>
            <w:hideMark/>
          </w:tcPr>
          <w:p w14:paraId="516B317F"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0</w:t>
            </w:r>
          </w:p>
        </w:tc>
        <w:tc>
          <w:tcPr>
            <w:tcW w:w="1321" w:type="dxa"/>
            <w:shd w:val="clear" w:color="auto" w:fill="auto"/>
            <w:noWrap/>
            <w:vAlign w:val="center"/>
            <w:hideMark/>
          </w:tcPr>
          <w:p w14:paraId="1856B1AD"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2,900,000</w:t>
            </w:r>
          </w:p>
        </w:tc>
      </w:tr>
      <w:tr w:rsidR="00B06B75" w:rsidRPr="00DB25C4" w14:paraId="1C86690A" w14:textId="77777777" w:rsidTr="002A20EE">
        <w:trPr>
          <w:trHeight w:val="302"/>
        </w:trPr>
        <w:tc>
          <w:tcPr>
            <w:tcW w:w="8749" w:type="dxa"/>
            <w:gridSpan w:val="4"/>
            <w:noWrap/>
            <w:vAlign w:val="bottom"/>
          </w:tcPr>
          <w:p w14:paraId="617F653A"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Total</w:t>
            </w:r>
          </w:p>
        </w:tc>
        <w:tc>
          <w:tcPr>
            <w:tcW w:w="1549" w:type="dxa"/>
            <w:shd w:val="clear" w:color="auto" w:fill="auto"/>
            <w:noWrap/>
            <w:vAlign w:val="center"/>
          </w:tcPr>
          <w:p w14:paraId="6F5B3DC8"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22,700,000</w:t>
            </w:r>
          </w:p>
        </w:tc>
        <w:tc>
          <w:tcPr>
            <w:tcW w:w="1582" w:type="dxa"/>
            <w:shd w:val="clear" w:color="auto" w:fill="auto"/>
            <w:noWrap/>
            <w:vAlign w:val="center"/>
          </w:tcPr>
          <w:p w14:paraId="1A5E0816"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16,000,000</w:t>
            </w:r>
          </w:p>
        </w:tc>
        <w:tc>
          <w:tcPr>
            <w:tcW w:w="1794" w:type="dxa"/>
            <w:shd w:val="clear" w:color="auto" w:fill="auto"/>
            <w:noWrap/>
            <w:vAlign w:val="center"/>
          </w:tcPr>
          <w:p w14:paraId="2468F329"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25,400,000</w:t>
            </w:r>
          </w:p>
        </w:tc>
        <w:tc>
          <w:tcPr>
            <w:tcW w:w="1321" w:type="dxa"/>
            <w:shd w:val="clear" w:color="auto" w:fill="auto"/>
            <w:noWrap/>
            <w:vAlign w:val="center"/>
          </w:tcPr>
          <w:p w14:paraId="69452417" w14:textId="77777777" w:rsidR="00B06B75" w:rsidRPr="00DB25C4" w:rsidRDefault="00B06B75" w:rsidP="00687314">
            <w:pPr>
              <w:spacing w:after="0" w:line="240" w:lineRule="auto"/>
              <w:jc w:val="right"/>
              <w:rPr>
                <w:rFonts w:eastAsia="Times New Roman" w:cstheme="minorHAnsi"/>
                <w:color w:val="000000"/>
              </w:rPr>
            </w:pPr>
          </w:p>
        </w:tc>
      </w:tr>
      <w:tr w:rsidR="00B06B75" w:rsidRPr="00DB25C4" w14:paraId="33F1EF8F" w14:textId="77777777" w:rsidTr="002A20EE">
        <w:trPr>
          <w:trHeight w:val="302"/>
        </w:trPr>
        <w:tc>
          <w:tcPr>
            <w:tcW w:w="8749" w:type="dxa"/>
            <w:gridSpan w:val="4"/>
            <w:noWrap/>
            <w:vAlign w:val="bottom"/>
          </w:tcPr>
          <w:p w14:paraId="6B786093"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Rata-rata</w:t>
            </w:r>
          </w:p>
        </w:tc>
        <w:tc>
          <w:tcPr>
            <w:tcW w:w="1549" w:type="dxa"/>
            <w:shd w:val="clear" w:color="auto" w:fill="auto"/>
            <w:noWrap/>
            <w:vAlign w:val="center"/>
          </w:tcPr>
          <w:p w14:paraId="041DCD3C" w14:textId="77777777" w:rsidR="00B06B75" w:rsidRPr="00DB25C4" w:rsidRDefault="00B06B75" w:rsidP="00687314">
            <w:pPr>
              <w:spacing w:after="0" w:line="240" w:lineRule="auto"/>
              <w:jc w:val="right"/>
              <w:rPr>
                <w:rFonts w:eastAsia="Times New Roman" w:cstheme="minorHAnsi"/>
                <w:color w:val="000000"/>
              </w:rPr>
            </w:pPr>
          </w:p>
        </w:tc>
        <w:tc>
          <w:tcPr>
            <w:tcW w:w="1582" w:type="dxa"/>
            <w:shd w:val="clear" w:color="auto" w:fill="auto"/>
            <w:noWrap/>
            <w:vAlign w:val="center"/>
          </w:tcPr>
          <w:p w14:paraId="06572495" w14:textId="77777777" w:rsidR="00B06B75" w:rsidRPr="00DB25C4" w:rsidRDefault="00B06B75" w:rsidP="00687314">
            <w:pPr>
              <w:spacing w:after="0" w:line="240" w:lineRule="auto"/>
              <w:jc w:val="right"/>
              <w:rPr>
                <w:rFonts w:eastAsia="Times New Roman" w:cstheme="minorHAnsi"/>
                <w:color w:val="000000"/>
              </w:rPr>
            </w:pPr>
          </w:p>
        </w:tc>
        <w:tc>
          <w:tcPr>
            <w:tcW w:w="1794" w:type="dxa"/>
            <w:shd w:val="clear" w:color="auto" w:fill="auto"/>
            <w:noWrap/>
            <w:vAlign w:val="center"/>
          </w:tcPr>
          <w:p w14:paraId="58231AEE" w14:textId="77777777" w:rsidR="00B06B75" w:rsidRPr="00DB25C4" w:rsidRDefault="00B06B75" w:rsidP="00687314">
            <w:pPr>
              <w:spacing w:after="0" w:line="240" w:lineRule="auto"/>
              <w:jc w:val="right"/>
              <w:rPr>
                <w:rFonts w:eastAsia="Times New Roman" w:cstheme="minorHAnsi"/>
                <w:color w:val="000000"/>
              </w:rPr>
            </w:pPr>
          </w:p>
        </w:tc>
        <w:tc>
          <w:tcPr>
            <w:tcW w:w="1321" w:type="dxa"/>
            <w:shd w:val="clear" w:color="auto" w:fill="auto"/>
            <w:noWrap/>
            <w:vAlign w:val="center"/>
          </w:tcPr>
          <w:p w14:paraId="55CCFC25" w14:textId="77777777" w:rsidR="00B06B75" w:rsidRPr="00DB25C4" w:rsidRDefault="00B06B75" w:rsidP="00687314">
            <w:pPr>
              <w:spacing w:after="0" w:line="240" w:lineRule="auto"/>
              <w:jc w:val="right"/>
              <w:rPr>
                <w:rFonts w:eastAsia="Times New Roman" w:cstheme="minorHAnsi"/>
                <w:color w:val="000000"/>
              </w:rPr>
            </w:pPr>
          </w:p>
        </w:tc>
      </w:tr>
    </w:tbl>
    <w:p w14:paraId="63800BCD" w14:textId="77777777" w:rsidR="00B06B75" w:rsidRPr="00DB25C4" w:rsidRDefault="00B06B75" w:rsidP="00687314">
      <w:pPr>
        <w:spacing w:after="0" w:line="240" w:lineRule="auto"/>
        <w:ind w:left="360"/>
        <w:rPr>
          <w:rFonts w:cstheme="minorHAnsi"/>
        </w:rPr>
      </w:pPr>
    </w:p>
    <w:p w14:paraId="4251A2EC" w14:textId="77777777" w:rsidR="00B06B75" w:rsidRPr="00DB25C4" w:rsidRDefault="00B06B75" w:rsidP="00687314">
      <w:pPr>
        <w:spacing w:after="0" w:line="240" w:lineRule="auto"/>
        <w:rPr>
          <w:rFonts w:cstheme="minorHAnsi"/>
          <w:b/>
          <w:bCs/>
        </w:rPr>
      </w:pPr>
      <w:r w:rsidRPr="00DB25C4">
        <w:rPr>
          <w:rFonts w:cstheme="minorHAnsi"/>
          <w:b/>
          <w:bCs/>
        </w:rPr>
        <w:t xml:space="preserve">5.1.2.4 Dana </w:t>
      </w:r>
      <w:proofErr w:type="spellStart"/>
      <w:r w:rsidRPr="00DB25C4">
        <w:rPr>
          <w:rFonts w:cstheme="minorHAnsi"/>
          <w:b/>
          <w:bCs/>
        </w:rPr>
        <w:t>PkM</w:t>
      </w:r>
      <w:proofErr w:type="spellEnd"/>
    </w:p>
    <w:p w14:paraId="50E3FD58" w14:textId="77777777" w:rsidR="00B06B75" w:rsidRPr="00DB25C4" w:rsidRDefault="00B06B75" w:rsidP="00687314">
      <w:pPr>
        <w:spacing w:after="0" w:line="240" w:lineRule="auto"/>
        <w:ind w:left="360"/>
        <w:rPr>
          <w:rFonts w:cstheme="minorHAnsi"/>
        </w:rPr>
      </w:pPr>
      <w:r w:rsidRPr="00DB25C4">
        <w:rPr>
          <w:rFonts w:cstheme="minorHAnsi"/>
        </w:rPr>
        <w:t xml:space="preserve">Dana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PkM</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tiga</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terakhir</w:t>
      </w:r>
      <w:proofErr w:type="spellEnd"/>
      <w:r w:rsidRPr="00DB25C4">
        <w:rPr>
          <w:rFonts w:cstheme="minorHAnsi"/>
        </w:rPr>
        <w:t xml:space="preserve"> yang </w:t>
      </w:r>
      <w:proofErr w:type="spellStart"/>
      <w:r w:rsidRPr="00DB25C4">
        <w:rPr>
          <w:rFonts w:cstheme="minorHAnsi"/>
        </w:rPr>
        <w:t>dilakukan</w:t>
      </w:r>
      <w:proofErr w:type="spellEnd"/>
      <w:r w:rsidRPr="00DB25C4">
        <w:rPr>
          <w:rFonts w:cstheme="minorHAnsi"/>
        </w:rPr>
        <w:t xml:space="preserve"> oleh DTPS yang </w:t>
      </w:r>
      <w:proofErr w:type="spellStart"/>
      <w:r w:rsidRPr="00DB25C4">
        <w:rPr>
          <w:rFonts w:cstheme="minorHAnsi"/>
        </w:rPr>
        <w:t>bidang</w:t>
      </w:r>
      <w:proofErr w:type="spellEnd"/>
      <w:r w:rsidRPr="00DB25C4">
        <w:rPr>
          <w:rFonts w:cstheme="minorHAnsi"/>
        </w:rPr>
        <w:t xml:space="preserve"> </w:t>
      </w:r>
      <w:proofErr w:type="spellStart"/>
      <w:r w:rsidRPr="00DB25C4">
        <w:rPr>
          <w:rFonts w:cstheme="minorHAnsi"/>
        </w:rPr>
        <w:t>keahliannya</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bidang</w:t>
      </w:r>
      <w:proofErr w:type="spellEnd"/>
      <w:r w:rsidRPr="00DB25C4">
        <w:rPr>
          <w:rFonts w:cstheme="minorHAnsi"/>
        </w:rPr>
        <w:t xml:space="preserve"> PS (</w:t>
      </w:r>
      <w:proofErr w:type="spellStart"/>
      <w:r w:rsidRPr="00DB25C4">
        <w:rPr>
          <w:rFonts w:cstheme="minorHAnsi"/>
        </w:rPr>
        <w:t>Tabel</w:t>
      </w:r>
      <w:proofErr w:type="spellEnd"/>
      <w:r w:rsidRPr="00DB25C4">
        <w:rPr>
          <w:rFonts w:cstheme="minorHAnsi"/>
        </w:rPr>
        <w:t xml:space="preserve"> 5.1.2.4).</w:t>
      </w:r>
    </w:p>
    <w:p w14:paraId="557AE8FE" w14:textId="77777777" w:rsidR="00B06B75" w:rsidRPr="00DB25C4" w:rsidRDefault="00B06B75" w:rsidP="00687314">
      <w:pPr>
        <w:spacing w:after="0" w:line="240" w:lineRule="auto"/>
        <w:ind w:left="360"/>
        <w:rPr>
          <w:rFonts w:cstheme="minorHAnsi"/>
        </w:rPr>
      </w:pPr>
      <w:proofErr w:type="spellStart"/>
      <w:r w:rsidRPr="00DB25C4">
        <w:rPr>
          <w:rFonts w:cstheme="minorHAnsi"/>
        </w:rPr>
        <w:t>Tabel</w:t>
      </w:r>
      <w:proofErr w:type="spellEnd"/>
      <w:r w:rsidRPr="00DB25C4">
        <w:rPr>
          <w:rFonts w:cstheme="minorHAnsi"/>
        </w:rPr>
        <w:t xml:space="preserve"> 5.1.2.4 Dana </w:t>
      </w:r>
      <w:proofErr w:type="spellStart"/>
      <w:r w:rsidRPr="00DB25C4">
        <w:rPr>
          <w:rFonts w:cstheme="minorHAnsi"/>
        </w:rPr>
        <w:t>PkM</w:t>
      </w:r>
      <w:proofErr w:type="spellEnd"/>
    </w:p>
    <w:tbl>
      <w:tblPr>
        <w:tblW w:w="14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517"/>
        <w:gridCol w:w="3261"/>
        <w:gridCol w:w="2609"/>
        <w:gridCol w:w="2229"/>
        <w:gridCol w:w="1648"/>
        <w:gridCol w:w="1522"/>
        <w:gridCol w:w="1729"/>
        <w:gridCol w:w="1372"/>
      </w:tblGrid>
      <w:tr w:rsidR="00B06B75" w:rsidRPr="00DB25C4" w14:paraId="7650041D" w14:textId="77777777" w:rsidTr="002A20EE">
        <w:trPr>
          <w:trHeight w:val="304"/>
        </w:trPr>
        <w:tc>
          <w:tcPr>
            <w:tcW w:w="517" w:type="dxa"/>
            <w:vMerge w:val="restart"/>
            <w:shd w:val="clear" w:color="auto" w:fill="BDD7EE"/>
            <w:noWrap/>
            <w:vAlign w:val="center"/>
            <w:hideMark/>
          </w:tcPr>
          <w:p w14:paraId="674931D0"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No</w:t>
            </w:r>
          </w:p>
        </w:tc>
        <w:tc>
          <w:tcPr>
            <w:tcW w:w="3261" w:type="dxa"/>
            <w:vMerge w:val="restart"/>
            <w:shd w:val="clear" w:color="auto" w:fill="BDD7EE"/>
            <w:noWrap/>
            <w:vAlign w:val="center"/>
            <w:hideMark/>
          </w:tcPr>
          <w:p w14:paraId="7E08D4B9"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Judul</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PkM</w:t>
            </w:r>
            <w:proofErr w:type="spellEnd"/>
          </w:p>
        </w:tc>
        <w:tc>
          <w:tcPr>
            <w:tcW w:w="2609" w:type="dxa"/>
            <w:vMerge w:val="restart"/>
            <w:shd w:val="clear" w:color="auto" w:fill="BDD7EE"/>
            <w:noWrap/>
            <w:vAlign w:val="center"/>
            <w:hideMark/>
          </w:tcPr>
          <w:p w14:paraId="33D5A715"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Ketua</w:t>
            </w:r>
            <w:proofErr w:type="spellEnd"/>
            <w:r w:rsidRPr="00DB25C4">
              <w:rPr>
                <w:rFonts w:eastAsia="Times New Roman" w:cstheme="minorHAnsi"/>
                <w:b/>
                <w:bCs/>
                <w:color w:val="000000"/>
              </w:rPr>
              <w:t xml:space="preserve"> Tim</w:t>
            </w:r>
          </w:p>
        </w:tc>
        <w:tc>
          <w:tcPr>
            <w:tcW w:w="2227" w:type="dxa"/>
            <w:vMerge w:val="restart"/>
            <w:shd w:val="clear" w:color="auto" w:fill="BDD7EE"/>
            <w:noWrap/>
            <w:vAlign w:val="center"/>
            <w:hideMark/>
          </w:tcPr>
          <w:p w14:paraId="26779D6F"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Sumber</w:t>
            </w:r>
            <w:proofErr w:type="spellEnd"/>
            <w:r w:rsidRPr="00DB25C4">
              <w:rPr>
                <w:rFonts w:eastAsia="Times New Roman" w:cstheme="minorHAnsi"/>
                <w:b/>
                <w:bCs/>
                <w:color w:val="000000"/>
              </w:rPr>
              <w:t xml:space="preserve"> dan </w:t>
            </w:r>
            <w:proofErr w:type="spellStart"/>
            <w:r w:rsidRPr="00DB25C4">
              <w:rPr>
                <w:rFonts w:eastAsia="Times New Roman" w:cstheme="minorHAnsi"/>
                <w:b/>
                <w:bCs/>
                <w:color w:val="000000"/>
              </w:rPr>
              <w:t>Jenis</w:t>
            </w:r>
            <w:proofErr w:type="spellEnd"/>
            <w:r w:rsidRPr="00DB25C4">
              <w:rPr>
                <w:rFonts w:eastAsia="Times New Roman" w:cstheme="minorHAnsi"/>
                <w:b/>
                <w:bCs/>
                <w:color w:val="000000"/>
              </w:rPr>
              <w:t xml:space="preserve"> Dana</w:t>
            </w:r>
          </w:p>
        </w:tc>
        <w:tc>
          <w:tcPr>
            <w:tcW w:w="6271" w:type="dxa"/>
            <w:gridSpan w:val="4"/>
            <w:shd w:val="clear" w:color="auto" w:fill="BDD7EE"/>
            <w:noWrap/>
            <w:vAlign w:val="bottom"/>
            <w:hideMark/>
          </w:tcPr>
          <w:p w14:paraId="55DF65C4"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Jumlah</w:t>
            </w:r>
            <w:proofErr w:type="spellEnd"/>
            <w:r w:rsidRPr="00DB25C4">
              <w:rPr>
                <w:rFonts w:eastAsia="Times New Roman" w:cstheme="minorHAnsi"/>
                <w:b/>
                <w:bCs/>
                <w:color w:val="000000"/>
              </w:rPr>
              <w:t xml:space="preserve"> Dana (</w:t>
            </w:r>
            <w:proofErr w:type="spellStart"/>
            <w:r w:rsidRPr="00DB25C4">
              <w:rPr>
                <w:rFonts w:eastAsia="Times New Roman" w:cstheme="minorHAnsi"/>
                <w:b/>
                <w:bCs/>
                <w:color w:val="000000"/>
              </w:rPr>
              <w:t>dalam</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jutaan</w:t>
            </w:r>
            <w:proofErr w:type="spellEnd"/>
            <w:r w:rsidRPr="00DB25C4">
              <w:rPr>
                <w:rFonts w:eastAsia="Times New Roman" w:cstheme="minorHAnsi"/>
                <w:b/>
                <w:bCs/>
                <w:color w:val="000000"/>
              </w:rPr>
              <w:t>)</w:t>
            </w:r>
          </w:p>
        </w:tc>
      </w:tr>
      <w:tr w:rsidR="00B06B75" w:rsidRPr="00DB25C4" w14:paraId="0ED84DC5" w14:textId="77777777" w:rsidTr="002A20EE">
        <w:trPr>
          <w:trHeight w:val="304"/>
        </w:trPr>
        <w:tc>
          <w:tcPr>
            <w:tcW w:w="517" w:type="dxa"/>
            <w:vMerge/>
            <w:vAlign w:val="center"/>
            <w:hideMark/>
          </w:tcPr>
          <w:p w14:paraId="76BACCA9" w14:textId="77777777" w:rsidR="00B06B75" w:rsidRPr="00DB25C4" w:rsidRDefault="00B06B75" w:rsidP="00687314">
            <w:pPr>
              <w:spacing w:after="0" w:line="240" w:lineRule="auto"/>
              <w:rPr>
                <w:rFonts w:eastAsia="Times New Roman" w:cstheme="minorHAnsi"/>
                <w:b/>
                <w:bCs/>
                <w:color w:val="000000"/>
              </w:rPr>
            </w:pPr>
          </w:p>
        </w:tc>
        <w:tc>
          <w:tcPr>
            <w:tcW w:w="3261" w:type="dxa"/>
            <w:vMerge/>
            <w:vAlign w:val="center"/>
            <w:hideMark/>
          </w:tcPr>
          <w:p w14:paraId="774A609C" w14:textId="77777777" w:rsidR="00B06B75" w:rsidRPr="00DB25C4" w:rsidRDefault="00B06B75" w:rsidP="00687314">
            <w:pPr>
              <w:spacing w:after="0" w:line="240" w:lineRule="auto"/>
              <w:rPr>
                <w:rFonts w:eastAsia="Times New Roman" w:cstheme="minorHAnsi"/>
                <w:b/>
                <w:bCs/>
                <w:color w:val="000000"/>
              </w:rPr>
            </w:pPr>
          </w:p>
        </w:tc>
        <w:tc>
          <w:tcPr>
            <w:tcW w:w="2609" w:type="dxa"/>
            <w:vMerge/>
            <w:vAlign w:val="center"/>
            <w:hideMark/>
          </w:tcPr>
          <w:p w14:paraId="7B692C31" w14:textId="77777777" w:rsidR="00B06B75" w:rsidRPr="00DB25C4" w:rsidRDefault="00B06B75" w:rsidP="00687314">
            <w:pPr>
              <w:spacing w:after="0" w:line="240" w:lineRule="auto"/>
              <w:rPr>
                <w:rFonts w:eastAsia="Times New Roman" w:cstheme="minorHAnsi"/>
                <w:b/>
                <w:bCs/>
                <w:color w:val="000000"/>
              </w:rPr>
            </w:pPr>
          </w:p>
        </w:tc>
        <w:tc>
          <w:tcPr>
            <w:tcW w:w="2227" w:type="dxa"/>
            <w:vMerge/>
            <w:vAlign w:val="center"/>
            <w:hideMark/>
          </w:tcPr>
          <w:p w14:paraId="0CD146D2" w14:textId="77777777" w:rsidR="00B06B75" w:rsidRPr="00DB25C4" w:rsidRDefault="00B06B75" w:rsidP="00687314">
            <w:pPr>
              <w:spacing w:after="0" w:line="240" w:lineRule="auto"/>
              <w:rPr>
                <w:rFonts w:eastAsia="Times New Roman" w:cstheme="minorHAnsi"/>
                <w:b/>
                <w:bCs/>
                <w:color w:val="000000"/>
              </w:rPr>
            </w:pPr>
          </w:p>
        </w:tc>
        <w:tc>
          <w:tcPr>
            <w:tcW w:w="1648" w:type="dxa"/>
            <w:shd w:val="clear" w:color="auto" w:fill="BDD7EE"/>
            <w:noWrap/>
            <w:vAlign w:val="bottom"/>
            <w:hideMark/>
          </w:tcPr>
          <w:p w14:paraId="539692DF"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TS-2</w:t>
            </w:r>
          </w:p>
        </w:tc>
        <w:tc>
          <w:tcPr>
            <w:tcW w:w="1522" w:type="dxa"/>
            <w:shd w:val="clear" w:color="auto" w:fill="BDD7EE"/>
            <w:noWrap/>
            <w:vAlign w:val="bottom"/>
            <w:hideMark/>
          </w:tcPr>
          <w:p w14:paraId="528D51C6"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TS-1</w:t>
            </w:r>
          </w:p>
        </w:tc>
        <w:tc>
          <w:tcPr>
            <w:tcW w:w="1729" w:type="dxa"/>
            <w:shd w:val="clear" w:color="auto" w:fill="BDD7EE"/>
            <w:noWrap/>
            <w:vAlign w:val="bottom"/>
            <w:hideMark/>
          </w:tcPr>
          <w:p w14:paraId="1286EDD4"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TS</w:t>
            </w:r>
          </w:p>
        </w:tc>
        <w:tc>
          <w:tcPr>
            <w:tcW w:w="1370" w:type="dxa"/>
            <w:shd w:val="clear" w:color="auto" w:fill="BDD7EE"/>
            <w:noWrap/>
            <w:vAlign w:val="bottom"/>
            <w:hideMark/>
          </w:tcPr>
          <w:p w14:paraId="5D5E89C6"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Rata-Rata</w:t>
            </w:r>
          </w:p>
        </w:tc>
      </w:tr>
      <w:tr w:rsidR="00B06B75" w:rsidRPr="00DB25C4" w14:paraId="418C6747" w14:textId="77777777" w:rsidTr="002A20EE">
        <w:trPr>
          <w:trHeight w:val="304"/>
        </w:trPr>
        <w:tc>
          <w:tcPr>
            <w:tcW w:w="517" w:type="dxa"/>
            <w:shd w:val="clear" w:color="auto" w:fill="FFF2CC" w:themeFill="accent4" w:themeFillTint="33"/>
            <w:noWrap/>
            <w:vAlign w:val="bottom"/>
            <w:hideMark/>
          </w:tcPr>
          <w:p w14:paraId="1B2C3411"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1</w:t>
            </w:r>
          </w:p>
        </w:tc>
        <w:tc>
          <w:tcPr>
            <w:tcW w:w="3261" w:type="dxa"/>
            <w:shd w:val="clear" w:color="auto" w:fill="FFF2CC" w:themeFill="accent4" w:themeFillTint="33"/>
            <w:noWrap/>
            <w:vAlign w:val="bottom"/>
            <w:hideMark/>
          </w:tcPr>
          <w:p w14:paraId="09D63E2E"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2</w:t>
            </w:r>
          </w:p>
        </w:tc>
        <w:tc>
          <w:tcPr>
            <w:tcW w:w="2609" w:type="dxa"/>
            <w:shd w:val="clear" w:color="auto" w:fill="FFF2CC" w:themeFill="accent4" w:themeFillTint="33"/>
            <w:noWrap/>
            <w:vAlign w:val="bottom"/>
            <w:hideMark/>
          </w:tcPr>
          <w:p w14:paraId="7B1C218E"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3</w:t>
            </w:r>
          </w:p>
        </w:tc>
        <w:tc>
          <w:tcPr>
            <w:tcW w:w="2227" w:type="dxa"/>
            <w:shd w:val="clear" w:color="auto" w:fill="FFF2CC" w:themeFill="accent4" w:themeFillTint="33"/>
            <w:noWrap/>
            <w:vAlign w:val="bottom"/>
            <w:hideMark/>
          </w:tcPr>
          <w:p w14:paraId="0140434B"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4</w:t>
            </w:r>
          </w:p>
        </w:tc>
        <w:tc>
          <w:tcPr>
            <w:tcW w:w="1648" w:type="dxa"/>
            <w:shd w:val="clear" w:color="auto" w:fill="FFF2CC" w:themeFill="accent4" w:themeFillTint="33"/>
            <w:noWrap/>
            <w:vAlign w:val="bottom"/>
            <w:hideMark/>
          </w:tcPr>
          <w:p w14:paraId="19624DB8"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5</w:t>
            </w:r>
          </w:p>
        </w:tc>
        <w:tc>
          <w:tcPr>
            <w:tcW w:w="1522" w:type="dxa"/>
            <w:shd w:val="clear" w:color="auto" w:fill="FFF2CC" w:themeFill="accent4" w:themeFillTint="33"/>
            <w:noWrap/>
            <w:vAlign w:val="bottom"/>
            <w:hideMark/>
          </w:tcPr>
          <w:p w14:paraId="6B4C4B88"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6</w:t>
            </w:r>
          </w:p>
        </w:tc>
        <w:tc>
          <w:tcPr>
            <w:tcW w:w="1729" w:type="dxa"/>
            <w:shd w:val="clear" w:color="auto" w:fill="FFF2CC" w:themeFill="accent4" w:themeFillTint="33"/>
            <w:noWrap/>
            <w:vAlign w:val="bottom"/>
            <w:hideMark/>
          </w:tcPr>
          <w:p w14:paraId="68FA94E1"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7</w:t>
            </w:r>
          </w:p>
        </w:tc>
        <w:tc>
          <w:tcPr>
            <w:tcW w:w="1370" w:type="dxa"/>
            <w:shd w:val="clear" w:color="auto" w:fill="FFF2CC" w:themeFill="accent4" w:themeFillTint="33"/>
            <w:noWrap/>
            <w:vAlign w:val="bottom"/>
            <w:hideMark/>
          </w:tcPr>
          <w:p w14:paraId="702E76B1"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8</w:t>
            </w:r>
          </w:p>
        </w:tc>
      </w:tr>
      <w:tr w:rsidR="00B06B75" w:rsidRPr="00DB25C4" w14:paraId="28B99D33" w14:textId="77777777" w:rsidTr="002A20EE">
        <w:trPr>
          <w:trHeight w:val="472"/>
        </w:trPr>
        <w:tc>
          <w:tcPr>
            <w:tcW w:w="517" w:type="dxa"/>
            <w:shd w:val="clear" w:color="auto" w:fill="auto"/>
            <w:noWrap/>
            <w:vAlign w:val="bottom"/>
            <w:hideMark/>
          </w:tcPr>
          <w:p w14:paraId="4262D5C0" w14:textId="77777777" w:rsidR="00B06B75" w:rsidRPr="00DB25C4" w:rsidRDefault="00B06B75" w:rsidP="00687314">
            <w:pPr>
              <w:spacing w:after="0" w:line="240" w:lineRule="auto"/>
              <w:jc w:val="center"/>
              <w:rPr>
                <w:rFonts w:eastAsia="Times New Roman" w:cstheme="minorHAnsi"/>
                <w:color w:val="000000"/>
              </w:rPr>
            </w:pPr>
            <w:r w:rsidRPr="00DB25C4">
              <w:rPr>
                <w:rFonts w:cstheme="minorHAnsi"/>
              </w:rPr>
              <w:lastRenderedPageBreak/>
              <w:br w:type="page"/>
            </w:r>
            <w:r w:rsidRPr="00DB25C4">
              <w:rPr>
                <w:rFonts w:eastAsia="Times New Roman" w:cstheme="minorHAnsi"/>
                <w:color w:val="000000"/>
              </w:rPr>
              <w:t>1</w:t>
            </w:r>
          </w:p>
        </w:tc>
        <w:tc>
          <w:tcPr>
            <w:tcW w:w="3261" w:type="dxa"/>
            <w:shd w:val="clear" w:color="auto" w:fill="auto"/>
            <w:vAlign w:val="bottom"/>
            <w:hideMark/>
          </w:tcPr>
          <w:p w14:paraId="64AF011D"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FUN LEARNING DALAM PENGAJARAN BAHASA INGGRIS DI MIS AL-HIKMAH DESA SUMBEREJO</w:t>
            </w:r>
          </w:p>
        </w:tc>
        <w:tc>
          <w:tcPr>
            <w:tcW w:w="2609" w:type="dxa"/>
            <w:shd w:val="clear" w:color="auto" w:fill="auto"/>
            <w:vAlign w:val="bottom"/>
            <w:hideMark/>
          </w:tcPr>
          <w:p w14:paraId="28CA91A0" w14:textId="77777777" w:rsidR="00B06B75" w:rsidRPr="00DB25C4" w:rsidRDefault="00B06B75" w:rsidP="00687314">
            <w:pPr>
              <w:spacing w:after="0" w:line="240" w:lineRule="auto"/>
              <w:rPr>
                <w:rFonts w:eastAsia="Times New Roman" w:cstheme="minorHAnsi"/>
              </w:rPr>
            </w:pPr>
            <w:proofErr w:type="spellStart"/>
            <w:r w:rsidRPr="00DB25C4">
              <w:rPr>
                <w:rFonts w:eastAsia="Times New Roman" w:cstheme="minorHAnsi"/>
              </w:rPr>
              <w:t>Yohanna</w:t>
            </w:r>
            <w:proofErr w:type="spellEnd"/>
            <w:r w:rsidRPr="00DB25C4">
              <w:rPr>
                <w:rFonts w:eastAsia="Times New Roman" w:cstheme="minorHAnsi"/>
              </w:rPr>
              <w:t xml:space="preserve"> </w:t>
            </w:r>
            <w:proofErr w:type="spellStart"/>
            <w:proofErr w:type="gramStart"/>
            <w:r w:rsidRPr="00DB25C4">
              <w:rPr>
                <w:rFonts w:eastAsia="Times New Roman" w:cstheme="minorHAnsi"/>
              </w:rPr>
              <w:t>Nirmalasari,S.Pd</w:t>
            </w:r>
            <w:proofErr w:type="spellEnd"/>
            <w:r w:rsidRPr="00DB25C4">
              <w:rPr>
                <w:rFonts w:eastAsia="Times New Roman" w:cstheme="minorHAnsi"/>
              </w:rPr>
              <w:t>.</w:t>
            </w:r>
            <w:proofErr w:type="gramEnd"/>
            <w:r w:rsidRPr="00DB25C4">
              <w:rPr>
                <w:rFonts w:eastAsia="Times New Roman" w:cstheme="minorHAnsi"/>
              </w:rPr>
              <w:t xml:space="preserve">, </w:t>
            </w:r>
            <w:proofErr w:type="spellStart"/>
            <w:r w:rsidRPr="00DB25C4">
              <w:rPr>
                <w:rFonts w:eastAsia="Times New Roman" w:cstheme="minorHAnsi"/>
              </w:rPr>
              <w:t>M.Pd</w:t>
            </w:r>
            <w:proofErr w:type="spellEnd"/>
            <w:r w:rsidRPr="00DB25C4">
              <w:rPr>
                <w:rFonts w:eastAsia="Times New Roman" w:cstheme="minorHAnsi"/>
              </w:rPr>
              <w:t xml:space="preserve"> (</w:t>
            </w:r>
            <w:proofErr w:type="spellStart"/>
            <w:r w:rsidRPr="00DB25C4">
              <w:rPr>
                <w:rFonts w:eastAsia="Times New Roman" w:cstheme="minorHAnsi"/>
              </w:rPr>
              <w:t>Anggota</w:t>
            </w:r>
            <w:proofErr w:type="spellEnd"/>
            <w:r w:rsidRPr="00DB25C4">
              <w:rPr>
                <w:rFonts w:eastAsia="Times New Roman" w:cstheme="minorHAnsi"/>
              </w:rPr>
              <w:t>)</w:t>
            </w:r>
          </w:p>
        </w:tc>
        <w:tc>
          <w:tcPr>
            <w:tcW w:w="2227" w:type="dxa"/>
            <w:shd w:val="clear" w:color="auto" w:fill="auto"/>
            <w:noWrap/>
            <w:vAlign w:val="center"/>
            <w:hideMark/>
          </w:tcPr>
          <w:p w14:paraId="7E4163AA"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648" w:type="dxa"/>
            <w:shd w:val="clear" w:color="auto" w:fill="auto"/>
            <w:noWrap/>
            <w:vAlign w:val="bottom"/>
            <w:hideMark/>
          </w:tcPr>
          <w:p w14:paraId="2D9967F8" w14:textId="77777777" w:rsidR="00B06B75" w:rsidRPr="00DB25C4" w:rsidRDefault="00B06B75" w:rsidP="00687314">
            <w:pPr>
              <w:spacing w:after="0" w:line="240" w:lineRule="auto"/>
              <w:rPr>
                <w:rFonts w:eastAsia="Times New Roman" w:cstheme="minorHAnsi"/>
                <w:color w:val="000000"/>
              </w:rPr>
            </w:pPr>
          </w:p>
        </w:tc>
        <w:tc>
          <w:tcPr>
            <w:tcW w:w="1522" w:type="dxa"/>
            <w:shd w:val="clear" w:color="auto" w:fill="auto"/>
            <w:noWrap/>
            <w:vAlign w:val="bottom"/>
            <w:hideMark/>
          </w:tcPr>
          <w:p w14:paraId="71366EA1" w14:textId="77777777" w:rsidR="00B06B75" w:rsidRPr="00DB25C4" w:rsidRDefault="00B06B75" w:rsidP="00687314">
            <w:pPr>
              <w:spacing w:after="0" w:line="240" w:lineRule="auto"/>
              <w:rPr>
                <w:rFonts w:eastAsia="Times New Roman" w:cstheme="minorHAnsi"/>
              </w:rPr>
            </w:pPr>
          </w:p>
        </w:tc>
        <w:tc>
          <w:tcPr>
            <w:tcW w:w="1729" w:type="dxa"/>
            <w:shd w:val="clear" w:color="auto" w:fill="auto"/>
            <w:noWrap/>
            <w:vAlign w:val="bottom"/>
            <w:hideMark/>
          </w:tcPr>
          <w:p w14:paraId="503F1903"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3,000,000</w:t>
            </w:r>
          </w:p>
        </w:tc>
        <w:tc>
          <w:tcPr>
            <w:tcW w:w="1370" w:type="dxa"/>
            <w:shd w:val="clear" w:color="auto" w:fill="auto"/>
            <w:noWrap/>
            <w:vAlign w:val="bottom"/>
            <w:hideMark/>
          </w:tcPr>
          <w:p w14:paraId="1FAF721E"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1,000,000</w:t>
            </w:r>
          </w:p>
        </w:tc>
      </w:tr>
      <w:tr w:rsidR="00B06B75" w:rsidRPr="00DB25C4" w14:paraId="302D58A7" w14:textId="77777777" w:rsidTr="002A20EE">
        <w:trPr>
          <w:trHeight w:val="472"/>
        </w:trPr>
        <w:tc>
          <w:tcPr>
            <w:tcW w:w="517" w:type="dxa"/>
            <w:shd w:val="clear" w:color="auto" w:fill="auto"/>
            <w:noWrap/>
            <w:vAlign w:val="bottom"/>
            <w:hideMark/>
          </w:tcPr>
          <w:p w14:paraId="73D07F1F"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2</w:t>
            </w:r>
          </w:p>
        </w:tc>
        <w:tc>
          <w:tcPr>
            <w:tcW w:w="3261" w:type="dxa"/>
            <w:shd w:val="clear" w:color="auto" w:fill="auto"/>
            <w:vAlign w:val="bottom"/>
            <w:hideMark/>
          </w:tcPr>
          <w:p w14:paraId="20A9C10C"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IBM PELATIHAN PROFESIONALITAS GUMANI DI SMK KRISTEN ELIM MALANG</w:t>
            </w:r>
          </w:p>
        </w:tc>
        <w:tc>
          <w:tcPr>
            <w:tcW w:w="2609" w:type="dxa"/>
            <w:shd w:val="clear" w:color="auto" w:fill="auto"/>
            <w:vAlign w:val="bottom"/>
            <w:hideMark/>
          </w:tcPr>
          <w:p w14:paraId="2B5FBBB5"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Yohanna</w:t>
            </w:r>
            <w:proofErr w:type="spellEnd"/>
            <w:r w:rsidRPr="00DB25C4">
              <w:rPr>
                <w:rFonts w:eastAsia="Times New Roman" w:cstheme="minorHAnsi"/>
                <w:color w:val="000000"/>
              </w:rPr>
              <w:t xml:space="preserve"> </w:t>
            </w:r>
            <w:proofErr w:type="spellStart"/>
            <w:proofErr w:type="gramStart"/>
            <w:r w:rsidRPr="00DB25C4">
              <w:rPr>
                <w:rFonts w:eastAsia="Times New Roman" w:cstheme="minorHAnsi"/>
                <w:color w:val="000000"/>
              </w:rPr>
              <w:t>Nirmalasari,S.Pd</w:t>
            </w:r>
            <w:proofErr w:type="spellEnd"/>
            <w:r w:rsidRPr="00DB25C4">
              <w:rPr>
                <w:rFonts w:eastAsia="Times New Roman" w:cstheme="minorHAnsi"/>
                <w:color w:val="000000"/>
              </w:rPr>
              <w:t>.</w:t>
            </w:r>
            <w:proofErr w:type="gramEnd"/>
            <w:r w:rsidRPr="00DB25C4">
              <w:rPr>
                <w:rFonts w:eastAsia="Times New Roman" w:cstheme="minorHAnsi"/>
                <w:color w:val="000000"/>
              </w:rPr>
              <w:t xml:space="preserve">, </w:t>
            </w:r>
            <w:proofErr w:type="spellStart"/>
            <w:r w:rsidRPr="00DB25C4">
              <w:rPr>
                <w:rFonts w:eastAsia="Times New Roman" w:cstheme="minorHAnsi"/>
                <w:color w:val="000000"/>
              </w:rPr>
              <w:t>M.Pd</w:t>
            </w:r>
            <w:proofErr w:type="spellEnd"/>
          </w:p>
        </w:tc>
        <w:tc>
          <w:tcPr>
            <w:tcW w:w="2227" w:type="dxa"/>
            <w:shd w:val="clear" w:color="auto" w:fill="auto"/>
            <w:noWrap/>
            <w:vAlign w:val="center"/>
            <w:hideMark/>
          </w:tcPr>
          <w:p w14:paraId="12B0DA23"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648" w:type="dxa"/>
            <w:shd w:val="clear" w:color="auto" w:fill="auto"/>
            <w:noWrap/>
            <w:vAlign w:val="bottom"/>
            <w:hideMark/>
          </w:tcPr>
          <w:p w14:paraId="25AD19DA" w14:textId="77777777" w:rsidR="00B06B75" w:rsidRPr="00DB25C4" w:rsidRDefault="00B06B75" w:rsidP="00687314">
            <w:pPr>
              <w:spacing w:after="0" w:line="240" w:lineRule="auto"/>
              <w:rPr>
                <w:rFonts w:eastAsia="Times New Roman" w:cstheme="minorHAnsi"/>
                <w:color w:val="000000"/>
              </w:rPr>
            </w:pPr>
          </w:p>
        </w:tc>
        <w:tc>
          <w:tcPr>
            <w:tcW w:w="1522" w:type="dxa"/>
            <w:shd w:val="clear" w:color="auto" w:fill="auto"/>
            <w:noWrap/>
            <w:vAlign w:val="bottom"/>
            <w:hideMark/>
          </w:tcPr>
          <w:p w14:paraId="7CC58F51" w14:textId="77777777" w:rsidR="00B06B75" w:rsidRPr="00DB25C4" w:rsidRDefault="00B06B75" w:rsidP="00687314">
            <w:pPr>
              <w:spacing w:after="0" w:line="240" w:lineRule="auto"/>
              <w:rPr>
                <w:rFonts w:eastAsia="Times New Roman" w:cstheme="minorHAnsi"/>
              </w:rPr>
            </w:pPr>
          </w:p>
        </w:tc>
        <w:tc>
          <w:tcPr>
            <w:tcW w:w="1729" w:type="dxa"/>
            <w:shd w:val="clear" w:color="auto" w:fill="auto"/>
            <w:noWrap/>
            <w:vAlign w:val="bottom"/>
            <w:hideMark/>
          </w:tcPr>
          <w:p w14:paraId="42180F6F"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3,000,000</w:t>
            </w:r>
          </w:p>
        </w:tc>
        <w:tc>
          <w:tcPr>
            <w:tcW w:w="1370" w:type="dxa"/>
            <w:shd w:val="clear" w:color="auto" w:fill="auto"/>
            <w:noWrap/>
            <w:vAlign w:val="bottom"/>
            <w:hideMark/>
          </w:tcPr>
          <w:p w14:paraId="3014FCA7"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1,000,000</w:t>
            </w:r>
          </w:p>
        </w:tc>
      </w:tr>
      <w:tr w:rsidR="00B06B75" w:rsidRPr="00DB25C4" w14:paraId="0B48D62C" w14:textId="77777777" w:rsidTr="002A20EE">
        <w:trPr>
          <w:trHeight w:val="928"/>
        </w:trPr>
        <w:tc>
          <w:tcPr>
            <w:tcW w:w="517" w:type="dxa"/>
            <w:shd w:val="clear" w:color="auto" w:fill="auto"/>
            <w:noWrap/>
            <w:vAlign w:val="bottom"/>
            <w:hideMark/>
          </w:tcPr>
          <w:p w14:paraId="56AECB2B"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3</w:t>
            </w:r>
          </w:p>
        </w:tc>
        <w:tc>
          <w:tcPr>
            <w:tcW w:w="3261" w:type="dxa"/>
            <w:shd w:val="clear" w:color="auto" w:fill="auto"/>
            <w:vAlign w:val="bottom"/>
            <w:hideMark/>
          </w:tcPr>
          <w:p w14:paraId="0AB51BEC"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PEMBELAJARAN BAHASA INGGRIS DAN MANDARIN SELAMA MASA NEW NORMAL MELALUI PENERAPAN MODEL BELAJAR TERBALIK (FLIPPED LEARNING) DI SMPK KRISTEN KALAM KUDUS</w:t>
            </w:r>
          </w:p>
        </w:tc>
        <w:tc>
          <w:tcPr>
            <w:tcW w:w="2609" w:type="dxa"/>
            <w:shd w:val="clear" w:color="auto" w:fill="auto"/>
            <w:vAlign w:val="bottom"/>
            <w:hideMark/>
          </w:tcPr>
          <w:p w14:paraId="60FCE468"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Anggrah</w:t>
            </w:r>
            <w:proofErr w:type="spellEnd"/>
            <w:r w:rsidRPr="00DB25C4">
              <w:rPr>
                <w:rFonts w:eastAsia="Times New Roman" w:cstheme="minorHAnsi"/>
                <w:color w:val="000000"/>
              </w:rPr>
              <w:t xml:space="preserve"> Diah </w:t>
            </w:r>
            <w:proofErr w:type="spellStart"/>
            <w:r w:rsidRPr="00DB25C4">
              <w:rPr>
                <w:rFonts w:eastAsia="Times New Roman" w:cstheme="minorHAnsi"/>
                <w:color w:val="000000"/>
              </w:rPr>
              <w:t>Airlinda</w:t>
            </w:r>
            <w:proofErr w:type="spellEnd"/>
            <w:r w:rsidRPr="00DB25C4">
              <w:rPr>
                <w:rFonts w:eastAsia="Times New Roman" w:cstheme="minorHAnsi"/>
                <w:color w:val="000000"/>
              </w:rPr>
              <w:t>, SS., MTCSOL. (</w:t>
            </w:r>
            <w:proofErr w:type="spellStart"/>
            <w:r w:rsidRPr="00DB25C4">
              <w:rPr>
                <w:rFonts w:eastAsia="Times New Roman" w:cstheme="minorHAnsi"/>
                <w:color w:val="000000"/>
              </w:rPr>
              <w:t>Anggota</w:t>
            </w:r>
            <w:proofErr w:type="spellEnd"/>
            <w:r w:rsidRPr="00DB25C4">
              <w:rPr>
                <w:rFonts w:eastAsia="Times New Roman" w:cstheme="minorHAnsi"/>
                <w:color w:val="000000"/>
              </w:rPr>
              <w:t>)</w:t>
            </w:r>
          </w:p>
        </w:tc>
        <w:tc>
          <w:tcPr>
            <w:tcW w:w="2227" w:type="dxa"/>
            <w:shd w:val="clear" w:color="auto" w:fill="auto"/>
            <w:noWrap/>
            <w:vAlign w:val="center"/>
            <w:hideMark/>
          </w:tcPr>
          <w:p w14:paraId="60D3420C"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648" w:type="dxa"/>
            <w:shd w:val="clear" w:color="auto" w:fill="auto"/>
            <w:noWrap/>
            <w:vAlign w:val="bottom"/>
            <w:hideMark/>
          </w:tcPr>
          <w:p w14:paraId="23999F27" w14:textId="77777777" w:rsidR="00B06B75" w:rsidRPr="00DB25C4" w:rsidRDefault="00B06B75" w:rsidP="00687314">
            <w:pPr>
              <w:spacing w:after="0" w:line="240" w:lineRule="auto"/>
              <w:rPr>
                <w:rFonts w:eastAsia="Times New Roman" w:cstheme="minorHAnsi"/>
                <w:color w:val="000000"/>
              </w:rPr>
            </w:pPr>
          </w:p>
        </w:tc>
        <w:tc>
          <w:tcPr>
            <w:tcW w:w="1522" w:type="dxa"/>
            <w:shd w:val="clear" w:color="auto" w:fill="auto"/>
            <w:noWrap/>
            <w:vAlign w:val="bottom"/>
            <w:hideMark/>
          </w:tcPr>
          <w:p w14:paraId="577B5802" w14:textId="77777777" w:rsidR="00B06B75" w:rsidRPr="00DB25C4" w:rsidRDefault="00B06B75" w:rsidP="00687314">
            <w:pPr>
              <w:spacing w:after="0" w:line="240" w:lineRule="auto"/>
              <w:rPr>
                <w:rFonts w:eastAsia="Times New Roman" w:cstheme="minorHAnsi"/>
              </w:rPr>
            </w:pPr>
          </w:p>
        </w:tc>
        <w:tc>
          <w:tcPr>
            <w:tcW w:w="1729" w:type="dxa"/>
            <w:shd w:val="clear" w:color="auto" w:fill="auto"/>
            <w:noWrap/>
            <w:vAlign w:val="bottom"/>
            <w:hideMark/>
          </w:tcPr>
          <w:p w14:paraId="31EC3173"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3,000,000</w:t>
            </w:r>
          </w:p>
        </w:tc>
        <w:tc>
          <w:tcPr>
            <w:tcW w:w="1370" w:type="dxa"/>
            <w:shd w:val="clear" w:color="auto" w:fill="auto"/>
            <w:noWrap/>
            <w:vAlign w:val="bottom"/>
            <w:hideMark/>
          </w:tcPr>
          <w:p w14:paraId="4D31D1C2"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1,000,000</w:t>
            </w:r>
          </w:p>
        </w:tc>
      </w:tr>
      <w:tr w:rsidR="00B06B75" w:rsidRPr="00DB25C4" w14:paraId="6BE3FD42" w14:textId="77777777" w:rsidTr="002A20EE">
        <w:trPr>
          <w:trHeight w:val="700"/>
        </w:trPr>
        <w:tc>
          <w:tcPr>
            <w:tcW w:w="517" w:type="dxa"/>
            <w:shd w:val="clear" w:color="auto" w:fill="auto"/>
            <w:noWrap/>
            <w:vAlign w:val="bottom"/>
            <w:hideMark/>
          </w:tcPr>
          <w:p w14:paraId="044D0F89"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w:t>
            </w:r>
          </w:p>
        </w:tc>
        <w:tc>
          <w:tcPr>
            <w:tcW w:w="3261" w:type="dxa"/>
            <w:shd w:val="clear" w:color="auto" w:fill="auto"/>
            <w:vAlign w:val="bottom"/>
            <w:hideMark/>
          </w:tcPr>
          <w:p w14:paraId="1B599B11"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PENINGKATAN KEMAMPUAN BERKOMUNIKASI DALAM BAHASA INGGRIS UNTUK STAF ATLAS FITNESS CENTER MALANG</w:t>
            </w:r>
          </w:p>
        </w:tc>
        <w:tc>
          <w:tcPr>
            <w:tcW w:w="2609" w:type="dxa"/>
            <w:shd w:val="clear" w:color="auto" w:fill="auto"/>
            <w:vAlign w:val="bottom"/>
            <w:hideMark/>
          </w:tcPr>
          <w:p w14:paraId="579E99AA"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Anggrah</w:t>
            </w:r>
            <w:proofErr w:type="spellEnd"/>
            <w:r w:rsidRPr="00DB25C4">
              <w:rPr>
                <w:rFonts w:eastAsia="Times New Roman" w:cstheme="minorHAnsi"/>
                <w:color w:val="000000"/>
              </w:rPr>
              <w:t xml:space="preserve"> Diah </w:t>
            </w:r>
            <w:proofErr w:type="spellStart"/>
            <w:r w:rsidRPr="00DB25C4">
              <w:rPr>
                <w:rFonts w:eastAsia="Times New Roman" w:cstheme="minorHAnsi"/>
                <w:color w:val="000000"/>
              </w:rPr>
              <w:t>Airlinda</w:t>
            </w:r>
            <w:proofErr w:type="spellEnd"/>
            <w:r w:rsidRPr="00DB25C4">
              <w:rPr>
                <w:rFonts w:eastAsia="Times New Roman" w:cstheme="minorHAnsi"/>
                <w:color w:val="000000"/>
              </w:rPr>
              <w:t>, SS., MTCSOL. (</w:t>
            </w:r>
            <w:proofErr w:type="spellStart"/>
            <w:r w:rsidRPr="00DB25C4">
              <w:rPr>
                <w:rFonts w:eastAsia="Times New Roman" w:cstheme="minorHAnsi"/>
                <w:color w:val="000000"/>
              </w:rPr>
              <w:t>Anggota</w:t>
            </w:r>
            <w:proofErr w:type="spellEnd"/>
            <w:r w:rsidRPr="00DB25C4">
              <w:rPr>
                <w:rFonts w:eastAsia="Times New Roman" w:cstheme="minorHAnsi"/>
                <w:color w:val="000000"/>
              </w:rPr>
              <w:t>)</w:t>
            </w:r>
          </w:p>
        </w:tc>
        <w:tc>
          <w:tcPr>
            <w:tcW w:w="2227" w:type="dxa"/>
            <w:shd w:val="clear" w:color="auto" w:fill="auto"/>
            <w:noWrap/>
            <w:vAlign w:val="center"/>
            <w:hideMark/>
          </w:tcPr>
          <w:p w14:paraId="7A79FB53"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648" w:type="dxa"/>
            <w:shd w:val="clear" w:color="auto" w:fill="auto"/>
            <w:noWrap/>
            <w:vAlign w:val="bottom"/>
            <w:hideMark/>
          </w:tcPr>
          <w:p w14:paraId="34ABA6EC" w14:textId="77777777" w:rsidR="00B06B75" w:rsidRPr="00DB25C4" w:rsidRDefault="00B06B75" w:rsidP="00687314">
            <w:pPr>
              <w:spacing w:after="0" w:line="240" w:lineRule="auto"/>
              <w:rPr>
                <w:rFonts w:eastAsia="Times New Roman" w:cstheme="minorHAnsi"/>
                <w:color w:val="000000"/>
              </w:rPr>
            </w:pPr>
          </w:p>
        </w:tc>
        <w:tc>
          <w:tcPr>
            <w:tcW w:w="1522" w:type="dxa"/>
            <w:shd w:val="clear" w:color="auto" w:fill="auto"/>
            <w:noWrap/>
            <w:vAlign w:val="bottom"/>
            <w:hideMark/>
          </w:tcPr>
          <w:p w14:paraId="382F8AAB"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360,000</w:t>
            </w:r>
          </w:p>
        </w:tc>
        <w:tc>
          <w:tcPr>
            <w:tcW w:w="1729" w:type="dxa"/>
            <w:shd w:val="clear" w:color="auto" w:fill="auto"/>
            <w:noWrap/>
            <w:vAlign w:val="bottom"/>
            <w:hideMark/>
          </w:tcPr>
          <w:p w14:paraId="12E7A148" w14:textId="77777777" w:rsidR="00B06B75" w:rsidRPr="00DB25C4" w:rsidRDefault="00B06B75" w:rsidP="00687314">
            <w:pPr>
              <w:spacing w:after="0" w:line="240" w:lineRule="auto"/>
              <w:jc w:val="right"/>
              <w:rPr>
                <w:rFonts w:eastAsia="Times New Roman" w:cstheme="minorHAnsi"/>
                <w:color w:val="000000"/>
              </w:rPr>
            </w:pPr>
          </w:p>
        </w:tc>
        <w:tc>
          <w:tcPr>
            <w:tcW w:w="1370" w:type="dxa"/>
            <w:shd w:val="clear" w:color="auto" w:fill="auto"/>
            <w:noWrap/>
            <w:vAlign w:val="bottom"/>
            <w:hideMark/>
          </w:tcPr>
          <w:p w14:paraId="5B2314DB"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120,000</w:t>
            </w:r>
          </w:p>
        </w:tc>
      </w:tr>
      <w:tr w:rsidR="00B06B75" w:rsidRPr="00DB25C4" w14:paraId="79F811B8" w14:textId="77777777" w:rsidTr="002A20EE">
        <w:trPr>
          <w:trHeight w:val="700"/>
        </w:trPr>
        <w:tc>
          <w:tcPr>
            <w:tcW w:w="517" w:type="dxa"/>
            <w:shd w:val="clear" w:color="auto" w:fill="auto"/>
            <w:noWrap/>
            <w:vAlign w:val="bottom"/>
            <w:hideMark/>
          </w:tcPr>
          <w:p w14:paraId="2477B5CE"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5</w:t>
            </w:r>
          </w:p>
        </w:tc>
        <w:tc>
          <w:tcPr>
            <w:tcW w:w="3261" w:type="dxa"/>
            <w:shd w:val="clear" w:color="auto" w:fill="auto"/>
            <w:vAlign w:val="bottom"/>
            <w:hideMark/>
          </w:tcPr>
          <w:p w14:paraId="1F8657CF"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IBM PELATIHAN MEDIA PEMBELAJARAN “BEDIL”</w:t>
            </w:r>
            <w:r w:rsidRPr="00DB25C4">
              <w:rPr>
                <w:rFonts w:eastAsia="Times New Roman" w:cstheme="minorHAnsi"/>
                <w:color w:val="000000"/>
              </w:rPr>
              <w:br/>
              <w:t>ERA KENORMALAN BARU DI SMK KRISTEN ELIM MALANG</w:t>
            </w:r>
          </w:p>
        </w:tc>
        <w:tc>
          <w:tcPr>
            <w:tcW w:w="2609" w:type="dxa"/>
            <w:shd w:val="clear" w:color="auto" w:fill="auto"/>
            <w:vAlign w:val="bottom"/>
            <w:hideMark/>
          </w:tcPr>
          <w:p w14:paraId="7FE36DF9"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Yohanna</w:t>
            </w:r>
            <w:proofErr w:type="spellEnd"/>
            <w:r w:rsidRPr="00DB25C4">
              <w:rPr>
                <w:rFonts w:eastAsia="Times New Roman" w:cstheme="minorHAnsi"/>
                <w:color w:val="000000"/>
              </w:rPr>
              <w:t xml:space="preserve"> </w:t>
            </w:r>
            <w:proofErr w:type="spellStart"/>
            <w:proofErr w:type="gramStart"/>
            <w:r w:rsidRPr="00DB25C4">
              <w:rPr>
                <w:rFonts w:eastAsia="Times New Roman" w:cstheme="minorHAnsi"/>
                <w:color w:val="000000"/>
              </w:rPr>
              <w:t>Nirmalasari,S.Pd</w:t>
            </w:r>
            <w:proofErr w:type="spellEnd"/>
            <w:r w:rsidRPr="00DB25C4">
              <w:rPr>
                <w:rFonts w:eastAsia="Times New Roman" w:cstheme="minorHAnsi"/>
                <w:color w:val="000000"/>
              </w:rPr>
              <w:t>.</w:t>
            </w:r>
            <w:proofErr w:type="gramEnd"/>
            <w:r w:rsidRPr="00DB25C4">
              <w:rPr>
                <w:rFonts w:eastAsia="Times New Roman" w:cstheme="minorHAnsi"/>
                <w:color w:val="000000"/>
              </w:rPr>
              <w:t xml:space="preserve">, </w:t>
            </w:r>
            <w:proofErr w:type="spellStart"/>
            <w:r w:rsidRPr="00DB25C4">
              <w:rPr>
                <w:rFonts w:eastAsia="Times New Roman" w:cstheme="minorHAnsi"/>
                <w:color w:val="000000"/>
              </w:rPr>
              <w:t>M.Pd</w:t>
            </w:r>
            <w:proofErr w:type="spellEnd"/>
          </w:p>
        </w:tc>
        <w:tc>
          <w:tcPr>
            <w:tcW w:w="2227" w:type="dxa"/>
            <w:shd w:val="clear" w:color="auto" w:fill="auto"/>
            <w:noWrap/>
            <w:vAlign w:val="center"/>
            <w:hideMark/>
          </w:tcPr>
          <w:p w14:paraId="52FED820"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648" w:type="dxa"/>
            <w:shd w:val="clear" w:color="auto" w:fill="auto"/>
            <w:noWrap/>
            <w:vAlign w:val="bottom"/>
            <w:hideMark/>
          </w:tcPr>
          <w:p w14:paraId="15B62868" w14:textId="77777777" w:rsidR="00B06B75" w:rsidRPr="00DB25C4" w:rsidRDefault="00B06B75" w:rsidP="00687314">
            <w:pPr>
              <w:spacing w:after="0" w:line="240" w:lineRule="auto"/>
              <w:rPr>
                <w:rFonts w:eastAsia="Times New Roman" w:cstheme="minorHAnsi"/>
                <w:color w:val="000000"/>
              </w:rPr>
            </w:pPr>
          </w:p>
        </w:tc>
        <w:tc>
          <w:tcPr>
            <w:tcW w:w="1522" w:type="dxa"/>
            <w:shd w:val="clear" w:color="auto" w:fill="auto"/>
            <w:noWrap/>
            <w:vAlign w:val="bottom"/>
            <w:hideMark/>
          </w:tcPr>
          <w:p w14:paraId="0838DD06"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2,500,000</w:t>
            </w:r>
          </w:p>
        </w:tc>
        <w:tc>
          <w:tcPr>
            <w:tcW w:w="1729" w:type="dxa"/>
            <w:shd w:val="clear" w:color="auto" w:fill="auto"/>
            <w:noWrap/>
            <w:vAlign w:val="bottom"/>
            <w:hideMark/>
          </w:tcPr>
          <w:p w14:paraId="0883EE59" w14:textId="77777777" w:rsidR="00B06B75" w:rsidRPr="00DB25C4" w:rsidRDefault="00B06B75" w:rsidP="00687314">
            <w:pPr>
              <w:spacing w:after="0" w:line="240" w:lineRule="auto"/>
              <w:jc w:val="right"/>
              <w:rPr>
                <w:rFonts w:eastAsia="Times New Roman" w:cstheme="minorHAnsi"/>
                <w:color w:val="000000"/>
              </w:rPr>
            </w:pPr>
          </w:p>
        </w:tc>
        <w:tc>
          <w:tcPr>
            <w:tcW w:w="1370" w:type="dxa"/>
            <w:shd w:val="clear" w:color="auto" w:fill="auto"/>
            <w:noWrap/>
            <w:vAlign w:val="bottom"/>
            <w:hideMark/>
          </w:tcPr>
          <w:p w14:paraId="485B8487"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833,333</w:t>
            </w:r>
          </w:p>
        </w:tc>
      </w:tr>
      <w:tr w:rsidR="00B06B75" w:rsidRPr="00DB25C4" w14:paraId="6CA7F27E" w14:textId="77777777" w:rsidTr="002A20EE">
        <w:trPr>
          <w:trHeight w:val="472"/>
        </w:trPr>
        <w:tc>
          <w:tcPr>
            <w:tcW w:w="517" w:type="dxa"/>
            <w:shd w:val="clear" w:color="auto" w:fill="auto"/>
            <w:noWrap/>
            <w:vAlign w:val="bottom"/>
            <w:hideMark/>
          </w:tcPr>
          <w:p w14:paraId="3CCCC883"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6</w:t>
            </w:r>
          </w:p>
        </w:tc>
        <w:tc>
          <w:tcPr>
            <w:tcW w:w="3261" w:type="dxa"/>
            <w:shd w:val="clear" w:color="auto" w:fill="auto"/>
            <w:noWrap/>
            <w:vAlign w:val="bottom"/>
            <w:hideMark/>
          </w:tcPr>
          <w:p w14:paraId="17352F6C" w14:textId="77777777" w:rsidR="00B06B75" w:rsidRPr="00DB25C4" w:rsidRDefault="00B06B75" w:rsidP="00687314">
            <w:pPr>
              <w:spacing w:after="0" w:line="240" w:lineRule="auto"/>
              <w:rPr>
                <w:rFonts w:eastAsia="Times New Roman" w:cstheme="minorHAnsi"/>
                <w:color w:val="000000"/>
                <w:highlight w:val="yellow"/>
              </w:rPr>
            </w:pPr>
            <w:proofErr w:type="spellStart"/>
            <w:r w:rsidRPr="00DB25C4">
              <w:rPr>
                <w:rFonts w:eastAsia="Times New Roman" w:cstheme="minorHAnsi"/>
                <w:color w:val="000000" w:themeColor="text1"/>
                <w:highlight w:val="yellow"/>
              </w:rPr>
              <w:t>Pelatihan</w:t>
            </w:r>
            <w:proofErr w:type="spellEnd"/>
            <w:r w:rsidRPr="00DB25C4">
              <w:rPr>
                <w:rFonts w:eastAsia="Times New Roman" w:cstheme="minorHAnsi"/>
                <w:color w:val="000000" w:themeColor="text1"/>
                <w:highlight w:val="yellow"/>
              </w:rPr>
              <w:t xml:space="preserve"> </w:t>
            </w:r>
            <w:proofErr w:type="spellStart"/>
            <w:r w:rsidRPr="00DB25C4">
              <w:rPr>
                <w:rFonts w:eastAsia="Times New Roman" w:cstheme="minorHAnsi"/>
                <w:color w:val="000000" w:themeColor="text1"/>
                <w:highlight w:val="yellow"/>
              </w:rPr>
              <w:t>Penggunaan</w:t>
            </w:r>
            <w:proofErr w:type="spellEnd"/>
            <w:r w:rsidRPr="00DB25C4">
              <w:rPr>
                <w:rFonts w:eastAsia="Times New Roman" w:cstheme="minorHAnsi"/>
                <w:color w:val="000000" w:themeColor="text1"/>
                <w:highlight w:val="yellow"/>
              </w:rPr>
              <w:t xml:space="preserve"> Media </w:t>
            </w:r>
            <w:proofErr w:type="spellStart"/>
            <w:r w:rsidRPr="00DB25C4">
              <w:rPr>
                <w:rFonts w:eastAsia="Times New Roman" w:cstheme="minorHAnsi"/>
                <w:color w:val="000000" w:themeColor="text1"/>
                <w:highlight w:val="yellow"/>
              </w:rPr>
              <w:t>Pembelajaran</w:t>
            </w:r>
            <w:proofErr w:type="spellEnd"/>
            <w:r w:rsidRPr="00DB25C4">
              <w:rPr>
                <w:rFonts w:eastAsia="Times New Roman" w:cstheme="minorHAnsi"/>
                <w:color w:val="000000" w:themeColor="text1"/>
                <w:highlight w:val="yellow"/>
              </w:rPr>
              <w:t xml:space="preserve"> </w:t>
            </w:r>
            <w:proofErr w:type="spellStart"/>
            <w:r w:rsidRPr="00DB25C4">
              <w:rPr>
                <w:rFonts w:eastAsia="Times New Roman" w:cstheme="minorHAnsi"/>
                <w:color w:val="000000" w:themeColor="text1"/>
                <w:highlight w:val="yellow"/>
              </w:rPr>
              <w:t>Kreatif</w:t>
            </w:r>
            <w:proofErr w:type="spellEnd"/>
            <w:r w:rsidRPr="00DB25C4">
              <w:rPr>
                <w:rFonts w:eastAsia="Times New Roman" w:cstheme="minorHAnsi"/>
                <w:color w:val="000000" w:themeColor="text1"/>
                <w:highlight w:val="yellow"/>
              </w:rPr>
              <w:t xml:space="preserve"> (MPK) Bahasa </w:t>
            </w:r>
            <w:commentRangeStart w:id="48"/>
            <w:r w:rsidRPr="00DB25C4">
              <w:rPr>
                <w:rFonts w:eastAsia="Times New Roman" w:cstheme="minorHAnsi"/>
                <w:color w:val="000000" w:themeColor="text1"/>
                <w:highlight w:val="yellow"/>
              </w:rPr>
              <w:t>Mandarin</w:t>
            </w:r>
            <w:commentRangeEnd w:id="48"/>
            <w:r w:rsidRPr="00DB25C4">
              <w:rPr>
                <w:rFonts w:cstheme="minorHAnsi"/>
              </w:rPr>
              <w:commentReference w:id="48"/>
            </w:r>
            <w:r w:rsidRPr="00DB25C4">
              <w:rPr>
                <w:rFonts w:eastAsia="Times New Roman" w:cstheme="minorHAnsi"/>
                <w:color w:val="000000" w:themeColor="text1"/>
                <w:highlight w:val="yellow"/>
              </w:rPr>
              <w:t xml:space="preserve"> </w:t>
            </w:r>
            <w:proofErr w:type="spellStart"/>
            <w:r w:rsidRPr="00DB25C4">
              <w:rPr>
                <w:rFonts w:eastAsia="Times New Roman" w:cstheme="minorHAnsi"/>
                <w:color w:val="000000" w:themeColor="text1"/>
                <w:highlight w:val="yellow"/>
              </w:rPr>
              <w:t>sebagai</w:t>
            </w:r>
            <w:proofErr w:type="spellEnd"/>
            <w:r w:rsidRPr="00DB25C4">
              <w:rPr>
                <w:rFonts w:eastAsia="Times New Roman" w:cstheme="minorHAnsi"/>
                <w:color w:val="000000" w:themeColor="text1"/>
                <w:highlight w:val="yellow"/>
              </w:rPr>
              <w:t xml:space="preserve"> Bahasa </w:t>
            </w:r>
            <w:proofErr w:type="spellStart"/>
            <w:r w:rsidRPr="00DB25C4">
              <w:rPr>
                <w:rFonts w:eastAsia="Times New Roman" w:cstheme="minorHAnsi"/>
                <w:color w:val="000000" w:themeColor="text1"/>
                <w:highlight w:val="yellow"/>
              </w:rPr>
              <w:t>Kedua</w:t>
            </w:r>
            <w:proofErr w:type="spellEnd"/>
            <w:r w:rsidRPr="00DB25C4">
              <w:rPr>
                <w:rFonts w:eastAsia="Times New Roman" w:cstheme="minorHAnsi"/>
                <w:color w:val="000000" w:themeColor="text1"/>
                <w:highlight w:val="yellow"/>
              </w:rPr>
              <w:t xml:space="preserve"> </w:t>
            </w:r>
            <w:proofErr w:type="spellStart"/>
            <w:r w:rsidRPr="00DB25C4">
              <w:rPr>
                <w:rFonts w:eastAsia="Times New Roman" w:cstheme="minorHAnsi"/>
                <w:color w:val="000000" w:themeColor="text1"/>
                <w:highlight w:val="yellow"/>
              </w:rPr>
              <w:t>bagi</w:t>
            </w:r>
            <w:proofErr w:type="spellEnd"/>
            <w:r w:rsidRPr="00DB25C4">
              <w:rPr>
                <w:rFonts w:eastAsia="Times New Roman" w:cstheme="minorHAnsi"/>
                <w:color w:val="000000" w:themeColor="text1"/>
                <w:highlight w:val="yellow"/>
              </w:rPr>
              <w:t xml:space="preserve"> Tenaga </w:t>
            </w:r>
            <w:proofErr w:type="spellStart"/>
            <w:r w:rsidRPr="00DB25C4">
              <w:rPr>
                <w:rFonts w:eastAsia="Times New Roman" w:cstheme="minorHAnsi"/>
                <w:color w:val="000000" w:themeColor="text1"/>
                <w:highlight w:val="yellow"/>
              </w:rPr>
              <w:t>Pengajar</w:t>
            </w:r>
            <w:proofErr w:type="spellEnd"/>
            <w:r w:rsidRPr="00DB25C4">
              <w:rPr>
                <w:rFonts w:eastAsia="Times New Roman" w:cstheme="minorHAnsi"/>
                <w:color w:val="000000" w:themeColor="text1"/>
                <w:highlight w:val="yellow"/>
              </w:rPr>
              <w:t xml:space="preserve"> di Kota Malang</w:t>
            </w:r>
          </w:p>
        </w:tc>
        <w:tc>
          <w:tcPr>
            <w:tcW w:w="2609" w:type="dxa"/>
            <w:shd w:val="clear" w:color="auto" w:fill="auto"/>
            <w:vAlign w:val="bottom"/>
            <w:hideMark/>
          </w:tcPr>
          <w:p w14:paraId="6E68EFF0"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Vincentius</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Valiandy</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Jiuangga</w:t>
            </w:r>
            <w:proofErr w:type="spellEnd"/>
            <w:r w:rsidRPr="00DB25C4">
              <w:rPr>
                <w:rFonts w:eastAsia="Times New Roman" w:cstheme="minorHAnsi"/>
                <w:color w:val="000000"/>
              </w:rPr>
              <w:t xml:space="preserve">, </w:t>
            </w:r>
            <w:proofErr w:type="spellStart"/>
            <w:proofErr w:type="gramStart"/>
            <w:r w:rsidRPr="00DB25C4">
              <w:rPr>
                <w:rFonts w:eastAsia="Times New Roman" w:cstheme="minorHAnsi"/>
                <w:color w:val="000000"/>
              </w:rPr>
              <w:t>S.Kom</w:t>
            </w:r>
            <w:proofErr w:type="spellEnd"/>
            <w:proofErr w:type="gramEnd"/>
            <w:r w:rsidRPr="00DB25C4">
              <w:rPr>
                <w:rFonts w:eastAsia="Times New Roman" w:cstheme="minorHAnsi"/>
                <w:color w:val="000000"/>
              </w:rPr>
              <w:t>., MTCSOL (</w:t>
            </w:r>
            <w:proofErr w:type="spellStart"/>
            <w:r w:rsidRPr="00DB25C4">
              <w:rPr>
                <w:rFonts w:eastAsia="Times New Roman" w:cstheme="minorHAnsi"/>
                <w:color w:val="000000"/>
              </w:rPr>
              <w:t>Anggota</w:t>
            </w:r>
            <w:proofErr w:type="spellEnd"/>
            <w:r w:rsidRPr="00DB25C4">
              <w:rPr>
                <w:rFonts w:eastAsia="Times New Roman" w:cstheme="minorHAnsi"/>
                <w:color w:val="000000"/>
              </w:rPr>
              <w:t>)</w:t>
            </w:r>
          </w:p>
        </w:tc>
        <w:tc>
          <w:tcPr>
            <w:tcW w:w="2227" w:type="dxa"/>
            <w:shd w:val="clear" w:color="auto" w:fill="auto"/>
            <w:noWrap/>
            <w:vAlign w:val="center"/>
            <w:hideMark/>
          </w:tcPr>
          <w:p w14:paraId="4AC9C2BF"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Lembaga DN (</w:t>
            </w:r>
            <w:proofErr w:type="spellStart"/>
            <w:r w:rsidRPr="00DB25C4">
              <w:rPr>
                <w:rFonts w:eastAsia="Times New Roman" w:cstheme="minorHAnsi"/>
                <w:color w:val="000000"/>
              </w:rPr>
              <w:t>diluar</w:t>
            </w:r>
            <w:proofErr w:type="spellEnd"/>
            <w:r w:rsidRPr="00DB25C4">
              <w:rPr>
                <w:rFonts w:eastAsia="Times New Roman" w:cstheme="minorHAnsi"/>
                <w:color w:val="000000"/>
              </w:rPr>
              <w:t xml:space="preserve"> PT)</w:t>
            </w:r>
          </w:p>
        </w:tc>
        <w:tc>
          <w:tcPr>
            <w:tcW w:w="1648" w:type="dxa"/>
            <w:shd w:val="clear" w:color="auto" w:fill="auto"/>
            <w:noWrap/>
            <w:vAlign w:val="bottom"/>
            <w:hideMark/>
          </w:tcPr>
          <w:p w14:paraId="3940FD44" w14:textId="77777777" w:rsidR="00B06B75" w:rsidRPr="00DB25C4" w:rsidRDefault="00B06B75" w:rsidP="00687314">
            <w:pPr>
              <w:spacing w:after="0" w:line="240" w:lineRule="auto"/>
              <w:rPr>
                <w:rFonts w:eastAsia="Times New Roman" w:cstheme="minorHAnsi"/>
                <w:color w:val="000000"/>
              </w:rPr>
            </w:pPr>
          </w:p>
        </w:tc>
        <w:tc>
          <w:tcPr>
            <w:tcW w:w="1522" w:type="dxa"/>
            <w:shd w:val="clear" w:color="auto" w:fill="auto"/>
            <w:noWrap/>
            <w:vAlign w:val="bottom"/>
            <w:hideMark/>
          </w:tcPr>
          <w:p w14:paraId="0D40F86A"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41,005,000</w:t>
            </w:r>
          </w:p>
        </w:tc>
        <w:tc>
          <w:tcPr>
            <w:tcW w:w="1729" w:type="dxa"/>
            <w:shd w:val="clear" w:color="auto" w:fill="auto"/>
            <w:noWrap/>
            <w:vAlign w:val="bottom"/>
            <w:hideMark/>
          </w:tcPr>
          <w:p w14:paraId="1086C4C4" w14:textId="77777777" w:rsidR="00B06B75" w:rsidRPr="00DB25C4" w:rsidRDefault="00B06B75" w:rsidP="00687314">
            <w:pPr>
              <w:spacing w:after="0" w:line="240" w:lineRule="auto"/>
              <w:jc w:val="right"/>
              <w:rPr>
                <w:rFonts w:eastAsia="Times New Roman" w:cstheme="minorHAnsi"/>
                <w:color w:val="000000"/>
              </w:rPr>
            </w:pPr>
          </w:p>
        </w:tc>
        <w:tc>
          <w:tcPr>
            <w:tcW w:w="1370" w:type="dxa"/>
            <w:shd w:val="clear" w:color="auto" w:fill="auto"/>
            <w:noWrap/>
            <w:vAlign w:val="bottom"/>
            <w:hideMark/>
          </w:tcPr>
          <w:p w14:paraId="1D3746E8"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13,668,333</w:t>
            </w:r>
          </w:p>
        </w:tc>
      </w:tr>
      <w:tr w:rsidR="00B06B75" w:rsidRPr="00DB25C4" w14:paraId="2669A060" w14:textId="77777777" w:rsidTr="002A20EE">
        <w:trPr>
          <w:trHeight w:val="928"/>
        </w:trPr>
        <w:tc>
          <w:tcPr>
            <w:tcW w:w="517" w:type="dxa"/>
            <w:shd w:val="clear" w:color="auto" w:fill="auto"/>
            <w:noWrap/>
            <w:vAlign w:val="bottom"/>
            <w:hideMark/>
          </w:tcPr>
          <w:p w14:paraId="020EBF2B"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7</w:t>
            </w:r>
          </w:p>
        </w:tc>
        <w:tc>
          <w:tcPr>
            <w:tcW w:w="3261" w:type="dxa"/>
            <w:shd w:val="clear" w:color="auto" w:fill="auto"/>
            <w:vAlign w:val="bottom"/>
            <w:hideMark/>
          </w:tcPr>
          <w:p w14:paraId="0AC87D9C"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PENINGKATAN KETERLIBATAN SISWA</w:t>
            </w:r>
            <w:r w:rsidRPr="00DB25C4">
              <w:rPr>
                <w:rFonts w:eastAsia="Times New Roman" w:cstheme="minorHAnsi"/>
                <w:color w:val="000000"/>
              </w:rPr>
              <w:br/>
              <w:t>SMPK SANG TIMUR MALANG DALAM KELAS DARING (STUDENT ENGAGEMENT) MELALUI PEMANFAATAN APLIKASI-APLIKASI DIGITAL UNTUK PENDIDIKAN</w:t>
            </w:r>
          </w:p>
        </w:tc>
        <w:tc>
          <w:tcPr>
            <w:tcW w:w="2609" w:type="dxa"/>
            <w:shd w:val="clear" w:color="auto" w:fill="auto"/>
            <w:vAlign w:val="bottom"/>
            <w:hideMark/>
          </w:tcPr>
          <w:p w14:paraId="48878ADD"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Vincentius</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Valiandy</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Jiuangga</w:t>
            </w:r>
            <w:proofErr w:type="spellEnd"/>
            <w:r w:rsidRPr="00DB25C4">
              <w:rPr>
                <w:rFonts w:eastAsia="Times New Roman" w:cstheme="minorHAnsi"/>
                <w:color w:val="000000"/>
              </w:rPr>
              <w:t xml:space="preserve">, </w:t>
            </w:r>
            <w:proofErr w:type="spellStart"/>
            <w:proofErr w:type="gramStart"/>
            <w:r w:rsidRPr="00DB25C4">
              <w:rPr>
                <w:rFonts w:eastAsia="Times New Roman" w:cstheme="minorHAnsi"/>
                <w:color w:val="000000"/>
              </w:rPr>
              <w:t>S.Kom</w:t>
            </w:r>
            <w:proofErr w:type="spellEnd"/>
            <w:proofErr w:type="gramEnd"/>
            <w:r w:rsidRPr="00DB25C4">
              <w:rPr>
                <w:rFonts w:eastAsia="Times New Roman" w:cstheme="minorHAnsi"/>
                <w:color w:val="000000"/>
              </w:rPr>
              <w:t>., MTCSOL (</w:t>
            </w:r>
            <w:proofErr w:type="spellStart"/>
            <w:r w:rsidRPr="00DB25C4">
              <w:rPr>
                <w:rFonts w:eastAsia="Times New Roman" w:cstheme="minorHAnsi"/>
                <w:color w:val="000000"/>
              </w:rPr>
              <w:t>Anggota</w:t>
            </w:r>
            <w:proofErr w:type="spellEnd"/>
            <w:r w:rsidRPr="00DB25C4">
              <w:rPr>
                <w:rFonts w:eastAsia="Times New Roman" w:cstheme="minorHAnsi"/>
                <w:color w:val="000000"/>
              </w:rPr>
              <w:t>)</w:t>
            </w:r>
          </w:p>
        </w:tc>
        <w:tc>
          <w:tcPr>
            <w:tcW w:w="2227" w:type="dxa"/>
            <w:shd w:val="clear" w:color="auto" w:fill="auto"/>
            <w:noWrap/>
            <w:vAlign w:val="center"/>
            <w:hideMark/>
          </w:tcPr>
          <w:p w14:paraId="12E70BCE"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648" w:type="dxa"/>
            <w:shd w:val="clear" w:color="auto" w:fill="auto"/>
            <w:noWrap/>
            <w:vAlign w:val="bottom"/>
            <w:hideMark/>
          </w:tcPr>
          <w:p w14:paraId="44BCABFC" w14:textId="77777777" w:rsidR="00B06B75" w:rsidRPr="00DB25C4" w:rsidRDefault="00B06B75" w:rsidP="00687314">
            <w:pPr>
              <w:spacing w:after="0" w:line="240" w:lineRule="auto"/>
              <w:rPr>
                <w:rFonts w:eastAsia="Times New Roman" w:cstheme="minorHAnsi"/>
                <w:color w:val="000000"/>
              </w:rPr>
            </w:pPr>
          </w:p>
        </w:tc>
        <w:tc>
          <w:tcPr>
            <w:tcW w:w="1522" w:type="dxa"/>
            <w:shd w:val="clear" w:color="auto" w:fill="auto"/>
            <w:noWrap/>
            <w:vAlign w:val="bottom"/>
            <w:hideMark/>
          </w:tcPr>
          <w:p w14:paraId="151ECDB3"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2,500,000</w:t>
            </w:r>
          </w:p>
        </w:tc>
        <w:tc>
          <w:tcPr>
            <w:tcW w:w="1729" w:type="dxa"/>
            <w:shd w:val="clear" w:color="auto" w:fill="auto"/>
            <w:noWrap/>
            <w:vAlign w:val="bottom"/>
            <w:hideMark/>
          </w:tcPr>
          <w:p w14:paraId="59C5F5C3" w14:textId="77777777" w:rsidR="00B06B75" w:rsidRPr="00DB25C4" w:rsidRDefault="00B06B75" w:rsidP="00687314">
            <w:pPr>
              <w:spacing w:after="0" w:line="240" w:lineRule="auto"/>
              <w:jc w:val="right"/>
              <w:rPr>
                <w:rFonts w:eastAsia="Times New Roman" w:cstheme="minorHAnsi"/>
                <w:color w:val="000000"/>
              </w:rPr>
            </w:pPr>
          </w:p>
        </w:tc>
        <w:tc>
          <w:tcPr>
            <w:tcW w:w="1370" w:type="dxa"/>
            <w:shd w:val="clear" w:color="auto" w:fill="auto"/>
            <w:noWrap/>
            <w:vAlign w:val="bottom"/>
            <w:hideMark/>
          </w:tcPr>
          <w:p w14:paraId="1A721A5A"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833,333</w:t>
            </w:r>
          </w:p>
        </w:tc>
      </w:tr>
      <w:tr w:rsidR="00B06B75" w:rsidRPr="00DB25C4" w14:paraId="304578C0" w14:textId="77777777" w:rsidTr="002A20EE">
        <w:trPr>
          <w:trHeight w:val="472"/>
        </w:trPr>
        <w:tc>
          <w:tcPr>
            <w:tcW w:w="517" w:type="dxa"/>
            <w:shd w:val="clear" w:color="auto" w:fill="auto"/>
            <w:noWrap/>
            <w:vAlign w:val="bottom"/>
            <w:hideMark/>
          </w:tcPr>
          <w:p w14:paraId="3D3A46C3"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lastRenderedPageBreak/>
              <w:t>8</w:t>
            </w:r>
          </w:p>
        </w:tc>
        <w:tc>
          <w:tcPr>
            <w:tcW w:w="3261" w:type="dxa"/>
            <w:shd w:val="clear" w:color="auto" w:fill="auto"/>
            <w:vAlign w:val="bottom"/>
            <w:hideMark/>
          </w:tcPr>
          <w:p w14:paraId="7FB9700B"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PELATIHAN PEMBUATAN MEDIA PEMBELAJARAN INTERAKTIF DI SD KRISTEN ELIM MALANG</w:t>
            </w:r>
          </w:p>
        </w:tc>
        <w:tc>
          <w:tcPr>
            <w:tcW w:w="2609" w:type="dxa"/>
            <w:shd w:val="clear" w:color="auto" w:fill="auto"/>
            <w:vAlign w:val="bottom"/>
            <w:hideMark/>
          </w:tcPr>
          <w:p w14:paraId="080C4199"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 xml:space="preserve">Dhatu </w:t>
            </w:r>
            <w:proofErr w:type="spellStart"/>
            <w:r w:rsidRPr="00DB25C4">
              <w:rPr>
                <w:rFonts w:eastAsia="Times New Roman" w:cstheme="minorHAnsi"/>
                <w:color w:val="000000"/>
              </w:rPr>
              <w:t>Sitaresmi</w:t>
            </w:r>
            <w:proofErr w:type="spellEnd"/>
            <w:r w:rsidRPr="00DB25C4">
              <w:rPr>
                <w:rFonts w:eastAsia="Times New Roman" w:cstheme="minorHAnsi"/>
                <w:color w:val="000000"/>
              </w:rPr>
              <w:t>, MTCSOL</w:t>
            </w:r>
          </w:p>
        </w:tc>
        <w:tc>
          <w:tcPr>
            <w:tcW w:w="2227" w:type="dxa"/>
            <w:shd w:val="clear" w:color="auto" w:fill="auto"/>
            <w:noWrap/>
            <w:vAlign w:val="center"/>
            <w:hideMark/>
          </w:tcPr>
          <w:p w14:paraId="593D37C3"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648" w:type="dxa"/>
            <w:shd w:val="clear" w:color="auto" w:fill="auto"/>
            <w:noWrap/>
            <w:vAlign w:val="bottom"/>
            <w:hideMark/>
          </w:tcPr>
          <w:p w14:paraId="1C9121FD" w14:textId="77777777" w:rsidR="00B06B75" w:rsidRPr="00DB25C4" w:rsidRDefault="00B06B75" w:rsidP="00687314">
            <w:pPr>
              <w:spacing w:after="0" w:line="240" w:lineRule="auto"/>
              <w:rPr>
                <w:rFonts w:eastAsia="Times New Roman" w:cstheme="minorHAnsi"/>
                <w:color w:val="000000"/>
              </w:rPr>
            </w:pPr>
          </w:p>
        </w:tc>
        <w:tc>
          <w:tcPr>
            <w:tcW w:w="1522" w:type="dxa"/>
            <w:shd w:val="clear" w:color="auto" w:fill="auto"/>
            <w:noWrap/>
            <w:vAlign w:val="bottom"/>
            <w:hideMark/>
          </w:tcPr>
          <w:p w14:paraId="06D19AD7"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2,500,000</w:t>
            </w:r>
          </w:p>
        </w:tc>
        <w:tc>
          <w:tcPr>
            <w:tcW w:w="1729" w:type="dxa"/>
            <w:shd w:val="clear" w:color="auto" w:fill="auto"/>
            <w:noWrap/>
            <w:vAlign w:val="bottom"/>
            <w:hideMark/>
          </w:tcPr>
          <w:p w14:paraId="322DD8DD" w14:textId="77777777" w:rsidR="00B06B75" w:rsidRPr="00DB25C4" w:rsidRDefault="00B06B75" w:rsidP="00687314">
            <w:pPr>
              <w:spacing w:after="0" w:line="240" w:lineRule="auto"/>
              <w:jc w:val="right"/>
              <w:rPr>
                <w:rFonts w:eastAsia="Times New Roman" w:cstheme="minorHAnsi"/>
                <w:color w:val="000000"/>
              </w:rPr>
            </w:pPr>
          </w:p>
        </w:tc>
        <w:tc>
          <w:tcPr>
            <w:tcW w:w="1370" w:type="dxa"/>
            <w:shd w:val="clear" w:color="auto" w:fill="auto"/>
            <w:noWrap/>
            <w:vAlign w:val="bottom"/>
            <w:hideMark/>
          </w:tcPr>
          <w:p w14:paraId="23E556F3"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833,333</w:t>
            </w:r>
          </w:p>
        </w:tc>
      </w:tr>
      <w:tr w:rsidR="00B06B75" w:rsidRPr="00DB25C4" w14:paraId="5EC7D60C" w14:textId="77777777" w:rsidTr="002A20EE">
        <w:trPr>
          <w:trHeight w:val="700"/>
        </w:trPr>
        <w:tc>
          <w:tcPr>
            <w:tcW w:w="517" w:type="dxa"/>
            <w:shd w:val="clear" w:color="auto" w:fill="auto"/>
            <w:noWrap/>
            <w:vAlign w:val="bottom"/>
            <w:hideMark/>
          </w:tcPr>
          <w:p w14:paraId="74363ABC"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9</w:t>
            </w:r>
          </w:p>
        </w:tc>
        <w:tc>
          <w:tcPr>
            <w:tcW w:w="3261" w:type="dxa"/>
            <w:shd w:val="clear" w:color="auto" w:fill="auto"/>
            <w:vAlign w:val="bottom"/>
            <w:hideMark/>
          </w:tcPr>
          <w:p w14:paraId="5F782818"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INISIASI DAN PENDAMPINGAN KLINIK USAHA BAGI PELAKU USAHA MIKRO KECIL MENENGAH DI DESA KUCUR</w:t>
            </w:r>
          </w:p>
        </w:tc>
        <w:tc>
          <w:tcPr>
            <w:tcW w:w="2609" w:type="dxa"/>
            <w:shd w:val="clear" w:color="auto" w:fill="auto"/>
            <w:vAlign w:val="bottom"/>
            <w:hideMark/>
          </w:tcPr>
          <w:p w14:paraId="1FA70CD8"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Yohanna</w:t>
            </w:r>
            <w:proofErr w:type="spellEnd"/>
            <w:r w:rsidRPr="00DB25C4">
              <w:rPr>
                <w:rFonts w:eastAsia="Times New Roman" w:cstheme="minorHAnsi"/>
                <w:color w:val="000000"/>
              </w:rPr>
              <w:t xml:space="preserve"> </w:t>
            </w:r>
            <w:proofErr w:type="spellStart"/>
            <w:proofErr w:type="gramStart"/>
            <w:r w:rsidRPr="00DB25C4">
              <w:rPr>
                <w:rFonts w:eastAsia="Times New Roman" w:cstheme="minorHAnsi"/>
                <w:color w:val="000000"/>
              </w:rPr>
              <w:t>Nirmalasari,S.Pd</w:t>
            </w:r>
            <w:proofErr w:type="spellEnd"/>
            <w:r w:rsidRPr="00DB25C4">
              <w:rPr>
                <w:rFonts w:eastAsia="Times New Roman" w:cstheme="minorHAnsi"/>
                <w:color w:val="000000"/>
              </w:rPr>
              <w:t>.</w:t>
            </w:r>
            <w:proofErr w:type="gramEnd"/>
            <w:r w:rsidRPr="00DB25C4">
              <w:rPr>
                <w:rFonts w:eastAsia="Times New Roman" w:cstheme="minorHAnsi"/>
                <w:color w:val="000000"/>
              </w:rPr>
              <w:t xml:space="preserve">, </w:t>
            </w:r>
            <w:proofErr w:type="spellStart"/>
            <w:r w:rsidRPr="00DB25C4">
              <w:rPr>
                <w:rFonts w:eastAsia="Times New Roman" w:cstheme="minorHAnsi"/>
                <w:color w:val="000000"/>
              </w:rPr>
              <w:t>M.Pd</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Anggota</w:t>
            </w:r>
            <w:proofErr w:type="spellEnd"/>
            <w:r w:rsidRPr="00DB25C4">
              <w:rPr>
                <w:rFonts w:eastAsia="Times New Roman" w:cstheme="minorHAnsi"/>
                <w:color w:val="000000"/>
              </w:rPr>
              <w:t>)</w:t>
            </w:r>
          </w:p>
        </w:tc>
        <w:tc>
          <w:tcPr>
            <w:tcW w:w="2227" w:type="dxa"/>
            <w:shd w:val="clear" w:color="auto" w:fill="auto"/>
            <w:noWrap/>
            <w:vAlign w:val="center"/>
            <w:hideMark/>
          </w:tcPr>
          <w:p w14:paraId="66A47210"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648" w:type="dxa"/>
            <w:shd w:val="clear" w:color="auto" w:fill="auto"/>
            <w:noWrap/>
            <w:vAlign w:val="bottom"/>
            <w:hideMark/>
          </w:tcPr>
          <w:p w14:paraId="4DB8C779" w14:textId="77777777" w:rsidR="00B06B75" w:rsidRPr="00DB25C4" w:rsidRDefault="00B06B75" w:rsidP="00687314">
            <w:pPr>
              <w:spacing w:after="0" w:line="240" w:lineRule="auto"/>
              <w:rPr>
                <w:rFonts w:eastAsia="Times New Roman" w:cstheme="minorHAnsi"/>
                <w:color w:val="000000"/>
              </w:rPr>
            </w:pPr>
          </w:p>
        </w:tc>
        <w:tc>
          <w:tcPr>
            <w:tcW w:w="1522" w:type="dxa"/>
            <w:shd w:val="clear" w:color="auto" w:fill="auto"/>
            <w:noWrap/>
            <w:vAlign w:val="bottom"/>
            <w:hideMark/>
          </w:tcPr>
          <w:p w14:paraId="44C949DE"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3,000,000</w:t>
            </w:r>
          </w:p>
        </w:tc>
        <w:tc>
          <w:tcPr>
            <w:tcW w:w="1729" w:type="dxa"/>
            <w:shd w:val="clear" w:color="auto" w:fill="auto"/>
            <w:noWrap/>
            <w:vAlign w:val="bottom"/>
            <w:hideMark/>
          </w:tcPr>
          <w:p w14:paraId="7923AC7A" w14:textId="77777777" w:rsidR="00B06B75" w:rsidRPr="00DB25C4" w:rsidRDefault="00B06B75" w:rsidP="00687314">
            <w:pPr>
              <w:spacing w:after="0" w:line="240" w:lineRule="auto"/>
              <w:jc w:val="right"/>
              <w:rPr>
                <w:rFonts w:eastAsia="Times New Roman" w:cstheme="minorHAnsi"/>
                <w:color w:val="000000"/>
              </w:rPr>
            </w:pPr>
          </w:p>
        </w:tc>
        <w:tc>
          <w:tcPr>
            <w:tcW w:w="1370" w:type="dxa"/>
            <w:shd w:val="clear" w:color="auto" w:fill="auto"/>
            <w:noWrap/>
            <w:vAlign w:val="bottom"/>
            <w:hideMark/>
          </w:tcPr>
          <w:p w14:paraId="689CB490"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1,000,000</w:t>
            </w:r>
          </w:p>
        </w:tc>
      </w:tr>
      <w:tr w:rsidR="00B06B75" w:rsidRPr="00DB25C4" w14:paraId="2B8DD0B1" w14:textId="77777777" w:rsidTr="002A20EE">
        <w:trPr>
          <w:trHeight w:val="700"/>
        </w:trPr>
        <w:tc>
          <w:tcPr>
            <w:tcW w:w="517" w:type="dxa"/>
            <w:shd w:val="clear" w:color="auto" w:fill="auto"/>
            <w:noWrap/>
            <w:vAlign w:val="bottom"/>
            <w:hideMark/>
          </w:tcPr>
          <w:p w14:paraId="336B6D1E"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10</w:t>
            </w:r>
          </w:p>
        </w:tc>
        <w:tc>
          <w:tcPr>
            <w:tcW w:w="3261" w:type="dxa"/>
            <w:shd w:val="clear" w:color="auto" w:fill="auto"/>
            <w:vAlign w:val="bottom"/>
            <w:hideMark/>
          </w:tcPr>
          <w:p w14:paraId="3B45DACF"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IbDM</w:t>
            </w:r>
            <w:proofErr w:type="spellEnd"/>
            <w:r w:rsidRPr="00DB25C4">
              <w:rPr>
                <w:rFonts w:eastAsia="Times New Roman" w:cstheme="minorHAnsi"/>
                <w:color w:val="000000"/>
              </w:rPr>
              <w:t xml:space="preserve"> IMPLEMENTASI THEMATIC UNIT LESSONS UNTUK SISWA TK DHARMA WANITA PERSATUAN 1 DESA SUMBERSEKAR</w:t>
            </w:r>
          </w:p>
        </w:tc>
        <w:tc>
          <w:tcPr>
            <w:tcW w:w="2609" w:type="dxa"/>
            <w:shd w:val="clear" w:color="auto" w:fill="auto"/>
            <w:vAlign w:val="bottom"/>
            <w:hideMark/>
          </w:tcPr>
          <w:p w14:paraId="01E818E9"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Yohanna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Nirmalasari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M.pd</w:t>
            </w:r>
            <w:proofErr w:type="spellEnd"/>
            <w:r w:rsidRPr="00DB25C4">
              <w:rPr>
                <w:rFonts w:eastAsia="Times New Roman" w:cstheme="minorHAnsi"/>
                <w:color w:val="000000"/>
              </w:rPr>
              <w:t>.</w:t>
            </w:r>
          </w:p>
        </w:tc>
        <w:tc>
          <w:tcPr>
            <w:tcW w:w="2227" w:type="dxa"/>
            <w:shd w:val="clear" w:color="auto" w:fill="auto"/>
            <w:noWrap/>
            <w:vAlign w:val="center"/>
            <w:hideMark/>
          </w:tcPr>
          <w:p w14:paraId="401050BA"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648" w:type="dxa"/>
            <w:shd w:val="clear" w:color="auto" w:fill="auto"/>
            <w:noWrap/>
            <w:vAlign w:val="bottom"/>
            <w:hideMark/>
          </w:tcPr>
          <w:p w14:paraId="4CF5BE3F"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7,000,000</w:t>
            </w:r>
          </w:p>
        </w:tc>
        <w:tc>
          <w:tcPr>
            <w:tcW w:w="1522" w:type="dxa"/>
            <w:shd w:val="clear" w:color="auto" w:fill="auto"/>
            <w:noWrap/>
            <w:vAlign w:val="bottom"/>
            <w:hideMark/>
          </w:tcPr>
          <w:p w14:paraId="0A905D18" w14:textId="77777777" w:rsidR="00B06B75" w:rsidRPr="00DB25C4" w:rsidRDefault="00B06B75" w:rsidP="00687314">
            <w:pPr>
              <w:spacing w:after="0" w:line="240" w:lineRule="auto"/>
              <w:jc w:val="right"/>
              <w:rPr>
                <w:rFonts w:eastAsia="Times New Roman" w:cstheme="minorHAnsi"/>
                <w:color w:val="000000"/>
              </w:rPr>
            </w:pPr>
          </w:p>
        </w:tc>
        <w:tc>
          <w:tcPr>
            <w:tcW w:w="1729" w:type="dxa"/>
            <w:shd w:val="clear" w:color="auto" w:fill="auto"/>
            <w:noWrap/>
            <w:vAlign w:val="bottom"/>
            <w:hideMark/>
          </w:tcPr>
          <w:p w14:paraId="5F500BE7" w14:textId="77777777" w:rsidR="00B06B75" w:rsidRPr="00DB25C4" w:rsidRDefault="00B06B75" w:rsidP="00687314">
            <w:pPr>
              <w:spacing w:after="0" w:line="240" w:lineRule="auto"/>
              <w:rPr>
                <w:rFonts w:eastAsia="Times New Roman" w:cstheme="minorHAnsi"/>
              </w:rPr>
            </w:pPr>
          </w:p>
        </w:tc>
        <w:tc>
          <w:tcPr>
            <w:tcW w:w="1370" w:type="dxa"/>
            <w:shd w:val="clear" w:color="auto" w:fill="auto"/>
            <w:noWrap/>
            <w:vAlign w:val="bottom"/>
            <w:hideMark/>
          </w:tcPr>
          <w:p w14:paraId="1CE580E0"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2,333,333</w:t>
            </w:r>
          </w:p>
        </w:tc>
      </w:tr>
      <w:tr w:rsidR="00B06B75" w:rsidRPr="00DB25C4" w14:paraId="6C158520" w14:textId="77777777" w:rsidTr="002A20EE">
        <w:trPr>
          <w:trHeight w:val="928"/>
        </w:trPr>
        <w:tc>
          <w:tcPr>
            <w:tcW w:w="517" w:type="dxa"/>
            <w:shd w:val="clear" w:color="auto" w:fill="auto"/>
            <w:noWrap/>
            <w:vAlign w:val="bottom"/>
            <w:hideMark/>
          </w:tcPr>
          <w:p w14:paraId="7A8BDC6E"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11</w:t>
            </w:r>
          </w:p>
        </w:tc>
        <w:tc>
          <w:tcPr>
            <w:tcW w:w="3261" w:type="dxa"/>
            <w:shd w:val="clear" w:color="auto" w:fill="auto"/>
            <w:vAlign w:val="bottom"/>
            <w:hideMark/>
          </w:tcPr>
          <w:p w14:paraId="629468C3"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 xml:space="preserve">PELATIHAN PENULISAN SURAT LAMARAN KERJA DAN PENGENALAN BAHASA MANDARIN DASAR MELALUI KEGIATAN MINGGU BAHASA DI SMK KRISTEN ELIM MALANG </w:t>
            </w:r>
          </w:p>
        </w:tc>
        <w:tc>
          <w:tcPr>
            <w:tcW w:w="2609" w:type="dxa"/>
            <w:shd w:val="clear" w:color="auto" w:fill="auto"/>
            <w:vAlign w:val="bottom"/>
            <w:hideMark/>
          </w:tcPr>
          <w:p w14:paraId="7283E3F8"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Yohanna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Nirmalasari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M.pd</w:t>
            </w:r>
            <w:proofErr w:type="spellEnd"/>
            <w:r w:rsidRPr="00DB25C4">
              <w:rPr>
                <w:rFonts w:eastAsia="Times New Roman" w:cstheme="minorHAnsi"/>
                <w:color w:val="000000"/>
              </w:rPr>
              <w:t>.</w:t>
            </w:r>
          </w:p>
        </w:tc>
        <w:tc>
          <w:tcPr>
            <w:tcW w:w="2227" w:type="dxa"/>
            <w:shd w:val="clear" w:color="auto" w:fill="auto"/>
            <w:noWrap/>
            <w:vAlign w:val="center"/>
            <w:hideMark/>
          </w:tcPr>
          <w:p w14:paraId="48CD86D9"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648" w:type="dxa"/>
            <w:shd w:val="clear" w:color="auto" w:fill="auto"/>
            <w:noWrap/>
            <w:vAlign w:val="bottom"/>
            <w:hideMark/>
          </w:tcPr>
          <w:p w14:paraId="0FBB0016"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3,500,000</w:t>
            </w:r>
          </w:p>
        </w:tc>
        <w:tc>
          <w:tcPr>
            <w:tcW w:w="1522" w:type="dxa"/>
            <w:shd w:val="clear" w:color="auto" w:fill="auto"/>
            <w:noWrap/>
            <w:vAlign w:val="bottom"/>
            <w:hideMark/>
          </w:tcPr>
          <w:p w14:paraId="13FF09E3" w14:textId="77777777" w:rsidR="00B06B75" w:rsidRPr="00DB25C4" w:rsidRDefault="00B06B75" w:rsidP="00687314">
            <w:pPr>
              <w:spacing w:after="0" w:line="240" w:lineRule="auto"/>
              <w:jc w:val="right"/>
              <w:rPr>
                <w:rFonts w:eastAsia="Times New Roman" w:cstheme="minorHAnsi"/>
                <w:color w:val="000000"/>
              </w:rPr>
            </w:pPr>
          </w:p>
        </w:tc>
        <w:tc>
          <w:tcPr>
            <w:tcW w:w="1729" w:type="dxa"/>
            <w:shd w:val="clear" w:color="auto" w:fill="auto"/>
            <w:noWrap/>
            <w:vAlign w:val="bottom"/>
            <w:hideMark/>
          </w:tcPr>
          <w:p w14:paraId="3A2AFE4A" w14:textId="77777777" w:rsidR="00B06B75" w:rsidRPr="00DB25C4" w:rsidRDefault="00B06B75" w:rsidP="00687314">
            <w:pPr>
              <w:spacing w:after="0" w:line="240" w:lineRule="auto"/>
              <w:rPr>
                <w:rFonts w:eastAsia="Times New Roman" w:cstheme="minorHAnsi"/>
              </w:rPr>
            </w:pPr>
          </w:p>
        </w:tc>
        <w:tc>
          <w:tcPr>
            <w:tcW w:w="1370" w:type="dxa"/>
            <w:shd w:val="clear" w:color="auto" w:fill="auto"/>
            <w:noWrap/>
            <w:vAlign w:val="bottom"/>
            <w:hideMark/>
          </w:tcPr>
          <w:p w14:paraId="1E6A38E6"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1,166,667</w:t>
            </w:r>
          </w:p>
        </w:tc>
      </w:tr>
      <w:tr w:rsidR="00B06B75" w:rsidRPr="00DB25C4" w14:paraId="728E9E1B" w14:textId="77777777" w:rsidTr="002A20EE">
        <w:trPr>
          <w:trHeight w:val="700"/>
        </w:trPr>
        <w:tc>
          <w:tcPr>
            <w:tcW w:w="517" w:type="dxa"/>
            <w:shd w:val="clear" w:color="auto" w:fill="auto"/>
            <w:noWrap/>
            <w:vAlign w:val="bottom"/>
            <w:hideMark/>
          </w:tcPr>
          <w:p w14:paraId="10A117F6"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12</w:t>
            </w:r>
          </w:p>
        </w:tc>
        <w:tc>
          <w:tcPr>
            <w:tcW w:w="3261" w:type="dxa"/>
            <w:shd w:val="clear" w:color="auto" w:fill="auto"/>
            <w:vAlign w:val="bottom"/>
            <w:hideMark/>
          </w:tcPr>
          <w:p w14:paraId="0F20EB3F"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PEMANTAPAN KEMAMPUAN BERBICARA BAHASA MANDARIN UNTUK ANAK-ANAK PANTI ASUHAN KRISTEN BAKTI KASIH MALANG</w:t>
            </w:r>
          </w:p>
        </w:tc>
        <w:tc>
          <w:tcPr>
            <w:tcW w:w="2609" w:type="dxa"/>
            <w:shd w:val="clear" w:color="auto" w:fill="auto"/>
            <w:vAlign w:val="bottom"/>
            <w:hideMark/>
          </w:tcPr>
          <w:p w14:paraId="7CED902C"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 xml:space="preserve">Dhatu </w:t>
            </w:r>
            <w:proofErr w:type="spellStart"/>
            <w:r w:rsidRPr="00DB25C4">
              <w:rPr>
                <w:rFonts w:eastAsia="Times New Roman" w:cstheme="minorHAnsi"/>
                <w:color w:val="000000"/>
              </w:rPr>
              <w:t>Sitaresmi</w:t>
            </w:r>
            <w:proofErr w:type="spellEnd"/>
            <w:r w:rsidRPr="00DB25C4">
              <w:rPr>
                <w:rFonts w:eastAsia="Times New Roman" w:cstheme="minorHAnsi"/>
                <w:color w:val="000000"/>
              </w:rPr>
              <w:t>, MTCSOL</w:t>
            </w:r>
          </w:p>
        </w:tc>
        <w:tc>
          <w:tcPr>
            <w:tcW w:w="2227" w:type="dxa"/>
            <w:shd w:val="clear" w:color="auto" w:fill="auto"/>
            <w:noWrap/>
            <w:vAlign w:val="center"/>
            <w:hideMark/>
          </w:tcPr>
          <w:p w14:paraId="40C0E258"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roofErr w:type="spellStart"/>
            <w:r w:rsidRPr="00DB25C4">
              <w:rPr>
                <w:rFonts w:eastAsia="Times New Roman" w:cstheme="minorHAnsi"/>
                <w:color w:val="000000"/>
              </w:rPr>
              <w:t>Mandiri</w:t>
            </w:r>
            <w:proofErr w:type="spellEnd"/>
          </w:p>
        </w:tc>
        <w:tc>
          <w:tcPr>
            <w:tcW w:w="1648" w:type="dxa"/>
            <w:shd w:val="clear" w:color="auto" w:fill="auto"/>
            <w:noWrap/>
            <w:vAlign w:val="bottom"/>
            <w:hideMark/>
          </w:tcPr>
          <w:p w14:paraId="42B81546"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3,500,000</w:t>
            </w:r>
          </w:p>
        </w:tc>
        <w:tc>
          <w:tcPr>
            <w:tcW w:w="1522" w:type="dxa"/>
            <w:shd w:val="clear" w:color="auto" w:fill="auto"/>
            <w:noWrap/>
            <w:vAlign w:val="bottom"/>
            <w:hideMark/>
          </w:tcPr>
          <w:p w14:paraId="2B14E6F6" w14:textId="77777777" w:rsidR="00B06B75" w:rsidRPr="00DB25C4" w:rsidRDefault="00B06B75" w:rsidP="00687314">
            <w:pPr>
              <w:spacing w:after="0" w:line="240" w:lineRule="auto"/>
              <w:jc w:val="right"/>
              <w:rPr>
                <w:rFonts w:eastAsia="Times New Roman" w:cstheme="minorHAnsi"/>
                <w:color w:val="000000"/>
              </w:rPr>
            </w:pPr>
          </w:p>
        </w:tc>
        <w:tc>
          <w:tcPr>
            <w:tcW w:w="1729" w:type="dxa"/>
            <w:shd w:val="clear" w:color="auto" w:fill="auto"/>
            <w:noWrap/>
            <w:vAlign w:val="bottom"/>
            <w:hideMark/>
          </w:tcPr>
          <w:p w14:paraId="5BED3E9C" w14:textId="77777777" w:rsidR="00B06B75" w:rsidRPr="00DB25C4" w:rsidRDefault="00B06B75" w:rsidP="00687314">
            <w:pPr>
              <w:spacing w:after="0" w:line="240" w:lineRule="auto"/>
              <w:rPr>
                <w:rFonts w:eastAsia="Times New Roman" w:cstheme="minorHAnsi"/>
              </w:rPr>
            </w:pPr>
          </w:p>
        </w:tc>
        <w:tc>
          <w:tcPr>
            <w:tcW w:w="1370" w:type="dxa"/>
            <w:shd w:val="clear" w:color="auto" w:fill="auto"/>
            <w:noWrap/>
            <w:vAlign w:val="bottom"/>
            <w:hideMark/>
          </w:tcPr>
          <w:p w14:paraId="3787DF4F"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1,166,667</w:t>
            </w:r>
          </w:p>
        </w:tc>
      </w:tr>
      <w:tr w:rsidR="00B06B75" w:rsidRPr="00DB25C4" w14:paraId="0B26048D" w14:textId="77777777" w:rsidTr="002A20EE">
        <w:trPr>
          <w:trHeight w:val="414"/>
        </w:trPr>
        <w:tc>
          <w:tcPr>
            <w:tcW w:w="8616" w:type="dxa"/>
            <w:gridSpan w:val="4"/>
            <w:shd w:val="clear" w:color="auto" w:fill="auto"/>
            <w:noWrap/>
            <w:vAlign w:val="bottom"/>
          </w:tcPr>
          <w:p w14:paraId="64546BCA"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Total</w:t>
            </w:r>
          </w:p>
        </w:tc>
        <w:tc>
          <w:tcPr>
            <w:tcW w:w="1648" w:type="dxa"/>
            <w:shd w:val="clear" w:color="auto" w:fill="auto"/>
            <w:noWrap/>
            <w:vAlign w:val="bottom"/>
          </w:tcPr>
          <w:p w14:paraId="15B81980"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14,000,000</w:t>
            </w:r>
          </w:p>
        </w:tc>
        <w:tc>
          <w:tcPr>
            <w:tcW w:w="1522" w:type="dxa"/>
            <w:shd w:val="clear" w:color="auto" w:fill="auto"/>
            <w:noWrap/>
            <w:vAlign w:val="bottom"/>
          </w:tcPr>
          <w:p w14:paraId="52B6F34E"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51,865,000</w:t>
            </w:r>
          </w:p>
        </w:tc>
        <w:tc>
          <w:tcPr>
            <w:tcW w:w="1729" w:type="dxa"/>
            <w:shd w:val="clear" w:color="auto" w:fill="auto"/>
            <w:noWrap/>
            <w:vAlign w:val="bottom"/>
          </w:tcPr>
          <w:p w14:paraId="4FA0CCD4" w14:textId="77777777" w:rsidR="00B06B75" w:rsidRPr="00DB25C4" w:rsidRDefault="00B06B75" w:rsidP="00687314">
            <w:pPr>
              <w:spacing w:after="0" w:line="240" w:lineRule="auto"/>
              <w:rPr>
                <w:rFonts w:eastAsia="Times New Roman" w:cstheme="minorHAnsi"/>
              </w:rPr>
            </w:pPr>
          </w:p>
        </w:tc>
        <w:tc>
          <w:tcPr>
            <w:tcW w:w="1370" w:type="dxa"/>
            <w:shd w:val="clear" w:color="auto" w:fill="auto"/>
            <w:noWrap/>
            <w:vAlign w:val="bottom"/>
          </w:tcPr>
          <w:p w14:paraId="66DEC485" w14:textId="77777777" w:rsidR="00B06B75" w:rsidRPr="00DB25C4" w:rsidRDefault="00B06B75" w:rsidP="00687314">
            <w:pPr>
              <w:spacing w:after="0" w:line="240" w:lineRule="auto"/>
              <w:jc w:val="right"/>
              <w:rPr>
                <w:rFonts w:eastAsia="Times New Roman" w:cstheme="minorHAnsi"/>
                <w:color w:val="000000"/>
              </w:rPr>
            </w:pPr>
          </w:p>
        </w:tc>
      </w:tr>
      <w:tr w:rsidR="00B06B75" w:rsidRPr="00DB25C4" w14:paraId="59453973" w14:textId="77777777" w:rsidTr="002A20EE">
        <w:trPr>
          <w:trHeight w:val="377"/>
        </w:trPr>
        <w:tc>
          <w:tcPr>
            <w:tcW w:w="8616" w:type="dxa"/>
            <w:gridSpan w:val="4"/>
            <w:shd w:val="clear" w:color="auto" w:fill="auto"/>
            <w:noWrap/>
            <w:vAlign w:val="bottom"/>
          </w:tcPr>
          <w:p w14:paraId="4C894DB8"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Rata-rata</w:t>
            </w:r>
          </w:p>
        </w:tc>
        <w:tc>
          <w:tcPr>
            <w:tcW w:w="1648" w:type="dxa"/>
            <w:shd w:val="clear" w:color="auto" w:fill="auto"/>
            <w:noWrap/>
            <w:vAlign w:val="bottom"/>
          </w:tcPr>
          <w:p w14:paraId="4A776409" w14:textId="77777777" w:rsidR="00B06B75" w:rsidRPr="00DB25C4" w:rsidRDefault="00B06B75" w:rsidP="00687314">
            <w:pPr>
              <w:spacing w:after="0" w:line="240" w:lineRule="auto"/>
              <w:jc w:val="right"/>
              <w:rPr>
                <w:rFonts w:eastAsia="Times New Roman" w:cstheme="minorHAnsi"/>
                <w:color w:val="000000"/>
              </w:rPr>
            </w:pPr>
          </w:p>
        </w:tc>
        <w:tc>
          <w:tcPr>
            <w:tcW w:w="1522" w:type="dxa"/>
            <w:shd w:val="clear" w:color="auto" w:fill="auto"/>
            <w:noWrap/>
            <w:vAlign w:val="bottom"/>
          </w:tcPr>
          <w:p w14:paraId="61457F17" w14:textId="77777777" w:rsidR="00B06B75" w:rsidRPr="00DB25C4" w:rsidRDefault="00B06B75" w:rsidP="00687314">
            <w:pPr>
              <w:spacing w:after="0" w:line="240" w:lineRule="auto"/>
              <w:jc w:val="right"/>
              <w:rPr>
                <w:rFonts w:eastAsia="Times New Roman" w:cstheme="minorHAnsi"/>
                <w:color w:val="000000"/>
              </w:rPr>
            </w:pPr>
          </w:p>
        </w:tc>
        <w:tc>
          <w:tcPr>
            <w:tcW w:w="1729" w:type="dxa"/>
            <w:shd w:val="clear" w:color="auto" w:fill="auto"/>
            <w:noWrap/>
            <w:vAlign w:val="bottom"/>
          </w:tcPr>
          <w:p w14:paraId="42297CAF" w14:textId="77777777" w:rsidR="00B06B75" w:rsidRPr="00DB25C4" w:rsidRDefault="00B06B75" w:rsidP="00687314">
            <w:pPr>
              <w:spacing w:after="0" w:line="240" w:lineRule="auto"/>
              <w:rPr>
                <w:rFonts w:eastAsia="Times New Roman" w:cstheme="minorHAnsi"/>
              </w:rPr>
            </w:pPr>
          </w:p>
        </w:tc>
        <w:tc>
          <w:tcPr>
            <w:tcW w:w="1370" w:type="dxa"/>
            <w:shd w:val="clear" w:color="auto" w:fill="auto"/>
            <w:noWrap/>
            <w:vAlign w:val="bottom"/>
          </w:tcPr>
          <w:p w14:paraId="4CA10B8F" w14:textId="77777777" w:rsidR="00B06B75" w:rsidRPr="00DB25C4" w:rsidRDefault="00B06B75" w:rsidP="00687314">
            <w:pPr>
              <w:spacing w:after="0" w:line="240" w:lineRule="auto"/>
              <w:jc w:val="right"/>
              <w:rPr>
                <w:rFonts w:eastAsia="Times New Roman" w:cstheme="minorHAnsi"/>
                <w:color w:val="000000"/>
              </w:rPr>
            </w:pPr>
          </w:p>
        </w:tc>
      </w:tr>
    </w:tbl>
    <w:p w14:paraId="4FB9DC13" w14:textId="77777777" w:rsidR="00B06B75" w:rsidRPr="00DB25C4" w:rsidRDefault="00B06B75" w:rsidP="00687314">
      <w:pPr>
        <w:spacing w:after="0" w:line="240" w:lineRule="auto"/>
        <w:ind w:left="360"/>
        <w:rPr>
          <w:rFonts w:cstheme="minorHAnsi"/>
        </w:rPr>
      </w:pPr>
    </w:p>
    <w:p w14:paraId="283CA2F0" w14:textId="77777777" w:rsidR="00B06B75" w:rsidRPr="00DB25C4" w:rsidRDefault="00B06B75" w:rsidP="00687314">
      <w:pPr>
        <w:spacing w:after="0" w:line="240" w:lineRule="auto"/>
        <w:ind w:left="360"/>
        <w:rPr>
          <w:rFonts w:cstheme="minorHAnsi"/>
        </w:rPr>
        <w:sectPr w:rsidR="00B06B75" w:rsidRPr="00DB25C4" w:rsidSect="00CD4E67">
          <w:pgSz w:w="16838" w:h="11906" w:orient="landscape" w:code="9"/>
          <w:pgMar w:top="720" w:right="720" w:bottom="720" w:left="720" w:header="709" w:footer="709" w:gutter="0"/>
          <w:cols w:space="708"/>
          <w:docGrid w:linePitch="360"/>
        </w:sectPr>
      </w:pPr>
    </w:p>
    <w:p w14:paraId="3943A974" w14:textId="77777777" w:rsidR="00B06B75" w:rsidRPr="00DB25C4" w:rsidRDefault="00B06B75" w:rsidP="00687314">
      <w:pPr>
        <w:spacing w:after="0" w:line="240" w:lineRule="auto"/>
        <w:ind w:left="360"/>
        <w:rPr>
          <w:rFonts w:cstheme="minorHAnsi"/>
        </w:rPr>
      </w:pPr>
    </w:p>
    <w:p w14:paraId="73C89FEE" w14:textId="77777777" w:rsidR="00B06B75" w:rsidRPr="00DB25C4" w:rsidRDefault="00B06B75" w:rsidP="00687314">
      <w:pPr>
        <w:spacing w:after="0" w:line="240" w:lineRule="auto"/>
        <w:ind w:left="360"/>
        <w:rPr>
          <w:rFonts w:cstheme="minorHAnsi"/>
          <w:b/>
          <w:bCs/>
        </w:rPr>
      </w:pPr>
      <w:r w:rsidRPr="00DB25C4">
        <w:rPr>
          <w:rFonts w:cstheme="minorHAnsi"/>
          <w:b/>
          <w:bCs/>
        </w:rPr>
        <w:t xml:space="preserve">5.1.3 </w:t>
      </w:r>
      <w:proofErr w:type="spellStart"/>
      <w:r w:rsidRPr="00DB25C4">
        <w:rPr>
          <w:rFonts w:cstheme="minorHAnsi"/>
          <w:b/>
          <w:bCs/>
        </w:rPr>
        <w:t>Evaluasi</w:t>
      </w:r>
      <w:proofErr w:type="spellEnd"/>
    </w:p>
    <w:p w14:paraId="72AC50AA" w14:textId="77777777" w:rsidR="00B06B75" w:rsidRPr="00DB25C4" w:rsidRDefault="00B06B75" w:rsidP="00687314">
      <w:pPr>
        <w:spacing w:after="0" w:line="240" w:lineRule="auto"/>
        <w:ind w:left="360"/>
        <w:rPr>
          <w:rFonts w:cstheme="minorHAnsi"/>
        </w:rPr>
      </w:pP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terhadap</w:t>
      </w:r>
      <w:proofErr w:type="spellEnd"/>
      <w:r w:rsidRPr="00DB25C4">
        <w:rPr>
          <w:rFonts w:cstheme="minorHAnsi"/>
        </w:rPr>
        <w:t xml:space="preserve"> (1) </w:t>
      </w:r>
      <w:proofErr w:type="spellStart"/>
      <w:r w:rsidRPr="00DB25C4">
        <w:rPr>
          <w:rFonts w:cstheme="minorHAnsi"/>
        </w:rPr>
        <w:t>kebijakan</w:t>
      </w:r>
      <w:proofErr w:type="spellEnd"/>
      <w:r w:rsidRPr="00DB25C4">
        <w:rPr>
          <w:rFonts w:cstheme="minorHAnsi"/>
        </w:rPr>
        <w:t xml:space="preserve"> dan (2) </w:t>
      </w:r>
      <w:proofErr w:type="spellStart"/>
      <w:r w:rsidRPr="00DB25C4">
        <w:rPr>
          <w:rFonts w:cstheme="minorHAnsi"/>
        </w:rPr>
        <w:t>pemerolehan</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dan </w:t>
      </w:r>
      <w:proofErr w:type="spellStart"/>
      <w:r w:rsidRPr="00DB25C4">
        <w:rPr>
          <w:rFonts w:cstheme="minorHAnsi"/>
        </w:rPr>
        <w:t>penggunaan</w:t>
      </w:r>
      <w:proofErr w:type="spellEnd"/>
      <w:r w:rsidRPr="00DB25C4">
        <w:rPr>
          <w:rFonts w:cstheme="minorHAnsi"/>
        </w:rPr>
        <w:t xml:space="preserve"> dana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Pendidikan, </w:t>
      </w:r>
      <w:proofErr w:type="spellStart"/>
      <w:r w:rsidRPr="00DB25C4">
        <w:rPr>
          <w:rFonts w:cstheme="minorHAnsi"/>
        </w:rPr>
        <w:t>Penelitian</w:t>
      </w:r>
      <w:proofErr w:type="spellEnd"/>
      <w:r w:rsidRPr="00DB25C4">
        <w:rPr>
          <w:rFonts w:cstheme="minorHAnsi"/>
        </w:rPr>
        <w:t xml:space="preserve"> dan </w:t>
      </w:r>
      <w:proofErr w:type="spellStart"/>
      <w:r w:rsidRPr="00DB25C4">
        <w:rPr>
          <w:rFonts w:cstheme="minorHAnsi"/>
        </w:rPr>
        <w:t>PkM</w:t>
      </w:r>
      <w:proofErr w:type="spellEnd"/>
      <w:r w:rsidRPr="00DB25C4">
        <w:rPr>
          <w:rFonts w:cstheme="minorHAnsi"/>
        </w:rPr>
        <w:t xml:space="preserve"> di PS dan UPPS.</w:t>
      </w:r>
    </w:p>
    <w:p w14:paraId="579F767A" w14:textId="77777777" w:rsidR="00B06B75" w:rsidRPr="00DB25C4" w:rsidRDefault="00B06B75" w:rsidP="00687314">
      <w:pPr>
        <w:spacing w:after="0" w:line="240" w:lineRule="auto"/>
        <w:ind w:left="360"/>
        <w:rPr>
          <w:rFonts w:cstheme="minorHAnsi"/>
        </w:rPr>
      </w:pPr>
      <w:proofErr w:type="spellStart"/>
      <w:r w:rsidRPr="00DB25C4">
        <w:rPr>
          <w:rFonts w:cstheme="minorHAnsi"/>
        </w:rPr>
        <w:t>Tahap</w:t>
      </w:r>
      <w:proofErr w:type="spellEnd"/>
      <w:r w:rsidRPr="00DB25C4">
        <w:rPr>
          <w:rFonts w:cstheme="minorHAnsi"/>
        </w:rPr>
        <w:t xml:space="preserve"> </w:t>
      </w:r>
      <w:proofErr w:type="spellStart"/>
      <w:r w:rsidRPr="00DB25C4">
        <w:rPr>
          <w:rFonts w:cstheme="minorHAnsi"/>
        </w:rPr>
        <w:t>pelaporan</w:t>
      </w:r>
      <w:proofErr w:type="spellEnd"/>
      <w:r w:rsidRPr="00DB25C4">
        <w:rPr>
          <w:rFonts w:cstheme="minorHAnsi"/>
        </w:rPr>
        <w:t xml:space="preserve"> </w:t>
      </w:r>
      <w:proofErr w:type="spellStart"/>
      <w:r w:rsidRPr="00DB25C4">
        <w:rPr>
          <w:rFonts w:cstheme="minorHAnsi"/>
        </w:rPr>
        <w:t>merupakan</w:t>
      </w:r>
      <w:proofErr w:type="spellEnd"/>
      <w:r w:rsidRPr="00DB25C4">
        <w:rPr>
          <w:rFonts w:cstheme="minorHAnsi"/>
        </w:rPr>
        <w:t xml:space="preserve"> </w:t>
      </w:r>
      <w:proofErr w:type="spellStart"/>
      <w:r w:rsidRPr="00DB25C4">
        <w:rPr>
          <w:rFonts w:cstheme="minorHAnsi"/>
        </w:rPr>
        <w:t>tahap</w:t>
      </w:r>
      <w:proofErr w:type="spellEnd"/>
      <w:r w:rsidRPr="00DB25C4">
        <w:rPr>
          <w:rFonts w:cstheme="minorHAnsi"/>
        </w:rPr>
        <w:t xml:space="preserve"> </w:t>
      </w:r>
      <w:proofErr w:type="spellStart"/>
      <w:r w:rsidRPr="00DB25C4">
        <w:rPr>
          <w:rFonts w:cstheme="minorHAnsi"/>
        </w:rPr>
        <w:t>akhir</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sistem</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Pelaporan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di Universitas </w:t>
      </w:r>
      <w:proofErr w:type="spellStart"/>
      <w:r w:rsidRPr="00DB25C4">
        <w:rPr>
          <w:rFonts w:cstheme="minorHAnsi"/>
        </w:rPr>
        <w:t>dibagi</w:t>
      </w:r>
      <w:proofErr w:type="spellEnd"/>
      <w:r w:rsidRPr="00DB25C4">
        <w:rPr>
          <w:rFonts w:cstheme="minorHAnsi"/>
        </w:rPr>
        <w:t xml:space="preserve"> </w:t>
      </w:r>
      <w:proofErr w:type="spellStart"/>
      <w:r w:rsidRPr="00DB25C4">
        <w:rPr>
          <w:rFonts w:cstheme="minorHAnsi"/>
        </w:rPr>
        <w:t>menjadi</w:t>
      </w:r>
      <w:proofErr w:type="spellEnd"/>
      <w:r w:rsidRPr="00DB25C4">
        <w:rPr>
          <w:rFonts w:cstheme="minorHAnsi"/>
        </w:rPr>
        <w:t xml:space="preserve"> 3 </w:t>
      </w:r>
      <w:proofErr w:type="spellStart"/>
      <w:r w:rsidRPr="00DB25C4">
        <w:rPr>
          <w:rFonts w:cstheme="minorHAnsi"/>
        </w:rPr>
        <w:t>bagian</w:t>
      </w:r>
      <w:proofErr w:type="spellEnd"/>
      <w:r w:rsidRPr="00DB25C4">
        <w:rPr>
          <w:rFonts w:cstheme="minorHAnsi"/>
        </w:rPr>
        <w:t xml:space="preserve">, </w:t>
      </w:r>
      <w:proofErr w:type="spellStart"/>
      <w:r w:rsidRPr="00DB25C4">
        <w:rPr>
          <w:rFonts w:cstheme="minorHAnsi"/>
        </w:rPr>
        <w:t>yaitu</w:t>
      </w:r>
      <w:proofErr w:type="spellEnd"/>
      <w:r w:rsidRPr="00DB25C4">
        <w:rPr>
          <w:rFonts w:cstheme="minorHAnsi"/>
        </w:rPr>
        <w:t xml:space="preserve">: </w:t>
      </w:r>
    </w:p>
    <w:p w14:paraId="1B9115BE" w14:textId="77777777" w:rsidR="00B06B75" w:rsidRPr="00DB25C4" w:rsidRDefault="00B06B75" w:rsidP="00687314">
      <w:pPr>
        <w:spacing w:after="0" w:line="240" w:lineRule="auto"/>
        <w:ind w:left="360"/>
        <w:rPr>
          <w:rFonts w:cstheme="minorHAnsi"/>
        </w:rPr>
      </w:pPr>
      <w:r w:rsidRPr="00DB25C4">
        <w:rPr>
          <w:rFonts w:cstheme="minorHAnsi"/>
        </w:rPr>
        <w:t xml:space="preserve">a) </w:t>
      </w:r>
      <w:proofErr w:type="spellStart"/>
      <w:r w:rsidRPr="00DB25C4">
        <w:rPr>
          <w:rFonts w:cstheme="minorHAnsi"/>
        </w:rPr>
        <w:t>Laporan</w:t>
      </w:r>
      <w:proofErr w:type="spellEnd"/>
      <w:r w:rsidRPr="00DB25C4">
        <w:rPr>
          <w:rFonts w:cstheme="minorHAnsi"/>
        </w:rPr>
        <w:t xml:space="preserve"> </w:t>
      </w:r>
      <w:proofErr w:type="spellStart"/>
      <w:r w:rsidRPr="00DB25C4">
        <w:rPr>
          <w:rFonts w:cstheme="minorHAnsi"/>
        </w:rPr>
        <w:t>Pertanggungjawaban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Laporan</w:t>
      </w:r>
      <w:proofErr w:type="spellEnd"/>
      <w:r w:rsidRPr="00DB25C4">
        <w:rPr>
          <w:rFonts w:cstheme="minorHAnsi"/>
        </w:rPr>
        <w:t xml:space="preserve">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lazim</w:t>
      </w:r>
      <w:proofErr w:type="spellEnd"/>
      <w:r w:rsidRPr="00DB25C4">
        <w:rPr>
          <w:rFonts w:cstheme="minorHAnsi"/>
        </w:rPr>
        <w:t xml:space="preserve"> </w:t>
      </w:r>
      <w:proofErr w:type="spellStart"/>
      <w:r w:rsidRPr="00DB25C4">
        <w:rPr>
          <w:rFonts w:cstheme="minorHAnsi"/>
        </w:rPr>
        <w:t>disebut</w:t>
      </w:r>
      <w:proofErr w:type="spellEnd"/>
      <w:r w:rsidRPr="00DB25C4">
        <w:rPr>
          <w:rFonts w:cstheme="minorHAnsi"/>
        </w:rPr>
        <w:t xml:space="preserve"> LPK dan </w:t>
      </w:r>
      <w:proofErr w:type="spellStart"/>
      <w:r w:rsidRPr="00DB25C4">
        <w:rPr>
          <w:rFonts w:cstheme="minorHAnsi"/>
        </w:rPr>
        <w:t>disusun</w:t>
      </w:r>
      <w:proofErr w:type="spellEnd"/>
      <w:r w:rsidRPr="00DB25C4">
        <w:rPr>
          <w:rFonts w:cstheme="minorHAnsi"/>
        </w:rPr>
        <w:t xml:space="preserve"> oleh </w:t>
      </w:r>
      <w:proofErr w:type="spellStart"/>
      <w:r w:rsidRPr="00DB25C4">
        <w:rPr>
          <w:rFonts w:cstheme="minorHAnsi"/>
        </w:rPr>
        <w:t>setiap</w:t>
      </w:r>
      <w:proofErr w:type="spellEnd"/>
      <w:r w:rsidRPr="00DB25C4">
        <w:rPr>
          <w:rFonts w:cstheme="minorHAnsi"/>
        </w:rPr>
        <w:t xml:space="preserve"> unit </w:t>
      </w:r>
      <w:proofErr w:type="spellStart"/>
      <w:r w:rsidRPr="00DB25C4">
        <w:rPr>
          <w:rFonts w:cstheme="minorHAnsi"/>
        </w:rPr>
        <w:t>kerja</w:t>
      </w:r>
      <w:proofErr w:type="spellEnd"/>
      <w:r w:rsidRPr="00DB25C4">
        <w:rPr>
          <w:rFonts w:cstheme="minorHAnsi"/>
        </w:rPr>
        <w:t xml:space="preserve"> yang </w:t>
      </w:r>
      <w:proofErr w:type="spellStart"/>
      <w:r w:rsidRPr="00DB25C4">
        <w:rPr>
          <w:rFonts w:cstheme="minorHAnsi"/>
        </w:rPr>
        <w:t>menarik</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Laporan</w:t>
      </w:r>
      <w:proofErr w:type="spellEnd"/>
      <w:r w:rsidRPr="00DB25C4">
        <w:rPr>
          <w:rFonts w:cstheme="minorHAnsi"/>
        </w:rPr>
        <w:t xml:space="preserve"> </w:t>
      </w:r>
      <w:proofErr w:type="spellStart"/>
      <w:r w:rsidRPr="00DB25C4">
        <w:rPr>
          <w:rFonts w:cstheme="minorHAnsi"/>
        </w:rPr>
        <w:t>disusun</w:t>
      </w:r>
      <w:proofErr w:type="spellEnd"/>
      <w:r w:rsidRPr="00DB25C4">
        <w:rPr>
          <w:rFonts w:cstheme="minorHAnsi"/>
        </w:rPr>
        <w:t xml:space="preserve"> </w:t>
      </w:r>
      <w:proofErr w:type="spellStart"/>
      <w:r w:rsidRPr="00DB25C4">
        <w:rPr>
          <w:rFonts w:cstheme="minorHAnsi"/>
        </w:rPr>
        <w:t>maksimal</w:t>
      </w:r>
      <w:proofErr w:type="spellEnd"/>
      <w:r w:rsidRPr="00DB25C4">
        <w:rPr>
          <w:rFonts w:cstheme="minorHAnsi"/>
        </w:rPr>
        <w:t xml:space="preserve"> 10 </w:t>
      </w:r>
      <w:proofErr w:type="spellStart"/>
      <w:r w:rsidRPr="00DB25C4">
        <w:rPr>
          <w:rFonts w:cstheme="minorHAnsi"/>
        </w:rPr>
        <w:t>hari</w:t>
      </w:r>
      <w:proofErr w:type="spellEnd"/>
      <w:r w:rsidRPr="00DB25C4">
        <w:rPr>
          <w:rFonts w:cstheme="minorHAnsi"/>
        </w:rPr>
        <w:t xml:space="preserve"> </w:t>
      </w:r>
      <w:proofErr w:type="spellStart"/>
      <w:r w:rsidRPr="00DB25C4">
        <w:rPr>
          <w:rFonts w:cstheme="minorHAnsi"/>
        </w:rPr>
        <w:t>setelah</w:t>
      </w:r>
      <w:proofErr w:type="spellEnd"/>
      <w:r w:rsidRPr="00DB25C4">
        <w:rPr>
          <w:rFonts w:cstheme="minorHAnsi"/>
        </w:rPr>
        <w:t xml:space="preserve"> </w:t>
      </w:r>
      <w:proofErr w:type="spellStart"/>
      <w:r w:rsidRPr="00DB25C4">
        <w:rPr>
          <w:rFonts w:cstheme="minorHAnsi"/>
        </w:rPr>
        <w:t>suatu</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selesai</w:t>
      </w:r>
      <w:proofErr w:type="spellEnd"/>
      <w:r w:rsidRPr="00DB25C4">
        <w:rPr>
          <w:rFonts w:cstheme="minorHAnsi"/>
        </w:rPr>
        <w:t xml:space="preserve"> </w:t>
      </w:r>
      <w:proofErr w:type="spellStart"/>
      <w:r w:rsidRPr="00DB25C4">
        <w:rPr>
          <w:rFonts w:cstheme="minorHAnsi"/>
        </w:rPr>
        <w:t>dilaksanakan</w:t>
      </w:r>
      <w:proofErr w:type="spellEnd"/>
      <w:r w:rsidRPr="00DB25C4">
        <w:rPr>
          <w:rFonts w:cstheme="minorHAnsi"/>
        </w:rPr>
        <w:t xml:space="preserve">. Adapun </w:t>
      </w:r>
      <w:proofErr w:type="spellStart"/>
      <w:r w:rsidRPr="00DB25C4">
        <w:rPr>
          <w:rFonts w:cstheme="minorHAnsi"/>
        </w:rPr>
        <w:t>kegiatan</w:t>
      </w:r>
      <w:proofErr w:type="spellEnd"/>
      <w:r w:rsidRPr="00DB25C4">
        <w:rPr>
          <w:rFonts w:cstheme="minorHAnsi"/>
        </w:rPr>
        <w:t xml:space="preserve"> yang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disusun</w:t>
      </w:r>
      <w:proofErr w:type="spellEnd"/>
      <w:r w:rsidRPr="00DB25C4">
        <w:rPr>
          <w:rFonts w:cstheme="minorHAnsi"/>
        </w:rPr>
        <w:t xml:space="preserve"> </w:t>
      </w:r>
      <w:proofErr w:type="spellStart"/>
      <w:r w:rsidRPr="00DB25C4">
        <w:rPr>
          <w:rFonts w:cstheme="minorHAnsi"/>
        </w:rPr>
        <w:t>LPKnya</w:t>
      </w:r>
      <w:proofErr w:type="spellEnd"/>
      <w:r w:rsidRPr="00DB25C4">
        <w:rPr>
          <w:rFonts w:cstheme="minorHAnsi"/>
        </w:rPr>
        <w:t xml:space="preserve"> </w:t>
      </w:r>
      <w:proofErr w:type="spellStart"/>
      <w:r w:rsidRPr="00DB25C4">
        <w:rPr>
          <w:rFonts w:cstheme="minorHAnsi"/>
        </w:rPr>
        <w:t>adalah</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yang </w:t>
      </w:r>
      <w:proofErr w:type="spellStart"/>
      <w:r w:rsidRPr="00DB25C4">
        <w:rPr>
          <w:rFonts w:cstheme="minorHAnsi"/>
        </w:rPr>
        <w:t>pencairan</w:t>
      </w:r>
      <w:proofErr w:type="spellEnd"/>
      <w:r w:rsidRPr="00DB25C4">
        <w:rPr>
          <w:rFonts w:cstheme="minorHAnsi"/>
        </w:rPr>
        <w:t xml:space="preserve"> </w:t>
      </w:r>
      <w:proofErr w:type="spellStart"/>
      <w:r w:rsidRPr="00DB25C4">
        <w:rPr>
          <w:rFonts w:cstheme="minorHAnsi"/>
        </w:rPr>
        <w:t>anggarannya</w:t>
      </w:r>
      <w:proofErr w:type="spellEnd"/>
      <w:r w:rsidRPr="00DB25C4">
        <w:rPr>
          <w:rFonts w:cstheme="minorHAnsi"/>
        </w:rPr>
        <w:t xml:space="preserve">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melalui</w:t>
      </w:r>
      <w:proofErr w:type="spellEnd"/>
      <w:r w:rsidRPr="00DB25C4">
        <w:rPr>
          <w:rFonts w:cstheme="minorHAnsi"/>
        </w:rPr>
        <w:t xml:space="preserve"> transfer dana </w:t>
      </w:r>
      <w:proofErr w:type="spellStart"/>
      <w:r w:rsidRPr="00DB25C4">
        <w:rPr>
          <w:rFonts w:cstheme="minorHAnsi"/>
        </w:rPr>
        <w:t>kepada</w:t>
      </w:r>
      <w:proofErr w:type="spellEnd"/>
      <w:r w:rsidRPr="00DB25C4">
        <w:rPr>
          <w:rFonts w:cstheme="minorHAnsi"/>
        </w:rPr>
        <w:t xml:space="preserve"> PIC. </w:t>
      </w:r>
      <w:proofErr w:type="spellStart"/>
      <w:r w:rsidRPr="00DB25C4">
        <w:rPr>
          <w:rFonts w:cstheme="minorHAnsi"/>
        </w:rPr>
        <w:t>Sedangkan</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yang </w:t>
      </w:r>
      <w:proofErr w:type="spellStart"/>
      <w:r w:rsidRPr="00DB25C4">
        <w:rPr>
          <w:rFonts w:cstheme="minorHAnsi"/>
        </w:rPr>
        <w:t>pencairan</w:t>
      </w:r>
      <w:proofErr w:type="spellEnd"/>
      <w:r w:rsidRPr="00DB25C4">
        <w:rPr>
          <w:rFonts w:cstheme="minorHAnsi"/>
        </w:rPr>
        <w:t xml:space="preserve"> </w:t>
      </w:r>
      <w:proofErr w:type="spellStart"/>
      <w:r w:rsidRPr="00DB25C4">
        <w:rPr>
          <w:rFonts w:cstheme="minorHAnsi"/>
        </w:rPr>
        <w:t>anggarannya</w:t>
      </w:r>
      <w:proofErr w:type="spellEnd"/>
      <w:r w:rsidRPr="00DB25C4">
        <w:rPr>
          <w:rFonts w:cstheme="minorHAnsi"/>
        </w:rPr>
        <w:t xml:space="preserve">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melalui</w:t>
      </w:r>
      <w:proofErr w:type="spellEnd"/>
      <w:r w:rsidRPr="00DB25C4">
        <w:rPr>
          <w:rFonts w:cstheme="minorHAnsi"/>
        </w:rPr>
        <w:t xml:space="preserve"> </w:t>
      </w:r>
      <w:proofErr w:type="spellStart"/>
      <w:r w:rsidRPr="00DB25C4">
        <w:rPr>
          <w:rFonts w:cstheme="minorHAnsi"/>
        </w:rPr>
        <w:t>pembayaran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w:t>
      </w:r>
      <w:proofErr w:type="spellStart"/>
      <w:r w:rsidRPr="00DB25C4">
        <w:rPr>
          <w:rFonts w:cstheme="minorHAnsi"/>
        </w:rPr>
        <w:t>pihak</w:t>
      </w:r>
      <w:proofErr w:type="spellEnd"/>
      <w:r w:rsidRPr="00DB25C4">
        <w:rPr>
          <w:rFonts w:cstheme="minorHAnsi"/>
        </w:rPr>
        <w:t xml:space="preserve"> </w:t>
      </w:r>
      <w:proofErr w:type="spellStart"/>
      <w:r w:rsidRPr="00DB25C4">
        <w:rPr>
          <w:rFonts w:cstheme="minorHAnsi"/>
        </w:rPr>
        <w:t>ketiga</w:t>
      </w:r>
      <w:proofErr w:type="spellEnd"/>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langsung</w:t>
      </w:r>
      <w:proofErr w:type="spellEnd"/>
      <w:r w:rsidRPr="00DB25C4">
        <w:rPr>
          <w:rFonts w:cstheme="minorHAnsi"/>
        </w:rPr>
        <w:t xml:space="preserve"> </w:t>
      </w:r>
      <w:proofErr w:type="spellStart"/>
      <w:r w:rsidRPr="00DB25C4">
        <w:rPr>
          <w:rFonts w:cstheme="minorHAnsi"/>
        </w:rPr>
        <w:t>ditembuskan</w:t>
      </w:r>
      <w:proofErr w:type="spellEnd"/>
      <w:r w:rsidRPr="00DB25C4">
        <w:rPr>
          <w:rFonts w:cstheme="minorHAnsi"/>
        </w:rPr>
        <w:t xml:space="preserve"> BPPH </w:t>
      </w:r>
      <w:proofErr w:type="spellStart"/>
      <w:r w:rsidRPr="00DB25C4">
        <w:rPr>
          <w:rFonts w:cstheme="minorHAnsi"/>
        </w:rPr>
        <w:t>kepada</w:t>
      </w:r>
      <w:proofErr w:type="spellEnd"/>
      <w:r w:rsidRPr="00DB25C4">
        <w:rPr>
          <w:rFonts w:cstheme="minorHAnsi"/>
        </w:rPr>
        <w:t xml:space="preserve"> Bagian </w:t>
      </w:r>
      <w:proofErr w:type="spellStart"/>
      <w:r w:rsidRPr="00DB25C4">
        <w:rPr>
          <w:rFonts w:cstheme="minorHAnsi"/>
        </w:rPr>
        <w:t>Keuangan</w:t>
      </w:r>
      <w:proofErr w:type="spellEnd"/>
      <w:r w:rsidRPr="00DB25C4">
        <w:rPr>
          <w:rFonts w:cstheme="minorHAnsi"/>
        </w:rPr>
        <w:t xml:space="preserve">. </w:t>
      </w:r>
    </w:p>
    <w:p w14:paraId="27FBD153" w14:textId="77777777" w:rsidR="00B06B75" w:rsidRPr="00DB25C4" w:rsidRDefault="00B06B75" w:rsidP="00687314">
      <w:pPr>
        <w:spacing w:after="0" w:line="240" w:lineRule="auto"/>
        <w:ind w:left="360"/>
        <w:rPr>
          <w:rFonts w:cstheme="minorHAnsi"/>
        </w:rPr>
      </w:pPr>
      <w:r w:rsidRPr="00DB25C4">
        <w:rPr>
          <w:rFonts w:cstheme="minorHAnsi"/>
        </w:rPr>
        <w:t xml:space="preserve">b) </w:t>
      </w:r>
      <w:proofErr w:type="spellStart"/>
      <w:r w:rsidRPr="00DB25C4">
        <w:rPr>
          <w:rFonts w:cstheme="minorHAnsi"/>
        </w:rPr>
        <w:t>Laporan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Bulanan</w:t>
      </w:r>
      <w:proofErr w:type="spellEnd"/>
      <w:r w:rsidRPr="00DB25C4">
        <w:rPr>
          <w:rFonts w:cstheme="minorHAnsi"/>
        </w:rPr>
        <w:t xml:space="preserve"> </w:t>
      </w:r>
      <w:proofErr w:type="spellStart"/>
      <w:r w:rsidRPr="00DB25C4">
        <w:rPr>
          <w:rFonts w:cstheme="minorHAnsi"/>
        </w:rPr>
        <w:t>Laporan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Bulanan</w:t>
      </w:r>
      <w:proofErr w:type="spellEnd"/>
      <w:r w:rsidRPr="00DB25C4">
        <w:rPr>
          <w:rFonts w:cstheme="minorHAnsi"/>
        </w:rPr>
        <w:t xml:space="preserve"> (LKB) </w:t>
      </w:r>
      <w:proofErr w:type="spellStart"/>
      <w:r w:rsidRPr="00DB25C4">
        <w:rPr>
          <w:rFonts w:cstheme="minorHAnsi"/>
        </w:rPr>
        <w:t>merupakan</w:t>
      </w:r>
      <w:proofErr w:type="spellEnd"/>
      <w:r w:rsidRPr="00DB25C4">
        <w:rPr>
          <w:rFonts w:cstheme="minorHAnsi"/>
        </w:rPr>
        <w:t xml:space="preserve"> </w:t>
      </w:r>
      <w:proofErr w:type="spellStart"/>
      <w:r w:rsidRPr="00DB25C4">
        <w:rPr>
          <w:rFonts w:cstheme="minorHAnsi"/>
        </w:rPr>
        <w:t>laporan</w:t>
      </w:r>
      <w:proofErr w:type="spellEnd"/>
      <w:r w:rsidRPr="00DB25C4">
        <w:rPr>
          <w:rFonts w:cstheme="minorHAnsi"/>
        </w:rPr>
        <w:t xml:space="preserve"> yang </w:t>
      </w:r>
      <w:proofErr w:type="spellStart"/>
      <w:r w:rsidRPr="00DB25C4">
        <w:rPr>
          <w:rFonts w:cstheme="minorHAnsi"/>
        </w:rPr>
        <w:t>disusun</w:t>
      </w:r>
      <w:proofErr w:type="spellEnd"/>
      <w:r w:rsidRPr="00DB25C4">
        <w:rPr>
          <w:rFonts w:cstheme="minorHAnsi"/>
        </w:rPr>
        <w:t xml:space="preserve"> oleh Universitas </w:t>
      </w:r>
      <w:proofErr w:type="spellStart"/>
      <w:r w:rsidRPr="00DB25C4">
        <w:rPr>
          <w:rFonts w:cstheme="minorHAnsi"/>
        </w:rPr>
        <w:t>berdasarkan</w:t>
      </w:r>
      <w:proofErr w:type="spellEnd"/>
      <w:r w:rsidRPr="00DB25C4">
        <w:rPr>
          <w:rFonts w:cstheme="minorHAnsi"/>
        </w:rPr>
        <w:t xml:space="preserve"> </w:t>
      </w:r>
      <w:proofErr w:type="spellStart"/>
      <w:r w:rsidRPr="00DB25C4">
        <w:rPr>
          <w:rFonts w:cstheme="minorHAnsi"/>
        </w:rPr>
        <w:t>pengeluaran</w:t>
      </w:r>
      <w:proofErr w:type="spellEnd"/>
      <w:r w:rsidRPr="00DB25C4">
        <w:rPr>
          <w:rFonts w:cstheme="minorHAnsi"/>
        </w:rPr>
        <w:t xml:space="preserve"> universitas yang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satu</w:t>
      </w:r>
      <w:proofErr w:type="spellEnd"/>
      <w:r w:rsidRPr="00DB25C4">
        <w:rPr>
          <w:rFonts w:cstheme="minorHAnsi"/>
        </w:rPr>
        <w:t xml:space="preserve"> </w:t>
      </w:r>
      <w:proofErr w:type="spellStart"/>
      <w:r w:rsidRPr="00DB25C4">
        <w:rPr>
          <w:rFonts w:cstheme="minorHAnsi"/>
        </w:rPr>
        <w:t>bulan</w:t>
      </w:r>
      <w:proofErr w:type="spellEnd"/>
      <w:r w:rsidRPr="00DB25C4">
        <w:rPr>
          <w:rFonts w:cstheme="minorHAnsi"/>
        </w:rPr>
        <w:t xml:space="preserve">. LKB </w:t>
      </w:r>
      <w:proofErr w:type="spellStart"/>
      <w:r w:rsidRPr="00DB25C4">
        <w:rPr>
          <w:rFonts w:cstheme="minorHAnsi"/>
        </w:rPr>
        <w:t>disusun</w:t>
      </w:r>
      <w:proofErr w:type="spellEnd"/>
      <w:r w:rsidRPr="00DB25C4">
        <w:rPr>
          <w:rFonts w:cstheme="minorHAnsi"/>
        </w:rPr>
        <w:t xml:space="preserve"> oleh Bagian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atas</w:t>
      </w:r>
      <w:proofErr w:type="spellEnd"/>
      <w:r w:rsidRPr="00DB25C4">
        <w:rPr>
          <w:rFonts w:cstheme="minorHAnsi"/>
        </w:rPr>
        <w:t xml:space="preserve"> </w:t>
      </w:r>
      <w:proofErr w:type="spellStart"/>
      <w:r w:rsidRPr="00DB25C4">
        <w:rPr>
          <w:rFonts w:cstheme="minorHAnsi"/>
        </w:rPr>
        <w:t>dasar</w:t>
      </w:r>
      <w:proofErr w:type="spellEnd"/>
      <w:r w:rsidRPr="00DB25C4">
        <w:rPr>
          <w:rFonts w:cstheme="minorHAnsi"/>
        </w:rPr>
        <w:t xml:space="preserve"> LPK yang </w:t>
      </w:r>
      <w:proofErr w:type="spellStart"/>
      <w:r w:rsidRPr="00DB25C4">
        <w:rPr>
          <w:rFonts w:cstheme="minorHAnsi"/>
        </w:rPr>
        <w:t>disusun</w:t>
      </w:r>
      <w:proofErr w:type="spellEnd"/>
      <w:r w:rsidRPr="00DB25C4">
        <w:rPr>
          <w:rFonts w:cstheme="minorHAnsi"/>
        </w:rPr>
        <w:t xml:space="preserve"> oleh unit </w:t>
      </w:r>
      <w:proofErr w:type="spellStart"/>
      <w:r w:rsidRPr="00DB25C4">
        <w:rPr>
          <w:rFonts w:cstheme="minorHAnsi"/>
        </w:rPr>
        <w:t>kerja</w:t>
      </w:r>
      <w:proofErr w:type="spellEnd"/>
      <w:r w:rsidRPr="00DB25C4">
        <w:rPr>
          <w:rFonts w:cstheme="minorHAnsi"/>
        </w:rPr>
        <w:t xml:space="preserve"> dan </w:t>
      </w:r>
      <w:proofErr w:type="spellStart"/>
      <w:r w:rsidRPr="00DB25C4">
        <w:rPr>
          <w:rFonts w:cstheme="minorHAnsi"/>
        </w:rPr>
        <w:t>bukti-bukti</w:t>
      </w:r>
      <w:proofErr w:type="spellEnd"/>
      <w:r w:rsidRPr="00DB25C4">
        <w:rPr>
          <w:rFonts w:cstheme="minorHAnsi"/>
        </w:rPr>
        <w:t xml:space="preserve"> lain yang </w:t>
      </w:r>
      <w:proofErr w:type="spellStart"/>
      <w:r w:rsidRPr="00DB25C4">
        <w:rPr>
          <w:rFonts w:cstheme="minorHAnsi"/>
        </w:rPr>
        <w:t>diterima</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langsung</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BPPH. </w:t>
      </w:r>
    </w:p>
    <w:p w14:paraId="029A1295" w14:textId="77777777" w:rsidR="00B06B75" w:rsidRPr="00DB25C4" w:rsidRDefault="00B06B75" w:rsidP="00687314">
      <w:pPr>
        <w:spacing w:after="0" w:line="240" w:lineRule="auto"/>
        <w:ind w:left="360"/>
        <w:rPr>
          <w:rFonts w:cstheme="minorHAnsi"/>
        </w:rPr>
      </w:pPr>
      <w:r w:rsidRPr="00DB25C4">
        <w:rPr>
          <w:rFonts w:cstheme="minorHAnsi"/>
        </w:rPr>
        <w:t xml:space="preserve">c) </w:t>
      </w:r>
      <w:proofErr w:type="spellStart"/>
      <w:r w:rsidRPr="00DB25C4">
        <w:rPr>
          <w:rFonts w:cstheme="minorHAnsi"/>
        </w:rPr>
        <w:t>Laporan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Tahunan</w:t>
      </w:r>
      <w:proofErr w:type="spellEnd"/>
      <w:r w:rsidRPr="00DB25C4">
        <w:rPr>
          <w:rFonts w:cstheme="minorHAnsi"/>
        </w:rPr>
        <w:t xml:space="preserve"> </w:t>
      </w:r>
      <w:proofErr w:type="spellStart"/>
      <w:r w:rsidRPr="00DB25C4">
        <w:rPr>
          <w:rFonts w:cstheme="minorHAnsi"/>
        </w:rPr>
        <w:t>Laporan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Tahunan</w:t>
      </w:r>
      <w:proofErr w:type="spellEnd"/>
      <w:r w:rsidRPr="00DB25C4">
        <w:rPr>
          <w:rFonts w:cstheme="minorHAnsi"/>
        </w:rPr>
        <w:t xml:space="preserve"> (LKT) </w:t>
      </w:r>
      <w:proofErr w:type="spellStart"/>
      <w:r w:rsidRPr="00DB25C4">
        <w:rPr>
          <w:rFonts w:cstheme="minorHAnsi"/>
        </w:rPr>
        <w:t>merupakan</w:t>
      </w:r>
      <w:proofErr w:type="spellEnd"/>
      <w:r w:rsidRPr="00DB25C4">
        <w:rPr>
          <w:rFonts w:cstheme="minorHAnsi"/>
        </w:rPr>
        <w:t xml:space="preserve"> </w:t>
      </w:r>
      <w:proofErr w:type="spellStart"/>
      <w:r w:rsidRPr="00DB25C4">
        <w:rPr>
          <w:rFonts w:cstheme="minorHAnsi"/>
        </w:rPr>
        <w:t>laporan</w:t>
      </w:r>
      <w:proofErr w:type="spellEnd"/>
      <w:r w:rsidRPr="00DB25C4">
        <w:rPr>
          <w:rFonts w:cstheme="minorHAnsi"/>
        </w:rPr>
        <w:t xml:space="preserve"> yang </w:t>
      </w:r>
      <w:proofErr w:type="spellStart"/>
      <w:r w:rsidRPr="00DB25C4">
        <w:rPr>
          <w:rFonts w:cstheme="minorHAnsi"/>
        </w:rPr>
        <w:t>disusun</w:t>
      </w:r>
      <w:proofErr w:type="spellEnd"/>
      <w:r w:rsidRPr="00DB25C4">
        <w:rPr>
          <w:rFonts w:cstheme="minorHAnsi"/>
        </w:rPr>
        <w:t xml:space="preserve"> oleh Universitas </w:t>
      </w:r>
      <w:proofErr w:type="spellStart"/>
      <w:r w:rsidRPr="00DB25C4">
        <w:rPr>
          <w:rFonts w:cstheme="minorHAnsi"/>
        </w:rPr>
        <w:t>berdasarkan</w:t>
      </w:r>
      <w:proofErr w:type="spellEnd"/>
      <w:r w:rsidRPr="00DB25C4">
        <w:rPr>
          <w:rFonts w:cstheme="minorHAnsi"/>
        </w:rPr>
        <w:t xml:space="preserve"> </w:t>
      </w:r>
      <w:proofErr w:type="spellStart"/>
      <w:r w:rsidRPr="00DB25C4">
        <w:rPr>
          <w:rFonts w:cstheme="minorHAnsi"/>
        </w:rPr>
        <w:t>pengeluaran</w:t>
      </w:r>
      <w:proofErr w:type="spellEnd"/>
      <w:r w:rsidRPr="00DB25C4">
        <w:rPr>
          <w:rFonts w:cstheme="minorHAnsi"/>
        </w:rPr>
        <w:t xml:space="preserve"> universitas yang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satu</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LKT </w:t>
      </w:r>
      <w:proofErr w:type="spellStart"/>
      <w:r w:rsidRPr="00DB25C4">
        <w:rPr>
          <w:rFonts w:cstheme="minorHAnsi"/>
        </w:rPr>
        <w:t>disusun</w:t>
      </w:r>
      <w:proofErr w:type="spellEnd"/>
      <w:r w:rsidRPr="00DB25C4">
        <w:rPr>
          <w:rFonts w:cstheme="minorHAnsi"/>
        </w:rPr>
        <w:t xml:space="preserve"> oleh Badan </w:t>
      </w:r>
      <w:proofErr w:type="spellStart"/>
      <w:r w:rsidRPr="00DB25C4">
        <w:rPr>
          <w:rFonts w:cstheme="minorHAnsi"/>
        </w:rPr>
        <w:t>Renbang</w:t>
      </w:r>
      <w:proofErr w:type="spellEnd"/>
      <w:r w:rsidRPr="00DB25C4">
        <w:rPr>
          <w:rFonts w:cstheme="minorHAnsi"/>
        </w:rPr>
        <w:t xml:space="preserve"> dan Bagian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atas</w:t>
      </w:r>
      <w:proofErr w:type="spellEnd"/>
      <w:r w:rsidRPr="00DB25C4">
        <w:rPr>
          <w:rFonts w:cstheme="minorHAnsi"/>
        </w:rPr>
        <w:t xml:space="preserve"> </w:t>
      </w:r>
      <w:proofErr w:type="spellStart"/>
      <w:r w:rsidRPr="00DB25C4">
        <w:rPr>
          <w:rFonts w:cstheme="minorHAnsi"/>
        </w:rPr>
        <w:t>dasar</w:t>
      </w:r>
      <w:proofErr w:type="spellEnd"/>
      <w:r w:rsidRPr="00DB25C4">
        <w:rPr>
          <w:rFonts w:cstheme="minorHAnsi"/>
        </w:rPr>
        <w:t xml:space="preserve"> LKB di </w:t>
      </w:r>
      <w:proofErr w:type="spellStart"/>
      <w:r w:rsidRPr="00DB25C4">
        <w:rPr>
          <w:rFonts w:cstheme="minorHAnsi"/>
        </w:rPr>
        <w:t>setiap</w:t>
      </w:r>
      <w:proofErr w:type="spellEnd"/>
      <w:r w:rsidRPr="00DB25C4">
        <w:rPr>
          <w:rFonts w:cstheme="minorHAnsi"/>
        </w:rPr>
        <w:t xml:space="preserve"> </w:t>
      </w:r>
      <w:proofErr w:type="spellStart"/>
      <w:r w:rsidRPr="00DB25C4">
        <w:rPr>
          <w:rFonts w:cstheme="minorHAnsi"/>
        </w:rPr>
        <w:t>bulannya</w:t>
      </w:r>
      <w:proofErr w:type="spellEnd"/>
      <w:r w:rsidRPr="00DB25C4">
        <w:rPr>
          <w:rFonts w:cstheme="minorHAnsi"/>
        </w:rPr>
        <w:t xml:space="preserve">. </w:t>
      </w:r>
      <w:proofErr w:type="spellStart"/>
      <w:r w:rsidRPr="00DB25C4">
        <w:rPr>
          <w:rFonts w:cstheme="minorHAnsi"/>
        </w:rPr>
        <w:t>Prosedur</w:t>
      </w:r>
      <w:proofErr w:type="spellEnd"/>
      <w:r w:rsidRPr="00DB25C4">
        <w:rPr>
          <w:rFonts w:cstheme="minorHAnsi"/>
        </w:rPr>
        <w:t xml:space="preserve"> </w:t>
      </w:r>
      <w:proofErr w:type="spellStart"/>
      <w:r w:rsidRPr="00DB25C4">
        <w:rPr>
          <w:rFonts w:cstheme="minorHAnsi"/>
        </w:rPr>
        <w:t>mengenai</w:t>
      </w:r>
      <w:proofErr w:type="spellEnd"/>
      <w:r w:rsidRPr="00DB25C4">
        <w:rPr>
          <w:rFonts w:cstheme="minorHAnsi"/>
        </w:rPr>
        <w:t xml:space="preserve"> </w:t>
      </w:r>
      <w:proofErr w:type="spellStart"/>
      <w:r w:rsidRPr="00DB25C4">
        <w:rPr>
          <w:rFonts w:cstheme="minorHAnsi"/>
        </w:rPr>
        <w:t>pelaporan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termuat</w:t>
      </w:r>
      <w:proofErr w:type="spellEnd"/>
      <w:r w:rsidRPr="00DB25C4">
        <w:rPr>
          <w:rFonts w:cstheme="minorHAnsi"/>
        </w:rPr>
        <w:t xml:space="preserve"> pada Panduan </w:t>
      </w:r>
      <w:proofErr w:type="spellStart"/>
      <w:r w:rsidRPr="00DB25C4">
        <w:rPr>
          <w:rFonts w:cstheme="minorHAnsi"/>
        </w:rPr>
        <w:t>Penyusunan</w:t>
      </w:r>
      <w:proofErr w:type="spellEnd"/>
      <w:r w:rsidRPr="00DB25C4">
        <w:rPr>
          <w:rFonts w:cstheme="minorHAnsi"/>
        </w:rPr>
        <w:t xml:space="preserve"> </w:t>
      </w:r>
      <w:proofErr w:type="spellStart"/>
      <w:r w:rsidRPr="00DB25C4">
        <w:rPr>
          <w:rFonts w:cstheme="minorHAnsi"/>
        </w:rPr>
        <w:t>Laporan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Universitas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nomor</w:t>
      </w:r>
      <w:proofErr w:type="spellEnd"/>
      <w:r w:rsidRPr="00DB25C4">
        <w:rPr>
          <w:rFonts w:cstheme="minorHAnsi"/>
        </w:rPr>
        <w:t xml:space="preserve"> </w:t>
      </w:r>
      <w:proofErr w:type="spellStart"/>
      <w:r w:rsidRPr="00DB25C4">
        <w:rPr>
          <w:rFonts w:cstheme="minorHAnsi"/>
        </w:rPr>
        <w:t>dokumen</w:t>
      </w:r>
      <w:proofErr w:type="spellEnd"/>
      <w:r w:rsidRPr="00DB25C4">
        <w:rPr>
          <w:rFonts w:cstheme="minorHAnsi"/>
        </w:rPr>
        <w:t xml:space="preserve"> BSDK-BPKU-BP-PPLKU-001-VI-2016. </w:t>
      </w:r>
    </w:p>
    <w:p w14:paraId="6BC77ECC" w14:textId="77777777" w:rsidR="00B06B75" w:rsidRPr="00DB25C4" w:rsidRDefault="00B06B75" w:rsidP="00687314">
      <w:pPr>
        <w:spacing w:after="0" w:line="240" w:lineRule="auto"/>
        <w:ind w:left="360" w:firstLine="360"/>
        <w:jc w:val="both"/>
        <w:rPr>
          <w:rFonts w:cstheme="minorHAnsi"/>
        </w:rPr>
      </w:pPr>
      <w:r w:rsidRPr="00DB25C4">
        <w:rPr>
          <w:rFonts w:cstheme="minorHAnsi"/>
        </w:rPr>
        <w:t xml:space="preserve">Monitoring dan </w:t>
      </w:r>
      <w:proofErr w:type="spellStart"/>
      <w:r w:rsidRPr="00DB25C4">
        <w:rPr>
          <w:rFonts w:cstheme="minorHAnsi"/>
        </w:rPr>
        <w:t>evaluasi</w:t>
      </w:r>
      <w:proofErr w:type="spellEnd"/>
      <w:r w:rsidRPr="00DB25C4">
        <w:rPr>
          <w:rFonts w:cstheme="minorHAnsi"/>
        </w:rPr>
        <w:t xml:space="preserve"> internal di Universitas Ma Chung </w:t>
      </w:r>
      <w:proofErr w:type="spellStart"/>
      <w:r w:rsidRPr="00DB25C4">
        <w:rPr>
          <w:rFonts w:cstheme="minorHAnsi"/>
        </w:rPr>
        <w:t>merupakan</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pengawasan</w:t>
      </w:r>
      <w:proofErr w:type="spellEnd"/>
      <w:r w:rsidRPr="00DB25C4">
        <w:rPr>
          <w:rFonts w:cstheme="minorHAnsi"/>
        </w:rPr>
        <w:t xml:space="preserve"> internal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hanya</w:t>
      </w:r>
      <w:proofErr w:type="spellEnd"/>
      <w:r w:rsidRPr="00DB25C4">
        <w:rPr>
          <w:rFonts w:cstheme="minorHAnsi"/>
        </w:rPr>
        <w:t xml:space="preserve"> </w:t>
      </w:r>
      <w:proofErr w:type="spellStart"/>
      <w:r w:rsidRPr="00DB25C4">
        <w:rPr>
          <w:rFonts w:cstheme="minorHAnsi"/>
        </w:rPr>
        <w:t>terhadap</w:t>
      </w:r>
      <w:proofErr w:type="spellEnd"/>
      <w:r w:rsidRPr="00DB25C4">
        <w:rPr>
          <w:rFonts w:cstheme="minorHAnsi"/>
        </w:rPr>
        <w:t xml:space="preserve"> </w:t>
      </w:r>
      <w:proofErr w:type="spellStart"/>
      <w:r w:rsidRPr="00DB25C4">
        <w:rPr>
          <w:rFonts w:cstheme="minorHAnsi"/>
        </w:rPr>
        <w:t>penggunaan</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namun</w:t>
      </w:r>
      <w:proofErr w:type="spellEnd"/>
      <w:r w:rsidRPr="00DB25C4">
        <w:rPr>
          <w:rFonts w:cstheme="minorHAnsi"/>
        </w:rPr>
        <w:t xml:space="preserve"> </w:t>
      </w:r>
      <w:proofErr w:type="spellStart"/>
      <w:r w:rsidRPr="00DB25C4">
        <w:rPr>
          <w:rFonts w:cstheme="minorHAnsi"/>
        </w:rPr>
        <w:t>dimulai</w:t>
      </w:r>
      <w:proofErr w:type="spellEnd"/>
      <w:r w:rsidRPr="00DB25C4">
        <w:rPr>
          <w:rFonts w:cstheme="minorHAnsi"/>
        </w:rPr>
        <w:t xml:space="preserve"> </w:t>
      </w:r>
      <w:proofErr w:type="spellStart"/>
      <w:r w:rsidRPr="00DB25C4">
        <w:rPr>
          <w:rFonts w:cstheme="minorHAnsi"/>
        </w:rPr>
        <w:t>sejak</w:t>
      </w:r>
      <w:proofErr w:type="spellEnd"/>
      <w:r w:rsidRPr="00DB25C4">
        <w:rPr>
          <w:rFonts w:cstheme="minorHAnsi"/>
        </w:rPr>
        <w:t xml:space="preserve"> proses </w:t>
      </w:r>
      <w:proofErr w:type="spellStart"/>
      <w:r w:rsidRPr="00DB25C4">
        <w:rPr>
          <w:rFonts w:cstheme="minorHAnsi"/>
        </w:rPr>
        <w:t>perencanaan</w:t>
      </w:r>
      <w:proofErr w:type="spellEnd"/>
      <w:r w:rsidRPr="00DB25C4">
        <w:rPr>
          <w:rFonts w:cstheme="minorHAnsi"/>
        </w:rPr>
        <w:t xml:space="preserve"> yang </w:t>
      </w:r>
      <w:proofErr w:type="spellStart"/>
      <w:r w:rsidRPr="00DB25C4">
        <w:rPr>
          <w:rFonts w:cstheme="minorHAnsi"/>
        </w:rPr>
        <w:t>dilakukan</w:t>
      </w:r>
      <w:proofErr w:type="spellEnd"/>
      <w:r w:rsidRPr="00DB25C4">
        <w:rPr>
          <w:rFonts w:cstheme="minorHAnsi"/>
        </w:rPr>
        <w:t xml:space="preserve"> oleh unit </w:t>
      </w:r>
      <w:proofErr w:type="spellStart"/>
      <w:r w:rsidRPr="00DB25C4">
        <w:rPr>
          <w:rFonts w:cstheme="minorHAnsi"/>
        </w:rPr>
        <w:t>kerja</w:t>
      </w:r>
      <w:proofErr w:type="spellEnd"/>
      <w:r w:rsidRPr="00DB25C4">
        <w:rPr>
          <w:rFonts w:cstheme="minorHAnsi"/>
        </w:rPr>
        <w:t xml:space="preserve">, </w:t>
      </w:r>
      <w:proofErr w:type="spellStart"/>
      <w:r w:rsidRPr="00DB25C4">
        <w:rPr>
          <w:rFonts w:cstheme="minorHAnsi"/>
        </w:rPr>
        <w:t>hingga</w:t>
      </w:r>
      <w:proofErr w:type="spellEnd"/>
      <w:r w:rsidRPr="00DB25C4">
        <w:rPr>
          <w:rFonts w:cstheme="minorHAnsi"/>
        </w:rPr>
        <w:t xml:space="preserve"> </w:t>
      </w:r>
      <w:proofErr w:type="spellStart"/>
      <w:r w:rsidRPr="00DB25C4">
        <w:rPr>
          <w:rFonts w:cstheme="minorHAnsi"/>
        </w:rPr>
        <w:t>pelaporan</w:t>
      </w:r>
      <w:proofErr w:type="spellEnd"/>
      <w:r w:rsidRPr="00DB25C4">
        <w:rPr>
          <w:rFonts w:cstheme="minorHAnsi"/>
        </w:rPr>
        <w:t xml:space="preserve"> dan </w:t>
      </w:r>
      <w:proofErr w:type="spellStart"/>
      <w:r w:rsidRPr="00DB25C4">
        <w:rPr>
          <w:rFonts w:cstheme="minorHAnsi"/>
        </w:rPr>
        <w:t>ketercapaian</w:t>
      </w:r>
      <w:proofErr w:type="spellEnd"/>
      <w:r w:rsidRPr="00DB25C4">
        <w:rPr>
          <w:rFonts w:cstheme="minorHAnsi"/>
        </w:rPr>
        <w:t xml:space="preserve"> </w:t>
      </w:r>
      <w:proofErr w:type="spellStart"/>
      <w:r w:rsidRPr="00DB25C4">
        <w:rPr>
          <w:rFonts w:cstheme="minorHAnsi"/>
        </w:rPr>
        <w:t>indikator</w:t>
      </w:r>
      <w:proofErr w:type="spellEnd"/>
      <w:r w:rsidRPr="00DB25C4">
        <w:rPr>
          <w:rFonts w:cstheme="minorHAnsi"/>
        </w:rPr>
        <w:t xml:space="preserve"> </w:t>
      </w:r>
      <w:proofErr w:type="spellStart"/>
      <w:r w:rsidRPr="00DB25C4">
        <w:rPr>
          <w:rFonts w:cstheme="minorHAnsi"/>
        </w:rPr>
        <w:t>kinerjanya</w:t>
      </w:r>
      <w:proofErr w:type="spellEnd"/>
      <w:r w:rsidRPr="00DB25C4">
        <w:rPr>
          <w:rFonts w:cstheme="minorHAnsi"/>
        </w:rPr>
        <w:t xml:space="preserve">. Oleh </w:t>
      </w:r>
      <w:proofErr w:type="spellStart"/>
      <w:r w:rsidRPr="00DB25C4">
        <w:rPr>
          <w:rFonts w:cstheme="minorHAnsi"/>
        </w:rPr>
        <w:t>karena</w:t>
      </w:r>
      <w:proofErr w:type="spellEnd"/>
      <w:r w:rsidRPr="00DB25C4">
        <w:rPr>
          <w:rFonts w:cstheme="minorHAnsi"/>
        </w:rPr>
        <w:t xml:space="preserve"> </w:t>
      </w:r>
      <w:proofErr w:type="spellStart"/>
      <w:r w:rsidRPr="00DB25C4">
        <w:rPr>
          <w:rFonts w:cstheme="minorHAnsi"/>
        </w:rPr>
        <w:t>itu</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MONEVIN </w:t>
      </w:r>
      <w:proofErr w:type="spellStart"/>
      <w:r w:rsidRPr="00DB25C4">
        <w:rPr>
          <w:rFonts w:cstheme="minorHAnsi"/>
        </w:rPr>
        <w:t>melibatkan</w:t>
      </w:r>
      <w:proofErr w:type="spellEnd"/>
      <w:r w:rsidRPr="00DB25C4">
        <w:rPr>
          <w:rFonts w:cstheme="minorHAnsi"/>
        </w:rPr>
        <w:t xml:space="preserve"> 2 (dua) unit </w:t>
      </w:r>
      <w:proofErr w:type="spellStart"/>
      <w:r w:rsidRPr="00DB25C4">
        <w:rPr>
          <w:rFonts w:cstheme="minorHAnsi"/>
        </w:rPr>
        <w:t>kerja</w:t>
      </w:r>
      <w:proofErr w:type="spellEnd"/>
      <w:r w:rsidRPr="00DB25C4">
        <w:rPr>
          <w:rFonts w:cstheme="minorHAnsi"/>
        </w:rPr>
        <w:t xml:space="preserve">, </w:t>
      </w:r>
      <w:proofErr w:type="spellStart"/>
      <w:r w:rsidRPr="00DB25C4">
        <w:rPr>
          <w:rFonts w:cstheme="minorHAnsi"/>
        </w:rPr>
        <w:t>yaitu</w:t>
      </w:r>
      <w:proofErr w:type="spellEnd"/>
      <w:r w:rsidRPr="00DB25C4">
        <w:rPr>
          <w:rFonts w:cstheme="minorHAnsi"/>
        </w:rPr>
        <w:t xml:space="preserve">: Badan </w:t>
      </w:r>
      <w:proofErr w:type="spellStart"/>
      <w:r w:rsidRPr="00DB25C4">
        <w:rPr>
          <w:rFonts w:cstheme="minorHAnsi"/>
        </w:rPr>
        <w:t>Renbang</w:t>
      </w:r>
      <w:proofErr w:type="spellEnd"/>
      <w:r w:rsidRPr="00DB25C4">
        <w:rPr>
          <w:rFonts w:cstheme="minorHAnsi"/>
        </w:rPr>
        <w:t xml:space="preserve"> dan Bagian </w:t>
      </w:r>
      <w:proofErr w:type="spellStart"/>
      <w:r w:rsidRPr="00DB25C4">
        <w:rPr>
          <w:rFonts w:cstheme="minorHAnsi"/>
        </w:rPr>
        <w:t>Keuangan</w:t>
      </w:r>
      <w:proofErr w:type="spellEnd"/>
      <w:r w:rsidRPr="00DB25C4">
        <w:rPr>
          <w:rFonts w:cstheme="minorHAnsi"/>
        </w:rPr>
        <w:t xml:space="preserve">. </w:t>
      </w:r>
    </w:p>
    <w:p w14:paraId="5F583971" w14:textId="77777777" w:rsidR="00B06B75" w:rsidRPr="00DB25C4" w:rsidRDefault="00B06B75" w:rsidP="00687314">
      <w:pPr>
        <w:spacing w:after="0" w:line="240" w:lineRule="auto"/>
        <w:ind w:left="360" w:firstLine="360"/>
        <w:jc w:val="both"/>
        <w:rPr>
          <w:rFonts w:eastAsia="Calibri" w:cstheme="minorHAnsi"/>
          <w:highlight w:val="yellow"/>
        </w:rPr>
      </w:pPr>
      <w:r w:rsidRPr="00DB25C4">
        <w:rPr>
          <w:rFonts w:cstheme="minorHAnsi"/>
        </w:rPr>
        <w:t xml:space="preserve">Audit </w:t>
      </w:r>
      <w:proofErr w:type="spellStart"/>
      <w:r w:rsidRPr="00DB25C4">
        <w:rPr>
          <w:rFonts w:cstheme="minorHAnsi"/>
        </w:rPr>
        <w:t>merupakan</w:t>
      </w:r>
      <w:proofErr w:type="spellEnd"/>
      <w:r w:rsidRPr="00DB25C4">
        <w:rPr>
          <w:rFonts w:cstheme="minorHAnsi"/>
        </w:rPr>
        <w:t xml:space="preserve"> </w:t>
      </w: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tahap</w:t>
      </w:r>
      <w:proofErr w:type="spellEnd"/>
      <w:r w:rsidRPr="00DB25C4">
        <w:rPr>
          <w:rFonts w:cstheme="minorHAnsi"/>
        </w:rPr>
        <w:t xml:space="preserve"> </w:t>
      </w:r>
      <w:proofErr w:type="spellStart"/>
      <w:r w:rsidRPr="00DB25C4">
        <w:rPr>
          <w:rFonts w:cstheme="minorHAnsi"/>
        </w:rPr>
        <w:t>akhir</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pelaporan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dimana</w:t>
      </w:r>
      <w:proofErr w:type="spellEnd"/>
      <w:r w:rsidRPr="00DB25C4">
        <w:rPr>
          <w:rFonts w:cstheme="minorHAnsi"/>
        </w:rPr>
        <w:t xml:space="preserve"> </w:t>
      </w:r>
      <w:proofErr w:type="spellStart"/>
      <w:r w:rsidRPr="00DB25C4">
        <w:rPr>
          <w:rFonts w:cstheme="minorHAnsi"/>
        </w:rPr>
        <w:t>fokusnya</w:t>
      </w:r>
      <w:proofErr w:type="spellEnd"/>
      <w:r w:rsidRPr="00DB25C4">
        <w:rPr>
          <w:rFonts w:cstheme="minorHAnsi"/>
        </w:rPr>
        <w:t xml:space="preserve"> </w:t>
      </w:r>
      <w:proofErr w:type="spellStart"/>
      <w:r w:rsidRPr="00DB25C4">
        <w:rPr>
          <w:rFonts w:cstheme="minorHAnsi"/>
        </w:rPr>
        <w:t>adalah</w:t>
      </w:r>
      <w:proofErr w:type="spellEnd"/>
      <w:r w:rsidRPr="00DB25C4">
        <w:rPr>
          <w:rFonts w:cstheme="minorHAnsi"/>
        </w:rPr>
        <w:t xml:space="preserve"> pada </w:t>
      </w:r>
      <w:proofErr w:type="spellStart"/>
      <w:r w:rsidRPr="00DB25C4">
        <w:rPr>
          <w:rFonts w:cstheme="minorHAnsi"/>
        </w:rPr>
        <w:t>efisiensi</w:t>
      </w:r>
      <w:proofErr w:type="spellEnd"/>
      <w:r w:rsidRPr="00DB25C4">
        <w:rPr>
          <w:rFonts w:cstheme="minorHAnsi"/>
        </w:rPr>
        <w:t xml:space="preserve"> </w:t>
      </w:r>
      <w:proofErr w:type="spellStart"/>
      <w:r w:rsidRPr="00DB25C4">
        <w:rPr>
          <w:rFonts w:cstheme="minorHAnsi"/>
        </w:rPr>
        <w:t>penggunaan</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dan </w:t>
      </w:r>
      <w:proofErr w:type="spellStart"/>
      <w:r w:rsidRPr="00DB25C4">
        <w:rPr>
          <w:rFonts w:cstheme="minorHAnsi"/>
        </w:rPr>
        <w:t>mengedepankan</w:t>
      </w:r>
      <w:proofErr w:type="spellEnd"/>
      <w:r w:rsidRPr="00DB25C4">
        <w:rPr>
          <w:rFonts w:cstheme="minorHAnsi"/>
        </w:rPr>
        <w:t xml:space="preserve"> </w:t>
      </w:r>
      <w:proofErr w:type="spellStart"/>
      <w:r w:rsidRPr="00DB25C4">
        <w:rPr>
          <w:rFonts w:cstheme="minorHAnsi"/>
        </w:rPr>
        <w:t>praktik-praktik</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Pelaksanaan</w:t>
      </w:r>
      <w:proofErr w:type="spellEnd"/>
      <w:r w:rsidRPr="00DB25C4">
        <w:rPr>
          <w:rFonts w:cstheme="minorHAnsi"/>
        </w:rPr>
        <w:t xml:space="preserve"> audit yang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berupa</w:t>
      </w:r>
      <w:proofErr w:type="spellEnd"/>
      <w:r w:rsidRPr="00DB25C4">
        <w:rPr>
          <w:rFonts w:cstheme="minorHAnsi"/>
        </w:rPr>
        <w:t xml:space="preserve"> </w:t>
      </w:r>
      <w:proofErr w:type="spellStart"/>
      <w:r w:rsidRPr="00DB25C4">
        <w:rPr>
          <w:rFonts w:cstheme="minorHAnsi"/>
        </w:rPr>
        <w:t>pemeriksaan</w:t>
      </w:r>
      <w:proofErr w:type="spellEnd"/>
      <w:r w:rsidRPr="00DB25C4">
        <w:rPr>
          <w:rFonts w:cstheme="minorHAnsi"/>
        </w:rPr>
        <w:t xml:space="preserve"> </w:t>
      </w:r>
      <w:proofErr w:type="spellStart"/>
      <w:r w:rsidRPr="00DB25C4">
        <w:rPr>
          <w:rFonts w:cstheme="minorHAnsi"/>
        </w:rPr>
        <w:t>atas</w:t>
      </w:r>
      <w:proofErr w:type="spellEnd"/>
      <w:r w:rsidRPr="00DB25C4">
        <w:rPr>
          <w:rFonts w:cstheme="minorHAnsi"/>
        </w:rPr>
        <w:t xml:space="preserve"> </w:t>
      </w:r>
      <w:proofErr w:type="spellStart"/>
      <w:r w:rsidRPr="00DB25C4">
        <w:rPr>
          <w:rFonts w:cstheme="minorHAnsi"/>
        </w:rPr>
        <w:t>laporan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yang </w:t>
      </w:r>
      <w:proofErr w:type="spellStart"/>
      <w:r w:rsidRPr="00DB25C4">
        <w:rPr>
          <w:rFonts w:cstheme="minorHAnsi"/>
        </w:rPr>
        <w:t>dihasilkan</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yang </w:t>
      </w:r>
      <w:proofErr w:type="spellStart"/>
      <w:r w:rsidRPr="00DB25C4">
        <w:rPr>
          <w:rFonts w:cstheme="minorHAnsi"/>
        </w:rPr>
        <w:t>dilakukan</w:t>
      </w:r>
      <w:proofErr w:type="spellEnd"/>
      <w:r w:rsidRPr="00DB25C4">
        <w:rPr>
          <w:rFonts w:cstheme="minorHAnsi"/>
        </w:rPr>
        <w:t xml:space="preserve"> oleh Universitas. LKT yang </w:t>
      </w:r>
      <w:proofErr w:type="spellStart"/>
      <w:r w:rsidRPr="00DB25C4">
        <w:rPr>
          <w:rFonts w:cstheme="minorHAnsi"/>
        </w:rPr>
        <w:t>disusun</w:t>
      </w:r>
      <w:proofErr w:type="spellEnd"/>
      <w:r w:rsidRPr="00DB25C4">
        <w:rPr>
          <w:rFonts w:cstheme="minorHAnsi"/>
        </w:rPr>
        <w:t xml:space="preserve"> oleh Universitas </w:t>
      </w:r>
      <w:proofErr w:type="spellStart"/>
      <w:r w:rsidRPr="00DB25C4">
        <w:rPr>
          <w:rFonts w:cstheme="minorHAnsi"/>
        </w:rPr>
        <w:t>adalah</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Laporan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yang </w:t>
      </w:r>
      <w:proofErr w:type="spellStart"/>
      <w:r w:rsidRPr="00DB25C4">
        <w:rPr>
          <w:rFonts w:cstheme="minorHAnsi"/>
        </w:rPr>
        <w:t>disusun</w:t>
      </w:r>
      <w:proofErr w:type="spellEnd"/>
      <w:r w:rsidRPr="00DB25C4">
        <w:rPr>
          <w:rFonts w:cstheme="minorHAnsi"/>
        </w:rPr>
        <w:t xml:space="preserve"> oleh Yayasan, </w:t>
      </w:r>
      <w:proofErr w:type="spellStart"/>
      <w:r w:rsidRPr="00DB25C4">
        <w:rPr>
          <w:rFonts w:cstheme="minorHAnsi"/>
        </w:rPr>
        <w:t>mengingat</w:t>
      </w:r>
      <w:proofErr w:type="spellEnd"/>
      <w:r w:rsidRPr="00DB25C4">
        <w:rPr>
          <w:rFonts w:cstheme="minorHAnsi"/>
        </w:rPr>
        <w:t xml:space="preserve"> LKT Universitas </w:t>
      </w:r>
      <w:proofErr w:type="spellStart"/>
      <w:r w:rsidRPr="00DB25C4">
        <w:rPr>
          <w:rFonts w:cstheme="minorHAnsi"/>
        </w:rPr>
        <w:t>disusun</w:t>
      </w:r>
      <w:proofErr w:type="spellEnd"/>
      <w:r w:rsidRPr="00DB25C4">
        <w:rPr>
          <w:rFonts w:cstheme="minorHAnsi"/>
        </w:rPr>
        <w:t xml:space="preserve"> per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w:t>
      </w:r>
      <w:proofErr w:type="spellStart"/>
      <w:r w:rsidRPr="00DB25C4">
        <w:rPr>
          <w:rFonts w:cstheme="minorHAnsi"/>
        </w:rPr>
        <w:t>sedangkan</w:t>
      </w:r>
      <w:proofErr w:type="spellEnd"/>
      <w:r w:rsidRPr="00DB25C4">
        <w:rPr>
          <w:rFonts w:cstheme="minorHAnsi"/>
        </w:rPr>
        <w:t xml:space="preserve"> </w:t>
      </w:r>
      <w:proofErr w:type="spellStart"/>
      <w:r w:rsidRPr="00DB25C4">
        <w:rPr>
          <w:rFonts w:cstheme="minorHAnsi"/>
        </w:rPr>
        <w:t>pelaporan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yang </w:t>
      </w:r>
      <w:proofErr w:type="spellStart"/>
      <w:r w:rsidRPr="00DB25C4">
        <w:rPr>
          <w:rFonts w:cstheme="minorHAnsi"/>
        </w:rPr>
        <w:t>disusun</w:t>
      </w:r>
      <w:proofErr w:type="spellEnd"/>
      <w:r w:rsidRPr="00DB25C4">
        <w:rPr>
          <w:rFonts w:cstheme="minorHAnsi"/>
        </w:rPr>
        <w:t xml:space="preserve"> Yayasan </w:t>
      </w:r>
      <w:proofErr w:type="spellStart"/>
      <w:r w:rsidRPr="00DB25C4">
        <w:rPr>
          <w:rFonts w:cstheme="minorHAnsi"/>
        </w:rPr>
        <w:t>adalah</w:t>
      </w:r>
      <w:proofErr w:type="spellEnd"/>
      <w:r w:rsidRPr="00DB25C4">
        <w:rPr>
          <w:rFonts w:cstheme="minorHAnsi"/>
        </w:rPr>
        <w:t xml:space="preserve"> per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pajak</w:t>
      </w:r>
      <w:proofErr w:type="spellEnd"/>
      <w:r w:rsidRPr="00DB25C4">
        <w:rPr>
          <w:rFonts w:cstheme="minorHAnsi"/>
        </w:rPr>
        <w:t xml:space="preserve">. LKT Universitas </w:t>
      </w:r>
      <w:proofErr w:type="spellStart"/>
      <w:r w:rsidRPr="00DB25C4">
        <w:rPr>
          <w:rFonts w:cstheme="minorHAnsi"/>
        </w:rPr>
        <w:t>diaudit</w:t>
      </w:r>
      <w:proofErr w:type="spellEnd"/>
      <w:r w:rsidRPr="00DB25C4">
        <w:rPr>
          <w:rFonts w:cstheme="minorHAnsi"/>
        </w:rPr>
        <w:t xml:space="preserve"> oleh </w:t>
      </w:r>
      <w:proofErr w:type="spellStart"/>
      <w:r w:rsidRPr="00DB25C4">
        <w:rPr>
          <w:rFonts w:cstheme="minorHAnsi"/>
        </w:rPr>
        <w:t>Komite</w:t>
      </w:r>
      <w:proofErr w:type="spellEnd"/>
      <w:r w:rsidRPr="00DB25C4">
        <w:rPr>
          <w:rFonts w:cstheme="minorHAnsi"/>
        </w:rPr>
        <w:t xml:space="preserve"> Audit yang </w:t>
      </w:r>
      <w:proofErr w:type="spellStart"/>
      <w:r w:rsidRPr="00DB25C4">
        <w:rPr>
          <w:rFonts w:cstheme="minorHAnsi"/>
        </w:rPr>
        <w:t>ditunjuk</w:t>
      </w:r>
      <w:proofErr w:type="spellEnd"/>
      <w:r w:rsidRPr="00DB25C4">
        <w:rPr>
          <w:rFonts w:cstheme="minorHAnsi"/>
        </w:rPr>
        <w:t xml:space="preserve"> oleh Yayasan, </w:t>
      </w:r>
      <w:proofErr w:type="spellStart"/>
      <w:r w:rsidRPr="00DB25C4">
        <w:rPr>
          <w:rFonts w:cstheme="minorHAnsi"/>
        </w:rPr>
        <w:t>sedangkan</w:t>
      </w:r>
      <w:proofErr w:type="spellEnd"/>
      <w:r w:rsidRPr="00DB25C4">
        <w:rPr>
          <w:rFonts w:cstheme="minorHAnsi"/>
        </w:rPr>
        <w:t xml:space="preserve"> </w:t>
      </w:r>
      <w:proofErr w:type="spellStart"/>
      <w:r w:rsidRPr="00DB25C4">
        <w:rPr>
          <w:rFonts w:cstheme="minorHAnsi"/>
        </w:rPr>
        <w:t>Laporan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Yayasan </w:t>
      </w:r>
      <w:proofErr w:type="spellStart"/>
      <w:r w:rsidRPr="00DB25C4">
        <w:rPr>
          <w:rFonts w:cstheme="minorHAnsi"/>
        </w:rPr>
        <w:t>diaudit</w:t>
      </w:r>
      <w:proofErr w:type="spellEnd"/>
      <w:r w:rsidRPr="00DB25C4">
        <w:rPr>
          <w:rFonts w:cstheme="minorHAnsi"/>
        </w:rPr>
        <w:t xml:space="preserve"> oleh auditor </w:t>
      </w:r>
      <w:proofErr w:type="spellStart"/>
      <w:r w:rsidRPr="00DB25C4">
        <w:rPr>
          <w:rFonts w:cstheme="minorHAnsi"/>
        </w:rPr>
        <w:t>eksternal</w:t>
      </w:r>
      <w:proofErr w:type="spellEnd"/>
      <w:r w:rsidRPr="00DB25C4">
        <w:rPr>
          <w:rFonts w:cstheme="minorHAnsi"/>
        </w:rPr>
        <w:t xml:space="preserve"> </w:t>
      </w:r>
      <w:proofErr w:type="spellStart"/>
      <w:r w:rsidRPr="00DB25C4">
        <w:rPr>
          <w:rFonts w:cstheme="minorHAnsi"/>
        </w:rPr>
        <w:t>yaitu</w:t>
      </w:r>
      <w:proofErr w:type="spellEnd"/>
      <w:r w:rsidRPr="00DB25C4">
        <w:rPr>
          <w:rFonts w:cstheme="minorHAnsi"/>
        </w:rPr>
        <w:t xml:space="preserve"> Kantor </w:t>
      </w:r>
      <w:proofErr w:type="spellStart"/>
      <w:r w:rsidRPr="00DB25C4">
        <w:rPr>
          <w:rFonts w:cstheme="minorHAnsi"/>
        </w:rPr>
        <w:t>Akuntan</w:t>
      </w:r>
      <w:proofErr w:type="spellEnd"/>
      <w:r w:rsidRPr="00DB25C4">
        <w:rPr>
          <w:rFonts w:cstheme="minorHAnsi"/>
        </w:rPr>
        <w:t xml:space="preserve"> Publik (KAP) Benny, Tony, Frans dan Daniel (BTFD) Malang. </w:t>
      </w:r>
      <w:proofErr w:type="spellStart"/>
      <w:r w:rsidRPr="00DB25C4">
        <w:rPr>
          <w:rFonts w:cstheme="minorHAnsi"/>
        </w:rPr>
        <w:t>Laporan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yang </w:t>
      </w:r>
      <w:proofErr w:type="spellStart"/>
      <w:r w:rsidRPr="00DB25C4">
        <w:rPr>
          <w:rFonts w:cstheme="minorHAnsi"/>
        </w:rPr>
        <w:t>disusun</w:t>
      </w:r>
      <w:proofErr w:type="spellEnd"/>
      <w:r w:rsidRPr="00DB25C4">
        <w:rPr>
          <w:rFonts w:cstheme="minorHAnsi"/>
        </w:rPr>
        <w:t xml:space="preserve"> YHBS </w:t>
      </w:r>
      <w:proofErr w:type="spellStart"/>
      <w:r w:rsidRPr="00DB25C4">
        <w:rPr>
          <w:rFonts w:cstheme="minorHAnsi"/>
        </w:rPr>
        <w:t>menggunakan</w:t>
      </w:r>
      <w:proofErr w:type="spellEnd"/>
      <w:r w:rsidRPr="00DB25C4">
        <w:rPr>
          <w:rFonts w:cstheme="minorHAnsi"/>
        </w:rPr>
        <w:t xml:space="preserve"> </w:t>
      </w:r>
      <w:proofErr w:type="spellStart"/>
      <w:r w:rsidRPr="00DB25C4">
        <w:rPr>
          <w:rFonts w:cstheme="minorHAnsi"/>
        </w:rPr>
        <w:t>Standar</w:t>
      </w:r>
      <w:proofErr w:type="spellEnd"/>
      <w:r w:rsidRPr="00DB25C4">
        <w:rPr>
          <w:rFonts w:cstheme="minorHAnsi"/>
        </w:rPr>
        <w:t xml:space="preserve"> </w:t>
      </w:r>
      <w:proofErr w:type="spellStart"/>
      <w:r w:rsidRPr="00DB25C4">
        <w:rPr>
          <w:rFonts w:cstheme="minorHAnsi"/>
        </w:rPr>
        <w:t>Akuntansi</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Entitas</w:t>
      </w:r>
      <w:proofErr w:type="spellEnd"/>
      <w:r w:rsidRPr="00DB25C4">
        <w:rPr>
          <w:rFonts w:cstheme="minorHAnsi"/>
        </w:rPr>
        <w:t xml:space="preserve"> </w:t>
      </w:r>
      <w:proofErr w:type="spellStart"/>
      <w:r w:rsidRPr="00DB25C4">
        <w:rPr>
          <w:rFonts w:cstheme="minorHAnsi"/>
        </w:rPr>
        <w:t>Tanpa</w:t>
      </w:r>
      <w:proofErr w:type="spellEnd"/>
      <w:r w:rsidRPr="00DB25C4">
        <w:rPr>
          <w:rFonts w:cstheme="minorHAnsi"/>
        </w:rPr>
        <w:t xml:space="preserve"> </w:t>
      </w:r>
      <w:proofErr w:type="spellStart"/>
      <w:r w:rsidRPr="00DB25C4">
        <w:rPr>
          <w:rFonts w:cstheme="minorHAnsi"/>
        </w:rPr>
        <w:t>Akuntabilitas</w:t>
      </w:r>
      <w:proofErr w:type="spellEnd"/>
      <w:r w:rsidRPr="00DB25C4">
        <w:rPr>
          <w:rFonts w:cstheme="minorHAnsi"/>
        </w:rPr>
        <w:t xml:space="preserve"> Publik (SAKETAP).</w:t>
      </w:r>
    </w:p>
    <w:p w14:paraId="56A09305" w14:textId="77777777" w:rsidR="00B06B75" w:rsidRPr="00DB25C4" w:rsidRDefault="00B06B75" w:rsidP="00687314">
      <w:pPr>
        <w:spacing w:after="0" w:line="240" w:lineRule="auto"/>
        <w:ind w:left="360" w:firstLine="360"/>
        <w:jc w:val="both"/>
        <w:rPr>
          <w:rFonts w:eastAsia="Calibri" w:cstheme="minorHAnsi"/>
          <w:color w:val="000000" w:themeColor="text1"/>
        </w:rPr>
      </w:pPr>
    </w:p>
    <w:p w14:paraId="69350107" w14:textId="77777777" w:rsidR="00B06B75" w:rsidRPr="00DB25C4" w:rsidRDefault="00B06B75" w:rsidP="00687314">
      <w:pPr>
        <w:spacing w:after="0" w:line="240" w:lineRule="auto"/>
        <w:ind w:left="360"/>
        <w:jc w:val="both"/>
        <w:rPr>
          <w:rFonts w:eastAsia="Calibri" w:cstheme="minorHAnsi"/>
        </w:rPr>
      </w:pPr>
      <w:proofErr w:type="spellStart"/>
      <w:r w:rsidRPr="00DB25C4">
        <w:rPr>
          <w:rFonts w:eastAsia="Calibri" w:cstheme="minorHAnsi"/>
          <w:color w:val="000000" w:themeColor="text1"/>
        </w:rPr>
        <w:t>Selanjutnya</w:t>
      </w:r>
      <w:proofErr w:type="spellEnd"/>
      <w:r w:rsidRPr="00DB25C4">
        <w:rPr>
          <w:rFonts w:eastAsia="Calibri" w:cstheme="minorHAnsi"/>
          <w:color w:val="000000" w:themeColor="text1"/>
        </w:rPr>
        <w:t xml:space="preserve">, Program </w:t>
      </w:r>
      <w:proofErr w:type="spellStart"/>
      <w:r w:rsidRPr="00DB25C4">
        <w:rPr>
          <w:rFonts w:eastAsia="Calibri" w:cstheme="minorHAnsi"/>
          <w:color w:val="000000" w:themeColor="text1"/>
        </w:rPr>
        <w:t>Studi</w:t>
      </w:r>
      <w:proofErr w:type="spellEnd"/>
      <w:r w:rsidRPr="00DB25C4">
        <w:rPr>
          <w:rFonts w:eastAsia="Calibri" w:cstheme="minorHAnsi"/>
          <w:color w:val="000000" w:themeColor="text1"/>
        </w:rPr>
        <w:t xml:space="preserve"> Pendidikan Bahasa Mandarin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untuk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mengevaluasi</w:t>
      </w:r>
      <w:proofErr w:type="spellEnd"/>
      <w:r w:rsidRPr="00DB25C4">
        <w:rPr>
          <w:rFonts w:eastAsia="Calibri" w:cstheme="minorHAnsi"/>
          <w:color w:val="000000" w:themeColor="text1"/>
        </w:rPr>
        <w:t xml:space="preserve"> </w:t>
      </w:r>
      <w:proofErr w:type="spellStart"/>
      <w:r w:rsidRPr="00DB25C4">
        <w:rPr>
          <w:rFonts w:cstheme="minorHAnsi"/>
        </w:rPr>
        <w:t>pemerolehan</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dan </w:t>
      </w:r>
      <w:proofErr w:type="spellStart"/>
      <w:r w:rsidRPr="00DB25C4">
        <w:rPr>
          <w:rFonts w:cstheme="minorHAnsi"/>
        </w:rPr>
        <w:t>penggunaan</w:t>
      </w:r>
      <w:proofErr w:type="spellEnd"/>
      <w:r w:rsidRPr="00DB25C4">
        <w:rPr>
          <w:rFonts w:cstheme="minorHAnsi"/>
        </w:rPr>
        <w:t xml:space="preserve"> dana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dan </w:t>
      </w:r>
      <w:proofErr w:type="spellStart"/>
      <w:r w:rsidRPr="00DB25C4">
        <w:rPr>
          <w:rFonts w:cstheme="minorHAnsi"/>
        </w:rPr>
        <w:t>PkM</w:t>
      </w:r>
      <w:proofErr w:type="spellEnd"/>
      <w:r w:rsidRPr="00DB25C4">
        <w:rPr>
          <w:rFonts w:cstheme="minorHAnsi"/>
        </w:rPr>
        <w:t xml:space="preserve"> di </w:t>
      </w:r>
      <w:proofErr w:type="gramStart"/>
      <w:r w:rsidRPr="00DB25C4">
        <w:rPr>
          <w:rFonts w:cstheme="minorHAnsi"/>
        </w:rPr>
        <w:t>UPPS</w:t>
      </w:r>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proofErr w:type="gramEnd"/>
      <w:r w:rsidRPr="00DB25C4">
        <w:rPr>
          <w:rFonts w:eastAsia="Calibri" w:cstheme="minorHAnsi"/>
          <w:color w:val="000000" w:themeColor="text1"/>
        </w:rPr>
        <w:t xml:space="preserve">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analisis</w:t>
      </w:r>
      <w:proofErr w:type="spellEnd"/>
      <w:r w:rsidRPr="00DB25C4">
        <w:rPr>
          <w:rFonts w:eastAsia="Calibri" w:cstheme="minorHAnsi"/>
          <w:color w:val="000000" w:themeColor="text1"/>
        </w:rPr>
        <w:t xml:space="preserve"> SWOT </w:t>
      </w:r>
      <w:proofErr w:type="spellStart"/>
      <w:r w:rsidRPr="00DB25C4">
        <w:rPr>
          <w:rFonts w:eastAsia="Calibri" w:cstheme="minorHAnsi"/>
          <w:color w:val="000000" w:themeColor="text1"/>
        </w:rPr>
        <w:t>sebagai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berikut</w:t>
      </w:r>
      <w:proofErr w:type="spellEnd"/>
      <w:r w:rsidRPr="00DB25C4">
        <w:rPr>
          <w:rFonts w:eastAsia="Calibri" w:cstheme="minorHAnsi"/>
          <w:color w:val="000000" w:themeColor="text1"/>
        </w:rPr>
        <w:t>:</w:t>
      </w:r>
    </w:p>
    <w:tbl>
      <w:tblPr>
        <w:tblW w:w="0" w:type="auto"/>
        <w:tblInd w:w="360" w:type="dxa"/>
        <w:tblLayout w:type="fixed"/>
        <w:tblLook w:val="04A0" w:firstRow="1" w:lastRow="0" w:firstColumn="1" w:lastColumn="0" w:noHBand="0" w:noVBand="1"/>
      </w:tblPr>
      <w:tblGrid>
        <w:gridCol w:w="5228"/>
        <w:gridCol w:w="5228"/>
      </w:tblGrid>
      <w:tr w:rsidR="00B06B75" w:rsidRPr="00DB25C4" w14:paraId="0DD584EE" w14:textId="77777777" w:rsidTr="00CD4E67">
        <w:trPr>
          <w:trHeight w:val="300"/>
        </w:trPr>
        <w:tc>
          <w:tcPr>
            <w:tcW w:w="5228" w:type="dxa"/>
            <w:tcBorders>
              <w:top w:val="single" w:sz="8" w:space="0" w:color="auto"/>
              <w:left w:val="single" w:sz="8" w:space="0" w:color="auto"/>
              <w:bottom w:val="single" w:sz="8" w:space="0" w:color="auto"/>
              <w:right w:val="single" w:sz="8" w:space="0" w:color="auto"/>
            </w:tcBorders>
            <w:tcMar>
              <w:left w:w="108" w:type="dxa"/>
              <w:right w:w="108" w:type="dxa"/>
            </w:tcMar>
          </w:tcPr>
          <w:p w14:paraId="31755E0F" w14:textId="77777777" w:rsidR="00B06B75" w:rsidRPr="00DB25C4" w:rsidRDefault="00B06B75" w:rsidP="00687314">
            <w:pPr>
              <w:spacing w:after="0" w:line="240" w:lineRule="auto"/>
              <w:jc w:val="center"/>
              <w:rPr>
                <w:rFonts w:cstheme="minorHAnsi"/>
                <w:b/>
                <w:bCs/>
              </w:rPr>
            </w:pPr>
            <w:proofErr w:type="spellStart"/>
            <w:r w:rsidRPr="00DB25C4">
              <w:rPr>
                <w:rFonts w:cstheme="minorHAnsi"/>
                <w:b/>
                <w:bCs/>
              </w:rPr>
              <w:t>Kekuatan</w:t>
            </w:r>
            <w:proofErr w:type="spellEnd"/>
          </w:p>
          <w:p w14:paraId="7EA62A3B" w14:textId="77777777" w:rsidR="00B06B75" w:rsidRPr="00DB25C4" w:rsidRDefault="00B06B75" w:rsidP="009F6099">
            <w:pPr>
              <w:pStyle w:val="ListParagraph"/>
              <w:numPr>
                <w:ilvl w:val="0"/>
                <w:numId w:val="109"/>
              </w:numPr>
              <w:spacing w:after="0" w:line="240" w:lineRule="auto"/>
              <w:rPr>
                <w:rFonts w:cstheme="minorHAnsi"/>
              </w:rPr>
            </w:pPr>
            <w:proofErr w:type="spellStart"/>
            <w:r w:rsidRPr="00DB25C4">
              <w:rPr>
                <w:rFonts w:cstheme="minorHAnsi"/>
              </w:rPr>
              <w:t>Terdapat</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tertulis</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bentuk</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perundang-undangan</w:t>
            </w:r>
            <w:proofErr w:type="spellEnd"/>
            <w:r w:rsidRPr="00DB25C4">
              <w:rPr>
                <w:rFonts w:cstheme="minorHAnsi"/>
              </w:rPr>
              <w:t xml:space="preserve"> dan/</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pimpinan</w:t>
            </w:r>
            <w:proofErr w:type="spellEnd"/>
            <w:r w:rsidRPr="00DB25C4">
              <w:rPr>
                <w:rFonts w:cstheme="minorHAnsi"/>
              </w:rPr>
              <w:t xml:space="preserve"> </w:t>
            </w:r>
            <w:proofErr w:type="spellStart"/>
            <w:r w:rsidRPr="00DB25C4">
              <w:rPr>
                <w:rFonts w:cstheme="minorHAnsi"/>
              </w:rPr>
              <w:t>perguruan</w:t>
            </w:r>
            <w:proofErr w:type="spellEnd"/>
            <w:r w:rsidRPr="00DB25C4">
              <w:rPr>
                <w:rFonts w:cstheme="minorHAnsi"/>
              </w:rPr>
              <w:t xml:space="preserve"> </w:t>
            </w:r>
            <w:proofErr w:type="spellStart"/>
            <w:r w:rsidRPr="00DB25C4">
              <w:rPr>
                <w:rFonts w:cstheme="minorHAnsi"/>
              </w:rPr>
              <w:t>tinggi</w:t>
            </w:r>
            <w:proofErr w:type="spellEnd"/>
            <w:r w:rsidRPr="00DB25C4">
              <w:rPr>
                <w:rFonts w:cstheme="minorHAnsi"/>
              </w:rPr>
              <w:t xml:space="preserve"> yang </w:t>
            </w:r>
            <w:proofErr w:type="spellStart"/>
            <w:r w:rsidRPr="00DB25C4">
              <w:rPr>
                <w:rFonts w:cstheme="minorHAnsi"/>
              </w:rPr>
              <w:t>mengatur</w:t>
            </w:r>
            <w:proofErr w:type="spellEnd"/>
            <w:r w:rsidRPr="00DB25C4">
              <w:rPr>
                <w:rFonts w:cstheme="minorHAnsi"/>
              </w:rPr>
              <w:t xml:space="preserve"> </w:t>
            </w:r>
            <w:proofErr w:type="spellStart"/>
            <w:r w:rsidRPr="00DB25C4">
              <w:rPr>
                <w:rFonts w:cstheme="minorHAnsi"/>
              </w:rPr>
              <w:t>pemerolehan</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dan </w:t>
            </w:r>
            <w:proofErr w:type="spellStart"/>
            <w:r w:rsidRPr="00DB25C4">
              <w:rPr>
                <w:rFonts w:cstheme="minorHAnsi"/>
              </w:rPr>
              <w:t>penggunaan</w:t>
            </w:r>
            <w:proofErr w:type="spellEnd"/>
            <w:r w:rsidRPr="00DB25C4">
              <w:rPr>
                <w:rFonts w:cstheme="minorHAnsi"/>
              </w:rPr>
              <w:t xml:space="preserve"> dana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dan </w:t>
            </w:r>
            <w:proofErr w:type="spellStart"/>
            <w:r w:rsidRPr="00DB25C4">
              <w:rPr>
                <w:rFonts w:cstheme="minorHAnsi"/>
              </w:rPr>
              <w:t>PkM</w:t>
            </w:r>
            <w:proofErr w:type="spellEnd"/>
            <w:r w:rsidRPr="00DB25C4">
              <w:rPr>
                <w:rFonts w:cstheme="minorHAnsi"/>
              </w:rPr>
              <w:t xml:space="preserve"> di UPPS. Hal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menunjukkan</w:t>
            </w:r>
            <w:proofErr w:type="spellEnd"/>
            <w:r w:rsidRPr="00DB25C4">
              <w:rPr>
                <w:rFonts w:cstheme="minorHAnsi"/>
              </w:rPr>
              <w:t xml:space="preserve"> </w:t>
            </w:r>
            <w:proofErr w:type="spellStart"/>
            <w:r w:rsidRPr="00DB25C4">
              <w:rPr>
                <w:rFonts w:cstheme="minorHAnsi"/>
              </w:rPr>
              <w:t>adanya</w:t>
            </w:r>
            <w:proofErr w:type="spellEnd"/>
            <w:r w:rsidRPr="00DB25C4">
              <w:rPr>
                <w:rFonts w:cstheme="minorHAnsi"/>
              </w:rPr>
              <w:t xml:space="preserve"> </w:t>
            </w:r>
            <w:proofErr w:type="spellStart"/>
            <w:r w:rsidRPr="00DB25C4">
              <w:rPr>
                <w:rFonts w:cstheme="minorHAnsi"/>
              </w:rPr>
              <w:t>struktur</w:t>
            </w:r>
            <w:proofErr w:type="spellEnd"/>
            <w:r w:rsidRPr="00DB25C4">
              <w:rPr>
                <w:rFonts w:cstheme="minorHAnsi"/>
              </w:rPr>
              <w:t xml:space="preserve"> yang </w:t>
            </w:r>
            <w:proofErr w:type="spellStart"/>
            <w:r w:rsidRPr="00DB25C4">
              <w:rPr>
                <w:rFonts w:cstheme="minorHAnsi"/>
              </w:rPr>
              <w:t>jelas</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w:t>
            </w:r>
          </w:p>
          <w:p w14:paraId="47AF0FE5" w14:textId="77777777" w:rsidR="00B06B75" w:rsidRPr="00DB25C4" w:rsidRDefault="00B06B75" w:rsidP="009F6099">
            <w:pPr>
              <w:pStyle w:val="ListParagraph"/>
              <w:numPr>
                <w:ilvl w:val="0"/>
                <w:numId w:val="109"/>
              </w:numPr>
              <w:spacing w:after="0" w:line="240" w:lineRule="auto"/>
              <w:rPr>
                <w:rFonts w:cstheme="minorHAnsi"/>
              </w:rPr>
            </w:pPr>
            <w:proofErr w:type="spellStart"/>
            <w:r w:rsidRPr="00DB25C4">
              <w:rPr>
                <w:rFonts w:cstheme="minorHAnsi"/>
              </w:rPr>
              <w:t>Terdapat</w:t>
            </w:r>
            <w:proofErr w:type="spellEnd"/>
            <w:r w:rsidRPr="00DB25C4">
              <w:rPr>
                <w:rFonts w:cstheme="minorHAnsi"/>
              </w:rPr>
              <w:t xml:space="preserve"> Badan </w:t>
            </w:r>
            <w:proofErr w:type="spellStart"/>
            <w:r w:rsidRPr="00DB25C4">
              <w:rPr>
                <w:rFonts w:cstheme="minorHAnsi"/>
              </w:rPr>
              <w:t>Perencanaan</w:t>
            </w:r>
            <w:proofErr w:type="spellEnd"/>
            <w:r w:rsidRPr="00DB25C4">
              <w:rPr>
                <w:rFonts w:cstheme="minorHAnsi"/>
              </w:rPr>
              <w:t xml:space="preserve"> dan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Bagian </w:t>
            </w:r>
            <w:proofErr w:type="spellStart"/>
            <w:r w:rsidRPr="00DB25C4">
              <w:rPr>
                <w:rFonts w:cstheme="minorHAnsi"/>
              </w:rPr>
              <w:t>Keuangan</w:t>
            </w:r>
            <w:proofErr w:type="spellEnd"/>
            <w:r w:rsidRPr="00DB25C4">
              <w:rPr>
                <w:rFonts w:cstheme="minorHAnsi"/>
              </w:rPr>
              <w:t xml:space="preserve"> yang </w:t>
            </w:r>
            <w:proofErr w:type="spellStart"/>
            <w:r w:rsidRPr="00DB25C4">
              <w:rPr>
                <w:rFonts w:cstheme="minorHAnsi"/>
              </w:rPr>
              <w:t>langsung</w:t>
            </w:r>
            <w:proofErr w:type="spellEnd"/>
            <w:r w:rsidRPr="00DB25C4">
              <w:rPr>
                <w:rFonts w:cstheme="minorHAnsi"/>
              </w:rPr>
              <w:t xml:space="preserve"> </w:t>
            </w:r>
            <w:proofErr w:type="spellStart"/>
            <w:r w:rsidRPr="00DB25C4">
              <w:rPr>
                <w:rFonts w:cstheme="minorHAnsi"/>
              </w:rPr>
              <w:t>terkait</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monitoring dan </w:t>
            </w:r>
            <w:proofErr w:type="spellStart"/>
            <w:r w:rsidRPr="00DB25C4">
              <w:rPr>
                <w:rFonts w:cstheme="minorHAnsi"/>
              </w:rPr>
              <w:t>evaluasi</w:t>
            </w:r>
            <w:proofErr w:type="spellEnd"/>
            <w:r w:rsidRPr="00DB25C4">
              <w:rPr>
                <w:rFonts w:cstheme="minorHAnsi"/>
              </w:rPr>
              <w:t xml:space="preserve"> yang </w:t>
            </w:r>
            <w:proofErr w:type="spellStart"/>
            <w:r w:rsidRPr="00DB25C4">
              <w:rPr>
                <w:rFonts w:cstheme="minorHAnsi"/>
              </w:rPr>
              <w:t>dilakukan</w:t>
            </w:r>
            <w:proofErr w:type="spellEnd"/>
            <w:r w:rsidRPr="00DB25C4">
              <w:rPr>
                <w:rFonts w:cstheme="minorHAnsi"/>
              </w:rPr>
              <w:t xml:space="preserve"> Badan </w:t>
            </w:r>
            <w:proofErr w:type="spellStart"/>
            <w:r w:rsidRPr="00DB25C4">
              <w:rPr>
                <w:rFonts w:cstheme="minorHAnsi"/>
              </w:rPr>
              <w:t>Renbang</w:t>
            </w:r>
            <w:proofErr w:type="spellEnd"/>
            <w:r w:rsidRPr="00DB25C4">
              <w:rPr>
                <w:rFonts w:cstheme="minorHAnsi"/>
              </w:rPr>
              <w:t xml:space="preserve"> dan Bagian </w:t>
            </w:r>
            <w:proofErr w:type="spellStart"/>
            <w:r w:rsidRPr="00DB25C4">
              <w:rPr>
                <w:rFonts w:cstheme="minorHAnsi"/>
              </w:rPr>
              <w:t>Keuangan</w:t>
            </w:r>
            <w:proofErr w:type="spellEnd"/>
            <w:r w:rsidRPr="00DB25C4">
              <w:rPr>
                <w:rFonts w:cstheme="minorHAnsi"/>
              </w:rPr>
              <w:t xml:space="preserve">. Hal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menunjukkan</w:t>
            </w:r>
            <w:proofErr w:type="spellEnd"/>
            <w:r w:rsidRPr="00DB25C4">
              <w:rPr>
                <w:rFonts w:cstheme="minorHAnsi"/>
              </w:rPr>
              <w:t xml:space="preserve"> </w:t>
            </w:r>
            <w:proofErr w:type="spellStart"/>
            <w:r w:rsidRPr="00DB25C4">
              <w:rPr>
                <w:rFonts w:cstheme="minorHAnsi"/>
              </w:rPr>
              <w:t>adanya</w:t>
            </w:r>
            <w:proofErr w:type="spellEnd"/>
            <w:r w:rsidRPr="00DB25C4">
              <w:rPr>
                <w:rFonts w:cstheme="minorHAnsi"/>
              </w:rPr>
              <w:t xml:space="preserve"> </w:t>
            </w:r>
            <w:proofErr w:type="spellStart"/>
            <w:r w:rsidRPr="00DB25C4">
              <w:rPr>
                <w:rFonts w:cstheme="minorHAnsi"/>
              </w:rPr>
              <w:lastRenderedPageBreak/>
              <w:t>mekanisme</w:t>
            </w:r>
            <w:proofErr w:type="spellEnd"/>
            <w:r w:rsidRPr="00DB25C4">
              <w:rPr>
                <w:rFonts w:cstheme="minorHAnsi"/>
              </w:rPr>
              <w:t xml:space="preserve"> yang </w:t>
            </w:r>
            <w:proofErr w:type="spellStart"/>
            <w:r w:rsidRPr="00DB25C4">
              <w:rPr>
                <w:rFonts w:cstheme="minorHAnsi"/>
              </w:rPr>
              <w:t>jelas</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pemantauan</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keuangan</w:t>
            </w:r>
            <w:proofErr w:type="spellEnd"/>
          </w:p>
          <w:p w14:paraId="2201A4C7" w14:textId="77777777" w:rsidR="00B06B75" w:rsidRPr="00DB25C4" w:rsidRDefault="00B06B75" w:rsidP="009F6099">
            <w:pPr>
              <w:pStyle w:val="ListParagraph"/>
              <w:numPr>
                <w:ilvl w:val="0"/>
                <w:numId w:val="109"/>
              </w:numPr>
              <w:spacing w:after="0" w:line="240" w:lineRule="auto"/>
              <w:rPr>
                <w:rFonts w:cstheme="minorHAnsi"/>
              </w:rPr>
            </w:pPr>
            <w:r w:rsidRPr="00DB25C4">
              <w:rPr>
                <w:rFonts w:cstheme="minorHAnsi"/>
              </w:rPr>
              <w:t xml:space="preserve">UPPS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beberapa</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w:t>
            </w:r>
            <w:proofErr w:type="spellStart"/>
            <w:r w:rsidRPr="00DB25C4">
              <w:rPr>
                <w:rFonts w:cstheme="minorHAnsi"/>
              </w:rPr>
              <w:t>pendanaan</w:t>
            </w:r>
            <w:proofErr w:type="spellEnd"/>
            <w:r w:rsidRPr="00DB25C4">
              <w:rPr>
                <w:rFonts w:cstheme="minorHAnsi"/>
              </w:rPr>
              <w:t xml:space="preserve">, </w:t>
            </w:r>
            <w:proofErr w:type="spellStart"/>
            <w:r w:rsidRPr="00DB25C4">
              <w:rPr>
                <w:rFonts w:cstheme="minorHAnsi"/>
              </w:rPr>
              <w:t>termasuk</w:t>
            </w:r>
            <w:proofErr w:type="spellEnd"/>
            <w:r w:rsidRPr="00DB25C4">
              <w:rPr>
                <w:rFonts w:cstheme="minorHAnsi"/>
              </w:rPr>
              <w:t xml:space="preserve"> uang </w:t>
            </w:r>
            <w:proofErr w:type="spellStart"/>
            <w:r w:rsidRPr="00DB25C4">
              <w:rPr>
                <w:rFonts w:cstheme="minorHAnsi"/>
              </w:rPr>
              <w:t>kuliah</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bantuan</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yayasan</w:t>
            </w:r>
            <w:proofErr w:type="spellEnd"/>
            <w:r w:rsidRPr="00DB25C4">
              <w:rPr>
                <w:rFonts w:cstheme="minorHAnsi"/>
              </w:rPr>
              <w:t xml:space="preserve">, </w:t>
            </w:r>
            <w:proofErr w:type="spellStart"/>
            <w:r w:rsidRPr="00DB25C4">
              <w:rPr>
                <w:rFonts w:cstheme="minorHAnsi"/>
              </w:rPr>
              <w:t>bantuan</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Kemenristekdikti</w:t>
            </w:r>
            <w:proofErr w:type="spellEnd"/>
            <w:r w:rsidRPr="00DB25C4">
              <w:rPr>
                <w:rFonts w:cstheme="minorHAnsi"/>
              </w:rPr>
              <w:t xml:space="preserve">, </w:t>
            </w:r>
            <w:proofErr w:type="spellStart"/>
            <w:r w:rsidRPr="00DB25C4">
              <w:rPr>
                <w:rFonts w:cstheme="minorHAnsi"/>
              </w:rPr>
              <w:t>pendapatan</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pihak</w:t>
            </w:r>
            <w:proofErr w:type="spellEnd"/>
            <w:r w:rsidRPr="00DB25C4">
              <w:rPr>
                <w:rFonts w:cstheme="minorHAnsi"/>
              </w:rPr>
              <w:t xml:space="preserve"> </w:t>
            </w:r>
            <w:proofErr w:type="spellStart"/>
            <w:r w:rsidRPr="00DB25C4">
              <w:rPr>
                <w:rFonts w:cstheme="minorHAnsi"/>
              </w:rPr>
              <w:t>lain</w:t>
            </w:r>
            <w:proofErr w:type="spellEnd"/>
            <w:r w:rsidRPr="00DB25C4">
              <w:rPr>
                <w:rFonts w:cstheme="minorHAnsi"/>
              </w:rPr>
              <w:t xml:space="preserve">, dan </w:t>
            </w:r>
            <w:proofErr w:type="spellStart"/>
            <w:r w:rsidRPr="00DB25C4">
              <w:rPr>
                <w:rFonts w:cstheme="minorHAnsi"/>
              </w:rPr>
              <w:t>pendapatan</w:t>
            </w:r>
            <w:proofErr w:type="spellEnd"/>
            <w:r w:rsidRPr="00DB25C4">
              <w:rPr>
                <w:rFonts w:cstheme="minorHAnsi"/>
              </w:rPr>
              <w:t xml:space="preserve"> </w:t>
            </w:r>
            <w:proofErr w:type="spellStart"/>
            <w:r w:rsidRPr="00DB25C4">
              <w:rPr>
                <w:rFonts w:cstheme="minorHAnsi"/>
              </w:rPr>
              <w:t>alternatif</w:t>
            </w:r>
            <w:proofErr w:type="spellEnd"/>
            <w:r w:rsidRPr="00DB25C4">
              <w:rPr>
                <w:rFonts w:cstheme="minorHAnsi"/>
              </w:rPr>
              <w:t xml:space="preserve"> yang </w:t>
            </w:r>
            <w:proofErr w:type="spellStart"/>
            <w:r w:rsidRPr="00DB25C4">
              <w:rPr>
                <w:rFonts w:cstheme="minorHAnsi"/>
              </w:rPr>
              <w:t>diusahakan</w:t>
            </w:r>
            <w:proofErr w:type="spellEnd"/>
            <w:r w:rsidRPr="00DB25C4">
              <w:rPr>
                <w:rFonts w:cstheme="minorHAnsi"/>
              </w:rPr>
              <w:t xml:space="preserve"> </w:t>
            </w:r>
            <w:proofErr w:type="spellStart"/>
            <w:r w:rsidRPr="00DB25C4">
              <w:rPr>
                <w:rFonts w:cstheme="minorHAnsi"/>
              </w:rPr>
              <w:t>melalui</w:t>
            </w:r>
            <w:proofErr w:type="spellEnd"/>
            <w:r w:rsidRPr="00DB25C4">
              <w:rPr>
                <w:rFonts w:cstheme="minorHAnsi"/>
              </w:rPr>
              <w:t xml:space="preserve"> Badan </w:t>
            </w:r>
            <w:proofErr w:type="spellStart"/>
            <w:r w:rsidRPr="00DB25C4">
              <w:rPr>
                <w:rFonts w:cstheme="minorHAnsi"/>
              </w:rPr>
              <w:t>Pengelola</w:t>
            </w:r>
            <w:proofErr w:type="spellEnd"/>
            <w:r w:rsidRPr="00DB25C4">
              <w:rPr>
                <w:rFonts w:cstheme="minorHAnsi"/>
              </w:rPr>
              <w:t xml:space="preserve"> Usaha Universitas (BPUU)</w:t>
            </w:r>
          </w:p>
          <w:p w14:paraId="341B1EF1" w14:textId="77777777" w:rsidR="00B06B75" w:rsidRPr="00DB25C4" w:rsidRDefault="00B06B75" w:rsidP="00687314">
            <w:pPr>
              <w:spacing w:after="0" w:line="240" w:lineRule="auto"/>
              <w:rPr>
                <w:rFonts w:cstheme="minorHAnsi"/>
                <w:b/>
                <w:bCs/>
              </w:rPr>
            </w:pPr>
            <w:r w:rsidRPr="00DB25C4">
              <w:rPr>
                <w:rFonts w:cstheme="minorHAnsi"/>
                <w:b/>
                <w:bCs/>
              </w:rPr>
              <w:t xml:space="preserve"> </w:t>
            </w:r>
          </w:p>
        </w:tc>
        <w:tc>
          <w:tcPr>
            <w:tcW w:w="5228" w:type="dxa"/>
            <w:tcBorders>
              <w:top w:val="single" w:sz="8" w:space="0" w:color="auto"/>
              <w:left w:val="single" w:sz="8" w:space="0" w:color="auto"/>
              <w:bottom w:val="single" w:sz="8" w:space="0" w:color="auto"/>
              <w:right w:val="single" w:sz="8" w:space="0" w:color="auto"/>
            </w:tcBorders>
            <w:tcMar>
              <w:left w:w="108" w:type="dxa"/>
              <w:right w:w="108" w:type="dxa"/>
            </w:tcMar>
          </w:tcPr>
          <w:p w14:paraId="0F7EC351" w14:textId="77777777" w:rsidR="00B06B75" w:rsidRPr="00DB25C4" w:rsidRDefault="00B06B75" w:rsidP="00687314">
            <w:pPr>
              <w:spacing w:after="0" w:line="240" w:lineRule="auto"/>
              <w:jc w:val="center"/>
              <w:rPr>
                <w:rFonts w:cstheme="minorHAnsi"/>
                <w:b/>
                <w:bCs/>
              </w:rPr>
            </w:pPr>
            <w:proofErr w:type="spellStart"/>
            <w:r w:rsidRPr="00DB25C4">
              <w:rPr>
                <w:rFonts w:cstheme="minorHAnsi"/>
                <w:b/>
                <w:bCs/>
              </w:rPr>
              <w:lastRenderedPageBreak/>
              <w:t>Kelemahan</w:t>
            </w:r>
            <w:proofErr w:type="spellEnd"/>
            <w:r w:rsidRPr="00DB25C4">
              <w:rPr>
                <w:rFonts w:cstheme="minorHAnsi"/>
                <w:b/>
                <w:bCs/>
              </w:rPr>
              <w:t xml:space="preserve"> </w:t>
            </w:r>
          </w:p>
          <w:p w14:paraId="0D17C402" w14:textId="77777777" w:rsidR="00B06B75" w:rsidRPr="00DB25C4" w:rsidRDefault="00B06B75" w:rsidP="009F6099">
            <w:pPr>
              <w:pStyle w:val="ListParagraph"/>
              <w:numPr>
                <w:ilvl w:val="0"/>
                <w:numId w:val="108"/>
              </w:numPr>
              <w:spacing w:after="0" w:line="240" w:lineRule="auto"/>
              <w:rPr>
                <w:rFonts w:cstheme="minorHAnsi"/>
                <w:color w:val="000000" w:themeColor="text1"/>
              </w:rPr>
            </w:pPr>
            <w:proofErr w:type="spellStart"/>
            <w:r w:rsidRPr="00DB25C4">
              <w:rPr>
                <w:rFonts w:cstheme="minorHAnsi"/>
                <w:color w:val="000000" w:themeColor="text1"/>
              </w:rPr>
              <w:t>Pengelolaan</w:t>
            </w:r>
            <w:proofErr w:type="spellEnd"/>
            <w:r w:rsidRPr="00DB25C4">
              <w:rPr>
                <w:rFonts w:cstheme="minorHAnsi"/>
                <w:color w:val="000000" w:themeColor="text1"/>
              </w:rPr>
              <w:t>/</w:t>
            </w:r>
            <w:proofErr w:type="spellStart"/>
            <w:r w:rsidRPr="00DB25C4">
              <w:rPr>
                <w:rFonts w:cstheme="minorHAnsi"/>
                <w:color w:val="000000" w:themeColor="text1"/>
              </w:rPr>
              <w:t>pemerolehan</w:t>
            </w:r>
            <w:proofErr w:type="spellEnd"/>
            <w:r w:rsidRPr="00DB25C4">
              <w:rPr>
                <w:rFonts w:cstheme="minorHAnsi"/>
                <w:color w:val="000000" w:themeColor="text1"/>
              </w:rPr>
              <w:t xml:space="preserve"> </w:t>
            </w:r>
            <w:proofErr w:type="spellStart"/>
            <w:r w:rsidRPr="00DB25C4">
              <w:rPr>
                <w:rFonts w:cstheme="minorHAnsi"/>
                <w:color w:val="000000" w:themeColor="text1"/>
              </w:rPr>
              <w:t>sumber</w:t>
            </w:r>
            <w:proofErr w:type="spellEnd"/>
            <w:r w:rsidRPr="00DB25C4">
              <w:rPr>
                <w:rFonts w:cstheme="minorHAnsi"/>
                <w:color w:val="000000" w:themeColor="text1"/>
              </w:rPr>
              <w:t xml:space="preserve"> </w:t>
            </w:r>
            <w:proofErr w:type="spellStart"/>
            <w:r w:rsidRPr="00DB25C4">
              <w:rPr>
                <w:rFonts w:cstheme="minorHAnsi"/>
                <w:color w:val="000000" w:themeColor="text1"/>
              </w:rPr>
              <w:t>pendanaan</w:t>
            </w:r>
            <w:proofErr w:type="spellEnd"/>
            <w:r w:rsidRPr="00DB25C4">
              <w:rPr>
                <w:rFonts w:cstheme="minorHAnsi"/>
                <w:color w:val="000000" w:themeColor="text1"/>
              </w:rPr>
              <w:t xml:space="preserve"> yang </w:t>
            </w:r>
            <w:proofErr w:type="spellStart"/>
            <w:r w:rsidRPr="00DB25C4">
              <w:rPr>
                <w:rFonts w:cstheme="minorHAnsi"/>
                <w:color w:val="000000" w:themeColor="text1"/>
              </w:rPr>
              <w:t>dimilikinya</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mendukung</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pendidikan</w:t>
            </w:r>
            <w:proofErr w:type="spellEnd"/>
            <w:r w:rsidRPr="00DB25C4">
              <w:rPr>
                <w:rFonts w:cstheme="minorHAnsi"/>
                <w:color w:val="000000" w:themeColor="text1"/>
              </w:rPr>
              <w:t xml:space="preserve">, </w:t>
            </w:r>
            <w:proofErr w:type="spellStart"/>
            <w:r w:rsidRPr="00DB25C4">
              <w:rPr>
                <w:rFonts w:cstheme="minorHAnsi"/>
                <w:color w:val="000000" w:themeColor="text1"/>
              </w:rPr>
              <w:t>terpusat</w:t>
            </w:r>
            <w:proofErr w:type="spellEnd"/>
            <w:r w:rsidRPr="00DB25C4">
              <w:rPr>
                <w:rFonts w:cstheme="minorHAnsi"/>
                <w:color w:val="000000" w:themeColor="text1"/>
              </w:rPr>
              <w:t xml:space="preserve"> pada universitas </w:t>
            </w:r>
          </w:p>
          <w:p w14:paraId="63C74270" w14:textId="77777777" w:rsidR="00B06B75" w:rsidRPr="00DB25C4" w:rsidRDefault="00B06B75" w:rsidP="009F6099">
            <w:pPr>
              <w:pStyle w:val="ListParagraph"/>
              <w:numPr>
                <w:ilvl w:val="0"/>
                <w:numId w:val="108"/>
              </w:numPr>
              <w:spacing w:after="0" w:line="240" w:lineRule="auto"/>
              <w:rPr>
                <w:rFonts w:cstheme="minorHAnsi"/>
                <w:color w:val="000000" w:themeColor="text1"/>
              </w:rPr>
            </w:pPr>
            <w:proofErr w:type="spellStart"/>
            <w:r w:rsidRPr="00DB25C4">
              <w:rPr>
                <w:rFonts w:cstheme="minorHAnsi"/>
                <w:color w:val="000000" w:themeColor="text1"/>
              </w:rPr>
              <w:t>Pemerolehan</w:t>
            </w:r>
            <w:proofErr w:type="spellEnd"/>
            <w:r w:rsidRPr="00DB25C4">
              <w:rPr>
                <w:rFonts w:cstheme="minorHAnsi"/>
                <w:color w:val="000000" w:themeColor="text1"/>
              </w:rPr>
              <w:t xml:space="preserve"> </w:t>
            </w:r>
            <w:proofErr w:type="spellStart"/>
            <w:r w:rsidRPr="00DB25C4">
              <w:rPr>
                <w:rFonts w:cstheme="minorHAnsi"/>
                <w:color w:val="000000" w:themeColor="text1"/>
              </w:rPr>
              <w:t>sumber</w:t>
            </w:r>
            <w:proofErr w:type="spellEnd"/>
            <w:r w:rsidRPr="00DB25C4">
              <w:rPr>
                <w:rFonts w:cstheme="minorHAnsi"/>
                <w:color w:val="000000" w:themeColor="text1"/>
              </w:rPr>
              <w:t xml:space="preserve"> </w:t>
            </w:r>
            <w:proofErr w:type="spellStart"/>
            <w:r w:rsidRPr="00DB25C4">
              <w:rPr>
                <w:rFonts w:cstheme="minorHAnsi"/>
                <w:color w:val="000000" w:themeColor="text1"/>
              </w:rPr>
              <w:t>pendanaan</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penelitian</w:t>
            </w:r>
            <w:proofErr w:type="spellEnd"/>
            <w:r w:rsidRPr="00DB25C4">
              <w:rPr>
                <w:rFonts w:cstheme="minorHAnsi"/>
                <w:color w:val="000000" w:themeColor="text1"/>
              </w:rPr>
              <w:t xml:space="preserve">, dan </w:t>
            </w:r>
            <w:proofErr w:type="spellStart"/>
            <w:r w:rsidRPr="00DB25C4">
              <w:rPr>
                <w:rFonts w:cstheme="minorHAnsi"/>
                <w:color w:val="000000" w:themeColor="text1"/>
              </w:rPr>
              <w:t>PkM</w:t>
            </w:r>
            <w:proofErr w:type="spellEnd"/>
            <w:r w:rsidRPr="00DB25C4">
              <w:rPr>
                <w:rFonts w:cstheme="minorHAnsi"/>
                <w:color w:val="000000" w:themeColor="text1"/>
              </w:rPr>
              <w:t xml:space="preserve"> </w:t>
            </w:r>
            <w:proofErr w:type="spellStart"/>
            <w:r w:rsidRPr="00DB25C4">
              <w:rPr>
                <w:rFonts w:cstheme="minorHAnsi"/>
                <w:color w:val="000000" w:themeColor="text1"/>
              </w:rPr>
              <w:t>kebanyakan</w:t>
            </w:r>
            <w:proofErr w:type="spellEnd"/>
            <w:r w:rsidRPr="00DB25C4">
              <w:rPr>
                <w:rFonts w:cstheme="minorHAnsi"/>
                <w:color w:val="000000" w:themeColor="text1"/>
              </w:rPr>
              <w:t xml:space="preserve"> </w:t>
            </w:r>
            <w:proofErr w:type="spellStart"/>
            <w:r w:rsidRPr="00DB25C4">
              <w:rPr>
                <w:rFonts w:cstheme="minorHAnsi"/>
                <w:color w:val="000000" w:themeColor="text1"/>
              </w:rPr>
              <w:t>masih</w:t>
            </w:r>
            <w:proofErr w:type="spellEnd"/>
            <w:r w:rsidRPr="00DB25C4">
              <w:rPr>
                <w:rFonts w:cstheme="minorHAnsi"/>
                <w:color w:val="000000" w:themeColor="text1"/>
              </w:rPr>
              <w:t xml:space="preserve"> </w:t>
            </w:r>
            <w:proofErr w:type="spellStart"/>
            <w:r w:rsidRPr="00DB25C4">
              <w:rPr>
                <w:rFonts w:cstheme="minorHAnsi"/>
                <w:color w:val="000000" w:themeColor="text1"/>
              </w:rPr>
              <w:t>bergantung</w:t>
            </w:r>
            <w:proofErr w:type="spellEnd"/>
            <w:r w:rsidRPr="00DB25C4">
              <w:rPr>
                <w:rFonts w:cstheme="minorHAnsi"/>
                <w:color w:val="000000" w:themeColor="text1"/>
              </w:rPr>
              <w:t xml:space="preserve"> pada Universitas. </w:t>
            </w:r>
            <w:proofErr w:type="spellStart"/>
            <w:r w:rsidRPr="00DB25C4">
              <w:rPr>
                <w:rFonts w:cstheme="minorHAnsi"/>
                <w:color w:val="000000" w:themeColor="text1"/>
              </w:rPr>
              <w:t>Sementara</w:t>
            </w:r>
            <w:proofErr w:type="spellEnd"/>
            <w:r w:rsidRPr="00DB25C4">
              <w:rPr>
                <w:rFonts w:cstheme="minorHAnsi"/>
                <w:color w:val="000000" w:themeColor="text1"/>
              </w:rPr>
              <w:t xml:space="preserve"> dana-dana </w:t>
            </w:r>
            <w:proofErr w:type="spellStart"/>
            <w:r w:rsidRPr="00DB25C4">
              <w:rPr>
                <w:rFonts w:cstheme="minorHAnsi"/>
                <w:color w:val="000000" w:themeColor="text1"/>
              </w:rPr>
              <w:t>hibah</w:t>
            </w:r>
            <w:proofErr w:type="spellEnd"/>
            <w:r w:rsidRPr="00DB25C4">
              <w:rPr>
                <w:rFonts w:cstheme="minorHAnsi"/>
                <w:color w:val="000000" w:themeColor="text1"/>
              </w:rPr>
              <w:t xml:space="preserve"> yang </w:t>
            </w:r>
            <w:proofErr w:type="spellStart"/>
            <w:r w:rsidRPr="00DB25C4">
              <w:rPr>
                <w:rFonts w:cstheme="minorHAnsi"/>
                <w:color w:val="000000" w:themeColor="text1"/>
              </w:rPr>
              <w:t>diberikan</w:t>
            </w:r>
            <w:proofErr w:type="spellEnd"/>
            <w:r w:rsidRPr="00DB25C4">
              <w:rPr>
                <w:rFonts w:cstheme="minorHAnsi"/>
                <w:color w:val="000000" w:themeColor="text1"/>
              </w:rPr>
              <w:t xml:space="preserve"> </w:t>
            </w:r>
            <w:proofErr w:type="spellStart"/>
            <w:r w:rsidRPr="00DB25C4">
              <w:rPr>
                <w:rFonts w:cstheme="minorHAnsi"/>
                <w:color w:val="000000" w:themeColor="text1"/>
              </w:rPr>
              <w:t>pemerintah</w:t>
            </w:r>
            <w:proofErr w:type="spellEnd"/>
            <w:r w:rsidRPr="00DB25C4">
              <w:rPr>
                <w:rFonts w:cstheme="minorHAnsi"/>
                <w:color w:val="000000" w:themeColor="text1"/>
              </w:rPr>
              <w:t xml:space="preserve"> sangat </w:t>
            </w:r>
            <w:proofErr w:type="spellStart"/>
            <w:r w:rsidRPr="00DB25C4">
              <w:rPr>
                <w:rFonts w:cstheme="minorHAnsi"/>
                <w:color w:val="000000" w:themeColor="text1"/>
              </w:rPr>
              <w:t>besar</w:t>
            </w:r>
            <w:proofErr w:type="spellEnd"/>
            <w:r w:rsidRPr="00DB25C4">
              <w:rPr>
                <w:rFonts w:cstheme="minorHAnsi"/>
                <w:color w:val="000000" w:themeColor="text1"/>
              </w:rPr>
              <w:t xml:space="preserve">, </w:t>
            </w:r>
            <w:proofErr w:type="spellStart"/>
            <w:r w:rsidRPr="00DB25C4">
              <w:rPr>
                <w:rFonts w:cstheme="minorHAnsi"/>
                <w:color w:val="000000" w:themeColor="text1"/>
              </w:rPr>
              <w:t>masih</w:t>
            </w:r>
            <w:proofErr w:type="spellEnd"/>
            <w:r w:rsidRPr="00DB25C4">
              <w:rPr>
                <w:rFonts w:cstheme="minorHAnsi"/>
                <w:color w:val="000000" w:themeColor="text1"/>
              </w:rPr>
              <w:t xml:space="preserve"> </w:t>
            </w:r>
            <w:proofErr w:type="spellStart"/>
            <w:r w:rsidRPr="00DB25C4">
              <w:rPr>
                <w:rFonts w:cstheme="minorHAnsi"/>
                <w:color w:val="000000" w:themeColor="text1"/>
              </w:rPr>
              <w:t>sedikit</w:t>
            </w:r>
            <w:proofErr w:type="spellEnd"/>
            <w:r w:rsidRPr="00DB25C4">
              <w:rPr>
                <w:rFonts w:cstheme="minorHAnsi"/>
                <w:color w:val="000000" w:themeColor="text1"/>
              </w:rPr>
              <w:t xml:space="preserve"> </w:t>
            </w:r>
            <w:proofErr w:type="spellStart"/>
            <w:r w:rsidRPr="00DB25C4">
              <w:rPr>
                <w:rFonts w:cstheme="minorHAnsi"/>
                <w:color w:val="000000" w:themeColor="text1"/>
              </w:rPr>
              <w:t>sekali</w:t>
            </w:r>
            <w:proofErr w:type="spellEnd"/>
            <w:r w:rsidRPr="00DB25C4">
              <w:rPr>
                <w:rFonts w:cstheme="minorHAnsi"/>
                <w:color w:val="000000" w:themeColor="text1"/>
              </w:rPr>
              <w:t xml:space="preserve"> </w:t>
            </w:r>
            <w:proofErr w:type="spellStart"/>
            <w:r w:rsidRPr="00DB25C4">
              <w:rPr>
                <w:rFonts w:cstheme="minorHAnsi"/>
                <w:color w:val="000000" w:themeColor="text1"/>
              </w:rPr>
              <w:t>sumber</w:t>
            </w:r>
            <w:proofErr w:type="spellEnd"/>
            <w:r w:rsidRPr="00DB25C4">
              <w:rPr>
                <w:rFonts w:cstheme="minorHAnsi"/>
                <w:color w:val="000000" w:themeColor="text1"/>
              </w:rPr>
              <w:t xml:space="preserve"> </w:t>
            </w:r>
            <w:proofErr w:type="spellStart"/>
            <w:r w:rsidRPr="00DB25C4">
              <w:rPr>
                <w:rFonts w:cstheme="minorHAnsi"/>
                <w:color w:val="000000" w:themeColor="text1"/>
              </w:rPr>
              <w:t>daya</w:t>
            </w:r>
            <w:proofErr w:type="spellEnd"/>
            <w:r w:rsidRPr="00DB25C4">
              <w:rPr>
                <w:rFonts w:cstheme="minorHAnsi"/>
                <w:color w:val="000000" w:themeColor="text1"/>
              </w:rPr>
              <w:t xml:space="preserve"> UPPS </w:t>
            </w:r>
            <w:proofErr w:type="spellStart"/>
            <w:r w:rsidRPr="00DB25C4">
              <w:rPr>
                <w:rFonts w:cstheme="minorHAnsi"/>
                <w:color w:val="000000" w:themeColor="text1"/>
              </w:rPr>
              <w:t>mampu</w:t>
            </w:r>
            <w:proofErr w:type="spellEnd"/>
            <w:r w:rsidRPr="00DB25C4">
              <w:rPr>
                <w:rFonts w:cstheme="minorHAnsi"/>
                <w:color w:val="000000" w:themeColor="text1"/>
              </w:rPr>
              <w:t xml:space="preserve"> </w:t>
            </w:r>
            <w:proofErr w:type="spellStart"/>
            <w:r w:rsidRPr="00DB25C4">
              <w:rPr>
                <w:rFonts w:cstheme="minorHAnsi"/>
                <w:color w:val="000000" w:themeColor="text1"/>
              </w:rPr>
              <w:t>mendapatkan</w:t>
            </w:r>
            <w:proofErr w:type="spellEnd"/>
            <w:r w:rsidRPr="00DB25C4">
              <w:rPr>
                <w:rFonts w:cstheme="minorHAnsi"/>
                <w:color w:val="000000" w:themeColor="text1"/>
              </w:rPr>
              <w:t xml:space="preserve"> </w:t>
            </w:r>
            <w:proofErr w:type="spellStart"/>
            <w:r w:rsidRPr="00DB25C4">
              <w:rPr>
                <w:rFonts w:cstheme="minorHAnsi"/>
                <w:color w:val="000000" w:themeColor="text1"/>
              </w:rPr>
              <w:t>hibah</w:t>
            </w:r>
            <w:proofErr w:type="spellEnd"/>
            <w:r w:rsidRPr="00DB25C4">
              <w:rPr>
                <w:rFonts w:cstheme="minorHAnsi"/>
                <w:color w:val="000000" w:themeColor="text1"/>
              </w:rPr>
              <w:t xml:space="preserve"> </w:t>
            </w:r>
            <w:proofErr w:type="spellStart"/>
            <w:r w:rsidRPr="00DB25C4">
              <w:rPr>
                <w:rFonts w:cstheme="minorHAnsi"/>
                <w:color w:val="000000" w:themeColor="text1"/>
              </w:rPr>
              <w:t>tersebut</w:t>
            </w:r>
            <w:proofErr w:type="spellEnd"/>
          </w:p>
          <w:p w14:paraId="6E4CA7FD" w14:textId="77777777" w:rsidR="00B06B75" w:rsidRPr="00DB25C4" w:rsidRDefault="00B06B75" w:rsidP="00687314">
            <w:pPr>
              <w:spacing w:after="0" w:line="240" w:lineRule="auto"/>
              <w:rPr>
                <w:rFonts w:cstheme="minorHAnsi"/>
                <w:b/>
                <w:bCs/>
              </w:rPr>
            </w:pPr>
            <w:r w:rsidRPr="00DB25C4">
              <w:rPr>
                <w:rFonts w:cstheme="minorHAnsi"/>
                <w:b/>
                <w:bCs/>
              </w:rPr>
              <w:t xml:space="preserve"> </w:t>
            </w:r>
          </w:p>
        </w:tc>
      </w:tr>
      <w:tr w:rsidR="00B06B75" w:rsidRPr="00DB25C4" w14:paraId="088653E5" w14:textId="77777777" w:rsidTr="00CD4E67">
        <w:trPr>
          <w:trHeight w:val="300"/>
        </w:trPr>
        <w:tc>
          <w:tcPr>
            <w:tcW w:w="5228" w:type="dxa"/>
            <w:tcBorders>
              <w:top w:val="single" w:sz="8" w:space="0" w:color="auto"/>
              <w:left w:val="single" w:sz="8" w:space="0" w:color="auto"/>
              <w:bottom w:val="single" w:sz="8" w:space="0" w:color="auto"/>
              <w:right w:val="single" w:sz="8" w:space="0" w:color="auto"/>
            </w:tcBorders>
            <w:tcMar>
              <w:left w:w="108" w:type="dxa"/>
              <w:right w:w="108" w:type="dxa"/>
            </w:tcMar>
          </w:tcPr>
          <w:p w14:paraId="53596737" w14:textId="77777777" w:rsidR="00B06B75" w:rsidRPr="00DB25C4" w:rsidRDefault="00B06B75" w:rsidP="00687314">
            <w:pPr>
              <w:spacing w:after="0" w:line="240" w:lineRule="auto"/>
              <w:jc w:val="center"/>
              <w:rPr>
                <w:rFonts w:cstheme="minorHAnsi"/>
                <w:b/>
                <w:bCs/>
              </w:rPr>
            </w:pPr>
            <w:proofErr w:type="spellStart"/>
            <w:r w:rsidRPr="00DB25C4">
              <w:rPr>
                <w:rFonts w:cstheme="minorHAnsi"/>
                <w:b/>
                <w:bCs/>
              </w:rPr>
              <w:t>Peluang</w:t>
            </w:r>
            <w:proofErr w:type="spellEnd"/>
            <w:r w:rsidRPr="00DB25C4">
              <w:rPr>
                <w:rFonts w:cstheme="minorHAnsi"/>
                <w:b/>
                <w:bCs/>
              </w:rPr>
              <w:t xml:space="preserve"> </w:t>
            </w:r>
          </w:p>
          <w:p w14:paraId="27D99122" w14:textId="77777777" w:rsidR="00B06B75" w:rsidRPr="00DB25C4" w:rsidRDefault="00B06B75" w:rsidP="009F6099">
            <w:pPr>
              <w:pStyle w:val="ListParagraph"/>
              <w:numPr>
                <w:ilvl w:val="0"/>
                <w:numId w:val="106"/>
              </w:numPr>
              <w:spacing w:after="0" w:line="240" w:lineRule="auto"/>
              <w:rPr>
                <w:rFonts w:cstheme="minorHAnsi"/>
              </w:rPr>
            </w:pPr>
            <w:r w:rsidRPr="00DB25C4">
              <w:rPr>
                <w:rFonts w:cstheme="minorHAnsi"/>
              </w:rPr>
              <w:t xml:space="preserve">UPPS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melakukan</w:t>
            </w:r>
            <w:proofErr w:type="spellEnd"/>
            <w:r w:rsidRPr="00DB25C4">
              <w:rPr>
                <w:rFonts w:cstheme="minorHAnsi"/>
              </w:rPr>
              <w:t xml:space="preserve"> </w:t>
            </w:r>
            <w:proofErr w:type="spellStart"/>
            <w:r w:rsidRPr="00DB25C4">
              <w:rPr>
                <w:rFonts w:cstheme="minorHAnsi"/>
              </w:rPr>
              <w:t>inovasi</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penggunaan</w:t>
            </w:r>
            <w:proofErr w:type="spellEnd"/>
            <w:r w:rsidRPr="00DB25C4">
              <w:rPr>
                <w:rFonts w:cstheme="minorHAnsi"/>
              </w:rPr>
              <w:t xml:space="preserve"> </w:t>
            </w:r>
            <w:proofErr w:type="spellStart"/>
            <w:r w:rsidRPr="00DB25C4">
              <w:rPr>
                <w:rFonts w:cstheme="minorHAnsi"/>
              </w:rPr>
              <w:t>teknologi</w:t>
            </w:r>
            <w:proofErr w:type="spellEnd"/>
            <w:r w:rsidRPr="00DB25C4">
              <w:rPr>
                <w:rFonts w:cstheme="minorHAnsi"/>
              </w:rPr>
              <w:t xml:space="preserve"> </w:t>
            </w:r>
            <w:proofErr w:type="spellStart"/>
            <w:r w:rsidRPr="00DB25C4">
              <w:rPr>
                <w:rFonts w:cstheme="minorHAnsi"/>
              </w:rPr>
              <w:t>terbaru</w:t>
            </w:r>
            <w:proofErr w:type="spellEnd"/>
            <w:r w:rsidRPr="00DB25C4">
              <w:rPr>
                <w:rFonts w:cstheme="minorHAnsi"/>
              </w:rPr>
              <w:t xml:space="preserve">, </w:t>
            </w:r>
            <w:proofErr w:type="spellStart"/>
            <w:r w:rsidRPr="00DB25C4">
              <w:rPr>
                <w:rFonts w:cstheme="minorHAnsi"/>
              </w:rPr>
              <w:t>seperti</w:t>
            </w:r>
            <w:proofErr w:type="spellEnd"/>
            <w:r w:rsidRPr="00DB25C4">
              <w:rPr>
                <w:rFonts w:cstheme="minorHAnsi"/>
              </w:rPr>
              <w:t xml:space="preserve"> </w:t>
            </w:r>
            <w:proofErr w:type="spellStart"/>
            <w:r w:rsidRPr="00DB25C4">
              <w:rPr>
                <w:rFonts w:cstheme="minorHAnsi"/>
              </w:rPr>
              <w:t>sistem</w:t>
            </w:r>
            <w:proofErr w:type="spellEnd"/>
            <w:r w:rsidRPr="00DB25C4">
              <w:rPr>
                <w:rFonts w:cstheme="minorHAnsi"/>
              </w:rPr>
              <w:t xml:space="preserve"> </w:t>
            </w:r>
            <w:proofErr w:type="spellStart"/>
            <w:r w:rsidRPr="00DB25C4">
              <w:rPr>
                <w:rFonts w:cstheme="minorHAnsi"/>
              </w:rPr>
              <w:t>manajemen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berbasis</w:t>
            </w:r>
            <w:proofErr w:type="spellEnd"/>
            <w:r w:rsidRPr="00DB25C4">
              <w:rPr>
                <w:rFonts w:cstheme="minorHAnsi"/>
              </w:rPr>
              <w:t xml:space="preserve"> </w:t>
            </w:r>
            <w:proofErr w:type="spellStart"/>
            <w:r w:rsidRPr="00DB25C4">
              <w:rPr>
                <w:rFonts w:cstheme="minorHAnsi"/>
              </w:rPr>
              <w:t>teknologi</w:t>
            </w:r>
            <w:proofErr w:type="spellEnd"/>
          </w:p>
          <w:p w14:paraId="60A18B42" w14:textId="77777777" w:rsidR="00B06B75" w:rsidRPr="00DB25C4" w:rsidRDefault="00B06B75" w:rsidP="009F6099">
            <w:pPr>
              <w:pStyle w:val="ListParagraph"/>
              <w:numPr>
                <w:ilvl w:val="0"/>
                <w:numId w:val="106"/>
              </w:numPr>
              <w:spacing w:after="0" w:line="240" w:lineRule="auto"/>
              <w:rPr>
                <w:rFonts w:cstheme="minorHAnsi"/>
              </w:rPr>
            </w:pPr>
            <w:r w:rsidRPr="00DB25C4">
              <w:rPr>
                <w:rFonts w:cstheme="minorHAnsi"/>
              </w:rPr>
              <w:t xml:space="preserve">UPPS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mencari</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w:t>
            </w:r>
            <w:proofErr w:type="spellStart"/>
            <w:r w:rsidRPr="00DB25C4">
              <w:rPr>
                <w:rFonts w:cstheme="minorHAnsi"/>
              </w:rPr>
              <w:t>pendanaan</w:t>
            </w:r>
            <w:proofErr w:type="spellEnd"/>
            <w:r w:rsidRPr="00DB25C4">
              <w:rPr>
                <w:rFonts w:cstheme="minorHAnsi"/>
              </w:rPr>
              <w:t xml:space="preserve"> </w:t>
            </w:r>
            <w:proofErr w:type="spellStart"/>
            <w:r w:rsidRPr="00DB25C4">
              <w:rPr>
                <w:rFonts w:cstheme="minorHAnsi"/>
              </w:rPr>
              <w:t>tambahan</w:t>
            </w:r>
            <w:proofErr w:type="spellEnd"/>
            <w:r w:rsidRPr="00DB25C4">
              <w:rPr>
                <w:rFonts w:cstheme="minorHAnsi"/>
              </w:rPr>
              <w:t xml:space="preserve"> </w:t>
            </w:r>
            <w:proofErr w:type="spellStart"/>
            <w:r w:rsidRPr="00DB25C4">
              <w:rPr>
                <w:rFonts w:cstheme="minorHAnsi"/>
              </w:rPr>
              <w:t>melalui</w:t>
            </w:r>
            <w:proofErr w:type="spellEnd"/>
            <w:r w:rsidRPr="00DB25C4">
              <w:rPr>
                <w:rFonts w:cstheme="minorHAnsi"/>
              </w:rPr>
              <w:t xml:space="preserve"> </w:t>
            </w:r>
            <w:proofErr w:type="spellStart"/>
            <w:r w:rsidRPr="00DB25C4">
              <w:rPr>
                <w:rFonts w:cstheme="minorHAnsi"/>
              </w:rPr>
              <w:t>kerjasama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perusahaan</w:t>
            </w:r>
            <w:proofErr w:type="spellEnd"/>
            <w:r w:rsidRPr="00DB25C4">
              <w:rPr>
                <w:rFonts w:cstheme="minorHAnsi"/>
              </w:rPr>
              <w:t xml:space="preserve">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lembaga</w:t>
            </w:r>
            <w:proofErr w:type="spellEnd"/>
            <w:r w:rsidRPr="00DB25C4">
              <w:rPr>
                <w:rFonts w:cstheme="minorHAnsi"/>
              </w:rPr>
              <w:t xml:space="preserve"> yang </w:t>
            </w:r>
            <w:proofErr w:type="spellStart"/>
            <w:r w:rsidRPr="00DB25C4">
              <w:rPr>
                <w:rFonts w:cstheme="minorHAnsi"/>
              </w:rPr>
              <w:t>tertarik</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mendukung</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dan </w:t>
            </w:r>
            <w:proofErr w:type="spellStart"/>
            <w:r w:rsidRPr="00DB25C4">
              <w:rPr>
                <w:rFonts w:cstheme="minorHAnsi"/>
              </w:rPr>
              <w:t>PkM</w:t>
            </w:r>
            <w:proofErr w:type="spellEnd"/>
            <w:r w:rsidRPr="00DB25C4">
              <w:rPr>
                <w:rFonts w:cstheme="minorHAnsi"/>
              </w:rPr>
              <w:t xml:space="preserve"> yang </w:t>
            </w:r>
            <w:proofErr w:type="spellStart"/>
            <w:r w:rsidRPr="00DB25C4">
              <w:rPr>
                <w:rFonts w:cstheme="minorHAnsi"/>
              </w:rPr>
              <w:t>dilakukan</w:t>
            </w:r>
            <w:proofErr w:type="spellEnd"/>
            <w:r w:rsidRPr="00DB25C4">
              <w:rPr>
                <w:rFonts w:cstheme="minorHAnsi"/>
              </w:rPr>
              <w:t xml:space="preserve"> oleh universitas</w:t>
            </w:r>
          </w:p>
          <w:p w14:paraId="30684EE0" w14:textId="77777777" w:rsidR="00B06B75" w:rsidRPr="00DB25C4" w:rsidRDefault="00B06B75" w:rsidP="00687314">
            <w:pPr>
              <w:spacing w:after="0" w:line="240" w:lineRule="auto"/>
              <w:rPr>
                <w:rFonts w:cstheme="minorHAnsi"/>
                <w:b/>
                <w:bCs/>
              </w:rPr>
            </w:pPr>
            <w:r w:rsidRPr="00DB25C4">
              <w:rPr>
                <w:rFonts w:cstheme="minorHAnsi"/>
                <w:b/>
                <w:bCs/>
              </w:rPr>
              <w:t xml:space="preserve"> </w:t>
            </w:r>
          </w:p>
        </w:tc>
        <w:tc>
          <w:tcPr>
            <w:tcW w:w="5228" w:type="dxa"/>
            <w:tcBorders>
              <w:top w:val="single" w:sz="8" w:space="0" w:color="auto"/>
              <w:left w:val="single" w:sz="8" w:space="0" w:color="auto"/>
              <w:bottom w:val="single" w:sz="8" w:space="0" w:color="auto"/>
              <w:right w:val="single" w:sz="8" w:space="0" w:color="auto"/>
            </w:tcBorders>
            <w:tcMar>
              <w:left w:w="108" w:type="dxa"/>
              <w:right w:w="108" w:type="dxa"/>
            </w:tcMar>
          </w:tcPr>
          <w:p w14:paraId="2CA6B06E" w14:textId="77777777" w:rsidR="00B06B75" w:rsidRPr="00DB25C4" w:rsidRDefault="00B06B75" w:rsidP="00687314">
            <w:pPr>
              <w:spacing w:after="0" w:line="240" w:lineRule="auto"/>
              <w:jc w:val="center"/>
              <w:rPr>
                <w:rFonts w:cstheme="minorHAnsi"/>
                <w:b/>
                <w:bCs/>
              </w:rPr>
            </w:pPr>
            <w:proofErr w:type="spellStart"/>
            <w:r w:rsidRPr="00DB25C4">
              <w:rPr>
                <w:rFonts w:cstheme="minorHAnsi"/>
                <w:b/>
                <w:bCs/>
              </w:rPr>
              <w:t>Ancaman</w:t>
            </w:r>
            <w:proofErr w:type="spellEnd"/>
          </w:p>
          <w:p w14:paraId="11CB49A0" w14:textId="77777777" w:rsidR="00B06B75" w:rsidRPr="00DB25C4" w:rsidRDefault="00B06B75" w:rsidP="00687314">
            <w:pPr>
              <w:spacing w:after="0" w:line="240" w:lineRule="auto"/>
              <w:rPr>
                <w:rFonts w:cstheme="minorHAnsi"/>
                <w:b/>
                <w:bCs/>
              </w:rPr>
            </w:pPr>
            <w:r w:rsidRPr="00DB25C4">
              <w:rPr>
                <w:rFonts w:cstheme="minorHAnsi"/>
                <w:b/>
                <w:bCs/>
              </w:rPr>
              <w:t xml:space="preserve"> </w:t>
            </w:r>
          </w:p>
          <w:p w14:paraId="3ED4348D" w14:textId="77777777" w:rsidR="00B06B75" w:rsidRPr="00DB25C4" w:rsidRDefault="00B06B75" w:rsidP="009F6099">
            <w:pPr>
              <w:pStyle w:val="ListParagraph"/>
              <w:numPr>
                <w:ilvl w:val="0"/>
                <w:numId w:val="107"/>
              </w:numPr>
              <w:spacing w:after="0" w:line="240" w:lineRule="auto"/>
              <w:rPr>
                <w:rFonts w:cstheme="minorHAnsi"/>
              </w:rPr>
            </w:pPr>
            <w:proofErr w:type="spellStart"/>
            <w:r w:rsidRPr="00DB25C4">
              <w:rPr>
                <w:rFonts w:cstheme="minorHAnsi"/>
              </w:rPr>
              <w:t>Terjadi</w:t>
            </w:r>
            <w:proofErr w:type="spellEnd"/>
            <w:r w:rsidRPr="00DB25C4">
              <w:rPr>
                <w:rFonts w:cstheme="minorHAnsi"/>
              </w:rPr>
              <w:t xml:space="preserve"> </w:t>
            </w:r>
            <w:proofErr w:type="spellStart"/>
            <w:r w:rsidRPr="00DB25C4">
              <w:rPr>
                <w:rFonts w:cstheme="minorHAnsi"/>
              </w:rPr>
              <w:t>perubahan</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pemerintah</w:t>
            </w:r>
            <w:proofErr w:type="spellEnd"/>
            <w:r w:rsidRPr="00DB25C4">
              <w:rPr>
                <w:rFonts w:cstheme="minorHAnsi"/>
              </w:rPr>
              <w:t xml:space="preserve"> yang </w:t>
            </w:r>
            <w:proofErr w:type="spellStart"/>
            <w:r w:rsidRPr="00DB25C4">
              <w:rPr>
                <w:rFonts w:cstheme="minorHAnsi"/>
              </w:rPr>
              <w:t>berdampak</w:t>
            </w:r>
            <w:proofErr w:type="spellEnd"/>
            <w:r w:rsidRPr="00DB25C4">
              <w:rPr>
                <w:rFonts w:cstheme="minorHAnsi"/>
              </w:rPr>
              <w:t xml:space="preserve"> pada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UPPS</w:t>
            </w:r>
            <w:r w:rsidRPr="00DB25C4">
              <w:rPr>
                <w:rFonts w:cstheme="minorHAnsi"/>
                <w:color w:val="374151"/>
              </w:rPr>
              <w:t xml:space="preserve"> </w:t>
            </w:r>
            <w:proofErr w:type="spellStart"/>
            <w:r w:rsidRPr="00DB25C4">
              <w:rPr>
                <w:rFonts w:cstheme="minorHAnsi"/>
              </w:rPr>
              <w:t>antara</w:t>
            </w:r>
            <w:proofErr w:type="spellEnd"/>
            <w:r w:rsidRPr="00DB25C4">
              <w:rPr>
                <w:rFonts w:cstheme="minorHAnsi"/>
              </w:rPr>
              <w:t xml:space="preserve"> lain </w:t>
            </w: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terkait</w:t>
            </w:r>
            <w:proofErr w:type="spellEnd"/>
            <w:r w:rsidRPr="00DB25C4">
              <w:rPr>
                <w:rFonts w:cstheme="minorHAnsi"/>
              </w:rPr>
              <w:t xml:space="preserve"> </w:t>
            </w:r>
            <w:proofErr w:type="spellStart"/>
            <w:r w:rsidRPr="00DB25C4">
              <w:rPr>
                <w:rFonts w:cstheme="minorHAnsi"/>
              </w:rPr>
              <w:t>alokasi</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w:t>
            </w:r>
            <w:proofErr w:type="spellStart"/>
            <w:r w:rsidRPr="00DB25C4">
              <w:rPr>
                <w:rFonts w:cstheme="minorHAnsi"/>
              </w:rPr>
              <w:t>subsidi</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pajak</w:t>
            </w:r>
            <w:proofErr w:type="spellEnd"/>
            <w:r w:rsidRPr="00DB25C4">
              <w:rPr>
                <w:rFonts w:cstheme="minorHAnsi"/>
              </w:rPr>
              <w:t xml:space="preserve"> dan </w:t>
            </w:r>
            <w:proofErr w:type="spellStart"/>
            <w:r w:rsidRPr="00DB25C4">
              <w:rPr>
                <w:rFonts w:cstheme="minorHAnsi"/>
              </w:rPr>
              <w:t>regulasi</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yang </w:t>
            </w:r>
            <w:proofErr w:type="spellStart"/>
            <w:r w:rsidRPr="00DB25C4">
              <w:rPr>
                <w:rFonts w:cstheme="minorHAnsi"/>
              </w:rPr>
              <w:t>berdampak</w:t>
            </w:r>
            <w:proofErr w:type="spellEnd"/>
            <w:r w:rsidRPr="00DB25C4">
              <w:rPr>
                <w:rFonts w:cstheme="minorHAnsi"/>
              </w:rPr>
              <w:t xml:space="preserve"> pada PT</w:t>
            </w:r>
          </w:p>
          <w:p w14:paraId="6DF0CC41" w14:textId="77777777" w:rsidR="00B06B75" w:rsidRPr="00DB25C4" w:rsidRDefault="00B06B75" w:rsidP="00687314">
            <w:pPr>
              <w:spacing w:after="0" w:line="240" w:lineRule="auto"/>
              <w:rPr>
                <w:rFonts w:cstheme="minorHAnsi"/>
              </w:rPr>
            </w:pPr>
            <w:r w:rsidRPr="00DB25C4">
              <w:rPr>
                <w:rFonts w:cstheme="minorHAnsi"/>
              </w:rPr>
              <w:t xml:space="preserve"> </w:t>
            </w:r>
          </w:p>
          <w:p w14:paraId="49D8BAF2" w14:textId="77777777" w:rsidR="00B06B75" w:rsidRPr="00DB25C4" w:rsidRDefault="00B06B75" w:rsidP="00687314">
            <w:pPr>
              <w:spacing w:after="0" w:line="240" w:lineRule="auto"/>
              <w:rPr>
                <w:rFonts w:cstheme="minorHAnsi"/>
              </w:rPr>
            </w:pPr>
            <w:r w:rsidRPr="00DB25C4">
              <w:rPr>
                <w:rFonts w:cstheme="minorHAnsi"/>
              </w:rPr>
              <w:t xml:space="preserve"> </w:t>
            </w:r>
          </w:p>
          <w:p w14:paraId="1A88ADF5" w14:textId="77777777" w:rsidR="00B06B75" w:rsidRPr="00DB25C4" w:rsidRDefault="00B06B75" w:rsidP="00687314">
            <w:pPr>
              <w:spacing w:after="0" w:line="240" w:lineRule="auto"/>
              <w:rPr>
                <w:rFonts w:cstheme="minorHAnsi"/>
                <w:b/>
                <w:bCs/>
              </w:rPr>
            </w:pPr>
            <w:r w:rsidRPr="00DB25C4">
              <w:rPr>
                <w:rFonts w:cstheme="minorHAnsi"/>
                <w:b/>
                <w:bCs/>
              </w:rPr>
              <w:t xml:space="preserve"> </w:t>
            </w:r>
          </w:p>
        </w:tc>
      </w:tr>
    </w:tbl>
    <w:p w14:paraId="244D1B09" w14:textId="77777777" w:rsidR="00B06B75" w:rsidRPr="00DB25C4" w:rsidRDefault="00B06B75" w:rsidP="00687314">
      <w:pPr>
        <w:spacing w:after="0" w:line="240" w:lineRule="auto"/>
        <w:jc w:val="both"/>
        <w:rPr>
          <w:rFonts w:cstheme="minorHAnsi"/>
        </w:rPr>
      </w:pPr>
      <w:r w:rsidRPr="00DB25C4">
        <w:rPr>
          <w:rFonts w:eastAsia="Calibri" w:cstheme="minorHAnsi"/>
          <w:b/>
          <w:bCs/>
        </w:rPr>
        <w:t xml:space="preserve"> </w:t>
      </w:r>
    </w:p>
    <w:p w14:paraId="3D12ED81" w14:textId="77777777" w:rsidR="00B06B75" w:rsidRPr="00DB25C4" w:rsidRDefault="00B06B75" w:rsidP="00687314">
      <w:pPr>
        <w:spacing w:after="0" w:line="240" w:lineRule="auto"/>
        <w:ind w:left="360"/>
        <w:jc w:val="both"/>
        <w:rPr>
          <w:rFonts w:cstheme="minorHAnsi"/>
        </w:rPr>
      </w:pPr>
      <w:r w:rsidRPr="00DB25C4">
        <w:rPr>
          <w:rFonts w:eastAsia="Calibri" w:cstheme="minorHAnsi"/>
          <w:b/>
          <w:bCs/>
        </w:rPr>
        <w:t xml:space="preserve"> </w:t>
      </w:r>
    </w:p>
    <w:p w14:paraId="1A2E4169" w14:textId="77777777" w:rsidR="00B06B75" w:rsidRPr="00DB25C4" w:rsidRDefault="00B06B75" w:rsidP="00687314">
      <w:pPr>
        <w:spacing w:after="0" w:line="240" w:lineRule="auto"/>
        <w:ind w:left="360"/>
        <w:rPr>
          <w:rFonts w:cstheme="minorHAnsi"/>
          <w:b/>
          <w:bCs/>
        </w:rPr>
      </w:pPr>
      <w:r w:rsidRPr="00DB25C4">
        <w:rPr>
          <w:rFonts w:cstheme="minorHAnsi"/>
          <w:b/>
          <w:bCs/>
        </w:rPr>
        <w:t xml:space="preserve">5.1.4 </w:t>
      </w:r>
      <w:proofErr w:type="spellStart"/>
      <w:r w:rsidRPr="00DB25C4">
        <w:rPr>
          <w:rFonts w:cstheme="minorHAnsi"/>
          <w:b/>
          <w:bCs/>
        </w:rPr>
        <w:t>Tindak</w:t>
      </w:r>
      <w:proofErr w:type="spellEnd"/>
      <w:r w:rsidRPr="00DB25C4">
        <w:rPr>
          <w:rFonts w:cstheme="minorHAnsi"/>
          <w:b/>
          <w:bCs/>
        </w:rPr>
        <w:t xml:space="preserve"> </w:t>
      </w:r>
      <w:proofErr w:type="spellStart"/>
      <w:r w:rsidRPr="00DB25C4">
        <w:rPr>
          <w:rFonts w:cstheme="minorHAnsi"/>
          <w:b/>
          <w:bCs/>
        </w:rPr>
        <w:t>Lanjut</w:t>
      </w:r>
      <w:proofErr w:type="spellEnd"/>
    </w:p>
    <w:p w14:paraId="7B9020EC" w14:textId="77777777" w:rsidR="00B06B75" w:rsidRPr="00DB25C4" w:rsidRDefault="00B06B75" w:rsidP="00687314">
      <w:pPr>
        <w:spacing w:after="0" w:line="240" w:lineRule="auto"/>
        <w:ind w:left="360"/>
        <w:rPr>
          <w:rFonts w:eastAsia="Segoe UI" w:cstheme="minorHAnsi"/>
        </w:rPr>
      </w:pPr>
      <w:proofErr w:type="spellStart"/>
      <w:r w:rsidRPr="00DB25C4">
        <w:rPr>
          <w:rFonts w:cstheme="minorHAnsi"/>
        </w:rPr>
        <w:t>Tindak</w:t>
      </w:r>
      <w:proofErr w:type="spellEnd"/>
      <w:r w:rsidRPr="00DB25C4">
        <w:rPr>
          <w:rFonts w:cstheme="minorHAnsi"/>
        </w:rPr>
        <w:t xml:space="preserve"> </w:t>
      </w:r>
      <w:proofErr w:type="spellStart"/>
      <w:r w:rsidRPr="00DB25C4">
        <w:rPr>
          <w:rFonts w:cstheme="minorHAnsi"/>
        </w:rPr>
        <w:t>lanjut</w:t>
      </w:r>
      <w:proofErr w:type="spellEnd"/>
      <w:r w:rsidRPr="00DB25C4">
        <w:rPr>
          <w:rFonts w:cstheme="minorHAnsi"/>
        </w:rPr>
        <w:t xml:space="preserve">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diambil</w:t>
      </w:r>
      <w:proofErr w:type="spellEnd"/>
      <w:r w:rsidRPr="00DB25C4">
        <w:rPr>
          <w:rFonts w:cstheme="minorHAnsi"/>
        </w:rPr>
        <w:t xml:space="preserve"> oleh UPPS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rangka</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gramStart"/>
      <w:r w:rsidRPr="00DB25C4">
        <w:rPr>
          <w:rFonts w:cstheme="minorHAnsi"/>
        </w:rPr>
        <w:t>1)</w:t>
      </w:r>
      <w:proofErr w:type="spellStart"/>
      <w:r w:rsidRPr="00DB25C4">
        <w:rPr>
          <w:rFonts w:cstheme="minorHAnsi"/>
        </w:rPr>
        <w:t>jumlah</w:t>
      </w:r>
      <w:proofErr w:type="spellEnd"/>
      <w:proofErr w:type="gramEnd"/>
      <w:r w:rsidRPr="00DB25C4">
        <w:rPr>
          <w:rFonts w:cstheme="minorHAnsi"/>
        </w:rPr>
        <w:t xml:space="preserve"> dana yang </w:t>
      </w:r>
      <w:proofErr w:type="spellStart"/>
      <w:r w:rsidRPr="00DB25C4">
        <w:rPr>
          <w:rFonts w:cstheme="minorHAnsi"/>
        </w:rPr>
        <w:t>diperoleh</w:t>
      </w:r>
      <w:proofErr w:type="spellEnd"/>
      <w:r w:rsidRPr="00DB25C4">
        <w:rPr>
          <w:rFonts w:cstheme="minorHAnsi"/>
        </w:rPr>
        <w:t xml:space="preserve">, (2) </w:t>
      </w:r>
      <w:proofErr w:type="spellStart"/>
      <w:r w:rsidRPr="00DB25C4">
        <w:rPr>
          <w:rFonts w:cstheme="minorHAnsi"/>
        </w:rPr>
        <w:t>kualitas</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dana, dan (3) </w:t>
      </w:r>
      <w:proofErr w:type="spellStart"/>
      <w:r w:rsidRPr="00DB25C4">
        <w:rPr>
          <w:rFonts w:cstheme="minorHAnsi"/>
        </w:rPr>
        <w:t>keefektifan</w:t>
      </w:r>
      <w:proofErr w:type="spellEnd"/>
      <w:r w:rsidRPr="00DB25C4">
        <w:rPr>
          <w:rFonts w:cstheme="minorHAnsi"/>
        </w:rPr>
        <w:t xml:space="preserve"> </w:t>
      </w:r>
      <w:proofErr w:type="spellStart"/>
      <w:r w:rsidRPr="00DB25C4">
        <w:rPr>
          <w:rFonts w:cstheme="minorHAnsi"/>
        </w:rPr>
        <w:t>penggunaan</w:t>
      </w:r>
      <w:proofErr w:type="spellEnd"/>
      <w:r w:rsidRPr="00DB25C4">
        <w:rPr>
          <w:rFonts w:cstheme="minorHAnsi"/>
        </w:rPr>
        <w:t xml:space="preserve"> dana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dan </w:t>
      </w:r>
      <w:proofErr w:type="spellStart"/>
      <w:r w:rsidRPr="00DB25C4">
        <w:rPr>
          <w:rFonts w:cstheme="minorHAnsi"/>
        </w:rPr>
        <w:t>PkM</w:t>
      </w:r>
      <w:proofErr w:type="spellEnd"/>
      <w:r w:rsidRPr="00DB25C4">
        <w:rPr>
          <w:rFonts w:cstheme="minorHAnsi"/>
        </w:rPr>
        <w:t xml:space="preserve"> di PS dan UPPS. </w:t>
      </w:r>
    </w:p>
    <w:tbl>
      <w:tblPr>
        <w:tblW w:w="0" w:type="auto"/>
        <w:tblInd w:w="360" w:type="dxa"/>
        <w:tblLayout w:type="fixed"/>
        <w:tblLook w:val="04A0" w:firstRow="1" w:lastRow="0" w:firstColumn="1" w:lastColumn="0" w:noHBand="0" w:noVBand="1"/>
      </w:tblPr>
      <w:tblGrid>
        <w:gridCol w:w="2880"/>
        <w:gridCol w:w="6840"/>
      </w:tblGrid>
      <w:tr w:rsidR="00B06B75" w:rsidRPr="00DB25C4" w14:paraId="22B27987" w14:textId="77777777" w:rsidTr="00CD4E67">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34BFE62" w14:textId="77777777" w:rsidR="00B06B75" w:rsidRPr="00DB25C4" w:rsidRDefault="00B06B75" w:rsidP="00687314">
            <w:pPr>
              <w:spacing w:after="0" w:line="240" w:lineRule="auto"/>
              <w:jc w:val="center"/>
              <w:rPr>
                <w:rFonts w:cstheme="minorHAnsi"/>
                <w:b/>
                <w:bCs/>
              </w:rPr>
            </w:pPr>
            <w:proofErr w:type="spellStart"/>
            <w:r w:rsidRPr="00DB25C4">
              <w:rPr>
                <w:rFonts w:cstheme="minorHAnsi"/>
                <w:b/>
                <w:bCs/>
              </w:rPr>
              <w:t>Aspek</w:t>
            </w:r>
            <w:proofErr w:type="spellEnd"/>
          </w:p>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756AF128" w14:textId="77777777" w:rsidR="00B06B75" w:rsidRPr="00DB25C4" w:rsidRDefault="00B06B75" w:rsidP="00687314">
            <w:pPr>
              <w:spacing w:after="0" w:line="240" w:lineRule="auto"/>
              <w:jc w:val="center"/>
              <w:rPr>
                <w:rFonts w:cstheme="minorHAnsi"/>
                <w:b/>
                <w:bCs/>
              </w:rPr>
            </w:pPr>
            <w:proofErr w:type="spellStart"/>
            <w:r w:rsidRPr="00DB25C4">
              <w:rPr>
                <w:rFonts w:cstheme="minorHAnsi"/>
                <w:b/>
                <w:bCs/>
              </w:rPr>
              <w:t>Tindak</w:t>
            </w:r>
            <w:proofErr w:type="spellEnd"/>
            <w:r w:rsidRPr="00DB25C4">
              <w:rPr>
                <w:rFonts w:cstheme="minorHAnsi"/>
                <w:b/>
                <w:bCs/>
              </w:rPr>
              <w:t xml:space="preserve"> </w:t>
            </w:r>
            <w:proofErr w:type="spellStart"/>
            <w:r w:rsidRPr="00DB25C4">
              <w:rPr>
                <w:rFonts w:cstheme="minorHAnsi"/>
                <w:b/>
                <w:bCs/>
              </w:rPr>
              <w:t>Lanjut</w:t>
            </w:r>
            <w:proofErr w:type="spellEnd"/>
          </w:p>
        </w:tc>
      </w:tr>
      <w:tr w:rsidR="00B06B75" w:rsidRPr="00DB25C4" w14:paraId="75249883" w14:textId="77777777" w:rsidTr="00CD4E67">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3ECFC65" w14:textId="77777777" w:rsidR="00B06B75" w:rsidRPr="00DB25C4" w:rsidRDefault="00B06B75" w:rsidP="00687314">
            <w:pPr>
              <w:spacing w:after="0" w:line="240" w:lineRule="auto"/>
              <w:rPr>
                <w:rFonts w:cstheme="minorHAnsi"/>
              </w:rPr>
            </w:pP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diversifikasi</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w:t>
            </w:r>
            <w:proofErr w:type="spellStart"/>
            <w:r w:rsidRPr="00DB25C4">
              <w:rPr>
                <w:rFonts w:cstheme="minorHAnsi"/>
              </w:rPr>
              <w:t>pendanaan</w:t>
            </w:r>
            <w:proofErr w:type="spellEnd"/>
          </w:p>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259B8C0E" w14:textId="77777777" w:rsidR="00B06B75" w:rsidRPr="00DB25C4" w:rsidRDefault="00B06B75" w:rsidP="00687314">
            <w:pPr>
              <w:spacing w:after="0" w:line="240" w:lineRule="auto"/>
              <w:rPr>
                <w:rFonts w:cstheme="minorHAnsi"/>
              </w:rPr>
            </w:pPr>
            <w:r w:rsidRPr="00DB25C4">
              <w:rPr>
                <w:rFonts w:cstheme="minorHAnsi"/>
              </w:rPr>
              <w:t xml:space="preserve">UPPS </w:t>
            </w:r>
            <w:proofErr w:type="spellStart"/>
            <w:r w:rsidRPr="00DB25C4">
              <w:rPr>
                <w:rFonts w:cstheme="minorHAnsi"/>
              </w:rPr>
              <w:t>mencari</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w:t>
            </w:r>
            <w:proofErr w:type="spellStart"/>
            <w:r w:rsidRPr="00DB25C4">
              <w:rPr>
                <w:rFonts w:cstheme="minorHAnsi"/>
              </w:rPr>
              <w:t>pendanaan</w:t>
            </w:r>
            <w:proofErr w:type="spellEnd"/>
            <w:r w:rsidRPr="00DB25C4">
              <w:rPr>
                <w:rFonts w:cstheme="minorHAnsi"/>
              </w:rPr>
              <w:t xml:space="preserve"> </w:t>
            </w:r>
            <w:proofErr w:type="spellStart"/>
            <w:r w:rsidRPr="00DB25C4">
              <w:rPr>
                <w:rFonts w:cstheme="minorHAnsi"/>
              </w:rPr>
              <w:t>tambahan</w:t>
            </w:r>
            <w:proofErr w:type="spellEnd"/>
            <w:r w:rsidRPr="00DB25C4">
              <w:rPr>
                <w:rFonts w:cstheme="minorHAnsi"/>
              </w:rPr>
              <w:t xml:space="preserve"> </w:t>
            </w:r>
            <w:proofErr w:type="spellStart"/>
            <w:r w:rsidRPr="00DB25C4">
              <w:rPr>
                <w:rFonts w:cstheme="minorHAnsi"/>
              </w:rPr>
              <w:t>melalui</w:t>
            </w:r>
            <w:proofErr w:type="spellEnd"/>
            <w:r w:rsidRPr="00DB25C4">
              <w:rPr>
                <w:rFonts w:cstheme="minorHAnsi"/>
              </w:rPr>
              <w:t xml:space="preserve"> </w:t>
            </w:r>
            <w:proofErr w:type="spellStart"/>
            <w:r w:rsidRPr="00DB25C4">
              <w:rPr>
                <w:rFonts w:cstheme="minorHAnsi"/>
              </w:rPr>
              <w:t>kerjasama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perusahaan</w:t>
            </w:r>
            <w:proofErr w:type="spellEnd"/>
            <w:r w:rsidRPr="00DB25C4">
              <w:rPr>
                <w:rFonts w:cstheme="minorHAnsi"/>
              </w:rPr>
              <w:t xml:space="preserve">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lembaga</w:t>
            </w:r>
            <w:proofErr w:type="spellEnd"/>
            <w:r w:rsidRPr="00DB25C4">
              <w:rPr>
                <w:rFonts w:cstheme="minorHAnsi"/>
              </w:rPr>
              <w:t xml:space="preserve"> yang </w:t>
            </w:r>
            <w:proofErr w:type="spellStart"/>
            <w:r w:rsidRPr="00DB25C4">
              <w:rPr>
                <w:rFonts w:cstheme="minorHAnsi"/>
              </w:rPr>
              <w:t>tertarik</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mendukung</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dan </w:t>
            </w:r>
            <w:proofErr w:type="spellStart"/>
            <w:r w:rsidRPr="00DB25C4">
              <w:rPr>
                <w:rFonts w:cstheme="minorHAnsi"/>
              </w:rPr>
              <w:t>PkM</w:t>
            </w:r>
            <w:proofErr w:type="spellEnd"/>
            <w:r w:rsidRPr="00DB25C4">
              <w:rPr>
                <w:rFonts w:cstheme="minorHAnsi"/>
              </w:rPr>
              <w:t xml:space="preserve"> yang </w:t>
            </w:r>
            <w:proofErr w:type="spellStart"/>
            <w:r w:rsidRPr="00DB25C4">
              <w:rPr>
                <w:rFonts w:cstheme="minorHAnsi"/>
              </w:rPr>
              <w:t>dilakukan</w:t>
            </w:r>
            <w:proofErr w:type="spellEnd"/>
            <w:r w:rsidRPr="00DB25C4">
              <w:rPr>
                <w:rFonts w:cstheme="minorHAnsi"/>
              </w:rPr>
              <w:t xml:space="preserve"> oleh universitas. </w:t>
            </w:r>
          </w:p>
          <w:p w14:paraId="5B58B500" w14:textId="77777777" w:rsidR="00B06B75" w:rsidRPr="00DB25C4" w:rsidRDefault="00B06B75" w:rsidP="00687314">
            <w:pPr>
              <w:spacing w:after="0" w:line="240" w:lineRule="auto"/>
              <w:rPr>
                <w:rFonts w:cstheme="minorHAnsi"/>
              </w:rPr>
            </w:pPr>
            <w:r w:rsidRPr="00DB25C4">
              <w:rPr>
                <w:rFonts w:cstheme="minorHAnsi"/>
              </w:rPr>
              <w:t xml:space="preserve">UPPS </w:t>
            </w:r>
            <w:proofErr w:type="spellStart"/>
            <w:r w:rsidRPr="00DB25C4">
              <w:rPr>
                <w:rFonts w:cstheme="minorHAnsi"/>
              </w:rPr>
              <w:t>mengembangkan</w:t>
            </w:r>
            <w:proofErr w:type="spellEnd"/>
            <w:r w:rsidRPr="00DB25C4">
              <w:rPr>
                <w:rFonts w:cstheme="minorHAnsi"/>
              </w:rPr>
              <w:t xml:space="preserve"> </w:t>
            </w:r>
            <w:proofErr w:type="spellStart"/>
            <w:r w:rsidRPr="00DB25C4">
              <w:rPr>
                <w:rFonts w:cstheme="minorHAnsi"/>
              </w:rPr>
              <w:t>sumber</w:t>
            </w:r>
            <w:proofErr w:type="spellEnd"/>
            <w:r w:rsidRPr="00DB25C4">
              <w:rPr>
                <w:rFonts w:cstheme="minorHAnsi"/>
              </w:rPr>
              <w:t xml:space="preserve"> </w:t>
            </w:r>
            <w:proofErr w:type="spellStart"/>
            <w:r w:rsidRPr="00DB25C4">
              <w:rPr>
                <w:rFonts w:cstheme="minorHAnsi"/>
              </w:rPr>
              <w:t>pendapatan</w:t>
            </w:r>
            <w:proofErr w:type="spellEnd"/>
            <w:r w:rsidRPr="00DB25C4">
              <w:rPr>
                <w:rFonts w:cstheme="minorHAnsi"/>
              </w:rPr>
              <w:t xml:space="preserve"> </w:t>
            </w:r>
            <w:proofErr w:type="spellStart"/>
            <w:r w:rsidRPr="00DB25C4">
              <w:rPr>
                <w:rFonts w:cstheme="minorHAnsi"/>
              </w:rPr>
              <w:t>alternatif</w:t>
            </w:r>
            <w:proofErr w:type="spellEnd"/>
            <w:r w:rsidRPr="00DB25C4">
              <w:rPr>
                <w:rFonts w:cstheme="minorHAnsi"/>
              </w:rPr>
              <w:t xml:space="preserve"> </w:t>
            </w:r>
            <w:proofErr w:type="spellStart"/>
            <w:r w:rsidRPr="00DB25C4">
              <w:rPr>
                <w:rFonts w:cstheme="minorHAnsi"/>
              </w:rPr>
              <w:t>melalui</w:t>
            </w:r>
            <w:proofErr w:type="spellEnd"/>
            <w:r w:rsidRPr="00DB25C4">
              <w:rPr>
                <w:rFonts w:cstheme="minorHAnsi"/>
              </w:rPr>
              <w:t xml:space="preserve"> Badan </w:t>
            </w:r>
            <w:proofErr w:type="spellStart"/>
            <w:r w:rsidRPr="00DB25C4">
              <w:rPr>
                <w:rFonts w:cstheme="minorHAnsi"/>
              </w:rPr>
              <w:t>Pengelola</w:t>
            </w:r>
            <w:proofErr w:type="spellEnd"/>
            <w:r w:rsidRPr="00DB25C4">
              <w:rPr>
                <w:rFonts w:cstheme="minorHAnsi"/>
              </w:rPr>
              <w:t xml:space="preserve"> Usaha Universitas (BPUU), </w:t>
            </w:r>
            <w:proofErr w:type="spellStart"/>
            <w:r w:rsidRPr="00DB25C4">
              <w:rPr>
                <w:rFonts w:cstheme="minorHAnsi"/>
              </w:rPr>
              <w:t>seperti</w:t>
            </w:r>
            <w:proofErr w:type="spellEnd"/>
            <w:r w:rsidRPr="00DB25C4">
              <w:rPr>
                <w:rFonts w:cstheme="minorHAnsi"/>
              </w:rPr>
              <w:t xml:space="preserve"> </w:t>
            </w:r>
            <w:proofErr w:type="spellStart"/>
            <w:r w:rsidRPr="00DB25C4">
              <w:rPr>
                <w:rFonts w:cstheme="minorHAnsi"/>
              </w:rPr>
              <w:t>menyediakan</w:t>
            </w:r>
            <w:proofErr w:type="spellEnd"/>
            <w:r w:rsidRPr="00DB25C4">
              <w:rPr>
                <w:rFonts w:cstheme="minorHAnsi"/>
              </w:rPr>
              <w:t xml:space="preserve"> </w:t>
            </w:r>
            <w:proofErr w:type="spellStart"/>
            <w:r w:rsidRPr="00DB25C4">
              <w:rPr>
                <w:rFonts w:cstheme="minorHAnsi"/>
              </w:rPr>
              <w:t>jasa</w:t>
            </w:r>
            <w:proofErr w:type="spellEnd"/>
            <w:r w:rsidRPr="00DB25C4">
              <w:rPr>
                <w:rFonts w:cstheme="minorHAnsi"/>
              </w:rPr>
              <w:t xml:space="preserve"> </w:t>
            </w:r>
            <w:proofErr w:type="spellStart"/>
            <w:r w:rsidRPr="00DB25C4">
              <w:rPr>
                <w:rFonts w:cstheme="minorHAnsi"/>
              </w:rPr>
              <w:t>konsultasi</w:t>
            </w:r>
            <w:proofErr w:type="spellEnd"/>
            <w:r w:rsidRPr="00DB25C4">
              <w:rPr>
                <w:rFonts w:cstheme="minorHAnsi"/>
              </w:rPr>
              <w:t xml:space="preserve">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pelatihan</w:t>
            </w:r>
            <w:proofErr w:type="spellEnd"/>
          </w:p>
        </w:tc>
      </w:tr>
      <w:tr w:rsidR="00B06B75" w:rsidRPr="00DB25C4" w14:paraId="05D66363" w14:textId="77777777" w:rsidTr="00CD4E67">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7FBDFCA" w14:textId="77777777" w:rsidR="00B06B75" w:rsidRPr="00DB25C4" w:rsidRDefault="00B06B75" w:rsidP="00687314">
            <w:pPr>
              <w:spacing w:after="0" w:line="240" w:lineRule="auto"/>
              <w:rPr>
                <w:rFonts w:cstheme="minorHAnsi"/>
              </w:rPr>
            </w:pPr>
            <w:proofErr w:type="spellStart"/>
            <w:r w:rsidRPr="00DB25C4">
              <w:rPr>
                <w:rFonts w:cstheme="minorHAnsi"/>
              </w:rPr>
              <w:t>Mengoptimalkan</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keuangan</w:t>
            </w:r>
            <w:proofErr w:type="spellEnd"/>
          </w:p>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34C50826" w14:textId="77777777" w:rsidR="00B06B75" w:rsidRPr="00DB25C4" w:rsidRDefault="00B06B75" w:rsidP="00687314">
            <w:pPr>
              <w:spacing w:after="0" w:line="240" w:lineRule="auto"/>
              <w:rPr>
                <w:rFonts w:cstheme="minorHAnsi"/>
              </w:rPr>
            </w:pPr>
            <w:r w:rsidRPr="00DB25C4">
              <w:rPr>
                <w:rFonts w:cstheme="minorHAnsi"/>
              </w:rPr>
              <w:t xml:space="preserve">UPPS </w:t>
            </w:r>
            <w:proofErr w:type="spellStart"/>
            <w:r w:rsidRPr="00DB25C4">
              <w:rPr>
                <w:rFonts w:cstheme="minorHAnsi"/>
              </w:rPr>
              <w:t>memanfaatkan</w:t>
            </w:r>
            <w:proofErr w:type="spellEnd"/>
            <w:r w:rsidRPr="00DB25C4">
              <w:rPr>
                <w:rFonts w:cstheme="minorHAnsi"/>
              </w:rPr>
              <w:t xml:space="preserve"> </w:t>
            </w:r>
            <w:proofErr w:type="spellStart"/>
            <w:r w:rsidRPr="00DB25C4">
              <w:rPr>
                <w:rFonts w:cstheme="minorHAnsi"/>
              </w:rPr>
              <w:t>teknologi</w:t>
            </w:r>
            <w:proofErr w:type="spellEnd"/>
            <w:r w:rsidRPr="00DB25C4">
              <w:rPr>
                <w:rFonts w:cstheme="minorHAnsi"/>
              </w:rPr>
              <w:t xml:space="preserve"> </w:t>
            </w:r>
            <w:proofErr w:type="spellStart"/>
            <w:r w:rsidRPr="00DB25C4">
              <w:rPr>
                <w:rFonts w:cstheme="minorHAnsi"/>
              </w:rPr>
              <w:t>terbaru</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keuangannya</w:t>
            </w:r>
            <w:proofErr w:type="spellEnd"/>
            <w:r w:rsidRPr="00DB25C4">
              <w:rPr>
                <w:rFonts w:cstheme="minorHAnsi"/>
              </w:rPr>
              <w:t xml:space="preserve">, </w:t>
            </w:r>
            <w:proofErr w:type="spellStart"/>
            <w:r w:rsidRPr="00DB25C4">
              <w:rPr>
                <w:rFonts w:cstheme="minorHAnsi"/>
              </w:rPr>
              <w:t>seperti</w:t>
            </w:r>
            <w:proofErr w:type="spellEnd"/>
            <w:r w:rsidRPr="00DB25C4">
              <w:rPr>
                <w:rFonts w:cstheme="minorHAnsi"/>
              </w:rPr>
              <w:t xml:space="preserve"> </w:t>
            </w:r>
            <w:proofErr w:type="spellStart"/>
            <w:r w:rsidRPr="00DB25C4">
              <w:rPr>
                <w:rFonts w:cstheme="minorHAnsi"/>
              </w:rPr>
              <w:t>sistem</w:t>
            </w:r>
            <w:proofErr w:type="spellEnd"/>
            <w:r w:rsidRPr="00DB25C4">
              <w:rPr>
                <w:rFonts w:cstheme="minorHAnsi"/>
              </w:rPr>
              <w:t xml:space="preserve"> </w:t>
            </w:r>
            <w:proofErr w:type="spellStart"/>
            <w:r w:rsidRPr="00DB25C4">
              <w:rPr>
                <w:rFonts w:cstheme="minorHAnsi"/>
              </w:rPr>
              <w:t>manajemen</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berbasis</w:t>
            </w:r>
            <w:proofErr w:type="spellEnd"/>
            <w:r w:rsidRPr="00DB25C4">
              <w:rPr>
                <w:rFonts w:cstheme="minorHAnsi"/>
              </w:rPr>
              <w:t xml:space="preserve"> </w:t>
            </w:r>
            <w:proofErr w:type="spellStart"/>
            <w:r w:rsidRPr="00DB25C4">
              <w:rPr>
                <w:rFonts w:cstheme="minorHAnsi"/>
              </w:rPr>
              <w:t>teknologi</w:t>
            </w:r>
            <w:proofErr w:type="spellEnd"/>
            <w:r w:rsidRPr="00DB25C4">
              <w:rPr>
                <w:rFonts w:cstheme="minorHAnsi"/>
              </w:rPr>
              <w:t xml:space="preserve">. UPPS juga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melakukan</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mekanisme</w:t>
            </w:r>
            <w:proofErr w:type="spellEnd"/>
            <w:r w:rsidRPr="00DB25C4">
              <w:rPr>
                <w:rFonts w:cstheme="minorHAnsi"/>
              </w:rPr>
              <w:t xml:space="preserve"> </w:t>
            </w:r>
            <w:proofErr w:type="spellStart"/>
            <w:r w:rsidRPr="00DB25C4">
              <w:rPr>
                <w:rFonts w:cstheme="minorHAnsi"/>
              </w:rPr>
              <w:t>pemantauan</w:t>
            </w:r>
            <w:proofErr w:type="spellEnd"/>
            <w:r w:rsidRPr="00DB25C4">
              <w:rPr>
                <w:rFonts w:cstheme="minorHAnsi"/>
              </w:rPr>
              <w:t xml:space="preserve"> dan </w:t>
            </w:r>
            <w:proofErr w:type="spellStart"/>
            <w:r w:rsidRPr="00DB25C4">
              <w:rPr>
                <w:rFonts w:cstheme="minorHAnsi"/>
              </w:rPr>
              <w:t>evaluasi</w:t>
            </w:r>
            <w:proofErr w:type="spellEnd"/>
            <w:r w:rsidRPr="00DB25C4">
              <w:rPr>
                <w:rFonts w:cstheme="minorHAnsi"/>
              </w:rPr>
              <w:t xml:space="preserve"> yang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efektif</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kerjasama</w:t>
            </w:r>
            <w:proofErr w:type="spellEnd"/>
            <w:r w:rsidRPr="00DB25C4">
              <w:rPr>
                <w:rFonts w:cstheme="minorHAnsi"/>
              </w:rPr>
              <w:t xml:space="preserve"> </w:t>
            </w:r>
            <w:proofErr w:type="spellStart"/>
            <w:r w:rsidRPr="00DB25C4">
              <w:rPr>
                <w:rFonts w:cstheme="minorHAnsi"/>
              </w:rPr>
              <w:t>antara</w:t>
            </w:r>
            <w:proofErr w:type="spellEnd"/>
            <w:r w:rsidRPr="00DB25C4">
              <w:rPr>
                <w:rFonts w:cstheme="minorHAnsi"/>
              </w:rPr>
              <w:t xml:space="preserve"> Badan </w:t>
            </w:r>
            <w:proofErr w:type="spellStart"/>
            <w:r w:rsidRPr="00DB25C4">
              <w:rPr>
                <w:rFonts w:cstheme="minorHAnsi"/>
              </w:rPr>
              <w:t>Perencanaan</w:t>
            </w:r>
            <w:proofErr w:type="spellEnd"/>
            <w:r w:rsidRPr="00DB25C4">
              <w:rPr>
                <w:rFonts w:cstheme="minorHAnsi"/>
              </w:rPr>
              <w:t xml:space="preserve"> dan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Bagian </w:t>
            </w:r>
            <w:proofErr w:type="spellStart"/>
            <w:r w:rsidRPr="00DB25C4">
              <w:rPr>
                <w:rFonts w:cstheme="minorHAnsi"/>
              </w:rPr>
              <w:t>Keuangan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mengoptimalkan</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keuangan</w:t>
            </w:r>
            <w:proofErr w:type="spellEnd"/>
          </w:p>
        </w:tc>
      </w:tr>
      <w:tr w:rsidR="00B06B75" w:rsidRPr="00DB25C4" w14:paraId="3F0569D3" w14:textId="77777777" w:rsidTr="00CD4E67">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CAF8EAE" w14:textId="77777777" w:rsidR="00B06B75" w:rsidRPr="00DB25C4" w:rsidRDefault="00B06B75" w:rsidP="00687314">
            <w:pPr>
              <w:spacing w:after="0" w:line="240" w:lineRule="auto"/>
              <w:rPr>
                <w:rFonts w:cstheme="minorHAnsi"/>
              </w:rPr>
            </w:pP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kemampuan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mendapatkan</w:t>
            </w:r>
            <w:proofErr w:type="spellEnd"/>
            <w:r w:rsidRPr="00DB25C4">
              <w:rPr>
                <w:rFonts w:cstheme="minorHAnsi"/>
              </w:rPr>
              <w:t xml:space="preserve"> dana </w:t>
            </w:r>
            <w:proofErr w:type="spellStart"/>
            <w:r w:rsidRPr="00DB25C4">
              <w:rPr>
                <w:rFonts w:cstheme="minorHAnsi"/>
              </w:rPr>
              <w:t>hibah</w:t>
            </w:r>
            <w:proofErr w:type="spellEnd"/>
          </w:p>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46016827" w14:textId="77777777" w:rsidR="00B06B75" w:rsidRPr="00DB25C4" w:rsidRDefault="00B06B75" w:rsidP="00687314">
            <w:pPr>
              <w:spacing w:after="0" w:line="240" w:lineRule="auto"/>
              <w:rPr>
                <w:rFonts w:cstheme="minorHAnsi"/>
              </w:rPr>
            </w:pPr>
            <w:r w:rsidRPr="00DB25C4">
              <w:rPr>
                <w:rFonts w:cstheme="minorHAnsi"/>
              </w:rPr>
              <w:t xml:space="preserve">UPPS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kemampuan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mendapatkan</w:t>
            </w:r>
            <w:proofErr w:type="spellEnd"/>
            <w:r w:rsidRPr="00DB25C4">
              <w:rPr>
                <w:rFonts w:cstheme="minorHAnsi"/>
              </w:rPr>
              <w:t xml:space="preserve"> dana </w:t>
            </w:r>
            <w:proofErr w:type="spellStart"/>
            <w:r w:rsidRPr="00DB25C4">
              <w:rPr>
                <w:rFonts w:cstheme="minorHAnsi"/>
              </w:rPr>
              <w:t>hibah</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pemerintah</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proposal </w:t>
            </w:r>
            <w:proofErr w:type="spellStart"/>
            <w:r w:rsidRPr="00DB25C4">
              <w:rPr>
                <w:rFonts w:cstheme="minorHAnsi"/>
              </w:rPr>
              <w:t>penelitian</w:t>
            </w:r>
            <w:proofErr w:type="spellEnd"/>
            <w:r w:rsidRPr="00DB25C4">
              <w:rPr>
                <w:rFonts w:cstheme="minorHAnsi"/>
              </w:rPr>
              <w:t xml:space="preserve"> dan </w:t>
            </w:r>
            <w:proofErr w:type="spellStart"/>
            <w:r w:rsidRPr="00DB25C4">
              <w:rPr>
                <w:rFonts w:cstheme="minorHAnsi"/>
              </w:rPr>
              <w:t>PkM</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menjalin</w:t>
            </w:r>
            <w:proofErr w:type="spellEnd"/>
            <w:r w:rsidRPr="00DB25C4">
              <w:rPr>
                <w:rFonts w:cstheme="minorHAnsi"/>
              </w:rPr>
              <w:t xml:space="preserve"> </w:t>
            </w:r>
            <w:proofErr w:type="spellStart"/>
            <w:r w:rsidRPr="00DB25C4">
              <w:rPr>
                <w:rFonts w:cstheme="minorHAnsi"/>
              </w:rPr>
              <w:t>kerjasama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lembaga</w:t>
            </w:r>
            <w:proofErr w:type="spellEnd"/>
            <w:r w:rsidRPr="00DB25C4">
              <w:rPr>
                <w:rFonts w:cstheme="minorHAnsi"/>
              </w:rPr>
              <w:t xml:space="preserve"> </w:t>
            </w:r>
            <w:proofErr w:type="spellStart"/>
            <w:r w:rsidRPr="00DB25C4">
              <w:rPr>
                <w:rFonts w:cstheme="minorHAnsi"/>
              </w:rPr>
              <w:t>atau</w:t>
            </w:r>
            <w:proofErr w:type="spellEnd"/>
            <w:r w:rsidRPr="00DB25C4">
              <w:rPr>
                <w:rFonts w:cstheme="minorHAnsi"/>
              </w:rPr>
              <w:t xml:space="preserve"> universitas lain yang </w:t>
            </w:r>
            <w:proofErr w:type="spellStart"/>
            <w:r w:rsidRPr="00DB25C4">
              <w:rPr>
                <w:rFonts w:cstheme="minorHAnsi"/>
              </w:rPr>
              <w:t>sudah</w:t>
            </w:r>
            <w:proofErr w:type="spellEnd"/>
            <w:r w:rsidRPr="00DB25C4">
              <w:rPr>
                <w:rFonts w:cstheme="minorHAnsi"/>
              </w:rPr>
              <w:t xml:space="preserve"> </w:t>
            </w:r>
            <w:proofErr w:type="spellStart"/>
            <w:r w:rsidRPr="00DB25C4">
              <w:rPr>
                <w:rFonts w:cstheme="minorHAnsi"/>
              </w:rPr>
              <w:t>terbiasa</w:t>
            </w:r>
            <w:proofErr w:type="spellEnd"/>
            <w:r w:rsidRPr="00DB25C4">
              <w:rPr>
                <w:rFonts w:cstheme="minorHAnsi"/>
              </w:rPr>
              <w:t xml:space="preserve"> </w:t>
            </w:r>
            <w:proofErr w:type="spellStart"/>
            <w:r w:rsidRPr="00DB25C4">
              <w:rPr>
                <w:rFonts w:cstheme="minorHAnsi"/>
              </w:rPr>
              <w:t>mendapatkan</w:t>
            </w:r>
            <w:proofErr w:type="spellEnd"/>
            <w:r w:rsidRPr="00DB25C4">
              <w:rPr>
                <w:rFonts w:cstheme="minorHAnsi"/>
              </w:rPr>
              <w:t xml:space="preserve"> dana </w:t>
            </w:r>
            <w:proofErr w:type="spellStart"/>
            <w:r w:rsidRPr="00DB25C4">
              <w:rPr>
                <w:rFonts w:cstheme="minorHAnsi"/>
              </w:rPr>
              <w:t>hibah</w:t>
            </w:r>
            <w:proofErr w:type="spellEnd"/>
          </w:p>
        </w:tc>
      </w:tr>
      <w:tr w:rsidR="00B06B75" w:rsidRPr="00DB25C4" w14:paraId="37DC81D8" w14:textId="77777777" w:rsidTr="00CD4E67">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DB98C55" w14:textId="77777777" w:rsidR="00B06B75" w:rsidRPr="00DB25C4" w:rsidRDefault="00B06B75" w:rsidP="00687314">
            <w:pPr>
              <w:spacing w:after="0" w:line="240" w:lineRule="auto"/>
              <w:rPr>
                <w:rFonts w:cstheme="minorHAnsi"/>
              </w:rPr>
            </w:pPr>
            <w:proofErr w:type="spellStart"/>
            <w:r w:rsidRPr="00DB25C4">
              <w:rPr>
                <w:rFonts w:cstheme="minorHAnsi"/>
              </w:rPr>
              <w:t>Memantau</w:t>
            </w:r>
            <w:proofErr w:type="spellEnd"/>
            <w:r w:rsidRPr="00DB25C4">
              <w:rPr>
                <w:rFonts w:cstheme="minorHAnsi"/>
              </w:rPr>
              <w:t xml:space="preserve"> </w:t>
            </w:r>
            <w:proofErr w:type="spellStart"/>
            <w:r w:rsidRPr="00DB25C4">
              <w:rPr>
                <w:rFonts w:cstheme="minorHAnsi"/>
              </w:rPr>
              <w:t>perubahan</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pemerintah</w:t>
            </w:r>
            <w:proofErr w:type="spellEnd"/>
          </w:p>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62497A0F" w14:textId="77777777" w:rsidR="00B06B75" w:rsidRPr="00DB25C4" w:rsidRDefault="00B06B75" w:rsidP="00687314">
            <w:pPr>
              <w:spacing w:after="0" w:line="240" w:lineRule="auto"/>
              <w:rPr>
                <w:rFonts w:cstheme="minorHAnsi"/>
              </w:rPr>
            </w:pPr>
            <w:r w:rsidRPr="00DB25C4">
              <w:rPr>
                <w:rFonts w:cstheme="minorHAnsi"/>
              </w:rPr>
              <w:t xml:space="preserve">UPPS </w:t>
            </w:r>
            <w:proofErr w:type="spellStart"/>
            <w:r w:rsidRPr="00DB25C4">
              <w:rPr>
                <w:rFonts w:cstheme="minorHAnsi"/>
              </w:rPr>
              <w:t>harus</w:t>
            </w:r>
            <w:proofErr w:type="spellEnd"/>
            <w:r w:rsidRPr="00DB25C4">
              <w:rPr>
                <w:rFonts w:cstheme="minorHAnsi"/>
              </w:rPr>
              <w:t xml:space="preserve"> </w:t>
            </w:r>
            <w:proofErr w:type="spellStart"/>
            <w:r w:rsidRPr="00DB25C4">
              <w:rPr>
                <w:rFonts w:cstheme="minorHAnsi"/>
              </w:rPr>
              <w:t>memantau</w:t>
            </w:r>
            <w:proofErr w:type="spellEnd"/>
            <w:r w:rsidRPr="00DB25C4">
              <w:rPr>
                <w:rFonts w:cstheme="minorHAnsi"/>
              </w:rPr>
              <w:t xml:space="preserve"> </w:t>
            </w:r>
            <w:proofErr w:type="spellStart"/>
            <w:r w:rsidRPr="00DB25C4">
              <w:rPr>
                <w:rFonts w:cstheme="minorHAnsi"/>
              </w:rPr>
              <w:t>perkembangan</w:t>
            </w:r>
            <w:proofErr w:type="spellEnd"/>
            <w:r w:rsidRPr="00DB25C4">
              <w:rPr>
                <w:rFonts w:cstheme="minorHAnsi"/>
              </w:rPr>
              <w:t xml:space="preserve"> </w:t>
            </w:r>
            <w:proofErr w:type="spellStart"/>
            <w:r w:rsidRPr="00DB25C4">
              <w:rPr>
                <w:rFonts w:cstheme="minorHAnsi"/>
              </w:rPr>
              <w:t>terbaru</w:t>
            </w:r>
            <w:proofErr w:type="spellEnd"/>
            <w:r w:rsidRPr="00DB25C4">
              <w:rPr>
                <w:rFonts w:cstheme="minorHAnsi"/>
              </w:rPr>
              <w:t xml:space="preserve"> </w:t>
            </w:r>
            <w:proofErr w:type="spellStart"/>
            <w:r w:rsidRPr="00DB25C4">
              <w:rPr>
                <w:rFonts w:cstheme="minorHAnsi"/>
              </w:rPr>
              <w:t>mengenai</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pemerintah</w:t>
            </w:r>
            <w:proofErr w:type="spellEnd"/>
            <w:r w:rsidRPr="00DB25C4">
              <w:rPr>
                <w:rFonts w:cstheme="minorHAnsi"/>
              </w:rPr>
              <w:t xml:space="preserve"> </w:t>
            </w:r>
            <w:proofErr w:type="spellStart"/>
            <w:r w:rsidRPr="00DB25C4">
              <w:rPr>
                <w:rFonts w:cstheme="minorHAnsi"/>
              </w:rPr>
              <w:t>terkait</w:t>
            </w:r>
            <w:proofErr w:type="spellEnd"/>
            <w:r w:rsidRPr="00DB25C4">
              <w:rPr>
                <w:rFonts w:cstheme="minorHAnsi"/>
              </w:rPr>
              <w:t xml:space="preserve"> </w:t>
            </w:r>
            <w:proofErr w:type="spellStart"/>
            <w:r w:rsidRPr="00DB25C4">
              <w:rPr>
                <w:rFonts w:cstheme="minorHAnsi"/>
              </w:rPr>
              <w:t>alokasi</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w:t>
            </w:r>
            <w:proofErr w:type="spellStart"/>
            <w:r w:rsidRPr="00DB25C4">
              <w:rPr>
                <w:rFonts w:cstheme="minorHAnsi"/>
              </w:rPr>
              <w:t>subsidi</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pajak</w:t>
            </w:r>
            <w:proofErr w:type="spellEnd"/>
            <w:r w:rsidRPr="00DB25C4">
              <w:rPr>
                <w:rFonts w:cstheme="minorHAnsi"/>
              </w:rPr>
              <w:t xml:space="preserve"> dan </w:t>
            </w:r>
            <w:proofErr w:type="spellStart"/>
            <w:r w:rsidRPr="00DB25C4">
              <w:rPr>
                <w:rFonts w:cstheme="minorHAnsi"/>
              </w:rPr>
              <w:t>regulasi</w:t>
            </w:r>
            <w:proofErr w:type="spellEnd"/>
            <w:r w:rsidRPr="00DB25C4">
              <w:rPr>
                <w:rFonts w:cstheme="minorHAnsi"/>
              </w:rPr>
              <w:t xml:space="preserve"> </w:t>
            </w:r>
            <w:proofErr w:type="spellStart"/>
            <w:r w:rsidRPr="00DB25C4">
              <w:rPr>
                <w:rFonts w:cstheme="minorHAnsi"/>
              </w:rPr>
              <w:t>keuangan</w:t>
            </w:r>
            <w:proofErr w:type="spellEnd"/>
            <w:r w:rsidRPr="00DB25C4">
              <w:rPr>
                <w:rFonts w:cstheme="minorHAnsi"/>
              </w:rPr>
              <w:t xml:space="preserve"> yang </w:t>
            </w:r>
            <w:proofErr w:type="spellStart"/>
            <w:r w:rsidRPr="00DB25C4">
              <w:rPr>
                <w:rFonts w:cstheme="minorHAnsi"/>
              </w:rPr>
              <w:t>berdampak</w:t>
            </w:r>
            <w:proofErr w:type="spellEnd"/>
            <w:r w:rsidRPr="00DB25C4">
              <w:rPr>
                <w:rFonts w:cstheme="minorHAnsi"/>
              </w:rPr>
              <w:t xml:space="preserve"> pada </w:t>
            </w:r>
            <w:proofErr w:type="spellStart"/>
            <w:r w:rsidRPr="00DB25C4">
              <w:rPr>
                <w:rFonts w:cstheme="minorHAnsi"/>
              </w:rPr>
              <w:t>perguruan</w:t>
            </w:r>
            <w:proofErr w:type="spellEnd"/>
            <w:r w:rsidRPr="00DB25C4">
              <w:rPr>
                <w:rFonts w:cstheme="minorHAnsi"/>
              </w:rPr>
              <w:t xml:space="preserve"> </w:t>
            </w:r>
            <w:proofErr w:type="spellStart"/>
            <w:r w:rsidRPr="00DB25C4">
              <w:rPr>
                <w:rFonts w:cstheme="minorHAnsi"/>
              </w:rPr>
              <w:t>tinggi</w:t>
            </w:r>
            <w:proofErr w:type="spellEnd"/>
            <w:r w:rsidRPr="00DB25C4">
              <w:rPr>
                <w:rFonts w:cstheme="minorHAnsi"/>
              </w:rPr>
              <w:t xml:space="preserve">. UPPS </w:t>
            </w:r>
            <w:proofErr w:type="spellStart"/>
            <w:r w:rsidRPr="00DB25C4">
              <w:rPr>
                <w:rFonts w:cstheme="minorHAnsi"/>
              </w:rPr>
              <w:t>harus</w:t>
            </w:r>
            <w:proofErr w:type="spellEnd"/>
            <w:r w:rsidRPr="00DB25C4">
              <w:rPr>
                <w:rFonts w:cstheme="minorHAnsi"/>
              </w:rPr>
              <w:t xml:space="preserve"> </w:t>
            </w:r>
            <w:proofErr w:type="spellStart"/>
            <w:r w:rsidRPr="00DB25C4">
              <w:rPr>
                <w:rFonts w:cstheme="minorHAnsi"/>
              </w:rPr>
              <w:t>siap</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menyesuaikan</w:t>
            </w:r>
            <w:proofErr w:type="spellEnd"/>
            <w:r w:rsidRPr="00DB25C4">
              <w:rPr>
                <w:rFonts w:cstheme="minorHAnsi"/>
              </w:rPr>
              <w:t xml:space="preserve"> </w:t>
            </w:r>
            <w:proofErr w:type="spellStart"/>
            <w:r w:rsidRPr="00DB25C4">
              <w:rPr>
                <w:rFonts w:cstheme="minorHAnsi"/>
              </w:rPr>
              <w:t>diri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perubahan</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tersebut</w:t>
            </w:r>
            <w:proofErr w:type="spellEnd"/>
            <w:r w:rsidRPr="00DB25C4">
              <w:rPr>
                <w:rFonts w:cstheme="minorHAnsi"/>
              </w:rPr>
              <w:t xml:space="preserve"> dan </w:t>
            </w:r>
            <w:proofErr w:type="spellStart"/>
            <w:r w:rsidRPr="00DB25C4">
              <w:rPr>
                <w:rFonts w:cstheme="minorHAnsi"/>
              </w:rPr>
              <w:t>mencari</w:t>
            </w:r>
            <w:proofErr w:type="spellEnd"/>
            <w:r w:rsidRPr="00DB25C4">
              <w:rPr>
                <w:rFonts w:cstheme="minorHAnsi"/>
              </w:rPr>
              <w:t xml:space="preserve"> </w:t>
            </w:r>
            <w:proofErr w:type="spellStart"/>
            <w:r w:rsidRPr="00DB25C4">
              <w:rPr>
                <w:rFonts w:cstheme="minorHAnsi"/>
              </w:rPr>
              <w:t>solusi</w:t>
            </w:r>
            <w:proofErr w:type="spellEnd"/>
            <w:r w:rsidRPr="00DB25C4">
              <w:rPr>
                <w:rFonts w:cstheme="minorHAnsi"/>
              </w:rPr>
              <w:t xml:space="preserve"> yang </w:t>
            </w:r>
            <w:proofErr w:type="spellStart"/>
            <w:r w:rsidRPr="00DB25C4">
              <w:rPr>
                <w:rFonts w:cstheme="minorHAnsi"/>
              </w:rPr>
              <w:t>terbaik</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mengatasi</w:t>
            </w:r>
            <w:proofErr w:type="spellEnd"/>
            <w:r w:rsidRPr="00DB25C4">
              <w:rPr>
                <w:rFonts w:cstheme="minorHAnsi"/>
              </w:rPr>
              <w:t xml:space="preserve"> </w:t>
            </w:r>
            <w:proofErr w:type="spellStart"/>
            <w:r w:rsidRPr="00DB25C4">
              <w:rPr>
                <w:rFonts w:cstheme="minorHAnsi"/>
              </w:rPr>
              <w:t>dampak</w:t>
            </w:r>
            <w:proofErr w:type="spellEnd"/>
            <w:r w:rsidRPr="00DB25C4">
              <w:rPr>
                <w:rFonts w:cstheme="minorHAnsi"/>
              </w:rPr>
              <w:t xml:space="preserve"> yang </w:t>
            </w:r>
            <w:proofErr w:type="spellStart"/>
            <w:r w:rsidRPr="00DB25C4">
              <w:rPr>
                <w:rFonts w:cstheme="minorHAnsi"/>
              </w:rPr>
              <w:t>mungkin</w:t>
            </w:r>
            <w:proofErr w:type="spellEnd"/>
            <w:r w:rsidRPr="00DB25C4">
              <w:rPr>
                <w:rFonts w:cstheme="minorHAnsi"/>
              </w:rPr>
              <w:t xml:space="preserve"> </w:t>
            </w:r>
            <w:proofErr w:type="spellStart"/>
            <w:r w:rsidRPr="00DB25C4">
              <w:rPr>
                <w:rFonts w:cstheme="minorHAnsi"/>
              </w:rPr>
              <w:t>timbul</w:t>
            </w:r>
            <w:proofErr w:type="spellEnd"/>
          </w:p>
        </w:tc>
      </w:tr>
    </w:tbl>
    <w:p w14:paraId="216E00A1" w14:textId="77777777" w:rsidR="00B06B75" w:rsidRPr="00DB25C4" w:rsidRDefault="00B06B75" w:rsidP="00687314">
      <w:pPr>
        <w:spacing w:after="0" w:line="240" w:lineRule="auto"/>
        <w:jc w:val="both"/>
        <w:rPr>
          <w:rFonts w:cstheme="minorHAnsi"/>
        </w:rPr>
      </w:pPr>
    </w:p>
    <w:p w14:paraId="141AED11" w14:textId="77777777" w:rsidR="00B06B75" w:rsidRDefault="00B06B75" w:rsidP="00687314">
      <w:pPr>
        <w:spacing w:after="0" w:line="240" w:lineRule="auto"/>
        <w:ind w:left="360"/>
        <w:jc w:val="both"/>
        <w:rPr>
          <w:rFonts w:cstheme="minorHAnsi"/>
        </w:rPr>
      </w:pPr>
    </w:p>
    <w:p w14:paraId="4BAE34E6" w14:textId="77777777" w:rsidR="002A20EE" w:rsidRPr="00DB25C4" w:rsidRDefault="002A20EE" w:rsidP="00687314">
      <w:pPr>
        <w:spacing w:after="0" w:line="240" w:lineRule="auto"/>
        <w:ind w:left="360"/>
        <w:jc w:val="both"/>
        <w:rPr>
          <w:rFonts w:cstheme="minorHAnsi"/>
        </w:rPr>
      </w:pPr>
    </w:p>
    <w:p w14:paraId="68057113" w14:textId="77777777" w:rsidR="00B06B75" w:rsidRPr="00DB25C4" w:rsidRDefault="00B06B75" w:rsidP="00687314">
      <w:pPr>
        <w:spacing w:after="0" w:line="240" w:lineRule="auto"/>
        <w:ind w:left="360"/>
        <w:rPr>
          <w:rFonts w:cstheme="minorHAnsi"/>
          <w:b/>
          <w:bCs/>
        </w:rPr>
      </w:pPr>
      <w:r w:rsidRPr="00DB25C4">
        <w:rPr>
          <w:rFonts w:cstheme="minorHAnsi"/>
          <w:b/>
          <w:bCs/>
        </w:rPr>
        <w:lastRenderedPageBreak/>
        <w:t xml:space="preserve">5.2 </w:t>
      </w:r>
      <w:proofErr w:type="spellStart"/>
      <w:r w:rsidRPr="00DB25C4">
        <w:rPr>
          <w:rFonts w:cstheme="minorHAnsi"/>
          <w:b/>
          <w:bCs/>
        </w:rPr>
        <w:t>Prasarana</w:t>
      </w:r>
      <w:proofErr w:type="spellEnd"/>
      <w:r w:rsidRPr="00DB25C4">
        <w:rPr>
          <w:rFonts w:cstheme="minorHAnsi"/>
          <w:b/>
          <w:bCs/>
        </w:rPr>
        <w:t xml:space="preserve"> dan Sarana Pendidikan</w:t>
      </w:r>
    </w:p>
    <w:p w14:paraId="33CFE62E" w14:textId="77777777" w:rsidR="00B06B75" w:rsidRPr="00DB25C4" w:rsidRDefault="00B06B75" w:rsidP="00687314">
      <w:pPr>
        <w:spacing w:after="0" w:line="240" w:lineRule="auto"/>
        <w:ind w:left="360"/>
        <w:rPr>
          <w:rFonts w:cstheme="minorHAnsi"/>
          <w:b/>
          <w:bCs/>
        </w:rPr>
      </w:pPr>
      <w:r w:rsidRPr="00DB25C4">
        <w:rPr>
          <w:rFonts w:cstheme="minorHAnsi"/>
          <w:b/>
          <w:bCs/>
        </w:rPr>
        <w:t xml:space="preserve">5.2.1 </w:t>
      </w:r>
      <w:proofErr w:type="spellStart"/>
      <w:r w:rsidRPr="00DB25C4">
        <w:rPr>
          <w:rFonts w:cstheme="minorHAnsi"/>
          <w:b/>
          <w:bCs/>
        </w:rPr>
        <w:t>Kebijakan</w:t>
      </w:r>
      <w:proofErr w:type="spellEnd"/>
    </w:p>
    <w:p w14:paraId="49BE4B5A" w14:textId="77777777" w:rsidR="00B06B75" w:rsidRPr="00DB25C4" w:rsidRDefault="00B06B75" w:rsidP="00687314">
      <w:pPr>
        <w:spacing w:after="0" w:line="240" w:lineRule="auto"/>
        <w:ind w:left="360"/>
        <w:rPr>
          <w:rFonts w:cstheme="minorHAnsi"/>
        </w:rPr>
      </w:pP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tertulis</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bentuk</w:t>
      </w:r>
      <w:proofErr w:type="spellEnd"/>
      <w:r w:rsidRPr="00DB25C4">
        <w:rPr>
          <w:rFonts w:cstheme="minorHAnsi"/>
        </w:rPr>
        <w:t xml:space="preserve"> </w:t>
      </w:r>
      <w:proofErr w:type="spellStart"/>
      <w:r w:rsidRPr="00DB25C4">
        <w:rPr>
          <w:rFonts w:cstheme="minorHAnsi"/>
        </w:rPr>
        <w:t>perundang-undangan</w:t>
      </w:r>
      <w:proofErr w:type="spellEnd"/>
      <w:r w:rsidRPr="00DB25C4">
        <w:rPr>
          <w:rFonts w:cstheme="minorHAnsi"/>
        </w:rPr>
        <w:t xml:space="preserve"> dan/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pimpinan</w:t>
      </w:r>
      <w:proofErr w:type="spellEnd"/>
      <w:r w:rsidRPr="00DB25C4">
        <w:rPr>
          <w:rFonts w:cstheme="minorHAnsi"/>
        </w:rPr>
        <w:t xml:space="preserve"> </w:t>
      </w:r>
      <w:proofErr w:type="spellStart"/>
      <w:r w:rsidRPr="00DB25C4">
        <w:rPr>
          <w:rFonts w:cstheme="minorHAnsi"/>
        </w:rPr>
        <w:t>perguruan</w:t>
      </w:r>
      <w:proofErr w:type="spellEnd"/>
      <w:r w:rsidRPr="00DB25C4">
        <w:rPr>
          <w:rFonts w:cstheme="minorHAnsi"/>
        </w:rPr>
        <w:t xml:space="preserve"> </w:t>
      </w:r>
      <w:proofErr w:type="spellStart"/>
      <w:r w:rsidRPr="00DB25C4">
        <w:rPr>
          <w:rFonts w:cstheme="minorHAnsi"/>
        </w:rPr>
        <w:t>tinggi</w:t>
      </w:r>
      <w:proofErr w:type="spellEnd"/>
      <w:r w:rsidRPr="00DB25C4">
        <w:rPr>
          <w:rFonts w:cstheme="minorHAnsi"/>
        </w:rPr>
        <w:t xml:space="preserve"> yang </w:t>
      </w:r>
      <w:proofErr w:type="spellStart"/>
      <w:r w:rsidRPr="00DB25C4">
        <w:rPr>
          <w:rFonts w:cstheme="minorHAnsi"/>
        </w:rPr>
        <w:t>mengatur</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dan </w:t>
      </w:r>
      <w:proofErr w:type="spellStart"/>
      <w:r w:rsidRPr="00DB25C4">
        <w:rPr>
          <w:rFonts w:cstheme="minorHAnsi"/>
        </w:rPr>
        <w:t>pemanfaatan</w:t>
      </w:r>
      <w:proofErr w:type="spellEnd"/>
      <w:r w:rsidRPr="00DB25C4">
        <w:rPr>
          <w:rFonts w:cstheme="minorHAnsi"/>
        </w:rPr>
        <w:t xml:space="preserve"> </w:t>
      </w:r>
      <w:proofErr w:type="spellStart"/>
      <w:r w:rsidRPr="00DB25C4">
        <w:rPr>
          <w:rFonts w:cstheme="minorHAnsi"/>
        </w:rPr>
        <w:t>prasarana</w:t>
      </w:r>
      <w:proofErr w:type="spellEnd"/>
      <w:r w:rsidRPr="00DB25C4">
        <w:rPr>
          <w:rFonts w:cstheme="minorHAnsi"/>
        </w:rPr>
        <w:t xml:space="preserve"> dan </w:t>
      </w:r>
      <w:proofErr w:type="spellStart"/>
      <w:r w:rsidRPr="00DB25C4">
        <w:rPr>
          <w:rFonts w:cstheme="minorHAnsi"/>
        </w:rPr>
        <w:t>sarana</w:t>
      </w:r>
      <w:proofErr w:type="spellEnd"/>
      <w:r w:rsidRPr="00DB25C4">
        <w:rPr>
          <w:rFonts w:cstheme="minorHAnsi"/>
        </w:rPr>
        <w:t xml:space="preserve"> Pendidikan.</w:t>
      </w:r>
    </w:p>
    <w:p w14:paraId="245D90F7" w14:textId="77777777" w:rsidR="00B06B75" w:rsidRPr="00DB25C4" w:rsidRDefault="00B06B75" w:rsidP="00687314">
      <w:pPr>
        <w:spacing w:after="0" w:line="240" w:lineRule="auto"/>
        <w:ind w:left="360"/>
        <w:rPr>
          <w:rFonts w:cstheme="minorHAnsi"/>
        </w:rPr>
      </w:pPr>
      <w:r w:rsidRPr="00DB25C4">
        <w:rPr>
          <w:rFonts w:cstheme="minorHAnsi"/>
        </w:rPr>
        <w:t xml:space="preserve">Program </w:t>
      </w:r>
      <w:proofErr w:type="spellStart"/>
      <w:r w:rsidRPr="00DB25C4">
        <w:rPr>
          <w:rFonts w:cstheme="minorHAnsi"/>
        </w:rPr>
        <w:t>studi</w:t>
      </w:r>
      <w:proofErr w:type="spellEnd"/>
      <w:r w:rsidRPr="00DB25C4">
        <w:rPr>
          <w:rFonts w:cstheme="minorHAnsi"/>
        </w:rPr>
        <w:t xml:space="preserve"> </w:t>
      </w:r>
      <w:proofErr w:type="spellStart"/>
      <w:r w:rsidRPr="00DB25C4">
        <w:rPr>
          <w:rFonts w:cstheme="minorHAnsi"/>
        </w:rPr>
        <w:t>memberikan</w:t>
      </w:r>
      <w:proofErr w:type="spellEnd"/>
      <w:r w:rsidRPr="00DB25C4">
        <w:rPr>
          <w:rFonts w:cstheme="minorHAnsi"/>
        </w:rPr>
        <w:t xml:space="preserve"> </w:t>
      </w:r>
      <w:proofErr w:type="spellStart"/>
      <w:r w:rsidRPr="00DB25C4">
        <w:rPr>
          <w:rFonts w:cstheme="minorHAnsi"/>
        </w:rPr>
        <w:t>kebebasan</w:t>
      </w:r>
      <w:proofErr w:type="spellEnd"/>
      <w:r w:rsidRPr="00DB25C4">
        <w:rPr>
          <w:rFonts w:cstheme="minorHAnsi"/>
        </w:rPr>
        <w:t xml:space="preserve"> yang </w:t>
      </w:r>
      <w:proofErr w:type="spellStart"/>
      <w:r w:rsidRPr="00DB25C4">
        <w:rPr>
          <w:rFonts w:cstheme="minorHAnsi"/>
        </w:rPr>
        <w:t>bertanggung</w:t>
      </w:r>
      <w:proofErr w:type="spellEnd"/>
      <w:r w:rsidRPr="00DB25C4">
        <w:rPr>
          <w:rFonts w:cstheme="minorHAnsi"/>
        </w:rPr>
        <w:t xml:space="preserve"> </w:t>
      </w:r>
      <w:proofErr w:type="spellStart"/>
      <w:r w:rsidRPr="00DB25C4">
        <w:rPr>
          <w:rFonts w:cstheme="minorHAnsi"/>
        </w:rPr>
        <w:t>jawab</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w:t>
      </w:r>
      <w:proofErr w:type="spellStart"/>
      <w:r w:rsidRPr="00DB25C4">
        <w:rPr>
          <w:rFonts w:cstheme="minorHAnsi"/>
        </w:rPr>
        <w:t>segenap</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dan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menggunakan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yang </w:t>
      </w:r>
      <w:proofErr w:type="spellStart"/>
      <w:r w:rsidRPr="00DB25C4">
        <w:rPr>
          <w:rFonts w:cstheme="minorHAnsi"/>
        </w:rPr>
        <w:t>ada</w:t>
      </w:r>
      <w:proofErr w:type="spellEnd"/>
      <w:r w:rsidRPr="00DB25C4">
        <w:rPr>
          <w:rFonts w:cstheme="minorHAnsi"/>
        </w:rPr>
        <w:t xml:space="preserve">. Yang </w:t>
      </w:r>
      <w:proofErr w:type="spellStart"/>
      <w:r w:rsidRPr="00DB25C4">
        <w:rPr>
          <w:rFonts w:cstheme="minorHAnsi"/>
        </w:rPr>
        <w:t>disebut</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istilah</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meliputi</w:t>
      </w:r>
      <w:proofErr w:type="spellEnd"/>
      <w:r w:rsidRPr="00DB25C4">
        <w:rPr>
          <w:rFonts w:cstheme="minorHAnsi"/>
        </w:rPr>
        <w:t xml:space="preserve"> </w:t>
      </w:r>
      <w:proofErr w:type="spellStart"/>
      <w:r w:rsidRPr="00DB25C4">
        <w:rPr>
          <w:rFonts w:cstheme="minorHAnsi"/>
        </w:rPr>
        <w:t>ruang</w:t>
      </w:r>
      <w:proofErr w:type="spellEnd"/>
      <w:r w:rsidRPr="00DB25C4">
        <w:rPr>
          <w:rFonts w:cstheme="minorHAnsi"/>
        </w:rPr>
        <w:t xml:space="preserve"> </w:t>
      </w:r>
      <w:proofErr w:type="spellStart"/>
      <w:r w:rsidRPr="00DB25C4">
        <w:rPr>
          <w:rFonts w:cstheme="minorHAnsi"/>
        </w:rPr>
        <w:t>perpustakaan</w:t>
      </w:r>
      <w:proofErr w:type="spellEnd"/>
      <w:r w:rsidRPr="00DB25C4">
        <w:rPr>
          <w:rFonts w:cstheme="minorHAnsi"/>
        </w:rPr>
        <w:t xml:space="preserve">, </w:t>
      </w:r>
      <w:proofErr w:type="spellStart"/>
      <w:r w:rsidRPr="00DB25C4">
        <w:rPr>
          <w:rFonts w:cstheme="minorHAnsi"/>
        </w:rPr>
        <w:t>ruang</w:t>
      </w:r>
      <w:proofErr w:type="spellEnd"/>
      <w:r w:rsidRPr="00DB25C4">
        <w:rPr>
          <w:rFonts w:cstheme="minorHAnsi"/>
        </w:rPr>
        <w:t xml:space="preserve"> </w:t>
      </w:r>
      <w:proofErr w:type="spellStart"/>
      <w:r w:rsidRPr="00DB25C4">
        <w:rPr>
          <w:rFonts w:cstheme="minorHAnsi"/>
        </w:rPr>
        <w:t>perkuliahan</w:t>
      </w:r>
      <w:proofErr w:type="spellEnd"/>
      <w:r w:rsidRPr="00DB25C4">
        <w:rPr>
          <w:rFonts w:cstheme="minorHAnsi"/>
        </w:rPr>
        <w:t xml:space="preserve">, </w:t>
      </w:r>
      <w:proofErr w:type="spellStart"/>
      <w:r w:rsidRPr="00DB25C4">
        <w:rPr>
          <w:rFonts w:cstheme="minorHAnsi"/>
        </w:rPr>
        <w:t>ruang</w:t>
      </w:r>
      <w:proofErr w:type="spellEnd"/>
      <w:r w:rsidRPr="00DB25C4">
        <w:rPr>
          <w:rFonts w:cstheme="minorHAnsi"/>
        </w:rPr>
        <w:t xml:space="preserve"> </w:t>
      </w:r>
      <w:proofErr w:type="spellStart"/>
      <w:r w:rsidRPr="00DB25C4">
        <w:rPr>
          <w:rFonts w:cstheme="minorHAnsi"/>
        </w:rPr>
        <w:t>laboratorium</w:t>
      </w:r>
      <w:proofErr w:type="spellEnd"/>
      <w:r w:rsidRPr="00DB25C4">
        <w:rPr>
          <w:rFonts w:cstheme="minorHAnsi"/>
        </w:rPr>
        <w:t xml:space="preserve">, </w:t>
      </w:r>
      <w:proofErr w:type="spellStart"/>
      <w:r w:rsidRPr="00DB25C4">
        <w:rPr>
          <w:rFonts w:cstheme="minorHAnsi"/>
        </w:rPr>
        <w:t>ruang</w:t>
      </w:r>
      <w:proofErr w:type="spellEnd"/>
      <w:r w:rsidRPr="00DB25C4">
        <w:rPr>
          <w:rFonts w:cstheme="minorHAnsi"/>
        </w:rPr>
        <w:t xml:space="preserve"> </w:t>
      </w:r>
      <w:proofErr w:type="spellStart"/>
      <w:r w:rsidRPr="00DB25C4">
        <w:rPr>
          <w:rFonts w:cstheme="minorHAnsi"/>
        </w:rPr>
        <w:t>pimpinan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dan tata </w:t>
      </w:r>
      <w:proofErr w:type="spellStart"/>
      <w:r w:rsidRPr="00DB25C4">
        <w:rPr>
          <w:rFonts w:cstheme="minorHAnsi"/>
        </w:rPr>
        <w:t>usaha</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ruang</w:t>
      </w:r>
      <w:proofErr w:type="spellEnd"/>
      <w:r w:rsidRPr="00DB25C4">
        <w:rPr>
          <w:rFonts w:cstheme="minorHAnsi"/>
        </w:rPr>
        <w:t xml:space="preserve"> lain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menunjang</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w:t>
      </w:r>
      <w:proofErr w:type="spellStart"/>
      <w:r w:rsidRPr="00DB25C4">
        <w:rPr>
          <w:rFonts w:cstheme="minorHAnsi"/>
        </w:rPr>
        <w:t>meliputi</w:t>
      </w:r>
      <w:proofErr w:type="spellEnd"/>
      <w:r w:rsidRPr="00DB25C4">
        <w:rPr>
          <w:rFonts w:cstheme="minorHAnsi"/>
        </w:rPr>
        <w:t xml:space="preserve"> </w:t>
      </w:r>
      <w:proofErr w:type="spellStart"/>
      <w:r w:rsidRPr="00DB25C4">
        <w:rPr>
          <w:rFonts w:cstheme="minorHAnsi"/>
        </w:rPr>
        <w:t>tempat</w:t>
      </w:r>
      <w:proofErr w:type="spellEnd"/>
      <w:r w:rsidRPr="00DB25C4">
        <w:rPr>
          <w:rFonts w:cstheme="minorHAnsi"/>
        </w:rPr>
        <w:t xml:space="preserve"> Gedung Balai Pertiwi, dan lain-lain. </w:t>
      </w:r>
      <w:proofErr w:type="spellStart"/>
      <w:r w:rsidRPr="00DB25C4">
        <w:rPr>
          <w:rFonts w:cstheme="minorHAnsi"/>
        </w:rPr>
        <w:t>Pengadaan</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pemeliharaannya</w:t>
      </w:r>
      <w:proofErr w:type="spellEnd"/>
      <w:r w:rsidRPr="00DB25C4">
        <w:rPr>
          <w:rFonts w:cstheme="minorHAnsi"/>
        </w:rPr>
        <w:t xml:space="preserve"> </w:t>
      </w:r>
      <w:proofErr w:type="spellStart"/>
      <w:r w:rsidRPr="00DB25C4">
        <w:rPr>
          <w:rFonts w:cstheme="minorHAnsi"/>
        </w:rPr>
        <w:t>diatur</w:t>
      </w:r>
      <w:proofErr w:type="spellEnd"/>
      <w:r w:rsidRPr="00DB25C4">
        <w:rPr>
          <w:rFonts w:cstheme="minorHAnsi"/>
        </w:rPr>
        <w:t xml:space="preserve"> oleh universitas dan </w:t>
      </w:r>
      <w:proofErr w:type="spellStart"/>
      <w:r w:rsidRPr="00DB25C4">
        <w:rPr>
          <w:rFonts w:cstheme="minorHAnsi"/>
        </w:rPr>
        <w:t>dimonitor</w:t>
      </w:r>
      <w:proofErr w:type="spellEnd"/>
      <w:r w:rsidRPr="00DB25C4">
        <w:rPr>
          <w:rFonts w:cstheme="minorHAnsi"/>
        </w:rPr>
        <w:t xml:space="preserve"> oleh </w:t>
      </w:r>
      <w:proofErr w:type="spellStart"/>
      <w:r w:rsidRPr="00DB25C4">
        <w:rPr>
          <w:rFonts w:cstheme="minorHAnsi"/>
        </w:rPr>
        <w:t>bagian</w:t>
      </w:r>
      <w:proofErr w:type="spellEnd"/>
      <w:r w:rsidRPr="00DB25C4">
        <w:rPr>
          <w:rFonts w:cstheme="minorHAnsi"/>
        </w:rPr>
        <w:t xml:space="preserve"> </w:t>
      </w:r>
      <w:proofErr w:type="spellStart"/>
      <w:r w:rsidRPr="00DB25C4">
        <w:rPr>
          <w:rFonts w:cstheme="minorHAnsi"/>
        </w:rPr>
        <w:t>Aset</w:t>
      </w:r>
      <w:proofErr w:type="spellEnd"/>
      <w:r w:rsidRPr="00DB25C4">
        <w:rPr>
          <w:rFonts w:cstheme="minorHAnsi"/>
        </w:rPr>
        <w:t>.</w:t>
      </w:r>
    </w:p>
    <w:p w14:paraId="348F2255" w14:textId="77777777" w:rsidR="00B06B75" w:rsidRPr="00DB25C4" w:rsidRDefault="00B06B75" w:rsidP="00687314">
      <w:pPr>
        <w:spacing w:after="0" w:line="240" w:lineRule="auto"/>
        <w:ind w:left="360"/>
        <w:rPr>
          <w:rFonts w:cstheme="minorHAnsi"/>
        </w:rPr>
      </w:pPr>
      <w:r w:rsidRPr="00DB25C4">
        <w:rPr>
          <w:rFonts w:cstheme="minorHAnsi"/>
        </w:rPr>
        <w:t xml:space="preserve">1. </w:t>
      </w:r>
      <w:proofErr w:type="spellStart"/>
      <w:r w:rsidRPr="00DB25C4">
        <w:rPr>
          <w:rFonts w:cstheme="minorHAnsi"/>
        </w:rPr>
        <w:t>Standar</w:t>
      </w:r>
      <w:proofErr w:type="spellEnd"/>
      <w:r w:rsidRPr="00DB25C4">
        <w:rPr>
          <w:rFonts w:cstheme="minorHAnsi"/>
        </w:rPr>
        <w:t xml:space="preserve"> </w:t>
      </w:r>
      <w:proofErr w:type="spellStart"/>
      <w:r w:rsidRPr="00DB25C4">
        <w:rPr>
          <w:rFonts w:cstheme="minorHAnsi"/>
        </w:rPr>
        <w:t>Mutu</w:t>
      </w:r>
      <w:proofErr w:type="spellEnd"/>
      <w:r w:rsidRPr="00DB25C4">
        <w:rPr>
          <w:rFonts w:cstheme="minorHAnsi"/>
        </w:rPr>
        <w:t xml:space="preserve"> Sarana dan </w:t>
      </w:r>
      <w:proofErr w:type="spellStart"/>
      <w:r w:rsidRPr="00DB25C4">
        <w:rPr>
          <w:rFonts w:cstheme="minorHAnsi"/>
        </w:rPr>
        <w:t>Prasarana</w:t>
      </w:r>
      <w:proofErr w:type="spellEnd"/>
    </w:p>
    <w:p w14:paraId="7224DF1B" w14:textId="77777777" w:rsidR="00B06B75" w:rsidRPr="00DB25C4" w:rsidRDefault="00B06B75" w:rsidP="00687314">
      <w:pPr>
        <w:spacing w:after="0" w:line="240" w:lineRule="auto"/>
        <w:ind w:left="360"/>
        <w:rPr>
          <w:rFonts w:cstheme="minorHAnsi"/>
        </w:rPr>
      </w:pPr>
      <w:r w:rsidRPr="00DB25C4">
        <w:rPr>
          <w:rFonts w:cstheme="minorHAnsi"/>
        </w:rPr>
        <w:t xml:space="preserve">2. </w:t>
      </w:r>
      <w:proofErr w:type="spellStart"/>
      <w:r w:rsidRPr="00DB25C4">
        <w:rPr>
          <w:rFonts w:cstheme="minorHAnsi"/>
        </w:rPr>
        <w:t>Dokumen</w:t>
      </w:r>
      <w:proofErr w:type="spellEnd"/>
      <w:r w:rsidRPr="00DB25C4">
        <w:rPr>
          <w:rFonts w:cstheme="minorHAnsi"/>
        </w:rPr>
        <w:t xml:space="preserve"> OTK</w:t>
      </w:r>
    </w:p>
    <w:p w14:paraId="0B9012E9" w14:textId="77777777" w:rsidR="00B06B75" w:rsidRPr="00DB25C4" w:rsidRDefault="00B06B75" w:rsidP="00687314">
      <w:pPr>
        <w:spacing w:after="0" w:line="240" w:lineRule="auto"/>
        <w:ind w:left="360"/>
        <w:rPr>
          <w:rFonts w:cstheme="minorHAnsi"/>
        </w:rPr>
      </w:pPr>
      <w:r w:rsidRPr="00DB25C4">
        <w:rPr>
          <w:rFonts w:cstheme="minorHAnsi"/>
        </w:rPr>
        <w:t xml:space="preserve">3. </w:t>
      </w:r>
      <w:proofErr w:type="spellStart"/>
      <w:r w:rsidRPr="00DB25C4">
        <w:rPr>
          <w:rFonts w:cstheme="minorHAnsi"/>
        </w:rPr>
        <w:t>Kebijakan</w:t>
      </w:r>
      <w:proofErr w:type="spellEnd"/>
      <w:r w:rsidRPr="00DB25C4">
        <w:rPr>
          <w:rFonts w:cstheme="minorHAnsi"/>
        </w:rPr>
        <w:t xml:space="preserve"> Non </w:t>
      </w:r>
      <w:proofErr w:type="spellStart"/>
      <w:r w:rsidRPr="00DB25C4">
        <w:rPr>
          <w:rFonts w:cstheme="minorHAnsi"/>
        </w:rPr>
        <w:t>Akademik</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2015 </w:t>
      </w:r>
    </w:p>
    <w:p w14:paraId="3132311D" w14:textId="77777777" w:rsidR="00B06B75" w:rsidRPr="00DB25C4" w:rsidRDefault="00B06B75" w:rsidP="00687314">
      <w:pPr>
        <w:spacing w:after="0" w:line="240" w:lineRule="auto"/>
        <w:ind w:left="360"/>
        <w:rPr>
          <w:rFonts w:cstheme="minorHAnsi"/>
        </w:rPr>
      </w:pPr>
      <w:r w:rsidRPr="00DB25C4">
        <w:rPr>
          <w:rFonts w:cstheme="minorHAnsi"/>
        </w:rPr>
        <w:t xml:space="preserve">4. SK </w:t>
      </w:r>
      <w:proofErr w:type="spellStart"/>
      <w:r w:rsidRPr="00DB25C4">
        <w:rPr>
          <w:rFonts w:cstheme="minorHAnsi"/>
        </w:rPr>
        <w:t>Rektor</w:t>
      </w:r>
      <w:proofErr w:type="spellEnd"/>
      <w:r w:rsidRPr="00DB25C4">
        <w:rPr>
          <w:rFonts w:cstheme="minorHAnsi"/>
        </w:rPr>
        <w:t xml:space="preserve"> </w:t>
      </w:r>
      <w:proofErr w:type="spellStart"/>
      <w:r w:rsidRPr="00DB25C4">
        <w:rPr>
          <w:rFonts w:cstheme="minorHAnsi"/>
        </w:rPr>
        <w:t>nomor</w:t>
      </w:r>
      <w:proofErr w:type="spellEnd"/>
      <w:r w:rsidRPr="00DB25C4">
        <w:rPr>
          <w:rFonts w:cstheme="minorHAnsi"/>
        </w:rPr>
        <w:t xml:space="preserve"> 0060/MACHUNG/SK-REK/XI/2015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Organisasi</w:t>
      </w:r>
      <w:proofErr w:type="spellEnd"/>
      <w:r w:rsidRPr="00DB25C4">
        <w:rPr>
          <w:rFonts w:cstheme="minorHAnsi"/>
        </w:rPr>
        <w:t xml:space="preserve"> dan Tata </w:t>
      </w:r>
      <w:proofErr w:type="spellStart"/>
      <w:r w:rsidRPr="00DB25C4">
        <w:rPr>
          <w:rFonts w:cstheme="minorHAnsi"/>
        </w:rPr>
        <w:t>Kerja</w:t>
      </w:r>
      <w:proofErr w:type="spellEnd"/>
      <w:r w:rsidRPr="00DB25C4">
        <w:rPr>
          <w:rFonts w:cstheme="minorHAnsi"/>
        </w:rPr>
        <w:t xml:space="preserve"> di </w:t>
      </w:r>
      <w:proofErr w:type="spellStart"/>
      <w:r w:rsidRPr="00DB25C4">
        <w:rPr>
          <w:rFonts w:cstheme="minorHAnsi"/>
        </w:rPr>
        <w:t>Lingkungan</w:t>
      </w:r>
      <w:proofErr w:type="spellEnd"/>
      <w:r w:rsidRPr="00DB25C4">
        <w:rPr>
          <w:rFonts w:cstheme="minorHAnsi"/>
        </w:rPr>
        <w:t xml:space="preserve"> Universitas Ma Chung</w:t>
      </w:r>
    </w:p>
    <w:p w14:paraId="6D92EF69" w14:textId="77777777" w:rsidR="00B06B75" w:rsidRPr="00DB25C4" w:rsidRDefault="00B06B75" w:rsidP="00687314">
      <w:pPr>
        <w:spacing w:after="0" w:line="240" w:lineRule="auto"/>
        <w:ind w:left="360"/>
        <w:rPr>
          <w:rFonts w:cstheme="minorHAnsi"/>
        </w:rPr>
      </w:pPr>
      <w:r w:rsidRPr="00DB25C4">
        <w:rPr>
          <w:rFonts w:cstheme="minorHAnsi"/>
        </w:rPr>
        <w:t>5.</w:t>
      </w:r>
      <w:r w:rsidRPr="00DB25C4">
        <w:rPr>
          <w:rFonts w:eastAsia="Calibri" w:cstheme="minorHAnsi"/>
          <w:lang w:val="en-ID"/>
        </w:rPr>
        <w:t xml:space="preserve"> Memo Wakil </w:t>
      </w:r>
      <w:proofErr w:type="spellStart"/>
      <w:r w:rsidRPr="00DB25C4">
        <w:rPr>
          <w:rFonts w:eastAsia="Calibri" w:cstheme="minorHAnsi"/>
          <w:lang w:val="en-ID"/>
        </w:rPr>
        <w:t>Rektor</w:t>
      </w:r>
      <w:proofErr w:type="spellEnd"/>
      <w:r w:rsidRPr="00DB25C4">
        <w:rPr>
          <w:rFonts w:eastAsia="Calibri" w:cstheme="minorHAnsi"/>
          <w:lang w:val="en-ID"/>
        </w:rPr>
        <w:t xml:space="preserve"> I </w:t>
      </w:r>
      <w:proofErr w:type="spellStart"/>
      <w:r w:rsidRPr="00DB25C4">
        <w:rPr>
          <w:rFonts w:eastAsia="Calibri" w:cstheme="minorHAnsi"/>
          <w:lang w:val="en-ID"/>
        </w:rPr>
        <w:t>Nomor</w:t>
      </w:r>
      <w:proofErr w:type="spellEnd"/>
      <w:r w:rsidRPr="00DB25C4">
        <w:rPr>
          <w:rFonts w:eastAsia="Calibri" w:cstheme="minorHAnsi"/>
          <w:lang w:val="en-ID"/>
        </w:rPr>
        <w:t xml:space="preserve">: 0003/Memo/WR I/VIII/2018 </w:t>
      </w:r>
      <w:proofErr w:type="spellStart"/>
      <w:r w:rsidRPr="00DB25C4">
        <w:rPr>
          <w:rFonts w:eastAsia="Calibri" w:cstheme="minorHAnsi"/>
          <w:lang w:val="en-ID"/>
        </w:rPr>
        <w:t>tentang</w:t>
      </w:r>
      <w:proofErr w:type="spellEnd"/>
      <w:r w:rsidRPr="00DB25C4">
        <w:rPr>
          <w:rFonts w:eastAsia="Calibri" w:cstheme="minorHAnsi"/>
          <w:lang w:val="en-ID"/>
        </w:rPr>
        <w:t xml:space="preserve"> </w:t>
      </w:r>
      <w:proofErr w:type="spellStart"/>
      <w:r w:rsidRPr="00DB25C4">
        <w:rPr>
          <w:rFonts w:eastAsia="Calibri" w:cstheme="minorHAnsi"/>
          <w:lang w:val="en-ID"/>
        </w:rPr>
        <w:t>Penggunaan</w:t>
      </w:r>
      <w:proofErr w:type="spellEnd"/>
      <w:r w:rsidRPr="00DB25C4">
        <w:rPr>
          <w:rFonts w:eastAsia="Calibri" w:cstheme="minorHAnsi"/>
          <w:lang w:val="en-ID"/>
        </w:rPr>
        <w:t xml:space="preserve"> Ma Chung Integrated Information System (</w:t>
      </w:r>
      <w:proofErr w:type="spellStart"/>
      <w:r w:rsidRPr="00DB25C4">
        <w:rPr>
          <w:rFonts w:eastAsia="Calibri" w:cstheme="minorHAnsi"/>
          <w:lang w:val="en-ID"/>
        </w:rPr>
        <w:t>MacIS</w:t>
      </w:r>
      <w:proofErr w:type="spellEnd"/>
      <w:r w:rsidRPr="00DB25C4">
        <w:rPr>
          <w:rFonts w:eastAsia="Calibri" w:cstheme="minorHAnsi"/>
          <w:lang w:val="en-ID"/>
        </w:rPr>
        <w:t>).</w:t>
      </w:r>
    </w:p>
    <w:p w14:paraId="38F79318" w14:textId="77777777" w:rsidR="00B06B75" w:rsidRPr="00DB25C4" w:rsidRDefault="00B06B75" w:rsidP="00687314">
      <w:pPr>
        <w:spacing w:after="0" w:line="240" w:lineRule="auto"/>
        <w:ind w:left="360"/>
        <w:rPr>
          <w:rFonts w:cstheme="minorHAnsi"/>
          <w:b/>
          <w:bCs/>
        </w:rPr>
      </w:pPr>
      <w:r w:rsidRPr="00DB25C4">
        <w:rPr>
          <w:rFonts w:cstheme="minorHAnsi"/>
          <w:b/>
          <w:bCs/>
        </w:rPr>
        <w:t xml:space="preserve">5.2.2 </w:t>
      </w:r>
      <w:proofErr w:type="spellStart"/>
      <w:r w:rsidRPr="00DB25C4">
        <w:rPr>
          <w:rFonts w:cstheme="minorHAnsi"/>
          <w:b/>
          <w:bCs/>
        </w:rPr>
        <w:t>Pelaksanaan</w:t>
      </w:r>
      <w:proofErr w:type="spellEnd"/>
    </w:p>
    <w:p w14:paraId="0CD2D49E" w14:textId="77777777" w:rsidR="00B06B75" w:rsidRPr="00DB25C4" w:rsidRDefault="00B06B75" w:rsidP="00687314">
      <w:pPr>
        <w:spacing w:after="0" w:line="240" w:lineRule="auto"/>
        <w:ind w:left="360" w:firstLine="360"/>
        <w:jc w:val="both"/>
        <w:rPr>
          <w:rFonts w:cstheme="minorHAnsi"/>
        </w:rPr>
      </w:pPr>
      <w:r w:rsidRPr="00DB25C4">
        <w:rPr>
          <w:rFonts w:cstheme="minorHAnsi"/>
        </w:rPr>
        <w:t xml:space="preserve">Sarana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dikelola</w:t>
      </w:r>
      <w:proofErr w:type="spellEnd"/>
      <w:r w:rsidRPr="00DB25C4">
        <w:rPr>
          <w:rFonts w:cstheme="minorHAnsi"/>
        </w:rPr>
        <w:t xml:space="preserve"> oleh Bagian </w:t>
      </w:r>
      <w:proofErr w:type="spellStart"/>
      <w:r w:rsidRPr="00DB25C4">
        <w:rPr>
          <w:rFonts w:cstheme="minorHAnsi"/>
        </w:rPr>
        <w:t>Aset</w:t>
      </w:r>
      <w:proofErr w:type="spellEnd"/>
      <w:r w:rsidRPr="00DB25C4">
        <w:rPr>
          <w:rFonts w:cstheme="minorHAnsi"/>
        </w:rPr>
        <w:t xml:space="preserve"> </w:t>
      </w:r>
      <w:proofErr w:type="spellStart"/>
      <w:r w:rsidRPr="00DB25C4">
        <w:rPr>
          <w:rFonts w:cstheme="minorHAnsi"/>
        </w:rPr>
        <w:t>guna</w:t>
      </w:r>
      <w:proofErr w:type="spellEnd"/>
      <w:r w:rsidRPr="00DB25C4">
        <w:rPr>
          <w:rFonts w:cstheme="minorHAnsi"/>
        </w:rPr>
        <w:t xml:space="preserve"> </w:t>
      </w:r>
      <w:proofErr w:type="spellStart"/>
      <w:r w:rsidRPr="00DB25C4">
        <w:rPr>
          <w:rFonts w:cstheme="minorHAnsi"/>
        </w:rPr>
        <w:t>mendukung</w:t>
      </w:r>
      <w:proofErr w:type="spellEnd"/>
      <w:r w:rsidRPr="00DB25C4">
        <w:rPr>
          <w:rFonts w:cstheme="minorHAnsi"/>
        </w:rPr>
        <w:t xml:space="preserve"> </w:t>
      </w:r>
      <w:proofErr w:type="spellStart"/>
      <w:r w:rsidRPr="00DB25C4">
        <w:rPr>
          <w:rFonts w:cstheme="minorHAnsi"/>
        </w:rPr>
        <w:t>kelancaran</w:t>
      </w:r>
      <w:proofErr w:type="spellEnd"/>
      <w:r w:rsidRPr="00DB25C4">
        <w:rPr>
          <w:rFonts w:cstheme="minorHAnsi"/>
        </w:rPr>
        <w:t xml:space="preserve"> </w:t>
      </w:r>
      <w:proofErr w:type="spellStart"/>
      <w:r w:rsidRPr="00DB25C4">
        <w:rPr>
          <w:rFonts w:cstheme="minorHAnsi"/>
        </w:rPr>
        <w:t>aktivitas</w:t>
      </w:r>
      <w:proofErr w:type="spellEnd"/>
      <w:r w:rsidRPr="00DB25C4">
        <w:rPr>
          <w:rFonts w:cstheme="minorHAnsi"/>
        </w:rPr>
        <w:t xml:space="preserve"> dan </w:t>
      </w:r>
      <w:proofErr w:type="spellStart"/>
      <w:r w:rsidRPr="00DB25C4">
        <w:rPr>
          <w:rFonts w:cstheme="minorHAnsi"/>
        </w:rPr>
        <w:t>efektivitas</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universitas. Sarana dan </w:t>
      </w:r>
      <w:proofErr w:type="spellStart"/>
      <w:r w:rsidRPr="00DB25C4">
        <w:rPr>
          <w:rFonts w:cstheme="minorHAnsi"/>
        </w:rPr>
        <w:t>prasarana</w:t>
      </w:r>
      <w:proofErr w:type="spellEnd"/>
      <w:r w:rsidRPr="00DB25C4">
        <w:rPr>
          <w:rFonts w:cstheme="minorHAnsi"/>
        </w:rPr>
        <w:t xml:space="preserve"> yang </w:t>
      </w:r>
      <w:proofErr w:type="spellStart"/>
      <w:r w:rsidRPr="00DB25C4">
        <w:rPr>
          <w:rFonts w:cstheme="minorHAnsi"/>
        </w:rPr>
        <w:t>dikelola</w:t>
      </w:r>
      <w:proofErr w:type="spellEnd"/>
      <w:r w:rsidRPr="00DB25C4">
        <w:rPr>
          <w:rFonts w:cstheme="minorHAnsi"/>
        </w:rPr>
        <w:t xml:space="preserve"> </w:t>
      </w:r>
      <w:proofErr w:type="spellStart"/>
      <w:r w:rsidRPr="00DB25C4">
        <w:rPr>
          <w:rFonts w:cstheme="minorHAnsi"/>
        </w:rPr>
        <w:t>meliputi</w:t>
      </w:r>
      <w:proofErr w:type="spellEnd"/>
      <w:r w:rsidRPr="00DB25C4">
        <w:rPr>
          <w:rFonts w:cstheme="minorHAnsi"/>
        </w:rPr>
        <w:t xml:space="preserve"> </w:t>
      </w:r>
      <w:proofErr w:type="spellStart"/>
      <w:r w:rsidRPr="00DB25C4">
        <w:rPr>
          <w:rFonts w:cstheme="minorHAnsi"/>
        </w:rPr>
        <w:t>bangunan</w:t>
      </w:r>
      <w:proofErr w:type="spellEnd"/>
      <w:r w:rsidRPr="00DB25C4">
        <w:rPr>
          <w:rFonts w:cstheme="minorHAnsi"/>
        </w:rPr>
        <w:t xml:space="preserve">, </w:t>
      </w:r>
      <w:proofErr w:type="spellStart"/>
      <w:r w:rsidRPr="00DB25C4">
        <w:rPr>
          <w:rFonts w:cstheme="minorHAnsi"/>
        </w:rPr>
        <w:t>ruangan</w:t>
      </w:r>
      <w:proofErr w:type="spellEnd"/>
      <w:r w:rsidRPr="00DB25C4">
        <w:rPr>
          <w:rFonts w:cstheme="minorHAnsi"/>
        </w:rPr>
        <w:t xml:space="preserve">, </w:t>
      </w:r>
      <w:proofErr w:type="spellStart"/>
      <w:r w:rsidRPr="00DB25C4">
        <w:rPr>
          <w:rFonts w:cstheme="minorHAnsi"/>
        </w:rPr>
        <w:t>taman</w:t>
      </w:r>
      <w:proofErr w:type="spellEnd"/>
      <w:r w:rsidRPr="00DB25C4">
        <w:rPr>
          <w:rFonts w:cstheme="minorHAnsi"/>
        </w:rPr>
        <w:t xml:space="preserve">, </w:t>
      </w:r>
      <w:proofErr w:type="spellStart"/>
      <w:r w:rsidRPr="00DB25C4">
        <w:rPr>
          <w:rFonts w:cstheme="minorHAnsi"/>
        </w:rPr>
        <w:t>fasilitas</w:t>
      </w:r>
      <w:proofErr w:type="spellEnd"/>
      <w:r w:rsidRPr="00DB25C4">
        <w:rPr>
          <w:rFonts w:cstheme="minorHAnsi"/>
        </w:rPr>
        <w:t xml:space="preserve"> </w:t>
      </w:r>
      <w:proofErr w:type="spellStart"/>
      <w:r w:rsidRPr="00DB25C4">
        <w:rPr>
          <w:rFonts w:cstheme="minorHAnsi"/>
        </w:rPr>
        <w:t>olah</w:t>
      </w:r>
      <w:proofErr w:type="spellEnd"/>
      <w:r w:rsidRPr="00DB25C4">
        <w:rPr>
          <w:rFonts w:cstheme="minorHAnsi"/>
        </w:rPr>
        <w:t xml:space="preserve"> raga, </w:t>
      </w:r>
      <w:proofErr w:type="spellStart"/>
      <w:r w:rsidRPr="00DB25C4">
        <w:rPr>
          <w:rFonts w:cstheme="minorHAnsi"/>
        </w:rPr>
        <w:t>kendaraan</w:t>
      </w:r>
      <w:proofErr w:type="spellEnd"/>
      <w:r w:rsidRPr="00DB25C4">
        <w:rPr>
          <w:rFonts w:cstheme="minorHAnsi"/>
        </w:rPr>
        <w:t xml:space="preserve"> </w:t>
      </w:r>
      <w:proofErr w:type="spellStart"/>
      <w:r w:rsidRPr="00DB25C4">
        <w:rPr>
          <w:rFonts w:cstheme="minorHAnsi"/>
        </w:rPr>
        <w:t>dinas</w:t>
      </w:r>
      <w:proofErr w:type="spellEnd"/>
      <w:r w:rsidRPr="00DB25C4">
        <w:rPr>
          <w:rFonts w:cstheme="minorHAnsi"/>
        </w:rPr>
        <w:t xml:space="preserve">, ATK dan </w:t>
      </w:r>
      <w:proofErr w:type="spellStart"/>
      <w:r w:rsidRPr="00DB25C4">
        <w:rPr>
          <w:rFonts w:cstheme="minorHAnsi"/>
        </w:rPr>
        <w:t>furnitur</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meliputi</w:t>
      </w:r>
      <w:proofErr w:type="spellEnd"/>
      <w:r w:rsidRPr="00DB25C4">
        <w:rPr>
          <w:rFonts w:cstheme="minorHAnsi"/>
        </w:rPr>
        <w:t xml:space="preserve"> </w:t>
      </w:r>
      <w:proofErr w:type="spellStart"/>
      <w:r w:rsidRPr="00DB25C4">
        <w:rPr>
          <w:rFonts w:cstheme="minorHAnsi"/>
        </w:rPr>
        <w:t>perencanaan</w:t>
      </w:r>
      <w:proofErr w:type="spellEnd"/>
      <w:r w:rsidRPr="00DB25C4">
        <w:rPr>
          <w:rFonts w:cstheme="minorHAnsi"/>
        </w:rPr>
        <w:t xml:space="preserve">, </w:t>
      </w:r>
      <w:proofErr w:type="spellStart"/>
      <w:r w:rsidRPr="00DB25C4">
        <w:rPr>
          <w:rFonts w:cstheme="minorHAnsi"/>
        </w:rPr>
        <w:t>pengadaaan</w:t>
      </w:r>
      <w:proofErr w:type="spellEnd"/>
      <w:r w:rsidRPr="00DB25C4">
        <w:rPr>
          <w:rFonts w:cstheme="minorHAnsi"/>
        </w:rPr>
        <w:t xml:space="preserve">, </w:t>
      </w:r>
      <w:proofErr w:type="spellStart"/>
      <w:r w:rsidRPr="00DB25C4">
        <w:rPr>
          <w:rFonts w:cstheme="minorHAnsi"/>
        </w:rPr>
        <w:t>pemanfaatan</w:t>
      </w:r>
      <w:proofErr w:type="spellEnd"/>
      <w:r w:rsidRPr="00DB25C4">
        <w:rPr>
          <w:rFonts w:cstheme="minorHAnsi"/>
        </w:rPr>
        <w:t xml:space="preserve">, </w:t>
      </w:r>
      <w:proofErr w:type="spellStart"/>
      <w:r w:rsidRPr="00DB25C4">
        <w:rPr>
          <w:rFonts w:cstheme="minorHAnsi"/>
        </w:rPr>
        <w:t>pemeliharaan</w:t>
      </w:r>
      <w:proofErr w:type="spellEnd"/>
      <w:r w:rsidRPr="00DB25C4">
        <w:rPr>
          <w:rFonts w:cstheme="minorHAnsi"/>
        </w:rPr>
        <w:t xml:space="preserve">, dan </w:t>
      </w:r>
      <w:proofErr w:type="spellStart"/>
      <w:r w:rsidRPr="00DB25C4">
        <w:rPr>
          <w:rFonts w:cstheme="minorHAnsi"/>
        </w:rPr>
        <w:t>penghapusan</w:t>
      </w:r>
      <w:proofErr w:type="spellEnd"/>
      <w:r w:rsidRPr="00DB25C4">
        <w:rPr>
          <w:rFonts w:cstheme="minorHAnsi"/>
        </w:rPr>
        <w:t xml:space="preserve">. </w:t>
      </w:r>
      <w:proofErr w:type="spellStart"/>
      <w:r w:rsidRPr="00DB25C4">
        <w:rPr>
          <w:rFonts w:cstheme="minorHAnsi"/>
        </w:rPr>
        <w:t>Sejak</w:t>
      </w:r>
      <w:proofErr w:type="spellEnd"/>
      <w:r w:rsidRPr="00DB25C4">
        <w:rPr>
          <w:rFonts w:cstheme="minorHAnsi"/>
        </w:rPr>
        <w:t xml:space="preserve"> 2019, </w:t>
      </w:r>
      <w:proofErr w:type="spellStart"/>
      <w:r w:rsidRPr="00DB25C4">
        <w:rPr>
          <w:rFonts w:cstheme="minorHAnsi"/>
        </w:rPr>
        <w:t>inventarisasi</w:t>
      </w:r>
      <w:proofErr w:type="spellEnd"/>
      <w:r w:rsidRPr="00DB25C4">
        <w:rPr>
          <w:rFonts w:cstheme="minorHAnsi"/>
        </w:rPr>
        <w:t xml:space="preserve"> </w:t>
      </w:r>
      <w:proofErr w:type="spellStart"/>
      <w:r w:rsidRPr="00DB25C4">
        <w:rPr>
          <w:rFonts w:cstheme="minorHAnsi"/>
        </w:rPr>
        <w:t>aset</w:t>
      </w:r>
      <w:proofErr w:type="spellEnd"/>
      <w:r w:rsidRPr="00DB25C4">
        <w:rPr>
          <w:rFonts w:cstheme="minorHAnsi"/>
        </w:rPr>
        <w:t xml:space="preserve"> Universitas </w:t>
      </w:r>
      <w:proofErr w:type="spellStart"/>
      <w:r w:rsidRPr="00DB25C4">
        <w:rPr>
          <w:rFonts w:cstheme="minorHAnsi"/>
        </w:rPr>
        <w:t>dikelola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sistem</w:t>
      </w:r>
      <w:proofErr w:type="spellEnd"/>
      <w:r w:rsidRPr="00DB25C4">
        <w:rPr>
          <w:rFonts w:cstheme="minorHAnsi"/>
        </w:rPr>
        <w:t xml:space="preserve"> </w:t>
      </w:r>
      <w:proofErr w:type="spellStart"/>
      <w:r w:rsidRPr="00DB25C4">
        <w:rPr>
          <w:rFonts w:cstheme="minorHAnsi"/>
        </w:rPr>
        <w:t>administrasi</w:t>
      </w:r>
      <w:proofErr w:type="spellEnd"/>
      <w:r w:rsidRPr="00DB25C4">
        <w:rPr>
          <w:rFonts w:cstheme="minorHAnsi"/>
        </w:rPr>
        <w:t xml:space="preserve"> </w:t>
      </w:r>
      <w:proofErr w:type="spellStart"/>
      <w:r w:rsidRPr="00DB25C4">
        <w:rPr>
          <w:rFonts w:cstheme="minorHAnsi"/>
        </w:rPr>
        <w:t>aset</w:t>
      </w:r>
      <w:proofErr w:type="spellEnd"/>
      <w:r w:rsidRPr="00DB25C4">
        <w:rPr>
          <w:rFonts w:cstheme="minorHAnsi"/>
        </w:rPr>
        <w:t xml:space="preserve"> (SIMASET). </w:t>
      </w:r>
      <w:proofErr w:type="spellStart"/>
      <w:r w:rsidRPr="00DB25C4">
        <w:rPr>
          <w:rFonts w:cstheme="minorHAnsi"/>
        </w:rPr>
        <w:t>Sistem</w:t>
      </w:r>
      <w:proofErr w:type="spellEnd"/>
      <w:r w:rsidRPr="00DB25C4">
        <w:rPr>
          <w:rFonts w:cstheme="minorHAnsi"/>
        </w:rPr>
        <w:t xml:space="preserve">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fitur</w:t>
      </w:r>
      <w:proofErr w:type="spellEnd"/>
      <w:r w:rsidRPr="00DB25C4">
        <w:rPr>
          <w:rFonts w:cstheme="minorHAnsi"/>
        </w:rPr>
        <w:t xml:space="preserve"> </w:t>
      </w:r>
      <w:proofErr w:type="spellStart"/>
      <w:r w:rsidRPr="00DB25C4">
        <w:rPr>
          <w:rFonts w:cstheme="minorHAnsi"/>
        </w:rPr>
        <w:t>inventarisasi</w:t>
      </w:r>
      <w:proofErr w:type="spellEnd"/>
      <w:r w:rsidRPr="00DB25C4">
        <w:rPr>
          <w:rFonts w:cstheme="minorHAnsi"/>
        </w:rPr>
        <w:t xml:space="preserve"> </w:t>
      </w:r>
      <w:proofErr w:type="spellStart"/>
      <w:r w:rsidRPr="00DB25C4">
        <w:rPr>
          <w:rFonts w:cstheme="minorHAnsi"/>
        </w:rPr>
        <w:t>berbasis</w:t>
      </w:r>
      <w:proofErr w:type="spellEnd"/>
      <w:r w:rsidRPr="00DB25C4">
        <w:rPr>
          <w:rFonts w:cstheme="minorHAnsi"/>
        </w:rPr>
        <w:t xml:space="preserve"> </w:t>
      </w:r>
      <w:proofErr w:type="spellStart"/>
      <w:r w:rsidRPr="00DB25C4">
        <w:rPr>
          <w:rFonts w:cstheme="minorHAnsi"/>
        </w:rPr>
        <w:t>ruangan</w:t>
      </w:r>
      <w:proofErr w:type="spellEnd"/>
      <w:r w:rsidRPr="00DB25C4">
        <w:rPr>
          <w:rFonts w:cstheme="minorHAnsi"/>
        </w:rPr>
        <w:t xml:space="preserve"> dan </w:t>
      </w:r>
      <w:proofErr w:type="spellStart"/>
      <w:r w:rsidRPr="00DB25C4">
        <w:rPr>
          <w:rFonts w:cstheme="minorHAnsi"/>
        </w:rPr>
        <w:t>jenis</w:t>
      </w:r>
      <w:proofErr w:type="spellEnd"/>
      <w:r w:rsidRPr="00DB25C4">
        <w:rPr>
          <w:rFonts w:cstheme="minorHAnsi"/>
        </w:rPr>
        <w:t xml:space="preserve"> </w:t>
      </w:r>
      <w:proofErr w:type="spellStart"/>
      <w:r w:rsidRPr="00DB25C4">
        <w:rPr>
          <w:rFonts w:cstheme="minorHAnsi"/>
        </w:rPr>
        <w:t>penggolongan</w:t>
      </w:r>
      <w:proofErr w:type="spellEnd"/>
      <w:r w:rsidRPr="00DB25C4">
        <w:rPr>
          <w:rFonts w:cstheme="minorHAnsi"/>
        </w:rPr>
        <w:t xml:space="preserve"> asset. SIMASET </w:t>
      </w:r>
      <w:proofErr w:type="spellStart"/>
      <w:r w:rsidRPr="00DB25C4">
        <w:rPr>
          <w:rFonts w:cstheme="minorHAnsi"/>
        </w:rPr>
        <w:t>diupdate</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periodik</w:t>
      </w:r>
      <w:proofErr w:type="spellEnd"/>
      <w:r w:rsidRPr="00DB25C4">
        <w:rPr>
          <w:rFonts w:cstheme="minorHAnsi"/>
        </w:rPr>
        <w:t xml:space="preserve"> </w:t>
      </w:r>
      <w:proofErr w:type="spellStart"/>
      <w:r w:rsidRPr="00DB25C4">
        <w:rPr>
          <w:rFonts w:cstheme="minorHAnsi"/>
        </w:rPr>
        <w:t>setiap</w:t>
      </w:r>
      <w:proofErr w:type="spellEnd"/>
      <w:r w:rsidRPr="00DB25C4">
        <w:rPr>
          <w:rFonts w:cstheme="minorHAnsi"/>
        </w:rPr>
        <w:t xml:space="preserve"> semester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mengetahui</w:t>
      </w:r>
      <w:proofErr w:type="spellEnd"/>
      <w:r w:rsidRPr="00DB25C4">
        <w:rPr>
          <w:rFonts w:cstheme="minorHAnsi"/>
        </w:rPr>
        <w:t xml:space="preserve"> </w:t>
      </w:r>
      <w:proofErr w:type="spellStart"/>
      <w:r w:rsidRPr="00DB25C4">
        <w:rPr>
          <w:rFonts w:cstheme="minorHAnsi"/>
        </w:rPr>
        <w:t>kondisi</w:t>
      </w:r>
      <w:proofErr w:type="spellEnd"/>
      <w:r w:rsidRPr="00DB25C4">
        <w:rPr>
          <w:rFonts w:cstheme="minorHAnsi"/>
        </w:rPr>
        <w:t xml:space="preserve"> asset Universitas. </w:t>
      </w:r>
      <w:proofErr w:type="spellStart"/>
      <w:r w:rsidRPr="00DB25C4">
        <w:rPr>
          <w:rFonts w:cstheme="minorHAnsi"/>
        </w:rPr>
        <w:t>Selain</w:t>
      </w:r>
      <w:proofErr w:type="spellEnd"/>
      <w:r w:rsidRPr="00DB25C4">
        <w:rPr>
          <w:rFonts w:cstheme="minorHAnsi"/>
        </w:rPr>
        <w:t xml:space="preserve"> </w:t>
      </w:r>
      <w:proofErr w:type="spellStart"/>
      <w:r w:rsidRPr="00DB25C4">
        <w:rPr>
          <w:rFonts w:cstheme="minorHAnsi"/>
        </w:rPr>
        <w:t>inventarisasi</w:t>
      </w:r>
      <w:proofErr w:type="spellEnd"/>
      <w:r w:rsidRPr="00DB25C4">
        <w:rPr>
          <w:rFonts w:cstheme="minorHAnsi"/>
        </w:rPr>
        <w:t xml:space="preserve">, SIMASET juga </w:t>
      </w:r>
      <w:proofErr w:type="spellStart"/>
      <w:r w:rsidRPr="00DB25C4">
        <w:rPr>
          <w:rFonts w:cstheme="minorHAnsi"/>
        </w:rPr>
        <w:t>mencatat</w:t>
      </w:r>
      <w:proofErr w:type="spellEnd"/>
      <w:r w:rsidRPr="00DB25C4">
        <w:rPr>
          <w:rFonts w:cstheme="minorHAnsi"/>
        </w:rPr>
        <w:t xml:space="preserve"> </w:t>
      </w:r>
      <w:proofErr w:type="spellStart"/>
      <w:r w:rsidRPr="00DB25C4">
        <w:rPr>
          <w:rFonts w:cstheme="minorHAnsi"/>
        </w:rPr>
        <w:t>kondisi</w:t>
      </w:r>
      <w:proofErr w:type="spellEnd"/>
      <w:r w:rsidRPr="00DB25C4">
        <w:rPr>
          <w:rFonts w:cstheme="minorHAnsi"/>
        </w:rPr>
        <w:t xml:space="preserve"> </w:t>
      </w:r>
      <w:proofErr w:type="spellStart"/>
      <w:r w:rsidRPr="00DB25C4">
        <w:rPr>
          <w:rFonts w:cstheme="minorHAnsi"/>
        </w:rPr>
        <w:t>terakhir</w:t>
      </w:r>
      <w:proofErr w:type="spellEnd"/>
      <w:r w:rsidRPr="00DB25C4">
        <w:rPr>
          <w:rFonts w:cstheme="minorHAnsi"/>
        </w:rPr>
        <w:t xml:space="preserve"> dan </w:t>
      </w:r>
      <w:proofErr w:type="spellStart"/>
      <w:r w:rsidRPr="00DB25C4">
        <w:rPr>
          <w:rFonts w:cstheme="minorHAnsi"/>
        </w:rPr>
        <w:t>nilai</w:t>
      </w:r>
      <w:proofErr w:type="spellEnd"/>
      <w:r w:rsidRPr="00DB25C4">
        <w:rPr>
          <w:rFonts w:cstheme="minorHAnsi"/>
        </w:rPr>
        <w:t xml:space="preserve"> </w:t>
      </w:r>
      <w:proofErr w:type="spellStart"/>
      <w:r w:rsidRPr="00DB25C4">
        <w:rPr>
          <w:rFonts w:cstheme="minorHAnsi"/>
        </w:rPr>
        <w:t>penyusutan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terkait</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penjadwalan</w:t>
      </w:r>
      <w:proofErr w:type="spellEnd"/>
      <w:r w:rsidRPr="00DB25C4">
        <w:rPr>
          <w:rFonts w:cstheme="minorHAnsi"/>
        </w:rPr>
        <w:t xml:space="preserve"> </w:t>
      </w:r>
      <w:proofErr w:type="spellStart"/>
      <w:r w:rsidRPr="00DB25C4">
        <w:rPr>
          <w:rFonts w:cstheme="minorHAnsi"/>
        </w:rPr>
        <w:t>pemeliharaan</w:t>
      </w:r>
      <w:proofErr w:type="spellEnd"/>
      <w:r w:rsidRPr="00DB25C4">
        <w:rPr>
          <w:rFonts w:cstheme="minorHAnsi"/>
        </w:rPr>
        <w:t xml:space="preserve"> </w:t>
      </w:r>
      <w:proofErr w:type="spellStart"/>
      <w:r w:rsidRPr="00DB25C4">
        <w:rPr>
          <w:rFonts w:cstheme="minorHAnsi"/>
        </w:rPr>
        <w:t>ataupun</w:t>
      </w:r>
      <w:proofErr w:type="spellEnd"/>
      <w:r w:rsidRPr="00DB25C4">
        <w:rPr>
          <w:rFonts w:cstheme="minorHAnsi"/>
        </w:rPr>
        <w:t xml:space="preserve"> </w:t>
      </w:r>
      <w:proofErr w:type="spellStart"/>
      <w:r w:rsidRPr="00DB25C4">
        <w:rPr>
          <w:rFonts w:cstheme="minorHAnsi"/>
        </w:rPr>
        <w:t>penghapusan</w:t>
      </w:r>
      <w:proofErr w:type="spellEnd"/>
      <w:r w:rsidRPr="00DB25C4">
        <w:rPr>
          <w:rFonts w:cstheme="minorHAnsi"/>
        </w:rPr>
        <w:t xml:space="preserve">. </w:t>
      </w:r>
      <w:proofErr w:type="spellStart"/>
      <w:r w:rsidRPr="00DB25C4">
        <w:rPr>
          <w:rFonts w:cstheme="minorHAnsi"/>
        </w:rPr>
        <w:t>Aset</w:t>
      </w:r>
      <w:proofErr w:type="spellEnd"/>
      <w:r w:rsidRPr="00DB25C4">
        <w:rPr>
          <w:rFonts w:cstheme="minorHAnsi"/>
        </w:rPr>
        <w:t xml:space="preserve">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rusak</w:t>
      </w:r>
      <w:proofErr w:type="spellEnd"/>
      <w:r w:rsidRPr="00DB25C4">
        <w:rPr>
          <w:rFonts w:cstheme="minorHAnsi"/>
        </w:rPr>
        <w:t xml:space="preserve"> dan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diperbaiki</w:t>
      </w:r>
      <w:proofErr w:type="spellEnd"/>
      <w:r w:rsidRPr="00DB25C4">
        <w:rPr>
          <w:rFonts w:cstheme="minorHAnsi"/>
        </w:rPr>
        <w:t xml:space="preserve"> </w:t>
      </w:r>
      <w:proofErr w:type="spellStart"/>
      <w:r w:rsidRPr="00DB25C4">
        <w:rPr>
          <w:rFonts w:cstheme="minorHAnsi"/>
        </w:rPr>
        <w:t>kembali</w:t>
      </w:r>
      <w:proofErr w:type="spellEnd"/>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masuk</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pendataan</w:t>
      </w:r>
      <w:proofErr w:type="spellEnd"/>
      <w:r w:rsidRPr="00DB25C4">
        <w:rPr>
          <w:rFonts w:cstheme="minorHAnsi"/>
        </w:rPr>
        <w:t xml:space="preserve"> </w:t>
      </w:r>
      <w:proofErr w:type="spellStart"/>
      <w:r w:rsidRPr="00DB25C4">
        <w:rPr>
          <w:rFonts w:cstheme="minorHAnsi"/>
        </w:rPr>
        <w:t>penghapusan</w:t>
      </w:r>
      <w:proofErr w:type="spellEnd"/>
      <w:r w:rsidRPr="00DB25C4">
        <w:rPr>
          <w:rFonts w:cstheme="minorHAnsi"/>
        </w:rPr>
        <w:t xml:space="preserve">. </w:t>
      </w:r>
    </w:p>
    <w:p w14:paraId="0F335D29" w14:textId="77777777" w:rsidR="00B06B75" w:rsidRPr="00DB25C4" w:rsidRDefault="00B06B75" w:rsidP="00687314">
      <w:pPr>
        <w:spacing w:after="0" w:line="240" w:lineRule="auto"/>
        <w:ind w:left="360" w:firstLine="360"/>
        <w:jc w:val="both"/>
        <w:rPr>
          <w:rFonts w:cstheme="minorHAnsi"/>
        </w:rPr>
      </w:pPr>
      <w:proofErr w:type="spellStart"/>
      <w:r w:rsidRPr="00DB25C4">
        <w:rPr>
          <w:rFonts w:cstheme="minorHAnsi"/>
        </w:rPr>
        <w:t>Penetapan</w:t>
      </w:r>
      <w:proofErr w:type="spellEnd"/>
      <w:r w:rsidRPr="00DB25C4">
        <w:rPr>
          <w:rFonts w:cstheme="minorHAnsi"/>
        </w:rPr>
        <w:t xml:space="preserve"> </w:t>
      </w:r>
      <w:proofErr w:type="spellStart"/>
      <w:r w:rsidRPr="00DB25C4">
        <w:rPr>
          <w:rFonts w:cstheme="minorHAnsi"/>
        </w:rPr>
        <w:t>penggunaan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yang </w:t>
      </w:r>
      <w:proofErr w:type="spellStart"/>
      <w:r w:rsidRPr="00DB25C4">
        <w:rPr>
          <w:rFonts w:cstheme="minorHAnsi"/>
        </w:rPr>
        <w:t>dimiliki</w:t>
      </w:r>
      <w:proofErr w:type="spellEnd"/>
      <w:r w:rsidRPr="00DB25C4">
        <w:rPr>
          <w:rFonts w:cstheme="minorHAnsi"/>
        </w:rPr>
        <w:t xml:space="preserve"> oleh Universitas Ma Chung </w:t>
      </w:r>
      <w:proofErr w:type="spellStart"/>
      <w:r w:rsidRPr="00DB25C4">
        <w:rPr>
          <w:rFonts w:cstheme="minorHAnsi"/>
        </w:rPr>
        <w:t>digunakan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prinsip</w:t>
      </w:r>
      <w:proofErr w:type="spellEnd"/>
      <w:r w:rsidRPr="00DB25C4">
        <w:rPr>
          <w:rFonts w:cstheme="minorHAnsi"/>
        </w:rPr>
        <w:t xml:space="preserve"> sharing resources (</w:t>
      </w:r>
      <w:proofErr w:type="spellStart"/>
      <w:r w:rsidRPr="00DB25C4">
        <w:rPr>
          <w:rFonts w:cstheme="minorHAnsi"/>
        </w:rPr>
        <w:t>sumber</w:t>
      </w:r>
      <w:proofErr w:type="spellEnd"/>
      <w:r w:rsidRPr="00DB25C4">
        <w:rPr>
          <w:rFonts w:cstheme="minorHAnsi"/>
        </w:rPr>
        <w:t xml:space="preserve"> </w:t>
      </w:r>
      <w:proofErr w:type="spellStart"/>
      <w:r w:rsidRPr="00DB25C4">
        <w:rPr>
          <w:rFonts w:cstheme="minorHAnsi"/>
        </w:rPr>
        <w:t>daya</w:t>
      </w:r>
      <w:proofErr w:type="spellEnd"/>
      <w:r w:rsidRPr="00DB25C4">
        <w:rPr>
          <w:rFonts w:cstheme="minorHAnsi"/>
        </w:rPr>
        <w:t xml:space="preserve"> yang </w:t>
      </w:r>
      <w:proofErr w:type="spellStart"/>
      <w:r w:rsidRPr="00DB25C4">
        <w:rPr>
          <w:rFonts w:cstheme="minorHAnsi"/>
        </w:rPr>
        <w:t>dimiliki</w:t>
      </w:r>
      <w:proofErr w:type="spellEnd"/>
      <w:r w:rsidRPr="00DB25C4">
        <w:rPr>
          <w:rFonts w:cstheme="minorHAnsi"/>
        </w:rPr>
        <w:t xml:space="preserve"> </w:t>
      </w:r>
      <w:proofErr w:type="spellStart"/>
      <w:r w:rsidRPr="00DB25C4">
        <w:rPr>
          <w:rFonts w:cstheme="minorHAnsi"/>
        </w:rPr>
        <w:t>digunakan</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bersama</w:t>
      </w:r>
      <w:proofErr w:type="spellEnd"/>
      <w:r w:rsidRPr="00DB25C4">
        <w:rPr>
          <w:rFonts w:cstheme="minorHAnsi"/>
        </w:rPr>
        <w:t xml:space="preserve">) oleh </w:t>
      </w:r>
      <w:proofErr w:type="spellStart"/>
      <w:r w:rsidRPr="00DB25C4">
        <w:rPr>
          <w:rFonts w:cstheme="minorHAnsi"/>
        </w:rPr>
        <w:t>seluruh</w:t>
      </w:r>
      <w:proofErr w:type="spellEnd"/>
      <w:r w:rsidRPr="00DB25C4">
        <w:rPr>
          <w:rFonts w:cstheme="minorHAnsi"/>
        </w:rPr>
        <w:t xml:space="preserve"> unit </w:t>
      </w:r>
      <w:proofErr w:type="spellStart"/>
      <w:r w:rsidRPr="00DB25C4">
        <w:rPr>
          <w:rFonts w:cstheme="minorHAnsi"/>
        </w:rPr>
        <w:t>kerja</w:t>
      </w:r>
      <w:proofErr w:type="spellEnd"/>
      <w:r w:rsidRPr="00DB25C4">
        <w:rPr>
          <w:rFonts w:cstheme="minorHAnsi"/>
        </w:rPr>
        <w:t xml:space="preserve"> </w:t>
      </w:r>
      <w:proofErr w:type="spellStart"/>
      <w:r w:rsidRPr="00DB25C4">
        <w:rPr>
          <w:rFonts w:cstheme="minorHAnsi"/>
        </w:rPr>
        <w:t>termasuk</w:t>
      </w:r>
      <w:proofErr w:type="spellEnd"/>
      <w:r w:rsidRPr="00DB25C4">
        <w:rPr>
          <w:rFonts w:cstheme="minorHAnsi"/>
        </w:rPr>
        <w:t xml:space="preserve"> </w:t>
      </w:r>
      <w:proofErr w:type="spellStart"/>
      <w:r w:rsidRPr="00DB25C4">
        <w:rPr>
          <w:rFonts w:cstheme="minorHAnsi"/>
        </w:rPr>
        <w:t>fakultas</w:t>
      </w:r>
      <w:proofErr w:type="spellEnd"/>
      <w:r w:rsidRPr="00DB25C4">
        <w:rPr>
          <w:rFonts w:cstheme="minorHAnsi"/>
        </w:rPr>
        <w:t xml:space="preserve"> dan program </w:t>
      </w:r>
      <w:proofErr w:type="spellStart"/>
      <w:r w:rsidRPr="00DB25C4">
        <w:rPr>
          <w:rFonts w:cstheme="minorHAnsi"/>
        </w:rPr>
        <w:t>studi</w:t>
      </w:r>
      <w:proofErr w:type="spellEnd"/>
      <w:r w:rsidRPr="00DB25C4">
        <w:rPr>
          <w:rFonts w:cstheme="minorHAnsi"/>
        </w:rPr>
        <w:t xml:space="preserve">. Hal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bertujuan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mengoptimalkan</w:t>
      </w:r>
      <w:proofErr w:type="spellEnd"/>
      <w:r w:rsidRPr="00DB25C4">
        <w:rPr>
          <w:rFonts w:cstheme="minorHAnsi"/>
        </w:rPr>
        <w:t xml:space="preserve"> </w:t>
      </w:r>
      <w:proofErr w:type="spellStart"/>
      <w:r w:rsidRPr="00DB25C4">
        <w:rPr>
          <w:rFonts w:cstheme="minorHAnsi"/>
        </w:rPr>
        <w:t>penggunaan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mendukung</w:t>
      </w:r>
      <w:proofErr w:type="spellEnd"/>
      <w:r w:rsidRPr="00DB25C4">
        <w:rPr>
          <w:rFonts w:cstheme="minorHAnsi"/>
        </w:rPr>
        <w:t xml:space="preserve"> </w:t>
      </w: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w:t>
      </w:r>
      <w:proofErr w:type="spellStart"/>
      <w:r w:rsidRPr="00DB25C4">
        <w:rPr>
          <w:rFonts w:cstheme="minorHAnsi"/>
        </w:rPr>
        <w:t>maupun</w:t>
      </w:r>
      <w:proofErr w:type="spellEnd"/>
      <w:r w:rsidRPr="00DB25C4">
        <w:rPr>
          <w:rFonts w:cstheme="minorHAnsi"/>
        </w:rPr>
        <w:t xml:space="preserve"> non </w:t>
      </w:r>
      <w:proofErr w:type="spellStart"/>
      <w:r w:rsidRPr="00DB25C4">
        <w:rPr>
          <w:rFonts w:cstheme="minorHAnsi"/>
        </w:rPr>
        <w:t>akademik</w:t>
      </w:r>
      <w:proofErr w:type="spellEnd"/>
      <w:r w:rsidRPr="00DB25C4">
        <w:rPr>
          <w:rFonts w:cstheme="minorHAnsi"/>
        </w:rPr>
        <w:t xml:space="preserve"> Universitas.</w:t>
      </w:r>
    </w:p>
    <w:p w14:paraId="4089A45E" w14:textId="77777777" w:rsidR="00B06B75" w:rsidRPr="00DB25C4" w:rsidRDefault="00B06B75" w:rsidP="00687314">
      <w:pPr>
        <w:spacing w:after="0" w:line="240" w:lineRule="auto"/>
        <w:ind w:left="360" w:firstLine="360"/>
        <w:jc w:val="both"/>
        <w:rPr>
          <w:rFonts w:cstheme="minorHAnsi"/>
        </w:rPr>
      </w:pP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meliputi</w:t>
      </w:r>
      <w:proofErr w:type="spellEnd"/>
      <w:r w:rsidRPr="00DB25C4">
        <w:rPr>
          <w:rFonts w:cstheme="minorHAnsi"/>
        </w:rPr>
        <w:t xml:space="preserve"> </w:t>
      </w:r>
      <w:proofErr w:type="spellStart"/>
      <w:r w:rsidRPr="00DB25C4">
        <w:rPr>
          <w:rFonts w:cstheme="minorHAnsi"/>
        </w:rPr>
        <w:t>perencanaan</w:t>
      </w:r>
      <w:proofErr w:type="spellEnd"/>
      <w:r w:rsidRPr="00DB25C4">
        <w:rPr>
          <w:rFonts w:cstheme="minorHAnsi"/>
        </w:rPr>
        <w:t xml:space="preserve">, </w:t>
      </w:r>
      <w:proofErr w:type="spellStart"/>
      <w:r w:rsidRPr="00DB25C4">
        <w:rPr>
          <w:rFonts w:cstheme="minorHAnsi"/>
        </w:rPr>
        <w:t>pengadaaan</w:t>
      </w:r>
      <w:proofErr w:type="spellEnd"/>
      <w:r w:rsidRPr="00DB25C4">
        <w:rPr>
          <w:rFonts w:cstheme="minorHAnsi"/>
        </w:rPr>
        <w:t xml:space="preserve">, </w:t>
      </w:r>
      <w:proofErr w:type="spellStart"/>
      <w:r w:rsidRPr="00DB25C4">
        <w:rPr>
          <w:rFonts w:cstheme="minorHAnsi"/>
        </w:rPr>
        <w:t>pemanfaatan</w:t>
      </w:r>
      <w:proofErr w:type="spellEnd"/>
      <w:r w:rsidRPr="00DB25C4">
        <w:rPr>
          <w:rFonts w:cstheme="minorHAnsi"/>
        </w:rPr>
        <w:t xml:space="preserve">, </w:t>
      </w:r>
      <w:proofErr w:type="spellStart"/>
      <w:r w:rsidRPr="00DB25C4">
        <w:rPr>
          <w:rFonts w:cstheme="minorHAnsi"/>
        </w:rPr>
        <w:t>pemeliharaan</w:t>
      </w:r>
      <w:proofErr w:type="spellEnd"/>
      <w:r w:rsidRPr="00DB25C4">
        <w:rPr>
          <w:rFonts w:cstheme="minorHAnsi"/>
        </w:rPr>
        <w:t xml:space="preserve">, dan </w:t>
      </w:r>
      <w:proofErr w:type="spellStart"/>
      <w:r w:rsidRPr="00DB25C4">
        <w:rPr>
          <w:rFonts w:cstheme="minorHAnsi"/>
        </w:rPr>
        <w:t>penghapusan</w:t>
      </w:r>
      <w:proofErr w:type="spellEnd"/>
      <w:r w:rsidRPr="00DB25C4">
        <w:rPr>
          <w:rFonts w:cstheme="minorHAnsi"/>
        </w:rPr>
        <w:t xml:space="preserve">. </w:t>
      </w:r>
    </w:p>
    <w:p w14:paraId="7B738602" w14:textId="77777777" w:rsidR="00B06B75" w:rsidRPr="00DB25C4" w:rsidRDefault="00B06B75" w:rsidP="009F6099">
      <w:pPr>
        <w:pStyle w:val="ListParagraph"/>
        <w:numPr>
          <w:ilvl w:val="0"/>
          <w:numId w:val="112"/>
        </w:numPr>
        <w:spacing w:after="0" w:line="240" w:lineRule="auto"/>
        <w:jc w:val="both"/>
        <w:rPr>
          <w:rFonts w:cstheme="minorHAnsi"/>
        </w:rPr>
      </w:pPr>
      <w:proofErr w:type="spellStart"/>
      <w:r w:rsidRPr="00DB25C4">
        <w:rPr>
          <w:rFonts w:cstheme="minorHAnsi"/>
        </w:rPr>
        <w:t>Perencanaan</w:t>
      </w:r>
      <w:proofErr w:type="spellEnd"/>
      <w:r w:rsidRPr="00DB25C4">
        <w:rPr>
          <w:rFonts w:cstheme="minorHAnsi"/>
        </w:rPr>
        <w:t xml:space="preserve"> </w:t>
      </w:r>
    </w:p>
    <w:p w14:paraId="19E8EF18" w14:textId="77777777" w:rsidR="00B06B75" w:rsidRPr="00DB25C4" w:rsidRDefault="00B06B75" w:rsidP="00687314">
      <w:pPr>
        <w:pStyle w:val="ListParagraph"/>
        <w:spacing w:after="0" w:line="240" w:lineRule="auto"/>
        <w:ind w:left="1440"/>
        <w:jc w:val="both"/>
        <w:rPr>
          <w:rFonts w:cstheme="minorHAnsi"/>
        </w:rPr>
      </w:pPr>
      <w:r w:rsidRPr="00DB25C4">
        <w:rPr>
          <w:rFonts w:cstheme="minorHAnsi"/>
        </w:rPr>
        <w:t xml:space="preserve">Sarana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penunjang</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w:t>
      </w:r>
      <w:proofErr w:type="spellStart"/>
      <w:r w:rsidRPr="00DB25C4">
        <w:rPr>
          <w:rFonts w:cstheme="minorHAnsi"/>
        </w:rPr>
        <w:t>direncanakan</w:t>
      </w:r>
      <w:proofErr w:type="spellEnd"/>
      <w:r w:rsidRPr="00DB25C4">
        <w:rPr>
          <w:rFonts w:cstheme="minorHAnsi"/>
        </w:rPr>
        <w:t xml:space="preserve"> oleh Universitas </w:t>
      </w:r>
      <w:proofErr w:type="spellStart"/>
      <w:r w:rsidRPr="00DB25C4">
        <w:rPr>
          <w:rFonts w:cstheme="minorHAnsi"/>
        </w:rPr>
        <w:t>berdasarkan</w:t>
      </w:r>
      <w:proofErr w:type="spellEnd"/>
      <w:r w:rsidRPr="00DB25C4">
        <w:rPr>
          <w:rFonts w:cstheme="minorHAnsi"/>
        </w:rPr>
        <w:t xml:space="preserve"> </w:t>
      </w:r>
      <w:proofErr w:type="spellStart"/>
      <w:r w:rsidRPr="00DB25C4">
        <w:rPr>
          <w:rFonts w:cstheme="minorHAnsi"/>
        </w:rPr>
        <w:t>usulan</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unit </w:t>
      </w:r>
      <w:proofErr w:type="spellStart"/>
      <w:r w:rsidRPr="00DB25C4">
        <w:rPr>
          <w:rFonts w:cstheme="minorHAnsi"/>
        </w:rPr>
        <w:t>akademik</w:t>
      </w:r>
      <w:proofErr w:type="spellEnd"/>
      <w:r w:rsidRPr="00DB25C4">
        <w:rPr>
          <w:rFonts w:cstheme="minorHAnsi"/>
        </w:rPr>
        <w:t xml:space="preserve"> (Program </w:t>
      </w:r>
      <w:proofErr w:type="spellStart"/>
      <w:r w:rsidRPr="00DB25C4">
        <w:rPr>
          <w:rFonts w:cstheme="minorHAnsi"/>
        </w:rPr>
        <w:t>Studi</w:t>
      </w:r>
      <w:proofErr w:type="spellEnd"/>
      <w:r w:rsidRPr="00DB25C4">
        <w:rPr>
          <w:rFonts w:cstheme="minorHAnsi"/>
        </w:rPr>
        <w:t xml:space="preserve"> dan </w:t>
      </w:r>
      <w:proofErr w:type="spellStart"/>
      <w:r w:rsidRPr="00DB25C4">
        <w:rPr>
          <w:rFonts w:cstheme="minorHAnsi"/>
        </w:rPr>
        <w:t>Fakultas</w:t>
      </w:r>
      <w:proofErr w:type="spellEnd"/>
      <w:r w:rsidRPr="00DB25C4">
        <w:rPr>
          <w:rFonts w:cstheme="minorHAnsi"/>
        </w:rPr>
        <w:t xml:space="preserve">) dan juga unit non </w:t>
      </w:r>
      <w:proofErr w:type="spellStart"/>
      <w:r w:rsidRPr="00DB25C4">
        <w:rPr>
          <w:rFonts w:cstheme="minorHAnsi"/>
        </w:rPr>
        <w:t>akademik</w:t>
      </w:r>
      <w:proofErr w:type="spellEnd"/>
      <w:r w:rsidRPr="00DB25C4">
        <w:rPr>
          <w:rFonts w:cstheme="minorHAnsi"/>
        </w:rPr>
        <w:t xml:space="preserve"> </w:t>
      </w:r>
      <w:proofErr w:type="spellStart"/>
      <w:r w:rsidRPr="00DB25C4">
        <w:rPr>
          <w:rFonts w:cstheme="minorHAnsi"/>
        </w:rPr>
        <w:t>terkait</w:t>
      </w:r>
      <w:proofErr w:type="spellEnd"/>
      <w:r w:rsidRPr="00DB25C4">
        <w:rPr>
          <w:rFonts w:cstheme="minorHAnsi"/>
        </w:rPr>
        <w:t xml:space="preserve"> </w:t>
      </w:r>
      <w:proofErr w:type="spellStart"/>
      <w:r w:rsidRPr="00DB25C4">
        <w:rPr>
          <w:rFonts w:cstheme="minorHAnsi"/>
        </w:rPr>
        <w:t>melalui</w:t>
      </w:r>
      <w:proofErr w:type="spellEnd"/>
      <w:r w:rsidRPr="00DB25C4">
        <w:rPr>
          <w:rFonts w:cstheme="minorHAnsi"/>
        </w:rPr>
        <w:t xml:space="preserve"> </w:t>
      </w:r>
      <w:proofErr w:type="spellStart"/>
      <w:r w:rsidRPr="00DB25C4">
        <w:rPr>
          <w:rFonts w:cstheme="minorHAnsi"/>
        </w:rPr>
        <w:t>mekanisme</w:t>
      </w:r>
      <w:proofErr w:type="spellEnd"/>
      <w:r w:rsidRPr="00DB25C4">
        <w:rPr>
          <w:rFonts w:cstheme="minorHAnsi"/>
        </w:rPr>
        <w:t xml:space="preserve"> RKAT </w:t>
      </w:r>
      <w:proofErr w:type="spellStart"/>
      <w:r w:rsidRPr="00DB25C4">
        <w:rPr>
          <w:rFonts w:cstheme="minorHAnsi"/>
        </w:rPr>
        <w:t>berupa</w:t>
      </w:r>
      <w:proofErr w:type="spellEnd"/>
      <w:r w:rsidRPr="00DB25C4">
        <w:rPr>
          <w:rFonts w:cstheme="minorHAnsi"/>
        </w:rPr>
        <w:t xml:space="preserve"> </w:t>
      </w:r>
      <w:proofErr w:type="spellStart"/>
      <w:r w:rsidRPr="00DB25C4">
        <w:rPr>
          <w:rFonts w:cstheme="minorHAnsi"/>
        </w:rPr>
        <w:t>mata</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w:t>
      </w:r>
      <w:proofErr w:type="spellStart"/>
      <w:r w:rsidRPr="00DB25C4">
        <w:rPr>
          <w:rFonts w:cstheme="minorHAnsi"/>
        </w:rPr>
        <w:t>investasi</w:t>
      </w:r>
      <w:proofErr w:type="spellEnd"/>
      <w:r w:rsidRPr="00DB25C4">
        <w:rPr>
          <w:rFonts w:cstheme="minorHAnsi"/>
        </w:rPr>
        <w:t xml:space="preserve">. </w:t>
      </w:r>
      <w:proofErr w:type="spellStart"/>
      <w:r w:rsidRPr="00DB25C4">
        <w:rPr>
          <w:rFonts w:cstheme="minorHAnsi"/>
        </w:rPr>
        <w:t>Perencanaan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yang </w:t>
      </w:r>
      <w:proofErr w:type="spellStart"/>
      <w:r w:rsidRPr="00DB25C4">
        <w:rPr>
          <w:rFonts w:cstheme="minorHAnsi"/>
        </w:rPr>
        <w:t>diperkirakan</w:t>
      </w:r>
      <w:proofErr w:type="spellEnd"/>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menyerap</w:t>
      </w:r>
      <w:proofErr w:type="spellEnd"/>
      <w:r w:rsidRPr="00DB25C4">
        <w:rPr>
          <w:rFonts w:cstheme="minorHAnsi"/>
        </w:rPr>
        <w:t xml:space="preserve"> dana yang </w:t>
      </w:r>
      <w:proofErr w:type="spellStart"/>
      <w:r w:rsidRPr="00DB25C4">
        <w:rPr>
          <w:rFonts w:cstheme="minorHAnsi"/>
        </w:rPr>
        <w:t>besar</w:t>
      </w:r>
      <w:proofErr w:type="spellEnd"/>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diajukan</w:t>
      </w:r>
      <w:proofErr w:type="spellEnd"/>
      <w:r w:rsidRPr="00DB25C4">
        <w:rPr>
          <w:rFonts w:cstheme="minorHAnsi"/>
        </w:rPr>
        <w:t xml:space="preserve"> oleh Universitas </w:t>
      </w:r>
      <w:proofErr w:type="spellStart"/>
      <w:r w:rsidRPr="00DB25C4">
        <w:rPr>
          <w:rFonts w:cstheme="minorHAnsi"/>
        </w:rPr>
        <w:t>terpisah</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RKAT </w:t>
      </w:r>
      <w:proofErr w:type="spellStart"/>
      <w:r w:rsidRPr="00DB25C4">
        <w:rPr>
          <w:rFonts w:cstheme="minorHAnsi"/>
        </w:rPr>
        <w:t>tahunan</w:t>
      </w:r>
      <w:proofErr w:type="spellEnd"/>
      <w:r w:rsidRPr="00DB25C4">
        <w:rPr>
          <w:rFonts w:cstheme="minorHAnsi"/>
        </w:rPr>
        <w:t xml:space="preserve">. </w:t>
      </w:r>
      <w:proofErr w:type="spellStart"/>
      <w:r w:rsidRPr="00DB25C4">
        <w:rPr>
          <w:rFonts w:cstheme="minorHAnsi"/>
        </w:rPr>
        <w:t>Beberapa</w:t>
      </w:r>
      <w:proofErr w:type="spellEnd"/>
      <w:r w:rsidRPr="00DB25C4">
        <w:rPr>
          <w:rFonts w:cstheme="minorHAnsi"/>
        </w:rPr>
        <w:t xml:space="preserve"> </w:t>
      </w:r>
      <w:proofErr w:type="spellStart"/>
      <w:r w:rsidRPr="00DB25C4">
        <w:rPr>
          <w:rFonts w:cstheme="minorHAnsi"/>
        </w:rPr>
        <w:t>contoh</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yang </w:t>
      </w:r>
      <w:proofErr w:type="spellStart"/>
      <w:r w:rsidRPr="00DB25C4">
        <w:rPr>
          <w:rFonts w:cstheme="minorHAnsi"/>
        </w:rPr>
        <w:t>memerlukan</w:t>
      </w:r>
      <w:proofErr w:type="spellEnd"/>
      <w:r w:rsidRPr="00DB25C4">
        <w:rPr>
          <w:rFonts w:cstheme="minorHAnsi"/>
        </w:rPr>
        <w:t xml:space="preserve"> </w:t>
      </w:r>
      <w:proofErr w:type="spellStart"/>
      <w:r w:rsidRPr="00DB25C4">
        <w:rPr>
          <w:rFonts w:cstheme="minorHAnsi"/>
        </w:rPr>
        <w:t>pendanaan</w:t>
      </w:r>
      <w:proofErr w:type="spellEnd"/>
      <w:r w:rsidRPr="00DB25C4">
        <w:rPr>
          <w:rFonts w:cstheme="minorHAnsi"/>
        </w:rPr>
        <w:t xml:space="preserve"> </w:t>
      </w:r>
      <w:proofErr w:type="spellStart"/>
      <w:r w:rsidRPr="00DB25C4">
        <w:rPr>
          <w:rFonts w:cstheme="minorHAnsi"/>
        </w:rPr>
        <w:t>besar</w:t>
      </w:r>
      <w:proofErr w:type="spellEnd"/>
      <w:r w:rsidRPr="00DB25C4">
        <w:rPr>
          <w:rFonts w:cstheme="minorHAnsi"/>
        </w:rPr>
        <w:t xml:space="preserve"> </w:t>
      </w:r>
      <w:proofErr w:type="spellStart"/>
      <w:r w:rsidRPr="00DB25C4">
        <w:rPr>
          <w:rFonts w:cstheme="minorHAnsi"/>
        </w:rPr>
        <w:t>antara</w:t>
      </w:r>
      <w:proofErr w:type="spellEnd"/>
      <w:r w:rsidRPr="00DB25C4">
        <w:rPr>
          <w:rFonts w:cstheme="minorHAnsi"/>
        </w:rPr>
        <w:t xml:space="preserve"> lain </w:t>
      </w:r>
      <w:proofErr w:type="spellStart"/>
      <w:r w:rsidRPr="00DB25C4">
        <w:rPr>
          <w:rFonts w:cstheme="minorHAnsi"/>
        </w:rPr>
        <w:t>pengadaan</w:t>
      </w:r>
      <w:proofErr w:type="spellEnd"/>
      <w:r w:rsidRPr="00DB25C4">
        <w:rPr>
          <w:rFonts w:cstheme="minorHAnsi"/>
        </w:rPr>
        <w:t xml:space="preserve"> </w:t>
      </w:r>
      <w:proofErr w:type="spellStart"/>
      <w:r w:rsidRPr="00DB25C4">
        <w:rPr>
          <w:rFonts w:cstheme="minorHAnsi"/>
        </w:rPr>
        <w:t>gedung</w:t>
      </w:r>
      <w:proofErr w:type="spellEnd"/>
      <w:r w:rsidRPr="00DB25C4">
        <w:rPr>
          <w:rFonts w:cstheme="minorHAnsi"/>
        </w:rPr>
        <w:t xml:space="preserve">, </w:t>
      </w:r>
      <w:proofErr w:type="spellStart"/>
      <w:r w:rsidRPr="00DB25C4">
        <w:rPr>
          <w:rFonts w:cstheme="minorHAnsi"/>
        </w:rPr>
        <w:t>laboratorium</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w:t>
      </w:r>
      <w:proofErr w:type="spellStart"/>
      <w:r w:rsidRPr="00DB25C4">
        <w:rPr>
          <w:rFonts w:cstheme="minorHAnsi"/>
        </w:rPr>
        <w:t>investasi</w:t>
      </w:r>
      <w:proofErr w:type="spellEnd"/>
      <w:r w:rsidRPr="00DB25C4">
        <w:rPr>
          <w:rFonts w:cstheme="minorHAnsi"/>
        </w:rPr>
        <w:t xml:space="preserve"> </w:t>
      </w:r>
      <w:proofErr w:type="spellStart"/>
      <w:r w:rsidRPr="00DB25C4">
        <w:rPr>
          <w:rFonts w:cstheme="minorHAnsi"/>
        </w:rPr>
        <w:t>komputer</w:t>
      </w:r>
      <w:proofErr w:type="spellEnd"/>
      <w:r w:rsidRPr="00DB25C4">
        <w:rPr>
          <w:rFonts w:cstheme="minorHAnsi"/>
        </w:rPr>
        <w:t xml:space="preserve"> dan </w:t>
      </w:r>
      <w:proofErr w:type="spellStart"/>
      <w:r w:rsidRPr="00DB25C4">
        <w:rPr>
          <w:rFonts w:cstheme="minorHAnsi"/>
        </w:rPr>
        <w:t>jaringan</w:t>
      </w:r>
      <w:proofErr w:type="spellEnd"/>
      <w:r w:rsidRPr="00DB25C4">
        <w:rPr>
          <w:rFonts w:cstheme="minorHAnsi"/>
        </w:rPr>
        <w:t xml:space="preserve"> internet, dan </w:t>
      </w:r>
      <w:proofErr w:type="spellStart"/>
      <w:r w:rsidRPr="00DB25C4">
        <w:rPr>
          <w:rFonts w:cstheme="minorHAnsi"/>
        </w:rPr>
        <w:t>renovasi</w:t>
      </w:r>
      <w:proofErr w:type="spellEnd"/>
      <w:r w:rsidRPr="00DB25C4">
        <w:rPr>
          <w:rFonts w:cstheme="minorHAnsi"/>
        </w:rPr>
        <w:t xml:space="preserve"> </w:t>
      </w:r>
      <w:proofErr w:type="spellStart"/>
      <w:r w:rsidRPr="00DB25C4">
        <w:rPr>
          <w:rFonts w:cstheme="minorHAnsi"/>
        </w:rPr>
        <w:t>bangunan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skala</w:t>
      </w:r>
      <w:proofErr w:type="spellEnd"/>
      <w:r w:rsidRPr="00DB25C4">
        <w:rPr>
          <w:rFonts w:cstheme="minorHAnsi"/>
        </w:rPr>
        <w:t xml:space="preserve"> </w:t>
      </w:r>
      <w:proofErr w:type="spellStart"/>
      <w:r w:rsidRPr="00DB25C4">
        <w:rPr>
          <w:rFonts w:cstheme="minorHAnsi"/>
        </w:rPr>
        <w:t>besar</w:t>
      </w:r>
      <w:proofErr w:type="spellEnd"/>
      <w:r w:rsidRPr="00DB25C4">
        <w:rPr>
          <w:rFonts w:cstheme="minorHAnsi"/>
        </w:rPr>
        <w:t xml:space="preserve">. </w:t>
      </w:r>
    </w:p>
    <w:p w14:paraId="182922A5" w14:textId="77777777" w:rsidR="00B06B75" w:rsidRPr="00DB25C4" w:rsidRDefault="00B06B75" w:rsidP="009F6099">
      <w:pPr>
        <w:pStyle w:val="ListParagraph"/>
        <w:numPr>
          <w:ilvl w:val="0"/>
          <w:numId w:val="112"/>
        </w:numPr>
        <w:spacing w:after="0" w:line="240" w:lineRule="auto"/>
        <w:jc w:val="both"/>
        <w:rPr>
          <w:rFonts w:cstheme="minorHAnsi"/>
        </w:rPr>
      </w:pPr>
      <w:proofErr w:type="spellStart"/>
      <w:r w:rsidRPr="00DB25C4">
        <w:rPr>
          <w:rFonts w:cstheme="minorHAnsi"/>
        </w:rPr>
        <w:t>Pengadaan</w:t>
      </w:r>
      <w:proofErr w:type="spellEnd"/>
      <w:r w:rsidRPr="00DB25C4">
        <w:rPr>
          <w:rFonts w:cstheme="minorHAnsi"/>
        </w:rPr>
        <w:t xml:space="preserve"> </w:t>
      </w:r>
    </w:p>
    <w:p w14:paraId="7D22CCE2" w14:textId="77777777" w:rsidR="00B06B75" w:rsidRPr="00DB25C4" w:rsidRDefault="00B06B75" w:rsidP="00687314">
      <w:pPr>
        <w:pStyle w:val="ListParagraph"/>
        <w:spacing w:after="0" w:line="240" w:lineRule="auto"/>
        <w:ind w:left="1440"/>
        <w:jc w:val="both"/>
        <w:rPr>
          <w:rFonts w:cstheme="minorHAnsi"/>
        </w:rPr>
      </w:pPr>
      <w:proofErr w:type="spellStart"/>
      <w:r w:rsidRPr="00DB25C4">
        <w:rPr>
          <w:rFonts w:cstheme="minorHAnsi"/>
        </w:rPr>
        <w:t>Setelah</w:t>
      </w:r>
      <w:proofErr w:type="spellEnd"/>
      <w:r w:rsidRPr="00DB25C4">
        <w:rPr>
          <w:rFonts w:cstheme="minorHAnsi"/>
        </w:rPr>
        <w:t xml:space="preserve"> </w:t>
      </w:r>
      <w:proofErr w:type="spellStart"/>
      <w:r w:rsidRPr="00DB25C4">
        <w:rPr>
          <w:rFonts w:cstheme="minorHAnsi"/>
        </w:rPr>
        <w:t>perencanaan</w:t>
      </w:r>
      <w:proofErr w:type="spellEnd"/>
      <w:r w:rsidRPr="00DB25C4">
        <w:rPr>
          <w:rFonts w:cstheme="minorHAnsi"/>
        </w:rPr>
        <w:t xml:space="preserve"> </w:t>
      </w:r>
      <w:proofErr w:type="spellStart"/>
      <w:r w:rsidRPr="00DB25C4">
        <w:rPr>
          <w:rFonts w:cstheme="minorHAnsi"/>
        </w:rPr>
        <w:t>investasi</w:t>
      </w:r>
      <w:proofErr w:type="spellEnd"/>
      <w:r w:rsidRPr="00DB25C4">
        <w:rPr>
          <w:rFonts w:cstheme="minorHAnsi"/>
        </w:rPr>
        <w:t xml:space="preserve"> dan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penunjang</w:t>
      </w:r>
      <w:proofErr w:type="spellEnd"/>
      <w:r w:rsidRPr="00DB25C4">
        <w:rPr>
          <w:rFonts w:cstheme="minorHAnsi"/>
        </w:rPr>
        <w:t xml:space="preserve"> </w:t>
      </w:r>
      <w:proofErr w:type="spellStart"/>
      <w:r w:rsidRPr="00DB25C4">
        <w:rPr>
          <w:rFonts w:cstheme="minorHAnsi"/>
        </w:rPr>
        <w:t>disetujui</w:t>
      </w:r>
      <w:proofErr w:type="spellEnd"/>
      <w:r w:rsidRPr="00DB25C4">
        <w:rPr>
          <w:rFonts w:cstheme="minorHAnsi"/>
        </w:rPr>
        <w:t xml:space="preserve"> oleh </w:t>
      </w:r>
      <w:proofErr w:type="spellStart"/>
      <w:r w:rsidRPr="00DB25C4">
        <w:rPr>
          <w:rFonts w:cstheme="minorHAnsi"/>
        </w:rPr>
        <w:t>Pimpinan</w:t>
      </w:r>
      <w:proofErr w:type="spellEnd"/>
      <w:r w:rsidRPr="00DB25C4">
        <w:rPr>
          <w:rFonts w:cstheme="minorHAnsi"/>
        </w:rPr>
        <w:t xml:space="preserve"> Universitas dan YHBS, </w:t>
      </w:r>
      <w:proofErr w:type="spellStart"/>
      <w:r w:rsidRPr="00DB25C4">
        <w:rPr>
          <w:rFonts w:cstheme="minorHAnsi"/>
        </w:rPr>
        <w:t>maka</w:t>
      </w:r>
      <w:proofErr w:type="spellEnd"/>
      <w:r w:rsidRPr="00DB25C4">
        <w:rPr>
          <w:rFonts w:cstheme="minorHAnsi"/>
        </w:rPr>
        <w:t xml:space="preserve"> </w:t>
      </w:r>
      <w:proofErr w:type="spellStart"/>
      <w:r w:rsidRPr="00DB25C4">
        <w:rPr>
          <w:rFonts w:cstheme="minorHAnsi"/>
        </w:rPr>
        <w:t>tahap</w:t>
      </w:r>
      <w:proofErr w:type="spellEnd"/>
      <w:r w:rsidRPr="00DB25C4">
        <w:rPr>
          <w:rFonts w:cstheme="minorHAnsi"/>
        </w:rPr>
        <w:t xml:space="preserve"> </w:t>
      </w:r>
      <w:proofErr w:type="spellStart"/>
      <w:r w:rsidRPr="00DB25C4">
        <w:rPr>
          <w:rFonts w:cstheme="minorHAnsi"/>
        </w:rPr>
        <w:t>selanjutnya</w:t>
      </w:r>
      <w:proofErr w:type="spellEnd"/>
      <w:r w:rsidRPr="00DB25C4">
        <w:rPr>
          <w:rFonts w:cstheme="minorHAnsi"/>
        </w:rPr>
        <w:t xml:space="preserve"> </w:t>
      </w:r>
      <w:proofErr w:type="spellStart"/>
      <w:r w:rsidRPr="00DB25C4">
        <w:rPr>
          <w:rFonts w:cstheme="minorHAnsi"/>
        </w:rPr>
        <w:t>adalah</w:t>
      </w:r>
      <w:proofErr w:type="spellEnd"/>
      <w:r w:rsidRPr="00DB25C4">
        <w:rPr>
          <w:rFonts w:cstheme="minorHAnsi"/>
        </w:rPr>
        <w:t xml:space="preserve"> </w:t>
      </w:r>
      <w:proofErr w:type="spellStart"/>
      <w:r w:rsidRPr="00DB25C4">
        <w:rPr>
          <w:rFonts w:cstheme="minorHAnsi"/>
        </w:rPr>
        <w:t>pengadaan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mengacu</w:t>
      </w:r>
      <w:proofErr w:type="spellEnd"/>
      <w:r w:rsidRPr="00DB25C4">
        <w:rPr>
          <w:rFonts w:cstheme="minorHAnsi"/>
        </w:rPr>
        <w:t xml:space="preserve"> pada </w:t>
      </w:r>
      <w:proofErr w:type="spellStart"/>
      <w:r w:rsidRPr="00DB25C4">
        <w:rPr>
          <w:rFonts w:cstheme="minorHAnsi"/>
        </w:rPr>
        <w:t>dokumen</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Non </w:t>
      </w:r>
      <w:proofErr w:type="spellStart"/>
      <w:r w:rsidRPr="00DB25C4">
        <w:rPr>
          <w:rFonts w:cstheme="minorHAnsi"/>
        </w:rPr>
        <w:t>Akademik</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2015 </w:t>
      </w:r>
      <w:proofErr w:type="spellStart"/>
      <w:r w:rsidRPr="00DB25C4">
        <w:rPr>
          <w:rFonts w:cstheme="minorHAnsi"/>
        </w:rPr>
        <w:t>bagian</w:t>
      </w:r>
      <w:proofErr w:type="spellEnd"/>
      <w:r w:rsidRPr="00DB25C4">
        <w:rPr>
          <w:rFonts w:cstheme="minorHAnsi"/>
        </w:rPr>
        <w:t xml:space="preserve"> VIII </w:t>
      </w:r>
      <w:proofErr w:type="spellStart"/>
      <w:r w:rsidRPr="00DB25C4">
        <w:rPr>
          <w:rFonts w:cstheme="minorHAnsi"/>
        </w:rPr>
        <w:t>bidang</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yaitu</w:t>
      </w:r>
      <w:proofErr w:type="spellEnd"/>
      <w:r w:rsidRPr="00DB25C4">
        <w:rPr>
          <w:rFonts w:cstheme="minorHAnsi"/>
        </w:rPr>
        <w:t xml:space="preserve"> </w:t>
      </w:r>
      <w:proofErr w:type="spellStart"/>
      <w:r w:rsidRPr="00DB25C4">
        <w:rPr>
          <w:rFonts w:cstheme="minorHAnsi"/>
        </w:rPr>
        <w:t>sebagai</w:t>
      </w:r>
      <w:proofErr w:type="spellEnd"/>
      <w:r w:rsidRPr="00DB25C4">
        <w:rPr>
          <w:rFonts w:cstheme="minorHAnsi"/>
        </w:rPr>
        <w:t xml:space="preserve"> </w:t>
      </w:r>
      <w:proofErr w:type="spellStart"/>
      <w:r w:rsidRPr="00DB25C4">
        <w:rPr>
          <w:rFonts w:cstheme="minorHAnsi"/>
        </w:rPr>
        <w:t>berikut</w:t>
      </w:r>
      <w:proofErr w:type="spellEnd"/>
      <w:r w:rsidRPr="00DB25C4">
        <w:rPr>
          <w:rFonts w:cstheme="minorHAnsi"/>
        </w:rPr>
        <w:t xml:space="preserve">: </w:t>
      </w:r>
    </w:p>
    <w:p w14:paraId="3B1AFC1A" w14:textId="77777777" w:rsidR="00B06B75" w:rsidRPr="00DB25C4" w:rsidRDefault="00B06B75" w:rsidP="009F6099">
      <w:pPr>
        <w:pStyle w:val="ListParagraph"/>
        <w:numPr>
          <w:ilvl w:val="0"/>
          <w:numId w:val="113"/>
        </w:numPr>
        <w:spacing w:after="0" w:line="240" w:lineRule="auto"/>
        <w:jc w:val="both"/>
        <w:rPr>
          <w:rFonts w:cstheme="minorHAnsi"/>
        </w:rPr>
      </w:pPr>
      <w:proofErr w:type="spellStart"/>
      <w:r w:rsidRPr="00DB25C4">
        <w:rPr>
          <w:rFonts w:cstheme="minorHAnsi"/>
        </w:rPr>
        <w:t>Perencanaan</w:t>
      </w:r>
      <w:proofErr w:type="spellEnd"/>
      <w:r w:rsidRPr="00DB25C4">
        <w:rPr>
          <w:rFonts w:cstheme="minorHAnsi"/>
        </w:rPr>
        <w:t xml:space="preserve"> </w:t>
      </w:r>
      <w:proofErr w:type="spellStart"/>
      <w:r w:rsidRPr="00DB25C4">
        <w:rPr>
          <w:rFonts w:cstheme="minorHAnsi"/>
        </w:rPr>
        <w:t>pengadaan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disesuaikan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kebutuhan</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Tri Dharma </w:t>
      </w:r>
      <w:proofErr w:type="spellStart"/>
      <w:r w:rsidRPr="00DB25C4">
        <w:rPr>
          <w:rFonts w:cstheme="minorHAnsi"/>
        </w:rPr>
        <w:t>Perguruan</w:t>
      </w:r>
      <w:proofErr w:type="spellEnd"/>
      <w:r w:rsidRPr="00DB25C4">
        <w:rPr>
          <w:rFonts w:cstheme="minorHAnsi"/>
        </w:rPr>
        <w:t xml:space="preserve"> Tinggi dan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penunjang</w:t>
      </w:r>
      <w:proofErr w:type="spellEnd"/>
      <w:r w:rsidRPr="00DB25C4">
        <w:rPr>
          <w:rFonts w:cstheme="minorHAnsi"/>
        </w:rPr>
        <w:t xml:space="preserve"> Tri Dharma, </w:t>
      </w:r>
    </w:p>
    <w:p w14:paraId="154650FB" w14:textId="77777777" w:rsidR="00B06B75" w:rsidRPr="00DB25C4" w:rsidRDefault="00B06B75" w:rsidP="009F6099">
      <w:pPr>
        <w:pStyle w:val="ListParagraph"/>
        <w:numPr>
          <w:ilvl w:val="0"/>
          <w:numId w:val="113"/>
        </w:numPr>
        <w:spacing w:after="0" w:line="240" w:lineRule="auto"/>
        <w:jc w:val="both"/>
        <w:rPr>
          <w:rFonts w:cstheme="minorHAnsi"/>
        </w:rPr>
      </w:pPr>
      <w:proofErr w:type="spellStart"/>
      <w:r w:rsidRPr="00DB25C4">
        <w:rPr>
          <w:rFonts w:cstheme="minorHAnsi"/>
        </w:rPr>
        <w:t>Prosedur</w:t>
      </w:r>
      <w:proofErr w:type="spellEnd"/>
      <w:r w:rsidRPr="00DB25C4">
        <w:rPr>
          <w:rFonts w:cstheme="minorHAnsi"/>
        </w:rPr>
        <w:t xml:space="preserve"> </w:t>
      </w:r>
      <w:proofErr w:type="spellStart"/>
      <w:r w:rsidRPr="00DB25C4">
        <w:rPr>
          <w:rFonts w:cstheme="minorHAnsi"/>
        </w:rPr>
        <w:t>pengadaan</w:t>
      </w:r>
      <w:proofErr w:type="spellEnd"/>
      <w:r w:rsidRPr="00DB25C4">
        <w:rPr>
          <w:rFonts w:cstheme="minorHAnsi"/>
        </w:rPr>
        <w:t xml:space="preserve"> </w:t>
      </w:r>
      <w:proofErr w:type="spellStart"/>
      <w:r w:rsidRPr="00DB25C4">
        <w:rPr>
          <w:rFonts w:cstheme="minorHAnsi"/>
        </w:rPr>
        <w:t>disusun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memastikan</w:t>
      </w:r>
      <w:proofErr w:type="spellEnd"/>
      <w:r w:rsidRPr="00DB25C4">
        <w:rPr>
          <w:rFonts w:cstheme="minorHAnsi"/>
        </w:rPr>
        <w:t xml:space="preserve"> </w:t>
      </w:r>
      <w:proofErr w:type="spellStart"/>
      <w:r w:rsidRPr="00DB25C4">
        <w:rPr>
          <w:rFonts w:cstheme="minorHAnsi"/>
        </w:rPr>
        <w:t>ketersediaan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perencanaan</w:t>
      </w:r>
      <w:proofErr w:type="spellEnd"/>
      <w:r w:rsidRPr="00DB25C4">
        <w:rPr>
          <w:rFonts w:cstheme="minorHAnsi"/>
        </w:rPr>
        <w:t xml:space="preserve">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ditetapkan</w:t>
      </w:r>
      <w:proofErr w:type="spellEnd"/>
      <w:r w:rsidRPr="00DB25C4">
        <w:rPr>
          <w:rFonts w:cstheme="minorHAnsi"/>
        </w:rPr>
        <w:t xml:space="preserve">, </w:t>
      </w:r>
    </w:p>
    <w:p w14:paraId="459D775D" w14:textId="77777777" w:rsidR="00B06B75" w:rsidRPr="00DB25C4" w:rsidRDefault="00B06B75" w:rsidP="009F6099">
      <w:pPr>
        <w:pStyle w:val="ListParagraph"/>
        <w:numPr>
          <w:ilvl w:val="0"/>
          <w:numId w:val="113"/>
        </w:numPr>
        <w:spacing w:after="0" w:line="240" w:lineRule="auto"/>
        <w:jc w:val="both"/>
        <w:rPr>
          <w:rFonts w:cstheme="minorHAnsi"/>
        </w:rPr>
      </w:pPr>
      <w:proofErr w:type="spellStart"/>
      <w:r w:rsidRPr="00DB25C4">
        <w:rPr>
          <w:rFonts w:cstheme="minorHAnsi"/>
        </w:rPr>
        <w:t>Pengadaan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yang </w:t>
      </w:r>
      <w:proofErr w:type="spellStart"/>
      <w:r w:rsidRPr="00DB25C4">
        <w:rPr>
          <w:rFonts w:cstheme="minorHAnsi"/>
        </w:rPr>
        <w:t>diinisiasi</w:t>
      </w:r>
      <w:proofErr w:type="spellEnd"/>
      <w:r w:rsidRPr="00DB25C4">
        <w:rPr>
          <w:rFonts w:cstheme="minorHAnsi"/>
        </w:rPr>
        <w:t xml:space="preserve"> oleh unit lain </w:t>
      </w:r>
      <w:proofErr w:type="spellStart"/>
      <w:r w:rsidRPr="00DB25C4">
        <w:rPr>
          <w:rFonts w:cstheme="minorHAnsi"/>
        </w:rPr>
        <w:t>menggunakan</w:t>
      </w:r>
      <w:proofErr w:type="spellEnd"/>
      <w:r w:rsidRPr="00DB25C4">
        <w:rPr>
          <w:rFonts w:cstheme="minorHAnsi"/>
        </w:rPr>
        <w:t xml:space="preserve"> </w:t>
      </w:r>
      <w:proofErr w:type="spellStart"/>
      <w:r w:rsidRPr="00DB25C4">
        <w:rPr>
          <w:rFonts w:cstheme="minorHAnsi"/>
        </w:rPr>
        <w:t>pendanaan</w:t>
      </w:r>
      <w:proofErr w:type="spellEnd"/>
      <w:r w:rsidRPr="00DB25C4">
        <w:rPr>
          <w:rFonts w:cstheme="minorHAnsi"/>
        </w:rPr>
        <w:t xml:space="preserve"> </w:t>
      </w:r>
      <w:proofErr w:type="spellStart"/>
      <w:r w:rsidRPr="00DB25C4">
        <w:rPr>
          <w:rFonts w:cstheme="minorHAnsi"/>
        </w:rPr>
        <w:t>eksternal</w:t>
      </w:r>
      <w:proofErr w:type="spellEnd"/>
      <w:r w:rsidRPr="00DB25C4">
        <w:rPr>
          <w:rFonts w:cstheme="minorHAnsi"/>
        </w:rPr>
        <w:t xml:space="preserve"> </w:t>
      </w:r>
      <w:proofErr w:type="spellStart"/>
      <w:r w:rsidRPr="00DB25C4">
        <w:rPr>
          <w:rFonts w:cstheme="minorHAnsi"/>
        </w:rPr>
        <w:t>mengikuti</w:t>
      </w:r>
      <w:proofErr w:type="spellEnd"/>
      <w:r w:rsidRPr="00DB25C4">
        <w:rPr>
          <w:rFonts w:cstheme="minorHAnsi"/>
        </w:rPr>
        <w:t xml:space="preserve"> </w:t>
      </w:r>
      <w:proofErr w:type="spellStart"/>
      <w:r w:rsidRPr="00DB25C4">
        <w:rPr>
          <w:rFonts w:cstheme="minorHAnsi"/>
        </w:rPr>
        <w:t>prosedur</w:t>
      </w:r>
      <w:proofErr w:type="spellEnd"/>
      <w:r w:rsidRPr="00DB25C4">
        <w:rPr>
          <w:rFonts w:cstheme="minorHAnsi"/>
        </w:rPr>
        <w:t xml:space="preserve"> </w:t>
      </w:r>
      <w:proofErr w:type="spellStart"/>
      <w:r w:rsidRPr="00DB25C4">
        <w:rPr>
          <w:rFonts w:cstheme="minorHAnsi"/>
        </w:rPr>
        <w:t>pengadaan</w:t>
      </w:r>
      <w:proofErr w:type="spellEnd"/>
      <w:r w:rsidRPr="00DB25C4">
        <w:rPr>
          <w:rFonts w:cstheme="minorHAnsi"/>
        </w:rPr>
        <w:t xml:space="preserve">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ditetapkan</w:t>
      </w:r>
      <w:proofErr w:type="spellEnd"/>
      <w:r w:rsidRPr="00DB25C4">
        <w:rPr>
          <w:rFonts w:cstheme="minorHAnsi"/>
        </w:rPr>
        <w:t xml:space="preserve">, </w:t>
      </w:r>
    </w:p>
    <w:p w14:paraId="44F8FDE1" w14:textId="77777777" w:rsidR="00B06B75" w:rsidRPr="00DB25C4" w:rsidRDefault="00B06B75" w:rsidP="009F6099">
      <w:pPr>
        <w:pStyle w:val="ListParagraph"/>
        <w:numPr>
          <w:ilvl w:val="0"/>
          <w:numId w:val="113"/>
        </w:numPr>
        <w:spacing w:after="0" w:line="240" w:lineRule="auto"/>
        <w:jc w:val="both"/>
        <w:rPr>
          <w:rFonts w:cstheme="minorHAnsi"/>
        </w:rPr>
      </w:pPr>
      <w:proofErr w:type="spellStart"/>
      <w:r w:rsidRPr="00DB25C4">
        <w:rPr>
          <w:rFonts w:cstheme="minorHAnsi"/>
        </w:rPr>
        <w:t>Prosedur</w:t>
      </w:r>
      <w:proofErr w:type="spellEnd"/>
      <w:r w:rsidRPr="00DB25C4">
        <w:rPr>
          <w:rFonts w:cstheme="minorHAnsi"/>
        </w:rPr>
        <w:t xml:space="preserve"> </w:t>
      </w:r>
      <w:proofErr w:type="spellStart"/>
      <w:r w:rsidRPr="00DB25C4">
        <w:rPr>
          <w:rFonts w:cstheme="minorHAnsi"/>
        </w:rPr>
        <w:t>pemanfaatan</w:t>
      </w:r>
      <w:proofErr w:type="spellEnd"/>
      <w:r w:rsidRPr="00DB25C4">
        <w:rPr>
          <w:rFonts w:cstheme="minorHAnsi"/>
        </w:rPr>
        <w:t xml:space="preserve"> </w:t>
      </w:r>
      <w:proofErr w:type="spellStart"/>
      <w:r w:rsidRPr="00DB25C4">
        <w:rPr>
          <w:rFonts w:cstheme="minorHAnsi"/>
        </w:rPr>
        <w:t>disusun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memastikan</w:t>
      </w:r>
      <w:proofErr w:type="spellEnd"/>
      <w:r w:rsidRPr="00DB25C4">
        <w:rPr>
          <w:rFonts w:cstheme="minorHAnsi"/>
        </w:rPr>
        <w:t xml:space="preserve"> </w:t>
      </w:r>
      <w:proofErr w:type="spellStart"/>
      <w:r w:rsidRPr="00DB25C4">
        <w:rPr>
          <w:rFonts w:cstheme="minorHAnsi"/>
        </w:rPr>
        <w:t>efektivitas</w:t>
      </w:r>
      <w:proofErr w:type="spellEnd"/>
      <w:r w:rsidRPr="00DB25C4">
        <w:rPr>
          <w:rFonts w:cstheme="minorHAnsi"/>
        </w:rPr>
        <w:t xml:space="preserve"> dan </w:t>
      </w:r>
      <w:proofErr w:type="spellStart"/>
      <w:r w:rsidRPr="00DB25C4">
        <w:rPr>
          <w:rFonts w:cstheme="minorHAnsi"/>
        </w:rPr>
        <w:t>efisiensi</w:t>
      </w:r>
      <w:proofErr w:type="spellEnd"/>
      <w:r w:rsidRPr="00DB25C4">
        <w:rPr>
          <w:rFonts w:cstheme="minorHAnsi"/>
        </w:rPr>
        <w:t xml:space="preserve"> </w:t>
      </w:r>
      <w:proofErr w:type="spellStart"/>
      <w:r w:rsidRPr="00DB25C4">
        <w:rPr>
          <w:rFonts w:cstheme="minorHAnsi"/>
        </w:rPr>
        <w:t>penggunaan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
    <w:p w14:paraId="1F308B70" w14:textId="77777777" w:rsidR="00B06B75" w:rsidRPr="00DB25C4" w:rsidRDefault="00B06B75" w:rsidP="009F6099">
      <w:pPr>
        <w:pStyle w:val="ListParagraph"/>
        <w:numPr>
          <w:ilvl w:val="0"/>
          <w:numId w:val="113"/>
        </w:numPr>
        <w:spacing w:after="0" w:line="240" w:lineRule="auto"/>
        <w:jc w:val="both"/>
        <w:rPr>
          <w:rFonts w:cstheme="minorHAnsi"/>
        </w:rPr>
      </w:pPr>
      <w:proofErr w:type="spellStart"/>
      <w:r w:rsidRPr="00DB25C4">
        <w:rPr>
          <w:rFonts w:cstheme="minorHAnsi"/>
        </w:rPr>
        <w:lastRenderedPageBreak/>
        <w:t>Pengelolaan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dibiayai</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anggaran</w:t>
      </w:r>
      <w:proofErr w:type="spellEnd"/>
      <w:r w:rsidRPr="00DB25C4">
        <w:rPr>
          <w:rFonts w:cstheme="minorHAnsi"/>
        </w:rPr>
        <w:t xml:space="preserve">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disetujui</w:t>
      </w:r>
      <w:proofErr w:type="spellEnd"/>
      <w:r w:rsidRPr="00DB25C4">
        <w:rPr>
          <w:rFonts w:cstheme="minorHAnsi"/>
        </w:rPr>
        <w:t xml:space="preserve"> oleh </w:t>
      </w:r>
      <w:proofErr w:type="spellStart"/>
      <w:r w:rsidRPr="00DB25C4">
        <w:rPr>
          <w:rFonts w:cstheme="minorHAnsi"/>
        </w:rPr>
        <w:t>Pimpinan</w:t>
      </w:r>
      <w:proofErr w:type="spellEnd"/>
      <w:r w:rsidRPr="00DB25C4">
        <w:rPr>
          <w:rFonts w:cstheme="minorHAnsi"/>
        </w:rPr>
        <w:t xml:space="preserve"> Universitas dan Yayasan. </w:t>
      </w:r>
    </w:p>
    <w:p w14:paraId="24621457" w14:textId="77777777" w:rsidR="00B06B75" w:rsidRPr="00DB25C4" w:rsidRDefault="00B06B75" w:rsidP="00687314">
      <w:pPr>
        <w:spacing w:after="0" w:line="240" w:lineRule="auto"/>
        <w:ind w:left="1440"/>
        <w:jc w:val="both"/>
        <w:rPr>
          <w:rFonts w:cstheme="minorHAnsi"/>
        </w:rPr>
      </w:pPr>
      <w:proofErr w:type="spellStart"/>
      <w:r w:rsidRPr="00DB25C4">
        <w:rPr>
          <w:rFonts w:cstheme="minorHAnsi"/>
        </w:rPr>
        <w:t>Sedangkan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pencatatan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Non </w:t>
      </w:r>
      <w:proofErr w:type="spellStart"/>
      <w:r w:rsidRPr="00DB25C4">
        <w:rPr>
          <w:rFonts w:cstheme="minorHAnsi"/>
        </w:rPr>
        <w:t>Akademik</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2015 </w:t>
      </w:r>
      <w:proofErr w:type="spellStart"/>
      <w:r w:rsidRPr="00DB25C4">
        <w:rPr>
          <w:rFonts w:cstheme="minorHAnsi"/>
        </w:rPr>
        <w:t>adalah</w:t>
      </w:r>
      <w:proofErr w:type="spellEnd"/>
      <w:r w:rsidRPr="00DB25C4">
        <w:rPr>
          <w:rFonts w:cstheme="minorHAnsi"/>
        </w:rPr>
        <w:t xml:space="preserve"> </w:t>
      </w:r>
      <w:proofErr w:type="spellStart"/>
      <w:r w:rsidRPr="00DB25C4">
        <w:rPr>
          <w:rFonts w:cstheme="minorHAnsi"/>
        </w:rPr>
        <w:t>sebagai</w:t>
      </w:r>
      <w:proofErr w:type="spellEnd"/>
      <w:r w:rsidRPr="00DB25C4">
        <w:rPr>
          <w:rFonts w:cstheme="minorHAnsi"/>
        </w:rPr>
        <w:t xml:space="preserve"> </w:t>
      </w:r>
      <w:proofErr w:type="spellStart"/>
      <w:r w:rsidRPr="00DB25C4">
        <w:rPr>
          <w:rFonts w:cstheme="minorHAnsi"/>
        </w:rPr>
        <w:t>berikut</w:t>
      </w:r>
      <w:proofErr w:type="spellEnd"/>
      <w:r w:rsidRPr="00DB25C4">
        <w:rPr>
          <w:rFonts w:cstheme="minorHAnsi"/>
        </w:rPr>
        <w:t xml:space="preserve">: </w:t>
      </w:r>
    </w:p>
    <w:p w14:paraId="61B32079" w14:textId="77777777" w:rsidR="00B06B75" w:rsidRPr="00DB25C4" w:rsidRDefault="00B06B75" w:rsidP="009F6099">
      <w:pPr>
        <w:pStyle w:val="ListParagraph"/>
        <w:numPr>
          <w:ilvl w:val="0"/>
          <w:numId w:val="114"/>
        </w:numPr>
        <w:spacing w:after="0" w:line="240" w:lineRule="auto"/>
        <w:jc w:val="both"/>
        <w:rPr>
          <w:rFonts w:cstheme="minorHAnsi"/>
        </w:rPr>
      </w:pPr>
      <w:proofErr w:type="spellStart"/>
      <w:r w:rsidRPr="00DB25C4">
        <w:rPr>
          <w:rFonts w:cstheme="minorHAnsi"/>
        </w:rPr>
        <w:t>Inventarisasi</w:t>
      </w:r>
      <w:proofErr w:type="spellEnd"/>
      <w:r w:rsidRPr="00DB25C4">
        <w:rPr>
          <w:rFonts w:cstheme="minorHAnsi"/>
        </w:rPr>
        <w:t xml:space="preserve">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periodik</w:t>
      </w:r>
      <w:proofErr w:type="spellEnd"/>
      <w:r w:rsidRPr="00DB25C4">
        <w:rPr>
          <w:rFonts w:cstheme="minorHAnsi"/>
        </w:rPr>
        <w:t xml:space="preserve"> </w:t>
      </w:r>
      <w:proofErr w:type="spellStart"/>
      <w:r w:rsidRPr="00DB25C4">
        <w:rPr>
          <w:rFonts w:cstheme="minorHAnsi"/>
        </w:rPr>
        <w:t>guna</w:t>
      </w:r>
      <w:proofErr w:type="spellEnd"/>
      <w:r w:rsidRPr="00DB25C4">
        <w:rPr>
          <w:rFonts w:cstheme="minorHAnsi"/>
        </w:rPr>
        <w:t xml:space="preserve"> </w:t>
      </w:r>
      <w:proofErr w:type="spellStart"/>
      <w:r w:rsidRPr="00DB25C4">
        <w:rPr>
          <w:rFonts w:cstheme="minorHAnsi"/>
        </w:rPr>
        <w:t>memetakan</w:t>
      </w:r>
      <w:proofErr w:type="spellEnd"/>
      <w:r w:rsidRPr="00DB25C4">
        <w:rPr>
          <w:rFonts w:cstheme="minorHAnsi"/>
        </w:rPr>
        <w:t xml:space="preserve"> </w:t>
      </w: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kondisi</w:t>
      </w:r>
      <w:proofErr w:type="spellEnd"/>
      <w:r w:rsidRPr="00DB25C4">
        <w:rPr>
          <w:rFonts w:cstheme="minorHAnsi"/>
        </w:rPr>
        <w:t xml:space="preserve"> dan </w:t>
      </w:r>
      <w:proofErr w:type="spellStart"/>
      <w:r w:rsidRPr="00DB25C4">
        <w:rPr>
          <w:rFonts w:cstheme="minorHAnsi"/>
        </w:rPr>
        <w:t>umur</w:t>
      </w:r>
      <w:proofErr w:type="spellEnd"/>
      <w:r w:rsidRPr="00DB25C4">
        <w:rPr>
          <w:rFonts w:cstheme="minorHAnsi"/>
        </w:rPr>
        <w:t xml:space="preserve"> </w:t>
      </w:r>
      <w:proofErr w:type="spellStart"/>
      <w:r w:rsidRPr="00DB25C4">
        <w:rPr>
          <w:rFonts w:cstheme="minorHAnsi"/>
        </w:rPr>
        <w:t>ekonomis</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
    <w:p w14:paraId="2FF1BE1D" w14:textId="77777777" w:rsidR="00B06B75" w:rsidRPr="00DB25C4" w:rsidRDefault="00B06B75" w:rsidP="009F6099">
      <w:pPr>
        <w:pStyle w:val="ListParagraph"/>
        <w:numPr>
          <w:ilvl w:val="0"/>
          <w:numId w:val="114"/>
        </w:numPr>
        <w:spacing w:after="0" w:line="240" w:lineRule="auto"/>
        <w:jc w:val="both"/>
        <w:rPr>
          <w:rFonts w:cstheme="minorHAnsi"/>
        </w:rPr>
      </w:pPr>
      <w:r w:rsidRPr="00DB25C4">
        <w:rPr>
          <w:rFonts w:cstheme="minorHAnsi"/>
        </w:rPr>
        <w:t xml:space="preserve">Hasil </w:t>
      </w:r>
      <w:proofErr w:type="spellStart"/>
      <w:r w:rsidRPr="00DB25C4">
        <w:rPr>
          <w:rFonts w:cstheme="minorHAnsi"/>
        </w:rPr>
        <w:t>inventarisasi</w:t>
      </w:r>
      <w:proofErr w:type="spellEnd"/>
      <w:r w:rsidRPr="00DB25C4">
        <w:rPr>
          <w:rFonts w:cstheme="minorHAnsi"/>
        </w:rPr>
        <w:t xml:space="preserve"> </w:t>
      </w:r>
      <w:proofErr w:type="spellStart"/>
      <w:r w:rsidRPr="00DB25C4">
        <w:rPr>
          <w:rFonts w:cstheme="minorHAnsi"/>
        </w:rPr>
        <w:t>digunakan</w:t>
      </w:r>
      <w:proofErr w:type="spellEnd"/>
      <w:r w:rsidRPr="00DB25C4">
        <w:rPr>
          <w:rFonts w:cstheme="minorHAnsi"/>
        </w:rPr>
        <w:t xml:space="preserve"> </w:t>
      </w:r>
      <w:proofErr w:type="spellStart"/>
      <w:r w:rsidRPr="00DB25C4">
        <w:rPr>
          <w:rFonts w:cstheme="minorHAnsi"/>
        </w:rPr>
        <w:t>sebagai</w:t>
      </w:r>
      <w:proofErr w:type="spellEnd"/>
      <w:r w:rsidRPr="00DB25C4">
        <w:rPr>
          <w:rFonts w:cstheme="minorHAnsi"/>
        </w:rPr>
        <w:t xml:space="preserve"> </w:t>
      </w:r>
      <w:proofErr w:type="spellStart"/>
      <w:r w:rsidRPr="00DB25C4">
        <w:rPr>
          <w:rFonts w:cstheme="minorHAnsi"/>
        </w:rPr>
        <w:t>dasar</w:t>
      </w:r>
      <w:proofErr w:type="spellEnd"/>
      <w:r w:rsidRPr="00DB25C4">
        <w:rPr>
          <w:rFonts w:cstheme="minorHAnsi"/>
        </w:rPr>
        <w:t xml:space="preserve"> </w:t>
      </w:r>
      <w:proofErr w:type="spellStart"/>
      <w:r w:rsidRPr="00DB25C4">
        <w:rPr>
          <w:rFonts w:cstheme="minorHAnsi"/>
        </w:rPr>
        <w:t>penyusunan</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pemeliharaan</w:t>
      </w:r>
      <w:proofErr w:type="spellEnd"/>
      <w:r w:rsidRPr="00DB25C4">
        <w:rPr>
          <w:rFonts w:cstheme="minorHAnsi"/>
        </w:rPr>
        <w:t xml:space="preserve">, </w:t>
      </w:r>
      <w:proofErr w:type="spellStart"/>
      <w:r w:rsidRPr="00DB25C4">
        <w:rPr>
          <w:rFonts w:cstheme="minorHAnsi"/>
        </w:rPr>
        <w:t>peremajaan</w:t>
      </w:r>
      <w:proofErr w:type="spellEnd"/>
      <w:r w:rsidRPr="00DB25C4">
        <w:rPr>
          <w:rFonts w:cstheme="minorHAnsi"/>
        </w:rPr>
        <w:t xml:space="preserve">, </w:t>
      </w:r>
      <w:proofErr w:type="spellStart"/>
      <w:r w:rsidRPr="00DB25C4">
        <w:rPr>
          <w:rFonts w:cstheme="minorHAnsi"/>
        </w:rPr>
        <w:t>pemutakhiran</w:t>
      </w:r>
      <w:proofErr w:type="spellEnd"/>
      <w:r w:rsidRPr="00DB25C4">
        <w:rPr>
          <w:rFonts w:cstheme="minorHAnsi"/>
        </w:rPr>
        <w:t xml:space="preserve">, </w:t>
      </w:r>
      <w:proofErr w:type="spellStart"/>
      <w:r w:rsidRPr="00DB25C4">
        <w:rPr>
          <w:rFonts w:cstheme="minorHAnsi"/>
        </w:rPr>
        <w:t>penghapusan</w:t>
      </w:r>
      <w:proofErr w:type="spellEnd"/>
      <w:r w:rsidRPr="00DB25C4">
        <w:rPr>
          <w:rFonts w:cstheme="minorHAnsi"/>
        </w:rPr>
        <w:t xml:space="preserve">, dan </w:t>
      </w:r>
      <w:proofErr w:type="spellStart"/>
      <w:r w:rsidRPr="00DB25C4">
        <w:rPr>
          <w:rFonts w:cstheme="minorHAnsi"/>
        </w:rPr>
        <w:t>pengadaan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
    <w:p w14:paraId="6817378C" w14:textId="77777777" w:rsidR="00B06B75" w:rsidRPr="00DB25C4" w:rsidRDefault="00B06B75" w:rsidP="009F6099">
      <w:pPr>
        <w:pStyle w:val="ListParagraph"/>
        <w:numPr>
          <w:ilvl w:val="0"/>
          <w:numId w:val="114"/>
        </w:numPr>
        <w:spacing w:after="0" w:line="240" w:lineRule="auto"/>
        <w:jc w:val="both"/>
        <w:rPr>
          <w:rFonts w:cstheme="minorHAnsi"/>
        </w:rPr>
      </w:pPr>
      <w:proofErr w:type="spellStart"/>
      <w:r w:rsidRPr="00DB25C4">
        <w:rPr>
          <w:rFonts w:cstheme="minorHAnsi"/>
        </w:rPr>
        <w:t>Pemeliharaan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dilaksanakan</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rutin</w:t>
      </w:r>
      <w:proofErr w:type="spellEnd"/>
      <w:r w:rsidRPr="00DB25C4">
        <w:rPr>
          <w:rFonts w:cstheme="minorHAnsi"/>
        </w:rPr>
        <w:t xml:space="preserve"> dan </w:t>
      </w:r>
      <w:proofErr w:type="spellStart"/>
      <w:r w:rsidRPr="00DB25C4">
        <w:rPr>
          <w:rFonts w:cstheme="minorHAnsi"/>
        </w:rPr>
        <w:t>terjadwal</w:t>
      </w:r>
      <w:proofErr w:type="spellEnd"/>
      <w:r w:rsidRPr="00DB25C4">
        <w:rPr>
          <w:rFonts w:cstheme="minorHAnsi"/>
        </w:rPr>
        <w:t xml:space="preserve">, </w:t>
      </w:r>
    </w:p>
    <w:p w14:paraId="5DBAEDF8" w14:textId="77777777" w:rsidR="00B06B75" w:rsidRPr="00DB25C4" w:rsidRDefault="00B06B75" w:rsidP="009F6099">
      <w:pPr>
        <w:pStyle w:val="ListParagraph"/>
        <w:numPr>
          <w:ilvl w:val="0"/>
          <w:numId w:val="114"/>
        </w:numPr>
        <w:spacing w:after="0" w:line="240" w:lineRule="auto"/>
        <w:jc w:val="both"/>
        <w:rPr>
          <w:rFonts w:cstheme="minorHAnsi"/>
        </w:rPr>
      </w:pPr>
      <w:proofErr w:type="spellStart"/>
      <w:r w:rsidRPr="00DB25C4">
        <w:rPr>
          <w:rFonts w:cstheme="minorHAnsi"/>
        </w:rPr>
        <w:t>Seluruh</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didokumentasikan</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akurat</w:t>
      </w:r>
      <w:proofErr w:type="spellEnd"/>
      <w:r w:rsidRPr="00DB25C4">
        <w:rPr>
          <w:rFonts w:cstheme="minorHAnsi"/>
        </w:rPr>
        <w:t xml:space="preserve"> dan </w:t>
      </w:r>
      <w:proofErr w:type="spellStart"/>
      <w:r w:rsidRPr="00DB25C4">
        <w:rPr>
          <w:rFonts w:cstheme="minorHAnsi"/>
        </w:rPr>
        <w:t>tertib</w:t>
      </w:r>
      <w:proofErr w:type="spellEnd"/>
      <w:r w:rsidRPr="00DB25C4">
        <w:rPr>
          <w:rFonts w:cstheme="minorHAnsi"/>
        </w:rPr>
        <w:t xml:space="preserve">, </w:t>
      </w:r>
    </w:p>
    <w:p w14:paraId="67482373" w14:textId="77777777" w:rsidR="00B06B75" w:rsidRPr="00DB25C4" w:rsidRDefault="00B06B75" w:rsidP="009F6099">
      <w:pPr>
        <w:pStyle w:val="ListParagraph"/>
        <w:numPr>
          <w:ilvl w:val="0"/>
          <w:numId w:val="114"/>
        </w:numPr>
        <w:spacing w:after="0" w:line="240" w:lineRule="auto"/>
        <w:jc w:val="both"/>
        <w:rPr>
          <w:rFonts w:cstheme="minorHAnsi"/>
        </w:rPr>
      </w:pPr>
      <w:proofErr w:type="spellStart"/>
      <w:r w:rsidRPr="00DB25C4">
        <w:rPr>
          <w:rFonts w:cstheme="minorHAnsi"/>
        </w:rPr>
        <w:t>Dokumentasi</w:t>
      </w:r>
      <w:proofErr w:type="spellEnd"/>
      <w:r w:rsidRPr="00DB25C4">
        <w:rPr>
          <w:rFonts w:cstheme="minorHAnsi"/>
        </w:rPr>
        <w:t xml:space="preserve"> </w:t>
      </w: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dilaporkan</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periodik</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w:t>
      </w:r>
      <w:proofErr w:type="spellStart"/>
      <w:r w:rsidRPr="00DB25C4">
        <w:rPr>
          <w:rFonts w:cstheme="minorHAnsi"/>
        </w:rPr>
        <w:t>Pimpinan</w:t>
      </w:r>
      <w:proofErr w:type="spellEnd"/>
      <w:r w:rsidRPr="00DB25C4">
        <w:rPr>
          <w:rFonts w:cstheme="minorHAnsi"/>
        </w:rPr>
        <w:t xml:space="preserve"> Universitas dan Yayasan. </w:t>
      </w:r>
    </w:p>
    <w:p w14:paraId="5584E33E" w14:textId="77777777" w:rsidR="00B06B75" w:rsidRPr="00DB25C4" w:rsidRDefault="00B06B75" w:rsidP="00687314">
      <w:pPr>
        <w:spacing w:after="0" w:line="240" w:lineRule="auto"/>
        <w:ind w:left="1440"/>
        <w:jc w:val="both"/>
        <w:rPr>
          <w:rFonts w:cstheme="minorHAnsi"/>
        </w:rPr>
      </w:pPr>
      <w:proofErr w:type="spellStart"/>
      <w:r w:rsidRPr="00DB25C4">
        <w:rPr>
          <w:rFonts w:cstheme="minorHAnsi"/>
        </w:rPr>
        <w:t>Prosedur</w:t>
      </w:r>
      <w:proofErr w:type="spellEnd"/>
      <w:r w:rsidRPr="00DB25C4">
        <w:rPr>
          <w:rFonts w:cstheme="minorHAnsi"/>
        </w:rPr>
        <w:t xml:space="preserve"> </w:t>
      </w:r>
      <w:proofErr w:type="spellStart"/>
      <w:r w:rsidRPr="00DB25C4">
        <w:rPr>
          <w:rFonts w:cstheme="minorHAnsi"/>
        </w:rPr>
        <w:t>pengadaan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disetujui</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RKAT </w:t>
      </w:r>
      <w:proofErr w:type="spellStart"/>
      <w:r w:rsidRPr="00DB25C4">
        <w:rPr>
          <w:rFonts w:cstheme="minorHAnsi"/>
        </w:rPr>
        <w:t>adalah</w:t>
      </w:r>
      <w:proofErr w:type="spellEnd"/>
      <w:r w:rsidRPr="00DB25C4">
        <w:rPr>
          <w:rFonts w:cstheme="minorHAnsi"/>
        </w:rPr>
        <w:t xml:space="preserve"> </w:t>
      </w:r>
      <w:proofErr w:type="spellStart"/>
      <w:r w:rsidRPr="00DB25C4">
        <w:rPr>
          <w:rFonts w:cstheme="minorHAnsi"/>
        </w:rPr>
        <w:t>sebagai</w:t>
      </w:r>
      <w:proofErr w:type="spellEnd"/>
      <w:r w:rsidRPr="00DB25C4">
        <w:rPr>
          <w:rFonts w:cstheme="minorHAnsi"/>
        </w:rPr>
        <w:t xml:space="preserve"> </w:t>
      </w:r>
      <w:proofErr w:type="spellStart"/>
      <w:r w:rsidRPr="00DB25C4">
        <w:rPr>
          <w:rFonts w:cstheme="minorHAnsi"/>
        </w:rPr>
        <w:t>berikut</w:t>
      </w:r>
      <w:proofErr w:type="spellEnd"/>
      <w:r w:rsidRPr="00DB25C4">
        <w:rPr>
          <w:rFonts w:cstheme="minorHAnsi"/>
        </w:rPr>
        <w:t xml:space="preserve">: </w:t>
      </w:r>
    </w:p>
    <w:p w14:paraId="660EB403" w14:textId="77777777" w:rsidR="00B06B75" w:rsidRPr="00DB25C4" w:rsidRDefault="00B06B75" w:rsidP="00687314">
      <w:pPr>
        <w:spacing w:after="0" w:line="240" w:lineRule="auto"/>
        <w:ind w:left="1440"/>
        <w:jc w:val="both"/>
        <w:rPr>
          <w:rFonts w:cstheme="minorHAnsi"/>
        </w:rPr>
      </w:pPr>
      <w:r w:rsidRPr="00DB25C4">
        <w:rPr>
          <w:rFonts w:cstheme="minorHAnsi"/>
        </w:rPr>
        <w:t xml:space="preserve">1. Unit </w:t>
      </w:r>
      <w:proofErr w:type="spellStart"/>
      <w:r w:rsidRPr="00DB25C4">
        <w:rPr>
          <w:rFonts w:cstheme="minorHAnsi"/>
        </w:rPr>
        <w:t>terkait</w:t>
      </w:r>
      <w:proofErr w:type="spellEnd"/>
      <w:r w:rsidRPr="00DB25C4">
        <w:rPr>
          <w:rFonts w:cstheme="minorHAnsi"/>
        </w:rPr>
        <w:t xml:space="preserve"> </w:t>
      </w:r>
      <w:proofErr w:type="spellStart"/>
      <w:r w:rsidRPr="00DB25C4">
        <w:rPr>
          <w:rFonts w:cstheme="minorHAnsi"/>
        </w:rPr>
        <w:t>atau</w:t>
      </w:r>
      <w:proofErr w:type="spellEnd"/>
      <w:r w:rsidRPr="00DB25C4">
        <w:rPr>
          <w:rFonts w:cstheme="minorHAnsi"/>
        </w:rPr>
        <w:t xml:space="preserve"> Bagian </w:t>
      </w:r>
      <w:proofErr w:type="spellStart"/>
      <w:r w:rsidRPr="00DB25C4">
        <w:rPr>
          <w:rFonts w:cstheme="minorHAnsi"/>
        </w:rPr>
        <w:t>Aset</w:t>
      </w:r>
      <w:proofErr w:type="spellEnd"/>
      <w:r w:rsidRPr="00DB25C4">
        <w:rPr>
          <w:rFonts w:cstheme="minorHAnsi"/>
        </w:rPr>
        <w:t xml:space="preserve"> </w:t>
      </w:r>
      <w:proofErr w:type="spellStart"/>
      <w:r w:rsidRPr="00DB25C4">
        <w:rPr>
          <w:rFonts w:cstheme="minorHAnsi"/>
        </w:rPr>
        <w:t>mengajukan</w:t>
      </w:r>
      <w:proofErr w:type="spellEnd"/>
      <w:r w:rsidRPr="00DB25C4">
        <w:rPr>
          <w:rFonts w:cstheme="minorHAnsi"/>
        </w:rPr>
        <w:t xml:space="preserve"> </w:t>
      </w:r>
      <w:proofErr w:type="spellStart"/>
      <w:r w:rsidRPr="00DB25C4">
        <w:rPr>
          <w:rFonts w:cstheme="minorHAnsi"/>
        </w:rPr>
        <w:t>pengadaan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melalui</w:t>
      </w:r>
      <w:proofErr w:type="spellEnd"/>
      <w:r w:rsidRPr="00DB25C4">
        <w:rPr>
          <w:rFonts w:cstheme="minorHAnsi"/>
        </w:rPr>
        <w:t xml:space="preserve"> </w:t>
      </w:r>
      <w:proofErr w:type="spellStart"/>
      <w:r w:rsidRPr="00DB25C4">
        <w:rPr>
          <w:rFonts w:cstheme="minorHAnsi"/>
        </w:rPr>
        <w:t>pengajuan</w:t>
      </w:r>
      <w:proofErr w:type="spellEnd"/>
      <w:r w:rsidRPr="00DB25C4">
        <w:rPr>
          <w:rFonts w:cstheme="minorHAnsi"/>
        </w:rPr>
        <w:t xml:space="preserve"> RKATR </w:t>
      </w:r>
    </w:p>
    <w:p w14:paraId="5D1CC5E8" w14:textId="77777777" w:rsidR="00B06B75" w:rsidRPr="00DB25C4" w:rsidRDefault="00B06B75" w:rsidP="00687314">
      <w:pPr>
        <w:spacing w:after="0" w:line="240" w:lineRule="auto"/>
        <w:ind w:left="1440"/>
        <w:jc w:val="both"/>
        <w:rPr>
          <w:rFonts w:cstheme="minorHAnsi"/>
        </w:rPr>
      </w:pPr>
      <w:r w:rsidRPr="00DB25C4">
        <w:rPr>
          <w:rFonts w:cstheme="minorHAnsi"/>
        </w:rPr>
        <w:t xml:space="preserve">2. </w:t>
      </w:r>
      <w:proofErr w:type="spellStart"/>
      <w:r w:rsidRPr="00DB25C4">
        <w:rPr>
          <w:rFonts w:cstheme="minorHAnsi"/>
        </w:rPr>
        <w:t>Pimpinan</w:t>
      </w:r>
      <w:proofErr w:type="spellEnd"/>
      <w:r w:rsidRPr="00DB25C4">
        <w:rPr>
          <w:rFonts w:cstheme="minorHAnsi"/>
        </w:rPr>
        <w:t xml:space="preserve"> Universitas dan YHBS </w:t>
      </w:r>
      <w:proofErr w:type="spellStart"/>
      <w:r w:rsidRPr="00DB25C4">
        <w:rPr>
          <w:rFonts w:cstheme="minorHAnsi"/>
        </w:rPr>
        <w:t>menyetujui</w:t>
      </w:r>
      <w:proofErr w:type="spellEnd"/>
      <w:r w:rsidRPr="00DB25C4">
        <w:rPr>
          <w:rFonts w:cstheme="minorHAnsi"/>
        </w:rPr>
        <w:t xml:space="preserve"> </w:t>
      </w:r>
      <w:proofErr w:type="spellStart"/>
      <w:r w:rsidRPr="00DB25C4">
        <w:rPr>
          <w:rFonts w:cstheme="minorHAnsi"/>
        </w:rPr>
        <w:t>periode</w:t>
      </w:r>
      <w:proofErr w:type="spellEnd"/>
      <w:r w:rsidRPr="00DB25C4">
        <w:rPr>
          <w:rFonts w:cstheme="minorHAnsi"/>
        </w:rPr>
        <w:t xml:space="preserve"> </w:t>
      </w:r>
      <w:proofErr w:type="spellStart"/>
      <w:r w:rsidRPr="00DB25C4">
        <w:rPr>
          <w:rFonts w:cstheme="minorHAnsi"/>
        </w:rPr>
        <w:t>pengadaan</w:t>
      </w:r>
      <w:proofErr w:type="spellEnd"/>
      <w:r w:rsidRPr="00DB25C4">
        <w:rPr>
          <w:rFonts w:cstheme="minorHAnsi"/>
        </w:rPr>
        <w:t xml:space="preserve"> </w:t>
      </w:r>
      <w:proofErr w:type="spellStart"/>
      <w:r w:rsidRPr="00DB25C4">
        <w:rPr>
          <w:rFonts w:cstheme="minorHAnsi"/>
        </w:rPr>
        <w:t>tersebut</w:t>
      </w:r>
      <w:proofErr w:type="spellEnd"/>
      <w:r w:rsidRPr="00DB25C4">
        <w:rPr>
          <w:rFonts w:cstheme="minorHAnsi"/>
        </w:rPr>
        <w:t xml:space="preserve">. </w:t>
      </w:r>
    </w:p>
    <w:p w14:paraId="33E147EC" w14:textId="77777777" w:rsidR="00B06B75" w:rsidRPr="00DB25C4" w:rsidRDefault="00B06B75" w:rsidP="00687314">
      <w:pPr>
        <w:spacing w:after="0" w:line="240" w:lineRule="auto"/>
        <w:ind w:left="1440"/>
        <w:jc w:val="both"/>
        <w:rPr>
          <w:rFonts w:cstheme="minorHAnsi"/>
        </w:rPr>
      </w:pPr>
      <w:r w:rsidRPr="00DB25C4">
        <w:rPr>
          <w:rFonts w:cstheme="minorHAnsi"/>
        </w:rPr>
        <w:t xml:space="preserve">3. </w:t>
      </w:r>
      <w:proofErr w:type="spellStart"/>
      <w:r w:rsidRPr="00DB25C4">
        <w:rPr>
          <w:rFonts w:cstheme="minorHAnsi"/>
        </w:rPr>
        <w:t>Setelah</w:t>
      </w:r>
      <w:proofErr w:type="spellEnd"/>
      <w:r w:rsidRPr="00DB25C4">
        <w:rPr>
          <w:rFonts w:cstheme="minorHAnsi"/>
        </w:rPr>
        <w:t xml:space="preserve"> </w:t>
      </w:r>
      <w:proofErr w:type="spellStart"/>
      <w:r w:rsidRPr="00DB25C4">
        <w:rPr>
          <w:rFonts w:cstheme="minorHAnsi"/>
        </w:rPr>
        <w:t>disetujui</w:t>
      </w:r>
      <w:proofErr w:type="spellEnd"/>
      <w:r w:rsidRPr="00DB25C4">
        <w:rPr>
          <w:rFonts w:cstheme="minorHAnsi"/>
        </w:rPr>
        <w:t xml:space="preserve">, Bagian </w:t>
      </w:r>
      <w:proofErr w:type="spellStart"/>
      <w:r w:rsidRPr="00DB25C4">
        <w:rPr>
          <w:rFonts w:cstheme="minorHAnsi"/>
        </w:rPr>
        <w:t>Aset</w:t>
      </w:r>
      <w:proofErr w:type="spellEnd"/>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mengajukan</w:t>
      </w:r>
      <w:proofErr w:type="spellEnd"/>
      <w:r w:rsidRPr="00DB25C4">
        <w:rPr>
          <w:rFonts w:cstheme="minorHAnsi"/>
        </w:rPr>
        <w:t xml:space="preserve"> </w:t>
      </w:r>
      <w:proofErr w:type="spellStart"/>
      <w:r w:rsidRPr="00DB25C4">
        <w:rPr>
          <w:rFonts w:cstheme="minorHAnsi"/>
        </w:rPr>
        <w:t>pengadaan</w:t>
      </w:r>
      <w:proofErr w:type="spellEnd"/>
      <w:r w:rsidRPr="00DB25C4">
        <w:rPr>
          <w:rFonts w:cstheme="minorHAnsi"/>
        </w:rPr>
        <w:t xml:space="preserve"> </w:t>
      </w:r>
      <w:proofErr w:type="spellStart"/>
      <w:r w:rsidRPr="00DB25C4">
        <w:rPr>
          <w:rFonts w:cstheme="minorHAnsi"/>
        </w:rPr>
        <w:t>melalui</w:t>
      </w:r>
      <w:proofErr w:type="spellEnd"/>
      <w:r w:rsidRPr="00DB25C4">
        <w:rPr>
          <w:rFonts w:cstheme="minorHAnsi"/>
        </w:rPr>
        <w:t xml:space="preserve"> FPA. </w:t>
      </w:r>
      <w:proofErr w:type="spellStart"/>
      <w:r w:rsidRPr="00DB25C4">
        <w:rPr>
          <w:rFonts w:cstheme="minorHAnsi"/>
        </w:rPr>
        <w:t>Selanjutnya</w:t>
      </w:r>
      <w:proofErr w:type="spellEnd"/>
      <w:r w:rsidRPr="00DB25C4">
        <w:rPr>
          <w:rFonts w:cstheme="minorHAnsi"/>
        </w:rPr>
        <w:t xml:space="preserve"> Bagian </w:t>
      </w:r>
      <w:proofErr w:type="spellStart"/>
      <w:r w:rsidRPr="00DB25C4">
        <w:rPr>
          <w:rFonts w:cstheme="minorHAnsi"/>
        </w:rPr>
        <w:t>Pembelian</w:t>
      </w:r>
      <w:proofErr w:type="spellEnd"/>
      <w:r w:rsidRPr="00DB25C4">
        <w:rPr>
          <w:rFonts w:cstheme="minorHAnsi"/>
        </w:rPr>
        <w:t xml:space="preserve"> (di Yayasan)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melakukan</w:t>
      </w:r>
      <w:proofErr w:type="spellEnd"/>
      <w:r w:rsidRPr="00DB25C4">
        <w:rPr>
          <w:rFonts w:cstheme="minorHAnsi"/>
        </w:rPr>
        <w:t xml:space="preserve"> </w:t>
      </w:r>
      <w:proofErr w:type="spellStart"/>
      <w:r w:rsidRPr="00DB25C4">
        <w:rPr>
          <w:rFonts w:cstheme="minorHAnsi"/>
        </w:rPr>
        <w:t>pembelian</w:t>
      </w:r>
      <w:proofErr w:type="spellEnd"/>
      <w:r w:rsidRPr="00DB25C4">
        <w:rPr>
          <w:rFonts w:cstheme="minorHAnsi"/>
        </w:rPr>
        <w:t xml:space="preserve">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transaksi</w:t>
      </w:r>
      <w:proofErr w:type="spellEnd"/>
      <w:r w:rsidRPr="00DB25C4">
        <w:rPr>
          <w:rFonts w:cstheme="minorHAnsi"/>
        </w:rPr>
        <w:t xml:space="preserve"> </w:t>
      </w:r>
      <w:proofErr w:type="spellStart"/>
      <w:r w:rsidRPr="00DB25C4">
        <w:rPr>
          <w:rFonts w:cstheme="minorHAnsi"/>
        </w:rPr>
        <w:t>pengadaan</w:t>
      </w:r>
      <w:proofErr w:type="spellEnd"/>
      <w:r w:rsidRPr="00DB25C4">
        <w:rPr>
          <w:rFonts w:cstheme="minorHAnsi"/>
        </w:rPr>
        <w:t xml:space="preserve">. </w:t>
      </w:r>
    </w:p>
    <w:p w14:paraId="6490FF20" w14:textId="77777777" w:rsidR="00B06B75" w:rsidRPr="00DB25C4" w:rsidRDefault="00B06B75" w:rsidP="009F6099">
      <w:pPr>
        <w:pStyle w:val="ListParagraph"/>
        <w:numPr>
          <w:ilvl w:val="0"/>
          <w:numId w:val="112"/>
        </w:numPr>
        <w:spacing w:after="0" w:line="240" w:lineRule="auto"/>
        <w:jc w:val="both"/>
        <w:rPr>
          <w:rFonts w:cstheme="minorHAnsi"/>
        </w:rPr>
      </w:pPr>
      <w:proofErr w:type="spellStart"/>
      <w:r w:rsidRPr="00DB25C4">
        <w:rPr>
          <w:rFonts w:cstheme="minorHAnsi"/>
        </w:rPr>
        <w:t>Pemanfaatan</w:t>
      </w:r>
      <w:proofErr w:type="spellEnd"/>
      <w:r w:rsidRPr="00DB25C4">
        <w:rPr>
          <w:rFonts w:cstheme="minorHAnsi"/>
        </w:rPr>
        <w:t xml:space="preserve"> </w:t>
      </w:r>
    </w:p>
    <w:p w14:paraId="29985906" w14:textId="77777777" w:rsidR="00B06B75" w:rsidRPr="00DB25C4" w:rsidRDefault="00B06B75" w:rsidP="00687314">
      <w:pPr>
        <w:pStyle w:val="ListParagraph"/>
        <w:spacing w:after="0" w:line="240" w:lineRule="auto"/>
        <w:ind w:left="1440" w:firstLine="403"/>
        <w:jc w:val="both"/>
        <w:rPr>
          <w:rFonts w:cstheme="minorHAnsi"/>
        </w:rPr>
      </w:pPr>
      <w:proofErr w:type="spellStart"/>
      <w:r w:rsidRPr="00DB25C4">
        <w:rPr>
          <w:rFonts w:cstheme="minorHAnsi"/>
        </w:rPr>
        <w:t>Penetapan</w:t>
      </w:r>
      <w:proofErr w:type="spellEnd"/>
      <w:r w:rsidRPr="00DB25C4">
        <w:rPr>
          <w:rFonts w:cstheme="minorHAnsi"/>
        </w:rPr>
        <w:t xml:space="preserve"> </w:t>
      </w:r>
      <w:proofErr w:type="spellStart"/>
      <w:r w:rsidRPr="00DB25C4">
        <w:rPr>
          <w:rFonts w:cstheme="minorHAnsi"/>
        </w:rPr>
        <w:t>penggunaan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yang </w:t>
      </w:r>
      <w:proofErr w:type="spellStart"/>
      <w:r w:rsidRPr="00DB25C4">
        <w:rPr>
          <w:rFonts w:cstheme="minorHAnsi"/>
        </w:rPr>
        <w:t>dimiliki</w:t>
      </w:r>
      <w:proofErr w:type="spellEnd"/>
      <w:r w:rsidRPr="00DB25C4">
        <w:rPr>
          <w:rFonts w:cstheme="minorHAnsi"/>
        </w:rPr>
        <w:t xml:space="preserve"> oleh Universitas Ma Chung </w:t>
      </w:r>
      <w:proofErr w:type="spellStart"/>
      <w:r w:rsidRPr="00DB25C4">
        <w:rPr>
          <w:rFonts w:cstheme="minorHAnsi"/>
        </w:rPr>
        <w:t>digunakan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prinsip</w:t>
      </w:r>
      <w:proofErr w:type="spellEnd"/>
      <w:r w:rsidRPr="00DB25C4">
        <w:rPr>
          <w:rFonts w:cstheme="minorHAnsi"/>
        </w:rPr>
        <w:t xml:space="preserve"> sharing resources (</w:t>
      </w:r>
      <w:proofErr w:type="spellStart"/>
      <w:r w:rsidRPr="00DB25C4">
        <w:rPr>
          <w:rFonts w:cstheme="minorHAnsi"/>
        </w:rPr>
        <w:t>sumber</w:t>
      </w:r>
      <w:proofErr w:type="spellEnd"/>
      <w:r w:rsidRPr="00DB25C4">
        <w:rPr>
          <w:rFonts w:cstheme="minorHAnsi"/>
        </w:rPr>
        <w:t xml:space="preserve"> </w:t>
      </w:r>
      <w:proofErr w:type="spellStart"/>
      <w:r w:rsidRPr="00DB25C4">
        <w:rPr>
          <w:rFonts w:cstheme="minorHAnsi"/>
        </w:rPr>
        <w:t>daya</w:t>
      </w:r>
      <w:proofErr w:type="spellEnd"/>
      <w:r w:rsidRPr="00DB25C4">
        <w:rPr>
          <w:rFonts w:cstheme="minorHAnsi"/>
        </w:rPr>
        <w:t xml:space="preserve"> yang </w:t>
      </w:r>
      <w:proofErr w:type="spellStart"/>
      <w:r w:rsidRPr="00DB25C4">
        <w:rPr>
          <w:rFonts w:cstheme="minorHAnsi"/>
        </w:rPr>
        <w:t>dimiliki</w:t>
      </w:r>
      <w:proofErr w:type="spellEnd"/>
      <w:r w:rsidRPr="00DB25C4">
        <w:rPr>
          <w:rFonts w:cstheme="minorHAnsi"/>
        </w:rPr>
        <w:t xml:space="preserve"> </w:t>
      </w:r>
      <w:proofErr w:type="spellStart"/>
      <w:r w:rsidRPr="00DB25C4">
        <w:rPr>
          <w:rFonts w:cstheme="minorHAnsi"/>
        </w:rPr>
        <w:t>digunakan</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bersama</w:t>
      </w:r>
      <w:proofErr w:type="spellEnd"/>
      <w:r w:rsidRPr="00DB25C4">
        <w:rPr>
          <w:rFonts w:cstheme="minorHAnsi"/>
        </w:rPr>
        <w:t xml:space="preserve">) oleh </w:t>
      </w:r>
      <w:proofErr w:type="spellStart"/>
      <w:r w:rsidRPr="00DB25C4">
        <w:rPr>
          <w:rFonts w:cstheme="minorHAnsi"/>
        </w:rPr>
        <w:t>seluruh</w:t>
      </w:r>
      <w:proofErr w:type="spellEnd"/>
      <w:r w:rsidRPr="00DB25C4">
        <w:rPr>
          <w:rFonts w:cstheme="minorHAnsi"/>
        </w:rPr>
        <w:t xml:space="preserve"> unit </w:t>
      </w:r>
      <w:proofErr w:type="spellStart"/>
      <w:r w:rsidRPr="00DB25C4">
        <w:rPr>
          <w:rFonts w:cstheme="minorHAnsi"/>
        </w:rPr>
        <w:t>kerja</w:t>
      </w:r>
      <w:proofErr w:type="spellEnd"/>
      <w:r w:rsidRPr="00DB25C4">
        <w:rPr>
          <w:rFonts w:cstheme="minorHAnsi"/>
        </w:rPr>
        <w:t xml:space="preserve"> </w:t>
      </w:r>
      <w:proofErr w:type="spellStart"/>
      <w:r w:rsidRPr="00DB25C4">
        <w:rPr>
          <w:rFonts w:cstheme="minorHAnsi"/>
        </w:rPr>
        <w:t>termasuk</w:t>
      </w:r>
      <w:proofErr w:type="spellEnd"/>
      <w:r w:rsidRPr="00DB25C4">
        <w:rPr>
          <w:rFonts w:cstheme="minorHAnsi"/>
        </w:rPr>
        <w:t xml:space="preserve"> </w:t>
      </w:r>
      <w:proofErr w:type="spellStart"/>
      <w:r w:rsidRPr="00DB25C4">
        <w:rPr>
          <w:rFonts w:cstheme="minorHAnsi"/>
        </w:rPr>
        <w:t>fakultas</w:t>
      </w:r>
      <w:proofErr w:type="spellEnd"/>
      <w:r w:rsidRPr="00DB25C4">
        <w:rPr>
          <w:rFonts w:cstheme="minorHAnsi"/>
        </w:rPr>
        <w:t xml:space="preserve"> dan program </w:t>
      </w:r>
      <w:proofErr w:type="spellStart"/>
      <w:r w:rsidRPr="00DB25C4">
        <w:rPr>
          <w:rFonts w:cstheme="minorHAnsi"/>
        </w:rPr>
        <w:t>studi</w:t>
      </w:r>
      <w:proofErr w:type="spellEnd"/>
      <w:r w:rsidRPr="00DB25C4">
        <w:rPr>
          <w:rFonts w:cstheme="minorHAnsi"/>
        </w:rPr>
        <w:t xml:space="preserve">. Hal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bertujuan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mengoptimalkan</w:t>
      </w:r>
      <w:proofErr w:type="spellEnd"/>
      <w:r w:rsidRPr="00DB25C4">
        <w:rPr>
          <w:rFonts w:cstheme="minorHAnsi"/>
        </w:rPr>
        <w:t xml:space="preserve"> </w:t>
      </w:r>
      <w:proofErr w:type="spellStart"/>
      <w:r w:rsidRPr="00DB25C4">
        <w:rPr>
          <w:rFonts w:cstheme="minorHAnsi"/>
        </w:rPr>
        <w:t>penggunaan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prasana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mendukung</w:t>
      </w:r>
      <w:proofErr w:type="spellEnd"/>
      <w:r w:rsidRPr="00DB25C4">
        <w:rPr>
          <w:rFonts w:cstheme="minorHAnsi"/>
        </w:rPr>
        <w:t xml:space="preserve"> </w:t>
      </w: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w:t>
      </w:r>
      <w:proofErr w:type="spellStart"/>
      <w:r w:rsidRPr="00DB25C4">
        <w:rPr>
          <w:rFonts w:cstheme="minorHAnsi"/>
        </w:rPr>
        <w:t>maupun</w:t>
      </w:r>
      <w:proofErr w:type="spellEnd"/>
      <w:r w:rsidRPr="00DB25C4">
        <w:rPr>
          <w:rFonts w:cstheme="minorHAnsi"/>
        </w:rPr>
        <w:t xml:space="preserve"> non </w:t>
      </w:r>
      <w:proofErr w:type="spellStart"/>
      <w:r w:rsidRPr="00DB25C4">
        <w:rPr>
          <w:rFonts w:cstheme="minorHAnsi"/>
        </w:rPr>
        <w:t>akademik</w:t>
      </w:r>
      <w:proofErr w:type="spellEnd"/>
      <w:r w:rsidRPr="00DB25C4">
        <w:rPr>
          <w:rFonts w:cstheme="minorHAnsi"/>
        </w:rPr>
        <w:t xml:space="preserve"> Universitas. </w:t>
      </w:r>
    </w:p>
    <w:p w14:paraId="549C1252" w14:textId="77777777" w:rsidR="00B06B75" w:rsidRPr="00DB25C4" w:rsidRDefault="00B06B75" w:rsidP="00687314">
      <w:pPr>
        <w:pStyle w:val="ListParagraph"/>
        <w:spacing w:after="0" w:line="240" w:lineRule="auto"/>
        <w:ind w:left="1440" w:firstLine="403"/>
        <w:jc w:val="both"/>
        <w:rPr>
          <w:rFonts w:cstheme="minorHAnsi"/>
        </w:rPr>
      </w:pPr>
      <w:proofErr w:type="spellStart"/>
      <w:r w:rsidRPr="00DB25C4">
        <w:rPr>
          <w:rFonts w:cstheme="minorHAnsi"/>
        </w:rPr>
        <w:t>Penggunaan</w:t>
      </w:r>
      <w:proofErr w:type="spellEnd"/>
      <w:r w:rsidRPr="00DB25C4">
        <w:rPr>
          <w:rFonts w:cstheme="minorHAnsi"/>
        </w:rPr>
        <w:t xml:space="preserve"> </w:t>
      </w:r>
      <w:proofErr w:type="spellStart"/>
      <w:r w:rsidRPr="00DB25C4">
        <w:rPr>
          <w:rFonts w:cstheme="minorHAnsi"/>
        </w:rPr>
        <w:t>ruang</w:t>
      </w:r>
      <w:proofErr w:type="spellEnd"/>
      <w:r w:rsidRPr="00DB25C4">
        <w:rPr>
          <w:rFonts w:cstheme="minorHAnsi"/>
        </w:rPr>
        <w:t xml:space="preserve"> </w:t>
      </w:r>
      <w:proofErr w:type="spellStart"/>
      <w:r w:rsidRPr="00DB25C4">
        <w:rPr>
          <w:rFonts w:cstheme="minorHAnsi"/>
        </w:rPr>
        <w:t>kuliah</w:t>
      </w:r>
      <w:proofErr w:type="spellEnd"/>
      <w:r w:rsidRPr="00DB25C4">
        <w:rPr>
          <w:rFonts w:cstheme="minorHAnsi"/>
        </w:rPr>
        <w:t xml:space="preserve"> </w:t>
      </w:r>
      <w:proofErr w:type="spellStart"/>
      <w:r w:rsidRPr="00DB25C4">
        <w:rPr>
          <w:rFonts w:cstheme="minorHAnsi"/>
        </w:rPr>
        <w:t>dikelola</w:t>
      </w:r>
      <w:proofErr w:type="spellEnd"/>
      <w:r w:rsidRPr="00DB25C4">
        <w:rPr>
          <w:rFonts w:cstheme="minorHAnsi"/>
        </w:rPr>
        <w:t xml:space="preserve"> oleh Universitas </w:t>
      </w:r>
      <w:proofErr w:type="spellStart"/>
      <w:r w:rsidRPr="00DB25C4">
        <w:rPr>
          <w:rFonts w:cstheme="minorHAnsi"/>
        </w:rPr>
        <w:t>melalui</w:t>
      </w:r>
      <w:proofErr w:type="spellEnd"/>
      <w:r w:rsidRPr="00DB25C4">
        <w:rPr>
          <w:rFonts w:cstheme="minorHAnsi"/>
        </w:rPr>
        <w:t xml:space="preserve"> masing-masing </w:t>
      </w:r>
      <w:proofErr w:type="spellStart"/>
      <w:r w:rsidRPr="00DB25C4">
        <w:rPr>
          <w:rFonts w:cstheme="minorHAnsi"/>
        </w:rPr>
        <w:t>Fakultas</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menutup</w:t>
      </w:r>
      <w:proofErr w:type="spellEnd"/>
      <w:r w:rsidRPr="00DB25C4">
        <w:rPr>
          <w:rFonts w:cstheme="minorHAnsi"/>
        </w:rPr>
        <w:t xml:space="preserve"> </w:t>
      </w:r>
      <w:proofErr w:type="spellStart"/>
      <w:r w:rsidRPr="00DB25C4">
        <w:rPr>
          <w:rFonts w:cstheme="minorHAnsi"/>
        </w:rPr>
        <w:t>kemungkinan</w:t>
      </w:r>
      <w:proofErr w:type="spellEnd"/>
      <w:r w:rsidRPr="00DB25C4">
        <w:rPr>
          <w:rFonts w:cstheme="minorHAnsi"/>
        </w:rPr>
        <w:t xml:space="preserve"> </w:t>
      </w:r>
      <w:proofErr w:type="spellStart"/>
      <w:r w:rsidRPr="00DB25C4">
        <w:rPr>
          <w:rFonts w:cstheme="minorHAnsi"/>
        </w:rPr>
        <w:t>penggunaan</w:t>
      </w:r>
      <w:proofErr w:type="spellEnd"/>
      <w:r w:rsidRPr="00DB25C4">
        <w:rPr>
          <w:rFonts w:cstheme="minorHAnsi"/>
        </w:rPr>
        <w:t xml:space="preserve"> </w:t>
      </w:r>
      <w:proofErr w:type="spellStart"/>
      <w:r w:rsidRPr="00DB25C4">
        <w:rPr>
          <w:rFonts w:cstheme="minorHAnsi"/>
        </w:rPr>
        <w:t>lintas</w:t>
      </w:r>
      <w:proofErr w:type="spellEnd"/>
      <w:r w:rsidRPr="00DB25C4">
        <w:rPr>
          <w:rFonts w:cstheme="minorHAnsi"/>
        </w:rPr>
        <w:t xml:space="preserve"> </w:t>
      </w:r>
      <w:proofErr w:type="spellStart"/>
      <w:r w:rsidRPr="00DB25C4">
        <w:rPr>
          <w:rFonts w:cstheme="minorHAnsi"/>
        </w:rPr>
        <w:t>fakultas</w:t>
      </w:r>
      <w:proofErr w:type="spellEnd"/>
      <w:r w:rsidRPr="00DB25C4">
        <w:rPr>
          <w:rFonts w:cstheme="minorHAnsi"/>
        </w:rPr>
        <w:t xml:space="preserve">. </w:t>
      </w:r>
      <w:proofErr w:type="spellStart"/>
      <w:r w:rsidRPr="00DB25C4">
        <w:rPr>
          <w:rFonts w:cstheme="minorHAnsi"/>
        </w:rPr>
        <w:t>Sedangkan</w:t>
      </w:r>
      <w:proofErr w:type="spellEnd"/>
      <w:r w:rsidRPr="00DB25C4">
        <w:rPr>
          <w:rFonts w:cstheme="minorHAnsi"/>
        </w:rPr>
        <w:t xml:space="preserve"> </w:t>
      </w:r>
      <w:proofErr w:type="spellStart"/>
      <w:r w:rsidRPr="00DB25C4">
        <w:rPr>
          <w:rFonts w:cstheme="minorHAnsi"/>
        </w:rPr>
        <w:t>ruangan</w:t>
      </w:r>
      <w:proofErr w:type="spellEnd"/>
      <w:r w:rsidRPr="00DB25C4">
        <w:rPr>
          <w:rFonts w:cstheme="minorHAnsi"/>
        </w:rPr>
        <w:t xml:space="preserve"> </w:t>
      </w:r>
      <w:proofErr w:type="spellStart"/>
      <w:r w:rsidRPr="00DB25C4">
        <w:rPr>
          <w:rFonts w:cstheme="minorHAnsi"/>
        </w:rPr>
        <w:t>rapat</w:t>
      </w:r>
      <w:proofErr w:type="spellEnd"/>
      <w:r w:rsidRPr="00DB25C4">
        <w:rPr>
          <w:rFonts w:cstheme="minorHAnsi"/>
        </w:rPr>
        <w:t>/</w:t>
      </w:r>
      <w:proofErr w:type="spellStart"/>
      <w:r w:rsidRPr="00DB25C4">
        <w:rPr>
          <w:rFonts w:cstheme="minorHAnsi"/>
        </w:rPr>
        <w:t>pertemuan</w:t>
      </w:r>
      <w:proofErr w:type="spellEnd"/>
      <w:r w:rsidRPr="00DB25C4">
        <w:rPr>
          <w:rFonts w:cstheme="minorHAnsi"/>
        </w:rPr>
        <w:t xml:space="preserve"> dan </w:t>
      </w:r>
      <w:proofErr w:type="spellStart"/>
      <w:r w:rsidRPr="00DB25C4">
        <w:rPr>
          <w:rFonts w:cstheme="minorHAnsi"/>
        </w:rPr>
        <w:t>fasilitas</w:t>
      </w:r>
      <w:proofErr w:type="spellEnd"/>
      <w:r w:rsidRPr="00DB25C4">
        <w:rPr>
          <w:rFonts w:cstheme="minorHAnsi"/>
        </w:rPr>
        <w:t xml:space="preserve"> </w:t>
      </w:r>
      <w:proofErr w:type="spellStart"/>
      <w:r w:rsidRPr="00DB25C4">
        <w:rPr>
          <w:rFonts w:cstheme="minorHAnsi"/>
        </w:rPr>
        <w:t>olahraga</w:t>
      </w:r>
      <w:proofErr w:type="spellEnd"/>
      <w:r w:rsidRPr="00DB25C4">
        <w:rPr>
          <w:rFonts w:cstheme="minorHAnsi"/>
        </w:rPr>
        <w:t xml:space="preserve"> </w:t>
      </w:r>
      <w:proofErr w:type="spellStart"/>
      <w:r w:rsidRPr="00DB25C4">
        <w:rPr>
          <w:rFonts w:cstheme="minorHAnsi"/>
        </w:rPr>
        <w:t>digunakan</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bersama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pengajuan</w:t>
      </w:r>
      <w:proofErr w:type="spellEnd"/>
      <w:r w:rsidRPr="00DB25C4">
        <w:rPr>
          <w:rFonts w:cstheme="minorHAnsi"/>
        </w:rPr>
        <w:t xml:space="preserve"> </w:t>
      </w:r>
      <w:proofErr w:type="spellStart"/>
      <w:r w:rsidRPr="00DB25C4">
        <w:rPr>
          <w:rFonts w:cstheme="minorHAnsi"/>
        </w:rPr>
        <w:t>ijin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Bagian </w:t>
      </w:r>
      <w:proofErr w:type="spellStart"/>
      <w:r w:rsidRPr="00DB25C4">
        <w:rPr>
          <w:rFonts w:cstheme="minorHAnsi"/>
        </w:rPr>
        <w:t>Aset</w:t>
      </w:r>
      <w:proofErr w:type="spellEnd"/>
      <w:r w:rsidRPr="00DB25C4">
        <w:rPr>
          <w:rFonts w:cstheme="minorHAnsi"/>
        </w:rPr>
        <w:t xml:space="preserve">. </w:t>
      </w:r>
      <w:proofErr w:type="spellStart"/>
      <w:r w:rsidRPr="00DB25C4">
        <w:rPr>
          <w:rFonts w:cstheme="minorHAnsi"/>
        </w:rPr>
        <w:t>Demikian</w:t>
      </w:r>
      <w:proofErr w:type="spellEnd"/>
      <w:r w:rsidRPr="00DB25C4">
        <w:rPr>
          <w:rFonts w:cstheme="minorHAnsi"/>
        </w:rPr>
        <w:t xml:space="preserve"> </w:t>
      </w:r>
      <w:proofErr w:type="spellStart"/>
      <w:r w:rsidRPr="00DB25C4">
        <w:rPr>
          <w:rFonts w:cstheme="minorHAnsi"/>
        </w:rPr>
        <w:t>halnya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penggunaan</w:t>
      </w:r>
      <w:proofErr w:type="spellEnd"/>
      <w:r w:rsidRPr="00DB25C4">
        <w:rPr>
          <w:rFonts w:cstheme="minorHAnsi"/>
        </w:rPr>
        <w:t xml:space="preserve"> </w:t>
      </w:r>
      <w:proofErr w:type="spellStart"/>
      <w:r w:rsidRPr="00DB25C4">
        <w:rPr>
          <w:rFonts w:cstheme="minorHAnsi"/>
        </w:rPr>
        <w:t>kendaraan</w:t>
      </w:r>
      <w:proofErr w:type="spellEnd"/>
      <w:r w:rsidRPr="00DB25C4">
        <w:rPr>
          <w:rFonts w:cstheme="minorHAnsi"/>
        </w:rPr>
        <w:t xml:space="preserve"> </w:t>
      </w:r>
      <w:proofErr w:type="spellStart"/>
      <w:r w:rsidRPr="00DB25C4">
        <w:rPr>
          <w:rFonts w:cstheme="minorHAnsi"/>
        </w:rPr>
        <w:t>dinas</w:t>
      </w:r>
      <w:proofErr w:type="spellEnd"/>
      <w:r w:rsidRPr="00DB25C4">
        <w:rPr>
          <w:rFonts w:cstheme="minorHAnsi"/>
        </w:rPr>
        <w:t xml:space="preserve"> universitas yang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diakses</w:t>
      </w:r>
      <w:proofErr w:type="spellEnd"/>
      <w:r w:rsidRPr="00DB25C4">
        <w:rPr>
          <w:rFonts w:cstheme="minorHAnsi"/>
        </w:rPr>
        <w:t xml:space="preserve"> oleh </w:t>
      </w:r>
      <w:proofErr w:type="spellStart"/>
      <w:r w:rsidRPr="00DB25C4">
        <w:rPr>
          <w:rFonts w:cstheme="minorHAnsi"/>
        </w:rPr>
        <w:t>seluruh</w:t>
      </w:r>
      <w:proofErr w:type="spellEnd"/>
      <w:r w:rsidRPr="00DB25C4">
        <w:rPr>
          <w:rFonts w:cstheme="minorHAnsi"/>
        </w:rPr>
        <w:t xml:space="preserve"> unit </w:t>
      </w:r>
      <w:proofErr w:type="spellStart"/>
      <w:r w:rsidRPr="00DB25C4">
        <w:rPr>
          <w:rFonts w:cstheme="minorHAnsi"/>
        </w:rPr>
        <w:t>kerja</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prosedur</w:t>
      </w:r>
      <w:proofErr w:type="spellEnd"/>
      <w:r w:rsidRPr="00DB25C4">
        <w:rPr>
          <w:rFonts w:cstheme="minorHAnsi"/>
        </w:rPr>
        <w:t xml:space="preserve"> yang </w:t>
      </w:r>
      <w:proofErr w:type="spellStart"/>
      <w:r w:rsidRPr="00DB25C4">
        <w:rPr>
          <w:rFonts w:cstheme="minorHAnsi"/>
        </w:rPr>
        <w:t>berlaku</w:t>
      </w:r>
      <w:proofErr w:type="spellEnd"/>
      <w:r w:rsidRPr="00DB25C4">
        <w:rPr>
          <w:rFonts w:cstheme="minorHAnsi"/>
        </w:rPr>
        <w:t>.</w:t>
      </w:r>
    </w:p>
    <w:p w14:paraId="0277B726" w14:textId="77777777" w:rsidR="00B06B75" w:rsidRPr="00DB25C4" w:rsidRDefault="00B06B75" w:rsidP="009F6099">
      <w:pPr>
        <w:pStyle w:val="ListParagraph"/>
        <w:numPr>
          <w:ilvl w:val="0"/>
          <w:numId w:val="112"/>
        </w:numPr>
        <w:spacing w:after="0" w:line="240" w:lineRule="auto"/>
        <w:jc w:val="both"/>
        <w:rPr>
          <w:rFonts w:cstheme="minorHAnsi"/>
        </w:rPr>
      </w:pPr>
      <w:proofErr w:type="spellStart"/>
      <w:r w:rsidRPr="00DB25C4">
        <w:rPr>
          <w:rFonts w:cstheme="minorHAnsi"/>
        </w:rPr>
        <w:t>Pemeliharaan</w:t>
      </w:r>
      <w:proofErr w:type="spellEnd"/>
      <w:r w:rsidRPr="00DB25C4">
        <w:rPr>
          <w:rFonts w:cstheme="minorHAnsi"/>
        </w:rPr>
        <w:t xml:space="preserve"> </w:t>
      </w:r>
    </w:p>
    <w:p w14:paraId="45B9DABC" w14:textId="77777777" w:rsidR="00B06B75" w:rsidRPr="00DB25C4" w:rsidRDefault="00B06B75" w:rsidP="00687314">
      <w:pPr>
        <w:pStyle w:val="ListParagraph"/>
        <w:spacing w:after="0" w:line="240" w:lineRule="auto"/>
        <w:ind w:left="1440"/>
        <w:jc w:val="both"/>
        <w:rPr>
          <w:rFonts w:cstheme="minorHAnsi"/>
        </w:rPr>
      </w:pPr>
      <w:proofErr w:type="spellStart"/>
      <w:r w:rsidRPr="00DB25C4">
        <w:rPr>
          <w:rFonts w:cstheme="minorHAnsi"/>
        </w:rPr>
        <w:t>Pemeliharaan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merupakan</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penjagaan</w:t>
      </w:r>
      <w:proofErr w:type="spellEnd"/>
      <w:r w:rsidRPr="00DB25C4">
        <w:rPr>
          <w:rFonts w:cstheme="minorHAnsi"/>
        </w:rPr>
        <w:t xml:space="preserve">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perawatan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sehingga</w:t>
      </w:r>
      <w:proofErr w:type="spellEnd"/>
      <w:r w:rsidRPr="00DB25C4">
        <w:rPr>
          <w:rFonts w:cstheme="minorHAnsi"/>
        </w:rPr>
        <w:t xml:space="preserve"> </w:t>
      </w:r>
      <w:proofErr w:type="spellStart"/>
      <w:r w:rsidRPr="00DB25C4">
        <w:rPr>
          <w:rFonts w:cstheme="minorHAnsi"/>
        </w:rPr>
        <w:t>kondisi</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selalu</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keadaan</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dan </w:t>
      </w:r>
      <w:proofErr w:type="spellStart"/>
      <w:r w:rsidRPr="00DB25C4">
        <w:rPr>
          <w:rFonts w:cstheme="minorHAnsi"/>
        </w:rPr>
        <w:t>siap</w:t>
      </w:r>
      <w:proofErr w:type="spellEnd"/>
      <w:r w:rsidRPr="00DB25C4">
        <w:rPr>
          <w:rFonts w:cstheme="minorHAnsi"/>
        </w:rPr>
        <w:t xml:space="preserve"> </w:t>
      </w:r>
      <w:proofErr w:type="spellStart"/>
      <w:r w:rsidRPr="00DB25C4">
        <w:rPr>
          <w:rFonts w:cstheme="minorHAnsi"/>
        </w:rPr>
        <w:t>digunakan</w:t>
      </w:r>
      <w:proofErr w:type="spellEnd"/>
      <w:r w:rsidRPr="00DB25C4">
        <w:rPr>
          <w:rFonts w:cstheme="minorHAnsi"/>
        </w:rPr>
        <w:t xml:space="preserve">. </w:t>
      </w:r>
      <w:proofErr w:type="spellStart"/>
      <w:r w:rsidRPr="00DB25C4">
        <w:rPr>
          <w:rFonts w:cstheme="minorHAnsi"/>
        </w:rPr>
        <w:t>Berdasarkan</w:t>
      </w:r>
      <w:proofErr w:type="spellEnd"/>
      <w:r w:rsidRPr="00DB25C4">
        <w:rPr>
          <w:rFonts w:cstheme="minorHAnsi"/>
        </w:rPr>
        <w:t xml:space="preserve"> </w:t>
      </w:r>
      <w:proofErr w:type="spellStart"/>
      <w:r w:rsidRPr="00DB25C4">
        <w:rPr>
          <w:rFonts w:cstheme="minorHAnsi"/>
        </w:rPr>
        <w:t>Standar</w:t>
      </w:r>
      <w:proofErr w:type="spellEnd"/>
      <w:r w:rsidRPr="00DB25C4">
        <w:rPr>
          <w:rFonts w:cstheme="minorHAnsi"/>
        </w:rPr>
        <w:t xml:space="preserve"> Non-</w:t>
      </w:r>
      <w:proofErr w:type="spellStart"/>
      <w:r w:rsidRPr="00DB25C4">
        <w:rPr>
          <w:rFonts w:cstheme="minorHAnsi"/>
        </w:rPr>
        <w:t>Akademik</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2015 proses </w:t>
      </w:r>
      <w:proofErr w:type="spellStart"/>
      <w:r w:rsidRPr="00DB25C4">
        <w:rPr>
          <w:rFonts w:cstheme="minorHAnsi"/>
        </w:rPr>
        <w:t>pemeliharaan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rutin</w:t>
      </w:r>
      <w:proofErr w:type="spellEnd"/>
      <w:r w:rsidRPr="00DB25C4">
        <w:rPr>
          <w:rFonts w:cstheme="minorHAnsi"/>
        </w:rPr>
        <w:t xml:space="preserve"> dan </w:t>
      </w:r>
      <w:proofErr w:type="spellStart"/>
      <w:r w:rsidRPr="00DB25C4">
        <w:rPr>
          <w:rFonts w:cstheme="minorHAnsi"/>
        </w:rPr>
        <w:t>terjadwal</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menjamin</w:t>
      </w:r>
      <w:proofErr w:type="spellEnd"/>
      <w:r w:rsidRPr="00DB25C4">
        <w:rPr>
          <w:rFonts w:cstheme="minorHAnsi"/>
        </w:rPr>
        <w:t xml:space="preserve"> </w:t>
      </w:r>
      <w:proofErr w:type="spellStart"/>
      <w:r w:rsidRPr="00DB25C4">
        <w:rPr>
          <w:rFonts w:cstheme="minorHAnsi"/>
        </w:rPr>
        <w:t>kesiapan</w:t>
      </w:r>
      <w:proofErr w:type="spellEnd"/>
      <w:r w:rsidRPr="00DB25C4">
        <w:rPr>
          <w:rFonts w:cstheme="minorHAnsi"/>
        </w:rPr>
        <w:t xml:space="preserve"> dan </w:t>
      </w:r>
      <w:proofErr w:type="spellStart"/>
      <w:r w:rsidRPr="00DB25C4">
        <w:rPr>
          <w:rFonts w:cstheme="minorHAnsi"/>
        </w:rPr>
        <w:t>kondisi</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maka</w:t>
      </w:r>
      <w:proofErr w:type="spellEnd"/>
      <w:r w:rsidRPr="00DB25C4">
        <w:rPr>
          <w:rFonts w:cstheme="minorHAnsi"/>
        </w:rPr>
        <w:t xml:space="preserve"> </w:t>
      </w:r>
      <w:proofErr w:type="spellStart"/>
      <w:r w:rsidRPr="00DB25C4">
        <w:rPr>
          <w:rFonts w:cstheme="minorHAnsi"/>
        </w:rPr>
        <w:t>dilakukan</w:t>
      </w:r>
      <w:proofErr w:type="spellEnd"/>
      <w:r w:rsidRPr="00DB25C4">
        <w:rPr>
          <w:rFonts w:cstheme="minorHAnsi"/>
        </w:rPr>
        <w:t xml:space="preserve"> proses </w:t>
      </w:r>
      <w:proofErr w:type="spellStart"/>
      <w:r w:rsidRPr="00DB25C4">
        <w:rPr>
          <w:rFonts w:cstheme="minorHAnsi"/>
        </w:rPr>
        <w:t>pemeriksaan</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rutin</w:t>
      </w:r>
      <w:proofErr w:type="spellEnd"/>
      <w:r w:rsidRPr="00DB25C4">
        <w:rPr>
          <w:rFonts w:cstheme="minorHAnsi"/>
        </w:rPr>
        <w:t xml:space="preserve"> dan </w:t>
      </w:r>
      <w:proofErr w:type="spellStart"/>
      <w:r w:rsidRPr="00DB25C4">
        <w:rPr>
          <w:rFonts w:cstheme="minorHAnsi"/>
        </w:rPr>
        <w:t>teratur</w:t>
      </w:r>
      <w:proofErr w:type="spellEnd"/>
      <w:r w:rsidRPr="00DB25C4">
        <w:rPr>
          <w:rFonts w:cstheme="minorHAnsi"/>
        </w:rPr>
        <w:t xml:space="preserve">. Sarana dan </w:t>
      </w:r>
      <w:proofErr w:type="spellStart"/>
      <w:r w:rsidRPr="00DB25C4">
        <w:rPr>
          <w:rFonts w:cstheme="minorHAnsi"/>
        </w:rPr>
        <w:t>prasarana</w:t>
      </w:r>
      <w:proofErr w:type="spellEnd"/>
      <w:r w:rsidRPr="00DB25C4">
        <w:rPr>
          <w:rFonts w:cstheme="minorHAnsi"/>
        </w:rPr>
        <w:t xml:space="preserve"> yang </w:t>
      </w:r>
      <w:proofErr w:type="spellStart"/>
      <w:r w:rsidRPr="00DB25C4">
        <w:rPr>
          <w:rFonts w:cstheme="minorHAnsi"/>
        </w:rPr>
        <w:t>dirawat</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rutin</w:t>
      </w:r>
      <w:proofErr w:type="spellEnd"/>
      <w:r w:rsidRPr="00DB25C4">
        <w:rPr>
          <w:rFonts w:cstheme="minorHAnsi"/>
        </w:rPr>
        <w:t xml:space="preserve"> dan </w:t>
      </w:r>
      <w:proofErr w:type="spellStart"/>
      <w:r w:rsidRPr="00DB25C4">
        <w:rPr>
          <w:rFonts w:cstheme="minorHAnsi"/>
        </w:rPr>
        <w:t>teratur</w:t>
      </w:r>
      <w:proofErr w:type="spellEnd"/>
      <w:r w:rsidRPr="00DB25C4">
        <w:rPr>
          <w:rFonts w:cstheme="minorHAnsi"/>
        </w:rPr>
        <w:t xml:space="preserve"> </w:t>
      </w:r>
      <w:proofErr w:type="spellStart"/>
      <w:r w:rsidRPr="00DB25C4">
        <w:rPr>
          <w:rFonts w:cstheme="minorHAnsi"/>
        </w:rPr>
        <w:t>antara</w:t>
      </w:r>
      <w:proofErr w:type="spellEnd"/>
      <w:r w:rsidRPr="00DB25C4">
        <w:rPr>
          <w:rFonts w:cstheme="minorHAnsi"/>
        </w:rPr>
        <w:t xml:space="preserve"> lain </w:t>
      </w:r>
      <w:proofErr w:type="spellStart"/>
      <w:r w:rsidRPr="00DB25C4">
        <w:rPr>
          <w:rFonts w:cstheme="minorHAnsi"/>
        </w:rPr>
        <w:t>adalah</w:t>
      </w:r>
      <w:proofErr w:type="spellEnd"/>
      <w:r w:rsidRPr="00DB25C4">
        <w:rPr>
          <w:rFonts w:cstheme="minorHAnsi"/>
        </w:rPr>
        <w:t xml:space="preserve"> </w:t>
      </w:r>
      <w:proofErr w:type="spellStart"/>
      <w:r w:rsidRPr="00DB25C4">
        <w:rPr>
          <w:rFonts w:cstheme="minorHAnsi"/>
        </w:rPr>
        <w:t>kendaraan</w:t>
      </w:r>
      <w:proofErr w:type="spellEnd"/>
      <w:r w:rsidRPr="00DB25C4">
        <w:rPr>
          <w:rFonts w:cstheme="minorHAnsi"/>
        </w:rPr>
        <w:t xml:space="preserve">, </w:t>
      </w:r>
      <w:proofErr w:type="spellStart"/>
      <w:r w:rsidRPr="00DB25C4">
        <w:rPr>
          <w:rFonts w:cstheme="minorHAnsi"/>
        </w:rPr>
        <w:t>gedung</w:t>
      </w:r>
      <w:proofErr w:type="spellEnd"/>
      <w:r w:rsidRPr="00DB25C4">
        <w:rPr>
          <w:rFonts w:cstheme="minorHAnsi"/>
        </w:rPr>
        <w:t xml:space="preserve">, </w:t>
      </w:r>
      <w:proofErr w:type="spellStart"/>
      <w:r w:rsidRPr="00DB25C4">
        <w:rPr>
          <w:rFonts w:cstheme="minorHAnsi"/>
        </w:rPr>
        <w:t>furnitur</w:t>
      </w:r>
      <w:proofErr w:type="spellEnd"/>
      <w:r w:rsidRPr="00DB25C4">
        <w:rPr>
          <w:rFonts w:cstheme="minorHAnsi"/>
        </w:rPr>
        <w:t xml:space="preserve">, computer dan </w:t>
      </w:r>
      <w:proofErr w:type="spellStart"/>
      <w:r w:rsidRPr="00DB25C4">
        <w:rPr>
          <w:rFonts w:cstheme="minorHAnsi"/>
        </w:rPr>
        <w:t>perangkat</w:t>
      </w:r>
      <w:proofErr w:type="spellEnd"/>
      <w:r w:rsidRPr="00DB25C4">
        <w:rPr>
          <w:rFonts w:cstheme="minorHAnsi"/>
        </w:rPr>
        <w:t xml:space="preserve"> IT, </w:t>
      </w:r>
      <w:proofErr w:type="spellStart"/>
      <w:r w:rsidRPr="00DB25C4">
        <w:rPr>
          <w:rFonts w:cstheme="minorHAnsi"/>
        </w:rPr>
        <w:t>taman</w:t>
      </w:r>
      <w:proofErr w:type="spellEnd"/>
      <w:r w:rsidRPr="00DB25C4">
        <w:rPr>
          <w:rFonts w:cstheme="minorHAnsi"/>
        </w:rPr>
        <w:t xml:space="preserve">, </w:t>
      </w:r>
      <w:proofErr w:type="spellStart"/>
      <w:r w:rsidRPr="00DB25C4">
        <w:rPr>
          <w:rFonts w:cstheme="minorHAnsi"/>
        </w:rPr>
        <w:t>kebersihan</w:t>
      </w:r>
      <w:proofErr w:type="spellEnd"/>
      <w:r w:rsidRPr="00DB25C4">
        <w:rPr>
          <w:rFonts w:cstheme="minorHAnsi"/>
        </w:rPr>
        <w:t xml:space="preserve"> </w:t>
      </w:r>
      <w:proofErr w:type="spellStart"/>
      <w:r w:rsidRPr="00DB25C4">
        <w:rPr>
          <w:rFonts w:cstheme="minorHAnsi"/>
        </w:rPr>
        <w:t>ruangan</w:t>
      </w:r>
      <w:proofErr w:type="spellEnd"/>
      <w:r w:rsidRPr="00DB25C4">
        <w:rPr>
          <w:rFonts w:cstheme="minorHAnsi"/>
        </w:rPr>
        <w:t xml:space="preserve">, AC, </w:t>
      </w:r>
      <w:proofErr w:type="spellStart"/>
      <w:r w:rsidRPr="00DB25C4">
        <w:rPr>
          <w:rFonts w:cstheme="minorHAnsi"/>
        </w:rPr>
        <w:t>sarana</w:t>
      </w:r>
      <w:proofErr w:type="spellEnd"/>
      <w:r w:rsidRPr="00DB25C4">
        <w:rPr>
          <w:rFonts w:cstheme="minorHAnsi"/>
        </w:rPr>
        <w:t xml:space="preserve"> </w:t>
      </w:r>
      <w:proofErr w:type="spellStart"/>
      <w:r w:rsidRPr="00DB25C4">
        <w:rPr>
          <w:rFonts w:cstheme="minorHAnsi"/>
        </w:rPr>
        <w:t>olah</w:t>
      </w:r>
      <w:proofErr w:type="spellEnd"/>
      <w:r w:rsidRPr="00DB25C4">
        <w:rPr>
          <w:rFonts w:cstheme="minorHAnsi"/>
        </w:rPr>
        <w:t xml:space="preserve"> raga. </w:t>
      </w:r>
    </w:p>
    <w:p w14:paraId="06094568" w14:textId="77777777" w:rsidR="00B06B75" w:rsidRPr="00DB25C4" w:rsidRDefault="00B06B75" w:rsidP="00687314">
      <w:pPr>
        <w:pStyle w:val="ListParagraph"/>
        <w:spacing w:after="0" w:line="240" w:lineRule="auto"/>
        <w:ind w:left="1440"/>
        <w:jc w:val="both"/>
        <w:rPr>
          <w:rFonts w:cstheme="minorHAnsi"/>
        </w:rPr>
      </w:pPr>
      <w:proofErr w:type="spellStart"/>
      <w:r w:rsidRPr="00DB25C4">
        <w:rPr>
          <w:rFonts w:cstheme="minorHAnsi"/>
        </w:rPr>
        <w:t>Pemeliharaan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yang </w:t>
      </w:r>
      <w:proofErr w:type="spellStart"/>
      <w:r w:rsidRPr="00DB25C4">
        <w:rPr>
          <w:rFonts w:cstheme="minorHAnsi"/>
        </w:rPr>
        <w:t>bersifat</w:t>
      </w:r>
      <w:proofErr w:type="spellEnd"/>
      <w:r w:rsidRPr="00DB25C4">
        <w:rPr>
          <w:rFonts w:cstheme="minorHAnsi"/>
        </w:rPr>
        <w:t xml:space="preserve"> </w:t>
      </w:r>
      <w:proofErr w:type="spellStart"/>
      <w:r w:rsidRPr="00DB25C4">
        <w:rPr>
          <w:rFonts w:cstheme="minorHAnsi"/>
        </w:rPr>
        <w:t>khusus</w:t>
      </w:r>
      <w:proofErr w:type="spellEnd"/>
      <w:r w:rsidRPr="00DB25C4">
        <w:rPr>
          <w:rFonts w:cstheme="minorHAnsi"/>
        </w:rPr>
        <w:t xml:space="preserve"> (AC, </w:t>
      </w:r>
      <w:proofErr w:type="spellStart"/>
      <w:r w:rsidRPr="00DB25C4">
        <w:rPr>
          <w:rFonts w:cstheme="minorHAnsi"/>
        </w:rPr>
        <w:t>komputer</w:t>
      </w:r>
      <w:proofErr w:type="spellEnd"/>
      <w:r w:rsidRPr="00DB25C4">
        <w:rPr>
          <w:rFonts w:cstheme="minorHAnsi"/>
        </w:rPr>
        <w:t xml:space="preserve">, </w:t>
      </w:r>
      <w:proofErr w:type="spellStart"/>
      <w:r w:rsidRPr="00DB25C4">
        <w:rPr>
          <w:rFonts w:cstheme="minorHAnsi"/>
        </w:rPr>
        <w:t>dll</w:t>
      </w:r>
      <w:proofErr w:type="spellEnd"/>
      <w:r w:rsidRPr="00DB25C4">
        <w:rPr>
          <w:rFonts w:cstheme="minorHAnsi"/>
        </w:rPr>
        <w:t xml:space="preserve">) </w:t>
      </w:r>
      <w:proofErr w:type="spellStart"/>
      <w:r w:rsidRPr="00DB25C4">
        <w:rPr>
          <w:rFonts w:cstheme="minorHAnsi"/>
        </w:rPr>
        <w:t>dilakukan</w:t>
      </w:r>
      <w:proofErr w:type="spellEnd"/>
      <w:r w:rsidRPr="00DB25C4">
        <w:rPr>
          <w:rFonts w:cstheme="minorHAnsi"/>
        </w:rPr>
        <w:t xml:space="preserve"> oleh </w:t>
      </w:r>
      <w:proofErr w:type="spellStart"/>
      <w:r w:rsidRPr="00DB25C4">
        <w:rPr>
          <w:rFonts w:cstheme="minorHAnsi"/>
        </w:rPr>
        <w:t>staf</w:t>
      </w:r>
      <w:proofErr w:type="spellEnd"/>
      <w:r w:rsidRPr="00DB25C4">
        <w:rPr>
          <w:rFonts w:cstheme="minorHAnsi"/>
        </w:rPr>
        <w:t xml:space="preserve"> yang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keahlian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bidang</w:t>
      </w:r>
      <w:proofErr w:type="spellEnd"/>
      <w:r w:rsidRPr="00DB25C4">
        <w:rPr>
          <w:rFonts w:cstheme="minorHAnsi"/>
        </w:rPr>
        <w:t xml:space="preserve">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Sedangkan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kantor</w:t>
      </w:r>
      <w:proofErr w:type="spellEnd"/>
      <w:r w:rsidRPr="00DB25C4">
        <w:rPr>
          <w:rFonts w:cstheme="minorHAnsi"/>
        </w:rPr>
        <w:t xml:space="preserve"> (</w:t>
      </w:r>
      <w:proofErr w:type="spellStart"/>
      <w:r w:rsidRPr="00DB25C4">
        <w:rPr>
          <w:rFonts w:cstheme="minorHAnsi"/>
        </w:rPr>
        <w:t>meja</w:t>
      </w:r>
      <w:proofErr w:type="spellEnd"/>
      <w:r w:rsidRPr="00DB25C4">
        <w:rPr>
          <w:rFonts w:cstheme="minorHAnsi"/>
        </w:rPr>
        <w:t xml:space="preserve">, </w:t>
      </w:r>
      <w:proofErr w:type="spellStart"/>
      <w:r w:rsidRPr="00DB25C4">
        <w:rPr>
          <w:rFonts w:cstheme="minorHAnsi"/>
        </w:rPr>
        <w:t>kursi</w:t>
      </w:r>
      <w:proofErr w:type="spellEnd"/>
      <w:r w:rsidRPr="00DB25C4">
        <w:rPr>
          <w:rFonts w:cstheme="minorHAnsi"/>
        </w:rPr>
        <w:t xml:space="preserve">, </w:t>
      </w:r>
      <w:proofErr w:type="spellStart"/>
      <w:r w:rsidRPr="00DB25C4">
        <w:rPr>
          <w:rFonts w:cstheme="minorHAnsi"/>
        </w:rPr>
        <w:t>lemari</w:t>
      </w:r>
      <w:proofErr w:type="spellEnd"/>
      <w:r w:rsidRPr="00DB25C4">
        <w:rPr>
          <w:rFonts w:cstheme="minorHAnsi"/>
        </w:rPr>
        <w:t xml:space="preserve"> </w:t>
      </w:r>
      <w:proofErr w:type="spellStart"/>
      <w:r w:rsidRPr="00DB25C4">
        <w:rPr>
          <w:rFonts w:cstheme="minorHAnsi"/>
        </w:rPr>
        <w:t>penyimpanan</w:t>
      </w:r>
      <w:proofErr w:type="spellEnd"/>
      <w:r w:rsidRPr="00DB25C4">
        <w:rPr>
          <w:rFonts w:cstheme="minorHAnsi"/>
        </w:rPr>
        <w:t xml:space="preserve">, </w:t>
      </w:r>
      <w:proofErr w:type="spellStart"/>
      <w:r w:rsidRPr="00DB25C4">
        <w:rPr>
          <w:rFonts w:cstheme="minorHAnsi"/>
        </w:rPr>
        <w:t>dll</w:t>
      </w:r>
      <w:proofErr w:type="spellEnd"/>
      <w:r w:rsidRPr="00DB25C4">
        <w:rPr>
          <w:rFonts w:cstheme="minorHAnsi"/>
        </w:rPr>
        <w:t xml:space="preserve">), </w:t>
      </w:r>
      <w:proofErr w:type="spellStart"/>
      <w:r w:rsidRPr="00DB25C4">
        <w:rPr>
          <w:rFonts w:cstheme="minorHAnsi"/>
        </w:rPr>
        <w:t>pemeliharaan</w:t>
      </w:r>
      <w:proofErr w:type="spellEnd"/>
      <w:r w:rsidRPr="00DB25C4">
        <w:rPr>
          <w:rFonts w:cstheme="minorHAnsi"/>
        </w:rPr>
        <w:t xml:space="preserve"> </w:t>
      </w:r>
      <w:proofErr w:type="spellStart"/>
      <w:r w:rsidRPr="00DB25C4">
        <w:rPr>
          <w:rFonts w:cstheme="minorHAnsi"/>
        </w:rPr>
        <w:t>sehari-hari</w:t>
      </w:r>
      <w:proofErr w:type="spellEnd"/>
      <w:r w:rsidRPr="00DB25C4">
        <w:rPr>
          <w:rFonts w:cstheme="minorHAnsi"/>
        </w:rPr>
        <w:t xml:space="preserve"> </w:t>
      </w:r>
      <w:proofErr w:type="spellStart"/>
      <w:r w:rsidRPr="00DB25C4">
        <w:rPr>
          <w:rFonts w:cstheme="minorHAnsi"/>
        </w:rPr>
        <w:t>dilakukan</w:t>
      </w:r>
      <w:proofErr w:type="spellEnd"/>
      <w:r w:rsidRPr="00DB25C4">
        <w:rPr>
          <w:rFonts w:cstheme="minorHAnsi"/>
        </w:rPr>
        <w:t xml:space="preserve"> oleh </w:t>
      </w:r>
      <w:proofErr w:type="spellStart"/>
      <w:r w:rsidRPr="00DB25C4">
        <w:rPr>
          <w:rFonts w:cstheme="minorHAnsi"/>
        </w:rPr>
        <w:t>dosen</w:t>
      </w:r>
      <w:proofErr w:type="spellEnd"/>
      <w:r w:rsidRPr="00DB25C4">
        <w:rPr>
          <w:rFonts w:cstheme="minorHAnsi"/>
        </w:rPr>
        <w:t xml:space="preserve"> dan </w:t>
      </w:r>
      <w:proofErr w:type="spellStart"/>
      <w:r w:rsidRPr="00DB25C4">
        <w:rPr>
          <w:rFonts w:cstheme="minorHAnsi"/>
        </w:rPr>
        <w:t>tendik</w:t>
      </w:r>
      <w:proofErr w:type="spellEnd"/>
      <w:r w:rsidRPr="00DB25C4">
        <w:rPr>
          <w:rFonts w:cstheme="minorHAnsi"/>
        </w:rPr>
        <w:t xml:space="preserve"> yang </w:t>
      </w:r>
      <w:proofErr w:type="spellStart"/>
      <w:r w:rsidRPr="00DB25C4">
        <w:rPr>
          <w:rFonts w:cstheme="minorHAnsi"/>
        </w:rPr>
        <w:t>menggunakan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Pemeliharaan</w:t>
      </w:r>
      <w:proofErr w:type="spellEnd"/>
      <w:r w:rsidRPr="00DB25C4">
        <w:rPr>
          <w:rFonts w:cstheme="minorHAnsi"/>
        </w:rPr>
        <w:t xml:space="preserve"> </w:t>
      </w:r>
      <w:proofErr w:type="spellStart"/>
      <w:r w:rsidRPr="00DB25C4">
        <w:rPr>
          <w:rFonts w:cstheme="minorHAnsi"/>
        </w:rPr>
        <w:t>kebersihan</w:t>
      </w:r>
      <w:proofErr w:type="spellEnd"/>
      <w:r w:rsidRPr="00DB25C4">
        <w:rPr>
          <w:rFonts w:cstheme="minorHAnsi"/>
        </w:rPr>
        <w:t xml:space="preserve"> Universitas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rutin</w:t>
      </w:r>
      <w:proofErr w:type="spellEnd"/>
      <w:r w:rsidRPr="00DB25C4">
        <w:rPr>
          <w:rFonts w:cstheme="minorHAnsi"/>
        </w:rPr>
        <w:t xml:space="preserve"> dan </w:t>
      </w:r>
      <w:proofErr w:type="spellStart"/>
      <w:r w:rsidRPr="00DB25C4">
        <w:rPr>
          <w:rFonts w:cstheme="minorHAnsi"/>
        </w:rPr>
        <w:t>terus</w:t>
      </w:r>
      <w:proofErr w:type="spellEnd"/>
      <w:r w:rsidRPr="00DB25C4">
        <w:rPr>
          <w:rFonts w:cstheme="minorHAnsi"/>
        </w:rPr>
        <w:t xml:space="preserve"> </w:t>
      </w:r>
      <w:proofErr w:type="spellStart"/>
      <w:r w:rsidRPr="00DB25C4">
        <w:rPr>
          <w:rFonts w:cstheme="minorHAnsi"/>
        </w:rPr>
        <w:t>menerus</w:t>
      </w:r>
      <w:proofErr w:type="spellEnd"/>
      <w:r w:rsidRPr="00DB25C4">
        <w:rPr>
          <w:rFonts w:cstheme="minorHAnsi"/>
        </w:rPr>
        <w:t xml:space="preserve"> </w:t>
      </w:r>
      <w:proofErr w:type="spellStart"/>
      <w:r w:rsidRPr="00DB25C4">
        <w:rPr>
          <w:rFonts w:cstheme="minorHAnsi"/>
        </w:rPr>
        <w:t>guna</w:t>
      </w:r>
      <w:proofErr w:type="spellEnd"/>
      <w:r w:rsidRPr="00DB25C4">
        <w:rPr>
          <w:rFonts w:cstheme="minorHAnsi"/>
        </w:rPr>
        <w:t xml:space="preserve"> </w:t>
      </w:r>
      <w:proofErr w:type="spellStart"/>
      <w:r w:rsidRPr="00DB25C4">
        <w:rPr>
          <w:rFonts w:cstheme="minorHAnsi"/>
        </w:rPr>
        <w:t>menciptakan</w:t>
      </w:r>
      <w:proofErr w:type="spellEnd"/>
      <w:r w:rsidRPr="00DB25C4">
        <w:rPr>
          <w:rFonts w:cstheme="minorHAnsi"/>
        </w:rPr>
        <w:t xml:space="preserve"> </w:t>
      </w:r>
      <w:proofErr w:type="spellStart"/>
      <w:r w:rsidRPr="00DB25C4">
        <w:rPr>
          <w:rFonts w:cstheme="minorHAnsi"/>
        </w:rPr>
        <w:t>lingkungan</w:t>
      </w:r>
      <w:proofErr w:type="spellEnd"/>
      <w:r w:rsidRPr="00DB25C4">
        <w:rPr>
          <w:rFonts w:cstheme="minorHAnsi"/>
        </w:rPr>
        <w:t xml:space="preserve"> </w:t>
      </w:r>
      <w:proofErr w:type="spellStart"/>
      <w:r w:rsidRPr="00DB25C4">
        <w:rPr>
          <w:rFonts w:cstheme="minorHAnsi"/>
        </w:rPr>
        <w:t>belajar</w:t>
      </w:r>
      <w:proofErr w:type="spellEnd"/>
      <w:r w:rsidRPr="00DB25C4">
        <w:rPr>
          <w:rFonts w:cstheme="minorHAnsi"/>
        </w:rPr>
        <w:t xml:space="preserve"> dan </w:t>
      </w:r>
      <w:proofErr w:type="spellStart"/>
      <w:r w:rsidRPr="00DB25C4">
        <w:rPr>
          <w:rFonts w:cstheme="minorHAnsi"/>
        </w:rPr>
        <w:t>kerja</w:t>
      </w:r>
      <w:proofErr w:type="spellEnd"/>
      <w:r w:rsidRPr="00DB25C4">
        <w:rPr>
          <w:rFonts w:cstheme="minorHAnsi"/>
        </w:rPr>
        <w:t xml:space="preserve"> yang </w:t>
      </w:r>
      <w:proofErr w:type="spellStart"/>
      <w:r w:rsidRPr="00DB25C4">
        <w:rPr>
          <w:rFonts w:cstheme="minorHAnsi"/>
        </w:rPr>
        <w:t>kondusif</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melaksanakan</w:t>
      </w:r>
      <w:proofErr w:type="spellEnd"/>
      <w:r w:rsidRPr="00DB25C4">
        <w:rPr>
          <w:rFonts w:cstheme="minorHAnsi"/>
        </w:rPr>
        <w:t xml:space="preserve"> proses </w:t>
      </w:r>
      <w:proofErr w:type="spellStart"/>
      <w:r w:rsidRPr="00DB25C4">
        <w:rPr>
          <w:rFonts w:cstheme="minorHAnsi"/>
        </w:rPr>
        <w:t>pemeliharaan</w:t>
      </w:r>
      <w:proofErr w:type="spellEnd"/>
      <w:r w:rsidRPr="00DB25C4">
        <w:rPr>
          <w:rFonts w:cstheme="minorHAnsi"/>
        </w:rPr>
        <w:t xml:space="preserve"> </w:t>
      </w:r>
      <w:proofErr w:type="spellStart"/>
      <w:r w:rsidRPr="00DB25C4">
        <w:rPr>
          <w:rFonts w:cstheme="minorHAnsi"/>
        </w:rPr>
        <w:t>kebersihan</w:t>
      </w:r>
      <w:proofErr w:type="spellEnd"/>
      <w:r w:rsidRPr="00DB25C4">
        <w:rPr>
          <w:rFonts w:cstheme="minorHAnsi"/>
        </w:rPr>
        <w:t xml:space="preserve"> Universitas yang </w:t>
      </w:r>
      <w:proofErr w:type="spellStart"/>
      <w:r w:rsidRPr="00DB25C4">
        <w:rPr>
          <w:rFonts w:cstheme="minorHAnsi"/>
        </w:rPr>
        <w:t>mencakup</w:t>
      </w:r>
      <w:proofErr w:type="spellEnd"/>
      <w:r w:rsidRPr="00DB25C4">
        <w:rPr>
          <w:rFonts w:cstheme="minorHAnsi"/>
        </w:rPr>
        <w:t xml:space="preserve"> </w:t>
      </w:r>
      <w:proofErr w:type="spellStart"/>
      <w:r w:rsidRPr="00DB25C4">
        <w:rPr>
          <w:rFonts w:cstheme="minorHAnsi"/>
        </w:rPr>
        <w:t>kebersihan</w:t>
      </w:r>
      <w:proofErr w:type="spellEnd"/>
      <w:r w:rsidRPr="00DB25C4">
        <w:rPr>
          <w:rFonts w:cstheme="minorHAnsi"/>
        </w:rPr>
        <w:t xml:space="preserve"> </w:t>
      </w:r>
      <w:proofErr w:type="spellStart"/>
      <w:r w:rsidRPr="00DB25C4">
        <w:rPr>
          <w:rFonts w:cstheme="minorHAnsi"/>
        </w:rPr>
        <w:t>gedung</w:t>
      </w:r>
      <w:proofErr w:type="spellEnd"/>
      <w:r w:rsidRPr="00DB25C4">
        <w:rPr>
          <w:rFonts w:cstheme="minorHAnsi"/>
        </w:rPr>
        <w:t xml:space="preserve"> dan </w:t>
      </w:r>
      <w:proofErr w:type="spellStart"/>
      <w:r w:rsidRPr="00DB25C4">
        <w:rPr>
          <w:rFonts w:cstheme="minorHAnsi"/>
        </w:rPr>
        <w:t>ruangan</w:t>
      </w:r>
      <w:proofErr w:type="spellEnd"/>
      <w:r w:rsidRPr="00DB25C4">
        <w:rPr>
          <w:rFonts w:cstheme="minorHAnsi"/>
        </w:rPr>
        <w:t xml:space="preserve">, </w:t>
      </w:r>
      <w:proofErr w:type="spellStart"/>
      <w:r w:rsidRPr="00DB25C4">
        <w:rPr>
          <w:rFonts w:cstheme="minorHAnsi"/>
        </w:rPr>
        <w:t>peralatan</w:t>
      </w:r>
      <w:proofErr w:type="spellEnd"/>
      <w:r w:rsidRPr="00DB25C4">
        <w:rPr>
          <w:rFonts w:cstheme="minorHAnsi"/>
        </w:rPr>
        <w:t xml:space="preserve"> </w:t>
      </w:r>
      <w:proofErr w:type="spellStart"/>
      <w:r w:rsidRPr="00DB25C4">
        <w:rPr>
          <w:rFonts w:cstheme="minorHAnsi"/>
        </w:rPr>
        <w:t>kantor</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taman</w:t>
      </w:r>
      <w:proofErr w:type="spellEnd"/>
      <w:r w:rsidRPr="00DB25C4">
        <w:rPr>
          <w:rFonts w:cstheme="minorHAnsi"/>
        </w:rPr>
        <w:t xml:space="preserve"> dan </w:t>
      </w:r>
      <w:proofErr w:type="spellStart"/>
      <w:r w:rsidRPr="00DB25C4">
        <w:rPr>
          <w:rFonts w:cstheme="minorHAnsi"/>
        </w:rPr>
        <w:t>jalan</w:t>
      </w:r>
      <w:proofErr w:type="spellEnd"/>
      <w:r w:rsidRPr="00DB25C4">
        <w:rPr>
          <w:rFonts w:cstheme="minorHAnsi"/>
        </w:rPr>
        <w:t xml:space="preserve"> Universitas </w:t>
      </w:r>
      <w:proofErr w:type="spellStart"/>
      <w:r w:rsidRPr="00DB25C4">
        <w:rPr>
          <w:rFonts w:cstheme="minorHAnsi"/>
        </w:rPr>
        <w:t>bekerjasama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pihak</w:t>
      </w:r>
      <w:proofErr w:type="spellEnd"/>
      <w:r w:rsidRPr="00DB25C4">
        <w:rPr>
          <w:rFonts w:cstheme="minorHAnsi"/>
        </w:rPr>
        <w:t xml:space="preserve"> outsourcing </w:t>
      </w:r>
      <w:proofErr w:type="spellStart"/>
      <w:r w:rsidRPr="00DB25C4">
        <w:rPr>
          <w:rFonts w:cstheme="minorHAnsi"/>
        </w:rPr>
        <w:t>jasa</w:t>
      </w:r>
      <w:proofErr w:type="spellEnd"/>
      <w:r w:rsidRPr="00DB25C4">
        <w:rPr>
          <w:rFonts w:cstheme="minorHAnsi"/>
        </w:rPr>
        <w:t xml:space="preserve"> </w:t>
      </w:r>
      <w:proofErr w:type="spellStart"/>
      <w:r w:rsidRPr="00DB25C4">
        <w:rPr>
          <w:rFonts w:cstheme="minorHAnsi"/>
        </w:rPr>
        <w:t>kebersihan</w:t>
      </w:r>
      <w:proofErr w:type="spellEnd"/>
      <w:r w:rsidRPr="00DB25C4">
        <w:rPr>
          <w:rFonts w:cstheme="minorHAnsi"/>
        </w:rPr>
        <w:t xml:space="preserve"> dan </w:t>
      </w:r>
      <w:proofErr w:type="spellStart"/>
      <w:r w:rsidRPr="00DB25C4">
        <w:rPr>
          <w:rFonts w:cstheme="minorHAnsi"/>
        </w:rPr>
        <w:t>taman</w:t>
      </w:r>
      <w:proofErr w:type="spellEnd"/>
      <w:r w:rsidRPr="00DB25C4">
        <w:rPr>
          <w:rFonts w:cstheme="minorHAnsi"/>
        </w:rPr>
        <w:t xml:space="preserve">. </w:t>
      </w:r>
      <w:proofErr w:type="spellStart"/>
      <w:r w:rsidRPr="00DB25C4">
        <w:rPr>
          <w:rFonts w:cstheme="minorHAnsi"/>
        </w:rPr>
        <w:t>Tanggung</w:t>
      </w:r>
      <w:proofErr w:type="spellEnd"/>
      <w:r w:rsidRPr="00DB25C4">
        <w:rPr>
          <w:rFonts w:cstheme="minorHAnsi"/>
        </w:rPr>
        <w:t xml:space="preserve"> </w:t>
      </w:r>
      <w:proofErr w:type="spellStart"/>
      <w:r w:rsidRPr="00DB25C4">
        <w:rPr>
          <w:rFonts w:cstheme="minorHAnsi"/>
        </w:rPr>
        <w:t>jawab</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pihak</w:t>
      </w:r>
      <w:proofErr w:type="spellEnd"/>
      <w:r w:rsidRPr="00DB25C4">
        <w:rPr>
          <w:rFonts w:cstheme="minorHAnsi"/>
        </w:rPr>
        <w:t xml:space="preserve"> outsourcing </w:t>
      </w:r>
      <w:proofErr w:type="spellStart"/>
      <w:r w:rsidRPr="00DB25C4">
        <w:rPr>
          <w:rFonts w:cstheme="minorHAnsi"/>
        </w:rPr>
        <w:t>jasa</w:t>
      </w:r>
      <w:proofErr w:type="spellEnd"/>
      <w:r w:rsidRPr="00DB25C4">
        <w:rPr>
          <w:rFonts w:cstheme="minorHAnsi"/>
        </w:rPr>
        <w:t xml:space="preserve"> </w:t>
      </w:r>
      <w:proofErr w:type="spellStart"/>
      <w:r w:rsidRPr="00DB25C4">
        <w:rPr>
          <w:rFonts w:cstheme="minorHAnsi"/>
        </w:rPr>
        <w:t>kebersihan</w:t>
      </w:r>
      <w:proofErr w:type="spellEnd"/>
      <w:r w:rsidRPr="00DB25C4">
        <w:rPr>
          <w:rFonts w:cstheme="minorHAnsi"/>
        </w:rPr>
        <w:t xml:space="preserve"> </w:t>
      </w:r>
      <w:proofErr w:type="spellStart"/>
      <w:r w:rsidRPr="00DB25C4">
        <w:rPr>
          <w:rFonts w:cstheme="minorHAnsi"/>
        </w:rPr>
        <w:t>adalah</w:t>
      </w:r>
      <w:proofErr w:type="spellEnd"/>
      <w:r w:rsidRPr="00DB25C4">
        <w:rPr>
          <w:rFonts w:cstheme="minorHAnsi"/>
        </w:rPr>
        <w:t xml:space="preserve"> </w:t>
      </w:r>
      <w:proofErr w:type="spellStart"/>
      <w:r w:rsidRPr="00DB25C4">
        <w:rPr>
          <w:rFonts w:cstheme="minorHAnsi"/>
        </w:rPr>
        <w:t>menjaga</w:t>
      </w:r>
      <w:proofErr w:type="spellEnd"/>
      <w:r w:rsidRPr="00DB25C4">
        <w:rPr>
          <w:rFonts w:cstheme="minorHAnsi"/>
        </w:rPr>
        <w:t xml:space="preserve"> </w:t>
      </w:r>
      <w:proofErr w:type="spellStart"/>
      <w:r w:rsidRPr="00DB25C4">
        <w:rPr>
          <w:rFonts w:cstheme="minorHAnsi"/>
        </w:rPr>
        <w:t>kerbersihan</w:t>
      </w:r>
      <w:proofErr w:type="spellEnd"/>
      <w:r w:rsidRPr="00DB25C4">
        <w:rPr>
          <w:rFonts w:cstheme="minorHAnsi"/>
        </w:rPr>
        <w:t xml:space="preserve">, </w:t>
      </w:r>
      <w:proofErr w:type="spellStart"/>
      <w:r w:rsidRPr="00DB25C4">
        <w:rPr>
          <w:rFonts w:cstheme="minorHAnsi"/>
        </w:rPr>
        <w:t>keindahan</w:t>
      </w:r>
      <w:proofErr w:type="spellEnd"/>
      <w:r w:rsidRPr="00DB25C4">
        <w:rPr>
          <w:rFonts w:cstheme="minorHAnsi"/>
        </w:rPr>
        <w:t xml:space="preserve"> dan </w:t>
      </w:r>
      <w:proofErr w:type="spellStart"/>
      <w:r w:rsidRPr="00DB25C4">
        <w:rPr>
          <w:rFonts w:cstheme="minorHAnsi"/>
        </w:rPr>
        <w:t>kenyamanan</w:t>
      </w:r>
      <w:proofErr w:type="spellEnd"/>
      <w:r w:rsidRPr="00DB25C4">
        <w:rPr>
          <w:rFonts w:cstheme="minorHAnsi"/>
        </w:rPr>
        <w:t xml:space="preserve"> </w:t>
      </w:r>
      <w:proofErr w:type="spellStart"/>
      <w:r w:rsidRPr="00DB25C4">
        <w:rPr>
          <w:rFonts w:cstheme="minorHAnsi"/>
        </w:rPr>
        <w:t>gedung</w:t>
      </w:r>
      <w:proofErr w:type="spellEnd"/>
      <w:r w:rsidRPr="00DB25C4">
        <w:rPr>
          <w:rFonts w:cstheme="minorHAnsi"/>
        </w:rPr>
        <w:t xml:space="preserve"> dan </w:t>
      </w:r>
      <w:proofErr w:type="spellStart"/>
      <w:r w:rsidRPr="00DB25C4">
        <w:rPr>
          <w:rFonts w:cstheme="minorHAnsi"/>
        </w:rPr>
        <w:t>ruangan</w:t>
      </w:r>
      <w:proofErr w:type="spellEnd"/>
      <w:r w:rsidRPr="00DB25C4">
        <w:rPr>
          <w:rFonts w:cstheme="minorHAnsi"/>
        </w:rPr>
        <w:t xml:space="preserve"> di Universitas. Jasa </w:t>
      </w:r>
      <w:proofErr w:type="spellStart"/>
      <w:r w:rsidRPr="00DB25C4">
        <w:rPr>
          <w:rFonts w:cstheme="minorHAnsi"/>
        </w:rPr>
        <w:t>outsorcing</w:t>
      </w:r>
      <w:proofErr w:type="spellEnd"/>
      <w:r w:rsidRPr="00DB25C4">
        <w:rPr>
          <w:rFonts w:cstheme="minorHAnsi"/>
        </w:rPr>
        <w:t xml:space="preserve"> </w:t>
      </w:r>
      <w:proofErr w:type="spellStart"/>
      <w:r w:rsidRPr="00DB25C4">
        <w:rPr>
          <w:rFonts w:cstheme="minorHAnsi"/>
        </w:rPr>
        <w:t>taman</w:t>
      </w:r>
      <w:proofErr w:type="spellEnd"/>
      <w:r w:rsidRPr="00DB25C4">
        <w:rPr>
          <w:rFonts w:cstheme="minorHAnsi"/>
        </w:rPr>
        <w:t xml:space="preserve"> </w:t>
      </w:r>
      <w:proofErr w:type="spellStart"/>
      <w:r w:rsidRPr="00DB25C4">
        <w:rPr>
          <w:rFonts w:cstheme="minorHAnsi"/>
        </w:rPr>
        <w:t>menjaga</w:t>
      </w:r>
      <w:proofErr w:type="spellEnd"/>
      <w:r w:rsidRPr="00DB25C4">
        <w:rPr>
          <w:rFonts w:cstheme="minorHAnsi"/>
        </w:rPr>
        <w:t xml:space="preserve"> </w:t>
      </w:r>
      <w:proofErr w:type="spellStart"/>
      <w:r w:rsidRPr="00DB25C4">
        <w:rPr>
          <w:rFonts w:cstheme="minorHAnsi"/>
        </w:rPr>
        <w:t>kebersihan</w:t>
      </w:r>
      <w:proofErr w:type="spellEnd"/>
      <w:r w:rsidRPr="00DB25C4">
        <w:rPr>
          <w:rFonts w:cstheme="minorHAnsi"/>
        </w:rPr>
        <w:t xml:space="preserve"> dan </w:t>
      </w:r>
      <w:proofErr w:type="spellStart"/>
      <w:r w:rsidRPr="00DB25C4">
        <w:rPr>
          <w:rFonts w:cstheme="minorHAnsi"/>
        </w:rPr>
        <w:t>keindahan</w:t>
      </w:r>
      <w:proofErr w:type="spellEnd"/>
      <w:r w:rsidRPr="00DB25C4">
        <w:rPr>
          <w:rFonts w:cstheme="minorHAnsi"/>
        </w:rPr>
        <w:t xml:space="preserve"> </w:t>
      </w:r>
      <w:proofErr w:type="spellStart"/>
      <w:r w:rsidRPr="00DB25C4">
        <w:rPr>
          <w:rFonts w:cstheme="minorHAnsi"/>
        </w:rPr>
        <w:t>taman</w:t>
      </w:r>
      <w:proofErr w:type="spellEnd"/>
      <w:r w:rsidRPr="00DB25C4">
        <w:rPr>
          <w:rFonts w:cstheme="minorHAnsi"/>
        </w:rPr>
        <w:t xml:space="preserve"> dan </w:t>
      </w:r>
      <w:proofErr w:type="spellStart"/>
      <w:r w:rsidRPr="00DB25C4">
        <w:rPr>
          <w:rFonts w:cstheme="minorHAnsi"/>
        </w:rPr>
        <w:t>jalan</w:t>
      </w:r>
      <w:proofErr w:type="spellEnd"/>
      <w:r w:rsidRPr="00DB25C4">
        <w:rPr>
          <w:rFonts w:cstheme="minorHAnsi"/>
        </w:rPr>
        <w:t xml:space="preserve"> di Universitas. Proses </w:t>
      </w:r>
      <w:proofErr w:type="spellStart"/>
      <w:r w:rsidRPr="00DB25C4">
        <w:rPr>
          <w:rFonts w:cstheme="minorHAnsi"/>
        </w:rPr>
        <w:t>pemeliharaan</w:t>
      </w:r>
      <w:proofErr w:type="spellEnd"/>
      <w:r w:rsidRPr="00DB25C4">
        <w:rPr>
          <w:rFonts w:cstheme="minorHAnsi"/>
        </w:rPr>
        <w:t xml:space="preserve"> </w:t>
      </w:r>
      <w:proofErr w:type="spellStart"/>
      <w:r w:rsidRPr="00DB25C4">
        <w:rPr>
          <w:rFonts w:cstheme="minorHAnsi"/>
        </w:rPr>
        <w:t>kebersihan</w:t>
      </w:r>
      <w:proofErr w:type="spellEnd"/>
      <w:r w:rsidRPr="00DB25C4">
        <w:rPr>
          <w:rFonts w:cstheme="minorHAnsi"/>
        </w:rPr>
        <w:t xml:space="preserve">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setiap</w:t>
      </w:r>
      <w:proofErr w:type="spellEnd"/>
      <w:r w:rsidRPr="00DB25C4">
        <w:rPr>
          <w:rFonts w:cstheme="minorHAnsi"/>
        </w:rPr>
        <w:t xml:space="preserve"> </w:t>
      </w:r>
      <w:proofErr w:type="spellStart"/>
      <w:r w:rsidRPr="00DB25C4">
        <w:rPr>
          <w:rFonts w:cstheme="minorHAnsi"/>
        </w:rPr>
        <w:t>hari</w:t>
      </w:r>
      <w:proofErr w:type="spellEnd"/>
      <w:r w:rsidRPr="00DB25C4">
        <w:rPr>
          <w:rFonts w:cstheme="minorHAnsi"/>
        </w:rPr>
        <w:t xml:space="preserve"> dan/</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berkala</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rutin</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jadwal</w:t>
      </w:r>
      <w:proofErr w:type="spellEnd"/>
      <w:r w:rsidRPr="00DB25C4">
        <w:rPr>
          <w:rFonts w:cstheme="minorHAnsi"/>
        </w:rPr>
        <w:t xml:space="preserve"> </w:t>
      </w:r>
      <w:proofErr w:type="spellStart"/>
      <w:r w:rsidRPr="00DB25C4">
        <w:rPr>
          <w:rFonts w:cstheme="minorHAnsi"/>
        </w:rPr>
        <w:t>kerja</w:t>
      </w:r>
      <w:proofErr w:type="spellEnd"/>
      <w:r w:rsidRPr="00DB25C4">
        <w:rPr>
          <w:rFonts w:cstheme="minorHAnsi"/>
        </w:rPr>
        <w:t xml:space="preserve">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disepakati</w:t>
      </w:r>
      <w:proofErr w:type="spellEnd"/>
      <w:r w:rsidRPr="00DB25C4">
        <w:rPr>
          <w:rFonts w:cstheme="minorHAnsi"/>
        </w:rPr>
        <w:t xml:space="preserve"> </w:t>
      </w:r>
      <w:proofErr w:type="spellStart"/>
      <w:r w:rsidRPr="00DB25C4">
        <w:rPr>
          <w:rFonts w:cstheme="minorHAnsi"/>
        </w:rPr>
        <w:t>bersama</w:t>
      </w:r>
      <w:proofErr w:type="spellEnd"/>
      <w:r w:rsidRPr="00DB25C4">
        <w:rPr>
          <w:rFonts w:cstheme="minorHAnsi"/>
        </w:rPr>
        <w:t xml:space="preserve"> </w:t>
      </w:r>
      <w:proofErr w:type="spellStart"/>
      <w:r w:rsidRPr="00DB25C4">
        <w:rPr>
          <w:rFonts w:cstheme="minorHAnsi"/>
        </w:rPr>
        <w:t>antara</w:t>
      </w:r>
      <w:proofErr w:type="spellEnd"/>
      <w:r w:rsidRPr="00DB25C4">
        <w:rPr>
          <w:rFonts w:cstheme="minorHAnsi"/>
        </w:rPr>
        <w:t xml:space="preserve"> </w:t>
      </w:r>
      <w:proofErr w:type="spellStart"/>
      <w:r w:rsidRPr="00DB25C4">
        <w:rPr>
          <w:rFonts w:cstheme="minorHAnsi"/>
        </w:rPr>
        <w:t>pihak</w:t>
      </w:r>
      <w:proofErr w:type="spellEnd"/>
      <w:r w:rsidRPr="00DB25C4">
        <w:rPr>
          <w:rFonts w:cstheme="minorHAnsi"/>
        </w:rPr>
        <w:t xml:space="preserve"> Universitas dan </w:t>
      </w:r>
      <w:proofErr w:type="spellStart"/>
      <w:r w:rsidRPr="00DB25C4">
        <w:rPr>
          <w:rFonts w:cstheme="minorHAnsi"/>
        </w:rPr>
        <w:t>pihak</w:t>
      </w:r>
      <w:proofErr w:type="spellEnd"/>
      <w:r w:rsidRPr="00DB25C4">
        <w:rPr>
          <w:rFonts w:cstheme="minorHAnsi"/>
        </w:rPr>
        <w:t xml:space="preserve"> </w:t>
      </w:r>
      <w:proofErr w:type="spellStart"/>
      <w:r w:rsidRPr="00DB25C4">
        <w:rPr>
          <w:rFonts w:cstheme="minorHAnsi"/>
        </w:rPr>
        <w:t>jasa</w:t>
      </w:r>
      <w:proofErr w:type="spellEnd"/>
      <w:r w:rsidRPr="00DB25C4">
        <w:rPr>
          <w:rFonts w:cstheme="minorHAnsi"/>
        </w:rPr>
        <w:t xml:space="preserve"> outsourcing. </w:t>
      </w:r>
    </w:p>
    <w:p w14:paraId="2CB84880" w14:textId="77777777" w:rsidR="00B06B75" w:rsidRPr="00DB25C4" w:rsidRDefault="00B06B75" w:rsidP="009F6099">
      <w:pPr>
        <w:pStyle w:val="ListParagraph"/>
        <w:numPr>
          <w:ilvl w:val="0"/>
          <w:numId w:val="112"/>
        </w:numPr>
        <w:spacing w:after="0" w:line="240" w:lineRule="auto"/>
        <w:jc w:val="both"/>
        <w:rPr>
          <w:rFonts w:cstheme="minorHAnsi"/>
        </w:rPr>
      </w:pPr>
      <w:proofErr w:type="spellStart"/>
      <w:r w:rsidRPr="00DB25C4">
        <w:rPr>
          <w:rFonts w:cstheme="minorHAnsi"/>
        </w:rPr>
        <w:t>Penghapusan</w:t>
      </w:r>
      <w:proofErr w:type="spellEnd"/>
      <w:r w:rsidRPr="00DB25C4">
        <w:rPr>
          <w:rFonts w:cstheme="minorHAnsi"/>
        </w:rPr>
        <w:t xml:space="preserve"> </w:t>
      </w:r>
    </w:p>
    <w:p w14:paraId="34C2264D" w14:textId="77777777" w:rsidR="00B06B75" w:rsidRPr="00DB25C4" w:rsidRDefault="00B06B75" w:rsidP="00687314">
      <w:pPr>
        <w:pStyle w:val="ListParagraph"/>
        <w:spacing w:after="0" w:line="240" w:lineRule="auto"/>
        <w:ind w:left="1440"/>
        <w:jc w:val="both"/>
        <w:rPr>
          <w:rFonts w:cstheme="minorHAnsi"/>
        </w:rPr>
      </w:pPr>
      <w:r w:rsidRPr="00DB25C4">
        <w:rPr>
          <w:rFonts w:cstheme="minorHAnsi"/>
        </w:rPr>
        <w:t xml:space="preserve">Sarana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dicatat</w:t>
      </w:r>
      <w:proofErr w:type="spellEnd"/>
      <w:r w:rsidRPr="00DB25C4">
        <w:rPr>
          <w:rFonts w:cstheme="minorHAnsi"/>
        </w:rPr>
        <w:t xml:space="preserve">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diinventarisasi</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sistem</w:t>
      </w:r>
      <w:proofErr w:type="spellEnd"/>
      <w:r w:rsidRPr="00DB25C4">
        <w:rPr>
          <w:rFonts w:cstheme="minorHAnsi"/>
        </w:rPr>
        <w:t xml:space="preserve"> internal Universitas Ma Chung </w:t>
      </w:r>
      <w:proofErr w:type="spellStart"/>
      <w:r w:rsidRPr="00DB25C4">
        <w:rPr>
          <w:rFonts w:cstheme="minorHAnsi"/>
        </w:rPr>
        <w:t>yakni</w:t>
      </w:r>
      <w:proofErr w:type="spellEnd"/>
      <w:r w:rsidRPr="00DB25C4">
        <w:rPr>
          <w:rFonts w:cstheme="minorHAnsi"/>
        </w:rPr>
        <w:t xml:space="preserve">: https://manajemenkampus.machung.ac.id (SIMASET).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sistem</w:t>
      </w:r>
      <w:proofErr w:type="spellEnd"/>
      <w:r w:rsidRPr="00DB25C4">
        <w:rPr>
          <w:rFonts w:cstheme="minorHAnsi"/>
        </w:rPr>
        <w:t xml:space="preserve"> SIMASET juga </w:t>
      </w:r>
      <w:proofErr w:type="spellStart"/>
      <w:r w:rsidRPr="00DB25C4">
        <w:rPr>
          <w:rFonts w:cstheme="minorHAnsi"/>
        </w:rPr>
        <w:t>termuat</w:t>
      </w:r>
      <w:proofErr w:type="spellEnd"/>
      <w:r w:rsidRPr="00DB25C4">
        <w:rPr>
          <w:rFonts w:cstheme="minorHAnsi"/>
        </w:rPr>
        <w:t xml:space="preserve"> </w:t>
      </w:r>
      <w:proofErr w:type="spellStart"/>
      <w:r w:rsidRPr="00DB25C4">
        <w:rPr>
          <w:rFonts w:cstheme="minorHAnsi"/>
        </w:rPr>
        <w:t>kondisi</w:t>
      </w:r>
      <w:proofErr w:type="spellEnd"/>
      <w:r w:rsidRPr="00DB25C4">
        <w:rPr>
          <w:rFonts w:cstheme="minorHAnsi"/>
        </w:rPr>
        <w:t xml:space="preserve"> </w:t>
      </w:r>
      <w:proofErr w:type="spellStart"/>
      <w:r w:rsidRPr="00DB25C4">
        <w:rPr>
          <w:rFonts w:cstheme="minorHAnsi"/>
        </w:rPr>
        <w:lastRenderedPageBreak/>
        <w:t>sarana</w:t>
      </w:r>
      <w:proofErr w:type="spellEnd"/>
      <w:r w:rsidRPr="00DB25C4">
        <w:rPr>
          <w:rFonts w:cstheme="minorHAnsi"/>
        </w:rPr>
        <w:t xml:space="preserve"> dan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yakni</w:t>
      </w:r>
      <w:proofErr w:type="spellEnd"/>
      <w:r w:rsidRPr="00DB25C4">
        <w:rPr>
          <w:rFonts w:cstheme="minorHAnsi"/>
        </w:rPr>
        <w:t xml:space="preserve"> </w:t>
      </w:r>
      <w:proofErr w:type="spellStart"/>
      <w:r w:rsidRPr="00DB25C4">
        <w:rPr>
          <w:rFonts w:cstheme="minorHAnsi"/>
        </w:rPr>
        <w:t>nilai</w:t>
      </w:r>
      <w:proofErr w:type="spellEnd"/>
      <w:r w:rsidRPr="00DB25C4">
        <w:rPr>
          <w:rFonts w:cstheme="minorHAnsi"/>
        </w:rPr>
        <w:t xml:space="preserve"> </w:t>
      </w:r>
      <w:proofErr w:type="spellStart"/>
      <w:r w:rsidRPr="00DB25C4">
        <w:rPr>
          <w:rFonts w:cstheme="minorHAnsi"/>
        </w:rPr>
        <w:t>penyusutan</w:t>
      </w:r>
      <w:proofErr w:type="spellEnd"/>
      <w:r w:rsidRPr="00DB25C4">
        <w:rPr>
          <w:rFonts w:cstheme="minorHAnsi"/>
        </w:rPr>
        <w:t xml:space="preserve"> dan </w:t>
      </w:r>
      <w:proofErr w:type="spellStart"/>
      <w:r w:rsidRPr="00DB25C4">
        <w:rPr>
          <w:rFonts w:cstheme="minorHAnsi"/>
        </w:rPr>
        <w:t>kondisi</w:t>
      </w:r>
      <w:proofErr w:type="spellEnd"/>
      <w:r w:rsidRPr="00DB25C4">
        <w:rPr>
          <w:rFonts w:cstheme="minorHAnsi"/>
        </w:rPr>
        <w:t xml:space="preserve"> </w:t>
      </w:r>
      <w:proofErr w:type="spellStart"/>
      <w:r w:rsidRPr="00DB25C4">
        <w:rPr>
          <w:rFonts w:cstheme="minorHAnsi"/>
        </w:rPr>
        <w:t>fisik</w:t>
      </w:r>
      <w:proofErr w:type="spellEnd"/>
      <w:r w:rsidRPr="00DB25C4">
        <w:rPr>
          <w:rFonts w:cstheme="minorHAnsi"/>
        </w:rPr>
        <w:t xml:space="preserve">. </w:t>
      </w:r>
      <w:proofErr w:type="spellStart"/>
      <w:r w:rsidRPr="00DB25C4">
        <w:rPr>
          <w:rFonts w:cstheme="minorHAnsi"/>
        </w:rPr>
        <w:t>Aset</w:t>
      </w:r>
      <w:proofErr w:type="spellEnd"/>
      <w:r w:rsidRPr="00DB25C4">
        <w:rPr>
          <w:rFonts w:cstheme="minorHAnsi"/>
        </w:rPr>
        <w:t xml:space="preserve">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habis</w:t>
      </w:r>
      <w:proofErr w:type="spellEnd"/>
      <w:r w:rsidRPr="00DB25C4">
        <w:rPr>
          <w:rFonts w:cstheme="minorHAnsi"/>
        </w:rPr>
        <w:t xml:space="preserve"> </w:t>
      </w:r>
      <w:proofErr w:type="spellStart"/>
      <w:r w:rsidRPr="00DB25C4">
        <w:rPr>
          <w:rFonts w:cstheme="minorHAnsi"/>
        </w:rPr>
        <w:t>periode</w:t>
      </w:r>
      <w:proofErr w:type="spellEnd"/>
      <w:r w:rsidRPr="00DB25C4">
        <w:rPr>
          <w:rFonts w:cstheme="minorHAnsi"/>
        </w:rPr>
        <w:t xml:space="preserve"> </w:t>
      </w:r>
      <w:proofErr w:type="spellStart"/>
      <w:r w:rsidRPr="00DB25C4">
        <w:rPr>
          <w:rFonts w:cstheme="minorHAnsi"/>
        </w:rPr>
        <w:t>penyusutan</w:t>
      </w:r>
      <w:proofErr w:type="spellEnd"/>
      <w:r w:rsidRPr="00DB25C4">
        <w:rPr>
          <w:rFonts w:cstheme="minorHAnsi"/>
        </w:rPr>
        <w:t xml:space="preserve"> dan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fisik</w:t>
      </w:r>
      <w:proofErr w:type="spellEnd"/>
      <w:r w:rsidRPr="00DB25C4">
        <w:rPr>
          <w:rFonts w:cstheme="minorHAnsi"/>
        </w:rPr>
        <w:t xml:space="preserve">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dipergunakan</w:t>
      </w:r>
      <w:proofErr w:type="spellEnd"/>
      <w:r w:rsidRPr="00DB25C4">
        <w:rPr>
          <w:rFonts w:cstheme="minorHAnsi"/>
        </w:rPr>
        <w:t xml:space="preserve"> </w:t>
      </w:r>
      <w:proofErr w:type="spellStart"/>
      <w:r w:rsidRPr="00DB25C4">
        <w:rPr>
          <w:rFonts w:cstheme="minorHAnsi"/>
        </w:rPr>
        <w:t>kembali</w:t>
      </w:r>
      <w:proofErr w:type="spellEnd"/>
      <w:r w:rsidRPr="00DB25C4">
        <w:rPr>
          <w:rFonts w:cstheme="minorHAnsi"/>
        </w:rPr>
        <w:t xml:space="preserve"> </w:t>
      </w:r>
      <w:proofErr w:type="spellStart"/>
      <w:r w:rsidRPr="00DB25C4">
        <w:rPr>
          <w:rFonts w:cstheme="minorHAnsi"/>
        </w:rPr>
        <w:t>setelah</w:t>
      </w:r>
      <w:proofErr w:type="spellEnd"/>
      <w:r w:rsidRPr="00DB25C4">
        <w:rPr>
          <w:rFonts w:cstheme="minorHAnsi"/>
        </w:rPr>
        <w:t xml:space="preserve"> </w:t>
      </w:r>
      <w:proofErr w:type="spellStart"/>
      <w:r w:rsidRPr="00DB25C4">
        <w:rPr>
          <w:rFonts w:cstheme="minorHAnsi"/>
        </w:rPr>
        <w:t>melalui</w:t>
      </w:r>
      <w:proofErr w:type="spellEnd"/>
      <w:r w:rsidRPr="00DB25C4">
        <w:rPr>
          <w:rFonts w:cstheme="minorHAnsi"/>
        </w:rPr>
        <w:t xml:space="preserve"> </w:t>
      </w:r>
      <w:proofErr w:type="spellStart"/>
      <w:r w:rsidRPr="00DB25C4">
        <w:rPr>
          <w:rFonts w:cstheme="minorHAnsi"/>
        </w:rPr>
        <w:t>beberapa</w:t>
      </w:r>
      <w:proofErr w:type="spellEnd"/>
      <w:r w:rsidRPr="00DB25C4">
        <w:rPr>
          <w:rFonts w:cstheme="minorHAnsi"/>
        </w:rPr>
        <w:t xml:space="preserve"> </w:t>
      </w:r>
      <w:proofErr w:type="spellStart"/>
      <w:r w:rsidRPr="00DB25C4">
        <w:rPr>
          <w:rFonts w:cstheme="minorHAnsi"/>
        </w:rPr>
        <w:t>perbaikan</w:t>
      </w:r>
      <w:proofErr w:type="spellEnd"/>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dikategorikan</w:t>
      </w:r>
      <w:proofErr w:type="spellEnd"/>
      <w:r w:rsidRPr="00DB25C4">
        <w:rPr>
          <w:rFonts w:cstheme="minorHAnsi"/>
        </w:rPr>
        <w:t xml:space="preserve"> asset yang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dihapuskan</w:t>
      </w:r>
      <w:proofErr w:type="spellEnd"/>
      <w:r w:rsidRPr="00DB25C4">
        <w:rPr>
          <w:rFonts w:cstheme="minorHAnsi"/>
        </w:rPr>
        <w:t xml:space="preserve">. </w:t>
      </w:r>
      <w:proofErr w:type="spellStart"/>
      <w:r w:rsidRPr="00DB25C4">
        <w:rPr>
          <w:rFonts w:cstheme="minorHAnsi"/>
        </w:rPr>
        <w:t>Penghapusan</w:t>
      </w:r>
      <w:proofErr w:type="spellEnd"/>
      <w:r w:rsidRPr="00DB25C4">
        <w:rPr>
          <w:rFonts w:cstheme="minorHAnsi"/>
        </w:rPr>
        <w:t xml:space="preserve"> asset </w:t>
      </w:r>
      <w:proofErr w:type="spellStart"/>
      <w:r w:rsidRPr="00DB25C4">
        <w:rPr>
          <w:rFonts w:cstheme="minorHAnsi"/>
        </w:rPr>
        <w:t>bisa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bentuk</w:t>
      </w:r>
      <w:proofErr w:type="spellEnd"/>
      <w:r w:rsidRPr="00DB25C4">
        <w:rPr>
          <w:rFonts w:cstheme="minorHAnsi"/>
        </w:rPr>
        <w:t xml:space="preserve"> </w:t>
      </w:r>
      <w:proofErr w:type="spellStart"/>
      <w:r w:rsidRPr="00DB25C4">
        <w:rPr>
          <w:rFonts w:cstheme="minorHAnsi"/>
        </w:rPr>
        <w:t>didonasikan</w:t>
      </w:r>
      <w:proofErr w:type="spellEnd"/>
      <w:r w:rsidRPr="00DB25C4">
        <w:rPr>
          <w:rFonts w:cstheme="minorHAnsi"/>
        </w:rPr>
        <w:t xml:space="preserve">, </w:t>
      </w:r>
      <w:proofErr w:type="spellStart"/>
      <w:r w:rsidRPr="00DB25C4">
        <w:rPr>
          <w:rFonts w:cstheme="minorHAnsi"/>
        </w:rPr>
        <w:t>dijual</w:t>
      </w:r>
      <w:proofErr w:type="spellEnd"/>
      <w:r w:rsidRPr="00DB25C4">
        <w:rPr>
          <w:rFonts w:cstheme="minorHAnsi"/>
        </w:rPr>
        <w:t xml:space="preserve">,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dihancurkan</w:t>
      </w:r>
      <w:proofErr w:type="spellEnd"/>
      <w:r w:rsidRPr="00DB25C4">
        <w:rPr>
          <w:rFonts w:cstheme="minorHAnsi"/>
        </w:rPr>
        <w:t>/</w:t>
      </w:r>
      <w:proofErr w:type="spellStart"/>
      <w:r w:rsidRPr="00DB25C4">
        <w:rPr>
          <w:rFonts w:cstheme="minorHAnsi"/>
        </w:rPr>
        <w:t>dibuang</w:t>
      </w:r>
      <w:proofErr w:type="spellEnd"/>
      <w:r w:rsidRPr="00DB25C4">
        <w:rPr>
          <w:rFonts w:cstheme="minorHAnsi"/>
        </w:rPr>
        <w:t xml:space="preserve">. Proses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dicatat</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berita</w:t>
      </w:r>
      <w:proofErr w:type="spellEnd"/>
      <w:r w:rsidRPr="00DB25C4">
        <w:rPr>
          <w:rFonts w:cstheme="minorHAnsi"/>
        </w:rPr>
        <w:t xml:space="preserve"> acara </w:t>
      </w:r>
      <w:proofErr w:type="spellStart"/>
      <w:r w:rsidRPr="00DB25C4">
        <w:rPr>
          <w:rFonts w:cstheme="minorHAnsi"/>
        </w:rPr>
        <w:t>penghapusan</w:t>
      </w:r>
      <w:proofErr w:type="spellEnd"/>
      <w:r w:rsidRPr="00DB25C4">
        <w:rPr>
          <w:rFonts w:cstheme="minorHAnsi"/>
        </w:rPr>
        <w:t xml:space="preserve"> asset dan </w:t>
      </w:r>
      <w:proofErr w:type="spellStart"/>
      <w:r w:rsidRPr="00DB25C4">
        <w:rPr>
          <w:rFonts w:cstheme="minorHAnsi"/>
        </w:rPr>
        <w:t>diinputkan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SIMASET.</w:t>
      </w:r>
    </w:p>
    <w:p w14:paraId="75302DD3" w14:textId="77777777" w:rsidR="002A20EE" w:rsidRDefault="002A20EE" w:rsidP="00687314">
      <w:pPr>
        <w:spacing w:after="0" w:line="240" w:lineRule="auto"/>
        <w:ind w:left="360"/>
        <w:rPr>
          <w:rFonts w:cstheme="minorHAnsi"/>
          <w:b/>
          <w:bCs/>
        </w:rPr>
      </w:pPr>
    </w:p>
    <w:p w14:paraId="17441C9C" w14:textId="77777777" w:rsidR="00B06B75" w:rsidRPr="00DB25C4" w:rsidRDefault="00B06B75" w:rsidP="00687314">
      <w:pPr>
        <w:spacing w:after="0" w:line="240" w:lineRule="auto"/>
        <w:ind w:left="360"/>
        <w:rPr>
          <w:rFonts w:cstheme="minorHAnsi"/>
          <w:b/>
          <w:bCs/>
        </w:rPr>
      </w:pPr>
      <w:r w:rsidRPr="00DB25C4">
        <w:rPr>
          <w:rFonts w:cstheme="minorHAnsi"/>
          <w:b/>
          <w:bCs/>
        </w:rPr>
        <w:t xml:space="preserve">5.2.2.1 Data </w:t>
      </w:r>
      <w:proofErr w:type="spellStart"/>
      <w:r w:rsidRPr="00DB25C4">
        <w:rPr>
          <w:rFonts w:cstheme="minorHAnsi"/>
          <w:b/>
          <w:bCs/>
        </w:rPr>
        <w:t>Prasarana</w:t>
      </w:r>
      <w:proofErr w:type="spellEnd"/>
      <w:r w:rsidRPr="00DB25C4">
        <w:rPr>
          <w:rFonts w:cstheme="minorHAnsi"/>
          <w:b/>
          <w:bCs/>
        </w:rPr>
        <w:t xml:space="preserve"> Pendidikan</w:t>
      </w:r>
    </w:p>
    <w:p w14:paraId="2B0A4ED6" w14:textId="77777777" w:rsidR="00B06B75" w:rsidRPr="00DB25C4" w:rsidRDefault="00B06B75" w:rsidP="00687314">
      <w:pPr>
        <w:spacing w:after="0" w:line="240" w:lineRule="auto"/>
        <w:ind w:left="360"/>
        <w:jc w:val="both"/>
        <w:rPr>
          <w:rFonts w:cstheme="minorHAnsi"/>
        </w:rPr>
      </w:pPr>
      <w:r w:rsidRPr="00DB25C4">
        <w:rPr>
          <w:rFonts w:cstheme="minorHAnsi"/>
        </w:rPr>
        <w:t xml:space="preserve">Data </w:t>
      </w:r>
      <w:proofErr w:type="spellStart"/>
      <w:r w:rsidRPr="00DB25C4">
        <w:rPr>
          <w:rFonts w:cstheme="minorHAnsi"/>
        </w:rPr>
        <w:t>prasarana</w:t>
      </w:r>
      <w:proofErr w:type="spellEnd"/>
      <w:r w:rsidRPr="00DB25C4">
        <w:rPr>
          <w:rFonts w:cstheme="minorHAnsi"/>
        </w:rPr>
        <w:t xml:space="preserve"> Pendidikan yang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diakses</w:t>
      </w:r>
      <w:proofErr w:type="spellEnd"/>
      <w:r w:rsidRPr="00DB25C4">
        <w:rPr>
          <w:rFonts w:cstheme="minorHAnsi"/>
        </w:rPr>
        <w:t xml:space="preserve"> dan </w:t>
      </w:r>
      <w:proofErr w:type="spellStart"/>
      <w:r w:rsidRPr="00DB25C4">
        <w:rPr>
          <w:rFonts w:cstheme="minorHAnsi"/>
        </w:rPr>
        <w:t>dipergunakan</w:t>
      </w:r>
      <w:proofErr w:type="spellEnd"/>
      <w:r w:rsidRPr="00DB25C4">
        <w:rPr>
          <w:rFonts w:cstheme="minorHAnsi"/>
        </w:rPr>
        <w:t xml:space="preserve"> oleh PS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melaksanakan</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Pendidikan (</w:t>
      </w:r>
      <w:proofErr w:type="spellStart"/>
      <w:r w:rsidRPr="00DB25C4">
        <w:rPr>
          <w:rFonts w:cstheme="minorHAnsi"/>
        </w:rPr>
        <w:t>perkuliahan</w:t>
      </w:r>
      <w:proofErr w:type="spellEnd"/>
      <w:r w:rsidRPr="00DB25C4">
        <w:rPr>
          <w:rFonts w:cstheme="minorHAnsi"/>
        </w:rPr>
        <w:t xml:space="preserve">, </w:t>
      </w:r>
      <w:proofErr w:type="spellStart"/>
      <w:r w:rsidRPr="00DB25C4">
        <w:rPr>
          <w:rFonts w:cstheme="minorHAnsi"/>
        </w:rPr>
        <w:t>pembimbingan</w:t>
      </w:r>
      <w:proofErr w:type="spellEnd"/>
      <w:r w:rsidRPr="00DB25C4">
        <w:rPr>
          <w:rFonts w:cstheme="minorHAnsi"/>
        </w:rPr>
        <w:t xml:space="preserve">, </w:t>
      </w:r>
      <w:proofErr w:type="spellStart"/>
      <w:r w:rsidRPr="00DB25C4">
        <w:rPr>
          <w:rFonts w:cstheme="minorHAnsi"/>
        </w:rPr>
        <w:t>ujian</w:t>
      </w:r>
      <w:proofErr w:type="spellEnd"/>
      <w:r w:rsidRPr="00DB25C4">
        <w:rPr>
          <w:rFonts w:cstheme="minorHAnsi"/>
        </w:rPr>
        <w:t xml:space="preserve">, seminar, </w:t>
      </w:r>
      <w:proofErr w:type="spellStart"/>
      <w:r w:rsidRPr="00DB25C4">
        <w:rPr>
          <w:rFonts w:cstheme="minorHAnsi"/>
        </w:rPr>
        <w:t>lokakarya</w:t>
      </w:r>
      <w:proofErr w:type="spellEnd"/>
      <w:r w:rsidRPr="00DB25C4">
        <w:rPr>
          <w:rFonts w:cstheme="minorHAnsi"/>
        </w:rPr>
        <w:t>, dan lain-lain) (</w:t>
      </w:r>
      <w:proofErr w:type="spellStart"/>
      <w:r w:rsidRPr="00DB25C4">
        <w:rPr>
          <w:rFonts w:cstheme="minorHAnsi"/>
        </w:rPr>
        <w:t>Tabel</w:t>
      </w:r>
      <w:proofErr w:type="spellEnd"/>
      <w:r w:rsidRPr="00DB25C4">
        <w:rPr>
          <w:rFonts w:cstheme="minorHAnsi"/>
        </w:rPr>
        <w:t xml:space="preserve"> 5.2.2.1)</w:t>
      </w:r>
    </w:p>
    <w:p w14:paraId="457F2A21" w14:textId="77777777" w:rsidR="00B06B75" w:rsidRPr="00DB25C4" w:rsidRDefault="00B06B75" w:rsidP="00687314">
      <w:pPr>
        <w:spacing w:after="0" w:line="240" w:lineRule="auto"/>
        <w:ind w:left="360"/>
        <w:jc w:val="both"/>
        <w:rPr>
          <w:rFonts w:cstheme="minorHAnsi"/>
        </w:rPr>
      </w:pPr>
      <w:proofErr w:type="spellStart"/>
      <w:r w:rsidRPr="00DB25C4">
        <w:rPr>
          <w:rFonts w:cstheme="minorHAnsi"/>
        </w:rPr>
        <w:t>Prasarana</w:t>
      </w:r>
      <w:proofErr w:type="spellEnd"/>
      <w:r w:rsidRPr="00DB25C4">
        <w:rPr>
          <w:rFonts w:cstheme="minorHAnsi"/>
        </w:rPr>
        <w:t xml:space="preserve"> yang </w:t>
      </w:r>
      <w:proofErr w:type="spellStart"/>
      <w:r w:rsidRPr="00DB25C4">
        <w:rPr>
          <w:rFonts w:cstheme="minorHAnsi"/>
        </w:rPr>
        <w:t>dibutuhkan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dan </w:t>
      </w:r>
      <w:proofErr w:type="spellStart"/>
      <w:r w:rsidRPr="00DB25C4">
        <w:rPr>
          <w:rFonts w:cstheme="minorHAnsi"/>
        </w:rPr>
        <w:t>kemahasiswaan</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umum</w:t>
      </w:r>
      <w:proofErr w:type="spellEnd"/>
      <w:r w:rsidRPr="00DB25C4">
        <w:rPr>
          <w:rFonts w:cstheme="minorHAnsi"/>
        </w:rPr>
        <w:t xml:space="preserve"> </w:t>
      </w:r>
      <w:proofErr w:type="spellStart"/>
      <w:r w:rsidRPr="00DB25C4">
        <w:rPr>
          <w:rFonts w:cstheme="minorHAnsi"/>
        </w:rPr>
        <w:t>sudah</w:t>
      </w:r>
      <w:proofErr w:type="spellEnd"/>
      <w:r w:rsidRPr="00DB25C4">
        <w:rPr>
          <w:rFonts w:cstheme="minorHAnsi"/>
        </w:rPr>
        <w:t xml:space="preserve"> </w:t>
      </w:r>
      <w:proofErr w:type="spellStart"/>
      <w:r w:rsidRPr="00DB25C4">
        <w:rPr>
          <w:rFonts w:cstheme="minorHAnsi"/>
        </w:rPr>
        <w:t>tersedia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memadai</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kebutuhan</w:t>
      </w:r>
      <w:proofErr w:type="spellEnd"/>
      <w:r w:rsidRPr="00DB25C4">
        <w:rPr>
          <w:rFonts w:cstheme="minorHAnsi"/>
        </w:rPr>
        <w:t xml:space="preserve"> PS. PT </w:t>
      </w:r>
      <w:proofErr w:type="spellStart"/>
      <w:r w:rsidRPr="00DB25C4">
        <w:rPr>
          <w:rFonts w:cstheme="minorHAnsi"/>
        </w:rPr>
        <w:t>memiliki</w:t>
      </w:r>
      <w:proofErr w:type="spellEnd"/>
      <w:r w:rsidRPr="00DB25C4">
        <w:rPr>
          <w:rFonts w:cstheme="minorHAnsi"/>
        </w:rPr>
        <w:t xml:space="preserve"> 5 </w:t>
      </w:r>
      <w:proofErr w:type="spellStart"/>
      <w:r w:rsidRPr="00DB25C4">
        <w:rPr>
          <w:rFonts w:cstheme="minorHAnsi"/>
        </w:rPr>
        <w:t>gedung</w:t>
      </w:r>
      <w:proofErr w:type="spellEnd"/>
      <w:r w:rsidRPr="00DB25C4">
        <w:rPr>
          <w:rFonts w:cstheme="minorHAnsi"/>
        </w:rPr>
        <w:t xml:space="preserve">, </w:t>
      </w:r>
      <w:proofErr w:type="spellStart"/>
      <w:r w:rsidRPr="00DB25C4">
        <w:rPr>
          <w:rFonts w:cstheme="minorHAnsi"/>
        </w:rPr>
        <w:t>yaitu</w:t>
      </w:r>
      <w:proofErr w:type="spellEnd"/>
      <w:r w:rsidRPr="00DB25C4">
        <w:rPr>
          <w:rFonts w:cstheme="minorHAnsi"/>
        </w:rPr>
        <w:t xml:space="preserve">: </w:t>
      </w:r>
      <w:proofErr w:type="spellStart"/>
      <w:r w:rsidRPr="00DB25C4">
        <w:rPr>
          <w:rFonts w:cstheme="minorHAnsi"/>
        </w:rPr>
        <w:t>satu</w:t>
      </w:r>
      <w:proofErr w:type="spellEnd"/>
      <w:r w:rsidRPr="00DB25C4">
        <w:rPr>
          <w:rFonts w:cstheme="minorHAnsi"/>
        </w:rPr>
        <w:t xml:space="preserve"> Gedung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administrasi</w:t>
      </w:r>
      <w:proofErr w:type="spellEnd"/>
      <w:r w:rsidRPr="00DB25C4">
        <w:rPr>
          <w:rFonts w:cstheme="minorHAnsi"/>
        </w:rPr>
        <w:t xml:space="preserve"> (Gedung </w:t>
      </w:r>
      <w:proofErr w:type="spellStart"/>
      <w:r w:rsidRPr="00DB25C4">
        <w:rPr>
          <w:rFonts w:cstheme="minorHAnsi"/>
        </w:rPr>
        <w:t>Rektorat</w:t>
      </w:r>
      <w:proofErr w:type="spellEnd"/>
      <w:r w:rsidRPr="00DB25C4">
        <w:rPr>
          <w:rFonts w:cstheme="minorHAnsi"/>
        </w:rPr>
        <w:t xml:space="preserve">) 2 </w:t>
      </w:r>
      <w:proofErr w:type="spellStart"/>
      <w:r w:rsidRPr="00DB25C4">
        <w:rPr>
          <w:rFonts w:cstheme="minorHAnsi"/>
        </w:rPr>
        <w:t>lantai</w:t>
      </w:r>
      <w:proofErr w:type="spellEnd"/>
      <w:r w:rsidRPr="00DB25C4">
        <w:rPr>
          <w:rFonts w:cstheme="minorHAnsi"/>
        </w:rPr>
        <w:t xml:space="preserve">, </w:t>
      </w:r>
      <w:proofErr w:type="spellStart"/>
      <w:r w:rsidRPr="00DB25C4">
        <w:rPr>
          <w:rFonts w:cstheme="minorHAnsi"/>
        </w:rPr>
        <w:t>satu</w:t>
      </w:r>
      <w:proofErr w:type="spellEnd"/>
      <w:r w:rsidRPr="00DB25C4">
        <w:rPr>
          <w:rFonts w:cstheme="minorHAnsi"/>
        </w:rPr>
        <w:t xml:space="preserve"> Gedung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perkuliahan</w:t>
      </w:r>
      <w:proofErr w:type="spellEnd"/>
      <w:r w:rsidRPr="00DB25C4">
        <w:rPr>
          <w:rFonts w:cstheme="minorHAnsi"/>
        </w:rPr>
        <w:t xml:space="preserve"> (Gedung Bhakti </w:t>
      </w:r>
      <w:proofErr w:type="spellStart"/>
      <w:r w:rsidRPr="00DB25C4">
        <w:rPr>
          <w:rFonts w:cstheme="minorHAnsi"/>
        </w:rPr>
        <w:t>Persada</w:t>
      </w:r>
      <w:proofErr w:type="spellEnd"/>
      <w:r w:rsidRPr="00DB25C4">
        <w:rPr>
          <w:rFonts w:cstheme="minorHAnsi"/>
        </w:rPr>
        <w:t xml:space="preserve"> 3 </w:t>
      </w:r>
      <w:proofErr w:type="spellStart"/>
      <w:r w:rsidRPr="00DB25C4">
        <w:rPr>
          <w:rFonts w:cstheme="minorHAnsi"/>
        </w:rPr>
        <w:t>lantai</w:t>
      </w:r>
      <w:proofErr w:type="spellEnd"/>
      <w:r w:rsidRPr="00DB25C4">
        <w:rPr>
          <w:rFonts w:cstheme="minorHAnsi"/>
        </w:rPr>
        <w:t xml:space="preserve">, </w:t>
      </w:r>
      <w:proofErr w:type="spellStart"/>
      <w:r w:rsidRPr="00DB25C4">
        <w:rPr>
          <w:rFonts w:cstheme="minorHAnsi"/>
        </w:rPr>
        <w:t>satu</w:t>
      </w:r>
      <w:proofErr w:type="spellEnd"/>
      <w:r w:rsidRPr="00DB25C4">
        <w:rPr>
          <w:rFonts w:cstheme="minorHAnsi"/>
        </w:rPr>
        <w:t xml:space="preserve"> Gedung </w:t>
      </w:r>
      <w:proofErr w:type="spellStart"/>
      <w:r w:rsidRPr="00DB25C4">
        <w:rPr>
          <w:rFonts w:cstheme="minorHAnsi"/>
        </w:rPr>
        <w:t>serbaguna</w:t>
      </w:r>
      <w:proofErr w:type="spellEnd"/>
      <w:r w:rsidRPr="00DB25C4">
        <w:rPr>
          <w:rFonts w:cstheme="minorHAnsi"/>
        </w:rPr>
        <w:t xml:space="preserve"> (Gedung Balai Pertiwi) 1 </w:t>
      </w:r>
      <w:proofErr w:type="spellStart"/>
      <w:r w:rsidRPr="00DB25C4">
        <w:rPr>
          <w:rFonts w:cstheme="minorHAnsi"/>
        </w:rPr>
        <w:t>lantai</w:t>
      </w:r>
      <w:proofErr w:type="spellEnd"/>
      <w:r w:rsidRPr="00DB25C4">
        <w:rPr>
          <w:rFonts w:cstheme="minorHAnsi"/>
        </w:rPr>
        <w:t xml:space="preserve">, </w:t>
      </w:r>
      <w:proofErr w:type="spellStart"/>
      <w:r w:rsidRPr="00DB25C4">
        <w:rPr>
          <w:rFonts w:cstheme="minorHAnsi"/>
        </w:rPr>
        <w:t>satu</w:t>
      </w:r>
      <w:proofErr w:type="spellEnd"/>
      <w:r w:rsidRPr="00DB25C4">
        <w:rPr>
          <w:rFonts w:cstheme="minorHAnsi"/>
        </w:rPr>
        <w:t xml:space="preserve"> Gedung </w:t>
      </w:r>
      <w:proofErr w:type="spellStart"/>
      <w:r w:rsidRPr="00DB25C4">
        <w:rPr>
          <w:rFonts w:cstheme="minorHAnsi"/>
        </w:rPr>
        <w:t>untuk</w:t>
      </w:r>
      <w:proofErr w:type="spellEnd"/>
      <w:r w:rsidRPr="00DB25C4">
        <w:rPr>
          <w:rFonts w:cstheme="minorHAnsi"/>
        </w:rPr>
        <w:t xml:space="preserve"> </w:t>
      </w:r>
      <w:r w:rsidRPr="00DB25C4">
        <w:rPr>
          <w:rFonts w:cstheme="minorHAnsi"/>
          <w:i/>
          <w:iCs/>
        </w:rPr>
        <w:t>student center</w:t>
      </w:r>
      <w:r w:rsidRPr="00DB25C4">
        <w:rPr>
          <w:rFonts w:cstheme="minorHAnsi"/>
        </w:rPr>
        <w:t xml:space="preserve"> (SC) </w:t>
      </w:r>
      <w:proofErr w:type="spellStart"/>
      <w:r w:rsidRPr="00DB25C4">
        <w:rPr>
          <w:rFonts w:cstheme="minorHAnsi"/>
        </w:rPr>
        <w:t>untuk</w:t>
      </w:r>
      <w:proofErr w:type="spellEnd"/>
      <w:r w:rsidRPr="00DB25C4">
        <w:rPr>
          <w:rFonts w:cstheme="minorHAnsi"/>
        </w:rPr>
        <w:t xml:space="preserve"> area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kemahasiswaan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fasilitas</w:t>
      </w:r>
      <w:proofErr w:type="spellEnd"/>
      <w:r w:rsidRPr="00DB25C4">
        <w:rPr>
          <w:rFonts w:cstheme="minorHAnsi"/>
        </w:rPr>
        <w:t xml:space="preserve"> </w:t>
      </w:r>
      <w:proofErr w:type="spellStart"/>
      <w:r w:rsidRPr="00DB25C4">
        <w:rPr>
          <w:rFonts w:cstheme="minorHAnsi"/>
        </w:rPr>
        <w:t>kolam</w:t>
      </w:r>
      <w:proofErr w:type="spellEnd"/>
      <w:r w:rsidRPr="00DB25C4">
        <w:rPr>
          <w:rFonts w:cstheme="minorHAnsi"/>
        </w:rPr>
        <w:t xml:space="preserve"> </w:t>
      </w:r>
      <w:proofErr w:type="spellStart"/>
      <w:r w:rsidRPr="00DB25C4">
        <w:rPr>
          <w:rFonts w:cstheme="minorHAnsi"/>
        </w:rPr>
        <w:t>renang</w:t>
      </w:r>
      <w:proofErr w:type="spellEnd"/>
      <w:r w:rsidRPr="00DB25C4">
        <w:rPr>
          <w:rFonts w:cstheme="minorHAnsi"/>
        </w:rPr>
        <w:t xml:space="preserve"> dan </w:t>
      </w:r>
      <w:proofErr w:type="spellStart"/>
      <w:r w:rsidRPr="00DB25C4">
        <w:rPr>
          <w:rFonts w:cstheme="minorHAnsi"/>
        </w:rPr>
        <w:t>kantin</w:t>
      </w:r>
      <w:proofErr w:type="spellEnd"/>
      <w:r w:rsidRPr="00DB25C4">
        <w:rPr>
          <w:rFonts w:cstheme="minorHAnsi"/>
        </w:rPr>
        <w:t xml:space="preserve">, </w:t>
      </w:r>
      <w:proofErr w:type="spellStart"/>
      <w:r w:rsidRPr="00DB25C4">
        <w:rPr>
          <w:rFonts w:cstheme="minorHAnsi"/>
        </w:rPr>
        <w:t>satu</w:t>
      </w:r>
      <w:proofErr w:type="spellEnd"/>
      <w:r w:rsidRPr="00DB25C4">
        <w:rPr>
          <w:rFonts w:cstheme="minorHAnsi"/>
        </w:rPr>
        <w:t xml:space="preserve"> Gedung  Research and Development Center (</w:t>
      </w:r>
      <w:proofErr w:type="spellStart"/>
      <w:r w:rsidRPr="00DB25C4">
        <w:rPr>
          <w:rFonts w:cstheme="minorHAnsi"/>
        </w:rPr>
        <w:t>RnD</w:t>
      </w:r>
      <w:proofErr w:type="spellEnd"/>
      <w:r w:rsidRPr="00DB25C4">
        <w:rPr>
          <w:rFonts w:cstheme="minorHAnsi"/>
        </w:rPr>
        <w:t xml:space="preserve"> Center) </w:t>
      </w:r>
      <w:proofErr w:type="spellStart"/>
      <w:r w:rsidRPr="00DB25C4">
        <w:rPr>
          <w:rFonts w:cstheme="minorHAnsi"/>
        </w:rPr>
        <w:t>dengan</w:t>
      </w:r>
      <w:proofErr w:type="spellEnd"/>
      <w:r w:rsidRPr="00DB25C4">
        <w:rPr>
          <w:rFonts w:cstheme="minorHAnsi"/>
        </w:rPr>
        <w:t xml:space="preserve"> 7 </w:t>
      </w:r>
      <w:proofErr w:type="spellStart"/>
      <w:r w:rsidRPr="00DB25C4">
        <w:rPr>
          <w:rFonts w:cstheme="minorHAnsi"/>
        </w:rPr>
        <w:t>lantai</w:t>
      </w:r>
      <w:proofErr w:type="spellEnd"/>
      <w:r w:rsidRPr="00DB25C4">
        <w:rPr>
          <w:rFonts w:cstheme="minorHAnsi"/>
        </w:rPr>
        <w:t>.</w:t>
      </w:r>
    </w:p>
    <w:p w14:paraId="3A800B48" w14:textId="77777777" w:rsidR="00B06B75" w:rsidRPr="00DB25C4" w:rsidRDefault="00B06B75" w:rsidP="00687314">
      <w:pPr>
        <w:spacing w:after="0" w:line="240" w:lineRule="auto"/>
        <w:ind w:left="360"/>
        <w:jc w:val="both"/>
        <w:rPr>
          <w:rFonts w:cstheme="minorHAnsi"/>
        </w:rPr>
      </w:pPr>
      <w:r w:rsidRPr="00DB25C4">
        <w:rPr>
          <w:rFonts w:cstheme="minorHAnsi"/>
        </w:rPr>
        <w:t xml:space="preserve">Luas area Universitas </w:t>
      </w:r>
      <w:proofErr w:type="spellStart"/>
      <w:r w:rsidRPr="00DB25C4">
        <w:rPr>
          <w:rFonts w:cstheme="minorHAnsi"/>
        </w:rPr>
        <w:t>adalah</w:t>
      </w:r>
      <w:proofErr w:type="spellEnd"/>
      <w:r w:rsidRPr="00DB25C4">
        <w:rPr>
          <w:rFonts w:cstheme="minorHAnsi"/>
        </w:rPr>
        <w:t xml:space="preserve">: </w:t>
      </w:r>
    </w:p>
    <w:p w14:paraId="5D3D9415" w14:textId="77777777" w:rsidR="00B06B75" w:rsidRPr="00DB25C4" w:rsidRDefault="00B06B75" w:rsidP="00687314">
      <w:pPr>
        <w:spacing w:after="0" w:line="240" w:lineRule="auto"/>
        <w:ind w:left="357"/>
        <w:jc w:val="both"/>
        <w:rPr>
          <w:rFonts w:cstheme="minorHAnsi"/>
        </w:rPr>
      </w:pPr>
      <w:r w:rsidRPr="00DB25C4">
        <w:rPr>
          <w:rFonts w:cstheme="minorHAnsi"/>
        </w:rPr>
        <w:t xml:space="preserve">1. Luas area Universitas Ma Chung </w:t>
      </w:r>
      <w:proofErr w:type="spellStart"/>
      <w:r w:rsidRPr="00DB25C4">
        <w:rPr>
          <w:rFonts w:cstheme="minorHAnsi"/>
        </w:rPr>
        <w:t>adalah</w:t>
      </w:r>
      <w:proofErr w:type="spellEnd"/>
      <w:r w:rsidRPr="00DB25C4">
        <w:rPr>
          <w:rFonts w:cstheme="minorHAnsi"/>
        </w:rPr>
        <w:t xml:space="preserve"> 39.999 m2 </w:t>
      </w:r>
      <w:proofErr w:type="spellStart"/>
      <w:r w:rsidRPr="00DB25C4">
        <w:rPr>
          <w:rFonts w:cstheme="minorHAnsi"/>
        </w:rPr>
        <w:t>atau</w:t>
      </w:r>
      <w:proofErr w:type="spellEnd"/>
      <w:r w:rsidRPr="00DB25C4">
        <w:rPr>
          <w:rFonts w:cstheme="minorHAnsi"/>
        </w:rPr>
        <w:t xml:space="preserve"> 4 </w:t>
      </w:r>
      <w:proofErr w:type="spellStart"/>
      <w:r w:rsidRPr="00DB25C4">
        <w:rPr>
          <w:rFonts w:cstheme="minorHAnsi"/>
        </w:rPr>
        <w:t>Hektar</w:t>
      </w:r>
      <w:proofErr w:type="spellEnd"/>
      <w:r w:rsidRPr="00DB25C4">
        <w:rPr>
          <w:rFonts w:cstheme="minorHAnsi"/>
        </w:rPr>
        <w:t xml:space="preserve"> </w:t>
      </w:r>
    </w:p>
    <w:p w14:paraId="1E66DC0C" w14:textId="77777777" w:rsidR="00B06B75" w:rsidRPr="00DB25C4" w:rsidRDefault="00B06B75" w:rsidP="00687314">
      <w:pPr>
        <w:spacing w:after="0" w:line="240" w:lineRule="auto"/>
        <w:ind w:left="357"/>
        <w:jc w:val="both"/>
        <w:rPr>
          <w:rFonts w:cstheme="minorHAnsi"/>
        </w:rPr>
      </w:pPr>
      <w:r w:rsidRPr="00DB25C4">
        <w:rPr>
          <w:rFonts w:cstheme="minorHAnsi"/>
        </w:rPr>
        <w:t xml:space="preserve">2. Gedung Bhakti </w:t>
      </w:r>
      <w:proofErr w:type="spellStart"/>
      <w:r w:rsidRPr="00DB25C4">
        <w:rPr>
          <w:rFonts w:cstheme="minorHAnsi"/>
        </w:rPr>
        <w:t>Persada</w:t>
      </w:r>
      <w:proofErr w:type="spellEnd"/>
      <w:r w:rsidRPr="00DB25C4">
        <w:rPr>
          <w:rFonts w:cstheme="minorHAnsi"/>
        </w:rPr>
        <w:t xml:space="preserve"> </w:t>
      </w:r>
      <w:proofErr w:type="spellStart"/>
      <w:r w:rsidRPr="00DB25C4">
        <w:rPr>
          <w:rFonts w:cstheme="minorHAnsi"/>
        </w:rPr>
        <w:t>adalah</w:t>
      </w:r>
      <w:proofErr w:type="spellEnd"/>
      <w:r w:rsidRPr="00DB25C4">
        <w:rPr>
          <w:rFonts w:cstheme="minorHAnsi"/>
        </w:rPr>
        <w:t xml:space="preserve"> 2.600 m2 </w:t>
      </w:r>
      <w:proofErr w:type="spellStart"/>
      <w:r w:rsidRPr="00DB25C4">
        <w:rPr>
          <w:rFonts w:cstheme="minorHAnsi"/>
        </w:rPr>
        <w:t>dengan</w:t>
      </w:r>
      <w:proofErr w:type="spellEnd"/>
      <w:r w:rsidRPr="00DB25C4">
        <w:rPr>
          <w:rFonts w:cstheme="minorHAnsi"/>
        </w:rPr>
        <w:t xml:space="preserve"> 4 </w:t>
      </w:r>
      <w:proofErr w:type="spellStart"/>
      <w:r w:rsidRPr="00DB25C4">
        <w:rPr>
          <w:rFonts w:cstheme="minorHAnsi"/>
        </w:rPr>
        <w:t>tingkat</w:t>
      </w:r>
      <w:proofErr w:type="spellEnd"/>
      <w:r w:rsidRPr="00DB25C4">
        <w:rPr>
          <w:rFonts w:cstheme="minorHAnsi"/>
        </w:rPr>
        <w:t xml:space="preserve">, total </w:t>
      </w:r>
      <w:proofErr w:type="spellStart"/>
      <w:r w:rsidRPr="00DB25C4">
        <w:rPr>
          <w:rFonts w:cstheme="minorHAnsi"/>
        </w:rPr>
        <w:t>keseluruhan</w:t>
      </w:r>
      <w:proofErr w:type="spellEnd"/>
      <w:r w:rsidRPr="00DB25C4">
        <w:rPr>
          <w:rFonts w:cstheme="minorHAnsi"/>
        </w:rPr>
        <w:t xml:space="preserve"> </w:t>
      </w:r>
      <w:proofErr w:type="spellStart"/>
      <w:r w:rsidRPr="00DB25C4">
        <w:rPr>
          <w:rFonts w:cstheme="minorHAnsi"/>
        </w:rPr>
        <w:t>luas</w:t>
      </w:r>
      <w:proofErr w:type="spellEnd"/>
      <w:r w:rsidRPr="00DB25C4">
        <w:rPr>
          <w:rFonts w:cstheme="minorHAnsi"/>
        </w:rPr>
        <w:t xml:space="preserve"> 10.400 m2 </w:t>
      </w:r>
    </w:p>
    <w:p w14:paraId="6B1479D8" w14:textId="77777777" w:rsidR="00B06B75" w:rsidRPr="00DB25C4" w:rsidRDefault="00B06B75" w:rsidP="00687314">
      <w:pPr>
        <w:spacing w:after="0" w:line="240" w:lineRule="auto"/>
        <w:ind w:left="357"/>
        <w:jc w:val="both"/>
        <w:rPr>
          <w:rFonts w:cstheme="minorHAnsi"/>
        </w:rPr>
      </w:pPr>
      <w:r w:rsidRPr="00DB25C4">
        <w:rPr>
          <w:rFonts w:cstheme="minorHAnsi"/>
        </w:rPr>
        <w:t xml:space="preserve">3. Gedung </w:t>
      </w:r>
      <w:proofErr w:type="spellStart"/>
      <w:r w:rsidRPr="00DB25C4">
        <w:rPr>
          <w:rFonts w:cstheme="minorHAnsi"/>
        </w:rPr>
        <w:t>Rektorat</w:t>
      </w:r>
      <w:proofErr w:type="spellEnd"/>
      <w:r w:rsidRPr="00DB25C4">
        <w:rPr>
          <w:rFonts w:cstheme="minorHAnsi"/>
        </w:rPr>
        <w:t xml:space="preserve"> </w:t>
      </w:r>
      <w:proofErr w:type="spellStart"/>
      <w:r w:rsidRPr="00DB25C4">
        <w:rPr>
          <w:rFonts w:cstheme="minorHAnsi"/>
        </w:rPr>
        <w:t>adalah</w:t>
      </w:r>
      <w:proofErr w:type="spellEnd"/>
      <w:r w:rsidRPr="00DB25C4">
        <w:rPr>
          <w:rFonts w:cstheme="minorHAnsi"/>
        </w:rPr>
        <w:t xml:space="preserve"> 1.000 m2 </w:t>
      </w:r>
      <w:proofErr w:type="spellStart"/>
      <w:r w:rsidRPr="00DB25C4">
        <w:rPr>
          <w:rFonts w:cstheme="minorHAnsi"/>
        </w:rPr>
        <w:t>dengan</w:t>
      </w:r>
      <w:proofErr w:type="spellEnd"/>
      <w:r w:rsidRPr="00DB25C4">
        <w:rPr>
          <w:rFonts w:cstheme="minorHAnsi"/>
        </w:rPr>
        <w:t xml:space="preserve"> 2 </w:t>
      </w:r>
      <w:proofErr w:type="spellStart"/>
      <w:r w:rsidRPr="00DB25C4">
        <w:rPr>
          <w:rFonts w:cstheme="minorHAnsi"/>
        </w:rPr>
        <w:t>tingkat</w:t>
      </w:r>
      <w:proofErr w:type="spellEnd"/>
      <w:r w:rsidRPr="00DB25C4">
        <w:rPr>
          <w:rFonts w:cstheme="minorHAnsi"/>
        </w:rPr>
        <w:t xml:space="preserve">, total </w:t>
      </w:r>
      <w:proofErr w:type="spellStart"/>
      <w:r w:rsidRPr="00DB25C4">
        <w:rPr>
          <w:rFonts w:cstheme="minorHAnsi"/>
        </w:rPr>
        <w:t>keseluruhan</w:t>
      </w:r>
      <w:proofErr w:type="spellEnd"/>
      <w:r w:rsidRPr="00DB25C4">
        <w:rPr>
          <w:rFonts w:cstheme="minorHAnsi"/>
        </w:rPr>
        <w:t xml:space="preserve"> </w:t>
      </w:r>
      <w:proofErr w:type="spellStart"/>
      <w:r w:rsidRPr="00DB25C4">
        <w:rPr>
          <w:rFonts w:cstheme="minorHAnsi"/>
        </w:rPr>
        <w:t>luas</w:t>
      </w:r>
      <w:proofErr w:type="spellEnd"/>
      <w:r w:rsidRPr="00DB25C4">
        <w:rPr>
          <w:rFonts w:cstheme="minorHAnsi"/>
        </w:rPr>
        <w:t xml:space="preserve"> 2.000 m2 </w:t>
      </w:r>
    </w:p>
    <w:p w14:paraId="0B934A3C" w14:textId="77777777" w:rsidR="00B06B75" w:rsidRPr="00DB25C4" w:rsidRDefault="00B06B75" w:rsidP="00687314">
      <w:pPr>
        <w:spacing w:after="0" w:line="240" w:lineRule="auto"/>
        <w:ind w:left="357"/>
        <w:jc w:val="both"/>
        <w:rPr>
          <w:rFonts w:cstheme="minorHAnsi"/>
        </w:rPr>
      </w:pPr>
      <w:r w:rsidRPr="00DB25C4">
        <w:rPr>
          <w:rFonts w:cstheme="minorHAnsi"/>
        </w:rPr>
        <w:t xml:space="preserve">4. Gedung Balai Pertiwi </w:t>
      </w:r>
      <w:proofErr w:type="spellStart"/>
      <w:r w:rsidRPr="00DB25C4">
        <w:rPr>
          <w:rFonts w:cstheme="minorHAnsi"/>
        </w:rPr>
        <w:t>adalah</w:t>
      </w:r>
      <w:proofErr w:type="spellEnd"/>
      <w:r w:rsidRPr="00DB25C4">
        <w:rPr>
          <w:rFonts w:cstheme="minorHAnsi"/>
        </w:rPr>
        <w:t xml:space="preserve"> 1.350 m2 </w:t>
      </w:r>
      <w:proofErr w:type="spellStart"/>
      <w:r w:rsidRPr="00DB25C4">
        <w:rPr>
          <w:rFonts w:cstheme="minorHAnsi"/>
        </w:rPr>
        <w:t>dengan</w:t>
      </w:r>
      <w:proofErr w:type="spellEnd"/>
      <w:r w:rsidRPr="00DB25C4">
        <w:rPr>
          <w:rFonts w:cstheme="minorHAnsi"/>
        </w:rPr>
        <w:t xml:space="preserve"> 2 </w:t>
      </w:r>
      <w:proofErr w:type="spellStart"/>
      <w:r w:rsidRPr="00DB25C4">
        <w:rPr>
          <w:rFonts w:cstheme="minorHAnsi"/>
        </w:rPr>
        <w:t>tingkat</w:t>
      </w:r>
      <w:proofErr w:type="spellEnd"/>
      <w:r w:rsidRPr="00DB25C4">
        <w:rPr>
          <w:rFonts w:cstheme="minorHAnsi"/>
        </w:rPr>
        <w:t xml:space="preserve">, total </w:t>
      </w:r>
      <w:proofErr w:type="spellStart"/>
      <w:r w:rsidRPr="00DB25C4">
        <w:rPr>
          <w:rFonts w:cstheme="minorHAnsi"/>
        </w:rPr>
        <w:t>keseluruhan</w:t>
      </w:r>
      <w:proofErr w:type="spellEnd"/>
      <w:r w:rsidRPr="00DB25C4">
        <w:rPr>
          <w:rFonts w:cstheme="minorHAnsi"/>
        </w:rPr>
        <w:t xml:space="preserve"> </w:t>
      </w:r>
      <w:proofErr w:type="spellStart"/>
      <w:r w:rsidRPr="00DB25C4">
        <w:rPr>
          <w:rFonts w:cstheme="minorHAnsi"/>
        </w:rPr>
        <w:t>luas</w:t>
      </w:r>
      <w:proofErr w:type="spellEnd"/>
      <w:r w:rsidRPr="00DB25C4">
        <w:rPr>
          <w:rFonts w:cstheme="minorHAnsi"/>
        </w:rPr>
        <w:t xml:space="preserve"> 1.700 m2  </w:t>
      </w:r>
    </w:p>
    <w:p w14:paraId="2C938F87" w14:textId="77777777" w:rsidR="00B06B75" w:rsidRPr="00DB25C4" w:rsidRDefault="00B06B75" w:rsidP="00687314">
      <w:pPr>
        <w:spacing w:after="0" w:line="240" w:lineRule="auto"/>
        <w:ind w:left="357"/>
        <w:jc w:val="both"/>
        <w:rPr>
          <w:rFonts w:cstheme="minorHAnsi"/>
        </w:rPr>
      </w:pPr>
      <w:r w:rsidRPr="00DB25C4">
        <w:rPr>
          <w:rFonts w:cstheme="minorHAnsi"/>
        </w:rPr>
        <w:t xml:space="preserve">5. Gedung Student Center </w:t>
      </w:r>
      <w:proofErr w:type="spellStart"/>
      <w:r w:rsidRPr="00DB25C4">
        <w:rPr>
          <w:rFonts w:cstheme="minorHAnsi"/>
        </w:rPr>
        <w:t>adalah</w:t>
      </w:r>
      <w:proofErr w:type="spellEnd"/>
      <w:r w:rsidRPr="00DB25C4">
        <w:rPr>
          <w:rFonts w:cstheme="minorHAnsi"/>
        </w:rPr>
        <w:t xml:space="preserve"> 1.728 m2 </w:t>
      </w:r>
      <w:proofErr w:type="spellStart"/>
      <w:r w:rsidRPr="00DB25C4">
        <w:rPr>
          <w:rFonts w:cstheme="minorHAnsi"/>
        </w:rPr>
        <w:t>dengan</w:t>
      </w:r>
      <w:proofErr w:type="spellEnd"/>
      <w:r w:rsidRPr="00DB25C4">
        <w:rPr>
          <w:rFonts w:cstheme="minorHAnsi"/>
        </w:rPr>
        <w:t xml:space="preserve"> 2 </w:t>
      </w:r>
      <w:proofErr w:type="spellStart"/>
      <w:r w:rsidRPr="00DB25C4">
        <w:rPr>
          <w:rFonts w:cstheme="minorHAnsi"/>
        </w:rPr>
        <w:t>tingkat</w:t>
      </w:r>
      <w:proofErr w:type="spellEnd"/>
      <w:r w:rsidRPr="00DB25C4">
        <w:rPr>
          <w:rFonts w:cstheme="minorHAnsi"/>
        </w:rPr>
        <w:t xml:space="preserve">, total </w:t>
      </w:r>
      <w:proofErr w:type="spellStart"/>
      <w:r w:rsidRPr="00DB25C4">
        <w:rPr>
          <w:rFonts w:cstheme="minorHAnsi"/>
        </w:rPr>
        <w:t>keseluruhan</w:t>
      </w:r>
      <w:proofErr w:type="spellEnd"/>
      <w:r w:rsidRPr="00DB25C4">
        <w:rPr>
          <w:rFonts w:cstheme="minorHAnsi"/>
        </w:rPr>
        <w:t xml:space="preserve"> </w:t>
      </w:r>
      <w:proofErr w:type="spellStart"/>
      <w:r w:rsidRPr="00DB25C4">
        <w:rPr>
          <w:rFonts w:cstheme="minorHAnsi"/>
        </w:rPr>
        <w:t>luas</w:t>
      </w:r>
      <w:proofErr w:type="spellEnd"/>
      <w:r w:rsidRPr="00DB25C4">
        <w:rPr>
          <w:rFonts w:cstheme="minorHAnsi"/>
        </w:rPr>
        <w:t xml:space="preserve"> 3.456 m2 6. Gedung R n D Center </w:t>
      </w:r>
      <w:proofErr w:type="spellStart"/>
      <w:r w:rsidRPr="00DB25C4">
        <w:rPr>
          <w:rFonts w:cstheme="minorHAnsi"/>
        </w:rPr>
        <w:t>adalah</w:t>
      </w:r>
      <w:proofErr w:type="spellEnd"/>
      <w:r w:rsidRPr="00DB25C4">
        <w:rPr>
          <w:rFonts w:cstheme="minorHAnsi"/>
        </w:rPr>
        <w:t xml:space="preserve"> 847 m2 </w:t>
      </w:r>
      <w:proofErr w:type="spellStart"/>
      <w:r w:rsidRPr="00DB25C4">
        <w:rPr>
          <w:rFonts w:cstheme="minorHAnsi"/>
        </w:rPr>
        <w:t>dengan</w:t>
      </w:r>
      <w:proofErr w:type="spellEnd"/>
      <w:r w:rsidRPr="00DB25C4">
        <w:rPr>
          <w:rFonts w:cstheme="minorHAnsi"/>
        </w:rPr>
        <w:t xml:space="preserve"> 7 </w:t>
      </w:r>
      <w:proofErr w:type="spellStart"/>
      <w:r w:rsidRPr="00DB25C4">
        <w:rPr>
          <w:rFonts w:cstheme="minorHAnsi"/>
        </w:rPr>
        <w:t>tingkat</w:t>
      </w:r>
      <w:proofErr w:type="spellEnd"/>
      <w:r w:rsidRPr="00DB25C4">
        <w:rPr>
          <w:rFonts w:cstheme="minorHAnsi"/>
        </w:rPr>
        <w:t xml:space="preserve">, total </w:t>
      </w:r>
      <w:proofErr w:type="spellStart"/>
      <w:r w:rsidRPr="00DB25C4">
        <w:rPr>
          <w:rFonts w:cstheme="minorHAnsi"/>
        </w:rPr>
        <w:t>keseluruhan</w:t>
      </w:r>
      <w:proofErr w:type="spellEnd"/>
      <w:r w:rsidRPr="00DB25C4">
        <w:rPr>
          <w:rFonts w:cstheme="minorHAnsi"/>
        </w:rPr>
        <w:t xml:space="preserve"> </w:t>
      </w:r>
      <w:proofErr w:type="spellStart"/>
      <w:r w:rsidRPr="00DB25C4">
        <w:rPr>
          <w:rFonts w:cstheme="minorHAnsi"/>
        </w:rPr>
        <w:t>luas</w:t>
      </w:r>
      <w:proofErr w:type="spellEnd"/>
      <w:r w:rsidRPr="00DB25C4">
        <w:rPr>
          <w:rFonts w:cstheme="minorHAnsi"/>
        </w:rPr>
        <w:t xml:space="preserve"> 5.929 m2. </w:t>
      </w:r>
      <w:proofErr w:type="spellStart"/>
      <w:r w:rsidRPr="00DB25C4">
        <w:rPr>
          <w:rFonts w:cstheme="minorHAnsi"/>
        </w:rPr>
        <w:t>Sehingga</w:t>
      </w:r>
      <w:proofErr w:type="spellEnd"/>
      <w:r w:rsidRPr="00DB25C4">
        <w:rPr>
          <w:rFonts w:cstheme="minorHAnsi"/>
        </w:rPr>
        <w:t xml:space="preserve"> Luas </w:t>
      </w:r>
      <w:proofErr w:type="spellStart"/>
      <w:r w:rsidRPr="00DB25C4">
        <w:rPr>
          <w:rFonts w:cstheme="minorHAnsi"/>
        </w:rPr>
        <w:t>keseluruhan</w:t>
      </w:r>
      <w:proofErr w:type="spellEnd"/>
      <w:r w:rsidRPr="00DB25C4">
        <w:rPr>
          <w:rFonts w:cstheme="minorHAnsi"/>
        </w:rPr>
        <w:t xml:space="preserve"> area Universitas </w:t>
      </w:r>
      <w:proofErr w:type="spellStart"/>
      <w:r w:rsidRPr="00DB25C4">
        <w:rPr>
          <w:rFonts w:cstheme="minorHAnsi"/>
        </w:rPr>
        <w:t>adalah</w:t>
      </w:r>
      <w:proofErr w:type="spellEnd"/>
      <w:r w:rsidRPr="00DB25C4">
        <w:rPr>
          <w:rFonts w:cstheme="minorHAnsi"/>
        </w:rPr>
        <w:t xml:space="preserve"> 63.495 m2.</w:t>
      </w:r>
    </w:p>
    <w:p w14:paraId="33F5FC92" w14:textId="77777777" w:rsidR="00B06B75" w:rsidRPr="00DB25C4" w:rsidRDefault="00B06B75" w:rsidP="00687314">
      <w:pPr>
        <w:spacing w:after="0" w:line="240" w:lineRule="auto"/>
        <w:ind w:left="357"/>
        <w:rPr>
          <w:rFonts w:cstheme="minorHAnsi"/>
        </w:rPr>
      </w:pPr>
    </w:p>
    <w:p w14:paraId="7EE72E4C" w14:textId="77777777" w:rsidR="00B06B75" w:rsidRPr="00DB25C4" w:rsidRDefault="00B06B75" w:rsidP="00687314">
      <w:pPr>
        <w:spacing w:after="0" w:line="240" w:lineRule="auto"/>
        <w:ind w:left="357"/>
        <w:jc w:val="both"/>
        <w:rPr>
          <w:rFonts w:cstheme="minorHAnsi"/>
        </w:rPr>
      </w:pPr>
      <w:r w:rsidRPr="00DB25C4">
        <w:rPr>
          <w:rFonts w:cstheme="minorHAnsi"/>
        </w:rPr>
        <w:t xml:space="preserve">Gedung, </w:t>
      </w:r>
      <w:proofErr w:type="spellStart"/>
      <w:r w:rsidRPr="00DB25C4">
        <w:rPr>
          <w:rFonts w:cstheme="minorHAnsi"/>
        </w:rPr>
        <w:t>ruang</w:t>
      </w:r>
      <w:proofErr w:type="spellEnd"/>
      <w:r w:rsidRPr="00DB25C4">
        <w:rPr>
          <w:rFonts w:cstheme="minorHAnsi"/>
        </w:rPr>
        <w:t xml:space="preserve"> </w:t>
      </w:r>
      <w:proofErr w:type="spellStart"/>
      <w:r w:rsidRPr="00DB25C4">
        <w:rPr>
          <w:rFonts w:cstheme="minorHAnsi"/>
        </w:rPr>
        <w:t>kuliah</w:t>
      </w:r>
      <w:proofErr w:type="spellEnd"/>
      <w:r w:rsidRPr="00DB25C4">
        <w:rPr>
          <w:rFonts w:cstheme="minorHAnsi"/>
        </w:rPr>
        <w:t xml:space="preserve">, dan </w:t>
      </w:r>
      <w:proofErr w:type="spellStart"/>
      <w:r w:rsidRPr="00DB25C4">
        <w:rPr>
          <w:rFonts w:cstheme="minorHAnsi"/>
        </w:rPr>
        <w:t>perpustakaan</w:t>
      </w:r>
      <w:proofErr w:type="spellEnd"/>
      <w:r w:rsidRPr="00DB25C4">
        <w:rPr>
          <w:rFonts w:cstheme="minorHAnsi"/>
        </w:rPr>
        <w:t xml:space="preserve"> </w:t>
      </w:r>
      <w:proofErr w:type="spellStart"/>
      <w:r w:rsidRPr="00DB25C4">
        <w:rPr>
          <w:rFonts w:cstheme="minorHAnsi"/>
        </w:rPr>
        <w:t>dipakai</w:t>
      </w:r>
      <w:proofErr w:type="spellEnd"/>
      <w:r w:rsidRPr="00DB25C4">
        <w:rPr>
          <w:rFonts w:cstheme="minorHAnsi"/>
        </w:rPr>
        <w:t xml:space="preserve"> </w:t>
      </w:r>
      <w:proofErr w:type="spellStart"/>
      <w:r w:rsidRPr="00DB25C4">
        <w:rPr>
          <w:rFonts w:cstheme="minorHAnsi"/>
        </w:rPr>
        <w:t>bersama</w:t>
      </w:r>
      <w:proofErr w:type="spellEnd"/>
      <w:r w:rsidRPr="00DB25C4">
        <w:rPr>
          <w:rFonts w:cstheme="minorHAnsi"/>
        </w:rPr>
        <w:t xml:space="preserve"> </w:t>
      </w:r>
      <w:proofErr w:type="spellStart"/>
      <w:r w:rsidRPr="00DB25C4">
        <w:rPr>
          <w:rFonts w:cstheme="minorHAnsi"/>
        </w:rPr>
        <w:t>semua</w:t>
      </w:r>
      <w:proofErr w:type="spellEnd"/>
      <w:r w:rsidRPr="00DB25C4">
        <w:rPr>
          <w:rFonts w:cstheme="minorHAnsi"/>
        </w:rPr>
        <w:t xml:space="preserve"> Program </w:t>
      </w:r>
      <w:proofErr w:type="spellStart"/>
      <w:r w:rsidRPr="00DB25C4">
        <w:rPr>
          <w:rFonts w:cstheme="minorHAnsi"/>
        </w:rPr>
        <w:t>Studi</w:t>
      </w:r>
      <w:proofErr w:type="spellEnd"/>
      <w:r w:rsidRPr="00DB25C4">
        <w:rPr>
          <w:rFonts w:cstheme="minorHAnsi"/>
        </w:rPr>
        <w:t xml:space="preserve"> di PT. PS </w:t>
      </w:r>
      <w:proofErr w:type="spellStart"/>
      <w:r w:rsidRPr="00DB25C4">
        <w:rPr>
          <w:rFonts w:cstheme="minorHAnsi"/>
        </w:rPr>
        <w:t>memiliki</w:t>
      </w:r>
      <w:proofErr w:type="spellEnd"/>
      <w:r w:rsidRPr="00DB25C4">
        <w:rPr>
          <w:rFonts w:cstheme="minorHAnsi"/>
        </w:rPr>
        <w:t xml:space="preserve"> 1 (</w:t>
      </w:r>
      <w:proofErr w:type="spellStart"/>
      <w:r w:rsidRPr="00DB25C4">
        <w:rPr>
          <w:rFonts w:cstheme="minorHAnsi"/>
        </w:rPr>
        <w:t>satu</w:t>
      </w:r>
      <w:proofErr w:type="spellEnd"/>
      <w:r w:rsidRPr="00DB25C4">
        <w:rPr>
          <w:rFonts w:cstheme="minorHAnsi"/>
        </w:rPr>
        <w:t xml:space="preserve">) </w:t>
      </w:r>
      <w:proofErr w:type="spellStart"/>
      <w:r w:rsidRPr="00DB25C4">
        <w:rPr>
          <w:rFonts w:cstheme="minorHAnsi"/>
        </w:rPr>
        <w:t>ruang</w:t>
      </w:r>
      <w:proofErr w:type="spellEnd"/>
      <w:r w:rsidRPr="00DB25C4">
        <w:rPr>
          <w:rFonts w:cstheme="minorHAnsi"/>
        </w:rPr>
        <w:t xml:space="preserve"> </w:t>
      </w:r>
      <w:proofErr w:type="spellStart"/>
      <w:r w:rsidRPr="00DB25C4">
        <w:rPr>
          <w:rFonts w:cstheme="minorHAnsi"/>
        </w:rPr>
        <w:t>Kepala</w:t>
      </w:r>
      <w:proofErr w:type="spellEnd"/>
      <w:r w:rsidRPr="00DB25C4">
        <w:rPr>
          <w:rFonts w:cstheme="minorHAnsi"/>
        </w:rPr>
        <w:t xml:space="preserve"> Program </w:t>
      </w:r>
      <w:proofErr w:type="spellStart"/>
      <w:r w:rsidRPr="00DB25C4">
        <w:rPr>
          <w:rFonts w:cstheme="minorHAnsi"/>
        </w:rPr>
        <w:t>Studi</w:t>
      </w:r>
      <w:proofErr w:type="spellEnd"/>
      <w:r w:rsidRPr="00DB25C4">
        <w:rPr>
          <w:rFonts w:cstheme="minorHAnsi"/>
        </w:rPr>
        <w:t>, 1 (</w:t>
      </w:r>
      <w:proofErr w:type="spellStart"/>
      <w:r w:rsidRPr="00DB25C4">
        <w:rPr>
          <w:rFonts w:cstheme="minorHAnsi"/>
        </w:rPr>
        <w:t>satu</w:t>
      </w:r>
      <w:proofErr w:type="spellEnd"/>
      <w:r w:rsidRPr="00DB25C4">
        <w:rPr>
          <w:rFonts w:cstheme="minorHAnsi"/>
        </w:rPr>
        <w:t xml:space="preserve">) </w:t>
      </w:r>
      <w:proofErr w:type="spellStart"/>
      <w:r w:rsidRPr="00DB25C4">
        <w:rPr>
          <w:rFonts w:cstheme="minorHAnsi"/>
        </w:rPr>
        <w:t>ruang</w:t>
      </w:r>
      <w:proofErr w:type="spellEnd"/>
      <w:r w:rsidRPr="00DB25C4">
        <w:rPr>
          <w:rFonts w:cstheme="minorHAnsi"/>
        </w:rPr>
        <w:t xml:space="preserve"> </w:t>
      </w:r>
      <w:proofErr w:type="spellStart"/>
      <w:r w:rsidRPr="00DB25C4">
        <w:rPr>
          <w:rFonts w:cstheme="minorHAnsi"/>
        </w:rPr>
        <w:t>administrasi</w:t>
      </w:r>
      <w:proofErr w:type="spellEnd"/>
      <w:r w:rsidRPr="00DB25C4">
        <w:rPr>
          <w:rFonts w:cstheme="minorHAnsi"/>
        </w:rPr>
        <w:t xml:space="preserve">, lima </w:t>
      </w:r>
      <w:proofErr w:type="spellStart"/>
      <w:r w:rsidRPr="00DB25C4">
        <w:rPr>
          <w:rFonts w:cstheme="minorHAnsi"/>
        </w:rPr>
        <w:t>ruang</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Terdapat</w:t>
      </w:r>
      <w:proofErr w:type="spellEnd"/>
      <w:r w:rsidRPr="00DB25C4">
        <w:rPr>
          <w:rFonts w:cstheme="minorHAnsi"/>
        </w:rPr>
        <w:t xml:space="preserve"> </w:t>
      </w:r>
      <w:proofErr w:type="spellStart"/>
      <w:r w:rsidRPr="00DB25C4">
        <w:rPr>
          <w:rFonts w:cstheme="minorHAnsi"/>
        </w:rPr>
        <w:t>satu</w:t>
      </w:r>
      <w:proofErr w:type="spellEnd"/>
      <w:r w:rsidRPr="00DB25C4">
        <w:rPr>
          <w:rFonts w:cstheme="minorHAnsi"/>
        </w:rPr>
        <w:t xml:space="preserve"> </w:t>
      </w:r>
      <w:proofErr w:type="spellStart"/>
      <w:r w:rsidRPr="00DB25C4">
        <w:rPr>
          <w:rFonts w:cstheme="minorHAnsi"/>
        </w:rPr>
        <w:t>ruang</w:t>
      </w:r>
      <w:proofErr w:type="spellEnd"/>
      <w:r w:rsidRPr="00DB25C4">
        <w:rPr>
          <w:rFonts w:cstheme="minorHAnsi"/>
        </w:rPr>
        <w:t xml:space="preserve"> </w:t>
      </w:r>
      <w:proofErr w:type="spellStart"/>
      <w:r w:rsidRPr="00DB25C4">
        <w:rPr>
          <w:rFonts w:cstheme="minorHAnsi"/>
        </w:rPr>
        <w:t>laboratorium</w:t>
      </w:r>
      <w:proofErr w:type="spellEnd"/>
      <w:r w:rsidRPr="00DB25C4">
        <w:rPr>
          <w:rFonts w:cstheme="minorHAnsi"/>
        </w:rPr>
        <w:t xml:space="preserve"> </w:t>
      </w:r>
      <w:proofErr w:type="spellStart"/>
      <w:r w:rsidRPr="00DB25C4">
        <w:rPr>
          <w:rFonts w:cstheme="minorHAnsi"/>
        </w:rPr>
        <w:t>dibawah</w:t>
      </w:r>
      <w:proofErr w:type="spellEnd"/>
      <w:r w:rsidRPr="00DB25C4">
        <w:rPr>
          <w:rFonts w:cstheme="minorHAnsi"/>
        </w:rPr>
        <w:t xml:space="preserve"> </w:t>
      </w:r>
      <w:proofErr w:type="spellStart"/>
      <w:r w:rsidRPr="00DB25C4">
        <w:rPr>
          <w:rFonts w:cstheme="minorHAnsi"/>
        </w:rPr>
        <w:t>tanggungjawab</w:t>
      </w:r>
      <w:proofErr w:type="spellEnd"/>
      <w:r w:rsidRPr="00DB25C4">
        <w:rPr>
          <w:rFonts w:cstheme="minorHAnsi"/>
        </w:rPr>
        <w:t xml:space="preserve"> UPPS </w:t>
      </w:r>
      <w:proofErr w:type="spellStart"/>
      <w:r w:rsidRPr="00DB25C4">
        <w:rPr>
          <w:rFonts w:cstheme="minorHAnsi"/>
        </w:rPr>
        <w:t>yaitu</w:t>
      </w:r>
      <w:proofErr w:type="spellEnd"/>
      <w:r w:rsidRPr="00DB25C4">
        <w:rPr>
          <w:rFonts w:cstheme="minorHAnsi"/>
        </w:rPr>
        <w:t xml:space="preserve"> </w:t>
      </w:r>
      <w:proofErr w:type="spellStart"/>
      <w:r w:rsidRPr="00DB25C4">
        <w:rPr>
          <w:rFonts w:cstheme="minorHAnsi"/>
        </w:rPr>
        <w:t>satu</w:t>
      </w:r>
      <w:proofErr w:type="spellEnd"/>
      <w:r w:rsidRPr="00DB25C4">
        <w:rPr>
          <w:rFonts w:cstheme="minorHAnsi"/>
        </w:rPr>
        <w:t xml:space="preserve"> </w:t>
      </w:r>
      <w:proofErr w:type="spellStart"/>
      <w:r w:rsidRPr="00DB25C4">
        <w:rPr>
          <w:rFonts w:cstheme="minorHAnsi"/>
        </w:rPr>
        <w:t>ruang</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Laboratorium</w:t>
      </w:r>
      <w:proofErr w:type="spellEnd"/>
      <w:r w:rsidRPr="00DB25C4">
        <w:rPr>
          <w:rFonts w:cstheme="minorHAnsi"/>
        </w:rPr>
        <w:t xml:space="preserve"> Bahasa </w:t>
      </w:r>
      <w:proofErr w:type="spellStart"/>
      <w:r w:rsidRPr="00DB25C4">
        <w:rPr>
          <w:rFonts w:cstheme="minorHAnsi"/>
        </w:rPr>
        <w:t>yaitu</w:t>
      </w:r>
      <w:proofErr w:type="spellEnd"/>
      <w:r w:rsidRPr="00DB25C4">
        <w:rPr>
          <w:rFonts w:cstheme="minorHAnsi"/>
        </w:rPr>
        <w:t xml:space="preserve"> Lab. Rabindranath Tagore. Ruang </w:t>
      </w:r>
      <w:proofErr w:type="spellStart"/>
      <w:r w:rsidRPr="00DB25C4">
        <w:rPr>
          <w:rFonts w:cstheme="minorHAnsi"/>
        </w:rPr>
        <w:t>Perpustakaan</w:t>
      </w:r>
      <w:proofErr w:type="spellEnd"/>
      <w:r w:rsidRPr="00DB25C4">
        <w:rPr>
          <w:rFonts w:cstheme="minorHAnsi"/>
        </w:rPr>
        <w:t xml:space="preserve"> yang </w:t>
      </w:r>
      <w:proofErr w:type="spellStart"/>
      <w:r w:rsidRPr="00DB25C4">
        <w:rPr>
          <w:rFonts w:cstheme="minorHAnsi"/>
        </w:rPr>
        <w:t>dimiliki</w:t>
      </w:r>
      <w:proofErr w:type="spellEnd"/>
      <w:r w:rsidRPr="00DB25C4">
        <w:rPr>
          <w:rFonts w:cstheme="minorHAnsi"/>
        </w:rPr>
        <w:t xml:space="preserve"> PT </w:t>
      </w:r>
      <w:proofErr w:type="spellStart"/>
      <w:r w:rsidRPr="00DB25C4">
        <w:rPr>
          <w:rFonts w:cstheme="minorHAnsi"/>
        </w:rPr>
        <w:t>mempunyai</w:t>
      </w:r>
      <w:proofErr w:type="spellEnd"/>
      <w:r w:rsidRPr="00DB25C4">
        <w:rPr>
          <w:rFonts w:cstheme="minorHAnsi"/>
        </w:rPr>
        <w:t xml:space="preserve"> </w:t>
      </w:r>
      <w:proofErr w:type="spellStart"/>
      <w:r w:rsidRPr="00DB25C4">
        <w:rPr>
          <w:rFonts w:cstheme="minorHAnsi"/>
        </w:rPr>
        <w:t>luas</w:t>
      </w:r>
      <w:proofErr w:type="spellEnd"/>
      <w:r w:rsidRPr="00DB25C4">
        <w:rPr>
          <w:rFonts w:cstheme="minorHAnsi"/>
        </w:rPr>
        <w:t xml:space="preserve"> </w:t>
      </w:r>
      <w:proofErr w:type="spellStart"/>
      <w:r w:rsidRPr="00DB25C4">
        <w:rPr>
          <w:rFonts w:cstheme="minorHAnsi"/>
        </w:rPr>
        <w:t>keseluruhan</w:t>
      </w:r>
      <w:proofErr w:type="spellEnd"/>
      <w:r w:rsidRPr="00DB25C4">
        <w:rPr>
          <w:rFonts w:cstheme="minorHAnsi"/>
        </w:rPr>
        <w:t xml:space="preserve"> 1.586 m2. </w:t>
      </w:r>
    </w:p>
    <w:p w14:paraId="05E821D5" w14:textId="77777777" w:rsidR="00B06B75" w:rsidRPr="00DB25C4" w:rsidRDefault="00B06B75" w:rsidP="00687314">
      <w:pPr>
        <w:spacing w:after="0" w:line="240" w:lineRule="auto"/>
        <w:ind w:left="357"/>
        <w:jc w:val="both"/>
        <w:rPr>
          <w:rFonts w:cstheme="minorHAnsi"/>
        </w:rPr>
      </w:pPr>
      <w:r w:rsidRPr="00DB25C4">
        <w:rPr>
          <w:rFonts w:cstheme="minorHAnsi"/>
        </w:rPr>
        <w:t xml:space="preserve">Ruang </w:t>
      </w:r>
      <w:proofErr w:type="spellStart"/>
      <w:r w:rsidRPr="00DB25C4">
        <w:rPr>
          <w:rFonts w:cstheme="minorHAnsi"/>
        </w:rPr>
        <w:t>perpustakaan</w:t>
      </w:r>
      <w:proofErr w:type="spellEnd"/>
      <w:r w:rsidRPr="00DB25C4">
        <w:rPr>
          <w:rFonts w:cstheme="minorHAnsi"/>
        </w:rPr>
        <w:t xml:space="preserve"> </w:t>
      </w:r>
      <w:proofErr w:type="spellStart"/>
      <w:r w:rsidRPr="00DB25C4">
        <w:rPr>
          <w:rFonts w:cstheme="minorHAnsi"/>
        </w:rPr>
        <w:t>berada</w:t>
      </w:r>
      <w:proofErr w:type="spellEnd"/>
      <w:r w:rsidRPr="00DB25C4">
        <w:rPr>
          <w:rFonts w:cstheme="minorHAnsi"/>
        </w:rPr>
        <w:t xml:space="preserve"> di Gedung R n D yang </w:t>
      </w:r>
      <w:proofErr w:type="spellStart"/>
      <w:r w:rsidRPr="00DB25C4">
        <w:rPr>
          <w:rFonts w:cstheme="minorHAnsi"/>
        </w:rPr>
        <w:t>terdiri</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ruang</w:t>
      </w:r>
      <w:proofErr w:type="spellEnd"/>
      <w:r w:rsidRPr="00DB25C4">
        <w:rPr>
          <w:rFonts w:cstheme="minorHAnsi"/>
        </w:rPr>
        <w:t xml:space="preserve"> </w:t>
      </w:r>
      <w:proofErr w:type="spellStart"/>
      <w:r w:rsidRPr="00DB25C4">
        <w:rPr>
          <w:rFonts w:cstheme="minorHAnsi"/>
        </w:rPr>
        <w:t>Perpustakaan</w:t>
      </w:r>
      <w:proofErr w:type="spellEnd"/>
      <w:r w:rsidRPr="00DB25C4">
        <w:rPr>
          <w:rFonts w:cstheme="minorHAnsi"/>
        </w:rPr>
        <w:t xml:space="preserve"> </w:t>
      </w:r>
      <w:proofErr w:type="spellStart"/>
      <w:r w:rsidRPr="00DB25C4">
        <w:rPr>
          <w:rFonts w:cstheme="minorHAnsi"/>
        </w:rPr>
        <w:t>Oei</w:t>
      </w:r>
      <w:proofErr w:type="spellEnd"/>
      <w:r w:rsidRPr="00DB25C4">
        <w:rPr>
          <w:rFonts w:cstheme="minorHAnsi"/>
        </w:rPr>
        <w:t xml:space="preserve"> le Pan (</w:t>
      </w:r>
      <w:proofErr w:type="spellStart"/>
      <w:r w:rsidRPr="00DB25C4">
        <w:rPr>
          <w:rFonts w:cstheme="minorHAnsi"/>
        </w:rPr>
        <w:t>lantai</w:t>
      </w:r>
      <w:proofErr w:type="spellEnd"/>
      <w:r w:rsidRPr="00DB25C4">
        <w:rPr>
          <w:rFonts w:cstheme="minorHAnsi"/>
        </w:rPr>
        <w:t xml:space="preserve"> </w:t>
      </w:r>
      <w:proofErr w:type="spellStart"/>
      <w:r w:rsidRPr="00DB25C4">
        <w:rPr>
          <w:rFonts w:cstheme="minorHAnsi"/>
        </w:rPr>
        <w:t>satu</w:t>
      </w:r>
      <w:proofErr w:type="spellEnd"/>
      <w:r w:rsidRPr="00DB25C4">
        <w:rPr>
          <w:rFonts w:cstheme="minorHAnsi"/>
        </w:rPr>
        <w:t xml:space="preserve">) dan </w:t>
      </w:r>
      <w:proofErr w:type="spellStart"/>
      <w:r w:rsidRPr="00DB25C4">
        <w:rPr>
          <w:rFonts w:cstheme="minorHAnsi"/>
        </w:rPr>
        <w:t>ruang</w:t>
      </w:r>
      <w:proofErr w:type="spellEnd"/>
      <w:r w:rsidRPr="00DB25C4">
        <w:rPr>
          <w:rFonts w:cstheme="minorHAnsi"/>
        </w:rPr>
        <w:t xml:space="preserve"> </w:t>
      </w:r>
      <w:proofErr w:type="spellStart"/>
      <w:r w:rsidRPr="00DB25C4">
        <w:rPr>
          <w:rFonts w:cstheme="minorHAnsi"/>
        </w:rPr>
        <w:t>koleksi</w:t>
      </w:r>
      <w:proofErr w:type="spellEnd"/>
      <w:r w:rsidRPr="00DB25C4">
        <w:rPr>
          <w:rFonts w:cstheme="minorHAnsi"/>
        </w:rPr>
        <w:t xml:space="preserve"> </w:t>
      </w:r>
      <w:proofErr w:type="spellStart"/>
      <w:r w:rsidRPr="00DB25C4">
        <w:rPr>
          <w:rFonts w:cstheme="minorHAnsi"/>
        </w:rPr>
        <w:t>jurnal</w:t>
      </w:r>
      <w:proofErr w:type="spellEnd"/>
      <w:r w:rsidRPr="00DB25C4">
        <w:rPr>
          <w:rFonts w:cstheme="minorHAnsi"/>
        </w:rPr>
        <w:t xml:space="preserve"> </w:t>
      </w:r>
      <w:proofErr w:type="spellStart"/>
      <w:r w:rsidRPr="00DB25C4">
        <w:rPr>
          <w:rFonts w:cstheme="minorHAnsi"/>
        </w:rPr>
        <w:t>ilmiah</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koleksi</w:t>
      </w:r>
      <w:proofErr w:type="spellEnd"/>
      <w:r w:rsidRPr="00DB25C4">
        <w:rPr>
          <w:rFonts w:cstheme="minorHAnsi"/>
        </w:rPr>
        <w:t xml:space="preserve"> </w:t>
      </w:r>
      <w:proofErr w:type="spellStart"/>
      <w:r w:rsidRPr="00DB25C4">
        <w:rPr>
          <w:rFonts w:cstheme="minorHAnsi"/>
        </w:rPr>
        <w:t>majalah</w:t>
      </w:r>
      <w:proofErr w:type="spellEnd"/>
      <w:r w:rsidRPr="00DB25C4">
        <w:rPr>
          <w:rFonts w:cstheme="minorHAnsi"/>
        </w:rPr>
        <w:t xml:space="preserve"> di </w:t>
      </w:r>
      <w:proofErr w:type="spellStart"/>
      <w:r w:rsidRPr="00DB25C4">
        <w:rPr>
          <w:rFonts w:cstheme="minorHAnsi"/>
        </w:rPr>
        <w:t>lantai</w:t>
      </w:r>
      <w:proofErr w:type="spellEnd"/>
      <w:r w:rsidRPr="00DB25C4">
        <w:rPr>
          <w:rFonts w:cstheme="minorHAnsi"/>
        </w:rPr>
        <w:t xml:space="preserve"> dua. Ruang </w:t>
      </w:r>
      <w:proofErr w:type="spellStart"/>
      <w:r w:rsidRPr="00DB25C4">
        <w:rPr>
          <w:rFonts w:cstheme="minorHAnsi"/>
        </w:rPr>
        <w:t>perpustakaan</w:t>
      </w:r>
      <w:proofErr w:type="spellEnd"/>
      <w:r w:rsidRPr="00DB25C4">
        <w:rPr>
          <w:rFonts w:cstheme="minorHAnsi"/>
        </w:rPr>
        <w:t xml:space="preserve"> dua </w:t>
      </w:r>
      <w:proofErr w:type="spellStart"/>
      <w:r w:rsidRPr="00DB25C4">
        <w:rPr>
          <w:rFonts w:cstheme="minorHAnsi"/>
        </w:rPr>
        <w:t>lantai</w:t>
      </w:r>
      <w:proofErr w:type="spellEnd"/>
      <w:r w:rsidRPr="00DB25C4">
        <w:rPr>
          <w:rFonts w:cstheme="minorHAnsi"/>
        </w:rPr>
        <w:t xml:space="preserve">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dilengkapi</w:t>
      </w:r>
      <w:proofErr w:type="spellEnd"/>
      <w:r w:rsidRPr="00DB25C4">
        <w:rPr>
          <w:rFonts w:cstheme="minorHAnsi"/>
        </w:rPr>
        <w:t xml:space="preserve"> </w:t>
      </w:r>
      <w:proofErr w:type="spellStart"/>
      <w:r w:rsidRPr="00DB25C4">
        <w:rPr>
          <w:rFonts w:cstheme="minorHAnsi"/>
        </w:rPr>
        <w:t>ruangan</w:t>
      </w:r>
      <w:proofErr w:type="spellEnd"/>
      <w:r w:rsidRPr="00DB25C4">
        <w:rPr>
          <w:rFonts w:cstheme="minorHAnsi"/>
        </w:rPr>
        <w:t xml:space="preserve"> yang </w:t>
      </w:r>
      <w:proofErr w:type="spellStart"/>
      <w:r w:rsidRPr="00DB25C4">
        <w:rPr>
          <w:rFonts w:cstheme="minorHAnsi"/>
        </w:rPr>
        <w:t>memadai</w:t>
      </w:r>
      <w:proofErr w:type="spellEnd"/>
      <w:r w:rsidRPr="00DB25C4">
        <w:rPr>
          <w:rFonts w:cstheme="minorHAnsi"/>
        </w:rPr>
        <w:t xml:space="preserve"> </w:t>
      </w:r>
      <w:proofErr w:type="spellStart"/>
      <w:r w:rsidRPr="00DB25C4">
        <w:rPr>
          <w:rFonts w:cstheme="minorHAnsi"/>
        </w:rPr>
        <w:t>seperti</w:t>
      </w:r>
      <w:proofErr w:type="spellEnd"/>
      <w:r w:rsidRPr="00DB25C4">
        <w:rPr>
          <w:rFonts w:cstheme="minorHAnsi"/>
        </w:rPr>
        <w:t xml:space="preserve"> </w:t>
      </w:r>
      <w:proofErr w:type="spellStart"/>
      <w:r w:rsidRPr="00DB25C4">
        <w:rPr>
          <w:rFonts w:cstheme="minorHAnsi"/>
        </w:rPr>
        <w:t>ruang</w:t>
      </w:r>
      <w:proofErr w:type="spellEnd"/>
      <w:r w:rsidRPr="00DB25C4">
        <w:rPr>
          <w:rFonts w:cstheme="minorHAnsi"/>
        </w:rPr>
        <w:t xml:space="preserve"> </w:t>
      </w:r>
      <w:proofErr w:type="spellStart"/>
      <w:r w:rsidRPr="00DB25C4">
        <w:rPr>
          <w:rFonts w:cstheme="minorHAnsi"/>
        </w:rPr>
        <w:t>baca</w:t>
      </w:r>
      <w:proofErr w:type="spellEnd"/>
      <w:r w:rsidRPr="00DB25C4">
        <w:rPr>
          <w:rFonts w:cstheme="minorHAnsi"/>
        </w:rPr>
        <w:t xml:space="preserve">, </w:t>
      </w:r>
      <w:proofErr w:type="spellStart"/>
      <w:r w:rsidRPr="00DB25C4">
        <w:rPr>
          <w:rFonts w:cstheme="minorHAnsi"/>
        </w:rPr>
        <w:t>ruang</w:t>
      </w:r>
      <w:proofErr w:type="spellEnd"/>
      <w:r w:rsidRPr="00DB25C4">
        <w:rPr>
          <w:rFonts w:cstheme="minorHAnsi"/>
        </w:rPr>
        <w:t xml:space="preserve"> </w:t>
      </w:r>
      <w:proofErr w:type="spellStart"/>
      <w:r w:rsidRPr="00DB25C4">
        <w:rPr>
          <w:rFonts w:cstheme="minorHAnsi"/>
        </w:rPr>
        <w:t>referensi</w:t>
      </w:r>
      <w:proofErr w:type="spellEnd"/>
      <w:r w:rsidRPr="00DB25C4">
        <w:rPr>
          <w:rFonts w:cstheme="minorHAnsi"/>
        </w:rPr>
        <w:t xml:space="preserve">, </w:t>
      </w:r>
      <w:proofErr w:type="spellStart"/>
      <w:r w:rsidRPr="00DB25C4">
        <w:rPr>
          <w:rFonts w:cstheme="minorHAnsi"/>
        </w:rPr>
        <w:t>ruang</w:t>
      </w:r>
      <w:proofErr w:type="spellEnd"/>
      <w:r w:rsidRPr="00DB25C4">
        <w:rPr>
          <w:rFonts w:cstheme="minorHAnsi"/>
        </w:rPr>
        <w:t xml:space="preserve"> audio, </w:t>
      </w:r>
      <w:proofErr w:type="spellStart"/>
      <w:r w:rsidRPr="00DB25C4">
        <w:rPr>
          <w:rFonts w:cstheme="minorHAnsi"/>
        </w:rPr>
        <w:t>katalog</w:t>
      </w:r>
      <w:proofErr w:type="spellEnd"/>
      <w:r w:rsidRPr="00DB25C4">
        <w:rPr>
          <w:rFonts w:cstheme="minorHAnsi"/>
        </w:rPr>
        <w:t xml:space="preserve"> digital, </w:t>
      </w:r>
      <w:proofErr w:type="spellStart"/>
      <w:r w:rsidRPr="00DB25C4">
        <w:rPr>
          <w:rFonts w:cstheme="minorHAnsi"/>
        </w:rPr>
        <w:t>komputer</w:t>
      </w:r>
      <w:proofErr w:type="spellEnd"/>
      <w:r w:rsidRPr="00DB25C4">
        <w:rPr>
          <w:rFonts w:cstheme="minorHAnsi"/>
        </w:rPr>
        <w:t xml:space="preserve"> yang </w:t>
      </w:r>
      <w:proofErr w:type="spellStart"/>
      <w:r w:rsidRPr="00DB25C4">
        <w:rPr>
          <w:rFonts w:cstheme="minorHAnsi"/>
        </w:rPr>
        <w:t>dilengkapi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fasilitas</w:t>
      </w:r>
      <w:proofErr w:type="spellEnd"/>
      <w:r w:rsidRPr="00DB25C4">
        <w:rPr>
          <w:rFonts w:cstheme="minorHAnsi"/>
        </w:rPr>
        <w:t xml:space="preserve"> internet, link </w:t>
      </w:r>
      <w:proofErr w:type="spellStart"/>
      <w:r w:rsidRPr="00DB25C4">
        <w:rPr>
          <w:rFonts w:cstheme="minorHAnsi"/>
        </w:rPr>
        <w:t>ke</w:t>
      </w:r>
      <w:proofErr w:type="spellEnd"/>
      <w:r w:rsidRPr="00DB25C4">
        <w:rPr>
          <w:rFonts w:cstheme="minorHAnsi"/>
        </w:rPr>
        <w:t xml:space="preserve"> </w:t>
      </w:r>
      <w:proofErr w:type="spellStart"/>
      <w:r w:rsidRPr="00DB25C4">
        <w:rPr>
          <w:rFonts w:cstheme="minorHAnsi"/>
        </w:rPr>
        <w:t>perpustakaan</w:t>
      </w:r>
      <w:proofErr w:type="spellEnd"/>
      <w:r w:rsidRPr="00DB25C4">
        <w:rPr>
          <w:rFonts w:cstheme="minorHAnsi"/>
        </w:rPr>
        <w:t xml:space="preserve"> </w:t>
      </w:r>
      <w:proofErr w:type="spellStart"/>
      <w:r w:rsidRPr="00DB25C4">
        <w:rPr>
          <w:rFonts w:cstheme="minorHAnsi"/>
        </w:rPr>
        <w:t>luar</w:t>
      </w:r>
      <w:proofErr w:type="spellEnd"/>
      <w:r w:rsidRPr="00DB25C4">
        <w:rPr>
          <w:rFonts w:cstheme="minorHAnsi"/>
        </w:rPr>
        <w:t xml:space="preserve">, dan </w:t>
      </w:r>
      <w:proofErr w:type="spellStart"/>
      <w:r w:rsidRPr="00DB25C4">
        <w:rPr>
          <w:rFonts w:cstheme="minorHAnsi"/>
        </w:rPr>
        <w:t>sistem</w:t>
      </w:r>
      <w:proofErr w:type="spellEnd"/>
      <w:r w:rsidRPr="00DB25C4">
        <w:rPr>
          <w:rFonts w:cstheme="minorHAnsi"/>
        </w:rPr>
        <w:t xml:space="preserve"> </w:t>
      </w:r>
      <w:proofErr w:type="spellStart"/>
      <w:r w:rsidRPr="00DB25C4">
        <w:rPr>
          <w:rFonts w:cstheme="minorHAnsi"/>
        </w:rPr>
        <w:t>pengamanan</w:t>
      </w:r>
      <w:proofErr w:type="spellEnd"/>
      <w:r w:rsidRPr="00DB25C4">
        <w:rPr>
          <w:rFonts w:cstheme="minorHAnsi"/>
        </w:rPr>
        <w:t xml:space="preserve">. </w:t>
      </w:r>
    </w:p>
    <w:p w14:paraId="3566A48C" w14:textId="77777777" w:rsidR="00B06B75" w:rsidRPr="00DB25C4" w:rsidRDefault="00B06B75" w:rsidP="00687314">
      <w:pPr>
        <w:spacing w:after="0" w:line="240" w:lineRule="auto"/>
        <w:ind w:left="357"/>
        <w:jc w:val="both"/>
        <w:rPr>
          <w:rFonts w:cstheme="minorHAnsi"/>
        </w:rPr>
      </w:pPr>
      <w:r w:rsidRPr="00DB25C4">
        <w:rPr>
          <w:rFonts w:cstheme="minorHAnsi"/>
        </w:rPr>
        <w:t xml:space="preserve">Ruang </w:t>
      </w:r>
      <w:proofErr w:type="spellStart"/>
      <w:r w:rsidRPr="00DB25C4">
        <w:rPr>
          <w:rFonts w:cstheme="minorHAnsi"/>
        </w:rPr>
        <w:t>kuliah</w:t>
      </w:r>
      <w:proofErr w:type="spellEnd"/>
      <w:r w:rsidRPr="00DB25C4">
        <w:rPr>
          <w:rFonts w:cstheme="minorHAnsi"/>
        </w:rPr>
        <w:t xml:space="preserve"> yang </w:t>
      </w:r>
      <w:proofErr w:type="spellStart"/>
      <w:r w:rsidRPr="00DB25C4">
        <w:rPr>
          <w:rFonts w:cstheme="minorHAnsi"/>
        </w:rPr>
        <w:t>digunakan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proses </w:t>
      </w:r>
      <w:proofErr w:type="spellStart"/>
      <w:r w:rsidRPr="00DB25C4">
        <w:rPr>
          <w:rFonts w:cstheme="minorHAnsi"/>
        </w:rPr>
        <w:t>pembelajaran</w:t>
      </w:r>
      <w:proofErr w:type="spellEnd"/>
      <w:r w:rsidRPr="00DB25C4">
        <w:rPr>
          <w:rFonts w:cstheme="minorHAnsi"/>
        </w:rPr>
        <w:t xml:space="preserve"> di PS </w:t>
      </w:r>
      <w:proofErr w:type="spellStart"/>
      <w:r w:rsidRPr="00DB25C4">
        <w:rPr>
          <w:rFonts w:cstheme="minorHAnsi"/>
        </w:rPr>
        <w:t>sudah</w:t>
      </w:r>
      <w:proofErr w:type="spellEnd"/>
      <w:r w:rsidRPr="00DB25C4">
        <w:rPr>
          <w:rFonts w:cstheme="minorHAnsi"/>
        </w:rPr>
        <w:t xml:space="preserve"> </w:t>
      </w:r>
      <w:proofErr w:type="spellStart"/>
      <w:r w:rsidRPr="00DB25C4">
        <w:rPr>
          <w:rFonts w:cstheme="minorHAnsi"/>
        </w:rPr>
        <w:t>memadai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kapasitas</w:t>
      </w:r>
      <w:proofErr w:type="spellEnd"/>
      <w:r w:rsidRPr="00DB25C4">
        <w:rPr>
          <w:rFonts w:cstheme="minorHAnsi"/>
        </w:rPr>
        <w:t xml:space="preserve"> minimum 10 dan </w:t>
      </w:r>
      <w:proofErr w:type="spellStart"/>
      <w:r w:rsidRPr="00DB25C4">
        <w:rPr>
          <w:rFonts w:cstheme="minorHAnsi"/>
        </w:rPr>
        <w:t>maksimum</w:t>
      </w:r>
      <w:proofErr w:type="spellEnd"/>
      <w:r w:rsidRPr="00DB25C4">
        <w:rPr>
          <w:rFonts w:cstheme="minorHAnsi"/>
        </w:rPr>
        <w:t xml:space="preserve"> 50 </w:t>
      </w:r>
      <w:proofErr w:type="spellStart"/>
      <w:r w:rsidRPr="00DB25C4">
        <w:rPr>
          <w:rFonts w:cstheme="minorHAnsi"/>
        </w:rPr>
        <w:t>mahasiswa</w:t>
      </w:r>
      <w:proofErr w:type="spellEnd"/>
      <w:r w:rsidRPr="00DB25C4">
        <w:rPr>
          <w:rFonts w:cstheme="minorHAnsi"/>
        </w:rPr>
        <w:t xml:space="preserve"> dan </w:t>
      </w:r>
      <w:proofErr w:type="spellStart"/>
      <w:r w:rsidRPr="00DB25C4">
        <w:rPr>
          <w:rFonts w:cstheme="minorHAnsi"/>
        </w:rPr>
        <w:t>ada</w:t>
      </w:r>
      <w:proofErr w:type="spellEnd"/>
      <w:r w:rsidRPr="00DB25C4">
        <w:rPr>
          <w:rFonts w:cstheme="minorHAnsi"/>
        </w:rPr>
        <w:t xml:space="preserve"> </w:t>
      </w:r>
      <w:proofErr w:type="spellStart"/>
      <w:r w:rsidRPr="00DB25C4">
        <w:rPr>
          <w:rFonts w:cstheme="minorHAnsi"/>
        </w:rPr>
        <w:t>satu</w:t>
      </w:r>
      <w:proofErr w:type="spellEnd"/>
      <w:r w:rsidRPr="00DB25C4">
        <w:rPr>
          <w:rFonts w:cstheme="minorHAnsi"/>
        </w:rPr>
        <w:t xml:space="preserve"> </w:t>
      </w:r>
      <w:proofErr w:type="spellStart"/>
      <w:r w:rsidRPr="00DB25C4">
        <w:rPr>
          <w:rFonts w:cstheme="minorHAnsi"/>
        </w:rPr>
        <w:t>ruang</w:t>
      </w:r>
      <w:proofErr w:type="spellEnd"/>
      <w:r w:rsidRPr="00DB25C4">
        <w:rPr>
          <w:rFonts w:cstheme="minorHAnsi"/>
        </w:rPr>
        <w:t xml:space="preserve"> Theater </w:t>
      </w:r>
      <w:proofErr w:type="spellStart"/>
      <w:r w:rsidRPr="00DB25C4">
        <w:rPr>
          <w:rFonts w:cstheme="minorHAnsi"/>
        </w:rPr>
        <w:t>berkapasitas</w:t>
      </w:r>
      <w:proofErr w:type="spellEnd"/>
      <w:r w:rsidRPr="00DB25C4">
        <w:rPr>
          <w:rFonts w:cstheme="minorHAnsi"/>
        </w:rPr>
        <w:t xml:space="preserve"> 80 orang. PT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sebuah</w:t>
      </w:r>
      <w:proofErr w:type="spellEnd"/>
      <w:r w:rsidRPr="00DB25C4">
        <w:rPr>
          <w:rFonts w:cstheme="minorHAnsi"/>
        </w:rPr>
        <w:t xml:space="preserve"> </w:t>
      </w:r>
      <w:proofErr w:type="spellStart"/>
      <w:r w:rsidRPr="00DB25C4">
        <w:rPr>
          <w:rFonts w:cstheme="minorHAnsi"/>
        </w:rPr>
        <w:t>gedung</w:t>
      </w:r>
      <w:proofErr w:type="spellEnd"/>
      <w:r w:rsidRPr="00DB25C4">
        <w:rPr>
          <w:rFonts w:cstheme="minorHAnsi"/>
        </w:rPr>
        <w:t xml:space="preserve"> </w:t>
      </w:r>
      <w:proofErr w:type="spellStart"/>
      <w:r w:rsidRPr="00DB25C4">
        <w:rPr>
          <w:rFonts w:cstheme="minorHAnsi"/>
        </w:rPr>
        <w:t>serba</w:t>
      </w:r>
      <w:proofErr w:type="spellEnd"/>
      <w:r w:rsidRPr="00DB25C4">
        <w:rPr>
          <w:rFonts w:cstheme="minorHAnsi"/>
        </w:rPr>
        <w:t xml:space="preserve"> </w:t>
      </w:r>
      <w:proofErr w:type="spellStart"/>
      <w:r w:rsidRPr="00DB25C4">
        <w:rPr>
          <w:rFonts w:cstheme="minorHAnsi"/>
        </w:rPr>
        <w:t>guna</w:t>
      </w:r>
      <w:proofErr w:type="spellEnd"/>
      <w:r w:rsidRPr="00DB25C4">
        <w:rPr>
          <w:rFonts w:cstheme="minorHAnsi"/>
        </w:rPr>
        <w:t xml:space="preserve"> yang </w:t>
      </w:r>
      <w:proofErr w:type="spellStart"/>
      <w:r w:rsidRPr="00DB25C4">
        <w:rPr>
          <w:rFonts w:cstheme="minorHAnsi"/>
        </w:rPr>
        <w:t>bernama</w:t>
      </w:r>
      <w:proofErr w:type="spellEnd"/>
      <w:r w:rsidRPr="00DB25C4">
        <w:rPr>
          <w:rFonts w:cstheme="minorHAnsi"/>
        </w:rPr>
        <w:t xml:space="preserve"> Balai Pertiwi </w:t>
      </w:r>
      <w:proofErr w:type="spellStart"/>
      <w:r w:rsidRPr="00DB25C4">
        <w:rPr>
          <w:rFonts w:cstheme="minorHAnsi"/>
        </w:rPr>
        <w:t>berukuran</w:t>
      </w:r>
      <w:proofErr w:type="spellEnd"/>
      <w:r w:rsidRPr="00DB25C4">
        <w:rPr>
          <w:rFonts w:cstheme="minorHAnsi"/>
        </w:rPr>
        <w:t xml:space="preserve"> 30 x </w:t>
      </w:r>
      <w:proofErr w:type="gramStart"/>
      <w:r w:rsidRPr="00DB25C4">
        <w:rPr>
          <w:rFonts w:cstheme="minorHAnsi"/>
        </w:rPr>
        <w:t>45 meter</w:t>
      </w:r>
      <w:proofErr w:type="gram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kapasitas</w:t>
      </w:r>
      <w:proofErr w:type="spellEnd"/>
      <w:r w:rsidRPr="00DB25C4">
        <w:rPr>
          <w:rFonts w:cstheme="minorHAnsi"/>
        </w:rPr>
        <w:t xml:space="preserve"> 1.000 orang. Gedung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dipergunakan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menunjang</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dan </w:t>
      </w:r>
      <w:proofErr w:type="spellStart"/>
      <w:r w:rsidRPr="00DB25C4">
        <w:rPr>
          <w:rFonts w:cstheme="minorHAnsi"/>
        </w:rPr>
        <w:t>kemahasiswaan</w:t>
      </w:r>
      <w:proofErr w:type="spellEnd"/>
      <w:r w:rsidRPr="00DB25C4">
        <w:rPr>
          <w:rFonts w:cstheme="minorHAnsi"/>
        </w:rPr>
        <w:t xml:space="preserve"> </w:t>
      </w:r>
      <w:proofErr w:type="spellStart"/>
      <w:r w:rsidRPr="00DB25C4">
        <w:rPr>
          <w:rFonts w:cstheme="minorHAnsi"/>
        </w:rPr>
        <w:t>seperti</w:t>
      </w:r>
      <w:proofErr w:type="spellEnd"/>
      <w:r w:rsidRPr="00DB25C4">
        <w:rPr>
          <w:rFonts w:cstheme="minorHAnsi"/>
        </w:rPr>
        <w:t xml:space="preserve"> </w:t>
      </w:r>
      <w:proofErr w:type="spellStart"/>
      <w:r w:rsidRPr="00DB25C4">
        <w:rPr>
          <w:rFonts w:cstheme="minorHAnsi"/>
        </w:rPr>
        <w:t>kuliah</w:t>
      </w:r>
      <w:proofErr w:type="spellEnd"/>
      <w:r w:rsidRPr="00DB25C4">
        <w:rPr>
          <w:rFonts w:cstheme="minorHAnsi"/>
        </w:rPr>
        <w:t xml:space="preserve"> </w:t>
      </w:r>
      <w:proofErr w:type="spellStart"/>
      <w:r w:rsidRPr="00DB25C4">
        <w:rPr>
          <w:rFonts w:cstheme="minorHAnsi"/>
        </w:rPr>
        <w:t>bersama</w:t>
      </w:r>
      <w:proofErr w:type="spellEnd"/>
      <w:r w:rsidRPr="00DB25C4">
        <w:rPr>
          <w:rFonts w:cstheme="minorHAnsi"/>
        </w:rPr>
        <w:t xml:space="preserve">, seminar, pentas </w:t>
      </w:r>
      <w:proofErr w:type="spellStart"/>
      <w:r w:rsidRPr="00DB25C4">
        <w:rPr>
          <w:rFonts w:cstheme="minorHAnsi"/>
        </w:rPr>
        <w:t>seni</w:t>
      </w:r>
      <w:proofErr w:type="spellEnd"/>
      <w:r w:rsidRPr="00DB25C4">
        <w:rPr>
          <w:rFonts w:cstheme="minorHAnsi"/>
        </w:rPr>
        <w:t xml:space="preserve">, dan </w:t>
      </w:r>
      <w:proofErr w:type="spellStart"/>
      <w:r w:rsidRPr="00DB25C4">
        <w:rPr>
          <w:rFonts w:cstheme="minorHAnsi"/>
        </w:rPr>
        <w:t>berbagai</w:t>
      </w:r>
      <w:proofErr w:type="spellEnd"/>
      <w:r w:rsidRPr="00DB25C4">
        <w:rPr>
          <w:rFonts w:cstheme="minorHAnsi"/>
        </w:rPr>
        <w:t xml:space="preserve"> </w:t>
      </w:r>
      <w:proofErr w:type="spellStart"/>
      <w:r w:rsidRPr="00DB25C4">
        <w:rPr>
          <w:rFonts w:cstheme="minorHAnsi"/>
        </w:rPr>
        <w:t>macam</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olah</w:t>
      </w:r>
      <w:proofErr w:type="spellEnd"/>
      <w:r w:rsidRPr="00DB25C4">
        <w:rPr>
          <w:rFonts w:cstheme="minorHAnsi"/>
        </w:rPr>
        <w:t xml:space="preserve"> raga indoor </w:t>
      </w:r>
      <w:proofErr w:type="spellStart"/>
      <w:r w:rsidRPr="00DB25C4">
        <w:rPr>
          <w:rFonts w:cstheme="minorHAnsi"/>
        </w:rPr>
        <w:t>seperti</w:t>
      </w:r>
      <w:proofErr w:type="spellEnd"/>
      <w:r w:rsidRPr="00DB25C4">
        <w:rPr>
          <w:rFonts w:cstheme="minorHAnsi"/>
        </w:rPr>
        <w:t xml:space="preserve"> basket, </w:t>
      </w:r>
      <w:proofErr w:type="spellStart"/>
      <w:r w:rsidRPr="00DB25C4">
        <w:rPr>
          <w:rFonts w:cstheme="minorHAnsi"/>
        </w:rPr>
        <w:t>volly</w:t>
      </w:r>
      <w:proofErr w:type="spellEnd"/>
      <w:r w:rsidRPr="00DB25C4">
        <w:rPr>
          <w:rFonts w:cstheme="minorHAnsi"/>
        </w:rPr>
        <w:t xml:space="preserve">, </w:t>
      </w:r>
      <w:proofErr w:type="spellStart"/>
      <w:r w:rsidRPr="00DB25C4">
        <w:rPr>
          <w:rFonts w:cstheme="minorHAnsi"/>
        </w:rPr>
        <w:t>bulutangkis</w:t>
      </w:r>
      <w:proofErr w:type="spellEnd"/>
      <w:r w:rsidRPr="00DB25C4">
        <w:rPr>
          <w:rFonts w:cstheme="minorHAnsi"/>
        </w:rPr>
        <w:t xml:space="preserve"> dan ping pong. </w:t>
      </w:r>
      <w:proofErr w:type="spellStart"/>
      <w:r w:rsidRPr="00DB25C4">
        <w:rPr>
          <w:rFonts w:cstheme="minorHAnsi"/>
        </w:rPr>
        <w:t>Selain</w:t>
      </w:r>
      <w:proofErr w:type="spellEnd"/>
      <w:r w:rsidRPr="00DB25C4">
        <w:rPr>
          <w:rFonts w:cstheme="minorHAnsi"/>
        </w:rPr>
        <w:t xml:space="preserve"> </w:t>
      </w:r>
      <w:proofErr w:type="spellStart"/>
      <w:r w:rsidRPr="00DB25C4">
        <w:rPr>
          <w:rFonts w:cstheme="minorHAnsi"/>
        </w:rPr>
        <w:t>itu</w:t>
      </w:r>
      <w:proofErr w:type="spellEnd"/>
      <w:r w:rsidRPr="00DB25C4">
        <w:rPr>
          <w:rFonts w:cstheme="minorHAnsi"/>
        </w:rPr>
        <w:t xml:space="preserve">, juga </w:t>
      </w:r>
      <w:proofErr w:type="spellStart"/>
      <w:r w:rsidRPr="00DB25C4">
        <w:rPr>
          <w:rFonts w:cstheme="minorHAnsi"/>
        </w:rPr>
        <w:t>tersedia</w:t>
      </w:r>
      <w:proofErr w:type="spellEnd"/>
      <w:r w:rsidRPr="00DB25C4">
        <w:rPr>
          <w:rFonts w:cstheme="minorHAnsi"/>
        </w:rPr>
        <w:t xml:space="preserve"> </w:t>
      </w:r>
      <w:proofErr w:type="spellStart"/>
      <w:r w:rsidRPr="00DB25C4">
        <w:rPr>
          <w:rFonts w:cstheme="minorHAnsi"/>
        </w:rPr>
        <w:t>sebuah</w:t>
      </w:r>
      <w:proofErr w:type="spellEnd"/>
      <w:r w:rsidRPr="00DB25C4">
        <w:rPr>
          <w:rFonts w:cstheme="minorHAnsi"/>
        </w:rPr>
        <w:t xml:space="preserve"> </w:t>
      </w:r>
      <w:proofErr w:type="spellStart"/>
      <w:r w:rsidRPr="00DB25C4">
        <w:rPr>
          <w:rFonts w:cstheme="minorHAnsi"/>
        </w:rPr>
        <w:t>ruang</w:t>
      </w:r>
      <w:proofErr w:type="spellEnd"/>
      <w:r w:rsidRPr="00DB25C4">
        <w:rPr>
          <w:rFonts w:cstheme="minorHAnsi"/>
        </w:rPr>
        <w:t xml:space="preserve"> hall R n D </w:t>
      </w:r>
      <w:proofErr w:type="spellStart"/>
      <w:r w:rsidRPr="00DB25C4">
        <w:rPr>
          <w:rFonts w:cstheme="minorHAnsi"/>
        </w:rPr>
        <w:t>lantai</w:t>
      </w:r>
      <w:proofErr w:type="spellEnd"/>
      <w:r w:rsidRPr="00DB25C4">
        <w:rPr>
          <w:rFonts w:cstheme="minorHAnsi"/>
        </w:rPr>
        <w:t xml:space="preserve"> 6 </w:t>
      </w:r>
      <w:proofErr w:type="spellStart"/>
      <w:r w:rsidRPr="00DB25C4">
        <w:rPr>
          <w:rFonts w:cstheme="minorHAnsi"/>
        </w:rPr>
        <w:t>berukuran</w:t>
      </w:r>
      <w:proofErr w:type="spellEnd"/>
      <w:r w:rsidRPr="00DB25C4">
        <w:rPr>
          <w:rFonts w:cstheme="minorHAnsi"/>
        </w:rPr>
        <w:t xml:space="preserve"> 200 m2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kapasitas</w:t>
      </w:r>
      <w:proofErr w:type="spellEnd"/>
      <w:r w:rsidRPr="00DB25C4">
        <w:rPr>
          <w:rFonts w:cstheme="minorHAnsi"/>
        </w:rPr>
        <w:t xml:space="preserve"> 120 orang dan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dipergunakan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kuliah</w:t>
      </w:r>
      <w:proofErr w:type="spellEnd"/>
      <w:r w:rsidRPr="00DB25C4">
        <w:rPr>
          <w:rFonts w:cstheme="minorHAnsi"/>
        </w:rPr>
        <w:t xml:space="preserve"> </w:t>
      </w:r>
      <w:proofErr w:type="spellStart"/>
      <w:r w:rsidRPr="00DB25C4">
        <w:rPr>
          <w:rFonts w:cstheme="minorHAnsi"/>
        </w:rPr>
        <w:t>umum</w:t>
      </w:r>
      <w:proofErr w:type="spellEnd"/>
      <w:r w:rsidRPr="00DB25C4">
        <w:rPr>
          <w:rFonts w:cstheme="minorHAnsi"/>
        </w:rPr>
        <w:t xml:space="preserve">, seminar, dan </w:t>
      </w:r>
      <w:proofErr w:type="spellStart"/>
      <w:r w:rsidRPr="00DB25C4">
        <w:rPr>
          <w:rFonts w:cstheme="minorHAnsi"/>
        </w:rPr>
        <w:t>kuliah</w:t>
      </w:r>
      <w:proofErr w:type="spellEnd"/>
      <w:r w:rsidRPr="00DB25C4">
        <w:rPr>
          <w:rFonts w:cstheme="minorHAnsi"/>
        </w:rPr>
        <w:t xml:space="preserve"> </w:t>
      </w:r>
      <w:proofErr w:type="spellStart"/>
      <w:r w:rsidRPr="00DB25C4">
        <w:rPr>
          <w:rFonts w:cstheme="minorHAnsi"/>
        </w:rPr>
        <w:t>tamu</w:t>
      </w:r>
      <w:proofErr w:type="spellEnd"/>
      <w:r w:rsidRPr="00DB25C4">
        <w:rPr>
          <w:rFonts w:cstheme="minorHAnsi"/>
        </w:rPr>
        <w:t xml:space="preserve">. </w:t>
      </w:r>
    </w:p>
    <w:p w14:paraId="3DC3633B" w14:textId="77777777" w:rsidR="00B06B75" w:rsidRPr="00DB25C4" w:rsidRDefault="00B06B75" w:rsidP="00687314">
      <w:pPr>
        <w:spacing w:after="0" w:line="240" w:lineRule="auto"/>
        <w:ind w:left="357"/>
        <w:jc w:val="both"/>
        <w:rPr>
          <w:rFonts w:cstheme="minorHAnsi"/>
        </w:rPr>
      </w:pP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pusat</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kemahasiswaan</w:t>
      </w:r>
      <w:proofErr w:type="spellEnd"/>
      <w:r w:rsidRPr="00DB25C4">
        <w:rPr>
          <w:rFonts w:cstheme="minorHAnsi"/>
        </w:rPr>
        <w:t xml:space="preserve"> </w:t>
      </w:r>
      <w:proofErr w:type="spellStart"/>
      <w:r w:rsidRPr="00DB25C4">
        <w:rPr>
          <w:rFonts w:cstheme="minorHAnsi"/>
        </w:rPr>
        <w:t>tersedia</w:t>
      </w:r>
      <w:proofErr w:type="spellEnd"/>
      <w:r w:rsidRPr="00DB25C4">
        <w:rPr>
          <w:rFonts w:cstheme="minorHAnsi"/>
        </w:rPr>
        <w:t xml:space="preserve"> </w:t>
      </w:r>
      <w:proofErr w:type="spellStart"/>
      <w:r w:rsidRPr="00DB25C4">
        <w:rPr>
          <w:rFonts w:cstheme="minorHAnsi"/>
        </w:rPr>
        <w:t>satu</w:t>
      </w:r>
      <w:proofErr w:type="spellEnd"/>
      <w:r w:rsidRPr="00DB25C4">
        <w:rPr>
          <w:rFonts w:cstheme="minorHAnsi"/>
        </w:rPr>
        <w:t xml:space="preserve"> </w:t>
      </w:r>
      <w:proofErr w:type="spellStart"/>
      <w:r w:rsidRPr="00DB25C4">
        <w:rPr>
          <w:rFonts w:cstheme="minorHAnsi"/>
        </w:rPr>
        <w:t>gedung</w:t>
      </w:r>
      <w:proofErr w:type="spellEnd"/>
      <w:r w:rsidRPr="00DB25C4">
        <w:rPr>
          <w:rFonts w:cstheme="minorHAnsi"/>
        </w:rPr>
        <w:t xml:space="preserve">, </w:t>
      </w:r>
      <w:proofErr w:type="spellStart"/>
      <w:r w:rsidRPr="00DB25C4">
        <w:rPr>
          <w:rFonts w:cstheme="minorHAnsi"/>
        </w:rPr>
        <w:t>yaitu</w:t>
      </w:r>
      <w:proofErr w:type="spellEnd"/>
      <w:r w:rsidRPr="00DB25C4">
        <w:rPr>
          <w:rFonts w:cstheme="minorHAnsi"/>
        </w:rPr>
        <w:t xml:space="preserve"> Gedung Student Center (SC). Pada </w:t>
      </w:r>
      <w:proofErr w:type="spellStart"/>
      <w:r w:rsidRPr="00DB25C4">
        <w:rPr>
          <w:rFonts w:cstheme="minorHAnsi"/>
        </w:rPr>
        <w:t>gedung</w:t>
      </w:r>
      <w:proofErr w:type="spellEnd"/>
      <w:r w:rsidRPr="00DB25C4">
        <w:rPr>
          <w:rFonts w:cstheme="minorHAnsi"/>
        </w:rPr>
        <w:t xml:space="preserve">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terdapat</w:t>
      </w:r>
      <w:proofErr w:type="spellEnd"/>
      <w:r w:rsidRPr="00DB25C4">
        <w:rPr>
          <w:rFonts w:cstheme="minorHAnsi"/>
        </w:rPr>
        <w:t xml:space="preserve"> student </w:t>
      </w:r>
      <w:proofErr w:type="spellStart"/>
      <w:r w:rsidRPr="00DB25C4">
        <w:rPr>
          <w:rFonts w:cstheme="minorHAnsi"/>
        </w:rPr>
        <w:t>centre</w:t>
      </w:r>
      <w:proofErr w:type="spellEnd"/>
      <w:r w:rsidRPr="00DB25C4">
        <w:rPr>
          <w:rFonts w:cstheme="minorHAnsi"/>
        </w:rPr>
        <w:t xml:space="preserve"> room, practice room, </w:t>
      </w:r>
      <w:proofErr w:type="spellStart"/>
      <w:r w:rsidRPr="00DB25C4">
        <w:rPr>
          <w:rFonts w:cstheme="minorHAnsi"/>
        </w:rPr>
        <w:t>ruang</w:t>
      </w:r>
      <w:proofErr w:type="spellEnd"/>
      <w:r w:rsidRPr="00DB25C4">
        <w:rPr>
          <w:rFonts w:cstheme="minorHAnsi"/>
        </w:rPr>
        <w:t xml:space="preserve"> </w:t>
      </w:r>
      <w:proofErr w:type="spellStart"/>
      <w:r w:rsidRPr="00DB25C4">
        <w:rPr>
          <w:rFonts w:cstheme="minorHAnsi"/>
        </w:rPr>
        <w:t>karawitan</w:t>
      </w:r>
      <w:proofErr w:type="spellEnd"/>
      <w:r w:rsidRPr="00DB25C4">
        <w:rPr>
          <w:rFonts w:cstheme="minorHAnsi"/>
        </w:rPr>
        <w:t xml:space="preserve">, prayer room, dan </w:t>
      </w:r>
      <w:proofErr w:type="spellStart"/>
      <w:r w:rsidRPr="00DB25C4">
        <w:rPr>
          <w:rFonts w:cstheme="minorHAnsi"/>
        </w:rPr>
        <w:t>kantin</w:t>
      </w:r>
      <w:proofErr w:type="spellEnd"/>
      <w:r w:rsidRPr="00DB25C4">
        <w:rPr>
          <w:rFonts w:cstheme="minorHAnsi"/>
        </w:rPr>
        <w:t xml:space="preserve">. Gedung </w:t>
      </w:r>
      <w:proofErr w:type="spellStart"/>
      <w:r w:rsidRPr="00DB25C4">
        <w:rPr>
          <w:rFonts w:cstheme="minorHAnsi"/>
        </w:rPr>
        <w:t>ini</w:t>
      </w:r>
      <w:proofErr w:type="spellEnd"/>
      <w:r w:rsidRPr="00DB25C4">
        <w:rPr>
          <w:rFonts w:cstheme="minorHAnsi"/>
        </w:rPr>
        <w:t xml:space="preserve"> juga </w:t>
      </w:r>
      <w:proofErr w:type="spellStart"/>
      <w:r w:rsidRPr="00DB25C4">
        <w:rPr>
          <w:rFonts w:cstheme="minorHAnsi"/>
        </w:rPr>
        <w:t>dilengkapi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kolam</w:t>
      </w:r>
      <w:proofErr w:type="spellEnd"/>
      <w:r w:rsidRPr="00DB25C4">
        <w:rPr>
          <w:rFonts w:cstheme="minorHAnsi"/>
        </w:rPr>
        <w:t xml:space="preserve"> </w:t>
      </w:r>
      <w:proofErr w:type="spellStart"/>
      <w:r w:rsidRPr="00DB25C4">
        <w:rPr>
          <w:rFonts w:cstheme="minorHAnsi"/>
        </w:rPr>
        <w:t>renang</w:t>
      </w:r>
      <w:proofErr w:type="spellEnd"/>
      <w:r w:rsidRPr="00DB25C4">
        <w:rPr>
          <w:rFonts w:cstheme="minorHAnsi"/>
        </w:rPr>
        <w:t xml:space="preserve"> yang </w:t>
      </w:r>
      <w:proofErr w:type="spellStart"/>
      <w:r w:rsidRPr="00DB25C4">
        <w:rPr>
          <w:rFonts w:cstheme="minorHAnsi"/>
        </w:rPr>
        <w:t>bisa</w:t>
      </w:r>
      <w:proofErr w:type="spellEnd"/>
      <w:r w:rsidRPr="00DB25C4">
        <w:rPr>
          <w:rFonts w:cstheme="minorHAnsi"/>
        </w:rPr>
        <w:t xml:space="preserve"> </w:t>
      </w:r>
      <w:proofErr w:type="spellStart"/>
      <w:r w:rsidRPr="00DB25C4">
        <w:rPr>
          <w:rFonts w:cstheme="minorHAnsi"/>
        </w:rPr>
        <w:t>digunakan</w:t>
      </w:r>
      <w:proofErr w:type="spellEnd"/>
      <w:r w:rsidRPr="00DB25C4">
        <w:rPr>
          <w:rFonts w:cstheme="minorHAnsi"/>
        </w:rPr>
        <w:t xml:space="preserve"> oleh </w:t>
      </w:r>
      <w:proofErr w:type="spellStart"/>
      <w:r w:rsidRPr="00DB25C4">
        <w:rPr>
          <w:rFonts w:cstheme="minorHAnsi"/>
        </w:rPr>
        <w:t>semua</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Lantai</w:t>
      </w:r>
      <w:proofErr w:type="spellEnd"/>
      <w:r w:rsidRPr="00DB25C4">
        <w:rPr>
          <w:rFonts w:cstheme="minorHAnsi"/>
        </w:rPr>
        <w:t xml:space="preserve"> </w:t>
      </w:r>
      <w:proofErr w:type="spellStart"/>
      <w:r w:rsidRPr="00DB25C4">
        <w:rPr>
          <w:rFonts w:cstheme="minorHAnsi"/>
        </w:rPr>
        <w:t>dasar</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gedung</w:t>
      </w:r>
      <w:proofErr w:type="spellEnd"/>
      <w:r w:rsidRPr="00DB25C4">
        <w:rPr>
          <w:rFonts w:cstheme="minorHAnsi"/>
        </w:rPr>
        <w:t xml:space="preserve"> SC dua </w:t>
      </w:r>
      <w:proofErr w:type="spellStart"/>
      <w:r w:rsidRPr="00DB25C4">
        <w:rPr>
          <w:rFonts w:cstheme="minorHAnsi"/>
        </w:rPr>
        <w:t>lantai</w:t>
      </w:r>
      <w:proofErr w:type="spellEnd"/>
      <w:r w:rsidRPr="00DB25C4">
        <w:rPr>
          <w:rFonts w:cstheme="minorHAnsi"/>
        </w:rPr>
        <w:t xml:space="preserve">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digunakan</w:t>
      </w:r>
      <w:proofErr w:type="spellEnd"/>
      <w:r w:rsidRPr="00DB25C4">
        <w:rPr>
          <w:rFonts w:cstheme="minorHAnsi"/>
        </w:rPr>
        <w:t xml:space="preserve"> </w:t>
      </w:r>
      <w:proofErr w:type="spellStart"/>
      <w:r w:rsidRPr="00DB25C4">
        <w:rPr>
          <w:rFonts w:cstheme="minorHAnsi"/>
        </w:rPr>
        <w:t>sebagai</w:t>
      </w:r>
      <w:proofErr w:type="spellEnd"/>
      <w:r w:rsidRPr="00DB25C4">
        <w:rPr>
          <w:rFonts w:cstheme="minorHAnsi"/>
        </w:rPr>
        <w:t xml:space="preserve"> </w:t>
      </w:r>
      <w:proofErr w:type="spellStart"/>
      <w:r w:rsidRPr="00DB25C4">
        <w:rPr>
          <w:rFonts w:cstheme="minorHAnsi"/>
        </w:rPr>
        <w:t>kantin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kebutuhan</w:t>
      </w:r>
      <w:proofErr w:type="spellEnd"/>
      <w:r w:rsidRPr="00DB25C4">
        <w:rPr>
          <w:rFonts w:cstheme="minorHAnsi"/>
        </w:rPr>
        <w:t xml:space="preserve"> </w:t>
      </w:r>
      <w:proofErr w:type="spellStart"/>
      <w:r w:rsidRPr="00DB25C4">
        <w:rPr>
          <w:rFonts w:cstheme="minorHAnsi"/>
        </w:rPr>
        <w:t>makan</w:t>
      </w:r>
      <w:proofErr w:type="spellEnd"/>
      <w:r w:rsidRPr="00DB25C4">
        <w:rPr>
          <w:rFonts w:cstheme="minorHAnsi"/>
        </w:rPr>
        <w:t xml:space="preserve"> dan </w:t>
      </w:r>
      <w:proofErr w:type="spellStart"/>
      <w:r w:rsidRPr="00DB25C4">
        <w:rPr>
          <w:rFonts w:cstheme="minorHAnsi"/>
        </w:rPr>
        <w:t>minum</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dan </w:t>
      </w:r>
      <w:proofErr w:type="spellStart"/>
      <w:r w:rsidRPr="00DB25C4">
        <w:rPr>
          <w:rFonts w:cstheme="minorHAnsi"/>
        </w:rPr>
        <w:t>staf</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memudahkan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berkebutuhan</w:t>
      </w:r>
      <w:proofErr w:type="spellEnd"/>
      <w:r w:rsidRPr="00DB25C4">
        <w:rPr>
          <w:rFonts w:cstheme="minorHAnsi"/>
        </w:rPr>
        <w:t xml:space="preserve"> </w:t>
      </w:r>
      <w:proofErr w:type="spellStart"/>
      <w:r w:rsidRPr="00DB25C4">
        <w:rPr>
          <w:rFonts w:cstheme="minorHAnsi"/>
        </w:rPr>
        <w:t>khusus</w:t>
      </w:r>
      <w:proofErr w:type="spellEnd"/>
      <w:r w:rsidRPr="00DB25C4">
        <w:rPr>
          <w:rFonts w:cstheme="minorHAnsi"/>
        </w:rPr>
        <w:t xml:space="preserve"> </w:t>
      </w:r>
      <w:proofErr w:type="spellStart"/>
      <w:r w:rsidRPr="00DB25C4">
        <w:rPr>
          <w:rFonts w:cstheme="minorHAnsi"/>
        </w:rPr>
        <w:t>terdapat</w:t>
      </w:r>
      <w:proofErr w:type="spellEnd"/>
      <w:r w:rsidRPr="00DB25C4">
        <w:rPr>
          <w:rFonts w:cstheme="minorHAnsi"/>
        </w:rPr>
        <w:t xml:space="preserve"> </w:t>
      </w:r>
      <w:proofErr w:type="spellStart"/>
      <w:r w:rsidRPr="00DB25C4">
        <w:rPr>
          <w:rFonts w:cstheme="minorHAnsi"/>
        </w:rPr>
        <w:t>jalur</w:t>
      </w:r>
      <w:proofErr w:type="spellEnd"/>
      <w:r w:rsidRPr="00DB25C4">
        <w:rPr>
          <w:rFonts w:cstheme="minorHAnsi"/>
        </w:rPr>
        <w:t xml:space="preserve"> </w:t>
      </w:r>
      <w:proofErr w:type="spellStart"/>
      <w:r w:rsidRPr="00DB25C4">
        <w:rPr>
          <w:rFonts w:cstheme="minorHAnsi"/>
        </w:rPr>
        <w:t>kursi</w:t>
      </w:r>
      <w:proofErr w:type="spellEnd"/>
      <w:r w:rsidRPr="00DB25C4">
        <w:rPr>
          <w:rFonts w:cstheme="minorHAnsi"/>
        </w:rPr>
        <w:t xml:space="preserve"> </w:t>
      </w:r>
      <w:proofErr w:type="spellStart"/>
      <w:r w:rsidRPr="00DB25C4">
        <w:rPr>
          <w:rFonts w:cstheme="minorHAnsi"/>
        </w:rPr>
        <w:t>roda</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turun</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tangga</w:t>
      </w:r>
      <w:proofErr w:type="spellEnd"/>
      <w:r w:rsidRPr="00DB25C4">
        <w:rPr>
          <w:rFonts w:cstheme="minorHAnsi"/>
        </w:rPr>
        <w:t xml:space="preserve"> </w:t>
      </w:r>
      <w:proofErr w:type="spellStart"/>
      <w:r w:rsidRPr="00DB25C4">
        <w:rPr>
          <w:rFonts w:cstheme="minorHAnsi"/>
        </w:rPr>
        <w:t>gedung</w:t>
      </w:r>
      <w:proofErr w:type="spellEnd"/>
      <w:r w:rsidRPr="00DB25C4">
        <w:rPr>
          <w:rFonts w:cstheme="minorHAnsi"/>
        </w:rPr>
        <w:t xml:space="preserve"> Bhakti </w:t>
      </w:r>
      <w:proofErr w:type="spellStart"/>
      <w:r w:rsidRPr="00DB25C4">
        <w:rPr>
          <w:rFonts w:cstheme="minorHAnsi"/>
        </w:rPr>
        <w:t>Persada</w:t>
      </w:r>
      <w:proofErr w:type="spellEnd"/>
      <w:r w:rsidRPr="00DB25C4">
        <w:rPr>
          <w:rFonts w:cstheme="minorHAnsi"/>
        </w:rPr>
        <w:t xml:space="preserve"> yang </w:t>
      </w:r>
      <w:proofErr w:type="spellStart"/>
      <w:r w:rsidRPr="00DB25C4">
        <w:rPr>
          <w:rFonts w:cstheme="minorHAnsi"/>
        </w:rPr>
        <w:t>merupakan</w:t>
      </w:r>
      <w:proofErr w:type="spellEnd"/>
      <w:r w:rsidRPr="00DB25C4">
        <w:rPr>
          <w:rFonts w:cstheme="minorHAnsi"/>
        </w:rPr>
        <w:t xml:space="preserve"> </w:t>
      </w:r>
      <w:proofErr w:type="spellStart"/>
      <w:r w:rsidRPr="00DB25C4">
        <w:rPr>
          <w:rFonts w:cstheme="minorHAnsi"/>
        </w:rPr>
        <w:t>gedung</w:t>
      </w:r>
      <w:proofErr w:type="spellEnd"/>
      <w:r w:rsidRPr="00DB25C4">
        <w:rPr>
          <w:rFonts w:cstheme="minorHAnsi"/>
        </w:rPr>
        <w:t xml:space="preserve"> </w:t>
      </w:r>
      <w:proofErr w:type="spellStart"/>
      <w:r w:rsidRPr="00DB25C4">
        <w:rPr>
          <w:rFonts w:cstheme="minorHAnsi"/>
        </w:rPr>
        <w:t>perkuliahan</w:t>
      </w:r>
      <w:proofErr w:type="spellEnd"/>
      <w:r w:rsidRPr="00DB25C4">
        <w:rPr>
          <w:rFonts w:cstheme="minorHAnsi"/>
        </w:rPr>
        <w:t xml:space="preserve">. </w:t>
      </w:r>
      <w:proofErr w:type="spellStart"/>
      <w:r w:rsidRPr="00DB25C4">
        <w:rPr>
          <w:rFonts w:cstheme="minorHAnsi"/>
        </w:rPr>
        <w:t>Selain</w:t>
      </w:r>
      <w:proofErr w:type="spellEnd"/>
      <w:r w:rsidRPr="00DB25C4">
        <w:rPr>
          <w:rFonts w:cstheme="minorHAnsi"/>
        </w:rPr>
        <w:t xml:space="preserve"> </w:t>
      </w:r>
      <w:proofErr w:type="spellStart"/>
      <w:r w:rsidRPr="00DB25C4">
        <w:rPr>
          <w:rFonts w:cstheme="minorHAnsi"/>
        </w:rPr>
        <w:t>itu</w:t>
      </w:r>
      <w:proofErr w:type="spellEnd"/>
      <w:r w:rsidRPr="00DB25C4">
        <w:rPr>
          <w:rFonts w:cstheme="minorHAnsi"/>
        </w:rPr>
        <w:t xml:space="preserve"> juga </w:t>
      </w:r>
      <w:proofErr w:type="spellStart"/>
      <w:r w:rsidRPr="00DB25C4">
        <w:rPr>
          <w:rFonts w:cstheme="minorHAnsi"/>
        </w:rPr>
        <w:t>disediakan</w:t>
      </w:r>
      <w:proofErr w:type="spellEnd"/>
      <w:r w:rsidRPr="00DB25C4">
        <w:rPr>
          <w:rFonts w:cstheme="minorHAnsi"/>
        </w:rPr>
        <w:t xml:space="preserve"> toilet </w:t>
      </w:r>
      <w:proofErr w:type="spellStart"/>
      <w:r w:rsidRPr="00DB25C4">
        <w:rPr>
          <w:rFonts w:cstheme="minorHAnsi"/>
        </w:rPr>
        <w:t>khusus</w:t>
      </w:r>
      <w:proofErr w:type="spellEnd"/>
      <w:r w:rsidRPr="00DB25C4">
        <w:rPr>
          <w:rFonts w:cstheme="minorHAnsi"/>
        </w:rPr>
        <w:t xml:space="preserve"> di </w:t>
      </w:r>
      <w:proofErr w:type="spellStart"/>
      <w:r w:rsidRPr="00DB25C4">
        <w:rPr>
          <w:rFonts w:cstheme="minorHAnsi"/>
        </w:rPr>
        <w:t>lantai</w:t>
      </w:r>
      <w:proofErr w:type="spellEnd"/>
      <w:r w:rsidRPr="00DB25C4">
        <w:rPr>
          <w:rFonts w:cstheme="minorHAnsi"/>
        </w:rPr>
        <w:t xml:space="preserve"> </w:t>
      </w:r>
      <w:proofErr w:type="spellStart"/>
      <w:r w:rsidRPr="00DB25C4">
        <w:rPr>
          <w:rFonts w:cstheme="minorHAnsi"/>
        </w:rPr>
        <w:t>dasar</w:t>
      </w:r>
      <w:proofErr w:type="spellEnd"/>
      <w:r w:rsidRPr="00DB25C4">
        <w:rPr>
          <w:rFonts w:cstheme="minorHAnsi"/>
        </w:rPr>
        <w:t xml:space="preserve"> </w:t>
      </w:r>
      <w:proofErr w:type="spellStart"/>
      <w:r w:rsidRPr="00DB25C4">
        <w:rPr>
          <w:rFonts w:cstheme="minorHAnsi"/>
        </w:rPr>
        <w:t>gedung</w:t>
      </w:r>
      <w:proofErr w:type="spellEnd"/>
      <w:r w:rsidRPr="00DB25C4">
        <w:rPr>
          <w:rFonts w:cstheme="minorHAnsi"/>
        </w:rPr>
        <w:t xml:space="preserve"> Bhakti </w:t>
      </w:r>
      <w:proofErr w:type="spellStart"/>
      <w:r w:rsidRPr="00DB25C4">
        <w:rPr>
          <w:rFonts w:cstheme="minorHAnsi"/>
        </w:rPr>
        <w:t>Persada</w:t>
      </w:r>
      <w:proofErr w:type="spellEnd"/>
      <w:r w:rsidRPr="00DB25C4">
        <w:rPr>
          <w:rFonts w:cstheme="minorHAnsi"/>
        </w:rPr>
        <w:t>.</w:t>
      </w:r>
    </w:p>
    <w:p w14:paraId="0BC29625" w14:textId="77777777" w:rsidR="00B06B75" w:rsidRPr="00DB25C4" w:rsidRDefault="00B06B75" w:rsidP="00687314">
      <w:pPr>
        <w:spacing w:after="0" w:line="240" w:lineRule="auto"/>
        <w:ind w:left="357"/>
        <w:jc w:val="both"/>
        <w:rPr>
          <w:rFonts w:cstheme="minorHAnsi"/>
        </w:rPr>
        <w:sectPr w:rsidR="00B06B75" w:rsidRPr="00DB25C4" w:rsidSect="00CD4E67">
          <w:pgSz w:w="11906" w:h="16838" w:code="9"/>
          <w:pgMar w:top="720" w:right="720" w:bottom="720" w:left="720" w:header="709" w:footer="709" w:gutter="0"/>
          <w:cols w:space="708"/>
          <w:docGrid w:linePitch="360"/>
        </w:sectPr>
      </w:pPr>
      <w:proofErr w:type="spellStart"/>
      <w:r w:rsidRPr="00DB25C4">
        <w:rPr>
          <w:rFonts w:cstheme="minorHAnsi"/>
        </w:rPr>
        <w:t>Pengelolaan</w:t>
      </w:r>
      <w:proofErr w:type="spellEnd"/>
      <w:r w:rsidRPr="00DB25C4">
        <w:rPr>
          <w:rFonts w:cstheme="minorHAnsi"/>
        </w:rPr>
        <w:t xml:space="preserve">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dan </w:t>
      </w:r>
      <w:proofErr w:type="spellStart"/>
      <w:r w:rsidRPr="00DB25C4">
        <w:rPr>
          <w:rFonts w:cstheme="minorHAnsi"/>
        </w:rPr>
        <w:t>kemahasiswaan</w:t>
      </w:r>
      <w:proofErr w:type="spellEnd"/>
      <w:r w:rsidRPr="00DB25C4">
        <w:rPr>
          <w:rFonts w:cstheme="minorHAnsi"/>
        </w:rPr>
        <w:t xml:space="preserve"> di PS </w:t>
      </w:r>
      <w:proofErr w:type="spellStart"/>
      <w:r w:rsidRPr="00DB25C4">
        <w:rPr>
          <w:rFonts w:cstheme="minorHAnsi"/>
        </w:rPr>
        <w:t>sebagian</w:t>
      </w:r>
      <w:proofErr w:type="spellEnd"/>
      <w:r w:rsidRPr="00DB25C4">
        <w:rPr>
          <w:rFonts w:cstheme="minorHAnsi"/>
        </w:rPr>
        <w:t xml:space="preserve"> </w:t>
      </w:r>
      <w:proofErr w:type="spellStart"/>
      <w:r w:rsidRPr="00DB25C4">
        <w:rPr>
          <w:rFonts w:cstheme="minorHAnsi"/>
        </w:rPr>
        <w:t>besar</w:t>
      </w:r>
      <w:proofErr w:type="spellEnd"/>
      <w:r w:rsidRPr="00DB25C4">
        <w:rPr>
          <w:rFonts w:cstheme="minorHAnsi"/>
        </w:rPr>
        <w:t xml:space="preserve"> </w:t>
      </w:r>
      <w:proofErr w:type="spellStart"/>
      <w:r w:rsidRPr="00DB25C4">
        <w:rPr>
          <w:rFonts w:cstheme="minorHAnsi"/>
        </w:rPr>
        <w:t>bersifat</w:t>
      </w:r>
      <w:proofErr w:type="spellEnd"/>
      <w:r w:rsidRPr="00DB25C4">
        <w:rPr>
          <w:rFonts w:cstheme="minorHAnsi"/>
        </w:rPr>
        <w:t xml:space="preserve"> </w:t>
      </w:r>
      <w:proofErr w:type="spellStart"/>
      <w:r w:rsidRPr="00DB25C4">
        <w:rPr>
          <w:rFonts w:cstheme="minorHAnsi"/>
        </w:rPr>
        <w:t>terpusat</w:t>
      </w:r>
      <w:proofErr w:type="spellEnd"/>
      <w:r w:rsidRPr="00DB25C4">
        <w:rPr>
          <w:rFonts w:cstheme="minorHAnsi"/>
        </w:rPr>
        <w:t xml:space="preserve">, </w:t>
      </w:r>
      <w:proofErr w:type="spellStart"/>
      <w:r w:rsidRPr="00DB25C4">
        <w:rPr>
          <w:rFonts w:cstheme="minorHAnsi"/>
        </w:rPr>
        <w:t>dilakukan</w:t>
      </w:r>
      <w:proofErr w:type="spellEnd"/>
      <w:r w:rsidRPr="00DB25C4">
        <w:rPr>
          <w:rFonts w:cstheme="minorHAnsi"/>
        </w:rPr>
        <w:t xml:space="preserve"> oleh Universitas </w:t>
      </w:r>
      <w:proofErr w:type="spellStart"/>
      <w:r w:rsidRPr="00DB25C4">
        <w:rPr>
          <w:rFonts w:cstheme="minorHAnsi"/>
        </w:rPr>
        <w:t>melalui</w:t>
      </w:r>
      <w:proofErr w:type="spellEnd"/>
      <w:r w:rsidRPr="00DB25C4">
        <w:rPr>
          <w:rFonts w:cstheme="minorHAnsi"/>
        </w:rPr>
        <w:t xml:space="preserve"> Bagian </w:t>
      </w:r>
      <w:proofErr w:type="spellStart"/>
      <w:r w:rsidRPr="00DB25C4">
        <w:rPr>
          <w:rFonts w:cstheme="minorHAnsi"/>
        </w:rPr>
        <w:t>Aset</w:t>
      </w:r>
      <w:proofErr w:type="spellEnd"/>
      <w:r w:rsidRPr="00DB25C4">
        <w:rPr>
          <w:rFonts w:cstheme="minorHAnsi"/>
        </w:rPr>
        <w:t xml:space="preserve">. </w:t>
      </w:r>
      <w:proofErr w:type="spellStart"/>
      <w:r w:rsidRPr="00DB25C4">
        <w:rPr>
          <w:rFonts w:cstheme="minorHAnsi"/>
        </w:rPr>
        <w:t>Seluruh</w:t>
      </w:r>
      <w:proofErr w:type="spellEnd"/>
      <w:r w:rsidRPr="00DB25C4">
        <w:rPr>
          <w:rFonts w:cstheme="minorHAnsi"/>
        </w:rPr>
        <w:t xml:space="preserve"> </w:t>
      </w:r>
      <w:proofErr w:type="spellStart"/>
      <w:r w:rsidRPr="00DB25C4">
        <w:rPr>
          <w:rFonts w:cstheme="minorHAnsi"/>
        </w:rPr>
        <w:t>aset</w:t>
      </w:r>
      <w:proofErr w:type="spellEnd"/>
      <w:r w:rsidRPr="00DB25C4">
        <w:rPr>
          <w:rFonts w:cstheme="minorHAnsi"/>
        </w:rPr>
        <w:t xml:space="preserve"> universitas </w:t>
      </w:r>
      <w:proofErr w:type="spellStart"/>
      <w:r w:rsidRPr="00DB25C4">
        <w:rPr>
          <w:rFonts w:cstheme="minorHAnsi"/>
        </w:rPr>
        <w:t>dicatat</w:t>
      </w:r>
      <w:proofErr w:type="spellEnd"/>
      <w:r w:rsidRPr="00DB25C4">
        <w:rPr>
          <w:rFonts w:cstheme="minorHAnsi"/>
        </w:rPr>
        <w:t xml:space="preserve"> di Bagian </w:t>
      </w:r>
      <w:proofErr w:type="spellStart"/>
      <w:r w:rsidRPr="00DB25C4">
        <w:rPr>
          <w:rFonts w:cstheme="minorHAnsi"/>
        </w:rPr>
        <w:t>Aset</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periodik</w:t>
      </w:r>
      <w:proofErr w:type="spellEnd"/>
      <w:r w:rsidRPr="00DB25C4">
        <w:rPr>
          <w:rFonts w:cstheme="minorHAnsi"/>
        </w:rPr>
        <w:t xml:space="preserve">, Bagian </w:t>
      </w:r>
      <w:proofErr w:type="spellStart"/>
      <w:r w:rsidRPr="00DB25C4">
        <w:rPr>
          <w:rFonts w:cstheme="minorHAnsi"/>
        </w:rPr>
        <w:t>Aset</w:t>
      </w:r>
      <w:proofErr w:type="spellEnd"/>
      <w:r w:rsidRPr="00DB25C4">
        <w:rPr>
          <w:rFonts w:cstheme="minorHAnsi"/>
        </w:rPr>
        <w:t xml:space="preserve"> </w:t>
      </w:r>
      <w:proofErr w:type="spellStart"/>
      <w:r w:rsidRPr="00DB25C4">
        <w:rPr>
          <w:rFonts w:cstheme="minorHAnsi"/>
        </w:rPr>
        <w:t>melakukan</w:t>
      </w:r>
      <w:proofErr w:type="spellEnd"/>
      <w:r w:rsidRPr="00DB25C4">
        <w:rPr>
          <w:rFonts w:cstheme="minorHAnsi"/>
        </w:rPr>
        <w:t xml:space="preserve"> monitoring </w:t>
      </w:r>
      <w:proofErr w:type="spellStart"/>
      <w:r w:rsidRPr="00DB25C4">
        <w:rPr>
          <w:rFonts w:cstheme="minorHAnsi"/>
        </w:rPr>
        <w:t>terhadap</w:t>
      </w:r>
      <w:proofErr w:type="spellEnd"/>
      <w:r w:rsidRPr="00DB25C4">
        <w:rPr>
          <w:rFonts w:cstheme="minorHAnsi"/>
        </w:rPr>
        <w:t xml:space="preserve"> </w:t>
      </w:r>
      <w:proofErr w:type="spellStart"/>
      <w:r w:rsidRPr="00DB25C4">
        <w:rPr>
          <w:rFonts w:cstheme="minorHAnsi"/>
        </w:rPr>
        <w:t>kondisi</w:t>
      </w:r>
      <w:proofErr w:type="spellEnd"/>
      <w:r w:rsidRPr="00DB25C4">
        <w:rPr>
          <w:rFonts w:cstheme="minorHAnsi"/>
        </w:rPr>
        <w:t xml:space="preserve"> </w:t>
      </w:r>
      <w:proofErr w:type="spellStart"/>
      <w:r w:rsidRPr="00DB25C4">
        <w:rPr>
          <w:rFonts w:cstheme="minorHAnsi"/>
        </w:rPr>
        <w:t>prasarana</w:t>
      </w:r>
      <w:proofErr w:type="spellEnd"/>
      <w:r w:rsidRPr="00DB25C4">
        <w:rPr>
          <w:rFonts w:cstheme="minorHAnsi"/>
        </w:rPr>
        <w:t xml:space="preserve">. </w:t>
      </w:r>
      <w:proofErr w:type="spellStart"/>
      <w:r w:rsidRPr="00DB25C4">
        <w:rPr>
          <w:rFonts w:cstheme="minorHAnsi"/>
        </w:rPr>
        <w:t>Apabila</w:t>
      </w:r>
      <w:proofErr w:type="spellEnd"/>
      <w:r w:rsidRPr="00DB25C4">
        <w:rPr>
          <w:rFonts w:cstheme="minorHAnsi"/>
        </w:rPr>
        <w:t xml:space="preserve"> </w:t>
      </w:r>
      <w:proofErr w:type="spellStart"/>
      <w:r w:rsidRPr="00DB25C4">
        <w:rPr>
          <w:rFonts w:cstheme="minorHAnsi"/>
        </w:rPr>
        <w:t>ada</w:t>
      </w:r>
      <w:proofErr w:type="spellEnd"/>
      <w:r w:rsidRPr="00DB25C4">
        <w:rPr>
          <w:rFonts w:cstheme="minorHAnsi"/>
        </w:rPr>
        <w:t xml:space="preserve"> </w:t>
      </w:r>
      <w:proofErr w:type="spellStart"/>
      <w:r w:rsidRPr="00DB25C4">
        <w:rPr>
          <w:rFonts w:cstheme="minorHAnsi"/>
        </w:rPr>
        <w:t>kerusakan</w:t>
      </w:r>
      <w:proofErr w:type="spellEnd"/>
      <w:r w:rsidRPr="00DB25C4">
        <w:rPr>
          <w:rFonts w:cstheme="minorHAnsi"/>
        </w:rPr>
        <w:t xml:space="preserve"> </w:t>
      </w:r>
      <w:proofErr w:type="spellStart"/>
      <w:r w:rsidRPr="00DB25C4">
        <w:rPr>
          <w:rFonts w:cstheme="minorHAnsi"/>
        </w:rPr>
        <w:t>maka</w:t>
      </w:r>
      <w:proofErr w:type="spellEnd"/>
      <w:r w:rsidRPr="00DB25C4">
        <w:rPr>
          <w:rFonts w:cstheme="minorHAnsi"/>
        </w:rPr>
        <w:t xml:space="preserve">, Bagian </w:t>
      </w:r>
      <w:proofErr w:type="spellStart"/>
      <w:r w:rsidRPr="00DB25C4">
        <w:rPr>
          <w:rFonts w:cstheme="minorHAnsi"/>
        </w:rPr>
        <w:t>Aset</w:t>
      </w:r>
      <w:proofErr w:type="spellEnd"/>
      <w:r w:rsidRPr="00DB25C4">
        <w:rPr>
          <w:rFonts w:cstheme="minorHAnsi"/>
        </w:rPr>
        <w:t xml:space="preserve"> </w:t>
      </w:r>
      <w:proofErr w:type="spellStart"/>
      <w:r w:rsidRPr="00DB25C4">
        <w:rPr>
          <w:rFonts w:cstheme="minorHAnsi"/>
        </w:rPr>
        <w:t>akan</w:t>
      </w:r>
      <w:proofErr w:type="spellEnd"/>
      <w:r w:rsidRPr="00DB25C4">
        <w:rPr>
          <w:rFonts w:cstheme="minorHAnsi"/>
        </w:rPr>
        <w:t xml:space="preserve"> </w:t>
      </w:r>
      <w:proofErr w:type="spellStart"/>
      <w:r w:rsidRPr="00DB25C4">
        <w:rPr>
          <w:rFonts w:cstheme="minorHAnsi"/>
        </w:rPr>
        <w:t>melakukan</w:t>
      </w:r>
      <w:proofErr w:type="spellEnd"/>
      <w:r w:rsidRPr="00DB25C4">
        <w:rPr>
          <w:rFonts w:cstheme="minorHAnsi"/>
        </w:rPr>
        <w:t xml:space="preserve"> </w:t>
      </w:r>
      <w:proofErr w:type="spellStart"/>
      <w:r w:rsidRPr="00DB25C4">
        <w:rPr>
          <w:rFonts w:cstheme="minorHAnsi"/>
        </w:rPr>
        <w:t>pemeliharaan</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berkala</w:t>
      </w:r>
      <w:proofErr w:type="spellEnd"/>
      <w:r w:rsidRPr="00DB25C4">
        <w:rPr>
          <w:rFonts w:cstheme="minorHAnsi"/>
        </w:rPr>
        <w:t xml:space="preserve">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perbaikan</w:t>
      </w:r>
      <w:proofErr w:type="spellEnd"/>
      <w:r w:rsidRPr="00DB25C4">
        <w:rPr>
          <w:rFonts w:cstheme="minorHAnsi"/>
        </w:rPr>
        <w:t xml:space="preserve"> </w:t>
      </w:r>
      <w:proofErr w:type="spellStart"/>
      <w:r w:rsidRPr="00DB25C4">
        <w:rPr>
          <w:rFonts w:cstheme="minorHAnsi"/>
        </w:rPr>
        <w:t>terhadap</w:t>
      </w:r>
      <w:proofErr w:type="spellEnd"/>
      <w:r w:rsidRPr="00DB25C4">
        <w:rPr>
          <w:rFonts w:cstheme="minorHAnsi"/>
        </w:rPr>
        <w:t xml:space="preserve"> </w:t>
      </w:r>
      <w:proofErr w:type="spellStart"/>
      <w:r w:rsidRPr="00DB25C4">
        <w:rPr>
          <w:rFonts w:cstheme="minorHAnsi"/>
        </w:rPr>
        <w:t>prasarana</w:t>
      </w:r>
      <w:proofErr w:type="spellEnd"/>
      <w:r w:rsidRPr="00DB25C4">
        <w:rPr>
          <w:rFonts w:cstheme="minorHAnsi"/>
        </w:rPr>
        <w:t xml:space="preserve"> universitas.</w:t>
      </w:r>
    </w:p>
    <w:p w14:paraId="7FFF63E5" w14:textId="77777777" w:rsidR="00B06B75" w:rsidRPr="00DB25C4" w:rsidRDefault="00B06B75" w:rsidP="00687314">
      <w:pPr>
        <w:spacing w:after="0" w:line="240" w:lineRule="auto"/>
        <w:ind w:left="360"/>
        <w:rPr>
          <w:rFonts w:cstheme="minorHAnsi"/>
        </w:rPr>
      </w:pPr>
      <w:proofErr w:type="spellStart"/>
      <w:r w:rsidRPr="00DB25C4">
        <w:rPr>
          <w:rFonts w:cstheme="minorHAnsi"/>
        </w:rPr>
        <w:lastRenderedPageBreak/>
        <w:t>Tabel</w:t>
      </w:r>
      <w:proofErr w:type="spellEnd"/>
      <w:r w:rsidRPr="00DB25C4">
        <w:rPr>
          <w:rFonts w:cstheme="minorHAnsi"/>
        </w:rPr>
        <w:t xml:space="preserve"> 5.2.2.1 Data </w:t>
      </w:r>
      <w:proofErr w:type="spellStart"/>
      <w:r w:rsidRPr="00DB25C4">
        <w:rPr>
          <w:rFonts w:cstheme="minorHAnsi"/>
        </w:rPr>
        <w:t>Prasarana</w:t>
      </w:r>
      <w:proofErr w:type="spellEnd"/>
      <w:r w:rsidRPr="00DB25C4">
        <w:rPr>
          <w:rFonts w:cstheme="minorHAnsi"/>
        </w:rPr>
        <w:t xml:space="preserve"> Pendidikan</w:t>
      </w:r>
    </w:p>
    <w:tbl>
      <w:tblPr>
        <w:tblW w:w="14399" w:type="dxa"/>
        <w:tblInd w:w="-20" w:type="dxa"/>
        <w:tblCellMar>
          <w:top w:w="15" w:type="dxa"/>
          <w:bottom w:w="15" w:type="dxa"/>
        </w:tblCellMar>
        <w:tblLook w:val="04A0" w:firstRow="1" w:lastRow="0" w:firstColumn="1" w:lastColumn="0" w:noHBand="0" w:noVBand="1"/>
      </w:tblPr>
      <w:tblGrid>
        <w:gridCol w:w="710"/>
        <w:gridCol w:w="3813"/>
        <w:gridCol w:w="1059"/>
        <w:gridCol w:w="1365"/>
        <w:gridCol w:w="990"/>
        <w:gridCol w:w="793"/>
        <w:gridCol w:w="1509"/>
        <w:gridCol w:w="1907"/>
        <w:gridCol w:w="2253"/>
      </w:tblGrid>
      <w:tr w:rsidR="00B06B75" w:rsidRPr="00DB25C4" w14:paraId="2702B2B1" w14:textId="77777777" w:rsidTr="00513061">
        <w:trPr>
          <w:trHeight w:val="286"/>
        </w:trPr>
        <w:tc>
          <w:tcPr>
            <w:tcW w:w="710" w:type="dxa"/>
            <w:vMerge w:val="restart"/>
            <w:tcBorders>
              <w:top w:val="single" w:sz="4" w:space="0" w:color="auto"/>
              <w:left w:val="single" w:sz="4" w:space="0" w:color="auto"/>
              <w:bottom w:val="nil"/>
              <w:right w:val="single" w:sz="4" w:space="0" w:color="auto"/>
            </w:tcBorders>
            <w:shd w:val="clear" w:color="000000" w:fill="BDD7EE"/>
            <w:noWrap/>
            <w:vAlign w:val="center"/>
            <w:hideMark/>
          </w:tcPr>
          <w:p w14:paraId="03A842B4"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No</w:t>
            </w:r>
          </w:p>
        </w:tc>
        <w:tc>
          <w:tcPr>
            <w:tcW w:w="3813" w:type="dxa"/>
            <w:vMerge w:val="restart"/>
            <w:tcBorders>
              <w:top w:val="single" w:sz="4" w:space="0" w:color="auto"/>
              <w:left w:val="single" w:sz="4" w:space="0" w:color="auto"/>
              <w:bottom w:val="nil"/>
              <w:right w:val="single" w:sz="4" w:space="0" w:color="auto"/>
            </w:tcBorders>
            <w:shd w:val="clear" w:color="000000" w:fill="BDD7EE"/>
            <w:noWrap/>
            <w:vAlign w:val="center"/>
            <w:hideMark/>
          </w:tcPr>
          <w:p w14:paraId="6913A644"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Jenis</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Prasarana</w:t>
            </w:r>
            <w:proofErr w:type="spellEnd"/>
          </w:p>
        </w:tc>
        <w:tc>
          <w:tcPr>
            <w:tcW w:w="1059" w:type="dxa"/>
            <w:vMerge w:val="restart"/>
            <w:tcBorders>
              <w:top w:val="single" w:sz="4" w:space="0" w:color="auto"/>
              <w:left w:val="single" w:sz="4" w:space="0" w:color="auto"/>
              <w:bottom w:val="nil"/>
              <w:right w:val="single" w:sz="4" w:space="0" w:color="auto"/>
            </w:tcBorders>
            <w:shd w:val="clear" w:color="000000" w:fill="BDD7EE"/>
            <w:noWrap/>
            <w:vAlign w:val="center"/>
            <w:hideMark/>
          </w:tcPr>
          <w:p w14:paraId="31DE655B"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Jumlah</w:t>
            </w:r>
            <w:proofErr w:type="spellEnd"/>
            <w:r w:rsidRPr="00DB25C4">
              <w:rPr>
                <w:rFonts w:eastAsia="Times New Roman" w:cstheme="minorHAnsi"/>
                <w:b/>
                <w:bCs/>
                <w:color w:val="000000"/>
              </w:rPr>
              <w:t xml:space="preserve"> Unit</w:t>
            </w:r>
          </w:p>
        </w:tc>
        <w:tc>
          <w:tcPr>
            <w:tcW w:w="1365" w:type="dxa"/>
            <w:vMerge w:val="restart"/>
            <w:tcBorders>
              <w:top w:val="single" w:sz="4" w:space="0" w:color="auto"/>
              <w:left w:val="single" w:sz="4" w:space="0" w:color="auto"/>
              <w:bottom w:val="nil"/>
              <w:right w:val="single" w:sz="4" w:space="0" w:color="auto"/>
            </w:tcBorders>
            <w:shd w:val="clear" w:color="000000" w:fill="BDD7EE"/>
            <w:noWrap/>
            <w:vAlign w:val="center"/>
            <w:hideMark/>
          </w:tcPr>
          <w:p w14:paraId="3BE3280E"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Luas (m2)</w:t>
            </w:r>
          </w:p>
        </w:tc>
        <w:tc>
          <w:tcPr>
            <w:tcW w:w="1783" w:type="dxa"/>
            <w:gridSpan w:val="2"/>
            <w:tcBorders>
              <w:top w:val="single" w:sz="4" w:space="0" w:color="auto"/>
              <w:left w:val="single" w:sz="4" w:space="0" w:color="auto"/>
              <w:bottom w:val="single" w:sz="4" w:space="0" w:color="auto"/>
              <w:right w:val="nil"/>
            </w:tcBorders>
            <w:shd w:val="clear" w:color="000000" w:fill="BDD7EE"/>
            <w:noWrap/>
            <w:vAlign w:val="bottom"/>
            <w:hideMark/>
          </w:tcPr>
          <w:p w14:paraId="14846C51"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Kepemilikan</w:t>
            </w:r>
            <w:proofErr w:type="spellEnd"/>
            <w:r w:rsidRPr="00DB25C4">
              <w:rPr>
                <w:rFonts w:eastAsia="Times New Roman" w:cstheme="minorHAnsi"/>
                <w:b/>
                <w:bCs/>
                <w:color w:val="000000"/>
              </w:rPr>
              <w:t>*</w:t>
            </w:r>
          </w:p>
        </w:tc>
        <w:tc>
          <w:tcPr>
            <w:tcW w:w="3416" w:type="dxa"/>
            <w:gridSpan w:val="2"/>
            <w:tcBorders>
              <w:top w:val="single" w:sz="4" w:space="0" w:color="auto"/>
              <w:left w:val="single" w:sz="4" w:space="0" w:color="auto"/>
              <w:bottom w:val="single" w:sz="4" w:space="0" w:color="auto"/>
              <w:right w:val="nil"/>
            </w:tcBorders>
            <w:shd w:val="clear" w:color="000000" w:fill="BDD7EE"/>
            <w:noWrap/>
            <w:vAlign w:val="bottom"/>
            <w:hideMark/>
          </w:tcPr>
          <w:p w14:paraId="373C20FD"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Kondisi</w:t>
            </w:r>
            <w:proofErr w:type="spellEnd"/>
          </w:p>
        </w:tc>
        <w:tc>
          <w:tcPr>
            <w:tcW w:w="2253" w:type="dxa"/>
            <w:vMerge w:val="restart"/>
            <w:tcBorders>
              <w:top w:val="single" w:sz="4" w:space="0" w:color="auto"/>
              <w:left w:val="single" w:sz="4" w:space="0" w:color="auto"/>
              <w:bottom w:val="nil"/>
              <w:right w:val="single" w:sz="4" w:space="0" w:color="auto"/>
            </w:tcBorders>
            <w:shd w:val="clear" w:color="000000" w:fill="BDD7EE"/>
            <w:vAlign w:val="center"/>
            <w:hideMark/>
          </w:tcPr>
          <w:p w14:paraId="18CA6147"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Penggunaan</w:t>
            </w:r>
            <w:proofErr w:type="spellEnd"/>
            <w:r w:rsidRPr="00DB25C4">
              <w:rPr>
                <w:rFonts w:eastAsia="Times New Roman" w:cstheme="minorHAnsi"/>
                <w:b/>
                <w:bCs/>
                <w:color w:val="000000"/>
              </w:rPr>
              <w:t xml:space="preserve"> (Jam/</w:t>
            </w:r>
            <w:proofErr w:type="spellStart"/>
            <w:r w:rsidRPr="00DB25C4">
              <w:rPr>
                <w:rFonts w:eastAsia="Times New Roman" w:cstheme="minorHAnsi"/>
                <w:b/>
                <w:bCs/>
                <w:color w:val="000000"/>
              </w:rPr>
              <w:t>minggu</w:t>
            </w:r>
            <w:proofErr w:type="spellEnd"/>
            <w:r w:rsidRPr="00DB25C4">
              <w:rPr>
                <w:rFonts w:eastAsia="Times New Roman" w:cstheme="minorHAnsi"/>
                <w:b/>
                <w:bCs/>
                <w:color w:val="000000"/>
              </w:rPr>
              <w:t>)</w:t>
            </w:r>
          </w:p>
        </w:tc>
      </w:tr>
      <w:tr w:rsidR="00B06B75" w:rsidRPr="00DB25C4" w14:paraId="5A2312D5" w14:textId="77777777" w:rsidTr="00513061">
        <w:trPr>
          <w:trHeight w:val="286"/>
        </w:trPr>
        <w:tc>
          <w:tcPr>
            <w:tcW w:w="710" w:type="dxa"/>
            <w:vMerge/>
            <w:tcBorders>
              <w:top w:val="single" w:sz="4" w:space="0" w:color="auto"/>
              <w:left w:val="single" w:sz="4" w:space="0" w:color="auto"/>
              <w:bottom w:val="nil"/>
              <w:right w:val="single" w:sz="4" w:space="0" w:color="auto"/>
            </w:tcBorders>
            <w:vAlign w:val="center"/>
            <w:hideMark/>
          </w:tcPr>
          <w:p w14:paraId="2D8DF83C" w14:textId="77777777" w:rsidR="00B06B75" w:rsidRPr="00DB25C4" w:rsidRDefault="00B06B75" w:rsidP="00687314">
            <w:pPr>
              <w:spacing w:after="0" w:line="240" w:lineRule="auto"/>
              <w:rPr>
                <w:rFonts w:eastAsia="Times New Roman" w:cstheme="minorHAnsi"/>
                <w:b/>
                <w:bCs/>
                <w:color w:val="000000"/>
              </w:rPr>
            </w:pPr>
          </w:p>
        </w:tc>
        <w:tc>
          <w:tcPr>
            <w:tcW w:w="3813" w:type="dxa"/>
            <w:vMerge/>
            <w:tcBorders>
              <w:top w:val="single" w:sz="4" w:space="0" w:color="auto"/>
              <w:left w:val="single" w:sz="4" w:space="0" w:color="auto"/>
              <w:bottom w:val="nil"/>
              <w:right w:val="single" w:sz="4" w:space="0" w:color="auto"/>
            </w:tcBorders>
            <w:vAlign w:val="center"/>
            <w:hideMark/>
          </w:tcPr>
          <w:p w14:paraId="3A78D7A9" w14:textId="77777777" w:rsidR="00B06B75" w:rsidRPr="00DB25C4" w:rsidRDefault="00B06B75" w:rsidP="00687314">
            <w:pPr>
              <w:spacing w:after="0" w:line="240" w:lineRule="auto"/>
              <w:rPr>
                <w:rFonts w:eastAsia="Times New Roman" w:cstheme="minorHAnsi"/>
                <w:b/>
                <w:bCs/>
                <w:color w:val="000000"/>
              </w:rPr>
            </w:pPr>
          </w:p>
        </w:tc>
        <w:tc>
          <w:tcPr>
            <w:tcW w:w="1059" w:type="dxa"/>
            <w:vMerge/>
            <w:tcBorders>
              <w:top w:val="single" w:sz="4" w:space="0" w:color="auto"/>
              <w:left w:val="single" w:sz="4" w:space="0" w:color="auto"/>
              <w:bottom w:val="nil"/>
              <w:right w:val="single" w:sz="4" w:space="0" w:color="auto"/>
            </w:tcBorders>
            <w:vAlign w:val="center"/>
            <w:hideMark/>
          </w:tcPr>
          <w:p w14:paraId="48F63B45" w14:textId="77777777" w:rsidR="00B06B75" w:rsidRPr="00DB25C4" w:rsidRDefault="00B06B75" w:rsidP="00687314">
            <w:pPr>
              <w:spacing w:after="0" w:line="240" w:lineRule="auto"/>
              <w:rPr>
                <w:rFonts w:eastAsia="Times New Roman" w:cstheme="minorHAnsi"/>
                <w:b/>
                <w:bCs/>
                <w:color w:val="000000"/>
              </w:rPr>
            </w:pPr>
          </w:p>
        </w:tc>
        <w:tc>
          <w:tcPr>
            <w:tcW w:w="1365" w:type="dxa"/>
            <w:vMerge/>
            <w:tcBorders>
              <w:top w:val="single" w:sz="4" w:space="0" w:color="auto"/>
              <w:left w:val="single" w:sz="4" w:space="0" w:color="auto"/>
              <w:bottom w:val="nil"/>
              <w:right w:val="single" w:sz="4" w:space="0" w:color="auto"/>
            </w:tcBorders>
            <w:vAlign w:val="center"/>
            <w:hideMark/>
          </w:tcPr>
          <w:p w14:paraId="294CADD8" w14:textId="77777777" w:rsidR="00B06B75" w:rsidRPr="00DB25C4" w:rsidRDefault="00B06B75" w:rsidP="00687314">
            <w:pPr>
              <w:spacing w:after="0" w:line="240" w:lineRule="auto"/>
              <w:rPr>
                <w:rFonts w:eastAsia="Times New Roman" w:cstheme="minorHAnsi"/>
                <w:b/>
                <w:bCs/>
                <w:color w:val="000000"/>
              </w:rPr>
            </w:pPr>
          </w:p>
        </w:tc>
        <w:tc>
          <w:tcPr>
            <w:tcW w:w="990"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7DB600E5"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SD</w:t>
            </w:r>
          </w:p>
        </w:tc>
        <w:tc>
          <w:tcPr>
            <w:tcW w:w="792"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4A4D51B1"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SW</w:t>
            </w:r>
          </w:p>
        </w:tc>
        <w:tc>
          <w:tcPr>
            <w:tcW w:w="1509"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1343E0ED"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Terawat</w:t>
            </w:r>
            <w:proofErr w:type="spellEnd"/>
          </w:p>
        </w:tc>
        <w:tc>
          <w:tcPr>
            <w:tcW w:w="1906"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2E188D9C"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Tidak</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Terawat</w:t>
            </w:r>
            <w:proofErr w:type="spellEnd"/>
          </w:p>
        </w:tc>
        <w:tc>
          <w:tcPr>
            <w:tcW w:w="2253" w:type="dxa"/>
            <w:vMerge/>
            <w:tcBorders>
              <w:top w:val="single" w:sz="4" w:space="0" w:color="auto"/>
              <w:left w:val="single" w:sz="4" w:space="0" w:color="auto"/>
              <w:bottom w:val="nil"/>
              <w:right w:val="single" w:sz="4" w:space="0" w:color="auto"/>
            </w:tcBorders>
            <w:vAlign w:val="center"/>
            <w:hideMark/>
          </w:tcPr>
          <w:p w14:paraId="7EFD6545" w14:textId="77777777" w:rsidR="00B06B75" w:rsidRPr="00DB25C4" w:rsidRDefault="00B06B75" w:rsidP="00687314">
            <w:pPr>
              <w:spacing w:after="0" w:line="240" w:lineRule="auto"/>
              <w:rPr>
                <w:rFonts w:eastAsia="Times New Roman" w:cstheme="minorHAnsi"/>
                <w:b/>
                <w:bCs/>
                <w:color w:val="000000"/>
              </w:rPr>
            </w:pPr>
          </w:p>
        </w:tc>
      </w:tr>
      <w:tr w:rsidR="00B06B75" w:rsidRPr="00DB25C4" w14:paraId="6C8DAC4C" w14:textId="77777777" w:rsidTr="00513061">
        <w:trPr>
          <w:trHeight w:val="286"/>
        </w:trPr>
        <w:tc>
          <w:tcPr>
            <w:tcW w:w="71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0E965E82"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1</w:t>
            </w:r>
          </w:p>
        </w:tc>
        <w:tc>
          <w:tcPr>
            <w:tcW w:w="3813"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39B44EA2"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2</w:t>
            </w:r>
          </w:p>
        </w:tc>
        <w:tc>
          <w:tcPr>
            <w:tcW w:w="1059"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55397989"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3</w:t>
            </w:r>
          </w:p>
        </w:tc>
        <w:tc>
          <w:tcPr>
            <w:tcW w:w="1365"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18F87110"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4</w:t>
            </w:r>
          </w:p>
        </w:tc>
        <w:tc>
          <w:tcPr>
            <w:tcW w:w="99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0E1622B2"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5</w:t>
            </w:r>
          </w:p>
        </w:tc>
        <w:tc>
          <w:tcPr>
            <w:tcW w:w="792"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023DBCC4"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6</w:t>
            </w:r>
          </w:p>
        </w:tc>
        <w:tc>
          <w:tcPr>
            <w:tcW w:w="1509"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157F643A"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7</w:t>
            </w:r>
          </w:p>
        </w:tc>
        <w:tc>
          <w:tcPr>
            <w:tcW w:w="1906"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5334C150"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8</w:t>
            </w:r>
          </w:p>
        </w:tc>
        <w:tc>
          <w:tcPr>
            <w:tcW w:w="2253"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29E90C68"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9</w:t>
            </w:r>
          </w:p>
        </w:tc>
      </w:tr>
      <w:tr w:rsidR="00B06B75" w:rsidRPr="00DB25C4" w14:paraId="0A5C33B3" w14:textId="77777777" w:rsidTr="00513061">
        <w:trPr>
          <w:trHeight w:val="286"/>
        </w:trPr>
        <w:tc>
          <w:tcPr>
            <w:tcW w:w="710" w:type="dxa"/>
            <w:tcBorders>
              <w:top w:val="single" w:sz="4" w:space="0" w:color="auto"/>
              <w:left w:val="single" w:sz="4" w:space="0" w:color="auto"/>
              <w:bottom w:val="single" w:sz="4" w:space="0" w:color="auto"/>
              <w:right w:val="single" w:sz="4" w:space="0" w:color="auto"/>
            </w:tcBorders>
            <w:noWrap/>
            <w:vAlign w:val="bottom"/>
            <w:hideMark/>
          </w:tcPr>
          <w:p w14:paraId="1217DA7F"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w:t>
            </w:r>
          </w:p>
        </w:tc>
        <w:tc>
          <w:tcPr>
            <w:tcW w:w="3813" w:type="dxa"/>
            <w:tcBorders>
              <w:top w:val="single" w:sz="4" w:space="0" w:color="auto"/>
              <w:left w:val="nil"/>
              <w:bottom w:val="single" w:sz="4" w:space="0" w:color="auto"/>
              <w:right w:val="single" w:sz="4" w:space="0" w:color="auto"/>
            </w:tcBorders>
            <w:shd w:val="clear" w:color="auto" w:fill="auto"/>
            <w:noWrap/>
            <w:vAlign w:val="bottom"/>
            <w:hideMark/>
          </w:tcPr>
          <w:p w14:paraId="3825E96B"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 xml:space="preserve">Ruang </w:t>
            </w:r>
            <w:proofErr w:type="spellStart"/>
            <w:r w:rsidRPr="00DB25C4">
              <w:rPr>
                <w:rFonts w:eastAsia="Times New Roman" w:cstheme="minorHAnsi"/>
                <w:color w:val="000000"/>
              </w:rPr>
              <w:t>Kelas</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Kapasitas</w:t>
            </w:r>
            <w:proofErr w:type="spellEnd"/>
            <w:r w:rsidRPr="00DB25C4">
              <w:rPr>
                <w:rFonts w:eastAsia="Times New Roman" w:cstheme="minorHAnsi"/>
                <w:color w:val="000000"/>
              </w:rPr>
              <w:t xml:space="preserve"> 50 orang</w:t>
            </w:r>
          </w:p>
        </w:tc>
        <w:tc>
          <w:tcPr>
            <w:tcW w:w="1059" w:type="dxa"/>
            <w:tcBorders>
              <w:top w:val="single" w:sz="4" w:space="0" w:color="auto"/>
              <w:left w:val="nil"/>
              <w:bottom w:val="single" w:sz="4" w:space="0" w:color="auto"/>
              <w:right w:val="single" w:sz="4" w:space="0" w:color="auto"/>
            </w:tcBorders>
            <w:shd w:val="clear" w:color="auto" w:fill="auto"/>
            <w:noWrap/>
            <w:vAlign w:val="bottom"/>
            <w:hideMark/>
          </w:tcPr>
          <w:p w14:paraId="217878F4"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w:t>
            </w:r>
          </w:p>
        </w:tc>
        <w:tc>
          <w:tcPr>
            <w:tcW w:w="1365" w:type="dxa"/>
            <w:tcBorders>
              <w:top w:val="single" w:sz="4" w:space="0" w:color="auto"/>
              <w:left w:val="nil"/>
              <w:bottom w:val="single" w:sz="4" w:space="0" w:color="auto"/>
              <w:right w:val="single" w:sz="4" w:space="0" w:color="auto"/>
            </w:tcBorders>
            <w:shd w:val="clear" w:color="auto" w:fill="auto"/>
            <w:noWrap/>
            <w:vAlign w:val="center"/>
            <w:hideMark/>
          </w:tcPr>
          <w:p w14:paraId="25C4DC45"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108</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14:paraId="0C42FC51"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792" w:type="dxa"/>
            <w:tcBorders>
              <w:top w:val="single" w:sz="4" w:space="0" w:color="auto"/>
              <w:left w:val="nil"/>
              <w:bottom w:val="single" w:sz="4" w:space="0" w:color="auto"/>
              <w:right w:val="single" w:sz="4" w:space="0" w:color="auto"/>
            </w:tcBorders>
            <w:shd w:val="clear" w:color="auto" w:fill="auto"/>
            <w:noWrap/>
            <w:vAlign w:val="center"/>
            <w:hideMark/>
          </w:tcPr>
          <w:p w14:paraId="00D65A37"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509" w:type="dxa"/>
            <w:tcBorders>
              <w:top w:val="single" w:sz="4" w:space="0" w:color="auto"/>
              <w:left w:val="nil"/>
              <w:bottom w:val="single" w:sz="4" w:space="0" w:color="auto"/>
              <w:right w:val="single" w:sz="4" w:space="0" w:color="auto"/>
            </w:tcBorders>
            <w:shd w:val="clear" w:color="auto" w:fill="auto"/>
            <w:noWrap/>
            <w:vAlign w:val="center"/>
            <w:hideMark/>
          </w:tcPr>
          <w:p w14:paraId="3A4F9898"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1906" w:type="dxa"/>
            <w:tcBorders>
              <w:top w:val="single" w:sz="4" w:space="0" w:color="auto"/>
              <w:left w:val="nil"/>
              <w:bottom w:val="single" w:sz="4" w:space="0" w:color="auto"/>
              <w:right w:val="single" w:sz="4" w:space="0" w:color="auto"/>
            </w:tcBorders>
            <w:shd w:val="clear" w:color="auto" w:fill="auto"/>
            <w:noWrap/>
            <w:vAlign w:val="bottom"/>
            <w:hideMark/>
          </w:tcPr>
          <w:p w14:paraId="1A9DC3EF" w14:textId="77777777" w:rsidR="00B06B75" w:rsidRPr="00DB25C4" w:rsidRDefault="00B06B75" w:rsidP="00687314">
            <w:pPr>
              <w:spacing w:after="0" w:line="240" w:lineRule="auto"/>
              <w:jc w:val="center"/>
              <w:rPr>
                <w:rFonts w:eastAsia="Times New Roman" w:cstheme="minorHAnsi"/>
                <w:color w:val="000000"/>
              </w:rPr>
            </w:pPr>
          </w:p>
        </w:tc>
        <w:tc>
          <w:tcPr>
            <w:tcW w:w="2253" w:type="dxa"/>
            <w:tcBorders>
              <w:top w:val="single" w:sz="4" w:space="0" w:color="auto"/>
              <w:left w:val="nil"/>
              <w:bottom w:val="single" w:sz="4" w:space="0" w:color="auto"/>
              <w:right w:val="single" w:sz="4" w:space="0" w:color="auto"/>
            </w:tcBorders>
            <w:shd w:val="clear" w:color="auto" w:fill="auto"/>
            <w:noWrap/>
            <w:vAlign w:val="bottom"/>
            <w:hideMark/>
          </w:tcPr>
          <w:p w14:paraId="3172560E"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40</w:t>
            </w:r>
          </w:p>
        </w:tc>
      </w:tr>
      <w:tr w:rsidR="00B06B75" w:rsidRPr="00DB25C4" w14:paraId="47ABE783" w14:textId="77777777" w:rsidTr="00513061">
        <w:trPr>
          <w:trHeight w:val="286"/>
        </w:trPr>
        <w:tc>
          <w:tcPr>
            <w:tcW w:w="710" w:type="dxa"/>
            <w:tcBorders>
              <w:top w:val="nil"/>
              <w:left w:val="single" w:sz="4" w:space="0" w:color="auto"/>
              <w:bottom w:val="single" w:sz="4" w:space="0" w:color="auto"/>
              <w:right w:val="single" w:sz="4" w:space="0" w:color="auto"/>
            </w:tcBorders>
            <w:noWrap/>
            <w:vAlign w:val="bottom"/>
            <w:hideMark/>
          </w:tcPr>
          <w:p w14:paraId="0E3820FD"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2</w:t>
            </w:r>
          </w:p>
        </w:tc>
        <w:tc>
          <w:tcPr>
            <w:tcW w:w="3813" w:type="dxa"/>
            <w:tcBorders>
              <w:top w:val="nil"/>
              <w:left w:val="nil"/>
              <w:bottom w:val="single" w:sz="4" w:space="0" w:color="auto"/>
              <w:right w:val="single" w:sz="4" w:space="0" w:color="auto"/>
            </w:tcBorders>
            <w:shd w:val="clear" w:color="auto" w:fill="auto"/>
            <w:noWrap/>
            <w:vAlign w:val="bottom"/>
            <w:hideMark/>
          </w:tcPr>
          <w:p w14:paraId="1A563DEA"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 xml:space="preserve">Ruang </w:t>
            </w:r>
            <w:proofErr w:type="spellStart"/>
            <w:r w:rsidRPr="00DB25C4">
              <w:rPr>
                <w:rFonts w:eastAsia="Times New Roman" w:cstheme="minorHAnsi"/>
                <w:color w:val="000000"/>
              </w:rPr>
              <w:t>Kelas</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Kapasitas</w:t>
            </w:r>
            <w:proofErr w:type="spellEnd"/>
            <w:r w:rsidRPr="00DB25C4">
              <w:rPr>
                <w:rFonts w:eastAsia="Times New Roman" w:cstheme="minorHAnsi"/>
                <w:color w:val="000000"/>
              </w:rPr>
              <w:t xml:space="preserve"> 45 orang</w:t>
            </w:r>
          </w:p>
        </w:tc>
        <w:tc>
          <w:tcPr>
            <w:tcW w:w="1059" w:type="dxa"/>
            <w:tcBorders>
              <w:top w:val="nil"/>
              <w:left w:val="nil"/>
              <w:bottom w:val="single" w:sz="4" w:space="0" w:color="auto"/>
              <w:right w:val="single" w:sz="4" w:space="0" w:color="auto"/>
            </w:tcBorders>
            <w:shd w:val="clear" w:color="auto" w:fill="auto"/>
            <w:noWrap/>
            <w:vAlign w:val="bottom"/>
            <w:hideMark/>
          </w:tcPr>
          <w:p w14:paraId="7991EFBA"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18</w:t>
            </w:r>
          </w:p>
        </w:tc>
        <w:tc>
          <w:tcPr>
            <w:tcW w:w="1365" w:type="dxa"/>
            <w:tcBorders>
              <w:top w:val="nil"/>
              <w:left w:val="nil"/>
              <w:bottom w:val="single" w:sz="4" w:space="0" w:color="auto"/>
              <w:right w:val="single" w:sz="4" w:space="0" w:color="auto"/>
            </w:tcBorders>
            <w:shd w:val="clear" w:color="auto" w:fill="auto"/>
            <w:noWrap/>
            <w:vAlign w:val="center"/>
            <w:hideMark/>
          </w:tcPr>
          <w:p w14:paraId="6EA6BBD6"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72</w:t>
            </w:r>
          </w:p>
        </w:tc>
        <w:tc>
          <w:tcPr>
            <w:tcW w:w="990" w:type="dxa"/>
            <w:tcBorders>
              <w:top w:val="nil"/>
              <w:left w:val="nil"/>
              <w:bottom w:val="single" w:sz="4" w:space="0" w:color="auto"/>
              <w:right w:val="single" w:sz="4" w:space="0" w:color="auto"/>
            </w:tcBorders>
            <w:shd w:val="clear" w:color="auto" w:fill="auto"/>
            <w:noWrap/>
            <w:vAlign w:val="center"/>
            <w:hideMark/>
          </w:tcPr>
          <w:p w14:paraId="0D80F7F5"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792" w:type="dxa"/>
            <w:tcBorders>
              <w:top w:val="nil"/>
              <w:left w:val="nil"/>
              <w:bottom w:val="single" w:sz="4" w:space="0" w:color="auto"/>
              <w:right w:val="single" w:sz="4" w:space="0" w:color="auto"/>
            </w:tcBorders>
            <w:shd w:val="clear" w:color="auto" w:fill="auto"/>
            <w:noWrap/>
            <w:vAlign w:val="center"/>
            <w:hideMark/>
          </w:tcPr>
          <w:p w14:paraId="27B5252F"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509" w:type="dxa"/>
            <w:tcBorders>
              <w:top w:val="nil"/>
              <w:left w:val="nil"/>
              <w:bottom w:val="single" w:sz="4" w:space="0" w:color="auto"/>
              <w:right w:val="single" w:sz="4" w:space="0" w:color="auto"/>
            </w:tcBorders>
            <w:shd w:val="clear" w:color="auto" w:fill="auto"/>
            <w:noWrap/>
            <w:vAlign w:val="center"/>
            <w:hideMark/>
          </w:tcPr>
          <w:p w14:paraId="6B6031DF"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1906" w:type="dxa"/>
            <w:tcBorders>
              <w:top w:val="nil"/>
              <w:left w:val="nil"/>
              <w:bottom w:val="single" w:sz="4" w:space="0" w:color="auto"/>
              <w:right w:val="single" w:sz="4" w:space="0" w:color="auto"/>
            </w:tcBorders>
            <w:shd w:val="clear" w:color="auto" w:fill="auto"/>
            <w:noWrap/>
            <w:vAlign w:val="bottom"/>
            <w:hideMark/>
          </w:tcPr>
          <w:p w14:paraId="646621E2" w14:textId="77777777" w:rsidR="00B06B75" w:rsidRPr="00DB25C4" w:rsidRDefault="00B06B75" w:rsidP="00687314">
            <w:pPr>
              <w:spacing w:after="0" w:line="240" w:lineRule="auto"/>
              <w:jc w:val="center"/>
              <w:rPr>
                <w:rFonts w:eastAsia="Times New Roman" w:cstheme="minorHAnsi"/>
                <w:color w:val="000000"/>
              </w:rPr>
            </w:pPr>
          </w:p>
        </w:tc>
        <w:tc>
          <w:tcPr>
            <w:tcW w:w="2253" w:type="dxa"/>
            <w:tcBorders>
              <w:top w:val="nil"/>
              <w:left w:val="nil"/>
              <w:bottom w:val="single" w:sz="4" w:space="0" w:color="auto"/>
              <w:right w:val="single" w:sz="4" w:space="0" w:color="auto"/>
            </w:tcBorders>
            <w:shd w:val="clear" w:color="auto" w:fill="auto"/>
            <w:noWrap/>
            <w:vAlign w:val="bottom"/>
            <w:hideMark/>
          </w:tcPr>
          <w:p w14:paraId="3D2ECE44"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40</w:t>
            </w:r>
          </w:p>
        </w:tc>
      </w:tr>
      <w:tr w:rsidR="00B06B75" w:rsidRPr="00DB25C4" w14:paraId="43BC144F" w14:textId="77777777" w:rsidTr="00513061">
        <w:trPr>
          <w:trHeight w:val="286"/>
        </w:trPr>
        <w:tc>
          <w:tcPr>
            <w:tcW w:w="710" w:type="dxa"/>
            <w:tcBorders>
              <w:top w:val="nil"/>
              <w:left w:val="single" w:sz="4" w:space="0" w:color="auto"/>
              <w:bottom w:val="single" w:sz="4" w:space="0" w:color="auto"/>
              <w:right w:val="single" w:sz="4" w:space="0" w:color="auto"/>
            </w:tcBorders>
            <w:noWrap/>
            <w:vAlign w:val="bottom"/>
            <w:hideMark/>
          </w:tcPr>
          <w:p w14:paraId="28DD5A24"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3</w:t>
            </w:r>
          </w:p>
        </w:tc>
        <w:tc>
          <w:tcPr>
            <w:tcW w:w="3813" w:type="dxa"/>
            <w:tcBorders>
              <w:top w:val="nil"/>
              <w:left w:val="nil"/>
              <w:bottom w:val="single" w:sz="4" w:space="0" w:color="auto"/>
              <w:right w:val="single" w:sz="4" w:space="0" w:color="auto"/>
            </w:tcBorders>
            <w:shd w:val="clear" w:color="auto" w:fill="auto"/>
            <w:noWrap/>
            <w:vAlign w:val="bottom"/>
            <w:hideMark/>
          </w:tcPr>
          <w:p w14:paraId="4ED7F0D7"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 xml:space="preserve">Ruang </w:t>
            </w:r>
            <w:proofErr w:type="spellStart"/>
            <w:r w:rsidRPr="00DB25C4">
              <w:rPr>
                <w:rFonts w:eastAsia="Times New Roman" w:cstheme="minorHAnsi"/>
                <w:color w:val="000000"/>
              </w:rPr>
              <w:t>Kelas</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Kapasitas</w:t>
            </w:r>
            <w:proofErr w:type="spellEnd"/>
            <w:r w:rsidRPr="00DB25C4">
              <w:rPr>
                <w:rFonts w:eastAsia="Times New Roman" w:cstheme="minorHAnsi"/>
                <w:color w:val="000000"/>
              </w:rPr>
              <w:t xml:space="preserve"> 30 orang</w:t>
            </w:r>
          </w:p>
        </w:tc>
        <w:tc>
          <w:tcPr>
            <w:tcW w:w="1059" w:type="dxa"/>
            <w:tcBorders>
              <w:top w:val="nil"/>
              <w:left w:val="nil"/>
              <w:bottom w:val="single" w:sz="4" w:space="0" w:color="auto"/>
              <w:right w:val="single" w:sz="4" w:space="0" w:color="auto"/>
            </w:tcBorders>
            <w:shd w:val="clear" w:color="auto" w:fill="auto"/>
            <w:noWrap/>
            <w:vAlign w:val="bottom"/>
            <w:hideMark/>
          </w:tcPr>
          <w:p w14:paraId="4D3F592C"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w:t>
            </w:r>
          </w:p>
        </w:tc>
        <w:tc>
          <w:tcPr>
            <w:tcW w:w="1365" w:type="dxa"/>
            <w:tcBorders>
              <w:top w:val="nil"/>
              <w:left w:val="nil"/>
              <w:bottom w:val="single" w:sz="4" w:space="0" w:color="auto"/>
              <w:right w:val="single" w:sz="4" w:space="0" w:color="auto"/>
            </w:tcBorders>
            <w:shd w:val="clear" w:color="auto" w:fill="auto"/>
            <w:noWrap/>
            <w:vAlign w:val="center"/>
            <w:hideMark/>
          </w:tcPr>
          <w:p w14:paraId="124CCA7F"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72</w:t>
            </w:r>
          </w:p>
        </w:tc>
        <w:tc>
          <w:tcPr>
            <w:tcW w:w="990" w:type="dxa"/>
            <w:tcBorders>
              <w:top w:val="nil"/>
              <w:left w:val="nil"/>
              <w:bottom w:val="single" w:sz="4" w:space="0" w:color="auto"/>
              <w:right w:val="single" w:sz="4" w:space="0" w:color="auto"/>
            </w:tcBorders>
            <w:shd w:val="clear" w:color="auto" w:fill="auto"/>
            <w:noWrap/>
            <w:vAlign w:val="center"/>
            <w:hideMark/>
          </w:tcPr>
          <w:p w14:paraId="270137FD"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792" w:type="dxa"/>
            <w:tcBorders>
              <w:top w:val="nil"/>
              <w:left w:val="nil"/>
              <w:bottom w:val="single" w:sz="4" w:space="0" w:color="auto"/>
              <w:right w:val="single" w:sz="4" w:space="0" w:color="auto"/>
            </w:tcBorders>
            <w:shd w:val="clear" w:color="auto" w:fill="auto"/>
            <w:noWrap/>
            <w:vAlign w:val="center"/>
            <w:hideMark/>
          </w:tcPr>
          <w:p w14:paraId="74CDB42E"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509" w:type="dxa"/>
            <w:tcBorders>
              <w:top w:val="nil"/>
              <w:left w:val="nil"/>
              <w:bottom w:val="single" w:sz="4" w:space="0" w:color="auto"/>
              <w:right w:val="single" w:sz="4" w:space="0" w:color="auto"/>
            </w:tcBorders>
            <w:shd w:val="clear" w:color="auto" w:fill="auto"/>
            <w:noWrap/>
            <w:vAlign w:val="center"/>
            <w:hideMark/>
          </w:tcPr>
          <w:p w14:paraId="12864FA9"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1906" w:type="dxa"/>
            <w:tcBorders>
              <w:top w:val="nil"/>
              <w:left w:val="nil"/>
              <w:bottom w:val="single" w:sz="4" w:space="0" w:color="auto"/>
              <w:right w:val="single" w:sz="4" w:space="0" w:color="auto"/>
            </w:tcBorders>
            <w:shd w:val="clear" w:color="auto" w:fill="auto"/>
            <w:noWrap/>
            <w:vAlign w:val="bottom"/>
            <w:hideMark/>
          </w:tcPr>
          <w:p w14:paraId="45AABF1D" w14:textId="77777777" w:rsidR="00B06B75" w:rsidRPr="00DB25C4" w:rsidRDefault="00B06B75" w:rsidP="00687314">
            <w:pPr>
              <w:spacing w:after="0" w:line="240" w:lineRule="auto"/>
              <w:jc w:val="center"/>
              <w:rPr>
                <w:rFonts w:eastAsia="Times New Roman" w:cstheme="minorHAnsi"/>
                <w:color w:val="000000"/>
              </w:rPr>
            </w:pPr>
          </w:p>
        </w:tc>
        <w:tc>
          <w:tcPr>
            <w:tcW w:w="2253" w:type="dxa"/>
            <w:tcBorders>
              <w:top w:val="nil"/>
              <w:left w:val="nil"/>
              <w:bottom w:val="single" w:sz="4" w:space="0" w:color="auto"/>
              <w:right w:val="single" w:sz="4" w:space="0" w:color="auto"/>
            </w:tcBorders>
            <w:shd w:val="clear" w:color="auto" w:fill="auto"/>
            <w:noWrap/>
            <w:vAlign w:val="bottom"/>
            <w:hideMark/>
          </w:tcPr>
          <w:p w14:paraId="4272A8A2"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40</w:t>
            </w:r>
          </w:p>
        </w:tc>
      </w:tr>
      <w:tr w:rsidR="00B06B75" w:rsidRPr="00DB25C4" w14:paraId="17F85027" w14:textId="77777777" w:rsidTr="00513061">
        <w:trPr>
          <w:trHeight w:val="286"/>
        </w:trPr>
        <w:tc>
          <w:tcPr>
            <w:tcW w:w="710" w:type="dxa"/>
            <w:tcBorders>
              <w:top w:val="nil"/>
              <w:left w:val="single" w:sz="4" w:space="0" w:color="auto"/>
              <w:bottom w:val="single" w:sz="4" w:space="0" w:color="auto"/>
              <w:right w:val="single" w:sz="4" w:space="0" w:color="auto"/>
            </w:tcBorders>
            <w:noWrap/>
            <w:vAlign w:val="bottom"/>
            <w:hideMark/>
          </w:tcPr>
          <w:p w14:paraId="21640327"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w:t>
            </w:r>
          </w:p>
        </w:tc>
        <w:tc>
          <w:tcPr>
            <w:tcW w:w="3813" w:type="dxa"/>
            <w:tcBorders>
              <w:top w:val="nil"/>
              <w:left w:val="nil"/>
              <w:bottom w:val="single" w:sz="4" w:space="0" w:color="auto"/>
              <w:right w:val="single" w:sz="4" w:space="0" w:color="auto"/>
            </w:tcBorders>
            <w:shd w:val="clear" w:color="auto" w:fill="auto"/>
            <w:noWrap/>
            <w:vAlign w:val="bottom"/>
            <w:hideMark/>
          </w:tcPr>
          <w:p w14:paraId="14D9AA97"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 xml:space="preserve">Ruang </w:t>
            </w:r>
            <w:proofErr w:type="spellStart"/>
            <w:r w:rsidRPr="00DB25C4">
              <w:rPr>
                <w:rFonts w:eastAsia="Times New Roman" w:cstheme="minorHAnsi"/>
                <w:color w:val="000000"/>
              </w:rPr>
              <w:t>Kelas</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Kapasitas</w:t>
            </w:r>
            <w:proofErr w:type="spellEnd"/>
            <w:r w:rsidRPr="00DB25C4">
              <w:rPr>
                <w:rFonts w:eastAsia="Times New Roman" w:cstheme="minorHAnsi"/>
                <w:color w:val="000000"/>
              </w:rPr>
              <w:t xml:space="preserve"> 35 orang</w:t>
            </w:r>
          </w:p>
        </w:tc>
        <w:tc>
          <w:tcPr>
            <w:tcW w:w="1059" w:type="dxa"/>
            <w:tcBorders>
              <w:top w:val="nil"/>
              <w:left w:val="nil"/>
              <w:bottom w:val="single" w:sz="4" w:space="0" w:color="auto"/>
              <w:right w:val="single" w:sz="4" w:space="0" w:color="auto"/>
            </w:tcBorders>
            <w:shd w:val="clear" w:color="auto" w:fill="auto"/>
            <w:noWrap/>
            <w:vAlign w:val="bottom"/>
            <w:hideMark/>
          </w:tcPr>
          <w:p w14:paraId="7D7217E7"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5</w:t>
            </w:r>
          </w:p>
        </w:tc>
        <w:tc>
          <w:tcPr>
            <w:tcW w:w="1365" w:type="dxa"/>
            <w:tcBorders>
              <w:top w:val="nil"/>
              <w:left w:val="nil"/>
              <w:bottom w:val="single" w:sz="4" w:space="0" w:color="auto"/>
              <w:right w:val="single" w:sz="4" w:space="0" w:color="auto"/>
            </w:tcBorders>
            <w:shd w:val="clear" w:color="auto" w:fill="auto"/>
            <w:noWrap/>
            <w:vAlign w:val="center"/>
            <w:hideMark/>
          </w:tcPr>
          <w:p w14:paraId="1D0BE9D6"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54</w:t>
            </w:r>
          </w:p>
        </w:tc>
        <w:tc>
          <w:tcPr>
            <w:tcW w:w="990" w:type="dxa"/>
            <w:tcBorders>
              <w:top w:val="nil"/>
              <w:left w:val="nil"/>
              <w:bottom w:val="single" w:sz="4" w:space="0" w:color="auto"/>
              <w:right w:val="single" w:sz="4" w:space="0" w:color="auto"/>
            </w:tcBorders>
            <w:shd w:val="clear" w:color="auto" w:fill="auto"/>
            <w:noWrap/>
            <w:vAlign w:val="center"/>
            <w:hideMark/>
          </w:tcPr>
          <w:p w14:paraId="6D168663"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792" w:type="dxa"/>
            <w:tcBorders>
              <w:top w:val="nil"/>
              <w:left w:val="nil"/>
              <w:bottom w:val="single" w:sz="4" w:space="0" w:color="auto"/>
              <w:right w:val="single" w:sz="4" w:space="0" w:color="auto"/>
            </w:tcBorders>
            <w:shd w:val="clear" w:color="auto" w:fill="auto"/>
            <w:noWrap/>
            <w:vAlign w:val="center"/>
            <w:hideMark/>
          </w:tcPr>
          <w:p w14:paraId="142E8764"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509" w:type="dxa"/>
            <w:tcBorders>
              <w:top w:val="nil"/>
              <w:left w:val="nil"/>
              <w:bottom w:val="single" w:sz="4" w:space="0" w:color="auto"/>
              <w:right w:val="single" w:sz="4" w:space="0" w:color="auto"/>
            </w:tcBorders>
            <w:shd w:val="clear" w:color="auto" w:fill="auto"/>
            <w:noWrap/>
            <w:vAlign w:val="center"/>
            <w:hideMark/>
          </w:tcPr>
          <w:p w14:paraId="580CD1E1"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1906" w:type="dxa"/>
            <w:tcBorders>
              <w:top w:val="nil"/>
              <w:left w:val="nil"/>
              <w:bottom w:val="single" w:sz="4" w:space="0" w:color="auto"/>
              <w:right w:val="single" w:sz="4" w:space="0" w:color="auto"/>
            </w:tcBorders>
            <w:shd w:val="clear" w:color="auto" w:fill="auto"/>
            <w:noWrap/>
            <w:vAlign w:val="bottom"/>
            <w:hideMark/>
          </w:tcPr>
          <w:p w14:paraId="7EDC9AAC" w14:textId="77777777" w:rsidR="00B06B75" w:rsidRPr="00DB25C4" w:rsidRDefault="00B06B75" w:rsidP="00687314">
            <w:pPr>
              <w:spacing w:after="0" w:line="240" w:lineRule="auto"/>
              <w:jc w:val="center"/>
              <w:rPr>
                <w:rFonts w:eastAsia="Times New Roman" w:cstheme="minorHAnsi"/>
                <w:color w:val="000000"/>
              </w:rPr>
            </w:pPr>
          </w:p>
        </w:tc>
        <w:tc>
          <w:tcPr>
            <w:tcW w:w="2253" w:type="dxa"/>
            <w:tcBorders>
              <w:top w:val="nil"/>
              <w:left w:val="nil"/>
              <w:bottom w:val="single" w:sz="4" w:space="0" w:color="auto"/>
              <w:right w:val="single" w:sz="4" w:space="0" w:color="auto"/>
            </w:tcBorders>
            <w:shd w:val="clear" w:color="auto" w:fill="auto"/>
            <w:noWrap/>
            <w:vAlign w:val="bottom"/>
            <w:hideMark/>
          </w:tcPr>
          <w:p w14:paraId="7026B4F0"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40</w:t>
            </w:r>
          </w:p>
        </w:tc>
      </w:tr>
      <w:tr w:rsidR="00B06B75" w:rsidRPr="00DB25C4" w14:paraId="5B66587B" w14:textId="77777777" w:rsidTr="00513061">
        <w:trPr>
          <w:trHeight w:val="286"/>
        </w:trPr>
        <w:tc>
          <w:tcPr>
            <w:tcW w:w="710" w:type="dxa"/>
            <w:tcBorders>
              <w:top w:val="nil"/>
              <w:left w:val="single" w:sz="4" w:space="0" w:color="auto"/>
              <w:bottom w:val="single" w:sz="4" w:space="0" w:color="auto"/>
              <w:right w:val="single" w:sz="4" w:space="0" w:color="auto"/>
            </w:tcBorders>
            <w:noWrap/>
            <w:vAlign w:val="bottom"/>
            <w:hideMark/>
          </w:tcPr>
          <w:p w14:paraId="2C27B07A"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5</w:t>
            </w:r>
          </w:p>
        </w:tc>
        <w:tc>
          <w:tcPr>
            <w:tcW w:w="3813" w:type="dxa"/>
            <w:tcBorders>
              <w:top w:val="nil"/>
              <w:left w:val="nil"/>
              <w:bottom w:val="single" w:sz="4" w:space="0" w:color="auto"/>
              <w:right w:val="single" w:sz="4" w:space="0" w:color="auto"/>
            </w:tcBorders>
            <w:shd w:val="clear" w:color="auto" w:fill="auto"/>
            <w:noWrap/>
            <w:vAlign w:val="bottom"/>
            <w:hideMark/>
          </w:tcPr>
          <w:p w14:paraId="09A9F6AA"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 xml:space="preserve">Ruang </w:t>
            </w:r>
            <w:proofErr w:type="spellStart"/>
            <w:r w:rsidRPr="00DB25C4">
              <w:rPr>
                <w:rFonts w:eastAsia="Times New Roman" w:cstheme="minorHAnsi"/>
                <w:color w:val="000000"/>
              </w:rPr>
              <w:t>Kelas</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Kapasitas</w:t>
            </w:r>
            <w:proofErr w:type="spellEnd"/>
            <w:r w:rsidRPr="00DB25C4">
              <w:rPr>
                <w:rFonts w:eastAsia="Times New Roman" w:cstheme="minorHAnsi"/>
                <w:color w:val="000000"/>
              </w:rPr>
              <w:t xml:space="preserve"> 20 orang</w:t>
            </w:r>
          </w:p>
        </w:tc>
        <w:tc>
          <w:tcPr>
            <w:tcW w:w="1059" w:type="dxa"/>
            <w:tcBorders>
              <w:top w:val="nil"/>
              <w:left w:val="nil"/>
              <w:bottom w:val="single" w:sz="4" w:space="0" w:color="auto"/>
              <w:right w:val="single" w:sz="4" w:space="0" w:color="auto"/>
            </w:tcBorders>
            <w:shd w:val="clear" w:color="auto" w:fill="auto"/>
            <w:noWrap/>
            <w:vAlign w:val="bottom"/>
            <w:hideMark/>
          </w:tcPr>
          <w:p w14:paraId="58689007"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w:t>
            </w:r>
          </w:p>
        </w:tc>
        <w:tc>
          <w:tcPr>
            <w:tcW w:w="1365" w:type="dxa"/>
            <w:tcBorders>
              <w:top w:val="nil"/>
              <w:left w:val="nil"/>
              <w:bottom w:val="single" w:sz="4" w:space="0" w:color="auto"/>
              <w:right w:val="single" w:sz="4" w:space="0" w:color="auto"/>
            </w:tcBorders>
            <w:shd w:val="clear" w:color="auto" w:fill="auto"/>
            <w:noWrap/>
            <w:vAlign w:val="center"/>
            <w:hideMark/>
          </w:tcPr>
          <w:p w14:paraId="3E6A4631"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48,6</w:t>
            </w:r>
          </w:p>
        </w:tc>
        <w:tc>
          <w:tcPr>
            <w:tcW w:w="990" w:type="dxa"/>
            <w:tcBorders>
              <w:top w:val="nil"/>
              <w:left w:val="nil"/>
              <w:bottom w:val="single" w:sz="4" w:space="0" w:color="auto"/>
              <w:right w:val="single" w:sz="4" w:space="0" w:color="auto"/>
            </w:tcBorders>
            <w:shd w:val="clear" w:color="auto" w:fill="auto"/>
            <w:noWrap/>
            <w:vAlign w:val="center"/>
            <w:hideMark/>
          </w:tcPr>
          <w:p w14:paraId="0E13A3FD"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792" w:type="dxa"/>
            <w:tcBorders>
              <w:top w:val="nil"/>
              <w:left w:val="nil"/>
              <w:bottom w:val="single" w:sz="4" w:space="0" w:color="auto"/>
              <w:right w:val="single" w:sz="4" w:space="0" w:color="auto"/>
            </w:tcBorders>
            <w:shd w:val="clear" w:color="auto" w:fill="auto"/>
            <w:noWrap/>
            <w:vAlign w:val="center"/>
            <w:hideMark/>
          </w:tcPr>
          <w:p w14:paraId="2286E0C0"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509" w:type="dxa"/>
            <w:tcBorders>
              <w:top w:val="nil"/>
              <w:left w:val="nil"/>
              <w:bottom w:val="single" w:sz="4" w:space="0" w:color="auto"/>
              <w:right w:val="single" w:sz="4" w:space="0" w:color="auto"/>
            </w:tcBorders>
            <w:shd w:val="clear" w:color="auto" w:fill="auto"/>
            <w:noWrap/>
            <w:vAlign w:val="center"/>
            <w:hideMark/>
          </w:tcPr>
          <w:p w14:paraId="2B68F64D"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1906" w:type="dxa"/>
            <w:tcBorders>
              <w:top w:val="nil"/>
              <w:left w:val="nil"/>
              <w:bottom w:val="single" w:sz="4" w:space="0" w:color="auto"/>
              <w:right w:val="single" w:sz="4" w:space="0" w:color="auto"/>
            </w:tcBorders>
            <w:shd w:val="clear" w:color="auto" w:fill="auto"/>
            <w:noWrap/>
            <w:vAlign w:val="bottom"/>
            <w:hideMark/>
          </w:tcPr>
          <w:p w14:paraId="74BDA590" w14:textId="77777777" w:rsidR="00B06B75" w:rsidRPr="00DB25C4" w:rsidRDefault="00B06B75" w:rsidP="00687314">
            <w:pPr>
              <w:spacing w:after="0" w:line="240" w:lineRule="auto"/>
              <w:jc w:val="center"/>
              <w:rPr>
                <w:rFonts w:eastAsia="Times New Roman" w:cstheme="minorHAnsi"/>
                <w:color w:val="000000"/>
              </w:rPr>
            </w:pPr>
          </w:p>
        </w:tc>
        <w:tc>
          <w:tcPr>
            <w:tcW w:w="2253" w:type="dxa"/>
            <w:tcBorders>
              <w:top w:val="nil"/>
              <w:left w:val="nil"/>
              <w:bottom w:val="single" w:sz="4" w:space="0" w:color="auto"/>
              <w:right w:val="single" w:sz="4" w:space="0" w:color="auto"/>
            </w:tcBorders>
            <w:shd w:val="clear" w:color="auto" w:fill="auto"/>
            <w:noWrap/>
            <w:vAlign w:val="bottom"/>
            <w:hideMark/>
          </w:tcPr>
          <w:p w14:paraId="2A856AFE"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40</w:t>
            </w:r>
          </w:p>
        </w:tc>
      </w:tr>
      <w:tr w:rsidR="00B06B75" w:rsidRPr="00DB25C4" w14:paraId="6CC1B809" w14:textId="77777777" w:rsidTr="00513061">
        <w:trPr>
          <w:trHeight w:val="286"/>
        </w:trPr>
        <w:tc>
          <w:tcPr>
            <w:tcW w:w="710" w:type="dxa"/>
            <w:tcBorders>
              <w:top w:val="nil"/>
              <w:left w:val="single" w:sz="4" w:space="0" w:color="auto"/>
              <w:bottom w:val="single" w:sz="4" w:space="0" w:color="auto"/>
              <w:right w:val="single" w:sz="4" w:space="0" w:color="auto"/>
            </w:tcBorders>
            <w:noWrap/>
            <w:vAlign w:val="bottom"/>
            <w:hideMark/>
          </w:tcPr>
          <w:p w14:paraId="005D4818"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6</w:t>
            </w:r>
          </w:p>
        </w:tc>
        <w:tc>
          <w:tcPr>
            <w:tcW w:w="3813" w:type="dxa"/>
            <w:tcBorders>
              <w:top w:val="nil"/>
              <w:left w:val="nil"/>
              <w:bottom w:val="single" w:sz="4" w:space="0" w:color="auto"/>
              <w:right w:val="single" w:sz="4" w:space="0" w:color="auto"/>
            </w:tcBorders>
            <w:shd w:val="clear" w:color="auto" w:fill="auto"/>
            <w:noWrap/>
            <w:vAlign w:val="bottom"/>
            <w:hideMark/>
          </w:tcPr>
          <w:p w14:paraId="15A3794B"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 xml:space="preserve">Ruang </w:t>
            </w:r>
            <w:proofErr w:type="spellStart"/>
            <w:r w:rsidRPr="00DB25C4">
              <w:rPr>
                <w:rFonts w:eastAsia="Times New Roman" w:cstheme="minorHAnsi"/>
                <w:color w:val="000000"/>
              </w:rPr>
              <w:t>Kelas</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Kapasitas</w:t>
            </w:r>
            <w:proofErr w:type="spellEnd"/>
            <w:r w:rsidRPr="00DB25C4">
              <w:rPr>
                <w:rFonts w:eastAsia="Times New Roman" w:cstheme="minorHAnsi"/>
                <w:color w:val="000000"/>
              </w:rPr>
              <w:t xml:space="preserve"> 10 orang</w:t>
            </w:r>
          </w:p>
        </w:tc>
        <w:tc>
          <w:tcPr>
            <w:tcW w:w="1059" w:type="dxa"/>
            <w:tcBorders>
              <w:top w:val="nil"/>
              <w:left w:val="nil"/>
              <w:bottom w:val="single" w:sz="4" w:space="0" w:color="auto"/>
              <w:right w:val="single" w:sz="4" w:space="0" w:color="auto"/>
            </w:tcBorders>
            <w:shd w:val="clear" w:color="auto" w:fill="auto"/>
            <w:noWrap/>
            <w:vAlign w:val="bottom"/>
            <w:hideMark/>
          </w:tcPr>
          <w:p w14:paraId="3B70EB0B"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w:t>
            </w:r>
          </w:p>
        </w:tc>
        <w:tc>
          <w:tcPr>
            <w:tcW w:w="1365" w:type="dxa"/>
            <w:tcBorders>
              <w:top w:val="nil"/>
              <w:left w:val="nil"/>
              <w:bottom w:val="single" w:sz="4" w:space="0" w:color="auto"/>
              <w:right w:val="single" w:sz="4" w:space="0" w:color="auto"/>
            </w:tcBorders>
            <w:shd w:val="clear" w:color="auto" w:fill="auto"/>
            <w:noWrap/>
            <w:vAlign w:val="center"/>
            <w:hideMark/>
          </w:tcPr>
          <w:p w14:paraId="75F5E110"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39,6</w:t>
            </w:r>
          </w:p>
        </w:tc>
        <w:tc>
          <w:tcPr>
            <w:tcW w:w="990" w:type="dxa"/>
            <w:tcBorders>
              <w:top w:val="nil"/>
              <w:left w:val="nil"/>
              <w:bottom w:val="single" w:sz="4" w:space="0" w:color="auto"/>
              <w:right w:val="single" w:sz="4" w:space="0" w:color="auto"/>
            </w:tcBorders>
            <w:shd w:val="clear" w:color="auto" w:fill="auto"/>
            <w:noWrap/>
            <w:vAlign w:val="center"/>
            <w:hideMark/>
          </w:tcPr>
          <w:p w14:paraId="74C80D95"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792" w:type="dxa"/>
            <w:tcBorders>
              <w:top w:val="nil"/>
              <w:left w:val="nil"/>
              <w:bottom w:val="single" w:sz="4" w:space="0" w:color="auto"/>
              <w:right w:val="single" w:sz="4" w:space="0" w:color="auto"/>
            </w:tcBorders>
            <w:shd w:val="clear" w:color="auto" w:fill="auto"/>
            <w:noWrap/>
            <w:vAlign w:val="center"/>
            <w:hideMark/>
          </w:tcPr>
          <w:p w14:paraId="39BE0730"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509" w:type="dxa"/>
            <w:tcBorders>
              <w:top w:val="nil"/>
              <w:left w:val="nil"/>
              <w:bottom w:val="single" w:sz="4" w:space="0" w:color="auto"/>
              <w:right w:val="single" w:sz="4" w:space="0" w:color="auto"/>
            </w:tcBorders>
            <w:shd w:val="clear" w:color="auto" w:fill="auto"/>
            <w:noWrap/>
            <w:vAlign w:val="center"/>
            <w:hideMark/>
          </w:tcPr>
          <w:p w14:paraId="4A26923B"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1906" w:type="dxa"/>
            <w:tcBorders>
              <w:top w:val="nil"/>
              <w:left w:val="nil"/>
              <w:bottom w:val="single" w:sz="4" w:space="0" w:color="auto"/>
              <w:right w:val="single" w:sz="4" w:space="0" w:color="auto"/>
            </w:tcBorders>
            <w:shd w:val="clear" w:color="auto" w:fill="auto"/>
            <w:noWrap/>
            <w:vAlign w:val="bottom"/>
            <w:hideMark/>
          </w:tcPr>
          <w:p w14:paraId="44C4BA73" w14:textId="77777777" w:rsidR="00B06B75" w:rsidRPr="00DB25C4" w:rsidRDefault="00B06B75" w:rsidP="00687314">
            <w:pPr>
              <w:spacing w:after="0" w:line="240" w:lineRule="auto"/>
              <w:jc w:val="center"/>
              <w:rPr>
                <w:rFonts w:eastAsia="Times New Roman" w:cstheme="minorHAnsi"/>
                <w:color w:val="000000"/>
              </w:rPr>
            </w:pPr>
          </w:p>
        </w:tc>
        <w:tc>
          <w:tcPr>
            <w:tcW w:w="2253" w:type="dxa"/>
            <w:tcBorders>
              <w:top w:val="nil"/>
              <w:left w:val="nil"/>
              <w:bottom w:val="single" w:sz="4" w:space="0" w:color="auto"/>
              <w:right w:val="single" w:sz="4" w:space="0" w:color="auto"/>
            </w:tcBorders>
            <w:shd w:val="clear" w:color="auto" w:fill="auto"/>
            <w:noWrap/>
            <w:vAlign w:val="bottom"/>
            <w:hideMark/>
          </w:tcPr>
          <w:p w14:paraId="4A319F86"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40</w:t>
            </w:r>
          </w:p>
        </w:tc>
      </w:tr>
      <w:tr w:rsidR="00B06B75" w:rsidRPr="00DB25C4" w14:paraId="07659900" w14:textId="77777777" w:rsidTr="00513061">
        <w:trPr>
          <w:trHeight w:val="286"/>
        </w:trPr>
        <w:tc>
          <w:tcPr>
            <w:tcW w:w="710" w:type="dxa"/>
            <w:tcBorders>
              <w:top w:val="nil"/>
              <w:left w:val="single" w:sz="4" w:space="0" w:color="auto"/>
              <w:bottom w:val="single" w:sz="4" w:space="0" w:color="auto"/>
              <w:right w:val="single" w:sz="4" w:space="0" w:color="auto"/>
            </w:tcBorders>
            <w:noWrap/>
            <w:vAlign w:val="bottom"/>
            <w:hideMark/>
          </w:tcPr>
          <w:p w14:paraId="5EBE21BC"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7</w:t>
            </w:r>
          </w:p>
        </w:tc>
        <w:tc>
          <w:tcPr>
            <w:tcW w:w="3813" w:type="dxa"/>
            <w:tcBorders>
              <w:top w:val="nil"/>
              <w:left w:val="nil"/>
              <w:bottom w:val="single" w:sz="4" w:space="0" w:color="auto"/>
              <w:right w:val="single" w:sz="4" w:space="0" w:color="auto"/>
            </w:tcBorders>
            <w:shd w:val="clear" w:color="auto" w:fill="auto"/>
            <w:noWrap/>
            <w:vAlign w:val="bottom"/>
            <w:hideMark/>
          </w:tcPr>
          <w:p w14:paraId="3F211BDD"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Theatre Room</w:t>
            </w:r>
          </w:p>
        </w:tc>
        <w:tc>
          <w:tcPr>
            <w:tcW w:w="1059" w:type="dxa"/>
            <w:tcBorders>
              <w:top w:val="nil"/>
              <w:left w:val="nil"/>
              <w:bottom w:val="single" w:sz="4" w:space="0" w:color="auto"/>
              <w:right w:val="single" w:sz="4" w:space="0" w:color="auto"/>
            </w:tcBorders>
            <w:shd w:val="clear" w:color="auto" w:fill="auto"/>
            <w:noWrap/>
            <w:vAlign w:val="bottom"/>
            <w:hideMark/>
          </w:tcPr>
          <w:p w14:paraId="7436BCB5"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w:t>
            </w:r>
          </w:p>
        </w:tc>
        <w:tc>
          <w:tcPr>
            <w:tcW w:w="1365" w:type="dxa"/>
            <w:tcBorders>
              <w:top w:val="nil"/>
              <w:left w:val="nil"/>
              <w:bottom w:val="single" w:sz="4" w:space="0" w:color="auto"/>
              <w:right w:val="single" w:sz="4" w:space="0" w:color="auto"/>
            </w:tcBorders>
            <w:shd w:val="clear" w:color="auto" w:fill="auto"/>
            <w:noWrap/>
            <w:vAlign w:val="center"/>
            <w:hideMark/>
          </w:tcPr>
          <w:p w14:paraId="72F25A45"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144</w:t>
            </w:r>
          </w:p>
        </w:tc>
        <w:tc>
          <w:tcPr>
            <w:tcW w:w="990" w:type="dxa"/>
            <w:tcBorders>
              <w:top w:val="nil"/>
              <w:left w:val="nil"/>
              <w:bottom w:val="single" w:sz="4" w:space="0" w:color="auto"/>
              <w:right w:val="single" w:sz="4" w:space="0" w:color="auto"/>
            </w:tcBorders>
            <w:shd w:val="clear" w:color="auto" w:fill="auto"/>
            <w:noWrap/>
            <w:vAlign w:val="center"/>
            <w:hideMark/>
          </w:tcPr>
          <w:p w14:paraId="567E0645"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792" w:type="dxa"/>
            <w:tcBorders>
              <w:top w:val="nil"/>
              <w:left w:val="nil"/>
              <w:bottom w:val="single" w:sz="4" w:space="0" w:color="auto"/>
              <w:right w:val="single" w:sz="4" w:space="0" w:color="auto"/>
            </w:tcBorders>
            <w:shd w:val="clear" w:color="auto" w:fill="auto"/>
            <w:noWrap/>
            <w:vAlign w:val="center"/>
            <w:hideMark/>
          </w:tcPr>
          <w:p w14:paraId="3BC372FD"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509" w:type="dxa"/>
            <w:tcBorders>
              <w:top w:val="nil"/>
              <w:left w:val="nil"/>
              <w:bottom w:val="single" w:sz="4" w:space="0" w:color="auto"/>
              <w:right w:val="single" w:sz="4" w:space="0" w:color="auto"/>
            </w:tcBorders>
            <w:shd w:val="clear" w:color="auto" w:fill="auto"/>
            <w:noWrap/>
            <w:vAlign w:val="center"/>
            <w:hideMark/>
          </w:tcPr>
          <w:p w14:paraId="541F194B"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1906" w:type="dxa"/>
            <w:tcBorders>
              <w:top w:val="nil"/>
              <w:left w:val="nil"/>
              <w:bottom w:val="single" w:sz="4" w:space="0" w:color="auto"/>
              <w:right w:val="single" w:sz="4" w:space="0" w:color="auto"/>
            </w:tcBorders>
            <w:shd w:val="clear" w:color="auto" w:fill="auto"/>
            <w:noWrap/>
            <w:vAlign w:val="bottom"/>
            <w:hideMark/>
          </w:tcPr>
          <w:p w14:paraId="481A33BA" w14:textId="77777777" w:rsidR="00B06B75" w:rsidRPr="00DB25C4" w:rsidRDefault="00B06B75" w:rsidP="00687314">
            <w:pPr>
              <w:spacing w:after="0" w:line="240" w:lineRule="auto"/>
              <w:jc w:val="center"/>
              <w:rPr>
                <w:rFonts w:eastAsia="Times New Roman" w:cstheme="minorHAnsi"/>
                <w:color w:val="000000"/>
              </w:rPr>
            </w:pPr>
          </w:p>
        </w:tc>
        <w:tc>
          <w:tcPr>
            <w:tcW w:w="2253" w:type="dxa"/>
            <w:tcBorders>
              <w:top w:val="nil"/>
              <w:left w:val="nil"/>
              <w:bottom w:val="single" w:sz="4" w:space="0" w:color="auto"/>
              <w:right w:val="single" w:sz="4" w:space="0" w:color="auto"/>
            </w:tcBorders>
            <w:shd w:val="clear" w:color="auto" w:fill="auto"/>
            <w:noWrap/>
            <w:vAlign w:val="bottom"/>
            <w:hideMark/>
          </w:tcPr>
          <w:p w14:paraId="303F4C79"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40</w:t>
            </w:r>
          </w:p>
        </w:tc>
      </w:tr>
      <w:tr w:rsidR="00B06B75" w:rsidRPr="00DB25C4" w14:paraId="49FC7058" w14:textId="77777777" w:rsidTr="00513061">
        <w:trPr>
          <w:trHeight w:val="286"/>
        </w:trPr>
        <w:tc>
          <w:tcPr>
            <w:tcW w:w="710" w:type="dxa"/>
            <w:tcBorders>
              <w:top w:val="nil"/>
              <w:left w:val="single" w:sz="4" w:space="0" w:color="auto"/>
              <w:bottom w:val="single" w:sz="4" w:space="0" w:color="auto"/>
              <w:right w:val="single" w:sz="4" w:space="0" w:color="auto"/>
            </w:tcBorders>
            <w:noWrap/>
            <w:vAlign w:val="bottom"/>
            <w:hideMark/>
          </w:tcPr>
          <w:p w14:paraId="5FAB3CB6"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8</w:t>
            </w:r>
          </w:p>
        </w:tc>
        <w:tc>
          <w:tcPr>
            <w:tcW w:w="3813" w:type="dxa"/>
            <w:tcBorders>
              <w:top w:val="nil"/>
              <w:left w:val="nil"/>
              <w:bottom w:val="single" w:sz="4" w:space="0" w:color="auto"/>
              <w:right w:val="single" w:sz="4" w:space="0" w:color="auto"/>
            </w:tcBorders>
            <w:shd w:val="clear" w:color="auto" w:fill="auto"/>
            <w:noWrap/>
            <w:vAlign w:val="bottom"/>
            <w:hideMark/>
          </w:tcPr>
          <w:p w14:paraId="4744F64C"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Meeting Room</w:t>
            </w:r>
          </w:p>
        </w:tc>
        <w:tc>
          <w:tcPr>
            <w:tcW w:w="1059" w:type="dxa"/>
            <w:tcBorders>
              <w:top w:val="nil"/>
              <w:left w:val="nil"/>
              <w:bottom w:val="single" w:sz="4" w:space="0" w:color="auto"/>
              <w:right w:val="single" w:sz="4" w:space="0" w:color="auto"/>
            </w:tcBorders>
            <w:shd w:val="clear" w:color="auto" w:fill="auto"/>
            <w:noWrap/>
            <w:vAlign w:val="bottom"/>
            <w:hideMark/>
          </w:tcPr>
          <w:p w14:paraId="3BA995D4"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w:t>
            </w:r>
          </w:p>
        </w:tc>
        <w:tc>
          <w:tcPr>
            <w:tcW w:w="1365" w:type="dxa"/>
            <w:tcBorders>
              <w:top w:val="nil"/>
              <w:left w:val="nil"/>
              <w:bottom w:val="single" w:sz="4" w:space="0" w:color="auto"/>
              <w:right w:val="single" w:sz="4" w:space="0" w:color="auto"/>
            </w:tcBorders>
            <w:shd w:val="clear" w:color="auto" w:fill="auto"/>
            <w:noWrap/>
            <w:vAlign w:val="center"/>
            <w:hideMark/>
          </w:tcPr>
          <w:p w14:paraId="73E5C625"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45</w:t>
            </w:r>
          </w:p>
        </w:tc>
        <w:tc>
          <w:tcPr>
            <w:tcW w:w="990" w:type="dxa"/>
            <w:tcBorders>
              <w:top w:val="nil"/>
              <w:left w:val="nil"/>
              <w:bottom w:val="single" w:sz="4" w:space="0" w:color="auto"/>
              <w:right w:val="single" w:sz="4" w:space="0" w:color="auto"/>
            </w:tcBorders>
            <w:shd w:val="clear" w:color="auto" w:fill="auto"/>
            <w:noWrap/>
            <w:vAlign w:val="center"/>
            <w:hideMark/>
          </w:tcPr>
          <w:p w14:paraId="50EF7B5E"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792" w:type="dxa"/>
            <w:tcBorders>
              <w:top w:val="nil"/>
              <w:left w:val="nil"/>
              <w:bottom w:val="single" w:sz="4" w:space="0" w:color="auto"/>
              <w:right w:val="single" w:sz="4" w:space="0" w:color="auto"/>
            </w:tcBorders>
            <w:shd w:val="clear" w:color="auto" w:fill="auto"/>
            <w:noWrap/>
            <w:vAlign w:val="center"/>
            <w:hideMark/>
          </w:tcPr>
          <w:p w14:paraId="0E5C9DCB"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509" w:type="dxa"/>
            <w:tcBorders>
              <w:top w:val="nil"/>
              <w:left w:val="nil"/>
              <w:bottom w:val="single" w:sz="4" w:space="0" w:color="auto"/>
              <w:right w:val="single" w:sz="4" w:space="0" w:color="auto"/>
            </w:tcBorders>
            <w:shd w:val="clear" w:color="auto" w:fill="auto"/>
            <w:noWrap/>
            <w:vAlign w:val="center"/>
            <w:hideMark/>
          </w:tcPr>
          <w:p w14:paraId="121E23A8"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1906" w:type="dxa"/>
            <w:tcBorders>
              <w:top w:val="nil"/>
              <w:left w:val="nil"/>
              <w:bottom w:val="single" w:sz="4" w:space="0" w:color="auto"/>
              <w:right w:val="single" w:sz="4" w:space="0" w:color="auto"/>
            </w:tcBorders>
            <w:shd w:val="clear" w:color="auto" w:fill="auto"/>
            <w:noWrap/>
            <w:vAlign w:val="bottom"/>
            <w:hideMark/>
          </w:tcPr>
          <w:p w14:paraId="294A8C45" w14:textId="77777777" w:rsidR="00B06B75" w:rsidRPr="00DB25C4" w:rsidRDefault="00B06B75" w:rsidP="00687314">
            <w:pPr>
              <w:spacing w:after="0" w:line="240" w:lineRule="auto"/>
              <w:jc w:val="center"/>
              <w:rPr>
                <w:rFonts w:eastAsia="Times New Roman" w:cstheme="minorHAnsi"/>
                <w:color w:val="000000"/>
              </w:rPr>
            </w:pPr>
          </w:p>
        </w:tc>
        <w:tc>
          <w:tcPr>
            <w:tcW w:w="2253" w:type="dxa"/>
            <w:tcBorders>
              <w:top w:val="nil"/>
              <w:left w:val="nil"/>
              <w:bottom w:val="single" w:sz="4" w:space="0" w:color="auto"/>
              <w:right w:val="single" w:sz="4" w:space="0" w:color="auto"/>
            </w:tcBorders>
            <w:shd w:val="clear" w:color="auto" w:fill="auto"/>
            <w:noWrap/>
            <w:vAlign w:val="bottom"/>
            <w:hideMark/>
          </w:tcPr>
          <w:p w14:paraId="2BF3FB4D"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40</w:t>
            </w:r>
          </w:p>
        </w:tc>
      </w:tr>
      <w:tr w:rsidR="00B06B75" w:rsidRPr="00DB25C4" w14:paraId="0E105B67" w14:textId="77777777" w:rsidTr="00513061">
        <w:trPr>
          <w:trHeight w:val="286"/>
        </w:trPr>
        <w:tc>
          <w:tcPr>
            <w:tcW w:w="710" w:type="dxa"/>
            <w:tcBorders>
              <w:top w:val="nil"/>
              <w:left w:val="single" w:sz="4" w:space="0" w:color="auto"/>
              <w:bottom w:val="single" w:sz="4" w:space="0" w:color="auto"/>
              <w:right w:val="single" w:sz="4" w:space="0" w:color="auto"/>
            </w:tcBorders>
            <w:noWrap/>
            <w:vAlign w:val="bottom"/>
            <w:hideMark/>
          </w:tcPr>
          <w:p w14:paraId="746EC2B9"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9</w:t>
            </w:r>
          </w:p>
        </w:tc>
        <w:tc>
          <w:tcPr>
            <w:tcW w:w="3813" w:type="dxa"/>
            <w:tcBorders>
              <w:top w:val="nil"/>
              <w:left w:val="nil"/>
              <w:bottom w:val="single" w:sz="4" w:space="0" w:color="auto"/>
              <w:right w:val="single" w:sz="4" w:space="0" w:color="auto"/>
            </w:tcBorders>
            <w:shd w:val="clear" w:color="auto" w:fill="auto"/>
            <w:noWrap/>
            <w:vAlign w:val="bottom"/>
            <w:hideMark/>
          </w:tcPr>
          <w:p w14:paraId="58311C7B"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 xml:space="preserve">Hall </w:t>
            </w:r>
            <w:proofErr w:type="spellStart"/>
            <w:r w:rsidRPr="00DB25C4">
              <w:rPr>
                <w:rFonts w:eastAsia="Times New Roman" w:cstheme="minorHAnsi"/>
                <w:color w:val="000000"/>
              </w:rPr>
              <w:t>Pertemuan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RnD</w:t>
            </w:r>
            <w:proofErr w:type="spellEnd"/>
            <w:r w:rsidRPr="00DB25C4">
              <w:rPr>
                <w:rFonts w:eastAsia="Times New Roman" w:cstheme="minorHAnsi"/>
                <w:color w:val="000000"/>
              </w:rPr>
              <w:t xml:space="preserve"> Lt. 6)</w:t>
            </w:r>
          </w:p>
        </w:tc>
        <w:tc>
          <w:tcPr>
            <w:tcW w:w="1059" w:type="dxa"/>
            <w:tcBorders>
              <w:top w:val="nil"/>
              <w:left w:val="nil"/>
              <w:bottom w:val="single" w:sz="4" w:space="0" w:color="auto"/>
              <w:right w:val="single" w:sz="4" w:space="0" w:color="auto"/>
            </w:tcBorders>
            <w:shd w:val="clear" w:color="auto" w:fill="auto"/>
            <w:noWrap/>
            <w:vAlign w:val="bottom"/>
            <w:hideMark/>
          </w:tcPr>
          <w:p w14:paraId="6F1E7C76"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w:t>
            </w:r>
          </w:p>
        </w:tc>
        <w:tc>
          <w:tcPr>
            <w:tcW w:w="1365" w:type="dxa"/>
            <w:tcBorders>
              <w:top w:val="nil"/>
              <w:left w:val="nil"/>
              <w:bottom w:val="single" w:sz="4" w:space="0" w:color="auto"/>
              <w:right w:val="single" w:sz="4" w:space="0" w:color="auto"/>
            </w:tcBorders>
            <w:shd w:val="clear" w:color="auto" w:fill="auto"/>
            <w:noWrap/>
            <w:vAlign w:val="center"/>
            <w:hideMark/>
          </w:tcPr>
          <w:p w14:paraId="7F99BCA4"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200</w:t>
            </w:r>
          </w:p>
        </w:tc>
        <w:tc>
          <w:tcPr>
            <w:tcW w:w="990" w:type="dxa"/>
            <w:tcBorders>
              <w:top w:val="nil"/>
              <w:left w:val="nil"/>
              <w:bottom w:val="single" w:sz="4" w:space="0" w:color="auto"/>
              <w:right w:val="single" w:sz="4" w:space="0" w:color="auto"/>
            </w:tcBorders>
            <w:shd w:val="clear" w:color="auto" w:fill="auto"/>
            <w:noWrap/>
            <w:vAlign w:val="center"/>
            <w:hideMark/>
          </w:tcPr>
          <w:p w14:paraId="47E6D07F"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792" w:type="dxa"/>
            <w:tcBorders>
              <w:top w:val="nil"/>
              <w:left w:val="nil"/>
              <w:bottom w:val="single" w:sz="4" w:space="0" w:color="auto"/>
              <w:right w:val="single" w:sz="4" w:space="0" w:color="auto"/>
            </w:tcBorders>
            <w:shd w:val="clear" w:color="auto" w:fill="auto"/>
            <w:noWrap/>
            <w:vAlign w:val="center"/>
            <w:hideMark/>
          </w:tcPr>
          <w:p w14:paraId="7CD967C8"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509" w:type="dxa"/>
            <w:tcBorders>
              <w:top w:val="nil"/>
              <w:left w:val="nil"/>
              <w:bottom w:val="single" w:sz="4" w:space="0" w:color="auto"/>
              <w:right w:val="single" w:sz="4" w:space="0" w:color="auto"/>
            </w:tcBorders>
            <w:shd w:val="clear" w:color="auto" w:fill="auto"/>
            <w:noWrap/>
            <w:vAlign w:val="center"/>
            <w:hideMark/>
          </w:tcPr>
          <w:p w14:paraId="3B6F6715"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1906" w:type="dxa"/>
            <w:tcBorders>
              <w:top w:val="nil"/>
              <w:left w:val="nil"/>
              <w:bottom w:val="single" w:sz="4" w:space="0" w:color="auto"/>
              <w:right w:val="single" w:sz="4" w:space="0" w:color="auto"/>
            </w:tcBorders>
            <w:shd w:val="clear" w:color="auto" w:fill="auto"/>
            <w:noWrap/>
            <w:vAlign w:val="bottom"/>
            <w:hideMark/>
          </w:tcPr>
          <w:p w14:paraId="3BD25B2F" w14:textId="77777777" w:rsidR="00B06B75" w:rsidRPr="00DB25C4" w:rsidRDefault="00B06B75" w:rsidP="00687314">
            <w:pPr>
              <w:spacing w:after="0" w:line="240" w:lineRule="auto"/>
              <w:jc w:val="center"/>
              <w:rPr>
                <w:rFonts w:eastAsia="Times New Roman" w:cstheme="minorHAnsi"/>
                <w:color w:val="000000"/>
              </w:rPr>
            </w:pPr>
          </w:p>
        </w:tc>
        <w:tc>
          <w:tcPr>
            <w:tcW w:w="2253" w:type="dxa"/>
            <w:tcBorders>
              <w:top w:val="nil"/>
              <w:left w:val="nil"/>
              <w:bottom w:val="single" w:sz="4" w:space="0" w:color="auto"/>
              <w:right w:val="single" w:sz="4" w:space="0" w:color="auto"/>
            </w:tcBorders>
            <w:shd w:val="clear" w:color="auto" w:fill="auto"/>
            <w:noWrap/>
            <w:vAlign w:val="bottom"/>
            <w:hideMark/>
          </w:tcPr>
          <w:p w14:paraId="1000E9A7"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40</w:t>
            </w:r>
          </w:p>
        </w:tc>
      </w:tr>
      <w:tr w:rsidR="00B06B75" w:rsidRPr="00DB25C4" w14:paraId="749B0DB4" w14:textId="77777777" w:rsidTr="00513061">
        <w:trPr>
          <w:trHeight w:val="286"/>
        </w:trPr>
        <w:tc>
          <w:tcPr>
            <w:tcW w:w="710" w:type="dxa"/>
            <w:tcBorders>
              <w:top w:val="nil"/>
              <w:left w:val="single" w:sz="4" w:space="0" w:color="auto"/>
              <w:bottom w:val="single" w:sz="4" w:space="0" w:color="auto"/>
              <w:right w:val="single" w:sz="4" w:space="0" w:color="auto"/>
            </w:tcBorders>
            <w:noWrap/>
            <w:vAlign w:val="bottom"/>
            <w:hideMark/>
          </w:tcPr>
          <w:p w14:paraId="248F2695"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10</w:t>
            </w:r>
          </w:p>
        </w:tc>
        <w:tc>
          <w:tcPr>
            <w:tcW w:w="3813" w:type="dxa"/>
            <w:tcBorders>
              <w:top w:val="nil"/>
              <w:left w:val="nil"/>
              <w:bottom w:val="single" w:sz="4" w:space="0" w:color="auto"/>
              <w:right w:val="single" w:sz="4" w:space="0" w:color="auto"/>
            </w:tcBorders>
            <w:shd w:val="clear" w:color="auto" w:fill="auto"/>
            <w:noWrap/>
            <w:vAlign w:val="bottom"/>
            <w:hideMark/>
          </w:tcPr>
          <w:p w14:paraId="22C7E365"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 xml:space="preserve">Gedung </w:t>
            </w:r>
            <w:proofErr w:type="spellStart"/>
            <w:r w:rsidRPr="00DB25C4">
              <w:rPr>
                <w:rFonts w:eastAsia="Times New Roman" w:cstheme="minorHAnsi"/>
                <w:color w:val="000000"/>
              </w:rPr>
              <w:t>Serba</w:t>
            </w:r>
            <w:proofErr w:type="spellEnd"/>
            <w:r w:rsidRPr="00DB25C4">
              <w:rPr>
                <w:rFonts w:eastAsia="Times New Roman" w:cstheme="minorHAnsi"/>
                <w:color w:val="000000"/>
              </w:rPr>
              <w:t xml:space="preserve"> Guna (Balai Pertiwi)</w:t>
            </w:r>
          </w:p>
        </w:tc>
        <w:tc>
          <w:tcPr>
            <w:tcW w:w="1059" w:type="dxa"/>
            <w:tcBorders>
              <w:top w:val="nil"/>
              <w:left w:val="nil"/>
              <w:bottom w:val="single" w:sz="4" w:space="0" w:color="auto"/>
              <w:right w:val="single" w:sz="4" w:space="0" w:color="auto"/>
            </w:tcBorders>
            <w:shd w:val="clear" w:color="auto" w:fill="auto"/>
            <w:noWrap/>
            <w:vAlign w:val="bottom"/>
            <w:hideMark/>
          </w:tcPr>
          <w:p w14:paraId="696B552F"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w:t>
            </w:r>
          </w:p>
        </w:tc>
        <w:tc>
          <w:tcPr>
            <w:tcW w:w="1365" w:type="dxa"/>
            <w:tcBorders>
              <w:top w:val="nil"/>
              <w:left w:val="nil"/>
              <w:bottom w:val="single" w:sz="4" w:space="0" w:color="auto"/>
              <w:right w:val="single" w:sz="4" w:space="0" w:color="auto"/>
            </w:tcBorders>
            <w:shd w:val="clear" w:color="auto" w:fill="auto"/>
            <w:noWrap/>
            <w:vAlign w:val="center"/>
            <w:hideMark/>
          </w:tcPr>
          <w:p w14:paraId="55AFCE74"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1350</w:t>
            </w:r>
          </w:p>
        </w:tc>
        <w:tc>
          <w:tcPr>
            <w:tcW w:w="990" w:type="dxa"/>
            <w:tcBorders>
              <w:top w:val="nil"/>
              <w:left w:val="nil"/>
              <w:bottom w:val="single" w:sz="4" w:space="0" w:color="auto"/>
              <w:right w:val="single" w:sz="4" w:space="0" w:color="auto"/>
            </w:tcBorders>
            <w:shd w:val="clear" w:color="auto" w:fill="auto"/>
            <w:noWrap/>
            <w:vAlign w:val="center"/>
            <w:hideMark/>
          </w:tcPr>
          <w:p w14:paraId="549024F0"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792" w:type="dxa"/>
            <w:tcBorders>
              <w:top w:val="nil"/>
              <w:left w:val="nil"/>
              <w:bottom w:val="single" w:sz="4" w:space="0" w:color="auto"/>
              <w:right w:val="single" w:sz="4" w:space="0" w:color="auto"/>
            </w:tcBorders>
            <w:shd w:val="clear" w:color="auto" w:fill="auto"/>
            <w:noWrap/>
            <w:vAlign w:val="center"/>
            <w:hideMark/>
          </w:tcPr>
          <w:p w14:paraId="38E5DB23"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509" w:type="dxa"/>
            <w:tcBorders>
              <w:top w:val="nil"/>
              <w:left w:val="nil"/>
              <w:bottom w:val="single" w:sz="4" w:space="0" w:color="auto"/>
              <w:right w:val="single" w:sz="4" w:space="0" w:color="auto"/>
            </w:tcBorders>
            <w:shd w:val="clear" w:color="auto" w:fill="auto"/>
            <w:noWrap/>
            <w:vAlign w:val="center"/>
            <w:hideMark/>
          </w:tcPr>
          <w:p w14:paraId="6514A049"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1906" w:type="dxa"/>
            <w:tcBorders>
              <w:top w:val="nil"/>
              <w:left w:val="nil"/>
              <w:bottom w:val="single" w:sz="4" w:space="0" w:color="auto"/>
              <w:right w:val="single" w:sz="4" w:space="0" w:color="auto"/>
            </w:tcBorders>
            <w:shd w:val="clear" w:color="auto" w:fill="auto"/>
            <w:noWrap/>
            <w:vAlign w:val="bottom"/>
            <w:hideMark/>
          </w:tcPr>
          <w:p w14:paraId="6355F0CD" w14:textId="77777777" w:rsidR="00B06B75" w:rsidRPr="00DB25C4" w:rsidRDefault="00B06B75" w:rsidP="00687314">
            <w:pPr>
              <w:spacing w:after="0" w:line="240" w:lineRule="auto"/>
              <w:jc w:val="center"/>
              <w:rPr>
                <w:rFonts w:eastAsia="Times New Roman" w:cstheme="minorHAnsi"/>
                <w:color w:val="000000"/>
              </w:rPr>
            </w:pPr>
          </w:p>
        </w:tc>
        <w:tc>
          <w:tcPr>
            <w:tcW w:w="2253" w:type="dxa"/>
            <w:tcBorders>
              <w:top w:val="nil"/>
              <w:left w:val="nil"/>
              <w:bottom w:val="single" w:sz="4" w:space="0" w:color="auto"/>
              <w:right w:val="single" w:sz="4" w:space="0" w:color="auto"/>
            </w:tcBorders>
            <w:shd w:val="clear" w:color="auto" w:fill="auto"/>
            <w:noWrap/>
            <w:vAlign w:val="bottom"/>
            <w:hideMark/>
          </w:tcPr>
          <w:p w14:paraId="7303D1F8"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40</w:t>
            </w:r>
          </w:p>
        </w:tc>
      </w:tr>
      <w:tr w:rsidR="00B06B75" w:rsidRPr="00DB25C4" w14:paraId="7E18DB6A" w14:textId="77777777" w:rsidTr="00513061">
        <w:trPr>
          <w:trHeight w:val="286"/>
        </w:trPr>
        <w:tc>
          <w:tcPr>
            <w:tcW w:w="710" w:type="dxa"/>
            <w:tcBorders>
              <w:top w:val="nil"/>
              <w:left w:val="single" w:sz="4" w:space="0" w:color="auto"/>
              <w:bottom w:val="single" w:sz="4" w:space="0" w:color="auto"/>
              <w:right w:val="single" w:sz="4" w:space="0" w:color="auto"/>
            </w:tcBorders>
            <w:noWrap/>
            <w:vAlign w:val="bottom"/>
            <w:hideMark/>
          </w:tcPr>
          <w:p w14:paraId="7B69A0E8"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11</w:t>
            </w:r>
          </w:p>
        </w:tc>
        <w:tc>
          <w:tcPr>
            <w:tcW w:w="3813" w:type="dxa"/>
            <w:tcBorders>
              <w:top w:val="nil"/>
              <w:left w:val="nil"/>
              <w:bottom w:val="single" w:sz="4" w:space="0" w:color="auto"/>
              <w:right w:val="single" w:sz="4" w:space="0" w:color="auto"/>
            </w:tcBorders>
            <w:shd w:val="clear" w:color="auto" w:fill="auto"/>
            <w:noWrap/>
            <w:vAlign w:val="bottom"/>
            <w:hideMark/>
          </w:tcPr>
          <w:p w14:paraId="1E4EE17D"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Calligraphy Room</w:t>
            </w:r>
          </w:p>
        </w:tc>
        <w:tc>
          <w:tcPr>
            <w:tcW w:w="1059" w:type="dxa"/>
            <w:tcBorders>
              <w:top w:val="nil"/>
              <w:left w:val="nil"/>
              <w:bottom w:val="single" w:sz="4" w:space="0" w:color="auto"/>
              <w:right w:val="single" w:sz="4" w:space="0" w:color="auto"/>
            </w:tcBorders>
            <w:shd w:val="clear" w:color="auto" w:fill="auto"/>
            <w:noWrap/>
            <w:vAlign w:val="bottom"/>
            <w:hideMark/>
          </w:tcPr>
          <w:p w14:paraId="532D3FF7"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w:t>
            </w:r>
          </w:p>
        </w:tc>
        <w:tc>
          <w:tcPr>
            <w:tcW w:w="1365" w:type="dxa"/>
            <w:tcBorders>
              <w:top w:val="nil"/>
              <w:left w:val="nil"/>
              <w:bottom w:val="single" w:sz="4" w:space="0" w:color="auto"/>
              <w:right w:val="single" w:sz="4" w:space="0" w:color="auto"/>
            </w:tcBorders>
            <w:shd w:val="clear" w:color="auto" w:fill="auto"/>
            <w:noWrap/>
            <w:vAlign w:val="center"/>
            <w:hideMark/>
          </w:tcPr>
          <w:p w14:paraId="09FBD27B"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60</w:t>
            </w:r>
          </w:p>
        </w:tc>
        <w:tc>
          <w:tcPr>
            <w:tcW w:w="990" w:type="dxa"/>
            <w:tcBorders>
              <w:top w:val="nil"/>
              <w:left w:val="nil"/>
              <w:bottom w:val="single" w:sz="4" w:space="0" w:color="auto"/>
              <w:right w:val="single" w:sz="4" w:space="0" w:color="auto"/>
            </w:tcBorders>
            <w:shd w:val="clear" w:color="auto" w:fill="auto"/>
            <w:noWrap/>
            <w:vAlign w:val="center"/>
            <w:hideMark/>
          </w:tcPr>
          <w:p w14:paraId="1CC673CE"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792" w:type="dxa"/>
            <w:tcBorders>
              <w:top w:val="nil"/>
              <w:left w:val="nil"/>
              <w:bottom w:val="single" w:sz="4" w:space="0" w:color="auto"/>
              <w:right w:val="single" w:sz="4" w:space="0" w:color="auto"/>
            </w:tcBorders>
            <w:shd w:val="clear" w:color="auto" w:fill="auto"/>
            <w:noWrap/>
            <w:vAlign w:val="center"/>
            <w:hideMark/>
          </w:tcPr>
          <w:p w14:paraId="04556561"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509" w:type="dxa"/>
            <w:tcBorders>
              <w:top w:val="nil"/>
              <w:left w:val="nil"/>
              <w:bottom w:val="single" w:sz="4" w:space="0" w:color="auto"/>
              <w:right w:val="single" w:sz="4" w:space="0" w:color="auto"/>
            </w:tcBorders>
            <w:shd w:val="clear" w:color="auto" w:fill="auto"/>
            <w:noWrap/>
            <w:vAlign w:val="center"/>
            <w:hideMark/>
          </w:tcPr>
          <w:p w14:paraId="5B1EEEE9"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1906" w:type="dxa"/>
            <w:tcBorders>
              <w:top w:val="nil"/>
              <w:left w:val="nil"/>
              <w:bottom w:val="single" w:sz="4" w:space="0" w:color="auto"/>
              <w:right w:val="single" w:sz="4" w:space="0" w:color="auto"/>
            </w:tcBorders>
            <w:shd w:val="clear" w:color="auto" w:fill="auto"/>
            <w:noWrap/>
            <w:vAlign w:val="bottom"/>
            <w:hideMark/>
          </w:tcPr>
          <w:p w14:paraId="4CC05515" w14:textId="77777777" w:rsidR="00B06B75" w:rsidRPr="00DB25C4" w:rsidRDefault="00B06B75" w:rsidP="00687314">
            <w:pPr>
              <w:spacing w:after="0" w:line="240" w:lineRule="auto"/>
              <w:jc w:val="center"/>
              <w:rPr>
                <w:rFonts w:eastAsia="Times New Roman" w:cstheme="minorHAnsi"/>
                <w:color w:val="000000"/>
              </w:rPr>
            </w:pPr>
          </w:p>
        </w:tc>
        <w:tc>
          <w:tcPr>
            <w:tcW w:w="2253" w:type="dxa"/>
            <w:tcBorders>
              <w:top w:val="nil"/>
              <w:left w:val="nil"/>
              <w:bottom w:val="single" w:sz="4" w:space="0" w:color="auto"/>
              <w:right w:val="single" w:sz="4" w:space="0" w:color="auto"/>
            </w:tcBorders>
            <w:shd w:val="clear" w:color="auto" w:fill="auto"/>
            <w:noWrap/>
            <w:vAlign w:val="bottom"/>
            <w:hideMark/>
          </w:tcPr>
          <w:p w14:paraId="098CEAD0"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40</w:t>
            </w:r>
          </w:p>
        </w:tc>
      </w:tr>
      <w:tr w:rsidR="00B06B75" w:rsidRPr="00DB25C4" w14:paraId="08DF6897" w14:textId="77777777" w:rsidTr="00513061">
        <w:trPr>
          <w:trHeight w:val="286"/>
        </w:trPr>
        <w:tc>
          <w:tcPr>
            <w:tcW w:w="710" w:type="dxa"/>
            <w:tcBorders>
              <w:top w:val="nil"/>
              <w:left w:val="single" w:sz="4" w:space="0" w:color="auto"/>
              <w:bottom w:val="single" w:sz="4" w:space="0" w:color="auto"/>
              <w:right w:val="single" w:sz="4" w:space="0" w:color="auto"/>
            </w:tcBorders>
            <w:noWrap/>
            <w:vAlign w:val="bottom"/>
            <w:hideMark/>
          </w:tcPr>
          <w:p w14:paraId="1AA67802"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12</w:t>
            </w:r>
          </w:p>
        </w:tc>
        <w:tc>
          <w:tcPr>
            <w:tcW w:w="3813" w:type="dxa"/>
            <w:tcBorders>
              <w:top w:val="nil"/>
              <w:left w:val="nil"/>
              <w:bottom w:val="single" w:sz="4" w:space="0" w:color="auto"/>
              <w:right w:val="single" w:sz="4" w:space="0" w:color="auto"/>
            </w:tcBorders>
            <w:shd w:val="clear" w:color="auto" w:fill="auto"/>
            <w:noWrap/>
            <w:vAlign w:val="bottom"/>
            <w:hideMark/>
          </w:tcPr>
          <w:p w14:paraId="7F5699FF"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Perpustakaan</w:t>
            </w:r>
            <w:proofErr w:type="spellEnd"/>
          </w:p>
        </w:tc>
        <w:tc>
          <w:tcPr>
            <w:tcW w:w="1059" w:type="dxa"/>
            <w:tcBorders>
              <w:top w:val="nil"/>
              <w:left w:val="nil"/>
              <w:bottom w:val="single" w:sz="4" w:space="0" w:color="auto"/>
              <w:right w:val="single" w:sz="4" w:space="0" w:color="auto"/>
            </w:tcBorders>
            <w:shd w:val="clear" w:color="auto" w:fill="auto"/>
            <w:noWrap/>
            <w:vAlign w:val="bottom"/>
            <w:hideMark/>
          </w:tcPr>
          <w:p w14:paraId="385ED176"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w:t>
            </w:r>
          </w:p>
        </w:tc>
        <w:tc>
          <w:tcPr>
            <w:tcW w:w="1365" w:type="dxa"/>
            <w:tcBorders>
              <w:top w:val="nil"/>
              <w:left w:val="nil"/>
              <w:bottom w:val="single" w:sz="4" w:space="0" w:color="auto"/>
              <w:right w:val="single" w:sz="4" w:space="0" w:color="auto"/>
            </w:tcBorders>
            <w:shd w:val="clear" w:color="auto" w:fill="auto"/>
            <w:noWrap/>
            <w:vAlign w:val="center"/>
            <w:hideMark/>
          </w:tcPr>
          <w:p w14:paraId="28965F3B"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1200</w:t>
            </w:r>
          </w:p>
        </w:tc>
        <w:tc>
          <w:tcPr>
            <w:tcW w:w="990" w:type="dxa"/>
            <w:tcBorders>
              <w:top w:val="nil"/>
              <w:left w:val="nil"/>
              <w:bottom w:val="single" w:sz="4" w:space="0" w:color="auto"/>
              <w:right w:val="single" w:sz="4" w:space="0" w:color="auto"/>
            </w:tcBorders>
            <w:shd w:val="clear" w:color="auto" w:fill="auto"/>
            <w:noWrap/>
            <w:vAlign w:val="center"/>
            <w:hideMark/>
          </w:tcPr>
          <w:p w14:paraId="2BD0193A"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792" w:type="dxa"/>
            <w:tcBorders>
              <w:top w:val="nil"/>
              <w:left w:val="nil"/>
              <w:bottom w:val="single" w:sz="4" w:space="0" w:color="auto"/>
              <w:right w:val="single" w:sz="4" w:space="0" w:color="auto"/>
            </w:tcBorders>
            <w:shd w:val="clear" w:color="auto" w:fill="auto"/>
            <w:noWrap/>
            <w:vAlign w:val="center"/>
            <w:hideMark/>
          </w:tcPr>
          <w:p w14:paraId="696481C9"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509" w:type="dxa"/>
            <w:tcBorders>
              <w:top w:val="nil"/>
              <w:left w:val="nil"/>
              <w:bottom w:val="single" w:sz="4" w:space="0" w:color="auto"/>
              <w:right w:val="single" w:sz="4" w:space="0" w:color="auto"/>
            </w:tcBorders>
            <w:shd w:val="clear" w:color="auto" w:fill="auto"/>
            <w:noWrap/>
            <w:vAlign w:val="center"/>
            <w:hideMark/>
          </w:tcPr>
          <w:p w14:paraId="4FD3F34E"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906" w:type="dxa"/>
            <w:tcBorders>
              <w:top w:val="nil"/>
              <w:left w:val="nil"/>
              <w:bottom w:val="single" w:sz="4" w:space="0" w:color="auto"/>
              <w:right w:val="single" w:sz="4" w:space="0" w:color="auto"/>
            </w:tcBorders>
            <w:shd w:val="clear" w:color="auto" w:fill="auto"/>
            <w:noWrap/>
            <w:vAlign w:val="bottom"/>
            <w:hideMark/>
          </w:tcPr>
          <w:p w14:paraId="1129D7C6" w14:textId="77777777" w:rsidR="00B06B75" w:rsidRPr="00DB25C4" w:rsidRDefault="00B06B75" w:rsidP="00687314">
            <w:pPr>
              <w:spacing w:after="0" w:line="240" w:lineRule="auto"/>
              <w:jc w:val="center"/>
              <w:rPr>
                <w:rFonts w:eastAsia="Times New Roman" w:cstheme="minorHAnsi"/>
                <w:color w:val="000000"/>
              </w:rPr>
            </w:pPr>
          </w:p>
        </w:tc>
        <w:tc>
          <w:tcPr>
            <w:tcW w:w="2253" w:type="dxa"/>
            <w:tcBorders>
              <w:top w:val="nil"/>
              <w:left w:val="nil"/>
              <w:bottom w:val="single" w:sz="4" w:space="0" w:color="auto"/>
              <w:right w:val="single" w:sz="4" w:space="0" w:color="auto"/>
            </w:tcBorders>
            <w:shd w:val="clear" w:color="auto" w:fill="auto"/>
            <w:noWrap/>
            <w:vAlign w:val="bottom"/>
            <w:hideMark/>
          </w:tcPr>
          <w:p w14:paraId="0D4771A4"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40</w:t>
            </w:r>
          </w:p>
        </w:tc>
      </w:tr>
      <w:tr w:rsidR="00B06B75" w:rsidRPr="00DB25C4" w14:paraId="38278500" w14:textId="77777777" w:rsidTr="00513061">
        <w:trPr>
          <w:trHeight w:val="586"/>
        </w:trPr>
        <w:tc>
          <w:tcPr>
            <w:tcW w:w="710" w:type="dxa"/>
            <w:tcBorders>
              <w:top w:val="nil"/>
              <w:left w:val="single" w:sz="4" w:space="0" w:color="auto"/>
              <w:bottom w:val="single" w:sz="4" w:space="0" w:color="auto"/>
              <w:right w:val="single" w:sz="4" w:space="0" w:color="auto"/>
            </w:tcBorders>
            <w:noWrap/>
            <w:vAlign w:val="center"/>
            <w:hideMark/>
          </w:tcPr>
          <w:p w14:paraId="7DBC0B52"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13</w:t>
            </w:r>
          </w:p>
        </w:tc>
        <w:tc>
          <w:tcPr>
            <w:tcW w:w="3813" w:type="dxa"/>
            <w:tcBorders>
              <w:top w:val="nil"/>
              <w:left w:val="nil"/>
              <w:bottom w:val="single" w:sz="4" w:space="0" w:color="auto"/>
              <w:right w:val="single" w:sz="4" w:space="0" w:color="auto"/>
            </w:tcBorders>
            <w:shd w:val="clear" w:color="auto" w:fill="auto"/>
            <w:vAlign w:val="center"/>
            <w:hideMark/>
          </w:tcPr>
          <w:p w14:paraId="320B37E9"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Laboratorium</w:t>
            </w:r>
            <w:proofErr w:type="spellEnd"/>
            <w:r w:rsidRPr="00DB25C4">
              <w:rPr>
                <w:rFonts w:eastAsia="Times New Roman" w:cstheme="minorHAnsi"/>
                <w:color w:val="000000"/>
              </w:rPr>
              <w:t xml:space="preserve"> Bahasa Rabindranath Tagore</w:t>
            </w:r>
          </w:p>
        </w:tc>
        <w:tc>
          <w:tcPr>
            <w:tcW w:w="1059" w:type="dxa"/>
            <w:tcBorders>
              <w:top w:val="nil"/>
              <w:left w:val="nil"/>
              <w:bottom w:val="single" w:sz="4" w:space="0" w:color="auto"/>
              <w:right w:val="single" w:sz="4" w:space="0" w:color="auto"/>
            </w:tcBorders>
            <w:shd w:val="clear" w:color="auto" w:fill="auto"/>
            <w:noWrap/>
            <w:vAlign w:val="center"/>
            <w:hideMark/>
          </w:tcPr>
          <w:p w14:paraId="736CA781"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w:t>
            </w:r>
          </w:p>
        </w:tc>
        <w:tc>
          <w:tcPr>
            <w:tcW w:w="1365" w:type="dxa"/>
            <w:tcBorders>
              <w:top w:val="nil"/>
              <w:left w:val="nil"/>
              <w:bottom w:val="single" w:sz="4" w:space="0" w:color="auto"/>
              <w:right w:val="single" w:sz="4" w:space="0" w:color="auto"/>
            </w:tcBorders>
            <w:shd w:val="clear" w:color="auto" w:fill="auto"/>
            <w:noWrap/>
            <w:vAlign w:val="center"/>
            <w:hideMark/>
          </w:tcPr>
          <w:p w14:paraId="2A62F31B"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108</w:t>
            </w:r>
          </w:p>
        </w:tc>
        <w:tc>
          <w:tcPr>
            <w:tcW w:w="990" w:type="dxa"/>
            <w:tcBorders>
              <w:top w:val="nil"/>
              <w:left w:val="nil"/>
              <w:bottom w:val="single" w:sz="4" w:space="0" w:color="auto"/>
              <w:right w:val="single" w:sz="4" w:space="0" w:color="auto"/>
            </w:tcBorders>
            <w:shd w:val="clear" w:color="auto" w:fill="auto"/>
            <w:noWrap/>
            <w:vAlign w:val="center"/>
            <w:hideMark/>
          </w:tcPr>
          <w:p w14:paraId="3115145F"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792" w:type="dxa"/>
            <w:tcBorders>
              <w:top w:val="nil"/>
              <w:left w:val="nil"/>
              <w:bottom w:val="single" w:sz="4" w:space="0" w:color="auto"/>
              <w:right w:val="single" w:sz="4" w:space="0" w:color="auto"/>
            </w:tcBorders>
            <w:shd w:val="clear" w:color="auto" w:fill="auto"/>
            <w:noWrap/>
            <w:vAlign w:val="center"/>
            <w:hideMark/>
          </w:tcPr>
          <w:p w14:paraId="10BB57E2"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509" w:type="dxa"/>
            <w:tcBorders>
              <w:top w:val="nil"/>
              <w:left w:val="nil"/>
              <w:bottom w:val="single" w:sz="4" w:space="0" w:color="auto"/>
              <w:right w:val="single" w:sz="4" w:space="0" w:color="auto"/>
            </w:tcBorders>
            <w:shd w:val="clear" w:color="auto" w:fill="auto"/>
            <w:noWrap/>
            <w:vAlign w:val="center"/>
            <w:hideMark/>
          </w:tcPr>
          <w:p w14:paraId="7E2724A2"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1906" w:type="dxa"/>
            <w:tcBorders>
              <w:top w:val="nil"/>
              <w:left w:val="nil"/>
              <w:bottom w:val="single" w:sz="4" w:space="0" w:color="auto"/>
              <w:right w:val="single" w:sz="4" w:space="0" w:color="auto"/>
            </w:tcBorders>
            <w:shd w:val="clear" w:color="auto" w:fill="auto"/>
            <w:noWrap/>
            <w:vAlign w:val="center"/>
            <w:hideMark/>
          </w:tcPr>
          <w:p w14:paraId="3EB54925" w14:textId="77777777" w:rsidR="00B06B75" w:rsidRPr="00DB25C4" w:rsidRDefault="00B06B75" w:rsidP="00687314">
            <w:pPr>
              <w:spacing w:after="0" w:line="240" w:lineRule="auto"/>
              <w:jc w:val="center"/>
              <w:rPr>
                <w:rFonts w:eastAsia="Times New Roman" w:cstheme="minorHAnsi"/>
                <w:color w:val="000000"/>
              </w:rPr>
            </w:pPr>
          </w:p>
        </w:tc>
        <w:tc>
          <w:tcPr>
            <w:tcW w:w="2253" w:type="dxa"/>
            <w:tcBorders>
              <w:top w:val="nil"/>
              <w:left w:val="nil"/>
              <w:bottom w:val="single" w:sz="4" w:space="0" w:color="auto"/>
              <w:right w:val="single" w:sz="4" w:space="0" w:color="auto"/>
            </w:tcBorders>
            <w:shd w:val="clear" w:color="auto" w:fill="auto"/>
            <w:noWrap/>
            <w:vAlign w:val="center"/>
            <w:hideMark/>
          </w:tcPr>
          <w:p w14:paraId="4BC3F8AB"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40</w:t>
            </w:r>
          </w:p>
        </w:tc>
      </w:tr>
      <w:tr w:rsidR="00B06B75" w:rsidRPr="00DB25C4" w14:paraId="79DA745F" w14:textId="77777777" w:rsidTr="00513061">
        <w:trPr>
          <w:trHeight w:val="286"/>
        </w:trPr>
        <w:tc>
          <w:tcPr>
            <w:tcW w:w="710" w:type="dxa"/>
            <w:tcBorders>
              <w:top w:val="nil"/>
              <w:left w:val="single" w:sz="4" w:space="0" w:color="auto"/>
              <w:bottom w:val="single" w:sz="4" w:space="0" w:color="auto"/>
              <w:right w:val="single" w:sz="4" w:space="0" w:color="auto"/>
            </w:tcBorders>
            <w:noWrap/>
            <w:vAlign w:val="bottom"/>
            <w:hideMark/>
          </w:tcPr>
          <w:p w14:paraId="5F261269"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14</w:t>
            </w:r>
          </w:p>
        </w:tc>
        <w:tc>
          <w:tcPr>
            <w:tcW w:w="3813" w:type="dxa"/>
            <w:tcBorders>
              <w:top w:val="nil"/>
              <w:left w:val="nil"/>
              <w:bottom w:val="single" w:sz="4" w:space="0" w:color="auto"/>
              <w:right w:val="single" w:sz="4" w:space="0" w:color="auto"/>
            </w:tcBorders>
            <w:shd w:val="clear" w:color="auto" w:fill="auto"/>
            <w:noWrap/>
            <w:vAlign w:val="bottom"/>
            <w:hideMark/>
          </w:tcPr>
          <w:p w14:paraId="529D35F0"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Laboratorium</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Komputer</w:t>
            </w:r>
            <w:proofErr w:type="spellEnd"/>
            <w:r w:rsidRPr="00DB25C4">
              <w:rPr>
                <w:rFonts w:eastAsia="Times New Roman" w:cstheme="minorHAnsi"/>
                <w:color w:val="000000"/>
              </w:rPr>
              <w:t xml:space="preserve"> Kristen Nygard</w:t>
            </w:r>
          </w:p>
        </w:tc>
        <w:tc>
          <w:tcPr>
            <w:tcW w:w="1059" w:type="dxa"/>
            <w:tcBorders>
              <w:top w:val="nil"/>
              <w:left w:val="nil"/>
              <w:bottom w:val="single" w:sz="4" w:space="0" w:color="auto"/>
              <w:right w:val="single" w:sz="4" w:space="0" w:color="auto"/>
            </w:tcBorders>
            <w:shd w:val="clear" w:color="auto" w:fill="auto"/>
            <w:noWrap/>
            <w:vAlign w:val="bottom"/>
            <w:hideMark/>
          </w:tcPr>
          <w:p w14:paraId="742B1253"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w:t>
            </w:r>
          </w:p>
        </w:tc>
        <w:tc>
          <w:tcPr>
            <w:tcW w:w="1365" w:type="dxa"/>
            <w:tcBorders>
              <w:top w:val="nil"/>
              <w:left w:val="nil"/>
              <w:bottom w:val="single" w:sz="4" w:space="0" w:color="auto"/>
              <w:right w:val="single" w:sz="4" w:space="0" w:color="auto"/>
            </w:tcBorders>
            <w:shd w:val="clear" w:color="auto" w:fill="auto"/>
            <w:noWrap/>
            <w:vAlign w:val="center"/>
            <w:hideMark/>
          </w:tcPr>
          <w:p w14:paraId="336AE7B3"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108</w:t>
            </w:r>
          </w:p>
        </w:tc>
        <w:tc>
          <w:tcPr>
            <w:tcW w:w="990" w:type="dxa"/>
            <w:tcBorders>
              <w:top w:val="nil"/>
              <w:left w:val="nil"/>
              <w:bottom w:val="single" w:sz="4" w:space="0" w:color="auto"/>
              <w:right w:val="single" w:sz="4" w:space="0" w:color="auto"/>
            </w:tcBorders>
            <w:shd w:val="clear" w:color="auto" w:fill="auto"/>
            <w:noWrap/>
            <w:vAlign w:val="center"/>
            <w:hideMark/>
          </w:tcPr>
          <w:p w14:paraId="27478716"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792" w:type="dxa"/>
            <w:tcBorders>
              <w:top w:val="nil"/>
              <w:left w:val="nil"/>
              <w:bottom w:val="single" w:sz="4" w:space="0" w:color="auto"/>
              <w:right w:val="single" w:sz="4" w:space="0" w:color="auto"/>
            </w:tcBorders>
            <w:shd w:val="clear" w:color="auto" w:fill="auto"/>
            <w:noWrap/>
            <w:vAlign w:val="center"/>
            <w:hideMark/>
          </w:tcPr>
          <w:p w14:paraId="7E160E49"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509" w:type="dxa"/>
            <w:tcBorders>
              <w:top w:val="nil"/>
              <w:left w:val="nil"/>
              <w:bottom w:val="single" w:sz="4" w:space="0" w:color="auto"/>
              <w:right w:val="single" w:sz="4" w:space="0" w:color="auto"/>
            </w:tcBorders>
            <w:shd w:val="clear" w:color="auto" w:fill="auto"/>
            <w:noWrap/>
            <w:vAlign w:val="center"/>
            <w:hideMark/>
          </w:tcPr>
          <w:p w14:paraId="2F2F08AC"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1906" w:type="dxa"/>
            <w:tcBorders>
              <w:top w:val="nil"/>
              <w:left w:val="nil"/>
              <w:bottom w:val="single" w:sz="4" w:space="0" w:color="auto"/>
              <w:right w:val="single" w:sz="4" w:space="0" w:color="auto"/>
            </w:tcBorders>
            <w:shd w:val="clear" w:color="auto" w:fill="auto"/>
            <w:noWrap/>
            <w:vAlign w:val="bottom"/>
            <w:hideMark/>
          </w:tcPr>
          <w:p w14:paraId="3A6C7598" w14:textId="77777777" w:rsidR="00B06B75" w:rsidRPr="00DB25C4" w:rsidRDefault="00B06B75" w:rsidP="00687314">
            <w:pPr>
              <w:spacing w:after="0" w:line="240" w:lineRule="auto"/>
              <w:jc w:val="center"/>
              <w:rPr>
                <w:rFonts w:eastAsia="Times New Roman" w:cstheme="minorHAnsi"/>
                <w:color w:val="000000"/>
              </w:rPr>
            </w:pPr>
          </w:p>
        </w:tc>
        <w:tc>
          <w:tcPr>
            <w:tcW w:w="2253" w:type="dxa"/>
            <w:tcBorders>
              <w:top w:val="nil"/>
              <w:left w:val="nil"/>
              <w:bottom w:val="single" w:sz="4" w:space="0" w:color="auto"/>
              <w:right w:val="single" w:sz="4" w:space="0" w:color="auto"/>
            </w:tcBorders>
            <w:shd w:val="clear" w:color="auto" w:fill="auto"/>
            <w:noWrap/>
            <w:vAlign w:val="bottom"/>
            <w:hideMark/>
          </w:tcPr>
          <w:p w14:paraId="6DE80A27"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40</w:t>
            </w:r>
          </w:p>
        </w:tc>
      </w:tr>
      <w:tr w:rsidR="00B06B75" w:rsidRPr="00DB25C4" w14:paraId="2CFD3D0A" w14:textId="77777777" w:rsidTr="00513061">
        <w:trPr>
          <w:trHeight w:val="286"/>
        </w:trPr>
        <w:tc>
          <w:tcPr>
            <w:tcW w:w="710" w:type="dxa"/>
            <w:tcBorders>
              <w:top w:val="nil"/>
              <w:left w:val="single" w:sz="4" w:space="0" w:color="auto"/>
              <w:bottom w:val="single" w:sz="4" w:space="0" w:color="auto"/>
              <w:right w:val="single" w:sz="4" w:space="0" w:color="auto"/>
            </w:tcBorders>
            <w:noWrap/>
            <w:vAlign w:val="bottom"/>
            <w:hideMark/>
          </w:tcPr>
          <w:p w14:paraId="4CAF6A9B"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15</w:t>
            </w:r>
          </w:p>
        </w:tc>
        <w:tc>
          <w:tcPr>
            <w:tcW w:w="3813" w:type="dxa"/>
            <w:tcBorders>
              <w:top w:val="nil"/>
              <w:left w:val="nil"/>
              <w:bottom w:val="single" w:sz="4" w:space="0" w:color="auto"/>
              <w:right w:val="single" w:sz="4" w:space="0" w:color="auto"/>
            </w:tcBorders>
            <w:shd w:val="clear" w:color="auto" w:fill="auto"/>
            <w:noWrap/>
            <w:vAlign w:val="bottom"/>
            <w:hideMark/>
          </w:tcPr>
          <w:p w14:paraId="00998D29"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Laboratorium</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Komputer</w:t>
            </w:r>
            <w:proofErr w:type="spellEnd"/>
            <w:r w:rsidRPr="00DB25C4">
              <w:rPr>
                <w:rFonts w:eastAsia="Times New Roman" w:cstheme="minorHAnsi"/>
                <w:color w:val="000000"/>
              </w:rPr>
              <w:t xml:space="preserve"> Ole Johan Dahl</w:t>
            </w:r>
          </w:p>
        </w:tc>
        <w:tc>
          <w:tcPr>
            <w:tcW w:w="1059" w:type="dxa"/>
            <w:tcBorders>
              <w:top w:val="nil"/>
              <w:left w:val="nil"/>
              <w:bottom w:val="single" w:sz="4" w:space="0" w:color="auto"/>
              <w:right w:val="single" w:sz="4" w:space="0" w:color="auto"/>
            </w:tcBorders>
            <w:shd w:val="clear" w:color="auto" w:fill="auto"/>
            <w:noWrap/>
            <w:vAlign w:val="bottom"/>
            <w:hideMark/>
          </w:tcPr>
          <w:p w14:paraId="1DC910FF"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w:t>
            </w:r>
          </w:p>
        </w:tc>
        <w:tc>
          <w:tcPr>
            <w:tcW w:w="1365" w:type="dxa"/>
            <w:tcBorders>
              <w:top w:val="nil"/>
              <w:left w:val="nil"/>
              <w:bottom w:val="single" w:sz="4" w:space="0" w:color="auto"/>
              <w:right w:val="single" w:sz="4" w:space="0" w:color="auto"/>
            </w:tcBorders>
            <w:shd w:val="clear" w:color="auto" w:fill="auto"/>
            <w:noWrap/>
            <w:vAlign w:val="center"/>
            <w:hideMark/>
          </w:tcPr>
          <w:p w14:paraId="459DDBD5"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54</w:t>
            </w:r>
          </w:p>
        </w:tc>
        <w:tc>
          <w:tcPr>
            <w:tcW w:w="990" w:type="dxa"/>
            <w:tcBorders>
              <w:top w:val="nil"/>
              <w:left w:val="nil"/>
              <w:bottom w:val="single" w:sz="4" w:space="0" w:color="auto"/>
              <w:right w:val="single" w:sz="4" w:space="0" w:color="auto"/>
            </w:tcBorders>
            <w:shd w:val="clear" w:color="auto" w:fill="auto"/>
            <w:noWrap/>
            <w:vAlign w:val="center"/>
            <w:hideMark/>
          </w:tcPr>
          <w:p w14:paraId="54074D83"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792" w:type="dxa"/>
            <w:tcBorders>
              <w:top w:val="nil"/>
              <w:left w:val="nil"/>
              <w:bottom w:val="single" w:sz="4" w:space="0" w:color="auto"/>
              <w:right w:val="single" w:sz="4" w:space="0" w:color="auto"/>
            </w:tcBorders>
            <w:shd w:val="clear" w:color="auto" w:fill="auto"/>
            <w:noWrap/>
            <w:vAlign w:val="center"/>
            <w:hideMark/>
          </w:tcPr>
          <w:p w14:paraId="3735758E"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509" w:type="dxa"/>
            <w:tcBorders>
              <w:top w:val="nil"/>
              <w:left w:val="nil"/>
              <w:bottom w:val="single" w:sz="4" w:space="0" w:color="auto"/>
              <w:right w:val="single" w:sz="4" w:space="0" w:color="auto"/>
            </w:tcBorders>
            <w:shd w:val="clear" w:color="auto" w:fill="auto"/>
            <w:noWrap/>
            <w:vAlign w:val="center"/>
            <w:hideMark/>
          </w:tcPr>
          <w:p w14:paraId="18EB8FB2"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1906" w:type="dxa"/>
            <w:tcBorders>
              <w:top w:val="nil"/>
              <w:left w:val="nil"/>
              <w:bottom w:val="single" w:sz="4" w:space="0" w:color="auto"/>
              <w:right w:val="single" w:sz="4" w:space="0" w:color="auto"/>
            </w:tcBorders>
            <w:shd w:val="clear" w:color="auto" w:fill="auto"/>
            <w:noWrap/>
            <w:vAlign w:val="bottom"/>
            <w:hideMark/>
          </w:tcPr>
          <w:p w14:paraId="1FF4619A" w14:textId="77777777" w:rsidR="00B06B75" w:rsidRPr="00DB25C4" w:rsidRDefault="00B06B75" w:rsidP="00687314">
            <w:pPr>
              <w:spacing w:after="0" w:line="240" w:lineRule="auto"/>
              <w:jc w:val="center"/>
              <w:rPr>
                <w:rFonts w:eastAsia="Times New Roman" w:cstheme="minorHAnsi"/>
                <w:color w:val="000000"/>
              </w:rPr>
            </w:pPr>
          </w:p>
        </w:tc>
        <w:tc>
          <w:tcPr>
            <w:tcW w:w="2253" w:type="dxa"/>
            <w:tcBorders>
              <w:top w:val="nil"/>
              <w:left w:val="nil"/>
              <w:bottom w:val="single" w:sz="4" w:space="0" w:color="auto"/>
              <w:right w:val="single" w:sz="4" w:space="0" w:color="auto"/>
            </w:tcBorders>
            <w:shd w:val="clear" w:color="auto" w:fill="auto"/>
            <w:noWrap/>
            <w:vAlign w:val="bottom"/>
            <w:hideMark/>
          </w:tcPr>
          <w:p w14:paraId="7D5124C9"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40</w:t>
            </w:r>
          </w:p>
        </w:tc>
      </w:tr>
      <w:tr w:rsidR="00B06B75" w:rsidRPr="00DB25C4" w14:paraId="208E7BFF" w14:textId="77777777" w:rsidTr="00513061">
        <w:trPr>
          <w:trHeight w:val="286"/>
        </w:trPr>
        <w:tc>
          <w:tcPr>
            <w:tcW w:w="710" w:type="dxa"/>
            <w:tcBorders>
              <w:top w:val="nil"/>
              <w:left w:val="single" w:sz="4" w:space="0" w:color="auto"/>
              <w:bottom w:val="single" w:sz="4" w:space="0" w:color="auto"/>
              <w:right w:val="single" w:sz="4" w:space="0" w:color="auto"/>
            </w:tcBorders>
            <w:noWrap/>
            <w:vAlign w:val="bottom"/>
            <w:hideMark/>
          </w:tcPr>
          <w:p w14:paraId="0A1B7297"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16</w:t>
            </w:r>
          </w:p>
        </w:tc>
        <w:tc>
          <w:tcPr>
            <w:tcW w:w="3813" w:type="dxa"/>
            <w:tcBorders>
              <w:top w:val="nil"/>
              <w:left w:val="nil"/>
              <w:bottom w:val="single" w:sz="4" w:space="0" w:color="auto"/>
              <w:right w:val="single" w:sz="4" w:space="0" w:color="auto"/>
            </w:tcBorders>
            <w:shd w:val="clear" w:color="auto" w:fill="auto"/>
            <w:noWrap/>
            <w:vAlign w:val="bottom"/>
            <w:hideMark/>
          </w:tcPr>
          <w:p w14:paraId="5A07C90B"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Laboratorium</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Komputer</w:t>
            </w:r>
            <w:proofErr w:type="spellEnd"/>
            <w:r w:rsidRPr="00DB25C4">
              <w:rPr>
                <w:rFonts w:eastAsia="Times New Roman" w:cstheme="minorHAnsi"/>
                <w:color w:val="000000"/>
              </w:rPr>
              <w:t xml:space="preserve"> Warren Buffet</w:t>
            </w:r>
          </w:p>
        </w:tc>
        <w:tc>
          <w:tcPr>
            <w:tcW w:w="1059" w:type="dxa"/>
            <w:tcBorders>
              <w:top w:val="nil"/>
              <w:left w:val="nil"/>
              <w:bottom w:val="single" w:sz="4" w:space="0" w:color="auto"/>
              <w:right w:val="single" w:sz="4" w:space="0" w:color="auto"/>
            </w:tcBorders>
            <w:shd w:val="clear" w:color="auto" w:fill="auto"/>
            <w:noWrap/>
            <w:vAlign w:val="bottom"/>
            <w:hideMark/>
          </w:tcPr>
          <w:p w14:paraId="77B8A20E"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w:t>
            </w:r>
          </w:p>
        </w:tc>
        <w:tc>
          <w:tcPr>
            <w:tcW w:w="1365" w:type="dxa"/>
            <w:tcBorders>
              <w:top w:val="nil"/>
              <w:left w:val="nil"/>
              <w:bottom w:val="single" w:sz="4" w:space="0" w:color="auto"/>
              <w:right w:val="single" w:sz="4" w:space="0" w:color="auto"/>
            </w:tcBorders>
            <w:shd w:val="clear" w:color="auto" w:fill="auto"/>
            <w:noWrap/>
            <w:vAlign w:val="center"/>
            <w:hideMark/>
          </w:tcPr>
          <w:p w14:paraId="012DE4FB"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72</w:t>
            </w:r>
          </w:p>
        </w:tc>
        <w:tc>
          <w:tcPr>
            <w:tcW w:w="990" w:type="dxa"/>
            <w:tcBorders>
              <w:top w:val="nil"/>
              <w:left w:val="nil"/>
              <w:bottom w:val="single" w:sz="4" w:space="0" w:color="auto"/>
              <w:right w:val="single" w:sz="4" w:space="0" w:color="auto"/>
            </w:tcBorders>
            <w:shd w:val="clear" w:color="auto" w:fill="auto"/>
            <w:noWrap/>
            <w:vAlign w:val="center"/>
            <w:hideMark/>
          </w:tcPr>
          <w:p w14:paraId="58B62841"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792" w:type="dxa"/>
            <w:tcBorders>
              <w:top w:val="nil"/>
              <w:left w:val="nil"/>
              <w:bottom w:val="single" w:sz="4" w:space="0" w:color="auto"/>
              <w:right w:val="single" w:sz="4" w:space="0" w:color="auto"/>
            </w:tcBorders>
            <w:shd w:val="clear" w:color="auto" w:fill="auto"/>
            <w:noWrap/>
            <w:vAlign w:val="center"/>
            <w:hideMark/>
          </w:tcPr>
          <w:p w14:paraId="5F3332DC"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509" w:type="dxa"/>
            <w:tcBorders>
              <w:top w:val="nil"/>
              <w:left w:val="nil"/>
              <w:bottom w:val="single" w:sz="4" w:space="0" w:color="auto"/>
              <w:right w:val="single" w:sz="4" w:space="0" w:color="auto"/>
            </w:tcBorders>
            <w:shd w:val="clear" w:color="auto" w:fill="auto"/>
            <w:noWrap/>
            <w:vAlign w:val="center"/>
            <w:hideMark/>
          </w:tcPr>
          <w:p w14:paraId="4A3300C8"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1906" w:type="dxa"/>
            <w:tcBorders>
              <w:top w:val="nil"/>
              <w:left w:val="nil"/>
              <w:bottom w:val="single" w:sz="4" w:space="0" w:color="auto"/>
              <w:right w:val="single" w:sz="4" w:space="0" w:color="auto"/>
            </w:tcBorders>
            <w:shd w:val="clear" w:color="auto" w:fill="auto"/>
            <w:noWrap/>
            <w:vAlign w:val="bottom"/>
            <w:hideMark/>
          </w:tcPr>
          <w:p w14:paraId="21B1D0D9" w14:textId="77777777" w:rsidR="00B06B75" w:rsidRPr="00DB25C4" w:rsidRDefault="00B06B75" w:rsidP="00687314">
            <w:pPr>
              <w:spacing w:after="0" w:line="240" w:lineRule="auto"/>
              <w:jc w:val="center"/>
              <w:rPr>
                <w:rFonts w:eastAsia="Times New Roman" w:cstheme="minorHAnsi"/>
                <w:color w:val="000000"/>
              </w:rPr>
            </w:pPr>
          </w:p>
        </w:tc>
        <w:tc>
          <w:tcPr>
            <w:tcW w:w="2253" w:type="dxa"/>
            <w:tcBorders>
              <w:top w:val="nil"/>
              <w:left w:val="nil"/>
              <w:bottom w:val="single" w:sz="4" w:space="0" w:color="auto"/>
              <w:right w:val="single" w:sz="4" w:space="0" w:color="auto"/>
            </w:tcBorders>
            <w:shd w:val="clear" w:color="auto" w:fill="auto"/>
            <w:noWrap/>
            <w:vAlign w:val="bottom"/>
            <w:hideMark/>
          </w:tcPr>
          <w:p w14:paraId="3DA5E6A7"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40</w:t>
            </w:r>
          </w:p>
        </w:tc>
      </w:tr>
      <w:tr w:rsidR="00B06B75" w:rsidRPr="00DB25C4" w14:paraId="12804801" w14:textId="77777777" w:rsidTr="00513061">
        <w:trPr>
          <w:trHeight w:val="286"/>
        </w:trPr>
        <w:tc>
          <w:tcPr>
            <w:tcW w:w="710" w:type="dxa"/>
            <w:tcBorders>
              <w:top w:val="nil"/>
              <w:left w:val="single" w:sz="4" w:space="0" w:color="auto"/>
              <w:bottom w:val="single" w:sz="4" w:space="0" w:color="auto"/>
              <w:right w:val="single" w:sz="4" w:space="0" w:color="auto"/>
            </w:tcBorders>
            <w:noWrap/>
            <w:vAlign w:val="bottom"/>
            <w:hideMark/>
          </w:tcPr>
          <w:p w14:paraId="1537AB9F"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17</w:t>
            </w:r>
          </w:p>
        </w:tc>
        <w:tc>
          <w:tcPr>
            <w:tcW w:w="3813" w:type="dxa"/>
            <w:tcBorders>
              <w:top w:val="nil"/>
              <w:left w:val="nil"/>
              <w:bottom w:val="single" w:sz="4" w:space="0" w:color="auto"/>
              <w:right w:val="single" w:sz="4" w:space="0" w:color="auto"/>
            </w:tcBorders>
            <w:shd w:val="clear" w:color="auto" w:fill="auto"/>
            <w:noWrap/>
            <w:vAlign w:val="bottom"/>
            <w:hideMark/>
          </w:tcPr>
          <w:p w14:paraId="13BFBF44"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Laboratorium</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Komputer</w:t>
            </w:r>
            <w:proofErr w:type="spellEnd"/>
            <w:r w:rsidRPr="00DB25C4">
              <w:rPr>
                <w:rFonts w:eastAsia="Times New Roman" w:cstheme="minorHAnsi"/>
                <w:color w:val="000000"/>
              </w:rPr>
              <w:t xml:space="preserve"> SIPUTRI</w:t>
            </w:r>
          </w:p>
        </w:tc>
        <w:tc>
          <w:tcPr>
            <w:tcW w:w="1059" w:type="dxa"/>
            <w:tcBorders>
              <w:top w:val="nil"/>
              <w:left w:val="nil"/>
              <w:bottom w:val="single" w:sz="4" w:space="0" w:color="auto"/>
              <w:right w:val="single" w:sz="4" w:space="0" w:color="auto"/>
            </w:tcBorders>
            <w:shd w:val="clear" w:color="auto" w:fill="auto"/>
            <w:noWrap/>
            <w:vAlign w:val="bottom"/>
            <w:hideMark/>
          </w:tcPr>
          <w:p w14:paraId="3E1958A3"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w:t>
            </w:r>
          </w:p>
        </w:tc>
        <w:tc>
          <w:tcPr>
            <w:tcW w:w="1365" w:type="dxa"/>
            <w:tcBorders>
              <w:top w:val="nil"/>
              <w:left w:val="nil"/>
              <w:bottom w:val="single" w:sz="4" w:space="0" w:color="auto"/>
              <w:right w:val="single" w:sz="4" w:space="0" w:color="auto"/>
            </w:tcBorders>
            <w:shd w:val="clear" w:color="auto" w:fill="auto"/>
            <w:noWrap/>
            <w:vAlign w:val="center"/>
            <w:hideMark/>
          </w:tcPr>
          <w:p w14:paraId="6D6A433F"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72</w:t>
            </w:r>
          </w:p>
        </w:tc>
        <w:tc>
          <w:tcPr>
            <w:tcW w:w="990" w:type="dxa"/>
            <w:tcBorders>
              <w:top w:val="nil"/>
              <w:left w:val="nil"/>
              <w:bottom w:val="single" w:sz="4" w:space="0" w:color="auto"/>
              <w:right w:val="single" w:sz="4" w:space="0" w:color="auto"/>
            </w:tcBorders>
            <w:shd w:val="clear" w:color="auto" w:fill="auto"/>
            <w:noWrap/>
            <w:vAlign w:val="center"/>
            <w:hideMark/>
          </w:tcPr>
          <w:p w14:paraId="20A2C685"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792" w:type="dxa"/>
            <w:tcBorders>
              <w:top w:val="nil"/>
              <w:left w:val="nil"/>
              <w:bottom w:val="single" w:sz="4" w:space="0" w:color="auto"/>
              <w:right w:val="single" w:sz="4" w:space="0" w:color="auto"/>
            </w:tcBorders>
            <w:shd w:val="clear" w:color="auto" w:fill="auto"/>
            <w:noWrap/>
            <w:vAlign w:val="center"/>
            <w:hideMark/>
          </w:tcPr>
          <w:p w14:paraId="1FA68EE5"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509" w:type="dxa"/>
            <w:tcBorders>
              <w:top w:val="nil"/>
              <w:left w:val="nil"/>
              <w:bottom w:val="single" w:sz="4" w:space="0" w:color="auto"/>
              <w:right w:val="single" w:sz="4" w:space="0" w:color="auto"/>
            </w:tcBorders>
            <w:shd w:val="clear" w:color="auto" w:fill="auto"/>
            <w:noWrap/>
            <w:vAlign w:val="center"/>
            <w:hideMark/>
          </w:tcPr>
          <w:p w14:paraId="53C4B1F8"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1906" w:type="dxa"/>
            <w:tcBorders>
              <w:top w:val="nil"/>
              <w:left w:val="nil"/>
              <w:bottom w:val="single" w:sz="4" w:space="0" w:color="auto"/>
              <w:right w:val="single" w:sz="4" w:space="0" w:color="auto"/>
            </w:tcBorders>
            <w:shd w:val="clear" w:color="auto" w:fill="auto"/>
            <w:noWrap/>
            <w:vAlign w:val="bottom"/>
            <w:hideMark/>
          </w:tcPr>
          <w:p w14:paraId="3BEC5B93" w14:textId="77777777" w:rsidR="00B06B75" w:rsidRPr="00DB25C4" w:rsidRDefault="00B06B75" w:rsidP="00687314">
            <w:pPr>
              <w:spacing w:after="0" w:line="240" w:lineRule="auto"/>
              <w:jc w:val="center"/>
              <w:rPr>
                <w:rFonts w:eastAsia="Times New Roman" w:cstheme="minorHAnsi"/>
                <w:color w:val="000000"/>
              </w:rPr>
            </w:pPr>
          </w:p>
        </w:tc>
        <w:tc>
          <w:tcPr>
            <w:tcW w:w="2253" w:type="dxa"/>
            <w:tcBorders>
              <w:top w:val="nil"/>
              <w:left w:val="nil"/>
              <w:bottom w:val="single" w:sz="4" w:space="0" w:color="auto"/>
              <w:right w:val="single" w:sz="4" w:space="0" w:color="auto"/>
            </w:tcBorders>
            <w:shd w:val="clear" w:color="auto" w:fill="auto"/>
            <w:noWrap/>
            <w:vAlign w:val="bottom"/>
            <w:hideMark/>
          </w:tcPr>
          <w:p w14:paraId="7581E021"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40</w:t>
            </w:r>
          </w:p>
        </w:tc>
      </w:tr>
      <w:tr w:rsidR="00B06B75" w:rsidRPr="00DB25C4" w14:paraId="65F60793" w14:textId="77777777" w:rsidTr="00513061">
        <w:trPr>
          <w:trHeight w:val="286"/>
        </w:trPr>
        <w:tc>
          <w:tcPr>
            <w:tcW w:w="710" w:type="dxa"/>
            <w:tcBorders>
              <w:top w:val="nil"/>
              <w:left w:val="single" w:sz="4" w:space="0" w:color="auto"/>
              <w:bottom w:val="single" w:sz="4" w:space="0" w:color="auto"/>
              <w:right w:val="single" w:sz="4" w:space="0" w:color="auto"/>
            </w:tcBorders>
            <w:noWrap/>
            <w:vAlign w:val="bottom"/>
            <w:hideMark/>
          </w:tcPr>
          <w:p w14:paraId="5E570522"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18</w:t>
            </w:r>
          </w:p>
        </w:tc>
        <w:tc>
          <w:tcPr>
            <w:tcW w:w="3813" w:type="dxa"/>
            <w:tcBorders>
              <w:top w:val="nil"/>
              <w:left w:val="nil"/>
              <w:bottom w:val="single" w:sz="4" w:space="0" w:color="auto"/>
              <w:right w:val="single" w:sz="4" w:space="0" w:color="auto"/>
            </w:tcBorders>
            <w:shd w:val="clear" w:color="auto" w:fill="auto"/>
            <w:noWrap/>
            <w:vAlign w:val="bottom"/>
            <w:hideMark/>
          </w:tcPr>
          <w:p w14:paraId="4B6CE116"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Laboratorium</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Komputer</w:t>
            </w:r>
            <w:proofErr w:type="spellEnd"/>
            <w:r w:rsidRPr="00DB25C4">
              <w:rPr>
                <w:rFonts w:eastAsia="Times New Roman" w:cstheme="minorHAnsi"/>
                <w:color w:val="000000"/>
              </w:rPr>
              <w:t xml:space="preserve"> Gene Amdahl</w:t>
            </w:r>
          </w:p>
        </w:tc>
        <w:tc>
          <w:tcPr>
            <w:tcW w:w="1059" w:type="dxa"/>
            <w:tcBorders>
              <w:top w:val="nil"/>
              <w:left w:val="nil"/>
              <w:bottom w:val="single" w:sz="4" w:space="0" w:color="auto"/>
              <w:right w:val="single" w:sz="4" w:space="0" w:color="auto"/>
            </w:tcBorders>
            <w:shd w:val="clear" w:color="auto" w:fill="auto"/>
            <w:noWrap/>
            <w:vAlign w:val="bottom"/>
            <w:hideMark/>
          </w:tcPr>
          <w:p w14:paraId="2B03ECE0"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w:t>
            </w:r>
          </w:p>
        </w:tc>
        <w:tc>
          <w:tcPr>
            <w:tcW w:w="1365" w:type="dxa"/>
            <w:tcBorders>
              <w:top w:val="nil"/>
              <w:left w:val="nil"/>
              <w:bottom w:val="single" w:sz="4" w:space="0" w:color="auto"/>
              <w:right w:val="single" w:sz="4" w:space="0" w:color="auto"/>
            </w:tcBorders>
            <w:shd w:val="clear" w:color="auto" w:fill="auto"/>
            <w:noWrap/>
            <w:vAlign w:val="center"/>
            <w:hideMark/>
          </w:tcPr>
          <w:p w14:paraId="50A305B8"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54</w:t>
            </w:r>
          </w:p>
        </w:tc>
        <w:tc>
          <w:tcPr>
            <w:tcW w:w="990" w:type="dxa"/>
            <w:tcBorders>
              <w:top w:val="nil"/>
              <w:left w:val="nil"/>
              <w:bottom w:val="single" w:sz="4" w:space="0" w:color="auto"/>
              <w:right w:val="single" w:sz="4" w:space="0" w:color="auto"/>
            </w:tcBorders>
            <w:shd w:val="clear" w:color="auto" w:fill="auto"/>
            <w:noWrap/>
            <w:vAlign w:val="center"/>
            <w:hideMark/>
          </w:tcPr>
          <w:p w14:paraId="191F5477"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792" w:type="dxa"/>
            <w:tcBorders>
              <w:top w:val="nil"/>
              <w:left w:val="nil"/>
              <w:bottom w:val="single" w:sz="4" w:space="0" w:color="auto"/>
              <w:right w:val="single" w:sz="4" w:space="0" w:color="auto"/>
            </w:tcBorders>
            <w:shd w:val="clear" w:color="auto" w:fill="auto"/>
            <w:noWrap/>
            <w:vAlign w:val="center"/>
            <w:hideMark/>
          </w:tcPr>
          <w:p w14:paraId="61F80CEE"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509" w:type="dxa"/>
            <w:tcBorders>
              <w:top w:val="nil"/>
              <w:left w:val="nil"/>
              <w:bottom w:val="single" w:sz="4" w:space="0" w:color="auto"/>
              <w:right w:val="single" w:sz="4" w:space="0" w:color="auto"/>
            </w:tcBorders>
            <w:shd w:val="clear" w:color="auto" w:fill="auto"/>
            <w:noWrap/>
            <w:vAlign w:val="center"/>
            <w:hideMark/>
          </w:tcPr>
          <w:p w14:paraId="0414ED0B"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1906" w:type="dxa"/>
            <w:tcBorders>
              <w:top w:val="nil"/>
              <w:left w:val="nil"/>
              <w:bottom w:val="single" w:sz="4" w:space="0" w:color="auto"/>
              <w:right w:val="single" w:sz="4" w:space="0" w:color="auto"/>
            </w:tcBorders>
            <w:shd w:val="clear" w:color="auto" w:fill="auto"/>
            <w:noWrap/>
            <w:vAlign w:val="bottom"/>
            <w:hideMark/>
          </w:tcPr>
          <w:p w14:paraId="31D665A9" w14:textId="77777777" w:rsidR="00B06B75" w:rsidRPr="00DB25C4" w:rsidRDefault="00B06B75" w:rsidP="00687314">
            <w:pPr>
              <w:spacing w:after="0" w:line="240" w:lineRule="auto"/>
              <w:jc w:val="center"/>
              <w:rPr>
                <w:rFonts w:eastAsia="Times New Roman" w:cstheme="minorHAnsi"/>
                <w:color w:val="000000"/>
              </w:rPr>
            </w:pPr>
          </w:p>
        </w:tc>
        <w:tc>
          <w:tcPr>
            <w:tcW w:w="2253" w:type="dxa"/>
            <w:tcBorders>
              <w:top w:val="nil"/>
              <w:left w:val="nil"/>
              <w:bottom w:val="single" w:sz="4" w:space="0" w:color="auto"/>
              <w:right w:val="single" w:sz="4" w:space="0" w:color="auto"/>
            </w:tcBorders>
            <w:shd w:val="clear" w:color="auto" w:fill="auto"/>
            <w:noWrap/>
            <w:vAlign w:val="bottom"/>
            <w:hideMark/>
          </w:tcPr>
          <w:p w14:paraId="0906D3BF"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40</w:t>
            </w:r>
          </w:p>
        </w:tc>
      </w:tr>
      <w:tr w:rsidR="00B06B75" w:rsidRPr="00DB25C4" w14:paraId="0D4104FA" w14:textId="77777777" w:rsidTr="00513061">
        <w:trPr>
          <w:trHeight w:val="286"/>
        </w:trPr>
        <w:tc>
          <w:tcPr>
            <w:tcW w:w="710" w:type="dxa"/>
            <w:tcBorders>
              <w:top w:val="nil"/>
              <w:left w:val="single" w:sz="4" w:space="0" w:color="auto"/>
              <w:bottom w:val="single" w:sz="4" w:space="0" w:color="auto"/>
              <w:right w:val="single" w:sz="4" w:space="0" w:color="auto"/>
            </w:tcBorders>
            <w:noWrap/>
            <w:vAlign w:val="bottom"/>
            <w:hideMark/>
          </w:tcPr>
          <w:p w14:paraId="2A8D6D4B"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19</w:t>
            </w:r>
          </w:p>
        </w:tc>
        <w:tc>
          <w:tcPr>
            <w:tcW w:w="3813" w:type="dxa"/>
            <w:tcBorders>
              <w:top w:val="nil"/>
              <w:left w:val="nil"/>
              <w:bottom w:val="single" w:sz="4" w:space="0" w:color="auto"/>
              <w:right w:val="single" w:sz="4" w:space="0" w:color="auto"/>
            </w:tcBorders>
            <w:shd w:val="clear" w:color="auto" w:fill="auto"/>
            <w:noWrap/>
            <w:vAlign w:val="bottom"/>
            <w:hideMark/>
          </w:tcPr>
          <w:p w14:paraId="0EA69663"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 xml:space="preserve">Kolam </w:t>
            </w:r>
            <w:proofErr w:type="spellStart"/>
            <w:r w:rsidRPr="00DB25C4">
              <w:rPr>
                <w:rFonts w:eastAsia="Times New Roman" w:cstheme="minorHAnsi"/>
                <w:color w:val="000000"/>
              </w:rPr>
              <w:t>Renang</w:t>
            </w:r>
            <w:proofErr w:type="spellEnd"/>
          </w:p>
        </w:tc>
        <w:tc>
          <w:tcPr>
            <w:tcW w:w="1059" w:type="dxa"/>
            <w:tcBorders>
              <w:top w:val="nil"/>
              <w:left w:val="nil"/>
              <w:bottom w:val="single" w:sz="4" w:space="0" w:color="auto"/>
              <w:right w:val="single" w:sz="4" w:space="0" w:color="auto"/>
            </w:tcBorders>
            <w:shd w:val="clear" w:color="auto" w:fill="auto"/>
            <w:noWrap/>
            <w:vAlign w:val="bottom"/>
            <w:hideMark/>
          </w:tcPr>
          <w:p w14:paraId="27E41A06"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w:t>
            </w:r>
          </w:p>
        </w:tc>
        <w:tc>
          <w:tcPr>
            <w:tcW w:w="1365" w:type="dxa"/>
            <w:tcBorders>
              <w:top w:val="nil"/>
              <w:left w:val="nil"/>
              <w:bottom w:val="single" w:sz="4" w:space="0" w:color="auto"/>
              <w:right w:val="single" w:sz="4" w:space="0" w:color="auto"/>
            </w:tcBorders>
            <w:shd w:val="clear" w:color="auto" w:fill="auto"/>
            <w:noWrap/>
            <w:vAlign w:val="center"/>
            <w:hideMark/>
          </w:tcPr>
          <w:p w14:paraId="74C72BA6"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375</w:t>
            </w:r>
          </w:p>
        </w:tc>
        <w:tc>
          <w:tcPr>
            <w:tcW w:w="990" w:type="dxa"/>
            <w:tcBorders>
              <w:top w:val="nil"/>
              <w:left w:val="nil"/>
              <w:bottom w:val="single" w:sz="4" w:space="0" w:color="auto"/>
              <w:right w:val="single" w:sz="4" w:space="0" w:color="auto"/>
            </w:tcBorders>
            <w:shd w:val="clear" w:color="auto" w:fill="auto"/>
            <w:noWrap/>
            <w:vAlign w:val="center"/>
            <w:hideMark/>
          </w:tcPr>
          <w:p w14:paraId="17E2667C"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792" w:type="dxa"/>
            <w:tcBorders>
              <w:top w:val="nil"/>
              <w:left w:val="nil"/>
              <w:bottom w:val="single" w:sz="4" w:space="0" w:color="auto"/>
              <w:right w:val="single" w:sz="4" w:space="0" w:color="auto"/>
            </w:tcBorders>
            <w:shd w:val="clear" w:color="auto" w:fill="auto"/>
            <w:noWrap/>
            <w:vAlign w:val="center"/>
            <w:hideMark/>
          </w:tcPr>
          <w:p w14:paraId="63825B2B"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509" w:type="dxa"/>
            <w:tcBorders>
              <w:top w:val="nil"/>
              <w:left w:val="nil"/>
              <w:bottom w:val="single" w:sz="4" w:space="0" w:color="auto"/>
              <w:right w:val="single" w:sz="4" w:space="0" w:color="auto"/>
            </w:tcBorders>
            <w:shd w:val="clear" w:color="auto" w:fill="auto"/>
            <w:noWrap/>
            <w:vAlign w:val="center"/>
            <w:hideMark/>
          </w:tcPr>
          <w:p w14:paraId="1AF05C56"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1906" w:type="dxa"/>
            <w:tcBorders>
              <w:top w:val="nil"/>
              <w:left w:val="nil"/>
              <w:bottom w:val="single" w:sz="4" w:space="0" w:color="auto"/>
              <w:right w:val="single" w:sz="4" w:space="0" w:color="auto"/>
            </w:tcBorders>
            <w:shd w:val="clear" w:color="auto" w:fill="auto"/>
            <w:noWrap/>
            <w:vAlign w:val="bottom"/>
            <w:hideMark/>
          </w:tcPr>
          <w:p w14:paraId="12130F4F" w14:textId="77777777" w:rsidR="00B06B75" w:rsidRPr="00DB25C4" w:rsidRDefault="00B06B75" w:rsidP="00687314">
            <w:pPr>
              <w:spacing w:after="0" w:line="240" w:lineRule="auto"/>
              <w:jc w:val="center"/>
              <w:rPr>
                <w:rFonts w:eastAsia="Times New Roman" w:cstheme="minorHAnsi"/>
                <w:color w:val="000000"/>
              </w:rPr>
            </w:pPr>
          </w:p>
        </w:tc>
        <w:tc>
          <w:tcPr>
            <w:tcW w:w="2253" w:type="dxa"/>
            <w:tcBorders>
              <w:top w:val="nil"/>
              <w:left w:val="nil"/>
              <w:bottom w:val="single" w:sz="4" w:space="0" w:color="auto"/>
              <w:right w:val="single" w:sz="4" w:space="0" w:color="auto"/>
            </w:tcBorders>
            <w:shd w:val="clear" w:color="auto" w:fill="auto"/>
            <w:noWrap/>
            <w:vAlign w:val="bottom"/>
            <w:hideMark/>
          </w:tcPr>
          <w:p w14:paraId="003F08CB"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40</w:t>
            </w:r>
          </w:p>
        </w:tc>
      </w:tr>
      <w:tr w:rsidR="00B06B75" w:rsidRPr="00DB25C4" w14:paraId="055A6B32" w14:textId="77777777" w:rsidTr="00513061">
        <w:trPr>
          <w:trHeight w:val="286"/>
        </w:trPr>
        <w:tc>
          <w:tcPr>
            <w:tcW w:w="710" w:type="dxa"/>
            <w:tcBorders>
              <w:top w:val="nil"/>
              <w:left w:val="single" w:sz="4" w:space="0" w:color="auto"/>
              <w:bottom w:val="single" w:sz="4" w:space="0" w:color="auto"/>
              <w:right w:val="single" w:sz="4" w:space="0" w:color="auto"/>
            </w:tcBorders>
            <w:noWrap/>
            <w:vAlign w:val="bottom"/>
            <w:hideMark/>
          </w:tcPr>
          <w:p w14:paraId="1268AB43"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20</w:t>
            </w:r>
          </w:p>
        </w:tc>
        <w:tc>
          <w:tcPr>
            <w:tcW w:w="3813" w:type="dxa"/>
            <w:tcBorders>
              <w:top w:val="nil"/>
              <w:left w:val="nil"/>
              <w:bottom w:val="single" w:sz="4" w:space="0" w:color="auto"/>
              <w:right w:val="single" w:sz="4" w:space="0" w:color="auto"/>
            </w:tcBorders>
            <w:shd w:val="clear" w:color="auto" w:fill="auto"/>
            <w:noWrap/>
            <w:vAlign w:val="bottom"/>
            <w:hideMark/>
          </w:tcPr>
          <w:p w14:paraId="547EF349"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 xml:space="preserve">Area </w:t>
            </w:r>
            <w:proofErr w:type="spellStart"/>
            <w:r w:rsidRPr="00DB25C4">
              <w:rPr>
                <w:rFonts w:eastAsia="Times New Roman" w:cstheme="minorHAnsi"/>
                <w:color w:val="000000"/>
              </w:rPr>
              <w:t>Kantin</w:t>
            </w:r>
            <w:proofErr w:type="spellEnd"/>
          </w:p>
        </w:tc>
        <w:tc>
          <w:tcPr>
            <w:tcW w:w="1059" w:type="dxa"/>
            <w:tcBorders>
              <w:top w:val="nil"/>
              <w:left w:val="nil"/>
              <w:bottom w:val="single" w:sz="4" w:space="0" w:color="auto"/>
              <w:right w:val="single" w:sz="4" w:space="0" w:color="auto"/>
            </w:tcBorders>
            <w:shd w:val="clear" w:color="auto" w:fill="auto"/>
            <w:noWrap/>
            <w:vAlign w:val="bottom"/>
            <w:hideMark/>
          </w:tcPr>
          <w:p w14:paraId="25480CD4"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w:t>
            </w:r>
          </w:p>
        </w:tc>
        <w:tc>
          <w:tcPr>
            <w:tcW w:w="1365" w:type="dxa"/>
            <w:tcBorders>
              <w:top w:val="nil"/>
              <w:left w:val="nil"/>
              <w:bottom w:val="single" w:sz="4" w:space="0" w:color="auto"/>
              <w:right w:val="single" w:sz="4" w:space="0" w:color="auto"/>
            </w:tcBorders>
            <w:shd w:val="clear" w:color="auto" w:fill="auto"/>
            <w:noWrap/>
            <w:vAlign w:val="center"/>
            <w:hideMark/>
          </w:tcPr>
          <w:p w14:paraId="5820DFF4"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768</w:t>
            </w:r>
          </w:p>
        </w:tc>
        <w:tc>
          <w:tcPr>
            <w:tcW w:w="990" w:type="dxa"/>
            <w:tcBorders>
              <w:top w:val="nil"/>
              <w:left w:val="nil"/>
              <w:bottom w:val="single" w:sz="4" w:space="0" w:color="auto"/>
              <w:right w:val="single" w:sz="4" w:space="0" w:color="auto"/>
            </w:tcBorders>
            <w:shd w:val="clear" w:color="auto" w:fill="auto"/>
            <w:noWrap/>
            <w:vAlign w:val="center"/>
            <w:hideMark/>
          </w:tcPr>
          <w:p w14:paraId="003C83AA"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792" w:type="dxa"/>
            <w:tcBorders>
              <w:top w:val="nil"/>
              <w:left w:val="nil"/>
              <w:bottom w:val="single" w:sz="4" w:space="0" w:color="auto"/>
              <w:right w:val="single" w:sz="4" w:space="0" w:color="auto"/>
            </w:tcBorders>
            <w:shd w:val="clear" w:color="auto" w:fill="auto"/>
            <w:noWrap/>
            <w:vAlign w:val="center"/>
            <w:hideMark/>
          </w:tcPr>
          <w:p w14:paraId="2C93B314"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509" w:type="dxa"/>
            <w:tcBorders>
              <w:top w:val="nil"/>
              <w:left w:val="nil"/>
              <w:bottom w:val="single" w:sz="4" w:space="0" w:color="auto"/>
              <w:right w:val="single" w:sz="4" w:space="0" w:color="auto"/>
            </w:tcBorders>
            <w:shd w:val="clear" w:color="auto" w:fill="auto"/>
            <w:noWrap/>
            <w:vAlign w:val="center"/>
            <w:hideMark/>
          </w:tcPr>
          <w:p w14:paraId="3949C116"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1906" w:type="dxa"/>
            <w:tcBorders>
              <w:top w:val="nil"/>
              <w:left w:val="nil"/>
              <w:bottom w:val="single" w:sz="4" w:space="0" w:color="auto"/>
              <w:right w:val="single" w:sz="4" w:space="0" w:color="auto"/>
            </w:tcBorders>
            <w:shd w:val="clear" w:color="auto" w:fill="auto"/>
            <w:noWrap/>
            <w:vAlign w:val="bottom"/>
            <w:hideMark/>
          </w:tcPr>
          <w:p w14:paraId="5D814168" w14:textId="77777777" w:rsidR="00B06B75" w:rsidRPr="00DB25C4" w:rsidRDefault="00B06B75" w:rsidP="00687314">
            <w:pPr>
              <w:spacing w:after="0" w:line="240" w:lineRule="auto"/>
              <w:jc w:val="center"/>
              <w:rPr>
                <w:rFonts w:eastAsia="Times New Roman" w:cstheme="minorHAnsi"/>
                <w:color w:val="000000"/>
              </w:rPr>
            </w:pPr>
          </w:p>
        </w:tc>
        <w:tc>
          <w:tcPr>
            <w:tcW w:w="2253" w:type="dxa"/>
            <w:tcBorders>
              <w:top w:val="nil"/>
              <w:left w:val="nil"/>
              <w:bottom w:val="single" w:sz="4" w:space="0" w:color="auto"/>
              <w:right w:val="single" w:sz="4" w:space="0" w:color="auto"/>
            </w:tcBorders>
            <w:shd w:val="clear" w:color="auto" w:fill="auto"/>
            <w:noWrap/>
            <w:vAlign w:val="bottom"/>
            <w:hideMark/>
          </w:tcPr>
          <w:p w14:paraId="42B71982"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40</w:t>
            </w:r>
          </w:p>
        </w:tc>
      </w:tr>
      <w:tr w:rsidR="00B06B75" w:rsidRPr="00DB25C4" w14:paraId="5F4DABCA" w14:textId="77777777" w:rsidTr="00513061">
        <w:trPr>
          <w:trHeight w:val="286"/>
        </w:trPr>
        <w:tc>
          <w:tcPr>
            <w:tcW w:w="710" w:type="dxa"/>
            <w:tcBorders>
              <w:top w:val="nil"/>
              <w:left w:val="single" w:sz="4" w:space="0" w:color="auto"/>
              <w:bottom w:val="single" w:sz="4" w:space="0" w:color="auto"/>
              <w:right w:val="single" w:sz="4" w:space="0" w:color="auto"/>
            </w:tcBorders>
            <w:noWrap/>
            <w:vAlign w:val="bottom"/>
            <w:hideMark/>
          </w:tcPr>
          <w:p w14:paraId="78CEFDE8"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21</w:t>
            </w:r>
          </w:p>
        </w:tc>
        <w:tc>
          <w:tcPr>
            <w:tcW w:w="3813" w:type="dxa"/>
            <w:tcBorders>
              <w:top w:val="nil"/>
              <w:left w:val="nil"/>
              <w:bottom w:val="single" w:sz="4" w:space="0" w:color="auto"/>
              <w:right w:val="single" w:sz="4" w:space="0" w:color="auto"/>
            </w:tcBorders>
            <w:shd w:val="clear" w:color="auto" w:fill="auto"/>
            <w:noWrap/>
            <w:vAlign w:val="bottom"/>
            <w:hideMark/>
          </w:tcPr>
          <w:p w14:paraId="37EF9595"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Ruang Ibadah</w:t>
            </w:r>
          </w:p>
        </w:tc>
        <w:tc>
          <w:tcPr>
            <w:tcW w:w="1059" w:type="dxa"/>
            <w:tcBorders>
              <w:top w:val="nil"/>
              <w:left w:val="nil"/>
              <w:bottom w:val="single" w:sz="4" w:space="0" w:color="auto"/>
              <w:right w:val="single" w:sz="4" w:space="0" w:color="auto"/>
            </w:tcBorders>
            <w:shd w:val="clear" w:color="auto" w:fill="auto"/>
            <w:noWrap/>
            <w:vAlign w:val="bottom"/>
            <w:hideMark/>
          </w:tcPr>
          <w:p w14:paraId="7D4A48F8" w14:textId="77777777" w:rsidR="00B06B75" w:rsidRPr="00DB25C4" w:rsidRDefault="00B06B75" w:rsidP="00687314">
            <w:pPr>
              <w:spacing w:after="0" w:line="240" w:lineRule="auto"/>
              <w:jc w:val="right"/>
              <w:rPr>
                <w:rFonts w:eastAsia="Times New Roman" w:cstheme="minorHAnsi"/>
                <w:color w:val="000000"/>
              </w:rPr>
            </w:pPr>
            <w:r w:rsidRPr="00DB25C4">
              <w:rPr>
                <w:rFonts w:eastAsia="Times New Roman" w:cstheme="minorHAnsi"/>
                <w:color w:val="000000"/>
              </w:rPr>
              <w:t>1</w:t>
            </w:r>
          </w:p>
        </w:tc>
        <w:tc>
          <w:tcPr>
            <w:tcW w:w="1365" w:type="dxa"/>
            <w:tcBorders>
              <w:top w:val="nil"/>
              <w:left w:val="nil"/>
              <w:bottom w:val="single" w:sz="4" w:space="0" w:color="auto"/>
              <w:right w:val="single" w:sz="4" w:space="0" w:color="auto"/>
            </w:tcBorders>
            <w:shd w:val="clear" w:color="auto" w:fill="auto"/>
            <w:noWrap/>
            <w:vAlign w:val="center"/>
            <w:hideMark/>
          </w:tcPr>
          <w:p w14:paraId="25DE5C1D"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14</w:t>
            </w:r>
          </w:p>
        </w:tc>
        <w:tc>
          <w:tcPr>
            <w:tcW w:w="990" w:type="dxa"/>
            <w:tcBorders>
              <w:top w:val="nil"/>
              <w:left w:val="nil"/>
              <w:bottom w:val="single" w:sz="4" w:space="0" w:color="auto"/>
              <w:right w:val="single" w:sz="4" w:space="0" w:color="auto"/>
            </w:tcBorders>
            <w:shd w:val="clear" w:color="auto" w:fill="auto"/>
            <w:noWrap/>
            <w:vAlign w:val="center"/>
            <w:hideMark/>
          </w:tcPr>
          <w:p w14:paraId="5E808E7D"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792" w:type="dxa"/>
            <w:tcBorders>
              <w:top w:val="nil"/>
              <w:left w:val="nil"/>
              <w:bottom w:val="single" w:sz="4" w:space="0" w:color="auto"/>
              <w:right w:val="single" w:sz="4" w:space="0" w:color="auto"/>
            </w:tcBorders>
            <w:shd w:val="clear" w:color="auto" w:fill="auto"/>
            <w:noWrap/>
            <w:vAlign w:val="center"/>
            <w:hideMark/>
          </w:tcPr>
          <w:p w14:paraId="04E735F8"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w:t>
            </w:r>
          </w:p>
        </w:tc>
        <w:tc>
          <w:tcPr>
            <w:tcW w:w="1509" w:type="dxa"/>
            <w:tcBorders>
              <w:top w:val="nil"/>
              <w:left w:val="nil"/>
              <w:bottom w:val="single" w:sz="4" w:space="0" w:color="auto"/>
              <w:right w:val="single" w:sz="4" w:space="0" w:color="auto"/>
            </w:tcBorders>
            <w:shd w:val="clear" w:color="auto" w:fill="auto"/>
            <w:noWrap/>
            <w:vAlign w:val="center"/>
            <w:hideMark/>
          </w:tcPr>
          <w:p w14:paraId="350E156E"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1906" w:type="dxa"/>
            <w:tcBorders>
              <w:top w:val="nil"/>
              <w:left w:val="nil"/>
              <w:bottom w:val="single" w:sz="4" w:space="0" w:color="auto"/>
              <w:right w:val="single" w:sz="4" w:space="0" w:color="auto"/>
            </w:tcBorders>
            <w:shd w:val="clear" w:color="auto" w:fill="auto"/>
            <w:noWrap/>
            <w:vAlign w:val="bottom"/>
            <w:hideMark/>
          </w:tcPr>
          <w:p w14:paraId="7858E87C" w14:textId="77777777" w:rsidR="00B06B75" w:rsidRPr="00DB25C4" w:rsidRDefault="00B06B75" w:rsidP="00687314">
            <w:pPr>
              <w:spacing w:after="0" w:line="240" w:lineRule="auto"/>
              <w:jc w:val="center"/>
              <w:rPr>
                <w:rFonts w:eastAsia="Times New Roman" w:cstheme="minorHAnsi"/>
                <w:color w:val="000000"/>
              </w:rPr>
            </w:pPr>
          </w:p>
        </w:tc>
        <w:tc>
          <w:tcPr>
            <w:tcW w:w="2253" w:type="dxa"/>
            <w:tcBorders>
              <w:top w:val="nil"/>
              <w:left w:val="nil"/>
              <w:bottom w:val="single" w:sz="4" w:space="0" w:color="auto"/>
              <w:right w:val="single" w:sz="4" w:space="0" w:color="auto"/>
            </w:tcBorders>
            <w:shd w:val="clear" w:color="auto" w:fill="auto"/>
            <w:noWrap/>
            <w:vAlign w:val="bottom"/>
            <w:hideMark/>
          </w:tcPr>
          <w:p w14:paraId="05DBE0DA"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40</w:t>
            </w:r>
          </w:p>
        </w:tc>
      </w:tr>
    </w:tbl>
    <w:p w14:paraId="41C43EBF" w14:textId="77777777" w:rsidR="00B06B75" w:rsidRPr="00DB25C4" w:rsidRDefault="00B06B75" w:rsidP="00687314">
      <w:pPr>
        <w:spacing w:after="0" w:line="240" w:lineRule="auto"/>
        <w:rPr>
          <w:rFonts w:cstheme="minorHAnsi"/>
        </w:rPr>
      </w:pPr>
    </w:p>
    <w:p w14:paraId="20A8017A" w14:textId="77777777" w:rsidR="00B06B75" w:rsidRDefault="00B06B75" w:rsidP="00687314">
      <w:pPr>
        <w:spacing w:after="0" w:line="240" w:lineRule="auto"/>
        <w:rPr>
          <w:rFonts w:cstheme="minorHAnsi"/>
        </w:rPr>
      </w:pPr>
    </w:p>
    <w:p w14:paraId="545AE26D" w14:textId="77777777" w:rsidR="002A20EE" w:rsidRDefault="002A20EE" w:rsidP="00687314">
      <w:pPr>
        <w:spacing w:after="0" w:line="240" w:lineRule="auto"/>
        <w:rPr>
          <w:rFonts w:cstheme="minorHAnsi"/>
        </w:rPr>
      </w:pPr>
    </w:p>
    <w:p w14:paraId="3DAD434B" w14:textId="77777777" w:rsidR="002A20EE" w:rsidRPr="00DB25C4" w:rsidRDefault="002A20EE" w:rsidP="00687314">
      <w:pPr>
        <w:spacing w:after="0" w:line="240" w:lineRule="auto"/>
        <w:rPr>
          <w:rFonts w:cstheme="minorHAnsi"/>
        </w:rPr>
      </w:pPr>
    </w:p>
    <w:p w14:paraId="684D61DC" w14:textId="77777777" w:rsidR="00B06B75" w:rsidRPr="00DB25C4" w:rsidRDefault="00B06B75" w:rsidP="00687314">
      <w:pPr>
        <w:spacing w:after="0" w:line="240" w:lineRule="auto"/>
        <w:rPr>
          <w:rFonts w:cstheme="minorHAnsi"/>
          <w:b/>
          <w:bCs/>
        </w:rPr>
      </w:pPr>
      <w:r w:rsidRPr="00DB25C4">
        <w:rPr>
          <w:rFonts w:cstheme="minorHAnsi"/>
          <w:b/>
          <w:bCs/>
        </w:rPr>
        <w:lastRenderedPageBreak/>
        <w:t>5.2.2.2 Data Sarana Pendidikan</w:t>
      </w:r>
    </w:p>
    <w:p w14:paraId="7BB02C21" w14:textId="77777777" w:rsidR="00B06B75" w:rsidRPr="00DB25C4" w:rsidRDefault="00B06B75" w:rsidP="00687314">
      <w:pPr>
        <w:spacing w:after="0" w:line="240" w:lineRule="auto"/>
        <w:rPr>
          <w:rFonts w:cstheme="minorHAnsi"/>
        </w:rPr>
      </w:pPr>
      <w:r w:rsidRPr="00DB25C4">
        <w:rPr>
          <w:rFonts w:cstheme="minorHAnsi"/>
        </w:rPr>
        <w:t xml:space="preserve">Data </w:t>
      </w:r>
      <w:proofErr w:type="spellStart"/>
      <w:r w:rsidRPr="00DB25C4">
        <w:rPr>
          <w:rFonts w:cstheme="minorHAnsi"/>
        </w:rPr>
        <w:t>sarana</w:t>
      </w:r>
      <w:proofErr w:type="spellEnd"/>
      <w:r w:rsidRPr="00DB25C4">
        <w:rPr>
          <w:rFonts w:cstheme="minorHAnsi"/>
        </w:rPr>
        <w:t xml:space="preserve"> Pendidikan yang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diakses</w:t>
      </w:r>
      <w:proofErr w:type="spellEnd"/>
      <w:r w:rsidRPr="00DB25C4">
        <w:rPr>
          <w:rFonts w:cstheme="minorHAnsi"/>
        </w:rPr>
        <w:t xml:space="preserve"> dan </w:t>
      </w:r>
      <w:proofErr w:type="spellStart"/>
      <w:r w:rsidRPr="00DB25C4">
        <w:rPr>
          <w:rFonts w:cstheme="minorHAnsi"/>
        </w:rPr>
        <w:t>dipergunakan</w:t>
      </w:r>
      <w:proofErr w:type="spellEnd"/>
      <w:r w:rsidRPr="00DB25C4">
        <w:rPr>
          <w:rFonts w:cstheme="minorHAnsi"/>
        </w:rPr>
        <w:t xml:space="preserve"> oleh PS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melaksanakan</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Pendidikan (</w:t>
      </w:r>
      <w:proofErr w:type="spellStart"/>
      <w:r w:rsidRPr="00DB25C4">
        <w:rPr>
          <w:rFonts w:cstheme="minorHAnsi"/>
        </w:rPr>
        <w:t>perkuliahan</w:t>
      </w:r>
      <w:proofErr w:type="spellEnd"/>
      <w:r w:rsidRPr="00DB25C4">
        <w:rPr>
          <w:rFonts w:cstheme="minorHAnsi"/>
        </w:rPr>
        <w:t xml:space="preserve">, </w:t>
      </w:r>
      <w:proofErr w:type="spellStart"/>
      <w:r w:rsidRPr="00DB25C4">
        <w:rPr>
          <w:rFonts w:cstheme="minorHAnsi"/>
        </w:rPr>
        <w:t>pembimbingan</w:t>
      </w:r>
      <w:proofErr w:type="spellEnd"/>
      <w:r w:rsidRPr="00DB25C4">
        <w:rPr>
          <w:rFonts w:cstheme="minorHAnsi"/>
        </w:rPr>
        <w:t xml:space="preserve">, </w:t>
      </w:r>
      <w:proofErr w:type="spellStart"/>
      <w:r w:rsidRPr="00DB25C4">
        <w:rPr>
          <w:rFonts w:cstheme="minorHAnsi"/>
        </w:rPr>
        <w:t>ujian</w:t>
      </w:r>
      <w:proofErr w:type="spellEnd"/>
      <w:r w:rsidRPr="00DB25C4">
        <w:rPr>
          <w:rFonts w:cstheme="minorHAnsi"/>
        </w:rPr>
        <w:t xml:space="preserve">, seminar, </w:t>
      </w:r>
      <w:proofErr w:type="spellStart"/>
      <w:r w:rsidRPr="00DB25C4">
        <w:rPr>
          <w:rFonts w:cstheme="minorHAnsi"/>
        </w:rPr>
        <w:t>lokakarya</w:t>
      </w:r>
      <w:proofErr w:type="spellEnd"/>
      <w:r w:rsidRPr="00DB25C4">
        <w:rPr>
          <w:rFonts w:cstheme="minorHAnsi"/>
        </w:rPr>
        <w:t>, dan lain-lain) (</w:t>
      </w:r>
      <w:proofErr w:type="spellStart"/>
      <w:r w:rsidRPr="00DB25C4">
        <w:rPr>
          <w:rFonts w:cstheme="minorHAnsi"/>
        </w:rPr>
        <w:t>Tabel</w:t>
      </w:r>
      <w:proofErr w:type="spellEnd"/>
      <w:r w:rsidRPr="00DB25C4">
        <w:rPr>
          <w:rFonts w:cstheme="minorHAnsi"/>
        </w:rPr>
        <w:t xml:space="preserve"> 5.2.2.2)</w:t>
      </w:r>
    </w:p>
    <w:p w14:paraId="3099EDD1" w14:textId="77777777" w:rsidR="00B06B75" w:rsidRPr="00DB25C4" w:rsidRDefault="00B06B75" w:rsidP="00687314">
      <w:pPr>
        <w:spacing w:after="0" w:line="240" w:lineRule="auto"/>
        <w:ind w:left="360"/>
        <w:rPr>
          <w:rFonts w:cstheme="minorHAnsi"/>
        </w:rPr>
      </w:pPr>
      <w:proofErr w:type="spellStart"/>
      <w:r w:rsidRPr="00DB25C4">
        <w:rPr>
          <w:rFonts w:cstheme="minorHAnsi"/>
        </w:rPr>
        <w:t>Tabel</w:t>
      </w:r>
      <w:proofErr w:type="spellEnd"/>
      <w:r w:rsidRPr="00DB25C4">
        <w:rPr>
          <w:rFonts w:cstheme="minorHAnsi"/>
        </w:rPr>
        <w:t xml:space="preserve"> 5.2.2.2 Data Sarana Pendidikan</w:t>
      </w:r>
    </w:p>
    <w:tbl>
      <w:tblPr>
        <w:tblW w:w="14552" w:type="dxa"/>
        <w:tblCellMar>
          <w:top w:w="15" w:type="dxa"/>
          <w:bottom w:w="15" w:type="dxa"/>
        </w:tblCellMar>
        <w:tblLook w:val="04A0" w:firstRow="1" w:lastRow="0" w:firstColumn="1" w:lastColumn="0" w:noHBand="0" w:noVBand="1"/>
      </w:tblPr>
      <w:tblGrid>
        <w:gridCol w:w="952"/>
        <w:gridCol w:w="4316"/>
        <w:gridCol w:w="2110"/>
        <w:gridCol w:w="1405"/>
        <w:gridCol w:w="1447"/>
        <w:gridCol w:w="2001"/>
        <w:gridCol w:w="2321"/>
      </w:tblGrid>
      <w:tr w:rsidR="00B06B75" w:rsidRPr="00DB25C4" w14:paraId="476CF61E" w14:textId="77777777" w:rsidTr="00513061">
        <w:trPr>
          <w:trHeight w:val="312"/>
        </w:trPr>
        <w:tc>
          <w:tcPr>
            <w:tcW w:w="952" w:type="dxa"/>
            <w:vMerge w:val="restart"/>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1C454046"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No</w:t>
            </w:r>
          </w:p>
        </w:tc>
        <w:tc>
          <w:tcPr>
            <w:tcW w:w="4316" w:type="dxa"/>
            <w:vMerge w:val="restart"/>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27BF6CA3"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Jenis</w:t>
            </w:r>
            <w:proofErr w:type="spellEnd"/>
            <w:r w:rsidRPr="00DB25C4">
              <w:rPr>
                <w:rFonts w:eastAsia="Times New Roman" w:cstheme="minorHAnsi"/>
                <w:b/>
                <w:bCs/>
                <w:color w:val="000000"/>
              </w:rPr>
              <w:t xml:space="preserve"> Sarana</w:t>
            </w:r>
          </w:p>
        </w:tc>
        <w:tc>
          <w:tcPr>
            <w:tcW w:w="2110" w:type="dxa"/>
            <w:vMerge w:val="restart"/>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75B76D52"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Jumlah</w:t>
            </w:r>
            <w:proofErr w:type="spellEnd"/>
            <w:r w:rsidRPr="00DB25C4">
              <w:rPr>
                <w:rFonts w:eastAsia="Times New Roman" w:cstheme="minorHAnsi"/>
                <w:b/>
                <w:bCs/>
                <w:color w:val="000000"/>
              </w:rPr>
              <w:t xml:space="preserve"> Unit</w:t>
            </w:r>
          </w:p>
        </w:tc>
        <w:tc>
          <w:tcPr>
            <w:tcW w:w="1405" w:type="dxa"/>
            <w:vMerge w:val="restart"/>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18E9E744"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Kualitas</w:t>
            </w:r>
            <w:proofErr w:type="spellEnd"/>
          </w:p>
        </w:tc>
        <w:tc>
          <w:tcPr>
            <w:tcW w:w="3448" w:type="dxa"/>
            <w:gridSpan w:val="2"/>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6059D492"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Kondisi</w:t>
            </w:r>
            <w:proofErr w:type="spellEnd"/>
          </w:p>
        </w:tc>
        <w:tc>
          <w:tcPr>
            <w:tcW w:w="2321" w:type="dxa"/>
            <w:vMerge w:val="restart"/>
            <w:tcBorders>
              <w:top w:val="single" w:sz="4" w:space="0" w:color="auto"/>
              <w:left w:val="single" w:sz="4" w:space="0" w:color="auto"/>
              <w:bottom w:val="nil"/>
              <w:right w:val="single" w:sz="4" w:space="0" w:color="auto"/>
            </w:tcBorders>
            <w:shd w:val="clear" w:color="000000" w:fill="BDD7EE"/>
            <w:noWrap/>
            <w:vAlign w:val="center"/>
            <w:hideMark/>
          </w:tcPr>
          <w:p w14:paraId="713CE012"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 xml:space="preserve">Unit </w:t>
            </w:r>
            <w:proofErr w:type="spellStart"/>
            <w:r w:rsidRPr="00DB25C4">
              <w:rPr>
                <w:rFonts w:eastAsia="Times New Roman" w:cstheme="minorHAnsi"/>
                <w:b/>
                <w:bCs/>
                <w:color w:val="000000"/>
              </w:rPr>
              <w:t>Pengelola</w:t>
            </w:r>
            <w:proofErr w:type="spellEnd"/>
            <w:r w:rsidRPr="00DB25C4">
              <w:rPr>
                <w:rFonts w:eastAsia="Times New Roman" w:cstheme="minorHAnsi"/>
                <w:b/>
                <w:bCs/>
                <w:color w:val="000000"/>
              </w:rPr>
              <w:t xml:space="preserve"> (PS, UPPS, PT)</w:t>
            </w:r>
          </w:p>
        </w:tc>
      </w:tr>
      <w:tr w:rsidR="00B06B75" w:rsidRPr="00DB25C4" w14:paraId="46390DF6" w14:textId="77777777" w:rsidTr="00513061">
        <w:trPr>
          <w:trHeight w:val="312"/>
        </w:trPr>
        <w:tc>
          <w:tcPr>
            <w:tcW w:w="952" w:type="dxa"/>
            <w:vMerge/>
            <w:tcBorders>
              <w:top w:val="single" w:sz="4" w:space="0" w:color="auto"/>
              <w:left w:val="single" w:sz="4" w:space="0" w:color="auto"/>
              <w:bottom w:val="single" w:sz="4" w:space="0" w:color="auto"/>
              <w:right w:val="single" w:sz="4" w:space="0" w:color="auto"/>
            </w:tcBorders>
            <w:vAlign w:val="center"/>
            <w:hideMark/>
          </w:tcPr>
          <w:p w14:paraId="3A2AC62C" w14:textId="77777777" w:rsidR="00B06B75" w:rsidRPr="00DB25C4" w:rsidRDefault="00B06B75" w:rsidP="00687314">
            <w:pPr>
              <w:spacing w:after="0" w:line="240" w:lineRule="auto"/>
              <w:rPr>
                <w:rFonts w:eastAsia="Times New Roman" w:cstheme="minorHAnsi"/>
                <w:b/>
                <w:bCs/>
                <w:color w:val="000000"/>
              </w:rPr>
            </w:pPr>
          </w:p>
        </w:tc>
        <w:tc>
          <w:tcPr>
            <w:tcW w:w="4316" w:type="dxa"/>
            <w:vMerge/>
            <w:tcBorders>
              <w:top w:val="single" w:sz="4" w:space="0" w:color="auto"/>
              <w:left w:val="single" w:sz="4" w:space="0" w:color="auto"/>
              <w:bottom w:val="single" w:sz="4" w:space="0" w:color="auto"/>
              <w:right w:val="single" w:sz="4" w:space="0" w:color="auto"/>
            </w:tcBorders>
            <w:vAlign w:val="center"/>
            <w:hideMark/>
          </w:tcPr>
          <w:p w14:paraId="160167B2" w14:textId="77777777" w:rsidR="00B06B75" w:rsidRPr="00DB25C4" w:rsidRDefault="00B06B75" w:rsidP="00687314">
            <w:pPr>
              <w:spacing w:after="0" w:line="240" w:lineRule="auto"/>
              <w:rPr>
                <w:rFonts w:eastAsia="Times New Roman" w:cstheme="minorHAnsi"/>
                <w:b/>
                <w:bCs/>
                <w:color w:val="000000"/>
              </w:rPr>
            </w:pPr>
          </w:p>
        </w:tc>
        <w:tc>
          <w:tcPr>
            <w:tcW w:w="2110" w:type="dxa"/>
            <w:vMerge/>
            <w:tcBorders>
              <w:top w:val="single" w:sz="4" w:space="0" w:color="auto"/>
              <w:left w:val="single" w:sz="4" w:space="0" w:color="auto"/>
              <w:bottom w:val="single" w:sz="4" w:space="0" w:color="auto"/>
              <w:right w:val="single" w:sz="4" w:space="0" w:color="auto"/>
            </w:tcBorders>
            <w:vAlign w:val="center"/>
            <w:hideMark/>
          </w:tcPr>
          <w:p w14:paraId="4EF3C5BF" w14:textId="77777777" w:rsidR="00B06B75" w:rsidRPr="00DB25C4" w:rsidRDefault="00B06B75" w:rsidP="00687314">
            <w:pPr>
              <w:spacing w:after="0" w:line="240" w:lineRule="auto"/>
              <w:rPr>
                <w:rFonts w:eastAsia="Times New Roman" w:cstheme="minorHAnsi"/>
                <w:b/>
                <w:bCs/>
                <w:color w:val="000000"/>
              </w:rPr>
            </w:pPr>
          </w:p>
        </w:tc>
        <w:tc>
          <w:tcPr>
            <w:tcW w:w="1405" w:type="dxa"/>
            <w:vMerge/>
            <w:tcBorders>
              <w:top w:val="single" w:sz="4" w:space="0" w:color="auto"/>
              <w:left w:val="single" w:sz="4" w:space="0" w:color="auto"/>
              <w:bottom w:val="single" w:sz="4" w:space="0" w:color="auto"/>
              <w:right w:val="single" w:sz="4" w:space="0" w:color="auto"/>
            </w:tcBorders>
            <w:vAlign w:val="center"/>
            <w:hideMark/>
          </w:tcPr>
          <w:p w14:paraId="78F5FF0F" w14:textId="77777777" w:rsidR="00B06B75" w:rsidRPr="00DB25C4" w:rsidRDefault="00B06B75" w:rsidP="00687314">
            <w:pPr>
              <w:spacing w:after="0" w:line="240" w:lineRule="auto"/>
              <w:rPr>
                <w:rFonts w:eastAsia="Times New Roman" w:cstheme="minorHAnsi"/>
                <w:b/>
                <w:bCs/>
                <w:color w:val="000000"/>
              </w:rPr>
            </w:pPr>
          </w:p>
        </w:tc>
        <w:tc>
          <w:tcPr>
            <w:tcW w:w="1447"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1046D804"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Terawat</w:t>
            </w:r>
            <w:proofErr w:type="spellEnd"/>
          </w:p>
        </w:tc>
        <w:tc>
          <w:tcPr>
            <w:tcW w:w="200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08D9C4C8" w14:textId="77777777" w:rsidR="00B06B75" w:rsidRPr="00DB25C4" w:rsidRDefault="00B06B75" w:rsidP="00687314">
            <w:pPr>
              <w:spacing w:after="0" w:line="240" w:lineRule="auto"/>
              <w:jc w:val="center"/>
              <w:rPr>
                <w:rFonts w:eastAsia="Times New Roman" w:cstheme="minorHAnsi"/>
                <w:b/>
                <w:bCs/>
                <w:color w:val="000000"/>
              </w:rPr>
            </w:pPr>
            <w:proofErr w:type="spellStart"/>
            <w:r w:rsidRPr="00DB25C4">
              <w:rPr>
                <w:rFonts w:eastAsia="Times New Roman" w:cstheme="minorHAnsi"/>
                <w:b/>
                <w:bCs/>
                <w:color w:val="000000"/>
              </w:rPr>
              <w:t>Tidak</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Terawat</w:t>
            </w:r>
            <w:proofErr w:type="spellEnd"/>
          </w:p>
        </w:tc>
        <w:tc>
          <w:tcPr>
            <w:tcW w:w="2321" w:type="dxa"/>
            <w:vMerge/>
            <w:tcBorders>
              <w:top w:val="single" w:sz="4" w:space="0" w:color="auto"/>
              <w:left w:val="single" w:sz="4" w:space="0" w:color="auto"/>
              <w:bottom w:val="nil"/>
              <w:right w:val="single" w:sz="4" w:space="0" w:color="auto"/>
            </w:tcBorders>
            <w:vAlign w:val="center"/>
            <w:hideMark/>
          </w:tcPr>
          <w:p w14:paraId="255EF065" w14:textId="77777777" w:rsidR="00B06B75" w:rsidRPr="00DB25C4" w:rsidRDefault="00B06B75" w:rsidP="00687314">
            <w:pPr>
              <w:spacing w:after="0" w:line="240" w:lineRule="auto"/>
              <w:rPr>
                <w:rFonts w:eastAsia="Times New Roman" w:cstheme="minorHAnsi"/>
                <w:b/>
                <w:bCs/>
                <w:color w:val="000000"/>
              </w:rPr>
            </w:pPr>
          </w:p>
        </w:tc>
      </w:tr>
      <w:tr w:rsidR="00B06B75" w:rsidRPr="00DB25C4" w14:paraId="51591C39" w14:textId="77777777" w:rsidTr="00513061">
        <w:trPr>
          <w:trHeight w:val="312"/>
        </w:trPr>
        <w:tc>
          <w:tcPr>
            <w:tcW w:w="952"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15D963D9"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1</w:t>
            </w:r>
          </w:p>
        </w:tc>
        <w:tc>
          <w:tcPr>
            <w:tcW w:w="4316"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4FD82844"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2</w:t>
            </w:r>
          </w:p>
        </w:tc>
        <w:tc>
          <w:tcPr>
            <w:tcW w:w="211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328D8787"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3</w:t>
            </w:r>
          </w:p>
        </w:tc>
        <w:tc>
          <w:tcPr>
            <w:tcW w:w="1405"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7A95232D"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4</w:t>
            </w:r>
          </w:p>
        </w:tc>
        <w:tc>
          <w:tcPr>
            <w:tcW w:w="1447"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46736D15"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5</w:t>
            </w:r>
          </w:p>
        </w:tc>
        <w:tc>
          <w:tcPr>
            <w:tcW w:w="2001"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552CA2A8"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6</w:t>
            </w:r>
          </w:p>
        </w:tc>
        <w:tc>
          <w:tcPr>
            <w:tcW w:w="2321"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2C68F3AE" w14:textId="77777777" w:rsidR="00B06B75" w:rsidRPr="00DB25C4" w:rsidRDefault="00B06B75" w:rsidP="00687314">
            <w:pPr>
              <w:spacing w:after="0" w:line="240" w:lineRule="auto"/>
              <w:jc w:val="center"/>
              <w:rPr>
                <w:rFonts w:eastAsia="Times New Roman" w:cstheme="minorHAnsi"/>
                <w:b/>
                <w:bCs/>
                <w:color w:val="000000"/>
              </w:rPr>
            </w:pPr>
            <w:r w:rsidRPr="00DB25C4">
              <w:rPr>
                <w:rFonts w:eastAsia="Times New Roman" w:cstheme="minorHAnsi"/>
                <w:b/>
                <w:bCs/>
                <w:color w:val="000000"/>
              </w:rPr>
              <w:t>7</w:t>
            </w:r>
          </w:p>
        </w:tc>
      </w:tr>
      <w:tr w:rsidR="00B06B75" w:rsidRPr="00DB25C4" w14:paraId="4331E4C3" w14:textId="77777777" w:rsidTr="00513061">
        <w:trPr>
          <w:trHeight w:val="312"/>
        </w:trPr>
        <w:tc>
          <w:tcPr>
            <w:tcW w:w="952" w:type="dxa"/>
            <w:tcBorders>
              <w:top w:val="single" w:sz="4" w:space="0" w:color="auto"/>
              <w:left w:val="single" w:sz="4" w:space="0" w:color="auto"/>
              <w:bottom w:val="single" w:sz="4" w:space="0" w:color="auto"/>
              <w:right w:val="single" w:sz="4" w:space="0" w:color="auto"/>
            </w:tcBorders>
            <w:noWrap/>
            <w:vAlign w:val="bottom"/>
            <w:hideMark/>
          </w:tcPr>
          <w:p w14:paraId="629C9185"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w:t>
            </w:r>
          </w:p>
        </w:tc>
        <w:tc>
          <w:tcPr>
            <w:tcW w:w="4316"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2B877ADA"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Switch</w:t>
            </w:r>
          </w:p>
        </w:tc>
        <w:tc>
          <w:tcPr>
            <w:tcW w:w="2110"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0780C761"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23</w:t>
            </w:r>
          </w:p>
        </w:tc>
        <w:tc>
          <w:tcPr>
            <w:tcW w:w="1405"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726D80F8"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Baik</w:t>
            </w:r>
            <w:proofErr w:type="spellEnd"/>
          </w:p>
        </w:tc>
        <w:tc>
          <w:tcPr>
            <w:tcW w:w="1447"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DF994CA"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200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1ACDFC66" w14:textId="77777777" w:rsidR="00B06B75" w:rsidRPr="00DB25C4" w:rsidRDefault="00B06B75" w:rsidP="00687314">
            <w:pPr>
              <w:spacing w:after="0" w:line="240" w:lineRule="auto"/>
              <w:jc w:val="center"/>
              <w:rPr>
                <w:rFonts w:eastAsia="Times New Roman" w:cstheme="minorHAnsi"/>
                <w:color w:val="000000"/>
              </w:rPr>
            </w:pPr>
          </w:p>
        </w:tc>
        <w:tc>
          <w:tcPr>
            <w:tcW w:w="232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B58A7FF"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
        </w:tc>
      </w:tr>
      <w:tr w:rsidR="00B06B75" w:rsidRPr="00DB25C4" w14:paraId="3769EDC9" w14:textId="77777777" w:rsidTr="00513061">
        <w:trPr>
          <w:trHeight w:val="312"/>
        </w:trPr>
        <w:tc>
          <w:tcPr>
            <w:tcW w:w="952" w:type="dxa"/>
            <w:tcBorders>
              <w:top w:val="single" w:sz="4" w:space="0" w:color="auto"/>
              <w:left w:val="single" w:sz="4" w:space="0" w:color="auto"/>
              <w:bottom w:val="single" w:sz="4" w:space="0" w:color="auto"/>
              <w:right w:val="single" w:sz="4" w:space="0" w:color="auto"/>
            </w:tcBorders>
            <w:noWrap/>
            <w:vAlign w:val="bottom"/>
            <w:hideMark/>
          </w:tcPr>
          <w:p w14:paraId="6C21E1E2"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2</w:t>
            </w:r>
          </w:p>
        </w:tc>
        <w:tc>
          <w:tcPr>
            <w:tcW w:w="4316"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AE37B28"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Wi-Fi</w:t>
            </w:r>
          </w:p>
        </w:tc>
        <w:tc>
          <w:tcPr>
            <w:tcW w:w="2110"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33F8A8A4"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21</w:t>
            </w:r>
          </w:p>
        </w:tc>
        <w:tc>
          <w:tcPr>
            <w:tcW w:w="1405"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56A5FD6"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Baik</w:t>
            </w:r>
            <w:proofErr w:type="spellEnd"/>
          </w:p>
        </w:tc>
        <w:tc>
          <w:tcPr>
            <w:tcW w:w="1447"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3CEB80CA"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200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31B89C60" w14:textId="77777777" w:rsidR="00B06B75" w:rsidRPr="00DB25C4" w:rsidRDefault="00B06B75" w:rsidP="00687314">
            <w:pPr>
              <w:spacing w:after="0" w:line="240" w:lineRule="auto"/>
              <w:jc w:val="center"/>
              <w:rPr>
                <w:rFonts w:eastAsia="Times New Roman" w:cstheme="minorHAnsi"/>
                <w:color w:val="000000"/>
              </w:rPr>
            </w:pPr>
          </w:p>
        </w:tc>
        <w:tc>
          <w:tcPr>
            <w:tcW w:w="232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1253E44C"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
        </w:tc>
      </w:tr>
      <w:tr w:rsidR="00B06B75" w:rsidRPr="00DB25C4" w14:paraId="402480A1" w14:textId="77777777" w:rsidTr="00513061">
        <w:trPr>
          <w:trHeight w:val="312"/>
        </w:trPr>
        <w:tc>
          <w:tcPr>
            <w:tcW w:w="952" w:type="dxa"/>
            <w:tcBorders>
              <w:top w:val="single" w:sz="4" w:space="0" w:color="auto"/>
              <w:left w:val="single" w:sz="4" w:space="0" w:color="auto"/>
              <w:bottom w:val="single" w:sz="4" w:space="0" w:color="auto"/>
              <w:right w:val="single" w:sz="4" w:space="0" w:color="auto"/>
            </w:tcBorders>
            <w:noWrap/>
            <w:vAlign w:val="bottom"/>
            <w:hideMark/>
          </w:tcPr>
          <w:p w14:paraId="75D3F801"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3</w:t>
            </w:r>
          </w:p>
        </w:tc>
        <w:tc>
          <w:tcPr>
            <w:tcW w:w="4316"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5FDE4336" w14:textId="77777777" w:rsidR="00B06B75" w:rsidRPr="00DB25C4" w:rsidRDefault="00B06B75" w:rsidP="00687314">
            <w:pPr>
              <w:spacing w:after="0" w:line="240" w:lineRule="auto"/>
              <w:jc w:val="center"/>
              <w:rPr>
                <w:rFonts w:eastAsia="Times New Roman" w:cstheme="minorHAnsi"/>
                <w:color w:val="000000"/>
              </w:rPr>
            </w:pPr>
            <w:proofErr w:type="spellStart"/>
            <w:r w:rsidRPr="00DB25C4">
              <w:rPr>
                <w:rFonts w:eastAsia="Times New Roman" w:cstheme="minorHAnsi"/>
                <w:color w:val="000000"/>
              </w:rPr>
              <w:t>Komputer</w:t>
            </w:r>
            <w:proofErr w:type="spellEnd"/>
          </w:p>
        </w:tc>
        <w:tc>
          <w:tcPr>
            <w:tcW w:w="2110"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CC54A67"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386</w:t>
            </w:r>
          </w:p>
        </w:tc>
        <w:tc>
          <w:tcPr>
            <w:tcW w:w="1405"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7C43ED0"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Baik</w:t>
            </w:r>
            <w:proofErr w:type="spellEnd"/>
          </w:p>
        </w:tc>
        <w:tc>
          <w:tcPr>
            <w:tcW w:w="1447"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EAA92E4"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200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20D23329" w14:textId="77777777" w:rsidR="00B06B75" w:rsidRPr="00DB25C4" w:rsidRDefault="00B06B75" w:rsidP="00687314">
            <w:pPr>
              <w:spacing w:after="0" w:line="240" w:lineRule="auto"/>
              <w:jc w:val="center"/>
              <w:rPr>
                <w:rFonts w:eastAsia="Times New Roman" w:cstheme="minorHAnsi"/>
                <w:color w:val="000000"/>
              </w:rPr>
            </w:pPr>
          </w:p>
        </w:tc>
        <w:tc>
          <w:tcPr>
            <w:tcW w:w="232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3B0168F6"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
        </w:tc>
      </w:tr>
      <w:tr w:rsidR="00B06B75" w:rsidRPr="00DB25C4" w14:paraId="03A58AEB" w14:textId="77777777" w:rsidTr="00513061">
        <w:trPr>
          <w:trHeight w:val="312"/>
        </w:trPr>
        <w:tc>
          <w:tcPr>
            <w:tcW w:w="952" w:type="dxa"/>
            <w:tcBorders>
              <w:top w:val="single" w:sz="4" w:space="0" w:color="auto"/>
              <w:left w:val="single" w:sz="4" w:space="0" w:color="auto"/>
              <w:bottom w:val="single" w:sz="4" w:space="0" w:color="auto"/>
              <w:right w:val="single" w:sz="4" w:space="0" w:color="auto"/>
            </w:tcBorders>
            <w:noWrap/>
            <w:vAlign w:val="bottom"/>
            <w:hideMark/>
          </w:tcPr>
          <w:p w14:paraId="53678378"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w:t>
            </w:r>
          </w:p>
        </w:tc>
        <w:tc>
          <w:tcPr>
            <w:tcW w:w="4316"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452B6A69"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xml:space="preserve">LCD Projector </w:t>
            </w:r>
            <w:proofErr w:type="spellStart"/>
            <w:r w:rsidRPr="00DB25C4">
              <w:rPr>
                <w:rFonts w:eastAsia="Times New Roman" w:cstheme="minorHAnsi"/>
                <w:color w:val="000000"/>
              </w:rPr>
              <w:t>kelas</w:t>
            </w:r>
            <w:proofErr w:type="spellEnd"/>
          </w:p>
        </w:tc>
        <w:tc>
          <w:tcPr>
            <w:tcW w:w="2110"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2D9E137D"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30</w:t>
            </w:r>
          </w:p>
        </w:tc>
        <w:tc>
          <w:tcPr>
            <w:tcW w:w="1405"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245E77FB"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Baik</w:t>
            </w:r>
            <w:proofErr w:type="spellEnd"/>
          </w:p>
        </w:tc>
        <w:tc>
          <w:tcPr>
            <w:tcW w:w="1447"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572D9C4B"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200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0BD1C75C" w14:textId="77777777" w:rsidR="00B06B75" w:rsidRPr="00DB25C4" w:rsidRDefault="00B06B75" w:rsidP="00687314">
            <w:pPr>
              <w:spacing w:after="0" w:line="240" w:lineRule="auto"/>
              <w:jc w:val="center"/>
              <w:rPr>
                <w:rFonts w:eastAsia="Times New Roman" w:cstheme="minorHAnsi"/>
                <w:color w:val="000000"/>
              </w:rPr>
            </w:pPr>
          </w:p>
        </w:tc>
        <w:tc>
          <w:tcPr>
            <w:tcW w:w="232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09D9CD4C"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
        </w:tc>
      </w:tr>
      <w:tr w:rsidR="00B06B75" w:rsidRPr="00DB25C4" w14:paraId="14C8B56B" w14:textId="77777777" w:rsidTr="00513061">
        <w:trPr>
          <w:trHeight w:val="312"/>
        </w:trPr>
        <w:tc>
          <w:tcPr>
            <w:tcW w:w="952" w:type="dxa"/>
            <w:tcBorders>
              <w:top w:val="single" w:sz="4" w:space="0" w:color="auto"/>
              <w:left w:val="single" w:sz="4" w:space="0" w:color="auto"/>
              <w:bottom w:val="single" w:sz="4" w:space="0" w:color="auto"/>
              <w:right w:val="single" w:sz="4" w:space="0" w:color="auto"/>
            </w:tcBorders>
            <w:noWrap/>
            <w:vAlign w:val="bottom"/>
            <w:hideMark/>
          </w:tcPr>
          <w:p w14:paraId="00CF1697"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5</w:t>
            </w:r>
          </w:p>
        </w:tc>
        <w:tc>
          <w:tcPr>
            <w:tcW w:w="4316"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23A261B2"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 xml:space="preserve">LCD Projector </w:t>
            </w:r>
            <w:proofErr w:type="spellStart"/>
            <w:r w:rsidRPr="00DB25C4">
              <w:rPr>
                <w:rFonts w:eastAsia="Times New Roman" w:cstheme="minorHAnsi"/>
                <w:color w:val="000000"/>
              </w:rPr>
              <w:t>untuk</w:t>
            </w:r>
            <w:proofErr w:type="spellEnd"/>
            <w:r w:rsidRPr="00DB25C4">
              <w:rPr>
                <w:rFonts w:eastAsia="Times New Roman" w:cstheme="minorHAnsi"/>
                <w:color w:val="000000"/>
              </w:rPr>
              <w:t xml:space="preserve"> meeting</w:t>
            </w:r>
          </w:p>
        </w:tc>
        <w:tc>
          <w:tcPr>
            <w:tcW w:w="2110"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278A9E0B"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3</w:t>
            </w:r>
          </w:p>
        </w:tc>
        <w:tc>
          <w:tcPr>
            <w:tcW w:w="1405"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0BDDC9B4"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Baik</w:t>
            </w:r>
            <w:proofErr w:type="spellEnd"/>
          </w:p>
        </w:tc>
        <w:tc>
          <w:tcPr>
            <w:tcW w:w="1447"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568FB4FA"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200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21EADF4" w14:textId="77777777" w:rsidR="00B06B75" w:rsidRPr="00DB25C4" w:rsidRDefault="00B06B75" w:rsidP="00687314">
            <w:pPr>
              <w:spacing w:after="0" w:line="240" w:lineRule="auto"/>
              <w:jc w:val="center"/>
              <w:rPr>
                <w:rFonts w:eastAsia="Times New Roman" w:cstheme="minorHAnsi"/>
                <w:color w:val="000000"/>
              </w:rPr>
            </w:pPr>
          </w:p>
        </w:tc>
        <w:tc>
          <w:tcPr>
            <w:tcW w:w="232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4E04449A"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
        </w:tc>
      </w:tr>
      <w:tr w:rsidR="00B06B75" w:rsidRPr="00DB25C4" w14:paraId="16148DDA" w14:textId="77777777" w:rsidTr="00513061">
        <w:trPr>
          <w:trHeight w:val="312"/>
        </w:trPr>
        <w:tc>
          <w:tcPr>
            <w:tcW w:w="952" w:type="dxa"/>
            <w:tcBorders>
              <w:top w:val="single" w:sz="4" w:space="0" w:color="auto"/>
              <w:left w:val="single" w:sz="4" w:space="0" w:color="auto"/>
              <w:bottom w:val="single" w:sz="4" w:space="0" w:color="auto"/>
              <w:right w:val="single" w:sz="4" w:space="0" w:color="auto"/>
            </w:tcBorders>
            <w:noWrap/>
            <w:vAlign w:val="bottom"/>
            <w:hideMark/>
          </w:tcPr>
          <w:p w14:paraId="72E48BCE"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6</w:t>
            </w:r>
          </w:p>
        </w:tc>
        <w:tc>
          <w:tcPr>
            <w:tcW w:w="4316"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44D4580B"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Laptop</w:t>
            </w:r>
          </w:p>
        </w:tc>
        <w:tc>
          <w:tcPr>
            <w:tcW w:w="2110"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214281BA"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4</w:t>
            </w:r>
          </w:p>
        </w:tc>
        <w:tc>
          <w:tcPr>
            <w:tcW w:w="1405"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0F778D59"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Baik</w:t>
            </w:r>
            <w:proofErr w:type="spellEnd"/>
          </w:p>
        </w:tc>
        <w:tc>
          <w:tcPr>
            <w:tcW w:w="1447"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78763B76"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200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AD41D8B" w14:textId="77777777" w:rsidR="00B06B75" w:rsidRPr="00DB25C4" w:rsidRDefault="00B06B75" w:rsidP="00687314">
            <w:pPr>
              <w:spacing w:after="0" w:line="240" w:lineRule="auto"/>
              <w:jc w:val="center"/>
              <w:rPr>
                <w:rFonts w:eastAsia="Times New Roman" w:cstheme="minorHAnsi"/>
                <w:color w:val="000000"/>
              </w:rPr>
            </w:pPr>
          </w:p>
        </w:tc>
        <w:tc>
          <w:tcPr>
            <w:tcW w:w="232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67E4B1D"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
        </w:tc>
      </w:tr>
      <w:tr w:rsidR="00B06B75" w:rsidRPr="00DB25C4" w14:paraId="44D42CF9" w14:textId="77777777" w:rsidTr="00513061">
        <w:trPr>
          <w:trHeight w:val="312"/>
        </w:trPr>
        <w:tc>
          <w:tcPr>
            <w:tcW w:w="952" w:type="dxa"/>
            <w:tcBorders>
              <w:top w:val="single" w:sz="4" w:space="0" w:color="auto"/>
              <w:left w:val="single" w:sz="4" w:space="0" w:color="auto"/>
              <w:bottom w:val="single" w:sz="4" w:space="0" w:color="auto"/>
              <w:right w:val="single" w:sz="4" w:space="0" w:color="auto"/>
            </w:tcBorders>
            <w:noWrap/>
            <w:vAlign w:val="bottom"/>
            <w:hideMark/>
          </w:tcPr>
          <w:p w14:paraId="2D929068"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7</w:t>
            </w:r>
          </w:p>
        </w:tc>
        <w:tc>
          <w:tcPr>
            <w:tcW w:w="4316"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ABA9FB3"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Printer</w:t>
            </w:r>
          </w:p>
        </w:tc>
        <w:tc>
          <w:tcPr>
            <w:tcW w:w="2110"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148D7F88"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36</w:t>
            </w:r>
          </w:p>
        </w:tc>
        <w:tc>
          <w:tcPr>
            <w:tcW w:w="1405"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13622E4B"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Baik</w:t>
            </w:r>
            <w:proofErr w:type="spellEnd"/>
          </w:p>
        </w:tc>
        <w:tc>
          <w:tcPr>
            <w:tcW w:w="1447"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3896BB54"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200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099D5551" w14:textId="77777777" w:rsidR="00B06B75" w:rsidRPr="00DB25C4" w:rsidRDefault="00B06B75" w:rsidP="00687314">
            <w:pPr>
              <w:spacing w:after="0" w:line="240" w:lineRule="auto"/>
              <w:jc w:val="center"/>
              <w:rPr>
                <w:rFonts w:eastAsia="Times New Roman" w:cstheme="minorHAnsi"/>
                <w:color w:val="000000"/>
              </w:rPr>
            </w:pPr>
          </w:p>
        </w:tc>
        <w:tc>
          <w:tcPr>
            <w:tcW w:w="232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73DEC90F"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
        </w:tc>
      </w:tr>
      <w:tr w:rsidR="00B06B75" w:rsidRPr="00DB25C4" w14:paraId="278AB5A2" w14:textId="77777777" w:rsidTr="00513061">
        <w:trPr>
          <w:trHeight w:val="312"/>
        </w:trPr>
        <w:tc>
          <w:tcPr>
            <w:tcW w:w="952" w:type="dxa"/>
            <w:tcBorders>
              <w:top w:val="single" w:sz="4" w:space="0" w:color="auto"/>
              <w:left w:val="single" w:sz="4" w:space="0" w:color="auto"/>
              <w:bottom w:val="single" w:sz="4" w:space="0" w:color="auto"/>
              <w:right w:val="single" w:sz="4" w:space="0" w:color="auto"/>
            </w:tcBorders>
            <w:noWrap/>
            <w:vAlign w:val="bottom"/>
            <w:hideMark/>
          </w:tcPr>
          <w:p w14:paraId="1ACE3549"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8</w:t>
            </w:r>
          </w:p>
        </w:tc>
        <w:tc>
          <w:tcPr>
            <w:tcW w:w="4316"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73DEE96A"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Scanner</w:t>
            </w:r>
          </w:p>
        </w:tc>
        <w:tc>
          <w:tcPr>
            <w:tcW w:w="2110"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49AD74AE"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10</w:t>
            </w:r>
          </w:p>
        </w:tc>
        <w:tc>
          <w:tcPr>
            <w:tcW w:w="1405"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1E6203B7"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Baik</w:t>
            </w:r>
            <w:proofErr w:type="spellEnd"/>
          </w:p>
        </w:tc>
        <w:tc>
          <w:tcPr>
            <w:tcW w:w="1447"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3135486A"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200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427E88A" w14:textId="77777777" w:rsidR="00B06B75" w:rsidRPr="00DB25C4" w:rsidRDefault="00B06B75" w:rsidP="00687314">
            <w:pPr>
              <w:spacing w:after="0" w:line="240" w:lineRule="auto"/>
              <w:jc w:val="center"/>
              <w:rPr>
                <w:rFonts w:eastAsia="Times New Roman" w:cstheme="minorHAnsi"/>
                <w:color w:val="000000"/>
              </w:rPr>
            </w:pPr>
          </w:p>
        </w:tc>
        <w:tc>
          <w:tcPr>
            <w:tcW w:w="232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A10F4C2"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
        </w:tc>
      </w:tr>
      <w:tr w:rsidR="00B06B75" w:rsidRPr="00DB25C4" w14:paraId="2315956D" w14:textId="77777777" w:rsidTr="00513061">
        <w:trPr>
          <w:trHeight w:val="312"/>
        </w:trPr>
        <w:tc>
          <w:tcPr>
            <w:tcW w:w="952" w:type="dxa"/>
            <w:tcBorders>
              <w:top w:val="single" w:sz="4" w:space="0" w:color="auto"/>
              <w:left w:val="single" w:sz="4" w:space="0" w:color="auto"/>
              <w:bottom w:val="single" w:sz="4" w:space="0" w:color="auto"/>
              <w:right w:val="single" w:sz="4" w:space="0" w:color="auto"/>
            </w:tcBorders>
            <w:noWrap/>
            <w:vAlign w:val="bottom"/>
            <w:hideMark/>
          </w:tcPr>
          <w:p w14:paraId="0F66C4B2"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9</w:t>
            </w:r>
          </w:p>
        </w:tc>
        <w:tc>
          <w:tcPr>
            <w:tcW w:w="4316"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7494A705" w14:textId="77777777" w:rsidR="00B06B75" w:rsidRPr="00DB25C4" w:rsidRDefault="00B06B75" w:rsidP="00687314">
            <w:pPr>
              <w:spacing w:after="0" w:line="240" w:lineRule="auto"/>
              <w:jc w:val="center"/>
              <w:rPr>
                <w:rFonts w:eastAsia="Times New Roman" w:cstheme="minorHAnsi"/>
                <w:color w:val="000000"/>
              </w:rPr>
            </w:pPr>
            <w:proofErr w:type="spellStart"/>
            <w:r w:rsidRPr="00DB25C4">
              <w:rPr>
                <w:rFonts w:eastAsia="Times New Roman" w:cstheme="minorHAnsi"/>
                <w:color w:val="000000"/>
              </w:rPr>
              <w:t>Buku</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teks</w:t>
            </w:r>
            <w:proofErr w:type="spellEnd"/>
          </w:p>
        </w:tc>
        <w:tc>
          <w:tcPr>
            <w:tcW w:w="2110"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05D85A2A"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547</w:t>
            </w:r>
          </w:p>
        </w:tc>
        <w:tc>
          <w:tcPr>
            <w:tcW w:w="1405"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5807ADBC"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Baik</w:t>
            </w:r>
            <w:proofErr w:type="spellEnd"/>
          </w:p>
        </w:tc>
        <w:tc>
          <w:tcPr>
            <w:tcW w:w="1447"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39A0F324"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200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E9C90DB" w14:textId="77777777" w:rsidR="00B06B75" w:rsidRPr="00DB25C4" w:rsidRDefault="00B06B75" w:rsidP="00687314">
            <w:pPr>
              <w:spacing w:after="0" w:line="240" w:lineRule="auto"/>
              <w:jc w:val="center"/>
              <w:rPr>
                <w:rFonts w:eastAsia="Times New Roman" w:cstheme="minorHAnsi"/>
                <w:color w:val="000000"/>
              </w:rPr>
            </w:pPr>
          </w:p>
        </w:tc>
        <w:tc>
          <w:tcPr>
            <w:tcW w:w="232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076E072A"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
        </w:tc>
      </w:tr>
      <w:tr w:rsidR="00B06B75" w:rsidRPr="00DB25C4" w14:paraId="29C50C1F" w14:textId="77777777" w:rsidTr="00513061">
        <w:trPr>
          <w:trHeight w:val="312"/>
        </w:trPr>
        <w:tc>
          <w:tcPr>
            <w:tcW w:w="952" w:type="dxa"/>
            <w:tcBorders>
              <w:top w:val="single" w:sz="4" w:space="0" w:color="auto"/>
              <w:left w:val="single" w:sz="4" w:space="0" w:color="auto"/>
              <w:bottom w:val="single" w:sz="4" w:space="0" w:color="auto"/>
              <w:right w:val="single" w:sz="4" w:space="0" w:color="auto"/>
            </w:tcBorders>
            <w:noWrap/>
            <w:vAlign w:val="bottom"/>
            <w:hideMark/>
          </w:tcPr>
          <w:p w14:paraId="0E122ECC"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10</w:t>
            </w:r>
          </w:p>
        </w:tc>
        <w:tc>
          <w:tcPr>
            <w:tcW w:w="4316"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A9A046D" w14:textId="77777777" w:rsidR="00B06B75" w:rsidRPr="00DB25C4" w:rsidRDefault="00B06B75" w:rsidP="00687314">
            <w:pPr>
              <w:spacing w:after="0" w:line="240" w:lineRule="auto"/>
              <w:jc w:val="center"/>
              <w:rPr>
                <w:rFonts w:eastAsia="Times New Roman" w:cstheme="minorHAnsi"/>
                <w:color w:val="000000"/>
              </w:rPr>
            </w:pPr>
            <w:proofErr w:type="spellStart"/>
            <w:r w:rsidRPr="00DB25C4">
              <w:rPr>
                <w:rFonts w:eastAsia="Times New Roman" w:cstheme="minorHAnsi"/>
                <w:color w:val="000000"/>
              </w:rPr>
              <w:t>Jurnal</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nasional</w:t>
            </w:r>
            <w:proofErr w:type="spellEnd"/>
            <w:r w:rsidRPr="00DB25C4">
              <w:rPr>
                <w:rFonts w:eastAsia="Times New Roman" w:cstheme="minorHAnsi"/>
                <w:color w:val="000000"/>
              </w:rPr>
              <w:t xml:space="preserve"> yang </w:t>
            </w:r>
            <w:proofErr w:type="spellStart"/>
            <w:r w:rsidRPr="00DB25C4">
              <w:rPr>
                <w:rFonts w:eastAsia="Times New Roman" w:cstheme="minorHAnsi"/>
                <w:color w:val="000000"/>
              </w:rPr>
              <w:t>terakreditasi</w:t>
            </w:r>
            <w:proofErr w:type="spellEnd"/>
            <w:r w:rsidRPr="00DB25C4">
              <w:rPr>
                <w:rFonts w:eastAsia="Times New Roman" w:cstheme="minorHAnsi"/>
                <w:color w:val="000000"/>
              </w:rPr>
              <w:t xml:space="preserve"> (minimal </w:t>
            </w:r>
            <w:proofErr w:type="spellStart"/>
            <w:r w:rsidRPr="00DB25C4">
              <w:rPr>
                <w:rFonts w:eastAsia="Times New Roman" w:cstheme="minorHAnsi"/>
                <w:color w:val="000000"/>
              </w:rPr>
              <w:t>tersedia</w:t>
            </w:r>
            <w:proofErr w:type="spellEnd"/>
            <w:r w:rsidRPr="00DB25C4">
              <w:rPr>
                <w:rFonts w:eastAsia="Times New Roman" w:cstheme="minorHAnsi"/>
                <w:color w:val="000000"/>
              </w:rPr>
              <w:t xml:space="preserve"> 3 </w:t>
            </w:r>
            <w:proofErr w:type="spellStart"/>
            <w:r w:rsidRPr="00DB25C4">
              <w:rPr>
                <w:rFonts w:eastAsia="Times New Roman" w:cstheme="minorHAnsi"/>
                <w:color w:val="000000"/>
              </w:rPr>
              <w:t>judul</w:t>
            </w:r>
            <w:proofErr w:type="spellEnd"/>
            <w:r w:rsidRPr="00DB25C4">
              <w:rPr>
                <w:rFonts w:eastAsia="Times New Roman" w:cstheme="minorHAnsi"/>
                <w:color w:val="000000"/>
              </w:rPr>
              <w:t>)</w:t>
            </w:r>
          </w:p>
        </w:tc>
        <w:tc>
          <w:tcPr>
            <w:tcW w:w="2110"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31A8ABE8" w14:textId="77777777" w:rsidR="00B06B75" w:rsidRPr="00DB25C4" w:rsidRDefault="00B06B75" w:rsidP="00687314">
            <w:pPr>
              <w:spacing w:after="0" w:line="240" w:lineRule="auto"/>
              <w:jc w:val="center"/>
              <w:rPr>
                <w:rFonts w:eastAsia="Times New Roman" w:cstheme="minorHAnsi"/>
                <w:color w:val="FF0000"/>
              </w:rPr>
            </w:pPr>
            <w:r w:rsidRPr="00DB25C4">
              <w:rPr>
                <w:rFonts w:eastAsia="Times New Roman" w:cstheme="minorHAnsi"/>
                <w:color w:val="FF0000"/>
              </w:rPr>
              <w:t>21</w:t>
            </w:r>
          </w:p>
        </w:tc>
        <w:tc>
          <w:tcPr>
            <w:tcW w:w="1405"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2ED7A2BF"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Baik</w:t>
            </w:r>
            <w:proofErr w:type="spellEnd"/>
          </w:p>
        </w:tc>
        <w:tc>
          <w:tcPr>
            <w:tcW w:w="1447"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218B4D75"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200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782753B2" w14:textId="77777777" w:rsidR="00B06B75" w:rsidRPr="00DB25C4" w:rsidRDefault="00B06B75" w:rsidP="00687314">
            <w:pPr>
              <w:spacing w:after="0" w:line="240" w:lineRule="auto"/>
              <w:jc w:val="center"/>
              <w:rPr>
                <w:rFonts w:eastAsia="Times New Roman" w:cstheme="minorHAnsi"/>
                <w:color w:val="000000"/>
              </w:rPr>
            </w:pPr>
          </w:p>
        </w:tc>
        <w:tc>
          <w:tcPr>
            <w:tcW w:w="232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17C2DDD6"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
        </w:tc>
      </w:tr>
      <w:tr w:rsidR="00B06B75" w:rsidRPr="00DB25C4" w14:paraId="62D3A715" w14:textId="77777777" w:rsidTr="00513061">
        <w:trPr>
          <w:trHeight w:val="312"/>
        </w:trPr>
        <w:tc>
          <w:tcPr>
            <w:tcW w:w="952" w:type="dxa"/>
            <w:tcBorders>
              <w:top w:val="single" w:sz="4" w:space="0" w:color="auto"/>
              <w:left w:val="single" w:sz="4" w:space="0" w:color="auto"/>
              <w:bottom w:val="single" w:sz="4" w:space="0" w:color="auto"/>
              <w:right w:val="single" w:sz="4" w:space="0" w:color="auto"/>
            </w:tcBorders>
            <w:noWrap/>
            <w:vAlign w:val="bottom"/>
            <w:hideMark/>
          </w:tcPr>
          <w:p w14:paraId="076ECFA4"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11</w:t>
            </w:r>
          </w:p>
        </w:tc>
        <w:tc>
          <w:tcPr>
            <w:tcW w:w="4316"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412079E7" w14:textId="77777777" w:rsidR="00B06B75" w:rsidRPr="00DB25C4" w:rsidRDefault="00B06B75" w:rsidP="00687314">
            <w:pPr>
              <w:spacing w:after="0" w:line="240" w:lineRule="auto"/>
              <w:jc w:val="center"/>
              <w:rPr>
                <w:rFonts w:eastAsia="Times New Roman" w:cstheme="minorHAnsi"/>
                <w:color w:val="000000"/>
              </w:rPr>
            </w:pPr>
            <w:proofErr w:type="spellStart"/>
            <w:r w:rsidRPr="00DB25C4">
              <w:rPr>
                <w:rFonts w:eastAsia="Times New Roman" w:cstheme="minorHAnsi"/>
                <w:color w:val="000000"/>
              </w:rPr>
              <w:t>Jurnal</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internasional</w:t>
            </w:r>
            <w:proofErr w:type="spellEnd"/>
            <w:r w:rsidRPr="00DB25C4">
              <w:rPr>
                <w:rFonts w:eastAsia="Times New Roman" w:cstheme="minorHAnsi"/>
                <w:color w:val="000000"/>
              </w:rPr>
              <w:t xml:space="preserve"> yang </w:t>
            </w:r>
            <w:proofErr w:type="spellStart"/>
            <w:r w:rsidRPr="00DB25C4">
              <w:rPr>
                <w:rFonts w:eastAsia="Times New Roman" w:cstheme="minorHAnsi"/>
                <w:color w:val="000000"/>
              </w:rPr>
              <w:t>terakreditasi</w:t>
            </w:r>
            <w:proofErr w:type="spellEnd"/>
            <w:r w:rsidRPr="00DB25C4">
              <w:rPr>
                <w:rFonts w:eastAsia="Times New Roman" w:cstheme="minorHAnsi"/>
                <w:color w:val="000000"/>
              </w:rPr>
              <w:t xml:space="preserve"> (minimal </w:t>
            </w:r>
            <w:proofErr w:type="spellStart"/>
            <w:r w:rsidRPr="00DB25C4">
              <w:rPr>
                <w:rFonts w:eastAsia="Times New Roman" w:cstheme="minorHAnsi"/>
                <w:color w:val="000000"/>
              </w:rPr>
              <w:t>tersedia</w:t>
            </w:r>
            <w:proofErr w:type="spellEnd"/>
            <w:r w:rsidRPr="00DB25C4">
              <w:rPr>
                <w:rFonts w:eastAsia="Times New Roman" w:cstheme="minorHAnsi"/>
                <w:color w:val="000000"/>
              </w:rPr>
              <w:t xml:space="preserve"> 2 </w:t>
            </w:r>
            <w:proofErr w:type="spellStart"/>
            <w:r w:rsidRPr="00DB25C4">
              <w:rPr>
                <w:rFonts w:eastAsia="Times New Roman" w:cstheme="minorHAnsi"/>
                <w:color w:val="000000"/>
              </w:rPr>
              <w:t>judul</w:t>
            </w:r>
            <w:proofErr w:type="spellEnd"/>
            <w:r w:rsidRPr="00DB25C4">
              <w:rPr>
                <w:rFonts w:eastAsia="Times New Roman" w:cstheme="minorHAnsi"/>
                <w:color w:val="000000"/>
              </w:rPr>
              <w:t>)</w:t>
            </w:r>
          </w:p>
        </w:tc>
        <w:tc>
          <w:tcPr>
            <w:tcW w:w="2110"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15F17D05" w14:textId="77777777" w:rsidR="00B06B75" w:rsidRPr="00DB25C4" w:rsidRDefault="00B06B75" w:rsidP="00687314">
            <w:pPr>
              <w:spacing w:after="0" w:line="240" w:lineRule="auto"/>
              <w:jc w:val="center"/>
              <w:rPr>
                <w:rFonts w:eastAsia="Times New Roman" w:cstheme="minorHAnsi"/>
                <w:color w:val="FF0000"/>
              </w:rPr>
            </w:pPr>
            <w:r w:rsidRPr="00DB25C4">
              <w:rPr>
                <w:rFonts w:eastAsia="Times New Roman" w:cstheme="minorHAnsi"/>
                <w:color w:val="FF0000"/>
              </w:rPr>
              <w:t>84</w:t>
            </w:r>
          </w:p>
        </w:tc>
        <w:tc>
          <w:tcPr>
            <w:tcW w:w="1405"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C55E415"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Baik</w:t>
            </w:r>
            <w:proofErr w:type="spellEnd"/>
          </w:p>
        </w:tc>
        <w:tc>
          <w:tcPr>
            <w:tcW w:w="1447"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361BED78"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200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871E78A" w14:textId="77777777" w:rsidR="00B06B75" w:rsidRPr="00DB25C4" w:rsidRDefault="00B06B75" w:rsidP="00687314">
            <w:pPr>
              <w:spacing w:after="0" w:line="240" w:lineRule="auto"/>
              <w:jc w:val="center"/>
              <w:rPr>
                <w:rFonts w:eastAsia="Times New Roman" w:cstheme="minorHAnsi"/>
                <w:color w:val="000000"/>
              </w:rPr>
            </w:pPr>
          </w:p>
        </w:tc>
        <w:tc>
          <w:tcPr>
            <w:tcW w:w="232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74CC75E4"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
        </w:tc>
      </w:tr>
      <w:tr w:rsidR="00B06B75" w:rsidRPr="00DB25C4" w14:paraId="783523B8" w14:textId="77777777" w:rsidTr="00513061">
        <w:trPr>
          <w:trHeight w:val="312"/>
        </w:trPr>
        <w:tc>
          <w:tcPr>
            <w:tcW w:w="952" w:type="dxa"/>
            <w:tcBorders>
              <w:top w:val="single" w:sz="4" w:space="0" w:color="auto"/>
              <w:left w:val="single" w:sz="4" w:space="0" w:color="auto"/>
              <w:bottom w:val="single" w:sz="4" w:space="0" w:color="auto"/>
              <w:right w:val="single" w:sz="4" w:space="0" w:color="auto"/>
            </w:tcBorders>
            <w:noWrap/>
            <w:vAlign w:val="bottom"/>
            <w:hideMark/>
          </w:tcPr>
          <w:p w14:paraId="6CBDC930"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12</w:t>
            </w:r>
          </w:p>
        </w:tc>
        <w:tc>
          <w:tcPr>
            <w:tcW w:w="4316"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47DC1A3E" w14:textId="77777777" w:rsidR="00B06B75" w:rsidRPr="00DB25C4" w:rsidRDefault="00B06B75" w:rsidP="00687314">
            <w:pPr>
              <w:spacing w:after="0" w:line="240" w:lineRule="auto"/>
              <w:jc w:val="center"/>
              <w:rPr>
                <w:rFonts w:eastAsia="Times New Roman" w:cstheme="minorHAnsi"/>
                <w:color w:val="000000"/>
              </w:rPr>
            </w:pPr>
            <w:proofErr w:type="spellStart"/>
            <w:r w:rsidRPr="00DB25C4">
              <w:rPr>
                <w:rFonts w:eastAsia="Times New Roman" w:cstheme="minorHAnsi"/>
                <w:color w:val="000000"/>
              </w:rPr>
              <w:t>Prosiding</w:t>
            </w:r>
            <w:proofErr w:type="spellEnd"/>
          </w:p>
        </w:tc>
        <w:tc>
          <w:tcPr>
            <w:tcW w:w="2110"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1E79443" w14:textId="77777777" w:rsidR="00B06B75" w:rsidRPr="00DB25C4" w:rsidRDefault="00B06B75" w:rsidP="00687314">
            <w:pPr>
              <w:spacing w:after="0" w:line="240" w:lineRule="auto"/>
              <w:jc w:val="center"/>
              <w:rPr>
                <w:rFonts w:eastAsia="Times New Roman" w:cstheme="minorHAnsi"/>
                <w:color w:val="FF0000"/>
              </w:rPr>
            </w:pPr>
            <w:r w:rsidRPr="00DB25C4">
              <w:rPr>
                <w:rFonts w:eastAsia="Times New Roman" w:cstheme="minorHAnsi"/>
                <w:color w:val="FF0000"/>
              </w:rPr>
              <w:t>10</w:t>
            </w:r>
          </w:p>
        </w:tc>
        <w:tc>
          <w:tcPr>
            <w:tcW w:w="1405"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0C2FC315"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Baik</w:t>
            </w:r>
            <w:proofErr w:type="spellEnd"/>
          </w:p>
        </w:tc>
        <w:tc>
          <w:tcPr>
            <w:tcW w:w="1447"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1F5BAFF5"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200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1B7A0DBE" w14:textId="77777777" w:rsidR="00B06B75" w:rsidRPr="00DB25C4" w:rsidRDefault="00B06B75" w:rsidP="00687314">
            <w:pPr>
              <w:spacing w:after="0" w:line="240" w:lineRule="auto"/>
              <w:jc w:val="center"/>
              <w:rPr>
                <w:rFonts w:eastAsia="Times New Roman" w:cstheme="minorHAnsi"/>
                <w:color w:val="000000"/>
              </w:rPr>
            </w:pPr>
          </w:p>
        </w:tc>
        <w:tc>
          <w:tcPr>
            <w:tcW w:w="232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346DED4B"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
        </w:tc>
      </w:tr>
      <w:tr w:rsidR="00B06B75" w:rsidRPr="00DB25C4" w14:paraId="6D78098D" w14:textId="77777777" w:rsidTr="00513061">
        <w:trPr>
          <w:trHeight w:val="312"/>
        </w:trPr>
        <w:tc>
          <w:tcPr>
            <w:tcW w:w="952" w:type="dxa"/>
            <w:tcBorders>
              <w:top w:val="single" w:sz="4" w:space="0" w:color="auto"/>
              <w:left w:val="single" w:sz="4" w:space="0" w:color="auto"/>
              <w:bottom w:val="single" w:sz="4" w:space="0" w:color="auto"/>
              <w:right w:val="single" w:sz="4" w:space="0" w:color="auto"/>
            </w:tcBorders>
            <w:noWrap/>
            <w:vAlign w:val="bottom"/>
            <w:hideMark/>
          </w:tcPr>
          <w:p w14:paraId="29A84301"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13</w:t>
            </w:r>
          </w:p>
        </w:tc>
        <w:tc>
          <w:tcPr>
            <w:tcW w:w="4316"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371F4C43" w14:textId="77777777" w:rsidR="00B06B75" w:rsidRPr="00DB25C4" w:rsidRDefault="00B06B75" w:rsidP="00687314">
            <w:pPr>
              <w:spacing w:after="0" w:line="240" w:lineRule="auto"/>
              <w:jc w:val="center"/>
              <w:rPr>
                <w:rFonts w:eastAsia="Times New Roman" w:cstheme="minorHAnsi"/>
                <w:color w:val="000000"/>
              </w:rPr>
            </w:pPr>
            <w:proofErr w:type="spellStart"/>
            <w:r w:rsidRPr="00DB25C4">
              <w:rPr>
                <w:rFonts w:eastAsia="Times New Roman" w:cstheme="minorHAnsi"/>
                <w:color w:val="000000"/>
              </w:rPr>
              <w:t>Skripsi</w:t>
            </w:r>
            <w:proofErr w:type="spellEnd"/>
            <w:r w:rsidRPr="00DB25C4">
              <w:rPr>
                <w:rFonts w:eastAsia="Times New Roman" w:cstheme="minorHAnsi"/>
                <w:color w:val="000000"/>
              </w:rPr>
              <w:t>/</w:t>
            </w:r>
            <w:proofErr w:type="spellStart"/>
            <w:r w:rsidRPr="00DB25C4">
              <w:rPr>
                <w:rFonts w:eastAsia="Times New Roman" w:cstheme="minorHAnsi"/>
                <w:color w:val="000000"/>
              </w:rPr>
              <w:t>Tesis</w:t>
            </w:r>
            <w:proofErr w:type="spellEnd"/>
            <w:r w:rsidRPr="00DB25C4">
              <w:rPr>
                <w:rFonts w:eastAsia="Times New Roman" w:cstheme="minorHAnsi"/>
                <w:color w:val="000000"/>
              </w:rPr>
              <w:t>/</w:t>
            </w:r>
            <w:proofErr w:type="spellStart"/>
            <w:r w:rsidRPr="00DB25C4">
              <w:rPr>
                <w:rFonts w:eastAsia="Times New Roman" w:cstheme="minorHAnsi"/>
                <w:color w:val="000000"/>
              </w:rPr>
              <w:t>Disertasi</w:t>
            </w:r>
            <w:proofErr w:type="spellEnd"/>
          </w:p>
        </w:tc>
        <w:tc>
          <w:tcPr>
            <w:tcW w:w="2110"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46BD8A72" w14:textId="77777777" w:rsidR="00B06B75" w:rsidRPr="00DB25C4" w:rsidRDefault="00B06B75" w:rsidP="00687314">
            <w:pPr>
              <w:spacing w:after="0" w:line="240" w:lineRule="auto"/>
              <w:jc w:val="center"/>
              <w:rPr>
                <w:rFonts w:eastAsia="Times New Roman" w:cstheme="minorHAnsi"/>
                <w:color w:val="000000"/>
              </w:rPr>
            </w:pPr>
          </w:p>
        </w:tc>
        <w:tc>
          <w:tcPr>
            <w:tcW w:w="1405"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707504AA" w14:textId="77777777" w:rsidR="00B06B75" w:rsidRPr="00DB25C4" w:rsidRDefault="00B06B75" w:rsidP="00687314">
            <w:pPr>
              <w:spacing w:after="0" w:line="240" w:lineRule="auto"/>
              <w:rPr>
                <w:rFonts w:eastAsia="Times New Roman" w:cstheme="minorHAnsi"/>
                <w:color w:val="000000"/>
              </w:rPr>
            </w:pPr>
            <w:proofErr w:type="spellStart"/>
            <w:r w:rsidRPr="00DB25C4">
              <w:rPr>
                <w:rFonts w:eastAsia="Times New Roman" w:cstheme="minorHAnsi"/>
                <w:color w:val="000000"/>
              </w:rPr>
              <w:t>Baik</w:t>
            </w:r>
            <w:proofErr w:type="spellEnd"/>
          </w:p>
        </w:tc>
        <w:tc>
          <w:tcPr>
            <w:tcW w:w="1447"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5440D203" w14:textId="77777777" w:rsidR="00B06B75" w:rsidRPr="00DB25C4" w:rsidRDefault="00B06B75" w:rsidP="00687314">
            <w:pPr>
              <w:spacing w:after="0" w:line="240" w:lineRule="auto"/>
              <w:jc w:val="center"/>
              <w:rPr>
                <w:rFonts w:eastAsia="Times New Roman" w:cstheme="minorHAnsi"/>
                <w:color w:val="000000"/>
              </w:rPr>
            </w:pPr>
            <w:r w:rsidRPr="00DB25C4">
              <w:rPr>
                <w:rFonts w:eastAsia="Times New Roman" w:cstheme="minorHAnsi"/>
                <w:color w:val="000000"/>
              </w:rPr>
              <w:t>V</w:t>
            </w:r>
          </w:p>
        </w:tc>
        <w:tc>
          <w:tcPr>
            <w:tcW w:w="200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55C5986D" w14:textId="77777777" w:rsidR="00B06B75" w:rsidRPr="00DB25C4" w:rsidRDefault="00B06B75" w:rsidP="00687314">
            <w:pPr>
              <w:spacing w:after="0" w:line="240" w:lineRule="auto"/>
              <w:jc w:val="center"/>
              <w:rPr>
                <w:rFonts w:eastAsia="Times New Roman" w:cstheme="minorHAnsi"/>
                <w:color w:val="000000"/>
              </w:rPr>
            </w:pPr>
          </w:p>
        </w:tc>
        <w:tc>
          <w:tcPr>
            <w:tcW w:w="2321" w:type="dxa"/>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1875778D" w14:textId="77777777" w:rsidR="00B06B75" w:rsidRPr="00DB25C4" w:rsidRDefault="00B06B75" w:rsidP="00687314">
            <w:pPr>
              <w:spacing w:after="0" w:line="240" w:lineRule="auto"/>
              <w:rPr>
                <w:rFonts w:eastAsia="Times New Roman" w:cstheme="minorHAnsi"/>
                <w:color w:val="000000"/>
              </w:rPr>
            </w:pPr>
            <w:r w:rsidRPr="00DB25C4">
              <w:rPr>
                <w:rFonts w:eastAsia="Times New Roman" w:cstheme="minorHAnsi"/>
                <w:color w:val="000000"/>
              </w:rPr>
              <w:t>PT</w:t>
            </w:r>
          </w:p>
        </w:tc>
      </w:tr>
    </w:tbl>
    <w:p w14:paraId="3113624E" w14:textId="77777777" w:rsidR="00B06B75" w:rsidRPr="00DB25C4" w:rsidRDefault="00B06B75" w:rsidP="00687314">
      <w:pPr>
        <w:spacing w:after="0" w:line="240" w:lineRule="auto"/>
        <w:rPr>
          <w:rFonts w:cstheme="minorHAnsi"/>
        </w:rPr>
      </w:pPr>
    </w:p>
    <w:p w14:paraId="4FAF1C62" w14:textId="77777777" w:rsidR="00B06B75" w:rsidRPr="00DB25C4" w:rsidRDefault="00B06B75" w:rsidP="00687314">
      <w:pPr>
        <w:spacing w:after="0" w:line="240" w:lineRule="auto"/>
        <w:rPr>
          <w:rFonts w:cstheme="minorHAnsi"/>
        </w:rPr>
        <w:sectPr w:rsidR="00B06B75" w:rsidRPr="00DB25C4" w:rsidSect="00CD4E67">
          <w:pgSz w:w="16838" w:h="11906" w:orient="landscape" w:code="9"/>
          <w:pgMar w:top="720" w:right="720" w:bottom="720" w:left="720" w:header="709" w:footer="709" w:gutter="0"/>
          <w:cols w:space="708"/>
          <w:docGrid w:linePitch="360"/>
        </w:sectPr>
      </w:pPr>
    </w:p>
    <w:p w14:paraId="0BE0B179" w14:textId="77777777" w:rsidR="00B06B75" w:rsidRPr="00DB25C4" w:rsidRDefault="00B06B75" w:rsidP="00687314">
      <w:pPr>
        <w:spacing w:after="0" w:line="240" w:lineRule="auto"/>
        <w:rPr>
          <w:rFonts w:cstheme="minorHAnsi"/>
        </w:rPr>
      </w:pPr>
    </w:p>
    <w:p w14:paraId="46052894" w14:textId="77777777" w:rsidR="00B06B75" w:rsidRPr="00DB25C4" w:rsidRDefault="00B06B75" w:rsidP="00687314">
      <w:pPr>
        <w:spacing w:after="0" w:line="240" w:lineRule="auto"/>
        <w:rPr>
          <w:rFonts w:cstheme="minorHAnsi"/>
          <w:b/>
          <w:bCs/>
        </w:rPr>
      </w:pPr>
      <w:r w:rsidRPr="00DB25C4">
        <w:rPr>
          <w:rFonts w:cstheme="minorHAnsi"/>
          <w:b/>
          <w:bCs/>
        </w:rPr>
        <w:t xml:space="preserve">5.2.3 </w:t>
      </w:r>
      <w:proofErr w:type="spellStart"/>
      <w:r w:rsidRPr="00DB25C4">
        <w:rPr>
          <w:rFonts w:cstheme="minorHAnsi"/>
          <w:b/>
          <w:bCs/>
        </w:rPr>
        <w:t>Evaluasi</w:t>
      </w:r>
      <w:proofErr w:type="spellEnd"/>
    </w:p>
    <w:p w14:paraId="4EF28364" w14:textId="77777777" w:rsidR="00B06B75" w:rsidRPr="00DB25C4" w:rsidRDefault="00B06B75" w:rsidP="00687314">
      <w:pPr>
        <w:spacing w:after="0" w:line="240" w:lineRule="auto"/>
        <w:rPr>
          <w:rFonts w:cstheme="minorHAnsi"/>
        </w:rPr>
      </w:pP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terhadap</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dan </w:t>
      </w:r>
      <w:proofErr w:type="spellStart"/>
      <w:r w:rsidRPr="00DB25C4">
        <w:rPr>
          <w:rFonts w:cstheme="minorHAnsi"/>
        </w:rPr>
        <w:t>pengadaan</w:t>
      </w:r>
      <w:proofErr w:type="spellEnd"/>
      <w:r w:rsidRPr="00DB25C4">
        <w:rPr>
          <w:rFonts w:cstheme="minorHAnsi"/>
        </w:rPr>
        <w:t xml:space="preserve"> </w:t>
      </w:r>
      <w:proofErr w:type="spellStart"/>
      <w:r w:rsidRPr="00DB25C4">
        <w:rPr>
          <w:rFonts w:cstheme="minorHAnsi"/>
        </w:rPr>
        <w:t>sarana</w:t>
      </w:r>
      <w:proofErr w:type="spellEnd"/>
      <w:r w:rsidRPr="00DB25C4">
        <w:rPr>
          <w:rFonts w:cstheme="minorHAnsi"/>
        </w:rPr>
        <w:t xml:space="preserve"> Pendidikan, yang </w:t>
      </w:r>
      <w:proofErr w:type="spellStart"/>
      <w:r w:rsidRPr="00DB25C4">
        <w:rPr>
          <w:rFonts w:cstheme="minorHAnsi"/>
        </w:rPr>
        <w:t>meliputi</w:t>
      </w:r>
      <w:proofErr w:type="spellEnd"/>
      <w:r w:rsidRPr="00DB25C4">
        <w:rPr>
          <w:rFonts w:cstheme="minorHAnsi"/>
        </w:rPr>
        <w:t xml:space="preserve"> </w:t>
      </w: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jenis</w:t>
      </w:r>
      <w:proofErr w:type="spellEnd"/>
      <w:r w:rsidRPr="00DB25C4">
        <w:rPr>
          <w:rFonts w:cstheme="minorHAnsi"/>
        </w:rPr>
        <w:t xml:space="preserve">, dan </w:t>
      </w:r>
      <w:proofErr w:type="spellStart"/>
      <w:r w:rsidRPr="00DB25C4">
        <w:rPr>
          <w:rFonts w:cstheme="minorHAnsi"/>
        </w:rPr>
        <w:t>kualitas</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pemanfaatan</w:t>
      </w:r>
      <w:proofErr w:type="spellEnd"/>
      <w:r w:rsidRPr="00DB25C4">
        <w:rPr>
          <w:rFonts w:cstheme="minorHAnsi"/>
        </w:rPr>
        <w:t xml:space="preserve"> </w:t>
      </w:r>
      <w:proofErr w:type="spellStart"/>
      <w:r w:rsidRPr="00DB25C4">
        <w:rPr>
          <w:rFonts w:cstheme="minorHAnsi"/>
        </w:rPr>
        <w:t>prasarana</w:t>
      </w:r>
      <w:proofErr w:type="spellEnd"/>
      <w:r w:rsidRPr="00DB25C4">
        <w:rPr>
          <w:rFonts w:cstheme="minorHAnsi"/>
        </w:rPr>
        <w:t xml:space="preserve"> dan </w:t>
      </w:r>
      <w:proofErr w:type="spellStart"/>
      <w:r w:rsidRPr="00DB25C4">
        <w:rPr>
          <w:rFonts w:cstheme="minorHAnsi"/>
        </w:rPr>
        <w:t>sarana</w:t>
      </w:r>
      <w:proofErr w:type="spellEnd"/>
      <w:r w:rsidRPr="00DB25C4">
        <w:rPr>
          <w:rFonts w:cstheme="minorHAnsi"/>
        </w:rPr>
        <w:t xml:space="preserve"> Pendidikan yang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diakses</w:t>
      </w:r>
      <w:proofErr w:type="spellEnd"/>
      <w:r w:rsidRPr="00DB25C4">
        <w:rPr>
          <w:rFonts w:cstheme="minorHAnsi"/>
        </w:rPr>
        <w:t xml:space="preserve"> dan </w:t>
      </w:r>
      <w:proofErr w:type="spellStart"/>
      <w:r w:rsidRPr="00DB25C4">
        <w:rPr>
          <w:rFonts w:cstheme="minorHAnsi"/>
        </w:rPr>
        <w:t>dipergunakan</w:t>
      </w:r>
      <w:proofErr w:type="spellEnd"/>
      <w:r w:rsidRPr="00DB25C4">
        <w:rPr>
          <w:rFonts w:cstheme="minorHAnsi"/>
        </w:rPr>
        <w:t xml:space="preserve"> oleh PS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melaksanakan</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pembelajaran</w:t>
      </w:r>
      <w:proofErr w:type="spellEnd"/>
      <w:r w:rsidRPr="00DB25C4">
        <w:rPr>
          <w:rFonts w:cstheme="minorHAnsi"/>
        </w:rPr>
        <w:t xml:space="preserve">: </w:t>
      </w:r>
      <w:proofErr w:type="spellStart"/>
      <w:r w:rsidRPr="00DB25C4">
        <w:rPr>
          <w:rFonts w:cstheme="minorHAnsi"/>
        </w:rPr>
        <w:t>perkuliahan</w:t>
      </w:r>
      <w:proofErr w:type="spellEnd"/>
      <w:r w:rsidRPr="00DB25C4">
        <w:rPr>
          <w:rFonts w:cstheme="minorHAnsi"/>
        </w:rPr>
        <w:t xml:space="preserve">, </w:t>
      </w:r>
      <w:proofErr w:type="spellStart"/>
      <w:r w:rsidRPr="00DB25C4">
        <w:rPr>
          <w:rFonts w:cstheme="minorHAnsi"/>
        </w:rPr>
        <w:t>pembimbingan</w:t>
      </w:r>
      <w:proofErr w:type="spellEnd"/>
      <w:r w:rsidRPr="00DB25C4">
        <w:rPr>
          <w:rFonts w:cstheme="minorHAnsi"/>
        </w:rPr>
        <w:t xml:space="preserve">, </w:t>
      </w:r>
      <w:proofErr w:type="spellStart"/>
      <w:r w:rsidRPr="00DB25C4">
        <w:rPr>
          <w:rFonts w:cstheme="minorHAnsi"/>
        </w:rPr>
        <w:t>ujian</w:t>
      </w:r>
      <w:proofErr w:type="spellEnd"/>
      <w:r w:rsidRPr="00DB25C4">
        <w:rPr>
          <w:rFonts w:cstheme="minorHAnsi"/>
        </w:rPr>
        <w:t xml:space="preserve">, seminar, </w:t>
      </w:r>
      <w:proofErr w:type="spellStart"/>
      <w:r w:rsidRPr="00DB25C4">
        <w:rPr>
          <w:rFonts w:cstheme="minorHAnsi"/>
        </w:rPr>
        <w:t>lokakarya</w:t>
      </w:r>
      <w:proofErr w:type="spellEnd"/>
      <w:r w:rsidRPr="00DB25C4">
        <w:rPr>
          <w:rFonts w:cstheme="minorHAnsi"/>
        </w:rPr>
        <w:t>, dan lain-lain.</w:t>
      </w:r>
    </w:p>
    <w:p w14:paraId="48A7740F" w14:textId="77777777" w:rsidR="00B06B75" w:rsidRPr="00DB25C4" w:rsidRDefault="00B06B75" w:rsidP="00687314">
      <w:pPr>
        <w:spacing w:after="0" w:line="240" w:lineRule="auto"/>
        <w:jc w:val="both"/>
        <w:rPr>
          <w:rFonts w:cstheme="minorHAnsi"/>
        </w:rPr>
      </w:pPr>
      <w:proofErr w:type="spellStart"/>
      <w:r w:rsidRPr="00DB25C4">
        <w:rPr>
          <w:rFonts w:cstheme="minorHAnsi"/>
        </w:rPr>
        <w:t>Kelas-kelas</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kuliah</w:t>
      </w:r>
      <w:proofErr w:type="spellEnd"/>
      <w:r w:rsidRPr="00DB25C4">
        <w:rPr>
          <w:rFonts w:cstheme="minorHAnsi"/>
        </w:rPr>
        <w:t xml:space="preserve"> </w:t>
      </w:r>
      <w:proofErr w:type="spellStart"/>
      <w:r w:rsidRPr="00DB25C4">
        <w:rPr>
          <w:rFonts w:cstheme="minorHAnsi"/>
        </w:rPr>
        <w:t>cukup</w:t>
      </w:r>
      <w:proofErr w:type="spellEnd"/>
      <w:r w:rsidRPr="00DB25C4">
        <w:rPr>
          <w:rFonts w:cstheme="minorHAnsi"/>
        </w:rPr>
        <w:t xml:space="preserve"> </w:t>
      </w:r>
      <w:proofErr w:type="spellStart"/>
      <w:r w:rsidRPr="00DB25C4">
        <w:rPr>
          <w:rFonts w:cstheme="minorHAnsi"/>
        </w:rPr>
        <w:t>luas</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rata-rata 1,5 m2 per </w:t>
      </w:r>
      <w:proofErr w:type="spellStart"/>
      <w:r w:rsidRPr="00DB25C4">
        <w:rPr>
          <w:rFonts w:cstheme="minorHAnsi"/>
        </w:rPr>
        <w:t>mahasiswa</w:t>
      </w:r>
      <w:proofErr w:type="spellEnd"/>
      <w:r w:rsidRPr="00DB25C4">
        <w:rPr>
          <w:rFonts w:cstheme="minorHAnsi"/>
        </w:rPr>
        <w:t xml:space="preserve">. Hal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membuat</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bisa</w:t>
      </w:r>
      <w:proofErr w:type="spellEnd"/>
      <w:r w:rsidRPr="00DB25C4">
        <w:rPr>
          <w:rFonts w:cstheme="minorHAnsi"/>
        </w:rPr>
        <w:t xml:space="preserve"> </w:t>
      </w:r>
      <w:proofErr w:type="spellStart"/>
      <w:r w:rsidRPr="00DB25C4">
        <w:rPr>
          <w:rFonts w:cstheme="minorHAnsi"/>
        </w:rPr>
        <w:t>kuliah</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tenang</w:t>
      </w:r>
      <w:proofErr w:type="spellEnd"/>
      <w:r w:rsidRPr="00DB25C4">
        <w:rPr>
          <w:rFonts w:cstheme="minorHAnsi"/>
        </w:rPr>
        <w:t xml:space="preserve"> </w:t>
      </w:r>
      <w:proofErr w:type="spellStart"/>
      <w:r w:rsidRPr="00DB25C4">
        <w:rPr>
          <w:rFonts w:cstheme="minorHAnsi"/>
        </w:rPr>
        <w:t>karena</w:t>
      </w:r>
      <w:proofErr w:type="spellEnd"/>
      <w:r w:rsidRPr="00DB25C4">
        <w:rPr>
          <w:rFonts w:cstheme="minorHAnsi"/>
        </w:rPr>
        <w:t xml:space="preserve"> </w:t>
      </w:r>
      <w:proofErr w:type="spellStart"/>
      <w:r w:rsidRPr="00DB25C4">
        <w:rPr>
          <w:rFonts w:cstheme="minorHAnsi"/>
        </w:rPr>
        <w:t>ruangan</w:t>
      </w:r>
      <w:proofErr w:type="spellEnd"/>
      <w:r w:rsidRPr="00DB25C4">
        <w:rPr>
          <w:rFonts w:cstheme="minorHAnsi"/>
        </w:rPr>
        <w:t xml:space="preserve"> </w:t>
      </w:r>
      <w:proofErr w:type="spellStart"/>
      <w:r w:rsidRPr="00DB25C4">
        <w:rPr>
          <w:rFonts w:cstheme="minorHAnsi"/>
        </w:rPr>
        <w:t>kelas</w:t>
      </w:r>
      <w:proofErr w:type="spellEnd"/>
      <w:r w:rsidRPr="00DB25C4">
        <w:rPr>
          <w:rFonts w:cstheme="minorHAnsi"/>
        </w:rPr>
        <w:t xml:space="preserve"> </w:t>
      </w:r>
      <w:proofErr w:type="spellStart"/>
      <w:r w:rsidRPr="00DB25C4">
        <w:rPr>
          <w:rFonts w:cstheme="minorHAnsi"/>
        </w:rPr>
        <w:t>cukup</w:t>
      </w:r>
      <w:proofErr w:type="spellEnd"/>
      <w:r w:rsidRPr="00DB25C4">
        <w:rPr>
          <w:rFonts w:cstheme="minorHAnsi"/>
        </w:rPr>
        <w:t xml:space="preserve"> </w:t>
      </w:r>
      <w:proofErr w:type="spellStart"/>
      <w:r w:rsidRPr="00DB25C4">
        <w:rPr>
          <w:rFonts w:cstheme="minorHAnsi"/>
        </w:rPr>
        <w:t>lega</w:t>
      </w:r>
      <w:proofErr w:type="spellEnd"/>
      <w:r w:rsidRPr="00DB25C4">
        <w:rPr>
          <w:rFonts w:cstheme="minorHAnsi"/>
        </w:rPr>
        <w:t xml:space="preserve"> dan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berdesakan</w:t>
      </w:r>
      <w:proofErr w:type="spellEnd"/>
      <w:r w:rsidRPr="00DB25C4">
        <w:rPr>
          <w:rFonts w:cstheme="minorHAnsi"/>
        </w:rPr>
        <w:t xml:space="preserve"> </w:t>
      </w:r>
      <w:proofErr w:type="spellStart"/>
      <w:r w:rsidRPr="00DB25C4">
        <w:rPr>
          <w:rFonts w:cstheme="minorHAnsi"/>
        </w:rPr>
        <w:t>antar</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Setiap</w:t>
      </w:r>
      <w:proofErr w:type="spellEnd"/>
      <w:r w:rsidRPr="00DB25C4">
        <w:rPr>
          <w:rFonts w:cstheme="minorHAnsi"/>
        </w:rPr>
        <w:t xml:space="preserve"> </w:t>
      </w:r>
      <w:proofErr w:type="spellStart"/>
      <w:r w:rsidRPr="00DB25C4">
        <w:rPr>
          <w:rFonts w:cstheme="minorHAnsi"/>
        </w:rPr>
        <w:t>kelas</w:t>
      </w:r>
      <w:proofErr w:type="spellEnd"/>
      <w:r w:rsidRPr="00DB25C4">
        <w:rPr>
          <w:rFonts w:cstheme="minorHAnsi"/>
        </w:rPr>
        <w:t xml:space="preserve"> </w:t>
      </w:r>
      <w:proofErr w:type="spellStart"/>
      <w:r w:rsidRPr="00DB25C4">
        <w:rPr>
          <w:rFonts w:cstheme="minorHAnsi"/>
        </w:rPr>
        <w:t>dilengkapi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papan</w:t>
      </w:r>
      <w:proofErr w:type="spellEnd"/>
      <w:r w:rsidRPr="00DB25C4">
        <w:rPr>
          <w:rFonts w:cstheme="minorHAnsi"/>
        </w:rPr>
        <w:t xml:space="preserve"> </w:t>
      </w:r>
      <w:proofErr w:type="spellStart"/>
      <w:r w:rsidRPr="00DB25C4">
        <w:rPr>
          <w:rFonts w:cstheme="minorHAnsi"/>
        </w:rPr>
        <w:t>tulis</w:t>
      </w:r>
      <w:proofErr w:type="spellEnd"/>
      <w:r w:rsidRPr="00DB25C4">
        <w:rPr>
          <w:rFonts w:cstheme="minorHAnsi"/>
        </w:rPr>
        <w:t xml:space="preserve">, LCD projector, </w:t>
      </w:r>
      <w:proofErr w:type="spellStart"/>
      <w:r w:rsidRPr="00DB25C4">
        <w:rPr>
          <w:rFonts w:cstheme="minorHAnsi"/>
        </w:rPr>
        <w:t>meja</w:t>
      </w:r>
      <w:proofErr w:type="spellEnd"/>
      <w:r w:rsidRPr="00DB25C4">
        <w:rPr>
          <w:rFonts w:cstheme="minorHAnsi"/>
        </w:rPr>
        <w:t xml:space="preserve"> dan </w:t>
      </w:r>
      <w:proofErr w:type="spellStart"/>
      <w:r w:rsidRPr="00DB25C4">
        <w:rPr>
          <w:rFonts w:cstheme="minorHAnsi"/>
        </w:rPr>
        <w:t>kursi</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yang </w:t>
      </w:r>
      <w:proofErr w:type="spellStart"/>
      <w:r w:rsidRPr="00DB25C4">
        <w:rPr>
          <w:rFonts w:cstheme="minorHAnsi"/>
        </w:rPr>
        <w:t>menyatu</w:t>
      </w:r>
      <w:proofErr w:type="spellEnd"/>
      <w:r w:rsidRPr="00DB25C4">
        <w:rPr>
          <w:rFonts w:cstheme="minorHAnsi"/>
        </w:rPr>
        <w:t xml:space="preserve">, </w:t>
      </w:r>
      <w:proofErr w:type="spellStart"/>
      <w:r w:rsidRPr="00DB25C4">
        <w:rPr>
          <w:rFonts w:cstheme="minorHAnsi"/>
        </w:rPr>
        <w:t>meja</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kursi</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sebuah</w:t>
      </w:r>
      <w:proofErr w:type="spellEnd"/>
      <w:r w:rsidRPr="00DB25C4">
        <w:rPr>
          <w:rFonts w:cstheme="minorHAnsi"/>
        </w:rPr>
        <w:t xml:space="preserve"> AC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kenyamanan</w:t>
      </w:r>
      <w:proofErr w:type="spellEnd"/>
      <w:r w:rsidRPr="00DB25C4">
        <w:rPr>
          <w:rFonts w:cstheme="minorHAnsi"/>
        </w:rPr>
        <w:t xml:space="preserve"> </w:t>
      </w:r>
      <w:proofErr w:type="spellStart"/>
      <w:r w:rsidRPr="00DB25C4">
        <w:rPr>
          <w:rFonts w:cstheme="minorHAnsi"/>
        </w:rPr>
        <w:t>ruang</w:t>
      </w:r>
      <w:proofErr w:type="spellEnd"/>
      <w:r w:rsidRPr="00DB25C4">
        <w:rPr>
          <w:rFonts w:cstheme="minorHAnsi"/>
        </w:rPr>
        <w:t xml:space="preserve"> </w:t>
      </w:r>
      <w:proofErr w:type="spellStart"/>
      <w:r w:rsidRPr="00DB25C4">
        <w:rPr>
          <w:rFonts w:cstheme="minorHAnsi"/>
        </w:rPr>
        <w:t>ketika</w:t>
      </w:r>
      <w:proofErr w:type="spellEnd"/>
      <w:r w:rsidRPr="00DB25C4">
        <w:rPr>
          <w:rFonts w:cstheme="minorHAnsi"/>
        </w:rPr>
        <w:t xml:space="preserve"> </w:t>
      </w:r>
      <w:proofErr w:type="spellStart"/>
      <w:r w:rsidRPr="00DB25C4">
        <w:rPr>
          <w:rFonts w:cstheme="minorHAnsi"/>
        </w:rPr>
        <w:t>hari</w:t>
      </w:r>
      <w:proofErr w:type="spellEnd"/>
      <w:r w:rsidRPr="00DB25C4">
        <w:rPr>
          <w:rFonts w:cstheme="minorHAnsi"/>
        </w:rPr>
        <w:t xml:space="preserve"> sangat </w:t>
      </w:r>
      <w:proofErr w:type="spellStart"/>
      <w:r w:rsidRPr="00DB25C4">
        <w:rPr>
          <w:rFonts w:cstheme="minorHAnsi"/>
        </w:rPr>
        <w:t>panas</w:t>
      </w:r>
      <w:proofErr w:type="spellEnd"/>
      <w:r w:rsidRPr="00DB25C4">
        <w:rPr>
          <w:rFonts w:cstheme="minorHAnsi"/>
        </w:rPr>
        <w:t xml:space="preserve">. </w:t>
      </w:r>
      <w:proofErr w:type="spellStart"/>
      <w:r w:rsidRPr="00DB25C4">
        <w:rPr>
          <w:rFonts w:cstheme="minorHAnsi"/>
        </w:rPr>
        <w:t>Setiap</w:t>
      </w:r>
      <w:proofErr w:type="spellEnd"/>
      <w:r w:rsidRPr="00DB25C4">
        <w:rPr>
          <w:rFonts w:cstheme="minorHAnsi"/>
        </w:rPr>
        <w:t xml:space="preserve"> </w:t>
      </w:r>
      <w:proofErr w:type="spellStart"/>
      <w:r w:rsidRPr="00DB25C4">
        <w:rPr>
          <w:rFonts w:cstheme="minorHAnsi"/>
        </w:rPr>
        <w:t>ruangan</w:t>
      </w:r>
      <w:proofErr w:type="spellEnd"/>
      <w:r w:rsidRPr="00DB25C4">
        <w:rPr>
          <w:rFonts w:cstheme="minorHAnsi"/>
        </w:rPr>
        <w:t xml:space="preserve"> </w:t>
      </w:r>
      <w:proofErr w:type="spellStart"/>
      <w:r w:rsidRPr="00DB25C4">
        <w:rPr>
          <w:rFonts w:cstheme="minorHAnsi"/>
        </w:rPr>
        <w:t>mendapat</w:t>
      </w:r>
      <w:proofErr w:type="spellEnd"/>
      <w:r w:rsidRPr="00DB25C4">
        <w:rPr>
          <w:rFonts w:cstheme="minorHAnsi"/>
        </w:rPr>
        <w:t xml:space="preserve"> </w:t>
      </w:r>
      <w:proofErr w:type="spellStart"/>
      <w:r w:rsidRPr="00DB25C4">
        <w:rPr>
          <w:rFonts w:cstheme="minorHAnsi"/>
        </w:rPr>
        <w:t>penerangan</w:t>
      </w:r>
      <w:proofErr w:type="spellEnd"/>
      <w:r w:rsidRPr="00DB25C4">
        <w:rPr>
          <w:rFonts w:cstheme="minorHAnsi"/>
        </w:rPr>
        <w:t xml:space="preserve"> yang </w:t>
      </w:r>
      <w:proofErr w:type="spellStart"/>
      <w:r w:rsidRPr="00DB25C4">
        <w:rPr>
          <w:rFonts w:cstheme="minorHAnsi"/>
        </w:rPr>
        <w:t>cukup</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melalui</w:t>
      </w:r>
      <w:proofErr w:type="spellEnd"/>
      <w:r w:rsidRPr="00DB25C4">
        <w:rPr>
          <w:rFonts w:cstheme="minorHAnsi"/>
        </w:rPr>
        <w:t xml:space="preserve"> </w:t>
      </w:r>
      <w:proofErr w:type="spellStart"/>
      <w:r w:rsidRPr="00DB25C4">
        <w:rPr>
          <w:rFonts w:cstheme="minorHAnsi"/>
        </w:rPr>
        <w:t>penerangan</w:t>
      </w:r>
      <w:proofErr w:type="spellEnd"/>
      <w:r w:rsidRPr="00DB25C4">
        <w:rPr>
          <w:rFonts w:cstheme="minorHAnsi"/>
        </w:rPr>
        <w:t xml:space="preserve"> </w:t>
      </w:r>
      <w:proofErr w:type="spellStart"/>
      <w:r w:rsidRPr="00DB25C4">
        <w:rPr>
          <w:rFonts w:cstheme="minorHAnsi"/>
        </w:rPr>
        <w:t>alami</w:t>
      </w:r>
      <w:proofErr w:type="spellEnd"/>
      <w:r w:rsidRPr="00DB25C4">
        <w:rPr>
          <w:rFonts w:cstheme="minorHAnsi"/>
        </w:rPr>
        <w:t xml:space="preserve"> </w:t>
      </w:r>
      <w:proofErr w:type="spellStart"/>
      <w:r w:rsidRPr="00DB25C4">
        <w:rPr>
          <w:rFonts w:cstheme="minorHAnsi"/>
        </w:rPr>
        <w:t>karena</w:t>
      </w:r>
      <w:proofErr w:type="spellEnd"/>
      <w:r w:rsidRPr="00DB25C4">
        <w:rPr>
          <w:rFonts w:cstheme="minorHAnsi"/>
        </w:rPr>
        <w:t xml:space="preserve"> </w:t>
      </w:r>
      <w:proofErr w:type="spellStart"/>
      <w:r w:rsidRPr="00DB25C4">
        <w:rPr>
          <w:rFonts w:cstheme="minorHAnsi"/>
        </w:rPr>
        <w:t>banyaknya</w:t>
      </w:r>
      <w:proofErr w:type="spellEnd"/>
      <w:r w:rsidRPr="00DB25C4">
        <w:rPr>
          <w:rFonts w:cstheme="minorHAnsi"/>
        </w:rPr>
        <w:t xml:space="preserve"> </w:t>
      </w:r>
      <w:proofErr w:type="spellStart"/>
      <w:r w:rsidRPr="00DB25C4">
        <w:rPr>
          <w:rFonts w:cstheme="minorHAnsi"/>
        </w:rPr>
        <w:t>jendela</w:t>
      </w:r>
      <w:proofErr w:type="spellEnd"/>
      <w:r w:rsidRPr="00DB25C4">
        <w:rPr>
          <w:rFonts w:cstheme="minorHAnsi"/>
        </w:rPr>
        <w:t xml:space="preserve"> di </w:t>
      </w:r>
      <w:proofErr w:type="spellStart"/>
      <w:r w:rsidRPr="00DB25C4">
        <w:rPr>
          <w:rFonts w:cstheme="minorHAnsi"/>
        </w:rPr>
        <w:t>ruangan</w:t>
      </w:r>
      <w:proofErr w:type="spellEnd"/>
      <w:r w:rsidRPr="00DB25C4">
        <w:rPr>
          <w:rFonts w:cstheme="minorHAnsi"/>
        </w:rPr>
        <w:t xml:space="preserve"> dan </w:t>
      </w:r>
      <w:proofErr w:type="spellStart"/>
      <w:r w:rsidRPr="00DB25C4">
        <w:rPr>
          <w:rFonts w:cstheme="minorHAnsi"/>
        </w:rPr>
        <w:t>penerangan</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lampu</w:t>
      </w:r>
      <w:proofErr w:type="spellEnd"/>
      <w:r w:rsidRPr="00DB25C4">
        <w:rPr>
          <w:rFonts w:cstheme="minorHAnsi"/>
        </w:rPr>
        <w:t xml:space="preserve"> </w:t>
      </w:r>
      <w:proofErr w:type="spellStart"/>
      <w:r w:rsidRPr="00DB25C4">
        <w:rPr>
          <w:rFonts w:cstheme="minorHAnsi"/>
        </w:rPr>
        <w:t>ruangan</w:t>
      </w:r>
      <w:proofErr w:type="spellEnd"/>
      <w:r w:rsidRPr="00DB25C4">
        <w:rPr>
          <w:rFonts w:cstheme="minorHAnsi"/>
        </w:rPr>
        <w:t xml:space="preserve">. </w:t>
      </w:r>
      <w:proofErr w:type="spellStart"/>
      <w:r w:rsidRPr="00DB25C4">
        <w:rPr>
          <w:rFonts w:cstheme="minorHAnsi"/>
        </w:rPr>
        <w:t>Suhu</w:t>
      </w:r>
      <w:proofErr w:type="spellEnd"/>
      <w:r w:rsidRPr="00DB25C4">
        <w:rPr>
          <w:rFonts w:cstheme="minorHAnsi"/>
        </w:rPr>
        <w:t xml:space="preserve"> </w:t>
      </w:r>
      <w:proofErr w:type="spellStart"/>
      <w:r w:rsidRPr="00DB25C4">
        <w:rPr>
          <w:rFonts w:cstheme="minorHAnsi"/>
        </w:rPr>
        <w:t>ruangan</w:t>
      </w:r>
      <w:proofErr w:type="spellEnd"/>
      <w:r w:rsidRPr="00DB25C4">
        <w:rPr>
          <w:rFonts w:cstheme="minorHAnsi"/>
        </w:rPr>
        <w:t xml:space="preserve"> juga </w:t>
      </w:r>
      <w:proofErr w:type="spellStart"/>
      <w:r w:rsidRPr="00DB25C4">
        <w:rPr>
          <w:rFonts w:cstheme="minorHAnsi"/>
        </w:rPr>
        <w:t>nyaman</w:t>
      </w:r>
      <w:proofErr w:type="spellEnd"/>
      <w:r w:rsidRPr="00DB25C4">
        <w:rPr>
          <w:rFonts w:cstheme="minorHAnsi"/>
        </w:rPr>
        <w:t xml:space="preserve"> </w:t>
      </w:r>
      <w:proofErr w:type="spellStart"/>
      <w:r w:rsidRPr="00DB25C4">
        <w:rPr>
          <w:rFonts w:cstheme="minorHAnsi"/>
        </w:rPr>
        <w:t>karena</w:t>
      </w:r>
      <w:proofErr w:type="spellEnd"/>
      <w:r w:rsidRPr="00DB25C4">
        <w:rPr>
          <w:rFonts w:cstheme="minorHAnsi"/>
        </w:rPr>
        <w:t xml:space="preserve"> </w:t>
      </w:r>
      <w:proofErr w:type="spellStart"/>
      <w:r w:rsidRPr="00DB25C4">
        <w:rPr>
          <w:rFonts w:cstheme="minorHAnsi"/>
        </w:rPr>
        <w:t>ruangan</w:t>
      </w:r>
      <w:proofErr w:type="spellEnd"/>
      <w:r w:rsidRPr="00DB25C4">
        <w:rPr>
          <w:rFonts w:cstheme="minorHAnsi"/>
        </w:rPr>
        <w:t xml:space="preserve"> yang </w:t>
      </w:r>
      <w:proofErr w:type="spellStart"/>
      <w:r w:rsidRPr="00DB25C4">
        <w:rPr>
          <w:rFonts w:cstheme="minorHAnsi"/>
        </w:rPr>
        <w:t>luas</w:t>
      </w:r>
      <w:proofErr w:type="spellEnd"/>
      <w:r w:rsidRPr="00DB25C4">
        <w:rPr>
          <w:rFonts w:cstheme="minorHAnsi"/>
        </w:rPr>
        <w:t xml:space="preserve"> dan </w:t>
      </w:r>
      <w:proofErr w:type="spellStart"/>
      <w:r w:rsidRPr="00DB25C4">
        <w:rPr>
          <w:rFonts w:cstheme="minorHAnsi"/>
        </w:rPr>
        <w:t>akses</w:t>
      </w:r>
      <w:proofErr w:type="spellEnd"/>
      <w:r w:rsidRPr="00DB25C4">
        <w:rPr>
          <w:rFonts w:cstheme="minorHAnsi"/>
        </w:rPr>
        <w:t xml:space="preserve"> </w:t>
      </w:r>
      <w:proofErr w:type="spellStart"/>
      <w:r w:rsidRPr="00DB25C4">
        <w:rPr>
          <w:rFonts w:cstheme="minorHAnsi"/>
        </w:rPr>
        <w:t>ke</w:t>
      </w:r>
      <w:proofErr w:type="spellEnd"/>
      <w:r w:rsidRPr="00DB25C4">
        <w:rPr>
          <w:rFonts w:cstheme="minorHAnsi"/>
        </w:rPr>
        <w:t xml:space="preserve"> </w:t>
      </w:r>
      <w:proofErr w:type="spellStart"/>
      <w:r w:rsidRPr="00DB25C4">
        <w:rPr>
          <w:rFonts w:cstheme="minorHAnsi"/>
        </w:rPr>
        <w:t>udara</w:t>
      </w:r>
      <w:proofErr w:type="spellEnd"/>
      <w:r w:rsidRPr="00DB25C4">
        <w:rPr>
          <w:rFonts w:cstheme="minorHAnsi"/>
        </w:rPr>
        <w:t xml:space="preserve"> </w:t>
      </w:r>
      <w:proofErr w:type="spellStart"/>
      <w:r w:rsidRPr="00DB25C4">
        <w:rPr>
          <w:rFonts w:cstheme="minorHAnsi"/>
        </w:rPr>
        <w:t>luar</w:t>
      </w:r>
      <w:proofErr w:type="spellEnd"/>
      <w:r w:rsidRPr="00DB25C4">
        <w:rPr>
          <w:rFonts w:cstheme="minorHAnsi"/>
        </w:rPr>
        <w:t xml:space="preserve"> </w:t>
      </w:r>
      <w:proofErr w:type="spellStart"/>
      <w:r w:rsidRPr="00DB25C4">
        <w:rPr>
          <w:rFonts w:cstheme="minorHAnsi"/>
        </w:rPr>
        <w:t>melalui</w:t>
      </w:r>
      <w:proofErr w:type="spellEnd"/>
      <w:r w:rsidRPr="00DB25C4">
        <w:rPr>
          <w:rFonts w:cstheme="minorHAnsi"/>
        </w:rPr>
        <w:t xml:space="preserve"> </w:t>
      </w:r>
      <w:proofErr w:type="spellStart"/>
      <w:r w:rsidRPr="00DB25C4">
        <w:rPr>
          <w:rFonts w:cstheme="minorHAnsi"/>
        </w:rPr>
        <w:t>jendela</w:t>
      </w:r>
      <w:proofErr w:type="spellEnd"/>
      <w:r w:rsidRPr="00DB25C4">
        <w:rPr>
          <w:rFonts w:cstheme="minorHAnsi"/>
        </w:rPr>
        <w:t xml:space="preserve"> yang </w:t>
      </w:r>
      <w:proofErr w:type="spellStart"/>
      <w:r w:rsidRPr="00DB25C4">
        <w:rPr>
          <w:rFonts w:cstheme="minorHAnsi"/>
        </w:rPr>
        <w:t>berhubungan</w:t>
      </w:r>
      <w:proofErr w:type="spellEnd"/>
      <w:r w:rsidRPr="00DB25C4">
        <w:rPr>
          <w:rFonts w:cstheme="minorHAnsi"/>
        </w:rPr>
        <w:t xml:space="preserve"> </w:t>
      </w:r>
      <w:proofErr w:type="spellStart"/>
      <w:r w:rsidRPr="00DB25C4">
        <w:rPr>
          <w:rFonts w:cstheme="minorHAnsi"/>
        </w:rPr>
        <w:t>langsung</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udara</w:t>
      </w:r>
      <w:proofErr w:type="spellEnd"/>
      <w:r w:rsidRPr="00DB25C4">
        <w:rPr>
          <w:rFonts w:cstheme="minorHAnsi"/>
        </w:rPr>
        <w:t xml:space="preserve"> </w:t>
      </w:r>
      <w:proofErr w:type="spellStart"/>
      <w:r w:rsidRPr="00DB25C4">
        <w:rPr>
          <w:rFonts w:cstheme="minorHAnsi"/>
        </w:rPr>
        <w:t>luar</w:t>
      </w:r>
      <w:proofErr w:type="spellEnd"/>
      <w:r w:rsidRPr="00DB25C4">
        <w:rPr>
          <w:rFonts w:cstheme="minorHAnsi"/>
        </w:rPr>
        <w:t xml:space="preserve">. </w:t>
      </w:r>
      <w:proofErr w:type="spellStart"/>
      <w:r w:rsidRPr="00DB25C4">
        <w:rPr>
          <w:rFonts w:cstheme="minorHAnsi"/>
        </w:rPr>
        <w:t>Selain</w:t>
      </w:r>
      <w:proofErr w:type="spellEnd"/>
      <w:r w:rsidRPr="00DB25C4">
        <w:rPr>
          <w:rFonts w:cstheme="minorHAnsi"/>
        </w:rPr>
        <w:t xml:space="preserve"> </w:t>
      </w:r>
      <w:proofErr w:type="spellStart"/>
      <w:r w:rsidRPr="00DB25C4">
        <w:rPr>
          <w:rFonts w:cstheme="minorHAnsi"/>
        </w:rPr>
        <w:t>itu</w:t>
      </w:r>
      <w:proofErr w:type="spellEnd"/>
      <w:r w:rsidRPr="00DB25C4">
        <w:rPr>
          <w:rFonts w:cstheme="minorHAnsi"/>
        </w:rPr>
        <w:t xml:space="preserve"> juga </w:t>
      </w:r>
      <w:proofErr w:type="spellStart"/>
      <w:r w:rsidRPr="00DB25C4">
        <w:rPr>
          <w:rFonts w:cstheme="minorHAnsi"/>
        </w:rPr>
        <w:t>tersedia</w:t>
      </w:r>
      <w:proofErr w:type="spellEnd"/>
      <w:r w:rsidRPr="00DB25C4">
        <w:rPr>
          <w:rFonts w:cstheme="minorHAnsi"/>
        </w:rPr>
        <w:t xml:space="preserve"> AC yang </w:t>
      </w:r>
      <w:proofErr w:type="spellStart"/>
      <w:r w:rsidRPr="00DB25C4">
        <w:rPr>
          <w:rFonts w:cstheme="minorHAnsi"/>
        </w:rPr>
        <w:t>bisa</w:t>
      </w:r>
      <w:proofErr w:type="spellEnd"/>
      <w:r w:rsidRPr="00DB25C4">
        <w:rPr>
          <w:rFonts w:cstheme="minorHAnsi"/>
        </w:rPr>
        <w:t xml:space="preserve"> </w:t>
      </w:r>
      <w:proofErr w:type="spellStart"/>
      <w:r w:rsidRPr="00DB25C4">
        <w:rPr>
          <w:rFonts w:cstheme="minorHAnsi"/>
        </w:rPr>
        <w:t>dinyalakan</w:t>
      </w:r>
      <w:proofErr w:type="spellEnd"/>
      <w:r w:rsidRPr="00DB25C4">
        <w:rPr>
          <w:rFonts w:cstheme="minorHAnsi"/>
        </w:rPr>
        <w:t xml:space="preserve"> </w:t>
      </w:r>
      <w:proofErr w:type="spellStart"/>
      <w:r w:rsidRPr="00DB25C4">
        <w:rPr>
          <w:rFonts w:cstheme="minorHAnsi"/>
        </w:rPr>
        <w:t>apabila</w:t>
      </w:r>
      <w:proofErr w:type="spellEnd"/>
      <w:r w:rsidRPr="00DB25C4">
        <w:rPr>
          <w:rFonts w:cstheme="minorHAnsi"/>
        </w:rPr>
        <w:t xml:space="preserve"> </w:t>
      </w:r>
      <w:proofErr w:type="spellStart"/>
      <w:r w:rsidRPr="00DB25C4">
        <w:rPr>
          <w:rFonts w:cstheme="minorHAnsi"/>
        </w:rPr>
        <w:t>dibutuhkan</w:t>
      </w:r>
      <w:proofErr w:type="spellEnd"/>
      <w:r w:rsidRPr="00DB25C4">
        <w:rPr>
          <w:rFonts w:cstheme="minorHAnsi"/>
        </w:rPr>
        <w:t xml:space="preserve">. </w:t>
      </w:r>
      <w:proofErr w:type="spellStart"/>
      <w:r w:rsidRPr="00DB25C4">
        <w:rPr>
          <w:rFonts w:cstheme="minorHAnsi"/>
        </w:rPr>
        <w:t>Setiap</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mendapatkan</w:t>
      </w:r>
      <w:proofErr w:type="spellEnd"/>
      <w:r w:rsidRPr="00DB25C4">
        <w:rPr>
          <w:rFonts w:cstheme="minorHAnsi"/>
        </w:rPr>
        <w:t xml:space="preserve"> </w:t>
      </w:r>
      <w:proofErr w:type="spellStart"/>
      <w:r w:rsidRPr="00DB25C4">
        <w:rPr>
          <w:rFonts w:cstheme="minorHAnsi"/>
        </w:rPr>
        <w:t>ruangan</w:t>
      </w:r>
      <w:proofErr w:type="spellEnd"/>
      <w:r w:rsidRPr="00DB25C4">
        <w:rPr>
          <w:rFonts w:cstheme="minorHAnsi"/>
        </w:rPr>
        <w:t xml:space="preserve"> </w:t>
      </w:r>
      <w:proofErr w:type="spellStart"/>
      <w:r w:rsidRPr="00DB25C4">
        <w:rPr>
          <w:rFonts w:cstheme="minorHAnsi"/>
        </w:rPr>
        <w:t>pribadi</w:t>
      </w:r>
      <w:proofErr w:type="spellEnd"/>
      <w:r w:rsidRPr="00DB25C4">
        <w:rPr>
          <w:rFonts w:cstheme="minorHAnsi"/>
        </w:rPr>
        <w:t xml:space="preserve"> yang </w:t>
      </w:r>
      <w:proofErr w:type="spellStart"/>
      <w:r w:rsidRPr="00DB25C4">
        <w:rPr>
          <w:rFonts w:cstheme="minorHAnsi"/>
        </w:rPr>
        <w:t>dilengkapi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mebel</w:t>
      </w:r>
      <w:proofErr w:type="spellEnd"/>
      <w:r w:rsidRPr="00DB25C4">
        <w:rPr>
          <w:rFonts w:cstheme="minorHAnsi"/>
        </w:rPr>
        <w:t xml:space="preserve">, </w:t>
      </w:r>
      <w:proofErr w:type="spellStart"/>
      <w:r w:rsidRPr="00DB25C4">
        <w:rPr>
          <w:rFonts w:cstheme="minorHAnsi"/>
        </w:rPr>
        <w:t>komputer</w:t>
      </w:r>
      <w:proofErr w:type="spellEnd"/>
      <w:r w:rsidRPr="00DB25C4">
        <w:rPr>
          <w:rFonts w:cstheme="minorHAnsi"/>
        </w:rPr>
        <w:t xml:space="preserve">/laptop dan </w:t>
      </w:r>
      <w:proofErr w:type="spellStart"/>
      <w:r w:rsidRPr="00DB25C4">
        <w:rPr>
          <w:rFonts w:cstheme="minorHAnsi"/>
        </w:rPr>
        <w:t>akses</w:t>
      </w:r>
      <w:proofErr w:type="spellEnd"/>
      <w:r w:rsidRPr="00DB25C4">
        <w:rPr>
          <w:rFonts w:cstheme="minorHAnsi"/>
        </w:rPr>
        <w:t xml:space="preserve"> internet. Hal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membuat</w:t>
      </w:r>
      <w:proofErr w:type="spellEnd"/>
      <w:r w:rsidRPr="00DB25C4">
        <w:rPr>
          <w:rFonts w:cstheme="minorHAnsi"/>
        </w:rPr>
        <w:t xml:space="preserve"> </w:t>
      </w:r>
      <w:proofErr w:type="spellStart"/>
      <w:r w:rsidRPr="00DB25C4">
        <w:rPr>
          <w:rFonts w:cstheme="minorHAnsi"/>
        </w:rPr>
        <w:t>layanan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berjalan</w:t>
      </w:r>
      <w:proofErr w:type="spellEnd"/>
      <w:r w:rsidRPr="00DB25C4">
        <w:rPr>
          <w:rFonts w:cstheme="minorHAnsi"/>
        </w:rPr>
        <w:t xml:space="preserve">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sebab</w:t>
      </w:r>
      <w:proofErr w:type="spellEnd"/>
      <w:r w:rsidRPr="00DB25C4">
        <w:rPr>
          <w:rFonts w:cstheme="minorHAnsi"/>
        </w:rPr>
        <w:t xml:space="preserve"> </w:t>
      </w:r>
      <w:proofErr w:type="spellStart"/>
      <w:r w:rsidRPr="00DB25C4">
        <w:rPr>
          <w:rFonts w:cstheme="minorHAnsi"/>
        </w:rPr>
        <w:t>privasi</w:t>
      </w:r>
      <w:proofErr w:type="spellEnd"/>
      <w:r w:rsidRPr="00DB25C4">
        <w:rPr>
          <w:rFonts w:cstheme="minorHAnsi"/>
        </w:rPr>
        <w:t xml:space="preserve"> dan </w:t>
      </w:r>
      <w:proofErr w:type="spellStart"/>
      <w:r w:rsidRPr="00DB25C4">
        <w:rPr>
          <w:rFonts w:cstheme="minorHAnsi"/>
        </w:rPr>
        <w:t>keintensifan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membimbing</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terjaga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Selain</w:t>
      </w:r>
      <w:proofErr w:type="spellEnd"/>
      <w:r w:rsidRPr="00DB25C4">
        <w:rPr>
          <w:rFonts w:cstheme="minorHAnsi"/>
        </w:rPr>
        <w:t xml:space="preserve"> </w:t>
      </w:r>
      <w:proofErr w:type="spellStart"/>
      <w:r w:rsidRPr="00DB25C4">
        <w:rPr>
          <w:rFonts w:cstheme="minorHAnsi"/>
        </w:rPr>
        <w:t>itu</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juga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tenang</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melaksanakan</w:t>
      </w:r>
      <w:proofErr w:type="spellEnd"/>
      <w:r w:rsidRPr="00DB25C4">
        <w:rPr>
          <w:rFonts w:cstheme="minorHAnsi"/>
        </w:rPr>
        <w:t xml:space="preserve"> </w:t>
      </w:r>
      <w:proofErr w:type="spellStart"/>
      <w:r w:rsidRPr="00DB25C4">
        <w:rPr>
          <w:rFonts w:cstheme="minorHAnsi"/>
        </w:rPr>
        <w:t>pekerjaannya</w:t>
      </w:r>
      <w:proofErr w:type="spellEnd"/>
      <w:r w:rsidRPr="00DB25C4">
        <w:rPr>
          <w:rFonts w:cstheme="minorHAnsi"/>
        </w:rPr>
        <w:t xml:space="preserve"> </w:t>
      </w:r>
      <w:proofErr w:type="spellStart"/>
      <w:r w:rsidRPr="00DB25C4">
        <w:rPr>
          <w:rFonts w:cstheme="minorHAnsi"/>
        </w:rPr>
        <w:t>menyangkut</w:t>
      </w:r>
      <w:proofErr w:type="spellEnd"/>
      <w:r w:rsidRPr="00DB25C4">
        <w:rPr>
          <w:rFonts w:cstheme="minorHAnsi"/>
        </w:rPr>
        <w:t xml:space="preserve"> Tri Dharma </w:t>
      </w:r>
      <w:proofErr w:type="spellStart"/>
      <w:r w:rsidRPr="00DB25C4">
        <w:rPr>
          <w:rFonts w:cstheme="minorHAnsi"/>
        </w:rPr>
        <w:t>karena</w:t>
      </w:r>
      <w:proofErr w:type="spellEnd"/>
      <w:r w:rsidRPr="00DB25C4">
        <w:rPr>
          <w:rFonts w:cstheme="minorHAnsi"/>
        </w:rPr>
        <w:t xml:space="preserve"> </w:t>
      </w:r>
      <w:proofErr w:type="spellStart"/>
      <w:r w:rsidRPr="00DB25C4">
        <w:rPr>
          <w:rFonts w:cstheme="minorHAnsi"/>
        </w:rPr>
        <w:t>tersedia</w:t>
      </w:r>
      <w:proofErr w:type="spellEnd"/>
      <w:r w:rsidRPr="00DB25C4">
        <w:rPr>
          <w:rFonts w:cstheme="minorHAnsi"/>
        </w:rPr>
        <w:t xml:space="preserve"> </w:t>
      </w:r>
      <w:proofErr w:type="spellStart"/>
      <w:r w:rsidRPr="00DB25C4">
        <w:rPr>
          <w:rFonts w:cstheme="minorHAnsi"/>
        </w:rPr>
        <w:t>peralatan</w:t>
      </w:r>
      <w:proofErr w:type="spellEnd"/>
      <w:r w:rsidRPr="00DB25C4">
        <w:rPr>
          <w:rFonts w:cstheme="minorHAnsi"/>
        </w:rPr>
        <w:t xml:space="preserve"> dan </w:t>
      </w:r>
      <w:proofErr w:type="spellStart"/>
      <w:r w:rsidRPr="00DB25C4">
        <w:rPr>
          <w:rFonts w:cstheme="minorHAnsi"/>
        </w:rPr>
        <w:t>fasilitas</w:t>
      </w:r>
      <w:proofErr w:type="spellEnd"/>
      <w:r w:rsidRPr="00DB25C4">
        <w:rPr>
          <w:rFonts w:cstheme="minorHAnsi"/>
        </w:rPr>
        <w:t xml:space="preserve"> yang </w:t>
      </w:r>
      <w:proofErr w:type="spellStart"/>
      <w:r w:rsidRPr="00DB25C4">
        <w:rPr>
          <w:rFonts w:cstheme="minorHAnsi"/>
        </w:rPr>
        <w:t>memadai</w:t>
      </w:r>
      <w:proofErr w:type="spellEnd"/>
      <w:r w:rsidRPr="00DB25C4">
        <w:rPr>
          <w:rFonts w:cstheme="minorHAnsi"/>
        </w:rPr>
        <w:t xml:space="preserve"> dan </w:t>
      </w:r>
      <w:proofErr w:type="spellStart"/>
      <w:r w:rsidRPr="00DB25C4">
        <w:rPr>
          <w:rFonts w:cstheme="minorHAnsi"/>
        </w:rPr>
        <w:t>gangguan</w:t>
      </w:r>
      <w:proofErr w:type="spellEnd"/>
      <w:r w:rsidRPr="00DB25C4">
        <w:rPr>
          <w:rFonts w:cstheme="minorHAnsi"/>
        </w:rPr>
        <w:t xml:space="preserve"> </w:t>
      </w:r>
      <w:proofErr w:type="spellStart"/>
      <w:r w:rsidRPr="00DB25C4">
        <w:rPr>
          <w:rFonts w:cstheme="minorHAnsi"/>
        </w:rPr>
        <w:t>suara</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diminimalisir</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w:t>
      </w:r>
      <w:proofErr w:type="spellStart"/>
      <w:r w:rsidRPr="00DB25C4">
        <w:rPr>
          <w:rFonts w:cstheme="minorHAnsi"/>
        </w:rPr>
        <w:t>Perpustakaan</w:t>
      </w:r>
      <w:proofErr w:type="spellEnd"/>
      <w:r w:rsidRPr="00DB25C4">
        <w:rPr>
          <w:rFonts w:cstheme="minorHAnsi"/>
        </w:rPr>
        <w:t xml:space="preserve"> </w:t>
      </w:r>
      <w:proofErr w:type="spellStart"/>
      <w:r w:rsidRPr="00DB25C4">
        <w:rPr>
          <w:rFonts w:cstheme="minorHAnsi"/>
        </w:rPr>
        <w:t>dilihat</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aspek</w:t>
      </w:r>
      <w:proofErr w:type="spellEnd"/>
      <w:r w:rsidRPr="00DB25C4">
        <w:rPr>
          <w:rFonts w:cstheme="minorHAnsi"/>
        </w:rPr>
        <w:t xml:space="preserve"> </w:t>
      </w:r>
      <w:proofErr w:type="spellStart"/>
      <w:r w:rsidRPr="00DB25C4">
        <w:rPr>
          <w:rFonts w:cstheme="minorHAnsi"/>
        </w:rPr>
        <w:t>fisik</w:t>
      </w:r>
      <w:proofErr w:type="spellEnd"/>
      <w:r w:rsidRPr="00DB25C4">
        <w:rPr>
          <w:rFonts w:cstheme="minorHAnsi"/>
        </w:rPr>
        <w:t xml:space="preserve"> dan </w:t>
      </w:r>
      <w:proofErr w:type="spellStart"/>
      <w:r w:rsidRPr="00DB25C4">
        <w:rPr>
          <w:rFonts w:cstheme="minorHAnsi"/>
        </w:rPr>
        <w:t>perlengkapannya</w:t>
      </w:r>
      <w:proofErr w:type="spellEnd"/>
      <w:r w:rsidRPr="00DB25C4">
        <w:rPr>
          <w:rFonts w:cstheme="minorHAnsi"/>
        </w:rPr>
        <w:t xml:space="preserve"> </w:t>
      </w:r>
      <w:proofErr w:type="spellStart"/>
      <w:r w:rsidRPr="00DB25C4">
        <w:rPr>
          <w:rFonts w:cstheme="minorHAnsi"/>
        </w:rPr>
        <w:t>cukup</w:t>
      </w:r>
      <w:proofErr w:type="spellEnd"/>
      <w:r w:rsidRPr="00DB25C4">
        <w:rPr>
          <w:rFonts w:cstheme="minorHAnsi"/>
        </w:rPr>
        <w:t xml:space="preserve"> </w:t>
      </w:r>
      <w:proofErr w:type="spellStart"/>
      <w:r w:rsidRPr="00DB25C4">
        <w:rPr>
          <w:rFonts w:cstheme="minorHAnsi"/>
        </w:rPr>
        <w:t>memadai</w:t>
      </w:r>
      <w:proofErr w:type="spellEnd"/>
      <w:r w:rsidRPr="00DB25C4">
        <w:rPr>
          <w:rFonts w:cstheme="minorHAnsi"/>
        </w:rPr>
        <w:t xml:space="preserve"> </w:t>
      </w:r>
      <w:proofErr w:type="spellStart"/>
      <w:r w:rsidRPr="00DB25C4">
        <w:rPr>
          <w:rFonts w:cstheme="minorHAnsi"/>
        </w:rPr>
        <w:t>karena</w:t>
      </w:r>
      <w:proofErr w:type="spellEnd"/>
      <w:r w:rsidRPr="00DB25C4">
        <w:rPr>
          <w:rFonts w:cstheme="minorHAnsi"/>
        </w:rPr>
        <w:t xml:space="preserve">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dilengkapi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sistem</w:t>
      </w:r>
      <w:proofErr w:type="spellEnd"/>
      <w:r w:rsidRPr="00DB25C4">
        <w:rPr>
          <w:rFonts w:cstheme="minorHAnsi"/>
        </w:rPr>
        <w:t xml:space="preserve"> </w:t>
      </w:r>
      <w:proofErr w:type="spellStart"/>
      <w:r w:rsidRPr="00DB25C4">
        <w:rPr>
          <w:rFonts w:cstheme="minorHAnsi"/>
        </w:rPr>
        <w:t>pengaman</w:t>
      </w:r>
      <w:proofErr w:type="spellEnd"/>
      <w:r w:rsidRPr="00DB25C4">
        <w:rPr>
          <w:rFonts w:cstheme="minorHAnsi"/>
        </w:rPr>
        <w:t xml:space="preserve"> dan </w:t>
      </w:r>
      <w:proofErr w:type="spellStart"/>
      <w:r w:rsidRPr="00DB25C4">
        <w:rPr>
          <w:rFonts w:cstheme="minorHAnsi"/>
        </w:rPr>
        <w:t>akses</w:t>
      </w:r>
      <w:proofErr w:type="spellEnd"/>
      <w:r w:rsidRPr="00DB25C4">
        <w:rPr>
          <w:rFonts w:cstheme="minorHAnsi"/>
        </w:rPr>
        <w:t xml:space="preserve"> internet. Gedung </w:t>
      </w:r>
      <w:proofErr w:type="spellStart"/>
      <w:r w:rsidRPr="00DB25C4">
        <w:rPr>
          <w:rFonts w:cstheme="minorHAnsi"/>
        </w:rPr>
        <w:t>Perpustakaan</w:t>
      </w:r>
      <w:proofErr w:type="spellEnd"/>
      <w:r w:rsidRPr="00DB25C4">
        <w:rPr>
          <w:rFonts w:cstheme="minorHAnsi"/>
        </w:rPr>
        <w:t xml:space="preserve"> </w:t>
      </w:r>
      <w:proofErr w:type="spellStart"/>
      <w:r w:rsidRPr="00DB25C4">
        <w:rPr>
          <w:rFonts w:cstheme="minorHAnsi"/>
        </w:rPr>
        <w:t>menempati</w:t>
      </w:r>
      <w:proofErr w:type="spellEnd"/>
      <w:r w:rsidRPr="00DB25C4">
        <w:rPr>
          <w:rFonts w:cstheme="minorHAnsi"/>
        </w:rPr>
        <w:t xml:space="preserve"> </w:t>
      </w:r>
      <w:proofErr w:type="spellStart"/>
      <w:r w:rsidRPr="00DB25C4">
        <w:rPr>
          <w:rFonts w:cstheme="minorHAnsi"/>
        </w:rPr>
        <w:t>lantai</w:t>
      </w:r>
      <w:proofErr w:type="spellEnd"/>
      <w:r w:rsidRPr="00DB25C4">
        <w:rPr>
          <w:rFonts w:cstheme="minorHAnsi"/>
        </w:rPr>
        <w:t xml:space="preserve"> 1 dan 2 yang </w:t>
      </w:r>
      <w:proofErr w:type="spellStart"/>
      <w:r w:rsidRPr="00DB25C4">
        <w:rPr>
          <w:rFonts w:cstheme="minorHAnsi"/>
        </w:rPr>
        <w:t>terintegrasi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RnD</w:t>
      </w:r>
      <w:proofErr w:type="spellEnd"/>
      <w:r w:rsidRPr="00DB25C4">
        <w:rPr>
          <w:rFonts w:cstheme="minorHAnsi"/>
        </w:rPr>
        <w:t xml:space="preserve"> </w:t>
      </w:r>
      <w:proofErr w:type="spellStart"/>
      <w:r w:rsidRPr="00DB25C4">
        <w:rPr>
          <w:rFonts w:cstheme="minorHAnsi"/>
        </w:rPr>
        <w:t>centre</w:t>
      </w:r>
      <w:proofErr w:type="spellEnd"/>
      <w:r w:rsidRPr="00DB25C4">
        <w:rPr>
          <w:rFonts w:cstheme="minorHAnsi"/>
        </w:rPr>
        <w:t xml:space="preserve"> </w:t>
      </w:r>
      <w:proofErr w:type="spellStart"/>
      <w:r w:rsidRPr="00DB25C4">
        <w:rPr>
          <w:rFonts w:cstheme="minorHAnsi"/>
        </w:rPr>
        <w:t>berlantai</w:t>
      </w:r>
      <w:proofErr w:type="spellEnd"/>
      <w:r w:rsidRPr="00DB25C4">
        <w:rPr>
          <w:rFonts w:cstheme="minorHAnsi"/>
        </w:rPr>
        <w:t xml:space="preserve"> </w:t>
      </w:r>
      <w:proofErr w:type="spellStart"/>
      <w:r w:rsidRPr="00DB25C4">
        <w:rPr>
          <w:rFonts w:cstheme="minorHAnsi"/>
        </w:rPr>
        <w:t>tujuh</w:t>
      </w:r>
      <w:proofErr w:type="spellEnd"/>
      <w:r w:rsidRPr="00DB25C4">
        <w:rPr>
          <w:rFonts w:cstheme="minorHAnsi"/>
        </w:rPr>
        <w:t xml:space="preserve">. </w:t>
      </w:r>
      <w:proofErr w:type="spellStart"/>
      <w:r w:rsidRPr="00DB25C4">
        <w:rPr>
          <w:rFonts w:cstheme="minorHAnsi"/>
        </w:rPr>
        <w:t>Seluruh</w:t>
      </w:r>
      <w:proofErr w:type="spellEnd"/>
      <w:r w:rsidRPr="00DB25C4">
        <w:rPr>
          <w:rFonts w:cstheme="minorHAnsi"/>
        </w:rPr>
        <w:t xml:space="preserve"> </w:t>
      </w:r>
      <w:proofErr w:type="spellStart"/>
      <w:r w:rsidRPr="00DB25C4">
        <w:rPr>
          <w:rFonts w:cstheme="minorHAnsi"/>
        </w:rPr>
        <w:t>fasilitas</w:t>
      </w:r>
      <w:proofErr w:type="spellEnd"/>
      <w:r w:rsidRPr="00DB25C4">
        <w:rPr>
          <w:rFonts w:cstheme="minorHAnsi"/>
        </w:rPr>
        <w:t xml:space="preserve"> </w:t>
      </w:r>
      <w:proofErr w:type="spellStart"/>
      <w:r w:rsidRPr="00DB25C4">
        <w:rPr>
          <w:rFonts w:cstheme="minorHAnsi"/>
        </w:rPr>
        <w:t>olah</w:t>
      </w:r>
      <w:proofErr w:type="spellEnd"/>
      <w:r w:rsidRPr="00DB25C4">
        <w:rPr>
          <w:rFonts w:cstheme="minorHAnsi"/>
        </w:rPr>
        <w:t xml:space="preserve"> raga </w:t>
      </w:r>
      <w:proofErr w:type="spellStart"/>
      <w:r w:rsidRPr="00DB25C4">
        <w:rPr>
          <w:rFonts w:cstheme="minorHAnsi"/>
        </w:rPr>
        <w:t>baik</w:t>
      </w:r>
      <w:proofErr w:type="spellEnd"/>
      <w:r w:rsidRPr="00DB25C4">
        <w:rPr>
          <w:rFonts w:cstheme="minorHAnsi"/>
        </w:rPr>
        <w:t xml:space="preserve"> yang </w:t>
      </w:r>
      <w:proofErr w:type="spellStart"/>
      <w:r w:rsidRPr="00DB25C4">
        <w:rPr>
          <w:rFonts w:cstheme="minorHAnsi"/>
        </w:rPr>
        <w:t>terdapat</w:t>
      </w:r>
      <w:proofErr w:type="spellEnd"/>
      <w:r w:rsidRPr="00DB25C4">
        <w:rPr>
          <w:rFonts w:cstheme="minorHAnsi"/>
        </w:rPr>
        <w:t xml:space="preserve"> di Gedung Balai Pertiwi </w:t>
      </w:r>
      <w:proofErr w:type="spellStart"/>
      <w:r w:rsidRPr="00DB25C4">
        <w:rPr>
          <w:rFonts w:cstheme="minorHAnsi"/>
        </w:rPr>
        <w:t>seperti</w:t>
      </w:r>
      <w:proofErr w:type="spellEnd"/>
      <w:r w:rsidRPr="00DB25C4">
        <w:rPr>
          <w:rFonts w:cstheme="minorHAnsi"/>
        </w:rPr>
        <w:t xml:space="preserve"> </w:t>
      </w:r>
      <w:proofErr w:type="spellStart"/>
      <w:r w:rsidRPr="00DB25C4">
        <w:rPr>
          <w:rFonts w:cstheme="minorHAnsi"/>
        </w:rPr>
        <w:t>lapangan</w:t>
      </w:r>
      <w:proofErr w:type="spellEnd"/>
      <w:r w:rsidRPr="00DB25C4">
        <w:rPr>
          <w:rFonts w:cstheme="minorHAnsi"/>
        </w:rPr>
        <w:t xml:space="preserve"> basket yang </w:t>
      </w:r>
      <w:proofErr w:type="spellStart"/>
      <w:r w:rsidRPr="00DB25C4">
        <w:rPr>
          <w:rFonts w:cstheme="minorHAnsi"/>
        </w:rPr>
        <w:t>bisa</w:t>
      </w:r>
      <w:proofErr w:type="spellEnd"/>
      <w:r w:rsidRPr="00DB25C4">
        <w:rPr>
          <w:rFonts w:cstheme="minorHAnsi"/>
        </w:rPr>
        <w:t xml:space="preserve"> juga </w:t>
      </w:r>
      <w:proofErr w:type="spellStart"/>
      <w:r w:rsidRPr="00DB25C4">
        <w:rPr>
          <w:rFonts w:cstheme="minorHAnsi"/>
        </w:rPr>
        <w:t>digunakan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lapangan</w:t>
      </w:r>
      <w:proofErr w:type="spellEnd"/>
      <w:r w:rsidRPr="00DB25C4">
        <w:rPr>
          <w:rFonts w:cstheme="minorHAnsi"/>
        </w:rPr>
        <w:t xml:space="preserve"> </w:t>
      </w:r>
      <w:proofErr w:type="spellStart"/>
      <w:r w:rsidRPr="00DB25C4">
        <w:rPr>
          <w:rFonts w:cstheme="minorHAnsi"/>
        </w:rPr>
        <w:t>volly</w:t>
      </w:r>
      <w:proofErr w:type="spellEnd"/>
      <w:r w:rsidRPr="00DB25C4">
        <w:rPr>
          <w:rFonts w:cstheme="minorHAnsi"/>
        </w:rPr>
        <w:t xml:space="preserve"> dan </w:t>
      </w:r>
      <w:proofErr w:type="spellStart"/>
      <w:r w:rsidRPr="00DB25C4">
        <w:rPr>
          <w:rFonts w:cstheme="minorHAnsi"/>
        </w:rPr>
        <w:t>bulutangkis</w:t>
      </w:r>
      <w:proofErr w:type="spellEnd"/>
      <w:r w:rsidRPr="00DB25C4">
        <w:rPr>
          <w:rFonts w:cstheme="minorHAnsi"/>
        </w:rPr>
        <w:t xml:space="preserve">, </w:t>
      </w:r>
      <w:proofErr w:type="spellStart"/>
      <w:r w:rsidRPr="00DB25C4">
        <w:rPr>
          <w:rFonts w:cstheme="minorHAnsi"/>
        </w:rPr>
        <w:t>maupun</w:t>
      </w:r>
      <w:proofErr w:type="spellEnd"/>
      <w:r w:rsidRPr="00DB25C4">
        <w:rPr>
          <w:rFonts w:cstheme="minorHAnsi"/>
        </w:rPr>
        <w:t xml:space="preserve"> Student Centre </w:t>
      </w:r>
      <w:proofErr w:type="spellStart"/>
      <w:r w:rsidRPr="00DB25C4">
        <w:rPr>
          <w:rFonts w:cstheme="minorHAnsi"/>
        </w:rPr>
        <w:t>yaitu</w:t>
      </w:r>
      <w:proofErr w:type="spellEnd"/>
      <w:r w:rsidRPr="00DB25C4">
        <w:rPr>
          <w:rFonts w:cstheme="minorHAnsi"/>
        </w:rPr>
        <w:t xml:space="preserve"> </w:t>
      </w:r>
      <w:proofErr w:type="spellStart"/>
      <w:r w:rsidRPr="00DB25C4">
        <w:rPr>
          <w:rFonts w:cstheme="minorHAnsi"/>
        </w:rPr>
        <w:t>kolam</w:t>
      </w:r>
      <w:proofErr w:type="spellEnd"/>
      <w:r w:rsidRPr="00DB25C4">
        <w:rPr>
          <w:rFonts w:cstheme="minorHAnsi"/>
        </w:rPr>
        <w:t xml:space="preserve"> </w:t>
      </w:r>
      <w:proofErr w:type="spellStart"/>
      <w:r w:rsidRPr="00DB25C4">
        <w:rPr>
          <w:rFonts w:cstheme="minorHAnsi"/>
        </w:rPr>
        <w:t>renang</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dipergunakan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nyaman</w:t>
      </w:r>
      <w:proofErr w:type="spellEnd"/>
      <w:r w:rsidRPr="00DB25C4">
        <w:rPr>
          <w:rFonts w:cstheme="minorHAnsi"/>
        </w:rPr>
        <w:t xml:space="preserve"> dan </w:t>
      </w:r>
      <w:proofErr w:type="spellStart"/>
      <w:r w:rsidRPr="00DB25C4">
        <w:rPr>
          <w:rFonts w:cstheme="minorHAnsi"/>
        </w:rPr>
        <w:t>dirawat</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berkala</w:t>
      </w:r>
      <w:proofErr w:type="spellEnd"/>
      <w:r w:rsidRPr="00DB25C4">
        <w:rPr>
          <w:rFonts w:cstheme="minorHAnsi"/>
        </w:rPr>
        <w:t xml:space="preserve">. </w:t>
      </w:r>
      <w:proofErr w:type="spellStart"/>
      <w:r w:rsidRPr="00DB25C4">
        <w:rPr>
          <w:rFonts w:cstheme="minorHAnsi"/>
        </w:rPr>
        <w:t>Demikian</w:t>
      </w:r>
      <w:proofErr w:type="spellEnd"/>
      <w:r w:rsidRPr="00DB25C4">
        <w:rPr>
          <w:rFonts w:cstheme="minorHAnsi"/>
        </w:rPr>
        <w:t xml:space="preserve"> juga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fasilitas</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mendukung</w:t>
      </w:r>
      <w:proofErr w:type="spellEnd"/>
      <w:r w:rsidRPr="00DB25C4">
        <w:rPr>
          <w:rFonts w:cstheme="minorHAnsi"/>
        </w:rPr>
        <w:t xml:space="preserve"> </w:t>
      </w:r>
      <w:proofErr w:type="spellStart"/>
      <w:r w:rsidRPr="00DB25C4">
        <w:rPr>
          <w:rFonts w:cstheme="minorHAnsi"/>
        </w:rPr>
        <w:t>kemahasiswaan</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yang </w:t>
      </w:r>
      <w:proofErr w:type="spellStart"/>
      <w:r w:rsidRPr="00DB25C4">
        <w:rPr>
          <w:rFonts w:cstheme="minorHAnsi"/>
        </w:rPr>
        <w:t>terdapat</w:t>
      </w:r>
      <w:proofErr w:type="spellEnd"/>
      <w:r w:rsidRPr="00DB25C4">
        <w:rPr>
          <w:rFonts w:cstheme="minorHAnsi"/>
        </w:rPr>
        <w:t xml:space="preserve"> di Gedung Bhakti </w:t>
      </w:r>
      <w:proofErr w:type="spellStart"/>
      <w:r w:rsidRPr="00DB25C4">
        <w:rPr>
          <w:rFonts w:cstheme="minorHAnsi"/>
        </w:rPr>
        <w:t>Persada</w:t>
      </w:r>
      <w:proofErr w:type="spellEnd"/>
      <w:r w:rsidRPr="00DB25C4">
        <w:rPr>
          <w:rFonts w:cstheme="minorHAnsi"/>
        </w:rPr>
        <w:t xml:space="preserve"> </w:t>
      </w:r>
      <w:proofErr w:type="spellStart"/>
      <w:r w:rsidRPr="00DB25C4">
        <w:rPr>
          <w:rFonts w:cstheme="minorHAnsi"/>
        </w:rPr>
        <w:t>seperti</w:t>
      </w:r>
      <w:proofErr w:type="spellEnd"/>
      <w:r w:rsidRPr="00DB25C4">
        <w:rPr>
          <w:rFonts w:cstheme="minorHAnsi"/>
        </w:rPr>
        <w:t xml:space="preserve"> pantry, </w:t>
      </w:r>
      <w:proofErr w:type="spellStart"/>
      <w:r w:rsidRPr="00DB25C4">
        <w:rPr>
          <w:rFonts w:cstheme="minorHAnsi"/>
        </w:rPr>
        <w:t>ruang</w:t>
      </w:r>
      <w:proofErr w:type="spellEnd"/>
      <w:r w:rsidRPr="00DB25C4">
        <w:rPr>
          <w:rFonts w:cstheme="minorHAnsi"/>
        </w:rPr>
        <w:t xml:space="preserve"> </w:t>
      </w:r>
      <w:proofErr w:type="spellStart"/>
      <w:r w:rsidRPr="00DB25C4">
        <w:rPr>
          <w:rFonts w:cstheme="minorHAnsi"/>
        </w:rPr>
        <w:t>koperasi</w:t>
      </w:r>
      <w:proofErr w:type="spellEnd"/>
      <w:r w:rsidRPr="00DB25C4">
        <w:rPr>
          <w:rFonts w:cstheme="minorHAnsi"/>
        </w:rPr>
        <w:t xml:space="preserve">, dan </w:t>
      </w:r>
      <w:proofErr w:type="spellStart"/>
      <w:r w:rsidRPr="00DB25C4">
        <w:rPr>
          <w:rFonts w:cstheme="minorHAnsi"/>
        </w:rPr>
        <w:t>ruang</w:t>
      </w:r>
      <w:proofErr w:type="spellEnd"/>
      <w:r w:rsidRPr="00DB25C4">
        <w:rPr>
          <w:rFonts w:cstheme="minorHAnsi"/>
        </w:rPr>
        <w:t xml:space="preserve"> </w:t>
      </w:r>
      <w:proofErr w:type="spellStart"/>
      <w:r w:rsidRPr="00DB25C4">
        <w:rPr>
          <w:rFonts w:cstheme="minorHAnsi"/>
        </w:rPr>
        <w:t>kesehatan</w:t>
      </w:r>
      <w:proofErr w:type="spellEnd"/>
      <w:r w:rsidRPr="00DB25C4">
        <w:rPr>
          <w:rFonts w:cstheme="minorHAnsi"/>
        </w:rPr>
        <w:t xml:space="preserve"> dan di Gedung Balai Pertiwi </w:t>
      </w:r>
      <w:proofErr w:type="spellStart"/>
      <w:r w:rsidRPr="00DB25C4">
        <w:rPr>
          <w:rFonts w:cstheme="minorHAnsi"/>
        </w:rPr>
        <w:t>seperti</w:t>
      </w:r>
      <w:proofErr w:type="spellEnd"/>
      <w:r w:rsidRPr="00DB25C4">
        <w:rPr>
          <w:rFonts w:cstheme="minorHAnsi"/>
        </w:rPr>
        <w:t xml:space="preserve"> VIP room, sound room dan storage room.</w:t>
      </w:r>
    </w:p>
    <w:p w14:paraId="5B1C5065" w14:textId="77777777" w:rsidR="00B06B75" w:rsidRPr="00DB25C4" w:rsidRDefault="00B06B75" w:rsidP="00687314">
      <w:pPr>
        <w:spacing w:after="0" w:line="240" w:lineRule="auto"/>
        <w:jc w:val="both"/>
        <w:rPr>
          <w:rFonts w:eastAsia="Calibri" w:cstheme="minorHAnsi"/>
        </w:rPr>
      </w:pPr>
      <w:proofErr w:type="spellStart"/>
      <w:r w:rsidRPr="00DB25C4">
        <w:rPr>
          <w:rFonts w:eastAsia="Calibri" w:cstheme="minorHAnsi"/>
          <w:color w:val="000000" w:themeColor="text1"/>
        </w:rPr>
        <w:t>Selanjutnya</w:t>
      </w:r>
      <w:proofErr w:type="spellEnd"/>
      <w:r w:rsidRPr="00DB25C4">
        <w:rPr>
          <w:rFonts w:eastAsia="Calibri" w:cstheme="minorHAnsi"/>
          <w:color w:val="000000" w:themeColor="text1"/>
        </w:rPr>
        <w:t xml:space="preserve">, Program </w:t>
      </w:r>
      <w:proofErr w:type="spellStart"/>
      <w:r w:rsidRPr="00DB25C4">
        <w:rPr>
          <w:rFonts w:eastAsia="Calibri" w:cstheme="minorHAnsi"/>
          <w:color w:val="000000" w:themeColor="text1"/>
        </w:rPr>
        <w:t>Studi</w:t>
      </w:r>
      <w:proofErr w:type="spellEnd"/>
      <w:r w:rsidRPr="00DB25C4">
        <w:rPr>
          <w:rFonts w:eastAsia="Calibri" w:cstheme="minorHAnsi"/>
          <w:color w:val="000000" w:themeColor="text1"/>
        </w:rPr>
        <w:t xml:space="preserve"> Pendidikan Bahasa Mandarin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untuk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kebijakan</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pelaksanaan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sarana</w:t>
      </w:r>
      <w:proofErr w:type="spellEnd"/>
      <w:r w:rsidRPr="00DB25C4">
        <w:rPr>
          <w:rFonts w:eastAsia="Calibri" w:cstheme="minorHAnsi"/>
          <w:color w:val="000000" w:themeColor="text1"/>
        </w:rPr>
        <w:t xml:space="preserve"> dan </w:t>
      </w:r>
      <w:proofErr w:type="spellStart"/>
      <w:proofErr w:type="gramStart"/>
      <w:r w:rsidRPr="00DB25C4">
        <w:rPr>
          <w:rFonts w:eastAsia="Calibri" w:cstheme="minorHAnsi"/>
          <w:color w:val="000000" w:themeColor="text1"/>
        </w:rPr>
        <w:t>prasarana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proofErr w:type="gramEnd"/>
      <w:r w:rsidRPr="00DB25C4">
        <w:rPr>
          <w:rFonts w:eastAsia="Calibri" w:cstheme="minorHAnsi"/>
          <w:color w:val="000000" w:themeColor="text1"/>
        </w:rPr>
        <w:t xml:space="preserve">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analisis</w:t>
      </w:r>
      <w:proofErr w:type="spellEnd"/>
      <w:r w:rsidRPr="00DB25C4">
        <w:rPr>
          <w:rFonts w:eastAsia="Calibri" w:cstheme="minorHAnsi"/>
          <w:color w:val="000000" w:themeColor="text1"/>
        </w:rPr>
        <w:t xml:space="preserve"> SWOT </w:t>
      </w:r>
      <w:proofErr w:type="spellStart"/>
      <w:r w:rsidRPr="00DB25C4">
        <w:rPr>
          <w:rFonts w:eastAsia="Calibri" w:cstheme="minorHAnsi"/>
          <w:color w:val="000000" w:themeColor="text1"/>
        </w:rPr>
        <w:t>sebagai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berikut</w:t>
      </w:r>
      <w:proofErr w:type="spellEnd"/>
    </w:p>
    <w:p w14:paraId="68451093" w14:textId="77777777" w:rsidR="00B06B75" w:rsidRPr="00DB25C4" w:rsidRDefault="00B06B75" w:rsidP="00687314">
      <w:pPr>
        <w:spacing w:after="0" w:line="240" w:lineRule="auto"/>
        <w:jc w:val="both"/>
        <w:rPr>
          <w:rFonts w:eastAsia="Calibri" w:cstheme="minorHAnsi"/>
          <w:b/>
          <w:bCs/>
        </w:rPr>
      </w:pPr>
    </w:p>
    <w:tbl>
      <w:tblPr>
        <w:tblW w:w="9668" w:type="dxa"/>
        <w:tblInd w:w="360" w:type="dxa"/>
        <w:tblLayout w:type="fixed"/>
        <w:tblLook w:val="04A0" w:firstRow="1" w:lastRow="0" w:firstColumn="1" w:lastColumn="0" w:noHBand="0" w:noVBand="1"/>
      </w:tblPr>
      <w:tblGrid>
        <w:gridCol w:w="4834"/>
        <w:gridCol w:w="4834"/>
      </w:tblGrid>
      <w:tr w:rsidR="00B06B75" w:rsidRPr="00DB25C4" w14:paraId="1CFB5B95" w14:textId="77777777" w:rsidTr="00513061">
        <w:trPr>
          <w:trHeight w:val="297"/>
        </w:trPr>
        <w:tc>
          <w:tcPr>
            <w:tcW w:w="4834" w:type="dxa"/>
            <w:tcBorders>
              <w:top w:val="single" w:sz="8" w:space="0" w:color="auto"/>
              <w:left w:val="single" w:sz="8" w:space="0" w:color="auto"/>
              <w:bottom w:val="single" w:sz="8" w:space="0" w:color="auto"/>
              <w:right w:val="single" w:sz="8" w:space="0" w:color="auto"/>
            </w:tcBorders>
            <w:tcMar>
              <w:left w:w="108" w:type="dxa"/>
              <w:right w:w="108" w:type="dxa"/>
            </w:tcMar>
          </w:tcPr>
          <w:p w14:paraId="3C99C818" w14:textId="77777777" w:rsidR="00B06B75" w:rsidRPr="00DB25C4" w:rsidRDefault="00B06B75" w:rsidP="00687314">
            <w:pPr>
              <w:spacing w:after="0" w:line="240" w:lineRule="auto"/>
              <w:jc w:val="center"/>
              <w:rPr>
                <w:rFonts w:cstheme="minorHAnsi"/>
              </w:rPr>
            </w:pPr>
            <w:proofErr w:type="spellStart"/>
            <w:r w:rsidRPr="00DB25C4">
              <w:rPr>
                <w:rFonts w:eastAsia="Calibri" w:cstheme="minorHAnsi"/>
                <w:b/>
                <w:bCs/>
              </w:rPr>
              <w:t>Kekuatan</w:t>
            </w:r>
            <w:proofErr w:type="spellEnd"/>
          </w:p>
          <w:p w14:paraId="729E21C0" w14:textId="77777777" w:rsidR="00B06B75" w:rsidRPr="00DB25C4" w:rsidRDefault="00B06B75" w:rsidP="00687314">
            <w:pPr>
              <w:spacing w:after="0" w:line="240" w:lineRule="auto"/>
              <w:jc w:val="center"/>
              <w:rPr>
                <w:rFonts w:cstheme="minorHAnsi"/>
              </w:rPr>
            </w:pPr>
            <w:r w:rsidRPr="00DB25C4">
              <w:rPr>
                <w:rFonts w:eastAsia="Calibri" w:cstheme="minorHAnsi"/>
                <w:b/>
                <w:bCs/>
              </w:rPr>
              <w:t xml:space="preserve"> </w:t>
            </w:r>
          </w:p>
          <w:p w14:paraId="3781A535" w14:textId="77777777" w:rsidR="00B06B75" w:rsidRPr="00DB25C4" w:rsidRDefault="00B06B75" w:rsidP="009F6099">
            <w:pPr>
              <w:pStyle w:val="ListParagraph"/>
              <w:numPr>
                <w:ilvl w:val="0"/>
                <w:numId w:val="105"/>
              </w:numPr>
              <w:spacing w:after="0" w:line="240" w:lineRule="auto"/>
              <w:rPr>
                <w:rFonts w:eastAsia="Segoe UI" w:cstheme="minorHAnsi"/>
              </w:rPr>
            </w:pPr>
            <w:r w:rsidRPr="00DB25C4">
              <w:rPr>
                <w:rFonts w:eastAsia="Segoe UI" w:cstheme="minorHAnsi"/>
              </w:rPr>
              <w:t xml:space="preserve">Sarana dan </w:t>
            </w:r>
            <w:proofErr w:type="spellStart"/>
            <w:r w:rsidRPr="00DB25C4">
              <w:rPr>
                <w:rFonts w:eastAsia="Segoe UI" w:cstheme="minorHAnsi"/>
              </w:rPr>
              <w:t>prasarana</w:t>
            </w:r>
            <w:proofErr w:type="spellEnd"/>
            <w:r w:rsidRPr="00DB25C4">
              <w:rPr>
                <w:rFonts w:eastAsia="Segoe UI" w:cstheme="minorHAnsi"/>
              </w:rPr>
              <w:t xml:space="preserve"> yang </w:t>
            </w:r>
            <w:proofErr w:type="spellStart"/>
            <w:r w:rsidRPr="00DB25C4">
              <w:rPr>
                <w:rFonts w:eastAsia="Segoe UI" w:cstheme="minorHAnsi"/>
              </w:rPr>
              <w:t>memadai</w:t>
            </w:r>
            <w:proofErr w:type="spellEnd"/>
            <w:r w:rsidRPr="00DB25C4">
              <w:rPr>
                <w:rFonts w:eastAsia="Segoe UI" w:cstheme="minorHAnsi"/>
              </w:rPr>
              <w:t xml:space="preserve"> dan </w:t>
            </w:r>
            <w:proofErr w:type="spellStart"/>
            <w:r w:rsidRPr="00DB25C4">
              <w:rPr>
                <w:rFonts w:eastAsia="Segoe UI" w:cstheme="minorHAnsi"/>
              </w:rPr>
              <w:t>lengkap</w:t>
            </w:r>
            <w:proofErr w:type="spellEnd"/>
            <w:r w:rsidRPr="00DB25C4">
              <w:rPr>
                <w:rFonts w:eastAsia="Segoe UI" w:cstheme="minorHAnsi"/>
              </w:rPr>
              <w:t xml:space="preserve">, </w:t>
            </w:r>
            <w:proofErr w:type="spellStart"/>
            <w:r w:rsidRPr="00DB25C4">
              <w:rPr>
                <w:rFonts w:eastAsia="Segoe UI" w:cstheme="minorHAnsi"/>
              </w:rPr>
              <w:t>termasuk</w:t>
            </w:r>
            <w:proofErr w:type="spellEnd"/>
            <w:r w:rsidRPr="00DB25C4">
              <w:rPr>
                <w:rFonts w:eastAsia="Segoe UI" w:cstheme="minorHAnsi"/>
              </w:rPr>
              <w:t xml:space="preserve"> lima </w:t>
            </w:r>
            <w:proofErr w:type="spellStart"/>
            <w:r w:rsidRPr="00DB25C4">
              <w:rPr>
                <w:rFonts w:eastAsia="Segoe UI" w:cstheme="minorHAnsi"/>
              </w:rPr>
              <w:t>gedung</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fasilitas</w:t>
            </w:r>
            <w:proofErr w:type="spellEnd"/>
            <w:r w:rsidRPr="00DB25C4">
              <w:rPr>
                <w:rFonts w:eastAsia="Segoe UI" w:cstheme="minorHAnsi"/>
              </w:rPr>
              <w:t xml:space="preserve"> yang </w:t>
            </w:r>
            <w:proofErr w:type="spellStart"/>
            <w:r w:rsidRPr="00DB25C4">
              <w:rPr>
                <w:rFonts w:eastAsia="Segoe UI" w:cstheme="minorHAnsi"/>
              </w:rPr>
              <w:t>diperlukan</w:t>
            </w:r>
            <w:proofErr w:type="spellEnd"/>
            <w:r w:rsidRPr="00DB25C4">
              <w:rPr>
                <w:rFonts w:eastAsia="Segoe UI" w:cstheme="minorHAnsi"/>
              </w:rPr>
              <w:t xml:space="preserve"> </w:t>
            </w:r>
            <w:proofErr w:type="spellStart"/>
            <w:r w:rsidRPr="00DB25C4">
              <w:rPr>
                <w:rFonts w:eastAsia="Segoe UI" w:cstheme="minorHAnsi"/>
              </w:rPr>
              <w:t>seperti</w:t>
            </w:r>
            <w:proofErr w:type="spellEnd"/>
            <w:r w:rsidRPr="00DB25C4">
              <w:rPr>
                <w:rFonts w:eastAsia="Segoe UI" w:cstheme="minorHAnsi"/>
              </w:rPr>
              <w:t xml:space="preserve"> </w:t>
            </w:r>
            <w:proofErr w:type="spellStart"/>
            <w:r w:rsidRPr="00DB25C4">
              <w:rPr>
                <w:rFonts w:eastAsia="Segoe UI" w:cstheme="minorHAnsi"/>
              </w:rPr>
              <w:t>ruang</w:t>
            </w:r>
            <w:proofErr w:type="spellEnd"/>
            <w:r w:rsidRPr="00DB25C4">
              <w:rPr>
                <w:rFonts w:eastAsia="Segoe UI" w:cstheme="minorHAnsi"/>
              </w:rPr>
              <w:t xml:space="preserve"> </w:t>
            </w:r>
            <w:proofErr w:type="spellStart"/>
            <w:r w:rsidRPr="00DB25C4">
              <w:rPr>
                <w:rFonts w:eastAsia="Segoe UI" w:cstheme="minorHAnsi"/>
              </w:rPr>
              <w:t>kuliah</w:t>
            </w:r>
            <w:proofErr w:type="spellEnd"/>
            <w:r w:rsidRPr="00DB25C4">
              <w:rPr>
                <w:rFonts w:eastAsia="Segoe UI" w:cstheme="minorHAnsi"/>
              </w:rPr>
              <w:t xml:space="preserve"> dan </w:t>
            </w:r>
            <w:proofErr w:type="spellStart"/>
            <w:r w:rsidRPr="00DB25C4">
              <w:rPr>
                <w:rFonts w:eastAsia="Segoe UI" w:cstheme="minorHAnsi"/>
              </w:rPr>
              <w:t>laboratorium</w:t>
            </w:r>
            <w:proofErr w:type="spellEnd"/>
            <w:r w:rsidRPr="00DB25C4">
              <w:rPr>
                <w:rFonts w:eastAsia="Segoe UI" w:cstheme="minorHAnsi"/>
              </w:rPr>
              <w:t xml:space="preserve">, </w:t>
            </w:r>
            <w:proofErr w:type="spellStart"/>
            <w:r w:rsidRPr="00DB25C4">
              <w:rPr>
                <w:rFonts w:eastAsia="Segoe UI" w:cstheme="minorHAnsi"/>
              </w:rPr>
              <w:t>ruang</w:t>
            </w:r>
            <w:proofErr w:type="spellEnd"/>
            <w:r w:rsidRPr="00DB25C4">
              <w:rPr>
                <w:rFonts w:eastAsia="Segoe UI" w:cstheme="minorHAnsi"/>
              </w:rPr>
              <w:t xml:space="preserve"> </w:t>
            </w:r>
            <w:proofErr w:type="spellStart"/>
            <w:r w:rsidRPr="00DB25C4">
              <w:rPr>
                <w:rFonts w:eastAsia="Segoe UI" w:cstheme="minorHAnsi"/>
              </w:rPr>
              <w:t>pimpinan</w:t>
            </w:r>
            <w:proofErr w:type="spellEnd"/>
            <w:r w:rsidRPr="00DB25C4">
              <w:rPr>
                <w:rFonts w:eastAsia="Segoe UI" w:cstheme="minorHAnsi"/>
              </w:rPr>
              <w:t xml:space="preserve"> dan </w:t>
            </w:r>
            <w:proofErr w:type="spellStart"/>
            <w:r w:rsidRPr="00DB25C4">
              <w:rPr>
                <w:rFonts w:eastAsia="Segoe UI" w:cstheme="minorHAnsi"/>
              </w:rPr>
              <w:t>ruang</w:t>
            </w:r>
            <w:proofErr w:type="spellEnd"/>
            <w:r w:rsidRPr="00DB25C4">
              <w:rPr>
                <w:rFonts w:eastAsia="Segoe UI" w:cstheme="minorHAnsi"/>
              </w:rPr>
              <w:t xml:space="preserve"> </w:t>
            </w:r>
            <w:proofErr w:type="spellStart"/>
            <w:r w:rsidRPr="00DB25C4">
              <w:rPr>
                <w:rFonts w:eastAsia="Segoe UI" w:cstheme="minorHAnsi"/>
              </w:rPr>
              <w:t>perpustakaan</w:t>
            </w:r>
            <w:proofErr w:type="spellEnd"/>
            <w:r w:rsidRPr="00DB25C4">
              <w:rPr>
                <w:rFonts w:eastAsia="Segoe UI" w:cstheme="minorHAnsi"/>
              </w:rPr>
              <w:t xml:space="preserve">, </w:t>
            </w:r>
            <w:proofErr w:type="spellStart"/>
            <w:r w:rsidRPr="00DB25C4">
              <w:rPr>
                <w:rFonts w:eastAsia="Segoe UI" w:cstheme="minorHAnsi"/>
              </w:rPr>
              <w:t>serta</w:t>
            </w:r>
            <w:proofErr w:type="spellEnd"/>
            <w:r w:rsidRPr="00DB25C4">
              <w:rPr>
                <w:rFonts w:eastAsia="Segoe UI" w:cstheme="minorHAnsi"/>
              </w:rPr>
              <w:t xml:space="preserve"> </w:t>
            </w:r>
            <w:proofErr w:type="spellStart"/>
            <w:r w:rsidRPr="00DB25C4">
              <w:rPr>
                <w:rFonts w:eastAsia="Segoe UI" w:cstheme="minorHAnsi"/>
              </w:rPr>
              <w:t>gedung</w:t>
            </w:r>
            <w:proofErr w:type="spellEnd"/>
            <w:r w:rsidRPr="00DB25C4">
              <w:rPr>
                <w:rFonts w:eastAsia="Segoe UI" w:cstheme="minorHAnsi"/>
              </w:rPr>
              <w:t xml:space="preserve"> </w:t>
            </w:r>
            <w:proofErr w:type="spellStart"/>
            <w:r w:rsidRPr="00DB25C4">
              <w:rPr>
                <w:rFonts w:eastAsia="Segoe UI" w:cstheme="minorHAnsi"/>
              </w:rPr>
              <w:t>serbaguna</w:t>
            </w:r>
            <w:proofErr w:type="spellEnd"/>
            <w:r w:rsidRPr="00DB25C4">
              <w:rPr>
                <w:rFonts w:eastAsia="Segoe UI" w:cstheme="minorHAnsi"/>
              </w:rPr>
              <w:t xml:space="preserve"> dan </w:t>
            </w:r>
            <w:proofErr w:type="spellStart"/>
            <w:r w:rsidRPr="00DB25C4">
              <w:rPr>
                <w:rFonts w:eastAsia="Segoe UI" w:cstheme="minorHAnsi"/>
              </w:rPr>
              <w:t>gedung</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kegiatan</w:t>
            </w:r>
            <w:proofErr w:type="spellEnd"/>
            <w:r w:rsidRPr="00DB25C4">
              <w:rPr>
                <w:rFonts w:eastAsia="Segoe UI" w:cstheme="minorHAnsi"/>
              </w:rPr>
              <w:t xml:space="preserve"> </w:t>
            </w:r>
            <w:proofErr w:type="spellStart"/>
            <w:r w:rsidRPr="00DB25C4">
              <w:rPr>
                <w:rFonts w:eastAsia="Segoe UI" w:cstheme="minorHAnsi"/>
              </w:rPr>
              <w:t>kemahasiswaan</w:t>
            </w:r>
            <w:proofErr w:type="spellEnd"/>
          </w:p>
          <w:p w14:paraId="03ABAFCF" w14:textId="77777777" w:rsidR="00B06B75" w:rsidRPr="00DB25C4" w:rsidRDefault="00B06B75" w:rsidP="009F6099">
            <w:pPr>
              <w:pStyle w:val="ListParagraph"/>
              <w:numPr>
                <w:ilvl w:val="0"/>
                <w:numId w:val="105"/>
              </w:numPr>
              <w:spacing w:after="0" w:line="240" w:lineRule="auto"/>
              <w:rPr>
                <w:rFonts w:eastAsia="Segoe UI" w:cstheme="minorHAnsi"/>
              </w:rPr>
            </w:pPr>
            <w:proofErr w:type="spellStart"/>
            <w:r w:rsidRPr="00DB25C4">
              <w:rPr>
                <w:rFonts w:eastAsia="Segoe UI" w:cstheme="minorHAnsi"/>
              </w:rPr>
              <w:t>Penerapan</w:t>
            </w:r>
            <w:proofErr w:type="spellEnd"/>
            <w:r w:rsidRPr="00DB25C4">
              <w:rPr>
                <w:rFonts w:eastAsia="Segoe UI" w:cstheme="minorHAnsi"/>
              </w:rPr>
              <w:t xml:space="preserve"> </w:t>
            </w:r>
            <w:proofErr w:type="spellStart"/>
            <w:r w:rsidRPr="00DB25C4">
              <w:rPr>
                <w:rFonts w:eastAsia="Segoe UI" w:cstheme="minorHAnsi"/>
              </w:rPr>
              <w:t>prinsip</w:t>
            </w:r>
            <w:proofErr w:type="spellEnd"/>
            <w:r w:rsidRPr="00DB25C4">
              <w:rPr>
                <w:rFonts w:eastAsia="Segoe UI" w:cstheme="minorHAnsi"/>
              </w:rPr>
              <w:t xml:space="preserve"> sharing resources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penggunaan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w:t>
            </w:r>
            <w:proofErr w:type="spellStart"/>
            <w:r w:rsidRPr="00DB25C4">
              <w:rPr>
                <w:rFonts w:eastAsia="Segoe UI" w:cstheme="minorHAnsi"/>
              </w:rPr>
              <w:t>secara</w:t>
            </w:r>
            <w:proofErr w:type="spellEnd"/>
            <w:r w:rsidRPr="00DB25C4">
              <w:rPr>
                <w:rFonts w:eastAsia="Segoe UI" w:cstheme="minorHAnsi"/>
              </w:rPr>
              <w:t xml:space="preserve"> optimal oleh </w:t>
            </w:r>
            <w:proofErr w:type="spellStart"/>
            <w:r w:rsidRPr="00DB25C4">
              <w:rPr>
                <w:rFonts w:eastAsia="Segoe UI" w:cstheme="minorHAnsi"/>
              </w:rPr>
              <w:t>seluruh</w:t>
            </w:r>
            <w:proofErr w:type="spellEnd"/>
            <w:r w:rsidRPr="00DB25C4">
              <w:rPr>
                <w:rFonts w:eastAsia="Segoe UI" w:cstheme="minorHAnsi"/>
              </w:rPr>
              <w:t xml:space="preserve"> unit </w:t>
            </w:r>
            <w:proofErr w:type="spellStart"/>
            <w:r w:rsidRPr="00DB25C4">
              <w:rPr>
                <w:rFonts w:eastAsia="Segoe UI" w:cstheme="minorHAnsi"/>
              </w:rPr>
              <w:t>kerja</w:t>
            </w:r>
            <w:proofErr w:type="spellEnd"/>
            <w:r w:rsidRPr="00DB25C4">
              <w:rPr>
                <w:rFonts w:eastAsia="Segoe UI" w:cstheme="minorHAnsi"/>
              </w:rPr>
              <w:t xml:space="preserve"> </w:t>
            </w:r>
            <w:proofErr w:type="spellStart"/>
            <w:r w:rsidRPr="00DB25C4">
              <w:rPr>
                <w:rFonts w:eastAsia="Segoe UI" w:cstheme="minorHAnsi"/>
              </w:rPr>
              <w:t>termasuk</w:t>
            </w:r>
            <w:proofErr w:type="spellEnd"/>
            <w:r w:rsidRPr="00DB25C4">
              <w:rPr>
                <w:rFonts w:eastAsia="Segoe UI" w:cstheme="minorHAnsi"/>
              </w:rPr>
              <w:t xml:space="preserve"> </w:t>
            </w:r>
            <w:proofErr w:type="spellStart"/>
            <w:r w:rsidRPr="00DB25C4">
              <w:rPr>
                <w:rFonts w:eastAsia="Segoe UI" w:cstheme="minorHAnsi"/>
              </w:rPr>
              <w:t>fakultas</w:t>
            </w:r>
            <w:proofErr w:type="spellEnd"/>
            <w:r w:rsidRPr="00DB25C4">
              <w:rPr>
                <w:rFonts w:eastAsia="Segoe UI" w:cstheme="minorHAnsi"/>
              </w:rPr>
              <w:t xml:space="preserve"> dan program </w:t>
            </w:r>
            <w:proofErr w:type="spellStart"/>
            <w:r w:rsidRPr="00DB25C4">
              <w:rPr>
                <w:rFonts w:eastAsia="Segoe UI" w:cstheme="minorHAnsi"/>
              </w:rPr>
              <w:t>studi</w:t>
            </w:r>
            <w:proofErr w:type="spellEnd"/>
          </w:p>
          <w:p w14:paraId="6C844B99" w14:textId="77777777" w:rsidR="00B06B75" w:rsidRPr="00DB25C4" w:rsidRDefault="00B06B75" w:rsidP="009F6099">
            <w:pPr>
              <w:pStyle w:val="ListParagraph"/>
              <w:numPr>
                <w:ilvl w:val="0"/>
                <w:numId w:val="105"/>
              </w:numPr>
              <w:spacing w:after="0" w:line="240" w:lineRule="auto"/>
              <w:rPr>
                <w:rFonts w:eastAsia="Segoe UI" w:cstheme="minorHAnsi"/>
              </w:rPr>
            </w:pPr>
            <w:proofErr w:type="spellStart"/>
            <w:r w:rsidRPr="00DB25C4">
              <w:rPr>
                <w:rFonts w:eastAsia="Segoe UI" w:cstheme="minorHAnsi"/>
              </w:rPr>
              <w:t>Pengelolaan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w:t>
            </w:r>
            <w:proofErr w:type="spellStart"/>
            <w:r w:rsidRPr="00DB25C4">
              <w:rPr>
                <w:rFonts w:eastAsia="Segoe UI" w:cstheme="minorHAnsi"/>
              </w:rPr>
              <w:t>pendidikan</w:t>
            </w:r>
            <w:proofErr w:type="spellEnd"/>
            <w:r w:rsidRPr="00DB25C4">
              <w:rPr>
                <w:rFonts w:eastAsia="Segoe UI" w:cstheme="minorHAnsi"/>
              </w:rPr>
              <w:t xml:space="preserve"> </w:t>
            </w:r>
            <w:proofErr w:type="spellStart"/>
            <w:r w:rsidRPr="00DB25C4">
              <w:rPr>
                <w:rFonts w:eastAsia="Segoe UI" w:cstheme="minorHAnsi"/>
              </w:rPr>
              <w:t>dilakukan</w:t>
            </w:r>
            <w:proofErr w:type="spellEnd"/>
            <w:r w:rsidRPr="00DB25C4">
              <w:rPr>
                <w:rFonts w:eastAsia="Segoe UI" w:cstheme="minorHAnsi"/>
              </w:rPr>
              <w:t xml:space="preserve"> oleh </w:t>
            </w:r>
            <w:proofErr w:type="spellStart"/>
            <w:r w:rsidRPr="00DB25C4">
              <w:rPr>
                <w:rFonts w:eastAsia="Segoe UI" w:cstheme="minorHAnsi"/>
              </w:rPr>
              <w:t>bagian</w:t>
            </w:r>
            <w:proofErr w:type="spellEnd"/>
            <w:r w:rsidRPr="00DB25C4">
              <w:rPr>
                <w:rFonts w:eastAsia="Segoe UI" w:cstheme="minorHAnsi"/>
              </w:rPr>
              <w:t xml:space="preserve"> </w:t>
            </w:r>
            <w:proofErr w:type="spellStart"/>
            <w:r w:rsidRPr="00DB25C4">
              <w:rPr>
                <w:rFonts w:eastAsia="Segoe UI" w:cstheme="minorHAnsi"/>
              </w:rPr>
              <w:t>aset</w:t>
            </w:r>
            <w:proofErr w:type="spellEnd"/>
            <w:r w:rsidRPr="00DB25C4">
              <w:rPr>
                <w:rFonts w:eastAsia="Segoe UI" w:cstheme="minorHAnsi"/>
              </w:rPr>
              <w:t xml:space="preserve">, yang </w:t>
            </w:r>
            <w:proofErr w:type="spellStart"/>
            <w:r w:rsidRPr="00DB25C4">
              <w:rPr>
                <w:rFonts w:eastAsia="Segoe UI" w:cstheme="minorHAnsi"/>
              </w:rPr>
              <w:t>bertanggung</w:t>
            </w:r>
            <w:proofErr w:type="spellEnd"/>
            <w:r w:rsidRPr="00DB25C4">
              <w:rPr>
                <w:rFonts w:eastAsia="Segoe UI" w:cstheme="minorHAnsi"/>
              </w:rPr>
              <w:t xml:space="preserve"> </w:t>
            </w:r>
            <w:proofErr w:type="spellStart"/>
            <w:r w:rsidRPr="00DB25C4">
              <w:rPr>
                <w:rFonts w:eastAsia="Segoe UI" w:cstheme="minorHAnsi"/>
              </w:rPr>
              <w:t>jawab</w:t>
            </w:r>
            <w:proofErr w:type="spellEnd"/>
            <w:r w:rsidRPr="00DB25C4">
              <w:rPr>
                <w:rFonts w:eastAsia="Segoe UI" w:cstheme="minorHAnsi"/>
              </w:rPr>
              <w:t xml:space="preserve"> </w:t>
            </w:r>
            <w:proofErr w:type="spellStart"/>
            <w:r w:rsidRPr="00DB25C4">
              <w:rPr>
                <w:rFonts w:eastAsia="Segoe UI" w:cstheme="minorHAnsi"/>
              </w:rPr>
              <w:t>atas</w:t>
            </w:r>
            <w:proofErr w:type="spellEnd"/>
            <w:r w:rsidRPr="00DB25C4">
              <w:rPr>
                <w:rFonts w:eastAsia="Segoe UI" w:cstheme="minorHAnsi"/>
              </w:rPr>
              <w:t xml:space="preserve"> </w:t>
            </w:r>
            <w:proofErr w:type="spellStart"/>
            <w:r w:rsidRPr="00DB25C4">
              <w:rPr>
                <w:rFonts w:eastAsia="Segoe UI" w:cstheme="minorHAnsi"/>
              </w:rPr>
              <w:t>pengelolaan</w:t>
            </w:r>
            <w:proofErr w:type="spellEnd"/>
            <w:r w:rsidRPr="00DB25C4">
              <w:rPr>
                <w:rFonts w:eastAsia="Segoe UI" w:cstheme="minorHAnsi"/>
              </w:rPr>
              <w:t xml:space="preserve"> </w:t>
            </w:r>
            <w:proofErr w:type="spellStart"/>
            <w:r w:rsidRPr="00DB25C4">
              <w:rPr>
                <w:rFonts w:eastAsia="Segoe UI" w:cstheme="minorHAnsi"/>
              </w:rPr>
              <w:t>prasarana</w:t>
            </w:r>
            <w:proofErr w:type="spellEnd"/>
            <w:r w:rsidRPr="00DB25C4">
              <w:rPr>
                <w:rFonts w:eastAsia="Segoe UI" w:cstheme="minorHAnsi"/>
              </w:rPr>
              <w:t xml:space="preserve"> </w:t>
            </w:r>
            <w:proofErr w:type="spellStart"/>
            <w:r w:rsidRPr="00DB25C4">
              <w:rPr>
                <w:rFonts w:eastAsia="Segoe UI" w:cstheme="minorHAnsi"/>
              </w:rPr>
              <w:t>pendidikan</w:t>
            </w:r>
            <w:proofErr w:type="spellEnd"/>
            <w:r w:rsidRPr="00DB25C4">
              <w:rPr>
                <w:rFonts w:eastAsia="Segoe UI" w:cstheme="minorHAnsi"/>
              </w:rPr>
              <w:t xml:space="preserve"> di PS.</w:t>
            </w:r>
          </w:p>
          <w:p w14:paraId="2A551DA7" w14:textId="77777777" w:rsidR="00B06B75" w:rsidRPr="00DB25C4" w:rsidRDefault="00B06B75" w:rsidP="009F6099">
            <w:pPr>
              <w:pStyle w:val="ListParagraph"/>
              <w:numPr>
                <w:ilvl w:val="0"/>
                <w:numId w:val="105"/>
              </w:numPr>
              <w:spacing w:after="0" w:line="240" w:lineRule="auto"/>
              <w:rPr>
                <w:rFonts w:eastAsia="Segoe UI" w:cstheme="minorHAnsi"/>
              </w:rPr>
            </w:pPr>
            <w:r w:rsidRPr="00DB25C4">
              <w:rPr>
                <w:rFonts w:eastAsia="Segoe UI" w:cstheme="minorHAnsi"/>
              </w:rPr>
              <w:lastRenderedPageBreak/>
              <w:t xml:space="preserve"> </w:t>
            </w:r>
            <w:proofErr w:type="spellStart"/>
            <w:r w:rsidRPr="00DB25C4">
              <w:rPr>
                <w:rFonts w:eastAsia="Segoe UI" w:cstheme="minorHAnsi"/>
              </w:rPr>
              <w:t>Kebijakan</w:t>
            </w:r>
            <w:proofErr w:type="spellEnd"/>
            <w:r w:rsidRPr="00DB25C4">
              <w:rPr>
                <w:rFonts w:eastAsia="Segoe UI" w:cstheme="minorHAnsi"/>
              </w:rPr>
              <w:t xml:space="preserve"> dan </w:t>
            </w:r>
            <w:proofErr w:type="spellStart"/>
            <w:r w:rsidRPr="00DB25C4">
              <w:rPr>
                <w:rFonts w:eastAsia="Segoe UI" w:cstheme="minorHAnsi"/>
              </w:rPr>
              <w:t>peraturan</w:t>
            </w:r>
            <w:proofErr w:type="spellEnd"/>
            <w:r w:rsidRPr="00DB25C4">
              <w:rPr>
                <w:rFonts w:eastAsia="Segoe UI" w:cstheme="minorHAnsi"/>
              </w:rPr>
              <w:t xml:space="preserve"> yang </w:t>
            </w:r>
            <w:proofErr w:type="spellStart"/>
            <w:r w:rsidRPr="00DB25C4">
              <w:rPr>
                <w:rFonts w:eastAsia="Segoe UI" w:cstheme="minorHAnsi"/>
              </w:rPr>
              <w:t>jelas</w:t>
            </w:r>
            <w:proofErr w:type="spellEnd"/>
            <w:r w:rsidRPr="00DB25C4">
              <w:rPr>
                <w:rFonts w:eastAsia="Segoe UI" w:cstheme="minorHAnsi"/>
              </w:rPr>
              <w:t xml:space="preserve"> </w:t>
            </w:r>
            <w:proofErr w:type="spellStart"/>
            <w:r w:rsidRPr="00DB25C4">
              <w:rPr>
                <w:rFonts w:eastAsia="Segoe UI" w:cstheme="minorHAnsi"/>
              </w:rPr>
              <w:t>dalam</w:t>
            </w:r>
            <w:proofErr w:type="spellEnd"/>
            <w:r w:rsidRPr="00DB25C4">
              <w:rPr>
                <w:rFonts w:eastAsia="Segoe UI" w:cstheme="minorHAnsi"/>
              </w:rPr>
              <w:t xml:space="preserve"> </w:t>
            </w:r>
            <w:proofErr w:type="spellStart"/>
            <w:r w:rsidRPr="00DB25C4">
              <w:rPr>
                <w:rFonts w:eastAsia="Segoe UI" w:cstheme="minorHAnsi"/>
              </w:rPr>
              <w:t>pengelolaan</w:t>
            </w:r>
            <w:proofErr w:type="spellEnd"/>
            <w:r w:rsidRPr="00DB25C4">
              <w:rPr>
                <w:rFonts w:eastAsia="Segoe UI" w:cstheme="minorHAnsi"/>
              </w:rPr>
              <w:t xml:space="preserve"> dan </w:t>
            </w:r>
            <w:proofErr w:type="spellStart"/>
            <w:r w:rsidRPr="00DB25C4">
              <w:rPr>
                <w:rFonts w:eastAsia="Segoe UI" w:cstheme="minorHAnsi"/>
              </w:rPr>
              <w:t>pemanfaatan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w:t>
            </w:r>
            <w:proofErr w:type="spellStart"/>
            <w:r w:rsidRPr="00DB25C4">
              <w:rPr>
                <w:rFonts w:eastAsia="Segoe UI" w:cstheme="minorHAnsi"/>
              </w:rPr>
              <w:t>pendidikan</w:t>
            </w:r>
            <w:proofErr w:type="spellEnd"/>
          </w:p>
          <w:p w14:paraId="1E5F46E4" w14:textId="77777777" w:rsidR="00B06B75" w:rsidRPr="00DB25C4" w:rsidRDefault="00B06B75" w:rsidP="009F6099">
            <w:pPr>
              <w:pStyle w:val="ListParagraph"/>
              <w:numPr>
                <w:ilvl w:val="0"/>
                <w:numId w:val="105"/>
              </w:numPr>
              <w:spacing w:after="0" w:line="240" w:lineRule="auto"/>
              <w:rPr>
                <w:rFonts w:eastAsia="Segoe UI" w:cstheme="minorHAnsi"/>
              </w:rPr>
            </w:pPr>
            <w:proofErr w:type="spellStart"/>
            <w:r w:rsidRPr="00DB25C4">
              <w:rPr>
                <w:rFonts w:eastAsia="Segoe UI" w:cstheme="minorHAnsi"/>
              </w:rPr>
              <w:t>Pencatatan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w:t>
            </w:r>
            <w:proofErr w:type="spellStart"/>
            <w:r w:rsidRPr="00DB25C4">
              <w:rPr>
                <w:rFonts w:eastAsia="Segoe UI" w:cstheme="minorHAnsi"/>
              </w:rPr>
              <w:t>dilakukan</w:t>
            </w:r>
            <w:proofErr w:type="spellEnd"/>
            <w:r w:rsidRPr="00DB25C4">
              <w:rPr>
                <w:rFonts w:eastAsia="Segoe UI" w:cstheme="minorHAnsi"/>
              </w:rPr>
              <w:t xml:space="preserve"> </w:t>
            </w:r>
            <w:proofErr w:type="spellStart"/>
            <w:r w:rsidRPr="00DB25C4">
              <w:rPr>
                <w:rFonts w:eastAsia="Segoe UI" w:cstheme="minorHAnsi"/>
              </w:rPr>
              <w:t>secara</w:t>
            </w:r>
            <w:proofErr w:type="spellEnd"/>
            <w:r w:rsidRPr="00DB25C4">
              <w:rPr>
                <w:rFonts w:eastAsia="Segoe UI" w:cstheme="minorHAnsi"/>
              </w:rPr>
              <w:t xml:space="preserve"> </w:t>
            </w:r>
            <w:proofErr w:type="spellStart"/>
            <w:r w:rsidRPr="00DB25C4">
              <w:rPr>
                <w:rFonts w:eastAsia="Segoe UI" w:cstheme="minorHAnsi"/>
              </w:rPr>
              <w:t>periodik</w:t>
            </w:r>
            <w:proofErr w:type="spellEnd"/>
            <w:r w:rsidRPr="00DB25C4">
              <w:rPr>
                <w:rFonts w:eastAsia="Segoe UI" w:cstheme="minorHAnsi"/>
              </w:rPr>
              <w:t xml:space="preserve"> dan </w:t>
            </w:r>
            <w:proofErr w:type="spellStart"/>
            <w:r w:rsidRPr="00DB25C4">
              <w:rPr>
                <w:rFonts w:eastAsia="Segoe UI" w:cstheme="minorHAnsi"/>
              </w:rPr>
              <w:t>teratur</w:t>
            </w:r>
            <w:proofErr w:type="spellEnd"/>
            <w:r w:rsidRPr="00DB25C4">
              <w:rPr>
                <w:rFonts w:eastAsia="Segoe UI" w:cstheme="minorHAnsi"/>
              </w:rPr>
              <w:t xml:space="preserve"> </w:t>
            </w:r>
            <w:proofErr w:type="spellStart"/>
            <w:r w:rsidRPr="00DB25C4">
              <w:rPr>
                <w:rFonts w:eastAsia="Segoe UI" w:cstheme="minorHAnsi"/>
              </w:rPr>
              <w:t>dalam</w:t>
            </w:r>
            <w:proofErr w:type="spellEnd"/>
            <w:r w:rsidRPr="00DB25C4">
              <w:rPr>
                <w:rFonts w:eastAsia="Segoe UI" w:cstheme="minorHAnsi"/>
              </w:rPr>
              <w:t xml:space="preserve"> SIMASET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memetakan</w:t>
            </w:r>
            <w:proofErr w:type="spellEnd"/>
            <w:r w:rsidRPr="00DB25C4">
              <w:rPr>
                <w:rFonts w:eastAsia="Segoe UI" w:cstheme="minorHAnsi"/>
              </w:rPr>
              <w:t xml:space="preserve"> </w:t>
            </w:r>
            <w:proofErr w:type="spellStart"/>
            <w:r w:rsidRPr="00DB25C4">
              <w:rPr>
                <w:rFonts w:eastAsia="Segoe UI" w:cstheme="minorHAnsi"/>
              </w:rPr>
              <w:t>jumlah</w:t>
            </w:r>
            <w:proofErr w:type="spellEnd"/>
            <w:r w:rsidRPr="00DB25C4">
              <w:rPr>
                <w:rFonts w:eastAsia="Segoe UI" w:cstheme="minorHAnsi"/>
              </w:rPr>
              <w:t xml:space="preserve">, </w:t>
            </w:r>
            <w:proofErr w:type="spellStart"/>
            <w:r w:rsidRPr="00DB25C4">
              <w:rPr>
                <w:rFonts w:eastAsia="Segoe UI" w:cstheme="minorHAnsi"/>
              </w:rPr>
              <w:t>kondisi</w:t>
            </w:r>
            <w:proofErr w:type="spellEnd"/>
            <w:r w:rsidRPr="00DB25C4">
              <w:rPr>
                <w:rFonts w:eastAsia="Segoe UI" w:cstheme="minorHAnsi"/>
              </w:rPr>
              <w:t xml:space="preserve">, dan </w:t>
            </w:r>
            <w:proofErr w:type="spellStart"/>
            <w:r w:rsidRPr="00DB25C4">
              <w:rPr>
                <w:rFonts w:eastAsia="Segoe UI" w:cstheme="minorHAnsi"/>
              </w:rPr>
              <w:t>umur</w:t>
            </w:r>
            <w:proofErr w:type="spellEnd"/>
            <w:r w:rsidRPr="00DB25C4">
              <w:rPr>
                <w:rFonts w:eastAsia="Segoe UI" w:cstheme="minorHAnsi"/>
              </w:rPr>
              <w:t xml:space="preserve"> </w:t>
            </w:r>
            <w:proofErr w:type="spellStart"/>
            <w:r w:rsidRPr="00DB25C4">
              <w:rPr>
                <w:rFonts w:eastAsia="Segoe UI" w:cstheme="minorHAnsi"/>
              </w:rPr>
              <w:t>ekonomis</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p>
        </w:tc>
        <w:tc>
          <w:tcPr>
            <w:tcW w:w="4834" w:type="dxa"/>
            <w:tcBorders>
              <w:top w:val="single" w:sz="8" w:space="0" w:color="auto"/>
              <w:left w:val="single" w:sz="8" w:space="0" w:color="auto"/>
              <w:bottom w:val="single" w:sz="8" w:space="0" w:color="auto"/>
              <w:right w:val="single" w:sz="8" w:space="0" w:color="auto"/>
            </w:tcBorders>
            <w:tcMar>
              <w:left w:w="108" w:type="dxa"/>
              <w:right w:w="108" w:type="dxa"/>
            </w:tcMar>
          </w:tcPr>
          <w:p w14:paraId="482F6DA6" w14:textId="77777777" w:rsidR="00B06B75" w:rsidRPr="00DB25C4" w:rsidRDefault="00B06B75" w:rsidP="00687314">
            <w:pPr>
              <w:spacing w:after="0" w:line="240" w:lineRule="auto"/>
              <w:jc w:val="center"/>
              <w:rPr>
                <w:rFonts w:cstheme="minorHAnsi"/>
              </w:rPr>
            </w:pPr>
            <w:proofErr w:type="spellStart"/>
            <w:r w:rsidRPr="00DB25C4">
              <w:rPr>
                <w:rFonts w:eastAsia="Calibri" w:cstheme="minorHAnsi"/>
                <w:b/>
                <w:bCs/>
              </w:rPr>
              <w:lastRenderedPageBreak/>
              <w:t>Kelemahan</w:t>
            </w:r>
            <w:proofErr w:type="spellEnd"/>
          </w:p>
          <w:p w14:paraId="5E8E4475" w14:textId="77777777" w:rsidR="00B06B75" w:rsidRPr="00DB25C4" w:rsidRDefault="00B06B75" w:rsidP="00687314">
            <w:pPr>
              <w:spacing w:after="0" w:line="240" w:lineRule="auto"/>
              <w:jc w:val="center"/>
              <w:rPr>
                <w:rFonts w:cstheme="minorHAnsi"/>
              </w:rPr>
            </w:pPr>
            <w:r w:rsidRPr="00DB25C4">
              <w:rPr>
                <w:rFonts w:eastAsia="Calibri" w:cstheme="minorHAnsi"/>
                <w:b/>
                <w:bCs/>
              </w:rPr>
              <w:t xml:space="preserve"> </w:t>
            </w:r>
          </w:p>
          <w:p w14:paraId="12E51D77" w14:textId="77777777" w:rsidR="00B06B75" w:rsidRPr="00DB25C4" w:rsidRDefault="00B06B75" w:rsidP="009F6099">
            <w:pPr>
              <w:pStyle w:val="ListParagraph"/>
              <w:numPr>
                <w:ilvl w:val="0"/>
                <w:numId w:val="104"/>
              </w:numPr>
              <w:spacing w:after="0" w:line="240" w:lineRule="auto"/>
              <w:rPr>
                <w:rFonts w:eastAsia="Segoe UI" w:cstheme="minorHAnsi"/>
              </w:rPr>
            </w:pPr>
            <w:proofErr w:type="spellStart"/>
            <w:r w:rsidRPr="00DB25C4">
              <w:rPr>
                <w:rFonts w:eastAsia="Segoe UI" w:cstheme="minorHAnsi"/>
              </w:rPr>
              <w:t>Informasi</w:t>
            </w:r>
            <w:proofErr w:type="spellEnd"/>
            <w:r w:rsidRPr="00DB25C4">
              <w:rPr>
                <w:rFonts w:eastAsia="Segoe UI" w:cstheme="minorHAnsi"/>
              </w:rPr>
              <w:t xml:space="preserve"> </w:t>
            </w:r>
            <w:proofErr w:type="spellStart"/>
            <w:r w:rsidRPr="00DB25C4">
              <w:rPr>
                <w:rFonts w:eastAsia="Segoe UI" w:cstheme="minorHAnsi"/>
              </w:rPr>
              <w:t>tentang</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yang </w:t>
            </w:r>
            <w:proofErr w:type="spellStart"/>
            <w:r w:rsidRPr="00DB25C4">
              <w:rPr>
                <w:rFonts w:eastAsia="Segoe UI" w:cstheme="minorHAnsi"/>
              </w:rPr>
              <w:t>diinisiasi</w:t>
            </w:r>
            <w:proofErr w:type="spellEnd"/>
            <w:r w:rsidRPr="00DB25C4">
              <w:rPr>
                <w:rFonts w:eastAsia="Segoe UI" w:cstheme="minorHAnsi"/>
              </w:rPr>
              <w:t xml:space="preserve"> oleh unit lain </w:t>
            </w:r>
            <w:proofErr w:type="spellStart"/>
            <w:r w:rsidRPr="00DB25C4">
              <w:rPr>
                <w:rFonts w:eastAsia="Segoe UI" w:cstheme="minorHAnsi"/>
              </w:rPr>
              <w:t>menggunakan</w:t>
            </w:r>
            <w:proofErr w:type="spellEnd"/>
            <w:r w:rsidRPr="00DB25C4">
              <w:rPr>
                <w:rFonts w:eastAsia="Segoe UI" w:cstheme="minorHAnsi"/>
              </w:rPr>
              <w:t xml:space="preserve"> </w:t>
            </w:r>
            <w:proofErr w:type="spellStart"/>
            <w:r w:rsidRPr="00DB25C4">
              <w:rPr>
                <w:rFonts w:eastAsia="Segoe UI" w:cstheme="minorHAnsi"/>
              </w:rPr>
              <w:t>pendanaan</w:t>
            </w:r>
            <w:proofErr w:type="spellEnd"/>
            <w:r w:rsidRPr="00DB25C4">
              <w:rPr>
                <w:rFonts w:eastAsia="Segoe UI" w:cstheme="minorHAnsi"/>
              </w:rPr>
              <w:t xml:space="preserve"> </w:t>
            </w:r>
            <w:proofErr w:type="spellStart"/>
            <w:r w:rsidRPr="00DB25C4">
              <w:rPr>
                <w:rFonts w:eastAsia="Segoe UI" w:cstheme="minorHAnsi"/>
              </w:rPr>
              <w:t>eksternal</w:t>
            </w:r>
            <w:proofErr w:type="spellEnd"/>
            <w:r w:rsidRPr="00DB25C4">
              <w:rPr>
                <w:rFonts w:eastAsia="Segoe UI" w:cstheme="minorHAnsi"/>
              </w:rPr>
              <w:t xml:space="preserve"> </w:t>
            </w:r>
            <w:proofErr w:type="spellStart"/>
            <w:r w:rsidRPr="00DB25C4">
              <w:rPr>
                <w:rFonts w:eastAsia="Segoe UI" w:cstheme="minorHAnsi"/>
              </w:rPr>
              <w:t>belum</w:t>
            </w:r>
            <w:proofErr w:type="spellEnd"/>
            <w:r w:rsidRPr="00DB25C4">
              <w:rPr>
                <w:rFonts w:eastAsia="Segoe UI" w:cstheme="minorHAnsi"/>
              </w:rPr>
              <w:t xml:space="preserve"> </w:t>
            </w:r>
            <w:proofErr w:type="spellStart"/>
            <w:r w:rsidRPr="00DB25C4">
              <w:rPr>
                <w:rFonts w:eastAsia="Segoe UI" w:cstheme="minorHAnsi"/>
              </w:rPr>
              <w:t>terdokumentasi</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lengkap</w:t>
            </w:r>
            <w:proofErr w:type="spellEnd"/>
          </w:p>
          <w:p w14:paraId="7AA8135A" w14:textId="77777777" w:rsidR="00B06B75" w:rsidRPr="00DB25C4" w:rsidRDefault="00B06B75" w:rsidP="009F6099">
            <w:pPr>
              <w:pStyle w:val="ListParagraph"/>
              <w:numPr>
                <w:ilvl w:val="0"/>
                <w:numId w:val="104"/>
              </w:numPr>
              <w:spacing w:after="0" w:line="240" w:lineRule="auto"/>
              <w:rPr>
                <w:rFonts w:eastAsia="Segoe UI" w:cstheme="minorHAnsi"/>
              </w:rPr>
            </w:pPr>
            <w:proofErr w:type="spellStart"/>
            <w:r w:rsidRPr="00DB25C4">
              <w:rPr>
                <w:rFonts w:eastAsia="Segoe UI" w:cstheme="minorHAnsi"/>
              </w:rPr>
              <w:t>Demikian</w:t>
            </w:r>
            <w:proofErr w:type="spellEnd"/>
            <w:r w:rsidRPr="00DB25C4">
              <w:rPr>
                <w:rFonts w:eastAsia="Segoe UI" w:cstheme="minorHAnsi"/>
              </w:rPr>
              <w:t xml:space="preserve"> juga, </w:t>
            </w:r>
            <w:proofErr w:type="spellStart"/>
            <w:r w:rsidRPr="00DB25C4">
              <w:rPr>
                <w:rFonts w:eastAsia="Segoe UI" w:cstheme="minorHAnsi"/>
              </w:rPr>
              <w:t>informasi</w:t>
            </w:r>
            <w:proofErr w:type="spellEnd"/>
            <w:r w:rsidRPr="00DB25C4">
              <w:rPr>
                <w:rFonts w:eastAsia="Segoe UI" w:cstheme="minorHAnsi"/>
              </w:rPr>
              <w:t xml:space="preserve"> </w:t>
            </w:r>
            <w:proofErr w:type="spellStart"/>
            <w:r w:rsidRPr="00DB25C4">
              <w:rPr>
                <w:rFonts w:eastAsia="Segoe UI" w:cstheme="minorHAnsi"/>
              </w:rPr>
              <w:t>tentang</w:t>
            </w:r>
            <w:proofErr w:type="spellEnd"/>
            <w:r w:rsidRPr="00DB25C4">
              <w:rPr>
                <w:rFonts w:eastAsia="Segoe UI" w:cstheme="minorHAnsi"/>
              </w:rPr>
              <w:t xml:space="preserve"> tata </w:t>
            </w:r>
            <w:proofErr w:type="spellStart"/>
            <w:r w:rsidRPr="00DB25C4">
              <w:rPr>
                <w:rFonts w:eastAsia="Segoe UI" w:cstheme="minorHAnsi"/>
              </w:rPr>
              <w:t>kelola</w:t>
            </w:r>
            <w:proofErr w:type="spellEnd"/>
            <w:r w:rsidRPr="00DB25C4">
              <w:rPr>
                <w:rFonts w:eastAsia="Segoe UI" w:cstheme="minorHAnsi"/>
              </w:rPr>
              <w:t xml:space="preserve"> </w:t>
            </w:r>
            <w:proofErr w:type="spellStart"/>
            <w:r w:rsidRPr="00DB25C4">
              <w:rPr>
                <w:rFonts w:eastAsia="Segoe UI" w:cstheme="minorHAnsi"/>
              </w:rPr>
              <w:t>penghapusan</w:t>
            </w:r>
            <w:proofErr w:type="spellEnd"/>
            <w:r w:rsidRPr="00DB25C4">
              <w:rPr>
                <w:rFonts w:eastAsia="Segoe UI" w:cstheme="minorHAnsi"/>
              </w:rPr>
              <w:t xml:space="preserve"> </w:t>
            </w:r>
            <w:proofErr w:type="spellStart"/>
            <w:r w:rsidRPr="00DB25C4">
              <w:rPr>
                <w:rFonts w:eastAsia="Segoe UI" w:cstheme="minorHAnsi"/>
              </w:rPr>
              <w:t>aset</w:t>
            </w:r>
            <w:proofErr w:type="spellEnd"/>
            <w:r w:rsidRPr="00DB25C4">
              <w:rPr>
                <w:rFonts w:eastAsia="Segoe UI" w:cstheme="minorHAnsi"/>
              </w:rPr>
              <w:t xml:space="preserve"> yang </w:t>
            </w:r>
            <w:proofErr w:type="spellStart"/>
            <w:r w:rsidRPr="00DB25C4">
              <w:rPr>
                <w:rFonts w:eastAsia="Segoe UI" w:cstheme="minorHAnsi"/>
              </w:rPr>
              <w:t>sudah</w:t>
            </w:r>
            <w:proofErr w:type="spellEnd"/>
            <w:r w:rsidRPr="00DB25C4">
              <w:rPr>
                <w:rFonts w:eastAsia="Segoe UI" w:cstheme="minorHAnsi"/>
              </w:rPr>
              <w:t xml:space="preserve"> </w:t>
            </w:r>
            <w:proofErr w:type="spellStart"/>
            <w:r w:rsidRPr="00DB25C4">
              <w:rPr>
                <w:rFonts w:eastAsia="Segoe UI" w:cstheme="minorHAnsi"/>
              </w:rPr>
              <w:t>tidak</w:t>
            </w:r>
            <w:proofErr w:type="spellEnd"/>
            <w:r w:rsidRPr="00DB25C4">
              <w:rPr>
                <w:rFonts w:eastAsia="Segoe UI" w:cstheme="minorHAnsi"/>
              </w:rPr>
              <w:t xml:space="preserve">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diperbaiki</w:t>
            </w:r>
            <w:proofErr w:type="spellEnd"/>
            <w:r w:rsidRPr="00DB25C4">
              <w:rPr>
                <w:rFonts w:eastAsia="Segoe UI" w:cstheme="minorHAnsi"/>
              </w:rPr>
              <w:t xml:space="preserve"> </w:t>
            </w:r>
            <w:proofErr w:type="spellStart"/>
            <w:r w:rsidRPr="00DB25C4">
              <w:rPr>
                <w:rFonts w:eastAsia="Segoe UI" w:cstheme="minorHAnsi"/>
              </w:rPr>
              <w:t>lagi</w:t>
            </w:r>
            <w:proofErr w:type="spellEnd"/>
            <w:r w:rsidRPr="00DB25C4">
              <w:rPr>
                <w:rFonts w:eastAsia="Segoe UI" w:cstheme="minorHAnsi"/>
              </w:rPr>
              <w:t xml:space="preserve"> </w:t>
            </w:r>
            <w:proofErr w:type="spellStart"/>
            <w:r w:rsidRPr="00DB25C4">
              <w:rPr>
                <w:rFonts w:eastAsia="Segoe UI" w:cstheme="minorHAnsi"/>
              </w:rPr>
              <w:t>masih</w:t>
            </w:r>
            <w:proofErr w:type="spellEnd"/>
            <w:r w:rsidRPr="00DB25C4">
              <w:rPr>
                <w:rFonts w:eastAsia="Segoe UI" w:cstheme="minorHAnsi"/>
              </w:rPr>
              <w:t xml:space="preserve"> </w:t>
            </w:r>
            <w:proofErr w:type="spellStart"/>
            <w:r w:rsidRPr="00DB25C4">
              <w:rPr>
                <w:rFonts w:eastAsia="Segoe UI" w:cstheme="minorHAnsi"/>
              </w:rPr>
              <w:t>belum</w:t>
            </w:r>
            <w:proofErr w:type="spellEnd"/>
            <w:r w:rsidRPr="00DB25C4">
              <w:rPr>
                <w:rFonts w:eastAsia="Segoe UI" w:cstheme="minorHAnsi"/>
              </w:rPr>
              <w:t xml:space="preserve"> </w:t>
            </w:r>
            <w:proofErr w:type="spellStart"/>
            <w:r w:rsidRPr="00DB25C4">
              <w:rPr>
                <w:rFonts w:eastAsia="Segoe UI" w:cstheme="minorHAnsi"/>
              </w:rPr>
              <w:t>terdokumentasi</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lengkap</w:t>
            </w:r>
            <w:proofErr w:type="spellEnd"/>
          </w:p>
        </w:tc>
      </w:tr>
      <w:tr w:rsidR="00B06B75" w:rsidRPr="00DB25C4" w14:paraId="1EB93F6F" w14:textId="77777777" w:rsidTr="00513061">
        <w:trPr>
          <w:trHeight w:val="297"/>
        </w:trPr>
        <w:tc>
          <w:tcPr>
            <w:tcW w:w="4834" w:type="dxa"/>
            <w:tcBorders>
              <w:top w:val="single" w:sz="8" w:space="0" w:color="auto"/>
              <w:left w:val="single" w:sz="8" w:space="0" w:color="auto"/>
              <w:bottom w:val="single" w:sz="8" w:space="0" w:color="auto"/>
              <w:right w:val="single" w:sz="8" w:space="0" w:color="auto"/>
            </w:tcBorders>
            <w:tcMar>
              <w:left w:w="108" w:type="dxa"/>
              <w:right w:w="108" w:type="dxa"/>
            </w:tcMar>
          </w:tcPr>
          <w:p w14:paraId="71F52E94" w14:textId="77777777" w:rsidR="00B06B75" w:rsidRPr="00DB25C4" w:rsidRDefault="00B06B75" w:rsidP="00687314">
            <w:pPr>
              <w:spacing w:after="0" w:line="240" w:lineRule="auto"/>
              <w:jc w:val="center"/>
              <w:rPr>
                <w:rFonts w:cstheme="minorHAnsi"/>
              </w:rPr>
            </w:pPr>
            <w:proofErr w:type="spellStart"/>
            <w:r w:rsidRPr="00DB25C4">
              <w:rPr>
                <w:rFonts w:eastAsia="Calibri" w:cstheme="minorHAnsi"/>
                <w:b/>
                <w:bCs/>
              </w:rPr>
              <w:t>Peluang</w:t>
            </w:r>
            <w:proofErr w:type="spellEnd"/>
          </w:p>
          <w:p w14:paraId="6608E098" w14:textId="77777777" w:rsidR="00B06B75" w:rsidRPr="00DB25C4" w:rsidRDefault="00B06B75" w:rsidP="00687314">
            <w:pPr>
              <w:spacing w:after="0" w:line="240" w:lineRule="auto"/>
              <w:rPr>
                <w:rFonts w:cstheme="minorHAnsi"/>
              </w:rPr>
            </w:pPr>
            <w:r w:rsidRPr="00DB25C4">
              <w:rPr>
                <w:rFonts w:eastAsia="Calibri" w:cstheme="minorHAnsi"/>
                <w:b/>
                <w:bCs/>
              </w:rPr>
              <w:t xml:space="preserve"> </w:t>
            </w:r>
          </w:p>
          <w:p w14:paraId="7D9D18BB" w14:textId="77777777" w:rsidR="00B06B75" w:rsidRPr="00DB25C4" w:rsidRDefault="00B06B75" w:rsidP="009F6099">
            <w:pPr>
              <w:pStyle w:val="ListParagraph"/>
              <w:numPr>
                <w:ilvl w:val="0"/>
                <w:numId w:val="103"/>
              </w:numPr>
              <w:spacing w:after="0" w:line="240" w:lineRule="auto"/>
              <w:rPr>
                <w:rFonts w:eastAsia="Segoe UI" w:cstheme="minorHAnsi"/>
              </w:rPr>
            </w:pPr>
            <w:proofErr w:type="spellStart"/>
            <w:r w:rsidRPr="00DB25C4">
              <w:rPr>
                <w:rFonts w:eastAsia="Segoe UI" w:cstheme="minorHAnsi"/>
              </w:rPr>
              <w:t>Mengoptimalkan</w:t>
            </w:r>
            <w:proofErr w:type="spellEnd"/>
            <w:r w:rsidRPr="00DB25C4">
              <w:rPr>
                <w:rFonts w:eastAsia="Segoe UI" w:cstheme="minorHAnsi"/>
              </w:rPr>
              <w:t xml:space="preserve"> </w:t>
            </w:r>
            <w:proofErr w:type="spellStart"/>
            <w:r w:rsidRPr="00DB25C4">
              <w:rPr>
                <w:rFonts w:eastAsia="Segoe UI" w:cstheme="minorHAnsi"/>
              </w:rPr>
              <w:t>penggunaan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yang </w:t>
            </w:r>
            <w:proofErr w:type="spellStart"/>
            <w:r w:rsidRPr="00DB25C4">
              <w:rPr>
                <w:rFonts w:eastAsia="Segoe UI" w:cstheme="minorHAnsi"/>
              </w:rPr>
              <w:t>ada</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koordinasi</w:t>
            </w:r>
            <w:proofErr w:type="spellEnd"/>
            <w:r w:rsidRPr="00DB25C4">
              <w:rPr>
                <w:rFonts w:eastAsia="Segoe UI" w:cstheme="minorHAnsi"/>
              </w:rPr>
              <w:t xml:space="preserve"> dan </w:t>
            </w:r>
            <w:proofErr w:type="spellStart"/>
            <w:r w:rsidRPr="00DB25C4">
              <w:rPr>
                <w:rFonts w:eastAsia="Segoe UI" w:cstheme="minorHAnsi"/>
              </w:rPr>
              <w:t>komunikasi</w:t>
            </w:r>
            <w:proofErr w:type="spellEnd"/>
            <w:r w:rsidRPr="00DB25C4">
              <w:rPr>
                <w:rFonts w:eastAsia="Segoe UI" w:cstheme="minorHAnsi"/>
              </w:rPr>
              <w:t xml:space="preserve"> </w:t>
            </w:r>
            <w:proofErr w:type="spellStart"/>
            <w:r w:rsidRPr="00DB25C4">
              <w:rPr>
                <w:rFonts w:eastAsia="Segoe UI" w:cstheme="minorHAnsi"/>
              </w:rPr>
              <w:t>antar</w:t>
            </w:r>
            <w:proofErr w:type="spellEnd"/>
            <w:r w:rsidRPr="00DB25C4">
              <w:rPr>
                <w:rFonts w:eastAsia="Segoe UI" w:cstheme="minorHAnsi"/>
              </w:rPr>
              <w:t xml:space="preserve"> unit </w:t>
            </w:r>
            <w:proofErr w:type="spellStart"/>
            <w:r w:rsidRPr="00DB25C4">
              <w:rPr>
                <w:rFonts w:eastAsia="Segoe UI" w:cstheme="minorHAnsi"/>
              </w:rPr>
              <w:t>kerja</w:t>
            </w:r>
            <w:proofErr w:type="spellEnd"/>
          </w:p>
          <w:p w14:paraId="0ECAC542" w14:textId="77777777" w:rsidR="00B06B75" w:rsidRPr="00DB25C4" w:rsidRDefault="00B06B75" w:rsidP="009F6099">
            <w:pPr>
              <w:pStyle w:val="ListParagraph"/>
              <w:numPr>
                <w:ilvl w:val="0"/>
                <w:numId w:val="103"/>
              </w:numPr>
              <w:spacing w:after="0" w:line="240" w:lineRule="auto"/>
              <w:rPr>
                <w:rFonts w:eastAsia="Segoe UI" w:cstheme="minorHAnsi"/>
              </w:rPr>
            </w:pPr>
            <w:proofErr w:type="spellStart"/>
            <w:r w:rsidRPr="00DB25C4">
              <w:rPr>
                <w:rFonts w:eastAsia="Segoe UI" w:cstheme="minorHAnsi"/>
              </w:rPr>
              <w:t>Mengembangkan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w:t>
            </w:r>
            <w:proofErr w:type="spellStart"/>
            <w:r w:rsidRPr="00DB25C4">
              <w:rPr>
                <w:rFonts w:eastAsia="Segoe UI" w:cstheme="minorHAnsi"/>
              </w:rPr>
              <w:t>pendidikan</w:t>
            </w:r>
            <w:proofErr w:type="spellEnd"/>
            <w:r w:rsidRPr="00DB25C4">
              <w:rPr>
                <w:rFonts w:eastAsia="Segoe UI" w:cstheme="minorHAnsi"/>
              </w:rPr>
              <w:t xml:space="preserve"> yang </w:t>
            </w:r>
            <w:proofErr w:type="spellStart"/>
            <w:r w:rsidRPr="00DB25C4">
              <w:rPr>
                <w:rFonts w:eastAsia="Segoe UI" w:cstheme="minorHAnsi"/>
              </w:rPr>
              <w:t>sesuai</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kebutuhan</w:t>
            </w:r>
            <w:proofErr w:type="spellEnd"/>
            <w:r w:rsidRPr="00DB25C4">
              <w:rPr>
                <w:rFonts w:eastAsia="Segoe UI" w:cstheme="minorHAnsi"/>
              </w:rPr>
              <w:t xml:space="preserve"> Tri Dharma </w:t>
            </w:r>
            <w:proofErr w:type="spellStart"/>
            <w:r w:rsidRPr="00DB25C4">
              <w:rPr>
                <w:rFonts w:eastAsia="Segoe UI" w:cstheme="minorHAnsi"/>
              </w:rPr>
              <w:t>Perguruan</w:t>
            </w:r>
            <w:proofErr w:type="spellEnd"/>
            <w:r w:rsidRPr="00DB25C4">
              <w:rPr>
                <w:rFonts w:eastAsia="Segoe UI" w:cstheme="minorHAnsi"/>
              </w:rPr>
              <w:t xml:space="preserve"> Tinggi dan </w:t>
            </w:r>
            <w:proofErr w:type="spellStart"/>
            <w:r w:rsidRPr="00DB25C4">
              <w:rPr>
                <w:rFonts w:eastAsia="Segoe UI" w:cstheme="minorHAnsi"/>
              </w:rPr>
              <w:t>kegiatan</w:t>
            </w:r>
            <w:proofErr w:type="spellEnd"/>
            <w:r w:rsidRPr="00DB25C4">
              <w:rPr>
                <w:rFonts w:eastAsia="Segoe UI" w:cstheme="minorHAnsi"/>
              </w:rPr>
              <w:t xml:space="preserve"> </w:t>
            </w:r>
            <w:proofErr w:type="spellStart"/>
            <w:r w:rsidRPr="00DB25C4">
              <w:rPr>
                <w:rFonts w:eastAsia="Segoe UI" w:cstheme="minorHAnsi"/>
              </w:rPr>
              <w:t>penunjang</w:t>
            </w:r>
            <w:proofErr w:type="spellEnd"/>
            <w:r w:rsidRPr="00DB25C4">
              <w:rPr>
                <w:rFonts w:eastAsia="Segoe UI" w:cstheme="minorHAnsi"/>
              </w:rPr>
              <w:t xml:space="preserve"> Tri Dharma</w:t>
            </w:r>
          </w:p>
          <w:p w14:paraId="13FE2A41" w14:textId="77777777" w:rsidR="00B06B75" w:rsidRPr="00DB25C4" w:rsidRDefault="00B06B75" w:rsidP="009F6099">
            <w:pPr>
              <w:pStyle w:val="ListParagraph"/>
              <w:numPr>
                <w:ilvl w:val="0"/>
                <w:numId w:val="103"/>
              </w:numPr>
              <w:spacing w:after="0" w:line="240" w:lineRule="auto"/>
              <w:rPr>
                <w:rFonts w:eastAsia="Segoe UI" w:cstheme="minorHAnsi"/>
              </w:rPr>
            </w:pPr>
            <w:proofErr w:type="spellStart"/>
            <w:r w:rsidRPr="00DB25C4">
              <w:rPr>
                <w:rFonts w:eastAsia="Segoe UI" w:cstheme="minorHAnsi"/>
              </w:rPr>
              <w:t>Mengoptimalkan</w:t>
            </w:r>
            <w:proofErr w:type="spellEnd"/>
            <w:r w:rsidRPr="00DB25C4">
              <w:rPr>
                <w:rFonts w:eastAsia="Segoe UI" w:cstheme="minorHAnsi"/>
              </w:rPr>
              <w:t xml:space="preserve"> proses </w:t>
            </w:r>
            <w:proofErr w:type="spellStart"/>
            <w:r w:rsidRPr="00DB25C4">
              <w:rPr>
                <w:rFonts w:eastAsia="Segoe UI" w:cstheme="minorHAnsi"/>
              </w:rPr>
              <w:t>pengadaan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memastikan</w:t>
            </w:r>
            <w:proofErr w:type="spellEnd"/>
            <w:r w:rsidRPr="00DB25C4">
              <w:rPr>
                <w:rFonts w:eastAsia="Segoe UI" w:cstheme="minorHAnsi"/>
              </w:rPr>
              <w:t xml:space="preserve"> </w:t>
            </w:r>
            <w:proofErr w:type="spellStart"/>
            <w:r w:rsidRPr="00DB25C4">
              <w:rPr>
                <w:rFonts w:eastAsia="Segoe UI" w:cstheme="minorHAnsi"/>
              </w:rPr>
              <w:t>ketersediaan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w:t>
            </w:r>
            <w:proofErr w:type="spellStart"/>
            <w:r w:rsidRPr="00DB25C4">
              <w:rPr>
                <w:rFonts w:eastAsia="Segoe UI" w:cstheme="minorHAnsi"/>
              </w:rPr>
              <w:t>sesuai</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perencanaan</w:t>
            </w:r>
            <w:proofErr w:type="spellEnd"/>
          </w:p>
        </w:tc>
        <w:tc>
          <w:tcPr>
            <w:tcW w:w="4834" w:type="dxa"/>
            <w:tcBorders>
              <w:top w:val="single" w:sz="8" w:space="0" w:color="auto"/>
              <w:left w:val="single" w:sz="8" w:space="0" w:color="auto"/>
              <w:bottom w:val="single" w:sz="8" w:space="0" w:color="auto"/>
              <w:right w:val="single" w:sz="8" w:space="0" w:color="auto"/>
            </w:tcBorders>
            <w:tcMar>
              <w:left w:w="108" w:type="dxa"/>
              <w:right w:w="108" w:type="dxa"/>
            </w:tcMar>
          </w:tcPr>
          <w:p w14:paraId="18A7B8B6" w14:textId="77777777" w:rsidR="00B06B75" w:rsidRPr="00DB25C4" w:rsidRDefault="00B06B75" w:rsidP="00687314">
            <w:pPr>
              <w:spacing w:after="0" w:line="240" w:lineRule="auto"/>
              <w:jc w:val="center"/>
              <w:rPr>
                <w:rFonts w:cstheme="minorHAnsi"/>
              </w:rPr>
            </w:pPr>
            <w:proofErr w:type="spellStart"/>
            <w:r w:rsidRPr="00DB25C4">
              <w:rPr>
                <w:rFonts w:eastAsia="Calibri" w:cstheme="minorHAnsi"/>
                <w:b/>
                <w:bCs/>
              </w:rPr>
              <w:t>Ancaman</w:t>
            </w:r>
            <w:proofErr w:type="spellEnd"/>
          </w:p>
          <w:p w14:paraId="7565E153" w14:textId="77777777" w:rsidR="00B06B75" w:rsidRPr="00DB25C4" w:rsidRDefault="00B06B75" w:rsidP="00687314">
            <w:pPr>
              <w:spacing w:after="0" w:line="240" w:lineRule="auto"/>
              <w:rPr>
                <w:rFonts w:cstheme="minorHAnsi"/>
              </w:rPr>
            </w:pPr>
            <w:r w:rsidRPr="00DB25C4">
              <w:rPr>
                <w:rFonts w:eastAsia="Calibri" w:cstheme="minorHAnsi"/>
                <w:b/>
                <w:bCs/>
              </w:rPr>
              <w:t xml:space="preserve"> </w:t>
            </w:r>
          </w:p>
          <w:p w14:paraId="60822ABB" w14:textId="77777777" w:rsidR="00B06B75" w:rsidRPr="00DB25C4" w:rsidRDefault="00B06B75" w:rsidP="009F6099">
            <w:pPr>
              <w:pStyle w:val="ListParagraph"/>
              <w:numPr>
                <w:ilvl w:val="0"/>
                <w:numId w:val="102"/>
              </w:numPr>
              <w:spacing w:after="0" w:line="240" w:lineRule="auto"/>
              <w:rPr>
                <w:rFonts w:eastAsia="Segoe UI" w:cstheme="minorHAnsi"/>
              </w:rPr>
            </w:pPr>
            <w:proofErr w:type="spellStart"/>
            <w:r w:rsidRPr="00DB25C4">
              <w:rPr>
                <w:rFonts w:eastAsia="Segoe UI" w:cstheme="minorHAnsi"/>
              </w:rPr>
              <w:t>Risiko</w:t>
            </w:r>
            <w:proofErr w:type="spellEnd"/>
            <w:r w:rsidRPr="00DB25C4">
              <w:rPr>
                <w:rFonts w:eastAsia="Segoe UI" w:cstheme="minorHAnsi"/>
              </w:rPr>
              <w:t xml:space="preserve"> </w:t>
            </w:r>
            <w:proofErr w:type="spellStart"/>
            <w:r w:rsidRPr="00DB25C4">
              <w:rPr>
                <w:rFonts w:eastAsia="Segoe UI" w:cstheme="minorHAnsi"/>
              </w:rPr>
              <w:t>kerusakan</w:t>
            </w:r>
            <w:proofErr w:type="spellEnd"/>
            <w:r w:rsidRPr="00DB25C4">
              <w:rPr>
                <w:rFonts w:eastAsia="Segoe UI" w:cstheme="minorHAnsi"/>
              </w:rPr>
              <w:t xml:space="preserve"> </w:t>
            </w:r>
            <w:proofErr w:type="spellStart"/>
            <w:r w:rsidRPr="00DB25C4">
              <w:rPr>
                <w:rFonts w:eastAsia="Segoe UI" w:cstheme="minorHAnsi"/>
              </w:rPr>
              <w:t>atau</w:t>
            </w:r>
            <w:proofErr w:type="spellEnd"/>
            <w:r w:rsidRPr="00DB25C4">
              <w:rPr>
                <w:rFonts w:eastAsia="Segoe UI" w:cstheme="minorHAnsi"/>
              </w:rPr>
              <w:t xml:space="preserve"> </w:t>
            </w:r>
            <w:proofErr w:type="spellStart"/>
            <w:r w:rsidRPr="00DB25C4">
              <w:rPr>
                <w:rFonts w:eastAsia="Segoe UI" w:cstheme="minorHAnsi"/>
              </w:rPr>
              <w:t>keausan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yang </w:t>
            </w:r>
            <w:proofErr w:type="spellStart"/>
            <w:r w:rsidRPr="00DB25C4">
              <w:rPr>
                <w:rFonts w:eastAsia="Segoe UI" w:cstheme="minorHAnsi"/>
              </w:rPr>
              <w:t>diakibatkan</w:t>
            </w:r>
            <w:proofErr w:type="spellEnd"/>
            <w:r w:rsidRPr="00DB25C4">
              <w:rPr>
                <w:rFonts w:eastAsia="Segoe UI" w:cstheme="minorHAnsi"/>
              </w:rPr>
              <w:t xml:space="preserve"> oleh </w:t>
            </w:r>
            <w:proofErr w:type="spellStart"/>
            <w:r w:rsidRPr="00DB25C4">
              <w:rPr>
                <w:rFonts w:eastAsia="Segoe UI" w:cstheme="minorHAnsi"/>
              </w:rPr>
              <w:t>penggunaan</w:t>
            </w:r>
            <w:proofErr w:type="spellEnd"/>
            <w:r w:rsidRPr="00DB25C4">
              <w:rPr>
                <w:rFonts w:eastAsia="Segoe UI" w:cstheme="minorHAnsi"/>
              </w:rPr>
              <w:t xml:space="preserve"> yang </w:t>
            </w:r>
            <w:proofErr w:type="spellStart"/>
            <w:r w:rsidRPr="00DB25C4">
              <w:rPr>
                <w:rFonts w:eastAsia="Segoe UI" w:cstheme="minorHAnsi"/>
              </w:rPr>
              <w:t>tidak</w:t>
            </w:r>
            <w:proofErr w:type="spellEnd"/>
            <w:r w:rsidRPr="00DB25C4">
              <w:rPr>
                <w:rFonts w:eastAsia="Segoe UI" w:cstheme="minorHAnsi"/>
              </w:rPr>
              <w:t xml:space="preserve"> </w:t>
            </w:r>
            <w:proofErr w:type="spellStart"/>
            <w:r w:rsidRPr="00DB25C4">
              <w:rPr>
                <w:rFonts w:eastAsia="Segoe UI" w:cstheme="minorHAnsi"/>
              </w:rPr>
              <w:t>sesuai</w:t>
            </w:r>
            <w:proofErr w:type="spellEnd"/>
            <w:r w:rsidRPr="00DB25C4">
              <w:rPr>
                <w:rFonts w:eastAsia="Segoe UI" w:cstheme="minorHAnsi"/>
              </w:rPr>
              <w:t xml:space="preserve"> </w:t>
            </w:r>
            <w:proofErr w:type="spellStart"/>
            <w:r w:rsidRPr="00DB25C4">
              <w:rPr>
                <w:rFonts w:eastAsia="Segoe UI" w:cstheme="minorHAnsi"/>
              </w:rPr>
              <w:t>atau</w:t>
            </w:r>
            <w:proofErr w:type="spellEnd"/>
            <w:r w:rsidRPr="00DB25C4">
              <w:rPr>
                <w:rFonts w:eastAsia="Segoe UI" w:cstheme="minorHAnsi"/>
              </w:rPr>
              <w:t xml:space="preserve"> </w:t>
            </w:r>
            <w:proofErr w:type="spellStart"/>
            <w:r w:rsidRPr="00DB25C4">
              <w:rPr>
                <w:rFonts w:eastAsia="Segoe UI" w:cstheme="minorHAnsi"/>
              </w:rPr>
              <w:t>pemeliharaan</w:t>
            </w:r>
            <w:proofErr w:type="spellEnd"/>
            <w:r w:rsidRPr="00DB25C4">
              <w:rPr>
                <w:rFonts w:eastAsia="Segoe UI" w:cstheme="minorHAnsi"/>
              </w:rPr>
              <w:t xml:space="preserve"> yang </w:t>
            </w:r>
            <w:proofErr w:type="spellStart"/>
            <w:r w:rsidRPr="00DB25C4">
              <w:rPr>
                <w:rFonts w:eastAsia="Segoe UI" w:cstheme="minorHAnsi"/>
              </w:rPr>
              <w:t>tidak</w:t>
            </w:r>
            <w:proofErr w:type="spellEnd"/>
            <w:r w:rsidRPr="00DB25C4">
              <w:rPr>
                <w:rFonts w:eastAsia="Segoe UI" w:cstheme="minorHAnsi"/>
              </w:rPr>
              <w:t xml:space="preserve"> </w:t>
            </w:r>
            <w:proofErr w:type="spellStart"/>
            <w:r w:rsidRPr="00DB25C4">
              <w:rPr>
                <w:rFonts w:eastAsia="Segoe UI" w:cstheme="minorHAnsi"/>
              </w:rPr>
              <w:t>teratur</w:t>
            </w:r>
            <w:proofErr w:type="spellEnd"/>
          </w:p>
          <w:p w14:paraId="7CAE3241" w14:textId="77777777" w:rsidR="00B06B75" w:rsidRPr="00DB25C4" w:rsidRDefault="00B06B75" w:rsidP="00687314">
            <w:pPr>
              <w:spacing w:after="0" w:line="240" w:lineRule="auto"/>
              <w:ind w:left="242" w:hanging="242"/>
              <w:rPr>
                <w:rFonts w:cstheme="minorHAnsi"/>
              </w:rPr>
            </w:pPr>
            <w:r w:rsidRPr="00DB25C4">
              <w:rPr>
                <w:rFonts w:eastAsia="Calibri" w:cstheme="minorHAnsi"/>
              </w:rPr>
              <w:t xml:space="preserve"> </w:t>
            </w:r>
          </w:p>
          <w:p w14:paraId="41CADE26" w14:textId="77777777" w:rsidR="00B06B75" w:rsidRPr="00DB25C4" w:rsidRDefault="00B06B75" w:rsidP="009F6099">
            <w:pPr>
              <w:pStyle w:val="ListParagraph"/>
              <w:numPr>
                <w:ilvl w:val="0"/>
                <w:numId w:val="102"/>
              </w:numPr>
              <w:spacing w:after="0" w:line="240" w:lineRule="auto"/>
              <w:rPr>
                <w:rFonts w:eastAsia="Segoe UI" w:cstheme="minorHAnsi"/>
              </w:rPr>
            </w:pPr>
            <w:proofErr w:type="spellStart"/>
            <w:r w:rsidRPr="00DB25C4">
              <w:rPr>
                <w:rFonts w:eastAsia="Segoe UI" w:cstheme="minorHAnsi"/>
              </w:rPr>
              <w:t>Keterbatasan</w:t>
            </w:r>
            <w:proofErr w:type="spellEnd"/>
            <w:r w:rsidRPr="00DB25C4">
              <w:rPr>
                <w:rFonts w:eastAsia="Segoe UI" w:cstheme="minorHAnsi"/>
              </w:rPr>
              <w:t xml:space="preserve"> </w:t>
            </w:r>
            <w:proofErr w:type="spellStart"/>
            <w:r w:rsidRPr="00DB25C4">
              <w:rPr>
                <w:rFonts w:eastAsia="Segoe UI" w:cstheme="minorHAnsi"/>
              </w:rPr>
              <w:t>anggaran</w:t>
            </w:r>
            <w:proofErr w:type="spellEnd"/>
            <w:r w:rsidRPr="00DB25C4">
              <w:rPr>
                <w:rFonts w:eastAsia="Segoe UI" w:cstheme="minorHAnsi"/>
              </w:rPr>
              <w:t xml:space="preserve"> </w:t>
            </w:r>
            <w:proofErr w:type="spellStart"/>
            <w:r w:rsidRPr="00DB25C4">
              <w:rPr>
                <w:rFonts w:eastAsia="Segoe UI" w:cstheme="minorHAnsi"/>
              </w:rPr>
              <w:t>dalam</w:t>
            </w:r>
            <w:proofErr w:type="spellEnd"/>
            <w:r w:rsidRPr="00DB25C4">
              <w:rPr>
                <w:rFonts w:eastAsia="Segoe UI" w:cstheme="minorHAnsi"/>
              </w:rPr>
              <w:t xml:space="preserve"> </w:t>
            </w:r>
            <w:proofErr w:type="spellStart"/>
            <w:r w:rsidRPr="00DB25C4">
              <w:rPr>
                <w:rFonts w:eastAsia="Segoe UI" w:cstheme="minorHAnsi"/>
              </w:rPr>
              <w:t>pengelolaan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w:t>
            </w:r>
            <w:proofErr w:type="spellStart"/>
            <w:r w:rsidRPr="00DB25C4">
              <w:rPr>
                <w:rFonts w:eastAsia="Segoe UI" w:cstheme="minorHAnsi"/>
              </w:rPr>
              <w:t>pendidikan</w:t>
            </w:r>
            <w:proofErr w:type="spellEnd"/>
          </w:p>
        </w:tc>
      </w:tr>
    </w:tbl>
    <w:p w14:paraId="43C340D1" w14:textId="77777777" w:rsidR="00B06B75" w:rsidRPr="00DB25C4" w:rsidRDefault="00B06B75" w:rsidP="00687314">
      <w:pPr>
        <w:spacing w:after="0" w:line="240" w:lineRule="auto"/>
        <w:jc w:val="both"/>
        <w:rPr>
          <w:rFonts w:cstheme="minorHAnsi"/>
        </w:rPr>
      </w:pPr>
      <w:r w:rsidRPr="00DB25C4">
        <w:rPr>
          <w:rFonts w:eastAsia="Calibri" w:cstheme="minorHAnsi"/>
          <w:b/>
          <w:bCs/>
        </w:rPr>
        <w:t xml:space="preserve"> </w:t>
      </w:r>
    </w:p>
    <w:p w14:paraId="349A744F" w14:textId="77777777" w:rsidR="00B06B75" w:rsidRPr="00DB25C4" w:rsidRDefault="00B06B75" w:rsidP="009F6099">
      <w:pPr>
        <w:pStyle w:val="ListParagraph"/>
        <w:numPr>
          <w:ilvl w:val="2"/>
          <w:numId w:val="112"/>
        </w:numPr>
        <w:spacing w:after="0" w:line="240" w:lineRule="auto"/>
        <w:ind w:left="426" w:hanging="437"/>
        <w:rPr>
          <w:rFonts w:cstheme="minorHAnsi"/>
          <w:b/>
          <w:bCs/>
        </w:rPr>
      </w:pPr>
      <w:proofErr w:type="spellStart"/>
      <w:r w:rsidRPr="00DB25C4">
        <w:rPr>
          <w:rFonts w:cstheme="minorHAnsi"/>
          <w:b/>
          <w:bCs/>
        </w:rPr>
        <w:t>Tindak</w:t>
      </w:r>
      <w:proofErr w:type="spellEnd"/>
      <w:r w:rsidRPr="00DB25C4">
        <w:rPr>
          <w:rFonts w:cstheme="minorHAnsi"/>
          <w:b/>
          <w:bCs/>
        </w:rPr>
        <w:t xml:space="preserve"> </w:t>
      </w:r>
      <w:proofErr w:type="spellStart"/>
      <w:r w:rsidRPr="00DB25C4">
        <w:rPr>
          <w:rFonts w:cstheme="minorHAnsi"/>
          <w:b/>
          <w:bCs/>
        </w:rPr>
        <w:t>Lanjut</w:t>
      </w:r>
      <w:proofErr w:type="spellEnd"/>
    </w:p>
    <w:p w14:paraId="246CC122" w14:textId="77777777" w:rsidR="00B06B75" w:rsidRPr="00DB25C4" w:rsidRDefault="00B06B75" w:rsidP="00687314">
      <w:pPr>
        <w:spacing w:after="0" w:line="240" w:lineRule="auto"/>
        <w:ind w:left="709"/>
        <w:rPr>
          <w:rFonts w:cstheme="minorHAnsi"/>
        </w:rPr>
      </w:pPr>
      <w:proofErr w:type="spellStart"/>
      <w:r w:rsidRPr="00DB25C4">
        <w:rPr>
          <w:rFonts w:eastAsia="Calibri" w:cstheme="minorHAnsi"/>
        </w:rPr>
        <w:t>Tindak</w:t>
      </w:r>
      <w:proofErr w:type="spellEnd"/>
      <w:r w:rsidRPr="00DB25C4">
        <w:rPr>
          <w:rFonts w:eastAsia="Calibri" w:cstheme="minorHAnsi"/>
        </w:rPr>
        <w:t xml:space="preserve"> </w:t>
      </w:r>
      <w:proofErr w:type="spellStart"/>
      <w:r w:rsidRPr="00DB25C4">
        <w:rPr>
          <w:rFonts w:eastAsia="Calibri" w:cstheme="minorHAnsi"/>
        </w:rPr>
        <w:t>lanjut</w:t>
      </w:r>
      <w:proofErr w:type="spellEnd"/>
      <w:r w:rsidRPr="00DB25C4">
        <w:rPr>
          <w:rFonts w:eastAsia="Calibri" w:cstheme="minorHAnsi"/>
        </w:rPr>
        <w:t xml:space="preserve"> yang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diambil</w:t>
      </w:r>
      <w:proofErr w:type="spellEnd"/>
      <w:r w:rsidRPr="00DB25C4">
        <w:rPr>
          <w:rFonts w:eastAsia="Calibri" w:cstheme="minorHAnsi"/>
        </w:rPr>
        <w:t xml:space="preserve"> oleh UPPS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rangka</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jumlah</w:t>
      </w:r>
      <w:proofErr w:type="spellEnd"/>
      <w:r w:rsidRPr="00DB25C4">
        <w:rPr>
          <w:rFonts w:eastAsia="Calibri" w:cstheme="minorHAnsi"/>
        </w:rPr>
        <w:t xml:space="preserve">, </w:t>
      </w:r>
      <w:proofErr w:type="spellStart"/>
      <w:r w:rsidRPr="00DB25C4">
        <w:rPr>
          <w:rFonts w:eastAsia="Calibri" w:cstheme="minorHAnsi"/>
        </w:rPr>
        <w:t>jenis</w:t>
      </w:r>
      <w:proofErr w:type="spellEnd"/>
      <w:r w:rsidRPr="00DB25C4">
        <w:rPr>
          <w:rFonts w:eastAsia="Calibri" w:cstheme="minorHAnsi"/>
        </w:rPr>
        <w:t xml:space="preserve">, </w:t>
      </w:r>
      <w:proofErr w:type="spellStart"/>
      <w:r w:rsidRPr="00DB25C4">
        <w:rPr>
          <w:rFonts w:eastAsia="Calibri" w:cstheme="minorHAnsi"/>
        </w:rPr>
        <w:t>kualitas</w:t>
      </w:r>
      <w:proofErr w:type="spellEnd"/>
      <w:r w:rsidRPr="00DB25C4">
        <w:rPr>
          <w:rFonts w:eastAsia="Calibri" w:cstheme="minorHAnsi"/>
        </w:rPr>
        <w:t xml:space="preserve">, dan </w:t>
      </w:r>
      <w:proofErr w:type="spellStart"/>
      <w:r w:rsidRPr="00DB25C4">
        <w:rPr>
          <w:rFonts w:eastAsia="Calibri" w:cstheme="minorHAnsi"/>
        </w:rPr>
        <w:t>pemanfaatan</w:t>
      </w:r>
      <w:proofErr w:type="spellEnd"/>
      <w:r w:rsidRPr="00DB25C4">
        <w:rPr>
          <w:rFonts w:eastAsia="Calibri" w:cstheme="minorHAnsi"/>
        </w:rPr>
        <w:t xml:space="preserve"> </w:t>
      </w:r>
      <w:proofErr w:type="spellStart"/>
      <w:r w:rsidRPr="00DB25C4">
        <w:rPr>
          <w:rFonts w:eastAsia="Calibri" w:cstheme="minorHAnsi"/>
        </w:rPr>
        <w:t>prasarana</w:t>
      </w:r>
      <w:proofErr w:type="spellEnd"/>
      <w:r w:rsidRPr="00DB25C4">
        <w:rPr>
          <w:rFonts w:eastAsia="Calibri" w:cstheme="minorHAnsi"/>
        </w:rPr>
        <w:t xml:space="preserve"> dan </w:t>
      </w:r>
      <w:proofErr w:type="spellStart"/>
      <w:r w:rsidRPr="00DB25C4">
        <w:rPr>
          <w:rFonts w:eastAsia="Calibri" w:cstheme="minorHAnsi"/>
        </w:rPr>
        <w:t>sarana</w:t>
      </w:r>
      <w:proofErr w:type="spellEnd"/>
      <w:r w:rsidRPr="00DB25C4">
        <w:rPr>
          <w:rFonts w:eastAsia="Calibri" w:cstheme="minorHAnsi"/>
        </w:rPr>
        <w:t xml:space="preserve"> </w:t>
      </w:r>
      <w:proofErr w:type="spellStart"/>
      <w:r w:rsidRPr="00DB25C4">
        <w:rPr>
          <w:rFonts w:eastAsia="Calibri" w:cstheme="minorHAnsi"/>
        </w:rPr>
        <w:t>kegiatan</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w:t>
      </w:r>
      <w:proofErr w:type="spellStart"/>
      <w:r w:rsidRPr="00DB25C4">
        <w:rPr>
          <w:rFonts w:eastAsia="Calibri" w:cstheme="minorHAnsi"/>
        </w:rPr>
        <w:t>perkuliahan</w:t>
      </w:r>
      <w:proofErr w:type="spellEnd"/>
      <w:r w:rsidRPr="00DB25C4">
        <w:rPr>
          <w:rFonts w:eastAsia="Calibri" w:cstheme="minorHAnsi"/>
        </w:rPr>
        <w:t xml:space="preserve">, </w:t>
      </w:r>
      <w:proofErr w:type="spellStart"/>
      <w:r w:rsidRPr="00DB25C4">
        <w:rPr>
          <w:rFonts w:eastAsia="Calibri" w:cstheme="minorHAnsi"/>
        </w:rPr>
        <w:t>pembimbingan</w:t>
      </w:r>
      <w:proofErr w:type="spellEnd"/>
      <w:r w:rsidRPr="00DB25C4">
        <w:rPr>
          <w:rFonts w:eastAsia="Calibri" w:cstheme="minorHAnsi"/>
        </w:rPr>
        <w:t xml:space="preserve"> </w:t>
      </w:r>
      <w:proofErr w:type="spellStart"/>
      <w:r w:rsidRPr="00DB25C4">
        <w:rPr>
          <w:rFonts w:eastAsia="Calibri" w:cstheme="minorHAnsi"/>
        </w:rPr>
        <w:t>ujian</w:t>
      </w:r>
      <w:proofErr w:type="spellEnd"/>
      <w:r w:rsidRPr="00DB25C4">
        <w:rPr>
          <w:rFonts w:eastAsia="Calibri" w:cstheme="minorHAnsi"/>
        </w:rPr>
        <w:t xml:space="preserve">, seminar, </w:t>
      </w:r>
      <w:proofErr w:type="spellStart"/>
      <w:r w:rsidRPr="00DB25C4">
        <w:rPr>
          <w:rFonts w:eastAsia="Calibri" w:cstheme="minorHAnsi"/>
        </w:rPr>
        <w:t>lokakarya</w:t>
      </w:r>
      <w:proofErr w:type="spellEnd"/>
      <w:r w:rsidRPr="00DB25C4">
        <w:rPr>
          <w:rFonts w:eastAsia="Calibri" w:cstheme="minorHAnsi"/>
        </w:rPr>
        <w:t>, dan lain-lain</w:t>
      </w:r>
    </w:p>
    <w:tbl>
      <w:tblPr>
        <w:tblW w:w="0" w:type="auto"/>
        <w:tblInd w:w="360" w:type="dxa"/>
        <w:tblLayout w:type="fixed"/>
        <w:tblLook w:val="04A0" w:firstRow="1" w:lastRow="0" w:firstColumn="1" w:lastColumn="0" w:noHBand="0" w:noVBand="1"/>
      </w:tblPr>
      <w:tblGrid>
        <w:gridCol w:w="2880"/>
        <w:gridCol w:w="6840"/>
      </w:tblGrid>
      <w:tr w:rsidR="00B06B75" w:rsidRPr="00DB25C4" w14:paraId="61E20DED" w14:textId="77777777" w:rsidTr="00CD4E67">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B3A054C" w14:textId="77777777" w:rsidR="00B06B75" w:rsidRPr="00DB25C4" w:rsidRDefault="00B06B75" w:rsidP="00687314">
            <w:pPr>
              <w:spacing w:after="0" w:line="240" w:lineRule="auto"/>
              <w:jc w:val="center"/>
              <w:rPr>
                <w:rFonts w:cstheme="minorHAnsi"/>
              </w:rPr>
            </w:pPr>
            <w:proofErr w:type="spellStart"/>
            <w:r w:rsidRPr="00DB25C4">
              <w:rPr>
                <w:rFonts w:eastAsia="Segoe UI" w:cstheme="minorHAnsi"/>
                <w:b/>
                <w:bCs/>
              </w:rPr>
              <w:t>Aspek</w:t>
            </w:r>
            <w:proofErr w:type="spellEnd"/>
          </w:p>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7BEA2D8A" w14:textId="77777777" w:rsidR="00B06B75" w:rsidRPr="00DB25C4" w:rsidRDefault="00B06B75" w:rsidP="00687314">
            <w:pPr>
              <w:spacing w:after="0" w:line="240" w:lineRule="auto"/>
              <w:jc w:val="center"/>
              <w:rPr>
                <w:rFonts w:cstheme="minorHAnsi"/>
              </w:rPr>
            </w:pPr>
            <w:proofErr w:type="spellStart"/>
            <w:r w:rsidRPr="00DB25C4">
              <w:rPr>
                <w:rFonts w:eastAsia="Segoe UI" w:cstheme="minorHAnsi"/>
                <w:b/>
                <w:bCs/>
              </w:rPr>
              <w:t>Tindak</w:t>
            </w:r>
            <w:proofErr w:type="spellEnd"/>
            <w:r w:rsidRPr="00DB25C4">
              <w:rPr>
                <w:rFonts w:eastAsia="Segoe UI" w:cstheme="minorHAnsi"/>
                <w:b/>
                <w:bCs/>
              </w:rPr>
              <w:t xml:space="preserve"> </w:t>
            </w:r>
            <w:proofErr w:type="spellStart"/>
            <w:r w:rsidRPr="00DB25C4">
              <w:rPr>
                <w:rFonts w:eastAsia="Segoe UI" w:cstheme="minorHAnsi"/>
                <w:b/>
                <w:bCs/>
              </w:rPr>
              <w:t>Lanjut</w:t>
            </w:r>
            <w:proofErr w:type="spellEnd"/>
          </w:p>
        </w:tc>
      </w:tr>
      <w:tr w:rsidR="00B06B75" w:rsidRPr="00DB25C4" w14:paraId="79B68C03" w14:textId="77777777" w:rsidTr="00CD4E67">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83D349C" w14:textId="77777777" w:rsidR="00B06B75" w:rsidRPr="00DB25C4" w:rsidRDefault="00B06B75" w:rsidP="00687314">
            <w:pPr>
              <w:spacing w:after="0" w:line="240" w:lineRule="auto"/>
              <w:rPr>
                <w:rFonts w:cstheme="minorHAnsi"/>
              </w:rPr>
            </w:pP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koordinasi</w:t>
            </w:r>
            <w:proofErr w:type="spellEnd"/>
            <w:r w:rsidRPr="00DB25C4">
              <w:rPr>
                <w:rFonts w:eastAsia="Segoe UI" w:cstheme="minorHAnsi"/>
              </w:rPr>
              <w:t xml:space="preserve"> dan </w:t>
            </w:r>
            <w:proofErr w:type="spellStart"/>
            <w:r w:rsidRPr="00DB25C4">
              <w:rPr>
                <w:rFonts w:eastAsia="Segoe UI" w:cstheme="minorHAnsi"/>
              </w:rPr>
              <w:t>komunikasi</w:t>
            </w:r>
            <w:proofErr w:type="spellEnd"/>
            <w:r w:rsidRPr="00DB25C4">
              <w:rPr>
                <w:rFonts w:eastAsia="Segoe UI" w:cstheme="minorHAnsi"/>
              </w:rPr>
              <w:t xml:space="preserve"> </w:t>
            </w:r>
            <w:proofErr w:type="spellStart"/>
            <w:r w:rsidRPr="00DB25C4">
              <w:rPr>
                <w:rFonts w:eastAsia="Segoe UI" w:cstheme="minorHAnsi"/>
              </w:rPr>
              <w:t>antar</w:t>
            </w:r>
            <w:proofErr w:type="spellEnd"/>
            <w:r w:rsidRPr="00DB25C4">
              <w:rPr>
                <w:rFonts w:eastAsia="Segoe UI" w:cstheme="minorHAnsi"/>
              </w:rPr>
              <w:t xml:space="preserve"> unit </w:t>
            </w:r>
            <w:proofErr w:type="spellStart"/>
            <w:r w:rsidRPr="00DB25C4">
              <w:rPr>
                <w:rFonts w:eastAsia="Segoe UI" w:cstheme="minorHAnsi"/>
              </w:rPr>
              <w:t>kerja</w:t>
            </w:r>
            <w:proofErr w:type="spellEnd"/>
          </w:p>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1F1813A6" w14:textId="77777777" w:rsidR="00B06B75" w:rsidRPr="00DB25C4" w:rsidRDefault="00B06B75" w:rsidP="00687314">
            <w:pPr>
              <w:spacing w:after="0" w:line="240" w:lineRule="auto"/>
              <w:rPr>
                <w:rFonts w:eastAsia="Segoe UI" w:cstheme="minorHAnsi"/>
              </w:rPr>
            </w:pPr>
            <w:r w:rsidRPr="00DB25C4">
              <w:rPr>
                <w:rFonts w:eastAsia="Segoe UI" w:cstheme="minorHAnsi"/>
              </w:rPr>
              <w:t xml:space="preserve">Hal </w:t>
            </w:r>
            <w:proofErr w:type="spellStart"/>
            <w:r w:rsidRPr="00DB25C4">
              <w:rPr>
                <w:rFonts w:eastAsia="Segoe UI" w:cstheme="minorHAnsi"/>
              </w:rPr>
              <w:t>ini</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mengoptimalkan</w:t>
            </w:r>
            <w:proofErr w:type="spellEnd"/>
            <w:r w:rsidRPr="00DB25C4">
              <w:rPr>
                <w:rFonts w:eastAsia="Segoe UI" w:cstheme="minorHAnsi"/>
              </w:rPr>
              <w:t xml:space="preserve"> </w:t>
            </w:r>
            <w:proofErr w:type="spellStart"/>
            <w:r w:rsidRPr="00DB25C4">
              <w:rPr>
                <w:rFonts w:eastAsia="Segoe UI" w:cstheme="minorHAnsi"/>
              </w:rPr>
              <w:t>penggunaan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yang </w:t>
            </w:r>
            <w:proofErr w:type="spellStart"/>
            <w:r w:rsidRPr="00DB25C4">
              <w:rPr>
                <w:rFonts w:eastAsia="Segoe UI" w:cstheme="minorHAnsi"/>
              </w:rPr>
              <w:t>ada</w:t>
            </w:r>
            <w:proofErr w:type="spellEnd"/>
            <w:r w:rsidRPr="00DB25C4">
              <w:rPr>
                <w:rFonts w:eastAsia="Segoe UI" w:cstheme="minorHAnsi"/>
              </w:rPr>
              <w:t xml:space="preserve">. </w:t>
            </w:r>
            <w:proofErr w:type="spellStart"/>
            <w:r w:rsidRPr="00DB25C4">
              <w:rPr>
                <w:rFonts w:eastAsia="Segoe UI" w:cstheme="minorHAnsi"/>
              </w:rPr>
              <w:t>Dalam</w:t>
            </w:r>
            <w:proofErr w:type="spellEnd"/>
            <w:r w:rsidRPr="00DB25C4">
              <w:rPr>
                <w:rFonts w:eastAsia="Segoe UI" w:cstheme="minorHAnsi"/>
              </w:rPr>
              <w:t xml:space="preserve"> </w:t>
            </w:r>
            <w:proofErr w:type="spellStart"/>
            <w:r w:rsidRPr="00DB25C4">
              <w:rPr>
                <w:rFonts w:eastAsia="Segoe UI" w:cstheme="minorHAnsi"/>
              </w:rPr>
              <w:t>hal</w:t>
            </w:r>
            <w:proofErr w:type="spellEnd"/>
            <w:r w:rsidRPr="00DB25C4">
              <w:rPr>
                <w:rFonts w:eastAsia="Segoe UI" w:cstheme="minorHAnsi"/>
              </w:rPr>
              <w:t xml:space="preserve"> </w:t>
            </w:r>
            <w:proofErr w:type="spellStart"/>
            <w:r w:rsidRPr="00DB25C4">
              <w:rPr>
                <w:rFonts w:eastAsia="Segoe UI" w:cstheme="minorHAnsi"/>
              </w:rPr>
              <w:t>ini</w:t>
            </w:r>
            <w:proofErr w:type="spellEnd"/>
            <w:r w:rsidRPr="00DB25C4">
              <w:rPr>
                <w:rFonts w:eastAsia="Segoe UI" w:cstheme="minorHAnsi"/>
              </w:rPr>
              <w:t xml:space="preserve">, </w:t>
            </w:r>
            <w:proofErr w:type="spellStart"/>
            <w:r w:rsidRPr="00DB25C4">
              <w:rPr>
                <w:rFonts w:eastAsia="Segoe UI" w:cstheme="minorHAnsi"/>
              </w:rPr>
              <w:t>perlu</w:t>
            </w:r>
            <w:proofErr w:type="spellEnd"/>
            <w:r w:rsidRPr="00DB25C4">
              <w:rPr>
                <w:rFonts w:eastAsia="Segoe UI" w:cstheme="minorHAnsi"/>
              </w:rPr>
              <w:t xml:space="preserve"> </w:t>
            </w:r>
            <w:proofErr w:type="spellStart"/>
            <w:r w:rsidRPr="00DB25C4">
              <w:rPr>
                <w:rFonts w:eastAsia="Segoe UI" w:cstheme="minorHAnsi"/>
              </w:rPr>
              <w:t>dibentuk</w:t>
            </w:r>
            <w:proofErr w:type="spellEnd"/>
            <w:r w:rsidRPr="00DB25C4">
              <w:rPr>
                <w:rFonts w:eastAsia="Segoe UI" w:cstheme="minorHAnsi"/>
              </w:rPr>
              <w:t xml:space="preserve"> </w:t>
            </w:r>
            <w:proofErr w:type="spellStart"/>
            <w:r w:rsidRPr="00DB25C4">
              <w:rPr>
                <w:rFonts w:eastAsia="Segoe UI" w:cstheme="minorHAnsi"/>
              </w:rPr>
              <w:t>tim</w:t>
            </w:r>
            <w:proofErr w:type="spellEnd"/>
            <w:r w:rsidRPr="00DB25C4">
              <w:rPr>
                <w:rFonts w:eastAsia="Segoe UI" w:cstheme="minorHAnsi"/>
              </w:rPr>
              <w:t xml:space="preserve"> </w:t>
            </w:r>
            <w:proofErr w:type="spellStart"/>
            <w:r w:rsidRPr="00DB25C4">
              <w:rPr>
                <w:rFonts w:eastAsia="Segoe UI" w:cstheme="minorHAnsi"/>
              </w:rPr>
              <w:t>koordinasi</w:t>
            </w:r>
            <w:proofErr w:type="spellEnd"/>
            <w:r w:rsidRPr="00DB25C4">
              <w:rPr>
                <w:rFonts w:eastAsia="Segoe UI" w:cstheme="minorHAnsi"/>
              </w:rPr>
              <w:t xml:space="preserve"> yang </w:t>
            </w:r>
            <w:proofErr w:type="spellStart"/>
            <w:r w:rsidRPr="00DB25C4">
              <w:rPr>
                <w:rFonts w:eastAsia="Segoe UI" w:cstheme="minorHAnsi"/>
              </w:rPr>
              <w:t>terdiri</w:t>
            </w:r>
            <w:proofErr w:type="spellEnd"/>
            <w:r w:rsidRPr="00DB25C4">
              <w:rPr>
                <w:rFonts w:eastAsia="Segoe UI" w:cstheme="minorHAnsi"/>
              </w:rPr>
              <w:t xml:space="preserve"> </w:t>
            </w:r>
            <w:proofErr w:type="spellStart"/>
            <w:r w:rsidRPr="00DB25C4">
              <w:rPr>
                <w:rFonts w:eastAsia="Segoe UI" w:cstheme="minorHAnsi"/>
              </w:rPr>
              <w:t>dari</w:t>
            </w:r>
            <w:proofErr w:type="spellEnd"/>
            <w:r w:rsidRPr="00DB25C4">
              <w:rPr>
                <w:rFonts w:eastAsia="Segoe UI" w:cstheme="minorHAnsi"/>
              </w:rPr>
              <w:t xml:space="preserve"> </w:t>
            </w:r>
            <w:proofErr w:type="spellStart"/>
            <w:r w:rsidRPr="00DB25C4">
              <w:rPr>
                <w:rFonts w:eastAsia="Segoe UI" w:cstheme="minorHAnsi"/>
              </w:rPr>
              <w:t>perwakilan</w:t>
            </w:r>
            <w:proofErr w:type="spellEnd"/>
            <w:r w:rsidRPr="00DB25C4">
              <w:rPr>
                <w:rFonts w:eastAsia="Segoe UI" w:cstheme="minorHAnsi"/>
              </w:rPr>
              <w:t xml:space="preserve"> </w:t>
            </w:r>
            <w:proofErr w:type="spellStart"/>
            <w:r w:rsidRPr="00DB25C4">
              <w:rPr>
                <w:rFonts w:eastAsia="Segoe UI" w:cstheme="minorHAnsi"/>
              </w:rPr>
              <w:t>dari</w:t>
            </w:r>
            <w:proofErr w:type="spellEnd"/>
            <w:r w:rsidRPr="00DB25C4">
              <w:rPr>
                <w:rFonts w:eastAsia="Segoe UI" w:cstheme="minorHAnsi"/>
              </w:rPr>
              <w:t xml:space="preserve"> </w:t>
            </w:r>
            <w:proofErr w:type="spellStart"/>
            <w:r w:rsidRPr="00DB25C4">
              <w:rPr>
                <w:rFonts w:eastAsia="Segoe UI" w:cstheme="minorHAnsi"/>
              </w:rPr>
              <w:t>setiap</w:t>
            </w:r>
            <w:proofErr w:type="spellEnd"/>
            <w:r w:rsidRPr="00DB25C4">
              <w:rPr>
                <w:rFonts w:eastAsia="Segoe UI" w:cstheme="minorHAnsi"/>
              </w:rPr>
              <w:t xml:space="preserve"> unit </w:t>
            </w:r>
            <w:proofErr w:type="spellStart"/>
            <w:r w:rsidRPr="00DB25C4">
              <w:rPr>
                <w:rFonts w:eastAsia="Segoe UI" w:cstheme="minorHAnsi"/>
              </w:rPr>
              <w:t>kerja</w:t>
            </w:r>
            <w:proofErr w:type="spellEnd"/>
            <w:r w:rsidRPr="00DB25C4">
              <w:rPr>
                <w:rFonts w:eastAsia="Segoe UI" w:cstheme="minorHAnsi"/>
              </w:rPr>
              <w:t xml:space="preserve">, yang </w:t>
            </w:r>
            <w:proofErr w:type="spellStart"/>
            <w:r w:rsidRPr="00DB25C4">
              <w:rPr>
                <w:rFonts w:eastAsia="Segoe UI" w:cstheme="minorHAnsi"/>
              </w:rPr>
              <w:t>bertugas</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memantau</w:t>
            </w:r>
            <w:proofErr w:type="spellEnd"/>
            <w:r w:rsidRPr="00DB25C4">
              <w:rPr>
                <w:rFonts w:eastAsia="Segoe UI" w:cstheme="minorHAnsi"/>
              </w:rPr>
              <w:t xml:space="preserve"> dan </w:t>
            </w:r>
            <w:proofErr w:type="spellStart"/>
            <w:r w:rsidRPr="00DB25C4">
              <w:rPr>
                <w:rFonts w:eastAsia="Segoe UI" w:cstheme="minorHAnsi"/>
              </w:rPr>
              <w:t>mengelola</w:t>
            </w:r>
            <w:proofErr w:type="spellEnd"/>
            <w:r w:rsidRPr="00DB25C4">
              <w:rPr>
                <w:rFonts w:eastAsia="Segoe UI" w:cstheme="minorHAnsi"/>
              </w:rPr>
              <w:t xml:space="preserve"> </w:t>
            </w:r>
            <w:proofErr w:type="spellStart"/>
            <w:r w:rsidRPr="00DB25C4">
              <w:rPr>
                <w:rFonts w:eastAsia="Segoe UI" w:cstheme="minorHAnsi"/>
              </w:rPr>
              <w:t>penggunaan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w:t>
            </w:r>
            <w:proofErr w:type="spellStart"/>
            <w:r w:rsidRPr="00DB25C4">
              <w:rPr>
                <w:rFonts w:eastAsia="Segoe UI" w:cstheme="minorHAnsi"/>
              </w:rPr>
              <w:t>secara</w:t>
            </w:r>
            <w:proofErr w:type="spellEnd"/>
            <w:r w:rsidRPr="00DB25C4">
              <w:rPr>
                <w:rFonts w:eastAsia="Segoe UI" w:cstheme="minorHAnsi"/>
              </w:rPr>
              <w:t xml:space="preserve"> optimal. </w:t>
            </w:r>
            <w:proofErr w:type="spellStart"/>
            <w:r w:rsidRPr="00DB25C4">
              <w:rPr>
                <w:rFonts w:eastAsia="Segoe UI" w:cstheme="minorHAnsi"/>
              </w:rPr>
              <w:t>Jadwal</w:t>
            </w:r>
            <w:proofErr w:type="spellEnd"/>
            <w:r w:rsidRPr="00DB25C4">
              <w:rPr>
                <w:rFonts w:eastAsia="Segoe UI" w:cstheme="minorHAnsi"/>
              </w:rPr>
              <w:t xml:space="preserve"> </w:t>
            </w:r>
            <w:proofErr w:type="spellStart"/>
            <w:r w:rsidRPr="00DB25C4">
              <w:rPr>
                <w:rFonts w:eastAsia="Segoe UI" w:cstheme="minorHAnsi"/>
              </w:rPr>
              <w:t>penggunaan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yang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diakses</w:t>
            </w:r>
            <w:proofErr w:type="spellEnd"/>
            <w:r w:rsidRPr="00DB25C4">
              <w:rPr>
                <w:rFonts w:eastAsia="Segoe UI" w:cstheme="minorHAnsi"/>
              </w:rPr>
              <w:t xml:space="preserve"> oleh </w:t>
            </w:r>
            <w:proofErr w:type="spellStart"/>
            <w:r w:rsidRPr="00DB25C4">
              <w:rPr>
                <w:rFonts w:eastAsia="Segoe UI" w:cstheme="minorHAnsi"/>
              </w:rPr>
              <w:t>semua</w:t>
            </w:r>
            <w:proofErr w:type="spellEnd"/>
            <w:r w:rsidRPr="00DB25C4">
              <w:rPr>
                <w:rFonts w:eastAsia="Segoe UI" w:cstheme="minorHAnsi"/>
              </w:rPr>
              <w:t xml:space="preserve"> unit </w:t>
            </w:r>
            <w:proofErr w:type="spellStart"/>
            <w:r w:rsidRPr="00DB25C4">
              <w:rPr>
                <w:rFonts w:eastAsia="Segoe UI" w:cstheme="minorHAnsi"/>
              </w:rPr>
              <w:t>kerja</w:t>
            </w:r>
            <w:proofErr w:type="spellEnd"/>
            <w:r w:rsidRPr="00DB25C4">
              <w:rPr>
                <w:rFonts w:eastAsia="Segoe UI" w:cstheme="minorHAnsi"/>
              </w:rPr>
              <w:t xml:space="preserve">, </w:t>
            </w:r>
            <w:proofErr w:type="spellStart"/>
            <w:r w:rsidRPr="00DB25C4">
              <w:rPr>
                <w:rFonts w:eastAsia="Segoe UI" w:cstheme="minorHAnsi"/>
              </w:rPr>
              <w:t>sehingga</w:t>
            </w:r>
            <w:proofErr w:type="spellEnd"/>
            <w:r w:rsidRPr="00DB25C4">
              <w:rPr>
                <w:rFonts w:eastAsia="Segoe UI" w:cstheme="minorHAnsi"/>
              </w:rPr>
              <w:t xml:space="preserve"> </w:t>
            </w:r>
            <w:proofErr w:type="spellStart"/>
            <w:r w:rsidRPr="00DB25C4">
              <w:rPr>
                <w:rFonts w:eastAsia="Segoe UI" w:cstheme="minorHAnsi"/>
              </w:rPr>
              <w:t>terjadi</w:t>
            </w:r>
            <w:proofErr w:type="spellEnd"/>
            <w:r w:rsidRPr="00DB25C4">
              <w:rPr>
                <w:rFonts w:eastAsia="Segoe UI" w:cstheme="minorHAnsi"/>
              </w:rPr>
              <w:t xml:space="preserve"> sharing resources dan </w:t>
            </w:r>
            <w:proofErr w:type="spellStart"/>
            <w:r w:rsidRPr="00DB25C4">
              <w:rPr>
                <w:rFonts w:eastAsia="Segoe UI" w:cstheme="minorHAnsi"/>
              </w:rPr>
              <w:t>penggunaan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w:t>
            </w:r>
            <w:proofErr w:type="spellStart"/>
            <w:r w:rsidRPr="00DB25C4">
              <w:rPr>
                <w:rFonts w:eastAsia="Segoe UI" w:cstheme="minorHAnsi"/>
              </w:rPr>
              <w:t>lebih</w:t>
            </w:r>
            <w:proofErr w:type="spellEnd"/>
            <w:r w:rsidRPr="00DB25C4">
              <w:rPr>
                <w:rFonts w:eastAsia="Segoe UI" w:cstheme="minorHAnsi"/>
              </w:rPr>
              <w:t xml:space="preserve"> </w:t>
            </w:r>
            <w:proofErr w:type="spellStart"/>
            <w:r w:rsidRPr="00DB25C4">
              <w:rPr>
                <w:rFonts w:eastAsia="Segoe UI" w:cstheme="minorHAnsi"/>
              </w:rPr>
              <w:t>efisien</w:t>
            </w:r>
            <w:proofErr w:type="spellEnd"/>
          </w:p>
        </w:tc>
      </w:tr>
      <w:tr w:rsidR="00B06B75" w:rsidRPr="00DB25C4" w14:paraId="5011F038" w14:textId="77777777" w:rsidTr="00CD4E67">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B263E95" w14:textId="77777777" w:rsidR="00B06B75" w:rsidRPr="00DB25C4" w:rsidRDefault="00B06B75" w:rsidP="00687314">
            <w:pPr>
              <w:spacing w:after="0" w:line="240" w:lineRule="auto"/>
              <w:rPr>
                <w:rFonts w:cstheme="minorHAnsi"/>
              </w:rPr>
            </w:pPr>
            <w:proofErr w:type="spellStart"/>
            <w:r w:rsidRPr="00DB25C4">
              <w:rPr>
                <w:rFonts w:eastAsia="Segoe UI" w:cstheme="minorHAnsi"/>
              </w:rPr>
              <w:t>Mengembangkan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w:t>
            </w:r>
            <w:proofErr w:type="spellStart"/>
            <w:r w:rsidRPr="00DB25C4">
              <w:rPr>
                <w:rFonts w:eastAsia="Segoe UI" w:cstheme="minorHAnsi"/>
              </w:rPr>
              <w:t>pendidikan</w:t>
            </w:r>
            <w:proofErr w:type="spellEnd"/>
            <w:r w:rsidRPr="00DB25C4">
              <w:rPr>
                <w:rFonts w:eastAsia="Segoe UI" w:cstheme="minorHAnsi"/>
              </w:rPr>
              <w:t xml:space="preserve"> yang </w:t>
            </w:r>
            <w:proofErr w:type="spellStart"/>
            <w:r w:rsidRPr="00DB25C4">
              <w:rPr>
                <w:rFonts w:eastAsia="Segoe UI" w:cstheme="minorHAnsi"/>
              </w:rPr>
              <w:t>sesuai</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kebutuhan</w:t>
            </w:r>
            <w:proofErr w:type="spellEnd"/>
            <w:r w:rsidRPr="00DB25C4">
              <w:rPr>
                <w:rFonts w:eastAsia="Segoe UI" w:cstheme="minorHAnsi"/>
              </w:rPr>
              <w:t xml:space="preserve"> Tri Dharma </w:t>
            </w:r>
            <w:proofErr w:type="spellStart"/>
            <w:r w:rsidRPr="00DB25C4">
              <w:rPr>
                <w:rFonts w:eastAsia="Segoe UI" w:cstheme="minorHAnsi"/>
              </w:rPr>
              <w:t>Perguruan</w:t>
            </w:r>
            <w:proofErr w:type="spellEnd"/>
            <w:r w:rsidRPr="00DB25C4">
              <w:rPr>
                <w:rFonts w:eastAsia="Segoe UI" w:cstheme="minorHAnsi"/>
              </w:rPr>
              <w:t xml:space="preserve"> Tinggi dan </w:t>
            </w:r>
            <w:proofErr w:type="spellStart"/>
            <w:r w:rsidRPr="00DB25C4">
              <w:rPr>
                <w:rFonts w:eastAsia="Segoe UI" w:cstheme="minorHAnsi"/>
              </w:rPr>
              <w:t>kegiatan</w:t>
            </w:r>
            <w:proofErr w:type="spellEnd"/>
            <w:r w:rsidRPr="00DB25C4">
              <w:rPr>
                <w:rFonts w:eastAsia="Segoe UI" w:cstheme="minorHAnsi"/>
              </w:rPr>
              <w:t xml:space="preserve"> </w:t>
            </w:r>
            <w:proofErr w:type="spellStart"/>
            <w:r w:rsidRPr="00DB25C4">
              <w:rPr>
                <w:rFonts w:eastAsia="Segoe UI" w:cstheme="minorHAnsi"/>
              </w:rPr>
              <w:t>penunjang</w:t>
            </w:r>
            <w:proofErr w:type="spellEnd"/>
            <w:r w:rsidRPr="00DB25C4">
              <w:rPr>
                <w:rFonts w:eastAsia="Segoe UI" w:cstheme="minorHAnsi"/>
              </w:rPr>
              <w:t xml:space="preserve"> Tri Dharma.</w:t>
            </w:r>
          </w:p>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353BBEC2" w14:textId="77777777" w:rsidR="00B06B75" w:rsidRPr="00DB25C4" w:rsidRDefault="00B06B75" w:rsidP="00687314">
            <w:pPr>
              <w:spacing w:after="0" w:line="240" w:lineRule="auto"/>
              <w:rPr>
                <w:rFonts w:cstheme="minorHAnsi"/>
              </w:rPr>
            </w:pP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itu</w:t>
            </w:r>
            <w:proofErr w:type="spellEnd"/>
            <w:r w:rsidRPr="00DB25C4">
              <w:rPr>
                <w:rFonts w:eastAsia="Segoe UI" w:cstheme="minorHAnsi"/>
              </w:rPr>
              <w:t xml:space="preserve">, </w:t>
            </w:r>
            <w:proofErr w:type="spellStart"/>
            <w:r w:rsidRPr="00DB25C4">
              <w:rPr>
                <w:rFonts w:eastAsia="Segoe UI" w:cstheme="minorHAnsi"/>
              </w:rPr>
              <w:t>perlu</w:t>
            </w:r>
            <w:proofErr w:type="spellEnd"/>
            <w:r w:rsidRPr="00DB25C4">
              <w:rPr>
                <w:rFonts w:eastAsia="Segoe UI" w:cstheme="minorHAnsi"/>
              </w:rPr>
              <w:t xml:space="preserve"> </w:t>
            </w:r>
            <w:proofErr w:type="spellStart"/>
            <w:r w:rsidRPr="00DB25C4">
              <w:rPr>
                <w:rFonts w:eastAsia="Segoe UI" w:cstheme="minorHAnsi"/>
              </w:rPr>
              <w:t>dilakukan</w:t>
            </w:r>
            <w:proofErr w:type="spellEnd"/>
            <w:r w:rsidRPr="00DB25C4">
              <w:rPr>
                <w:rFonts w:eastAsia="Segoe UI" w:cstheme="minorHAnsi"/>
              </w:rPr>
              <w:t xml:space="preserve"> </w:t>
            </w:r>
            <w:proofErr w:type="spellStart"/>
            <w:r w:rsidRPr="00DB25C4">
              <w:rPr>
                <w:rFonts w:eastAsia="Segoe UI" w:cstheme="minorHAnsi"/>
              </w:rPr>
              <w:t>studi</w:t>
            </w:r>
            <w:proofErr w:type="spellEnd"/>
            <w:r w:rsidRPr="00DB25C4">
              <w:rPr>
                <w:rFonts w:eastAsia="Segoe UI" w:cstheme="minorHAnsi"/>
              </w:rPr>
              <w:t xml:space="preserve"> </w:t>
            </w:r>
            <w:proofErr w:type="spellStart"/>
            <w:r w:rsidRPr="00DB25C4">
              <w:rPr>
                <w:rFonts w:eastAsia="Segoe UI" w:cstheme="minorHAnsi"/>
              </w:rPr>
              <w:t>kelayakan</w:t>
            </w:r>
            <w:proofErr w:type="spellEnd"/>
            <w:r w:rsidRPr="00DB25C4">
              <w:rPr>
                <w:rFonts w:eastAsia="Segoe UI" w:cstheme="minorHAnsi"/>
              </w:rPr>
              <w:t xml:space="preserve"> </w:t>
            </w:r>
            <w:proofErr w:type="spellStart"/>
            <w:r w:rsidRPr="00DB25C4">
              <w:rPr>
                <w:rFonts w:eastAsia="Segoe UI" w:cstheme="minorHAnsi"/>
              </w:rPr>
              <w:t>terhadap</w:t>
            </w:r>
            <w:proofErr w:type="spellEnd"/>
            <w:r w:rsidRPr="00DB25C4">
              <w:rPr>
                <w:rFonts w:eastAsia="Segoe UI" w:cstheme="minorHAnsi"/>
              </w:rPr>
              <w:t xml:space="preserve"> </w:t>
            </w:r>
            <w:proofErr w:type="spellStart"/>
            <w:r w:rsidRPr="00DB25C4">
              <w:rPr>
                <w:rFonts w:eastAsia="Segoe UI" w:cstheme="minorHAnsi"/>
              </w:rPr>
              <w:t>pengembangan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w:t>
            </w:r>
            <w:proofErr w:type="spellStart"/>
            <w:r w:rsidRPr="00DB25C4">
              <w:rPr>
                <w:rFonts w:eastAsia="Segoe UI" w:cstheme="minorHAnsi"/>
              </w:rPr>
              <w:t>baru</w:t>
            </w:r>
            <w:proofErr w:type="spellEnd"/>
            <w:r w:rsidRPr="00DB25C4">
              <w:rPr>
                <w:rFonts w:eastAsia="Segoe UI" w:cstheme="minorHAnsi"/>
              </w:rPr>
              <w:t xml:space="preserve"> </w:t>
            </w:r>
            <w:proofErr w:type="spellStart"/>
            <w:r w:rsidRPr="00DB25C4">
              <w:rPr>
                <w:rFonts w:eastAsia="Segoe UI" w:cstheme="minorHAnsi"/>
              </w:rPr>
              <w:t>serta</w:t>
            </w:r>
            <w:proofErr w:type="spellEnd"/>
            <w:r w:rsidRPr="00DB25C4">
              <w:rPr>
                <w:rFonts w:eastAsia="Segoe UI" w:cstheme="minorHAnsi"/>
              </w:rPr>
              <w:t xml:space="preserve"> </w:t>
            </w:r>
            <w:proofErr w:type="spellStart"/>
            <w:r w:rsidRPr="00DB25C4">
              <w:rPr>
                <w:rFonts w:eastAsia="Segoe UI" w:cstheme="minorHAnsi"/>
              </w:rPr>
              <w:t>pembenahan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yang </w:t>
            </w:r>
            <w:proofErr w:type="spellStart"/>
            <w:r w:rsidRPr="00DB25C4">
              <w:rPr>
                <w:rFonts w:eastAsia="Segoe UI" w:cstheme="minorHAnsi"/>
              </w:rPr>
              <w:t>sudah</w:t>
            </w:r>
            <w:proofErr w:type="spellEnd"/>
            <w:r w:rsidRPr="00DB25C4">
              <w:rPr>
                <w:rFonts w:eastAsia="Segoe UI" w:cstheme="minorHAnsi"/>
              </w:rPr>
              <w:t xml:space="preserve"> </w:t>
            </w:r>
            <w:proofErr w:type="spellStart"/>
            <w:r w:rsidRPr="00DB25C4">
              <w:rPr>
                <w:rFonts w:eastAsia="Segoe UI" w:cstheme="minorHAnsi"/>
              </w:rPr>
              <w:t>ada</w:t>
            </w:r>
            <w:proofErr w:type="spellEnd"/>
            <w:r w:rsidRPr="00DB25C4">
              <w:rPr>
                <w:rFonts w:eastAsia="Segoe UI" w:cstheme="minorHAnsi"/>
              </w:rPr>
              <w:t xml:space="preserve">. </w:t>
            </w:r>
            <w:proofErr w:type="spellStart"/>
            <w:r w:rsidRPr="00DB25C4">
              <w:rPr>
                <w:rFonts w:eastAsia="Segoe UI" w:cstheme="minorHAnsi"/>
              </w:rPr>
              <w:t>Studi</w:t>
            </w:r>
            <w:proofErr w:type="spellEnd"/>
            <w:r w:rsidRPr="00DB25C4">
              <w:rPr>
                <w:rFonts w:eastAsia="Segoe UI" w:cstheme="minorHAnsi"/>
              </w:rPr>
              <w:t xml:space="preserve"> </w:t>
            </w:r>
            <w:proofErr w:type="spellStart"/>
            <w:r w:rsidRPr="00DB25C4">
              <w:rPr>
                <w:rFonts w:eastAsia="Segoe UI" w:cstheme="minorHAnsi"/>
              </w:rPr>
              <w:t>ini</w:t>
            </w:r>
            <w:proofErr w:type="spellEnd"/>
            <w:r w:rsidRPr="00DB25C4">
              <w:rPr>
                <w:rFonts w:eastAsia="Segoe UI" w:cstheme="minorHAnsi"/>
              </w:rPr>
              <w:t xml:space="preserve"> </w:t>
            </w:r>
            <w:proofErr w:type="spellStart"/>
            <w:r w:rsidRPr="00DB25C4">
              <w:rPr>
                <w:rFonts w:eastAsia="Segoe UI" w:cstheme="minorHAnsi"/>
              </w:rPr>
              <w:t>harus</w:t>
            </w:r>
            <w:proofErr w:type="spellEnd"/>
            <w:r w:rsidRPr="00DB25C4">
              <w:rPr>
                <w:rFonts w:eastAsia="Segoe UI" w:cstheme="minorHAnsi"/>
              </w:rPr>
              <w:t xml:space="preserve"> </w:t>
            </w:r>
            <w:proofErr w:type="spellStart"/>
            <w:r w:rsidRPr="00DB25C4">
              <w:rPr>
                <w:rFonts w:eastAsia="Segoe UI" w:cstheme="minorHAnsi"/>
              </w:rPr>
              <w:t>melibatkan</w:t>
            </w:r>
            <w:proofErr w:type="spellEnd"/>
            <w:r w:rsidRPr="00DB25C4">
              <w:rPr>
                <w:rFonts w:eastAsia="Segoe UI" w:cstheme="minorHAnsi"/>
              </w:rPr>
              <w:t xml:space="preserve"> </w:t>
            </w:r>
            <w:proofErr w:type="spellStart"/>
            <w:r w:rsidRPr="00DB25C4">
              <w:rPr>
                <w:rFonts w:eastAsia="Segoe UI" w:cstheme="minorHAnsi"/>
              </w:rPr>
              <w:t>semua</w:t>
            </w:r>
            <w:proofErr w:type="spellEnd"/>
            <w:r w:rsidRPr="00DB25C4">
              <w:rPr>
                <w:rFonts w:eastAsia="Segoe UI" w:cstheme="minorHAnsi"/>
              </w:rPr>
              <w:t xml:space="preserve"> </w:t>
            </w:r>
            <w:proofErr w:type="spellStart"/>
            <w:r w:rsidRPr="00DB25C4">
              <w:rPr>
                <w:rFonts w:eastAsia="Segoe UI" w:cstheme="minorHAnsi"/>
              </w:rPr>
              <w:t>pihak</w:t>
            </w:r>
            <w:proofErr w:type="spellEnd"/>
            <w:r w:rsidRPr="00DB25C4">
              <w:rPr>
                <w:rFonts w:eastAsia="Segoe UI" w:cstheme="minorHAnsi"/>
              </w:rPr>
              <w:t xml:space="preserve"> </w:t>
            </w:r>
            <w:proofErr w:type="spellStart"/>
            <w:r w:rsidRPr="00DB25C4">
              <w:rPr>
                <w:rFonts w:eastAsia="Segoe UI" w:cstheme="minorHAnsi"/>
              </w:rPr>
              <w:t>terkait</w:t>
            </w:r>
            <w:proofErr w:type="spellEnd"/>
            <w:r w:rsidRPr="00DB25C4">
              <w:rPr>
                <w:rFonts w:eastAsia="Segoe UI" w:cstheme="minorHAnsi"/>
              </w:rPr>
              <w:t xml:space="preserve">, </w:t>
            </w:r>
            <w:proofErr w:type="spellStart"/>
            <w:r w:rsidRPr="00DB25C4">
              <w:rPr>
                <w:rFonts w:eastAsia="Segoe UI" w:cstheme="minorHAnsi"/>
              </w:rPr>
              <w:t>termasuk</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w:t>
            </w:r>
            <w:proofErr w:type="spellStart"/>
            <w:r w:rsidRPr="00DB25C4">
              <w:rPr>
                <w:rFonts w:eastAsia="Segoe UI" w:cstheme="minorHAnsi"/>
              </w:rPr>
              <w:t>dosen</w:t>
            </w:r>
            <w:proofErr w:type="spellEnd"/>
            <w:r w:rsidRPr="00DB25C4">
              <w:rPr>
                <w:rFonts w:eastAsia="Segoe UI" w:cstheme="minorHAnsi"/>
              </w:rPr>
              <w:t xml:space="preserve">, dan </w:t>
            </w:r>
            <w:proofErr w:type="spellStart"/>
            <w:r w:rsidRPr="00DB25C4">
              <w:rPr>
                <w:rFonts w:eastAsia="Segoe UI" w:cstheme="minorHAnsi"/>
              </w:rPr>
              <w:t>tenaga</w:t>
            </w:r>
            <w:proofErr w:type="spellEnd"/>
            <w:r w:rsidRPr="00DB25C4">
              <w:rPr>
                <w:rFonts w:eastAsia="Segoe UI" w:cstheme="minorHAnsi"/>
              </w:rPr>
              <w:t xml:space="preserve"> </w:t>
            </w:r>
            <w:proofErr w:type="spellStart"/>
            <w:r w:rsidRPr="00DB25C4">
              <w:rPr>
                <w:rFonts w:eastAsia="Segoe UI" w:cstheme="minorHAnsi"/>
              </w:rPr>
              <w:t>kependidikan</w:t>
            </w:r>
            <w:proofErr w:type="spellEnd"/>
            <w:r w:rsidRPr="00DB25C4">
              <w:rPr>
                <w:rFonts w:eastAsia="Segoe UI" w:cstheme="minorHAnsi"/>
              </w:rPr>
              <w:t xml:space="preserve">, </w:t>
            </w:r>
            <w:proofErr w:type="spellStart"/>
            <w:r w:rsidRPr="00DB25C4">
              <w:rPr>
                <w:rFonts w:eastAsia="Segoe UI" w:cstheme="minorHAnsi"/>
              </w:rPr>
              <w:t>sehingga</w:t>
            </w:r>
            <w:proofErr w:type="spellEnd"/>
            <w:r w:rsidRPr="00DB25C4">
              <w:rPr>
                <w:rFonts w:eastAsia="Segoe UI" w:cstheme="minorHAnsi"/>
              </w:rPr>
              <w:t xml:space="preserve"> </w:t>
            </w:r>
            <w:proofErr w:type="spellStart"/>
            <w:r w:rsidRPr="00DB25C4">
              <w:rPr>
                <w:rFonts w:eastAsia="Segoe UI" w:cstheme="minorHAnsi"/>
              </w:rPr>
              <w:t>pengembangan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memenuhi</w:t>
            </w:r>
            <w:proofErr w:type="spellEnd"/>
            <w:r w:rsidRPr="00DB25C4">
              <w:rPr>
                <w:rFonts w:eastAsia="Segoe UI" w:cstheme="minorHAnsi"/>
              </w:rPr>
              <w:t xml:space="preserve"> </w:t>
            </w:r>
            <w:proofErr w:type="spellStart"/>
            <w:r w:rsidRPr="00DB25C4">
              <w:rPr>
                <w:rFonts w:eastAsia="Segoe UI" w:cstheme="minorHAnsi"/>
              </w:rPr>
              <w:t>kebutuhan</w:t>
            </w:r>
            <w:proofErr w:type="spellEnd"/>
            <w:r w:rsidRPr="00DB25C4">
              <w:rPr>
                <w:rFonts w:eastAsia="Segoe UI" w:cstheme="minorHAnsi"/>
              </w:rPr>
              <w:t xml:space="preserve"> dan </w:t>
            </w:r>
            <w:proofErr w:type="spellStart"/>
            <w:r w:rsidRPr="00DB25C4">
              <w:rPr>
                <w:rFonts w:eastAsia="Segoe UI" w:cstheme="minorHAnsi"/>
              </w:rPr>
              <w:t>harapan</w:t>
            </w:r>
            <w:proofErr w:type="spellEnd"/>
            <w:r w:rsidRPr="00DB25C4">
              <w:rPr>
                <w:rFonts w:eastAsia="Segoe UI" w:cstheme="minorHAnsi"/>
              </w:rPr>
              <w:t xml:space="preserve"> </w:t>
            </w:r>
            <w:proofErr w:type="spellStart"/>
            <w:r w:rsidRPr="00DB25C4">
              <w:rPr>
                <w:rFonts w:eastAsia="Segoe UI" w:cstheme="minorHAnsi"/>
              </w:rPr>
              <w:t>semua</w:t>
            </w:r>
            <w:proofErr w:type="spellEnd"/>
            <w:r w:rsidRPr="00DB25C4">
              <w:rPr>
                <w:rFonts w:eastAsia="Segoe UI" w:cstheme="minorHAnsi"/>
              </w:rPr>
              <w:t xml:space="preserve"> </w:t>
            </w:r>
            <w:proofErr w:type="spellStart"/>
            <w:r w:rsidRPr="00DB25C4">
              <w:rPr>
                <w:rFonts w:eastAsia="Segoe UI" w:cstheme="minorHAnsi"/>
              </w:rPr>
              <w:t>pihak</w:t>
            </w:r>
            <w:proofErr w:type="spellEnd"/>
          </w:p>
        </w:tc>
      </w:tr>
      <w:tr w:rsidR="00B06B75" w:rsidRPr="00DB25C4" w14:paraId="14407982" w14:textId="77777777" w:rsidTr="00CD4E67">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B3962B8" w14:textId="77777777" w:rsidR="00B06B75" w:rsidRPr="00DB25C4" w:rsidRDefault="00B06B75" w:rsidP="00687314">
            <w:pPr>
              <w:spacing w:after="0" w:line="240" w:lineRule="auto"/>
              <w:rPr>
                <w:rFonts w:cstheme="minorHAnsi"/>
              </w:rPr>
            </w:pPr>
            <w:proofErr w:type="spellStart"/>
            <w:r w:rsidRPr="00DB25C4">
              <w:rPr>
                <w:rFonts w:eastAsia="Segoe UI" w:cstheme="minorHAnsi"/>
              </w:rPr>
              <w:t>Memastikan</w:t>
            </w:r>
            <w:proofErr w:type="spellEnd"/>
            <w:r w:rsidRPr="00DB25C4">
              <w:rPr>
                <w:rFonts w:eastAsia="Segoe UI" w:cstheme="minorHAnsi"/>
              </w:rPr>
              <w:t xml:space="preserve"> </w:t>
            </w:r>
            <w:proofErr w:type="spellStart"/>
            <w:r w:rsidRPr="00DB25C4">
              <w:rPr>
                <w:rFonts w:eastAsia="Segoe UI" w:cstheme="minorHAnsi"/>
              </w:rPr>
              <w:t>ketersediaan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w:t>
            </w:r>
            <w:proofErr w:type="spellStart"/>
            <w:r w:rsidRPr="00DB25C4">
              <w:rPr>
                <w:rFonts w:eastAsia="Segoe UI" w:cstheme="minorHAnsi"/>
              </w:rPr>
              <w:t>sesuai</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perencanaan</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mengoptimalkan</w:t>
            </w:r>
            <w:proofErr w:type="spellEnd"/>
            <w:r w:rsidRPr="00DB25C4">
              <w:rPr>
                <w:rFonts w:eastAsia="Segoe UI" w:cstheme="minorHAnsi"/>
              </w:rPr>
              <w:t xml:space="preserve"> proses </w:t>
            </w:r>
            <w:proofErr w:type="spellStart"/>
            <w:r w:rsidRPr="00DB25C4">
              <w:rPr>
                <w:rFonts w:eastAsia="Segoe UI" w:cstheme="minorHAnsi"/>
              </w:rPr>
              <w:t>pengadaan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w:t>
            </w:r>
          </w:p>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438D0688" w14:textId="77777777" w:rsidR="00B06B75" w:rsidRPr="00DB25C4" w:rsidRDefault="00B06B75" w:rsidP="00687314">
            <w:pPr>
              <w:spacing w:after="0" w:line="240" w:lineRule="auto"/>
              <w:rPr>
                <w:rFonts w:cstheme="minorHAnsi"/>
              </w:rPr>
            </w:pPr>
            <w:r w:rsidRPr="00DB25C4">
              <w:rPr>
                <w:rFonts w:eastAsia="Segoe UI" w:cstheme="minorHAnsi"/>
              </w:rPr>
              <w:t xml:space="preserve">Proses </w:t>
            </w:r>
            <w:proofErr w:type="spellStart"/>
            <w:r w:rsidRPr="00DB25C4">
              <w:rPr>
                <w:rFonts w:eastAsia="Segoe UI" w:cstheme="minorHAnsi"/>
              </w:rPr>
              <w:t>pengadaan</w:t>
            </w:r>
            <w:proofErr w:type="spellEnd"/>
            <w:r w:rsidRPr="00DB25C4">
              <w:rPr>
                <w:rFonts w:eastAsia="Segoe UI" w:cstheme="minorHAnsi"/>
              </w:rPr>
              <w:t xml:space="preserve"> </w:t>
            </w:r>
            <w:proofErr w:type="spellStart"/>
            <w:r w:rsidRPr="00DB25C4">
              <w:rPr>
                <w:rFonts w:eastAsia="Segoe UI" w:cstheme="minorHAnsi"/>
              </w:rPr>
              <w:t>harus</w:t>
            </w:r>
            <w:proofErr w:type="spellEnd"/>
            <w:r w:rsidRPr="00DB25C4">
              <w:rPr>
                <w:rFonts w:eastAsia="Segoe UI" w:cstheme="minorHAnsi"/>
              </w:rPr>
              <w:t xml:space="preserve"> </w:t>
            </w:r>
            <w:proofErr w:type="spellStart"/>
            <w:r w:rsidRPr="00DB25C4">
              <w:rPr>
                <w:rFonts w:eastAsia="Segoe UI" w:cstheme="minorHAnsi"/>
              </w:rPr>
              <w:t>dilakukan</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melibatkan</w:t>
            </w:r>
            <w:proofErr w:type="spellEnd"/>
            <w:r w:rsidRPr="00DB25C4">
              <w:rPr>
                <w:rFonts w:eastAsia="Segoe UI" w:cstheme="minorHAnsi"/>
              </w:rPr>
              <w:t xml:space="preserve"> </w:t>
            </w:r>
            <w:proofErr w:type="spellStart"/>
            <w:r w:rsidRPr="00DB25C4">
              <w:rPr>
                <w:rFonts w:eastAsia="Segoe UI" w:cstheme="minorHAnsi"/>
              </w:rPr>
              <w:t>seluruh</w:t>
            </w:r>
            <w:proofErr w:type="spellEnd"/>
            <w:r w:rsidRPr="00DB25C4">
              <w:rPr>
                <w:rFonts w:eastAsia="Segoe UI" w:cstheme="minorHAnsi"/>
              </w:rPr>
              <w:t xml:space="preserve"> unit </w:t>
            </w:r>
            <w:proofErr w:type="spellStart"/>
            <w:r w:rsidRPr="00DB25C4">
              <w:rPr>
                <w:rFonts w:eastAsia="Segoe UI" w:cstheme="minorHAnsi"/>
              </w:rPr>
              <w:t>kerja</w:t>
            </w:r>
            <w:proofErr w:type="spellEnd"/>
            <w:r w:rsidRPr="00DB25C4">
              <w:rPr>
                <w:rFonts w:eastAsia="Segoe UI" w:cstheme="minorHAnsi"/>
              </w:rPr>
              <w:t xml:space="preserve"> dan </w:t>
            </w:r>
            <w:proofErr w:type="spellStart"/>
            <w:r w:rsidRPr="00DB25C4">
              <w:rPr>
                <w:rFonts w:eastAsia="Segoe UI" w:cstheme="minorHAnsi"/>
              </w:rPr>
              <w:t>harus</w:t>
            </w:r>
            <w:proofErr w:type="spellEnd"/>
            <w:r w:rsidRPr="00DB25C4">
              <w:rPr>
                <w:rFonts w:eastAsia="Segoe UI" w:cstheme="minorHAnsi"/>
              </w:rPr>
              <w:t xml:space="preserve"> </w:t>
            </w:r>
            <w:proofErr w:type="spellStart"/>
            <w:r w:rsidRPr="00DB25C4">
              <w:rPr>
                <w:rFonts w:eastAsia="Segoe UI" w:cstheme="minorHAnsi"/>
              </w:rPr>
              <w:t>sesuai</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perencanaan</w:t>
            </w:r>
            <w:proofErr w:type="spellEnd"/>
            <w:r w:rsidRPr="00DB25C4">
              <w:rPr>
                <w:rFonts w:eastAsia="Segoe UI" w:cstheme="minorHAnsi"/>
              </w:rPr>
              <w:t xml:space="preserve"> yang </w:t>
            </w:r>
            <w:proofErr w:type="spellStart"/>
            <w:r w:rsidRPr="00DB25C4">
              <w:rPr>
                <w:rFonts w:eastAsia="Segoe UI" w:cstheme="minorHAnsi"/>
              </w:rPr>
              <w:t>telah</w:t>
            </w:r>
            <w:proofErr w:type="spellEnd"/>
            <w:r w:rsidRPr="00DB25C4">
              <w:rPr>
                <w:rFonts w:eastAsia="Segoe UI" w:cstheme="minorHAnsi"/>
              </w:rPr>
              <w:t xml:space="preserve"> </w:t>
            </w:r>
            <w:proofErr w:type="spellStart"/>
            <w:r w:rsidRPr="00DB25C4">
              <w:rPr>
                <w:rFonts w:eastAsia="Segoe UI" w:cstheme="minorHAnsi"/>
              </w:rPr>
              <w:t>disusun</w:t>
            </w:r>
            <w:proofErr w:type="spellEnd"/>
            <w:r w:rsidRPr="00DB25C4">
              <w:rPr>
                <w:rFonts w:eastAsia="Segoe UI" w:cstheme="minorHAnsi"/>
              </w:rPr>
              <w:t xml:space="preserve"> </w:t>
            </w:r>
            <w:proofErr w:type="spellStart"/>
            <w:r w:rsidRPr="00DB25C4">
              <w:rPr>
                <w:rFonts w:eastAsia="Segoe UI" w:cstheme="minorHAnsi"/>
              </w:rPr>
              <w:t>sebelumnya</w:t>
            </w:r>
            <w:proofErr w:type="spellEnd"/>
            <w:r w:rsidRPr="00DB25C4">
              <w:rPr>
                <w:rFonts w:eastAsia="Segoe UI" w:cstheme="minorHAnsi"/>
              </w:rPr>
              <w:t xml:space="preserve">. Hal </w:t>
            </w:r>
            <w:proofErr w:type="spellStart"/>
            <w:r w:rsidRPr="00DB25C4">
              <w:rPr>
                <w:rFonts w:eastAsia="Segoe UI" w:cstheme="minorHAnsi"/>
              </w:rPr>
              <w:t>ini</w:t>
            </w:r>
            <w:proofErr w:type="spellEnd"/>
            <w:r w:rsidRPr="00DB25C4">
              <w:rPr>
                <w:rFonts w:eastAsia="Segoe UI" w:cstheme="minorHAnsi"/>
              </w:rPr>
              <w:t xml:space="preserve"> </w:t>
            </w:r>
            <w:proofErr w:type="spellStart"/>
            <w:r w:rsidRPr="00DB25C4">
              <w:rPr>
                <w:rFonts w:eastAsia="Segoe UI" w:cstheme="minorHAnsi"/>
              </w:rPr>
              <w:t>akan</w:t>
            </w:r>
            <w:proofErr w:type="spellEnd"/>
            <w:r w:rsidRPr="00DB25C4">
              <w:rPr>
                <w:rFonts w:eastAsia="Segoe UI" w:cstheme="minorHAnsi"/>
              </w:rPr>
              <w:t xml:space="preserve"> </w:t>
            </w:r>
            <w:proofErr w:type="spellStart"/>
            <w:r w:rsidRPr="00DB25C4">
              <w:rPr>
                <w:rFonts w:eastAsia="Segoe UI" w:cstheme="minorHAnsi"/>
              </w:rPr>
              <w:t>meminimalisir</w:t>
            </w:r>
            <w:proofErr w:type="spellEnd"/>
            <w:r w:rsidRPr="00DB25C4">
              <w:rPr>
                <w:rFonts w:eastAsia="Segoe UI" w:cstheme="minorHAnsi"/>
              </w:rPr>
              <w:t xml:space="preserve"> </w:t>
            </w:r>
            <w:proofErr w:type="spellStart"/>
            <w:r w:rsidRPr="00DB25C4">
              <w:rPr>
                <w:rFonts w:eastAsia="Segoe UI" w:cstheme="minorHAnsi"/>
              </w:rPr>
              <w:t>terjadinya</w:t>
            </w:r>
            <w:proofErr w:type="spellEnd"/>
            <w:r w:rsidRPr="00DB25C4">
              <w:rPr>
                <w:rFonts w:eastAsia="Segoe UI" w:cstheme="minorHAnsi"/>
              </w:rPr>
              <w:t xml:space="preserve"> </w:t>
            </w:r>
            <w:proofErr w:type="spellStart"/>
            <w:r w:rsidRPr="00DB25C4">
              <w:rPr>
                <w:rFonts w:eastAsia="Segoe UI" w:cstheme="minorHAnsi"/>
              </w:rPr>
              <w:t>kekurangan</w:t>
            </w:r>
            <w:proofErr w:type="spellEnd"/>
            <w:r w:rsidRPr="00DB25C4">
              <w:rPr>
                <w:rFonts w:eastAsia="Segoe UI" w:cstheme="minorHAnsi"/>
              </w:rPr>
              <w:t xml:space="preserve"> </w:t>
            </w:r>
            <w:proofErr w:type="spellStart"/>
            <w:r w:rsidRPr="00DB25C4">
              <w:rPr>
                <w:rFonts w:eastAsia="Segoe UI" w:cstheme="minorHAnsi"/>
              </w:rPr>
              <w:t>atau</w:t>
            </w:r>
            <w:proofErr w:type="spellEnd"/>
            <w:r w:rsidRPr="00DB25C4">
              <w:rPr>
                <w:rFonts w:eastAsia="Segoe UI" w:cstheme="minorHAnsi"/>
              </w:rPr>
              <w:t xml:space="preserve"> </w:t>
            </w:r>
            <w:proofErr w:type="spellStart"/>
            <w:r w:rsidRPr="00DB25C4">
              <w:rPr>
                <w:rFonts w:eastAsia="Segoe UI" w:cstheme="minorHAnsi"/>
              </w:rPr>
              <w:t>kelebihan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yang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mengakibatkan</w:t>
            </w:r>
            <w:proofErr w:type="spellEnd"/>
            <w:r w:rsidRPr="00DB25C4">
              <w:rPr>
                <w:rFonts w:eastAsia="Segoe UI" w:cstheme="minorHAnsi"/>
              </w:rPr>
              <w:t xml:space="preserve"> </w:t>
            </w:r>
            <w:proofErr w:type="spellStart"/>
            <w:r w:rsidRPr="00DB25C4">
              <w:rPr>
                <w:rFonts w:eastAsia="Segoe UI" w:cstheme="minorHAnsi"/>
              </w:rPr>
              <w:t>penggunaan</w:t>
            </w:r>
            <w:proofErr w:type="spellEnd"/>
            <w:r w:rsidRPr="00DB25C4">
              <w:rPr>
                <w:rFonts w:eastAsia="Segoe UI" w:cstheme="minorHAnsi"/>
              </w:rPr>
              <w:t xml:space="preserve"> yang </w:t>
            </w:r>
            <w:proofErr w:type="spellStart"/>
            <w:r w:rsidRPr="00DB25C4">
              <w:rPr>
                <w:rFonts w:eastAsia="Segoe UI" w:cstheme="minorHAnsi"/>
              </w:rPr>
              <w:t>tidak</w:t>
            </w:r>
            <w:proofErr w:type="spellEnd"/>
            <w:r w:rsidRPr="00DB25C4">
              <w:rPr>
                <w:rFonts w:eastAsia="Segoe UI" w:cstheme="minorHAnsi"/>
              </w:rPr>
              <w:t xml:space="preserve"> optimal</w:t>
            </w:r>
          </w:p>
        </w:tc>
      </w:tr>
      <w:tr w:rsidR="00B06B75" w:rsidRPr="00DB25C4" w14:paraId="0C457DD6" w14:textId="77777777" w:rsidTr="00CD4E67">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8822B80" w14:textId="77777777" w:rsidR="00B06B75" w:rsidRPr="00DB25C4" w:rsidRDefault="00B06B75" w:rsidP="00687314">
            <w:pPr>
              <w:spacing w:after="0" w:line="240" w:lineRule="auto"/>
              <w:rPr>
                <w:rFonts w:cstheme="minorHAnsi"/>
              </w:rPr>
            </w:pPr>
            <w:proofErr w:type="spellStart"/>
            <w:r w:rsidRPr="00DB25C4">
              <w:rPr>
                <w:rFonts w:eastAsia="Segoe UI" w:cstheme="minorHAnsi"/>
              </w:rPr>
              <w:lastRenderedPageBreak/>
              <w:t>Meningkatkan</w:t>
            </w:r>
            <w:proofErr w:type="spellEnd"/>
            <w:r w:rsidRPr="00DB25C4">
              <w:rPr>
                <w:rFonts w:eastAsia="Segoe UI" w:cstheme="minorHAnsi"/>
              </w:rPr>
              <w:t xml:space="preserve"> </w:t>
            </w:r>
            <w:proofErr w:type="spellStart"/>
            <w:r w:rsidRPr="00DB25C4">
              <w:rPr>
                <w:rFonts w:eastAsia="Segoe UI" w:cstheme="minorHAnsi"/>
              </w:rPr>
              <w:t>pengawasan</w:t>
            </w:r>
            <w:proofErr w:type="spellEnd"/>
            <w:r w:rsidRPr="00DB25C4">
              <w:rPr>
                <w:rFonts w:eastAsia="Segoe UI" w:cstheme="minorHAnsi"/>
              </w:rPr>
              <w:t xml:space="preserve"> </w:t>
            </w:r>
            <w:proofErr w:type="spellStart"/>
            <w:r w:rsidRPr="00DB25C4">
              <w:rPr>
                <w:rFonts w:eastAsia="Segoe UI" w:cstheme="minorHAnsi"/>
              </w:rPr>
              <w:t>terhadap</w:t>
            </w:r>
            <w:proofErr w:type="spellEnd"/>
            <w:r w:rsidRPr="00DB25C4">
              <w:rPr>
                <w:rFonts w:eastAsia="Segoe UI" w:cstheme="minorHAnsi"/>
              </w:rPr>
              <w:t xml:space="preserve"> </w:t>
            </w:r>
            <w:proofErr w:type="spellStart"/>
            <w:r w:rsidRPr="00DB25C4">
              <w:rPr>
                <w:rFonts w:eastAsia="Segoe UI" w:cstheme="minorHAnsi"/>
              </w:rPr>
              <w:t>pemeliharaan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w:t>
            </w:r>
          </w:p>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04CB749E" w14:textId="77777777" w:rsidR="00B06B75" w:rsidRPr="00DB25C4" w:rsidRDefault="00B06B75" w:rsidP="00687314">
            <w:pPr>
              <w:spacing w:after="0" w:line="240" w:lineRule="auto"/>
              <w:rPr>
                <w:rFonts w:eastAsia="Segoe UI" w:cstheme="minorHAnsi"/>
              </w:rPr>
            </w:pPr>
            <w:proofErr w:type="spellStart"/>
            <w:r w:rsidRPr="00DB25C4">
              <w:rPr>
                <w:rFonts w:eastAsia="Segoe UI" w:cstheme="minorHAnsi"/>
              </w:rPr>
              <w:t>Pemeliharaan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w:t>
            </w:r>
            <w:proofErr w:type="spellStart"/>
            <w:r w:rsidRPr="00DB25C4">
              <w:rPr>
                <w:rFonts w:eastAsia="Segoe UI" w:cstheme="minorHAnsi"/>
              </w:rPr>
              <w:t>harus</w:t>
            </w:r>
            <w:proofErr w:type="spellEnd"/>
            <w:r w:rsidRPr="00DB25C4">
              <w:rPr>
                <w:rFonts w:eastAsia="Segoe UI" w:cstheme="minorHAnsi"/>
              </w:rPr>
              <w:t xml:space="preserve"> </w:t>
            </w:r>
            <w:proofErr w:type="spellStart"/>
            <w:r w:rsidRPr="00DB25C4">
              <w:rPr>
                <w:rFonts w:eastAsia="Segoe UI" w:cstheme="minorHAnsi"/>
              </w:rPr>
              <w:t>dilakukan</w:t>
            </w:r>
            <w:proofErr w:type="spellEnd"/>
            <w:r w:rsidRPr="00DB25C4">
              <w:rPr>
                <w:rFonts w:eastAsia="Segoe UI" w:cstheme="minorHAnsi"/>
              </w:rPr>
              <w:t xml:space="preserve"> </w:t>
            </w:r>
            <w:proofErr w:type="spellStart"/>
            <w:r w:rsidRPr="00DB25C4">
              <w:rPr>
                <w:rFonts w:eastAsia="Segoe UI" w:cstheme="minorHAnsi"/>
              </w:rPr>
              <w:t>secara</w:t>
            </w:r>
            <w:proofErr w:type="spellEnd"/>
            <w:r w:rsidRPr="00DB25C4">
              <w:rPr>
                <w:rFonts w:eastAsia="Segoe UI" w:cstheme="minorHAnsi"/>
              </w:rPr>
              <w:t xml:space="preserve"> </w:t>
            </w:r>
            <w:proofErr w:type="spellStart"/>
            <w:r w:rsidRPr="00DB25C4">
              <w:rPr>
                <w:rFonts w:eastAsia="Segoe UI" w:cstheme="minorHAnsi"/>
              </w:rPr>
              <w:t>teratur</w:t>
            </w:r>
            <w:proofErr w:type="spellEnd"/>
            <w:r w:rsidRPr="00DB25C4">
              <w:rPr>
                <w:rFonts w:eastAsia="Segoe UI" w:cstheme="minorHAnsi"/>
              </w:rPr>
              <w:t xml:space="preserve"> dan </w:t>
            </w:r>
            <w:proofErr w:type="spellStart"/>
            <w:r w:rsidRPr="00DB25C4">
              <w:rPr>
                <w:rFonts w:eastAsia="Segoe UI" w:cstheme="minorHAnsi"/>
              </w:rPr>
              <w:t>tepat</w:t>
            </w:r>
            <w:proofErr w:type="spellEnd"/>
            <w:r w:rsidRPr="00DB25C4">
              <w:rPr>
                <w:rFonts w:eastAsia="Segoe UI" w:cstheme="minorHAnsi"/>
              </w:rPr>
              <w:t xml:space="preserve"> </w:t>
            </w:r>
            <w:proofErr w:type="spellStart"/>
            <w:r w:rsidRPr="00DB25C4">
              <w:rPr>
                <w:rFonts w:eastAsia="Segoe UI" w:cstheme="minorHAnsi"/>
              </w:rPr>
              <w:t>waktu</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mencegah</w:t>
            </w:r>
            <w:proofErr w:type="spellEnd"/>
            <w:r w:rsidRPr="00DB25C4">
              <w:rPr>
                <w:rFonts w:eastAsia="Segoe UI" w:cstheme="minorHAnsi"/>
              </w:rPr>
              <w:t xml:space="preserve"> </w:t>
            </w:r>
            <w:proofErr w:type="spellStart"/>
            <w:r w:rsidRPr="00DB25C4">
              <w:rPr>
                <w:rFonts w:eastAsia="Segoe UI" w:cstheme="minorHAnsi"/>
              </w:rPr>
              <w:t>kerusakan</w:t>
            </w:r>
            <w:proofErr w:type="spellEnd"/>
            <w:r w:rsidRPr="00DB25C4">
              <w:rPr>
                <w:rFonts w:eastAsia="Segoe UI" w:cstheme="minorHAnsi"/>
              </w:rPr>
              <w:t xml:space="preserve"> </w:t>
            </w:r>
            <w:proofErr w:type="spellStart"/>
            <w:r w:rsidRPr="00DB25C4">
              <w:rPr>
                <w:rFonts w:eastAsia="Segoe UI" w:cstheme="minorHAnsi"/>
              </w:rPr>
              <w:t>atau</w:t>
            </w:r>
            <w:proofErr w:type="spellEnd"/>
            <w:r w:rsidRPr="00DB25C4">
              <w:rPr>
                <w:rFonts w:eastAsia="Segoe UI" w:cstheme="minorHAnsi"/>
              </w:rPr>
              <w:t xml:space="preserve"> </w:t>
            </w:r>
            <w:proofErr w:type="spellStart"/>
            <w:r w:rsidRPr="00DB25C4">
              <w:rPr>
                <w:rFonts w:eastAsia="Segoe UI" w:cstheme="minorHAnsi"/>
              </w:rPr>
              <w:t>keausan</w:t>
            </w:r>
            <w:proofErr w:type="spellEnd"/>
            <w:r w:rsidRPr="00DB25C4">
              <w:rPr>
                <w:rFonts w:eastAsia="Segoe UI" w:cstheme="minorHAnsi"/>
              </w:rPr>
              <w:t xml:space="preserve"> yang </w:t>
            </w:r>
            <w:proofErr w:type="spellStart"/>
            <w:r w:rsidRPr="00DB25C4">
              <w:rPr>
                <w:rFonts w:eastAsia="Segoe UI" w:cstheme="minorHAnsi"/>
              </w:rPr>
              <w:t>tidak</w:t>
            </w:r>
            <w:proofErr w:type="spellEnd"/>
            <w:r w:rsidRPr="00DB25C4">
              <w:rPr>
                <w:rFonts w:eastAsia="Segoe UI" w:cstheme="minorHAnsi"/>
              </w:rPr>
              <w:t xml:space="preserve"> </w:t>
            </w:r>
            <w:proofErr w:type="spellStart"/>
            <w:r w:rsidRPr="00DB25C4">
              <w:rPr>
                <w:rFonts w:eastAsia="Segoe UI" w:cstheme="minorHAnsi"/>
              </w:rPr>
              <w:t>diinginkan</w:t>
            </w:r>
            <w:proofErr w:type="spellEnd"/>
            <w:r w:rsidRPr="00DB25C4">
              <w:rPr>
                <w:rFonts w:eastAsia="Segoe UI" w:cstheme="minorHAnsi"/>
              </w:rPr>
              <w:t xml:space="preserve">. </w:t>
            </w:r>
            <w:proofErr w:type="spellStart"/>
            <w:r w:rsidRPr="00DB25C4">
              <w:rPr>
                <w:rFonts w:eastAsia="Segoe UI" w:cstheme="minorHAnsi"/>
              </w:rPr>
              <w:t>Dalam</w:t>
            </w:r>
            <w:proofErr w:type="spellEnd"/>
            <w:r w:rsidRPr="00DB25C4">
              <w:rPr>
                <w:rFonts w:eastAsia="Segoe UI" w:cstheme="minorHAnsi"/>
              </w:rPr>
              <w:t xml:space="preserve"> </w:t>
            </w:r>
            <w:proofErr w:type="spellStart"/>
            <w:r w:rsidRPr="00DB25C4">
              <w:rPr>
                <w:rFonts w:eastAsia="Segoe UI" w:cstheme="minorHAnsi"/>
              </w:rPr>
              <w:t>hal</w:t>
            </w:r>
            <w:proofErr w:type="spellEnd"/>
            <w:r w:rsidRPr="00DB25C4">
              <w:rPr>
                <w:rFonts w:eastAsia="Segoe UI" w:cstheme="minorHAnsi"/>
              </w:rPr>
              <w:t xml:space="preserve"> </w:t>
            </w:r>
            <w:proofErr w:type="spellStart"/>
            <w:r w:rsidRPr="00DB25C4">
              <w:rPr>
                <w:rFonts w:eastAsia="Segoe UI" w:cstheme="minorHAnsi"/>
              </w:rPr>
              <w:t>ini</w:t>
            </w:r>
            <w:proofErr w:type="spellEnd"/>
            <w:r w:rsidRPr="00DB25C4">
              <w:rPr>
                <w:rFonts w:eastAsia="Segoe UI" w:cstheme="minorHAnsi"/>
              </w:rPr>
              <w:t xml:space="preserve">, Bagian </w:t>
            </w:r>
            <w:proofErr w:type="spellStart"/>
            <w:r w:rsidRPr="00DB25C4">
              <w:rPr>
                <w:rFonts w:eastAsia="Segoe UI" w:cstheme="minorHAnsi"/>
              </w:rPr>
              <w:t>Aset</w:t>
            </w:r>
            <w:proofErr w:type="spellEnd"/>
            <w:r w:rsidRPr="00DB25C4">
              <w:rPr>
                <w:rFonts w:eastAsia="Segoe UI" w:cstheme="minorHAnsi"/>
              </w:rPr>
              <w:t xml:space="preserve"> Universitas </w:t>
            </w:r>
            <w:proofErr w:type="spellStart"/>
            <w:r w:rsidRPr="00DB25C4">
              <w:rPr>
                <w:rFonts w:eastAsia="Segoe UI" w:cstheme="minorHAnsi"/>
              </w:rPr>
              <w:t>harus</w:t>
            </w:r>
            <w:proofErr w:type="spellEnd"/>
            <w:r w:rsidRPr="00DB25C4">
              <w:rPr>
                <w:rFonts w:eastAsia="Segoe UI" w:cstheme="minorHAnsi"/>
              </w:rPr>
              <w:t xml:space="preserve"> </w:t>
            </w:r>
            <w:proofErr w:type="spellStart"/>
            <w:r w:rsidRPr="00DB25C4">
              <w:rPr>
                <w:rFonts w:eastAsia="Segoe UI" w:cstheme="minorHAnsi"/>
              </w:rPr>
              <w:t>memastikan</w:t>
            </w:r>
            <w:proofErr w:type="spellEnd"/>
            <w:r w:rsidRPr="00DB25C4">
              <w:rPr>
                <w:rFonts w:eastAsia="Segoe UI" w:cstheme="minorHAnsi"/>
              </w:rPr>
              <w:t xml:space="preserve"> </w:t>
            </w:r>
            <w:proofErr w:type="spellStart"/>
            <w:r w:rsidRPr="00DB25C4">
              <w:rPr>
                <w:rFonts w:eastAsia="Segoe UI" w:cstheme="minorHAnsi"/>
              </w:rPr>
              <w:t>bahwa</w:t>
            </w:r>
            <w:proofErr w:type="spellEnd"/>
            <w:r w:rsidRPr="00DB25C4">
              <w:rPr>
                <w:rFonts w:eastAsia="Segoe UI" w:cstheme="minorHAnsi"/>
              </w:rPr>
              <w:t xml:space="preserve"> </w:t>
            </w:r>
            <w:proofErr w:type="spellStart"/>
            <w:r w:rsidRPr="00DB25C4">
              <w:rPr>
                <w:rFonts w:eastAsia="Segoe UI" w:cstheme="minorHAnsi"/>
              </w:rPr>
              <w:t>pemeliharaan</w:t>
            </w:r>
            <w:proofErr w:type="spellEnd"/>
            <w:r w:rsidRPr="00DB25C4">
              <w:rPr>
                <w:rFonts w:eastAsia="Segoe UI" w:cstheme="minorHAnsi"/>
              </w:rPr>
              <w:t xml:space="preserve"> </w:t>
            </w:r>
            <w:proofErr w:type="spellStart"/>
            <w:r w:rsidRPr="00DB25C4">
              <w:rPr>
                <w:rFonts w:eastAsia="Segoe UI" w:cstheme="minorHAnsi"/>
              </w:rPr>
              <w:t>dilakukan</w:t>
            </w:r>
            <w:proofErr w:type="spellEnd"/>
            <w:r w:rsidRPr="00DB25C4">
              <w:rPr>
                <w:rFonts w:eastAsia="Segoe UI" w:cstheme="minorHAnsi"/>
              </w:rPr>
              <w:t xml:space="preserve"> </w:t>
            </w:r>
            <w:proofErr w:type="spellStart"/>
            <w:r w:rsidRPr="00DB25C4">
              <w:rPr>
                <w:rFonts w:eastAsia="Segoe UI" w:cstheme="minorHAnsi"/>
              </w:rPr>
              <w:t>secara</w:t>
            </w:r>
            <w:proofErr w:type="spellEnd"/>
            <w:r w:rsidRPr="00DB25C4">
              <w:rPr>
                <w:rFonts w:eastAsia="Segoe UI" w:cstheme="minorHAnsi"/>
              </w:rPr>
              <w:t xml:space="preserve"> optimal dan </w:t>
            </w:r>
            <w:proofErr w:type="spellStart"/>
            <w:r w:rsidRPr="00DB25C4">
              <w:rPr>
                <w:rFonts w:eastAsia="Segoe UI" w:cstheme="minorHAnsi"/>
              </w:rPr>
              <w:t>teratur</w:t>
            </w:r>
            <w:proofErr w:type="spellEnd"/>
            <w:r w:rsidRPr="00DB25C4">
              <w:rPr>
                <w:rFonts w:eastAsia="Segoe UI" w:cstheme="minorHAnsi"/>
              </w:rPr>
              <w:t xml:space="preserve">, dan </w:t>
            </w:r>
            <w:proofErr w:type="spellStart"/>
            <w:r w:rsidRPr="00DB25C4">
              <w:rPr>
                <w:rFonts w:eastAsia="Segoe UI" w:cstheme="minorHAnsi"/>
              </w:rPr>
              <w:t>bahwa</w:t>
            </w:r>
            <w:proofErr w:type="spellEnd"/>
            <w:r w:rsidRPr="00DB25C4">
              <w:rPr>
                <w:rFonts w:eastAsia="Segoe UI" w:cstheme="minorHAnsi"/>
              </w:rPr>
              <w:t xml:space="preserve"> </w:t>
            </w:r>
            <w:proofErr w:type="spellStart"/>
            <w:r w:rsidRPr="00DB25C4">
              <w:rPr>
                <w:rFonts w:eastAsia="Segoe UI" w:cstheme="minorHAnsi"/>
              </w:rPr>
              <w:t>pemeliharaan</w:t>
            </w:r>
            <w:proofErr w:type="spellEnd"/>
            <w:r w:rsidRPr="00DB25C4">
              <w:rPr>
                <w:rFonts w:eastAsia="Segoe UI" w:cstheme="minorHAnsi"/>
              </w:rPr>
              <w:t xml:space="preserve"> </w:t>
            </w:r>
            <w:proofErr w:type="spellStart"/>
            <w:r w:rsidRPr="00DB25C4">
              <w:rPr>
                <w:rFonts w:eastAsia="Segoe UI" w:cstheme="minorHAnsi"/>
              </w:rPr>
              <w:t>dilakukan</w:t>
            </w:r>
            <w:proofErr w:type="spellEnd"/>
            <w:r w:rsidRPr="00DB25C4">
              <w:rPr>
                <w:rFonts w:eastAsia="Segoe UI" w:cstheme="minorHAnsi"/>
              </w:rPr>
              <w:t xml:space="preserve"> oleh </w:t>
            </w:r>
            <w:proofErr w:type="spellStart"/>
            <w:r w:rsidRPr="00DB25C4">
              <w:rPr>
                <w:rFonts w:eastAsia="Segoe UI" w:cstheme="minorHAnsi"/>
              </w:rPr>
              <w:t>tenaga</w:t>
            </w:r>
            <w:proofErr w:type="spellEnd"/>
            <w:r w:rsidRPr="00DB25C4">
              <w:rPr>
                <w:rFonts w:eastAsia="Segoe UI" w:cstheme="minorHAnsi"/>
              </w:rPr>
              <w:t xml:space="preserve"> </w:t>
            </w:r>
            <w:proofErr w:type="spellStart"/>
            <w:r w:rsidRPr="00DB25C4">
              <w:rPr>
                <w:rFonts w:eastAsia="Segoe UI" w:cstheme="minorHAnsi"/>
              </w:rPr>
              <w:t>ahli</w:t>
            </w:r>
            <w:proofErr w:type="spellEnd"/>
            <w:r w:rsidRPr="00DB25C4">
              <w:rPr>
                <w:rFonts w:eastAsia="Segoe UI" w:cstheme="minorHAnsi"/>
              </w:rPr>
              <w:t xml:space="preserve"> yang </w:t>
            </w:r>
            <w:proofErr w:type="spellStart"/>
            <w:r w:rsidRPr="00DB25C4">
              <w:rPr>
                <w:rFonts w:eastAsia="Segoe UI" w:cstheme="minorHAnsi"/>
              </w:rPr>
              <w:t>terampil</w:t>
            </w:r>
            <w:proofErr w:type="spellEnd"/>
            <w:r w:rsidRPr="00DB25C4">
              <w:rPr>
                <w:rFonts w:eastAsia="Segoe UI" w:cstheme="minorHAnsi"/>
              </w:rPr>
              <w:t xml:space="preserve"> dan </w:t>
            </w:r>
            <w:proofErr w:type="spellStart"/>
            <w:r w:rsidRPr="00DB25C4">
              <w:rPr>
                <w:rFonts w:eastAsia="Segoe UI" w:cstheme="minorHAnsi"/>
              </w:rPr>
              <w:t>berpengalaman</w:t>
            </w:r>
            <w:proofErr w:type="spellEnd"/>
          </w:p>
        </w:tc>
      </w:tr>
      <w:tr w:rsidR="00B06B75" w:rsidRPr="00DB25C4" w14:paraId="31F260EB" w14:textId="77777777" w:rsidTr="00CD4E67">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0F92334" w14:textId="77777777" w:rsidR="00B06B75" w:rsidRPr="00DB25C4" w:rsidRDefault="00B06B75" w:rsidP="00687314">
            <w:pPr>
              <w:spacing w:after="0" w:line="240" w:lineRule="auto"/>
              <w:rPr>
                <w:rFonts w:cstheme="minorHAnsi"/>
              </w:rPr>
            </w:pP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dokumentasi</w:t>
            </w:r>
            <w:proofErr w:type="spellEnd"/>
            <w:r w:rsidRPr="00DB25C4">
              <w:rPr>
                <w:rFonts w:eastAsia="Segoe UI" w:cstheme="minorHAnsi"/>
              </w:rPr>
              <w:t xml:space="preserve"> </w:t>
            </w:r>
            <w:proofErr w:type="spellStart"/>
            <w:r w:rsidRPr="00DB25C4">
              <w:rPr>
                <w:rFonts w:eastAsia="Segoe UI" w:cstheme="minorHAnsi"/>
              </w:rPr>
              <w:t>terkait</w:t>
            </w:r>
            <w:proofErr w:type="spellEnd"/>
            <w:r w:rsidRPr="00DB25C4">
              <w:rPr>
                <w:rFonts w:eastAsia="Segoe UI" w:cstheme="minorHAnsi"/>
              </w:rPr>
              <w:t xml:space="preserve"> </w:t>
            </w:r>
            <w:proofErr w:type="spellStart"/>
            <w:r w:rsidRPr="00DB25C4">
              <w:rPr>
                <w:rFonts w:eastAsia="Segoe UI" w:cstheme="minorHAnsi"/>
              </w:rPr>
              <w:t>penggunaan</w:t>
            </w:r>
            <w:proofErr w:type="spellEnd"/>
            <w:r w:rsidRPr="00DB25C4">
              <w:rPr>
                <w:rFonts w:eastAsia="Segoe UI" w:cstheme="minorHAnsi"/>
              </w:rPr>
              <w:t xml:space="preserve"> dan </w:t>
            </w:r>
            <w:proofErr w:type="spellStart"/>
            <w:r w:rsidRPr="00DB25C4">
              <w:rPr>
                <w:rFonts w:eastAsia="Segoe UI" w:cstheme="minorHAnsi"/>
              </w:rPr>
              <w:t>pengelolaan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w:t>
            </w:r>
          </w:p>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50C85F07" w14:textId="77777777" w:rsidR="00B06B75" w:rsidRPr="00DB25C4" w:rsidRDefault="00B06B75" w:rsidP="00687314">
            <w:pPr>
              <w:spacing w:after="0" w:line="240" w:lineRule="auto"/>
              <w:rPr>
                <w:rFonts w:eastAsia="Segoe UI" w:cstheme="minorHAnsi"/>
              </w:rPr>
            </w:pPr>
            <w:proofErr w:type="spellStart"/>
            <w:r w:rsidRPr="00DB25C4">
              <w:rPr>
                <w:rFonts w:eastAsia="Segoe UI" w:cstheme="minorHAnsi"/>
              </w:rPr>
              <w:t>Dalam</w:t>
            </w:r>
            <w:proofErr w:type="spellEnd"/>
            <w:r w:rsidRPr="00DB25C4">
              <w:rPr>
                <w:rFonts w:eastAsia="Segoe UI" w:cstheme="minorHAnsi"/>
              </w:rPr>
              <w:t xml:space="preserve"> </w:t>
            </w:r>
            <w:proofErr w:type="spellStart"/>
            <w:r w:rsidRPr="00DB25C4">
              <w:rPr>
                <w:rFonts w:eastAsia="Segoe UI" w:cstheme="minorHAnsi"/>
              </w:rPr>
              <w:t>hal</w:t>
            </w:r>
            <w:proofErr w:type="spellEnd"/>
            <w:r w:rsidRPr="00DB25C4">
              <w:rPr>
                <w:rFonts w:eastAsia="Segoe UI" w:cstheme="minorHAnsi"/>
              </w:rPr>
              <w:t xml:space="preserve"> </w:t>
            </w:r>
            <w:proofErr w:type="spellStart"/>
            <w:r w:rsidRPr="00DB25C4">
              <w:rPr>
                <w:rFonts w:eastAsia="Segoe UI" w:cstheme="minorHAnsi"/>
              </w:rPr>
              <w:t>ini</w:t>
            </w:r>
            <w:proofErr w:type="spellEnd"/>
            <w:r w:rsidRPr="00DB25C4">
              <w:rPr>
                <w:rFonts w:eastAsia="Segoe UI" w:cstheme="minorHAnsi"/>
              </w:rPr>
              <w:t xml:space="preserve">, SIMASET </w:t>
            </w:r>
            <w:proofErr w:type="spellStart"/>
            <w:r w:rsidRPr="00DB25C4">
              <w:rPr>
                <w:rFonts w:eastAsia="Segoe UI" w:cstheme="minorHAnsi"/>
              </w:rPr>
              <w:t>harus</w:t>
            </w:r>
            <w:proofErr w:type="spellEnd"/>
            <w:r w:rsidRPr="00DB25C4">
              <w:rPr>
                <w:rFonts w:eastAsia="Segoe UI" w:cstheme="minorHAnsi"/>
              </w:rPr>
              <w:t xml:space="preserve"> </w:t>
            </w:r>
            <w:proofErr w:type="spellStart"/>
            <w:r w:rsidRPr="00DB25C4">
              <w:rPr>
                <w:rFonts w:eastAsia="Segoe UI" w:cstheme="minorHAnsi"/>
              </w:rPr>
              <w:t>dikelola</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baik</w:t>
            </w:r>
            <w:proofErr w:type="spellEnd"/>
            <w:r w:rsidRPr="00DB25C4">
              <w:rPr>
                <w:rFonts w:eastAsia="Segoe UI" w:cstheme="minorHAnsi"/>
              </w:rPr>
              <w:t xml:space="preserve"> dan data yang </w:t>
            </w:r>
            <w:proofErr w:type="spellStart"/>
            <w:r w:rsidRPr="00DB25C4">
              <w:rPr>
                <w:rFonts w:eastAsia="Segoe UI" w:cstheme="minorHAnsi"/>
              </w:rPr>
              <w:t>diinput</w:t>
            </w:r>
            <w:proofErr w:type="spellEnd"/>
            <w:r w:rsidRPr="00DB25C4">
              <w:rPr>
                <w:rFonts w:eastAsia="Segoe UI" w:cstheme="minorHAnsi"/>
              </w:rPr>
              <w:t xml:space="preserve"> </w:t>
            </w:r>
            <w:proofErr w:type="spellStart"/>
            <w:r w:rsidRPr="00DB25C4">
              <w:rPr>
                <w:rFonts w:eastAsia="Segoe UI" w:cstheme="minorHAnsi"/>
              </w:rPr>
              <w:t>harus</w:t>
            </w:r>
            <w:proofErr w:type="spellEnd"/>
            <w:r w:rsidRPr="00DB25C4">
              <w:rPr>
                <w:rFonts w:eastAsia="Segoe UI" w:cstheme="minorHAnsi"/>
              </w:rPr>
              <w:t xml:space="preserve"> </w:t>
            </w:r>
            <w:proofErr w:type="spellStart"/>
            <w:r w:rsidRPr="00DB25C4">
              <w:rPr>
                <w:rFonts w:eastAsia="Segoe UI" w:cstheme="minorHAnsi"/>
              </w:rPr>
              <w:t>akurat</w:t>
            </w:r>
            <w:proofErr w:type="spellEnd"/>
            <w:r w:rsidRPr="00DB25C4">
              <w:rPr>
                <w:rFonts w:eastAsia="Segoe UI" w:cstheme="minorHAnsi"/>
              </w:rPr>
              <w:t xml:space="preserve"> dan </w:t>
            </w:r>
            <w:proofErr w:type="spellStart"/>
            <w:r w:rsidRPr="00DB25C4">
              <w:rPr>
                <w:rFonts w:eastAsia="Segoe UI" w:cstheme="minorHAnsi"/>
              </w:rPr>
              <w:t>teratur</w:t>
            </w:r>
            <w:proofErr w:type="spellEnd"/>
            <w:r w:rsidRPr="00DB25C4">
              <w:rPr>
                <w:rFonts w:eastAsia="Segoe UI" w:cstheme="minorHAnsi"/>
              </w:rPr>
              <w:t xml:space="preserve">. Bagian </w:t>
            </w:r>
            <w:proofErr w:type="spellStart"/>
            <w:r w:rsidRPr="00DB25C4">
              <w:rPr>
                <w:rFonts w:eastAsia="Segoe UI" w:cstheme="minorHAnsi"/>
              </w:rPr>
              <w:t>Aset</w:t>
            </w:r>
            <w:proofErr w:type="spellEnd"/>
            <w:r w:rsidRPr="00DB25C4">
              <w:rPr>
                <w:rFonts w:eastAsia="Segoe UI" w:cstheme="minorHAnsi"/>
              </w:rPr>
              <w:t xml:space="preserve"> Universitas </w:t>
            </w:r>
            <w:proofErr w:type="spellStart"/>
            <w:r w:rsidRPr="00DB25C4">
              <w:rPr>
                <w:rFonts w:eastAsia="Segoe UI" w:cstheme="minorHAnsi"/>
              </w:rPr>
              <w:t>harus</w:t>
            </w:r>
            <w:proofErr w:type="spellEnd"/>
            <w:r w:rsidRPr="00DB25C4">
              <w:rPr>
                <w:rFonts w:eastAsia="Segoe UI" w:cstheme="minorHAnsi"/>
              </w:rPr>
              <w:t xml:space="preserve"> </w:t>
            </w:r>
            <w:proofErr w:type="spellStart"/>
            <w:r w:rsidRPr="00DB25C4">
              <w:rPr>
                <w:rFonts w:eastAsia="Segoe UI" w:cstheme="minorHAnsi"/>
              </w:rPr>
              <w:t>memastikan</w:t>
            </w:r>
            <w:proofErr w:type="spellEnd"/>
            <w:r w:rsidRPr="00DB25C4">
              <w:rPr>
                <w:rFonts w:eastAsia="Segoe UI" w:cstheme="minorHAnsi"/>
              </w:rPr>
              <w:t xml:space="preserve"> </w:t>
            </w:r>
            <w:proofErr w:type="spellStart"/>
            <w:r w:rsidRPr="00DB25C4">
              <w:rPr>
                <w:rFonts w:eastAsia="Segoe UI" w:cstheme="minorHAnsi"/>
              </w:rPr>
              <w:t>bahwa</w:t>
            </w:r>
            <w:proofErr w:type="spellEnd"/>
            <w:r w:rsidRPr="00DB25C4">
              <w:rPr>
                <w:rFonts w:eastAsia="Segoe UI" w:cstheme="minorHAnsi"/>
              </w:rPr>
              <w:t xml:space="preserve"> </w:t>
            </w:r>
            <w:proofErr w:type="spellStart"/>
            <w:r w:rsidRPr="00DB25C4">
              <w:rPr>
                <w:rFonts w:eastAsia="Segoe UI" w:cstheme="minorHAnsi"/>
              </w:rPr>
              <w:t>dokumentasi</w:t>
            </w:r>
            <w:proofErr w:type="spellEnd"/>
            <w:r w:rsidRPr="00DB25C4">
              <w:rPr>
                <w:rFonts w:eastAsia="Segoe UI" w:cstheme="minorHAnsi"/>
              </w:rPr>
              <w:t xml:space="preserve"> </w:t>
            </w:r>
            <w:proofErr w:type="spellStart"/>
            <w:r w:rsidRPr="00DB25C4">
              <w:rPr>
                <w:rFonts w:eastAsia="Segoe UI" w:cstheme="minorHAnsi"/>
              </w:rPr>
              <w:t>terkait</w:t>
            </w:r>
            <w:proofErr w:type="spellEnd"/>
            <w:r w:rsidRPr="00DB25C4">
              <w:rPr>
                <w:rFonts w:eastAsia="Segoe UI" w:cstheme="minorHAnsi"/>
              </w:rPr>
              <w:t xml:space="preserve"> </w:t>
            </w:r>
            <w:proofErr w:type="spellStart"/>
            <w:r w:rsidRPr="00DB25C4">
              <w:rPr>
                <w:rFonts w:eastAsia="Segoe UI" w:cstheme="minorHAnsi"/>
              </w:rPr>
              <w:t>penggunaan</w:t>
            </w:r>
            <w:proofErr w:type="spellEnd"/>
            <w:r w:rsidRPr="00DB25C4">
              <w:rPr>
                <w:rFonts w:eastAsia="Segoe UI" w:cstheme="minorHAnsi"/>
              </w:rPr>
              <w:t xml:space="preserve"> dan </w:t>
            </w:r>
            <w:proofErr w:type="spellStart"/>
            <w:r w:rsidRPr="00DB25C4">
              <w:rPr>
                <w:rFonts w:eastAsia="Segoe UI" w:cstheme="minorHAnsi"/>
              </w:rPr>
              <w:t>pengelolaan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w:t>
            </w:r>
            <w:proofErr w:type="spellStart"/>
            <w:r w:rsidRPr="00DB25C4">
              <w:rPr>
                <w:rFonts w:eastAsia="Segoe UI" w:cstheme="minorHAnsi"/>
              </w:rPr>
              <w:t>dilakukan</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baik</w:t>
            </w:r>
            <w:proofErr w:type="spellEnd"/>
            <w:r w:rsidRPr="00DB25C4">
              <w:rPr>
                <w:rFonts w:eastAsia="Segoe UI" w:cstheme="minorHAnsi"/>
              </w:rPr>
              <w:t xml:space="preserve"> dan </w:t>
            </w:r>
            <w:proofErr w:type="spellStart"/>
            <w:r w:rsidRPr="00DB25C4">
              <w:rPr>
                <w:rFonts w:eastAsia="Segoe UI" w:cstheme="minorHAnsi"/>
              </w:rPr>
              <w:t>teratur</w:t>
            </w:r>
            <w:proofErr w:type="spellEnd"/>
          </w:p>
        </w:tc>
      </w:tr>
      <w:tr w:rsidR="00B06B75" w:rsidRPr="00DB25C4" w14:paraId="3154739A" w14:textId="77777777" w:rsidTr="00CD4E67">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A7CD4E3" w14:textId="77777777" w:rsidR="00B06B75" w:rsidRPr="00DB25C4" w:rsidRDefault="00B06B75" w:rsidP="00687314">
            <w:pPr>
              <w:spacing w:after="0" w:line="240" w:lineRule="auto"/>
              <w:rPr>
                <w:rFonts w:cstheme="minorHAnsi"/>
              </w:rPr>
            </w:pP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pengelolaan</w:t>
            </w:r>
            <w:proofErr w:type="spellEnd"/>
            <w:r w:rsidRPr="00DB25C4">
              <w:rPr>
                <w:rFonts w:eastAsia="Segoe UI" w:cstheme="minorHAnsi"/>
              </w:rPr>
              <w:t xml:space="preserve"> </w:t>
            </w:r>
            <w:proofErr w:type="spellStart"/>
            <w:r w:rsidRPr="00DB25C4">
              <w:rPr>
                <w:rFonts w:eastAsia="Segoe UI" w:cstheme="minorHAnsi"/>
              </w:rPr>
              <w:t>informasi</w:t>
            </w:r>
            <w:proofErr w:type="spellEnd"/>
            <w:r w:rsidRPr="00DB25C4">
              <w:rPr>
                <w:rFonts w:eastAsia="Segoe UI" w:cstheme="minorHAnsi"/>
              </w:rPr>
              <w:t xml:space="preserve"> </w:t>
            </w:r>
            <w:proofErr w:type="spellStart"/>
            <w:r w:rsidRPr="00DB25C4">
              <w:rPr>
                <w:rFonts w:eastAsia="Segoe UI" w:cstheme="minorHAnsi"/>
              </w:rPr>
              <w:t>terkait</w:t>
            </w:r>
            <w:proofErr w:type="spellEnd"/>
            <w:r w:rsidRPr="00DB25C4">
              <w:rPr>
                <w:rFonts w:eastAsia="Segoe UI" w:cstheme="minorHAnsi"/>
              </w:rPr>
              <w:t xml:space="preserve"> </w:t>
            </w:r>
            <w:proofErr w:type="spellStart"/>
            <w:r w:rsidRPr="00DB25C4">
              <w:rPr>
                <w:rFonts w:eastAsia="Segoe UI" w:cstheme="minorHAnsi"/>
              </w:rPr>
              <w:t>penggunaan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yang </w:t>
            </w:r>
            <w:proofErr w:type="spellStart"/>
            <w:r w:rsidRPr="00DB25C4">
              <w:rPr>
                <w:rFonts w:eastAsia="Segoe UI" w:cstheme="minorHAnsi"/>
              </w:rPr>
              <w:t>diinisiasi</w:t>
            </w:r>
            <w:proofErr w:type="spellEnd"/>
            <w:r w:rsidRPr="00DB25C4">
              <w:rPr>
                <w:rFonts w:eastAsia="Segoe UI" w:cstheme="minorHAnsi"/>
              </w:rPr>
              <w:t xml:space="preserve"> oleh unit lain </w:t>
            </w:r>
            <w:proofErr w:type="spellStart"/>
            <w:r w:rsidRPr="00DB25C4">
              <w:rPr>
                <w:rFonts w:eastAsia="Segoe UI" w:cstheme="minorHAnsi"/>
              </w:rPr>
              <w:t>menggunakan</w:t>
            </w:r>
            <w:proofErr w:type="spellEnd"/>
            <w:r w:rsidRPr="00DB25C4">
              <w:rPr>
                <w:rFonts w:eastAsia="Segoe UI" w:cstheme="minorHAnsi"/>
              </w:rPr>
              <w:t xml:space="preserve"> </w:t>
            </w:r>
            <w:proofErr w:type="spellStart"/>
            <w:r w:rsidRPr="00DB25C4">
              <w:rPr>
                <w:rFonts w:eastAsia="Segoe UI" w:cstheme="minorHAnsi"/>
              </w:rPr>
              <w:t>pendanaan</w:t>
            </w:r>
            <w:proofErr w:type="spellEnd"/>
            <w:r w:rsidRPr="00DB25C4">
              <w:rPr>
                <w:rFonts w:eastAsia="Segoe UI" w:cstheme="minorHAnsi"/>
              </w:rPr>
              <w:t xml:space="preserve"> </w:t>
            </w:r>
            <w:proofErr w:type="spellStart"/>
            <w:r w:rsidRPr="00DB25C4">
              <w:rPr>
                <w:rFonts w:eastAsia="Segoe UI" w:cstheme="minorHAnsi"/>
              </w:rPr>
              <w:t>eksternal</w:t>
            </w:r>
            <w:proofErr w:type="spellEnd"/>
            <w:r w:rsidRPr="00DB25C4">
              <w:rPr>
                <w:rFonts w:eastAsia="Segoe UI" w:cstheme="minorHAnsi"/>
              </w:rPr>
              <w:t>.</w:t>
            </w:r>
          </w:p>
        </w:tc>
        <w:tc>
          <w:tcPr>
            <w:tcW w:w="6840" w:type="dxa"/>
            <w:tcBorders>
              <w:top w:val="single" w:sz="8" w:space="0" w:color="auto"/>
              <w:left w:val="single" w:sz="8" w:space="0" w:color="auto"/>
              <w:bottom w:val="single" w:sz="8" w:space="0" w:color="auto"/>
              <w:right w:val="single" w:sz="8" w:space="0" w:color="auto"/>
            </w:tcBorders>
            <w:tcMar>
              <w:left w:w="108" w:type="dxa"/>
              <w:right w:w="108" w:type="dxa"/>
            </w:tcMar>
          </w:tcPr>
          <w:p w14:paraId="61FFE72C" w14:textId="77777777" w:rsidR="00B06B75" w:rsidRPr="00DB25C4" w:rsidRDefault="00B06B75" w:rsidP="00687314">
            <w:pPr>
              <w:spacing w:after="0" w:line="240" w:lineRule="auto"/>
              <w:rPr>
                <w:rFonts w:cstheme="minorHAnsi"/>
              </w:rPr>
            </w:pPr>
            <w:proofErr w:type="spellStart"/>
            <w:r w:rsidRPr="00DB25C4">
              <w:rPr>
                <w:rFonts w:eastAsia="Segoe UI" w:cstheme="minorHAnsi"/>
              </w:rPr>
              <w:t>Dalam</w:t>
            </w:r>
            <w:proofErr w:type="spellEnd"/>
            <w:r w:rsidRPr="00DB25C4">
              <w:rPr>
                <w:rFonts w:eastAsia="Segoe UI" w:cstheme="minorHAnsi"/>
              </w:rPr>
              <w:t xml:space="preserve"> </w:t>
            </w:r>
            <w:proofErr w:type="spellStart"/>
            <w:r w:rsidRPr="00DB25C4">
              <w:rPr>
                <w:rFonts w:eastAsia="Segoe UI" w:cstheme="minorHAnsi"/>
              </w:rPr>
              <w:t>hal</w:t>
            </w:r>
            <w:proofErr w:type="spellEnd"/>
            <w:r w:rsidRPr="00DB25C4">
              <w:rPr>
                <w:rFonts w:eastAsia="Segoe UI" w:cstheme="minorHAnsi"/>
              </w:rPr>
              <w:t xml:space="preserve"> </w:t>
            </w:r>
            <w:proofErr w:type="spellStart"/>
            <w:r w:rsidRPr="00DB25C4">
              <w:rPr>
                <w:rFonts w:eastAsia="Segoe UI" w:cstheme="minorHAnsi"/>
              </w:rPr>
              <w:t>ini</w:t>
            </w:r>
            <w:proofErr w:type="spellEnd"/>
            <w:r w:rsidRPr="00DB25C4">
              <w:rPr>
                <w:rFonts w:eastAsia="Segoe UI" w:cstheme="minorHAnsi"/>
              </w:rPr>
              <w:t xml:space="preserve">, </w:t>
            </w:r>
            <w:proofErr w:type="spellStart"/>
            <w:r w:rsidRPr="00DB25C4">
              <w:rPr>
                <w:rFonts w:eastAsia="Segoe UI" w:cstheme="minorHAnsi"/>
              </w:rPr>
              <w:t>perlu</w:t>
            </w:r>
            <w:proofErr w:type="spellEnd"/>
            <w:r w:rsidRPr="00DB25C4">
              <w:rPr>
                <w:rFonts w:eastAsia="Segoe UI" w:cstheme="minorHAnsi"/>
              </w:rPr>
              <w:t xml:space="preserve"> </w:t>
            </w:r>
            <w:proofErr w:type="spellStart"/>
            <w:r w:rsidRPr="00DB25C4">
              <w:rPr>
                <w:rFonts w:eastAsia="Segoe UI" w:cstheme="minorHAnsi"/>
              </w:rPr>
              <w:t>dibentuk</w:t>
            </w:r>
            <w:proofErr w:type="spellEnd"/>
            <w:r w:rsidRPr="00DB25C4">
              <w:rPr>
                <w:rFonts w:eastAsia="Segoe UI" w:cstheme="minorHAnsi"/>
              </w:rPr>
              <w:t xml:space="preserve"> </w:t>
            </w:r>
            <w:proofErr w:type="spellStart"/>
            <w:r w:rsidRPr="00DB25C4">
              <w:rPr>
                <w:rFonts w:eastAsia="Segoe UI" w:cstheme="minorHAnsi"/>
              </w:rPr>
              <w:t>tim</w:t>
            </w:r>
            <w:proofErr w:type="spellEnd"/>
            <w:r w:rsidRPr="00DB25C4">
              <w:rPr>
                <w:rFonts w:eastAsia="Segoe UI" w:cstheme="minorHAnsi"/>
              </w:rPr>
              <w:t xml:space="preserve"> yang </w:t>
            </w:r>
            <w:proofErr w:type="spellStart"/>
            <w:r w:rsidRPr="00DB25C4">
              <w:rPr>
                <w:rFonts w:eastAsia="Segoe UI" w:cstheme="minorHAnsi"/>
              </w:rPr>
              <w:t>bertugas</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memantau</w:t>
            </w:r>
            <w:proofErr w:type="spellEnd"/>
            <w:r w:rsidRPr="00DB25C4">
              <w:rPr>
                <w:rFonts w:eastAsia="Segoe UI" w:cstheme="minorHAnsi"/>
              </w:rPr>
              <w:t xml:space="preserve"> dan </w:t>
            </w:r>
            <w:proofErr w:type="spellStart"/>
            <w:r w:rsidRPr="00DB25C4">
              <w:rPr>
                <w:rFonts w:eastAsia="Segoe UI" w:cstheme="minorHAnsi"/>
              </w:rPr>
              <w:t>mengelola</w:t>
            </w:r>
            <w:proofErr w:type="spellEnd"/>
            <w:r w:rsidRPr="00DB25C4">
              <w:rPr>
                <w:rFonts w:eastAsia="Segoe UI" w:cstheme="minorHAnsi"/>
              </w:rPr>
              <w:t xml:space="preserve"> </w:t>
            </w:r>
            <w:proofErr w:type="spellStart"/>
            <w:r w:rsidRPr="00DB25C4">
              <w:rPr>
                <w:rFonts w:eastAsia="Segoe UI" w:cstheme="minorHAnsi"/>
              </w:rPr>
              <w:t>penggunaan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yang </w:t>
            </w:r>
            <w:proofErr w:type="spellStart"/>
            <w:r w:rsidRPr="00DB25C4">
              <w:rPr>
                <w:rFonts w:eastAsia="Segoe UI" w:cstheme="minorHAnsi"/>
              </w:rPr>
              <w:t>diinisiasi</w:t>
            </w:r>
            <w:proofErr w:type="spellEnd"/>
            <w:r w:rsidRPr="00DB25C4">
              <w:rPr>
                <w:rFonts w:eastAsia="Segoe UI" w:cstheme="minorHAnsi"/>
              </w:rPr>
              <w:t xml:space="preserve"> oleh unit lain </w:t>
            </w:r>
            <w:proofErr w:type="spellStart"/>
            <w:r w:rsidRPr="00DB25C4">
              <w:rPr>
                <w:rFonts w:eastAsia="Segoe UI" w:cstheme="minorHAnsi"/>
              </w:rPr>
              <w:t>menggunakan</w:t>
            </w:r>
            <w:proofErr w:type="spellEnd"/>
            <w:r w:rsidRPr="00DB25C4">
              <w:rPr>
                <w:rFonts w:eastAsia="Segoe UI" w:cstheme="minorHAnsi"/>
              </w:rPr>
              <w:t xml:space="preserve"> </w:t>
            </w:r>
            <w:proofErr w:type="spellStart"/>
            <w:r w:rsidRPr="00DB25C4">
              <w:rPr>
                <w:rFonts w:eastAsia="Segoe UI" w:cstheme="minorHAnsi"/>
              </w:rPr>
              <w:t>pendanaan</w:t>
            </w:r>
            <w:proofErr w:type="spellEnd"/>
            <w:r w:rsidRPr="00DB25C4">
              <w:rPr>
                <w:rFonts w:eastAsia="Segoe UI" w:cstheme="minorHAnsi"/>
              </w:rPr>
              <w:t xml:space="preserve"> </w:t>
            </w:r>
            <w:proofErr w:type="spellStart"/>
            <w:r w:rsidRPr="00DB25C4">
              <w:rPr>
                <w:rFonts w:eastAsia="Segoe UI" w:cstheme="minorHAnsi"/>
              </w:rPr>
              <w:t>eksternal</w:t>
            </w:r>
            <w:proofErr w:type="spellEnd"/>
            <w:r w:rsidRPr="00DB25C4">
              <w:rPr>
                <w:rFonts w:eastAsia="Segoe UI" w:cstheme="minorHAnsi"/>
              </w:rPr>
              <w:t xml:space="preserve">. Tim </w:t>
            </w:r>
            <w:proofErr w:type="spellStart"/>
            <w:r w:rsidRPr="00DB25C4">
              <w:rPr>
                <w:rFonts w:eastAsia="Segoe UI" w:cstheme="minorHAnsi"/>
              </w:rPr>
              <w:t>ini</w:t>
            </w:r>
            <w:proofErr w:type="spellEnd"/>
            <w:r w:rsidRPr="00DB25C4">
              <w:rPr>
                <w:rFonts w:eastAsia="Segoe UI" w:cstheme="minorHAnsi"/>
              </w:rPr>
              <w:t xml:space="preserve"> </w:t>
            </w:r>
            <w:proofErr w:type="spellStart"/>
            <w:r w:rsidRPr="00DB25C4">
              <w:rPr>
                <w:rFonts w:eastAsia="Segoe UI" w:cstheme="minorHAnsi"/>
              </w:rPr>
              <w:t>harus</w:t>
            </w:r>
            <w:proofErr w:type="spellEnd"/>
            <w:r w:rsidRPr="00DB25C4">
              <w:rPr>
                <w:rFonts w:eastAsia="Segoe UI" w:cstheme="minorHAnsi"/>
              </w:rPr>
              <w:t xml:space="preserve"> </w:t>
            </w:r>
            <w:proofErr w:type="spellStart"/>
            <w:r w:rsidRPr="00DB25C4">
              <w:rPr>
                <w:rFonts w:eastAsia="Segoe UI" w:cstheme="minorHAnsi"/>
              </w:rPr>
              <w:t>memastikan</w:t>
            </w:r>
            <w:proofErr w:type="spellEnd"/>
            <w:r w:rsidRPr="00DB25C4">
              <w:rPr>
                <w:rFonts w:eastAsia="Segoe UI" w:cstheme="minorHAnsi"/>
              </w:rPr>
              <w:t xml:space="preserve"> </w:t>
            </w:r>
            <w:proofErr w:type="spellStart"/>
            <w:r w:rsidRPr="00DB25C4">
              <w:rPr>
                <w:rFonts w:eastAsia="Segoe UI" w:cstheme="minorHAnsi"/>
              </w:rPr>
              <w:t>bahwa</w:t>
            </w:r>
            <w:proofErr w:type="spellEnd"/>
            <w:r w:rsidRPr="00DB25C4">
              <w:rPr>
                <w:rFonts w:eastAsia="Segoe UI" w:cstheme="minorHAnsi"/>
              </w:rPr>
              <w:t xml:space="preserve"> </w:t>
            </w:r>
            <w:proofErr w:type="spellStart"/>
            <w:r w:rsidRPr="00DB25C4">
              <w:rPr>
                <w:rFonts w:eastAsia="Segoe UI" w:cstheme="minorHAnsi"/>
              </w:rPr>
              <w:t>informasi</w:t>
            </w:r>
            <w:proofErr w:type="spellEnd"/>
            <w:r w:rsidRPr="00DB25C4">
              <w:rPr>
                <w:rFonts w:eastAsia="Segoe UI" w:cstheme="minorHAnsi"/>
              </w:rPr>
              <w:t xml:space="preserve"> </w:t>
            </w:r>
            <w:proofErr w:type="spellStart"/>
            <w:r w:rsidRPr="00DB25C4">
              <w:rPr>
                <w:rFonts w:eastAsia="Segoe UI" w:cstheme="minorHAnsi"/>
              </w:rPr>
              <w:t>terkait</w:t>
            </w:r>
            <w:proofErr w:type="spellEnd"/>
            <w:r w:rsidRPr="00DB25C4">
              <w:rPr>
                <w:rFonts w:eastAsia="Segoe UI" w:cstheme="minorHAnsi"/>
              </w:rPr>
              <w:t xml:space="preserve"> </w:t>
            </w:r>
            <w:proofErr w:type="spellStart"/>
            <w:r w:rsidRPr="00DB25C4">
              <w:rPr>
                <w:rFonts w:eastAsia="Segoe UI" w:cstheme="minorHAnsi"/>
              </w:rPr>
              <w:t>penggunaan</w:t>
            </w:r>
            <w:proofErr w:type="spellEnd"/>
            <w:r w:rsidRPr="00DB25C4">
              <w:rPr>
                <w:rFonts w:eastAsia="Segoe UI" w:cstheme="minorHAnsi"/>
              </w:rPr>
              <w:t xml:space="preserve"> dan </w:t>
            </w:r>
            <w:proofErr w:type="spellStart"/>
            <w:r w:rsidRPr="00DB25C4">
              <w:rPr>
                <w:rFonts w:eastAsia="Segoe UI" w:cstheme="minorHAnsi"/>
              </w:rPr>
              <w:t>pengelolaan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w:t>
            </w:r>
            <w:proofErr w:type="spellStart"/>
            <w:r w:rsidRPr="00DB25C4">
              <w:rPr>
                <w:rFonts w:eastAsia="Segoe UI" w:cstheme="minorHAnsi"/>
              </w:rPr>
              <w:t>terdokumnetasi</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baik</w:t>
            </w:r>
            <w:proofErr w:type="spellEnd"/>
            <w:r w:rsidRPr="00DB25C4">
              <w:rPr>
                <w:rFonts w:eastAsia="Segoe UI" w:cstheme="minorHAnsi"/>
              </w:rPr>
              <w:t xml:space="preserve"> yang </w:t>
            </w:r>
            <w:proofErr w:type="spellStart"/>
            <w:r w:rsidRPr="00DB25C4">
              <w:rPr>
                <w:rFonts w:eastAsia="Segoe UI" w:cstheme="minorHAnsi"/>
              </w:rPr>
              <w:t>selanjutnya</w:t>
            </w:r>
            <w:proofErr w:type="spellEnd"/>
            <w:r w:rsidRPr="00DB25C4">
              <w:rPr>
                <w:rFonts w:eastAsia="Segoe UI" w:cstheme="minorHAnsi"/>
              </w:rPr>
              <w:t xml:space="preserve"> </w:t>
            </w:r>
            <w:proofErr w:type="spellStart"/>
            <w:r w:rsidRPr="00DB25C4">
              <w:rPr>
                <w:rFonts w:eastAsia="Segoe UI" w:cstheme="minorHAnsi"/>
              </w:rPr>
              <w:t>dijadikan</w:t>
            </w:r>
            <w:proofErr w:type="spellEnd"/>
            <w:r w:rsidRPr="00DB25C4">
              <w:rPr>
                <w:rFonts w:eastAsia="Segoe UI" w:cstheme="minorHAnsi"/>
              </w:rPr>
              <w:t xml:space="preserve"> </w:t>
            </w:r>
            <w:proofErr w:type="spellStart"/>
            <w:r w:rsidRPr="00DB25C4">
              <w:rPr>
                <w:rFonts w:eastAsia="Segoe UI" w:cstheme="minorHAnsi"/>
              </w:rPr>
              <w:t>dasar</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pengambilan</w:t>
            </w:r>
            <w:proofErr w:type="spellEnd"/>
            <w:r w:rsidRPr="00DB25C4">
              <w:rPr>
                <w:rFonts w:eastAsia="Segoe UI" w:cstheme="minorHAnsi"/>
              </w:rPr>
              <w:t xml:space="preserve"> </w:t>
            </w:r>
            <w:proofErr w:type="spellStart"/>
            <w:r w:rsidRPr="00DB25C4">
              <w:rPr>
                <w:rFonts w:eastAsia="Segoe UI" w:cstheme="minorHAnsi"/>
              </w:rPr>
              <w:t>keputusan</w:t>
            </w:r>
            <w:proofErr w:type="spellEnd"/>
            <w:r w:rsidRPr="00DB25C4">
              <w:rPr>
                <w:rFonts w:eastAsia="Segoe UI" w:cstheme="minorHAnsi"/>
              </w:rPr>
              <w:t xml:space="preserve"> </w:t>
            </w:r>
            <w:proofErr w:type="spellStart"/>
            <w:r w:rsidRPr="00DB25C4">
              <w:rPr>
                <w:rFonts w:eastAsia="Segoe UI" w:cstheme="minorHAnsi"/>
              </w:rPr>
              <w:t>bagi</w:t>
            </w:r>
            <w:proofErr w:type="spellEnd"/>
            <w:r w:rsidRPr="00DB25C4">
              <w:rPr>
                <w:rFonts w:eastAsia="Segoe UI" w:cstheme="minorHAnsi"/>
              </w:rPr>
              <w:t xml:space="preserve"> </w:t>
            </w:r>
            <w:proofErr w:type="spellStart"/>
            <w:r w:rsidRPr="00DB25C4">
              <w:rPr>
                <w:rFonts w:eastAsia="Segoe UI" w:cstheme="minorHAnsi"/>
              </w:rPr>
              <w:t>pengembangan</w:t>
            </w:r>
            <w:proofErr w:type="spellEnd"/>
            <w:r w:rsidRPr="00DB25C4">
              <w:rPr>
                <w:rFonts w:eastAsia="Segoe UI" w:cstheme="minorHAnsi"/>
              </w:rPr>
              <w:t xml:space="preserve"> dan </w:t>
            </w:r>
            <w:proofErr w:type="spellStart"/>
            <w:r w:rsidRPr="00DB25C4">
              <w:rPr>
                <w:rFonts w:eastAsia="Segoe UI" w:cstheme="minorHAnsi"/>
              </w:rPr>
              <w:t>pemeliharaan</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dan </w:t>
            </w:r>
            <w:proofErr w:type="spellStart"/>
            <w:r w:rsidRPr="00DB25C4">
              <w:rPr>
                <w:rFonts w:eastAsia="Segoe UI" w:cstheme="minorHAnsi"/>
              </w:rPr>
              <w:t>prasarana</w:t>
            </w:r>
            <w:proofErr w:type="spellEnd"/>
            <w:r w:rsidRPr="00DB25C4">
              <w:rPr>
                <w:rFonts w:eastAsia="Segoe UI" w:cstheme="minorHAnsi"/>
              </w:rPr>
              <w:t xml:space="preserve"> </w:t>
            </w:r>
            <w:proofErr w:type="spellStart"/>
            <w:r w:rsidRPr="00DB25C4">
              <w:rPr>
                <w:rFonts w:eastAsia="Segoe UI" w:cstheme="minorHAnsi"/>
              </w:rPr>
              <w:t>kampus</w:t>
            </w:r>
            <w:proofErr w:type="spellEnd"/>
            <w:r w:rsidRPr="00DB25C4">
              <w:rPr>
                <w:rFonts w:eastAsia="Segoe UI" w:cstheme="minorHAnsi"/>
              </w:rPr>
              <w:t xml:space="preserve">. </w:t>
            </w:r>
          </w:p>
        </w:tc>
      </w:tr>
    </w:tbl>
    <w:p w14:paraId="7E8814BB" w14:textId="77777777" w:rsidR="0076297E" w:rsidRPr="00DB25C4" w:rsidRDefault="0076297E" w:rsidP="00687314">
      <w:pPr>
        <w:autoSpaceDE w:val="0"/>
        <w:autoSpaceDN w:val="0"/>
        <w:adjustRightInd w:val="0"/>
        <w:spacing w:after="0" w:line="240" w:lineRule="auto"/>
        <w:jc w:val="both"/>
        <w:rPr>
          <w:rFonts w:cstheme="minorHAnsi"/>
          <w:color w:val="000000"/>
        </w:rPr>
        <w:sectPr w:rsidR="0076297E" w:rsidRPr="00DB25C4" w:rsidSect="00450D50">
          <w:pgSz w:w="12240" w:h="15840"/>
          <w:pgMar w:top="1440" w:right="1440" w:bottom="1440" w:left="1440" w:header="720" w:footer="720" w:gutter="0"/>
          <w:cols w:space="720"/>
          <w:noEndnote/>
        </w:sectPr>
      </w:pPr>
    </w:p>
    <w:p w14:paraId="459D0A33" w14:textId="77777777" w:rsidR="0076297E" w:rsidRPr="00DB25C4" w:rsidRDefault="0076297E" w:rsidP="00687314">
      <w:pPr>
        <w:spacing w:after="0" w:line="240" w:lineRule="auto"/>
        <w:jc w:val="both"/>
        <w:rPr>
          <w:rFonts w:cstheme="minorHAnsi"/>
          <w:b/>
          <w:bCs/>
          <w:color w:val="000000" w:themeColor="text1"/>
        </w:rPr>
      </w:pPr>
      <w:proofErr w:type="spellStart"/>
      <w:r w:rsidRPr="00DB25C4">
        <w:rPr>
          <w:rFonts w:cstheme="minorHAnsi"/>
          <w:b/>
          <w:bCs/>
          <w:color w:val="000000" w:themeColor="text1"/>
        </w:rPr>
        <w:lastRenderedPageBreak/>
        <w:t>Kriteri</w:t>
      </w:r>
      <w:proofErr w:type="spellEnd"/>
      <w:r w:rsidRPr="00DB25C4">
        <w:rPr>
          <w:rFonts w:cstheme="minorHAnsi"/>
          <w:b/>
          <w:bCs/>
          <w:color w:val="000000" w:themeColor="text1"/>
        </w:rPr>
        <w:t xml:space="preserve"> 6. Pendidikan</w:t>
      </w:r>
    </w:p>
    <w:p w14:paraId="349D27C9" w14:textId="77777777" w:rsidR="0076297E" w:rsidRPr="00DB25C4" w:rsidRDefault="0076297E" w:rsidP="00687314">
      <w:pPr>
        <w:spacing w:after="0" w:line="240" w:lineRule="auto"/>
        <w:jc w:val="both"/>
        <w:rPr>
          <w:rFonts w:cstheme="minorHAnsi"/>
          <w:color w:val="000000" w:themeColor="text1"/>
        </w:rPr>
      </w:pPr>
    </w:p>
    <w:p w14:paraId="0C0C1B05"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t xml:space="preserve">6.1 </w:t>
      </w:r>
      <w:proofErr w:type="spellStart"/>
      <w:r w:rsidRPr="00DB25C4">
        <w:rPr>
          <w:rFonts w:cstheme="minorHAnsi"/>
          <w:b/>
          <w:bCs/>
          <w:color w:val="000000" w:themeColor="text1"/>
        </w:rPr>
        <w:t>Kurikulum</w:t>
      </w:r>
      <w:proofErr w:type="spellEnd"/>
      <w:r w:rsidRPr="00DB25C4">
        <w:rPr>
          <w:rFonts w:cstheme="minorHAnsi"/>
          <w:b/>
          <w:bCs/>
          <w:color w:val="000000" w:themeColor="text1"/>
        </w:rPr>
        <w:t xml:space="preserve"> PS dan </w:t>
      </w:r>
      <w:proofErr w:type="spellStart"/>
      <w:r w:rsidRPr="00DB25C4">
        <w:rPr>
          <w:rFonts w:cstheme="minorHAnsi"/>
          <w:b/>
          <w:bCs/>
          <w:color w:val="000000" w:themeColor="text1"/>
        </w:rPr>
        <w:t>Perangkat</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Pembelajaran</w:t>
      </w:r>
      <w:proofErr w:type="spellEnd"/>
    </w:p>
    <w:p w14:paraId="47754FDB"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t xml:space="preserve">6.1.1 </w:t>
      </w:r>
      <w:proofErr w:type="spellStart"/>
      <w:r w:rsidRPr="00DB25C4">
        <w:rPr>
          <w:rFonts w:cstheme="minorHAnsi"/>
          <w:b/>
          <w:bCs/>
          <w:color w:val="000000" w:themeColor="text1"/>
        </w:rPr>
        <w:t>Kebijakan</w:t>
      </w:r>
      <w:proofErr w:type="spellEnd"/>
    </w:p>
    <w:p w14:paraId="7A855182" w14:textId="77777777" w:rsidR="0076297E" w:rsidRPr="00DB25C4" w:rsidRDefault="0076297E" w:rsidP="00687314">
      <w:pPr>
        <w:spacing w:after="0" w:line="240" w:lineRule="auto"/>
        <w:jc w:val="both"/>
        <w:rPr>
          <w:rFonts w:cstheme="minorHAnsi"/>
          <w:color w:val="000000" w:themeColor="text1"/>
        </w:rPr>
      </w:pPr>
      <w:r w:rsidRPr="00DB25C4">
        <w:rPr>
          <w:rFonts w:cstheme="minorHAnsi"/>
          <w:color w:val="000000" w:themeColor="text1"/>
        </w:rPr>
        <w:tab/>
      </w:r>
      <w:proofErr w:type="spellStart"/>
      <w:r w:rsidRPr="00DB25C4">
        <w:rPr>
          <w:rFonts w:cstheme="minorHAnsi"/>
          <w:color w:val="000000" w:themeColor="text1"/>
        </w:rPr>
        <w:t>Kebijakan</w:t>
      </w:r>
      <w:proofErr w:type="spellEnd"/>
      <w:r w:rsidRPr="00DB25C4">
        <w:rPr>
          <w:rFonts w:cstheme="minorHAnsi"/>
          <w:color w:val="000000" w:themeColor="text1"/>
        </w:rPr>
        <w:t xml:space="preserve"> </w:t>
      </w:r>
      <w:proofErr w:type="spellStart"/>
      <w:r w:rsidRPr="00DB25C4">
        <w:rPr>
          <w:rFonts w:cstheme="minorHAnsi"/>
          <w:color w:val="000000" w:themeColor="text1"/>
        </w:rPr>
        <w:t>tertulis</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bentuk</w:t>
      </w:r>
      <w:proofErr w:type="spellEnd"/>
      <w:r w:rsidRPr="00DB25C4">
        <w:rPr>
          <w:rFonts w:cstheme="minorHAnsi"/>
          <w:color w:val="000000" w:themeColor="text1"/>
        </w:rPr>
        <w:t xml:space="preserve"> </w:t>
      </w:r>
      <w:proofErr w:type="spellStart"/>
      <w:r w:rsidRPr="00DB25C4">
        <w:rPr>
          <w:rFonts w:cstheme="minorHAnsi"/>
          <w:color w:val="000000" w:themeColor="text1"/>
        </w:rPr>
        <w:t>peraturan</w:t>
      </w:r>
      <w:proofErr w:type="spellEnd"/>
      <w:r w:rsidRPr="00DB25C4">
        <w:rPr>
          <w:rFonts w:cstheme="minorHAnsi"/>
          <w:color w:val="000000" w:themeColor="text1"/>
        </w:rPr>
        <w:t xml:space="preserve"> </w:t>
      </w:r>
      <w:proofErr w:type="spellStart"/>
      <w:r w:rsidRPr="00DB25C4">
        <w:rPr>
          <w:rFonts w:cstheme="minorHAnsi"/>
          <w:color w:val="000000" w:themeColor="text1"/>
        </w:rPr>
        <w:t>perundang-undangan</w:t>
      </w:r>
      <w:proofErr w:type="spellEnd"/>
      <w:r w:rsidRPr="00DB25C4">
        <w:rPr>
          <w:rFonts w:cstheme="minorHAnsi"/>
          <w:color w:val="000000" w:themeColor="text1"/>
        </w:rPr>
        <w:t xml:space="preserve"> dan/</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peraturan</w:t>
      </w:r>
      <w:proofErr w:type="spellEnd"/>
      <w:r w:rsidRPr="00DB25C4">
        <w:rPr>
          <w:rFonts w:cstheme="minorHAnsi"/>
          <w:color w:val="000000" w:themeColor="text1"/>
        </w:rPr>
        <w:t xml:space="preserve"> </w:t>
      </w:r>
      <w:proofErr w:type="spellStart"/>
      <w:r w:rsidRPr="00DB25C4">
        <w:rPr>
          <w:rFonts w:cstheme="minorHAnsi"/>
          <w:color w:val="000000" w:themeColor="text1"/>
        </w:rPr>
        <w:t>pimpinan</w:t>
      </w:r>
      <w:proofErr w:type="spellEnd"/>
      <w:r w:rsidRPr="00DB25C4">
        <w:rPr>
          <w:rFonts w:cstheme="minorHAnsi"/>
          <w:color w:val="000000" w:themeColor="text1"/>
        </w:rPr>
        <w:t xml:space="preserve"> </w:t>
      </w:r>
      <w:proofErr w:type="spellStart"/>
      <w:r w:rsidRPr="00DB25C4">
        <w:rPr>
          <w:rFonts w:cstheme="minorHAnsi"/>
          <w:color w:val="000000" w:themeColor="text1"/>
        </w:rPr>
        <w:t>perguruan</w:t>
      </w:r>
      <w:proofErr w:type="spellEnd"/>
      <w:r w:rsidRPr="00DB25C4">
        <w:rPr>
          <w:rFonts w:cstheme="minorHAnsi"/>
          <w:color w:val="000000" w:themeColor="text1"/>
        </w:rPr>
        <w:t xml:space="preserve"> </w:t>
      </w:r>
      <w:proofErr w:type="spellStart"/>
      <w:r w:rsidRPr="00DB25C4">
        <w:rPr>
          <w:rFonts w:cstheme="minorHAnsi"/>
          <w:color w:val="000000" w:themeColor="text1"/>
        </w:rPr>
        <w:t>tinggi</w:t>
      </w:r>
      <w:proofErr w:type="spellEnd"/>
      <w:r w:rsidRPr="00DB25C4">
        <w:rPr>
          <w:rFonts w:cstheme="minorHAnsi"/>
          <w:color w:val="000000" w:themeColor="text1"/>
        </w:rPr>
        <w:t xml:space="preserve"> yang </w:t>
      </w:r>
      <w:proofErr w:type="spellStart"/>
      <w:r w:rsidRPr="00DB25C4">
        <w:rPr>
          <w:rFonts w:cstheme="minorHAnsi"/>
          <w:color w:val="000000" w:themeColor="text1"/>
        </w:rPr>
        <w:t>mengatur</w:t>
      </w:r>
      <w:proofErr w:type="spellEnd"/>
      <w:r w:rsidRPr="00DB25C4">
        <w:rPr>
          <w:rFonts w:cstheme="minorHAnsi"/>
          <w:color w:val="000000" w:themeColor="text1"/>
        </w:rPr>
        <w:t xml:space="preserve"> </w:t>
      </w:r>
      <w:proofErr w:type="spellStart"/>
      <w:r w:rsidRPr="00DB25C4">
        <w:rPr>
          <w:rFonts w:cstheme="minorHAnsi"/>
          <w:color w:val="000000" w:themeColor="text1"/>
        </w:rPr>
        <w:t>perencanaan</w:t>
      </w:r>
      <w:proofErr w:type="spellEnd"/>
      <w:r w:rsidRPr="00DB25C4">
        <w:rPr>
          <w:rFonts w:cstheme="minorHAnsi"/>
          <w:color w:val="000000" w:themeColor="text1"/>
        </w:rPr>
        <w:t xml:space="preserve">, </w:t>
      </w:r>
      <w:proofErr w:type="spellStart"/>
      <w:r w:rsidRPr="00DB25C4">
        <w:rPr>
          <w:rFonts w:cstheme="minorHAnsi"/>
          <w:color w:val="000000" w:themeColor="text1"/>
        </w:rPr>
        <w:t>penyusunan</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penilaian</w:t>
      </w:r>
      <w:proofErr w:type="spellEnd"/>
      <w:r w:rsidRPr="00DB25C4">
        <w:rPr>
          <w:rFonts w:cstheme="minorHAnsi"/>
          <w:color w:val="000000" w:themeColor="text1"/>
        </w:rPr>
        <w:t xml:space="preserve">, dan </w:t>
      </w:r>
      <w:proofErr w:type="spellStart"/>
      <w:r w:rsidRPr="00DB25C4">
        <w:rPr>
          <w:rFonts w:cstheme="minorHAnsi"/>
          <w:color w:val="000000" w:themeColor="text1"/>
        </w:rPr>
        <w:t>perbaikan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PS, </w:t>
      </w:r>
      <w:proofErr w:type="spellStart"/>
      <w:r w:rsidRPr="00DB25C4">
        <w:rPr>
          <w:rFonts w:cstheme="minorHAnsi"/>
          <w:color w:val="000000" w:themeColor="text1"/>
        </w:rPr>
        <w:t>yaitu</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yang </w:t>
      </w:r>
      <w:proofErr w:type="spellStart"/>
      <w:r w:rsidRPr="00DB25C4">
        <w:rPr>
          <w:rFonts w:cstheme="minorHAnsi"/>
          <w:color w:val="000000" w:themeColor="text1"/>
        </w:rPr>
        <w:t>mengakomodasi</w:t>
      </w:r>
      <w:proofErr w:type="spellEnd"/>
      <w:r w:rsidRPr="00DB25C4">
        <w:rPr>
          <w:rFonts w:cstheme="minorHAnsi"/>
          <w:color w:val="000000" w:themeColor="text1"/>
        </w:rPr>
        <w:t xml:space="preserve"> </w:t>
      </w:r>
      <w:proofErr w:type="spellStart"/>
      <w:r w:rsidRPr="00DB25C4">
        <w:rPr>
          <w:rFonts w:cstheme="minorHAnsi"/>
          <w:color w:val="000000" w:themeColor="text1"/>
        </w:rPr>
        <w:t>kebijakan</w:t>
      </w:r>
      <w:proofErr w:type="spellEnd"/>
      <w:r w:rsidRPr="00DB25C4">
        <w:rPr>
          <w:rFonts w:cstheme="minorHAnsi"/>
          <w:color w:val="000000" w:themeColor="text1"/>
        </w:rPr>
        <w:t xml:space="preserve"> Merdeka </w:t>
      </w:r>
      <w:proofErr w:type="spellStart"/>
      <w:r w:rsidRPr="00DB25C4">
        <w:rPr>
          <w:rFonts w:cstheme="minorHAnsi"/>
          <w:color w:val="000000" w:themeColor="text1"/>
        </w:rPr>
        <w:t>Belajar-Kampus</w:t>
      </w:r>
      <w:proofErr w:type="spellEnd"/>
      <w:r w:rsidRPr="00DB25C4">
        <w:rPr>
          <w:rFonts w:cstheme="minorHAnsi"/>
          <w:color w:val="000000" w:themeColor="text1"/>
        </w:rPr>
        <w:t xml:space="preserve"> Merdeka. </w:t>
      </w:r>
    </w:p>
    <w:p w14:paraId="6794D6F8" w14:textId="77777777" w:rsidR="0076297E" w:rsidRPr="00DB25C4" w:rsidRDefault="0076297E" w:rsidP="00687314">
      <w:pPr>
        <w:spacing w:after="0" w:line="240" w:lineRule="auto"/>
        <w:ind w:firstLine="720"/>
        <w:jc w:val="both"/>
        <w:rPr>
          <w:rFonts w:cstheme="minorHAnsi"/>
          <w:color w:val="000000" w:themeColor="text1"/>
        </w:rPr>
      </w:pPr>
      <w:proofErr w:type="spellStart"/>
      <w:r w:rsidRPr="00DB25C4">
        <w:rPr>
          <w:rFonts w:cstheme="minorHAnsi"/>
          <w:color w:val="000000" w:themeColor="text1"/>
        </w:rPr>
        <w:t>Kurikulum</w:t>
      </w:r>
      <w:proofErr w:type="spellEnd"/>
      <w:r w:rsidRPr="00DB25C4">
        <w:rPr>
          <w:rFonts w:cstheme="minorHAnsi"/>
          <w:color w:val="000000" w:themeColor="text1"/>
        </w:rPr>
        <w:t xml:space="preserve"> </w:t>
      </w:r>
      <w:proofErr w:type="spellStart"/>
      <w:r w:rsidRPr="00DB25C4">
        <w:rPr>
          <w:rFonts w:cstheme="minorHAnsi"/>
          <w:color w:val="000000" w:themeColor="text1"/>
        </w:rPr>
        <w:t>awal</w:t>
      </w:r>
      <w:proofErr w:type="spellEnd"/>
      <w:r w:rsidRPr="00DB25C4">
        <w:rPr>
          <w:rFonts w:cstheme="minorHAnsi"/>
          <w:color w:val="000000" w:themeColor="text1"/>
        </w:rPr>
        <w:t xml:space="preserve"> yang </w:t>
      </w:r>
      <w:proofErr w:type="spellStart"/>
      <w:r w:rsidRPr="00DB25C4">
        <w:rPr>
          <w:rFonts w:cstheme="minorHAnsi"/>
          <w:color w:val="000000" w:themeColor="text1"/>
        </w:rPr>
        <w:t>diterapkan</w:t>
      </w:r>
      <w:proofErr w:type="spellEnd"/>
      <w:r w:rsidRPr="00DB25C4">
        <w:rPr>
          <w:rFonts w:cstheme="minorHAnsi"/>
          <w:color w:val="000000" w:themeColor="text1"/>
        </w:rPr>
        <w:t xml:space="preserve"> pada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Pendidikan Bahasa Mandarin </w:t>
      </w:r>
      <w:proofErr w:type="spellStart"/>
      <w:r w:rsidRPr="00DB25C4">
        <w:rPr>
          <w:rFonts w:cstheme="minorHAnsi"/>
          <w:color w:val="000000" w:themeColor="text1"/>
        </w:rPr>
        <w:t>adalah</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w:t>
      </w:r>
      <w:proofErr w:type="spellStart"/>
      <w:r w:rsidRPr="00DB25C4">
        <w:rPr>
          <w:rFonts w:cstheme="minorHAnsi"/>
          <w:color w:val="000000" w:themeColor="text1"/>
        </w:rPr>
        <w:t>berbasis</w:t>
      </w:r>
      <w:proofErr w:type="spellEnd"/>
      <w:r w:rsidRPr="00DB25C4">
        <w:rPr>
          <w:rFonts w:cstheme="minorHAnsi"/>
          <w:color w:val="000000" w:themeColor="text1"/>
        </w:rPr>
        <w:t xml:space="preserve"> </w:t>
      </w:r>
      <w:proofErr w:type="spellStart"/>
      <w:r w:rsidRPr="00DB25C4">
        <w:rPr>
          <w:rFonts w:cstheme="minorHAnsi"/>
          <w:color w:val="000000" w:themeColor="text1"/>
        </w:rPr>
        <w:t>kompetensi</w:t>
      </w:r>
      <w:proofErr w:type="spellEnd"/>
      <w:r w:rsidRPr="00DB25C4">
        <w:rPr>
          <w:rFonts w:cstheme="minorHAnsi"/>
          <w:color w:val="000000" w:themeColor="text1"/>
        </w:rPr>
        <w:t xml:space="preserve"> yang </w:t>
      </w:r>
      <w:proofErr w:type="spellStart"/>
      <w:r w:rsidRPr="00DB25C4">
        <w:rPr>
          <w:rFonts w:cstheme="minorHAnsi"/>
          <w:color w:val="000000" w:themeColor="text1"/>
        </w:rPr>
        <w:t>didasarkan</w:t>
      </w:r>
      <w:proofErr w:type="spellEnd"/>
      <w:r w:rsidRPr="00DB25C4">
        <w:rPr>
          <w:rFonts w:cstheme="minorHAnsi"/>
          <w:color w:val="000000" w:themeColor="text1"/>
        </w:rPr>
        <w:t xml:space="preserve"> pada </w:t>
      </w:r>
      <w:proofErr w:type="spellStart"/>
      <w:r w:rsidRPr="00DB25C4">
        <w:rPr>
          <w:rFonts w:cstheme="minorHAnsi"/>
          <w:color w:val="000000" w:themeColor="text1"/>
        </w:rPr>
        <w:t>Kerangka</w:t>
      </w:r>
      <w:proofErr w:type="spellEnd"/>
      <w:r w:rsidRPr="00DB25C4">
        <w:rPr>
          <w:rFonts w:cstheme="minorHAnsi"/>
          <w:color w:val="000000" w:themeColor="text1"/>
        </w:rPr>
        <w:t xml:space="preserve"> </w:t>
      </w:r>
      <w:proofErr w:type="spellStart"/>
      <w:r w:rsidRPr="00DB25C4">
        <w:rPr>
          <w:rFonts w:cstheme="minorHAnsi"/>
          <w:color w:val="000000" w:themeColor="text1"/>
        </w:rPr>
        <w:t>Kualifikasi</w:t>
      </w:r>
      <w:proofErr w:type="spellEnd"/>
      <w:r w:rsidRPr="00DB25C4">
        <w:rPr>
          <w:rFonts w:cstheme="minorHAnsi"/>
          <w:color w:val="000000" w:themeColor="text1"/>
        </w:rPr>
        <w:t xml:space="preserve"> Nasional Indonesia (KKNI) yang </w:t>
      </w:r>
      <w:proofErr w:type="spellStart"/>
      <w:r w:rsidRPr="00DB25C4">
        <w:rPr>
          <w:rFonts w:cstheme="minorHAnsi"/>
          <w:color w:val="000000" w:themeColor="text1"/>
        </w:rPr>
        <w:t>kemudian</w:t>
      </w:r>
      <w:proofErr w:type="spellEnd"/>
      <w:r w:rsidRPr="00DB25C4">
        <w:rPr>
          <w:rFonts w:cstheme="minorHAnsi"/>
          <w:color w:val="000000" w:themeColor="text1"/>
        </w:rPr>
        <w:t xml:space="preserve"> </w:t>
      </w:r>
      <w:proofErr w:type="spellStart"/>
      <w:r w:rsidRPr="00DB25C4">
        <w:rPr>
          <w:rFonts w:cstheme="minorHAnsi"/>
          <w:color w:val="000000" w:themeColor="text1"/>
        </w:rPr>
        <w:t>diterbitkan</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SK </w:t>
      </w:r>
      <w:proofErr w:type="spellStart"/>
      <w:r w:rsidRPr="00DB25C4">
        <w:rPr>
          <w:rFonts w:cstheme="minorHAnsi"/>
          <w:color w:val="000000" w:themeColor="text1"/>
        </w:rPr>
        <w:t>Dekan</w:t>
      </w:r>
      <w:proofErr w:type="spellEnd"/>
      <w:r w:rsidRPr="00DB25C4">
        <w:rPr>
          <w:rFonts w:cstheme="minorHAnsi"/>
          <w:color w:val="000000" w:themeColor="text1"/>
        </w:rPr>
        <w:t xml:space="preserve"> </w:t>
      </w:r>
      <w:proofErr w:type="spellStart"/>
      <w:r w:rsidRPr="00DB25C4">
        <w:rPr>
          <w:rFonts w:cstheme="minorHAnsi"/>
          <w:color w:val="000000" w:themeColor="text1"/>
        </w:rPr>
        <w:t>nomor</w:t>
      </w:r>
      <w:proofErr w:type="spellEnd"/>
      <w:r w:rsidRPr="00DB25C4">
        <w:rPr>
          <w:rFonts w:cstheme="minorHAnsi"/>
          <w:color w:val="000000" w:themeColor="text1"/>
        </w:rPr>
        <w:t xml:space="preserve"> 0081b_MACHUNG_SK-DEK_FBS_III_2015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Penetapan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Pendidikan </w:t>
      </w:r>
      <w:proofErr w:type="spellStart"/>
      <w:r w:rsidRPr="00DB25C4">
        <w:rPr>
          <w:rFonts w:cstheme="minorHAnsi"/>
          <w:color w:val="000000" w:themeColor="text1"/>
        </w:rPr>
        <w:t>bahasa</w:t>
      </w:r>
      <w:proofErr w:type="spellEnd"/>
      <w:r w:rsidRPr="00DB25C4">
        <w:rPr>
          <w:rFonts w:cstheme="minorHAnsi"/>
          <w:color w:val="000000" w:themeColor="text1"/>
        </w:rPr>
        <w:t xml:space="preserve"> Mandarin </w:t>
      </w:r>
      <w:proofErr w:type="spellStart"/>
      <w:r w:rsidRPr="00DB25C4">
        <w:rPr>
          <w:rFonts w:cstheme="minorHAnsi"/>
          <w:color w:val="000000" w:themeColor="text1"/>
        </w:rPr>
        <w:t>sesuai</w:t>
      </w:r>
      <w:proofErr w:type="spellEnd"/>
      <w:r w:rsidRPr="00DB25C4">
        <w:rPr>
          <w:rFonts w:cstheme="minorHAnsi"/>
          <w:color w:val="000000" w:themeColor="text1"/>
        </w:rPr>
        <w:t xml:space="preserve"> KKNI. </w:t>
      </w:r>
      <w:proofErr w:type="spellStart"/>
      <w:r w:rsidRPr="00DB25C4">
        <w:rPr>
          <w:rFonts w:cstheme="minorHAnsi"/>
          <w:color w:val="000000" w:themeColor="text1"/>
        </w:rPr>
        <w:t>Setelah</w:t>
      </w:r>
      <w:proofErr w:type="spellEnd"/>
      <w:r w:rsidRPr="00DB25C4">
        <w:rPr>
          <w:rFonts w:cstheme="minorHAnsi"/>
          <w:color w:val="000000" w:themeColor="text1"/>
        </w:rPr>
        <w:t xml:space="preserve"> </w:t>
      </w:r>
      <w:proofErr w:type="spellStart"/>
      <w:r w:rsidRPr="00DB25C4">
        <w:rPr>
          <w:rFonts w:cstheme="minorHAnsi"/>
          <w:color w:val="000000" w:themeColor="text1"/>
        </w:rPr>
        <w:t>itu</w:t>
      </w:r>
      <w:proofErr w:type="spellEnd"/>
      <w:r w:rsidRPr="00DB25C4">
        <w:rPr>
          <w:rFonts w:cstheme="minorHAnsi"/>
          <w:color w:val="000000" w:themeColor="text1"/>
        </w:rPr>
        <w:t xml:space="preserve">, pada </w:t>
      </w:r>
      <w:proofErr w:type="spellStart"/>
      <w:r w:rsidRPr="00DB25C4">
        <w:rPr>
          <w:rFonts w:cstheme="minorHAnsi"/>
          <w:color w:val="000000" w:themeColor="text1"/>
        </w:rPr>
        <w:t>tahun</w:t>
      </w:r>
      <w:proofErr w:type="spellEnd"/>
      <w:r w:rsidRPr="00DB25C4">
        <w:rPr>
          <w:rFonts w:cstheme="minorHAnsi"/>
          <w:color w:val="000000" w:themeColor="text1"/>
        </w:rPr>
        <w:t xml:space="preserve"> 2017 </w:t>
      </w:r>
      <w:proofErr w:type="spellStart"/>
      <w:r w:rsidRPr="00DB25C4">
        <w:rPr>
          <w:rFonts w:cstheme="minorHAnsi"/>
          <w:color w:val="000000" w:themeColor="text1"/>
        </w:rPr>
        <w:t>dilaksanakan</w:t>
      </w:r>
      <w:proofErr w:type="spellEnd"/>
      <w:r w:rsidRPr="00DB25C4">
        <w:rPr>
          <w:rFonts w:cstheme="minorHAnsi"/>
          <w:color w:val="000000" w:themeColor="text1"/>
        </w:rPr>
        <w:t xml:space="preserve"> </w:t>
      </w:r>
      <w:proofErr w:type="spellStart"/>
      <w:r w:rsidRPr="00DB25C4">
        <w:rPr>
          <w:rFonts w:cstheme="minorHAnsi"/>
          <w:color w:val="000000" w:themeColor="text1"/>
        </w:rPr>
        <w:t>peninjauan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agar </w:t>
      </w:r>
      <w:proofErr w:type="spellStart"/>
      <w:r w:rsidRPr="00DB25C4">
        <w:rPr>
          <w:rFonts w:cstheme="minorHAnsi"/>
          <w:color w:val="000000" w:themeColor="text1"/>
        </w:rPr>
        <w:t>kurikulum</w:t>
      </w:r>
      <w:proofErr w:type="spellEnd"/>
      <w:r w:rsidRPr="00DB25C4">
        <w:rPr>
          <w:rFonts w:cstheme="minorHAnsi"/>
          <w:color w:val="000000" w:themeColor="text1"/>
        </w:rPr>
        <w:t xml:space="preserve"> </w:t>
      </w:r>
      <w:proofErr w:type="spellStart"/>
      <w:r w:rsidRPr="00DB25C4">
        <w:rPr>
          <w:rFonts w:cstheme="minorHAnsi"/>
          <w:color w:val="000000" w:themeColor="text1"/>
        </w:rPr>
        <w:t>berbasis</w:t>
      </w:r>
      <w:proofErr w:type="spellEnd"/>
      <w:r w:rsidRPr="00DB25C4">
        <w:rPr>
          <w:rFonts w:cstheme="minorHAnsi"/>
          <w:color w:val="000000" w:themeColor="text1"/>
        </w:rPr>
        <w:t xml:space="preserve"> </w:t>
      </w:r>
      <w:proofErr w:type="spellStart"/>
      <w:r w:rsidRPr="00DB25C4">
        <w:rPr>
          <w:rFonts w:cstheme="minorHAnsi"/>
          <w:color w:val="000000" w:themeColor="text1"/>
        </w:rPr>
        <w:t>ObE</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dikeluarkannya</w:t>
      </w:r>
      <w:proofErr w:type="spellEnd"/>
      <w:r w:rsidRPr="00DB25C4">
        <w:rPr>
          <w:rFonts w:cstheme="minorHAnsi"/>
          <w:color w:val="000000" w:themeColor="text1"/>
        </w:rPr>
        <w:t xml:space="preserve"> SK </w:t>
      </w:r>
      <w:proofErr w:type="spellStart"/>
      <w:r w:rsidRPr="00DB25C4">
        <w:rPr>
          <w:rFonts w:cstheme="minorHAnsi"/>
          <w:color w:val="000000" w:themeColor="text1"/>
        </w:rPr>
        <w:t>Dekan</w:t>
      </w:r>
      <w:proofErr w:type="spellEnd"/>
      <w:r w:rsidRPr="00DB25C4">
        <w:rPr>
          <w:rFonts w:cstheme="minorHAnsi"/>
          <w:color w:val="000000" w:themeColor="text1"/>
        </w:rPr>
        <w:t xml:space="preserve"> </w:t>
      </w:r>
      <w:proofErr w:type="spellStart"/>
      <w:r w:rsidRPr="00DB25C4">
        <w:rPr>
          <w:rFonts w:cstheme="minorHAnsi"/>
          <w:color w:val="000000" w:themeColor="text1"/>
        </w:rPr>
        <w:t>nomor</w:t>
      </w:r>
      <w:proofErr w:type="spellEnd"/>
      <w:r w:rsidRPr="00DB25C4">
        <w:rPr>
          <w:rFonts w:cstheme="minorHAnsi"/>
          <w:color w:val="000000" w:themeColor="text1"/>
        </w:rPr>
        <w:t xml:space="preserve"> 0108a_MACHUNG_SK-DEK_FBS_II_2017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Penetapan</w:t>
      </w:r>
      <w:proofErr w:type="spellEnd"/>
      <w:r w:rsidRPr="00DB25C4">
        <w:rPr>
          <w:rFonts w:cstheme="minorHAnsi"/>
          <w:color w:val="000000" w:themeColor="text1"/>
        </w:rPr>
        <w:t xml:space="preserve"> </w:t>
      </w:r>
      <w:proofErr w:type="spellStart"/>
      <w:r w:rsidRPr="00DB25C4">
        <w:rPr>
          <w:rFonts w:cstheme="minorHAnsi"/>
          <w:color w:val="000000" w:themeColor="text1"/>
        </w:rPr>
        <w:t>Pembaruan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Pendidikan Bahasa Mandarin yang </w:t>
      </w:r>
      <w:proofErr w:type="spellStart"/>
      <w:r w:rsidRPr="00DB25C4">
        <w:rPr>
          <w:rFonts w:cstheme="minorHAnsi"/>
          <w:color w:val="000000" w:themeColor="text1"/>
        </w:rPr>
        <w:t>digunakan</w:t>
      </w:r>
      <w:proofErr w:type="spellEnd"/>
      <w:r w:rsidRPr="00DB25C4">
        <w:rPr>
          <w:rFonts w:cstheme="minorHAnsi"/>
          <w:color w:val="000000" w:themeColor="text1"/>
        </w:rPr>
        <w:t xml:space="preserve"> </w:t>
      </w:r>
      <w:proofErr w:type="spellStart"/>
      <w:r w:rsidRPr="00DB25C4">
        <w:rPr>
          <w:rFonts w:cstheme="minorHAnsi"/>
          <w:color w:val="000000" w:themeColor="text1"/>
        </w:rPr>
        <w:t>hingga</w:t>
      </w:r>
      <w:proofErr w:type="spellEnd"/>
      <w:r w:rsidRPr="00DB25C4">
        <w:rPr>
          <w:rFonts w:cstheme="minorHAnsi"/>
          <w:color w:val="000000" w:themeColor="text1"/>
        </w:rPr>
        <w:t xml:space="preserve"> </w:t>
      </w:r>
      <w:proofErr w:type="spellStart"/>
      <w:r w:rsidRPr="00DB25C4">
        <w:rPr>
          <w:rFonts w:cstheme="minorHAnsi"/>
          <w:color w:val="000000" w:themeColor="text1"/>
        </w:rPr>
        <w:t>tahun</w:t>
      </w:r>
      <w:proofErr w:type="spellEnd"/>
      <w:r w:rsidRPr="00DB25C4">
        <w:rPr>
          <w:rFonts w:cstheme="minorHAnsi"/>
          <w:color w:val="000000" w:themeColor="text1"/>
        </w:rPr>
        <w:t xml:space="preserve"> 2022. </w:t>
      </w:r>
      <w:proofErr w:type="spellStart"/>
      <w:r w:rsidRPr="00DB25C4">
        <w:rPr>
          <w:rFonts w:cstheme="minorHAnsi"/>
          <w:color w:val="000000" w:themeColor="text1"/>
        </w:rPr>
        <w:t>Namun</w:t>
      </w:r>
      <w:proofErr w:type="spellEnd"/>
      <w:r w:rsidRPr="00DB25C4">
        <w:rPr>
          <w:rFonts w:cstheme="minorHAnsi"/>
          <w:color w:val="000000" w:themeColor="text1"/>
        </w:rPr>
        <w:t xml:space="preserve">, </w:t>
      </w:r>
      <w:proofErr w:type="spellStart"/>
      <w:r w:rsidRPr="00DB25C4">
        <w:rPr>
          <w:rFonts w:cstheme="minorHAnsi"/>
          <w:color w:val="000000" w:themeColor="text1"/>
        </w:rPr>
        <w:t>seiring</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adanya</w:t>
      </w:r>
      <w:proofErr w:type="spellEnd"/>
      <w:r w:rsidRPr="00DB25C4">
        <w:rPr>
          <w:rFonts w:cstheme="minorHAnsi"/>
          <w:color w:val="000000" w:themeColor="text1"/>
        </w:rPr>
        <w:t xml:space="preserve"> </w:t>
      </w:r>
      <w:proofErr w:type="spellStart"/>
      <w:r w:rsidRPr="00DB25C4">
        <w:rPr>
          <w:rFonts w:cstheme="minorHAnsi"/>
          <w:color w:val="000000" w:themeColor="text1"/>
        </w:rPr>
        <w:t>kebijakan</w:t>
      </w:r>
      <w:proofErr w:type="spellEnd"/>
      <w:r w:rsidRPr="00DB25C4">
        <w:rPr>
          <w:rFonts w:cstheme="minorHAnsi"/>
          <w:color w:val="000000" w:themeColor="text1"/>
        </w:rPr>
        <w:t xml:space="preserve"> Merdeka </w:t>
      </w:r>
      <w:proofErr w:type="spellStart"/>
      <w:r w:rsidRPr="00DB25C4">
        <w:rPr>
          <w:rFonts w:cstheme="minorHAnsi"/>
          <w:color w:val="000000" w:themeColor="text1"/>
        </w:rPr>
        <w:t>Belajar</w:t>
      </w:r>
      <w:proofErr w:type="spellEnd"/>
      <w:r w:rsidRPr="00DB25C4">
        <w:rPr>
          <w:rFonts w:cstheme="minorHAnsi"/>
          <w:color w:val="000000" w:themeColor="text1"/>
        </w:rPr>
        <w:t xml:space="preserve"> </w:t>
      </w:r>
      <w:proofErr w:type="spellStart"/>
      <w:r w:rsidRPr="00DB25C4">
        <w:rPr>
          <w:rFonts w:cstheme="minorHAnsi"/>
          <w:color w:val="000000" w:themeColor="text1"/>
        </w:rPr>
        <w:t>Kampus</w:t>
      </w:r>
      <w:proofErr w:type="spellEnd"/>
      <w:r w:rsidRPr="00DB25C4">
        <w:rPr>
          <w:rFonts w:cstheme="minorHAnsi"/>
          <w:color w:val="000000" w:themeColor="text1"/>
        </w:rPr>
        <w:t xml:space="preserve"> Merdeka, pada </w:t>
      </w:r>
      <w:proofErr w:type="spellStart"/>
      <w:r w:rsidRPr="00DB25C4">
        <w:rPr>
          <w:rFonts w:cstheme="minorHAnsi"/>
          <w:color w:val="000000" w:themeColor="text1"/>
        </w:rPr>
        <w:t>tahun</w:t>
      </w:r>
      <w:proofErr w:type="spellEnd"/>
      <w:r w:rsidRPr="00DB25C4">
        <w:rPr>
          <w:rFonts w:cstheme="minorHAnsi"/>
          <w:color w:val="000000" w:themeColor="text1"/>
        </w:rPr>
        <w:t xml:space="preserve"> 2022 </w:t>
      </w:r>
      <w:proofErr w:type="spellStart"/>
      <w:r w:rsidRPr="00DB25C4">
        <w:rPr>
          <w:rFonts w:cstheme="minorHAnsi"/>
          <w:color w:val="000000" w:themeColor="text1"/>
        </w:rPr>
        <w:t>hingga</w:t>
      </w:r>
      <w:proofErr w:type="spellEnd"/>
      <w:r w:rsidRPr="00DB25C4">
        <w:rPr>
          <w:rFonts w:cstheme="minorHAnsi"/>
          <w:color w:val="000000" w:themeColor="text1"/>
        </w:rPr>
        <w:t xml:space="preserve"> 2023 </w:t>
      </w:r>
      <w:proofErr w:type="spellStart"/>
      <w:r w:rsidRPr="00DB25C4">
        <w:rPr>
          <w:rFonts w:cstheme="minorHAnsi"/>
          <w:color w:val="000000" w:themeColor="text1"/>
        </w:rPr>
        <w:t>dikembangkan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berbasis</w:t>
      </w:r>
      <w:proofErr w:type="spellEnd"/>
      <w:r w:rsidRPr="00DB25C4">
        <w:rPr>
          <w:rFonts w:cstheme="minorHAnsi"/>
          <w:color w:val="000000" w:themeColor="text1"/>
        </w:rPr>
        <w:t xml:space="preserve"> </w:t>
      </w:r>
      <w:proofErr w:type="spellStart"/>
      <w:r w:rsidRPr="00DB25C4">
        <w:rPr>
          <w:rFonts w:cstheme="minorHAnsi"/>
          <w:color w:val="000000" w:themeColor="text1"/>
        </w:rPr>
        <w:t>ObE</w:t>
      </w:r>
      <w:proofErr w:type="spellEnd"/>
      <w:r w:rsidRPr="00DB25C4">
        <w:rPr>
          <w:rFonts w:cstheme="minorHAnsi"/>
          <w:color w:val="000000" w:themeColor="text1"/>
        </w:rPr>
        <w:t xml:space="preserve"> dan MBKM.</w:t>
      </w:r>
    </w:p>
    <w:p w14:paraId="5407D3EA" w14:textId="77777777" w:rsidR="0076297E" w:rsidRPr="00DB25C4" w:rsidRDefault="0076297E" w:rsidP="00687314">
      <w:pPr>
        <w:spacing w:after="0" w:line="240" w:lineRule="auto"/>
        <w:ind w:firstLine="720"/>
        <w:jc w:val="both"/>
        <w:rPr>
          <w:rFonts w:cstheme="minorHAnsi"/>
          <w:color w:val="000000" w:themeColor="text1"/>
        </w:rPr>
      </w:pPr>
      <w:r w:rsidRPr="00DB25C4">
        <w:rPr>
          <w:rFonts w:cstheme="minorHAnsi"/>
          <w:color w:val="000000" w:themeColor="text1"/>
        </w:rPr>
        <w:t xml:space="preserve"> Adapun </w:t>
      </w:r>
      <w:proofErr w:type="spellStart"/>
      <w:r w:rsidRPr="00DB25C4">
        <w:rPr>
          <w:rFonts w:cstheme="minorHAnsi"/>
          <w:color w:val="000000" w:themeColor="text1"/>
        </w:rPr>
        <w:t>kebijakan</w:t>
      </w:r>
      <w:proofErr w:type="spellEnd"/>
      <w:r w:rsidRPr="00DB25C4">
        <w:rPr>
          <w:rFonts w:cstheme="minorHAnsi"/>
          <w:color w:val="000000" w:themeColor="text1"/>
        </w:rPr>
        <w:t xml:space="preserve"> yang </w:t>
      </w:r>
      <w:proofErr w:type="spellStart"/>
      <w:r w:rsidRPr="00DB25C4">
        <w:rPr>
          <w:rFonts w:cstheme="minorHAnsi"/>
          <w:color w:val="000000" w:themeColor="text1"/>
        </w:rPr>
        <w:t>mengatur</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penyusunan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w:t>
      </w:r>
      <w:proofErr w:type="spellStart"/>
      <w:r w:rsidRPr="00DB25C4">
        <w:rPr>
          <w:rFonts w:cstheme="minorHAnsi"/>
          <w:color w:val="000000" w:themeColor="text1"/>
        </w:rPr>
        <w:t>tersebut</w:t>
      </w:r>
      <w:proofErr w:type="spellEnd"/>
      <w:r w:rsidRPr="00DB25C4">
        <w:rPr>
          <w:rFonts w:cstheme="minorHAnsi"/>
          <w:color w:val="000000" w:themeColor="text1"/>
        </w:rPr>
        <w:t xml:space="preserve">, </w:t>
      </w:r>
      <w:proofErr w:type="spellStart"/>
      <w:r w:rsidRPr="00DB25C4">
        <w:rPr>
          <w:rFonts w:cstheme="minorHAnsi"/>
          <w:color w:val="000000" w:themeColor="text1"/>
        </w:rPr>
        <w:t>yaitu</w:t>
      </w:r>
      <w:proofErr w:type="spellEnd"/>
      <w:r w:rsidRPr="00DB25C4">
        <w:rPr>
          <w:rFonts w:cstheme="minorHAnsi"/>
          <w:color w:val="000000" w:themeColor="text1"/>
        </w:rPr>
        <w:t>:</w:t>
      </w:r>
    </w:p>
    <w:p w14:paraId="4B59A075" w14:textId="77777777" w:rsidR="0076297E" w:rsidRPr="00DB25C4" w:rsidRDefault="0076297E" w:rsidP="009F6099">
      <w:pPr>
        <w:pStyle w:val="ListParagraph"/>
        <w:numPr>
          <w:ilvl w:val="0"/>
          <w:numId w:val="146"/>
        </w:numPr>
        <w:spacing w:after="0" w:line="240" w:lineRule="auto"/>
        <w:ind w:left="426" w:hanging="426"/>
        <w:jc w:val="both"/>
        <w:rPr>
          <w:rFonts w:cstheme="minorHAnsi"/>
          <w:color w:val="000000" w:themeColor="text1"/>
        </w:rPr>
      </w:pPr>
      <w:proofErr w:type="spellStart"/>
      <w:r w:rsidRPr="00DB25C4">
        <w:rPr>
          <w:rFonts w:cstheme="minorHAnsi"/>
          <w:color w:val="000000" w:themeColor="text1"/>
        </w:rPr>
        <w:t>Undang-undang</w:t>
      </w:r>
      <w:proofErr w:type="spellEnd"/>
      <w:r w:rsidRPr="00DB25C4">
        <w:rPr>
          <w:rFonts w:cstheme="minorHAnsi"/>
          <w:color w:val="000000" w:themeColor="text1"/>
        </w:rPr>
        <w:t xml:space="preserve"> </w:t>
      </w:r>
      <w:proofErr w:type="spellStart"/>
      <w:r w:rsidRPr="00DB25C4">
        <w:rPr>
          <w:rFonts w:cstheme="minorHAnsi"/>
          <w:color w:val="000000" w:themeColor="text1"/>
        </w:rPr>
        <w:t>Nomor</w:t>
      </w:r>
      <w:proofErr w:type="spellEnd"/>
      <w:r w:rsidRPr="00DB25C4">
        <w:rPr>
          <w:rFonts w:cstheme="minorHAnsi"/>
          <w:color w:val="000000" w:themeColor="text1"/>
        </w:rPr>
        <w:t xml:space="preserve">: 20 </w:t>
      </w:r>
      <w:proofErr w:type="spellStart"/>
      <w:r w:rsidRPr="00DB25C4">
        <w:rPr>
          <w:rFonts w:cstheme="minorHAnsi"/>
          <w:color w:val="000000" w:themeColor="text1"/>
        </w:rPr>
        <w:t>tahun</w:t>
      </w:r>
      <w:proofErr w:type="spellEnd"/>
      <w:r w:rsidRPr="00DB25C4">
        <w:rPr>
          <w:rFonts w:cstheme="minorHAnsi"/>
          <w:color w:val="000000" w:themeColor="text1"/>
        </w:rPr>
        <w:t xml:space="preserve"> 2003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Sistem</w:t>
      </w:r>
      <w:proofErr w:type="spellEnd"/>
      <w:r w:rsidRPr="00DB25C4">
        <w:rPr>
          <w:rFonts w:cstheme="minorHAnsi"/>
          <w:color w:val="000000" w:themeColor="text1"/>
        </w:rPr>
        <w:t xml:space="preserve"> Pendidikan Nasional;</w:t>
      </w:r>
    </w:p>
    <w:p w14:paraId="486D8A49" w14:textId="77777777" w:rsidR="0076297E" w:rsidRPr="00DB25C4" w:rsidRDefault="0076297E" w:rsidP="009F6099">
      <w:pPr>
        <w:pStyle w:val="ListParagraph"/>
        <w:numPr>
          <w:ilvl w:val="0"/>
          <w:numId w:val="146"/>
        </w:numPr>
        <w:spacing w:after="0" w:line="240" w:lineRule="auto"/>
        <w:ind w:left="426" w:hanging="426"/>
        <w:jc w:val="both"/>
        <w:rPr>
          <w:rFonts w:cstheme="minorHAnsi"/>
          <w:color w:val="000000" w:themeColor="text1"/>
        </w:rPr>
      </w:pPr>
      <w:proofErr w:type="spellStart"/>
      <w:r w:rsidRPr="00DB25C4">
        <w:rPr>
          <w:rFonts w:cstheme="minorHAnsi"/>
          <w:color w:val="000000" w:themeColor="text1"/>
        </w:rPr>
        <w:t>Undang-Undang</w:t>
      </w:r>
      <w:proofErr w:type="spellEnd"/>
      <w:r w:rsidRPr="00DB25C4">
        <w:rPr>
          <w:rFonts w:cstheme="minorHAnsi"/>
          <w:color w:val="000000" w:themeColor="text1"/>
        </w:rPr>
        <w:t xml:space="preserve"> </w:t>
      </w:r>
      <w:proofErr w:type="spellStart"/>
      <w:r w:rsidRPr="00DB25C4">
        <w:rPr>
          <w:rFonts w:cstheme="minorHAnsi"/>
          <w:color w:val="000000" w:themeColor="text1"/>
        </w:rPr>
        <w:t>Republik</w:t>
      </w:r>
      <w:proofErr w:type="spellEnd"/>
      <w:r w:rsidRPr="00DB25C4">
        <w:rPr>
          <w:rFonts w:cstheme="minorHAnsi"/>
          <w:color w:val="000000" w:themeColor="text1"/>
        </w:rPr>
        <w:t xml:space="preserve"> Indonesia </w:t>
      </w:r>
      <w:proofErr w:type="spellStart"/>
      <w:r w:rsidRPr="00DB25C4">
        <w:rPr>
          <w:rFonts w:cstheme="minorHAnsi"/>
          <w:color w:val="000000" w:themeColor="text1"/>
        </w:rPr>
        <w:t>Nomor</w:t>
      </w:r>
      <w:proofErr w:type="spellEnd"/>
      <w:r w:rsidRPr="00DB25C4">
        <w:rPr>
          <w:rFonts w:cstheme="minorHAnsi"/>
          <w:color w:val="000000" w:themeColor="text1"/>
        </w:rPr>
        <w:t xml:space="preserve"> 12 </w:t>
      </w:r>
      <w:proofErr w:type="spellStart"/>
      <w:r w:rsidRPr="00DB25C4">
        <w:rPr>
          <w:rFonts w:cstheme="minorHAnsi"/>
          <w:color w:val="000000" w:themeColor="text1"/>
        </w:rPr>
        <w:t>Tahun</w:t>
      </w:r>
      <w:proofErr w:type="spellEnd"/>
      <w:r w:rsidRPr="00DB25C4">
        <w:rPr>
          <w:rFonts w:cstheme="minorHAnsi"/>
          <w:color w:val="000000" w:themeColor="text1"/>
        </w:rPr>
        <w:t xml:space="preserve"> 2012 </w:t>
      </w:r>
      <w:proofErr w:type="spellStart"/>
      <w:r w:rsidRPr="00DB25C4">
        <w:rPr>
          <w:rFonts w:cstheme="minorHAnsi"/>
          <w:color w:val="000000" w:themeColor="text1"/>
        </w:rPr>
        <w:t>tentang</w:t>
      </w:r>
      <w:proofErr w:type="spellEnd"/>
      <w:r w:rsidRPr="00DB25C4">
        <w:rPr>
          <w:rFonts w:cstheme="minorHAnsi"/>
          <w:color w:val="000000" w:themeColor="text1"/>
        </w:rPr>
        <w:t xml:space="preserve"> Pendidikan Tinggi;</w:t>
      </w:r>
    </w:p>
    <w:p w14:paraId="2D5EEDEF" w14:textId="77777777" w:rsidR="0076297E" w:rsidRPr="00DB25C4" w:rsidRDefault="0076297E" w:rsidP="009F6099">
      <w:pPr>
        <w:pStyle w:val="ListParagraph"/>
        <w:numPr>
          <w:ilvl w:val="0"/>
          <w:numId w:val="146"/>
        </w:numPr>
        <w:spacing w:after="0" w:line="240" w:lineRule="auto"/>
        <w:ind w:left="426" w:hanging="426"/>
        <w:jc w:val="both"/>
        <w:rPr>
          <w:rFonts w:cstheme="minorHAnsi"/>
          <w:color w:val="000000" w:themeColor="text1"/>
        </w:rPr>
      </w:pPr>
      <w:proofErr w:type="spellStart"/>
      <w:r w:rsidRPr="00DB25C4">
        <w:rPr>
          <w:rFonts w:cstheme="minorHAnsi"/>
          <w:color w:val="000000" w:themeColor="text1"/>
        </w:rPr>
        <w:t>Peraturan</w:t>
      </w:r>
      <w:proofErr w:type="spellEnd"/>
      <w:r w:rsidRPr="00DB25C4">
        <w:rPr>
          <w:rFonts w:cstheme="minorHAnsi"/>
          <w:color w:val="000000" w:themeColor="text1"/>
        </w:rPr>
        <w:t xml:space="preserve"> </w:t>
      </w:r>
      <w:proofErr w:type="spellStart"/>
      <w:r w:rsidRPr="00DB25C4">
        <w:rPr>
          <w:rFonts w:cstheme="minorHAnsi"/>
          <w:color w:val="000000" w:themeColor="text1"/>
        </w:rPr>
        <w:t>Presiden</w:t>
      </w:r>
      <w:proofErr w:type="spellEnd"/>
      <w:r w:rsidRPr="00DB25C4">
        <w:rPr>
          <w:rFonts w:cstheme="minorHAnsi"/>
          <w:color w:val="000000" w:themeColor="text1"/>
        </w:rPr>
        <w:t xml:space="preserve"> </w:t>
      </w:r>
      <w:proofErr w:type="spellStart"/>
      <w:r w:rsidRPr="00DB25C4">
        <w:rPr>
          <w:rFonts w:cstheme="minorHAnsi"/>
          <w:color w:val="000000" w:themeColor="text1"/>
        </w:rPr>
        <w:t>Republik</w:t>
      </w:r>
      <w:proofErr w:type="spellEnd"/>
      <w:r w:rsidRPr="00DB25C4">
        <w:rPr>
          <w:rFonts w:cstheme="minorHAnsi"/>
          <w:color w:val="000000" w:themeColor="text1"/>
        </w:rPr>
        <w:t xml:space="preserve"> Indonesia </w:t>
      </w:r>
      <w:proofErr w:type="spellStart"/>
      <w:r w:rsidRPr="00DB25C4">
        <w:rPr>
          <w:rFonts w:cstheme="minorHAnsi"/>
          <w:color w:val="000000" w:themeColor="text1"/>
        </w:rPr>
        <w:t>Nomor</w:t>
      </w:r>
      <w:proofErr w:type="spellEnd"/>
      <w:r w:rsidRPr="00DB25C4">
        <w:rPr>
          <w:rFonts w:cstheme="minorHAnsi"/>
          <w:color w:val="000000" w:themeColor="text1"/>
        </w:rPr>
        <w:t xml:space="preserve">: 8 </w:t>
      </w:r>
      <w:proofErr w:type="spellStart"/>
      <w:r w:rsidRPr="00DB25C4">
        <w:rPr>
          <w:rFonts w:cstheme="minorHAnsi"/>
          <w:color w:val="000000" w:themeColor="text1"/>
        </w:rPr>
        <w:t>Tahun</w:t>
      </w:r>
      <w:proofErr w:type="spellEnd"/>
      <w:r w:rsidRPr="00DB25C4">
        <w:rPr>
          <w:rFonts w:cstheme="minorHAnsi"/>
          <w:color w:val="000000" w:themeColor="text1"/>
        </w:rPr>
        <w:t xml:space="preserve"> 2012 </w:t>
      </w:r>
      <w:proofErr w:type="spellStart"/>
      <w:r w:rsidRPr="00DB25C4">
        <w:rPr>
          <w:rFonts w:cstheme="minorHAnsi"/>
          <w:color w:val="000000" w:themeColor="text1"/>
        </w:rPr>
        <w:t>tentang</w:t>
      </w:r>
      <w:proofErr w:type="spellEnd"/>
      <w:r w:rsidRPr="00DB25C4">
        <w:rPr>
          <w:rFonts w:cstheme="minorHAnsi"/>
          <w:color w:val="000000" w:themeColor="text1"/>
        </w:rPr>
        <w:t xml:space="preserve"> KKNI;</w:t>
      </w:r>
    </w:p>
    <w:p w14:paraId="2DDAB461" w14:textId="77777777" w:rsidR="0076297E" w:rsidRPr="00DB25C4" w:rsidRDefault="0076297E" w:rsidP="009F6099">
      <w:pPr>
        <w:pStyle w:val="ListParagraph"/>
        <w:numPr>
          <w:ilvl w:val="0"/>
          <w:numId w:val="146"/>
        </w:numPr>
        <w:spacing w:after="0" w:line="240" w:lineRule="auto"/>
        <w:ind w:left="426" w:hanging="426"/>
        <w:jc w:val="both"/>
        <w:rPr>
          <w:rFonts w:cstheme="minorHAnsi"/>
          <w:color w:val="000000" w:themeColor="text1"/>
        </w:rPr>
      </w:pPr>
      <w:proofErr w:type="spellStart"/>
      <w:r w:rsidRPr="00DB25C4">
        <w:rPr>
          <w:rFonts w:cstheme="minorHAnsi"/>
          <w:color w:val="000000" w:themeColor="text1"/>
        </w:rPr>
        <w:t>Peraturan</w:t>
      </w:r>
      <w:proofErr w:type="spellEnd"/>
      <w:r w:rsidRPr="00DB25C4">
        <w:rPr>
          <w:rFonts w:cstheme="minorHAnsi"/>
          <w:color w:val="000000" w:themeColor="text1"/>
        </w:rPr>
        <w:t xml:space="preserve"> Menteri Pendidikan dan </w:t>
      </w:r>
      <w:proofErr w:type="spellStart"/>
      <w:r w:rsidRPr="00DB25C4">
        <w:rPr>
          <w:rFonts w:cstheme="minorHAnsi"/>
          <w:color w:val="000000" w:themeColor="text1"/>
        </w:rPr>
        <w:t>Kebudayaan</w:t>
      </w:r>
      <w:proofErr w:type="spellEnd"/>
      <w:r w:rsidRPr="00DB25C4">
        <w:rPr>
          <w:rFonts w:cstheme="minorHAnsi"/>
          <w:color w:val="000000" w:themeColor="text1"/>
        </w:rPr>
        <w:t xml:space="preserve"> </w:t>
      </w:r>
      <w:proofErr w:type="spellStart"/>
      <w:r w:rsidRPr="00DB25C4">
        <w:rPr>
          <w:rFonts w:cstheme="minorHAnsi"/>
          <w:color w:val="000000" w:themeColor="text1"/>
        </w:rPr>
        <w:t>Republik</w:t>
      </w:r>
      <w:proofErr w:type="spellEnd"/>
      <w:r w:rsidRPr="00DB25C4">
        <w:rPr>
          <w:rFonts w:cstheme="minorHAnsi"/>
          <w:color w:val="000000" w:themeColor="text1"/>
        </w:rPr>
        <w:t xml:space="preserve"> Indonesia </w:t>
      </w:r>
      <w:proofErr w:type="spellStart"/>
      <w:r w:rsidRPr="00DB25C4">
        <w:rPr>
          <w:rFonts w:cstheme="minorHAnsi"/>
          <w:color w:val="000000" w:themeColor="text1"/>
        </w:rPr>
        <w:t>Nomor</w:t>
      </w:r>
      <w:proofErr w:type="spellEnd"/>
      <w:r w:rsidRPr="00DB25C4">
        <w:rPr>
          <w:rFonts w:cstheme="minorHAnsi"/>
          <w:color w:val="000000" w:themeColor="text1"/>
        </w:rPr>
        <w:t xml:space="preserve">: 73 </w:t>
      </w:r>
      <w:proofErr w:type="spellStart"/>
      <w:r w:rsidRPr="00DB25C4">
        <w:rPr>
          <w:rFonts w:cstheme="minorHAnsi"/>
          <w:color w:val="000000" w:themeColor="text1"/>
        </w:rPr>
        <w:t>Tahun</w:t>
      </w:r>
      <w:proofErr w:type="spellEnd"/>
      <w:r w:rsidRPr="00DB25C4">
        <w:rPr>
          <w:rFonts w:cstheme="minorHAnsi"/>
          <w:color w:val="000000" w:themeColor="text1"/>
        </w:rPr>
        <w:t xml:space="preserve"> 2012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Penerapan</w:t>
      </w:r>
      <w:proofErr w:type="spellEnd"/>
      <w:r w:rsidRPr="00DB25C4">
        <w:rPr>
          <w:rFonts w:cstheme="minorHAnsi"/>
          <w:color w:val="000000" w:themeColor="text1"/>
        </w:rPr>
        <w:t xml:space="preserve"> KKNI </w:t>
      </w:r>
      <w:proofErr w:type="spellStart"/>
      <w:r w:rsidRPr="00DB25C4">
        <w:rPr>
          <w:rFonts w:cstheme="minorHAnsi"/>
          <w:color w:val="000000" w:themeColor="text1"/>
        </w:rPr>
        <w:t>Bidang</w:t>
      </w:r>
      <w:proofErr w:type="spellEnd"/>
      <w:r w:rsidRPr="00DB25C4">
        <w:rPr>
          <w:rFonts w:cstheme="minorHAnsi"/>
          <w:color w:val="000000" w:themeColor="text1"/>
        </w:rPr>
        <w:t xml:space="preserve"> Pendidikan Tinggi</w:t>
      </w:r>
    </w:p>
    <w:p w14:paraId="3A46BCD0" w14:textId="77777777" w:rsidR="0076297E" w:rsidRPr="00DB25C4" w:rsidRDefault="0076297E" w:rsidP="009F6099">
      <w:pPr>
        <w:pStyle w:val="ListParagraph"/>
        <w:numPr>
          <w:ilvl w:val="0"/>
          <w:numId w:val="146"/>
        </w:numPr>
        <w:spacing w:after="0" w:line="240" w:lineRule="auto"/>
        <w:ind w:left="426" w:hanging="426"/>
        <w:jc w:val="both"/>
        <w:rPr>
          <w:rFonts w:cstheme="minorHAnsi"/>
          <w:color w:val="000000" w:themeColor="text1"/>
        </w:rPr>
      </w:pPr>
      <w:proofErr w:type="spellStart"/>
      <w:r w:rsidRPr="00DB25C4">
        <w:rPr>
          <w:rFonts w:cstheme="minorHAnsi"/>
          <w:color w:val="000000" w:themeColor="text1"/>
        </w:rPr>
        <w:t>Peraturan</w:t>
      </w:r>
      <w:proofErr w:type="spellEnd"/>
      <w:r w:rsidRPr="00DB25C4">
        <w:rPr>
          <w:rFonts w:cstheme="minorHAnsi"/>
          <w:color w:val="000000" w:themeColor="text1"/>
        </w:rPr>
        <w:t xml:space="preserve"> Menteri Pendidikan dan </w:t>
      </w:r>
      <w:proofErr w:type="spellStart"/>
      <w:r w:rsidRPr="00DB25C4">
        <w:rPr>
          <w:rFonts w:cstheme="minorHAnsi"/>
          <w:color w:val="000000" w:themeColor="text1"/>
        </w:rPr>
        <w:t>Kebudayaan</w:t>
      </w:r>
      <w:proofErr w:type="spellEnd"/>
      <w:r w:rsidRPr="00DB25C4">
        <w:rPr>
          <w:rFonts w:cstheme="minorHAnsi"/>
          <w:color w:val="000000" w:themeColor="text1"/>
        </w:rPr>
        <w:t xml:space="preserve"> </w:t>
      </w:r>
      <w:proofErr w:type="spellStart"/>
      <w:r w:rsidRPr="00DB25C4">
        <w:rPr>
          <w:rFonts w:cstheme="minorHAnsi"/>
          <w:color w:val="000000" w:themeColor="text1"/>
        </w:rPr>
        <w:t>Republik</w:t>
      </w:r>
      <w:proofErr w:type="spellEnd"/>
      <w:r w:rsidRPr="00DB25C4">
        <w:rPr>
          <w:rFonts w:cstheme="minorHAnsi"/>
          <w:color w:val="000000" w:themeColor="text1"/>
        </w:rPr>
        <w:t xml:space="preserve"> Indonesia </w:t>
      </w:r>
      <w:proofErr w:type="spellStart"/>
      <w:r w:rsidRPr="00DB25C4">
        <w:rPr>
          <w:rFonts w:cstheme="minorHAnsi"/>
          <w:color w:val="000000" w:themeColor="text1"/>
        </w:rPr>
        <w:t>Nomor</w:t>
      </w:r>
      <w:proofErr w:type="spellEnd"/>
      <w:r w:rsidRPr="00DB25C4">
        <w:rPr>
          <w:rFonts w:cstheme="minorHAnsi"/>
          <w:color w:val="000000" w:themeColor="text1"/>
        </w:rPr>
        <w:t xml:space="preserve">: 81 </w:t>
      </w:r>
      <w:proofErr w:type="spellStart"/>
      <w:r w:rsidRPr="00DB25C4">
        <w:rPr>
          <w:rFonts w:cstheme="minorHAnsi"/>
          <w:color w:val="000000" w:themeColor="text1"/>
        </w:rPr>
        <w:t>Tahun</w:t>
      </w:r>
      <w:proofErr w:type="spellEnd"/>
      <w:r w:rsidRPr="00DB25C4">
        <w:rPr>
          <w:rFonts w:cstheme="minorHAnsi"/>
          <w:color w:val="000000" w:themeColor="text1"/>
        </w:rPr>
        <w:t xml:space="preserve"> 2014 </w:t>
      </w:r>
      <w:proofErr w:type="spellStart"/>
      <w:r w:rsidRPr="00DB25C4">
        <w:rPr>
          <w:rFonts w:cstheme="minorHAnsi"/>
          <w:color w:val="000000" w:themeColor="text1"/>
        </w:rPr>
        <w:t>tentang</w:t>
      </w:r>
      <w:proofErr w:type="spellEnd"/>
      <w:r w:rsidRPr="00DB25C4">
        <w:rPr>
          <w:rFonts w:cstheme="minorHAnsi"/>
          <w:color w:val="000000" w:themeColor="text1"/>
        </w:rPr>
        <w:t xml:space="preserve"> Ijazah dan SKPI;</w:t>
      </w:r>
    </w:p>
    <w:p w14:paraId="46C64DA8" w14:textId="77777777" w:rsidR="0076297E" w:rsidRPr="00DB25C4" w:rsidRDefault="0076297E" w:rsidP="009F6099">
      <w:pPr>
        <w:pStyle w:val="ListParagraph"/>
        <w:numPr>
          <w:ilvl w:val="0"/>
          <w:numId w:val="146"/>
        </w:numPr>
        <w:spacing w:after="0" w:line="240" w:lineRule="auto"/>
        <w:ind w:left="426" w:hanging="426"/>
        <w:jc w:val="both"/>
        <w:rPr>
          <w:rFonts w:eastAsia="Calibri" w:cstheme="minorHAnsi"/>
          <w:color w:val="000000" w:themeColor="text1"/>
        </w:rPr>
      </w:pPr>
      <w:proofErr w:type="spellStart"/>
      <w:r w:rsidRPr="00DB25C4">
        <w:rPr>
          <w:rFonts w:cstheme="minorHAnsi"/>
          <w:color w:val="000000" w:themeColor="text1"/>
        </w:rPr>
        <w:t>Peraturan</w:t>
      </w:r>
      <w:proofErr w:type="spellEnd"/>
      <w:r w:rsidRPr="00DB25C4">
        <w:rPr>
          <w:rFonts w:cstheme="minorHAnsi"/>
          <w:color w:val="000000" w:themeColor="text1"/>
        </w:rPr>
        <w:t xml:space="preserve"> Menteri Pendidikan dan </w:t>
      </w:r>
      <w:proofErr w:type="spellStart"/>
      <w:r w:rsidRPr="00DB25C4">
        <w:rPr>
          <w:rFonts w:cstheme="minorHAnsi"/>
          <w:color w:val="000000" w:themeColor="text1"/>
        </w:rPr>
        <w:t>Kebudayaan</w:t>
      </w:r>
      <w:proofErr w:type="spellEnd"/>
      <w:r w:rsidRPr="00DB25C4">
        <w:rPr>
          <w:rFonts w:cstheme="minorHAnsi"/>
          <w:color w:val="000000" w:themeColor="text1"/>
        </w:rPr>
        <w:t xml:space="preserve"> </w:t>
      </w:r>
      <w:proofErr w:type="spellStart"/>
      <w:r w:rsidRPr="00DB25C4">
        <w:rPr>
          <w:rFonts w:cstheme="minorHAnsi"/>
          <w:color w:val="000000" w:themeColor="text1"/>
        </w:rPr>
        <w:t>Republik</w:t>
      </w:r>
      <w:proofErr w:type="spellEnd"/>
      <w:r w:rsidRPr="00DB25C4">
        <w:rPr>
          <w:rFonts w:cstheme="minorHAnsi"/>
          <w:color w:val="000000" w:themeColor="text1"/>
        </w:rPr>
        <w:t xml:space="preserve"> Indonesia </w:t>
      </w:r>
      <w:proofErr w:type="spellStart"/>
      <w:r w:rsidRPr="00DB25C4">
        <w:rPr>
          <w:rFonts w:cstheme="minorHAnsi"/>
          <w:color w:val="000000" w:themeColor="text1"/>
        </w:rPr>
        <w:t>Nomor</w:t>
      </w:r>
      <w:proofErr w:type="spellEnd"/>
      <w:r w:rsidRPr="00DB25C4">
        <w:rPr>
          <w:rFonts w:cstheme="minorHAnsi"/>
          <w:color w:val="000000" w:themeColor="text1"/>
        </w:rPr>
        <w:t xml:space="preserve">: 3 </w:t>
      </w:r>
      <w:proofErr w:type="spellStart"/>
      <w:r w:rsidRPr="00DB25C4">
        <w:rPr>
          <w:rFonts w:cstheme="minorHAnsi"/>
          <w:color w:val="000000" w:themeColor="text1"/>
        </w:rPr>
        <w:t>Tahun</w:t>
      </w:r>
      <w:proofErr w:type="spellEnd"/>
      <w:r w:rsidRPr="00DB25C4">
        <w:rPr>
          <w:rFonts w:cstheme="minorHAnsi"/>
          <w:color w:val="000000" w:themeColor="text1"/>
        </w:rPr>
        <w:t xml:space="preserve"> 2020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Standar</w:t>
      </w:r>
      <w:proofErr w:type="spellEnd"/>
      <w:r w:rsidRPr="00DB25C4">
        <w:rPr>
          <w:rFonts w:cstheme="minorHAnsi"/>
          <w:color w:val="000000" w:themeColor="text1"/>
        </w:rPr>
        <w:t xml:space="preserve"> Pendidikan Tinggi</w:t>
      </w:r>
    </w:p>
    <w:p w14:paraId="409DF48E" w14:textId="77777777" w:rsidR="0076297E" w:rsidRPr="00DB25C4" w:rsidRDefault="0076297E" w:rsidP="009F6099">
      <w:pPr>
        <w:pStyle w:val="ListParagraph"/>
        <w:numPr>
          <w:ilvl w:val="0"/>
          <w:numId w:val="146"/>
        </w:numPr>
        <w:spacing w:after="0" w:line="240" w:lineRule="auto"/>
        <w:ind w:left="426" w:hanging="426"/>
        <w:jc w:val="both"/>
        <w:rPr>
          <w:rFonts w:eastAsia="Calibri" w:cstheme="minorHAnsi"/>
          <w:color w:val="000000" w:themeColor="text1"/>
        </w:rPr>
      </w:pPr>
      <w:r w:rsidRPr="00DB25C4">
        <w:rPr>
          <w:rFonts w:eastAsia="Calibri" w:cstheme="minorHAnsi"/>
          <w:color w:val="000000" w:themeColor="text1"/>
        </w:rPr>
        <w:t xml:space="preserve">Keputusan </w:t>
      </w:r>
      <w:proofErr w:type="spellStart"/>
      <w:r w:rsidRPr="00DB25C4">
        <w:rPr>
          <w:rFonts w:eastAsia="Calibri" w:cstheme="minorHAnsi"/>
          <w:color w:val="000000" w:themeColor="text1"/>
        </w:rPr>
        <w:t>Senat</w:t>
      </w:r>
      <w:proofErr w:type="spellEnd"/>
      <w:r w:rsidRPr="00DB25C4">
        <w:rPr>
          <w:rFonts w:eastAsia="Calibri" w:cstheme="minorHAnsi"/>
          <w:color w:val="000000" w:themeColor="text1"/>
        </w:rPr>
        <w:t xml:space="preserve"> Universitas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0010/MACHUNG/SK-SENAT/XII/2017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Universitas Ma Chung</w:t>
      </w:r>
    </w:p>
    <w:p w14:paraId="06BBD337" w14:textId="77777777" w:rsidR="0076297E" w:rsidRPr="00DB25C4" w:rsidRDefault="0076297E" w:rsidP="009F6099">
      <w:pPr>
        <w:pStyle w:val="ListParagraph"/>
        <w:numPr>
          <w:ilvl w:val="0"/>
          <w:numId w:val="146"/>
        </w:numPr>
        <w:spacing w:after="0" w:line="240" w:lineRule="auto"/>
        <w:ind w:left="426" w:hanging="426"/>
        <w:jc w:val="both"/>
        <w:rPr>
          <w:rFonts w:eastAsia="Calibri" w:cstheme="minorHAnsi"/>
          <w:color w:val="000000" w:themeColor="text1"/>
        </w:rPr>
      </w:pP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001/SPMI-MACHUNG/SM/01A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Kompetensi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Lulusan</w:t>
      </w:r>
      <w:proofErr w:type="spellEnd"/>
    </w:p>
    <w:p w14:paraId="6EA2A079" w14:textId="77777777" w:rsidR="0076297E" w:rsidRPr="00DB25C4" w:rsidRDefault="0076297E" w:rsidP="009F6099">
      <w:pPr>
        <w:pStyle w:val="ListParagraph"/>
        <w:numPr>
          <w:ilvl w:val="0"/>
          <w:numId w:val="146"/>
        </w:numPr>
        <w:spacing w:after="0" w:line="240" w:lineRule="auto"/>
        <w:ind w:left="426" w:hanging="426"/>
        <w:jc w:val="both"/>
        <w:rPr>
          <w:rFonts w:eastAsia="Calibri" w:cstheme="minorHAnsi"/>
          <w:color w:val="000000" w:themeColor="text1"/>
        </w:rPr>
      </w:pPr>
      <w:r w:rsidRPr="00DB25C4">
        <w:rPr>
          <w:rFonts w:eastAsia="Calibri" w:cstheme="minorHAnsi"/>
          <w:color w:val="000000" w:themeColor="text1"/>
        </w:rPr>
        <w:t xml:space="preserve">Keputusan </w:t>
      </w:r>
      <w:proofErr w:type="spellStart"/>
      <w:r w:rsidRPr="00DB25C4">
        <w:rPr>
          <w:rFonts w:eastAsia="Calibri" w:cstheme="minorHAnsi"/>
          <w:color w:val="000000" w:themeColor="text1"/>
        </w:rPr>
        <w:t>Rektor</w:t>
      </w:r>
      <w:proofErr w:type="spellEnd"/>
      <w:r w:rsidRPr="00DB25C4">
        <w:rPr>
          <w:rFonts w:eastAsia="Calibri" w:cstheme="minorHAnsi"/>
          <w:color w:val="000000" w:themeColor="text1"/>
        </w:rPr>
        <w:t xml:space="preserve"> Universitas Ma Chung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0003/MACHUNG/SK-REK/I/2018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Panduan </w:t>
      </w:r>
      <w:proofErr w:type="spellStart"/>
      <w:r w:rsidRPr="00DB25C4">
        <w:rPr>
          <w:rFonts w:eastAsia="Calibri" w:cstheme="minorHAnsi"/>
          <w:color w:val="000000" w:themeColor="text1"/>
        </w:rPr>
        <w:t>Penyusunan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Kurikulum</w:t>
      </w:r>
      <w:proofErr w:type="spellEnd"/>
      <w:r w:rsidRPr="00DB25C4">
        <w:rPr>
          <w:rFonts w:eastAsia="Calibri" w:cstheme="minorHAnsi"/>
          <w:color w:val="000000" w:themeColor="text1"/>
        </w:rPr>
        <w:t xml:space="preserve"> Program </w:t>
      </w:r>
      <w:proofErr w:type="spellStart"/>
      <w:r w:rsidRPr="00DB25C4">
        <w:rPr>
          <w:rFonts w:eastAsia="Calibri" w:cstheme="minorHAnsi"/>
          <w:color w:val="000000" w:themeColor="text1"/>
        </w:rPr>
        <w:t>Studi</w:t>
      </w:r>
      <w:proofErr w:type="spellEnd"/>
      <w:r w:rsidRPr="00DB25C4">
        <w:rPr>
          <w:rFonts w:eastAsia="Calibri" w:cstheme="minorHAnsi"/>
          <w:color w:val="000000" w:themeColor="text1"/>
        </w:rPr>
        <w:t xml:space="preserve"> di Universitas Ma Chung</w:t>
      </w:r>
    </w:p>
    <w:p w14:paraId="6FF32456" w14:textId="77777777" w:rsidR="0076297E" w:rsidRPr="00DB25C4" w:rsidRDefault="0076297E" w:rsidP="009F6099">
      <w:pPr>
        <w:pStyle w:val="ListParagraph"/>
        <w:numPr>
          <w:ilvl w:val="0"/>
          <w:numId w:val="146"/>
        </w:numPr>
        <w:spacing w:after="0" w:line="240" w:lineRule="auto"/>
        <w:ind w:left="426" w:hanging="426"/>
        <w:jc w:val="both"/>
        <w:rPr>
          <w:rFonts w:cstheme="minorHAnsi"/>
          <w:color w:val="000000" w:themeColor="text1"/>
        </w:rPr>
      </w:pPr>
      <w:r w:rsidRPr="00DB25C4">
        <w:rPr>
          <w:rFonts w:cstheme="minorHAnsi"/>
          <w:color w:val="000000" w:themeColor="text1"/>
        </w:rPr>
        <w:t xml:space="preserve">Keputusan </w:t>
      </w:r>
      <w:proofErr w:type="spellStart"/>
      <w:r w:rsidRPr="00DB25C4">
        <w:rPr>
          <w:rFonts w:cstheme="minorHAnsi"/>
          <w:color w:val="000000" w:themeColor="text1"/>
        </w:rPr>
        <w:t>Rektor</w:t>
      </w:r>
      <w:proofErr w:type="spellEnd"/>
      <w:r w:rsidRPr="00DB25C4">
        <w:rPr>
          <w:rFonts w:cstheme="minorHAnsi"/>
          <w:color w:val="000000" w:themeColor="text1"/>
        </w:rPr>
        <w:t xml:space="preserve"> Universitas Ma Chung </w:t>
      </w:r>
      <w:proofErr w:type="spellStart"/>
      <w:r w:rsidRPr="00DB25C4">
        <w:rPr>
          <w:rFonts w:cstheme="minorHAnsi"/>
          <w:color w:val="000000" w:themeColor="text1"/>
        </w:rPr>
        <w:t>nomor</w:t>
      </w:r>
      <w:proofErr w:type="spellEnd"/>
      <w:r w:rsidRPr="00DB25C4">
        <w:rPr>
          <w:rFonts w:cstheme="minorHAnsi"/>
          <w:color w:val="000000" w:themeColor="text1"/>
        </w:rPr>
        <w:t xml:space="preserve"> 0037C/MACHUNG/SK-REKTOR/IX/2022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Pedoman</w:t>
      </w:r>
      <w:proofErr w:type="spellEnd"/>
      <w:r w:rsidRPr="00DB25C4">
        <w:rPr>
          <w:rFonts w:cstheme="minorHAnsi"/>
          <w:color w:val="000000" w:themeColor="text1"/>
        </w:rPr>
        <w:t xml:space="preserve"> </w:t>
      </w:r>
      <w:proofErr w:type="spellStart"/>
      <w:r w:rsidRPr="00DB25C4">
        <w:rPr>
          <w:rFonts w:cstheme="minorHAnsi"/>
          <w:color w:val="000000" w:themeColor="text1"/>
        </w:rPr>
        <w:t>Pengembangan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Merdeka </w:t>
      </w:r>
      <w:proofErr w:type="spellStart"/>
      <w:r w:rsidRPr="00DB25C4">
        <w:rPr>
          <w:rFonts w:cstheme="minorHAnsi"/>
          <w:color w:val="000000" w:themeColor="text1"/>
        </w:rPr>
        <w:t>Belajar</w:t>
      </w:r>
      <w:proofErr w:type="spellEnd"/>
      <w:r w:rsidRPr="00DB25C4">
        <w:rPr>
          <w:rFonts w:cstheme="minorHAnsi"/>
          <w:color w:val="000000" w:themeColor="text1"/>
        </w:rPr>
        <w:t xml:space="preserve"> </w:t>
      </w:r>
      <w:proofErr w:type="spellStart"/>
      <w:r w:rsidRPr="00DB25C4">
        <w:rPr>
          <w:rFonts w:cstheme="minorHAnsi"/>
          <w:color w:val="000000" w:themeColor="text1"/>
        </w:rPr>
        <w:t>Kampus</w:t>
      </w:r>
      <w:proofErr w:type="spellEnd"/>
      <w:r w:rsidRPr="00DB25C4">
        <w:rPr>
          <w:rFonts w:cstheme="minorHAnsi"/>
          <w:color w:val="000000" w:themeColor="text1"/>
        </w:rPr>
        <w:t xml:space="preserve"> Merdeka Universitas Ma Chung</w:t>
      </w:r>
    </w:p>
    <w:p w14:paraId="5DC5E41D" w14:textId="77777777" w:rsidR="0076297E" w:rsidRPr="00DB25C4" w:rsidRDefault="0076297E" w:rsidP="009F6099">
      <w:pPr>
        <w:pStyle w:val="ListParagraph"/>
        <w:numPr>
          <w:ilvl w:val="0"/>
          <w:numId w:val="146"/>
        </w:numPr>
        <w:spacing w:after="0" w:line="240" w:lineRule="auto"/>
        <w:ind w:left="426" w:hanging="426"/>
        <w:jc w:val="both"/>
        <w:rPr>
          <w:rFonts w:cstheme="minorHAnsi"/>
          <w:color w:val="000000" w:themeColor="text1"/>
        </w:rPr>
      </w:pPr>
      <w:proofErr w:type="spellStart"/>
      <w:r w:rsidRPr="00DB25C4">
        <w:rPr>
          <w:rFonts w:cstheme="minorHAnsi"/>
          <w:color w:val="000000" w:themeColor="text1"/>
        </w:rPr>
        <w:t>Dokumen</w:t>
      </w:r>
      <w:proofErr w:type="spellEnd"/>
      <w:r w:rsidRPr="00DB25C4">
        <w:rPr>
          <w:rFonts w:cstheme="minorHAnsi"/>
          <w:color w:val="000000" w:themeColor="text1"/>
        </w:rPr>
        <w:t xml:space="preserve"> </w:t>
      </w:r>
      <w:proofErr w:type="spellStart"/>
      <w:r w:rsidRPr="00DB25C4">
        <w:rPr>
          <w:rFonts w:cstheme="minorHAnsi"/>
          <w:color w:val="000000" w:themeColor="text1"/>
        </w:rPr>
        <w:t>Sosialisasi</w:t>
      </w:r>
      <w:proofErr w:type="spellEnd"/>
      <w:r w:rsidRPr="00DB25C4">
        <w:rPr>
          <w:rFonts w:cstheme="minorHAnsi"/>
          <w:color w:val="000000" w:themeColor="text1"/>
        </w:rPr>
        <w:t xml:space="preserve"> Program </w:t>
      </w:r>
      <w:proofErr w:type="spellStart"/>
      <w:r w:rsidRPr="00DB25C4">
        <w:rPr>
          <w:rFonts w:cstheme="minorHAnsi"/>
          <w:color w:val="000000" w:themeColor="text1"/>
        </w:rPr>
        <w:t>Kampus</w:t>
      </w:r>
      <w:proofErr w:type="spellEnd"/>
      <w:r w:rsidRPr="00DB25C4">
        <w:rPr>
          <w:rFonts w:cstheme="minorHAnsi"/>
          <w:color w:val="000000" w:themeColor="text1"/>
        </w:rPr>
        <w:t xml:space="preserve"> </w:t>
      </w:r>
      <w:proofErr w:type="spellStart"/>
      <w:r w:rsidRPr="00DB25C4">
        <w:rPr>
          <w:rFonts w:cstheme="minorHAnsi"/>
          <w:color w:val="000000" w:themeColor="text1"/>
        </w:rPr>
        <w:t>merdeka</w:t>
      </w:r>
      <w:proofErr w:type="spellEnd"/>
    </w:p>
    <w:p w14:paraId="0BCD0388" w14:textId="77777777" w:rsidR="0076297E" w:rsidRPr="00DB25C4" w:rsidRDefault="0076297E" w:rsidP="00687314">
      <w:pPr>
        <w:spacing w:after="0" w:line="240" w:lineRule="auto"/>
        <w:jc w:val="both"/>
        <w:rPr>
          <w:rFonts w:cstheme="minorHAnsi"/>
          <w:color w:val="000000" w:themeColor="text1"/>
        </w:rPr>
      </w:pPr>
    </w:p>
    <w:p w14:paraId="530D2776"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Kebijakan-kebijakan</w:t>
      </w:r>
      <w:proofErr w:type="spellEnd"/>
      <w:r w:rsidRPr="00DB25C4">
        <w:rPr>
          <w:rFonts w:cstheme="minorHAnsi"/>
          <w:color w:val="000000" w:themeColor="text1"/>
        </w:rPr>
        <w:t xml:space="preserve"> </w:t>
      </w:r>
      <w:proofErr w:type="spellStart"/>
      <w:r w:rsidRPr="00DB25C4">
        <w:rPr>
          <w:rFonts w:cstheme="minorHAnsi"/>
          <w:color w:val="000000" w:themeColor="text1"/>
        </w:rPr>
        <w:t>tersebut</w:t>
      </w:r>
      <w:proofErr w:type="spellEnd"/>
      <w:r w:rsidRPr="00DB25C4">
        <w:rPr>
          <w:rFonts w:cstheme="minorHAnsi"/>
          <w:color w:val="000000" w:themeColor="text1"/>
        </w:rPr>
        <w:t xml:space="preserve">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disosialisasikan</w:t>
      </w:r>
      <w:proofErr w:type="spellEnd"/>
      <w:r w:rsidRPr="00DB25C4">
        <w:rPr>
          <w:rFonts w:cstheme="minorHAnsi"/>
          <w:color w:val="000000" w:themeColor="text1"/>
        </w:rPr>
        <w:t xml:space="preserve"> </w:t>
      </w:r>
      <w:proofErr w:type="spellStart"/>
      <w:r w:rsidRPr="00DB25C4">
        <w:rPr>
          <w:rFonts w:cstheme="minorHAnsi"/>
          <w:color w:val="000000" w:themeColor="text1"/>
        </w:rPr>
        <w:t>kepada</w:t>
      </w:r>
      <w:proofErr w:type="spellEnd"/>
      <w:r w:rsidRPr="00DB25C4">
        <w:rPr>
          <w:rFonts w:cstheme="minorHAnsi"/>
          <w:color w:val="000000" w:themeColor="text1"/>
        </w:rPr>
        <w:t xml:space="preserve"> </w:t>
      </w:r>
      <w:proofErr w:type="spellStart"/>
      <w:r w:rsidRPr="00DB25C4">
        <w:rPr>
          <w:rFonts w:cstheme="minorHAnsi"/>
          <w:color w:val="000000" w:themeColor="text1"/>
        </w:rPr>
        <w:t>pihak-pihak</w:t>
      </w:r>
      <w:proofErr w:type="spellEnd"/>
      <w:r w:rsidRPr="00DB25C4">
        <w:rPr>
          <w:rFonts w:cstheme="minorHAnsi"/>
          <w:color w:val="000000" w:themeColor="text1"/>
        </w:rPr>
        <w:t xml:space="preserve"> yang </w:t>
      </w:r>
      <w:proofErr w:type="spellStart"/>
      <w:r w:rsidRPr="00DB25C4">
        <w:rPr>
          <w:rFonts w:cstheme="minorHAnsi"/>
          <w:color w:val="000000" w:themeColor="text1"/>
        </w:rPr>
        <w:t>berkepentingan</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cara-cara</w:t>
      </w:r>
      <w:proofErr w:type="spellEnd"/>
      <w:r w:rsidRPr="00DB25C4">
        <w:rPr>
          <w:rFonts w:cstheme="minorHAnsi"/>
          <w:color w:val="000000" w:themeColor="text1"/>
        </w:rPr>
        <w:t xml:space="preserve"> </w:t>
      </w:r>
      <w:proofErr w:type="spellStart"/>
      <w:r w:rsidRPr="00DB25C4">
        <w:rPr>
          <w:rFonts w:cstheme="minorHAnsi"/>
          <w:color w:val="000000" w:themeColor="text1"/>
        </w:rPr>
        <w:t>berikut</w:t>
      </w:r>
      <w:proofErr w:type="spellEnd"/>
      <w:r w:rsidRPr="00DB25C4">
        <w:rPr>
          <w:rFonts w:cstheme="minorHAnsi"/>
          <w:color w:val="000000" w:themeColor="text1"/>
        </w:rPr>
        <w:t xml:space="preserve">. </w:t>
      </w:r>
    </w:p>
    <w:p w14:paraId="3AAFB667" w14:textId="77777777" w:rsidR="0076297E" w:rsidRPr="00DB25C4" w:rsidRDefault="0076297E" w:rsidP="009F6099">
      <w:pPr>
        <w:pStyle w:val="ListParagraph"/>
        <w:numPr>
          <w:ilvl w:val="0"/>
          <w:numId w:val="147"/>
        </w:numPr>
        <w:spacing w:after="0" w:line="240" w:lineRule="auto"/>
        <w:ind w:left="426"/>
        <w:jc w:val="both"/>
        <w:rPr>
          <w:rFonts w:cstheme="minorHAnsi"/>
          <w:color w:val="000000" w:themeColor="text1"/>
        </w:rPr>
      </w:pPr>
      <w:proofErr w:type="spellStart"/>
      <w:r w:rsidRPr="00DB25C4">
        <w:rPr>
          <w:rFonts w:cstheme="minorHAnsi"/>
          <w:color w:val="000000" w:themeColor="text1"/>
        </w:rPr>
        <w:t>Rapat</w:t>
      </w:r>
      <w:proofErr w:type="spellEnd"/>
      <w:r w:rsidRPr="00DB25C4">
        <w:rPr>
          <w:rFonts w:cstheme="minorHAnsi"/>
          <w:color w:val="000000" w:themeColor="text1"/>
        </w:rPr>
        <w:t xml:space="preserve"> </w:t>
      </w:r>
      <w:proofErr w:type="spellStart"/>
      <w:r w:rsidRPr="00DB25C4">
        <w:rPr>
          <w:rFonts w:cstheme="minorHAnsi"/>
          <w:color w:val="000000" w:themeColor="text1"/>
        </w:rPr>
        <w:t>sosialisasi</w:t>
      </w:r>
      <w:proofErr w:type="spellEnd"/>
      <w:r w:rsidRPr="00DB25C4">
        <w:rPr>
          <w:rFonts w:cstheme="minorHAnsi"/>
          <w:color w:val="000000" w:themeColor="text1"/>
        </w:rPr>
        <w:t xml:space="preserve"> </w:t>
      </w:r>
      <w:proofErr w:type="spellStart"/>
      <w:r w:rsidRPr="00DB25C4">
        <w:rPr>
          <w:rFonts w:cstheme="minorHAnsi"/>
          <w:color w:val="000000" w:themeColor="text1"/>
        </w:rPr>
        <w:t>penyusunan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w:t>
      </w:r>
      <w:proofErr w:type="spellStart"/>
      <w:r w:rsidRPr="00DB25C4">
        <w:rPr>
          <w:rFonts w:cstheme="minorHAnsi"/>
          <w:color w:val="000000" w:themeColor="text1"/>
        </w:rPr>
        <w:t>berbasis</w:t>
      </w:r>
      <w:proofErr w:type="spellEnd"/>
      <w:r w:rsidRPr="00DB25C4">
        <w:rPr>
          <w:rFonts w:cstheme="minorHAnsi"/>
          <w:color w:val="000000" w:themeColor="text1"/>
        </w:rPr>
        <w:t xml:space="preserve"> KKNI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dihadiri</w:t>
      </w:r>
      <w:proofErr w:type="spellEnd"/>
      <w:r w:rsidRPr="00DB25C4">
        <w:rPr>
          <w:rFonts w:cstheme="minorHAnsi"/>
          <w:color w:val="000000" w:themeColor="text1"/>
        </w:rPr>
        <w:t xml:space="preserve"> oleh </w:t>
      </w:r>
      <w:proofErr w:type="spellStart"/>
      <w:r w:rsidRPr="00DB25C4">
        <w:rPr>
          <w:rFonts w:cstheme="minorHAnsi"/>
          <w:color w:val="000000" w:themeColor="text1"/>
        </w:rPr>
        <w:t>Rektor</w:t>
      </w:r>
      <w:proofErr w:type="spellEnd"/>
      <w:r w:rsidRPr="00DB25C4">
        <w:rPr>
          <w:rFonts w:cstheme="minorHAnsi"/>
          <w:color w:val="000000" w:themeColor="text1"/>
        </w:rPr>
        <w:t xml:space="preserve">, </w:t>
      </w:r>
      <w:proofErr w:type="gramStart"/>
      <w:r w:rsidRPr="00DB25C4">
        <w:rPr>
          <w:rFonts w:cstheme="minorHAnsi"/>
          <w:color w:val="000000" w:themeColor="text1"/>
        </w:rPr>
        <w:t xml:space="preserve">para Wakil </w:t>
      </w:r>
      <w:proofErr w:type="spellStart"/>
      <w:r w:rsidRPr="00DB25C4">
        <w:rPr>
          <w:rFonts w:cstheme="minorHAnsi"/>
          <w:color w:val="000000" w:themeColor="text1"/>
        </w:rPr>
        <w:t>Rektor</w:t>
      </w:r>
      <w:proofErr w:type="spellEnd"/>
      <w:proofErr w:type="gramEnd"/>
      <w:r w:rsidRPr="00DB25C4">
        <w:rPr>
          <w:rFonts w:cstheme="minorHAnsi"/>
          <w:color w:val="000000" w:themeColor="text1"/>
        </w:rPr>
        <w:t xml:space="preserve">, </w:t>
      </w:r>
      <w:proofErr w:type="spellStart"/>
      <w:r w:rsidRPr="00DB25C4">
        <w:rPr>
          <w:rFonts w:cstheme="minorHAnsi"/>
          <w:color w:val="000000" w:themeColor="text1"/>
        </w:rPr>
        <w:t>jajaran</w:t>
      </w:r>
      <w:proofErr w:type="spellEnd"/>
      <w:r w:rsidRPr="00DB25C4">
        <w:rPr>
          <w:rFonts w:cstheme="minorHAnsi"/>
          <w:color w:val="000000" w:themeColor="text1"/>
        </w:rPr>
        <w:t xml:space="preserve"> </w:t>
      </w:r>
      <w:proofErr w:type="spellStart"/>
      <w:r w:rsidRPr="00DB25C4">
        <w:rPr>
          <w:rFonts w:cstheme="minorHAnsi"/>
          <w:color w:val="000000" w:themeColor="text1"/>
        </w:rPr>
        <w:t>dekan</w:t>
      </w:r>
      <w:proofErr w:type="spellEnd"/>
      <w:r w:rsidRPr="00DB25C4">
        <w:rPr>
          <w:rFonts w:cstheme="minorHAnsi"/>
          <w:color w:val="000000" w:themeColor="text1"/>
        </w:rPr>
        <w:t xml:space="preserve">, </w:t>
      </w:r>
      <w:proofErr w:type="spellStart"/>
      <w:r w:rsidRPr="00DB25C4">
        <w:rPr>
          <w:rFonts w:cstheme="minorHAnsi"/>
          <w:color w:val="000000" w:themeColor="text1"/>
        </w:rPr>
        <w:t>kepala</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dan </w:t>
      </w:r>
      <w:proofErr w:type="spellStart"/>
      <w:r w:rsidRPr="00DB25C4">
        <w:rPr>
          <w:rFonts w:cstheme="minorHAnsi"/>
          <w:color w:val="000000" w:themeColor="text1"/>
        </w:rPr>
        <w:t>narasumber</w:t>
      </w:r>
      <w:proofErr w:type="spellEnd"/>
      <w:r w:rsidRPr="00DB25C4">
        <w:rPr>
          <w:rFonts w:cstheme="minorHAnsi"/>
          <w:color w:val="000000" w:themeColor="text1"/>
        </w:rPr>
        <w:t xml:space="preserve"> pada </w:t>
      </w:r>
      <w:proofErr w:type="spellStart"/>
      <w:r w:rsidRPr="00DB25C4">
        <w:rPr>
          <w:rFonts w:cstheme="minorHAnsi"/>
          <w:color w:val="000000" w:themeColor="text1"/>
        </w:rPr>
        <w:t>tanggal</w:t>
      </w:r>
      <w:proofErr w:type="spellEnd"/>
      <w:r w:rsidRPr="00DB25C4">
        <w:rPr>
          <w:rFonts w:cstheme="minorHAnsi"/>
          <w:color w:val="000000" w:themeColor="text1"/>
        </w:rPr>
        <w:t xml:space="preserve"> </w:t>
      </w:r>
      <w:r w:rsidRPr="00DB25C4">
        <w:rPr>
          <w:rFonts w:cstheme="minorHAnsi"/>
          <w:color w:val="000000" w:themeColor="text1"/>
          <w:highlight w:val="yellow"/>
        </w:rPr>
        <w:t>___________</w:t>
      </w:r>
    </w:p>
    <w:p w14:paraId="01F573C6" w14:textId="77777777" w:rsidR="0076297E" w:rsidRPr="00DB25C4" w:rsidRDefault="0076297E" w:rsidP="009F6099">
      <w:pPr>
        <w:pStyle w:val="ListParagraph"/>
        <w:numPr>
          <w:ilvl w:val="0"/>
          <w:numId w:val="147"/>
        </w:numPr>
        <w:spacing w:after="0" w:line="240" w:lineRule="auto"/>
        <w:ind w:left="426"/>
        <w:jc w:val="both"/>
        <w:rPr>
          <w:rFonts w:cstheme="minorHAnsi"/>
          <w:color w:val="000000" w:themeColor="text1"/>
        </w:rPr>
      </w:pPr>
      <w:proofErr w:type="spellStart"/>
      <w:r w:rsidRPr="00DB25C4">
        <w:rPr>
          <w:rFonts w:cstheme="minorHAnsi"/>
          <w:color w:val="000000" w:themeColor="text1"/>
        </w:rPr>
        <w:t>Rapat</w:t>
      </w:r>
      <w:proofErr w:type="spellEnd"/>
      <w:r w:rsidRPr="00DB25C4">
        <w:rPr>
          <w:rFonts w:cstheme="minorHAnsi"/>
          <w:color w:val="000000" w:themeColor="text1"/>
        </w:rPr>
        <w:t xml:space="preserve"> </w:t>
      </w:r>
      <w:proofErr w:type="spellStart"/>
      <w:r w:rsidRPr="00DB25C4">
        <w:rPr>
          <w:rFonts w:cstheme="minorHAnsi"/>
          <w:color w:val="000000" w:themeColor="text1"/>
        </w:rPr>
        <w:t>penyusunan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w:t>
      </w:r>
      <w:proofErr w:type="spellStart"/>
      <w:r w:rsidRPr="00DB25C4">
        <w:rPr>
          <w:rFonts w:cstheme="minorHAnsi"/>
          <w:color w:val="000000" w:themeColor="text1"/>
        </w:rPr>
        <w:t>berbasis</w:t>
      </w:r>
      <w:proofErr w:type="spellEnd"/>
      <w:r w:rsidRPr="00DB25C4">
        <w:rPr>
          <w:rFonts w:cstheme="minorHAnsi"/>
          <w:color w:val="000000" w:themeColor="text1"/>
        </w:rPr>
        <w:t xml:space="preserve"> </w:t>
      </w:r>
      <w:proofErr w:type="spellStart"/>
      <w:r w:rsidRPr="00DB25C4">
        <w:rPr>
          <w:rFonts w:cstheme="minorHAnsi"/>
          <w:color w:val="000000" w:themeColor="text1"/>
        </w:rPr>
        <w:t>ObE</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dihadiri</w:t>
      </w:r>
      <w:proofErr w:type="spellEnd"/>
      <w:r w:rsidRPr="00DB25C4">
        <w:rPr>
          <w:rFonts w:cstheme="minorHAnsi"/>
          <w:color w:val="000000" w:themeColor="text1"/>
        </w:rPr>
        <w:t xml:space="preserve"> oleh </w:t>
      </w:r>
      <w:proofErr w:type="spellStart"/>
      <w:r w:rsidRPr="00DB25C4">
        <w:rPr>
          <w:rFonts w:cstheme="minorHAnsi"/>
          <w:color w:val="000000" w:themeColor="text1"/>
        </w:rPr>
        <w:t>Rektor</w:t>
      </w:r>
      <w:proofErr w:type="spellEnd"/>
      <w:r w:rsidRPr="00DB25C4">
        <w:rPr>
          <w:rFonts w:cstheme="minorHAnsi"/>
          <w:color w:val="000000" w:themeColor="text1"/>
        </w:rPr>
        <w:t xml:space="preserve">, </w:t>
      </w:r>
      <w:proofErr w:type="gramStart"/>
      <w:r w:rsidRPr="00DB25C4">
        <w:rPr>
          <w:rFonts w:cstheme="minorHAnsi"/>
          <w:color w:val="000000" w:themeColor="text1"/>
        </w:rPr>
        <w:t xml:space="preserve">para Wakil </w:t>
      </w:r>
      <w:proofErr w:type="spellStart"/>
      <w:r w:rsidRPr="00DB25C4">
        <w:rPr>
          <w:rFonts w:cstheme="minorHAnsi"/>
          <w:color w:val="000000" w:themeColor="text1"/>
        </w:rPr>
        <w:t>Rektor</w:t>
      </w:r>
      <w:proofErr w:type="spellEnd"/>
      <w:proofErr w:type="gramEnd"/>
      <w:r w:rsidRPr="00DB25C4">
        <w:rPr>
          <w:rFonts w:cstheme="minorHAnsi"/>
          <w:color w:val="000000" w:themeColor="text1"/>
        </w:rPr>
        <w:t xml:space="preserve">, </w:t>
      </w:r>
      <w:proofErr w:type="spellStart"/>
      <w:r w:rsidRPr="00DB25C4">
        <w:rPr>
          <w:rFonts w:cstheme="minorHAnsi"/>
          <w:color w:val="000000" w:themeColor="text1"/>
        </w:rPr>
        <w:t>jajaran</w:t>
      </w:r>
      <w:proofErr w:type="spellEnd"/>
      <w:r w:rsidRPr="00DB25C4">
        <w:rPr>
          <w:rFonts w:cstheme="minorHAnsi"/>
          <w:color w:val="000000" w:themeColor="text1"/>
        </w:rPr>
        <w:t xml:space="preserve"> </w:t>
      </w:r>
      <w:proofErr w:type="spellStart"/>
      <w:r w:rsidRPr="00DB25C4">
        <w:rPr>
          <w:rFonts w:cstheme="minorHAnsi"/>
          <w:color w:val="000000" w:themeColor="text1"/>
        </w:rPr>
        <w:t>dekan</w:t>
      </w:r>
      <w:proofErr w:type="spellEnd"/>
      <w:r w:rsidRPr="00DB25C4">
        <w:rPr>
          <w:rFonts w:cstheme="minorHAnsi"/>
          <w:color w:val="000000" w:themeColor="text1"/>
        </w:rPr>
        <w:t xml:space="preserve">, </w:t>
      </w:r>
      <w:proofErr w:type="spellStart"/>
      <w:r w:rsidRPr="00DB25C4">
        <w:rPr>
          <w:rFonts w:cstheme="minorHAnsi"/>
          <w:color w:val="000000" w:themeColor="text1"/>
        </w:rPr>
        <w:t>kepala</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dan </w:t>
      </w:r>
      <w:proofErr w:type="spellStart"/>
      <w:r w:rsidRPr="00DB25C4">
        <w:rPr>
          <w:rFonts w:cstheme="minorHAnsi"/>
          <w:color w:val="000000" w:themeColor="text1"/>
        </w:rPr>
        <w:t>narasumber</w:t>
      </w:r>
      <w:proofErr w:type="spellEnd"/>
      <w:r w:rsidRPr="00DB25C4">
        <w:rPr>
          <w:rFonts w:cstheme="minorHAnsi"/>
          <w:color w:val="000000" w:themeColor="text1"/>
        </w:rPr>
        <w:t xml:space="preserve"> pada </w:t>
      </w:r>
      <w:proofErr w:type="spellStart"/>
      <w:r w:rsidRPr="00DB25C4">
        <w:rPr>
          <w:rFonts w:cstheme="minorHAnsi"/>
          <w:color w:val="000000" w:themeColor="text1"/>
          <w:highlight w:val="yellow"/>
        </w:rPr>
        <w:t>tanggal</w:t>
      </w:r>
      <w:proofErr w:type="spellEnd"/>
      <w:r w:rsidRPr="00DB25C4">
        <w:rPr>
          <w:rFonts w:cstheme="minorHAnsi"/>
          <w:color w:val="000000" w:themeColor="text1"/>
          <w:highlight w:val="yellow"/>
        </w:rPr>
        <w:t xml:space="preserve"> ________</w:t>
      </w:r>
    </w:p>
    <w:p w14:paraId="40672B0D" w14:textId="77777777" w:rsidR="0076297E" w:rsidRPr="00DB25C4" w:rsidRDefault="0076297E" w:rsidP="009F6099">
      <w:pPr>
        <w:pStyle w:val="ListParagraph"/>
        <w:numPr>
          <w:ilvl w:val="0"/>
          <w:numId w:val="147"/>
        </w:numPr>
        <w:spacing w:after="0" w:line="240" w:lineRule="auto"/>
        <w:ind w:left="426"/>
        <w:jc w:val="both"/>
        <w:rPr>
          <w:rFonts w:cstheme="minorHAnsi"/>
          <w:color w:val="000000" w:themeColor="text1"/>
        </w:rPr>
      </w:pPr>
      <w:proofErr w:type="spellStart"/>
      <w:r w:rsidRPr="00DB25C4">
        <w:rPr>
          <w:rFonts w:cstheme="minorHAnsi"/>
          <w:color w:val="000000" w:themeColor="text1"/>
        </w:rPr>
        <w:t>Rapat</w:t>
      </w:r>
      <w:proofErr w:type="spellEnd"/>
      <w:r w:rsidRPr="00DB25C4">
        <w:rPr>
          <w:rFonts w:cstheme="minorHAnsi"/>
          <w:color w:val="000000" w:themeColor="text1"/>
        </w:rPr>
        <w:t xml:space="preserve"> </w:t>
      </w:r>
      <w:proofErr w:type="spellStart"/>
      <w:r w:rsidRPr="00DB25C4">
        <w:rPr>
          <w:rFonts w:cstheme="minorHAnsi"/>
          <w:color w:val="000000" w:themeColor="text1"/>
        </w:rPr>
        <w:t>sosialisasi</w:t>
      </w:r>
      <w:proofErr w:type="spellEnd"/>
      <w:r w:rsidRPr="00DB25C4">
        <w:rPr>
          <w:rFonts w:cstheme="minorHAnsi"/>
          <w:color w:val="000000" w:themeColor="text1"/>
        </w:rPr>
        <w:t xml:space="preserve"> </w:t>
      </w:r>
      <w:proofErr w:type="spellStart"/>
      <w:r w:rsidRPr="00DB25C4">
        <w:rPr>
          <w:rFonts w:cstheme="minorHAnsi"/>
          <w:color w:val="000000" w:themeColor="text1"/>
        </w:rPr>
        <w:t>implementasi</w:t>
      </w:r>
      <w:proofErr w:type="spellEnd"/>
      <w:r w:rsidRPr="00DB25C4">
        <w:rPr>
          <w:rFonts w:cstheme="minorHAnsi"/>
          <w:color w:val="000000" w:themeColor="text1"/>
        </w:rPr>
        <w:t xml:space="preserve"> Merdeka </w:t>
      </w:r>
      <w:proofErr w:type="spellStart"/>
      <w:r w:rsidRPr="00DB25C4">
        <w:rPr>
          <w:rFonts w:cstheme="minorHAnsi"/>
          <w:color w:val="000000" w:themeColor="text1"/>
        </w:rPr>
        <w:t>Belajar</w:t>
      </w:r>
      <w:proofErr w:type="spellEnd"/>
      <w:r w:rsidRPr="00DB25C4">
        <w:rPr>
          <w:rFonts w:cstheme="minorHAnsi"/>
          <w:color w:val="000000" w:themeColor="text1"/>
        </w:rPr>
        <w:t xml:space="preserve"> </w:t>
      </w:r>
      <w:proofErr w:type="spellStart"/>
      <w:r w:rsidRPr="00DB25C4">
        <w:rPr>
          <w:rFonts w:cstheme="minorHAnsi"/>
          <w:color w:val="000000" w:themeColor="text1"/>
        </w:rPr>
        <w:t>Kampus</w:t>
      </w:r>
      <w:proofErr w:type="spellEnd"/>
      <w:r w:rsidRPr="00DB25C4">
        <w:rPr>
          <w:rFonts w:cstheme="minorHAnsi"/>
          <w:color w:val="000000" w:themeColor="text1"/>
        </w:rPr>
        <w:t xml:space="preserve"> Merdeka (MBKM) oleh Tim </w:t>
      </w:r>
      <w:proofErr w:type="spellStart"/>
      <w:r w:rsidRPr="00DB25C4">
        <w:rPr>
          <w:rFonts w:cstheme="minorHAnsi"/>
          <w:color w:val="000000" w:themeColor="text1"/>
        </w:rPr>
        <w:t>Pengembang</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w:t>
      </w:r>
      <w:proofErr w:type="spellStart"/>
      <w:r w:rsidRPr="00DB25C4">
        <w:rPr>
          <w:rFonts w:cstheme="minorHAnsi"/>
          <w:color w:val="000000" w:themeColor="text1"/>
        </w:rPr>
        <w:t>dihadiri</w:t>
      </w:r>
      <w:proofErr w:type="spellEnd"/>
      <w:r w:rsidRPr="00DB25C4">
        <w:rPr>
          <w:rFonts w:cstheme="minorHAnsi"/>
          <w:color w:val="000000" w:themeColor="text1"/>
        </w:rPr>
        <w:t xml:space="preserve"> oleh </w:t>
      </w:r>
      <w:proofErr w:type="spellStart"/>
      <w:r w:rsidRPr="00DB25C4">
        <w:rPr>
          <w:rFonts w:cstheme="minorHAnsi"/>
          <w:color w:val="000000" w:themeColor="text1"/>
        </w:rPr>
        <w:t>jajaran</w:t>
      </w:r>
      <w:proofErr w:type="spellEnd"/>
      <w:r w:rsidRPr="00DB25C4">
        <w:rPr>
          <w:rFonts w:cstheme="minorHAnsi"/>
          <w:color w:val="000000" w:themeColor="text1"/>
        </w:rPr>
        <w:t xml:space="preserve"> </w:t>
      </w:r>
      <w:proofErr w:type="spellStart"/>
      <w:r w:rsidRPr="00DB25C4">
        <w:rPr>
          <w:rFonts w:cstheme="minorHAnsi"/>
          <w:color w:val="000000" w:themeColor="text1"/>
        </w:rPr>
        <w:t>pimpinan</w:t>
      </w:r>
      <w:proofErr w:type="spellEnd"/>
      <w:r w:rsidRPr="00DB25C4">
        <w:rPr>
          <w:rFonts w:cstheme="minorHAnsi"/>
          <w:color w:val="000000" w:themeColor="text1"/>
        </w:rPr>
        <w:t xml:space="preserve"> </w:t>
      </w:r>
      <w:proofErr w:type="spellStart"/>
      <w:r w:rsidRPr="00DB25C4">
        <w:rPr>
          <w:rFonts w:cstheme="minorHAnsi"/>
          <w:color w:val="000000" w:themeColor="text1"/>
        </w:rPr>
        <w:t>rektorat</w:t>
      </w:r>
      <w:proofErr w:type="spellEnd"/>
      <w:r w:rsidRPr="00DB25C4">
        <w:rPr>
          <w:rFonts w:cstheme="minorHAnsi"/>
          <w:color w:val="000000" w:themeColor="text1"/>
        </w:rPr>
        <w:t xml:space="preserve">, </w:t>
      </w:r>
      <w:proofErr w:type="spellStart"/>
      <w:r w:rsidRPr="00DB25C4">
        <w:rPr>
          <w:rFonts w:cstheme="minorHAnsi"/>
          <w:color w:val="000000" w:themeColor="text1"/>
        </w:rPr>
        <w:t>dekan</w:t>
      </w:r>
      <w:proofErr w:type="spellEnd"/>
      <w:r w:rsidRPr="00DB25C4">
        <w:rPr>
          <w:rFonts w:cstheme="minorHAnsi"/>
          <w:color w:val="000000" w:themeColor="text1"/>
        </w:rPr>
        <w:t xml:space="preserve">, dan </w:t>
      </w:r>
      <w:proofErr w:type="spellStart"/>
      <w:r w:rsidRPr="00DB25C4">
        <w:rPr>
          <w:rFonts w:cstheme="minorHAnsi"/>
          <w:color w:val="000000" w:themeColor="text1"/>
        </w:rPr>
        <w:t>tim</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pada </w:t>
      </w:r>
      <w:proofErr w:type="spellStart"/>
      <w:r w:rsidRPr="00DB25C4">
        <w:rPr>
          <w:rFonts w:cstheme="minorHAnsi"/>
          <w:color w:val="000000" w:themeColor="text1"/>
        </w:rPr>
        <w:t>tanggal</w:t>
      </w:r>
      <w:proofErr w:type="spellEnd"/>
      <w:r w:rsidRPr="00DB25C4">
        <w:rPr>
          <w:rFonts w:cstheme="minorHAnsi"/>
          <w:color w:val="000000" w:themeColor="text1"/>
        </w:rPr>
        <w:t xml:space="preserve"> _________</w:t>
      </w:r>
    </w:p>
    <w:p w14:paraId="50EB6D70" w14:textId="77777777" w:rsidR="0076297E" w:rsidRPr="00DB25C4" w:rsidRDefault="0076297E" w:rsidP="009F6099">
      <w:pPr>
        <w:pStyle w:val="ListParagraph"/>
        <w:numPr>
          <w:ilvl w:val="0"/>
          <w:numId w:val="147"/>
        </w:numPr>
        <w:spacing w:after="0" w:line="240" w:lineRule="auto"/>
        <w:ind w:left="426"/>
        <w:jc w:val="both"/>
        <w:rPr>
          <w:rFonts w:cstheme="minorHAnsi"/>
          <w:color w:val="000000" w:themeColor="text1"/>
        </w:rPr>
      </w:pPr>
      <w:proofErr w:type="spellStart"/>
      <w:r w:rsidRPr="00DB25C4">
        <w:rPr>
          <w:rFonts w:cstheme="minorHAnsi"/>
          <w:color w:val="000000" w:themeColor="text1"/>
        </w:rPr>
        <w:t>Rapat</w:t>
      </w:r>
      <w:proofErr w:type="spellEnd"/>
      <w:r w:rsidRPr="00DB25C4">
        <w:rPr>
          <w:rFonts w:cstheme="minorHAnsi"/>
          <w:color w:val="000000" w:themeColor="text1"/>
        </w:rPr>
        <w:t xml:space="preserve"> </w:t>
      </w:r>
      <w:proofErr w:type="spellStart"/>
      <w:r w:rsidRPr="00DB25C4">
        <w:rPr>
          <w:rFonts w:cstheme="minorHAnsi"/>
          <w:color w:val="000000" w:themeColor="text1"/>
        </w:rPr>
        <w:t>peninjauan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dihadiri</w:t>
      </w:r>
      <w:proofErr w:type="spellEnd"/>
      <w:r w:rsidRPr="00DB25C4">
        <w:rPr>
          <w:rFonts w:cstheme="minorHAnsi"/>
          <w:color w:val="000000" w:themeColor="text1"/>
        </w:rPr>
        <w:t xml:space="preserve"> oleh </w:t>
      </w:r>
      <w:proofErr w:type="spellStart"/>
      <w:r w:rsidRPr="00DB25C4">
        <w:rPr>
          <w:rFonts w:cstheme="minorHAnsi"/>
          <w:color w:val="000000" w:themeColor="text1"/>
        </w:rPr>
        <w:t>Kepala</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tim</w:t>
      </w:r>
      <w:proofErr w:type="spellEnd"/>
      <w:r w:rsidRPr="00DB25C4">
        <w:rPr>
          <w:rFonts w:cstheme="minorHAnsi"/>
          <w:color w:val="000000" w:themeColor="text1"/>
        </w:rPr>
        <w:t xml:space="preserve"> </w:t>
      </w:r>
      <w:proofErr w:type="spellStart"/>
      <w:r w:rsidRPr="00DB25C4">
        <w:rPr>
          <w:rFonts w:cstheme="minorHAnsi"/>
          <w:color w:val="000000" w:themeColor="text1"/>
        </w:rPr>
        <w:t>penyusun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alumni, </w:t>
      </w:r>
      <w:proofErr w:type="spellStart"/>
      <w:r w:rsidRPr="00DB25C4">
        <w:rPr>
          <w:rFonts w:cstheme="minorHAnsi"/>
          <w:color w:val="000000" w:themeColor="text1"/>
        </w:rPr>
        <w:t>tenaga</w:t>
      </w:r>
      <w:proofErr w:type="spellEnd"/>
      <w:r w:rsidRPr="00DB25C4">
        <w:rPr>
          <w:rFonts w:cstheme="minorHAnsi"/>
          <w:color w:val="000000" w:themeColor="text1"/>
        </w:rPr>
        <w:t xml:space="preserve"> </w:t>
      </w:r>
      <w:proofErr w:type="spellStart"/>
      <w:r w:rsidRPr="00DB25C4">
        <w:rPr>
          <w:rFonts w:cstheme="minorHAnsi"/>
          <w:color w:val="000000" w:themeColor="text1"/>
        </w:rPr>
        <w:t>kependidikan</w:t>
      </w:r>
      <w:proofErr w:type="spellEnd"/>
      <w:r w:rsidRPr="00DB25C4">
        <w:rPr>
          <w:rFonts w:cstheme="minorHAnsi"/>
          <w:color w:val="000000" w:themeColor="text1"/>
        </w:rPr>
        <w:t xml:space="preserve"> dan </w:t>
      </w:r>
      <w:proofErr w:type="spellStart"/>
      <w:r w:rsidRPr="00DB25C4">
        <w:rPr>
          <w:rFonts w:cstheme="minorHAnsi"/>
          <w:color w:val="000000" w:themeColor="text1"/>
        </w:rPr>
        <w:t>pengguna</w:t>
      </w:r>
      <w:proofErr w:type="spellEnd"/>
      <w:r w:rsidRPr="00DB25C4">
        <w:rPr>
          <w:rFonts w:cstheme="minorHAnsi"/>
          <w:color w:val="000000" w:themeColor="text1"/>
        </w:rPr>
        <w:t xml:space="preserve"> </w:t>
      </w:r>
      <w:proofErr w:type="spellStart"/>
      <w:r w:rsidRPr="00DB25C4">
        <w:rPr>
          <w:rFonts w:cstheme="minorHAnsi"/>
          <w:color w:val="000000" w:themeColor="text1"/>
        </w:rPr>
        <w:t>lulusan</w:t>
      </w:r>
      <w:proofErr w:type="spellEnd"/>
      <w:r w:rsidRPr="00DB25C4">
        <w:rPr>
          <w:rFonts w:cstheme="minorHAnsi"/>
          <w:color w:val="000000" w:themeColor="text1"/>
        </w:rPr>
        <w:t xml:space="preserve"> pada </w:t>
      </w:r>
      <w:proofErr w:type="spellStart"/>
      <w:r w:rsidRPr="00DB25C4">
        <w:rPr>
          <w:rFonts w:cstheme="minorHAnsi"/>
          <w:color w:val="000000" w:themeColor="text1"/>
        </w:rPr>
        <w:t>tanggal</w:t>
      </w:r>
      <w:proofErr w:type="spellEnd"/>
      <w:r w:rsidRPr="00DB25C4">
        <w:rPr>
          <w:rFonts w:cstheme="minorHAnsi"/>
          <w:color w:val="000000" w:themeColor="text1"/>
        </w:rPr>
        <w:t xml:space="preserve"> _____</w:t>
      </w:r>
    </w:p>
    <w:p w14:paraId="72D238C0" w14:textId="77777777" w:rsidR="0076297E" w:rsidRPr="00DB25C4" w:rsidRDefault="0076297E" w:rsidP="009F6099">
      <w:pPr>
        <w:pStyle w:val="ListParagraph"/>
        <w:numPr>
          <w:ilvl w:val="0"/>
          <w:numId w:val="147"/>
        </w:numPr>
        <w:spacing w:after="0" w:line="240" w:lineRule="auto"/>
        <w:ind w:left="426"/>
        <w:jc w:val="both"/>
        <w:rPr>
          <w:rFonts w:cstheme="minorHAnsi"/>
          <w:color w:val="000000" w:themeColor="text1"/>
        </w:rPr>
      </w:pPr>
      <w:proofErr w:type="spellStart"/>
      <w:r w:rsidRPr="00DB25C4">
        <w:rPr>
          <w:rFonts w:cstheme="minorHAnsi"/>
          <w:color w:val="000000" w:themeColor="text1"/>
        </w:rPr>
        <w:lastRenderedPageBreak/>
        <w:t>Diskusi</w:t>
      </w:r>
      <w:proofErr w:type="spellEnd"/>
      <w:r w:rsidRPr="00DB25C4">
        <w:rPr>
          <w:rFonts w:cstheme="minorHAnsi"/>
          <w:color w:val="000000" w:themeColor="text1"/>
        </w:rPr>
        <w:t xml:space="preserve"> </w:t>
      </w:r>
      <w:proofErr w:type="spellStart"/>
      <w:r w:rsidRPr="00DB25C4">
        <w:rPr>
          <w:rFonts w:cstheme="minorHAnsi"/>
          <w:color w:val="000000" w:themeColor="text1"/>
        </w:rPr>
        <w:t>kelompok</w:t>
      </w:r>
      <w:proofErr w:type="spellEnd"/>
      <w:r w:rsidRPr="00DB25C4">
        <w:rPr>
          <w:rFonts w:cstheme="minorHAnsi"/>
          <w:color w:val="000000" w:themeColor="text1"/>
        </w:rPr>
        <w:t xml:space="preserve"> </w:t>
      </w:r>
      <w:proofErr w:type="spellStart"/>
      <w:r w:rsidRPr="00DB25C4">
        <w:rPr>
          <w:rFonts w:cstheme="minorHAnsi"/>
          <w:color w:val="000000" w:themeColor="text1"/>
        </w:rPr>
        <w:t>terarah</w:t>
      </w:r>
      <w:proofErr w:type="spellEnd"/>
      <w:r w:rsidRPr="00DB25C4">
        <w:rPr>
          <w:rFonts w:cstheme="minorHAnsi"/>
          <w:color w:val="000000" w:themeColor="text1"/>
        </w:rPr>
        <w:t xml:space="preserve"> </w:t>
      </w:r>
      <w:proofErr w:type="spellStart"/>
      <w:r w:rsidRPr="00DB25C4">
        <w:rPr>
          <w:rFonts w:cstheme="minorHAnsi"/>
          <w:color w:val="000000" w:themeColor="text1"/>
        </w:rPr>
        <w:t>terkait</w:t>
      </w:r>
      <w:proofErr w:type="spellEnd"/>
      <w:r w:rsidRPr="00DB25C4">
        <w:rPr>
          <w:rFonts w:cstheme="minorHAnsi"/>
          <w:color w:val="000000" w:themeColor="text1"/>
        </w:rPr>
        <w:t xml:space="preserve"> </w:t>
      </w:r>
      <w:proofErr w:type="spellStart"/>
      <w:r w:rsidRPr="00DB25C4">
        <w:rPr>
          <w:rFonts w:cstheme="minorHAnsi"/>
          <w:color w:val="000000" w:themeColor="text1"/>
        </w:rPr>
        <w:t>implementasi</w:t>
      </w:r>
      <w:proofErr w:type="spellEnd"/>
      <w:r w:rsidRPr="00DB25C4">
        <w:rPr>
          <w:rFonts w:cstheme="minorHAnsi"/>
          <w:color w:val="000000" w:themeColor="text1"/>
        </w:rPr>
        <w:t xml:space="preserve"> MBKM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dihadiri</w:t>
      </w:r>
      <w:proofErr w:type="spellEnd"/>
      <w:r w:rsidRPr="00DB25C4">
        <w:rPr>
          <w:rFonts w:cstheme="minorHAnsi"/>
          <w:color w:val="000000" w:themeColor="text1"/>
        </w:rPr>
        <w:t xml:space="preserve"> oleh </w:t>
      </w:r>
      <w:proofErr w:type="spellStart"/>
      <w:r w:rsidRPr="00DB25C4">
        <w:rPr>
          <w:rFonts w:cstheme="minorHAnsi"/>
          <w:color w:val="000000" w:themeColor="text1"/>
        </w:rPr>
        <w:t>narasumber</w:t>
      </w:r>
      <w:proofErr w:type="spellEnd"/>
      <w:r w:rsidRPr="00DB25C4">
        <w:rPr>
          <w:rFonts w:cstheme="minorHAnsi"/>
          <w:color w:val="000000" w:themeColor="text1"/>
        </w:rPr>
        <w:t xml:space="preserve"> dan </w:t>
      </w:r>
      <w:proofErr w:type="spellStart"/>
      <w:r w:rsidRPr="00DB25C4">
        <w:rPr>
          <w:rFonts w:cstheme="minorHAnsi"/>
          <w:color w:val="000000" w:themeColor="text1"/>
        </w:rPr>
        <w:t>tim</w:t>
      </w:r>
      <w:proofErr w:type="spellEnd"/>
      <w:r w:rsidRPr="00DB25C4">
        <w:rPr>
          <w:rFonts w:cstheme="minorHAnsi"/>
          <w:color w:val="000000" w:themeColor="text1"/>
        </w:rPr>
        <w:t xml:space="preserve"> </w:t>
      </w:r>
      <w:proofErr w:type="spellStart"/>
      <w:r w:rsidRPr="00DB25C4">
        <w:rPr>
          <w:rFonts w:cstheme="minorHAnsi"/>
          <w:color w:val="000000" w:themeColor="text1"/>
        </w:rPr>
        <w:t>penyusun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pada </w:t>
      </w:r>
      <w:proofErr w:type="spellStart"/>
      <w:r w:rsidRPr="00DB25C4">
        <w:rPr>
          <w:rFonts w:cstheme="minorHAnsi"/>
          <w:color w:val="000000" w:themeColor="text1"/>
        </w:rPr>
        <w:t>tanggal</w:t>
      </w:r>
      <w:proofErr w:type="spellEnd"/>
      <w:r w:rsidRPr="00DB25C4">
        <w:rPr>
          <w:rFonts w:cstheme="minorHAnsi"/>
          <w:color w:val="000000" w:themeColor="text1"/>
        </w:rPr>
        <w:t xml:space="preserve"> ____________</w:t>
      </w:r>
    </w:p>
    <w:p w14:paraId="05D82081" w14:textId="77777777" w:rsidR="0076297E" w:rsidRPr="00DB25C4" w:rsidRDefault="0076297E" w:rsidP="00687314">
      <w:pPr>
        <w:spacing w:after="0" w:line="240" w:lineRule="auto"/>
        <w:ind w:left="66"/>
        <w:jc w:val="both"/>
        <w:rPr>
          <w:rFonts w:cstheme="minorHAnsi"/>
          <w:color w:val="000000" w:themeColor="text1"/>
        </w:rPr>
      </w:pPr>
    </w:p>
    <w:p w14:paraId="4F63A6FD" w14:textId="77777777" w:rsidR="0076297E" w:rsidRPr="00DB25C4" w:rsidRDefault="0076297E" w:rsidP="00687314">
      <w:pPr>
        <w:spacing w:after="0" w:line="240" w:lineRule="auto"/>
        <w:ind w:left="66"/>
        <w:jc w:val="both"/>
        <w:rPr>
          <w:rFonts w:cstheme="minorHAnsi"/>
          <w:b/>
          <w:bCs/>
          <w:color w:val="000000" w:themeColor="text1"/>
        </w:rPr>
      </w:pPr>
      <w:r w:rsidRPr="00DB25C4">
        <w:rPr>
          <w:rFonts w:cstheme="minorHAnsi"/>
          <w:b/>
          <w:bCs/>
          <w:color w:val="000000" w:themeColor="text1"/>
        </w:rPr>
        <w:t xml:space="preserve">6.1.2 </w:t>
      </w:r>
      <w:proofErr w:type="spellStart"/>
      <w:r w:rsidRPr="00DB25C4">
        <w:rPr>
          <w:rFonts w:cstheme="minorHAnsi"/>
          <w:b/>
          <w:bCs/>
          <w:color w:val="000000" w:themeColor="text1"/>
        </w:rPr>
        <w:t>Pelaksanaan</w:t>
      </w:r>
      <w:proofErr w:type="spellEnd"/>
    </w:p>
    <w:p w14:paraId="3D0A259B" w14:textId="77777777" w:rsidR="0076297E" w:rsidRPr="00DB25C4" w:rsidRDefault="0076297E" w:rsidP="00687314">
      <w:pPr>
        <w:spacing w:after="0" w:line="240" w:lineRule="auto"/>
        <w:ind w:left="66"/>
        <w:jc w:val="both"/>
        <w:rPr>
          <w:rFonts w:cstheme="minorHAnsi"/>
          <w:b/>
          <w:bCs/>
          <w:color w:val="000000" w:themeColor="text1"/>
        </w:rPr>
      </w:pPr>
      <w:r w:rsidRPr="00DB25C4">
        <w:rPr>
          <w:rFonts w:cstheme="minorHAnsi"/>
          <w:b/>
          <w:bCs/>
          <w:color w:val="000000" w:themeColor="text1"/>
        </w:rPr>
        <w:t xml:space="preserve">6.1.2.1 </w:t>
      </w:r>
      <w:proofErr w:type="spellStart"/>
      <w:r w:rsidRPr="00DB25C4">
        <w:rPr>
          <w:rFonts w:cstheme="minorHAnsi"/>
          <w:b/>
          <w:bCs/>
          <w:color w:val="000000" w:themeColor="text1"/>
        </w:rPr>
        <w:t>Kurikulum</w:t>
      </w:r>
      <w:proofErr w:type="spellEnd"/>
      <w:r w:rsidRPr="00DB25C4">
        <w:rPr>
          <w:rFonts w:cstheme="minorHAnsi"/>
          <w:b/>
          <w:bCs/>
          <w:color w:val="000000" w:themeColor="text1"/>
        </w:rPr>
        <w:t xml:space="preserve"> PS</w:t>
      </w:r>
    </w:p>
    <w:p w14:paraId="49518226" w14:textId="77777777" w:rsidR="0076297E" w:rsidRPr="00DB25C4" w:rsidRDefault="0076297E" w:rsidP="00687314">
      <w:pPr>
        <w:spacing w:after="0" w:line="240" w:lineRule="auto"/>
        <w:ind w:left="66"/>
        <w:jc w:val="both"/>
        <w:rPr>
          <w:rFonts w:cstheme="minorHAnsi"/>
          <w:color w:val="000000" w:themeColor="text1"/>
        </w:rPr>
      </w:pPr>
      <w:r w:rsidRPr="00DB25C4">
        <w:rPr>
          <w:rFonts w:cstheme="minorHAnsi"/>
          <w:color w:val="000000" w:themeColor="text1"/>
        </w:rPr>
        <w:tab/>
      </w:r>
      <w:proofErr w:type="spellStart"/>
      <w:r w:rsidRPr="00DB25C4">
        <w:rPr>
          <w:rFonts w:cstheme="minorHAnsi"/>
          <w:color w:val="000000" w:themeColor="text1"/>
        </w:rPr>
        <w:t>Tautan</w:t>
      </w:r>
      <w:proofErr w:type="spellEnd"/>
      <w:r w:rsidRPr="00DB25C4">
        <w:rPr>
          <w:rFonts w:cstheme="minorHAnsi"/>
          <w:color w:val="000000" w:themeColor="text1"/>
        </w:rPr>
        <w:t xml:space="preserve"> </w:t>
      </w:r>
      <w:proofErr w:type="spellStart"/>
      <w:r w:rsidRPr="00DB25C4">
        <w:rPr>
          <w:rFonts w:cstheme="minorHAnsi"/>
          <w:color w:val="000000" w:themeColor="text1"/>
        </w:rPr>
        <w:t>dokumen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PS </w:t>
      </w:r>
      <w:proofErr w:type="spellStart"/>
      <w:r w:rsidRPr="00DB25C4">
        <w:rPr>
          <w:rFonts w:cstheme="minorHAnsi"/>
          <w:color w:val="000000" w:themeColor="text1"/>
        </w:rPr>
        <w:t>memuat</w:t>
      </w:r>
      <w:proofErr w:type="spellEnd"/>
      <w:r w:rsidRPr="00DB25C4">
        <w:rPr>
          <w:rFonts w:cstheme="minorHAnsi"/>
          <w:color w:val="000000" w:themeColor="text1"/>
        </w:rPr>
        <w:t xml:space="preserve"> </w:t>
      </w:r>
      <w:proofErr w:type="spellStart"/>
      <w:r w:rsidRPr="00DB25C4">
        <w:rPr>
          <w:rFonts w:cstheme="minorHAnsi"/>
          <w:color w:val="000000" w:themeColor="text1"/>
        </w:rPr>
        <w:t>aspek-aspek</w:t>
      </w:r>
      <w:proofErr w:type="spellEnd"/>
      <w:r w:rsidRPr="00DB25C4">
        <w:rPr>
          <w:rFonts w:cstheme="minorHAnsi"/>
          <w:color w:val="000000" w:themeColor="text1"/>
        </w:rPr>
        <w:t xml:space="preserve"> </w:t>
      </w:r>
      <w:proofErr w:type="spellStart"/>
      <w:r w:rsidRPr="00DB25C4">
        <w:rPr>
          <w:rFonts w:cstheme="minorHAnsi"/>
          <w:color w:val="000000" w:themeColor="text1"/>
        </w:rPr>
        <w:t>berikut</w:t>
      </w:r>
      <w:proofErr w:type="spellEnd"/>
      <w:r w:rsidRPr="00DB25C4">
        <w:rPr>
          <w:rFonts w:cstheme="minorHAnsi"/>
          <w:color w:val="000000" w:themeColor="text1"/>
        </w:rPr>
        <w:t xml:space="preserve">: </w:t>
      </w:r>
      <w:proofErr w:type="spellStart"/>
      <w:r w:rsidRPr="00DB25C4">
        <w:rPr>
          <w:rFonts w:cstheme="minorHAnsi"/>
          <w:color w:val="000000" w:themeColor="text1"/>
        </w:rPr>
        <w:t>identitas</w:t>
      </w:r>
      <w:proofErr w:type="spellEnd"/>
      <w:r w:rsidRPr="00DB25C4">
        <w:rPr>
          <w:rFonts w:cstheme="minorHAnsi"/>
          <w:color w:val="000000" w:themeColor="text1"/>
        </w:rPr>
        <w:t xml:space="preserve"> PS; </w:t>
      </w: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terhadap</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w:t>
      </w:r>
      <w:proofErr w:type="spellStart"/>
      <w:r w:rsidRPr="00DB25C4">
        <w:rPr>
          <w:rFonts w:cstheme="minorHAnsi"/>
          <w:color w:val="000000" w:themeColor="text1"/>
        </w:rPr>
        <w:t>sebelumnya</w:t>
      </w:r>
      <w:proofErr w:type="spellEnd"/>
      <w:r w:rsidRPr="00DB25C4">
        <w:rPr>
          <w:rFonts w:cstheme="minorHAnsi"/>
          <w:color w:val="000000" w:themeColor="text1"/>
        </w:rPr>
        <w:t xml:space="preserve">; </w:t>
      </w:r>
      <w:proofErr w:type="spellStart"/>
      <w:r w:rsidRPr="00DB25C4">
        <w:rPr>
          <w:rFonts w:cstheme="minorHAnsi"/>
          <w:color w:val="000000" w:themeColor="text1"/>
        </w:rPr>
        <w:t>landasan</w:t>
      </w:r>
      <w:proofErr w:type="spellEnd"/>
      <w:r w:rsidRPr="00DB25C4">
        <w:rPr>
          <w:rFonts w:cstheme="minorHAnsi"/>
          <w:color w:val="000000" w:themeColor="text1"/>
        </w:rPr>
        <w:t xml:space="preserve"> </w:t>
      </w:r>
      <w:proofErr w:type="spellStart"/>
      <w:r w:rsidRPr="00DB25C4">
        <w:rPr>
          <w:rFonts w:cstheme="minorHAnsi"/>
          <w:color w:val="000000" w:themeColor="text1"/>
        </w:rPr>
        <w:t>pengembangan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w:t>
      </w:r>
      <w:proofErr w:type="spellStart"/>
      <w:r w:rsidRPr="00DB25C4">
        <w:rPr>
          <w:rFonts w:cstheme="minorHAnsi"/>
          <w:color w:val="000000" w:themeColor="text1"/>
        </w:rPr>
        <w:t>visi</w:t>
      </w:r>
      <w:proofErr w:type="spellEnd"/>
      <w:r w:rsidRPr="00DB25C4">
        <w:rPr>
          <w:rFonts w:cstheme="minorHAnsi"/>
          <w:color w:val="000000" w:themeColor="text1"/>
        </w:rPr>
        <w:t xml:space="preserve">, </w:t>
      </w:r>
      <w:proofErr w:type="spellStart"/>
      <w:r w:rsidRPr="00DB25C4">
        <w:rPr>
          <w:rFonts w:cstheme="minorHAnsi"/>
          <w:color w:val="000000" w:themeColor="text1"/>
        </w:rPr>
        <w:t>misi</w:t>
      </w:r>
      <w:proofErr w:type="spellEnd"/>
      <w:r w:rsidRPr="00DB25C4">
        <w:rPr>
          <w:rFonts w:cstheme="minorHAnsi"/>
          <w:color w:val="000000" w:themeColor="text1"/>
        </w:rPr>
        <w:t xml:space="preserve">, dan </w:t>
      </w:r>
      <w:proofErr w:type="spellStart"/>
      <w:r w:rsidRPr="00DB25C4">
        <w:rPr>
          <w:rFonts w:cstheme="minorHAnsi"/>
          <w:color w:val="000000" w:themeColor="text1"/>
        </w:rPr>
        <w:t>tujuan</w:t>
      </w:r>
      <w:proofErr w:type="spellEnd"/>
      <w:r w:rsidRPr="00DB25C4">
        <w:rPr>
          <w:rFonts w:cstheme="minorHAnsi"/>
          <w:color w:val="000000" w:themeColor="text1"/>
        </w:rPr>
        <w:t xml:space="preserve"> PS; </w:t>
      </w:r>
      <w:proofErr w:type="spellStart"/>
      <w:r w:rsidRPr="00DB25C4">
        <w:rPr>
          <w:rFonts w:cstheme="minorHAnsi"/>
          <w:color w:val="000000" w:themeColor="text1"/>
        </w:rPr>
        <w:t>profil</w:t>
      </w:r>
      <w:proofErr w:type="spellEnd"/>
      <w:r w:rsidRPr="00DB25C4">
        <w:rPr>
          <w:rFonts w:cstheme="minorHAnsi"/>
          <w:color w:val="000000" w:themeColor="text1"/>
        </w:rPr>
        <w:t xml:space="preserve"> </w:t>
      </w:r>
      <w:proofErr w:type="spellStart"/>
      <w:r w:rsidRPr="00DB25C4">
        <w:rPr>
          <w:rFonts w:cstheme="minorHAnsi"/>
          <w:color w:val="000000" w:themeColor="text1"/>
        </w:rPr>
        <w:t>lulusan</w:t>
      </w:r>
      <w:proofErr w:type="spellEnd"/>
      <w:r w:rsidRPr="00DB25C4">
        <w:rPr>
          <w:rFonts w:cstheme="minorHAnsi"/>
          <w:color w:val="000000" w:themeColor="text1"/>
        </w:rPr>
        <w:t xml:space="preserve">; </w:t>
      </w:r>
      <w:proofErr w:type="spellStart"/>
      <w:r w:rsidRPr="00DB25C4">
        <w:rPr>
          <w:rFonts w:cstheme="minorHAnsi"/>
          <w:color w:val="000000" w:themeColor="text1"/>
        </w:rPr>
        <w:t>capaian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lulusan</w:t>
      </w:r>
      <w:proofErr w:type="spellEnd"/>
      <w:r w:rsidRPr="00DB25C4">
        <w:rPr>
          <w:rFonts w:cstheme="minorHAnsi"/>
          <w:color w:val="000000" w:themeColor="text1"/>
        </w:rPr>
        <w:t xml:space="preserve"> (CPL); </w:t>
      </w:r>
      <w:proofErr w:type="spellStart"/>
      <w:r w:rsidRPr="00DB25C4">
        <w:rPr>
          <w:rFonts w:cstheme="minorHAnsi"/>
          <w:color w:val="000000" w:themeColor="text1"/>
        </w:rPr>
        <w:t>bidang</w:t>
      </w:r>
      <w:proofErr w:type="spellEnd"/>
      <w:r w:rsidRPr="00DB25C4">
        <w:rPr>
          <w:rFonts w:cstheme="minorHAnsi"/>
          <w:color w:val="000000" w:themeColor="text1"/>
        </w:rPr>
        <w:t xml:space="preserve"> </w:t>
      </w:r>
      <w:proofErr w:type="spellStart"/>
      <w:r w:rsidRPr="00DB25C4">
        <w:rPr>
          <w:rFonts w:cstheme="minorHAnsi"/>
          <w:color w:val="000000" w:themeColor="text1"/>
        </w:rPr>
        <w:t>kajian</w:t>
      </w:r>
      <w:proofErr w:type="spellEnd"/>
      <w:r w:rsidRPr="00DB25C4">
        <w:rPr>
          <w:rFonts w:cstheme="minorHAnsi"/>
          <w:color w:val="000000" w:themeColor="text1"/>
        </w:rPr>
        <w:t xml:space="preserve">; </w:t>
      </w:r>
      <w:proofErr w:type="spellStart"/>
      <w:r w:rsidRPr="00DB25C4">
        <w:rPr>
          <w:rFonts w:cstheme="minorHAnsi"/>
          <w:color w:val="000000" w:themeColor="text1"/>
        </w:rPr>
        <w:t>mata</w:t>
      </w:r>
      <w:proofErr w:type="spellEnd"/>
      <w:r w:rsidRPr="00DB25C4">
        <w:rPr>
          <w:rFonts w:cstheme="minorHAnsi"/>
          <w:color w:val="000000" w:themeColor="text1"/>
        </w:rPr>
        <w:t xml:space="preserve"> </w:t>
      </w:r>
      <w:proofErr w:type="spellStart"/>
      <w:proofErr w:type="gramStart"/>
      <w:r w:rsidRPr="00DB25C4">
        <w:rPr>
          <w:rFonts w:cstheme="minorHAnsi"/>
          <w:color w:val="000000" w:themeColor="text1"/>
        </w:rPr>
        <w:t>kuliah</w:t>
      </w:r>
      <w:proofErr w:type="spellEnd"/>
      <w:r w:rsidRPr="00DB25C4">
        <w:rPr>
          <w:rFonts w:cstheme="minorHAnsi"/>
          <w:color w:val="000000" w:themeColor="text1"/>
        </w:rPr>
        <w:t>;  dan</w:t>
      </w:r>
      <w:proofErr w:type="gramEnd"/>
      <w:r w:rsidRPr="00DB25C4">
        <w:rPr>
          <w:rFonts w:cstheme="minorHAnsi"/>
          <w:color w:val="000000" w:themeColor="text1"/>
        </w:rPr>
        <w:t xml:space="preserve"> </w:t>
      </w:r>
      <w:proofErr w:type="spellStart"/>
      <w:r w:rsidRPr="00DB25C4">
        <w:rPr>
          <w:rFonts w:cstheme="minorHAnsi"/>
          <w:color w:val="000000" w:themeColor="text1"/>
        </w:rPr>
        <w:t>perangkat</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Kemukakan</w:t>
      </w:r>
      <w:proofErr w:type="spellEnd"/>
      <w:r w:rsidRPr="00DB25C4">
        <w:rPr>
          <w:rFonts w:cstheme="minorHAnsi"/>
          <w:color w:val="000000" w:themeColor="text1"/>
        </w:rPr>
        <w:t xml:space="preserve"> </w:t>
      </w:r>
      <w:proofErr w:type="spellStart"/>
      <w:r w:rsidRPr="00DB25C4">
        <w:rPr>
          <w:rFonts w:cstheme="minorHAnsi"/>
          <w:color w:val="000000" w:themeColor="text1"/>
        </w:rPr>
        <w:t>bagian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PS yang </w:t>
      </w:r>
      <w:proofErr w:type="spellStart"/>
      <w:r w:rsidRPr="00DB25C4">
        <w:rPr>
          <w:rFonts w:cstheme="minorHAnsi"/>
          <w:color w:val="000000" w:themeColor="text1"/>
        </w:rPr>
        <w:t>mmeberi</w:t>
      </w:r>
      <w:proofErr w:type="spellEnd"/>
      <w:r w:rsidRPr="00DB25C4">
        <w:rPr>
          <w:rFonts w:cstheme="minorHAnsi"/>
          <w:color w:val="000000" w:themeColor="text1"/>
        </w:rPr>
        <w:t xml:space="preserve"> </w:t>
      </w:r>
      <w:proofErr w:type="spellStart"/>
      <w:r w:rsidRPr="00DB25C4">
        <w:rPr>
          <w:rFonts w:cstheme="minorHAnsi"/>
          <w:color w:val="000000" w:themeColor="text1"/>
        </w:rPr>
        <w:t>hak</w:t>
      </w:r>
      <w:proofErr w:type="spellEnd"/>
      <w:r w:rsidRPr="00DB25C4">
        <w:rPr>
          <w:rFonts w:cstheme="minorHAnsi"/>
          <w:color w:val="000000" w:themeColor="text1"/>
        </w:rPr>
        <w:t xml:space="preserve"> </w:t>
      </w:r>
      <w:proofErr w:type="spellStart"/>
      <w:r w:rsidRPr="00DB25C4">
        <w:rPr>
          <w:rFonts w:cstheme="minorHAnsi"/>
          <w:color w:val="000000" w:themeColor="text1"/>
        </w:rPr>
        <w:t>kepada</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belajar</w:t>
      </w:r>
      <w:proofErr w:type="spellEnd"/>
      <w:r w:rsidRPr="00DB25C4">
        <w:rPr>
          <w:rFonts w:cstheme="minorHAnsi"/>
          <w:color w:val="000000" w:themeColor="text1"/>
        </w:rPr>
        <w:t xml:space="preserve"> di </w:t>
      </w:r>
      <w:proofErr w:type="spellStart"/>
      <w:r w:rsidRPr="00DB25C4">
        <w:rPr>
          <w:rFonts w:cstheme="minorHAnsi"/>
          <w:color w:val="000000" w:themeColor="text1"/>
        </w:rPr>
        <w:t>luar</w:t>
      </w:r>
      <w:proofErr w:type="spellEnd"/>
      <w:r w:rsidRPr="00DB25C4">
        <w:rPr>
          <w:rFonts w:cstheme="minorHAnsi"/>
          <w:color w:val="000000" w:themeColor="text1"/>
        </w:rPr>
        <w:t xml:space="preserve"> PS (</w:t>
      </w:r>
      <w:proofErr w:type="spellStart"/>
      <w:r w:rsidRPr="00DB25C4">
        <w:rPr>
          <w:rFonts w:cstheme="minorHAnsi"/>
          <w:color w:val="000000" w:themeColor="text1"/>
        </w:rPr>
        <w:t>Kebijakan</w:t>
      </w:r>
      <w:proofErr w:type="spellEnd"/>
      <w:r w:rsidRPr="00DB25C4">
        <w:rPr>
          <w:rFonts w:cstheme="minorHAnsi"/>
          <w:color w:val="000000" w:themeColor="text1"/>
        </w:rPr>
        <w:t xml:space="preserve"> MBKM)</w:t>
      </w:r>
    </w:p>
    <w:p w14:paraId="56FAD9A6" w14:textId="77777777" w:rsidR="0076297E" w:rsidRPr="00DB25C4" w:rsidRDefault="0076297E" w:rsidP="00687314">
      <w:pPr>
        <w:spacing w:after="0" w:line="240" w:lineRule="auto"/>
        <w:ind w:left="66"/>
        <w:jc w:val="both"/>
        <w:rPr>
          <w:rFonts w:cstheme="minorHAnsi"/>
          <w:color w:val="000000" w:themeColor="text1"/>
        </w:rPr>
      </w:pPr>
      <w:r w:rsidRPr="00DB25C4">
        <w:rPr>
          <w:rFonts w:cstheme="minorHAnsi"/>
          <w:color w:val="000000" w:themeColor="text1"/>
        </w:rPr>
        <w:tab/>
      </w:r>
      <w:proofErr w:type="spellStart"/>
      <w:r w:rsidRPr="00DB25C4">
        <w:rPr>
          <w:rFonts w:cstheme="minorHAnsi"/>
          <w:color w:val="000000" w:themeColor="text1"/>
        </w:rPr>
        <w:t>Kurikulum</w:t>
      </w:r>
      <w:proofErr w:type="spellEnd"/>
      <w:r w:rsidRPr="00DB25C4">
        <w:rPr>
          <w:rFonts w:cstheme="minorHAnsi"/>
          <w:color w:val="000000" w:themeColor="text1"/>
        </w:rPr>
        <w:t xml:space="preserve"> yang </w:t>
      </w:r>
      <w:proofErr w:type="spellStart"/>
      <w:r w:rsidRPr="00DB25C4">
        <w:rPr>
          <w:rFonts w:cstheme="minorHAnsi"/>
          <w:color w:val="000000" w:themeColor="text1"/>
        </w:rPr>
        <w:t>saat</w:t>
      </w:r>
      <w:proofErr w:type="spellEnd"/>
      <w:r w:rsidRPr="00DB25C4">
        <w:rPr>
          <w:rFonts w:cstheme="minorHAnsi"/>
          <w:color w:val="000000" w:themeColor="text1"/>
        </w:rPr>
        <w:t xml:space="preserve"> </w:t>
      </w:r>
      <w:proofErr w:type="spellStart"/>
      <w:r w:rsidRPr="00DB25C4">
        <w:rPr>
          <w:rFonts w:cstheme="minorHAnsi"/>
          <w:color w:val="000000" w:themeColor="text1"/>
        </w:rPr>
        <w:t>ini</w:t>
      </w:r>
      <w:proofErr w:type="spellEnd"/>
      <w:r w:rsidRPr="00DB25C4">
        <w:rPr>
          <w:rFonts w:cstheme="minorHAnsi"/>
          <w:color w:val="000000" w:themeColor="text1"/>
        </w:rPr>
        <w:t xml:space="preserve"> </w:t>
      </w:r>
      <w:proofErr w:type="spellStart"/>
      <w:r w:rsidRPr="00DB25C4">
        <w:rPr>
          <w:rFonts w:cstheme="minorHAnsi"/>
          <w:color w:val="000000" w:themeColor="text1"/>
        </w:rPr>
        <w:t>diterapkan</w:t>
      </w:r>
      <w:proofErr w:type="spellEnd"/>
      <w:r w:rsidRPr="00DB25C4">
        <w:rPr>
          <w:rFonts w:cstheme="minorHAnsi"/>
          <w:color w:val="000000" w:themeColor="text1"/>
        </w:rPr>
        <w:t xml:space="preserve"> oleh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Pendidikan Bahasa Mandarin </w:t>
      </w:r>
      <w:proofErr w:type="spellStart"/>
      <w:r w:rsidRPr="00DB25C4">
        <w:rPr>
          <w:rFonts w:cstheme="minorHAnsi"/>
          <w:color w:val="000000" w:themeColor="text1"/>
        </w:rPr>
        <w:t>merupakan</w:t>
      </w:r>
      <w:proofErr w:type="spellEnd"/>
      <w:r w:rsidRPr="00DB25C4">
        <w:rPr>
          <w:rFonts w:cstheme="minorHAnsi"/>
          <w:color w:val="000000" w:themeColor="text1"/>
        </w:rPr>
        <w:t xml:space="preserve"> </w:t>
      </w:r>
      <w:proofErr w:type="spellStart"/>
      <w:r w:rsidRPr="00DB25C4">
        <w:rPr>
          <w:rFonts w:cstheme="minorHAnsi"/>
          <w:color w:val="000000" w:themeColor="text1"/>
        </w:rPr>
        <w:t>pengembangan</w:t>
      </w:r>
      <w:proofErr w:type="spellEnd"/>
      <w:r w:rsidRPr="00DB25C4">
        <w:rPr>
          <w:rFonts w:cstheme="minorHAnsi"/>
          <w:color w:val="000000" w:themeColor="text1"/>
        </w:rPr>
        <w:t xml:space="preserve"> </w:t>
      </w:r>
      <w:proofErr w:type="spellStart"/>
      <w:r w:rsidRPr="00DB25C4">
        <w:rPr>
          <w:rFonts w:cstheme="minorHAnsi"/>
          <w:color w:val="000000" w:themeColor="text1"/>
        </w:rPr>
        <w:t>dari</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w:t>
      </w:r>
      <w:proofErr w:type="spellStart"/>
      <w:r w:rsidRPr="00DB25C4">
        <w:rPr>
          <w:rFonts w:cstheme="minorHAnsi"/>
          <w:color w:val="000000" w:themeColor="text1"/>
        </w:rPr>
        <w:t>berbasis</w:t>
      </w:r>
      <w:proofErr w:type="spellEnd"/>
      <w:r w:rsidRPr="00DB25C4">
        <w:rPr>
          <w:rFonts w:cstheme="minorHAnsi"/>
          <w:color w:val="000000" w:themeColor="text1"/>
        </w:rPr>
        <w:t xml:space="preserve"> KKNI yang </w:t>
      </w:r>
      <w:proofErr w:type="spellStart"/>
      <w:r w:rsidRPr="00DB25C4">
        <w:rPr>
          <w:rFonts w:cstheme="minorHAnsi"/>
          <w:color w:val="000000" w:themeColor="text1"/>
        </w:rPr>
        <w:t>terbit</w:t>
      </w:r>
      <w:proofErr w:type="spellEnd"/>
      <w:r w:rsidRPr="00DB25C4">
        <w:rPr>
          <w:rFonts w:cstheme="minorHAnsi"/>
          <w:color w:val="000000" w:themeColor="text1"/>
        </w:rPr>
        <w:t xml:space="preserve"> pada </w:t>
      </w:r>
      <w:proofErr w:type="spellStart"/>
      <w:r w:rsidRPr="00DB25C4">
        <w:rPr>
          <w:rFonts w:cstheme="minorHAnsi"/>
          <w:color w:val="000000" w:themeColor="text1"/>
        </w:rPr>
        <w:t>tahun</w:t>
      </w:r>
      <w:proofErr w:type="spellEnd"/>
      <w:r w:rsidRPr="00DB25C4">
        <w:rPr>
          <w:rFonts w:cstheme="minorHAnsi"/>
          <w:color w:val="000000" w:themeColor="text1"/>
        </w:rPr>
        <w:t xml:space="preserve"> 2015 dan </w:t>
      </w:r>
      <w:proofErr w:type="spellStart"/>
      <w:r w:rsidRPr="00DB25C4">
        <w:rPr>
          <w:rFonts w:cstheme="minorHAnsi"/>
          <w:color w:val="000000" w:themeColor="text1"/>
        </w:rPr>
        <w:t>diperbarui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implementasi</w:t>
      </w:r>
      <w:proofErr w:type="spellEnd"/>
      <w:r w:rsidRPr="00DB25C4">
        <w:rPr>
          <w:rFonts w:cstheme="minorHAnsi"/>
          <w:color w:val="000000" w:themeColor="text1"/>
        </w:rPr>
        <w:t xml:space="preserve"> </w:t>
      </w:r>
      <w:proofErr w:type="spellStart"/>
      <w:r w:rsidRPr="00DB25C4">
        <w:rPr>
          <w:rFonts w:cstheme="minorHAnsi"/>
          <w:color w:val="000000" w:themeColor="text1"/>
        </w:rPr>
        <w:t>ObE</w:t>
      </w:r>
      <w:proofErr w:type="spellEnd"/>
      <w:r w:rsidRPr="00DB25C4">
        <w:rPr>
          <w:rFonts w:cstheme="minorHAnsi"/>
          <w:color w:val="000000" w:themeColor="text1"/>
        </w:rPr>
        <w:t xml:space="preserve"> di </w:t>
      </w:r>
      <w:proofErr w:type="spellStart"/>
      <w:r w:rsidRPr="00DB25C4">
        <w:rPr>
          <w:rFonts w:cstheme="minorHAnsi"/>
          <w:color w:val="000000" w:themeColor="text1"/>
        </w:rPr>
        <w:t>kurikulum</w:t>
      </w:r>
      <w:proofErr w:type="spellEnd"/>
      <w:r w:rsidRPr="00DB25C4">
        <w:rPr>
          <w:rFonts w:cstheme="minorHAnsi"/>
          <w:color w:val="000000" w:themeColor="text1"/>
        </w:rPr>
        <w:t xml:space="preserve"> 2017 dan MBKM </w:t>
      </w:r>
      <w:proofErr w:type="spellStart"/>
      <w:r w:rsidRPr="00DB25C4">
        <w:rPr>
          <w:rFonts w:cstheme="minorHAnsi"/>
          <w:color w:val="000000" w:themeColor="text1"/>
        </w:rPr>
        <w:t>dalam</w:t>
      </w:r>
      <w:proofErr w:type="spellEnd"/>
      <w:r w:rsidRPr="00DB25C4">
        <w:rPr>
          <w:rFonts w:cstheme="minorHAnsi"/>
          <w:color w:val="000000" w:themeColor="text1"/>
        </w:rPr>
        <w:t xml:space="preserve"> proses </w:t>
      </w:r>
      <w:proofErr w:type="spellStart"/>
      <w:r w:rsidRPr="00DB25C4">
        <w:rPr>
          <w:rFonts w:cstheme="minorHAnsi"/>
          <w:color w:val="000000" w:themeColor="text1"/>
        </w:rPr>
        <w:t>pembelajarannya</w:t>
      </w:r>
      <w:proofErr w:type="spellEnd"/>
      <w:r w:rsidRPr="00DB25C4">
        <w:rPr>
          <w:rFonts w:cstheme="minorHAnsi"/>
          <w:color w:val="000000" w:themeColor="text1"/>
        </w:rPr>
        <w:t xml:space="preserve"> </w:t>
      </w:r>
      <w:proofErr w:type="spellStart"/>
      <w:r w:rsidRPr="00DB25C4">
        <w:rPr>
          <w:rFonts w:cstheme="minorHAnsi"/>
          <w:color w:val="000000" w:themeColor="text1"/>
        </w:rPr>
        <w:t>sebagaimana</w:t>
      </w:r>
      <w:proofErr w:type="spellEnd"/>
      <w:r w:rsidRPr="00DB25C4">
        <w:rPr>
          <w:rFonts w:cstheme="minorHAnsi"/>
          <w:color w:val="000000" w:themeColor="text1"/>
        </w:rPr>
        <w:t xml:space="preserve">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dilihat</w:t>
      </w:r>
      <w:proofErr w:type="spellEnd"/>
      <w:r w:rsidRPr="00DB25C4">
        <w:rPr>
          <w:rFonts w:cstheme="minorHAnsi"/>
          <w:color w:val="000000" w:themeColor="text1"/>
        </w:rPr>
        <w:t xml:space="preserve"> pada </w:t>
      </w:r>
      <w:proofErr w:type="spellStart"/>
      <w:r w:rsidRPr="00DB25C4">
        <w:rPr>
          <w:rFonts w:cstheme="minorHAnsi"/>
          <w:color w:val="000000" w:themeColor="text1"/>
        </w:rPr>
        <w:t>tautan</w:t>
      </w:r>
      <w:proofErr w:type="spellEnd"/>
      <w:r w:rsidRPr="00DB25C4">
        <w:rPr>
          <w:rFonts w:cstheme="minorHAnsi"/>
          <w:color w:val="000000" w:themeColor="text1"/>
        </w:rPr>
        <w:t xml:space="preserve"> </w:t>
      </w:r>
      <w:proofErr w:type="spellStart"/>
      <w:r w:rsidRPr="00DB25C4">
        <w:rPr>
          <w:rFonts w:cstheme="minorHAnsi"/>
          <w:color w:val="000000" w:themeColor="text1"/>
        </w:rPr>
        <w:t>berikut</w:t>
      </w:r>
      <w:proofErr w:type="spellEnd"/>
      <w:r w:rsidRPr="00DB25C4">
        <w:rPr>
          <w:rFonts w:cstheme="minorHAnsi"/>
          <w:color w:val="000000" w:themeColor="text1"/>
        </w:rPr>
        <w:t>. (</w:t>
      </w:r>
      <w:hyperlink r:id="rId80">
        <w:r w:rsidRPr="00DB25C4">
          <w:rPr>
            <w:rStyle w:val="Hyperlink"/>
            <w:rFonts w:cstheme="minorHAnsi"/>
          </w:rPr>
          <w:t xml:space="preserve">link </w:t>
        </w:r>
        <w:proofErr w:type="spellStart"/>
        <w:r w:rsidRPr="00DB25C4">
          <w:rPr>
            <w:rStyle w:val="Hyperlink"/>
            <w:rFonts w:cstheme="minorHAnsi"/>
          </w:rPr>
          <w:t>kurikulum</w:t>
        </w:r>
        <w:proofErr w:type="spellEnd"/>
      </w:hyperlink>
      <w:r w:rsidRPr="00DB25C4">
        <w:rPr>
          <w:rFonts w:cstheme="minorHAnsi"/>
          <w:color w:val="000000" w:themeColor="text1"/>
        </w:rPr>
        <w:t>)</w:t>
      </w:r>
    </w:p>
    <w:p w14:paraId="707C9A15" w14:textId="77777777" w:rsidR="0076297E" w:rsidRPr="00DB25C4" w:rsidRDefault="0076297E" w:rsidP="00687314">
      <w:pPr>
        <w:spacing w:after="0" w:line="240" w:lineRule="auto"/>
        <w:jc w:val="both"/>
        <w:rPr>
          <w:rFonts w:cstheme="minorHAnsi"/>
          <w:b/>
          <w:bCs/>
          <w:color w:val="000000" w:themeColor="text1"/>
        </w:rPr>
        <w:sectPr w:rsidR="0076297E" w:rsidRPr="00DB25C4" w:rsidSect="00CD4E67">
          <w:pgSz w:w="12240" w:h="15840"/>
          <w:pgMar w:top="1440" w:right="1440" w:bottom="1440" w:left="1440" w:header="720" w:footer="720" w:gutter="0"/>
          <w:cols w:space="720"/>
          <w:noEndnote/>
        </w:sectPr>
      </w:pPr>
    </w:p>
    <w:p w14:paraId="772FFD3B" w14:textId="77777777" w:rsidR="0076297E" w:rsidRPr="00DB25C4" w:rsidRDefault="0076297E" w:rsidP="00687314">
      <w:pPr>
        <w:spacing w:after="0" w:line="240" w:lineRule="auto"/>
        <w:jc w:val="both"/>
        <w:rPr>
          <w:rFonts w:cstheme="minorHAnsi"/>
          <w:color w:val="000000" w:themeColor="text1"/>
        </w:rPr>
      </w:pPr>
      <w:r w:rsidRPr="00DB25C4">
        <w:rPr>
          <w:rFonts w:cstheme="minorHAnsi"/>
          <w:b/>
          <w:bCs/>
          <w:color w:val="000000" w:themeColor="text1"/>
        </w:rPr>
        <w:lastRenderedPageBreak/>
        <w:t xml:space="preserve">6.1.2.2 Mata </w:t>
      </w:r>
      <w:proofErr w:type="spellStart"/>
      <w:r w:rsidRPr="00DB25C4">
        <w:rPr>
          <w:rFonts w:cstheme="minorHAnsi"/>
          <w:b/>
          <w:bCs/>
          <w:color w:val="000000" w:themeColor="text1"/>
        </w:rPr>
        <w:t>Kuliah</w:t>
      </w:r>
      <w:proofErr w:type="spellEnd"/>
      <w:r w:rsidRPr="00DB25C4">
        <w:rPr>
          <w:rFonts w:cstheme="minorHAnsi"/>
          <w:b/>
          <w:bCs/>
          <w:color w:val="000000" w:themeColor="text1"/>
        </w:rPr>
        <w:t xml:space="preserve">, CPL, dan </w:t>
      </w:r>
      <w:proofErr w:type="spellStart"/>
      <w:r w:rsidRPr="00DB25C4">
        <w:rPr>
          <w:rFonts w:cstheme="minorHAnsi"/>
          <w:b/>
          <w:bCs/>
          <w:color w:val="000000" w:themeColor="text1"/>
        </w:rPr>
        <w:t>Perangkat</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Pembelajaran</w:t>
      </w:r>
      <w:proofErr w:type="spellEnd"/>
    </w:p>
    <w:p w14:paraId="0712A5F7" w14:textId="77777777" w:rsidR="0076297E" w:rsidRPr="00DB25C4" w:rsidRDefault="0076297E" w:rsidP="00687314">
      <w:pPr>
        <w:spacing w:after="0" w:line="240" w:lineRule="auto"/>
        <w:jc w:val="both"/>
        <w:rPr>
          <w:rFonts w:cstheme="minorHAnsi"/>
          <w:color w:val="000000" w:themeColor="text1"/>
        </w:rPr>
      </w:pPr>
      <w:r w:rsidRPr="00DB25C4">
        <w:rPr>
          <w:rFonts w:cstheme="minorHAnsi"/>
          <w:color w:val="000000" w:themeColor="text1"/>
        </w:rPr>
        <w:tab/>
        <w:t xml:space="preserve">Mata </w:t>
      </w:r>
      <w:proofErr w:type="spellStart"/>
      <w:r w:rsidRPr="00DB25C4">
        <w:rPr>
          <w:rFonts w:cstheme="minorHAnsi"/>
          <w:color w:val="000000" w:themeColor="text1"/>
        </w:rPr>
        <w:t>kuliah</w:t>
      </w:r>
      <w:proofErr w:type="spellEnd"/>
      <w:r w:rsidRPr="00DB25C4">
        <w:rPr>
          <w:rFonts w:cstheme="minorHAnsi"/>
          <w:color w:val="000000" w:themeColor="text1"/>
        </w:rPr>
        <w:t xml:space="preserve"> </w:t>
      </w:r>
      <w:proofErr w:type="spellStart"/>
      <w:r w:rsidRPr="00DB25C4">
        <w:rPr>
          <w:rFonts w:cstheme="minorHAnsi"/>
          <w:color w:val="000000" w:themeColor="text1"/>
        </w:rPr>
        <w:t>beserta</w:t>
      </w:r>
      <w:proofErr w:type="spellEnd"/>
      <w:r w:rsidRPr="00DB25C4">
        <w:rPr>
          <w:rFonts w:cstheme="minorHAnsi"/>
          <w:color w:val="000000" w:themeColor="text1"/>
        </w:rPr>
        <w:t xml:space="preserve"> </w:t>
      </w:r>
      <w:proofErr w:type="spellStart"/>
      <w:r w:rsidRPr="00DB25C4">
        <w:rPr>
          <w:rFonts w:cstheme="minorHAnsi"/>
          <w:color w:val="000000" w:themeColor="text1"/>
        </w:rPr>
        <w:t>karakteristiknya</w:t>
      </w:r>
      <w:proofErr w:type="spellEnd"/>
      <w:r w:rsidRPr="00DB25C4">
        <w:rPr>
          <w:rFonts w:cstheme="minorHAnsi"/>
          <w:color w:val="000000" w:themeColor="text1"/>
        </w:rPr>
        <w:t xml:space="preserve"> (</w:t>
      </w:r>
      <w:proofErr w:type="spellStart"/>
      <w:r w:rsidRPr="00DB25C4">
        <w:rPr>
          <w:rFonts w:cstheme="minorHAnsi"/>
          <w:color w:val="000000" w:themeColor="text1"/>
        </w:rPr>
        <w:t>kode</w:t>
      </w:r>
      <w:proofErr w:type="spellEnd"/>
      <w:r w:rsidRPr="00DB25C4">
        <w:rPr>
          <w:rFonts w:cstheme="minorHAnsi"/>
          <w:color w:val="000000" w:themeColor="text1"/>
        </w:rPr>
        <w:t xml:space="preserve"> </w:t>
      </w:r>
      <w:proofErr w:type="spellStart"/>
      <w:r w:rsidRPr="00DB25C4">
        <w:rPr>
          <w:rFonts w:cstheme="minorHAnsi"/>
          <w:color w:val="000000" w:themeColor="text1"/>
        </w:rPr>
        <w:t>mata</w:t>
      </w:r>
      <w:proofErr w:type="spellEnd"/>
      <w:r w:rsidRPr="00DB25C4">
        <w:rPr>
          <w:rFonts w:cstheme="minorHAnsi"/>
          <w:color w:val="000000" w:themeColor="text1"/>
        </w:rPr>
        <w:t xml:space="preserve"> </w:t>
      </w:r>
      <w:proofErr w:type="spellStart"/>
      <w:r w:rsidRPr="00DB25C4">
        <w:rPr>
          <w:rFonts w:cstheme="minorHAnsi"/>
          <w:color w:val="000000" w:themeColor="text1"/>
        </w:rPr>
        <w:t>kuliah</w:t>
      </w:r>
      <w:proofErr w:type="spellEnd"/>
      <w:r w:rsidRPr="00DB25C4">
        <w:rPr>
          <w:rFonts w:cstheme="minorHAnsi"/>
          <w:color w:val="000000" w:themeColor="text1"/>
        </w:rPr>
        <w:t xml:space="preserve">, </w:t>
      </w:r>
      <w:proofErr w:type="spellStart"/>
      <w:r w:rsidRPr="00DB25C4">
        <w:rPr>
          <w:rFonts w:cstheme="minorHAnsi"/>
          <w:color w:val="000000" w:themeColor="text1"/>
        </w:rPr>
        <w:t>jenis</w:t>
      </w:r>
      <w:proofErr w:type="spellEnd"/>
      <w:r w:rsidRPr="00DB25C4">
        <w:rPr>
          <w:rFonts w:cstheme="minorHAnsi"/>
          <w:color w:val="000000" w:themeColor="text1"/>
        </w:rPr>
        <w:t xml:space="preserve"> </w:t>
      </w:r>
      <w:proofErr w:type="spellStart"/>
      <w:r w:rsidRPr="00DB25C4">
        <w:rPr>
          <w:rFonts w:cstheme="minorHAnsi"/>
          <w:color w:val="000000" w:themeColor="text1"/>
        </w:rPr>
        <w:t>mata</w:t>
      </w:r>
      <w:proofErr w:type="spellEnd"/>
      <w:r w:rsidRPr="00DB25C4">
        <w:rPr>
          <w:rFonts w:cstheme="minorHAnsi"/>
          <w:color w:val="000000" w:themeColor="text1"/>
        </w:rPr>
        <w:t xml:space="preserve"> </w:t>
      </w:r>
      <w:proofErr w:type="spellStart"/>
      <w:r w:rsidRPr="00DB25C4">
        <w:rPr>
          <w:rFonts w:cstheme="minorHAnsi"/>
          <w:color w:val="000000" w:themeColor="text1"/>
        </w:rPr>
        <w:t>kuliah</w:t>
      </w:r>
      <w:proofErr w:type="spellEnd"/>
      <w:r w:rsidRPr="00DB25C4">
        <w:rPr>
          <w:rFonts w:cstheme="minorHAnsi"/>
          <w:color w:val="000000" w:themeColor="text1"/>
        </w:rPr>
        <w:t xml:space="preserve">, </w:t>
      </w:r>
      <w:proofErr w:type="spellStart"/>
      <w:r w:rsidRPr="00DB25C4">
        <w:rPr>
          <w:rFonts w:cstheme="minorHAnsi"/>
          <w:color w:val="000000" w:themeColor="text1"/>
        </w:rPr>
        <w:t>bobot</w:t>
      </w:r>
      <w:proofErr w:type="spellEnd"/>
      <w:r w:rsidRPr="00DB25C4">
        <w:rPr>
          <w:rFonts w:cstheme="minorHAnsi"/>
          <w:color w:val="000000" w:themeColor="text1"/>
        </w:rPr>
        <w:t xml:space="preserve"> </w:t>
      </w:r>
      <w:proofErr w:type="spellStart"/>
      <w:r w:rsidRPr="00DB25C4">
        <w:rPr>
          <w:rFonts w:cstheme="minorHAnsi"/>
          <w:color w:val="000000" w:themeColor="text1"/>
        </w:rPr>
        <w:t>mata</w:t>
      </w:r>
      <w:proofErr w:type="spellEnd"/>
      <w:r w:rsidRPr="00DB25C4">
        <w:rPr>
          <w:rFonts w:cstheme="minorHAnsi"/>
          <w:color w:val="000000" w:themeColor="text1"/>
        </w:rPr>
        <w:t xml:space="preserve"> </w:t>
      </w:r>
      <w:proofErr w:type="spellStart"/>
      <w:r w:rsidRPr="00DB25C4">
        <w:rPr>
          <w:rFonts w:cstheme="minorHAnsi"/>
          <w:color w:val="000000" w:themeColor="text1"/>
        </w:rPr>
        <w:t>kuliah</w:t>
      </w:r>
      <w:proofErr w:type="spellEnd"/>
      <w:r w:rsidRPr="00DB25C4">
        <w:rPr>
          <w:rFonts w:cstheme="minorHAnsi"/>
          <w:color w:val="000000" w:themeColor="text1"/>
        </w:rPr>
        <w:t xml:space="preserve">, dan unit </w:t>
      </w:r>
      <w:proofErr w:type="spellStart"/>
      <w:r w:rsidRPr="00DB25C4">
        <w:rPr>
          <w:rFonts w:cstheme="minorHAnsi"/>
          <w:color w:val="000000" w:themeColor="text1"/>
        </w:rPr>
        <w:t>penyelenggara</w:t>
      </w:r>
      <w:proofErr w:type="spellEnd"/>
      <w:r w:rsidRPr="00DB25C4">
        <w:rPr>
          <w:rFonts w:cstheme="minorHAnsi"/>
          <w:color w:val="000000" w:themeColor="text1"/>
        </w:rPr>
        <w:t xml:space="preserve">, </w:t>
      </w:r>
      <w:proofErr w:type="spellStart"/>
      <w:r w:rsidRPr="00DB25C4">
        <w:rPr>
          <w:rFonts w:cstheme="minorHAnsi"/>
          <w:color w:val="000000" w:themeColor="text1"/>
        </w:rPr>
        <w:t>kesesuaian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CPKL, dan </w:t>
      </w:r>
      <w:proofErr w:type="spellStart"/>
      <w:r w:rsidRPr="00DB25C4">
        <w:rPr>
          <w:rFonts w:cstheme="minorHAnsi"/>
          <w:color w:val="000000" w:themeColor="text1"/>
        </w:rPr>
        <w:t>ketersediaan</w:t>
      </w:r>
      <w:proofErr w:type="spellEnd"/>
      <w:r w:rsidRPr="00DB25C4">
        <w:rPr>
          <w:rFonts w:cstheme="minorHAnsi"/>
          <w:color w:val="000000" w:themeColor="text1"/>
        </w:rPr>
        <w:t xml:space="preserve"> </w:t>
      </w:r>
      <w:proofErr w:type="spellStart"/>
      <w:r w:rsidRPr="00DB25C4">
        <w:rPr>
          <w:rFonts w:cstheme="minorHAnsi"/>
          <w:color w:val="000000" w:themeColor="text1"/>
        </w:rPr>
        <w:t>perangkat</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w:t>
      </w:r>
    </w:p>
    <w:p w14:paraId="7175AD00" w14:textId="77777777" w:rsidR="0076297E" w:rsidRPr="00DB25C4" w:rsidRDefault="0076297E" w:rsidP="00687314">
      <w:pPr>
        <w:spacing w:after="0" w:line="240" w:lineRule="auto"/>
        <w:jc w:val="both"/>
        <w:rPr>
          <w:rFonts w:cstheme="minorHAnsi"/>
          <w:color w:val="000000" w:themeColor="text1"/>
        </w:rPr>
      </w:pPr>
    </w:p>
    <w:tbl>
      <w:tblPr>
        <w:tblW w:w="13825" w:type="dxa"/>
        <w:tblInd w:w="108" w:type="dxa"/>
        <w:tblCellMar>
          <w:top w:w="15" w:type="dxa"/>
          <w:bottom w:w="15" w:type="dxa"/>
        </w:tblCellMar>
        <w:tblLook w:val="04A0" w:firstRow="1" w:lastRow="0" w:firstColumn="1" w:lastColumn="0" w:noHBand="0" w:noVBand="1"/>
      </w:tblPr>
      <w:tblGrid>
        <w:gridCol w:w="474"/>
        <w:gridCol w:w="1129"/>
        <w:gridCol w:w="1167"/>
        <w:gridCol w:w="2388"/>
        <w:gridCol w:w="715"/>
        <w:gridCol w:w="1204"/>
        <w:gridCol w:w="889"/>
        <w:gridCol w:w="902"/>
        <w:gridCol w:w="216"/>
        <w:gridCol w:w="369"/>
        <w:gridCol w:w="916"/>
        <w:gridCol w:w="458"/>
        <w:gridCol w:w="1457"/>
        <w:gridCol w:w="216"/>
        <w:gridCol w:w="1340"/>
      </w:tblGrid>
      <w:tr w:rsidR="0076297E" w:rsidRPr="00DB25C4" w14:paraId="1CFDE679" w14:textId="77777777" w:rsidTr="00CD4E67">
        <w:trPr>
          <w:trHeight w:val="300"/>
        </w:trPr>
        <w:tc>
          <w:tcPr>
            <w:tcW w:w="390" w:type="dxa"/>
            <w:vMerge w:val="restart"/>
            <w:tcBorders>
              <w:top w:val="single" w:sz="4" w:space="0" w:color="auto"/>
              <w:left w:val="single" w:sz="4" w:space="0" w:color="auto"/>
              <w:bottom w:val="nil"/>
              <w:right w:val="single" w:sz="4" w:space="0" w:color="auto"/>
            </w:tcBorders>
            <w:shd w:val="clear" w:color="auto" w:fill="D0CECE" w:themeFill="background2" w:themeFillShade="E6"/>
            <w:noWrap/>
            <w:vAlign w:val="center"/>
            <w:hideMark/>
          </w:tcPr>
          <w:p w14:paraId="4A7AC2A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No</w:t>
            </w:r>
          </w:p>
        </w:tc>
        <w:tc>
          <w:tcPr>
            <w:tcW w:w="1135" w:type="dxa"/>
            <w:vMerge w:val="restart"/>
            <w:tcBorders>
              <w:top w:val="single" w:sz="4" w:space="0" w:color="auto"/>
              <w:left w:val="single" w:sz="4" w:space="0" w:color="auto"/>
              <w:bottom w:val="nil"/>
              <w:right w:val="single" w:sz="4" w:space="0" w:color="auto"/>
            </w:tcBorders>
            <w:shd w:val="clear" w:color="auto" w:fill="D0CECE" w:themeFill="background2" w:themeFillShade="E6"/>
            <w:noWrap/>
            <w:vAlign w:val="center"/>
            <w:hideMark/>
          </w:tcPr>
          <w:p w14:paraId="628A38A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Semester</w:t>
            </w:r>
          </w:p>
        </w:tc>
        <w:tc>
          <w:tcPr>
            <w:tcW w:w="1173" w:type="dxa"/>
            <w:vMerge w:val="restart"/>
            <w:tcBorders>
              <w:top w:val="single" w:sz="4" w:space="0" w:color="auto"/>
              <w:left w:val="single" w:sz="4" w:space="0" w:color="auto"/>
              <w:bottom w:val="nil"/>
              <w:right w:val="single" w:sz="4" w:space="0" w:color="auto"/>
            </w:tcBorders>
            <w:shd w:val="clear" w:color="auto" w:fill="D0CECE" w:themeFill="background2" w:themeFillShade="E6"/>
            <w:noWrap/>
            <w:vAlign w:val="center"/>
            <w:hideMark/>
          </w:tcPr>
          <w:p w14:paraId="6BABB95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Kode MK</w:t>
            </w:r>
          </w:p>
        </w:tc>
        <w:tc>
          <w:tcPr>
            <w:tcW w:w="2402" w:type="dxa"/>
            <w:vMerge w:val="restart"/>
            <w:tcBorders>
              <w:top w:val="single" w:sz="4" w:space="0" w:color="auto"/>
              <w:left w:val="single" w:sz="4" w:space="0" w:color="auto"/>
              <w:bottom w:val="nil"/>
              <w:right w:val="single" w:sz="4" w:space="0" w:color="auto"/>
            </w:tcBorders>
            <w:shd w:val="clear" w:color="auto" w:fill="D0CECE" w:themeFill="background2" w:themeFillShade="E6"/>
            <w:noWrap/>
            <w:vAlign w:val="center"/>
            <w:hideMark/>
          </w:tcPr>
          <w:p w14:paraId="35F2A05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 xml:space="preserve">Nama Mata </w:t>
            </w:r>
            <w:proofErr w:type="spellStart"/>
            <w:r w:rsidRPr="00DB25C4">
              <w:rPr>
                <w:rFonts w:eastAsia="Times New Roman" w:cstheme="minorHAnsi"/>
                <w:color w:val="000000" w:themeColor="text1"/>
                <w:lang w:eastAsia="en-ID"/>
              </w:rPr>
              <w:t>Kuliah</w:t>
            </w:r>
            <w:proofErr w:type="spellEnd"/>
          </w:p>
        </w:tc>
        <w:tc>
          <w:tcPr>
            <w:tcW w:w="2822" w:type="dxa"/>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37FEF491" w14:textId="77777777" w:rsidR="0076297E" w:rsidRPr="00DB25C4" w:rsidRDefault="0076297E" w:rsidP="00687314">
            <w:pPr>
              <w:spacing w:after="0" w:line="240" w:lineRule="auto"/>
              <w:jc w:val="center"/>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Jenis</w:t>
            </w:r>
            <w:proofErr w:type="spellEnd"/>
            <w:r w:rsidRPr="00DB25C4">
              <w:rPr>
                <w:rFonts w:eastAsia="Times New Roman" w:cstheme="minorHAnsi"/>
                <w:color w:val="000000" w:themeColor="text1"/>
                <w:lang w:eastAsia="en-ID"/>
              </w:rPr>
              <w:t xml:space="preserve"> Mata </w:t>
            </w:r>
            <w:proofErr w:type="spellStart"/>
            <w:r w:rsidRPr="00DB25C4">
              <w:rPr>
                <w:rFonts w:eastAsia="Times New Roman" w:cstheme="minorHAnsi"/>
                <w:color w:val="000000" w:themeColor="text1"/>
                <w:lang w:eastAsia="en-ID"/>
              </w:rPr>
              <w:t>Kuliah</w:t>
            </w:r>
            <w:proofErr w:type="spellEnd"/>
          </w:p>
        </w:tc>
        <w:tc>
          <w:tcPr>
            <w:tcW w:w="907" w:type="dxa"/>
            <w:tcBorders>
              <w:top w:val="single" w:sz="4" w:space="0" w:color="auto"/>
              <w:left w:val="single" w:sz="4" w:space="0" w:color="auto"/>
              <w:bottom w:val="nil"/>
              <w:right w:val="single" w:sz="4" w:space="0" w:color="auto"/>
            </w:tcBorders>
            <w:shd w:val="clear" w:color="auto" w:fill="D0CECE" w:themeFill="background2" w:themeFillShade="E6"/>
            <w:noWrap/>
            <w:vAlign w:val="center"/>
            <w:hideMark/>
          </w:tcPr>
          <w:p w14:paraId="4AF91DEA" w14:textId="77777777" w:rsidR="0076297E" w:rsidRPr="00DB25C4" w:rsidRDefault="0076297E" w:rsidP="00687314">
            <w:pPr>
              <w:spacing w:after="0" w:line="240" w:lineRule="auto"/>
              <w:jc w:val="center"/>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Jumlah</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sks</w:t>
            </w:r>
            <w:proofErr w:type="spellEnd"/>
          </w:p>
        </w:tc>
        <w:tc>
          <w:tcPr>
            <w:tcW w:w="1967" w:type="dxa"/>
            <w:gridSpan w:val="4"/>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51FD7F8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 xml:space="preserve">Unit </w:t>
            </w:r>
            <w:proofErr w:type="spellStart"/>
            <w:r w:rsidRPr="00DB25C4">
              <w:rPr>
                <w:rFonts w:eastAsia="Times New Roman" w:cstheme="minorHAnsi"/>
                <w:color w:val="000000" w:themeColor="text1"/>
                <w:lang w:eastAsia="en-ID"/>
              </w:rPr>
              <w:t>Penyelenggara</w:t>
            </w:r>
            <w:proofErr w:type="spellEnd"/>
            <w:r w:rsidRPr="00DB25C4">
              <w:rPr>
                <w:rFonts w:eastAsia="Times New Roman" w:cstheme="minorHAnsi"/>
                <w:color w:val="000000" w:themeColor="text1"/>
                <w:lang w:eastAsia="en-ID"/>
              </w:rPr>
              <w:t>*</w:t>
            </w:r>
          </w:p>
        </w:tc>
        <w:tc>
          <w:tcPr>
            <w:tcW w:w="1465" w:type="dxa"/>
            <w:tcBorders>
              <w:top w:val="single" w:sz="4" w:space="0" w:color="auto"/>
              <w:left w:val="single" w:sz="4" w:space="0" w:color="auto"/>
              <w:bottom w:val="nil"/>
              <w:right w:val="single" w:sz="4" w:space="0" w:color="auto"/>
            </w:tcBorders>
            <w:shd w:val="clear" w:color="auto" w:fill="D0CECE" w:themeFill="background2" w:themeFillShade="E6"/>
            <w:noWrap/>
            <w:vAlign w:val="center"/>
            <w:hideMark/>
          </w:tcPr>
          <w:p w14:paraId="05128955" w14:textId="77777777" w:rsidR="0076297E" w:rsidRPr="00DB25C4" w:rsidRDefault="0076297E" w:rsidP="00687314">
            <w:pPr>
              <w:spacing w:after="0" w:line="240" w:lineRule="auto"/>
              <w:jc w:val="center"/>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Kesesuaian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dengan</w:t>
            </w:r>
            <w:proofErr w:type="spellEnd"/>
            <w:r w:rsidRPr="00DB25C4">
              <w:rPr>
                <w:rFonts w:eastAsia="Times New Roman" w:cstheme="minorHAnsi"/>
                <w:color w:val="000000" w:themeColor="text1"/>
                <w:lang w:eastAsia="en-ID"/>
              </w:rPr>
              <w:t xml:space="preserve"> CPL</w:t>
            </w:r>
          </w:p>
        </w:tc>
        <w:tc>
          <w:tcPr>
            <w:tcW w:w="1564" w:type="dxa"/>
            <w:gridSpan w:val="2"/>
            <w:tcBorders>
              <w:top w:val="single" w:sz="4" w:space="0" w:color="auto"/>
              <w:left w:val="single" w:sz="4" w:space="0" w:color="auto"/>
              <w:bottom w:val="nil"/>
              <w:right w:val="single" w:sz="4" w:space="0" w:color="auto"/>
            </w:tcBorders>
            <w:shd w:val="clear" w:color="auto" w:fill="D0CECE" w:themeFill="background2" w:themeFillShade="E6"/>
            <w:noWrap/>
            <w:vAlign w:val="center"/>
            <w:hideMark/>
          </w:tcPr>
          <w:p w14:paraId="332B3E33" w14:textId="77777777" w:rsidR="0076297E" w:rsidRPr="00DB25C4" w:rsidRDefault="0076297E" w:rsidP="00687314">
            <w:pPr>
              <w:spacing w:after="0" w:line="240" w:lineRule="auto"/>
              <w:jc w:val="center"/>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Perangkat</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Pembelajaran</w:t>
            </w:r>
            <w:proofErr w:type="spellEnd"/>
          </w:p>
        </w:tc>
      </w:tr>
      <w:tr w:rsidR="0076297E" w:rsidRPr="00DB25C4" w14:paraId="7F9C39DC" w14:textId="77777777" w:rsidTr="00CD4E67">
        <w:trPr>
          <w:trHeight w:val="300"/>
        </w:trPr>
        <w:tc>
          <w:tcPr>
            <w:tcW w:w="390" w:type="dxa"/>
            <w:vMerge/>
            <w:tcBorders>
              <w:top w:val="single" w:sz="4" w:space="0" w:color="auto"/>
              <w:left w:val="single" w:sz="4" w:space="0" w:color="auto"/>
              <w:bottom w:val="nil"/>
              <w:right w:val="single" w:sz="4" w:space="0" w:color="auto"/>
            </w:tcBorders>
            <w:shd w:val="clear" w:color="auto" w:fill="D0CECE" w:themeFill="background2" w:themeFillShade="E6"/>
            <w:vAlign w:val="center"/>
            <w:hideMark/>
          </w:tcPr>
          <w:p w14:paraId="537F6F6C"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135" w:type="dxa"/>
            <w:vMerge/>
            <w:tcBorders>
              <w:top w:val="single" w:sz="4" w:space="0" w:color="auto"/>
              <w:left w:val="single" w:sz="4" w:space="0" w:color="auto"/>
              <w:bottom w:val="nil"/>
              <w:right w:val="single" w:sz="4" w:space="0" w:color="auto"/>
            </w:tcBorders>
            <w:shd w:val="clear" w:color="auto" w:fill="D0CECE" w:themeFill="background2" w:themeFillShade="E6"/>
            <w:vAlign w:val="center"/>
            <w:hideMark/>
          </w:tcPr>
          <w:p w14:paraId="5AE2564D"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173" w:type="dxa"/>
            <w:vMerge/>
            <w:tcBorders>
              <w:top w:val="single" w:sz="4" w:space="0" w:color="auto"/>
              <w:left w:val="single" w:sz="4" w:space="0" w:color="auto"/>
              <w:bottom w:val="nil"/>
              <w:right w:val="single" w:sz="4" w:space="0" w:color="auto"/>
            </w:tcBorders>
            <w:shd w:val="clear" w:color="auto" w:fill="D0CECE" w:themeFill="background2" w:themeFillShade="E6"/>
            <w:vAlign w:val="center"/>
            <w:hideMark/>
          </w:tcPr>
          <w:p w14:paraId="3815C088"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2402" w:type="dxa"/>
            <w:vMerge/>
            <w:tcBorders>
              <w:top w:val="single" w:sz="4" w:space="0" w:color="auto"/>
              <w:left w:val="single" w:sz="4" w:space="0" w:color="auto"/>
              <w:bottom w:val="nil"/>
              <w:right w:val="single" w:sz="4" w:space="0" w:color="auto"/>
            </w:tcBorders>
            <w:shd w:val="clear" w:color="auto" w:fill="D0CECE" w:themeFill="background2" w:themeFillShade="E6"/>
            <w:vAlign w:val="center"/>
            <w:hideMark/>
          </w:tcPr>
          <w:p w14:paraId="35880536"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718"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3E3CC05C" w14:textId="77777777" w:rsidR="0076297E" w:rsidRPr="00DB25C4" w:rsidRDefault="0076297E" w:rsidP="00687314">
            <w:pPr>
              <w:spacing w:after="0" w:line="240" w:lineRule="auto"/>
              <w:jc w:val="center"/>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Teori</w:t>
            </w:r>
            <w:proofErr w:type="spellEnd"/>
          </w:p>
        </w:tc>
        <w:tc>
          <w:tcPr>
            <w:tcW w:w="1211"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3BAC57CC" w14:textId="77777777" w:rsidR="0076297E" w:rsidRPr="00DB25C4" w:rsidRDefault="0076297E" w:rsidP="00687314">
            <w:pPr>
              <w:spacing w:after="0" w:line="240" w:lineRule="auto"/>
              <w:jc w:val="center"/>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Praktikum</w:t>
            </w:r>
            <w:proofErr w:type="spellEnd"/>
          </w:p>
        </w:tc>
        <w:tc>
          <w:tcPr>
            <w:tcW w:w="89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5DB106CC" w14:textId="77777777" w:rsidR="0076297E" w:rsidRPr="00DB25C4" w:rsidRDefault="0076297E" w:rsidP="00687314">
            <w:pPr>
              <w:spacing w:after="0" w:line="240" w:lineRule="auto"/>
              <w:jc w:val="center"/>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Praktik</w:t>
            </w:r>
            <w:proofErr w:type="spellEnd"/>
          </w:p>
        </w:tc>
        <w:tc>
          <w:tcPr>
            <w:tcW w:w="915" w:type="dxa"/>
            <w:gridSpan w:val="2"/>
            <w:tcBorders>
              <w:top w:val="single" w:sz="4" w:space="0" w:color="auto"/>
              <w:left w:val="single" w:sz="4" w:space="0" w:color="auto"/>
              <w:bottom w:val="nil"/>
              <w:right w:val="single" w:sz="4" w:space="0" w:color="auto"/>
            </w:tcBorders>
            <w:shd w:val="clear" w:color="auto" w:fill="D0CECE" w:themeFill="background2" w:themeFillShade="E6"/>
            <w:vAlign w:val="center"/>
            <w:hideMark/>
          </w:tcPr>
          <w:p w14:paraId="6B5EAA35"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578"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29B494E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PT</w:t>
            </w:r>
          </w:p>
        </w:tc>
        <w:tc>
          <w:tcPr>
            <w:tcW w:w="921"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0FC0960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UPPS</w:t>
            </w:r>
          </w:p>
        </w:tc>
        <w:tc>
          <w:tcPr>
            <w:tcW w:w="4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6A47F13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PS</w:t>
            </w:r>
          </w:p>
        </w:tc>
        <w:tc>
          <w:tcPr>
            <w:tcW w:w="1473" w:type="dxa"/>
            <w:gridSpan w:val="2"/>
            <w:tcBorders>
              <w:top w:val="single" w:sz="4" w:space="0" w:color="auto"/>
              <w:left w:val="single" w:sz="4" w:space="0" w:color="auto"/>
              <w:bottom w:val="nil"/>
              <w:right w:val="single" w:sz="4" w:space="0" w:color="auto"/>
            </w:tcBorders>
            <w:shd w:val="clear" w:color="auto" w:fill="D0CECE" w:themeFill="background2" w:themeFillShade="E6"/>
            <w:vAlign w:val="center"/>
            <w:hideMark/>
          </w:tcPr>
          <w:p w14:paraId="64FDBC0C"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556" w:type="dxa"/>
            <w:tcBorders>
              <w:top w:val="single" w:sz="4" w:space="0" w:color="auto"/>
              <w:left w:val="single" w:sz="4" w:space="0" w:color="auto"/>
              <w:bottom w:val="nil"/>
              <w:right w:val="single" w:sz="4" w:space="0" w:color="auto"/>
            </w:tcBorders>
            <w:shd w:val="clear" w:color="auto" w:fill="D0CECE" w:themeFill="background2" w:themeFillShade="E6"/>
            <w:vAlign w:val="center"/>
            <w:hideMark/>
          </w:tcPr>
          <w:p w14:paraId="7523F5DE" w14:textId="77777777" w:rsidR="0076297E" w:rsidRPr="00DB25C4" w:rsidRDefault="0076297E" w:rsidP="00687314">
            <w:pPr>
              <w:spacing w:after="0" w:line="240" w:lineRule="auto"/>
              <w:jc w:val="center"/>
              <w:rPr>
                <w:rFonts w:eastAsia="Times New Roman" w:cstheme="minorHAnsi"/>
                <w:color w:val="000000" w:themeColor="text1"/>
                <w:lang w:eastAsia="en-ID"/>
              </w:rPr>
            </w:pPr>
          </w:p>
        </w:tc>
      </w:tr>
      <w:tr w:rsidR="0076297E" w:rsidRPr="00DB25C4" w14:paraId="497EE367"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64A2A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C0087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12122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502AB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7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840E5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5</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27FC1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6</w:t>
            </w:r>
          </w:p>
        </w:tc>
        <w:tc>
          <w:tcPr>
            <w:tcW w:w="893" w:type="dxa"/>
            <w:tcBorders>
              <w:top w:val="single" w:sz="4" w:space="0" w:color="auto"/>
              <w:left w:val="single" w:sz="4" w:space="0" w:color="auto"/>
              <w:bottom w:val="nil"/>
              <w:right w:val="single" w:sz="4" w:space="0" w:color="auto"/>
            </w:tcBorders>
            <w:shd w:val="clear" w:color="auto" w:fill="auto"/>
            <w:noWrap/>
            <w:vAlign w:val="bottom"/>
            <w:hideMark/>
          </w:tcPr>
          <w:p w14:paraId="3BFF1DA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7</w:t>
            </w: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21701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8</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D6668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9</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27C45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10</w:t>
            </w:r>
          </w:p>
        </w:tc>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A36CF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11</w:t>
            </w:r>
          </w:p>
        </w:tc>
        <w:tc>
          <w:tcPr>
            <w:tcW w:w="14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98C84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12</w:t>
            </w:r>
          </w:p>
        </w:tc>
        <w:tc>
          <w:tcPr>
            <w:tcW w:w="155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491A3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13</w:t>
            </w:r>
          </w:p>
        </w:tc>
      </w:tr>
      <w:tr w:rsidR="0076297E" w:rsidRPr="00DB25C4" w14:paraId="6D2673A3"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E6CE3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81349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CBA2A8"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PCN409</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2BCF0B"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Chinese Extensive Reading 1</w:t>
            </w:r>
          </w:p>
        </w:tc>
        <w:tc>
          <w:tcPr>
            <w:tcW w:w="718" w:type="dxa"/>
            <w:tcBorders>
              <w:top w:val="nil"/>
              <w:left w:val="nil"/>
              <w:bottom w:val="nil"/>
              <w:right w:val="nil"/>
            </w:tcBorders>
            <w:shd w:val="clear" w:color="auto" w:fill="auto"/>
            <w:noWrap/>
            <w:vAlign w:val="bottom"/>
            <w:hideMark/>
          </w:tcPr>
          <w:p w14:paraId="65B27B76"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211" w:type="dxa"/>
            <w:tcBorders>
              <w:top w:val="single" w:sz="4" w:space="0" w:color="auto"/>
              <w:left w:val="single" w:sz="4" w:space="0" w:color="auto"/>
              <w:bottom w:val="single" w:sz="4" w:space="0" w:color="auto"/>
              <w:right w:val="nil"/>
            </w:tcBorders>
            <w:shd w:val="clear" w:color="auto" w:fill="auto"/>
            <w:noWrap/>
            <w:vAlign w:val="center"/>
            <w:hideMark/>
          </w:tcPr>
          <w:p w14:paraId="0B374CFE"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3915EB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15" w:type="dxa"/>
            <w:gridSpan w:val="2"/>
            <w:tcBorders>
              <w:top w:val="single" w:sz="4" w:space="0" w:color="auto"/>
              <w:left w:val="nil"/>
              <w:bottom w:val="single" w:sz="4" w:space="0" w:color="auto"/>
              <w:right w:val="single" w:sz="4" w:space="0" w:color="auto"/>
            </w:tcBorders>
            <w:shd w:val="clear" w:color="auto" w:fill="auto"/>
            <w:noWrap/>
            <w:vAlign w:val="center"/>
            <w:hideMark/>
          </w:tcPr>
          <w:p w14:paraId="5AEADC3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0FB027"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E5B784"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2BDF36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C30B0C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2FBB39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728C495C"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2F19B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FB6CA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8452C2"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MPK403</w:t>
            </w:r>
          </w:p>
        </w:tc>
        <w:tc>
          <w:tcPr>
            <w:tcW w:w="2402" w:type="dxa"/>
            <w:tcBorders>
              <w:top w:val="single" w:sz="4" w:space="0" w:color="auto"/>
              <w:left w:val="single" w:sz="4" w:space="0" w:color="auto"/>
              <w:bottom w:val="single" w:sz="4" w:space="0" w:color="auto"/>
              <w:right w:val="nil"/>
            </w:tcBorders>
            <w:shd w:val="clear" w:color="auto" w:fill="auto"/>
            <w:noWrap/>
            <w:vAlign w:val="center"/>
            <w:hideMark/>
          </w:tcPr>
          <w:p w14:paraId="1B679B45"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English 1</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0BC61C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nil"/>
              <w:bottom w:val="single" w:sz="4" w:space="0" w:color="auto"/>
              <w:right w:val="single" w:sz="4" w:space="0" w:color="auto"/>
            </w:tcBorders>
            <w:shd w:val="clear" w:color="auto" w:fill="auto"/>
            <w:noWrap/>
            <w:vAlign w:val="center"/>
            <w:hideMark/>
          </w:tcPr>
          <w:p w14:paraId="06002CF2"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nil"/>
              <w:left w:val="nil"/>
              <w:bottom w:val="single" w:sz="4" w:space="0" w:color="000000"/>
              <w:right w:val="nil"/>
            </w:tcBorders>
            <w:shd w:val="clear" w:color="auto" w:fill="auto"/>
            <w:noWrap/>
            <w:vAlign w:val="bottom"/>
            <w:hideMark/>
          </w:tcPr>
          <w:p w14:paraId="4FC8F9FC"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2B099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57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A1CE0C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E7AE79"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1D27AE"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088223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1966AC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3D1537ED"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E7372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3C6A6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CBB077"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PCN413</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3D890A"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Chinese Character 1</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7BF2D3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372026"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nil"/>
              <w:left w:val="single" w:sz="4" w:space="0" w:color="auto"/>
              <w:bottom w:val="single" w:sz="4" w:space="0" w:color="auto"/>
              <w:right w:val="single" w:sz="4" w:space="0" w:color="auto"/>
            </w:tcBorders>
            <w:shd w:val="clear" w:color="auto" w:fill="auto"/>
            <w:noWrap/>
            <w:vAlign w:val="center"/>
            <w:hideMark/>
          </w:tcPr>
          <w:p w14:paraId="19D94B57"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2C140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0A59EA"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285761"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4ACD0F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4D9A4C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C93CC6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15968297"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0F54E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3887D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C03B38"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PCN405</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AC8D56"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Chinese Listening and Speaking</w:t>
            </w:r>
          </w:p>
        </w:tc>
        <w:tc>
          <w:tcPr>
            <w:tcW w:w="718" w:type="dxa"/>
            <w:tcBorders>
              <w:top w:val="nil"/>
              <w:left w:val="nil"/>
              <w:bottom w:val="nil"/>
              <w:right w:val="nil"/>
            </w:tcBorders>
            <w:shd w:val="clear" w:color="auto" w:fill="auto"/>
            <w:noWrap/>
            <w:vAlign w:val="bottom"/>
            <w:hideMark/>
          </w:tcPr>
          <w:p w14:paraId="1BB70CB7"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6F79B5"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79CFB8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6B588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2FA94D"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7ED7CC"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5298B7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5D7623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2DEBA1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68D00138"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1C9A1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5</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50703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EEFF73"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PCN417</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CA9B18"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Chinese Pronunciation</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CACCA07"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CF2E02"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nil"/>
              <w:left w:val="nil"/>
              <w:bottom w:val="nil"/>
              <w:right w:val="nil"/>
            </w:tcBorders>
            <w:shd w:val="clear" w:color="auto" w:fill="auto"/>
            <w:noWrap/>
            <w:vAlign w:val="bottom"/>
            <w:hideMark/>
          </w:tcPr>
          <w:p w14:paraId="4624D6C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51224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9DEE24"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C5B2D2"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D69F0A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442837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6B9968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630083F3"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CBB53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6</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F29ED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C59FD5"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PCN401</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91B1E1"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Comprehensive Chinese 1</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161D63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62B3ED"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9D3F52"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93294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A3944F"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7D7CC8"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028D59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9966F3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B34C89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151ADB84"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D2F08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7</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62FA9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340A28"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PCN478</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768D2C"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Language Learning Theory</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212DFE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2356D7"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C72E01"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3CBA2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BF13B5"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63EBE9"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05E055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20091B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AE2AD2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22F5546F"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640FA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8</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BA269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66E796"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MPK403</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CF4DF1"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English 2</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8EDF85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5CB05E"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E6D7AC"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ECACE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57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6B349A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1D7D30"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585508"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4C2EF6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566C73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4E26520A"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B4FCC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9</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52C2C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0612C6"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PCN414</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0AF34B"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Chinese Character 2</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F247B6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9E3119"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CE6566"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14C14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48E9F0"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4367F2"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8F7548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3729FE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F6E1B9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0FF6763D"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263B1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10</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B521E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E20771"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PCN410</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4424D7"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Chinese Extensive Reading 2</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245F4B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C9FB8D"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C43FB8"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CD341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54EDD7"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3518AA"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1FFF72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3B9018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B7DB0D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6F34DF6D"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2A9D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11</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DBB43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9C9018"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PCN406</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50CFD2"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Chinese Listening and Speaking 2</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C4182BA"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4118CD"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461346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25568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742D9D"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06B3F6"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B3290A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DE4178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26887F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550D96DF"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6C4A7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12</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727AD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DF9DB7"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PCN402</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B248E1"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Comprehensive Chinese 2</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0A2999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EACBAA"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93E6C4"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08B4E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1121F7"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50D9F8"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0C6E5B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968A48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E7CCE9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7B3A4630"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61CF1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13</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5181C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ECE838"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MPK401</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956AE9"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Religion</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B3339D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3E0A94"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2888B5"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1189C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57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3DE90A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5FFA7C"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193A4B"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7DE218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FB8AFB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4961C070"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A3948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14</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86BB7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D2A0B2"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MPK428</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6B85D6"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Bahasa Indonesia</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4FA2CE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9A2CD4"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B6ABB6"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E6582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57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ACFE34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4FB760"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3A8C69"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E2943E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01ED1C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68701866"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20750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lastRenderedPageBreak/>
              <w:t>15</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36A6C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A8BEDD"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PCN457</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AF0252"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Comprehensive Chinese 3</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9F8DC0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1EDDE1"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32BD94"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9FC37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1B5B63"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8DE205"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124B9C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8F8BB2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9316EB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6696B3B6"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64DF5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16</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D7ED3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B4E33A"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PCN415</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7DE608"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Basic Writing 1</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3EEC96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B232A3"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4D8176"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6C7B7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C83CEC"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D5FD48"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D627AF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613237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744D47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643C17D4"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7943F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17</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30C4A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F417EC"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PCN411</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46A4DB"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Chinese Extensive Reading 3</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62F438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3E169D"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F661F2"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1863B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B76043"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F4EE4A"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36661C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9C1E16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DF17C5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1D527756"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6B148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18</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FF6A3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99AA0D"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PCN407</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1D7CCD"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Chinese Listening and Speaking 3</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749BAA3"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89C3DA"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A2B445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EA3FD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9EBF7E"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250FB3"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ED8387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7FA2EF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3E9043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659DDC91"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B8E62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19</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630E3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24FA92"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MPK402</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AD7B7F"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Pancasila</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567836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294FE7"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EB14F4"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8FABC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57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1BDFB0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537663"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F174B3"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616F4D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9BB685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1E9D3C02"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238B2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20</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9E474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20A4FD"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MPK429</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665AF9"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Sistem</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Informasi</w:t>
            </w:r>
            <w:proofErr w:type="spellEnd"/>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9BCCCD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0BFBEB"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CC6B12"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345F6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3C4E9B"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A04A88"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E57FC0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06D64D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FC2C8C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02B374C8"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13D7B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21</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4864A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49F8DE"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PCN421</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DD17D7"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Elementary and Intermediate HSK Training</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5E87FF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8270BD"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2BD11B"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01FFD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C04E24"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82AB18"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4EAA6C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90C680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BFF783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639B7CCF"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93C2D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22</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A7B0E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3AF1EC"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PCN468</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5FE0BF"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Cross Cultural Understanding</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93DDC7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3EF22F"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DB6B5"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B7427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7D29FD"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C0C48C"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1410F7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7FA411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69EC29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59911C93"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0FF14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23</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A7459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24CEA7"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PCN458</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18A3A0"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Comprehensive Chinese 4</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04A16F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60D29B"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7C7752"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FA7E0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6</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C18220"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A9C637"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525F57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C47772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CB2FC9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5552F535"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02069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24</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C300B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FEE84A"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PCN463</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220BC5"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 xml:space="preserve">Teaching Chinese as a </w:t>
            </w:r>
            <w:proofErr w:type="spellStart"/>
            <w:r w:rsidRPr="00DB25C4">
              <w:rPr>
                <w:rFonts w:eastAsia="Times New Roman" w:cstheme="minorHAnsi"/>
                <w:color w:val="000000" w:themeColor="text1"/>
                <w:lang w:eastAsia="en-ID"/>
              </w:rPr>
              <w:t>Foreigns</w:t>
            </w:r>
            <w:proofErr w:type="spellEnd"/>
            <w:r w:rsidRPr="00DB25C4">
              <w:rPr>
                <w:rFonts w:eastAsia="Times New Roman" w:cstheme="minorHAnsi"/>
                <w:color w:val="000000" w:themeColor="text1"/>
                <w:lang w:eastAsia="en-ID"/>
              </w:rPr>
              <w:t xml:space="preserve"> Language</w:t>
            </w:r>
          </w:p>
        </w:tc>
        <w:tc>
          <w:tcPr>
            <w:tcW w:w="7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2A307B"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9293B8"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03A01E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66D28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A865E2"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594FEA"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F5BA26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972B79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0FAEC9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1BCD8CC8"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95CD5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25</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F4643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B48BDC"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PCN416</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664B85"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Basic Writing 2</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96BE39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05F8A3"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205038"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B2475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689E85"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95FEBA"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859F81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E8E7D7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B71120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2A528573"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9EA04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26</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76E86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BDBA5C"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PCN408</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A3558E"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Chinese Listening and Speaking 4</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D16056B"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DADC1A"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73A793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49B79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14AAB1"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E520CB"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427D31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6D97D1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0A162A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071C5636"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D64C0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27</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2F1AF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2AEDBF"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PCN441</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EF74B4"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Reading Analysis and Pragmatics</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E5CFFB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CA357E"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72F6D8"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748EA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91F390"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39B30F"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596EE7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A46FE8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0A077A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4221CEB5"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23FCB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28</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A364B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5C28C3"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MPK419</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4779C"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Leadership</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BBD936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CCE0D0"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D951D8"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25B3D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714048"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BBE9B0"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800F57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7D642E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1D276B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34A6018A"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03C96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29</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51369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A96E4C"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MPK430</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F908E4"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Kewarganegaraan</w:t>
            </w:r>
            <w:proofErr w:type="spellEnd"/>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AD6DDE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0BE744"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B421AE"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7CBB0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57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C1E979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AB26BF"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FA41FB"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7C216C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BF1571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0E7C649B"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95E73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30</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D4324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989219"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PCN418</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29A28D"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Introduction to Modern Chinese Grammar</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34DAA0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81A2B8"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4C3933"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3B108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F5CAF6"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77F086"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452FE2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EECDDD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008038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72C59AA0"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2C4CD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31</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8DFA8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5</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D1D083"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PCN484</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38EA8A"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Research Technique</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28A656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61263D"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04DBBB"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6E928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F795EA"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3F0242"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646660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5C61D3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C5CE4E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768C2AA1"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C9D4E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32</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F86CD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5</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7366CB"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PCN469</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3B3D8E"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Mandarin for Young Learners</w:t>
            </w:r>
          </w:p>
        </w:tc>
        <w:tc>
          <w:tcPr>
            <w:tcW w:w="7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B5592F"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2B4FCA"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4A0F1F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706F9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76F224"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341E93"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585E2E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C5E177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0B7643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66B2D1D4"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4C597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lastRenderedPageBreak/>
              <w:t>33</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1161E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5</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E4D65E"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PCN460</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00C7FC"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Comprehensive Chinese 5</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A0507B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0579A7"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18DFC5"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4D7C2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A1D4F7"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73E2EC"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2D52D6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73AE48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95E6E1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375C6BC0"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28B1E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34</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3E608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5</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0A2B6E"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PCN473</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30F59F"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HSK 5</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B4BCCB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F9A7A0"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A09DD7"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D3E63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32E2A2"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2D2C01"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BFE035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AD23C4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E5F416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18829F12"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9E771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35</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4BC57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5</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E30F84"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PCN452</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D71803"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Chinese Listening and Speaking</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1C11BDC"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5688A3"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AC4942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748C3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32D632"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4FFDF3"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8CE3F8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B68C9C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E10E08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5BE7A0EA"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1D2B1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36</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0BCC8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5</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B149F4"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EMB401A</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6EEE5A"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Enterpreneurship</w:t>
            </w:r>
            <w:proofErr w:type="spellEnd"/>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5BAF54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612F2A"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5B2DE8"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FCFA5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1CCC60"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D94083"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B8CBFE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1ABB4E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346BDA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2632E852"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150FA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37</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05F03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5</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DDBF42"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PCN431</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FF06D1"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Oral Chinese for Business*</w:t>
            </w:r>
          </w:p>
        </w:tc>
        <w:tc>
          <w:tcPr>
            <w:tcW w:w="7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B55079"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DD15E9"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A9E715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6E434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21F5"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DB970E"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B3EF93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9EC441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7FD29A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1F31B4F9"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75BA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38</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548CB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5</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A6D092"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PCN433</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9C628E"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 xml:space="preserve">Business </w:t>
            </w:r>
            <w:proofErr w:type="spellStart"/>
            <w:r w:rsidRPr="00DB25C4">
              <w:rPr>
                <w:rFonts w:eastAsia="Times New Roman" w:cstheme="minorHAnsi"/>
                <w:color w:val="000000" w:themeColor="text1"/>
                <w:lang w:eastAsia="en-ID"/>
              </w:rPr>
              <w:t>Aplied</w:t>
            </w:r>
            <w:proofErr w:type="spellEnd"/>
            <w:r w:rsidRPr="00DB25C4">
              <w:rPr>
                <w:rFonts w:eastAsia="Times New Roman" w:cstheme="minorHAnsi"/>
                <w:color w:val="000000" w:themeColor="text1"/>
                <w:lang w:eastAsia="en-ID"/>
              </w:rPr>
              <w:t xml:space="preserve"> Composition*</w:t>
            </w:r>
          </w:p>
        </w:tc>
        <w:tc>
          <w:tcPr>
            <w:tcW w:w="7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7DC28C"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9D29FB"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C607A1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37CFF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3319D1"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7238E5"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3FD9E7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3B4AC3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540BA2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5E02F708"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F8694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39</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EBCB2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5</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DE0C8F"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PCN482</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949EEC"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Syllabus Development*</w:t>
            </w:r>
          </w:p>
        </w:tc>
        <w:tc>
          <w:tcPr>
            <w:tcW w:w="7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A17677"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4A6595"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327E15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FDA92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4E2E3F"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50F226"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B669A6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A3F6D4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E4F948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51FFE73B"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CBD9E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40</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725CC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5</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5D7E61"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PCN483</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C62B67"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Teaching Material Development*</w:t>
            </w:r>
          </w:p>
        </w:tc>
        <w:tc>
          <w:tcPr>
            <w:tcW w:w="7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7BD1EE"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316430"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7DD5F4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9CF87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F4C69E"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748FFD"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1C4A8A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0874DB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1BE062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11B462BB"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56A38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41</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CCCE8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6</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1D0D3A"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PCN461</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915CA3"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Comprehensive Chinese 6</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F9BA8B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A4439C"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C263F5"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816EE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8811B5"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1C2C11"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7D33D7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DE9443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8EB9B5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6002D7EB"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3C63E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42</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D1185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6</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A08F42"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PCN453</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A4D143"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Chinese Listening and Speaking 6</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2FCBB9A"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B5C8A2"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CDE9F7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99071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B24CFB"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401F8A"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E06A96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09DBE1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E91875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3E0FEA87"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224A2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43</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84B19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6</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9C958A"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PCN487</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2199C3"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Seminar on Research Proposal</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114A46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F31593"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8F7773"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E668D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500573"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EDD96D"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6BB23D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45A785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DC6C8B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55BA745D"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A51E2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44</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82813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6</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A47DB6"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PCN488</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77A1D6"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Translation</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68845B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E849F0"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6953B4"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BD003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BE70C3"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F8AB73"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4D646F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B6DA36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821DA2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565355EC"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0EF31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45</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90BB5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6</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707197"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PCN426</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C29E78"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Newspaper Periodic Reading</w:t>
            </w:r>
          </w:p>
        </w:tc>
        <w:tc>
          <w:tcPr>
            <w:tcW w:w="7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466206"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2B408C"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A57EF7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8A547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D76EEB"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C70BED"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5218C2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30A237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6FF2C4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061A08A9"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14114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46</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E8BD9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6</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BF3FE6"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PCN454</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032ACE"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Report Writing</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D8DE8E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2D4F2B"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430F9F"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BB08E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522E7C"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CE2257"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0083A0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6A745E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A32B36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7E368F75"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CAE76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47</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1B3F9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6</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645FE6"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PCN486</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BFC9AD"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Microteaching*</w:t>
            </w:r>
          </w:p>
        </w:tc>
        <w:tc>
          <w:tcPr>
            <w:tcW w:w="7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A8EADB"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46BACF"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2797C9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AD0A6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7462E3"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028006"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4F62CB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31D32D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234CA0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77014854"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2A687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48</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F5E1D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6</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E4C0D3"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PCN495</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C65DCE"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Chinese Business*</w:t>
            </w:r>
          </w:p>
        </w:tc>
        <w:tc>
          <w:tcPr>
            <w:tcW w:w="7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098B1D"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2ACB3A"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2C334E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D2658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8DC86F"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4F1361"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1A74DE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A644C5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4D1930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2A4FEB54"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40BCD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49</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998DE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7</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E58BD1"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PCN465</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31B3E7"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Internship</w:t>
            </w:r>
          </w:p>
        </w:tc>
        <w:tc>
          <w:tcPr>
            <w:tcW w:w="7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CFA32B"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B3AB5E"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BC2340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51D1C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E95060"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BD5C99"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1963EB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BF1946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DD61E2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r w:rsidR="0076297E" w:rsidRPr="00DB25C4" w14:paraId="5EEB0AD3" w14:textId="77777777" w:rsidTr="00CD4E67">
        <w:trPr>
          <w:trHeight w:val="300"/>
        </w:trPr>
        <w:tc>
          <w:tcPr>
            <w:tcW w:w="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03C69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50</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E656D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8</w:t>
            </w:r>
          </w:p>
        </w:tc>
        <w:tc>
          <w:tcPr>
            <w:tcW w:w="1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9F251E"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PCN466</w:t>
            </w:r>
          </w:p>
        </w:tc>
        <w:tc>
          <w:tcPr>
            <w:tcW w:w="2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5FB8A8"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Thesis</w:t>
            </w:r>
          </w:p>
        </w:tc>
        <w:tc>
          <w:tcPr>
            <w:tcW w:w="71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C3BC6D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472C33"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89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1776610"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1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933CD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6</w:t>
            </w: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92EE4F"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CD287D"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6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B970A7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473" w:type="dxa"/>
            <w:gridSpan w:val="2"/>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C78726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3C8F1A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w:t>
            </w:r>
          </w:p>
        </w:tc>
      </w:tr>
    </w:tbl>
    <w:p w14:paraId="7A0B3038" w14:textId="77777777" w:rsidR="0076297E" w:rsidRPr="00DB25C4" w:rsidRDefault="0076297E" w:rsidP="00687314">
      <w:pPr>
        <w:spacing w:after="0" w:line="240" w:lineRule="auto"/>
        <w:jc w:val="both"/>
        <w:rPr>
          <w:rFonts w:cstheme="minorHAnsi"/>
          <w:color w:val="000000" w:themeColor="text1"/>
        </w:rPr>
      </w:pPr>
    </w:p>
    <w:p w14:paraId="5F640ADD" w14:textId="2A00750A" w:rsidR="0076297E" w:rsidRPr="00DB25C4" w:rsidRDefault="0076297E" w:rsidP="00687314">
      <w:pPr>
        <w:spacing w:after="0" w:line="240" w:lineRule="auto"/>
        <w:ind w:firstLine="720"/>
        <w:jc w:val="both"/>
        <w:rPr>
          <w:rFonts w:cstheme="minorHAnsi"/>
          <w:color w:val="000000" w:themeColor="text1"/>
        </w:rPr>
      </w:pPr>
      <w:proofErr w:type="spellStart"/>
      <w:r w:rsidRPr="00DB25C4">
        <w:rPr>
          <w:rFonts w:cstheme="minorHAnsi"/>
          <w:color w:val="000000" w:themeColor="text1"/>
        </w:rPr>
        <w:lastRenderedPageBreak/>
        <w:t>Namun</w:t>
      </w:r>
      <w:proofErr w:type="spellEnd"/>
      <w:r w:rsidRPr="00DB25C4">
        <w:rPr>
          <w:rFonts w:cstheme="minorHAnsi"/>
          <w:color w:val="000000" w:themeColor="text1"/>
        </w:rPr>
        <w:t xml:space="preserve">, </w:t>
      </w:r>
      <w:proofErr w:type="spellStart"/>
      <w:r w:rsidRPr="00DB25C4">
        <w:rPr>
          <w:rFonts w:cstheme="minorHAnsi"/>
          <w:color w:val="000000" w:themeColor="text1"/>
        </w:rPr>
        <w:t>seiring</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berkembangnya</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Merdeka </w:t>
      </w:r>
      <w:proofErr w:type="spellStart"/>
      <w:r w:rsidRPr="00DB25C4">
        <w:rPr>
          <w:rFonts w:cstheme="minorHAnsi"/>
          <w:color w:val="000000" w:themeColor="text1"/>
        </w:rPr>
        <w:t>Belajar</w:t>
      </w:r>
      <w:proofErr w:type="spellEnd"/>
      <w:r w:rsidRPr="00DB25C4">
        <w:rPr>
          <w:rFonts w:cstheme="minorHAnsi"/>
          <w:color w:val="000000" w:themeColor="text1"/>
        </w:rPr>
        <w:t xml:space="preserve"> </w:t>
      </w:r>
      <w:proofErr w:type="spellStart"/>
      <w:r w:rsidRPr="00DB25C4">
        <w:rPr>
          <w:rFonts w:cstheme="minorHAnsi"/>
          <w:color w:val="000000" w:themeColor="text1"/>
        </w:rPr>
        <w:t>Kampus</w:t>
      </w:r>
      <w:proofErr w:type="spellEnd"/>
      <w:r w:rsidRPr="00DB25C4">
        <w:rPr>
          <w:rFonts w:cstheme="minorHAnsi"/>
          <w:color w:val="000000" w:themeColor="text1"/>
        </w:rPr>
        <w:t xml:space="preserve"> Merdeka (MBKM)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yang </w:t>
      </w:r>
      <w:proofErr w:type="spellStart"/>
      <w:r w:rsidRPr="00DB25C4">
        <w:rPr>
          <w:rFonts w:cstheme="minorHAnsi"/>
          <w:color w:val="000000" w:themeColor="text1"/>
        </w:rPr>
        <w:t>terlampir</w:t>
      </w:r>
      <w:proofErr w:type="spellEnd"/>
      <w:r w:rsidRPr="00DB25C4">
        <w:rPr>
          <w:rFonts w:cstheme="minorHAnsi"/>
          <w:color w:val="000000" w:themeColor="text1"/>
        </w:rPr>
        <w:t xml:space="preserve"> pada 6.1.2.1, </w:t>
      </w:r>
      <w:proofErr w:type="spellStart"/>
      <w:r w:rsidRPr="00DB25C4">
        <w:rPr>
          <w:rFonts w:cstheme="minorHAnsi"/>
          <w:color w:val="000000" w:themeColor="text1"/>
        </w:rPr>
        <w:t>kurikulum</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dirancang</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memberikan</w:t>
      </w:r>
      <w:proofErr w:type="spellEnd"/>
      <w:r w:rsidRPr="00DB25C4">
        <w:rPr>
          <w:rFonts w:cstheme="minorHAnsi"/>
          <w:color w:val="000000" w:themeColor="text1"/>
        </w:rPr>
        <w:t xml:space="preserve"> </w:t>
      </w:r>
      <w:proofErr w:type="spellStart"/>
      <w:r w:rsidRPr="00DB25C4">
        <w:rPr>
          <w:rFonts w:cstheme="minorHAnsi"/>
          <w:color w:val="000000" w:themeColor="text1"/>
        </w:rPr>
        <w:t>hak</w:t>
      </w:r>
      <w:proofErr w:type="spellEnd"/>
      <w:r w:rsidRPr="00DB25C4">
        <w:rPr>
          <w:rFonts w:cstheme="minorHAnsi"/>
          <w:color w:val="000000" w:themeColor="text1"/>
        </w:rPr>
        <w:t xml:space="preserve"> </w:t>
      </w:r>
      <w:proofErr w:type="spellStart"/>
      <w:r w:rsidRPr="00DB25C4">
        <w:rPr>
          <w:rFonts w:cstheme="minorHAnsi"/>
          <w:color w:val="000000" w:themeColor="text1"/>
        </w:rPr>
        <w:t>maksimal</w:t>
      </w:r>
      <w:proofErr w:type="spellEnd"/>
      <w:r w:rsidRPr="00DB25C4">
        <w:rPr>
          <w:rFonts w:cstheme="minorHAnsi"/>
          <w:color w:val="000000" w:themeColor="text1"/>
        </w:rPr>
        <w:t xml:space="preserve"> 60 </w:t>
      </w:r>
      <w:proofErr w:type="spellStart"/>
      <w:r w:rsidRPr="00DB25C4">
        <w:rPr>
          <w:rFonts w:cstheme="minorHAnsi"/>
          <w:color w:val="000000" w:themeColor="text1"/>
        </w:rPr>
        <w:t>sks</w:t>
      </w:r>
      <w:proofErr w:type="spellEnd"/>
      <w:r w:rsidRPr="00DB25C4">
        <w:rPr>
          <w:rFonts w:cstheme="minorHAnsi"/>
          <w:color w:val="000000" w:themeColor="text1"/>
        </w:rPr>
        <w:t xml:space="preserve"> </w:t>
      </w:r>
      <w:proofErr w:type="spellStart"/>
      <w:r w:rsidRPr="00DB25C4">
        <w:rPr>
          <w:rFonts w:cstheme="minorHAnsi"/>
          <w:color w:val="000000" w:themeColor="text1"/>
        </w:rPr>
        <w:t>kepada</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yang </w:t>
      </w:r>
      <w:proofErr w:type="spellStart"/>
      <w:r w:rsidRPr="00DB25C4">
        <w:rPr>
          <w:rFonts w:cstheme="minorHAnsi"/>
          <w:color w:val="000000" w:themeColor="text1"/>
        </w:rPr>
        <w:t>terdiri</w:t>
      </w:r>
      <w:proofErr w:type="spellEnd"/>
      <w:r w:rsidRPr="00DB25C4">
        <w:rPr>
          <w:rFonts w:cstheme="minorHAnsi"/>
          <w:color w:val="000000" w:themeColor="text1"/>
        </w:rPr>
        <w:t xml:space="preserve"> </w:t>
      </w:r>
      <w:proofErr w:type="spellStart"/>
      <w:r w:rsidRPr="00DB25C4">
        <w:rPr>
          <w:rFonts w:cstheme="minorHAnsi"/>
          <w:color w:val="000000" w:themeColor="text1"/>
        </w:rPr>
        <w:t>dari</w:t>
      </w:r>
      <w:proofErr w:type="spellEnd"/>
      <w:r w:rsidRPr="00DB25C4">
        <w:rPr>
          <w:rFonts w:cstheme="minorHAnsi"/>
          <w:color w:val="000000" w:themeColor="text1"/>
        </w:rPr>
        <w:t xml:space="preserve"> 20 </w:t>
      </w:r>
      <w:proofErr w:type="spellStart"/>
      <w:r w:rsidRPr="00DB25C4">
        <w:rPr>
          <w:rFonts w:cstheme="minorHAnsi"/>
          <w:color w:val="000000" w:themeColor="text1"/>
        </w:rPr>
        <w:t>sks</w:t>
      </w:r>
      <w:proofErr w:type="spellEnd"/>
      <w:r w:rsidRPr="00DB25C4">
        <w:rPr>
          <w:rFonts w:cstheme="minorHAnsi"/>
          <w:color w:val="000000" w:themeColor="text1"/>
        </w:rPr>
        <w:t xml:space="preserve"> yang </w:t>
      </w:r>
      <w:proofErr w:type="spellStart"/>
      <w:r w:rsidRPr="00DB25C4">
        <w:rPr>
          <w:rFonts w:cstheme="minorHAnsi"/>
          <w:color w:val="000000" w:themeColor="text1"/>
        </w:rPr>
        <w:t>bisa</w:t>
      </w:r>
      <w:proofErr w:type="spellEnd"/>
      <w:r w:rsidRPr="00DB25C4">
        <w:rPr>
          <w:rFonts w:cstheme="minorHAnsi"/>
          <w:color w:val="000000" w:themeColor="text1"/>
        </w:rPr>
        <w:t xml:space="preserve"> </w:t>
      </w:r>
      <w:proofErr w:type="spellStart"/>
      <w:r w:rsidRPr="00DB25C4">
        <w:rPr>
          <w:rFonts w:cstheme="minorHAnsi"/>
          <w:color w:val="000000" w:themeColor="text1"/>
        </w:rPr>
        <w:t>diambil</w:t>
      </w:r>
      <w:proofErr w:type="spellEnd"/>
      <w:r w:rsidRPr="00DB25C4">
        <w:rPr>
          <w:rFonts w:cstheme="minorHAnsi"/>
          <w:color w:val="000000" w:themeColor="text1"/>
        </w:rPr>
        <w:t xml:space="preserve"> di </w:t>
      </w:r>
      <w:proofErr w:type="spellStart"/>
      <w:r w:rsidRPr="00DB25C4">
        <w:rPr>
          <w:rFonts w:cstheme="minorHAnsi"/>
          <w:color w:val="000000" w:themeColor="text1"/>
        </w:rPr>
        <w:t>luar</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di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perguruan</w:t>
      </w:r>
      <w:proofErr w:type="spellEnd"/>
      <w:r w:rsidRPr="00DB25C4">
        <w:rPr>
          <w:rFonts w:cstheme="minorHAnsi"/>
          <w:color w:val="000000" w:themeColor="text1"/>
        </w:rPr>
        <w:t xml:space="preserve"> </w:t>
      </w:r>
      <w:proofErr w:type="spellStart"/>
      <w:r w:rsidRPr="00DB25C4">
        <w:rPr>
          <w:rFonts w:cstheme="minorHAnsi"/>
          <w:color w:val="000000" w:themeColor="text1"/>
        </w:rPr>
        <w:t>tinggi</w:t>
      </w:r>
      <w:proofErr w:type="spellEnd"/>
      <w:r w:rsidRPr="00DB25C4">
        <w:rPr>
          <w:rFonts w:cstheme="minorHAnsi"/>
          <w:color w:val="000000" w:themeColor="text1"/>
        </w:rPr>
        <w:t xml:space="preserve"> dan 40 </w:t>
      </w:r>
      <w:proofErr w:type="spellStart"/>
      <w:r w:rsidRPr="00DB25C4">
        <w:rPr>
          <w:rFonts w:cstheme="minorHAnsi"/>
          <w:color w:val="000000" w:themeColor="text1"/>
        </w:rPr>
        <w:t>sks</w:t>
      </w:r>
      <w:proofErr w:type="spellEnd"/>
      <w:r w:rsidRPr="00DB25C4">
        <w:rPr>
          <w:rFonts w:cstheme="minorHAnsi"/>
          <w:color w:val="000000" w:themeColor="text1"/>
        </w:rPr>
        <w:t xml:space="preserve"> di </w:t>
      </w:r>
      <w:proofErr w:type="spellStart"/>
      <w:r w:rsidRPr="00DB25C4">
        <w:rPr>
          <w:rFonts w:cstheme="minorHAnsi"/>
          <w:color w:val="000000" w:themeColor="text1"/>
        </w:rPr>
        <w:t>luar</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di </w:t>
      </w:r>
      <w:proofErr w:type="spellStart"/>
      <w:r w:rsidRPr="00DB25C4">
        <w:rPr>
          <w:rFonts w:cstheme="minorHAnsi"/>
          <w:color w:val="000000" w:themeColor="text1"/>
        </w:rPr>
        <w:t>luar</w:t>
      </w:r>
      <w:proofErr w:type="spellEnd"/>
      <w:r w:rsidRPr="00DB25C4">
        <w:rPr>
          <w:rFonts w:cstheme="minorHAnsi"/>
          <w:color w:val="000000" w:themeColor="text1"/>
        </w:rPr>
        <w:t xml:space="preserve"> </w:t>
      </w:r>
      <w:proofErr w:type="spellStart"/>
      <w:r w:rsidRPr="00DB25C4">
        <w:rPr>
          <w:rFonts w:cstheme="minorHAnsi"/>
          <w:color w:val="000000" w:themeColor="text1"/>
        </w:rPr>
        <w:t>perguruan</w:t>
      </w:r>
      <w:proofErr w:type="spellEnd"/>
      <w:r w:rsidRPr="00DB25C4">
        <w:rPr>
          <w:rFonts w:cstheme="minorHAnsi"/>
          <w:color w:val="000000" w:themeColor="text1"/>
        </w:rPr>
        <w:t xml:space="preserve"> </w:t>
      </w:r>
      <w:proofErr w:type="spellStart"/>
      <w:r w:rsidRPr="00DB25C4">
        <w:rPr>
          <w:rFonts w:cstheme="minorHAnsi"/>
          <w:color w:val="000000" w:themeColor="text1"/>
        </w:rPr>
        <w:t>tinggi</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MBKM yang </w:t>
      </w:r>
      <w:proofErr w:type="spellStart"/>
      <w:r w:rsidRPr="00DB25C4">
        <w:rPr>
          <w:rFonts w:cstheme="minorHAnsi"/>
          <w:color w:val="000000" w:themeColor="text1"/>
        </w:rPr>
        <w:t>diselenggarakan</w:t>
      </w:r>
      <w:proofErr w:type="spellEnd"/>
      <w:r w:rsidRPr="00DB25C4">
        <w:rPr>
          <w:rFonts w:cstheme="minorHAnsi"/>
          <w:color w:val="000000" w:themeColor="text1"/>
        </w:rPr>
        <w:t xml:space="preserve"> di </w:t>
      </w:r>
      <w:proofErr w:type="spellStart"/>
      <w:r w:rsidRPr="00DB25C4">
        <w:rPr>
          <w:rFonts w:cstheme="minorHAnsi"/>
          <w:color w:val="000000" w:themeColor="text1"/>
        </w:rPr>
        <w:t>luar</w:t>
      </w:r>
      <w:proofErr w:type="spellEnd"/>
      <w:r w:rsidRPr="00DB25C4">
        <w:rPr>
          <w:rFonts w:cstheme="minorHAnsi"/>
          <w:color w:val="000000" w:themeColor="text1"/>
        </w:rPr>
        <w:t xml:space="preserve"> </w:t>
      </w:r>
      <w:proofErr w:type="spellStart"/>
      <w:r w:rsidRPr="00DB25C4">
        <w:rPr>
          <w:rFonts w:cstheme="minorHAnsi"/>
          <w:color w:val="000000" w:themeColor="text1"/>
        </w:rPr>
        <w:t>perguruan</w:t>
      </w:r>
      <w:proofErr w:type="spellEnd"/>
      <w:r w:rsidRPr="00DB25C4">
        <w:rPr>
          <w:rFonts w:cstheme="minorHAnsi"/>
          <w:color w:val="000000" w:themeColor="text1"/>
        </w:rPr>
        <w:t xml:space="preserve"> </w:t>
      </w:r>
      <w:proofErr w:type="spellStart"/>
      <w:r w:rsidRPr="00DB25C4">
        <w:rPr>
          <w:rFonts w:cstheme="minorHAnsi"/>
          <w:color w:val="000000" w:themeColor="text1"/>
        </w:rPr>
        <w:t>tinggi</w:t>
      </w:r>
      <w:proofErr w:type="spellEnd"/>
      <w:r w:rsidRPr="00DB25C4">
        <w:rPr>
          <w:rFonts w:cstheme="minorHAnsi"/>
          <w:color w:val="000000" w:themeColor="text1"/>
        </w:rPr>
        <w:t xml:space="preserve"> </w:t>
      </w:r>
      <w:proofErr w:type="spellStart"/>
      <w:r w:rsidRPr="00DB25C4">
        <w:rPr>
          <w:rFonts w:cstheme="minorHAnsi"/>
          <w:color w:val="000000" w:themeColor="text1"/>
        </w:rPr>
        <w:t>baik</w:t>
      </w:r>
      <w:proofErr w:type="spellEnd"/>
      <w:r w:rsidRPr="00DB25C4">
        <w:rPr>
          <w:rFonts w:cstheme="minorHAnsi"/>
          <w:color w:val="000000" w:themeColor="text1"/>
        </w:rPr>
        <w:t xml:space="preserve"> </w:t>
      </w:r>
      <w:proofErr w:type="spellStart"/>
      <w:r w:rsidRPr="00DB25C4">
        <w:rPr>
          <w:rFonts w:cstheme="minorHAnsi"/>
          <w:color w:val="000000" w:themeColor="text1"/>
        </w:rPr>
        <w:t>diselenggarakan</w:t>
      </w:r>
      <w:proofErr w:type="spellEnd"/>
      <w:r w:rsidRPr="00DB25C4">
        <w:rPr>
          <w:rFonts w:cstheme="minorHAnsi"/>
          <w:color w:val="000000" w:themeColor="text1"/>
        </w:rPr>
        <w:t xml:space="preserve"> </w:t>
      </w:r>
      <w:proofErr w:type="spellStart"/>
      <w:r w:rsidRPr="00DB25C4">
        <w:rPr>
          <w:rFonts w:cstheme="minorHAnsi"/>
          <w:color w:val="000000" w:themeColor="text1"/>
        </w:rPr>
        <w:t>secara</w:t>
      </w:r>
      <w:proofErr w:type="spellEnd"/>
      <w:r w:rsidRPr="00DB25C4">
        <w:rPr>
          <w:rFonts w:cstheme="minorHAnsi"/>
          <w:color w:val="000000" w:themeColor="text1"/>
        </w:rPr>
        <w:t xml:space="preserve"> </w:t>
      </w:r>
      <w:proofErr w:type="spellStart"/>
      <w:r w:rsidRPr="00DB25C4">
        <w:rPr>
          <w:rFonts w:cstheme="minorHAnsi"/>
          <w:color w:val="000000" w:themeColor="text1"/>
        </w:rPr>
        <w:t>mandiri</w:t>
      </w:r>
      <w:proofErr w:type="spellEnd"/>
      <w:r w:rsidRPr="00DB25C4">
        <w:rPr>
          <w:rFonts w:cstheme="minorHAnsi"/>
          <w:color w:val="000000" w:themeColor="text1"/>
        </w:rPr>
        <w:t xml:space="preserve"> oleh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maupun</w:t>
      </w:r>
      <w:proofErr w:type="spellEnd"/>
      <w:r w:rsidRPr="00DB25C4">
        <w:rPr>
          <w:rFonts w:cstheme="minorHAnsi"/>
          <w:color w:val="000000" w:themeColor="text1"/>
        </w:rPr>
        <w:t xml:space="preserve"> </w:t>
      </w:r>
      <w:proofErr w:type="spellStart"/>
      <w:r w:rsidRPr="00DB25C4">
        <w:rPr>
          <w:rFonts w:cstheme="minorHAnsi"/>
          <w:color w:val="000000" w:themeColor="text1"/>
        </w:rPr>
        <w:t>d</w:t>
      </w:r>
      <w:r w:rsidR="00513061" w:rsidRPr="00DB25C4">
        <w:rPr>
          <w:rFonts w:cstheme="minorHAnsi"/>
          <w:color w:val="000000" w:themeColor="text1"/>
        </w:rPr>
        <w:t>iselenggarakan</w:t>
      </w:r>
      <w:proofErr w:type="spellEnd"/>
      <w:r w:rsidR="00513061" w:rsidRPr="00DB25C4">
        <w:rPr>
          <w:rFonts w:cstheme="minorHAnsi"/>
          <w:color w:val="000000" w:themeColor="text1"/>
        </w:rPr>
        <w:t xml:space="preserve"> oleh </w:t>
      </w:r>
      <w:proofErr w:type="spellStart"/>
      <w:r w:rsidR="00513061" w:rsidRPr="00DB25C4">
        <w:rPr>
          <w:rFonts w:cstheme="minorHAnsi"/>
          <w:color w:val="000000" w:themeColor="text1"/>
        </w:rPr>
        <w:t>kementerian</w:t>
      </w:r>
      <w:proofErr w:type="spellEnd"/>
      <w:r w:rsidR="00662CB9" w:rsidRPr="00DB25C4">
        <w:rPr>
          <w:rFonts w:cstheme="minorHAnsi"/>
          <w:color w:val="000000" w:themeColor="text1"/>
        </w:rPr>
        <w:t>.</w:t>
      </w:r>
    </w:p>
    <w:p w14:paraId="6968629A" w14:textId="77777777" w:rsidR="00513061" w:rsidRPr="00DB25C4" w:rsidRDefault="00513061" w:rsidP="00687314">
      <w:pPr>
        <w:spacing w:after="0" w:line="240" w:lineRule="auto"/>
        <w:ind w:left="66"/>
        <w:jc w:val="both"/>
        <w:rPr>
          <w:rFonts w:cstheme="minorHAnsi"/>
          <w:color w:val="000000" w:themeColor="text1"/>
        </w:rPr>
        <w:sectPr w:rsidR="00513061" w:rsidRPr="00DB25C4" w:rsidSect="00662CB9">
          <w:pgSz w:w="16838" w:h="11906" w:orient="landscape"/>
          <w:pgMar w:top="1440" w:right="1440" w:bottom="1440" w:left="1440" w:header="708" w:footer="708" w:gutter="0"/>
          <w:cols w:space="708"/>
          <w:docGrid w:linePitch="360"/>
        </w:sectPr>
      </w:pPr>
    </w:p>
    <w:p w14:paraId="1C019A94"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lastRenderedPageBreak/>
        <w:t xml:space="preserve">6.1.2.3 </w:t>
      </w:r>
      <w:proofErr w:type="spellStart"/>
      <w:r w:rsidRPr="00DB25C4">
        <w:rPr>
          <w:rFonts w:cstheme="minorHAnsi"/>
          <w:b/>
          <w:bCs/>
          <w:color w:val="000000" w:themeColor="text1"/>
        </w:rPr>
        <w:t>Dukungan</w:t>
      </w:r>
      <w:proofErr w:type="spellEnd"/>
      <w:r w:rsidRPr="00DB25C4">
        <w:rPr>
          <w:rFonts w:cstheme="minorHAnsi"/>
          <w:b/>
          <w:bCs/>
          <w:color w:val="000000" w:themeColor="text1"/>
        </w:rPr>
        <w:t xml:space="preserve"> UPPS </w:t>
      </w:r>
      <w:proofErr w:type="spellStart"/>
      <w:r w:rsidRPr="00DB25C4">
        <w:rPr>
          <w:rFonts w:cstheme="minorHAnsi"/>
          <w:b/>
          <w:bCs/>
          <w:color w:val="000000" w:themeColor="text1"/>
        </w:rPr>
        <w:t>terhadap</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Pengembangan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Kurikulum</w:t>
      </w:r>
      <w:proofErr w:type="spellEnd"/>
      <w:r w:rsidRPr="00DB25C4">
        <w:rPr>
          <w:rFonts w:cstheme="minorHAnsi"/>
          <w:b/>
          <w:bCs/>
          <w:color w:val="000000" w:themeColor="text1"/>
        </w:rPr>
        <w:t xml:space="preserve"> PS</w:t>
      </w:r>
    </w:p>
    <w:p w14:paraId="0493D9FD" w14:textId="77777777" w:rsidR="0076297E" w:rsidRPr="00DB25C4" w:rsidRDefault="0076297E" w:rsidP="00687314">
      <w:pPr>
        <w:spacing w:after="0" w:line="240" w:lineRule="auto"/>
        <w:ind w:left="66" w:firstLine="654"/>
        <w:jc w:val="both"/>
        <w:rPr>
          <w:rFonts w:cstheme="minorHAnsi"/>
          <w:color w:val="000000" w:themeColor="text1"/>
        </w:rPr>
      </w:pPr>
      <w:proofErr w:type="spellStart"/>
      <w:r w:rsidRPr="00DB25C4">
        <w:rPr>
          <w:rFonts w:cstheme="minorHAnsi"/>
          <w:color w:val="000000" w:themeColor="text1"/>
        </w:rPr>
        <w:t>Dukungan</w:t>
      </w:r>
      <w:proofErr w:type="spellEnd"/>
      <w:r w:rsidRPr="00DB25C4">
        <w:rPr>
          <w:rFonts w:cstheme="minorHAnsi"/>
          <w:color w:val="000000" w:themeColor="text1"/>
        </w:rPr>
        <w:t xml:space="preserve"> UPPS </w:t>
      </w:r>
      <w:proofErr w:type="spellStart"/>
      <w:r w:rsidRPr="00DB25C4">
        <w:rPr>
          <w:rFonts w:cstheme="minorHAnsi"/>
          <w:color w:val="000000" w:themeColor="text1"/>
        </w:rPr>
        <w:t>terhadap</w:t>
      </w:r>
      <w:proofErr w:type="spellEnd"/>
      <w:r w:rsidRPr="00DB25C4">
        <w:rPr>
          <w:rFonts w:cstheme="minorHAnsi"/>
          <w:color w:val="000000" w:themeColor="text1"/>
        </w:rPr>
        <w:t xml:space="preserve"> </w:t>
      </w:r>
      <w:proofErr w:type="spellStart"/>
      <w:r w:rsidRPr="00DB25C4">
        <w:rPr>
          <w:rFonts w:cstheme="minorHAnsi"/>
          <w:color w:val="000000" w:themeColor="text1"/>
        </w:rPr>
        <w:t>pengembangan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PS, </w:t>
      </w:r>
      <w:proofErr w:type="spellStart"/>
      <w:r w:rsidRPr="00DB25C4">
        <w:rPr>
          <w:rFonts w:cstheme="minorHAnsi"/>
          <w:color w:val="000000" w:themeColor="text1"/>
        </w:rPr>
        <w:t>seperti</w:t>
      </w:r>
      <w:proofErr w:type="spellEnd"/>
      <w:r w:rsidRPr="00DB25C4">
        <w:rPr>
          <w:rFonts w:cstheme="minorHAnsi"/>
          <w:color w:val="000000" w:themeColor="text1"/>
        </w:rPr>
        <w:t xml:space="preserve"> (1) </w:t>
      </w:r>
      <w:proofErr w:type="spellStart"/>
      <w:r w:rsidRPr="00DB25C4">
        <w:rPr>
          <w:rFonts w:cstheme="minorHAnsi"/>
          <w:color w:val="000000" w:themeColor="text1"/>
        </w:rPr>
        <w:t>pemberian</w:t>
      </w:r>
      <w:proofErr w:type="spellEnd"/>
      <w:r w:rsidRPr="00DB25C4">
        <w:rPr>
          <w:rFonts w:cstheme="minorHAnsi"/>
          <w:color w:val="000000" w:themeColor="text1"/>
        </w:rPr>
        <w:t xml:space="preserve"> dana, (2</w:t>
      </w:r>
      <w:proofErr w:type="gramStart"/>
      <w:r w:rsidRPr="00DB25C4">
        <w:rPr>
          <w:rFonts w:cstheme="minorHAnsi"/>
          <w:color w:val="000000" w:themeColor="text1"/>
        </w:rPr>
        <w:t xml:space="preserve">)  </w:t>
      </w:r>
      <w:proofErr w:type="spellStart"/>
      <w:r w:rsidRPr="00DB25C4">
        <w:rPr>
          <w:rFonts w:cstheme="minorHAnsi"/>
          <w:color w:val="000000" w:themeColor="text1"/>
        </w:rPr>
        <w:t>berkoordinasi</w:t>
      </w:r>
      <w:proofErr w:type="spellEnd"/>
      <w:proofErr w:type="gram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lembaga</w:t>
      </w:r>
      <w:proofErr w:type="spellEnd"/>
      <w:r w:rsidRPr="00DB25C4">
        <w:rPr>
          <w:rFonts w:cstheme="minorHAnsi"/>
          <w:color w:val="000000" w:themeColor="text1"/>
        </w:rPr>
        <w:t xml:space="preserve"> </w:t>
      </w:r>
      <w:proofErr w:type="spellStart"/>
      <w:r w:rsidRPr="00DB25C4">
        <w:rPr>
          <w:rFonts w:cstheme="minorHAnsi"/>
          <w:color w:val="000000" w:themeColor="text1"/>
        </w:rPr>
        <w:t>atau</w:t>
      </w:r>
      <w:proofErr w:type="spellEnd"/>
      <w:r w:rsidRPr="00DB25C4">
        <w:rPr>
          <w:rFonts w:cstheme="minorHAnsi"/>
          <w:color w:val="000000" w:themeColor="text1"/>
        </w:rPr>
        <w:t xml:space="preserve"> unit yang </w:t>
      </w:r>
      <w:proofErr w:type="spellStart"/>
      <w:r w:rsidRPr="00DB25C4">
        <w:rPr>
          <w:rFonts w:cstheme="minorHAnsi"/>
          <w:color w:val="000000" w:themeColor="text1"/>
        </w:rPr>
        <w:t>memiliki</w:t>
      </w:r>
      <w:proofErr w:type="spellEnd"/>
      <w:r w:rsidRPr="00DB25C4">
        <w:rPr>
          <w:rFonts w:cstheme="minorHAnsi"/>
          <w:color w:val="000000" w:themeColor="text1"/>
        </w:rPr>
        <w:t xml:space="preserve"> </w:t>
      </w:r>
      <w:proofErr w:type="spellStart"/>
      <w:r w:rsidRPr="00DB25C4">
        <w:rPr>
          <w:rFonts w:cstheme="minorHAnsi"/>
          <w:color w:val="000000" w:themeColor="text1"/>
        </w:rPr>
        <w:t>kepakaran</w:t>
      </w:r>
      <w:proofErr w:type="spellEnd"/>
      <w:r w:rsidRPr="00DB25C4">
        <w:rPr>
          <w:rFonts w:cstheme="minorHAnsi"/>
          <w:color w:val="000000" w:themeColor="text1"/>
        </w:rPr>
        <w:t xml:space="preserve"> </w:t>
      </w:r>
      <w:proofErr w:type="spellStart"/>
      <w:r w:rsidRPr="00DB25C4">
        <w:rPr>
          <w:rFonts w:cstheme="minorHAnsi"/>
          <w:color w:val="000000" w:themeColor="text1"/>
        </w:rPr>
        <w:t>terkait</w:t>
      </w:r>
      <w:proofErr w:type="spellEnd"/>
      <w:r w:rsidRPr="00DB25C4">
        <w:rPr>
          <w:rFonts w:cstheme="minorHAnsi"/>
          <w:color w:val="000000" w:themeColor="text1"/>
        </w:rPr>
        <w:t xml:space="preserve"> </w:t>
      </w:r>
      <w:proofErr w:type="spellStart"/>
      <w:r w:rsidRPr="00DB25C4">
        <w:rPr>
          <w:rFonts w:cstheme="minorHAnsi"/>
          <w:color w:val="000000" w:themeColor="text1"/>
        </w:rPr>
        <w:t>pengembangan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di </w:t>
      </w:r>
      <w:proofErr w:type="spellStart"/>
      <w:r w:rsidRPr="00DB25C4">
        <w:rPr>
          <w:rFonts w:cstheme="minorHAnsi"/>
          <w:color w:val="000000" w:themeColor="text1"/>
        </w:rPr>
        <w:t>dalam</w:t>
      </w:r>
      <w:proofErr w:type="spellEnd"/>
      <w:r w:rsidRPr="00DB25C4">
        <w:rPr>
          <w:rFonts w:cstheme="minorHAnsi"/>
          <w:color w:val="000000" w:themeColor="text1"/>
        </w:rPr>
        <w:t xml:space="preserve"> PT), dan (3) </w:t>
      </w:r>
      <w:proofErr w:type="spellStart"/>
      <w:r w:rsidRPr="00DB25C4">
        <w:rPr>
          <w:rFonts w:cstheme="minorHAnsi"/>
          <w:color w:val="000000" w:themeColor="text1"/>
        </w:rPr>
        <w:t>pemberian</w:t>
      </w:r>
      <w:proofErr w:type="spellEnd"/>
      <w:r w:rsidRPr="00DB25C4">
        <w:rPr>
          <w:rFonts w:cstheme="minorHAnsi"/>
          <w:color w:val="000000" w:themeColor="text1"/>
        </w:rPr>
        <w:t xml:space="preserve"> </w:t>
      </w:r>
      <w:proofErr w:type="spellStart"/>
      <w:r w:rsidRPr="00DB25C4">
        <w:rPr>
          <w:rFonts w:cstheme="minorHAnsi"/>
          <w:color w:val="000000" w:themeColor="text1"/>
        </w:rPr>
        <w:t>asisten</w:t>
      </w:r>
      <w:proofErr w:type="spellEnd"/>
      <w:r w:rsidRPr="00DB25C4">
        <w:rPr>
          <w:rFonts w:cstheme="minorHAnsi"/>
          <w:color w:val="000000" w:themeColor="text1"/>
        </w:rPr>
        <w:t xml:space="preserve"> (</w:t>
      </w:r>
      <w:proofErr w:type="spellStart"/>
      <w:r w:rsidRPr="00DB25C4">
        <w:rPr>
          <w:rFonts w:cstheme="minorHAnsi"/>
          <w:color w:val="000000" w:themeColor="text1"/>
        </w:rPr>
        <w:t>seperti</w:t>
      </w:r>
      <w:proofErr w:type="spellEnd"/>
      <w:r w:rsidRPr="00DB25C4">
        <w:rPr>
          <w:rFonts w:cstheme="minorHAnsi"/>
          <w:color w:val="000000" w:themeColor="text1"/>
        </w:rPr>
        <w:t xml:space="preserve"> </w:t>
      </w:r>
      <w:proofErr w:type="spellStart"/>
      <w:r w:rsidRPr="00DB25C4">
        <w:rPr>
          <w:rFonts w:cstheme="minorHAnsi"/>
          <w:color w:val="000000" w:themeColor="text1"/>
        </w:rPr>
        <w:t>penyelenggaraan</w:t>
      </w:r>
      <w:proofErr w:type="spellEnd"/>
      <w:r w:rsidRPr="00DB25C4">
        <w:rPr>
          <w:rFonts w:cstheme="minorHAnsi"/>
          <w:color w:val="000000" w:themeColor="text1"/>
        </w:rPr>
        <w:t xml:space="preserve"> </w:t>
      </w:r>
      <w:proofErr w:type="spellStart"/>
      <w:r w:rsidRPr="00DB25C4">
        <w:rPr>
          <w:rFonts w:cstheme="minorHAnsi"/>
          <w:color w:val="000000" w:themeColor="text1"/>
        </w:rPr>
        <w:t>lokakarya</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menyamakan</w:t>
      </w:r>
      <w:proofErr w:type="spellEnd"/>
      <w:r w:rsidRPr="00DB25C4">
        <w:rPr>
          <w:rFonts w:cstheme="minorHAnsi"/>
          <w:color w:val="000000" w:themeColor="text1"/>
        </w:rPr>
        <w:t xml:space="preserve"> </w:t>
      </w:r>
      <w:proofErr w:type="spellStart"/>
      <w:r w:rsidRPr="00DB25C4">
        <w:rPr>
          <w:rFonts w:cstheme="minorHAnsi"/>
          <w:color w:val="000000" w:themeColor="text1"/>
        </w:rPr>
        <w:t>persepsi</w:t>
      </w:r>
      <w:proofErr w:type="spellEnd"/>
      <w:r w:rsidRPr="00DB25C4">
        <w:rPr>
          <w:rFonts w:cstheme="minorHAnsi"/>
          <w:color w:val="000000" w:themeColor="text1"/>
        </w:rPr>
        <w:t>).</w:t>
      </w:r>
      <w:proofErr w:type="spellStart"/>
      <w:r w:rsidRPr="00DB25C4">
        <w:rPr>
          <w:rFonts w:cstheme="minorHAnsi"/>
          <w:color w:val="000000" w:themeColor="text1"/>
        </w:rPr>
        <w:t>terkait</w:t>
      </w:r>
      <w:proofErr w:type="spellEnd"/>
      <w:r w:rsidRPr="00DB25C4">
        <w:rPr>
          <w:rFonts w:cstheme="minorHAnsi"/>
          <w:color w:val="000000" w:themeColor="text1"/>
        </w:rPr>
        <w:t xml:space="preserve"> </w:t>
      </w:r>
      <w:proofErr w:type="spellStart"/>
      <w:r w:rsidRPr="00DB25C4">
        <w:rPr>
          <w:rFonts w:cstheme="minorHAnsi"/>
          <w:color w:val="000000" w:themeColor="text1"/>
        </w:rPr>
        <w:t>pengembangan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w:t>
      </w:r>
    </w:p>
    <w:p w14:paraId="371E778F" w14:textId="77777777" w:rsidR="0076297E" w:rsidRPr="00DB25C4" w:rsidRDefault="0076297E" w:rsidP="009F6099">
      <w:pPr>
        <w:pStyle w:val="ListParagraph"/>
        <w:numPr>
          <w:ilvl w:val="0"/>
          <w:numId w:val="148"/>
        </w:numPr>
        <w:spacing w:after="0" w:line="240" w:lineRule="auto"/>
        <w:jc w:val="both"/>
        <w:rPr>
          <w:rFonts w:cstheme="minorHAnsi"/>
          <w:color w:val="000000" w:themeColor="text1"/>
        </w:rPr>
      </w:pPr>
      <w:proofErr w:type="spellStart"/>
      <w:r w:rsidRPr="00DB25C4">
        <w:rPr>
          <w:rFonts w:cstheme="minorHAnsi"/>
          <w:color w:val="000000" w:themeColor="text1"/>
        </w:rPr>
        <w:t>Pemberian</w:t>
      </w:r>
      <w:proofErr w:type="spellEnd"/>
      <w:r w:rsidRPr="00DB25C4">
        <w:rPr>
          <w:rFonts w:cstheme="minorHAnsi"/>
          <w:color w:val="000000" w:themeColor="text1"/>
        </w:rPr>
        <w:t xml:space="preserve"> dana </w:t>
      </w:r>
      <w:proofErr w:type="spellStart"/>
      <w:r w:rsidRPr="00DB25C4">
        <w:rPr>
          <w:rFonts w:cstheme="minorHAnsi"/>
          <w:color w:val="000000" w:themeColor="text1"/>
        </w:rPr>
        <w:t>untuk</w:t>
      </w:r>
      <w:proofErr w:type="spellEnd"/>
      <w:r w:rsidRPr="00DB25C4">
        <w:rPr>
          <w:rFonts w:cstheme="minorHAnsi"/>
          <w:color w:val="000000" w:themeColor="text1"/>
        </w:rPr>
        <w:t xml:space="preserve"> proses </w:t>
      </w:r>
      <w:proofErr w:type="spellStart"/>
      <w:r w:rsidRPr="00DB25C4">
        <w:rPr>
          <w:rFonts w:cstheme="minorHAnsi"/>
          <w:color w:val="000000" w:themeColor="text1"/>
        </w:rPr>
        <w:t>penyusunan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yang </w:t>
      </w:r>
      <w:proofErr w:type="spellStart"/>
      <w:r w:rsidRPr="00DB25C4">
        <w:rPr>
          <w:rFonts w:cstheme="minorHAnsi"/>
          <w:color w:val="000000" w:themeColor="text1"/>
        </w:rPr>
        <w:t>dimulai</w:t>
      </w:r>
      <w:proofErr w:type="spellEnd"/>
      <w:r w:rsidRPr="00DB25C4">
        <w:rPr>
          <w:rFonts w:cstheme="minorHAnsi"/>
          <w:color w:val="000000" w:themeColor="text1"/>
        </w:rPr>
        <w:t xml:space="preserve"> </w:t>
      </w:r>
      <w:proofErr w:type="spellStart"/>
      <w:r w:rsidRPr="00DB25C4">
        <w:rPr>
          <w:rFonts w:cstheme="minorHAnsi"/>
          <w:color w:val="000000" w:themeColor="text1"/>
        </w:rPr>
        <w:t>dari</w:t>
      </w:r>
      <w:proofErr w:type="spellEnd"/>
      <w:r w:rsidRPr="00DB25C4">
        <w:rPr>
          <w:rFonts w:cstheme="minorHAnsi"/>
          <w:color w:val="000000" w:themeColor="text1"/>
        </w:rPr>
        <w:t xml:space="preserve"> </w:t>
      </w:r>
      <w:proofErr w:type="spellStart"/>
      <w:r w:rsidRPr="00DB25C4">
        <w:rPr>
          <w:rFonts w:cstheme="minorHAnsi"/>
          <w:color w:val="000000" w:themeColor="text1"/>
        </w:rPr>
        <w:t>peninjauan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lama, </w:t>
      </w:r>
      <w:proofErr w:type="spellStart"/>
      <w:r w:rsidRPr="00DB25C4">
        <w:rPr>
          <w:rFonts w:cstheme="minorHAnsi"/>
          <w:color w:val="000000" w:themeColor="text1"/>
        </w:rPr>
        <w:t>mengundang</w:t>
      </w:r>
      <w:proofErr w:type="spellEnd"/>
      <w:r w:rsidRPr="00DB25C4">
        <w:rPr>
          <w:rFonts w:cstheme="minorHAnsi"/>
          <w:color w:val="000000" w:themeColor="text1"/>
        </w:rPr>
        <w:t xml:space="preserve"> stakeholders </w:t>
      </w:r>
      <w:proofErr w:type="spellStart"/>
      <w:r w:rsidRPr="00DB25C4">
        <w:rPr>
          <w:rFonts w:cstheme="minorHAnsi"/>
          <w:color w:val="000000" w:themeColor="text1"/>
        </w:rPr>
        <w:t>sepeti</w:t>
      </w:r>
      <w:proofErr w:type="spellEnd"/>
      <w:r w:rsidRPr="00DB25C4">
        <w:rPr>
          <w:rFonts w:cstheme="minorHAnsi"/>
          <w:color w:val="000000" w:themeColor="text1"/>
        </w:rPr>
        <w:t xml:space="preserve"> para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tenaga</w:t>
      </w:r>
      <w:proofErr w:type="spellEnd"/>
      <w:r w:rsidRPr="00DB25C4">
        <w:rPr>
          <w:rFonts w:cstheme="minorHAnsi"/>
          <w:color w:val="000000" w:themeColor="text1"/>
        </w:rPr>
        <w:t xml:space="preserve"> </w:t>
      </w:r>
      <w:proofErr w:type="spellStart"/>
      <w:r w:rsidRPr="00DB25C4">
        <w:rPr>
          <w:rFonts w:cstheme="minorHAnsi"/>
          <w:color w:val="000000" w:themeColor="text1"/>
        </w:rPr>
        <w:t>kependidikan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alumni, </w:t>
      </w:r>
      <w:proofErr w:type="spellStart"/>
      <w:r w:rsidRPr="00DB25C4">
        <w:rPr>
          <w:rFonts w:cstheme="minorHAnsi"/>
          <w:color w:val="000000" w:themeColor="text1"/>
        </w:rPr>
        <w:t>pengguna</w:t>
      </w:r>
      <w:proofErr w:type="spellEnd"/>
      <w:r w:rsidRPr="00DB25C4">
        <w:rPr>
          <w:rFonts w:cstheme="minorHAnsi"/>
          <w:color w:val="000000" w:themeColor="text1"/>
        </w:rPr>
        <w:t xml:space="preserve"> </w:t>
      </w:r>
      <w:proofErr w:type="spellStart"/>
      <w:r w:rsidRPr="00DB25C4">
        <w:rPr>
          <w:rFonts w:cstheme="minorHAnsi"/>
          <w:color w:val="000000" w:themeColor="text1"/>
        </w:rPr>
        <w:t>lulusan</w:t>
      </w:r>
      <w:proofErr w:type="spellEnd"/>
      <w:r w:rsidRPr="00DB25C4">
        <w:rPr>
          <w:rFonts w:cstheme="minorHAnsi"/>
          <w:color w:val="000000" w:themeColor="text1"/>
        </w:rPr>
        <w:t xml:space="preserve">, </w:t>
      </w:r>
      <w:proofErr w:type="spellStart"/>
      <w:r w:rsidRPr="00DB25C4">
        <w:rPr>
          <w:rFonts w:cstheme="minorHAnsi"/>
          <w:color w:val="000000" w:themeColor="text1"/>
        </w:rPr>
        <w:t>pakar</w:t>
      </w:r>
      <w:proofErr w:type="spellEnd"/>
      <w:r w:rsidRPr="00DB25C4">
        <w:rPr>
          <w:rFonts w:cstheme="minorHAnsi"/>
          <w:color w:val="000000" w:themeColor="text1"/>
        </w:rPr>
        <w:t xml:space="preserve"> dan </w:t>
      </w:r>
      <w:proofErr w:type="spellStart"/>
      <w:r w:rsidRPr="00DB25C4">
        <w:rPr>
          <w:rFonts w:cstheme="minorHAnsi"/>
          <w:color w:val="000000" w:themeColor="text1"/>
        </w:rPr>
        <w:t>praktisi</w:t>
      </w:r>
      <w:proofErr w:type="spellEnd"/>
      <w:r w:rsidRPr="00DB25C4">
        <w:rPr>
          <w:rFonts w:cstheme="minorHAnsi"/>
          <w:color w:val="000000" w:themeColor="text1"/>
        </w:rPr>
        <w:t xml:space="preserve"> dan </w:t>
      </w:r>
      <w:proofErr w:type="spellStart"/>
      <w:r w:rsidRPr="00DB25C4">
        <w:rPr>
          <w:rFonts w:cstheme="minorHAnsi"/>
          <w:color w:val="000000" w:themeColor="text1"/>
        </w:rPr>
        <w:t>dilanjutkan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rapat</w:t>
      </w:r>
      <w:proofErr w:type="spellEnd"/>
      <w:r w:rsidRPr="00DB25C4">
        <w:rPr>
          <w:rFonts w:cstheme="minorHAnsi"/>
          <w:color w:val="000000" w:themeColor="text1"/>
        </w:rPr>
        <w:t xml:space="preserve"> </w:t>
      </w:r>
      <w:proofErr w:type="spellStart"/>
      <w:r w:rsidRPr="00DB25C4">
        <w:rPr>
          <w:rFonts w:cstheme="minorHAnsi"/>
          <w:color w:val="000000" w:themeColor="text1"/>
        </w:rPr>
        <w:t>penyusunan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di </w:t>
      </w:r>
      <w:proofErr w:type="spellStart"/>
      <w:r w:rsidRPr="00DB25C4">
        <w:rPr>
          <w:rFonts w:cstheme="minorHAnsi"/>
          <w:color w:val="000000" w:themeColor="text1"/>
        </w:rPr>
        <w:t>tingkat</w:t>
      </w:r>
      <w:proofErr w:type="spellEnd"/>
      <w:r w:rsidRPr="00DB25C4">
        <w:rPr>
          <w:rFonts w:cstheme="minorHAnsi"/>
          <w:color w:val="000000" w:themeColor="text1"/>
        </w:rPr>
        <w:t xml:space="preserve"> </w:t>
      </w:r>
      <w:proofErr w:type="spellStart"/>
      <w:r w:rsidRPr="00DB25C4">
        <w:rPr>
          <w:rFonts w:cstheme="minorHAnsi"/>
          <w:color w:val="000000" w:themeColor="text1"/>
        </w:rPr>
        <w:t>fakultas</w:t>
      </w:r>
      <w:proofErr w:type="spellEnd"/>
      <w:r w:rsidRPr="00DB25C4">
        <w:rPr>
          <w:rFonts w:cstheme="minorHAnsi"/>
          <w:color w:val="000000" w:themeColor="text1"/>
        </w:rPr>
        <w:t xml:space="preserve"> dan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Dokumen</w:t>
      </w:r>
      <w:proofErr w:type="spellEnd"/>
      <w:r w:rsidRPr="00DB25C4">
        <w:rPr>
          <w:rFonts w:cstheme="minorHAnsi"/>
          <w:color w:val="000000" w:themeColor="text1"/>
        </w:rPr>
        <w:t xml:space="preserve"> </w:t>
      </w:r>
      <w:proofErr w:type="spellStart"/>
      <w:r w:rsidRPr="00DB25C4">
        <w:rPr>
          <w:rFonts w:cstheme="minorHAnsi"/>
          <w:color w:val="000000" w:themeColor="text1"/>
        </w:rPr>
        <w:t>pendukung</w:t>
      </w:r>
      <w:proofErr w:type="spellEnd"/>
      <w:r w:rsidRPr="00DB25C4">
        <w:rPr>
          <w:rFonts w:cstheme="minorHAnsi"/>
          <w:color w:val="000000" w:themeColor="text1"/>
        </w:rPr>
        <w:t xml:space="preserve">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dilihat</w:t>
      </w:r>
      <w:proofErr w:type="spellEnd"/>
      <w:r w:rsidRPr="00DB25C4">
        <w:rPr>
          <w:rFonts w:cstheme="minorHAnsi"/>
          <w:color w:val="000000" w:themeColor="text1"/>
        </w:rPr>
        <w:t xml:space="preserve"> pada </w:t>
      </w:r>
      <w:proofErr w:type="spellStart"/>
      <w:r w:rsidRPr="00DB25C4">
        <w:rPr>
          <w:rFonts w:cstheme="minorHAnsi"/>
          <w:color w:val="000000" w:themeColor="text1"/>
        </w:rPr>
        <w:t>tautan</w:t>
      </w:r>
      <w:proofErr w:type="spellEnd"/>
      <w:r w:rsidRPr="00DB25C4">
        <w:rPr>
          <w:rFonts w:cstheme="minorHAnsi"/>
          <w:color w:val="000000" w:themeColor="text1"/>
        </w:rPr>
        <w:t xml:space="preserve"> </w:t>
      </w:r>
      <w:proofErr w:type="spellStart"/>
      <w:r w:rsidRPr="00DB25C4">
        <w:rPr>
          <w:rFonts w:cstheme="minorHAnsi"/>
          <w:color w:val="000000" w:themeColor="text1"/>
        </w:rPr>
        <w:t>berikut</w:t>
      </w:r>
      <w:proofErr w:type="spellEnd"/>
      <w:r w:rsidRPr="00DB25C4">
        <w:rPr>
          <w:rFonts w:cstheme="minorHAnsi"/>
          <w:color w:val="000000" w:themeColor="text1"/>
        </w:rPr>
        <w:t xml:space="preserve">. __ </w:t>
      </w:r>
      <w:r w:rsidRPr="00DB25C4">
        <w:rPr>
          <w:rFonts w:cstheme="minorHAnsi"/>
          <w:color w:val="FF0000"/>
        </w:rPr>
        <w:t xml:space="preserve">(RKAT </w:t>
      </w:r>
      <w:proofErr w:type="spellStart"/>
      <w:r w:rsidRPr="00DB25C4">
        <w:rPr>
          <w:rFonts w:cstheme="minorHAnsi"/>
          <w:color w:val="FF0000"/>
        </w:rPr>
        <w:t>tentang</w:t>
      </w:r>
      <w:proofErr w:type="spellEnd"/>
      <w:r w:rsidRPr="00DB25C4">
        <w:rPr>
          <w:rFonts w:cstheme="minorHAnsi"/>
          <w:color w:val="FF0000"/>
        </w:rPr>
        <w:t xml:space="preserve"> dana </w:t>
      </w:r>
      <w:proofErr w:type="spellStart"/>
      <w:r w:rsidRPr="00DB25C4">
        <w:rPr>
          <w:rFonts w:cstheme="minorHAnsi"/>
          <w:color w:val="FF0000"/>
        </w:rPr>
        <w:t>tahun</w:t>
      </w:r>
      <w:proofErr w:type="spellEnd"/>
      <w:r w:rsidRPr="00DB25C4">
        <w:rPr>
          <w:rFonts w:cstheme="minorHAnsi"/>
          <w:color w:val="FF0000"/>
        </w:rPr>
        <w:t xml:space="preserve"> 2019); LPJ +LPK</w:t>
      </w:r>
    </w:p>
    <w:p w14:paraId="26DD68B7" w14:textId="77777777" w:rsidR="0076297E" w:rsidRPr="00DB25C4" w:rsidRDefault="0076297E" w:rsidP="009F6099">
      <w:pPr>
        <w:pStyle w:val="ListParagraph"/>
        <w:numPr>
          <w:ilvl w:val="0"/>
          <w:numId w:val="148"/>
        </w:numPr>
        <w:spacing w:after="0" w:line="240" w:lineRule="auto"/>
        <w:jc w:val="both"/>
        <w:rPr>
          <w:rFonts w:cstheme="minorHAnsi"/>
          <w:color w:val="000000" w:themeColor="text1"/>
        </w:rPr>
      </w:pPr>
      <w:proofErr w:type="spellStart"/>
      <w:r w:rsidRPr="00DB25C4">
        <w:rPr>
          <w:rFonts w:cstheme="minorHAnsi"/>
          <w:color w:val="000000" w:themeColor="text1"/>
        </w:rPr>
        <w:t>Berkoordinasi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unit yang </w:t>
      </w:r>
      <w:proofErr w:type="spellStart"/>
      <w:r w:rsidRPr="00DB25C4">
        <w:rPr>
          <w:rFonts w:cstheme="minorHAnsi"/>
          <w:color w:val="000000" w:themeColor="text1"/>
        </w:rPr>
        <w:t>memiliki</w:t>
      </w:r>
      <w:proofErr w:type="spellEnd"/>
      <w:r w:rsidRPr="00DB25C4">
        <w:rPr>
          <w:rFonts w:cstheme="minorHAnsi"/>
          <w:color w:val="000000" w:themeColor="text1"/>
        </w:rPr>
        <w:t xml:space="preserve"> </w:t>
      </w:r>
      <w:proofErr w:type="spellStart"/>
      <w:r w:rsidRPr="00DB25C4">
        <w:rPr>
          <w:rFonts w:cstheme="minorHAnsi"/>
          <w:color w:val="000000" w:themeColor="text1"/>
        </w:rPr>
        <w:t>kepakaran</w:t>
      </w:r>
      <w:proofErr w:type="spellEnd"/>
      <w:r w:rsidRPr="00DB25C4">
        <w:rPr>
          <w:rFonts w:cstheme="minorHAnsi"/>
          <w:color w:val="000000" w:themeColor="text1"/>
        </w:rPr>
        <w:t xml:space="preserve"> </w:t>
      </w:r>
      <w:proofErr w:type="spellStart"/>
      <w:r w:rsidRPr="00DB25C4">
        <w:rPr>
          <w:rFonts w:cstheme="minorHAnsi"/>
          <w:color w:val="000000" w:themeColor="text1"/>
        </w:rPr>
        <w:t>terkait</w:t>
      </w:r>
      <w:proofErr w:type="spellEnd"/>
      <w:r w:rsidRPr="00DB25C4">
        <w:rPr>
          <w:rFonts w:cstheme="minorHAnsi"/>
          <w:color w:val="000000" w:themeColor="text1"/>
        </w:rPr>
        <w:t xml:space="preserve"> </w:t>
      </w:r>
      <w:proofErr w:type="spellStart"/>
      <w:r w:rsidRPr="00DB25C4">
        <w:rPr>
          <w:rFonts w:cstheme="minorHAnsi"/>
          <w:color w:val="000000" w:themeColor="text1"/>
        </w:rPr>
        <w:t>pengembangan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di </w:t>
      </w:r>
      <w:proofErr w:type="spellStart"/>
      <w:r w:rsidRPr="00DB25C4">
        <w:rPr>
          <w:rFonts w:cstheme="minorHAnsi"/>
          <w:color w:val="000000" w:themeColor="text1"/>
        </w:rPr>
        <w:t>dalam</w:t>
      </w:r>
      <w:proofErr w:type="spellEnd"/>
      <w:r w:rsidRPr="00DB25C4">
        <w:rPr>
          <w:rFonts w:cstheme="minorHAnsi"/>
          <w:color w:val="000000" w:themeColor="text1"/>
        </w:rPr>
        <w:t xml:space="preserve"> PT;</w:t>
      </w:r>
      <w:r w:rsidRPr="00DB25C4">
        <w:rPr>
          <w:rFonts w:cstheme="minorHAnsi"/>
        </w:rPr>
        <w:br/>
      </w:r>
      <w:r w:rsidRPr="00DB25C4">
        <w:rPr>
          <w:rFonts w:cstheme="minorHAnsi"/>
          <w:color w:val="FF0000"/>
        </w:rPr>
        <w:t>(</w:t>
      </w:r>
      <w:proofErr w:type="spellStart"/>
      <w:r w:rsidRPr="00DB25C4">
        <w:rPr>
          <w:rFonts w:cstheme="minorHAnsi"/>
          <w:color w:val="FF0000"/>
        </w:rPr>
        <w:t>berita</w:t>
      </w:r>
      <w:proofErr w:type="spellEnd"/>
      <w:r w:rsidRPr="00DB25C4">
        <w:rPr>
          <w:rFonts w:cstheme="minorHAnsi"/>
          <w:color w:val="FF0000"/>
        </w:rPr>
        <w:t xml:space="preserve"> acara)</w:t>
      </w:r>
    </w:p>
    <w:p w14:paraId="1706FE10" w14:textId="77777777" w:rsidR="0076297E" w:rsidRPr="00DB25C4" w:rsidRDefault="0076297E" w:rsidP="009F6099">
      <w:pPr>
        <w:pStyle w:val="ListParagraph"/>
        <w:numPr>
          <w:ilvl w:val="0"/>
          <w:numId w:val="148"/>
        </w:numPr>
        <w:spacing w:after="0" w:line="240" w:lineRule="auto"/>
        <w:jc w:val="both"/>
        <w:rPr>
          <w:rFonts w:cstheme="minorHAnsi"/>
          <w:color w:val="000000" w:themeColor="text1"/>
        </w:rPr>
      </w:pPr>
      <w:proofErr w:type="spellStart"/>
      <w:r w:rsidRPr="00DB25C4">
        <w:rPr>
          <w:rFonts w:cstheme="minorHAnsi"/>
          <w:color w:val="000000" w:themeColor="text1"/>
        </w:rPr>
        <w:t>Pemberian</w:t>
      </w:r>
      <w:proofErr w:type="spellEnd"/>
      <w:r w:rsidRPr="00DB25C4">
        <w:rPr>
          <w:rFonts w:cstheme="minorHAnsi"/>
          <w:color w:val="000000" w:themeColor="text1"/>
        </w:rPr>
        <w:t xml:space="preserve"> </w:t>
      </w:r>
      <w:proofErr w:type="spellStart"/>
      <w:r w:rsidRPr="00DB25C4">
        <w:rPr>
          <w:rFonts w:cstheme="minorHAnsi"/>
          <w:color w:val="000000" w:themeColor="text1"/>
        </w:rPr>
        <w:t>asistensi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penyelenggaraan</w:t>
      </w:r>
      <w:proofErr w:type="spellEnd"/>
      <w:r w:rsidRPr="00DB25C4">
        <w:rPr>
          <w:rFonts w:cstheme="minorHAnsi"/>
          <w:color w:val="000000" w:themeColor="text1"/>
        </w:rPr>
        <w:t xml:space="preserve"> </w:t>
      </w:r>
      <w:proofErr w:type="spellStart"/>
      <w:r w:rsidRPr="00DB25C4">
        <w:rPr>
          <w:rFonts w:cstheme="minorHAnsi"/>
          <w:color w:val="000000" w:themeColor="text1"/>
        </w:rPr>
        <w:t>lokakarya</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menyamakan</w:t>
      </w:r>
      <w:proofErr w:type="spellEnd"/>
      <w:r w:rsidRPr="00DB25C4">
        <w:rPr>
          <w:rFonts w:cstheme="minorHAnsi"/>
          <w:color w:val="000000" w:themeColor="text1"/>
        </w:rPr>
        <w:t xml:space="preserve"> </w:t>
      </w:r>
      <w:proofErr w:type="spellStart"/>
      <w:r w:rsidRPr="00DB25C4">
        <w:rPr>
          <w:rFonts w:cstheme="minorHAnsi"/>
          <w:color w:val="000000" w:themeColor="text1"/>
        </w:rPr>
        <w:t>persepsi</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pendampingan</w:t>
      </w:r>
      <w:proofErr w:type="spellEnd"/>
      <w:r w:rsidRPr="00DB25C4">
        <w:rPr>
          <w:rFonts w:cstheme="minorHAnsi"/>
          <w:color w:val="000000" w:themeColor="text1"/>
        </w:rPr>
        <w:t xml:space="preserve"> </w:t>
      </w:r>
      <w:proofErr w:type="spellStart"/>
      <w:r w:rsidRPr="00DB25C4">
        <w:rPr>
          <w:rFonts w:cstheme="minorHAnsi"/>
          <w:color w:val="000000" w:themeColor="text1"/>
        </w:rPr>
        <w:t>dari</w:t>
      </w:r>
      <w:proofErr w:type="spellEnd"/>
      <w:r w:rsidRPr="00DB25C4">
        <w:rPr>
          <w:rFonts w:cstheme="minorHAnsi"/>
          <w:color w:val="000000" w:themeColor="text1"/>
        </w:rPr>
        <w:t xml:space="preserve"> </w:t>
      </w:r>
      <w:proofErr w:type="spellStart"/>
      <w:r w:rsidRPr="00DB25C4">
        <w:rPr>
          <w:rFonts w:cstheme="minorHAnsi"/>
          <w:color w:val="000000" w:themeColor="text1"/>
        </w:rPr>
        <w:t>pakar</w:t>
      </w:r>
      <w:proofErr w:type="spellEnd"/>
      <w:r w:rsidRPr="00DB25C4">
        <w:rPr>
          <w:rFonts w:cstheme="minorHAnsi"/>
          <w:color w:val="000000" w:themeColor="text1"/>
        </w:rPr>
        <w:t xml:space="preserve"> </w:t>
      </w:r>
      <w:proofErr w:type="spellStart"/>
      <w:r w:rsidRPr="00DB25C4">
        <w:rPr>
          <w:rFonts w:cstheme="minorHAnsi"/>
          <w:color w:val="000000" w:themeColor="text1"/>
        </w:rPr>
        <w:t>eksternal</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meredesain</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w:t>
      </w:r>
      <w:proofErr w:type="spellStart"/>
      <w:r w:rsidRPr="00DB25C4">
        <w:rPr>
          <w:rFonts w:cstheme="minorHAnsi"/>
          <w:color w:val="000000" w:themeColor="text1"/>
        </w:rPr>
        <w:t>prodi</w:t>
      </w:r>
      <w:proofErr w:type="spellEnd"/>
      <w:r w:rsidRPr="00DB25C4">
        <w:rPr>
          <w:rFonts w:cstheme="minorHAnsi"/>
          <w:color w:val="000000" w:themeColor="text1"/>
        </w:rPr>
        <w:t xml:space="preserve"> </w:t>
      </w:r>
      <w:proofErr w:type="spellStart"/>
      <w:r w:rsidRPr="00DB25C4">
        <w:rPr>
          <w:rFonts w:cstheme="minorHAnsi"/>
          <w:color w:val="000000" w:themeColor="text1"/>
        </w:rPr>
        <w:t>pendidikan</w:t>
      </w:r>
      <w:proofErr w:type="spellEnd"/>
      <w:r w:rsidRPr="00DB25C4">
        <w:rPr>
          <w:rFonts w:cstheme="minorHAnsi"/>
          <w:color w:val="000000" w:themeColor="text1"/>
        </w:rPr>
        <w:t xml:space="preserve"> </w:t>
      </w:r>
      <w:proofErr w:type="spellStart"/>
      <w:r w:rsidRPr="00DB25C4">
        <w:rPr>
          <w:rFonts w:cstheme="minorHAnsi"/>
          <w:color w:val="000000" w:themeColor="text1"/>
        </w:rPr>
        <w:t>bahasa</w:t>
      </w:r>
      <w:proofErr w:type="spellEnd"/>
      <w:r w:rsidRPr="00DB25C4">
        <w:rPr>
          <w:rFonts w:cstheme="minorHAnsi"/>
          <w:color w:val="000000" w:themeColor="text1"/>
        </w:rPr>
        <w:t xml:space="preserve"> Mandarin </w:t>
      </w:r>
      <w:proofErr w:type="spellStart"/>
      <w:r w:rsidRPr="00DB25C4">
        <w:rPr>
          <w:rFonts w:cstheme="minorHAnsi"/>
          <w:color w:val="000000" w:themeColor="text1"/>
        </w:rPr>
        <w:t>berbasis</w:t>
      </w:r>
      <w:proofErr w:type="spellEnd"/>
      <w:r w:rsidRPr="00DB25C4">
        <w:rPr>
          <w:rFonts w:cstheme="minorHAnsi"/>
          <w:color w:val="000000" w:themeColor="text1"/>
        </w:rPr>
        <w:t xml:space="preserve"> MBKM. </w:t>
      </w:r>
      <w:r w:rsidRPr="00DB25C4">
        <w:rPr>
          <w:rFonts w:cstheme="minorHAnsi"/>
          <w:color w:val="FF0000"/>
        </w:rPr>
        <w:t>(</w:t>
      </w:r>
      <w:proofErr w:type="spellStart"/>
      <w:proofErr w:type="gramStart"/>
      <w:r w:rsidRPr="00DB25C4">
        <w:rPr>
          <w:rFonts w:cstheme="minorHAnsi"/>
          <w:color w:val="FF0000"/>
        </w:rPr>
        <w:t>foto</w:t>
      </w:r>
      <w:proofErr w:type="spellEnd"/>
      <w:proofErr w:type="gramEnd"/>
      <w:r w:rsidRPr="00DB25C4">
        <w:rPr>
          <w:rFonts w:cstheme="minorHAnsi"/>
          <w:color w:val="FF0000"/>
        </w:rPr>
        <w:t xml:space="preserve"> </w:t>
      </w:r>
      <w:proofErr w:type="spellStart"/>
      <w:r w:rsidRPr="00DB25C4">
        <w:rPr>
          <w:rFonts w:cstheme="minorHAnsi"/>
          <w:color w:val="FF0000"/>
        </w:rPr>
        <w:t>lokakarya</w:t>
      </w:r>
      <w:proofErr w:type="spellEnd"/>
      <w:r w:rsidRPr="00DB25C4">
        <w:rPr>
          <w:rFonts w:cstheme="minorHAnsi"/>
          <w:color w:val="FF0000"/>
        </w:rPr>
        <w:t xml:space="preserve"> </w:t>
      </w:r>
      <w:proofErr w:type="spellStart"/>
      <w:r w:rsidRPr="00DB25C4">
        <w:rPr>
          <w:rFonts w:cstheme="minorHAnsi"/>
          <w:color w:val="FF0000"/>
        </w:rPr>
        <w:t>mbkm</w:t>
      </w:r>
      <w:proofErr w:type="spellEnd"/>
      <w:r w:rsidRPr="00DB25C4">
        <w:rPr>
          <w:rFonts w:cstheme="minorHAnsi"/>
          <w:color w:val="FF0000"/>
        </w:rPr>
        <w:t>)</w:t>
      </w:r>
    </w:p>
    <w:p w14:paraId="024D6D87" w14:textId="77777777" w:rsidR="0076297E" w:rsidRPr="00DB25C4" w:rsidRDefault="0076297E" w:rsidP="00687314">
      <w:pPr>
        <w:spacing w:after="0" w:line="240" w:lineRule="auto"/>
        <w:ind w:left="66"/>
        <w:jc w:val="both"/>
        <w:rPr>
          <w:rFonts w:cstheme="minorHAnsi"/>
          <w:color w:val="000000" w:themeColor="text1"/>
        </w:rPr>
      </w:pPr>
    </w:p>
    <w:p w14:paraId="6F6F92FB" w14:textId="77777777" w:rsidR="0076297E" w:rsidRPr="00DB25C4" w:rsidRDefault="0076297E" w:rsidP="00687314">
      <w:pPr>
        <w:spacing w:after="0" w:line="240" w:lineRule="auto"/>
        <w:ind w:left="66"/>
        <w:jc w:val="both"/>
        <w:rPr>
          <w:rFonts w:cstheme="minorHAnsi"/>
          <w:b/>
          <w:bCs/>
          <w:color w:val="000000" w:themeColor="text1"/>
        </w:rPr>
      </w:pPr>
      <w:r w:rsidRPr="00DB25C4">
        <w:rPr>
          <w:rFonts w:cstheme="minorHAnsi"/>
          <w:b/>
          <w:bCs/>
          <w:color w:val="000000" w:themeColor="text1"/>
        </w:rPr>
        <w:t xml:space="preserve">6.1.3 </w:t>
      </w:r>
      <w:proofErr w:type="spellStart"/>
      <w:r w:rsidRPr="00DB25C4">
        <w:rPr>
          <w:rFonts w:cstheme="minorHAnsi"/>
          <w:b/>
          <w:bCs/>
          <w:color w:val="000000" w:themeColor="text1"/>
        </w:rPr>
        <w:t>Evaluasi</w:t>
      </w:r>
      <w:proofErr w:type="spellEnd"/>
    </w:p>
    <w:p w14:paraId="26669735" w14:textId="77777777" w:rsidR="0076297E" w:rsidRPr="00DB25C4" w:rsidRDefault="0076297E" w:rsidP="00687314">
      <w:pPr>
        <w:spacing w:after="0" w:line="240" w:lineRule="auto"/>
        <w:ind w:left="66" w:firstLine="720"/>
        <w:jc w:val="both"/>
        <w:rPr>
          <w:rFonts w:eastAsia="Calibri" w:cstheme="minorHAnsi"/>
        </w:rPr>
      </w:pPr>
      <w:proofErr w:type="spellStart"/>
      <w:r w:rsidRPr="00DB25C4">
        <w:rPr>
          <w:rFonts w:eastAsia="Calibri" w:cstheme="minorHAnsi"/>
          <w:lang w:val="en-ID"/>
        </w:rPr>
        <w:t>Evaluasi</w:t>
      </w:r>
      <w:proofErr w:type="spellEnd"/>
      <w:r w:rsidRPr="00DB25C4">
        <w:rPr>
          <w:rFonts w:eastAsia="Calibri" w:cstheme="minorHAnsi"/>
          <w:lang w:val="en-ID"/>
        </w:rPr>
        <w:t xml:space="preserve"> </w:t>
      </w:r>
      <w:proofErr w:type="spellStart"/>
      <w:r w:rsidRPr="00DB25C4">
        <w:rPr>
          <w:rFonts w:eastAsia="Calibri" w:cstheme="minorHAnsi"/>
          <w:lang w:val="en-ID"/>
        </w:rPr>
        <w:t>dilakukan</w:t>
      </w:r>
      <w:proofErr w:type="spellEnd"/>
      <w:r w:rsidRPr="00DB25C4">
        <w:rPr>
          <w:rFonts w:eastAsia="Calibri" w:cstheme="minorHAnsi"/>
          <w:lang w:val="en-ID"/>
        </w:rPr>
        <w:t xml:space="preserve"> </w:t>
      </w:r>
      <w:proofErr w:type="spellStart"/>
      <w:r w:rsidRPr="00DB25C4">
        <w:rPr>
          <w:rFonts w:eastAsia="Calibri" w:cstheme="minorHAnsi"/>
          <w:lang w:val="en-ID"/>
        </w:rPr>
        <w:t>untuk</w:t>
      </w:r>
      <w:proofErr w:type="spellEnd"/>
      <w:r w:rsidRPr="00DB25C4">
        <w:rPr>
          <w:rFonts w:eastAsia="Calibri" w:cstheme="minorHAnsi"/>
          <w:lang w:val="en-ID"/>
        </w:rPr>
        <w:t xml:space="preserve"> </w:t>
      </w:r>
      <w:proofErr w:type="spellStart"/>
      <w:r w:rsidRPr="00DB25C4">
        <w:rPr>
          <w:rFonts w:eastAsia="Calibri" w:cstheme="minorHAnsi"/>
          <w:lang w:val="en-ID"/>
        </w:rPr>
        <w:t>mengukur</w:t>
      </w:r>
      <w:proofErr w:type="spellEnd"/>
      <w:r w:rsidRPr="00DB25C4">
        <w:rPr>
          <w:rFonts w:eastAsia="Calibri" w:cstheme="minorHAnsi"/>
          <w:lang w:val="en-ID"/>
        </w:rPr>
        <w:t xml:space="preserve"> </w:t>
      </w:r>
      <w:proofErr w:type="spellStart"/>
      <w:r w:rsidRPr="00DB25C4">
        <w:rPr>
          <w:rFonts w:eastAsia="Calibri" w:cstheme="minorHAnsi"/>
          <w:lang w:val="en-ID"/>
        </w:rPr>
        <w:t>pemahaman</w:t>
      </w:r>
      <w:proofErr w:type="spellEnd"/>
      <w:r w:rsidRPr="00DB25C4">
        <w:rPr>
          <w:rFonts w:eastAsia="Calibri" w:cstheme="minorHAnsi"/>
          <w:lang w:val="en-ID"/>
        </w:rPr>
        <w:t xml:space="preserve"> </w:t>
      </w:r>
      <w:proofErr w:type="spellStart"/>
      <w:r w:rsidRPr="00DB25C4">
        <w:rPr>
          <w:rFonts w:eastAsia="Calibri" w:cstheme="minorHAnsi"/>
          <w:lang w:val="en-ID"/>
        </w:rPr>
        <w:t>sivitas</w:t>
      </w:r>
      <w:proofErr w:type="spellEnd"/>
      <w:r w:rsidRPr="00DB25C4">
        <w:rPr>
          <w:rFonts w:eastAsia="Calibri" w:cstheme="minorHAnsi"/>
          <w:lang w:val="en-ID"/>
        </w:rPr>
        <w:t xml:space="preserve"> </w:t>
      </w:r>
      <w:proofErr w:type="spellStart"/>
      <w:r w:rsidRPr="00DB25C4">
        <w:rPr>
          <w:rFonts w:eastAsia="Calibri" w:cstheme="minorHAnsi"/>
          <w:lang w:val="en-ID"/>
        </w:rPr>
        <w:t>akademika</w:t>
      </w:r>
      <w:proofErr w:type="spellEnd"/>
      <w:r w:rsidRPr="00DB25C4">
        <w:rPr>
          <w:rFonts w:eastAsia="Calibri" w:cstheme="minorHAnsi"/>
          <w:lang w:val="en-ID"/>
        </w:rPr>
        <w:t xml:space="preserve"> </w:t>
      </w:r>
      <w:proofErr w:type="spellStart"/>
      <w:r w:rsidRPr="00DB25C4">
        <w:rPr>
          <w:rFonts w:eastAsia="Calibri" w:cstheme="minorHAnsi"/>
          <w:lang w:val="en-ID"/>
        </w:rPr>
        <w:t>tentang</w:t>
      </w:r>
      <w:proofErr w:type="spellEnd"/>
      <w:r w:rsidRPr="00DB25C4">
        <w:rPr>
          <w:rFonts w:eastAsia="Calibri" w:cstheme="minorHAnsi"/>
          <w:lang w:val="en-ID"/>
        </w:rPr>
        <w:t xml:space="preserve"> </w:t>
      </w:r>
      <w:proofErr w:type="spellStart"/>
      <w:r w:rsidRPr="00DB25C4">
        <w:rPr>
          <w:rFonts w:eastAsia="Calibri" w:cstheme="minorHAnsi"/>
          <w:lang w:val="en-ID"/>
        </w:rPr>
        <w:t>kebijakan-kebijakan</w:t>
      </w:r>
      <w:proofErr w:type="spellEnd"/>
      <w:r w:rsidRPr="00DB25C4">
        <w:rPr>
          <w:rFonts w:eastAsia="Calibri" w:cstheme="minorHAnsi"/>
          <w:lang w:val="en-ID"/>
        </w:rPr>
        <w:t xml:space="preserve"> yang </w:t>
      </w:r>
      <w:proofErr w:type="spellStart"/>
      <w:r w:rsidRPr="00DB25C4">
        <w:rPr>
          <w:rFonts w:eastAsia="Calibri" w:cstheme="minorHAnsi"/>
          <w:lang w:val="en-ID"/>
        </w:rPr>
        <w:t>mengatur</w:t>
      </w:r>
      <w:proofErr w:type="spellEnd"/>
      <w:r w:rsidRPr="00DB25C4">
        <w:rPr>
          <w:rFonts w:eastAsia="Calibri" w:cstheme="minorHAnsi"/>
          <w:lang w:val="en-ID"/>
        </w:rPr>
        <w:t xml:space="preserve"> </w:t>
      </w:r>
      <w:proofErr w:type="spellStart"/>
      <w:r w:rsidRPr="00DB25C4">
        <w:rPr>
          <w:rFonts w:eastAsia="Calibri" w:cstheme="minorHAnsi"/>
          <w:lang w:val="en-ID"/>
        </w:rPr>
        <w:t>pendidikan</w:t>
      </w:r>
      <w:proofErr w:type="spellEnd"/>
      <w:r w:rsidRPr="00DB25C4">
        <w:rPr>
          <w:rFonts w:eastAsia="Calibri" w:cstheme="minorHAnsi"/>
          <w:lang w:val="en-ID"/>
        </w:rPr>
        <w:t xml:space="preserve"> </w:t>
      </w:r>
      <w:proofErr w:type="spellStart"/>
      <w:r w:rsidRPr="00DB25C4">
        <w:rPr>
          <w:rFonts w:eastAsia="Calibri" w:cstheme="minorHAnsi"/>
          <w:lang w:val="en-ID"/>
        </w:rPr>
        <w:t>termasuk</w:t>
      </w:r>
      <w:proofErr w:type="spellEnd"/>
      <w:r w:rsidRPr="00DB25C4">
        <w:rPr>
          <w:rFonts w:eastAsia="Calibri" w:cstheme="minorHAnsi"/>
          <w:lang w:val="en-ID"/>
        </w:rPr>
        <w:t xml:space="preserve"> </w:t>
      </w:r>
      <w:proofErr w:type="spellStart"/>
      <w:r w:rsidRPr="00DB25C4">
        <w:rPr>
          <w:rFonts w:eastAsia="Calibri" w:cstheme="minorHAnsi"/>
          <w:lang w:val="en-ID"/>
        </w:rPr>
        <w:t>kurikulum</w:t>
      </w:r>
      <w:proofErr w:type="spellEnd"/>
      <w:r w:rsidRPr="00DB25C4">
        <w:rPr>
          <w:rFonts w:eastAsia="Calibri" w:cstheme="minorHAnsi"/>
          <w:lang w:val="en-ID"/>
        </w:rPr>
        <w:t xml:space="preserve">, </w:t>
      </w:r>
      <w:proofErr w:type="spellStart"/>
      <w:r w:rsidRPr="00DB25C4">
        <w:rPr>
          <w:rFonts w:eastAsia="Calibri" w:cstheme="minorHAnsi"/>
          <w:lang w:val="en-ID"/>
        </w:rPr>
        <w:t>kegiatan</w:t>
      </w:r>
      <w:proofErr w:type="spellEnd"/>
      <w:r w:rsidRPr="00DB25C4">
        <w:rPr>
          <w:rFonts w:eastAsia="Calibri" w:cstheme="minorHAnsi"/>
          <w:lang w:val="en-ID"/>
        </w:rPr>
        <w:t xml:space="preserve"> </w:t>
      </w:r>
      <w:proofErr w:type="spellStart"/>
      <w:r w:rsidRPr="00DB25C4">
        <w:rPr>
          <w:rFonts w:eastAsia="Calibri" w:cstheme="minorHAnsi"/>
          <w:lang w:val="en-ID"/>
        </w:rPr>
        <w:t>pembelajaran</w:t>
      </w:r>
      <w:proofErr w:type="spellEnd"/>
      <w:r w:rsidRPr="00DB25C4">
        <w:rPr>
          <w:rFonts w:eastAsia="Calibri" w:cstheme="minorHAnsi"/>
          <w:lang w:val="en-ID"/>
        </w:rPr>
        <w:t xml:space="preserve">, dan lain </w:t>
      </w:r>
      <w:proofErr w:type="spellStart"/>
      <w:r w:rsidRPr="00DB25C4">
        <w:rPr>
          <w:rFonts w:eastAsia="Calibri" w:cstheme="minorHAnsi"/>
          <w:lang w:val="en-ID"/>
        </w:rPr>
        <w:t>sebagainya</w:t>
      </w:r>
      <w:proofErr w:type="spellEnd"/>
      <w:r w:rsidRPr="00DB25C4">
        <w:rPr>
          <w:rFonts w:eastAsia="Calibri" w:cstheme="minorHAnsi"/>
          <w:lang w:val="en-ID"/>
        </w:rPr>
        <w:t xml:space="preserve">. </w:t>
      </w:r>
      <w:proofErr w:type="spellStart"/>
      <w:r w:rsidRPr="00DB25C4">
        <w:rPr>
          <w:rFonts w:eastAsia="Calibri" w:cstheme="minorHAnsi"/>
          <w:lang w:val="en-ID"/>
        </w:rPr>
        <w:t>Berdasarkan</w:t>
      </w:r>
      <w:proofErr w:type="spellEnd"/>
      <w:r w:rsidRPr="00DB25C4">
        <w:rPr>
          <w:rFonts w:eastAsia="Calibri" w:cstheme="minorHAnsi"/>
          <w:lang w:val="en-ID"/>
        </w:rPr>
        <w:t xml:space="preserve"> </w:t>
      </w:r>
      <w:proofErr w:type="spellStart"/>
      <w:r w:rsidRPr="00DB25C4">
        <w:rPr>
          <w:rFonts w:eastAsia="Calibri" w:cstheme="minorHAnsi"/>
          <w:lang w:val="en-ID"/>
        </w:rPr>
        <w:t>hasil</w:t>
      </w:r>
      <w:proofErr w:type="spellEnd"/>
      <w:r w:rsidRPr="00DB25C4">
        <w:rPr>
          <w:rFonts w:eastAsia="Calibri" w:cstheme="minorHAnsi"/>
          <w:lang w:val="en-ID"/>
        </w:rPr>
        <w:t xml:space="preserve"> </w:t>
      </w:r>
      <w:proofErr w:type="spellStart"/>
      <w:r w:rsidRPr="00DB25C4">
        <w:rPr>
          <w:rFonts w:eastAsia="Calibri" w:cstheme="minorHAnsi"/>
          <w:lang w:val="en-ID"/>
        </w:rPr>
        <w:t>evaluasi</w:t>
      </w:r>
      <w:proofErr w:type="spellEnd"/>
      <w:r w:rsidRPr="00DB25C4">
        <w:rPr>
          <w:rFonts w:eastAsia="Calibri" w:cstheme="minorHAnsi"/>
          <w:lang w:val="en-ID"/>
        </w:rPr>
        <w:t xml:space="preserve"> yang </w:t>
      </w:r>
      <w:proofErr w:type="spellStart"/>
      <w:r w:rsidRPr="00DB25C4">
        <w:rPr>
          <w:rFonts w:eastAsia="Calibri" w:cstheme="minorHAnsi"/>
          <w:lang w:val="en-ID"/>
        </w:rPr>
        <w:t>sudah</w:t>
      </w:r>
      <w:proofErr w:type="spellEnd"/>
      <w:r w:rsidRPr="00DB25C4">
        <w:rPr>
          <w:rFonts w:eastAsia="Calibri" w:cstheme="minorHAnsi"/>
          <w:lang w:val="en-ID"/>
        </w:rPr>
        <w:t xml:space="preserve"> </w:t>
      </w:r>
      <w:proofErr w:type="spellStart"/>
      <w:r w:rsidRPr="00DB25C4">
        <w:rPr>
          <w:rFonts w:eastAsia="Calibri" w:cstheme="minorHAnsi"/>
          <w:lang w:val="en-ID"/>
        </w:rPr>
        <w:t>dilakukan</w:t>
      </w:r>
      <w:proofErr w:type="spellEnd"/>
      <w:r w:rsidRPr="00DB25C4">
        <w:rPr>
          <w:rFonts w:eastAsia="Calibri" w:cstheme="minorHAnsi"/>
          <w:lang w:val="en-ID"/>
        </w:rPr>
        <w:t xml:space="preserve"> </w:t>
      </w:r>
      <w:proofErr w:type="spellStart"/>
      <w:r w:rsidRPr="00DB25C4">
        <w:rPr>
          <w:rFonts w:eastAsia="Calibri" w:cstheme="minorHAnsi"/>
          <w:lang w:val="en-ID"/>
        </w:rPr>
        <w:t>dapat</w:t>
      </w:r>
      <w:proofErr w:type="spellEnd"/>
      <w:r w:rsidRPr="00DB25C4">
        <w:rPr>
          <w:rFonts w:eastAsia="Calibri" w:cstheme="minorHAnsi"/>
          <w:lang w:val="en-ID"/>
        </w:rPr>
        <w:t xml:space="preserve"> </w:t>
      </w:r>
      <w:proofErr w:type="spellStart"/>
      <w:r w:rsidRPr="00DB25C4">
        <w:rPr>
          <w:rFonts w:eastAsia="Calibri" w:cstheme="minorHAnsi"/>
          <w:lang w:val="en-ID"/>
        </w:rPr>
        <w:t>diketahui</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41,7% </w:t>
      </w:r>
      <w:proofErr w:type="spellStart"/>
      <w:r w:rsidRPr="00DB25C4">
        <w:rPr>
          <w:rFonts w:eastAsia="Calibri" w:cstheme="minorHAnsi"/>
          <w:lang w:val="en-ID"/>
        </w:rPr>
        <w:t>mengatakan</w:t>
      </w:r>
      <w:proofErr w:type="spellEnd"/>
      <w:r w:rsidRPr="00DB25C4">
        <w:rPr>
          <w:rFonts w:eastAsia="Calibri" w:cstheme="minorHAnsi"/>
          <w:lang w:val="en-ID"/>
        </w:rPr>
        <w:t xml:space="preserve"> </w:t>
      </w:r>
      <w:proofErr w:type="spellStart"/>
      <w:r w:rsidRPr="00DB25C4">
        <w:rPr>
          <w:rFonts w:eastAsia="Calibri" w:cstheme="minorHAnsi"/>
          <w:lang w:val="en-ID"/>
        </w:rPr>
        <w:t>paham</w:t>
      </w:r>
      <w:proofErr w:type="spellEnd"/>
      <w:r w:rsidRPr="00DB25C4">
        <w:rPr>
          <w:rFonts w:eastAsia="Calibri" w:cstheme="minorHAnsi"/>
          <w:lang w:val="en-ID"/>
        </w:rPr>
        <w:t xml:space="preserve"> dan 58,3% </w:t>
      </w:r>
      <w:proofErr w:type="spellStart"/>
      <w:r w:rsidRPr="00DB25C4">
        <w:rPr>
          <w:rFonts w:eastAsia="Calibri" w:cstheme="minorHAnsi"/>
          <w:lang w:val="en-ID"/>
        </w:rPr>
        <w:t>menyatakan</w:t>
      </w:r>
      <w:proofErr w:type="spellEnd"/>
      <w:r w:rsidRPr="00DB25C4">
        <w:rPr>
          <w:rFonts w:eastAsia="Calibri" w:cstheme="minorHAnsi"/>
          <w:lang w:val="en-ID"/>
        </w:rPr>
        <w:t xml:space="preserve"> sangat </w:t>
      </w:r>
      <w:proofErr w:type="spellStart"/>
      <w:r w:rsidRPr="00DB25C4">
        <w:rPr>
          <w:rFonts w:eastAsia="Calibri" w:cstheme="minorHAnsi"/>
          <w:lang w:val="en-ID"/>
        </w:rPr>
        <w:t>paham</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kebijakan-kebijakan</w:t>
      </w:r>
      <w:proofErr w:type="spellEnd"/>
      <w:r w:rsidRPr="00DB25C4">
        <w:rPr>
          <w:rFonts w:eastAsia="Calibri" w:cstheme="minorHAnsi"/>
          <w:lang w:val="en-ID"/>
        </w:rPr>
        <w:t xml:space="preserve"> yang </w:t>
      </w:r>
      <w:proofErr w:type="spellStart"/>
      <w:r w:rsidRPr="00DB25C4">
        <w:rPr>
          <w:rFonts w:eastAsia="Calibri" w:cstheme="minorHAnsi"/>
          <w:lang w:val="en-ID"/>
        </w:rPr>
        <w:t>mengatur</w:t>
      </w:r>
      <w:proofErr w:type="spellEnd"/>
      <w:r w:rsidRPr="00DB25C4">
        <w:rPr>
          <w:rFonts w:eastAsia="Calibri" w:cstheme="minorHAnsi"/>
          <w:lang w:val="en-ID"/>
        </w:rPr>
        <w:t xml:space="preserve"> </w:t>
      </w:r>
      <w:proofErr w:type="spellStart"/>
      <w:r w:rsidRPr="00DB25C4">
        <w:rPr>
          <w:rFonts w:eastAsia="Calibri" w:cstheme="minorHAnsi"/>
          <w:lang w:val="en-ID"/>
        </w:rPr>
        <w:t>tentang</w:t>
      </w:r>
      <w:proofErr w:type="spellEnd"/>
      <w:r w:rsidRPr="00DB25C4">
        <w:rPr>
          <w:rFonts w:eastAsia="Calibri" w:cstheme="minorHAnsi"/>
          <w:lang w:val="en-ID"/>
        </w:rPr>
        <w:t xml:space="preserve"> </w:t>
      </w:r>
      <w:proofErr w:type="spellStart"/>
      <w:r w:rsidRPr="00DB25C4">
        <w:rPr>
          <w:rFonts w:eastAsia="Calibri" w:cstheme="minorHAnsi"/>
          <w:lang w:val="en-ID"/>
        </w:rPr>
        <w:t>pendidikan</w:t>
      </w:r>
      <w:proofErr w:type="spellEnd"/>
      <w:r w:rsidRPr="00DB25C4">
        <w:rPr>
          <w:rFonts w:eastAsia="Calibri" w:cstheme="minorHAnsi"/>
          <w:lang w:val="en-ID"/>
        </w:rPr>
        <w:t xml:space="preserve">. </w:t>
      </w:r>
      <w:proofErr w:type="spellStart"/>
      <w:r w:rsidRPr="00DB25C4">
        <w:rPr>
          <w:rFonts w:eastAsia="Calibri" w:cstheme="minorHAnsi"/>
          <w:lang w:val="en-ID"/>
        </w:rPr>
        <w:t>Berdasarkan</w:t>
      </w:r>
      <w:proofErr w:type="spellEnd"/>
      <w:r w:rsidRPr="00DB25C4">
        <w:rPr>
          <w:rFonts w:eastAsia="Calibri" w:cstheme="minorHAnsi"/>
          <w:lang w:val="en-ID"/>
        </w:rPr>
        <w:t xml:space="preserve"> </w:t>
      </w:r>
      <w:proofErr w:type="spellStart"/>
      <w:r w:rsidRPr="00DB25C4">
        <w:rPr>
          <w:rFonts w:eastAsia="Calibri" w:cstheme="minorHAnsi"/>
          <w:lang w:val="en-ID"/>
        </w:rPr>
        <w:t>hasil</w:t>
      </w:r>
      <w:proofErr w:type="spellEnd"/>
      <w:r w:rsidRPr="00DB25C4">
        <w:rPr>
          <w:rFonts w:eastAsia="Calibri" w:cstheme="minorHAnsi"/>
          <w:lang w:val="en-ID"/>
        </w:rPr>
        <w:t xml:space="preserve"> </w:t>
      </w:r>
      <w:proofErr w:type="spellStart"/>
      <w:r w:rsidRPr="00DB25C4">
        <w:rPr>
          <w:rFonts w:eastAsia="Calibri" w:cstheme="minorHAnsi"/>
          <w:lang w:val="en-ID"/>
        </w:rPr>
        <w:t>evaluasi</w:t>
      </w:r>
      <w:proofErr w:type="spellEnd"/>
      <w:r w:rsidRPr="00DB25C4">
        <w:rPr>
          <w:rFonts w:eastAsia="Calibri" w:cstheme="minorHAnsi"/>
          <w:lang w:val="en-ID"/>
        </w:rPr>
        <w:t xml:space="preserve"> </w:t>
      </w:r>
      <w:proofErr w:type="spellStart"/>
      <w:r w:rsidRPr="00DB25C4">
        <w:rPr>
          <w:rFonts w:eastAsia="Calibri" w:cstheme="minorHAnsi"/>
          <w:lang w:val="en-ID"/>
        </w:rPr>
        <w:t>tersebut</w:t>
      </w:r>
      <w:proofErr w:type="spellEnd"/>
      <w:r w:rsidRPr="00DB25C4">
        <w:rPr>
          <w:rFonts w:eastAsia="Calibri" w:cstheme="minorHAnsi"/>
          <w:lang w:val="en-ID"/>
        </w:rPr>
        <w:t xml:space="preserve"> </w:t>
      </w:r>
      <w:proofErr w:type="spellStart"/>
      <w:r w:rsidRPr="00DB25C4">
        <w:rPr>
          <w:rFonts w:eastAsia="Calibri" w:cstheme="minorHAnsi"/>
          <w:lang w:val="en-ID"/>
        </w:rPr>
        <w:t>dapat</w:t>
      </w:r>
      <w:proofErr w:type="spellEnd"/>
      <w:r w:rsidRPr="00DB25C4">
        <w:rPr>
          <w:rFonts w:eastAsia="Calibri" w:cstheme="minorHAnsi"/>
          <w:lang w:val="en-ID"/>
        </w:rPr>
        <w:t xml:space="preserve"> </w:t>
      </w:r>
      <w:proofErr w:type="spellStart"/>
      <w:r w:rsidRPr="00DB25C4">
        <w:rPr>
          <w:rFonts w:eastAsia="Calibri" w:cstheme="minorHAnsi"/>
          <w:lang w:val="en-ID"/>
        </w:rPr>
        <w:t>disimpulkan</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mayoritas</w:t>
      </w:r>
      <w:proofErr w:type="spellEnd"/>
      <w:r w:rsidRPr="00DB25C4">
        <w:rPr>
          <w:rFonts w:eastAsia="Calibri" w:cstheme="minorHAnsi"/>
          <w:lang w:val="en-ID"/>
        </w:rPr>
        <w:t xml:space="preserve"> </w:t>
      </w:r>
      <w:proofErr w:type="spellStart"/>
      <w:r w:rsidRPr="00DB25C4">
        <w:rPr>
          <w:rFonts w:eastAsia="Calibri" w:cstheme="minorHAnsi"/>
          <w:lang w:val="en-ID"/>
        </w:rPr>
        <w:t>sivitas</w:t>
      </w:r>
      <w:proofErr w:type="spellEnd"/>
      <w:r w:rsidRPr="00DB25C4">
        <w:rPr>
          <w:rFonts w:eastAsia="Calibri" w:cstheme="minorHAnsi"/>
          <w:lang w:val="en-ID"/>
        </w:rPr>
        <w:t xml:space="preserve"> </w:t>
      </w:r>
      <w:proofErr w:type="spellStart"/>
      <w:r w:rsidRPr="00DB25C4">
        <w:rPr>
          <w:rFonts w:eastAsia="Calibri" w:cstheme="minorHAnsi"/>
          <w:lang w:val="en-ID"/>
        </w:rPr>
        <w:t>akademika</w:t>
      </w:r>
      <w:proofErr w:type="spellEnd"/>
      <w:r w:rsidRPr="00DB25C4">
        <w:rPr>
          <w:rFonts w:eastAsia="Calibri" w:cstheme="minorHAnsi"/>
          <w:lang w:val="en-ID"/>
        </w:rPr>
        <w:t xml:space="preserve"> </w:t>
      </w:r>
      <w:proofErr w:type="spellStart"/>
      <w:r w:rsidRPr="00DB25C4">
        <w:rPr>
          <w:rFonts w:eastAsia="Calibri" w:cstheme="minorHAnsi"/>
          <w:lang w:val="en-ID"/>
        </w:rPr>
        <w:t>memiliki</w:t>
      </w:r>
      <w:proofErr w:type="spellEnd"/>
      <w:r w:rsidRPr="00DB25C4">
        <w:rPr>
          <w:rFonts w:eastAsia="Calibri" w:cstheme="minorHAnsi"/>
          <w:lang w:val="en-ID"/>
        </w:rPr>
        <w:t xml:space="preserve"> </w:t>
      </w:r>
      <w:proofErr w:type="spellStart"/>
      <w:r w:rsidRPr="00DB25C4">
        <w:rPr>
          <w:rFonts w:eastAsia="Calibri" w:cstheme="minorHAnsi"/>
          <w:lang w:val="en-ID"/>
        </w:rPr>
        <w:t>pemahaman</w:t>
      </w:r>
      <w:proofErr w:type="spellEnd"/>
      <w:r w:rsidRPr="00DB25C4">
        <w:rPr>
          <w:rFonts w:eastAsia="Calibri" w:cstheme="minorHAnsi"/>
          <w:lang w:val="en-ID"/>
        </w:rPr>
        <w:t xml:space="preserve"> yang </w:t>
      </w:r>
      <w:proofErr w:type="spellStart"/>
      <w:r w:rsidRPr="00DB25C4">
        <w:rPr>
          <w:rFonts w:eastAsia="Calibri" w:cstheme="minorHAnsi"/>
          <w:lang w:val="en-ID"/>
        </w:rPr>
        <w:t>baik</w:t>
      </w:r>
      <w:proofErr w:type="spellEnd"/>
      <w:r w:rsidRPr="00DB25C4">
        <w:rPr>
          <w:rFonts w:eastAsia="Calibri" w:cstheme="minorHAnsi"/>
          <w:lang w:val="en-ID"/>
        </w:rPr>
        <w:t xml:space="preserve"> </w:t>
      </w:r>
      <w:proofErr w:type="spellStart"/>
      <w:r w:rsidRPr="00DB25C4">
        <w:rPr>
          <w:rFonts w:eastAsia="Calibri" w:cstheme="minorHAnsi"/>
          <w:lang w:val="en-ID"/>
        </w:rPr>
        <w:t>tentang</w:t>
      </w:r>
      <w:proofErr w:type="spellEnd"/>
      <w:r w:rsidRPr="00DB25C4">
        <w:rPr>
          <w:rFonts w:eastAsia="Calibri" w:cstheme="minorHAnsi"/>
          <w:lang w:val="en-ID"/>
        </w:rPr>
        <w:t xml:space="preserve"> </w:t>
      </w:r>
      <w:proofErr w:type="spellStart"/>
      <w:r w:rsidRPr="00DB25C4">
        <w:rPr>
          <w:rFonts w:eastAsia="Calibri" w:cstheme="minorHAnsi"/>
          <w:lang w:val="en-ID"/>
        </w:rPr>
        <w:t>kebijakan-kebijakan</w:t>
      </w:r>
      <w:proofErr w:type="spellEnd"/>
      <w:r w:rsidRPr="00DB25C4">
        <w:rPr>
          <w:rFonts w:eastAsia="Calibri" w:cstheme="minorHAnsi"/>
          <w:lang w:val="en-ID"/>
        </w:rPr>
        <w:t xml:space="preserve"> yang </w:t>
      </w:r>
      <w:proofErr w:type="spellStart"/>
      <w:r w:rsidRPr="00DB25C4">
        <w:rPr>
          <w:rFonts w:eastAsia="Calibri" w:cstheme="minorHAnsi"/>
          <w:lang w:val="en-ID"/>
        </w:rPr>
        <w:t>mengatur</w:t>
      </w:r>
      <w:proofErr w:type="spellEnd"/>
      <w:r w:rsidRPr="00DB25C4">
        <w:rPr>
          <w:rFonts w:eastAsia="Calibri" w:cstheme="minorHAnsi"/>
          <w:lang w:val="en-ID"/>
        </w:rPr>
        <w:t xml:space="preserve"> </w:t>
      </w:r>
      <w:proofErr w:type="spellStart"/>
      <w:r w:rsidRPr="00DB25C4">
        <w:rPr>
          <w:rFonts w:eastAsia="Calibri" w:cstheme="minorHAnsi"/>
          <w:lang w:val="en-ID"/>
        </w:rPr>
        <w:t>tentang</w:t>
      </w:r>
      <w:proofErr w:type="spellEnd"/>
      <w:r w:rsidRPr="00DB25C4">
        <w:rPr>
          <w:rFonts w:eastAsia="Calibri" w:cstheme="minorHAnsi"/>
          <w:lang w:val="en-ID"/>
        </w:rPr>
        <w:t xml:space="preserve"> </w:t>
      </w:r>
      <w:proofErr w:type="spellStart"/>
      <w:r w:rsidRPr="00DB25C4">
        <w:rPr>
          <w:rFonts w:eastAsia="Calibri" w:cstheme="minorHAnsi"/>
          <w:lang w:val="en-ID"/>
        </w:rPr>
        <w:t>pendidikan</w:t>
      </w:r>
      <w:proofErr w:type="spellEnd"/>
      <w:r w:rsidRPr="00DB25C4">
        <w:rPr>
          <w:rFonts w:eastAsia="Calibri" w:cstheme="minorHAnsi"/>
          <w:lang w:val="en-ID"/>
        </w:rPr>
        <w:t xml:space="preserve">. Hasil </w:t>
      </w:r>
      <w:proofErr w:type="spellStart"/>
      <w:r w:rsidRPr="00DB25C4">
        <w:rPr>
          <w:rFonts w:eastAsia="Calibri" w:cstheme="minorHAnsi"/>
          <w:lang w:val="en-ID"/>
        </w:rPr>
        <w:t>evaluasi</w:t>
      </w:r>
      <w:proofErr w:type="spellEnd"/>
      <w:r w:rsidRPr="00DB25C4">
        <w:rPr>
          <w:rFonts w:eastAsia="Calibri" w:cstheme="minorHAnsi"/>
          <w:lang w:val="en-ID"/>
        </w:rPr>
        <w:t xml:space="preserve"> </w:t>
      </w:r>
      <w:proofErr w:type="spellStart"/>
      <w:r w:rsidRPr="00DB25C4">
        <w:rPr>
          <w:rFonts w:eastAsia="Calibri" w:cstheme="minorHAnsi"/>
          <w:lang w:val="en-ID"/>
        </w:rPr>
        <w:t>ini</w:t>
      </w:r>
      <w:proofErr w:type="spellEnd"/>
      <w:r w:rsidRPr="00DB25C4">
        <w:rPr>
          <w:rFonts w:eastAsia="Calibri" w:cstheme="minorHAnsi"/>
          <w:lang w:val="en-ID"/>
        </w:rPr>
        <w:t xml:space="preserve"> </w:t>
      </w:r>
      <w:proofErr w:type="spellStart"/>
      <w:r w:rsidRPr="00DB25C4">
        <w:rPr>
          <w:rFonts w:eastAsia="Calibri" w:cstheme="minorHAnsi"/>
          <w:lang w:val="en-ID"/>
        </w:rPr>
        <w:t>mengartikan</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ada</w:t>
      </w:r>
      <w:proofErr w:type="spellEnd"/>
      <w:r w:rsidRPr="00DB25C4">
        <w:rPr>
          <w:rFonts w:eastAsia="Calibri" w:cstheme="minorHAnsi"/>
          <w:lang w:val="en-ID"/>
        </w:rPr>
        <w:t xml:space="preserve"> </w:t>
      </w:r>
      <w:proofErr w:type="spellStart"/>
      <w:r w:rsidRPr="00DB25C4">
        <w:rPr>
          <w:rFonts w:eastAsia="Calibri" w:cstheme="minorHAnsi"/>
          <w:lang w:val="en-ID"/>
        </w:rPr>
        <w:t>kebutuhan</w:t>
      </w:r>
      <w:proofErr w:type="spellEnd"/>
      <w:r w:rsidRPr="00DB25C4">
        <w:rPr>
          <w:rFonts w:eastAsia="Calibri" w:cstheme="minorHAnsi"/>
          <w:lang w:val="en-ID"/>
        </w:rPr>
        <w:t xml:space="preserve"> </w:t>
      </w:r>
      <w:proofErr w:type="spellStart"/>
      <w:r w:rsidRPr="00DB25C4">
        <w:rPr>
          <w:rFonts w:eastAsia="Calibri" w:cstheme="minorHAnsi"/>
          <w:lang w:val="en-ID"/>
        </w:rPr>
        <w:t>untuk</w:t>
      </w:r>
      <w:proofErr w:type="spellEnd"/>
      <w:r w:rsidRPr="00DB25C4">
        <w:rPr>
          <w:rFonts w:eastAsia="Calibri" w:cstheme="minorHAnsi"/>
          <w:lang w:val="en-ID"/>
        </w:rPr>
        <w:t xml:space="preserve"> </w:t>
      </w:r>
      <w:proofErr w:type="spellStart"/>
      <w:r w:rsidRPr="00DB25C4">
        <w:rPr>
          <w:rFonts w:eastAsia="Calibri" w:cstheme="minorHAnsi"/>
          <w:lang w:val="en-ID"/>
        </w:rPr>
        <w:t>memperkuat</w:t>
      </w:r>
      <w:proofErr w:type="spellEnd"/>
      <w:r w:rsidRPr="00DB25C4">
        <w:rPr>
          <w:rFonts w:eastAsia="Calibri" w:cstheme="minorHAnsi"/>
          <w:lang w:val="en-ID"/>
        </w:rPr>
        <w:t xml:space="preserve"> </w:t>
      </w:r>
      <w:proofErr w:type="spellStart"/>
      <w:r w:rsidRPr="00DB25C4">
        <w:rPr>
          <w:rFonts w:eastAsia="Calibri" w:cstheme="minorHAnsi"/>
          <w:lang w:val="en-ID"/>
        </w:rPr>
        <w:t>pemahaman</w:t>
      </w:r>
      <w:proofErr w:type="spellEnd"/>
      <w:r w:rsidRPr="00DB25C4">
        <w:rPr>
          <w:rFonts w:eastAsia="Calibri" w:cstheme="minorHAnsi"/>
          <w:lang w:val="en-ID"/>
        </w:rPr>
        <w:t xml:space="preserve"> dan </w:t>
      </w:r>
      <w:proofErr w:type="spellStart"/>
      <w:r w:rsidRPr="00DB25C4">
        <w:rPr>
          <w:rFonts w:eastAsia="Calibri" w:cstheme="minorHAnsi"/>
          <w:lang w:val="en-ID"/>
        </w:rPr>
        <w:t>pengetahuan</w:t>
      </w:r>
      <w:proofErr w:type="spellEnd"/>
      <w:r w:rsidRPr="00DB25C4">
        <w:rPr>
          <w:rFonts w:eastAsia="Calibri" w:cstheme="minorHAnsi"/>
          <w:lang w:val="en-ID"/>
        </w:rPr>
        <w:t xml:space="preserve"> </w:t>
      </w:r>
      <w:proofErr w:type="spellStart"/>
      <w:r w:rsidRPr="00DB25C4">
        <w:rPr>
          <w:rFonts w:eastAsia="Calibri" w:cstheme="minorHAnsi"/>
          <w:lang w:val="en-ID"/>
        </w:rPr>
        <w:t>sivitas</w:t>
      </w:r>
      <w:proofErr w:type="spellEnd"/>
      <w:r w:rsidRPr="00DB25C4">
        <w:rPr>
          <w:rFonts w:eastAsia="Calibri" w:cstheme="minorHAnsi"/>
          <w:lang w:val="en-ID"/>
        </w:rPr>
        <w:t xml:space="preserve"> </w:t>
      </w:r>
      <w:proofErr w:type="spellStart"/>
      <w:r w:rsidRPr="00DB25C4">
        <w:rPr>
          <w:rFonts w:eastAsia="Calibri" w:cstheme="minorHAnsi"/>
          <w:lang w:val="en-ID"/>
        </w:rPr>
        <w:t>akademika</w:t>
      </w:r>
      <w:proofErr w:type="spellEnd"/>
      <w:r w:rsidRPr="00DB25C4">
        <w:rPr>
          <w:rFonts w:eastAsia="Calibri" w:cstheme="minorHAnsi"/>
          <w:lang w:val="en-ID"/>
        </w:rPr>
        <w:t xml:space="preserve"> </w:t>
      </w:r>
      <w:proofErr w:type="spellStart"/>
      <w:r w:rsidRPr="00DB25C4">
        <w:rPr>
          <w:rFonts w:eastAsia="Calibri" w:cstheme="minorHAnsi"/>
          <w:lang w:val="en-ID"/>
        </w:rPr>
        <w:t>tentang</w:t>
      </w:r>
      <w:proofErr w:type="spellEnd"/>
      <w:r w:rsidRPr="00DB25C4">
        <w:rPr>
          <w:rFonts w:eastAsia="Calibri" w:cstheme="minorHAnsi"/>
          <w:lang w:val="en-ID"/>
        </w:rPr>
        <w:t xml:space="preserve"> </w:t>
      </w:r>
      <w:proofErr w:type="spellStart"/>
      <w:r w:rsidRPr="00DB25C4">
        <w:rPr>
          <w:rFonts w:eastAsia="Calibri" w:cstheme="minorHAnsi"/>
          <w:lang w:val="en-ID"/>
        </w:rPr>
        <w:t>kebijakan-kebijakan</w:t>
      </w:r>
      <w:proofErr w:type="spellEnd"/>
      <w:r w:rsidRPr="00DB25C4">
        <w:rPr>
          <w:rFonts w:eastAsia="Calibri" w:cstheme="minorHAnsi"/>
          <w:lang w:val="en-ID"/>
        </w:rPr>
        <w:t xml:space="preserve"> yang </w:t>
      </w:r>
      <w:proofErr w:type="spellStart"/>
      <w:r w:rsidRPr="00DB25C4">
        <w:rPr>
          <w:rFonts w:eastAsia="Calibri" w:cstheme="minorHAnsi"/>
          <w:lang w:val="en-ID"/>
        </w:rPr>
        <w:t>mengatur</w:t>
      </w:r>
      <w:proofErr w:type="spellEnd"/>
      <w:r w:rsidRPr="00DB25C4">
        <w:rPr>
          <w:rFonts w:eastAsia="Calibri" w:cstheme="minorHAnsi"/>
          <w:lang w:val="en-ID"/>
        </w:rPr>
        <w:t xml:space="preserve"> </w:t>
      </w:r>
      <w:proofErr w:type="spellStart"/>
      <w:r w:rsidRPr="00DB25C4">
        <w:rPr>
          <w:rFonts w:eastAsia="Calibri" w:cstheme="minorHAnsi"/>
          <w:lang w:val="en-ID"/>
        </w:rPr>
        <w:t>perihal</w:t>
      </w:r>
      <w:proofErr w:type="spellEnd"/>
      <w:r w:rsidRPr="00DB25C4">
        <w:rPr>
          <w:rFonts w:eastAsia="Calibri" w:cstheme="minorHAnsi"/>
          <w:lang w:val="en-ID"/>
        </w:rPr>
        <w:t xml:space="preserve"> </w:t>
      </w:r>
      <w:proofErr w:type="spellStart"/>
      <w:r w:rsidRPr="00DB25C4">
        <w:rPr>
          <w:rFonts w:eastAsia="Calibri" w:cstheme="minorHAnsi"/>
          <w:lang w:val="en-ID"/>
        </w:rPr>
        <w:t>pendidikan</w:t>
      </w:r>
      <w:proofErr w:type="spellEnd"/>
      <w:r w:rsidRPr="00DB25C4">
        <w:rPr>
          <w:rFonts w:eastAsia="Calibri" w:cstheme="minorHAnsi"/>
          <w:lang w:val="en-ID"/>
        </w:rPr>
        <w:t xml:space="preserve">. </w:t>
      </w:r>
      <w:proofErr w:type="spellStart"/>
      <w:r w:rsidRPr="00DB25C4">
        <w:rPr>
          <w:rFonts w:eastAsia="Calibri" w:cstheme="minorHAnsi"/>
          <w:lang w:val="en-ID"/>
        </w:rPr>
        <w:t>Untuk</w:t>
      </w:r>
      <w:proofErr w:type="spellEnd"/>
      <w:r w:rsidRPr="00DB25C4">
        <w:rPr>
          <w:rFonts w:eastAsia="Calibri" w:cstheme="minorHAnsi"/>
          <w:lang w:val="en-ID"/>
        </w:rPr>
        <w:t xml:space="preserve"> </w:t>
      </w:r>
      <w:proofErr w:type="spellStart"/>
      <w:r w:rsidRPr="00DB25C4">
        <w:rPr>
          <w:rFonts w:eastAsia="Calibri" w:cstheme="minorHAnsi"/>
          <w:lang w:val="en-ID"/>
        </w:rPr>
        <w:t>meningkatkan</w:t>
      </w:r>
      <w:proofErr w:type="spellEnd"/>
      <w:r w:rsidRPr="00DB25C4">
        <w:rPr>
          <w:rFonts w:eastAsia="Calibri" w:cstheme="minorHAnsi"/>
          <w:lang w:val="en-ID"/>
        </w:rPr>
        <w:t xml:space="preserve"> </w:t>
      </w:r>
      <w:proofErr w:type="spellStart"/>
      <w:r w:rsidRPr="00DB25C4">
        <w:rPr>
          <w:rFonts w:eastAsia="Calibri" w:cstheme="minorHAnsi"/>
          <w:lang w:val="en-ID"/>
        </w:rPr>
        <w:t>pemahaman</w:t>
      </w:r>
      <w:proofErr w:type="spellEnd"/>
      <w:r w:rsidRPr="00DB25C4">
        <w:rPr>
          <w:rFonts w:eastAsia="Calibri" w:cstheme="minorHAnsi"/>
          <w:lang w:val="en-ID"/>
        </w:rPr>
        <w:t xml:space="preserve"> </w:t>
      </w:r>
      <w:proofErr w:type="spellStart"/>
      <w:r w:rsidRPr="00DB25C4">
        <w:rPr>
          <w:rFonts w:eastAsia="Calibri" w:cstheme="minorHAnsi"/>
          <w:lang w:val="en-ID"/>
        </w:rPr>
        <w:t>sivitas</w:t>
      </w:r>
      <w:proofErr w:type="spellEnd"/>
      <w:r w:rsidRPr="00DB25C4">
        <w:rPr>
          <w:rFonts w:eastAsia="Calibri" w:cstheme="minorHAnsi"/>
          <w:lang w:val="en-ID"/>
        </w:rPr>
        <w:t xml:space="preserve"> </w:t>
      </w:r>
      <w:proofErr w:type="spellStart"/>
      <w:r w:rsidRPr="00DB25C4">
        <w:rPr>
          <w:rFonts w:eastAsia="Calibri" w:cstheme="minorHAnsi"/>
          <w:lang w:val="en-ID"/>
        </w:rPr>
        <w:t>akademika</w:t>
      </w:r>
      <w:proofErr w:type="spellEnd"/>
      <w:r w:rsidRPr="00DB25C4">
        <w:rPr>
          <w:rFonts w:eastAsia="Calibri" w:cstheme="minorHAnsi"/>
          <w:lang w:val="en-ID"/>
        </w:rPr>
        <w:t xml:space="preserve"> UPPS </w:t>
      </w:r>
      <w:proofErr w:type="spellStart"/>
      <w:r w:rsidRPr="00DB25C4">
        <w:rPr>
          <w:rFonts w:eastAsia="Calibri" w:cstheme="minorHAnsi"/>
          <w:lang w:val="en-ID"/>
        </w:rPr>
        <w:t>tentang</w:t>
      </w:r>
      <w:proofErr w:type="spellEnd"/>
      <w:r w:rsidRPr="00DB25C4">
        <w:rPr>
          <w:rFonts w:eastAsia="Calibri" w:cstheme="minorHAnsi"/>
          <w:lang w:val="en-ID"/>
        </w:rPr>
        <w:t xml:space="preserve"> </w:t>
      </w:r>
      <w:proofErr w:type="spellStart"/>
      <w:r w:rsidRPr="00DB25C4">
        <w:rPr>
          <w:rFonts w:eastAsia="Calibri" w:cstheme="minorHAnsi"/>
          <w:lang w:val="en-ID"/>
        </w:rPr>
        <w:t>kebijakan</w:t>
      </w:r>
      <w:proofErr w:type="spellEnd"/>
      <w:r w:rsidRPr="00DB25C4">
        <w:rPr>
          <w:rFonts w:eastAsia="Calibri" w:cstheme="minorHAnsi"/>
          <w:lang w:val="en-ID"/>
        </w:rPr>
        <w:t xml:space="preserve"> </w:t>
      </w:r>
      <w:proofErr w:type="spellStart"/>
      <w:r w:rsidRPr="00DB25C4">
        <w:rPr>
          <w:rFonts w:eastAsia="Calibri" w:cstheme="minorHAnsi"/>
          <w:lang w:val="en-ID"/>
        </w:rPr>
        <w:t>pendidikan</w:t>
      </w:r>
      <w:proofErr w:type="spellEnd"/>
      <w:r w:rsidRPr="00DB25C4">
        <w:rPr>
          <w:rFonts w:eastAsia="Calibri" w:cstheme="minorHAnsi"/>
          <w:lang w:val="en-ID"/>
        </w:rPr>
        <w:t xml:space="preserve"> </w:t>
      </w:r>
      <w:proofErr w:type="spellStart"/>
      <w:r w:rsidRPr="00DB25C4">
        <w:rPr>
          <w:rFonts w:eastAsia="Calibri" w:cstheme="minorHAnsi"/>
          <w:lang w:val="en-ID"/>
        </w:rPr>
        <w:t>ini</w:t>
      </w:r>
      <w:proofErr w:type="spellEnd"/>
      <w:r w:rsidRPr="00DB25C4">
        <w:rPr>
          <w:rFonts w:eastAsia="Calibri" w:cstheme="minorHAnsi"/>
          <w:lang w:val="en-ID"/>
        </w:rPr>
        <w:t xml:space="preserve">, </w:t>
      </w:r>
      <w:proofErr w:type="spellStart"/>
      <w:r w:rsidRPr="00DB25C4">
        <w:rPr>
          <w:rFonts w:eastAsia="Calibri" w:cstheme="minorHAnsi"/>
          <w:lang w:val="en-ID"/>
        </w:rPr>
        <w:t>ke</w:t>
      </w:r>
      <w:proofErr w:type="spellEnd"/>
      <w:r w:rsidRPr="00DB25C4">
        <w:rPr>
          <w:rFonts w:eastAsia="Calibri" w:cstheme="minorHAnsi"/>
          <w:lang w:val="en-ID"/>
        </w:rPr>
        <w:t xml:space="preserve"> </w:t>
      </w:r>
      <w:proofErr w:type="spellStart"/>
      <w:r w:rsidRPr="00DB25C4">
        <w:rPr>
          <w:rFonts w:eastAsia="Calibri" w:cstheme="minorHAnsi"/>
          <w:lang w:val="en-ID"/>
        </w:rPr>
        <w:t>depan</w:t>
      </w:r>
      <w:proofErr w:type="spellEnd"/>
      <w:r w:rsidRPr="00DB25C4">
        <w:rPr>
          <w:rFonts w:eastAsia="Calibri" w:cstheme="minorHAnsi"/>
          <w:lang w:val="en-ID"/>
        </w:rPr>
        <w:t xml:space="preserve"> </w:t>
      </w:r>
      <w:proofErr w:type="spellStart"/>
      <w:r w:rsidRPr="00DB25C4">
        <w:rPr>
          <w:rFonts w:eastAsia="Calibri" w:cstheme="minorHAnsi"/>
          <w:lang w:val="en-ID"/>
        </w:rPr>
        <w:t>akan</w:t>
      </w:r>
      <w:proofErr w:type="spellEnd"/>
      <w:r w:rsidRPr="00DB25C4">
        <w:rPr>
          <w:rFonts w:eastAsia="Calibri" w:cstheme="minorHAnsi"/>
          <w:lang w:val="en-ID"/>
        </w:rPr>
        <w:t xml:space="preserve"> </w:t>
      </w:r>
      <w:proofErr w:type="spellStart"/>
      <w:r w:rsidRPr="00DB25C4">
        <w:rPr>
          <w:rFonts w:eastAsia="Calibri" w:cstheme="minorHAnsi"/>
          <w:lang w:val="en-ID"/>
        </w:rPr>
        <w:t>dilakukan</w:t>
      </w:r>
      <w:proofErr w:type="spellEnd"/>
      <w:r w:rsidRPr="00DB25C4">
        <w:rPr>
          <w:rFonts w:eastAsia="Calibri" w:cstheme="minorHAnsi"/>
          <w:lang w:val="en-ID"/>
        </w:rPr>
        <w:t xml:space="preserve"> </w:t>
      </w:r>
      <w:proofErr w:type="spellStart"/>
      <w:r w:rsidRPr="00DB25C4">
        <w:rPr>
          <w:rFonts w:eastAsia="Calibri" w:cstheme="minorHAnsi"/>
          <w:lang w:val="en-ID"/>
        </w:rPr>
        <w:t>upaya</w:t>
      </w:r>
      <w:proofErr w:type="spellEnd"/>
      <w:r w:rsidRPr="00DB25C4">
        <w:rPr>
          <w:rFonts w:eastAsia="Calibri" w:cstheme="minorHAnsi"/>
          <w:lang w:val="en-ID"/>
        </w:rPr>
        <w:t xml:space="preserve"> </w:t>
      </w:r>
      <w:proofErr w:type="spellStart"/>
      <w:r w:rsidRPr="00DB25C4">
        <w:rPr>
          <w:rFonts w:eastAsia="Calibri" w:cstheme="minorHAnsi"/>
          <w:lang w:val="en-ID"/>
        </w:rPr>
        <w:t>untuk</w:t>
      </w:r>
      <w:proofErr w:type="spellEnd"/>
      <w:r w:rsidRPr="00DB25C4">
        <w:rPr>
          <w:rFonts w:eastAsia="Calibri" w:cstheme="minorHAnsi"/>
          <w:lang w:val="en-ID"/>
        </w:rPr>
        <w:t xml:space="preserve"> </w:t>
      </w:r>
      <w:proofErr w:type="spellStart"/>
      <w:r w:rsidRPr="00DB25C4">
        <w:rPr>
          <w:rFonts w:eastAsia="Calibri" w:cstheme="minorHAnsi"/>
          <w:lang w:val="en-ID"/>
        </w:rPr>
        <w:t>mensosialisasikan</w:t>
      </w:r>
      <w:proofErr w:type="spellEnd"/>
      <w:r w:rsidRPr="00DB25C4">
        <w:rPr>
          <w:rFonts w:eastAsia="Calibri" w:cstheme="minorHAnsi"/>
          <w:lang w:val="en-ID"/>
        </w:rPr>
        <w:t xml:space="preserve"> </w:t>
      </w:r>
      <w:proofErr w:type="spellStart"/>
      <w:r w:rsidRPr="00DB25C4">
        <w:rPr>
          <w:rFonts w:eastAsia="Calibri" w:cstheme="minorHAnsi"/>
          <w:lang w:val="en-ID"/>
        </w:rPr>
        <w:t>kebijakan</w:t>
      </w:r>
      <w:proofErr w:type="spellEnd"/>
      <w:r w:rsidRPr="00DB25C4">
        <w:rPr>
          <w:rFonts w:eastAsia="Calibri" w:cstheme="minorHAnsi"/>
          <w:lang w:val="en-ID"/>
        </w:rPr>
        <w:t xml:space="preserve"> </w:t>
      </w:r>
      <w:proofErr w:type="spellStart"/>
      <w:r w:rsidRPr="00DB25C4">
        <w:rPr>
          <w:rFonts w:eastAsia="Calibri" w:cstheme="minorHAnsi"/>
          <w:lang w:val="en-ID"/>
        </w:rPr>
        <w:t>ini</w:t>
      </w:r>
      <w:proofErr w:type="spellEnd"/>
      <w:r w:rsidRPr="00DB25C4">
        <w:rPr>
          <w:rFonts w:eastAsia="Calibri" w:cstheme="minorHAnsi"/>
          <w:lang w:val="en-ID"/>
        </w:rPr>
        <w:t xml:space="preserve">. Hal </w:t>
      </w:r>
      <w:proofErr w:type="spellStart"/>
      <w:r w:rsidRPr="00DB25C4">
        <w:rPr>
          <w:rFonts w:eastAsia="Calibri" w:cstheme="minorHAnsi"/>
          <w:lang w:val="en-ID"/>
        </w:rPr>
        <w:t>ini</w:t>
      </w:r>
      <w:proofErr w:type="spellEnd"/>
      <w:r w:rsidRPr="00DB25C4">
        <w:rPr>
          <w:rFonts w:eastAsia="Calibri" w:cstheme="minorHAnsi"/>
          <w:lang w:val="en-ID"/>
        </w:rPr>
        <w:t xml:space="preserve"> </w:t>
      </w:r>
      <w:proofErr w:type="spellStart"/>
      <w:r w:rsidRPr="00DB25C4">
        <w:rPr>
          <w:rFonts w:eastAsia="Calibri" w:cstheme="minorHAnsi"/>
          <w:lang w:val="en-ID"/>
        </w:rPr>
        <w:t>akan</w:t>
      </w:r>
      <w:proofErr w:type="spellEnd"/>
      <w:r w:rsidRPr="00DB25C4">
        <w:rPr>
          <w:rFonts w:eastAsia="Calibri" w:cstheme="minorHAnsi"/>
          <w:lang w:val="en-ID"/>
        </w:rPr>
        <w:t xml:space="preserve"> </w:t>
      </w:r>
      <w:proofErr w:type="spellStart"/>
      <w:r w:rsidRPr="00DB25C4">
        <w:rPr>
          <w:rFonts w:eastAsia="Calibri" w:cstheme="minorHAnsi"/>
          <w:lang w:val="en-ID"/>
        </w:rPr>
        <w:t>membantu</w:t>
      </w:r>
      <w:proofErr w:type="spellEnd"/>
      <w:r w:rsidRPr="00DB25C4">
        <w:rPr>
          <w:rFonts w:eastAsia="Calibri" w:cstheme="minorHAnsi"/>
          <w:lang w:val="en-ID"/>
        </w:rPr>
        <w:t xml:space="preserve"> </w:t>
      </w:r>
      <w:proofErr w:type="spellStart"/>
      <w:r w:rsidRPr="00DB25C4">
        <w:rPr>
          <w:rFonts w:eastAsia="Calibri" w:cstheme="minorHAnsi"/>
          <w:lang w:val="en-ID"/>
        </w:rPr>
        <w:t>dalam</w:t>
      </w:r>
      <w:proofErr w:type="spellEnd"/>
      <w:r w:rsidRPr="00DB25C4">
        <w:rPr>
          <w:rFonts w:eastAsia="Calibri" w:cstheme="minorHAnsi"/>
          <w:lang w:val="en-ID"/>
        </w:rPr>
        <w:t xml:space="preserve"> </w:t>
      </w:r>
      <w:proofErr w:type="spellStart"/>
      <w:r w:rsidRPr="00DB25C4">
        <w:rPr>
          <w:rFonts w:eastAsia="Calibri" w:cstheme="minorHAnsi"/>
          <w:lang w:val="en-ID"/>
        </w:rPr>
        <w:t>memastikan</w:t>
      </w:r>
      <w:proofErr w:type="spellEnd"/>
      <w:r w:rsidRPr="00DB25C4">
        <w:rPr>
          <w:rFonts w:eastAsia="Calibri" w:cstheme="minorHAnsi"/>
          <w:lang w:val="en-ID"/>
        </w:rPr>
        <w:t xml:space="preserve"> </w:t>
      </w:r>
      <w:proofErr w:type="spellStart"/>
      <w:r w:rsidRPr="00DB25C4">
        <w:rPr>
          <w:rFonts w:eastAsia="Calibri" w:cstheme="minorHAnsi"/>
          <w:lang w:val="en-ID"/>
        </w:rPr>
        <w:t>implementasi</w:t>
      </w:r>
      <w:proofErr w:type="spellEnd"/>
      <w:r w:rsidRPr="00DB25C4">
        <w:rPr>
          <w:rFonts w:eastAsia="Calibri" w:cstheme="minorHAnsi"/>
          <w:lang w:val="en-ID"/>
        </w:rPr>
        <w:t xml:space="preserve"> </w:t>
      </w:r>
      <w:proofErr w:type="spellStart"/>
      <w:r w:rsidRPr="00DB25C4">
        <w:rPr>
          <w:rFonts w:eastAsia="Calibri" w:cstheme="minorHAnsi"/>
          <w:lang w:val="en-ID"/>
        </w:rPr>
        <w:t>kebijakan-kebijakan</w:t>
      </w:r>
      <w:proofErr w:type="spellEnd"/>
      <w:r w:rsidRPr="00DB25C4">
        <w:rPr>
          <w:rFonts w:eastAsia="Calibri" w:cstheme="minorHAnsi"/>
          <w:lang w:val="en-ID"/>
        </w:rPr>
        <w:t xml:space="preserve"> yang </w:t>
      </w:r>
      <w:proofErr w:type="spellStart"/>
      <w:r w:rsidRPr="00DB25C4">
        <w:rPr>
          <w:rFonts w:eastAsia="Calibri" w:cstheme="minorHAnsi"/>
          <w:lang w:val="en-ID"/>
        </w:rPr>
        <w:t>efektif</w:t>
      </w:r>
      <w:proofErr w:type="spellEnd"/>
      <w:r w:rsidRPr="00DB25C4">
        <w:rPr>
          <w:rFonts w:eastAsia="Calibri" w:cstheme="minorHAnsi"/>
          <w:lang w:val="en-ID"/>
        </w:rPr>
        <w:t xml:space="preserve"> dan </w:t>
      </w:r>
      <w:proofErr w:type="spellStart"/>
      <w:r w:rsidRPr="00DB25C4">
        <w:rPr>
          <w:rFonts w:eastAsia="Calibri" w:cstheme="minorHAnsi"/>
          <w:lang w:val="en-ID"/>
        </w:rPr>
        <w:t>sukses</w:t>
      </w:r>
      <w:proofErr w:type="spellEnd"/>
      <w:r w:rsidRPr="00DB25C4">
        <w:rPr>
          <w:rFonts w:eastAsia="Calibri" w:cstheme="minorHAnsi"/>
          <w:lang w:val="en-ID"/>
        </w:rPr>
        <w:t xml:space="preserve"> di UPPS dan PS di universitas Ma Chung. </w:t>
      </w:r>
    </w:p>
    <w:p w14:paraId="48C38593" w14:textId="77777777" w:rsidR="0076297E" w:rsidRPr="00DB25C4" w:rsidRDefault="0076297E" w:rsidP="00687314">
      <w:pPr>
        <w:spacing w:after="0" w:line="240" w:lineRule="auto"/>
        <w:ind w:left="66" w:firstLine="720"/>
        <w:jc w:val="both"/>
        <w:rPr>
          <w:rFonts w:eastAsia="Calibri" w:cstheme="minorHAnsi"/>
        </w:rPr>
      </w:pPr>
    </w:p>
    <w:p w14:paraId="0FE83085" w14:textId="77777777" w:rsidR="0076297E" w:rsidRPr="00DB25C4" w:rsidRDefault="0076297E" w:rsidP="00687314">
      <w:pPr>
        <w:spacing w:after="0" w:line="240" w:lineRule="auto"/>
        <w:jc w:val="both"/>
        <w:rPr>
          <w:rFonts w:cstheme="minorHAnsi"/>
        </w:rPr>
      </w:pPr>
      <w:r w:rsidRPr="00DB25C4">
        <w:rPr>
          <w:rFonts w:cstheme="minorHAnsi"/>
          <w:noProof/>
          <w:color w:val="2B579A"/>
          <w:shd w:val="clear" w:color="auto" w:fill="E6E6E6"/>
        </w:rPr>
        <w:drawing>
          <wp:inline distT="0" distB="0" distL="0" distR="0" wp14:anchorId="6014592D" wp14:editId="07ADF668">
            <wp:extent cx="4572000" cy="1971675"/>
            <wp:effectExtent l="0" t="0" r="0" b="0"/>
            <wp:docPr id="1088507954" name="Picture 1088507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extLst>
                        <a:ext uri="{28A0092B-C50C-407E-A947-70E740481C1C}">
                          <a14:useLocalDpi xmlns:a14="http://schemas.microsoft.com/office/drawing/2010/main" val="0"/>
                        </a:ext>
                      </a:extLst>
                    </a:blip>
                    <a:stretch>
                      <a:fillRect/>
                    </a:stretch>
                  </pic:blipFill>
                  <pic:spPr>
                    <a:xfrm>
                      <a:off x="0" y="0"/>
                      <a:ext cx="4572000" cy="1971675"/>
                    </a:xfrm>
                    <a:prstGeom prst="rect">
                      <a:avLst/>
                    </a:prstGeom>
                  </pic:spPr>
                </pic:pic>
              </a:graphicData>
            </a:graphic>
          </wp:inline>
        </w:drawing>
      </w:r>
    </w:p>
    <w:p w14:paraId="599A292B" w14:textId="77777777" w:rsidR="0076297E" w:rsidRPr="00DB25C4" w:rsidRDefault="0076297E" w:rsidP="00687314">
      <w:pPr>
        <w:spacing w:after="0" w:line="240" w:lineRule="auto"/>
        <w:jc w:val="both"/>
        <w:rPr>
          <w:rFonts w:eastAsia="Calibri" w:cstheme="minorHAnsi"/>
        </w:rPr>
      </w:pPr>
      <w:r w:rsidRPr="00DB25C4">
        <w:rPr>
          <w:rFonts w:eastAsia="Calibri" w:cstheme="minorHAnsi"/>
          <w:lang w:val="en-ID"/>
        </w:rPr>
        <w:t xml:space="preserve"> </w:t>
      </w:r>
    </w:p>
    <w:p w14:paraId="0A2A4212" w14:textId="77777777" w:rsidR="0076297E" w:rsidRPr="00DB25C4" w:rsidRDefault="0076297E" w:rsidP="00687314">
      <w:pPr>
        <w:spacing w:after="0" w:line="240" w:lineRule="auto"/>
        <w:ind w:firstLine="720"/>
        <w:jc w:val="both"/>
        <w:rPr>
          <w:rFonts w:eastAsia="Calibri" w:cstheme="minorHAnsi"/>
          <w:color w:val="000000" w:themeColor="text1"/>
        </w:rPr>
      </w:pPr>
      <w:proofErr w:type="spellStart"/>
      <w:r w:rsidRPr="00DB25C4">
        <w:rPr>
          <w:rFonts w:eastAsia="Calibri" w:cstheme="minorHAnsi"/>
          <w:color w:val="202124"/>
          <w:lang w:val="en-ID"/>
        </w:rPr>
        <w:t>Selanjutnya</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evaluasi</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dilakukan</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terhadap</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sivitas</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akademika</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untuk</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menilai</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sejauh</w:t>
      </w:r>
      <w:proofErr w:type="spellEnd"/>
      <w:r w:rsidRPr="00DB25C4">
        <w:rPr>
          <w:rFonts w:eastAsia="Calibri" w:cstheme="minorHAnsi"/>
          <w:color w:val="202124"/>
          <w:lang w:val="en-ID"/>
        </w:rPr>
        <w:t xml:space="preserve"> mana </w:t>
      </w:r>
      <w:proofErr w:type="spellStart"/>
      <w:r w:rsidRPr="00DB25C4">
        <w:rPr>
          <w:rFonts w:eastAsia="Calibri" w:cstheme="minorHAnsi"/>
          <w:color w:val="202124"/>
          <w:lang w:val="en-ID"/>
        </w:rPr>
        <w:t>kurikulum</w:t>
      </w:r>
      <w:proofErr w:type="spellEnd"/>
      <w:r w:rsidRPr="00DB25C4">
        <w:rPr>
          <w:rFonts w:eastAsia="Calibri" w:cstheme="minorHAnsi"/>
          <w:color w:val="202124"/>
          <w:lang w:val="en-ID"/>
        </w:rPr>
        <w:t xml:space="preserve"> PS </w:t>
      </w:r>
      <w:proofErr w:type="spellStart"/>
      <w:r w:rsidRPr="00DB25C4">
        <w:rPr>
          <w:rFonts w:eastAsia="Calibri" w:cstheme="minorHAnsi"/>
          <w:color w:val="202124"/>
          <w:lang w:val="en-ID"/>
        </w:rPr>
        <w:t>sudah</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dinyatakan</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lengkap</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Lengkap</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berarti</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kurikulum</w:t>
      </w:r>
      <w:proofErr w:type="spellEnd"/>
      <w:r w:rsidRPr="00DB25C4">
        <w:rPr>
          <w:rFonts w:eastAsia="Calibri" w:cstheme="minorHAnsi"/>
          <w:color w:val="202124"/>
          <w:lang w:val="en-ID"/>
        </w:rPr>
        <w:t xml:space="preserve"> Prodi Pendidikan Bahasa Mandarin </w:t>
      </w:r>
      <w:proofErr w:type="spellStart"/>
      <w:r w:rsidRPr="00DB25C4">
        <w:rPr>
          <w:rFonts w:eastAsia="Calibri" w:cstheme="minorHAnsi"/>
          <w:color w:val="202124"/>
          <w:lang w:val="en-ID"/>
        </w:rPr>
        <w:t>sudah</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meliputi</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beberapa</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komponen</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seperti</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identitas</w:t>
      </w:r>
      <w:proofErr w:type="spellEnd"/>
      <w:r w:rsidRPr="00DB25C4">
        <w:rPr>
          <w:rFonts w:eastAsia="Calibri" w:cstheme="minorHAnsi"/>
          <w:color w:val="202124"/>
          <w:lang w:val="en-ID"/>
        </w:rPr>
        <w:t xml:space="preserve"> PS, </w:t>
      </w:r>
      <w:proofErr w:type="spellStart"/>
      <w:r w:rsidRPr="00DB25C4">
        <w:rPr>
          <w:rFonts w:eastAsia="Calibri" w:cstheme="minorHAnsi"/>
          <w:color w:val="202124"/>
          <w:lang w:val="en-ID"/>
        </w:rPr>
        <w:t>landasan</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pengembangan</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kurikulum</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visi</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misi</w:t>
      </w:r>
      <w:proofErr w:type="spellEnd"/>
      <w:r w:rsidRPr="00DB25C4">
        <w:rPr>
          <w:rFonts w:eastAsia="Calibri" w:cstheme="minorHAnsi"/>
          <w:color w:val="202124"/>
          <w:lang w:val="en-ID"/>
        </w:rPr>
        <w:t xml:space="preserve">, dan </w:t>
      </w:r>
      <w:proofErr w:type="spellStart"/>
      <w:r w:rsidRPr="00DB25C4">
        <w:rPr>
          <w:rFonts w:eastAsia="Calibri" w:cstheme="minorHAnsi"/>
          <w:color w:val="202124"/>
          <w:lang w:val="en-ID"/>
        </w:rPr>
        <w:t>tujuan</w:t>
      </w:r>
      <w:proofErr w:type="spellEnd"/>
      <w:r w:rsidRPr="00DB25C4">
        <w:rPr>
          <w:rFonts w:eastAsia="Calibri" w:cstheme="minorHAnsi"/>
          <w:color w:val="202124"/>
          <w:lang w:val="en-ID"/>
        </w:rPr>
        <w:t xml:space="preserve"> PS, </w:t>
      </w:r>
      <w:proofErr w:type="spellStart"/>
      <w:r w:rsidRPr="00DB25C4">
        <w:rPr>
          <w:rFonts w:eastAsia="Calibri" w:cstheme="minorHAnsi"/>
          <w:color w:val="202124"/>
          <w:lang w:val="en-ID"/>
        </w:rPr>
        <w:t>profil</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lulusan</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capaian</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pembelajaran</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lulusan</w:t>
      </w:r>
      <w:proofErr w:type="spellEnd"/>
      <w:r w:rsidRPr="00DB25C4">
        <w:rPr>
          <w:rFonts w:eastAsia="Calibri" w:cstheme="minorHAnsi"/>
          <w:color w:val="202124"/>
          <w:lang w:val="en-ID"/>
        </w:rPr>
        <w:t xml:space="preserve"> (CPL), </w:t>
      </w:r>
      <w:proofErr w:type="spellStart"/>
      <w:r w:rsidRPr="00DB25C4">
        <w:rPr>
          <w:rFonts w:eastAsia="Calibri" w:cstheme="minorHAnsi"/>
          <w:color w:val="202124"/>
          <w:lang w:val="en-ID"/>
        </w:rPr>
        <w:t>bidang</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kajian</w:t>
      </w:r>
      <w:proofErr w:type="spellEnd"/>
      <w:r w:rsidRPr="00DB25C4">
        <w:rPr>
          <w:rFonts w:eastAsia="Calibri" w:cstheme="minorHAnsi"/>
          <w:color w:val="202124"/>
          <w:lang w:val="en-ID"/>
        </w:rPr>
        <w:t xml:space="preserve">, daftar </w:t>
      </w:r>
      <w:proofErr w:type="spellStart"/>
      <w:r w:rsidRPr="00DB25C4">
        <w:rPr>
          <w:rFonts w:eastAsia="Calibri" w:cstheme="minorHAnsi"/>
          <w:color w:val="202124"/>
          <w:lang w:val="en-ID"/>
        </w:rPr>
        <w:t>mata</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kuliah</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dst</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Berdasarkan</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hasil</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evaluasi</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ditemukan</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hasil</w:t>
      </w:r>
      <w:proofErr w:type="spellEnd"/>
      <w:r w:rsidRPr="00DB25C4">
        <w:rPr>
          <w:rFonts w:eastAsia="Calibri" w:cstheme="minorHAnsi"/>
          <w:color w:val="202124"/>
          <w:lang w:val="en-ID"/>
        </w:rPr>
        <w:t xml:space="preserve"> 33,3% </w:t>
      </w:r>
      <w:proofErr w:type="spellStart"/>
      <w:r w:rsidRPr="00DB25C4">
        <w:rPr>
          <w:rFonts w:eastAsia="Calibri" w:cstheme="minorHAnsi"/>
          <w:color w:val="202124"/>
          <w:lang w:val="en-ID"/>
        </w:rPr>
        <w:t>menyatakan</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bahwa</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kurikulum</w:t>
      </w:r>
      <w:proofErr w:type="spellEnd"/>
      <w:r w:rsidRPr="00DB25C4">
        <w:rPr>
          <w:rFonts w:eastAsia="Calibri" w:cstheme="minorHAnsi"/>
          <w:color w:val="202124"/>
          <w:lang w:val="en-ID"/>
        </w:rPr>
        <w:t xml:space="preserve"> Prodi Pendidikan Bahasa Mandarin </w:t>
      </w:r>
      <w:proofErr w:type="spellStart"/>
      <w:r w:rsidRPr="00DB25C4">
        <w:rPr>
          <w:rFonts w:eastAsia="Calibri" w:cstheme="minorHAnsi"/>
          <w:color w:val="202124"/>
          <w:lang w:val="en-ID"/>
        </w:rPr>
        <w:t>sudah</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cukup</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lengkap</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Sementara</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itu</w:t>
      </w:r>
      <w:proofErr w:type="spellEnd"/>
      <w:r w:rsidRPr="00DB25C4">
        <w:rPr>
          <w:rFonts w:eastAsia="Calibri" w:cstheme="minorHAnsi"/>
          <w:color w:val="202124"/>
          <w:lang w:val="en-ID"/>
        </w:rPr>
        <w:t xml:space="preserve">, 66,7% </w:t>
      </w:r>
      <w:proofErr w:type="spellStart"/>
      <w:r w:rsidRPr="00DB25C4">
        <w:rPr>
          <w:rFonts w:eastAsia="Calibri" w:cstheme="minorHAnsi"/>
          <w:color w:val="202124"/>
          <w:lang w:val="en-ID"/>
        </w:rPr>
        <w:t>menyatakan</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kurikulum</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sudah</w:t>
      </w:r>
      <w:proofErr w:type="spellEnd"/>
      <w:r w:rsidRPr="00DB25C4">
        <w:rPr>
          <w:rFonts w:eastAsia="Calibri" w:cstheme="minorHAnsi"/>
          <w:color w:val="202124"/>
          <w:lang w:val="en-ID"/>
        </w:rPr>
        <w:t xml:space="preserve"> sangat </w:t>
      </w:r>
      <w:proofErr w:type="spellStart"/>
      <w:r w:rsidRPr="00DB25C4">
        <w:rPr>
          <w:rFonts w:eastAsia="Calibri" w:cstheme="minorHAnsi"/>
          <w:color w:val="202124"/>
          <w:lang w:val="en-ID"/>
        </w:rPr>
        <w:t>lengkap</w:t>
      </w:r>
      <w:proofErr w:type="spellEnd"/>
      <w:r w:rsidRPr="00DB25C4">
        <w:rPr>
          <w:rFonts w:eastAsia="Calibri" w:cstheme="minorHAnsi"/>
          <w:color w:val="202124"/>
          <w:lang w:val="en-ID"/>
        </w:rPr>
        <w:t xml:space="preserve">. </w:t>
      </w:r>
      <w:proofErr w:type="spellStart"/>
      <w:r w:rsidRPr="00DB25C4">
        <w:rPr>
          <w:rFonts w:eastAsia="Calibri" w:cstheme="minorHAnsi"/>
          <w:color w:val="000000" w:themeColor="text1"/>
          <w:lang w:val="en-ID"/>
        </w:rPr>
        <w:t>Berdasarkan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hasil</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evaluasi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tersebut</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dapat</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disimpulkan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bahwa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mayoritas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sivitas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akademika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merasa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bahwa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kurikulum</w:t>
      </w:r>
      <w:proofErr w:type="spellEnd"/>
      <w:r w:rsidRPr="00DB25C4">
        <w:rPr>
          <w:rFonts w:eastAsia="Calibri" w:cstheme="minorHAnsi"/>
          <w:color w:val="000000" w:themeColor="text1"/>
          <w:lang w:val="en-ID"/>
        </w:rPr>
        <w:t xml:space="preserve"> Prodi Pendidikan Bahasa Mandarin </w:t>
      </w:r>
      <w:proofErr w:type="spellStart"/>
      <w:r w:rsidRPr="00DB25C4">
        <w:rPr>
          <w:rFonts w:eastAsia="Calibri" w:cstheme="minorHAnsi"/>
          <w:color w:val="000000" w:themeColor="text1"/>
          <w:lang w:val="en-ID"/>
        </w:rPr>
        <w:lastRenderedPageBreak/>
        <w:t>sudah</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lengkap</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atau</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bahkan</w:t>
      </w:r>
      <w:proofErr w:type="spellEnd"/>
      <w:r w:rsidRPr="00DB25C4">
        <w:rPr>
          <w:rFonts w:eastAsia="Calibri" w:cstheme="minorHAnsi"/>
          <w:color w:val="000000" w:themeColor="text1"/>
          <w:lang w:val="en-ID"/>
        </w:rPr>
        <w:t xml:space="preserve"> sangat </w:t>
      </w:r>
      <w:proofErr w:type="spellStart"/>
      <w:r w:rsidRPr="00DB25C4">
        <w:rPr>
          <w:rFonts w:eastAsia="Calibri" w:cstheme="minorHAnsi"/>
          <w:color w:val="000000" w:themeColor="text1"/>
          <w:lang w:val="en-ID"/>
        </w:rPr>
        <w:t>lengkap</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Implikasi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dari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hasil</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evaluasi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ini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adalah</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bahwa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kurikulum</w:t>
      </w:r>
      <w:proofErr w:type="spellEnd"/>
      <w:r w:rsidRPr="00DB25C4">
        <w:rPr>
          <w:rFonts w:eastAsia="Calibri" w:cstheme="minorHAnsi"/>
          <w:color w:val="000000" w:themeColor="text1"/>
          <w:lang w:val="en-ID"/>
        </w:rPr>
        <w:t xml:space="preserve"> Prodi Pendidikan Bahasa Mandarin </w:t>
      </w:r>
      <w:proofErr w:type="spellStart"/>
      <w:r w:rsidRPr="00DB25C4">
        <w:rPr>
          <w:rFonts w:eastAsia="Calibri" w:cstheme="minorHAnsi"/>
          <w:color w:val="000000" w:themeColor="text1"/>
          <w:lang w:val="en-ID"/>
        </w:rPr>
        <w:t>dapat</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dianggap</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sebagai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kurikulum</w:t>
      </w:r>
      <w:proofErr w:type="spellEnd"/>
      <w:r w:rsidRPr="00DB25C4">
        <w:rPr>
          <w:rFonts w:eastAsia="Calibri" w:cstheme="minorHAnsi"/>
          <w:color w:val="000000" w:themeColor="text1"/>
          <w:lang w:val="en-ID"/>
        </w:rPr>
        <w:t xml:space="preserve"> yang </w:t>
      </w:r>
      <w:proofErr w:type="spellStart"/>
      <w:r w:rsidRPr="00DB25C4">
        <w:rPr>
          <w:rFonts w:eastAsia="Calibri" w:cstheme="minorHAnsi"/>
          <w:color w:val="000000" w:themeColor="text1"/>
          <w:lang w:val="en-ID"/>
        </w:rPr>
        <w:t>komprehensif</w:t>
      </w:r>
      <w:proofErr w:type="spellEnd"/>
      <w:r w:rsidRPr="00DB25C4">
        <w:rPr>
          <w:rFonts w:eastAsia="Calibri" w:cstheme="minorHAnsi"/>
          <w:color w:val="000000" w:themeColor="text1"/>
          <w:lang w:val="en-ID"/>
        </w:rPr>
        <w:t xml:space="preserve"> dan </w:t>
      </w:r>
      <w:proofErr w:type="spellStart"/>
      <w:r w:rsidRPr="00DB25C4">
        <w:rPr>
          <w:rFonts w:eastAsia="Calibri" w:cstheme="minorHAnsi"/>
          <w:color w:val="000000" w:themeColor="text1"/>
          <w:lang w:val="en-ID"/>
        </w:rPr>
        <w:t>telah</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mencakup</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komponen-komponen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penting</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seperti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identitas</w:t>
      </w:r>
      <w:proofErr w:type="spellEnd"/>
      <w:r w:rsidRPr="00DB25C4">
        <w:rPr>
          <w:rFonts w:eastAsia="Calibri" w:cstheme="minorHAnsi"/>
          <w:color w:val="000000" w:themeColor="text1"/>
          <w:lang w:val="en-ID"/>
        </w:rPr>
        <w:t xml:space="preserve"> PS, </w:t>
      </w:r>
      <w:proofErr w:type="spellStart"/>
      <w:r w:rsidRPr="00DB25C4">
        <w:rPr>
          <w:rFonts w:eastAsia="Calibri" w:cstheme="minorHAnsi"/>
          <w:color w:val="000000" w:themeColor="text1"/>
          <w:lang w:val="en-ID"/>
        </w:rPr>
        <w:t>landasan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pengembangan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kurikulum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visi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misi</w:t>
      </w:r>
      <w:proofErr w:type="spellEnd"/>
      <w:r w:rsidRPr="00DB25C4">
        <w:rPr>
          <w:rFonts w:eastAsia="Calibri" w:cstheme="minorHAnsi"/>
          <w:color w:val="000000" w:themeColor="text1"/>
          <w:lang w:val="en-ID"/>
        </w:rPr>
        <w:t xml:space="preserve">, dan </w:t>
      </w:r>
      <w:proofErr w:type="spellStart"/>
      <w:r w:rsidRPr="00DB25C4">
        <w:rPr>
          <w:rFonts w:eastAsia="Calibri" w:cstheme="minorHAnsi"/>
          <w:color w:val="000000" w:themeColor="text1"/>
          <w:lang w:val="en-ID"/>
        </w:rPr>
        <w:t>tujuan</w:t>
      </w:r>
      <w:proofErr w:type="spellEnd"/>
      <w:r w:rsidRPr="00DB25C4">
        <w:rPr>
          <w:rFonts w:eastAsia="Calibri" w:cstheme="minorHAnsi"/>
          <w:color w:val="000000" w:themeColor="text1"/>
          <w:lang w:val="en-ID"/>
        </w:rPr>
        <w:t xml:space="preserve"> PS, </w:t>
      </w:r>
      <w:proofErr w:type="spellStart"/>
      <w:r w:rsidRPr="00DB25C4">
        <w:rPr>
          <w:rFonts w:eastAsia="Calibri" w:cstheme="minorHAnsi"/>
          <w:color w:val="000000" w:themeColor="text1"/>
          <w:lang w:val="en-ID"/>
        </w:rPr>
        <w:t>profil</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lulusan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capaian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pembelajaran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lulusan</w:t>
      </w:r>
      <w:proofErr w:type="spellEnd"/>
      <w:r w:rsidRPr="00DB25C4">
        <w:rPr>
          <w:rFonts w:eastAsia="Calibri" w:cstheme="minorHAnsi"/>
          <w:color w:val="000000" w:themeColor="text1"/>
          <w:lang w:val="en-ID"/>
        </w:rPr>
        <w:t xml:space="preserve"> (CPL), </w:t>
      </w:r>
      <w:proofErr w:type="spellStart"/>
      <w:r w:rsidRPr="00DB25C4">
        <w:rPr>
          <w:rFonts w:eastAsia="Calibri" w:cstheme="minorHAnsi"/>
          <w:color w:val="000000" w:themeColor="text1"/>
          <w:lang w:val="en-ID"/>
        </w:rPr>
        <w:t>bidang</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kajian</w:t>
      </w:r>
      <w:proofErr w:type="spellEnd"/>
      <w:r w:rsidRPr="00DB25C4">
        <w:rPr>
          <w:rFonts w:eastAsia="Calibri" w:cstheme="minorHAnsi"/>
          <w:color w:val="000000" w:themeColor="text1"/>
          <w:lang w:val="en-ID"/>
        </w:rPr>
        <w:t xml:space="preserve">, daftar </w:t>
      </w:r>
      <w:proofErr w:type="spellStart"/>
      <w:r w:rsidRPr="00DB25C4">
        <w:rPr>
          <w:rFonts w:eastAsia="Calibri" w:cstheme="minorHAnsi"/>
          <w:color w:val="000000" w:themeColor="text1"/>
          <w:lang w:val="en-ID"/>
        </w:rPr>
        <w:t>mata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kuliah</w:t>
      </w:r>
      <w:proofErr w:type="spellEnd"/>
      <w:r w:rsidRPr="00DB25C4">
        <w:rPr>
          <w:rFonts w:eastAsia="Calibri" w:cstheme="minorHAnsi"/>
          <w:color w:val="000000" w:themeColor="text1"/>
          <w:lang w:val="en-ID"/>
        </w:rPr>
        <w:t xml:space="preserve">, dan lain </w:t>
      </w:r>
      <w:proofErr w:type="spellStart"/>
      <w:r w:rsidRPr="00DB25C4">
        <w:rPr>
          <w:rFonts w:eastAsia="Calibri" w:cstheme="minorHAnsi"/>
          <w:color w:val="000000" w:themeColor="text1"/>
          <w:lang w:val="en-ID"/>
        </w:rPr>
        <w:t>sebagainya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Meskipun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mayoritas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sivitas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akademika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merasa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kurikulum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sudah</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lengkap</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perlu</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diingat</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bahwa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kurikulum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harus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selalu</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dievaluasi</w:t>
      </w:r>
      <w:proofErr w:type="spellEnd"/>
      <w:r w:rsidRPr="00DB25C4">
        <w:rPr>
          <w:rFonts w:eastAsia="Calibri" w:cstheme="minorHAnsi"/>
          <w:color w:val="000000" w:themeColor="text1"/>
          <w:lang w:val="en-ID"/>
        </w:rPr>
        <w:t xml:space="preserve"> dan </w:t>
      </w:r>
      <w:proofErr w:type="spellStart"/>
      <w:r w:rsidRPr="00DB25C4">
        <w:rPr>
          <w:rFonts w:eastAsia="Calibri" w:cstheme="minorHAnsi"/>
          <w:color w:val="000000" w:themeColor="text1"/>
          <w:lang w:val="en-ID"/>
        </w:rPr>
        <w:t>diperbarui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secara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berkala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untuk</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memastikan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relevansinya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dengan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perkembangan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terkini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dalam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bidang</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pendidikan</w:t>
      </w:r>
      <w:proofErr w:type="spellEnd"/>
      <w:r w:rsidRPr="00DB25C4">
        <w:rPr>
          <w:rFonts w:eastAsia="Calibri" w:cstheme="minorHAnsi"/>
          <w:color w:val="000000" w:themeColor="text1"/>
          <w:lang w:val="en-ID"/>
        </w:rPr>
        <w:t xml:space="preserve"> dan </w:t>
      </w:r>
      <w:proofErr w:type="spellStart"/>
      <w:r w:rsidRPr="00DB25C4">
        <w:rPr>
          <w:rFonts w:eastAsia="Calibri" w:cstheme="minorHAnsi"/>
          <w:color w:val="000000" w:themeColor="text1"/>
          <w:lang w:val="en-ID"/>
        </w:rPr>
        <w:t>industri</w:t>
      </w:r>
      <w:proofErr w:type="spellEnd"/>
      <w:r w:rsidRPr="00DB25C4">
        <w:rPr>
          <w:rFonts w:eastAsia="Calibri" w:cstheme="minorHAnsi"/>
          <w:color w:val="000000" w:themeColor="text1"/>
          <w:lang w:val="en-ID"/>
        </w:rPr>
        <w:t xml:space="preserve">. Oleh </w:t>
      </w:r>
      <w:proofErr w:type="spellStart"/>
      <w:r w:rsidRPr="00DB25C4">
        <w:rPr>
          <w:rFonts w:eastAsia="Calibri" w:cstheme="minorHAnsi"/>
          <w:color w:val="000000" w:themeColor="text1"/>
          <w:lang w:val="en-ID"/>
        </w:rPr>
        <w:t>karena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itu</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evaluasi</w:t>
      </w:r>
      <w:proofErr w:type="spellEnd"/>
      <w:r w:rsidRPr="00DB25C4">
        <w:rPr>
          <w:rFonts w:eastAsia="Calibri" w:cstheme="minorHAnsi"/>
          <w:color w:val="000000" w:themeColor="text1"/>
          <w:lang w:val="en-ID"/>
        </w:rPr>
        <w:t xml:space="preserve"> yang </w:t>
      </w:r>
      <w:proofErr w:type="spellStart"/>
      <w:r w:rsidRPr="00DB25C4">
        <w:rPr>
          <w:rFonts w:eastAsia="Calibri" w:cstheme="minorHAnsi"/>
          <w:color w:val="000000" w:themeColor="text1"/>
          <w:lang w:val="en-ID"/>
        </w:rPr>
        <w:t>berkala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harus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dilakukan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untuk</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menilai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kebutuhan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perubahan</w:t>
      </w:r>
      <w:proofErr w:type="spellEnd"/>
      <w:r w:rsidRPr="00DB25C4">
        <w:rPr>
          <w:rFonts w:eastAsia="Calibri" w:cstheme="minorHAnsi"/>
          <w:color w:val="000000" w:themeColor="text1"/>
          <w:lang w:val="en-ID"/>
        </w:rPr>
        <w:t xml:space="preserve"> dan </w:t>
      </w:r>
      <w:proofErr w:type="spellStart"/>
      <w:r w:rsidRPr="00DB25C4">
        <w:rPr>
          <w:rFonts w:eastAsia="Calibri" w:cstheme="minorHAnsi"/>
          <w:color w:val="000000" w:themeColor="text1"/>
          <w:lang w:val="en-ID"/>
        </w:rPr>
        <w:t>penyempurnaan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kurikulum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Dengan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demikian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hasil</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evaluasi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ini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memberikan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sinyal</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positif</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bahwa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kurikulum</w:t>
      </w:r>
      <w:proofErr w:type="spellEnd"/>
      <w:r w:rsidRPr="00DB25C4">
        <w:rPr>
          <w:rFonts w:eastAsia="Calibri" w:cstheme="minorHAnsi"/>
          <w:color w:val="000000" w:themeColor="text1"/>
          <w:lang w:val="en-ID"/>
        </w:rPr>
        <w:t xml:space="preserve"> Prodi Pendidikan Bahasa Mandarin </w:t>
      </w:r>
      <w:proofErr w:type="spellStart"/>
      <w:r w:rsidRPr="00DB25C4">
        <w:rPr>
          <w:rFonts w:eastAsia="Calibri" w:cstheme="minorHAnsi"/>
          <w:color w:val="000000" w:themeColor="text1"/>
          <w:lang w:val="en-ID"/>
        </w:rPr>
        <w:t>sudah</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cukup</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lengkap</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atau</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bahkan</w:t>
      </w:r>
      <w:proofErr w:type="spellEnd"/>
      <w:r w:rsidRPr="00DB25C4">
        <w:rPr>
          <w:rFonts w:eastAsia="Calibri" w:cstheme="minorHAnsi"/>
          <w:color w:val="000000" w:themeColor="text1"/>
          <w:lang w:val="en-ID"/>
        </w:rPr>
        <w:t xml:space="preserve"> sangat </w:t>
      </w:r>
      <w:proofErr w:type="spellStart"/>
      <w:r w:rsidRPr="00DB25C4">
        <w:rPr>
          <w:rFonts w:eastAsia="Calibri" w:cstheme="minorHAnsi"/>
          <w:color w:val="000000" w:themeColor="text1"/>
          <w:lang w:val="en-ID"/>
        </w:rPr>
        <w:t>lengkap</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tetapi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tetap</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perlu</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dilakukan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evaluasi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berkala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untuk</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menjaga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relevansi</w:t>
      </w:r>
      <w:proofErr w:type="spellEnd"/>
      <w:r w:rsidRPr="00DB25C4">
        <w:rPr>
          <w:rFonts w:eastAsia="Calibri" w:cstheme="minorHAnsi"/>
          <w:color w:val="000000" w:themeColor="text1"/>
          <w:lang w:val="en-ID"/>
        </w:rPr>
        <w:t xml:space="preserve"> dan </w:t>
      </w:r>
      <w:proofErr w:type="spellStart"/>
      <w:r w:rsidRPr="00DB25C4">
        <w:rPr>
          <w:rFonts w:eastAsia="Calibri" w:cstheme="minorHAnsi"/>
          <w:color w:val="000000" w:themeColor="text1"/>
          <w:lang w:val="en-ID"/>
        </w:rPr>
        <w:t>kualitasnya</w:t>
      </w:r>
      <w:proofErr w:type="spellEnd"/>
    </w:p>
    <w:p w14:paraId="12357227" w14:textId="77777777" w:rsidR="0076297E" w:rsidRPr="00DB25C4" w:rsidRDefault="0076297E" w:rsidP="00687314">
      <w:pPr>
        <w:spacing w:after="0" w:line="240" w:lineRule="auto"/>
        <w:jc w:val="both"/>
        <w:rPr>
          <w:rFonts w:cstheme="minorHAnsi"/>
        </w:rPr>
      </w:pPr>
      <w:r w:rsidRPr="00DB25C4">
        <w:rPr>
          <w:rFonts w:eastAsia="Calibri" w:cstheme="minorHAnsi"/>
          <w:color w:val="202124"/>
          <w:lang w:val="en-ID"/>
        </w:rPr>
        <w:t xml:space="preserve"> </w:t>
      </w:r>
      <w:r w:rsidRPr="00DB25C4">
        <w:rPr>
          <w:rFonts w:cstheme="minorHAnsi"/>
          <w:noProof/>
          <w:color w:val="2B579A"/>
          <w:shd w:val="clear" w:color="auto" w:fill="E6E6E6"/>
        </w:rPr>
        <w:drawing>
          <wp:inline distT="0" distB="0" distL="0" distR="0" wp14:anchorId="37D2AC34" wp14:editId="2825181D">
            <wp:extent cx="4572000" cy="2181225"/>
            <wp:effectExtent l="0" t="0" r="0" b="0"/>
            <wp:docPr id="1177268244" name="Picture 1177268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extLst>
                        <a:ext uri="{28A0092B-C50C-407E-A947-70E740481C1C}">
                          <a14:useLocalDpi xmlns:a14="http://schemas.microsoft.com/office/drawing/2010/main" val="0"/>
                        </a:ext>
                      </a:extLst>
                    </a:blip>
                    <a:stretch>
                      <a:fillRect/>
                    </a:stretch>
                  </pic:blipFill>
                  <pic:spPr>
                    <a:xfrm>
                      <a:off x="0" y="0"/>
                      <a:ext cx="4572000" cy="2181225"/>
                    </a:xfrm>
                    <a:prstGeom prst="rect">
                      <a:avLst/>
                    </a:prstGeom>
                  </pic:spPr>
                </pic:pic>
              </a:graphicData>
            </a:graphic>
          </wp:inline>
        </w:drawing>
      </w:r>
    </w:p>
    <w:p w14:paraId="2768EBD4" w14:textId="77777777" w:rsidR="0076297E" w:rsidRPr="00DB25C4" w:rsidRDefault="0076297E" w:rsidP="00687314">
      <w:pPr>
        <w:spacing w:after="0" w:line="240" w:lineRule="auto"/>
        <w:jc w:val="both"/>
        <w:rPr>
          <w:rFonts w:eastAsia="Calibri" w:cstheme="minorHAnsi"/>
          <w:color w:val="202124"/>
        </w:rPr>
      </w:pPr>
    </w:p>
    <w:p w14:paraId="7F2BFD8D" w14:textId="77777777" w:rsidR="0076297E" w:rsidRPr="00DB25C4" w:rsidRDefault="0076297E" w:rsidP="00687314">
      <w:pPr>
        <w:spacing w:after="0" w:line="240" w:lineRule="auto"/>
        <w:ind w:firstLine="720"/>
        <w:jc w:val="both"/>
        <w:rPr>
          <w:rFonts w:eastAsia="Calibri" w:cstheme="minorHAnsi"/>
        </w:rPr>
      </w:pPr>
      <w:proofErr w:type="spellStart"/>
      <w:r w:rsidRPr="00DB25C4">
        <w:rPr>
          <w:rFonts w:eastAsia="Calibri" w:cstheme="minorHAnsi"/>
          <w:color w:val="202124"/>
          <w:lang w:val="en-ID"/>
        </w:rPr>
        <w:t>Selanjutnya</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evaluasi</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dilakukan</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terhadap</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sivitas</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akademika</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untuk</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menilai</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sejauh</w:t>
      </w:r>
      <w:proofErr w:type="spellEnd"/>
      <w:r w:rsidRPr="00DB25C4">
        <w:rPr>
          <w:rFonts w:eastAsia="Calibri" w:cstheme="minorHAnsi"/>
          <w:color w:val="202124"/>
          <w:lang w:val="en-ID"/>
        </w:rPr>
        <w:t xml:space="preserve"> mana </w:t>
      </w:r>
      <w:proofErr w:type="spellStart"/>
      <w:r w:rsidRPr="00DB25C4">
        <w:rPr>
          <w:rFonts w:eastAsia="Calibri" w:cstheme="minorHAnsi"/>
          <w:color w:val="202124"/>
          <w:lang w:val="en-ID"/>
        </w:rPr>
        <w:t>Kurikulum</w:t>
      </w:r>
      <w:proofErr w:type="spellEnd"/>
      <w:r w:rsidRPr="00DB25C4">
        <w:rPr>
          <w:rFonts w:eastAsia="Calibri" w:cstheme="minorHAnsi"/>
          <w:color w:val="202124"/>
          <w:lang w:val="en-ID"/>
        </w:rPr>
        <w:t xml:space="preserve"> Program </w:t>
      </w:r>
      <w:proofErr w:type="spellStart"/>
      <w:r w:rsidRPr="00DB25C4">
        <w:rPr>
          <w:rFonts w:eastAsia="Calibri" w:cstheme="minorHAnsi"/>
          <w:color w:val="202124"/>
          <w:lang w:val="en-ID"/>
        </w:rPr>
        <w:t>studi</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pendidikan</w:t>
      </w:r>
      <w:proofErr w:type="spellEnd"/>
      <w:r w:rsidRPr="00DB25C4">
        <w:rPr>
          <w:rFonts w:eastAsia="Calibri" w:cstheme="minorHAnsi"/>
          <w:color w:val="202124"/>
          <w:lang w:val="en-ID"/>
        </w:rPr>
        <w:t xml:space="preserve"> Bahasa Mandarin Universitas Ma Chung </w:t>
      </w:r>
      <w:proofErr w:type="spellStart"/>
      <w:r w:rsidRPr="00DB25C4">
        <w:rPr>
          <w:rFonts w:eastAsia="Calibri" w:cstheme="minorHAnsi"/>
          <w:color w:val="202124"/>
          <w:lang w:val="en-ID"/>
        </w:rPr>
        <w:t>sudah</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mengakomodasi</w:t>
      </w:r>
      <w:proofErr w:type="spellEnd"/>
      <w:r w:rsidRPr="00DB25C4">
        <w:rPr>
          <w:rFonts w:eastAsia="Calibri" w:cstheme="minorHAnsi"/>
          <w:color w:val="202124"/>
          <w:lang w:val="en-ID"/>
        </w:rPr>
        <w:t xml:space="preserve"> program </w:t>
      </w:r>
      <w:proofErr w:type="spellStart"/>
      <w:r w:rsidRPr="00DB25C4">
        <w:rPr>
          <w:rFonts w:eastAsia="Calibri" w:cstheme="minorHAnsi"/>
          <w:color w:val="202124"/>
          <w:lang w:val="en-ID"/>
        </w:rPr>
        <w:t>merdeka</w:t>
      </w:r>
      <w:proofErr w:type="spellEnd"/>
      <w:r w:rsidRPr="00DB25C4">
        <w:rPr>
          <w:rFonts w:eastAsia="Calibri" w:cstheme="minorHAnsi"/>
          <w:color w:val="202124"/>
          <w:lang w:val="en-ID"/>
        </w:rPr>
        <w:t xml:space="preserve"> </w:t>
      </w:r>
      <w:proofErr w:type="spellStart"/>
      <w:r w:rsidRPr="00DB25C4">
        <w:rPr>
          <w:rFonts w:eastAsia="Calibri" w:cstheme="minorHAnsi"/>
          <w:color w:val="202124"/>
          <w:lang w:val="en-ID"/>
        </w:rPr>
        <w:t>belajar</w:t>
      </w:r>
      <w:proofErr w:type="spellEnd"/>
      <w:r w:rsidRPr="00DB25C4">
        <w:rPr>
          <w:rFonts w:eastAsia="Calibri" w:cstheme="minorHAnsi"/>
          <w:lang w:val="en-ID"/>
        </w:rPr>
        <w:t xml:space="preserve">. Dari </w:t>
      </w:r>
      <w:proofErr w:type="spellStart"/>
      <w:r w:rsidRPr="00DB25C4">
        <w:rPr>
          <w:rFonts w:eastAsia="Calibri" w:cstheme="minorHAnsi"/>
          <w:lang w:val="en-ID"/>
        </w:rPr>
        <w:t>hasil</w:t>
      </w:r>
      <w:proofErr w:type="spellEnd"/>
      <w:r w:rsidRPr="00DB25C4">
        <w:rPr>
          <w:rFonts w:eastAsia="Calibri" w:cstheme="minorHAnsi"/>
          <w:lang w:val="en-ID"/>
        </w:rPr>
        <w:t xml:space="preserve"> </w:t>
      </w:r>
      <w:proofErr w:type="spellStart"/>
      <w:r w:rsidRPr="00DB25C4">
        <w:rPr>
          <w:rFonts w:eastAsia="Calibri" w:cstheme="minorHAnsi"/>
          <w:lang w:val="en-ID"/>
        </w:rPr>
        <w:t>evaluasi</w:t>
      </w:r>
      <w:proofErr w:type="spellEnd"/>
      <w:r w:rsidRPr="00DB25C4">
        <w:rPr>
          <w:rFonts w:eastAsia="Calibri" w:cstheme="minorHAnsi"/>
          <w:lang w:val="en-ID"/>
        </w:rPr>
        <w:t xml:space="preserve"> </w:t>
      </w:r>
      <w:proofErr w:type="spellStart"/>
      <w:r w:rsidRPr="00DB25C4">
        <w:rPr>
          <w:rFonts w:eastAsia="Calibri" w:cstheme="minorHAnsi"/>
          <w:lang w:val="en-ID"/>
        </w:rPr>
        <w:t>ditemukan</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mayoritas</w:t>
      </w:r>
      <w:proofErr w:type="spellEnd"/>
      <w:r w:rsidRPr="00DB25C4">
        <w:rPr>
          <w:rFonts w:eastAsia="Calibri" w:cstheme="minorHAnsi"/>
          <w:lang w:val="en-ID"/>
        </w:rPr>
        <w:t xml:space="preserve"> civitas </w:t>
      </w:r>
      <w:proofErr w:type="spellStart"/>
      <w:r w:rsidRPr="00DB25C4">
        <w:rPr>
          <w:rFonts w:eastAsia="Calibri" w:cstheme="minorHAnsi"/>
          <w:lang w:val="en-ID"/>
        </w:rPr>
        <w:t>akademika</w:t>
      </w:r>
      <w:proofErr w:type="spellEnd"/>
      <w:r w:rsidRPr="00DB25C4">
        <w:rPr>
          <w:rFonts w:eastAsia="Calibri" w:cstheme="minorHAnsi"/>
          <w:lang w:val="en-ID"/>
        </w:rPr>
        <w:t xml:space="preserve"> sangat </w:t>
      </w:r>
      <w:proofErr w:type="spellStart"/>
      <w:r w:rsidRPr="00DB25C4">
        <w:rPr>
          <w:rFonts w:eastAsia="Calibri" w:cstheme="minorHAnsi"/>
          <w:lang w:val="en-ID"/>
        </w:rPr>
        <w:t>setuju</w:t>
      </w:r>
      <w:proofErr w:type="spellEnd"/>
      <w:r w:rsidRPr="00DB25C4">
        <w:rPr>
          <w:rFonts w:eastAsia="Calibri" w:cstheme="minorHAnsi"/>
          <w:lang w:val="en-ID"/>
        </w:rPr>
        <w:t xml:space="preserve"> </w:t>
      </w:r>
      <w:proofErr w:type="spellStart"/>
      <w:r w:rsidRPr="00DB25C4">
        <w:rPr>
          <w:rFonts w:eastAsia="Calibri" w:cstheme="minorHAnsi"/>
          <w:lang w:val="en-ID"/>
        </w:rPr>
        <w:t>mengatakan</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Kurikulum</w:t>
      </w:r>
      <w:proofErr w:type="spellEnd"/>
      <w:r w:rsidRPr="00DB25C4">
        <w:rPr>
          <w:rFonts w:eastAsia="Calibri" w:cstheme="minorHAnsi"/>
          <w:lang w:val="en-ID"/>
        </w:rPr>
        <w:t xml:space="preserve"> Program </w:t>
      </w:r>
      <w:proofErr w:type="spellStart"/>
      <w:r w:rsidRPr="00DB25C4">
        <w:rPr>
          <w:rFonts w:eastAsia="Calibri" w:cstheme="minorHAnsi"/>
          <w:lang w:val="en-ID"/>
        </w:rPr>
        <w:t>studi</w:t>
      </w:r>
      <w:proofErr w:type="spellEnd"/>
      <w:r w:rsidRPr="00DB25C4">
        <w:rPr>
          <w:rFonts w:eastAsia="Calibri" w:cstheme="minorHAnsi"/>
          <w:lang w:val="en-ID"/>
        </w:rPr>
        <w:t xml:space="preserve"> </w:t>
      </w:r>
      <w:proofErr w:type="spellStart"/>
      <w:r w:rsidRPr="00DB25C4">
        <w:rPr>
          <w:rFonts w:eastAsia="Calibri" w:cstheme="minorHAnsi"/>
          <w:lang w:val="en-ID"/>
        </w:rPr>
        <w:t>pendidikan</w:t>
      </w:r>
      <w:proofErr w:type="spellEnd"/>
      <w:r w:rsidRPr="00DB25C4">
        <w:rPr>
          <w:rFonts w:eastAsia="Calibri" w:cstheme="minorHAnsi"/>
          <w:lang w:val="en-ID"/>
        </w:rPr>
        <w:t xml:space="preserve"> Bahasa Mandarin Universitas Ma Chung </w:t>
      </w:r>
      <w:proofErr w:type="spellStart"/>
      <w:r w:rsidRPr="00DB25C4">
        <w:rPr>
          <w:rFonts w:eastAsia="Calibri" w:cstheme="minorHAnsi"/>
          <w:lang w:val="en-ID"/>
        </w:rPr>
        <w:t>sudah</w:t>
      </w:r>
      <w:proofErr w:type="spellEnd"/>
      <w:r w:rsidRPr="00DB25C4">
        <w:rPr>
          <w:rFonts w:eastAsia="Calibri" w:cstheme="minorHAnsi"/>
          <w:lang w:val="en-ID"/>
        </w:rPr>
        <w:t xml:space="preserve"> </w:t>
      </w:r>
      <w:proofErr w:type="spellStart"/>
      <w:r w:rsidRPr="00DB25C4">
        <w:rPr>
          <w:rFonts w:eastAsia="Calibri" w:cstheme="minorHAnsi"/>
          <w:lang w:val="en-ID"/>
        </w:rPr>
        <w:t>mengakomodasi</w:t>
      </w:r>
      <w:proofErr w:type="spellEnd"/>
      <w:r w:rsidRPr="00DB25C4">
        <w:rPr>
          <w:rFonts w:eastAsia="Calibri" w:cstheme="minorHAnsi"/>
          <w:lang w:val="en-ID"/>
        </w:rPr>
        <w:t xml:space="preserve"> program </w:t>
      </w:r>
      <w:proofErr w:type="spellStart"/>
      <w:r w:rsidRPr="00DB25C4">
        <w:rPr>
          <w:rFonts w:eastAsia="Calibri" w:cstheme="minorHAnsi"/>
          <w:lang w:val="en-ID"/>
        </w:rPr>
        <w:t>merdeka</w:t>
      </w:r>
      <w:proofErr w:type="spellEnd"/>
      <w:r w:rsidRPr="00DB25C4">
        <w:rPr>
          <w:rFonts w:eastAsia="Calibri" w:cstheme="minorHAnsi"/>
          <w:lang w:val="en-ID"/>
        </w:rPr>
        <w:t xml:space="preserve"> </w:t>
      </w:r>
      <w:proofErr w:type="spellStart"/>
      <w:r w:rsidRPr="00DB25C4">
        <w:rPr>
          <w:rFonts w:eastAsia="Calibri" w:cstheme="minorHAnsi"/>
          <w:lang w:val="en-ID"/>
        </w:rPr>
        <w:t>belajar</w:t>
      </w:r>
      <w:proofErr w:type="spellEnd"/>
      <w:r w:rsidRPr="00DB25C4">
        <w:rPr>
          <w:rFonts w:eastAsia="Calibri" w:cstheme="minorHAnsi"/>
          <w:lang w:val="en-ID"/>
        </w:rPr>
        <w:t xml:space="preserve">. </w:t>
      </w:r>
      <w:proofErr w:type="spellStart"/>
      <w:r w:rsidRPr="00DB25C4">
        <w:rPr>
          <w:rFonts w:eastAsia="Calibri" w:cstheme="minorHAnsi"/>
          <w:lang w:val="en-ID"/>
        </w:rPr>
        <w:t>Sementara</w:t>
      </w:r>
      <w:proofErr w:type="spellEnd"/>
      <w:r w:rsidRPr="00DB25C4">
        <w:rPr>
          <w:rFonts w:eastAsia="Calibri" w:cstheme="minorHAnsi"/>
          <w:lang w:val="en-ID"/>
        </w:rPr>
        <w:t xml:space="preserve"> </w:t>
      </w:r>
      <w:proofErr w:type="spellStart"/>
      <w:r w:rsidRPr="00DB25C4">
        <w:rPr>
          <w:rFonts w:eastAsia="Calibri" w:cstheme="minorHAnsi"/>
          <w:lang w:val="en-ID"/>
        </w:rPr>
        <w:t>itu</w:t>
      </w:r>
      <w:proofErr w:type="spellEnd"/>
      <w:r w:rsidRPr="00DB25C4">
        <w:rPr>
          <w:rFonts w:eastAsia="Calibri" w:cstheme="minorHAnsi"/>
          <w:lang w:val="en-ID"/>
        </w:rPr>
        <w:t xml:space="preserve">, 41,7% </w:t>
      </w:r>
      <w:proofErr w:type="spellStart"/>
      <w:r w:rsidRPr="00DB25C4">
        <w:rPr>
          <w:rFonts w:eastAsia="Calibri" w:cstheme="minorHAnsi"/>
          <w:lang w:val="en-ID"/>
        </w:rPr>
        <w:t>mengatakan</w:t>
      </w:r>
      <w:proofErr w:type="spellEnd"/>
      <w:r w:rsidRPr="00DB25C4">
        <w:rPr>
          <w:rFonts w:eastAsia="Calibri" w:cstheme="minorHAnsi"/>
          <w:lang w:val="en-ID"/>
        </w:rPr>
        <w:t xml:space="preserve"> </w:t>
      </w:r>
      <w:proofErr w:type="spellStart"/>
      <w:r w:rsidRPr="00DB25C4">
        <w:rPr>
          <w:rFonts w:eastAsia="Calibri" w:cstheme="minorHAnsi"/>
          <w:lang w:val="en-ID"/>
        </w:rPr>
        <w:t>setuju</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kurikulum</w:t>
      </w:r>
      <w:proofErr w:type="spellEnd"/>
      <w:r w:rsidRPr="00DB25C4">
        <w:rPr>
          <w:rFonts w:eastAsia="Calibri" w:cstheme="minorHAnsi"/>
          <w:lang w:val="en-ID"/>
        </w:rPr>
        <w:t xml:space="preserve"> PPBM </w:t>
      </w:r>
      <w:proofErr w:type="spellStart"/>
      <w:r w:rsidRPr="00DB25C4">
        <w:rPr>
          <w:rFonts w:eastAsia="Calibri" w:cstheme="minorHAnsi"/>
          <w:lang w:val="en-ID"/>
        </w:rPr>
        <w:t>mengakomodasi</w:t>
      </w:r>
      <w:proofErr w:type="spellEnd"/>
      <w:r w:rsidRPr="00DB25C4">
        <w:rPr>
          <w:rFonts w:eastAsia="Calibri" w:cstheme="minorHAnsi"/>
          <w:lang w:val="en-ID"/>
        </w:rPr>
        <w:t xml:space="preserve"> program </w:t>
      </w:r>
      <w:proofErr w:type="spellStart"/>
      <w:r w:rsidRPr="00DB25C4">
        <w:rPr>
          <w:rFonts w:eastAsia="Calibri" w:cstheme="minorHAnsi"/>
          <w:lang w:val="en-ID"/>
        </w:rPr>
        <w:t>merdeka</w:t>
      </w:r>
      <w:proofErr w:type="spellEnd"/>
      <w:r w:rsidRPr="00DB25C4">
        <w:rPr>
          <w:rFonts w:eastAsia="Calibri" w:cstheme="minorHAnsi"/>
          <w:lang w:val="en-ID"/>
        </w:rPr>
        <w:t xml:space="preserve"> </w:t>
      </w:r>
      <w:proofErr w:type="spellStart"/>
      <w:r w:rsidRPr="00DB25C4">
        <w:rPr>
          <w:rFonts w:eastAsia="Calibri" w:cstheme="minorHAnsi"/>
          <w:lang w:val="en-ID"/>
        </w:rPr>
        <w:t>belajar</w:t>
      </w:r>
      <w:proofErr w:type="spellEnd"/>
      <w:r w:rsidRPr="00DB25C4">
        <w:rPr>
          <w:rFonts w:eastAsia="Calibri" w:cstheme="minorHAnsi"/>
          <w:lang w:val="en-ID"/>
        </w:rPr>
        <w:t xml:space="preserve"> dan </w:t>
      </w:r>
      <w:proofErr w:type="spellStart"/>
      <w:r w:rsidRPr="00DB25C4">
        <w:rPr>
          <w:rFonts w:eastAsia="Calibri" w:cstheme="minorHAnsi"/>
          <w:lang w:val="en-ID"/>
        </w:rPr>
        <w:t>hanya</w:t>
      </w:r>
      <w:proofErr w:type="spellEnd"/>
      <w:r w:rsidRPr="00DB25C4">
        <w:rPr>
          <w:rFonts w:eastAsia="Calibri" w:cstheme="minorHAnsi"/>
          <w:lang w:val="en-ID"/>
        </w:rPr>
        <w:t xml:space="preserve"> 8,3% </w:t>
      </w:r>
      <w:proofErr w:type="spellStart"/>
      <w:r w:rsidRPr="00DB25C4">
        <w:rPr>
          <w:rFonts w:eastAsia="Calibri" w:cstheme="minorHAnsi"/>
          <w:lang w:val="en-ID"/>
        </w:rPr>
        <w:t>kurang</w:t>
      </w:r>
      <w:proofErr w:type="spellEnd"/>
      <w:r w:rsidRPr="00DB25C4">
        <w:rPr>
          <w:rFonts w:eastAsia="Calibri" w:cstheme="minorHAnsi"/>
          <w:lang w:val="en-ID"/>
        </w:rPr>
        <w:t xml:space="preserve"> </w:t>
      </w:r>
      <w:proofErr w:type="spellStart"/>
      <w:r w:rsidRPr="00DB25C4">
        <w:rPr>
          <w:rFonts w:eastAsia="Calibri" w:cstheme="minorHAnsi"/>
          <w:lang w:val="en-ID"/>
        </w:rPr>
        <w:t>setuju</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pendapat</w:t>
      </w:r>
      <w:proofErr w:type="spellEnd"/>
      <w:r w:rsidRPr="00DB25C4">
        <w:rPr>
          <w:rFonts w:eastAsia="Calibri" w:cstheme="minorHAnsi"/>
          <w:lang w:val="en-ID"/>
        </w:rPr>
        <w:t xml:space="preserve"> </w:t>
      </w:r>
      <w:proofErr w:type="spellStart"/>
      <w:r w:rsidRPr="00DB25C4">
        <w:rPr>
          <w:rFonts w:eastAsia="Calibri" w:cstheme="minorHAnsi"/>
          <w:lang w:val="en-ID"/>
        </w:rPr>
        <w:t>mayoritas</w:t>
      </w:r>
      <w:proofErr w:type="spellEnd"/>
      <w:r w:rsidRPr="00DB25C4">
        <w:rPr>
          <w:rFonts w:eastAsia="Calibri" w:cstheme="minorHAnsi"/>
          <w:lang w:val="en-ID"/>
        </w:rPr>
        <w:t xml:space="preserve"> </w:t>
      </w:r>
      <w:proofErr w:type="spellStart"/>
      <w:r w:rsidRPr="00DB25C4">
        <w:rPr>
          <w:rFonts w:eastAsia="Calibri" w:cstheme="minorHAnsi"/>
          <w:lang w:val="en-ID"/>
        </w:rPr>
        <w:t>tersebut</w:t>
      </w:r>
      <w:proofErr w:type="spellEnd"/>
      <w:r w:rsidRPr="00DB25C4">
        <w:rPr>
          <w:rFonts w:eastAsia="Calibri" w:cstheme="minorHAnsi"/>
          <w:lang w:val="en-ID"/>
        </w:rPr>
        <w:t xml:space="preserve">. </w:t>
      </w:r>
      <w:proofErr w:type="spellStart"/>
      <w:r w:rsidRPr="00DB25C4">
        <w:rPr>
          <w:rFonts w:eastAsia="Calibri" w:cstheme="minorHAnsi"/>
          <w:color w:val="000000" w:themeColor="text1"/>
          <w:lang w:val="en-ID"/>
        </w:rPr>
        <w:t>Berdasarkan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hasil</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evaluasi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mayorits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sivitas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akademika</w:t>
      </w:r>
      <w:proofErr w:type="spellEnd"/>
      <w:r w:rsidRPr="00DB25C4">
        <w:rPr>
          <w:rFonts w:eastAsia="Calibri" w:cstheme="minorHAnsi"/>
          <w:color w:val="000000" w:themeColor="text1"/>
          <w:lang w:val="en-ID"/>
        </w:rPr>
        <w:t xml:space="preserve"> Universitas Ma Chung </w:t>
      </w:r>
      <w:proofErr w:type="spellStart"/>
      <w:r w:rsidRPr="00DB25C4">
        <w:rPr>
          <w:rFonts w:eastAsia="Calibri" w:cstheme="minorHAnsi"/>
          <w:color w:val="000000" w:themeColor="text1"/>
          <w:lang w:val="en-ID"/>
        </w:rPr>
        <w:t>menyatakan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bahwa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kurikulum</w:t>
      </w:r>
      <w:proofErr w:type="spellEnd"/>
      <w:r w:rsidRPr="00DB25C4">
        <w:rPr>
          <w:rFonts w:eastAsia="Calibri" w:cstheme="minorHAnsi"/>
          <w:color w:val="000000" w:themeColor="text1"/>
          <w:lang w:val="en-ID"/>
        </w:rPr>
        <w:t xml:space="preserve"> Program </w:t>
      </w:r>
      <w:proofErr w:type="spellStart"/>
      <w:r w:rsidRPr="00DB25C4">
        <w:rPr>
          <w:rFonts w:eastAsia="Calibri" w:cstheme="minorHAnsi"/>
          <w:color w:val="000000" w:themeColor="text1"/>
          <w:lang w:val="en-ID"/>
        </w:rPr>
        <w:t>Studi</w:t>
      </w:r>
      <w:proofErr w:type="spellEnd"/>
      <w:r w:rsidRPr="00DB25C4">
        <w:rPr>
          <w:rFonts w:eastAsia="Calibri" w:cstheme="minorHAnsi"/>
          <w:color w:val="000000" w:themeColor="text1"/>
          <w:lang w:val="en-ID"/>
        </w:rPr>
        <w:t xml:space="preserve"> Pendidikan Bahasa Mandarin </w:t>
      </w:r>
      <w:proofErr w:type="spellStart"/>
      <w:r w:rsidRPr="00DB25C4">
        <w:rPr>
          <w:rFonts w:eastAsia="Calibri" w:cstheme="minorHAnsi"/>
          <w:color w:val="000000" w:themeColor="text1"/>
          <w:lang w:val="en-ID"/>
        </w:rPr>
        <w:t>sudah</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mengakomodasi</w:t>
      </w:r>
      <w:proofErr w:type="spellEnd"/>
      <w:r w:rsidRPr="00DB25C4">
        <w:rPr>
          <w:rFonts w:eastAsia="Calibri" w:cstheme="minorHAnsi"/>
          <w:color w:val="000000" w:themeColor="text1"/>
          <w:lang w:val="en-ID"/>
        </w:rPr>
        <w:t xml:space="preserve"> program </w:t>
      </w:r>
      <w:proofErr w:type="spellStart"/>
      <w:r w:rsidRPr="00DB25C4">
        <w:rPr>
          <w:rFonts w:eastAsia="Calibri" w:cstheme="minorHAnsi"/>
          <w:color w:val="000000" w:themeColor="text1"/>
          <w:lang w:val="en-ID"/>
        </w:rPr>
        <w:t>merdeka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belajar</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dengan</w:t>
      </w:r>
      <w:proofErr w:type="spellEnd"/>
      <w:r w:rsidRPr="00DB25C4">
        <w:rPr>
          <w:rFonts w:eastAsia="Calibri" w:cstheme="minorHAnsi"/>
          <w:color w:val="000000" w:themeColor="text1"/>
          <w:lang w:val="en-ID"/>
        </w:rPr>
        <w:t xml:space="preserve"> sangat </w:t>
      </w:r>
      <w:proofErr w:type="spellStart"/>
      <w:r w:rsidRPr="00DB25C4">
        <w:rPr>
          <w:rFonts w:eastAsia="Calibri" w:cstheme="minorHAnsi"/>
          <w:color w:val="000000" w:themeColor="text1"/>
          <w:lang w:val="en-ID"/>
        </w:rPr>
        <w:t>setuju</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Implikasi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dari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hasil</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evaluasi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ini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adalah</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bahwa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kurikulum</w:t>
      </w:r>
      <w:proofErr w:type="spellEnd"/>
      <w:r w:rsidRPr="00DB25C4">
        <w:rPr>
          <w:rFonts w:eastAsia="Calibri" w:cstheme="minorHAnsi"/>
          <w:color w:val="000000" w:themeColor="text1"/>
          <w:lang w:val="en-ID"/>
        </w:rPr>
        <w:t xml:space="preserve"> Program </w:t>
      </w:r>
      <w:proofErr w:type="spellStart"/>
      <w:r w:rsidRPr="00DB25C4">
        <w:rPr>
          <w:rFonts w:eastAsia="Calibri" w:cstheme="minorHAnsi"/>
          <w:color w:val="000000" w:themeColor="text1"/>
          <w:lang w:val="en-ID"/>
        </w:rPr>
        <w:t>Studi</w:t>
      </w:r>
      <w:proofErr w:type="spellEnd"/>
      <w:r w:rsidRPr="00DB25C4">
        <w:rPr>
          <w:rFonts w:eastAsia="Calibri" w:cstheme="minorHAnsi"/>
          <w:color w:val="000000" w:themeColor="text1"/>
          <w:lang w:val="en-ID"/>
        </w:rPr>
        <w:t xml:space="preserve"> Pendidikan Bahasa Mandarin Universitas Ma Chung </w:t>
      </w:r>
      <w:proofErr w:type="spellStart"/>
      <w:r w:rsidRPr="00DB25C4">
        <w:rPr>
          <w:rFonts w:eastAsia="Calibri" w:cstheme="minorHAnsi"/>
          <w:color w:val="000000" w:themeColor="text1"/>
          <w:lang w:val="en-ID"/>
        </w:rPr>
        <w:t>telah</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memperhatikan</w:t>
      </w:r>
      <w:proofErr w:type="spellEnd"/>
      <w:r w:rsidRPr="00DB25C4">
        <w:rPr>
          <w:rFonts w:eastAsia="Calibri" w:cstheme="minorHAnsi"/>
          <w:color w:val="000000" w:themeColor="text1"/>
          <w:lang w:val="en-ID"/>
        </w:rPr>
        <w:t xml:space="preserve"> program </w:t>
      </w:r>
      <w:proofErr w:type="spellStart"/>
      <w:r w:rsidRPr="00DB25C4">
        <w:rPr>
          <w:rFonts w:eastAsia="Calibri" w:cstheme="minorHAnsi"/>
          <w:color w:val="000000" w:themeColor="text1"/>
          <w:lang w:val="en-ID"/>
        </w:rPr>
        <w:t>merdeka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belajar</w:t>
      </w:r>
      <w:proofErr w:type="spellEnd"/>
      <w:r w:rsidRPr="00DB25C4">
        <w:rPr>
          <w:rFonts w:eastAsia="Calibri" w:cstheme="minorHAnsi"/>
          <w:color w:val="000000" w:themeColor="text1"/>
          <w:lang w:val="en-ID"/>
        </w:rPr>
        <w:t xml:space="preserve"> dan </w:t>
      </w:r>
      <w:proofErr w:type="spellStart"/>
      <w:r w:rsidRPr="00DB25C4">
        <w:rPr>
          <w:rFonts w:eastAsia="Calibri" w:cstheme="minorHAnsi"/>
          <w:color w:val="000000" w:themeColor="text1"/>
          <w:lang w:val="en-ID"/>
        </w:rPr>
        <w:t>dianggap</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cukup</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baik</w:t>
      </w:r>
      <w:proofErr w:type="spellEnd"/>
      <w:r w:rsidRPr="00DB25C4">
        <w:rPr>
          <w:rFonts w:eastAsia="Calibri" w:cstheme="minorHAnsi"/>
          <w:color w:val="000000" w:themeColor="text1"/>
          <w:lang w:val="en-ID"/>
        </w:rPr>
        <w:t xml:space="preserve"> oleh </w:t>
      </w:r>
      <w:proofErr w:type="spellStart"/>
      <w:r w:rsidRPr="00DB25C4">
        <w:rPr>
          <w:rFonts w:eastAsia="Calibri" w:cstheme="minorHAnsi"/>
          <w:color w:val="000000" w:themeColor="text1"/>
          <w:lang w:val="en-ID"/>
        </w:rPr>
        <w:t>mayoritas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sivitas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akademika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dalam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mengakomodasi</w:t>
      </w:r>
      <w:proofErr w:type="spellEnd"/>
      <w:r w:rsidRPr="00DB25C4">
        <w:rPr>
          <w:rFonts w:eastAsia="Calibri" w:cstheme="minorHAnsi"/>
          <w:color w:val="000000" w:themeColor="text1"/>
          <w:lang w:val="en-ID"/>
        </w:rPr>
        <w:t xml:space="preserve"> program </w:t>
      </w:r>
      <w:proofErr w:type="spellStart"/>
      <w:r w:rsidRPr="00DB25C4">
        <w:rPr>
          <w:rFonts w:eastAsia="Calibri" w:cstheme="minorHAnsi"/>
          <w:color w:val="000000" w:themeColor="text1"/>
          <w:lang w:val="en-ID"/>
        </w:rPr>
        <w:t>tersebut</w:t>
      </w:r>
      <w:proofErr w:type="spellEnd"/>
      <w:r w:rsidRPr="00DB25C4">
        <w:rPr>
          <w:rFonts w:eastAsia="Calibri" w:cstheme="minorHAnsi"/>
          <w:color w:val="000000" w:themeColor="text1"/>
          <w:lang w:val="en-ID"/>
        </w:rPr>
        <w:t xml:space="preserve">. Program </w:t>
      </w:r>
      <w:proofErr w:type="spellStart"/>
      <w:r w:rsidRPr="00DB25C4">
        <w:rPr>
          <w:rFonts w:eastAsia="Calibri" w:cstheme="minorHAnsi"/>
          <w:color w:val="000000" w:themeColor="text1"/>
          <w:lang w:val="en-ID"/>
        </w:rPr>
        <w:t>merdeka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belajar</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sendiri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merupakan</w:t>
      </w:r>
      <w:proofErr w:type="spellEnd"/>
      <w:r w:rsidRPr="00DB25C4">
        <w:rPr>
          <w:rFonts w:eastAsia="Calibri" w:cstheme="minorHAnsi"/>
          <w:color w:val="000000" w:themeColor="text1"/>
          <w:lang w:val="en-ID"/>
        </w:rPr>
        <w:t xml:space="preserve"> salah </w:t>
      </w:r>
      <w:proofErr w:type="spellStart"/>
      <w:r w:rsidRPr="00DB25C4">
        <w:rPr>
          <w:rFonts w:eastAsia="Calibri" w:cstheme="minorHAnsi"/>
          <w:color w:val="000000" w:themeColor="text1"/>
          <w:lang w:val="en-ID"/>
        </w:rPr>
        <w:t>satu</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kebijakan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pemerintah</w:t>
      </w:r>
      <w:proofErr w:type="spellEnd"/>
      <w:r w:rsidRPr="00DB25C4">
        <w:rPr>
          <w:rFonts w:eastAsia="Calibri" w:cstheme="minorHAnsi"/>
          <w:color w:val="000000" w:themeColor="text1"/>
          <w:lang w:val="en-ID"/>
        </w:rPr>
        <w:t xml:space="preserve"> yang </w:t>
      </w:r>
      <w:proofErr w:type="spellStart"/>
      <w:r w:rsidRPr="00DB25C4">
        <w:rPr>
          <w:rFonts w:eastAsia="Calibri" w:cstheme="minorHAnsi"/>
          <w:color w:val="000000" w:themeColor="text1"/>
          <w:lang w:val="en-ID"/>
        </w:rPr>
        <w:t>bertujuan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memberikan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kebebasan</w:t>
      </w:r>
      <w:proofErr w:type="spellEnd"/>
      <w:r w:rsidRPr="00DB25C4">
        <w:rPr>
          <w:rFonts w:eastAsia="Calibri" w:cstheme="minorHAnsi"/>
          <w:color w:val="000000" w:themeColor="text1"/>
          <w:lang w:val="en-ID"/>
        </w:rPr>
        <w:t xml:space="preserve"> pada </w:t>
      </w:r>
      <w:proofErr w:type="spellStart"/>
      <w:r w:rsidRPr="00DB25C4">
        <w:rPr>
          <w:rFonts w:eastAsia="Calibri" w:cstheme="minorHAnsi"/>
          <w:color w:val="000000" w:themeColor="text1"/>
          <w:lang w:val="en-ID"/>
        </w:rPr>
        <w:t>mahasiswa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dalam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menentukan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materi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metode</w:t>
      </w:r>
      <w:proofErr w:type="spellEnd"/>
      <w:r w:rsidRPr="00DB25C4">
        <w:rPr>
          <w:rFonts w:eastAsia="Calibri" w:cstheme="minorHAnsi"/>
          <w:color w:val="000000" w:themeColor="text1"/>
          <w:lang w:val="en-ID"/>
        </w:rPr>
        <w:t xml:space="preserve">, dan </w:t>
      </w:r>
      <w:proofErr w:type="spellStart"/>
      <w:r w:rsidRPr="00DB25C4">
        <w:rPr>
          <w:rFonts w:eastAsia="Calibri" w:cstheme="minorHAnsi"/>
          <w:color w:val="000000" w:themeColor="text1"/>
          <w:lang w:val="en-ID"/>
        </w:rPr>
        <w:t>waktu</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pembelajaran</w:t>
      </w:r>
      <w:proofErr w:type="spellEnd"/>
      <w:r w:rsidRPr="00DB25C4">
        <w:rPr>
          <w:rFonts w:eastAsia="Calibri" w:cstheme="minorHAnsi"/>
          <w:color w:val="000000" w:themeColor="text1"/>
          <w:lang w:val="en-ID"/>
        </w:rPr>
        <w:t xml:space="preserve"> yang </w:t>
      </w:r>
      <w:proofErr w:type="spellStart"/>
      <w:r w:rsidRPr="00DB25C4">
        <w:rPr>
          <w:rFonts w:eastAsia="Calibri" w:cstheme="minorHAnsi"/>
          <w:color w:val="000000" w:themeColor="text1"/>
          <w:lang w:val="en-ID"/>
        </w:rPr>
        <w:t>sesuai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dengan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minat</w:t>
      </w:r>
      <w:proofErr w:type="spellEnd"/>
      <w:r w:rsidRPr="00DB25C4">
        <w:rPr>
          <w:rFonts w:eastAsia="Calibri" w:cstheme="minorHAnsi"/>
          <w:color w:val="000000" w:themeColor="text1"/>
          <w:lang w:val="en-ID"/>
        </w:rPr>
        <w:t xml:space="preserve"> dan </w:t>
      </w:r>
      <w:proofErr w:type="spellStart"/>
      <w:r w:rsidRPr="00DB25C4">
        <w:rPr>
          <w:rFonts w:eastAsia="Calibri" w:cstheme="minorHAnsi"/>
          <w:color w:val="000000" w:themeColor="text1"/>
          <w:lang w:val="en-ID"/>
        </w:rPr>
        <w:t>bakatnya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serta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memberikan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kesempatan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kepada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mahasiswa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untuk</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mengembangkan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kemampuan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diri</w:t>
      </w:r>
      <w:proofErr w:type="spellEnd"/>
      <w:r w:rsidRPr="00DB25C4">
        <w:rPr>
          <w:rFonts w:eastAsia="Calibri" w:cstheme="minorHAnsi"/>
          <w:color w:val="000000" w:themeColor="text1"/>
          <w:lang w:val="en-ID"/>
        </w:rPr>
        <w:t xml:space="preserve"> dan </w:t>
      </w:r>
      <w:proofErr w:type="spellStart"/>
      <w:r w:rsidRPr="00DB25C4">
        <w:rPr>
          <w:rFonts w:eastAsia="Calibri" w:cstheme="minorHAnsi"/>
          <w:color w:val="000000" w:themeColor="text1"/>
          <w:lang w:val="en-ID"/>
        </w:rPr>
        <w:t>meningkatkan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daya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saing</w:t>
      </w:r>
      <w:proofErr w:type="spellEnd"/>
      <w:r w:rsidRPr="00DB25C4">
        <w:rPr>
          <w:rFonts w:eastAsia="Calibri" w:cstheme="minorHAnsi"/>
          <w:color w:val="000000" w:themeColor="text1"/>
          <w:lang w:val="en-ID"/>
        </w:rPr>
        <w:t xml:space="preserve"> di pasar </w:t>
      </w:r>
      <w:proofErr w:type="spellStart"/>
      <w:r w:rsidRPr="00DB25C4">
        <w:rPr>
          <w:rFonts w:eastAsia="Calibri" w:cstheme="minorHAnsi"/>
          <w:color w:val="000000" w:themeColor="text1"/>
          <w:lang w:val="en-ID"/>
        </w:rPr>
        <w:t>kerja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Dalam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konteks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ini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kurikulum</w:t>
      </w:r>
      <w:proofErr w:type="spellEnd"/>
      <w:r w:rsidRPr="00DB25C4">
        <w:rPr>
          <w:rFonts w:eastAsia="Calibri" w:cstheme="minorHAnsi"/>
          <w:color w:val="000000" w:themeColor="text1"/>
          <w:lang w:val="en-ID"/>
        </w:rPr>
        <w:t xml:space="preserve"> Program </w:t>
      </w:r>
      <w:proofErr w:type="spellStart"/>
      <w:r w:rsidRPr="00DB25C4">
        <w:rPr>
          <w:rFonts w:eastAsia="Calibri" w:cstheme="minorHAnsi"/>
          <w:color w:val="000000" w:themeColor="text1"/>
          <w:lang w:val="en-ID"/>
        </w:rPr>
        <w:t>Studi</w:t>
      </w:r>
      <w:proofErr w:type="spellEnd"/>
      <w:r w:rsidRPr="00DB25C4">
        <w:rPr>
          <w:rFonts w:eastAsia="Calibri" w:cstheme="minorHAnsi"/>
          <w:color w:val="000000" w:themeColor="text1"/>
          <w:lang w:val="en-ID"/>
        </w:rPr>
        <w:t xml:space="preserve"> Pendidikan Bahasa Mandarin </w:t>
      </w:r>
      <w:proofErr w:type="spellStart"/>
      <w:r w:rsidRPr="00DB25C4">
        <w:rPr>
          <w:rFonts w:eastAsia="Calibri" w:cstheme="minorHAnsi"/>
          <w:color w:val="000000" w:themeColor="text1"/>
          <w:lang w:val="en-ID"/>
        </w:rPr>
        <w:t>dianggap</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sudah</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mencakup</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elemen-elemen</w:t>
      </w:r>
      <w:proofErr w:type="spellEnd"/>
      <w:r w:rsidRPr="00DB25C4">
        <w:rPr>
          <w:rFonts w:eastAsia="Calibri" w:cstheme="minorHAnsi"/>
          <w:color w:val="000000" w:themeColor="text1"/>
          <w:lang w:val="en-ID"/>
        </w:rPr>
        <w:t xml:space="preserve"> yang </w:t>
      </w:r>
      <w:proofErr w:type="spellStart"/>
      <w:r w:rsidRPr="00DB25C4">
        <w:rPr>
          <w:rFonts w:eastAsia="Calibri" w:cstheme="minorHAnsi"/>
          <w:color w:val="000000" w:themeColor="text1"/>
          <w:lang w:val="en-ID"/>
        </w:rPr>
        <w:t>mendukung</w:t>
      </w:r>
      <w:proofErr w:type="spellEnd"/>
      <w:r w:rsidRPr="00DB25C4">
        <w:rPr>
          <w:rFonts w:eastAsia="Calibri" w:cstheme="minorHAnsi"/>
          <w:color w:val="000000" w:themeColor="text1"/>
          <w:lang w:val="en-ID"/>
        </w:rPr>
        <w:t xml:space="preserve"> program </w:t>
      </w:r>
      <w:proofErr w:type="spellStart"/>
      <w:r w:rsidRPr="00DB25C4">
        <w:rPr>
          <w:rFonts w:eastAsia="Calibri" w:cstheme="minorHAnsi"/>
          <w:color w:val="000000" w:themeColor="text1"/>
          <w:lang w:val="en-ID"/>
        </w:rPr>
        <w:t>merdeka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belajar</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seperti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fleksibilitas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dalam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memilih</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mata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kuliah</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metode</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pembelajaran</w:t>
      </w:r>
      <w:proofErr w:type="spellEnd"/>
      <w:r w:rsidRPr="00DB25C4">
        <w:rPr>
          <w:rFonts w:eastAsia="Calibri" w:cstheme="minorHAnsi"/>
          <w:color w:val="000000" w:themeColor="text1"/>
          <w:lang w:val="en-ID"/>
        </w:rPr>
        <w:t xml:space="preserve"> yang </w:t>
      </w:r>
      <w:proofErr w:type="spellStart"/>
      <w:r w:rsidRPr="00DB25C4">
        <w:rPr>
          <w:rFonts w:eastAsia="Calibri" w:cstheme="minorHAnsi"/>
          <w:color w:val="000000" w:themeColor="text1"/>
          <w:lang w:val="en-ID"/>
        </w:rPr>
        <w:t>variatif</w:t>
      </w:r>
      <w:proofErr w:type="spellEnd"/>
      <w:r w:rsidRPr="00DB25C4">
        <w:rPr>
          <w:rFonts w:eastAsia="Calibri" w:cstheme="minorHAnsi"/>
          <w:color w:val="000000" w:themeColor="text1"/>
          <w:lang w:val="en-ID"/>
        </w:rPr>
        <w:t xml:space="preserve">, dan </w:t>
      </w:r>
      <w:proofErr w:type="spellStart"/>
      <w:r w:rsidRPr="00DB25C4">
        <w:rPr>
          <w:rFonts w:eastAsia="Calibri" w:cstheme="minorHAnsi"/>
          <w:color w:val="000000" w:themeColor="text1"/>
          <w:lang w:val="en-ID"/>
        </w:rPr>
        <w:t>penilaian</w:t>
      </w:r>
      <w:proofErr w:type="spellEnd"/>
      <w:r w:rsidRPr="00DB25C4">
        <w:rPr>
          <w:rFonts w:eastAsia="Calibri" w:cstheme="minorHAnsi"/>
          <w:color w:val="000000" w:themeColor="text1"/>
          <w:lang w:val="en-ID"/>
        </w:rPr>
        <w:t xml:space="preserve"> yang </w:t>
      </w:r>
      <w:proofErr w:type="spellStart"/>
      <w:r w:rsidRPr="00DB25C4">
        <w:rPr>
          <w:rFonts w:eastAsia="Calibri" w:cstheme="minorHAnsi"/>
          <w:color w:val="000000" w:themeColor="text1"/>
          <w:lang w:val="en-ID"/>
        </w:rPr>
        <w:t>memberikan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kesempatan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kepada</w:t>
      </w:r>
      <w:proofErr w:type="spellEnd"/>
      <w:r w:rsidRPr="00DB25C4">
        <w:rPr>
          <w:rFonts w:eastAsia="Calibri" w:cstheme="minorHAnsi"/>
          <w:color w:val="000000" w:themeColor="text1"/>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w:t>
      </w:r>
      <w:proofErr w:type="spellStart"/>
      <w:r w:rsidRPr="00DB25C4">
        <w:rPr>
          <w:rFonts w:eastAsia="Calibri" w:cstheme="minorHAnsi"/>
          <w:lang w:val="en-ID"/>
        </w:rPr>
        <w:t>untuk</w:t>
      </w:r>
      <w:proofErr w:type="spellEnd"/>
      <w:r w:rsidRPr="00DB25C4">
        <w:rPr>
          <w:rFonts w:eastAsia="Calibri" w:cstheme="minorHAnsi"/>
          <w:lang w:val="en-ID"/>
        </w:rPr>
        <w:t xml:space="preserve"> </w:t>
      </w:r>
      <w:proofErr w:type="spellStart"/>
      <w:r w:rsidRPr="00DB25C4">
        <w:rPr>
          <w:rFonts w:eastAsia="Calibri" w:cstheme="minorHAnsi"/>
          <w:lang w:val="en-ID"/>
        </w:rPr>
        <w:t>menunjukkan</w:t>
      </w:r>
      <w:proofErr w:type="spellEnd"/>
      <w:r w:rsidRPr="00DB25C4">
        <w:rPr>
          <w:rFonts w:eastAsia="Calibri" w:cstheme="minorHAnsi"/>
          <w:lang w:val="en-ID"/>
        </w:rPr>
        <w:t xml:space="preserve"> </w:t>
      </w:r>
      <w:proofErr w:type="spellStart"/>
      <w:r w:rsidRPr="00DB25C4">
        <w:rPr>
          <w:rFonts w:eastAsia="Calibri" w:cstheme="minorHAnsi"/>
          <w:lang w:val="en-ID"/>
        </w:rPr>
        <w:t>kompetensi</w:t>
      </w:r>
      <w:proofErr w:type="spellEnd"/>
      <w:r w:rsidRPr="00DB25C4">
        <w:rPr>
          <w:rFonts w:eastAsia="Calibri" w:cstheme="minorHAnsi"/>
          <w:lang w:val="en-ID"/>
        </w:rPr>
        <w:t xml:space="preserve"> yang </w:t>
      </w:r>
      <w:proofErr w:type="spellStart"/>
      <w:r w:rsidRPr="00DB25C4">
        <w:rPr>
          <w:rFonts w:eastAsia="Calibri" w:cstheme="minorHAnsi"/>
          <w:lang w:val="en-ID"/>
        </w:rPr>
        <w:t>telah</w:t>
      </w:r>
      <w:proofErr w:type="spellEnd"/>
      <w:r w:rsidRPr="00DB25C4">
        <w:rPr>
          <w:rFonts w:eastAsia="Calibri" w:cstheme="minorHAnsi"/>
          <w:lang w:val="en-ID"/>
        </w:rPr>
        <w:t xml:space="preserve"> </w:t>
      </w:r>
      <w:proofErr w:type="spellStart"/>
      <w:r w:rsidRPr="00DB25C4">
        <w:rPr>
          <w:rFonts w:eastAsia="Calibri" w:cstheme="minorHAnsi"/>
          <w:lang w:val="en-ID"/>
        </w:rPr>
        <w:t>mereka</w:t>
      </w:r>
      <w:proofErr w:type="spellEnd"/>
      <w:r w:rsidRPr="00DB25C4">
        <w:rPr>
          <w:rFonts w:eastAsia="Calibri" w:cstheme="minorHAnsi"/>
          <w:lang w:val="en-ID"/>
        </w:rPr>
        <w:t xml:space="preserve"> </w:t>
      </w:r>
      <w:proofErr w:type="spellStart"/>
      <w:r w:rsidRPr="00DB25C4">
        <w:rPr>
          <w:rFonts w:eastAsia="Calibri" w:cstheme="minorHAnsi"/>
          <w:lang w:val="en-ID"/>
        </w:rPr>
        <w:t>kuasai</w:t>
      </w:r>
      <w:proofErr w:type="spellEnd"/>
      <w:r w:rsidRPr="00DB25C4">
        <w:rPr>
          <w:rFonts w:eastAsia="Calibri" w:cstheme="minorHAnsi"/>
          <w:lang w:val="en-ID"/>
        </w:rPr>
        <w:t xml:space="preserve">. </w:t>
      </w:r>
      <w:proofErr w:type="spellStart"/>
      <w:r w:rsidRPr="00DB25C4">
        <w:rPr>
          <w:rFonts w:eastAsia="Calibri" w:cstheme="minorHAnsi"/>
          <w:lang w:val="en-ID"/>
        </w:rPr>
        <w:t>Namun</w:t>
      </w:r>
      <w:proofErr w:type="spellEnd"/>
      <w:r w:rsidRPr="00DB25C4">
        <w:rPr>
          <w:rFonts w:eastAsia="Calibri" w:cstheme="minorHAnsi"/>
          <w:lang w:val="en-ID"/>
        </w:rPr>
        <w:t xml:space="preserve">, </w:t>
      </w:r>
      <w:proofErr w:type="spellStart"/>
      <w:r w:rsidRPr="00DB25C4">
        <w:rPr>
          <w:rFonts w:eastAsia="Calibri" w:cstheme="minorHAnsi"/>
          <w:lang w:val="en-ID"/>
        </w:rPr>
        <w:t>meskipun</w:t>
      </w:r>
      <w:proofErr w:type="spellEnd"/>
      <w:r w:rsidRPr="00DB25C4">
        <w:rPr>
          <w:rFonts w:eastAsia="Calibri" w:cstheme="minorHAnsi"/>
          <w:lang w:val="en-ID"/>
        </w:rPr>
        <w:t xml:space="preserve"> </w:t>
      </w:r>
      <w:proofErr w:type="spellStart"/>
      <w:r w:rsidRPr="00DB25C4">
        <w:rPr>
          <w:rFonts w:eastAsia="Calibri" w:cstheme="minorHAnsi"/>
          <w:lang w:val="en-ID"/>
        </w:rPr>
        <w:t>mayoritas</w:t>
      </w:r>
      <w:proofErr w:type="spellEnd"/>
      <w:r w:rsidRPr="00DB25C4">
        <w:rPr>
          <w:rFonts w:eastAsia="Calibri" w:cstheme="minorHAnsi"/>
          <w:lang w:val="en-ID"/>
        </w:rPr>
        <w:t xml:space="preserve"> </w:t>
      </w:r>
      <w:proofErr w:type="spellStart"/>
      <w:r w:rsidRPr="00DB25C4">
        <w:rPr>
          <w:rFonts w:eastAsia="Calibri" w:cstheme="minorHAnsi"/>
          <w:lang w:val="en-ID"/>
        </w:rPr>
        <w:t>sivitas</w:t>
      </w:r>
      <w:proofErr w:type="spellEnd"/>
      <w:r w:rsidRPr="00DB25C4">
        <w:rPr>
          <w:rFonts w:eastAsia="Calibri" w:cstheme="minorHAnsi"/>
          <w:lang w:val="en-ID"/>
        </w:rPr>
        <w:t xml:space="preserve"> </w:t>
      </w:r>
      <w:proofErr w:type="spellStart"/>
      <w:r w:rsidRPr="00DB25C4">
        <w:rPr>
          <w:rFonts w:eastAsia="Calibri" w:cstheme="minorHAnsi"/>
          <w:lang w:val="en-ID"/>
        </w:rPr>
        <w:t>akademika</w:t>
      </w:r>
      <w:proofErr w:type="spellEnd"/>
      <w:r w:rsidRPr="00DB25C4">
        <w:rPr>
          <w:rFonts w:eastAsia="Calibri" w:cstheme="minorHAnsi"/>
          <w:lang w:val="en-ID"/>
        </w:rPr>
        <w:t xml:space="preserve"> </w:t>
      </w:r>
      <w:proofErr w:type="spellStart"/>
      <w:r w:rsidRPr="00DB25C4">
        <w:rPr>
          <w:rFonts w:eastAsia="Calibri" w:cstheme="minorHAnsi"/>
          <w:lang w:val="en-ID"/>
        </w:rPr>
        <w:t>sudah</w:t>
      </w:r>
      <w:proofErr w:type="spellEnd"/>
      <w:r w:rsidRPr="00DB25C4">
        <w:rPr>
          <w:rFonts w:eastAsia="Calibri" w:cstheme="minorHAnsi"/>
          <w:lang w:val="en-ID"/>
        </w:rPr>
        <w:t xml:space="preserve"> </w:t>
      </w:r>
      <w:proofErr w:type="spellStart"/>
      <w:r w:rsidRPr="00DB25C4">
        <w:rPr>
          <w:rFonts w:eastAsia="Calibri" w:cstheme="minorHAnsi"/>
          <w:lang w:val="en-ID"/>
        </w:rPr>
        <w:t>menganggap</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kurikulum</w:t>
      </w:r>
      <w:proofErr w:type="spellEnd"/>
      <w:r w:rsidRPr="00DB25C4">
        <w:rPr>
          <w:rFonts w:eastAsia="Calibri" w:cstheme="minorHAnsi"/>
          <w:lang w:val="en-ID"/>
        </w:rPr>
        <w:t xml:space="preserve"> </w:t>
      </w:r>
      <w:proofErr w:type="spellStart"/>
      <w:r w:rsidRPr="00DB25C4">
        <w:rPr>
          <w:rFonts w:eastAsia="Calibri" w:cstheme="minorHAnsi"/>
          <w:lang w:val="en-ID"/>
        </w:rPr>
        <w:t>sudah</w:t>
      </w:r>
      <w:proofErr w:type="spellEnd"/>
      <w:r w:rsidRPr="00DB25C4">
        <w:rPr>
          <w:rFonts w:eastAsia="Calibri" w:cstheme="minorHAnsi"/>
          <w:lang w:val="en-ID"/>
        </w:rPr>
        <w:t xml:space="preserve"> </w:t>
      </w:r>
      <w:proofErr w:type="spellStart"/>
      <w:r w:rsidRPr="00DB25C4">
        <w:rPr>
          <w:rFonts w:eastAsia="Calibri" w:cstheme="minorHAnsi"/>
          <w:lang w:val="en-ID"/>
        </w:rPr>
        <w:t>mengakomodasi</w:t>
      </w:r>
      <w:proofErr w:type="spellEnd"/>
      <w:r w:rsidRPr="00DB25C4">
        <w:rPr>
          <w:rFonts w:eastAsia="Calibri" w:cstheme="minorHAnsi"/>
          <w:lang w:val="en-ID"/>
        </w:rPr>
        <w:t xml:space="preserve"> program </w:t>
      </w:r>
      <w:proofErr w:type="spellStart"/>
      <w:r w:rsidRPr="00DB25C4">
        <w:rPr>
          <w:rFonts w:eastAsia="Calibri" w:cstheme="minorHAnsi"/>
          <w:lang w:val="en-ID"/>
        </w:rPr>
        <w:t>merdeka</w:t>
      </w:r>
      <w:proofErr w:type="spellEnd"/>
      <w:r w:rsidRPr="00DB25C4">
        <w:rPr>
          <w:rFonts w:eastAsia="Calibri" w:cstheme="minorHAnsi"/>
          <w:lang w:val="en-ID"/>
        </w:rPr>
        <w:t xml:space="preserve"> </w:t>
      </w:r>
      <w:proofErr w:type="spellStart"/>
      <w:r w:rsidRPr="00DB25C4">
        <w:rPr>
          <w:rFonts w:eastAsia="Calibri" w:cstheme="minorHAnsi"/>
          <w:lang w:val="en-ID"/>
        </w:rPr>
        <w:t>belajar</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baik</w:t>
      </w:r>
      <w:proofErr w:type="spellEnd"/>
      <w:r w:rsidRPr="00DB25C4">
        <w:rPr>
          <w:rFonts w:eastAsia="Calibri" w:cstheme="minorHAnsi"/>
          <w:lang w:val="en-ID"/>
        </w:rPr>
        <w:t xml:space="preserve">, </w:t>
      </w:r>
      <w:proofErr w:type="spellStart"/>
      <w:r w:rsidRPr="00DB25C4">
        <w:rPr>
          <w:rFonts w:eastAsia="Calibri" w:cstheme="minorHAnsi"/>
          <w:lang w:val="en-ID"/>
        </w:rPr>
        <w:t>evaluasi</w:t>
      </w:r>
      <w:proofErr w:type="spellEnd"/>
      <w:r w:rsidRPr="00DB25C4">
        <w:rPr>
          <w:rFonts w:eastAsia="Calibri" w:cstheme="minorHAnsi"/>
          <w:lang w:val="en-ID"/>
        </w:rPr>
        <w:t xml:space="preserve"> dan </w:t>
      </w:r>
      <w:proofErr w:type="spellStart"/>
      <w:r w:rsidRPr="00DB25C4">
        <w:rPr>
          <w:rFonts w:eastAsia="Calibri" w:cstheme="minorHAnsi"/>
          <w:lang w:val="en-ID"/>
        </w:rPr>
        <w:t>pengembangan</w:t>
      </w:r>
      <w:proofErr w:type="spellEnd"/>
      <w:r w:rsidRPr="00DB25C4">
        <w:rPr>
          <w:rFonts w:eastAsia="Calibri" w:cstheme="minorHAnsi"/>
          <w:lang w:val="en-ID"/>
        </w:rPr>
        <w:t xml:space="preserve"> </w:t>
      </w:r>
      <w:proofErr w:type="spellStart"/>
      <w:r w:rsidRPr="00DB25C4">
        <w:rPr>
          <w:rFonts w:eastAsia="Calibri" w:cstheme="minorHAnsi"/>
          <w:lang w:val="en-ID"/>
        </w:rPr>
        <w:t>kurikulum</w:t>
      </w:r>
      <w:proofErr w:type="spellEnd"/>
      <w:r w:rsidRPr="00DB25C4">
        <w:rPr>
          <w:rFonts w:eastAsia="Calibri" w:cstheme="minorHAnsi"/>
          <w:lang w:val="en-ID"/>
        </w:rPr>
        <w:t xml:space="preserve"> </w:t>
      </w:r>
      <w:proofErr w:type="spellStart"/>
      <w:r w:rsidRPr="00DB25C4">
        <w:rPr>
          <w:rFonts w:eastAsia="Calibri" w:cstheme="minorHAnsi"/>
          <w:lang w:val="en-ID"/>
        </w:rPr>
        <w:t>harus</w:t>
      </w:r>
      <w:proofErr w:type="spellEnd"/>
      <w:r w:rsidRPr="00DB25C4">
        <w:rPr>
          <w:rFonts w:eastAsia="Calibri" w:cstheme="minorHAnsi"/>
          <w:lang w:val="en-ID"/>
        </w:rPr>
        <w:t xml:space="preserve"> </w:t>
      </w:r>
      <w:proofErr w:type="spellStart"/>
      <w:r w:rsidRPr="00DB25C4">
        <w:rPr>
          <w:rFonts w:eastAsia="Calibri" w:cstheme="minorHAnsi"/>
          <w:lang w:val="en-ID"/>
        </w:rPr>
        <w:t>terus</w:t>
      </w:r>
      <w:proofErr w:type="spellEnd"/>
      <w:r w:rsidRPr="00DB25C4">
        <w:rPr>
          <w:rFonts w:eastAsia="Calibri" w:cstheme="minorHAnsi"/>
          <w:lang w:val="en-ID"/>
        </w:rPr>
        <w:t xml:space="preserve"> </w:t>
      </w:r>
      <w:proofErr w:type="spellStart"/>
      <w:r w:rsidRPr="00DB25C4">
        <w:rPr>
          <w:rFonts w:eastAsia="Calibri" w:cstheme="minorHAnsi"/>
          <w:lang w:val="en-ID"/>
        </w:rPr>
        <w:t>dilakukan</w:t>
      </w:r>
      <w:proofErr w:type="spellEnd"/>
      <w:r w:rsidRPr="00DB25C4">
        <w:rPr>
          <w:rFonts w:eastAsia="Calibri" w:cstheme="minorHAnsi"/>
          <w:lang w:val="en-ID"/>
        </w:rPr>
        <w:t xml:space="preserve"> </w:t>
      </w:r>
      <w:proofErr w:type="spellStart"/>
      <w:r w:rsidRPr="00DB25C4">
        <w:rPr>
          <w:rFonts w:eastAsia="Calibri" w:cstheme="minorHAnsi"/>
          <w:lang w:val="en-ID"/>
        </w:rPr>
        <w:t>untuk</w:t>
      </w:r>
      <w:proofErr w:type="spellEnd"/>
      <w:r w:rsidRPr="00DB25C4">
        <w:rPr>
          <w:rFonts w:eastAsia="Calibri" w:cstheme="minorHAnsi"/>
          <w:lang w:val="en-ID"/>
        </w:rPr>
        <w:t xml:space="preserve"> </w:t>
      </w:r>
      <w:proofErr w:type="spellStart"/>
      <w:r w:rsidRPr="00DB25C4">
        <w:rPr>
          <w:rFonts w:eastAsia="Calibri" w:cstheme="minorHAnsi"/>
          <w:lang w:val="en-ID"/>
        </w:rPr>
        <w:t>memastikan</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kurikulum</w:t>
      </w:r>
      <w:proofErr w:type="spellEnd"/>
      <w:r w:rsidRPr="00DB25C4">
        <w:rPr>
          <w:rFonts w:eastAsia="Calibri" w:cstheme="minorHAnsi"/>
          <w:lang w:val="en-ID"/>
        </w:rPr>
        <w:t xml:space="preserve"> </w:t>
      </w:r>
      <w:proofErr w:type="spellStart"/>
      <w:r w:rsidRPr="00DB25C4">
        <w:rPr>
          <w:rFonts w:eastAsia="Calibri" w:cstheme="minorHAnsi"/>
          <w:lang w:val="en-ID"/>
        </w:rPr>
        <w:t>selalu</w:t>
      </w:r>
      <w:proofErr w:type="spellEnd"/>
      <w:r w:rsidRPr="00DB25C4">
        <w:rPr>
          <w:rFonts w:eastAsia="Calibri" w:cstheme="minorHAnsi"/>
          <w:i/>
          <w:iCs/>
          <w:lang w:val="en-ID"/>
        </w:rPr>
        <w:t xml:space="preserve"> up to date</w:t>
      </w:r>
      <w:r w:rsidRPr="00DB25C4">
        <w:rPr>
          <w:rFonts w:eastAsia="Calibri" w:cstheme="minorHAnsi"/>
          <w:lang w:val="en-ID"/>
        </w:rPr>
        <w:t xml:space="preserve"> dan </w:t>
      </w:r>
      <w:proofErr w:type="spellStart"/>
      <w:r w:rsidRPr="00DB25C4">
        <w:rPr>
          <w:rFonts w:eastAsia="Calibri" w:cstheme="minorHAnsi"/>
          <w:lang w:val="en-ID"/>
        </w:rPr>
        <w:t>tetap</w:t>
      </w:r>
      <w:proofErr w:type="spellEnd"/>
      <w:r w:rsidRPr="00DB25C4">
        <w:rPr>
          <w:rFonts w:eastAsia="Calibri" w:cstheme="minorHAnsi"/>
          <w:lang w:val="en-ID"/>
        </w:rPr>
        <w:t xml:space="preserve"> </w:t>
      </w:r>
      <w:proofErr w:type="spellStart"/>
      <w:r w:rsidRPr="00DB25C4">
        <w:rPr>
          <w:rFonts w:eastAsia="Calibri" w:cstheme="minorHAnsi"/>
          <w:lang w:val="en-ID"/>
        </w:rPr>
        <w:t>relevan</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kebutuhan</w:t>
      </w:r>
      <w:proofErr w:type="spellEnd"/>
      <w:r w:rsidRPr="00DB25C4">
        <w:rPr>
          <w:rFonts w:eastAsia="Calibri" w:cstheme="minorHAnsi"/>
          <w:lang w:val="en-ID"/>
        </w:rPr>
        <w:t xml:space="preserve"> </w:t>
      </w:r>
      <w:proofErr w:type="spellStart"/>
      <w:r w:rsidRPr="00DB25C4">
        <w:rPr>
          <w:rFonts w:eastAsia="Calibri" w:cstheme="minorHAnsi"/>
          <w:lang w:val="en-ID"/>
        </w:rPr>
        <w:t>industri</w:t>
      </w:r>
      <w:proofErr w:type="spellEnd"/>
      <w:r w:rsidRPr="00DB25C4">
        <w:rPr>
          <w:rFonts w:eastAsia="Calibri" w:cstheme="minorHAnsi"/>
          <w:lang w:val="en-ID"/>
        </w:rPr>
        <w:t xml:space="preserve"> dan </w:t>
      </w:r>
      <w:proofErr w:type="spellStart"/>
      <w:r w:rsidRPr="00DB25C4">
        <w:rPr>
          <w:rFonts w:eastAsia="Calibri" w:cstheme="minorHAnsi"/>
          <w:lang w:val="en-ID"/>
        </w:rPr>
        <w:t>perkembangan</w:t>
      </w:r>
      <w:proofErr w:type="spellEnd"/>
      <w:r w:rsidRPr="00DB25C4">
        <w:rPr>
          <w:rFonts w:eastAsia="Calibri" w:cstheme="minorHAnsi"/>
          <w:lang w:val="en-ID"/>
        </w:rPr>
        <w:t xml:space="preserve"> </w:t>
      </w:r>
      <w:proofErr w:type="spellStart"/>
      <w:r w:rsidRPr="00DB25C4">
        <w:rPr>
          <w:rFonts w:eastAsia="Calibri" w:cstheme="minorHAnsi"/>
          <w:lang w:val="en-ID"/>
        </w:rPr>
        <w:t>terbaru</w:t>
      </w:r>
      <w:proofErr w:type="spellEnd"/>
      <w:r w:rsidRPr="00DB25C4">
        <w:rPr>
          <w:rFonts w:eastAsia="Calibri" w:cstheme="minorHAnsi"/>
          <w:lang w:val="en-ID"/>
        </w:rPr>
        <w:t xml:space="preserve"> </w:t>
      </w:r>
      <w:proofErr w:type="spellStart"/>
      <w:r w:rsidRPr="00DB25C4">
        <w:rPr>
          <w:rFonts w:eastAsia="Calibri" w:cstheme="minorHAnsi"/>
          <w:lang w:val="en-ID"/>
        </w:rPr>
        <w:t>dalam</w:t>
      </w:r>
      <w:proofErr w:type="spellEnd"/>
      <w:r w:rsidRPr="00DB25C4">
        <w:rPr>
          <w:rFonts w:eastAsia="Calibri" w:cstheme="minorHAnsi"/>
          <w:lang w:val="en-ID"/>
        </w:rPr>
        <w:t xml:space="preserve"> </w:t>
      </w:r>
      <w:proofErr w:type="spellStart"/>
      <w:r w:rsidRPr="00DB25C4">
        <w:rPr>
          <w:rFonts w:eastAsia="Calibri" w:cstheme="minorHAnsi"/>
          <w:lang w:val="en-ID"/>
        </w:rPr>
        <w:t>bidang</w:t>
      </w:r>
      <w:proofErr w:type="spellEnd"/>
      <w:r w:rsidRPr="00DB25C4">
        <w:rPr>
          <w:rFonts w:eastAsia="Calibri" w:cstheme="minorHAnsi"/>
          <w:lang w:val="en-ID"/>
        </w:rPr>
        <w:t xml:space="preserve"> </w:t>
      </w:r>
      <w:proofErr w:type="spellStart"/>
      <w:r w:rsidRPr="00DB25C4">
        <w:rPr>
          <w:rFonts w:eastAsia="Calibri" w:cstheme="minorHAnsi"/>
          <w:lang w:val="en-ID"/>
        </w:rPr>
        <w:t>pendidikan</w:t>
      </w:r>
      <w:proofErr w:type="spellEnd"/>
      <w:r w:rsidRPr="00DB25C4">
        <w:rPr>
          <w:rFonts w:eastAsia="Calibri" w:cstheme="minorHAnsi"/>
          <w:lang w:val="en-ID"/>
        </w:rPr>
        <w:t>.</w:t>
      </w:r>
    </w:p>
    <w:p w14:paraId="55AB0CBF" w14:textId="77777777" w:rsidR="0076297E" w:rsidRPr="00DB25C4" w:rsidRDefault="0076297E" w:rsidP="00687314">
      <w:pPr>
        <w:spacing w:after="0" w:line="240" w:lineRule="auto"/>
        <w:ind w:firstLine="720"/>
        <w:jc w:val="both"/>
        <w:rPr>
          <w:rFonts w:eastAsia="Calibri" w:cstheme="minorHAnsi"/>
        </w:rPr>
      </w:pPr>
    </w:p>
    <w:p w14:paraId="1E14E56A" w14:textId="77777777" w:rsidR="0076297E" w:rsidRPr="00DB25C4" w:rsidRDefault="0076297E" w:rsidP="00687314">
      <w:pPr>
        <w:spacing w:after="0" w:line="240" w:lineRule="auto"/>
        <w:jc w:val="both"/>
        <w:rPr>
          <w:rFonts w:cstheme="minorHAnsi"/>
        </w:rPr>
      </w:pPr>
      <w:r w:rsidRPr="00DB25C4">
        <w:rPr>
          <w:rFonts w:eastAsia="Calibri" w:cstheme="minorHAnsi"/>
          <w:color w:val="202124"/>
          <w:lang w:val="en-ID"/>
        </w:rPr>
        <w:lastRenderedPageBreak/>
        <w:t xml:space="preserve"> </w:t>
      </w:r>
      <w:r w:rsidRPr="00DB25C4">
        <w:rPr>
          <w:rFonts w:cstheme="minorHAnsi"/>
          <w:noProof/>
          <w:color w:val="2B579A"/>
          <w:shd w:val="clear" w:color="auto" w:fill="E6E6E6"/>
        </w:rPr>
        <w:drawing>
          <wp:inline distT="0" distB="0" distL="0" distR="0" wp14:anchorId="321AE67B" wp14:editId="4D08BD45">
            <wp:extent cx="5038724" cy="2151955"/>
            <wp:effectExtent l="0" t="0" r="0" b="0"/>
            <wp:docPr id="1550603629" name="Picture 155060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extLst>
                        <a:ext uri="{28A0092B-C50C-407E-A947-70E740481C1C}">
                          <a14:useLocalDpi xmlns:a14="http://schemas.microsoft.com/office/drawing/2010/main" val="0"/>
                        </a:ext>
                      </a:extLst>
                    </a:blip>
                    <a:stretch>
                      <a:fillRect/>
                    </a:stretch>
                  </pic:blipFill>
                  <pic:spPr>
                    <a:xfrm>
                      <a:off x="0" y="0"/>
                      <a:ext cx="5038724" cy="2151955"/>
                    </a:xfrm>
                    <a:prstGeom prst="rect">
                      <a:avLst/>
                    </a:prstGeom>
                  </pic:spPr>
                </pic:pic>
              </a:graphicData>
            </a:graphic>
          </wp:inline>
        </w:drawing>
      </w:r>
    </w:p>
    <w:p w14:paraId="22B1C7CF" w14:textId="77777777" w:rsidR="0076297E" w:rsidRPr="00DB25C4" w:rsidRDefault="0076297E" w:rsidP="00687314">
      <w:pPr>
        <w:spacing w:after="0" w:line="240" w:lineRule="auto"/>
        <w:rPr>
          <w:rFonts w:eastAsia="Calibri" w:cstheme="minorHAnsi"/>
          <w:color w:val="000000" w:themeColor="text1"/>
        </w:rPr>
      </w:pPr>
      <w:r w:rsidRPr="00DB25C4">
        <w:rPr>
          <w:rFonts w:eastAsia="Calibri" w:cstheme="minorHAnsi"/>
          <w:color w:val="000000" w:themeColor="text1"/>
        </w:rPr>
        <w:t xml:space="preserve">Program </w:t>
      </w:r>
      <w:proofErr w:type="spellStart"/>
      <w:r w:rsidRPr="00DB25C4">
        <w:rPr>
          <w:rFonts w:eastAsia="Calibri" w:cstheme="minorHAnsi"/>
          <w:color w:val="000000" w:themeColor="text1"/>
        </w:rPr>
        <w:t>Studi</w:t>
      </w:r>
      <w:proofErr w:type="spellEnd"/>
      <w:r w:rsidRPr="00DB25C4">
        <w:rPr>
          <w:rFonts w:eastAsia="Calibri" w:cstheme="minorHAnsi"/>
          <w:color w:val="000000" w:themeColor="text1"/>
        </w:rPr>
        <w:t xml:space="preserve"> Pendidikan Bahasa Mandarin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kegiatan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kurikulum</w:t>
      </w:r>
      <w:proofErr w:type="spellEnd"/>
      <w:r w:rsidRPr="00DB25C4">
        <w:rPr>
          <w:rFonts w:eastAsia="Calibri" w:cstheme="minorHAnsi"/>
          <w:color w:val="000000" w:themeColor="text1"/>
        </w:rPr>
        <w:t xml:space="preserve"> program </w:t>
      </w:r>
      <w:proofErr w:type="spellStart"/>
      <w:r w:rsidRPr="00DB25C4">
        <w:rPr>
          <w:rFonts w:eastAsia="Calibri" w:cstheme="minorHAnsi"/>
          <w:color w:val="000000" w:themeColor="text1"/>
        </w:rPr>
        <w:t>studi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menggunakan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analisa</w:t>
      </w:r>
      <w:proofErr w:type="spellEnd"/>
      <w:r w:rsidRPr="00DB25C4">
        <w:rPr>
          <w:rFonts w:eastAsia="Calibri" w:cstheme="minorHAnsi"/>
          <w:color w:val="000000" w:themeColor="text1"/>
        </w:rPr>
        <w:t xml:space="preserve"> SWOT </w:t>
      </w:r>
      <w:proofErr w:type="spellStart"/>
      <w:r w:rsidRPr="00DB25C4">
        <w:rPr>
          <w:rFonts w:eastAsia="Calibri" w:cstheme="minorHAnsi"/>
          <w:color w:val="000000" w:themeColor="text1"/>
        </w:rPr>
        <w:t>sebagai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berikut</w:t>
      </w:r>
      <w:proofErr w:type="spellEnd"/>
      <w:r w:rsidRPr="00DB25C4">
        <w:rPr>
          <w:rFonts w:eastAsia="Calibri" w:cstheme="minorHAnsi"/>
          <w:color w:val="000000" w:themeColor="text1"/>
        </w:rPr>
        <w:t>.</w:t>
      </w:r>
    </w:p>
    <w:p w14:paraId="194B21CC" w14:textId="77777777" w:rsidR="0076297E" w:rsidRPr="00DB25C4" w:rsidRDefault="0076297E" w:rsidP="00687314">
      <w:pPr>
        <w:spacing w:after="0" w:line="240" w:lineRule="auto"/>
        <w:jc w:val="both"/>
        <w:rPr>
          <w:rFonts w:eastAsia="Calibri" w:cstheme="minorHAnsi"/>
        </w:rPr>
      </w:pPr>
    </w:p>
    <w:tbl>
      <w:tblPr>
        <w:tblW w:w="0" w:type="auto"/>
        <w:tblLayout w:type="fixed"/>
        <w:tblLook w:val="04A0" w:firstRow="1" w:lastRow="0" w:firstColumn="1" w:lastColumn="0" w:noHBand="0" w:noVBand="1"/>
      </w:tblPr>
      <w:tblGrid>
        <w:gridCol w:w="4508"/>
        <w:gridCol w:w="4508"/>
      </w:tblGrid>
      <w:tr w:rsidR="0076297E" w:rsidRPr="00DB25C4" w14:paraId="2133718A" w14:textId="77777777" w:rsidTr="00CD4E67">
        <w:trPr>
          <w:trHeight w:val="8505"/>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725C6187" w14:textId="77777777" w:rsidR="0076297E" w:rsidRPr="00DB25C4" w:rsidRDefault="0076297E" w:rsidP="00687314">
            <w:pPr>
              <w:spacing w:after="0" w:line="240" w:lineRule="auto"/>
              <w:jc w:val="center"/>
              <w:rPr>
                <w:rFonts w:eastAsia="Calibri" w:cstheme="minorHAnsi"/>
              </w:rPr>
            </w:pPr>
            <w:proofErr w:type="spellStart"/>
            <w:r w:rsidRPr="00DB25C4">
              <w:rPr>
                <w:rFonts w:eastAsia="Calibri" w:cstheme="minorHAnsi"/>
                <w:b/>
                <w:bCs/>
              </w:rPr>
              <w:t>Kekuatan</w:t>
            </w:r>
            <w:proofErr w:type="spellEnd"/>
          </w:p>
          <w:p w14:paraId="5D1670C0" w14:textId="77777777" w:rsidR="0076297E" w:rsidRPr="00DB25C4" w:rsidRDefault="0076297E" w:rsidP="00687314">
            <w:pPr>
              <w:spacing w:after="0" w:line="240" w:lineRule="auto"/>
              <w:jc w:val="center"/>
              <w:rPr>
                <w:rFonts w:eastAsia="Calibri" w:cstheme="minorHAnsi"/>
              </w:rPr>
            </w:pPr>
            <w:r w:rsidRPr="00DB25C4">
              <w:rPr>
                <w:rFonts w:eastAsia="Calibri" w:cstheme="minorHAnsi"/>
              </w:rPr>
              <w:t xml:space="preserve"> </w:t>
            </w:r>
          </w:p>
          <w:p w14:paraId="40F06791" w14:textId="77777777" w:rsidR="0076297E" w:rsidRPr="00DB25C4" w:rsidRDefault="0076297E" w:rsidP="009F6099">
            <w:pPr>
              <w:pStyle w:val="ListParagraph"/>
              <w:numPr>
                <w:ilvl w:val="0"/>
                <w:numId w:val="145"/>
              </w:numPr>
              <w:spacing w:after="0" w:line="240" w:lineRule="auto"/>
              <w:rPr>
                <w:rFonts w:cstheme="minorHAnsi"/>
              </w:rPr>
            </w:pPr>
            <w:proofErr w:type="spellStart"/>
            <w:r w:rsidRPr="00DB25C4">
              <w:rPr>
                <w:rFonts w:cstheme="minorHAnsi"/>
              </w:rPr>
              <w:t>Kurikulum</w:t>
            </w:r>
            <w:proofErr w:type="spellEnd"/>
            <w:r w:rsidRPr="00DB25C4">
              <w:rPr>
                <w:rFonts w:cstheme="minorHAnsi"/>
              </w:rPr>
              <w:t xml:space="preserve"> </w:t>
            </w:r>
            <w:proofErr w:type="spellStart"/>
            <w:r w:rsidRPr="00DB25C4">
              <w:rPr>
                <w:rFonts w:cstheme="minorHAnsi"/>
              </w:rPr>
              <w:t>berbasis</w:t>
            </w:r>
            <w:proofErr w:type="spellEnd"/>
            <w:r w:rsidRPr="00DB25C4">
              <w:rPr>
                <w:rFonts w:cstheme="minorHAnsi"/>
              </w:rPr>
              <w:t xml:space="preserve"> </w:t>
            </w:r>
            <w:proofErr w:type="spellStart"/>
            <w:r w:rsidRPr="00DB25C4">
              <w:rPr>
                <w:rFonts w:cstheme="minorHAnsi"/>
              </w:rPr>
              <w:t>kompetensi</w:t>
            </w:r>
            <w:proofErr w:type="spellEnd"/>
            <w:r w:rsidRPr="00DB25C4">
              <w:rPr>
                <w:rFonts w:cstheme="minorHAnsi"/>
              </w:rPr>
              <w:t xml:space="preserve"> KKNI </w:t>
            </w:r>
            <w:proofErr w:type="spellStart"/>
            <w:r w:rsidRPr="00DB25C4">
              <w:rPr>
                <w:rFonts w:cstheme="minorHAnsi"/>
              </w:rPr>
              <w:t>sudah</w:t>
            </w:r>
            <w:proofErr w:type="spellEnd"/>
            <w:r w:rsidRPr="00DB25C4">
              <w:rPr>
                <w:rFonts w:cstheme="minorHAnsi"/>
              </w:rPr>
              <w:t xml:space="preserve"> </w:t>
            </w:r>
            <w:proofErr w:type="spellStart"/>
            <w:r w:rsidRPr="00DB25C4">
              <w:rPr>
                <w:rFonts w:cstheme="minorHAnsi"/>
              </w:rPr>
              <w:t>terlebih</w:t>
            </w:r>
            <w:proofErr w:type="spellEnd"/>
            <w:r w:rsidRPr="00DB25C4">
              <w:rPr>
                <w:rFonts w:cstheme="minorHAnsi"/>
              </w:rPr>
              <w:t xml:space="preserve"> </w:t>
            </w:r>
            <w:proofErr w:type="spellStart"/>
            <w:r w:rsidRPr="00DB25C4">
              <w:rPr>
                <w:rFonts w:cstheme="minorHAnsi"/>
              </w:rPr>
              <w:t>dahulu</w:t>
            </w:r>
            <w:proofErr w:type="spellEnd"/>
            <w:r w:rsidRPr="00DB25C4">
              <w:rPr>
                <w:rFonts w:cstheme="minorHAnsi"/>
              </w:rPr>
              <w:t xml:space="preserve"> </w:t>
            </w:r>
            <w:proofErr w:type="spellStart"/>
            <w:r w:rsidRPr="00DB25C4">
              <w:rPr>
                <w:rFonts w:cstheme="minorHAnsi"/>
              </w:rPr>
              <w:t>diterapkan</w:t>
            </w:r>
            <w:proofErr w:type="spellEnd"/>
            <w:r w:rsidRPr="00DB25C4">
              <w:rPr>
                <w:rFonts w:cstheme="minorHAnsi"/>
              </w:rPr>
              <w:t xml:space="preserve">, </w:t>
            </w:r>
            <w:proofErr w:type="spellStart"/>
            <w:r w:rsidRPr="00DB25C4">
              <w:rPr>
                <w:rFonts w:cstheme="minorHAnsi"/>
              </w:rPr>
              <w:t>sehingga</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menjadi</w:t>
            </w:r>
            <w:proofErr w:type="spellEnd"/>
            <w:r w:rsidRPr="00DB25C4">
              <w:rPr>
                <w:rFonts w:cstheme="minorHAnsi"/>
              </w:rPr>
              <w:t xml:space="preserve"> </w:t>
            </w:r>
            <w:proofErr w:type="spellStart"/>
            <w:r w:rsidRPr="00DB25C4">
              <w:rPr>
                <w:rFonts w:cstheme="minorHAnsi"/>
              </w:rPr>
              <w:t>dasar</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kurikulum</w:t>
            </w:r>
            <w:proofErr w:type="spellEnd"/>
            <w:r w:rsidRPr="00DB25C4">
              <w:rPr>
                <w:rFonts w:cstheme="minorHAnsi"/>
              </w:rPr>
              <w:t xml:space="preserve"> </w:t>
            </w:r>
            <w:proofErr w:type="spellStart"/>
            <w:r w:rsidRPr="00DB25C4">
              <w:rPr>
                <w:rFonts w:cstheme="minorHAnsi"/>
              </w:rPr>
              <w:t>berbasis</w:t>
            </w:r>
            <w:proofErr w:type="spellEnd"/>
            <w:r w:rsidRPr="00DB25C4">
              <w:rPr>
                <w:rFonts w:cstheme="minorHAnsi"/>
              </w:rPr>
              <w:t xml:space="preserve"> </w:t>
            </w:r>
            <w:proofErr w:type="spellStart"/>
            <w:r w:rsidRPr="00DB25C4">
              <w:rPr>
                <w:rFonts w:cstheme="minorHAnsi"/>
              </w:rPr>
              <w:t>ObE</w:t>
            </w:r>
            <w:proofErr w:type="spellEnd"/>
            <w:r w:rsidRPr="00DB25C4">
              <w:rPr>
                <w:rFonts w:cstheme="minorHAnsi"/>
              </w:rPr>
              <w:t xml:space="preserve"> dan MBKM</w:t>
            </w:r>
          </w:p>
          <w:p w14:paraId="61C1FC24" w14:textId="77777777" w:rsidR="0076297E" w:rsidRPr="00DB25C4" w:rsidRDefault="0076297E" w:rsidP="009F6099">
            <w:pPr>
              <w:pStyle w:val="ListParagraph"/>
              <w:numPr>
                <w:ilvl w:val="0"/>
                <w:numId w:val="145"/>
              </w:numPr>
              <w:spacing w:after="0" w:line="240" w:lineRule="auto"/>
              <w:rPr>
                <w:rFonts w:cstheme="minorHAnsi"/>
              </w:rPr>
            </w:pPr>
            <w:proofErr w:type="spellStart"/>
            <w:r w:rsidRPr="00DB25C4">
              <w:rPr>
                <w:rFonts w:cstheme="minorHAnsi"/>
              </w:rPr>
              <w:t>Kebijakan</w:t>
            </w:r>
            <w:proofErr w:type="spellEnd"/>
            <w:r w:rsidRPr="00DB25C4">
              <w:rPr>
                <w:rFonts w:cstheme="minorHAnsi"/>
              </w:rPr>
              <w:t xml:space="preserve"> Merdeka </w:t>
            </w:r>
            <w:proofErr w:type="spellStart"/>
            <w:r w:rsidRPr="00DB25C4">
              <w:rPr>
                <w:rFonts w:cstheme="minorHAnsi"/>
              </w:rPr>
              <w:t>Belajar-Kampus</w:t>
            </w:r>
            <w:proofErr w:type="spellEnd"/>
            <w:r w:rsidRPr="00DB25C4">
              <w:rPr>
                <w:rFonts w:cstheme="minorHAnsi"/>
              </w:rPr>
              <w:t xml:space="preserve"> Merdeka </w:t>
            </w:r>
            <w:proofErr w:type="spellStart"/>
            <w:r w:rsidRPr="00DB25C4">
              <w:rPr>
                <w:rFonts w:cstheme="minorHAnsi"/>
              </w:rPr>
              <w:t>memberi</w:t>
            </w:r>
            <w:proofErr w:type="spellEnd"/>
            <w:r w:rsidRPr="00DB25C4">
              <w:rPr>
                <w:rFonts w:cstheme="minorHAnsi"/>
              </w:rPr>
              <w:t xml:space="preserve"> </w:t>
            </w:r>
            <w:proofErr w:type="spellStart"/>
            <w:r w:rsidRPr="00DB25C4">
              <w:rPr>
                <w:rFonts w:cstheme="minorHAnsi"/>
              </w:rPr>
              <w:t>kesempatan</w:t>
            </w:r>
            <w:proofErr w:type="spellEnd"/>
            <w:r w:rsidRPr="00DB25C4">
              <w:rPr>
                <w:rFonts w:cstheme="minorHAnsi"/>
              </w:rPr>
              <w:t xml:space="preserve"> </w:t>
            </w:r>
            <w:proofErr w:type="spellStart"/>
            <w:r w:rsidRPr="00DB25C4">
              <w:rPr>
                <w:rFonts w:cstheme="minorHAnsi"/>
              </w:rPr>
              <w:t>bagi</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memilih</w:t>
            </w:r>
            <w:proofErr w:type="spellEnd"/>
            <w:r w:rsidRPr="00DB25C4">
              <w:rPr>
                <w:rFonts w:cstheme="minorHAnsi"/>
              </w:rPr>
              <w:t xml:space="preserve"> dan </w:t>
            </w:r>
            <w:proofErr w:type="spellStart"/>
            <w:r w:rsidRPr="00DB25C4">
              <w:rPr>
                <w:rFonts w:cstheme="minorHAnsi"/>
              </w:rPr>
              <w:t>mengatur</w:t>
            </w:r>
            <w:proofErr w:type="spellEnd"/>
            <w:r w:rsidRPr="00DB25C4">
              <w:rPr>
                <w:rFonts w:cstheme="minorHAnsi"/>
              </w:rPr>
              <w:t xml:space="preserve"> </w:t>
            </w:r>
            <w:proofErr w:type="spellStart"/>
            <w:r w:rsidRPr="00DB25C4">
              <w:rPr>
                <w:rFonts w:cstheme="minorHAnsi"/>
              </w:rPr>
              <w:t>jalannya</w:t>
            </w:r>
            <w:proofErr w:type="spellEnd"/>
            <w:r w:rsidRPr="00DB25C4">
              <w:rPr>
                <w:rFonts w:cstheme="minorHAnsi"/>
              </w:rPr>
              <w:t xml:space="preserve"> </w:t>
            </w:r>
            <w:proofErr w:type="spellStart"/>
            <w:r w:rsidRPr="00DB25C4">
              <w:rPr>
                <w:rFonts w:cstheme="minorHAnsi"/>
              </w:rPr>
              <w:t>pembelajaran</w:t>
            </w:r>
            <w:proofErr w:type="spellEnd"/>
            <w:r w:rsidRPr="00DB25C4">
              <w:rPr>
                <w:rFonts w:cstheme="minorHAnsi"/>
              </w:rPr>
              <w:t xml:space="preserve">, </w:t>
            </w:r>
            <w:proofErr w:type="spellStart"/>
            <w:r w:rsidRPr="00DB25C4">
              <w:rPr>
                <w:rFonts w:cstheme="minorHAnsi"/>
              </w:rPr>
              <w:t>sehingga</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mengeksplorasi</w:t>
            </w:r>
            <w:proofErr w:type="spellEnd"/>
            <w:r w:rsidRPr="00DB25C4">
              <w:rPr>
                <w:rFonts w:cstheme="minorHAnsi"/>
              </w:rPr>
              <w:t xml:space="preserve"> </w:t>
            </w:r>
            <w:proofErr w:type="spellStart"/>
            <w:r w:rsidRPr="00DB25C4">
              <w:rPr>
                <w:rFonts w:cstheme="minorHAnsi"/>
              </w:rPr>
              <w:t>minat</w:t>
            </w:r>
            <w:proofErr w:type="spellEnd"/>
            <w:r w:rsidRPr="00DB25C4">
              <w:rPr>
                <w:rFonts w:cstheme="minorHAnsi"/>
              </w:rPr>
              <w:t xml:space="preserve"> dan </w:t>
            </w:r>
            <w:proofErr w:type="spellStart"/>
            <w:r w:rsidRPr="00DB25C4">
              <w:rPr>
                <w:rFonts w:cstheme="minorHAnsi"/>
              </w:rPr>
              <w:t>bakat</w:t>
            </w:r>
            <w:proofErr w:type="spellEnd"/>
            <w:r w:rsidRPr="00DB25C4">
              <w:rPr>
                <w:rFonts w:cstheme="minorHAnsi"/>
              </w:rPr>
              <w:t xml:space="preserve"> </w:t>
            </w:r>
            <w:proofErr w:type="spellStart"/>
            <w:r w:rsidRPr="00DB25C4">
              <w:rPr>
                <w:rFonts w:cstheme="minorHAnsi"/>
              </w:rPr>
              <w:t>mereka</w:t>
            </w:r>
            <w:proofErr w:type="spellEnd"/>
          </w:p>
          <w:p w14:paraId="69F2E271" w14:textId="77777777" w:rsidR="0076297E" w:rsidRPr="00DB25C4" w:rsidRDefault="0076297E" w:rsidP="009F6099">
            <w:pPr>
              <w:pStyle w:val="ListParagraph"/>
              <w:numPr>
                <w:ilvl w:val="0"/>
                <w:numId w:val="145"/>
              </w:numPr>
              <w:spacing w:after="0" w:line="240" w:lineRule="auto"/>
              <w:rPr>
                <w:rFonts w:cstheme="minorHAnsi"/>
              </w:rPr>
            </w:pPr>
            <w:proofErr w:type="spellStart"/>
            <w:r w:rsidRPr="00DB25C4">
              <w:rPr>
                <w:rFonts w:cstheme="minorHAnsi"/>
              </w:rPr>
              <w:t>Keterlibatan</w:t>
            </w:r>
            <w:proofErr w:type="spellEnd"/>
            <w:r w:rsidRPr="00DB25C4">
              <w:rPr>
                <w:rFonts w:cstheme="minorHAnsi"/>
              </w:rPr>
              <w:t xml:space="preserve"> para </w:t>
            </w:r>
            <w:proofErr w:type="spellStart"/>
            <w:r w:rsidRPr="00DB25C4">
              <w:rPr>
                <w:rFonts w:cstheme="minorHAnsi"/>
              </w:rPr>
              <w:t>pihak</w:t>
            </w:r>
            <w:proofErr w:type="spellEnd"/>
            <w:r w:rsidRPr="00DB25C4">
              <w:rPr>
                <w:rFonts w:cstheme="minorHAnsi"/>
              </w:rPr>
              <w:t xml:space="preserve"> </w:t>
            </w:r>
            <w:proofErr w:type="spellStart"/>
            <w:r w:rsidRPr="00DB25C4">
              <w:rPr>
                <w:rFonts w:cstheme="minorHAnsi"/>
              </w:rPr>
              <w:t>berkepentingan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penyusunan</w:t>
            </w:r>
            <w:proofErr w:type="spellEnd"/>
            <w:r w:rsidRPr="00DB25C4">
              <w:rPr>
                <w:rFonts w:cstheme="minorHAnsi"/>
              </w:rPr>
              <w:t xml:space="preserve"> </w:t>
            </w:r>
            <w:proofErr w:type="spellStart"/>
            <w:r w:rsidRPr="00DB25C4">
              <w:rPr>
                <w:rFonts w:cstheme="minorHAnsi"/>
              </w:rPr>
              <w:t>kurikulum</w:t>
            </w:r>
            <w:proofErr w:type="spellEnd"/>
            <w:r w:rsidRPr="00DB25C4">
              <w:rPr>
                <w:rFonts w:cstheme="minorHAnsi"/>
              </w:rPr>
              <w:t xml:space="preserve">, </w:t>
            </w:r>
            <w:proofErr w:type="spellStart"/>
            <w:r w:rsidRPr="00DB25C4">
              <w:rPr>
                <w:rFonts w:cstheme="minorHAnsi"/>
              </w:rPr>
              <w:t>seperti</w:t>
            </w:r>
            <w:proofErr w:type="spellEnd"/>
            <w:r w:rsidRPr="00DB25C4">
              <w:rPr>
                <w:rFonts w:cstheme="minorHAnsi"/>
              </w:rPr>
              <w:t xml:space="preserve"> </w:t>
            </w:r>
            <w:proofErr w:type="spellStart"/>
            <w:r w:rsidRPr="00DB25C4">
              <w:rPr>
                <w:rFonts w:cstheme="minorHAnsi"/>
              </w:rPr>
              <w:t>rektor</w:t>
            </w:r>
            <w:proofErr w:type="spellEnd"/>
            <w:r w:rsidRPr="00DB25C4">
              <w:rPr>
                <w:rFonts w:cstheme="minorHAnsi"/>
              </w:rPr>
              <w:t xml:space="preserve">, </w:t>
            </w:r>
            <w:proofErr w:type="spellStart"/>
            <w:r w:rsidRPr="00DB25C4">
              <w:rPr>
                <w:rFonts w:cstheme="minorHAnsi"/>
              </w:rPr>
              <w:t>dekan</w:t>
            </w:r>
            <w:proofErr w:type="spellEnd"/>
            <w:r w:rsidRPr="00DB25C4">
              <w:rPr>
                <w:rFonts w:cstheme="minorHAnsi"/>
              </w:rPr>
              <w:t xml:space="preserve">, </w:t>
            </w:r>
            <w:proofErr w:type="spellStart"/>
            <w:r w:rsidRPr="00DB25C4">
              <w:rPr>
                <w:rFonts w:cstheme="minorHAnsi"/>
              </w:rPr>
              <w:t>kepala</w:t>
            </w:r>
            <w:proofErr w:type="spellEnd"/>
            <w:r w:rsidRPr="00DB25C4">
              <w:rPr>
                <w:rFonts w:cstheme="minorHAnsi"/>
              </w:rPr>
              <w:t xml:space="preserve"> program </w:t>
            </w:r>
            <w:proofErr w:type="spellStart"/>
            <w:r w:rsidRPr="00DB25C4">
              <w:rPr>
                <w:rFonts w:cstheme="minorHAnsi"/>
              </w:rPr>
              <w:t>studi</w:t>
            </w:r>
            <w:proofErr w:type="spellEnd"/>
            <w:r w:rsidRPr="00DB25C4">
              <w:rPr>
                <w:rFonts w:cstheme="minorHAnsi"/>
              </w:rPr>
              <w:t xml:space="preserve">, </w:t>
            </w:r>
            <w:proofErr w:type="spellStart"/>
            <w:r w:rsidRPr="00DB25C4">
              <w:rPr>
                <w:rFonts w:cstheme="minorHAnsi"/>
              </w:rPr>
              <w:t>narasumber</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alumni, </w:t>
            </w:r>
            <w:proofErr w:type="spellStart"/>
            <w:r w:rsidRPr="00DB25C4">
              <w:rPr>
                <w:rFonts w:cstheme="minorHAnsi"/>
              </w:rPr>
              <w:t>tenaga</w:t>
            </w:r>
            <w:proofErr w:type="spellEnd"/>
            <w:r w:rsidRPr="00DB25C4">
              <w:rPr>
                <w:rFonts w:cstheme="minorHAnsi"/>
              </w:rPr>
              <w:t xml:space="preserve"> </w:t>
            </w:r>
            <w:proofErr w:type="spellStart"/>
            <w:r w:rsidRPr="00DB25C4">
              <w:rPr>
                <w:rFonts w:cstheme="minorHAnsi"/>
              </w:rPr>
              <w:t>kependidikan</w:t>
            </w:r>
            <w:proofErr w:type="spellEnd"/>
            <w:r w:rsidRPr="00DB25C4">
              <w:rPr>
                <w:rFonts w:cstheme="minorHAnsi"/>
              </w:rPr>
              <w:t xml:space="preserve">, dan </w:t>
            </w:r>
            <w:proofErr w:type="spellStart"/>
            <w:r w:rsidRPr="00DB25C4">
              <w:rPr>
                <w:rFonts w:cstheme="minorHAnsi"/>
              </w:rPr>
              <w:t>pengguna</w:t>
            </w:r>
            <w:proofErr w:type="spellEnd"/>
            <w:r w:rsidRPr="00DB25C4">
              <w:rPr>
                <w:rFonts w:cstheme="minorHAnsi"/>
              </w:rPr>
              <w:t xml:space="preserve"> </w:t>
            </w:r>
            <w:proofErr w:type="spellStart"/>
            <w:r w:rsidRPr="00DB25C4">
              <w:rPr>
                <w:rFonts w:cstheme="minorHAnsi"/>
              </w:rPr>
              <w:t>lulusan</w:t>
            </w:r>
            <w:proofErr w:type="spellEnd"/>
            <w:r w:rsidRPr="00DB25C4">
              <w:rPr>
                <w:rFonts w:cstheme="minorHAnsi"/>
              </w:rPr>
              <w:t xml:space="preserve">, </w:t>
            </w:r>
            <w:proofErr w:type="spellStart"/>
            <w:r w:rsidRPr="00DB25C4">
              <w:rPr>
                <w:rFonts w:cstheme="minorHAnsi"/>
              </w:rPr>
              <w:t>memastikan</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kurikulum</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kebutuhan</w:t>
            </w:r>
            <w:proofErr w:type="spellEnd"/>
            <w:r w:rsidRPr="00DB25C4">
              <w:rPr>
                <w:rFonts w:cstheme="minorHAnsi"/>
              </w:rPr>
              <w:t xml:space="preserve"> dan </w:t>
            </w:r>
            <w:proofErr w:type="spellStart"/>
            <w:r w:rsidRPr="00DB25C4">
              <w:rPr>
                <w:rFonts w:cstheme="minorHAnsi"/>
              </w:rPr>
              <w:t>perkembangan</w:t>
            </w:r>
            <w:proofErr w:type="spellEnd"/>
            <w:r w:rsidRPr="00DB25C4">
              <w:rPr>
                <w:rFonts w:cstheme="minorHAnsi"/>
              </w:rPr>
              <w:t xml:space="preserve"> zaman</w:t>
            </w:r>
          </w:p>
          <w:p w14:paraId="25E60270" w14:textId="77777777" w:rsidR="0076297E" w:rsidRPr="00DB25C4" w:rsidRDefault="0076297E" w:rsidP="009F6099">
            <w:pPr>
              <w:pStyle w:val="ListParagraph"/>
              <w:numPr>
                <w:ilvl w:val="0"/>
                <w:numId w:val="145"/>
              </w:numPr>
              <w:spacing w:after="0" w:line="240" w:lineRule="auto"/>
              <w:rPr>
                <w:rFonts w:cstheme="minorHAnsi"/>
              </w:rPr>
            </w:pPr>
            <w:proofErr w:type="spellStart"/>
            <w:r w:rsidRPr="00DB25C4">
              <w:rPr>
                <w:rFonts w:cstheme="minorHAnsi"/>
              </w:rPr>
              <w:t>Tersedia</w:t>
            </w:r>
            <w:proofErr w:type="spellEnd"/>
            <w:r w:rsidRPr="00DB25C4">
              <w:rPr>
                <w:rFonts w:cstheme="minorHAnsi"/>
              </w:rPr>
              <w:t xml:space="preserve"> </w:t>
            </w:r>
            <w:proofErr w:type="spellStart"/>
            <w:r w:rsidRPr="00DB25C4">
              <w:rPr>
                <w:rFonts w:cstheme="minorHAnsi"/>
              </w:rPr>
              <w:t>berbagai</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perundang-undangan</w:t>
            </w:r>
            <w:proofErr w:type="spellEnd"/>
            <w:r w:rsidRPr="00DB25C4">
              <w:rPr>
                <w:rFonts w:cstheme="minorHAnsi"/>
              </w:rPr>
              <w:t xml:space="preserve"> yang </w:t>
            </w:r>
            <w:proofErr w:type="spellStart"/>
            <w:r w:rsidRPr="00DB25C4">
              <w:rPr>
                <w:rFonts w:cstheme="minorHAnsi"/>
              </w:rPr>
              <w:t>mengatur</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kurikulum</w:t>
            </w:r>
            <w:proofErr w:type="spellEnd"/>
            <w:r w:rsidRPr="00DB25C4">
              <w:rPr>
                <w:rFonts w:cstheme="minorHAnsi"/>
              </w:rPr>
              <w:t xml:space="preserve"> PS, </w:t>
            </w:r>
            <w:proofErr w:type="spellStart"/>
            <w:r w:rsidRPr="00DB25C4">
              <w:rPr>
                <w:rFonts w:cstheme="minorHAnsi"/>
              </w:rPr>
              <w:t>sehingga</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memastikan</w:t>
            </w:r>
            <w:proofErr w:type="spellEnd"/>
            <w:r w:rsidRPr="00DB25C4">
              <w:rPr>
                <w:rFonts w:cstheme="minorHAnsi"/>
              </w:rPr>
              <w:t xml:space="preserve"> </w:t>
            </w:r>
            <w:proofErr w:type="spellStart"/>
            <w:r w:rsidRPr="00DB25C4">
              <w:rPr>
                <w:rFonts w:cstheme="minorHAnsi"/>
              </w:rPr>
              <w:t>implementasi</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kurikulum</w:t>
            </w:r>
            <w:proofErr w:type="spellEnd"/>
            <w:r w:rsidRPr="00DB25C4">
              <w:rPr>
                <w:rFonts w:cstheme="minorHAnsi"/>
              </w:rPr>
              <w:t xml:space="preserve"> </w:t>
            </w:r>
            <w:proofErr w:type="spellStart"/>
            <w:r w:rsidRPr="00DB25C4">
              <w:rPr>
                <w:rFonts w:cstheme="minorHAnsi"/>
              </w:rPr>
              <w:t>berjalan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baik</w:t>
            </w:r>
            <w:proofErr w:type="spellEnd"/>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03F8400F" w14:textId="77777777" w:rsidR="0076297E" w:rsidRPr="00DB25C4" w:rsidRDefault="0076297E" w:rsidP="00687314">
            <w:pPr>
              <w:spacing w:after="0" w:line="240" w:lineRule="auto"/>
              <w:jc w:val="center"/>
              <w:rPr>
                <w:rFonts w:eastAsia="Calibri" w:cstheme="minorHAnsi"/>
              </w:rPr>
            </w:pPr>
            <w:proofErr w:type="spellStart"/>
            <w:r w:rsidRPr="00DB25C4">
              <w:rPr>
                <w:rFonts w:eastAsia="Calibri" w:cstheme="minorHAnsi"/>
                <w:b/>
                <w:bCs/>
              </w:rPr>
              <w:t>Kelemahan</w:t>
            </w:r>
            <w:proofErr w:type="spellEnd"/>
          </w:p>
          <w:p w14:paraId="65BE29DB" w14:textId="77777777" w:rsidR="0076297E" w:rsidRPr="00DB25C4" w:rsidRDefault="0076297E" w:rsidP="00687314">
            <w:pPr>
              <w:spacing w:after="0" w:line="240" w:lineRule="auto"/>
              <w:jc w:val="center"/>
              <w:rPr>
                <w:rFonts w:eastAsia="Calibri" w:cstheme="minorHAnsi"/>
              </w:rPr>
            </w:pPr>
            <w:r w:rsidRPr="00DB25C4">
              <w:rPr>
                <w:rFonts w:eastAsia="Calibri" w:cstheme="minorHAnsi"/>
              </w:rPr>
              <w:t xml:space="preserve"> </w:t>
            </w:r>
          </w:p>
          <w:p w14:paraId="4B58AF6B" w14:textId="77777777" w:rsidR="0076297E" w:rsidRPr="00DB25C4" w:rsidRDefault="0076297E" w:rsidP="009F6099">
            <w:pPr>
              <w:pStyle w:val="ListParagraph"/>
              <w:numPr>
                <w:ilvl w:val="0"/>
                <w:numId w:val="144"/>
              </w:numPr>
              <w:spacing w:after="0" w:line="240" w:lineRule="auto"/>
              <w:rPr>
                <w:rFonts w:cstheme="minorHAnsi"/>
              </w:rPr>
            </w:pPr>
            <w:proofErr w:type="spellStart"/>
            <w:r w:rsidRPr="00DB25C4">
              <w:rPr>
                <w:rFonts w:cstheme="minorHAnsi"/>
              </w:rPr>
              <w:t>Penyusunan</w:t>
            </w:r>
            <w:proofErr w:type="spellEnd"/>
            <w:r w:rsidRPr="00DB25C4">
              <w:rPr>
                <w:rFonts w:cstheme="minorHAnsi"/>
              </w:rPr>
              <w:t xml:space="preserve"> </w:t>
            </w:r>
            <w:proofErr w:type="spellStart"/>
            <w:r w:rsidRPr="00DB25C4">
              <w:rPr>
                <w:rFonts w:cstheme="minorHAnsi"/>
              </w:rPr>
              <w:t>kurikulum</w:t>
            </w:r>
            <w:proofErr w:type="spellEnd"/>
            <w:r w:rsidRPr="00DB25C4">
              <w:rPr>
                <w:rFonts w:cstheme="minorHAnsi"/>
              </w:rPr>
              <w:t xml:space="preserve"> </w:t>
            </w:r>
            <w:proofErr w:type="spellStart"/>
            <w:r w:rsidRPr="00DB25C4">
              <w:rPr>
                <w:rFonts w:cstheme="minorHAnsi"/>
              </w:rPr>
              <w:t>berbasis</w:t>
            </w:r>
            <w:proofErr w:type="spellEnd"/>
            <w:r w:rsidRPr="00DB25C4">
              <w:rPr>
                <w:rFonts w:cstheme="minorHAnsi"/>
              </w:rPr>
              <w:t xml:space="preserve"> </w:t>
            </w:r>
            <w:proofErr w:type="spellStart"/>
            <w:r w:rsidRPr="00DB25C4">
              <w:rPr>
                <w:rFonts w:cstheme="minorHAnsi"/>
              </w:rPr>
              <w:t>ObE</w:t>
            </w:r>
            <w:proofErr w:type="spellEnd"/>
            <w:r w:rsidRPr="00DB25C4">
              <w:rPr>
                <w:rFonts w:cstheme="minorHAnsi"/>
              </w:rPr>
              <w:t xml:space="preserve"> dan MBKM </w:t>
            </w:r>
            <w:proofErr w:type="spellStart"/>
            <w:r w:rsidRPr="00DB25C4">
              <w:rPr>
                <w:rFonts w:cstheme="minorHAnsi"/>
              </w:rPr>
              <w:t>membutuhkan</w:t>
            </w:r>
            <w:proofErr w:type="spellEnd"/>
            <w:r w:rsidRPr="00DB25C4">
              <w:rPr>
                <w:rFonts w:cstheme="minorHAnsi"/>
              </w:rPr>
              <w:t xml:space="preserve"> </w:t>
            </w:r>
            <w:proofErr w:type="spellStart"/>
            <w:r w:rsidRPr="00DB25C4">
              <w:rPr>
                <w:rFonts w:cstheme="minorHAnsi"/>
              </w:rPr>
              <w:t>waktu</w:t>
            </w:r>
            <w:proofErr w:type="spellEnd"/>
            <w:r w:rsidRPr="00DB25C4">
              <w:rPr>
                <w:rFonts w:cstheme="minorHAnsi"/>
              </w:rPr>
              <w:t xml:space="preserve"> dan </w:t>
            </w:r>
            <w:proofErr w:type="spellStart"/>
            <w:r w:rsidRPr="00DB25C4">
              <w:rPr>
                <w:rFonts w:cstheme="minorHAnsi"/>
              </w:rPr>
              <w:t>tenaga</w:t>
            </w:r>
            <w:proofErr w:type="spellEnd"/>
            <w:r w:rsidRPr="00DB25C4">
              <w:rPr>
                <w:rFonts w:cstheme="minorHAnsi"/>
              </w:rPr>
              <w:t xml:space="preserve"> yang </w:t>
            </w:r>
            <w:proofErr w:type="spellStart"/>
            <w:r w:rsidRPr="00DB25C4">
              <w:rPr>
                <w:rFonts w:cstheme="minorHAnsi"/>
              </w:rPr>
              <w:t>cukup</w:t>
            </w:r>
            <w:proofErr w:type="spellEnd"/>
            <w:r w:rsidRPr="00DB25C4">
              <w:rPr>
                <w:rFonts w:cstheme="minorHAnsi"/>
              </w:rPr>
              <w:t xml:space="preserve"> </w:t>
            </w:r>
            <w:proofErr w:type="spellStart"/>
            <w:r w:rsidRPr="00DB25C4">
              <w:rPr>
                <w:rFonts w:cstheme="minorHAnsi"/>
              </w:rPr>
              <w:t>banyak</w:t>
            </w:r>
            <w:proofErr w:type="spellEnd"/>
            <w:r w:rsidRPr="00DB25C4">
              <w:rPr>
                <w:rFonts w:cstheme="minorHAnsi"/>
              </w:rPr>
              <w:t xml:space="preserve">, </w:t>
            </w:r>
            <w:proofErr w:type="spellStart"/>
            <w:r w:rsidRPr="00DB25C4">
              <w:rPr>
                <w:rFonts w:cstheme="minorHAnsi"/>
              </w:rPr>
              <w:t>sehingga</w:t>
            </w:r>
            <w:proofErr w:type="spellEnd"/>
            <w:r w:rsidRPr="00DB25C4">
              <w:rPr>
                <w:rFonts w:cstheme="minorHAnsi"/>
              </w:rPr>
              <w:t xml:space="preserve"> </w:t>
            </w:r>
            <w:proofErr w:type="spellStart"/>
            <w:r w:rsidRPr="00DB25C4">
              <w:rPr>
                <w:rFonts w:cstheme="minorHAnsi"/>
              </w:rPr>
              <w:t>memerlukan</w:t>
            </w:r>
            <w:proofErr w:type="spellEnd"/>
            <w:r w:rsidRPr="00DB25C4">
              <w:rPr>
                <w:rFonts w:cstheme="minorHAnsi"/>
              </w:rPr>
              <w:t xml:space="preserve"> </w:t>
            </w:r>
            <w:proofErr w:type="spellStart"/>
            <w:r w:rsidRPr="00DB25C4">
              <w:rPr>
                <w:rFonts w:cstheme="minorHAnsi"/>
              </w:rPr>
              <w:t>biaya</w:t>
            </w:r>
            <w:proofErr w:type="spellEnd"/>
            <w:r w:rsidRPr="00DB25C4">
              <w:rPr>
                <w:rFonts w:cstheme="minorHAnsi"/>
              </w:rPr>
              <w:t xml:space="preserve"> yang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sedikit</w:t>
            </w:r>
            <w:proofErr w:type="spellEnd"/>
          </w:p>
          <w:p w14:paraId="244E7530" w14:textId="77777777" w:rsidR="0076297E" w:rsidRPr="00DB25C4" w:rsidRDefault="0076297E" w:rsidP="009F6099">
            <w:pPr>
              <w:pStyle w:val="ListParagraph"/>
              <w:numPr>
                <w:ilvl w:val="0"/>
                <w:numId w:val="144"/>
              </w:numPr>
              <w:spacing w:after="0" w:line="240" w:lineRule="auto"/>
              <w:rPr>
                <w:rFonts w:cstheme="minorHAnsi"/>
              </w:rPr>
            </w:pPr>
            <w:proofErr w:type="spellStart"/>
            <w:r w:rsidRPr="00DB25C4">
              <w:rPr>
                <w:rFonts w:cstheme="minorHAnsi"/>
              </w:rPr>
              <w:t>Kurikulum</w:t>
            </w:r>
            <w:proofErr w:type="spellEnd"/>
            <w:r w:rsidRPr="00DB25C4">
              <w:rPr>
                <w:rFonts w:cstheme="minorHAnsi"/>
              </w:rPr>
              <w:t xml:space="preserve"> yang </w:t>
            </w:r>
            <w:proofErr w:type="spellStart"/>
            <w:r w:rsidRPr="00DB25C4">
              <w:rPr>
                <w:rFonts w:cstheme="minorHAnsi"/>
              </w:rPr>
              <w:t>terus</w:t>
            </w:r>
            <w:proofErr w:type="spellEnd"/>
            <w:r w:rsidRPr="00DB25C4">
              <w:rPr>
                <w:rFonts w:cstheme="minorHAnsi"/>
              </w:rPr>
              <w:t xml:space="preserve"> </w:t>
            </w:r>
            <w:proofErr w:type="spellStart"/>
            <w:r w:rsidRPr="00DB25C4">
              <w:rPr>
                <w:rFonts w:cstheme="minorHAnsi"/>
              </w:rPr>
              <w:t>berkembang</w:t>
            </w:r>
            <w:proofErr w:type="spellEnd"/>
            <w:r w:rsidRPr="00DB25C4">
              <w:rPr>
                <w:rFonts w:cstheme="minorHAnsi"/>
              </w:rPr>
              <w:t xml:space="preserve"> </w:t>
            </w:r>
            <w:proofErr w:type="spellStart"/>
            <w:r w:rsidRPr="00DB25C4">
              <w:rPr>
                <w:rFonts w:cstheme="minorHAnsi"/>
              </w:rPr>
              <w:t>memerlukan</w:t>
            </w:r>
            <w:proofErr w:type="spellEnd"/>
            <w:r w:rsidRPr="00DB25C4">
              <w:rPr>
                <w:rFonts w:cstheme="minorHAnsi"/>
              </w:rPr>
              <w:t xml:space="preserve"> </w:t>
            </w:r>
            <w:proofErr w:type="spellStart"/>
            <w:r w:rsidRPr="00DB25C4">
              <w:rPr>
                <w:rFonts w:cstheme="minorHAnsi"/>
              </w:rPr>
              <w:t>konsistensi</w:t>
            </w:r>
            <w:proofErr w:type="spellEnd"/>
            <w:r w:rsidRPr="00DB25C4">
              <w:rPr>
                <w:rFonts w:cstheme="minorHAnsi"/>
              </w:rPr>
              <w:t xml:space="preserve"> dan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terus-menerus</w:t>
            </w:r>
            <w:proofErr w:type="spellEnd"/>
            <w:r w:rsidRPr="00DB25C4">
              <w:rPr>
                <w:rFonts w:cstheme="minorHAnsi"/>
              </w:rPr>
              <w:t xml:space="preserve">, </w:t>
            </w:r>
            <w:proofErr w:type="spellStart"/>
            <w:r w:rsidRPr="00DB25C4">
              <w:rPr>
                <w:rFonts w:cstheme="minorHAnsi"/>
              </w:rPr>
              <w:t>sehingga</w:t>
            </w:r>
            <w:proofErr w:type="spellEnd"/>
            <w:r w:rsidRPr="00DB25C4">
              <w:rPr>
                <w:rFonts w:cstheme="minorHAnsi"/>
              </w:rPr>
              <w:t xml:space="preserve"> </w:t>
            </w:r>
            <w:proofErr w:type="spellStart"/>
            <w:r w:rsidRPr="00DB25C4">
              <w:rPr>
                <w:rFonts w:cstheme="minorHAnsi"/>
              </w:rPr>
              <w:t>memerlukan</w:t>
            </w:r>
            <w:proofErr w:type="spellEnd"/>
            <w:r w:rsidRPr="00DB25C4">
              <w:rPr>
                <w:rFonts w:cstheme="minorHAnsi"/>
              </w:rPr>
              <w:t xml:space="preserve"> </w:t>
            </w:r>
            <w:proofErr w:type="spellStart"/>
            <w:r w:rsidRPr="00DB25C4">
              <w:rPr>
                <w:rFonts w:cstheme="minorHAnsi"/>
              </w:rPr>
              <w:t>tenaga</w:t>
            </w:r>
            <w:proofErr w:type="spellEnd"/>
            <w:r w:rsidRPr="00DB25C4">
              <w:rPr>
                <w:rFonts w:cstheme="minorHAnsi"/>
              </w:rPr>
              <w:t xml:space="preserve"> dan </w:t>
            </w:r>
            <w:proofErr w:type="spellStart"/>
            <w:r w:rsidRPr="00DB25C4">
              <w:rPr>
                <w:rFonts w:cstheme="minorHAnsi"/>
              </w:rPr>
              <w:t>waktu</w:t>
            </w:r>
            <w:proofErr w:type="spellEnd"/>
            <w:r w:rsidRPr="00DB25C4">
              <w:rPr>
                <w:rFonts w:cstheme="minorHAnsi"/>
              </w:rPr>
              <w:t xml:space="preserve"> yang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sedikit</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para </w:t>
            </w:r>
            <w:proofErr w:type="spellStart"/>
            <w:r w:rsidRPr="00DB25C4">
              <w:rPr>
                <w:rFonts w:cstheme="minorHAnsi"/>
              </w:rPr>
              <w:t>pihak</w:t>
            </w:r>
            <w:proofErr w:type="spellEnd"/>
            <w:r w:rsidRPr="00DB25C4">
              <w:rPr>
                <w:rFonts w:cstheme="minorHAnsi"/>
              </w:rPr>
              <w:t xml:space="preserve"> </w:t>
            </w:r>
            <w:proofErr w:type="spellStart"/>
            <w:r w:rsidRPr="00DB25C4">
              <w:rPr>
                <w:rFonts w:cstheme="minorHAnsi"/>
              </w:rPr>
              <w:t>berkepentingan</w:t>
            </w:r>
            <w:proofErr w:type="spellEnd"/>
          </w:p>
          <w:p w14:paraId="70F279B1" w14:textId="77777777" w:rsidR="0076297E" w:rsidRPr="00DB25C4" w:rsidRDefault="0076297E" w:rsidP="009F6099">
            <w:pPr>
              <w:pStyle w:val="ListParagraph"/>
              <w:numPr>
                <w:ilvl w:val="0"/>
                <w:numId w:val="144"/>
              </w:numPr>
              <w:spacing w:after="0" w:line="240" w:lineRule="auto"/>
              <w:rPr>
                <w:rFonts w:cstheme="minorHAnsi"/>
              </w:rPr>
            </w:pPr>
            <w:proofErr w:type="spellStart"/>
            <w:r w:rsidRPr="00DB25C4">
              <w:rPr>
                <w:rFonts w:cstheme="minorHAnsi"/>
              </w:rPr>
              <w:t>Implementasi</w:t>
            </w:r>
            <w:proofErr w:type="spellEnd"/>
            <w:r w:rsidRPr="00DB25C4">
              <w:rPr>
                <w:rFonts w:cstheme="minorHAnsi"/>
              </w:rPr>
              <w:t xml:space="preserve"> </w:t>
            </w:r>
            <w:proofErr w:type="spellStart"/>
            <w:r w:rsidRPr="00DB25C4">
              <w:rPr>
                <w:rFonts w:cstheme="minorHAnsi"/>
              </w:rPr>
              <w:t>kurikulum</w:t>
            </w:r>
            <w:proofErr w:type="spellEnd"/>
            <w:r w:rsidRPr="00DB25C4">
              <w:rPr>
                <w:rFonts w:cstheme="minorHAnsi"/>
              </w:rPr>
              <w:t xml:space="preserve"> yang </w:t>
            </w:r>
            <w:proofErr w:type="spellStart"/>
            <w:r w:rsidRPr="00DB25C4">
              <w:rPr>
                <w:rFonts w:cstheme="minorHAnsi"/>
              </w:rPr>
              <w:t>berbasis</w:t>
            </w:r>
            <w:proofErr w:type="spellEnd"/>
            <w:r w:rsidRPr="00DB25C4">
              <w:rPr>
                <w:rFonts w:cstheme="minorHAnsi"/>
              </w:rPr>
              <w:t xml:space="preserve"> Merdeka </w:t>
            </w:r>
            <w:proofErr w:type="spellStart"/>
            <w:r w:rsidRPr="00DB25C4">
              <w:rPr>
                <w:rFonts w:cstheme="minorHAnsi"/>
              </w:rPr>
              <w:t>Belajar-Kampus</w:t>
            </w:r>
            <w:proofErr w:type="spellEnd"/>
            <w:r w:rsidRPr="00DB25C4">
              <w:rPr>
                <w:rFonts w:cstheme="minorHAnsi"/>
              </w:rPr>
              <w:t xml:space="preserve"> Merdeka </w:t>
            </w:r>
            <w:proofErr w:type="spellStart"/>
            <w:r w:rsidRPr="00DB25C4">
              <w:rPr>
                <w:rFonts w:cstheme="minorHAnsi"/>
              </w:rPr>
              <w:t>memerlukan</w:t>
            </w:r>
            <w:proofErr w:type="spellEnd"/>
            <w:r w:rsidRPr="00DB25C4">
              <w:rPr>
                <w:rFonts w:cstheme="minorHAnsi"/>
              </w:rPr>
              <w:t xml:space="preserve"> </w:t>
            </w:r>
            <w:proofErr w:type="spellStart"/>
            <w:r w:rsidRPr="00DB25C4">
              <w:rPr>
                <w:rFonts w:cstheme="minorHAnsi"/>
              </w:rPr>
              <w:t>peran</w:t>
            </w:r>
            <w:proofErr w:type="spellEnd"/>
            <w:r w:rsidRPr="00DB25C4">
              <w:rPr>
                <w:rFonts w:cstheme="minorHAnsi"/>
              </w:rPr>
              <w:t xml:space="preserve"> </w:t>
            </w:r>
            <w:proofErr w:type="spellStart"/>
            <w:r w:rsidRPr="00DB25C4">
              <w:rPr>
                <w:rFonts w:cstheme="minorHAnsi"/>
              </w:rPr>
              <w:t>aktif</w:t>
            </w:r>
            <w:proofErr w:type="spellEnd"/>
            <w:r w:rsidRPr="00DB25C4">
              <w:rPr>
                <w:rFonts w:cstheme="minorHAnsi"/>
              </w:rPr>
              <w:t xml:space="preserve"> dan </w:t>
            </w:r>
            <w:proofErr w:type="spellStart"/>
            <w:r w:rsidRPr="00DB25C4">
              <w:rPr>
                <w:rFonts w:cstheme="minorHAnsi"/>
              </w:rPr>
              <w:t>motivasi</w:t>
            </w:r>
            <w:proofErr w:type="spellEnd"/>
            <w:r w:rsidRPr="00DB25C4">
              <w:rPr>
                <w:rFonts w:cstheme="minorHAnsi"/>
              </w:rPr>
              <w:t xml:space="preserve"> yang </w:t>
            </w:r>
            <w:proofErr w:type="spellStart"/>
            <w:r w:rsidRPr="00DB25C4">
              <w:rPr>
                <w:rFonts w:cstheme="minorHAnsi"/>
              </w:rPr>
              <w:t>tinggi</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sehingga</w:t>
            </w:r>
            <w:proofErr w:type="spellEnd"/>
            <w:r w:rsidRPr="00DB25C4">
              <w:rPr>
                <w:rFonts w:cstheme="minorHAnsi"/>
              </w:rPr>
              <w:t xml:space="preserve"> </w:t>
            </w:r>
            <w:proofErr w:type="spellStart"/>
            <w:r w:rsidRPr="00DB25C4">
              <w:rPr>
                <w:rFonts w:cstheme="minorHAnsi"/>
              </w:rPr>
              <w:t>memerlukan</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soft skills yang </w:t>
            </w:r>
            <w:proofErr w:type="spellStart"/>
            <w:r w:rsidRPr="00DB25C4">
              <w:rPr>
                <w:rFonts w:cstheme="minorHAnsi"/>
              </w:rPr>
              <w:t>baik</w:t>
            </w:r>
            <w:proofErr w:type="spellEnd"/>
          </w:p>
        </w:tc>
      </w:tr>
      <w:tr w:rsidR="0076297E" w:rsidRPr="00DB25C4" w14:paraId="3B5A62D0" w14:textId="77777777" w:rsidTr="00CD4E67">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4D9786E3" w14:textId="77777777" w:rsidR="0076297E" w:rsidRPr="00DB25C4" w:rsidRDefault="0076297E" w:rsidP="00687314">
            <w:pPr>
              <w:spacing w:after="0" w:line="240" w:lineRule="auto"/>
              <w:jc w:val="center"/>
              <w:rPr>
                <w:rFonts w:eastAsia="Calibri" w:cstheme="minorHAnsi"/>
              </w:rPr>
            </w:pPr>
            <w:proofErr w:type="spellStart"/>
            <w:r w:rsidRPr="00DB25C4">
              <w:rPr>
                <w:rFonts w:eastAsia="Calibri" w:cstheme="minorHAnsi"/>
                <w:b/>
                <w:bCs/>
              </w:rPr>
              <w:t>Peluang</w:t>
            </w:r>
            <w:proofErr w:type="spellEnd"/>
          </w:p>
          <w:p w14:paraId="491E7E71" w14:textId="77777777" w:rsidR="0076297E" w:rsidRPr="00DB25C4" w:rsidRDefault="0076297E" w:rsidP="00687314">
            <w:pPr>
              <w:spacing w:after="0" w:line="240" w:lineRule="auto"/>
              <w:jc w:val="center"/>
              <w:rPr>
                <w:rFonts w:eastAsia="Calibri" w:cstheme="minorHAnsi"/>
              </w:rPr>
            </w:pPr>
            <w:r w:rsidRPr="00DB25C4">
              <w:rPr>
                <w:rFonts w:eastAsia="Calibri" w:cstheme="minorHAnsi"/>
              </w:rPr>
              <w:t xml:space="preserve"> </w:t>
            </w:r>
          </w:p>
          <w:p w14:paraId="31E595EF" w14:textId="77777777" w:rsidR="0076297E" w:rsidRPr="00DB25C4" w:rsidRDefault="0076297E" w:rsidP="009F6099">
            <w:pPr>
              <w:pStyle w:val="ListParagraph"/>
              <w:numPr>
                <w:ilvl w:val="0"/>
                <w:numId w:val="143"/>
              </w:numPr>
              <w:spacing w:after="0" w:line="240" w:lineRule="auto"/>
              <w:rPr>
                <w:rFonts w:cstheme="minorHAnsi"/>
              </w:rPr>
            </w:pPr>
            <w:proofErr w:type="spellStart"/>
            <w:r w:rsidRPr="00DB25C4">
              <w:rPr>
                <w:rFonts w:cstheme="minorHAnsi"/>
              </w:rPr>
              <w:t>Implementasi</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Merdeka </w:t>
            </w:r>
            <w:proofErr w:type="spellStart"/>
            <w:r w:rsidRPr="00DB25C4">
              <w:rPr>
                <w:rFonts w:cstheme="minorHAnsi"/>
              </w:rPr>
              <w:t>Belajar-Kampus</w:t>
            </w:r>
            <w:proofErr w:type="spellEnd"/>
            <w:r w:rsidRPr="00DB25C4">
              <w:rPr>
                <w:rFonts w:cstheme="minorHAnsi"/>
              </w:rPr>
              <w:t xml:space="preserve"> Merdeka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lastRenderedPageBreak/>
              <w:t>meningkatkan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w:t>
            </w:r>
            <w:proofErr w:type="spellStart"/>
            <w:r w:rsidRPr="00DB25C4">
              <w:rPr>
                <w:rFonts w:cstheme="minorHAnsi"/>
              </w:rPr>
              <w:t>pembelajaran</w:t>
            </w:r>
            <w:proofErr w:type="spellEnd"/>
            <w:r w:rsidRPr="00DB25C4">
              <w:rPr>
                <w:rFonts w:cstheme="minorHAnsi"/>
              </w:rPr>
              <w:t xml:space="preserve"> dan </w:t>
            </w:r>
            <w:proofErr w:type="spellStart"/>
            <w:r w:rsidRPr="00DB25C4">
              <w:rPr>
                <w:rFonts w:cstheme="minorHAnsi"/>
              </w:rPr>
              <w:t>memperluas</w:t>
            </w:r>
            <w:proofErr w:type="spellEnd"/>
            <w:r w:rsidRPr="00DB25C4">
              <w:rPr>
                <w:rFonts w:cstheme="minorHAnsi"/>
              </w:rPr>
              <w:t xml:space="preserve"> </w:t>
            </w:r>
            <w:proofErr w:type="spellStart"/>
            <w:r w:rsidRPr="00DB25C4">
              <w:rPr>
                <w:rFonts w:cstheme="minorHAnsi"/>
              </w:rPr>
              <w:t>kesempatan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belajar</w:t>
            </w:r>
            <w:proofErr w:type="spellEnd"/>
            <w:r w:rsidRPr="00DB25C4">
              <w:rPr>
                <w:rFonts w:cstheme="minorHAnsi"/>
              </w:rPr>
              <w:t xml:space="preserve"> di </w:t>
            </w:r>
            <w:proofErr w:type="spellStart"/>
            <w:r w:rsidRPr="00DB25C4">
              <w:rPr>
                <w:rFonts w:cstheme="minorHAnsi"/>
              </w:rPr>
              <w:t>luar</w:t>
            </w:r>
            <w:proofErr w:type="spellEnd"/>
            <w:r w:rsidRPr="00DB25C4">
              <w:rPr>
                <w:rFonts w:cstheme="minorHAnsi"/>
              </w:rPr>
              <w:t xml:space="preserve"> program </w:t>
            </w:r>
            <w:proofErr w:type="spellStart"/>
            <w:r w:rsidRPr="00DB25C4">
              <w:rPr>
                <w:rFonts w:cstheme="minorHAnsi"/>
              </w:rPr>
              <w:t>studi</w:t>
            </w:r>
            <w:proofErr w:type="spellEnd"/>
          </w:p>
          <w:p w14:paraId="4FB5C658" w14:textId="77777777" w:rsidR="0076297E" w:rsidRPr="00DB25C4" w:rsidRDefault="0076297E" w:rsidP="009F6099">
            <w:pPr>
              <w:pStyle w:val="ListParagraph"/>
              <w:numPr>
                <w:ilvl w:val="0"/>
                <w:numId w:val="143"/>
              </w:numPr>
              <w:spacing w:after="0" w:line="240" w:lineRule="auto"/>
              <w:rPr>
                <w:rFonts w:cstheme="minorHAnsi"/>
              </w:rPr>
            </w:pPr>
            <w:proofErr w:type="spellStart"/>
            <w:r w:rsidRPr="00DB25C4">
              <w:rPr>
                <w:rFonts w:cstheme="minorHAnsi"/>
              </w:rPr>
              <w:t>Adanya</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perundang-undangan</w:t>
            </w:r>
            <w:proofErr w:type="spellEnd"/>
            <w:r w:rsidRPr="00DB25C4">
              <w:rPr>
                <w:rFonts w:cstheme="minorHAnsi"/>
              </w:rPr>
              <w:t xml:space="preserve"> yang </w:t>
            </w:r>
            <w:proofErr w:type="spellStart"/>
            <w:r w:rsidRPr="00DB25C4">
              <w:rPr>
                <w:rFonts w:cstheme="minorHAnsi"/>
              </w:rPr>
              <w:t>mengatur</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kurikulum</w:t>
            </w:r>
            <w:proofErr w:type="spellEnd"/>
            <w:r w:rsidRPr="00DB25C4">
              <w:rPr>
                <w:rFonts w:cstheme="minorHAnsi"/>
              </w:rPr>
              <w:t xml:space="preserve"> PS, </w:t>
            </w:r>
            <w:proofErr w:type="spellStart"/>
            <w:r w:rsidRPr="00DB25C4">
              <w:rPr>
                <w:rFonts w:cstheme="minorHAnsi"/>
              </w:rPr>
              <w:t>membuka</w:t>
            </w:r>
            <w:proofErr w:type="spellEnd"/>
            <w:r w:rsidRPr="00DB25C4">
              <w:rPr>
                <w:rFonts w:cstheme="minorHAnsi"/>
              </w:rPr>
              <w:t xml:space="preserve"> </w:t>
            </w:r>
            <w:proofErr w:type="spellStart"/>
            <w:r w:rsidRPr="00DB25C4">
              <w:rPr>
                <w:rFonts w:cstheme="minorHAnsi"/>
              </w:rPr>
              <w:t>peluang</w:t>
            </w:r>
            <w:proofErr w:type="spellEnd"/>
            <w:r w:rsidRPr="00DB25C4">
              <w:rPr>
                <w:rFonts w:cstheme="minorHAnsi"/>
              </w:rPr>
              <w:t xml:space="preserve"> </w:t>
            </w:r>
            <w:proofErr w:type="spellStart"/>
            <w:r w:rsidRPr="00DB25C4">
              <w:rPr>
                <w:rFonts w:cstheme="minorHAnsi"/>
              </w:rPr>
              <w:t>bagi</w:t>
            </w:r>
            <w:proofErr w:type="spellEnd"/>
            <w:r w:rsidRPr="00DB25C4">
              <w:rPr>
                <w:rFonts w:cstheme="minorHAnsi"/>
              </w:rPr>
              <w:t xml:space="preserve"> program </w:t>
            </w:r>
            <w:proofErr w:type="spellStart"/>
            <w:r w:rsidRPr="00DB25C4">
              <w:rPr>
                <w:rFonts w:cstheme="minorHAnsi"/>
              </w:rPr>
              <w:t>studi</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terus</w:t>
            </w:r>
            <w:proofErr w:type="spellEnd"/>
            <w:r w:rsidRPr="00DB25C4">
              <w:rPr>
                <w:rFonts w:cstheme="minorHAnsi"/>
              </w:rPr>
              <w:t xml:space="preserve"> </w:t>
            </w:r>
            <w:proofErr w:type="spellStart"/>
            <w:r w:rsidRPr="00DB25C4">
              <w:rPr>
                <w:rFonts w:cstheme="minorHAnsi"/>
              </w:rPr>
              <w:t>mengembangkan</w:t>
            </w:r>
            <w:proofErr w:type="spellEnd"/>
            <w:r w:rsidRPr="00DB25C4">
              <w:rPr>
                <w:rFonts w:cstheme="minorHAnsi"/>
              </w:rPr>
              <w:t xml:space="preserve"> </w:t>
            </w:r>
            <w:proofErr w:type="spellStart"/>
            <w:r w:rsidRPr="00DB25C4">
              <w:rPr>
                <w:rFonts w:cstheme="minorHAnsi"/>
              </w:rPr>
              <w:t>kurikulum</w:t>
            </w:r>
            <w:proofErr w:type="spellEnd"/>
            <w:r w:rsidRPr="00DB25C4">
              <w:rPr>
                <w:rFonts w:cstheme="minorHAnsi"/>
              </w:rPr>
              <w:t xml:space="preserve"> yang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baik</w:t>
            </w:r>
            <w:proofErr w:type="spellEnd"/>
          </w:p>
          <w:p w14:paraId="0B86F39E" w14:textId="77777777" w:rsidR="0076297E" w:rsidRPr="00DB25C4" w:rsidRDefault="0076297E" w:rsidP="009F6099">
            <w:pPr>
              <w:pStyle w:val="ListParagraph"/>
              <w:numPr>
                <w:ilvl w:val="0"/>
                <w:numId w:val="143"/>
              </w:numPr>
              <w:spacing w:after="0" w:line="240" w:lineRule="auto"/>
              <w:rPr>
                <w:rFonts w:cstheme="minorHAnsi"/>
              </w:rPr>
            </w:pP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mengadopsi</w:t>
            </w:r>
            <w:proofErr w:type="spellEnd"/>
            <w:r w:rsidRPr="00DB25C4">
              <w:rPr>
                <w:rFonts w:cstheme="minorHAnsi"/>
              </w:rPr>
              <w:t xml:space="preserve"> </w:t>
            </w:r>
            <w:proofErr w:type="spellStart"/>
            <w:r w:rsidRPr="00DB25C4">
              <w:rPr>
                <w:rFonts w:cstheme="minorHAnsi"/>
              </w:rPr>
              <w:t>kurikulum</w:t>
            </w:r>
            <w:proofErr w:type="spellEnd"/>
            <w:r w:rsidRPr="00DB25C4">
              <w:rPr>
                <w:rFonts w:cstheme="minorHAnsi"/>
              </w:rPr>
              <w:t xml:space="preserve"> </w:t>
            </w:r>
            <w:proofErr w:type="spellStart"/>
            <w:r w:rsidRPr="00DB25C4">
              <w:rPr>
                <w:rFonts w:cstheme="minorHAnsi"/>
              </w:rPr>
              <w:t>berbasis</w:t>
            </w:r>
            <w:proofErr w:type="spellEnd"/>
            <w:r w:rsidRPr="00DB25C4">
              <w:rPr>
                <w:rFonts w:cstheme="minorHAnsi"/>
              </w:rPr>
              <w:t xml:space="preserve"> </w:t>
            </w:r>
            <w:proofErr w:type="spellStart"/>
            <w:r w:rsidRPr="00DB25C4">
              <w:rPr>
                <w:rFonts w:cstheme="minorHAnsi"/>
              </w:rPr>
              <w:t>ObE</w:t>
            </w:r>
            <w:proofErr w:type="spellEnd"/>
            <w:r w:rsidRPr="00DB25C4">
              <w:rPr>
                <w:rFonts w:cstheme="minorHAnsi"/>
              </w:rPr>
              <w:t xml:space="preserve"> dan MBKM, program </w:t>
            </w:r>
            <w:proofErr w:type="spellStart"/>
            <w:r w:rsidRPr="00DB25C4">
              <w:rPr>
                <w:rFonts w:cstheme="minorHAnsi"/>
              </w:rPr>
              <w:t>studi</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menyesuaikan</w:t>
            </w:r>
            <w:proofErr w:type="spellEnd"/>
            <w:r w:rsidRPr="00DB25C4">
              <w:rPr>
                <w:rFonts w:cstheme="minorHAnsi"/>
              </w:rPr>
              <w:t xml:space="preserve"> </w:t>
            </w:r>
            <w:proofErr w:type="spellStart"/>
            <w:r w:rsidRPr="00DB25C4">
              <w:rPr>
                <w:rFonts w:cstheme="minorHAnsi"/>
              </w:rPr>
              <w:t>pembelajaran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perkembangan</w:t>
            </w:r>
            <w:proofErr w:type="spellEnd"/>
            <w:r w:rsidRPr="00DB25C4">
              <w:rPr>
                <w:rFonts w:cstheme="minorHAnsi"/>
              </w:rPr>
              <w:t xml:space="preserve"> zaman dan </w:t>
            </w:r>
            <w:proofErr w:type="spellStart"/>
            <w:r w:rsidRPr="00DB25C4">
              <w:rPr>
                <w:rFonts w:cstheme="minorHAnsi"/>
              </w:rPr>
              <w:t>kebutuhan</w:t>
            </w:r>
            <w:proofErr w:type="spellEnd"/>
            <w:r w:rsidRPr="00DB25C4">
              <w:rPr>
                <w:rFonts w:cstheme="minorHAnsi"/>
              </w:rPr>
              <w:t xml:space="preserve"> pasar</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533C991D" w14:textId="77777777" w:rsidR="0076297E" w:rsidRPr="00DB25C4" w:rsidRDefault="0076297E" w:rsidP="00687314">
            <w:pPr>
              <w:spacing w:after="0" w:line="240" w:lineRule="auto"/>
              <w:jc w:val="center"/>
              <w:rPr>
                <w:rFonts w:eastAsia="Calibri" w:cstheme="minorHAnsi"/>
              </w:rPr>
            </w:pPr>
            <w:proofErr w:type="spellStart"/>
            <w:r w:rsidRPr="00DB25C4">
              <w:rPr>
                <w:rFonts w:eastAsia="Calibri" w:cstheme="minorHAnsi"/>
                <w:b/>
                <w:bCs/>
              </w:rPr>
              <w:lastRenderedPageBreak/>
              <w:t>Ancaman</w:t>
            </w:r>
            <w:proofErr w:type="spellEnd"/>
          </w:p>
          <w:p w14:paraId="56CAC786" w14:textId="77777777" w:rsidR="0076297E" w:rsidRPr="00DB25C4" w:rsidRDefault="0076297E" w:rsidP="00687314">
            <w:pPr>
              <w:spacing w:after="0" w:line="240" w:lineRule="auto"/>
              <w:rPr>
                <w:rFonts w:eastAsia="Calibri" w:cstheme="minorHAnsi"/>
              </w:rPr>
            </w:pPr>
            <w:r w:rsidRPr="00DB25C4">
              <w:rPr>
                <w:rFonts w:eastAsia="Calibri" w:cstheme="minorHAnsi"/>
              </w:rPr>
              <w:t xml:space="preserve"> </w:t>
            </w:r>
          </w:p>
          <w:p w14:paraId="3C553F4A" w14:textId="77777777" w:rsidR="0076297E" w:rsidRPr="00DB25C4" w:rsidRDefault="0076297E" w:rsidP="009F6099">
            <w:pPr>
              <w:pStyle w:val="ListParagraph"/>
              <w:numPr>
                <w:ilvl w:val="0"/>
                <w:numId w:val="142"/>
              </w:numPr>
              <w:spacing w:after="0" w:line="240" w:lineRule="auto"/>
              <w:rPr>
                <w:rFonts w:cstheme="minorHAnsi"/>
              </w:rPr>
            </w:pPr>
            <w:proofErr w:type="spellStart"/>
            <w:r w:rsidRPr="00DB25C4">
              <w:rPr>
                <w:rFonts w:cstheme="minorHAnsi"/>
              </w:rPr>
              <w:t>Kurikulum</w:t>
            </w:r>
            <w:proofErr w:type="spellEnd"/>
            <w:r w:rsidRPr="00DB25C4">
              <w:rPr>
                <w:rFonts w:cstheme="minorHAnsi"/>
              </w:rPr>
              <w:t xml:space="preserve"> </w:t>
            </w:r>
            <w:proofErr w:type="spellStart"/>
            <w:r w:rsidRPr="00DB25C4">
              <w:rPr>
                <w:rFonts w:cstheme="minorHAnsi"/>
              </w:rPr>
              <w:t>berbasis</w:t>
            </w:r>
            <w:proofErr w:type="spellEnd"/>
            <w:r w:rsidRPr="00DB25C4">
              <w:rPr>
                <w:rFonts w:cstheme="minorHAnsi"/>
              </w:rPr>
              <w:t xml:space="preserve"> </w:t>
            </w:r>
            <w:proofErr w:type="spellStart"/>
            <w:r w:rsidRPr="00DB25C4">
              <w:rPr>
                <w:rFonts w:cstheme="minorHAnsi"/>
              </w:rPr>
              <w:t>ObE</w:t>
            </w:r>
            <w:proofErr w:type="spellEnd"/>
            <w:r w:rsidRPr="00DB25C4">
              <w:rPr>
                <w:rFonts w:cstheme="minorHAnsi"/>
              </w:rPr>
              <w:t xml:space="preserve"> dan MBKM </w:t>
            </w:r>
            <w:proofErr w:type="spellStart"/>
            <w:r w:rsidRPr="00DB25C4">
              <w:rPr>
                <w:rFonts w:cstheme="minorHAnsi"/>
              </w:rPr>
              <w:t>memerlukan</w:t>
            </w:r>
            <w:proofErr w:type="spellEnd"/>
            <w:r w:rsidRPr="00DB25C4">
              <w:rPr>
                <w:rFonts w:cstheme="minorHAnsi"/>
              </w:rPr>
              <w:t xml:space="preserve"> </w:t>
            </w:r>
            <w:proofErr w:type="spellStart"/>
            <w:r w:rsidRPr="00DB25C4">
              <w:rPr>
                <w:rFonts w:cstheme="minorHAnsi"/>
              </w:rPr>
              <w:t>biaya</w:t>
            </w:r>
            <w:proofErr w:type="spellEnd"/>
            <w:r w:rsidRPr="00DB25C4">
              <w:rPr>
                <w:rFonts w:cstheme="minorHAnsi"/>
              </w:rPr>
              <w:t xml:space="preserve"> yang </w:t>
            </w:r>
            <w:proofErr w:type="spellStart"/>
            <w:r w:rsidRPr="00DB25C4">
              <w:rPr>
                <w:rFonts w:cstheme="minorHAnsi"/>
              </w:rPr>
              <w:t>cukup</w:t>
            </w:r>
            <w:proofErr w:type="spellEnd"/>
            <w:r w:rsidRPr="00DB25C4">
              <w:rPr>
                <w:rFonts w:cstheme="minorHAnsi"/>
              </w:rPr>
              <w:t xml:space="preserve"> </w:t>
            </w:r>
            <w:proofErr w:type="spellStart"/>
            <w:r w:rsidRPr="00DB25C4">
              <w:rPr>
                <w:rFonts w:cstheme="minorHAnsi"/>
              </w:rPr>
              <w:t>besar</w:t>
            </w:r>
            <w:proofErr w:type="spellEnd"/>
            <w:r w:rsidRPr="00DB25C4">
              <w:rPr>
                <w:rFonts w:cstheme="minorHAnsi"/>
              </w:rPr>
              <w:t xml:space="preserve"> </w:t>
            </w:r>
            <w:proofErr w:type="spellStart"/>
            <w:r w:rsidRPr="00DB25C4">
              <w:rPr>
                <w:rFonts w:cstheme="minorHAnsi"/>
              </w:rPr>
              <w:lastRenderedPageBreak/>
              <w:t>untuk</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dan </w:t>
            </w:r>
            <w:proofErr w:type="spellStart"/>
            <w:r w:rsidRPr="00DB25C4">
              <w:rPr>
                <w:rFonts w:cstheme="minorHAnsi"/>
              </w:rPr>
              <w:t>implementasi</w:t>
            </w:r>
            <w:proofErr w:type="spellEnd"/>
            <w:r w:rsidRPr="00DB25C4">
              <w:rPr>
                <w:rFonts w:cstheme="minorHAnsi"/>
              </w:rPr>
              <w:t xml:space="preserve">, </w:t>
            </w:r>
            <w:proofErr w:type="spellStart"/>
            <w:r w:rsidRPr="00DB25C4">
              <w:rPr>
                <w:rFonts w:cstheme="minorHAnsi"/>
              </w:rPr>
              <w:t>sehingga</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menjadi</w:t>
            </w:r>
            <w:proofErr w:type="spellEnd"/>
            <w:r w:rsidRPr="00DB25C4">
              <w:rPr>
                <w:rFonts w:cstheme="minorHAnsi"/>
              </w:rPr>
              <w:t xml:space="preserve"> </w:t>
            </w:r>
            <w:proofErr w:type="spellStart"/>
            <w:r w:rsidRPr="00DB25C4">
              <w:rPr>
                <w:rFonts w:cstheme="minorHAnsi"/>
              </w:rPr>
              <w:t>hambatan</w:t>
            </w:r>
            <w:proofErr w:type="spellEnd"/>
            <w:r w:rsidRPr="00DB25C4">
              <w:rPr>
                <w:rFonts w:cstheme="minorHAnsi"/>
              </w:rPr>
              <w:t xml:space="preserve"> </w:t>
            </w:r>
            <w:proofErr w:type="spellStart"/>
            <w:r w:rsidRPr="00DB25C4">
              <w:rPr>
                <w:rFonts w:cstheme="minorHAnsi"/>
              </w:rPr>
              <w:t>bagi</w:t>
            </w:r>
            <w:proofErr w:type="spellEnd"/>
            <w:r w:rsidRPr="00DB25C4">
              <w:rPr>
                <w:rFonts w:cstheme="minorHAnsi"/>
              </w:rPr>
              <w:t xml:space="preserve"> program </w:t>
            </w:r>
            <w:proofErr w:type="spellStart"/>
            <w:r w:rsidRPr="00DB25C4">
              <w:rPr>
                <w:rFonts w:cstheme="minorHAnsi"/>
              </w:rPr>
              <w:t>studi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keterbatasan</w:t>
            </w:r>
            <w:proofErr w:type="spellEnd"/>
            <w:r w:rsidRPr="00DB25C4">
              <w:rPr>
                <w:rFonts w:cstheme="minorHAnsi"/>
              </w:rPr>
              <w:t xml:space="preserve"> dana</w:t>
            </w:r>
          </w:p>
          <w:p w14:paraId="2D69CB08" w14:textId="77777777" w:rsidR="0076297E" w:rsidRPr="00DB25C4" w:rsidRDefault="0076297E" w:rsidP="009F6099">
            <w:pPr>
              <w:pStyle w:val="ListParagraph"/>
              <w:numPr>
                <w:ilvl w:val="0"/>
                <w:numId w:val="142"/>
              </w:numPr>
              <w:spacing w:after="0" w:line="240" w:lineRule="auto"/>
              <w:rPr>
                <w:rFonts w:cstheme="minorHAnsi"/>
              </w:rPr>
            </w:pPr>
            <w:proofErr w:type="spellStart"/>
            <w:r w:rsidRPr="00DB25C4">
              <w:rPr>
                <w:rFonts w:cstheme="minorHAnsi"/>
              </w:rPr>
              <w:t>Implementasi</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Merdeka </w:t>
            </w:r>
            <w:proofErr w:type="spellStart"/>
            <w:r w:rsidRPr="00DB25C4">
              <w:rPr>
                <w:rFonts w:cstheme="minorHAnsi"/>
              </w:rPr>
              <w:t>Belajar-Kampus</w:t>
            </w:r>
            <w:proofErr w:type="spellEnd"/>
            <w:r w:rsidRPr="00DB25C4">
              <w:rPr>
                <w:rFonts w:cstheme="minorHAnsi"/>
              </w:rPr>
              <w:t xml:space="preserve"> Merdeka </w:t>
            </w:r>
            <w:proofErr w:type="spellStart"/>
            <w:r w:rsidRPr="00DB25C4">
              <w:rPr>
                <w:rFonts w:cstheme="minorHAnsi"/>
              </w:rPr>
              <w:t>memerlukan</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r w:rsidRPr="00DB25C4">
              <w:rPr>
                <w:rFonts w:cstheme="minorHAnsi"/>
                <w:i/>
                <w:iCs/>
              </w:rPr>
              <w:t>soft skills y</w:t>
            </w:r>
            <w:r w:rsidRPr="00DB25C4">
              <w:rPr>
                <w:rFonts w:cstheme="minorHAnsi"/>
              </w:rPr>
              <w:t xml:space="preserve">ang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namun</w:t>
            </w:r>
            <w:proofErr w:type="spellEnd"/>
            <w:r w:rsidRPr="00DB25C4">
              <w:rPr>
                <w:rFonts w:cstheme="minorHAnsi"/>
              </w:rPr>
              <w:t xml:space="preserve">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semua</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menyesuaikan</w:t>
            </w:r>
            <w:proofErr w:type="spellEnd"/>
            <w:r w:rsidRPr="00DB25C4">
              <w:rPr>
                <w:rFonts w:cstheme="minorHAnsi"/>
              </w:rPr>
              <w:t xml:space="preserve"> </w:t>
            </w:r>
            <w:proofErr w:type="spellStart"/>
            <w:r w:rsidRPr="00DB25C4">
              <w:rPr>
                <w:rFonts w:cstheme="minorHAnsi"/>
              </w:rPr>
              <w:t>diri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pada </w:t>
            </w:r>
            <w:proofErr w:type="spellStart"/>
            <w:r w:rsidRPr="00DB25C4">
              <w:rPr>
                <w:rFonts w:cstheme="minorHAnsi"/>
              </w:rPr>
              <w:t>sistem</w:t>
            </w:r>
            <w:proofErr w:type="spellEnd"/>
            <w:r w:rsidRPr="00DB25C4">
              <w:rPr>
                <w:rFonts w:cstheme="minorHAnsi"/>
              </w:rPr>
              <w:t xml:space="preserve"> </w:t>
            </w:r>
            <w:proofErr w:type="spellStart"/>
            <w:r w:rsidRPr="00DB25C4">
              <w:rPr>
                <w:rFonts w:cstheme="minorHAnsi"/>
              </w:rPr>
              <w:t>pembelajaran</w:t>
            </w:r>
            <w:proofErr w:type="spellEnd"/>
            <w:r w:rsidRPr="00DB25C4">
              <w:rPr>
                <w:rFonts w:cstheme="minorHAnsi"/>
              </w:rPr>
              <w:t xml:space="preserve"> yang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mandiri</w:t>
            </w:r>
            <w:proofErr w:type="spellEnd"/>
          </w:p>
          <w:p w14:paraId="4E9EC0E1" w14:textId="77777777" w:rsidR="0076297E" w:rsidRPr="00DB25C4" w:rsidRDefault="0076297E" w:rsidP="009F6099">
            <w:pPr>
              <w:pStyle w:val="ListParagraph"/>
              <w:numPr>
                <w:ilvl w:val="0"/>
                <w:numId w:val="142"/>
              </w:numPr>
              <w:spacing w:after="0" w:line="240" w:lineRule="auto"/>
              <w:rPr>
                <w:rFonts w:cstheme="minorHAnsi"/>
              </w:rPr>
            </w:pPr>
            <w:proofErr w:type="spellStart"/>
            <w:r w:rsidRPr="00DB25C4">
              <w:rPr>
                <w:rFonts w:cstheme="minorHAnsi"/>
              </w:rPr>
              <w:t>Adanya</w:t>
            </w:r>
            <w:proofErr w:type="spellEnd"/>
            <w:r w:rsidRPr="00DB25C4">
              <w:rPr>
                <w:rFonts w:cstheme="minorHAnsi"/>
              </w:rPr>
              <w:t xml:space="preserve"> </w:t>
            </w:r>
            <w:proofErr w:type="spellStart"/>
            <w:r w:rsidRPr="00DB25C4">
              <w:rPr>
                <w:rFonts w:cstheme="minorHAnsi"/>
              </w:rPr>
              <w:t>persaingan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program </w:t>
            </w:r>
            <w:proofErr w:type="spellStart"/>
            <w:r w:rsidRPr="00DB25C4">
              <w:rPr>
                <w:rFonts w:cstheme="minorHAnsi"/>
              </w:rPr>
              <w:t>studi</w:t>
            </w:r>
            <w:proofErr w:type="spellEnd"/>
            <w:r w:rsidRPr="00DB25C4">
              <w:rPr>
                <w:rFonts w:cstheme="minorHAnsi"/>
              </w:rPr>
              <w:t xml:space="preserve"> lain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pengembangan</w:t>
            </w:r>
            <w:proofErr w:type="spellEnd"/>
            <w:r w:rsidRPr="00DB25C4">
              <w:rPr>
                <w:rFonts w:cstheme="minorHAnsi"/>
              </w:rPr>
              <w:t xml:space="preserve"> </w:t>
            </w:r>
            <w:proofErr w:type="spellStart"/>
            <w:r w:rsidRPr="00DB25C4">
              <w:rPr>
                <w:rFonts w:cstheme="minorHAnsi"/>
              </w:rPr>
              <w:t>kurikulum</w:t>
            </w:r>
            <w:proofErr w:type="spellEnd"/>
            <w:r w:rsidRPr="00DB25C4">
              <w:rPr>
                <w:rFonts w:cstheme="minorHAnsi"/>
              </w:rPr>
              <w:t xml:space="preserve"> yang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dan </w:t>
            </w:r>
            <w:proofErr w:type="spellStart"/>
            <w:r w:rsidRPr="00DB25C4">
              <w:rPr>
                <w:rFonts w:cstheme="minorHAnsi"/>
              </w:rPr>
              <w:t>menyesuaikan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perkembangan</w:t>
            </w:r>
            <w:proofErr w:type="spellEnd"/>
            <w:r w:rsidRPr="00DB25C4">
              <w:rPr>
                <w:rFonts w:cstheme="minorHAnsi"/>
              </w:rPr>
              <w:t xml:space="preserve"> zaman dan </w:t>
            </w:r>
            <w:proofErr w:type="spellStart"/>
            <w:r w:rsidRPr="00DB25C4">
              <w:rPr>
                <w:rFonts w:cstheme="minorHAnsi"/>
              </w:rPr>
              <w:t>kebutuhan</w:t>
            </w:r>
            <w:proofErr w:type="spellEnd"/>
            <w:r w:rsidRPr="00DB25C4">
              <w:rPr>
                <w:rFonts w:cstheme="minorHAnsi"/>
              </w:rPr>
              <w:t xml:space="preserve"> pasar</w:t>
            </w:r>
          </w:p>
        </w:tc>
      </w:tr>
    </w:tbl>
    <w:p w14:paraId="158D8EB2" w14:textId="77777777" w:rsidR="0076297E" w:rsidRPr="00DB25C4" w:rsidRDefault="0076297E" w:rsidP="00687314">
      <w:pPr>
        <w:spacing w:after="0" w:line="240" w:lineRule="auto"/>
        <w:jc w:val="both"/>
        <w:rPr>
          <w:rFonts w:eastAsia="Calibri" w:cstheme="minorHAnsi"/>
        </w:rPr>
      </w:pPr>
      <w:r w:rsidRPr="00DB25C4">
        <w:rPr>
          <w:rFonts w:eastAsia="Calibri" w:cstheme="minorHAnsi"/>
          <w:lang w:val="en-ID"/>
        </w:rPr>
        <w:t xml:space="preserve"> </w:t>
      </w:r>
    </w:p>
    <w:p w14:paraId="72A800ED" w14:textId="77777777" w:rsidR="0076297E" w:rsidRPr="00DB25C4" w:rsidRDefault="0076297E" w:rsidP="00687314">
      <w:pPr>
        <w:spacing w:after="0" w:line="240" w:lineRule="auto"/>
        <w:ind w:left="66"/>
        <w:jc w:val="both"/>
        <w:rPr>
          <w:rFonts w:cstheme="minorHAnsi"/>
          <w:color w:val="000000" w:themeColor="text1"/>
        </w:rPr>
      </w:pPr>
    </w:p>
    <w:p w14:paraId="32388221"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t xml:space="preserve">6.1.4 </w:t>
      </w:r>
      <w:proofErr w:type="spellStart"/>
      <w:r w:rsidRPr="00DB25C4">
        <w:rPr>
          <w:rFonts w:cstheme="minorHAnsi"/>
          <w:b/>
          <w:bCs/>
          <w:color w:val="000000" w:themeColor="text1"/>
        </w:rPr>
        <w:t>Tindak</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Lanjut</w:t>
      </w:r>
      <w:proofErr w:type="spellEnd"/>
    </w:p>
    <w:p w14:paraId="3CE4F38C" w14:textId="77777777" w:rsidR="0076297E" w:rsidRPr="00DB25C4" w:rsidRDefault="0076297E" w:rsidP="00687314">
      <w:pPr>
        <w:spacing w:after="0" w:line="240" w:lineRule="auto"/>
        <w:ind w:firstLine="720"/>
        <w:jc w:val="both"/>
        <w:rPr>
          <w:rFonts w:cstheme="minorHAnsi"/>
          <w:color w:val="000000" w:themeColor="text1"/>
        </w:rPr>
      </w:pPr>
      <w:proofErr w:type="spellStart"/>
      <w:r w:rsidRPr="00DB25C4">
        <w:rPr>
          <w:rFonts w:cstheme="minorHAnsi"/>
          <w:color w:val="000000" w:themeColor="text1"/>
        </w:rPr>
        <w:t>Tindak</w:t>
      </w:r>
      <w:proofErr w:type="spellEnd"/>
      <w:r w:rsidRPr="00DB25C4">
        <w:rPr>
          <w:rFonts w:cstheme="minorHAnsi"/>
          <w:color w:val="000000" w:themeColor="text1"/>
        </w:rPr>
        <w:t xml:space="preserve"> </w:t>
      </w:r>
      <w:proofErr w:type="spellStart"/>
      <w:r w:rsidRPr="00DB25C4">
        <w:rPr>
          <w:rFonts w:cstheme="minorHAnsi"/>
          <w:color w:val="000000" w:themeColor="text1"/>
        </w:rPr>
        <w:t>lanjut</w:t>
      </w:r>
      <w:proofErr w:type="spellEnd"/>
      <w:r w:rsidRPr="00DB25C4">
        <w:rPr>
          <w:rFonts w:cstheme="minorHAnsi"/>
          <w:color w:val="000000" w:themeColor="text1"/>
        </w:rPr>
        <w:t xml:space="preserve"> yang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diambil</w:t>
      </w:r>
      <w:proofErr w:type="spellEnd"/>
      <w:r w:rsidRPr="00DB25C4">
        <w:rPr>
          <w:rFonts w:cstheme="minorHAnsi"/>
          <w:color w:val="000000" w:themeColor="text1"/>
        </w:rPr>
        <w:t xml:space="preserve"> oleh UPPS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rangka</w:t>
      </w:r>
      <w:proofErr w:type="spellEnd"/>
      <w:r w:rsidRPr="00DB25C4">
        <w:rPr>
          <w:rFonts w:cstheme="minorHAnsi"/>
          <w:color w:val="000000" w:themeColor="text1"/>
        </w:rPr>
        <w:t xml:space="preserve"> </w:t>
      </w:r>
      <w:proofErr w:type="spellStart"/>
      <w:r w:rsidRPr="00DB25C4">
        <w:rPr>
          <w:rFonts w:cstheme="minorHAnsi"/>
          <w:color w:val="000000" w:themeColor="text1"/>
        </w:rPr>
        <w:t>meningkatkan</w:t>
      </w:r>
      <w:proofErr w:type="spellEnd"/>
      <w:r w:rsidRPr="00DB25C4">
        <w:rPr>
          <w:rFonts w:cstheme="minorHAnsi"/>
          <w:color w:val="000000" w:themeColor="text1"/>
        </w:rPr>
        <w:t xml:space="preserve"> </w:t>
      </w:r>
      <w:proofErr w:type="spellStart"/>
      <w:r w:rsidRPr="00DB25C4">
        <w:rPr>
          <w:rFonts w:cstheme="minorHAnsi"/>
          <w:color w:val="000000" w:themeColor="text1"/>
        </w:rPr>
        <w:t>kualitas</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PS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teramati</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tabel</w:t>
      </w:r>
      <w:proofErr w:type="spellEnd"/>
      <w:r w:rsidRPr="00DB25C4">
        <w:rPr>
          <w:rFonts w:cstheme="minorHAnsi"/>
          <w:color w:val="000000" w:themeColor="text1"/>
        </w:rPr>
        <w:t xml:space="preserve"> </w:t>
      </w:r>
      <w:proofErr w:type="spellStart"/>
      <w:r w:rsidRPr="00DB25C4">
        <w:rPr>
          <w:rFonts w:cstheme="minorHAnsi"/>
          <w:color w:val="000000" w:themeColor="text1"/>
        </w:rPr>
        <w:t>berikut</w:t>
      </w:r>
      <w:proofErr w:type="spellEnd"/>
      <w:r w:rsidRPr="00DB25C4">
        <w:rPr>
          <w:rFonts w:cstheme="minorHAnsi"/>
          <w:color w:val="000000" w:themeColor="text1"/>
        </w:rPr>
        <w:t xml:space="preserve">. </w:t>
      </w:r>
    </w:p>
    <w:p w14:paraId="3660073E" w14:textId="77777777" w:rsidR="0076297E" w:rsidRPr="00DB25C4" w:rsidRDefault="0076297E" w:rsidP="00687314">
      <w:pPr>
        <w:spacing w:after="0" w:line="240" w:lineRule="auto"/>
        <w:jc w:val="both"/>
        <w:rPr>
          <w:rFonts w:cstheme="minorHAnsi"/>
          <w:color w:val="000000" w:themeColor="text1"/>
        </w:rPr>
      </w:pPr>
    </w:p>
    <w:tbl>
      <w:tblPr>
        <w:tblW w:w="0" w:type="auto"/>
        <w:tblLayout w:type="fixed"/>
        <w:tblLook w:val="04A0" w:firstRow="1" w:lastRow="0" w:firstColumn="1" w:lastColumn="0" w:noHBand="0" w:noVBand="1"/>
      </w:tblPr>
      <w:tblGrid>
        <w:gridCol w:w="520"/>
        <w:gridCol w:w="3034"/>
        <w:gridCol w:w="5461"/>
      </w:tblGrid>
      <w:tr w:rsidR="0076297E" w:rsidRPr="00DB25C4" w14:paraId="364A451A" w14:textId="77777777" w:rsidTr="00CD4E67">
        <w:trPr>
          <w:trHeight w:val="300"/>
        </w:trPr>
        <w:tc>
          <w:tcPr>
            <w:tcW w:w="520" w:type="dxa"/>
            <w:tcBorders>
              <w:top w:val="single" w:sz="8" w:space="0" w:color="auto"/>
              <w:left w:val="single" w:sz="8" w:space="0" w:color="auto"/>
              <w:bottom w:val="single" w:sz="8" w:space="0" w:color="auto"/>
              <w:right w:val="single" w:sz="8" w:space="0" w:color="auto"/>
            </w:tcBorders>
            <w:tcMar>
              <w:left w:w="108" w:type="dxa"/>
              <w:right w:w="108" w:type="dxa"/>
            </w:tcMar>
          </w:tcPr>
          <w:p w14:paraId="1D02B702" w14:textId="77777777" w:rsidR="0076297E" w:rsidRPr="00DB25C4" w:rsidRDefault="0076297E" w:rsidP="00687314">
            <w:pPr>
              <w:spacing w:after="0" w:line="240" w:lineRule="auto"/>
              <w:jc w:val="center"/>
              <w:rPr>
                <w:rFonts w:eastAsia="Calibri" w:cstheme="minorHAnsi"/>
                <w:b/>
                <w:bCs/>
              </w:rPr>
            </w:pPr>
            <w:r w:rsidRPr="00DB25C4">
              <w:rPr>
                <w:rFonts w:eastAsia="Calibri" w:cstheme="minorHAnsi"/>
                <w:b/>
                <w:bCs/>
              </w:rPr>
              <w:t>No</w:t>
            </w:r>
          </w:p>
        </w:tc>
        <w:tc>
          <w:tcPr>
            <w:tcW w:w="3034" w:type="dxa"/>
            <w:tcBorders>
              <w:top w:val="single" w:sz="8" w:space="0" w:color="auto"/>
              <w:left w:val="single" w:sz="8" w:space="0" w:color="auto"/>
              <w:bottom w:val="single" w:sz="8" w:space="0" w:color="auto"/>
              <w:right w:val="single" w:sz="8" w:space="0" w:color="auto"/>
            </w:tcBorders>
            <w:tcMar>
              <w:left w:w="108" w:type="dxa"/>
              <w:right w:w="108" w:type="dxa"/>
            </w:tcMar>
          </w:tcPr>
          <w:p w14:paraId="0C338745" w14:textId="77777777" w:rsidR="0076297E" w:rsidRPr="00DB25C4" w:rsidRDefault="0076297E" w:rsidP="00687314">
            <w:pPr>
              <w:spacing w:after="0" w:line="240" w:lineRule="auto"/>
              <w:jc w:val="center"/>
              <w:rPr>
                <w:rFonts w:eastAsia="Calibri" w:cstheme="minorHAnsi"/>
                <w:b/>
                <w:bCs/>
              </w:rPr>
            </w:pPr>
            <w:proofErr w:type="spellStart"/>
            <w:r w:rsidRPr="00DB25C4">
              <w:rPr>
                <w:rFonts w:eastAsia="Calibri" w:cstheme="minorHAnsi"/>
                <w:b/>
                <w:bCs/>
              </w:rPr>
              <w:t>Aspek</w:t>
            </w:r>
            <w:proofErr w:type="spellEnd"/>
          </w:p>
        </w:tc>
        <w:tc>
          <w:tcPr>
            <w:tcW w:w="5461" w:type="dxa"/>
            <w:tcBorders>
              <w:top w:val="single" w:sz="8" w:space="0" w:color="auto"/>
              <w:left w:val="single" w:sz="8" w:space="0" w:color="auto"/>
              <w:bottom w:val="single" w:sz="8" w:space="0" w:color="auto"/>
              <w:right w:val="single" w:sz="8" w:space="0" w:color="auto"/>
            </w:tcBorders>
            <w:tcMar>
              <w:left w:w="108" w:type="dxa"/>
              <w:right w:w="108" w:type="dxa"/>
            </w:tcMar>
          </w:tcPr>
          <w:p w14:paraId="2FD916BE" w14:textId="77777777" w:rsidR="0076297E" w:rsidRPr="00DB25C4" w:rsidRDefault="0076297E" w:rsidP="00687314">
            <w:pPr>
              <w:spacing w:after="0" w:line="240" w:lineRule="auto"/>
              <w:jc w:val="center"/>
              <w:rPr>
                <w:rFonts w:eastAsia="Calibri" w:cstheme="minorHAnsi"/>
                <w:b/>
                <w:bCs/>
              </w:rPr>
            </w:pPr>
            <w:proofErr w:type="spellStart"/>
            <w:r w:rsidRPr="00DB25C4">
              <w:rPr>
                <w:rFonts w:eastAsia="Calibri" w:cstheme="minorHAnsi"/>
                <w:b/>
                <w:bCs/>
              </w:rPr>
              <w:t>Tindak</w:t>
            </w:r>
            <w:proofErr w:type="spellEnd"/>
            <w:r w:rsidRPr="00DB25C4">
              <w:rPr>
                <w:rFonts w:eastAsia="Calibri" w:cstheme="minorHAnsi"/>
                <w:b/>
                <w:bCs/>
              </w:rPr>
              <w:t xml:space="preserve"> </w:t>
            </w:r>
            <w:proofErr w:type="spellStart"/>
            <w:r w:rsidRPr="00DB25C4">
              <w:rPr>
                <w:rFonts w:eastAsia="Calibri" w:cstheme="minorHAnsi"/>
                <w:b/>
                <w:bCs/>
              </w:rPr>
              <w:t>Lanjut</w:t>
            </w:r>
            <w:proofErr w:type="spellEnd"/>
          </w:p>
        </w:tc>
      </w:tr>
      <w:tr w:rsidR="0076297E" w:rsidRPr="00DB25C4" w14:paraId="7DE56551" w14:textId="77777777" w:rsidTr="00CD4E67">
        <w:trPr>
          <w:trHeight w:val="300"/>
        </w:trPr>
        <w:tc>
          <w:tcPr>
            <w:tcW w:w="520" w:type="dxa"/>
            <w:tcBorders>
              <w:top w:val="single" w:sz="8" w:space="0" w:color="auto"/>
              <w:left w:val="single" w:sz="8" w:space="0" w:color="auto"/>
              <w:bottom w:val="single" w:sz="8" w:space="0" w:color="auto"/>
              <w:right w:val="single" w:sz="8" w:space="0" w:color="auto"/>
            </w:tcBorders>
            <w:tcMar>
              <w:left w:w="108" w:type="dxa"/>
              <w:right w:w="108" w:type="dxa"/>
            </w:tcMar>
          </w:tcPr>
          <w:p w14:paraId="5A49B443" w14:textId="77777777" w:rsidR="0076297E" w:rsidRPr="00DB25C4" w:rsidRDefault="0076297E" w:rsidP="00687314">
            <w:pPr>
              <w:spacing w:after="0" w:line="240" w:lineRule="auto"/>
              <w:rPr>
                <w:rFonts w:eastAsia="Calibri" w:cstheme="minorHAnsi"/>
              </w:rPr>
            </w:pPr>
            <w:r w:rsidRPr="00DB25C4">
              <w:rPr>
                <w:rFonts w:eastAsia="Calibri" w:cstheme="minorHAnsi"/>
              </w:rPr>
              <w:t>1</w:t>
            </w:r>
          </w:p>
        </w:tc>
        <w:tc>
          <w:tcPr>
            <w:tcW w:w="3034" w:type="dxa"/>
            <w:tcBorders>
              <w:top w:val="single" w:sz="8" w:space="0" w:color="auto"/>
              <w:left w:val="single" w:sz="8" w:space="0" w:color="auto"/>
              <w:bottom w:val="single" w:sz="8" w:space="0" w:color="auto"/>
              <w:right w:val="single" w:sz="8" w:space="0" w:color="auto"/>
            </w:tcBorders>
            <w:tcMar>
              <w:left w:w="108" w:type="dxa"/>
              <w:right w:w="108" w:type="dxa"/>
            </w:tcMar>
          </w:tcPr>
          <w:p w14:paraId="5895428F" w14:textId="77777777" w:rsidR="0076297E" w:rsidRPr="00DB25C4" w:rsidRDefault="0076297E" w:rsidP="00687314">
            <w:pPr>
              <w:spacing w:after="0" w:line="240" w:lineRule="auto"/>
              <w:rPr>
                <w:rFonts w:eastAsia="Calibri" w:cstheme="minorHAnsi"/>
              </w:rPr>
            </w:pPr>
            <w:proofErr w:type="spellStart"/>
            <w:r w:rsidRPr="00DB25C4">
              <w:rPr>
                <w:rFonts w:eastAsia="Calibri" w:cstheme="minorHAnsi"/>
              </w:rPr>
              <w:t>Kurikulum</w:t>
            </w:r>
            <w:proofErr w:type="spellEnd"/>
            <w:r w:rsidRPr="00DB25C4">
              <w:rPr>
                <w:rFonts w:eastAsia="Calibri" w:cstheme="minorHAnsi"/>
              </w:rPr>
              <w:t xml:space="preserve"> </w:t>
            </w:r>
          </w:p>
        </w:tc>
        <w:tc>
          <w:tcPr>
            <w:tcW w:w="5461" w:type="dxa"/>
            <w:tcBorders>
              <w:top w:val="single" w:sz="8" w:space="0" w:color="auto"/>
              <w:left w:val="single" w:sz="8" w:space="0" w:color="auto"/>
              <w:bottom w:val="single" w:sz="8" w:space="0" w:color="auto"/>
              <w:right w:val="single" w:sz="8" w:space="0" w:color="auto"/>
            </w:tcBorders>
            <w:tcMar>
              <w:left w:w="108" w:type="dxa"/>
              <w:right w:w="108" w:type="dxa"/>
            </w:tcMar>
          </w:tcPr>
          <w:p w14:paraId="71274814" w14:textId="77777777" w:rsidR="0076297E" w:rsidRPr="00DB25C4" w:rsidRDefault="0076297E" w:rsidP="00687314">
            <w:pPr>
              <w:spacing w:after="0" w:line="240" w:lineRule="auto"/>
              <w:rPr>
                <w:rFonts w:eastAsia="Calibri" w:cstheme="minorHAnsi"/>
              </w:rPr>
            </w:pPr>
            <w:proofErr w:type="spellStart"/>
            <w:r w:rsidRPr="00DB25C4">
              <w:rPr>
                <w:rFonts w:eastAsia="Calibri" w:cstheme="minorHAnsi"/>
              </w:rPr>
              <w:t>Mempertahankan</w:t>
            </w:r>
            <w:proofErr w:type="spellEnd"/>
            <w:r w:rsidRPr="00DB25C4">
              <w:rPr>
                <w:rFonts w:eastAsia="Calibri" w:cstheme="minorHAnsi"/>
              </w:rPr>
              <w:t xml:space="preserve"> </w:t>
            </w:r>
            <w:proofErr w:type="spellStart"/>
            <w:r w:rsidRPr="00DB25C4">
              <w:rPr>
                <w:rFonts w:eastAsia="Calibri" w:cstheme="minorHAnsi"/>
              </w:rPr>
              <w:t>kurikulum</w:t>
            </w:r>
            <w:proofErr w:type="spellEnd"/>
            <w:r w:rsidRPr="00DB25C4">
              <w:rPr>
                <w:rFonts w:eastAsia="Calibri" w:cstheme="minorHAnsi"/>
              </w:rPr>
              <w:t xml:space="preserve"> </w:t>
            </w:r>
            <w:proofErr w:type="spellStart"/>
            <w:r w:rsidRPr="00DB25C4">
              <w:rPr>
                <w:rFonts w:eastAsia="Calibri" w:cstheme="minorHAnsi"/>
              </w:rPr>
              <w:t>berbasis</w:t>
            </w:r>
            <w:proofErr w:type="spellEnd"/>
            <w:r w:rsidRPr="00DB25C4">
              <w:rPr>
                <w:rFonts w:eastAsia="Calibri" w:cstheme="minorHAnsi"/>
              </w:rPr>
              <w:t xml:space="preserve"> </w:t>
            </w:r>
            <w:proofErr w:type="spellStart"/>
            <w:r w:rsidRPr="00DB25C4">
              <w:rPr>
                <w:rFonts w:eastAsia="Calibri" w:cstheme="minorHAnsi"/>
              </w:rPr>
              <w:t>kompetensi</w:t>
            </w:r>
            <w:proofErr w:type="spellEnd"/>
            <w:r w:rsidRPr="00DB25C4">
              <w:rPr>
                <w:rFonts w:eastAsia="Calibri" w:cstheme="minorHAnsi"/>
              </w:rPr>
              <w:t xml:space="preserve"> KKNI </w:t>
            </w:r>
            <w:proofErr w:type="spellStart"/>
            <w:r w:rsidRPr="00DB25C4">
              <w:rPr>
                <w:rFonts w:eastAsia="Calibri" w:cstheme="minorHAnsi"/>
              </w:rPr>
              <w:t>sebagai</w:t>
            </w:r>
            <w:proofErr w:type="spellEnd"/>
            <w:r w:rsidRPr="00DB25C4">
              <w:rPr>
                <w:rFonts w:eastAsia="Calibri" w:cstheme="minorHAnsi"/>
              </w:rPr>
              <w:t xml:space="preserve"> </w:t>
            </w:r>
            <w:proofErr w:type="spellStart"/>
            <w:r w:rsidRPr="00DB25C4">
              <w:rPr>
                <w:rFonts w:eastAsia="Calibri" w:cstheme="minorHAnsi"/>
              </w:rPr>
              <w:t>dasar</w:t>
            </w:r>
            <w:proofErr w:type="spellEnd"/>
            <w:r w:rsidRPr="00DB25C4">
              <w:rPr>
                <w:rFonts w:eastAsia="Calibri" w:cstheme="minorHAnsi"/>
              </w:rPr>
              <w:t xml:space="preserve"> </w:t>
            </w:r>
            <w:proofErr w:type="spellStart"/>
            <w:r w:rsidRPr="00DB25C4">
              <w:rPr>
                <w:rFonts w:eastAsia="Calibri" w:cstheme="minorHAnsi"/>
              </w:rPr>
              <w:t>pengembangan</w:t>
            </w:r>
            <w:proofErr w:type="spellEnd"/>
            <w:r w:rsidRPr="00DB25C4">
              <w:rPr>
                <w:rFonts w:eastAsia="Calibri" w:cstheme="minorHAnsi"/>
              </w:rPr>
              <w:t xml:space="preserve"> </w:t>
            </w:r>
            <w:proofErr w:type="spellStart"/>
            <w:r w:rsidRPr="00DB25C4">
              <w:rPr>
                <w:rFonts w:eastAsia="Calibri" w:cstheme="minorHAnsi"/>
              </w:rPr>
              <w:t>kurikulum</w:t>
            </w:r>
            <w:proofErr w:type="spellEnd"/>
            <w:r w:rsidRPr="00DB25C4">
              <w:rPr>
                <w:rFonts w:eastAsia="Calibri" w:cstheme="minorHAnsi"/>
              </w:rPr>
              <w:t xml:space="preserve"> </w:t>
            </w:r>
            <w:proofErr w:type="spellStart"/>
            <w:r w:rsidRPr="00DB25C4">
              <w:rPr>
                <w:rFonts w:eastAsia="Calibri" w:cstheme="minorHAnsi"/>
              </w:rPr>
              <w:t>berbasis</w:t>
            </w:r>
            <w:proofErr w:type="spellEnd"/>
            <w:r w:rsidRPr="00DB25C4">
              <w:rPr>
                <w:rFonts w:eastAsia="Calibri" w:cstheme="minorHAnsi"/>
              </w:rPr>
              <w:t xml:space="preserve"> </w:t>
            </w:r>
            <w:proofErr w:type="spellStart"/>
            <w:r w:rsidRPr="00DB25C4">
              <w:rPr>
                <w:rFonts w:eastAsia="Calibri" w:cstheme="minorHAnsi"/>
              </w:rPr>
              <w:t>ObE</w:t>
            </w:r>
            <w:proofErr w:type="spellEnd"/>
            <w:r w:rsidRPr="00DB25C4">
              <w:rPr>
                <w:rFonts w:eastAsia="Calibri" w:cstheme="minorHAnsi"/>
              </w:rPr>
              <w:t xml:space="preserve"> dan MBKM, </w:t>
            </w:r>
            <w:proofErr w:type="spellStart"/>
            <w:r w:rsidRPr="00DB25C4">
              <w:rPr>
                <w:rFonts w:eastAsia="Calibri" w:cstheme="minorHAnsi"/>
              </w:rPr>
              <w:t>mengalokasikan</w:t>
            </w:r>
            <w:proofErr w:type="spellEnd"/>
            <w:r w:rsidRPr="00DB25C4">
              <w:rPr>
                <w:rFonts w:eastAsia="Calibri" w:cstheme="minorHAnsi"/>
              </w:rPr>
              <w:t xml:space="preserve"> dana yang </w:t>
            </w:r>
            <w:proofErr w:type="spellStart"/>
            <w:r w:rsidRPr="00DB25C4">
              <w:rPr>
                <w:rFonts w:eastAsia="Calibri" w:cstheme="minorHAnsi"/>
              </w:rPr>
              <w:t>cukup</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menyusun</w:t>
            </w:r>
            <w:proofErr w:type="spellEnd"/>
            <w:r w:rsidRPr="00DB25C4">
              <w:rPr>
                <w:rFonts w:eastAsia="Calibri" w:cstheme="minorHAnsi"/>
              </w:rPr>
              <w:t xml:space="preserve"> </w:t>
            </w:r>
            <w:proofErr w:type="spellStart"/>
            <w:r w:rsidRPr="00DB25C4">
              <w:rPr>
                <w:rFonts w:eastAsia="Calibri" w:cstheme="minorHAnsi"/>
              </w:rPr>
              <w:t>kurikulum</w:t>
            </w:r>
            <w:proofErr w:type="spellEnd"/>
            <w:r w:rsidRPr="00DB25C4">
              <w:rPr>
                <w:rFonts w:eastAsia="Calibri" w:cstheme="minorHAnsi"/>
              </w:rPr>
              <w:t xml:space="preserve"> </w:t>
            </w:r>
            <w:proofErr w:type="spellStart"/>
            <w:r w:rsidRPr="00DB25C4">
              <w:rPr>
                <w:rFonts w:eastAsia="Calibri" w:cstheme="minorHAnsi"/>
              </w:rPr>
              <w:t>berbasis</w:t>
            </w:r>
            <w:proofErr w:type="spellEnd"/>
            <w:r w:rsidRPr="00DB25C4">
              <w:rPr>
                <w:rFonts w:eastAsia="Calibri" w:cstheme="minorHAnsi"/>
              </w:rPr>
              <w:t xml:space="preserve"> </w:t>
            </w:r>
            <w:proofErr w:type="spellStart"/>
            <w:r w:rsidRPr="00DB25C4">
              <w:rPr>
                <w:rFonts w:eastAsia="Calibri" w:cstheme="minorHAnsi"/>
              </w:rPr>
              <w:t>ObE</w:t>
            </w:r>
            <w:proofErr w:type="spellEnd"/>
            <w:r w:rsidRPr="00DB25C4">
              <w:rPr>
                <w:rFonts w:eastAsia="Calibri" w:cstheme="minorHAnsi"/>
              </w:rPr>
              <w:t xml:space="preserve"> dan MBKM, </w:t>
            </w:r>
            <w:proofErr w:type="spellStart"/>
            <w:r w:rsidRPr="00DB25C4">
              <w:rPr>
                <w:rFonts w:eastAsia="Calibri" w:cstheme="minorHAnsi"/>
              </w:rPr>
              <w:t>serta</w:t>
            </w:r>
            <w:proofErr w:type="spellEnd"/>
            <w:r w:rsidRPr="00DB25C4">
              <w:rPr>
                <w:rFonts w:eastAsia="Calibri" w:cstheme="minorHAnsi"/>
              </w:rPr>
              <w:t xml:space="preserve"> </w:t>
            </w:r>
            <w:proofErr w:type="spellStart"/>
            <w:r w:rsidRPr="00DB25C4">
              <w:rPr>
                <w:rFonts w:eastAsia="Calibri" w:cstheme="minorHAnsi"/>
              </w:rPr>
              <w:t>melakukan</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dan </w:t>
            </w:r>
            <w:proofErr w:type="spellStart"/>
            <w:r w:rsidRPr="00DB25C4">
              <w:rPr>
                <w:rFonts w:eastAsia="Calibri" w:cstheme="minorHAnsi"/>
              </w:rPr>
              <w:t>konsistensi</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kurikulum</w:t>
            </w:r>
            <w:proofErr w:type="spellEnd"/>
            <w:r w:rsidRPr="00DB25C4">
              <w:rPr>
                <w:rFonts w:eastAsia="Calibri" w:cstheme="minorHAnsi"/>
              </w:rPr>
              <w:t xml:space="preserve"> yang </w:t>
            </w:r>
            <w:proofErr w:type="spellStart"/>
            <w:r w:rsidRPr="00DB25C4">
              <w:rPr>
                <w:rFonts w:eastAsia="Calibri" w:cstheme="minorHAnsi"/>
              </w:rPr>
              <w:t>terus</w:t>
            </w:r>
            <w:proofErr w:type="spellEnd"/>
            <w:r w:rsidRPr="00DB25C4">
              <w:rPr>
                <w:rFonts w:eastAsia="Calibri" w:cstheme="minorHAnsi"/>
              </w:rPr>
              <w:t xml:space="preserve"> </w:t>
            </w:r>
            <w:proofErr w:type="spellStart"/>
            <w:r w:rsidRPr="00DB25C4">
              <w:rPr>
                <w:rFonts w:eastAsia="Calibri" w:cstheme="minorHAnsi"/>
              </w:rPr>
              <w:t>berkembang</w:t>
            </w:r>
            <w:proofErr w:type="spellEnd"/>
            <w:r w:rsidRPr="00DB25C4">
              <w:rPr>
                <w:rFonts w:eastAsia="Calibri" w:cstheme="minorHAnsi"/>
              </w:rPr>
              <w:t xml:space="preserve">. </w:t>
            </w:r>
          </w:p>
          <w:p w14:paraId="0B052932" w14:textId="77777777" w:rsidR="0076297E" w:rsidRPr="00DB25C4" w:rsidRDefault="0076297E" w:rsidP="00687314">
            <w:pPr>
              <w:spacing w:after="0" w:line="240" w:lineRule="auto"/>
              <w:rPr>
                <w:rFonts w:eastAsia="Calibri" w:cstheme="minorHAnsi"/>
              </w:rPr>
            </w:pPr>
          </w:p>
          <w:p w14:paraId="600A1570" w14:textId="77777777" w:rsidR="0076297E" w:rsidRPr="00DB25C4" w:rsidRDefault="0076297E" w:rsidP="00687314">
            <w:pPr>
              <w:spacing w:after="0" w:line="240" w:lineRule="auto"/>
              <w:rPr>
                <w:rFonts w:eastAsia="Calibri" w:cstheme="minorHAnsi"/>
              </w:rPr>
            </w:pPr>
            <w:proofErr w:type="spellStart"/>
            <w:r w:rsidRPr="00DB25C4">
              <w:rPr>
                <w:rFonts w:eastAsia="Calibri" w:cstheme="minorHAnsi"/>
              </w:rPr>
              <w:t>Alokasi</w:t>
            </w:r>
            <w:proofErr w:type="spellEnd"/>
            <w:r w:rsidRPr="00DB25C4">
              <w:rPr>
                <w:rFonts w:eastAsia="Calibri" w:cstheme="minorHAnsi"/>
              </w:rPr>
              <w:t xml:space="preserve"> dana yang </w:t>
            </w:r>
            <w:proofErr w:type="spellStart"/>
            <w:r w:rsidRPr="00DB25C4">
              <w:rPr>
                <w:rFonts w:eastAsia="Calibri" w:cstheme="minorHAnsi"/>
              </w:rPr>
              <w:t>cukup</w:t>
            </w:r>
            <w:proofErr w:type="spellEnd"/>
            <w:r w:rsidRPr="00DB25C4">
              <w:rPr>
                <w:rFonts w:eastAsia="Calibri" w:cstheme="minorHAnsi"/>
              </w:rPr>
              <w:t xml:space="preserve"> </w:t>
            </w:r>
            <w:proofErr w:type="spellStart"/>
            <w:r w:rsidRPr="00DB25C4">
              <w:rPr>
                <w:rFonts w:eastAsia="Calibri" w:cstheme="minorHAnsi"/>
              </w:rPr>
              <w:t>diperlukan</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menyusun</w:t>
            </w:r>
            <w:proofErr w:type="spellEnd"/>
            <w:r w:rsidRPr="00DB25C4">
              <w:rPr>
                <w:rFonts w:eastAsia="Calibri" w:cstheme="minorHAnsi"/>
              </w:rPr>
              <w:t xml:space="preserve"> </w:t>
            </w:r>
            <w:proofErr w:type="spellStart"/>
            <w:r w:rsidRPr="00DB25C4">
              <w:rPr>
                <w:rFonts w:eastAsia="Calibri" w:cstheme="minorHAnsi"/>
              </w:rPr>
              <w:t>kurikulum</w:t>
            </w:r>
            <w:proofErr w:type="spellEnd"/>
            <w:r w:rsidRPr="00DB25C4">
              <w:rPr>
                <w:rFonts w:eastAsia="Calibri" w:cstheme="minorHAnsi"/>
              </w:rPr>
              <w:t xml:space="preserve"> </w:t>
            </w:r>
            <w:proofErr w:type="spellStart"/>
            <w:r w:rsidRPr="00DB25C4">
              <w:rPr>
                <w:rFonts w:eastAsia="Calibri" w:cstheme="minorHAnsi"/>
              </w:rPr>
              <w:t>berbasis</w:t>
            </w:r>
            <w:proofErr w:type="spellEnd"/>
            <w:r w:rsidRPr="00DB25C4">
              <w:rPr>
                <w:rFonts w:eastAsia="Calibri" w:cstheme="minorHAnsi"/>
              </w:rPr>
              <w:t xml:space="preserve"> </w:t>
            </w:r>
            <w:proofErr w:type="spellStart"/>
            <w:r w:rsidRPr="00DB25C4">
              <w:rPr>
                <w:rFonts w:eastAsia="Calibri" w:cstheme="minorHAnsi"/>
              </w:rPr>
              <w:t>ObE</w:t>
            </w:r>
            <w:proofErr w:type="spellEnd"/>
            <w:r w:rsidRPr="00DB25C4">
              <w:rPr>
                <w:rFonts w:eastAsia="Calibri" w:cstheme="minorHAnsi"/>
              </w:rPr>
              <w:t xml:space="preserve"> dan MBKM </w:t>
            </w:r>
            <w:proofErr w:type="spellStart"/>
            <w:r w:rsidRPr="00DB25C4">
              <w:rPr>
                <w:rFonts w:eastAsia="Calibri" w:cstheme="minorHAnsi"/>
              </w:rPr>
              <w:t>karena</w:t>
            </w:r>
            <w:proofErr w:type="spellEnd"/>
            <w:r w:rsidRPr="00DB25C4">
              <w:rPr>
                <w:rFonts w:eastAsia="Calibri" w:cstheme="minorHAnsi"/>
              </w:rPr>
              <w:t xml:space="preserve"> </w:t>
            </w:r>
            <w:proofErr w:type="spellStart"/>
            <w:r w:rsidRPr="00DB25C4">
              <w:rPr>
                <w:rFonts w:eastAsia="Calibri" w:cstheme="minorHAnsi"/>
              </w:rPr>
              <w:t>memerlukan</w:t>
            </w:r>
            <w:proofErr w:type="spellEnd"/>
            <w:r w:rsidRPr="00DB25C4">
              <w:rPr>
                <w:rFonts w:eastAsia="Calibri" w:cstheme="minorHAnsi"/>
              </w:rPr>
              <w:t xml:space="preserve"> </w:t>
            </w:r>
            <w:proofErr w:type="spellStart"/>
            <w:r w:rsidRPr="00DB25C4">
              <w:rPr>
                <w:rFonts w:eastAsia="Calibri" w:cstheme="minorHAnsi"/>
              </w:rPr>
              <w:t>waktu</w:t>
            </w:r>
            <w:proofErr w:type="spellEnd"/>
            <w:r w:rsidRPr="00DB25C4">
              <w:rPr>
                <w:rFonts w:eastAsia="Calibri" w:cstheme="minorHAnsi"/>
              </w:rPr>
              <w:t xml:space="preserve"> dan </w:t>
            </w:r>
            <w:proofErr w:type="spellStart"/>
            <w:r w:rsidRPr="00DB25C4">
              <w:rPr>
                <w:rFonts w:eastAsia="Calibri" w:cstheme="minorHAnsi"/>
              </w:rPr>
              <w:t>tenaga</w:t>
            </w:r>
            <w:proofErr w:type="spellEnd"/>
            <w:r w:rsidRPr="00DB25C4">
              <w:rPr>
                <w:rFonts w:eastAsia="Calibri" w:cstheme="minorHAnsi"/>
              </w:rPr>
              <w:t xml:space="preserve"> yang </w:t>
            </w:r>
            <w:proofErr w:type="spellStart"/>
            <w:r w:rsidRPr="00DB25C4">
              <w:rPr>
                <w:rFonts w:eastAsia="Calibri" w:cstheme="minorHAnsi"/>
              </w:rPr>
              <w:t>cukup</w:t>
            </w:r>
            <w:proofErr w:type="spellEnd"/>
            <w:r w:rsidRPr="00DB25C4">
              <w:rPr>
                <w:rFonts w:eastAsia="Calibri" w:cstheme="minorHAnsi"/>
              </w:rPr>
              <w:t xml:space="preserve"> </w:t>
            </w:r>
            <w:proofErr w:type="spellStart"/>
            <w:r w:rsidRPr="00DB25C4">
              <w:rPr>
                <w:rFonts w:eastAsia="Calibri" w:cstheme="minorHAnsi"/>
              </w:rPr>
              <w:t>banyak</w:t>
            </w:r>
            <w:proofErr w:type="spellEnd"/>
            <w:r w:rsidRPr="00DB25C4">
              <w:rPr>
                <w:rFonts w:eastAsia="Calibri" w:cstheme="minorHAnsi"/>
              </w:rPr>
              <w:t xml:space="preserve">. </w:t>
            </w:r>
            <w:proofErr w:type="spellStart"/>
            <w:r w:rsidRPr="00DB25C4">
              <w:rPr>
                <w:rFonts w:eastAsia="Calibri" w:cstheme="minorHAnsi"/>
              </w:rPr>
              <w:t>Selain</w:t>
            </w:r>
            <w:proofErr w:type="spellEnd"/>
            <w:r w:rsidRPr="00DB25C4">
              <w:rPr>
                <w:rFonts w:eastAsia="Calibri" w:cstheme="minorHAnsi"/>
              </w:rPr>
              <w:t xml:space="preserve"> </w:t>
            </w:r>
            <w:proofErr w:type="spellStart"/>
            <w:r w:rsidRPr="00DB25C4">
              <w:rPr>
                <w:rFonts w:eastAsia="Calibri" w:cstheme="minorHAnsi"/>
              </w:rPr>
              <w:t>itu</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dan </w:t>
            </w:r>
            <w:proofErr w:type="spellStart"/>
            <w:r w:rsidRPr="00DB25C4">
              <w:rPr>
                <w:rFonts w:eastAsia="Calibri" w:cstheme="minorHAnsi"/>
              </w:rPr>
              <w:t>konsistensi</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kurikulum</w:t>
            </w:r>
            <w:proofErr w:type="spellEnd"/>
            <w:r w:rsidRPr="00DB25C4">
              <w:rPr>
                <w:rFonts w:eastAsia="Calibri" w:cstheme="minorHAnsi"/>
              </w:rPr>
              <w:t xml:space="preserve"> yang </w:t>
            </w:r>
            <w:proofErr w:type="spellStart"/>
            <w:r w:rsidRPr="00DB25C4">
              <w:rPr>
                <w:rFonts w:eastAsia="Calibri" w:cstheme="minorHAnsi"/>
              </w:rPr>
              <w:t>terus</w:t>
            </w:r>
            <w:proofErr w:type="spellEnd"/>
            <w:r w:rsidRPr="00DB25C4">
              <w:rPr>
                <w:rFonts w:eastAsia="Calibri" w:cstheme="minorHAnsi"/>
              </w:rPr>
              <w:t xml:space="preserve"> </w:t>
            </w:r>
            <w:proofErr w:type="spellStart"/>
            <w:r w:rsidRPr="00DB25C4">
              <w:rPr>
                <w:rFonts w:eastAsia="Calibri" w:cstheme="minorHAnsi"/>
              </w:rPr>
              <w:t>berkembang</w:t>
            </w:r>
            <w:proofErr w:type="spellEnd"/>
            <w:r w:rsidRPr="00DB25C4">
              <w:rPr>
                <w:rFonts w:eastAsia="Calibri" w:cstheme="minorHAnsi"/>
              </w:rPr>
              <w:t xml:space="preserve"> juga sangat </w:t>
            </w:r>
            <w:proofErr w:type="spellStart"/>
            <w:r w:rsidRPr="00DB25C4">
              <w:rPr>
                <w:rFonts w:eastAsia="Calibri" w:cstheme="minorHAnsi"/>
              </w:rPr>
              <w:t>penting</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memastikan</w:t>
            </w:r>
            <w:proofErr w:type="spellEnd"/>
            <w:r w:rsidRPr="00DB25C4">
              <w:rPr>
                <w:rFonts w:eastAsia="Calibri" w:cstheme="minorHAnsi"/>
              </w:rPr>
              <w:t xml:space="preserve"> </w:t>
            </w:r>
            <w:proofErr w:type="spellStart"/>
            <w:r w:rsidRPr="00DB25C4">
              <w:rPr>
                <w:rFonts w:eastAsia="Calibri" w:cstheme="minorHAnsi"/>
              </w:rPr>
              <w:t>kurikulum</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terus</w:t>
            </w:r>
            <w:proofErr w:type="spellEnd"/>
            <w:r w:rsidRPr="00DB25C4">
              <w:rPr>
                <w:rFonts w:eastAsia="Calibri" w:cstheme="minorHAnsi"/>
              </w:rPr>
              <w:t xml:space="preserve"> </w:t>
            </w:r>
            <w:proofErr w:type="spellStart"/>
            <w:r w:rsidRPr="00DB25C4">
              <w:rPr>
                <w:rFonts w:eastAsia="Calibri" w:cstheme="minorHAnsi"/>
              </w:rPr>
              <w:t>disesuaikan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kebutuhan</w:t>
            </w:r>
            <w:proofErr w:type="spellEnd"/>
            <w:r w:rsidRPr="00DB25C4">
              <w:rPr>
                <w:rFonts w:eastAsia="Calibri" w:cstheme="minorHAnsi"/>
              </w:rPr>
              <w:t xml:space="preserve"> dan </w:t>
            </w:r>
            <w:proofErr w:type="spellStart"/>
            <w:r w:rsidRPr="00DB25C4">
              <w:rPr>
                <w:rFonts w:eastAsia="Calibri" w:cstheme="minorHAnsi"/>
              </w:rPr>
              <w:t>perkembangan</w:t>
            </w:r>
            <w:proofErr w:type="spellEnd"/>
            <w:r w:rsidRPr="00DB25C4">
              <w:rPr>
                <w:rFonts w:eastAsia="Calibri" w:cstheme="minorHAnsi"/>
              </w:rPr>
              <w:t xml:space="preserve"> zaman.</w:t>
            </w:r>
          </w:p>
        </w:tc>
      </w:tr>
      <w:tr w:rsidR="0076297E" w:rsidRPr="00DB25C4" w14:paraId="4366AD75" w14:textId="77777777" w:rsidTr="00CD4E67">
        <w:trPr>
          <w:trHeight w:val="300"/>
        </w:trPr>
        <w:tc>
          <w:tcPr>
            <w:tcW w:w="520" w:type="dxa"/>
            <w:tcBorders>
              <w:top w:val="single" w:sz="8" w:space="0" w:color="auto"/>
              <w:left w:val="single" w:sz="8" w:space="0" w:color="auto"/>
              <w:bottom w:val="single" w:sz="8" w:space="0" w:color="auto"/>
              <w:right w:val="single" w:sz="8" w:space="0" w:color="auto"/>
            </w:tcBorders>
            <w:tcMar>
              <w:left w:w="108" w:type="dxa"/>
              <w:right w:w="108" w:type="dxa"/>
            </w:tcMar>
          </w:tcPr>
          <w:p w14:paraId="646CC963" w14:textId="77777777" w:rsidR="0076297E" w:rsidRPr="00DB25C4" w:rsidRDefault="0076297E" w:rsidP="00687314">
            <w:pPr>
              <w:spacing w:after="0" w:line="240" w:lineRule="auto"/>
              <w:rPr>
                <w:rFonts w:eastAsia="Calibri" w:cstheme="minorHAnsi"/>
              </w:rPr>
            </w:pPr>
            <w:r w:rsidRPr="00DB25C4">
              <w:rPr>
                <w:rFonts w:eastAsia="Calibri" w:cstheme="minorHAnsi"/>
              </w:rPr>
              <w:t>2</w:t>
            </w:r>
          </w:p>
        </w:tc>
        <w:tc>
          <w:tcPr>
            <w:tcW w:w="3034" w:type="dxa"/>
            <w:tcBorders>
              <w:top w:val="single" w:sz="8" w:space="0" w:color="auto"/>
              <w:left w:val="single" w:sz="8" w:space="0" w:color="auto"/>
              <w:bottom w:val="single" w:sz="8" w:space="0" w:color="auto"/>
              <w:right w:val="single" w:sz="8" w:space="0" w:color="auto"/>
            </w:tcBorders>
            <w:tcMar>
              <w:left w:w="108" w:type="dxa"/>
              <w:right w:w="108" w:type="dxa"/>
            </w:tcMar>
          </w:tcPr>
          <w:p w14:paraId="3C76C9A2" w14:textId="77777777" w:rsidR="0076297E" w:rsidRPr="00DB25C4" w:rsidRDefault="0076297E" w:rsidP="00687314">
            <w:pPr>
              <w:spacing w:after="0" w:line="240" w:lineRule="auto"/>
              <w:rPr>
                <w:rFonts w:eastAsia="Calibri" w:cstheme="minorHAnsi"/>
              </w:rPr>
            </w:pPr>
            <w:proofErr w:type="spellStart"/>
            <w:r w:rsidRPr="00DB25C4">
              <w:rPr>
                <w:rFonts w:eastAsia="Calibri" w:cstheme="minorHAnsi"/>
              </w:rPr>
              <w:t>Kebijakan</w:t>
            </w:r>
            <w:proofErr w:type="spellEnd"/>
            <w:r w:rsidRPr="00DB25C4">
              <w:rPr>
                <w:rFonts w:eastAsia="Calibri" w:cstheme="minorHAnsi"/>
              </w:rPr>
              <w:t xml:space="preserve"> Merdeka </w:t>
            </w:r>
            <w:proofErr w:type="spellStart"/>
            <w:r w:rsidRPr="00DB25C4">
              <w:rPr>
                <w:rFonts w:eastAsia="Calibri" w:cstheme="minorHAnsi"/>
              </w:rPr>
              <w:t>Belajar</w:t>
            </w:r>
            <w:proofErr w:type="spellEnd"/>
            <w:r w:rsidRPr="00DB25C4">
              <w:rPr>
                <w:rFonts w:eastAsia="Calibri" w:cstheme="minorHAnsi"/>
              </w:rPr>
              <w:t xml:space="preserve"> </w:t>
            </w:r>
            <w:proofErr w:type="spellStart"/>
            <w:r w:rsidRPr="00DB25C4">
              <w:rPr>
                <w:rFonts w:eastAsia="Calibri" w:cstheme="minorHAnsi"/>
              </w:rPr>
              <w:t>Kampus</w:t>
            </w:r>
            <w:proofErr w:type="spellEnd"/>
            <w:r w:rsidRPr="00DB25C4">
              <w:rPr>
                <w:rFonts w:eastAsia="Calibri" w:cstheme="minorHAnsi"/>
              </w:rPr>
              <w:t xml:space="preserve"> Merdeka </w:t>
            </w:r>
          </w:p>
        </w:tc>
        <w:tc>
          <w:tcPr>
            <w:tcW w:w="5461" w:type="dxa"/>
            <w:tcBorders>
              <w:top w:val="single" w:sz="8" w:space="0" w:color="auto"/>
              <w:left w:val="single" w:sz="8" w:space="0" w:color="auto"/>
              <w:bottom w:val="single" w:sz="8" w:space="0" w:color="auto"/>
              <w:right w:val="single" w:sz="8" w:space="0" w:color="auto"/>
            </w:tcBorders>
            <w:tcMar>
              <w:left w:w="108" w:type="dxa"/>
              <w:right w:w="108" w:type="dxa"/>
            </w:tcMar>
          </w:tcPr>
          <w:p w14:paraId="3422308E" w14:textId="77777777" w:rsidR="0076297E" w:rsidRPr="00DB25C4" w:rsidRDefault="0076297E" w:rsidP="00687314">
            <w:pPr>
              <w:spacing w:after="0" w:line="240" w:lineRule="auto"/>
              <w:rPr>
                <w:rFonts w:eastAsia="Calibri" w:cstheme="minorHAnsi"/>
              </w:rPr>
            </w:pPr>
            <w:proofErr w:type="spellStart"/>
            <w:r w:rsidRPr="00DB25C4">
              <w:rPr>
                <w:rFonts w:eastAsia="Calibri" w:cstheme="minorHAnsi"/>
              </w:rPr>
              <w:t>Mendorong</w:t>
            </w:r>
            <w:proofErr w:type="spellEnd"/>
            <w:r w:rsidRPr="00DB25C4">
              <w:rPr>
                <w:rFonts w:eastAsia="Calibri" w:cstheme="minorHAnsi"/>
              </w:rPr>
              <w:t xml:space="preserve"> </w:t>
            </w:r>
            <w:proofErr w:type="spellStart"/>
            <w:r w:rsidRPr="00DB25C4">
              <w:rPr>
                <w:rFonts w:eastAsia="Calibri" w:cstheme="minorHAnsi"/>
              </w:rPr>
              <w:t>terlaksananya</w:t>
            </w:r>
            <w:proofErr w:type="spellEnd"/>
            <w:r w:rsidRPr="00DB25C4">
              <w:rPr>
                <w:rFonts w:eastAsia="Calibri" w:cstheme="minorHAnsi"/>
              </w:rPr>
              <w:t xml:space="preserve"> </w:t>
            </w:r>
            <w:proofErr w:type="spellStart"/>
            <w:r w:rsidRPr="00DB25C4">
              <w:rPr>
                <w:rFonts w:eastAsia="Calibri" w:cstheme="minorHAnsi"/>
              </w:rPr>
              <w:t>kebijakan</w:t>
            </w:r>
            <w:proofErr w:type="spellEnd"/>
            <w:r w:rsidRPr="00DB25C4">
              <w:rPr>
                <w:rFonts w:eastAsia="Calibri" w:cstheme="minorHAnsi"/>
              </w:rPr>
              <w:t xml:space="preserve"> Merdeka </w:t>
            </w:r>
            <w:proofErr w:type="spellStart"/>
            <w:r w:rsidRPr="00DB25C4">
              <w:rPr>
                <w:rFonts w:eastAsia="Calibri" w:cstheme="minorHAnsi"/>
              </w:rPr>
              <w:t>Belajar-Kampus</w:t>
            </w:r>
            <w:proofErr w:type="spellEnd"/>
            <w:r w:rsidRPr="00DB25C4">
              <w:rPr>
                <w:rFonts w:eastAsia="Calibri" w:cstheme="minorHAnsi"/>
              </w:rPr>
              <w:t xml:space="preserve"> Merdeka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memberikan</w:t>
            </w:r>
            <w:proofErr w:type="spellEnd"/>
            <w:r w:rsidRPr="00DB25C4">
              <w:rPr>
                <w:rFonts w:eastAsia="Calibri" w:cstheme="minorHAnsi"/>
              </w:rPr>
              <w:t xml:space="preserve"> </w:t>
            </w:r>
            <w:proofErr w:type="spellStart"/>
            <w:r w:rsidRPr="00DB25C4">
              <w:rPr>
                <w:rFonts w:eastAsia="Calibri" w:cstheme="minorHAnsi"/>
              </w:rPr>
              <w:t>kesempatan</w:t>
            </w:r>
            <w:proofErr w:type="spellEnd"/>
            <w:r w:rsidRPr="00DB25C4">
              <w:rPr>
                <w:rFonts w:eastAsia="Calibri" w:cstheme="minorHAnsi"/>
              </w:rPr>
              <w:t xml:space="preserve"> </w:t>
            </w:r>
            <w:proofErr w:type="spellStart"/>
            <w:r w:rsidRPr="00DB25C4">
              <w:rPr>
                <w:rFonts w:eastAsia="Calibri" w:cstheme="minorHAnsi"/>
              </w:rPr>
              <w:t>kepada</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mengeksplorasi</w:t>
            </w:r>
            <w:proofErr w:type="spellEnd"/>
            <w:r w:rsidRPr="00DB25C4">
              <w:rPr>
                <w:rFonts w:eastAsia="Calibri" w:cstheme="minorHAnsi"/>
              </w:rPr>
              <w:t xml:space="preserve"> </w:t>
            </w:r>
            <w:proofErr w:type="spellStart"/>
            <w:r w:rsidRPr="00DB25C4">
              <w:rPr>
                <w:rFonts w:eastAsia="Calibri" w:cstheme="minorHAnsi"/>
              </w:rPr>
              <w:t>minat</w:t>
            </w:r>
            <w:proofErr w:type="spellEnd"/>
            <w:r w:rsidRPr="00DB25C4">
              <w:rPr>
                <w:rFonts w:eastAsia="Calibri" w:cstheme="minorHAnsi"/>
              </w:rPr>
              <w:t xml:space="preserve"> dan </w:t>
            </w:r>
            <w:proofErr w:type="spellStart"/>
            <w:r w:rsidRPr="00DB25C4">
              <w:rPr>
                <w:rFonts w:eastAsia="Calibri" w:cstheme="minorHAnsi"/>
              </w:rPr>
              <w:t>bakat</w:t>
            </w:r>
            <w:proofErr w:type="spellEnd"/>
            <w:r w:rsidRPr="00DB25C4">
              <w:rPr>
                <w:rFonts w:eastAsia="Calibri" w:cstheme="minorHAnsi"/>
              </w:rPr>
              <w:t xml:space="preserve"> </w:t>
            </w:r>
            <w:proofErr w:type="spellStart"/>
            <w:r w:rsidRPr="00DB25C4">
              <w:rPr>
                <w:rFonts w:eastAsia="Calibri" w:cstheme="minorHAnsi"/>
              </w:rPr>
              <w:t>mereka</w:t>
            </w:r>
            <w:proofErr w:type="spellEnd"/>
            <w:r w:rsidRPr="00DB25C4">
              <w:rPr>
                <w:rFonts w:eastAsia="Calibri" w:cstheme="minorHAnsi"/>
              </w:rPr>
              <w:t xml:space="preserve">, </w:t>
            </w:r>
            <w:proofErr w:type="spellStart"/>
            <w:r w:rsidRPr="00DB25C4">
              <w:rPr>
                <w:rFonts w:eastAsia="Calibri" w:cstheme="minorHAnsi"/>
              </w:rPr>
              <w:t>serta</w:t>
            </w:r>
            <w:proofErr w:type="spellEnd"/>
            <w:r w:rsidRPr="00DB25C4">
              <w:rPr>
                <w:rFonts w:eastAsia="Calibri" w:cstheme="minorHAnsi"/>
              </w:rPr>
              <w:t xml:space="preserve"> </w:t>
            </w:r>
            <w:proofErr w:type="spellStart"/>
            <w:r w:rsidRPr="00DB25C4">
              <w:rPr>
                <w:rFonts w:eastAsia="Calibri" w:cstheme="minorHAnsi"/>
              </w:rPr>
              <w:t>terlibatnya</w:t>
            </w:r>
            <w:proofErr w:type="spellEnd"/>
            <w:r w:rsidRPr="00DB25C4">
              <w:rPr>
                <w:rFonts w:eastAsia="Calibri" w:cstheme="minorHAnsi"/>
              </w:rPr>
              <w:t xml:space="preserve"> </w:t>
            </w:r>
            <w:proofErr w:type="spellStart"/>
            <w:r w:rsidRPr="00DB25C4">
              <w:rPr>
                <w:rFonts w:eastAsia="Calibri" w:cstheme="minorHAnsi"/>
              </w:rPr>
              <w:t>semua</w:t>
            </w:r>
            <w:proofErr w:type="spellEnd"/>
            <w:r w:rsidRPr="00DB25C4">
              <w:rPr>
                <w:rFonts w:eastAsia="Calibri" w:cstheme="minorHAnsi"/>
              </w:rPr>
              <w:t xml:space="preserve"> </w:t>
            </w:r>
            <w:proofErr w:type="spellStart"/>
            <w:r w:rsidRPr="00DB25C4">
              <w:rPr>
                <w:rFonts w:eastAsia="Calibri" w:cstheme="minorHAnsi"/>
              </w:rPr>
              <w:t>pihak</w:t>
            </w:r>
            <w:proofErr w:type="spellEnd"/>
            <w:r w:rsidRPr="00DB25C4">
              <w:rPr>
                <w:rFonts w:eastAsia="Calibri" w:cstheme="minorHAnsi"/>
              </w:rPr>
              <w:t xml:space="preserve"> </w:t>
            </w:r>
            <w:proofErr w:type="spellStart"/>
            <w:r w:rsidRPr="00DB25C4">
              <w:rPr>
                <w:rFonts w:eastAsia="Calibri" w:cstheme="minorHAnsi"/>
              </w:rPr>
              <w:t>berkepentingan</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penyusunan</w:t>
            </w:r>
            <w:proofErr w:type="spellEnd"/>
            <w:r w:rsidRPr="00DB25C4">
              <w:rPr>
                <w:rFonts w:eastAsia="Calibri" w:cstheme="minorHAnsi"/>
              </w:rPr>
              <w:t xml:space="preserve"> </w:t>
            </w:r>
            <w:proofErr w:type="spellStart"/>
            <w:r w:rsidRPr="00DB25C4">
              <w:rPr>
                <w:rFonts w:eastAsia="Calibri" w:cstheme="minorHAnsi"/>
              </w:rPr>
              <w:t>kurikulum</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memastikan</w:t>
            </w:r>
            <w:proofErr w:type="spellEnd"/>
            <w:r w:rsidRPr="00DB25C4">
              <w:rPr>
                <w:rFonts w:eastAsia="Calibri" w:cstheme="minorHAnsi"/>
              </w:rPr>
              <w:t xml:space="preserve"> </w:t>
            </w:r>
            <w:proofErr w:type="spellStart"/>
            <w:r w:rsidRPr="00DB25C4">
              <w:rPr>
                <w:rFonts w:eastAsia="Calibri" w:cstheme="minorHAnsi"/>
              </w:rPr>
              <w:t>pengembangan</w:t>
            </w:r>
            <w:proofErr w:type="spellEnd"/>
            <w:r w:rsidRPr="00DB25C4">
              <w:rPr>
                <w:rFonts w:eastAsia="Calibri" w:cstheme="minorHAnsi"/>
              </w:rPr>
              <w:t xml:space="preserve"> </w:t>
            </w:r>
            <w:proofErr w:type="spellStart"/>
            <w:r w:rsidRPr="00DB25C4">
              <w:rPr>
                <w:rFonts w:eastAsia="Calibri" w:cstheme="minorHAnsi"/>
              </w:rPr>
              <w:t>kurikulum</w:t>
            </w:r>
            <w:proofErr w:type="spellEnd"/>
            <w:r w:rsidRPr="00DB25C4">
              <w:rPr>
                <w:rFonts w:eastAsia="Calibri" w:cstheme="minorHAnsi"/>
              </w:rPr>
              <w:t xml:space="preserve"> </w:t>
            </w:r>
            <w:proofErr w:type="spellStart"/>
            <w:r w:rsidRPr="00DB25C4">
              <w:rPr>
                <w:rFonts w:eastAsia="Calibri" w:cstheme="minorHAnsi"/>
              </w:rPr>
              <w:t>sesuai</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kebutuhan</w:t>
            </w:r>
            <w:proofErr w:type="spellEnd"/>
            <w:r w:rsidRPr="00DB25C4">
              <w:rPr>
                <w:rFonts w:eastAsia="Calibri" w:cstheme="minorHAnsi"/>
              </w:rPr>
              <w:t xml:space="preserve"> dan </w:t>
            </w:r>
            <w:proofErr w:type="spellStart"/>
            <w:r w:rsidRPr="00DB25C4">
              <w:rPr>
                <w:rFonts w:eastAsia="Calibri" w:cstheme="minorHAnsi"/>
              </w:rPr>
              <w:t>perkembangan</w:t>
            </w:r>
            <w:proofErr w:type="spellEnd"/>
            <w:r w:rsidRPr="00DB25C4">
              <w:rPr>
                <w:rFonts w:eastAsia="Calibri" w:cstheme="minorHAnsi"/>
              </w:rPr>
              <w:t xml:space="preserve"> zaman. </w:t>
            </w:r>
          </w:p>
          <w:p w14:paraId="1EAD9639" w14:textId="77777777" w:rsidR="0076297E" w:rsidRPr="00DB25C4" w:rsidRDefault="0076297E" w:rsidP="00687314">
            <w:pPr>
              <w:spacing w:after="0" w:line="240" w:lineRule="auto"/>
              <w:rPr>
                <w:rFonts w:eastAsia="Calibri" w:cstheme="minorHAnsi"/>
              </w:rPr>
            </w:pPr>
          </w:p>
          <w:p w14:paraId="0468CBFF" w14:textId="77777777" w:rsidR="0076297E" w:rsidRPr="00DB25C4" w:rsidRDefault="0076297E" w:rsidP="00687314">
            <w:pPr>
              <w:spacing w:after="0" w:line="240" w:lineRule="auto"/>
              <w:rPr>
                <w:rFonts w:eastAsia="Calibri" w:cstheme="minorHAnsi"/>
              </w:rPr>
            </w:pPr>
            <w:r w:rsidRPr="00DB25C4">
              <w:rPr>
                <w:rFonts w:eastAsia="Calibri" w:cstheme="minorHAnsi"/>
              </w:rPr>
              <w:t xml:space="preserve">Program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motivasi</w:t>
            </w:r>
            <w:proofErr w:type="spellEnd"/>
            <w:r w:rsidRPr="00DB25C4">
              <w:rPr>
                <w:rFonts w:eastAsia="Calibri" w:cstheme="minorHAnsi"/>
              </w:rPr>
              <w:t xml:space="preserve"> dan </w:t>
            </w:r>
            <w:proofErr w:type="spellStart"/>
            <w:r w:rsidRPr="00DB25C4">
              <w:rPr>
                <w:rFonts w:eastAsia="Calibri" w:cstheme="minorHAnsi"/>
              </w:rPr>
              <w:t>kualitas</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w:t>
            </w:r>
            <w:proofErr w:type="spellStart"/>
            <w:r w:rsidRPr="00DB25C4">
              <w:rPr>
                <w:rFonts w:eastAsia="Calibri" w:cstheme="minorHAnsi"/>
              </w:rPr>
              <w:t>Terlibatnya</w:t>
            </w:r>
            <w:proofErr w:type="spellEnd"/>
            <w:r w:rsidRPr="00DB25C4">
              <w:rPr>
                <w:rFonts w:eastAsia="Calibri" w:cstheme="minorHAnsi"/>
              </w:rPr>
              <w:t xml:space="preserve"> </w:t>
            </w:r>
            <w:proofErr w:type="spellStart"/>
            <w:r w:rsidRPr="00DB25C4">
              <w:rPr>
                <w:rFonts w:eastAsia="Calibri" w:cstheme="minorHAnsi"/>
              </w:rPr>
              <w:t>semua</w:t>
            </w:r>
            <w:proofErr w:type="spellEnd"/>
            <w:r w:rsidRPr="00DB25C4">
              <w:rPr>
                <w:rFonts w:eastAsia="Calibri" w:cstheme="minorHAnsi"/>
              </w:rPr>
              <w:t xml:space="preserve"> </w:t>
            </w:r>
            <w:proofErr w:type="spellStart"/>
            <w:r w:rsidRPr="00DB25C4">
              <w:rPr>
                <w:rFonts w:eastAsia="Calibri" w:cstheme="minorHAnsi"/>
              </w:rPr>
              <w:t>pihak</w:t>
            </w:r>
            <w:proofErr w:type="spellEnd"/>
            <w:r w:rsidRPr="00DB25C4">
              <w:rPr>
                <w:rFonts w:eastAsia="Calibri" w:cstheme="minorHAnsi"/>
              </w:rPr>
              <w:t xml:space="preserve"> </w:t>
            </w:r>
            <w:proofErr w:type="spellStart"/>
            <w:r w:rsidRPr="00DB25C4">
              <w:rPr>
                <w:rFonts w:eastAsia="Calibri" w:cstheme="minorHAnsi"/>
              </w:rPr>
              <w:t>berkepentingan</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penyusunan</w:t>
            </w:r>
            <w:proofErr w:type="spellEnd"/>
            <w:r w:rsidRPr="00DB25C4">
              <w:rPr>
                <w:rFonts w:eastAsia="Calibri" w:cstheme="minorHAnsi"/>
              </w:rPr>
              <w:t xml:space="preserve"> </w:t>
            </w:r>
            <w:proofErr w:type="spellStart"/>
            <w:r w:rsidRPr="00DB25C4">
              <w:rPr>
                <w:rFonts w:eastAsia="Calibri" w:cstheme="minorHAnsi"/>
              </w:rPr>
              <w:t>kurikulum</w:t>
            </w:r>
            <w:proofErr w:type="spellEnd"/>
            <w:r w:rsidRPr="00DB25C4">
              <w:rPr>
                <w:rFonts w:eastAsia="Calibri" w:cstheme="minorHAnsi"/>
              </w:rPr>
              <w:t xml:space="preserve"> juga sangat </w:t>
            </w:r>
            <w:proofErr w:type="spellStart"/>
            <w:r w:rsidRPr="00DB25C4">
              <w:rPr>
                <w:rFonts w:eastAsia="Calibri" w:cstheme="minorHAnsi"/>
              </w:rPr>
              <w:t>penting</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memastikan</w:t>
            </w:r>
            <w:proofErr w:type="spellEnd"/>
            <w:r w:rsidRPr="00DB25C4">
              <w:rPr>
                <w:rFonts w:eastAsia="Calibri" w:cstheme="minorHAnsi"/>
              </w:rPr>
              <w:t xml:space="preserve"> </w:t>
            </w:r>
            <w:proofErr w:type="spellStart"/>
            <w:r w:rsidRPr="00DB25C4">
              <w:rPr>
                <w:rFonts w:eastAsia="Calibri" w:cstheme="minorHAnsi"/>
              </w:rPr>
              <w:t>pengembangan</w:t>
            </w:r>
            <w:proofErr w:type="spellEnd"/>
            <w:r w:rsidRPr="00DB25C4">
              <w:rPr>
                <w:rFonts w:eastAsia="Calibri" w:cstheme="minorHAnsi"/>
              </w:rPr>
              <w:t xml:space="preserve"> </w:t>
            </w:r>
            <w:proofErr w:type="spellStart"/>
            <w:r w:rsidRPr="00DB25C4">
              <w:rPr>
                <w:rFonts w:eastAsia="Calibri" w:cstheme="minorHAnsi"/>
              </w:rPr>
              <w:t>kurikulum</w:t>
            </w:r>
            <w:proofErr w:type="spellEnd"/>
            <w:r w:rsidRPr="00DB25C4">
              <w:rPr>
                <w:rFonts w:eastAsia="Calibri" w:cstheme="minorHAnsi"/>
              </w:rPr>
              <w:t xml:space="preserve"> </w:t>
            </w:r>
            <w:proofErr w:type="spellStart"/>
            <w:r w:rsidRPr="00DB25C4">
              <w:rPr>
                <w:rFonts w:eastAsia="Calibri" w:cstheme="minorHAnsi"/>
              </w:rPr>
              <w:t>sesuai</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kebutuhan</w:t>
            </w:r>
            <w:proofErr w:type="spellEnd"/>
            <w:r w:rsidRPr="00DB25C4">
              <w:rPr>
                <w:rFonts w:eastAsia="Calibri" w:cstheme="minorHAnsi"/>
              </w:rPr>
              <w:t xml:space="preserve"> dan </w:t>
            </w:r>
            <w:proofErr w:type="spellStart"/>
            <w:r w:rsidRPr="00DB25C4">
              <w:rPr>
                <w:rFonts w:eastAsia="Calibri" w:cstheme="minorHAnsi"/>
              </w:rPr>
              <w:t>perkembangan</w:t>
            </w:r>
            <w:proofErr w:type="spellEnd"/>
            <w:r w:rsidRPr="00DB25C4">
              <w:rPr>
                <w:rFonts w:eastAsia="Calibri" w:cstheme="minorHAnsi"/>
              </w:rPr>
              <w:t xml:space="preserve"> zaman.</w:t>
            </w:r>
          </w:p>
        </w:tc>
      </w:tr>
      <w:tr w:rsidR="0076297E" w:rsidRPr="00DB25C4" w14:paraId="0505A50A" w14:textId="77777777" w:rsidTr="00CD4E67">
        <w:trPr>
          <w:trHeight w:val="300"/>
        </w:trPr>
        <w:tc>
          <w:tcPr>
            <w:tcW w:w="520" w:type="dxa"/>
            <w:tcBorders>
              <w:top w:val="single" w:sz="8" w:space="0" w:color="auto"/>
              <w:left w:val="single" w:sz="8" w:space="0" w:color="auto"/>
              <w:bottom w:val="single" w:sz="8" w:space="0" w:color="auto"/>
              <w:right w:val="single" w:sz="8" w:space="0" w:color="auto"/>
            </w:tcBorders>
            <w:tcMar>
              <w:left w:w="108" w:type="dxa"/>
              <w:right w:w="108" w:type="dxa"/>
            </w:tcMar>
          </w:tcPr>
          <w:p w14:paraId="551947B5" w14:textId="77777777" w:rsidR="0076297E" w:rsidRPr="00DB25C4" w:rsidRDefault="0076297E" w:rsidP="00687314">
            <w:pPr>
              <w:spacing w:after="0" w:line="240" w:lineRule="auto"/>
              <w:rPr>
                <w:rFonts w:eastAsia="Calibri" w:cstheme="minorHAnsi"/>
              </w:rPr>
            </w:pPr>
            <w:r w:rsidRPr="00DB25C4">
              <w:rPr>
                <w:rFonts w:eastAsia="Calibri" w:cstheme="minorHAnsi"/>
              </w:rPr>
              <w:lastRenderedPageBreak/>
              <w:t>3</w:t>
            </w:r>
          </w:p>
        </w:tc>
        <w:tc>
          <w:tcPr>
            <w:tcW w:w="3034" w:type="dxa"/>
            <w:tcBorders>
              <w:top w:val="single" w:sz="8" w:space="0" w:color="auto"/>
              <w:left w:val="single" w:sz="8" w:space="0" w:color="auto"/>
              <w:bottom w:val="single" w:sz="8" w:space="0" w:color="auto"/>
              <w:right w:val="single" w:sz="8" w:space="0" w:color="auto"/>
            </w:tcBorders>
            <w:tcMar>
              <w:left w:w="108" w:type="dxa"/>
              <w:right w:w="108" w:type="dxa"/>
            </w:tcMar>
          </w:tcPr>
          <w:p w14:paraId="45E0BB4D" w14:textId="77777777" w:rsidR="0076297E" w:rsidRPr="00DB25C4" w:rsidRDefault="0076297E" w:rsidP="00687314">
            <w:pPr>
              <w:spacing w:after="0" w:line="240" w:lineRule="auto"/>
              <w:rPr>
                <w:rFonts w:eastAsia="Calibri" w:cstheme="minorHAnsi"/>
              </w:rPr>
            </w:pPr>
            <w:proofErr w:type="spellStart"/>
            <w:r w:rsidRPr="00DB25C4">
              <w:rPr>
                <w:rFonts w:eastAsia="Calibri" w:cstheme="minorHAnsi"/>
              </w:rPr>
              <w:t>Pembelajaran</w:t>
            </w:r>
            <w:proofErr w:type="spellEnd"/>
            <w:r w:rsidRPr="00DB25C4">
              <w:rPr>
                <w:rFonts w:eastAsia="Calibri" w:cstheme="minorHAnsi"/>
              </w:rPr>
              <w:t xml:space="preserve"> </w:t>
            </w:r>
            <w:proofErr w:type="spellStart"/>
            <w:r w:rsidRPr="00DB25C4">
              <w:rPr>
                <w:rFonts w:eastAsia="Calibri" w:cstheme="minorHAnsi"/>
              </w:rPr>
              <w:t>Mandiri</w:t>
            </w:r>
            <w:proofErr w:type="spellEnd"/>
            <w:r w:rsidRPr="00DB25C4">
              <w:rPr>
                <w:rFonts w:eastAsia="Calibri" w:cstheme="minorHAnsi"/>
              </w:rPr>
              <w:t xml:space="preserve"> </w:t>
            </w:r>
          </w:p>
        </w:tc>
        <w:tc>
          <w:tcPr>
            <w:tcW w:w="5461" w:type="dxa"/>
            <w:tcBorders>
              <w:top w:val="single" w:sz="8" w:space="0" w:color="auto"/>
              <w:left w:val="single" w:sz="8" w:space="0" w:color="auto"/>
              <w:bottom w:val="single" w:sz="8" w:space="0" w:color="auto"/>
              <w:right w:val="single" w:sz="8" w:space="0" w:color="auto"/>
            </w:tcBorders>
            <w:tcMar>
              <w:left w:w="108" w:type="dxa"/>
              <w:right w:w="108" w:type="dxa"/>
            </w:tcMar>
          </w:tcPr>
          <w:p w14:paraId="597E5CED" w14:textId="77777777" w:rsidR="0076297E" w:rsidRPr="00DB25C4" w:rsidRDefault="0076297E" w:rsidP="00687314">
            <w:pPr>
              <w:spacing w:after="0" w:line="240" w:lineRule="auto"/>
              <w:rPr>
                <w:rFonts w:eastAsia="Calibri" w:cstheme="minorHAnsi"/>
              </w:rPr>
            </w:pPr>
            <w:proofErr w:type="spellStart"/>
            <w:r w:rsidRPr="00DB25C4">
              <w:rPr>
                <w:rFonts w:eastAsia="Calibri" w:cstheme="minorHAnsi"/>
              </w:rPr>
              <w:t>Memberikan</w:t>
            </w:r>
            <w:proofErr w:type="spellEnd"/>
            <w:r w:rsidRPr="00DB25C4">
              <w:rPr>
                <w:rFonts w:eastAsia="Calibri" w:cstheme="minorHAnsi"/>
              </w:rPr>
              <w:t xml:space="preserve"> </w:t>
            </w:r>
            <w:proofErr w:type="spellStart"/>
            <w:r w:rsidRPr="00DB25C4">
              <w:rPr>
                <w:rFonts w:eastAsia="Calibri" w:cstheme="minorHAnsi"/>
              </w:rPr>
              <w:t>dukungan</w:t>
            </w:r>
            <w:proofErr w:type="spellEnd"/>
            <w:r w:rsidRPr="00DB25C4">
              <w:rPr>
                <w:rFonts w:eastAsia="Calibri" w:cstheme="minorHAnsi"/>
              </w:rPr>
              <w:t xml:space="preserve"> dan </w:t>
            </w:r>
            <w:proofErr w:type="spellStart"/>
            <w:r w:rsidRPr="00DB25C4">
              <w:rPr>
                <w:rFonts w:eastAsia="Calibri" w:cstheme="minorHAnsi"/>
              </w:rPr>
              <w:t>bimbingan</w:t>
            </w:r>
            <w:proofErr w:type="spellEnd"/>
            <w:r w:rsidRPr="00DB25C4">
              <w:rPr>
                <w:rFonts w:eastAsia="Calibri" w:cstheme="minorHAnsi"/>
              </w:rPr>
              <w:t xml:space="preserve"> </w:t>
            </w:r>
            <w:proofErr w:type="spellStart"/>
            <w:r w:rsidRPr="00DB25C4">
              <w:rPr>
                <w:rFonts w:eastAsia="Calibri" w:cstheme="minorHAnsi"/>
              </w:rPr>
              <w:t>kepada</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menyesuaikan</w:t>
            </w:r>
            <w:proofErr w:type="spellEnd"/>
            <w:r w:rsidRPr="00DB25C4">
              <w:rPr>
                <w:rFonts w:eastAsia="Calibri" w:cstheme="minorHAnsi"/>
              </w:rPr>
              <w:t xml:space="preserve"> </w:t>
            </w:r>
            <w:proofErr w:type="spellStart"/>
            <w:r w:rsidRPr="00DB25C4">
              <w:rPr>
                <w:rFonts w:eastAsia="Calibri" w:cstheme="minorHAnsi"/>
              </w:rPr>
              <w:t>diri</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baik</w:t>
            </w:r>
            <w:proofErr w:type="spellEnd"/>
            <w:r w:rsidRPr="00DB25C4">
              <w:rPr>
                <w:rFonts w:eastAsia="Calibri" w:cstheme="minorHAnsi"/>
              </w:rPr>
              <w:t xml:space="preserve"> pada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yang </w:t>
            </w:r>
            <w:proofErr w:type="spellStart"/>
            <w:r w:rsidRPr="00DB25C4">
              <w:rPr>
                <w:rFonts w:eastAsia="Calibri" w:cstheme="minorHAnsi"/>
              </w:rPr>
              <w:t>lebih</w:t>
            </w:r>
            <w:proofErr w:type="spellEnd"/>
            <w:r w:rsidRPr="00DB25C4">
              <w:rPr>
                <w:rFonts w:eastAsia="Calibri" w:cstheme="minorHAnsi"/>
              </w:rPr>
              <w:t xml:space="preserve"> </w:t>
            </w:r>
            <w:proofErr w:type="spellStart"/>
            <w:r w:rsidRPr="00DB25C4">
              <w:rPr>
                <w:rFonts w:eastAsia="Calibri" w:cstheme="minorHAnsi"/>
              </w:rPr>
              <w:t>mandiri</w:t>
            </w:r>
            <w:proofErr w:type="spellEnd"/>
            <w:r w:rsidRPr="00DB25C4">
              <w:rPr>
                <w:rFonts w:eastAsia="Calibri" w:cstheme="minorHAnsi"/>
              </w:rPr>
              <w:t xml:space="preserve">, </w:t>
            </w:r>
            <w:proofErr w:type="spellStart"/>
            <w:r w:rsidRPr="00DB25C4">
              <w:rPr>
                <w:rFonts w:eastAsia="Calibri" w:cstheme="minorHAnsi"/>
              </w:rPr>
              <w:t>serta</w:t>
            </w:r>
            <w:proofErr w:type="spellEnd"/>
            <w:r w:rsidRPr="00DB25C4">
              <w:rPr>
                <w:rFonts w:eastAsia="Calibri" w:cstheme="minorHAnsi"/>
              </w:rPr>
              <w:t xml:space="preserve"> </w:t>
            </w:r>
            <w:proofErr w:type="spellStart"/>
            <w:r w:rsidRPr="00DB25C4">
              <w:rPr>
                <w:rFonts w:eastAsia="Calibri" w:cstheme="minorHAnsi"/>
              </w:rPr>
              <w:t>terus</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kualitas</w:t>
            </w:r>
            <w:proofErr w:type="spellEnd"/>
            <w:r w:rsidRPr="00DB25C4">
              <w:rPr>
                <w:rFonts w:eastAsia="Calibri" w:cstheme="minorHAnsi"/>
              </w:rPr>
              <w:t xml:space="preserve"> dan </w:t>
            </w:r>
            <w:proofErr w:type="spellStart"/>
            <w:r w:rsidRPr="00DB25C4">
              <w:rPr>
                <w:rFonts w:eastAsia="Calibri" w:cstheme="minorHAnsi"/>
              </w:rPr>
              <w:t>menyesuaikan</w:t>
            </w:r>
            <w:proofErr w:type="spellEnd"/>
            <w:r w:rsidRPr="00DB25C4">
              <w:rPr>
                <w:rFonts w:eastAsia="Calibri" w:cstheme="minorHAnsi"/>
              </w:rPr>
              <w:t xml:space="preserve"> </w:t>
            </w:r>
            <w:proofErr w:type="spellStart"/>
            <w:r w:rsidRPr="00DB25C4">
              <w:rPr>
                <w:rFonts w:eastAsia="Calibri" w:cstheme="minorHAnsi"/>
              </w:rPr>
              <w:t>kurikulum</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perkembangan</w:t>
            </w:r>
            <w:proofErr w:type="spellEnd"/>
            <w:r w:rsidRPr="00DB25C4">
              <w:rPr>
                <w:rFonts w:eastAsia="Calibri" w:cstheme="minorHAnsi"/>
              </w:rPr>
              <w:t xml:space="preserve"> zaman dan </w:t>
            </w:r>
            <w:proofErr w:type="spellStart"/>
            <w:r w:rsidRPr="00DB25C4">
              <w:rPr>
                <w:rFonts w:eastAsia="Calibri" w:cstheme="minorHAnsi"/>
              </w:rPr>
              <w:t>kebutuhan</w:t>
            </w:r>
            <w:proofErr w:type="spellEnd"/>
            <w:r w:rsidRPr="00DB25C4">
              <w:rPr>
                <w:rFonts w:eastAsia="Calibri" w:cstheme="minorHAnsi"/>
              </w:rPr>
              <w:t xml:space="preserve"> pasar agar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bersaing</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program </w:t>
            </w:r>
            <w:proofErr w:type="spellStart"/>
            <w:r w:rsidRPr="00DB25C4">
              <w:rPr>
                <w:rFonts w:eastAsia="Calibri" w:cstheme="minorHAnsi"/>
              </w:rPr>
              <w:t>studi</w:t>
            </w:r>
            <w:proofErr w:type="spellEnd"/>
            <w:r w:rsidRPr="00DB25C4">
              <w:rPr>
                <w:rFonts w:eastAsia="Calibri" w:cstheme="minorHAnsi"/>
              </w:rPr>
              <w:t xml:space="preserve"> </w:t>
            </w:r>
            <w:proofErr w:type="spellStart"/>
            <w:r w:rsidRPr="00DB25C4">
              <w:rPr>
                <w:rFonts w:eastAsia="Calibri" w:cstheme="minorHAnsi"/>
              </w:rPr>
              <w:t>lainnya</w:t>
            </w:r>
            <w:proofErr w:type="spellEnd"/>
            <w:r w:rsidRPr="00DB25C4">
              <w:rPr>
                <w:rFonts w:eastAsia="Calibri" w:cstheme="minorHAnsi"/>
              </w:rPr>
              <w:t xml:space="preserve">. </w:t>
            </w:r>
          </w:p>
          <w:p w14:paraId="5FBFD5C6" w14:textId="77777777" w:rsidR="0076297E" w:rsidRPr="00DB25C4" w:rsidRDefault="0076297E" w:rsidP="00687314">
            <w:pPr>
              <w:spacing w:after="0" w:line="240" w:lineRule="auto"/>
              <w:rPr>
                <w:rFonts w:eastAsia="Calibri" w:cstheme="minorHAnsi"/>
              </w:rPr>
            </w:pPr>
          </w:p>
          <w:p w14:paraId="5D78F96D" w14:textId="77777777" w:rsidR="0076297E" w:rsidRPr="00DB25C4" w:rsidRDefault="0076297E" w:rsidP="00687314">
            <w:pPr>
              <w:spacing w:after="0" w:line="240" w:lineRule="auto"/>
              <w:rPr>
                <w:rFonts w:eastAsia="Calibri" w:cstheme="minorHAnsi"/>
              </w:rPr>
            </w:pPr>
            <w:r w:rsidRPr="00DB25C4">
              <w:rPr>
                <w:rFonts w:eastAsia="Calibri" w:cstheme="minorHAnsi"/>
              </w:rPr>
              <w:t xml:space="preserve">Hal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membantu</w:t>
            </w:r>
            <w:proofErr w:type="spellEnd"/>
            <w:r w:rsidRPr="00DB25C4">
              <w:rPr>
                <w:rFonts w:eastAsia="Calibri" w:cstheme="minorHAnsi"/>
              </w:rPr>
              <w:t xml:space="preserve"> </w:t>
            </w:r>
            <w:proofErr w:type="spellStart"/>
            <w:r w:rsidRPr="00DB25C4">
              <w:rPr>
                <w:rFonts w:eastAsia="Calibri" w:cstheme="minorHAnsi"/>
              </w:rPr>
              <w:t>mereka</w:t>
            </w:r>
            <w:proofErr w:type="spellEnd"/>
            <w:r w:rsidRPr="00DB25C4">
              <w:rPr>
                <w:rFonts w:eastAsia="Calibri" w:cstheme="minorHAnsi"/>
              </w:rPr>
              <w:t xml:space="preserve"> </w:t>
            </w:r>
            <w:proofErr w:type="spellStart"/>
            <w:r w:rsidRPr="00DB25C4">
              <w:rPr>
                <w:rFonts w:eastAsia="Calibri" w:cstheme="minorHAnsi"/>
              </w:rPr>
              <w:t>menyesuaikan</w:t>
            </w:r>
            <w:proofErr w:type="spellEnd"/>
            <w:r w:rsidRPr="00DB25C4">
              <w:rPr>
                <w:rFonts w:eastAsia="Calibri" w:cstheme="minorHAnsi"/>
              </w:rPr>
              <w:t xml:space="preserve"> </w:t>
            </w:r>
            <w:proofErr w:type="spellStart"/>
            <w:r w:rsidRPr="00DB25C4">
              <w:rPr>
                <w:rFonts w:eastAsia="Calibri" w:cstheme="minorHAnsi"/>
              </w:rPr>
              <w:t>diri</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yang </w:t>
            </w:r>
            <w:proofErr w:type="spellStart"/>
            <w:r w:rsidRPr="00DB25C4">
              <w:rPr>
                <w:rFonts w:eastAsia="Calibri" w:cstheme="minorHAnsi"/>
              </w:rPr>
              <w:t>lebih</w:t>
            </w:r>
            <w:proofErr w:type="spellEnd"/>
            <w:r w:rsidRPr="00DB25C4">
              <w:rPr>
                <w:rFonts w:eastAsia="Calibri" w:cstheme="minorHAnsi"/>
              </w:rPr>
              <w:t xml:space="preserve"> </w:t>
            </w:r>
            <w:proofErr w:type="spellStart"/>
            <w:r w:rsidRPr="00DB25C4">
              <w:rPr>
                <w:rFonts w:eastAsia="Calibri" w:cstheme="minorHAnsi"/>
              </w:rPr>
              <w:t>mandiri</w:t>
            </w:r>
            <w:proofErr w:type="spellEnd"/>
            <w:r w:rsidRPr="00DB25C4">
              <w:rPr>
                <w:rFonts w:eastAsia="Calibri" w:cstheme="minorHAnsi"/>
              </w:rPr>
              <w:t xml:space="preserve">. </w:t>
            </w:r>
            <w:proofErr w:type="spellStart"/>
            <w:r w:rsidRPr="00DB25C4">
              <w:rPr>
                <w:rFonts w:eastAsia="Calibri" w:cstheme="minorHAnsi"/>
              </w:rPr>
              <w:t>Selain</w:t>
            </w:r>
            <w:proofErr w:type="spellEnd"/>
            <w:r w:rsidRPr="00DB25C4">
              <w:rPr>
                <w:rFonts w:eastAsia="Calibri" w:cstheme="minorHAnsi"/>
              </w:rPr>
              <w:t xml:space="preserve"> </w:t>
            </w:r>
            <w:proofErr w:type="spellStart"/>
            <w:r w:rsidRPr="00DB25C4">
              <w:rPr>
                <w:rFonts w:eastAsia="Calibri" w:cstheme="minorHAnsi"/>
              </w:rPr>
              <w:t>itu</w:t>
            </w:r>
            <w:proofErr w:type="spellEnd"/>
            <w:r w:rsidRPr="00DB25C4">
              <w:rPr>
                <w:rFonts w:eastAsia="Calibri" w:cstheme="minorHAnsi"/>
              </w:rPr>
              <w:t xml:space="preserve">, </w:t>
            </w:r>
            <w:proofErr w:type="spellStart"/>
            <w:r w:rsidRPr="00DB25C4">
              <w:rPr>
                <w:rFonts w:eastAsia="Calibri" w:cstheme="minorHAnsi"/>
              </w:rPr>
              <w:t>terus</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kualitas</w:t>
            </w:r>
            <w:proofErr w:type="spellEnd"/>
            <w:r w:rsidRPr="00DB25C4">
              <w:rPr>
                <w:rFonts w:eastAsia="Calibri" w:cstheme="minorHAnsi"/>
              </w:rPr>
              <w:t xml:space="preserve"> dan </w:t>
            </w:r>
            <w:proofErr w:type="spellStart"/>
            <w:r w:rsidRPr="00DB25C4">
              <w:rPr>
                <w:rFonts w:eastAsia="Calibri" w:cstheme="minorHAnsi"/>
              </w:rPr>
              <w:t>menyesuaikan</w:t>
            </w:r>
            <w:proofErr w:type="spellEnd"/>
            <w:r w:rsidRPr="00DB25C4">
              <w:rPr>
                <w:rFonts w:eastAsia="Calibri" w:cstheme="minorHAnsi"/>
              </w:rPr>
              <w:t xml:space="preserve"> </w:t>
            </w:r>
            <w:proofErr w:type="spellStart"/>
            <w:r w:rsidRPr="00DB25C4">
              <w:rPr>
                <w:rFonts w:eastAsia="Calibri" w:cstheme="minorHAnsi"/>
              </w:rPr>
              <w:t>kurikulum</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perkembangan</w:t>
            </w:r>
            <w:proofErr w:type="spellEnd"/>
            <w:r w:rsidRPr="00DB25C4">
              <w:rPr>
                <w:rFonts w:eastAsia="Calibri" w:cstheme="minorHAnsi"/>
              </w:rPr>
              <w:t xml:space="preserve"> zaman dan </w:t>
            </w:r>
            <w:proofErr w:type="spellStart"/>
            <w:r w:rsidRPr="00DB25C4">
              <w:rPr>
                <w:rFonts w:eastAsia="Calibri" w:cstheme="minorHAnsi"/>
              </w:rPr>
              <w:t>kebutuhan</w:t>
            </w:r>
            <w:proofErr w:type="spellEnd"/>
            <w:r w:rsidRPr="00DB25C4">
              <w:rPr>
                <w:rFonts w:eastAsia="Calibri" w:cstheme="minorHAnsi"/>
              </w:rPr>
              <w:t xml:space="preserve"> pasar juga sangat </w:t>
            </w:r>
            <w:proofErr w:type="spellStart"/>
            <w:r w:rsidRPr="00DB25C4">
              <w:rPr>
                <w:rFonts w:eastAsia="Calibri" w:cstheme="minorHAnsi"/>
              </w:rPr>
              <w:t>penting</w:t>
            </w:r>
            <w:proofErr w:type="spellEnd"/>
            <w:r w:rsidRPr="00DB25C4">
              <w:rPr>
                <w:rFonts w:eastAsia="Calibri" w:cstheme="minorHAnsi"/>
              </w:rPr>
              <w:t xml:space="preserve"> agar program </w:t>
            </w:r>
            <w:proofErr w:type="spellStart"/>
            <w:r w:rsidRPr="00DB25C4">
              <w:rPr>
                <w:rFonts w:eastAsia="Calibri" w:cstheme="minorHAnsi"/>
              </w:rPr>
              <w:t>studi</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bersaing</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program </w:t>
            </w:r>
            <w:proofErr w:type="spellStart"/>
            <w:r w:rsidRPr="00DB25C4">
              <w:rPr>
                <w:rFonts w:eastAsia="Calibri" w:cstheme="minorHAnsi"/>
              </w:rPr>
              <w:t>studi</w:t>
            </w:r>
            <w:proofErr w:type="spellEnd"/>
            <w:r w:rsidRPr="00DB25C4">
              <w:rPr>
                <w:rFonts w:eastAsia="Calibri" w:cstheme="minorHAnsi"/>
              </w:rPr>
              <w:t xml:space="preserve"> </w:t>
            </w:r>
            <w:proofErr w:type="spellStart"/>
            <w:r w:rsidRPr="00DB25C4">
              <w:rPr>
                <w:rFonts w:eastAsia="Calibri" w:cstheme="minorHAnsi"/>
              </w:rPr>
              <w:t>lainnya</w:t>
            </w:r>
            <w:proofErr w:type="spellEnd"/>
          </w:p>
        </w:tc>
      </w:tr>
      <w:tr w:rsidR="0076297E" w:rsidRPr="00DB25C4" w14:paraId="45D11892" w14:textId="77777777" w:rsidTr="00CD4E67">
        <w:trPr>
          <w:trHeight w:val="300"/>
        </w:trPr>
        <w:tc>
          <w:tcPr>
            <w:tcW w:w="520" w:type="dxa"/>
            <w:tcBorders>
              <w:top w:val="single" w:sz="8" w:space="0" w:color="auto"/>
              <w:left w:val="single" w:sz="8" w:space="0" w:color="auto"/>
              <w:bottom w:val="single" w:sz="8" w:space="0" w:color="auto"/>
              <w:right w:val="single" w:sz="8" w:space="0" w:color="auto"/>
            </w:tcBorders>
            <w:tcMar>
              <w:left w:w="108" w:type="dxa"/>
              <w:right w:w="108" w:type="dxa"/>
            </w:tcMar>
          </w:tcPr>
          <w:p w14:paraId="44992D53" w14:textId="77777777" w:rsidR="0076297E" w:rsidRPr="00DB25C4" w:rsidRDefault="0076297E" w:rsidP="00687314">
            <w:pPr>
              <w:spacing w:after="0" w:line="240" w:lineRule="auto"/>
              <w:rPr>
                <w:rFonts w:eastAsia="Calibri" w:cstheme="minorHAnsi"/>
              </w:rPr>
            </w:pPr>
            <w:r w:rsidRPr="00DB25C4">
              <w:rPr>
                <w:rFonts w:eastAsia="Calibri" w:cstheme="minorHAnsi"/>
              </w:rPr>
              <w:t>4</w:t>
            </w:r>
          </w:p>
        </w:tc>
        <w:tc>
          <w:tcPr>
            <w:tcW w:w="3034" w:type="dxa"/>
            <w:tcBorders>
              <w:top w:val="single" w:sz="8" w:space="0" w:color="auto"/>
              <w:left w:val="single" w:sz="8" w:space="0" w:color="auto"/>
              <w:bottom w:val="single" w:sz="8" w:space="0" w:color="auto"/>
              <w:right w:val="single" w:sz="8" w:space="0" w:color="auto"/>
            </w:tcBorders>
            <w:tcMar>
              <w:left w:w="108" w:type="dxa"/>
              <w:right w:w="108" w:type="dxa"/>
            </w:tcMar>
          </w:tcPr>
          <w:p w14:paraId="436CA7F0" w14:textId="77777777" w:rsidR="0076297E" w:rsidRPr="00DB25C4" w:rsidRDefault="0076297E" w:rsidP="00687314">
            <w:pPr>
              <w:spacing w:after="0" w:line="240" w:lineRule="auto"/>
              <w:rPr>
                <w:rFonts w:eastAsia="Calibri" w:cstheme="minorHAnsi"/>
              </w:rPr>
            </w:pPr>
            <w:proofErr w:type="spellStart"/>
            <w:r w:rsidRPr="00DB25C4">
              <w:rPr>
                <w:rFonts w:eastAsia="Calibri" w:cstheme="minorHAnsi"/>
              </w:rPr>
              <w:t>Dukungan</w:t>
            </w:r>
            <w:proofErr w:type="spellEnd"/>
            <w:r w:rsidRPr="00DB25C4">
              <w:rPr>
                <w:rFonts w:eastAsia="Calibri" w:cstheme="minorHAnsi"/>
              </w:rPr>
              <w:t xml:space="preserve"> </w:t>
            </w:r>
            <w:proofErr w:type="spellStart"/>
            <w:r w:rsidRPr="00DB25C4">
              <w:rPr>
                <w:rFonts w:eastAsia="Calibri" w:cstheme="minorHAnsi"/>
              </w:rPr>
              <w:t>Keterlibatan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MBKM </w:t>
            </w:r>
          </w:p>
        </w:tc>
        <w:tc>
          <w:tcPr>
            <w:tcW w:w="5461" w:type="dxa"/>
            <w:tcBorders>
              <w:top w:val="single" w:sz="8" w:space="0" w:color="auto"/>
              <w:left w:val="single" w:sz="8" w:space="0" w:color="auto"/>
              <w:bottom w:val="single" w:sz="8" w:space="0" w:color="auto"/>
              <w:right w:val="single" w:sz="8" w:space="0" w:color="auto"/>
            </w:tcBorders>
            <w:tcMar>
              <w:left w:w="108" w:type="dxa"/>
              <w:right w:w="108" w:type="dxa"/>
            </w:tcMar>
          </w:tcPr>
          <w:p w14:paraId="3A737369" w14:textId="77777777" w:rsidR="0076297E" w:rsidRPr="00DB25C4" w:rsidRDefault="0076297E" w:rsidP="00687314">
            <w:pPr>
              <w:spacing w:after="0" w:line="240" w:lineRule="auto"/>
              <w:rPr>
                <w:rFonts w:eastAsia="Calibri" w:cstheme="minorHAnsi"/>
              </w:rPr>
            </w:pPr>
            <w:r w:rsidRPr="00DB25C4">
              <w:rPr>
                <w:rFonts w:eastAsia="Calibri" w:cstheme="minorHAnsi"/>
              </w:rPr>
              <w:t xml:space="preserve">Terus </w:t>
            </w:r>
            <w:proofErr w:type="spellStart"/>
            <w:r w:rsidRPr="00DB25C4">
              <w:rPr>
                <w:rFonts w:eastAsia="Calibri" w:cstheme="minorHAnsi"/>
              </w:rPr>
              <w:t>mendorong</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memiliki</w:t>
            </w:r>
            <w:proofErr w:type="spellEnd"/>
            <w:r w:rsidRPr="00DB25C4">
              <w:rPr>
                <w:rFonts w:eastAsia="Calibri" w:cstheme="minorHAnsi"/>
              </w:rPr>
              <w:t xml:space="preserve"> soft skills yang </w:t>
            </w:r>
            <w:proofErr w:type="spellStart"/>
            <w:r w:rsidRPr="00DB25C4">
              <w:rPr>
                <w:rFonts w:eastAsia="Calibri" w:cstheme="minorHAnsi"/>
              </w:rPr>
              <w:t>baik</w:t>
            </w:r>
            <w:proofErr w:type="spellEnd"/>
            <w:r w:rsidRPr="00DB25C4">
              <w:rPr>
                <w:rFonts w:eastAsia="Calibri" w:cstheme="minorHAnsi"/>
              </w:rPr>
              <w:t xml:space="preserve"> agar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aktif</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implementasi</w:t>
            </w:r>
            <w:proofErr w:type="spellEnd"/>
            <w:r w:rsidRPr="00DB25C4">
              <w:rPr>
                <w:rFonts w:eastAsia="Calibri" w:cstheme="minorHAnsi"/>
              </w:rPr>
              <w:t xml:space="preserve"> </w:t>
            </w:r>
            <w:proofErr w:type="spellStart"/>
            <w:r w:rsidRPr="00DB25C4">
              <w:rPr>
                <w:rFonts w:eastAsia="Calibri" w:cstheme="minorHAnsi"/>
              </w:rPr>
              <w:t>kebijakan</w:t>
            </w:r>
            <w:proofErr w:type="spellEnd"/>
            <w:r w:rsidRPr="00DB25C4">
              <w:rPr>
                <w:rFonts w:eastAsia="Calibri" w:cstheme="minorHAnsi"/>
              </w:rPr>
              <w:t xml:space="preserve"> Merdeka </w:t>
            </w:r>
            <w:proofErr w:type="spellStart"/>
            <w:r w:rsidRPr="00DB25C4">
              <w:rPr>
                <w:rFonts w:eastAsia="Calibri" w:cstheme="minorHAnsi"/>
              </w:rPr>
              <w:t>Belajar-Kampus</w:t>
            </w:r>
            <w:proofErr w:type="spellEnd"/>
            <w:r w:rsidRPr="00DB25C4">
              <w:rPr>
                <w:rFonts w:eastAsia="Calibri" w:cstheme="minorHAnsi"/>
              </w:rPr>
              <w:t xml:space="preserve"> Merdeka. </w:t>
            </w:r>
          </w:p>
          <w:p w14:paraId="7A1F5916" w14:textId="77777777" w:rsidR="0076297E" w:rsidRPr="00DB25C4" w:rsidRDefault="0076297E" w:rsidP="00687314">
            <w:pPr>
              <w:spacing w:after="0" w:line="240" w:lineRule="auto"/>
              <w:rPr>
                <w:rFonts w:eastAsia="Calibri" w:cstheme="minorHAnsi"/>
              </w:rPr>
            </w:pPr>
          </w:p>
          <w:p w14:paraId="1FA987F2" w14:textId="77777777" w:rsidR="0076297E" w:rsidRPr="00DB25C4" w:rsidRDefault="0076297E" w:rsidP="00687314">
            <w:pPr>
              <w:spacing w:after="0" w:line="240" w:lineRule="auto"/>
              <w:rPr>
                <w:rFonts w:eastAsia="Calibri" w:cstheme="minorHAnsi"/>
              </w:rPr>
            </w:pP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memiliki</w:t>
            </w:r>
            <w:proofErr w:type="spellEnd"/>
            <w:r w:rsidRPr="00DB25C4">
              <w:rPr>
                <w:rFonts w:eastAsia="Calibri" w:cstheme="minorHAnsi"/>
              </w:rPr>
              <w:t xml:space="preserve"> soft skills yang </w:t>
            </w:r>
            <w:proofErr w:type="spellStart"/>
            <w:r w:rsidRPr="00DB25C4">
              <w:rPr>
                <w:rFonts w:eastAsia="Calibri" w:cstheme="minorHAnsi"/>
              </w:rPr>
              <w:t>baik</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lebih</w:t>
            </w:r>
            <w:proofErr w:type="spellEnd"/>
            <w:r w:rsidRPr="00DB25C4">
              <w:rPr>
                <w:rFonts w:eastAsia="Calibri" w:cstheme="minorHAnsi"/>
              </w:rPr>
              <w:t xml:space="preserve"> </w:t>
            </w:r>
            <w:proofErr w:type="spellStart"/>
            <w:r w:rsidRPr="00DB25C4">
              <w:rPr>
                <w:rFonts w:eastAsia="Calibri" w:cstheme="minorHAnsi"/>
              </w:rPr>
              <w:t>mudah</w:t>
            </w:r>
            <w:proofErr w:type="spellEnd"/>
            <w:r w:rsidRPr="00DB25C4">
              <w:rPr>
                <w:rFonts w:eastAsia="Calibri" w:cstheme="minorHAnsi"/>
              </w:rPr>
              <w:t xml:space="preserve"> </w:t>
            </w:r>
            <w:proofErr w:type="spellStart"/>
            <w:r w:rsidRPr="00DB25C4">
              <w:rPr>
                <w:rFonts w:eastAsia="Calibri" w:cstheme="minorHAnsi"/>
              </w:rPr>
              <w:t>beradaptasi</w:t>
            </w:r>
            <w:proofErr w:type="spellEnd"/>
            <w:r w:rsidRPr="00DB25C4">
              <w:rPr>
                <w:rFonts w:eastAsia="Calibri" w:cstheme="minorHAnsi"/>
              </w:rPr>
              <w:t xml:space="preserve"> dan </w:t>
            </w:r>
            <w:proofErr w:type="spellStart"/>
            <w:r w:rsidRPr="00DB25C4">
              <w:rPr>
                <w:rFonts w:eastAsia="Calibri" w:cstheme="minorHAnsi"/>
              </w:rPr>
              <w:t>bekerja</w:t>
            </w:r>
            <w:proofErr w:type="spellEnd"/>
            <w:r w:rsidRPr="00DB25C4">
              <w:rPr>
                <w:rFonts w:eastAsia="Calibri" w:cstheme="minorHAnsi"/>
              </w:rPr>
              <w:t xml:space="preserve"> </w:t>
            </w:r>
            <w:proofErr w:type="spellStart"/>
            <w:r w:rsidRPr="00DB25C4">
              <w:rPr>
                <w:rFonts w:eastAsia="Calibri" w:cstheme="minorHAnsi"/>
              </w:rPr>
              <w:t>sama</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orang lain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lingkungan</w:t>
            </w:r>
            <w:proofErr w:type="spellEnd"/>
            <w:r w:rsidRPr="00DB25C4">
              <w:rPr>
                <w:rFonts w:eastAsia="Calibri" w:cstheme="minorHAnsi"/>
              </w:rPr>
              <w:t xml:space="preserve"> </w:t>
            </w:r>
            <w:proofErr w:type="spellStart"/>
            <w:r w:rsidRPr="00DB25C4">
              <w:rPr>
                <w:rFonts w:eastAsia="Calibri" w:cstheme="minorHAnsi"/>
              </w:rPr>
              <w:t>kerja</w:t>
            </w:r>
            <w:proofErr w:type="spellEnd"/>
          </w:p>
        </w:tc>
      </w:tr>
    </w:tbl>
    <w:p w14:paraId="01A861B9" w14:textId="77777777" w:rsidR="0076297E" w:rsidRPr="00DB25C4" w:rsidRDefault="0076297E" w:rsidP="00687314">
      <w:pPr>
        <w:spacing w:after="0" w:line="240" w:lineRule="auto"/>
        <w:jc w:val="both"/>
        <w:rPr>
          <w:rFonts w:cstheme="minorHAnsi"/>
          <w:b/>
          <w:bCs/>
          <w:color w:val="000000" w:themeColor="text1"/>
        </w:rPr>
      </w:pPr>
      <w:r w:rsidRPr="00DB25C4">
        <w:rPr>
          <w:rFonts w:eastAsia="Calibri" w:cstheme="minorHAnsi"/>
          <w:lang w:val="en-ID"/>
        </w:rPr>
        <w:t xml:space="preserve"> </w:t>
      </w:r>
    </w:p>
    <w:p w14:paraId="33B9B107"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t xml:space="preserve">6.2 </w:t>
      </w:r>
      <w:proofErr w:type="spellStart"/>
      <w:r w:rsidRPr="00DB25C4">
        <w:rPr>
          <w:rFonts w:cstheme="minorHAnsi"/>
          <w:b/>
          <w:bCs/>
          <w:color w:val="000000" w:themeColor="text1"/>
        </w:rPr>
        <w:t>Pelaksanaan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Pembelajaran</w:t>
      </w:r>
      <w:proofErr w:type="spellEnd"/>
    </w:p>
    <w:p w14:paraId="75C92392" w14:textId="77777777" w:rsidR="0076297E" w:rsidRPr="00DB25C4" w:rsidRDefault="0076297E" w:rsidP="00687314">
      <w:pPr>
        <w:spacing w:after="0" w:line="240" w:lineRule="auto"/>
        <w:jc w:val="both"/>
        <w:rPr>
          <w:rFonts w:cstheme="minorHAnsi"/>
          <w:color w:val="000000" w:themeColor="text1"/>
        </w:rPr>
      </w:pPr>
      <w:r w:rsidRPr="00DB25C4">
        <w:rPr>
          <w:rFonts w:cstheme="minorHAnsi"/>
          <w:b/>
          <w:bCs/>
          <w:color w:val="000000" w:themeColor="text1"/>
        </w:rPr>
        <w:t xml:space="preserve">6.2.1 </w:t>
      </w:r>
      <w:proofErr w:type="spellStart"/>
      <w:r w:rsidRPr="00DB25C4">
        <w:rPr>
          <w:rFonts w:cstheme="minorHAnsi"/>
          <w:b/>
          <w:bCs/>
          <w:color w:val="000000" w:themeColor="text1"/>
        </w:rPr>
        <w:t>Kebijakan</w:t>
      </w:r>
      <w:proofErr w:type="spellEnd"/>
    </w:p>
    <w:p w14:paraId="40668F10" w14:textId="77777777" w:rsidR="0076297E" w:rsidRPr="00DB25C4" w:rsidRDefault="0076297E" w:rsidP="00687314">
      <w:pPr>
        <w:spacing w:after="0" w:line="240" w:lineRule="auto"/>
        <w:ind w:firstLine="720"/>
        <w:jc w:val="both"/>
        <w:rPr>
          <w:rFonts w:cstheme="minorHAnsi"/>
          <w:color w:val="000000" w:themeColor="text1"/>
        </w:rPr>
      </w:pPr>
      <w:proofErr w:type="spellStart"/>
      <w:r w:rsidRPr="00DB25C4">
        <w:rPr>
          <w:rFonts w:cstheme="minorHAnsi"/>
          <w:color w:val="000000" w:themeColor="text1"/>
        </w:rPr>
        <w:t>Kebijakan</w:t>
      </w:r>
      <w:proofErr w:type="spellEnd"/>
      <w:r w:rsidRPr="00DB25C4">
        <w:rPr>
          <w:rFonts w:cstheme="minorHAnsi"/>
          <w:color w:val="000000" w:themeColor="text1"/>
        </w:rPr>
        <w:t xml:space="preserve"> </w:t>
      </w:r>
      <w:proofErr w:type="spellStart"/>
      <w:r w:rsidRPr="00DB25C4">
        <w:rPr>
          <w:rFonts w:cstheme="minorHAnsi"/>
          <w:color w:val="000000" w:themeColor="text1"/>
        </w:rPr>
        <w:t>tertulis</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bentuk</w:t>
      </w:r>
      <w:proofErr w:type="spellEnd"/>
      <w:r w:rsidRPr="00DB25C4">
        <w:rPr>
          <w:rFonts w:cstheme="minorHAnsi"/>
          <w:color w:val="000000" w:themeColor="text1"/>
        </w:rPr>
        <w:t xml:space="preserve"> </w:t>
      </w:r>
      <w:proofErr w:type="spellStart"/>
      <w:r w:rsidRPr="00DB25C4">
        <w:rPr>
          <w:rFonts w:cstheme="minorHAnsi"/>
          <w:color w:val="000000" w:themeColor="text1"/>
        </w:rPr>
        <w:t>peraturan</w:t>
      </w:r>
      <w:proofErr w:type="spellEnd"/>
      <w:r w:rsidRPr="00DB25C4">
        <w:rPr>
          <w:rFonts w:cstheme="minorHAnsi"/>
          <w:color w:val="000000" w:themeColor="text1"/>
        </w:rPr>
        <w:t xml:space="preserve"> </w:t>
      </w:r>
      <w:proofErr w:type="spellStart"/>
      <w:r w:rsidRPr="00DB25C4">
        <w:rPr>
          <w:rFonts w:cstheme="minorHAnsi"/>
          <w:color w:val="000000" w:themeColor="text1"/>
        </w:rPr>
        <w:t>perundang-undangan</w:t>
      </w:r>
      <w:proofErr w:type="spellEnd"/>
      <w:r w:rsidRPr="00DB25C4">
        <w:rPr>
          <w:rFonts w:cstheme="minorHAnsi"/>
          <w:color w:val="000000" w:themeColor="text1"/>
        </w:rPr>
        <w:t xml:space="preserve"> dan/</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peraturan</w:t>
      </w:r>
      <w:proofErr w:type="spellEnd"/>
      <w:r w:rsidRPr="00DB25C4">
        <w:rPr>
          <w:rFonts w:cstheme="minorHAnsi"/>
          <w:color w:val="000000" w:themeColor="text1"/>
        </w:rPr>
        <w:t xml:space="preserve"> </w:t>
      </w:r>
      <w:proofErr w:type="spellStart"/>
      <w:r w:rsidRPr="00DB25C4">
        <w:rPr>
          <w:rFonts w:cstheme="minorHAnsi"/>
          <w:color w:val="000000" w:themeColor="text1"/>
        </w:rPr>
        <w:t>pimpinan</w:t>
      </w:r>
      <w:proofErr w:type="spellEnd"/>
      <w:r w:rsidRPr="00DB25C4">
        <w:rPr>
          <w:rFonts w:cstheme="minorHAnsi"/>
          <w:color w:val="000000" w:themeColor="text1"/>
        </w:rPr>
        <w:t xml:space="preserve"> </w:t>
      </w:r>
      <w:proofErr w:type="spellStart"/>
      <w:r w:rsidRPr="00DB25C4">
        <w:rPr>
          <w:rFonts w:cstheme="minorHAnsi"/>
          <w:color w:val="000000" w:themeColor="text1"/>
        </w:rPr>
        <w:t>perguruan</w:t>
      </w:r>
      <w:proofErr w:type="spellEnd"/>
      <w:r w:rsidRPr="00DB25C4">
        <w:rPr>
          <w:rFonts w:cstheme="minorHAnsi"/>
          <w:color w:val="000000" w:themeColor="text1"/>
        </w:rPr>
        <w:t xml:space="preserve"> </w:t>
      </w:r>
      <w:proofErr w:type="spellStart"/>
      <w:r w:rsidRPr="00DB25C4">
        <w:rPr>
          <w:rFonts w:cstheme="minorHAnsi"/>
          <w:color w:val="000000" w:themeColor="text1"/>
        </w:rPr>
        <w:t>tinggi</w:t>
      </w:r>
      <w:proofErr w:type="spellEnd"/>
      <w:r w:rsidRPr="00DB25C4">
        <w:rPr>
          <w:rFonts w:cstheme="minorHAnsi"/>
          <w:color w:val="000000" w:themeColor="text1"/>
        </w:rPr>
        <w:t xml:space="preserve"> yang </w:t>
      </w:r>
      <w:proofErr w:type="spellStart"/>
      <w:r w:rsidRPr="00DB25C4">
        <w:rPr>
          <w:rFonts w:cstheme="minorHAnsi"/>
          <w:color w:val="000000" w:themeColor="text1"/>
        </w:rPr>
        <w:t>mengatur</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dan </w:t>
      </w:r>
      <w:proofErr w:type="spellStart"/>
      <w:r w:rsidRPr="00DB25C4">
        <w:rPr>
          <w:rFonts w:cstheme="minorHAnsi"/>
          <w:color w:val="000000" w:themeColor="text1"/>
        </w:rPr>
        <w:t>pemantauan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baik</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yang </w:t>
      </w:r>
      <w:proofErr w:type="spellStart"/>
      <w:r w:rsidRPr="00DB25C4">
        <w:rPr>
          <w:rFonts w:cstheme="minorHAnsi"/>
          <w:color w:val="000000" w:themeColor="text1"/>
        </w:rPr>
        <w:t>dilaksanakan</w:t>
      </w:r>
      <w:proofErr w:type="spellEnd"/>
      <w:r w:rsidRPr="00DB25C4">
        <w:rPr>
          <w:rFonts w:cstheme="minorHAnsi"/>
          <w:color w:val="000000" w:themeColor="text1"/>
        </w:rPr>
        <w:t xml:space="preserve"> di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maupun</w:t>
      </w:r>
      <w:proofErr w:type="spellEnd"/>
      <w:r w:rsidRPr="00DB25C4">
        <w:rPr>
          <w:rFonts w:cstheme="minorHAnsi"/>
          <w:color w:val="000000" w:themeColor="text1"/>
        </w:rPr>
        <w:t xml:space="preserve"> di </w:t>
      </w:r>
      <w:proofErr w:type="spellStart"/>
      <w:r w:rsidRPr="00DB25C4">
        <w:rPr>
          <w:rFonts w:cstheme="minorHAnsi"/>
          <w:color w:val="000000" w:themeColor="text1"/>
        </w:rPr>
        <w:t>luar</w:t>
      </w:r>
      <w:proofErr w:type="spellEnd"/>
      <w:r w:rsidRPr="00DB25C4">
        <w:rPr>
          <w:rFonts w:cstheme="minorHAnsi"/>
          <w:color w:val="000000" w:themeColor="text1"/>
        </w:rPr>
        <w:t xml:space="preserve"> PS. </w:t>
      </w:r>
    </w:p>
    <w:p w14:paraId="398B3427" w14:textId="77777777" w:rsidR="0076297E" w:rsidRPr="00DB25C4" w:rsidRDefault="0076297E" w:rsidP="009F6099">
      <w:pPr>
        <w:pStyle w:val="ListParagraph"/>
        <w:numPr>
          <w:ilvl w:val="0"/>
          <w:numId w:val="141"/>
        </w:numPr>
        <w:spacing w:after="0" w:line="240" w:lineRule="auto"/>
        <w:jc w:val="both"/>
        <w:rPr>
          <w:rFonts w:cstheme="minorHAnsi"/>
          <w:color w:val="000000" w:themeColor="text1"/>
        </w:rPr>
      </w:pPr>
      <w:r w:rsidRPr="00DB25C4">
        <w:rPr>
          <w:rFonts w:cstheme="minorHAnsi"/>
          <w:color w:val="000000" w:themeColor="text1"/>
        </w:rPr>
        <w:t xml:space="preserve">SK </w:t>
      </w:r>
      <w:proofErr w:type="spellStart"/>
      <w:r w:rsidRPr="00DB25C4">
        <w:rPr>
          <w:rFonts w:cstheme="minorHAnsi"/>
          <w:color w:val="000000" w:themeColor="text1"/>
        </w:rPr>
        <w:t>Rektor</w:t>
      </w:r>
      <w:proofErr w:type="spellEnd"/>
      <w:r w:rsidRPr="00DB25C4">
        <w:rPr>
          <w:rFonts w:cstheme="minorHAnsi"/>
          <w:color w:val="000000" w:themeColor="text1"/>
        </w:rPr>
        <w:t xml:space="preserve"> </w:t>
      </w:r>
      <w:proofErr w:type="spellStart"/>
      <w:proofErr w:type="gramStart"/>
      <w:r w:rsidRPr="00DB25C4">
        <w:rPr>
          <w:rFonts w:cstheme="minorHAnsi"/>
          <w:color w:val="000000" w:themeColor="text1"/>
        </w:rPr>
        <w:t>Nomor</w:t>
      </w:r>
      <w:proofErr w:type="spellEnd"/>
      <w:r w:rsidRPr="00DB25C4">
        <w:rPr>
          <w:rFonts w:cstheme="minorHAnsi"/>
          <w:color w:val="000000" w:themeColor="text1"/>
        </w:rPr>
        <w:t xml:space="preserve"> :</w:t>
      </w:r>
      <w:proofErr w:type="gramEnd"/>
      <w:r w:rsidRPr="00DB25C4">
        <w:rPr>
          <w:rFonts w:cstheme="minorHAnsi"/>
          <w:color w:val="000000" w:themeColor="text1"/>
        </w:rPr>
        <w:t xml:space="preserve">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peraturan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Universitas</w:t>
      </w:r>
    </w:p>
    <w:p w14:paraId="2C5C7FC1" w14:textId="77777777" w:rsidR="0076297E" w:rsidRPr="00DB25C4" w:rsidRDefault="0076297E" w:rsidP="009F6099">
      <w:pPr>
        <w:pStyle w:val="ListParagraph"/>
        <w:numPr>
          <w:ilvl w:val="0"/>
          <w:numId w:val="141"/>
        </w:numPr>
        <w:spacing w:after="0" w:line="240" w:lineRule="auto"/>
        <w:jc w:val="both"/>
        <w:rPr>
          <w:rFonts w:cstheme="minorHAnsi"/>
          <w:color w:val="000000" w:themeColor="text1"/>
        </w:rPr>
      </w:pPr>
      <w:r w:rsidRPr="00DB25C4">
        <w:rPr>
          <w:rFonts w:cstheme="minorHAnsi"/>
          <w:color w:val="000000" w:themeColor="text1"/>
        </w:rPr>
        <w:t xml:space="preserve">SK </w:t>
      </w:r>
      <w:proofErr w:type="spellStart"/>
      <w:r w:rsidRPr="00DB25C4">
        <w:rPr>
          <w:rFonts w:cstheme="minorHAnsi"/>
          <w:color w:val="000000" w:themeColor="text1"/>
        </w:rPr>
        <w:t>Rektor</w:t>
      </w:r>
      <w:proofErr w:type="spellEnd"/>
      <w:r w:rsidRPr="00DB25C4">
        <w:rPr>
          <w:rFonts w:cstheme="minorHAnsi"/>
          <w:color w:val="000000" w:themeColor="text1"/>
        </w:rPr>
        <w:t xml:space="preserve"> </w:t>
      </w:r>
      <w:proofErr w:type="spellStart"/>
      <w:r w:rsidRPr="00DB25C4">
        <w:rPr>
          <w:rFonts w:cstheme="minorHAnsi"/>
          <w:color w:val="000000" w:themeColor="text1"/>
        </w:rPr>
        <w:t>Nomor</w:t>
      </w:r>
      <w:proofErr w:type="spellEnd"/>
      <w:r w:rsidRPr="00DB25C4">
        <w:rPr>
          <w:rFonts w:cstheme="minorHAnsi"/>
          <w:color w:val="000000" w:themeColor="text1"/>
        </w:rPr>
        <w:t xml:space="preserve"> 0063/MACHUNG/SK-REK/X/2019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Pengangkatan</w:t>
      </w:r>
      <w:proofErr w:type="spellEnd"/>
      <w:r w:rsidRPr="00DB25C4">
        <w:rPr>
          <w:rFonts w:cstheme="minorHAnsi"/>
          <w:color w:val="000000" w:themeColor="text1"/>
        </w:rPr>
        <w:t xml:space="preserve"> Unit </w:t>
      </w:r>
      <w:proofErr w:type="spellStart"/>
      <w:r w:rsidRPr="00DB25C4">
        <w:rPr>
          <w:rFonts w:cstheme="minorHAnsi"/>
          <w:color w:val="000000" w:themeColor="text1"/>
        </w:rPr>
        <w:t>Penjaminan</w:t>
      </w:r>
      <w:proofErr w:type="spellEnd"/>
      <w:r w:rsidRPr="00DB25C4">
        <w:rPr>
          <w:rFonts w:cstheme="minorHAnsi"/>
          <w:color w:val="000000" w:themeColor="text1"/>
        </w:rPr>
        <w:t xml:space="preserve"> </w:t>
      </w:r>
      <w:proofErr w:type="spellStart"/>
      <w:r w:rsidRPr="00DB25C4">
        <w:rPr>
          <w:rFonts w:cstheme="minorHAnsi"/>
          <w:color w:val="000000" w:themeColor="text1"/>
        </w:rPr>
        <w:t>Mutu</w:t>
      </w:r>
      <w:proofErr w:type="spellEnd"/>
      <w:r w:rsidRPr="00DB25C4">
        <w:rPr>
          <w:rFonts w:cstheme="minorHAnsi"/>
          <w:color w:val="000000" w:themeColor="text1"/>
        </w:rPr>
        <w:t xml:space="preserve"> </w:t>
      </w:r>
      <w:proofErr w:type="spellStart"/>
      <w:r w:rsidRPr="00DB25C4">
        <w:rPr>
          <w:rFonts w:cstheme="minorHAnsi"/>
          <w:color w:val="000000" w:themeColor="text1"/>
        </w:rPr>
        <w:t>Fakultas</w:t>
      </w:r>
      <w:proofErr w:type="spellEnd"/>
    </w:p>
    <w:p w14:paraId="739DE2CE" w14:textId="77777777" w:rsidR="0076297E" w:rsidRPr="00DB25C4" w:rsidRDefault="0076297E" w:rsidP="009F6099">
      <w:pPr>
        <w:pStyle w:val="ListParagraph"/>
        <w:numPr>
          <w:ilvl w:val="0"/>
          <w:numId w:val="141"/>
        </w:numPr>
        <w:spacing w:after="0" w:line="240" w:lineRule="auto"/>
        <w:jc w:val="both"/>
        <w:rPr>
          <w:rFonts w:eastAsia="Calibri" w:cstheme="minorHAnsi"/>
          <w:color w:val="000000" w:themeColor="text1"/>
        </w:rPr>
      </w:pP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001/SPMI-MACHUNG/SM/01A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Kompetensi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Lulusan</w:t>
      </w:r>
      <w:proofErr w:type="spellEnd"/>
    </w:p>
    <w:p w14:paraId="0B12F4EC" w14:textId="77777777" w:rsidR="0076297E" w:rsidRPr="00DB25C4" w:rsidRDefault="0076297E" w:rsidP="009F6099">
      <w:pPr>
        <w:pStyle w:val="ListParagraph"/>
        <w:numPr>
          <w:ilvl w:val="0"/>
          <w:numId w:val="141"/>
        </w:numPr>
        <w:spacing w:after="0" w:line="240" w:lineRule="auto"/>
        <w:jc w:val="both"/>
        <w:rPr>
          <w:rFonts w:eastAsia="Calibri" w:cstheme="minorHAnsi"/>
          <w:color w:val="000000" w:themeColor="text1"/>
        </w:rPr>
      </w:pP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002/SPMI-MACHUNG/SM/01A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Isi </w:t>
      </w:r>
      <w:proofErr w:type="spellStart"/>
      <w:r w:rsidRPr="00DB25C4">
        <w:rPr>
          <w:rFonts w:eastAsia="Calibri" w:cstheme="minorHAnsi"/>
          <w:color w:val="000000" w:themeColor="text1"/>
        </w:rPr>
        <w:t>Pembelajaran</w:t>
      </w:r>
      <w:proofErr w:type="spellEnd"/>
      <w:r w:rsidRPr="00DB25C4">
        <w:rPr>
          <w:rFonts w:cstheme="minorHAnsi"/>
          <w:color w:val="000000" w:themeColor="text1"/>
        </w:rPr>
        <w:t xml:space="preserve"> </w:t>
      </w:r>
    </w:p>
    <w:p w14:paraId="714AAD6A" w14:textId="77777777" w:rsidR="0076297E" w:rsidRPr="00DB25C4" w:rsidRDefault="0076297E" w:rsidP="009F6099">
      <w:pPr>
        <w:pStyle w:val="ListParagraph"/>
        <w:numPr>
          <w:ilvl w:val="0"/>
          <w:numId w:val="141"/>
        </w:numPr>
        <w:spacing w:after="0" w:line="240" w:lineRule="auto"/>
        <w:jc w:val="both"/>
        <w:rPr>
          <w:rFonts w:eastAsia="Calibri" w:cstheme="minorHAnsi"/>
          <w:color w:val="000000" w:themeColor="text1"/>
        </w:rPr>
      </w:pP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003/SPMI-MACHUNG/SM/01A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Proses </w:t>
      </w:r>
      <w:proofErr w:type="spellStart"/>
      <w:r w:rsidRPr="00DB25C4">
        <w:rPr>
          <w:rFonts w:eastAsia="Calibri" w:cstheme="minorHAnsi"/>
          <w:color w:val="000000" w:themeColor="text1"/>
        </w:rPr>
        <w:t>Pembelajaran</w:t>
      </w:r>
      <w:proofErr w:type="spellEnd"/>
    </w:p>
    <w:p w14:paraId="58EBB7BD" w14:textId="77777777" w:rsidR="0076297E" w:rsidRPr="00DB25C4" w:rsidRDefault="0076297E" w:rsidP="009F6099">
      <w:pPr>
        <w:pStyle w:val="ListParagraph"/>
        <w:numPr>
          <w:ilvl w:val="0"/>
          <w:numId w:val="141"/>
        </w:numPr>
        <w:spacing w:after="0" w:line="240" w:lineRule="auto"/>
        <w:jc w:val="both"/>
        <w:rPr>
          <w:rFonts w:eastAsia="Calibri" w:cstheme="minorHAnsi"/>
          <w:color w:val="000000" w:themeColor="text1"/>
        </w:rPr>
      </w:pP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004/SPMI-MACHUNG/SM/01A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Penilaian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Pembelajaran</w:t>
      </w:r>
      <w:proofErr w:type="spellEnd"/>
    </w:p>
    <w:p w14:paraId="65F4ADCB" w14:textId="77777777" w:rsidR="0076297E" w:rsidRPr="00DB25C4" w:rsidRDefault="0076297E" w:rsidP="009F6099">
      <w:pPr>
        <w:pStyle w:val="ListParagraph"/>
        <w:numPr>
          <w:ilvl w:val="0"/>
          <w:numId w:val="141"/>
        </w:numPr>
        <w:spacing w:after="0" w:line="240" w:lineRule="auto"/>
        <w:jc w:val="both"/>
        <w:rPr>
          <w:rFonts w:eastAsia="Calibri" w:cstheme="minorHAnsi"/>
          <w:color w:val="000000" w:themeColor="text1"/>
        </w:rPr>
      </w:pP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005/SPMI-MACHUNG/SM/01A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xml:space="preserve"> dan Tenaga </w:t>
      </w:r>
      <w:proofErr w:type="spellStart"/>
      <w:r w:rsidRPr="00DB25C4">
        <w:rPr>
          <w:rFonts w:eastAsia="Calibri" w:cstheme="minorHAnsi"/>
          <w:color w:val="000000" w:themeColor="text1"/>
        </w:rPr>
        <w:t>Kependidikan</w:t>
      </w:r>
      <w:proofErr w:type="spellEnd"/>
    </w:p>
    <w:p w14:paraId="76BC204E" w14:textId="77777777" w:rsidR="0076297E" w:rsidRPr="00DB25C4" w:rsidRDefault="0076297E" w:rsidP="009F6099">
      <w:pPr>
        <w:pStyle w:val="ListParagraph"/>
        <w:numPr>
          <w:ilvl w:val="0"/>
          <w:numId w:val="141"/>
        </w:numPr>
        <w:spacing w:after="0" w:line="240" w:lineRule="auto"/>
        <w:jc w:val="both"/>
        <w:rPr>
          <w:rFonts w:eastAsia="Calibri" w:cstheme="minorHAnsi"/>
          <w:color w:val="000000" w:themeColor="text1"/>
        </w:rPr>
      </w:pP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006/SPMI-MACHUNG/SM/01A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Sarana dan </w:t>
      </w:r>
      <w:proofErr w:type="spellStart"/>
      <w:r w:rsidRPr="00DB25C4">
        <w:rPr>
          <w:rFonts w:eastAsia="Calibri" w:cstheme="minorHAnsi"/>
          <w:color w:val="000000" w:themeColor="text1"/>
        </w:rPr>
        <w:t>Prasarana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Pembelajaran</w:t>
      </w:r>
      <w:proofErr w:type="spellEnd"/>
    </w:p>
    <w:p w14:paraId="2A304F31" w14:textId="77777777" w:rsidR="0076297E" w:rsidRPr="00DB25C4" w:rsidRDefault="0076297E" w:rsidP="009F6099">
      <w:pPr>
        <w:pStyle w:val="ListParagraph"/>
        <w:numPr>
          <w:ilvl w:val="0"/>
          <w:numId w:val="141"/>
        </w:numPr>
        <w:spacing w:after="0" w:line="240" w:lineRule="auto"/>
        <w:jc w:val="both"/>
        <w:rPr>
          <w:rFonts w:eastAsia="Calibri" w:cstheme="minorHAnsi"/>
          <w:color w:val="000000" w:themeColor="text1"/>
        </w:rPr>
      </w:pP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007/SPMI-MACHUNG/SM/01A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Pengelolaan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Pembelajaran</w:t>
      </w:r>
      <w:proofErr w:type="spellEnd"/>
    </w:p>
    <w:p w14:paraId="1A5AD236" w14:textId="77777777" w:rsidR="0076297E" w:rsidRPr="00DB25C4" w:rsidRDefault="0076297E" w:rsidP="009F6099">
      <w:pPr>
        <w:pStyle w:val="ListParagraph"/>
        <w:numPr>
          <w:ilvl w:val="0"/>
          <w:numId w:val="141"/>
        </w:numPr>
        <w:spacing w:after="0" w:line="240" w:lineRule="auto"/>
        <w:jc w:val="both"/>
        <w:rPr>
          <w:rFonts w:cstheme="minorHAnsi"/>
          <w:color w:val="000000" w:themeColor="text1"/>
        </w:rPr>
      </w:pPr>
      <w:proofErr w:type="spellStart"/>
      <w:r w:rsidRPr="00DB25C4">
        <w:rPr>
          <w:rFonts w:cstheme="minorHAnsi"/>
          <w:color w:val="000000" w:themeColor="text1"/>
        </w:rPr>
        <w:t>Standar</w:t>
      </w:r>
      <w:proofErr w:type="spellEnd"/>
      <w:r w:rsidRPr="00DB25C4">
        <w:rPr>
          <w:rFonts w:cstheme="minorHAnsi"/>
          <w:color w:val="000000" w:themeColor="text1"/>
        </w:rPr>
        <w:t xml:space="preserve"> Operating Procedures (SOP) LPM-SOP-PEP-0001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Perkuliahan</w:t>
      </w:r>
      <w:proofErr w:type="spellEnd"/>
    </w:p>
    <w:p w14:paraId="293F1911" w14:textId="77777777" w:rsidR="0076297E" w:rsidRPr="00DB25C4" w:rsidRDefault="0076297E" w:rsidP="00687314">
      <w:pPr>
        <w:spacing w:after="0" w:line="240" w:lineRule="auto"/>
        <w:ind w:left="66"/>
        <w:jc w:val="both"/>
        <w:rPr>
          <w:rFonts w:cstheme="minorHAnsi"/>
          <w:color w:val="000000" w:themeColor="text1"/>
        </w:rPr>
      </w:pPr>
    </w:p>
    <w:p w14:paraId="74B16489"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t xml:space="preserve">6.2.2 </w:t>
      </w:r>
      <w:proofErr w:type="spellStart"/>
      <w:r w:rsidRPr="00DB25C4">
        <w:rPr>
          <w:rFonts w:cstheme="minorHAnsi"/>
          <w:b/>
          <w:bCs/>
          <w:color w:val="000000" w:themeColor="text1"/>
        </w:rPr>
        <w:t>Pelaksanaan</w:t>
      </w:r>
      <w:proofErr w:type="spellEnd"/>
    </w:p>
    <w:p w14:paraId="546AC0EC"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t xml:space="preserve">6.2.2.1 </w:t>
      </w:r>
      <w:proofErr w:type="spellStart"/>
      <w:r w:rsidRPr="00DB25C4">
        <w:rPr>
          <w:rFonts w:cstheme="minorHAnsi"/>
          <w:b/>
          <w:bCs/>
          <w:color w:val="000000" w:themeColor="text1"/>
        </w:rPr>
        <w:t>Pemenuhan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Karakteristik</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Pembelajaran</w:t>
      </w:r>
      <w:proofErr w:type="spellEnd"/>
    </w:p>
    <w:p w14:paraId="1E77FFF8" w14:textId="77777777" w:rsidR="0076297E" w:rsidRPr="00DB25C4" w:rsidRDefault="0076297E" w:rsidP="00687314">
      <w:pPr>
        <w:spacing w:after="0" w:line="240" w:lineRule="auto"/>
        <w:ind w:firstLine="720"/>
        <w:jc w:val="both"/>
        <w:rPr>
          <w:rFonts w:cstheme="minorHAnsi"/>
          <w:color w:val="000000" w:themeColor="text1"/>
        </w:rPr>
      </w:pPr>
      <w:r w:rsidRPr="00DB25C4">
        <w:rPr>
          <w:rFonts w:cstheme="minorHAnsi"/>
          <w:color w:val="000000" w:themeColor="text1"/>
        </w:rPr>
        <w:t xml:space="preserve">Strategi PS dan UPPS </w:t>
      </w:r>
      <w:proofErr w:type="spellStart"/>
      <w:r w:rsidRPr="00DB25C4">
        <w:rPr>
          <w:rFonts w:cstheme="minorHAnsi"/>
          <w:color w:val="000000" w:themeColor="text1"/>
        </w:rPr>
        <w:t>memastikan</w:t>
      </w:r>
      <w:proofErr w:type="spellEnd"/>
      <w:r w:rsidRPr="00DB25C4">
        <w:rPr>
          <w:rFonts w:cstheme="minorHAnsi"/>
          <w:color w:val="000000" w:themeColor="text1"/>
        </w:rPr>
        <w:t xml:space="preserve"> </w:t>
      </w:r>
      <w:proofErr w:type="spellStart"/>
      <w:r w:rsidRPr="00DB25C4">
        <w:rPr>
          <w:rFonts w:cstheme="minorHAnsi"/>
          <w:color w:val="000000" w:themeColor="text1"/>
        </w:rPr>
        <w:t>bahwa</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yang </w:t>
      </w:r>
      <w:proofErr w:type="spellStart"/>
      <w:r w:rsidRPr="00DB25C4">
        <w:rPr>
          <w:rFonts w:cstheme="minorHAnsi"/>
          <w:color w:val="000000" w:themeColor="text1"/>
        </w:rPr>
        <w:t>dilakuan</w:t>
      </w:r>
      <w:proofErr w:type="spellEnd"/>
      <w:r w:rsidRPr="00DB25C4">
        <w:rPr>
          <w:rFonts w:cstheme="minorHAnsi"/>
          <w:color w:val="000000" w:themeColor="text1"/>
        </w:rPr>
        <w:t xml:space="preserve"> oleh DTPS </w:t>
      </w:r>
      <w:proofErr w:type="spellStart"/>
      <w:r w:rsidRPr="00DB25C4">
        <w:rPr>
          <w:rFonts w:cstheme="minorHAnsi"/>
          <w:color w:val="000000" w:themeColor="text1"/>
        </w:rPr>
        <w:t>sesuai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RPS yang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disusun</w:t>
      </w:r>
      <w:proofErr w:type="spellEnd"/>
      <w:r w:rsidRPr="00DB25C4">
        <w:rPr>
          <w:rFonts w:cstheme="minorHAnsi"/>
          <w:color w:val="000000" w:themeColor="text1"/>
        </w:rPr>
        <w:t xml:space="preserve">, dan </w:t>
      </w:r>
      <w:proofErr w:type="spellStart"/>
      <w:r w:rsidRPr="00DB25C4">
        <w:rPr>
          <w:rFonts w:cstheme="minorHAnsi"/>
          <w:color w:val="000000" w:themeColor="text1"/>
        </w:rPr>
        <w:t>memiliki</w:t>
      </w:r>
      <w:proofErr w:type="spellEnd"/>
      <w:r w:rsidRPr="00DB25C4">
        <w:rPr>
          <w:rFonts w:cstheme="minorHAnsi"/>
          <w:color w:val="000000" w:themeColor="text1"/>
        </w:rPr>
        <w:t xml:space="preserve"> </w:t>
      </w:r>
      <w:proofErr w:type="spellStart"/>
      <w:r w:rsidRPr="00DB25C4">
        <w:rPr>
          <w:rFonts w:cstheme="minorHAnsi"/>
          <w:color w:val="000000" w:themeColor="text1"/>
        </w:rPr>
        <w:t>sifat</w:t>
      </w:r>
      <w:proofErr w:type="spellEnd"/>
      <w:r w:rsidRPr="00DB25C4">
        <w:rPr>
          <w:rFonts w:cstheme="minorHAnsi"/>
          <w:color w:val="000000" w:themeColor="text1"/>
        </w:rPr>
        <w:t xml:space="preserve"> </w:t>
      </w:r>
      <w:proofErr w:type="spellStart"/>
      <w:r w:rsidRPr="00DB25C4">
        <w:rPr>
          <w:rFonts w:cstheme="minorHAnsi"/>
          <w:color w:val="000000" w:themeColor="text1"/>
        </w:rPr>
        <w:t>interaktif</w:t>
      </w:r>
      <w:proofErr w:type="spellEnd"/>
      <w:r w:rsidRPr="00DB25C4">
        <w:rPr>
          <w:rFonts w:cstheme="minorHAnsi"/>
          <w:color w:val="000000" w:themeColor="text1"/>
        </w:rPr>
        <w:t xml:space="preserve">, holistic, </w:t>
      </w:r>
      <w:proofErr w:type="spellStart"/>
      <w:r w:rsidRPr="00DB25C4">
        <w:rPr>
          <w:rFonts w:cstheme="minorHAnsi"/>
          <w:color w:val="000000" w:themeColor="text1"/>
        </w:rPr>
        <w:t>integratif</w:t>
      </w:r>
      <w:proofErr w:type="spellEnd"/>
      <w:r w:rsidRPr="00DB25C4">
        <w:rPr>
          <w:rFonts w:cstheme="minorHAnsi"/>
          <w:color w:val="000000" w:themeColor="text1"/>
        </w:rPr>
        <w:t xml:space="preserve">, </w:t>
      </w:r>
      <w:proofErr w:type="spellStart"/>
      <w:r w:rsidRPr="00DB25C4">
        <w:rPr>
          <w:rFonts w:cstheme="minorHAnsi"/>
          <w:color w:val="000000" w:themeColor="text1"/>
        </w:rPr>
        <w:t>saintifik</w:t>
      </w:r>
      <w:proofErr w:type="spellEnd"/>
      <w:r w:rsidRPr="00DB25C4">
        <w:rPr>
          <w:rFonts w:cstheme="minorHAnsi"/>
          <w:color w:val="000000" w:themeColor="text1"/>
        </w:rPr>
        <w:t xml:space="preserve">, </w:t>
      </w:r>
      <w:proofErr w:type="spellStart"/>
      <w:r w:rsidRPr="00DB25C4">
        <w:rPr>
          <w:rFonts w:cstheme="minorHAnsi"/>
          <w:color w:val="000000" w:themeColor="text1"/>
        </w:rPr>
        <w:t>kontekstual</w:t>
      </w:r>
      <w:proofErr w:type="spellEnd"/>
      <w:r w:rsidRPr="00DB25C4">
        <w:rPr>
          <w:rFonts w:cstheme="minorHAnsi"/>
          <w:color w:val="000000" w:themeColor="text1"/>
        </w:rPr>
        <w:t xml:space="preserve">, </w:t>
      </w:r>
      <w:proofErr w:type="spellStart"/>
      <w:r w:rsidRPr="00DB25C4">
        <w:rPr>
          <w:rFonts w:cstheme="minorHAnsi"/>
          <w:color w:val="000000" w:themeColor="text1"/>
        </w:rPr>
        <w:t>tematik</w:t>
      </w:r>
      <w:proofErr w:type="spellEnd"/>
      <w:r w:rsidRPr="00DB25C4">
        <w:rPr>
          <w:rFonts w:cstheme="minorHAnsi"/>
          <w:color w:val="000000" w:themeColor="text1"/>
        </w:rPr>
        <w:t xml:space="preserve">, </w:t>
      </w:r>
      <w:proofErr w:type="spellStart"/>
      <w:r w:rsidRPr="00DB25C4">
        <w:rPr>
          <w:rFonts w:cstheme="minorHAnsi"/>
          <w:color w:val="000000" w:themeColor="text1"/>
        </w:rPr>
        <w:t>efektif</w:t>
      </w:r>
      <w:proofErr w:type="spellEnd"/>
      <w:r w:rsidRPr="00DB25C4">
        <w:rPr>
          <w:rFonts w:cstheme="minorHAnsi"/>
          <w:color w:val="000000" w:themeColor="text1"/>
        </w:rPr>
        <w:t xml:space="preserve">, </w:t>
      </w:r>
      <w:proofErr w:type="spellStart"/>
      <w:r w:rsidRPr="00DB25C4">
        <w:rPr>
          <w:rFonts w:cstheme="minorHAnsi"/>
          <w:color w:val="000000" w:themeColor="text1"/>
        </w:rPr>
        <w:t>kolaboratif</w:t>
      </w:r>
      <w:proofErr w:type="spellEnd"/>
      <w:r w:rsidRPr="00DB25C4">
        <w:rPr>
          <w:rFonts w:cstheme="minorHAnsi"/>
          <w:color w:val="000000" w:themeColor="text1"/>
        </w:rPr>
        <w:t xml:space="preserve">, dan </w:t>
      </w:r>
      <w:proofErr w:type="spellStart"/>
      <w:r w:rsidRPr="00DB25C4">
        <w:rPr>
          <w:rFonts w:cstheme="minorHAnsi"/>
          <w:color w:val="000000" w:themeColor="text1"/>
        </w:rPr>
        <w:t>berpusat</w:t>
      </w:r>
      <w:proofErr w:type="spellEnd"/>
      <w:r w:rsidRPr="00DB25C4">
        <w:rPr>
          <w:rFonts w:cstheme="minorHAnsi"/>
          <w:color w:val="000000" w:themeColor="text1"/>
        </w:rPr>
        <w:t xml:space="preserve"> pada </w:t>
      </w:r>
      <w:proofErr w:type="spellStart"/>
      <w:r w:rsidRPr="00DB25C4">
        <w:rPr>
          <w:rFonts w:cstheme="minorHAnsi"/>
          <w:color w:val="000000" w:themeColor="text1"/>
        </w:rPr>
        <w:t>mahasiswa</w:t>
      </w:r>
      <w:proofErr w:type="spellEnd"/>
      <w:r w:rsidRPr="00DB25C4">
        <w:rPr>
          <w:rFonts w:cstheme="minorHAnsi"/>
          <w:color w:val="000000" w:themeColor="text1"/>
        </w:rPr>
        <w:t>.</w:t>
      </w:r>
    </w:p>
    <w:p w14:paraId="7CA38596" w14:textId="77777777" w:rsidR="0076297E" w:rsidRPr="00DB25C4" w:rsidRDefault="0076297E" w:rsidP="00687314">
      <w:pPr>
        <w:spacing w:after="0" w:line="240" w:lineRule="auto"/>
        <w:ind w:firstLine="720"/>
        <w:jc w:val="both"/>
        <w:rPr>
          <w:rFonts w:cstheme="minorHAnsi"/>
          <w:color w:val="000000" w:themeColor="text1"/>
        </w:rPr>
      </w:pPr>
      <w:proofErr w:type="spellStart"/>
      <w:r w:rsidRPr="00DB25C4">
        <w:rPr>
          <w:rFonts w:cstheme="minorHAnsi"/>
          <w:color w:val="000000" w:themeColor="text1"/>
        </w:rPr>
        <w:t>Pembelajaran</w:t>
      </w:r>
      <w:proofErr w:type="spellEnd"/>
      <w:r w:rsidRPr="00DB25C4">
        <w:rPr>
          <w:rFonts w:cstheme="minorHAnsi"/>
          <w:color w:val="000000" w:themeColor="text1"/>
        </w:rPr>
        <w:t xml:space="preserve"> yang </w:t>
      </w:r>
      <w:proofErr w:type="spellStart"/>
      <w:r w:rsidRPr="00DB25C4">
        <w:rPr>
          <w:rFonts w:cstheme="minorHAnsi"/>
          <w:color w:val="000000" w:themeColor="text1"/>
        </w:rPr>
        <w:t>dilaksanakan</w:t>
      </w:r>
      <w:proofErr w:type="spellEnd"/>
      <w:r w:rsidRPr="00DB25C4">
        <w:rPr>
          <w:rFonts w:cstheme="minorHAnsi"/>
          <w:color w:val="000000" w:themeColor="text1"/>
        </w:rPr>
        <w:t xml:space="preserve"> di </w:t>
      </w:r>
      <w:proofErr w:type="spellStart"/>
      <w:r w:rsidRPr="00DB25C4">
        <w:rPr>
          <w:rFonts w:cstheme="minorHAnsi"/>
          <w:color w:val="000000" w:themeColor="text1"/>
        </w:rPr>
        <w:t>kelas</w:t>
      </w:r>
      <w:proofErr w:type="spellEnd"/>
      <w:r w:rsidRPr="00DB25C4">
        <w:rPr>
          <w:rFonts w:cstheme="minorHAnsi"/>
          <w:color w:val="000000" w:themeColor="text1"/>
        </w:rPr>
        <w:t xml:space="preserve">, </w:t>
      </w:r>
      <w:proofErr w:type="spellStart"/>
      <w:r w:rsidRPr="00DB25C4">
        <w:rPr>
          <w:rFonts w:cstheme="minorHAnsi"/>
          <w:color w:val="000000" w:themeColor="text1"/>
        </w:rPr>
        <w:t>laboratorium</w:t>
      </w:r>
      <w:proofErr w:type="spellEnd"/>
      <w:r w:rsidRPr="00DB25C4">
        <w:rPr>
          <w:rFonts w:cstheme="minorHAnsi"/>
          <w:color w:val="000000" w:themeColor="text1"/>
        </w:rPr>
        <w:t xml:space="preserve">, </w:t>
      </w:r>
      <w:proofErr w:type="spellStart"/>
      <w:r w:rsidRPr="00DB25C4">
        <w:rPr>
          <w:rFonts w:cstheme="minorHAnsi"/>
          <w:color w:val="000000" w:themeColor="text1"/>
        </w:rPr>
        <w:t>lapangan</w:t>
      </w:r>
      <w:proofErr w:type="spellEnd"/>
      <w:r w:rsidRPr="00DB25C4">
        <w:rPr>
          <w:rFonts w:cstheme="minorHAnsi"/>
          <w:color w:val="000000" w:themeColor="text1"/>
        </w:rPr>
        <w:t xml:space="preserve">, daring, </w:t>
      </w:r>
      <w:proofErr w:type="spellStart"/>
      <w:r w:rsidRPr="00DB25C4">
        <w:rPr>
          <w:rFonts w:cstheme="minorHAnsi"/>
          <w:color w:val="000000" w:themeColor="text1"/>
        </w:rPr>
        <w:t>maupun</w:t>
      </w:r>
      <w:proofErr w:type="spellEnd"/>
      <w:r w:rsidRPr="00DB25C4">
        <w:rPr>
          <w:rFonts w:cstheme="minorHAnsi"/>
          <w:color w:val="000000" w:themeColor="text1"/>
        </w:rPr>
        <w:t xml:space="preserve"> </w:t>
      </w:r>
      <w:proofErr w:type="spellStart"/>
      <w:r w:rsidRPr="00DB25C4">
        <w:rPr>
          <w:rFonts w:cstheme="minorHAnsi"/>
          <w:color w:val="000000" w:themeColor="text1"/>
        </w:rPr>
        <w:t>bauran</w:t>
      </w:r>
      <w:proofErr w:type="spellEnd"/>
      <w:r w:rsidRPr="00DB25C4">
        <w:rPr>
          <w:rFonts w:cstheme="minorHAnsi"/>
          <w:color w:val="000000" w:themeColor="text1"/>
        </w:rPr>
        <w:t xml:space="preserve"> </w:t>
      </w:r>
      <w:proofErr w:type="spellStart"/>
      <w:r w:rsidRPr="00DB25C4">
        <w:rPr>
          <w:rFonts w:cstheme="minorHAnsi"/>
          <w:color w:val="000000" w:themeColor="text1"/>
        </w:rPr>
        <w:t>direncanakan</w:t>
      </w:r>
      <w:proofErr w:type="spellEnd"/>
      <w:r w:rsidRPr="00DB25C4">
        <w:rPr>
          <w:rFonts w:cstheme="minorHAnsi"/>
          <w:color w:val="000000" w:themeColor="text1"/>
        </w:rPr>
        <w:t xml:space="preserve"> dan </w:t>
      </w:r>
      <w:proofErr w:type="spellStart"/>
      <w:r w:rsidRPr="00DB25C4">
        <w:rPr>
          <w:rFonts w:cstheme="minorHAnsi"/>
          <w:color w:val="000000" w:themeColor="text1"/>
        </w:rPr>
        <w:t>dilaksanakan</w:t>
      </w:r>
      <w:proofErr w:type="spellEnd"/>
      <w:r w:rsidRPr="00DB25C4">
        <w:rPr>
          <w:rFonts w:cstheme="minorHAnsi"/>
          <w:color w:val="000000" w:themeColor="text1"/>
        </w:rPr>
        <w:t xml:space="preserve"> </w:t>
      </w:r>
      <w:proofErr w:type="spellStart"/>
      <w:r w:rsidRPr="00DB25C4">
        <w:rPr>
          <w:rFonts w:cstheme="minorHAnsi"/>
          <w:color w:val="000000" w:themeColor="text1"/>
        </w:rPr>
        <w:t>sesuai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Rencana</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Semester (RPS) yang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disusun</w:t>
      </w:r>
      <w:proofErr w:type="spellEnd"/>
      <w:r w:rsidRPr="00DB25C4">
        <w:rPr>
          <w:rFonts w:cstheme="minorHAnsi"/>
          <w:color w:val="000000" w:themeColor="text1"/>
        </w:rPr>
        <w:t xml:space="preserve"> oleh </w:t>
      </w:r>
      <w:proofErr w:type="spellStart"/>
      <w:r w:rsidRPr="00DB25C4">
        <w:rPr>
          <w:rFonts w:cstheme="minorHAnsi"/>
          <w:color w:val="000000" w:themeColor="text1"/>
        </w:rPr>
        <w:t>dosen</w:t>
      </w:r>
      <w:proofErr w:type="spellEnd"/>
      <w:r w:rsidRPr="00DB25C4">
        <w:rPr>
          <w:rFonts w:cstheme="minorHAnsi"/>
          <w:color w:val="000000" w:themeColor="text1"/>
        </w:rPr>
        <w:t xml:space="preserve"> yang </w:t>
      </w:r>
      <w:proofErr w:type="spellStart"/>
      <w:r w:rsidRPr="00DB25C4">
        <w:rPr>
          <w:rFonts w:cstheme="minorHAnsi"/>
          <w:color w:val="000000" w:themeColor="text1"/>
        </w:rPr>
        <w:t>bersangkutan</w:t>
      </w:r>
      <w:proofErr w:type="spellEnd"/>
      <w:r w:rsidRPr="00DB25C4">
        <w:rPr>
          <w:rFonts w:cstheme="minorHAnsi"/>
          <w:color w:val="000000" w:themeColor="text1"/>
        </w:rPr>
        <w:t xml:space="preserve">. Proses </w:t>
      </w:r>
      <w:proofErr w:type="spellStart"/>
      <w:proofErr w:type="gramStart"/>
      <w:r w:rsidRPr="00DB25C4">
        <w:rPr>
          <w:rFonts w:cstheme="minorHAnsi"/>
          <w:color w:val="000000" w:themeColor="text1"/>
        </w:rPr>
        <w:t>penyusunan</w:t>
      </w:r>
      <w:proofErr w:type="spellEnd"/>
      <w:r w:rsidRPr="00DB25C4">
        <w:rPr>
          <w:rFonts w:cstheme="minorHAnsi"/>
          <w:color w:val="000000" w:themeColor="text1"/>
        </w:rPr>
        <w:t xml:space="preserve">  RPS</w:t>
      </w:r>
      <w:proofErr w:type="gramEnd"/>
      <w:r w:rsidRPr="00DB25C4">
        <w:rPr>
          <w:rFonts w:cstheme="minorHAnsi"/>
          <w:color w:val="000000" w:themeColor="text1"/>
        </w:rPr>
        <w:t xml:space="preserve"> juga </w:t>
      </w:r>
      <w:proofErr w:type="spellStart"/>
      <w:r w:rsidRPr="00DB25C4">
        <w:rPr>
          <w:rFonts w:cstheme="minorHAnsi"/>
          <w:color w:val="000000" w:themeColor="text1"/>
        </w:rPr>
        <w:t>dipantau</w:t>
      </w:r>
      <w:proofErr w:type="spellEnd"/>
      <w:r w:rsidRPr="00DB25C4">
        <w:rPr>
          <w:rFonts w:cstheme="minorHAnsi"/>
          <w:color w:val="000000" w:themeColor="text1"/>
        </w:rPr>
        <w:t xml:space="preserve"> oleh </w:t>
      </w:r>
      <w:proofErr w:type="spellStart"/>
      <w:r w:rsidRPr="00DB25C4">
        <w:rPr>
          <w:rFonts w:cstheme="minorHAnsi"/>
          <w:color w:val="000000" w:themeColor="text1"/>
        </w:rPr>
        <w:t>Kepala</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dan </w:t>
      </w:r>
      <w:proofErr w:type="spellStart"/>
      <w:r w:rsidRPr="00DB25C4">
        <w:rPr>
          <w:rFonts w:cstheme="minorHAnsi"/>
          <w:color w:val="000000" w:themeColor="text1"/>
        </w:rPr>
        <w:t>Koordinator</w:t>
      </w:r>
      <w:proofErr w:type="spellEnd"/>
      <w:r w:rsidRPr="00DB25C4">
        <w:rPr>
          <w:rFonts w:cstheme="minorHAnsi"/>
          <w:color w:val="000000" w:themeColor="text1"/>
        </w:rPr>
        <w:t xml:space="preserve"> Unit </w:t>
      </w:r>
      <w:proofErr w:type="spellStart"/>
      <w:r w:rsidRPr="00DB25C4">
        <w:rPr>
          <w:rFonts w:cstheme="minorHAnsi"/>
          <w:color w:val="000000" w:themeColor="text1"/>
        </w:rPr>
        <w:t>Penjaminan</w:t>
      </w:r>
      <w:proofErr w:type="spellEnd"/>
      <w:r w:rsidRPr="00DB25C4">
        <w:rPr>
          <w:rFonts w:cstheme="minorHAnsi"/>
          <w:color w:val="000000" w:themeColor="text1"/>
        </w:rPr>
        <w:t xml:space="preserve"> </w:t>
      </w:r>
      <w:proofErr w:type="spellStart"/>
      <w:r w:rsidRPr="00DB25C4">
        <w:rPr>
          <w:rFonts w:cstheme="minorHAnsi"/>
          <w:color w:val="000000" w:themeColor="text1"/>
        </w:rPr>
        <w:t>Mutu</w:t>
      </w:r>
      <w:proofErr w:type="spellEnd"/>
      <w:r w:rsidRPr="00DB25C4">
        <w:rPr>
          <w:rFonts w:cstheme="minorHAnsi"/>
          <w:color w:val="000000" w:themeColor="text1"/>
        </w:rPr>
        <w:t xml:space="preserve"> Tingkat </w:t>
      </w:r>
      <w:proofErr w:type="spellStart"/>
      <w:r w:rsidRPr="00DB25C4">
        <w:rPr>
          <w:rFonts w:cstheme="minorHAnsi"/>
          <w:color w:val="000000" w:themeColor="text1"/>
        </w:rPr>
        <w:t>Fakultas</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memastikan</w:t>
      </w:r>
      <w:proofErr w:type="spellEnd"/>
      <w:r w:rsidRPr="00DB25C4">
        <w:rPr>
          <w:rFonts w:cstheme="minorHAnsi"/>
          <w:color w:val="000000" w:themeColor="text1"/>
        </w:rPr>
        <w:t xml:space="preserve"> </w:t>
      </w:r>
      <w:proofErr w:type="spellStart"/>
      <w:r w:rsidRPr="00DB25C4">
        <w:rPr>
          <w:rFonts w:cstheme="minorHAnsi"/>
          <w:color w:val="000000" w:themeColor="text1"/>
        </w:rPr>
        <w:t>capaian</w:t>
      </w:r>
      <w:proofErr w:type="spellEnd"/>
      <w:r w:rsidRPr="00DB25C4">
        <w:rPr>
          <w:rFonts w:cstheme="minorHAnsi"/>
          <w:color w:val="000000" w:themeColor="text1"/>
        </w:rPr>
        <w:t xml:space="preserve"> </w:t>
      </w:r>
      <w:proofErr w:type="spellStart"/>
      <w:r w:rsidRPr="00DB25C4">
        <w:rPr>
          <w:rFonts w:cstheme="minorHAnsi"/>
          <w:color w:val="000000" w:themeColor="text1"/>
        </w:rPr>
        <w:lastRenderedPageBreak/>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mata</w:t>
      </w:r>
      <w:proofErr w:type="spellEnd"/>
      <w:r w:rsidRPr="00DB25C4">
        <w:rPr>
          <w:rFonts w:cstheme="minorHAnsi"/>
          <w:color w:val="000000" w:themeColor="text1"/>
        </w:rPr>
        <w:t xml:space="preserve"> </w:t>
      </w:r>
      <w:proofErr w:type="spellStart"/>
      <w:r w:rsidRPr="00DB25C4">
        <w:rPr>
          <w:rFonts w:cstheme="minorHAnsi"/>
          <w:color w:val="000000" w:themeColor="text1"/>
        </w:rPr>
        <w:t>kuliah</w:t>
      </w:r>
      <w:proofErr w:type="spellEnd"/>
      <w:r w:rsidRPr="00DB25C4">
        <w:rPr>
          <w:rFonts w:cstheme="minorHAnsi"/>
          <w:color w:val="000000" w:themeColor="text1"/>
        </w:rPr>
        <w:t xml:space="preserve"> (CPMK) yang </w:t>
      </w:r>
      <w:proofErr w:type="spellStart"/>
      <w:r w:rsidRPr="00DB25C4">
        <w:rPr>
          <w:rFonts w:cstheme="minorHAnsi"/>
          <w:color w:val="000000" w:themeColor="text1"/>
        </w:rPr>
        <w:t>sudah</w:t>
      </w:r>
      <w:proofErr w:type="spellEnd"/>
      <w:r w:rsidRPr="00DB25C4">
        <w:rPr>
          <w:rFonts w:cstheme="minorHAnsi"/>
          <w:color w:val="000000" w:themeColor="text1"/>
        </w:rPr>
        <w:t xml:space="preserve"> </w:t>
      </w:r>
      <w:proofErr w:type="spellStart"/>
      <w:r w:rsidRPr="00DB25C4">
        <w:rPr>
          <w:rFonts w:cstheme="minorHAnsi"/>
          <w:color w:val="000000" w:themeColor="text1"/>
        </w:rPr>
        <w:t>disusun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baik</w:t>
      </w:r>
      <w:proofErr w:type="spellEnd"/>
      <w:r w:rsidRPr="00DB25C4">
        <w:rPr>
          <w:rFonts w:cstheme="minorHAnsi"/>
          <w:color w:val="000000" w:themeColor="text1"/>
        </w:rPr>
        <w:t xml:space="preserve"> </w:t>
      </w:r>
      <w:proofErr w:type="spellStart"/>
      <w:r w:rsidRPr="00DB25C4">
        <w:rPr>
          <w:rFonts w:cstheme="minorHAnsi"/>
          <w:color w:val="000000" w:themeColor="text1"/>
        </w:rPr>
        <w:t>sesuai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capaian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lulusan</w:t>
      </w:r>
      <w:proofErr w:type="spellEnd"/>
      <w:r w:rsidRPr="00DB25C4">
        <w:rPr>
          <w:rFonts w:cstheme="minorHAnsi"/>
          <w:color w:val="000000" w:themeColor="text1"/>
        </w:rPr>
        <w:t xml:space="preserve"> (CPL) </w:t>
      </w:r>
      <w:proofErr w:type="spellStart"/>
      <w:r w:rsidRPr="00DB25C4">
        <w:rPr>
          <w:rFonts w:cstheme="minorHAnsi"/>
          <w:color w:val="000000" w:themeColor="text1"/>
        </w:rPr>
        <w:t>dari</w:t>
      </w:r>
      <w:proofErr w:type="spellEnd"/>
      <w:r w:rsidRPr="00DB25C4">
        <w:rPr>
          <w:rFonts w:cstheme="minorHAnsi"/>
          <w:color w:val="000000" w:themeColor="text1"/>
        </w:rPr>
        <w:t xml:space="preserve"> PS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sistem</w:t>
      </w:r>
      <w:proofErr w:type="spellEnd"/>
      <w:r w:rsidRPr="00DB25C4">
        <w:rPr>
          <w:rFonts w:cstheme="minorHAnsi"/>
          <w:color w:val="000000" w:themeColor="text1"/>
        </w:rPr>
        <w:t xml:space="preserve"> </w:t>
      </w:r>
      <w:proofErr w:type="spellStart"/>
      <w:r w:rsidRPr="00DB25C4">
        <w:rPr>
          <w:rFonts w:cstheme="minorHAnsi"/>
          <w:color w:val="000000" w:themeColor="text1"/>
        </w:rPr>
        <w:t>eksekutif</w:t>
      </w:r>
      <w:proofErr w:type="spellEnd"/>
      <w:r w:rsidRPr="00DB25C4">
        <w:rPr>
          <w:rFonts w:cstheme="minorHAnsi"/>
          <w:color w:val="000000" w:themeColor="text1"/>
        </w:rPr>
        <w:t xml:space="preserve"> Universitas Ma Chung </w:t>
      </w:r>
      <w:r w:rsidRPr="00DB25C4">
        <w:rPr>
          <w:rFonts w:cstheme="minorHAnsi"/>
          <w:i/>
          <w:iCs/>
          <w:color w:val="000000" w:themeColor="text1"/>
        </w:rPr>
        <w:t>(eksekutif.machung.ac.id).</w:t>
      </w:r>
      <w:r w:rsidRPr="00DB25C4">
        <w:rPr>
          <w:rFonts w:cstheme="minorHAnsi"/>
          <w:color w:val="000000" w:themeColor="text1"/>
        </w:rPr>
        <w:t xml:space="preserve"> </w:t>
      </w:r>
      <w:proofErr w:type="spellStart"/>
      <w:r w:rsidRPr="00DB25C4">
        <w:rPr>
          <w:rFonts w:cstheme="minorHAnsi"/>
          <w:color w:val="000000" w:themeColor="text1"/>
        </w:rPr>
        <w:t>Tidak</w:t>
      </w:r>
      <w:proofErr w:type="spellEnd"/>
      <w:r w:rsidRPr="00DB25C4">
        <w:rPr>
          <w:rFonts w:cstheme="minorHAnsi"/>
          <w:color w:val="000000" w:themeColor="text1"/>
        </w:rPr>
        <w:t xml:space="preserve"> </w:t>
      </w:r>
      <w:proofErr w:type="spellStart"/>
      <w:r w:rsidRPr="00DB25C4">
        <w:rPr>
          <w:rFonts w:cstheme="minorHAnsi"/>
          <w:color w:val="000000" w:themeColor="text1"/>
        </w:rPr>
        <w:t>hanya</w:t>
      </w:r>
      <w:proofErr w:type="spellEnd"/>
      <w:r w:rsidRPr="00DB25C4">
        <w:rPr>
          <w:rFonts w:cstheme="minorHAnsi"/>
          <w:color w:val="000000" w:themeColor="text1"/>
        </w:rPr>
        <w:t xml:space="preserve"> </w:t>
      </w:r>
      <w:proofErr w:type="spellStart"/>
      <w:r w:rsidRPr="00DB25C4">
        <w:rPr>
          <w:rFonts w:cstheme="minorHAnsi"/>
          <w:color w:val="000000" w:themeColor="text1"/>
        </w:rPr>
        <w:t>itu</w:t>
      </w:r>
      <w:proofErr w:type="spellEnd"/>
      <w:r w:rsidRPr="00DB25C4">
        <w:rPr>
          <w:rFonts w:cstheme="minorHAnsi"/>
          <w:color w:val="000000" w:themeColor="text1"/>
        </w:rPr>
        <w:t xml:space="preserve">, </w:t>
      </w:r>
      <w:proofErr w:type="spellStart"/>
      <w:r w:rsidRPr="00DB25C4">
        <w:rPr>
          <w:rFonts w:cstheme="minorHAnsi"/>
          <w:color w:val="000000" w:themeColor="text1"/>
        </w:rPr>
        <w:t>dari</w:t>
      </w:r>
      <w:proofErr w:type="spellEnd"/>
      <w:r w:rsidRPr="00DB25C4">
        <w:rPr>
          <w:rFonts w:cstheme="minorHAnsi"/>
          <w:color w:val="000000" w:themeColor="text1"/>
        </w:rPr>
        <w:t xml:space="preserve"> RPS juga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dilihat</w:t>
      </w:r>
      <w:proofErr w:type="spellEnd"/>
      <w:r w:rsidRPr="00DB25C4">
        <w:rPr>
          <w:rFonts w:cstheme="minorHAnsi"/>
          <w:color w:val="000000" w:themeColor="text1"/>
        </w:rPr>
        <w:t xml:space="preserve"> </w:t>
      </w:r>
      <w:proofErr w:type="spellStart"/>
      <w:r w:rsidRPr="00DB25C4">
        <w:rPr>
          <w:rFonts w:cstheme="minorHAnsi"/>
          <w:color w:val="000000" w:themeColor="text1"/>
        </w:rPr>
        <w:t>bagaimana</w:t>
      </w:r>
      <w:proofErr w:type="spellEnd"/>
      <w:r w:rsidRPr="00DB25C4">
        <w:rPr>
          <w:rFonts w:cstheme="minorHAnsi"/>
          <w:color w:val="000000" w:themeColor="text1"/>
        </w:rPr>
        <w:t xml:space="preserve"> proses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dikemas</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yang </w:t>
      </w:r>
      <w:proofErr w:type="spellStart"/>
      <w:r w:rsidRPr="00DB25C4">
        <w:rPr>
          <w:rFonts w:cstheme="minorHAnsi"/>
          <w:color w:val="000000" w:themeColor="text1"/>
        </w:rPr>
        <w:t>interaktif</w:t>
      </w:r>
      <w:proofErr w:type="spellEnd"/>
      <w:r w:rsidRPr="00DB25C4">
        <w:rPr>
          <w:rFonts w:cstheme="minorHAnsi"/>
          <w:color w:val="000000" w:themeColor="text1"/>
        </w:rPr>
        <w:t xml:space="preserve">, </w:t>
      </w:r>
      <w:r w:rsidRPr="00DB25C4">
        <w:rPr>
          <w:rFonts w:cstheme="minorHAnsi"/>
          <w:i/>
          <w:iCs/>
          <w:color w:val="000000" w:themeColor="text1"/>
        </w:rPr>
        <w:t>holistic</w:t>
      </w:r>
      <w:r w:rsidRPr="00DB25C4">
        <w:rPr>
          <w:rFonts w:cstheme="minorHAnsi"/>
          <w:color w:val="000000" w:themeColor="text1"/>
        </w:rPr>
        <w:t xml:space="preserve">, </w:t>
      </w:r>
      <w:proofErr w:type="spellStart"/>
      <w:r w:rsidRPr="00DB25C4">
        <w:rPr>
          <w:rFonts w:cstheme="minorHAnsi"/>
          <w:color w:val="000000" w:themeColor="text1"/>
        </w:rPr>
        <w:t>integratif</w:t>
      </w:r>
      <w:proofErr w:type="spellEnd"/>
      <w:r w:rsidRPr="00DB25C4">
        <w:rPr>
          <w:rFonts w:cstheme="minorHAnsi"/>
          <w:color w:val="000000" w:themeColor="text1"/>
        </w:rPr>
        <w:t xml:space="preserve">, </w:t>
      </w:r>
      <w:proofErr w:type="spellStart"/>
      <w:r w:rsidRPr="00DB25C4">
        <w:rPr>
          <w:rFonts w:cstheme="minorHAnsi"/>
          <w:color w:val="000000" w:themeColor="text1"/>
        </w:rPr>
        <w:t>saintifik</w:t>
      </w:r>
      <w:proofErr w:type="spellEnd"/>
      <w:r w:rsidRPr="00DB25C4">
        <w:rPr>
          <w:rFonts w:cstheme="minorHAnsi"/>
          <w:color w:val="000000" w:themeColor="text1"/>
        </w:rPr>
        <w:t xml:space="preserve">, </w:t>
      </w:r>
      <w:proofErr w:type="spellStart"/>
      <w:r w:rsidRPr="00DB25C4">
        <w:rPr>
          <w:rFonts w:cstheme="minorHAnsi"/>
          <w:color w:val="000000" w:themeColor="text1"/>
        </w:rPr>
        <w:t>kontekstual</w:t>
      </w:r>
      <w:proofErr w:type="spellEnd"/>
      <w:r w:rsidRPr="00DB25C4">
        <w:rPr>
          <w:rFonts w:cstheme="minorHAnsi"/>
          <w:color w:val="000000" w:themeColor="text1"/>
        </w:rPr>
        <w:t xml:space="preserve">, </w:t>
      </w:r>
      <w:proofErr w:type="spellStart"/>
      <w:r w:rsidRPr="00DB25C4">
        <w:rPr>
          <w:rFonts w:cstheme="minorHAnsi"/>
          <w:color w:val="000000" w:themeColor="text1"/>
        </w:rPr>
        <w:t>tematik</w:t>
      </w:r>
      <w:proofErr w:type="spellEnd"/>
      <w:r w:rsidRPr="00DB25C4">
        <w:rPr>
          <w:rFonts w:cstheme="minorHAnsi"/>
          <w:color w:val="000000" w:themeColor="text1"/>
        </w:rPr>
        <w:t xml:space="preserve">, </w:t>
      </w:r>
      <w:proofErr w:type="spellStart"/>
      <w:r w:rsidRPr="00DB25C4">
        <w:rPr>
          <w:rFonts w:cstheme="minorHAnsi"/>
          <w:color w:val="000000" w:themeColor="text1"/>
        </w:rPr>
        <w:t>efektif</w:t>
      </w:r>
      <w:proofErr w:type="spellEnd"/>
      <w:r w:rsidRPr="00DB25C4">
        <w:rPr>
          <w:rFonts w:cstheme="minorHAnsi"/>
          <w:color w:val="000000" w:themeColor="text1"/>
        </w:rPr>
        <w:t xml:space="preserve">, </w:t>
      </w:r>
      <w:proofErr w:type="spellStart"/>
      <w:r w:rsidRPr="00DB25C4">
        <w:rPr>
          <w:rFonts w:cstheme="minorHAnsi"/>
          <w:color w:val="000000" w:themeColor="text1"/>
        </w:rPr>
        <w:t>kolaboratif</w:t>
      </w:r>
      <w:proofErr w:type="spellEnd"/>
      <w:r w:rsidRPr="00DB25C4">
        <w:rPr>
          <w:rFonts w:cstheme="minorHAnsi"/>
          <w:color w:val="000000" w:themeColor="text1"/>
        </w:rPr>
        <w:t xml:space="preserve">, dan </w:t>
      </w:r>
      <w:proofErr w:type="spellStart"/>
      <w:r w:rsidRPr="00DB25C4">
        <w:rPr>
          <w:rFonts w:cstheme="minorHAnsi"/>
          <w:color w:val="000000" w:themeColor="text1"/>
        </w:rPr>
        <w:t>berpusat</w:t>
      </w:r>
      <w:proofErr w:type="spellEnd"/>
      <w:r w:rsidRPr="00DB25C4">
        <w:rPr>
          <w:rFonts w:cstheme="minorHAnsi"/>
          <w:color w:val="000000" w:themeColor="text1"/>
        </w:rPr>
        <w:t xml:space="preserve"> pada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proofErr w:type="gramStart"/>
      <w:r w:rsidRPr="00DB25C4">
        <w:rPr>
          <w:rFonts w:cstheme="minorHAnsi"/>
          <w:color w:val="000000" w:themeColor="text1"/>
        </w:rPr>
        <w:t>sebagaimana</w:t>
      </w:r>
      <w:proofErr w:type="spellEnd"/>
      <w:r w:rsidRPr="00DB25C4">
        <w:rPr>
          <w:rFonts w:cstheme="minorHAnsi"/>
          <w:color w:val="000000" w:themeColor="text1"/>
        </w:rPr>
        <w:t xml:space="preserve">  yang</w:t>
      </w:r>
      <w:proofErr w:type="gramEnd"/>
      <w:r w:rsidRPr="00DB25C4">
        <w:rPr>
          <w:rFonts w:cstheme="minorHAnsi"/>
          <w:color w:val="000000" w:themeColor="text1"/>
        </w:rPr>
        <w:t xml:space="preserve"> </w:t>
      </w:r>
      <w:proofErr w:type="spellStart"/>
      <w:r w:rsidRPr="00DB25C4">
        <w:rPr>
          <w:rFonts w:cstheme="minorHAnsi"/>
          <w:color w:val="000000" w:themeColor="text1"/>
        </w:rPr>
        <w:t>sudah</w:t>
      </w:r>
      <w:proofErr w:type="spellEnd"/>
      <w:r w:rsidRPr="00DB25C4">
        <w:rPr>
          <w:rFonts w:cstheme="minorHAnsi"/>
          <w:color w:val="000000" w:themeColor="text1"/>
        </w:rPr>
        <w:t xml:space="preserve"> </w:t>
      </w:r>
      <w:proofErr w:type="spellStart"/>
      <w:r w:rsidRPr="00DB25C4">
        <w:rPr>
          <w:rFonts w:cstheme="minorHAnsi"/>
          <w:color w:val="000000" w:themeColor="text1"/>
        </w:rPr>
        <w:t>diamanatkan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SN-</w:t>
      </w:r>
      <w:proofErr w:type="spellStart"/>
      <w:r w:rsidRPr="00DB25C4">
        <w:rPr>
          <w:rFonts w:cstheme="minorHAnsi"/>
          <w:color w:val="000000" w:themeColor="text1"/>
        </w:rPr>
        <w:t>Dikti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melihat</w:t>
      </w:r>
      <w:proofErr w:type="spellEnd"/>
      <w:r w:rsidRPr="00DB25C4">
        <w:rPr>
          <w:rFonts w:cstheme="minorHAnsi"/>
          <w:color w:val="000000" w:themeColor="text1"/>
        </w:rPr>
        <w:t xml:space="preserve"> pada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metode</w:t>
      </w:r>
      <w:proofErr w:type="spellEnd"/>
      <w:r w:rsidRPr="00DB25C4">
        <w:rPr>
          <w:rFonts w:cstheme="minorHAnsi"/>
          <w:color w:val="000000" w:themeColor="text1"/>
        </w:rPr>
        <w:t xml:space="preserve">, dan </w:t>
      </w:r>
      <w:proofErr w:type="spellStart"/>
      <w:r w:rsidRPr="00DB25C4">
        <w:rPr>
          <w:rFonts w:cstheme="minorHAnsi"/>
          <w:color w:val="000000" w:themeColor="text1"/>
        </w:rPr>
        <w:t>teknik</w:t>
      </w:r>
      <w:proofErr w:type="spellEnd"/>
      <w:r w:rsidRPr="00DB25C4">
        <w:rPr>
          <w:rFonts w:cstheme="minorHAnsi"/>
          <w:color w:val="000000" w:themeColor="text1"/>
        </w:rPr>
        <w:t xml:space="preserve"> yang </w:t>
      </w:r>
      <w:proofErr w:type="spellStart"/>
      <w:r w:rsidRPr="00DB25C4">
        <w:rPr>
          <w:rFonts w:cstheme="minorHAnsi"/>
          <w:color w:val="000000" w:themeColor="text1"/>
        </w:rPr>
        <w:t>digunakan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Adapun </w:t>
      </w:r>
      <w:proofErr w:type="spellStart"/>
      <w:r w:rsidRPr="00DB25C4">
        <w:rPr>
          <w:rFonts w:cstheme="minorHAnsi"/>
          <w:color w:val="000000" w:themeColor="text1"/>
        </w:rPr>
        <w:t>beberapa</w:t>
      </w:r>
      <w:proofErr w:type="spellEnd"/>
      <w:r w:rsidRPr="00DB25C4">
        <w:rPr>
          <w:rFonts w:cstheme="minorHAnsi"/>
          <w:color w:val="000000" w:themeColor="text1"/>
        </w:rPr>
        <w:t xml:space="preserve"> </w:t>
      </w:r>
      <w:proofErr w:type="spellStart"/>
      <w:r w:rsidRPr="00DB25C4">
        <w:rPr>
          <w:rFonts w:cstheme="minorHAnsi"/>
          <w:color w:val="000000" w:themeColor="text1"/>
        </w:rPr>
        <w:t>metode</w:t>
      </w:r>
      <w:proofErr w:type="spellEnd"/>
      <w:r w:rsidRPr="00DB25C4">
        <w:rPr>
          <w:rFonts w:cstheme="minorHAnsi"/>
          <w:color w:val="000000" w:themeColor="text1"/>
        </w:rPr>
        <w:t xml:space="preserve"> dan </w:t>
      </w:r>
      <w:proofErr w:type="spellStart"/>
      <w:r w:rsidRPr="00DB25C4">
        <w:rPr>
          <w:rFonts w:cstheme="minorHAnsi"/>
          <w:color w:val="000000" w:themeColor="text1"/>
        </w:rPr>
        <w:t>teknik</w:t>
      </w:r>
      <w:proofErr w:type="spellEnd"/>
      <w:r w:rsidRPr="00DB25C4">
        <w:rPr>
          <w:rFonts w:cstheme="minorHAnsi"/>
          <w:color w:val="000000" w:themeColor="text1"/>
        </w:rPr>
        <w:t xml:space="preserve"> yang </w:t>
      </w:r>
      <w:proofErr w:type="spellStart"/>
      <w:r w:rsidRPr="00DB25C4">
        <w:rPr>
          <w:rFonts w:cstheme="minorHAnsi"/>
          <w:color w:val="000000" w:themeColor="text1"/>
        </w:rPr>
        <w:t>dipakai</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di PS di </w:t>
      </w:r>
      <w:proofErr w:type="spellStart"/>
      <w:r w:rsidRPr="00DB25C4">
        <w:rPr>
          <w:rFonts w:cstheme="minorHAnsi"/>
          <w:color w:val="000000" w:themeColor="text1"/>
        </w:rPr>
        <w:t>antaranya</w:t>
      </w:r>
      <w:proofErr w:type="spellEnd"/>
      <w:r w:rsidRPr="00DB25C4">
        <w:rPr>
          <w:rFonts w:cstheme="minorHAnsi"/>
          <w:color w:val="000000" w:themeColor="text1"/>
        </w:rPr>
        <w:t xml:space="preserve"> </w:t>
      </w:r>
      <w:r w:rsidRPr="00DB25C4">
        <w:rPr>
          <w:rFonts w:cstheme="minorHAnsi"/>
          <w:i/>
          <w:iCs/>
          <w:color w:val="000000" w:themeColor="text1"/>
        </w:rPr>
        <w:t xml:space="preserve">contextual teaching and learning, project-based learning,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kasus</w:t>
      </w:r>
      <w:proofErr w:type="spellEnd"/>
      <w:r w:rsidRPr="00DB25C4">
        <w:rPr>
          <w:rFonts w:cstheme="minorHAnsi"/>
          <w:color w:val="000000" w:themeColor="text1"/>
        </w:rPr>
        <w:t xml:space="preserve">, </w:t>
      </w:r>
      <w:r w:rsidRPr="00DB25C4">
        <w:rPr>
          <w:rFonts w:cstheme="minorHAnsi"/>
          <w:i/>
          <w:iCs/>
          <w:color w:val="000000" w:themeColor="text1"/>
        </w:rPr>
        <w:t xml:space="preserve">problem-based learning, flipped learning, </w:t>
      </w:r>
      <w:r w:rsidRPr="00DB25C4">
        <w:rPr>
          <w:rFonts w:cstheme="minorHAnsi"/>
          <w:color w:val="000000" w:themeColor="text1"/>
        </w:rPr>
        <w:t xml:space="preserve">dan </w:t>
      </w:r>
      <w:r w:rsidRPr="00DB25C4">
        <w:rPr>
          <w:rFonts w:cstheme="minorHAnsi"/>
          <w:i/>
          <w:iCs/>
          <w:color w:val="000000" w:themeColor="text1"/>
        </w:rPr>
        <w:t xml:space="preserve">collaborative learning. </w:t>
      </w:r>
    </w:p>
    <w:p w14:paraId="2848CA0C" w14:textId="77777777" w:rsidR="0076297E" w:rsidRPr="00DB25C4" w:rsidRDefault="0076297E" w:rsidP="00687314">
      <w:pPr>
        <w:spacing w:after="0" w:line="240" w:lineRule="auto"/>
        <w:ind w:firstLine="720"/>
        <w:jc w:val="both"/>
        <w:rPr>
          <w:rFonts w:cstheme="minorHAnsi"/>
          <w:color w:val="000000" w:themeColor="text1"/>
        </w:rPr>
      </w:pP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di PS </w:t>
      </w:r>
      <w:proofErr w:type="spellStart"/>
      <w:r w:rsidRPr="00DB25C4">
        <w:rPr>
          <w:rFonts w:cstheme="minorHAnsi"/>
          <w:color w:val="000000" w:themeColor="text1"/>
        </w:rPr>
        <w:t>diselenggarakan</w:t>
      </w:r>
      <w:proofErr w:type="spellEnd"/>
      <w:r w:rsidRPr="00DB25C4">
        <w:rPr>
          <w:rFonts w:cstheme="minorHAnsi"/>
          <w:color w:val="000000" w:themeColor="text1"/>
        </w:rPr>
        <w:t xml:space="preserve"> di </w:t>
      </w:r>
      <w:proofErr w:type="spellStart"/>
      <w:r w:rsidRPr="00DB25C4">
        <w:rPr>
          <w:rFonts w:cstheme="minorHAnsi"/>
          <w:color w:val="000000" w:themeColor="text1"/>
        </w:rPr>
        <w:t>dalam</w:t>
      </w:r>
      <w:proofErr w:type="spellEnd"/>
      <w:r w:rsidRPr="00DB25C4">
        <w:rPr>
          <w:rFonts w:cstheme="minorHAnsi"/>
          <w:color w:val="000000" w:themeColor="text1"/>
        </w:rPr>
        <w:t xml:space="preserve"> dan di </w:t>
      </w:r>
      <w:proofErr w:type="spellStart"/>
      <w:r w:rsidRPr="00DB25C4">
        <w:rPr>
          <w:rFonts w:cstheme="minorHAnsi"/>
          <w:color w:val="000000" w:themeColor="text1"/>
        </w:rPr>
        <w:t>luar</w:t>
      </w:r>
      <w:proofErr w:type="spellEnd"/>
      <w:r w:rsidRPr="00DB25C4">
        <w:rPr>
          <w:rFonts w:cstheme="minorHAnsi"/>
          <w:color w:val="000000" w:themeColor="text1"/>
        </w:rPr>
        <w:t xml:space="preserve"> </w:t>
      </w:r>
      <w:proofErr w:type="spellStart"/>
      <w:r w:rsidRPr="00DB25C4">
        <w:rPr>
          <w:rFonts w:cstheme="minorHAnsi"/>
          <w:color w:val="000000" w:themeColor="text1"/>
        </w:rPr>
        <w:t>kelas</w:t>
      </w:r>
      <w:proofErr w:type="spellEnd"/>
      <w:r w:rsidRPr="00DB25C4">
        <w:rPr>
          <w:rFonts w:cstheme="minorHAnsi"/>
          <w:color w:val="000000" w:themeColor="text1"/>
        </w:rPr>
        <w:t xml:space="preserve"> </w:t>
      </w:r>
      <w:proofErr w:type="spellStart"/>
      <w:r w:rsidRPr="00DB25C4">
        <w:rPr>
          <w:rFonts w:cstheme="minorHAnsi"/>
          <w:color w:val="000000" w:themeColor="text1"/>
        </w:rPr>
        <w:t>secara</w:t>
      </w:r>
      <w:proofErr w:type="spellEnd"/>
      <w:r w:rsidRPr="00DB25C4">
        <w:rPr>
          <w:rFonts w:cstheme="minorHAnsi"/>
          <w:color w:val="000000" w:themeColor="text1"/>
        </w:rPr>
        <w:t xml:space="preserve"> luring, </w:t>
      </w:r>
      <w:proofErr w:type="spellStart"/>
      <w:r w:rsidRPr="00DB25C4">
        <w:rPr>
          <w:rFonts w:cstheme="minorHAnsi"/>
          <w:color w:val="000000" w:themeColor="text1"/>
        </w:rPr>
        <w:t>serta</w:t>
      </w:r>
      <w:proofErr w:type="spellEnd"/>
      <w:r w:rsidRPr="00DB25C4">
        <w:rPr>
          <w:rFonts w:cstheme="minorHAnsi"/>
          <w:color w:val="000000" w:themeColor="text1"/>
        </w:rPr>
        <w:t xml:space="preserve"> </w:t>
      </w:r>
      <w:proofErr w:type="spellStart"/>
      <w:r w:rsidRPr="00DB25C4">
        <w:rPr>
          <w:rFonts w:cstheme="minorHAnsi"/>
          <w:color w:val="000000" w:themeColor="text1"/>
        </w:rPr>
        <w:t>beberapa</w:t>
      </w:r>
      <w:proofErr w:type="spellEnd"/>
      <w:r w:rsidRPr="00DB25C4">
        <w:rPr>
          <w:rFonts w:cstheme="minorHAnsi"/>
          <w:color w:val="000000" w:themeColor="text1"/>
        </w:rPr>
        <w:t xml:space="preserve"> di </w:t>
      </w:r>
      <w:proofErr w:type="spellStart"/>
      <w:r w:rsidRPr="00DB25C4">
        <w:rPr>
          <w:rFonts w:cstheme="minorHAnsi"/>
          <w:color w:val="000000" w:themeColor="text1"/>
        </w:rPr>
        <w:t>antaranya</w:t>
      </w:r>
      <w:proofErr w:type="spellEnd"/>
      <w:r w:rsidRPr="00DB25C4">
        <w:rPr>
          <w:rFonts w:cstheme="minorHAnsi"/>
          <w:color w:val="000000" w:themeColor="text1"/>
        </w:rPr>
        <w:t xml:space="preserve"> </w:t>
      </w:r>
      <w:proofErr w:type="spellStart"/>
      <w:r w:rsidRPr="00DB25C4">
        <w:rPr>
          <w:rFonts w:cstheme="minorHAnsi"/>
          <w:color w:val="000000" w:themeColor="text1"/>
        </w:rPr>
        <w:t>dilaksanakan</w:t>
      </w:r>
      <w:proofErr w:type="spellEnd"/>
      <w:r w:rsidRPr="00DB25C4">
        <w:rPr>
          <w:rFonts w:cstheme="minorHAnsi"/>
          <w:color w:val="000000" w:themeColor="text1"/>
        </w:rPr>
        <w:t xml:space="preserve"> </w:t>
      </w:r>
      <w:proofErr w:type="spellStart"/>
      <w:r w:rsidRPr="00DB25C4">
        <w:rPr>
          <w:rFonts w:cstheme="minorHAnsi"/>
          <w:color w:val="000000" w:themeColor="text1"/>
        </w:rPr>
        <w:t>secara</w:t>
      </w:r>
      <w:proofErr w:type="spellEnd"/>
      <w:r w:rsidRPr="00DB25C4">
        <w:rPr>
          <w:rFonts w:cstheme="minorHAnsi"/>
          <w:color w:val="000000" w:themeColor="text1"/>
        </w:rPr>
        <w:t xml:space="preserve"> daring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sistem</w:t>
      </w:r>
      <w:proofErr w:type="spellEnd"/>
      <w:r w:rsidRPr="00DB25C4">
        <w:rPr>
          <w:rFonts w:cstheme="minorHAnsi"/>
          <w:color w:val="000000" w:themeColor="text1"/>
        </w:rPr>
        <w:t xml:space="preserve"> </w:t>
      </w:r>
      <w:proofErr w:type="spellStart"/>
      <w:r w:rsidRPr="00DB25C4">
        <w:rPr>
          <w:rFonts w:cstheme="minorHAnsi"/>
          <w:color w:val="000000" w:themeColor="text1"/>
        </w:rPr>
        <w:t>manajemen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Ms</w:t>
      </w:r>
      <w:proofErr w:type="spellEnd"/>
      <w:r w:rsidRPr="00DB25C4">
        <w:rPr>
          <w:rFonts w:cstheme="minorHAnsi"/>
          <w:color w:val="000000" w:themeColor="text1"/>
        </w:rPr>
        <w:t xml:space="preserve">-Teams yang </w:t>
      </w:r>
      <w:proofErr w:type="spellStart"/>
      <w:r w:rsidRPr="00DB25C4">
        <w:rPr>
          <w:rFonts w:cstheme="minorHAnsi"/>
          <w:color w:val="000000" w:themeColor="text1"/>
        </w:rPr>
        <w:t>ditunjang</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virtual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selalu</w:t>
      </w:r>
      <w:proofErr w:type="spellEnd"/>
      <w:r w:rsidRPr="00DB25C4">
        <w:rPr>
          <w:rFonts w:cstheme="minorHAnsi"/>
          <w:color w:val="000000" w:themeColor="text1"/>
        </w:rPr>
        <w:t xml:space="preserve"> </w:t>
      </w:r>
      <w:proofErr w:type="spellStart"/>
      <w:r w:rsidRPr="00DB25C4">
        <w:rPr>
          <w:rFonts w:cstheme="minorHAnsi"/>
          <w:color w:val="000000" w:themeColor="text1"/>
        </w:rPr>
        <w:t>melibatkan</w:t>
      </w:r>
      <w:proofErr w:type="spellEnd"/>
      <w:r w:rsidRPr="00DB25C4">
        <w:rPr>
          <w:rFonts w:cstheme="minorHAnsi"/>
          <w:color w:val="000000" w:themeColor="text1"/>
        </w:rPr>
        <w:t xml:space="preserve"> </w:t>
      </w:r>
      <w:proofErr w:type="spellStart"/>
      <w:r w:rsidRPr="00DB25C4">
        <w:rPr>
          <w:rFonts w:cstheme="minorHAnsi"/>
          <w:color w:val="000000" w:themeColor="text1"/>
        </w:rPr>
        <w:t>interaksi</w:t>
      </w:r>
      <w:proofErr w:type="spellEnd"/>
      <w:r w:rsidRPr="00DB25C4">
        <w:rPr>
          <w:rFonts w:cstheme="minorHAnsi"/>
          <w:color w:val="000000" w:themeColor="text1"/>
        </w:rPr>
        <w:t xml:space="preserve"> </w:t>
      </w:r>
      <w:proofErr w:type="spellStart"/>
      <w:r w:rsidRPr="00DB25C4">
        <w:rPr>
          <w:rFonts w:cstheme="minorHAnsi"/>
          <w:color w:val="000000" w:themeColor="text1"/>
        </w:rPr>
        <w:t>antara</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fasilitator</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dan </w:t>
      </w:r>
      <w:proofErr w:type="spellStart"/>
      <w:r w:rsidRPr="00DB25C4">
        <w:rPr>
          <w:rFonts w:cstheme="minorHAnsi"/>
          <w:color w:val="000000" w:themeColor="text1"/>
        </w:rPr>
        <w:t>sumber</w:t>
      </w:r>
      <w:proofErr w:type="spellEnd"/>
      <w:r w:rsidRPr="00DB25C4">
        <w:rPr>
          <w:rFonts w:cstheme="minorHAnsi"/>
          <w:color w:val="000000" w:themeColor="text1"/>
        </w:rPr>
        <w:t xml:space="preserve"> </w:t>
      </w:r>
      <w:proofErr w:type="spellStart"/>
      <w:r w:rsidRPr="00DB25C4">
        <w:rPr>
          <w:rFonts w:cstheme="minorHAnsi"/>
          <w:color w:val="000000" w:themeColor="text1"/>
        </w:rPr>
        <w:t>belajar</w:t>
      </w:r>
      <w:proofErr w:type="spellEnd"/>
      <w:r w:rsidRPr="00DB25C4">
        <w:rPr>
          <w:rFonts w:cstheme="minorHAnsi"/>
          <w:color w:val="000000" w:themeColor="text1"/>
        </w:rPr>
        <w:t xml:space="preserve"> </w:t>
      </w:r>
      <w:proofErr w:type="spellStart"/>
      <w:r w:rsidRPr="00DB25C4">
        <w:rPr>
          <w:rFonts w:cstheme="minorHAnsi"/>
          <w:color w:val="000000" w:themeColor="text1"/>
        </w:rPr>
        <w:t>baik</w:t>
      </w:r>
      <w:proofErr w:type="spellEnd"/>
      <w:r w:rsidRPr="00DB25C4">
        <w:rPr>
          <w:rFonts w:cstheme="minorHAnsi"/>
          <w:color w:val="000000" w:themeColor="text1"/>
        </w:rPr>
        <w:t xml:space="preserve"> </w:t>
      </w:r>
      <w:proofErr w:type="spellStart"/>
      <w:r w:rsidRPr="00DB25C4">
        <w:rPr>
          <w:rFonts w:cstheme="minorHAnsi"/>
          <w:color w:val="000000" w:themeColor="text1"/>
        </w:rPr>
        <w:t>terencana</w:t>
      </w:r>
      <w:proofErr w:type="spellEnd"/>
      <w:r w:rsidRPr="00DB25C4">
        <w:rPr>
          <w:rFonts w:cstheme="minorHAnsi"/>
          <w:color w:val="000000" w:themeColor="text1"/>
        </w:rPr>
        <w:t xml:space="preserve"> </w:t>
      </w:r>
      <w:proofErr w:type="spellStart"/>
      <w:r w:rsidRPr="00DB25C4">
        <w:rPr>
          <w:rFonts w:cstheme="minorHAnsi"/>
          <w:color w:val="000000" w:themeColor="text1"/>
        </w:rPr>
        <w:t>maupun</w:t>
      </w:r>
      <w:proofErr w:type="spellEnd"/>
      <w:r w:rsidRPr="00DB25C4">
        <w:rPr>
          <w:rFonts w:cstheme="minorHAnsi"/>
          <w:color w:val="000000" w:themeColor="text1"/>
        </w:rPr>
        <w:t xml:space="preserve"> </w:t>
      </w:r>
      <w:proofErr w:type="spellStart"/>
      <w:r w:rsidRPr="00DB25C4">
        <w:rPr>
          <w:rFonts w:cstheme="minorHAnsi"/>
          <w:color w:val="000000" w:themeColor="text1"/>
        </w:rPr>
        <w:t>tidak</w:t>
      </w:r>
      <w:proofErr w:type="spellEnd"/>
      <w:r w:rsidRPr="00DB25C4">
        <w:rPr>
          <w:rFonts w:cstheme="minorHAnsi"/>
          <w:color w:val="000000" w:themeColor="text1"/>
        </w:rPr>
        <w:t xml:space="preserve"> </w:t>
      </w:r>
      <w:proofErr w:type="spellStart"/>
      <w:r w:rsidRPr="00DB25C4">
        <w:rPr>
          <w:rFonts w:cstheme="minorHAnsi"/>
          <w:color w:val="000000" w:themeColor="text1"/>
        </w:rPr>
        <w:t>direncanakan</w:t>
      </w:r>
      <w:proofErr w:type="spellEnd"/>
      <w:r w:rsidRPr="00DB25C4">
        <w:rPr>
          <w:rFonts w:cstheme="minorHAnsi"/>
          <w:color w:val="000000" w:themeColor="text1"/>
        </w:rPr>
        <w:t xml:space="preserve">. </w:t>
      </w:r>
      <w:proofErr w:type="spellStart"/>
      <w:r w:rsidRPr="00DB25C4">
        <w:rPr>
          <w:rFonts w:cstheme="minorHAnsi"/>
          <w:color w:val="000000" w:themeColor="text1"/>
        </w:rPr>
        <w:t>Tidak</w:t>
      </w:r>
      <w:proofErr w:type="spellEnd"/>
      <w:r w:rsidRPr="00DB25C4">
        <w:rPr>
          <w:rFonts w:cstheme="minorHAnsi"/>
          <w:color w:val="000000" w:themeColor="text1"/>
        </w:rPr>
        <w:t xml:space="preserve"> </w:t>
      </w:r>
      <w:proofErr w:type="spellStart"/>
      <w:r w:rsidRPr="00DB25C4">
        <w:rPr>
          <w:rFonts w:cstheme="minorHAnsi"/>
          <w:color w:val="000000" w:themeColor="text1"/>
        </w:rPr>
        <w:t>terencana</w:t>
      </w:r>
      <w:proofErr w:type="spellEnd"/>
      <w:r w:rsidRPr="00DB25C4">
        <w:rPr>
          <w:rFonts w:cstheme="minorHAnsi"/>
          <w:color w:val="000000" w:themeColor="text1"/>
        </w:rPr>
        <w:t xml:space="preserve"> di </w:t>
      </w:r>
      <w:proofErr w:type="spellStart"/>
      <w:r w:rsidRPr="00DB25C4">
        <w:rPr>
          <w:rFonts w:cstheme="minorHAnsi"/>
          <w:color w:val="000000" w:themeColor="text1"/>
        </w:rPr>
        <w:t>sini</w:t>
      </w:r>
      <w:proofErr w:type="spellEnd"/>
      <w:r w:rsidRPr="00DB25C4">
        <w:rPr>
          <w:rFonts w:cstheme="minorHAnsi"/>
          <w:color w:val="000000" w:themeColor="text1"/>
        </w:rPr>
        <w:t xml:space="preserve"> </w:t>
      </w:r>
      <w:proofErr w:type="spellStart"/>
      <w:r w:rsidRPr="00DB25C4">
        <w:rPr>
          <w:rFonts w:cstheme="minorHAnsi"/>
          <w:color w:val="000000" w:themeColor="text1"/>
        </w:rPr>
        <w:t>maksudnya</w:t>
      </w:r>
      <w:proofErr w:type="spellEnd"/>
      <w:r w:rsidRPr="00DB25C4">
        <w:rPr>
          <w:rFonts w:cstheme="minorHAnsi"/>
          <w:color w:val="000000" w:themeColor="text1"/>
        </w:rPr>
        <w:t xml:space="preserve"> </w:t>
      </w:r>
      <w:proofErr w:type="spellStart"/>
      <w:r w:rsidRPr="00DB25C4">
        <w:rPr>
          <w:rFonts w:cstheme="minorHAnsi"/>
          <w:color w:val="000000" w:themeColor="text1"/>
        </w:rPr>
        <w:t>ialah</w:t>
      </w:r>
      <w:proofErr w:type="spellEnd"/>
      <w:r w:rsidRPr="00DB25C4">
        <w:rPr>
          <w:rFonts w:cstheme="minorHAnsi"/>
          <w:color w:val="000000" w:themeColor="text1"/>
        </w:rPr>
        <w:t xml:space="preserve"> </w:t>
      </w:r>
      <w:proofErr w:type="spellStart"/>
      <w:r w:rsidRPr="00DB25C4">
        <w:rPr>
          <w:rFonts w:cstheme="minorHAnsi"/>
          <w:color w:val="000000" w:themeColor="text1"/>
        </w:rPr>
        <w:t>interaksi</w:t>
      </w:r>
      <w:proofErr w:type="spellEnd"/>
      <w:r w:rsidRPr="00DB25C4">
        <w:rPr>
          <w:rFonts w:cstheme="minorHAnsi"/>
          <w:color w:val="000000" w:themeColor="text1"/>
        </w:rPr>
        <w:t xml:space="preserve"> </w:t>
      </w:r>
      <w:proofErr w:type="spellStart"/>
      <w:r w:rsidRPr="00DB25C4">
        <w:rPr>
          <w:rFonts w:cstheme="minorHAnsi"/>
          <w:color w:val="000000" w:themeColor="text1"/>
        </w:rPr>
        <w:t>anatara</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yang </w:t>
      </w:r>
      <w:proofErr w:type="spellStart"/>
      <w:r w:rsidRPr="00DB25C4">
        <w:rPr>
          <w:rFonts w:cstheme="minorHAnsi"/>
          <w:color w:val="000000" w:themeColor="text1"/>
        </w:rPr>
        <w:t>terjadi</w:t>
      </w:r>
      <w:proofErr w:type="spellEnd"/>
      <w:r w:rsidRPr="00DB25C4">
        <w:rPr>
          <w:rFonts w:cstheme="minorHAnsi"/>
          <w:color w:val="000000" w:themeColor="text1"/>
        </w:rPr>
        <w:t xml:space="preserve"> di </w:t>
      </w:r>
      <w:proofErr w:type="spellStart"/>
      <w:r w:rsidRPr="00DB25C4">
        <w:rPr>
          <w:rFonts w:cstheme="minorHAnsi"/>
          <w:color w:val="000000" w:themeColor="text1"/>
        </w:rPr>
        <w:t>luar</w:t>
      </w:r>
      <w:proofErr w:type="spellEnd"/>
      <w:r w:rsidRPr="00DB25C4">
        <w:rPr>
          <w:rFonts w:cstheme="minorHAnsi"/>
          <w:color w:val="000000" w:themeColor="text1"/>
        </w:rPr>
        <w:t xml:space="preserve"> </w:t>
      </w:r>
      <w:proofErr w:type="spellStart"/>
      <w:r w:rsidRPr="00DB25C4">
        <w:rPr>
          <w:rFonts w:cstheme="minorHAnsi"/>
          <w:color w:val="000000" w:themeColor="text1"/>
        </w:rPr>
        <w:t>kelas</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memberikan</w:t>
      </w:r>
      <w:proofErr w:type="spellEnd"/>
      <w:r w:rsidRPr="00DB25C4">
        <w:rPr>
          <w:rFonts w:cstheme="minorHAnsi"/>
          <w:color w:val="000000" w:themeColor="text1"/>
        </w:rPr>
        <w:t xml:space="preserve"> </w:t>
      </w:r>
      <w:proofErr w:type="spellStart"/>
      <w:r w:rsidRPr="00DB25C4">
        <w:rPr>
          <w:rFonts w:cstheme="minorHAnsi"/>
          <w:color w:val="000000" w:themeColor="text1"/>
        </w:rPr>
        <w:t>respons</w:t>
      </w:r>
      <w:proofErr w:type="spellEnd"/>
      <w:r w:rsidRPr="00DB25C4">
        <w:rPr>
          <w:rFonts w:cstheme="minorHAnsi"/>
          <w:color w:val="000000" w:themeColor="text1"/>
        </w:rPr>
        <w:t xml:space="preserve"> </w:t>
      </w:r>
      <w:proofErr w:type="spellStart"/>
      <w:r w:rsidRPr="00DB25C4">
        <w:rPr>
          <w:rFonts w:cstheme="minorHAnsi"/>
          <w:color w:val="000000" w:themeColor="text1"/>
        </w:rPr>
        <w:t>kepada</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jika</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tersebut</w:t>
      </w:r>
      <w:proofErr w:type="spellEnd"/>
      <w:r w:rsidRPr="00DB25C4">
        <w:rPr>
          <w:rFonts w:cstheme="minorHAnsi"/>
          <w:color w:val="000000" w:themeColor="text1"/>
        </w:rPr>
        <w:t xml:space="preserve"> </w:t>
      </w:r>
      <w:proofErr w:type="spellStart"/>
      <w:r w:rsidRPr="00DB25C4">
        <w:rPr>
          <w:rFonts w:cstheme="minorHAnsi"/>
          <w:color w:val="000000" w:themeColor="text1"/>
        </w:rPr>
        <w:t>mengalami</w:t>
      </w:r>
      <w:proofErr w:type="spellEnd"/>
      <w:r w:rsidRPr="00DB25C4">
        <w:rPr>
          <w:rFonts w:cstheme="minorHAnsi"/>
          <w:color w:val="000000" w:themeColor="text1"/>
        </w:rPr>
        <w:t xml:space="preserve"> </w:t>
      </w:r>
      <w:proofErr w:type="spellStart"/>
      <w:r w:rsidRPr="00DB25C4">
        <w:rPr>
          <w:rFonts w:cstheme="minorHAnsi"/>
          <w:color w:val="000000" w:themeColor="text1"/>
        </w:rPr>
        <w:t>kendala</w:t>
      </w:r>
      <w:proofErr w:type="spellEnd"/>
      <w:r w:rsidRPr="00DB25C4">
        <w:rPr>
          <w:rFonts w:cstheme="minorHAnsi"/>
          <w:color w:val="000000" w:themeColor="text1"/>
        </w:rPr>
        <w:t xml:space="preserve">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pertanyaan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di </w:t>
      </w:r>
      <w:proofErr w:type="spellStart"/>
      <w:r w:rsidRPr="00DB25C4">
        <w:rPr>
          <w:rFonts w:cstheme="minorHAnsi"/>
          <w:color w:val="000000" w:themeColor="text1"/>
        </w:rPr>
        <w:t>luar</w:t>
      </w:r>
      <w:proofErr w:type="spellEnd"/>
      <w:r w:rsidRPr="00DB25C4">
        <w:rPr>
          <w:rFonts w:cstheme="minorHAnsi"/>
          <w:color w:val="000000" w:themeColor="text1"/>
        </w:rPr>
        <w:t xml:space="preserve"> jam </w:t>
      </w:r>
      <w:proofErr w:type="spellStart"/>
      <w:r w:rsidRPr="00DB25C4">
        <w:rPr>
          <w:rFonts w:cstheme="minorHAnsi"/>
          <w:color w:val="000000" w:themeColor="text1"/>
        </w:rPr>
        <w:t>kelas</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interaksi</w:t>
      </w:r>
      <w:proofErr w:type="spellEnd"/>
      <w:r w:rsidRPr="00DB25C4">
        <w:rPr>
          <w:rFonts w:cstheme="minorHAnsi"/>
          <w:color w:val="000000" w:themeColor="text1"/>
        </w:rPr>
        <w:t xml:space="preserve"> </w:t>
      </w:r>
      <w:proofErr w:type="spellStart"/>
      <w:r w:rsidRPr="00DB25C4">
        <w:rPr>
          <w:rFonts w:cstheme="minorHAnsi"/>
          <w:color w:val="000000" w:themeColor="text1"/>
        </w:rPr>
        <w:t>langsung</w:t>
      </w:r>
      <w:proofErr w:type="spellEnd"/>
      <w:r w:rsidRPr="00DB25C4">
        <w:rPr>
          <w:rFonts w:cstheme="minorHAnsi"/>
          <w:color w:val="000000" w:themeColor="text1"/>
        </w:rPr>
        <w:t xml:space="preserve"> </w:t>
      </w:r>
      <w:proofErr w:type="spellStart"/>
      <w:r w:rsidRPr="00DB25C4">
        <w:rPr>
          <w:rFonts w:cstheme="minorHAnsi"/>
          <w:color w:val="000000" w:themeColor="text1"/>
        </w:rPr>
        <w:t>maupun</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grup</w:t>
      </w:r>
      <w:proofErr w:type="spellEnd"/>
      <w:r w:rsidRPr="00DB25C4">
        <w:rPr>
          <w:rFonts w:cstheme="minorHAnsi"/>
          <w:color w:val="000000" w:themeColor="text1"/>
        </w:rPr>
        <w:t xml:space="preserve"> </w:t>
      </w:r>
      <w:r w:rsidRPr="00DB25C4">
        <w:rPr>
          <w:rFonts w:cstheme="minorHAnsi"/>
          <w:i/>
          <w:iCs/>
          <w:color w:val="000000" w:themeColor="text1"/>
        </w:rPr>
        <w:t xml:space="preserve">WhatsApp </w:t>
      </w:r>
      <w:r w:rsidRPr="00DB25C4">
        <w:rPr>
          <w:rFonts w:cstheme="minorHAnsi"/>
          <w:color w:val="000000" w:themeColor="text1"/>
        </w:rPr>
        <w:t xml:space="preserve">dan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pesan</w:t>
      </w:r>
      <w:proofErr w:type="spellEnd"/>
      <w:r w:rsidRPr="00DB25C4">
        <w:rPr>
          <w:rFonts w:cstheme="minorHAnsi"/>
          <w:color w:val="000000" w:themeColor="text1"/>
        </w:rPr>
        <w:t xml:space="preserve"> </w:t>
      </w:r>
      <w:proofErr w:type="spellStart"/>
      <w:r w:rsidRPr="00DB25C4">
        <w:rPr>
          <w:rFonts w:cstheme="minorHAnsi"/>
          <w:color w:val="000000" w:themeColor="text1"/>
        </w:rPr>
        <w:t>pribadi</w:t>
      </w:r>
      <w:proofErr w:type="spellEnd"/>
      <w:r w:rsidRPr="00DB25C4">
        <w:rPr>
          <w:rFonts w:cstheme="minorHAnsi"/>
          <w:color w:val="000000" w:themeColor="text1"/>
        </w:rPr>
        <w:t xml:space="preserve">. </w:t>
      </w:r>
      <w:proofErr w:type="spellStart"/>
      <w:r w:rsidRPr="00DB25C4">
        <w:rPr>
          <w:rFonts w:cstheme="minorHAnsi"/>
          <w:color w:val="000000" w:themeColor="text1"/>
        </w:rPr>
        <w:t>Interaksi</w:t>
      </w:r>
      <w:proofErr w:type="spellEnd"/>
      <w:r w:rsidRPr="00DB25C4">
        <w:rPr>
          <w:rFonts w:cstheme="minorHAnsi"/>
          <w:color w:val="000000" w:themeColor="text1"/>
        </w:rPr>
        <w:t xml:space="preserve"> yang </w:t>
      </w:r>
      <w:proofErr w:type="spellStart"/>
      <w:r w:rsidRPr="00DB25C4">
        <w:rPr>
          <w:rFonts w:cstheme="minorHAnsi"/>
          <w:color w:val="000000" w:themeColor="text1"/>
        </w:rPr>
        <w:t>dibangun</w:t>
      </w:r>
      <w:proofErr w:type="spellEnd"/>
      <w:r w:rsidRPr="00DB25C4">
        <w:rPr>
          <w:rFonts w:cstheme="minorHAnsi"/>
          <w:color w:val="000000" w:themeColor="text1"/>
        </w:rPr>
        <w:t xml:space="preserve"> </w:t>
      </w:r>
      <w:proofErr w:type="spellStart"/>
      <w:r w:rsidRPr="00DB25C4">
        <w:rPr>
          <w:rFonts w:cstheme="minorHAnsi"/>
          <w:color w:val="000000" w:themeColor="text1"/>
        </w:rPr>
        <w:t>menciptakan</w:t>
      </w:r>
      <w:proofErr w:type="spellEnd"/>
      <w:r w:rsidRPr="00DB25C4">
        <w:rPr>
          <w:rFonts w:cstheme="minorHAnsi"/>
          <w:color w:val="000000" w:themeColor="text1"/>
        </w:rPr>
        <w:t xml:space="preserve"> </w:t>
      </w:r>
      <w:proofErr w:type="spellStart"/>
      <w:r w:rsidRPr="00DB25C4">
        <w:rPr>
          <w:rFonts w:cstheme="minorHAnsi"/>
          <w:color w:val="000000" w:themeColor="text1"/>
        </w:rPr>
        <w:t>hubungan</w:t>
      </w:r>
      <w:proofErr w:type="spellEnd"/>
      <w:r w:rsidRPr="00DB25C4">
        <w:rPr>
          <w:rFonts w:cstheme="minorHAnsi"/>
          <w:color w:val="000000" w:themeColor="text1"/>
        </w:rPr>
        <w:t xml:space="preserve"> dan </w:t>
      </w:r>
      <w:proofErr w:type="spellStart"/>
      <w:r w:rsidRPr="00DB25C4">
        <w:rPr>
          <w:rFonts w:cstheme="minorHAnsi"/>
          <w:color w:val="000000" w:themeColor="text1"/>
        </w:rPr>
        <w:t>komunikasi</w:t>
      </w:r>
      <w:proofErr w:type="spellEnd"/>
      <w:r w:rsidRPr="00DB25C4">
        <w:rPr>
          <w:rFonts w:cstheme="minorHAnsi"/>
          <w:color w:val="000000" w:themeColor="text1"/>
        </w:rPr>
        <w:t xml:space="preserve"> yang </w:t>
      </w:r>
      <w:proofErr w:type="spellStart"/>
      <w:r w:rsidRPr="00DB25C4">
        <w:rPr>
          <w:rFonts w:cstheme="minorHAnsi"/>
          <w:color w:val="000000" w:themeColor="text1"/>
        </w:rPr>
        <w:t>harmonis</w:t>
      </w:r>
      <w:proofErr w:type="spellEnd"/>
      <w:r w:rsidRPr="00DB25C4">
        <w:rPr>
          <w:rFonts w:cstheme="minorHAnsi"/>
          <w:color w:val="000000" w:themeColor="text1"/>
        </w:rPr>
        <w:t xml:space="preserve"> </w:t>
      </w:r>
      <w:proofErr w:type="spellStart"/>
      <w:r w:rsidRPr="00DB25C4">
        <w:rPr>
          <w:rFonts w:cstheme="minorHAnsi"/>
          <w:color w:val="000000" w:themeColor="text1"/>
        </w:rPr>
        <w:t>antara</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sehingga</w:t>
      </w:r>
      <w:proofErr w:type="spellEnd"/>
      <w:r w:rsidRPr="00DB25C4">
        <w:rPr>
          <w:rFonts w:cstheme="minorHAnsi"/>
          <w:color w:val="000000" w:themeColor="text1"/>
        </w:rPr>
        <w:t xml:space="preserve"> </w:t>
      </w:r>
      <w:proofErr w:type="spellStart"/>
      <w:r w:rsidRPr="00DB25C4">
        <w:rPr>
          <w:rFonts w:cstheme="minorHAnsi"/>
          <w:color w:val="000000" w:themeColor="text1"/>
        </w:rPr>
        <w:t>kenyamanan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proses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mampu</w:t>
      </w:r>
      <w:proofErr w:type="spellEnd"/>
      <w:r w:rsidRPr="00DB25C4">
        <w:rPr>
          <w:rFonts w:cstheme="minorHAnsi"/>
          <w:color w:val="000000" w:themeColor="text1"/>
        </w:rPr>
        <w:t xml:space="preserve"> </w:t>
      </w:r>
      <w:proofErr w:type="spellStart"/>
      <w:r w:rsidRPr="00DB25C4">
        <w:rPr>
          <w:rFonts w:cstheme="minorHAnsi"/>
          <w:color w:val="000000" w:themeColor="text1"/>
        </w:rPr>
        <w:t>mendukung</w:t>
      </w:r>
      <w:proofErr w:type="spellEnd"/>
      <w:r w:rsidRPr="00DB25C4">
        <w:rPr>
          <w:rFonts w:cstheme="minorHAnsi"/>
          <w:color w:val="000000" w:themeColor="text1"/>
        </w:rPr>
        <w:t xml:space="preserve"> </w:t>
      </w:r>
      <w:proofErr w:type="spellStart"/>
      <w:r w:rsidRPr="00DB25C4">
        <w:rPr>
          <w:rFonts w:cstheme="minorHAnsi"/>
          <w:color w:val="000000" w:themeColor="text1"/>
        </w:rPr>
        <w:t>pencapaian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Dari </w:t>
      </w:r>
      <w:proofErr w:type="spellStart"/>
      <w:r w:rsidRPr="00DB25C4">
        <w:rPr>
          <w:rFonts w:cstheme="minorHAnsi"/>
          <w:color w:val="000000" w:themeColor="text1"/>
        </w:rPr>
        <w:t>aspek</w:t>
      </w:r>
      <w:proofErr w:type="spellEnd"/>
      <w:r w:rsidRPr="00DB25C4">
        <w:rPr>
          <w:rFonts w:cstheme="minorHAnsi"/>
          <w:color w:val="000000" w:themeColor="text1"/>
        </w:rPr>
        <w:t xml:space="preserve"> </w:t>
      </w:r>
      <w:proofErr w:type="spellStart"/>
      <w:r w:rsidRPr="00DB25C4">
        <w:rPr>
          <w:rFonts w:cstheme="minorHAnsi"/>
          <w:color w:val="000000" w:themeColor="text1"/>
        </w:rPr>
        <w:t>interaksi</w:t>
      </w:r>
      <w:proofErr w:type="spellEnd"/>
      <w:r w:rsidRPr="00DB25C4">
        <w:rPr>
          <w:rFonts w:cstheme="minorHAnsi"/>
          <w:color w:val="000000" w:themeColor="text1"/>
        </w:rPr>
        <w:t xml:space="preserve"> </w:t>
      </w:r>
      <w:proofErr w:type="spellStart"/>
      <w:r w:rsidRPr="00DB25C4">
        <w:rPr>
          <w:rFonts w:cstheme="minorHAnsi"/>
          <w:color w:val="000000" w:themeColor="text1"/>
        </w:rPr>
        <w:t>ini</w:t>
      </w:r>
      <w:proofErr w:type="spellEnd"/>
      <w:r w:rsidRPr="00DB25C4">
        <w:rPr>
          <w:rFonts w:cstheme="minorHAnsi"/>
          <w:color w:val="000000" w:themeColor="text1"/>
        </w:rPr>
        <w:t xml:space="preserve">, </w:t>
      </w:r>
      <w:proofErr w:type="spellStart"/>
      <w:r w:rsidRPr="00DB25C4">
        <w:rPr>
          <w:rFonts w:cstheme="minorHAnsi"/>
          <w:color w:val="000000" w:themeColor="text1"/>
        </w:rPr>
        <w:t>meskipun</w:t>
      </w:r>
      <w:proofErr w:type="spellEnd"/>
      <w:r w:rsidRPr="00DB25C4">
        <w:rPr>
          <w:rFonts w:cstheme="minorHAnsi"/>
          <w:color w:val="000000" w:themeColor="text1"/>
        </w:rPr>
        <w:t xml:space="preserve"> </w:t>
      </w:r>
      <w:proofErr w:type="spellStart"/>
      <w:r w:rsidRPr="00DB25C4">
        <w:rPr>
          <w:rFonts w:cstheme="minorHAnsi"/>
          <w:color w:val="000000" w:themeColor="text1"/>
        </w:rPr>
        <w:t>beberapa</w:t>
      </w:r>
      <w:proofErr w:type="spellEnd"/>
      <w:r w:rsidRPr="00DB25C4">
        <w:rPr>
          <w:rFonts w:cstheme="minorHAnsi"/>
          <w:color w:val="000000" w:themeColor="text1"/>
        </w:rPr>
        <w:t xml:space="preserve"> </w:t>
      </w:r>
      <w:proofErr w:type="spellStart"/>
      <w:r w:rsidRPr="00DB25C4">
        <w:rPr>
          <w:rFonts w:cstheme="minorHAnsi"/>
          <w:color w:val="000000" w:themeColor="text1"/>
        </w:rPr>
        <w:t>mata</w:t>
      </w:r>
      <w:proofErr w:type="spellEnd"/>
      <w:r w:rsidRPr="00DB25C4">
        <w:rPr>
          <w:rFonts w:cstheme="minorHAnsi"/>
          <w:color w:val="000000" w:themeColor="text1"/>
        </w:rPr>
        <w:t xml:space="preserve"> </w:t>
      </w:r>
      <w:proofErr w:type="spellStart"/>
      <w:r w:rsidRPr="00DB25C4">
        <w:rPr>
          <w:rFonts w:cstheme="minorHAnsi"/>
          <w:color w:val="000000" w:themeColor="text1"/>
        </w:rPr>
        <w:t>kuliah</w:t>
      </w:r>
      <w:proofErr w:type="spellEnd"/>
      <w:r w:rsidRPr="00DB25C4">
        <w:rPr>
          <w:rFonts w:cstheme="minorHAnsi"/>
          <w:color w:val="000000" w:themeColor="text1"/>
        </w:rPr>
        <w:t xml:space="preserve"> </w:t>
      </w:r>
      <w:proofErr w:type="spellStart"/>
      <w:r w:rsidRPr="00DB25C4">
        <w:rPr>
          <w:rFonts w:cstheme="minorHAnsi"/>
          <w:color w:val="000000" w:themeColor="text1"/>
        </w:rPr>
        <w:t>disampaikan</w:t>
      </w:r>
      <w:proofErr w:type="spellEnd"/>
      <w:r w:rsidRPr="00DB25C4">
        <w:rPr>
          <w:rFonts w:cstheme="minorHAnsi"/>
          <w:color w:val="000000" w:themeColor="text1"/>
        </w:rPr>
        <w:t xml:space="preserve"> </w:t>
      </w:r>
      <w:proofErr w:type="spellStart"/>
      <w:r w:rsidRPr="00DB25C4">
        <w:rPr>
          <w:rFonts w:cstheme="minorHAnsi"/>
          <w:color w:val="000000" w:themeColor="text1"/>
        </w:rPr>
        <w:t>secara</w:t>
      </w:r>
      <w:proofErr w:type="spellEnd"/>
      <w:r w:rsidRPr="00DB25C4">
        <w:rPr>
          <w:rFonts w:cstheme="minorHAnsi"/>
          <w:color w:val="000000" w:themeColor="text1"/>
        </w:rPr>
        <w:t xml:space="preserve"> </w:t>
      </w:r>
      <w:proofErr w:type="spellStart"/>
      <w:r w:rsidRPr="00DB25C4">
        <w:rPr>
          <w:rFonts w:cstheme="minorHAnsi"/>
          <w:color w:val="000000" w:themeColor="text1"/>
        </w:rPr>
        <w:t>penuh</w:t>
      </w:r>
      <w:proofErr w:type="spellEnd"/>
      <w:r w:rsidRPr="00DB25C4">
        <w:rPr>
          <w:rFonts w:cstheme="minorHAnsi"/>
          <w:color w:val="000000" w:themeColor="text1"/>
        </w:rPr>
        <w:t xml:space="preserve"> </w:t>
      </w:r>
      <w:proofErr w:type="spellStart"/>
      <w:r w:rsidRPr="00DB25C4">
        <w:rPr>
          <w:rFonts w:cstheme="minorHAnsi"/>
          <w:color w:val="000000" w:themeColor="text1"/>
        </w:rPr>
        <w:t>asinkronis</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platform e-learning, </w:t>
      </w:r>
      <w:proofErr w:type="spellStart"/>
      <w:r w:rsidRPr="00DB25C4">
        <w:rPr>
          <w:rFonts w:cstheme="minorHAnsi"/>
          <w:color w:val="000000" w:themeColor="text1"/>
        </w:rPr>
        <w:t>dosen-dosen</w:t>
      </w:r>
      <w:proofErr w:type="spellEnd"/>
      <w:r w:rsidRPr="00DB25C4">
        <w:rPr>
          <w:rFonts w:cstheme="minorHAnsi"/>
          <w:color w:val="000000" w:themeColor="text1"/>
        </w:rPr>
        <w:t xml:space="preserve"> juga </w:t>
      </w:r>
      <w:proofErr w:type="spellStart"/>
      <w:r w:rsidRPr="00DB25C4">
        <w:rPr>
          <w:rFonts w:cstheme="minorHAnsi"/>
          <w:color w:val="000000" w:themeColor="text1"/>
        </w:rPr>
        <w:t>masih</w:t>
      </w:r>
      <w:proofErr w:type="spellEnd"/>
      <w:r w:rsidRPr="00DB25C4">
        <w:rPr>
          <w:rFonts w:cstheme="minorHAnsi"/>
          <w:color w:val="000000" w:themeColor="text1"/>
        </w:rPr>
        <w:t xml:space="preserve"> </w:t>
      </w:r>
      <w:proofErr w:type="spellStart"/>
      <w:r w:rsidRPr="00DB25C4">
        <w:rPr>
          <w:rFonts w:cstheme="minorHAnsi"/>
          <w:color w:val="000000" w:themeColor="text1"/>
        </w:rPr>
        <w:t>memberikan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secara</w:t>
      </w:r>
      <w:proofErr w:type="spellEnd"/>
      <w:r w:rsidRPr="00DB25C4">
        <w:rPr>
          <w:rFonts w:cstheme="minorHAnsi"/>
          <w:color w:val="000000" w:themeColor="text1"/>
        </w:rPr>
        <w:t xml:space="preserve"> </w:t>
      </w:r>
      <w:proofErr w:type="spellStart"/>
      <w:r w:rsidRPr="00DB25C4">
        <w:rPr>
          <w:rFonts w:cstheme="minorHAnsi"/>
          <w:color w:val="000000" w:themeColor="text1"/>
        </w:rPr>
        <w:t>sinkonus</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virtual meeting </w:t>
      </w:r>
      <w:proofErr w:type="spellStart"/>
      <w:r w:rsidRPr="00DB25C4">
        <w:rPr>
          <w:rFonts w:cstheme="minorHAnsi"/>
          <w:color w:val="000000" w:themeColor="text1"/>
        </w:rPr>
        <w:t>Ms</w:t>
      </w:r>
      <w:proofErr w:type="spellEnd"/>
      <w:r w:rsidRPr="00DB25C4">
        <w:rPr>
          <w:rFonts w:cstheme="minorHAnsi"/>
          <w:color w:val="000000" w:themeColor="text1"/>
        </w:rPr>
        <w:t xml:space="preserve"> Teams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tetap</w:t>
      </w:r>
      <w:proofErr w:type="spellEnd"/>
      <w:r w:rsidRPr="00DB25C4">
        <w:rPr>
          <w:rFonts w:cstheme="minorHAnsi"/>
          <w:color w:val="000000" w:themeColor="text1"/>
        </w:rPr>
        <w:t xml:space="preserve"> </w:t>
      </w:r>
      <w:proofErr w:type="spellStart"/>
      <w:r w:rsidRPr="00DB25C4">
        <w:rPr>
          <w:rFonts w:cstheme="minorHAnsi"/>
          <w:color w:val="000000" w:themeColor="text1"/>
        </w:rPr>
        <w:t>mendapatkan</w:t>
      </w:r>
      <w:proofErr w:type="spellEnd"/>
      <w:r w:rsidRPr="00DB25C4">
        <w:rPr>
          <w:rFonts w:cstheme="minorHAnsi"/>
          <w:color w:val="000000" w:themeColor="text1"/>
        </w:rPr>
        <w:t xml:space="preserve"> </w:t>
      </w:r>
      <w:proofErr w:type="spellStart"/>
      <w:r w:rsidRPr="00DB25C4">
        <w:rPr>
          <w:rFonts w:cstheme="minorHAnsi"/>
          <w:color w:val="000000" w:themeColor="text1"/>
        </w:rPr>
        <w:t>keterikatan</w:t>
      </w:r>
      <w:proofErr w:type="spellEnd"/>
      <w:r w:rsidRPr="00DB25C4">
        <w:rPr>
          <w:rFonts w:cstheme="minorHAnsi"/>
          <w:color w:val="000000" w:themeColor="text1"/>
        </w:rPr>
        <w:t xml:space="preserve"> (</w:t>
      </w:r>
      <w:r w:rsidRPr="00DB25C4">
        <w:rPr>
          <w:rFonts w:cstheme="minorHAnsi"/>
          <w:i/>
          <w:iCs/>
          <w:color w:val="000000" w:themeColor="text1"/>
        </w:rPr>
        <w:t>engagement)</w:t>
      </w:r>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Kepala</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dan </w:t>
      </w:r>
      <w:proofErr w:type="spellStart"/>
      <w:r w:rsidRPr="00DB25C4">
        <w:rPr>
          <w:rFonts w:cstheme="minorHAnsi"/>
          <w:color w:val="000000" w:themeColor="text1"/>
        </w:rPr>
        <w:t>Koordinator</w:t>
      </w:r>
      <w:proofErr w:type="spellEnd"/>
      <w:r w:rsidRPr="00DB25C4">
        <w:rPr>
          <w:rFonts w:cstheme="minorHAnsi"/>
          <w:color w:val="000000" w:themeColor="text1"/>
        </w:rPr>
        <w:t xml:space="preserve"> Unit </w:t>
      </w:r>
      <w:proofErr w:type="spellStart"/>
      <w:r w:rsidRPr="00DB25C4">
        <w:rPr>
          <w:rFonts w:cstheme="minorHAnsi"/>
          <w:color w:val="000000" w:themeColor="text1"/>
        </w:rPr>
        <w:t>Penjaminan</w:t>
      </w:r>
      <w:proofErr w:type="spellEnd"/>
      <w:r w:rsidRPr="00DB25C4">
        <w:rPr>
          <w:rFonts w:cstheme="minorHAnsi"/>
          <w:color w:val="000000" w:themeColor="text1"/>
        </w:rPr>
        <w:t xml:space="preserve"> </w:t>
      </w:r>
      <w:proofErr w:type="spellStart"/>
      <w:r w:rsidRPr="00DB25C4">
        <w:rPr>
          <w:rFonts w:cstheme="minorHAnsi"/>
          <w:color w:val="000000" w:themeColor="text1"/>
        </w:rPr>
        <w:t>Mutu</w:t>
      </w:r>
      <w:proofErr w:type="spellEnd"/>
      <w:r w:rsidRPr="00DB25C4">
        <w:rPr>
          <w:rFonts w:cstheme="minorHAnsi"/>
          <w:color w:val="000000" w:themeColor="text1"/>
        </w:rPr>
        <w:t xml:space="preserve"> </w:t>
      </w:r>
      <w:proofErr w:type="spellStart"/>
      <w:r w:rsidRPr="00DB25C4">
        <w:rPr>
          <w:rFonts w:cstheme="minorHAnsi"/>
          <w:color w:val="000000" w:themeColor="text1"/>
        </w:rPr>
        <w:t>Fakultas</w:t>
      </w:r>
      <w:proofErr w:type="spellEnd"/>
      <w:r w:rsidRPr="00DB25C4">
        <w:rPr>
          <w:rFonts w:cstheme="minorHAnsi"/>
          <w:color w:val="000000" w:themeColor="text1"/>
        </w:rPr>
        <w:t xml:space="preserve"> juga </w:t>
      </w:r>
      <w:proofErr w:type="spellStart"/>
      <w:r w:rsidRPr="00DB25C4">
        <w:rPr>
          <w:rFonts w:cstheme="minorHAnsi"/>
          <w:color w:val="000000" w:themeColor="text1"/>
        </w:rPr>
        <w:t>melakukan</w:t>
      </w:r>
      <w:proofErr w:type="spellEnd"/>
      <w:r w:rsidRPr="00DB25C4">
        <w:rPr>
          <w:rFonts w:cstheme="minorHAnsi"/>
          <w:color w:val="000000" w:themeColor="text1"/>
        </w:rPr>
        <w:t xml:space="preserve"> </w:t>
      </w:r>
      <w:proofErr w:type="spellStart"/>
      <w:r w:rsidRPr="00DB25C4">
        <w:rPr>
          <w:rFonts w:cstheme="minorHAnsi"/>
          <w:color w:val="000000" w:themeColor="text1"/>
        </w:rPr>
        <w:t>pemantauan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proses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monitoring </w:t>
      </w:r>
      <w:proofErr w:type="spellStart"/>
      <w:r w:rsidRPr="00DB25C4">
        <w:rPr>
          <w:rFonts w:cstheme="minorHAnsi"/>
          <w:color w:val="000000" w:themeColor="text1"/>
        </w:rPr>
        <w:t>kehadiran</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laman</w:t>
      </w:r>
      <w:proofErr w:type="spellEnd"/>
      <w:r w:rsidRPr="00DB25C4">
        <w:rPr>
          <w:rFonts w:cstheme="minorHAnsi"/>
          <w:color w:val="000000" w:themeColor="text1"/>
        </w:rPr>
        <w:t xml:space="preserve"> eksekutif.machung.ac.id yang </w:t>
      </w:r>
      <w:proofErr w:type="spellStart"/>
      <w:r w:rsidRPr="00DB25C4">
        <w:rPr>
          <w:rFonts w:cstheme="minorHAnsi"/>
          <w:color w:val="000000" w:themeColor="text1"/>
        </w:rPr>
        <w:t>dilakukan</w:t>
      </w:r>
      <w:proofErr w:type="spellEnd"/>
      <w:r w:rsidRPr="00DB25C4">
        <w:rPr>
          <w:rFonts w:cstheme="minorHAnsi"/>
          <w:color w:val="000000" w:themeColor="text1"/>
        </w:rPr>
        <w:t xml:space="preserve"> pada </w:t>
      </w:r>
      <w:proofErr w:type="spellStart"/>
      <w:r w:rsidRPr="00DB25C4">
        <w:rPr>
          <w:rFonts w:cstheme="minorHAnsi"/>
          <w:color w:val="000000" w:themeColor="text1"/>
        </w:rPr>
        <w:t>minggu-minggu</w:t>
      </w:r>
      <w:proofErr w:type="spellEnd"/>
      <w:r w:rsidRPr="00DB25C4">
        <w:rPr>
          <w:rFonts w:cstheme="minorHAnsi"/>
          <w:color w:val="000000" w:themeColor="text1"/>
        </w:rPr>
        <w:t xml:space="preserve"> </w:t>
      </w:r>
      <w:proofErr w:type="spellStart"/>
      <w:r w:rsidRPr="00DB25C4">
        <w:rPr>
          <w:rFonts w:cstheme="minorHAnsi"/>
          <w:color w:val="000000" w:themeColor="text1"/>
        </w:rPr>
        <w:t>tengah</w:t>
      </w:r>
      <w:proofErr w:type="spellEnd"/>
      <w:r w:rsidRPr="00DB25C4">
        <w:rPr>
          <w:rFonts w:cstheme="minorHAnsi"/>
          <w:color w:val="000000" w:themeColor="text1"/>
        </w:rPr>
        <w:t xml:space="preserve"> semester dan </w:t>
      </w:r>
      <w:proofErr w:type="spellStart"/>
      <w:r w:rsidRPr="00DB25C4">
        <w:rPr>
          <w:rFonts w:cstheme="minorHAnsi"/>
          <w:color w:val="000000" w:themeColor="text1"/>
        </w:rPr>
        <w:t>akhir</w:t>
      </w:r>
      <w:proofErr w:type="spellEnd"/>
      <w:r w:rsidRPr="00DB25C4">
        <w:rPr>
          <w:rFonts w:cstheme="minorHAnsi"/>
          <w:color w:val="000000" w:themeColor="text1"/>
        </w:rPr>
        <w:t xml:space="preserve"> semester. </w:t>
      </w:r>
      <w:proofErr w:type="spellStart"/>
      <w:r w:rsidRPr="00DB25C4">
        <w:rPr>
          <w:rFonts w:cstheme="minorHAnsi"/>
          <w:color w:val="000000" w:themeColor="text1"/>
        </w:rPr>
        <w:t>Tidak</w:t>
      </w:r>
      <w:proofErr w:type="spellEnd"/>
      <w:r w:rsidRPr="00DB25C4">
        <w:rPr>
          <w:rFonts w:cstheme="minorHAnsi"/>
          <w:color w:val="000000" w:themeColor="text1"/>
        </w:rPr>
        <w:t xml:space="preserve"> </w:t>
      </w:r>
      <w:proofErr w:type="spellStart"/>
      <w:r w:rsidRPr="00DB25C4">
        <w:rPr>
          <w:rFonts w:cstheme="minorHAnsi"/>
          <w:color w:val="000000" w:themeColor="text1"/>
        </w:rPr>
        <w:t>hanya</w:t>
      </w:r>
      <w:proofErr w:type="spellEnd"/>
      <w:r w:rsidRPr="00DB25C4">
        <w:rPr>
          <w:rFonts w:cstheme="minorHAnsi"/>
          <w:color w:val="000000" w:themeColor="text1"/>
        </w:rPr>
        <w:t xml:space="preserve"> </w:t>
      </w:r>
      <w:proofErr w:type="spellStart"/>
      <w:r w:rsidRPr="00DB25C4">
        <w:rPr>
          <w:rFonts w:cstheme="minorHAnsi"/>
          <w:color w:val="000000" w:themeColor="text1"/>
        </w:rPr>
        <w:t>itu</w:t>
      </w:r>
      <w:proofErr w:type="spellEnd"/>
      <w:r w:rsidRPr="00DB25C4">
        <w:rPr>
          <w:rFonts w:cstheme="minorHAnsi"/>
          <w:color w:val="000000" w:themeColor="text1"/>
        </w:rPr>
        <w:t xml:space="preserve">, </w:t>
      </w:r>
      <w:proofErr w:type="spellStart"/>
      <w:r w:rsidRPr="00DB25C4">
        <w:rPr>
          <w:rFonts w:cstheme="minorHAnsi"/>
          <w:color w:val="000000" w:themeColor="text1"/>
        </w:rPr>
        <w:t>kesesuaian</w:t>
      </w:r>
      <w:proofErr w:type="spellEnd"/>
      <w:r w:rsidRPr="00DB25C4">
        <w:rPr>
          <w:rFonts w:cstheme="minorHAnsi"/>
          <w:color w:val="000000" w:themeColor="text1"/>
        </w:rPr>
        <w:t xml:space="preserve"> </w:t>
      </w:r>
      <w:proofErr w:type="spellStart"/>
      <w:r w:rsidRPr="00DB25C4">
        <w:rPr>
          <w:rFonts w:cstheme="minorHAnsi"/>
          <w:color w:val="000000" w:themeColor="text1"/>
        </w:rPr>
        <w:t>materi</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RPS juga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dipantau</w:t>
      </w:r>
      <w:proofErr w:type="spellEnd"/>
      <w:r w:rsidRPr="00DB25C4">
        <w:rPr>
          <w:rFonts w:cstheme="minorHAnsi"/>
          <w:color w:val="000000" w:themeColor="text1"/>
        </w:rPr>
        <w:t xml:space="preserve"> </w:t>
      </w:r>
      <w:proofErr w:type="spellStart"/>
      <w:r w:rsidRPr="00DB25C4">
        <w:rPr>
          <w:rFonts w:cstheme="minorHAnsi"/>
          <w:color w:val="000000" w:themeColor="text1"/>
        </w:rPr>
        <w:t>berdasarkan</w:t>
      </w:r>
      <w:proofErr w:type="spellEnd"/>
      <w:r w:rsidRPr="00DB25C4">
        <w:rPr>
          <w:rFonts w:cstheme="minorHAnsi"/>
          <w:color w:val="000000" w:themeColor="text1"/>
        </w:rPr>
        <w:t xml:space="preserve"> </w:t>
      </w:r>
      <w:proofErr w:type="spellStart"/>
      <w:r w:rsidRPr="00DB25C4">
        <w:rPr>
          <w:rFonts w:cstheme="minorHAnsi"/>
          <w:color w:val="000000" w:themeColor="text1"/>
        </w:rPr>
        <w:t>jurnal</w:t>
      </w:r>
      <w:proofErr w:type="spellEnd"/>
      <w:r w:rsidRPr="00DB25C4">
        <w:rPr>
          <w:rFonts w:cstheme="minorHAnsi"/>
          <w:color w:val="000000" w:themeColor="text1"/>
        </w:rPr>
        <w:t xml:space="preserve"> </w:t>
      </w:r>
      <w:proofErr w:type="spellStart"/>
      <w:r w:rsidRPr="00DB25C4">
        <w:rPr>
          <w:rFonts w:cstheme="minorHAnsi"/>
          <w:color w:val="000000" w:themeColor="text1"/>
        </w:rPr>
        <w:t>perkuliahan</w:t>
      </w:r>
      <w:proofErr w:type="spellEnd"/>
      <w:r w:rsidRPr="00DB25C4">
        <w:rPr>
          <w:rFonts w:cstheme="minorHAnsi"/>
          <w:color w:val="000000" w:themeColor="text1"/>
        </w:rPr>
        <w:t xml:space="preserve"> yang </w:t>
      </w:r>
      <w:proofErr w:type="spellStart"/>
      <w:r w:rsidRPr="00DB25C4">
        <w:rPr>
          <w:rFonts w:cstheme="minorHAnsi"/>
          <w:color w:val="000000" w:themeColor="text1"/>
        </w:rPr>
        <w:t>dicatat</w:t>
      </w:r>
      <w:proofErr w:type="spellEnd"/>
      <w:r w:rsidRPr="00DB25C4">
        <w:rPr>
          <w:rFonts w:cstheme="minorHAnsi"/>
          <w:color w:val="000000" w:themeColor="text1"/>
        </w:rPr>
        <w:t xml:space="preserve"> oleh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Koordinator</w:t>
      </w:r>
      <w:proofErr w:type="spellEnd"/>
      <w:r w:rsidRPr="00DB25C4">
        <w:rPr>
          <w:rFonts w:cstheme="minorHAnsi"/>
          <w:color w:val="000000" w:themeColor="text1"/>
        </w:rPr>
        <w:t xml:space="preserve"> Unit Tim </w:t>
      </w:r>
      <w:proofErr w:type="spellStart"/>
      <w:r w:rsidRPr="00DB25C4">
        <w:rPr>
          <w:rFonts w:cstheme="minorHAnsi"/>
          <w:color w:val="000000" w:themeColor="text1"/>
        </w:rPr>
        <w:t>Penjaminan</w:t>
      </w:r>
      <w:proofErr w:type="spellEnd"/>
      <w:r w:rsidRPr="00DB25C4">
        <w:rPr>
          <w:rFonts w:cstheme="minorHAnsi"/>
          <w:color w:val="000000" w:themeColor="text1"/>
        </w:rPr>
        <w:t xml:space="preserve"> </w:t>
      </w:r>
      <w:proofErr w:type="spellStart"/>
      <w:r w:rsidRPr="00DB25C4">
        <w:rPr>
          <w:rFonts w:cstheme="minorHAnsi"/>
          <w:color w:val="000000" w:themeColor="text1"/>
        </w:rPr>
        <w:t>Mutu</w:t>
      </w:r>
      <w:proofErr w:type="spellEnd"/>
      <w:r w:rsidRPr="00DB25C4">
        <w:rPr>
          <w:rFonts w:cstheme="minorHAnsi"/>
          <w:color w:val="000000" w:themeColor="text1"/>
        </w:rPr>
        <w:t xml:space="preserve"> </w:t>
      </w:r>
      <w:proofErr w:type="spellStart"/>
      <w:r w:rsidRPr="00DB25C4">
        <w:rPr>
          <w:rFonts w:cstheme="minorHAnsi"/>
          <w:color w:val="000000" w:themeColor="text1"/>
        </w:rPr>
        <w:t>Fakultas</w:t>
      </w:r>
      <w:proofErr w:type="spellEnd"/>
      <w:r w:rsidRPr="00DB25C4">
        <w:rPr>
          <w:rFonts w:cstheme="minorHAnsi"/>
          <w:color w:val="000000" w:themeColor="text1"/>
        </w:rPr>
        <w:t xml:space="preserve"> juga </w:t>
      </w:r>
      <w:proofErr w:type="spellStart"/>
      <w:r w:rsidRPr="00DB25C4">
        <w:rPr>
          <w:rFonts w:cstheme="minorHAnsi"/>
          <w:color w:val="000000" w:themeColor="text1"/>
        </w:rPr>
        <w:t>melakukan</w:t>
      </w:r>
      <w:proofErr w:type="spellEnd"/>
      <w:r w:rsidRPr="00DB25C4">
        <w:rPr>
          <w:rFonts w:cstheme="minorHAnsi"/>
          <w:color w:val="000000" w:themeColor="text1"/>
        </w:rPr>
        <w:t xml:space="preserve"> </w:t>
      </w:r>
      <w:proofErr w:type="spellStart"/>
      <w:r w:rsidRPr="00DB25C4">
        <w:rPr>
          <w:rFonts w:cstheme="minorHAnsi"/>
          <w:color w:val="000000" w:themeColor="text1"/>
        </w:rPr>
        <w:t>pengecekan</w:t>
      </w:r>
      <w:proofErr w:type="spellEnd"/>
      <w:r w:rsidRPr="00DB25C4">
        <w:rPr>
          <w:rFonts w:cstheme="minorHAnsi"/>
          <w:color w:val="000000" w:themeColor="text1"/>
        </w:rPr>
        <w:t xml:space="preserve"> </w:t>
      </w:r>
      <w:proofErr w:type="spellStart"/>
      <w:r w:rsidRPr="00DB25C4">
        <w:rPr>
          <w:rFonts w:cstheme="minorHAnsi"/>
          <w:color w:val="000000" w:themeColor="text1"/>
        </w:rPr>
        <w:t>terhadap</w:t>
      </w:r>
      <w:proofErr w:type="spellEnd"/>
      <w:r w:rsidRPr="00DB25C4">
        <w:rPr>
          <w:rFonts w:cstheme="minorHAnsi"/>
          <w:color w:val="000000" w:themeColor="text1"/>
        </w:rPr>
        <w:t xml:space="preserve"> </w:t>
      </w:r>
      <w:proofErr w:type="spellStart"/>
      <w:r w:rsidRPr="00DB25C4">
        <w:rPr>
          <w:rFonts w:cstheme="minorHAnsi"/>
          <w:color w:val="000000" w:themeColor="text1"/>
        </w:rPr>
        <w:t>soal</w:t>
      </w:r>
      <w:proofErr w:type="spellEnd"/>
      <w:r w:rsidRPr="00DB25C4">
        <w:rPr>
          <w:rFonts w:cstheme="minorHAnsi"/>
          <w:color w:val="000000" w:themeColor="text1"/>
        </w:rPr>
        <w:t xml:space="preserve"> KB dan UAS yang </w:t>
      </w:r>
      <w:proofErr w:type="spellStart"/>
      <w:r w:rsidRPr="00DB25C4">
        <w:rPr>
          <w:rFonts w:cstheme="minorHAnsi"/>
          <w:color w:val="000000" w:themeColor="text1"/>
        </w:rPr>
        <w:t>disusun</w:t>
      </w:r>
      <w:proofErr w:type="spellEnd"/>
      <w:r w:rsidRPr="00DB25C4">
        <w:rPr>
          <w:rFonts w:cstheme="minorHAnsi"/>
          <w:color w:val="000000" w:themeColor="text1"/>
        </w:rPr>
        <w:t xml:space="preserve"> oleh masing-masing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memastikan</w:t>
      </w:r>
      <w:proofErr w:type="spellEnd"/>
      <w:r w:rsidRPr="00DB25C4">
        <w:rPr>
          <w:rFonts w:cstheme="minorHAnsi"/>
          <w:color w:val="000000" w:themeColor="text1"/>
        </w:rPr>
        <w:t xml:space="preserve"> </w:t>
      </w:r>
      <w:proofErr w:type="spellStart"/>
      <w:r w:rsidRPr="00DB25C4">
        <w:rPr>
          <w:rFonts w:cstheme="minorHAnsi"/>
          <w:color w:val="000000" w:themeColor="text1"/>
        </w:rPr>
        <w:t>kesesuaiannya</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CPMK yang </w:t>
      </w:r>
      <w:proofErr w:type="spellStart"/>
      <w:r w:rsidRPr="00DB25C4">
        <w:rPr>
          <w:rFonts w:cstheme="minorHAnsi"/>
          <w:color w:val="000000" w:themeColor="text1"/>
        </w:rPr>
        <w:t>sudah</w:t>
      </w:r>
      <w:proofErr w:type="spellEnd"/>
      <w:r w:rsidRPr="00DB25C4">
        <w:rPr>
          <w:rFonts w:cstheme="minorHAnsi"/>
          <w:color w:val="000000" w:themeColor="text1"/>
        </w:rPr>
        <w:t xml:space="preserve"> </w:t>
      </w:r>
      <w:proofErr w:type="spellStart"/>
      <w:r w:rsidRPr="00DB25C4">
        <w:rPr>
          <w:rFonts w:cstheme="minorHAnsi"/>
          <w:color w:val="000000" w:themeColor="text1"/>
        </w:rPr>
        <w:t>dirumuskan</w:t>
      </w:r>
      <w:proofErr w:type="spellEnd"/>
      <w:r w:rsidRPr="00DB25C4">
        <w:rPr>
          <w:rFonts w:cstheme="minorHAnsi"/>
          <w:color w:val="000000" w:themeColor="text1"/>
        </w:rPr>
        <w:t xml:space="preserve"> dan </w:t>
      </w:r>
      <w:proofErr w:type="spellStart"/>
      <w:r w:rsidRPr="00DB25C4">
        <w:rPr>
          <w:rFonts w:cstheme="minorHAnsi"/>
          <w:color w:val="000000" w:themeColor="text1"/>
        </w:rPr>
        <w:t>terakhir</w:t>
      </w:r>
      <w:proofErr w:type="spellEnd"/>
      <w:r w:rsidRPr="00DB25C4">
        <w:rPr>
          <w:rFonts w:cstheme="minorHAnsi"/>
          <w:color w:val="000000" w:themeColor="text1"/>
        </w:rPr>
        <w:t xml:space="preserve"> </w:t>
      </w:r>
      <w:proofErr w:type="spellStart"/>
      <w:r w:rsidRPr="00DB25C4">
        <w:rPr>
          <w:rFonts w:cstheme="minorHAnsi"/>
          <w:color w:val="000000" w:themeColor="text1"/>
        </w:rPr>
        <w:t>Kepala</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akan</w:t>
      </w:r>
      <w:proofErr w:type="spellEnd"/>
      <w:r w:rsidRPr="00DB25C4">
        <w:rPr>
          <w:rFonts w:cstheme="minorHAnsi"/>
          <w:color w:val="000000" w:themeColor="text1"/>
        </w:rPr>
        <w:t xml:space="preserve"> </w:t>
      </w:r>
      <w:proofErr w:type="spellStart"/>
      <w:r w:rsidRPr="00DB25C4">
        <w:rPr>
          <w:rFonts w:cstheme="minorHAnsi"/>
          <w:color w:val="000000" w:themeColor="text1"/>
        </w:rPr>
        <w:t>memvalidasi</w:t>
      </w:r>
      <w:proofErr w:type="spellEnd"/>
      <w:r w:rsidRPr="00DB25C4">
        <w:rPr>
          <w:rFonts w:cstheme="minorHAnsi"/>
          <w:color w:val="000000" w:themeColor="text1"/>
        </w:rPr>
        <w:t xml:space="preserve"> </w:t>
      </w:r>
      <w:proofErr w:type="spellStart"/>
      <w:r w:rsidRPr="00DB25C4">
        <w:rPr>
          <w:rFonts w:cstheme="minorHAnsi"/>
          <w:color w:val="000000" w:themeColor="text1"/>
        </w:rPr>
        <w:t>soal-soal</w:t>
      </w:r>
      <w:proofErr w:type="spellEnd"/>
      <w:r w:rsidRPr="00DB25C4">
        <w:rPr>
          <w:rFonts w:cstheme="minorHAnsi"/>
          <w:color w:val="000000" w:themeColor="text1"/>
        </w:rPr>
        <w:t xml:space="preserve"> </w:t>
      </w:r>
      <w:proofErr w:type="spellStart"/>
      <w:r w:rsidRPr="00DB25C4">
        <w:rPr>
          <w:rFonts w:cstheme="minorHAnsi"/>
          <w:color w:val="000000" w:themeColor="text1"/>
        </w:rPr>
        <w:t>tersebut</w:t>
      </w:r>
      <w:proofErr w:type="spellEnd"/>
      <w:r w:rsidRPr="00DB25C4">
        <w:rPr>
          <w:rFonts w:cstheme="minorHAnsi"/>
          <w:color w:val="000000" w:themeColor="text1"/>
        </w:rPr>
        <w:t>.</w:t>
      </w:r>
    </w:p>
    <w:p w14:paraId="0B7C0042" w14:textId="77777777" w:rsidR="0076297E" w:rsidRPr="00DB25C4" w:rsidRDefault="0076297E" w:rsidP="00687314">
      <w:pPr>
        <w:spacing w:after="0" w:line="240" w:lineRule="auto"/>
        <w:ind w:left="66"/>
        <w:jc w:val="both"/>
        <w:rPr>
          <w:rFonts w:cstheme="minorHAnsi"/>
          <w:color w:val="000000" w:themeColor="text1"/>
        </w:rPr>
      </w:pPr>
    </w:p>
    <w:p w14:paraId="2F22ABE9"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t xml:space="preserve">6.2.2.2 Integrasi Hasil </w:t>
      </w:r>
      <w:proofErr w:type="spellStart"/>
      <w:r w:rsidRPr="00DB25C4">
        <w:rPr>
          <w:rFonts w:cstheme="minorHAnsi"/>
          <w:b/>
          <w:bCs/>
          <w:color w:val="000000" w:themeColor="text1"/>
        </w:rPr>
        <w:t>Penelitian</w:t>
      </w:r>
      <w:proofErr w:type="spellEnd"/>
      <w:r w:rsidRPr="00DB25C4">
        <w:rPr>
          <w:rFonts w:cstheme="minorHAnsi"/>
          <w:b/>
          <w:bCs/>
          <w:color w:val="000000" w:themeColor="text1"/>
        </w:rPr>
        <w:t xml:space="preserve"> dan </w:t>
      </w:r>
      <w:proofErr w:type="spellStart"/>
      <w:r w:rsidRPr="00DB25C4">
        <w:rPr>
          <w:rFonts w:cstheme="minorHAnsi"/>
          <w:b/>
          <w:bCs/>
          <w:color w:val="000000" w:themeColor="text1"/>
        </w:rPr>
        <w:t>PkM</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Abdimas</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dalam</w:t>
      </w:r>
      <w:proofErr w:type="spellEnd"/>
      <w:r w:rsidRPr="00DB25C4">
        <w:rPr>
          <w:rFonts w:cstheme="minorHAnsi"/>
          <w:b/>
          <w:bCs/>
          <w:color w:val="000000" w:themeColor="text1"/>
        </w:rPr>
        <w:t xml:space="preserve"> Proses </w:t>
      </w:r>
      <w:proofErr w:type="spellStart"/>
      <w:r w:rsidRPr="00DB25C4">
        <w:rPr>
          <w:rFonts w:cstheme="minorHAnsi"/>
          <w:b/>
          <w:bCs/>
          <w:color w:val="000000" w:themeColor="text1"/>
        </w:rPr>
        <w:t>Pembelajaran</w:t>
      </w:r>
      <w:proofErr w:type="spellEnd"/>
    </w:p>
    <w:tbl>
      <w:tblPr>
        <w:tblW w:w="9251" w:type="dxa"/>
        <w:tblInd w:w="108" w:type="dxa"/>
        <w:tblCellMar>
          <w:top w:w="15" w:type="dxa"/>
          <w:bottom w:w="15" w:type="dxa"/>
        </w:tblCellMar>
        <w:tblLook w:val="04A0" w:firstRow="1" w:lastRow="0" w:firstColumn="1" w:lastColumn="0" w:noHBand="0" w:noVBand="1"/>
      </w:tblPr>
      <w:tblGrid>
        <w:gridCol w:w="1195"/>
        <w:gridCol w:w="2438"/>
        <w:gridCol w:w="2025"/>
        <w:gridCol w:w="1680"/>
        <w:gridCol w:w="2011"/>
      </w:tblGrid>
      <w:tr w:rsidR="0076297E" w:rsidRPr="00DB25C4" w14:paraId="41A6FCBE" w14:textId="77777777" w:rsidTr="00662CB9">
        <w:trPr>
          <w:trHeight w:val="435"/>
        </w:trPr>
        <w:tc>
          <w:tcPr>
            <w:tcW w:w="1097"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6029CB81" w14:textId="77777777" w:rsidR="0076297E" w:rsidRPr="00DB25C4" w:rsidRDefault="0076297E" w:rsidP="009F6099">
            <w:pPr>
              <w:pStyle w:val="ListParagraph"/>
              <w:numPr>
                <w:ilvl w:val="0"/>
                <w:numId w:val="141"/>
              </w:num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No</w:t>
            </w:r>
          </w:p>
        </w:tc>
        <w:tc>
          <w:tcPr>
            <w:tcW w:w="2438"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3E71071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 xml:space="preserve">Nama </w:t>
            </w:r>
            <w:proofErr w:type="spellStart"/>
            <w:r w:rsidRPr="00DB25C4">
              <w:rPr>
                <w:rFonts w:eastAsia="Times New Roman" w:cstheme="minorHAnsi"/>
                <w:color w:val="000000" w:themeColor="text1"/>
                <w:lang w:eastAsia="en-ID"/>
              </w:rPr>
              <w:t>Dosen</w:t>
            </w:r>
            <w:proofErr w:type="spellEnd"/>
          </w:p>
        </w:tc>
        <w:tc>
          <w:tcPr>
            <w:tcW w:w="2025"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112A5839" w14:textId="77777777" w:rsidR="0076297E" w:rsidRPr="00DB25C4" w:rsidRDefault="0076297E" w:rsidP="00687314">
            <w:pPr>
              <w:spacing w:after="0" w:line="240" w:lineRule="auto"/>
              <w:jc w:val="center"/>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Judul</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Penelitian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atau</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PkM</w:t>
            </w:r>
            <w:proofErr w:type="spellEnd"/>
          </w:p>
        </w:tc>
        <w:tc>
          <w:tcPr>
            <w:tcW w:w="168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20874C2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 xml:space="preserve">Nama Mata </w:t>
            </w:r>
            <w:proofErr w:type="spellStart"/>
            <w:r w:rsidRPr="00DB25C4">
              <w:rPr>
                <w:rFonts w:eastAsia="Times New Roman" w:cstheme="minorHAnsi"/>
                <w:color w:val="000000" w:themeColor="text1"/>
                <w:lang w:eastAsia="en-ID"/>
              </w:rPr>
              <w:t>Kuliah</w:t>
            </w:r>
            <w:proofErr w:type="spellEnd"/>
          </w:p>
        </w:tc>
        <w:tc>
          <w:tcPr>
            <w:tcW w:w="2011"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0180B4DC" w14:textId="77777777" w:rsidR="0076297E" w:rsidRPr="00DB25C4" w:rsidRDefault="0076297E" w:rsidP="00687314">
            <w:pPr>
              <w:spacing w:after="0" w:line="240" w:lineRule="auto"/>
              <w:jc w:val="center"/>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Bentuk</w:t>
            </w:r>
            <w:proofErr w:type="spellEnd"/>
            <w:r w:rsidRPr="00DB25C4">
              <w:rPr>
                <w:rFonts w:eastAsia="Times New Roman" w:cstheme="minorHAnsi"/>
                <w:color w:val="000000" w:themeColor="text1"/>
                <w:lang w:eastAsia="en-ID"/>
              </w:rPr>
              <w:t xml:space="preserve"> Integrasi</w:t>
            </w:r>
          </w:p>
        </w:tc>
      </w:tr>
      <w:tr w:rsidR="0076297E" w:rsidRPr="00DB25C4" w14:paraId="58963A34" w14:textId="77777777" w:rsidTr="00662CB9">
        <w:trPr>
          <w:trHeight w:val="300"/>
        </w:trPr>
        <w:tc>
          <w:tcPr>
            <w:tcW w:w="10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3ACDEE" w14:textId="77777777" w:rsidR="0076297E" w:rsidRPr="00DB25C4" w:rsidRDefault="0076297E" w:rsidP="00687314">
            <w:pPr>
              <w:pStyle w:val="ListParagraph"/>
              <w:spacing w:after="0" w:line="240" w:lineRule="auto"/>
              <w:ind w:left="0"/>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24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FAFEA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20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08025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16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4DB95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20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CCF9C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5</w:t>
            </w:r>
          </w:p>
        </w:tc>
      </w:tr>
      <w:tr w:rsidR="0076297E" w:rsidRPr="00DB25C4" w14:paraId="19D78E31" w14:textId="77777777" w:rsidTr="00662CB9">
        <w:trPr>
          <w:trHeight w:val="1216"/>
        </w:trPr>
        <w:tc>
          <w:tcPr>
            <w:tcW w:w="10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43B59C" w14:textId="77777777" w:rsidR="0076297E" w:rsidRPr="00DB25C4" w:rsidRDefault="0076297E" w:rsidP="009F6099">
            <w:pPr>
              <w:pStyle w:val="ListParagraph"/>
              <w:numPr>
                <w:ilvl w:val="0"/>
                <w:numId w:val="141"/>
              </w:num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24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9AD78C"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 xml:space="preserve">Dhatu </w:t>
            </w:r>
            <w:proofErr w:type="spellStart"/>
            <w:r w:rsidRPr="00DB25C4">
              <w:rPr>
                <w:rFonts w:eastAsia="Times New Roman" w:cstheme="minorHAnsi"/>
                <w:color w:val="000000" w:themeColor="text1"/>
                <w:lang w:eastAsia="en-ID"/>
              </w:rPr>
              <w:t>Sitaresmi</w:t>
            </w:r>
            <w:proofErr w:type="spellEnd"/>
            <w:r w:rsidRPr="00DB25C4">
              <w:rPr>
                <w:rFonts w:eastAsia="Times New Roman" w:cstheme="minorHAnsi"/>
                <w:color w:val="000000" w:themeColor="text1"/>
                <w:lang w:eastAsia="en-ID"/>
              </w:rPr>
              <w:t>, S.S., MTCSOL.</w:t>
            </w:r>
          </w:p>
        </w:tc>
        <w:tc>
          <w:tcPr>
            <w:tcW w:w="20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4BE056" w14:textId="77777777" w:rsidR="0076297E" w:rsidRPr="00DB25C4" w:rsidRDefault="0076297E" w:rsidP="00687314">
            <w:pPr>
              <w:spacing w:after="0" w:line="240" w:lineRule="auto"/>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Peningkatan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Kemampuan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Menyimak</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melalui</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Metode</w:t>
            </w:r>
            <w:proofErr w:type="spellEnd"/>
            <w:r w:rsidRPr="00DB25C4">
              <w:rPr>
                <w:rFonts w:eastAsia="Times New Roman" w:cstheme="minorHAnsi"/>
                <w:color w:val="000000" w:themeColor="text1"/>
                <w:lang w:eastAsia="en-ID"/>
              </w:rPr>
              <w:t xml:space="preserve"> Top-Down dan Bottom-Up </w:t>
            </w:r>
            <w:proofErr w:type="spellStart"/>
            <w:r w:rsidRPr="00DB25C4">
              <w:rPr>
                <w:rFonts w:eastAsia="Times New Roman" w:cstheme="minorHAnsi"/>
                <w:color w:val="000000" w:themeColor="text1"/>
                <w:lang w:eastAsia="en-ID"/>
              </w:rPr>
              <w:t>dalam</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Pembelajaran</w:t>
            </w:r>
            <w:proofErr w:type="spellEnd"/>
            <w:r w:rsidRPr="00DB25C4">
              <w:rPr>
                <w:rFonts w:eastAsia="Times New Roman" w:cstheme="minorHAnsi"/>
                <w:color w:val="000000" w:themeColor="text1"/>
                <w:lang w:eastAsia="en-ID"/>
              </w:rPr>
              <w:t xml:space="preserve"> Daring</w:t>
            </w:r>
          </w:p>
        </w:tc>
        <w:tc>
          <w:tcPr>
            <w:tcW w:w="1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EA3236" w14:textId="77777777" w:rsidR="0076297E" w:rsidRPr="00DB25C4" w:rsidRDefault="0076297E" w:rsidP="00687314">
            <w:pPr>
              <w:spacing w:after="0" w:line="240" w:lineRule="auto"/>
              <w:rPr>
                <w:rFonts w:eastAsia="Times New Roman" w:cstheme="minorHAnsi"/>
                <w:color w:val="000000" w:themeColor="text1"/>
                <w:lang w:eastAsia="en-ID"/>
              </w:rPr>
            </w:pPr>
            <w:r w:rsidRPr="00DB25C4">
              <w:rPr>
                <w:rFonts w:eastAsia="Times New Roman" w:cstheme="minorHAnsi"/>
                <w:color w:val="000000" w:themeColor="text1"/>
                <w:lang w:eastAsia="en-ID"/>
              </w:rPr>
              <w:t>Listening and Speaking</w:t>
            </w:r>
          </w:p>
          <w:p w14:paraId="65951BD4" w14:textId="77777777" w:rsidR="0076297E" w:rsidRPr="00DB25C4" w:rsidRDefault="0076297E" w:rsidP="00687314">
            <w:pPr>
              <w:spacing w:after="0" w:line="240" w:lineRule="auto"/>
              <w:rPr>
                <w:rFonts w:eastAsia="Times New Roman" w:cstheme="minorHAnsi"/>
                <w:color w:val="000000" w:themeColor="text1"/>
                <w:lang w:eastAsia="en-ID"/>
              </w:rPr>
            </w:pPr>
            <w:r w:rsidRPr="00DB25C4">
              <w:rPr>
                <w:rFonts w:cstheme="minorHAnsi"/>
              </w:rPr>
              <w:br/>
            </w:r>
            <w:r w:rsidRPr="00DB25C4">
              <w:rPr>
                <w:rFonts w:eastAsia="Times New Roman" w:cstheme="minorHAnsi"/>
                <w:color w:val="000000" w:themeColor="text1"/>
                <w:lang w:eastAsia="en-ID"/>
              </w:rPr>
              <w:t xml:space="preserve">Teaching Chinese as a Foreign </w:t>
            </w:r>
            <w:proofErr w:type="spellStart"/>
            <w:r w:rsidRPr="00DB25C4">
              <w:rPr>
                <w:rFonts w:eastAsia="Times New Roman" w:cstheme="minorHAnsi"/>
                <w:color w:val="000000" w:themeColor="text1"/>
                <w:lang w:eastAsia="en-ID"/>
              </w:rPr>
              <w:t>Langugage</w:t>
            </w:r>
            <w:proofErr w:type="spellEnd"/>
          </w:p>
        </w:tc>
        <w:tc>
          <w:tcPr>
            <w:tcW w:w="20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598888" w14:textId="77777777" w:rsidR="0076297E" w:rsidRPr="00DB25C4" w:rsidRDefault="0076297E" w:rsidP="00687314">
            <w:pPr>
              <w:spacing w:after="0" w:line="240" w:lineRule="auto"/>
              <w:rPr>
                <w:rFonts w:eastAsia="Times New Roman" w:cstheme="minorHAnsi"/>
                <w:color w:val="000000" w:themeColor="text1"/>
                <w:lang w:eastAsia="en-ID"/>
              </w:rPr>
            </w:pPr>
            <w:r w:rsidRPr="00DB25C4">
              <w:rPr>
                <w:rFonts w:eastAsia="Times New Roman" w:cstheme="minorHAnsi"/>
                <w:color w:val="000000" w:themeColor="text1"/>
                <w:lang w:eastAsia="en-ID"/>
              </w:rPr>
              <w:t xml:space="preserve">Hasil </w:t>
            </w:r>
            <w:proofErr w:type="spellStart"/>
            <w:r w:rsidRPr="00DB25C4">
              <w:rPr>
                <w:rFonts w:eastAsia="Times New Roman" w:cstheme="minorHAnsi"/>
                <w:color w:val="000000" w:themeColor="text1"/>
                <w:lang w:eastAsia="en-ID"/>
              </w:rPr>
              <w:t>penelitian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dijadikan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sebagai</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referensi</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penggunaan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metode</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pembelajaran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saat</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perkuliahan</w:t>
            </w:r>
            <w:proofErr w:type="spellEnd"/>
            <w:r w:rsidRPr="00DB25C4">
              <w:rPr>
                <w:rFonts w:eastAsia="Times New Roman" w:cstheme="minorHAnsi"/>
                <w:color w:val="000000" w:themeColor="text1"/>
                <w:lang w:eastAsia="en-ID"/>
              </w:rPr>
              <w:t xml:space="preserve"> daring</w:t>
            </w:r>
          </w:p>
        </w:tc>
      </w:tr>
      <w:tr w:rsidR="0076297E" w:rsidRPr="00DB25C4" w14:paraId="50793DFF" w14:textId="77777777" w:rsidTr="00662CB9">
        <w:trPr>
          <w:trHeight w:val="916"/>
        </w:trPr>
        <w:tc>
          <w:tcPr>
            <w:tcW w:w="109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76BDE5" w14:textId="77777777" w:rsidR="0076297E" w:rsidRPr="00DB25C4" w:rsidRDefault="0076297E" w:rsidP="009F6099">
            <w:pPr>
              <w:pStyle w:val="ListParagraph"/>
              <w:numPr>
                <w:ilvl w:val="0"/>
                <w:numId w:val="141"/>
              </w:num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2438" w:type="dxa"/>
            <w:tcBorders>
              <w:top w:val="nil"/>
              <w:left w:val="nil"/>
              <w:bottom w:val="nil"/>
              <w:right w:val="nil"/>
            </w:tcBorders>
            <w:shd w:val="clear" w:color="auto" w:fill="auto"/>
            <w:noWrap/>
            <w:vAlign w:val="center"/>
            <w:hideMark/>
          </w:tcPr>
          <w:p w14:paraId="4F600110"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Yohanna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Nirmalasari</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S.Pd</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M.Pd</w:t>
            </w:r>
            <w:proofErr w:type="spellEnd"/>
            <w:r w:rsidRPr="00DB25C4">
              <w:rPr>
                <w:rFonts w:eastAsia="Times New Roman" w:cstheme="minorHAnsi"/>
                <w:color w:val="000000" w:themeColor="text1"/>
                <w:lang w:eastAsia="en-ID"/>
              </w:rPr>
              <w:t>.</w:t>
            </w:r>
          </w:p>
        </w:tc>
        <w:tc>
          <w:tcPr>
            <w:tcW w:w="20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159ADB" w14:textId="77777777" w:rsidR="0076297E" w:rsidRPr="00DB25C4" w:rsidRDefault="0076297E" w:rsidP="00687314">
            <w:pPr>
              <w:spacing w:after="0" w:line="240" w:lineRule="auto"/>
              <w:rPr>
                <w:rFonts w:eastAsia="Times New Roman" w:cstheme="minorHAnsi"/>
                <w:color w:val="000000" w:themeColor="text1"/>
                <w:lang w:eastAsia="en-ID"/>
              </w:rPr>
            </w:pPr>
            <w:proofErr w:type="spellStart"/>
            <w:proofErr w:type="gramStart"/>
            <w:r w:rsidRPr="00DB25C4">
              <w:rPr>
                <w:rFonts w:eastAsia="Times New Roman" w:cstheme="minorHAnsi"/>
                <w:color w:val="000000" w:themeColor="text1"/>
                <w:lang w:eastAsia="en-ID"/>
              </w:rPr>
              <w:t>Pelatihan</w:t>
            </w:r>
            <w:proofErr w:type="spellEnd"/>
            <w:r w:rsidRPr="00DB25C4">
              <w:rPr>
                <w:rFonts w:eastAsia="Times New Roman" w:cstheme="minorHAnsi"/>
                <w:color w:val="000000" w:themeColor="text1"/>
                <w:lang w:eastAsia="en-ID"/>
              </w:rPr>
              <w:t xml:space="preserve">  Media</w:t>
            </w:r>
            <w:proofErr w:type="gram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Pembelajaran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Bedil</w:t>
            </w:r>
            <w:proofErr w:type="spellEnd"/>
            <w:r w:rsidRPr="00DB25C4">
              <w:rPr>
                <w:rFonts w:eastAsia="Times New Roman" w:cstheme="minorHAnsi"/>
                <w:color w:val="000000" w:themeColor="text1"/>
                <w:lang w:eastAsia="en-ID"/>
              </w:rPr>
              <w:t xml:space="preserve">” Era </w:t>
            </w:r>
            <w:proofErr w:type="spellStart"/>
            <w:r w:rsidRPr="00DB25C4">
              <w:rPr>
                <w:rFonts w:eastAsia="Times New Roman" w:cstheme="minorHAnsi"/>
                <w:color w:val="000000" w:themeColor="text1"/>
                <w:lang w:eastAsia="en-ID"/>
              </w:rPr>
              <w:t>Kenormalan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Baru</w:t>
            </w:r>
            <w:proofErr w:type="spellEnd"/>
            <w:r w:rsidRPr="00DB25C4">
              <w:rPr>
                <w:rFonts w:eastAsia="Times New Roman" w:cstheme="minorHAnsi"/>
                <w:color w:val="000000" w:themeColor="text1"/>
                <w:lang w:eastAsia="en-ID"/>
              </w:rPr>
              <w:t xml:space="preserve"> di SMK Kristen Elim Malang</w:t>
            </w:r>
          </w:p>
        </w:tc>
        <w:tc>
          <w:tcPr>
            <w:tcW w:w="16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E28772" w14:textId="77777777" w:rsidR="0076297E" w:rsidRPr="00DB25C4" w:rsidRDefault="0076297E" w:rsidP="00687314">
            <w:pPr>
              <w:spacing w:after="0" w:line="240" w:lineRule="auto"/>
              <w:rPr>
                <w:rFonts w:eastAsia="Times New Roman" w:cstheme="minorHAnsi"/>
                <w:color w:val="000000" w:themeColor="text1"/>
                <w:lang w:eastAsia="en-ID"/>
              </w:rPr>
            </w:pPr>
            <w:r w:rsidRPr="00DB25C4">
              <w:rPr>
                <w:rFonts w:eastAsia="Times New Roman" w:cstheme="minorHAnsi"/>
                <w:color w:val="000000" w:themeColor="text1"/>
                <w:lang w:eastAsia="en-ID"/>
              </w:rPr>
              <w:t>Teaching Material Development</w:t>
            </w:r>
          </w:p>
        </w:tc>
        <w:tc>
          <w:tcPr>
            <w:tcW w:w="20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72E99F" w14:textId="77777777" w:rsidR="0076297E" w:rsidRPr="00DB25C4" w:rsidRDefault="0076297E" w:rsidP="00687314">
            <w:pPr>
              <w:spacing w:after="0" w:line="240" w:lineRule="auto"/>
              <w:rPr>
                <w:rFonts w:eastAsia="Times New Roman" w:cstheme="minorHAnsi"/>
                <w:color w:val="000000" w:themeColor="text1"/>
                <w:lang w:eastAsia="en-ID"/>
              </w:rPr>
            </w:pPr>
            <w:r w:rsidRPr="00DB25C4">
              <w:rPr>
                <w:rFonts w:eastAsia="Times New Roman" w:cstheme="minorHAnsi"/>
                <w:color w:val="000000" w:themeColor="text1"/>
                <w:lang w:eastAsia="en-ID"/>
              </w:rPr>
              <w:t xml:space="preserve">Hasil </w:t>
            </w:r>
            <w:proofErr w:type="spellStart"/>
            <w:r w:rsidRPr="00DB25C4">
              <w:rPr>
                <w:rFonts w:eastAsia="Times New Roman" w:cstheme="minorHAnsi"/>
                <w:color w:val="000000" w:themeColor="text1"/>
                <w:lang w:eastAsia="en-ID"/>
              </w:rPr>
              <w:t>penelitian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dijadikan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sebagai</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referensi</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penggunaan</w:t>
            </w:r>
            <w:proofErr w:type="spellEnd"/>
            <w:r w:rsidRPr="00DB25C4">
              <w:rPr>
                <w:rFonts w:eastAsia="Times New Roman" w:cstheme="minorHAnsi"/>
                <w:color w:val="000000" w:themeColor="text1"/>
                <w:lang w:eastAsia="en-ID"/>
              </w:rPr>
              <w:t xml:space="preserve"> media </w:t>
            </w:r>
            <w:proofErr w:type="spellStart"/>
            <w:r w:rsidRPr="00DB25C4">
              <w:rPr>
                <w:rFonts w:eastAsia="Times New Roman" w:cstheme="minorHAnsi"/>
                <w:color w:val="000000" w:themeColor="text1"/>
                <w:lang w:eastAsia="en-ID"/>
              </w:rPr>
              <w:t>pembelajaran</w:t>
            </w:r>
            <w:proofErr w:type="spellEnd"/>
            <w:r w:rsidRPr="00DB25C4">
              <w:rPr>
                <w:rFonts w:eastAsia="Times New Roman" w:cstheme="minorHAnsi"/>
                <w:color w:val="000000" w:themeColor="text1"/>
                <w:lang w:eastAsia="en-ID"/>
              </w:rPr>
              <w:t xml:space="preserve"> di era </w:t>
            </w:r>
            <w:proofErr w:type="spellStart"/>
            <w:r w:rsidRPr="00DB25C4">
              <w:rPr>
                <w:rFonts w:eastAsia="Times New Roman" w:cstheme="minorHAnsi"/>
                <w:color w:val="000000" w:themeColor="text1"/>
                <w:lang w:eastAsia="en-ID"/>
              </w:rPr>
              <w:t>milenial</w:t>
            </w:r>
            <w:proofErr w:type="spellEnd"/>
          </w:p>
        </w:tc>
      </w:tr>
      <w:tr w:rsidR="0076297E" w:rsidRPr="00DB25C4" w14:paraId="0580CED0" w14:textId="77777777" w:rsidTr="00662CB9">
        <w:trPr>
          <w:trHeight w:val="916"/>
        </w:trPr>
        <w:tc>
          <w:tcPr>
            <w:tcW w:w="109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4C332E" w14:textId="77777777" w:rsidR="0076297E" w:rsidRPr="00DB25C4" w:rsidRDefault="0076297E" w:rsidP="009F6099">
            <w:pPr>
              <w:pStyle w:val="ListParagraph"/>
              <w:numPr>
                <w:ilvl w:val="0"/>
                <w:numId w:val="141"/>
              </w:num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lastRenderedPageBreak/>
              <w:t>3</w:t>
            </w:r>
          </w:p>
        </w:tc>
        <w:tc>
          <w:tcPr>
            <w:tcW w:w="24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5459DB"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Yohanna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Nirmalasari</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S.Pd</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M.Pd</w:t>
            </w:r>
            <w:proofErr w:type="spellEnd"/>
            <w:r w:rsidRPr="00DB25C4">
              <w:rPr>
                <w:rFonts w:eastAsia="Times New Roman" w:cstheme="minorHAnsi"/>
                <w:color w:val="000000" w:themeColor="text1"/>
                <w:lang w:eastAsia="en-ID"/>
              </w:rPr>
              <w:t>.</w:t>
            </w:r>
          </w:p>
        </w:tc>
        <w:tc>
          <w:tcPr>
            <w:tcW w:w="20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0800D8" w14:textId="77777777" w:rsidR="0076297E" w:rsidRPr="00DB25C4" w:rsidRDefault="0076297E" w:rsidP="00687314">
            <w:pPr>
              <w:spacing w:after="0" w:line="240" w:lineRule="auto"/>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Pelatihan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Profesionalitas</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Gumani</w:t>
            </w:r>
            <w:proofErr w:type="spellEnd"/>
            <w:r w:rsidRPr="00DB25C4">
              <w:rPr>
                <w:rFonts w:eastAsia="Times New Roman" w:cstheme="minorHAnsi"/>
                <w:color w:val="000000" w:themeColor="text1"/>
                <w:lang w:eastAsia="en-ID"/>
              </w:rPr>
              <w:t xml:space="preserve"> di SMK Kristen Elim Malang</w:t>
            </w:r>
          </w:p>
        </w:tc>
        <w:tc>
          <w:tcPr>
            <w:tcW w:w="16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1559F4" w14:textId="77777777" w:rsidR="0076297E" w:rsidRPr="00DB25C4" w:rsidRDefault="0076297E" w:rsidP="00687314">
            <w:pPr>
              <w:spacing w:after="0" w:line="240" w:lineRule="auto"/>
              <w:rPr>
                <w:rFonts w:eastAsia="Times New Roman" w:cstheme="minorHAnsi"/>
                <w:color w:val="000000" w:themeColor="text1"/>
                <w:lang w:eastAsia="en-ID"/>
              </w:rPr>
            </w:pPr>
            <w:r w:rsidRPr="00DB25C4">
              <w:rPr>
                <w:rFonts w:eastAsia="Times New Roman" w:cstheme="minorHAnsi"/>
                <w:color w:val="000000" w:themeColor="text1"/>
                <w:lang w:eastAsia="en-ID"/>
              </w:rPr>
              <w:t>Microteaching</w:t>
            </w:r>
          </w:p>
        </w:tc>
        <w:tc>
          <w:tcPr>
            <w:tcW w:w="20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28A64D" w14:textId="77777777" w:rsidR="0076297E" w:rsidRPr="00DB25C4" w:rsidRDefault="0076297E" w:rsidP="00687314">
            <w:pPr>
              <w:spacing w:after="0" w:line="240" w:lineRule="auto"/>
              <w:rPr>
                <w:rFonts w:eastAsia="Times New Roman" w:cstheme="minorHAnsi"/>
                <w:color w:val="000000" w:themeColor="text1"/>
                <w:lang w:eastAsia="en-ID"/>
              </w:rPr>
            </w:pPr>
            <w:r w:rsidRPr="00DB25C4">
              <w:rPr>
                <w:rFonts w:eastAsia="Times New Roman" w:cstheme="minorHAnsi"/>
                <w:color w:val="000000" w:themeColor="text1"/>
                <w:lang w:eastAsia="en-ID"/>
              </w:rPr>
              <w:t xml:space="preserve">Hasil </w:t>
            </w:r>
            <w:proofErr w:type="spellStart"/>
            <w:r w:rsidRPr="00DB25C4">
              <w:rPr>
                <w:rFonts w:eastAsia="Times New Roman" w:cstheme="minorHAnsi"/>
                <w:color w:val="000000" w:themeColor="text1"/>
                <w:lang w:eastAsia="en-ID"/>
              </w:rPr>
              <w:t>penelitian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dijadikan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sebagai</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bahan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materi</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perkuliahan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terkait</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pengajaran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bahasa</w:t>
            </w:r>
            <w:proofErr w:type="spellEnd"/>
          </w:p>
        </w:tc>
      </w:tr>
      <w:tr w:rsidR="0076297E" w:rsidRPr="00DB25C4" w14:paraId="08186726" w14:textId="77777777" w:rsidTr="00662CB9">
        <w:trPr>
          <w:trHeight w:val="1531"/>
        </w:trPr>
        <w:tc>
          <w:tcPr>
            <w:tcW w:w="109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8AB856" w14:textId="77777777" w:rsidR="0076297E" w:rsidRPr="00DB25C4" w:rsidRDefault="0076297E" w:rsidP="009F6099">
            <w:pPr>
              <w:pStyle w:val="ListParagraph"/>
              <w:numPr>
                <w:ilvl w:val="0"/>
                <w:numId w:val="141"/>
              </w:num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24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CE8C9E"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Yohanna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Nirmalasari</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S.Pd</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M.Pd</w:t>
            </w:r>
            <w:proofErr w:type="spellEnd"/>
            <w:r w:rsidRPr="00DB25C4">
              <w:rPr>
                <w:rFonts w:eastAsia="Times New Roman" w:cstheme="minorHAnsi"/>
                <w:color w:val="000000" w:themeColor="text1"/>
                <w:lang w:eastAsia="en-ID"/>
              </w:rPr>
              <w:t>.</w:t>
            </w:r>
          </w:p>
        </w:tc>
        <w:tc>
          <w:tcPr>
            <w:tcW w:w="20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F546EB" w14:textId="77777777" w:rsidR="0076297E" w:rsidRPr="00DB25C4" w:rsidRDefault="0076297E" w:rsidP="00687314">
            <w:pPr>
              <w:spacing w:after="0" w:line="240" w:lineRule="auto"/>
              <w:rPr>
                <w:rFonts w:eastAsia="Times New Roman" w:cstheme="minorHAnsi"/>
                <w:color w:val="000000" w:themeColor="text1"/>
                <w:lang w:eastAsia="en-ID"/>
              </w:rPr>
            </w:pPr>
            <w:r w:rsidRPr="00DB25C4">
              <w:rPr>
                <w:rFonts w:eastAsia="Times New Roman" w:cstheme="minorHAnsi"/>
                <w:color w:val="000000" w:themeColor="text1"/>
                <w:lang w:eastAsia="en-ID"/>
              </w:rPr>
              <w:t xml:space="preserve">Pola </w:t>
            </w:r>
            <w:proofErr w:type="spellStart"/>
            <w:r w:rsidRPr="00DB25C4">
              <w:rPr>
                <w:rFonts w:eastAsia="Times New Roman" w:cstheme="minorHAnsi"/>
                <w:color w:val="000000" w:themeColor="text1"/>
                <w:lang w:eastAsia="en-ID"/>
              </w:rPr>
              <w:t>Argumen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Mahasiswa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Jurusan</w:t>
            </w:r>
            <w:proofErr w:type="spellEnd"/>
            <w:r w:rsidRPr="00DB25C4">
              <w:rPr>
                <w:rFonts w:eastAsia="Times New Roman" w:cstheme="minorHAnsi"/>
                <w:color w:val="000000" w:themeColor="text1"/>
                <w:lang w:eastAsia="en-ID"/>
              </w:rPr>
              <w:t xml:space="preserve"> Pendidikan Bahasa Mandarin</w:t>
            </w:r>
          </w:p>
        </w:tc>
        <w:tc>
          <w:tcPr>
            <w:tcW w:w="16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AE5DB8" w14:textId="77777777" w:rsidR="0076297E" w:rsidRPr="00DB25C4" w:rsidRDefault="0076297E" w:rsidP="00687314">
            <w:pPr>
              <w:spacing w:after="0" w:line="240" w:lineRule="auto"/>
              <w:rPr>
                <w:rFonts w:eastAsia="Times New Roman" w:cstheme="minorHAnsi"/>
                <w:color w:val="000000" w:themeColor="text1"/>
                <w:lang w:eastAsia="en-ID"/>
              </w:rPr>
            </w:pPr>
            <w:r w:rsidRPr="00DB25C4">
              <w:rPr>
                <w:rFonts w:eastAsia="Times New Roman" w:cstheme="minorHAnsi"/>
                <w:color w:val="000000" w:themeColor="text1"/>
                <w:lang w:eastAsia="en-ID"/>
              </w:rPr>
              <w:t>Bahasa Indonesia</w:t>
            </w:r>
          </w:p>
        </w:tc>
        <w:tc>
          <w:tcPr>
            <w:tcW w:w="20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4E261A" w14:textId="77777777" w:rsidR="0076297E" w:rsidRPr="00DB25C4" w:rsidRDefault="0076297E" w:rsidP="00687314">
            <w:pPr>
              <w:spacing w:after="0" w:line="240" w:lineRule="auto"/>
              <w:rPr>
                <w:rFonts w:eastAsia="Times New Roman" w:cstheme="minorHAnsi"/>
                <w:color w:val="000000" w:themeColor="text1"/>
                <w:lang w:eastAsia="en-ID"/>
              </w:rPr>
            </w:pPr>
            <w:r w:rsidRPr="00DB25C4">
              <w:rPr>
                <w:rFonts w:eastAsia="Times New Roman" w:cstheme="minorHAnsi"/>
                <w:color w:val="000000" w:themeColor="text1"/>
                <w:lang w:eastAsia="en-ID"/>
              </w:rPr>
              <w:t xml:space="preserve">Hasil </w:t>
            </w:r>
            <w:proofErr w:type="spellStart"/>
            <w:r w:rsidRPr="00DB25C4">
              <w:rPr>
                <w:rFonts w:eastAsia="Times New Roman" w:cstheme="minorHAnsi"/>
                <w:color w:val="000000" w:themeColor="text1"/>
                <w:lang w:eastAsia="en-ID"/>
              </w:rPr>
              <w:t>penelitian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dijadikan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sebagai</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acuan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pengembangan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metode</w:t>
            </w:r>
            <w:proofErr w:type="spellEnd"/>
            <w:r w:rsidRPr="00DB25C4">
              <w:rPr>
                <w:rFonts w:eastAsia="Times New Roman" w:cstheme="minorHAnsi"/>
                <w:color w:val="000000" w:themeColor="text1"/>
                <w:lang w:eastAsia="en-ID"/>
              </w:rPr>
              <w:t xml:space="preserve"> dan </w:t>
            </w:r>
            <w:proofErr w:type="spellStart"/>
            <w:r w:rsidRPr="00DB25C4">
              <w:rPr>
                <w:rFonts w:eastAsia="Times New Roman" w:cstheme="minorHAnsi"/>
                <w:color w:val="000000" w:themeColor="text1"/>
                <w:lang w:eastAsia="en-ID"/>
              </w:rPr>
              <w:t>teknik</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pembelajaran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bahasa</w:t>
            </w:r>
            <w:proofErr w:type="spellEnd"/>
            <w:r w:rsidRPr="00DB25C4">
              <w:rPr>
                <w:rFonts w:eastAsia="Times New Roman" w:cstheme="minorHAnsi"/>
                <w:color w:val="000000" w:themeColor="text1"/>
                <w:lang w:eastAsia="en-ID"/>
              </w:rPr>
              <w:t xml:space="preserve"> Indonesia </w:t>
            </w:r>
            <w:proofErr w:type="spellStart"/>
            <w:r w:rsidRPr="00DB25C4">
              <w:rPr>
                <w:rFonts w:eastAsia="Times New Roman" w:cstheme="minorHAnsi"/>
                <w:color w:val="000000" w:themeColor="text1"/>
                <w:lang w:eastAsia="en-ID"/>
              </w:rPr>
              <w:t>terkait</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penulisan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karya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ilmiah</w:t>
            </w:r>
            <w:proofErr w:type="spellEnd"/>
          </w:p>
        </w:tc>
      </w:tr>
    </w:tbl>
    <w:p w14:paraId="2B39DD05" w14:textId="77777777" w:rsidR="0076297E" w:rsidRPr="00DB25C4" w:rsidRDefault="0076297E" w:rsidP="00687314">
      <w:pPr>
        <w:spacing w:after="0" w:line="240" w:lineRule="auto"/>
        <w:jc w:val="both"/>
        <w:rPr>
          <w:rFonts w:cstheme="minorHAnsi"/>
          <w:color w:val="000000" w:themeColor="text1"/>
        </w:rPr>
      </w:pPr>
      <w:r w:rsidRPr="00DB25C4">
        <w:rPr>
          <w:rFonts w:cstheme="minorHAnsi"/>
          <w:color w:val="000000" w:themeColor="text1"/>
        </w:rPr>
        <w:t>*</w:t>
      </w:r>
      <w:proofErr w:type="spellStart"/>
      <w:r w:rsidRPr="00DB25C4">
        <w:rPr>
          <w:rFonts w:cstheme="minorHAnsi"/>
          <w:color w:val="000000" w:themeColor="text1"/>
        </w:rPr>
        <w:t>Contoh</w:t>
      </w:r>
      <w:proofErr w:type="spellEnd"/>
      <w:r w:rsidRPr="00DB25C4">
        <w:rPr>
          <w:rFonts w:cstheme="minorHAnsi"/>
          <w:color w:val="000000" w:themeColor="text1"/>
        </w:rPr>
        <w:t xml:space="preserve">: </w:t>
      </w:r>
      <w:proofErr w:type="spellStart"/>
      <w:r w:rsidRPr="00DB25C4">
        <w:rPr>
          <w:rFonts w:cstheme="minorHAnsi"/>
          <w:color w:val="000000" w:themeColor="text1"/>
        </w:rPr>
        <w:t>sebagai</w:t>
      </w:r>
      <w:proofErr w:type="spellEnd"/>
      <w:r w:rsidRPr="00DB25C4">
        <w:rPr>
          <w:rFonts w:cstheme="minorHAnsi"/>
          <w:color w:val="000000" w:themeColor="text1"/>
        </w:rPr>
        <w:t xml:space="preserve"> </w:t>
      </w:r>
      <w:proofErr w:type="spellStart"/>
      <w:r w:rsidRPr="00DB25C4">
        <w:rPr>
          <w:rFonts w:cstheme="minorHAnsi"/>
          <w:color w:val="000000" w:themeColor="text1"/>
        </w:rPr>
        <w:t>referensi</w:t>
      </w:r>
      <w:proofErr w:type="spellEnd"/>
      <w:r w:rsidRPr="00DB25C4">
        <w:rPr>
          <w:rFonts w:cstheme="minorHAnsi"/>
          <w:color w:val="000000" w:themeColor="text1"/>
        </w:rPr>
        <w:t xml:space="preserve">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materi</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p>
    <w:p w14:paraId="65E0D5D7" w14:textId="77777777" w:rsidR="0076297E" w:rsidRPr="00DB25C4" w:rsidRDefault="0076297E" w:rsidP="00687314">
      <w:pPr>
        <w:spacing w:after="0" w:line="240" w:lineRule="auto"/>
        <w:jc w:val="both"/>
        <w:rPr>
          <w:rFonts w:cstheme="minorHAnsi"/>
          <w:color w:val="000000" w:themeColor="text1"/>
        </w:rPr>
      </w:pPr>
    </w:p>
    <w:p w14:paraId="7D788ED0" w14:textId="77777777" w:rsidR="0076297E" w:rsidRPr="00DB25C4" w:rsidRDefault="0076297E" w:rsidP="00687314">
      <w:pPr>
        <w:spacing w:after="0" w:line="240" w:lineRule="auto"/>
        <w:jc w:val="both"/>
        <w:rPr>
          <w:rFonts w:cstheme="minorHAnsi"/>
          <w:color w:val="000000" w:themeColor="text1"/>
        </w:rPr>
      </w:pPr>
      <w:r w:rsidRPr="00DB25C4">
        <w:rPr>
          <w:rFonts w:cstheme="minorHAnsi"/>
          <w:b/>
          <w:bCs/>
          <w:color w:val="000000" w:themeColor="text1"/>
        </w:rPr>
        <w:t xml:space="preserve">6.2.2.3 </w:t>
      </w:r>
      <w:proofErr w:type="spellStart"/>
      <w:r w:rsidRPr="00DB25C4">
        <w:rPr>
          <w:rFonts w:cstheme="minorHAnsi"/>
          <w:b/>
          <w:bCs/>
          <w:color w:val="000000" w:themeColor="text1"/>
        </w:rPr>
        <w:t>Sistem</w:t>
      </w:r>
      <w:proofErr w:type="spellEnd"/>
      <w:r w:rsidRPr="00DB25C4">
        <w:rPr>
          <w:rFonts w:cstheme="minorHAnsi"/>
          <w:b/>
          <w:bCs/>
          <w:color w:val="000000" w:themeColor="text1"/>
        </w:rPr>
        <w:t xml:space="preserve"> dan </w:t>
      </w:r>
      <w:proofErr w:type="spellStart"/>
      <w:r w:rsidRPr="00DB25C4">
        <w:rPr>
          <w:rFonts w:cstheme="minorHAnsi"/>
          <w:b/>
          <w:bCs/>
          <w:color w:val="000000" w:themeColor="text1"/>
        </w:rPr>
        <w:t>Pelaksanaan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Pemantauan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Kegiatan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Pembelajaran</w:t>
      </w:r>
      <w:proofErr w:type="spellEnd"/>
    </w:p>
    <w:p w14:paraId="150BCF7B" w14:textId="77777777" w:rsidR="0076297E" w:rsidRPr="00DB25C4" w:rsidRDefault="0076297E" w:rsidP="00687314">
      <w:pPr>
        <w:spacing w:after="0" w:line="240" w:lineRule="auto"/>
        <w:ind w:firstLine="720"/>
        <w:jc w:val="both"/>
        <w:rPr>
          <w:rFonts w:cstheme="minorHAnsi"/>
          <w:color w:val="000000" w:themeColor="text1"/>
        </w:rPr>
      </w:pPr>
      <w:r w:rsidRPr="00DB25C4">
        <w:rPr>
          <w:rFonts w:cstheme="minorHAnsi"/>
          <w:color w:val="000000" w:themeColor="text1"/>
        </w:rPr>
        <w:t>Strategi UPPS dan/</w:t>
      </w:r>
      <w:proofErr w:type="spellStart"/>
      <w:r w:rsidRPr="00DB25C4">
        <w:rPr>
          <w:rFonts w:cstheme="minorHAnsi"/>
          <w:color w:val="000000" w:themeColor="text1"/>
        </w:rPr>
        <w:t>atau</w:t>
      </w:r>
      <w:proofErr w:type="spellEnd"/>
      <w:r w:rsidRPr="00DB25C4">
        <w:rPr>
          <w:rFonts w:cstheme="minorHAnsi"/>
          <w:color w:val="000000" w:themeColor="text1"/>
        </w:rPr>
        <w:t xml:space="preserve"> PT </w:t>
      </w:r>
      <w:proofErr w:type="spellStart"/>
      <w:r w:rsidRPr="00DB25C4">
        <w:rPr>
          <w:rFonts w:cstheme="minorHAnsi"/>
          <w:color w:val="000000" w:themeColor="text1"/>
        </w:rPr>
        <w:t>membangun</w:t>
      </w:r>
      <w:proofErr w:type="spellEnd"/>
      <w:r w:rsidRPr="00DB25C4">
        <w:rPr>
          <w:rFonts w:cstheme="minorHAnsi"/>
          <w:color w:val="000000" w:themeColor="text1"/>
        </w:rPr>
        <w:t xml:space="preserve"> </w:t>
      </w:r>
      <w:proofErr w:type="spellStart"/>
      <w:r w:rsidRPr="00DB25C4">
        <w:rPr>
          <w:rFonts w:cstheme="minorHAnsi"/>
          <w:color w:val="000000" w:themeColor="text1"/>
        </w:rPr>
        <w:t>sistem</w:t>
      </w:r>
      <w:proofErr w:type="spellEnd"/>
      <w:r w:rsidRPr="00DB25C4">
        <w:rPr>
          <w:rFonts w:cstheme="minorHAnsi"/>
          <w:color w:val="000000" w:themeColor="text1"/>
        </w:rPr>
        <w:t xml:space="preserve"> yang </w:t>
      </w:r>
      <w:proofErr w:type="spellStart"/>
      <w:r w:rsidRPr="00DB25C4">
        <w:rPr>
          <w:rFonts w:cstheme="minorHAnsi"/>
          <w:color w:val="000000" w:themeColor="text1"/>
        </w:rPr>
        <w:t>andal</w:t>
      </w:r>
      <w:proofErr w:type="spellEnd"/>
      <w:r w:rsidRPr="00DB25C4">
        <w:rPr>
          <w:rFonts w:cstheme="minorHAnsi"/>
          <w:color w:val="000000" w:themeColor="text1"/>
        </w:rPr>
        <w:t xml:space="preserve"> dan </w:t>
      </w:r>
      <w:proofErr w:type="spellStart"/>
      <w:r w:rsidRPr="00DB25C4">
        <w:rPr>
          <w:rFonts w:cstheme="minorHAnsi"/>
          <w:color w:val="000000" w:themeColor="text1"/>
        </w:rPr>
        <w:t>teruji</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memantau</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(yang </w:t>
      </w:r>
      <w:proofErr w:type="spellStart"/>
      <w:r w:rsidRPr="00DB25C4">
        <w:rPr>
          <w:rFonts w:cstheme="minorHAnsi"/>
          <w:color w:val="000000" w:themeColor="text1"/>
        </w:rPr>
        <w:t>dilakukan</w:t>
      </w:r>
      <w:proofErr w:type="spellEnd"/>
      <w:r w:rsidRPr="00DB25C4">
        <w:rPr>
          <w:rFonts w:cstheme="minorHAnsi"/>
          <w:color w:val="000000" w:themeColor="text1"/>
        </w:rPr>
        <w:t xml:space="preserve"> oleh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secara</w:t>
      </w:r>
      <w:proofErr w:type="spellEnd"/>
      <w:r w:rsidRPr="00DB25C4">
        <w:rPr>
          <w:rFonts w:cstheme="minorHAnsi"/>
          <w:color w:val="000000" w:themeColor="text1"/>
        </w:rPr>
        <w:t xml:space="preserve"> </w:t>
      </w:r>
      <w:proofErr w:type="spellStart"/>
      <w:r w:rsidRPr="00DB25C4">
        <w:rPr>
          <w:rFonts w:cstheme="minorHAnsi"/>
          <w:color w:val="000000" w:themeColor="text1"/>
        </w:rPr>
        <w:t>periodik</w:t>
      </w:r>
      <w:proofErr w:type="spellEnd"/>
      <w:r w:rsidRPr="00DB25C4">
        <w:rPr>
          <w:rFonts w:cstheme="minorHAnsi"/>
          <w:color w:val="000000" w:themeColor="text1"/>
        </w:rPr>
        <w:t xml:space="preserve"> dan </w:t>
      </w:r>
      <w:proofErr w:type="spellStart"/>
      <w:r w:rsidRPr="00DB25C4">
        <w:rPr>
          <w:rFonts w:cstheme="minorHAnsi"/>
          <w:color w:val="000000" w:themeColor="text1"/>
        </w:rPr>
        <w:t>konsisten</w:t>
      </w:r>
      <w:proofErr w:type="spellEnd"/>
      <w:r w:rsidRPr="00DB25C4">
        <w:rPr>
          <w:rFonts w:cstheme="minorHAnsi"/>
          <w:color w:val="000000" w:themeColor="text1"/>
        </w:rPr>
        <w:t xml:space="preserve">, </w:t>
      </w:r>
      <w:proofErr w:type="spellStart"/>
      <w:r w:rsidRPr="00DB25C4">
        <w:rPr>
          <w:rFonts w:cstheme="minorHAnsi"/>
          <w:color w:val="000000" w:themeColor="text1"/>
        </w:rPr>
        <w:t>baik</w:t>
      </w:r>
      <w:proofErr w:type="spellEnd"/>
      <w:r w:rsidRPr="00DB25C4">
        <w:rPr>
          <w:rFonts w:cstheme="minorHAnsi"/>
          <w:color w:val="000000" w:themeColor="text1"/>
        </w:rPr>
        <w:t xml:space="preserve"> di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maupun</w:t>
      </w:r>
      <w:proofErr w:type="spellEnd"/>
      <w:r w:rsidRPr="00DB25C4">
        <w:rPr>
          <w:rFonts w:cstheme="minorHAnsi"/>
          <w:color w:val="000000" w:themeColor="text1"/>
        </w:rPr>
        <w:t xml:space="preserve"> di </w:t>
      </w:r>
      <w:proofErr w:type="spellStart"/>
      <w:r w:rsidRPr="00DB25C4">
        <w:rPr>
          <w:rFonts w:cstheme="minorHAnsi"/>
          <w:color w:val="000000" w:themeColor="text1"/>
        </w:rPr>
        <w:t>luar</w:t>
      </w:r>
      <w:proofErr w:type="spellEnd"/>
      <w:r w:rsidRPr="00DB25C4">
        <w:rPr>
          <w:rFonts w:cstheme="minorHAnsi"/>
          <w:color w:val="000000" w:themeColor="text1"/>
        </w:rPr>
        <w:t xml:space="preserve"> PS. </w:t>
      </w:r>
      <w:proofErr w:type="spellStart"/>
      <w:r w:rsidRPr="00DB25C4">
        <w:rPr>
          <w:rFonts w:cstheme="minorHAnsi"/>
          <w:i/>
          <w:iCs/>
          <w:color w:val="FF0000"/>
        </w:rPr>
        <w:t>Sertakan</w:t>
      </w:r>
      <w:proofErr w:type="spellEnd"/>
      <w:r w:rsidRPr="00DB25C4">
        <w:rPr>
          <w:rFonts w:cstheme="minorHAnsi"/>
          <w:i/>
          <w:iCs/>
          <w:color w:val="FF0000"/>
        </w:rPr>
        <w:t xml:space="preserve"> </w:t>
      </w:r>
      <w:proofErr w:type="spellStart"/>
      <w:r w:rsidRPr="00DB25C4">
        <w:rPr>
          <w:rFonts w:cstheme="minorHAnsi"/>
          <w:i/>
          <w:iCs/>
          <w:color w:val="FF0000"/>
        </w:rPr>
        <w:t>bukti</w:t>
      </w:r>
      <w:proofErr w:type="spellEnd"/>
      <w:r w:rsidRPr="00DB25C4">
        <w:rPr>
          <w:rFonts w:cstheme="minorHAnsi"/>
          <w:i/>
          <w:iCs/>
          <w:color w:val="FF0000"/>
        </w:rPr>
        <w:t xml:space="preserve"> yang </w:t>
      </w:r>
      <w:proofErr w:type="spellStart"/>
      <w:r w:rsidRPr="00DB25C4">
        <w:rPr>
          <w:rFonts w:cstheme="minorHAnsi"/>
          <w:i/>
          <w:iCs/>
          <w:color w:val="FF0000"/>
        </w:rPr>
        <w:t>relevan</w:t>
      </w:r>
      <w:proofErr w:type="spellEnd"/>
      <w:r w:rsidRPr="00DB25C4">
        <w:rPr>
          <w:rFonts w:cstheme="minorHAnsi"/>
          <w:i/>
          <w:iCs/>
          <w:color w:val="FF0000"/>
        </w:rPr>
        <w:t>.</w:t>
      </w:r>
    </w:p>
    <w:p w14:paraId="0123565D" w14:textId="77777777" w:rsidR="0076297E" w:rsidRPr="00DB25C4" w:rsidRDefault="0076297E" w:rsidP="00687314">
      <w:pPr>
        <w:spacing w:after="0" w:line="240" w:lineRule="auto"/>
        <w:jc w:val="both"/>
        <w:rPr>
          <w:rFonts w:cstheme="minorHAnsi"/>
          <w:color w:val="000000" w:themeColor="text1"/>
        </w:rPr>
      </w:pPr>
      <w:r w:rsidRPr="00DB25C4">
        <w:rPr>
          <w:rFonts w:cstheme="minorHAnsi"/>
          <w:color w:val="000000" w:themeColor="text1"/>
        </w:rPr>
        <w:t>UPPS dan/</w:t>
      </w:r>
      <w:proofErr w:type="spellStart"/>
      <w:r w:rsidRPr="00DB25C4">
        <w:rPr>
          <w:rFonts w:cstheme="minorHAnsi"/>
          <w:color w:val="000000" w:themeColor="text1"/>
        </w:rPr>
        <w:t>atau</w:t>
      </w:r>
      <w:proofErr w:type="spellEnd"/>
      <w:r w:rsidRPr="00DB25C4">
        <w:rPr>
          <w:rFonts w:cstheme="minorHAnsi"/>
          <w:color w:val="000000" w:themeColor="text1"/>
        </w:rPr>
        <w:t xml:space="preserve"> PT </w:t>
      </w:r>
      <w:proofErr w:type="spellStart"/>
      <w:r w:rsidRPr="00DB25C4">
        <w:rPr>
          <w:rFonts w:cstheme="minorHAnsi"/>
          <w:color w:val="000000" w:themeColor="text1"/>
        </w:rPr>
        <w:t>menggunakan</w:t>
      </w:r>
      <w:proofErr w:type="spellEnd"/>
      <w:r w:rsidRPr="00DB25C4">
        <w:rPr>
          <w:rFonts w:cstheme="minorHAnsi"/>
          <w:color w:val="000000" w:themeColor="text1"/>
        </w:rPr>
        <w:t xml:space="preserve"> </w:t>
      </w:r>
      <w:proofErr w:type="spellStart"/>
      <w:r w:rsidRPr="00DB25C4">
        <w:rPr>
          <w:rFonts w:cstheme="minorHAnsi"/>
          <w:color w:val="000000" w:themeColor="text1"/>
        </w:rPr>
        <w:t>sistem</w:t>
      </w:r>
      <w:proofErr w:type="spellEnd"/>
      <w:r w:rsidRPr="00DB25C4">
        <w:rPr>
          <w:rFonts w:cstheme="minorHAnsi"/>
          <w:color w:val="000000" w:themeColor="text1"/>
        </w:rPr>
        <w:t xml:space="preserve"> PPEPP (</w:t>
      </w:r>
      <w:proofErr w:type="spellStart"/>
      <w:r w:rsidRPr="00DB25C4">
        <w:rPr>
          <w:rFonts w:cstheme="minorHAnsi"/>
          <w:color w:val="000000" w:themeColor="text1"/>
        </w:rPr>
        <w:t>penetapan</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pengendalian</w:t>
      </w:r>
      <w:proofErr w:type="spellEnd"/>
      <w:r w:rsidRPr="00DB25C4">
        <w:rPr>
          <w:rFonts w:cstheme="minorHAnsi"/>
          <w:color w:val="000000" w:themeColor="text1"/>
        </w:rPr>
        <w:t xml:space="preserve">, dan </w:t>
      </w:r>
      <w:proofErr w:type="spellStart"/>
      <w:r w:rsidRPr="00DB25C4">
        <w:rPr>
          <w:rFonts w:cstheme="minorHAnsi"/>
          <w:color w:val="000000" w:themeColor="text1"/>
        </w:rPr>
        <w:t>peningkatan</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memantau</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Pemantantauan</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pada PS Pendidikan Bahasa Mandarin </w:t>
      </w:r>
      <w:proofErr w:type="spellStart"/>
      <w:r w:rsidRPr="00DB25C4">
        <w:rPr>
          <w:rFonts w:cstheme="minorHAnsi"/>
          <w:color w:val="000000" w:themeColor="text1"/>
        </w:rPr>
        <w:t>dilaksanakan</w:t>
      </w:r>
      <w:proofErr w:type="spellEnd"/>
      <w:r w:rsidRPr="00DB25C4">
        <w:rPr>
          <w:rFonts w:cstheme="minorHAnsi"/>
          <w:color w:val="000000" w:themeColor="text1"/>
        </w:rPr>
        <w:t xml:space="preserve"> oleh Unit </w:t>
      </w:r>
      <w:proofErr w:type="spellStart"/>
      <w:r w:rsidRPr="00DB25C4">
        <w:rPr>
          <w:rFonts w:cstheme="minorHAnsi"/>
          <w:color w:val="000000" w:themeColor="text1"/>
        </w:rPr>
        <w:t>Penjaminan</w:t>
      </w:r>
      <w:proofErr w:type="spellEnd"/>
      <w:r w:rsidRPr="00DB25C4">
        <w:rPr>
          <w:rFonts w:cstheme="minorHAnsi"/>
          <w:color w:val="000000" w:themeColor="text1"/>
        </w:rPr>
        <w:t xml:space="preserve"> </w:t>
      </w:r>
      <w:proofErr w:type="spellStart"/>
      <w:r w:rsidRPr="00DB25C4">
        <w:rPr>
          <w:rFonts w:cstheme="minorHAnsi"/>
          <w:color w:val="000000" w:themeColor="text1"/>
        </w:rPr>
        <w:t>Mutu</w:t>
      </w:r>
      <w:proofErr w:type="spellEnd"/>
      <w:r w:rsidRPr="00DB25C4">
        <w:rPr>
          <w:rFonts w:cstheme="minorHAnsi"/>
          <w:color w:val="000000" w:themeColor="text1"/>
        </w:rPr>
        <w:t xml:space="preserve"> Universitas dan </w:t>
      </w:r>
      <w:proofErr w:type="spellStart"/>
      <w:r w:rsidRPr="00DB25C4">
        <w:rPr>
          <w:rFonts w:cstheme="minorHAnsi"/>
          <w:color w:val="000000" w:themeColor="text1"/>
        </w:rPr>
        <w:t>Koordinator</w:t>
      </w:r>
      <w:proofErr w:type="spellEnd"/>
      <w:r w:rsidRPr="00DB25C4">
        <w:rPr>
          <w:rFonts w:cstheme="minorHAnsi"/>
          <w:color w:val="000000" w:themeColor="text1"/>
        </w:rPr>
        <w:t xml:space="preserve"> Unit </w:t>
      </w:r>
      <w:proofErr w:type="spellStart"/>
      <w:r w:rsidRPr="00DB25C4">
        <w:rPr>
          <w:rFonts w:cstheme="minorHAnsi"/>
          <w:color w:val="000000" w:themeColor="text1"/>
        </w:rPr>
        <w:t>Penjaminan</w:t>
      </w:r>
      <w:proofErr w:type="spellEnd"/>
      <w:r w:rsidRPr="00DB25C4">
        <w:rPr>
          <w:rFonts w:cstheme="minorHAnsi"/>
          <w:color w:val="000000" w:themeColor="text1"/>
        </w:rPr>
        <w:t xml:space="preserve"> </w:t>
      </w:r>
      <w:proofErr w:type="spellStart"/>
      <w:r w:rsidRPr="00DB25C4">
        <w:rPr>
          <w:rFonts w:cstheme="minorHAnsi"/>
          <w:color w:val="000000" w:themeColor="text1"/>
        </w:rPr>
        <w:t>Mutu</w:t>
      </w:r>
      <w:proofErr w:type="spellEnd"/>
      <w:r w:rsidRPr="00DB25C4">
        <w:rPr>
          <w:rFonts w:cstheme="minorHAnsi"/>
          <w:color w:val="000000" w:themeColor="text1"/>
        </w:rPr>
        <w:t xml:space="preserve"> </w:t>
      </w:r>
      <w:proofErr w:type="spellStart"/>
      <w:r w:rsidRPr="00DB25C4">
        <w:rPr>
          <w:rFonts w:cstheme="minorHAnsi"/>
          <w:color w:val="000000" w:themeColor="text1"/>
        </w:rPr>
        <w:t>Fakultas</w:t>
      </w:r>
      <w:proofErr w:type="spellEnd"/>
      <w:r w:rsidRPr="00DB25C4">
        <w:rPr>
          <w:rFonts w:cstheme="minorHAnsi"/>
          <w:color w:val="000000" w:themeColor="text1"/>
        </w:rPr>
        <w:t xml:space="preserve"> </w:t>
      </w:r>
      <w:proofErr w:type="spellStart"/>
      <w:r w:rsidRPr="00DB25C4">
        <w:rPr>
          <w:rFonts w:cstheme="minorHAnsi"/>
          <w:color w:val="000000" w:themeColor="text1"/>
        </w:rPr>
        <w:t>mengacu</w:t>
      </w:r>
      <w:proofErr w:type="spellEnd"/>
      <w:r w:rsidRPr="00DB25C4">
        <w:rPr>
          <w:rFonts w:cstheme="minorHAnsi"/>
          <w:color w:val="000000" w:themeColor="text1"/>
        </w:rPr>
        <w:t xml:space="preserve"> pada:</w:t>
      </w:r>
    </w:p>
    <w:p w14:paraId="43B4D57F" w14:textId="77777777" w:rsidR="0076297E" w:rsidRPr="00DB25C4" w:rsidRDefault="0076297E" w:rsidP="009F6099">
      <w:pPr>
        <w:pStyle w:val="ListParagraph"/>
        <w:numPr>
          <w:ilvl w:val="0"/>
          <w:numId w:val="141"/>
        </w:numPr>
        <w:spacing w:after="0" w:line="240" w:lineRule="auto"/>
        <w:jc w:val="both"/>
        <w:rPr>
          <w:rFonts w:eastAsia="Calibri" w:cstheme="minorHAnsi"/>
          <w:color w:val="000000" w:themeColor="text1"/>
        </w:rPr>
      </w:pP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002/SPMI-MACHUNG/SM/01A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Isi </w:t>
      </w:r>
      <w:proofErr w:type="spellStart"/>
      <w:r w:rsidRPr="00DB25C4">
        <w:rPr>
          <w:rFonts w:eastAsia="Calibri" w:cstheme="minorHAnsi"/>
          <w:color w:val="000000" w:themeColor="text1"/>
        </w:rPr>
        <w:t>Pembelajaran</w:t>
      </w:r>
      <w:proofErr w:type="spellEnd"/>
      <w:r w:rsidRPr="00DB25C4">
        <w:rPr>
          <w:rFonts w:cstheme="minorHAnsi"/>
          <w:color w:val="000000" w:themeColor="text1"/>
        </w:rPr>
        <w:t xml:space="preserve"> </w:t>
      </w:r>
    </w:p>
    <w:p w14:paraId="0B6F4D52" w14:textId="77777777" w:rsidR="0076297E" w:rsidRPr="00DB25C4" w:rsidRDefault="0076297E" w:rsidP="009F6099">
      <w:pPr>
        <w:pStyle w:val="ListParagraph"/>
        <w:numPr>
          <w:ilvl w:val="0"/>
          <w:numId w:val="141"/>
        </w:numPr>
        <w:spacing w:after="0" w:line="240" w:lineRule="auto"/>
        <w:jc w:val="both"/>
        <w:rPr>
          <w:rFonts w:eastAsia="Calibri" w:cstheme="minorHAnsi"/>
          <w:color w:val="000000" w:themeColor="text1"/>
        </w:rPr>
      </w:pP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003/SPMI-MACHUNG/SM/01A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Proses </w:t>
      </w:r>
      <w:proofErr w:type="spellStart"/>
      <w:r w:rsidRPr="00DB25C4">
        <w:rPr>
          <w:rFonts w:eastAsia="Calibri" w:cstheme="minorHAnsi"/>
          <w:color w:val="000000" w:themeColor="text1"/>
        </w:rPr>
        <w:t>Pembelajaran</w:t>
      </w:r>
      <w:proofErr w:type="spellEnd"/>
    </w:p>
    <w:p w14:paraId="47F5FC1C" w14:textId="77777777" w:rsidR="0076297E" w:rsidRPr="00DB25C4" w:rsidRDefault="0076297E" w:rsidP="009F6099">
      <w:pPr>
        <w:pStyle w:val="ListParagraph"/>
        <w:numPr>
          <w:ilvl w:val="0"/>
          <w:numId w:val="141"/>
        </w:numPr>
        <w:spacing w:after="0" w:line="240" w:lineRule="auto"/>
        <w:jc w:val="both"/>
        <w:rPr>
          <w:rFonts w:cstheme="minorHAnsi"/>
          <w:color w:val="000000" w:themeColor="text1"/>
          <w:highlight w:val="green"/>
        </w:rPr>
      </w:pPr>
      <w:proofErr w:type="spellStart"/>
      <w:r w:rsidRPr="00DB25C4">
        <w:rPr>
          <w:rFonts w:cstheme="minorHAnsi"/>
          <w:color w:val="000000" w:themeColor="text1"/>
        </w:rPr>
        <w:t>P</w:t>
      </w:r>
      <w:r w:rsidRPr="00DB25C4">
        <w:rPr>
          <w:rFonts w:cstheme="minorHAnsi"/>
          <w:color w:val="000000" w:themeColor="text1"/>
          <w:highlight w:val="green"/>
        </w:rPr>
        <w:t>emantauan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evaluasi</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pembelajaran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dilakukan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selama</w:t>
      </w:r>
      <w:proofErr w:type="spellEnd"/>
      <w:r w:rsidRPr="00DB25C4">
        <w:rPr>
          <w:rFonts w:cstheme="minorHAnsi"/>
          <w:color w:val="000000" w:themeColor="text1"/>
          <w:highlight w:val="green"/>
        </w:rPr>
        <w:t xml:space="preserve"> 1 kali </w:t>
      </w:r>
      <w:proofErr w:type="spellStart"/>
      <w:r w:rsidRPr="00DB25C4">
        <w:rPr>
          <w:rFonts w:cstheme="minorHAnsi"/>
          <w:color w:val="000000" w:themeColor="text1"/>
          <w:highlight w:val="green"/>
        </w:rPr>
        <w:t>dalam</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satu</w:t>
      </w:r>
      <w:proofErr w:type="spellEnd"/>
      <w:r w:rsidRPr="00DB25C4">
        <w:rPr>
          <w:rFonts w:cstheme="minorHAnsi"/>
          <w:color w:val="000000" w:themeColor="text1"/>
          <w:highlight w:val="green"/>
        </w:rPr>
        <w:t xml:space="preserve"> semester </w:t>
      </w:r>
      <w:proofErr w:type="spellStart"/>
      <w:r w:rsidRPr="00DB25C4">
        <w:rPr>
          <w:rFonts w:cstheme="minorHAnsi"/>
          <w:color w:val="000000" w:themeColor="text1"/>
          <w:highlight w:val="green"/>
        </w:rPr>
        <w:t>meliputi</w:t>
      </w:r>
      <w:proofErr w:type="spellEnd"/>
      <w:r w:rsidRPr="00DB25C4">
        <w:rPr>
          <w:rFonts w:cstheme="minorHAnsi"/>
          <w:color w:val="000000" w:themeColor="text1"/>
          <w:highlight w:val="green"/>
        </w:rPr>
        <w:t>:</w:t>
      </w:r>
    </w:p>
    <w:p w14:paraId="42D5964A" w14:textId="77777777" w:rsidR="0076297E" w:rsidRPr="00DB25C4" w:rsidRDefault="0076297E" w:rsidP="00687314">
      <w:pPr>
        <w:spacing w:after="0" w:line="240" w:lineRule="auto"/>
        <w:ind w:left="720" w:firstLine="720"/>
        <w:jc w:val="both"/>
        <w:rPr>
          <w:rFonts w:cstheme="minorHAnsi"/>
          <w:color w:val="000000" w:themeColor="text1"/>
          <w:highlight w:val="green"/>
        </w:rPr>
      </w:pPr>
      <w:proofErr w:type="spellStart"/>
      <w:r w:rsidRPr="00DB25C4">
        <w:rPr>
          <w:rFonts w:cstheme="minorHAnsi"/>
          <w:color w:val="000000" w:themeColor="text1"/>
          <w:highlight w:val="green"/>
        </w:rPr>
        <w:t>Persiapan</w:t>
      </w:r>
      <w:proofErr w:type="spellEnd"/>
      <w:r w:rsidRPr="00DB25C4">
        <w:rPr>
          <w:rFonts w:cstheme="minorHAnsi"/>
          <w:color w:val="000000" w:themeColor="text1"/>
          <w:highlight w:val="green"/>
        </w:rPr>
        <w:t xml:space="preserve"> proses </w:t>
      </w:r>
      <w:proofErr w:type="spellStart"/>
      <w:r w:rsidRPr="00DB25C4">
        <w:rPr>
          <w:rFonts w:cstheme="minorHAnsi"/>
          <w:color w:val="000000" w:themeColor="text1"/>
          <w:highlight w:val="green"/>
        </w:rPr>
        <w:t>pembelajaran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dalam</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bentuk</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peninjauan</w:t>
      </w:r>
      <w:proofErr w:type="spellEnd"/>
      <w:r w:rsidRPr="00DB25C4">
        <w:rPr>
          <w:rFonts w:cstheme="minorHAnsi"/>
          <w:color w:val="000000" w:themeColor="text1"/>
          <w:highlight w:val="green"/>
        </w:rPr>
        <w:t xml:space="preserve"> RPS (</w:t>
      </w:r>
      <w:proofErr w:type="spellStart"/>
      <w:r w:rsidRPr="00DB25C4">
        <w:rPr>
          <w:rFonts w:cstheme="minorHAnsi"/>
          <w:color w:val="000000" w:themeColor="text1"/>
          <w:highlight w:val="green"/>
        </w:rPr>
        <w:t>bukti</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dokumen</w:t>
      </w:r>
      <w:proofErr w:type="spellEnd"/>
      <w:r w:rsidRPr="00DB25C4">
        <w:rPr>
          <w:rFonts w:cstheme="minorHAnsi"/>
          <w:color w:val="000000" w:themeColor="text1"/>
          <w:highlight w:val="green"/>
        </w:rPr>
        <w:t>)</w:t>
      </w:r>
    </w:p>
    <w:p w14:paraId="25B956FF" w14:textId="2A63B1C2" w:rsidR="0076297E" w:rsidRPr="00DB25C4" w:rsidRDefault="0076297E" w:rsidP="009F6099">
      <w:pPr>
        <w:pStyle w:val="ListParagraph"/>
        <w:numPr>
          <w:ilvl w:val="1"/>
          <w:numId w:val="117"/>
        </w:numPr>
        <w:spacing w:after="0" w:line="240" w:lineRule="auto"/>
        <w:jc w:val="both"/>
        <w:rPr>
          <w:rFonts w:cstheme="minorHAnsi"/>
          <w:color w:val="000000" w:themeColor="text1"/>
          <w:highlight w:val="green"/>
        </w:rPr>
      </w:pPr>
      <w:proofErr w:type="spellStart"/>
      <w:r w:rsidRPr="00DB25C4">
        <w:rPr>
          <w:rFonts w:cstheme="minorHAnsi"/>
          <w:color w:val="000000" w:themeColor="text1"/>
          <w:highlight w:val="green"/>
        </w:rPr>
        <w:t>Pemantauan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pelaksanaan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pembelajaran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dilakukan</w:t>
      </w:r>
      <w:proofErr w:type="spellEnd"/>
      <w:r w:rsidRPr="00DB25C4">
        <w:rPr>
          <w:rFonts w:cstheme="minorHAnsi"/>
          <w:color w:val="000000" w:themeColor="text1"/>
          <w:highlight w:val="green"/>
        </w:rPr>
        <w:t xml:space="preserve"> pada </w:t>
      </w:r>
      <w:proofErr w:type="spellStart"/>
      <w:r w:rsidRPr="00DB25C4">
        <w:rPr>
          <w:rFonts w:cstheme="minorHAnsi"/>
          <w:color w:val="000000" w:themeColor="text1"/>
          <w:highlight w:val="green"/>
        </w:rPr>
        <w:t>saat</w:t>
      </w:r>
      <w:proofErr w:type="spellEnd"/>
      <w:r w:rsidRPr="00DB25C4">
        <w:rPr>
          <w:rFonts w:cstheme="minorHAnsi"/>
          <w:color w:val="000000" w:themeColor="text1"/>
          <w:highlight w:val="green"/>
        </w:rPr>
        <w:t xml:space="preserve"> semester </w:t>
      </w:r>
      <w:proofErr w:type="spellStart"/>
      <w:r w:rsidRPr="00DB25C4">
        <w:rPr>
          <w:rFonts w:cstheme="minorHAnsi"/>
          <w:color w:val="000000" w:themeColor="text1"/>
          <w:highlight w:val="green"/>
        </w:rPr>
        <w:t>berjalan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yaitu</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pertemuan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ke</w:t>
      </w:r>
      <w:proofErr w:type="spellEnd"/>
      <w:r w:rsidRPr="00DB25C4">
        <w:rPr>
          <w:rFonts w:cstheme="minorHAnsi"/>
          <w:color w:val="000000" w:themeColor="text1"/>
          <w:highlight w:val="green"/>
        </w:rPr>
        <w:t xml:space="preserve">- 12untuk </w:t>
      </w:r>
      <w:proofErr w:type="spellStart"/>
      <w:r w:rsidRPr="00DB25C4">
        <w:rPr>
          <w:rFonts w:cstheme="minorHAnsi"/>
          <w:color w:val="000000" w:themeColor="text1"/>
          <w:highlight w:val="green"/>
        </w:rPr>
        <w:t>mengetahui</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kegiatan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pembelajaran</w:t>
      </w:r>
      <w:proofErr w:type="spellEnd"/>
      <w:r w:rsidRPr="00DB25C4">
        <w:rPr>
          <w:rFonts w:cstheme="minorHAnsi"/>
          <w:color w:val="000000" w:themeColor="text1"/>
          <w:highlight w:val="green"/>
        </w:rPr>
        <w:t xml:space="preserve"> oleh </w:t>
      </w:r>
      <w:proofErr w:type="spellStart"/>
      <w:r w:rsidRPr="00DB25C4">
        <w:rPr>
          <w:rFonts w:cstheme="minorHAnsi"/>
          <w:color w:val="000000" w:themeColor="text1"/>
          <w:highlight w:val="green"/>
        </w:rPr>
        <w:t>dosen</w:t>
      </w:r>
      <w:proofErr w:type="spellEnd"/>
      <w:r w:rsidRPr="00DB25C4">
        <w:rPr>
          <w:rFonts w:cstheme="minorHAnsi"/>
          <w:color w:val="000000" w:themeColor="text1"/>
          <w:highlight w:val="green"/>
        </w:rPr>
        <w:t xml:space="preserve"> yang </w:t>
      </w:r>
      <w:proofErr w:type="spellStart"/>
      <w:r w:rsidRPr="00DB25C4">
        <w:rPr>
          <w:rFonts w:cstheme="minorHAnsi"/>
          <w:color w:val="000000" w:themeColor="text1"/>
          <w:highlight w:val="green"/>
        </w:rPr>
        <w:t>mencakup</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angket</w:t>
      </w:r>
      <w:proofErr w:type="spellEnd"/>
      <w:r w:rsidRPr="00DB25C4">
        <w:rPr>
          <w:rFonts w:cstheme="minorHAnsi"/>
          <w:color w:val="000000" w:themeColor="text1"/>
          <w:highlight w:val="green"/>
        </w:rPr>
        <w:t xml:space="preserve"> per</w:t>
      </w:r>
      <w:r w:rsidR="00662CB9" w:rsidRPr="00DB25C4">
        <w:rPr>
          <w:rFonts w:cstheme="minorHAnsi"/>
          <w:color w:val="000000" w:themeColor="text1"/>
        </w:rPr>
        <w:t xml:space="preserve"> </w:t>
      </w:r>
      <w:proofErr w:type="spellStart"/>
      <w:r w:rsidRPr="00DB25C4">
        <w:rPr>
          <w:rFonts w:cstheme="minorHAnsi"/>
          <w:color w:val="000000" w:themeColor="text1"/>
        </w:rPr>
        <w:t>ke</w:t>
      </w:r>
      <w:r w:rsidRPr="00DB25C4">
        <w:rPr>
          <w:rFonts w:cstheme="minorHAnsi"/>
          <w:color w:val="000000" w:themeColor="text1"/>
          <w:highlight w:val="green"/>
        </w:rPr>
        <w:t>hadiran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dosen</w:t>
      </w:r>
      <w:proofErr w:type="spellEnd"/>
      <w:r w:rsidRPr="00DB25C4">
        <w:rPr>
          <w:rFonts w:cstheme="minorHAnsi"/>
          <w:color w:val="000000" w:themeColor="text1"/>
          <w:highlight w:val="green"/>
        </w:rPr>
        <w:t xml:space="preserve"> dan </w:t>
      </w:r>
      <w:proofErr w:type="spellStart"/>
      <w:r w:rsidRPr="00DB25C4">
        <w:rPr>
          <w:rFonts w:cstheme="minorHAnsi"/>
          <w:color w:val="000000" w:themeColor="text1"/>
          <w:highlight w:val="green"/>
        </w:rPr>
        <w:t>mahasiswa</w:t>
      </w:r>
      <w:proofErr w:type="spellEnd"/>
    </w:p>
    <w:p w14:paraId="524B44A9" w14:textId="77777777" w:rsidR="0076297E" w:rsidRPr="00DB25C4" w:rsidRDefault="0076297E" w:rsidP="009F6099">
      <w:pPr>
        <w:pStyle w:val="ListParagraph"/>
        <w:numPr>
          <w:ilvl w:val="0"/>
          <w:numId w:val="141"/>
        </w:numPr>
        <w:spacing w:after="0" w:line="240" w:lineRule="auto"/>
        <w:jc w:val="both"/>
        <w:rPr>
          <w:rFonts w:cstheme="minorHAnsi"/>
          <w:color w:val="000000" w:themeColor="text1"/>
          <w:highlight w:val="green"/>
        </w:rPr>
      </w:pPr>
      <w:proofErr w:type="spellStart"/>
      <w:r w:rsidRPr="00DB25C4">
        <w:rPr>
          <w:rFonts w:cstheme="minorHAnsi"/>
          <w:color w:val="000000" w:themeColor="text1"/>
          <w:highlight w:val="green"/>
        </w:rPr>
        <w:t>realisasi</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perkuliahan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kesesuaian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materi</w:t>
      </w:r>
      <w:proofErr w:type="spellEnd"/>
      <w:r w:rsidRPr="00DB25C4">
        <w:rPr>
          <w:rFonts w:cstheme="minorHAnsi"/>
          <w:color w:val="000000" w:themeColor="text1"/>
          <w:highlight w:val="green"/>
        </w:rPr>
        <w:t xml:space="preserve"> dan RPS)</w:t>
      </w:r>
    </w:p>
    <w:p w14:paraId="2C95E0EF" w14:textId="77777777" w:rsidR="0076297E" w:rsidRPr="00DB25C4" w:rsidRDefault="0076297E" w:rsidP="009F6099">
      <w:pPr>
        <w:pStyle w:val="ListParagraph"/>
        <w:numPr>
          <w:ilvl w:val="1"/>
          <w:numId w:val="141"/>
        </w:numPr>
        <w:spacing w:after="0" w:line="240" w:lineRule="auto"/>
        <w:jc w:val="both"/>
        <w:rPr>
          <w:rFonts w:cstheme="minorHAnsi"/>
          <w:i/>
          <w:iCs/>
          <w:color w:val="000000" w:themeColor="text1"/>
          <w:highlight w:val="green"/>
        </w:rPr>
      </w:pPr>
      <w:r w:rsidRPr="00DB25C4">
        <w:rPr>
          <w:rFonts w:cstheme="minorHAnsi"/>
          <w:color w:val="000000" w:themeColor="text1"/>
        </w:rPr>
        <w:t xml:space="preserve"> </w:t>
      </w:r>
      <w:proofErr w:type="spellStart"/>
      <w:r w:rsidRPr="00DB25C4">
        <w:rPr>
          <w:rFonts w:cstheme="minorHAnsi"/>
          <w:i/>
          <w:iCs/>
          <w:color w:val="000000" w:themeColor="text1"/>
          <w:highlight w:val="green"/>
        </w:rPr>
        <w:t>bukti</w:t>
      </w:r>
      <w:proofErr w:type="spellEnd"/>
      <w:r w:rsidRPr="00DB25C4">
        <w:rPr>
          <w:rFonts w:cstheme="minorHAnsi"/>
          <w:i/>
          <w:iCs/>
          <w:color w:val="000000" w:themeColor="text1"/>
          <w:highlight w:val="green"/>
        </w:rPr>
        <w:t xml:space="preserve"> </w:t>
      </w:r>
      <w:proofErr w:type="spellStart"/>
      <w:r w:rsidRPr="00DB25C4">
        <w:rPr>
          <w:rFonts w:cstheme="minorHAnsi"/>
          <w:i/>
          <w:iCs/>
          <w:color w:val="000000" w:themeColor="text1"/>
          <w:highlight w:val="green"/>
        </w:rPr>
        <w:t>dokumen</w:t>
      </w:r>
      <w:proofErr w:type="spellEnd"/>
    </w:p>
    <w:p w14:paraId="0CE30CFD" w14:textId="77777777" w:rsidR="0076297E" w:rsidRPr="00DB25C4" w:rsidRDefault="0076297E" w:rsidP="009F6099">
      <w:pPr>
        <w:pStyle w:val="ListParagraph"/>
        <w:numPr>
          <w:ilvl w:val="0"/>
          <w:numId w:val="141"/>
        </w:numPr>
        <w:spacing w:after="0" w:line="240" w:lineRule="auto"/>
        <w:jc w:val="both"/>
        <w:rPr>
          <w:rFonts w:cstheme="minorHAnsi"/>
          <w:color w:val="000000" w:themeColor="text1"/>
          <w:highlight w:val="green"/>
        </w:rPr>
      </w:pPr>
      <w:proofErr w:type="spellStart"/>
      <w:r w:rsidRPr="00DB25C4">
        <w:rPr>
          <w:rFonts w:cstheme="minorHAnsi"/>
          <w:color w:val="000000" w:themeColor="text1"/>
          <w:highlight w:val="green"/>
        </w:rPr>
        <w:t>Pemantauan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hasil</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pembelajaran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dilakukan</w:t>
      </w:r>
      <w:proofErr w:type="spellEnd"/>
      <w:r w:rsidRPr="00DB25C4">
        <w:rPr>
          <w:rFonts w:cstheme="minorHAnsi"/>
          <w:color w:val="000000" w:themeColor="text1"/>
          <w:highlight w:val="green"/>
        </w:rPr>
        <w:t xml:space="preserve"> pada </w:t>
      </w:r>
      <w:proofErr w:type="spellStart"/>
      <w:r w:rsidRPr="00DB25C4">
        <w:rPr>
          <w:rFonts w:cstheme="minorHAnsi"/>
          <w:color w:val="000000" w:themeColor="text1"/>
          <w:highlight w:val="green"/>
        </w:rPr>
        <w:t>akhir</w:t>
      </w:r>
      <w:proofErr w:type="spellEnd"/>
      <w:r w:rsidRPr="00DB25C4">
        <w:rPr>
          <w:rFonts w:cstheme="minorHAnsi"/>
          <w:color w:val="000000" w:themeColor="text1"/>
          <w:highlight w:val="green"/>
        </w:rPr>
        <w:t xml:space="preserve"> semester </w:t>
      </w:r>
      <w:proofErr w:type="spellStart"/>
      <w:r w:rsidRPr="00DB25C4">
        <w:rPr>
          <w:rFonts w:cstheme="minorHAnsi"/>
          <w:color w:val="000000" w:themeColor="text1"/>
          <w:highlight w:val="green"/>
        </w:rPr>
        <w:t>dalam</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bentuk</w:t>
      </w:r>
      <w:proofErr w:type="spellEnd"/>
    </w:p>
    <w:p w14:paraId="7D76096B" w14:textId="77777777" w:rsidR="0076297E" w:rsidRPr="00DB25C4" w:rsidRDefault="0076297E" w:rsidP="009F6099">
      <w:pPr>
        <w:pStyle w:val="ListParagraph"/>
        <w:numPr>
          <w:ilvl w:val="0"/>
          <w:numId w:val="141"/>
        </w:numPr>
        <w:spacing w:after="0" w:line="240" w:lineRule="auto"/>
        <w:jc w:val="both"/>
        <w:rPr>
          <w:rFonts w:cstheme="minorHAnsi"/>
          <w:color w:val="000000" w:themeColor="text1"/>
          <w:highlight w:val="green"/>
        </w:rPr>
      </w:pPr>
      <w:proofErr w:type="spellStart"/>
      <w:r w:rsidRPr="00DB25C4">
        <w:rPr>
          <w:rFonts w:cstheme="minorHAnsi"/>
          <w:color w:val="000000" w:themeColor="text1"/>
          <w:highlight w:val="green"/>
        </w:rPr>
        <w:t>peninjauan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soaluujian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akhir</w:t>
      </w:r>
      <w:proofErr w:type="spellEnd"/>
      <w:r w:rsidRPr="00DB25C4">
        <w:rPr>
          <w:rFonts w:cstheme="minorHAnsi"/>
          <w:color w:val="000000" w:themeColor="text1"/>
          <w:highlight w:val="green"/>
        </w:rPr>
        <w:t xml:space="preserve"> semester</w:t>
      </w:r>
    </w:p>
    <w:p w14:paraId="345440F6" w14:textId="77777777" w:rsidR="0076297E" w:rsidRPr="00DB25C4" w:rsidRDefault="0076297E" w:rsidP="009F6099">
      <w:pPr>
        <w:pStyle w:val="ListParagraph"/>
        <w:numPr>
          <w:ilvl w:val="0"/>
          <w:numId w:val="141"/>
        </w:numPr>
        <w:spacing w:after="0" w:line="240" w:lineRule="auto"/>
        <w:jc w:val="both"/>
        <w:rPr>
          <w:rFonts w:cstheme="minorHAnsi"/>
          <w:i/>
          <w:iCs/>
          <w:color w:val="000000" w:themeColor="text1"/>
          <w:highlight w:val="green"/>
        </w:rPr>
      </w:pPr>
      <w:r w:rsidRPr="00DB25C4">
        <w:rPr>
          <w:rFonts w:cstheme="minorHAnsi"/>
          <w:color w:val="000000" w:themeColor="text1"/>
          <w:highlight w:val="green"/>
        </w:rPr>
        <w:t xml:space="preserve">monitoring </w:t>
      </w:r>
      <w:proofErr w:type="spellStart"/>
      <w:r w:rsidRPr="00DB25C4">
        <w:rPr>
          <w:rFonts w:cstheme="minorHAnsi"/>
          <w:color w:val="000000" w:themeColor="text1"/>
          <w:highlight w:val="green"/>
        </w:rPr>
        <w:t>hasil</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koreksi</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ujian</w:t>
      </w:r>
      <w:proofErr w:type="spellEnd"/>
      <w:r w:rsidRPr="00DB25C4">
        <w:rPr>
          <w:rFonts w:cstheme="minorHAnsi"/>
          <w:color w:val="000000" w:themeColor="text1"/>
          <w:highlight w:val="green"/>
        </w:rPr>
        <w:t xml:space="preserve"> </w:t>
      </w:r>
      <w:proofErr w:type="spellStart"/>
      <w:r w:rsidRPr="00DB25C4">
        <w:rPr>
          <w:rFonts w:cstheme="minorHAnsi"/>
          <w:i/>
          <w:iCs/>
          <w:color w:val="000000" w:themeColor="text1"/>
          <w:highlight w:val="green"/>
        </w:rPr>
        <w:t>bukti</w:t>
      </w:r>
      <w:proofErr w:type="spellEnd"/>
      <w:r w:rsidRPr="00DB25C4">
        <w:rPr>
          <w:rFonts w:cstheme="minorHAnsi"/>
          <w:i/>
          <w:iCs/>
          <w:color w:val="000000" w:themeColor="text1"/>
          <w:highlight w:val="green"/>
        </w:rPr>
        <w:t xml:space="preserve"> </w:t>
      </w:r>
      <w:proofErr w:type="spellStart"/>
      <w:r w:rsidRPr="00DB25C4">
        <w:rPr>
          <w:rFonts w:cstheme="minorHAnsi"/>
          <w:i/>
          <w:iCs/>
          <w:color w:val="000000" w:themeColor="text1"/>
          <w:highlight w:val="green"/>
        </w:rPr>
        <w:t>dokumen</w:t>
      </w:r>
      <w:proofErr w:type="spellEnd"/>
    </w:p>
    <w:p w14:paraId="1F4CF735" w14:textId="77777777" w:rsidR="0076297E" w:rsidRPr="00DB25C4" w:rsidRDefault="0076297E" w:rsidP="00687314">
      <w:pPr>
        <w:spacing w:after="0" w:line="240" w:lineRule="auto"/>
        <w:jc w:val="both"/>
        <w:rPr>
          <w:rFonts w:cstheme="minorHAnsi"/>
          <w:color w:val="000000" w:themeColor="text1"/>
          <w:highlight w:val="green"/>
        </w:rPr>
      </w:pPr>
      <w:proofErr w:type="spellStart"/>
      <w:r w:rsidRPr="00DB25C4">
        <w:rPr>
          <w:rFonts w:cstheme="minorHAnsi"/>
          <w:color w:val="000000" w:themeColor="text1"/>
          <w:highlight w:val="green"/>
        </w:rPr>
        <w:t>Prosedur</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pemantauan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pelaksanaan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pembelajaran</w:t>
      </w:r>
      <w:proofErr w:type="spellEnd"/>
      <w:r w:rsidRPr="00DB25C4">
        <w:rPr>
          <w:rFonts w:cstheme="minorHAnsi"/>
          <w:color w:val="000000" w:themeColor="text1"/>
          <w:highlight w:val="green"/>
        </w:rPr>
        <w:t xml:space="preserve"> di </w:t>
      </w:r>
      <w:proofErr w:type="gramStart"/>
      <w:r w:rsidRPr="00DB25C4">
        <w:rPr>
          <w:rFonts w:cstheme="minorHAnsi"/>
          <w:color w:val="000000" w:themeColor="text1"/>
          <w:highlight w:val="green"/>
        </w:rPr>
        <w:t xml:space="preserve">PS  </w:t>
      </w:r>
      <w:proofErr w:type="spellStart"/>
      <w:r w:rsidRPr="00DB25C4">
        <w:rPr>
          <w:rFonts w:cstheme="minorHAnsi"/>
          <w:color w:val="000000" w:themeColor="text1"/>
          <w:highlight w:val="green"/>
        </w:rPr>
        <w:t>sebagai</w:t>
      </w:r>
      <w:proofErr w:type="spellEnd"/>
      <w:proofErr w:type="gram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berikut</w:t>
      </w:r>
      <w:proofErr w:type="spellEnd"/>
      <w:r w:rsidRPr="00DB25C4">
        <w:rPr>
          <w:rFonts w:cstheme="minorHAnsi"/>
          <w:color w:val="000000" w:themeColor="text1"/>
          <w:highlight w:val="green"/>
        </w:rPr>
        <w:t>.</w:t>
      </w:r>
    </w:p>
    <w:p w14:paraId="66B47DEC" w14:textId="77777777" w:rsidR="0076297E" w:rsidRPr="00DB25C4" w:rsidRDefault="0076297E" w:rsidP="00687314">
      <w:pPr>
        <w:spacing w:after="0" w:line="240" w:lineRule="auto"/>
        <w:jc w:val="both"/>
        <w:rPr>
          <w:rFonts w:cstheme="minorHAnsi"/>
          <w:color w:val="000000" w:themeColor="text1"/>
          <w:highlight w:val="green"/>
        </w:rPr>
      </w:pPr>
      <w:r w:rsidRPr="00DB25C4">
        <w:rPr>
          <w:rFonts w:cstheme="minorHAnsi"/>
          <w:color w:val="000000" w:themeColor="text1"/>
          <w:highlight w:val="green"/>
        </w:rPr>
        <w:t xml:space="preserve">DPM </w:t>
      </w:r>
      <w:proofErr w:type="spellStart"/>
      <w:r w:rsidRPr="00DB25C4">
        <w:rPr>
          <w:rFonts w:cstheme="minorHAnsi"/>
          <w:color w:val="000000" w:themeColor="text1"/>
          <w:highlight w:val="green"/>
        </w:rPr>
        <w:t>memberikan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jadwal</w:t>
      </w:r>
      <w:proofErr w:type="spellEnd"/>
      <w:r w:rsidRPr="00DB25C4">
        <w:rPr>
          <w:rFonts w:cstheme="minorHAnsi"/>
          <w:color w:val="000000" w:themeColor="text1"/>
          <w:highlight w:val="green"/>
        </w:rPr>
        <w:t xml:space="preserve"> monitoring </w:t>
      </w:r>
      <w:proofErr w:type="spellStart"/>
      <w:r w:rsidRPr="00DB25C4">
        <w:rPr>
          <w:rFonts w:cstheme="minorHAnsi"/>
          <w:color w:val="000000" w:themeColor="text1"/>
          <w:highlight w:val="green"/>
        </w:rPr>
        <w:t>kepada</w:t>
      </w:r>
      <w:proofErr w:type="spellEnd"/>
      <w:r w:rsidRPr="00DB25C4">
        <w:rPr>
          <w:rFonts w:cstheme="minorHAnsi"/>
          <w:color w:val="000000" w:themeColor="text1"/>
          <w:highlight w:val="green"/>
        </w:rPr>
        <w:t xml:space="preserve"> UPMF yang </w:t>
      </w:r>
      <w:proofErr w:type="spellStart"/>
      <w:r w:rsidRPr="00DB25C4">
        <w:rPr>
          <w:rFonts w:cstheme="minorHAnsi"/>
          <w:color w:val="000000" w:themeColor="text1"/>
          <w:highlight w:val="green"/>
        </w:rPr>
        <w:t>kemudian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diteruskan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kepada</w:t>
      </w:r>
      <w:proofErr w:type="spellEnd"/>
      <w:r w:rsidRPr="00DB25C4">
        <w:rPr>
          <w:rFonts w:cstheme="minorHAnsi"/>
          <w:color w:val="000000" w:themeColor="text1"/>
          <w:highlight w:val="green"/>
        </w:rPr>
        <w:t xml:space="preserve"> TPMPS;</w:t>
      </w:r>
    </w:p>
    <w:p w14:paraId="354FC67D" w14:textId="77777777" w:rsidR="0076297E" w:rsidRPr="00DB25C4" w:rsidRDefault="0076297E" w:rsidP="009F6099">
      <w:pPr>
        <w:pStyle w:val="ListParagraph"/>
        <w:numPr>
          <w:ilvl w:val="0"/>
          <w:numId w:val="141"/>
        </w:numPr>
        <w:spacing w:after="0" w:line="240" w:lineRule="auto"/>
        <w:jc w:val="both"/>
        <w:rPr>
          <w:rFonts w:cstheme="minorHAnsi"/>
          <w:color w:val="000000" w:themeColor="text1"/>
          <w:highlight w:val="green"/>
        </w:rPr>
      </w:pPr>
      <w:r w:rsidRPr="00DB25C4">
        <w:rPr>
          <w:rFonts w:cstheme="minorHAnsi"/>
          <w:color w:val="000000" w:themeColor="text1"/>
          <w:highlight w:val="green"/>
        </w:rPr>
        <w:t xml:space="preserve">TPMPS </w:t>
      </w:r>
      <w:proofErr w:type="spellStart"/>
      <w:r w:rsidRPr="00DB25C4">
        <w:rPr>
          <w:rFonts w:cstheme="minorHAnsi"/>
          <w:color w:val="000000" w:themeColor="text1"/>
          <w:highlight w:val="green"/>
        </w:rPr>
        <w:t>melakukan</w:t>
      </w:r>
      <w:proofErr w:type="spellEnd"/>
      <w:r w:rsidRPr="00DB25C4">
        <w:rPr>
          <w:rFonts w:cstheme="minorHAnsi"/>
          <w:color w:val="000000" w:themeColor="text1"/>
          <w:highlight w:val="green"/>
        </w:rPr>
        <w:t xml:space="preserve"> monitoring </w:t>
      </w:r>
      <w:proofErr w:type="spellStart"/>
      <w:r w:rsidRPr="00DB25C4">
        <w:rPr>
          <w:rFonts w:cstheme="minorHAnsi"/>
          <w:color w:val="000000" w:themeColor="text1"/>
          <w:highlight w:val="green"/>
        </w:rPr>
        <w:t>perkuliahan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dengan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melihat</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bukti</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transaksi</w:t>
      </w:r>
      <w:proofErr w:type="spellEnd"/>
      <w:r w:rsidRPr="00DB25C4">
        <w:rPr>
          <w:rFonts w:cstheme="minorHAnsi"/>
          <w:color w:val="000000" w:themeColor="text1"/>
          <w:highlight w:val="green"/>
        </w:rPr>
        <w:t xml:space="preserve"> dan </w:t>
      </w:r>
      <w:proofErr w:type="spellStart"/>
      <w:r w:rsidRPr="00DB25C4">
        <w:rPr>
          <w:rFonts w:cstheme="minorHAnsi"/>
          <w:color w:val="000000" w:themeColor="text1"/>
          <w:highlight w:val="green"/>
        </w:rPr>
        <w:t>realisasi</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perkuliahan</w:t>
      </w:r>
      <w:proofErr w:type="spellEnd"/>
      <w:r w:rsidRPr="00DB25C4">
        <w:rPr>
          <w:rFonts w:cstheme="minorHAnsi"/>
          <w:color w:val="000000" w:themeColor="text1"/>
          <w:highlight w:val="green"/>
        </w:rPr>
        <w:t xml:space="preserve"> pada </w:t>
      </w:r>
      <w:proofErr w:type="spellStart"/>
      <w:r w:rsidRPr="00DB25C4">
        <w:rPr>
          <w:rFonts w:cstheme="minorHAnsi"/>
          <w:color w:val="000000" w:themeColor="text1"/>
          <w:highlight w:val="green"/>
        </w:rPr>
        <w:t>laman</w:t>
      </w:r>
      <w:proofErr w:type="spellEnd"/>
      <w:r w:rsidRPr="00DB25C4">
        <w:rPr>
          <w:rFonts w:cstheme="minorHAnsi"/>
          <w:color w:val="000000" w:themeColor="text1"/>
          <w:highlight w:val="green"/>
        </w:rPr>
        <w:t xml:space="preserve"> machung.ac.id. Tim </w:t>
      </w:r>
      <w:proofErr w:type="spellStart"/>
      <w:r w:rsidRPr="00DB25C4">
        <w:rPr>
          <w:rFonts w:cstheme="minorHAnsi"/>
          <w:color w:val="000000" w:themeColor="text1"/>
          <w:highlight w:val="green"/>
        </w:rPr>
        <w:t>penjaminan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mutu</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melaporkan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hasil</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kepada</w:t>
      </w:r>
      <w:proofErr w:type="spellEnd"/>
      <w:r w:rsidRPr="00DB25C4">
        <w:rPr>
          <w:rFonts w:cstheme="minorHAnsi"/>
          <w:color w:val="000000" w:themeColor="text1"/>
          <w:highlight w:val="green"/>
        </w:rPr>
        <w:t xml:space="preserve"> UPMF </w:t>
      </w:r>
      <w:proofErr w:type="spellStart"/>
      <w:r w:rsidRPr="00DB25C4">
        <w:rPr>
          <w:rFonts w:cstheme="minorHAnsi"/>
          <w:color w:val="000000" w:themeColor="text1"/>
          <w:highlight w:val="green"/>
        </w:rPr>
        <w:t>untuk</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diteruskan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kepada</w:t>
      </w:r>
      <w:proofErr w:type="spellEnd"/>
      <w:r w:rsidRPr="00DB25C4">
        <w:rPr>
          <w:rFonts w:cstheme="minorHAnsi"/>
          <w:color w:val="000000" w:themeColor="text1"/>
          <w:highlight w:val="green"/>
        </w:rPr>
        <w:t xml:space="preserve"> DPM yang </w:t>
      </w:r>
      <w:proofErr w:type="spellStart"/>
      <w:r w:rsidRPr="00DB25C4">
        <w:rPr>
          <w:rFonts w:cstheme="minorHAnsi"/>
          <w:color w:val="000000" w:themeColor="text1"/>
          <w:highlight w:val="green"/>
        </w:rPr>
        <w:t>selanjutnya</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melakukan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rekapitulasi</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hasil</w:t>
      </w:r>
      <w:proofErr w:type="spellEnd"/>
      <w:r w:rsidRPr="00DB25C4">
        <w:rPr>
          <w:rFonts w:cstheme="minorHAnsi"/>
          <w:color w:val="000000" w:themeColor="text1"/>
          <w:highlight w:val="green"/>
        </w:rPr>
        <w:t xml:space="preserve"> monitoring.</w:t>
      </w:r>
    </w:p>
    <w:p w14:paraId="507E77A2" w14:textId="77777777" w:rsidR="0076297E" w:rsidRPr="00DB25C4" w:rsidRDefault="0076297E" w:rsidP="009F6099">
      <w:pPr>
        <w:pStyle w:val="ListParagraph"/>
        <w:numPr>
          <w:ilvl w:val="0"/>
          <w:numId w:val="141"/>
        </w:numPr>
        <w:spacing w:after="0" w:line="240" w:lineRule="auto"/>
        <w:jc w:val="both"/>
        <w:rPr>
          <w:rFonts w:cstheme="minorHAnsi"/>
          <w:color w:val="000000" w:themeColor="text1"/>
          <w:highlight w:val="green"/>
        </w:rPr>
      </w:pPr>
      <w:r w:rsidRPr="00DB25C4">
        <w:rPr>
          <w:rFonts w:cstheme="minorHAnsi"/>
          <w:color w:val="000000" w:themeColor="text1"/>
          <w:highlight w:val="green"/>
        </w:rPr>
        <w:t xml:space="preserve">Hasil </w:t>
      </w:r>
      <w:proofErr w:type="spellStart"/>
      <w:r w:rsidRPr="00DB25C4">
        <w:rPr>
          <w:rFonts w:cstheme="minorHAnsi"/>
          <w:color w:val="000000" w:themeColor="text1"/>
          <w:highlight w:val="green"/>
        </w:rPr>
        <w:t>rekapitulasi</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dikembalikan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kepada</w:t>
      </w:r>
      <w:proofErr w:type="spellEnd"/>
      <w:r w:rsidRPr="00DB25C4">
        <w:rPr>
          <w:rFonts w:cstheme="minorHAnsi"/>
          <w:color w:val="000000" w:themeColor="text1"/>
          <w:highlight w:val="green"/>
        </w:rPr>
        <w:t xml:space="preserve"> UPMF/ TPMPS </w:t>
      </w:r>
      <w:proofErr w:type="spellStart"/>
      <w:r w:rsidRPr="00DB25C4">
        <w:rPr>
          <w:rFonts w:cstheme="minorHAnsi"/>
          <w:color w:val="000000" w:themeColor="text1"/>
          <w:highlight w:val="green"/>
        </w:rPr>
        <w:t>untuk</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didiseminasikan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kepada</w:t>
      </w:r>
      <w:proofErr w:type="spellEnd"/>
      <w:r w:rsidRPr="00DB25C4">
        <w:rPr>
          <w:rFonts w:cstheme="minorHAnsi"/>
          <w:color w:val="000000" w:themeColor="text1"/>
          <w:highlight w:val="green"/>
        </w:rPr>
        <w:t xml:space="preserve"> PS Pendidikan Bahasa Mandarin. Jika </w:t>
      </w:r>
      <w:proofErr w:type="spellStart"/>
      <w:r w:rsidRPr="00DB25C4">
        <w:rPr>
          <w:rFonts w:cstheme="minorHAnsi"/>
          <w:color w:val="000000" w:themeColor="text1"/>
          <w:highlight w:val="green"/>
        </w:rPr>
        <w:t>terdapat</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ketidaksesuaian</w:t>
      </w:r>
      <w:proofErr w:type="spellEnd"/>
      <w:r w:rsidRPr="00DB25C4">
        <w:rPr>
          <w:rFonts w:cstheme="minorHAnsi"/>
          <w:color w:val="000000" w:themeColor="text1"/>
          <w:highlight w:val="green"/>
        </w:rPr>
        <w:t xml:space="preserve"> pada </w:t>
      </w:r>
      <w:proofErr w:type="spellStart"/>
      <w:r w:rsidRPr="00DB25C4">
        <w:rPr>
          <w:rFonts w:cstheme="minorHAnsi"/>
          <w:color w:val="000000" w:themeColor="text1"/>
          <w:highlight w:val="green"/>
        </w:rPr>
        <w:t>pelaksanaan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pembelajaran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maka</w:t>
      </w:r>
      <w:proofErr w:type="spellEnd"/>
      <w:r w:rsidRPr="00DB25C4">
        <w:rPr>
          <w:rFonts w:cstheme="minorHAnsi"/>
          <w:color w:val="000000" w:themeColor="text1"/>
          <w:highlight w:val="green"/>
        </w:rPr>
        <w:t xml:space="preserve"> TPMPS </w:t>
      </w:r>
      <w:proofErr w:type="spellStart"/>
      <w:r w:rsidRPr="00DB25C4">
        <w:rPr>
          <w:rFonts w:cstheme="minorHAnsi"/>
          <w:color w:val="000000" w:themeColor="text1"/>
          <w:highlight w:val="green"/>
        </w:rPr>
        <w:t>akan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melakukan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klarifikasi</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kepada</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dosen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terkait</w:t>
      </w:r>
      <w:proofErr w:type="spellEnd"/>
      <w:r w:rsidRPr="00DB25C4">
        <w:rPr>
          <w:rFonts w:cstheme="minorHAnsi"/>
          <w:color w:val="000000" w:themeColor="text1"/>
          <w:highlight w:val="green"/>
        </w:rPr>
        <w:t xml:space="preserve"> dan </w:t>
      </w:r>
      <w:proofErr w:type="spellStart"/>
      <w:r w:rsidRPr="00DB25C4">
        <w:rPr>
          <w:rFonts w:cstheme="minorHAnsi"/>
          <w:color w:val="000000" w:themeColor="text1"/>
          <w:highlight w:val="green"/>
        </w:rPr>
        <w:t>hasilnya</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dilaporkan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kepada</w:t>
      </w:r>
      <w:proofErr w:type="spellEnd"/>
      <w:r w:rsidRPr="00DB25C4">
        <w:rPr>
          <w:rFonts w:cstheme="minorHAnsi"/>
          <w:color w:val="000000" w:themeColor="text1"/>
          <w:highlight w:val="green"/>
        </w:rPr>
        <w:t xml:space="preserve"> UPMF dan </w:t>
      </w:r>
      <w:proofErr w:type="spellStart"/>
      <w:r w:rsidRPr="00DB25C4">
        <w:rPr>
          <w:rFonts w:cstheme="minorHAnsi"/>
          <w:color w:val="000000" w:themeColor="text1"/>
          <w:highlight w:val="green"/>
        </w:rPr>
        <w:t>Kepala</w:t>
      </w:r>
      <w:proofErr w:type="spellEnd"/>
      <w:r w:rsidRPr="00DB25C4">
        <w:rPr>
          <w:rFonts w:cstheme="minorHAnsi"/>
          <w:color w:val="000000" w:themeColor="text1"/>
          <w:highlight w:val="green"/>
        </w:rPr>
        <w:t xml:space="preserve"> Program </w:t>
      </w:r>
      <w:proofErr w:type="spellStart"/>
      <w:r w:rsidRPr="00DB25C4">
        <w:rPr>
          <w:rFonts w:cstheme="minorHAnsi"/>
          <w:color w:val="000000" w:themeColor="text1"/>
          <w:highlight w:val="green"/>
        </w:rPr>
        <w:t>Studi</w:t>
      </w:r>
      <w:proofErr w:type="spellEnd"/>
      <w:r w:rsidRPr="00DB25C4">
        <w:rPr>
          <w:rFonts w:cstheme="minorHAnsi"/>
          <w:color w:val="000000" w:themeColor="text1"/>
          <w:highlight w:val="green"/>
        </w:rPr>
        <w:t>.</w:t>
      </w:r>
    </w:p>
    <w:p w14:paraId="1EC073F8" w14:textId="77777777" w:rsidR="0076297E" w:rsidRPr="00DB25C4" w:rsidRDefault="0076297E" w:rsidP="009F6099">
      <w:pPr>
        <w:pStyle w:val="ListParagraph"/>
        <w:numPr>
          <w:ilvl w:val="0"/>
          <w:numId w:val="141"/>
        </w:numPr>
        <w:spacing w:after="0" w:line="240" w:lineRule="auto"/>
        <w:jc w:val="both"/>
        <w:rPr>
          <w:rFonts w:cstheme="minorHAnsi"/>
          <w:color w:val="000000" w:themeColor="text1"/>
        </w:rPr>
      </w:pPr>
      <w:proofErr w:type="spellStart"/>
      <w:r w:rsidRPr="00DB25C4">
        <w:rPr>
          <w:rFonts w:cstheme="minorHAnsi"/>
          <w:color w:val="000000" w:themeColor="text1"/>
          <w:highlight w:val="green"/>
        </w:rPr>
        <w:t>Selanjutnya</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Kepala</w:t>
      </w:r>
      <w:proofErr w:type="spellEnd"/>
      <w:r w:rsidRPr="00DB25C4">
        <w:rPr>
          <w:rFonts w:cstheme="minorHAnsi"/>
          <w:color w:val="000000" w:themeColor="text1"/>
          <w:highlight w:val="green"/>
        </w:rPr>
        <w:t xml:space="preserve"> PS </w:t>
      </w:r>
      <w:proofErr w:type="spellStart"/>
      <w:r w:rsidRPr="00DB25C4">
        <w:rPr>
          <w:rFonts w:cstheme="minorHAnsi"/>
          <w:color w:val="000000" w:themeColor="text1"/>
          <w:highlight w:val="green"/>
        </w:rPr>
        <w:t>akan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melakukan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pengarahan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kepada</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dosen</w:t>
      </w:r>
      <w:proofErr w:type="spellEnd"/>
      <w:r w:rsidRPr="00DB25C4">
        <w:rPr>
          <w:rFonts w:cstheme="minorHAnsi"/>
          <w:color w:val="000000" w:themeColor="text1"/>
          <w:highlight w:val="green"/>
        </w:rPr>
        <w:t xml:space="preserve"> yang </w:t>
      </w:r>
      <w:proofErr w:type="spellStart"/>
      <w:r w:rsidRPr="00DB25C4">
        <w:rPr>
          <w:rFonts w:cstheme="minorHAnsi"/>
          <w:color w:val="000000" w:themeColor="text1"/>
          <w:highlight w:val="green"/>
        </w:rPr>
        <w:t>bersangkutan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untuk</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memenuhi</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ketentuan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pembelajaran</w:t>
      </w:r>
      <w:proofErr w:type="spellEnd"/>
      <w:r w:rsidRPr="00DB25C4">
        <w:rPr>
          <w:rFonts w:cstheme="minorHAnsi"/>
          <w:color w:val="000000" w:themeColor="text1"/>
          <w:highlight w:val="green"/>
        </w:rPr>
        <w:t>.</w:t>
      </w:r>
      <w:r w:rsidRPr="00DB25C4">
        <w:rPr>
          <w:rFonts w:cstheme="minorHAnsi"/>
          <w:color w:val="000000" w:themeColor="text1"/>
        </w:rPr>
        <w:t xml:space="preserve"> </w:t>
      </w:r>
    </w:p>
    <w:p w14:paraId="582DBD12" w14:textId="77777777" w:rsidR="0076297E" w:rsidRPr="00DB25C4" w:rsidRDefault="0076297E" w:rsidP="00687314">
      <w:pPr>
        <w:spacing w:after="0" w:line="240" w:lineRule="auto"/>
        <w:jc w:val="both"/>
        <w:rPr>
          <w:rFonts w:cstheme="minorHAnsi"/>
          <w:b/>
          <w:bCs/>
          <w:color w:val="000000" w:themeColor="text1"/>
        </w:rPr>
      </w:pPr>
    </w:p>
    <w:p w14:paraId="6DBB3C6B"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t xml:space="preserve">6.2.3 </w:t>
      </w:r>
      <w:proofErr w:type="spellStart"/>
      <w:r w:rsidRPr="00DB25C4">
        <w:rPr>
          <w:rFonts w:cstheme="minorHAnsi"/>
          <w:b/>
          <w:bCs/>
          <w:color w:val="000000" w:themeColor="text1"/>
        </w:rPr>
        <w:t>Evaluasi</w:t>
      </w:r>
      <w:proofErr w:type="spellEnd"/>
      <w:r w:rsidRPr="00DB25C4">
        <w:rPr>
          <w:rFonts w:cstheme="minorHAnsi"/>
          <w:b/>
          <w:bCs/>
          <w:color w:val="000000" w:themeColor="text1"/>
        </w:rPr>
        <w:t xml:space="preserve"> </w:t>
      </w:r>
    </w:p>
    <w:p w14:paraId="4309CFC1" w14:textId="77777777" w:rsidR="0076297E" w:rsidRPr="00DB25C4" w:rsidRDefault="0076297E" w:rsidP="00687314">
      <w:pPr>
        <w:spacing w:after="0" w:line="240" w:lineRule="auto"/>
        <w:ind w:firstLine="720"/>
        <w:jc w:val="both"/>
        <w:rPr>
          <w:rFonts w:cstheme="minorHAnsi"/>
          <w:b/>
          <w:bCs/>
          <w:color w:val="000000" w:themeColor="text1"/>
        </w:rPr>
      </w:pPr>
      <w:proofErr w:type="spellStart"/>
      <w:r w:rsidRPr="00DB25C4">
        <w:rPr>
          <w:rFonts w:eastAsia="Calibri" w:cstheme="minorHAnsi"/>
          <w:lang w:val="en-ID"/>
        </w:rPr>
        <w:lastRenderedPageBreak/>
        <w:t>Evaluasi</w:t>
      </w:r>
      <w:proofErr w:type="spellEnd"/>
      <w:r w:rsidRPr="00DB25C4">
        <w:rPr>
          <w:rFonts w:eastAsia="Calibri" w:cstheme="minorHAnsi"/>
          <w:lang w:val="en-ID"/>
        </w:rPr>
        <w:t xml:space="preserve"> </w:t>
      </w:r>
      <w:proofErr w:type="spellStart"/>
      <w:r w:rsidRPr="00DB25C4">
        <w:rPr>
          <w:rFonts w:eastAsia="Calibri" w:cstheme="minorHAnsi"/>
          <w:lang w:val="en-ID"/>
        </w:rPr>
        <w:t>terkait</w:t>
      </w:r>
      <w:proofErr w:type="spellEnd"/>
      <w:r w:rsidRPr="00DB25C4">
        <w:rPr>
          <w:rFonts w:eastAsia="Calibri" w:cstheme="minorHAnsi"/>
          <w:lang w:val="en-ID"/>
        </w:rPr>
        <w:t xml:space="preserve"> </w:t>
      </w:r>
      <w:proofErr w:type="spellStart"/>
      <w:r w:rsidRPr="00DB25C4">
        <w:rPr>
          <w:rFonts w:eastAsia="Calibri" w:cstheme="minorHAnsi"/>
          <w:lang w:val="en-ID"/>
        </w:rPr>
        <w:t>kegiatan</w:t>
      </w:r>
      <w:proofErr w:type="spellEnd"/>
      <w:r w:rsidRPr="00DB25C4">
        <w:rPr>
          <w:rFonts w:eastAsia="Calibri" w:cstheme="minorHAnsi"/>
          <w:lang w:val="en-ID"/>
        </w:rPr>
        <w:t xml:space="preserve"> </w:t>
      </w:r>
      <w:proofErr w:type="spellStart"/>
      <w:r w:rsidRPr="00DB25C4">
        <w:rPr>
          <w:rFonts w:eastAsia="Calibri" w:cstheme="minorHAnsi"/>
          <w:lang w:val="en-ID"/>
        </w:rPr>
        <w:t>pembelajaran</w:t>
      </w:r>
      <w:proofErr w:type="spellEnd"/>
      <w:r w:rsidRPr="00DB25C4">
        <w:rPr>
          <w:rFonts w:eastAsia="Calibri" w:cstheme="minorHAnsi"/>
          <w:lang w:val="en-ID"/>
        </w:rPr>
        <w:t xml:space="preserve"> di PS </w:t>
      </w:r>
      <w:proofErr w:type="spellStart"/>
      <w:r w:rsidRPr="00DB25C4">
        <w:rPr>
          <w:rFonts w:eastAsia="Calibri" w:cstheme="minorHAnsi"/>
          <w:lang w:val="en-ID"/>
        </w:rPr>
        <w:t>bersifat</w:t>
      </w:r>
      <w:proofErr w:type="spellEnd"/>
      <w:r w:rsidRPr="00DB25C4">
        <w:rPr>
          <w:rFonts w:eastAsia="Calibri" w:cstheme="minorHAnsi"/>
          <w:lang w:val="en-ID"/>
        </w:rPr>
        <w:t xml:space="preserve"> </w:t>
      </w:r>
      <w:proofErr w:type="spellStart"/>
      <w:r w:rsidRPr="00DB25C4">
        <w:rPr>
          <w:rFonts w:eastAsia="Calibri" w:cstheme="minorHAnsi"/>
          <w:lang w:val="en-ID"/>
        </w:rPr>
        <w:t>interaktif</w:t>
      </w:r>
      <w:proofErr w:type="spellEnd"/>
      <w:r w:rsidRPr="00DB25C4">
        <w:rPr>
          <w:rFonts w:eastAsia="Calibri" w:cstheme="minorHAnsi"/>
          <w:lang w:val="en-ID"/>
        </w:rPr>
        <w:t xml:space="preserve">, </w:t>
      </w:r>
      <w:proofErr w:type="spellStart"/>
      <w:r w:rsidRPr="00DB25C4">
        <w:rPr>
          <w:rFonts w:eastAsia="Calibri" w:cstheme="minorHAnsi"/>
          <w:lang w:val="en-ID"/>
        </w:rPr>
        <w:t>holistik</w:t>
      </w:r>
      <w:proofErr w:type="spellEnd"/>
      <w:r w:rsidRPr="00DB25C4">
        <w:rPr>
          <w:rFonts w:eastAsia="Calibri" w:cstheme="minorHAnsi"/>
          <w:lang w:val="en-ID"/>
        </w:rPr>
        <w:t xml:space="preserve">, </w:t>
      </w:r>
      <w:proofErr w:type="spellStart"/>
      <w:r w:rsidRPr="00DB25C4">
        <w:rPr>
          <w:rFonts w:eastAsia="Calibri" w:cstheme="minorHAnsi"/>
          <w:lang w:val="en-ID"/>
        </w:rPr>
        <w:t>integratif</w:t>
      </w:r>
      <w:proofErr w:type="spellEnd"/>
      <w:r w:rsidRPr="00DB25C4">
        <w:rPr>
          <w:rFonts w:eastAsia="Calibri" w:cstheme="minorHAnsi"/>
          <w:lang w:val="en-ID"/>
        </w:rPr>
        <w:t xml:space="preserve">, </w:t>
      </w:r>
      <w:proofErr w:type="spellStart"/>
      <w:r w:rsidRPr="00DB25C4">
        <w:rPr>
          <w:rFonts w:eastAsia="Calibri" w:cstheme="minorHAnsi"/>
          <w:lang w:val="en-ID"/>
        </w:rPr>
        <w:t>saintifik</w:t>
      </w:r>
      <w:proofErr w:type="spellEnd"/>
      <w:r w:rsidRPr="00DB25C4">
        <w:rPr>
          <w:rFonts w:eastAsia="Calibri" w:cstheme="minorHAnsi"/>
          <w:lang w:val="en-ID"/>
        </w:rPr>
        <w:t xml:space="preserve">, </w:t>
      </w:r>
      <w:proofErr w:type="spellStart"/>
      <w:r w:rsidRPr="00DB25C4">
        <w:rPr>
          <w:rFonts w:eastAsia="Calibri" w:cstheme="minorHAnsi"/>
          <w:lang w:val="en-ID"/>
        </w:rPr>
        <w:t>kontekstual</w:t>
      </w:r>
      <w:proofErr w:type="spellEnd"/>
      <w:r w:rsidRPr="00DB25C4">
        <w:rPr>
          <w:rFonts w:eastAsia="Calibri" w:cstheme="minorHAnsi"/>
          <w:lang w:val="en-ID"/>
        </w:rPr>
        <w:t xml:space="preserve">, </w:t>
      </w:r>
      <w:proofErr w:type="spellStart"/>
      <w:r w:rsidRPr="00DB25C4">
        <w:rPr>
          <w:rFonts w:eastAsia="Calibri" w:cstheme="minorHAnsi"/>
          <w:lang w:val="en-ID"/>
        </w:rPr>
        <w:t>tematik</w:t>
      </w:r>
      <w:proofErr w:type="spellEnd"/>
      <w:r w:rsidRPr="00DB25C4">
        <w:rPr>
          <w:rFonts w:eastAsia="Calibri" w:cstheme="minorHAnsi"/>
          <w:lang w:val="en-ID"/>
        </w:rPr>
        <w:t xml:space="preserve">, </w:t>
      </w:r>
      <w:proofErr w:type="spellStart"/>
      <w:r w:rsidRPr="00DB25C4">
        <w:rPr>
          <w:rFonts w:eastAsia="Calibri" w:cstheme="minorHAnsi"/>
          <w:lang w:val="en-ID"/>
        </w:rPr>
        <w:t>efektif</w:t>
      </w:r>
      <w:proofErr w:type="spellEnd"/>
      <w:r w:rsidRPr="00DB25C4">
        <w:rPr>
          <w:rFonts w:eastAsia="Calibri" w:cstheme="minorHAnsi"/>
          <w:lang w:val="en-ID"/>
        </w:rPr>
        <w:t xml:space="preserve">, </w:t>
      </w:r>
      <w:proofErr w:type="spellStart"/>
      <w:r w:rsidRPr="00DB25C4">
        <w:rPr>
          <w:rFonts w:eastAsia="Calibri" w:cstheme="minorHAnsi"/>
          <w:lang w:val="en-ID"/>
        </w:rPr>
        <w:t>kolaboratif</w:t>
      </w:r>
      <w:proofErr w:type="spellEnd"/>
      <w:r w:rsidRPr="00DB25C4">
        <w:rPr>
          <w:rFonts w:eastAsia="Calibri" w:cstheme="minorHAnsi"/>
          <w:lang w:val="en-ID"/>
        </w:rPr>
        <w:t xml:space="preserve">, dan </w:t>
      </w:r>
      <w:proofErr w:type="spellStart"/>
      <w:r w:rsidRPr="00DB25C4">
        <w:rPr>
          <w:rFonts w:eastAsia="Calibri" w:cstheme="minorHAnsi"/>
          <w:lang w:val="en-ID"/>
        </w:rPr>
        <w:t>berpusat</w:t>
      </w:r>
      <w:proofErr w:type="spellEnd"/>
      <w:r w:rsidRPr="00DB25C4">
        <w:rPr>
          <w:rFonts w:eastAsia="Calibri" w:cstheme="minorHAnsi"/>
          <w:lang w:val="en-ID"/>
        </w:rPr>
        <w:t xml:space="preserve"> pada </w:t>
      </w:r>
      <w:proofErr w:type="spellStart"/>
      <w:r w:rsidRPr="00DB25C4">
        <w:rPr>
          <w:rFonts w:eastAsia="Calibri" w:cstheme="minorHAnsi"/>
          <w:lang w:val="en-ID"/>
        </w:rPr>
        <w:t>mahasiswa</w:t>
      </w:r>
      <w:proofErr w:type="spellEnd"/>
      <w:r w:rsidRPr="00DB25C4">
        <w:rPr>
          <w:rFonts w:eastAsia="Calibri" w:cstheme="minorHAnsi"/>
          <w:lang w:val="en-ID"/>
        </w:rPr>
        <w:t xml:space="preserve"> </w:t>
      </w:r>
      <w:proofErr w:type="spellStart"/>
      <w:r w:rsidRPr="00DB25C4">
        <w:rPr>
          <w:rFonts w:eastAsia="Calibri" w:cstheme="minorHAnsi"/>
          <w:lang w:val="en-ID"/>
        </w:rPr>
        <w:t>dilakukan</w:t>
      </w:r>
      <w:proofErr w:type="spellEnd"/>
      <w:r w:rsidRPr="00DB25C4">
        <w:rPr>
          <w:rFonts w:eastAsia="Calibri" w:cstheme="minorHAnsi"/>
          <w:lang w:val="en-ID"/>
        </w:rPr>
        <w:t xml:space="preserve"> </w:t>
      </w:r>
      <w:proofErr w:type="spellStart"/>
      <w:r w:rsidRPr="00DB25C4">
        <w:rPr>
          <w:rFonts w:eastAsia="Calibri" w:cstheme="minorHAnsi"/>
          <w:lang w:val="en-ID"/>
        </w:rPr>
        <w:t>kepada</w:t>
      </w:r>
      <w:proofErr w:type="spellEnd"/>
      <w:r w:rsidRPr="00DB25C4">
        <w:rPr>
          <w:rFonts w:eastAsia="Calibri" w:cstheme="minorHAnsi"/>
          <w:lang w:val="en-ID"/>
        </w:rPr>
        <w:t xml:space="preserve"> civitas </w:t>
      </w:r>
      <w:proofErr w:type="spellStart"/>
      <w:r w:rsidRPr="00DB25C4">
        <w:rPr>
          <w:rFonts w:eastAsia="Calibri" w:cstheme="minorHAnsi"/>
          <w:lang w:val="en-ID"/>
        </w:rPr>
        <w:t>akademika</w:t>
      </w:r>
      <w:proofErr w:type="spellEnd"/>
      <w:r w:rsidRPr="00DB25C4">
        <w:rPr>
          <w:rFonts w:eastAsia="Calibri" w:cstheme="minorHAnsi"/>
          <w:lang w:val="en-ID"/>
        </w:rPr>
        <w:t xml:space="preserve"> di PS. Dari </w:t>
      </w:r>
      <w:proofErr w:type="spellStart"/>
      <w:r w:rsidRPr="00DB25C4">
        <w:rPr>
          <w:rFonts w:eastAsia="Calibri" w:cstheme="minorHAnsi"/>
          <w:lang w:val="en-ID"/>
        </w:rPr>
        <w:t>hasil</w:t>
      </w:r>
      <w:proofErr w:type="spellEnd"/>
      <w:r w:rsidRPr="00DB25C4">
        <w:rPr>
          <w:rFonts w:eastAsia="Calibri" w:cstheme="minorHAnsi"/>
          <w:lang w:val="en-ID"/>
        </w:rPr>
        <w:t xml:space="preserve"> </w:t>
      </w:r>
      <w:proofErr w:type="spellStart"/>
      <w:r w:rsidRPr="00DB25C4">
        <w:rPr>
          <w:rFonts w:eastAsia="Calibri" w:cstheme="minorHAnsi"/>
          <w:lang w:val="en-ID"/>
        </w:rPr>
        <w:t>evaluasi</w:t>
      </w:r>
      <w:proofErr w:type="spellEnd"/>
      <w:r w:rsidRPr="00DB25C4">
        <w:rPr>
          <w:rFonts w:eastAsia="Calibri" w:cstheme="minorHAnsi"/>
          <w:lang w:val="en-ID"/>
        </w:rPr>
        <w:t xml:space="preserve"> </w:t>
      </w:r>
      <w:proofErr w:type="spellStart"/>
      <w:r w:rsidRPr="00DB25C4">
        <w:rPr>
          <w:rFonts w:eastAsia="Calibri" w:cstheme="minorHAnsi"/>
          <w:lang w:val="en-ID"/>
        </w:rPr>
        <w:t>ditemukan</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50% </w:t>
      </w:r>
      <w:proofErr w:type="spellStart"/>
      <w:r w:rsidRPr="00DB25C4">
        <w:rPr>
          <w:rFonts w:eastAsia="Calibri" w:cstheme="minorHAnsi"/>
          <w:lang w:val="en-ID"/>
        </w:rPr>
        <w:t>mengatakan</w:t>
      </w:r>
      <w:proofErr w:type="spellEnd"/>
      <w:r w:rsidRPr="00DB25C4">
        <w:rPr>
          <w:rFonts w:eastAsia="Calibri" w:cstheme="minorHAnsi"/>
          <w:lang w:val="en-ID"/>
        </w:rPr>
        <w:t xml:space="preserve"> sangat </w:t>
      </w:r>
      <w:proofErr w:type="spellStart"/>
      <w:r w:rsidRPr="00DB25C4">
        <w:rPr>
          <w:rFonts w:eastAsia="Calibri" w:cstheme="minorHAnsi"/>
          <w:lang w:val="en-ID"/>
        </w:rPr>
        <w:t>setuju</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pembelajaran</w:t>
      </w:r>
      <w:proofErr w:type="spellEnd"/>
      <w:r w:rsidRPr="00DB25C4">
        <w:rPr>
          <w:rFonts w:eastAsia="Calibri" w:cstheme="minorHAnsi"/>
          <w:lang w:val="en-ID"/>
        </w:rPr>
        <w:t xml:space="preserve"> di Prodi Pendidikan Bahasa Mandarin </w:t>
      </w:r>
      <w:proofErr w:type="spellStart"/>
      <w:r w:rsidRPr="00DB25C4">
        <w:rPr>
          <w:rFonts w:eastAsia="Calibri" w:cstheme="minorHAnsi"/>
          <w:lang w:val="en-ID"/>
        </w:rPr>
        <w:t>bersifat</w:t>
      </w:r>
      <w:proofErr w:type="spellEnd"/>
      <w:r w:rsidRPr="00DB25C4">
        <w:rPr>
          <w:rFonts w:eastAsia="Calibri" w:cstheme="minorHAnsi"/>
          <w:lang w:val="en-ID"/>
        </w:rPr>
        <w:t xml:space="preserve"> </w:t>
      </w:r>
      <w:proofErr w:type="spellStart"/>
      <w:r w:rsidRPr="00DB25C4">
        <w:rPr>
          <w:rFonts w:eastAsia="Calibri" w:cstheme="minorHAnsi"/>
          <w:lang w:val="en-ID"/>
        </w:rPr>
        <w:t>interaktif</w:t>
      </w:r>
      <w:proofErr w:type="spellEnd"/>
      <w:r w:rsidRPr="00DB25C4">
        <w:rPr>
          <w:rFonts w:eastAsia="Calibri" w:cstheme="minorHAnsi"/>
          <w:lang w:val="en-ID"/>
        </w:rPr>
        <w:t xml:space="preserve">, </w:t>
      </w:r>
      <w:proofErr w:type="spellStart"/>
      <w:r w:rsidRPr="00DB25C4">
        <w:rPr>
          <w:rFonts w:eastAsia="Calibri" w:cstheme="minorHAnsi"/>
          <w:lang w:val="en-ID"/>
        </w:rPr>
        <w:t>holistik</w:t>
      </w:r>
      <w:proofErr w:type="spellEnd"/>
      <w:r w:rsidRPr="00DB25C4">
        <w:rPr>
          <w:rFonts w:eastAsia="Calibri" w:cstheme="minorHAnsi"/>
          <w:lang w:val="en-ID"/>
        </w:rPr>
        <w:t xml:space="preserve">, </w:t>
      </w:r>
      <w:proofErr w:type="spellStart"/>
      <w:r w:rsidRPr="00DB25C4">
        <w:rPr>
          <w:rFonts w:eastAsia="Calibri" w:cstheme="minorHAnsi"/>
          <w:lang w:val="en-ID"/>
        </w:rPr>
        <w:t>integratif</w:t>
      </w:r>
      <w:proofErr w:type="spellEnd"/>
      <w:r w:rsidRPr="00DB25C4">
        <w:rPr>
          <w:rFonts w:eastAsia="Calibri" w:cstheme="minorHAnsi"/>
          <w:lang w:val="en-ID"/>
        </w:rPr>
        <w:t xml:space="preserve">, </w:t>
      </w:r>
      <w:proofErr w:type="spellStart"/>
      <w:r w:rsidRPr="00DB25C4">
        <w:rPr>
          <w:rFonts w:eastAsia="Calibri" w:cstheme="minorHAnsi"/>
          <w:lang w:val="en-ID"/>
        </w:rPr>
        <w:t>saintifik</w:t>
      </w:r>
      <w:proofErr w:type="spellEnd"/>
      <w:r w:rsidRPr="00DB25C4">
        <w:rPr>
          <w:rFonts w:eastAsia="Calibri" w:cstheme="minorHAnsi"/>
          <w:lang w:val="en-ID"/>
        </w:rPr>
        <w:t xml:space="preserve">, </w:t>
      </w:r>
      <w:proofErr w:type="spellStart"/>
      <w:r w:rsidRPr="00DB25C4">
        <w:rPr>
          <w:rFonts w:eastAsia="Calibri" w:cstheme="minorHAnsi"/>
          <w:lang w:val="en-ID"/>
        </w:rPr>
        <w:t>kontekstual</w:t>
      </w:r>
      <w:proofErr w:type="spellEnd"/>
      <w:r w:rsidRPr="00DB25C4">
        <w:rPr>
          <w:rFonts w:eastAsia="Calibri" w:cstheme="minorHAnsi"/>
          <w:lang w:val="en-ID"/>
        </w:rPr>
        <w:t xml:space="preserve">, </w:t>
      </w:r>
      <w:proofErr w:type="spellStart"/>
      <w:r w:rsidRPr="00DB25C4">
        <w:rPr>
          <w:rFonts w:eastAsia="Calibri" w:cstheme="minorHAnsi"/>
          <w:lang w:val="en-ID"/>
        </w:rPr>
        <w:t>tematik</w:t>
      </w:r>
      <w:proofErr w:type="spellEnd"/>
      <w:r w:rsidRPr="00DB25C4">
        <w:rPr>
          <w:rFonts w:eastAsia="Calibri" w:cstheme="minorHAnsi"/>
          <w:lang w:val="en-ID"/>
        </w:rPr>
        <w:t xml:space="preserve">, </w:t>
      </w:r>
      <w:proofErr w:type="spellStart"/>
      <w:r w:rsidRPr="00DB25C4">
        <w:rPr>
          <w:rFonts w:eastAsia="Calibri" w:cstheme="minorHAnsi"/>
          <w:lang w:val="en-ID"/>
        </w:rPr>
        <w:t>efektif</w:t>
      </w:r>
      <w:proofErr w:type="spellEnd"/>
      <w:r w:rsidRPr="00DB25C4">
        <w:rPr>
          <w:rFonts w:eastAsia="Calibri" w:cstheme="minorHAnsi"/>
          <w:lang w:val="en-ID"/>
        </w:rPr>
        <w:t xml:space="preserve">, </w:t>
      </w:r>
      <w:proofErr w:type="spellStart"/>
      <w:r w:rsidRPr="00DB25C4">
        <w:rPr>
          <w:rFonts w:eastAsia="Calibri" w:cstheme="minorHAnsi"/>
          <w:lang w:val="en-ID"/>
        </w:rPr>
        <w:t>kolaboratif</w:t>
      </w:r>
      <w:proofErr w:type="spellEnd"/>
      <w:r w:rsidRPr="00DB25C4">
        <w:rPr>
          <w:rFonts w:eastAsia="Calibri" w:cstheme="minorHAnsi"/>
          <w:lang w:val="en-ID"/>
        </w:rPr>
        <w:t xml:space="preserve">, dan </w:t>
      </w:r>
      <w:proofErr w:type="spellStart"/>
      <w:r w:rsidRPr="00DB25C4">
        <w:rPr>
          <w:rFonts w:eastAsia="Calibri" w:cstheme="minorHAnsi"/>
          <w:lang w:val="en-ID"/>
        </w:rPr>
        <w:t>berpusat</w:t>
      </w:r>
      <w:proofErr w:type="spellEnd"/>
      <w:r w:rsidRPr="00DB25C4">
        <w:rPr>
          <w:rFonts w:eastAsia="Calibri" w:cstheme="minorHAnsi"/>
          <w:lang w:val="en-ID"/>
        </w:rPr>
        <w:t xml:space="preserve"> pada </w:t>
      </w:r>
      <w:proofErr w:type="spellStart"/>
      <w:r w:rsidRPr="00DB25C4">
        <w:rPr>
          <w:rFonts w:eastAsia="Calibri" w:cstheme="minorHAnsi"/>
          <w:lang w:val="en-ID"/>
        </w:rPr>
        <w:t>mahasiswa</w:t>
      </w:r>
      <w:proofErr w:type="spellEnd"/>
      <w:r w:rsidRPr="00DB25C4">
        <w:rPr>
          <w:rFonts w:eastAsia="Calibri" w:cstheme="minorHAnsi"/>
          <w:lang w:val="en-ID"/>
        </w:rPr>
        <w:t xml:space="preserve">. </w:t>
      </w:r>
      <w:proofErr w:type="spellStart"/>
      <w:r w:rsidRPr="00DB25C4">
        <w:rPr>
          <w:rFonts w:eastAsia="Calibri" w:cstheme="minorHAnsi"/>
          <w:lang w:val="en-ID"/>
        </w:rPr>
        <w:t>Sementara</w:t>
      </w:r>
      <w:proofErr w:type="spellEnd"/>
      <w:r w:rsidRPr="00DB25C4">
        <w:rPr>
          <w:rFonts w:eastAsia="Calibri" w:cstheme="minorHAnsi"/>
          <w:lang w:val="en-ID"/>
        </w:rPr>
        <w:t xml:space="preserve"> </w:t>
      </w:r>
      <w:proofErr w:type="spellStart"/>
      <w:r w:rsidRPr="00DB25C4">
        <w:rPr>
          <w:rFonts w:eastAsia="Calibri" w:cstheme="minorHAnsi"/>
          <w:lang w:val="en-ID"/>
        </w:rPr>
        <w:t>itu</w:t>
      </w:r>
      <w:proofErr w:type="spellEnd"/>
      <w:r w:rsidRPr="00DB25C4">
        <w:rPr>
          <w:rFonts w:eastAsia="Calibri" w:cstheme="minorHAnsi"/>
          <w:lang w:val="en-ID"/>
        </w:rPr>
        <w:t xml:space="preserve">, 41,7% </w:t>
      </w:r>
      <w:proofErr w:type="spellStart"/>
      <w:r w:rsidRPr="00DB25C4">
        <w:rPr>
          <w:rFonts w:eastAsia="Calibri" w:cstheme="minorHAnsi"/>
          <w:lang w:val="en-ID"/>
        </w:rPr>
        <w:t>setuju</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PPBM </w:t>
      </w:r>
      <w:proofErr w:type="spellStart"/>
      <w:r w:rsidRPr="00DB25C4">
        <w:rPr>
          <w:rFonts w:eastAsia="Calibri" w:cstheme="minorHAnsi"/>
          <w:lang w:val="en-ID"/>
        </w:rPr>
        <w:t>sudah</w:t>
      </w:r>
      <w:proofErr w:type="spellEnd"/>
      <w:r w:rsidRPr="00DB25C4">
        <w:rPr>
          <w:rFonts w:eastAsia="Calibri" w:cstheme="minorHAnsi"/>
          <w:lang w:val="en-ID"/>
        </w:rPr>
        <w:t xml:space="preserve"> </w:t>
      </w:r>
      <w:proofErr w:type="spellStart"/>
      <w:r w:rsidRPr="00DB25C4">
        <w:rPr>
          <w:rFonts w:eastAsia="Calibri" w:cstheme="minorHAnsi"/>
          <w:lang w:val="en-ID"/>
        </w:rPr>
        <w:t>menjalankan</w:t>
      </w:r>
      <w:proofErr w:type="spellEnd"/>
      <w:r w:rsidRPr="00DB25C4">
        <w:rPr>
          <w:rFonts w:eastAsia="Calibri" w:cstheme="minorHAnsi"/>
          <w:lang w:val="en-ID"/>
        </w:rPr>
        <w:t xml:space="preserve"> model </w:t>
      </w:r>
      <w:proofErr w:type="spellStart"/>
      <w:r w:rsidRPr="00DB25C4">
        <w:rPr>
          <w:rFonts w:eastAsia="Calibri" w:cstheme="minorHAnsi"/>
          <w:lang w:val="en-ID"/>
        </w:rPr>
        <w:t>pembelajaran</w:t>
      </w:r>
      <w:proofErr w:type="spellEnd"/>
      <w:r w:rsidRPr="00DB25C4">
        <w:rPr>
          <w:rFonts w:eastAsia="Calibri" w:cstheme="minorHAnsi"/>
          <w:lang w:val="en-ID"/>
        </w:rPr>
        <w:t xml:space="preserve"> </w:t>
      </w:r>
      <w:proofErr w:type="spellStart"/>
      <w:r w:rsidRPr="00DB25C4">
        <w:rPr>
          <w:rFonts w:eastAsia="Calibri" w:cstheme="minorHAnsi"/>
          <w:lang w:val="en-ID"/>
        </w:rPr>
        <w:t>interaktif</w:t>
      </w:r>
      <w:proofErr w:type="spellEnd"/>
      <w:r w:rsidRPr="00DB25C4">
        <w:rPr>
          <w:rFonts w:eastAsia="Calibri" w:cstheme="minorHAnsi"/>
          <w:lang w:val="en-ID"/>
        </w:rPr>
        <w:t xml:space="preserve">, </w:t>
      </w:r>
      <w:proofErr w:type="spellStart"/>
      <w:r w:rsidRPr="00DB25C4">
        <w:rPr>
          <w:rFonts w:eastAsia="Calibri" w:cstheme="minorHAnsi"/>
          <w:lang w:val="en-ID"/>
        </w:rPr>
        <w:t>holistik</w:t>
      </w:r>
      <w:proofErr w:type="spellEnd"/>
      <w:r w:rsidRPr="00DB25C4">
        <w:rPr>
          <w:rFonts w:eastAsia="Calibri" w:cstheme="minorHAnsi"/>
          <w:lang w:val="en-ID"/>
        </w:rPr>
        <w:t xml:space="preserve">, </w:t>
      </w:r>
      <w:proofErr w:type="spellStart"/>
      <w:r w:rsidRPr="00DB25C4">
        <w:rPr>
          <w:rFonts w:eastAsia="Calibri" w:cstheme="minorHAnsi"/>
          <w:lang w:val="en-ID"/>
        </w:rPr>
        <w:t>integratif</w:t>
      </w:r>
      <w:proofErr w:type="spellEnd"/>
      <w:r w:rsidRPr="00DB25C4">
        <w:rPr>
          <w:rFonts w:eastAsia="Calibri" w:cstheme="minorHAnsi"/>
          <w:lang w:val="en-ID"/>
        </w:rPr>
        <w:t xml:space="preserve">, </w:t>
      </w:r>
      <w:proofErr w:type="spellStart"/>
      <w:r w:rsidRPr="00DB25C4">
        <w:rPr>
          <w:rFonts w:eastAsia="Calibri" w:cstheme="minorHAnsi"/>
          <w:lang w:val="en-ID"/>
        </w:rPr>
        <w:t>saintifik</w:t>
      </w:r>
      <w:proofErr w:type="spellEnd"/>
      <w:r w:rsidRPr="00DB25C4">
        <w:rPr>
          <w:rFonts w:eastAsia="Calibri" w:cstheme="minorHAnsi"/>
          <w:lang w:val="en-ID"/>
        </w:rPr>
        <w:t xml:space="preserve">, </w:t>
      </w:r>
      <w:proofErr w:type="spellStart"/>
      <w:r w:rsidRPr="00DB25C4">
        <w:rPr>
          <w:rFonts w:eastAsia="Calibri" w:cstheme="minorHAnsi"/>
          <w:lang w:val="en-ID"/>
        </w:rPr>
        <w:t>kontekstual</w:t>
      </w:r>
      <w:proofErr w:type="spellEnd"/>
      <w:r w:rsidRPr="00DB25C4">
        <w:rPr>
          <w:rFonts w:eastAsia="Calibri" w:cstheme="minorHAnsi"/>
          <w:lang w:val="en-ID"/>
        </w:rPr>
        <w:t xml:space="preserve">, </w:t>
      </w:r>
      <w:proofErr w:type="spellStart"/>
      <w:r w:rsidRPr="00DB25C4">
        <w:rPr>
          <w:rFonts w:eastAsia="Calibri" w:cstheme="minorHAnsi"/>
          <w:lang w:val="en-ID"/>
        </w:rPr>
        <w:t>tematik</w:t>
      </w:r>
      <w:proofErr w:type="spellEnd"/>
      <w:r w:rsidRPr="00DB25C4">
        <w:rPr>
          <w:rFonts w:eastAsia="Calibri" w:cstheme="minorHAnsi"/>
          <w:lang w:val="en-ID"/>
        </w:rPr>
        <w:t xml:space="preserve">, </w:t>
      </w:r>
      <w:proofErr w:type="spellStart"/>
      <w:r w:rsidRPr="00DB25C4">
        <w:rPr>
          <w:rFonts w:eastAsia="Calibri" w:cstheme="minorHAnsi"/>
          <w:lang w:val="en-ID"/>
        </w:rPr>
        <w:t>efektif</w:t>
      </w:r>
      <w:proofErr w:type="spellEnd"/>
      <w:r w:rsidRPr="00DB25C4">
        <w:rPr>
          <w:rFonts w:eastAsia="Calibri" w:cstheme="minorHAnsi"/>
          <w:lang w:val="en-ID"/>
        </w:rPr>
        <w:t xml:space="preserve">, </w:t>
      </w:r>
      <w:proofErr w:type="spellStart"/>
      <w:r w:rsidRPr="00DB25C4">
        <w:rPr>
          <w:rFonts w:eastAsia="Calibri" w:cstheme="minorHAnsi"/>
          <w:lang w:val="en-ID"/>
        </w:rPr>
        <w:t>kolaboratif</w:t>
      </w:r>
      <w:proofErr w:type="spellEnd"/>
      <w:r w:rsidRPr="00DB25C4">
        <w:rPr>
          <w:rFonts w:eastAsia="Calibri" w:cstheme="minorHAnsi"/>
          <w:lang w:val="en-ID"/>
        </w:rPr>
        <w:t xml:space="preserve">, dan </w:t>
      </w:r>
      <w:proofErr w:type="spellStart"/>
      <w:r w:rsidRPr="00DB25C4">
        <w:rPr>
          <w:rFonts w:eastAsia="Calibri" w:cstheme="minorHAnsi"/>
          <w:lang w:val="en-ID"/>
        </w:rPr>
        <w:t>berpusat</w:t>
      </w:r>
      <w:proofErr w:type="spellEnd"/>
      <w:r w:rsidRPr="00DB25C4">
        <w:rPr>
          <w:rFonts w:eastAsia="Calibri" w:cstheme="minorHAnsi"/>
          <w:lang w:val="en-ID"/>
        </w:rPr>
        <w:t xml:space="preserve"> pada </w:t>
      </w:r>
      <w:proofErr w:type="spellStart"/>
      <w:r w:rsidRPr="00DB25C4">
        <w:rPr>
          <w:rFonts w:eastAsia="Calibri" w:cstheme="minorHAnsi"/>
          <w:lang w:val="en-ID"/>
        </w:rPr>
        <w:t>mahasiswa</w:t>
      </w:r>
      <w:proofErr w:type="spellEnd"/>
      <w:r w:rsidRPr="00DB25C4">
        <w:rPr>
          <w:rFonts w:eastAsia="Calibri" w:cstheme="minorHAnsi"/>
          <w:lang w:val="en-ID"/>
        </w:rPr>
        <w:t xml:space="preserve">.  </w:t>
      </w:r>
      <w:proofErr w:type="spellStart"/>
      <w:r w:rsidRPr="00DB25C4">
        <w:rPr>
          <w:rFonts w:eastAsia="Calibri" w:cstheme="minorHAnsi"/>
          <w:color w:val="000000" w:themeColor="text1"/>
          <w:lang w:val="en-ID"/>
        </w:rPr>
        <w:t>Walaupun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hasil</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evaluasi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ini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belum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mencapai</w:t>
      </w:r>
      <w:proofErr w:type="spellEnd"/>
      <w:r w:rsidRPr="00DB25C4">
        <w:rPr>
          <w:rFonts w:eastAsia="Calibri" w:cstheme="minorHAnsi"/>
          <w:color w:val="000000" w:themeColor="text1"/>
          <w:lang w:val="en-ID"/>
        </w:rPr>
        <w:t xml:space="preserve"> 100%, </w:t>
      </w:r>
      <w:proofErr w:type="spellStart"/>
      <w:r w:rsidRPr="00DB25C4">
        <w:rPr>
          <w:rFonts w:eastAsia="Calibri" w:cstheme="minorHAnsi"/>
          <w:color w:val="000000" w:themeColor="text1"/>
          <w:lang w:val="en-ID"/>
        </w:rPr>
        <w:t>hasil</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ini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menunjukkan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bahwa</w:t>
      </w:r>
      <w:proofErr w:type="spellEnd"/>
      <w:r w:rsidRPr="00DB25C4">
        <w:rPr>
          <w:rFonts w:eastAsia="Calibri" w:cstheme="minorHAnsi"/>
          <w:color w:val="000000" w:themeColor="text1"/>
          <w:lang w:val="en-ID"/>
        </w:rPr>
        <w:t xml:space="preserve"> Prodi Pendidikan Bahasa Mandarin </w:t>
      </w:r>
      <w:proofErr w:type="spellStart"/>
      <w:r w:rsidRPr="00DB25C4">
        <w:rPr>
          <w:rFonts w:eastAsia="Calibri" w:cstheme="minorHAnsi"/>
          <w:color w:val="000000" w:themeColor="text1"/>
          <w:lang w:val="en-ID"/>
        </w:rPr>
        <w:t>sudah</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berusaha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untuk</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menerapkan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prinsip-prinsip</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tersebut</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dalam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pembelajaran</w:t>
      </w:r>
      <w:proofErr w:type="spellEnd"/>
      <w:r w:rsidRPr="00DB25C4">
        <w:rPr>
          <w:rFonts w:eastAsia="Calibri" w:cstheme="minorHAnsi"/>
          <w:color w:val="000000" w:themeColor="text1"/>
          <w:lang w:val="en-ID"/>
        </w:rPr>
        <w:t xml:space="preserve">. Oleh </w:t>
      </w:r>
      <w:proofErr w:type="spellStart"/>
      <w:r w:rsidRPr="00DB25C4">
        <w:rPr>
          <w:rFonts w:eastAsia="Calibri" w:cstheme="minorHAnsi"/>
          <w:color w:val="000000" w:themeColor="text1"/>
          <w:lang w:val="en-ID"/>
        </w:rPr>
        <w:t>karena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itu</w:t>
      </w:r>
      <w:proofErr w:type="spellEnd"/>
      <w:r w:rsidRPr="00DB25C4">
        <w:rPr>
          <w:rFonts w:eastAsia="Calibri" w:cstheme="minorHAnsi"/>
          <w:color w:val="000000" w:themeColor="text1"/>
          <w:lang w:val="en-ID"/>
        </w:rPr>
        <w:t xml:space="preserve">, program </w:t>
      </w:r>
      <w:proofErr w:type="spellStart"/>
      <w:r w:rsidRPr="00DB25C4">
        <w:rPr>
          <w:rFonts w:eastAsia="Calibri" w:cstheme="minorHAnsi"/>
          <w:color w:val="000000" w:themeColor="text1"/>
          <w:lang w:val="en-ID"/>
        </w:rPr>
        <w:t>tindak</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lanjut</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selanjutnya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dapat</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berfokus</w:t>
      </w:r>
      <w:proofErr w:type="spellEnd"/>
      <w:r w:rsidRPr="00DB25C4">
        <w:rPr>
          <w:rFonts w:eastAsia="Calibri" w:cstheme="minorHAnsi"/>
          <w:color w:val="000000" w:themeColor="text1"/>
          <w:lang w:val="en-ID"/>
        </w:rPr>
        <w:t xml:space="preserve"> pada </w:t>
      </w:r>
      <w:proofErr w:type="spellStart"/>
      <w:r w:rsidRPr="00DB25C4">
        <w:rPr>
          <w:rFonts w:eastAsia="Calibri" w:cstheme="minorHAnsi"/>
          <w:color w:val="000000" w:themeColor="text1"/>
          <w:lang w:val="en-ID"/>
        </w:rPr>
        <w:t>peningkatan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kualitas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pembelajaran</w:t>
      </w:r>
      <w:proofErr w:type="spellEnd"/>
      <w:r w:rsidRPr="00DB25C4">
        <w:rPr>
          <w:rFonts w:eastAsia="Calibri" w:cstheme="minorHAnsi"/>
          <w:color w:val="000000" w:themeColor="text1"/>
          <w:lang w:val="en-ID"/>
        </w:rPr>
        <w:t xml:space="preserve"> agar </w:t>
      </w:r>
      <w:proofErr w:type="spellStart"/>
      <w:r w:rsidRPr="00DB25C4">
        <w:rPr>
          <w:rFonts w:eastAsia="Calibri" w:cstheme="minorHAnsi"/>
          <w:color w:val="000000" w:themeColor="text1"/>
          <w:lang w:val="en-ID"/>
        </w:rPr>
        <w:t>dapat</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mencapai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persentase</w:t>
      </w:r>
      <w:proofErr w:type="spellEnd"/>
      <w:r w:rsidRPr="00DB25C4">
        <w:rPr>
          <w:rFonts w:eastAsia="Calibri" w:cstheme="minorHAnsi"/>
          <w:color w:val="000000" w:themeColor="text1"/>
          <w:lang w:val="en-ID"/>
        </w:rPr>
        <w:t xml:space="preserve"> yang </w:t>
      </w:r>
      <w:proofErr w:type="spellStart"/>
      <w:r w:rsidRPr="00DB25C4">
        <w:rPr>
          <w:rFonts w:eastAsia="Calibri" w:cstheme="minorHAnsi"/>
          <w:color w:val="000000" w:themeColor="text1"/>
          <w:lang w:val="en-ID"/>
        </w:rPr>
        <w:t>lebih</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tinggi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lagi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dalam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pemenuhan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prinsip-prinsip</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tersebut</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Dalam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keseluruhan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hasil</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evaluasi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ini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dapat</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membantu</w:t>
      </w:r>
      <w:proofErr w:type="spellEnd"/>
      <w:r w:rsidRPr="00DB25C4">
        <w:rPr>
          <w:rFonts w:eastAsia="Calibri" w:cstheme="minorHAnsi"/>
          <w:color w:val="000000" w:themeColor="text1"/>
          <w:lang w:val="en-ID"/>
        </w:rPr>
        <w:t xml:space="preserve"> Prodi Pendidikan Bahasa Mandarin </w:t>
      </w:r>
      <w:proofErr w:type="spellStart"/>
      <w:r w:rsidRPr="00DB25C4">
        <w:rPr>
          <w:rFonts w:eastAsia="Calibri" w:cstheme="minorHAnsi"/>
          <w:color w:val="000000" w:themeColor="text1"/>
          <w:lang w:val="en-ID"/>
        </w:rPr>
        <w:t>dalam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meningkatkan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kualitas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pembelajaran</w:t>
      </w:r>
      <w:proofErr w:type="spellEnd"/>
      <w:r w:rsidRPr="00DB25C4">
        <w:rPr>
          <w:rFonts w:eastAsia="Calibri" w:cstheme="minorHAnsi"/>
          <w:color w:val="000000" w:themeColor="text1"/>
          <w:lang w:val="en-ID"/>
        </w:rPr>
        <w:t xml:space="preserve"> yang </w:t>
      </w:r>
      <w:proofErr w:type="spellStart"/>
      <w:r w:rsidRPr="00DB25C4">
        <w:rPr>
          <w:rFonts w:eastAsia="Calibri" w:cstheme="minorHAnsi"/>
          <w:color w:val="000000" w:themeColor="text1"/>
          <w:lang w:val="en-ID"/>
        </w:rPr>
        <w:t>dilakukan</w:t>
      </w:r>
      <w:proofErr w:type="spellEnd"/>
      <w:r w:rsidRPr="00DB25C4">
        <w:rPr>
          <w:rFonts w:eastAsia="Calibri" w:cstheme="minorHAnsi"/>
          <w:color w:val="000000" w:themeColor="text1"/>
          <w:lang w:val="en-ID"/>
        </w:rPr>
        <w:t xml:space="preserve"> dan </w:t>
      </w:r>
      <w:proofErr w:type="spellStart"/>
      <w:r w:rsidRPr="00DB25C4">
        <w:rPr>
          <w:rFonts w:eastAsia="Calibri" w:cstheme="minorHAnsi"/>
          <w:color w:val="000000" w:themeColor="text1"/>
          <w:lang w:val="en-ID"/>
        </w:rPr>
        <w:t>memastikan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bahwa</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prinsip-prinsip</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pengembangan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kurikulum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berbasis</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hasil</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dapat</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dijalankan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dengan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baik</w:t>
      </w:r>
      <w:proofErr w:type="spellEnd"/>
      <w:r w:rsidRPr="00DB25C4">
        <w:rPr>
          <w:rFonts w:eastAsia="Calibri" w:cstheme="minorHAnsi"/>
          <w:color w:val="000000" w:themeColor="text1"/>
          <w:lang w:val="en-ID"/>
        </w:rPr>
        <w:t>.</w:t>
      </w:r>
    </w:p>
    <w:p w14:paraId="6A73F4C1" w14:textId="77777777" w:rsidR="0076297E" w:rsidRPr="00DB25C4" w:rsidRDefault="0076297E" w:rsidP="00687314">
      <w:pPr>
        <w:spacing w:after="0" w:line="240" w:lineRule="auto"/>
        <w:ind w:firstLine="720"/>
        <w:jc w:val="both"/>
        <w:rPr>
          <w:rFonts w:eastAsia="Calibri" w:cstheme="minorHAnsi"/>
          <w:color w:val="000000" w:themeColor="text1"/>
        </w:rPr>
      </w:pPr>
    </w:p>
    <w:p w14:paraId="7D81818D" w14:textId="77777777" w:rsidR="0076297E" w:rsidRPr="00DB25C4" w:rsidRDefault="0076297E" w:rsidP="00687314">
      <w:pPr>
        <w:spacing w:after="0" w:line="240" w:lineRule="auto"/>
        <w:ind w:firstLine="720"/>
        <w:jc w:val="both"/>
        <w:rPr>
          <w:rFonts w:cstheme="minorHAnsi"/>
        </w:rPr>
      </w:pPr>
      <w:r w:rsidRPr="00DB25C4">
        <w:rPr>
          <w:rFonts w:cstheme="minorHAnsi"/>
          <w:noProof/>
          <w:color w:val="2B579A"/>
          <w:shd w:val="clear" w:color="auto" w:fill="E6E6E6"/>
        </w:rPr>
        <w:drawing>
          <wp:inline distT="0" distB="0" distL="0" distR="0" wp14:anchorId="6351EFEF" wp14:editId="596E84EE">
            <wp:extent cx="4572000" cy="2095500"/>
            <wp:effectExtent l="0" t="0" r="0" b="0"/>
            <wp:docPr id="466924865" name="Picture 466924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extLst>
                        <a:ext uri="{28A0092B-C50C-407E-A947-70E740481C1C}">
                          <a14:useLocalDpi xmlns:a14="http://schemas.microsoft.com/office/drawing/2010/main" val="0"/>
                        </a:ext>
                      </a:extLst>
                    </a:blip>
                    <a:stretch>
                      <a:fillRect/>
                    </a:stretch>
                  </pic:blipFill>
                  <pic:spPr>
                    <a:xfrm>
                      <a:off x="0" y="0"/>
                      <a:ext cx="4572000" cy="2095500"/>
                    </a:xfrm>
                    <a:prstGeom prst="rect">
                      <a:avLst/>
                    </a:prstGeom>
                  </pic:spPr>
                </pic:pic>
              </a:graphicData>
            </a:graphic>
          </wp:inline>
        </w:drawing>
      </w:r>
    </w:p>
    <w:p w14:paraId="6C53FE93" w14:textId="77777777" w:rsidR="0076297E" w:rsidRPr="00DB25C4" w:rsidRDefault="0076297E" w:rsidP="00687314">
      <w:pPr>
        <w:spacing w:after="0" w:line="240" w:lineRule="auto"/>
        <w:jc w:val="both"/>
        <w:rPr>
          <w:rFonts w:cstheme="minorHAnsi"/>
          <w:color w:val="000000" w:themeColor="text1"/>
        </w:rPr>
      </w:pPr>
    </w:p>
    <w:p w14:paraId="6D5A2D15" w14:textId="77777777" w:rsidR="0076297E" w:rsidRPr="00DB25C4" w:rsidRDefault="0076297E" w:rsidP="00687314">
      <w:pPr>
        <w:spacing w:after="0" w:line="240" w:lineRule="auto"/>
        <w:jc w:val="both"/>
        <w:rPr>
          <w:rFonts w:cstheme="minorHAnsi"/>
          <w:color w:val="000000" w:themeColor="text1"/>
        </w:rPr>
      </w:pPr>
    </w:p>
    <w:p w14:paraId="37807D2F" w14:textId="77777777" w:rsidR="0076297E" w:rsidRPr="00DB25C4" w:rsidRDefault="0076297E" w:rsidP="00687314">
      <w:pPr>
        <w:spacing w:after="0" w:line="240" w:lineRule="auto"/>
        <w:jc w:val="both"/>
        <w:rPr>
          <w:rFonts w:cstheme="minorHAnsi"/>
          <w:color w:val="000000" w:themeColor="text1"/>
        </w:rPr>
      </w:pPr>
    </w:p>
    <w:p w14:paraId="574F45F8" w14:textId="77777777" w:rsidR="0076297E" w:rsidRPr="00DB25C4" w:rsidRDefault="0076297E" w:rsidP="00687314">
      <w:pPr>
        <w:spacing w:after="0" w:line="240" w:lineRule="auto"/>
        <w:ind w:firstLine="720"/>
        <w:jc w:val="both"/>
        <w:rPr>
          <w:rFonts w:eastAsia="Segoe UI" w:cstheme="minorHAnsi"/>
        </w:rPr>
      </w:pPr>
      <w:r w:rsidRPr="00DB25C4">
        <w:rPr>
          <w:rFonts w:eastAsia="Segoe UI" w:cstheme="minorHAnsi"/>
          <w:lang w:val="en-ID"/>
        </w:rPr>
        <w:t xml:space="preserve">Hasil </w:t>
      </w:r>
      <w:proofErr w:type="spellStart"/>
      <w:r w:rsidRPr="00DB25C4">
        <w:rPr>
          <w:rFonts w:eastAsia="Segoe UI" w:cstheme="minorHAnsi"/>
          <w:lang w:val="en-ID"/>
        </w:rPr>
        <w:t>survei</w:t>
      </w:r>
      <w:proofErr w:type="spellEnd"/>
      <w:r w:rsidRPr="00DB25C4">
        <w:rPr>
          <w:rFonts w:eastAsia="Segoe UI" w:cstheme="minorHAnsi"/>
          <w:lang w:val="en-ID"/>
        </w:rPr>
        <w:t xml:space="preserve"> </w:t>
      </w:r>
      <w:proofErr w:type="spellStart"/>
      <w:r w:rsidRPr="00DB25C4">
        <w:rPr>
          <w:rFonts w:eastAsia="Segoe UI" w:cstheme="minorHAnsi"/>
          <w:lang w:val="en-ID"/>
        </w:rPr>
        <w:t>menunjukkan</w:t>
      </w:r>
      <w:proofErr w:type="spellEnd"/>
      <w:r w:rsidRPr="00DB25C4">
        <w:rPr>
          <w:rFonts w:eastAsia="Segoe UI" w:cstheme="minorHAnsi"/>
          <w:lang w:val="en-ID"/>
        </w:rPr>
        <w:t xml:space="preserve"> </w:t>
      </w:r>
      <w:proofErr w:type="spellStart"/>
      <w:r w:rsidRPr="00DB25C4">
        <w:rPr>
          <w:rFonts w:eastAsia="Segoe UI" w:cstheme="minorHAnsi"/>
          <w:lang w:val="en-ID"/>
        </w:rPr>
        <w:t>bahwa</w:t>
      </w:r>
      <w:proofErr w:type="spellEnd"/>
      <w:r w:rsidRPr="00DB25C4">
        <w:rPr>
          <w:rFonts w:eastAsia="Segoe UI" w:cstheme="minorHAnsi"/>
          <w:lang w:val="en-ID"/>
        </w:rPr>
        <w:t xml:space="preserve"> </w:t>
      </w:r>
      <w:proofErr w:type="spellStart"/>
      <w:r w:rsidRPr="00DB25C4">
        <w:rPr>
          <w:rFonts w:eastAsia="Segoe UI" w:cstheme="minorHAnsi"/>
          <w:lang w:val="en-ID"/>
        </w:rPr>
        <w:t>sekitar</w:t>
      </w:r>
      <w:proofErr w:type="spellEnd"/>
      <w:r w:rsidRPr="00DB25C4">
        <w:rPr>
          <w:rFonts w:eastAsia="Segoe UI" w:cstheme="minorHAnsi"/>
          <w:lang w:val="en-ID"/>
        </w:rPr>
        <w:t xml:space="preserve"> 66,7% </w:t>
      </w:r>
      <w:proofErr w:type="spellStart"/>
      <w:r w:rsidRPr="00DB25C4">
        <w:rPr>
          <w:rFonts w:eastAsia="Segoe UI" w:cstheme="minorHAnsi"/>
          <w:lang w:val="en-ID"/>
        </w:rPr>
        <w:t>responden</w:t>
      </w:r>
      <w:proofErr w:type="spellEnd"/>
      <w:r w:rsidRPr="00DB25C4">
        <w:rPr>
          <w:rFonts w:eastAsia="Segoe UI" w:cstheme="minorHAnsi"/>
          <w:lang w:val="en-ID"/>
        </w:rPr>
        <w:t xml:space="preserve"> sangat </w:t>
      </w:r>
      <w:proofErr w:type="spellStart"/>
      <w:r w:rsidRPr="00DB25C4">
        <w:rPr>
          <w:rFonts w:eastAsia="Segoe UI" w:cstheme="minorHAnsi"/>
          <w:lang w:val="en-ID"/>
        </w:rPr>
        <w:t>setuju</w:t>
      </w:r>
      <w:proofErr w:type="spellEnd"/>
      <w:r w:rsidRPr="00DB25C4">
        <w:rPr>
          <w:rFonts w:eastAsia="Segoe UI" w:cstheme="minorHAnsi"/>
          <w:lang w:val="en-ID"/>
        </w:rPr>
        <w:t xml:space="preserve"> </w:t>
      </w:r>
      <w:proofErr w:type="spellStart"/>
      <w:r w:rsidRPr="00DB25C4">
        <w:rPr>
          <w:rFonts w:eastAsia="Segoe UI" w:cstheme="minorHAnsi"/>
          <w:lang w:val="en-ID"/>
        </w:rPr>
        <w:t>bahwa</w:t>
      </w:r>
      <w:proofErr w:type="spellEnd"/>
      <w:r w:rsidRPr="00DB25C4">
        <w:rPr>
          <w:rFonts w:eastAsia="Segoe UI" w:cstheme="minorHAnsi"/>
          <w:lang w:val="en-ID"/>
        </w:rPr>
        <w:t xml:space="preserve"> </w:t>
      </w:r>
      <w:proofErr w:type="spellStart"/>
      <w:r w:rsidRPr="00DB25C4">
        <w:rPr>
          <w:rFonts w:eastAsia="Segoe UI" w:cstheme="minorHAnsi"/>
          <w:lang w:val="en-ID"/>
        </w:rPr>
        <w:t>sistem</w:t>
      </w:r>
      <w:proofErr w:type="spellEnd"/>
      <w:r w:rsidRPr="00DB25C4">
        <w:rPr>
          <w:rFonts w:eastAsia="Segoe UI" w:cstheme="minorHAnsi"/>
          <w:lang w:val="en-ID"/>
        </w:rPr>
        <w:t xml:space="preserve"> </w:t>
      </w:r>
      <w:proofErr w:type="spellStart"/>
      <w:r w:rsidRPr="00DB25C4">
        <w:rPr>
          <w:rFonts w:eastAsia="Segoe UI" w:cstheme="minorHAnsi"/>
          <w:lang w:val="en-ID"/>
        </w:rPr>
        <w:t>pemantauan</w:t>
      </w:r>
      <w:proofErr w:type="spellEnd"/>
      <w:r w:rsidRPr="00DB25C4">
        <w:rPr>
          <w:rFonts w:eastAsia="Segoe UI" w:cstheme="minorHAnsi"/>
          <w:lang w:val="en-ID"/>
        </w:rPr>
        <w:t xml:space="preserve"> </w:t>
      </w:r>
      <w:proofErr w:type="spellStart"/>
      <w:r w:rsidRPr="00DB25C4">
        <w:rPr>
          <w:rFonts w:eastAsia="Segoe UI" w:cstheme="minorHAnsi"/>
          <w:lang w:val="en-ID"/>
        </w:rPr>
        <w:t>kegiatan</w:t>
      </w:r>
      <w:proofErr w:type="spellEnd"/>
      <w:r w:rsidRPr="00DB25C4">
        <w:rPr>
          <w:rFonts w:eastAsia="Segoe UI" w:cstheme="minorHAnsi"/>
          <w:lang w:val="en-ID"/>
        </w:rPr>
        <w:t xml:space="preserve"> </w:t>
      </w:r>
      <w:proofErr w:type="spellStart"/>
      <w:r w:rsidRPr="00DB25C4">
        <w:rPr>
          <w:rFonts w:eastAsia="Segoe UI" w:cstheme="minorHAnsi"/>
          <w:lang w:val="en-ID"/>
        </w:rPr>
        <w:t>pembelajaran</w:t>
      </w:r>
      <w:proofErr w:type="spellEnd"/>
      <w:r w:rsidRPr="00DB25C4">
        <w:rPr>
          <w:rFonts w:eastAsia="Segoe UI" w:cstheme="minorHAnsi"/>
          <w:lang w:val="en-ID"/>
        </w:rPr>
        <w:t xml:space="preserve"> di Prodi Pendidikan Bahasa </w:t>
      </w:r>
      <w:proofErr w:type="spellStart"/>
      <w:r w:rsidRPr="00DB25C4">
        <w:rPr>
          <w:rFonts w:eastAsia="Segoe UI" w:cstheme="minorHAnsi"/>
          <w:lang w:val="en-ID"/>
        </w:rPr>
        <w:t>Mandari</w:t>
      </w:r>
      <w:proofErr w:type="spellEnd"/>
      <w:r w:rsidRPr="00DB25C4">
        <w:rPr>
          <w:rFonts w:eastAsia="Segoe UI" w:cstheme="minorHAnsi"/>
          <w:lang w:val="en-ID"/>
        </w:rPr>
        <w:t xml:space="preserve"> </w:t>
      </w:r>
      <w:proofErr w:type="spellStart"/>
      <w:r w:rsidRPr="00DB25C4">
        <w:rPr>
          <w:rFonts w:eastAsia="Segoe UI" w:cstheme="minorHAnsi"/>
          <w:lang w:val="en-ID"/>
        </w:rPr>
        <w:t>telah</w:t>
      </w:r>
      <w:proofErr w:type="spellEnd"/>
      <w:r w:rsidRPr="00DB25C4">
        <w:rPr>
          <w:rFonts w:eastAsia="Segoe UI" w:cstheme="minorHAnsi"/>
          <w:lang w:val="en-ID"/>
        </w:rPr>
        <w:t xml:space="preserve"> </w:t>
      </w:r>
      <w:proofErr w:type="spellStart"/>
      <w:r w:rsidRPr="00DB25C4">
        <w:rPr>
          <w:rFonts w:eastAsia="Segoe UI" w:cstheme="minorHAnsi"/>
          <w:lang w:val="en-ID"/>
        </w:rPr>
        <w:t>berjalan</w:t>
      </w:r>
      <w:proofErr w:type="spellEnd"/>
      <w:r w:rsidRPr="00DB25C4">
        <w:rPr>
          <w:rFonts w:eastAsia="Segoe UI" w:cstheme="minorHAnsi"/>
          <w:lang w:val="en-ID"/>
        </w:rPr>
        <w:t xml:space="preserve"> </w:t>
      </w:r>
      <w:proofErr w:type="spellStart"/>
      <w:r w:rsidRPr="00DB25C4">
        <w:rPr>
          <w:rFonts w:eastAsia="Segoe UI" w:cstheme="minorHAnsi"/>
          <w:lang w:val="en-ID"/>
        </w:rPr>
        <w:t>efektif</w:t>
      </w:r>
      <w:proofErr w:type="spellEnd"/>
      <w:r w:rsidRPr="00DB25C4">
        <w:rPr>
          <w:rFonts w:eastAsia="Segoe UI" w:cstheme="minorHAnsi"/>
          <w:lang w:val="en-ID"/>
        </w:rPr>
        <w:t xml:space="preserve">. </w:t>
      </w:r>
      <w:proofErr w:type="spellStart"/>
      <w:r w:rsidRPr="00DB25C4">
        <w:rPr>
          <w:rFonts w:eastAsia="Segoe UI" w:cstheme="minorHAnsi"/>
          <w:lang w:val="en-ID"/>
        </w:rPr>
        <w:t>Ini</w:t>
      </w:r>
      <w:proofErr w:type="spellEnd"/>
      <w:r w:rsidRPr="00DB25C4">
        <w:rPr>
          <w:rFonts w:eastAsia="Segoe UI" w:cstheme="minorHAnsi"/>
          <w:lang w:val="en-ID"/>
        </w:rPr>
        <w:t xml:space="preserve"> </w:t>
      </w:r>
      <w:proofErr w:type="spellStart"/>
      <w:r w:rsidRPr="00DB25C4">
        <w:rPr>
          <w:rFonts w:eastAsia="Segoe UI" w:cstheme="minorHAnsi"/>
          <w:lang w:val="en-ID"/>
        </w:rPr>
        <w:t>menunjukkan</w:t>
      </w:r>
      <w:proofErr w:type="spellEnd"/>
      <w:r w:rsidRPr="00DB25C4">
        <w:rPr>
          <w:rFonts w:eastAsia="Segoe UI" w:cstheme="minorHAnsi"/>
          <w:lang w:val="en-ID"/>
        </w:rPr>
        <w:t xml:space="preserve"> </w:t>
      </w:r>
      <w:proofErr w:type="spellStart"/>
      <w:r w:rsidRPr="00DB25C4">
        <w:rPr>
          <w:rFonts w:eastAsia="Segoe UI" w:cstheme="minorHAnsi"/>
          <w:lang w:val="en-ID"/>
        </w:rPr>
        <w:t>bahwa</w:t>
      </w:r>
      <w:proofErr w:type="spellEnd"/>
      <w:r w:rsidRPr="00DB25C4">
        <w:rPr>
          <w:rFonts w:eastAsia="Segoe UI" w:cstheme="minorHAnsi"/>
          <w:lang w:val="en-ID"/>
        </w:rPr>
        <w:t xml:space="preserve"> </w:t>
      </w:r>
      <w:proofErr w:type="spellStart"/>
      <w:r w:rsidRPr="00DB25C4">
        <w:rPr>
          <w:rFonts w:eastAsia="Segoe UI" w:cstheme="minorHAnsi"/>
          <w:lang w:val="en-ID"/>
        </w:rPr>
        <w:t>mayoritas</w:t>
      </w:r>
      <w:proofErr w:type="spellEnd"/>
      <w:r w:rsidRPr="00DB25C4">
        <w:rPr>
          <w:rFonts w:eastAsia="Segoe UI" w:cstheme="minorHAnsi"/>
          <w:lang w:val="en-ID"/>
        </w:rPr>
        <w:t xml:space="preserve"> </w:t>
      </w:r>
      <w:proofErr w:type="spellStart"/>
      <w:r w:rsidRPr="00DB25C4">
        <w:rPr>
          <w:rFonts w:eastAsia="Segoe UI" w:cstheme="minorHAnsi"/>
          <w:lang w:val="en-ID"/>
        </w:rPr>
        <w:t>responden</w:t>
      </w:r>
      <w:proofErr w:type="spellEnd"/>
      <w:r w:rsidRPr="00DB25C4">
        <w:rPr>
          <w:rFonts w:eastAsia="Segoe UI" w:cstheme="minorHAnsi"/>
          <w:lang w:val="en-ID"/>
        </w:rPr>
        <w:t xml:space="preserve"> </w:t>
      </w:r>
      <w:proofErr w:type="spellStart"/>
      <w:r w:rsidRPr="00DB25C4">
        <w:rPr>
          <w:rFonts w:eastAsia="Segoe UI" w:cstheme="minorHAnsi"/>
          <w:lang w:val="en-ID"/>
        </w:rPr>
        <w:t>merasa</w:t>
      </w:r>
      <w:proofErr w:type="spellEnd"/>
      <w:r w:rsidRPr="00DB25C4">
        <w:rPr>
          <w:rFonts w:eastAsia="Segoe UI" w:cstheme="minorHAnsi"/>
          <w:lang w:val="en-ID"/>
        </w:rPr>
        <w:t xml:space="preserve"> </w:t>
      </w:r>
      <w:proofErr w:type="spellStart"/>
      <w:r w:rsidRPr="00DB25C4">
        <w:rPr>
          <w:rFonts w:eastAsia="Segoe UI" w:cstheme="minorHAnsi"/>
          <w:lang w:val="en-ID"/>
        </w:rPr>
        <w:t>bahwa</w:t>
      </w:r>
      <w:proofErr w:type="spellEnd"/>
      <w:r w:rsidRPr="00DB25C4">
        <w:rPr>
          <w:rFonts w:eastAsia="Segoe UI" w:cstheme="minorHAnsi"/>
          <w:lang w:val="en-ID"/>
        </w:rPr>
        <w:t xml:space="preserve"> </w:t>
      </w:r>
      <w:proofErr w:type="spellStart"/>
      <w:r w:rsidRPr="00DB25C4">
        <w:rPr>
          <w:rFonts w:eastAsia="Segoe UI" w:cstheme="minorHAnsi"/>
          <w:lang w:val="en-ID"/>
        </w:rPr>
        <w:t>sistem</w:t>
      </w:r>
      <w:proofErr w:type="spellEnd"/>
      <w:r w:rsidRPr="00DB25C4">
        <w:rPr>
          <w:rFonts w:eastAsia="Segoe UI" w:cstheme="minorHAnsi"/>
          <w:lang w:val="en-ID"/>
        </w:rPr>
        <w:t xml:space="preserve"> </w:t>
      </w:r>
      <w:proofErr w:type="spellStart"/>
      <w:r w:rsidRPr="00DB25C4">
        <w:rPr>
          <w:rFonts w:eastAsia="Segoe UI" w:cstheme="minorHAnsi"/>
          <w:lang w:val="en-ID"/>
        </w:rPr>
        <w:t>pemantauan</w:t>
      </w:r>
      <w:proofErr w:type="spellEnd"/>
      <w:r w:rsidRPr="00DB25C4">
        <w:rPr>
          <w:rFonts w:eastAsia="Segoe UI" w:cstheme="minorHAnsi"/>
          <w:lang w:val="en-ID"/>
        </w:rPr>
        <w:t xml:space="preserve"> yang </w:t>
      </w:r>
      <w:proofErr w:type="spellStart"/>
      <w:r w:rsidRPr="00DB25C4">
        <w:rPr>
          <w:rFonts w:eastAsia="Segoe UI" w:cstheme="minorHAnsi"/>
          <w:lang w:val="en-ID"/>
        </w:rPr>
        <w:t>dijalankan</w:t>
      </w:r>
      <w:proofErr w:type="spellEnd"/>
      <w:r w:rsidRPr="00DB25C4">
        <w:rPr>
          <w:rFonts w:eastAsia="Segoe UI" w:cstheme="minorHAnsi"/>
          <w:lang w:val="en-ID"/>
        </w:rPr>
        <w:t xml:space="preserve"> </w:t>
      </w:r>
      <w:proofErr w:type="spellStart"/>
      <w:r w:rsidRPr="00DB25C4">
        <w:rPr>
          <w:rFonts w:eastAsia="Segoe UI" w:cstheme="minorHAnsi"/>
          <w:lang w:val="en-ID"/>
        </w:rPr>
        <w:t>telah</w:t>
      </w:r>
      <w:proofErr w:type="spellEnd"/>
      <w:r w:rsidRPr="00DB25C4">
        <w:rPr>
          <w:rFonts w:eastAsia="Segoe UI" w:cstheme="minorHAnsi"/>
          <w:lang w:val="en-ID"/>
        </w:rPr>
        <w:t xml:space="preserve"> </w:t>
      </w:r>
      <w:proofErr w:type="spellStart"/>
      <w:r w:rsidRPr="00DB25C4">
        <w:rPr>
          <w:rFonts w:eastAsia="Segoe UI" w:cstheme="minorHAnsi"/>
          <w:lang w:val="en-ID"/>
        </w:rPr>
        <w:t>memberikan</w:t>
      </w:r>
      <w:proofErr w:type="spellEnd"/>
      <w:r w:rsidRPr="00DB25C4">
        <w:rPr>
          <w:rFonts w:eastAsia="Segoe UI" w:cstheme="minorHAnsi"/>
          <w:lang w:val="en-ID"/>
        </w:rPr>
        <w:t xml:space="preserve"> </w:t>
      </w:r>
      <w:proofErr w:type="spellStart"/>
      <w:r w:rsidRPr="00DB25C4">
        <w:rPr>
          <w:rFonts w:eastAsia="Segoe UI" w:cstheme="minorHAnsi"/>
          <w:lang w:val="en-ID"/>
        </w:rPr>
        <w:t>manfaat</w:t>
      </w:r>
      <w:proofErr w:type="spellEnd"/>
      <w:r w:rsidRPr="00DB25C4">
        <w:rPr>
          <w:rFonts w:eastAsia="Segoe UI" w:cstheme="minorHAnsi"/>
          <w:lang w:val="en-ID"/>
        </w:rPr>
        <w:t xml:space="preserve"> yang </w:t>
      </w:r>
      <w:proofErr w:type="spellStart"/>
      <w:r w:rsidRPr="00DB25C4">
        <w:rPr>
          <w:rFonts w:eastAsia="Segoe UI" w:cstheme="minorHAnsi"/>
          <w:lang w:val="en-ID"/>
        </w:rPr>
        <w:t>signifikan</w:t>
      </w:r>
      <w:proofErr w:type="spellEnd"/>
      <w:r w:rsidRPr="00DB25C4">
        <w:rPr>
          <w:rFonts w:eastAsia="Segoe UI" w:cstheme="minorHAnsi"/>
          <w:lang w:val="en-ID"/>
        </w:rPr>
        <w:t xml:space="preserve"> </w:t>
      </w:r>
      <w:proofErr w:type="spellStart"/>
      <w:r w:rsidRPr="00DB25C4">
        <w:rPr>
          <w:rFonts w:eastAsia="Segoe UI" w:cstheme="minorHAnsi"/>
          <w:lang w:val="en-ID"/>
        </w:rPr>
        <w:t>terhadap</w:t>
      </w:r>
      <w:proofErr w:type="spellEnd"/>
      <w:r w:rsidRPr="00DB25C4">
        <w:rPr>
          <w:rFonts w:eastAsia="Segoe UI" w:cstheme="minorHAnsi"/>
          <w:lang w:val="en-ID"/>
        </w:rPr>
        <w:t xml:space="preserve"> proses </w:t>
      </w:r>
      <w:proofErr w:type="spellStart"/>
      <w:r w:rsidRPr="00DB25C4">
        <w:rPr>
          <w:rFonts w:eastAsia="Segoe UI" w:cstheme="minorHAnsi"/>
          <w:lang w:val="en-ID"/>
        </w:rPr>
        <w:t>belajar</w:t>
      </w:r>
      <w:proofErr w:type="spellEnd"/>
      <w:r w:rsidRPr="00DB25C4">
        <w:rPr>
          <w:rFonts w:eastAsia="Segoe UI" w:cstheme="minorHAnsi"/>
          <w:lang w:val="en-ID"/>
        </w:rPr>
        <w:t xml:space="preserve"> </w:t>
      </w:r>
      <w:proofErr w:type="spellStart"/>
      <w:r w:rsidRPr="00DB25C4">
        <w:rPr>
          <w:rFonts w:eastAsia="Segoe UI" w:cstheme="minorHAnsi"/>
          <w:lang w:val="en-ID"/>
        </w:rPr>
        <w:t>mengajar</w:t>
      </w:r>
      <w:proofErr w:type="spellEnd"/>
      <w:r w:rsidRPr="00DB25C4">
        <w:rPr>
          <w:rFonts w:eastAsia="Segoe UI" w:cstheme="minorHAnsi"/>
          <w:lang w:val="en-ID"/>
        </w:rPr>
        <w:t xml:space="preserve"> di Prodi </w:t>
      </w:r>
      <w:proofErr w:type="spellStart"/>
      <w:r w:rsidRPr="00DB25C4">
        <w:rPr>
          <w:rFonts w:eastAsia="Segoe UI" w:cstheme="minorHAnsi"/>
          <w:lang w:val="en-ID"/>
        </w:rPr>
        <w:t>tersebut</w:t>
      </w:r>
      <w:proofErr w:type="spellEnd"/>
      <w:r w:rsidRPr="00DB25C4">
        <w:rPr>
          <w:rFonts w:eastAsia="Segoe UI" w:cstheme="minorHAnsi"/>
          <w:lang w:val="en-ID"/>
        </w:rPr>
        <w:t xml:space="preserve">. </w:t>
      </w:r>
      <w:proofErr w:type="spellStart"/>
      <w:r w:rsidRPr="00DB25C4">
        <w:rPr>
          <w:rFonts w:eastAsia="Segoe UI" w:cstheme="minorHAnsi"/>
          <w:lang w:val="en-ID"/>
        </w:rPr>
        <w:t>Sementara</w:t>
      </w:r>
      <w:proofErr w:type="spellEnd"/>
      <w:r w:rsidRPr="00DB25C4">
        <w:rPr>
          <w:rFonts w:eastAsia="Segoe UI" w:cstheme="minorHAnsi"/>
          <w:lang w:val="en-ID"/>
        </w:rPr>
        <w:t xml:space="preserve"> </w:t>
      </w:r>
      <w:proofErr w:type="spellStart"/>
      <w:r w:rsidRPr="00DB25C4">
        <w:rPr>
          <w:rFonts w:eastAsia="Segoe UI" w:cstheme="minorHAnsi"/>
          <w:lang w:val="en-ID"/>
        </w:rPr>
        <w:t>itu</w:t>
      </w:r>
      <w:proofErr w:type="spellEnd"/>
      <w:r w:rsidRPr="00DB25C4">
        <w:rPr>
          <w:rFonts w:eastAsia="Segoe UI" w:cstheme="minorHAnsi"/>
          <w:lang w:val="en-ID"/>
        </w:rPr>
        <w:t xml:space="preserve">, </w:t>
      </w:r>
      <w:proofErr w:type="spellStart"/>
      <w:r w:rsidRPr="00DB25C4">
        <w:rPr>
          <w:rFonts w:eastAsia="Segoe UI" w:cstheme="minorHAnsi"/>
          <w:lang w:val="en-ID"/>
        </w:rPr>
        <w:t>sekitar</w:t>
      </w:r>
      <w:proofErr w:type="spellEnd"/>
      <w:r w:rsidRPr="00DB25C4">
        <w:rPr>
          <w:rFonts w:eastAsia="Segoe UI" w:cstheme="minorHAnsi"/>
          <w:lang w:val="en-ID"/>
        </w:rPr>
        <w:t xml:space="preserve"> 16,7% </w:t>
      </w:r>
      <w:proofErr w:type="spellStart"/>
      <w:r w:rsidRPr="00DB25C4">
        <w:rPr>
          <w:rFonts w:eastAsia="Segoe UI" w:cstheme="minorHAnsi"/>
          <w:lang w:val="en-ID"/>
        </w:rPr>
        <w:t>responden</w:t>
      </w:r>
      <w:proofErr w:type="spellEnd"/>
      <w:r w:rsidRPr="00DB25C4">
        <w:rPr>
          <w:rFonts w:eastAsia="Segoe UI" w:cstheme="minorHAnsi"/>
          <w:lang w:val="en-ID"/>
        </w:rPr>
        <w:t xml:space="preserve"> </w:t>
      </w:r>
      <w:proofErr w:type="spellStart"/>
      <w:r w:rsidRPr="00DB25C4">
        <w:rPr>
          <w:rFonts w:eastAsia="Segoe UI" w:cstheme="minorHAnsi"/>
          <w:lang w:val="en-ID"/>
        </w:rPr>
        <w:t>menyatakan</w:t>
      </w:r>
      <w:proofErr w:type="spellEnd"/>
      <w:r w:rsidRPr="00DB25C4">
        <w:rPr>
          <w:rFonts w:eastAsia="Segoe UI" w:cstheme="minorHAnsi"/>
          <w:lang w:val="en-ID"/>
        </w:rPr>
        <w:t xml:space="preserve"> </w:t>
      </w:r>
      <w:proofErr w:type="spellStart"/>
      <w:r w:rsidRPr="00DB25C4">
        <w:rPr>
          <w:rFonts w:eastAsia="Segoe UI" w:cstheme="minorHAnsi"/>
          <w:lang w:val="en-ID"/>
        </w:rPr>
        <w:t>bahwa</w:t>
      </w:r>
      <w:proofErr w:type="spellEnd"/>
      <w:r w:rsidRPr="00DB25C4">
        <w:rPr>
          <w:rFonts w:eastAsia="Segoe UI" w:cstheme="minorHAnsi"/>
          <w:lang w:val="en-ID"/>
        </w:rPr>
        <w:t xml:space="preserve"> </w:t>
      </w:r>
      <w:proofErr w:type="spellStart"/>
      <w:r w:rsidRPr="00DB25C4">
        <w:rPr>
          <w:rFonts w:eastAsia="Segoe UI" w:cstheme="minorHAnsi"/>
          <w:lang w:val="en-ID"/>
        </w:rPr>
        <w:t>sistem</w:t>
      </w:r>
      <w:proofErr w:type="spellEnd"/>
      <w:r w:rsidRPr="00DB25C4">
        <w:rPr>
          <w:rFonts w:eastAsia="Segoe UI" w:cstheme="minorHAnsi"/>
          <w:lang w:val="en-ID"/>
        </w:rPr>
        <w:t xml:space="preserve"> </w:t>
      </w:r>
      <w:proofErr w:type="spellStart"/>
      <w:r w:rsidRPr="00DB25C4">
        <w:rPr>
          <w:rFonts w:eastAsia="Segoe UI" w:cstheme="minorHAnsi"/>
          <w:lang w:val="en-ID"/>
        </w:rPr>
        <w:t>pemantauan</w:t>
      </w:r>
      <w:proofErr w:type="spellEnd"/>
      <w:r w:rsidRPr="00DB25C4">
        <w:rPr>
          <w:rFonts w:eastAsia="Segoe UI" w:cstheme="minorHAnsi"/>
          <w:lang w:val="en-ID"/>
        </w:rPr>
        <w:t xml:space="preserve"> </w:t>
      </w:r>
      <w:proofErr w:type="spellStart"/>
      <w:r w:rsidRPr="00DB25C4">
        <w:rPr>
          <w:rFonts w:eastAsia="Segoe UI" w:cstheme="minorHAnsi"/>
          <w:lang w:val="en-ID"/>
        </w:rPr>
        <w:t>kegiatan</w:t>
      </w:r>
      <w:proofErr w:type="spellEnd"/>
      <w:r w:rsidRPr="00DB25C4">
        <w:rPr>
          <w:rFonts w:eastAsia="Segoe UI" w:cstheme="minorHAnsi"/>
          <w:lang w:val="en-ID"/>
        </w:rPr>
        <w:t xml:space="preserve"> </w:t>
      </w:r>
      <w:proofErr w:type="spellStart"/>
      <w:r w:rsidRPr="00DB25C4">
        <w:rPr>
          <w:rFonts w:eastAsia="Segoe UI" w:cstheme="minorHAnsi"/>
          <w:lang w:val="en-ID"/>
        </w:rPr>
        <w:t>pembelajaran</w:t>
      </w:r>
      <w:proofErr w:type="spellEnd"/>
      <w:r w:rsidRPr="00DB25C4">
        <w:rPr>
          <w:rFonts w:eastAsia="Segoe UI" w:cstheme="minorHAnsi"/>
          <w:lang w:val="en-ID"/>
        </w:rPr>
        <w:t xml:space="preserve"> </w:t>
      </w:r>
      <w:proofErr w:type="spellStart"/>
      <w:r w:rsidRPr="00DB25C4">
        <w:rPr>
          <w:rFonts w:eastAsia="Segoe UI" w:cstheme="minorHAnsi"/>
          <w:lang w:val="en-ID"/>
        </w:rPr>
        <w:t>sudah</w:t>
      </w:r>
      <w:proofErr w:type="spellEnd"/>
      <w:r w:rsidRPr="00DB25C4">
        <w:rPr>
          <w:rFonts w:eastAsia="Segoe UI" w:cstheme="minorHAnsi"/>
          <w:lang w:val="en-ID"/>
        </w:rPr>
        <w:t xml:space="preserve"> </w:t>
      </w:r>
      <w:proofErr w:type="spellStart"/>
      <w:r w:rsidRPr="00DB25C4">
        <w:rPr>
          <w:rFonts w:eastAsia="Segoe UI" w:cstheme="minorHAnsi"/>
          <w:lang w:val="en-ID"/>
        </w:rPr>
        <w:t>dijalankan</w:t>
      </w:r>
      <w:proofErr w:type="spellEnd"/>
      <w:r w:rsidRPr="00DB25C4">
        <w:rPr>
          <w:rFonts w:eastAsia="Segoe UI" w:cstheme="minorHAnsi"/>
          <w:lang w:val="en-ID"/>
        </w:rPr>
        <w:t xml:space="preserve"> </w:t>
      </w:r>
      <w:proofErr w:type="spellStart"/>
      <w:r w:rsidRPr="00DB25C4">
        <w:rPr>
          <w:rFonts w:eastAsia="Segoe UI" w:cstheme="minorHAnsi"/>
          <w:lang w:val="en-ID"/>
        </w:rPr>
        <w:t>dengan</w:t>
      </w:r>
      <w:proofErr w:type="spellEnd"/>
      <w:r w:rsidRPr="00DB25C4">
        <w:rPr>
          <w:rFonts w:eastAsia="Segoe UI" w:cstheme="minorHAnsi"/>
          <w:lang w:val="en-ID"/>
        </w:rPr>
        <w:t xml:space="preserve"> </w:t>
      </w:r>
      <w:proofErr w:type="spellStart"/>
      <w:r w:rsidRPr="00DB25C4">
        <w:rPr>
          <w:rFonts w:eastAsia="Segoe UI" w:cstheme="minorHAnsi"/>
          <w:lang w:val="en-ID"/>
        </w:rPr>
        <w:t>baik</w:t>
      </w:r>
      <w:proofErr w:type="spellEnd"/>
      <w:r w:rsidRPr="00DB25C4">
        <w:rPr>
          <w:rFonts w:eastAsia="Segoe UI" w:cstheme="minorHAnsi"/>
          <w:lang w:val="en-ID"/>
        </w:rPr>
        <w:t xml:space="preserve">, </w:t>
      </w:r>
      <w:proofErr w:type="spellStart"/>
      <w:r w:rsidRPr="00DB25C4">
        <w:rPr>
          <w:rFonts w:eastAsia="Segoe UI" w:cstheme="minorHAnsi"/>
          <w:lang w:val="en-ID"/>
        </w:rPr>
        <w:t>namun</w:t>
      </w:r>
      <w:proofErr w:type="spellEnd"/>
      <w:r w:rsidRPr="00DB25C4">
        <w:rPr>
          <w:rFonts w:eastAsia="Segoe UI" w:cstheme="minorHAnsi"/>
          <w:lang w:val="en-ID"/>
        </w:rPr>
        <w:t xml:space="preserve"> </w:t>
      </w:r>
      <w:proofErr w:type="spellStart"/>
      <w:r w:rsidRPr="00DB25C4">
        <w:rPr>
          <w:rFonts w:eastAsia="Segoe UI" w:cstheme="minorHAnsi"/>
          <w:lang w:val="en-ID"/>
        </w:rPr>
        <w:t>masih</w:t>
      </w:r>
      <w:proofErr w:type="spellEnd"/>
      <w:r w:rsidRPr="00DB25C4">
        <w:rPr>
          <w:rFonts w:eastAsia="Segoe UI" w:cstheme="minorHAnsi"/>
          <w:lang w:val="en-ID"/>
        </w:rPr>
        <w:t xml:space="preserve"> </w:t>
      </w:r>
      <w:proofErr w:type="spellStart"/>
      <w:r w:rsidRPr="00DB25C4">
        <w:rPr>
          <w:rFonts w:eastAsia="Segoe UI" w:cstheme="minorHAnsi"/>
          <w:lang w:val="en-ID"/>
        </w:rPr>
        <w:t>ada</w:t>
      </w:r>
      <w:proofErr w:type="spellEnd"/>
      <w:r w:rsidRPr="00DB25C4">
        <w:rPr>
          <w:rFonts w:eastAsia="Segoe UI" w:cstheme="minorHAnsi"/>
          <w:lang w:val="en-ID"/>
        </w:rPr>
        <w:t xml:space="preserve"> </w:t>
      </w:r>
      <w:proofErr w:type="spellStart"/>
      <w:r w:rsidRPr="00DB25C4">
        <w:rPr>
          <w:rFonts w:eastAsia="Segoe UI" w:cstheme="minorHAnsi"/>
          <w:lang w:val="en-ID"/>
        </w:rPr>
        <w:t>ruang</w:t>
      </w:r>
      <w:proofErr w:type="spellEnd"/>
      <w:r w:rsidRPr="00DB25C4">
        <w:rPr>
          <w:rFonts w:eastAsia="Segoe UI" w:cstheme="minorHAnsi"/>
          <w:lang w:val="en-ID"/>
        </w:rPr>
        <w:t xml:space="preserve"> </w:t>
      </w:r>
      <w:proofErr w:type="spellStart"/>
      <w:r w:rsidRPr="00DB25C4">
        <w:rPr>
          <w:rFonts w:eastAsia="Segoe UI" w:cstheme="minorHAnsi"/>
          <w:lang w:val="en-ID"/>
        </w:rPr>
        <w:t>untuk</w:t>
      </w:r>
      <w:proofErr w:type="spellEnd"/>
      <w:r w:rsidRPr="00DB25C4">
        <w:rPr>
          <w:rFonts w:eastAsia="Segoe UI" w:cstheme="minorHAnsi"/>
          <w:lang w:val="en-ID"/>
        </w:rPr>
        <w:t xml:space="preserve"> </w:t>
      </w:r>
      <w:proofErr w:type="spellStart"/>
      <w:r w:rsidRPr="00DB25C4">
        <w:rPr>
          <w:rFonts w:eastAsia="Segoe UI" w:cstheme="minorHAnsi"/>
          <w:lang w:val="en-ID"/>
        </w:rPr>
        <w:t>peningkatan</w:t>
      </w:r>
      <w:proofErr w:type="spellEnd"/>
      <w:r w:rsidRPr="00DB25C4">
        <w:rPr>
          <w:rFonts w:eastAsia="Segoe UI" w:cstheme="minorHAnsi"/>
          <w:lang w:val="en-ID"/>
        </w:rPr>
        <w:t xml:space="preserve">. </w:t>
      </w:r>
      <w:proofErr w:type="spellStart"/>
      <w:r w:rsidRPr="00DB25C4">
        <w:rPr>
          <w:rFonts w:eastAsia="Segoe UI" w:cstheme="minorHAnsi"/>
          <w:lang w:val="en-ID"/>
        </w:rPr>
        <w:t>Ini</w:t>
      </w:r>
      <w:proofErr w:type="spellEnd"/>
      <w:r w:rsidRPr="00DB25C4">
        <w:rPr>
          <w:rFonts w:eastAsia="Segoe UI" w:cstheme="minorHAnsi"/>
          <w:lang w:val="en-ID"/>
        </w:rPr>
        <w:t xml:space="preserve"> </w:t>
      </w:r>
      <w:proofErr w:type="spellStart"/>
      <w:r w:rsidRPr="00DB25C4">
        <w:rPr>
          <w:rFonts w:eastAsia="Segoe UI" w:cstheme="minorHAnsi"/>
          <w:lang w:val="en-ID"/>
        </w:rPr>
        <w:t>menunjukkan</w:t>
      </w:r>
      <w:proofErr w:type="spellEnd"/>
      <w:r w:rsidRPr="00DB25C4">
        <w:rPr>
          <w:rFonts w:eastAsia="Segoe UI" w:cstheme="minorHAnsi"/>
          <w:lang w:val="en-ID"/>
        </w:rPr>
        <w:t xml:space="preserve"> </w:t>
      </w:r>
      <w:proofErr w:type="spellStart"/>
      <w:r w:rsidRPr="00DB25C4">
        <w:rPr>
          <w:rFonts w:eastAsia="Segoe UI" w:cstheme="minorHAnsi"/>
          <w:lang w:val="en-ID"/>
        </w:rPr>
        <w:t>bahwa</w:t>
      </w:r>
      <w:proofErr w:type="spellEnd"/>
      <w:r w:rsidRPr="00DB25C4">
        <w:rPr>
          <w:rFonts w:eastAsia="Segoe UI" w:cstheme="minorHAnsi"/>
          <w:lang w:val="en-ID"/>
        </w:rPr>
        <w:t xml:space="preserve"> </w:t>
      </w:r>
      <w:proofErr w:type="spellStart"/>
      <w:r w:rsidRPr="00DB25C4">
        <w:rPr>
          <w:rFonts w:eastAsia="Segoe UI" w:cstheme="minorHAnsi"/>
          <w:lang w:val="en-ID"/>
        </w:rPr>
        <w:t>ada</w:t>
      </w:r>
      <w:proofErr w:type="spellEnd"/>
      <w:r w:rsidRPr="00DB25C4">
        <w:rPr>
          <w:rFonts w:eastAsia="Segoe UI" w:cstheme="minorHAnsi"/>
          <w:lang w:val="en-ID"/>
        </w:rPr>
        <w:t xml:space="preserve"> </w:t>
      </w:r>
      <w:proofErr w:type="spellStart"/>
      <w:r w:rsidRPr="00DB25C4">
        <w:rPr>
          <w:rFonts w:eastAsia="Segoe UI" w:cstheme="minorHAnsi"/>
          <w:lang w:val="en-ID"/>
        </w:rPr>
        <w:t>beberapa</w:t>
      </w:r>
      <w:proofErr w:type="spellEnd"/>
      <w:r w:rsidRPr="00DB25C4">
        <w:rPr>
          <w:rFonts w:eastAsia="Segoe UI" w:cstheme="minorHAnsi"/>
          <w:lang w:val="en-ID"/>
        </w:rPr>
        <w:t xml:space="preserve"> </w:t>
      </w:r>
      <w:proofErr w:type="spellStart"/>
      <w:r w:rsidRPr="00DB25C4">
        <w:rPr>
          <w:rFonts w:eastAsia="Segoe UI" w:cstheme="minorHAnsi"/>
          <w:lang w:val="en-ID"/>
        </w:rPr>
        <w:t>aspek</w:t>
      </w:r>
      <w:proofErr w:type="spellEnd"/>
      <w:r w:rsidRPr="00DB25C4">
        <w:rPr>
          <w:rFonts w:eastAsia="Segoe UI" w:cstheme="minorHAnsi"/>
          <w:lang w:val="en-ID"/>
        </w:rPr>
        <w:t xml:space="preserve"> yang </w:t>
      </w:r>
      <w:proofErr w:type="spellStart"/>
      <w:r w:rsidRPr="00DB25C4">
        <w:rPr>
          <w:rFonts w:eastAsia="Segoe UI" w:cstheme="minorHAnsi"/>
          <w:lang w:val="en-ID"/>
        </w:rPr>
        <w:t>dapat</w:t>
      </w:r>
      <w:proofErr w:type="spellEnd"/>
      <w:r w:rsidRPr="00DB25C4">
        <w:rPr>
          <w:rFonts w:eastAsia="Segoe UI" w:cstheme="minorHAnsi"/>
          <w:lang w:val="en-ID"/>
        </w:rPr>
        <w:t xml:space="preserve"> </w:t>
      </w:r>
      <w:proofErr w:type="spellStart"/>
      <w:r w:rsidRPr="00DB25C4">
        <w:rPr>
          <w:rFonts w:eastAsia="Segoe UI" w:cstheme="minorHAnsi"/>
          <w:lang w:val="en-ID"/>
        </w:rPr>
        <w:t>ditingkatkan</w:t>
      </w:r>
      <w:proofErr w:type="spellEnd"/>
      <w:r w:rsidRPr="00DB25C4">
        <w:rPr>
          <w:rFonts w:eastAsia="Segoe UI" w:cstheme="minorHAnsi"/>
          <w:lang w:val="en-ID"/>
        </w:rPr>
        <w:t xml:space="preserve"> </w:t>
      </w:r>
      <w:proofErr w:type="spellStart"/>
      <w:r w:rsidRPr="00DB25C4">
        <w:rPr>
          <w:rFonts w:eastAsia="Segoe UI" w:cstheme="minorHAnsi"/>
          <w:lang w:val="en-ID"/>
        </w:rPr>
        <w:t>dalam</w:t>
      </w:r>
      <w:proofErr w:type="spellEnd"/>
      <w:r w:rsidRPr="00DB25C4">
        <w:rPr>
          <w:rFonts w:eastAsia="Segoe UI" w:cstheme="minorHAnsi"/>
          <w:lang w:val="en-ID"/>
        </w:rPr>
        <w:t xml:space="preserve"> </w:t>
      </w:r>
      <w:proofErr w:type="spellStart"/>
      <w:r w:rsidRPr="00DB25C4">
        <w:rPr>
          <w:rFonts w:eastAsia="Segoe UI" w:cstheme="minorHAnsi"/>
          <w:lang w:val="en-ID"/>
        </w:rPr>
        <w:t>sistem</w:t>
      </w:r>
      <w:proofErr w:type="spellEnd"/>
      <w:r w:rsidRPr="00DB25C4">
        <w:rPr>
          <w:rFonts w:eastAsia="Segoe UI" w:cstheme="minorHAnsi"/>
          <w:lang w:val="en-ID"/>
        </w:rPr>
        <w:t xml:space="preserve"> </w:t>
      </w:r>
      <w:proofErr w:type="spellStart"/>
      <w:r w:rsidRPr="00DB25C4">
        <w:rPr>
          <w:rFonts w:eastAsia="Segoe UI" w:cstheme="minorHAnsi"/>
          <w:lang w:val="en-ID"/>
        </w:rPr>
        <w:t>pemantauan</w:t>
      </w:r>
      <w:proofErr w:type="spellEnd"/>
      <w:r w:rsidRPr="00DB25C4">
        <w:rPr>
          <w:rFonts w:eastAsia="Segoe UI" w:cstheme="minorHAnsi"/>
          <w:lang w:val="en-ID"/>
        </w:rPr>
        <w:t xml:space="preserve"> </w:t>
      </w:r>
      <w:proofErr w:type="spellStart"/>
      <w:r w:rsidRPr="00DB25C4">
        <w:rPr>
          <w:rFonts w:eastAsia="Segoe UI" w:cstheme="minorHAnsi"/>
          <w:lang w:val="en-ID"/>
        </w:rPr>
        <w:t>tersebut</w:t>
      </w:r>
      <w:proofErr w:type="spellEnd"/>
      <w:r w:rsidRPr="00DB25C4">
        <w:rPr>
          <w:rFonts w:eastAsia="Segoe UI" w:cstheme="minorHAnsi"/>
          <w:lang w:val="en-ID"/>
        </w:rPr>
        <w:t xml:space="preserve"> agar </w:t>
      </w:r>
      <w:proofErr w:type="spellStart"/>
      <w:r w:rsidRPr="00DB25C4">
        <w:rPr>
          <w:rFonts w:eastAsia="Segoe UI" w:cstheme="minorHAnsi"/>
          <w:lang w:val="en-ID"/>
        </w:rPr>
        <w:t>dapat</w:t>
      </w:r>
      <w:proofErr w:type="spellEnd"/>
      <w:r w:rsidRPr="00DB25C4">
        <w:rPr>
          <w:rFonts w:eastAsia="Segoe UI" w:cstheme="minorHAnsi"/>
          <w:lang w:val="en-ID"/>
        </w:rPr>
        <w:t xml:space="preserve"> </w:t>
      </w:r>
      <w:proofErr w:type="spellStart"/>
      <w:r w:rsidRPr="00DB25C4">
        <w:rPr>
          <w:rFonts w:eastAsia="Segoe UI" w:cstheme="minorHAnsi"/>
          <w:lang w:val="en-ID"/>
        </w:rPr>
        <w:t>memberikan</w:t>
      </w:r>
      <w:proofErr w:type="spellEnd"/>
      <w:r w:rsidRPr="00DB25C4">
        <w:rPr>
          <w:rFonts w:eastAsia="Segoe UI" w:cstheme="minorHAnsi"/>
          <w:lang w:val="en-ID"/>
        </w:rPr>
        <w:t xml:space="preserve"> </w:t>
      </w:r>
      <w:proofErr w:type="spellStart"/>
      <w:r w:rsidRPr="00DB25C4">
        <w:rPr>
          <w:rFonts w:eastAsia="Segoe UI" w:cstheme="minorHAnsi"/>
          <w:lang w:val="en-ID"/>
        </w:rPr>
        <w:t>manfaat</w:t>
      </w:r>
      <w:proofErr w:type="spellEnd"/>
      <w:r w:rsidRPr="00DB25C4">
        <w:rPr>
          <w:rFonts w:eastAsia="Segoe UI" w:cstheme="minorHAnsi"/>
          <w:lang w:val="en-ID"/>
        </w:rPr>
        <w:t xml:space="preserve"> yang </w:t>
      </w:r>
      <w:proofErr w:type="spellStart"/>
      <w:r w:rsidRPr="00DB25C4">
        <w:rPr>
          <w:rFonts w:eastAsia="Segoe UI" w:cstheme="minorHAnsi"/>
          <w:lang w:val="en-ID"/>
        </w:rPr>
        <w:t>lebih</w:t>
      </w:r>
      <w:proofErr w:type="spellEnd"/>
      <w:r w:rsidRPr="00DB25C4">
        <w:rPr>
          <w:rFonts w:eastAsia="Segoe UI" w:cstheme="minorHAnsi"/>
          <w:lang w:val="en-ID"/>
        </w:rPr>
        <w:t xml:space="preserve"> </w:t>
      </w:r>
      <w:proofErr w:type="spellStart"/>
      <w:r w:rsidRPr="00DB25C4">
        <w:rPr>
          <w:rFonts w:eastAsia="Segoe UI" w:cstheme="minorHAnsi"/>
          <w:lang w:val="en-ID"/>
        </w:rPr>
        <w:t>besar</w:t>
      </w:r>
      <w:proofErr w:type="spellEnd"/>
      <w:r w:rsidRPr="00DB25C4">
        <w:rPr>
          <w:rFonts w:eastAsia="Segoe UI" w:cstheme="minorHAnsi"/>
          <w:lang w:val="en-ID"/>
        </w:rPr>
        <w:t xml:space="preserve"> </w:t>
      </w:r>
      <w:proofErr w:type="spellStart"/>
      <w:r w:rsidRPr="00DB25C4">
        <w:rPr>
          <w:rFonts w:eastAsia="Segoe UI" w:cstheme="minorHAnsi"/>
          <w:lang w:val="en-ID"/>
        </w:rPr>
        <w:t>lagi</w:t>
      </w:r>
      <w:proofErr w:type="spellEnd"/>
      <w:r w:rsidRPr="00DB25C4">
        <w:rPr>
          <w:rFonts w:eastAsia="Segoe UI" w:cstheme="minorHAnsi"/>
          <w:lang w:val="en-ID"/>
        </w:rPr>
        <w:t xml:space="preserve"> </w:t>
      </w:r>
      <w:proofErr w:type="spellStart"/>
      <w:r w:rsidRPr="00DB25C4">
        <w:rPr>
          <w:rFonts w:eastAsia="Segoe UI" w:cstheme="minorHAnsi"/>
          <w:lang w:val="en-ID"/>
        </w:rPr>
        <w:t>bagi</w:t>
      </w:r>
      <w:proofErr w:type="spellEnd"/>
      <w:r w:rsidRPr="00DB25C4">
        <w:rPr>
          <w:rFonts w:eastAsia="Segoe UI" w:cstheme="minorHAnsi"/>
          <w:lang w:val="en-ID"/>
        </w:rPr>
        <w:t xml:space="preserve"> proses </w:t>
      </w:r>
      <w:proofErr w:type="spellStart"/>
      <w:r w:rsidRPr="00DB25C4">
        <w:rPr>
          <w:rFonts w:eastAsia="Segoe UI" w:cstheme="minorHAnsi"/>
          <w:lang w:val="en-ID"/>
        </w:rPr>
        <w:t>belajar</w:t>
      </w:r>
      <w:proofErr w:type="spellEnd"/>
      <w:r w:rsidRPr="00DB25C4">
        <w:rPr>
          <w:rFonts w:eastAsia="Segoe UI" w:cstheme="minorHAnsi"/>
          <w:lang w:val="en-ID"/>
        </w:rPr>
        <w:t xml:space="preserve"> </w:t>
      </w:r>
      <w:proofErr w:type="spellStart"/>
      <w:r w:rsidRPr="00DB25C4">
        <w:rPr>
          <w:rFonts w:eastAsia="Segoe UI" w:cstheme="minorHAnsi"/>
          <w:lang w:val="en-ID"/>
        </w:rPr>
        <w:t>mengajar</w:t>
      </w:r>
      <w:proofErr w:type="spellEnd"/>
      <w:r w:rsidRPr="00DB25C4">
        <w:rPr>
          <w:rFonts w:eastAsia="Segoe UI" w:cstheme="minorHAnsi"/>
          <w:lang w:val="en-ID"/>
        </w:rPr>
        <w:t xml:space="preserve">. </w:t>
      </w:r>
      <w:proofErr w:type="spellStart"/>
      <w:r w:rsidRPr="00DB25C4">
        <w:rPr>
          <w:rFonts w:eastAsia="Segoe UI" w:cstheme="minorHAnsi"/>
          <w:lang w:val="en-ID"/>
        </w:rPr>
        <w:t>Namun</w:t>
      </w:r>
      <w:proofErr w:type="spellEnd"/>
      <w:r w:rsidRPr="00DB25C4">
        <w:rPr>
          <w:rFonts w:eastAsia="Segoe UI" w:cstheme="minorHAnsi"/>
          <w:lang w:val="en-ID"/>
        </w:rPr>
        <w:t xml:space="preserve">, </w:t>
      </w:r>
      <w:proofErr w:type="spellStart"/>
      <w:r w:rsidRPr="00DB25C4">
        <w:rPr>
          <w:rFonts w:eastAsia="Segoe UI" w:cstheme="minorHAnsi"/>
          <w:lang w:val="en-ID"/>
        </w:rPr>
        <w:t>sekitar</w:t>
      </w:r>
      <w:proofErr w:type="spellEnd"/>
      <w:r w:rsidRPr="00DB25C4">
        <w:rPr>
          <w:rFonts w:eastAsia="Segoe UI" w:cstheme="minorHAnsi"/>
          <w:lang w:val="en-ID"/>
        </w:rPr>
        <w:t xml:space="preserve"> 16,7% </w:t>
      </w:r>
      <w:proofErr w:type="spellStart"/>
      <w:r w:rsidRPr="00DB25C4">
        <w:rPr>
          <w:rFonts w:eastAsia="Segoe UI" w:cstheme="minorHAnsi"/>
          <w:lang w:val="en-ID"/>
        </w:rPr>
        <w:t>responden</w:t>
      </w:r>
      <w:proofErr w:type="spellEnd"/>
      <w:r w:rsidRPr="00DB25C4">
        <w:rPr>
          <w:rFonts w:eastAsia="Segoe UI" w:cstheme="minorHAnsi"/>
          <w:lang w:val="en-ID"/>
        </w:rPr>
        <w:t xml:space="preserve"> yang lain </w:t>
      </w:r>
      <w:proofErr w:type="spellStart"/>
      <w:r w:rsidRPr="00DB25C4">
        <w:rPr>
          <w:rFonts w:eastAsia="Segoe UI" w:cstheme="minorHAnsi"/>
          <w:lang w:val="en-ID"/>
        </w:rPr>
        <w:t>menyatakan</w:t>
      </w:r>
      <w:proofErr w:type="spellEnd"/>
      <w:r w:rsidRPr="00DB25C4">
        <w:rPr>
          <w:rFonts w:eastAsia="Segoe UI" w:cstheme="minorHAnsi"/>
          <w:lang w:val="en-ID"/>
        </w:rPr>
        <w:t xml:space="preserve"> </w:t>
      </w:r>
      <w:proofErr w:type="spellStart"/>
      <w:r w:rsidRPr="00DB25C4">
        <w:rPr>
          <w:rFonts w:eastAsia="Segoe UI" w:cstheme="minorHAnsi"/>
          <w:lang w:val="en-ID"/>
        </w:rPr>
        <w:t>bahwa</w:t>
      </w:r>
      <w:proofErr w:type="spellEnd"/>
      <w:r w:rsidRPr="00DB25C4">
        <w:rPr>
          <w:rFonts w:eastAsia="Segoe UI" w:cstheme="minorHAnsi"/>
          <w:lang w:val="en-ID"/>
        </w:rPr>
        <w:t xml:space="preserve"> PPBM </w:t>
      </w:r>
      <w:proofErr w:type="spellStart"/>
      <w:r w:rsidRPr="00DB25C4">
        <w:rPr>
          <w:rFonts w:eastAsia="Segoe UI" w:cstheme="minorHAnsi"/>
          <w:lang w:val="en-ID"/>
        </w:rPr>
        <w:t>harus</w:t>
      </w:r>
      <w:proofErr w:type="spellEnd"/>
      <w:r w:rsidRPr="00DB25C4">
        <w:rPr>
          <w:rFonts w:eastAsia="Segoe UI" w:cstheme="minorHAnsi"/>
          <w:lang w:val="en-ID"/>
        </w:rPr>
        <w:t xml:space="preserve"> </w:t>
      </w:r>
      <w:proofErr w:type="spellStart"/>
      <w:r w:rsidRPr="00DB25C4">
        <w:rPr>
          <w:rFonts w:eastAsia="Segoe UI" w:cstheme="minorHAnsi"/>
          <w:lang w:val="en-ID"/>
        </w:rPr>
        <w:t>berusaha</w:t>
      </w:r>
      <w:proofErr w:type="spellEnd"/>
      <w:r w:rsidRPr="00DB25C4">
        <w:rPr>
          <w:rFonts w:eastAsia="Segoe UI" w:cstheme="minorHAnsi"/>
          <w:lang w:val="en-ID"/>
        </w:rPr>
        <w:t xml:space="preserve"> </w:t>
      </w:r>
      <w:proofErr w:type="spellStart"/>
      <w:r w:rsidRPr="00DB25C4">
        <w:rPr>
          <w:rFonts w:eastAsia="Segoe UI" w:cstheme="minorHAnsi"/>
          <w:lang w:val="en-ID"/>
        </w:rPr>
        <w:t>untuk</w:t>
      </w:r>
      <w:proofErr w:type="spellEnd"/>
      <w:r w:rsidRPr="00DB25C4">
        <w:rPr>
          <w:rFonts w:eastAsia="Segoe UI" w:cstheme="minorHAnsi"/>
          <w:lang w:val="en-ID"/>
        </w:rPr>
        <w:t xml:space="preserve"> </w:t>
      </w:r>
      <w:proofErr w:type="spellStart"/>
      <w:r w:rsidRPr="00DB25C4">
        <w:rPr>
          <w:rFonts w:eastAsia="Segoe UI" w:cstheme="minorHAnsi"/>
          <w:lang w:val="en-ID"/>
        </w:rPr>
        <w:t>meningkatkan</w:t>
      </w:r>
      <w:proofErr w:type="spellEnd"/>
      <w:r w:rsidRPr="00DB25C4">
        <w:rPr>
          <w:rFonts w:eastAsia="Segoe UI" w:cstheme="minorHAnsi"/>
          <w:lang w:val="en-ID"/>
        </w:rPr>
        <w:t xml:space="preserve"> </w:t>
      </w:r>
      <w:proofErr w:type="spellStart"/>
      <w:r w:rsidRPr="00DB25C4">
        <w:rPr>
          <w:rFonts w:eastAsia="Segoe UI" w:cstheme="minorHAnsi"/>
          <w:lang w:val="en-ID"/>
        </w:rPr>
        <w:t>sistem</w:t>
      </w:r>
      <w:proofErr w:type="spellEnd"/>
      <w:r w:rsidRPr="00DB25C4">
        <w:rPr>
          <w:rFonts w:eastAsia="Segoe UI" w:cstheme="minorHAnsi"/>
          <w:lang w:val="en-ID"/>
        </w:rPr>
        <w:t xml:space="preserve"> </w:t>
      </w:r>
      <w:proofErr w:type="spellStart"/>
      <w:r w:rsidRPr="00DB25C4">
        <w:rPr>
          <w:rFonts w:eastAsia="Segoe UI" w:cstheme="minorHAnsi"/>
          <w:lang w:val="en-ID"/>
        </w:rPr>
        <w:t>pelaksanaan</w:t>
      </w:r>
      <w:proofErr w:type="spellEnd"/>
      <w:r w:rsidRPr="00DB25C4">
        <w:rPr>
          <w:rFonts w:eastAsia="Segoe UI" w:cstheme="minorHAnsi"/>
          <w:lang w:val="en-ID"/>
        </w:rPr>
        <w:t xml:space="preserve"> dan </w:t>
      </w:r>
      <w:proofErr w:type="spellStart"/>
      <w:r w:rsidRPr="00DB25C4">
        <w:rPr>
          <w:rFonts w:eastAsia="Segoe UI" w:cstheme="minorHAnsi"/>
          <w:lang w:val="en-ID"/>
        </w:rPr>
        <w:t>pemantauan</w:t>
      </w:r>
      <w:proofErr w:type="spellEnd"/>
      <w:r w:rsidRPr="00DB25C4">
        <w:rPr>
          <w:rFonts w:eastAsia="Segoe UI" w:cstheme="minorHAnsi"/>
          <w:lang w:val="en-ID"/>
        </w:rPr>
        <w:t xml:space="preserve"> </w:t>
      </w:r>
      <w:proofErr w:type="spellStart"/>
      <w:r w:rsidRPr="00DB25C4">
        <w:rPr>
          <w:rFonts w:eastAsia="Segoe UI" w:cstheme="minorHAnsi"/>
          <w:lang w:val="en-ID"/>
        </w:rPr>
        <w:t>kegiatan</w:t>
      </w:r>
      <w:proofErr w:type="spellEnd"/>
      <w:r w:rsidRPr="00DB25C4">
        <w:rPr>
          <w:rFonts w:eastAsia="Segoe UI" w:cstheme="minorHAnsi"/>
          <w:lang w:val="en-ID"/>
        </w:rPr>
        <w:t xml:space="preserve"> </w:t>
      </w:r>
      <w:proofErr w:type="spellStart"/>
      <w:r w:rsidRPr="00DB25C4">
        <w:rPr>
          <w:rFonts w:eastAsia="Segoe UI" w:cstheme="minorHAnsi"/>
          <w:lang w:val="en-ID"/>
        </w:rPr>
        <w:t>pembelajaran</w:t>
      </w:r>
      <w:proofErr w:type="spellEnd"/>
      <w:r w:rsidRPr="00DB25C4">
        <w:rPr>
          <w:rFonts w:eastAsia="Segoe UI" w:cstheme="minorHAnsi"/>
          <w:lang w:val="en-ID"/>
        </w:rPr>
        <w:t xml:space="preserve"> </w:t>
      </w:r>
      <w:proofErr w:type="spellStart"/>
      <w:r w:rsidRPr="00DB25C4">
        <w:rPr>
          <w:rFonts w:eastAsia="Segoe UI" w:cstheme="minorHAnsi"/>
          <w:lang w:val="en-ID"/>
        </w:rPr>
        <w:t>untuk</w:t>
      </w:r>
      <w:proofErr w:type="spellEnd"/>
      <w:r w:rsidRPr="00DB25C4">
        <w:rPr>
          <w:rFonts w:eastAsia="Segoe UI" w:cstheme="minorHAnsi"/>
          <w:lang w:val="en-ID"/>
        </w:rPr>
        <w:t xml:space="preserve"> </w:t>
      </w:r>
      <w:proofErr w:type="spellStart"/>
      <w:r w:rsidRPr="00DB25C4">
        <w:rPr>
          <w:rFonts w:eastAsia="Segoe UI" w:cstheme="minorHAnsi"/>
          <w:lang w:val="en-ID"/>
        </w:rPr>
        <w:t>menunjang</w:t>
      </w:r>
      <w:proofErr w:type="spellEnd"/>
      <w:r w:rsidRPr="00DB25C4">
        <w:rPr>
          <w:rFonts w:eastAsia="Segoe UI" w:cstheme="minorHAnsi"/>
          <w:lang w:val="en-ID"/>
        </w:rPr>
        <w:t xml:space="preserve"> </w:t>
      </w:r>
      <w:proofErr w:type="spellStart"/>
      <w:r w:rsidRPr="00DB25C4">
        <w:rPr>
          <w:rFonts w:eastAsia="Segoe UI" w:cstheme="minorHAnsi"/>
          <w:lang w:val="en-ID"/>
        </w:rPr>
        <w:t>peningkatan</w:t>
      </w:r>
      <w:proofErr w:type="spellEnd"/>
      <w:r w:rsidRPr="00DB25C4">
        <w:rPr>
          <w:rFonts w:eastAsia="Segoe UI" w:cstheme="minorHAnsi"/>
          <w:lang w:val="en-ID"/>
        </w:rPr>
        <w:t xml:space="preserve"> </w:t>
      </w:r>
      <w:proofErr w:type="spellStart"/>
      <w:r w:rsidRPr="00DB25C4">
        <w:rPr>
          <w:rFonts w:eastAsia="Segoe UI" w:cstheme="minorHAnsi"/>
          <w:lang w:val="en-ID"/>
        </w:rPr>
        <w:t>kualitas</w:t>
      </w:r>
      <w:proofErr w:type="spellEnd"/>
      <w:r w:rsidRPr="00DB25C4">
        <w:rPr>
          <w:rFonts w:eastAsia="Segoe UI" w:cstheme="minorHAnsi"/>
          <w:lang w:val="en-ID"/>
        </w:rPr>
        <w:t xml:space="preserve"> proses </w:t>
      </w:r>
      <w:proofErr w:type="spellStart"/>
      <w:r w:rsidRPr="00DB25C4">
        <w:rPr>
          <w:rFonts w:eastAsia="Segoe UI" w:cstheme="minorHAnsi"/>
          <w:lang w:val="en-ID"/>
        </w:rPr>
        <w:t>belajar</w:t>
      </w:r>
      <w:proofErr w:type="spellEnd"/>
      <w:r w:rsidRPr="00DB25C4">
        <w:rPr>
          <w:rFonts w:eastAsia="Segoe UI" w:cstheme="minorHAnsi"/>
          <w:lang w:val="en-ID"/>
        </w:rPr>
        <w:t xml:space="preserve"> </w:t>
      </w:r>
      <w:proofErr w:type="spellStart"/>
      <w:r w:rsidRPr="00DB25C4">
        <w:rPr>
          <w:rFonts w:eastAsia="Segoe UI" w:cstheme="minorHAnsi"/>
          <w:lang w:val="en-ID"/>
        </w:rPr>
        <w:t>mengajar</w:t>
      </w:r>
      <w:proofErr w:type="spellEnd"/>
      <w:r w:rsidRPr="00DB25C4">
        <w:rPr>
          <w:rFonts w:eastAsia="Segoe UI" w:cstheme="minorHAnsi"/>
          <w:lang w:val="en-ID"/>
        </w:rPr>
        <w:t xml:space="preserve">. </w:t>
      </w:r>
      <w:proofErr w:type="spellStart"/>
      <w:r w:rsidRPr="00DB25C4">
        <w:rPr>
          <w:rFonts w:eastAsia="Segoe UI" w:cstheme="minorHAnsi"/>
          <w:lang w:val="en-ID"/>
        </w:rPr>
        <w:t>Ini</w:t>
      </w:r>
      <w:proofErr w:type="spellEnd"/>
      <w:r w:rsidRPr="00DB25C4">
        <w:rPr>
          <w:rFonts w:eastAsia="Segoe UI" w:cstheme="minorHAnsi"/>
          <w:lang w:val="en-ID"/>
        </w:rPr>
        <w:t xml:space="preserve"> </w:t>
      </w:r>
      <w:proofErr w:type="spellStart"/>
      <w:r w:rsidRPr="00DB25C4">
        <w:rPr>
          <w:rFonts w:eastAsia="Segoe UI" w:cstheme="minorHAnsi"/>
          <w:lang w:val="en-ID"/>
        </w:rPr>
        <w:t>menunjukkan</w:t>
      </w:r>
      <w:proofErr w:type="spellEnd"/>
      <w:r w:rsidRPr="00DB25C4">
        <w:rPr>
          <w:rFonts w:eastAsia="Segoe UI" w:cstheme="minorHAnsi"/>
          <w:lang w:val="en-ID"/>
        </w:rPr>
        <w:t xml:space="preserve"> </w:t>
      </w:r>
      <w:proofErr w:type="spellStart"/>
      <w:r w:rsidRPr="00DB25C4">
        <w:rPr>
          <w:rFonts w:eastAsia="Segoe UI" w:cstheme="minorHAnsi"/>
          <w:lang w:val="en-ID"/>
        </w:rPr>
        <w:t>bahwa</w:t>
      </w:r>
      <w:proofErr w:type="spellEnd"/>
      <w:r w:rsidRPr="00DB25C4">
        <w:rPr>
          <w:rFonts w:eastAsia="Segoe UI" w:cstheme="minorHAnsi"/>
          <w:lang w:val="en-ID"/>
        </w:rPr>
        <w:t xml:space="preserve"> </w:t>
      </w:r>
      <w:proofErr w:type="spellStart"/>
      <w:r w:rsidRPr="00DB25C4">
        <w:rPr>
          <w:rFonts w:eastAsia="Segoe UI" w:cstheme="minorHAnsi"/>
          <w:lang w:val="en-ID"/>
        </w:rPr>
        <w:t>ada</w:t>
      </w:r>
      <w:proofErr w:type="spellEnd"/>
      <w:r w:rsidRPr="00DB25C4">
        <w:rPr>
          <w:rFonts w:eastAsia="Segoe UI" w:cstheme="minorHAnsi"/>
          <w:lang w:val="en-ID"/>
        </w:rPr>
        <w:t xml:space="preserve"> </w:t>
      </w:r>
      <w:proofErr w:type="spellStart"/>
      <w:r w:rsidRPr="00DB25C4">
        <w:rPr>
          <w:rFonts w:eastAsia="Segoe UI" w:cstheme="minorHAnsi"/>
          <w:lang w:val="en-ID"/>
        </w:rPr>
        <w:t>sebagian</w:t>
      </w:r>
      <w:proofErr w:type="spellEnd"/>
      <w:r w:rsidRPr="00DB25C4">
        <w:rPr>
          <w:rFonts w:eastAsia="Segoe UI" w:cstheme="minorHAnsi"/>
          <w:lang w:val="en-ID"/>
        </w:rPr>
        <w:t xml:space="preserve"> </w:t>
      </w:r>
      <w:proofErr w:type="spellStart"/>
      <w:r w:rsidRPr="00DB25C4">
        <w:rPr>
          <w:rFonts w:eastAsia="Segoe UI" w:cstheme="minorHAnsi"/>
          <w:lang w:val="en-ID"/>
        </w:rPr>
        <w:t>responden</w:t>
      </w:r>
      <w:proofErr w:type="spellEnd"/>
      <w:r w:rsidRPr="00DB25C4">
        <w:rPr>
          <w:rFonts w:eastAsia="Segoe UI" w:cstheme="minorHAnsi"/>
          <w:lang w:val="en-ID"/>
        </w:rPr>
        <w:t xml:space="preserve"> yang </w:t>
      </w:r>
      <w:proofErr w:type="spellStart"/>
      <w:r w:rsidRPr="00DB25C4">
        <w:rPr>
          <w:rFonts w:eastAsia="Segoe UI" w:cstheme="minorHAnsi"/>
          <w:lang w:val="en-ID"/>
        </w:rPr>
        <w:t>merasa</w:t>
      </w:r>
      <w:proofErr w:type="spellEnd"/>
      <w:r w:rsidRPr="00DB25C4">
        <w:rPr>
          <w:rFonts w:eastAsia="Segoe UI" w:cstheme="minorHAnsi"/>
          <w:lang w:val="en-ID"/>
        </w:rPr>
        <w:t xml:space="preserve"> </w:t>
      </w:r>
      <w:proofErr w:type="spellStart"/>
      <w:r w:rsidRPr="00DB25C4">
        <w:rPr>
          <w:rFonts w:eastAsia="Segoe UI" w:cstheme="minorHAnsi"/>
          <w:lang w:val="en-ID"/>
        </w:rPr>
        <w:t>bahwa</w:t>
      </w:r>
      <w:proofErr w:type="spellEnd"/>
      <w:r w:rsidRPr="00DB25C4">
        <w:rPr>
          <w:rFonts w:eastAsia="Segoe UI" w:cstheme="minorHAnsi"/>
          <w:lang w:val="en-ID"/>
        </w:rPr>
        <w:t xml:space="preserve"> </w:t>
      </w:r>
      <w:proofErr w:type="spellStart"/>
      <w:r w:rsidRPr="00DB25C4">
        <w:rPr>
          <w:rFonts w:eastAsia="Segoe UI" w:cstheme="minorHAnsi"/>
          <w:lang w:val="en-ID"/>
        </w:rPr>
        <w:t>sistem</w:t>
      </w:r>
      <w:proofErr w:type="spellEnd"/>
      <w:r w:rsidRPr="00DB25C4">
        <w:rPr>
          <w:rFonts w:eastAsia="Segoe UI" w:cstheme="minorHAnsi"/>
          <w:lang w:val="en-ID"/>
        </w:rPr>
        <w:t xml:space="preserve"> </w:t>
      </w:r>
      <w:proofErr w:type="spellStart"/>
      <w:r w:rsidRPr="00DB25C4">
        <w:rPr>
          <w:rFonts w:eastAsia="Segoe UI" w:cstheme="minorHAnsi"/>
          <w:lang w:val="en-ID"/>
        </w:rPr>
        <w:t>pemantauan</w:t>
      </w:r>
      <w:proofErr w:type="spellEnd"/>
      <w:r w:rsidRPr="00DB25C4">
        <w:rPr>
          <w:rFonts w:eastAsia="Segoe UI" w:cstheme="minorHAnsi"/>
          <w:lang w:val="en-ID"/>
        </w:rPr>
        <w:t xml:space="preserve"> yang </w:t>
      </w:r>
      <w:proofErr w:type="spellStart"/>
      <w:r w:rsidRPr="00DB25C4">
        <w:rPr>
          <w:rFonts w:eastAsia="Segoe UI" w:cstheme="minorHAnsi"/>
          <w:lang w:val="en-ID"/>
        </w:rPr>
        <w:t>dijalankan</w:t>
      </w:r>
      <w:proofErr w:type="spellEnd"/>
      <w:r w:rsidRPr="00DB25C4">
        <w:rPr>
          <w:rFonts w:eastAsia="Segoe UI" w:cstheme="minorHAnsi"/>
          <w:lang w:val="en-ID"/>
        </w:rPr>
        <w:t xml:space="preserve"> </w:t>
      </w:r>
      <w:proofErr w:type="spellStart"/>
      <w:r w:rsidRPr="00DB25C4">
        <w:rPr>
          <w:rFonts w:eastAsia="Segoe UI" w:cstheme="minorHAnsi"/>
          <w:lang w:val="en-ID"/>
        </w:rPr>
        <w:t>masih</w:t>
      </w:r>
      <w:proofErr w:type="spellEnd"/>
      <w:r w:rsidRPr="00DB25C4">
        <w:rPr>
          <w:rFonts w:eastAsia="Segoe UI" w:cstheme="minorHAnsi"/>
          <w:lang w:val="en-ID"/>
        </w:rPr>
        <w:t xml:space="preserve"> </w:t>
      </w:r>
      <w:proofErr w:type="spellStart"/>
      <w:r w:rsidRPr="00DB25C4">
        <w:rPr>
          <w:rFonts w:eastAsia="Segoe UI" w:cstheme="minorHAnsi"/>
          <w:lang w:val="en-ID"/>
        </w:rPr>
        <w:t>belum</w:t>
      </w:r>
      <w:proofErr w:type="spellEnd"/>
      <w:r w:rsidRPr="00DB25C4">
        <w:rPr>
          <w:rFonts w:eastAsia="Segoe UI" w:cstheme="minorHAnsi"/>
          <w:lang w:val="en-ID"/>
        </w:rPr>
        <w:t xml:space="preserve"> </w:t>
      </w:r>
      <w:proofErr w:type="spellStart"/>
      <w:r w:rsidRPr="00DB25C4">
        <w:rPr>
          <w:rFonts w:eastAsia="Segoe UI" w:cstheme="minorHAnsi"/>
          <w:lang w:val="en-ID"/>
        </w:rPr>
        <w:t>memenuhi</w:t>
      </w:r>
      <w:proofErr w:type="spellEnd"/>
      <w:r w:rsidRPr="00DB25C4">
        <w:rPr>
          <w:rFonts w:eastAsia="Segoe UI" w:cstheme="minorHAnsi"/>
          <w:lang w:val="en-ID"/>
        </w:rPr>
        <w:t xml:space="preserve"> </w:t>
      </w:r>
      <w:proofErr w:type="spellStart"/>
      <w:r w:rsidRPr="00DB25C4">
        <w:rPr>
          <w:rFonts w:eastAsia="Segoe UI" w:cstheme="minorHAnsi"/>
          <w:lang w:val="en-ID"/>
        </w:rPr>
        <w:t>harapan</w:t>
      </w:r>
      <w:proofErr w:type="spellEnd"/>
      <w:r w:rsidRPr="00DB25C4">
        <w:rPr>
          <w:rFonts w:eastAsia="Segoe UI" w:cstheme="minorHAnsi"/>
          <w:lang w:val="en-ID"/>
        </w:rPr>
        <w:t xml:space="preserve"> </w:t>
      </w:r>
      <w:proofErr w:type="spellStart"/>
      <w:r w:rsidRPr="00DB25C4">
        <w:rPr>
          <w:rFonts w:eastAsia="Segoe UI" w:cstheme="minorHAnsi"/>
          <w:lang w:val="en-ID"/>
        </w:rPr>
        <w:t>mereka</w:t>
      </w:r>
      <w:proofErr w:type="spellEnd"/>
      <w:r w:rsidRPr="00DB25C4">
        <w:rPr>
          <w:rFonts w:eastAsia="Segoe UI" w:cstheme="minorHAnsi"/>
          <w:lang w:val="en-ID"/>
        </w:rPr>
        <w:t xml:space="preserve">, dan </w:t>
      </w:r>
      <w:proofErr w:type="spellStart"/>
      <w:r w:rsidRPr="00DB25C4">
        <w:rPr>
          <w:rFonts w:eastAsia="Segoe UI" w:cstheme="minorHAnsi"/>
          <w:lang w:val="en-ID"/>
        </w:rPr>
        <w:t>perlu</w:t>
      </w:r>
      <w:proofErr w:type="spellEnd"/>
      <w:r w:rsidRPr="00DB25C4">
        <w:rPr>
          <w:rFonts w:eastAsia="Segoe UI" w:cstheme="minorHAnsi"/>
          <w:lang w:val="en-ID"/>
        </w:rPr>
        <w:t xml:space="preserve"> </w:t>
      </w:r>
      <w:proofErr w:type="spellStart"/>
      <w:r w:rsidRPr="00DB25C4">
        <w:rPr>
          <w:rFonts w:eastAsia="Segoe UI" w:cstheme="minorHAnsi"/>
          <w:lang w:val="en-ID"/>
        </w:rPr>
        <w:t>ada</w:t>
      </w:r>
      <w:proofErr w:type="spellEnd"/>
      <w:r w:rsidRPr="00DB25C4">
        <w:rPr>
          <w:rFonts w:eastAsia="Segoe UI" w:cstheme="minorHAnsi"/>
          <w:lang w:val="en-ID"/>
        </w:rPr>
        <w:t xml:space="preserve"> </w:t>
      </w:r>
      <w:proofErr w:type="spellStart"/>
      <w:r w:rsidRPr="00DB25C4">
        <w:rPr>
          <w:rFonts w:eastAsia="Segoe UI" w:cstheme="minorHAnsi"/>
          <w:lang w:val="en-ID"/>
        </w:rPr>
        <w:t>perbaikan</w:t>
      </w:r>
      <w:proofErr w:type="spellEnd"/>
      <w:r w:rsidRPr="00DB25C4">
        <w:rPr>
          <w:rFonts w:eastAsia="Segoe UI" w:cstheme="minorHAnsi"/>
          <w:lang w:val="en-ID"/>
        </w:rPr>
        <w:t xml:space="preserve"> yang </w:t>
      </w:r>
      <w:proofErr w:type="spellStart"/>
      <w:r w:rsidRPr="00DB25C4">
        <w:rPr>
          <w:rFonts w:eastAsia="Segoe UI" w:cstheme="minorHAnsi"/>
          <w:lang w:val="en-ID"/>
        </w:rPr>
        <w:t>lebih</w:t>
      </w:r>
      <w:proofErr w:type="spellEnd"/>
      <w:r w:rsidRPr="00DB25C4">
        <w:rPr>
          <w:rFonts w:eastAsia="Segoe UI" w:cstheme="minorHAnsi"/>
          <w:lang w:val="en-ID"/>
        </w:rPr>
        <w:t xml:space="preserve"> </w:t>
      </w:r>
      <w:proofErr w:type="spellStart"/>
      <w:r w:rsidRPr="00DB25C4">
        <w:rPr>
          <w:rFonts w:eastAsia="Segoe UI" w:cstheme="minorHAnsi"/>
          <w:lang w:val="en-ID"/>
        </w:rPr>
        <w:t>signifikan</w:t>
      </w:r>
      <w:proofErr w:type="spellEnd"/>
      <w:r w:rsidRPr="00DB25C4">
        <w:rPr>
          <w:rFonts w:eastAsia="Segoe UI" w:cstheme="minorHAnsi"/>
          <w:lang w:val="en-ID"/>
        </w:rPr>
        <w:t xml:space="preserve">. </w:t>
      </w:r>
      <w:proofErr w:type="spellStart"/>
      <w:r w:rsidRPr="00DB25C4">
        <w:rPr>
          <w:rFonts w:eastAsia="Segoe UI" w:cstheme="minorHAnsi"/>
          <w:lang w:val="en-ID"/>
        </w:rPr>
        <w:t>Implikasi</w:t>
      </w:r>
      <w:proofErr w:type="spellEnd"/>
      <w:r w:rsidRPr="00DB25C4">
        <w:rPr>
          <w:rFonts w:eastAsia="Segoe UI" w:cstheme="minorHAnsi"/>
          <w:lang w:val="en-ID"/>
        </w:rPr>
        <w:t xml:space="preserve"> </w:t>
      </w:r>
      <w:proofErr w:type="spellStart"/>
      <w:r w:rsidRPr="00DB25C4">
        <w:rPr>
          <w:rFonts w:eastAsia="Segoe UI" w:cstheme="minorHAnsi"/>
          <w:lang w:val="en-ID"/>
        </w:rPr>
        <w:t>dari</w:t>
      </w:r>
      <w:proofErr w:type="spellEnd"/>
      <w:r w:rsidRPr="00DB25C4">
        <w:rPr>
          <w:rFonts w:eastAsia="Segoe UI" w:cstheme="minorHAnsi"/>
          <w:lang w:val="en-ID"/>
        </w:rPr>
        <w:t xml:space="preserve"> </w:t>
      </w:r>
      <w:proofErr w:type="spellStart"/>
      <w:r w:rsidRPr="00DB25C4">
        <w:rPr>
          <w:rFonts w:eastAsia="Segoe UI" w:cstheme="minorHAnsi"/>
          <w:lang w:val="en-ID"/>
        </w:rPr>
        <w:t>hasil</w:t>
      </w:r>
      <w:proofErr w:type="spellEnd"/>
      <w:r w:rsidRPr="00DB25C4">
        <w:rPr>
          <w:rFonts w:eastAsia="Segoe UI" w:cstheme="minorHAnsi"/>
          <w:lang w:val="en-ID"/>
        </w:rPr>
        <w:t xml:space="preserve"> survey </w:t>
      </w:r>
      <w:proofErr w:type="spellStart"/>
      <w:r w:rsidRPr="00DB25C4">
        <w:rPr>
          <w:rFonts w:eastAsia="Segoe UI" w:cstheme="minorHAnsi"/>
          <w:lang w:val="en-ID"/>
        </w:rPr>
        <w:t>ini</w:t>
      </w:r>
      <w:proofErr w:type="spellEnd"/>
      <w:r w:rsidRPr="00DB25C4">
        <w:rPr>
          <w:rFonts w:eastAsia="Segoe UI" w:cstheme="minorHAnsi"/>
          <w:lang w:val="en-ID"/>
        </w:rPr>
        <w:t xml:space="preserve"> </w:t>
      </w:r>
      <w:proofErr w:type="spellStart"/>
      <w:r w:rsidRPr="00DB25C4">
        <w:rPr>
          <w:rFonts w:eastAsia="Segoe UI" w:cstheme="minorHAnsi"/>
          <w:lang w:val="en-ID"/>
        </w:rPr>
        <w:t>adalah</w:t>
      </w:r>
      <w:proofErr w:type="spellEnd"/>
      <w:r w:rsidRPr="00DB25C4">
        <w:rPr>
          <w:rFonts w:eastAsia="Segoe UI" w:cstheme="minorHAnsi"/>
          <w:lang w:val="en-ID"/>
        </w:rPr>
        <w:t xml:space="preserve"> </w:t>
      </w:r>
      <w:proofErr w:type="spellStart"/>
      <w:r w:rsidRPr="00DB25C4">
        <w:rPr>
          <w:rFonts w:eastAsia="Segoe UI" w:cstheme="minorHAnsi"/>
          <w:lang w:val="en-ID"/>
        </w:rPr>
        <w:t>bahwa</w:t>
      </w:r>
      <w:proofErr w:type="spellEnd"/>
      <w:r w:rsidRPr="00DB25C4">
        <w:rPr>
          <w:rFonts w:eastAsia="Segoe UI" w:cstheme="minorHAnsi"/>
          <w:lang w:val="en-ID"/>
        </w:rPr>
        <w:t xml:space="preserve"> Prodi Pendidikan Bahasa </w:t>
      </w:r>
      <w:proofErr w:type="spellStart"/>
      <w:r w:rsidRPr="00DB25C4">
        <w:rPr>
          <w:rFonts w:eastAsia="Segoe UI" w:cstheme="minorHAnsi"/>
          <w:lang w:val="en-ID"/>
        </w:rPr>
        <w:t>Mandari</w:t>
      </w:r>
      <w:proofErr w:type="spellEnd"/>
      <w:r w:rsidRPr="00DB25C4">
        <w:rPr>
          <w:rFonts w:eastAsia="Segoe UI" w:cstheme="minorHAnsi"/>
          <w:lang w:val="en-ID"/>
        </w:rPr>
        <w:t xml:space="preserve"> </w:t>
      </w:r>
      <w:proofErr w:type="spellStart"/>
      <w:r w:rsidRPr="00DB25C4">
        <w:rPr>
          <w:rFonts w:eastAsia="Segoe UI" w:cstheme="minorHAnsi"/>
          <w:lang w:val="en-ID"/>
        </w:rPr>
        <w:t>perlu</w:t>
      </w:r>
      <w:proofErr w:type="spellEnd"/>
      <w:r w:rsidRPr="00DB25C4">
        <w:rPr>
          <w:rFonts w:eastAsia="Segoe UI" w:cstheme="minorHAnsi"/>
          <w:lang w:val="en-ID"/>
        </w:rPr>
        <w:t xml:space="preserve"> </w:t>
      </w:r>
      <w:proofErr w:type="spellStart"/>
      <w:r w:rsidRPr="00DB25C4">
        <w:rPr>
          <w:rFonts w:eastAsia="Segoe UI" w:cstheme="minorHAnsi"/>
          <w:lang w:val="en-ID"/>
        </w:rPr>
        <w:t>terus</w:t>
      </w:r>
      <w:proofErr w:type="spellEnd"/>
      <w:r w:rsidRPr="00DB25C4">
        <w:rPr>
          <w:rFonts w:eastAsia="Segoe UI" w:cstheme="minorHAnsi"/>
          <w:lang w:val="en-ID"/>
        </w:rPr>
        <w:t xml:space="preserve"> </w:t>
      </w:r>
      <w:proofErr w:type="spellStart"/>
      <w:r w:rsidRPr="00DB25C4">
        <w:rPr>
          <w:rFonts w:eastAsia="Segoe UI" w:cstheme="minorHAnsi"/>
          <w:lang w:val="en-ID"/>
        </w:rPr>
        <w:t>melakukan</w:t>
      </w:r>
      <w:proofErr w:type="spellEnd"/>
      <w:r w:rsidRPr="00DB25C4">
        <w:rPr>
          <w:rFonts w:eastAsia="Segoe UI" w:cstheme="minorHAnsi"/>
          <w:lang w:val="en-ID"/>
        </w:rPr>
        <w:t xml:space="preserve"> </w:t>
      </w:r>
      <w:proofErr w:type="spellStart"/>
      <w:r w:rsidRPr="00DB25C4">
        <w:rPr>
          <w:rFonts w:eastAsia="Segoe UI" w:cstheme="minorHAnsi"/>
          <w:lang w:val="en-ID"/>
        </w:rPr>
        <w:t>evaluasi</w:t>
      </w:r>
      <w:proofErr w:type="spellEnd"/>
      <w:r w:rsidRPr="00DB25C4">
        <w:rPr>
          <w:rFonts w:eastAsia="Segoe UI" w:cstheme="minorHAnsi"/>
          <w:lang w:val="en-ID"/>
        </w:rPr>
        <w:t xml:space="preserve"> dan </w:t>
      </w:r>
      <w:proofErr w:type="spellStart"/>
      <w:r w:rsidRPr="00DB25C4">
        <w:rPr>
          <w:rFonts w:eastAsia="Segoe UI" w:cstheme="minorHAnsi"/>
          <w:lang w:val="en-ID"/>
        </w:rPr>
        <w:t>perbaikan</w:t>
      </w:r>
      <w:proofErr w:type="spellEnd"/>
      <w:r w:rsidRPr="00DB25C4">
        <w:rPr>
          <w:rFonts w:eastAsia="Segoe UI" w:cstheme="minorHAnsi"/>
          <w:lang w:val="en-ID"/>
        </w:rPr>
        <w:t xml:space="preserve"> </w:t>
      </w:r>
      <w:proofErr w:type="spellStart"/>
      <w:r w:rsidRPr="00DB25C4">
        <w:rPr>
          <w:rFonts w:eastAsia="Segoe UI" w:cstheme="minorHAnsi"/>
          <w:lang w:val="en-ID"/>
        </w:rPr>
        <w:t>terhadap</w:t>
      </w:r>
      <w:proofErr w:type="spellEnd"/>
      <w:r w:rsidRPr="00DB25C4">
        <w:rPr>
          <w:rFonts w:eastAsia="Segoe UI" w:cstheme="minorHAnsi"/>
          <w:lang w:val="en-ID"/>
        </w:rPr>
        <w:t xml:space="preserve"> </w:t>
      </w:r>
      <w:proofErr w:type="spellStart"/>
      <w:r w:rsidRPr="00DB25C4">
        <w:rPr>
          <w:rFonts w:eastAsia="Segoe UI" w:cstheme="minorHAnsi"/>
          <w:lang w:val="en-ID"/>
        </w:rPr>
        <w:t>sistem</w:t>
      </w:r>
      <w:proofErr w:type="spellEnd"/>
      <w:r w:rsidRPr="00DB25C4">
        <w:rPr>
          <w:rFonts w:eastAsia="Segoe UI" w:cstheme="minorHAnsi"/>
          <w:lang w:val="en-ID"/>
        </w:rPr>
        <w:t xml:space="preserve"> </w:t>
      </w:r>
      <w:proofErr w:type="spellStart"/>
      <w:r w:rsidRPr="00DB25C4">
        <w:rPr>
          <w:rFonts w:eastAsia="Segoe UI" w:cstheme="minorHAnsi"/>
          <w:lang w:val="en-ID"/>
        </w:rPr>
        <w:t>pelaksanaan</w:t>
      </w:r>
      <w:proofErr w:type="spellEnd"/>
      <w:r w:rsidRPr="00DB25C4">
        <w:rPr>
          <w:rFonts w:eastAsia="Segoe UI" w:cstheme="minorHAnsi"/>
          <w:lang w:val="en-ID"/>
        </w:rPr>
        <w:t xml:space="preserve"> dan </w:t>
      </w:r>
      <w:proofErr w:type="spellStart"/>
      <w:r w:rsidRPr="00DB25C4">
        <w:rPr>
          <w:rFonts w:eastAsia="Segoe UI" w:cstheme="minorHAnsi"/>
          <w:lang w:val="en-ID"/>
        </w:rPr>
        <w:t>pemantauan</w:t>
      </w:r>
      <w:proofErr w:type="spellEnd"/>
      <w:r w:rsidRPr="00DB25C4">
        <w:rPr>
          <w:rFonts w:eastAsia="Segoe UI" w:cstheme="minorHAnsi"/>
          <w:lang w:val="en-ID"/>
        </w:rPr>
        <w:t xml:space="preserve"> </w:t>
      </w:r>
      <w:proofErr w:type="spellStart"/>
      <w:r w:rsidRPr="00DB25C4">
        <w:rPr>
          <w:rFonts w:eastAsia="Segoe UI" w:cstheme="minorHAnsi"/>
          <w:lang w:val="en-ID"/>
        </w:rPr>
        <w:t>kegiatan</w:t>
      </w:r>
      <w:proofErr w:type="spellEnd"/>
      <w:r w:rsidRPr="00DB25C4">
        <w:rPr>
          <w:rFonts w:eastAsia="Segoe UI" w:cstheme="minorHAnsi"/>
          <w:lang w:val="en-ID"/>
        </w:rPr>
        <w:t xml:space="preserve"> </w:t>
      </w:r>
      <w:proofErr w:type="spellStart"/>
      <w:r w:rsidRPr="00DB25C4">
        <w:rPr>
          <w:rFonts w:eastAsia="Segoe UI" w:cstheme="minorHAnsi"/>
          <w:lang w:val="en-ID"/>
        </w:rPr>
        <w:t>pembelajaran</w:t>
      </w:r>
      <w:proofErr w:type="spellEnd"/>
      <w:r w:rsidRPr="00DB25C4">
        <w:rPr>
          <w:rFonts w:eastAsia="Segoe UI" w:cstheme="minorHAnsi"/>
          <w:lang w:val="en-ID"/>
        </w:rPr>
        <w:t xml:space="preserve"> yang </w:t>
      </w:r>
      <w:proofErr w:type="spellStart"/>
      <w:r w:rsidRPr="00DB25C4">
        <w:rPr>
          <w:rFonts w:eastAsia="Segoe UI" w:cstheme="minorHAnsi"/>
          <w:lang w:val="en-ID"/>
        </w:rPr>
        <w:t>dijalankan</w:t>
      </w:r>
      <w:proofErr w:type="spellEnd"/>
      <w:r w:rsidRPr="00DB25C4">
        <w:rPr>
          <w:rFonts w:eastAsia="Segoe UI" w:cstheme="minorHAnsi"/>
          <w:lang w:val="en-ID"/>
        </w:rPr>
        <w:t xml:space="preserve">. </w:t>
      </w:r>
      <w:proofErr w:type="spellStart"/>
      <w:r w:rsidRPr="00DB25C4">
        <w:rPr>
          <w:rFonts w:eastAsia="Segoe UI" w:cstheme="minorHAnsi"/>
          <w:lang w:val="en-ID"/>
        </w:rPr>
        <w:t>Dengan</w:t>
      </w:r>
      <w:proofErr w:type="spellEnd"/>
      <w:r w:rsidRPr="00DB25C4">
        <w:rPr>
          <w:rFonts w:eastAsia="Segoe UI" w:cstheme="minorHAnsi"/>
          <w:lang w:val="en-ID"/>
        </w:rPr>
        <w:t xml:space="preserve"> </w:t>
      </w:r>
      <w:proofErr w:type="spellStart"/>
      <w:r w:rsidRPr="00DB25C4">
        <w:rPr>
          <w:rFonts w:eastAsia="Segoe UI" w:cstheme="minorHAnsi"/>
          <w:lang w:val="en-ID"/>
        </w:rPr>
        <w:t>demikian</w:t>
      </w:r>
      <w:proofErr w:type="spellEnd"/>
      <w:r w:rsidRPr="00DB25C4">
        <w:rPr>
          <w:rFonts w:eastAsia="Segoe UI" w:cstheme="minorHAnsi"/>
          <w:lang w:val="en-ID"/>
        </w:rPr>
        <w:t xml:space="preserve">, proses </w:t>
      </w:r>
      <w:proofErr w:type="spellStart"/>
      <w:r w:rsidRPr="00DB25C4">
        <w:rPr>
          <w:rFonts w:eastAsia="Segoe UI" w:cstheme="minorHAnsi"/>
          <w:lang w:val="en-ID"/>
        </w:rPr>
        <w:t>belajar</w:t>
      </w:r>
      <w:proofErr w:type="spellEnd"/>
      <w:r w:rsidRPr="00DB25C4">
        <w:rPr>
          <w:rFonts w:eastAsia="Segoe UI" w:cstheme="minorHAnsi"/>
          <w:lang w:val="en-ID"/>
        </w:rPr>
        <w:t xml:space="preserve"> </w:t>
      </w:r>
      <w:proofErr w:type="spellStart"/>
      <w:r w:rsidRPr="00DB25C4">
        <w:rPr>
          <w:rFonts w:eastAsia="Segoe UI" w:cstheme="minorHAnsi"/>
          <w:lang w:val="en-ID"/>
        </w:rPr>
        <w:t>mengajar</w:t>
      </w:r>
      <w:proofErr w:type="spellEnd"/>
      <w:r w:rsidRPr="00DB25C4">
        <w:rPr>
          <w:rFonts w:eastAsia="Segoe UI" w:cstheme="minorHAnsi"/>
          <w:lang w:val="en-ID"/>
        </w:rPr>
        <w:t xml:space="preserve"> </w:t>
      </w:r>
      <w:proofErr w:type="spellStart"/>
      <w:r w:rsidRPr="00DB25C4">
        <w:rPr>
          <w:rFonts w:eastAsia="Segoe UI" w:cstheme="minorHAnsi"/>
          <w:lang w:val="en-ID"/>
        </w:rPr>
        <w:t>dapat</w:t>
      </w:r>
      <w:proofErr w:type="spellEnd"/>
      <w:r w:rsidRPr="00DB25C4">
        <w:rPr>
          <w:rFonts w:eastAsia="Segoe UI" w:cstheme="minorHAnsi"/>
          <w:lang w:val="en-ID"/>
        </w:rPr>
        <w:t xml:space="preserve"> </w:t>
      </w:r>
      <w:proofErr w:type="spellStart"/>
      <w:r w:rsidRPr="00DB25C4">
        <w:rPr>
          <w:rFonts w:eastAsia="Segoe UI" w:cstheme="minorHAnsi"/>
          <w:lang w:val="en-ID"/>
        </w:rPr>
        <w:t>terus</w:t>
      </w:r>
      <w:proofErr w:type="spellEnd"/>
      <w:r w:rsidRPr="00DB25C4">
        <w:rPr>
          <w:rFonts w:eastAsia="Segoe UI" w:cstheme="minorHAnsi"/>
          <w:lang w:val="en-ID"/>
        </w:rPr>
        <w:t xml:space="preserve"> </w:t>
      </w:r>
      <w:proofErr w:type="spellStart"/>
      <w:r w:rsidRPr="00DB25C4">
        <w:rPr>
          <w:rFonts w:eastAsia="Segoe UI" w:cstheme="minorHAnsi"/>
          <w:lang w:val="en-ID"/>
        </w:rPr>
        <w:t>ditingkatkan</w:t>
      </w:r>
      <w:proofErr w:type="spellEnd"/>
      <w:r w:rsidRPr="00DB25C4">
        <w:rPr>
          <w:rFonts w:eastAsia="Segoe UI" w:cstheme="minorHAnsi"/>
          <w:lang w:val="en-ID"/>
        </w:rPr>
        <w:t xml:space="preserve"> dan </w:t>
      </w:r>
      <w:proofErr w:type="spellStart"/>
      <w:r w:rsidRPr="00DB25C4">
        <w:rPr>
          <w:rFonts w:eastAsia="Segoe UI" w:cstheme="minorHAnsi"/>
          <w:lang w:val="en-ID"/>
        </w:rPr>
        <w:t>memenuhi</w:t>
      </w:r>
      <w:proofErr w:type="spellEnd"/>
      <w:r w:rsidRPr="00DB25C4">
        <w:rPr>
          <w:rFonts w:eastAsia="Segoe UI" w:cstheme="minorHAnsi"/>
          <w:lang w:val="en-ID"/>
        </w:rPr>
        <w:t xml:space="preserve"> </w:t>
      </w:r>
      <w:proofErr w:type="spellStart"/>
      <w:r w:rsidRPr="00DB25C4">
        <w:rPr>
          <w:rFonts w:eastAsia="Segoe UI" w:cstheme="minorHAnsi"/>
          <w:lang w:val="en-ID"/>
        </w:rPr>
        <w:t>harapan</w:t>
      </w:r>
      <w:proofErr w:type="spellEnd"/>
      <w:r w:rsidRPr="00DB25C4">
        <w:rPr>
          <w:rFonts w:eastAsia="Segoe UI" w:cstheme="minorHAnsi"/>
          <w:lang w:val="en-ID"/>
        </w:rPr>
        <w:t xml:space="preserve"> para </w:t>
      </w:r>
      <w:proofErr w:type="spellStart"/>
      <w:r w:rsidRPr="00DB25C4">
        <w:rPr>
          <w:rFonts w:eastAsia="Segoe UI" w:cstheme="minorHAnsi"/>
          <w:lang w:val="en-ID"/>
        </w:rPr>
        <w:t>responden</w:t>
      </w:r>
      <w:proofErr w:type="spellEnd"/>
      <w:r w:rsidRPr="00DB25C4">
        <w:rPr>
          <w:rFonts w:eastAsia="Segoe UI" w:cstheme="minorHAnsi"/>
          <w:lang w:val="en-ID"/>
        </w:rPr>
        <w:t xml:space="preserve">. </w:t>
      </w:r>
      <w:proofErr w:type="spellStart"/>
      <w:r w:rsidRPr="00DB25C4">
        <w:rPr>
          <w:rFonts w:eastAsia="Segoe UI" w:cstheme="minorHAnsi"/>
          <w:lang w:val="en-ID"/>
        </w:rPr>
        <w:t>Selain</w:t>
      </w:r>
      <w:proofErr w:type="spellEnd"/>
      <w:r w:rsidRPr="00DB25C4">
        <w:rPr>
          <w:rFonts w:eastAsia="Segoe UI" w:cstheme="minorHAnsi"/>
          <w:lang w:val="en-ID"/>
        </w:rPr>
        <w:t xml:space="preserve"> </w:t>
      </w:r>
      <w:proofErr w:type="spellStart"/>
      <w:r w:rsidRPr="00DB25C4">
        <w:rPr>
          <w:rFonts w:eastAsia="Segoe UI" w:cstheme="minorHAnsi"/>
          <w:lang w:val="en-ID"/>
        </w:rPr>
        <w:t>itu</w:t>
      </w:r>
      <w:proofErr w:type="spellEnd"/>
      <w:r w:rsidRPr="00DB25C4">
        <w:rPr>
          <w:rFonts w:eastAsia="Segoe UI" w:cstheme="minorHAnsi"/>
          <w:lang w:val="en-ID"/>
        </w:rPr>
        <w:t xml:space="preserve">, Prodi </w:t>
      </w:r>
      <w:proofErr w:type="spellStart"/>
      <w:r w:rsidRPr="00DB25C4">
        <w:rPr>
          <w:rFonts w:eastAsia="Segoe UI" w:cstheme="minorHAnsi"/>
          <w:lang w:val="en-ID"/>
        </w:rPr>
        <w:t>tersebut</w:t>
      </w:r>
      <w:proofErr w:type="spellEnd"/>
      <w:r w:rsidRPr="00DB25C4">
        <w:rPr>
          <w:rFonts w:eastAsia="Segoe UI" w:cstheme="minorHAnsi"/>
          <w:lang w:val="en-ID"/>
        </w:rPr>
        <w:t xml:space="preserve"> </w:t>
      </w:r>
      <w:proofErr w:type="spellStart"/>
      <w:r w:rsidRPr="00DB25C4">
        <w:rPr>
          <w:rFonts w:eastAsia="Segoe UI" w:cstheme="minorHAnsi"/>
          <w:lang w:val="en-ID"/>
        </w:rPr>
        <w:t>perlu</w:t>
      </w:r>
      <w:proofErr w:type="spellEnd"/>
      <w:r w:rsidRPr="00DB25C4">
        <w:rPr>
          <w:rFonts w:eastAsia="Segoe UI" w:cstheme="minorHAnsi"/>
          <w:lang w:val="en-ID"/>
        </w:rPr>
        <w:t xml:space="preserve"> </w:t>
      </w:r>
      <w:proofErr w:type="spellStart"/>
      <w:r w:rsidRPr="00DB25C4">
        <w:rPr>
          <w:rFonts w:eastAsia="Segoe UI" w:cstheme="minorHAnsi"/>
          <w:lang w:val="en-ID"/>
        </w:rPr>
        <w:t>memperhatikan</w:t>
      </w:r>
      <w:proofErr w:type="spellEnd"/>
      <w:r w:rsidRPr="00DB25C4">
        <w:rPr>
          <w:rFonts w:eastAsia="Segoe UI" w:cstheme="minorHAnsi"/>
          <w:lang w:val="en-ID"/>
        </w:rPr>
        <w:t xml:space="preserve"> saran dan </w:t>
      </w:r>
      <w:proofErr w:type="spellStart"/>
      <w:r w:rsidRPr="00DB25C4">
        <w:rPr>
          <w:rFonts w:eastAsia="Segoe UI" w:cstheme="minorHAnsi"/>
          <w:lang w:val="en-ID"/>
        </w:rPr>
        <w:t>kritik</w:t>
      </w:r>
      <w:proofErr w:type="spellEnd"/>
      <w:r w:rsidRPr="00DB25C4">
        <w:rPr>
          <w:rFonts w:eastAsia="Segoe UI" w:cstheme="minorHAnsi"/>
          <w:lang w:val="en-ID"/>
        </w:rPr>
        <w:t xml:space="preserve"> </w:t>
      </w:r>
      <w:proofErr w:type="spellStart"/>
      <w:r w:rsidRPr="00DB25C4">
        <w:rPr>
          <w:rFonts w:eastAsia="Segoe UI" w:cstheme="minorHAnsi"/>
          <w:lang w:val="en-ID"/>
        </w:rPr>
        <w:t>dari</w:t>
      </w:r>
      <w:proofErr w:type="spellEnd"/>
      <w:r w:rsidRPr="00DB25C4">
        <w:rPr>
          <w:rFonts w:eastAsia="Segoe UI" w:cstheme="minorHAnsi"/>
          <w:lang w:val="en-ID"/>
        </w:rPr>
        <w:t xml:space="preserve"> </w:t>
      </w:r>
      <w:proofErr w:type="spellStart"/>
      <w:r w:rsidRPr="00DB25C4">
        <w:rPr>
          <w:rFonts w:eastAsia="Segoe UI" w:cstheme="minorHAnsi"/>
          <w:lang w:val="en-ID"/>
        </w:rPr>
        <w:t>responden</w:t>
      </w:r>
      <w:proofErr w:type="spellEnd"/>
      <w:r w:rsidRPr="00DB25C4">
        <w:rPr>
          <w:rFonts w:eastAsia="Segoe UI" w:cstheme="minorHAnsi"/>
          <w:lang w:val="en-ID"/>
        </w:rPr>
        <w:t xml:space="preserve"> yang </w:t>
      </w:r>
      <w:proofErr w:type="spellStart"/>
      <w:r w:rsidRPr="00DB25C4">
        <w:rPr>
          <w:rFonts w:eastAsia="Segoe UI" w:cstheme="minorHAnsi"/>
          <w:lang w:val="en-ID"/>
        </w:rPr>
        <w:t>menyatakan</w:t>
      </w:r>
      <w:proofErr w:type="spellEnd"/>
      <w:r w:rsidRPr="00DB25C4">
        <w:rPr>
          <w:rFonts w:eastAsia="Segoe UI" w:cstheme="minorHAnsi"/>
          <w:lang w:val="en-ID"/>
        </w:rPr>
        <w:t xml:space="preserve"> </w:t>
      </w:r>
      <w:proofErr w:type="spellStart"/>
      <w:r w:rsidRPr="00DB25C4">
        <w:rPr>
          <w:rFonts w:eastAsia="Segoe UI" w:cstheme="minorHAnsi"/>
          <w:lang w:val="en-ID"/>
        </w:rPr>
        <w:t>bahwa</w:t>
      </w:r>
      <w:proofErr w:type="spellEnd"/>
      <w:r w:rsidRPr="00DB25C4">
        <w:rPr>
          <w:rFonts w:eastAsia="Segoe UI" w:cstheme="minorHAnsi"/>
          <w:lang w:val="en-ID"/>
        </w:rPr>
        <w:t xml:space="preserve"> </w:t>
      </w:r>
      <w:proofErr w:type="spellStart"/>
      <w:r w:rsidRPr="00DB25C4">
        <w:rPr>
          <w:rFonts w:eastAsia="Segoe UI" w:cstheme="minorHAnsi"/>
          <w:lang w:val="en-ID"/>
        </w:rPr>
        <w:t>sistem</w:t>
      </w:r>
      <w:proofErr w:type="spellEnd"/>
      <w:r w:rsidRPr="00DB25C4">
        <w:rPr>
          <w:rFonts w:eastAsia="Segoe UI" w:cstheme="minorHAnsi"/>
          <w:lang w:val="en-ID"/>
        </w:rPr>
        <w:t xml:space="preserve"> </w:t>
      </w:r>
      <w:proofErr w:type="spellStart"/>
      <w:r w:rsidRPr="00DB25C4">
        <w:rPr>
          <w:rFonts w:eastAsia="Segoe UI" w:cstheme="minorHAnsi"/>
          <w:lang w:val="en-ID"/>
        </w:rPr>
        <w:t>pemantauan</w:t>
      </w:r>
      <w:proofErr w:type="spellEnd"/>
      <w:r w:rsidRPr="00DB25C4">
        <w:rPr>
          <w:rFonts w:eastAsia="Segoe UI" w:cstheme="minorHAnsi"/>
          <w:lang w:val="en-ID"/>
        </w:rPr>
        <w:t xml:space="preserve"> </w:t>
      </w:r>
      <w:proofErr w:type="spellStart"/>
      <w:r w:rsidRPr="00DB25C4">
        <w:rPr>
          <w:rFonts w:eastAsia="Segoe UI" w:cstheme="minorHAnsi"/>
          <w:lang w:val="en-ID"/>
        </w:rPr>
        <w:t>perlu</w:t>
      </w:r>
      <w:proofErr w:type="spellEnd"/>
      <w:r w:rsidRPr="00DB25C4">
        <w:rPr>
          <w:rFonts w:eastAsia="Segoe UI" w:cstheme="minorHAnsi"/>
          <w:lang w:val="en-ID"/>
        </w:rPr>
        <w:t xml:space="preserve"> </w:t>
      </w:r>
      <w:proofErr w:type="spellStart"/>
      <w:r w:rsidRPr="00DB25C4">
        <w:rPr>
          <w:rFonts w:eastAsia="Segoe UI" w:cstheme="minorHAnsi"/>
          <w:lang w:val="en-ID"/>
        </w:rPr>
        <w:t>ditingkatkan</w:t>
      </w:r>
      <w:proofErr w:type="spellEnd"/>
      <w:r w:rsidRPr="00DB25C4">
        <w:rPr>
          <w:rFonts w:eastAsia="Segoe UI" w:cstheme="minorHAnsi"/>
          <w:lang w:val="en-ID"/>
        </w:rPr>
        <w:t xml:space="preserve"> agar </w:t>
      </w:r>
      <w:proofErr w:type="spellStart"/>
      <w:r w:rsidRPr="00DB25C4">
        <w:rPr>
          <w:rFonts w:eastAsia="Segoe UI" w:cstheme="minorHAnsi"/>
          <w:lang w:val="en-ID"/>
        </w:rPr>
        <w:t>dapat</w:t>
      </w:r>
      <w:proofErr w:type="spellEnd"/>
      <w:r w:rsidRPr="00DB25C4">
        <w:rPr>
          <w:rFonts w:eastAsia="Segoe UI" w:cstheme="minorHAnsi"/>
          <w:lang w:val="en-ID"/>
        </w:rPr>
        <w:t xml:space="preserve"> </w:t>
      </w:r>
      <w:proofErr w:type="spellStart"/>
      <w:r w:rsidRPr="00DB25C4">
        <w:rPr>
          <w:rFonts w:eastAsia="Segoe UI" w:cstheme="minorHAnsi"/>
          <w:lang w:val="en-ID"/>
        </w:rPr>
        <w:t>memberikan</w:t>
      </w:r>
      <w:proofErr w:type="spellEnd"/>
      <w:r w:rsidRPr="00DB25C4">
        <w:rPr>
          <w:rFonts w:eastAsia="Segoe UI" w:cstheme="minorHAnsi"/>
          <w:lang w:val="en-ID"/>
        </w:rPr>
        <w:t xml:space="preserve"> </w:t>
      </w:r>
      <w:proofErr w:type="spellStart"/>
      <w:r w:rsidRPr="00DB25C4">
        <w:rPr>
          <w:rFonts w:eastAsia="Segoe UI" w:cstheme="minorHAnsi"/>
          <w:lang w:val="en-ID"/>
        </w:rPr>
        <w:t>manfaat</w:t>
      </w:r>
      <w:proofErr w:type="spellEnd"/>
      <w:r w:rsidRPr="00DB25C4">
        <w:rPr>
          <w:rFonts w:eastAsia="Segoe UI" w:cstheme="minorHAnsi"/>
          <w:lang w:val="en-ID"/>
        </w:rPr>
        <w:t xml:space="preserve"> yang </w:t>
      </w:r>
      <w:proofErr w:type="spellStart"/>
      <w:r w:rsidRPr="00DB25C4">
        <w:rPr>
          <w:rFonts w:eastAsia="Segoe UI" w:cstheme="minorHAnsi"/>
          <w:lang w:val="en-ID"/>
        </w:rPr>
        <w:t>lebih</w:t>
      </w:r>
      <w:proofErr w:type="spellEnd"/>
      <w:r w:rsidRPr="00DB25C4">
        <w:rPr>
          <w:rFonts w:eastAsia="Segoe UI" w:cstheme="minorHAnsi"/>
          <w:lang w:val="en-ID"/>
        </w:rPr>
        <w:t xml:space="preserve"> </w:t>
      </w:r>
      <w:proofErr w:type="spellStart"/>
      <w:r w:rsidRPr="00DB25C4">
        <w:rPr>
          <w:rFonts w:eastAsia="Segoe UI" w:cstheme="minorHAnsi"/>
          <w:lang w:val="en-ID"/>
        </w:rPr>
        <w:t>besar</w:t>
      </w:r>
      <w:proofErr w:type="spellEnd"/>
      <w:r w:rsidRPr="00DB25C4">
        <w:rPr>
          <w:rFonts w:eastAsia="Segoe UI" w:cstheme="minorHAnsi"/>
          <w:lang w:val="en-ID"/>
        </w:rPr>
        <w:t xml:space="preserve"> </w:t>
      </w:r>
      <w:proofErr w:type="spellStart"/>
      <w:r w:rsidRPr="00DB25C4">
        <w:rPr>
          <w:rFonts w:eastAsia="Segoe UI" w:cstheme="minorHAnsi"/>
          <w:lang w:val="en-ID"/>
        </w:rPr>
        <w:t>lagi</w:t>
      </w:r>
      <w:proofErr w:type="spellEnd"/>
      <w:r w:rsidRPr="00DB25C4">
        <w:rPr>
          <w:rFonts w:eastAsia="Segoe UI" w:cstheme="minorHAnsi"/>
          <w:lang w:val="en-ID"/>
        </w:rPr>
        <w:t>.</w:t>
      </w:r>
    </w:p>
    <w:p w14:paraId="173C2964" w14:textId="77777777" w:rsidR="0076297E" w:rsidRPr="00DB25C4" w:rsidRDefault="0076297E" w:rsidP="00687314">
      <w:pPr>
        <w:spacing w:after="0" w:line="240" w:lineRule="auto"/>
        <w:jc w:val="both"/>
        <w:rPr>
          <w:rFonts w:cstheme="minorHAnsi"/>
          <w:color w:val="000000" w:themeColor="text1"/>
        </w:rPr>
      </w:pPr>
    </w:p>
    <w:p w14:paraId="7A0CA330" w14:textId="77777777" w:rsidR="0076297E" w:rsidRPr="00DB25C4" w:rsidRDefault="0076297E" w:rsidP="00687314">
      <w:pPr>
        <w:spacing w:after="0" w:line="240" w:lineRule="auto"/>
        <w:jc w:val="both"/>
        <w:rPr>
          <w:rFonts w:cstheme="minorHAnsi"/>
        </w:rPr>
      </w:pPr>
      <w:r w:rsidRPr="00DB25C4">
        <w:rPr>
          <w:rFonts w:cstheme="minorHAnsi"/>
          <w:noProof/>
          <w:color w:val="2B579A"/>
          <w:shd w:val="clear" w:color="auto" w:fill="E6E6E6"/>
        </w:rPr>
        <w:lastRenderedPageBreak/>
        <w:drawing>
          <wp:inline distT="0" distB="0" distL="0" distR="0" wp14:anchorId="7FEE87E2" wp14:editId="7CDFD8BE">
            <wp:extent cx="4572000" cy="2047875"/>
            <wp:effectExtent l="0" t="0" r="0" b="0"/>
            <wp:docPr id="1702310679" name="Picture 1702310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extLst>
                        <a:ext uri="{28A0092B-C50C-407E-A947-70E740481C1C}">
                          <a14:useLocalDpi xmlns:a14="http://schemas.microsoft.com/office/drawing/2010/main" val="0"/>
                        </a:ext>
                      </a:extLst>
                    </a:blip>
                    <a:stretch>
                      <a:fillRect/>
                    </a:stretch>
                  </pic:blipFill>
                  <pic:spPr>
                    <a:xfrm>
                      <a:off x="0" y="0"/>
                      <a:ext cx="4572000" cy="2047875"/>
                    </a:xfrm>
                    <a:prstGeom prst="rect">
                      <a:avLst/>
                    </a:prstGeom>
                  </pic:spPr>
                </pic:pic>
              </a:graphicData>
            </a:graphic>
          </wp:inline>
        </w:drawing>
      </w:r>
    </w:p>
    <w:p w14:paraId="51DD5BAD" w14:textId="77777777" w:rsidR="0076297E" w:rsidRPr="00DB25C4" w:rsidRDefault="0076297E" w:rsidP="00687314">
      <w:pPr>
        <w:spacing w:after="0" w:line="240" w:lineRule="auto"/>
        <w:jc w:val="both"/>
        <w:rPr>
          <w:rFonts w:cstheme="minorHAnsi"/>
          <w:color w:val="000000" w:themeColor="text1"/>
        </w:rPr>
      </w:pPr>
    </w:p>
    <w:p w14:paraId="3412E3C6" w14:textId="77777777" w:rsidR="0076297E" w:rsidRPr="00DB25C4" w:rsidRDefault="0076297E" w:rsidP="00687314">
      <w:pPr>
        <w:spacing w:after="0" w:line="240" w:lineRule="auto"/>
        <w:rPr>
          <w:rFonts w:eastAsia="Calibri" w:cstheme="minorHAnsi"/>
          <w:color w:val="000000" w:themeColor="text1"/>
        </w:rPr>
      </w:pPr>
      <w:r w:rsidRPr="00DB25C4">
        <w:rPr>
          <w:rFonts w:eastAsia="Calibri" w:cstheme="minorHAnsi"/>
          <w:color w:val="000000" w:themeColor="text1"/>
        </w:rPr>
        <w:t xml:space="preserve">Program </w:t>
      </w:r>
      <w:proofErr w:type="spellStart"/>
      <w:r w:rsidRPr="00DB25C4">
        <w:rPr>
          <w:rFonts w:eastAsia="Calibri" w:cstheme="minorHAnsi"/>
          <w:color w:val="000000" w:themeColor="text1"/>
        </w:rPr>
        <w:t>Studi</w:t>
      </w:r>
      <w:proofErr w:type="spellEnd"/>
      <w:r w:rsidRPr="00DB25C4">
        <w:rPr>
          <w:rFonts w:eastAsia="Calibri" w:cstheme="minorHAnsi"/>
          <w:color w:val="000000" w:themeColor="text1"/>
        </w:rPr>
        <w:t xml:space="preserve"> Pendidikan Bahasa Mandarin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kegiatan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eastAsia="Calibri" w:cstheme="minorHAnsi"/>
          <w:lang w:val="en-ID"/>
        </w:rPr>
        <w:t>kegiatan</w:t>
      </w:r>
      <w:proofErr w:type="spellEnd"/>
      <w:r w:rsidRPr="00DB25C4">
        <w:rPr>
          <w:rFonts w:eastAsia="Calibri" w:cstheme="minorHAnsi"/>
          <w:lang w:val="en-ID"/>
        </w:rPr>
        <w:t xml:space="preserve"> </w:t>
      </w:r>
      <w:proofErr w:type="spellStart"/>
      <w:r w:rsidRPr="00DB25C4">
        <w:rPr>
          <w:rFonts w:eastAsia="Calibri" w:cstheme="minorHAnsi"/>
          <w:lang w:val="en-ID"/>
        </w:rPr>
        <w:t>pembelajaran</w:t>
      </w:r>
      <w:proofErr w:type="spellEnd"/>
      <w:r w:rsidRPr="00DB25C4">
        <w:rPr>
          <w:rFonts w:eastAsia="Calibri" w:cstheme="minorHAnsi"/>
          <w:lang w:val="en-ID"/>
        </w:rPr>
        <w:t xml:space="preserve"> di PS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menggunakan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analisa</w:t>
      </w:r>
      <w:proofErr w:type="spellEnd"/>
      <w:r w:rsidRPr="00DB25C4">
        <w:rPr>
          <w:rFonts w:eastAsia="Calibri" w:cstheme="minorHAnsi"/>
          <w:color w:val="000000" w:themeColor="text1"/>
        </w:rPr>
        <w:t xml:space="preserve"> SWOT </w:t>
      </w:r>
      <w:proofErr w:type="spellStart"/>
      <w:r w:rsidRPr="00DB25C4">
        <w:rPr>
          <w:rFonts w:eastAsia="Calibri" w:cstheme="minorHAnsi"/>
          <w:color w:val="000000" w:themeColor="text1"/>
        </w:rPr>
        <w:t>sebagai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berikut</w:t>
      </w:r>
      <w:proofErr w:type="spellEnd"/>
      <w:r w:rsidRPr="00DB25C4">
        <w:rPr>
          <w:rFonts w:eastAsia="Calibri" w:cstheme="minorHAnsi"/>
          <w:color w:val="000000" w:themeColor="text1"/>
        </w:rPr>
        <w:t>:</w:t>
      </w:r>
    </w:p>
    <w:p w14:paraId="53B8FA4C" w14:textId="77777777" w:rsidR="0076297E" w:rsidRPr="00DB25C4" w:rsidRDefault="0076297E" w:rsidP="00687314">
      <w:pPr>
        <w:spacing w:after="0" w:line="240" w:lineRule="auto"/>
        <w:jc w:val="both"/>
        <w:rPr>
          <w:rFonts w:cstheme="minorHAnsi"/>
          <w:color w:val="000000" w:themeColor="text1"/>
        </w:rPr>
      </w:pPr>
    </w:p>
    <w:tbl>
      <w:tblPr>
        <w:tblW w:w="0" w:type="auto"/>
        <w:tblLayout w:type="fixed"/>
        <w:tblLook w:val="04A0" w:firstRow="1" w:lastRow="0" w:firstColumn="1" w:lastColumn="0" w:noHBand="0" w:noVBand="1"/>
      </w:tblPr>
      <w:tblGrid>
        <w:gridCol w:w="4508"/>
        <w:gridCol w:w="4508"/>
      </w:tblGrid>
      <w:tr w:rsidR="0076297E" w:rsidRPr="00DB25C4" w14:paraId="1E676C76" w14:textId="77777777" w:rsidTr="00CD4E67">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7A670781" w14:textId="77777777" w:rsidR="0076297E" w:rsidRPr="00DB25C4" w:rsidRDefault="0076297E" w:rsidP="00687314">
            <w:pPr>
              <w:spacing w:after="0" w:line="240" w:lineRule="auto"/>
              <w:jc w:val="center"/>
              <w:rPr>
                <w:rFonts w:eastAsia="Calibri" w:cstheme="minorHAnsi"/>
                <w:b/>
                <w:bCs/>
              </w:rPr>
            </w:pPr>
            <w:proofErr w:type="spellStart"/>
            <w:r w:rsidRPr="00DB25C4">
              <w:rPr>
                <w:rFonts w:eastAsia="Calibri" w:cstheme="minorHAnsi"/>
                <w:b/>
                <w:bCs/>
              </w:rPr>
              <w:t>Kekuatan</w:t>
            </w:r>
            <w:proofErr w:type="spellEnd"/>
          </w:p>
          <w:p w14:paraId="5D97CE28" w14:textId="77777777" w:rsidR="0076297E" w:rsidRPr="00DB25C4" w:rsidRDefault="0076297E" w:rsidP="00687314">
            <w:pPr>
              <w:spacing w:after="0" w:line="240" w:lineRule="auto"/>
              <w:jc w:val="center"/>
              <w:rPr>
                <w:rFonts w:eastAsia="Calibri" w:cstheme="minorHAnsi"/>
              </w:rPr>
            </w:pPr>
            <w:r w:rsidRPr="00DB25C4">
              <w:rPr>
                <w:rFonts w:eastAsia="Calibri" w:cstheme="minorHAnsi"/>
              </w:rPr>
              <w:t xml:space="preserve"> </w:t>
            </w:r>
          </w:p>
          <w:p w14:paraId="23CCBCC2" w14:textId="77777777" w:rsidR="0076297E" w:rsidRPr="00DB25C4" w:rsidRDefault="0076297E" w:rsidP="009F6099">
            <w:pPr>
              <w:pStyle w:val="ListParagraph"/>
              <w:numPr>
                <w:ilvl w:val="0"/>
                <w:numId w:val="140"/>
              </w:numPr>
              <w:spacing w:after="0" w:line="240" w:lineRule="auto"/>
              <w:rPr>
                <w:rFonts w:eastAsia="Calibri" w:cstheme="minorHAnsi"/>
              </w:rPr>
            </w:pPr>
            <w:proofErr w:type="spellStart"/>
            <w:r w:rsidRPr="00DB25C4">
              <w:rPr>
                <w:rFonts w:eastAsia="Calibri" w:cstheme="minorHAnsi"/>
              </w:rPr>
              <w:t>Adanya</w:t>
            </w:r>
            <w:proofErr w:type="spellEnd"/>
            <w:r w:rsidRPr="00DB25C4">
              <w:rPr>
                <w:rFonts w:eastAsia="Calibri" w:cstheme="minorHAnsi"/>
              </w:rPr>
              <w:t xml:space="preserve"> SOP </w:t>
            </w:r>
            <w:proofErr w:type="spellStart"/>
            <w:r w:rsidRPr="00DB25C4">
              <w:rPr>
                <w:rFonts w:eastAsia="Calibri" w:cstheme="minorHAnsi"/>
              </w:rPr>
              <w:t>tentang</w:t>
            </w:r>
            <w:proofErr w:type="spellEnd"/>
            <w:r w:rsidRPr="00DB25C4">
              <w:rPr>
                <w:rFonts w:eastAsia="Calibri" w:cstheme="minorHAnsi"/>
              </w:rPr>
              <w:t xml:space="preserve"> </w:t>
            </w:r>
            <w:proofErr w:type="spellStart"/>
            <w:r w:rsidRPr="00DB25C4">
              <w:rPr>
                <w:rFonts w:eastAsia="Calibri" w:cstheme="minorHAnsi"/>
              </w:rPr>
              <w:t>pelaksanaan</w:t>
            </w:r>
            <w:proofErr w:type="spellEnd"/>
            <w:r w:rsidRPr="00DB25C4">
              <w:rPr>
                <w:rFonts w:eastAsia="Calibri" w:cstheme="minorHAnsi"/>
              </w:rPr>
              <w:t xml:space="preserve"> </w:t>
            </w:r>
            <w:proofErr w:type="spellStart"/>
            <w:r w:rsidRPr="00DB25C4">
              <w:rPr>
                <w:rFonts w:eastAsia="Calibri" w:cstheme="minorHAnsi"/>
              </w:rPr>
              <w:t>kuliah</w:t>
            </w:r>
            <w:proofErr w:type="spellEnd"/>
            <w:r w:rsidRPr="00DB25C4">
              <w:rPr>
                <w:rFonts w:eastAsia="Calibri" w:cstheme="minorHAnsi"/>
              </w:rPr>
              <w:t xml:space="preserve"> dan </w:t>
            </w:r>
            <w:proofErr w:type="spellStart"/>
            <w:r w:rsidRPr="00DB25C4">
              <w:rPr>
                <w:rFonts w:eastAsia="Calibri" w:cstheme="minorHAnsi"/>
              </w:rPr>
              <w:t>kegiatan</w:t>
            </w:r>
            <w:proofErr w:type="spellEnd"/>
            <w:r w:rsidRPr="00DB25C4">
              <w:rPr>
                <w:rFonts w:eastAsia="Calibri" w:cstheme="minorHAnsi"/>
              </w:rPr>
              <w:t xml:space="preserve"> monitoring </w:t>
            </w:r>
            <w:proofErr w:type="spellStart"/>
            <w:r w:rsidRPr="00DB25C4">
              <w:rPr>
                <w:rFonts w:eastAsia="Calibri" w:cstheme="minorHAnsi"/>
              </w:rPr>
              <w:t>pembelajaran</w:t>
            </w:r>
            <w:proofErr w:type="spellEnd"/>
            <w:r w:rsidRPr="00DB25C4">
              <w:rPr>
                <w:rFonts w:eastAsia="Calibri" w:cstheme="minorHAnsi"/>
              </w:rPr>
              <w:t xml:space="preserve"> yang </w:t>
            </w:r>
            <w:proofErr w:type="spellStart"/>
            <w:r w:rsidRPr="00DB25C4">
              <w:rPr>
                <w:rFonts w:eastAsia="Calibri" w:cstheme="minorHAnsi"/>
              </w:rPr>
              <w:t>teratur</w:t>
            </w:r>
            <w:proofErr w:type="spellEnd"/>
            <w:r w:rsidRPr="00DB25C4">
              <w:rPr>
                <w:rFonts w:eastAsia="Calibri" w:cstheme="minorHAnsi"/>
              </w:rPr>
              <w:t xml:space="preserve"> dan </w:t>
            </w:r>
            <w:proofErr w:type="spellStart"/>
            <w:r w:rsidRPr="00DB25C4">
              <w:rPr>
                <w:rFonts w:eastAsia="Calibri" w:cstheme="minorHAnsi"/>
              </w:rPr>
              <w:t>terpantau</w:t>
            </w:r>
            <w:proofErr w:type="spellEnd"/>
            <w:r w:rsidRPr="00DB25C4">
              <w:rPr>
                <w:rFonts w:eastAsia="Calibri" w:cstheme="minorHAnsi"/>
              </w:rPr>
              <w:t xml:space="preserve"> oleh </w:t>
            </w:r>
            <w:proofErr w:type="spellStart"/>
            <w:r w:rsidRPr="00DB25C4">
              <w:rPr>
                <w:rFonts w:eastAsia="Calibri" w:cstheme="minorHAnsi"/>
              </w:rPr>
              <w:t>Kepala</w:t>
            </w:r>
            <w:proofErr w:type="spellEnd"/>
            <w:r w:rsidRPr="00DB25C4">
              <w:rPr>
                <w:rFonts w:eastAsia="Calibri" w:cstheme="minorHAnsi"/>
              </w:rPr>
              <w:t xml:space="preserve"> Program </w:t>
            </w:r>
            <w:proofErr w:type="spellStart"/>
            <w:r w:rsidRPr="00DB25C4">
              <w:rPr>
                <w:rFonts w:eastAsia="Calibri" w:cstheme="minorHAnsi"/>
              </w:rPr>
              <w:t>Studi</w:t>
            </w:r>
            <w:proofErr w:type="spellEnd"/>
            <w:r w:rsidRPr="00DB25C4">
              <w:rPr>
                <w:rFonts w:eastAsia="Calibri" w:cstheme="minorHAnsi"/>
              </w:rPr>
              <w:t xml:space="preserve"> dan Tim </w:t>
            </w:r>
            <w:proofErr w:type="spellStart"/>
            <w:r w:rsidRPr="00DB25C4">
              <w:rPr>
                <w:rFonts w:eastAsia="Calibri" w:cstheme="minorHAnsi"/>
              </w:rPr>
              <w:t>Penjaminan</w:t>
            </w:r>
            <w:proofErr w:type="spellEnd"/>
            <w:r w:rsidRPr="00DB25C4">
              <w:rPr>
                <w:rFonts w:eastAsia="Calibri" w:cstheme="minorHAnsi"/>
              </w:rPr>
              <w:t xml:space="preserve"> </w:t>
            </w:r>
            <w:proofErr w:type="spellStart"/>
            <w:r w:rsidRPr="00DB25C4">
              <w:rPr>
                <w:rFonts w:eastAsia="Calibri" w:cstheme="minorHAnsi"/>
              </w:rPr>
              <w:t>Mutu</w:t>
            </w:r>
            <w:proofErr w:type="spellEnd"/>
          </w:p>
          <w:p w14:paraId="00722B5B" w14:textId="77777777" w:rsidR="0076297E" w:rsidRPr="00DB25C4" w:rsidRDefault="0076297E" w:rsidP="009F6099">
            <w:pPr>
              <w:pStyle w:val="ListParagraph"/>
              <w:numPr>
                <w:ilvl w:val="0"/>
                <w:numId w:val="140"/>
              </w:numPr>
              <w:spacing w:after="0" w:line="240" w:lineRule="auto"/>
              <w:rPr>
                <w:rFonts w:eastAsia="Calibri" w:cstheme="minorHAnsi"/>
              </w:rPr>
            </w:pPr>
            <w:proofErr w:type="spellStart"/>
            <w:r w:rsidRPr="00DB25C4">
              <w:rPr>
                <w:rFonts w:eastAsia="Calibri" w:cstheme="minorHAnsi"/>
              </w:rPr>
              <w:t>Pembelajaran</w:t>
            </w:r>
            <w:proofErr w:type="spellEnd"/>
            <w:r w:rsidRPr="00DB25C4">
              <w:rPr>
                <w:rFonts w:eastAsia="Calibri" w:cstheme="minorHAnsi"/>
              </w:rPr>
              <w:t xml:space="preserve"> di PS </w:t>
            </w:r>
            <w:proofErr w:type="spellStart"/>
            <w:r w:rsidRPr="00DB25C4">
              <w:rPr>
                <w:rFonts w:eastAsia="Calibri" w:cstheme="minorHAnsi"/>
              </w:rPr>
              <w:t>dilaksanakan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memenuhi</w:t>
            </w:r>
            <w:proofErr w:type="spellEnd"/>
            <w:r w:rsidRPr="00DB25C4">
              <w:rPr>
                <w:rFonts w:eastAsia="Calibri" w:cstheme="minorHAnsi"/>
              </w:rPr>
              <w:t xml:space="preserve"> </w:t>
            </w:r>
            <w:proofErr w:type="spellStart"/>
            <w:r w:rsidRPr="00DB25C4">
              <w:rPr>
                <w:rFonts w:eastAsia="Calibri" w:cstheme="minorHAnsi"/>
              </w:rPr>
              <w:t>karakteristik</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yang </w:t>
            </w:r>
            <w:proofErr w:type="spellStart"/>
            <w:r w:rsidRPr="00DB25C4">
              <w:rPr>
                <w:rFonts w:eastAsia="Calibri" w:cstheme="minorHAnsi"/>
              </w:rPr>
              <w:t>interaktif</w:t>
            </w:r>
            <w:proofErr w:type="spellEnd"/>
            <w:r w:rsidRPr="00DB25C4">
              <w:rPr>
                <w:rFonts w:eastAsia="Calibri" w:cstheme="minorHAnsi"/>
              </w:rPr>
              <w:t xml:space="preserve">, </w:t>
            </w:r>
            <w:r w:rsidRPr="00DB25C4">
              <w:rPr>
                <w:rFonts w:eastAsia="Calibri" w:cstheme="minorHAnsi"/>
                <w:i/>
                <w:iCs/>
              </w:rPr>
              <w:t>holistic</w:t>
            </w:r>
            <w:r w:rsidRPr="00DB25C4">
              <w:rPr>
                <w:rFonts w:eastAsia="Calibri" w:cstheme="minorHAnsi"/>
              </w:rPr>
              <w:t xml:space="preserve">, </w:t>
            </w:r>
            <w:r w:rsidRPr="00DB25C4">
              <w:rPr>
                <w:rFonts w:eastAsia="Calibri" w:cstheme="minorHAnsi"/>
                <w:i/>
                <w:iCs/>
              </w:rPr>
              <w:t>integrative</w:t>
            </w:r>
            <w:r w:rsidRPr="00DB25C4">
              <w:rPr>
                <w:rFonts w:eastAsia="Calibri" w:cstheme="minorHAnsi"/>
              </w:rPr>
              <w:t xml:space="preserve">, </w:t>
            </w:r>
            <w:proofErr w:type="spellStart"/>
            <w:r w:rsidRPr="00DB25C4">
              <w:rPr>
                <w:rFonts w:eastAsia="Calibri" w:cstheme="minorHAnsi"/>
              </w:rPr>
              <w:t>saintifik</w:t>
            </w:r>
            <w:proofErr w:type="spellEnd"/>
            <w:r w:rsidRPr="00DB25C4">
              <w:rPr>
                <w:rFonts w:eastAsia="Calibri" w:cstheme="minorHAnsi"/>
              </w:rPr>
              <w:t xml:space="preserve">, </w:t>
            </w:r>
            <w:proofErr w:type="spellStart"/>
            <w:r w:rsidRPr="00DB25C4">
              <w:rPr>
                <w:rFonts w:eastAsia="Calibri" w:cstheme="minorHAnsi"/>
              </w:rPr>
              <w:t>kontekstual</w:t>
            </w:r>
            <w:proofErr w:type="spellEnd"/>
            <w:r w:rsidRPr="00DB25C4">
              <w:rPr>
                <w:rFonts w:eastAsia="Calibri" w:cstheme="minorHAnsi"/>
              </w:rPr>
              <w:t xml:space="preserve">, </w:t>
            </w:r>
            <w:proofErr w:type="spellStart"/>
            <w:r w:rsidRPr="00DB25C4">
              <w:rPr>
                <w:rFonts w:eastAsia="Calibri" w:cstheme="minorHAnsi"/>
              </w:rPr>
              <w:t>tematik</w:t>
            </w:r>
            <w:proofErr w:type="spellEnd"/>
            <w:r w:rsidRPr="00DB25C4">
              <w:rPr>
                <w:rFonts w:eastAsia="Calibri" w:cstheme="minorHAnsi"/>
              </w:rPr>
              <w:t xml:space="preserve">, </w:t>
            </w:r>
            <w:proofErr w:type="spellStart"/>
            <w:r w:rsidRPr="00DB25C4">
              <w:rPr>
                <w:rFonts w:eastAsia="Calibri" w:cstheme="minorHAnsi"/>
              </w:rPr>
              <w:t>efektif</w:t>
            </w:r>
            <w:proofErr w:type="spellEnd"/>
            <w:r w:rsidRPr="00DB25C4">
              <w:rPr>
                <w:rFonts w:eastAsia="Calibri" w:cstheme="minorHAnsi"/>
              </w:rPr>
              <w:t xml:space="preserve">, </w:t>
            </w:r>
            <w:proofErr w:type="spellStart"/>
            <w:r w:rsidRPr="00DB25C4">
              <w:rPr>
                <w:rFonts w:eastAsia="Calibri" w:cstheme="minorHAnsi"/>
              </w:rPr>
              <w:t>kolaboratif</w:t>
            </w:r>
            <w:proofErr w:type="spellEnd"/>
            <w:r w:rsidRPr="00DB25C4">
              <w:rPr>
                <w:rFonts w:eastAsia="Calibri" w:cstheme="minorHAnsi"/>
              </w:rPr>
              <w:t xml:space="preserve">, dan </w:t>
            </w:r>
            <w:proofErr w:type="spellStart"/>
            <w:r w:rsidRPr="00DB25C4">
              <w:rPr>
                <w:rFonts w:eastAsia="Calibri" w:cstheme="minorHAnsi"/>
              </w:rPr>
              <w:t>berpusat</w:t>
            </w:r>
            <w:proofErr w:type="spellEnd"/>
            <w:r w:rsidRPr="00DB25C4">
              <w:rPr>
                <w:rFonts w:eastAsia="Calibri" w:cstheme="minorHAnsi"/>
              </w:rPr>
              <w:t xml:space="preserve"> pada </w:t>
            </w:r>
            <w:proofErr w:type="spellStart"/>
            <w:r w:rsidRPr="00DB25C4">
              <w:rPr>
                <w:rFonts w:eastAsia="Calibri" w:cstheme="minorHAnsi"/>
              </w:rPr>
              <w:t>mahasiswa</w:t>
            </w:r>
            <w:proofErr w:type="spellEnd"/>
          </w:p>
          <w:p w14:paraId="36F60379" w14:textId="77777777" w:rsidR="0076297E" w:rsidRPr="00DB25C4" w:rsidRDefault="0076297E" w:rsidP="009F6099">
            <w:pPr>
              <w:pStyle w:val="ListParagraph"/>
              <w:numPr>
                <w:ilvl w:val="0"/>
                <w:numId w:val="140"/>
              </w:numPr>
              <w:spacing w:after="0" w:line="240" w:lineRule="auto"/>
              <w:rPr>
                <w:rFonts w:eastAsia="Calibri" w:cstheme="minorHAnsi"/>
              </w:rPr>
            </w:pPr>
            <w:proofErr w:type="spellStart"/>
            <w:r w:rsidRPr="00DB25C4">
              <w:rPr>
                <w:rFonts w:eastAsia="Calibri" w:cstheme="minorHAnsi"/>
              </w:rPr>
              <w:t>Pelaksanaan</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w:t>
            </w:r>
            <w:proofErr w:type="spellStart"/>
            <w:r w:rsidRPr="00DB25C4">
              <w:rPr>
                <w:rFonts w:eastAsia="Calibri" w:cstheme="minorHAnsi"/>
              </w:rPr>
              <w:t>dilakukan</w:t>
            </w:r>
            <w:proofErr w:type="spellEnd"/>
            <w:r w:rsidRPr="00DB25C4">
              <w:rPr>
                <w:rFonts w:eastAsia="Calibri" w:cstheme="minorHAnsi"/>
              </w:rPr>
              <w:t xml:space="preserve"> </w:t>
            </w:r>
            <w:proofErr w:type="spellStart"/>
            <w:r w:rsidRPr="00DB25C4">
              <w:rPr>
                <w:rFonts w:eastAsia="Calibri" w:cstheme="minorHAnsi"/>
              </w:rPr>
              <w:t>secara</w:t>
            </w:r>
            <w:proofErr w:type="spellEnd"/>
            <w:r w:rsidRPr="00DB25C4">
              <w:rPr>
                <w:rFonts w:eastAsia="Calibri" w:cstheme="minorHAnsi"/>
              </w:rPr>
              <w:t xml:space="preserve"> luring, daring, dan </w:t>
            </w:r>
            <w:proofErr w:type="spellStart"/>
            <w:r w:rsidRPr="00DB25C4">
              <w:rPr>
                <w:rFonts w:eastAsia="Calibri" w:cstheme="minorHAnsi"/>
              </w:rPr>
              <w:t>bauran</w:t>
            </w:r>
            <w:proofErr w:type="spellEnd"/>
            <w:r w:rsidRPr="00DB25C4">
              <w:rPr>
                <w:rFonts w:eastAsia="Calibri" w:cstheme="minorHAnsi"/>
              </w:rPr>
              <w:t xml:space="preserve">, </w:t>
            </w:r>
            <w:proofErr w:type="spellStart"/>
            <w:r w:rsidRPr="00DB25C4">
              <w:rPr>
                <w:rFonts w:eastAsia="Calibri" w:cstheme="minorHAnsi"/>
              </w:rPr>
              <w:t>serta</w:t>
            </w:r>
            <w:proofErr w:type="spellEnd"/>
            <w:r w:rsidRPr="00DB25C4">
              <w:rPr>
                <w:rFonts w:eastAsia="Calibri" w:cstheme="minorHAnsi"/>
              </w:rPr>
              <w:t xml:space="preserve"> </w:t>
            </w:r>
            <w:proofErr w:type="spellStart"/>
            <w:r w:rsidRPr="00DB25C4">
              <w:rPr>
                <w:rFonts w:eastAsia="Calibri" w:cstheme="minorHAnsi"/>
              </w:rPr>
              <w:t>memanfaatkan</w:t>
            </w:r>
            <w:proofErr w:type="spellEnd"/>
            <w:r w:rsidRPr="00DB25C4">
              <w:rPr>
                <w:rFonts w:eastAsia="Calibri" w:cstheme="minorHAnsi"/>
              </w:rPr>
              <w:t xml:space="preserve"> </w:t>
            </w:r>
            <w:proofErr w:type="spellStart"/>
            <w:r w:rsidRPr="00DB25C4">
              <w:rPr>
                <w:rFonts w:eastAsia="Calibri" w:cstheme="minorHAnsi"/>
              </w:rPr>
              <w:t>berbagai</w:t>
            </w:r>
            <w:proofErr w:type="spellEnd"/>
            <w:r w:rsidRPr="00DB25C4">
              <w:rPr>
                <w:rFonts w:eastAsia="Calibri" w:cstheme="minorHAnsi"/>
              </w:rPr>
              <w:t xml:space="preserve"> </w:t>
            </w:r>
            <w:proofErr w:type="spellStart"/>
            <w:r w:rsidRPr="00DB25C4">
              <w:rPr>
                <w:rFonts w:eastAsia="Calibri" w:cstheme="minorHAnsi"/>
              </w:rPr>
              <w:t>metode</w:t>
            </w:r>
            <w:proofErr w:type="spellEnd"/>
            <w:r w:rsidRPr="00DB25C4">
              <w:rPr>
                <w:rFonts w:eastAsia="Calibri" w:cstheme="minorHAnsi"/>
              </w:rPr>
              <w:t xml:space="preserve"> dan </w:t>
            </w:r>
            <w:proofErr w:type="spellStart"/>
            <w:r w:rsidRPr="00DB25C4">
              <w:rPr>
                <w:rFonts w:eastAsia="Calibri" w:cstheme="minorHAnsi"/>
              </w:rPr>
              <w:t>teknik</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w:t>
            </w:r>
            <w:proofErr w:type="spellStart"/>
            <w:r w:rsidRPr="00DB25C4">
              <w:rPr>
                <w:rFonts w:eastAsia="Calibri" w:cstheme="minorHAnsi"/>
              </w:rPr>
              <w:t>seperti</w:t>
            </w:r>
            <w:proofErr w:type="spellEnd"/>
            <w:r w:rsidRPr="00DB25C4">
              <w:rPr>
                <w:rFonts w:eastAsia="Calibri" w:cstheme="minorHAnsi"/>
              </w:rPr>
              <w:t xml:space="preserve"> </w:t>
            </w:r>
            <w:r w:rsidRPr="00DB25C4">
              <w:rPr>
                <w:rFonts w:eastAsia="Calibri" w:cstheme="minorHAnsi"/>
                <w:i/>
                <w:iCs/>
              </w:rPr>
              <w:t>contextual teaching and learning</w:t>
            </w:r>
            <w:r w:rsidRPr="00DB25C4">
              <w:rPr>
                <w:rFonts w:eastAsia="Calibri" w:cstheme="minorHAnsi"/>
              </w:rPr>
              <w:t xml:space="preserve">, </w:t>
            </w:r>
            <w:r w:rsidRPr="00DB25C4">
              <w:rPr>
                <w:rFonts w:eastAsia="Calibri" w:cstheme="minorHAnsi"/>
                <w:i/>
                <w:iCs/>
              </w:rPr>
              <w:t>project-based learning</w:t>
            </w:r>
            <w:r w:rsidRPr="00DB25C4">
              <w:rPr>
                <w:rFonts w:eastAsia="Calibri" w:cstheme="minorHAnsi"/>
              </w:rPr>
              <w:t xml:space="preserve">, </w:t>
            </w:r>
            <w:proofErr w:type="spellStart"/>
            <w:r w:rsidRPr="00DB25C4">
              <w:rPr>
                <w:rFonts w:eastAsia="Calibri" w:cstheme="minorHAnsi"/>
              </w:rPr>
              <w:t>studi</w:t>
            </w:r>
            <w:proofErr w:type="spellEnd"/>
            <w:r w:rsidRPr="00DB25C4">
              <w:rPr>
                <w:rFonts w:eastAsia="Calibri" w:cstheme="minorHAnsi"/>
              </w:rPr>
              <w:t xml:space="preserve"> </w:t>
            </w:r>
            <w:proofErr w:type="spellStart"/>
            <w:r w:rsidRPr="00DB25C4">
              <w:rPr>
                <w:rFonts w:eastAsia="Calibri" w:cstheme="minorHAnsi"/>
              </w:rPr>
              <w:t>kasus</w:t>
            </w:r>
            <w:proofErr w:type="spellEnd"/>
            <w:r w:rsidRPr="00DB25C4">
              <w:rPr>
                <w:rFonts w:eastAsia="Calibri" w:cstheme="minorHAnsi"/>
              </w:rPr>
              <w:t xml:space="preserve">, </w:t>
            </w:r>
            <w:r w:rsidRPr="00DB25C4">
              <w:rPr>
                <w:rFonts w:eastAsia="Calibri" w:cstheme="minorHAnsi"/>
                <w:i/>
                <w:iCs/>
              </w:rPr>
              <w:t>problem-based learning,</w:t>
            </w:r>
            <w:r w:rsidRPr="00DB25C4">
              <w:rPr>
                <w:rFonts w:eastAsia="Calibri" w:cstheme="minorHAnsi"/>
              </w:rPr>
              <w:t xml:space="preserve"> </w:t>
            </w:r>
            <w:r w:rsidRPr="00DB25C4">
              <w:rPr>
                <w:rFonts w:eastAsia="Calibri" w:cstheme="minorHAnsi"/>
                <w:i/>
                <w:iCs/>
              </w:rPr>
              <w:t>flipped learning</w:t>
            </w:r>
            <w:r w:rsidRPr="00DB25C4">
              <w:rPr>
                <w:rFonts w:eastAsia="Calibri" w:cstheme="minorHAnsi"/>
              </w:rPr>
              <w:t xml:space="preserve">, dan </w:t>
            </w:r>
            <w:r w:rsidRPr="00DB25C4">
              <w:rPr>
                <w:rFonts w:eastAsia="Calibri" w:cstheme="minorHAnsi"/>
                <w:i/>
                <w:iCs/>
              </w:rPr>
              <w:t>collaborative learning.</w:t>
            </w:r>
          </w:p>
          <w:p w14:paraId="16F00264" w14:textId="77777777" w:rsidR="0076297E" w:rsidRPr="00DB25C4" w:rsidRDefault="0076297E" w:rsidP="009F6099">
            <w:pPr>
              <w:pStyle w:val="ListParagraph"/>
              <w:numPr>
                <w:ilvl w:val="0"/>
                <w:numId w:val="140"/>
              </w:numPr>
              <w:spacing w:after="0" w:line="240" w:lineRule="auto"/>
              <w:rPr>
                <w:rFonts w:eastAsia="Calibri" w:cstheme="minorHAnsi"/>
              </w:rPr>
            </w:pPr>
            <w:proofErr w:type="spellStart"/>
            <w:r w:rsidRPr="00DB25C4">
              <w:rPr>
                <w:rFonts w:eastAsia="Calibri" w:cstheme="minorHAnsi"/>
              </w:rPr>
              <w:t>Terdapat</w:t>
            </w:r>
            <w:proofErr w:type="spellEnd"/>
            <w:r w:rsidRPr="00DB25C4">
              <w:rPr>
                <w:rFonts w:eastAsia="Calibri" w:cstheme="minorHAnsi"/>
              </w:rPr>
              <w:t xml:space="preserve"> </w:t>
            </w:r>
            <w:proofErr w:type="spellStart"/>
            <w:r w:rsidRPr="00DB25C4">
              <w:rPr>
                <w:rFonts w:eastAsia="Calibri" w:cstheme="minorHAnsi"/>
              </w:rPr>
              <w:t>integrasi</w:t>
            </w:r>
            <w:proofErr w:type="spellEnd"/>
            <w:r w:rsidRPr="00DB25C4">
              <w:rPr>
                <w:rFonts w:eastAsia="Calibri" w:cstheme="minorHAnsi"/>
              </w:rPr>
              <w:t xml:space="preserve">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penelitian</w:t>
            </w:r>
            <w:proofErr w:type="spellEnd"/>
            <w:r w:rsidRPr="00DB25C4">
              <w:rPr>
                <w:rFonts w:eastAsia="Calibri" w:cstheme="minorHAnsi"/>
              </w:rPr>
              <w:t xml:space="preserve"> dan </w:t>
            </w:r>
            <w:proofErr w:type="spellStart"/>
            <w:r w:rsidRPr="00DB25C4">
              <w:rPr>
                <w:rFonts w:eastAsia="Calibri" w:cstheme="minorHAnsi"/>
              </w:rPr>
              <w:t>Pengabdian</w:t>
            </w:r>
            <w:proofErr w:type="spellEnd"/>
            <w:r w:rsidRPr="00DB25C4">
              <w:rPr>
                <w:rFonts w:eastAsia="Calibri" w:cstheme="minorHAnsi"/>
              </w:rPr>
              <w:t xml:space="preserve"> </w:t>
            </w:r>
            <w:proofErr w:type="spellStart"/>
            <w:r w:rsidRPr="00DB25C4">
              <w:rPr>
                <w:rFonts w:eastAsia="Calibri" w:cstheme="minorHAnsi"/>
              </w:rPr>
              <w:t>kepada</w:t>
            </w:r>
            <w:proofErr w:type="spellEnd"/>
            <w:r w:rsidRPr="00DB25C4">
              <w:rPr>
                <w:rFonts w:eastAsia="Calibri" w:cstheme="minorHAnsi"/>
              </w:rPr>
              <w:t xml:space="preserve"> Masyarakat (</w:t>
            </w:r>
            <w:proofErr w:type="spellStart"/>
            <w:r w:rsidRPr="00DB25C4">
              <w:rPr>
                <w:rFonts w:eastAsia="Calibri" w:cstheme="minorHAnsi"/>
              </w:rPr>
              <w:t>PkM</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proses </w:t>
            </w:r>
            <w:proofErr w:type="spellStart"/>
            <w:r w:rsidRPr="00DB25C4">
              <w:rPr>
                <w:rFonts w:eastAsia="Calibri" w:cstheme="minorHAnsi"/>
              </w:rPr>
              <w:t>pembelajaran</w:t>
            </w:r>
            <w:proofErr w:type="spellEnd"/>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10987592" w14:textId="77777777" w:rsidR="0076297E" w:rsidRPr="00DB25C4" w:rsidRDefault="0076297E" w:rsidP="00687314">
            <w:pPr>
              <w:spacing w:after="0" w:line="240" w:lineRule="auto"/>
              <w:jc w:val="center"/>
              <w:rPr>
                <w:rFonts w:eastAsia="Calibri" w:cstheme="minorHAnsi"/>
                <w:b/>
                <w:bCs/>
              </w:rPr>
            </w:pPr>
            <w:proofErr w:type="spellStart"/>
            <w:r w:rsidRPr="00DB25C4">
              <w:rPr>
                <w:rFonts w:eastAsia="Calibri" w:cstheme="minorHAnsi"/>
                <w:b/>
                <w:bCs/>
              </w:rPr>
              <w:t>Kelemahan</w:t>
            </w:r>
            <w:proofErr w:type="spellEnd"/>
          </w:p>
          <w:p w14:paraId="43E32134" w14:textId="77777777" w:rsidR="0076297E" w:rsidRPr="00DB25C4" w:rsidRDefault="0076297E" w:rsidP="00687314">
            <w:pPr>
              <w:spacing w:after="0" w:line="240" w:lineRule="auto"/>
              <w:jc w:val="center"/>
              <w:rPr>
                <w:rFonts w:eastAsia="Calibri" w:cstheme="minorHAnsi"/>
              </w:rPr>
            </w:pPr>
            <w:r w:rsidRPr="00DB25C4">
              <w:rPr>
                <w:rFonts w:eastAsia="Calibri" w:cstheme="minorHAnsi"/>
              </w:rPr>
              <w:t xml:space="preserve"> </w:t>
            </w:r>
          </w:p>
          <w:p w14:paraId="7B7DA672" w14:textId="77777777" w:rsidR="0076297E" w:rsidRPr="00DB25C4" w:rsidRDefault="0076297E" w:rsidP="009F6099">
            <w:pPr>
              <w:pStyle w:val="ListParagraph"/>
              <w:numPr>
                <w:ilvl w:val="0"/>
                <w:numId w:val="139"/>
              </w:numPr>
              <w:spacing w:after="0" w:line="240" w:lineRule="auto"/>
              <w:rPr>
                <w:rFonts w:eastAsia="Calibri" w:cstheme="minorHAnsi"/>
              </w:rPr>
            </w:pPr>
            <w:proofErr w:type="spellStart"/>
            <w:r w:rsidRPr="00DB25C4">
              <w:rPr>
                <w:rFonts w:eastAsia="Calibri" w:cstheme="minorHAnsi"/>
              </w:rPr>
              <w:t>Pemantauan</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kualitas</w:t>
            </w:r>
            <w:proofErr w:type="spellEnd"/>
            <w:r w:rsidRPr="00DB25C4">
              <w:rPr>
                <w:rFonts w:eastAsia="Calibri" w:cstheme="minorHAnsi"/>
              </w:rPr>
              <w:t xml:space="preserve"> </w:t>
            </w:r>
            <w:proofErr w:type="spellStart"/>
            <w:r w:rsidRPr="00DB25C4">
              <w:rPr>
                <w:rFonts w:eastAsia="Calibri" w:cstheme="minorHAnsi"/>
              </w:rPr>
              <w:t>pengajaran</w:t>
            </w:r>
            <w:proofErr w:type="spellEnd"/>
            <w:r w:rsidRPr="00DB25C4">
              <w:rPr>
                <w:rFonts w:eastAsia="Calibri" w:cstheme="minorHAnsi"/>
              </w:rPr>
              <w:t xml:space="preserve"> dan </w:t>
            </w:r>
            <w:proofErr w:type="spellStart"/>
            <w:r w:rsidRPr="00DB25C4">
              <w:rPr>
                <w:rFonts w:eastAsia="Calibri" w:cstheme="minorHAnsi"/>
              </w:rPr>
              <w:t>kepuasan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dan program </w:t>
            </w:r>
            <w:proofErr w:type="spellStart"/>
            <w:r w:rsidRPr="00DB25C4">
              <w:rPr>
                <w:rFonts w:eastAsia="Calibri" w:cstheme="minorHAnsi"/>
              </w:rPr>
              <w:t>atau</w:t>
            </w:r>
            <w:proofErr w:type="spellEnd"/>
            <w:r w:rsidRPr="00DB25C4">
              <w:rPr>
                <w:rFonts w:eastAsia="Calibri" w:cstheme="minorHAnsi"/>
              </w:rPr>
              <w:t xml:space="preserve"> </w:t>
            </w:r>
            <w:proofErr w:type="spellStart"/>
            <w:r w:rsidRPr="00DB25C4">
              <w:rPr>
                <w:rFonts w:eastAsia="Calibri" w:cstheme="minorHAnsi"/>
              </w:rPr>
              <w:t>kebijakan</w:t>
            </w:r>
            <w:proofErr w:type="spellEnd"/>
            <w:r w:rsidRPr="00DB25C4">
              <w:rPr>
                <w:rFonts w:eastAsia="Calibri" w:cstheme="minorHAnsi"/>
              </w:rPr>
              <w:t xml:space="preserve"> yang </w:t>
            </w:r>
            <w:proofErr w:type="spellStart"/>
            <w:r w:rsidRPr="00DB25C4">
              <w:rPr>
                <w:rFonts w:eastAsia="Calibri" w:cstheme="minorHAnsi"/>
              </w:rPr>
              <w:t>memfasilitasi</w:t>
            </w:r>
            <w:proofErr w:type="spellEnd"/>
            <w:r w:rsidRPr="00DB25C4">
              <w:rPr>
                <w:rFonts w:eastAsia="Calibri" w:cstheme="minorHAnsi"/>
              </w:rPr>
              <w:t xml:space="preserve"> </w:t>
            </w:r>
            <w:proofErr w:type="spellStart"/>
            <w:r w:rsidRPr="00DB25C4">
              <w:rPr>
                <w:rFonts w:eastAsia="Calibri" w:cstheme="minorHAnsi"/>
              </w:rPr>
              <w:t>pengembangan</w:t>
            </w:r>
            <w:proofErr w:type="spellEnd"/>
            <w:r w:rsidRPr="00DB25C4">
              <w:rPr>
                <w:rFonts w:eastAsia="Calibri" w:cstheme="minorHAnsi"/>
              </w:rPr>
              <w:t xml:space="preserve"> </w:t>
            </w:r>
            <w:proofErr w:type="spellStart"/>
            <w:r w:rsidRPr="00DB25C4">
              <w:rPr>
                <w:rFonts w:eastAsia="Calibri" w:cstheme="minorHAnsi"/>
              </w:rPr>
              <w:t>kemampuan</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melaksanakan</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yang </w:t>
            </w:r>
            <w:proofErr w:type="spellStart"/>
            <w:r w:rsidRPr="00DB25C4">
              <w:rPr>
                <w:rFonts w:eastAsia="Calibri" w:cstheme="minorHAnsi"/>
              </w:rPr>
              <w:t>inovatif</w:t>
            </w:r>
            <w:proofErr w:type="spellEnd"/>
            <w:r w:rsidRPr="00DB25C4">
              <w:rPr>
                <w:rFonts w:eastAsia="Calibri" w:cstheme="minorHAnsi"/>
              </w:rPr>
              <w:t xml:space="preserve"> </w:t>
            </w:r>
            <w:proofErr w:type="spellStart"/>
            <w:r w:rsidRPr="00DB25C4">
              <w:rPr>
                <w:rFonts w:eastAsia="Calibri" w:cstheme="minorHAnsi"/>
              </w:rPr>
              <w:t>perlu</w:t>
            </w:r>
            <w:proofErr w:type="spellEnd"/>
            <w:r w:rsidRPr="00DB25C4">
              <w:rPr>
                <w:rFonts w:eastAsia="Calibri" w:cstheme="minorHAnsi"/>
              </w:rPr>
              <w:t xml:space="preserve"> </w:t>
            </w:r>
            <w:proofErr w:type="spellStart"/>
            <w:r w:rsidRPr="00DB25C4">
              <w:rPr>
                <w:rFonts w:eastAsia="Calibri" w:cstheme="minorHAnsi"/>
              </w:rPr>
              <w:t>ditingkatkan</w:t>
            </w:r>
            <w:proofErr w:type="spellEnd"/>
            <w:r w:rsidRPr="00DB25C4">
              <w:rPr>
                <w:rFonts w:eastAsia="Calibri" w:cstheme="minorHAnsi"/>
              </w:rPr>
              <w:t>,</w:t>
            </w:r>
          </w:p>
        </w:tc>
      </w:tr>
      <w:tr w:rsidR="0076297E" w:rsidRPr="00DB25C4" w14:paraId="5557CB79" w14:textId="77777777" w:rsidTr="00CD4E67">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00B8A6E4" w14:textId="77777777" w:rsidR="0076297E" w:rsidRPr="00DB25C4" w:rsidRDefault="0076297E" w:rsidP="00687314">
            <w:pPr>
              <w:spacing w:after="0" w:line="240" w:lineRule="auto"/>
              <w:jc w:val="center"/>
              <w:rPr>
                <w:rFonts w:eastAsia="Calibri" w:cstheme="minorHAnsi"/>
                <w:b/>
                <w:bCs/>
              </w:rPr>
            </w:pPr>
            <w:proofErr w:type="spellStart"/>
            <w:r w:rsidRPr="00DB25C4">
              <w:rPr>
                <w:rFonts w:eastAsia="Calibri" w:cstheme="minorHAnsi"/>
                <w:b/>
                <w:bCs/>
              </w:rPr>
              <w:t>Peluang</w:t>
            </w:r>
            <w:proofErr w:type="spellEnd"/>
          </w:p>
          <w:p w14:paraId="46E718E6" w14:textId="77777777" w:rsidR="0076297E" w:rsidRPr="00DB25C4" w:rsidRDefault="0076297E" w:rsidP="00687314">
            <w:pPr>
              <w:spacing w:after="0" w:line="240" w:lineRule="auto"/>
              <w:jc w:val="center"/>
              <w:rPr>
                <w:rFonts w:eastAsia="Calibri" w:cstheme="minorHAnsi"/>
              </w:rPr>
            </w:pPr>
            <w:r w:rsidRPr="00DB25C4">
              <w:rPr>
                <w:rFonts w:eastAsia="Calibri" w:cstheme="minorHAnsi"/>
              </w:rPr>
              <w:t xml:space="preserve"> </w:t>
            </w:r>
          </w:p>
          <w:p w14:paraId="2AB2FF82" w14:textId="77777777" w:rsidR="0076297E" w:rsidRPr="00DB25C4" w:rsidRDefault="0076297E" w:rsidP="009F6099">
            <w:pPr>
              <w:pStyle w:val="ListParagraph"/>
              <w:numPr>
                <w:ilvl w:val="0"/>
                <w:numId w:val="138"/>
              </w:numPr>
              <w:spacing w:after="0" w:line="240" w:lineRule="auto"/>
              <w:rPr>
                <w:rFonts w:eastAsia="Calibri" w:cstheme="minorHAnsi"/>
              </w:rPr>
            </w:pPr>
            <w:proofErr w:type="spellStart"/>
            <w:r w:rsidRPr="00DB25C4">
              <w:rPr>
                <w:rFonts w:eastAsia="Calibri" w:cstheme="minorHAnsi"/>
              </w:rPr>
              <w:t>Adanya</w:t>
            </w:r>
            <w:proofErr w:type="spellEnd"/>
            <w:r w:rsidRPr="00DB25C4">
              <w:rPr>
                <w:rFonts w:eastAsia="Calibri" w:cstheme="minorHAnsi"/>
              </w:rPr>
              <w:t xml:space="preserve"> </w:t>
            </w:r>
            <w:proofErr w:type="spellStart"/>
            <w:r w:rsidRPr="00DB25C4">
              <w:rPr>
                <w:rFonts w:eastAsia="Calibri" w:cstheme="minorHAnsi"/>
              </w:rPr>
              <w:t>kebijakan</w:t>
            </w:r>
            <w:proofErr w:type="spellEnd"/>
            <w:r w:rsidRPr="00DB25C4">
              <w:rPr>
                <w:rFonts w:eastAsia="Calibri" w:cstheme="minorHAnsi"/>
              </w:rPr>
              <w:t xml:space="preserve"> </w:t>
            </w:r>
            <w:proofErr w:type="spellStart"/>
            <w:r w:rsidRPr="00DB25C4">
              <w:rPr>
                <w:rFonts w:eastAsia="Calibri" w:cstheme="minorHAnsi"/>
              </w:rPr>
              <w:t>Pemerintah</w:t>
            </w:r>
            <w:proofErr w:type="spellEnd"/>
            <w:r w:rsidRPr="00DB25C4">
              <w:rPr>
                <w:rFonts w:eastAsia="Calibri" w:cstheme="minorHAnsi"/>
              </w:rPr>
              <w:t xml:space="preserve"> yang </w:t>
            </w:r>
            <w:proofErr w:type="spellStart"/>
            <w:r w:rsidRPr="00DB25C4">
              <w:rPr>
                <w:rFonts w:eastAsia="Calibri" w:cstheme="minorHAnsi"/>
              </w:rPr>
              <w:t>mendorong</w:t>
            </w:r>
            <w:proofErr w:type="spellEnd"/>
            <w:r w:rsidRPr="00DB25C4">
              <w:rPr>
                <w:rFonts w:eastAsia="Calibri" w:cstheme="minorHAnsi"/>
              </w:rPr>
              <w:t xml:space="preserve"> </w:t>
            </w:r>
            <w:proofErr w:type="spellStart"/>
            <w:r w:rsidRPr="00DB25C4">
              <w:rPr>
                <w:rFonts w:eastAsia="Calibri" w:cstheme="minorHAnsi"/>
              </w:rPr>
              <w:t>perguruan</w:t>
            </w:r>
            <w:proofErr w:type="spellEnd"/>
            <w:r w:rsidRPr="00DB25C4">
              <w:rPr>
                <w:rFonts w:eastAsia="Calibri" w:cstheme="minorHAnsi"/>
              </w:rPr>
              <w:t xml:space="preserve"> </w:t>
            </w:r>
            <w:proofErr w:type="spellStart"/>
            <w:r w:rsidRPr="00DB25C4">
              <w:rPr>
                <w:rFonts w:eastAsia="Calibri" w:cstheme="minorHAnsi"/>
              </w:rPr>
              <w:t>tinggi</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mengembangkan</w:t>
            </w:r>
            <w:proofErr w:type="spellEnd"/>
            <w:r w:rsidRPr="00DB25C4">
              <w:rPr>
                <w:rFonts w:eastAsia="Calibri" w:cstheme="minorHAnsi"/>
              </w:rPr>
              <w:t xml:space="preserve"> </w:t>
            </w:r>
            <w:proofErr w:type="spellStart"/>
            <w:r w:rsidRPr="00DB25C4">
              <w:rPr>
                <w:rFonts w:eastAsia="Calibri" w:cstheme="minorHAnsi"/>
              </w:rPr>
              <w:t>kurikulum</w:t>
            </w:r>
            <w:proofErr w:type="spellEnd"/>
            <w:r w:rsidRPr="00DB25C4">
              <w:rPr>
                <w:rFonts w:eastAsia="Calibri" w:cstheme="minorHAnsi"/>
              </w:rPr>
              <w:t xml:space="preserve"> yang </w:t>
            </w:r>
            <w:proofErr w:type="spellStart"/>
            <w:r w:rsidRPr="00DB25C4">
              <w:rPr>
                <w:rFonts w:eastAsia="Calibri" w:cstheme="minorHAnsi"/>
              </w:rPr>
              <w:t>inovatif</w:t>
            </w:r>
            <w:proofErr w:type="spellEnd"/>
            <w:r w:rsidRPr="00DB25C4">
              <w:rPr>
                <w:rFonts w:eastAsia="Calibri" w:cstheme="minorHAnsi"/>
              </w:rPr>
              <w:t xml:space="preserve"> dan </w:t>
            </w:r>
            <w:proofErr w:type="spellStart"/>
            <w:r w:rsidRPr="00DB25C4">
              <w:rPr>
                <w:rFonts w:eastAsia="Calibri" w:cstheme="minorHAnsi"/>
              </w:rPr>
              <w:t>berkualitas</w:t>
            </w:r>
            <w:proofErr w:type="spellEnd"/>
          </w:p>
          <w:p w14:paraId="3000D5E6" w14:textId="77777777" w:rsidR="0076297E" w:rsidRPr="00DB25C4" w:rsidRDefault="0076297E" w:rsidP="009F6099">
            <w:pPr>
              <w:pStyle w:val="ListParagraph"/>
              <w:numPr>
                <w:ilvl w:val="0"/>
                <w:numId w:val="138"/>
              </w:numPr>
              <w:spacing w:after="0" w:line="240" w:lineRule="auto"/>
              <w:rPr>
                <w:rFonts w:eastAsia="Calibri" w:cstheme="minorHAnsi"/>
              </w:rPr>
            </w:pPr>
            <w:proofErr w:type="spellStart"/>
            <w:r w:rsidRPr="00DB25C4">
              <w:rPr>
                <w:rFonts w:eastAsia="Calibri" w:cstheme="minorHAnsi"/>
              </w:rPr>
              <w:t>Potensi</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mengembangkan</w:t>
            </w:r>
            <w:proofErr w:type="spellEnd"/>
            <w:r w:rsidRPr="00DB25C4">
              <w:rPr>
                <w:rFonts w:eastAsia="Calibri" w:cstheme="minorHAnsi"/>
              </w:rPr>
              <w:t xml:space="preserve"> </w:t>
            </w:r>
            <w:proofErr w:type="spellStart"/>
            <w:r w:rsidRPr="00DB25C4">
              <w:rPr>
                <w:rFonts w:eastAsia="Calibri" w:cstheme="minorHAnsi"/>
              </w:rPr>
              <w:t>lebih</w:t>
            </w:r>
            <w:proofErr w:type="spellEnd"/>
            <w:r w:rsidRPr="00DB25C4">
              <w:rPr>
                <w:rFonts w:eastAsia="Calibri" w:cstheme="minorHAnsi"/>
              </w:rPr>
              <w:t xml:space="preserve"> </w:t>
            </w:r>
            <w:proofErr w:type="spellStart"/>
            <w:r w:rsidRPr="00DB25C4">
              <w:rPr>
                <w:rFonts w:eastAsia="Calibri" w:cstheme="minorHAnsi"/>
              </w:rPr>
              <w:t>banyak</w:t>
            </w:r>
            <w:proofErr w:type="spellEnd"/>
            <w:r w:rsidRPr="00DB25C4">
              <w:rPr>
                <w:rFonts w:eastAsia="Calibri" w:cstheme="minorHAnsi"/>
              </w:rPr>
              <w:t xml:space="preserve"> </w:t>
            </w:r>
            <w:proofErr w:type="spellStart"/>
            <w:r w:rsidRPr="00DB25C4">
              <w:rPr>
                <w:rFonts w:eastAsia="Calibri" w:cstheme="minorHAnsi"/>
              </w:rPr>
              <w:t>metode</w:t>
            </w:r>
            <w:proofErr w:type="spellEnd"/>
            <w:r w:rsidRPr="00DB25C4">
              <w:rPr>
                <w:rFonts w:eastAsia="Calibri" w:cstheme="minorHAnsi"/>
              </w:rPr>
              <w:t xml:space="preserve"> dan </w:t>
            </w:r>
            <w:proofErr w:type="spellStart"/>
            <w:r w:rsidRPr="00DB25C4">
              <w:rPr>
                <w:rFonts w:eastAsia="Calibri" w:cstheme="minorHAnsi"/>
              </w:rPr>
              <w:t>teknik</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yang </w:t>
            </w:r>
            <w:proofErr w:type="spellStart"/>
            <w:r w:rsidRPr="00DB25C4">
              <w:rPr>
                <w:rFonts w:eastAsia="Calibri" w:cstheme="minorHAnsi"/>
              </w:rPr>
              <w:t>sesuai</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karakteristik</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di PS</w:t>
            </w:r>
          </w:p>
          <w:p w14:paraId="2B1AB0D2" w14:textId="77777777" w:rsidR="0076297E" w:rsidRPr="00DB25C4" w:rsidRDefault="0076297E" w:rsidP="009F6099">
            <w:pPr>
              <w:pStyle w:val="ListParagraph"/>
              <w:numPr>
                <w:ilvl w:val="0"/>
                <w:numId w:val="138"/>
              </w:numPr>
              <w:spacing w:after="0" w:line="240" w:lineRule="auto"/>
              <w:rPr>
                <w:rFonts w:eastAsia="Calibri" w:cstheme="minorHAnsi"/>
              </w:rPr>
            </w:pPr>
            <w:proofErr w:type="spellStart"/>
            <w:r w:rsidRPr="00DB25C4">
              <w:rPr>
                <w:rFonts w:eastAsia="Calibri" w:cstheme="minorHAnsi"/>
              </w:rPr>
              <w:lastRenderedPageBreak/>
              <w:t>Peluang</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melakukan</w:t>
            </w:r>
            <w:proofErr w:type="spellEnd"/>
            <w:r w:rsidRPr="00DB25C4">
              <w:rPr>
                <w:rFonts w:eastAsia="Calibri" w:cstheme="minorHAnsi"/>
              </w:rPr>
              <w:t xml:space="preserve"> </w:t>
            </w:r>
            <w:proofErr w:type="spellStart"/>
            <w:r w:rsidRPr="00DB25C4">
              <w:rPr>
                <w:rFonts w:eastAsia="Calibri" w:cstheme="minorHAnsi"/>
              </w:rPr>
              <w:t>kerjasama</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institusi</w:t>
            </w:r>
            <w:proofErr w:type="spellEnd"/>
            <w:r w:rsidRPr="00DB25C4">
              <w:rPr>
                <w:rFonts w:eastAsia="Calibri" w:cstheme="minorHAnsi"/>
              </w:rPr>
              <w:t xml:space="preserve"> </w:t>
            </w:r>
            <w:proofErr w:type="spellStart"/>
            <w:r w:rsidRPr="00DB25C4">
              <w:rPr>
                <w:rFonts w:eastAsia="Calibri" w:cstheme="minorHAnsi"/>
              </w:rPr>
              <w:t>atau</w:t>
            </w:r>
            <w:proofErr w:type="spellEnd"/>
            <w:r w:rsidRPr="00DB25C4">
              <w:rPr>
                <w:rFonts w:eastAsia="Calibri" w:cstheme="minorHAnsi"/>
              </w:rPr>
              <w:t xml:space="preserve"> universitas lain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memperkaya</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di PS</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39FE4114" w14:textId="77777777" w:rsidR="0076297E" w:rsidRPr="00DB25C4" w:rsidRDefault="0076297E" w:rsidP="00687314">
            <w:pPr>
              <w:spacing w:after="0" w:line="240" w:lineRule="auto"/>
              <w:jc w:val="center"/>
              <w:rPr>
                <w:rFonts w:eastAsia="Calibri" w:cstheme="minorHAnsi"/>
                <w:b/>
                <w:bCs/>
              </w:rPr>
            </w:pPr>
            <w:proofErr w:type="spellStart"/>
            <w:r w:rsidRPr="00DB25C4">
              <w:rPr>
                <w:rFonts w:eastAsia="Calibri" w:cstheme="minorHAnsi"/>
                <w:b/>
                <w:bCs/>
              </w:rPr>
              <w:lastRenderedPageBreak/>
              <w:t>Ancaman</w:t>
            </w:r>
            <w:proofErr w:type="spellEnd"/>
          </w:p>
          <w:p w14:paraId="6A137F78" w14:textId="77777777" w:rsidR="0076297E" w:rsidRPr="00DB25C4" w:rsidRDefault="0076297E" w:rsidP="00687314">
            <w:pPr>
              <w:spacing w:after="0" w:line="240" w:lineRule="auto"/>
              <w:rPr>
                <w:rFonts w:eastAsia="Calibri" w:cstheme="minorHAnsi"/>
              </w:rPr>
            </w:pPr>
            <w:r w:rsidRPr="00DB25C4">
              <w:rPr>
                <w:rFonts w:eastAsia="Calibri" w:cstheme="minorHAnsi"/>
              </w:rPr>
              <w:t xml:space="preserve"> </w:t>
            </w:r>
          </w:p>
          <w:p w14:paraId="090E0B52" w14:textId="77777777" w:rsidR="0076297E" w:rsidRPr="00DB25C4" w:rsidRDefault="0076297E" w:rsidP="009F6099">
            <w:pPr>
              <w:pStyle w:val="ListParagraph"/>
              <w:numPr>
                <w:ilvl w:val="0"/>
                <w:numId w:val="137"/>
              </w:numPr>
              <w:spacing w:after="0" w:line="240" w:lineRule="auto"/>
              <w:rPr>
                <w:rFonts w:eastAsia="Calibri" w:cstheme="minorHAnsi"/>
              </w:rPr>
            </w:pPr>
            <w:proofErr w:type="spellStart"/>
            <w:r w:rsidRPr="00DB25C4">
              <w:rPr>
                <w:rFonts w:eastAsia="Calibri" w:cstheme="minorHAnsi"/>
              </w:rPr>
              <w:t>Adanya</w:t>
            </w:r>
            <w:proofErr w:type="spellEnd"/>
            <w:r w:rsidRPr="00DB25C4">
              <w:rPr>
                <w:rFonts w:eastAsia="Calibri" w:cstheme="minorHAnsi"/>
              </w:rPr>
              <w:t xml:space="preserve"> </w:t>
            </w:r>
            <w:proofErr w:type="spellStart"/>
            <w:r w:rsidRPr="00DB25C4">
              <w:rPr>
                <w:rFonts w:eastAsia="Calibri" w:cstheme="minorHAnsi"/>
              </w:rPr>
              <w:t>persaingan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institusi</w:t>
            </w:r>
            <w:proofErr w:type="spellEnd"/>
            <w:r w:rsidRPr="00DB25C4">
              <w:rPr>
                <w:rFonts w:eastAsia="Calibri" w:cstheme="minorHAnsi"/>
              </w:rPr>
              <w:t xml:space="preserve"> </w:t>
            </w:r>
            <w:proofErr w:type="spellStart"/>
            <w:r w:rsidRPr="00DB25C4">
              <w:rPr>
                <w:rFonts w:eastAsia="Calibri" w:cstheme="minorHAnsi"/>
              </w:rPr>
              <w:t>atau</w:t>
            </w:r>
            <w:proofErr w:type="spellEnd"/>
            <w:r w:rsidRPr="00DB25C4">
              <w:rPr>
                <w:rFonts w:eastAsia="Calibri" w:cstheme="minorHAnsi"/>
              </w:rPr>
              <w:t xml:space="preserve"> universitas lain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menarik</w:t>
            </w:r>
            <w:proofErr w:type="spellEnd"/>
            <w:r w:rsidRPr="00DB25C4">
              <w:rPr>
                <w:rFonts w:eastAsia="Calibri" w:cstheme="minorHAnsi"/>
              </w:rPr>
              <w:t xml:space="preserve"> </w:t>
            </w:r>
            <w:proofErr w:type="spellStart"/>
            <w:r w:rsidRPr="00DB25C4">
              <w:rPr>
                <w:rFonts w:eastAsia="Calibri" w:cstheme="minorHAnsi"/>
              </w:rPr>
              <w:t>minat</w:t>
            </w:r>
            <w:proofErr w:type="spellEnd"/>
            <w:r w:rsidRPr="00DB25C4">
              <w:rPr>
                <w:rFonts w:eastAsia="Calibri" w:cstheme="minorHAnsi"/>
              </w:rPr>
              <w:t xml:space="preserve"> </w:t>
            </w:r>
            <w:proofErr w:type="spellStart"/>
            <w:r w:rsidRPr="00DB25C4">
              <w:rPr>
                <w:rFonts w:eastAsia="Calibri" w:cstheme="minorHAnsi"/>
              </w:rPr>
              <w:t>calon</w:t>
            </w:r>
            <w:proofErr w:type="spellEnd"/>
            <w:r w:rsidRPr="00DB25C4">
              <w:rPr>
                <w:rFonts w:eastAsia="Calibri" w:cstheme="minorHAnsi"/>
              </w:rPr>
              <w:t xml:space="preserve"> </w:t>
            </w:r>
            <w:proofErr w:type="spellStart"/>
            <w:r w:rsidRPr="00DB25C4">
              <w:rPr>
                <w:rFonts w:eastAsia="Calibri" w:cstheme="minorHAnsi"/>
              </w:rPr>
              <w:t>mahasiswa</w:t>
            </w:r>
            <w:proofErr w:type="spellEnd"/>
          </w:p>
          <w:p w14:paraId="7AD4EB67" w14:textId="77777777" w:rsidR="0076297E" w:rsidRPr="00DB25C4" w:rsidRDefault="0076297E" w:rsidP="009F6099">
            <w:pPr>
              <w:pStyle w:val="ListParagraph"/>
              <w:numPr>
                <w:ilvl w:val="0"/>
                <w:numId w:val="137"/>
              </w:numPr>
              <w:spacing w:after="0" w:line="240" w:lineRule="auto"/>
              <w:rPr>
                <w:rFonts w:eastAsia="Calibri" w:cstheme="minorHAnsi"/>
              </w:rPr>
            </w:pPr>
            <w:proofErr w:type="spellStart"/>
            <w:r w:rsidRPr="00DB25C4">
              <w:rPr>
                <w:rFonts w:eastAsia="Calibri" w:cstheme="minorHAnsi"/>
              </w:rPr>
              <w:t>Perubahan</w:t>
            </w:r>
            <w:proofErr w:type="spellEnd"/>
            <w:r w:rsidRPr="00DB25C4">
              <w:rPr>
                <w:rFonts w:eastAsia="Calibri" w:cstheme="minorHAnsi"/>
              </w:rPr>
              <w:t xml:space="preserve"> </w:t>
            </w:r>
            <w:proofErr w:type="spellStart"/>
            <w:r w:rsidRPr="00DB25C4">
              <w:rPr>
                <w:rFonts w:eastAsia="Calibri" w:cstheme="minorHAnsi"/>
              </w:rPr>
              <w:t>kebijakan</w:t>
            </w:r>
            <w:proofErr w:type="spellEnd"/>
            <w:r w:rsidRPr="00DB25C4">
              <w:rPr>
                <w:rFonts w:eastAsia="Calibri" w:cstheme="minorHAnsi"/>
              </w:rPr>
              <w:t xml:space="preserve"> </w:t>
            </w:r>
            <w:proofErr w:type="spellStart"/>
            <w:r w:rsidRPr="00DB25C4">
              <w:rPr>
                <w:rFonts w:eastAsia="Calibri" w:cstheme="minorHAnsi"/>
              </w:rPr>
              <w:t>pemerintah</w:t>
            </w:r>
            <w:proofErr w:type="spellEnd"/>
            <w:r w:rsidRPr="00DB25C4">
              <w:rPr>
                <w:rFonts w:eastAsia="Calibri" w:cstheme="minorHAnsi"/>
              </w:rPr>
              <w:t xml:space="preserve"> yang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berdampak</w:t>
            </w:r>
            <w:proofErr w:type="spellEnd"/>
            <w:r w:rsidRPr="00DB25C4">
              <w:rPr>
                <w:rFonts w:eastAsia="Calibri" w:cstheme="minorHAnsi"/>
              </w:rPr>
              <w:t xml:space="preserve"> pada </w:t>
            </w:r>
            <w:proofErr w:type="spellStart"/>
            <w:r w:rsidRPr="00DB25C4">
              <w:rPr>
                <w:rFonts w:eastAsia="Calibri" w:cstheme="minorHAnsi"/>
              </w:rPr>
              <w:t>pelaksanaan</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di PS</w:t>
            </w:r>
          </w:p>
        </w:tc>
      </w:tr>
    </w:tbl>
    <w:p w14:paraId="2425C0F1" w14:textId="77777777" w:rsidR="0076297E" w:rsidRPr="00DB25C4" w:rsidRDefault="0076297E" w:rsidP="00687314">
      <w:pPr>
        <w:spacing w:after="0" w:line="240" w:lineRule="auto"/>
        <w:jc w:val="both"/>
        <w:rPr>
          <w:rFonts w:eastAsia="Calibri" w:cstheme="minorHAnsi"/>
          <w:color w:val="000000" w:themeColor="text1"/>
        </w:rPr>
      </w:pPr>
    </w:p>
    <w:p w14:paraId="4DA72157" w14:textId="77777777" w:rsidR="00662CB9" w:rsidRPr="00DB25C4" w:rsidRDefault="00662CB9" w:rsidP="00687314">
      <w:pPr>
        <w:spacing w:after="0" w:line="240" w:lineRule="auto"/>
        <w:jc w:val="both"/>
        <w:rPr>
          <w:rFonts w:eastAsia="Calibri" w:cstheme="minorHAnsi"/>
          <w:color w:val="000000" w:themeColor="text1"/>
        </w:rPr>
      </w:pPr>
    </w:p>
    <w:p w14:paraId="1FB6D37C" w14:textId="77777777" w:rsidR="00662CB9" w:rsidRPr="00DB25C4" w:rsidRDefault="00662CB9" w:rsidP="00687314">
      <w:pPr>
        <w:spacing w:after="0" w:line="240" w:lineRule="auto"/>
        <w:jc w:val="both"/>
        <w:rPr>
          <w:rFonts w:eastAsia="Calibri" w:cstheme="minorHAnsi"/>
          <w:color w:val="000000" w:themeColor="text1"/>
        </w:rPr>
      </w:pPr>
    </w:p>
    <w:p w14:paraId="5767AB2D" w14:textId="77777777" w:rsidR="0076297E" w:rsidRPr="00DB25C4" w:rsidRDefault="0076297E" w:rsidP="00687314">
      <w:pPr>
        <w:spacing w:after="0" w:line="240" w:lineRule="auto"/>
        <w:jc w:val="both"/>
        <w:rPr>
          <w:rFonts w:eastAsia="Calibri" w:cstheme="minorHAnsi"/>
          <w:b/>
          <w:bCs/>
          <w:color w:val="000000" w:themeColor="text1"/>
        </w:rPr>
      </w:pPr>
      <w:r w:rsidRPr="00DB25C4">
        <w:rPr>
          <w:rFonts w:eastAsia="Calibri" w:cstheme="minorHAnsi"/>
          <w:b/>
          <w:bCs/>
          <w:color w:val="000000" w:themeColor="text1"/>
        </w:rPr>
        <w:t xml:space="preserve">6.2.4 </w:t>
      </w:r>
      <w:proofErr w:type="spellStart"/>
      <w:r w:rsidRPr="00DB25C4">
        <w:rPr>
          <w:rFonts w:eastAsia="Calibri" w:cstheme="minorHAnsi"/>
          <w:b/>
          <w:bCs/>
          <w:color w:val="000000" w:themeColor="text1"/>
        </w:rPr>
        <w:t>Tindak</w:t>
      </w:r>
      <w:proofErr w:type="spellEnd"/>
      <w:r w:rsidRPr="00DB25C4">
        <w:rPr>
          <w:rFonts w:eastAsia="Calibri" w:cstheme="minorHAnsi"/>
          <w:b/>
          <w:bCs/>
          <w:color w:val="000000" w:themeColor="text1"/>
        </w:rPr>
        <w:t xml:space="preserve"> </w:t>
      </w:r>
      <w:proofErr w:type="spellStart"/>
      <w:r w:rsidRPr="00DB25C4">
        <w:rPr>
          <w:rFonts w:eastAsia="Calibri" w:cstheme="minorHAnsi"/>
          <w:b/>
          <w:bCs/>
          <w:color w:val="000000" w:themeColor="text1"/>
        </w:rPr>
        <w:t>Lanjut</w:t>
      </w:r>
      <w:proofErr w:type="spellEnd"/>
    </w:p>
    <w:p w14:paraId="3F1EBE15" w14:textId="77777777" w:rsidR="0076297E" w:rsidRPr="00DB25C4" w:rsidRDefault="0076297E" w:rsidP="00687314">
      <w:pPr>
        <w:spacing w:after="0" w:line="240" w:lineRule="auto"/>
        <w:ind w:firstLine="720"/>
        <w:jc w:val="both"/>
        <w:rPr>
          <w:rFonts w:eastAsia="Calibri" w:cstheme="minorHAnsi"/>
          <w:b/>
          <w:bCs/>
          <w:color w:val="000000" w:themeColor="text1"/>
        </w:rPr>
      </w:pPr>
      <w:proofErr w:type="spellStart"/>
      <w:r w:rsidRPr="00DB25C4">
        <w:rPr>
          <w:rFonts w:eastAsia="Calibri" w:cstheme="minorHAnsi"/>
          <w:color w:val="000000" w:themeColor="text1"/>
        </w:rPr>
        <w:t>Tindak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lanjut</w:t>
      </w:r>
      <w:proofErr w:type="spellEnd"/>
      <w:r w:rsidRPr="00DB25C4">
        <w:rPr>
          <w:rFonts w:eastAsia="Calibri" w:cstheme="minorHAnsi"/>
          <w:color w:val="000000" w:themeColor="text1"/>
        </w:rPr>
        <w:t xml:space="preserve"> yang </w:t>
      </w:r>
      <w:proofErr w:type="spellStart"/>
      <w:r w:rsidRPr="00DB25C4">
        <w:rPr>
          <w:rFonts w:eastAsia="Calibri" w:cstheme="minorHAnsi"/>
          <w:color w:val="000000" w:themeColor="text1"/>
        </w:rPr>
        <w:t>telah</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diambil</w:t>
      </w:r>
      <w:proofErr w:type="spellEnd"/>
      <w:r w:rsidRPr="00DB25C4">
        <w:rPr>
          <w:rFonts w:eastAsia="Calibri" w:cstheme="minorHAnsi"/>
          <w:color w:val="000000" w:themeColor="text1"/>
        </w:rPr>
        <w:t xml:space="preserve"> oleh UPPS </w:t>
      </w:r>
      <w:proofErr w:type="spellStart"/>
      <w:r w:rsidRPr="00DB25C4">
        <w:rPr>
          <w:rFonts w:eastAsia="Calibri" w:cstheme="minorHAnsi"/>
          <w:color w:val="000000" w:themeColor="text1"/>
        </w:rPr>
        <w:t>dalam</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rangka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meningkatkan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kualitas</w:t>
      </w:r>
      <w:proofErr w:type="spellEnd"/>
      <w:r w:rsidRPr="00DB25C4">
        <w:rPr>
          <w:rFonts w:eastAsia="Calibri" w:cstheme="minorHAnsi"/>
          <w:color w:val="000000" w:themeColor="text1"/>
        </w:rPr>
        <w:t xml:space="preserve"> </w:t>
      </w:r>
      <w:proofErr w:type="spellStart"/>
      <w:proofErr w:type="gramStart"/>
      <w:r w:rsidRPr="00DB25C4">
        <w:rPr>
          <w:rFonts w:eastAsia="Calibri" w:cstheme="minorHAnsi"/>
          <w:color w:val="000000" w:themeColor="text1"/>
        </w:rPr>
        <w:t>pelaksanaan</w:t>
      </w:r>
      <w:proofErr w:type="spellEnd"/>
      <w:r w:rsidRPr="00DB25C4">
        <w:rPr>
          <w:rFonts w:eastAsia="Calibri" w:cstheme="minorHAnsi"/>
          <w:color w:val="000000" w:themeColor="text1"/>
        </w:rPr>
        <w:t xml:space="preserve">  dan</w:t>
      </w:r>
      <w:proofErr w:type="gramEnd"/>
      <w:r w:rsidRPr="00DB25C4">
        <w:rPr>
          <w:rFonts w:eastAsia="Calibri" w:cstheme="minorHAnsi"/>
          <w:color w:val="000000" w:themeColor="text1"/>
        </w:rPr>
        <w:t xml:space="preserve"> </w:t>
      </w:r>
      <w:proofErr w:type="spellStart"/>
      <w:r w:rsidRPr="00DB25C4">
        <w:rPr>
          <w:rFonts w:eastAsia="Calibri" w:cstheme="minorHAnsi"/>
          <w:color w:val="000000" w:themeColor="text1"/>
        </w:rPr>
        <w:t>pemantauan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pembelajaran</w:t>
      </w:r>
      <w:proofErr w:type="spellEnd"/>
      <w:r w:rsidRPr="00DB25C4">
        <w:rPr>
          <w:rFonts w:eastAsia="Calibri" w:cstheme="minorHAnsi"/>
          <w:color w:val="000000" w:themeColor="text1"/>
        </w:rPr>
        <w:t>.</w:t>
      </w:r>
    </w:p>
    <w:p w14:paraId="196EF237" w14:textId="77777777" w:rsidR="0076297E" w:rsidRPr="00DB25C4" w:rsidRDefault="0076297E" w:rsidP="00687314">
      <w:pPr>
        <w:spacing w:after="0" w:line="240" w:lineRule="auto"/>
        <w:jc w:val="both"/>
        <w:rPr>
          <w:rFonts w:eastAsia="Calibri" w:cstheme="minorHAnsi"/>
        </w:rPr>
      </w:pPr>
    </w:p>
    <w:tbl>
      <w:tblPr>
        <w:tblW w:w="0" w:type="auto"/>
        <w:tblLayout w:type="fixed"/>
        <w:tblLook w:val="04A0" w:firstRow="1" w:lastRow="0" w:firstColumn="1" w:lastColumn="0" w:noHBand="0" w:noVBand="1"/>
      </w:tblPr>
      <w:tblGrid>
        <w:gridCol w:w="520"/>
        <w:gridCol w:w="3034"/>
        <w:gridCol w:w="5461"/>
      </w:tblGrid>
      <w:tr w:rsidR="0076297E" w:rsidRPr="00DB25C4" w14:paraId="12B2D7EA" w14:textId="77777777" w:rsidTr="00CD4E67">
        <w:trPr>
          <w:trHeight w:val="300"/>
        </w:trPr>
        <w:tc>
          <w:tcPr>
            <w:tcW w:w="520" w:type="dxa"/>
            <w:tcBorders>
              <w:top w:val="single" w:sz="8" w:space="0" w:color="auto"/>
              <w:left w:val="single" w:sz="8" w:space="0" w:color="auto"/>
              <w:bottom w:val="single" w:sz="8" w:space="0" w:color="auto"/>
              <w:right w:val="single" w:sz="8" w:space="0" w:color="auto"/>
            </w:tcBorders>
            <w:tcMar>
              <w:left w:w="108" w:type="dxa"/>
              <w:right w:w="108" w:type="dxa"/>
            </w:tcMar>
          </w:tcPr>
          <w:p w14:paraId="504EDF80" w14:textId="77777777" w:rsidR="0076297E" w:rsidRPr="00DB25C4" w:rsidRDefault="0076297E" w:rsidP="00687314">
            <w:pPr>
              <w:spacing w:after="0" w:line="240" w:lineRule="auto"/>
              <w:jc w:val="center"/>
              <w:rPr>
                <w:rFonts w:eastAsia="Calibri" w:cstheme="minorHAnsi"/>
                <w:b/>
                <w:bCs/>
              </w:rPr>
            </w:pPr>
            <w:r w:rsidRPr="00DB25C4">
              <w:rPr>
                <w:rFonts w:eastAsia="Calibri" w:cstheme="minorHAnsi"/>
                <w:b/>
                <w:bCs/>
              </w:rPr>
              <w:t>No</w:t>
            </w:r>
          </w:p>
        </w:tc>
        <w:tc>
          <w:tcPr>
            <w:tcW w:w="3034" w:type="dxa"/>
            <w:tcBorders>
              <w:top w:val="single" w:sz="8" w:space="0" w:color="auto"/>
              <w:left w:val="single" w:sz="8" w:space="0" w:color="auto"/>
              <w:bottom w:val="single" w:sz="8" w:space="0" w:color="auto"/>
              <w:right w:val="single" w:sz="8" w:space="0" w:color="auto"/>
            </w:tcBorders>
            <w:tcMar>
              <w:left w:w="108" w:type="dxa"/>
              <w:right w:w="108" w:type="dxa"/>
            </w:tcMar>
          </w:tcPr>
          <w:p w14:paraId="7CE12230" w14:textId="77777777" w:rsidR="0076297E" w:rsidRPr="00DB25C4" w:rsidRDefault="0076297E" w:rsidP="00687314">
            <w:pPr>
              <w:spacing w:after="0" w:line="240" w:lineRule="auto"/>
              <w:jc w:val="center"/>
              <w:rPr>
                <w:rFonts w:eastAsia="Calibri" w:cstheme="minorHAnsi"/>
                <w:b/>
                <w:bCs/>
              </w:rPr>
            </w:pPr>
            <w:proofErr w:type="spellStart"/>
            <w:r w:rsidRPr="00DB25C4">
              <w:rPr>
                <w:rFonts w:eastAsia="Calibri" w:cstheme="minorHAnsi"/>
                <w:b/>
                <w:bCs/>
              </w:rPr>
              <w:t>Aspek</w:t>
            </w:r>
            <w:proofErr w:type="spellEnd"/>
          </w:p>
        </w:tc>
        <w:tc>
          <w:tcPr>
            <w:tcW w:w="5461" w:type="dxa"/>
            <w:tcBorders>
              <w:top w:val="single" w:sz="8" w:space="0" w:color="auto"/>
              <w:left w:val="single" w:sz="8" w:space="0" w:color="auto"/>
              <w:bottom w:val="single" w:sz="8" w:space="0" w:color="auto"/>
              <w:right w:val="single" w:sz="8" w:space="0" w:color="auto"/>
            </w:tcBorders>
            <w:tcMar>
              <w:left w:w="108" w:type="dxa"/>
              <w:right w:w="108" w:type="dxa"/>
            </w:tcMar>
          </w:tcPr>
          <w:p w14:paraId="63E992D5" w14:textId="77777777" w:rsidR="0076297E" w:rsidRPr="00DB25C4" w:rsidRDefault="0076297E" w:rsidP="00687314">
            <w:pPr>
              <w:spacing w:after="0" w:line="240" w:lineRule="auto"/>
              <w:jc w:val="center"/>
              <w:rPr>
                <w:rFonts w:eastAsia="Calibri" w:cstheme="minorHAnsi"/>
                <w:b/>
                <w:bCs/>
              </w:rPr>
            </w:pPr>
            <w:proofErr w:type="spellStart"/>
            <w:r w:rsidRPr="00DB25C4">
              <w:rPr>
                <w:rFonts w:eastAsia="Calibri" w:cstheme="minorHAnsi"/>
                <w:b/>
                <w:bCs/>
              </w:rPr>
              <w:t>Tindak</w:t>
            </w:r>
            <w:proofErr w:type="spellEnd"/>
            <w:r w:rsidRPr="00DB25C4">
              <w:rPr>
                <w:rFonts w:eastAsia="Calibri" w:cstheme="minorHAnsi"/>
                <w:b/>
                <w:bCs/>
              </w:rPr>
              <w:t xml:space="preserve"> </w:t>
            </w:r>
            <w:proofErr w:type="spellStart"/>
            <w:r w:rsidRPr="00DB25C4">
              <w:rPr>
                <w:rFonts w:eastAsia="Calibri" w:cstheme="minorHAnsi"/>
                <w:b/>
                <w:bCs/>
              </w:rPr>
              <w:t>Lanjut</w:t>
            </w:r>
            <w:proofErr w:type="spellEnd"/>
          </w:p>
        </w:tc>
      </w:tr>
      <w:tr w:rsidR="0076297E" w:rsidRPr="00DB25C4" w14:paraId="19937A18" w14:textId="77777777" w:rsidTr="00CD4E67">
        <w:trPr>
          <w:trHeight w:val="300"/>
        </w:trPr>
        <w:tc>
          <w:tcPr>
            <w:tcW w:w="520" w:type="dxa"/>
            <w:tcBorders>
              <w:top w:val="single" w:sz="8" w:space="0" w:color="auto"/>
              <w:left w:val="single" w:sz="8" w:space="0" w:color="auto"/>
              <w:bottom w:val="single" w:sz="8" w:space="0" w:color="auto"/>
              <w:right w:val="single" w:sz="8" w:space="0" w:color="auto"/>
            </w:tcBorders>
            <w:tcMar>
              <w:left w:w="108" w:type="dxa"/>
              <w:right w:w="108" w:type="dxa"/>
            </w:tcMar>
          </w:tcPr>
          <w:p w14:paraId="7211DA03" w14:textId="77777777" w:rsidR="0076297E" w:rsidRPr="00DB25C4" w:rsidRDefault="0076297E" w:rsidP="00687314">
            <w:pPr>
              <w:spacing w:after="0" w:line="240" w:lineRule="auto"/>
              <w:rPr>
                <w:rFonts w:eastAsia="Calibri" w:cstheme="minorHAnsi"/>
              </w:rPr>
            </w:pPr>
            <w:r w:rsidRPr="00DB25C4">
              <w:rPr>
                <w:rFonts w:eastAsia="Calibri" w:cstheme="minorHAnsi"/>
              </w:rPr>
              <w:t>1</w:t>
            </w:r>
          </w:p>
        </w:tc>
        <w:tc>
          <w:tcPr>
            <w:tcW w:w="3034" w:type="dxa"/>
            <w:tcBorders>
              <w:top w:val="single" w:sz="8" w:space="0" w:color="auto"/>
              <w:left w:val="single" w:sz="8" w:space="0" w:color="auto"/>
              <w:bottom w:val="single" w:sz="8" w:space="0" w:color="auto"/>
              <w:right w:val="single" w:sz="8" w:space="0" w:color="auto"/>
            </w:tcBorders>
            <w:tcMar>
              <w:left w:w="108" w:type="dxa"/>
              <w:right w:w="108" w:type="dxa"/>
            </w:tcMar>
          </w:tcPr>
          <w:p w14:paraId="31E59329" w14:textId="77777777" w:rsidR="0076297E" w:rsidRPr="00DB25C4" w:rsidRDefault="0076297E" w:rsidP="00687314">
            <w:pPr>
              <w:spacing w:after="0" w:line="240" w:lineRule="auto"/>
              <w:rPr>
                <w:rFonts w:eastAsia="Calibri" w:cstheme="minorHAnsi"/>
              </w:rPr>
            </w:pPr>
            <w:proofErr w:type="spellStart"/>
            <w:r w:rsidRPr="00DB25C4">
              <w:rPr>
                <w:rFonts w:eastAsia="Calibri" w:cstheme="minorHAnsi"/>
              </w:rPr>
              <w:t>Peningkatan</w:t>
            </w:r>
            <w:proofErr w:type="spellEnd"/>
            <w:r w:rsidRPr="00DB25C4">
              <w:rPr>
                <w:rFonts w:eastAsia="Calibri" w:cstheme="minorHAnsi"/>
              </w:rPr>
              <w:t xml:space="preserve"> </w:t>
            </w:r>
            <w:proofErr w:type="spellStart"/>
            <w:r w:rsidRPr="00DB25C4">
              <w:rPr>
                <w:rFonts w:eastAsia="Calibri" w:cstheme="minorHAnsi"/>
              </w:rPr>
              <w:t>pemantauan</w:t>
            </w:r>
            <w:proofErr w:type="spellEnd"/>
            <w:r w:rsidRPr="00DB25C4">
              <w:rPr>
                <w:rFonts w:eastAsia="Calibri" w:cstheme="minorHAnsi"/>
              </w:rPr>
              <w:t xml:space="preserve"> </w:t>
            </w:r>
            <w:proofErr w:type="spellStart"/>
            <w:r w:rsidRPr="00DB25C4">
              <w:rPr>
                <w:rFonts w:eastAsia="Calibri" w:cstheme="minorHAnsi"/>
              </w:rPr>
              <w:t>kualitas</w:t>
            </w:r>
            <w:proofErr w:type="spellEnd"/>
            <w:r w:rsidRPr="00DB25C4">
              <w:rPr>
                <w:rFonts w:eastAsia="Calibri" w:cstheme="minorHAnsi"/>
              </w:rPr>
              <w:t xml:space="preserve"> </w:t>
            </w:r>
            <w:proofErr w:type="spellStart"/>
            <w:r w:rsidRPr="00DB25C4">
              <w:rPr>
                <w:rFonts w:eastAsia="Calibri" w:cstheme="minorHAnsi"/>
              </w:rPr>
              <w:t>pengajaran</w:t>
            </w:r>
            <w:proofErr w:type="spellEnd"/>
            <w:r w:rsidRPr="00DB25C4">
              <w:rPr>
                <w:rFonts w:eastAsia="Calibri" w:cstheme="minorHAnsi"/>
              </w:rPr>
              <w:t xml:space="preserve"> dan </w:t>
            </w:r>
            <w:proofErr w:type="spellStart"/>
            <w:r w:rsidRPr="00DB25C4">
              <w:rPr>
                <w:rFonts w:eastAsia="Calibri" w:cstheme="minorHAnsi"/>
              </w:rPr>
              <w:t>kepuasan</w:t>
            </w:r>
            <w:proofErr w:type="spellEnd"/>
            <w:r w:rsidRPr="00DB25C4">
              <w:rPr>
                <w:rFonts w:eastAsia="Calibri" w:cstheme="minorHAnsi"/>
              </w:rPr>
              <w:t xml:space="preserve"> </w:t>
            </w:r>
            <w:proofErr w:type="spellStart"/>
            <w:r w:rsidRPr="00DB25C4">
              <w:rPr>
                <w:rFonts w:eastAsia="Calibri" w:cstheme="minorHAnsi"/>
              </w:rPr>
              <w:t>mahasiswa</w:t>
            </w:r>
            <w:proofErr w:type="spellEnd"/>
          </w:p>
        </w:tc>
        <w:tc>
          <w:tcPr>
            <w:tcW w:w="5461" w:type="dxa"/>
            <w:tcBorders>
              <w:top w:val="single" w:sz="8" w:space="0" w:color="auto"/>
              <w:left w:val="single" w:sz="8" w:space="0" w:color="auto"/>
              <w:bottom w:val="single" w:sz="8" w:space="0" w:color="auto"/>
              <w:right w:val="single" w:sz="8" w:space="0" w:color="auto"/>
            </w:tcBorders>
            <w:tcMar>
              <w:left w:w="108" w:type="dxa"/>
              <w:right w:w="108" w:type="dxa"/>
            </w:tcMar>
          </w:tcPr>
          <w:p w14:paraId="4F4B5F4A" w14:textId="77777777" w:rsidR="0076297E" w:rsidRPr="00DB25C4" w:rsidRDefault="0076297E" w:rsidP="00687314">
            <w:pPr>
              <w:spacing w:after="0" w:line="240" w:lineRule="auto"/>
              <w:rPr>
                <w:rFonts w:eastAsia="Calibri" w:cstheme="minorHAnsi"/>
              </w:rPr>
            </w:pP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pemantauan</w:t>
            </w:r>
            <w:proofErr w:type="spellEnd"/>
            <w:r w:rsidRPr="00DB25C4">
              <w:rPr>
                <w:rFonts w:eastAsia="Calibri" w:cstheme="minorHAnsi"/>
              </w:rPr>
              <w:t xml:space="preserve"> </w:t>
            </w:r>
            <w:proofErr w:type="spellStart"/>
            <w:r w:rsidRPr="00DB25C4">
              <w:rPr>
                <w:rFonts w:eastAsia="Calibri" w:cstheme="minorHAnsi"/>
              </w:rPr>
              <w:t>terhadap</w:t>
            </w:r>
            <w:proofErr w:type="spellEnd"/>
            <w:r w:rsidRPr="00DB25C4">
              <w:rPr>
                <w:rFonts w:eastAsia="Calibri" w:cstheme="minorHAnsi"/>
              </w:rPr>
              <w:t xml:space="preserve"> </w:t>
            </w:r>
            <w:proofErr w:type="spellStart"/>
            <w:r w:rsidRPr="00DB25C4">
              <w:rPr>
                <w:rFonts w:eastAsia="Calibri" w:cstheme="minorHAnsi"/>
              </w:rPr>
              <w:t>kualitas</w:t>
            </w:r>
            <w:proofErr w:type="spellEnd"/>
            <w:r w:rsidRPr="00DB25C4">
              <w:rPr>
                <w:rFonts w:eastAsia="Calibri" w:cstheme="minorHAnsi"/>
              </w:rPr>
              <w:t xml:space="preserve"> </w:t>
            </w:r>
            <w:proofErr w:type="spellStart"/>
            <w:r w:rsidRPr="00DB25C4">
              <w:rPr>
                <w:rFonts w:eastAsia="Calibri" w:cstheme="minorHAnsi"/>
              </w:rPr>
              <w:t>pengajaran</w:t>
            </w:r>
            <w:proofErr w:type="spellEnd"/>
            <w:r w:rsidRPr="00DB25C4">
              <w:rPr>
                <w:rFonts w:eastAsia="Calibri" w:cstheme="minorHAnsi"/>
              </w:rPr>
              <w:t xml:space="preserve"> dan </w:t>
            </w:r>
            <w:proofErr w:type="spellStart"/>
            <w:r w:rsidRPr="00DB25C4">
              <w:rPr>
                <w:rFonts w:eastAsia="Calibri" w:cstheme="minorHAnsi"/>
              </w:rPr>
              <w:t>kepuasan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memperbaiki</w:t>
            </w:r>
            <w:proofErr w:type="spellEnd"/>
            <w:r w:rsidRPr="00DB25C4">
              <w:rPr>
                <w:rFonts w:eastAsia="Calibri" w:cstheme="minorHAnsi"/>
              </w:rPr>
              <w:t xml:space="preserve"> </w:t>
            </w:r>
            <w:proofErr w:type="spellStart"/>
            <w:r w:rsidRPr="00DB25C4">
              <w:rPr>
                <w:rFonts w:eastAsia="Calibri" w:cstheme="minorHAnsi"/>
              </w:rPr>
              <w:t>sistem</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pengajaran</w:t>
            </w:r>
            <w:proofErr w:type="spellEnd"/>
            <w:r w:rsidRPr="00DB25C4">
              <w:rPr>
                <w:rFonts w:eastAsia="Calibri" w:cstheme="minorHAnsi"/>
              </w:rPr>
              <w:t xml:space="preserve"> yang </w:t>
            </w:r>
            <w:proofErr w:type="spellStart"/>
            <w:r w:rsidRPr="00DB25C4">
              <w:rPr>
                <w:rFonts w:eastAsia="Calibri" w:cstheme="minorHAnsi"/>
              </w:rPr>
              <w:t>ada</w:t>
            </w:r>
            <w:proofErr w:type="spellEnd"/>
            <w:r w:rsidRPr="00DB25C4">
              <w:rPr>
                <w:rFonts w:eastAsia="Calibri" w:cstheme="minorHAnsi"/>
              </w:rPr>
              <w:t xml:space="preserve"> dan </w:t>
            </w:r>
            <w:proofErr w:type="spellStart"/>
            <w:r w:rsidRPr="00DB25C4">
              <w:rPr>
                <w:rFonts w:eastAsia="Calibri" w:cstheme="minorHAnsi"/>
              </w:rPr>
              <w:t>memastikan</w:t>
            </w:r>
            <w:proofErr w:type="spellEnd"/>
            <w:r w:rsidRPr="00DB25C4">
              <w:rPr>
                <w:rFonts w:eastAsia="Calibri" w:cstheme="minorHAnsi"/>
              </w:rPr>
              <w:t xml:space="preserve"> </w:t>
            </w:r>
            <w:proofErr w:type="spellStart"/>
            <w:r w:rsidRPr="00DB25C4">
              <w:rPr>
                <w:rFonts w:eastAsia="Calibri" w:cstheme="minorHAnsi"/>
              </w:rPr>
              <w:t>kebijakan</w:t>
            </w:r>
            <w:proofErr w:type="spellEnd"/>
            <w:r w:rsidRPr="00DB25C4">
              <w:rPr>
                <w:rFonts w:eastAsia="Calibri" w:cstheme="minorHAnsi"/>
              </w:rPr>
              <w:t xml:space="preserve"> yang </w:t>
            </w:r>
            <w:proofErr w:type="spellStart"/>
            <w:r w:rsidRPr="00DB25C4">
              <w:rPr>
                <w:rFonts w:eastAsia="Calibri" w:cstheme="minorHAnsi"/>
              </w:rPr>
              <w:t>mendukung</w:t>
            </w:r>
            <w:proofErr w:type="spellEnd"/>
            <w:r w:rsidRPr="00DB25C4">
              <w:rPr>
                <w:rFonts w:eastAsia="Calibri" w:cstheme="minorHAnsi"/>
              </w:rPr>
              <w:t xml:space="preserve"> </w:t>
            </w:r>
            <w:proofErr w:type="spellStart"/>
            <w:r w:rsidRPr="00DB25C4">
              <w:rPr>
                <w:rFonts w:eastAsia="Calibri" w:cstheme="minorHAnsi"/>
              </w:rPr>
              <w:t>pengembangan</w:t>
            </w:r>
            <w:proofErr w:type="spellEnd"/>
            <w:r w:rsidRPr="00DB25C4">
              <w:rPr>
                <w:rFonts w:eastAsia="Calibri" w:cstheme="minorHAnsi"/>
              </w:rPr>
              <w:t xml:space="preserve"> </w:t>
            </w:r>
            <w:proofErr w:type="spellStart"/>
            <w:r w:rsidRPr="00DB25C4">
              <w:rPr>
                <w:rFonts w:eastAsia="Calibri" w:cstheme="minorHAnsi"/>
              </w:rPr>
              <w:t>kemampuan</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melaksanakan</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yang </w:t>
            </w:r>
            <w:proofErr w:type="spellStart"/>
            <w:r w:rsidRPr="00DB25C4">
              <w:rPr>
                <w:rFonts w:eastAsia="Calibri" w:cstheme="minorHAnsi"/>
              </w:rPr>
              <w:t>inovatif</w:t>
            </w:r>
            <w:proofErr w:type="spellEnd"/>
          </w:p>
        </w:tc>
      </w:tr>
      <w:tr w:rsidR="0076297E" w:rsidRPr="00DB25C4" w14:paraId="344CBA19" w14:textId="77777777" w:rsidTr="00CD4E67">
        <w:trPr>
          <w:trHeight w:val="300"/>
        </w:trPr>
        <w:tc>
          <w:tcPr>
            <w:tcW w:w="520" w:type="dxa"/>
            <w:tcBorders>
              <w:top w:val="single" w:sz="8" w:space="0" w:color="auto"/>
              <w:left w:val="single" w:sz="8" w:space="0" w:color="auto"/>
              <w:bottom w:val="single" w:sz="8" w:space="0" w:color="auto"/>
              <w:right w:val="single" w:sz="8" w:space="0" w:color="auto"/>
            </w:tcBorders>
            <w:tcMar>
              <w:left w:w="108" w:type="dxa"/>
              <w:right w:w="108" w:type="dxa"/>
            </w:tcMar>
          </w:tcPr>
          <w:p w14:paraId="49BFA6E3" w14:textId="77777777" w:rsidR="0076297E" w:rsidRPr="00DB25C4" w:rsidRDefault="0076297E" w:rsidP="00687314">
            <w:pPr>
              <w:spacing w:after="0" w:line="240" w:lineRule="auto"/>
              <w:rPr>
                <w:rFonts w:eastAsia="Calibri" w:cstheme="minorHAnsi"/>
              </w:rPr>
            </w:pPr>
            <w:r w:rsidRPr="00DB25C4">
              <w:rPr>
                <w:rFonts w:eastAsia="Calibri" w:cstheme="minorHAnsi"/>
              </w:rPr>
              <w:t>2</w:t>
            </w:r>
          </w:p>
        </w:tc>
        <w:tc>
          <w:tcPr>
            <w:tcW w:w="3034" w:type="dxa"/>
            <w:tcBorders>
              <w:top w:val="single" w:sz="8" w:space="0" w:color="auto"/>
              <w:left w:val="single" w:sz="8" w:space="0" w:color="auto"/>
              <w:bottom w:val="single" w:sz="8" w:space="0" w:color="auto"/>
              <w:right w:val="single" w:sz="8" w:space="0" w:color="auto"/>
            </w:tcBorders>
            <w:tcMar>
              <w:left w:w="108" w:type="dxa"/>
              <w:right w:w="108" w:type="dxa"/>
            </w:tcMar>
          </w:tcPr>
          <w:p w14:paraId="587226D5" w14:textId="77777777" w:rsidR="0076297E" w:rsidRPr="00DB25C4" w:rsidRDefault="0076297E" w:rsidP="00687314">
            <w:pPr>
              <w:spacing w:after="0" w:line="240" w:lineRule="auto"/>
              <w:rPr>
                <w:rFonts w:eastAsia="Calibri" w:cstheme="minorHAnsi"/>
              </w:rPr>
            </w:pP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kerjasama</w:t>
            </w:r>
            <w:proofErr w:type="spellEnd"/>
          </w:p>
        </w:tc>
        <w:tc>
          <w:tcPr>
            <w:tcW w:w="5461" w:type="dxa"/>
            <w:tcBorders>
              <w:top w:val="single" w:sz="8" w:space="0" w:color="auto"/>
              <w:left w:val="single" w:sz="8" w:space="0" w:color="auto"/>
              <w:bottom w:val="single" w:sz="8" w:space="0" w:color="auto"/>
              <w:right w:val="single" w:sz="8" w:space="0" w:color="auto"/>
            </w:tcBorders>
            <w:tcMar>
              <w:left w:w="108" w:type="dxa"/>
              <w:right w:w="108" w:type="dxa"/>
            </w:tcMar>
          </w:tcPr>
          <w:p w14:paraId="2E48A773" w14:textId="77777777" w:rsidR="0076297E" w:rsidRPr="00DB25C4" w:rsidRDefault="0076297E" w:rsidP="00687314">
            <w:pPr>
              <w:spacing w:after="0" w:line="240" w:lineRule="auto"/>
              <w:rPr>
                <w:rFonts w:eastAsia="Calibri" w:cstheme="minorHAnsi"/>
              </w:rPr>
            </w:pP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kerjasama</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institusi</w:t>
            </w:r>
            <w:proofErr w:type="spellEnd"/>
            <w:r w:rsidRPr="00DB25C4">
              <w:rPr>
                <w:rFonts w:eastAsia="Calibri" w:cstheme="minorHAnsi"/>
              </w:rPr>
              <w:t xml:space="preserve"> </w:t>
            </w:r>
            <w:proofErr w:type="spellStart"/>
            <w:r w:rsidRPr="00DB25C4">
              <w:rPr>
                <w:rFonts w:eastAsia="Calibri" w:cstheme="minorHAnsi"/>
              </w:rPr>
              <w:t>atau</w:t>
            </w:r>
            <w:proofErr w:type="spellEnd"/>
            <w:r w:rsidRPr="00DB25C4">
              <w:rPr>
                <w:rFonts w:eastAsia="Calibri" w:cstheme="minorHAnsi"/>
              </w:rPr>
              <w:t xml:space="preserve"> universitas lain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memperkaya</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di PS, </w:t>
            </w:r>
            <w:proofErr w:type="spellStart"/>
            <w:r w:rsidRPr="00DB25C4">
              <w:rPr>
                <w:rFonts w:eastAsia="Calibri" w:cstheme="minorHAnsi"/>
              </w:rPr>
              <w:t>seperti</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melakukan</w:t>
            </w:r>
            <w:proofErr w:type="spellEnd"/>
            <w:r w:rsidRPr="00DB25C4">
              <w:rPr>
                <w:rFonts w:eastAsia="Calibri" w:cstheme="minorHAnsi"/>
              </w:rPr>
              <w:t xml:space="preserve"> </w:t>
            </w:r>
            <w:proofErr w:type="spellStart"/>
            <w:r w:rsidRPr="00DB25C4">
              <w:rPr>
                <w:rFonts w:eastAsia="Calibri" w:cstheme="minorHAnsi"/>
              </w:rPr>
              <w:t>pertukaran</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dan </w:t>
            </w:r>
            <w:proofErr w:type="spellStart"/>
            <w:r w:rsidRPr="00DB25C4">
              <w:rPr>
                <w:rFonts w:eastAsia="Calibri" w:cstheme="minorHAnsi"/>
              </w:rPr>
              <w:t>mahasiswa</w:t>
            </w:r>
            <w:proofErr w:type="spellEnd"/>
            <w:r w:rsidRPr="00DB25C4">
              <w:rPr>
                <w:rFonts w:eastAsia="Calibri" w:cstheme="minorHAnsi"/>
              </w:rPr>
              <w:t xml:space="preserve">, workshop, </w:t>
            </w:r>
            <w:proofErr w:type="spellStart"/>
            <w:r w:rsidRPr="00DB25C4">
              <w:rPr>
                <w:rFonts w:eastAsia="Calibri" w:cstheme="minorHAnsi"/>
              </w:rPr>
              <w:t>atau</w:t>
            </w:r>
            <w:proofErr w:type="spellEnd"/>
            <w:r w:rsidRPr="00DB25C4">
              <w:rPr>
                <w:rFonts w:eastAsia="Calibri" w:cstheme="minorHAnsi"/>
              </w:rPr>
              <w:t xml:space="preserve"> seminar.</w:t>
            </w:r>
          </w:p>
        </w:tc>
      </w:tr>
      <w:tr w:rsidR="0076297E" w:rsidRPr="00DB25C4" w14:paraId="2699B055" w14:textId="77777777" w:rsidTr="00CD4E67">
        <w:trPr>
          <w:trHeight w:val="300"/>
        </w:trPr>
        <w:tc>
          <w:tcPr>
            <w:tcW w:w="520" w:type="dxa"/>
            <w:tcBorders>
              <w:top w:val="single" w:sz="8" w:space="0" w:color="auto"/>
              <w:left w:val="single" w:sz="8" w:space="0" w:color="auto"/>
              <w:bottom w:val="single" w:sz="8" w:space="0" w:color="auto"/>
              <w:right w:val="single" w:sz="8" w:space="0" w:color="auto"/>
            </w:tcBorders>
            <w:tcMar>
              <w:left w:w="108" w:type="dxa"/>
              <w:right w:w="108" w:type="dxa"/>
            </w:tcMar>
          </w:tcPr>
          <w:p w14:paraId="7E8C2A51" w14:textId="77777777" w:rsidR="0076297E" w:rsidRPr="00DB25C4" w:rsidRDefault="0076297E" w:rsidP="00687314">
            <w:pPr>
              <w:spacing w:after="0" w:line="240" w:lineRule="auto"/>
              <w:rPr>
                <w:rFonts w:eastAsia="Calibri" w:cstheme="minorHAnsi"/>
              </w:rPr>
            </w:pPr>
            <w:r w:rsidRPr="00DB25C4">
              <w:rPr>
                <w:rFonts w:eastAsia="Calibri" w:cstheme="minorHAnsi"/>
              </w:rPr>
              <w:t>3</w:t>
            </w:r>
          </w:p>
        </w:tc>
        <w:tc>
          <w:tcPr>
            <w:tcW w:w="3034" w:type="dxa"/>
            <w:tcBorders>
              <w:top w:val="single" w:sz="8" w:space="0" w:color="auto"/>
              <w:left w:val="single" w:sz="8" w:space="0" w:color="auto"/>
              <w:bottom w:val="single" w:sz="8" w:space="0" w:color="auto"/>
              <w:right w:val="single" w:sz="8" w:space="0" w:color="auto"/>
            </w:tcBorders>
            <w:tcMar>
              <w:left w:w="108" w:type="dxa"/>
              <w:right w:w="108" w:type="dxa"/>
            </w:tcMar>
          </w:tcPr>
          <w:p w14:paraId="62407270" w14:textId="77777777" w:rsidR="0076297E" w:rsidRPr="00DB25C4" w:rsidRDefault="0076297E" w:rsidP="00687314">
            <w:pPr>
              <w:spacing w:after="0" w:line="240" w:lineRule="auto"/>
              <w:rPr>
                <w:rFonts w:eastAsia="Calibri" w:cstheme="minorHAnsi"/>
              </w:rPr>
            </w:pPr>
            <w:proofErr w:type="spellStart"/>
            <w:r w:rsidRPr="00DB25C4">
              <w:rPr>
                <w:rFonts w:eastAsia="Calibri" w:cstheme="minorHAnsi"/>
              </w:rPr>
              <w:t>Kebijakan</w:t>
            </w:r>
            <w:proofErr w:type="spellEnd"/>
            <w:r w:rsidRPr="00DB25C4">
              <w:rPr>
                <w:rFonts w:eastAsia="Calibri" w:cstheme="minorHAnsi"/>
              </w:rPr>
              <w:t xml:space="preserve"> </w:t>
            </w:r>
            <w:proofErr w:type="spellStart"/>
            <w:r w:rsidRPr="00DB25C4">
              <w:rPr>
                <w:rFonts w:eastAsia="Calibri" w:cstheme="minorHAnsi"/>
              </w:rPr>
              <w:t>Pemerintah</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mengembangkan</w:t>
            </w:r>
            <w:proofErr w:type="spellEnd"/>
            <w:r w:rsidRPr="00DB25C4">
              <w:rPr>
                <w:rFonts w:eastAsia="Calibri" w:cstheme="minorHAnsi"/>
              </w:rPr>
              <w:t xml:space="preserve"> </w:t>
            </w:r>
            <w:proofErr w:type="spellStart"/>
            <w:r w:rsidRPr="00DB25C4">
              <w:rPr>
                <w:rFonts w:eastAsia="Calibri" w:cstheme="minorHAnsi"/>
              </w:rPr>
              <w:t>kurikulum</w:t>
            </w:r>
            <w:proofErr w:type="spellEnd"/>
            <w:r w:rsidRPr="00DB25C4">
              <w:rPr>
                <w:rFonts w:eastAsia="Calibri" w:cstheme="minorHAnsi"/>
              </w:rPr>
              <w:t xml:space="preserve"> yang </w:t>
            </w:r>
            <w:proofErr w:type="spellStart"/>
            <w:r w:rsidRPr="00DB25C4">
              <w:rPr>
                <w:rFonts w:eastAsia="Calibri" w:cstheme="minorHAnsi"/>
              </w:rPr>
              <w:t>inovatif</w:t>
            </w:r>
            <w:proofErr w:type="spellEnd"/>
          </w:p>
        </w:tc>
        <w:tc>
          <w:tcPr>
            <w:tcW w:w="5461" w:type="dxa"/>
            <w:tcBorders>
              <w:top w:val="single" w:sz="8" w:space="0" w:color="auto"/>
              <w:left w:val="single" w:sz="8" w:space="0" w:color="auto"/>
              <w:bottom w:val="single" w:sz="8" w:space="0" w:color="auto"/>
              <w:right w:val="single" w:sz="8" w:space="0" w:color="auto"/>
            </w:tcBorders>
            <w:tcMar>
              <w:left w:w="108" w:type="dxa"/>
              <w:right w:w="108" w:type="dxa"/>
            </w:tcMar>
          </w:tcPr>
          <w:p w14:paraId="5D732D32" w14:textId="77777777" w:rsidR="0076297E" w:rsidRPr="00DB25C4" w:rsidRDefault="0076297E" w:rsidP="00687314">
            <w:pPr>
              <w:spacing w:after="0" w:line="240" w:lineRule="auto"/>
              <w:rPr>
                <w:rFonts w:eastAsia="Calibri" w:cstheme="minorHAnsi"/>
              </w:rPr>
            </w:pPr>
            <w:proofErr w:type="spellStart"/>
            <w:r w:rsidRPr="00DB25C4">
              <w:rPr>
                <w:rFonts w:eastAsia="Calibri" w:cstheme="minorHAnsi"/>
              </w:rPr>
              <w:t>Memanfaatkan</w:t>
            </w:r>
            <w:proofErr w:type="spellEnd"/>
            <w:r w:rsidRPr="00DB25C4">
              <w:rPr>
                <w:rFonts w:eastAsia="Calibri" w:cstheme="minorHAnsi"/>
              </w:rPr>
              <w:t xml:space="preserve"> </w:t>
            </w:r>
            <w:proofErr w:type="spellStart"/>
            <w:r w:rsidRPr="00DB25C4">
              <w:rPr>
                <w:rFonts w:eastAsia="Calibri" w:cstheme="minorHAnsi"/>
              </w:rPr>
              <w:t>kebijakan</w:t>
            </w:r>
            <w:proofErr w:type="spellEnd"/>
            <w:r w:rsidRPr="00DB25C4">
              <w:rPr>
                <w:rFonts w:eastAsia="Calibri" w:cstheme="minorHAnsi"/>
              </w:rPr>
              <w:t xml:space="preserve"> </w:t>
            </w:r>
            <w:proofErr w:type="spellStart"/>
            <w:r w:rsidRPr="00DB25C4">
              <w:rPr>
                <w:rFonts w:eastAsia="Calibri" w:cstheme="minorHAnsi"/>
              </w:rPr>
              <w:t>Pemerintah</w:t>
            </w:r>
            <w:proofErr w:type="spellEnd"/>
            <w:r w:rsidRPr="00DB25C4">
              <w:rPr>
                <w:rFonts w:eastAsia="Calibri" w:cstheme="minorHAnsi"/>
              </w:rPr>
              <w:t xml:space="preserve"> yang </w:t>
            </w:r>
            <w:proofErr w:type="spellStart"/>
            <w:r w:rsidRPr="00DB25C4">
              <w:rPr>
                <w:rFonts w:eastAsia="Calibri" w:cstheme="minorHAnsi"/>
              </w:rPr>
              <w:t>mendorong</w:t>
            </w:r>
            <w:proofErr w:type="spellEnd"/>
            <w:r w:rsidRPr="00DB25C4">
              <w:rPr>
                <w:rFonts w:eastAsia="Calibri" w:cstheme="minorHAnsi"/>
              </w:rPr>
              <w:t xml:space="preserve"> </w:t>
            </w:r>
            <w:proofErr w:type="spellStart"/>
            <w:r w:rsidRPr="00DB25C4">
              <w:rPr>
                <w:rFonts w:eastAsia="Calibri" w:cstheme="minorHAnsi"/>
              </w:rPr>
              <w:t>perguruan</w:t>
            </w:r>
            <w:proofErr w:type="spellEnd"/>
            <w:r w:rsidRPr="00DB25C4">
              <w:rPr>
                <w:rFonts w:eastAsia="Calibri" w:cstheme="minorHAnsi"/>
              </w:rPr>
              <w:t xml:space="preserve"> </w:t>
            </w:r>
            <w:proofErr w:type="spellStart"/>
            <w:r w:rsidRPr="00DB25C4">
              <w:rPr>
                <w:rFonts w:eastAsia="Calibri" w:cstheme="minorHAnsi"/>
              </w:rPr>
              <w:t>tinggi</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mengembangkan</w:t>
            </w:r>
            <w:proofErr w:type="spellEnd"/>
            <w:r w:rsidRPr="00DB25C4">
              <w:rPr>
                <w:rFonts w:eastAsia="Calibri" w:cstheme="minorHAnsi"/>
              </w:rPr>
              <w:t xml:space="preserve"> </w:t>
            </w:r>
            <w:proofErr w:type="spellStart"/>
            <w:r w:rsidRPr="00DB25C4">
              <w:rPr>
                <w:rFonts w:eastAsia="Calibri" w:cstheme="minorHAnsi"/>
              </w:rPr>
              <w:t>kurikulum</w:t>
            </w:r>
            <w:proofErr w:type="spellEnd"/>
            <w:r w:rsidRPr="00DB25C4">
              <w:rPr>
                <w:rFonts w:eastAsia="Calibri" w:cstheme="minorHAnsi"/>
              </w:rPr>
              <w:t xml:space="preserve"> yang </w:t>
            </w:r>
            <w:proofErr w:type="spellStart"/>
            <w:r w:rsidRPr="00DB25C4">
              <w:rPr>
                <w:rFonts w:eastAsia="Calibri" w:cstheme="minorHAnsi"/>
              </w:rPr>
              <w:t>inovatif</w:t>
            </w:r>
            <w:proofErr w:type="spellEnd"/>
            <w:r w:rsidRPr="00DB25C4">
              <w:rPr>
                <w:rFonts w:eastAsia="Calibri" w:cstheme="minorHAnsi"/>
              </w:rPr>
              <w:t xml:space="preserve"> dan </w:t>
            </w:r>
            <w:proofErr w:type="spellStart"/>
            <w:r w:rsidRPr="00DB25C4">
              <w:rPr>
                <w:rFonts w:eastAsia="Calibri" w:cstheme="minorHAnsi"/>
              </w:rPr>
              <w:t>berkualitas</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mengembangkan</w:t>
            </w:r>
            <w:proofErr w:type="spellEnd"/>
            <w:r w:rsidRPr="00DB25C4">
              <w:rPr>
                <w:rFonts w:eastAsia="Calibri" w:cstheme="minorHAnsi"/>
              </w:rPr>
              <w:t xml:space="preserve"> program yang </w:t>
            </w:r>
            <w:proofErr w:type="spellStart"/>
            <w:r w:rsidRPr="00DB25C4">
              <w:rPr>
                <w:rFonts w:eastAsia="Calibri" w:cstheme="minorHAnsi"/>
              </w:rPr>
              <w:t>sesuai</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kebutuhan</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dan </w:t>
            </w:r>
            <w:proofErr w:type="spellStart"/>
            <w:r w:rsidRPr="00DB25C4">
              <w:rPr>
                <w:rFonts w:eastAsia="Calibri" w:cstheme="minorHAnsi"/>
              </w:rPr>
              <w:t>lingkungan</w:t>
            </w:r>
            <w:proofErr w:type="spellEnd"/>
            <w:r w:rsidRPr="00DB25C4">
              <w:rPr>
                <w:rFonts w:eastAsia="Calibri" w:cstheme="minorHAnsi"/>
              </w:rPr>
              <w:t xml:space="preserve"> </w:t>
            </w:r>
            <w:proofErr w:type="spellStart"/>
            <w:r w:rsidRPr="00DB25C4">
              <w:rPr>
                <w:rFonts w:eastAsia="Calibri" w:cstheme="minorHAnsi"/>
              </w:rPr>
              <w:t>sekitar</w:t>
            </w:r>
            <w:proofErr w:type="spellEnd"/>
            <w:r w:rsidRPr="00DB25C4">
              <w:rPr>
                <w:rFonts w:eastAsia="Calibri" w:cstheme="minorHAnsi"/>
              </w:rPr>
              <w:t xml:space="preserve">. </w:t>
            </w:r>
            <w:proofErr w:type="spellStart"/>
            <w:r w:rsidRPr="00DB25C4">
              <w:rPr>
                <w:rFonts w:eastAsia="Calibri" w:cstheme="minorHAnsi"/>
              </w:rPr>
              <w:t>Memonitor</w:t>
            </w:r>
            <w:proofErr w:type="spellEnd"/>
            <w:r w:rsidRPr="00DB25C4">
              <w:rPr>
                <w:rFonts w:eastAsia="Calibri" w:cstheme="minorHAnsi"/>
              </w:rPr>
              <w:t xml:space="preserve"> dan </w:t>
            </w:r>
            <w:proofErr w:type="spellStart"/>
            <w:r w:rsidRPr="00DB25C4">
              <w:rPr>
                <w:rFonts w:eastAsia="Calibri" w:cstheme="minorHAnsi"/>
              </w:rPr>
              <w:t>mengantisipasi</w:t>
            </w:r>
            <w:proofErr w:type="spellEnd"/>
            <w:r w:rsidRPr="00DB25C4">
              <w:rPr>
                <w:rFonts w:eastAsia="Calibri" w:cstheme="minorHAnsi"/>
              </w:rPr>
              <w:t xml:space="preserve"> </w:t>
            </w:r>
            <w:proofErr w:type="spellStart"/>
            <w:r w:rsidRPr="00DB25C4">
              <w:rPr>
                <w:rFonts w:eastAsia="Calibri" w:cstheme="minorHAnsi"/>
              </w:rPr>
              <w:t>perubahan</w:t>
            </w:r>
            <w:proofErr w:type="spellEnd"/>
            <w:r w:rsidRPr="00DB25C4">
              <w:rPr>
                <w:rFonts w:eastAsia="Calibri" w:cstheme="minorHAnsi"/>
              </w:rPr>
              <w:t xml:space="preserve"> </w:t>
            </w:r>
            <w:proofErr w:type="spellStart"/>
            <w:r w:rsidRPr="00DB25C4">
              <w:rPr>
                <w:rFonts w:eastAsia="Calibri" w:cstheme="minorHAnsi"/>
              </w:rPr>
              <w:t>kebijakan</w:t>
            </w:r>
            <w:proofErr w:type="spellEnd"/>
            <w:r w:rsidRPr="00DB25C4">
              <w:rPr>
                <w:rFonts w:eastAsia="Calibri" w:cstheme="minorHAnsi"/>
              </w:rPr>
              <w:t xml:space="preserve"> </w:t>
            </w:r>
            <w:proofErr w:type="spellStart"/>
            <w:r w:rsidRPr="00DB25C4">
              <w:rPr>
                <w:rFonts w:eastAsia="Calibri" w:cstheme="minorHAnsi"/>
              </w:rPr>
              <w:t>pemerintah</w:t>
            </w:r>
            <w:proofErr w:type="spellEnd"/>
            <w:r w:rsidRPr="00DB25C4">
              <w:rPr>
                <w:rFonts w:eastAsia="Calibri" w:cstheme="minorHAnsi"/>
              </w:rPr>
              <w:t xml:space="preserve"> yang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berdampak</w:t>
            </w:r>
            <w:proofErr w:type="spellEnd"/>
            <w:r w:rsidRPr="00DB25C4">
              <w:rPr>
                <w:rFonts w:eastAsia="Calibri" w:cstheme="minorHAnsi"/>
              </w:rPr>
              <w:t xml:space="preserve"> pada </w:t>
            </w:r>
            <w:proofErr w:type="spellStart"/>
            <w:r w:rsidRPr="00DB25C4">
              <w:rPr>
                <w:rFonts w:eastAsia="Calibri" w:cstheme="minorHAnsi"/>
              </w:rPr>
              <w:t>pelaksanaan</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di PS,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memperhatikan</w:t>
            </w:r>
            <w:proofErr w:type="spellEnd"/>
            <w:r w:rsidRPr="00DB25C4">
              <w:rPr>
                <w:rFonts w:eastAsia="Calibri" w:cstheme="minorHAnsi"/>
              </w:rPr>
              <w:t xml:space="preserve"> </w:t>
            </w:r>
            <w:proofErr w:type="spellStart"/>
            <w:r w:rsidRPr="00DB25C4">
              <w:rPr>
                <w:rFonts w:eastAsia="Calibri" w:cstheme="minorHAnsi"/>
              </w:rPr>
              <w:t>regulasi</w:t>
            </w:r>
            <w:proofErr w:type="spellEnd"/>
            <w:r w:rsidRPr="00DB25C4">
              <w:rPr>
                <w:rFonts w:eastAsia="Calibri" w:cstheme="minorHAnsi"/>
              </w:rPr>
              <w:t xml:space="preserve"> yang </w:t>
            </w:r>
            <w:proofErr w:type="spellStart"/>
            <w:r w:rsidRPr="00DB25C4">
              <w:rPr>
                <w:rFonts w:eastAsia="Calibri" w:cstheme="minorHAnsi"/>
              </w:rPr>
              <w:t>berkaitan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akreditasi</w:t>
            </w:r>
            <w:proofErr w:type="spellEnd"/>
            <w:r w:rsidRPr="00DB25C4">
              <w:rPr>
                <w:rFonts w:eastAsia="Calibri" w:cstheme="minorHAnsi"/>
              </w:rPr>
              <w:t xml:space="preserve">, </w:t>
            </w:r>
            <w:proofErr w:type="spellStart"/>
            <w:r w:rsidRPr="00DB25C4">
              <w:rPr>
                <w:rFonts w:eastAsia="Calibri" w:cstheme="minorHAnsi"/>
              </w:rPr>
              <w:t>standar</w:t>
            </w:r>
            <w:proofErr w:type="spellEnd"/>
            <w:r w:rsidRPr="00DB25C4">
              <w:rPr>
                <w:rFonts w:eastAsia="Calibri" w:cstheme="minorHAnsi"/>
              </w:rPr>
              <w:t xml:space="preserve"> </w:t>
            </w:r>
            <w:proofErr w:type="spellStart"/>
            <w:r w:rsidRPr="00DB25C4">
              <w:rPr>
                <w:rFonts w:eastAsia="Calibri" w:cstheme="minorHAnsi"/>
              </w:rPr>
              <w:t>mutu</w:t>
            </w:r>
            <w:proofErr w:type="spellEnd"/>
            <w:r w:rsidRPr="00DB25C4">
              <w:rPr>
                <w:rFonts w:eastAsia="Calibri" w:cstheme="minorHAnsi"/>
              </w:rPr>
              <w:t xml:space="preserve">, dan </w:t>
            </w:r>
            <w:proofErr w:type="spellStart"/>
            <w:r w:rsidRPr="00DB25C4">
              <w:rPr>
                <w:rFonts w:eastAsia="Calibri" w:cstheme="minorHAnsi"/>
              </w:rPr>
              <w:t>kebijakan</w:t>
            </w:r>
            <w:proofErr w:type="spellEnd"/>
            <w:r w:rsidRPr="00DB25C4">
              <w:rPr>
                <w:rFonts w:eastAsia="Calibri" w:cstheme="minorHAnsi"/>
              </w:rPr>
              <w:t xml:space="preserve"> yang </w:t>
            </w:r>
            <w:proofErr w:type="spellStart"/>
            <w:r w:rsidRPr="00DB25C4">
              <w:rPr>
                <w:rFonts w:eastAsia="Calibri" w:cstheme="minorHAnsi"/>
              </w:rPr>
              <w:t>berkaitan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pendanaan</w:t>
            </w:r>
            <w:proofErr w:type="spellEnd"/>
            <w:r w:rsidRPr="00DB25C4">
              <w:rPr>
                <w:rFonts w:eastAsia="Calibri" w:cstheme="minorHAnsi"/>
              </w:rPr>
              <w:t xml:space="preserve"> dan </w:t>
            </w:r>
            <w:proofErr w:type="spellStart"/>
            <w:r w:rsidRPr="00DB25C4">
              <w:rPr>
                <w:rFonts w:eastAsia="Calibri" w:cstheme="minorHAnsi"/>
              </w:rPr>
              <w:t>bantuan</w:t>
            </w:r>
            <w:proofErr w:type="spellEnd"/>
            <w:r w:rsidRPr="00DB25C4">
              <w:rPr>
                <w:rFonts w:eastAsia="Calibri" w:cstheme="minorHAnsi"/>
              </w:rPr>
              <w:t xml:space="preserve"> </w:t>
            </w:r>
            <w:proofErr w:type="spellStart"/>
            <w:r w:rsidRPr="00DB25C4">
              <w:rPr>
                <w:rFonts w:eastAsia="Calibri" w:cstheme="minorHAnsi"/>
              </w:rPr>
              <w:t>penelitian</w:t>
            </w:r>
            <w:proofErr w:type="spellEnd"/>
            <w:r w:rsidRPr="00DB25C4">
              <w:rPr>
                <w:rFonts w:eastAsia="Calibri" w:cstheme="minorHAnsi"/>
              </w:rPr>
              <w:t xml:space="preserve">. </w:t>
            </w:r>
          </w:p>
        </w:tc>
      </w:tr>
      <w:tr w:rsidR="0076297E" w:rsidRPr="00DB25C4" w14:paraId="76FDA531" w14:textId="77777777" w:rsidTr="00CD4E67">
        <w:trPr>
          <w:trHeight w:val="300"/>
        </w:trPr>
        <w:tc>
          <w:tcPr>
            <w:tcW w:w="520" w:type="dxa"/>
            <w:tcBorders>
              <w:top w:val="single" w:sz="8" w:space="0" w:color="auto"/>
              <w:left w:val="single" w:sz="8" w:space="0" w:color="auto"/>
              <w:bottom w:val="single" w:sz="8" w:space="0" w:color="auto"/>
              <w:right w:val="single" w:sz="8" w:space="0" w:color="auto"/>
            </w:tcBorders>
            <w:tcMar>
              <w:left w:w="108" w:type="dxa"/>
              <w:right w:w="108" w:type="dxa"/>
            </w:tcMar>
          </w:tcPr>
          <w:p w14:paraId="710E6632" w14:textId="77777777" w:rsidR="0076297E" w:rsidRPr="00DB25C4" w:rsidRDefault="0076297E" w:rsidP="00687314">
            <w:pPr>
              <w:spacing w:after="0" w:line="240" w:lineRule="auto"/>
              <w:rPr>
                <w:rFonts w:eastAsiaTheme="minorEastAsia" w:cstheme="minorHAnsi"/>
              </w:rPr>
            </w:pPr>
            <w:r w:rsidRPr="00DB25C4">
              <w:rPr>
                <w:rFonts w:eastAsiaTheme="minorEastAsia" w:cstheme="minorHAnsi"/>
              </w:rPr>
              <w:t>4</w:t>
            </w:r>
          </w:p>
        </w:tc>
        <w:tc>
          <w:tcPr>
            <w:tcW w:w="3034" w:type="dxa"/>
            <w:tcBorders>
              <w:top w:val="single" w:sz="8" w:space="0" w:color="auto"/>
              <w:left w:val="single" w:sz="8" w:space="0" w:color="auto"/>
              <w:bottom w:val="single" w:sz="8" w:space="0" w:color="auto"/>
              <w:right w:val="single" w:sz="8" w:space="0" w:color="auto"/>
            </w:tcBorders>
            <w:tcMar>
              <w:left w:w="108" w:type="dxa"/>
              <w:right w:w="108" w:type="dxa"/>
            </w:tcMar>
          </w:tcPr>
          <w:p w14:paraId="50738AA4" w14:textId="77777777" w:rsidR="0076297E" w:rsidRPr="00DB25C4" w:rsidRDefault="0076297E" w:rsidP="00687314">
            <w:pPr>
              <w:spacing w:after="0" w:line="240" w:lineRule="auto"/>
              <w:rPr>
                <w:rFonts w:eastAsiaTheme="minorEastAsia" w:cstheme="minorHAnsi"/>
              </w:rPr>
            </w:pPr>
            <w:proofErr w:type="spellStart"/>
            <w:r w:rsidRPr="00DB25C4">
              <w:rPr>
                <w:rFonts w:eastAsiaTheme="minorEastAsia" w:cstheme="minorHAnsi"/>
              </w:rPr>
              <w:t>Mengembangkan</w:t>
            </w:r>
            <w:proofErr w:type="spellEnd"/>
            <w:r w:rsidRPr="00DB25C4">
              <w:rPr>
                <w:rFonts w:eastAsiaTheme="minorEastAsia" w:cstheme="minorHAnsi"/>
              </w:rPr>
              <w:t xml:space="preserve"> </w:t>
            </w:r>
            <w:proofErr w:type="spellStart"/>
            <w:r w:rsidRPr="00DB25C4">
              <w:rPr>
                <w:rFonts w:eastAsiaTheme="minorEastAsia" w:cstheme="minorHAnsi"/>
              </w:rPr>
              <w:t>metode</w:t>
            </w:r>
            <w:proofErr w:type="spellEnd"/>
            <w:r w:rsidRPr="00DB25C4">
              <w:rPr>
                <w:rFonts w:eastAsiaTheme="minorEastAsia" w:cstheme="minorHAnsi"/>
              </w:rPr>
              <w:t xml:space="preserve"> dan </w:t>
            </w:r>
            <w:proofErr w:type="spellStart"/>
            <w:r w:rsidRPr="00DB25C4">
              <w:rPr>
                <w:rFonts w:eastAsiaTheme="minorEastAsia" w:cstheme="minorHAnsi"/>
              </w:rPr>
              <w:t>teknik</w:t>
            </w:r>
            <w:proofErr w:type="spellEnd"/>
            <w:r w:rsidRPr="00DB25C4">
              <w:rPr>
                <w:rFonts w:eastAsiaTheme="minorEastAsia" w:cstheme="minorHAnsi"/>
              </w:rPr>
              <w:t xml:space="preserve"> </w:t>
            </w:r>
            <w:proofErr w:type="spellStart"/>
            <w:r w:rsidRPr="00DB25C4">
              <w:rPr>
                <w:rFonts w:eastAsiaTheme="minorEastAsia" w:cstheme="minorHAnsi"/>
              </w:rPr>
              <w:t>pembelajaran</w:t>
            </w:r>
            <w:proofErr w:type="spellEnd"/>
            <w:r w:rsidRPr="00DB25C4">
              <w:rPr>
                <w:rFonts w:eastAsiaTheme="minorEastAsia" w:cstheme="minorHAnsi"/>
              </w:rPr>
              <w:t xml:space="preserve"> yang </w:t>
            </w:r>
            <w:proofErr w:type="spellStart"/>
            <w:r w:rsidRPr="00DB25C4">
              <w:rPr>
                <w:rFonts w:eastAsiaTheme="minorEastAsia" w:cstheme="minorHAnsi"/>
              </w:rPr>
              <w:t>sesuai</w:t>
            </w:r>
            <w:proofErr w:type="spellEnd"/>
            <w:r w:rsidRPr="00DB25C4">
              <w:rPr>
                <w:rFonts w:eastAsiaTheme="minorEastAsia" w:cstheme="minorHAnsi"/>
              </w:rPr>
              <w:t xml:space="preserve"> </w:t>
            </w:r>
            <w:proofErr w:type="spellStart"/>
            <w:r w:rsidRPr="00DB25C4">
              <w:rPr>
                <w:rFonts w:eastAsiaTheme="minorEastAsia" w:cstheme="minorHAnsi"/>
              </w:rPr>
              <w:t>dengan</w:t>
            </w:r>
            <w:proofErr w:type="spellEnd"/>
            <w:r w:rsidRPr="00DB25C4">
              <w:rPr>
                <w:rFonts w:eastAsiaTheme="minorEastAsia" w:cstheme="minorHAnsi"/>
              </w:rPr>
              <w:t xml:space="preserve"> </w:t>
            </w:r>
            <w:proofErr w:type="spellStart"/>
            <w:r w:rsidRPr="00DB25C4">
              <w:rPr>
                <w:rFonts w:eastAsiaTheme="minorEastAsia" w:cstheme="minorHAnsi"/>
              </w:rPr>
              <w:t>karakteristik</w:t>
            </w:r>
            <w:proofErr w:type="spellEnd"/>
            <w:r w:rsidRPr="00DB25C4">
              <w:rPr>
                <w:rFonts w:eastAsiaTheme="minorEastAsia" w:cstheme="minorHAnsi"/>
              </w:rPr>
              <w:t xml:space="preserve"> </w:t>
            </w:r>
            <w:proofErr w:type="spellStart"/>
            <w:r w:rsidRPr="00DB25C4">
              <w:rPr>
                <w:rFonts w:eastAsiaTheme="minorEastAsia" w:cstheme="minorHAnsi"/>
              </w:rPr>
              <w:t>mahasiswa</w:t>
            </w:r>
            <w:proofErr w:type="spellEnd"/>
          </w:p>
        </w:tc>
        <w:tc>
          <w:tcPr>
            <w:tcW w:w="5461" w:type="dxa"/>
            <w:tcBorders>
              <w:top w:val="single" w:sz="8" w:space="0" w:color="auto"/>
              <w:left w:val="single" w:sz="8" w:space="0" w:color="auto"/>
              <w:bottom w:val="single" w:sz="8" w:space="0" w:color="auto"/>
              <w:right w:val="single" w:sz="8" w:space="0" w:color="auto"/>
            </w:tcBorders>
            <w:tcMar>
              <w:left w:w="108" w:type="dxa"/>
              <w:right w:w="108" w:type="dxa"/>
            </w:tcMar>
          </w:tcPr>
          <w:p w14:paraId="7B9AA6CB" w14:textId="77777777" w:rsidR="0076297E" w:rsidRPr="00DB25C4" w:rsidRDefault="0076297E" w:rsidP="00687314">
            <w:pPr>
              <w:spacing w:after="0" w:line="240" w:lineRule="auto"/>
              <w:rPr>
                <w:rFonts w:eastAsiaTheme="minorEastAsia" w:cstheme="minorHAnsi"/>
              </w:rPr>
            </w:pPr>
            <w:proofErr w:type="spellStart"/>
            <w:r w:rsidRPr="00DB25C4">
              <w:rPr>
                <w:rFonts w:eastAsiaTheme="minorEastAsia" w:cstheme="minorHAnsi"/>
              </w:rPr>
              <w:t>Mengembangkan</w:t>
            </w:r>
            <w:proofErr w:type="spellEnd"/>
            <w:r w:rsidRPr="00DB25C4">
              <w:rPr>
                <w:rFonts w:eastAsiaTheme="minorEastAsia" w:cstheme="minorHAnsi"/>
              </w:rPr>
              <w:t xml:space="preserve"> </w:t>
            </w:r>
            <w:proofErr w:type="spellStart"/>
            <w:r w:rsidRPr="00DB25C4">
              <w:rPr>
                <w:rFonts w:eastAsiaTheme="minorEastAsia" w:cstheme="minorHAnsi"/>
              </w:rPr>
              <w:t>metode</w:t>
            </w:r>
            <w:proofErr w:type="spellEnd"/>
            <w:r w:rsidRPr="00DB25C4">
              <w:rPr>
                <w:rFonts w:eastAsiaTheme="minorEastAsia" w:cstheme="minorHAnsi"/>
              </w:rPr>
              <w:t xml:space="preserve"> dan </w:t>
            </w:r>
            <w:proofErr w:type="spellStart"/>
            <w:r w:rsidRPr="00DB25C4">
              <w:rPr>
                <w:rFonts w:eastAsiaTheme="minorEastAsia" w:cstheme="minorHAnsi"/>
              </w:rPr>
              <w:t>teknik</w:t>
            </w:r>
            <w:proofErr w:type="spellEnd"/>
            <w:r w:rsidRPr="00DB25C4">
              <w:rPr>
                <w:rFonts w:eastAsiaTheme="minorEastAsia" w:cstheme="minorHAnsi"/>
              </w:rPr>
              <w:t xml:space="preserve"> </w:t>
            </w:r>
            <w:proofErr w:type="spellStart"/>
            <w:r w:rsidRPr="00DB25C4">
              <w:rPr>
                <w:rFonts w:eastAsiaTheme="minorEastAsia" w:cstheme="minorHAnsi"/>
              </w:rPr>
              <w:t>pembelajaran</w:t>
            </w:r>
            <w:proofErr w:type="spellEnd"/>
            <w:r w:rsidRPr="00DB25C4">
              <w:rPr>
                <w:rFonts w:eastAsiaTheme="minorEastAsia" w:cstheme="minorHAnsi"/>
              </w:rPr>
              <w:t xml:space="preserve"> yang </w:t>
            </w:r>
            <w:proofErr w:type="spellStart"/>
            <w:r w:rsidRPr="00DB25C4">
              <w:rPr>
                <w:rFonts w:eastAsiaTheme="minorEastAsia" w:cstheme="minorHAnsi"/>
              </w:rPr>
              <w:t>sesuai</w:t>
            </w:r>
            <w:proofErr w:type="spellEnd"/>
            <w:r w:rsidRPr="00DB25C4">
              <w:rPr>
                <w:rFonts w:eastAsiaTheme="minorEastAsia" w:cstheme="minorHAnsi"/>
              </w:rPr>
              <w:t xml:space="preserve"> </w:t>
            </w:r>
            <w:proofErr w:type="spellStart"/>
            <w:r w:rsidRPr="00DB25C4">
              <w:rPr>
                <w:rFonts w:eastAsiaTheme="minorEastAsia" w:cstheme="minorHAnsi"/>
              </w:rPr>
              <w:t>dengan</w:t>
            </w:r>
            <w:proofErr w:type="spellEnd"/>
            <w:r w:rsidRPr="00DB25C4">
              <w:rPr>
                <w:rFonts w:eastAsiaTheme="minorEastAsia" w:cstheme="minorHAnsi"/>
              </w:rPr>
              <w:t xml:space="preserve"> </w:t>
            </w:r>
            <w:proofErr w:type="spellStart"/>
            <w:r w:rsidRPr="00DB25C4">
              <w:rPr>
                <w:rFonts w:eastAsiaTheme="minorEastAsia" w:cstheme="minorHAnsi"/>
              </w:rPr>
              <w:t>karakteristik</w:t>
            </w:r>
            <w:proofErr w:type="spellEnd"/>
            <w:r w:rsidRPr="00DB25C4">
              <w:rPr>
                <w:rFonts w:eastAsiaTheme="minorEastAsia" w:cstheme="minorHAnsi"/>
              </w:rPr>
              <w:t xml:space="preserve"> </w:t>
            </w:r>
            <w:proofErr w:type="spellStart"/>
            <w:r w:rsidRPr="00DB25C4">
              <w:rPr>
                <w:rFonts w:eastAsiaTheme="minorEastAsia" w:cstheme="minorHAnsi"/>
              </w:rPr>
              <w:t>mahasiswa</w:t>
            </w:r>
            <w:proofErr w:type="spellEnd"/>
            <w:r w:rsidRPr="00DB25C4">
              <w:rPr>
                <w:rFonts w:eastAsiaTheme="minorEastAsia" w:cstheme="minorHAnsi"/>
              </w:rPr>
              <w:t xml:space="preserve"> di PS </w:t>
            </w:r>
            <w:proofErr w:type="spellStart"/>
            <w:r w:rsidRPr="00DB25C4">
              <w:rPr>
                <w:rFonts w:eastAsiaTheme="minorEastAsia" w:cstheme="minorHAnsi"/>
              </w:rPr>
              <w:t>dengan</w:t>
            </w:r>
            <w:proofErr w:type="spellEnd"/>
            <w:r w:rsidRPr="00DB25C4">
              <w:rPr>
                <w:rFonts w:eastAsiaTheme="minorEastAsia" w:cstheme="minorHAnsi"/>
              </w:rPr>
              <w:t xml:space="preserve"> </w:t>
            </w:r>
            <w:proofErr w:type="spellStart"/>
            <w:r w:rsidRPr="00DB25C4">
              <w:rPr>
                <w:rFonts w:eastAsiaTheme="minorEastAsia" w:cstheme="minorHAnsi"/>
              </w:rPr>
              <w:t>memanfaatkan</w:t>
            </w:r>
            <w:proofErr w:type="spellEnd"/>
            <w:r w:rsidRPr="00DB25C4">
              <w:rPr>
                <w:rFonts w:eastAsiaTheme="minorEastAsia" w:cstheme="minorHAnsi"/>
              </w:rPr>
              <w:t xml:space="preserve"> </w:t>
            </w:r>
            <w:proofErr w:type="spellStart"/>
            <w:r w:rsidRPr="00DB25C4">
              <w:rPr>
                <w:rFonts w:eastAsiaTheme="minorEastAsia" w:cstheme="minorHAnsi"/>
              </w:rPr>
              <w:t>hasil</w:t>
            </w:r>
            <w:proofErr w:type="spellEnd"/>
            <w:r w:rsidRPr="00DB25C4">
              <w:rPr>
                <w:rFonts w:eastAsiaTheme="minorEastAsia" w:cstheme="minorHAnsi"/>
              </w:rPr>
              <w:t xml:space="preserve"> </w:t>
            </w:r>
            <w:proofErr w:type="spellStart"/>
            <w:r w:rsidRPr="00DB25C4">
              <w:rPr>
                <w:rFonts w:eastAsiaTheme="minorEastAsia" w:cstheme="minorHAnsi"/>
              </w:rPr>
              <w:t>penelitian</w:t>
            </w:r>
            <w:proofErr w:type="spellEnd"/>
            <w:r w:rsidRPr="00DB25C4">
              <w:rPr>
                <w:rFonts w:eastAsiaTheme="minorEastAsia" w:cstheme="minorHAnsi"/>
              </w:rPr>
              <w:t xml:space="preserve"> dan </w:t>
            </w:r>
            <w:proofErr w:type="spellStart"/>
            <w:r w:rsidRPr="00DB25C4">
              <w:rPr>
                <w:rFonts w:eastAsiaTheme="minorEastAsia" w:cstheme="minorHAnsi"/>
              </w:rPr>
              <w:t>PkM</w:t>
            </w:r>
            <w:proofErr w:type="spellEnd"/>
            <w:r w:rsidRPr="00DB25C4">
              <w:rPr>
                <w:rFonts w:eastAsiaTheme="minorEastAsia" w:cstheme="minorHAnsi"/>
              </w:rPr>
              <w:t xml:space="preserve"> yang </w:t>
            </w:r>
            <w:proofErr w:type="spellStart"/>
            <w:r w:rsidRPr="00DB25C4">
              <w:rPr>
                <w:rFonts w:eastAsiaTheme="minorEastAsia" w:cstheme="minorHAnsi"/>
              </w:rPr>
              <w:t>telah</w:t>
            </w:r>
            <w:proofErr w:type="spellEnd"/>
            <w:r w:rsidRPr="00DB25C4">
              <w:rPr>
                <w:rFonts w:eastAsiaTheme="minorEastAsia" w:cstheme="minorHAnsi"/>
              </w:rPr>
              <w:t xml:space="preserve"> </w:t>
            </w:r>
            <w:proofErr w:type="spellStart"/>
            <w:r w:rsidRPr="00DB25C4">
              <w:rPr>
                <w:rFonts w:eastAsiaTheme="minorEastAsia" w:cstheme="minorHAnsi"/>
              </w:rPr>
              <w:t>dilakukan</w:t>
            </w:r>
            <w:proofErr w:type="spellEnd"/>
          </w:p>
        </w:tc>
      </w:tr>
      <w:tr w:rsidR="0076297E" w:rsidRPr="00DB25C4" w14:paraId="2402C40B" w14:textId="77777777" w:rsidTr="00CD4E67">
        <w:trPr>
          <w:trHeight w:val="300"/>
        </w:trPr>
        <w:tc>
          <w:tcPr>
            <w:tcW w:w="520" w:type="dxa"/>
            <w:tcBorders>
              <w:top w:val="single" w:sz="8" w:space="0" w:color="auto"/>
              <w:left w:val="single" w:sz="8" w:space="0" w:color="auto"/>
              <w:bottom w:val="single" w:sz="8" w:space="0" w:color="auto"/>
              <w:right w:val="single" w:sz="8" w:space="0" w:color="auto"/>
            </w:tcBorders>
            <w:tcMar>
              <w:left w:w="108" w:type="dxa"/>
              <w:right w:w="108" w:type="dxa"/>
            </w:tcMar>
          </w:tcPr>
          <w:p w14:paraId="7BB734EB" w14:textId="77777777" w:rsidR="0076297E" w:rsidRPr="00DB25C4" w:rsidRDefault="0076297E" w:rsidP="00687314">
            <w:pPr>
              <w:spacing w:after="0" w:line="240" w:lineRule="auto"/>
              <w:rPr>
                <w:rFonts w:eastAsiaTheme="minorEastAsia" w:cstheme="minorHAnsi"/>
              </w:rPr>
            </w:pPr>
            <w:r w:rsidRPr="00DB25C4">
              <w:rPr>
                <w:rFonts w:eastAsiaTheme="minorEastAsia" w:cstheme="minorHAnsi"/>
              </w:rPr>
              <w:t>5</w:t>
            </w:r>
          </w:p>
        </w:tc>
        <w:tc>
          <w:tcPr>
            <w:tcW w:w="3034" w:type="dxa"/>
            <w:tcBorders>
              <w:top w:val="single" w:sz="8" w:space="0" w:color="auto"/>
              <w:left w:val="single" w:sz="8" w:space="0" w:color="auto"/>
              <w:bottom w:val="single" w:sz="8" w:space="0" w:color="auto"/>
              <w:right w:val="single" w:sz="8" w:space="0" w:color="auto"/>
            </w:tcBorders>
            <w:tcMar>
              <w:left w:w="108" w:type="dxa"/>
              <w:right w:w="108" w:type="dxa"/>
            </w:tcMar>
          </w:tcPr>
          <w:p w14:paraId="3E761FC5" w14:textId="77777777" w:rsidR="0076297E" w:rsidRPr="00DB25C4" w:rsidRDefault="0076297E" w:rsidP="00687314">
            <w:pPr>
              <w:spacing w:after="0" w:line="240" w:lineRule="auto"/>
              <w:rPr>
                <w:rFonts w:eastAsiaTheme="minorEastAsia" w:cstheme="minorHAnsi"/>
              </w:rPr>
            </w:pPr>
            <w:proofErr w:type="spellStart"/>
            <w:r w:rsidRPr="00DB25C4">
              <w:rPr>
                <w:rFonts w:eastAsiaTheme="minorEastAsia" w:cstheme="minorHAnsi"/>
              </w:rPr>
              <w:t>Memperkuat</w:t>
            </w:r>
            <w:proofErr w:type="spellEnd"/>
            <w:r w:rsidRPr="00DB25C4">
              <w:rPr>
                <w:rFonts w:eastAsiaTheme="minorEastAsia" w:cstheme="minorHAnsi"/>
              </w:rPr>
              <w:t xml:space="preserve"> </w:t>
            </w:r>
            <w:proofErr w:type="spellStart"/>
            <w:r w:rsidRPr="00DB25C4">
              <w:rPr>
                <w:rFonts w:eastAsiaTheme="minorEastAsia" w:cstheme="minorHAnsi"/>
              </w:rPr>
              <w:t>pengintegrasian</w:t>
            </w:r>
            <w:proofErr w:type="spellEnd"/>
            <w:r w:rsidRPr="00DB25C4">
              <w:rPr>
                <w:rFonts w:eastAsiaTheme="minorEastAsia" w:cstheme="minorHAnsi"/>
              </w:rPr>
              <w:t xml:space="preserve"> </w:t>
            </w:r>
            <w:proofErr w:type="spellStart"/>
            <w:r w:rsidRPr="00DB25C4">
              <w:rPr>
                <w:rFonts w:eastAsiaTheme="minorEastAsia" w:cstheme="minorHAnsi"/>
              </w:rPr>
              <w:t>hasil</w:t>
            </w:r>
            <w:proofErr w:type="spellEnd"/>
            <w:r w:rsidRPr="00DB25C4">
              <w:rPr>
                <w:rFonts w:eastAsiaTheme="minorEastAsia" w:cstheme="minorHAnsi"/>
              </w:rPr>
              <w:t xml:space="preserve"> </w:t>
            </w:r>
            <w:proofErr w:type="spellStart"/>
            <w:r w:rsidRPr="00DB25C4">
              <w:rPr>
                <w:rFonts w:eastAsiaTheme="minorEastAsia" w:cstheme="minorHAnsi"/>
              </w:rPr>
              <w:t>penelitian</w:t>
            </w:r>
            <w:proofErr w:type="spellEnd"/>
            <w:r w:rsidRPr="00DB25C4">
              <w:rPr>
                <w:rFonts w:eastAsiaTheme="minorEastAsia" w:cstheme="minorHAnsi"/>
              </w:rPr>
              <w:t xml:space="preserve"> dan </w:t>
            </w:r>
            <w:proofErr w:type="spellStart"/>
            <w:r w:rsidRPr="00DB25C4">
              <w:rPr>
                <w:rFonts w:eastAsiaTheme="minorEastAsia" w:cstheme="minorHAnsi"/>
              </w:rPr>
              <w:t>PkM</w:t>
            </w:r>
            <w:proofErr w:type="spellEnd"/>
            <w:r w:rsidRPr="00DB25C4">
              <w:rPr>
                <w:rFonts w:eastAsiaTheme="minorEastAsia" w:cstheme="minorHAnsi"/>
              </w:rPr>
              <w:t xml:space="preserve"> </w:t>
            </w:r>
            <w:proofErr w:type="spellStart"/>
            <w:r w:rsidRPr="00DB25C4">
              <w:rPr>
                <w:rFonts w:eastAsiaTheme="minorEastAsia" w:cstheme="minorHAnsi"/>
              </w:rPr>
              <w:t>dalam</w:t>
            </w:r>
            <w:proofErr w:type="spellEnd"/>
            <w:r w:rsidRPr="00DB25C4">
              <w:rPr>
                <w:rFonts w:eastAsiaTheme="minorEastAsia" w:cstheme="minorHAnsi"/>
              </w:rPr>
              <w:t xml:space="preserve"> proses </w:t>
            </w:r>
            <w:proofErr w:type="spellStart"/>
            <w:r w:rsidRPr="00DB25C4">
              <w:rPr>
                <w:rFonts w:eastAsiaTheme="minorEastAsia" w:cstheme="minorHAnsi"/>
              </w:rPr>
              <w:t>pembelajaran</w:t>
            </w:r>
            <w:proofErr w:type="spellEnd"/>
          </w:p>
        </w:tc>
        <w:tc>
          <w:tcPr>
            <w:tcW w:w="5461" w:type="dxa"/>
            <w:tcBorders>
              <w:top w:val="single" w:sz="8" w:space="0" w:color="auto"/>
              <w:left w:val="single" w:sz="8" w:space="0" w:color="auto"/>
              <w:bottom w:val="single" w:sz="8" w:space="0" w:color="auto"/>
              <w:right w:val="single" w:sz="8" w:space="0" w:color="auto"/>
            </w:tcBorders>
            <w:tcMar>
              <w:left w:w="108" w:type="dxa"/>
              <w:right w:w="108" w:type="dxa"/>
            </w:tcMar>
          </w:tcPr>
          <w:p w14:paraId="54ADA0E8" w14:textId="77777777" w:rsidR="0076297E" w:rsidRPr="00DB25C4" w:rsidRDefault="0076297E" w:rsidP="00687314">
            <w:pPr>
              <w:spacing w:after="0" w:line="240" w:lineRule="auto"/>
              <w:rPr>
                <w:rFonts w:eastAsiaTheme="minorEastAsia" w:cstheme="minorHAnsi"/>
              </w:rPr>
            </w:pPr>
            <w:proofErr w:type="spellStart"/>
            <w:r w:rsidRPr="00DB25C4">
              <w:rPr>
                <w:rFonts w:eastAsiaTheme="minorEastAsia" w:cstheme="minorHAnsi"/>
              </w:rPr>
              <w:t>Memperkuat</w:t>
            </w:r>
            <w:proofErr w:type="spellEnd"/>
            <w:r w:rsidRPr="00DB25C4">
              <w:rPr>
                <w:rFonts w:eastAsiaTheme="minorEastAsia" w:cstheme="minorHAnsi"/>
              </w:rPr>
              <w:t xml:space="preserve"> </w:t>
            </w:r>
            <w:proofErr w:type="spellStart"/>
            <w:r w:rsidRPr="00DB25C4">
              <w:rPr>
                <w:rFonts w:eastAsiaTheme="minorEastAsia" w:cstheme="minorHAnsi"/>
              </w:rPr>
              <w:t>pengintegrasian</w:t>
            </w:r>
            <w:proofErr w:type="spellEnd"/>
            <w:r w:rsidRPr="00DB25C4">
              <w:rPr>
                <w:rFonts w:eastAsiaTheme="minorEastAsia" w:cstheme="minorHAnsi"/>
              </w:rPr>
              <w:t xml:space="preserve"> </w:t>
            </w:r>
            <w:proofErr w:type="spellStart"/>
            <w:r w:rsidRPr="00DB25C4">
              <w:rPr>
                <w:rFonts w:eastAsiaTheme="minorEastAsia" w:cstheme="minorHAnsi"/>
              </w:rPr>
              <w:t>hasil</w:t>
            </w:r>
            <w:proofErr w:type="spellEnd"/>
            <w:r w:rsidRPr="00DB25C4">
              <w:rPr>
                <w:rFonts w:eastAsiaTheme="minorEastAsia" w:cstheme="minorHAnsi"/>
              </w:rPr>
              <w:t xml:space="preserve"> </w:t>
            </w:r>
            <w:proofErr w:type="spellStart"/>
            <w:r w:rsidRPr="00DB25C4">
              <w:rPr>
                <w:rFonts w:eastAsiaTheme="minorEastAsia" w:cstheme="minorHAnsi"/>
              </w:rPr>
              <w:t>penelitian</w:t>
            </w:r>
            <w:proofErr w:type="spellEnd"/>
            <w:r w:rsidRPr="00DB25C4">
              <w:rPr>
                <w:rFonts w:eastAsiaTheme="minorEastAsia" w:cstheme="minorHAnsi"/>
              </w:rPr>
              <w:t xml:space="preserve"> dan </w:t>
            </w:r>
            <w:proofErr w:type="spellStart"/>
            <w:r w:rsidRPr="00DB25C4">
              <w:rPr>
                <w:rFonts w:eastAsiaTheme="minorEastAsia" w:cstheme="minorHAnsi"/>
              </w:rPr>
              <w:t>PkM</w:t>
            </w:r>
            <w:proofErr w:type="spellEnd"/>
            <w:r w:rsidRPr="00DB25C4">
              <w:rPr>
                <w:rFonts w:eastAsiaTheme="minorEastAsia" w:cstheme="minorHAnsi"/>
              </w:rPr>
              <w:t xml:space="preserve"> </w:t>
            </w:r>
            <w:proofErr w:type="spellStart"/>
            <w:r w:rsidRPr="00DB25C4">
              <w:rPr>
                <w:rFonts w:eastAsiaTheme="minorEastAsia" w:cstheme="minorHAnsi"/>
              </w:rPr>
              <w:t>dalam</w:t>
            </w:r>
            <w:proofErr w:type="spellEnd"/>
            <w:r w:rsidRPr="00DB25C4">
              <w:rPr>
                <w:rFonts w:eastAsiaTheme="minorEastAsia" w:cstheme="minorHAnsi"/>
              </w:rPr>
              <w:t xml:space="preserve"> proses </w:t>
            </w:r>
            <w:proofErr w:type="spellStart"/>
            <w:r w:rsidRPr="00DB25C4">
              <w:rPr>
                <w:rFonts w:eastAsiaTheme="minorEastAsia" w:cstheme="minorHAnsi"/>
              </w:rPr>
              <w:t>pembelajaran</w:t>
            </w:r>
            <w:proofErr w:type="spellEnd"/>
            <w:r w:rsidRPr="00DB25C4">
              <w:rPr>
                <w:rFonts w:eastAsiaTheme="minorEastAsia" w:cstheme="minorHAnsi"/>
              </w:rPr>
              <w:t xml:space="preserve"> </w:t>
            </w:r>
            <w:proofErr w:type="spellStart"/>
            <w:r w:rsidRPr="00DB25C4">
              <w:rPr>
                <w:rFonts w:eastAsiaTheme="minorEastAsia" w:cstheme="minorHAnsi"/>
              </w:rPr>
              <w:t>dengan</w:t>
            </w:r>
            <w:proofErr w:type="spellEnd"/>
            <w:r w:rsidRPr="00DB25C4">
              <w:rPr>
                <w:rFonts w:eastAsiaTheme="minorEastAsia" w:cstheme="minorHAnsi"/>
              </w:rPr>
              <w:t xml:space="preserve"> </w:t>
            </w:r>
            <w:proofErr w:type="spellStart"/>
            <w:r w:rsidRPr="00DB25C4">
              <w:rPr>
                <w:rFonts w:eastAsiaTheme="minorEastAsia" w:cstheme="minorHAnsi"/>
              </w:rPr>
              <w:t>memfasilitasi</w:t>
            </w:r>
            <w:proofErr w:type="spellEnd"/>
            <w:r w:rsidRPr="00DB25C4">
              <w:rPr>
                <w:rFonts w:eastAsiaTheme="minorEastAsia" w:cstheme="minorHAnsi"/>
              </w:rPr>
              <w:t xml:space="preserve"> dan </w:t>
            </w:r>
            <w:proofErr w:type="spellStart"/>
            <w:r w:rsidRPr="00DB25C4">
              <w:rPr>
                <w:rFonts w:eastAsiaTheme="minorEastAsia" w:cstheme="minorHAnsi"/>
              </w:rPr>
              <w:t>mendorong</w:t>
            </w:r>
            <w:proofErr w:type="spellEnd"/>
            <w:r w:rsidRPr="00DB25C4">
              <w:rPr>
                <w:rFonts w:eastAsiaTheme="minorEastAsia" w:cstheme="minorHAnsi"/>
              </w:rPr>
              <w:t xml:space="preserve"> </w:t>
            </w:r>
            <w:proofErr w:type="spellStart"/>
            <w:r w:rsidRPr="00DB25C4">
              <w:rPr>
                <w:rFonts w:eastAsiaTheme="minorEastAsia" w:cstheme="minorHAnsi"/>
              </w:rPr>
              <w:t>dosen</w:t>
            </w:r>
            <w:proofErr w:type="spellEnd"/>
            <w:r w:rsidRPr="00DB25C4">
              <w:rPr>
                <w:rFonts w:eastAsiaTheme="minorEastAsia" w:cstheme="minorHAnsi"/>
              </w:rPr>
              <w:t xml:space="preserve"> </w:t>
            </w:r>
            <w:proofErr w:type="spellStart"/>
            <w:r w:rsidRPr="00DB25C4">
              <w:rPr>
                <w:rFonts w:eastAsiaTheme="minorEastAsia" w:cstheme="minorHAnsi"/>
              </w:rPr>
              <w:t>untuk</w:t>
            </w:r>
            <w:proofErr w:type="spellEnd"/>
            <w:r w:rsidRPr="00DB25C4">
              <w:rPr>
                <w:rFonts w:eastAsiaTheme="minorEastAsia" w:cstheme="minorHAnsi"/>
              </w:rPr>
              <w:t xml:space="preserve"> </w:t>
            </w:r>
            <w:proofErr w:type="spellStart"/>
            <w:r w:rsidRPr="00DB25C4">
              <w:rPr>
                <w:rFonts w:eastAsiaTheme="minorEastAsia" w:cstheme="minorHAnsi"/>
              </w:rPr>
              <w:t>melakukan</w:t>
            </w:r>
            <w:proofErr w:type="spellEnd"/>
            <w:r w:rsidRPr="00DB25C4">
              <w:rPr>
                <w:rFonts w:eastAsiaTheme="minorEastAsia" w:cstheme="minorHAnsi"/>
              </w:rPr>
              <w:t xml:space="preserve"> </w:t>
            </w:r>
            <w:proofErr w:type="spellStart"/>
            <w:r w:rsidRPr="00DB25C4">
              <w:rPr>
                <w:rFonts w:eastAsiaTheme="minorEastAsia" w:cstheme="minorHAnsi"/>
              </w:rPr>
              <w:t>penelitian</w:t>
            </w:r>
            <w:proofErr w:type="spellEnd"/>
            <w:r w:rsidRPr="00DB25C4">
              <w:rPr>
                <w:rFonts w:eastAsiaTheme="minorEastAsia" w:cstheme="minorHAnsi"/>
              </w:rPr>
              <w:t xml:space="preserve"> dan </w:t>
            </w:r>
            <w:proofErr w:type="spellStart"/>
            <w:r w:rsidRPr="00DB25C4">
              <w:rPr>
                <w:rFonts w:eastAsiaTheme="minorEastAsia" w:cstheme="minorHAnsi"/>
              </w:rPr>
              <w:t>PkM</w:t>
            </w:r>
            <w:proofErr w:type="spellEnd"/>
            <w:r w:rsidRPr="00DB25C4">
              <w:rPr>
                <w:rFonts w:eastAsiaTheme="minorEastAsia" w:cstheme="minorHAnsi"/>
              </w:rPr>
              <w:t xml:space="preserve"> yang </w:t>
            </w:r>
            <w:proofErr w:type="spellStart"/>
            <w:r w:rsidRPr="00DB25C4">
              <w:rPr>
                <w:rFonts w:eastAsiaTheme="minorEastAsia" w:cstheme="minorHAnsi"/>
              </w:rPr>
              <w:t>relevan</w:t>
            </w:r>
            <w:proofErr w:type="spellEnd"/>
            <w:r w:rsidRPr="00DB25C4">
              <w:rPr>
                <w:rFonts w:eastAsiaTheme="minorEastAsia" w:cstheme="minorHAnsi"/>
              </w:rPr>
              <w:t xml:space="preserve"> </w:t>
            </w:r>
            <w:proofErr w:type="spellStart"/>
            <w:r w:rsidRPr="00DB25C4">
              <w:rPr>
                <w:rFonts w:eastAsiaTheme="minorEastAsia" w:cstheme="minorHAnsi"/>
              </w:rPr>
              <w:t>dengan</w:t>
            </w:r>
            <w:proofErr w:type="spellEnd"/>
            <w:r w:rsidRPr="00DB25C4">
              <w:rPr>
                <w:rFonts w:eastAsiaTheme="minorEastAsia" w:cstheme="minorHAnsi"/>
              </w:rPr>
              <w:t xml:space="preserve"> program </w:t>
            </w:r>
            <w:proofErr w:type="spellStart"/>
            <w:r w:rsidRPr="00DB25C4">
              <w:rPr>
                <w:rFonts w:eastAsiaTheme="minorEastAsia" w:cstheme="minorHAnsi"/>
              </w:rPr>
              <w:t>studi</w:t>
            </w:r>
            <w:proofErr w:type="spellEnd"/>
          </w:p>
        </w:tc>
      </w:tr>
      <w:tr w:rsidR="0076297E" w:rsidRPr="00DB25C4" w14:paraId="68127528" w14:textId="77777777" w:rsidTr="00CD4E67">
        <w:trPr>
          <w:trHeight w:val="615"/>
        </w:trPr>
        <w:tc>
          <w:tcPr>
            <w:tcW w:w="520" w:type="dxa"/>
            <w:tcBorders>
              <w:top w:val="single" w:sz="8" w:space="0" w:color="auto"/>
              <w:left w:val="single" w:sz="8" w:space="0" w:color="auto"/>
              <w:bottom w:val="single" w:sz="8" w:space="0" w:color="auto"/>
              <w:right w:val="single" w:sz="8" w:space="0" w:color="auto"/>
            </w:tcBorders>
            <w:tcMar>
              <w:left w:w="108" w:type="dxa"/>
              <w:right w:w="108" w:type="dxa"/>
            </w:tcMar>
          </w:tcPr>
          <w:p w14:paraId="192792B8" w14:textId="77777777" w:rsidR="0076297E" w:rsidRPr="00DB25C4" w:rsidRDefault="0076297E" w:rsidP="00687314">
            <w:pPr>
              <w:spacing w:after="0" w:line="240" w:lineRule="auto"/>
              <w:rPr>
                <w:rFonts w:eastAsiaTheme="minorEastAsia" w:cstheme="minorHAnsi"/>
              </w:rPr>
            </w:pPr>
            <w:r w:rsidRPr="00DB25C4">
              <w:rPr>
                <w:rFonts w:eastAsiaTheme="minorEastAsia" w:cstheme="minorHAnsi"/>
              </w:rPr>
              <w:t>6</w:t>
            </w:r>
          </w:p>
        </w:tc>
        <w:tc>
          <w:tcPr>
            <w:tcW w:w="3034" w:type="dxa"/>
            <w:tcBorders>
              <w:top w:val="single" w:sz="8" w:space="0" w:color="auto"/>
              <w:left w:val="single" w:sz="8" w:space="0" w:color="auto"/>
              <w:bottom w:val="single" w:sz="8" w:space="0" w:color="auto"/>
              <w:right w:val="single" w:sz="8" w:space="0" w:color="auto"/>
            </w:tcBorders>
            <w:tcMar>
              <w:left w:w="108" w:type="dxa"/>
              <w:right w:w="108" w:type="dxa"/>
            </w:tcMar>
          </w:tcPr>
          <w:p w14:paraId="1E346394" w14:textId="77777777" w:rsidR="0076297E" w:rsidRPr="00DB25C4" w:rsidRDefault="0076297E" w:rsidP="00687314">
            <w:pPr>
              <w:spacing w:after="0" w:line="240" w:lineRule="auto"/>
              <w:rPr>
                <w:rFonts w:eastAsiaTheme="minorEastAsia" w:cstheme="minorHAnsi"/>
              </w:rPr>
            </w:pPr>
            <w:proofErr w:type="spellStart"/>
            <w:r w:rsidRPr="00DB25C4">
              <w:rPr>
                <w:rFonts w:eastAsiaTheme="minorEastAsia" w:cstheme="minorHAnsi"/>
              </w:rPr>
              <w:t>Meningkatkan</w:t>
            </w:r>
            <w:proofErr w:type="spellEnd"/>
            <w:r w:rsidRPr="00DB25C4">
              <w:rPr>
                <w:rFonts w:eastAsiaTheme="minorEastAsia" w:cstheme="minorHAnsi"/>
              </w:rPr>
              <w:t xml:space="preserve"> </w:t>
            </w:r>
            <w:proofErr w:type="spellStart"/>
            <w:r w:rsidRPr="00DB25C4">
              <w:rPr>
                <w:rFonts w:eastAsiaTheme="minorEastAsia" w:cstheme="minorHAnsi"/>
              </w:rPr>
              <w:t>promosi</w:t>
            </w:r>
            <w:proofErr w:type="spellEnd"/>
            <w:r w:rsidRPr="00DB25C4">
              <w:rPr>
                <w:rFonts w:eastAsiaTheme="minorEastAsia" w:cstheme="minorHAnsi"/>
              </w:rPr>
              <w:t xml:space="preserve"> dan </w:t>
            </w:r>
            <w:proofErr w:type="spellStart"/>
            <w:r w:rsidRPr="00DB25C4">
              <w:rPr>
                <w:rFonts w:eastAsiaTheme="minorEastAsia" w:cstheme="minorHAnsi"/>
              </w:rPr>
              <w:t>pemasaran</w:t>
            </w:r>
            <w:proofErr w:type="spellEnd"/>
            <w:r w:rsidRPr="00DB25C4">
              <w:rPr>
                <w:rFonts w:eastAsiaTheme="minorEastAsia" w:cstheme="minorHAnsi"/>
              </w:rPr>
              <w:t xml:space="preserve"> Program </w:t>
            </w:r>
            <w:proofErr w:type="spellStart"/>
            <w:r w:rsidRPr="00DB25C4">
              <w:rPr>
                <w:rFonts w:eastAsiaTheme="minorEastAsia" w:cstheme="minorHAnsi"/>
              </w:rPr>
              <w:t>Studi</w:t>
            </w:r>
            <w:proofErr w:type="spellEnd"/>
          </w:p>
        </w:tc>
        <w:tc>
          <w:tcPr>
            <w:tcW w:w="5461" w:type="dxa"/>
            <w:tcBorders>
              <w:top w:val="single" w:sz="8" w:space="0" w:color="auto"/>
              <w:left w:val="single" w:sz="8" w:space="0" w:color="auto"/>
              <w:bottom w:val="single" w:sz="8" w:space="0" w:color="auto"/>
              <w:right w:val="single" w:sz="8" w:space="0" w:color="auto"/>
            </w:tcBorders>
            <w:tcMar>
              <w:left w:w="108" w:type="dxa"/>
              <w:right w:w="108" w:type="dxa"/>
            </w:tcMar>
          </w:tcPr>
          <w:p w14:paraId="5ADCEA39" w14:textId="77777777" w:rsidR="0076297E" w:rsidRPr="00DB25C4" w:rsidRDefault="0076297E" w:rsidP="00687314">
            <w:pPr>
              <w:spacing w:after="0" w:line="240" w:lineRule="auto"/>
              <w:rPr>
                <w:rFonts w:eastAsiaTheme="minorEastAsia" w:cstheme="minorHAnsi"/>
              </w:rPr>
            </w:pPr>
            <w:proofErr w:type="spellStart"/>
            <w:r w:rsidRPr="00DB25C4">
              <w:rPr>
                <w:rFonts w:eastAsiaTheme="minorEastAsia" w:cstheme="minorHAnsi"/>
              </w:rPr>
              <w:t>Meningkatkan</w:t>
            </w:r>
            <w:proofErr w:type="spellEnd"/>
            <w:r w:rsidRPr="00DB25C4">
              <w:rPr>
                <w:rFonts w:eastAsiaTheme="minorEastAsia" w:cstheme="minorHAnsi"/>
              </w:rPr>
              <w:t xml:space="preserve"> </w:t>
            </w:r>
            <w:proofErr w:type="spellStart"/>
            <w:r w:rsidRPr="00DB25C4">
              <w:rPr>
                <w:rFonts w:eastAsiaTheme="minorEastAsia" w:cstheme="minorHAnsi"/>
              </w:rPr>
              <w:t>promosi</w:t>
            </w:r>
            <w:proofErr w:type="spellEnd"/>
            <w:r w:rsidRPr="00DB25C4">
              <w:rPr>
                <w:rFonts w:eastAsiaTheme="minorEastAsia" w:cstheme="minorHAnsi"/>
              </w:rPr>
              <w:t xml:space="preserve"> dan </w:t>
            </w:r>
            <w:proofErr w:type="spellStart"/>
            <w:r w:rsidRPr="00DB25C4">
              <w:rPr>
                <w:rFonts w:eastAsiaTheme="minorEastAsia" w:cstheme="minorHAnsi"/>
              </w:rPr>
              <w:t>pemasaran</w:t>
            </w:r>
            <w:proofErr w:type="spellEnd"/>
            <w:r w:rsidRPr="00DB25C4">
              <w:rPr>
                <w:rFonts w:eastAsiaTheme="minorEastAsia" w:cstheme="minorHAnsi"/>
              </w:rPr>
              <w:t xml:space="preserve"> Program </w:t>
            </w:r>
            <w:proofErr w:type="spellStart"/>
            <w:r w:rsidRPr="00DB25C4">
              <w:rPr>
                <w:rFonts w:eastAsiaTheme="minorEastAsia" w:cstheme="minorHAnsi"/>
              </w:rPr>
              <w:t>Studi</w:t>
            </w:r>
            <w:proofErr w:type="spellEnd"/>
            <w:r w:rsidRPr="00DB25C4">
              <w:rPr>
                <w:rFonts w:eastAsiaTheme="minorEastAsia" w:cstheme="minorHAnsi"/>
              </w:rPr>
              <w:t xml:space="preserve"> </w:t>
            </w:r>
            <w:proofErr w:type="spellStart"/>
            <w:r w:rsidRPr="00DB25C4">
              <w:rPr>
                <w:rFonts w:eastAsiaTheme="minorEastAsia" w:cstheme="minorHAnsi"/>
              </w:rPr>
              <w:t>dengan</w:t>
            </w:r>
            <w:proofErr w:type="spellEnd"/>
            <w:r w:rsidRPr="00DB25C4">
              <w:rPr>
                <w:rFonts w:eastAsiaTheme="minorEastAsia" w:cstheme="minorHAnsi"/>
              </w:rPr>
              <w:t xml:space="preserve"> </w:t>
            </w:r>
            <w:proofErr w:type="spellStart"/>
            <w:r w:rsidRPr="00DB25C4">
              <w:rPr>
                <w:rFonts w:eastAsiaTheme="minorEastAsia" w:cstheme="minorHAnsi"/>
              </w:rPr>
              <w:t>melakukan</w:t>
            </w:r>
            <w:proofErr w:type="spellEnd"/>
            <w:r w:rsidRPr="00DB25C4">
              <w:rPr>
                <w:rFonts w:eastAsiaTheme="minorEastAsia" w:cstheme="minorHAnsi"/>
              </w:rPr>
              <w:t xml:space="preserve"> branding yang </w:t>
            </w:r>
            <w:proofErr w:type="spellStart"/>
            <w:r w:rsidRPr="00DB25C4">
              <w:rPr>
                <w:rFonts w:eastAsiaTheme="minorEastAsia" w:cstheme="minorHAnsi"/>
              </w:rPr>
              <w:t>kuat</w:t>
            </w:r>
            <w:proofErr w:type="spellEnd"/>
            <w:r w:rsidRPr="00DB25C4">
              <w:rPr>
                <w:rFonts w:eastAsiaTheme="minorEastAsia" w:cstheme="minorHAnsi"/>
              </w:rPr>
              <w:t xml:space="preserve"> dan </w:t>
            </w:r>
            <w:proofErr w:type="spellStart"/>
            <w:r w:rsidRPr="00DB25C4">
              <w:rPr>
                <w:rFonts w:eastAsiaTheme="minorEastAsia" w:cstheme="minorHAnsi"/>
              </w:rPr>
              <w:t>berkelanjutan</w:t>
            </w:r>
            <w:proofErr w:type="spellEnd"/>
            <w:r w:rsidRPr="00DB25C4">
              <w:rPr>
                <w:rFonts w:eastAsiaTheme="minorEastAsia" w:cstheme="minorHAnsi"/>
              </w:rPr>
              <w:t xml:space="preserve">, </w:t>
            </w:r>
            <w:proofErr w:type="spellStart"/>
            <w:r w:rsidRPr="00DB25C4">
              <w:rPr>
                <w:rFonts w:eastAsiaTheme="minorEastAsia" w:cstheme="minorHAnsi"/>
              </w:rPr>
              <w:t>serta</w:t>
            </w:r>
            <w:proofErr w:type="spellEnd"/>
            <w:r w:rsidRPr="00DB25C4">
              <w:rPr>
                <w:rFonts w:eastAsiaTheme="minorEastAsia" w:cstheme="minorHAnsi"/>
              </w:rPr>
              <w:t xml:space="preserve"> </w:t>
            </w:r>
            <w:proofErr w:type="spellStart"/>
            <w:r w:rsidRPr="00DB25C4">
              <w:rPr>
                <w:rFonts w:eastAsiaTheme="minorEastAsia" w:cstheme="minorHAnsi"/>
              </w:rPr>
              <w:t>mengoptimalkan</w:t>
            </w:r>
            <w:proofErr w:type="spellEnd"/>
            <w:r w:rsidRPr="00DB25C4">
              <w:rPr>
                <w:rFonts w:eastAsiaTheme="minorEastAsia" w:cstheme="minorHAnsi"/>
              </w:rPr>
              <w:t xml:space="preserve"> </w:t>
            </w:r>
            <w:proofErr w:type="spellStart"/>
            <w:r w:rsidRPr="00DB25C4">
              <w:rPr>
                <w:rFonts w:eastAsiaTheme="minorEastAsia" w:cstheme="minorHAnsi"/>
              </w:rPr>
              <w:t>penggunaan</w:t>
            </w:r>
            <w:proofErr w:type="spellEnd"/>
            <w:r w:rsidRPr="00DB25C4">
              <w:rPr>
                <w:rFonts w:eastAsiaTheme="minorEastAsia" w:cstheme="minorHAnsi"/>
              </w:rPr>
              <w:t xml:space="preserve"> media </w:t>
            </w:r>
            <w:proofErr w:type="spellStart"/>
            <w:r w:rsidRPr="00DB25C4">
              <w:rPr>
                <w:rFonts w:eastAsiaTheme="minorEastAsia" w:cstheme="minorHAnsi"/>
              </w:rPr>
              <w:t>sosial</w:t>
            </w:r>
            <w:proofErr w:type="spellEnd"/>
            <w:r w:rsidRPr="00DB25C4">
              <w:rPr>
                <w:rFonts w:eastAsiaTheme="minorEastAsia" w:cstheme="minorHAnsi"/>
              </w:rPr>
              <w:t xml:space="preserve"> dan website </w:t>
            </w:r>
            <w:proofErr w:type="spellStart"/>
            <w:r w:rsidRPr="00DB25C4">
              <w:rPr>
                <w:rFonts w:eastAsiaTheme="minorEastAsia" w:cstheme="minorHAnsi"/>
              </w:rPr>
              <w:t>sebagai</w:t>
            </w:r>
            <w:proofErr w:type="spellEnd"/>
            <w:r w:rsidRPr="00DB25C4">
              <w:rPr>
                <w:rFonts w:eastAsiaTheme="minorEastAsia" w:cstheme="minorHAnsi"/>
              </w:rPr>
              <w:t xml:space="preserve"> </w:t>
            </w:r>
            <w:proofErr w:type="spellStart"/>
            <w:r w:rsidRPr="00DB25C4">
              <w:rPr>
                <w:rFonts w:eastAsiaTheme="minorEastAsia" w:cstheme="minorHAnsi"/>
              </w:rPr>
              <w:t>sarana</w:t>
            </w:r>
            <w:proofErr w:type="spellEnd"/>
            <w:r w:rsidRPr="00DB25C4">
              <w:rPr>
                <w:rFonts w:eastAsiaTheme="minorEastAsia" w:cstheme="minorHAnsi"/>
              </w:rPr>
              <w:t xml:space="preserve"> </w:t>
            </w:r>
            <w:proofErr w:type="spellStart"/>
            <w:r w:rsidRPr="00DB25C4">
              <w:rPr>
                <w:rFonts w:eastAsiaTheme="minorEastAsia" w:cstheme="minorHAnsi"/>
              </w:rPr>
              <w:t>informasi</w:t>
            </w:r>
            <w:proofErr w:type="spellEnd"/>
            <w:r w:rsidRPr="00DB25C4">
              <w:rPr>
                <w:rFonts w:eastAsiaTheme="minorEastAsia" w:cstheme="minorHAnsi"/>
              </w:rPr>
              <w:t xml:space="preserve"> dan </w:t>
            </w:r>
            <w:proofErr w:type="spellStart"/>
            <w:r w:rsidRPr="00DB25C4">
              <w:rPr>
                <w:rFonts w:eastAsiaTheme="minorEastAsia" w:cstheme="minorHAnsi"/>
              </w:rPr>
              <w:t>komunikasi</w:t>
            </w:r>
            <w:proofErr w:type="spellEnd"/>
            <w:r w:rsidRPr="00DB25C4">
              <w:rPr>
                <w:rFonts w:eastAsiaTheme="minorEastAsia" w:cstheme="minorHAnsi"/>
              </w:rPr>
              <w:t xml:space="preserve"> yang </w:t>
            </w:r>
            <w:proofErr w:type="spellStart"/>
            <w:r w:rsidRPr="00DB25C4">
              <w:rPr>
                <w:rFonts w:eastAsiaTheme="minorEastAsia" w:cstheme="minorHAnsi"/>
              </w:rPr>
              <w:t>efektif</w:t>
            </w:r>
            <w:proofErr w:type="spellEnd"/>
            <w:r w:rsidRPr="00DB25C4">
              <w:rPr>
                <w:rFonts w:eastAsiaTheme="minorEastAsia" w:cstheme="minorHAnsi"/>
              </w:rPr>
              <w:t xml:space="preserve"> </w:t>
            </w:r>
            <w:proofErr w:type="spellStart"/>
            <w:r w:rsidRPr="00DB25C4">
              <w:rPr>
                <w:rFonts w:eastAsiaTheme="minorEastAsia" w:cstheme="minorHAnsi"/>
              </w:rPr>
              <w:t>dengan</w:t>
            </w:r>
            <w:proofErr w:type="spellEnd"/>
            <w:r w:rsidRPr="00DB25C4">
              <w:rPr>
                <w:rFonts w:eastAsiaTheme="minorEastAsia" w:cstheme="minorHAnsi"/>
              </w:rPr>
              <w:t xml:space="preserve"> </w:t>
            </w:r>
            <w:proofErr w:type="spellStart"/>
            <w:r w:rsidRPr="00DB25C4">
              <w:rPr>
                <w:rFonts w:eastAsiaTheme="minorEastAsia" w:cstheme="minorHAnsi"/>
              </w:rPr>
              <w:t>calon</w:t>
            </w:r>
            <w:proofErr w:type="spellEnd"/>
            <w:r w:rsidRPr="00DB25C4">
              <w:rPr>
                <w:rFonts w:eastAsiaTheme="minorEastAsia" w:cstheme="minorHAnsi"/>
              </w:rPr>
              <w:t xml:space="preserve"> </w:t>
            </w:r>
            <w:proofErr w:type="spellStart"/>
            <w:r w:rsidRPr="00DB25C4">
              <w:rPr>
                <w:rFonts w:eastAsiaTheme="minorEastAsia" w:cstheme="minorHAnsi"/>
              </w:rPr>
              <w:t>mahasiswa</w:t>
            </w:r>
            <w:proofErr w:type="spellEnd"/>
          </w:p>
        </w:tc>
      </w:tr>
    </w:tbl>
    <w:p w14:paraId="27256151" w14:textId="77777777" w:rsidR="0076297E" w:rsidRPr="00DB25C4" w:rsidRDefault="0076297E" w:rsidP="00687314">
      <w:pPr>
        <w:spacing w:after="0" w:line="240" w:lineRule="auto"/>
        <w:jc w:val="both"/>
        <w:rPr>
          <w:rFonts w:eastAsiaTheme="minorEastAsia" w:cstheme="minorHAnsi"/>
          <w:color w:val="000000" w:themeColor="text1"/>
        </w:rPr>
      </w:pPr>
    </w:p>
    <w:p w14:paraId="43DBFD76" w14:textId="77777777" w:rsidR="00662CB9" w:rsidRPr="00DB25C4" w:rsidRDefault="00662CB9" w:rsidP="00687314">
      <w:pPr>
        <w:spacing w:after="0" w:line="240" w:lineRule="auto"/>
        <w:jc w:val="both"/>
        <w:rPr>
          <w:rFonts w:eastAsiaTheme="minorEastAsia" w:cstheme="minorHAnsi"/>
          <w:color w:val="000000" w:themeColor="text1"/>
        </w:rPr>
      </w:pPr>
    </w:p>
    <w:p w14:paraId="572BB3DF"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t xml:space="preserve">6.3 </w:t>
      </w:r>
      <w:proofErr w:type="spellStart"/>
      <w:r w:rsidRPr="00DB25C4">
        <w:rPr>
          <w:rFonts w:cstheme="minorHAnsi"/>
          <w:b/>
          <w:bCs/>
          <w:color w:val="000000" w:themeColor="text1"/>
        </w:rPr>
        <w:t>Penilaian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Pembelajaran</w:t>
      </w:r>
      <w:proofErr w:type="spellEnd"/>
    </w:p>
    <w:p w14:paraId="42A067F3"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t xml:space="preserve">6.3.1 </w:t>
      </w:r>
      <w:proofErr w:type="spellStart"/>
      <w:r w:rsidRPr="00DB25C4">
        <w:rPr>
          <w:rFonts w:cstheme="minorHAnsi"/>
          <w:b/>
          <w:bCs/>
          <w:color w:val="000000" w:themeColor="text1"/>
        </w:rPr>
        <w:t>Kebijakan</w:t>
      </w:r>
      <w:proofErr w:type="spellEnd"/>
    </w:p>
    <w:p w14:paraId="1EC0AB5F" w14:textId="77777777" w:rsidR="0076297E" w:rsidRPr="00DB25C4" w:rsidRDefault="0076297E" w:rsidP="00687314">
      <w:pPr>
        <w:spacing w:after="0" w:line="240" w:lineRule="auto"/>
        <w:ind w:firstLine="720"/>
        <w:jc w:val="both"/>
        <w:rPr>
          <w:rFonts w:cstheme="minorHAnsi"/>
          <w:color w:val="000000" w:themeColor="text1"/>
        </w:rPr>
      </w:pPr>
      <w:proofErr w:type="spellStart"/>
      <w:r w:rsidRPr="00DB25C4">
        <w:rPr>
          <w:rFonts w:cstheme="minorHAnsi"/>
          <w:color w:val="000000" w:themeColor="text1"/>
        </w:rPr>
        <w:t>Kebijakan</w:t>
      </w:r>
      <w:proofErr w:type="spellEnd"/>
      <w:r w:rsidRPr="00DB25C4">
        <w:rPr>
          <w:rFonts w:cstheme="minorHAnsi"/>
          <w:color w:val="000000" w:themeColor="text1"/>
        </w:rPr>
        <w:t xml:space="preserve"> </w:t>
      </w:r>
      <w:proofErr w:type="spellStart"/>
      <w:r w:rsidRPr="00DB25C4">
        <w:rPr>
          <w:rFonts w:cstheme="minorHAnsi"/>
          <w:color w:val="000000" w:themeColor="text1"/>
        </w:rPr>
        <w:t>tertulis</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bentuk</w:t>
      </w:r>
      <w:proofErr w:type="spellEnd"/>
      <w:r w:rsidRPr="00DB25C4">
        <w:rPr>
          <w:rFonts w:cstheme="minorHAnsi"/>
          <w:color w:val="000000" w:themeColor="text1"/>
        </w:rPr>
        <w:t xml:space="preserve"> </w:t>
      </w:r>
      <w:proofErr w:type="spellStart"/>
      <w:r w:rsidRPr="00DB25C4">
        <w:rPr>
          <w:rFonts w:cstheme="minorHAnsi"/>
          <w:color w:val="000000" w:themeColor="text1"/>
        </w:rPr>
        <w:t>peraturan</w:t>
      </w:r>
      <w:proofErr w:type="spellEnd"/>
      <w:r w:rsidRPr="00DB25C4">
        <w:rPr>
          <w:rFonts w:cstheme="minorHAnsi"/>
          <w:color w:val="000000" w:themeColor="text1"/>
        </w:rPr>
        <w:t xml:space="preserve"> </w:t>
      </w:r>
      <w:proofErr w:type="spellStart"/>
      <w:r w:rsidRPr="00DB25C4">
        <w:rPr>
          <w:rFonts w:cstheme="minorHAnsi"/>
          <w:color w:val="000000" w:themeColor="text1"/>
        </w:rPr>
        <w:t>perundang-undangan</w:t>
      </w:r>
      <w:proofErr w:type="spellEnd"/>
      <w:r w:rsidRPr="00DB25C4">
        <w:rPr>
          <w:rFonts w:cstheme="minorHAnsi"/>
          <w:color w:val="000000" w:themeColor="text1"/>
        </w:rPr>
        <w:t xml:space="preserve"> dan/</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peraturan</w:t>
      </w:r>
      <w:proofErr w:type="spellEnd"/>
      <w:r w:rsidRPr="00DB25C4">
        <w:rPr>
          <w:rFonts w:cstheme="minorHAnsi"/>
          <w:color w:val="000000" w:themeColor="text1"/>
        </w:rPr>
        <w:t xml:space="preserve"> </w:t>
      </w:r>
      <w:proofErr w:type="spellStart"/>
      <w:r w:rsidRPr="00DB25C4">
        <w:rPr>
          <w:rFonts w:cstheme="minorHAnsi"/>
          <w:color w:val="000000" w:themeColor="text1"/>
        </w:rPr>
        <w:t>pimpinan</w:t>
      </w:r>
      <w:proofErr w:type="spellEnd"/>
      <w:r w:rsidRPr="00DB25C4">
        <w:rPr>
          <w:rFonts w:cstheme="minorHAnsi"/>
          <w:color w:val="000000" w:themeColor="text1"/>
        </w:rPr>
        <w:t xml:space="preserve"> </w:t>
      </w:r>
      <w:proofErr w:type="spellStart"/>
      <w:r w:rsidRPr="00DB25C4">
        <w:rPr>
          <w:rFonts w:cstheme="minorHAnsi"/>
          <w:color w:val="000000" w:themeColor="text1"/>
        </w:rPr>
        <w:t>perguruan</w:t>
      </w:r>
      <w:proofErr w:type="spellEnd"/>
      <w:r w:rsidRPr="00DB25C4">
        <w:rPr>
          <w:rFonts w:cstheme="minorHAnsi"/>
          <w:color w:val="000000" w:themeColor="text1"/>
        </w:rPr>
        <w:t xml:space="preserve"> </w:t>
      </w:r>
      <w:proofErr w:type="spellStart"/>
      <w:r w:rsidRPr="00DB25C4">
        <w:rPr>
          <w:rFonts w:cstheme="minorHAnsi"/>
          <w:color w:val="000000" w:themeColor="text1"/>
        </w:rPr>
        <w:t>tinggi</w:t>
      </w:r>
      <w:proofErr w:type="spellEnd"/>
      <w:r w:rsidRPr="00DB25C4">
        <w:rPr>
          <w:rFonts w:cstheme="minorHAnsi"/>
          <w:color w:val="000000" w:themeColor="text1"/>
        </w:rPr>
        <w:t xml:space="preserve"> yang </w:t>
      </w:r>
      <w:proofErr w:type="spellStart"/>
      <w:r w:rsidRPr="00DB25C4">
        <w:rPr>
          <w:rFonts w:cstheme="minorHAnsi"/>
          <w:color w:val="000000" w:themeColor="text1"/>
        </w:rPr>
        <w:t>mengatur</w:t>
      </w:r>
      <w:proofErr w:type="spellEnd"/>
      <w:r w:rsidRPr="00DB25C4">
        <w:rPr>
          <w:rFonts w:cstheme="minorHAnsi"/>
          <w:color w:val="000000" w:themeColor="text1"/>
        </w:rPr>
        <w:t xml:space="preserve"> </w:t>
      </w:r>
      <w:proofErr w:type="spellStart"/>
      <w:r w:rsidRPr="00DB25C4">
        <w:rPr>
          <w:rFonts w:cstheme="minorHAnsi"/>
          <w:color w:val="000000" w:themeColor="text1"/>
        </w:rPr>
        <w:t>penilaian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di PS di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hyperlink r:id="rId86">
        <w:r w:rsidRPr="00DB25C4">
          <w:rPr>
            <w:rStyle w:val="Hyperlink"/>
            <w:rFonts w:cstheme="minorHAnsi"/>
            <w:i/>
            <w:iCs/>
          </w:rPr>
          <w:t xml:space="preserve">Student Guide </w:t>
        </w:r>
        <w:proofErr w:type="spellStart"/>
        <w:r w:rsidRPr="00DB25C4">
          <w:rPr>
            <w:rStyle w:val="Hyperlink"/>
            <w:rFonts w:cstheme="minorHAnsi"/>
          </w:rPr>
          <w:t>tahun</w:t>
        </w:r>
        <w:proofErr w:type="spellEnd"/>
        <w:r w:rsidRPr="00DB25C4">
          <w:rPr>
            <w:rStyle w:val="Hyperlink"/>
            <w:rFonts w:cstheme="minorHAnsi"/>
          </w:rPr>
          <w:t xml:space="preserve"> 2022</w:t>
        </w:r>
      </w:hyperlink>
    </w:p>
    <w:p w14:paraId="607B2A09" w14:textId="77777777" w:rsidR="0076297E" w:rsidRPr="00DB25C4" w:rsidRDefault="0076297E" w:rsidP="00687314">
      <w:pPr>
        <w:spacing w:after="0" w:line="240" w:lineRule="auto"/>
        <w:jc w:val="both"/>
        <w:rPr>
          <w:rFonts w:cstheme="minorHAnsi"/>
          <w:color w:val="000000" w:themeColor="text1"/>
        </w:rPr>
      </w:pPr>
    </w:p>
    <w:p w14:paraId="700882E5" w14:textId="77777777" w:rsidR="0076297E" w:rsidRPr="00DB25C4" w:rsidRDefault="0076297E" w:rsidP="00687314">
      <w:pPr>
        <w:spacing w:after="0" w:line="240" w:lineRule="auto"/>
        <w:ind w:left="66"/>
        <w:jc w:val="both"/>
        <w:rPr>
          <w:rFonts w:cstheme="minorHAnsi"/>
          <w:b/>
          <w:bCs/>
          <w:color w:val="000000" w:themeColor="text1"/>
        </w:rPr>
      </w:pPr>
      <w:r w:rsidRPr="00DB25C4">
        <w:rPr>
          <w:rFonts w:cstheme="minorHAnsi"/>
          <w:b/>
          <w:bCs/>
          <w:color w:val="000000" w:themeColor="text1"/>
        </w:rPr>
        <w:lastRenderedPageBreak/>
        <w:t xml:space="preserve">6.3.2 </w:t>
      </w:r>
      <w:proofErr w:type="spellStart"/>
      <w:r w:rsidRPr="00DB25C4">
        <w:rPr>
          <w:rFonts w:cstheme="minorHAnsi"/>
          <w:b/>
          <w:bCs/>
          <w:color w:val="000000" w:themeColor="text1"/>
        </w:rPr>
        <w:t>Pelaksanaan</w:t>
      </w:r>
      <w:proofErr w:type="spellEnd"/>
    </w:p>
    <w:p w14:paraId="11926D0D" w14:textId="77777777" w:rsidR="0076297E" w:rsidRPr="00DB25C4" w:rsidRDefault="0076297E" w:rsidP="00687314">
      <w:pPr>
        <w:spacing w:after="0" w:line="240" w:lineRule="auto"/>
        <w:ind w:left="66"/>
        <w:jc w:val="both"/>
        <w:rPr>
          <w:rFonts w:cstheme="minorHAnsi"/>
          <w:color w:val="000000" w:themeColor="text1"/>
        </w:rPr>
      </w:pPr>
      <w:r w:rsidRPr="00DB25C4">
        <w:rPr>
          <w:rFonts w:cstheme="minorHAnsi"/>
          <w:color w:val="000000" w:themeColor="text1"/>
        </w:rPr>
        <w:tab/>
      </w:r>
      <w:proofErr w:type="spellStart"/>
      <w:r w:rsidRPr="00DB25C4">
        <w:rPr>
          <w:rFonts w:cstheme="minorHAnsi"/>
          <w:color w:val="000000" w:themeColor="text1"/>
        </w:rPr>
        <w:t>Perencanaan</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dan </w:t>
      </w: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penilaian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sebagai</w:t>
      </w:r>
      <w:proofErr w:type="spellEnd"/>
      <w:r w:rsidRPr="00DB25C4">
        <w:rPr>
          <w:rFonts w:cstheme="minorHAnsi"/>
          <w:color w:val="000000" w:themeColor="text1"/>
        </w:rPr>
        <w:t xml:space="preserve"> </w:t>
      </w:r>
      <w:proofErr w:type="spellStart"/>
      <w:r w:rsidRPr="00DB25C4">
        <w:rPr>
          <w:rFonts w:cstheme="minorHAnsi"/>
          <w:color w:val="000000" w:themeColor="text1"/>
        </w:rPr>
        <w:t>landasan</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meningkatkan</w:t>
      </w:r>
      <w:proofErr w:type="spellEnd"/>
      <w:r w:rsidRPr="00DB25C4">
        <w:rPr>
          <w:rFonts w:cstheme="minorHAnsi"/>
          <w:color w:val="000000" w:themeColor="text1"/>
        </w:rPr>
        <w:t xml:space="preserve"> </w:t>
      </w:r>
      <w:proofErr w:type="spellStart"/>
      <w:r w:rsidRPr="00DB25C4">
        <w:rPr>
          <w:rFonts w:cstheme="minorHAnsi"/>
          <w:color w:val="000000" w:themeColor="text1"/>
        </w:rPr>
        <w:t>kualitas</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rangka</w:t>
      </w:r>
      <w:proofErr w:type="spellEnd"/>
      <w:r w:rsidRPr="00DB25C4">
        <w:rPr>
          <w:rFonts w:cstheme="minorHAnsi"/>
          <w:color w:val="000000" w:themeColor="text1"/>
        </w:rPr>
        <w:t xml:space="preserve"> </w:t>
      </w:r>
      <w:proofErr w:type="spellStart"/>
      <w:r w:rsidRPr="00DB25C4">
        <w:rPr>
          <w:rFonts w:cstheme="minorHAnsi"/>
          <w:color w:val="000000" w:themeColor="text1"/>
        </w:rPr>
        <w:t>mewujudkan</w:t>
      </w:r>
      <w:proofErr w:type="spellEnd"/>
      <w:r w:rsidRPr="00DB25C4">
        <w:rPr>
          <w:rFonts w:cstheme="minorHAnsi"/>
          <w:color w:val="000000" w:themeColor="text1"/>
        </w:rPr>
        <w:t xml:space="preserve"> CPL yang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ditetapkan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w:t>
      </w:r>
    </w:p>
    <w:p w14:paraId="396E47E4" w14:textId="77777777" w:rsidR="0076297E" w:rsidRPr="00DB25C4" w:rsidRDefault="0076297E" w:rsidP="009F6099">
      <w:pPr>
        <w:pStyle w:val="ListParagraph"/>
        <w:numPr>
          <w:ilvl w:val="0"/>
          <w:numId w:val="149"/>
        </w:numPr>
        <w:spacing w:after="0" w:line="240" w:lineRule="auto"/>
        <w:jc w:val="both"/>
        <w:rPr>
          <w:rFonts w:cstheme="minorHAnsi"/>
          <w:color w:val="000000" w:themeColor="text1"/>
        </w:rPr>
      </w:pPr>
      <w:proofErr w:type="spellStart"/>
      <w:r w:rsidRPr="00DB25C4">
        <w:rPr>
          <w:rFonts w:cstheme="minorHAnsi"/>
          <w:color w:val="000000" w:themeColor="text1"/>
        </w:rPr>
        <w:t>Perencanaan</w:t>
      </w:r>
      <w:proofErr w:type="spellEnd"/>
      <w:r w:rsidRPr="00DB25C4">
        <w:rPr>
          <w:rFonts w:cstheme="minorHAnsi"/>
          <w:color w:val="000000" w:themeColor="text1"/>
        </w:rPr>
        <w:t xml:space="preserve"> </w:t>
      </w:r>
      <w:proofErr w:type="spellStart"/>
      <w:r w:rsidRPr="00DB25C4">
        <w:rPr>
          <w:rFonts w:cstheme="minorHAnsi"/>
          <w:color w:val="000000" w:themeColor="text1"/>
        </w:rPr>
        <w:t>penilaian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di PS </w:t>
      </w:r>
      <w:proofErr w:type="spellStart"/>
      <w:r w:rsidRPr="00DB25C4">
        <w:rPr>
          <w:rFonts w:cstheme="minorHAnsi"/>
          <w:color w:val="000000" w:themeColor="text1"/>
        </w:rPr>
        <w:t>dimulai</w:t>
      </w:r>
      <w:proofErr w:type="spellEnd"/>
      <w:r w:rsidRPr="00DB25C4">
        <w:rPr>
          <w:rFonts w:cstheme="minorHAnsi"/>
          <w:color w:val="000000" w:themeColor="text1"/>
        </w:rPr>
        <w:t xml:space="preserve"> </w:t>
      </w:r>
      <w:proofErr w:type="spellStart"/>
      <w:r w:rsidRPr="00DB25C4">
        <w:rPr>
          <w:rFonts w:cstheme="minorHAnsi"/>
          <w:color w:val="000000" w:themeColor="text1"/>
        </w:rPr>
        <w:t>dari</w:t>
      </w:r>
      <w:proofErr w:type="spellEnd"/>
      <w:r w:rsidRPr="00DB25C4">
        <w:rPr>
          <w:rFonts w:cstheme="minorHAnsi"/>
          <w:color w:val="000000" w:themeColor="text1"/>
        </w:rPr>
        <w:t xml:space="preserve"> </w:t>
      </w:r>
      <w:proofErr w:type="spellStart"/>
      <w:r w:rsidRPr="00DB25C4">
        <w:rPr>
          <w:rFonts w:cstheme="minorHAnsi"/>
          <w:color w:val="000000" w:themeColor="text1"/>
        </w:rPr>
        <w:t>pembuatan</w:t>
      </w:r>
      <w:proofErr w:type="spellEnd"/>
      <w:r w:rsidRPr="00DB25C4">
        <w:rPr>
          <w:rFonts w:cstheme="minorHAnsi"/>
          <w:color w:val="000000" w:themeColor="text1"/>
        </w:rPr>
        <w:t xml:space="preserve"> </w:t>
      </w:r>
      <w:proofErr w:type="spellStart"/>
      <w:r w:rsidRPr="00DB25C4">
        <w:rPr>
          <w:rFonts w:cstheme="minorHAnsi"/>
          <w:color w:val="000000" w:themeColor="text1"/>
        </w:rPr>
        <w:t>kisi-kisi</w:t>
      </w:r>
      <w:proofErr w:type="spellEnd"/>
      <w:r w:rsidRPr="00DB25C4">
        <w:rPr>
          <w:rFonts w:cstheme="minorHAnsi"/>
          <w:color w:val="000000" w:themeColor="text1"/>
        </w:rPr>
        <w:t xml:space="preserve"> </w:t>
      </w:r>
      <w:proofErr w:type="spellStart"/>
      <w:r w:rsidRPr="00DB25C4">
        <w:rPr>
          <w:rFonts w:cstheme="minorHAnsi"/>
          <w:color w:val="000000" w:themeColor="text1"/>
        </w:rPr>
        <w:t>soal</w:t>
      </w:r>
      <w:proofErr w:type="spellEnd"/>
      <w:r w:rsidRPr="00DB25C4">
        <w:rPr>
          <w:rFonts w:cstheme="minorHAnsi"/>
          <w:color w:val="000000" w:themeColor="text1"/>
        </w:rPr>
        <w:t xml:space="preserve"> </w:t>
      </w:r>
      <w:proofErr w:type="spellStart"/>
      <w:r w:rsidRPr="00DB25C4">
        <w:rPr>
          <w:rFonts w:cstheme="minorHAnsi"/>
          <w:color w:val="000000" w:themeColor="text1"/>
        </w:rPr>
        <w:t>Kuis</w:t>
      </w:r>
      <w:proofErr w:type="spellEnd"/>
      <w:r w:rsidRPr="00DB25C4">
        <w:rPr>
          <w:rFonts w:cstheme="minorHAnsi"/>
          <w:color w:val="000000" w:themeColor="text1"/>
        </w:rPr>
        <w:t xml:space="preserve"> </w:t>
      </w:r>
      <w:proofErr w:type="spellStart"/>
      <w:r w:rsidRPr="00DB25C4">
        <w:rPr>
          <w:rFonts w:cstheme="minorHAnsi"/>
          <w:color w:val="000000" w:themeColor="text1"/>
        </w:rPr>
        <w:t>Besar</w:t>
      </w:r>
      <w:proofErr w:type="spellEnd"/>
      <w:r w:rsidRPr="00DB25C4">
        <w:rPr>
          <w:rFonts w:cstheme="minorHAnsi"/>
          <w:color w:val="000000" w:themeColor="text1"/>
        </w:rPr>
        <w:t xml:space="preserve"> dan </w:t>
      </w:r>
      <w:proofErr w:type="spellStart"/>
      <w:r w:rsidRPr="00DB25C4">
        <w:rPr>
          <w:rFonts w:cstheme="minorHAnsi"/>
          <w:color w:val="000000" w:themeColor="text1"/>
        </w:rPr>
        <w:t>Ujian</w:t>
      </w:r>
      <w:proofErr w:type="spellEnd"/>
      <w:r w:rsidRPr="00DB25C4">
        <w:rPr>
          <w:rFonts w:cstheme="minorHAnsi"/>
          <w:color w:val="000000" w:themeColor="text1"/>
        </w:rPr>
        <w:t xml:space="preserve"> Akhir Semester, </w:t>
      </w:r>
      <w:proofErr w:type="spellStart"/>
      <w:r w:rsidRPr="00DB25C4">
        <w:rPr>
          <w:rFonts w:cstheme="minorHAnsi"/>
          <w:color w:val="000000" w:themeColor="text1"/>
        </w:rPr>
        <w:t>pembuatan</w:t>
      </w:r>
      <w:proofErr w:type="spellEnd"/>
      <w:r w:rsidRPr="00DB25C4">
        <w:rPr>
          <w:rFonts w:cstheme="minorHAnsi"/>
          <w:color w:val="000000" w:themeColor="text1"/>
        </w:rPr>
        <w:t xml:space="preserve"> </w:t>
      </w:r>
      <w:proofErr w:type="spellStart"/>
      <w:r w:rsidRPr="00DB25C4">
        <w:rPr>
          <w:rFonts w:cstheme="minorHAnsi"/>
          <w:color w:val="000000" w:themeColor="text1"/>
        </w:rPr>
        <w:t>alat</w:t>
      </w:r>
      <w:proofErr w:type="spellEnd"/>
      <w:r w:rsidRPr="00DB25C4">
        <w:rPr>
          <w:rFonts w:cstheme="minorHAnsi"/>
          <w:color w:val="000000" w:themeColor="text1"/>
        </w:rPr>
        <w:t xml:space="preserve"> </w:t>
      </w:r>
      <w:proofErr w:type="spellStart"/>
      <w:r w:rsidRPr="00DB25C4">
        <w:rPr>
          <w:rFonts w:cstheme="minorHAnsi"/>
          <w:color w:val="000000" w:themeColor="text1"/>
        </w:rPr>
        <w:t>penilaian</w:t>
      </w:r>
      <w:proofErr w:type="spellEnd"/>
      <w:r w:rsidRPr="00DB25C4">
        <w:rPr>
          <w:rFonts w:cstheme="minorHAnsi"/>
          <w:color w:val="000000" w:themeColor="text1"/>
        </w:rPr>
        <w:t xml:space="preserve">, </w:t>
      </w:r>
      <w:proofErr w:type="spellStart"/>
      <w:r w:rsidRPr="00DB25C4">
        <w:rPr>
          <w:rFonts w:cstheme="minorHAnsi"/>
          <w:color w:val="000000" w:themeColor="text1"/>
        </w:rPr>
        <w:t>rubrik</w:t>
      </w:r>
      <w:proofErr w:type="spellEnd"/>
      <w:r w:rsidRPr="00DB25C4">
        <w:rPr>
          <w:rFonts w:cstheme="minorHAnsi"/>
          <w:color w:val="000000" w:themeColor="text1"/>
        </w:rPr>
        <w:t xml:space="preserve"> </w:t>
      </w:r>
      <w:proofErr w:type="spellStart"/>
      <w:r w:rsidRPr="00DB25C4">
        <w:rPr>
          <w:rFonts w:cstheme="minorHAnsi"/>
          <w:color w:val="000000" w:themeColor="text1"/>
        </w:rPr>
        <w:t>penilaian</w:t>
      </w:r>
      <w:proofErr w:type="spellEnd"/>
      <w:r w:rsidRPr="00DB25C4">
        <w:rPr>
          <w:rFonts w:cstheme="minorHAnsi"/>
          <w:color w:val="000000" w:themeColor="text1"/>
        </w:rPr>
        <w:t xml:space="preserve">, </w:t>
      </w:r>
      <w:proofErr w:type="spellStart"/>
      <w:r w:rsidRPr="00DB25C4">
        <w:rPr>
          <w:rFonts w:cstheme="minorHAnsi"/>
          <w:color w:val="000000" w:themeColor="text1"/>
        </w:rPr>
        <w:t>kunci</w:t>
      </w:r>
      <w:proofErr w:type="spellEnd"/>
      <w:r w:rsidRPr="00DB25C4">
        <w:rPr>
          <w:rFonts w:cstheme="minorHAnsi"/>
          <w:color w:val="000000" w:themeColor="text1"/>
        </w:rPr>
        <w:t xml:space="preserve"> </w:t>
      </w:r>
      <w:proofErr w:type="spellStart"/>
      <w:r w:rsidRPr="00DB25C4">
        <w:rPr>
          <w:rFonts w:cstheme="minorHAnsi"/>
          <w:color w:val="000000" w:themeColor="text1"/>
        </w:rPr>
        <w:t>jawaban</w:t>
      </w:r>
      <w:proofErr w:type="spellEnd"/>
      <w:r w:rsidRPr="00DB25C4">
        <w:rPr>
          <w:rFonts w:cstheme="minorHAnsi"/>
          <w:color w:val="000000" w:themeColor="text1"/>
        </w:rPr>
        <w:t xml:space="preserve">, dan </w:t>
      </w:r>
      <w:proofErr w:type="spellStart"/>
      <w:r w:rsidRPr="00DB25C4">
        <w:rPr>
          <w:rFonts w:cstheme="minorHAnsi"/>
          <w:color w:val="000000" w:themeColor="text1"/>
        </w:rPr>
        <w:t>soal</w:t>
      </w:r>
      <w:proofErr w:type="spellEnd"/>
      <w:r w:rsidRPr="00DB25C4">
        <w:rPr>
          <w:rFonts w:cstheme="minorHAnsi"/>
          <w:color w:val="000000" w:themeColor="text1"/>
        </w:rPr>
        <w:t xml:space="preserve"> yang </w:t>
      </w:r>
      <w:proofErr w:type="spellStart"/>
      <w:r w:rsidRPr="00DB25C4">
        <w:rPr>
          <w:rFonts w:cstheme="minorHAnsi"/>
          <w:color w:val="000000" w:themeColor="text1"/>
        </w:rPr>
        <w:t>isinya</w:t>
      </w:r>
      <w:proofErr w:type="spellEnd"/>
      <w:r w:rsidRPr="00DB25C4">
        <w:rPr>
          <w:rFonts w:cstheme="minorHAnsi"/>
          <w:color w:val="000000" w:themeColor="text1"/>
        </w:rPr>
        <w:t xml:space="preserve"> </w:t>
      </w:r>
      <w:proofErr w:type="spellStart"/>
      <w:r w:rsidRPr="00DB25C4">
        <w:rPr>
          <w:rFonts w:cstheme="minorHAnsi"/>
          <w:color w:val="000000" w:themeColor="text1"/>
        </w:rPr>
        <w:t>sudah</w:t>
      </w:r>
      <w:proofErr w:type="spellEnd"/>
      <w:r w:rsidRPr="00DB25C4">
        <w:rPr>
          <w:rFonts w:cstheme="minorHAnsi"/>
          <w:color w:val="000000" w:themeColor="text1"/>
        </w:rPr>
        <w:t xml:space="preserve"> </w:t>
      </w:r>
      <w:proofErr w:type="spellStart"/>
      <w:r w:rsidRPr="00DB25C4">
        <w:rPr>
          <w:rFonts w:cstheme="minorHAnsi"/>
          <w:color w:val="000000" w:themeColor="text1"/>
        </w:rPr>
        <w:t>disesuaikan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Capaian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Lulusan</w:t>
      </w:r>
      <w:proofErr w:type="spellEnd"/>
      <w:r w:rsidRPr="00DB25C4">
        <w:rPr>
          <w:rFonts w:cstheme="minorHAnsi"/>
          <w:color w:val="000000" w:themeColor="text1"/>
        </w:rPr>
        <w:t xml:space="preserve"> (CPL) dan </w:t>
      </w:r>
      <w:proofErr w:type="spellStart"/>
      <w:r w:rsidRPr="00DB25C4">
        <w:rPr>
          <w:rFonts w:cstheme="minorHAnsi"/>
          <w:color w:val="000000" w:themeColor="text1"/>
        </w:rPr>
        <w:t>Capaian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Mata </w:t>
      </w:r>
      <w:proofErr w:type="spellStart"/>
      <w:r w:rsidRPr="00DB25C4">
        <w:rPr>
          <w:rFonts w:cstheme="minorHAnsi"/>
          <w:color w:val="000000" w:themeColor="text1"/>
        </w:rPr>
        <w:t>Kuliah</w:t>
      </w:r>
      <w:proofErr w:type="spellEnd"/>
      <w:r w:rsidRPr="00DB25C4">
        <w:rPr>
          <w:rFonts w:cstheme="minorHAnsi"/>
          <w:color w:val="000000" w:themeColor="text1"/>
        </w:rPr>
        <w:t xml:space="preserve"> (CPMK) oleh </w:t>
      </w:r>
      <w:proofErr w:type="spellStart"/>
      <w:r w:rsidRPr="00DB25C4">
        <w:rPr>
          <w:rFonts w:cstheme="minorHAnsi"/>
          <w:color w:val="000000" w:themeColor="text1"/>
        </w:rPr>
        <w:t>dosen</w:t>
      </w:r>
      <w:proofErr w:type="spellEnd"/>
      <w:r w:rsidRPr="00DB25C4">
        <w:rPr>
          <w:rFonts w:cstheme="minorHAnsi"/>
          <w:color w:val="000000" w:themeColor="text1"/>
        </w:rPr>
        <w:t xml:space="preserve">. Pada </w:t>
      </w:r>
      <w:proofErr w:type="spellStart"/>
      <w:r w:rsidRPr="00DB25C4">
        <w:rPr>
          <w:rFonts w:cstheme="minorHAnsi"/>
          <w:color w:val="000000" w:themeColor="text1"/>
        </w:rPr>
        <w:t>tahapan</w:t>
      </w:r>
      <w:proofErr w:type="spellEnd"/>
      <w:r w:rsidRPr="00DB25C4">
        <w:rPr>
          <w:rFonts w:cstheme="minorHAnsi"/>
          <w:color w:val="000000" w:themeColor="text1"/>
        </w:rPr>
        <w:t xml:space="preserve"> </w:t>
      </w:r>
      <w:proofErr w:type="spellStart"/>
      <w:r w:rsidRPr="00DB25C4">
        <w:rPr>
          <w:rFonts w:cstheme="minorHAnsi"/>
          <w:color w:val="000000" w:themeColor="text1"/>
        </w:rPr>
        <w:t>ini</w:t>
      </w:r>
      <w:proofErr w:type="spellEnd"/>
      <w:r w:rsidRPr="00DB25C4">
        <w:rPr>
          <w:rFonts w:cstheme="minorHAnsi"/>
          <w:color w:val="000000" w:themeColor="text1"/>
        </w:rPr>
        <w:t xml:space="preserve">, Prodi </w:t>
      </w:r>
      <w:proofErr w:type="spellStart"/>
      <w:r w:rsidRPr="00DB25C4">
        <w:rPr>
          <w:rFonts w:cstheme="minorHAnsi"/>
          <w:color w:val="000000" w:themeColor="text1"/>
        </w:rPr>
        <w:t>melakukan</w:t>
      </w:r>
      <w:proofErr w:type="spellEnd"/>
      <w:r w:rsidRPr="00DB25C4">
        <w:rPr>
          <w:rFonts w:cstheme="minorHAnsi"/>
          <w:color w:val="000000" w:themeColor="text1"/>
        </w:rPr>
        <w:t xml:space="preserve"> </w:t>
      </w:r>
      <w:proofErr w:type="spellStart"/>
      <w:r w:rsidRPr="00DB25C4">
        <w:rPr>
          <w:rFonts w:cstheme="minorHAnsi"/>
          <w:color w:val="000000" w:themeColor="text1"/>
        </w:rPr>
        <w:t>koodinasi</w:t>
      </w:r>
      <w:proofErr w:type="spellEnd"/>
      <w:r w:rsidRPr="00DB25C4">
        <w:rPr>
          <w:rFonts w:cstheme="minorHAnsi"/>
          <w:color w:val="000000" w:themeColor="text1"/>
        </w:rPr>
        <w:t xml:space="preserve"> </w:t>
      </w:r>
      <w:proofErr w:type="spellStart"/>
      <w:r w:rsidRPr="00DB25C4">
        <w:rPr>
          <w:rFonts w:cstheme="minorHAnsi"/>
          <w:color w:val="000000" w:themeColor="text1"/>
        </w:rPr>
        <w:t>secara</w:t>
      </w:r>
      <w:proofErr w:type="spellEnd"/>
      <w:r w:rsidRPr="00DB25C4">
        <w:rPr>
          <w:rFonts w:cstheme="minorHAnsi"/>
          <w:color w:val="000000" w:themeColor="text1"/>
        </w:rPr>
        <w:t xml:space="preserve"> internal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merencanakan</w:t>
      </w:r>
      <w:proofErr w:type="spellEnd"/>
      <w:r w:rsidRPr="00DB25C4">
        <w:rPr>
          <w:rFonts w:cstheme="minorHAnsi"/>
          <w:color w:val="000000" w:themeColor="text1"/>
        </w:rPr>
        <w:t xml:space="preserve"> </w:t>
      </w:r>
      <w:proofErr w:type="spellStart"/>
      <w:r w:rsidRPr="00DB25C4">
        <w:rPr>
          <w:rFonts w:cstheme="minorHAnsi"/>
          <w:color w:val="000000" w:themeColor="text1"/>
        </w:rPr>
        <w:t>penilaian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pada semester yang dan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sedang</w:t>
      </w:r>
      <w:proofErr w:type="spellEnd"/>
      <w:r w:rsidRPr="00DB25C4">
        <w:rPr>
          <w:rFonts w:cstheme="minorHAnsi"/>
          <w:color w:val="000000" w:themeColor="text1"/>
        </w:rPr>
        <w:t xml:space="preserve"> </w:t>
      </w:r>
      <w:proofErr w:type="spellStart"/>
      <w:r w:rsidRPr="00DB25C4">
        <w:rPr>
          <w:rFonts w:cstheme="minorHAnsi"/>
          <w:color w:val="000000" w:themeColor="text1"/>
        </w:rPr>
        <w:t>berjalan</w:t>
      </w:r>
      <w:proofErr w:type="spellEnd"/>
      <w:r w:rsidRPr="00DB25C4">
        <w:rPr>
          <w:rFonts w:cstheme="minorHAnsi"/>
          <w:color w:val="000000" w:themeColor="text1"/>
        </w:rPr>
        <w:t xml:space="preserve">. </w:t>
      </w:r>
    </w:p>
    <w:p w14:paraId="56C8CA32" w14:textId="77777777" w:rsidR="0076297E" w:rsidRPr="00DB25C4" w:rsidRDefault="0076297E" w:rsidP="009F6099">
      <w:pPr>
        <w:pStyle w:val="ListParagraph"/>
        <w:numPr>
          <w:ilvl w:val="0"/>
          <w:numId w:val="149"/>
        </w:numPr>
        <w:spacing w:after="0" w:line="240" w:lineRule="auto"/>
        <w:jc w:val="both"/>
        <w:rPr>
          <w:rFonts w:cstheme="minorHAnsi"/>
          <w:color w:val="000000" w:themeColor="text1"/>
        </w:rPr>
      </w:pP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penilaian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dilaksanakan</w:t>
      </w:r>
      <w:proofErr w:type="spellEnd"/>
      <w:r w:rsidRPr="00DB25C4">
        <w:rPr>
          <w:rFonts w:cstheme="minorHAnsi"/>
          <w:color w:val="000000" w:themeColor="text1"/>
        </w:rPr>
        <w:t xml:space="preserve"> paling </w:t>
      </w:r>
      <w:proofErr w:type="spellStart"/>
      <w:r w:rsidRPr="00DB25C4">
        <w:rPr>
          <w:rFonts w:cstheme="minorHAnsi"/>
          <w:color w:val="000000" w:themeColor="text1"/>
        </w:rPr>
        <w:t>sedikit</w:t>
      </w:r>
      <w:proofErr w:type="spellEnd"/>
      <w:r w:rsidRPr="00DB25C4">
        <w:rPr>
          <w:rFonts w:cstheme="minorHAnsi"/>
          <w:color w:val="000000" w:themeColor="text1"/>
        </w:rPr>
        <w:t xml:space="preserve"> </w:t>
      </w:r>
      <w:proofErr w:type="spellStart"/>
      <w:r w:rsidRPr="00DB25C4">
        <w:rPr>
          <w:rFonts w:cstheme="minorHAnsi"/>
          <w:color w:val="000000" w:themeColor="text1"/>
        </w:rPr>
        <w:t>empat</w:t>
      </w:r>
      <w:proofErr w:type="spellEnd"/>
      <w:r w:rsidRPr="00DB25C4">
        <w:rPr>
          <w:rFonts w:cstheme="minorHAnsi"/>
          <w:color w:val="000000" w:themeColor="text1"/>
        </w:rPr>
        <w:t xml:space="preserve"> kali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satu</w:t>
      </w:r>
      <w:proofErr w:type="spellEnd"/>
      <w:r w:rsidRPr="00DB25C4">
        <w:rPr>
          <w:rFonts w:cstheme="minorHAnsi"/>
          <w:color w:val="000000" w:themeColor="text1"/>
        </w:rPr>
        <w:t xml:space="preserve"> semester </w:t>
      </w:r>
      <w:proofErr w:type="spellStart"/>
      <w:r w:rsidRPr="00DB25C4">
        <w:rPr>
          <w:rFonts w:cstheme="minorHAnsi"/>
          <w:color w:val="000000" w:themeColor="text1"/>
        </w:rPr>
        <w:t>yaitu</w:t>
      </w:r>
      <w:proofErr w:type="spellEnd"/>
      <w:r w:rsidRPr="00DB25C4">
        <w:rPr>
          <w:rFonts w:cstheme="minorHAnsi"/>
          <w:color w:val="000000" w:themeColor="text1"/>
        </w:rPr>
        <w:t xml:space="preserve"> </w:t>
      </w:r>
      <w:proofErr w:type="spellStart"/>
      <w:r w:rsidRPr="00DB25C4">
        <w:rPr>
          <w:rFonts w:cstheme="minorHAnsi"/>
          <w:color w:val="000000" w:themeColor="text1"/>
        </w:rPr>
        <w:t>meliputi</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Kuis</w:t>
      </w:r>
      <w:proofErr w:type="spellEnd"/>
      <w:r w:rsidRPr="00DB25C4">
        <w:rPr>
          <w:rFonts w:cstheme="minorHAnsi"/>
          <w:color w:val="000000" w:themeColor="text1"/>
        </w:rPr>
        <w:t xml:space="preserve"> </w:t>
      </w:r>
      <w:proofErr w:type="spellStart"/>
      <w:r w:rsidRPr="00DB25C4">
        <w:rPr>
          <w:rFonts w:cstheme="minorHAnsi"/>
          <w:color w:val="000000" w:themeColor="text1"/>
        </w:rPr>
        <w:t>Besar</w:t>
      </w:r>
      <w:proofErr w:type="spellEnd"/>
      <w:r w:rsidRPr="00DB25C4">
        <w:rPr>
          <w:rFonts w:cstheme="minorHAnsi"/>
          <w:color w:val="000000" w:themeColor="text1"/>
        </w:rPr>
        <w:t xml:space="preserve"> </w:t>
      </w:r>
      <w:proofErr w:type="spellStart"/>
      <w:r w:rsidRPr="00DB25C4">
        <w:rPr>
          <w:rFonts w:cstheme="minorHAnsi"/>
          <w:color w:val="000000" w:themeColor="text1"/>
        </w:rPr>
        <w:t>sebanyak</w:t>
      </w:r>
      <w:proofErr w:type="spellEnd"/>
      <w:r w:rsidRPr="00DB25C4">
        <w:rPr>
          <w:rFonts w:cstheme="minorHAnsi"/>
          <w:color w:val="000000" w:themeColor="text1"/>
        </w:rPr>
        <w:t xml:space="preserve"> 3x dan </w:t>
      </w:r>
      <w:proofErr w:type="spellStart"/>
      <w:r w:rsidRPr="00DB25C4">
        <w:rPr>
          <w:rFonts w:cstheme="minorHAnsi"/>
          <w:color w:val="000000" w:themeColor="text1"/>
        </w:rPr>
        <w:t>Ujian</w:t>
      </w:r>
      <w:proofErr w:type="spellEnd"/>
      <w:r w:rsidRPr="00DB25C4">
        <w:rPr>
          <w:rFonts w:cstheme="minorHAnsi"/>
          <w:color w:val="000000" w:themeColor="text1"/>
        </w:rPr>
        <w:t xml:space="preserve"> Akhir Semester (UAS). </w:t>
      </w:r>
      <w:proofErr w:type="spellStart"/>
      <w:r w:rsidRPr="00DB25C4">
        <w:rPr>
          <w:rFonts w:cstheme="minorHAnsi"/>
          <w:color w:val="000000" w:themeColor="text1"/>
        </w:rPr>
        <w:t>Kuis</w:t>
      </w:r>
      <w:proofErr w:type="spellEnd"/>
      <w:r w:rsidRPr="00DB25C4">
        <w:rPr>
          <w:rFonts w:cstheme="minorHAnsi"/>
          <w:color w:val="000000" w:themeColor="text1"/>
        </w:rPr>
        <w:t xml:space="preserve"> </w:t>
      </w:r>
      <w:proofErr w:type="spellStart"/>
      <w:r w:rsidRPr="00DB25C4">
        <w:rPr>
          <w:rFonts w:cstheme="minorHAnsi"/>
          <w:color w:val="000000" w:themeColor="text1"/>
        </w:rPr>
        <w:t>Besar</w:t>
      </w:r>
      <w:proofErr w:type="spellEnd"/>
      <w:r w:rsidRPr="00DB25C4">
        <w:rPr>
          <w:rFonts w:cstheme="minorHAnsi"/>
          <w:color w:val="000000" w:themeColor="text1"/>
        </w:rPr>
        <w:t xml:space="preserve"> </w:t>
      </w:r>
      <w:proofErr w:type="spellStart"/>
      <w:r w:rsidRPr="00DB25C4">
        <w:rPr>
          <w:rFonts w:cstheme="minorHAnsi"/>
          <w:color w:val="000000" w:themeColor="text1"/>
        </w:rPr>
        <w:t>adalah</w:t>
      </w:r>
      <w:proofErr w:type="spellEnd"/>
      <w:r w:rsidRPr="00DB25C4">
        <w:rPr>
          <w:rFonts w:cstheme="minorHAnsi"/>
          <w:color w:val="000000" w:themeColor="text1"/>
        </w:rPr>
        <w:t xml:space="preserve"> </w:t>
      </w:r>
      <w:proofErr w:type="spellStart"/>
      <w:r w:rsidRPr="00DB25C4">
        <w:rPr>
          <w:rFonts w:cstheme="minorHAnsi"/>
          <w:color w:val="000000" w:themeColor="text1"/>
        </w:rPr>
        <w:t>penilaian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yang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setelah</w:t>
      </w:r>
      <w:proofErr w:type="spellEnd"/>
      <w:r w:rsidRPr="00DB25C4">
        <w:rPr>
          <w:rFonts w:cstheme="minorHAnsi"/>
          <w:color w:val="000000" w:themeColor="text1"/>
        </w:rPr>
        <w:t xml:space="preserve"> 4x </w:t>
      </w:r>
      <w:proofErr w:type="spellStart"/>
      <w:r w:rsidRPr="00DB25C4">
        <w:rPr>
          <w:rFonts w:cstheme="minorHAnsi"/>
          <w:color w:val="000000" w:themeColor="text1"/>
        </w:rPr>
        <w:t>pertemuan</w:t>
      </w:r>
      <w:proofErr w:type="spellEnd"/>
      <w:r w:rsidRPr="00DB25C4">
        <w:rPr>
          <w:rFonts w:cstheme="minorHAnsi"/>
          <w:color w:val="000000" w:themeColor="text1"/>
        </w:rPr>
        <w:t xml:space="preserve"> dan </w:t>
      </w:r>
      <w:proofErr w:type="spellStart"/>
      <w:r w:rsidRPr="00DB25C4">
        <w:rPr>
          <w:rFonts w:cstheme="minorHAnsi"/>
          <w:color w:val="000000" w:themeColor="text1"/>
        </w:rPr>
        <w:t>berlaku</w:t>
      </w:r>
      <w:proofErr w:type="spellEnd"/>
      <w:r w:rsidRPr="00DB25C4">
        <w:rPr>
          <w:rFonts w:cstheme="minorHAnsi"/>
          <w:color w:val="000000" w:themeColor="text1"/>
        </w:rPr>
        <w:t xml:space="preserve"> </w:t>
      </w:r>
      <w:proofErr w:type="spellStart"/>
      <w:r w:rsidRPr="00DB25C4">
        <w:rPr>
          <w:rFonts w:cstheme="minorHAnsi"/>
          <w:color w:val="000000" w:themeColor="text1"/>
        </w:rPr>
        <w:t>kelipatannya</w:t>
      </w:r>
      <w:proofErr w:type="spellEnd"/>
      <w:r w:rsidRPr="00DB25C4">
        <w:rPr>
          <w:rFonts w:cstheme="minorHAnsi"/>
          <w:color w:val="000000" w:themeColor="text1"/>
        </w:rPr>
        <w:t xml:space="preserve">, </w:t>
      </w:r>
      <w:proofErr w:type="spellStart"/>
      <w:r w:rsidRPr="00DB25C4">
        <w:rPr>
          <w:rFonts w:cstheme="minorHAnsi"/>
          <w:color w:val="000000" w:themeColor="text1"/>
        </w:rPr>
        <w:t>sedangkan</w:t>
      </w:r>
      <w:proofErr w:type="spellEnd"/>
      <w:r w:rsidRPr="00DB25C4">
        <w:rPr>
          <w:rFonts w:cstheme="minorHAnsi"/>
          <w:color w:val="000000" w:themeColor="text1"/>
        </w:rPr>
        <w:t xml:space="preserve"> </w:t>
      </w:r>
      <w:proofErr w:type="spellStart"/>
      <w:r w:rsidRPr="00DB25C4">
        <w:rPr>
          <w:rFonts w:cstheme="minorHAnsi"/>
          <w:color w:val="000000" w:themeColor="text1"/>
        </w:rPr>
        <w:t>Ujian</w:t>
      </w:r>
      <w:proofErr w:type="spellEnd"/>
      <w:r w:rsidRPr="00DB25C4">
        <w:rPr>
          <w:rFonts w:cstheme="minorHAnsi"/>
          <w:color w:val="000000" w:themeColor="text1"/>
        </w:rPr>
        <w:t xml:space="preserve"> Akhir Semester </w:t>
      </w:r>
      <w:proofErr w:type="spellStart"/>
      <w:r w:rsidRPr="00DB25C4">
        <w:rPr>
          <w:rFonts w:cstheme="minorHAnsi"/>
          <w:color w:val="000000" w:themeColor="text1"/>
        </w:rPr>
        <w:t>dilaksankaan</w:t>
      </w:r>
      <w:proofErr w:type="spellEnd"/>
      <w:r w:rsidRPr="00DB25C4">
        <w:rPr>
          <w:rFonts w:cstheme="minorHAnsi"/>
          <w:color w:val="000000" w:themeColor="text1"/>
        </w:rPr>
        <w:t xml:space="preserve"> </w:t>
      </w:r>
      <w:proofErr w:type="spellStart"/>
      <w:r w:rsidRPr="00DB25C4">
        <w:rPr>
          <w:rFonts w:cstheme="minorHAnsi"/>
          <w:color w:val="000000" w:themeColor="text1"/>
        </w:rPr>
        <w:t>setelah</w:t>
      </w:r>
      <w:proofErr w:type="spellEnd"/>
      <w:r w:rsidRPr="00DB25C4">
        <w:rPr>
          <w:rFonts w:cstheme="minorHAnsi"/>
          <w:color w:val="000000" w:themeColor="text1"/>
        </w:rPr>
        <w:t xml:space="preserve"> 15kali </w:t>
      </w:r>
      <w:proofErr w:type="spellStart"/>
      <w:r w:rsidRPr="00DB25C4">
        <w:rPr>
          <w:rFonts w:cstheme="minorHAnsi"/>
          <w:color w:val="000000" w:themeColor="text1"/>
        </w:rPr>
        <w:t>pertemuan</w:t>
      </w:r>
      <w:proofErr w:type="spellEnd"/>
      <w:r w:rsidRPr="00DB25C4">
        <w:rPr>
          <w:rFonts w:cstheme="minorHAnsi"/>
          <w:color w:val="000000" w:themeColor="text1"/>
        </w:rPr>
        <w:t xml:space="preserve">, </w:t>
      </w:r>
      <w:proofErr w:type="spellStart"/>
      <w:r w:rsidRPr="00DB25C4">
        <w:rPr>
          <w:rFonts w:cstheme="minorHAnsi"/>
          <w:color w:val="000000" w:themeColor="text1"/>
        </w:rPr>
        <w:t>yakni</w:t>
      </w:r>
      <w:proofErr w:type="spellEnd"/>
      <w:r w:rsidRPr="00DB25C4">
        <w:rPr>
          <w:rFonts w:cstheme="minorHAnsi"/>
          <w:color w:val="000000" w:themeColor="text1"/>
        </w:rPr>
        <w:t xml:space="preserve"> pada </w:t>
      </w:r>
      <w:proofErr w:type="spellStart"/>
      <w:r w:rsidRPr="00DB25C4">
        <w:rPr>
          <w:rFonts w:cstheme="minorHAnsi"/>
          <w:color w:val="000000" w:themeColor="text1"/>
        </w:rPr>
        <w:t>pertemuan</w:t>
      </w:r>
      <w:proofErr w:type="spellEnd"/>
      <w:r w:rsidRPr="00DB25C4">
        <w:rPr>
          <w:rFonts w:cstheme="minorHAnsi"/>
          <w:color w:val="000000" w:themeColor="text1"/>
        </w:rPr>
        <w:t xml:space="preserve"> </w:t>
      </w:r>
      <w:proofErr w:type="spellStart"/>
      <w:r w:rsidRPr="00DB25C4">
        <w:rPr>
          <w:rFonts w:cstheme="minorHAnsi"/>
          <w:color w:val="000000" w:themeColor="text1"/>
        </w:rPr>
        <w:t>ke</w:t>
      </w:r>
      <w:proofErr w:type="spellEnd"/>
      <w:r w:rsidRPr="00DB25C4">
        <w:rPr>
          <w:rFonts w:cstheme="minorHAnsi"/>
          <w:color w:val="000000" w:themeColor="text1"/>
        </w:rPr>
        <w:t xml:space="preserve"> 16 </w:t>
      </w:r>
      <w:proofErr w:type="spellStart"/>
      <w:r w:rsidRPr="00DB25C4">
        <w:rPr>
          <w:rFonts w:cstheme="minorHAnsi"/>
          <w:color w:val="000000" w:themeColor="text1"/>
        </w:rPr>
        <w:t>atau</w:t>
      </w:r>
      <w:proofErr w:type="spellEnd"/>
      <w:r w:rsidRPr="00DB25C4">
        <w:rPr>
          <w:rFonts w:cstheme="minorHAnsi"/>
          <w:color w:val="000000" w:themeColor="text1"/>
        </w:rPr>
        <w:t xml:space="preserve"> pada </w:t>
      </w:r>
      <w:proofErr w:type="spellStart"/>
      <w:r w:rsidRPr="00DB25C4">
        <w:rPr>
          <w:rFonts w:cstheme="minorHAnsi"/>
          <w:color w:val="000000" w:themeColor="text1"/>
        </w:rPr>
        <w:t>akhir</w:t>
      </w:r>
      <w:proofErr w:type="spellEnd"/>
      <w:r w:rsidRPr="00DB25C4">
        <w:rPr>
          <w:rFonts w:cstheme="minorHAnsi"/>
          <w:color w:val="000000" w:themeColor="text1"/>
        </w:rPr>
        <w:t xml:space="preserve"> semester </w:t>
      </w:r>
      <w:proofErr w:type="spellStart"/>
      <w:r w:rsidRPr="00DB25C4">
        <w:rPr>
          <w:rFonts w:cstheme="minorHAnsi"/>
          <w:color w:val="000000" w:themeColor="text1"/>
        </w:rPr>
        <w:t>periode</w:t>
      </w:r>
      <w:proofErr w:type="spellEnd"/>
      <w:r w:rsidRPr="00DB25C4">
        <w:rPr>
          <w:rFonts w:cstheme="minorHAnsi"/>
          <w:color w:val="000000" w:themeColor="text1"/>
        </w:rPr>
        <w:t xml:space="preserve"> </w:t>
      </w:r>
      <w:proofErr w:type="spellStart"/>
      <w:r w:rsidRPr="00DB25C4">
        <w:rPr>
          <w:rFonts w:cstheme="minorHAnsi"/>
          <w:color w:val="000000" w:themeColor="text1"/>
        </w:rPr>
        <w:t>tertentu</w:t>
      </w:r>
      <w:proofErr w:type="spellEnd"/>
      <w:r w:rsidRPr="00DB25C4">
        <w:rPr>
          <w:rFonts w:cstheme="minorHAnsi"/>
          <w:color w:val="000000" w:themeColor="text1"/>
        </w:rPr>
        <w:t xml:space="preserve">. </w:t>
      </w:r>
      <w:proofErr w:type="spellStart"/>
      <w:r w:rsidRPr="00DB25C4">
        <w:rPr>
          <w:rFonts w:cstheme="minorHAnsi"/>
          <w:color w:val="000000" w:themeColor="text1"/>
        </w:rPr>
        <w:t>Penilaian</w:t>
      </w:r>
      <w:proofErr w:type="spellEnd"/>
      <w:r w:rsidRPr="00DB25C4">
        <w:rPr>
          <w:rFonts w:cstheme="minorHAnsi"/>
          <w:color w:val="000000" w:themeColor="text1"/>
        </w:rPr>
        <w:t xml:space="preserve"> </w:t>
      </w:r>
      <w:proofErr w:type="spellStart"/>
      <w:r w:rsidRPr="00DB25C4">
        <w:rPr>
          <w:rFonts w:cstheme="minorHAnsi"/>
          <w:color w:val="000000" w:themeColor="text1"/>
        </w:rPr>
        <w:t>ujian</w:t>
      </w:r>
      <w:proofErr w:type="spellEnd"/>
      <w:r w:rsidRPr="00DB25C4">
        <w:rPr>
          <w:rFonts w:cstheme="minorHAnsi"/>
          <w:color w:val="000000" w:themeColor="text1"/>
        </w:rPr>
        <w:t xml:space="preserve"> </w:t>
      </w:r>
      <w:proofErr w:type="spellStart"/>
      <w:r w:rsidRPr="00DB25C4">
        <w:rPr>
          <w:rFonts w:cstheme="minorHAnsi"/>
          <w:color w:val="000000" w:themeColor="text1"/>
        </w:rPr>
        <w:t>ini</w:t>
      </w:r>
      <w:proofErr w:type="spellEnd"/>
      <w:r w:rsidRPr="00DB25C4">
        <w:rPr>
          <w:rFonts w:cstheme="minorHAnsi"/>
          <w:color w:val="000000" w:themeColor="text1"/>
        </w:rPr>
        <w:t xml:space="preserve">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berdasarkan</w:t>
      </w:r>
      <w:proofErr w:type="spellEnd"/>
      <w:r w:rsidRPr="00DB25C4">
        <w:rPr>
          <w:rFonts w:cstheme="minorHAnsi"/>
          <w:color w:val="000000" w:themeColor="text1"/>
        </w:rPr>
        <w:t xml:space="preserve"> </w:t>
      </w:r>
      <w:proofErr w:type="spellStart"/>
      <w:r w:rsidRPr="00DB25C4">
        <w:rPr>
          <w:rFonts w:cstheme="minorHAnsi"/>
          <w:color w:val="000000" w:themeColor="text1"/>
        </w:rPr>
        <w:t>empat</w:t>
      </w:r>
      <w:proofErr w:type="spellEnd"/>
      <w:r w:rsidRPr="00DB25C4">
        <w:rPr>
          <w:rFonts w:cstheme="minorHAnsi"/>
          <w:color w:val="000000" w:themeColor="text1"/>
        </w:rPr>
        <w:t xml:space="preserve"> </w:t>
      </w:r>
      <w:proofErr w:type="spellStart"/>
      <w:r w:rsidRPr="00DB25C4">
        <w:rPr>
          <w:rFonts w:cstheme="minorHAnsi"/>
          <w:color w:val="000000" w:themeColor="text1"/>
        </w:rPr>
        <w:t>prinsip</w:t>
      </w:r>
      <w:proofErr w:type="spellEnd"/>
      <w:r w:rsidRPr="00DB25C4">
        <w:rPr>
          <w:rFonts w:cstheme="minorHAnsi"/>
          <w:color w:val="000000" w:themeColor="text1"/>
        </w:rPr>
        <w:t xml:space="preserve">, </w:t>
      </w:r>
      <w:proofErr w:type="spellStart"/>
      <w:r w:rsidRPr="00DB25C4">
        <w:rPr>
          <w:rFonts w:cstheme="minorHAnsi"/>
          <w:color w:val="000000" w:themeColor="text1"/>
        </w:rPr>
        <w:t>yaitu</w:t>
      </w:r>
      <w:proofErr w:type="spellEnd"/>
      <w:r w:rsidRPr="00DB25C4">
        <w:rPr>
          <w:rFonts w:cstheme="minorHAnsi"/>
          <w:color w:val="000000" w:themeColor="text1"/>
        </w:rPr>
        <w:t>:</w:t>
      </w:r>
    </w:p>
    <w:p w14:paraId="7001CE3B" w14:textId="77777777" w:rsidR="0076297E" w:rsidRPr="00DB25C4" w:rsidRDefault="0076297E" w:rsidP="009F6099">
      <w:pPr>
        <w:pStyle w:val="ListParagraph"/>
        <w:numPr>
          <w:ilvl w:val="0"/>
          <w:numId w:val="150"/>
        </w:numPr>
        <w:spacing w:after="0" w:line="240" w:lineRule="auto"/>
        <w:jc w:val="both"/>
        <w:rPr>
          <w:rFonts w:cstheme="minorHAnsi"/>
          <w:color w:val="000000" w:themeColor="text1"/>
        </w:rPr>
      </w:pPr>
      <w:r w:rsidRPr="00DB25C4">
        <w:rPr>
          <w:rFonts w:cstheme="minorHAnsi"/>
          <w:color w:val="000000" w:themeColor="text1"/>
        </w:rPr>
        <w:t>Sahih (</w:t>
      </w:r>
      <w:proofErr w:type="spellStart"/>
      <w:r w:rsidRPr="00DB25C4">
        <w:rPr>
          <w:rFonts w:cstheme="minorHAnsi"/>
          <w:color w:val="000000" w:themeColor="text1"/>
        </w:rPr>
        <w:t>berdasar</w:t>
      </w:r>
      <w:proofErr w:type="spellEnd"/>
      <w:r w:rsidRPr="00DB25C4">
        <w:rPr>
          <w:rFonts w:cstheme="minorHAnsi"/>
          <w:color w:val="000000" w:themeColor="text1"/>
        </w:rPr>
        <w:t xml:space="preserve"> data)</w:t>
      </w:r>
    </w:p>
    <w:p w14:paraId="1051A71F" w14:textId="77777777" w:rsidR="0076297E" w:rsidRPr="00DB25C4" w:rsidRDefault="0076297E" w:rsidP="009F6099">
      <w:pPr>
        <w:pStyle w:val="ListParagraph"/>
        <w:numPr>
          <w:ilvl w:val="0"/>
          <w:numId w:val="150"/>
        </w:numPr>
        <w:spacing w:after="0" w:line="240" w:lineRule="auto"/>
        <w:jc w:val="both"/>
        <w:rPr>
          <w:rFonts w:cstheme="minorHAnsi"/>
          <w:color w:val="000000" w:themeColor="text1"/>
        </w:rPr>
      </w:pPr>
      <w:proofErr w:type="spellStart"/>
      <w:r w:rsidRPr="00DB25C4">
        <w:rPr>
          <w:rFonts w:cstheme="minorHAnsi"/>
          <w:color w:val="000000" w:themeColor="text1"/>
        </w:rPr>
        <w:t>Objektif</w:t>
      </w:r>
      <w:proofErr w:type="spellEnd"/>
      <w:r w:rsidRPr="00DB25C4">
        <w:rPr>
          <w:rFonts w:cstheme="minorHAnsi"/>
          <w:color w:val="000000" w:themeColor="text1"/>
        </w:rPr>
        <w:t xml:space="preserve"> (</w:t>
      </w:r>
      <w:proofErr w:type="spellStart"/>
      <w:r w:rsidRPr="00DB25C4">
        <w:rPr>
          <w:rFonts w:cstheme="minorHAnsi"/>
          <w:color w:val="000000" w:themeColor="text1"/>
        </w:rPr>
        <w:t>berdasar</w:t>
      </w:r>
      <w:proofErr w:type="spellEnd"/>
      <w:r w:rsidRPr="00DB25C4">
        <w:rPr>
          <w:rFonts w:cstheme="minorHAnsi"/>
          <w:color w:val="000000" w:themeColor="text1"/>
        </w:rPr>
        <w:t xml:space="preserve"> </w:t>
      </w:r>
      <w:proofErr w:type="spellStart"/>
      <w:r w:rsidRPr="00DB25C4">
        <w:rPr>
          <w:rFonts w:cstheme="minorHAnsi"/>
          <w:color w:val="000000" w:themeColor="text1"/>
        </w:rPr>
        <w:t>prosedur</w:t>
      </w:r>
      <w:proofErr w:type="spellEnd"/>
      <w:r w:rsidRPr="00DB25C4">
        <w:rPr>
          <w:rFonts w:cstheme="minorHAnsi"/>
          <w:color w:val="000000" w:themeColor="text1"/>
        </w:rPr>
        <w:t xml:space="preserve"> dan </w:t>
      </w:r>
      <w:proofErr w:type="spellStart"/>
      <w:r w:rsidRPr="00DB25C4">
        <w:rPr>
          <w:rFonts w:cstheme="minorHAnsi"/>
          <w:color w:val="000000" w:themeColor="text1"/>
        </w:rPr>
        <w:t>kriteria</w:t>
      </w:r>
      <w:proofErr w:type="spellEnd"/>
      <w:r w:rsidRPr="00DB25C4">
        <w:rPr>
          <w:rFonts w:cstheme="minorHAnsi"/>
          <w:color w:val="000000" w:themeColor="text1"/>
        </w:rPr>
        <w:t xml:space="preserve"> yang </w:t>
      </w:r>
      <w:proofErr w:type="spellStart"/>
      <w:r w:rsidRPr="00DB25C4">
        <w:rPr>
          <w:rFonts w:cstheme="minorHAnsi"/>
          <w:color w:val="000000" w:themeColor="text1"/>
        </w:rPr>
        <w:t>jelas</w:t>
      </w:r>
      <w:proofErr w:type="spellEnd"/>
      <w:r w:rsidRPr="00DB25C4">
        <w:rPr>
          <w:rFonts w:cstheme="minorHAnsi"/>
          <w:color w:val="000000" w:themeColor="text1"/>
        </w:rPr>
        <w:t>)</w:t>
      </w:r>
    </w:p>
    <w:p w14:paraId="27850324" w14:textId="77777777" w:rsidR="0076297E" w:rsidRPr="00DB25C4" w:rsidRDefault="0076297E" w:rsidP="009F6099">
      <w:pPr>
        <w:pStyle w:val="ListParagraph"/>
        <w:numPr>
          <w:ilvl w:val="0"/>
          <w:numId w:val="150"/>
        </w:numPr>
        <w:spacing w:after="0" w:line="240" w:lineRule="auto"/>
        <w:jc w:val="both"/>
        <w:rPr>
          <w:rFonts w:cstheme="minorHAnsi"/>
          <w:color w:val="000000" w:themeColor="text1"/>
        </w:rPr>
      </w:pPr>
      <w:r w:rsidRPr="00DB25C4">
        <w:rPr>
          <w:rFonts w:cstheme="minorHAnsi"/>
          <w:color w:val="000000" w:themeColor="text1"/>
        </w:rPr>
        <w:t>Adil (</w:t>
      </w:r>
      <w:proofErr w:type="spellStart"/>
      <w:r w:rsidRPr="00DB25C4">
        <w:rPr>
          <w:rFonts w:cstheme="minorHAnsi"/>
          <w:color w:val="000000" w:themeColor="text1"/>
        </w:rPr>
        <w:t>tidak</w:t>
      </w:r>
      <w:proofErr w:type="spellEnd"/>
      <w:r w:rsidRPr="00DB25C4">
        <w:rPr>
          <w:rFonts w:cstheme="minorHAnsi"/>
          <w:color w:val="000000" w:themeColor="text1"/>
        </w:rPr>
        <w:t xml:space="preserve"> </w:t>
      </w:r>
      <w:proofErr w:type="spellStart"/>
      <w:r w:rsidRPr="00DB25C4">
        <w:rPr>
          <w:rFonts w:cstheme="minorHAnsi"/>
          <w:color w:val="000000" w:themeColor="text1"/>
        </w:rPr>
        <w:t>membedakan</w:t>
      </w:r>
      <w:proofErr w:type="spellEnd"/>
      <w:r w:rsidRPr="00DB25C4">
        <w:rPr>
          <w:rFonts w:cstheme="minorHAnsi"/>
          <w:color w:val="000000" w:themeColor="text1"/>
        </w:rPr>
        <w:t xml:space="preserve"> agama, </w:t>
      </w:r>
      <w:proofErr w:type="spellStart"/>
      <w:r w:rsidRPr="00DB25C4">
        <w:rPr>
          <w:rFonts w:cstheme="minorHAnsi"/>
          <w:color w:val="000000" w:themeColor="text1"/>
        </w:rPr>
        <w:t>ras</w:t>
      </w:r>
      <w:proofErr w:type="spellEnd"/>
      <w:r w:rsidRPr="00DB25C4">
        <w:rPr>
          <w:rFonts w:cstheme="minorHAnsi"/>
          <w:color w:val="000000" w:themeColor="text1"/>
        </w:rPr>
        <w:t xml:space="preserve">, </w:t>
      </w:r>
      <w:proofErr w:type="spellStart"/>
      <w:r w:rsidRPr="00DB25C4">
        <w:rPr>
          <w:rFonts w:cstheme="minorHAnsi"/>
          <w:color w:val="000000" w:themeColor="text1"/>
        </w:rPr>
        <w:t>jenis</w:t>
      </w:r>
      <w:proofErr w:type="spellEnd"/>
      <w:r w:rsidRPr="00DB25C4">
        <w:rPr>
          <w:rFonts w:cstheme="minorHAnsi"/>
          <w:color w:val="000000" w:themeColor="text1"/>
        </w:rPr>
        <w:t xml:space="preserve"> </w:t>
      </w:r>
      <w:proofErr w:type="spellStart"/>
      <w:r w:rsidRPr="00DB25C4">
        <w:rPr>
          <w:rFonts w:cstheme="minorHAnsi"/>
          <w:color w:val="000000" w:themeColor="text1"/>
        </w:rPr>
        <w:t>kelamin</w:t>
      </w:r>
      <w:proofErr w:type="spellEnd"/>
      <w:r w:rsidRPr="00DB25C4">
        <w:rPr>
          <w:rFonts w:cstheme="minorHAnsi"/>
          <w:color w:val="000000" w:themeColor="text1"/>
        </w:rPr>
        <w:t xml:space="preserve">, </w:t>
      </w:r>
      <w:proofErr w:type="spellStart"/>
      <w:r w:rsidRPr="00DB25C4">
        <w:rPr>
          <w:rFonts w:cstheme="minorHAnsi"/>
          <w:color w:val="000000" w:themeColor="text1"/>
        </w:rPr>
        <w:t>wajah</w:t>
      </w:r>
      <w:proofErr w:type="spellEnd"/>
      <w:r w:rsidRPr="00DB25C4">
        <w:rPr>
          <w:rFonts w:cstheme="minorHAnsi"/>
          <w:color w:val="000000" w:themeColor="text1"/>
        </w:rPr>
        <w:t xml:space="preserve">, dan status </w:t>
      </w:r>
      <w:proofErr w:type="spellStart"/>
      <w:r w:rsidRPr="00DB25C4">
        <w:rPr>
          <w:rFonts w:cstheme="minorHAnsi"/>
          <w:color w:val="000000" w:themeColor="text1"/>
        </w:rPr>
        <w:t>ekonomi</w:t>
      </w:r>
      <w:proofErr w:type="spellEnd"/>
      <w:r w:rsidRPr="00DB25C4">
        <w:rPr>
          <w:rFonts w:cstheme="minorHAnsi"/>
          <w:color w:val="000000" w:themeColor="text1"/>
        </w:rPr>
        <w:t>)</w:t>
      </w:r>
    </w:p>
    <w:p w14:paraId="34D63C5E" w14:textId="77777777" w:rsidR="0076297E" w:rsidRPr="00DB25C4" w:rsidRDefault="0076297E" w:rsidP="009F6099">
      <w:pPr>
        <w:pStyle w:val="ListParagraph"/>
        <w:numPr>
          <w:ilvl w:val="0"/>
          <w:numId w:val="150"/>
        </w:numPr>
        <w:spacing w:after="0" w:line="240" w:lineRule="auto"/>
        <w:jc w:val="both"/>
        <w:rPr>
          <w:rFonts w:cstheme="minorHAnsi"/>
          <w:color w:val="000000" w:themeColor="text1"/>
        </w:rPr>
      </w:pPr>
      <w:proofErr w:type="spellStart"/>
      <w:r w:rsidRPr="00DB25C4">
        <w:rPr>
          <w:rFonts w:cstheme="minorHAnsi"/>
          <w:color w:val="000000" w:themeColor="text1"/>
        </w:rPr>
        <w:t>Akuntanbel</w:t>
      </w:r>
      <w:proofErr w:type="spellEnd"/>
      <w:r w:rsidRPr="00DB25C4">
        <w:rPr>
          <w:rFonts w:cstheme="minorHAnsi"/>
          <w:color w:val="000000" w:themeColor="text1"/>
        </w:rPr>
        <w:t xml:space="preserve">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dipertanggungjawabkan</w:t>
      </w:r>
      <w:proofErr w:type="spellEnd"/>
      <w:r w:rsidRPr="00DB25C4">
        <w:rPr>
          <w:rFonts w:cstheme="minorHAnsi"/>
          <w:color w:val="000000" w:themeColor="text1"/>
        </w:rPr>
        <w:t>)</w:t>
      </w:r>
    </w:p>
    <w:p w14:paraId="19D6B625" w14:textId="77777777" w:rsidR="0076297E" w:rsidRPr="00DB25C4" w:rsidRDefault="0076297E" w:rsidP="009F6099">
      <w:pPr>
        <w:pStyle w:val="ListParagraph"/>
        <w:numPr>
          <w:ilvl w:val="0"/>
          <w:numId w:val="149"/>
        </w:numPr>
        <w:spacing w:after="0" w:line="240" w:lineRule="auto"/>
        <w:jc w:val="both"/>
        <w:rPr>
          <w:rFonts w:cstheme="minorHAnsi"/>
          <w:color w:val="000000" w:themeColor="text1"/>
        </w:rPr>
      </w:pP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penilaian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dilakukan</w:t>
      </w:r>
      <w:proofErr w:type="spellEnd"/>
      <w:r w:rsidRPr="00DB25C4">
        <w:rPr>
          <w:rFonts w:cstheme="minorHAnsi"/>
          <w:color w:val="000000" w:themeColor="text1"/>
        </w:rPr>
        <w:t xml:space="preserve"> oleh </w:t>
      </w:r>
      <w:proofErr w:type="spellStart"/>
      <w:r w:rsidRPr="00DB25C4">
        <w:rPr>
          <w:rFonts w:cstheme="minorHAnsi"/>
          <w:color w:val="000000" w:themeColor="text1"/>
        </w:rPr>
        <w:t>dosen</w:t>
      </w:r>
      <w:proofErr w:type="spellEnd"/>
      <w:r w:rsidRPr="00DB25C4">
        <w:rPr>
          <w:rFonts w:cstheme="minorHAnsi"/>
          <w:color w:val="000000" w:themeColor="text1"/>
        </w:rPr>
        <w:t xml:space="preserve"> yang </w:t>
      </w:r>
      <w:proofErr w:type="spellStart"/>
      <w:r w:rsidRPr="00DB25C4">
        <w:rPr>
          <w:rFonts w:cstheme="minorHAnsi"/>
          <w:color w:val="000000" w:themeColor="text1"/>
        </w:rPr>
        <w:t>bersangkutan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diketahui</w:t>
      </w:r>
      <w:proofErr w:type="spellEnd"/>
      <w:r w:rsidRPr="00DB25C4">
        <w:rPr>
          <w:rFonts w:cstheme="minorHAnsi"/>
          <w:color w:val="000000" w:themeColor="text1"/>
        </w:rPr>
        <w:t xml:space="preserve"> oleh </w:t>
      </w:r>
      <w:proofErr w:type="spellStart"/>
      <w:r w:rsidRPr="00DB25C4">
        <w:rPr>
          <w:rFonts w:cstheme="minorHAnsi"/>
          <w:color w:val="000000" w:themeColor="text1"/>
        </w:rPr>
        <w:t>Kepala</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Pendidikan Bahasa Mandarin.  </w:t>
      </w:r>
    </w:p>
    <w:p w14:paraId="5D1674AB" w14:textId="77777777" w:rsidR="0076297E" w:rsidRPr="00DB25C4" w:rsidRDefault="0076297E" w:rsidP="00687314">
      <w:pPr>
        <w:pStyle w:val="ListParagraph"/>
        <w:spacing w:after="0" w:line="240" w:lineRule="auto"/>
        <w:ind w:left="426"/>
        <w:jc w:val="both"/>
        <w:rPr>
          <w:rFonts w:cstheme="minorHAnsi"/>
          <w:color w:val="000000" w:themeColor="text1"/>
        </w:rPr>
      </w:pPr>
    </w:p>
    <w:p w14:paraId="4186AC0C"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t xml:space="preserve">6.3.3 </w:t>
      </w:r>
      <w:proofErr w:type="spellStart"/>
      <w:r w:rsidRPr="00DB25C4">
        <w:rPr>
          <w:rFonts w:cstheme="minorHAnsi"/>
          <w:b/>
          <w:bCs/>
          <w:color w:val="000000" w:themeColor="text1"/>
        </w:rPr>
        <w:t>Evaluasi</w:t>
      </w:r>
      <w:proofErr w:type="spellEnd"/>
    </w:p>
    <w:p w14:paraId="66831FB9" w14:textId="77777777" w:rsidR="0076297E" w:rsidRPr="00DB25C4" w:rsidRDefault="0076297E" w:rsidP="00687314">
      <w:pPr>
        <w:spacing w:after="0" w:line="240" w:lineRule="auto"/>
        <w:ind w:firstLine="720"/>
        <w:rPr>
          <w:rFonts w:eastAsia="Calibri" w:cstheme="minorHAnsi"/>
          <w:color w:val="000000" w:themeColor="text1"/>
        </w:rPr>
      </w:pPr>
      <w:r w:rsidRPr="00DB25C4">
        <w:rPr>
          <w:rFonts w:eastAsia="Calibri" w:cstheme="minorHAnsi"/>
          <w:color w:val="000000" w:themeColor="text1"/>
        </w:rPr>
        <w:t xml:space="preserve">Program </w:t>
      </w:r>
      <w:proofErr w:type="spellStart"/>
      <w:r w:rsidRPr="00DB25C4">
        <w:rPr>
          <w:rFonts w:eastAsia="Calibri" w:cstheme="minorHAnsi"/>
          <w:color w:val="000000" w:themeColor="text1"/>
        </w:rPr>
        <w:t>Studi</w:t>
      </w:r>
      <w:proofErr w:type="spellEnd"/>
      <w:r w:rsidRPr="00DB25C4">
        <w:rPr>
          <w:rFonts w:eastAsia="Calibri" w:cstheme="minorHAnsi"/>
          <w:color w:val="000000" w:themeColor="text1"/>
        </w:rPr>
        <w:t xml:space="preserve"> Pendidikan Bahasa Mandarin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kegiatan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cstheme="minorHAnsi"/>
          <w:color w:val="000000" w:themeColor="text1"/>
        </w:rPr>
        <w:t>kebijakan</w:t>
      </w:r>
      <w:proofErr w:type="spellEnd"/>
      <w:r w:rsidRPr="00DB25C4">
        <w:rPr>
          <w:rFonts w:cstheme="minorHAnsi"/>
          <w:color w:val="000000" w:themeColor="text1"/>
        </w:rPr>
        <w:t xml:space="preserve"> dan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penilaian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yang </w:t>
      </w:r>
      <w:proofErr w:type="spellStart"/>
      <w:r w:rsidRPr="00DB25C4">
        <w:rPr>
          <w:rFonts w:cstheme="minorHAnsi"/>
          <w:color w:val="000000" w:themeColor="text1"/>
        </w:rPr>
        <w:t>meliputi</w:t>
      </w:r>
      <w:proofErr w:type="spellEnd"/>
      <w:r w:rsidRPr="00DB25C4">
        <w:rPr>
          <w:rFonts w:cstheme="minorHAnsi"/>
          <w:color w:val="000000" w:themeColor="text1"/>
        </w:rPr>
        <w:t xml:space="preserve"> </w:t>
      </w:r>
      <w:r w:rsidRPr="00DB25C4">
        <w:rPr>
          <w:rFonts w:cstheme="minorHAnsi"/>
          <w:i/>
          <w:iCs/>
          <w:color w:val="000000" w:themeColor="text1"/>
        </w:rPr>
        <w:t xml:space="preserve">assessment for learning </w:t>
      </w:r>
      <w:r w:rsidRPr="00DB25C4">
        <w:rPr>
          <w:rFonts w:cstheme="minorHAnsi"/>
          <w:color w:val="000000" w:themeColor="text1"/>
        </w:rPr>
        <w:t xml:space="preserve">dan </w:t>
      </w:r>
      <w:r w:rsidRPr="00DB25C4">
        <w:rPr>
          <w:rFonts w:cstheme="minorHAnsi"/>
          <w:i/>
          <w:iCs/>
          <w:color w:val="000000" w:themeColor="text1"/>
        </w:rPr>
        <w:t xml:space="preserve">assessment of </w:t>
      </w:r>
      <w:proofErr w:type="gramStart"/>
      <w:r w:rsidRPr="00DB25C4">
        <w:rPr>
          <w:rFonts w:cstheme="minorHAnsi"/>
          <w:i/>
          <w:iCs/>
          <w:color w:val="000000" w:themeColor="text1"/>
        </w:rPr>
        <w:t>learning</w:t>
      </w:r>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proofErr w:type="gram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menggunakan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analisa</w:t>
      </w:r>
      <w:proofErr w:type="spellEnd"/>
      <w:r w:rsidRPr="00DB25C4">
        <w:rPr>
          <w:rFonts w:eastAsia="Calibri" w:cstheme="minorHAnsi"/>
          <w:color w:val="000000" w:themeColor="text1"/>
        </w:rPr>
        <w:t xml:space="preserve"> SWOT </w:t>
      </w:r>
      <w:proofErr w:type="spellStart"/>
      <w:r w:rsidRPr="00DB25C4">
        <w:rPr>
          <w:rFonts w:eastAsia="Calibri" w:cstheme="minorHAnsi"/>
          <w:color w:val="000000" w:themeColor="text1"/>
        </w:rPr>
        <w:t>sebagai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berikut</w:t>
      </w:r>
      <w:proofErr w:type="spellEnd"/>
      <w:r w:rsidRPr="00DB25C4">
        <w:rPr>
          <w:rFonts w:eastAsia="Calibri" w:cstheme="minorHAnsi"/>
          <w:color w:val="000000" w:themeColor="text1"/>
        </w:rPr>
        <w:t>:</w:t>
      </w:r>
    </w:p>
    <w:p w14:paraId="4F64F477" w14:textId="77777777" w:rsidR="0076297E" w:rsidRPr="00DB25C4" w:rsidRDefault="0076297E" w:rsidP="00687314">
      <w:pPr>
        <w:spacing w:after="0" w:line="240" w:lineRule="auto"/>
        <w:jc w:val="both"/>
        <w:rPr>
          <w:rFonts w:cstheme="minorHAnsi"/>
          <w:color w:val="000000" w:themeColor="text1"/>
        </w:rPr>
      </w:pPr>
    </w:p>
    <w:tbl>
      <w:tblPr>
        <w:tblW w:w="0" w:type="auto"/>
        <w:tblLayout w:type="fixed"/>
        <w:tblLook w:val="04A0" w:firstRow="1" w:lastRow="0" w:firstColumn="1" w:lastColumn="0" w:noHBand="0" w:noVBand="1"/>
      </w:tblPr>
      <w:tblGrid>
        <w:gridCol w:w="4508"/>
        <w:gridCol w:w="4508"/>
      </w:tblGrid>
      <w:tr w:rsidR="0076297E" w:rsidRPr="00DB25C4" w14:paraId="010D51D1" w14:textId="77777777" w:rsidTr="00CD4E67">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6F036786" w14:textId="77777777" w:rsidR="0076297E" w:rsidRPr="00DB25C4" w:rsidRDefault="0076297E" w:rsidP="00687314">
            <w:pPr>
              <w:spacing w:after="0" w:line="240" w:lineRule="auto"/>
              <w:jc w:val="center"/>
              <w:rPr>
                <w:rFonts w:cstheme="minorHAnsi"/>
              </w:rPr>
            </w:pPr>
            <w:proofErr w:type="spellStart"/>
            <w:r w:rsidRPr="00DB25C4">
              <w:rPr>
                <w:rFonts w:eastAsia="Calibri" w:cstheme="minorHAnsi"/>
                <w:b/>
                <w:bCs/>
              </w:rPr>
              <w:t>Kekuatan</w:t>
            </w:r>
            <w:proofErr w:type="spellEnd"/>
          </w:p>
          <w:p w14:paraId="70A767E7" w14:textId="77777777" w:rsidR="0076297E" w:rsidRPr="00DB25C4" w:rsidRDefault="0076297E" w:rsidP="00687314">
            <w:pPr>
              <w:spacing w:after="0" w:line="240" w:lineRule="auto"/>
              <w:jc w:val="center"/>
              <w:rPr>
                <w:rFonts w:cstheme="minorHAnsi"/>
              </w:rPr>
            </w:pPr>
            <w:r w:rsidRPr="00DB25C4">
              <w:rPr>
                <w:rFonts w:eastAsia="Calibri" w:cstheme="minorHAnsi"/>
                <w:b/>
                <w:bCs/>
              </w:rPr>
              <w:t xml:space="preserve"> </w:t>
            </w:r>
          </w:p>
          <w:p w14:paraId="6149FC3B" w14:textId="77777777" w:rsidR="0076297E" w:rsidRPr="00DB25C4" w:rsidRDefault="0076297E" w:rsidP="009F6099">
            <w:pPr>
              <w:pStyle w:val="ListParagraph"/>
              <w:numPr>
                <w:ilvl w:val="0"/>
                <w:numId w:val="125"/>
              </w:numPr>
              <w:spacing w:after="0" w:line="240" w:lineRule="auto"/>
              <w:rPr>
                <w:rFonts w:cstheme="minorHAnsi"/>
              </w:rPr>
            </w:pPr>
            <w:r w:rsidRPr="00DB25C4">
              <w:rPr>
                <w:rFonts w:cstheme="minorHAnsi"/>
              </w:rPr>
              <w:t xml:space="preserve">Program </w:t>
            </w:r>
            <w:proofErr w:type="spellStart"/>
            <w:r w:rsidRPr="00DB25C4">
              <w:rPr>
                <w:rFonts w:cstheme="minorHAnsi"/>
              </w:rPr>
              <w:t>Studi</w:t>
            </w:r>
            <w:proofErr w:type="spellEnd"/>
            <w:r w:rsidRPr="00DB25C4">
              <w:rPr>
                <w:rFonts w:cstheme="minorHAnsi"/>
              </w:rPr>
              <w:t xml:space="preserve"> Pendidikan Bahasa Mandarin, Universitas Ma Chung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tertulis</w:t>
            </w:r>
            <w:proofErr w:type="spellEnd"/>
            <w:r w:rsidRPr="00DB25C4">
              <w:rPr>
                <w:rFonts w:cstheme="minorHAnsi"/>
              </w:rPr>
              <w:t xml:space="preserve"> yang </w:t>
            </w:r>
            <w:proofErr w:type="spellStart"/>
            <w:r w:rsidRPr="00DB25C4">
              <w:rPr>
                <w:rFonts w:cstheme="minorHAnsi"/>
              </w:rPr>
              <w:t>mengatur</w:t>
            </w:r>
            <w:proofErr w:type="spellEnd"/>
            <w:r w:rsidRPr="00DB25C4">
              <w:rPr>
                <w:rFonts w:cstheme="minorHAnsi"/>
              </w:rPr>
              <w:t xml:space="preserve"> </w:t>
            </w:r>
            <w:proofErr w:type="spellStart"/>
            <w:r w:rsidRPr="00DB25C4">
              <w:rPr>
                <w:rFonts w:cstheme="minorHAnsi"/>
              </w:rPr>
              <w:t>penilaian</w:t>
            </w:r>
            <w:proofErr w:type="spellEnd"/>
            <w:r w:rsidRPr="00DB25C4">
              <w:rPr>
                <w:rFonts w:cstheme="minorHAnsi"/>
              </w:rPr>
              <w:t xml:space="preserve"> </w:t>
            </w:r>
            <w:proofErr w:type="spellStart"/>
            <w:r w:rsidRPr="00DB25C4">
              <w:rPr>
                <w:rFonts w:cstheme="minorHAnsi"/>
              </w:rPr>
              <w:t>pembelajaran</w:t>
            </w:r>
            <w:proofErr w:type="spellEnd"/>
            <w:r w:rsidRPr="00DB25C4">
              <w:rPr>
                <w:rFonts w:cstheme="minorHAnsi"/>
              </w:rPr>
              <w:t xml:space="preserve"> di Program </w:t>
            </w:r>
            <w:proofErr w:type="spellStart"/>
            <w:r w:rsidRPr="00DB25C4">
              <w:rPr>
                <w:rFonts w:cstheme="minorHAnsi"/>
              </w:rPr>
              <w:t>Studi</w:t>
            </w:r>
            <w:proofErr w:type="spellEnd"/>
            <w:r w:rsidRPr="00DB25C4">
              <w:rPr>
                <w:rFonts w:cstheme="minorHAnsi"/>
              </w:rPr>
              <w:t xml:space="preserve"> Pendidikan Bahasa Mandarin, Universitas Ma Chung. </w:t>
            </w:r>
          </w:p>
          <w:p w14:paraId="6E5E5240" w14:textId="77777777" w:rsidR="0076297E" w:rsidRPr="00DB25C4" w:rsidRDefault="0076297E" w:rsidP="00687314">
            <w:pPr>
              <w:spacing w:after="0" w:line="240" w:lineRule="auto"/>
              <w:rPr>
                <w:rFonts w:cstheme="minorHAnsi"/>
              </w:rPr>
            </w:pPr>
            <w:r w:rsidRPr="00DB25C4">
              <w:rPr>
                <w:rFonts w:eastAsia="Calibri" w:cstheme="minorHAnsi"/>
              </w:rPr>
              <w:t xml:space="preserve"> </w:t>
            </w:r>
          </w:p>
          <w:p w14:paraId="338653E4" w14:textId="77777777" w:rsidR="0076297E" w:rsidRPr="00DB25C4" w:rsidRDefault="0076297E" w:rsidP="009F6099">
            <w:pPr>
              <w:pStyle w:val="ListParagraph"/>
              <w:numPr>
                <w:ilvl w:val="0"/>
                <w:numId w:val="125"/>
              </w:numPr>
              <w:spacing w:after="0" w:line="240" w:lineRule="auto"/>
              <w:rPr>
                <w:rFonts w:cstheme="minorHAnsi"/>
              </w:rPr>
            </w:pPr>
            <w:r w:rsidRPr="00DB25C4">
              <w:rPr>
                <w:rFonts w:cstheme="minorHAnsi"/>
              </w:rPr>
              <w:t xml:space="preserve">Prodi Pendidikan Bahasa Mandarin juga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menjalankan</w:t>
            </w:r>
            <w:proofErr w:type="spellEnd"/>
            <w:r w:rsidRPr="00DB25C4">
              <w:rPr>
                <w:rFonts w:cstheme="minorHAnsi"/>
              </w:rPr>
              <w:t xml:space="preserve"> </w:t>
            </w:r>
            <w:proofErr w:type="spellStart"/>
            <w:r w:rsidRPr="00DB25C4">
              <w:rPr>
                <w:rFonts w:cstheme="minorHAnsi"/>
              </w:rPr>
              <w:t>perencanaan</w:t>
            </w:r>
            <w:proofErr w:type="spellEnd"/>
            <w:r w:rsidRPr="00DB25C4">
              <w:rPr>
                <w:rFonts w:cstheme="minorHAnsi"/>
              </w:rPr>
              <w:t xml:space="preserve">, </w:t>
            </w:r>
            <w:proofErr w:type="spellStart"/>
            <w:r w:rsidRPr="00DB25C4">
              <w:rPr>
                <w:rFonts w:cstheme="minorHAnsi"/>
              </w:rPr>
              <w:t>pelaksanaan</w:t>
            </w:r>
            <w:proofErr w:type="spellEnd"/>
            <w:r w:rsidRPr="00DB25C4">
              <w:rPr>
                <w:rFonts w:cstheme="minorHAnsi"/>
              </w:rPr>
              <w:t xml:space="preserve">, dan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penilaian</w:t>
            </w:r>
            <w:proofErr w:type="spellEnd"/>
            <w:r w:rsidRPr="00DB25C4">
              <w:rPr>
                <w:rFonts w:cstheme="minorHAnsi"/>
              </w:rPr>
              <w:t xml:space="preserve"> </w:t>
            </w:r>
            <w:proofErr w:type="spellStart"/>
            <w:r w:rsidRPr="00DB25C4">
              <w:rPr>
                <w:rFonts w:cstheme="minorHAnsi"/>
              </w:rPr>
              <w:t>pembelajaran</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konsisten</w:t>
            </w:r>
            <w:proofErr w:type="spellEnd"/>
            <w:r w:rsidRPr="00DB25C4">
              <w:rPr>
                <w:rFonts w:cstheme="minorHAnsi"/>
              </w:rPr>
              <w:t xml:space="preserve">. Hal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menjadi</w:t>
            </w:r>
            <w:proofErr w:type="spellEnd"/>
            <w:r w:rsidRPr="00DB25C4">
              <w:rPr>
                <w:rFonts w:cstheme="minorHAnsi"/>
              </w:rPr>
              <w:t xml:space="preserve"> </w:t>
            </w:r>
            <w:proofErr w:type="spellStart"/>
            <w:r w:rsidRPr="00DB25C4">
              <w:rPr>
                <w:rFonts w:cstheme="minorHAnsi"/>
              </w:rPr>
              <w:t>landasan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kualitas</w:t>
            </w:r>
            <w:proofErr w:type="spellEnd"/>
            <w:r w:rsidRPr="00DB25C4">
              <w:rPr>
                <w:rFonts w:cstheme="minorHAnsi"/>
              </w:rPr>
              <w:t xml:space="preserve"> </w:t>
            </w:r>
            <w:proofErr w:type="spellStart"/>
            <w:r w:rsidRPr="00DB25C4">
              <w:rPr>
                <w:rFonts w:cstheme="minorHAnsi"/>
              </w:rPr>
              <w:t>pembelajaran</w:t>
            </w:r>
            <w:proofErr w:type="spellEnd"/>
            <w:r w:rsidRPr="00DB25C4">
              <w:rPr>
                <w:rFonts w:cstheme="minorHAnsi"/>
              </w:rPr>
              <w:t xml:space="preserve">. </w:t>
            </w:r>
            <w:proofErr w:type="spellStart"/>
            <w:r w:rsidRPr="00DB25C4">
              <w:rPr>
                <w:rFonts w:cstheme="minorHAnsi"/>
              </w:rPr>
              <w:t>Kepala</w:t>
            </w:r>
            <w:proofErr w:type="spellEnd"/>
            <w:r w:rsidRPr="00DB25C4">
              <w:rPr>
                <w:rFonts w:cstheme="minorHAnsi"/>
              </w:rPr>
              <w:t xml:space="preserve"> Program </w:t>
            </w:r>
            <w:proofErr w:type="spellStart"/>
            <w:r w:rsidRPr="00DB25C4">
              <w:rPr>
                <w:rFonts w:cstheme="minorHAnsi"/>
              </w:rPr>
              <w:t>Studi</w:t>
            </w:r>
            <w:proofErr w:type="spellEnd"/>
            <w:r w:rsidRPr="00DB25C4">
              <w:rPr>
                <w:rFonts w:cstheme="minorHAnsi"/>
              </w:rPr>
              <w:t xml:space="preserve"> </w:t>
            </w:r>
            <w:proofErr w:type="spellStart"/>
            <w:r w:rsidRPr="00DB25C4">
              <w:rPr>
                <w:rFonts w:cstheme="minorHAnsi"/>
              </w:rPr>
              <w:t>berkoordinasi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Koordinator</w:t>
            </w:r>
            <w:proofErr w:type="spellEnd"/>
            <w:r w:rsidRPr="00DB25C4">
              <w:rPr>
                <w:rFonts w:cstheme="minorHAnsi"/>
              </w:rPr>
              <w:t xml:space="preserve"> Unit </w:t>
            </w:r>
            <w:proofErr w:type="spellStart"/>
            <w:r w:rsidRPr="00DB25C4">
              <w:rPr>
                <w:rFonts w:cstheme="minorHAnsi"/>
              </w:rPr>
              <w:t>Penjaminan</w:t>
            </w:r>
            <w:proofErr w:type="spellEnd"/>
            <w:r w:rsidRPr="00DB25C4">
              <w:rPr>
                <w:rFonts w:cstheme="minorHAnsi"/>
              </w:rPr>
              <w:t xml:space="preserve"> </w:t>
            </w:r>
            <w:proofErr w:type="spellStart"/>
            <w:r w:rsidRPr="00DB25C4">
              <w:rPr>
                <w:rFonts w:cstheme="minorHAnsi"/>
              </w:rPr>
              <w:t>Mutu</w:t>
            </w:r>
            <w:proofErr w:type="spellEnd"/>
            <w:r w:rsidRPr="00DB25C4">
              <w:rPr>
                <w:rFonts w:cstheme="minorHAnsi"/>
              </w:rPr>
              <w:t xml:space="preserve"> </w:t>
            </w:r>
            <w:proofErr w:type="spellStart"/>
            <w:r w:rsidRPr="00DB25C4">
              <w:rPr>
                <w:rFonts w:cstheme="minorHAnsi"/>
              </w:rPr>
              <w:t>Fakultas</w:t>
            </w:r>
            <w:proofErr w:type="spellEnd"/>
            <w:r w:rsidRPr="00DB25C4">
              <w:rPr>
                <w:rFonts w:cstheme="minorHAnsi"/>
              </w:rPr>
              <w:t xml:space="preserve"> </w:t>
            </w:r>
            <w:proofErr w:type="spellStart"/>
            <w:r w:rsidRPr="00DB25C4">
              <w:rPr>
                <w:rFonts w:cstheme="minorHAnsi"/>
              </w:rPr>
              <w:t>melakukan</w:t>
            </w:r>
            <w:proofErr w:type="spellEnd"/>
            <w:r w:rsidRPr="00DB25C4">
              <w:rPr>
                <w:rFonts w:cstheme="minorHAnsi"/>
              </w:rPr>
              <w:t xml:space="preserve"> review </w:t>
            </w:r>
            <w:proofErr w:type="spellStart"/>
            <w:r w:rsidRPr="00DB25C4">
              <w:rPr>
                <w:rFonts w:cstheme="minorHAnsi"/>
              </w:rPr>
              <w:t>isi</w:t>
            </w:r>
            <w:proofErr w:type="spellEnd"/>
            <w:r w:rsidRPr="00DB25C4">
              <w:rPr>
                <w:rFonts w:cstheme="minorHAnsi"/>
              </w:rPr>
              <w:t xml:space="preserve"> dan </w:t>
            </w:r>
            <w:proofErr w:type="spellStart"/>
            <w:r w:rsidRPr="00DB25C4">
              <w:rPr>
                <w:rFonts w:cstheme="minorHAnsi"/>
              </w:rPr>
              <w:t>kesesuaian</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Pembelajaran</w:t>
            </w:r>
            <w:proofErr w:type="spellEnd"/>
            <w:r w:rsidRPr="00DB25C4">
              <w:rPr>
                <w:rFonts w:cstheme="minorHAnsi"/>
              </w:rPr>
              <w:t xml:space="preserve"> Semester (RPS) </w:t>
            </w:r>
            <w:proofErr w:type="spellStart"/>
            <w:r w:rsidRPr="00DB25C4">
              <w:rPr>
                <w:rFonts w:cstheme="minorHAnsi"/>
              </w:rPr>
              <w:t>dengan</w:t>
            </w:r>
            <w:proofErr w:type="spellEnd"/>
            <w:r w:rsidRPr="00DB25C4">
              <w:rPr>
                <w:rFonts w:cstheme="minorHAnsi"/>
              </w:rPr>
              <w:t xml:space="preserve"> CPL dan CPMK. </w:t>
            </w: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penilaian</w:t>
            </w:r>
            <w:proofErr w:type="spellEnd"/>
            <w:r w:rsidRPr="00DB25C4">
              <w:rPr>
                <w:rFonts w:cstheme="minorHAnsi"/>
              </w:rPr>
              <w:t xml:space="preserve"> </w:t>
            </w:r>
            <w:proofErr w:type="spellStart"/>
            <w:r w:rsidRPr="00DB25C4">
              <w:rPr>
                <w:rFonts w:cstheme="minorHAnsi"/>
              </w:rPr>
              <w:t>pembelajaran</w:t>
            </w:r>
            <w:proofErr w:type="spellEnd"/>
            <w:r w:rsidRPr="00DB25C4">
              <w:rPr>
                <w:rFonts w:cstheme="minorHAnsi"/>
              </w:rPr>
              <w:t xml:space="preserve">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berkala</w:t>
            </w:r>
            <w:proofErr w:type="spellEnd"/>
            <w:r w:rsidRPr="00DB25C4">
              <w:rPr>
                <w:rFonts w:cstheme="minorHAnsi"/>
              </w:rPr>
              <w:t xml:space="preserve"> </w:t>
            </w:r>
            <w:proofErr w:type="spellStart"/>
            <w:r w:rsidRPr="00DB25C4">
              <w:rPr>
                <w:rFonts w:cstheme="minorHAnsi"/>
              </w:rPr>
              <w:t>yaitu</w:t>
            </w:r>
            <w:proofErr w:type="spellEnd"/>
            <w:r w:rsidRPr="00DB25C4">
              <w:rPr>
                <w:rFonts w:cstheme="minorHAnsi"/>
              </w:rPr>
              <w:t xml:space="preserve"> paling </w:t>
            </w:r>
            <w:proofErr w:type="spellStart"/>
            <w:r w:rsidRPr="00DB25C4">
              <w:rPr>
                <w:rFonts w:cstheme="minorHAnsi"/>
              </w:rPr>
              <w:t>sedikit</w:t>
            </w:r>
            <w:proofErr w:type="spellEnd"/>
            <w:r w:rsidRPr="00DB25C4">
              <w:rPr>
                <w:rFonts w:cstheme="minorHAnsi"/>
              </w:rPr>
              <w:t xml:space="preserve"> </w:t>
            </w:r>
            <w:proofErr w:type="spellStart"/>
            <w:r w:rsidRPr="00DB25C4">
              <w:rPr>
                <w:rFonts w:cstheme="minorHAnsi"/>
              </w:rPr>
              <w:t>empat</w:t>
            </w:r>
            <w:proofErr w:type="spellEnd"/>
            <w:r w:rsidRPr="00DB25C4">
              <w:rPr>
                <w:rFonts w:cstheme="minorHAnsi"/>
              </w:rPr>
              <w:t xml:space="preserve"> kali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satu</w:t>
            </w:r>
            <w:proofErr w:type="spellEnd"/>
            <w:r w:rsidRPr="00DB25C4">
              <w:rPr>
                <w:rFonts w:cstheme="minorHAnsi"/>
              </w:rPr>
              <w:t xml:space="preserve"> semester, </w:t>
            </w:r>
            <w:proofErr w:type="spellStart"/>
            <w:r w:rsidRPr="00DB25C4">
              <w:rPr>
                <w:rFonts w:cstheme="minorHAnsi"/>
              </w:rPr>
              <w:t>meliputi</w:t>
            </w:r>
            <w:proofErr w:type="spellEnd"/>
            <w:r w:rsidRPr="00DB25C4">
              <w:rPr>
                <w:rFonts w:cstheme="minorHAnsi"/>
              </w:rPr>
              <w:t xml:space="preserve"> </w:t>
            </w: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Kuis</w:t>
            </w:r>
            <w:proofErr w:type="spellEnd"/>
            <w:r w:rsidRPr="00DB25C4">
              <w:rPr>
                <w:rFonts w:cstheme="minorHAnsi"/>
              </w:rPr>
              <w:t xml:space="preserve"> </w:t>
            </w:r>
            <w:proofErr w:type="spellStart"/>
            <w:r w:rsidRPr="00DB25C4">
              <w:rPr>
                <w:rFonts w:cstheme="minorHAnsi"/>
              </w:rPr>
              <w:t>Besar</w:t>
            </w:r>
            <w:proofErr w:type="spellEnd"/>
            <w:r w:rsidRPr="00DB25C4">
              <w:rPr>
                <w:rFonts w:cstheme="minorHAnsi"/>
              </w:rPr>
              <w:t xml:space="preserve"> </w:t>
            </w:r>
            <w:proofErr w:type="spellStart"/>
            <w:r w:rsidRPr="00DB25C4">
              <w:rPr>
                <w:rFonts w:cstheme="minorHAnsi"/>
              </w:rPr>
              <w:lastRenderedPageBreak/>
              <w:t>sebanyak</w:t>
            </w:r>
            <w:proofErr w:type="spellEnd"/>
            <w:r w:rsidRPr="00DB25C4">
              <w:rPr>
                <w:rFonts w:cstheme="minorHAnsi"/>
              </w:rPr>
              <w:t xml:space="preserve"> 3x dan </w:t>
            </w:r>
            <w:proofErr w:type="spellStart"/>
            <w:r w:rsidRPr="00DB25C4">
              <w:rPr>
                <w:rFonts w:cstheme="minorHAnsi"/>
              </w:rPr>
              <w:t>Ujian</w:t>
            </w:r>
            <w:proofErr w:type="spellEnd"/>
            <w:r w:rsidRPr="00DB25C4">
              <w:rPr>
                <w:rFonts w:cstheme="minorHAnsi"/>
              </w:rPr>
              <w:t xml:space="preserve"> Akhir Semester (UAS)</w:t>
            </w:r>
          </w:p>
          <w:p w14:paraId="434D285F" w14:textId="77777777" w:rsidR="0076297E" w:rsidRPr="00DB25C4" w:rsidRDefault="0076297E" w:rsidP="00687314">
            <w:pPr>
              <w:spacing w:after="0" w:line="240" w:lineRule="auto"/>
              <w:rPr>
                <w:rFonts w:cstheme="minorHAnsi"/>
              </w:rPr>
            </w:pPr>
            <w:r w:rsidRPr="00DB25C4">
              <w:rPr>
                <w:rFonts w:eastAsia="Calibri" w:cstheme="minorHAnsi"/>
              </w:rPr>
              <w:t xml:space="preserve"> </w:t>
            </w:r>
          </w:p>
          <w:p w14:paraId="0212967D" w14:textId="77777777" w:rsidR="0076297E" w:rsidRPr="00DB25C4" w:rsidRDefault="0076297E" w:rsidP="009F6099">
            <w:pPr>
              <w:pStyle w:val="ListParagraph"/>
              <w:numPr>
                <w:ilvl w:val="0"/>
                <w:numId w:val="125"/>
              </w:numPr>
              <w:spacing w:after="0" w:line="240" w:lineRule="auto"/>
              <w:rPr>
                <w:rFonts w:cstheme="minorHAnsi"/>
              </w:rPr>
            </w:pPr>
            <w:proofErr w:type="spellStart"/>
            <w:r w:rsidRPr="00DB25C4">
              <w:rPr>
                <w:rFonts w:cstheme="minorHAnsi"/>
              </w:rPr>
              <w:t>Penilaian</w:t>
            </w:r>
            <w:proofErr w:type="spellEnd"/>
            <w:r w:rsidRPr="00DB25C4">
              <w:rPr>
                <w:rFonts w:cstheme="minorHAnsi"/>
              </w:rPr>
              <w:t xml:space="preserve"> </w:t>
            </w:r>
            <w:proofErr w:type="spellStart"/>
            <w:r w:rsidRPr="00DB25C4">
              <w:rPr>
                <w:rFonts w:cstheme="minorHAnsi"/>
              </w:rPr>
              <w:t>ujian</w:t>
            </w:r>
            <w:proofErr w:type="spellEnd"/>
            <w:r w:rsidRPr="00DB25C4">
              <w:rPr>
                <w:rFonts w:cstheme="minorHAnsi"/>
              </w:rPr>
              <w:t xml:space="preserve">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berdasarkan</w:t>
            </w:r>
            <w:proofErr w:type="spellEnd"/>
            <w:r w:rsidRPr="00DB25C4">
              <w:rPr>
                <w:rFonts w:cstheme="minorHAnsi"/>
              </w:rPr>
              <w:t xml:space="preserve"> </w:t>
            </w:r>
            <w:proofErr w:type="spellStart"/>
            <w:r w:rsidRPr="00DB25C4">
              <w:rPr>
                <w:rFonts w:cstheme="minorHAnsi"/>
              </w:rPr>
              <w:t>empat</w:t>
            </w:r>
            <w:proofErr w:type="spellEnd"/>
            <w:r w:rsidRPr="00DB25C4">
              <w:rPr>
                <w:rFonts w:cstheme="minorHAnsi"/>
              </w:rPr>
              <w:t xml:space="preserve"> </w:t>
            </w:r>
            <w:proofErr w:type="spellStart"/>
            <w:r w:rsidRPr="00DB25C4">
              <w:rPr>
                <w:rFonts w:cstheme="minorHAnsi"/>
              </w:rPr>
              <w:t>prinsip</w:t>
            </w:r>
            <w:proofErr w:type="spellEnd"/>
            <w:r w:rsidRPr="00DB25C4">
              <w:rPr>
                <w:rFonts w:cstheme="minorHAnsi"/>
              </w:rPr>
              <w:t xml:space="preserve"> yang </w:t>
            </w:r>
            <w:proofErr w:type="spellStart"/>
            <w:r w:rsidRPr="00DB25C4">
              <w:rPr>
                <w:rFonts w:cstheme="minorHAnsi"/>
              </w:rPr>
              <w:t>berlaku</w:t>
            </w:r>
            <w:proofErr w:type="spellEnd"/>
            <w:r w:rsidRPr="00DB25C4">
              <w:rPr>
                <w:rFonts w:cstheme="minorHAnsi"/>
              </w:rPr>
              <w:t xml:space="preserve">, </w:t>
            </w:r>
            <w:proofErr w:type="spellStart"/>
            <w:r w:rsidRPr="00DB25C4">
              <w:rPr>
                <w:rFonts w:cstheme="minorHAnsi"/>
              </w:rPr>
              <w:t>yaitu</w:t>
            </w:r>
            <w:proofErr w:type="spellEnd"/>
            <w:r w:rsidRPr="00DB25C4">
              <w:rPr>
                <w:rFonts w:cstheme="minorHAnsi"/>
              </w:rPr>
              <w:t xml:space="preserve"> </w:t>
            </w:r>
            <w:proofErr w:type="spellStart"/>
            <w:r w:rsidRPr="00DB25C4">
              <w:rPr>
                <w:rFonts w:cstheme="minorHAnsi"/>
              </w:rPr>
              <w:t>Shahih</w:t>
            </w:r>
            <w:proofErr w:type="spellEnd"/>
            <w:r w:rsidRPr="00DB25C4">
              <w:rPr>
                <w:rFonts w:cstheme="minorHAnsi"/>
              </w:rPr>
              <w:t xml:space="preserve">, </w:t>
            </w:r>
            <w:proofErr w:type="spellStart"/>
            <w:r w:rsidRPr="00DB25C4">
              <w:rPr>
                <w:rFonts w:cstheme="minorHAnsi"/>
              </w:rPr>
              <w:t>Objektif</w:t>
            </w:r>
            <w:proofErr w:type="spellEnd"/>
            <w:r w:rsidRPr="00DB25C4">
              <w:rPr>
                <w:rFonts w:cstheme="minorHAnsi"/>
              </w:rPr>
              <w:t xml:space="preserve">, Adil, dan </w:t>
            </w:r>
            <w:proofErr w:type="spellStart"/>
            <w:r w:rsidRPr="00DB25C4">
              <w:rPr>
                <w:rFonts w:cstheme="minorHAnsi"/>
              </w:rPr>
              <w:t>Akuntabel</w:t>
            </w:r>
            <w:proofErr w:type="spellEnd"/>
          </w:p>
          <w:p w14:paraId="1E23E1F3" w14:textId="77777777" w:rsidR="0076297E" w:rsidRPr="00DB25C4" w:rsidRDefault="0076297E" w:rsidP="00687314">
            <w:pPr>
              <w:spacing w:after="0" w:line="240" w:lineRule="auto"/>
              <w:rPr>
                <w:rFonts w:cstheme="minorHAnsi"/>
              </w:rPr>
            </w:pPr>
            <w:r w:rsidRPr="00DB25C4">
              <w:rPr>
                <w:rFonts w:eastAsia="Calibri" w:cstheme="minorHAnsi"/>
              </w:rPr>
              <w:t xml:space="preserve"> </w:t>
            </w:r>
          </w:p>
          <w:p w14:paraId="619FE505" w14:textId="77777777" w:rsidR="0076297E" w:rsidRPr="00DB25C4" w:rsidRDefault="0076297E" w:rsidP="00687314">
            <w:pPr>
              <w:spacing w:after="0" w:line="240" w:lineRule="auto"/>
              <w:rPr>
                <w:rFonts w:cstheme="minorHAnsi"/>
              </w:rPr>
            </w:pPr>
            <w:r w:rsidRPr="00DB25C4">
              <w:rPr>
                <w:rFonts w:eastAsia="Calibri" w:cstheme="minorHAnsi"/>
              </w:rPr>
              <w:t xml:space="preserve"> </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4E21D512" w14:textId="77777777" w:rsidR="0076297E" w:rsidRPr="00DB25C4" w:rsidRDefault="0076297E" w:rsidP="00687314">
            <w:pPr>
              <w:spacing w:after="0" w:line="240" w:lineRule="auto"/>
              <w:jc w:val="center"/>
              <w:rPr>
                <w:rFonts w:eastAsia="Calibri" w:cstheme="minorHAnsi"/>
                <w:b/>
                <w:bCs/>
              </w:rPr>
            </w:pPr>
            <w:proofErr w:type="spellStart"/>
            <w:r w:rsidRPr="00DB25C4">
              <w:rPr>
                <w:rFonts w:eastAsia="Calibri" w:cstheme="minorHAnsi"/>
                <w:b/>
                <w:bCs/>
              </w:rPr>
              <w:lastRenderedPageBreak/>
              <w:t>Kelemahan</w:t>
            </w:r>
            <w:proofErr w:type="spellEnd"/>
          </w:p>
          <w:p w14:paraId="02F7EEBB" w14:textId="77777777" w:rsidR="0076297E" w:rsidRPr="00DB25C4" w:rsidRDefault="0076297E" w:rsidP="00687314">
            <w:pPr>
              <w:spacing w:after="0" w:line="240" w:lineRule="auto"/>
              <w:rPr>
                <w:rFonts w:cstheme="minorHAnsi"/>
              </w:rPr>
            </w:pPr>
            <w:r w:rsidRPr="00DB25C4">
              <w:rPr>
                <w:rFonts w:eastAsia="Calibri" w:cstheme="minorHAnsi"/>
              </w:rPr>
              <w:t xml:space="preserve"> </w:t>
            </w:r>
          </w:p>
          <w:p w14:paraId="7C8E3194" w14:textId="77777777" w:rsidR="0076297E" w:rsidRPr="00DB25C4" w:rsidRDefault="0076297E" w:rsidP="009F6099">
            <w:pPr>
              <w:pStyle w:val="ListParagraph"/>
              <w:numPr>
                <w:ilvl w:val="0"/>
                <w:numId w:val="124"/>
              </w:numPr>
              <w:spacing w:after="0" w:line="240" w:lineRule="auto"/>
              <w:rPr>
                <w:rFonts w:eastAsia="Segoe UI" w:cstheme="minorHAnsi"/>
              </w:rPr>
            </w:pPr>
            <w:proofErr w:type="spellStart"/>
            <w:r w:rsidRPr="00DB25C4">
              <w:rPr>
                <w:rFonts w:eastAsia="Segoe UI" w:cstheme="minorHAnsi"/>
              </w:rPr>
              <w:t>Mekanisme</w:t>
            </w:r>
            <w:proofErr w:type="spellEnd"/>
            <w:r w:rsidRPr="00DB25C4">
              <w:rPr>
                <w:rFonts w:eastAsia="Segoe UI" w:cstheme="minorHAnsi"/>
              </w:rPr>
              <w:t xml:space="preserve"> </w:t>
            </w:r>
            <w:proofErr w:type="spellStart"/>
            <w:r w:rsidRPr="00DB25C4">
              <w:rPr>
                <w:rFonts w:eastAsia="Segoe UI" w:cstheme="minorHAnsi"/>
              </w:rPr>
              <w:t>pengawasan</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memastikan</w:t>
            </w:r>
            <w:proofErr w:type="spellEnd"/>
            <w:r w:rsidRPr="00DB25C4">
              <w:rPr>
                <w:rFonts w:eastAsia="Segoe UI" w:cstheme="minorHAnsi"/>
              </w:rPr>
              <w:t xml:space="preserve"> </w:t>
            </w:r>
            <w:proofErr w:type="spellStart"/>
            <w:r w:rsidRPr="00DB25C4">
              <w:rPr>
                <w:rFonts w:eastAsia="Segoe UI" w:cstheme="minorHAnsi"/>
              </w:rPr>
              <w:t>kepatuhan</w:t>
            </w:r>
            <w:proofErr w:type="spellEnd"/>
            <w:r w:rsidRPr="00DB25C4">
              <w:rPr>
                <w:rFonts w:eastAsia="Segoe UI" w:cstheme="minorHAnsi"/>
              </w:rPr>
              <w:t xml:space="preserve"> </w:t>
            </w:r>
            <w:proofErr w:type="spellStart"/>
            <w:r w:rsidRPr="00DB25C4">
              <w:rPr>
                <w:rFonts w:eastAsia="Segoe UI" w:cstheme="minorHAnsi"/>
              </w:rPr>
              <w:t>terhadap</w:t>
            </w:r>
            <w:proofErr w:type="spellEnd"/>
            <w:r w:rsidRPr="00DB25C4">
              <w:rPr>
                <w:rFonts w:eastAsia="Segoe UI" w:cstheme="minorHAnsi"/>
              </w:rPr>
              <w:t xml:space="preserve"> </w:t>
            </w:r>
            <w:proofErr w:type="spellStart"/>
            <w:r w:rsidRPr="00DB25C4">
              <w:rPr>
                <w:rFonts w:eastAsia="Segoe UI" w:cstheme="minorHAnsi"/>
              </w:rPr>
              <w:t>kebijakan</w:t>
            </w:r>
            <w:proofErr w:type="spellEnd"/>
            <w:r w:rsidRPr="00DB25C4">
              <w:rPr>
                <w:rFonts w:eastAsia="Segoe UI" w:cstheme="minorHAnsi"/>
              </w:rPr>
              <w:t xml:space="preserve"> dan </w:t>
            </w:r>
            <w:proofErr w:type="spellStart"/>
            <w:r w:rsidRPr="00DB25C4">
              <w:rPr>
                <w:rFonts w:eastAsia="Segoe UI" w:cstheme="minorHAnsi"/>
              </w:rPr>
              <w:t>prosedur</w:t>
            </w:r>
            <w:proofErr w:type="spellEnd"/>
            <w:r w:rsidRPr="00DB25C4">
              <w:rPr>
                <w:rFonts w:eastAsia="Segoe UI" w:cstheme="minorHAnsi"/>
              </w:rPr>
              <w:t xml:space="preserve"> </w:t>
            </w:r>
            <w:proofErr w:type="spellStart"/>
            <w:r w:rsidRPr="00DB25C4">
              <w:rPr>
                <w:rFonts w:eastAsia="Segoe UI" w:cstheme="minorHAnsi"/>
              </w:rPr>
              <w:t>penilaian</w:t>
            </w:r>
            <w:proofErr w:type="spellEnd"/>
            <w:r w:rsidRPr="00DB25C4">
              <w:rPr>
                <w:rFonts w:eastAsia="Segoe UI" w:cstheme="minorHAnsi"/>
              </w:rPr>
              <w:t xml:space="preserve"> </w:t>
            </w:r>
            <w:proofErr w:type="spellStart"/>
            <w:r w:rsidRPr="00DB25C4">
              <w:rPr>
                <w:rFonts w:eastAsia="Segoe UI" w:cstheme="minorHAnsi"/>
              </w:rPr>
              <w:t>pembelajaran</w:t>
            </w:r>
            <w:proofErr w:type="spellEnd"/>
            <w:r w:rsidRPr="00DB25C4">
              <w:rPr>
                <w:rFonts w:eastAsia="Segoe UI" w:cstheme="minorHAnsi"/>
              </w:rPr>
              <w:t xml:space="preserve"> </w:t>
            </w:r>
            <w:proofErr w:type="spellStart"/>
            <w:r w:rsidRPr="00DB25C4">
              <w:rPr>
                <w:rFonts w:eastAsia="Segoe UI" w:cstheme="minorHAnsi"/>
              </w:rPr>
              <w:t>belum</w:t>
            </w:r>
            <w:proofErr w:type="spellEnd"/>
            <w:r w:rsidRPr="00DB25C4">
              <w:rPr>
                <w:rFonts w:eastAsia="Segoe UI" w:cstheme="minorHAnsi"/>
              </w:rPr>
              <w:t xml:space="preserve"> </w:t>
            </w:r>
            <w:proofErr w:type="spellStart"/>
            <w:r w:rsidRPr="00DB25C4">
              <w:rPr>
                <w:rFonts w:eastAsia="Segoe UI" w:cstheme="minorHAnsi"/>
              </w:rPr>
              <w:t>berjalan</w:t>
            </w:r>
            <w:proofErr w:type="spellEnd"/>
            <w:r w:rsidRPr="00DB25C4">
              <w:rPr>
                <w:rFonts w:eastAsia="Segoe UI" w:cstheme="minorHAnsi"/>
              </w:rPr>
              <w:t xml:space="preserve"> </w:t>
            </w:r>
            <w:proofErr w:type="spellStart"/>
            <w:r w:rsidRPr="00DB25C4">
              <w:rPr>
                <w:rFonts w:eastAsia="Segoe UI" w:cstheme="minorHAnsi"/>
              </w:rPr>
              <w:t>maksimal</w:t>
            </w:r>
            <w:proofErr w:type="spellEnd"/>
            <w:r w:rsidRPr="00DB25C4">
              <w:rPr>
                <w:rFonts w:eastAsia="Segoe UI" w:cstheme="minorHAnsi"/>
              </w:rPr>
              <w:t xml:space="preserve"> </w:t>
            </w:r>
          </w:p>
          <w:p w14:paraId="7610FD11" w14:textId="77777777" w:rsidR="0076297E" w:rsidRPr="00DB25C4" w:rsidRDefault="0076297E" w:rsidP="00687314">
            <w:pPr>
              <w:spacing w:after="0" w:line="240" w:lineRule="auto"/>
              <w:rPr>
                <w:rFonts w:cstheme="minorHAnsi"/>
              </w:rPr>
            </w:pPr>
            <w:r w:rsidRPr="00DB25C4">
              <w:rPr>
                <w:rFonts w:eastAsia="Segoe UI" w:cstheme="minorHAnsi"/>
              </w:rPr>
              <w:t xml:space="preserve"> </w:t>
            </w:r>
          </w:p>
          <w:p w14:paraId="04C96127" w14:textId="77777777" w:rsidR="0076297E" w:rsidRPr="00DB25C4" w:rsidRDefault="0076297E" w:rsidP="009F6099">
            <w:pPr>
              <w:pStyle w:val="ListParagraph"/>
              <w:numPr>
                <w:ilvl w:val="0"/>
                <w:numId w:val="124"/>
              </w:numPr>
              <w:spacing w:after="0" w:line="240" w:lineRule="auto"/>
              <w:rPr>
                <w:rFonts w:cstheme="minorHAnsi"/>
                <w:color w:val="000000" w:themeColor="text1"/>
              </w:rPr>
            </w:pPr>
            <w:r w:rsidRPr="00DB25C4">
              <w:rPr>
                <w:rFonts w:cstheme="minorHAnsi"/>
                <w:color w:val="000000" w:themeColor="text1"/>
                <w:lang w:val="en-ID"/>
              </w:rPr>
              <w:t xml:space="preserve">Belum </w:t>
            </w:r>
            <w:proofErr w:type="spellStart"/>
            <w:r w:rsidRPr="00DB25C4">
              <w:rPr>
                <w:rFonts w:cstheme="minorHAnsi"/>
                <w:color w:val="000000" w:themeColor="text1"/>
                <w:lang w:val="en-ID"/>
              </w:rPr>
              <w:t>semua</w:t>
            </w:r>
            <w:proofErr w:type="spellEnd"/>
            <w:r w:rsidRPr="00DB25C4">
              <w:rPr>
                <w:rFonts w:cstheme="minorHAnsi"/>
                <w:color w:val="000000" w:themeColor="text1"/>
                <w:lang w:val="en-ID"/>
              </w:rPr>
              <w:t xml:space="preserve"> </w:t>
            </w:r>
            <w:proofErr w:type="spellStart"/>
            <w:r w:rsidRPr="00DB25C4">
              <w:rPr>
                <w:rFonts w:cstheme="minorHAnsi"/>
                <w:color w:val="000000" w:themeColor="text1"/>
                <w:lang w:val="en-ID"/>
              </w:rPr>
              <w:t>dosen</w:t>
            </w:r>
            <w:proofErr w:type="spellEnd"/>
            <w:r w:rsidRPr="00DB25C4">
              <w:rPr>
                <w:rFonts w:cstheme="minorHAnsi"/>
                <w:color w:val="000000" w:themeColor="text1"/>
                <w:lang w:val="en-ID"/>
              </w:rPr>
              <w:t xml:space="preserve"> </w:t>
            </w:r>
            <w:proofErr w:type="spellStart"/>
            <w:r w:rsidRPr="00DB25C4">
              <w:rPr>
                <w:rFonts w:cstheme="minorHAnsi"/>
                <w:color w:val="000000" w:themeColor="text1"/>
                <w:lang w:val="en-ID"/>
              </w:rPr>
              <w:t>memiliki</w:t>
            </w:r>
            <w:proofErr w:type="spellEnd"/>
            <w:r w:rsidRPr="00DB25C4">
              <w:rPr>
                <w:rFonts w:cstheme="minorHAnsi"/>
                <w:color w:val="000000" w:themeColor="text1"/>
                <w:lang w:val="en-ID"/>
              </w:rPr>
              <w:t xml:space="preserve"> </w:t>
            </w:r>
            <w:proofErr w:type="spellStart"/>
            <w:r w:rsidRPr="00DB25C4">
              <w:rPr>
                <w:rFonts w:cstheme="minorHAnsi"/>
                <w:color w:val="000000" w:themeColor="text1"/>
                <w:lang w:val="en-ID"/>
              </w:rPr>
              <w:t>rubrik</w:t>
            </w:r>
            <w:proofErr w:type="spellEnd"/>
            <w:r w:rsidRPr="00DB25C4">
              <w:rPr>
                <w:rFonts w:cstheme="minorHAnsi"/>
                <w:color w:val="000000" w:themeColor="text1"/>
                <w:lang w:val="en-ID"/>
              </w:rPr>
              <w:t xml:space="preserve"> </w:t>
            </w:r>
            <w:proofErr w:type="spellStart"/>
            <w:r w:rsidRPr="00DB25C4">
              <w:rPr>
                <w:rFonts w:cstheme="minorHAnsi"/>
                <w:color w:val="000000" w:themeColor="text1"/>
                <w:lang w:val="en-ID"/>
              </w:rPr>
              <w:t>penilaian</w:t>
            </w:r>
            <w:proofErr w:type="spellEnd"/>
            <w:r w:rsidRPr="00DB25C4">
              <w:rPr>
                <w:rFonts w:cstheme="minorHAnsi"/>
                <w:color w:val="000000" w:themeColor="text1"/>
                <w:lang w:val="en-ID"/>
              </w:rPr>
              <w:t xml:space="preserve"> yang </w:t>
            </w:r>
            <w:proofErr w:type="spellStart"/>
            <w:r w:rsidRPr="00DB25C4">
              <w:rPr>
                <w:rFonts w:cstheme="minorHAnsi"/>
                <w:color w:val="000000" w:themeColor="text1"/>
                <w:lang w:val="en-ID"/>
              </w:rPr>
              <w:t>lengkap</w:t>
            </w:r>
            <w:proofErr w:type="spellEnd"/>
            <w:r w:rsidRPr="00DB25C4">
              <w:rPr>
                <w:rFonts w:cstheme="minorHAnsi"/>
                <w:color w:val="000000" w:themeColor="text1"/>
                <w:lang w:val="en-ID"/>
              </w:rPr>
              <w:t xml:space="preserve">. </w:t>
            </w:r>
          </w:p>
          <w:p w14:paraId="3CA0BEE7" w14:textId="77777777" w:rsidR="0076297E" w:rsidRPr="00DB25C4" w:rsidRDefault="0076297E" w:rsidP="00687314">
            <w:pPr>
              <w:spacing w:after="0" w:line="240" w:lineRule="auto"/>
              <w:rPr>
                <w:rFonts w:cstheme="minorHAnsi"/>
                <w:color w:val="000000" w:themeColor="text1"/>
              </w:rPr>
            </w:pPr>
          </w:p>
          <w:p w14:paraId="7DC8846C" w14:textId="77777777" w:rsidR="0076297E" w:rsidRPr="00DB25C4" w:rsidRDefault="0076297E" w:rsidP="009F6099">
            <w:pPr>
              <w:pStyle w:val="ListParagraph"/>
              <w:numPr>
                <w:ilvl w:val="0"/>
                <w:numId w:val="124"/>
              </w:numPr>
              <w:spacing w:after="0" w:line="240" w:lineRule="auto"/>
              <w:rPr>
                <w:rFonts w:cstheme="minorHAnsi"/>
              </w:rPr>
            </w:pPr>
            <w:r w:rsidRPr="00DB25C4">
              <w:rPr>
                <w:rFonts w:eastAsia="Calibri" w:cstheme="minorHAnsi"/>
                <w:color w:val="000000" w:themeColor="text1"/>
                <w:lang w:val="en-ID"/>
              </w:rPr>
              <w:t xml:space="preserve">PS </w:t>
            </w:r>
            <w:proofErr w:type="spellStart"/>
            <w:r w:rsidRPr="00DB25C4">
              <w:rPr>
                <w:rFonts w:eastAsia="Calibri" w:cstheme="minorHAnsi"/>
                <w:color w:val="000000" w:themeColor="text1"/>
                <w:lang w:val="en-ID"/>
              </w:rPr>
              <w:t>belum</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memiliki</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instrumen</w:t>
            </w:r>
            <w:proofErr w:type="spellEnd"/>
            <w:r w:rsidRPr="00DB25C4">
              <w:rPr>
                <w:rFonts w:eastAsia="Calibri" w:cstheme="minorHAnsi"/>
                <w:color w:val="000000" w:themeColor="text1"/>
                <w:lang w:val="en-ID"/>
              </w:rPr>
              <w:t xml:space="preserve"> monitoring </w:t>
            </w:r>
            <w:proofErr w:type="spellStart"/>
            <w:r w:rsidRPr="00DB25C4">
              <w:rPr>
                <w:rFonts w:eastAsia="Calibri" w:cstheme="minorHAnsi"/>
                <w:color w:val="000000" w:themeColor="text1"/>
                <w:lang w:val="en-ID"/>
              </w:rPr>
              <w:t>terkait</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dengan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penilaian</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pembelajaran</w:t>
            </w:r>
            <w:proofErr w:type="spellEnd"/>
            <w:r w:rsidRPr="00DB25C4">
              <w:rPr>
                <w:rFonts w:eastAsia="Calibri" w:cstheme="minorHAnsi"/>
                <w:color w:val="000000" w:themeColor="text1"/>
                <w:lang w:val="en-ID"/>
              </w:rPr>
              <w:t xml:space="preserve">. </w:t>
            </w:r>
          </w:p>
          <w:p w14:paraId="108D21A4"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 xml:space="preserve"> </w:t>
            </w:r>
          </w:p>
          <w:p w14:paraId="1150548B" w14:textId="77777777" w:rsidR="0076297E" w:rsidRPr="00DB25C4" w:rsidRDefault="0076297E" w:rsidP="00687314">
            <w:pPr>
              <w:spacing w:after="0" w:line="240" w:lineRule="auto"/>
              <w:rPr>
                <w:rFonts w:cstheme="minorHAnsi"/>
              </w:rPr>
            </w:pPr>
            <w:r w:rsidRPr="00DB25C4">
              <w:rPr>
                <w:rFonts w:eastAsia="Segoe UI" w:cstheme="minorHAnsi"/>
              </w:rPr>
              <w:t xml:space="preserve"> </w:t>
            </w:r>
          </w:p>
          <w:p w14:paraId="51C8024E" w14:textId="77777777" w:rsidR="0076297E" w:rsidRPr="00DB25C4" w:rsidRDefault="0076297E" w:rsidP="00687314">
            <w:pPr>
              <w:spacing w:after="0" w:line="240" w:lineRule="auto"/>
              <w:rPr>
                <w:rFonts w:cstheme="minorHAnsi"/>
              </w:rPr>
            </w:pPr>
            <w:r w:rsidRPr="00DB25C4">
              <w:rPr>
                <w:rFonts w:eastAsia="Calibri" w:cstheme="minorHAnsi"/>
              </w:rPr>
              <w:t xml:space="preserve"> </w:t>
            </w:r>
          </w:p>
        </w:tc>
      </w:tr>
      <w:tr w:rsidR="0076297E" w:rsidRPr="00DB25C4" w14:paraId="6940A742" w14:textId="77777777" w:rsidTr="00CD4E67">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77086C7B" w14:textId="77777777" w:rsidR="0076297E" w:rsidRPr="00DB25C4" w:rsidRDefault="0076297E" w:rsidP="00687314">
            <w:pPr>
              <w:spacing w:after="0" w:line="240" w:lineRule="auto"/>
              <w:jc w:val="center"/>
              <w:rPr>
                <w:rFonts w:cstheme="minorHAnsi"/>
              </w:rPr>
            </w:pPr>
            <w:proofErr w:type="spellStart"/>
            <w:r w:rsidRPr="00DB25C4">
              <w:rPr>
                <w:rFonts w:eastAsia="Calibri" w:cstheme="minorHAnsi"/>
                <w:b/>
                <w:bCs/>
              </w:rPr>
              <w:t>Peluang</w:t>
            </w:r>
            <w:proofErr w:type="spellEnd"/>
          </w:p>
          <w:p w14:paraId="1936954F" w14:textId="77777777" w:rsidR="0076297E" w:rsidRPr="00DB25C4" w:rsidRDefault="0076297E" w:rsidP="00687314">
            <w:pPr>
              <w:spacing w:after="0" w:line="240" w:lineRule="auto"/>
              <w:jc w:val="center"/>
              <w:rPr>
                <w:rFonts w:cstheme="minorHAnsi"/>
              </w:rPr>
            </w:pPr>
            <w:r w:rsidRPr="00DB25C4">
              <w:rPr>
                <w:rFonts w:eastAsia="Calibri" w:cstheme="minorHAnsi"/>
                <w:b/>
                <w:bCs/>
              </w:rPr>
              <w:t xml:space="preserve"> </w:t>
            </w:r>
          </w:p>
          <w:p w14:paraId="5E0AC8FF" w14:textId="77777777" w:rsidR="0076297E" w:rsidRPr="00DB25C4" w:rsidRDefault="0076297E" w:rsidP="009F6099">
            <w:pPr>
              <w:pStyle w:val="ListParagraph"/>
              <w:numPr>
                <w:ilvl w:val="0"/>
                <w:numId w:val="123"/>
              </w:numPr>
              <w:spacing w:after="0" w:line="240" w:lineRule="auto"/>
              <w:rPr>
                <w:rFonts w:eastAsia="Segoe UI" w:cstheme="minorHAnsi"/>
              </w:rPr>
            </w:pPr>
            <w:proofErr w:type="spellStart"/>
            <w:r w:rsidRPr="00DB25C4">
              <w:rPr>
                <w:rFonts w:eastAsia="Segoe UI" w:cstheme="minorHAnsi"/>
              </w:rPr>
              <w:t>Adanya</w:t>
            </w:r>
            <w:proofErr w:type="spellEnd"/>
            <w:r w:rsidRPr="00DB25C4">
              <w:rPr>
                <w:rFonts w:eastAsia="Segoe UI" w:cstheme="minorHAnsi"/>
              </w:rPr>
              <w:t xml:space="preserve"> </w:t>
            </w:r>
            <w:proofErr w:type="spellStart"/>
            <w:r w:rsidRPr="00DB25C4">
              <w:rPr>
                <w:rFonts w:eastAsia="Segoe UI" w:cstheme="minorHAnsi"/>
              </w:rPr>
              <w:t>kebijakan</w:t>
            </w:r>
            <w:proofErr w:type="spellEnd"/>
            <w:r w:rsidRPr="00DB25C4">
              <w:rPr>
                <w:rFonts w:eastAsia="Segoe UI" w:cstheme="minorHAnsi"/>
              </w:rPr>
              <w:t xml:space="preserve"> yang </w:t>
            </w:r>
            <w:proofErr w:type="spellStart"/>
            <w:r w:rsidRPr="00DB25C4">
              <w:rPr>
                <w:rFonts w:eastAsia="Segoe UI" w:cstheme="minorHAnsi"/>
              </w:rPr>
              <w:t>tertulis</w:t>
            </w:r>
            <w:proofErr w:type="spellEnd"/>
            <w:r w:rsidRPr="00DB25C4">
              <w:rPr>
                <w:rFonts w:eastAsia="Segoe UI" w:cstheme="minorHAnsi"/>
              </w:rPr>
              <w:t xml:space="preserve"> dan </w:t>
            </w:r>
            <w:proofErr w:type="spellStart"/>
            <w:r w:rsidRPr="00DB25C4">
              <w:rPr>
                <w:rFonts w:eastAsia="Segoe UI" w:cstheme="minorHAnsi"/>
              </w:rPr>
              <w:t>perencanaan</w:t>
            </w:r>
            <w:proofErr w:type="spellEnd"/>
            <w:r w:rsidRPr="00DB25C4">
              <w:rPr>
                <w:rFonts w:eastAsia="Segoe UI" w:cstheme="minorHAnsi"/>
              </w:rPr>
              <w:t xml:space="preserve"> yang </w:t>
            </w:r>
            <w:proofErr w:type="spellStart"/>
            <w:r w:rsidRPr="00DB25C4">
              <w:rPr>
                <w:rFonts w:eastAsia="Segoe UI" w:cstheme="minorHAnsi"/>
              </w:rPr>
              <w:t>jelas</w:t>
            </w:r>
            <w:proofErr w:type="spellEnd"/>
            <w:r w:rsidRPr="00DB25C4">
              <w:rPr>
                <w:rFonts w:eastAsia="Segoe UI" w:cstheme="minorHAnsi"/>
              </w:rPr>
              <w:t xml:space="preserve">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menjadi</w:t>
            </w:r>
            <w:proofErr w:type="spellEnd"/>
            <w:r w:rsidRPr="00DB25C4">
              <w:rPr>
                <w:rFonts w:eastAsia="Segoe UI" w:cstheme="minorHAnsi"/>
              </w:rPr>
              <w:t xml:space="preserve"> modal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w:t>
            </w:r>
            <w:proofErr w:type="spellStart"/>
            <w:r w:rsidRPr="00DB25C4">
              <w:rPr>
                <w:rFonts w:eastAsia="Segoe UI" w:cstheme="minorHAnsi"/>
              </w:rPr>
              <w:t>pembelajaran</w:t>
            </w:r>
            <w:proofErr w:type="spellEnd"/>
            <w:r w:rsidRPr="00DB25C4">
              <w:rPr>
                <w:rFonts w:eastAsia="Segoe UI" w:cstheme="minorHAnsi"/>
              </w:rPr>
              <w:t xml:space="preserve"> dan </w:t>
            </w:r>
            <w:proofErr w:type="spellStart"/>
            <w:r w:rsidRPr="00DB25C4">
              <w:rPr>
                <w:rFonts w:eastAsia="Segoe UI" w:cstheme="minorHAnsi"/>
              </w:rPr>
              <w:t>menarik</w:t>
            </w:r>
            <w:proofErr w:type="spellEnd"/>
            <w:r w:rsidRPr="00DB25C4">
              <w:rPr>
                <w:rFonts w:eastAsia="Segoe UI" w:cstheme="minorHAnsi"/>
              </w:rPr>
              <w:t xml:space="preserve"> </w:t>
            </w:r>
            <w:proofErr w:type="spellStart"/>
            <w:r w:rsidRPr="00DB25C4">
              <w:rPr>
                <w:rFonts w:eastAsia="Segoe UI" w:cstheme="minorHAnsi"/>
              </w:rPr>
              <w:t>minat</w:t>
            </w:r>
            <w:proofErr w:type="spellEnd"/>
            <w:r w:rsidRPr="00DB25C4">
              <w:rPr>
                <w:rFonts w:eastAsia="Segoe UI" w:cstheme="minorHAnsi"/>
              </w:rPr>
              <w:t xml:space="preserve"> </w:t>
            </w:r>
            <w:proofErr w:type="spellStart"/>
            <w:r w:rsidRPr="00DB25C4">
              <w:rPr>
                <w:rFonts w:eastAsia="Segoe UI" w:cstheme="minorHAnsi"/>
              </w:rPr>
              <w:t>calon</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memilih</w:t>
            </w:r>
            <w:proofErr w:type="spellEnd"/>
            <w:r w:rsidRPr="00DB25C4">
              <w:rPr>
                <w:rFonts w:eastAsia="Segoe UI" w:cstheme="minorHAnsi"/>
              </w:rPr>
              <w:t xml:space="preserve"> Program </w:t>
            </w:r>
            <w:proofErr w:type="spellStart"/>
            <w:r w:rsidRPr="00DB25C4">
              <w:rPr>
                <w:rFonts w:eastAsia="Segoe UI" w:cstheme="minorHAnsi"/>
              </w:rPr>
              <w:t>Studi</w:t>
            </w:r>
            <w:proofErr w:type="spellEnd"/>
            <w:r w:rsidRPr="00DB25C4">
              <w:rPr>
                <w:rFonts w:eastAsia="Segoe UI" w:cstheme="minorHAnsi"/>
              </w:rPr>
              <w:t xml:space="preserve"> Pendidikan Bahasa Mandarin di Universitas Ma Chung.</w:t>
            </w:r>
          </w:p>
          <w:p w14:paraId="5ECDBB8C" w14:textId="77777777" w:rsidR="0076297E" w:rsidRPr="00DB25C4" w:rsidRDefault="0076297E" w:rsidP="00687314">
            <w:pPr>
              <w:spacing w:after="0" w:line="240" w:lineRule="auto"/>
              <w:rPr>
                <w:rFonts w:cstheme="minorHAnsi"/>
              </w:rPr>
            </w:pPr>
            <w:r w:rsidRPr="00DB25C4">
              <w:rPr>
                <w:rFonts w:eastAsia="Segoe UI" w:cstheme="minorHAnsi"/>
              </w:rPr>
              <w:t xml:space="preserve"> </w:t>
            </w:r>
          </w:p>
          <w:p w14:paraId="15A0CCB1" w14:textId="77777777" w:rsidR="0076297E" w:rsidRPr="00DB25C4" w:rsidRDefault="0076297E" w:rsidP="009F6099">
            <w:pPr>
              <w:pStyle w:val="ListParagraph"/>
              <w:numPr>
                <w:ilvl w:val="0"/>
                <w:numId w:val="123"/>
              </w:numPr>
              <w:spacing w:after="0" w:line="240" w:lineRule="auto"/>
              <w:rPr>
                <w:rFonts w:eastAsia="Segoe UI" w:cstheme="minorHAnsi"/>
              </w:rPr>
            </w:pPr>
            <w:proofErr w:type="spellStart"/>
            <w:r w:rsidRPr="00DB25C4">
              <w:rPr>
                <w:rFonts w:eastAsia="Segoe UI" w:cstheme="minorHAnsi"/>
              </w:rPr>
              <w:t>Evaluasi</w:t>
            </w:r>
            <w:proofErr w:type="spellEnd"/>
            <w:r w:rsidRPr="00DB25C4">
              <w:rPr>
                <w:rFonts w:eastAsia="Segoe UI" w:cstheme="minorHAnsi"/>
              </w:rPr>
              <w:t xml:space="preserve"> </w:t>
            </w:r>
            <w:proofErr w:type="spellStart"/>
            <w:r w:rsidRPr="00DB25C4">
              <w:rPr>
                <w:rFonts w:eastAsia="Segoe UI" w:cstheme="minorHAnsi"/>
              </w:rPr>
              <w:t>penilaian</w:t>
            </w:r>
            <w:proofErr w:type="spellEnd"/>
            <w:r w:rsidRPr="00DB25C4">
              <w:rPr>
                <w:rFonts w:eastAsia="Segoe UI" w:cstheme="minorHAnsi"/>
              </w:rPr>
              <w:t xml:space="preserve"> </w:t>
            </w:r>
            <w:proofErr w:type="spellStart"/>
            <w:r w:rsidRPr="00DB25C4">
              <w:rPr>
                <w:rFonts w:eastAsia="Segoe UI" w:cstheme="minorHAnsi"/>
              </w:rPr>
              <w:t>pembelajaran</w:t>
            </w:r>
            <w:proofErr w:type="spellEnd"/>
            <w:r w:rsidRPr="00DB25C4">
              <w:rPr>
                <w:rFonts w:eastAsia="Segoe UI" w:cstheme="minorHAnsi"/>
              </w:rPr>
              <w:t xml:space="preserve"> yang </w:t>
            </w:r>
            <w:proofErr w:type="spellStart"/>
            <w:r w:rsidRPr="00DB25C4">
              <w:rPr>
                <w:rFonts w:eastAsia="Segoe UI" w:cstheme="minorHAnsi"/>
              </w:rPr>
              <w:t>dilakukan</w:t>
            </w:r>
            <w:proofErr w:type="spellEnd"/>
            <w:r w:rsidRPr="00DB25C4">
              <w:rPr>
                <w:rFonts w:eastAsia="Segoe UI" w:cstheme="minorHAnsi"/>
              </w:rPr>
              <w:t xml:space="preserve"> oleh Unit </w:t>
            </w:r>
            <w:proofErr w:type="spellStart"/>
            <w:r w:rsidRPr="00DB25C4">
              <w:rPr>
                <w:rFonts w:eastAsia="Segoe UI" w:cstheme="minorHAnsi"/>
              </w:rPr>
              <w:t>Penjaminan</w:t>
            </w:r>
            <w:proofErr w:type="spellEnd"/>
            <w:r w:rsidRPr="00DB25C4">
              <w:rPr>
                <w:rFonts w:eastAsia="Segoe UI" w:cstheme="minorHAnsi"/>
              </w:rPr>
              <w:t xml:space="preserve"> </w:t>
            </w:r>
            <w:proofErr w:type="spellStart"/>
            <w:r w:rsidRPr="00DB25C4">
              <w:rPr>
                <w:rFonts w:eastAsia="Segoe UI" w:cstheme="minorHAnsi"/>
              </w:rPr>
              <w:t>Mutu</w:t>
            </w:r>
            <w:proofErr w:type="spellEnd"/>
            <w:r w:rsidRPr="00DB25C4">
              <w:rPr>
                <w:rFonts w:eastAsia="Segoe UI" w:cstheme="minorHAnsi"/>
              </w:rPr>
              <w:t xml:space="preserve"> </w:t>
            </w:r>
            <w:proofErr w:type="spellStart"/>
            <w:r w:rsidRPr="00DB25C4">
              <w:rPr>
                <w:rFonts w:eastAsia="Segoe UI" w:cstheme="minorHAnsi"/>
              </w:rPr>
              <w:t>Fakultas</w:t>
            </w:r>
            <w:proofErr w:type="spellEnd"/>
            <w:r w:rsidRPr="00DB25C4">
              <w:rPr>
                <w:rFonts w:eastAsia="Segoe UI" w:cstheme="minorHAnsi"/>
              </w:rPr>
              <w:t xml:space="preserve">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menjadi</w:t>
            </w:r>
            <w:proofErr w:type="spellEnd"/>
            <w:r w:rsidRPr="00DB25C4">
              <w:rPr>
                <w:rFonts w:eastAsia="Segoe UI" w:cstheme="minorHAnsi"/>
              </w:rPr>
              <w:t xml:space="preserve"> </w:t>
            </w:r>
            <w:proofErr w:type="spellStart"/>
            <w:r w:rsidRPr="00DB25C4">
              <w:rPr>
                <w:rFonts w:eastAsia="Segoe UI" w:cstheme="minorHAnsi"/>
              </w:rPr>
              <w:t>alat</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memperbaiki</w:t>
            </w:r>
            <w:proofErr w:type="spellEnd"/>
            <w:r w:rsidRPr="00DB25C4">
              <w:rPr>
                <w:rFonts w:eastAsia="Segoe UI" w:cstheme="minorHAnsi"/>
              </w:rPr>
              <w:t xml:space="preserve"> dan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w:t>
            </w:r>
            <w:proofErr w:type="spellStart"/>
            <w:r w:rsidRPr="00DB25C4">
              <w:rPr>
                <w:rFonts w:eastAsia="Segoe UI" w:cstheme="minorHAnsi"/>
              </w:rPr>
              <w:t>pembelajaran</w:t>
            </w:r>
            <w:proofErr w:type="spellEnd"/>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54D96C2E" w14:textId="77777777" w:rsidR="0076297E" w:rsidRPr="00DB25C4" w:rsidRDefault="0076297E" w:rsidP="00687314">
            <w:pPr>
              <w:spacing w:after="0" w:line="240" w:lineRule="auto"/>
              <w:jc w:val="center"/>
              <w:rPr>
                <w:rFonts w:cstheme="minorHAnsi"/>
              </w:rPr>
            </w:pPr>
            <w:proofErr w:type="spellStart"/>
            <w:r w:rsidRPr="00DB25C4">
              <w:rPr>
                <w:rFonts w:eastAsia="Calibri" w:cstheme="minorHAnsi"/>
              </w:rPr>
              <w:t>Ancaman</w:t>
            </w:r>
            <w:proofErr w:type="spellEnd"/>
          </w:p>
          <w:p w14:paraId="3417FE4C" w14:textId="77777777" w:rsidR="0076297E" w:rsidRPr="00DB25C4" w:rsidRDefault="0076297E" w:rsidP="00687314">
            <w:pPr>
              <w:spacing w:after="0" w:line="240" w:lineRule="auto"/>
              <w:rPr>
                <w:rFonts w:cstheme="minorHAnsi"/>
              </w:rPr>
            </w:pPr>
            <w:r w:rsidRPr="00DB25C4">
              <w:rPr>
                <w:rFonts w:eastAsia="Calibri" w:cstheme="minorHAnsi"/>
              </w:rPr>
              <w:t xml:space="preserve"> </w:t>
            </w:r>
          </w:p>
          <w:p w14:paraId="17837E6E" w14:textId="77777777" w:rsidR="0076297E" w:rsidRPr="00DB25C4" w:rsidRDefault="0076297E" w:rsidP="009F6099">
            <w:pPr>
              <w:pStyle w:val="ListParagraph"/>
              <w:numPr>
                <w:ilvl w:val="0"/>
                <w:numId w:val="122"/>
              </w:numPr>
              <w:spacing w:after="0" w:line="240" w:lineRule="auto"/>
              <w:rPr>
                <w:rFonts w:eastAsia="Segoe UI" w:cstheme="minorHAnsi"/>
              </w:rPr>
            </w:pPr>
            <w:proofErr w:type="spellStart"/>
            <w:r w:rsidRPr="00DB25C4">
              <w:rPr>
                <w:rFonts w:eastAsia="Segoe UI" w:cstheme="minorHAnsi"/>
              </w:rPr>
              <w:t>Terdapat</w:t>
            </w:r>
            <w:proofErr w:type="spellEnd"/>
            <w:r w:rsidRPr="00DB25C4">
              <w:rPr>
                <w:rFonts w:eastAsia="Segoe UI" w:cstheme="minorHAnsi"/>
              </w:rPr>
              <w:t xml:space="preserve"> </w:t>
            </w:r>
            <w:proofErr w:type="spellStart"/>
            <w:r w:rsidRPr="00DB25C4">
              <w:rPr>
                <w:rFonts w:eastAsia="Segoe UI" w:cstheme="minorHAnsi"/>
              </w:rPr>
              <w:t>kemungkinan</w:t>
            </w:r>
            <w:proofErr w:type="spellEnd"/>
            <w:r w:rsidRPr="00DB25C4">
              <w:rPr>
                <w:rFonts w:eastAsia="Segoe UI" w:cstheme="minorHAnsi"/>
              </w:rPr>
              <w:t xml:space="preserve"> </w:t>
            </w:r>
            <w:proofErr w:type="spellStart"/>
            <w:r w:rsidRPr="00DB25C4">
              <w:rPr>
                <w:rFonts w:eastAsia="Segoe UI" w:cstheme="minorHAnsi"/>
              </w:rPr>
              <w:t>bahwa</w:t>
            </w:r>
            <w:proofErr w:type="spellEnd"/>
            <w:r w:rsidRPr="00DB25C4">
              <w:rPr>
                <w:rFonts w:eastAsia="Segoe UI" w:cstheme="minorHAnsi"/>
              </w:rPr>
              <w:t xml:space="preserve"> </w:t>
            </w:r>
            <w:proofErr w:type="spellStart"/>
            <w:r w:rsidRPr="00DB25C4">
              <w:rPr>
                <w:rFonts w:eastAsia="Segoe UI" w:cstheme="minorHAnsi"/>
              </w:rPr>
              <w:t>kebijakan</w:t>
            </w:r>
            <w:proofErr w:type="spellEnd"/>
            <w:r w:rsidRPr="00DB25C4">
              <w:rPr>
                <w:rFonts w:eastAsia="Segoe UI" w:cstheme="minorHAnsi"/>
              </w:rPr>
              <w:t xml:space="preserve"> dan </w:t>
            </w:r>
            <w:proofErr w:type="spellStart"/>
            <w:r w:rsidRPr="00DB25C4">
              <w:rPr>
                <w:rFonts w:eastAsia="Segoe UI" w:cstheme="minorHAnsi"/>
              </w:rPr>
              <w:t>prosedur</w:t>
            </w:r>
            <w:proofErr w:type="spellEnd"/>
            <w:r w:rsidRPr="00DB25C4">
              <w:rPr>
                <w:rFonts w:eastAsia="Segoe UI" w:cstheme="minorHAnsi"/>
              </w:rPr>
              <w:t xml:space="preserve"> </w:t>
            </w:r>
            <w:proofErr w:type="spellStart"/>
            <w:r w:rsidRPr="00DB25C4">
              <w:rPr>
                <w:rFonts w:eastAsia="Segoe UI" w:cstheme="minorHAnsi"/>
              </w:rPr>
              <w:t>penilaian</w:t>
            </w:r>
            <w:proofErr w:type="spellEnd"/>
            <w:r w:rsidRPr="00DB25C4">
              <w:rPr>
                <w:rFonts w:eastAsia="Segoe UI" w:cstheme="minorHAnsi"/>
              </w:rPr>
              <w:t xml:space="preserve"> </w:t>
            </w:r>
            <w:proofErr w:type="spellStart"/>
            <w:r w:rsidRPr="00DB25C4">
              <w:rPr>
                <w:rFonts w:eastAsia="Segoe UI" w:cstheme="minorHAnsi"/>
              </w:rPr>
              <w:t>pembelajaran</w:t>
            </w:r>
            <w:proofErr w:type="spellEnd"/>
            <w:r w:rsidRPr="00DB25C4">
              <w:rPr>
                <w:rFonts w:eastAsia="Segoe UI" w:cstheme="minorHAnsi"/>
              </w:rPr>
              <w:t xml:space="preserve"> yang </w:t>
            </w:r>
            <w:proofErr w:type="spellStart"/>
            <w:r w:rsidRPr="00DB25C4">
              <w:rPr>
                <w:rFonts w:eastAsia="Segoe UI" w:cstheme="minorHAnsi"/>
              </w:rPr>
              <w:t>sudah</w:t>
            </w:r>
            <w:proofErr w:type="spellEnd"/>
            <w:r w:rsidRPr="00DB25C4">
              <w:rPr>
                <w:rFonts w:eastAsia="Segoe UI" w:cstheme="minorHAnsi"/>
              </w:rPr>
              <w:t xml:space="preserve"> </w:t>
            </w:r>
            <w:proofErr w:type="spellStart"/>
            <w:r w:rsidRPr="00DB25C4">
              <w:rPr>
                <w:rFonts w:eastAsia="Segoe UI" w:cstheme="minorHAnsi"/>
              </w:rPr>
              <w:t>ditetapkan</w:t>
            </w:r>
            <w:proofErr w:type="spellEnd"/>
            <w:r w:rsidRPr="00DB25C4">
              <w:rPr>
                <w:rFonts w:eastAsia="Segoe UI" w:cstheme="minorHAnsi"/>
              </w:rPr>
              <w:t xml:space="preserve"> </w:t>
            </w:r>
            <w:proofErr w:type="spellStart"/>
            <w:r w:rsidRPr="00DB25C4">
              <w:rPr>
                <w:rFonts w:eastAsia="Segoe UI" w:cstheme="minorHAnsi"/>
              </w:rPr>
              <w:t>tidak</w:t>
            </w:r>
            <w:proofErr w:type="spellEnd"/>
            <w:r w:rsidRPr="00DB25C4">
              <w:rPr>
                <w:rFonts w:eastAsia="Segoe UI" w:cstheme="minorHAnsi"/>
              </w:rPr>
              <w:t xml:space="preserve"> </w:t>
            </w:r>
            <w:proofErr w:type="spellStart"/>
            <w:r w:rsidRPr="00DB25C4">
              <w:rPr>
                <w:rFonts w:eastAsia="Segoe UI" w:cstheme="minorHAnsi"/>
              </w:rPr>
              <w:t>diikuti</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konsisten</w:t>
            </w:r>
            <w:proofErr w:type="spellEnd"/>
            <w:r w:rsidRPr="00DB25C4">
              <w:rPr>
                <w:rFonts w:eastAsia="Segoe UI" w:cstheme="minorHAnsi"/>
              </w:rPr>
              <w:t xml:space="preserve"> oleh </w:t>
            </w:r>
            <w:proofErr w:type="spellStart"/>
            <w:r w:rsidRPr="00DB25C4">
              <w:rPr>
                <w:rFonts w:eastAsia="Segoe UI" w:cstheme="minorHAnsi"/>
              </w:rPr>
              <w:t>seluruh</w:t>
            </w:r>
            <w:proofErr w:type="spellEnd"/>
            <w:r w:rsidRPr="00DB25C4">
              <w:rPr>
                <w:rFonts w:eastAsia="Segoe UI" w:cstheme="minorHAnsi"/>
              </w:rPr>
              <w:t xml:space="preserve"> </w:t>
            </w:r>
            <w:proofErr w:type="spellStart"/>
            <w:r w:rsidRPr="00DB25C4">
              <w:rPr>
                <w:rFonts w:eastAsia="Segoe UI" w:cstheme="minorHAnsi"/>
              </w:rPr>
              <w:t>dosen</w:t>
            </w:r>
            <w:proofErr w:type="spellEnd"/>
            <w:r w:rsidRPr="00DB25C4">
              <w:rPr>
                <w:rFonts w:eastAsia="Segoe UI" w:cstheme="minorHAnsi"/>
              </w:rPr>
              <w:t xml:space="preserve"> yang </w:t>
            </w:r>
            <w:proofErr w:type="spellStart"/>
            <w:r w:rsidRPr="00DB25C4">
              <w:rPr>
                <w:rFonts w:eastAsia="Segoe UI" w:cstheme="minorHAnsi"/>
              </w:rPr>
              <w:t>mengajar</w:t>
            </w:r>
            <w:proofErr w:type="spellEnd"/>
            <w:r w:rsidRPr="00DB25C4">
              <w:rPr>
                <w:rFonts w:eastAsia="Segoe UI" w:cstheme="minorHAnsi"/>
              </w:rPr>
              <w:t xml:space="preserve">, </w:t>
            </w:r>
            <w:proofErr w:type="spellStart"/>
            <w:r w:rsidRPr="00DB25C4">
              <w:rPr>
                <w:rFonts w:eastAsia="Segoe UI" w:cstheme="minorHAnsi"/>
              </w:rPr>
              <w:t>sehingga</w:t>
            </w:r>
            <w:proofErr w:type="spellEnd"/>
            <w:r w:rsidRPr="00DB25C4">
              <w:rPr>
                <w:rFonts w:eastAsia="Segoe UI" w:cstheme="minorHAnsi"/>
              </w:rPr>
              <w:t xml:space="preserve">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menurunkan</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w:t>
            </w:r>
            <w:proofErr w:type="spellStart"/>
            <w:r w:rsidRPr="00DB25C4">
              <w:rPr>
                <w:rFonts w:eastAsia="Segoe UI" w:cstheme="minorHAnsi"/>
              </w:rPr>
              <w:t>pembelajaran</w:t>
            </w:r>
            <w:proofErr w:type="spellEnd"/>
          </w:p>
          <w:p w14:paraId="2A960D1E" w14:textId="77777777" w:rsidR="0076297E" w:rsidRPr="00DB25C4" w:rsidRDefault="0076297E" w:rsidP="00687314">
            <w:pPr>
              <w:spacing w:after="0" w:line="240" w:lineRule="auto"/>
              <w:rPr>
                <w:rFonts w:cstheme="minorHAnsi"/>
              </w:rPr>
            </w:pPr>
            <w:r w:rsidRPr="00DB25C4">
              <w:rPr>
                <w:rFonts w:eastAsia="Segoe UI" w:cstheme="minorHAnsi"/>
              </w:rPr>
              <w:t xml:space="preserve"> </w:t>
            </w:r>
          </w:p>
          <w:p w14:paraId="5981F27E" w14:textId="77777777" w:rsidR="0076297E" w:rsidRPr="00DB25C4" w:rsidRDefault="0076297E" w:rsidP="009F6099">
            <w:pPr>
              <w:pStyle w:val="ListParagraph"/>
              <w:numPr>
                <w:ilvl w:val="0"/>
                <w:numId w:val="122"/>
              </w:numPr>
              <w:spacing w:after="0" w:line="240" w:lineRule="auto"/>
              <w:rPr>
                <w:rFonts w:eastAsia="Segoe UI" w:cstheme="minorHAnsi"/>
              </w:rPr>
            </w:pPr>
            <w:proofErr w:type="spellStart"/>
            <w:r w:rsidRPr="00DB25C4">
              <w:rPr>
                <w:rFonts w:eastAsia="Segoe UI" w:cstheme="minorHAnsi"/>
              </w:rPr>
              <w:t>Tidak</w:t>
            </w:r>
            <w:proofErr w:type="spellEnd"/>
            <w:r w:rsidRPr="00DB25C4">
              <w:rPr>
                <w:rFonts w:eastAsia="Segoe UI" w:cstheme="minorHAnsi"/>
              </w:rPr>
              <w:t xml:space="preserve"> </w:t>
            </w:r>
            <w:proofErr w:type="spellStart"/>
            <w:r w:rsidRPr="00DB25C4">
              <w:rPr>
                <w:rFonts w:eastAsia="Segoe UI" w:cstheme="minorHAnsi"/>
              </w:rPr>
              <w:t>ada</w:t>
            </w:r>
            <w:proofErr w:type="spellEnd"/>
            <w:r w:rsidRPr="00DB25C4">
              <w:rPr>
                <w:rFonts w:eastAsia="Segoe UI" w:cstheme="minorHAnsi"/>
              </w:rPr>
              <w:t xml:space="preserve"> </w:t>
            </w:r>
            <w:proofErr w:type="spellStart"/>
            <w:r w:rsidRPr="00DB25C4">
              <w:rPr>
                <w:rFonts w:eastAsia="Segoe UI" w:cstheme="minorHAnsi"/>
              </w:rPr>
              <w:t>penjelasan</w:t>
            </w:r>
            <w:proofErr w:type="spellEnd"/>
            <w:r w:rsidRPr="00DB25C4">
              <w:rPr>
                <w:rFonts w:eastAsia="Segoe UI" w:cstheme="minorHAnsi"/>
              </w:rPr>
              <w:t xml:space="preserve"> </w:t>
            </w:r>
            <w:proofErr w:type="spellStart"/>
            <w:r w:rsidRPr="00DB25C4">
              <w:rPr>
                <w:rFonts w:eastAsia="Segoe UI" w:cstheme="minorHAnsi"/>
              </w:rPr>
              <w:t>tentang</w:t>
            </w:r>
            <w:proofErr w:type="spellEnd"/>
            <w:r w:rsidRPr="00DB25C4">
              <w:rPr>
                <w:rFonts w:eastAsia="Segoe UI" w:cstheme="minorHAnsi"/>
              </w:rPr>
              <w:t xml:space="preserve"> </w:t>
            </w:r>
            <w:proofErr w:type="spellStart"/>
            <w:r w:rsidRPr="00DB25C4">
              <w:rPr>
                <w:rFonts w:eastAsia="Segoe UI" w:cstheme="minorHAnsi"/>
              </w:rPr>
              <w:t>bagaimana</w:t>
            </w:r>
            <w:proofErr w:type="spellEnd"/>
            <w:r w:rsidRPr="00DB25C4">
              <w:rPr>
                <w:rFonts w:eastAsia="Segoe UI" w:cstheme="minorHAnsi"/>
              </w:rPr>
              <w:t xml:space="preserve"> Universitas Ma Chung </w:t>
            </w:r>
            <w:proofErr w:type="spellStart"/>
            <w:r w:rsidRPr="00DB25C4">
              <w:rPr>
                <w:rFonts w:eastAsia="Segoe UI" w:cstheme="minorHAnsi"/>
              </w:rPr>
              <w:t>memastikan</w:t>
            </w:r>
            <w:proofErr w:type="spellEnd"/>
            <w:r w:rsidRPr="00DB25C4">
              <w:rPr>
                <w:rFonts w:eastAsia="Segoe UI" w:cstheme="minorHAnsi"/>
              </w:rPr>
              <w:t xml:space="preserve"> </w:t>
            </w:r>
            <w:proofErr w:type="spellStart"/>
            <w:r w:rsidRPr="00DB25C4">
              <w:rPr>
                <w:rFonts w:eastAsia="Segoe UI" w:cstheme="minorHAnsi"/>
              </w:rPr>
              <w:t>bahwa</w:t>
            </w:r>
            <w:proofErr w:type="spellEnd"/>
            <w:r w:rsidRPr="00DB25C4">
              <w:rPr>
                <w:rFonts w:eastAsia="Segoe UI" w:cstheme="minorHAnsi"/>
              </w:rPr>
              <w:t xml:space="preserve"> </w:t>
            </w:r>
            <w:proofErr w:type="spellStart"/>
            <w:r w:rsidRPr="00DB25C4">
              <w:rPr>
                <w:rFonts w:eastAsia="Segoe UI" w:cstheme="minorHAnsi"/>
              </w:rPr>
              <w:t>seluruh</w:t>
            </w:r>
            <w:proofErr w:type="spellEnd"/>
            <w:r w:rsidRPr="00DB25C4">
              <w:rPr>
                <w:rFonts w:eastAsia="Segoe UI" w:cstheme="minorHAnsi"/>
              </w:rPr>
              <w:t xml:space="preserve"> </w:t>
            </w:r>
            <w:proofErr w:type="spellStart"/>
            <w:r w:rsidRPr="00DB25C4">
              <w:rPr>
                <w:rFonts w:eastAsia="Segoe UI" w:cstheme="minorHAnsi"/>
              </w:rPr>
              <w:t>dosen</w:t>
            </w:r>
            <w:proofErr w:type="spellEnd"/>
            <w:r w:rsidRPr="00DB25C4">
              <w:rPr>
                <w:rFonts w:eastAsia="Segoe UI" w:cstheme="minorHAnsi"/>
              </w:rPr>
              <w:t xml:space="preserve"> yang </w:t>
            </w:r>
            <w:proofErr w:type="spellStart"/>
            <w:r w:rsidRPr="00DB25C4">
              <w:rPr>
                <w:rFonts w:eastAsia="Segoe UI" w:cstheme="minorHAnsi"/>
              </w:rPr>
              <w:t>mengajar</w:t>
            </w:r>
            <w:proofErr w:type="spellEnd"/>
            <w:r w:rsidRPr="00DB25C4">
              <w:rPr>
                <w:rFonts w:eastAsia="Segoe UI" w:cstheme="minorHAnsi"/>
              </w:rPr>
              <w:t xml:space="preserve"> </w:t>
            </w:r>
            <w:proofErr w:type="spellStart"/>
            <w:r w:rsidRPr="00DB25C4">
              <w:rPr>
                <w:rFonts w:eastAsia="Segoe UI" w:cstheme="minorHAnsi"/>
              </w:rPr>
              <w:t>memahami</w:t>
            </w:r>
            <w:proofErr w:type="spellEnd"/>
            <w:r w:rsidRPr="00DB25C4">
              <w:rPr>
                <w:rFonts w:eastAsia="Segoe UI" w:cstheme="minorHAnsi"/>
              </w:rPr>
              <w:t xml:space="preserve"> dan </w:t>
            </w:r>
            <w:proofErr w:type="spellStart"/>
            <w:r w:rsidRPr="00DB25C4">
              <w:rPr>
                <w:rFonts w:eastAsia="Segoe UI" w:cstheme="minorHAnsi"/>
              </w:rPr>
              <w:t>menerapkan</w:t>
            </w:r>
            <w:proofErr w:type="spellEnd"/>
            <w:r w:rsidRPr="00DB25C4">
              <w:rPr>
                <w:rFonts w:eastAsia="Segoe UI" w:cstheme="minorHAnsi"/>
              </w:rPr>
              <w:t xml:space="preserve"> </w:t>
            </w:r>
            <w:proofErr w:type="spellStart"/>
            <w:r w:rsidRPr="00DB25C4">
              <w:rPr>
                <w:rFonts w:eastAsia="Segoe UI" w:cstheme="minorHAnsi"/>
              </w:rPr>
              <w:t>kebijakan</w:t>
            </w:r>
            <w:proofErr w:type="spellEnd"/>
            <w:r w:rsidRPr="00DB25C4">
              <w:rPr>
                <w:rFonts w:eastAsia="Segoe UI" w:cstheme="minorHAnsi"/>
              </w:rPr>
              <w:t xml:space="preserve"> dan </w:t>
            </w:r>
            <w:proofErr w:type="spellStart"/>
            <w:r w:rsidRPr="00DB25C4">
              <w:rPr>
                <w:rFonts w:eastAsia="Segoe UI" w:cstheme="minorHAnsi"/>
              </w:rPr>
              <w:t>prosedur</w:t>
            </w:r>
            <w:proofErr w:type="spellEnd"/>
            <w:r w:rsidRPr="00DB25C4">
              <w:rPr>
                <w:rFonts w:eastAsia="Segoe UI" w:cstheme="minorHAnsi"/>
              </w:rPr>
              <w:t xml:space="preserve"> </w:t>
            </w:r>
            <w:proofErr w:type="spellStart"/>
            <w:r w:rsidRPr="00DB25C4">
              <w:rPr>
                <w:rFonts w:eastAsia="Segoe UI" w:cstheme="minorHAnsi"/>
              </w:rPr>
              <w:t>penilaian</w:t>
            </w:r>
            <w:proofErr w:type="spellEnd"/>
            <w:r w:rsidRPr="00DB25C4">
              <w:rPr>
                <w:rFonts w:eastAsia="Segoe UI" w:cstheme="minorHAnsi"/>
              </w:rPr>
              <w:t xml:space="preserve"> </w:t>
            </w:r>
            <w:proofErr w:type="spellStart"/>
            <w:r w:rsidRPr="00DB25C4">
              <w:rPr>
                <w:rFonts w:eastAsia="Segoe UI" w:cstheme="minorHAnsi"/>
              </w:rPr>
              <w:t>pembelajaran</w:t>
            </w:r>
            <w:proofErr w:type="spellEnd"/>
            <w:r w:rsidRPr="00DB25C4">
              <w:rPr>
                <w:rFonts w:eastAsia="Segoe UI" w:cstheme="minorHAnsi"/>
              </w:rPr>
              <w:t xml:space="preserve"> yang </w:t>
            </w:r>
            <w:proofErr w:type="spellStart"/>
            <w:r w:rsidRPr="00DB25C4">
              <w:rPr>
                <w:rFonts w:eastAsia="Segoe UI" w:cstheme="minorHAnsi"/>
              </w:rPr>
              <w:t>sudah</w:t>
            </w:r>
            <w:proofErr w:type="spellEnd"/>
            <w:r w:rsidRPr="00DB25C4">
              <w:rPr>
                <w:rFonts w:eastAsia="Segoe UI" w:cstheme="minorHAnsi"/>
              </w:rPr>
              <w:t xml:space="preserve"> </w:t>
            </w:r>
            <w:proofErr w:type="spellStart"/>
            <w:r w:rsidRPr="00DB25C4">
              <w:rPr>
                <w:rFonts w:eastAsia="Segoe UI" w:cstheme="minorHAnsi"/>
              </w:rPr>
              <w:t>ditetapkan</w:t>
            </w:r>
            <w:proofErr w:type="spellEnd"/>
          </w:p>
        </w:tc>
      </w:tr>
    </w:tbl>
    <w:p w14:paraId="705D86DC" w14:textId="77777777" w:rsidR="0076297E" w:rsidRPr="00DB25C4" w:rsidRDefault="0076297E" w:rsidP="00687314">
      <w:pPr>
        <w:spacing w:after="0" w:line="240" w:lineRule="auto"/>
        <w:jc w:val="both"/>
        <w:rPr>
          <w:rFonts w:cstheme="minorHAnsi"/>
          <w:color w:val="000000" w:themeColor="text1"/>
        </w:rPr>
      </w:pPr>
    </w:p>
    <w:p w14:paraId="0AC90435" w14:textId="77777777" w:rsidR="0076297E" w:rsidRPr="00DB25C4" w:rsidRDefault="0076297E" w:rsidP="00687314">
      <w:pPr>
        <w:spacing w:after="0" w:line="240" w:lineRule="auto"/>
        <w:ind w:left="66"/>
        <w:jc w:val="both"/>
        <w:rPr>
          <w:rFonts w:cstheme="minorHAnsi"/>
          <w:b/>
          <w:bCs/>
          <w:color w:val="000000" w:themeColor="text1"/>
        </w:rPr>
      </w:pPr>
      <w:r w:rsidRPr="00DB25C4">
        <w:rPr>
          <w:rFonts w:cstheme="minorHAnsi"/>
          <w:b/>
          <w:bCs/>
          <w:color w:val="000000" w:themeColor="text1"/>
        </w:rPr>
        <w:t xml:space="preserve">6.3.4 </w:t>
      </w:r>
      <w:proofErr w:type="spellStart"/>
      <w:r w:rsidRPr="00DB25C4">
        <w:rPr>
          <w:rFonts w:cstheme="minorHAnsi"/>
          <w:b/>
          <w:bCs/>
          <w:color w:val="000000" w:themeColor="text1"/>
        </w:rPr>
        <w:t>Tindak</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Lanjut</w:t>
      </w:r>
      <w:proofErr w:type="spellEnd"/>
    </w:p>
    <w:p w14:paraId="5CB310DC" w14:textId="77777777" w:rsidR="0076297E" w:rsidRPr="00DB25C4" w:rsidRDefault="0076297E" w:rsidP="00687314">
      <w:pPr>
        <w:spacing w:after="0" w:line="240" w:lineRule="auto"/>
        <w:ind w:firstLine="720"/>
        <w:jc w:val="both"/>
        <w:rPr>
          <w:rFonts w:cstheme="minorHAnsi"/>
          <w:color w:val="000000" w:themeColor="text1"/>
        </w:rPr>
      </w:pPr>
      <w:proofErr w:type="spellStart"/>
      <w:r w:rsidRPr="00DB25C4">
        <w:rPr>
          <w:rFonts w:cstheme="minorHAnsi"/>
          <w:color w:val="000000" w:themeColor="text1"/>
        </w:rPr>
        <w:t>Tindak</w:t>
      </w:r>
      <w:proofErr w:type="spellEnd"/>
      <w:r w:rsidRPr="00DB25C4">
        <w:rPr>
          <w:rFonts w:cstheme="minorHAnsi"/>
          <w:color w:val="000000" w:themeColor="text1"/>
        </w:rPr>
        <w:t xml:space="preserve"> </w:t>
      </w:r>
      <w:proofErr w:type="spellStart"/>
      <w:r w:rsidRPr="00DB25C4">
        <w:rPr>
          <w:rFonts w:cstheme="minorHAnsi"/>
          <w:color w:val="000000" w:themeColor="text1"/>
        </w:rPr>
        <w:t>lanjut</w:t>
      </w:r>
      <w:proofErr w:type="spellEnd"/>
      <w:r w:rsidRPr="00DB25C4">
        <w:rPr>
          <w:rFonts w:cstheme="minorHAnsi"/>
          <w:color w:val="000000" w:themeColor="text1"/>
        </w:rPr>
        <w:t xml:space="preserve"> yang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diambil</w:t>
      </w:r>
      <w:proofErr w:type="spellEnd"/>
      <w:r w:rsidRPr="00DB25C4">
        <w:rPr>
          <w:rFonts w:cstheme="minorHAnsi"/>
          <w:color w:val="000000" w:themeColor="text1"/>
        </w:rPr>
        <w:t xml:space="preserve"> oleh UPPS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rangka</w:t>
      </w:r>
      <w:proofErr w:type="spellEnd"/>
      <w:r w:rsidRPr="00DB25C4">
        <w:rPr>
          <w:rFonts w:cstheme="minorHAnsi"/>
          <w:color w:val="000000" w:themeColor="text1"/>
        </w:rPr>
        <w:t xml:space="preserve"> </w:t>
      </w:r>
      <w:proofErr w:type="spellStart"/>
      <w:r w:rsidRPr="00DB25C4">
        <w:rPr>
          <w:rFonts w:cstheme="minorHAnsi"/>
          <w:color w:val="000000" w:themeColor="text1"/>
        </w:rPr>
        <w:t>meningkatkan</w:t>
      </w:r>
      <w:proofErr w:type="spellEnd"/>
      <w:r w:rsidRPr="00DB25C4">
        <w:rPr>
          <w:rFonts w:cstheme="minorHAnsi"/>
          <w:color w:val="000000" w:themeColor="text1"/>
        </w:rPr>
        <w:t xml:space="preserve"> </w:t>
      </w:r>
      <w:proofErr w:type="spellStart"/>
      <w:r w:rsidRPr="00DB25C4">
        <w:rPr>
          <w:rFonts w:cstheme="minorHAnsi"/>
          <w:color w:val="000000" w:themeColor="text1"/>
        </w:rPr>
        <w:t>kualitas</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penilaian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FF0000"/>
          <w:highlight w:val="yellow"/>
        </w:rPr>
        <w:t>sesuaikan</w:t>
      </w:r>
      <w:proofErr w:type="spellEnd"/>
      <w:r w:rsidRPr="00DB25C4">
        <w:rPr>
          <w:rFonts w:cstheme="minorHAnsi"/>
          <w:color w:val="FF0000"/>
          <w:highlight w:val="yellow"/>
        </w:rPr>
        <w:t xml:space="preserve"> </w:t>
      </w:r>
      <w:proofErr w:type="spellStart"/>
      <w:r w:rsidRPr="00DB25C4">
        <w:rPr>
          <w:rFonts w:cstheme="minorHAnsi"/>
          <w:color w:val="FF0000"/>
          <w:highlight w:val="yellow"/>
        </w:rPr>
        <w:t>dengan</w:t>
      </w:r>
      <w:proofErr w:type="spellEnd"/>
      <w:r w:rsidRPr="00DB25C4">
        <w:rPr>
          <w:rFonts w:cstheme="minorHAnsi"/>
          <w:color w:val="FF0000"/>
          <w:highlight w:val="yellow"/>
        </w:rPr>
        <w:t xml:space="preserve"> </w:t>
      </w:r>
      <w:proofErr w:type="spellStart"/>
      <w:r w:rsidRPr="00DB25C4">
        <w:rPr>
          <w:rFonts w:cstheme="minorHAnsi"/>
          <w:color w:val="FF0000"/>
          <w:highlight w:val="yellow"/>
        </w:rPr>
        <w:t>tabel</w:t>
      </w:r>
      <w:proofErr w:type="spellEnd"/>
      <w:r w:rsidRPr="00DB25C4">
        <w:rPr>
          <w:rFonts w:cstheme="minorHAnsi"/>
          <w:color w:val="FF0000"/>
          <w:highlight w:val="yellow"/>
        </w:rPr>
        <w:t xml:space="preserve"> </w:t>
      </w:r>
      <w:proofErr w:type="spellStart"/>
      <w:r w:rsidRPr="00DB25C4">
        <w:rPr>
          <w:rFonts w:cstheme="minorHAnsi"/>
          <w:color w:val="FF0000"/>
          <w:highlight w:val="yellow"/>
        </w:rPr>
        <w:t>atas</w:t>
      </w:r>
      <w:proofErr w:type="spellEnd"/>
    </w:p>
    <w:tbl>
      <w:tblPr>
        <w:tblW w:w="0" w:type="auto"/>
        <w:tblInd w:w="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2515"/>
        <w:gridCol w:w="2685"/>
        <w:gridCol w:w="3252"/>
      </w:tblGrid>
      <w:tr w:rsidR="0076297E" w:rsidRPr="00DB25C4" w14:paraId="4D7BBCF3" w14:textId="77777777" w:rsidTr="00662CB9">
        <w:tc>
          <w:tcPr>
            <w:tcW w:w="498" w:type="dxa"/>
            <w:shd w:val="clear" w:color="auto" w:fill="D0CECE" w:themeFill="background2" w:themeFillShade="E6"/>
          </w:tcPr>
          <w:p w14:paraId="5C9ABD2F" w14:textId="77777777" w:rsidR="0076297E" w:rsidRPr="00DB25C4" w:rsidRDefault="0076297E" w:rsidP="00687314">
            <w:pPr>
              <w:spacing w:after="0" w:line="240" w:lineRule="auto"/>
              <w:jc w:val="center"/>
              <w:rPr>
                <w:rFonts w:cstheme="minorHAnsi"/>
                <w:color w:val="000000" w:themeColor="text1"/>
                <w:highlight w:val="green"/>
              </w:rPr>
            </w:pPr>
            <w:r w:rsidRPr="00DB25C4">
              <w:rPr>
                <w:rFonts w:cstheme="minorHAnsi"/>
                <w:color w:val="000000" w:themeColor="text1"/>
                <w:highlight w:val="green"/>
              </w:rPr>
              <w:t>No</w:t>
            </w:r>
          </w:p>
        </w:tc>
        <w:tc>
          <w:tcPr>
            <w:tcW w:w="2521" w:type="dxa"/>
            <w:shd w:val="clear" w:color="auto" w:fill="D0CECE" w:themeFill="background2" w:themeFillShade="E6"/>
          </w:tcPr>
          <w:p w14:paraId="3758982E" w14:textId="77777777" w:rsidR="0076297E" w:rsidRPr="00DB25C4" w:rsidRDefault="0076297E" w:rsidP="00687314">
            <w:pPr>
              <w:spacing w:after="0" w:line="240" w:lineRule="auto"/>
              <w:jc w:val="center"/>
              <w:rPr>
                <w:rFonts w:cstheme="minorHAnsi"/>
                <w:color w:val="000000" w:themeColor="text1"/>
                <w:highlight w:val="green"/>
              </w:rPr>
            </w:pPr>
            <w:proofErr w:type="spellStart"/>
            <w:r w:rsidRPr="00DB25C4">
              <w:rPr>
                <w:rFonts w:cstheme="minorHAnsi"/>
                <w:color w:val="000000" w:themeColor="text1"/>
                <w:highlight w:val="green"/>
              </w:rPr>
              <w:t>Aspek</w:t>
            </w:r>
            <w:proofErr w:type="spellEnd"/>
            <w:r w:rsidRPr="00DB25C4">
              <w:rPr>
                <w:rFonts w:cstheme="minorHAnsi"/>
                <w:color w:val="000000" w:themeColor="text1"/>
                <w:highlight w:val="green"/>
              </w:rPr>
              <w:t xml:space="preserve"> yang </w:t>
            </w:r>
            <w:proofErr w:type="spellStart"/>
            <w:r w:rsidRPr="00DB25C4">
              <w:rPr>
                <w:rFonts w:cstheme="minorHAnsi"/>
                <w:color w:val="000000" w:themeColor="text1"/>
                <w:highlight w:val="green"/>
              </w:rPr>
              <w:t>Dievaluasi</w:t>
            </w:r>
            <w:proofErr w:type="spellEnd"/>
          </w:p>
        </w:tc>
        <w:tc>
          <w:tcPr>
            <w:tcW w:w="2693" w:type="dxa"/>
            <w:shd w:val="clear" w:color="auto" w:fill="D0CECE" w:themeFill="background2" w:themeFillShade="E6"/>
          </w:tcPr>
          <w:p w14:paraId="5CD2E9F6" w14:textId="77777777" w:rsidR="0076297E" w:rsidRPr="00DB25C4" w:rsidRDefault="0076297E" w:rsidP="00687314">
            <w:pPr>
              <w:spacing w:after="0" w:line="240" w:lineRule="auto"/>
              <w:jc w:val="center"/>
              <w:rPr>
                <w:rFonts w:cstheme="minorHAnsi"/>
                <w:color w:val="000000" w:themeColor="text1"/>
                <w:highlight w:val="green"/>
              </w:rPr>
            </w:pPr>
            <w:r w:rsidRPr="00DB25C4">
              <w:rPr>
                <w:rFonts w:cstheme="minorHAnsi"/>
                <w:color w:val="000000" w:themeColor="text1"/>
                <w:highlight w:val="green"/>
              </w:rPr>
              <w:t xml:space="preserve">Hasil </w:t>
            </w:r>
            <w:proofErr w:type="spellStart"/>
            <w:r w:rsidRPr="00DB25C4">
              <w:rPr>
                <w:rFonts w:cstheme="minorHAnsi"/>
                <w:color w:val="000000" w:themeColor="text1"/>
                <w:highlight w:val="green"/>
              </w:rPr>
              <w:t>Evaluasi</w:t>
            </w:r>
            <w:proofErr w:type="spellEnd"/>
          </w:p>
        </w:tc>
        <w:tc>
          <w:tcPr>
            <w:tcW w:w="3261" w:type="dxa"/>
            <w:shd w:val="clear" w:color="auto" w:fill="D0CECE" w:themeFill="background2" w:themeFillShade="E6"/>
          </w:tcPr>
          <w:p w14:paraId="226666A0" w14:textId="77777777" w:rsidR="0076297E" w:rsidRPr="00DB25C4" w:rsidRDefault="0076297E" w:rsidP="00687314">
            <w:pPr>
              <w:spacing w:after="0" w:line="240" w:lineRule="auto"/>
              <w:jc w:val="center"/>
              <w:rPr>
                <w:rFonts w:cstheme="minorHAnsi"/>
                <w:color w:val="000000" w:themeColor="text1"/>
                <w:highlight w:val="green"/>
              </w:rPr>
            </w:pPr>
            <w:proofErr w:type="spellStart"/>
            <w:r w:rsidRPr="00DB25C4">
              <w:rPr>
                <w:rFonts w:cstheme="minorHAnsi"/>
                <w:color w:val="000000" w:themeColor="text1"/>
                <w:highlight w:val="green"/>
              </w:rPr>
              <w:t>Tindak</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Lanjut</w:t>
            </w:r>
            <w:proofErr w:type="spellEnd"/>
          </w:p>
        </w:tc>
      </w:tr>
      <w:tr w:rsidR="0076297E" w:rsidRPr="00DB25C4" w14:paraId="2A8A6EE4" w14:textId="77777777" w:rsidTr="00662CB9">
        <w:tc>
          <w:tcPr>
            <w:tcW w:w="498" w:type="dxa"/>
          </w:tcPr>
          <w:p w14:paraId="1F0C924B" w14:textId="77777777" w:rsidR="0076297E" w:rsidRPr="00DB25C4" w:rsidRDefault="0076297E" w:rsidP="00687314">
            <w:pPr>
              <w:spacing w:after="0" w:line="240" w:lineRule="auto"/>
              <w:jc w:val="both"/>
              <w:rPr>
                <w:rFonts w:cstheme="minorHAnsi"/>
                <w:color w:val="000000" w:themeColor="text1"/>
                <w:highlight w:val="green"/>
              </w:rPr>
            </w:pPr>
            <w:r w:rsidRPr="00DB25C4">
              <w:rPr>
                <w:rFonts w:cstheme="minorHAnsi"/>
                <w:color w:val="000000" w:themeColor="text1"/>
                <w:highlight w:val="green"/>
              </w:rPr>
              <w:t>1</w:t>
            </w:r>
          </w:p>
        </w:tc>
        <w:tc>
          <w:tcPr>
            <w:tcW w:w="2521" w:type="dxa"/>
          </w:tcPr>
          <w:p w14:paraId="4054FCD2" w14:textId="77777777" w:rsidR="0076297E" w:rsidRPr="00DB25C4" w:rsidRDefault="0076297E" w:rsidP="00687314">
            <w:pPr>
              <w:spacing w:after="0" w:line="240" w:lineRule="auto"/>
              <w:rPr>
                <w:rFonts w:cstheme="minorHAnsi"/>
                <w:i/>
                <w:iCs/>
                <w:color w:val="000000" w:themeColor="text1"/>
                <w:highlight w:val="green"/>
              </w:rPr>
            </w:pPr>
            <w:proofErr w:type="spellStart"/>
            <w:r w:rsidRPr="00DB25C4">
              <w:rPr>
                <w:rFonts w:cstheme="minorHAnsi"/>
                <w:color w:val="000000" w:themeColor="text1"/>
                <w:highlight w:val="green"/>
              </w:rPr>
              <w:t>Kebijakan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penilaian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pembelajaran</w:t>
            </w:r>
            <w:proofErr w:type="spellEnd"/>
            <w:r w:rsidRPr="00DB25C4">
              <w:rPr>
                <w:rFonts w:cstheme="minorHAnsi"/>
                <w:color w:val="000000" w:themeColor="text1"/>
                <w:highlight w:val="green"/>
              </w:rPr>
              <w:t xml:space="preserve"> yang </w:t>
            </w:r>
            <w:proofErr w:type="spellStart"/>
            <w:r w:rsidRPr="00DB25C4">
              <w:rPr>
                <w:rFonts w:cstheme="minorHAnsi"/>
                <w:color w:val="000000" w:themeColor="text1"/>
                <w:highlight w:val="green"/>
              </w:rPr>
              <w:t>meliputi</w:t>
            </w:r>
            <w:proofErr w:type="spellEnd"/>
            <w:r w:rsidRPr="00DB25C4">
              <w:rPr>
                <w:rFonts w:cstheme="minorHAnsi"/>
                <w:color w:val="000000" w:themeColor="text1"/>
                <w:highlight w:val="green"/>
              </w:rPr>
              <w:t xml:space="preserve"> </w:t>
            </w:r>
            <w:r w:rsidRPr="00DB25C4">
              <w:rPr>
                <w:rFonts w:cstheme="minorHAnsi"/>
                <w:i/>
                <w:iCs/>
                <w:color w:val="000000" w:themeColor="text1"/>
                <w:highlight w:val="green"/>
              </w:rPr>
              <w:t xml:space="preserve">assessment for learning </w:t>
            </w:r>
            <w:r w:rsidRPr="00DB25C4">
              <w:rPr>
                <w:rFonts w:cstheme="minorHAnsi"/>
                <w:color w:val="000000" w:themeColor="text1"/>
                <w:highlight w:val="green"/>
              </w:rPr>
              <w:t xml:space="preserve">dan </w:t>
            </w:r>
            <w:r w:rsidRPr="00DB25C4">
              <w:rPr>
                <w:rFonts w:cstheme="minorHAnsi"/>
                <w:i/>
                <w:iCs/>
                <w:color w:val="000000" w:themeColor="text1"/>
                <w:highlight w:val="green"/>
              </w:rPr>
              <w:t>assessment of learning</w:t>
            </w:r>
          </w:p>
        </w:tc>
        <w:tc>
          <w:tcPr>
            <w:tcW w:w="2693" w:type="dxa"/>
          </w:tcPr>
          <w:p w14:paraId="1773D943" w14:textId="77777777" w:rsidR="0076297E" w:rsidRPr="00DB25C4" w:rsidRDefault="0076297E" w:rsidP="00687314">
            <w:pPr>
              <w:spacing w:after="0" w:line="240" w:lineRule="auto"/>
              <w:rPr>
                <w:rFonts w:cstheme="minorHAnsi"/>
                <w:i/>
                <w:iCs/>
                <w:color w:val="000000" w:themeColor="text1"/>
                <w:highlight w:val="green"/>
              </w:rPr>
            </w:pPr>
            <w:r w:rsidRPr="00DB25C4">
              <w:rPr>
                <w:rFonts w:cstheme="minorHAnsi"/>
                <w:color w:val="000000" w:themeColor="text1"/>
                <w:highlight w:val="green"/>
              </w:rPr>
              <w:t xml:space="preserve">PS </w:t>
            </w:r>
            <w:proofErr w:type="spellStart"/>
            <w:r w:rsidRPr="00DB25C4">
              <w:rPr>
                <w:rFonts w:cstheme="minorHAnsi"/>
                <w:color w:val="000000" w:themeColor="text1"/>
                <w:highlight w:val="green"/>
              </w:rPr>
              <w:t>belum</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memiliki</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kebijakan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terkait</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standar</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penilaian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formatif</w:t>
            </w:r>
            <w:proofErr w:type="spellEnd"/>
            <w:r w:rsidRPr="00DB25C4">
              <w:rPr>
                <w:rFonts w:cstheme="minorHAnsi"/>
                <w:color w:val="000000" w:themeColor="text1"/>
                <w:highlight w:val="green"/>
              </w:rPr>
              <w:t xml:space="preserve"> (</w:t>
            </w:r>
            <w:r w:rsidRPr="00DB25C4">
              <w:rPr>
                <w:rFonts w:cstheme="minorHAnsi"/>
                <w:i/>
                <w:iCs/>
                <w:color w:val="000000" w:themeColor="text1"/>
                <w:highlight w:val="green"/>
              </w:rPr>
              <w:t>assessment for learning)</w:t>
            </w:r>
          </w:p>
        </w:tc>
        <w:tc>
          <w:tcPr>
            <w:tcW w:w="3261" w:type="dxa"/>
          </w:tcPr>
          <w:p w14:paraId="52629211" w14:textId="77777777" w:rsidR="0076297E" w:rsidRPr="00DB25C4" w:rsidRDefault="0076297E" w:rsidP="00687314">
            <w:pPr>
              <w:spacing w:after="0" w:line="240" w:lineRule="auto"/>
              <w:rPr>
                <w:rFonts w:cstheme="minorHAnsi"/>
                <w:color w:val="000000" w:themeColor="text1"/>
                <w:highlight w:val="green"/>
              </w:rPr>
            </w:pPr>
            <w:r w:rsidRPr="00DB25C4">
              <w:rPr>
                <w:rFonts w:cstheme="minorHAnsi"/>
                <w:color w:val="000000" w:themeColor="text1"/>
                <w:highlight w:val="green"/>
              </w:rPr>
              <w:t xml:space="preserve">UPPS </w:t>
            </w:r>
            <w:proofErr w:type="spellStart"/>
            <w:r w:rsidRPr="00DB25C4">
              <w:rPr>
                <w:rFonts w:cstheme="minorHAnsi"/>
                <w:color w:val="000000" w:themeColor="text1"/>
                <w:highlight w:val="green"/>
              </w:rPr>
              <w:t>membuat</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kebijakan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terkait</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Standar</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Penilaian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Formatif</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untuk</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diterapkan</w:t>
            </w:r>
            <w:proofErr w:type="spellEnd"/>
            <w:r w:rsidRPr="00DB25C4">
              <w:rPr>
                <w:rFonts w:cstheme="minorHAnsi"/>
                <w:color w:val="000000" w:themeColor="text1"/>
                <w:highlight w:val="green"/>
              </w:rPr>
              <w:t xml:space="preserve"> di PS</w:t>
            </w:r>
          </w:p>
        </w:tc>
      </w:tr>
      <w:tr w:rsidR="0076297E" w:rsidRPr="00DB25C4" w14:paraId="5282AD1C" w14:textId="77777777" w:rsidTr="00662CB9">
        <w:tc>
          <w:tcPr>
            <w:tcW w:w="498" w:type="dxa"/>
          </w:tcPr>
          <w:p w14:paraId="1BCCFD11" w14:textId="77777777" w:rsidR="0076297E" w:rsidRPr="00DB25C4" w:rsidRDefault="0076297E" w:rsidP="00687314">
            <w:pPr>
              <w:spacing w:after="0" w:line="240" w:lineRule="auto"/>
              <w:jc w:val="both"/>
              <w:rPr>
                <w:rFonts w:cstheme="minorHAnsi"/>
                <w:color w:val="000000" w:themeColor="text1"/>
                <w:highlight w:val="green"/>
              </w:rPr>
            </w:pPr>
            <w:r w:rsidRPr="00DB25C4">
              <w:rPr>
                <w:rFonts w:cstheme="minorHAnsi"/>
                <w:color w:val="000000" w:themeColor="text1"/>
                <w:highlight w:val="green"/>
              </w:rPr>
              <w:t>2</w:t>
            </w:r>
          </w:p>
        </w:tc>
        <w:tc>
          <w:tcPr>
            <w:tcW w:w="2521" w:type="dxa"/>
          </w:tcPr>
          <w:p w14:paraId="22153FA8" w14:textId="77777777" w:rsidR="0076297E" w:rsidRPr="00DB25C4" w:rsidRDefault="0076297E" w:rsidP="00687314">
            <w:pPr>
              <w:spacing w:after="0" w:line="240" w:lineRule="auto"/>
              <w:rPr>
                <w:rFonts w:cstheme="minorHAnsi"/>
                <w:color w:val="000000" w:themeColor="text1"/>
                <w:highlight w:val="green"/>
              </w:rPr>
            </w:pPr>
            <w:proofErr w:type="spellStart"/>
            <w:r w:rsidRPr="00DB25C4">
              <w:rPr>
                <w:rFonts w:cstheme="minorHAnsi"/>
                <w:color w:val="000000" w:themeColor="text1"/>
                <w:highlight w:val="green"/>
              </w:rPr>
              <w:t>Pelaksanaan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penilaian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pembelajaran</w:t>
            </w:r>
            <w:proofErr w:type="spellEnd"/>
            <w:r w:rsidRPr="00DB25C4">
              <w:rPr>
                <w:rFonts w:cstheme="minorHAnsi"/>
                <w:color w:val="000000" w:themeColor="text1"/>
                <w:highlight w:val="green"/>
              </w:rPr>
              <w:t xml:space="preserve"> yang </w:t>
            </w:r>
            <w:proofErr w:type="spellStart"/>
            <w:r w:rsidRPr="00DB25C4">
              <w:rPr>
                <w:rFonts w:cstheme="minorHAnsi"/>
                <w:color w:val="000000" w:themeColor="text1"/>
                <w:highlight w:val="green"/>
              </w:rPr>
              <w:t>meliputi</w:t>
            </w:r>
            <w:proofErr w:type="spellEnd"/>
            <w:r w:rsidRPr="00DB25C4">
              <w:rPr>
                <w:rFonts w:cstheme="minorHAnsi"/>
                <w:color w:val="000000" w:themeColor="text1"/>
                <w:highlight w:val="green"/>
              </w:rPr>
              <w:t xml:space="preserve"> </w:t>
            </w:r>
            <w:r w:rsidRPr="00DB25C4">
              <w:rPr>
                <w:rFonts w:cstheme="minorHAnsi"/>
                <w:i/>
                <w:iCs/>
                <w:color w:val="000000" w:themeColor="text1"/>
                <w:highlight w:val="green"/>
              </w:rPr>
              <w:t xml:space="preserve">assessment for learning </w:t>
            </w:r>
            <w:r w:rsidRPr="00DB25C4">
              <w:rPr>
                <w:rFonts w:cstheme="minorHAnsi"/>
                <w:color w:val="000000" w:themeColor="text1"/>
                <w:highlight w:val="green"/>
              </w:rPr>
              <w:t xml:space="preserve">dan </w:t>
            </w:r>
            <w:r w:rsidRPr="00DB25C4">
              <w:rPr>
                <w:rFonts w:cstheme="minorHAnsi"/>
                <w:i/>
                <w:iCs/>
                <w:color w:val="000000" w:themeColor="text1"/>
                <w:highlight w:val="green"/>
              </w:rPr>
              <w:t xml:space="preserve">assessment of </w:t>
            </w:r>
            <w:proofErr w:type="gramStart"/>
            <w:r w:rsidRPr="00DB25C4">
              <w:rPr>
                <w:rFonts w:cstheme="minorHAnsi"/>
                <w:i/>
                <w:iCs/>
                <w:color w:val="000000" w:themeColor="text1"/>
                <w:highlight w:val="green"/>
              </w:rPr>
              <w:t xml:space="preserve">learning </w:t>
            </w:r>
            <w:r w:rsidRPr="00DB25C4">
              <w:rPr>
                <w:rFonts w:cstheme="minorHAnsi"/>
                <w:color w:val="000000" w:themeColor="text1"/>
                <w:highlight w:val="green"/>
              </w:rPr>
              <w:t>.</w:t>
            </w:r>
            <w:proofErr w:type="gramEnd"/>
          </w:p>
        </w:tc>
        <w:tc>
          <w:tcPr>
            <w:tcW w:w="2693" w:type="dxa"/>
          </w:tcPr>
          <w:p w14:paraId="2437D8A4" w14:textId="77777777" w:rsidR="0076297E" w:rsidRPr="00DB25C4" w:rsidRDefault="0076297E" w:rsidP="00687314">
            <w:pPr>
              <w:spacing w:after="0" w:line="240" w:lineRule="auto"/>
              <w:rPr>
                <w:rFonts w:cstheme="minorHAnsi"/>
                <w:color w:val="000000" w:themeColor="text1"/>
                <w:highlight w:val="green"/>
              </w:rPr>
            </w:pPr>
            <w:r w:rsidRPr="00DB25C4">
              <w:rPr>
                <w:rFonts w:cstheme="minorHAnsi"/>
                <w:color w:val="000000" w:themeColor="text1"/>
                <w:highlight w:val="green"/>
              </w:rPr>
              <w:t xml:space="preserve">Belum </w:t>
            </w:r>
            <w:proofErr w:type="spellStart"/>
            <w:r w:rsidRPr="00DB25C4">
              <w:rPr>
                <w:rFonts w:cstheme="minorHAnsi"/>
                <w:color w:val="000000" w:themeColor="text1"/>
                <w:highlight w:val="green"/>
              </w:rPr>
              <w:t>semau</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dosen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menerapkan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indikator</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Capaian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Pembelajaran</w:t>
            </w:r>
            <w:proofErr w:type="spellEnd"/>
            <w:r w:rsidRPr="00DB25C4">
              <w:rPr>
                <w:rFonts w:cstheme="minorHAnsi"/>
                <w:color w:val="000000" w:themeColor="text1"/>
                <w:highlight w:val="green"/>
              </w:rPr>
              <w:t xml:space="preserve"> Mata </w:t>
            </w:r>
            <w:proofErr w:type="spellStart"/>
            <w:r w:rsidRPr="00DB25C4">
              <w:rPr>
                <w:rFonts w:cstheme="minorHAnsi"/>
                <w:color w:val="000000" w:themeColor="text1"/>
                <w:highlight w:val="green"/>
              </w:rPr>
              <w:t>Kuliah</w:t>
            </w:r>
            <w:proofErr w:type="spellEnd"/>
            <w:r w:rsidRPr="00DB25C4">
              <w:rPr>
                <w:rFonts w:cstheme="minorHAnsi"/>
                <w:color w:val="000000" w:themeColor="text1"/>
                <w:highlight w:val="green"/>
              </w:rPr>
              <w:t xml:space="preserve"> (CPMK) </w:t>
            </w:r>
            <w:proofErr w:type="spellStart"/>
            <w:r w:rsidRPr="00DB25C4">
              <w:rPr>
                <w:rFonts w:cstheme="minorHAnsi"/>
                <w:color w:val="000000" w:themeColor="text1"/>
                <w:highlight w:val="green"/>
              </w:rPr>
              <w:t>terhadap</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kisi-kisi</w:t>
            </w:r>
            <w:proofErr w:type="spellEnd"/>
            <w:r w:rsidRPr="00DB25C4">
              <w:rPr>
                <w:rFonts w:cstheme="minorHAnsi"/>
                <w:color w:val="000000" w:themeColor="text1"/>
                <w:highlight w:val="green"/>
              </w:rPr>
              <w:t xml:space="preserve"> instrument </w:t>
            </w:r>
            <w:proofErr w:type="spellStart"/>
            <w:r w:rsidRPr="00DB25C4">
              <w:rPr>
                <w:rFonts w:cstheme="minorHAnsi"/>
                <w:color w:val="000000" w:themeColor="text1"/>
                <w:highlight w:val="green"/>
              </w:rPr>
              <w:t>penilaian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butir</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soal</w:t>
            </w:r>
            <w:proofErr w:type="spellEnd"/>
            <w:r w:rsidRPr="00DB25C4">
              <w:rPr>
                <w:rFonts w:cstheme="minorHAnsi"/>
                <w:color w:val="000000" w:themeColor="text1"/>
                <w:highlight w:val="green"/>
              </w:rPr>
              <w:t xml:space="preserve"> KB dan UAS</w:t>
            </w:r>
          </w:p>
        </w:tc>
        <w:tc>
          <w:tcPr>
            <w:tcW w:w="3261" w:type="dxa"/>
          </w:tcPr>
          <w:p w14:paraId="0D7EBF6F" w14:textId="77777777" w:rsidR="0076297E" w:rsidRPr="00DB25C4" w:rsidRDefault="0076297E" w:rsidP="00687314">
            <w:pPr>
              <w:spacing w:after="0" w:line="240" w:lineRule="auto"/>
              <w:rPr>
                <w:rFonts w:cstheme="minorHAnsi"/>
                <w:color w:val="000000" w:themeColor="text1"/>
                <w:highlight w:val="green"/>
              </w:rPr>
            </w:pPr>
            <w:r w:rsidRPr="00DB25C4">
              <w:rPr>
                <w:rFonts w:cstheme="minorHAnsi"/>
                <w:color w:val="000000" w:themeColor="text1"/>
                <w:highlight w:val="green"/>
              </w:rPr>
              <w:t xml:space="preserve">UPPS </w:t>
            </w:r>
            <w:proofErr w:type="spellStart"/>
            <w:r w:rsidRPr="00DB25C4">
              <w:rPr>
                <w:rFonts w:cstheme="minorHAnsi"/>
                <w:color w:val="000000" w:themeColor="text1"/>
                <w:highlight w:val="green"/>
              </w:rPr>
              <w:t>melalui</w:t>
            </w:r>
            <w:proofErr w:type="spellEnd"/>
            <w:r w:rsidRPr="00DB25C4">
              <w:rPr>
                <w:rFonts w:cstheme="minorHAnsi"/>
                <w:color w:val="000000" w:themeColor="text1"/>
                <w:highlight w:val="green"/>
              </w:rPr>
              <w:t xml:space="preserve"> Unit </w:t>
            </w:r>
            <w:proofErr w:type="spellStart"/>
            <w:r w:rsidRPr="00DB25C4">
              <w:rPr>
                <w:rFonts w:cstheme="minorHAnsi"/>
                <w:color w:val="000000" w:themeColor="text1"/>
                <w:highlight w:val="green"/>
              </w:rPr>
              <w:t>Penjaminan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Mutu</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Fakultas</w:t>
            </w:r>
            <w:proofErr w:type="spellEnd"/>
            <w:r w:rsidRPr="00DB25C4">
              <w:rPr>
                <w:rFonts w:cstheme="minorHAnsi"/>
                <w:color w:val="000000" w:themeColor="text1"/>
                <w:highlight w:val="green"/>
              </w:rPr>
              <w:t xml:space="preserve"> (UPMF) </w:t>
            </w:r>
            <w:proofErr w:type="spellStart"/>
            <w:r w:rsidRPr="00DB25C4">
              <w:rPr>
                <w:rFonts w:cstheme="minorHAnsi"/>
                <w:color w:val="000000" w:themeColor="text1"/>
                <w:highlight w:val="green"/>
              </w:rPr>
              <w:t>menginstruksikan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kepada</w:t>
            </w:r>
            <w:proofErr w:type="spellEnd"/>
            <w:r w:rsidRPr="00DB25C4">
              <w:rPr>
                <w:rFonts w:cstheme="minorHAnsi"/>
                <w:color w:val="000000" w:themeColor="text1"/>
                <w:highlight w:val="green"/>
              </w:rPr>
              <w:t xml:space="preserve"> TPMPS </w:t>
            </w:r>
            <w:proofErr w:type="spellStart"/>
            <w:r w:rsidRPr="00DB25C4">
              <w:rPr>
                <w:rFonts w:cstheme="minorHAnsi"/>
                <w:color w:val="000000" w:themeColor="text1"/>
                <w:highlight w:val="green"/>
              </w:rPr>
              <w:t>untuk</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melakukan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reviu</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soal</w:t>
            </w:r>
            <w:proofErr w:type="spellEnd"/>
            <w:r w:rsidRPr="00DB25C4">
              <w:rPr>
                <w:rFonts w:cstheme="minorHAnsi"/>
                <w:color w:val="000000" w:themeColor="text1"/>
                <w:highlight w:val="green"/>
              </w:rPr>
              <w:t xml:space="preserve"> KB dan UAS </w:t>
            </w:r>
            <w:proofErr w:type="spellStart"/>
            <w:r w:rsidRPr="00DB25C4">
              <w:rPr>
                <w:rFonts w:cstheme="minorHAnsi"/>
                <w:color w:val="000000" w:themeColor="text1"/>
                <w:highlight w:val="green"/>
              </w:rPr>
              <w:t>untuk</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pengecekan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kelengkapan</w:t>
            </w:r>
            <w:proofErr w:type="spellEnd"/>
            <w:r w:rsidRPr="00DB25C4">
              <w:rPr>
                <w:rFonts w:cstheme="minorHAnsi"/>
                <w:color w:val="000000" w:themeColor="text1"/>
                <w:highlight w:val="green"/>
              </w:rPr>
              <w:t xml:space="preserve"> format, </w:t>
            </w:r>
            <w:proofErr w:type="spellStart"/>
            <w:r w:rsidRPr="00DB25C4">
              <w:rPr>
                <w:rFonts w:cstheme="minorHAnsi"/>
                <w:color w:val="000000" w:themeColor="text1"/>
                <w:highlight w:val="green"/>
              </w:rPr>
              <w:t>isi</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teknik</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penilaian</w:t>
            </w:r>
            <w:proofErr w:type="spellEnd"/>
            <w:r w:rsidRPr="00DB25C4">
              <w:rPr>
                <w:rFonts w:cstheme="minorHAnsi"/>
                <w:color w:val="000000" w:themeColor="text1"/>
                <w:highlight w:val="green"/>
              </w:rPr>
              <w:t xml:space="preserve">, dan </w:t>
            </w:r>
            <w:proofErr w:type="spellStart"/>
            <w:r w:rsidRPr="00DB25C4">
              <w:rPr>
                <w:rFonts w:cstheme="minorHAnsi"/>
                <w:color w:val="000000" w:themeColor="text1"/>
                <w:highlight w:val="green"/>
              </w:rPr>
              <w:t>kesesuaiannya</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dengan</w:t>
            </w:r>
            <w:proofErr w:type="spellEnd"/>
            <w:r w:rsidRPr="00DB25C4">
              <w:rPr>
                <w:rFonts w:cstheme="minorHAnsi"/>
                <w:color w:val="000000" w:themeColor="text1"/>
                <w:highlight w:val="green"/>
              </w:rPr>
              <w:t xml:space="preserve"> CPMK dan CPL. </w:t>
            </w:r>
            <w:proofErr w:type="spellStart"/>
            <w:r w:rsidRPr="00DB25C4">
              <w:rPr>
                <w:rFonts w:cstheme="minorHAnsi"/>
                <w:color w:val="000000" w:themeColor="text1"/>
                <w:highlight w:val="green"/>
              </w:rPr>
              <w:t>Apabila</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ditemui</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adanya</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soal</w:t>
            </w:r>
            <w:proofErr w:type="spellEnd"/>
            <w:r w:rsidRPr="00DB25C4">
              <w:rPr>
                <w:rFonts w:cstheme="minorHAnsi"/>
                <w:color w:val="000000" w:themeColor="text1"/>
                <w:highlight w:val="green"/>
              </w:rPr>
              <w:t xml:space="preserve"> yang </w:t>
            </w:r>
            <w:proofErr w:type="spellStart"/>
            <w:r w:rsidRPr="00DB25C4">
              <w:rPr>
                <w:rFonts w:cstheme="minorHAnsi"/>
                <w:color w:val="000000" w:themeColor="text1"/>
                <w:highlight w:val="green"/>
              </w:rPr>
              <w:t>masih</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kurang</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sesuai</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maka</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dosen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tersebut</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wajib</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merevisi</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sesuai</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dengan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hasil</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reviu</w:t>
            </w:r>
            <w:proofErr w:type="spellEnd"/>
            <w:r w:rsidRPr="00DB25C4">
              <w:rPr>
                <w:rFonts w:cstheme="minorHAnsi"/>
                <w:color w:val="000000" w:themeColor="text1"/>
                <w:highlight w:val="green"/>
              </w:rPr>
              <w:t xml:space="preserve"> TPMPS</w:t>
            </w:r>
          </w:p>
        </w:tc>
      </w:tr>
    </w:tbl>
    <w:p w14:paraId="7A37F651" w14:textId="77777777" w:rsidR="0076297E" w:rsidRPr="00DB25C4" w:rsidRDefault="0076297E" w:rsidP="00687314">
      <w:pPr>
        <w:spacing w:after="0" w:line="240" w:lineRule="auto"/>
        <w:ind w:left="66"/>
        <w:jc w:val="both"/>
        <w:rPr>
          <w:rFonts w:cstheme="minorHAnsi"/>
          <w:color w:val="000000" w:themeColor="text1"/>
        </w:rPr>
      </w:pPr>
    </w:p>
    <w:p w14:paraId="4FF177E3"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t xml:space="preserve">6.4 </w:t>
      </w:r>
      <w:proofErr w:type="spellStart"/>
      <w:r w:rsidRPr="00DB25C4">
        <w:rPr>
          <w:rFonts w:cstheme="minorHAnsi"/>
          <w:b/>
          <w:bCs/>
          <w:color w:val="000000" w:themeColor="text1"/>
        </w:rPr>
        <w:t>Pembelajaran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Mikro</w:t>
      </w:r>
      <w:proofErr w:type="spellEnd"/>
    </w:p>
    <w:p w14:paraId="7D91200B"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t xml:space="preserve">6.4.1 </w:t>
      </w:r>
      <w:proofErr w:type="spellStart"/>
      <w:r w:rsidRPr="00DB25C4">
        <w:rPr>
          <w:rFonts w:cstheme="minorHAnsi"/>
          <w:b/>
          <w:bCs/>
          <w:color w:val="000000" w:themeColor="text1"/>
        </w:rPr>
        <w:t>Kebijakan</w:t>
      </w:r>
      <w:proofErr w:type="spellEnd"/>
    </w:p>
    <w:p w14:paraId="43874B5E" w14:textId="77777777" w:rsidR="0076297E" w:rsidRPr="00DB25C4" w:rsidRDefault="0076297E" w:rsidP="00687314">
      <w:pPr>
        <w:spacing w:after="0" w:line="240" w:lineRule="auto"/>
        <w:ind w:left="66" w:firstLine="720"/>
        <w:jc w:val="both"/>
        <w:rPr>
          <w:rFonts w:cstheme="minorHAnsi"/>
          <w:b/>
          <w:bCs/>
          <w:color w:val="000000" w:themeColor="text1"/>
        </w:rPr>
      </w:pPr>
      <w:proofErr w:type="spellStart"/>
      <w:r w:rsidRPr="00DB25C4">
        <w:rPr>
          <w:rFonts w:cstheme="minorHAnsi"/>
          <w:color w:val="000000" w:themeColor="text1"/>
        </w:rPr>
        <w:t>Kebijakan</w:t>
      </w:r>
      <w:proofErr w:type="spellEnd"/>
      <w:r w:rsidRPr="00DB25C4">
        <w:rPr>
          <w:rFonts w:cstheme="minorHAnsi"/>
          <w:color w:val="000000" w:themeColor="text1"/>
        </w:rPr>
        <w:t xml:space="preserve"> </w:t>
      </w:r>
      <w:proofErr w:type="spellStart"/>
      <w:r w:rsidRPr="00DB25C4">
        <w:rPr>
          <w:rFonts w:cstheme="minorHAnsi"/>
          <w:color w:val="000000" w:themeColor="text1"/>
        </w:rPr>
        <w:t>tertulis</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bentuk</w:t>
      </w:r>
      <w:proofErr w:type="spellEnd"/>
      <w:r w:rsidRPr="00DB25C4">
        <w:rPr>
          <w:rFonts w:cstheme="minorHAnsi"/>
          <w:color w:val="000000" w:themeColor="text1"/>
        </w:rPr>
        <w:t xml:space="preserve"> </w:t>
      </w:r>
      <w:proofErr w:type="spellStart"/>
      <w:r w:rsidRPr="00DB25C4">
        <w:rPr>
          <w:rFonts w:cstheme="minorHAnsi"/>
          <w:color w:val="000000" w:themeColor="text1"/>
        </w:rPr>
        <w:t>peraturan</w:t>
      </w:r>
      <w:proofErr w:type="spellEnd"/>
      <w:r w:rsidRPr="00DB25C4">
        <w:rPr>
          <w:rFonts w:cstheme="minorHAnsi"/>
          <w:color w:val="000000" w:themeColor="text1"/>
        </w:rPr>
        <w:t xml:space="preserve"> </w:t>
      </w:r>
      <w:proofErr w:type="spellStart"/>
      <w:r w:rsidRPr="00DB25C4">
        <w:rPr>
          <w:rFonts w:cstheme="minorHAnsi"/>
          <w:color w:val="000000" w:themeColor="text1"/>
        </w:rPr>
        <w:t>perundang-undangan</w:t>
      </w:r>
      <w:proofErr w:type="spellEnd"/>
      <w:r w:rsidRPr="00DB25C4">
        <w:rPr>
          <w:rFonts w:cstheme="minorHAnsi"/>
          <w:color w:val="000000" w:themeColor="text1"/>
        </w:rPr>
        <w:t xml:space="preserve"> dan/</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peraturan</w:t>
      </w:r>
      <w:proofErr w:type="spellEnd"/>
      <w:r w:rsidRPr="00DB25C4">
        <w:rPr>
          <w:rFonts w:cstheme="minorHAnsi"/>
          <w:color w:val="000000" w:themeColor="text1"/>
        </w:rPr>
        <w:t xml:space="preserve"> </w:t>
      </w:r>
      <w:proofErr w:type="spellStart"/>
      <w:r w:rsidRPr="00DB25C4">
        <w:rPr>
          <w:rFonts w:cstheme="minorHAnsi"/>
          <w:color w:val="000000" w:themeColor="text1"/>
        </w:rPr>
        <w:t>pimpinan</w:t>
      </w:r>
      <w:proofErr w:type="spellEnd"/>
      <w:r w:rsidRPr="00DB25C4">
        <w:rPr>
          <w:rFonts w:cstheme="minorHAnsi"/>
          <w:color w:val="000000" w:themeColor="text1"/>
        </w:rPr>
        <w:t xml:space="preserve"> </w:t>
      </w:r>
      <w:proofErr w:type="spellStart"/>
      <w:r w:rsidRPr="00DB25C4">
        <w:rPr>
          <w:rFonts w:cstheme="minorHAnsi"/>
          <w:color w:val="000000" w:themeColor="text1"/>
        </w:rPr>
        <w:t>perguruan</w:t>
      </w:r>
      <w:proofErr w:type="spellEnd"/>
      <w:r w:rsidRPr="00DB25C4">
        <w:rPr>
          <w:rFonts w:cstheme="minorHAnsi"/>
          <w:color w:val="000000" w:themeColor="text1"/>
        </w:rPr>
        <w:t xml:space="preserve"> </w:t>
      </w:r>
      <w:proofErr w:type="spellStart"/>
      <w:r w:rsidRPr="00DB25C4">
        <w:rPr>
          <w:rFonts w:cstheme="minorHAnsi"/>
          <w:color w:val="000000" w:themeColor="text1"/>
        </w:rPr>
        <w:t>tinggi</w:t>
      </w:r>
      <w:proofErr w:type="spellEnd"/>
      <w:r w:rsidRPr="00DB25C4">
        <w:rPr>
          <w:rFonts w:cstheme="minorHAnsi"/>
          <w:color w:val="000000" w:themeColor="text1"/>
        </w:rPr>
        <w:t xml:space="preserve"> yang </w:t>
      </w:r>
      <w:proofErr w:type="spellStart"/>
      <w:r w:rsidRPr="00DB25C4">
        <w:rPr>
          <w:rFonts w:cstheme="minorHAnsi"/>
          <w:color w:val="000000" w:themeColor="text1"/>
        </w:rPr>
        <w:t>mengatur</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mikro</w:t>
      </w:r>
      <w:proofErr w:type="spellEnd"/>
      <w:r w:rsidRPr="00DB25C4">
        <w:rPr>
          <w:rFonts w:cstheme="minorHAnsi"/>
          <w:color w:val="000000" w:themeColor="text1"/>
        </w:rPr>
        <w:t xml:space="preserve"> di PS.</w:t>
      </w:r>
    </w:p>
    <w:p w14:paraId="38633B47" w14:textId="77777777" w:rsidR="0076297E" w:rsidRPr="00DB25C4" w:rsidRDefault="0076297E" w:rsidP="009F6099">
      <w:pPr>
        <w:pStyle w:val="ListParagraph"/>
        <w:numPr>
          <w:ilvl w:val="0"/>
          <w:numId w:val="151"/>
        </w:numPr>
        <w:spacing w:after="0" w:line="240" w:lineRule="auto"/>
        <w:jc w:val="both"/>
        <w:rPr>
          <w:rFonts w:cstheme="minorHAnsi"/>
          <w:color w:val="000000" w:themeColor="text1"/>
        </w:rPr>
      </w:pPr>
      <w:r w:rsidRPr="00DB25C4">
        <w:rPr>
          <w:rFonts w:cstheme="minorHAnsi"/>
          <w:color w:val="000000" w:themeColor="text1"/>
        </w:rPr>
        <w:lastRenderedPageBreak/>
        <w:t xml:space="preserve">UU Guru dan </w:t>
      </w:r>
      <w:proofErr w:type="spellStart"/>
      <w:r w:rsidRPr="00DB25C4">
        <w:rPr>
          <w:rFonts w:cstheme="minorHAnsi"/>
          <w:color w:val="000000" w:themeColor="text1"/>
        </w:rPr>
        <w:t>Dosen</w:t>
      </w:r>
      <w:proofErr w:type="spellEnd"/>
      <w:r w:rsidRPr="00DB25C4">
        <w:rPr>
          <w:rFonts w:cstheme="minorHAnsi"/>
          <w:color w:val="000000" w:themeColor="text1"/>
        </w:rPr>
        <w:t xml:space="preserve"> No. 14 </w:t>
      </w:r>
      <w:proofErr w:type="spellStart"/>
      <w:r w:rsidRPr="00DB25C4">
        <w:rPr>
          <w:rFonts w:cstheme="minorHAnsi"/>
          <w:color w:val="000000" w:themeColor="text1"/>
        </w:rPr>
        <w:t>Tahun</w:t>
      </w:r>
      <w:proofErr w:type="spellEnd"/>
      <w:r w:rsidRPr="00DB25C4">
        <w:rPr>
          <w:rFonts w:cstheme="minorHAnsi"/>
          <w:color w:val="000000" w:themeColor="text1"/>
        </w:rPr>
        <w:t xml:space="preserve"> 2005</w:t>
      </w:r>
    </w:p>
    <w:p w14:paraId="51E5DC5F" w14:textId="77777777" w:rsidR="0076297E" w:rsidRPr="00DB25C4" w:rsidRDefault="0076297E" w:rsidP="009F6099">
      <w:pPr>
        <w:pStyle w:val="ListParagraph"/>
        <w:numPr>
          <w:ilvl w:val="0"/>
          <w:numId w:val="151"/>
        </w:numPr>
        <w:spacing w:after="0" w:line="240" w:lineRule="auto"/>
        <w:jc w:val="both"/>
        <w:rPr>
          <w:rFonts w:cstheme="minorHAnsi"/>
          <w:color w:val="000000" w:themeColor="text1"/>
        </w:rPr>
      </w:pPr>
      <w:r w:rsidRPr="00DB25C4">
        <w:rPr>
          <w:rFonts w:cstheme="minorHAnsi"/>
          <w:color w:val="000000" w:themeColor="text1"/>
        </w:rPr>
        <w:t xml:space="preserve">UU No. 20 </w:t>
      </w:r>
      <w:proofErr w:type="spellStart"/>
      <w:r w:rsidRPr="00DB25C4">
        <w:rPr>
          <w:rFonts w:cstheme="minorHAnsi"/>
          <w:color w:val="000000" w:themeColor="text1"/>
        </w:rPr>
        <w:t>Tahun</w:t>
      </w:r>
      <w:proofErr w:type="spellEnd"/>
      <w:r w:rsidRPr="00DB25C4">
        <w:rPr>
          <w:rFonts w:cstheme="minorHAnsi"/>
          <w:color w:val="000000" w:themeColor="text1"/>
        </w:rPr>
        <w:t xml:space="preserve"> 2003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Sisdiknas</w:t>
      </w:r>
      <w:proofErr w:type="spellEnd"/>
      <w:r w:rsidRPr="00DB25C4">
        <w:rPr>
          <w:rFonts w:cstheme="minorHAnsi"/>
          <w:color w:val="000000" w:themeColor="text1"/>
        </w:rPr>
        <w:t xml:space="preserve">, PP NO. 8 </w:t>
      </w:r>
      <w:proofErr w:type="spellStart"/>
      <w:r w:rsidRPr="00DB25C4">
        <w:rPr>
          <w:rFonts w:cstheme="minorHAnsi"/>
          <w:color w:val="000000" w:themeColor="text1"/>
        </w:rPr>
        <w:t>Tahun</w:t>
      </w:r>
      <w:proofErr w:type="spellEnd"/>
      <w:r w:rsidRPr="00DB25C4">
        <w:rPr>
          <w:rFonts w:cstheme="minorHAnsi"/>
          <w:color w:val="000000" w:themeColor="text1"/>
        </w:rPr>
        <w:t xml:space="preserve"> 2012 </w:t>
      </w:r>
      <w:proofErr w:type="spellStart"/>
      <w:r w:rsidRPr="00DB25C4">
        <w:rPr>
          <w:rFonts w:cstheme="minorHAnsi"/>
          <w:color w:val="000000" w:themeColor="text1"/>
        </w:rPr>
        <w:t>tentang</w:t>
      </w:r>
      <w:proofErr w:type="spellEnd"/>
      <w:r w:rsidRPr="00DB25C4">
        <w:rPr>
          <w:rFonts w:cstheme="minorHAnsi"/>
          <w:color w:val="000000" w:themeColor="text1"/>
        </w:rPr>
        <w:t xml:space="preserve"> KKNI</w:t>
      </w:r>
    </w:p>
    <w:p w14:paraId="7A441095" w14:textId="77777777" w:rsidR="0076297E" w:rsidRPr="00DB25C4" w:rsidRDefault="0076297E" w:rsidP="009F6099">
      <w:pPr>
        <w:pStyle w:val="ListParagraph"/>
        <w:numPr>
          <w:ilvl w:val="0"/>
          <w:numId w:val="151"/>
        </w:numPr>
        <w:spacing w:after="0" w:line="240" w:lineRule="auto"/>
        <w:jc w:val="both"/>
        <w:rPr>
          <w:rFonts w:cstheme="minorHAnsi"/>
          <w:color w:val="000000" w:themeColor="text1"/>
          <w:highlight w:val="yellow"/>
        </w:rPr>
      </w:pPr>
      <w:proofErr w:type="spellStart"/>
      <w:r w:rsidRPr="00DB25C4">
        <w:rPr>
          <w:rFonts w:cstheme="minorHAnsi"/>
          <w:color w:val="000000" w:themeColor="text1"/>
          <w:highlight w:val="yellow"/>
        </w:rPr>
        <w:t>Buku</w:t>
      </w:r>
      <w:proofErr w:type="spellEnd"/>
      <w:r w:rsidRPr="00DB25C4">
        <w:rPr>
          <w:rFonts w:cstheme="minorHAnsi"/>
          <w:color w:val="000000" w:themeColor="text1"/>
          <w:highlight w:val="yellow"/>
        </w:rPr>
        <w:t xml:space="preserve"> Panduan (Pak Daniel)</w:t>
      </w:r>
    </w:p>
    <w:p w14:paraId="203D2FCC" w14:textId="77777777" w:rsidR="0076297E" w:rsidRPr="00DB25C4" w:rsidRDefault="0076297E" w:rsidP="00687314">
      <w:pPr>
        <w:pStyle w:val="ListParagraph"/>
        <w:spacing w:after="0" w:line="240" w:lineRule="auto"/>
        <w:ind w:left="426"/>
        <w:jc w:val="both"/>
        <w:rPr>
          <w:rFonts w:cstheme="minorHAnsi"/>
          <w:color w:val="000000" w:themeColor="text1"/>
        </w:rPr>
      </w:pPr>
      <w:r w:rsidRPr="00DB25C4">
        <w:rPr>
          <w:rFonts w:cstheme="minorHAnsi"/>
          <w:color w:val="000000" w:themeColor="text1"/>
        </w:rPr>
        <w:t xml:space="preserve"> </w:t>
      </w:r>
    </w:p>
    <w:p w14:paraId="665F6EC3" w14:textId="77777777" w:rsidR="0076297E" w:rsidRPr="00DB25C4" w:rsidRDefault="0076297E" w:rsidP="00687314">
      <w:pPr>
        <w:spacing w:after="0" w:line="240" w:lineRule="auto"/>
        <w:ind w:left="66"/>
        <w:jc w:val="both"/>
        <w:rPr>
          <w:rFonts w:cstheme="minorHAnsi"/>
          <w:b/>
          <w:bCs/>
          <w:color w:val="000000" w:themeColor="text1"/>
        </w:rPr>
      </w:pPr>
      <w:r w:rsidRPr="00DB25C4">
        <w:rPr>
          <w:rFonts w:cstheme="minorHAnsi"/>
          <w:b/>
          <w:bCs/>
          <w:color w:val="000000" w:themeColor="text1"/>
        </w:rPr>
        <w:t xml:space="preserve">6.4.2 </w:t>
      </w:r>
      <w:proofErr w:type="spellStart"/>
      <w:r w:rsidRPr="00DB25C4">
        <w:rPr>
          <w:rFonts w:cstheme="minorHAnsi"/>
          <w:b/>
          <w:bCs/>
          <w:color w:val="000000" w:themeColor="text1"/>
        </w:rPr>
        <w:t>Pelaksanaan</w:t>
      </w:r>
      <w:proofErr w:type="spellEnd"/>
    </w:p>
    <w:p w14:paraId="76291DE1" w14:textId="77777777" w:rsidR="0076297E" w:rsidRPr="00DB25C4" w:rsidRDefault="0076297E" w:rsidP="00687314">
      <w:pPr>
        <w:spacing w:after="0" w:line="240" w:lineRule="auto"/>
        <w:ind w:left="66" w:firstLine="654"/>
        <w:jc w:val="both"/>
        <w:rPr>
          <w:rFonts w:cstheme="minorHAnsi"/>
          <w:color w:val="000000" w:themeColor="text1"/>
        </w:rPr>
      </w:pPr>
      <w:proofErr w:type="spellStart"/>
      <w:r w:rsidRPr="00DB25C4">
        <w:rPr>
          <w:rFonts w:cstheme="minorHAnsi"/>
          <w:color w:val="000000" w:themeColor="text1"/>
        </w:rPr>
        <w:t>Perencanaan</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evaluasi</w:t>
      </w:r>
      <w:proofErr w:type="spellEnd"/>
      <w:r w:rsidRPr="00DB25C4">
        <w:rPr>
          <w:rFonts w:cstheme="minorHAnsi"/>
          <w:color w:val="000000" w:themeColor="text1"/>
        </w:rPr>
        <w:t xml:space="preserve">, dan </w:t>
      </w:r>
      <w:proofErr w:type="spellStart"/>
      <w:r w:rsidRPr="00DB25C4">
        <w:rPr>
          <w:rFonts w:cstheme="minorHAnsi"/>
          <w:color w:val="000000" w:themeColor="text1"/>
        </w:rPr>
        <w:t>tindak</w:t>
      </w:r>
      <w:proofErr w:type="spellEnd"/>
      <w:r w:rsidRPr="00DB25C4">
        <w:rPr>
          <w:rFonts w:cstheme="minorHAnsi"/>
          <w:color w:val="000000" w:themeColor="text1"/>
        </w:rPr>
        <w:t xml:space="preserve"> </w:t>
      </w:r>
      <w:proofErr w:type="spellStart"/>
      <w:r w:rsidRPr="00DB25C4">
        <w:rPr>
          <w:rFonts w:cstheme="minorHAnsi"/>
          <w:color w:val="000000" w:themeColor="text1"/>
        </w:rPr>
        <w:t>lanjut</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mikro</w:t>
      </w:r>
      <w:proofErr w:type="spellEnd"/>
      <w:r w:rsidRPr="00DB25C4">
        <w:rPr>
          <w:rFonts w:cstheme="minorHAnsi"/>
          <w:color w:val="000000" w:themeColor="text1"/>
        </w:rPr>
        <w:t xml:space="preserve"> yang </w:t>
      </w:r>
      <w:proofErr w:type="spellStart"/>
      <w:r w:rsidRPr="00DB25C4">
        <w:rPr>
          <w:rFonts w:cstheme="minorHAnsi"/>
          <w:color w:val="000000" w:themeColor="text1"/>
        </w:rPr>
        <w:t>mampu</w:t>
      </w:r>
      <w:proofErr w:type="spellEnd"/>
      <w:r w:rsidRPr="00DB25C4">
        <w:rPr>
          <w:rFonts w:cstheme="minorHAnsi"/>
          <w:color w:val="000000" w:themeColor="text1"/>
        </w:rPr>
        <w:t xml:space="preserve"> </w:t>
      </w:r>
      <w:proofErr w:type="spellStart"/>
      <w:r w:rsidRPr="00DB25C4">
        <w:rPr>
          <w:rFonts w:cstheme="minorHAnsi"/>
          <w:color w:val="000000" w:themeColor="text1"/>
        </w:rPr>
        <w:t>mengembangkan</w:t>
      </w:r>
      <w:proofErr w:type="spellEnd"/>
      <w:r w:rsidRPr="00DB25C4">
        <w:rPr>
          <w:rFonts w:cstheme="minorHAnsi"/>
          <w:color w:val="000000" w:themeColor="text1"/>
        </w:rPr>
        <w:t xml:space="preserve"> </w:t>
      </w:r>
      <w:proofErr w:type="spellStart"/>
      <w:r w:rsidRPr="00DB25C4">
        <w:rPr>
          <w:rFonts w:cstheme="minorHAnsi"/>
          <w:color w:val="000000" w:themeColor="text1"/>
        </w:rPr>
        <w:t>keterampilan</w:t>
      </w:r>
      <w:proofErr w:type="spellEnd"/>
      <w:r w:rsidRPr="00DB25C4">
        <w:rPr>
          <w:rFonts w:cstheme="minorHAnsi"/>
          <w:color w:val="000000" w:themeColor="text1"/>
        </w:rPr>
        <w:t xml:space="preserve"> </w:t>
      </w:r>
      <w:proofErr w:type="spellStart"/>
      <w:r w:rsidRPr="00DB25C4">
        <w:rPr>
          <w:rFonts w:cstheme="minorHAnsi"/>
          <w:color w:val="000000" w:themeColor="text1"/>
        </w:rPr>
        <w:t>mengajar</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calon</w:t>
      </w:r>
      <w:proofErr w:type="spellEnd"/>
      <w:r w:rsidRPr="00DB25C4">
        <w:rPr>
          <w:rFonts w:cstheme="minorHAnsi"/>
          <w:color w:val="000000" w:themeColor="text1"/>
        </w:rPr>
        <w:t xml:space="preserve"> </w:t>
      </w:r>
      <w:proofErr w:type="spellStart"/>
      <w:r w:rsidRPr="00DB25C4">
        <w:rPr>
          <w:rFonts w:cstheme="minorHAnsi"/>
          <w:color w:val="000000" w:themeColor="text1"/>
        </w:rPr>
        <w:t>pendidik</w:t>
      </w:r>
      <w:proofErr w:type="spellEnd"/>
      <w:r w:rsidRPr="00DB25C4">
        <w:rPr>
          <w:rFonts w:cstheme="minorHAnsi"/>
          <w:color w:val="000000" w:themeColor="text1"/>
        </w:rPr>
        <w:t xml:space="preserve">) </w:t>
      </w:r>
      <w:proofErr w:type="spellStart"/>
      <w:r w:rsidRPr="00DB25C4">
        <w:rPr>
          <w:rFonts w:cstheme="minorHAnsi"/>
          <w:color w:val="000000" w:themeColor="text1"/>
        </w:rPr>
        <w:t>sebagai</w:t>
      </w:r>
      <w:proofErr w:type="spellEnd"/>
      <w:r w:rsidRPr="00DB25C4">
        <w:rPr>
          <w:rFonts w:cstheme="minorHAnsi"/>
          <w:color w:val="000000" w:themeColor="text1"/>
        </w:rPr>
        <w:t xml:space="preserve"> </w:t>
      </w:r>
      <w:proofErr w:type="spellStart"/>
      <w:r w:rsidRPr="00DB25C4">
        <w:rPr>
          <w:rFonts w:cstheme="minorHAnsi"/>
          <w:color w:val="000000" w:themeColor="text1"/>
        </w:rPr>
        <w:t>bekal</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melakukan</w:t>
      </w:r>
      <w:proofErr w:type="spellEnd"/>
      <w:r w:rsidRPr="00DB25C4">
        <w:rPr>
          <w:rFonts w:cstheme="minorHAnsi"/>
          <w:color w:val="000000" w:themeColor="text1"/>
        </w:rPr>
        <w:t xml:space="preserve"> </w:t>
      </w:r>
      <w:proofErr w:type="spellStart"/>
      <w:r w:rsidRPr="00DB25C4">
        <w:rPr>
          <w:rFonts w:cstheme="minorHAnsi"/>
          <w:color w:val="000000" w:themeColor="text1"/>
        </w:rPr>
        <w:t>praktik</w:t>
      </w:r>
      <w:proofErr w:type="spellEnd"/>
      <w:r w:rsidRPr="00DB25C4">
        <w:rPr>
          <w:rFonts w:cstheme="minorHAnsi"/>
          <w:color w:val="000000" w:themeColor="text1"/>
        </w:rPr>
        <w:t xml:space="preserve"> </w:t>
      </w:r>
      <w:proofErr w:type="spellStart"/>
      <w:r w:rsidRPr="00DB25C4">
        <w:rPr>
          <w:rFonts w:cstheme="minorHAnsi"/>
          <w:color w:val="000000" w:themeColor="text1"/>
        </w:rPr>
        <w:t>mengajar</w:t>
      </w:r>
      <w:proofErr w:type="spellEnd"/>
      <w:r w:rsidRPr="00DB25C4">
        <w:rPr>
          <w:rFonts w:cstheme="minorHAnsi"/>
          <w:color w:val="000000" w:themeColor="text1"/>
        </w:rPr>
        <w:t xml:space="preserve"> di </w:t>
      </w:r>
      <w:proofErr w:type="spellStart"/>
      <w:r w:rsidRPr="00DB25C4">
        <w:rPr>
          <w:rFonts w:cstheme="minorHAnsi"/>
          <w:color w:val="000000" w:themeColor="text1"/>
        </w:rPr>
        <w:t>sekolah</w:t>
      </w:r>
      <w:proofErr w:type="spellEnd"/>
      <w:r w:rsidRPr="00DB25C4">
        <w:rPr>
          <w:rFonts w:cstheme="minorHAnsi"/>
          <w:color w:val="000000" w:themeColor="text1"/>
        </w:rPr>
        <w:t xml:space="preserve"> </w:t>
      </w:r>
      <w:proofErr w:type="spellStart"/>
      <w:r w:rsidRPr="00DB25C4">
        <w:rPr>
          <w:rFonts w:cstheme="minorHAnsi"/>
          <w:color w:val="000000" w:themeColor="text1"/>
        </w:rPr>
        <w:t>mitra</w:t>
      </w:r>
      <w:proofErr w:type="spellEnd"/>
      <w:r w:rsidRPr="00DB25C4">
        <w:rPr>
          <w:rFonts w:cstheme="minorHAnsi"/>
          <w:color w:val="000000" w:themeColor="text1"/>
        </w:rPr>
        <w:t>.</w:t>
      </w:r>
    </w:p>
    <w:p w14:paraId="226C4849" w14:textId="77777777" w:rsidR="0076297E" w:rsidRPr="00DB25C4" w:rsidRDefault="0076297E" w:rsidP="00687314">
      <w:pPr>
        <w:spacing w:after="0" w:line="240" w:lineRule="auto"/>
        <w:ind w:left="66" w:firstLine="654"/>
        <w:jc w:val="both"/>
        <w:rPr>
          <w:rFonts w:cstheme="minorHAnsi"/>
          <w:color w:val="000000" w:themeColor="text1"/>
        </w:rPr>
      </w:pPr>
    </w:p>
    <w:p w14:paraId="2F1DE2A0" w14:textId="77777777" w:rsidR="0076297E" w:rsidRPr="00DB25C4" w:rsidRDefault="0076297E" w:rsidP="009F6099">
      <w:pPr>
        <w:pStyle w:val="ListParagraph"/>
        <w:numPr>
          <w:ilvl w:val="0"/>
          <w:numId w:val="152"/>
        </w:numPr>
        <w:spacing w:after="0" w:line="240" w:lineRule="auto"/>
        <w:jc w:val="both"/>
        <w:rPr>
          <w:rFonts w:cstheme="minorHAnsi"/>
          <w:b/>
          <w:bCs/>
          <w:i/>
          <w:iCs/>
          <w:color w:val="000000" w:themeColor="text1"/>
        </w:rPr>
      </w:pPr>
      <w:proofErr w:type="spellStart"/>
      <w:r w:rsidRPr="00DB25C4">
        <w:rPr>
          <w:rFonts w:cstheme="minorHAnsi"/>
          <w:b/>
          <w:bCs/>
          <w:i/>
          <w:iCs/>
          <w:color w:val="000000" w:themeColor="text1"/>
        </w:rPr>
        <w:t>Perencanaan</w:t>
      </w:r>
      <w:proofErr w:type="spellEnd"/>
      <w:r w:rsidRPr="00DB25C4">
        <w:rPr>
          <w:rFonts w:cstheme="minorHAnsi"/>
          <w:b/>
          <w:bCs/>
          <w:i/>
          <w:iCs/>
          <w:color w:val="000000" w:themeColor="text1"/>
        </w:rPr>
        <w:t xml:space="preserve"> </w:t>
      </w:r>
      <w:proofErr w:type="spellStart"/>
      <w:r w:rsidRPr="00DB25C4">
        <w:rPr>
          <w:rFonts w:cstheme="minorHAnsi"/>
          <w:b/>
          <w:bCs/>
          <w:i/>
          <w:iCs/>
          <w:color w:val="000000" w:themeColor="text1"/>
        </w:rPr>
        <w:t>Pembelajaran</w:t>
      </w:r>
      <w:proofErr w:type="spellEnd"/>
      <w:r w:rsidRPr="00DB25C4">
        <w:rPr>
          <w:rFonts w:cstheme="minorHAnsi"/>
          <w:b/>
          <w:bCs/>
          <w:i/>
          <w:iCs/>
          <w:color w:val="000000" w:themeColor="text1"/>
        </w:rPr>
        <w:t xml:space="preserve"> </w:t>
      </w:r>
      <w:proofErr w:type="spellStart"/>
      <w:r w:rsidRPr="00DB25C4">
        <w:rPr>
          <w:rFonts w:cstheme="minorHAnsi"/>
          <w:b/>
          <w:bCs/>
          <w:i/>
          <w:iCs/>
          <w:color w:val="000000" w:themeColor="text1"/>
        </w:rPr>
        <w:t>Mikro</w:t>
      </w:r>
      <w:proofErr w:type="spellEnd"/>
    </w:p>
    <w:p w14:paraId="288BE041" w14:textId="77777777" w:rsidR="0076297E" w:rsidRPr="00DB25C4" w:rsidRDefault="0076297E" w:rsidP="00687314">
      <w:pPr>
        <w:pStyle w:val="ListParagraph"/>
        <w:spacing w:after="0" w:line="240" w:lineRule="auto"/>
        <w:ind w:left="426"/>
        <w:jc w:val="both"/>
        <w:rPr>
          <w:rFonts w:cstheme="minorHAnsi"/>
          <w:color w:val="000000" w:themeColor="text1"/>
        </w:rPr>
      </w:pPr>
      <w:r w:rsidRPr="00DB25C4">
        <w:rPr>
          <w:rFonts w:cstheme="minorHAnsi"/>
          <w:color w:val="000000" w:themeColor="text1"/>
        </w:rPr>
        <w:t xml:space="preserve">Pada </w:t>
      </w:r>
      <w:proofErr w:type="spellStart"/>
      <w:r w:rsidRPr="00DB25C4">
        <w:rPr>
          <w:rFonts w:cstheme="minorHAnsi"/>
          <w:color w:val="000000" w:themeColor="text1"/>
        </w:rPr>
        <w:t>mata</w:t>
      </w:r>
      <w:proofErr w:type="spellEnd"/>
      <w:r w:rsidRPr="00DB25C4">
        <w:rPr>
          <w:rFonts w:cstheme="minorHAnsi"/>
          <w:color w:val="000000" w:themeColor="text1"/>
        </w:rPr>
        <w:t xml:space="preserve"> </w:t>
      </w:r>
      <w:proofErr w:type="spellStart"/>
      <w:r w:rsidRPr="00DB25C4">
        <w:rPr>
          <w:rFonts w:cstheme="minorHAnsi"/>
          <w:color w:val="000000" w:themeColor="text1"/>
        </w:rPr>
        <w:t>kuliah</w:t>
      </w:r>
      <w:proofErr w:type="spellEnd"/>
      <w:r w:rsidRPr="00DB25C4">
        <w:rPr>
          <w:rFonts w:cstheme="minorHAnsi"/>
          <w:color w:val="000000" w:themeColor="text1"/>
        </w:rPr>
        <w:t xml:space="preserve"> </w:t>
      </w:r>
      <w:proofErr w:type="spellStart"/>
      <w:r w:rsidRPr="00DB25C4">
        <w:rPr>
          <w:rFonts w:cstheme="minorHAnsi"/>
          <w:color w:val="000000" w:themeColor="text1"/>
        </w:rPr>
        <w:t>praktik</w:t>
      </w:r>
      <w:proofErr w:type="spellEnd"/>
      <w:r w:rsidRPr="00DB25C4">
        <w:rPr>
          <w:rFonts w:cstheme="minorHAnsi"/>
          <w:color w:val="000000" w:themeColor="text1"/>
        </w:rPr>
        <w:t xml:space="preserve"> </w:t>
      </w:r>
      <w:proofErr w:type="spellStart"/>
      <w:r w:rsidRPr="00DB25C4">
        <w:rPr>
          <w:rFonts w:cstheme="minorHAnsi"/>
          <w:color w:val="000000" w:themeColor="text1"/>
        </w:rPr>
        <w:t>pengajaran</w:t>
      </w:r>
      <w:proofErr w:type="spellEnd"/>
      <w:r w:rsidRPr="00DB25C4">
        <w:rPr>
          <w:rFonts w:cstheme="minorHAnsi"/>
          <w:color w:val="000000" w:themeColor="text1"/>
        </w:rPr>
        <w:t xml:space="preserve"> </w:t>
      </w:r>
      <w:proofErr w:type="spellStart"/>
      <w:r w:rsidRPr="00DB25C4">
        <w:rPr>
          <w:rFonts w:cstheme="minorHAnsi"/>
          <w:color w:val="000000" w:themeColor="text1"/>
        </w:rPr>
        <w:t>mikro</w:t>
      </w:r>
      <w:proofErr w:type="spellEnd"/>
      <w:r w:rsidRPr="00DB25C4">
        <w:rPr>
          <w:rFonts w:cstheme="minorHAnsi"/>
          <w:color w:val="000000" w:themeColor="text1"/>
        </w:rPr>
        <w:t xml:space="preserve"> (</w:t>
      </w:r>
      <w:r w:rsidRPr="00DB25C4">
        <w:rPr>
          <w:rFonts w:cstheme="minorHAnsi"/>
          <w:i/>
          <w:iCs/>
          <w:color w:val="000000" w:themeColor="text1"/>
        </w:rPr>
        <w:t xml:space="preserve">microteaching), </w:t>
      </w:r>
      <w:proofErr w:type="spellStart"/>
      <w:r w:rsidRPr="00DB25C4">
        <w:rPr>
          <w:rFonts w:cstheme="minorHAnsi"/>
          <w:color w:val="000000" w:themeColor="text1"/>
        </w:rPr>
        <w:t>dosen</w:t>
      </w:r>
      <w:proofErr w:type="spellEnd"/>
      <w:r w:rsidRPr="00DB25C4">
        <w:rPr>
          <w:rFonts w:cstheme="minorHAnsi"/>
          <w:color w:val="000000" w:themeColor="text1"/>
        </w:rPr>
        <w:t xml:space="preserve"> yang </w:t>
      </w:r>
      <w:proofErr w:type="spellStart"/>
      <w:r w:rsidRPr="00DB25C4">
        <w:rPr>
          <w:rFonts w:cstheme="minorHAnsi"/>
          <w:color w:val="000000" w:themeColor="text1"/>
        </w:rPr>
        <w:t>mengampu</w:t>
      </w:r>
      <w:proofErr w:type="spellEnd"/>
      <w:r w:rsidRPr="00DB25C4">
        <w:rPr>
          <w:rFonts w:cstheme="minorHAnsi"/>
          <w:color w:val="000000" w:themeColor="text1"/>
        </w:rPr>
        <w:t xml:space="preserve"> </w:t>
      </w:r>
      <w:proofErr w:type="spellStart"/>
      <w:r w:rsidRPr="00DB25C4">
        <w:rPr>
          <w:rFonts w:cstheme="minorHAnsi"/>
          <w:color w:val="000000" w:themeColor="text1"/>
        </w:rPr>
        <w:t>mata</w:t>
      </w:r>
      <w:proofErr w:type="spellEnd"/>
      <w:r w:rsidRPr="00DB25C4">
        <w:rPr>
          <w:rFonts w:cstheme="minorHAnsi"/>
          <w:color w:val="000000" w:themeColor="text1"/>
        </w:rPr>
        <w:t xml:space="preserve"> </w:t>
      </w:r>
      <w:proofErr w:type="spellStart"/>
      <w:r w:rsidRPr="00DB25C4">
        <w:rPr>
          <w:rFonts w:cstheme="minorHAnsi"/>
          <w:color w:val="000000" w:themeColor="text1"/>
        </w:rPr>
        <w:t>kuliah</w:t>
      </w:r>
      <w:proofErr w:type="spellEnd"/>
      <w:r w:rsidRPr="00DB25C4">
        <w:rPr>
          <w:rFonts w:cstheme="minorHAnsi"/>
          <w:color w:val="000000" w:themeColor="text1"/>
        </w:rPr>
        <w:t xml:space="preserve"> </w:t>
      </w:r>
      <w:r w:rsidRPr="00DB25C4">
        <w:rPr>
          <w:rFonts w:cstheme="minorHAnsi"/>
          <w:i/>
          <w:iCs/>
          <w:color w:val="000000" w:themeColor="text1"/>
        </w:rPr>
        <w:t xml:space="preserve">microteaching </w:t>
      </w:r>
      <w:proofErr w:type="spellStart"/>
      <w:r w:rsidRPr="00DB25C4">
        <w:rPr>
          <w:rFonts w:cstheme="minorHAnsi"/>
          <w:color w:val="000000" w:themeColor="text1"/>
        </w:rPr>
        <w:t>diberikan</w:t>
      </w:r>
      <w:proofErr w:type="spellEnd"/>
      <w:r w:rsidRPr="00DB25C4">
        <w:rPr>
          <w:rFonts w:cstheme="minorHAnsi"/>
          <w:color w:val="000000" w:themeColor="text1"/>
        </w:rPr>
        <w:t xml:space="preserve"> </w:t>
      </w:r>
      <w:proofErr w:type="spellStart"/>
      <w:r w:rsidRPr="00DB25C4">
        <w:rPr>
          <w:rFonts w:cstheme="minorHAnsi"/>
          <w:color w:val="000000" w:themeColor="text1"/>
        </w:rPr>
        <w:t>arahan</w:t>
      </w:r>
      <w:proofErr w:type="spellEnd"/>
      <w:r w:rsidRPr="00DB25C4">
        <w:rPr>
          <w:rFonts w:cstheme="minorHAnsi"/>
          <w:color w:val="000000" w:themeColor="text1"/>
        </w:rPr>
        <w:t xml:space="preserve"> </w:t>
      </w:r>
      <w:proofErr w:type="spellStart"/>
      <w:r w:rsidRPr="00DB25C4">
        <w:rPr>
          <w:rFonts w:cstheme="minorHAnsi"/>
          <w:color w:val="000000" w:themeColor="text1"/>
        </w:rPr>
        <w:t>teknis</w:t>
      </w:r>
      <w:proofErr w:type="spellEnd"/>
      <w:r w:rsidRPr="00DB25C4">
        <w:rPr>
          <w:rFonts w:cstheme="minorHAnsi"/>
          <w:color w:val="000000" w:themeColor="text1"/>
        </w:rPr>
        <w:t xml:space="preserve"> </w:t>
      </w:r>
      <w:proofErr w:type="spellStart"/>
      <w:r w:rsidRPr="00DB25C4">
        <w:rPr>
          <w:rFonts w:cstheme="minorHAnsi"/>
          <w:color w:val="000000" w:themeColor="text1"/>
        </w:rPr>
        <w:t>terkait</w:t>
      </w:r>
      <w:proofErr w:type="spellEnd"/>
      <w:r w:rsidRPr="00DB25C4">
        <w:rPr>
          <w:rFonts w:cstheme="minorHAnsi"/>
          <w:color w:val="000000" w:themeColor="text1"/>
        </w:rPr>
        <w:t xml:space="preserve"> </w:t>
      </w:r>
      <w:proofErr w:type="spellStart"/>
      <w:r w:rsidRPr="00DB25C4">
        <w:rPr>
          <w:rFonts w:cstheme="minorHAnsi"/>
          <w:color w:val="000000" w:themeColor="text1"/>
        </w:rPr>
        <w:t>kontrak</w:t>
      </w:r>
      <w:proofErr w:type="spellEnd"/>
      <w:r w:rsidRPr="00DB25C4">
        <w:rPr>
          <w:rFonts w:cstheme="minorHAnsi"/>
          <w:color w:val="000000" w:themeColor="text1"/>
        </w:rPr>
        <w:t xml:space="preserve"> </w:t>
      </w:r>
      <w:proofErr w:type="spellStart"/>
      <w:r w:rsidRPr="00DB25C4">
        <w:rPr>
          <w:rFonts w:cstheme="minorHAnsi"/>
          <w:color w:val="000000" w:themeColor="text1"/>
        </w:rPr>
        <w:t>perkuliahan</w:t>
      </w:r>
      <w:proofErr w:type="spellEnd"/>
      <w:r w:rsidRPr="00DB25C4">
        <w:rPr>
          <w:rFonts w:cstheme="minorHAnsi"/>
          <w:color w:val="000000" w:themeColor="text1"/>
        </w:rPr>
        <w:t xml:space="preserve">, </w:t>
      </w:r>
      <w:proofErr w:type="spellStart"/>
      <w:r w:rsidRPr="00DB25C4">
        <w:rPr>
          <w:rFonts w:cstheme="minorHAnsi"/>
          <w:color w:val="000000" w:themeColor="text1"/>
        </w:rPr>
        <w:t>Rencana</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Semester (RPS), </w:t>
      </w:r>
      <w:proofErr w:type="spellStart"/>
      <w:r w:rsidRPr="00DB25C4">
        <w:rPr>
          <w:rFonts w:cstheme="minorHAnsi"/>
          <w:color w:val="000000" w:themeColor="text1"/>
        </w:rPr>
        <w:t>metode</w:t>
      </w:r>
      <w:proofErr w:type="spellEnd"/>
      <w:r w:rsidRPr="00DB25C4">
        <w:rPr>
          <w:rFonts w:cstheme="minorHAnsi"/>
          <w:color w:val="000000" w:themeColor="text1"/>
        </w:rPr>
        <w:t>/</w:t>
      </w:r>
      <w:proofErr w:type="spellStart"/>
      <w:r w:rsidRPr="00DB25C4">
        <w:rPr>
          <w:rFonts w:cstheme="minorHAnsi"/>
          <w:color w:val="000000" w:themeColor="text1"/>
        </w:rPr>
        <w:t>teknik</w:t>
      </w:r>
      <w:proofErr w:type="spellEnd"/>
      <w:r w:rsidRPr="00DB25C4">
        <w:rPr>
          <w:rFonts w:cstheme="minorHAnsi"/>
          <w:color w:val="000000" w:themeColor="text1"/>
        </w:rPr>
        <w:t xml:space="preserve"> </w:t>
      </w:r>
      <w:proofErr w:type="spellStart"/>
      <w:r w:rsidRPr="00DB25C4">
        <w:rPr>
          <w:rFonts w:cstheme="minorHAnsi"/>
          <w:color w:val="000000" w:themeColor="text1"/>
        </w:rPr>
        <w:t>pengajaran</w:t>
      </w:r>
      <w:proofErr w:type="spellEnd"/>
      <w:r w:rsidRPr="00DB25C4">
        <w:rPr>
          <w:rFonts w:cstheme="minorHAnsi"/>
          <w:color w:val="000000" w:themeColor="text1"/>
        </w:rPr>
        <w:t xml:space="preserve"> yang </w:t>
      </w:r>
      <w:proofErr w:type="spellStart"/>
      <w:r w:rsidRPr="00DB25C4">
        <w:rPr>
          <w:rFonts w:cstheme="minorHAnsi"/>
          <w:color w:val="000000" w:themeColor="text1"/>
        </w:rPr>
        <w:t>digunakan</w:t>
      </w:r>
      <w:proofErr w:type="spellEnd"/>
      <w:r w:rsidRPr="00DB25C4">
        <w:rPr>
          <w:rFonts w:cstheme="minorHAnsi"/>
          <w:color w:val="000000" w:themeColor="text1"/>
        </w:rPr>
        <w:t xml:space="preserve">, dan </w:t>
      </w:r>
      <w:proofErr w:type="spellStart"/>
      <w:r w:rsidRPr="00DB25C4">
        <w:rPr>
          <w:rFonts w:cstheme="minorHAnsi"/>
          <w:color w:val="000000" w:themeColor="text1"/>
        </w:rPr>
        <w:t>sistem</w:t>
      </w:r>
      <w:proofErr w:type="spellEnd"/>
      <w:r w:rsidRPr="00DB25C4">
        <w:rPr>
          <w:rFonts w:cstheme="minorHAnsi"/>
          <w:color w:val="000000" w:themeColor="text1"/>
        </w:rPr>
        <w:t xml:space="preserve"> </w:t>
      </w:r>
      <w:proofErr w:type="spellStart"/>
      <w:r w:rsidRPr="00DB25C4">
        <w:rPr>
          <w:rFonts w:cstheme="minorHAnsi"/>
          <w:color w:val="000000" w:themeColor="text1"/>
        </w:rPr>
        <w:t>penilaian</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mewujudkan</w:t>
      </w:r>
      <w:proofErr w:type="spellEnd"/>
      <w:r w:rsidRPr="00DB25C4">
        <w:rPr>
          <w:rFonts w:cstheme="minorHAnsi"/>
          <w:color w:val="000000" w:themeColor="text1"/>
        </w:rPr>
        <w:t xml:space="preserve"> </w:t>
      </w:r>
      <w:proofErr w:type="spellStart"/>
      <w:r w:rsidRPr="00DB25C4">
        <w:rPr>
          <w:rFonts w:cstheme="minorHAnsi"/>
          <w:color w:val="000000" w:themeColor="text1"/>
        </w:rPr>
        <w:t>capaian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mata</w:t>
      </w:r>
      <w:proofErr w:type="spellEnd"/>
      <w:r w:rsidRPr="00DB25C4">
        <w:rPr>
          <w:rFonts w:cstheme="minorHAnsi"/>
          <w:color w:val="000000" w:themeColor="text1"/>
        </w:rPr>
        <w:t xml:space="preserve"> </w:t>
      </w:r>
      <w:proofErr w:type="spellStart"/>
      <w:r w:rsidRPr="00DB25C4">
        <w:rPr>
          <w:rFonts w:cstheme="minorHAnsi"/>
          <w:color w:val="000000" w:themeColor="text1"/>
        </w:rPr>
        <w:t>kuliah</w:t>
      </w:r>
      <w:proofErr w:type="spellEnd"/>
      <w:r w:rsidRPr="00DB25C4">
        <w:rPr>
          <w:rFonts w:cstheme="minorHAnsi"/>
          <w:color w:val="000000" w:themeColor="text1"/>
        </w:rPr>
        <w:t xml:space="preserve"> </w:t>
      </w:r>
      <w:proofErr w:type="spellStart"/>
      <w:r w:rsidRPr="00DB25C4">
        <w:rPr>
          <w:rFonts w:cstheme="minorHAnsi"/>
          <w:color w:val="000000" w:themeColor="text1"/>
        </w:rPr>
        <w:t>tersebut</w:t>
      </w:r>
      <w:proofErr w:type="spellEnd"/>
      <w:r w:rsidRPr="00DB25C4">
        <w:rPr>
          <w:rFonts w:cstheme="minorHAnsi"/>
          <w:color w:val="000000" w:themeColor="text1"/>
        </w:rPr>
        <w:t xml:space="preserve"> </w:t>
      </w:r>
      <w:proofErr w:type="spellStart"/>
      <w:r w:rsidRPr="00DB25C4">
        <w:rPr>
          <w:rFonts w:cstheme="minorHAnsi"/>
          <w:color w:val="000000" w:themeColor="text1"/>
        </w:rPr>
        <w:t>karena</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mikro</w:t>
      </w:r>
      <w:proofErr w:type="spellEnd"/>
      <w:r w:rsidRPr="00DB25C4">
        <w:rPr>
          <w:rFonts w:cstheme="minorHAnsi"/>
          <w:color w:val="000000" w:themeColor="text1"/>
        </w:rPr>
        <w:t xml:space="preserve"> </w:t>
      </w:r>
      <w:proofErr w:type="spellStart"/>
      <w:r w:rsidRPr="00DB25C4">
        <w:rPr>
          <w:rFonts w:cstheme="minorHAnsi"/>
          <w:color w:val="000000" w:themeColor="text1"/>
        </w:rPr>
        <w:t>menjadi</w:t>
      </w:r>
      <w:proofErr w:type="spellEnd"/>
      <w:r w:rsidRPr="00DB25C4">
        <w:rPr>
          <w:rFonts w:cstheme="minorHAnsi"/>
          <w:color w:val="000000" w:themeColor="text1"/>
        </w:rPr>
        <w:t xml:space="preserve"> </w:t>
      </w:r>
      <w:proofErr w:type="spellStart"/>
      <w:r w:rsidRPr="00DB25C4">
        <w:rPr>
          <w:rFonts w:cstheme="minorHAnsi"/>
          <w:color w:val="000000" w:themeColor="text1"/>
        </w:rPr>
        <w:t>landasan</w:t>
      </w:r>
      <w:proofErr w:type="spellEnd"/>
      <w:r w:rsidRPr="00DB25C4">
        <w:rPr>
          <w:rFonts w:cstheme="minorHAnsi"/>
          <w:color w:val="000000" w:themeColor="text1"/>
        </w:rPr>
        <w:t xml:space="preserve"> </w:t>
      </w:r>
      <w:proofErr w:type="spellStart"/>
      <w:r w:rsidRPr="00DB25C4">
        <w:rPr>
          <w:rFonts w:cstheme="minorHAnsi"/>
          <w:color w:val="000000" w:themeColor="text1"/>
        </w:rPr>
        <w:t>pendidikan</w:t>
      </w:r>
      <w:proofErr w:type="spellEnd"/>
      <w:r w:rsidRPr="00DB25C4">
        <w:rPr>
          <w:rFonts w:cstheme="minorHAnsi"/>
          <w:color w:val="000000" w:themeColor="text1"/>
        </w:rPr>
        <w:t xml:space="preserve"> </w:t>
      </w:r>
      <w:proofErr w:type="spellStart"/>
      <w:r w:rsidRPr="00DB25C4">
        <w:rPr>
          <w:rFonts w:cstheme="minorHAnsi"/>
          <w:color w:val="000000" w:themeColor="text1"/>
        </w:rPr>
        <w:t>profesional</w:t>
      </w:r>
      <w:proofErr w:type="spellEnd"/>
      <w:r w:rsidRPr="00DB25C4">
        <w:rPr>
          <w:rFonts w:cstheme="minorHAnsi"/>
          <w:color w:val="000000" w:themeColor="text1"/>
        </w:rPr>
        <w:t xml:space="preserve"> </w:t>
      </w:r>
      <w:proofErr w:type="spellStart"/>
      <w:r w:rsidRPr="00DB25C4">
        <w:rPr>
          <w:rFonts w:cstheme="minorHAnsi"/>
          <w:color w:val="000000" w:themeColor="text1"/>
        </w:rPr>
        <w:t>calon</w:t>
      </w:r>
      <w:proofErr w:type="spellEnd"/>
      <w:r w:rsidRPr="00DB25C4">
        <w:rPr>
          <w:rFonts w:cstheme="minorHAnsi"/>
          <w:color w:val="000000" w:themeColor="text1"/>
        </w:rPr>
        <w:t xml:space="preserve"> </w:t>
      </w:r>
      <w:proofErr w:type="spellStart"/>
      <w:r w:rsidRPr="00DB25C4">
        <w:rPr>
          <w:rFonts w:cstheme="minorHAnsi"/>
          <w:color w:val="000000" w:themeColor="text1"/>
        </w:rPr>
        <w:t>pendidik</w:t>
      </w:r>
      <w:proofErr w:type="spellEnd"/>
      <w:r w:rsidRPr="00DB25C4">
        <w:rPr>
          <w:rFonts w:cstheme="minorHAnsi"/>
          <w:color w:val="000000" w:themeColor="text1"/>
        </w:rPr>
        <w:t xml:space="preserve"> </w:t>
      </w:r>
      <w:proofErr w:type="spellStart"/>
      <w:r w:rsidRPr="00DB25C4">
        <w:rPr>
          <w:rFonts w:cstheme="minorHAnsi"/>
          <w:color w:val="000000" w:themeColor="text1"/>
        </w:rPr>
        <w:t>sebelum</w:t>
      </w:r>
      <w:proofErr w:type="spellEnd"/>
      <w:r w:rsidRPr="00DB25C4">
        <w:rPr>
          <w:rFonts w:cstheme="minorHAnsi"/>
          <w:color w:val="000000" w:themeColor="text1"/>
        </w:rPr>
        <w:t xml:space="preserve"> </w:t>
      </w:r>
      <w:proofErr w:type="spellStart"/>
      <w:r w:rsidRPr="00DB25C4">
        <w:rPr>
          <w:rFonts w:cstheme="minorHAnsi"/>
          <w:color w:val="000000" w:themeColor="text1"/>
        </w:rPr>
        <w:t>melakukan</w:t>
      </w:r>
      <w:proofErr w:type="spellEnd"/>
      <w:r w:rsidRPr="00DB25C4">
        <w:rPr>
          <w:rFonts w:cstheme="minorHAnsi"/>
          <w:color w:val="000000" w:themeColor="text1"/>
        </w:rPr>
        <w:t xml:space="preserve"> </w:t>
      </w:r>
      <w:proofErr w:type="spellStart"/>
      <w:r w:rsidRPr="00DB25C4">
        <w:rPr>
          <w:rFonts w:cstheme="minorHAnsi"/>
          <w:color w:val="000000" w:themeColor="text1"/>
        </w:rPr>
        <w:t>praktik</w:t>
      </w:r>
      <w:proofErr w:type="spellEnd"/>
      <w:r w:rsidRPr="00DB25C4">
        <w:rPr>
          <w:rFonts w:cstheme="minorHAnsi"/>
          <w:color w:val="000000" w:themeColor="text1"/>
        </w:rPr>
        <w:t xml:space="preserve"> </w:t>
      </w:r>
      <w:proofErr w:type="spellStart"/>
      <w:r w:rsidRPr="00DB25C4">
        <w:rPr>
          <w:rFonts w:cstheme="minorHAnsi"/>
          <w:color w:val="000000" w:themeColor="text1"/>
        </w:rPr>
        <w:t>mengajar</w:t>
      </w:r>
      <w:proofErr w:type="spellEnd"/>
      <w:r w:rsidRPr="00DB25C4">
        <w:rPr>
          <w:rFonts w:cstheme="minorHAnsi"/>
          <w:color w:val="000000" w:themeColor="text1"/>
        </w:rPr>
        <w:t xml:space="preserve"> di </w:t>
      </w:r>
      <w:proofErr w:type="spellStart"/>
      <w:r w:rsidRPr="00DB25C4">
        <w:rPr>
          <w:rFonts w:cstheme="minorHAnsi"/>
          <w:color w:val="000000" w:themeColor="text1"/>
        </w:rPr>
        <w:t>sekolah-sekolah</w:t>
      </w:r>
      <w:proofErr w:type="spellEnd"/>
      <w:r w:rsidRPr="00DB25C4">
        <w:rPr>
          <w:rFonts w:cstheme="minorHAnsi"/>
          <w:color w:val="000000" w:themeColor="text1"/>
        </w:rPr>
        <w:t xml:space="preserve"> </w:t>
      </w:r>
      <w:proofErr w:type="spellStart"/>
      <w:r w:rsidRPr="00DB25C4">
        <w:rPr>
          <w:rFonts w:cstheme="minorHAnsi"/>
          <w:color w:val="000000" w:themeColor="text1"/>
        </w:rPr>
        <w:t>mitra</w:t>
      </w:r>
      <w:proofErr w:type="spellEnd"/>
      <w:r w:rsidRPr="00DB25C4">
        <w:rPr>
          <w:rFonts w:cstheme="minorHAnsi"/>
          <w:color w:val="000000" w:themeColor="text1"/>
        </w:rPr>
        <w:t xml:space="preserve">, </w:t>
      </w:r>
      <w:proofErr w:type="spellStart"/>
      <w:r w:rsidRPr="00DB25C4">
        <w:rPr>
          <w:rFonts w:cstheme="minorHAnsi"/>
          <w:color w:val="000000" w:themeColor="text1"/>
        </w:rPr>
        <w:t>maka</w:t>
      </w:r>
      <w:proofErr w:type="spellEnd"/>
      <w:r w:rsidRPr="00DB25C4">
        <w:rPr>
          <w:rFonts w:cstheme="minorHAnsi"/>
          <w:color w:val="000000" w:themeColor="text1"/>
        </w:rPr>
        <w:t xml:space="preserve"> </w:t>
      </w:r>
      <w:proofErr w:type="spellStart"/>
      <w:r w:rsidRPr="00DB25C4">
        <w:rPr>
          <w:rFonts w:cstheme="minorHAnsi"/>
          <w:color w:val="000000" w:themeColor="text1"/>
        </w:rPr>
        <w:t>penyelenggaraan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tersebut</w:t>
      </w:r>
      <w:proofErr w:type="spellEnd"/>
      <w:r w:rsidRPr="00DB25C4">
        <w:rPr>
          <w:rFonts w:cstheme="minorHAnsi"/>
          <w:color w:val="000000" w:themeColor="text1"/>
        </w:rPr>
        <w:t xml:space="preserve"> </w:t>
      </w:r>
      <w:proofErr w:type="spellStart"/>
      <w:r w:rsidRPr="00DB25C4">
        <w:rPr>
          <w:rFonts w:cstheme="minorHAnsi"/>
          <w:color w:val="000000" w:themeColor="text1"/>
        </w:rPr>
        <w:t>dibentuk</w:t>
      </w:r>
      <w:proofErr w:type="spellEnd"/>
      <w:r w:rsidRPr="00DB25C4">
        <w:rPr>
          <w:rFonts w:cstheme="minorHAnsi"/>
          <w:color w:val="000000" w:themeColor="text1"/>
        </w:rPr>
        <w:t xml:space="preserve"> dan </w:t>
      </w:r>
      <w:proofErr w:type="spellStart"/>
      <w:r w:rsidRPr="00DB25C4">
        <w:rPr>
          <w:rFonts w:cstheme="minorHAnsi"/>
          <w:color w:val="000000" w:themeColor="text1"/>
        </w:rPr>
        <w:t>dikembangkan</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pelatihan</w:t>
      </w:r>
      <w:proofErr w:type="spellEnd"/>
      <w:r w:rsidRPr="00DB25C4">
        <w:rPr>
          <w:rFonts w:cstheme="minorHAnsi"/>
          <w:color w:val="000000" w:themeColor="text1"/>
        </w:rPr>
        <w:t xml:space="preserve"> </w:t>
      </w:r>
      <w:proofErr w:type="spellStart"/>
      <w:r w:rsidRPr="00DB25C4">
        <w:rPr>
          <w:rFonts w:cstheme="minorHAnsi"/>
          <w:color w:val="000000" w:themeColor="text1"/>
        </w:rPr>
        <w:t>keterampilan</w:t>
      </w:r>
      <w:proofErr w:type="spellEnd"/>
      <w:r w:rsidRPr="00DB25C4">
        <w:rPr>
          <w:rFonts w:cstheme="minorHAnsi"/>
          <w:color w:val="000000" w:themeColor="text1"/>
        </w:rPr>
        <w:t xml:space="preserve"> </w:t>
      </w:r>
      <w:proofErr w:type="spellStart"/>
      <w:r w:rsidRPr="00DB25C4">
        <w:rPr>
          <w:rFonts w:cstheme="minorHAnsi"/>
          <w:color w:val="000000" w:themeColor="text1"/>
        </w:rPr>
        <w:t>dasar</w:t>
      </w:r>
      <w:proofErr w:type="spellEnd"/>
      <w:r w:rsidRPr="00DB25C4">
        <w:rPr>
          <w:rFonts w:cstheme="minorHAnsi"/>
          <w:color w:val="000000" w:themeColor="text1"/>
        </w:rPr>
        <w:t xml:space="preserve"> </w:t>
      </w:r>
      <w:proofErr w:type="spellStart"/>
      <w:r w:rsidRPr="00DB25C4">
        <w:rPr>
          <w:rFonts w:cstheme="minorHAnsi"/>
          <w:color w:val="000000" w:themeColor="text1"/>
        </w:rPr>
        <w:t>mengajar</w:t>
      </w:r>
      <w:proofErr w:type="spellEnd"/>
      <w:r w:rsidRPr="00DB25C4">
        <w:rPr>
          <w:rFonts w:cstheme="minorHAnsi"/>
          <w:color w:val="000000" w:themeColor="text1"/>
        </w:rPr>
        <w:t xml:space="preserve"> </w:t>
      </w:r>
      <w:proofErr w:type="spellStart"/>
      <w:r w:rsidRPr="00DB25C4">
        <w:rPr>
          <w:rFonts w:cstheme="minorHAnsi"/>
          <w:color w:val="000000" w:themeColor="text1"/>
        </w:rPr>
        <w:t>seperti</w:t>
      </w:r>
      <w:proofErr w:type="spellEnd"/>
      <w:r w:rsidRPr="00DB25C4">
        <w:rPr>
          <w:rFonts w:cstheme="minorHAnsi"/>
          <w:color w:val="000000" w:themeColor="text1"/>
        </w:rPr>
        <w:t xml:space="preserve"> (1) </w:t>
      </w:r>
      <w:proofErr w:type="spellStart"/>
      <w:r w:rsidRPr="00DB25C4">
        <w:rPr>
          <w:rFonts w:cstheme="minorHAnsi"/>
          <w:color w:val="000000" w:themeColor="text1"/>
        </w:rPr>
        <w:t>keterampilan</w:t>
      </w:r>
      <w:proofErr w:type="spellEnd"/>
      <w:r w:rsidRPr="00DB25C4">
        <w:rPr>
          <w:rFonts w:cstheme="minorHAnsi"/>
          <w:color w:val="000000" w:themeColor="text1"/>
        </w:rPr>
        <w:t xml:space="preserve"> </w:t>
      </w:r>
      <w:proofErr w:type="spellStart"/>
      <w:r w:rsidRPr="00DB25C4">
        <w:rPr>
          <w:rFonts w:cstheme="minorHAnsi"/>
          <w:color w:val="000000" w:themeColor="text1"/>
        </w:rPr>
        <w:t>memulai</w:t>
      </w:r>
      <w:proofErr w:type="spellEnd"/>
      <w:r w:rsidRPr="00DB25C4">
        <w:rPr>
          <w:rFonts w:cstheme="minorHAnsi"/>
          <w:color w:val="000000" w:themeColor="text1"/>
        </w:rPr>
        <w:t xml:space="preserve"> dan </w:t>
      </w:r>
      <w:proofErr w:type="spellStart"/>
      <w:r w:rsidRPr="00DB25C4">
        <w:rPr>
          <w:rFonts w:cstheme="minorHAnsi"/>
          <w:color w:val="000000" w:themeColor="text1"/>
        </w:rPr>
        <w:t>mengakhiri</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(2) </w:t>
      </w:r>
      <w:proofErr w:type="spellStart"/>
      <w:r w:rsidRPr="00DB25C4">
        <w:rPr>
          <w:rFonts w:cstheme="minorHAnsi"/>
          <w:color w:val="000000" w:themeColor="text1"/>
        </w:rPr>
        <w:t>keterampilan</w:t>
      </w:r>
      <w:proofErr w:type="spellEnd"/>
      <w:r w:rsidRPr="00DB25C4">
        <w:rPr>
          <w:rFonts w:cstheme="minorHAnsi"/>
          <w:color w:val="000000" w:themeColor="text1"/>
        </w:rPr>
        <w:t xml:space="preserve"> </w:t>
      </w:r>
      <w:proofErr w:type="spellStart"/>
      <w:r w:rsidRPr="00DB25C4">
        <w:rPr>
          <w:rFonts w:cstheme="minorHAnsi"/>
          <w:color w:val="000000" w:themeColor="text1"/>
        </w:rPr>
        <w:t>menjelaskan</w:t>
      </w:r>
      <w:proofErr w:type="spellEnd"/>
      <w:r w:rsidRPr="00DB25C4">
        <w:rPr>
          <w:rFonts w:cstheme="minorHAnsi"/>
          <w:color w:val="000000" w:themeColor="text1"/>
        </w:rPr>
        <w:t xml:space="preserve">, (3) </w:t>
      </w:r>
      <w:proofErr w:type="spellStart"/>
      <w:r w:rsidRPr="00DB25C4">
        <w:rPr>
          <w:rFonts w:cstheme="minorHAnsi"/>
          <w:color w:val="000000" w:themeColor="text1"/>
        </w:rPr>
        <w:t>keterampilan</w:t>
      </w:r>
      <w:proofErr w:type="spellEnd"/>
      <w:r w:rsidRPr="00DB25C4">
        <w:rPr>
          <w:rFonts w:cstheme="minorHAnsi"/>
          <w:color w:val="000000" w:themeColor="text1"/>
        </w:rPr>
        <w:t xml:space="preserve"> </w:t>
      </w:r>
      <w:proofErr w:type="spellStart"/>
      <w:r w:rsidRPr="00DB25C4">
        <w:rPr>
          <w:rFonts w:cstheme="minorHAnsi"/>
          <w:color w:val="000000" w:themeColor="text1"/>
        </w:rPr>
        <w:t>bertanya</w:t>
      </w:r>
      <w:proofErr w:type="spellEnd"/>
      <w:r w:rsidRPr="00DB25C4">
        <w:rPr>
          <w:rFonts w:cstheme="minorHAnsi"/>
          <w:color w:val="000000" w:themeColor="text1"/>
        </w:rPr>
        <w:t xml:space="preserve">, (4) </w:t>
      </w:r>
      <w:proofErr w:type="spellStart"/>
      <w:r w:rsidRPr="00DB25C4">
        <w:rPr>
          <w:rFonts w:cstheme="minorHAnsi"/>
          <w:color w:val="000000" w:themeColor="text1"/>
        </w:rPr>
        <w:t>keterampilan</w:t>
      </w:r>
      <w:proofErr w:type="spellEnd"/>
      <w:r w:rsidRPr="00DB25C4">
        <w:rPr>
          <w:rFonts w:cstheme="minorHAnsi"/>
          <w:color w:val="000000" w:themeColor="text1"/>
        </w:rPr>
        <w:t xml:space="preserve"> </w:t>
      </w:r>
      <w:proofErr w:type="spellStart"/>
      <w:r w:rsidRPr="00DB25C4">
        <w:rPr>
          <w:rFonts w:cstheme="minorHAnsi"/>
          <w:color w:val="000000" w:themeColor="text1"/>
        </w:rPr>
        <w:t>memberi</w:t>
      </w:r>
      <w:proofErr w:type="spellEnd"/>
      <w:r w:rsidRPr="00DB25C4">
        <w:rPr>
          <w:rFonts w:cstheme="minorHAnsi"/>
          <w:color w:val="000000" w:themeColor="text1"/>
        </w:rPr>
        <w:t xml:space="preserve"> </w:t>
      </w:r>
      <w:proofErr w:type="spellStart"/>
      <w:r w:rsidRPr="00DB25C4">
        <w:rPr>
          <w:rFonts w:cstheme="minorHAnsi"/>
          <w:color w:val="000000" w:themeColor="text1"/>
        </w:rPr>
        <w:t>penguatan</w:t>
      </w:r>
      <w:proofErr w:type="spellEnd"/>
      <w:r w:rsidRPr="00DB25C4">
        <w:rPr>
          <w:rFonts w:cstheme="minorHAnsi"/>
          <w:color w:val="000000" w:themeColor="text1"/>
        </w:rPr>
        <w:t xml:space="preserve"> (5) </w:t>
      </w:r>
      <w:proofErr w:type="spellStart"/>
      <w:r w:rsidRPr="00DB25C4">
        <w:rPr>
          <w:rFonts w:cstheme="minorHAnsi"/>
          <w:color w:val="000000" w:themeColor="text1"/>
        </w:rPr>
        <w:t>keterampilan</w:t>
      </w:r>
      <w:proofErr w:type="spellEnd"/>
      <w:r w:rsidRPr="00DB25C4">
        <w:rPr>
          <w:rFonts w:cstheme="minorHAnsi"/>
          <w:color w:val="000000" w:themeColor="text1"/>
        </w:rPr>
        <w:t xml:space="preserve"> </w:t>
      </w:r>
      <w:proofErr w:type="spellStart"/>
      <w:r w:rsidRPr="00DB25C4">
        <w:rPr>
          <w:rFonts w:cstheme="minorHAnsi"/>
          <w:color w:val="000000" w:themeColor="text1"/>
        </w:rPr>
        <w:t>membimbing</w:t>
      </w:r>
      <w:proofErr w:type="spellEnd"/>
      <w:r w:rsidRPr="00DB25C4">
        <w:rPr>
          <w:rFonts w:cstheme="minorHAnsi"/>
          <w:color w:val="000000" w:themeColor="text1"/>
        </w:rPr>
        <w:t xml:space="preserve"> </w:t>
      </w:r>
      <w:proofErr w:type="spellStart"/>
      <w:r w:rsidRPr="00DB25C4">
        <w:rPr>
          <w:rFonts w:cstheme="minorHAnsi"/>
          <w:color w:val="000000" w:themeColor="text1"/>
        </w:rPr>
        <w:t>diskusi</w:t>
      </w:r>
      <w:proofErr w:type="spellEnd"/>
      <w:r w:rsidRPr="00DB25C4">
        <w:rPr>
          <w:rFonts w:cstheme="minorHAnsi"/>
          <w:color w:val="000000" w:themeColor="text1"/>
        </w:rPr>
        <w:t xml:space="preserve"> </w:t>
      </w:r>
      <w:proofErr w:type="spellStart"/>
      <w:r w:rsidRPr="00DB25C4">
        <w:rPr>
          <w:rFonts w:cstheme="minorHAnsi"/>
          <w:color w:val="000000" w:themeColor="text1"/>
        </w:rPr>
        <w:t>kelompok</w:t>
      </w:r>
      <w:proofErr w:type="spellEnd"/>
      <w:r w:rsidRPr="00DB25C4">
        <w:rPr>
          <w:rFonts w:cstheme="minorHAnsi"/>
          <w:color w:val="000000" w:themeColor="text1"/>
        </w:rPr>
        <w:t xml:space="preserve"> </w:t>
      </w:r>
      <w:proofErr w:type="spellStart"/>
      <w:r w:rsidRPr="00DB25C4">
        <w:rPr>
          <w:rFonts w:cstheme="minorHAnsi"/>
          <w:color w:val="000000" w:themeColor="text1"/>
        </w:rPr>
        <w:t>kecil</w:t>
      </w:r>
      <w:proofErr w:type="spellEnd"/>
      <w:r w:rsidRPr="00DB25C4">
        <w:rPr>
          <w:rFonts w:cstheme="minorHAnsi"/>
          <w:color w:val="000000" w:themeColor="text1"/>
        </w:rPr>
        <w:t xml:space="preserve">, (6) </w:t>
      </w:r>
      <w:proofErr w:type="spellStart"/>
      <w:r w:rsidRPr="00DB25C4">
        <w:rPr>
          <w:rFonts w:cstheme="minorHAnsi"/>
          <w:color w:val="000000" w:themeColor="text1"/>
        </w:rPr>
        <w:t>keterampilan</w:t>
      </w:r>
      <w:proofErr w:type="spellEnd"/>
      <w:r w:rsidRPr="00DB25C4">
        <w:rPr>
          <w:rFonts w:cstheme="minorHAnsi"/>
          <w:color w:val="000000" w:themeColor="text1"/>
        </w:rPr>
        <w:t xml:space="preserve"> </w:t>
      </w:r>
      <w:proofErr w:type="spellStart"/>
      <w:r w:rsidRPr="00DB25C4">
        <w:rPr>
          <w:rFonts w:cstheme="minorHAnsi"/>
          <w:color w:val="000000" w:themeColor="text1"/>
        </w:rPr>
        <w:t>mengelola</w:t>
      </w:r>
      <w:proofErr w:type="spellEnd"/>
      <w:r w:rsidRPr="00DB25C4">
        <w:rPr>
          <w:rFonts w:cstheme="minorHAnsi"/>
          <w:color w:val="000000" w:themeColor="text1"/>
        </w:rPr>
        <w:t xml:space="preserve"> </w:t>
      </w:r>
      <w:proofErr w:type="spellStart"/>
      <w:r w:rsidRPr="00DB25C4">
        <w:rPr>
          <w:rFonts w:cstheme="minorHAnsi"/>
          <w:color w:val="000000" w:themeColor="text1"/>
        </w:rPr>
        <w:t>kelas</w:t>
      </w:r>
      <w:proofErr w:type="spellEnd"/>
      <w:r w:rsidRPr="00DB25C4">
        <w:rPr>
          <w:rFonts w:cstheme="minorHAnsi"/>
          <w:color w:val="000000" w:themeColor="text1"/>
        </w:rPr>
        <w:t xml:space="preserve">, (7) </w:t>
      </w:r>
      <w:proofErr w:type="spellStart"/>
      <w:r w:rsidRPr="00DB25C4">
        <w:rPr>
          <w:rFonts w:cstheme="minorHAnsi"/>
          <w:color w:val="000000" w:themeColor="text1"/>
        </w:rPr>
        <w:t>keterampilan</w:t>
      </w:r>
      <w:proofErr w:type="spellEnd"/>
      <w:r w:rsidRPr="00DB25C4">
        <w:rPr>
          <w:rFonts w:cstheme="minorHAnsi"/>
          <w:color w:val="000000" w:themeColor="text1"/>
        </w:rPr>
        <w:t xml:space="preserve"> </w:t>
      </w:r>
      <w:proofErr w:type="spellStart"/>
      <w:r w:rsidRPr="00DB25C4">
        <w:rPr>
          <w:rFonts w:cstheme="minorHAnsi"/>
          <w:color w:val="000000" w:themeColor="text1"/>
        </w:rPr>
        <w:t>mengadakan</w:t>
      </w:r>
      <w:proofErr w:type="spellEnd"/>
      <w:r w:rsidRPr="00DB25C4">
        <w:rPr>
          <w:rFonts w:cstheme="minorHAnsi"/>
          <w:color w:val="000000" w:themeColor="text1"/>
        </w:rPr>
        <w:t xml:space="preserve"> </w:t>
      </w:r>
      <w:proofErr w:type="spellStart"/>
      <w:r w:rsidRPr="00DB25C4">
        <w:rPr>
          <w:rFonts w:cstheme="minorHAnsi"/>
          <w:color w:val="000000" w:themeColor="text1"/>
        </w:rPr>
        <w:t>variasi</w:t>
      </w:r>
      <w:proofErr w:type="spellEnd"/>
      <w:r w:rsidRPr="00DB25C4">
        <w:rPr>
          <w:rFonts w:cstheme="minorHAnsi"/>
          <w:color w:val="000000" w:themeColor="text1"/>
        </w:rPr>
        <w:t xml:space="preserve">, dan (8) </w:t>
      </w:r>
      <w:proofErr w:type="spellStart"/>
      <w:r w:rsidRPr="00DB25C4">
        <w:rPr>
          <w:rFonts w:cstheme="minorHAnsi"/>
          <w:color w:val="000000" w:themeColor="text1"/>
        </w:rPr>
        <w:t>keterampilan</w:t>
      </w:r>
      <w:proofErr w:type="spellEnd"/>
      <w:r w:rsidRPr="00DB25C4">
        <w:rPr>
          <w:rFonts w:cstheme="minorHAnsi"/>
          <w:color w:val="000000" w:themeColor="text1"/>
        </w:rPr>
        <w:t xml:space="preserve"> </w:t>
      </w:r>
      <w:proofErr w:type="spellStart"/>
      <w:r w:rsidRPr="00DB25C4">
        <w:rPr>
          <w:rFonts w:cstheme="minorHAnsi"/>
          <w:color w:val="000000" w:themeColor="text1"/>
        </w:rPr>
        <w:t>mengajar</w:t>
      </w:r>
      <w:proofErr w:type="spellEnd"/>
      <w:r w:rsidRPr="00DB25C4">
        <w:rPr>
          <w:rFonts w:cstheme="minorHAnsi"/>
          <w:color w:val="000000" w:themeColor="text1"/>
        </w:rPr>
        <w:t xml:space="preserve"> </w:t>
      </w:r>
      <w:proofErr w:type="spellStart"/>
      <w:r w:rsidRPr="00DB25C4">
        <w:rPr>
          <w:rFonts w:cstheme="minorHAnsi"/>
          <w:color w:val="000000" w:themeColor="text1"/>
        </w:rPr>
        <w:t>kelompok</w:t>
      </w:r>
      <w:proofErr w:type="spellEnd"/>
      <w:r w:rsidRPr="00DB25C4">
        <w:rPr>
          <w:rFonts w:cstheme="minorHAnsi"/>
          <w:color w:val="000000" w:themeColor="text1"/>
        </w:rPr>
        <w:t xml:space="preserve"> </w:t>
      </w:r>
      <w:proofErr w:type="spellStart"/>
      <w:r w:rsidRPr="00DB25C4">
        <w:rPr>
          <w:rFonts w:cstheme="minorHAnsi"/>
          <w:color w:val="000000" w:themeColor="text1"/>
        </w:rPr>
        <w:t>kecil</w:t>
      </w:r>
      <w:proofErr w:type="spellEnd"/>
      <w:r w:rsidRPr="00DB25C4">
        <w:rPr>
          <w:rFonts w:cstheme="minorHAnsi"/>
          <w:color w:val="000000" w:themeColor="text1"/>
        </w:rPr>
        <w:t xml:space="preserve"> dan </w:t>
      </w:r>
      <w:proofErr w:type="spellStart"/>
      <w:r w:rsidRPr="00DB25C4">
        <w:rPr>
          <w:rFonts w:cstheme="minorHAnsi"/>
          <w:color w:val="000000" w:themeColor="text1"/>
        </w:rPr>
        <w:t>perorangan</w:t>
      </w:r>
      <w:proofErr w:type="spellEnd"/>
      <w:r w:rsidRPr="00DB25C4">
        <w:rPr>
          <w:rFonts w:cstheme="minorHAnsi"/>
          <w:color w:val="000000" w:themeColor="text1"/>
        </w:rPr>
        <w:t xml:space="preserve">. </w:t>
      </w:r>
    </w:p>
    <w:p w14:paraId="1926E612" w14:textId="77777777" w:rsidR="0076297E" w:rsidRPr="00DB25C4" w:rsidRDefault="0076297E" w:rsidP="00687314">
      <w:pPr>
        <w:pStyle w:val="ListParagraph"/>
        <w:spacing w:after="0" w:line="240" w:lineRule="auto"/>
        <w:ind w:left="426"/>
        <w:jc w:val="both"/>
        <w:rPr>
          <w:rFonts w:cstheme="minorHAnsi"/>
          <w:color w:val="000000" w:themeColor="text1"/>
        </w:rPr>
      </w:pPr>
    </w:p>
    <w:p w14:paraId="04550CD2" w14:textId="77777777" w:rsidR="0076297E" w:rsidRPr="00DB25C4" w:rsidRDefault="0076297E" w:rsidP="009F6099">
      <w:pPr>
        <w:pStyle w:val="ListParagraph"/>
        <w:numPr>
          <w:ilvl w:val="0"/>
          <w:numId w:val="152"/>
        </w:numPr>
        <w:spacing w:after="0" w:line="240" w:lineRule="auto"/>
        <w:jc w:val="both"/>
        <w:rPr>
          <w:rFonts w:cstheme="minorHAnsi"/>
          <w:b/>
          <w:bCs/>
          <w:i/>
          <w:iCs/>
          <w:color w:val="000000" w:themeColor="text1"/>
        </w:rPr>
      </w:pPr>
      <w:proofErr w:type="spellStart"/>
      <w:r w:rsidRPr="00DB25C4">
        <w:rPr>
          <w:rFonts w:cstheme="minorHAnsi"/>
          <w:b/>
          <w:bCs/>
          <w:i/>
          <w:iCs/>
          <w:color w:val="000000" w:themeColor="text1"/>
        </w:rPr>
        <w:t>Pelaksanaan</w:t>
      </w:r>
      <w:proofErr w:type="spellEnd"/>
      <w:r w:rsidRPr="00DB25C4">
        <w:rPr>
          <w:rFonts w:cstheme="minorHAnsi"/>
          <w:b/>
          <w:bCs/>
          <w:i/>
          <w:iCs/>
          <w:color w:val="000000" w:themeColor="text1"/>
        </w:rPr>
        <w:t xml:space="preserve"> </w:t>
      </w:r>
      <w:proofErr w:type="spellStart"/>
      <w:r w:rsidRPr="00DB25C4">
        <w:rPr>
          <w:rFonts w:cstheme="minorHAnsi"/>
          <w:b/>
          <w:bCs/>
          <w:i/>
          <w:iCs/>
          <w:color w:val="000000" w:themeColor="text1"/>
        </w:rPr>
        <w:t>pembelajaran</w:t>
      </w:r>
      <w:proofErr w:type="spellEnd"/>
      <w:r w:rsidRPr="00DB25C4">
        <w:rPr>
          <w:rFonts w:cstheme="minorHAnsi"/>
          <w:b/>
          <w:bCs/>
          <w:i/>
          <w:iCs/>
          <w:color w:val="000000" w:themeColor="text1"/>
        </w:rPr>
        <w:t xml:space="preserve"> </w:t>
      </w:r>
      <w:proofErr w:type="spellStart"/>
      <w:r w:rsidRPr="00DB25C4">
        <w:rPr>
          <w:rFonts w:cstheme="minorHAnsi"/>
          <w:b/>
          <w:bCs/>
          <w:i/>
          <w:iCs/>
          <w:color w:val="000000" w:themeColor="text1"/>
        </w:rPr>
        <w:t>Mikro</w:t>
      </w:r>
      <w:proofErr w:type="spellEnd"/>
    </w:p>
    <w:p w14:paraId="4DD98451" w14:textId="77777777" w:rsidR="0076297E" w:rsidRPr="00DB25C4" w:rsidRDefault="0076297E" w:rsidP="00687314">
      <w:pPr>
        <w:pStyle w:val="ListParagraph"/>
        <w:spacing w:after="0" w:line="240" w:lineRule="auto"/>
        <w:ind w:left="426"/>
        <w:jc w:val="both"/>
        <w:rPr>
          <w:rFonts w:cstheme="minorHAnsi"/>
          <w:color w:val="000000" w:themeColor="text1"/>
        </w:rPr>
      </w:pP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mikro</w:t>
      </w:r>
      <w:proofErr w:type="spellEnd"/>
      <w:r w:rsidRPr="00DB25C4">
        <w:rPr>
          <w:rFonts w:cstheme="minorHAnsi"/>
          <w:color w:val="000000" w:themeColor="text1"/>
        </w:rPr>
        <w:t xml:space="preserve"> di PS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sesuai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RPS yang </w:t>
      </w:r>
      <w:proofErr w:type="spellStart"/>
      <w:r w:rsidRPr="00DB25C4">
        <w:rPr>
          <w:rFonts w:cstheme="minorHAnsi"/>
          <w:color w:val="000000" w:themeColor="text1"/>
        </w:rPr>
        <w:t>disusun</w:t>
      </w:r>
      <w:proofErr w:type="spellEnd"/>
      <w:r w:rsidRPr="00DB25C4">
        <w:rPr>
          <w:rFonts w:cstheme="minorHAnsi"/>
          <w:color w:val="000000" w:themeColor="text1"/>
        </w:rPr>
        <w:t xml:space="preserve"> oleh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pengampu</w:t>
      </w:r>
      <w:proofErr w:type="spellEnd"/>
      <w:r w:rsidRPr="00DB25C4">
        <w:rPr>
          <w:rFonts w:cstheme="minorHAnsi"/>
          <w:color w:val="000000" w:themeColor="text1"/>
        </w:rPr>
        <w:t xml:space="preserve"> </w:t>
      </w:r>
      <w:proofErr w:type="spellStart"/>
      <w:r w:rsidRPr="00DB25C4">
        <w:rPr>
          <w:rFonts w:cstheme="minorHAnsi"/>
          <w:color w:val="000000" w:themeColor="text1"/>
        </w:rPr>
        <w:t>dilengkapi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modul</w:t>
      </w:r>
      <w:proofErr w:type="spellEnd"/>
      <w:r w:rsidRPr="00DB25C4">
        <w:rPr>
          <w:rFonts w:cstheme="minorHAnsi"/>
          <w:color w:val="000000" w:themeColor="text1"/>
        </w:rPr>
        <w:t xml:space="preserve"> dan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praktik</w:t>
      </w:r>
      <w:proofErr w:type="spellEnd"/>
      <w:r w:rsidRPr="00DB25C4">
        <w:rPr>
          <w:rFonts w:cstheme="minorHAnsi"/>
          <w:color w:val="000000" w:themeColor="text1"/>
        </w:rPr>
        <w:t xml:space="preserve"> </w:t>
      </w:r>
      <w:r w:rsidRPr="00DB25C4">
        <w:rPr>
          <w:rFonts w:cstheme="minorHAnsi"/>
          <w:i/>
          <w:iCs/>
          <w:color w:val="000000" w:themeColor="text1"/>
        </w:rPr>
        <w:t>microteaching</w:t>
      </w:r>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mikro</w:t>
      </w:r>
      <w:proofErr w:type="spellEnd"/>
      <w:r w:rsidRPr="00DB25C4">
        <w:rPr>
          <w:rFonts w:cstheme="minorHAnsi"/>
          <w:color w:val="000000" w:themeColor="text1"/>
        </w:rPr>
        <w:t xml:space="preserve">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strategi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teori</w:t>
      </w:r>
      <w:proofErr w:type="spellEnd"/>
      <w:r w:rsidRPr="00DB25C4">
        <w:rPr>
          <w:rFonts w:cstheme="minorHAnsi"/>
          <w:color w:val="000000" w:themeColor="text1"/>
        </w:rPr>
        <w:t xml:space="preserve"> dan </w:t>
      </w:r>
      <w:proofErr w:type="spellStart"/>
      <w:r w:rsidRPr="00DB25C4">
        <w:rPr>
          <w:rFonts w:cstheme="minorHAnsi"/>
          <w:color w:val="000000" w:themeColor="text1"/>
        </w:rPr>
        <w:t>praktik</w:t>
      </w:r>
      <w:proofErr w:type="spellEnd"/>
      <w:r w:rsidRPr="00DB25C4">
        <w:rPr>
          <w:rFonts w:cstheme="minorHAnsi"/>
          <w:color w:val="000000" w:themeColor="text1"/>
        </w:rPr>
        <w:t xml:space="preserve"> </w:t>
      </w:r>
      <w:proofErr w:type="spellStart"/>
      <w:r w:rsidRPr="00DB25C4">
        <w:rPr>
          <w:rFonts w:cstheme="minorHAnsi"/>
          <w:color w:val="000000" w:themeColor="text1"/>
        </w:rPr>
        <w:t>menggunakan</w:t>
      </w:r>
      <w:proofErr w:type="spellEnd"/>
      <w:r w:rsidRPr="00DB25C4">
        <w:rPr>
          <w:rFonts w:cstheme="minorHAnsi"/>
          <w:color w:val="000000" w:themeColor="text1"/>
        </w:rPr>
        <w:t xml:space="preserve"> </w:t>
      </w:r>
      <w:proofErr w:type="spellStart"/>
      <w:r w:rsidRPr="00DB25C4">
        <w:rPr>
          <w:rFonts w:cstheme="minorHAnsi"/>
          <w:color w:val="000000" w:themeColor="text1"/>
        </w:rPr>
        <w:t>metode</w:t>
      </w:r>
      <w:proofErr w:type="spellEnd"/>
      <w:r w:rsidRPr="00DB25C4">
        <w:rPr>
          <w:rFonts w:cstheme="minorHAnsi"/>
          <w:color w:val="000000" w:themeColor="text1"/>
        </w:rPr>
        <w:t xml:space="preserve"> </w:t>
      </w:r>
      <w:proofErr w:type="spellStart"/>
      <w:r w:rsidRPr="00DB25C4">
        <w:rPr>
          <w:rFonts w:cstheme="minorHAnsi"/>
          <w:color w:val="000000" w:themeColor="text1"/>
        </w:rPr>
        <w:t>ceramah</w:t>
      </w:r>
      <w:proofErr w:type="spellEnd"/>
      <w:r w:rsidRPr="00DB25C4">
        <w:rPr>
          <w:rFonts w:cstheme="minorHAnsi"/>
          <w:color w:val="000000" w:themeColor="text1"/>
        </w:rPr>
        <w:t xml:space="preserve">, </w:t>
      </w:r>
      <w:proofErr w:type="spellStart"/>
      <w:r w:rsidRPr="00DB25C4">
        <w:rPr>
          <w:rFonts w:cstheme="minorHAnsi"/>
          <w:color w:val="000000" w:themeColor="text1"/>
        </w:rPr>
        <w:t>diskusi</w:t>
      </w:r>
      <w:proofErr w:type="spellEnd"/>
      <w:r w:rsidRPr="00DB25C4">
        <w:rPr>
          <w:rFonts w:cstheme="minorHAnsi"/>
          <w:color w:val="000000" w:themeColor="text1"/>
        </w:rPr>
        <w:t xml:space="preserve">, </w:t>
      </w:r>
      <w:proofErr w:type="spellStart"/>
      <w:r w:rsidRPr="00DB25C4">
        <w:rPr>
          <w:rFonts w:cstheme="minorHAnsi"/>
          <w:color w:val="000000" w:themeColor="text1"/>
        </w:rPr>
        <w:t>penugasan</w:t>
      </w:r>
      <w:proofErr w:type="spellEnd"/>
      <w:r w:rsidRPr="00DB25C4">
        <w:rPr>
          <w:rFonts w:cstheme="minorHAnsi"/>
          <w:color w:val="000000" w:themeColor="text1"/>
        </w:rPr>
        <w:t xml:space="preserve">, </w:t>
      </w:r>
      <w:proofErr w:type="spellStart"/>
      <w:r w:rsidRPr="00DB25C4">
        <w:rPr>
          <w:rFonts w:cstheme="minorHAnsi"/>
          <w:color w:val="000000" w:themeColor="text1"/>
        </w:rPr>
        <w:t>demonstrasi</w:t>
      </w:r>
      <w:proofErr w:type="spellEnd"/>
      <w:r w:rsidRPr="00DB25C4">
        <w:rPr>
          <w:rFonts w:cstheme="minorHAnsi"/>
          <w:color w:val="000000" w:themeColor="text1"/>
        </w:rPr>
        <w:t xml:space="preserve">, dan </w:t>
      </w:r>
      <w:proofErr w:type="spellStart"/>
      <w:r w:rsidRPr="00DB25C4">
        <w:rPr>
          <w:rFonts w:cstheme="minorHAnsi"/>
          <w:color w:val="000000" w:themeColor="text1"/>
        </w:rPr>
        <w:t>penilaian</w:t>
      </w:r>
      <w:proofErr w:type="spellEnd"/>
      <w:r w:rsidRPr="00DB25C4">
        <w:rPr>
          <w:rFonts w:cstheme="minorHAnsi"/>
          <w:color w:val="000000" w:themeColor="text1"/>
        </w:rPr>
        <w:t xml:space="preserve"> </w:t>
      </w:r>
      <w:proofErr w:type="spellStart"/>
      <w:r w:rsidRPr="00DB25C4">
        <w:rPr>
          <w:rFonts w:cstheme="minorHAnsi"/>
          <w:color w:val="000000" w:themeColor="text1"/>
        </w:rPr>
        <w:t>sejawat</w:t>
      </w:r>
      <w:proofErr w:type="spellEnd"/>
      <w:r w:rsidRPr="00DB25C4">
        <w:rPr>
          <w:rFonts w:cstheme="minorHAnsi"/>
          <w:color w:val="000000" w:themeColor="text1"/>
        </w:rPr>
        <w:t xml:space="preserve">. </w:t>
      </w: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r w:rsidRPr="00DB25C4">
        <w:rPr>
          <w:rFonts w:cstheme="minorHAnsi"/>
          <w:i/>
          <w:iCs/>
          <w:color w:val="000000" w:themeColor="text1"/>
        </w:rPr>
        <w:t xml:space="preserve">countenance stake </w:t>
      </w:r>
      <w:proofErr w:type="spellStart"/>
      <w:r w:rsidRPr="00DB25C4">
        <w:rPr>
          <w:rFonts w:cstheme="minorHAnsi"/>
          <w:color w:val="000000" w:themeColor="text1"/>
        </w:rPr>
        <w:t>yaitu</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fase</w:t>
      </w:r>
      <w:proofErr w:type="spellEnd"/>
      <w:r w:rsidRPr="00DB25C4">
        <w:rPr>
          <w:rFonts w:cstheme="minorHAnsi"/>
          <w:color w:val="000000" w:themeColor="text1"/>
        </w:rPr>
        <w:t xml:space="preserve"> </w:t>
      </w:r>
      <w:proofErr w:type="spellStart"/>
      <w:r w:rsidRPr="00DB25C4">
        <w:rPr>
          <w:rFonts w:cstheme="minorHAnsi"/>
          <w:color w:val="000000" w:themeColor="text1"/>
        </w:rPr>
        <w:t>anteseden</w:t>
      </w:r>
      <w:proofErr w:type="spellEnd"/>
      <w:r w:rsidRPr="00DB25C4">
        <w:rPr>
          <w:rFonts w:cstheme="minorHAnsi"/>
          <w:color w:val="000000" w:themeColor="text1"/>
        </w:rPr>
        <w:t xml:space="preserve">, </w:t>
      </w:r>
      <w:proofErr w:type="spellStart"/>
      <w:r w:rsidRPr="00DB25C4">
        <w:rPr>
          <w:rFonts w:cstheme="minorHAnsi"/>
          <w:color w:val="000000" w:themeColor="text1"/>
        </w:rPr>
        <w:t>fase</w:t>
      </w:r>
      <w:proofErr w:type="spellEnd"/>
      <w:r w:rsidRPr="00DB25C4">
        <w:rPr>
          <w:rFonts w:cstheme="minorHAnsi"/>
          <w:color w:val="000000" w:themeColor="text1"/>
        </w:rPr>
        <w:t xml:space="preserve"> </w:t>
      </w:r>
      <w:proofErr w:type="spellStart"/>
      <w:r w:rsidRPr="00DB25C4">
        <w:rPr>
          <w:rFonts w:cstheme="minorHAnsi"/>
          <w:color w:val="000000" w:themeColor="text1"/>
        </w:rPr>
        <w:t>transaksi</w:t>
      </w:r>
      <w:proofErr w:type="spellEnd"/>
      <w:r w:rsidRPr="00DB25C4">
        <w:rPr>
          <w:rFonts w:cstheme="minorHAnsi"/>
          <w:color w:val="000000" w:themeColor="text1"/>
        </w:rPr>
        <w:t xml:space="preserve">, dan </w:t>
      </w:r>
      <w:proofErr w:type="spellStart"/>
      <w:r w:rsidRPr="00DB25C4">
        <w:rPr>
          <w:rFonts w:cstheme="minorHAnsi"/>
          <w:color w:val="000000" w:themeColor="text1"/>
        </w:rPr>
        <w:t>fase</w:t>
      </w:r>
      <w:proofErr w:type="spellEnd"/>
      <w:r w:rsidRPr="00DB25C4">
        <w:rPr>
          <w:rFonts w:cstheme="minorHAnsi"/>
          <w:color w:val="000000" w:themeColor="text1"/>
        </w:rPr>
        <w:t xml:space="preserve"> </w:t>
      </w:r>
      <w:r w:rsidRPr="00DB25C4">
        <w:rPr>
          <w:rFonts w:cstheme="minorHAnsi"/>
          <w:i/>
          <w:iCs/>
          <w:color w:val="000000" w:themeColor="text1"/>
        </w:rPr>
        <w:t>outcome.</w:t>
      </w:r>
    </w:p>
    <w:p w14:paraId="2CB601D3" w14:textId="77777777" w:rsidR="0076297E" w:rsidRPr="00DB25C4" w:rsidRDefault="0076297E" w:rsidP="00687314">
      <w:pPr>
        <w:spacing w:after="0" w:line="240" w:lineRule="auto"/>
        <w:ind w:left="66"/>
        <w:jc w:val="both"/>
        <w:rPr>
          <w:rFonts w:cstheme="minorHAnsi"/>
          <w:color w:val="000000" w:themeColor="text1"/>
        </w:rPr>
      </w:pPr>
    </w:p>
    <w:p w14:paraId="5D70D2CB" w14:textId="77777777" w:rsidR="0076297E" w:rsidRPr="00DB25C4" w:rsidRDefault="0076297E" w:rsidP="00687314">
      <w:pPr>
        <w:spacing w:after="0" w:line="240" w:lineRule="auto"/>
        <w:ind w:left="66"/>
        <w:jc w:val="both"/>
        <w:rPr>
          <w:rFonts w:cstheme="minorHAnsi"/>
          <w:b/>
          <w:bCs/>
          <w:color w:val="000000" w:themeColor="text1"/>
        </w:rPr>
      </w:pPr>
      <w:r w:rsidRPr="00DB25C4">
        <w:rPr>
          <w:rFonts w:cstheme="minorHAnsi"/>
          <w:b/>
          <w:bCs/>
          <w:color w:val="000000" w:themeColor="text1"/>
        </w:rPr>
        <w:t xml:space="preserve">6.4.3 </w:t>
      </w:r>
      <w:proofErr w:type="spellStart"/>
      <w:r w:rsidRPr="00DB25C4">
        <w:rPr>
          <w:rFonts w:cstheme="minorHAnsi"/>
          <w:b/>
          <w:bCs/>
          <w:color w:val="000000" w:themeColor="text1"/>
        </w:rPr>
        <w:t>Evaluasi</w:t>
      </w:r>
      <w:proofErr w:type="spellEnd"/>
    </w:p>
    <w:p w14:paraId="4C53991A" w14:textId="77777777" w:rsidR="0076297E" w:rsidRPr="00DB25C4" w:rsidRDefault="0076297E" w:rsidP="00687314">
      <w:pPr>
        <w:spacing w:after="0" w:line="240" w:lineRule="auto"/>
        <w:ind w:left="66" w:firstLine="720"/>
        <w:jc w:val="both"/>
        <w:rPr>
          <w:rFonts w:cstheme="minorHAnsi"/>
          <w:color w:val="000000" w:themeColor="text1"/>
        </w:rPr>
      </w:pP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terhadap</w:t>
      </w:r>
      <w:proofErr w:type="spellEnd"/>
      <w:r w:rsidRPr="00DB25C4">
        <w:rPr>
          <w:rFonts w:cstheme="minorHAnsi"/>
          <w:color w:val="000000" w:themeColor="text1"/>
        </w:rPr>
        <w:t xml:space="preserve"> </w:t>
      </w:r>
      <w:proofErr w:type="spellStart"/>
      <w:r w:rsidRPr="00DB25C4">
        <w:rPr>
          <w:rFonts w:cstheme="minorHAnsi"/>
          <w:color w:val="000000" w:themeColor="text1"/>
        </w:rPr>
        <w:t>kebijakan</w:t>
      </w:r>
      <w:proofErr w:type="spellEnd"/>
      <w:r w:rsidRPr="00DB25C4">
        <w:rPr>
          <w:rFonts w:cstheme="minorHAnsi"/>
          <w:color w:val="000000" w:themeColor="text1"/>
        </w:rPr>
        <w:t xml:space="preserve"> dan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mikro</w:t>
      </w:r>
      <w:proofErr w:type="spellEnd"/>
      <w:r w:rsidRPr="00DB25C4">
        <w:rPr>
          <w:rFonts w:cstheme="minorHAnsi"/>
          <w:color w:val="000000" w:themeColor="text1"/>
        </w:rPr>
        <w:t xml:space="preserve"> di PS. </w:t>
      </w:r>
      <w:proofErr w:type="spellStart"/>
      <w:r w:rsidRPr="00DB25C4">
        <w:rPr>
          <w:rFonts w:cstheme="minorHAnsi"/>
          <w:color w:val="000000" w:themeColor="text1"/>
        </w:rPr>
        <w:t>Berikut</w:t>
      </w:r>
      <w:proofErr w:type="spellEnd"/>
      <w:r w:rsidRPr="00DB25C4">
        <w:rPr>
          <w:rFonts w:cstheme="minorHAnsi"/>
          <w:color w:val="000000" w:themeColor="text1"/>
        </w:rPr>
        <w:t xml:space="preserve"> </w:t>
      </w:r>
      <w:proofErr w:type="spellStart"/>
      <w:r w:rsidRPr="00DB25C4">
        <w:rPr>
          <w:rFonts w:cstheme="minorHAnsi"/>
          <w:color w:val="000000" w:themeColor="text1"/>
        </w:rPr>
        <w:t>adalah</w:t>
      </w:r>
      <w:proofErr w:type="spellEnd"/>
      <w:r w:rsidRPr="00DB25C4">
        <w:rPr>
          <w:rFonts w:cstheme="minorHAnsi"/>
          <w:color w:val="000000" w:themeColor="text1"/>
        </w:rPr>
        <w:t xml:space="preserve"> </w:t>
      </w:r>
      <w:proofErr w:type="spellStart"/>
      <w:r w:rsidRPr="00DB25C4">
        <w:rPr>
          <w:rFonts w:cstheme="minorHAnsi"/>
          <w:color w:val="000000" w:themeColor="text1"/>
        </w:rPr>
        <w:t>paparannya</w:t>
      </w:r>
      <w:proofErr w:type="spellEnd"/>
      <w:r w:rsidRPr="00DB25C4">
        <w:rPr>
          <w:rFonts w:cstheme="minorHAnsi"/>
          <w:color w:val="000000" w:themeColor="text1"/>
        </w:rPr>
        <w:t xml:space="preserve">. </w:t>
      </w:r>
      <w:r w:rsidRPr="00DB25C4">
        <w:rPr>
          <w:rFonts w:eastAsia="Calibri" w:cstheme="minorHAnsi"/>
          <w:lang w:val="en-ID"/>
        </w:rPr>
        <w:t xml:space="preserve">Hasil survey </w:t>
      </w:r>
      <w:proofErr w:type="spellStart"/>
      <w:r w:rsidRPr="00DB25C4">
        <w:rPr>
          <w:rFonts w:eastAsia="Calibri" w:cstheme="minorHAnsi"/>
          <w:lang w:val="en-ID"/>
        </w:rPr>
        <w:t>menunjukkan</w:t>
      </w:r>
      <w:proofErr w:type="spellEnd"/>
      <w:r w:rsidRPr="00DB25C4">
        <w:rPr>
          <w:rFonts w:eastAsia="Calibri" w:cstheme="minorHAnsi"/>
          <w:lang w:val="en-ID"/>
        </w:rPr>
        <w:t xml:space="preserve"> </w:t>
      </w:r>
      <w:proofErr w:type="spellStart"/>
      <w:r w:rsidRPr="00DB25C4">
        <w:rPr>
          <w:rFonts w:eastAsia="Calibri" w:cstheme="minorHAnsi"/>
          <w:lang w:val="en-ID"/>
        </w:rPr>
        <w:t>sekitar</w:t>
      </w:r>
      <w:proofErr w:type="spellEnd"/>
      <w:r w:rsidRPr="00DB25C4">
        <w:rPr>
          <w:rFonts w:eastAsia="Calibri" w:cstheme="minorHAnsi"/>
          <w:lang w:val="en-ID"/>
        </w:rPr>
        <w:t xml:space="preserve"> 58,3% </w:t>
      </w:r>
      <w:proofErr w:type="spellStart"/>
      <w:r w:rsidRPr="00DB25C4">
        <w:rPr>
          <w:rFonts w:eastAsia="Calibri" w:cstheme="minorHAnsi"/>
          <w:lang w:val="en-ID"/>
        </w:rPr>
        <w:t>responden</w:t>
      </w:r>
      <w:proofErr w:type="spellEnd"/>
      <w:r w:rsidRPr="00DB25C4">
        <w:rPr>
          <w:rFonts w:eastAsia="Calibri" w:cstheme="minorHAnsi"/>
          <w:lang w:val="en-ID"/>
        </w:rPr>
        <w:t xml:space="preserve"> sangat </w:t>
      </w:r>
      <w:proofErr w:type="spellStart"/>
      <w:r w:rsidRPr="00DB25C4">
        <w:rPr>
          <w:rFonts w:eastAsia="Calibri" w:cstheme="minorHAnsi"/>
          <w:lang w:val="en-ID"/>
        </w:rPr>
        <w:t>setuju</w:t>
      </w:r>
      <w:proofErr w:type="spellEnd"/>
      <w:r w:rsidRPr="00DB25C4">
        <w:rPr>
          <w:rFonts w:eastAsia="Calibri" w:cstheme="minorHAnsi"/>
          <w:lang w:val="en-ID"/>
        </w:rPr>
        <w:t xml:space="preserve"> dan 41,7% </w:t>
      </w:r>
      <w:proofErr w:type="spellStart"/>
      <w:r w:rsidRPr="00DB25C4">
        <w:rPr>
          <w:rFonts w:eastAsia="Calibri" w:cstheme="minorHAnsi"/>
          <w:lang w:val="en-ID"/>
        </w:rPr>
        <w:t>setuju</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kegiatan</w:t>
      </w:r>
      <w:proofErr w:type="spellEnd"/>
      <w:r w:rsidRPr="00DB25C4">
        <w:rPr>
          <w:rFonts w:eastAsia="Calibri" w:cstheme="minorHAnsi"/>
          <w:lang w:val="en-ID"/>
        </w:rPr>
        <w:t xml:space="preserve"> </w:t>
      </w:r>
      <w:proofErr w:type="spellStart"/>
      <w:r w:rsidRPr="00DB25C4">
        <w:rPr>
          <w:rFonts w:eastAsia="Calibri" w:cstheme="minorHAnsi"/>
          <w:lang w:val="en-ID"/>
        </w:rPr>
        <w:t>pembelajaran</w:t>
      </w:r>
      <w:proofErr w:type="spellEnd"/>
      <w:r w:rsidRPr="00DB25C4">
        <w:rPr>
          <w:rFonts w:eastAsia="Calibri" w:cstheme="minorHAnsi"/>
          <w:lang w:val="en-ID"/>
        </w:rPr>
        <w:t xml:space="preserve"> </w:t>
      </w:r>
      <w:proofErr w:type="spellStart"/>
      <w:r w:rsidRPr="00DB25C4">
        <w:rPr>
          <w:rFonts w:eastAsia="Calibri" w:cstheme="minorHAnsi"/>
          <w:lang w:val="en-ID"/>
        </w:rPr>
        <w:t>mikro</w:t>
      </w:r>
      <w:proofErr w:type="spellEnd"/>
      <w:r w:rsidRPr="00DB25C4">
        <w:rPr>
          <w:rFonts w:eastAsia="Calibri" w:cstheme="minorHAnsi"/>
          <w:lang w:val="en-ID"/>
        </w:rPr>
        <w:t xml:space="preserve"> teaching </w:t>
      </w:r>
      <w:proofErr w:type="spellStart"/>
      <w:r w:rsidRPr="00DB25C4">
        <w:rPr>
          <w:rFonts w:eastAsia="Calibri" w:cstheme="minorHAnsi"/>
          <w:lang w:val="en-ID"/>
        </w:rPr>
        <w:t>telah</w:t>
      </w:r>
      <w:proofErr w:type="spellEnd"/>
      <w:r w:rsidRPr="00DB25C4">
        <w:rPr>
          <w:rFonts w:eastAsia="Calibri" w:cstheme="minorHAnsi"/>
          <w:lang w:val="en-ID"/>
        </w:rPr>
        <w:t xml:space="preserve"> </w:t>
      </w:r>
      <w:proofErr w:type="spellStart"/>
      <w:r w:rsidRPr="00DB25C4">
        <w:rPr>
          <w:rFonts w:eastAsia="Calibri" w:cstheme="minorHAnsi"/>
          <w:lang w:val="en-ID"/>
        </w:rPr>
        <w:t>berjalan</w:t>
      </w:r>
      <w:proofErr w:type="spellEnd"/>
      <w:r w:rsidRPr="00DB25C4">
        <w:rPr>
          <w:rFonts w:eastAsia="Calibri" w:cstheme="minorHAnsi"/>
          <w:lang w:val="en-ID"/>
        </w:rPr>
        <w:t xml:space="preserve"> </w:t>
      </w:r>
      <w:proofErr w:type="spellStart"/>
      <w:r w:rsidRPr="00DB25C4">
        <w:rPr>
          <w:rFonts w:eastAsia="Calibri" w:cstheme="minorHAnsi"/>
          <w:lang w:val="en-ID"/>
        </w:rPr>
        <w:t>baik</w:t>
      </w:r>
      <w:proofErr w:type="spellEnd"/>
      <w:r w:rsidRPr="00DB25C4">
        <w:rPr>
          <w:rFonts w:eastAsia="Calibri" w:cstheme="minorHAnsi"/>
          <w:lang w:val="en-ID"/>
        </w:rPr>
        <w:t xml:space="preserve"> dan </w:t>
      </w:r>
      <w:proofErr w:type="spellStart"/>
      <w:r w:rsidRPr="00DB25C4">
        <w:rPr>
          <w:rFonts w:eastAsia="Calibri" w:cstheme="minorHAnsi"/>
          <w:lang w:val="en-ID"/>
        </w:rPr>
        <w:t>mampu</w:t>
      </w:r>
      <w:proofErr w:type="spellEnd"/>
      <w:r w:rsidRPr="00DB25C4">
        <w:rPr>
          <w:rFonts w:eastAsia="Calibri" w:cstheme="minorHAnsi"/>
          <w:lang w:val="en-ID"/>
        </w:rPr>
        <w:t xml:space="preserve"> </w:t>
      </w:r>
      <w:proofErr w:type="spellStart"/>
      <w:r w:rsidRPr="00DB25C4">
        <w:rPr>
          <w:rFonts w:eastAsia="Calibri" w:cstheme="minorHAnsi"/>
          <w:lang w:val="en-ID"/>
        </w:rPr>
        <w:t>meningkatkan</w:t>
      </w:r>
      <w:proofErr w:type="spellEnd"/>
      <w:r w:rsidRPr="00DB25C4">
        <w:rPr>
          <w:rFonts w:eastAsia="Calibri" w:cstheme="minorHAnsi"/>
          <w:lang w:val="en-ID"/>
        </w:rPr>
        <w:t xml:space="preserve"> </w:t>
      </w:r>
      <w:proofErr w:type="spellStart"/>
      <w:r w:rsidRPr="00DB25C4">
        <w:rPr>
          <w:rFonts w:eastAsia="Calibri" w:cstheme="minorHAnsi"/>
          <w:lang w:val="en-ID"/>
        </w:rPr>
        <w:t>kemampuan</w:t>
      </w:r>
      <w:proofErr w:type="spellEnd"/>
      <w:r w:rsidRPr="00DB25C4">
        <w:rPr>
          <w:rFonts w:eastAsia="Calibri" w:cstheme="minorHAnsi"/>
          <w:lang w:val="en-ID"/>
        </w:rPr>
        <w:t xml:space="preserve"> </w:t>
      </w:r>
      <w:proofErr w:type="spellStart"/>
      <w:r w:rsidRPr="00DB25C4">
        <w:rPr>
          <w:rFonts w:eastAsia="Calibri" w:cstheme="minorHAnsi"/>
          <w:lang w:val="en-ID"/>
        </w:rPr>
        <w:t>mengajar</w:t>
      </w:r>
      <w:proofErr w:type="spellEnd"/>
      <w:r w:rsidRPr="00DB25C4">
        <w:rPr>
          <w:rFonts w:eastAsia="Calibri" w:cstheme="minorHAnsi"/>
          <w:lang w:val="en-ID"/>
        </w:rPr>
        <w:t xml:space="preserve"> </w:t>
      </w:r>
      <w:proofErr w:type="spellStart"/>
      <w:r w:rsidRPr="00DB25C4">
        <w:rPr>
          <w:rFonts w:eastAsia="Calibri" w:cstheme="minorHAnsi"/>
          <w:lang w:val="en-ID"/>
        </w:rPr>
        <w:t>siswa</w:t>
      </w:r>
      <w:proofErr w:type="spellEnd"/>
      <w:r w:rsidRPr="00DB25C4">
        <w:rPr>
          <w:rFonts w:eastAsia="Calibri" w:cstheme="minorHAnsi"/>
          <w:lang w:val="en-ID"/>
        </w:rPr>
        <w:t xml:space="preserve"> di Prodi Pendidikan Bahasa Mandarin. Hasil </w:t>
      </w:r>
      <w:proofErr w:type="spellStart"/>
      <w:r w:rsidRPr="00DB25C4">
        <w:rPr>
          <w:rFonts w:eastAsia="Calibri" w:cstheme="minorHAnsi"/>
          <w:lang w:val="en-ID"/>
        </w:rPr>
        <w:t>survei</w:t>
      </w:r>
      <w:proofErr w:type="spellEnd"/>
      <w:r w:rsidRPr="00DB25C4">
        <w:rPr>
          <w:rFonts w:eastAsia="Calibri" w:cstheme="minorHAnsi"/>
          <w:lang w:val="en-ID"/>
        </w:rPr>
        <w:t xml:space="preserve"> </w:t>
      </w:r>
      <w:proofErr w:type="spellStart"/>
      <w:r w:rsidRPr="00DB25C4">
        <w:rPr>
          <w:rFonts w:eastAsia="Calibri" w:cstheme="minorHAnsi"/>
          <w:lang w:val="en-ID"/>
        </w:rPr>
        <w:t>ini</w:t>
      </w:r>
      <w:proofErr w:type="spellEnd"/>
      <w:r w:rsidRPr="00DB25C4">
        <w:rPr>
          <w:rFonts w:eastAsia="Calibri" w:cstheme="minorHAnsi"/>
          <w:lang w:val="en-ID"/>
        </w:rPr>
        <w:t xml:space="preserve"> </w:t>
      </w:r>
      <w:proofErr w:type="spellStart"/>
      <w:r w:rsidRPr="00DB25C4">
        <w:rPr>
          <w:rFonts w:eastAsia="Calibri" w:cstheme="minorHAnsi"/>
          <w:lang w:val="en-ID"/>
        </w:rPr>
        <w:t>menunjukkan</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mayoritas</w:t>
      </w:r>
      <w:proofErr w:type="spellEnd"/>
      <w:r w:rsidRPr="00DB25C4">
        <w:rPr>
          <w:rFonts w:eastAsia="Calibri" w:cstheme="minorHAnsi"/>
          <w:lang w:val="en-ID"/>
        </w:rPr>
        <w:t xml:space="preserve"> </w:t>
      </w:r>
      <w:proofErr w:type="spellStart"/>
      <w:r w:rsidRPr="00DB25C4">
        <w:rPr>
          <w:rFonts w:eastAsia="Calibri" w:cstheme="minorHAnsi"/>
          <w:lang w:val="en-ID"/>
        </w:rPr>
        <w:t>responden</w:t>
      </w:r>
      <w:proofErr w:type="spellEnd"/>
      <w:r w:rsidRPr="00DB25C4">
        <w:rPr>
          <w:rFonts w:eastAsia="Calibri" w:cstheme="minorHAnsi"/>
          <w:lang w:val="en-ID"/>
        </w:rPr>
        <w:t xml:space="preserve"> </w:t>
      </w:r>
      <w:proofErr w:type="spellStart"/>
      <w:r w:rsidRPr="00DB25C4">
        <w:rPr>
          <w:rFonts w:eastAsia="Calibri" w:cstheme="minorHAnsi"/>
          <w:lang w:val="en-ID"/>
        </w:rPr>
        <w:t>merasa</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kegiatan</w:t>
      </w:r>
      <w:proofErr w:type="spellEnd"/>
      <w:r w:rsidRPr="00DB25C4">
        <w:rPr>
          <w:rFonts w:eastAsia="Calibri" w:cstheme="minorHAnsi"/>
          <w:lang w:val="en-ID"/>
        </w:rPr>
        <w:t xml:space="preserve"> </w:t>
      </w:r>
      <w:proofErr w:type="spellStart"/>
      <w:r w:rsidRPr="00DB25C4">
        <w:rPr>
          <w:rFonts w:eastAsia="Calibri" w:cstheme="minorHAnsi"/>
          <w:lang w:val="en-ID"/>
        </w:rPr>
        <w:t>pembelajaran</w:t>
      </w:r>
      <w:proofErr w:type="spellEnd"/>
      <w:r w:rsidRPr="00DB25C4">
        <w:rPr>
          <w:rFonts w:eastAsia="Calibri" w:cstheme="minorHAnsi"/>
          <w:lang w:val="en-ID"/>
        </w:rPr>
        <w:t xml:space="preserve"> </w:t>
      </w:r>
      <w:proofErr w:type="spellStart"/>
      <w:r w:rsidRPr="00DB25C4">
        <w:rPr>
          <w:rFonts w:eastAsia="Calibri" w:cstheme="minorHAnsi"/>
          <w:lang w:val="en-ID"/>
        </w:rPr>
        <w:t>mikro</w:t>
      </w:r>
      <w:proofErr w:type="spellEnd"/>
      <w:r w:rsidRPr="00DB25C4">
        <w:rPr>
          <w:rFonts w:eastAsia="Calibri" w:cstheme="minorHAnsi"/>
          <w:lang w:val="en-ID"/>
        </w:rPr>
        <w:t xml:space="preserve"> teaching </w:t>
      </w:r>
      <w:proofErr w:type="spellStart"/>
      <w:r w:rsidRPr="00DB25C4">
        <w:rPr>
          <w:rFonts w:eastAsia="Calibri" w:cstheme="minorHAnsi"/>
          <w:lang w:val="en-ID"/>
        </w:rPr>
        <w:t>telah</w:t>
      </w:r>
      <w:proofErr w:type="spellEnd"/>
      <w:r w:rsidRPr="00DB25C4">
        <w:rPr>
          <w:rFonts w:eastAsia="Calibri" w:cstheme="minorHAnsi"/>
          <w:lang w:val="en-ID"/>
        </w:rPr>
        <w:t xml:space="preserve"> </w:t>
      </w:r>
      <w:proofErr w:type="spellStart"/>
      <w:r w:rsidRPr="00DB25C4">
        <w:rPr>
          <w:rFonts w:eastAsia="Calibri" w:cstheme="minorHAnsi"/>
          <w:lang w:val="en-ID"/>
        </w:rPr>
        <w:t>berhasil</w:t>
      </w:r>
      <w:proofErr w:type="spellEnd"/>
      <w:r w:rsidRPr="00DB25C4">
        <w:rPr>
          <w:rFonts w:eastAsia="Calibri" w:cstheme="minorHAnsi"/>
          <w:lang w:val="en-ID"/>
        </w:rPr>
        <w:t xml:space="preserve"> </w:t>
      </w:r>
      <w:proofErr w:type="spellStart"/>
      <w:r w:rsidRPr="00DB25C4">
        <w:rPr>
          <w:rFonts w:eastAsia="Calibri" w:cstheme="minorHAnsi"/>
          <w:lang w:val="en-ID"/>
        </w:rPr>
        <w:t>dalam</w:t>
      </w:r>
      <w:proofErr w:type="spellEnd"/>
      <w:r w:rsidRPr="00DB25C4">
        <w:rPr>
          <w:rFonts w:eastAsia="Calibri" w:cstheme="minorHAnsi"/>
          <w:lang w:val="en-ID"/>
        </w:rPr>
        <w:t xml:space="preserve"> </w:t>
      </w:r>
      <w:proofErr w:type="spellStart"/>
      <w:r w:rsidRPr="00DB25C4">
        <w:rPr>
          <w:rFonts w:eastAsia="Calibri" w:cstheme="minorHAnsi"/>
          <w:lang w:val="en-ID"/>
        </w:rPr>
        <w:t>meningkatkan</w:t>
      </w:r>
      <w:proofErr w:type="spellEnd"/>
      <w:r w:rsidRPr="00DB25C4">
        <w:rPr>
          <w:rFonts w:eastAsia="Calibri" w:cstheme="minorHAnsi"/>
          <w:lang w:val="en-ID"/>
        </w:rPr>
        <w:t xml:space="preserve"> </w:t>
      </w:r>
      <w:proofErr w:type="spellStart"/>
      <w:r w:rsidRPr="00DB25C4">
        <w:rPr>
          <w:rFonts w:eastAsia="Calibri" w:cstheme="minorHAnsi"/>
          <w:lang w:val="en-ID"/>
        </w:rPr>
        <w:t>kemampuan</w:t>
      </w:r>
      <w:proofErr w:type="spellEnd"/>
      <w:r w:rsidRPr="00DB25C4">
        <w:rPr>
          <w:rFonts w:eastAsia="Calibri" w:cstheme="minorHAnsi"/>
          <w:lang w:val="en-ID"/>
        </w:rPr>
        <w:t xml:space="preserve"> </w:t>
      </w:r>
      <w:proofErr w:type="spellStart"/>
      <w:r w:rsidRPr="00DB25C4">
        <w:rPr>
          <w:rFonts w:eastAsia="Calibri" w:cstheme="minorHAnsi"/>
          <w:lang w:val="en-ID"/>
        </w:rPr>
        <w:t>mengajar</w:t>
      </w:r>
      <w:proofErr w:type="spellEnd"/>
      <w:r w:rsidRPr="00DB25C4">
        <w:rPr>
          <w:rFonts w:eastAsia="Calibri" w:cstheme="minorHAnsi"/>
          <w:lang w:val="en-ID"/>
        </w:rPr>
        <w:t xml:space="preserve"> </w:t>
      </w:r>
      <w:proofErr w:type="spellStart"/>
      <w:r w:rsidRPr="00DB25C4">
        <w:rPr>
          <w:rFonts w:eastAsia="Calibri" w:cstheme="minorHAnsi"/>
          <w:lang w:val="en-ID"/>
        </w:rPr>
        <w:t>siswa</w:t>
      </w:r>
      <w:proofErr w:type="spellEnd"/>
      <w:r w:rsidRPr="00DB25C4">
        <w:rPr>
          <w:rFonts w:eastAsia="Calibri" w:cstheme="minorHAnsi"/>
          <w:lang w:val="en-ID"/>
        </w:rPr>
        <w:t xml:space="preserve"> di Prodi Pendidikan Bahasa Mandarin. Hal </w:t>
      </w:r>
      <w:proofErr w:type="spellStart"/>
      <w:r w:rsidRPr="00DB25C4">
        <w:rPr>
          <w:rFonts w:eastAsia="Calibri" w:cstheme="minorHAnsi"/>
          <w:lang w:val="en-ID"/>
        </w:rPr>
        <w:t>ini</w:t>
      </w:r>
      <w:proofErr w:type="spellEnd"/>
      <w:r w:rsidRPr="00DB25C4">
        <w:rPr>
          <w:rFonts w:eastAsia="Calibri" w:cstheme="minorHAnsi"/>
          <w:lang w:val="en-ID"/>
        </w:rPr>
        <w:t xml:space="preserve"> </w:t>
      </w:r>
      <w:proofErr w:type="spellStart"/>
      <w:r w:rsidRPr="00DB25C4">
        <w:rPr>
          <w:rFonts w:eastAsia="Calibri" w:cstheme="minorHAnsi"/>
          <w:lang w:val="en-ID"/>
        </w:rPr>
        <w:t>dapat</w:t>
      </w:r>
      <w:proofErr w:type="spellEnd"/>
      <w:r w:rsidRPr="00DB25C4">
        <w:rPr>
          <w:rFonts w:eastAsia="Calibri" w:cstheme="minorHAnsi"/>
          <w:lang w:val="en-ID"/>
        </w:rPr>
        <w:t xml:space="preserve"> </w:t>
      </w:r>
      <w:proofErr w:type="spellStart"/>
      <w:r w:rsidRPr="00DB25C4">
        <w:rPr>
          <w:rFonts w:eastAsia="Calibri" w:cstheme="minorHAnsi"/>
          <w:lang w:val="en-ID"/>
        </w:rPr>
        <w:t>dijadikan</w:t>
      </w:r>
      <w:proofErr w:type="spellEnd"/>
      <w:r w:rsidRPr="00DB25C4">
        <w:rPr>
          <w:rFonts w:eastAsia="Calibri" w:cstheme="minorHAnsi"/>
          <w:lang w:val="en-ID"/>
        </w:rPr>
        <w:t xml:space="preserve"> </w:t>
      </w:r>
      <w:proofErr w:type="spellStart"/>
      <w:r w:rsidRPr="00DB25C4">
        <w:rPr>
          <w:rFonts w:eastAsia="Calibri" w:cstheme="minorHAnsi"/>
          <w:lang w:val="en-ID"/>
        </w:rPr>
        <w:t>sebagai</w:t>
      </w:r>
      <w:proofErr w:type="spellEnd"/>
      <w:r w:rsidRPr="00DB25C4">
        <w:rPr>
          <w:rFonts w:eastAsia="Calibri" w:cstheme="minorHAnsi"/>
          <w:lang w:val="en-ID"/>
        </w:rPr>
        <w:t xml:space="preserve"> </w:t>
      </w:r>
      <w:proofErr w:type="spellStart"/>
      <w:r w:rsidRPr="00DB25C4">
        <w:rPr>
          <w:rFonts w:eastAsia="Calibri" w:cstheme="minorHAnsi"/>
          <w:lang w:val="en-ID"/>
        </w:rPr>
        <w:t>acuan</w:t>
      </w:r>
      <w:proofErr w:type="spellEnd"/>
      <w:r w:rsidRPr="00DB25C4">
        <w:rPr>
          <w:rFonts w:eastAsia="Calibri" w:cstheme="minorHAnsi"/>
          <w:lang w:val="en-ID"/>
        </w:rPr>
        <w:t xml:space="preserve"> dan </w:t>
      </w:r>
      <w:proofErr w:type="spellStart"/>
      <w:r w:rsidRPr="00DB25C4">
        <w:rPr>
          <w:rFonts w:eastAsia="Calibri" w:cstheme="minorHAnsi"/>
          <w:lang w:val="en-ID"/>
        </w:rPr>
        <w:t>motivasi</w:t>
      </w:r>
      <w:proofErr w:type="spellEnd"/>
      <w:r w:rsidRPr="00DB25C4">
        <w:rPr>
          <w:rFonts w:eastAsia="Calibri" w:cstheme="minorHAnsi"/>
          <w:lang w:val="en-ID"/>
        </w:rPr>
        <w:t xml:space="preserve"> </w:t>
      </w:r>
      <w:proofErr w:type="spellStart"/>
      <w:r w:rsidRPr="00DB25C4">
        <w:rPr>
          <w:rFonts w:eastAsia="Calibri" w:cstheme="minorHAnsi"/>
          <w:lang w:val="en-ID"/>
        </w:rPr>
        <w:t>bagi</w:t>
      </w:r>
      <w:proofErr w:type="spellEnd"/>
      <w:r w:rsidRPr="00DB25C4">
        <w:rPr>
          <w:rFonts w:eastAsia="Calibri" w:cstheme="minorHAnsi"/>
          <w:lang w:val="en-ID"/>
        </w:rPr>
        <w:t xml:space="preserve"> </w:t>
      </w:r>
      <w:proofErr w:type="spellStart"/>
      <w:r w:rsidRPr="00DB25C4">
        <w:rPr>
          <w:rFonts w:eastAsia="Calibri" w:cstheme="minorHAnsi"/>
          <w:lang w:val="en-ID"/>
        </w:rPr>
        <w:t>dosen-dosen</w:t>
      </w:r>
      <w:proofErr w:type="spellEnd"/>
      <w:r w:rsidRPr="00DB25C4">
        <w:rPr>
          <w:rFonts w:eastAsia="Calibri" w:cstheme="minorHAnsi"/>
          <w:lang w:val="en-ID"/>
        </w:rPr>
        <w:t xml:space="preserve"> di Prodi </w:t>
      </w:r>
      <w:proofErr w:type="spellStart"/>
      <w:r w:rsidRPr="00DB25C4">
        <w:rPr>
          <w:rFonts w:eastAsia="Calibri" w:cstheme="minorHAnsi"/>
          <w:lang w:val="en-ID"/>
        </w:rPr>
        <w:t>tersebut</w:t>
      </w:r>
      <w:proofErr w:type="spellEnd"/>
      <w:r w:rsidRPr="00DB25C4">
        <w:rPr>
          <w:rFonts w:eastAsia="Calibri" w:cstheme="minorHAnsi"/>
          <w:lang w:val="en-ID"/>
        </w:rPr>
        <w:t xml:space="preserve"> </w:t>
      </w:r>
      <w:proofErr w:type="spellStart"/>
      <w:r w:rsidRPr="00DB25C4">
        <w:rPr>
          <w:rFonts w:eastAsia="Calibri" w:cstheme="minorHAnsi"/>
          <w:lang w:val="en-ID"/>
        </w:rPr>
        <w:t>untuk</w:t>
      </w:r>
      <w:proofErr w:type="spellEnd"/>
      <w:r w:rsidRPr="00DB25C4">
        <w:rPr>
          <w:rFonts w:eastAsia="Calibri" w:cstheme="minorHAnsi"/>
          <w:lang w:val="en-ID"/>
        </w:rPr>
        <w:t xml:space="preserve"> </w:t>
      </w:r>
      <w:proofErr w:type="spellStart"/>
      <w:r w:rsidRPr="00DB25C4">
        <w:rPr>
          <w:rFonts w:eastAsia="Calibri" w:cstheme="minorHAnsi"/>
          <w:lang w:val="en-ID"/>
        </w:rPr>
        <w:t>terus</w:t>
      </w:r>
      <w:proofErr w:type="spellEnd"/>
      <w:r w:rsidRPr="00DB25C4">
        <w:rPr>
          <w:rFonts w:eastAsia="Calibri" w:cstheme="minorHAnsi"/>
          <w:lang w:val="en-ID"/>
        </w:rPr>
        <w:t xml:space="preserve"> </w:t>
      </w:r>
      <w:proofErr w:type="spellStart"/>
      <w:r w:rsidRPr="00DB25C4">
        <w:rPr>
          <w:rFonts w:eastAsia="Calibri" w:cstheme="minorHAnsi"/>
          <w:lang w:val="en-ID"/>
        </w:rPr>
        <w:t>mengimplementasikan</w:t>
      </w:r>
      <w:proofErr w:type="spellEnd"/>
      <w:r w:rsidRPr="00DB25C4">
        <w:rPr>
          <w:rFonts w:eastAsia="Calibri" w:cstheme="minorHAnsi"/>
          <w:lang w:val="en-ID"/>
        </w:rPr>
        <w:t xml:space="preserve"> </w:t>
      </w:r>
      <w:proofErr w:type="spellStart"/>
      <w:r w:rsidRPr="00DB25C4">
        <w:rPr>
          <w:rFonts w:eastAsia="Calibri" w:cstheme="minorHAnsi"/>
          <w:lang w:val="en-ID"/>
        </w:rPr>
        <w:t>kegiatan</w:t>
      </w:r>
      <w:proofErr w:type="spellEnd"/>
      <w:r w:rsidRPr="00DB25C4">
        <w:rPr>
          <w:rFonts w:eastAsia="Calibri" w:cstheme="minorHAnsi"/>
          <w:lang w:val="en-ID"/>
        </w:rPr>
        <w:t xml:space="preserve"> </w:t>
      </w:r>
      <w:proofErr w:type="spellStart"/>
      <w:r w:rsidRPr="00DB25C4">
        <w:rPr>
          <w:rFonts w:eastAsia="Calibri" w:cstheme="minorHAnsi"/>
          <w:lang w:val="en-ID"/>
        </w:rPr>
        <w:t>pembelajaran</w:t>
      </w:r>
      <w:proofErr w:type="spellEnd"/>
      <w:r w:rsidRPr="00DB25C4">
        <w:rPr>
          <w:rFonts w:eastAsia="Calibri" w:cstheme="minorHAnsi"/>
          <w:lang w:val="en-ID"/>
        </w:rPr>
        <w:t xml:space="preserve"> </w:t>
      </w:r>
      <w:proofErr w:type="spellStart"/>
      <w:r w:rsidRPr="00DB25C4">
        <w:rPr>
          <w:rFonts w:eastAsia="Calibri" w:cstheme="minorHAnsi"/>
          <w:lang w:val="en-ID"/>
        </w:rPr>
        <w:t>mikro</w:t>
      </w:r>
      <w:proofErr w:type="spellEnd"/>
      <w:r w:rsidRPr="00DB25C4">
        <w:rPr>
          <w:rFonts w:eastAsia="Calibri" w:cstheme="minorHAnsi"/>
          <w:lang w:val="en-ID"/>
        </w:rPr>
        <w:t xml:space="preserve"> teaching. </w:t>
      </w:r>
      <w:proofErr w:type="spellStart"/>
      <w:r w:rsidRPr="00DB25C4">
        <w:rPr>
          <w:rFonts w:eastAsia="Calibri" w:cstheme="minorHAnsi"/>
          <w:lang w:val="en-ID"/>
        </w:rPr>
        <w:t>Namun</w:t>
      </w:r>
      <w:proofErr w:type="spellEnd"/>
      <w:r w:rsidRPr="00DB25C4">
        <w:rPr>
          <w:rFonts w:eastAsia="Calibri" w:cstheme="minorHAnsi"/>
          <w:lang w:val="en-ID"/>
        </w:rPr>
        <w:t xml:space="preserve"> </w:t>
      </w:r>
      <w:proofErr w:type="spellStart"/>
      <w:r w:rsidRPr="00DB25C4">
        <w:rPr>
          <w:rFonts w:eastAsia="Calibri" w:cstheme="minorHAnsi"/>
          <w:lang w:val="en-ID"/>
        </w:rPr>
        <w:t>demikian</w:t>
      </w:r>
      <w:proofErr w:type="spellEnd"/>
      <w:r w:rsidRPr="00DB25C4">
        <w:rPr>
          <w:rFonts w:eastAsia="Calibri" w:cstheme="minorHAnsi"/>
          <w:lang w:val="en-ID"/>
        </w:rPr>
        <w:t xml:space="preserve">, </w:t>
      </w:r>
      <w:proofErr w:type="spellStart"/>
      <w:r w:rsidRPr="00DB25C4">
        <w:rPr>
          <w:rFonts w:eastAsia="Calibri" w:cstheme="minorHAnsi"/>
          <w:lang w:val="en-ID"/>
        </w:rPr>
        <w:t>ada</w:t>
      </w:r>
      <w:proofErr w:type="spellEnd"/>
      <w:r w:rsidRPr="00DB25C4">
        <w:rPr>
          <w:rFonts w:eastAsia="Calibri" w:cstheme="minorHAnsi"/>
          <w:lang w:val="en-ID"/>
        </w:rPr>
        <w:t xml:space="preserve"> pula </w:t>
      </w:r>
      <w:proofErr w:type="spellStart"/>
      <w:r w:rsidRPr="00DB25C4">
        <w:rPr>
          <w:rFonts w:eastAsia="Calibri" w:cstheme="minorHAnsi"/>
          <w:lang w:val="en-ID"/>
        </w:rPr>
        <w:t>sebagian</w:t>
      </w:r>
      <w:proofErr w:type="spellEnd"/>
      <w:r w:rsidRPr="00DB25C4">
        <w:rPr>
          <w:rFonts w:eastAsia="Calibri" w:cstheme="minorHAnsi"/>
          <w:lang w:val="en-ID"/>
        </w:rPr>
        <w:t xml:space="preserve"> </w:t>
      </w:r>
      <w:proofErr w:type="spellStart"/>
      <w:r w:rsidRPr="00DB25C4">
        <w:rPr>
          <w:rFonts w:eastAsia="Calibri" w:cstheme="minorHAnsi"/>
          <w:lang w:val="en-ID"/>
        </w:rPr>
        <w:t>responden</w:t>
      </w:r>
      <w:proofErr w:type="spellEnd"/>
      <w:r w:rsidRPr="00DB25C4">
        <w:rPr>
          <w:rFonts w:eastAsia="Calibri" w:cstheme="minorHAnsi"/>
          <w:lang w:val="en-ID"/>
        </w:rPr>
        <w:t xml:space="preserve"> yang </w:t>
      </w:r>
      <w:proofErr w:type="spellStart"/>
      <w:r w:rsidRPr="00DB25C4">
        <w:rPr>
          <w:rFonts w:eastAsia="Calibri" w:cstheme="minorHAnsi"/>
          <w:lang w:val="en-ID"/>
        </w:rPr>
        <w:t>belum</w:t>
      </w:r>
      <w:proofErr w:type="spellEnd"/>
      <w:r w:rsidRPr="00DB25C4">
        <w:rPr>
          <w:rFonts w:eastAsia="Calibri" w:cstheme="minorHAnsi"/>
          <w:lang w:val="en-ID"/>
        </w:rPr>
        <w:t xml:space="preserve"> </w:t>
      </w:r>
      <w:proofErr w:type="spellStart"/>
      <w:r w:rsidRPr="00DB25C4">
        <w:rPr>
          <w:rFonts w:eastAsia="Calibri" w:cstheme="minorHAnsi"/>
          <w:lang w:val="en-ID"/>
        </w:rPr>
        <w:t>sepenuhnya</w:t>
      </w:r>
      <w:proofErr w:type="spellEnd"/>
      <w:r w:rsidRPr="00DB25C4">
        <w:rPr>
          <w:rFonts w:eastAsia="Calibri" w:cstheme="minorHAnsi"/>
          <w:lang w:val="en-ID"/>
        </w:rPr>
        <w:t xml:space="preserve"> </w:t>
      </w:r>
      <w:proofErr w:type="spellStart"/>
      <w:r w:rsidRPr="00DB25C4">
        <w:rPr>
          <w:rFonts w:eastAsia="Calibri" w:cstheme="minorHAnsi"/>
          <w:lang w:val="en-ID"/>
        </w:rPr>
        <w:t>setuju</w:t>
      </w:r>
      <w:proofErr w:type="spellEnd"/>
      <w:r w:rsidRPr="00DB25C4">
        <w:rPr>
          <w:rFonts w:eastAsia="Calibri" w:cstheme="minorHAnsi"/>
          <w:lang w:val="en-ID"/>
        </w:rPr>
        <w:t xml:space="preserve">, </w:t>
      </w:r>
      <w:proofErr w:type="spellStart"/>
      <w:r w:rsidRPr="00DB25C4">
        <w:rPr>
          <w:rFonts w:eastAsia="Calibri" w:cstheme="minorHAnsi"/>
          <w:lang w:val="en-ID"/>
        </w:rPr>
        <w:t>sehingga</w:t>
      </w:r>
      <w:proofErr w:type="spellEnd"/>
      <w:r w:rsidRPr="00DB25C4">
        <w:rPr>
          <w:rFonts w:eastAsia="Calibri" w:cstheme="minorHAnsi"/>
          <w:lang w:val="en-ID"/>
        </w:rPr>
        <w:t xml:space="preserve"> </w:t>
      </w:r>
      <w:proofErr w:type="spellStart"/>
      <w:r w:rsidRPr="00DB25C4">
        <w:rPr>
          <w:rFonts w:eastAsia="Calibri" w:cstheme="minorHAnsi"/>
          <w:lang w:val="en-ID"/>
        </w:rPr>
        <w:t>perlu</w:t>
      </w:r>
      <w:proofErr w:type="spellEnd"/>
      <w:r w:rsidRPr="00DB25C4">
        <w:rPr>
          <w:rFonts w:eastAsia="Calibri" w:cstheme="minorHAnsi"/>
          <w:lang w:val="en-ID"/>
        </w:rPr>
        <w:t xml:space="preserve"> </w:t>
      </w:r>
      <w:proofErr w:type="spellStart"/>
      <w:r w:rsidRPr="00DB25C4">
        <w:rPr>
          <w:rFonts w:eastAsia="Calibri" w:cstheme="minorHAnsi"/>
          <w:lang w:val="en-ID"/>
        </w:rPr>
        <w:t>diperhatikan</w:t>
      </w:r>
      <w:proofErr w:type="spellEnd"/>
      <w:r w:rsidRPr="00DB25C4">
        <w:rPr>
          <w:rFonts w:eastAsia="Calibri" w:cstheme="minorHAnsi"/>
          <w:lang w:val="en-ID"/>
        </w:rPr>
        <w:t xml:space="preserve"> dan </w:t>
      </w:r>
      <w:proofErr w:type="spellStart"/>
      <w:r w:rsidRPr="00DB25C4">
        <w:rPr>
          <w:rFonts w:eastAsia="Calibri" w:cstheme="minorHAnsi"/>
          <w:lang w:val="en-ID"/>
        </w:rPr>
        <w:t>diperbaiki</w:t>
      </w:r>
      <w:proofErr w:type="spellEnd"/>
      <w:r w:rsidRPr="00DB25C4">
        <w:rPr>
          <w:rFonts w:eastAsia="Calibri" w:cstheme="minorHAnsi"/>
          <w:lang w:val="en-ID"/>
        </w:rPr>
        <w:t xml:space="preserve"> </w:t>
      </w:r>
      <w:proofErr w:type="spellStart"/>
      <w:r w:rsidRPr="00DB25C4">
        <w:rPr>
          <w:rFonts w:eastAsia="Calibri" w:cstheme="minorHAnsi"/>
          <w:lang w:val="en-ID"/>
        </w:rPr>
        <w:t>jika</w:t>
      </w:r>
      <w:proofErr w:type="spellEnd"/>
      <w:r w:rsidRPr="00DB25C4">
        <w:rPr>
          <w:rFonts w:eastAsia="Calibri" w:cstheme="minorHAnsi"/>
          <w:lang w:val="en-ID"/>
        </w:rPr>
        <w:t xml:space="preserve"> </w:t>
      </w:r>
      <w:proofErr w:type="spellStart"/>
      <w:r w:rsidRPr="00DB25C4">
        <w:rPr>
          <w:rFonts w:eastAsia="Calibri" w:cstheme="minorHAnsi"/>
          <w:lang w:val="en-ID"/>
        </w:rPr>
        <w:t>ada</w:t>
      </w:r>
      <w:proofErr w:type="spellEnd"/>
      <w:r w:rsidRPr="00DB25C4">
        <w:rPr>
          <w:rFonts w:eastAsia="Calibri" w:cstheme="minorHAnsi"/>
          <w:lang w:val="en-ID"/>
        </w:rPr>
        <w:t xml:space="preserve"> </w:t>
      </w:r>
      <w:proofErr w:type="spellStart"/>
      <w:r w:rsidRPr="00DB25C4">
        <w:rPr>
          <w:rFonts w:eastAsia="Calibri" w:cstheme="minorHAnsi"/>
          <w:lang w:val="en-ID"/>
        </w:rPr>
        <w:t>kekurangan</w:t>
      </w:r>
      <w:proofErr w:type="spellEnd"/>
      <w:r w:rsidRPr="00DB25C4">
        <w:rPr>
          <w:rFonts w:eastAsia="Calibri" w:cstheme="minorHAnsi"/>
          <w:lang w:val="en-ID"/>
        </w:rPr>
        <w:t xml:space="preserve"> </w:t>
      </w:r>
      <w:proofErr w:type="spellStart"/>
      <w:r w:rsidRPr="00DB25C4">
        <w:rPr>
          <w:rFonts w:eastAsia="Calibri" w:cstheme="minorHAnsi"/>
          <w:lang w:val="en-ID"/>
        </w:rPr>
        <w:t>dalam</w:t>
      </w:r>
      <w:proofErr w:type="spellEnd"/>
      <w:r w:rsidRPr="00DB25C4">
        <w:rPr>
          <w:rFonts w:eastAsia="Calibri" w:cstheme="minorHAnsi"/>
          <w:lang w:val="en-ID"/>
        </w:rPr>
        <w:t xml:space="preserve"> </w:t>
      </w:r>
      <w:proofErr w:type="spellStart"/>
      <w:r w:rsidRPr="00DB25C4">
        <w:rPr>
          <w:rFonts w:eastAsia="Calibri" w:cstheme="minorHAnsi"/>
          <w:lang w:val="en-ID"/>
        </w:rPr>
        <w:t>pelaksanaan</w:t>
      </w:r>
      <w:proofErr w:type="spellEnd"/>
      <w:r w:rsidRPr="00DB25C4">
        <w:rPr>
          <w:rFonts w:eastAsia="Calibri" w:cstheme="minorHAnsi"/>
          <w:lang w:val="en-ID"/>
        </w:rPr>
        <w:t xml:space="preserve"> </w:t>
      </w:r>
      <w:proofErr w:type="spellStart"/>
      <w:r w:rsidRPr="00DB25C4">
        <w:rPr>
          <w:rFonts w:eastAsia="Calibri" w:cstheme="minorHAnsi"/>
          <w:lang w:val="en-ID"/>
        </w:rPr>
        <w:t>kegiatan</w:t>
      </w:r>
      <w:proofErr w:type="spellEnd"/>
      <w:r w:rsidRPr="00DB25C4">
        <w:rPr>
          <w:rFonts w:eastAsia="Calibri" w:cstheme="minorHAnsi"/>
          <w:lang w:val="en-ID"/>
        </w:rPr>
        <w:t xml:space="preserve"> </w:t>
      </w:r>
      <w:proofErr w:type="spellStart"/>
      <w:r w:rsidRPr="00DB25C4">
        <w:rPr>
          <w:rFonts w:eastAsia="Calibri" w:cstheme="minorHAnsi"/>
          <w:lang w:val="en-ID"/>
        </w:rPr>
        <w:t>tersebut</w:t>
      </w:r>
      <w:proofErr w:type="spellEnd"/>
      <w:r w:rsidRPr="00DB25C4">
        <w:rPr>
          <w:rFonts w:eastAsia="Calibri" w:cstheme="minorHAnsi"/>
          <w:lang w:val="en-ID"/>
        </w:rPr>
        <w:t xml:space="preserve">. </w:t>
      </w:r>
      <w:proofErr w:type="spellStart"/>
      <w:r w:rsidRPr="00DB25C4">
        <w:rPr>
          <w:rFonts w:eastAsia="Calibri" w:cstheme="minorHAnsi"/>
          <w:lang w:val="en-ID"/>
        </w:rPr>
        <w:t>Sebagai</w:t>
      </w:r>
      <w:proofErr w:type="spellEnd"/>
      <w:r w:rsidRPr="00DB25C4">
        <w:rPr>
          <w:rFonts w:eastAsia="Calibri" w:cstheme="minorHAnsi"/>
          <w:lang w:val="en-ID"/>
        </w:rPr>
        <w:t xml:space="preserve"> </w:t>
      </w:r>
      <w:proofErr w:type="spellStart"/>
      <w:r w:rsidRPr="00DB25C4">
        <w:rPr>
          <w:rFonts w:eastAsia="Calibri" w:cstheme="minorHAnsi"/>
          <w:lang w:val="en-ID"/>
        </w:rPr>
        <w:t>tindak</w:t>
      </w:r>
      <w:proofErr w:type="spellEnd"/>
      <w:r w:rsidRPr="00DB25C4">
        <w:rPr>
          <w:rFonts w:eastAsia="Calibri" w:cstheme="minorHAnsi"/>
          <w:lang w:val="en-ID"/>
        </w:rPr>
        <w:t xml:space="preserve"> </w:t>
      </w:r>
      <w:proofErr w:type="spellStart"/>
      <w:r w:rsidRPr="00DB25C4">
        <w:rPr>
          <w:rFonts w:eastAsia="Calibri" w:cstheme="minorHAnsi"/>
          <w:lang w:val="en-ID"/>
        </w:rPr>
        <w:t>lanjut</w:t>
      </w:r>
      <w:proofErr w:type="spellEnd"/>
      <w:r w:rsidRPr="00DB25C4">
        <w:rPr>
          <w:rFonts w:eastAsia="Calibri" w:cstheme="minorHAnsi"/>
          <w:lang w:val="en-ID"/>
        </w:rPr>
        <w:t xml:space="preserve">, </w:t>
      </w:r>
      <w:proofErr w:type="spellStart"/>
      <w:r w:rsidRPr="00DB25C4">
        <w:rPr>
          <w:rFonts w:eastAsia="Calibri" w:cstheme="minorHAnsi"/>
          <w:lang w:val="en-ID"/>
        </w:rPr>
        <w:t>dapat</w:t>
      </w:r>
      <w:proofErr w:type="spellEnd"/>
      <w:r w:rsidRPr="00DB25C4">
        <w:rPr>
          <w:rFonts w:eastAsia="Calibri" w:cstheme="minorHAnsi"/>
          <w:lang w:val="en-ID"/>
        </w:rPr>
        <w:t xml:space="preserve"> </w:t>
      </w:r>
      <w:proofErr w:type="spellStart"/>
      <w:r w:rsidRPr="00DB25C4">
        <w:rPr>
          <w:rFonts w:eastAsia="Calibri" w:cstheme="minorHAnsi"/>
          <w:lang w:val="en-ID"/>
        </w:rPr>
        <w:t>dilakukan</w:t>
      </w:r>
      <w:proofErr w:type="spellEnd"/>
      <w:r w:rsidRPr="00DB25C4">
        <w:rPr>
          <w:rFonts w:eastAsia="Calibri" w:cstheme="minorHAnsi"/>
          <w:lang w:val="en-ID"/>
        </w:rPr>
        <w:t xml:space="preserve"> </w:t>
      </w:r>
      <w:proofErr w:type="spellStart"/>
      <w:r w:rsidRPr="00DB25C4">
        <w:rPr>
          <w:rFonts w:eastAsia="Calibri" w:cstheme="minorHAnsi"/>
          <w:lang w:val="en-ID"/>
        </w:rPr>
        <w:t>evaluasi</w:t>
      </w:r>
      <w:proofErr w:type="spellEnd"/>
      <w:r w:rsidRPr="00DB25C4">
        <w:rPr>
          <w:rFonts w:eastAsia="Calibri" w:cstheme="minorHAnsi"/>
          <w:lang w:val="en-ID"/>
        </w:rPr>
        <w:t xml:space="preserve"> </w:t>
      </w:r>
      <w:proofErr w:type="spellStart"/>
      <w:r w:rsidRPr="00DB25C4">
        <w:rPr>
          <w:rFonts w:eastAsia="Calibri" w:cstheme="minorHAnsi"/>
          <w:lang w:val="en-ID"/>
        </w:rPr>
        <w:t>lebih</w:t>
      </w:r>
      <w:proofErr w:type="spellEnd"/>
      <w:r w:rsidRPr="00DB25C4">
        <w:rPr>
          <w:rFonts w:eastAsia="Calibri" w:cstheme="minorHAnsi"/>
          <w:lang w:val="en-ID"/>
        </w:rPr>
        <w:t xml:space="preserve"> </w:t>
      </w:r>
      <w:proofErr w:type="spellStart"/>
      <w:r w:rsidRPr="00DB25C4">
        <w:rPr>
          <w:rFonts w:eastAsia="Calibri" w:cstheme="minorHAnsi"/>
          <w:lang w:val="en-ID"/>
        </w:rPr>
        <w:t>lanjut</w:t>
      </w:r>
      <w:proofErr w:type="spellEnd"/>
      <w:r w:rsidRPr="00DB25C4">
        <w:rPr>
          <w:rFonts w:eastAsia="Calibri" w:cstheme="minorHAnsi"/>
          <w:lang w:val="en-ID"/>
        </w:rPr>
        <w:t xml:space="preserve"> </w:t>
      </w:r>
      <w:proofErr w:type="spellStart"/>
      <w:r w:rsidRPr="00DB25C4">
        <w:rPr>
          <w:rFonts w:eastAsia="Calibri" w:cstheme="minorHAnsi"/>
          <w:lang w:val="en-ID"/>
        </w:rPr>
        <w:t>untuk</w:t>
      </w:r>
      <w:proofErr w:type="spellEnd"/>
      <w:r w:rsidRPr="00DB25C4">
        <w:rPr>
          <w:rFonts w:eastAsia="Calibri" w:cstheme="minorHAnsi"/>
          <w:lang w:val="en-ID"/>
        </w:rPr>
        <w:t xml:space="preserve"> </w:t>
      </w:r>
      <w:proofErr w:type="spellStart"/>
      <w:r w:rsidRPr="00DB25C4">
        <w:rPr>
          <w:rFonts w:eastAsia="Calibri" w:cstheme="minorHAnsi"/>
          <w:lang w:val="en-ID"/>
        </w:rPr>
        <w:t>mengidentifikasi</w:t>
      </w:r>
      <w:proofErr w:type="spellEnd"/>
      <w:r w:rsidRPr="00DB25C4">
        <w:rPr>
          <w:rFonts w:eastAsia="Calibri" w:cstheme="minorHAnsi"/>
          <w:lang w:val="en-ID"/>
        </w:rPr>
        <w:t xml:space="preserve"> </w:t>
      </w:r>
      <w:proofErr w:type="spellStart"/>
      <w:r w:rsidRPr="00DB25C4">
        <w:rPr>
          <w:rFonts w:eastAsia="Calibri" w:cstheme="minorHAnsi"/>
          <w:lang w:val="en-ID"/>
        </w:rPr>
        <w:t>faktor-faktor</w:t>
      </w:r>
      <w:proofErr w:type="spellEnd"/>
      <w:r w:rsidRPr="00DB25C4">
        <w:rPr>
          <w:rFonts w:eastAsia="Calibri" w:cstheme="minorHAnsi"/>
          <w:lang w:val="en-ID"/>
        </w:rPr>
        <w:t xml:space="preserve"> </w:t>
      </w:r>
      <w:proofErr w:type="spellStart"/>
      <w:r w:rsidRPr="00DB25C4">
        <w:rPr>
          <w:rFonts w:eastAsia="Calibri" w:cstheme="minorHAnsi"/>
          <w:lang w:val="en-ID"/>
        </w:rPr>
        <w:t>apa</w:t>
      </w:r>
      <w:proofErr w:type="spellEnd"/>
      <w:r w:rsidRPr="00DB25C4">
        <w:rPr>
          <w:rFonts w:eastAsia="Calibri" w:cstheme="minorHAnsi"/>
          <w:lang w:val="en-ID"/>
        </w:rPr>
        <w:t xml:space="preserve"> </w:t>
      </w:r>
      <w:proofErr w:type="spellStart"/>
      <w:r w:rsidRPr="00DB25C4">
        <w:rPr>
          <w:rFonts w:eastAsia="Calibri" w:cstheme="minorHAnsi"/>
          <w:lang w:val="en-ID"/>
        </w:rPr>
        <w:t>saja</w:t>
      </w:r>
      <w:proofErr w:type="spellEnd"/>
      <w:r w:rsidRPr="00DB25C4">
        <w:rPr>
          <w:rFonts w:eastAsia="Calibri" w:cstheme="minorHAnsi"/>
          <w:lang w:val="en-ID"/>
        </w:rPr>
        <w:t xml:space="preserve"> yang </w:t>
      </w:r>
      <w:proofErr w:type="spellStart"/>
      <w:r w:rsidRPr="00DB25C4">
        <w:rPr>
          <w:rFonts w:eastAsia="Calibri" w:cstheme="minorHAnsi"/>
          <w:lang w:val="en-ID"/>
        </w:rPr>
        <w:t>membuat</w:t>
      </w:r>
      <w:proofErr w:type="spellEnd"/>
      <w:r w:rsidRPr="00DB25C4">
        <w:rPr>
          <w:rFonts w:eastAsia="Calibri" w:cstheme="minorHAnsi"/>
          <w:lang w:val="en-ID"/>
        </w:rPr>
        <w:t xml:space="preserve"> </w:t>
      </w:r>
      <w:proofErr w:type="spellStart"/>
      <w:r w:rsidRPr="00DB25C4">
        <w:rPr>
          <w:rFonts w:eastAsia="Calibri" w:cstheme="minorHAnsi"/>
          <w:lang w:val="en-ID"/>
        </w:rPr>
        <w:t>sebagian</w:t>
      </w:r>
      <w:proofErr w:type="spellEnd"/>
      <w:r w:rsidRPr="00DB25C4">
        <w:rPr>
          <w:rFonts w:eastAsia="Calibri" w:cstheme="minorHAnsi"/>
          <w:lang w:val="en-ID"/>
        </w:rPr>
        <w:t xml:space="preserve"> </w:t>
      </w:r>
      <w:proofErr w:type="spellStart"/>
      <w:r w:rsidRPr="00DB25C4">
        <w:rPr>
          <w:rFonts w:eastAsia="Calibri" w:cstheme="minorHAnsi"/>
          <w:lang w:val="en-ID"/>
        </w:rPr>
        <w:t>responden</w:t>
      </w:r>
      <w:proofErr w:type="spellEnd"/>
      <w:r w:rsidRPr="00DB25C4">
        <w:rPr>
          <w:rFonts w:eastAsia="Calibri" w:cstheme="minorHAnsi"/>
          <w:lang w:val="en-ID"/>
        </w:rPr>
        <w:t xml:space="preserve"> </w:t>
      </w:r>
      <w:proofErr w:type="spellStart"/>
      <w:r w:rsidRPr="00DB25C4">
        <w:rPr>
          <w:rFonts w:eastAsia="Calibri" w:cstheme="minorHAnsi"/>
          <w:lang w:val="en-ID"/>
        </w:rPr>
        <w:t>belum</w:t>
      </w:r>
      <w:proofErr w:type="spellEnd"/>
      <w:r w:rsidRPr="00DB25C4">
        <w:rPr>
          <w:rFonts w:eastAsia="Calibri" w:cstheme="minorHAnsi"/>
          <w:lang w:val="en-ID"/>
        </w:rPr>
        <w:t xml:space="preserve"> </w:t>
      </w:r>
      <w:proofErr w:type="spellStart"/>
      <w:r w:rsidRPr="00DB25C4">
        <w:rPr>
          <w:rFonts w:eastAsia="Calibri" w:cstheme="minorHAnsi"/>
          <w:lang w:val="en-ID"/>
        </w:rPr>
        <w:t>merasa</w:t>
      </w:r>
      <w:proofErr w:type="spellEnd"/>
      <w:r w:rsidRPr="00DB25C4">
        <w:rPr>
          <w:rFonts w:eastAsia="Calibri" w:cstheme="minorHAnsi"/>
          <w:lang w:val="en-ID"/>
        </w:rPr>
        <w:t xml:space="preserve"> </w:t>
      </w:r>
      <w:proofErr w:type="spellStart"/>
      <w:r w:rsidRPr="00DB25C4">
        <w:rPr>
          <w:rFonts w:eastAsia="Calibri" w:cstheme="minorHAnsi"/>
          <w:lang w:val="en-ID"/>
        </w:rPr>
        <w:t>sepenuhnya</w:t>
      </w:r>
      <w:proofErr w:type="spellEnd"/>
      <w:r w:rsidRPr="00DB25C4">
        <w:rPr>
          <w:rFonts w:eastAsia="Calibri" w:cstheme="minorHAnsi"/>
          <w:lang w:val="en-ID"/>
        </w:rPr>
        <w:t xml:space="preserve"> </w:t>
      </w:r>
      <w:proofErr w:type="spellStart"/>
      <w:r w:rsidRPr="00DB25C4">
        <w:rPr>
          <w:rFonts w:eastAsia="Calibri" w:cstheme="minorHAnsi"/>
          <w:lang w:val="en-ID"/>
        </w:rPr>
        <w:t>puas</w:t>
      </w:r>
      <w:proofErr w:type="spellEnd"/>
      <w:r w:rsidRPr="00DB25C4">
        <w:rPr>
          <w:rFonts w:eastAsia="Calibri" w:cstheme="minorHAnsi"/>
          <w:lang w:val="en-ID"/>
        </w:rPr>
        <w:t xml:space="preserve"> dan </w:t>
      </w:r>
      <w:proofErr w:type="spellStart"/>
      <w:r w:rsidRPr="00DB25C4">
        <w:rPr>
          <w:rFonts w:eastAsia="Calibri" w:cstheme="minorHAnsi"/>
          <w:lang w:val="en-ID"/>
        </w:rPr>
        <w:t>bagaimana</w:t>
      </w:r>
      <w:proofErr w:type="spellEnd"/>
      <w:r w:rsidRPr="00DB25C4">
        <w:rPr>
          <w:rFonts w:eastAsia="Calibri" w:cstheme="minorHAnsi"/>
          <w:lang w:val="en-ID"/>
        </w:rPr>
        <w:t xml:space="preserve"> </w:t>
      </w:r>
      <w:proofErr w:type="spellStart"/>
      <w:r w:rsidRPr="00DB25C4">
        <w:rPr>
          <w:rFonts w:eastAsia="Calibri" w:cstheme="minorHAnsi"/>
          <w:lang w:val="en-ID"/>
        </w:rPr>
        <w:t>cara</w:t>
      </w:r>
      <w:proofErr w:type="spellEnd"/>
      <w:r w:rsidRPr="00DB25C4">
        <w:rPr>
          <w:rFonts w:eastAsia="Calibri" w:cstheme="minorHAnsi"/>
          <w:lang w:val="en-ID"/>
        </w:rPr>
        <w:t xml:space="preserve"> </w:t>
      </w:r>
      <w:proofErr w:type="spellStart"/>
      <w:r w:rsidRPr="00DB25C4">
        <w:rPr>
          <w:rFonts w:eastAsia="Calibri" w:cstheme="minorHAnsi"/>
          <w:lang w:val="en-ID"/>
        </w:rPr>
        <w:t>meningkatkan</w:t>
      </w:r>
      <w:proofErr w:type="spellEnd"/>
      <w:r w:rsidRPr="00DB25C4">
        <w:rPr>
          <w:rFonts w:eastAsia="Calibri" w:cstheme="minorHAnsi"/>
          <w:lang w:val="en-ID"/>
        </w:rPr>
        <w:t xml:space="preserve"> </w:t>
      </w:r>
      <w:proofErr w:type="spellStart"/>
      <w:r w:rsidRPr="00DB25C4">
        <w:rPr>
          <w:rFonts w:eastAsia="Calibri" w:cstheme="minorHAnsi"/>
          <w:lang w:val="en-ID"/>
        </w:rPr>
        <w:t>kualitas</w:t>
      </w:r>
      <w:proofErr w:type="spellEnd"/>
      <w:r w:rsidRPr="00DB25C4">
        <w:rPr>
          <w:rFonts w:eastAsia="Calibri" w:cstheme="minorHAnsi"/>
          <w:lang w:val="en-ID"/>
        </w:rPr>
        <w:t xml:space="preserve"> </w:t>
      </w:r>
      <w:proofErr w:type="spellStart"/>
      <w:r w:rsidRPr="00DB25C4">
        <w:rPr>
          <w:rFonts w:eastAsia="Calibri" w:cstheme="minorHAnsi"/>
          <w:lang w:val="en-ID"/>
        </w:rPr>
        <w:t>kegiatan</w:t>
      </w:r>
      <w:proofErr w:type="spellEnd"/>
      <w:r w:rsidRPr="00DB25C4">
        <w:rPr>
          <w:rFonts w:eastAsia="Calibri" w:cstheme="minorHAnsi"/>
          <w:lang w:val="en-ID"/>
        </w:rPr>
        <w:t xml:space="preserve"> </w:t>
      </w:r>
      <w:proofErr w:type="spellStart"/>
      <w:r w:rsidRPr="00DB25C4">
        <w:rPr>
          <w:rFonts w:eastAsia="Calibri" w:cstheme="minorHAnsi"/>
          <w:lang w:val="en-ID"/>
        </w:rPr>
        <w:t>pembelajaran</w:t>
      </w:r>
      <w:proofErr w:type="spellEnd"/>
      <w:r w:rsidRPr="00DB25C4">
        <w:rPr>
          <w:rFonts w:eastAsia="Calibri" w:cstheme="minorHAnsi"/>
          <w:lang w:val="en-ID"/>
        </w:rPr>
        <w:t xml:space="preserve"> </w:t>
      </w:r>
      <w:proofErr w:type="spellStart"/>
      <w:r w:rsidRPr="00DB25C4">
        <w:rPr>
          <w:rFonts w:eastAsia="Calibri" w:cstheme="minorHAnsi"/>
          <w:lang w:val="en-ID"/>
        </w:rPr>
        <w:t>mikro</w:t>
      </w:r>
      <w:proofErr w:type="spellEnd"/>
      <w:r w:rsidRPr="00DB25C4">
        <w:rPr>
          <w:rFonts w:eastAsia="Calibri" w:cstheme="minorHAnsi"/>
          <w:lang w:val="en-ID"/>
        </w:rPr>
        <w:t xml:space="preserve"> teaching agar </w:t>
      </w:r>
      <w:proofErr w:type="spellStart"/>
      <w:r w:rsidRPr="00DB25C4">
        <w:rPr>
          <w:rFonts w:eastAsia="Calibri" w:cstheme="minorHAnsi"/>
          <w:lang w:val="en-ID"/>
        </w:rPr>
        <w:t>bisa</w:t>
      </w:r>
      <w:proofErr w:type="spellEnd"/>
      <w:r w:rsidRPr="00DB25C4">
        <w:rPr>
          <w:rFonts w:eastAsia="Calibri" w:cstheme="minorHAnsi"/>
          <w:lang w:val="en-ID"/>
        </w:rPr>
        <w:t xml:space="preserve"> </w:t>
      </w:r>
      <w:proofErr w:type="spellStart"/>
      <w:r w:rsidRPr="00DB25C4">
        <w:rPr>
          <w:rFonts w:eastAsia="Calibri" w:cstheme="minorHAnsi"/>
          <w:lang w:val="en-ID"/>
        </w:rPr>
        <w:t>memberikan</w:t>
      </w:r>
      <w:proofErr w:type="spellEnd"/>
      <w:r w:rsidRPr="00DB25C4">
        <w:rPr>
          <w:rFonts w:eastAsia="Calibri" w:cstheme="minorHAnsi"/>
          <w:lang w:val="en-ID"/>
        </w:rPr>
        <w:t xml:space="preserve"> </w:t>
      </w:r>
      <w:proofErr w:type="spellStart"/>
      <w:r w:rsidRPr="00DB25C4">
        <w:rPr>
          <w:rFonts w:eastAsia="Calibri" w:cstheme="minorHAnsi"/>
          <w:lang w:val="en-ID"/>
        </w:rPr>
        <w:t>manfaat</w:t>
      </w:r>
      <w:proofErr w:type="spellEnd"/>
      <w:r w:rsidRPr="00DB25C4">
        <w:rPr>
          <w:rFonts w:eastAsia="Calibri" w:cstheme="minorHAnsi"/>
          <w:lang w:val="en-ID"/>
        </w:rPr>
        <w:t xml:space="preserve"> yang </w:t>
      </w:r>
      <w:proofErr w:type="spellStart"/>
      <w:r w:rsidRPr="00DB25C4">
        <w:rPr>
          <w:rFonts w:eastAsia="Calibri" w:cstheme="minorHAnsi"/>
          <w:lang w:val="en-ID"/>
        </w:rPr>
        <w:t>lebih</w:t>
      </w:r>
      <w:proofErr w:type="spellEnd"/>
      <w:r w:rsidRPr="00DB25C4">
        <w:rPr>
          <w:rFonts w:eastAsia="Calibri" w:cstheme="minorHAnsi"/>
          <w:lang w:val="en-ID"/>
        </w:rPr>
        <w:t xml:space="preserve"> </w:t>
      </w:r>
      <w:proofErr w:type="spellStart"/>
      <w:r w:rsidRPr="00DB25C4">
        <w:rPr>
          <w:rFonts w:eastAsia="Calibri" w:cstheme="minorHAnsi"/>
          <w:lang w:val="en-ID"/>
        </w:rPr>
        <w:t>besar</w:t>
      </w:r>
      <w:proofErr w:type="spellEnd"/>
      <w:r w:rsidRPr="00DB25C4">
        <w:rPr>
          <w:rFonts w:eastAsia="Calibri" w:cstheme="minorHAnsi"/>
          <w:lang w:val="en-ID"/>
        </w:rPr>
        <w:t xml:space="preserve"> </w:t>
      </w:r>
      <w:proofErr w:type="spellStart"/>
      <w:r w:rsidRPr="00DB25C4">
        <w:rPr>
          <w:rFonts w:eastAsia="Calibri" w:cstheme="minorHAnsi"/>
          <w:lang w:val="en-ID"/>
        </w:rPr>
        <w:t>bagi</w:t>
      </w:r>
      <w:proofErr w:type="spellEnd"/>
      <w:r w:rsidRPr="00DB25C4">
        <w:rPr>
          <w:rFonts w:eastAsia="Calibri" w:cstheme="minorHAnsi"/>
          <w:lang w:val="en-ID"/>
        </w:rPr>
        <w:t xml:space="preserve"> </w:t>
      </w:r>
      <w:proofErr w:type="spellStart"/>
      <w:r w:rsidRPr="00DB25C4">
        <w:rPr>
          <w:rFonts w:eastAsia="Calibri" w:cstheme="minorHAnsi"/>
          <w:lang w:val="en-ID"/>
        </w:rPr>
        <w:t>kemampuan</w:t>
      </w:r>
      <w:proofErr w:type="spellEnd"/>
      <w:r w:rsidRPr="00DB25C4">
        <w:rPr>
          <w:rFonts w:eastAsia="Calibri" w:cstheme="minorHAnsi"/>
          <w:lang w:val="en-ID"/>
        </w:rPr>
        <w:t xml:space="preserve"> </w:t>
      </w:r>
      <w:proofErr w:type="spellStart"/>
      <w:r w:rsidRPr="00DB25C4">
        <w:rPr>
          <w:rFonts w:eastAsia="Calibri" w:cstheme="minorHAnsi"/>
          <w:lang w:val="en-ID"/>
        </w:rPr>
        <w:t>mengajar</w:t>
      </w:r>
      <w:proofErr w:type="spellEnd"/>
      <w:r w:rsidRPr="00DB25C4">
        <w:rPr>
          <w:rFonts w:eastAsia="Calibri" w:cstheme="minorHAnsi"/>
          <w:lang w:val="en-ID"/>
        </w:rPr>
        <w:t xml:space="preserve"> </w:t>
      </w:r>
      <w:proofErr w:type="spellStart"/>
      <w:r w:rsidRPr="00DB25C4">
        <w:rPr>
          <w:rFonts w:eastAsia="Calibri" w:cstheme="minorHAnsi"/>
          <w:lang w:val="en-ID"/>
        </w:rPr>
        <w:t>siswa</w:t>
      </w:r>
      <w:proofErr w:type="spellEnd"/>
      <w:r w:rsidRPr="00DB25C4">
        <w:rPr>
          <w:rFonts w:eastAsia="Calibri" w:cstheme="minorHAnsi"/>
          <w:lang w:val="en-ID"/>
        </w:rPr>
        <w:t xml:space="preserve"> di Prodi Pendidikan Bahasa Mandarin.</w:t>
      </w:r>
    </w:p>
    <w:p w14:paraId="3E254EBD" w14:textId="77777777" w:rsidR="0076297E" w:rsidRPr="00DB25C4" w:rsidRDefault="0076297E" w:rsidP="00687314">
      <w:pPr>
        <w:spacing w:after="0" w:line="240" w:lineRule="auto"/>
        <w:jc w:val="both"/>
        <w:rPr>
          <w:rFonts w:eastAsia="Calibri" w:cstheme="minorHAnsi"/>
        </w:rPr>
      </w:pPr>
    </w:p>
    <w:p w14:paraId="384A8FC3" w14:textId="77777777" w:rsidR="0076297E" w:rsidRPr="00DB25C4" w:rsidRDefault="0076297E" w:rsidP="00687314">
      <w:pPr>
        <w:spacing w:after="0" w:line="240" w:lineRule="auto"/>
        <w:jc w:val="both"/>
        <w:rPr>
          <w:rFonts w:cstheme="minorHAnsi"/>
        </w:rPr>
      </w:pPr>
      <w:r w:rsidRPr="00DB25C4">
        <w:rPr>
          <w:rFonts w:cstheme="minorHAnsi"/>
          <w:noProof/>
          <w:color w:val="2B579A"/>
          <w:shd w:val="clear" w:color="auto" w:fill="E6E6E6"/>
        </w:rPr>
        <w:lastRenderedPageBreak/>
        <w:drawing>
          <wp:inline distT="0" distB="0" distL="0" distR="0" wp14:anchorId="328AE3BD" wp14:editId="154FA719">
            <wp:extent cx="4861627" cy="2238375"/>
            <wp:effectExtent l="0" t="0" r="0" b="0"/>
            <wp:docPr id="1252187583" name="Picture 1252187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extLst>
                        <a:ext uri="{28A0092B-C50C-407E-A947-70E740481C1C}">
                          <a14:useLocalDpi xmlns:a14="http://schemas.microsoft.com/office/drawing/2010/main" val="0"/>
                        </a:ext>
                      </a:extLst>
                    </a:blip>
                    <a:stretch>
                      <a:fillRect/>
                    </a:stretch>
                  </pic:blipFill>
                  <pic:spPr>
                    <a:xfrm>
                      <a:off x="0" y="0"/>
                      <a:ext cx="4861627" cy="2238375"/>
                    </a:xfrm>
                    <a:prstGeom prst="rect">
                      <a:avLst/>
                    </a:prstGeom>
                  </pic:spPr>
                </pic:pic>
              </a:graphicData>
            </a:graphic>
          </wp:inline>
        </w:drawing>
      </w:r>
    </w:p>
    <w:p w14:paraId="18DE3FE2" w14:textId="77777777" w:rsidR="00662CB9" w:rsidRPr="00DB25C4" w:rsidRDefault="00662CB9" w:rsidP="00687314">
      <w:pPr>
        <w:spacing w:after="0" w:line="240" w:lineRule="auto"/>
        <w:ind w:firstLine="720"/>
        <w:rPr>
          <w:rFonts w:eastAsia="Calibri" w:cstheme="minorHAnsi"/>
          <w:color w:val="000000" w:themeColor="text1"/>
        </w:rPr>
      </w:pPr>
    </w:p>
    <w:p w14:paraId="21457867" w14:textId="77777777" w:rsidR="00662CB9" w:rsidRPr="00DB25C4" w:rsidRDefault="00662CB9" w:rsidP="00687314">
      <w:pPr>
        <w:spacing w:after="0" w:line="240" w:lineRule="auto"/>
        <w:ind w:firstLine="720"/>
        <w:rPr>
          <w:rFonts w:eastAsia="Calibri" w:cstheme="minorHAnsi"/>
          <w:color w:val="000000" w:themeColor="text1"/>
        </w:rPr>
      </w:pPr>
    </w:p>
    <w:p w14:paraId="0128BCD9" w14:textId="77777777" w:rsidR="00662CB9" w:rsidRPr="00DB25C4" w:rsidRDefault="00662CB9" w:rsidP="00687314">
      <w:pPr>
        <w:spacing w:after="0" w:line="240" w:lineRule="auto"/>
        <w:ind w:firstLine="720"/>
        <w:rPr>
          <w:rFonts w:eastAsia="Calibri" w:cstheme="minorHAnsi"/>
          <w:color w:val="000000" w:themeColor="text1"/>
        </w:rPr>
      </w:pPr>
    </w:p>
    <w:p w14:paraId="12E17181" w14:textId="77777777" w:rsidR="00662CB9" w:rsidRPr="00DB25C4" w:rsidRDefault="00662CB9" w:rsidP="00687314">
      <w:pPr>
        <w:spacing w:after="0" w:line="240" w:lineRule="auto"/>
        <w:ind w:firstLine="720"/>
        <w:rPr>
          <w:rFonts w:eastAsia="Calibri" w:cstheme="minorHAnsi"/>
          <w:color w:val="000000" w:themeColor="text1"/>
        </w:rPr>
      </w:pPr>
    </w:p>
    <w:p w14:paraId="6DCC1CD5" w14:textId="77777777" w:rsidR="00662CB9" w:rsidRPr="00DB25C4" w:rsidRDefault="00662CB9" w:rsidP="00687314">
      <w:pPr>
        <w:spacing w:after="0" w:line="240" w:lineRule="auto"/>
        <w:ind w:firstLine="720"/>
        <w:rPr>
          <w:rFonts w:eastAsia="Calibri" w:cstheme="minorHAnsi"/>
          <w:color w:val="000000" w:themeColor="text1"/>
        </w:rPr>
      </w:pPr>
    </w:p>
    <w:p w14:paraId="1F7A0349" w14:textId="77777777" w:rsidR="0076297E" w:rsidRPr="00DB25C4" w:rsidRDefault="0076297E" w:rsidP="00687314">
      <w:pPr>
        <w:spacing w:after="0" w:line="240" w:lineRule="auto"/>
        <w:ind w:firstLine="720"/>
        <w:rPr>
          <w:rFonts w:eastAsia="Calibri" w:cstheme="minorHAnsi"/>
          <w:color w:val="000000" w:themeColor="text1"/>
        </w:rPr>
      </w:pPr>
      <w:r w:rsidRPr="00DB25C4">
        <w:rPr>
          <w:rFonts w:eastAsia="Calibri" w:cstheme="minorHAnsi"/>
          <w:color w:val="000000" w:themeColor="text1"/>
        </w:rPr>
        <w:t xml:space="preserve">Program </w:t>
      </w:r>
      <w:proofErr w:type="spellStart"/>
      <w:r w:rsidRPr="00DB25C4">
        <w:rPr>
          <w:rFonts w:eastAsia="Calibri" w:cstheme="minorHAnsi"/>
          <w:color w:val="000000" w:themeColor="text1"/>
        </w:rPr>
        <w:t>Studi</w:t>
      </w:r>
      <w:proofErr w:type="spellEnd"/>
      <w:r w:rsidRPr="00DB25C4">
        <w:rPr>
          <w:rFonts w:eastAsia="Calibri" w:cstheme="minorHAnsi"/>
          <w:color w:val="000000" w:themeColor="text1"/>
        </w:rPr>
        <w:t xml:space="preserve"> Pendidikan Bahasa Mandarin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kegiatan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pembelajaran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mikro</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menggunakan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analisa</w:t>
      </w:r>
      <w:proofErr w:type="spellEnd"/>
      <w:r w:rsidRPr="00DB25C4">
        <w:rPr>
          <w:rFonts w:eastAsia="Calibri" w:cstheme="minorHAnsi"/>
          <w:color w:val="000000" w:themeColor="text1"/>
        </w:rPr>
        <w:t xml:space="preserve"> SWOT </w:t>
      </w:r>
      <w:proofErr w:type="spellStart"/>
      <w:r w:rsidRPr="00DB25C4">
        <w:rPr>
          <w:rFonts w:eastAsia="Calibri" w:cstheme="minorHAnsi"/>
          <w:color w:val="000000" w:themeColor="text1"/>
        </w:rPr>
        <w:t>sebagai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berikut</w:t>
      </w:r>
      <w:proofErr w:type="spellEnd"/>
      <w:r w:rsidRPr="00DB25C4">
        <w:rPr>
          <w:rFonts w:eastAsia="Calibri" w:cstheme="minorHAnsi"/>
          <w:color w:val="000000" w:themeColor="text1"/>
        </w:rPr>
        <w:t>:</w:t>
      </w:r>
    </w:p>
    <w:p w14:paraId="26DCBA06" w14:textId="77777777" w:rsidR="0076297E" w:rsidRPr="00DB25C4" w:rsidRDefault="0076297E" w:rsidP="00687314">
      <w:pPr>
        <w:spacing w:after="0" w:line="240" w:lineRule="auto"/>
        <w:jc w:val="both"/>
        <w:rPr>
          <w:rFonts w:cstheme="minorHAnsi"/>
          <w:color w:val="000000" w:themeColor="text1"/>
        </w:rPr>
      </w:pPr>
    </w:p>
    <w:tbl>
      <w:tblPr>
        <w:tblW w:w="0" w:type="auto"/>
        <w:tblLayout w:type="fixed"/>
        <w:tblLook w:val="04A0" w:firstRow="1" w:lastRow="0" w:firstColumn="1" w:lastColumn="0" w:noHBand="0" w:noVBand="1"/>
      </w:tblPr>
      <w:tblGrid>
        <w:gridCol w:w="4508"/>
        <w:gridCol w:w="4508"/>
      </w:tblGrid>
      <w:tr w:rsidR="0076297E" w:rsidRPr="00DB25C4" w14:paraId="11C9F665" w14:textId="77777777" w:rsidTr="00CD4E67">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7CD93BFD" w14:textId="77777777" w:rsidR="0076297E" w:rsidRPr="00DB25C4" w:rsidRDefault="0076297E" w:rsidP="00687314">
            <w:pPr>
              <w:spacing w:after="0" w:line="240" w:lineRule="auto"/>
              <w:jc w:val="center"/>
              <w:rPr>
                <w:rFonts w:eastAsiaTheme="minorEastAsia" w:cstheme="minorHAnsi"/>
                <w:b/>
                <w:bCs/>
              </w:rPr>
            </w:pPr>
            <w:proofErr w:type="spellStart"/>
            <w:r w:rsidRPr="00DB25C4">
              <w:rPr>
                <w:rFonts w:eastAsiaTheme="minorEastAsia" w:cstheme="minorHAnsi"/>
                <w:b/>
                <w:bCs/>
              </w:rPr>
              <w:t>Kekuatan</w:t>
            </w:r>
            <w:proofErr w:type="spellEnd"/>
          </w:p>
          <w:p w14:paraId="34DF4183" w14:textId="77777777" w:rsidR="0076297E" w:rsidRPr="00DB25C4" w:rsidRDefault="0076297E" w:rsidP="00687314">
            <w:pPr>
              <w:spacing w:after="0" w:line="240" w:lineRule="auto"/>
              <w:rPr>
                <w:rFonts w:eastAsiaTheme="minorEastAsia" w:cstheme="minorHAnsi"/>
              </w:rPr>
            </w:pPr>
            <w:r w:rsidRPr="00DB25C4">
              <w:rPr>
                <w:rFonts w:eastAsiaTheme="minorEastAsia" w:cstheme="minorHAnsi"/>
              </w:rPr>
              <w:t xml:space="preserve">  </w:t>
            </w:r>
          </w:p>
          <w:p w14:paraId="73E107F1" w14:textId="77777777" w:rsidR="0076297E" w:rsidRPr="00DB25C4" w:rsidRDefault="0076297E" w:rsidP="009F6099">
            <w:pPr>
              <w:pStyle w:val="ListParagraph"/>
              <w:numPr>
                <w:ilvl w:val="0"/>
                <w:numId w:val="136"/>
              </w:numPr>
              <w:spacing w:after="0" w:line="240" w:lineRule="auto"/>
              <w:rPr>
                <w:rFonts w:eastAsiaTheme="minorEastAsia" w:cstheme="minorHAnsi"/>
              </w:rPr>
            </w:pPr>
            <w:proofErr w:type="spellStart"/>
            <w:r w:rsidRPr="00DB25C4">
              <w:rPr>
                <w:rFonts w:eastAsiaTheme="minorEastAsia" w:cstheme="minorHAnsi"/>
              </w:rPr>
              <w:t>Pelatihan</w:t>
            </w:r>
            <w:proofErr w:type="spellEnd"/>
            <w:r w:rsidRPr="00DB25C4">
              <w:rPr>
                <w:rFonts w:eastAsiaTheme="minorEastAsia" w:cstheme="minorHAnsi"/>
              </w:rPr>
              <w:t xml:space="preserve"> </w:t>
            </w:r>
            <w:proofErr w:type="spellStart"/>
            <w:r w:rsidRPr="00DB25C4">
              <w:rPr>
                <w:rFonts w:eastAsiaTheme="minorEastAsia" w:cstheme="minorHAnsi"/>
              </w:rPr>
              <w:t>keterampilan</w:t>
            </w:r>
            <w:proofErr w:type="spellEnd"/>
            <w:r w:rsidRPr="00DB25C4">
              <w:rPr>
                <w:rFonts w:eastAsiaTheme="minorEastAsia" w:cstheme="minorHAnsi"/>
              </w:rPr>
              <w:t xml:space="preserve"> </w:t>
            </w:r>
            <w:proofErr w:type="spellStart"/>
            <w:r w:rsidRPr="00DB25C4">
              <w:rPr>
                <w:rFonts w:eastAsiaTheme="minorEastAsia" w:cstheme="minorHAnsi"/>
              </w:rPr>
              <w:t>dasar</w:t>
            </w:r>
            <w:proofErr w:type="spellEnd"/>
            <w:r w:rsidRPr="00DB25C4">
              <w:rPr>
                <w:rFonts w:eastAsiaTheme="minorEastAsia" w:cstheme="minorHAnsi"/>
              </w:rPr>
              <w:t xml:space="preserve"> </w:t>
            </w:r>
            <w:proofErr w:type="spellStart"/>
            <w:r w:rsidRPr="00DB25C4">
              <w:rPr>
                <w:rFonts w:eastAsiaTheme="minorEastAsia" w:cstheme="minorHAnsi"/>
              </w:rPr>
              <w:t>mengajar</w:t>
            </w:r>
            <w:proofErr w:type="spellEnd"/>
            <w:r w:rsidRPr="00DB25C4">
              <w:rPr>
                <w:rFonts w:eastAsiaTheme="minorEastAsia" w:cstheme="minorHAnsi"/>
              </w:rPr>
              <w:t xml:space="preserve"> yang </w:t>
            </w:r>
            <w:proofErr w:type="spellStart"/>
            <w:r w:rsidRPr="00DB25C4">
              <w:rPr>
                <w:rFonts w:eastAsiaTheme="minorEastAsia" w:cstheme="minorHAnsi"/>
              </w:rPr>
              <w:t>meliputi</w:t>
            </w:r>
            <w:proofErr w:type="spellEnd"/>
            <w:r w:rsidRPr="00DB25C4">
              <w:rPr>
                <w:rFonts w:eastAsiaTheme="minorEastAsia" w:cstheme="minorHAnsi"/>
              </w:rPr>
              <w:t xml:space="preserve"> 8 </w:t>
            </w:r>
            <w:proofErr w:type="spellStart"/>
            <w:r w:rsidRPr="00DB25C4">
              <w:rPr>
                <w:rFonts w:eastAsiaTheme="minorEastAsia" w:cstheme="minorHAnsi"/>
              </w:rPr>
              <w:t>aspek</w:t>
            </w:r>
            <w:proofErr w:type="spellEnd"/>
            <w:r w:rsidRPr="00DB25C4">
              <w:rPr>
                <w:rFonts w:eastAsiaTheme="minorEastAsia" w:cstheme="minorHAnsi"/>
              </w:rPr>
              <w:t xml:space="preserve"> yang </w:t>
            </w:r>
            <w:proofErr w:type="spellStart"/>
            <w:r w:rsidRPr="00DB25C4">
              <w:rPr>
                <w:rFonts w:eastAsiaTheme="minorEastAsia" w:cstheme="minorHAnsi"/>
              </w:rPr>
              <w:t>menjadi</w:t>
            </w:r>
            <w:proofErr w:type="spellEnd"/>
            <w:r w:rsidRPr="00DB25C4">
              <w:rPr>
                <w:rFonts w:eastAsiaTheme="minorEastAsia" w:cstheme="minorHAnsi"/>
              </w:rPr>
              <w:t xml:space="preserve"> </w:t>
            </w:r>
            <w:proofErr w:type="spellStart"/>
            <w:r w:rsidRPr="00DB25C4">
              <w:rPr>
                <w:rFonts w:eastAsiaTheme="minorEastAsia" w:cstheme="minorHAnsi"/>
              </w:rPr>
              <w:t>landasan</w:t>
            </w:r>
            <w:proofErr w:type="spellEnd"/>
            <w:r w:rsidRPr="00DB25C4">
              <w:rPr>
                <w:rFonts w:eastAsiaTheme="minorEastAsia" w:cstheme="minorHAnsi"/>
              </w:rPr>
              <w:t xml:space="preserve"> </w:t>
            </w:r>
            <w:proofErr w:type="spellStart"/>
            <w:r w:rsidRPr="00DB25C4">
              <w:rPr>
                <w:rFonts w:eastAsiaTheme="minorEastAsia" w:cstheme="minorHAnsi"/>
              </w:rPr>
              <w:t>pendidikan</w:t>
            </w:r>
            <w:proofErr w:type="spellEnd"/>
            <w:r w:rsidRPr="00DB25C4">
              <w:rPr>
                <w:rFonts w:eastAsiaTheme="minorEastAsia" w:cstheme="minorHAnsi"/>
              </w:rPr>
              <w:t xml:space="preserve"> </w:t>
            </w:r>
            <w:proofErr w:type="spellStart"/>
            <w:r w:rsidRPr="00DB25C4">
              <w:rPr>
                <w:rFonts w:eastAsiaTheme="minorEastAsia" w:cstheme="minorHAnsi"/>
              </w:rPr>
              <w:t>profesional</w:t>
            </w:r>
            <w:proofErr w:type="spellEnd"/>
            <w:r w:rsidRPr="00DB25C4">
              <w:rPr>
                <w:rFonts w:eastAsiaTheme="minorEastAsia" w:cstheme="minorHAnsi"/>
              </w:rPr>
              <w:t xml:space="preserve"> </w:t>
            </w:r>
            <w:proofErr w:type="spellStart"/>
            <w:r w:rsidRPr="00DB25C4">
              <w:rPr>
                <w:rFonts w:eastAsiaTheme="minorEastAsia" w:cstheme="minorHAnsi"/>
              </w:rPr>
              <w:t>calon</w:t>
            </w:r>
            <w:proofErr w:type="spellEnd"/>
            <w:r w:rsidRPr="00DB25C4">
              <w:rPr>
                <w:rFonts w:eastAsiaTheme="minorEastAsia" w:cstheme="minorHAnsi"/>
              </w:rPr>
              <w:t xml:space="preserve"> </w:t>
            </w:r>
            <w:proofErr w:type="spellStart"/>
            <w:r w:rsidRPr="00DB25C4">
              <w:rPr>
                <w:rFonts w:eastAsiaTheme="minorEastAsia" w:cstheme="minorHAnsi"/>
              </w:rPr>
              <w:t>pendidik</w:t>
            </w:r>
            <w:proofErr w:type="spellEnd"/>
          </w:p>
          <w:p w14:paraId="1AFAA216" w14:textId="77777777" w:rsidR="0076297E" w:rsidRPr="00DB25C4" w:rsidRDefault="0076297E" w:rsidP="00687314">
            <w:pPr>
              <w:spacing w:after="0" w:line="240" w:lineRule="auto"/>
              <w:rPr>
                <w:rFonts w:eastAsiaTheme="minorEastAsia" w:cstheme="minorHAnsi"/>
              </w:rPr>
            </w:pPr>
            <w:r w:rsidRPr="00DB25C4">
              <w:rPr>
                <w:rFonts w:eastAsiaTheme="minorEastAsia" w:cstheme="minorHAnsi"/>
              </w:rPr>
              <w:t xml:space="preserve"> </w:t>
            </w:r>
          </w:p>
          <w:p w14:paraId="1C28F173" w14:textId="77777777" w:rsidR="0076297E" w:rsidRPr="00DB25C4" w:rsidRDefault="0076297E" w:rsidP="009F6099">
            <w:pPr>
              <w:pStyle w:val="ListParagraph"/>
              <w:numPr>
                <w:ilvl w:val="0"/>
                <w:numId w:val="136"/>
              </w:numPr>
              <w:spacing w:after="0" w:line="240" w:lineRule="auto"/>
              <w:rPr>
                <w:rFonts w:eastAsiaTheme="minorEastAsia" w:cstheme="minorHAnsi"/>
              </w:rPr>
            </w:pPr>
            <w:proofErr w:type="spellStart"/>
            <w:r w:rsidRPr="00DB25C4">
              <w:rPr>
                <w:rFonts w:eastAsiaTheme="minorEastAsia" w:cstheme="minorHAnsi"/>
              </w:rPr>
              <w:t>Kegiatan</w:t>
            </w:r>
            <w:proofErr w:type="spellEnd"/>
            <w:r w:rsidRPr="00DB25C4">
              <w:rPr>
                <w:rFonts w:eastAsiaTheme="minorEastAsia" w:cstheme="minorHAnsi"/>
              </w:rPr>
              <w:t xml:space="preserve"> </w:t>
            </w:r>
            <w:proofErr w:type="spellStart"/>
            <w:r w:rsidRPr="00DB25C4">
              <w:rPr>
                <w:rFonts w:eastAsiaTheme="minorEastAsia" w:cstheme="minorHAnsi"/>
              </w:rPr>
              <w:t>pembelajaran</w:t>
            </w:r>
            <w:proofErr w:type="spellEnd"/>
            <w:r w:rsidRPr="00DB25C4">
              <w:rPr>
                <w:rFonts w:eastAsiaTheme="minorEastAsia" w:cstheme="minorHAnsi"/>
              </w:rPr>
              <w:t xml:space="preserve"> </w:t>
            </w:r>
            <w:proofErr w:type="spellStart"/>
            <w:r w:rsidRPr="00DB25C4">
              <w:rPr>
                <w:rFonts w:eastAsiaTheme="minorEastAsia" w:cstheme="minorHAnsi"/>
              </w:rPr>
              <w:t>mikro</w:t>
            </w:r>
            <w:proofErr w:type="spellEnd"/>
            <w:r w:rsidRPr="00DB25C4">
              <w:rPr>
                <w:rFonts w:eastAsiaTheme="minorEastAsia" w:cstheme="minorHAnsi"/>
              </w:rPr>
              <w:t xml:space="preserve"> teaching </w:t>
            </w:r>
            <w:proofErr w:type="spellStart"/>
            <w:r w:rsidRPr="00DB25C4">
              <w:rPr>
                <w:rFonts w:eastAsiaTheme="minorEastAsia" w:cstheme="minorHAnsi"/>
              </w:rPr>
              <w:t>telah</w:t>
            </w:r>
            <w:proofErr w:type="spellEnd"/>
            <w:r w:rsidRPr="00DB25C4">
              <w:rPr>
                <w:rFonts w:eastAsiaTheme="minorEastAsia" w:cstheme="minorHAnsi"/>
              </w:rPr>
              <w:t xml:space="preserve"> </w:t>
            </w:r>
            <w:proofErr w:type="spellStart"/>
            <w:r w:rsidRPr="00DB25C4">
              <w:rPr>
                <w:rFonts w:eastAsiaTheme="minorEastAsia" w:cstheme="minorHAnsi"/>
              </w:rPr>
              <w:t>berhasil</w:t>
            </w:r>
            <w:proofErr w:type="spellEnd"/>
            <w:r w:rsidRPr="00DB25C4">
              <w:rPr>
                <w:rFonts w:eastAsiaTheme="minorEastAsia" w:cstheme="minorHAnsi"/>
              </w:rPr>
              <w:t xml:space="preserve"> </w:t>
            </w:r>
            <w:proofErr w:type="spellStart"/>
            <w:r w:rsidRPr="00DB25C4">
              <w:rPr>
                <w:rFonts w:eastAsiaTheme="minorEastAsia" w:cstheme="minorHAnsi"/>
              </w:rPr>
              <w:t>dalam</w:t>
            </w:r>
            <w:proofErr w:type="spellEnd"/>
            <w:r w:rsidRPr="00DB25C4">
              <w:rPr>
                <w:rFonts w:eastAsiaTheme="minorEastAsia" w:cstheme="minorHAnsi"/>
              </w:rPr>
              <w:t xml:space="preserve"> </w:t>
            </w:r>
            <w:proofErr w:type="spellStart"/>
            <w:r w:rsidRPr="00DB25C4">
              <w:rPr>
                <w:rFonts w:eastAsiaTheme="minorEastAsia" w:cstheme="minorHAnsi"/>
              </w:rPr>
              <w:t>meningkatkan</w:t>
            </w:r>
            <w:proofErr w:type="spellEnd"/>
            <w:r w:rsidRPr="00DB25C4">
              <w:rPr>
                <w:rFonts w:eastAsiaTheme="minorEastAsia" w:cstheme="minorHAnsi"/>
              </w:rPr>
              <w:t xml:space="preserve"> </w:t>
            </w:r>
            <w:proofErr w:type="spellStart"/>
            <w:r w:rsidRPr="00DB25C4">
              <w:rPr>
                <w:rFonts w:eastAsiaTheme="minorEastAsia" w:cstheme="minorHAnsi"/>
              </w:rPr>
              <w:t>kemampuan</w:t>
            </w:r>
            <w:proofErr w:type="spellEnd"/>
            <w:r w:rsidRPr="00DB25C4">
              <w:rPr>
                <w:rFonts w:eastAsiaTheme="minorEastAsia" w:cstheme="minorHAnsi"/>
              </w:rPr>
              <w:t xml:space="preserve"> </w:t>
            </w:r>
            <w:proofErr w:type="spellStart"/>
            <w:r w:rsidRPr="00DB25C4">
              <w:rPr>
                <w:rFonts w:eastAsiaTheme="minorEastAsia" w:cstheme="minorHAnsi"/>
              </w:rPr>
              <w:t>mengajar</w:t>
            </w:r>
            <w:proofErr w:type="spellEnd"/>
            <w:r w:rsidRPr="00DB25C4">
              <w:rPr>
                <w:rFonts w:eastAsiaTheme="minorEastAsia" w:cstheme="minorHAnsi"/>
              </w:rPr>
              <w:t xml:space="preserve"> </w:t>
            </w:r>
            <w:proofErr w:type="spellStart"/>
            <w:r w:rsidRPr="00DB25C4">
              <w:rPr>
                <w:rFonts w:eastAsiaTheme="minorEastAsia" w:cstheme="minorHAnsi"/>
              </w:rPr>
              <w:t>siswa</w:t>
            </w:r>
            <w:proofErr w:type="spellEnd"/>
            <w:r w:rsidRPr="00DB25C4">
              <w:rPr>
                <w:rFonts w:eastAsiaTheme="minorEastAsia" w:cstheme="minorHAnsi"/>
              </w:rPr>
              <w:t xml:space="preserve"> di Prodi Pendidikan Bahasa Mandarin</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69C378E1" w14:textId="77777777" w:rsidR="0076297E" w:rsidRPr="00DB25C4" w:rsidRDefault="0076297E" w:rsidP="00687314">
            <w:pPr>
              <w:spacing w:after="0" w:line="240" w:lineRule="auto"/>
              <w:jc w:val="center"/>
              <w:rPr>
                <w:rFonts w:eastAsiaTheme="minorEastAsia" w:cstheme="minorHAnsi"/>
                <w:b/>
                <w:bCs/>
              </w:rPr>
            </w:pPr>
            <w:proofErr w:type="spellStart"/>
            <w:r w:rsidRPr="00DB25C4">
              <w:rPr>
                <w:rFonts w:eastAsiaTheme="minorEastAsia" w:cstheme="minorHAnsi"/>
                <w:b/>
                <w:bCs/>
              </w:rPr>
              <w:t>Kelemahan</w:t>
            </w:r>
            <w:proofErr w:type="spellEnd"/>
          </w:p>
          <w:p w14:paraId="0B01411C" w14:textId="77777777" w:rsidR="0076297E" w:rsidRPr="00DB25C4" w:rsidRDefault="0076297E" w:rsidP="00687314">
            <w:pPr>
              <w:spacing w:after="0" w:line="240" w:lineRule="auto"/>
              <w:rPr>
                <w:rFonts w:eastAsiaTheme="minorEastAsia" w:cstheme="minorHAnsi"/>
              </w:rPr>
            </w:pPr>
            <w:r w:rsidRPr="00DB25C4">
              <w:rPr>
                <w:rFonts w:eastAsiaTheme="minorEastAsia" w:cstheme="minorHAnsi"/>
              </w:rPr>
              <w:t xml:space="preserve"> </w:t>
            </w:r>
          </w:p>
          <w:p w14:paraId="4A2B7BD4" w14:textId="77777777" w:rsidR="0076297E" w:rsidRPr="00DB25C4" w:rsidRDefault="0076297E" w:rsidP="009F6099">
            <w:pPr>
              <w:pStyle w:val="ListParagraph"/>
              <w:numPr>
                <w:ilvl w:val="0"/>
                <w:numId w:val="116"/>
              </w:numPr>
              <w:spacing w:after="0" w:line="240" w:lineRule="auto"/>
              <w:rPr>
                <w:rFonts w:eastAsiaTheme="minorEastAsia" w:cstheme="minorHAnsi"/>
              </w:rPr>
            </w:pPr>
            <w:proofErr w:type="spellStart"/>
            <w:r w:rsidRPr="00DB25C4">
              <w:rPr>
                <w:rFonts w:eastAsiaTheme="minorEastAsia" w:cstheme="minorHAnsi"/>
              </w:rPr>
              <w:t>Laboratorium</w:t>
            </w:r>
            <w:proofErr w:type="spellEnd"/>
            <w:r w:rsidRPr="00DB25C4">
              <w:rPr>
                <w:rFonts w:eastAsiaTheme="minorEastAsia" w:cstheme="minorHAnsi"/>
              </w:rPr>
              <w:t xml:space="preserve"> </w:t>
            </w:r>
            <w:r w:rsidRPr="00DB25C4">
              <w:rPr>
                <w:rFonts w:eastAsiaTheme="minorEastAsia" w:cstheme="minorHAnsi"/>
                <w:i/>
                <w:iCs/>
              </w:rPr>
              <w:t xml:space="preserve">microteaching </w:t>
            </w:r>
            <w:proofErr w:type="spellStart"/>
            <w:r w:rsidRPr="00DB25C4">
              <w:rPr>
                <w:rFonts w:eastAsiaTheme="minorEastAsia" w:cstheme="minorHAnsi"/>
              </w:rPr>
              <w:t>perlu</w:t>
            </w:r>
            <w:proofErr w:type="spellEnd"/>
            <w:r w:rsidRPr="00DB25C4">
              <w:rPr>
                <w:rFonts w:eastAsiaTheme="minorEastAsia" w:cstheme="minorHAnsi"/>
              </w:rPr>
              <w:t xml:space="preserve"> </w:t>
            </w:r>
            <w:proofErr w:type="spellStart"/>
            <w:r w:rsidRPr="00DB25C4">
              <w:rPr>
                <w:rFonts w:eastAsiaTheme="minorEastAsia" w:cstheme="minorHAnsi"/>
              </w:rPr>
              <w:t>diperbarui</w:t>
            </w:r>
            <w:proofErr w:type="spellEnd"/>
            <w:r w:rsidRPr="00DB25C4">
              <w:rPr>
                <w:rFonts w:eastAsiaTheme="minorEastAsia" w:cstheme="minorHAnsi"/>
              </w:rPr>
              <w:t xml:space="preserve"> dan </w:t>
            </w:r>
            <w:proofErr w:type="spellStart"/>
            <w:r w:rsidRPr="00DB25C4">
              <w:rPr>
                <w:rFonts w:eastAsiaTheme="minorEastAsia" w:cstheme="minorHAnsi"/>
              </w:rPr>
              <w:t>disesuaikan</w:t>
            </w:r>
            <w:proofErr w:type="spellEnd"/>
            <w:r w:rsidRPr="00DB25C4">
              <w:rPr>
                <w:rFonts w:eastAsiaTheme="minorEastAsia" w:cstheme="minorHAnsi"/>
              </w:rPr>
              <w:t xml:space="preserve"> </w:t>
            </w:r>
            <w:proofErr w:type="spellStart"/>
            <w:r w:rsidRPr="00DB25C4">
              <w:rPr>
                <w:rFonts w:eastAsiaTheme="minorEastAsia" w:cstheme="minorHAnsi"/>
              </w:rPr>
              <w:t>dengan</w:t>
            </w:r>
            <w:proofErr w:type="spellEnd"/>
            <w:r w:rsidRPr="00DB25C4">
              <w:rPr>
                <w:rFonts w:eastAsiaTheme="minorEastAsia" w:cstheme="minorHAnsi"/>
              </w:rPr>
              <w:t xml:space="preserve"> </w:t>
            </w:r>
            <w:proofErr w:type="spellStart"/>
            <w:r w:rsidRPr="00DB25C4">
              <w:rPr>
                <w:rFonts w:eastAsiaTheme="minorEastAsia" w:cstheme="minorHAnsi"/>
              </w:rPr>
              <w:t>kondisi</w:t>
            </w:r>
            <w:proofErr w:type="spellEnd"/>
            <w:r w:rsidRPr="00DB25C4">
              <w:rPr>
                <w:rFonts w:eastAsiaTheme="minorEastAsia" w:cstheme="minorHAnsi"/>
              </w:rPr>
              <w:t xml:space="preserve"> </w:t>
            </w:r>
            <w:proofErr w:type="spellStart"/>
            <w:r w:rsidRPr="00DB25C4">
              <w:rPr>
                <w:rFonts w:eastAsiaTheme="minorEastAsia" w:cstheme="minorHAnsi"/>
              </w:rPr>
              <w:t>pembelajaran</w:t>
            </w:r>
            <w:proofErr w:type="spellEnd"/>
            <w:r w:rsidRPr="00DB25C4">
              <w:rPr>
                <w:rFonts w:eastAsiaTheme="minorEastAsia" w:cstheme="minorHAnsi"/>
              </w:rPr>
              <w:t xml:space="preserve"> yang </w:t>
            </w:r>
            <w:proofErr w:type="spellStart"/>
            <w:r w:rsidRPr="00DB25C4">
              <w:rPr>
                <w:rFonts w:eastAsiaTheme="minorEastAsia" w:cstheme="minorHAnsi"/>
              </w:rPr>
              <w:t>lebih</w:t>
            </w:r>
            <w:proofErr w:type="spellEnd"/>
            <w:r w:rsidRPr="00DB25C4">
              <w:rPr>
                <w:rFonts w:eastAsiaTheme="minorEastAsia" w:cstheme="minorHAnsi"/>
              </w:rPr>
              <w:t xml:space="preserve"> modern.</w:t>
            </w:r>
          </w:p>
          <w:p w14:paraId="013A57C0" w14:textId="77777777" w:rsidR="0076297E" w:rsidRPr="00DB25C4" w:rsidRDefault="0076297E" w:rsidP="00687314">
            <w:pPr>
              <w:spacing w:after="0" w:line="240" w:lineRule="auto"/>
              <w:rPr>
                <w:rFonts w:eastAsiaTheme="minorEastAsia" w:cstheme="minorHAnsi"/>
              </w:rPr>
            </w:pPr>
            <w:r w:rsidRPr="00DB25C4">
              <w:rPr>
                <w:rFonts w:eastAsiaTheme="minorEastAsia" w:cstheme="minorHAnsi"/>
              </w:rPr>
              <w:t xml:space="preserve"> </w:t>
            </w:r>
          </w:p>
          <w:p w14:paraId="36450B29" w14:textId="77777777" w:rsidR="0076297E" w:rsidRPr="00DB25C4" w:rsidRDefault="0076297E" w:rsidP="00687314">
            <w:pPr>
              <w:spacing w:after="0" w:line="240" w:lineRule="auto"/>
              <w:rPr>
                <w:rFonts w:eastAsiaTheme="minorEastAsia" w:cstheme="minorHAnsi"/>
              </w:rPr>
            </w:pPr>
            <w:r w:rsidRPr="00DB25C4">
              <w:rPr>
                <w:rFonts w:eastAsiaTheme="minorEastAsia" w:cstheme="minorHAnsi"/>
              </w:rPr>
              <w:t xml:space="preserve"> </w:t>
            </w:r>
          </w:p>
        </w:tc>
      </w:tr>
      <w:tr w:rsidR="0076297E" w:rsidRPr="00DB25C4" w14:paraId="31DBEA1A" w14:textId="77777777" w:rsidTr="00CD4E67">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0BFE3F1C" w14:textId="77777777" w:rsidR="0076297E" w:rsidRPr="00DB25C4" w:rsidRDefault="0076297E" w:rsidP="00687314">
            <w:pPr>
              <w:spacing w:after="0" w:line="240" w:lineRule="auto"/>
              <w:jc w:val="center"/>
              <w:rPr>
                <w:rFonts w:eastAsiaTheme="minorEastAsia" w:cstheme="minorHAnsi"/>
                <w:b/>
                <w:bCs/>
              </w:rPr>
            </w:pPr>
            <w:proofErr w:type="spellStart"/>
            <w:r w:rsidRPr="00DB25C4">
              <w:rPr>
                <w:rFonts w:eastAsiaTheme="minorEastAsia" w:cstheme="minorHAnsi"/>
                <w:b/>
                <w:bCs/>
              </w:rPr>
              <w:t>Peluang</w:t>
            </w:r>
            <w:proofErr w:type="spellEnd"/>
          </w:p>
          <w:p w14:paraId="33C7D46A" w14:textId="77777777" w:rsidR="0076297E" w:rsidRPr="00DB25C4" w:rsidRDefault="0076297E" w:rsidP="00687314">
            <w:pPr>
              <w:spacing w:after="0" w:line="240" w:lineRule="auto"/>
              <w:jc w:val="center"/>
              <w:rPr>
                <w:rFonts w:eastAsiaTheme="minorEastAsia" w:cstheme="minorHAnsi"/>
                <w:b/>
                <w:bCs/>
              </w:rPr>
            </w:pPr>
            <w:r w:rsidRPr="00DB25C4">
              <w:rPr>
                <w:rFonts w:eastAsiaTheme="minorEastAsia" w:cstheme="minorHAnsi"/>
                <w:b/>
                <w:bCs/>
              </w:rPr>
              <w:t xml:space="preserve"> </w:t>
            </w:r>
          </w:p>
          <w:p w14:paraId="142CA5AD" w14:textId="77777777" w:rsidR="0076297E" w:rsidRPr="00DB25C4" w:rsidRDefault="0076297E" w:rsidP="009F6099">
            <w:pPr>
              <w:pStyle w:val="ListParagraph"/>
              <w:numPr>
                <w:ilvl w:val="0"/>
                <w:numId w:val="135"/>
              </w:numPr>
              <w:spacing w:after="0" w:line="240" w:lineRule="auto"/>
              <w:rPr>
                <w:rFonts w:eastAsiaTheme="minorEastAsia" w:cstheme="minorHAnsi"/>
              </w:rPr>
            </w:pPr>
            <w:proofErr w:type="spellStart"/>
            <w:r w:rsidRPr="00DB25C4">
              <w:rPr>
                <w:rFonts w:eastAsiaTheme="minorEastAsia" w:cstheme="minorHAnsi"/>
              </w:rPr>
              <w:t>Adanya</w:t>
            </w:r>
            <w:proofErr w:type="spellEnd"/>
            <w:r w:rsidRPr="00DB25C4">
              <w:rPr>
                <w:rFonts w:eastAsiaTheme="minorEastAsia" w:cstheme="minorHAnsi"/>
              </w:rPr>
              <w:t xml:space="preserve"> </w:t>
            </w:r>
            <w:proofErr w:type="spellStart"/>
            <w:r w:rsidRPr="00DB25C4">
              <w:rPr>
                <w:rFonts w:eastAsiaTheme="minorEastAsia" w:cstheme="minorHAnsi"/>
              </w:rPr>
              <w:t>kebijakan-kebijakan</w:t>
            </w:r>
            <w:proofErr w:type="spellEnd"/>
            <w:r w:rsidRPr="00DB25C4">
              <w:rPr>
                <w:rFonts w:eastAsiaTheme="minorEastAsia" w:cstheme="minorHAnsi"/>
              </w:rPr>
              <w:t xml:space="preserve"> </w:t>
            </w:r>
            <w:proofErr w:type="spellStart"/>
            <w:r w:rsidRPr="00DB25C4">
              <w:rPr>
                <w:rFonts w:eastAsiaTheme="minorEastAsia" w:cstheme="minorHAnsi"/>
              </w:rPr>
              <w:t>pemerintah</w:t>
            </w:r>
            <w:proofErr w:type="spellEnd"/>
            <w:r w:rsidRPr="00DB25C4">
              <w:rPr>
                <w:rFonts w:eastAsiaTheme="minorEastAsia" w:cstheme="minorHAnsi"/>
              </w:rPr>
              <w:t xml:space="preserve"> dan </w:t>
            </w:r>
            <w:proofErr w:type="spellStart"/>
            <w:r w:rsidRPr="00DB25C4">
              <w:rPr>
                <w:rFonts w:eastAsiaTheme="minorEastAsia" w:cstheme="minorHAnsi"/>
              </w:rPr>
              <w:t>pimpinan</w:t>
            </w:r>
            <w:proofErr w:type="spellEnd"/>
            <w:r w:rsidRPr="00DB25C4">
              <w:rPr>
                <w:rFonts w:eastAsiaTheme="minorEastAsia" w:cstheme="minorHAnsi"/>
              </w:rPr>
              <w:t xml:space="preserve"> yang </w:t>
            </w:r>
            <w:proofErr w:type="spellStart"/>
            <w:r w:rsidRPr="00DB25C4">
              <w:rPr>
                <w:rFonts w:eastAsiaTheme="minorEastAsia" w:cstheme="minorHAnsi"/>
              </w:rPr>
              <w:t>mendukung</w:t>
            </w:r>
            <w:proofErr w:type="spellEnd"/>
            <w:r w:rsidRPr="00DB25C4">
              <w:rPr>
                <w:rFonts w:eastAsiaTheme="minorEastAsia" w:cstheme="minorHAnsi"/>
              </w:rPr>
              <w:t xml:space="preserve"> </w:t>
            </w:r>
            <w:proofErr w:type="spellStart"/>
            <w:r w:rsidRPr="00DB25C4">
              <w:rPr>
                <w:rFonts w:eastAsiaTheme="minorEastAsia" w:cstheme="minorHAnsi"/>
              </w:rPr>
              <w:t>pengembangan</w:t>
            </w:r>
            <w:proofErr w:type="spellEnd"/>
            <w:r w:rsidRPr="00DB25C4">
              <w:rPr>
                <w:rFonts w:eastAsiaTheme="minorEastAsia" w:cstheme="minorHAnsi"/>
              </w:rPr>
              <w:t xml:space="preserve"> </w:t>
            </w:r>
            <w:proofErr w:type="spellStart"/>
            <w:r w:rsidRPr="00DB25C4">
              <w:rPr>
                <w:rFonts w:eastAsiaTheme="minorEastAsia" w:cstheme="minorHAnsi"/>
              </w:rPr>
              <w:t>pendidikan</w:t>
            </w:r>
            <w:proofErr w:type="spellEnd"/>
            <w:r w:rsidRPr="00DB25C4">
              <w:rPr>
                <w:rFonts w:eastAsiaTheme="minorEastAsia" w:cstheme="minorHAnsi"/>
              </w:rPr>
              <w:t xml:space="preserve"> dan </w:t>
            </w:r>
            <w:proofErr w:type="spellStart"/>
            <w:r w:rsidRPr="00DB25C4">
              <w:rPr>
                <w:rFonts w:eastAsiaTheme="minorEastAsia" w:cstheme="minorHAnsi"/>
              </w:rPr>
              <w:t>peningkatan</w:t>
            </w:r>
            <w:proofErr w:type="spellEnd"/>
            <w:r w:rsidRPr="00DB25C4">
              <w:rPr>
                <w:rFonts w:eastAsiaTheme="minorEastAsia" w:cstheme="minorHAnsi"/>
              </w:rPr>
              <w:t xml:space="preserve"> </w:t>
            </w:r>
            <w:proofErr w:type="spellStart"/>
            <w:r w:rsidRPr="00DB25C4">
              <w:rPr>
                <w:rFonts w:eastAsiaTheme="minorEastAsia" w:cstheme="minorHAnsi"/>
              </w:rPr>
              <w:t>kualitas</w:t>
            </w:r>
            <w:proofErr w:type="spellEnd"/>
            <w:r w:rsidRPr="00DB25C4">
              <w:rPr>
                <w:rFonts w:eastAsiaTheme="minorEastAsia" w:cstheme="minorHAnsi"/>
              </w:rPr>
              <w:t xml:space="preserve"> guru dan </w:t>
            </w:r>
            <w:proofErr w:type="spellStart"/>
            <w:r w:rsidRPr="00DB25C4">
              <w:rPr>
                <w:rFonts w:eastAsiaTheme="minorEastAsia" w:cstheme="minorHAnsi"/>
              </w:rPr>
              <w:t>dosen</w:t>
            </w:r>
            <w:proofErr w:type="spellEnd"/>
            <w:r w:rsidRPr="00DB25C4">
              <w:rPr>
                <w:rFonts w:eastAsiaTheme="minorEastAsia" w:cstheme="minorHAnsi"/>
              </w:rPr>
              <w:t xml:space="preserve">. </w:t>
            </w:r>
          </w:p>
          <w:p w14:paraId="0FDC960C" w14:textId="77777777" w:rsidR="0076297E" w:rsidRPr="00DB25C4" w:rsidRDefault="0076297E" w:rsidP="00687314">
            <w:pPr>
              <w:spacing w:after="0" w:line="240" w:lineRule="auto"/>
              <w:rPr>
                <w:rFonts w:eastAsiaTheme="minorEastAsia" w:cstheme="minorHAnsi"/>
              </w:rPr>
            </w:pPr>
            <w:r w:rsidRPr="00DB25C4">
              <w:rPr>
                <w:rFonts w:eastAsiaTheme="minorEastAsia" w:cstheme="minorHAnsi"/>
              </w:rPr>
              <w:t xml:space="preserve"> </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1C7506AE" w14:textId="77777777" w:rsidR="0076297E" w:rsidRPr="00DB25C4" w:rsidRDefault="0076297E" w:rsidP="00687314">
            <w:pPr>
              <w:spacing w:after="0" w:line="240" w:lineRule="auto"/>
              <w:jc w:val="center"/>
              <w:rPr>
                <w:rFonts w:eastAsiaTheme="minorEastAsia" w:cstheme="minorHAnsi"/>
                <w:b/>
                <w:bCs/>
              </w:rPr>
            </w:pPr>
            <w:proofErr w:type="spellStart"/>
            <w:r w:rsidRPr="00DB25C4">
              <w:rPr>
                <w:rFonts w:eastAsiaTheme="minorEastAsia" w:cstheme="minorHAnsi"/>
                <w:b/>
                <w:bCs/>
              </w:rPr>
              <w:t>Ancaman</w:t>
            </w:r>
            <w:proofErr w:type="spellEnd"/>
          </w:p>
          <w:p w14:paraId="508DFD27" w14:textId="77777777" w:rsidR="0076297E" w:rsidRPr="00DB25C4" w:rsidRDefault="0076297E" w:rsidP="00687314">
            <w:pPr>
              <w:spacing w:after="0" w:line="240" w:lineRule="auto"/>
              <w:rPr>
                <w:rFonts w:eastAsiaTheme="minorEastAsia" w:cstheme="minorHAnsi"/>
              </w:rPr>
            </w:pPr>
            <w:r w:rsidRPr="00DB25C4">
              <w:rPr>
                <w:rFonts w:eastAsiaTheme="minorEastAsia" w:cstheme="minorHAnsi"/>
              </w:rPr>
              <w:t xml:space="preserve"> </w:t>
            </w:r>
          </w:p>
          <w:p w14:paraId="7235A6FE" w14:textId="77777777" w:rsidR="0076297E" w:rsidRPr="00DB25C4" w:rsidRDefault="0076297E" w:rsidP="009F6099">
            <w:pPr>
              <w:pStyle w:val="ListParagraph"/>
              <w:numPr>
                <w:ilvl w:val="0"/>
                <w:numId w:val="135"/>
              </w:numPr>
              <w:spacing w:after="0" w:line="240" w:lineRule="auto"/>
              <w:rPr>
                <w:rFonts w:eastAsiaTheme="minorEastAsia" w:cstheme="minorHAnsi"/>
              </w:rPr>
            </w:pPr>
            <w:proofErr w:type="spellStart"/>
            <w:r w:rsidRPr="00DB25C4">
              <w:rPr>
                <w:rFonts w:eastAsiaTheme="minorEastAsia" w:cstheme="minorHAnsi"/>
              </w:rPr>
              <w:t>Terbatasnya</w:t>
            </w:r>
            <w:proofErr w:type="spellEnd"/>
            <w:r w:rsidRPr="00DB25C4">
              <w:rPr>
                <w:rFonts w:eastAsiaTheme="minorEastAsia" w:cstheme="minorHAnsi"/>
              </w:rPr>
              <w:t xml:space="preserve"> </w:t>
            </w:r>
            <w:proofErr w:type="spellStart"/>
            <w:r w:rsidRPr="00DB25C4">
              <w:rPr>
                <w:rFonts w:eastAsiaTheme="minorEastAsia" w:cstheme="minorHAnsi"/>
              </w:rPr>
              <w:t>sumber</w:t>
            </w:r>
            <w:proofErr w:type="spellEnd"/>
            <w:r w:rsidRPr="00DB25C4">
              <w:rPr>
                <w:rFonts w:eastAsiaTheme="minorEastAsia" w:cstheme="minorHAnsi"/>
              </w:rPr>
              <w:t xml:space="preserve"> </w:t>
            </w:r>
            <w:proofErr w:type="spellStart"/>
            <w:r w:rsidRPr="00DB25C4">
              <w:rPr>
                <w:rFonts w:eastAsiaTheme="minorEastAsia" w:cstheme="minorHAnsi"/>
              </w:rPr>
              <w:t>daya</w:t>
            </w:r>
            <w:proofErr w:type="spellEnd"/>
            <w:r w:rsidRPr="00DB25C4">
              <w:rPr>
                <w:rFonts w:eastAsiaTheme="minorEastAsia" w:cstheme="minorHAnsi"/>
              </w:rPr>
              <w:t xml:space="preserve">, </w:t>
            </w:r>
            <w:proofErr w:type="spellStart"/>
            <w:r w:rsidRPr="00DB25C4">
              <w:rPr>
                <w:rFonts w:eastAsiaTheme="minorEastAsia" w:cstheme="minorHAnsi"/>
              </w:rPr>
              <w:t>baik</w:t>
            </w:r>
            <w:proofErr w:type="spellEnd"/>
            <w:r w:rsidRPr="00DB25C4">
              <w:rPr>
                <w:rFonts w:eastAsiaTheme="minorEastAsia" w:cstheme="minorHAnsi"/>
              </w:rPr>
              <w:t xml:space="preserve"> dana </w:t>
            </w:r>
            <w:proofErr w:type="spellStart"/>
            <w:r w:rsidRPr="00DB25C4">
              <w:rPr>
                <w:rFonts w:eastAsiaTheme="minorEastAsia" w:cstheme="minorHAnsi"/>
              </w:rPr>
              <w:t>maupun</w:t>
            </w:r>
            <w:proofErr w:type="spellEnd"/>
            <w:r w:rsidRPr="00DB25C4">
              <w:rPr>
                <w:rFonts w:eastAsiaTheme="minorEastAsia" w:cstheme="minorHAnsi"/>
              </w:rPr>
              <w:t xml:space="preserve"> </w:t>
            </w:r>
            <w:proofErr w:type="spellStart"/>
            <w:r w:rsidRPr="00DB25C4">
              <w:rPr>
                <w:rFonts w:eastAsiaTheme="minorEastAsia" w:cstheme="minorHAnsi"/>
              </w:rPr>
              <w:t>tenaga</w:t>
            </w:r>
            <w:proofErr w:type="spellEnd"/>
            <w:r w:rsidRPr="00DB25C4">
              <w:rPr>
                <w:rFonts w:eastAsiaTheme="minorEastAsia" w:cstheme="minorHAnsi"/>
              </w:rPr>
              <w:t xml:space="preserve"> </w:t>
            </w:r>
            <w:proofErr w:type="spellStart"/>
            <w:r w:rsidRPr="00DB25C4">
              <w:rPr>
                <w:rFonts w:eastAsiaTheme="minorEastAsia" w:cstheme="minorHAnsi"/>
              </w:rPr>
              <w:t>pengajar</w:t>
            </w:r>
            <w:proofErr w:type="spellEnd"/>
            <w:r w:rsidRPr="00DB25C4">
              <w:rPr>
                <w:rFonts w:eastAsiaTheme="minorEastAsia" w:cstheme="minorHAnsi"/>
              </w:rPr>
              <w:t xml:space="preserve">, </w:t>
            </w:r>
            <w:proofErr w:type="spellStart"/>
            <w:r w:rsidRPr="00DB25C4">
              <w:rPr>
                <w:rFonts w:eastAsiaTheme="minorEastAsia" w:cstheme="minorHAnsi"/>
              </w:rPr>
              <w:t>dapat</w:t>
            </w:r>
            <w:proofErr w:type="spellEnd"/>
            <w:r w:rsidRPr="00DB25C4">
              <w:rPr>
                <w:rFonts w:eastAsiaTheme="minorEastAsia" w:cstheme="minorHAnsi"/>
              </w:rPr>
              <w:t xml:space="preserve"> </w:t>
            </w:r>
            <w:proofErr w:type="spellStart"/>
            <w:r w:rsidRPr="00DB25C4">
              <w:rPr>
                <w:rFonts w:eastAsiaTheme="minorEastAsia" w:cstheme="minorHAnsi"/>
              </w:rPr>
              <w:t>membatasi</w:t>
            </w:r>
            <w:proofErr w:type="spellEnd"/>
            <w:r w:rsidRPr="00DB25C4">
              <w:rPr>
                <w:rFonts w:eastAsiaTheme="minorEastAsia" w:cstheme="minorHAnsi"/>
              </w:rPr>
              <w:t xml:space="preserve"> </w:t>
            </w:r>
            <w:proofErr w:type="spellStart"/>
            <w:r w:rsidRPr="00DB25C4">
              <w:rPr>
                <w:rFonts w:eastAsiaTheme="minorEastAsia" w:cstheme="minorHAnsi"/>
              </w:rPr>
              <w:t>pengembangan</w:t>
            </w:r>
            <w:proofErr w:type="spellEnd"/>
            <w:r w:rsidRPr="00DB25C4">
              <w:rPr>
                <w:rFonts w:eastAsiaTheme="minorEastAsia" w:cstheme="minorHAnsi"/>
              </w:rPr>
              <w:t xml:space="preserve"> dan </w:t>
            </w:r>
            <w:proofErr w:type="spellStart"/>
            <w:r w:rsidRPr="00DB25C4">
              <w:rPr>
                <w:rFonts w:eastAsiaTheme="minorEastAsia" w:cstheme="minorHAnsi"/>
              </w:rPr>
              <w:t>implementasi</w:t>
            </w:r>
            <w:proofErr w:type="spellEnd"/>
            <w:r w:rsidRPr="00DB25C4">
              <w:rPr>
                <w:rFonts w:eastAsiaTheme="minorEastAsia" w:cstheme="minorHAnsi"/>
              </w:rPr>
              <w:t xml:space="preserve"> </w:t>
            </w:r>
            <w:proofErr w:type="spellStart"/>
            <w:r w:rsidRPr="00DB25C4">
              <w:rPr>
                <w:rFonts w:eastAsiaTheme="minorEastAsia" w:cstheme="minorHAnsi"/>
              </w:rPr>
              <w:t>kegiatan</w:t>
            </w:r>
            <w:proofErr w:type="spellEnd"/>
            <w:r w:rsidRPr="00DB25C4">
              <w:rPr>
                <w:rFonts w:eastAsiaTheme="minorEastAsia" w:cstheme="minorHAnsi"/>
              </w:rPr>
              <w:t xml:space="preserve"> </w:t>
            </w:r>
            <w:proofErr w:type="spellStart"/>
            <w:r w:rsidRPr="00DB25C4">
              <w:rPr>
                <w:rFonts w:eastAsiaTheme="minorEastAsia" w:cstheme="minorHAnsi"/>
              </w:rPr>
              <w:t>pembelajaran</w:t>
            </w:r>
            <w:proofErr w:type="spellEnd"/>
            <w:r w:rsidRPr="00DB25C4">
              <w:rPr>
                <w:rFonts w:eastAsiaTheme="minorEastAsia" w:cstheme="minorHAnsi"/>
              </w:rPr>
              <w:t xml:space="preserve"> </w:t>
            </w:r>
            <w:proofErr w:type="spellStart"/>
            <w:r w:rsidRPr="00DB25C4">
              <w:rPr>
                <w:rFonts w:eastAsiaTheme="minorEastAsia" w:cstheme="minorHAnsi"/>
              </w:rPr>
              <w:t>mikro</w:t>
            </w:r>
            <w:proofErr w:type="spellEnd"/>
            <w:r w:rsidRPr="00DB25C4">
              <w:rPr>
                <w:rFonts w:eastAsiaTheme="minorEastAsia" w:cstheme="minorHAnsi"/>
              </w:rPr>
              <w:t xml:space="preserve">. </w:t>
            </w:r>
          </w:p>
          <w:p w14:paraId="0F5458B6" w14:textId="77777777" w:rsidR="0076297E" w:rsidRPr="00DB25C4" w:rsidRDefault="0076297E" w:rsidP="00687314">
            <w:pPr>
              <w:spacing w:after="0" w:line="240" w:lineRule="auto"/>
              <w:rPr>
                <w:rFonts w:eastAsiaTheme="minorEastAsia" w:cstheme="minorHAnsi"/>
              </w:rPr>
            </w:pPr>
          </w:p>
        </w:tc>
      </w:tr>
    </w:tbl>
    <w:p w14:paraId="5CB0B2D2" w14:textId="77777777" w:rsidR="0076297E" w:rsidRPr="00DB25C4" w:rsidRDefault="0076297E" w:rsidP="00687314">
      <w:pPr>
        <w:spacing w:after="0" w:line="240" w:lineRule="auto"/>
        <w:jc w:val="both"/>
        <w:rPr>
          <w:rFonts w:cstheme="minorHAnsi"/>
          <w:b/>
          <w:bCs/>
          <w:color w:val="000000" w:themeColor="text1"/>
        </w:rPr>
      </w:pPr>
    </w:p>
    <w:p w14:paraId="01C91828" w14:textId="77777777" w:rsidR="0076297E" w:rsidRPr="00DB25C4" w:rsidRDefault="0076297E" w:rsidP="00687314">
      <w:pPr>
        <w:spacing w:after="0" w:line="240" w:lineRule="auto"/>
        <w:jc w:val="both"/>
        <w:rPr>
          <w:rFonts w:cstheme="minorHAnsi"/>
          <w:b/>
          <w:bCs/>
          <w:color w:val="000000" w:themeColor="text1"/>
        </w:rPr>
      </w:pPr>
    </w:p>
    <w:p w14:paraId="1AB05F4B"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t xml:space="preserve">6.4.4 </w:t>
      </w:r>
      <w:proofErr w:type="spellStart"/>
      <w:r w:rsidRPr="00DB25C4">
        <w:rPr>
          <w:rFonts w:cstheme="minorHAnsi"/>
          <w:b/>
          <w:bCs/>
          <w:color w:val="000000" w:themeColor="text1"/>
        </w:rPr>
        <w:t>Tindak</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Lanjut</w:t>
      </w:r>
      <w:proofErr w:type="spellEnd"/>
    </w:p>
    <w:p w14:paraId="7B4492E4" w14:textId="77777777" w:rsidR="0076297E" w:rsidRPr="00DB25C4" w:rsidRDefault="0076297E" w:rsidP="00687314">
      <w:pPr>
        <w:spacing w:after="0" w:line="240" w:lineRule="auto"/>
        <w:ind w:left="66" w:firstLine="654"/>
        <w:jc w:val="both"/>
        <w:rPr>
          <w:rFonts w:eastAsia="Segoe UI" w:cstheme="minorHAnsi"/>
        </w:rPr>
      </w:pPr>
      <w:proofErr w:type="spellStart"/>
      <w:r w:rsidRPr="00DB25C4">
        <w:rPr>
          <w:rFonts w:cstheme="minorHAnsi"/>
          <w:color w:val="000000" w:themeColor="text1"/>
        </w:rPr>
        <w:t>Tindak</w:t>
      </w:r>
      <w:proofErr w:type="spellEnd"/>
      <w:r w:rsidRPr="00DB25C4">
        <w:rPr>
          <w:rFonts w:cstheme="minorHAnsi"/>
          <w:color w:val="000000" w:themeColor="text1"/>
        </w:rPr>
        <w:t xml:space="preserve"> </w:t>
      </w:r>
      <w:proofErr w:type="spellStart"/>
      <w:r w:rsidRPr="00DB25C4">
        <w:rPr>
          <w:rFonts w:cstheme="minorHAnsi"/>
          <w:color w:val="000000" w:themeColor="text1"/>
        </w:rPr>
        <w:t>lanjut</w:t>
      </w:r>
      <w:proofErr w:type="spellEnd"/>
      <w:r w:rsidRPr="00DB25C4">
        <w:rPr>
          <w:rFonts w:cstheme="minorHAnsi"/>
          <w:color w:val="000000" w:themeColor="text1"/>
        </w:rPr>
        <w:t xml:space="preserve"> yang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diambil</w:t>
      </w:r>
      <w:proofErr w:type="spellEnd"/>
      <w:r w:rsidRPr="00DB25C4">
        <w:rPr>
          <w:rFonts w:cstheme="minorHAnsi"/>
          <w:color w:val="000000" w:themeColor="text1"/>
        </w:rPr>
        <w:t xml:space="preserve"> oleh UPPS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rangka</w:t>
      </w:r>
      <w:proofErr w:type="spellEnd"/>
      <w:r w:rsidRPr="00DB25C4">
        <w:rPr>
          <w:rFonts w:cstheme="minorHAnsi"/>
          <w:color w:val="000000" w:themeColor="text1"/>
        </w:rPr>
        <w:t xml:space="preserve"> </w:t>
      </w:r>
      <w:proofErr w:type="spellStart"/>
      <w:r w:rsidRPr="00DB25C4">
        <w:rPr>
          <w:rFonts w:cstheme="minorHAnsi"/>
          <w:color w:val="000000" w:themeColor="text1"/>
        </w:rPr>
        <w:t>meningkatkan</w:t>
      </w:r>
      <w:proofErr w:type="spellEnd"/>
      <w:r w:rsidRPr="00DB25C4">
        <w:rPr>
          <w:rFonts w:cstheme="minorHAnsi"/>
          <w:color w:val="000000" w:themeColor="text1"/>
        </w:rPr>
        <w:t xml:space="preserve"> </w:t>
      </w:r>
      <w:proofErr w:type="spellStart"/>
      <w:r w:rsidRPr="00DB25C4">
        <w:rPr>
          <w:rFonts w:cstheme="minorHAnsi"/>
          <w:color w:val="000000" w:themeColor="text1"/>
        </w:rPr>
        <w:t>kualitas</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mikro</w:t>
      </w:r>
      <w:proofErr w:type="spellEnd"/>
      <w:r w:rsidRPr="00DB25C4">
        <w:rPr>
          <w:rFonts w:cstheme="minorHAnsi"/>
          <w:color w:val="000000" w:themeColor="text1"/>
        </w:rPr>
        <w:t xml:space="preserve"> di PS. </w:t>
      </w:r>
      <w:proofErr w:type="spellStart"/>
      <w:r w:rsidRPr="00DB25C4">
        <w:rPr>
          <w:rFonts w:eastAsia="Segoe UI" w:cstheme="minorHAnsi"/>
          <w:lang w:val="en-ID"/>
        </w:rPr>
        <w:t>Berdasarkan</w:t>
      </w:r>
      <w:proofErr w:type="spellEnd"/>
      <w:r w:rsidRPr="00DB25C4">
        <w:rPr>
          <w:rFonts w:eastAsia="Segoe UI" w:cstheme="minorHAnsi"/>
          <w:lang w:val="en-ID"/>
        </w:rPr>
        <w:t xml:space="preserve"> </w:t>
      </w:r>
      <w:proofErr w:type="spellStart"/>
      <w:r w:rsidRPr="00DB25C4">
        <w:rPr>
          <w:rFonts w:eastAsia="Segoe UI" w:cstheme="minorHAnsi"/>
          <w:lang w:val="en-ID"/>
        </w:rPr>
        <w:t>analisis</w:t>
      </w:r>
      <w:proofErr w:type="spellEnd"/>
      <w:r w:rsidRPr="00DB25C4">
        <w:rPr>
          <w:rFonts w:eastAsia="Segoe UI" w:cstheme="minorHAnsi"/>
          <w:lang w:val="en-ID"/>
        </w:rPr>
        <w:t xml:space="preserve"> SWOT yang </w:t>
      </w:r>
      <w:proofErr w:type="spellStart"/>
      <w:r w:rsidRPr="00DB25C4">
        <w:rPr>
          <w:rFonts w:eastAsia="Segoe UI" w:cstheme="minorHAnsi"/>
          <w:lang w:val="en-ID"/>
        </w:rPr>
        <w:t>dilakukan</w:t>
      </w:r>
      <w:proofErr w:type="spellEnd"/>
      <w:r w:rsidRPr="00DB25C4">
        <w:rPr>
          <w:rFonts w:eastAsia="Segoe UI" w:cstheme="minorHAnsi"/>
          <w:lang w:val="en-ID"/>
        </w:rPr>
        <w:t xml:space="preserve">, </w:t>
      </w:r>
      <w:proofErr w:type="spellStart"/>
      <w:r w:rsidRPr="00DB25C4">
        <w:rPr>
          <w:rFonts w:eastAsia="Segoe UI" w:cstheme="minorHAnsi"/>
          <w:lang w:val="en-ID"/>
        </w:rPr>
        <w:t>beberapa</w:t>
      </w:r>
      <w:proofErr w:type="spellEnd"/>
      <w:r w:rsidRPr="00DB25C4">
        <w:rPr>
          <w:rFonts w:eastAsia="Segoe UI" w:cstheme="minorHAnsi"/>
          <w:lang w:val="en-ID"/>
        </w:rPr>
        <w:t xml:space="preserve"> program </w:t>
      </w:r>
      <w:proofErr w:type="spellStart"/>
      <w:r w:rsidRPr="00DB25C4">
        <w:rPr>
          <w:rFonts w:eastAsia="Segoe UI" w:cstheme="minorHAnsi"/>
          <w:lang w:val="en-ID"/>
        </w:rPr>
        <w:t>tindak</w:t>
      </w:r>
      <w:proofErr w:type="spellEnd"/>
      <w:r w:rsidRPr="00DB25C4">
        <w:rPr>
          <w:rFonts w:eastAsia="Segoe UI" w:cstheme="minorHAnsi"/>
          <w:lang w:val="en-ID"/>
        </w:rPr>
        <w:t xml:space="preserve"> </w:t>
      </w:r>
      <w:proofErr w:type="spellStart"/>
      <w:r w:rsidRPr="00DB25C4">
        <w:rPr>
          <w:rFonts w:eastAsia="Segoe UI" w:cstheme="minorHAnsi"/>
          <w:lang w:val="en-ID"/>
        </w:rPr>
        <w:t>lanjut</w:t>
      </w:r>
      <w:proofErr w:type="spellEnd"/>
      <w:r w:rsidRPr="00DB25C4">
        <w:rPr>
          <w:rFonts w:eastAsia="Segoe UI" w:cstheme="minorHAnsi"/>
          <w:lang w:val="en-ID"/>
        </w:rPr>
        <w:t xml:space="preserve"> yang </w:t>
      </w:r>
      <w:proofErr w:type="spellStart"/>
      <w:r w:rsidRPr="00DB25C4">
        <w:rPr>
          <w:rFonts w:eastAsia="Segoe UI" w:cstheme="minorHAnsi"/>
          <w:lang w:val="en-ID"/>
        </w:rPr>
        <w:t>dapat</w:t>
      </w:r>
      <w:proofErr w:type="spellEnd"/>
      <w:r w:rsidRPr="00DB25C4">
        <w:rPr>
          <w:rFonts w:eastAsia="Segoe UI" w:cstheme="minorHAnsi"/>
          <w:lang w:val="en-ID"/>
        </w:rPr>
        <w:t xml:space="preserve"> </w:t>
      </w:r>
      <w:proofErr w:type="spellStart"/>
      <w:r w:rsidRPr="00DB25C4">
        <w:rPr>
          <w:rFonts w:eastAsia="Segoe UI" w:cstheme="minorHAnsi"/>
          <w:lang w:val="en-ID"/>
        </w:rPr>
        <w:t>dilakukan</w:t>
      </w:r>
      <w:proofErr w:type="spellEnd"/>
      <w:r w:rsidRPr="00DB25C4">
        <w:rPr>
          <w:rFonts w:eastAsia="Segoe UI" w:cstheme="minorHAnsi"/>
          <w:lang w:val="en-ID"/>
        </w:rPr>
        <w:t xml:space="preserve"> oleh Prodi Pendidikan Bahasa Mandarin Universitas Ma Chung </w:t>
      </w:r>
      <w:proofErr w:type="spellStart"/>
      <w:r w:rsidRPr="00DB25C4">
        <w:rPr>
          <w:rFonts w:eastAsia="Segoe UI" w:cstheme="minorHAnsi"/>
          <w:lang w:val="en-ID"/>
        </w:rPr>
        <w:t>adalah</w:t>
      </w:r>
      <w:proofErr w:type="spellEnd"/>
      <w:r w:rsidRPr="00DB25C4">
        <w:rPr>
          <w:rFonts w:eastAsia="Segoe UI" w:cstheme="minorHAnsi"/>
          <w:lang w:val="en-ID"/>
        </w:rPr>
        <w:t xml:space="preserve"> </w:t>
      </w:r>
      <w:proofErr w:type="spellStart"/>
      <w:r w:rsidRPr="00DB25C4">
        <w:rPr>
          <w:rFonts w:eastAsia="Segoe UI" w:cstheme="minorHAnsi"/>
          <w:lang w:val="en-ID"/>
        </w:rPr>
        <w:t>sebagai</w:t>
      </w:r>
      <w:proofErr w:type="spellEnd"/>
      <w:r w:rsidRPr="00DB25C4">
        <w:rPr>
          <w:rFonts w:eastAsia="Segoe UI" w:cstheme="minorHAnsi"/>
          <w:lang w:val="en-ID"/>
        </w:rPr>
        <w:t xml:space="preserve"> </w:t>
      </w:r>
      <w:proofErr w:type="spellStart"/>
      <w:r w:rsidRPr="00DB25C4">
        <w:rPr>
          <w:rFonts w:eastAsia="Segoe UI" w:cstheme="minorHAnsi"/>
          <w:lang w:val="en-ID"/>
        </w:rPr>
        <w:t>berikut</w:t>
      </w:r>
      <w:proofErr w:type="spellEnd"/>
    </w:p>
    <w:p w14:paraId="10C43316" w14:textId="77777777" w:rsidR="0076297E" w:rsidRPr="00DB25C4" w:rsidRDefault="0076297E" w:rsidP="00687314">
      <w:pPr>
        <w:spacing w:after="0" w:line="240" w:lineRule="auto"/>
        <w:jc w:val="both"/>
        <w:rPr>
          <w:rFonts w:eastAsia="Calibri" w:cstheme="minorHAnsi"/>
        </w:rPr>
      </w:pPr>
      <w:r w:rsidRPr="00DB25C4">
        <w:rPr>
          <w:rFonts w:eastAsia="Calibri" w:cstheme="minorHAnsi"/>
          <w:lang w:val="en-ID"/>
        </w:rPr>
        <w:t xml:space="preserve"> </w:t>
      </w:r>
    </w:p>
    <w:tbl>
      <w:tblPr>
        <w:tblW w:w="0" w:type="auto"/>
        <w:tblLayout w:type="fixed"/>
        <w:tblLook w:val="04A0" w:firstRow="1" w:lastRow="0" w:firstColumn="1" w:lastColumn="0" w:noHBand="0" w:noVBand="1"/>
      </w:tblPr>
      <w:tblGrid>
        <w:gridCol w:w="780"/>
        <w:gridCol w:w="1734"/>
        <w:gridCol w:w="6501"/>
      </w:tblGrid>
      <w:tr w:rsidR="0076297E" w:rsidRPr="00DB25C4" w14:paraId="7DD042D6" w14:textId="77777777" w:rsidTr="00CD4E67">
        <w:trPr>
          <w:trHeight w:val="30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tcPr>
          <w:p w14:paraId="51E88904" w14:textId="77777777" w:rsidR="0076297E" w:rsidRPr="00DB25C4" w:rsidRDefault="0076297E" w:rsidP="00687314">
            <w:pPr>
              <w:spacing w:after="0" w:line="240" w:lineRule="auto"/>
              <w:jc w:val="center"/>
              <w:rPr>
                <w:rFonts w:eastAsiaTheme="minorEastAsia" w:cstheme="minorHAnsi"/>
              </w:rPr>
            </w:pPr>
            <w:r w:rsidRPr="00DB25C4">
              <w:rPr>
                <w:rFonts w:eastAsiaTheme="minorEastAsia" w:cstheme="minorHAnsi"/>
              </w:rPr>
              <w:t>No</w:t>
            </w:r>
          </w:p>
        </w:tc>
        <w:tc>
          <w:tcPr>
            <w:tcW w:w="1734" w:type="dxa"/>
            <w:tcBorders>
              <w:top w:val="single" w:sz="8" w:space="0" w:color="auto"/>
              <w:left w:val="single" w:sz="8" w:space="0" w:color="auto"/>
              <w:bottom w:val="single" w:sz="8" w:space="0" w:color="auto"/>
              <w:right w:val="single" w:sz="8" w:space="0" w:color="auto"/>
            </w:tcBorders>
            <w:tcMar>
              <w:left w:w="108" w:type="dxa"/>
              <w:right w:w="108" w:type="dxa"/>
            </w:tcMar>
          </w:tcPr>
          <w:p w14:paraId="60DD36DE" w14:textId="77777777" w:rsidR="0076297E" w:rsidRPr="00DB25C4" w:rsidRDefault="0076297E" w:rsidP="00687314">
            <w:pPr>
              <w:spacing w:after="0" w:line="240" w:lineRule="auto"/>
              <w:jc w:val="center"/>
              <w:rPr>
                <w:rFonts w:eastAsiaTheme="minorEastAsia" w:cstheme="minorHAnsi"/>
              </w:rPr>
            </w:pPr>
            <w:proofErr w:type="spellStart"/>
            <w:r w:rsidRPr="00DB25C4">
              <w:rPr>
                <w:rFonts w:eastAsiaTheme="minorEastAsia" w:cstheme="minorHAnsi"/>
              </w:rPr>
              <w:t>Aspek</w:t>
            </w:r>
            <w:proofErr w:type="spellEnd"/>
          </w:p>
        </w:tc>
        <w:tc>
          <w:tcPr>
            <w:tcW w:w="6501" w:type="dxa"/>
            <w:tcBorders>
              <w:top w:val="single" w:sz="8" w:space="0" w:color="auto"/>
              <w:left w:val="single" w:sz="8" w:space="0" w:color="auto"/>
              <w:bottom w:val="single" w:sz="8" w:space="0" w:color="auto"/>
              <w:right w:val="single" w:sz="8" w:space="0" w:color="auto"/>
            </w:tcBorders>
            <w:tcMar>
              <w:left w:w="108" w:type="dxa"/>
              <w:right w:w="108" w:type="dxa"/>
            </w:tcMar>
          </w:tcPr>
          <w:p w14:paraId="218EC961" w14:textId="77777777" w:rsidR="0076297E" w:rsidRPr="00DB25C4" w:rsidRDefault="0076297E" w:rsidP="00687314">
            <w:pPr>
              <w:spacing w:after="0" w:line="240" w:lineRule="auto"/>
              <w:jc w:val="center"/>
              <w:rPr>
                <w:rFonts w:eastAsiaTheme="minorEastAsia" w:cstheme="minorHAnsi"/>
              </w:rPr>
            </w:pPr>
            <w:proofErr w:type="spellStart"/>
            <w:r w:rsidRPr="00DB25C4">
              <w:rPr>
                <w:rFonts w:eastAsiaTheme="minorEastAsia" w:cstheme="minorHAnsi"/>
              </w:rPr>
              <w:t>Tindak</w:t>
            </w:r>
            <w:proofErr w:type="spellEnd"/>
            <w:r w:rsidRPr="00DB25C4">
              <w:rPr>
                <w:rFonts w:eastAsiaTheme="minorEastAsia" w:cstheme="minorHAnsi"/>
              </w:rPr>
              <w:t xml:space="preserve"> </w:t>
            </w:r>
            <w:proofErr w:type="spellStart"/>
            <w:r w:rsidRPr="00DB25C4">
              <w:rPr>
                <w:rFonts w:eastAsiaTheme="minorEastAsia" w:cstheme="minorHAnsi"/>
              </w:rPr>
              <w:t>Lanjut</w:t>
            </w:r>
            <w:proofErr w:type="spellEnd"/>
          </w:p>
        </w:tc>
      </w:tr>
      <w:tr w:rsidR="0076297E" w:rsidRPr="00DB25C4" w14:paraId="2DDD9E87" w14:textId="77777777" w:rsidTr="00CD4E67">
        <w:trPr>
          <w:trHeight w:val="30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tcPr>
          <w:p w14:paraId="39A0F937" w14:textId="77777777" w:rsidR="0076297E" w:rsidRPr="00DB25C4" w:rsidRDefault="0076297E" w:rsidP="00687314">
            <w:pPr>
              <w:spacing w:after="0" w:line="240" w:lineRule="auto"/>
              <w:rPr>
                <w:rFonts w:eastAsiaTheme="minorEastAsia" w:cstheme="minorHAnsi"/>
              </w:rPr>
            </w:pPr>
            <w:r w:rsidRPr="00DB25C4">
              <w:rPr>
                <w:rFonts w:eastAsiaTheme="minorEastAsia" w:cstheme="minorHAnsi"/>
              </w:rPr>
              <w:lastRenderedPageBreak/>
              <w:t>1</w:t>
            </w:r>
          </w:p>
        </w:tc>
        <w:tc>
          <w:tcPr>
            <w:tcW w:w="1734" w:type="dxa"/>
            <w:tcBorders>
              <w:top w:val="single" w:sz="8" w:space="0" w:color="auto"/>
              <w:left w:val="single" w:sz="8" w:space="0" w:color="auto"/>
              <w:bottom w:val="single" w:sz="8" w:space="0" w:color="auto"/>
              <w:right w:val="single" w:sz="8" w:space="0" w:color="auto"/>
            </w:tcBorders>
            <w:tcMar>
              <w:left w:w="108" w:type="dxa"/>
              <w:right w:w="108" w:type="dxa"/>
            </w:tcMar>
          </w:tcPr>
          <w:p w14:paraId="6F8574FD" w14:textId="77777777" w:rsidR="0076297E" w:rsidRPr="00DB25C4" w:rsidRDefault="0076297E" w:rsidP="00687314">
            <w:pPr>
              <w:spacing w:after="0" w:line="240" w:lineRule="auto"/>
              <w:rPr>
                <w:rFonts w:eastAsiaTheme="minorEastAsia" w:cstheme="minorHAnsi"/>
              </w:rPr>
            </w:pPr>
            <w:proofErr w:type="spellStart"/>
            <w:r w:rsidRPr="00DB25C4">
              <w:rPr>
                <w:rFonts w:eastAsiaTheme="minorEastAsia" w:cstheme="minorHAnsi"/>
              </w:rPr>
              <w:t>Melakukan</w:t>
            </w:r>
            <w:proofErr w:type="spellEnd"/>
            <w:r w:rsidRPr="00DB25C4">
              <w:rPr>
                <w:rFonts w:eastAsiaTheme="minorEastAsia" w:cstheme="minorHAnsi"/>
              </w:rPr>
              <w:t xml:space="preserve"> </w:t>
            </w:r>
            <w:proofErr w:type="spellStart"/>
            <w:r w:rsidRPr="00DB25C4">
              <w:rPr>
                <w:rFonts w:eastAsiaTheme="minorEastAsia" w:cstheme="minorHAnsi"/>
              </w:rPr>
              <w:t>evaluasi</w:t>
            </w:r>
            <w:proofErr w:type="spellEnd"/>
            <w:r w:rsidRPr="00DB25C4">
              <w:rPr>
                <w:rFonts w:eastAsiaTheme="minorEastAsia" w:cstheme="minorHAnsi"/>
              </w:rPr>
              <w:t xml:space="preserve"> </w:t>
            </w:r>
            <w:proofErr w:type="spellStart"/>
            <w:r w:rsidRPr="00DB25C4">
              <w:rPr>
                <w:rFonts w:eastAsiaTheme="minorEastAsia" w:cstheme="minorHAnsi"/>
              </w:rPr>
              <w:t>lebih</w:t>
            </w:r>
            <w:proofErr w:type="spellEnd"/>
            <w:r w:rsidRPr="00DB25C4">
              <w:rPr>
                <w:rFonts w:eastAsiaTheme="minorEastAsia" w:cstheme="minorHAnsi"/>
              </w:rPr>
              <w:t xml:space="preserve"> </w:t>
            </w:r>
            <w:proofErr w:type="spellStart"/>
            <w:r w:rsidRPr="00DB25C4">
              <w:rPr>
                <w:rFonts w:eastAsiaTheme="minorEastAsia" w:cstheme="minorHAnsi"/>
              </w:rPr>
              <w:t>lanjut</w:t>
            </w:r>
            <w:proofErr w:type="spellEnd"/>
          </w:p>
        </w:tc>
        <w:tc>
          <w:tcPr>
            <w:tcW w:w="6501" w:type="dxa"/>
            <w:tcBorders>
              <w:top w:val="single" w:sz="8" w:space="0" w:color="auto"/>
              <w:left w:val="single" w:sz="8" w:space="0" w:color="auto"/>
              <w:bottom w:val="single" w:sz="8" w:space="0" w:color="auto"/>
              <w:right w:val="single" w:sz="8" w:space="0" w:color="auto"/>
            </w:tcBorders>
            <w:tcMar>
              <w:left w:w="108" w:type="dxa"/>
              <w:right w:w="108" w:type="dxa"/>
            </w:tcMar>
          </w:tcPr>
          <w:p w14:paraId="6DE60F16" w14:textId="77777777" w:rsidR="0076297E" w:rsidRPr="00DB25C4" w:rsidRDefault="0076297E" w:rsidP="00687314">
            <w:pPr>
              <w:spacing w:after="0" w:line="240" w:lineRule="auto"/>
              <w:rPr>
                <w:rFonts w:eastAsiaTheme="minorEastAsia" w:cstheme="minorHAnsi"/>
              </w:rPr>
            </w:pPr>
            <w:proofErr w:type="spellStart"/>
            <w:r w:rsidRPr="00DB25C4">
              <w:rPr>
                <w:rFonts w:eastAsiaTheme="minorEastAsia" w:cstheme="minorHAnsi"/>
              </w:rPr>
              <w:t>Evaluasi</w:t>
            </w:r>
            <w:proofErr w:type="spellEnd"/>
            <w:r w:rsidRPr="00DB25C4">
              <w:rPr>
                <w:rFonts w:eastAsiaTheme="minorEastAsia" w:cstheme="minorHAnsi"/>
              </w:rPr>
              <w:t xml:space="preserve"> </w:t>
            </w:r>
            <w:proofErr w:type="spellStart"/>
            <w:r w:rsidRPr="00DB25C4">
              <w:rPr>
                <w:rFonts w:eastAsiaTheme="minorEastAsia" w:cstheme="minorHAnsi"/>
              </w:rPr>
              <w:t>terus-menerus</w:t>
            </w:r>
            <w:proofErr w:type="spellEnd"/>
            <w:r w:rsidRPr="00DB25C4">
              <w:rPr>
                <w:rFonts w:eastAsiaTheme="minorEastAsia" w:cstheme="minorHAnsi"/>
              </w:rPr>
              <w:t xml:space="preserve"> </w:t>
            </w:r>
            <w:proofErr w:type="spellStart"/>
            <w:r w:rsidRPr="00DB25C4">
              <w:rPr>
                <w:rFonts w:eastAsiaTheme="minorEastAsia" w:cstheme="minorHAnsi"/>
              </w:rPr>
              <w:t>perlu</w:t>
            </w:r>
            <w:proofErr w:type="spellEnd"/>
            <w:r w:rsidRPr="00DB25C4">
              <w:rPr>
                <w:rFonts w:eastAsiaTheme="minorEastAsia" w:cstheme="minorHAnsi"/>
              </w:rPr>
              <w:t xml:space="preserve"> </w:t>
            </w:r>
            <w:proofErr w:type="spellStart"/>
            <w:r w:rsidRPr="00DB25C4">
              <w:rPr>
                <w:rFonts w:eastAsiaTheme="minorEastAsia" w:cstheme="minorHAnsi"/>
              </w:rPr>
              <w:t>dilakukan</w:t>
            </w:r>
            <w:proofErr w:type="spellEnd"/>
            <w:r w:rsidRPr="00DB25C4">
              <w:rPr>
                <w:rFonts w:eastAsiaTheme="minorEastAsia" w:cstheme="minorHAnsi"/>
              </w:rPr>
              <w:t xml:space="preserve"> </w:t>
            </w:r>
            <w:proofErr w:type="spellStart"/>
            <w:r w:rsidRPr="00DB25C4">
              <w:rPr>
                <w:rFonts w:eastAsiaTheme="minorEastAsia" w:cstheme="minorHAnsi"/>
              </w:rPr>
              <w:t>untuk</w:t>
            </w:r>
            <w:proofErr w:type="spellEnd"/>
            <w:r w:rsidRPr="00DB25C4">
              <w:rPr>
                <w:rFonts w:eastAsiaTheme="minorEastAsia" w:cstheme="minorHAnsi"/>
              </w:rPr>
              <w:t xml:space="preserve"> </w:t>
            </w:r>
            <w:proofErr w:type="spellStart"/>
            <w:r w:rsidRPr="00DB25C4">
              <w:rPr>
                <w:rFonts w:eastAsiaTheme="minorEastAsia" w:cstheme="minorHAnsi"/>
              </w:rPr>
              <w:t>mengidentifikasi</w:t>
            </w:r>
            <w:proofErr w:type="spellEnd"/>
            <w:r w:rsidRPr="00DB25C4">
              <w:rPr>
                <w:rFonts w:eastAsiaTheme="minorEastAsia" w:cstheme="minorHAnsi"/>
              </w:rPr>
              <w:t xml:space="preserve"> </w:t>
            </w:r>
            <w:proofErr w:type="spellStart"/>
            <w:r w:rsidRPr="00DB25C4">
              <w:rPr>
                <w:rFonts w:eastAsiaTheme="minorEastAsia" w:cstheme="minorHAnsi"/>
              </w:rPr>
              <w:t>faktor-faktor</w:t>
            </w:r>
            <w:proofErr w:type="spellEnd"/>
            <w:r w:rsidRPr="00DB25C4">
              <w:rPr>
                <w:rFonts w:eastAsiaTheme="minorEastAsia" w:cstheme="minorHAnsi"/>
              </w:rPr>
              <w:t xml:space="preserve"> </w:t>
            </w:r>
            <w:proofErr w:type="spellStart"/>
            <w:r w:rsidRPr="00DB25C4">
              <w:rPr>
                <w:rFonts w:eastAsiaTheme="minorEastAsia" w:cstheme="minorHAnsi"/>
              </w:rPr>
              <w:t>apa</w:t>
            </w:r>
            <w:proofErr w:type="spellEnd"/>
            <w:r w:rsidRPr="00DB25C4">
              <w:rPr>
                <w:rFonts w:eastAsiaTheme="minorEastAsia" w:cstheme="minorHAnsi"/>
              </w:rPr>
              <w:t xml:space="preserve"> </w:t>
            </w:r>
            <w:proofErr w:type="spellStart"/>
            <w:r w:rsidRPr="00DB25C4">
              <w:rPr>
                <w:rFonts w:eastAsiaTheme="minorEastAsia" w:cstheme="minorHAnsi"/>
              </w:rPr>
              <w:t>saja</w:t>
            </w:r>
            <w:proofErr w:type="spellEnd"/>
            <w:r w:rsidRPr="00DB25C4">
              <w:rPr>
                <w:rFonts w:eastAsiaTheme="minorEastAsia" w:cstheme="minorHAnsi"/>
              </w:rPr>
              <w:t xml:space="preserve"> yang </w:t>
            </w:r>
            <w:proofErr w:type="spellStart"/>
            <w:r w:rsidRPr="00DB25C4">
              <w:rPr>
                <w:rFonts w:eastAsiaTheme="minorEastAsia" w:cstheme="minorHAnsi"/>
              </w:rPr>
              <w:t>membuat</w:t>
            </w:r>
            <w:proofErr w:type="spellEnd"/>
            <w:r w:rsidRPr="00DB25C4">
              <w:rPr>
                <w:rFonts w:eastAsiaTheme="minorEastAsia" w:cstheme="minorHAnsi"/>
              </w:rPr>
              <w:t xml:space="preserve"> </w:t>
            </w:r>
            <w:proofErr w:type="spellStart"/>
            <w:r w:rsidRPr="00DB25C4">
              <w:rPr>
                <w:rFonts w:eastAsiaTheme="minorEastAsia" w:cstheme="minorHAnsi"/>
              </w:rPr>
              <w:t>sebagian</w:t>
            </w:r>
            <w:proofErr w:type="spellEnd"/>
            <w:r w:rsidRPr="00DB25C4">
              <w:rPr>
                <w:rFonts w:eastAsiaTheme="minorEastAsia" w:cstheme="minorHAnsi"/>
              </w:rPr>
              <w:t xml:space="preserve"> </w:t>
            </w:r>
            <w:proofErr w:type="spellStart"/>
            <w:r w:rsidRPr="00DB25C4">
              <w:rPr>
                <w:rFonts w:eastAsiaTheme="minorEastAsia" w:cstheme="minorHAnsi"/>
              </w:rPr>
              <w:t>responden</w:t>
            </w:r>
            <w:proofErr w:type="spellEnd"/>
            <w:r w:rsidRPr="00DB25C4">
              <w:rPr>
                <w:rFonts w:eastAsiaTheme="minorEastAsia" w:cstheme="minorHAnsi"/>
              </w:rPr>
              <w:t xml:space="preserve"> </w:t>
            </w:r>
            <w:proofErr w:type="spellStart"/>
            <w:r w:rsidRPr="00DB25C4">
              <w:rPr>
                <w:rFonts w:eastAsiaTheme="minorEastAsia" w:cstheme="minorHAnsi"/>
              </w:rPr>
              <w:t>belum</w:t>
            </w:r>
            <w:proofErr w:type="spellEnd"/>
            <w:r w:rsidRPr="00DB25C4">
              <w:rPr>
                <w:rFonts w:eastAsiaTheme="minorEastAsia" w:cstheme="minorHAnsi"/>
              </w:rPr>
              <w:t xml:space="preserve"> </w:t>
            </w:r>
            <w:proofErr w:type="spellStart"/>
            <w:r w:rsidRPr="00DB25C4">
              <w:rPr>
                <w:rFonts w:eastAsiaTheme="minorEastAsia" w:cstheme="minorHAnsi"/>
              </w:rPr>
              <w:t>merasa</w:t>
            </w:r>
            <w:proofErr w:type="spellEnd"/>
            <w:r w:rsidRPr="00DB25C4">
              <w:rPr>
                <w:rFonts w:eastAsiaTheme="minorEastAsia" w:cstheme="minorHAnsi"/>
              </w:rPr>
              <w:t xml:space="preserve"> </w:t>
            </w:r>
            <w:proofErr w:type="spellStart"/>
            <w:r w:rsidRPr="00DB25C4">
              <w:rPr>
                <w:rFonts w:eastAsiaTheme="minorEastAsia" w:cstheme="minorHAnsi"/>
              </w:rPr>
              <w:t>sepenuhnya</w:t>
            </w:r>
            <w:proofErr w:type="spellEnd"/>
            <w:r w:rsidRPr="00DB25C4">
              <w:rPr>
                <w:rFonts w:eastAsiaTheme="minorEastAsia" w:cstheme="minorHAnsi"/>
              </w:rPr>
              <w:t xml:space="preserve"> </w:t>
            </w:r>
            <w:proofErr w:type="spellStart"/>
            <w:r w:rsidRPr="00DB25C4">
              <w:rPr>
                <w:rFonts w:eastAsiaTheme="minorEastAsia" w:cstheme="minorHAnsi"/>
              </w:rPr>
              <w:t>puas</w:t>
            </w:r>
            <w:proofErr w:type="spellEnd"/>
            <w:r w:rsidRPr="00DB25C4">
              <w:rPr>
                <w:rFonts w:eastAsiaTheme="minorEastAsia" w:cstheme="minorHAnsi"/>
              </w:rPr>
              <w:t xml:space="preserve"> </w:t>
            </w:r>
            <w:proofErr w:type="spellStart"/>
            <w:r w:rsidRPr="00DB25C4">
              <w:rPr>
                <w:rFonts w:eastAsiaTheme="minorEastAsia" w:cstheme="minorHAnsi"/>
              </w:rPr>
              <w:t>dengan</w:t>
            </w:r>
            <w:proofErr w:type="spellEnd"/>
            <w:r w:rsidRPr="00DB25C4">
              <w:rPr>
                <w:rFonts w:eastAsiaTheme="minorEastAsia" w:cstheme="minorHAnsi"/>
              </w:rPr>
              <w:t xml:space="preserve"> </w:t>
            </w:r>
            <w:proofErr w:type="spellStart"/>
            <w:r w:rsidRPr="00DB25C4">
              <w:rPr>
                <w:rFonts w:eastAsiaTheme="minorEastAsia" w:cstheme="minorHAnsi"/>
              </w:rPr>
              <w:t>kegiatan</w:t>
            </w:r>
            <w:proofErr w:type="spellEnd"/>
            <w:r w:rsidRPr="00DB25C4">
              <w:rPr>
                <w:rFonts w:eastAsiaTheme="minorEastAsia" w:cstheme="minorHAnsi"/>
              </w:rPr>
              <w:t xml:space="preserve"> </w:t>
            </w:r>
            <w:proofErr w:type="spellStart"/>
            <w:r w:rsidRPr="00DB25C4">
              <w:rPr>
                <w:rFonts w:eastAsiaTheme="minorEastAsia" w:cstheme="minorHAnsi"/>
              </w:rPr>
              <w:t>pembelajaran</w:t>
            </w:r>
            <w:proofErr w:type="spellEnd"/>
            <w:r w:rsidRPr="00DB25C4">
              <w:rPr>
                <w:rFonts w:eastAsiaTheme="minorEastAsia" w:cstheme="minorHAnsi"/>
              </w:rPr>
              <w:t xml:space="preserve"> </w:t>
            </w:r>
            <w:proofErr w:type="spellStart"/>
            <w:r w:rsidRPr="00DB25C4">
              <w:rPr>
                <w:rFonts w:eastAsiaTheme="minorEastAsia" w:cstheme="minorHAnsi"/>
              </w:rPr>
              <w:t>mikro</w:t>
            </w:r>
            <w:proofErr w:type="spellEnd"/>
            <w:r w:rsidRPr="00DB25C4">
              <w:rPr>
                <w:rFonts w:eastAsiaTheme="minorEastAsia" w:cstheme="minorHAnsi"/>
              </w:rPr>
              <w:t xml:space="preserve"> teaching. </w:t>
            </w:r>
            <w:proofErr w:type="spellStart"/>
            <w:r w:rsidRPr="00DB25C4">
              <w:rPr>
                <w:rFonts w:eastAsiaTheme="minorEastAsia" w:cstheme="minorHAnsi"/>
              </w:rPr>
              <w:t>Dalam</w:t>
            </w:r>
            <w:proofErr w:type="spellEnd"/>
            <w:r w:rsidRPr="00DB25C4">
              <w:rPr>
                <w:rFonts w:eastAsiaTheme="minorEastAsia" w:cstheme="minorHAnsi"/>
              </w:rPr>
              <w:t xml:space="preserve"> </w:t>
            </w:r>
            <w:proofErr w:type="spellStart"/>
            <w:r w:rsidRPr="00DB25C4">
              <w:rPr>
                <w:rFonts w:eastAsiaTheme="minorEastAsia" w:cstheme="minorHAnsi"/>
              </w:rPr>
              <w:t>evaluasi</w:t>
            </w:r>
            <w:proofErr w:type="spellEnd"/>
            <w:r w:rsidRPr="00DB25C4">
              <w:rPr>
                <w:rFonts w:eastAsiaTheme="minorEastAsia" w:cstheme="minorHAnsi"/>
              </w:rPr>
              <w:t xml:space="preserve"> </w:t>
            </w:r>
            <w:proofErr w:type="spellStart"/>
            <w:r w:rsidRPr="00DB25C4">
              <w:rPr>
                <w:rFonts w:eastAsiaTheme="minorEastAsia" w:cstheme="minorHAnsi"/>
              </w:rPr>
              <w:t>tersebut</w:t>
            </w:r>
            <w:proofErr w:type="spellEnd"/>
            <w:r w:rsidRPr="00DB25C4">
              <w:rPr>
                <w:rFonts w:eastAsiaTheme="minorEastAsia" w:cstheme="minorHAnsi"/>
              </w:rPr>
              <w:t xml:space="preserve">, </w:t>
            </w:r>
            <w:proofErr w:type="spellStart"/>
            <w:r w:rsidRPr="00DB25C4">
              <w:rPr>
                <w:rFonts w:eastAsiaTheme="minorEastAsia" w:cstheme="minorHAnsi"/>
              </w:rPr>
              <w:t>dapat</w:t>
            </w:r>
            <w:proofErr w:type="spellEnd"/>
            <w:r w:rsidRPr="00DB25C4">
              <w:rPr>
                <w:rFonts w:eastAsiaTheme="minorEastAsia" w:cstheme="minorHAnsi"/>
              </w:rPr>
              <w:t xml:space="preserve"> </w:t>
            </w:r>
            <w:proofErr w:type="spellStart"/>
            <w:r w:rsidRPr="00DB25C4">
              <w:rPr>
                <w:rFonts w:eastAsiaTheme="minorEastAsia" w:cstheme="minorHAnsi"/>
              </w:rPr>
              <w:t>dilakukan</w:t>
            </w:r>
            <w:proofErr w:type="spellEnd"/>
            <w:r w:rsidRPr="00DB25C4">
              <w:rPr>
                <w:rFonts w:eastAsiaTheme="minorEastAsia" w:cstheme="minorHAnsi"/>
              </w:rPr>
              <w:t xml:space="preserve"> </w:t>
            </w:r>
            <w:proofErr w:type="spellStart"/>
            <w:r w:rsidRPr="00DB25C4">
              <w:rPr>
                <w:rFonts w:eastAsiaTheme="minorEastAsia" w:cstheme="minorHAnsi"/>
              </w:rPr>
              <w:t>analisis</w:t>
            </w:r>
            <w:proofErr w:type="spellEnd"/>
            <w:r w:rsidRPr="00DB25C4">
              <w:rPr>
                <w:rFonts w:eastAsiaTheme="minorEastAsia" w:cstheme="minorHAnsi"/>
              </w:rPr>
              <w:t xml:space="preserve"> </w:t>
            </w:r>
            <w:proofErr w:type="spellStart"/>
            <w:r w:rsidRPr="00DB25C4">
              <w:rPr>
                <w:rFonts w:eastAsiaTheme="minorEastAsia" w:cstheme="minorHAnsi"/>
              </w:rPr>
              <w:t>mendalam</w:t>
            </w:r>
            <w:proofErr w:type="spellEnd"/>
            <w:r w:rsidRPr="00DB25C4">
              <w:rPr>
                <w:rFonts w:eastAsiaTheme="minorEastAsia" w:cstheme="minorHAnsi"/>
              </w:rPr>
              <w:t xml:space="preserve"> </w:t>
            </w:r>
            <w:proofErr w:type="spellStart"/>
            <w:r w:rsidRPr="00DB25C4">
              <w:rPr>
                <w:rFonts w:eastAsiaTheme="minorEastAsia" w:cstheme="minorHAnsi"/>
              </w:rPr>
              <w:t>mengenai</w:t>
            </w:r>
            <w:proofErr w:type="spellEnd"/>
            <w:r w:rsidRPr="00DB25C4">
              <w:rPr>
                <w:rFonts w:eastAsiaTheme="minorEastAsia" w:cstheme="minorHAnsi"/>
              </w:rPr>
              <w:t xml:space="preserve"> </w:t>
            </w:r>
            <w:proofErr w:type="spellStart"/>
            <w:r w:rsidRPr="00DB25C4">
              <w:rPr>
                <w:rFonts w:eastAsiaTheme="minorEastAsia" w:cstheme="minorHAnsi"/>
              </w:rPr>
              <w:t>kelemahan</w:t>
            </w:r>
            <w:proofErr w:type="spellEnd"/>
            <w:r w:rsidRPr="00DB25C4">
              <w:rPr>
                <w:rFonts w:eastAsiaTheme="minorEastAsia" w:cstheme="minorHAnsi"/>
              </w:rPr>
              <w:t xml:space="preserve"> yang </w:t>
            </w:r>
            <w:proofErr w:type="spellStart"/>
            <w:r w:rsidRPr="00DB25C4">
              <w:rPr>
                <w:rFonts w:eastAsiaTheme="minorEastAsia" w:cstheme="minorHAnsi"/>
              </w:rPr>
              <w:t>perlu</w:t>
            </w:r>
            <w:proofErr w:type="spellEnd"/>
            <w:r w:rsidRPr="00DB25C4">
              <w:rPr>
                <w:rFonts w:eastAsiaTheme="minorEastAsia" w:cstheme="minorHAnsi"/>
              </w:rPr>
              <w:t xml:space="preserve"> </w:t>
            </w:r>
            <w:proofErr w:type="spellStart"/>
            <w:r w:rsidRPr="00DB25C4">
              <w:rPr>
                <w:rFonts w:eastAsiaTheme="minorEastAsia" w:cstheme="minorHAnsi"/>
              </w:rPr>
              <w:t>diperbaiki</w:t>
            </w:r>
            <w:proofErr w:type="spellEnd"/>
            <w:r w:rsidRPr="00DB25C4">
              <w:rPr>
                <w:rFonts w:eastAsiaTheme="minorEastAsia" w:cstheme="minorHAnsi"/>
              </w:rPr>
              <w:t xml:space="preserve">, </w:t>
            </w:r>
            <w:proofErr w:type="spellStart"/>
            <w:r w:rsidRPr="00DB25C4">
              <w:rPr>
                <w:rFonts w:eastAsiaTheme="minorEastAsia" w:cstheme="minorHAnsi"/>
              </w:rPr>
              <w:t>serta</w:t>
            </w:r>
            <w:proofErr w:type="spellEnd"/>
            <w:r w:rsidRPr="00DB25C4">
              <w:rPr>
                <w:rFonts w:eastAsiaTheme="minorEastAsia" w:cstheme="minorHAnsi"/>
              </w:rPr>
              <w:t xml:space="preserve"> </w:t>
            </w:r>
            <w:proofErr w:type="spellStart"/>
            <w:r w:rsidRPr="00DB25C4">
              <w:rPr>
                <w:rFonts w:eastAsiaTheme="minorEastAsia" w:cstheme="minorHAnsi"/>
              </w:rPr>
              <w:t>peluang</w:t>
            </w:r>
            <w:proofErr w:type="spellEnd"/>
            <w:r w:rsidRPr="00DB25C4">
              <w:rPr>
                <w:rFonts w:eastAsiaTheme="minorEastAsia" w:cstheme="minorHAnsi"/>
              </w:rPr>
              <w:t xml:space="preserve"> yang </w:t>
            </w:r>
            <w:proofErr w:type="spellStart"/>
            <w:r w:rsidRPr="00DB25C4">
              <w:rPr>
                <w:rFonts w:eastAsiaTheme="minorEastAsia" w:cstheme="minorHAnsi"/>
              </w:rPr>
              <w:t>dapat</w:t>
            </w:r>
            <w:proofErr w:type="spellEnd"/>
            <w:r w:rsidRPr="00DB25C4">
              <w:rPr>
                <w:rFonts w:eastAsiaTheme="minorEastAsia" w:cstheme="minorHAnsi"/>
              </w:rPr>
              <w:t xml:space="preserve"> </w:t>
            </w:r>
            <w:proofErr w:type="spellStart"/>
            <w:r w:rsidRPr="00DB25C4">
              <w:rPr>
                <w:rFonts w:eastAsiaTheme="minorEastAsia" w:cstheme="minorHAnsi"/>
              </w:rPr>
              <w:t>dimanfaatkan</w:t>
            </w:r>
            <w:proofErr w:type="spellEnd"/>
            <w:r w:rsidRPr="00DB25C4">
              <w:rPr>
                <w:rFonts w:eastAsiaTheme="minorEastAsia" w:cstheme="minorHAnsi"/>
              </w:rPr>
              <w:t xml:space="preserve"> </w:t>
            </w:r>
            <w:proofErr w:type="spellStart"/>
            <w:r w:rsidRPr="00DB25C4">
              <w:rPr>
                <w:rFonts w:eastAsiaTheme="minorEastAsia" w:cstheme="minorHAnsi"/>
              </w:rPr>
              <w:t>untuk</w:t>
            </w:r>
            <w:proofErr w:type="spellEnd"/>
            <w:r w:rsidRPr="00DB25C4">
              <w:rPr>
                <w:rFonts w:eastAsiaTheme="minorEastAsia" w:cstheme="minorHAnsi"/>
              </w:rPr>
              <w:t xml:space="preserve"> </w:t>
            </w:r>
            <w:proofErr w:type="spellStart"/>
            <w:r w:rsidRPr="00DB25C4">
              <w:rPr>
                <w:rFonts w:eastAsiaTheme="minorEastAsia" w:cstheme="minorHAnsi"/>
              </w:rPr>
              <w:t>meningkatkan</w:t>
            </w:r>
            <w:proofErr w:type="spellEnd"/>
            <w:r w:rsidRPr="00DB25C4">
              <w:rPr>
                <w:rFonts w:eastAsiaTheme="minorEastAsia" w:cstheme="minorHAnsi"/>
              </w:rPr>
              <w:t xml:space="preserve"> </w:t>
            </w:r>
            <w:proofErr w:type="spellStart"/>
            <w:r w:rsidRPr="00DB25C4">
              <w:rPr>
                <w:rFonts w:eastAsiaTheme="minorEastAsia" w:cstheme="minorHAnsi"/>
              </w:rPr>
              <w:t>kualitas</w:t>
            </w:r>
            <w:proofErr w:type="spellEnd"/>
            <w:r w:rsidRPr="00DB25C4">
              <w:rPr>
                <w:rFonts w:eastAsiaTheme="minorEastAsia" w:cstheme="minorHAnsi"/>
              </w:rPr>
              <w:t xml:space="preserve"> </w:t>
            </w:r>
            <w:proofErr w:type="spellStart"/>
            <w:r w:rsidRPr="00DB25C4">
              <w:rPr>
                <w:rFonts w:eastAsiaTheme="minorEastAsia" w:cstheme="minorHAnsi"/>
              </w:rPr>
              <w:t>pembelajaran</w:t>
            </w:r>
            <w:proofErr w:type="spellEnd"/>
            <w:r w:rsidRPr="00DB25C4">
              <w:rPr>
                <w:rFonts w:eastAsiaTheme="minorEastAsia" w:cstheme="minorHAnsi"/>
              </w:rPr>
              <w:t xml:space="preserve"> </w:t>
            </w:r>
            <w:proofErr w:type="spellStart"/>
            <w:r w:rsidRPr="00DB25C4">
              <w:rPr>
                <w:rFonts w:eastAsiaTheme="minorEastAsia" w:cstheme="minorHAnsi"/>
              </w:rPr>
              <w:t>mikro</w:t>
            </w:r>
            <w:proofErr w:type="spellEnd"/>
          </w:p>
        </w:tc>
      </w:tr>
      <w:tr w:rsidR="0076297E" w:rsidRPr="00DB25C4" w14:paraId="32E807D7" w14:textId="77777777" w:rsidTr="00CD4E67">
        <w:trPr>
          <w:trHeight w:val="30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tcPr>
          <w:p w14:paraId="2A176B4C" w14:textId="77777777" w:rsidR="0076297E" w:rsidRPr="00DB25C4" w:rsidRDefault="0076297E" w:rsidP="00687314">
            <w:pPr>
              <w:spacing w:after="0" w:line="240" w:lineRule="auto"/>
              <w:rPr>
                <w:rFonts w:eastAsiaTheme="minorEastAsia" w:cstheme="minorHAnsi"/>
              </w:rPr>
            </w:pPr>
            <w:r w:rsidRPr="00DB25C4">
              <w:rPr>
                <w:rFonts w:eastAsiaTheme="minorEastAsia" w:cstheme="minorHAnsi"/>
              </w:rPr>
              <w:t>2</w:t>
            </w:r>
          </w:p>
        </w:tc>
        <w:tc>
          <w:tcPr>
            <w:tcW w:w="1734" w:type="dxa"/>
            <w:tcBorders>
              <w:top w:val="single" w:sz="8" w:space="0" w:color="auto"/>
              <w:left w:val="single" w:sz="8" w:space="0" w:color="auto"/>
              <w:bottom w:val="single" w:sz="8" w:space="0" w:color="auto"/>
              <w:right w:val="single" w:sz="8" w:space="0" w:color="auto"/>
            </w:tcBorders>
            <w:tcMar>
              <w:left w:w="108" w:type="dxa"/>
              <w:right w:w="108" w:type="dxa"/>
            </w:tcMar>
          </w:tcPr>
          <w:p w14:paraId="5F7C1CAC" w14:textId="77777777" w:rsidR="0076297E" w:rsidRPr="00DB25C4" w:rsidRDefault="0076297E" w:rsidP="00687314">
            <w:pPr>
              <w:spacing w:after="0" w:line="240" w:lineRule="auto"/>
              <w:rPr>
                <w:rFonts w:eastAsiaTheme="minorEastAsia" w:cstheme="minorHAnsi"/>
              </w:rPr>
            </w:pPr>
            <w:proofErr w:type="spellStart"/>
            <w:r w:rsidRPr="00DB25C4">
              <w:rPr>
                <w:rFonts w:eastAsiaTheme="minorEastAsia" w:cstheme="minorHAnsi"/>
              </w:rPr>
              <w:t>Meningkatkan</w:t>
            </w:r>
            <w:proofErr w:type="spellEnd"/>
            <w:r w:rsidRPr="00DB25C4">
              <w:rPr>
                <w:rFonts w:eastAsiaTheme="minorEastAsia" w:cstheme="minorHAnsi"/>
              </w:rPr>
              <w:t xml:space="preserve"> </w:t>
            </w:r>
            <w:proofErr w:type="spellStart"/>
            <w:r w:rsidRPr="00DB25C4">
              <w:rPr>
                <w:rFonts w:eastAsiaTheme="minorEastAsia" w:cstheme="minorHAnsi"/>
              </w:rPr>
              <w:t>kualitas</w:t>
            </w:r>
            <w:proofErr w:type="spellEnd"/>
            <w:r w:rsidRPr="00DB25C4">
              <w:rPr>
                <w:rFonts w:eastAsiaTheme="minorEastAsia" w:cstheme="minorHAnsi"/>
              </w:rPr>
              <w:t xml:space="preserve"> </w:t>
            </w:r>
            <w:proofErr w:type="spellStart"/>
            <w:r w:rsidRPr="00DB25C4">
              <w:rPr>
                <w:rFonts w:eastAsiaTheme="minorEastAsia" w:cstheme="minorHAnsi"/>
              </w:rPr>
              <w:t>mengajar</w:t>
            </w:r>
            <w:proofErr w:type="spellEnd"/>
            <w:r w:rsidRPr="00DB25C4">
              <w:rPr>
                <w:rFonts w:eastAsiaTheme="minorEastAsia" w:cstheme="minorHAnsi"/>
              </w:rPr>
              <w:t xml:space="preserve"> </w:t>
            </w:r>
            <w:proofErr w:type="spellStart"/>
            <w:r w:rsidRPr="00DB25C4">
              <w:rPr>
                <w:rFonts w:eastAsiaTheme="minorEastAsia" w:cstheme="minorHAnsi"/>
              </w:rPr>
              <w:t>siswa</w:t>
            </w:r>
            <w:proofErr w:type="spellEnd"/>
            <w:r w:rsidRPr="00DB25C4">
              <w:rPr>
                <w:rFonts w:eastAsiaTheme="minorEastAsia" w:cstheme="minorHAnsi"/>
              </w:rPr>
              <w:t xml:space="preserve"> </w:t>
            </w:r>
            <w:proofErr w:type="spellStart"/>
            <w:r w:rsidRPr="00DB25C4">
              <w:rPr>
                <w:rFonts w:eastAsiaTheme="minorEastAsia" w:cstheme="minorHAnsi"/>
              </w:rPr>
              <w:t>dalam</w:t>
            </w:r>
            <w:proofErr w:type="spellEnd"/>
            <w:r w:rsidRPr="00DB25C4">
              <w:rPr>
                <w:rFonts w:eastAsiaTheme="minorEastAsia" w:cstheme="minorHAnsi"/>
              </w:rPr>
              <w:t xml:space="preserve"> </w:t>
            </w:r>
            <w:proofErr w:type="spellStart"/>
            <w:r w:rsidRPr="00DB25C4">
              <w:rPr>
                <w:rFonts w:eastAsiaTheme="minorEastAsia" w:cstheme="minorHAnsi"/>
              </w:rPr>
              <w:t>pembelajaran</w:t>
            </w:r>
            <w:proofErr w:type="spellEnd"/>
            <w:r w:rsidRPr="00DB25C4">
              <w:rPr>
                <w:rFonts w:eastAsiaTheme="minorEastAsia" w:cstheme="minorHAnsi"/>
              </w:rPr>
              <w:t xml:space="preserve"> </w:t>
            </w:r>
            <w:proofErr w:type="spellStart"/>
            <w:r w:rsidRPr="00DB25C4">
              <w:rPr>
                <w:rFonts w:eastAsiaTheme="minorEastAsia" w:cstheme="minorHAnsi"/>
              </w:rPr>
              <w:t>mikro</w:t>
            </w:r>
            <w:proofErr w:type="spellEnd"/>
          </w:p>
        </w:tc>
        <w:tc>
          <w:tcPr>
            <w:tcW w:w="6501" w:type="dxa"/>
            <w:tcBorders>
              <w:top w:val="single" w:sz="8" w:space="0" w:color="auto"/>
              <w:left w:val="single" w:sz="8" w:space="0" w:color="auto"/>
              <w:bottom w:val="single" w:sz="8" w:space="0" w:color="auto"/>
              <w:right w:val="single" w:sz="8" w:space="0" w:color="auto"/>
            </w:tcBorders>
            <w:tcMar>
              <w:left w:w="108" w:type="dxa"/>
              <w:right w:w="108" w:type="dxa"/>
            </w:tcMar>
          </w:tcPr>
          <w:p w14:paraId="3764D910" w14:textId="77777777" w:rsidR="0076297E" w:rsidRPr="00DB25C4" w:rsidRDefault="0076297E" w:rsidP="00687314">
            <w:pPr>
              <w:spacing w:after="0" w:line="240" w:lineRule="auto"/>
              <w:rPr>
                <w:rFonts w:eastAsiaTheme="minorEastAsia" w:cstheme="minorHAnsi"/>
              </w:rPr>
            </w:pPr>
            <w:proofErr w:type="spellStart"/>
            <w:r w:rsidRPr="00DB25C4">
              <w:rPr>
                <w:rFonts w:eastAsiaTheme="minorEastAsia" w:cstheme="minorHAnsi"/>
              </w:rPr>
              <w:t>Diperlukan</w:t>
            </w:r>
            <w:proofErr w:type="spellEnd"/>
            <w:r w:rsidRPr="00DB25C4">
              <w:rPr>
                <w:rFonts w:eastAsiaTheme="minorEastAsia" w:cstheme="minorHAnsi"/>
              </w:rPr>
              <w:t xml:space="preserve"> </w:t>
            </w:r>
            <w:proofErr w:type="spellStart"/>
            <w:r w:rsidRPr="00DB25C4">
              <w:rPr>
                <w:rFonts w:eastAsiaTheme="minorEastAsia" w:cstheme="minorHAnsi"/>
              </w:rPr>
              <w:t>peningkatan</w:t>
            </w:r>
            <w:proofErr w:type="spellEnd"/>
            <w:r w:rsidRPr="00DB25C4">
              <w:rPr>
                <w:rFonts w:eastAsiaTheme="minorEastAsia" w:cstheme="minorHAnsi"/>
              </w:rPr>
              <w:t xml:space="preserve"> </w:t>
            </w:r>
            <w:proofErr w:type="spellStart"/>
            <w:r w:rsidRPr="00DB25C4">
              <w:rPr>
                <w:rFonts w:eastAsiaTheme="minorEastAsia" w:cstheme="minorHAnsi"/>
              </w:rPr>
              <w:t>kualitas</w:t>
            </w:r>
            <w:proofErr w:type="spellEnd"/>
            <w:r w:rsidRPr="00DB25C4">
              <w:rPr>
                <w:rFonts w:eastAsiaTheme="minorEastAsia" w:cstheme="minorHAnsi"/>
              </w:rPr>
              <w:t xml:space="preserve"> </w:t>
            </w:r>
            <w:proofErr w:type="spellStart"/>
            <w:r w:rsidRPr="00DB25C4">
              <w:rPr>
                <w:rFonts w:eastAsiaTheme="minorEastAsia" w:cstheme="minorHAnsi"/>
              </w:rPr>
              <w:t>mengajar</w:t>
            </w:r>
            <w:proofErr w:type="spellEnd"/>
            <w:r w:rsidRPr="00DB25C4">
              <w:rPr>
                <w:rFonts w:eastAsiaTheme="minorEastAsia" w:cstheme="minorHAnsi"/>
              </w:rPr>
              <w:t xml:space="preserve"> </w:t>
            </w:r>
            <w:proofErr w:type="spellStart"/>
            <w:r w:rsidRPr="00DB25C4">
              <w:rPr>
                <w:rFonts w:eastAsiaTheme="minorEastAsia" w:cstheme="minorHAnsi"/>
              </w:rPr>
              <w:t>siswa</w:t>
            </w:r>
            <w:proofErr w:type="spellEnd"/>
            <w:r w:rsidRPr="00DB25C4">
              <w:rPr>
                <w:rFonts w:eastAsiaTheme="minorEastAsia" w:cstheme="minorHAnsi"/>
              </w:rPr>
              <w:t xml:space="preserve"> </w:t>
            </w:r>
            <w:proofErr w:type="spellStart"/>
            <w:r w:rsidRPr="00DB25C4">
              <w:rPr>
                <w:rFonts w:eastAsiaTheme="minorEastAsia" w:cstheme="minorHAnsi"/>
              </w:rPr>
              <w:t>dalam</w:t>
            </w:r>
            <w:proofErr w:type="spellEnd"/>
            <w:r w:rsidRPr="00DB25C4">
              <w:rPr>
                <w:rFonts w:eastAsiaTheme="minorEastAsia" w:cstheme="minorHAnsi"/>
              </w:rPr>
              <w:t xml:space="preserve"> </w:t>
            </w:r>
            <w:proofErr w:type="spellStart"/>
            <w:r w:rsidRPr="00DB25C4">
              <w:rPr>
                <w:rFonts w:eastAsiaTheme="minorEastAsia" w:cstheme="minorHAnsi"/>
              </w:rPr>
              <w:t>pembelajaran</w:t>
            </w:r>
            <w:proofErr w:type="spellEnd"/>
            <w:r w:rsidRPr="00DB25C4">
              <w:rPr>
                <w:rFonts w:eastAsiaTheme="minorEastAsia" w:cstheme="minorHAnsi"/>
              </w:rPr>
              <w:t xml:space="preserve"> </w:t>
            </w:r>
            <w:proofErr w:type="spellStart"/>
            <w:r w:rsidRPr="00DB25C4">
              <w:rPr>
                <w:rFonts w:eastAsiaTheme="minorEastAsia" w:cstheme="minorHAnsi"/>
              </w:rPr>
              <w:t>mikro</w:t>
            </w:r>
            <w:proofErr w:type="spellEnd"/>
            <w:r w:rsidRPr="00DB25C4">
              <w:rPr>
                <w:rFonts w:eastAsiaTheme="minorEastAsia" w:cstheme="minorHAnsi"/>
              </w:rPr>
              <w:t xml:space="preserve"> agar </w:t>
            </w:r>
            <w:proofErr w:type="spellStart"/>
            <w:r w:rsidRPr="00DB25C4">
              <w:rPr>
                <w:rFonts w:eastAsiaTheme="minorEastAsia" w:cstheme="minorHAnsi"/>
              </w:rPr>
              <w:t>kegiatan</w:t>
            </w:r>
            <w:proofErr w:type="spellEnd"/>
            <w:r w:rsidRPr="00DB25C4">
              <w:rPr>
                <w:rFonts w:eastAsiaTheme="minorEastAsia" w:cstheme="minorHAnsi"/>
              </w:rPr>
              <w:t xml:space="preserve"> </w:t>
            </w:r>
            <w:proofErr w:type="spellStart"/>
            <w:r w:rsidRPr="00DB25C4">
              <w:rPr>
                <w:rFonts w:eastAsiaTheme="minorEastAsia" w:cstheme="minorHAnsi"/>
              </w:rPr>
              <w:t>tersebut</w:t>
            </w:r>
            <w:proofErr w:type="spellEnd"/>
            <w:r w:rsidRPr="00DB25C4">
              <w:rPr>
                <w:rFonts w:eastAsiaTheme="minorEastAsia" w:cstheme="minorHAnsi"/>
              </w:rPr>
              <w:t xml:space="preserve"> </w:t>
            </w:r>
            <w:proofErr w:type="spellStart"/>
            <w:r w:rsidRPr="00DB25C4">
              <w:rPr>
                <w:rFonts w:eastAsiaTheme="minorEastAsia" w:cstheme="minorHAnsi"/>
              </w:rPr>
              <w:t>dapat</w:t>
            </w:r>
            <w:proofErr w:type="spellEnd"/>
            <w:r w:rsidRPr="00DB25C4">
              <w:rPr>
                <w:rFonts w:eastAsiaTheme="minorEastAsia" w:cstheme="minorHAnsi"/>
              </w:rPr>
              <w:t xml:space="preserve"> </w:t>
            </w:r>
            <w:proofErr w:type="spellStart"/>
            <w:r w:rsidRPr="00DB25C4">
              <w:rPr>
                <w:rFonts w:eastAsiaTheme="minorEastAsia" w:cstheme="minorHAnsi"/>
              </w:rPr>
              <w:t>memberikan</w:t>
            </w:r>
            <w:proofErr w:type="spellEnd"/>
            <w:r w:rsidRPr="00DB25C4">
              <w:rPr>
                <w:rFonts w:eastAsiaTheme="minorEastAsia" w:cstheme="minorHAnsi"/>
              </w:rPr>
              <w:t xml:space="preserve"> </w:t>
            </w:r>
            <w:proofErr w:type="spellStart"/>
            <w:r w:rsidRPr="00DB25C4">
              <w:rPr>
                <w:rFonts w:eastAsiaTheme="minorEastAsia" w:cstheme="minorHAnsi"/>
              </w:rPr>
              <w:t>manfaat</w:t>
            </w:r>
            <w:proofErr w:type="spellEnd"/>
            <w:r w:rsidRPr="00DB25C4">
              <w:rPr>
                <w:rFonts w:eastAsiaTheme="minorEastAsia" w:cstheme="minorHAnsi"/>
              </w:rPr>
              <w:t xml:space="preserve"> yang </w:t>
            </w:r>
            <w:proofErr w:type="spellStart"/>
            <w:r w:rsidRPr="00DB25C4">
              <w:rPr>
                <w:rFonts w:eastAsiaTheme="minorEastAsia" w:cstheme="minorHAnsi"/>
              </w:rPr>
              <w:t>lebih</w:t>
            </w:r>
            <w:proofErr w:type="spellEnd"/>
            <w:r w:rsidRPr="00DB25C4">
              <w:rPr>
                <w:rFonts w:eastAsiaTheme="minorEastAsia" w:cstheme="minorHAnsi"/>
              </w:rPr>
              <w:t xml:space="preserve"> </w:t>
            </w:r>
            <w:proofErr w:type="spellStart"/>
            <w:r w:rsidRPr="00DB25C4">
              <w:rPr>
                <w:rFonts w:eastAsiaTheme="minorEastAsia" w:cstheme="minorHAnsi"/>
              </w:rPr>
              <w:t>besar</w:t>
            </w:r>
            <w:proofErr w:type="spellEnd"/>
            <w:r w:rsidRPr="00DB25C4">
              <w:rPr>
                <w:rFonts w:eastAsiaTheme="minorEastAsia" w:cstheme="minorHAnsi"/>
              </w:rPr>
              <w:t xml:space="preserve"> </w:t>
            </w:r>
            <w:proofErr w:type="spellStart"/>
            <w:r w:rsidRPr="00DB25C4">
              <w:rPr>
                <w:rFonts w:eastAsiaTheme="minorEastAsia" w:cstheme="minorHAnsi"/>
              </w:rPr>
              <w:t>bagi</w:t>
            </w:r>
            <w:proofErr w:type="spellEnd"/>
            <w:r w:rsidRPr="00DB25C4">
              <w:rPr>
                <w:rFonts w:eastAsiaTheme="minorEastAsia" w:cstheme="minorHAnsi"/>
              </w:rPr>
              <w:t xml:space="preserve"> </w:t>
            </w:r>
            <w:proofErr w:type="spellStart"/>
            <w:r w:rsidRPr="00DB25C4">
              <w:rPr>
                <w:rFonts w:eastAsiaTheme="minorEastAsia" w:cstheme="minorHAnsi"/>
              </w:rPr>
              <w:t>kemampuan</w:t>
            </w:r>
            <w:proofErr w:type="spellEnd"/>
            <w:r w:rsidRPr="00DB25C4">
              <w:rPr>
                <w:rFonts w:eastAsiaTheme="minorEastAsia" w:cstheme="minorHAnsi"/>
              </w:rPr>
              <w:t xml:space="preserve"> </w:t>
            </w:r>
            <w:proofErr w:type="spellStart"/>
            <w:r w:rsidRPr="00DB25C4">
              <w:rPr>
                <w:rFonts w:eastAsiaTheme="minorEastAsia" w:cstheme="minorHAnsi"/>
              </w:rPr>
              <w:t>mengajar</w:t>
            </w:r>
            <w:proofErr w:type="spellEnd"/>
            <w:r w:rsidRPr="00DB25C4">
              <w:rPr>
                <w:rFonts w:eastAsiaTheme="minorEastAsia" w:cstheme="minorHAnsi"/>
              </w:rPr>
              <w:t xml:space="preserve"> </w:t>
            </w:r>
            <w:proofErr w:type="spellStart"/>
            <w:r w:rsidRPr="00DB25C4">
              <w:rPr>
                <w:rFonts w:eastAsiaTheme="minorEastAsia" w:cstheme="minorHAnsi"/>
              </w:rPr>
              <w:t>siswa</w:t>
            </w:r>
            <w:proofErr w:type="spellEnd"/>
            <w:r w:rsidRPr="00DB25C4">
              <w:rPr>
                <w:rFonts w:eastAsiaTheme="minorEastAsia" w:cstheme="minorHAnsi"/>
              </w:rPr>
              <w:t xml:space="preserve"> di Prodi Pendidikan Bahasa Mandarin. Oleh </w:t>
            </w:r>
            <w:proofErr w:type="spellStart"/>
            <w:r w:rsidRPr="00DB25C4">
              <w:rPr>
                <w:rFonts w:eastAsiaTheme="minorEastAsia" w:cstheme="minorHAnsi"/>
              </w:rPr>
              <w:t>karena</w:t>
            </w:r>
            <w:proofErr w:type="spellEnd"/>
            <w:r w:rsidRPr="00DB25C4">
              <w:rPr>
                <w:rFonts w:eastAsiaTheme="minorEastAsia" w:cstheme="minorHAnsi"/>
              </w:rPr>
              <w:t xml:space="preserve"> </w:t>
            </w:r>
            <w:proofErr w:type="spellStart"/>
            <w:r w:rsidRPr="00DB25C4">
              <w:rPr>
                <w:rFonts w:eastAsiaTheme="minorEastAsia" w:cstheme="minorHAnsi"/>
              </w:rPr>
              <w:t>itu</w:t>
            </w:r>
            <w:proofErr w:type="spellEnd"/>
            <w:r w:rsidRPr="00DB25C4">
              <w:rPr>
                <w:rFonts w:eastAsiaTheme="minorEastAsia" w:cstheme="minorHAnsi"/>
              </w:rPr>
              <w:t xml:space="preserve">, </w:t>
            </w:r>
            <w:proofErr w:type="spellStart"/>
            <w:r w:rsidRPr="00DB25C4">
              <w:rPr>
                <w:rFonts w:eastAsiaTheme="minorEastAsia" w:cstheme="minorHAnsi"/>
              </w:rPr>
              <w:t>dokumen</w:t>
            </w:r>
            <w:proofErr w:type="spellEnd"/>
            <w:r w:rsidRPr="00DB25C4">
              <w:rPr>
                <w:rFonts w:eastAsiaTheme="minorEastAsia" w:cstheme="minorHAnsi"/>
              </w:rPr>
              <w:t xml:space="preserve"> </w:t>
            </w:r>
            <w:proofErr w:type="spellStart"/>
            <w:r w:rsidRPr="00DB25C4">
              <w:rPr>
                <w:rFonts w:eastAsiaTheme="minorEastAsia" w:cstheme="minorHAnsi"/>
              </w:rPr>
              <w:t>evaluasi</w:t>
            </w:r>
            <w:proofErr w:type="spellEnd"/>
            <w:r w:rsidRPr="00DB25C4">
              <w:rPr>
                <w:rFonts w:eastAsiaTheme="minorEastAsia" w:cstheme="minorHAnsi"/>
              </w:rPr>
              <w:t xml:space="preserve"> yang </w:t>
            </w:r>
            <w:proofErr w:type="spellStart"/>
            <w:r w:rsidRPr="00DB25C4">
              <w:rPr>
                <w:rFonts w:eastAsiaTheme="minorEastAsia" w:cstheme="minorHAnsi"/>
              </w:rPr>
              <w:t>dilakukan</w:t>
            </w:r>
            <w:proofErr w:type="spellEnd"/>
            <w:r w:rsidRPr="00DB25C4">
              <w:rPr>
                <w:rFonts w:eastAsiaTheme="minorEastAsia" w:cstheme="minorHAnsi"/>
              </w:rPr>
              <w:t xml:space="preserve"> pada </w:t>
            </w:r>
            <w:proofErr w:type="spellStart"/>
            <w:r w:rsidRPr="00DB25C4">
              <w:rPr>
                <w:rFonts w:eastAsiaTheme="minorEastAsia" w:cstheme="minorHAnsi"/>
              </w:rPr>
              <w:t>fase</w:t>
            </w:r>
            <w:proofErr w:type="spellEnd"/>
            <w:r w:rsidRPr="00DB25C4">
              <w:rPr>
                <w:rFonts w:eastAsiaTheme="minorEastAsia" w:cstheme="minorHAnsi"/>
              </w:rPr>
              <w:t xml:space="preserve"> </w:t>
            </w:r>
            <w:proofErr w:type="spellStart"/>
            <w:r w:rsidRPr="00DB25C4">
              <w:rPr>
                <w:rFonts w:eastAsiaTheme="minorEastAsia" w:cstheme="minorHAnsi"/>
              </w:rPr>
              <w:t>anteseden</w:t>
            </w:r>
            <w:proofErr w:type="spellEnd"/>
            <w:r w:rsidRPr="00DB25C4">
              <w:rPr>
                <w:rFonts w:eastAsiaTheme="minorEastAsia" w:cstheme="minorHAnsi"/>
              </w:rPr>
              <w:t xml:space="preserve">, </w:t>
            </w:r>
            <w:proofErr w:type="spellStart"/>
            <w:r w:rsidRPr="00DB25C4">
              <w:rPr>
                <w:rFonts w:eastAsiaTheme="minorEastAsia" w:cstheme="minorHAnsi"/>
              </w:rPr>
              <w:t>fase</w:t>
            </w:r>
            <w:proofErr w:type="spellEnd"/>
            <w:r w:rsidRPr="00DB25C4">
              <w:rPr>
                <w:rFonts w:eastAsiaTheme="minorEastAsia" w:cstheme="minorHAnsi"/>
              </w:rPr>
              <w:t xml:space="preserve"> </w:t>
            </w:r>
            <w:proofErr w:type="spellStart"/>
            <w:r w:rsidRPr="00DB25C4">
              <w:rPr>
                <w:rFonts w:eastAsiaTheme="minorEastAsia" w:cstheme="minorHAnsi"/>
              </w:rPr>
              <w:t>transaksi</w:t>
            </w:r>
            <w:proofErr w:type="spellEnd"/>
            <w:r w:rsidRPr="00DB25C4">
              <w:rPr>
                <w:rFonts w:eastAsiaTheme="minorEastAsia" w:cstheme="minorHAnsi"/>
              </w:rPr>
              <w:t xml:space="preserve">, dan </w:t>
            </w:r>
            <w:proofErr w:type="spellStart"/>
            <w:r w:rsidRPr="00DB25C4">
              <w:rPr>
                <w:rFonts w:eastAsiaTheme="minorEastAsia" w:cstheme="minorHAnsi"/>
              </w:rPr>
              <w:t>fase</w:t>
            </w:r>
            <w:proofErr w:type="spellEnd"/>
            <w:r w:rsidRPr="00DB25C4">
              <w:rPr>
                <w:rFonts w:eastAsiaTheme="minorEastAsia" w:cstheme="minorHAnsi"/>
              </w:rPr>
              <w:t xml:space="preserve"> outcome </w:t>
            </w:r>
            <w:proofErr w:type="spellStart"/>
            <w:r w:rsidRPr="00DB25C4">
              <w:rPr>
                <w:rFonts w:eastAsiaTheme="minorEastAsia" w:cstheme="minorHAnsi"/>
              </w:rPr>
              <w:t>perlu</w:t>
            </w:r>
            <w:proofErr w:type="spellEnd"/>
            <w:r w:rsidRPr="00DB25C4">
              <w:rPr>
                <w:rFonts w:eastAsiaTheme="minorEastAsia" w:cstheme="minorHAnsi"/>
              </w:rPr>
              <w:t xml:space="preserve"> </w:t>
            </w:r>
            <w:proofErr w:type="spellStart"/>
            <w:r w:rsidRPr="00DB25C4">
              <w:rPr>
                <w:rFonts w:eastAsiaTheme="minorEastAsia" w:cstheme="minorHAnsi"/>
              </w:rPr>
              <w:t>dilengkapi</w:t>
            </w:r>
            <w:proofErr w:type="spellEnd"/>
          </w:p>
        </w:tc>
      </w:tr>
      <w:tr w:rsidR="0076297E" w:rsidRPr="00DB25C4" w14:paraId="330C7FF1" w14:textId="77777777" w:rsidTr="00CD4E67">
        <w:trPr>
          <w:trHeight w:val="30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tcPr>
          <w:p w14:paraId="0A819275" w14:textId="77777777" w:rsidR="0076297E" w:rsidRPr="00DB25C4" w:rsidRDefault="0076297E" w:rsidP="00687314">
            <w:pPr>
              <w:spacing w:after="0" w:line="240" w:lineRule="auto"/>
              <w:rPr>
                <w:rFonts w:eastAsiaTheme="minorEastAsia" w:cstheme="minorHAnsi"/>
              </w:rPr>
            </w:pPr>
            <w:r w:rsidRPr="00DB25C4">
              <w:rPr>
                <w:rFonts w:eastAsiaTheme="minorEastAsia" w:cstheme="minorHAnsi"/>
              </w:rPr>
              <w:t>3</w:t>
            </w:r>
          </w:p>
        </w:tc>
        <w:tc>
          <w:tcPr>
            <w:tcW w:w="1734" w:type="dxa"/>
            <w:tcBorders>
              <w:top w:val="single" w:sz="8" w:space="0" w:color="auto"/>
              <w:left w:val="single" w:sz="8" w:space="0" w:color="auto"/>
              <w:bottom w:val="single" w:sz="8" w:space="0" w:color="auto"/>
              <w:right w:val="single" w:sz="8" w:space="0" w:color="auto"/>
            </w:tcBorders>
            <w:tcMar>
              <w:left w:w="108" w:type="dxa"/>
              <w:right w:w="108" w:type="dxa"/>
            </w:tcMar>
          </w:tcPr>
          <w:p w14:paraId="27DC53B1" w14:textId="77777777" w:rsidR="0076297E" w:rsidRPr="00DB25C4" w:rsidRDefault="0076297E" w:rsidP="00687314">
            <w:pPr>
              <w:spacing w:after="0" w:line="240" w:lineRule="auto"/>
              <w:rPr>
                <w:rFonts w:eastAsiaTheme="minorEastAsia" w:cstheme="minorHAnsi"/>
              </w:rPr>
            </w:pPr>
            <w:proofErr w:type="spellStart"/>
            <w:r w:rsidRPr="00DB25C4">
              <w:rPr>
                <w:rFonts w:eastAsiaTheme="minorEastAsia" w:cstheme="minorHAnsi"/>
              </w:rPr>
              <w:t>Mengadakan</w:t>
            </w:r>
            <w:proofErr w:type="spellEnd"/>
            <w:r w:rsidRPr="00DB25C4">
              <w:rPr>
                <w:rFonts w:eastAsiaTheme="minorEastAsia" w:cstheme="minorHAnsi"/>
              </w:rPr>
              <w:t xml:space="preserve"> </w:t>
            </w:r>
            <w:proofErr w:type="spellStart"/>
            <w:r w:rsidRPr="00DB25C4">
              <w:rPr>
                <w:rFonts w:eastAsiaTheme="minorEastAsia" w:cstheme="minorHAnsi"/>
              </w:rPr>
              <w:t>pelatihan</w:t>
            </w:r>
            <w:proofErr w:type="spellEnd"/>
            <w:r w:rsidRPr="00DB25C4">
              <w:rPr>
                <w:rFonts w:eastAsiaTheme="minorEastAsia" w:cstheme="minorHAnsi"/>
              </w:rPr>
              <w:t xml:space="preserve"> dan </w:t>
            </w:r>
            <w:proofErr w:type="spellStart"/>
            <w:r w:rsidRPr="00DB25C4">
              <w:rPr>
                <w:rFonts w:eastAsiaTheme="minorEastAsia" w:cstheme="minorHAnsi"/>
              </w:rPr>
              <w:t>pembinaan</w:t>
            </w:r>
            <w:proofErr w:type="spellEnd"/>
            <w:r w:rsidRPr="00DB25C4">
              <w:rPr>
                <w:rFonts w:eastAsiaTheme="minorEastAsia" w:cstheme="minorHAnsi"/>
              </w:rPr>
              <w:t xml:space="preserve"> </w:t>
            </w:r>
            <w:proofErr w:type="spellStart"/>
            <w:r w:rsidRPr="00DB25C4">
              <w:rPr>
                <w:rFonts w:eastAsiaTheme="minorEastAsia" w:cstheme="minorHAnsi"/>
              </w:rPr>
              <w:t>keterampilan</w:t>
            </w:r>
            <w:proofErr w:type="spellEnd"/>
            <w:r w:rsidRPr="00DB25C4">
              <w:rPr>
                <w:rFonts w:eastAsiaTheme="minorEastAsia" w:cstheme="minorHAnsi"/>
              </w:rPr>
              <w:t xml:space="preserve"> </w:t>
            </w:r>
            <w:proofErr w:type="spellStart"/>
            <w:r w:rsidRPr="00DB25C4">
              <w:rPr>
                <w:rFonts w:eastAsiaTheme="minorEastAsia" w:cstheme="minorHAnsi"/>
              </w:rPr>
              <w:t>mengajar</w:t>
            </w:r>
            <w:proofErr w:type="spellEnd"/>
            <w:r w:rsidRPr="00DB25C4">
              <w:rPr>
                <w:rFonts w:eastAsiaTheme="minorEastAsia" w:cstheme="minorHAnsi"/>
              </w:rPr>
              <w:t>:</w:t>
            </w:r>
          </w:p>
        </w:tc>
        <w:tc>
          <w:tcPr>
            <w:tcW w:w="6501" w:type="dxa"/>
            <w:tcBorders>
              <w:top w:val="single" w:sz="8" w:space="0" w:color="auto"/>
              <w:left w:val="single" w:sz="8" w:space="0" w:color="auto"/>
              <w:bottom w:val="single" w:sz="8" w:space="0" w:color="auto"/>
              <w:right w:val="single" w:sz="8" w:space="0" w:color="auto"/>
            </w:tcBorders>
            <w:tcMar>
              <w:left w:w="108" w:type="dxa"/>
              <w:right w:w="108" w:type="dxa"/>
            </w:tcMar>
          </w:tcPr>
          <w:p w14:paraId="4A838830" w14:textId="77777777" w:rsidR="0076297E" w:rsidRPr="00DB25C4" w:rsidRDefault="0076297E" w:rsidP="00687314">
            <w:pPr>
              <w:spacing w:after="0" w:line="240" w:lineRule="auto"/>
              <w:rPr>
                <w:rFonts w:eastAsiaTheme="minorEastAsia" w:cstheme="minorHAnsi"/>
              </w:rPr>
            </w:pPr>
            <w:proofErr w:type="spellStart"/>
            <w:r w:rsidRPr="00DB25C4">
              <w:rPr>
                <w:rFonts w:eastAsiaTheme="minorEastAsia" w:cstheme="minorHAnsi"/>
              </w:rPr>
              <w:t>Pelatihan</w:t>
            </w:r>
            <w:proofErr w:type="spellEnd"/>
            <w:r w:rsidRPr="00DB25C4">
              <w:rPr>
                <w:rFonts w:eastAsiaTheme="minorEastAsia" w:cstheme="minorHAnsi"/>
              </w:rPr>
              <w:t xml:space="preserve"> dan </w:t>
            </w:r>
            <w:proofErr w:type="spellStart"/>
            <w:r w:rsidRPr="00DB25C4">
              <w:rPr>
                <w:rFonts w:eastAsiaTheme="minorEastAsia" w:cstheme="minorHAnsi"/>
              </w:rPr>
              <w:t>pembinaan</w:t>
            </w:r>
            <w:proofErr w:type="spellEnd"/>
            <w:r w:rsidRPr="00DB25C4">
              <w:rPr>
                <w:rFonts w:eastAsiaTheme="minorEastAsia" w:cstheme="minorHAnsi"/>
              </w:rPr>
              <w:t xml:space="preserve"> </w:t>
            </w:r>
            <w:proofErr w:type="spellStart"/>
            <w:r w:rsidRPr="00DB25C4">
              <w:rPr>
                <w:rFonts w:eastAsiaTheme="minorEastAsia" w:cstheme="minorHAnsi"/>
              </w:rPr>
              <w:t>keterampilan</w:t>
            </w:r>
            <w:proofErr w:type="spellEnd"/>
            <w:r w:rsidRPr="00DB25C4">
              <w:rPr>
                <w:rFonts w:eastAsiaTheme="minorEastAsia" w:cstheme="minorHAnsi"/>
              </w:rPr>
              <w:t xml:space="preserve"> </w:t>
            </w:r>
            <w:proofErr w:type="spellStart"/>
            <w:r w:rsidRPr="00DB25C4">
              <w:rPr>
                <w:rFonts w:eastAsiaTheme="minorEastAsia" w:cstheme="minorHAnsi"/>
              </w:rPr>
              <w:t>dasar</w:t>
            </w:r>
            <w:proofErr w:type="spellEnd"/>
            <w:r w:rsidRPr="00DB25C4">
              <w:rPr>
                <w:rFonts w:eastAsiaTheme="minorEastAsia" w:cstheme="minorHAnsi"/>
              </w:rPr>
              <w:t xml:space="preserve"> </w:t>
            </w:r>
            <w:proofErr w:type="spellStart"/>
            <w:r w:rsidRPr="00DB25C4">
              <w:rPr>
                <w:rFonts w:eastAsiaTheme="minorEastAsia" w:cstheme="minorHAnsi"/>
              </w:rPr>
              <w:t>mengajar</w:t>
            </w:r>
            <w:proofErr w:type="spellEnd"/>
            <w:r w:rsidRPr="00DB25C4">
              <w:rPr>
                <w:rFonts w:eastAsiaTheme="minorEastAsia" w:cstheme="minorHAnsi"/>
              </w:rPr>
              <w:t xml:space="preserve"> </w:t>
            </w:r>
            <w:proofErr w:type="spellStart"/>
            <w:r w:rsidRPr="00DB25C4">
              <w:rPr>
                <w:rFonts w:eastAsiaTheme="minorEastAsia" w:cstheme="minorHAnsi"/>
              </w:rPr>
              <w:t>perlu</w:t>
            </w:r>
            <w:proofErr w:type="spellEnd"/>
            <w:r w:rsidRPr="00DB25C4">
              <w:rPr>
                <w:rFonts w:eastAsiaTheme="minorEastAsia" w:cstheme="minorHAnsi"/>
              </w:rPr>
              <w:t xml:space="preserve"> </w:t>
            </w:r>
            <w:proofErr w:type="spellStart"/>
            <w:r w:rsidRPr="00DB25C4">
              <w:rPr>
                <w:rFonts w:eastAsiaTheme="minorEastAsia" w:cstheme="minorHAnsi"/>
              </w:rPr>
              <w:t>terus</w:t>
            </w:r>
            <w:proofErr w:type="spellEnd"/>
            <w:r w:rsidRPr="00DB25C4">
              <w:rPr>
                <w:rFonts w:eastAsiaTheme="minorEastAsia" w:cstheme="minorHAnsi"/>
              </w:rPr>
              <w:t xml:space="preserve"> </w:t>
            </w:r>
            <w:proofErr w:type="spellStart"/>
            <w:r w:rsidRPr="00DB25C4">
              <w:rPr>
                <w:rFonts w:eastAsiaTheme="minorEastAsia" w:cstheme="minorHAnsi"/>
              </w:rPr>
              <w:t>dilakukan</w:t>
            </w:r>
            <w:proofErr w:type="spellEnd"/>
            <w:r w:rsidRPr="00DB25C4">
              <w:rPr>
                <w:rFonts w:eastAsiaTheme="minorEastAsia" w:cstheme="minorHAnsi"/>
              </w:rPr>
              <w:t xml:space="preserve"> </w:t>
            </w:r>
            <w:proofErr w:type="spellStart"/>
            <w:r w:rsidRPr="00DB25C4">
              <w:rPr>
                <w:rFonts w:eastAsiaTheme="minorEastAsia" w:cstheme="minorHAnsi"/>
              </w:rPr>
              <w:t>untuk</w:t>
            </w:r>
            <w:proofErr w:type="spellEnd"/>
            <w:r w:rsidRPr="00DB25C4">
              <w:rPr>
                <w:rFonts w:eastAsiaTheme="minorEastAsia" w:cstheme="minorHAnsi"/>
              </w:rPr>
              <w:t xml:space="preserve"> </w:t>
            </w:r>
            <w:proofErr w:type="spellStart"/>
            <w:r w:rsidRPr="00DB25C4">
              <w:rPr>
                <w:rFonts w:eastAsiaTheme="minorEastAsia" w:cstheme="minorHAnsi"/>
              </w:rPr>
              <w:t>membantu</w:t>
            </w:r>
            <w:proofErr w:type="spellEnd"/>
            <w:r w:rsidRPr="00DB25C4">
              <w:rPr>
                <w:rFonts w:eastAsiaTheme="minorEastAsia" w:cstheme="minorHAnsi"/>
              </w:rPr>
              <w:t xml:space="preserve"> </w:t>
            </w:r>
            <w:proofErr w:type="spellStart"/>
            <w:r w:rsidRPr="00DB25C4">
              <w:rPr>
                <w:rFonts w:eastAsiaTheme="minorEastAsia" w:cstheme="minorHAnsi"/>
              </w:rPr>
              <w:t>mahasiswa</w:t>
            </w:r>
            <w:proofErr w:type="spellEnd"/>
            <w:r w:rsidRPr="00DB25C4">
              <w:rPr>
                <w:rFonts w:eastAsiaTheme="minorEastAsia" w:cstheme="minorHAnsi"/>
              </w:rPr>
              <w:t xml:space="preserve"> </w:t>
            </w:r>
            <w:proofErr w:type="spellStart"/>
            <w:r w:rsidRPr="00DB25C4">
              <w:rPr>
                <w:rFonts w:eastAsiaTheme="minorEastAsia" w:cstheme="minorHAnsi"/>
              </w:rPr>
              <w:t>mengembangkan</w:t>
            </w:r>
            <w:proofErr w:type="spellEnd"/>
            <w:r w:rsidRPr="00DB25C4">
              <w:rPr>
                <w:rFonts w:eastAsiaTheme="minorEastAsia" w:cstheme="minorHAnsi"/>
              </w:rPr>
              <w:t xml:space="preserve"> </w:t>
            </w:r>
            <w:proofErr w:type="spellStart"/>
            <w:r w:rsidRPr="00DB25C4">
              <w:rPr>
                <w:rFonts w:eastAsiaTheme="minorEastAsia" w:cstheme="minorHAnsi"/>
              </w:rPr>
              <w:t>keterampilan</w:t>
            </w:r>
            <w:proofErr w:type="spellEnd"/>
            <w:r w:rsidRPr="00DB25C4">
              <w:rPr>
                <w:rFonts w:eastAsiaTheme="minorEastAsia" w:cstheme="minorHAnsi"/>
              </w:rPr>
              <w:t xml:space="preserve"> </w:t>
            </w:r>
            <w:proofErr w:type="spellStart"/>
            <w:r w:rsidRPr="00DB25C4">
              <w:rPr>
                <w:rFonts w:eastAsiaTheme="minorEastAsia" w:cstheme="minorHAnsi"/>
              </w:rPr>
              <w:t>mengajar</w:t>
            </w:r>
            <w:proofErr w:type="spellEnd"/>
            <w:r w:rsidRPr="00DB25C4">
              <w:rPr>
                <w:rFonts w:eastAsiaTheme="minorEastAsia" w:cstheme="minorHAnsi"/>
              </w:rPr>
              <w:t xml:space="preserve"> yang </w:t>
            </w:r>
            <w:proofErr w:type="spellStart"/>
            <w:r w:rsidRPr="00DB25C4">
              <w:rPr>
                <w:rFonts w:eastAsiaTheme="minorEastAsia" w:cstheme="minorHAnsi"/>
              </w:rPr>
              <w:t>lebih</w:t>
            </w:r>
            <w:proofErr w:type="spellEnd"/>
            <w:r w:rsidRPr="00DB25C4">
              <w:rPr>
                <w:rFonts w:eastAsiaTheme="minorEastAsia" w:cstheme="minorHAnsi"/>
              </w:rPr>
              <w:t xml:space="preserve"> </w:t>
            </w:r>
            <w:proofErr w:type="spellStart"/>
            <w:r w:rsidRPr="00DB25C4">
              <w:rPr>
                <w:rFonts w:eastAsiaTheme="minorEastAsia" w:cstheme="minorHAnsi"/>
              </w:rPr>
              <w:t>baik</w:t>
            </w:r>
            <w:proofErr w:type="spellEnd"/>
            <w:r w:rsidRPr="00DB25C4">
              <w:rPr>
                <w:rFonts w:eastAsiaTheme="minorEastAsia" w:cstheme="minorHAnsi"/>
              </w:rPr>
              <w:t xml:space="preserve">. </w:t>
            </w:r>
            <w:proofErr w:type="spellStart"/>
            <w:r w:rsidRPr="00DB25C4">
              <w:rPr>
                <w:rFonts w:eastAsiaTheme="minorEastAsia" w:cstheme="minorHAnsi"/>
              </w:rPr>
              <w:t>Pelatihan</w:t>
            </w:r>
            <w:proofErr w:type="spellEnd"/>
            <w:r w:rsidRPr="00DB25C4">
              <w:rPr>
                <w:rFonts w:eastAsiaTheme="minorEastAsia" w:cstheme="minorHAnsi"/>
              </w:rPr>
              <w:t xml:space="preserve"> </w:t>
            </w:r>
            <w:proofErr w:type="spellStart"/>
            <w:r w:rsidRPr="00DB25C4">
              <w:rPr>
                <w:rFonts w:eastAsiaTheme="minorEastAsia" w:cstheme="minorHAnsi"/>
              </w:rPr>
              <w:t>tersebut</w:t>
            </w:r>
            <w:proofErr w:type="spellEnd"/>
            <w:r w:rsidRPr="00DB25C4">
              <w:rPr>
                <w:rFonts w:eastAsiaTheme="minorEastAsia" w:cstheme="minorHAnsi"/>
              </w:rPr>
              <w:t xml:space="preserve"> </w:t>
            </w:r>
            <w:proofErr w:type="spellStart"/>
            <w:r w:rsidRPr="00DB25C4">
              <w:rPr>
                <w:rFonts w:eastAsiaTheme="minorEastAsia" w:cstheme="minorHAnsi"/>
              </w:rPr>
              <w:t>dapat</w:t>
            </w:r>
            <w:proofErr w:type="spellEnd"/>
            <w:r w:rsidRPr="00DB25C4">
              <w:rPr>
                <w:rFonts w:eastAsiaTheme="minorEastAsia" w:cstheme="minorHAnsi"/>
              </w:rPr>
              <w:t xml:space="preserve"> </w:t>
            </w:r>
            <w:proofErr w:type="spellStart"/>
            <w:r w:rsidRPr="00DB25C4">
              <w:rPr>
                <w:rFonts w:eastAsiaTheme="minorEastAsia" w:cstheme="minorHAnsi"/>
              </w:rPr>
              <w:t>meliputi</w:t>
            </w:r>
            <w:proofErr w:type="spellEnd"/>
            <w:r w:rsidRPr="00DB25C4">
              <w:rPr>
                <w:rFonts w:eastAsiaTheme="minorEastAsia" w:cstheme="minorHAnsi"/>
              </w:rPr>
              <w:t xml:space="preserve"> 8 </w:t>
            </w:r>
            <w:proofErr w:type="spellStart"/>
            <w:r w:rsidRPr="00DB25C4">
              <w:rPr>
                <w:rFonts w:eastAsiaTheme="minorEastAsia" w:cstheme="minorHAnsi"/>
              </w:rPr>
              <w:t>aspek</w:t>
            </w:r>
            <w:proofErr w:type="spellEnd"/>
            <w:r w:rsidRPr="00DB25C4">
              <w:rPr>
                <w:rFonts w:eastAsiaTheme="minorEastAsia" w:cstheme="minorHAnsi"/>
              </w:rPr>
              <w:t xml:space="preserve"> yang </w:t>
            </w:r>
            <w:proofErr w:type="spellStart"/>
            <w:r w:rsidRPr="00DB25C4">
              <w:rPr>
                <w:rFonts w:eastAsiaTheme="minorEastAsia" w:cstheme="minorHAnsi"/>
              </w:rPr>
              <w:t>menjadi</w:t>
            </w:r>
            <w:proofErr w:type="spellEnd"/>
            <w:r w:rsidRPr="00DB25C4">
              <w:rPr>
                <w:rFonts w:eastAsiaTheme="minorEastAsia" w:cstheme="minorHAnsi"/>
              </w:rPr>
              <w:t xml:space="preserve"> </w:t>
            </w:r>
            <w:proofErr w:type="spellStart"/>
            <w:r w:rsidRPr="00DB25C4">
              <w:rPr>
                <w:rFonts w:eastAsiaTheme="minorEastAsia" w:cstheme="minorHAnsi"/>
              </w:rPr>
              <w:t>landasan</w:t>
            </w:r>
            <w:proofErr w:type="spellEnd"/>
            <w:r w:rsidRPr="00DB25C4">
              <w:rPr>
                <w:rFonts w:eastAsiaTheme="minorEastAsia" w:cstheme="minorHAnsi"/>
              </w:rPr>
              <w:t xml:space="preserve"> </w:t>
            </w:r>
            <w:proofErr w:type="spellStart"/>
            <w:r w:rsidRPr="00DB25C4">
              <w:rPr>
                <w:rFonts w:eastAsiaTheme="minorEastAsia" w:cstheme="minorHAnsi"/>
              </w:rPr>
              <w:t>pendidikan</w:t>
            </w:r>
            <w:proofErr w:type="spellEnd"/>
            <w:r w:rsidRPr="00DB25C4">
              <w:rPr>
                <w:rFonts w:eastAsiaTheme="minorEastAsia" w:cstheme="minorHAnsi"/>
              </w:rPr>
              <w:t xml:space="preserve"> professional </w:t>
            </w:r>
            <w:proofErr w:type="spellStart"/>
            <w:r w:rsidRPr="00DB25C4">
              <w:rPr>
                <w:rFonts w:eastAsiaTheme="minorEastAsia" w:cstheme="minorHAnsi"/>
              </w:rPr>
              <w:t>calon</w:t>
            </w:r>
            <w:proofErr w:type="spellEnd"/>
            <w:r w:rsidRPr="00DB25C4">
              <w:rPr>
                <w:rFonts w:eastAsiaTheme="minorEastAsia" w:cstheme="minorHAnsi"/>
              </w:rPr>
              <w:t xml:space="preserve"> </w:t>
            </w:r>
            <w:proofErr w:type="spellStart"/>
            <w:r w:rsidRPr="00DB25C4">
              <w:rPr>
                <w:rFonts w:eastAsiaTheme="minorEastAsia" w:cstheme="minorHAnsi"/>
              </w:rPr>
              <w:t>pendidik</w:t>
            </w:r>
            <w:proofErr w:type="spellEnd"/>
          </w:p>
        </w:tc>
      </w:tr>
      <w:tr w:rsidR="0076297E" w:rsidRPr="00DB25C4" w14:paraId="646E357C" w14:textId="77777777" w:rsidTr="00CD4E67">
        <w:trPr>
          <w:trHeight w:val="30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tcPr>
          <w:p w14:paraId="0195069D" w14:textId="77777777" w:rsidR="0076297E" w:rsidRPr="00DB25C4" w:rsidRDefault="0076297E" w:rsidP="00687314">
            <w:pPr>
              <w:spacing w:after="0" w:line="240" w:lineRule="auto"/>
              <w:rPr>
                <w:rFonts w:eastAsiaTheme="minorEastAsia" w:cstheme="minorHAnsi"/>
              </w:rPr>
            </w:pPr>
            <w:r w:rsidRPr="00DB25C4">
              <w:rPr>
                <w:rFonts w:eastAsiaTheme="minorEastAsia" w:cstheme="minorHAnsi"/>
              </w:rPr>
              <w:t>4</w:t>
            </w:r>
          </w:p>
        </w:tc>
        <w:tc>
          <w:tcPr>
            <w:tcW w:w="1734" w:type="dxa"/>
            <w:tcBorders>
              <w:top w:val="single" w:sz="8" w:space="0" w:color="auto"/>
              <w:left w:val="single" w:sz="8" w:space="0" w:color="auto"/>
              <w:bottom w:val="single" w:sz="8" w:space="0" w:color="auto"/>
              <w:right w:val="single" w:sz="8" w:space="0" w:color="auto"/>
            </w:tcBorders>
            <w:tcMar>
              <w:left w:w="108" w:type="dxa"/>
              <w:right w:w="108" w:type="dxa"/>
            </w:tcMar>
          </w:tcPr>
          <w:p w14:paraId="4D2B6224" w14:textId="77777777" w:rsidR="0076297E" w:rsidRPr="00DB25C4" w:rsidRDefault="0076297E" w:rsidP="00687314">
            <w:pPr>
              <w:spacing w:after="0" w:line="240" w:lineRule="auto"/>
              <w:rPr>
                <w:rFonts w:cstheme="minorHAnsi"/>
              </w:rPr>
            </w:pPr>
            <w:proofErr w:type="spellStart"/>
            <w:r w:rsidRPr="00DB25C4">
              <w:rPr>
                <w:rFonts w:eastAsiaTheme="minorEastAsia" w:cstheme="minorHAnsi"/>
              </w:rPr>
              <w:t>Redesain</w:t>
            </w:r>
            <w:proofErr w:type="spellEnd"/>
            <w:r w:rsidRPr="00DB25C4">
              <w:rPr>
                <w:rFonts w:eastAsiaTheme="minorEastAsia" w:cstheme="minorHAnsi"/>
              </w:rPr>
              <w:t xml:space="preserve"> </w:t>
            </w:r>
            <w:proofErr w:type="spellStart"/>
            <w:r w:rsidRPr="00DB25C4">
              <w:rPr>
                <w:rFonts w:eastAsiaTheme="minorEastAsia" w:cstheme="minorHAnsi"/>
              </w:rPr>
              <w:t>Laboratorium</w:t>
            </w:r>
            <w:proofErr w:type="spellEnd"/>
            <w:r w:rsidRPr="00DB25C4">
              <w:rPr>
                <w:rFonts w:eastAsiaTheme="minorEastAsia" w:cstheme="minorHAnsi"/>
              </w:rPr>
              <w:t xml:space="preserve"> </w:t>
            </w:r>
            <w:r w:rsidRPr="00DB25C4">
              <w:rPr>
                <w:rFonts w:eastAsiaTheme="minorEastAsia" w:cstheme="minorHAnsi"/>
                <w:i/>
                <w:iCs/>
              </w:rPr>
              <w:t>Microteaching</w:t>
            </w:r>
          </w:p>
        </w:tc>
        <w:tc>
          <w:tcPr>
            <w:tcW w:w="6501" w:type="dxa"/>
            <w:tcBorders>
              <w:top w:val="single" w:sz="8" w:space="0" w:color="auto"/>
              <w:left w:val="single" w:sz="8" w:space="0" w:color="auto"/>
              <w:bottom w:val="single" w:sz="8" w:space="0" w:color="auto"/>
              <w:right w:val="single" w:sz="8" w:space="0" w:color="auto"/>
            </w:tcBorders>
            <w:tcMar>
              <w:left w:w="108" w:type="dxa"/>
              <w:right w:w="108" w:type="dxa"/>
            </w:tcMar>
          </w:tcPr>
          <w:p w14:paraId="1460E642" w14:textId="77777777" w:rsidR="0076297E" w:rsidRPr="00DB25C4" w:rsidRDefault="0076297E" w:rsidP="00687314">
            <w:pPr>
              <w:spacing w:after="0" w:line="240" w:lineRule="auto"/>
              <w:rPr>
                <w:rFonts w:eastAsiaTheme="minorEastAsia" w:cstheme="minorHAnsi"/>
              </w:rPr>
            </w:pPr>
          </w:p>
        </w:tc>
      </w:tr>
    </w:tbl>
    <w:p w14:paraId="7306C922" w14:textId="77777777" w:rsidR="0076297E" w:rsidRPr="00DB25C4" w:rsidRDefault="0076297E" w:rsidP="00687314">
      <w:pPr>
        <w:spacing w:after="0" w:line="240" w:lineRule="auto"/>
        <w:jc w:val="both"/>
        <w:rPr>
          <w:rFonts w:eastAsia="Calibri" w:cstheme="minorHAnsi"/>
        </w:rPr>
      </w:pPr>
      <w:proofErr w:type="spellStart"/>
      <w:r w:rsidRPr="00DB25C4">
        <w:rPr>
          <w:rFonts w:eastAsia="Calibri" w:cstheme="minorHAnsi"/>
          <w:lang w:val="en-ID"/>
        </w:rPr>
        <w:t>Tambahkan</w:t>
      </w:r>
      <w:proofErr w:type="spellEnd"/>
      <w:r w:rsidRPr="00DB25C4">
        <w:rPr>
          <w:rFonts w:eastAsia="Calibri" w:cstheme="minorHAnsi"/>
          <w:lang w:val="en-ID"/>
        </w:rPr>
        <w:t xml:space="preserve"> </w:t>
      </w:r>
      <w:proofErr w:type="spellStart"/>
      <w:r w:rsidRPr="00DB25C4">
        <w:rPr>
          <w:rFonts w:eastAsia="Calibri" w:cstheme="minorHAnsi"/>
          <w:lang w:val="en-ID"/>
        </w:rPr>
        <w:t>soal</w:t>
      </w:r>
      <w:proofErr w:type="spellEnd"/>
      <w:r w:rsidRPr="00DB25C4">
        <w:rPr>
          <w:rFonts w:eastAsia="Calibri" w:cstheme="minorHAnsi"/>
          <w:lang w:val="en-ID"/>
        </w:rPr>
        <w:t xml:space="preserve"> </w:t>
      </w:r>
      <w:proofErr w:type="spellStart"/>
      <w:r w:rsidRPr="00DB25C4">
        <w:rPr>
          <w:rFonts w:eastAsia="Calibri" w:cstheme="minorHAnsi"/>
          <w:lang w:val="en-ID"/>
        </w:rPr>
        <w:t>laboratorium</w:t>
      </w:r>
      <w:proofErr w:type="spellEnd"/>
    </w:p>
    <w:p w14:paraId="665F1D8D" w14:textId="77777777" w:rsidR="0076297E" w:rsidRPr="00DB25C4" w:rsidRDefault="0076297E" w:rsidP="00687314">
      <w:pPr>
        <w:spacing w:after="0" w:line="240" w:lineRule="auto"/>
        <w:jc w:val="both"/>
        <w:rPr>
          <w:rFonts w:eastAsia="Calibri" w:cstheme="minorHAnsi"/>
        </w:rPr>
      </w:pPr>
      <w:r w:rsidRPr="00DB25C4">
        <w:rPr>
          <w:rFonts w:eastAsia="Calibri" w:cstheme="minorHAnsi"/>
          <w:lang w:val="en-ID"/>
        </w:rPr>
        <w:t xml:space="preserve"> </w:t>
      </w:r>
    </w:p>
    <w:p w14:paraId="69FDA255" w14:textId="77777777" w:rsidR="0076297E" w:rsidRPr="00DB25C4" w:rsidRDefault="0076297E" w:rsidP="00687314">
      <w:pPr>
        <w:spacing w:after="0" w:line="240" w:lineRule="auto"/>
        <w:jc w:val="both"/>
        <w:rPr>
          <w:rFonts w:eastAsia="Calibri" w:cstheme="minorHAnsi"/>
        </w:rPr>
      </w:pPr>
      <w:r w:rsidRPr="00DB25C4">
        <w:rPr>
          <w:rFonts w:eastAsia="Calibri" w:cstheme="minorHAnsi"/>
          <w:lang w:val="en-ID"/>
        </w:rPr>
        <w:t xml:space="preserve"> </w:t>
      </w:r>
    </w:p>
    <w:p w14:paraId="4249773D" w14:textId="77777777" w:rsidR="0076297E" w:rsidRPr="00DB25C4" w:rsidRDefault="0076297E" w:rsidP="00687314">
      <w:pPr>
        <w:spacing w:after="0" w:line="240" w:lineRule="auto"/>
        <w:jc w:val="both"/>
        <w:rPr>
          <w:rFonts w:eastAsia="Calibri" w:cstheme="minorHAnsi"/>
        </w:rPr>
      </w:pPr>
    </w:p>
    <w:p w14:paraId="17702944" w14:textId="77777777" w:rsidR="0076297E" w:rsidRPr="00DB25C4" w:rsidRDefault="0076297E" w:rsidP="00687314">
      <w:pPr>
        <w:spacing w:after="0" w:line="240" w:lineRule="auto"/>
        <w:ind w:left="66"/>
        <w:jc w:val="both"/>
        <w:rPr>
          <w:rFonts w:cstheme="minorHAnsi"/>
          <w:b/>
          <w:bCs/>
          <w:color w:val="000000" w:themeColor="text1"/>
        </w:rPr>
      </w:pPr>
      <w:r w:rsidRPr="00DB25C4">
        <w:rPr>
          <w:rFonts w:cstheme="minorHAnsi"/>
          <w:b/>
          <w:bCs/>
          <w:color w:val="000000" w:themeColor="text1"/>
        </w:rPr>
        <w:t xml:space="preserve">6.5 </w:t>
      </w:r>
      <w:proofErr w:type="spellStart"/>
      <w:r w:rsidRPr="00DB25C4">
        <w:rPr>
          <w:rFonts w:cstheme="minorHAnsi"/>
          <w:b/>
          <w:bCs/>
          <w:color w:val="000000" w:themeColor="text1"/>
        </w:rPr>
        <w:t>Pembimbingan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Mahasiswa</w:t>
      </w:r>
      <w:proofErr w:type="spellEnd"/>
    </w:p>
    <w:p w14:paraId="44EBE1D5" w14:textId="77777777" w:rsidR="0076297E" w:rsidRPr="00DB25C4" w:rsidRDefault="0076297E" w:rsidP="00687314">
      <w:pPr>
        <w:spacing w:after="0" w:line="240" w:lineRule="auto"/>
        <w:ind w:left="66"/>
        <w:jc w:val="both"/>
        <w:rPr>
          <w:rFonts w:cstheme="minorHAnsi"/>
          <w:b/>
          <w:bCs/>
          <w:color w:val="000000" w:themeColor="text1"/>
        </w:rPr>
      </w:pPr>
      <w:r w:rsidRPr="00DB25C4">
        <w:rPr>
          <w:rFonts w:cstheme="minorHAnsi"/>
          <w:b/>
          <w:bCs/>
          <w:color w:val="000000" w:themeColor="text1"/>
        </w:rPr>
        <w:t xml:space="preserve">6.5.1 </w:t>
      </w:r>
      <w:proofErr w:type="spellStart"/>
      <w:r w:rsidRPr="00DB25C4">
        <w:rPr>
          <w:rFonts w:cstheme="minorHAnsi"/>
          <w:b/>
          <w:bCs/>
          <w:color w:val="000000" w:themeColor="text1"/>
        </w:rPr>
        <w:t>Kebijakan</w:t>
      </w:r>
      <w:proofErr w:type="spellEnd"/>
    </w:p>
    <w:p w14:paraId="284370D6" w14:textId="77777777" w:rsidR="0076297E" w:rsidRPr="00DB25C4" w:rsidRDefault="0076297E" w:rsidP="00687314">
      <w:pPr>
        <w:spacing w:after="0" w:line="240" w:lineRule="auto"/>
        <w:ind w:left="66" w:firstLine="654"/>
        <w:jc w:val="both"/>
        <w:rPr>
          <w:rFonts w:cstheme="minorHAnsi"/>
          <w:color w:val="000000" w:themeColor="text1"/>
        </w:rPr>
      </w:pPr>
      <w:proofErr w:type="spellStart"/>
      <w:r w:rsidRPr="00DB25C4">
        <w:rPr>
          <w:rFonts w:cstheme="minorHAnsi"/>
          <w:color w:val="000000" w:themeColor="text1"/>
        </w:rPr>
        <w:t>Kebijakan</w:t>
      </w:r>
      <w:proofErr w:type="spellEnd"/>
      <w:r w:rsidRPr="00DB25C4">
        <w:rPr>
          <w:rFonts w:cstheme="minorHAnsi"/>
          <w:color w:val="000000" w:themeColor="text1"/>
        </w:rPr>
        <w:t xml:space="preserve"> </w:t>
      </w:r>
      <w:proofErr w:type="spellStart"/>
      <w:r w:rsidRPr="00DB25C4">
        <w:rPr>
          <w:rFonts w:cstheme="minorHAnsi"/>
          <w:color w:val="000000" w:themeColor="text1"/>
        </w:rPr>
        <w:t>tertulis</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bentuk</w:t>
      </w:r>
      <w:proofErr w:type="spellEnd"/>
      <w:r w:rsidRPr="00DB25C4">
        <w:rPr>
          <w:rFonts w:cstheme="minorHAnsi"/>
          <w:color w:val="000000" w:themeColor="text1"/>
        </w:rPr>
        <w:t xml:space="preserve"> </w:t>
      </w:r>
      <w:proofErr w:type="spellStart"/>
      <w:r w:rsidRPr="00DB25C4">
        <w:rPr>
          <w:rFonts w:cstheme="minorHAnsi"/>
          <w:color w:val="000000" w:themeColor="text1"/>
        </w:rPr>
        <w:t>peraturan</w:t>
      </w:r>
      <w:proofErr w:type="spellEnd"/>
      <w:r w:rsidRPr="00DB25C4">
        <w:rPr>
          <w:rFonts w:cstheme="minorHAnsi"/>
          <w:color w:val="000000" w:themeColor="text1"/>
        </w:rPr>
        <w:t xml:space="preserve"> </w:t>
      </w:r>
      <w:proofErr w:type="spellStart"/>
      <w:r w:rsidRPr="00DB25C4">
        <w:rPr>
          <w:rFonts w:cstheme="minorHAnsi"/>
          <w:color w:val="000000" w:themeColor="text1"/>
        </w:rPr>
        <w:t>perundang-undangan</w:t>
      </w:r>
      <w:proofErr w:type="spellEnd"/>
      <w:r w:rsidRPr="00DB25C4">
        <w:rPr>
          <w:rFonts w:cstheme="minorHAnsi"/>
          <w:color w:val="000000" w:themeColor="text1"/>
        </w:rPr>
        <w:t xml:space="preserve"> dan/</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peraturan</w:t>
      </w:r>
      <w:proofErr w:type="spellEnd"/>
      <w:r w:rsidRPr="00DB25C4">
        <w:rPr>
          <w:rFonts w:cstheme="minorHAnsi"/>
          <w:color w:val="000000" w:themeColor="text1"/>
        </w:rPr>
        <w:t xml:space="preserve"> </w:t>
      </w:r>
      <w:proofErr w:type="spellStart"/>
      <w:r w:rsidRPr="00DB25C4">
        <w:rPr>
          <w:rFonts w:cstheme="minorHAnsi"/>
          <w:color w:val="000000" w:themeColor="text1"/>
        </w:rPr>
        <w:t>pimpinan</w:t>
      </w:r>
      <w:proofErr w:type="spellEnd"/>
      <w:r w:rsidRPr="00DB25C4">
        <w:rPr>
          <w:rFonts w:cstheme="minorHAnsi"/>
          <w:color w:val="000000" w:themeColor="text1"/>
        </w:rPr>
        <w:t xml:space="preserve"> </w:t>
      </w:r>
      <w:proofErr w:type="spellStart"/>
      <w:r w:rsidRPr="00DB25C4">
        <w:rPr>
          <w:rFonts w:cstheme="minorHAnsi"/>
          <w:color w:val="000000" w:themeColor="text1"/>
        </w:rPr>
        <w:t>perguruan</w:t>
      </w:r>
      <w:proofErr w:type="spellEnd"/>
      <w:r w:rsidRPr="00DB25C4">
        <w:rPr>
          <w:rFonts w:cstheme="minorHAnsi"/>
          <w:color w:val="000000" w:themeColor="text1"/>
        </w:rPr>
        <w:t xml:space="preserve"> </w:t>
      </w:r>
      <w:proofErr w:type="spellStart"/>
      <w:r w:rsidRPr="00DB25C4">
        <w:rPr>
          <w:rFonts w:cstheme="minorHAnsi"/>
          <w:color w:val="000000" w:themeColor="text1"/>
        </w:rPr>
        <w:t>tinggi</w:t>
      </w:r>
      <w:proofErr w:type="spellEnd"/>
      <w:r w:rsidRPr="00DB25C4">
        <w:rPr>
          <w:rFonts w:cstheme="minorHAnsi"/>
          <w:color w:val="000000" w:themeColor="text1"/>
        </w:rPr>
        <w:t xml:space="preserve"> yang </w:t>
      </w:r>
      <w:proofErr w:type="spellStart"/>
      <w:r w:rsidRPr="00DB25C4">
        <w:rPr>
          <w:rFonts w:cstheme="minorHAnsi"/>
          <w:color w:val="000000" w:themeColor="text1"/>
        </w:rPr>
        <w:t>mengatur</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yang </w:t>
      </w:r>
      <w:proofErr w:type="spellStart"/>
      <w:r w:rsidRPr="00DB25C4">
        <w:rPr>
          <w:rFonts w:cstheme="minorHAnsi"/>
          <w:color w:val="000000" w:themeColor="text1"/>
        </w:rPr>
        <w:t>meliputi</w:t>
      </w:r>
      <w:proofErr w:type="spellEnd"/>
      <w:r w:rsidRPr="00DB25C4">
        <w:rPr>
          <w:rFonts w:cstheme="minorHAnsi"/>
          <w:color w:val="000000" w:themeColor="text1"/>
        </w:rPr>
        <w:t xml:space="preserve"> (1) </w:t>
      </w:r>
      <w:proofErr w:type="spellStart"/>
      <w:r w:rsidRPr="00DB25C4">
        <w:rPr>
          <w:rFonts w:cstheme="minorHAnsi"/>
          <w:color w:val="000000" w:themeColor="text1"/>
        </w:rPr>
        <w:t>pembimbing</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(2)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magang</w:t>
      </w:r>
      <w:proofErr w:type="spellEnd"/>
      <w:r w:rsidRPr="00DB25C4">
        <w:rPr>
          <w:rFonts w:cstheme="minorHAnsi"/>
          <w:color w:val="000000" w:themeColor="text1"/>
        </w:rPr>
        <w:t xml:space="preserve"> </w:t>
      </w:r>
      <w:proofErr w:type="spellStart"/>
      <w:r w:rsidRPr="00DB25C4">
        <w:rPr>
          <w:rFonts w:cstheme="minorHAnsi"/>
          <w:color w:val="000000" w:themeColor="text1"/>
        </w:rPr>
        <w:t>kependidikan</w:t>
      </w:r>
      <w:proofErr w:type="spellEnd"/>
      <w:r w:rsidRPr="00DB25C4">
        <w:rPr>
          <w:rFonts w:cstheme="minorHAnsi"/>
          <w:color w:val="000000" w:themeColor="text1"/>
        </w:rPr>
        <w:t xml:space="preserve">, dan (3)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tugas</w:t>
      </w:r>
      <w:proofErr w:type="spellEnd"/>
      <w:r w:rsidRPr="00DB25C4">
        <w:rPr>
          <w:rFonts w:cstheme="minorHAnsi"/>
          <w:color w:val="000000" w:themeColor="text1"/>
        </w:rPr>
        <w:t xml:space="preserve"> </w:t>
      </w:r>
      <w:proofErr w:type="spellStart"/>
      <w:r w:rsidRPr="00DB25C4">
        <w:rPr>
          <w:rFonts w:cstheme="minorHAnsi"/>
          <w:color w:val="000000" w:themeColor="text1"/>
        </w:rPr>
        <w:t>akhir</w:t>
      </w:r>
      <w:proofErr w:type="spellEnd"/>
      <w:r w:rsidRPr="00DB25C4">
        <w:rPr>
          <w:rFonts w:cstheme="minorHAnsi"/>
          <w:color w:val="000000" w:themeColor="text1"/>
        </w:rPr>
        <w:t xml:space="preserve">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skripsi</w:t>
      </w:r>
      <w:proofErr w:type="spellEnd"/>
      <w:r w:rsidRPr="00DB25C4">
        <w:rPr>
          <w:rFonts w:cstheme="minorHAnsi"/>
          <w:color w:val="000000" w:themeColor="text1"/>
        </w:rPr>
        <w:t>.</w:t>
      </w:r>
    </w:p>
    <w:p w14:paraId="3E4C8E05" w14:textId="77777777" w:rsidR="0076297E" w:rsidRPr="00DB25C4" w:rsidRDefault="00000000" w:rsidP="009F6099">
      <w:pPr>
        <w:pStyle w:val="ListParagraph"/>
        <w:numPr>
          <w:ilvl w:val="0"/>
          <w:numId w:val="153"/>
        </w:numPr>
        <w:spacing w:after="0" w:line="240" w:lineRule="auto"/>
        <w:ind w:left="426"/>
        <w:jc w:val="both"/>
        <w:rPr>
          <w:rFonts w:cstheme="minorHAnsi"/>
          <w:color w:val="000000" w:themeColor="text1"/>
        </w:rPr>
      </w:pPr>
      <w:hyperlink r:id="rId88">
        <w:r w:rsidR="0076297E" w:rsidRPr="00DB25C4">
          <w:rPr>
            <w:rStyle w:val="Hyperlink"/>
            <w:rFonts w:cstheme="minorHAnsi"/>
            <w:i/>
            <w:iCs/>
          </w:rPr>
          <w:t xml:space="preserve">Student Guide </w:t>
        </w:r>
        <w:proofErr w:type="spellStart"/>
        <w:r w:rsidR="0076297E" w:rsidRPr="00DB25C4">
          <w:rPr>
            <w:rStyle w:val="Hyperlink"/>
            <w:rFonts w:cstheme="minorHAnsi"/>
          </w:rPr>
          <w:t>tahun</w:t>
        </w:r>
        <w:proofErr w:type="spellEnd"/>
        <w:r w:rsidR="0076297E" w:rsidRPr="00DB25C4">
          <w:rPr>
            <w:rStyle w:val="Hyperlink"/>
            <w:rFonts w:cstheme="minorHAnsi"/>
          </w:rPr>
          <w:t xml:space="preserve"> 2022</w:t>
        </w:r>
      </w:hyperlink>
    </w:p>
    <w:p w14:paraId="19F12C36" w14:textId="77777777" w:rsidR="0076297E" w:rsidRPr="00DB25C4" w:rsidRDefault="0076297E" w:rsidP="009F6099">
      <w:pPr>
        <w:pStyle w:val="ListParagraph"/>
        <w:numPr>
          <w:ilvl w:val="0"/>
          <w:numId w:val="153"/>
        </w:numPr>
        <w:spacing w:after="0" w:line="240" w:lineRule="auto"/>
        <w:ind w:left="426"/>
        <w:jc w:val="both"/>
        <w:rPr>
          <w:rFonts w:cstheme="minorHAnsi"/>
          <w:color w:val="000000" w:themeColor="text1"/>
          <w:highlight w:val="green"/>
        </w:rPr>
      </w:pPr>
      <w:proofErr w:type="spellStart"/>
      <w:r w:rsidRPr="00DB25C4">
        <w:rPr>
          <w:rFonts w:cstheme="minorHAnsi"/>
          <w:color w:val="000000" w:themeColor="text1"/>
          <w:highlight w:val="green"/>
        </w:rPr>
        <w:t>Standar</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Operasional</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tentang</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pembimbingan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akademik</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mahasiswa</w:t>
      </w:r>
      <w:proofErr w:type="spellEnd"/>
    </w:p>
    <w:p w14:paraId="5439D7A7" w14:textId="77777777" w:rsidR="0076297E" w:rsidRPr="00DB25C4" w:rsidRDefault="0076297E" w:rsidP="009F6099">
      <w:pPr>
        <w:pStyle w:val="ListParagraph"/>
        <w:numPr>
          <w:ilvl w:val="0"/>
          <w:numId w:val="153"/>
        </w:numPr>
        <w:spacing w:after="0" w:line="240" w:lineRule="auto"/>
        <w:ind w:left="426"/>
        <w:jc w:val="both"/>
        <w:rPr>
          <w:rFonts w:cstheme="minorHAnsi"/>
          <w:color w:val="000000" w:themeColor="text1"/>
          <w:highlight w:val="green"/>
        </w:rPr>
      </w:pPr>
      <w:proofErr w:type="spellStart"/>
      <w:r w:rsidRPr="00DB25C4">
        <w:rPr>
          <w:rFonts w:cstheme="minorHAnsi"/>
          <w:color w:val="000000" w:themeColor="text1"/>
          <w:highlight w:val="green"/>
        </w:rPr>
        <w:t>Standar</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Operasional</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Prosedur</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tentang</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pembimbingan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tugas</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akhir</w:t>
      </w:r>
      <w:proofErr w:type="spellEnd"/>
    </w:p>
    <w:p w14:paraId="4A12F8CF" w14:textId="77777777" w:rsidR="0076297E" w:rsidRPr="00DB25C4" w:rsidRDefault="0076297E" w:rsidP="009F6099">
      <w:pPr>
        <w:pStyle w:val="ListParagraph"/>
        <w:numPr>
          <w:ilvl w:val="0"/>
          <w:numId w:val="153"/>
        </w:numPr>
        <w:spacing w:after="0" w:line="240" w:lineRule="auto"/>
        <w:ind w:left="426"/>
        <w:jc w:val="both"/>
        <w:rPr>
          <w:rFonts w:cstheme="minorHAnsi"/>
          <w:color w:val="000000" w:themeColor="text1"/>
          <w:highlight w:val="green"/>
        </w:rPr>
      </w:pPr>
      <w:proofErr w:type="spellStart"/>
      <w:r w:rsidRPr="00DB25C4">
        <w:rPr>
          <w:rFonts w:cstheme="minorHAnsi"/>
          <w:color w:val="000000" w:themeColor="text1"/>
          <w:highlight w:val="green"/>
        </w:rPr>
        <w:t>Standar</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Operasional</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Prosedur</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Nomor</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tentang</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pembimbingan</w:t>
      </w:r>
      <w:proofErr w:type="spell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magang</w:t>
      </w:r>
      <w:proofErr w:type="spellEnd"/>
    </w:p>
    <w:p w14:paraId="54E0008E" w14:textId="77777777" w:rsidR="0076297E" w:rsidRPr="00DB25C4" w:rsidRDefault="0076297E" w:rsidP="00687314">
      <w:pPr>
        <w:spacing w:after="0" w:line="240" w:lineRule="auto"/>
        <w:jc w:val="both"/>
        <w:rPr>
          <w:rFonts w:cstheme="minorHAnsi"/>
          <w:color w:val="000000" w:themeColor="text1"/>
          <w:highlight w:val="green"/>
        </w:rPr>
      </w:pPr>
      <w:r w:rsidRPr="00DB25C4">
        <w:rPr>
          <w:rFonts w:cstheme="minorHAnsi"/>
          <w:color w:val="000000" w:themeColor="text1"/>
          <w:highlight w:val="green"/>
        </w:rPr>
        <w:t>(</w:t>
      </w:r>
      <w:proofErr w:type="spellStart"/>
      <w:proofErr w:type="gramStart"/>
      <w:r w:rsidRPr="00DB25C4">
        <w:rPr>
          <w:rFonts w:cstheme="minorHAnsi"/>
          <w:color w:val="000000" w:themeColor="text1"/>
          <w:highlight w:val="green"/>
        </w:rPr>
        <w:t>konfirmasi</w:t>
      </w:r>
      <w:proofErr w:type="spellEnd"/>
      <w:proofErr w:type="gramEnd"/>
      <w:r w:rsidRPr="00DB25C4">
        <w:rPr>
          <w:rFonts w:cstheme="minorHAnsi"/>
          <w:color w:val="000000" w:themeColor="text1"/>
          <w:highlight w:val="green"/>
        </w:rPr>
        <w:t xml:space="preserve"> </w:t>
      </w:r>
      <w:proofErr w:type="spellStart"/>
      <w:r w:rsidRPr="00DB25C4">
        <w:rPr>
          <w:rFonts w:cstheme="minorHAnsi"/>
          <w:color w:val="000000" w:themeColor="text1"/>
          <w:highlight w:val="green"/>
        </w:rPr>
        <w:t>ke</w:t>
      </w:r>
      <w:proofErr w:type="spellEnd"/>
      <w:r w:rsidRPr="00DB25C4">
        <w:rPr>
          <w:rFonts w:cstheme="minorHAnsi"/>
          <w:color w:val="000000" w:themeColor="text1"/>
          <w:highlight w:val="green"/>
        </w:rPr>
        <w:t xml:space="preserve"> Bu Nadia)</w:t>
      </w:r>
    </w:p>
    <w:p w14:paraId="30821BE2" w14:textId="77777777" w:rsidR="0076297E" w:rsidRPr="00DB25C4" w:rsidRDefault="0076297E" w:rsidP="00687314">
      <w:pPr>
        <w:spacing w:after="0" w:line="240" w:lineRule="auto"/>
        <w:ind w:left="66"/>
        <w:jc w:val="both"/>
        <w:rPr>
          <w:rFonts w:cstheme="minorHAnsi"/>
          <w:color w:val="000000" w:themeColor="text1"/>
        </w:rPr>
      </w:pPr>
    </w:p>
    <w:p w14:paraId="0A746DD8" w14:textId="77777777" w:rsidR="0076297E" w:rsidRPr="00DB25C4" w:rsidRDefault="0076297E" w:rsidP="009F6099">
      <w:pPr>
        <w:pStyle w:val="ListParagraph"/>
        <w:numPr>
          <w:ilvl w:val="2"/>
          <w:numId w:val="153"/>
        </w:numPr>
        <w:spacing w:after="0" w:line="240" w:lineRule="auto"/>
        <w:ind w:left="709"/>
        <w:jc w:val="both"/>
        <w:rPr>
          <w:rFonts w:cstheme="minorHAnsi"/>
          <w:b/>
          <w:bCs/>
          <w:color w:val="000000" w:themeColor="text1"/>
        </w:rPr>
      </w:pPr>
      <w:proofErr w:type="spellStart"/>
      <w:r w:rsidRPr="00DB25C4">
        <w:rPr>
          <w:rFonts w:cstheme="minorHAnsi"/>
          <w:b/>
          <w:bCs/>
          <w:color w:val="000000" w:themeColor="text1"/>
        </w:rPr>
        <w:t>Pelaksanaan</w:t>
      </w:r>
      <w:proofErr w:type="spellEnd"/>
    </w:p>
    <w:p w14:paraId="2FA6A88C" w14:textId="77777777" w:rsidR="0076297E" w:rsidRPr="00DB25C4" w:rsidRDefault="0076297E" w:rsidP="009F6099">
      <w:pPr>
        <w:pStyle w:val="ListParagraph"/>
        <w:numPr>
          <w:ilvl w:val="3"/>
          <w:numId w:val="153"/>
        </w:numPr>
        <w:spacing w:after="0" w:line="240" w:lineRule="auto"/>
        <w:ind w:left="709"/>
        <w:jc w:val="both"/>
        <w:rPr>
          <w:rFonts w:cstheme="minorHAnsi"/>
          <w:b/>
          <w:bCs/>
          <w:color w:val="000000" w:themeColor="text1"/>
        </w:rPr>
      </w:pPr>
      <w:proofErr w:type="spellStart"/>
      <w:r w:rsidRPr="00DB25C4">
        <w:rPr>
          <w:rFonts w:cstheme="minorHAnsi"/>
          <w:b/>
          <w:bCs/>
          <w:color w:val="000000" w:themeColor="text1"/>
        </w:rPr>
        <w:t>Pembimbingan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Akademik</w:t>
      </w:r>
      <w:proofErr w:type="spellEnd"/>
    </w:p>
    <w:p w14:paraId="279CDBBA" w14:textId="77777777" w:rsidR="0076297E" w:rsidRPr="00DB25C4" w:rsidRDefault="0076297E" w:rsidP="00687314">
      <w:pPr>
        <w:spacing w:after="0" w:line="240" w:lineRule="auto"/>
        <w:ind w:left="-11" w:firstLine="720"/>
        <w:jc w:val="both"/>
        <w:rPr>
          <w:rFonts w:cstheme="minorHAnsi"/>
          <w:color w:val="000000" w:themeColor="text1"/>
        </w:rPr>
      </w:pPr>
      <w:r w:rsidRPr="00DB25C4">
        <w:rPr>
          <w:rFonts w:cstheme="minorHAnsi"/>
          <w:color w:val="000000" w:themeColor="text1"/>
        </w:rPr>
        <w:t xml:space="preserve">Proses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yang </w:t>
      </w:r>
      <w:proofErr w:type="spellStart"/>
      <w:r w:rsidRPr="00DB25C4">
        <w:rPr>
          <w:rFonts w:cstheme="minorHAnsi"/>
          <w:color w:val="000000" w:themeColor="text1"/>
        </w:rPr>
        <w:t>dilakukan</w:t>
      </w:r>
      <w:proofErr w:type="spellEnd"/>
      <w:r w:rsidRPr="00DB25C4">
        <w:rPr>
          <w:rFonts w:cstheme="minorHAnsi"/>
          <w:color w:val="000000" w:themeColor="text1"/>
        </w:rPr>
        <w:t xml:space="preserve"> oleh PA </w:t>
      </w:r>
      <w:proofErr w:type="spellStart"/>
      <w:r w:rsidRPr="00DB25C4">
        <w:rPr>
          <w:rFonts w:cstheme="minorHAnsi"/>
          <w:color w:val="000000" w:themeColor="text1"/>
        </w:rPr>
        <w:t>terhadap</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yang </w:t>
      </w:r>
      <w:proofErr w:type="spellStart"/>
      <w:r w:rsidRPr="00DB25C4">
        <w:rPr>
          <w:rFonts w:cstheme="minorHAnsi"/>
          <w:color w:val="000000" w:themeColor="text1"/>
        </w:rPr>
        <w:t>dibimbingnya</w:t>
      </w:r>
      <w:proofErr w:type="spellEnd"/>
      <w:r w:rsidRPr="00DB25C4">
        <w:rPr>
          <w:rFonts w:cstheme="minorHAnsi"/>
          <w:color w:val="000000" w:themeColor="text1"/>
        </w:rPr>
        <w:t xml:space="preserve"> (</w:t>
      </w:r>
      <w:proofErr w:type="spellStart"/>
      <w:r w:rsidRPr="00DB25C4">
        <w:rPr>
          <w:rFonts w:cstheme="minorHAnsi"/>
          <w:color w:val="000000" w:themeColor="text1"/>
        </w:rPr>
        <w:t>tabel</w:t>
      </w:r>
      <w:proofErr w:type="spellEnd"/>
      <w:r w:rsidRPr="00DB25C4">
        <w:rPr>
          <w:rFonts w:cstheme="minorHAnsi"/>
          <w:color w:val="000000" w:themeColor="text1"/>
        </w:rPr>
        <w:t xml:space="preserve"> 6.5.2.1).</w:t>
      </w:r>
    </w:p>
    <w:tbl>
      <w:tblPr>
        <w:tblpPr w:leftFromText="180" w:rightFromText="180" w:vertAnchor="text" w:horzAnchor="margin" w:tblpX="108" w:tblpY="1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2999"/>
        <w:gridCol w:w="5519"/>
      </w:tblGrid>
      <w:tr w:rsidR="0076297E" w:rsidRPr="00DB25C4" w14:paraId="75E59209" w14:textId="77777777" w:rsidTr="00662CB9">
        <w:tc>
          <w:tcPr>
            <w:tcW w:w="498" w:type="dxa"/>
            <w:shd w:val="clear" w:color="auto" w:fill="D0CECE" w:themeFill="background2" w:themeFillShade="E6"/>
          </w:tcPr>
          <w:p w14:paraId="47A63261" w14:textId="77777777" w:rsidR="0076297E" w:rsidRPr="00DB25C4" w:rsidRDefault="0076297E" w:rsidP="00687314">
            <w:pPr>
              <w:spacing w:after="0" w:line="240" w:lineRule="auto"/>
              <w:jc w:val="center"/>
              <w:rPr>
                <w:rFonts w:cstheme="minorHAnsi"/>
                <w:color w:val="000000" w:themeColor="text1"/>
              </w:rPr>
            </w:pPr>
            <w:r w:rsidRPr="00DB25C4">
              <w:rPr>
                <w:rFonts w:cstheme="minorHAnsi"/>
                <w:color w:val="000000" w:themeColor="text1"/>
              </w:rPr>
              <w:t>No</w:t>
            </w:r>
          </w:p>
        </w:tc>
        <w:tc>
          <w:tcPr>
            <w:tcW w:w="3005" w:type="dxa"/>
            <w:shd w:val="clear" w:color="auto" w:fill="D0CECE" w:themeFill="background2" w:themeFillShade="E6"/>
          </w:tcPr>
          <w:p w14:paraId="4DE79BD6" w14:textId="77777777" w:rsidR="0076297E" w:rsidRPr="00DB25C4" w:rsidRDefault="0076297E" w:rsidP="00687314">
            <w:pPr>
              <w:spacing w:after="0" w:line="240" w:lineRule="auto"/>
              <w:jc w:val="center"/>
              <w:rPr>
                <w:rFonts w:cstheme="minorHAnsi"/>
                <w:color w:val="000000" w:themeColor="text1"/>
              </w:rPr>
            </w:pPr>
            <w:proofErr w:type="spellStart"/>
            <w:r w:rsidRPr="00DB25C4">
              <w:rPr>
                <w:rFonts w:cstheme="minorHAnsi"/>
                <w:color w:val="000000" w:themeColor="text1"/>
              </w:rPr>
              <w:t>Aspek</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p>
        </w:tc>
        <w:tc>
          <w:tcPr>
            <w:tcW w:w="5536" w:type="dxa"/>
            <w:shd w:val="clear" w:color="auto" w:fill="D0CECE" w:themeFill="background2" w:themeFillShade="E6"/>
          </w:tcPr>
          <w:p w14:paraId="49525076" w14:textId="77777777" w:rsidR="0076297E" w:rsidRPr="00DB25C4" w:rsidRDefault="0076297E" w:rsidP="00687314">
            <w:pPr>
              <w:spacing w:after="0" w:line="240" w:lineRule="auto"/>
              <w:jc w:val="center"/>
              <w:rPr>
                <w:rFonts w:cstheme="minorHAnsi"/>
                <w:color w:val="000000" w:themeColor="text1"/>
              </w:rPr>
            </w:pPr>
            <w:proofErr w:type="spellStart"/>
            <w:r w:rsidRPr="00DB25C4">
              <w:rPr>
                <w:rFonts w:cstheme="minorHAnsi"/>
                <w:color w:val="000000" w:themeColor="text1"/>
              </w:rPr>
              <w:t>Deskripsi</w:t>
            </w:r>
            <w:proofErr w:type="spellEnd"/>
          </w:p>
        </w:tc>
      </w:tr>
      <w:tr w:rsidR="0076297E" w:rsidRPr="00DB25C4" w14:paraId="4AB26E83" w14:textId="77777777" w:rsidTr="00662CB9">
        <w:trPr>
          <w:trHeight w:val="630"/>
        </w:trPr>
        <w:tc>
          <w:tcPr>
            <w:tcW w:w="498" w:type="dxa"/>
            <w:shd w:val="clear" w:color="auto" w:fill="auto"/>
          </w:tcPr>
          <w:p w14:paraId="032054F1" w14:textId="77777777" w:rsidR="0076297E" w:rsidRPr="00DB25C4" w:rsidRDefault="0076297E" w:rsidP="00687314">
            <w:pPr>
              <w:spacing w:after="0" w:line="240" w:lineRule="auto"/>
              <w:jc w:val="center"/>
              <w:rPr>
                <w:rFonts w:cstheme="minorHAnsi"/>
                <w:color w:val="000000" w:themeColor="text1"/>
              </w:rPr>
            </w:pPr>
            <w:r w:rsidRPr="00DB25C4">
              <w:rPr>
                <w:rFonts w:cstheme="minorHAnsi"/>
                <w:color w:val="000000" w:themeColor="text1"/>
              </w:rPr>
              <w:t>(1)</w:t>
            </w:r>
          </w:p>
        </w:tc>
        <w:tc>
          <w:tcPr>
            <w:tcW w:w="3005" w:type="dxa"/>
            <w:shd w:val="clear" w:color="auto" w:fill="auto"/>
          </w:tcPr>
          <w:p w14:paraId="0A6743CC" w14:textId="77777777" w:rsidR="0076297E" w:rsidRPr="00DB25C4" w:rsidRDefault="0076297E" w:rsidP="00687314">
            <w:pPr>
              <w:spacing w:after="0" w:line="240" w:lineRule="auto"/>
              <w:jc w:val="center"/>
              <w:rPr>
                <w:rFonts w:cstheme="minorHAnsi"/>
                <w:color w:val="000000" w:themeColor="text1"/>
              </w:rPr>
            </w:pPr>
            <w:r w:rsidRPr="00DB25C4">
              <w:rPr>
                <w:rFonts w:cstheme="minorHAnsi"/>
                <w:color w:val="000000" w:themeColor="text1"/>
              </w:rPr>
              <w:t>(2)</w:t>
            </w:r>
          </w:p>
        </w:tc>
        <w:tc>
          <w:tcPr>
            <w:tcW w:w="5536" w:type="dxa"/>
            <w:shd w:val="clear" w:color="auto" w:fill="auto"/>
          </w:tcPr>
          <w:p w14:paraId="36A09CF7" w14:textId="77777777" w:rsidR="0076297E" w:rsidRPr="00DB25C4" w:rsidRDefault="0076297E" w:rsidP="00687314">
            <w:pPr>
              <w:spacing w:after="0" w:line="240" w:lineRule="auto"/>
              <w:jc w:val="center"/>
              <w:rPr>
                <w:rFonts w:cstheme="minorHAnsi"/>
                <w:color w:val="000000" w:themeColor="text1"/>
              </w:rPr>
            </w:pPr>
            <w:r w:rsidRPr="00DB25C4">
              <w:rPr>
                <w:rFonts w:cstheme="minorHAnsi"/>
                <w:color w:val="000000" w:themeColor="text1"/>
              </w:rPr>
              <w:t>(3)</w:t>
            </w:r>
          </w:p>
        </w:tc>
      </w:tr>
      <w:tr w:rsidR="0076297E" w:rsidRPr="00DB25C4" w14:paraId="71CFEFB0" w14:textId="77777777" w:rsidTr="00662CB9">
        <w:tc>
          <w:tcPr>
            <w:tcW w:w="498" w:type="dxa"/>
          </w:tcPr>
          <w:p w14:paraId="3A466A63" w14:textId="77777777" w:rsidR="0076297E" w:rsidRPr="00DB25C4" w:rsidRDefault="0076297E" w:rsidP="00687314">
            <w:pPr>
              <w:spacing w:after="0" w:line="240" w:lineRule="auto"/>
              <w:jc w:val="center"/>
              <w:rPr>
                <w:rFonts w:cstheme="minorHAnsi"/>
                <w:color w:val="000000" w:themeColor="text1"/>
              </w:rPr>
            </w:pPr>
            <w:r w:rsidRPr="00DB25C4">
              <w:rPr>
                <w:rFonts w:cstheme="minorHAnsi"/>
                <w:color w:val="000000" w:themeColor="text1"/>
              </w:rPr>
              <w:t>1</w:t>
            </w:r>
          </w:p>
        </w:tc>
        <w:tc>
          <w:tcPr>
            <w:tcW w:w="3005" w:type="dxa"/>
          </w:tcPr>
          <w:p w14:paraId="3A6C26CA"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Topik</w:t>
            </w:r>
            <w:proofErr w:type="spellEnd"/>
            <w:r w:rsidRPr="00DB25C4">
              <w:rPr>
                <w:rFonts w:cstheme="minorHAnsi"/>
                <w:color w:val="000000" w:themeColor="text1"/>
              </w:rPr>
              <w:t xml:space="preserve"> yang </w:t>
            </w:r>
            <w:proofErr w:type="spellStart"/>
            <w:r w:rsidRPr="00DB25C4">
              <w:rPr>
                <w:rFonts w:cstheme="minorHAnsi"/>
                <w:color w:val="000000" w:themeColor="text1"/>
              </w:rPr>
              <w:t>dibahas</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p>
        </w:tc>
        <w:tc>
          <w:tcPr>
            <w:tcW w:w="5536" w:type="dxa"/>
          </w:tcPr>
          <w:p w14:paraId="6218F084"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Topik</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w:t>
            </w:r>
            <w:proofErr w:type="spellStart"/>
            <w:r w:rsidRPr="00DB25C4">
              <w:rPr>
                <w:rFonts w:cstheme="minorHAnsi"/>
                <w:color w:val="000000" w:themeColor="text1"/>
              </w:rPr>
              <w:t>meliputi</w:t>
            </w:r>
            <w:proofErr w:type="spellEnd"/>
            <w:r w:rsidRPr="00DB25C4">
              <w:rPr>
                <w:rFonts w:cstheme="minorHAnsi"/>
                <w:color w:val="000000" w:themeColor="text1"/>
              </w:rPr>
              <w:t xml:space="preserve"> </w:t>
            </w:r>
            <w:proofErr w:type="spellStart"/>
            <w:r w:rsidRPr="00DB25C4">
              <w:rPr>
                <w:rFonts w:cstheme="minorHAnsi"/>
                <w:color w:val="000000" w:themeColor="text1"/>
              </w:rPr>
              <w:t>arah</w:t>
            </w:r>
            <w:proofErr w:type="spellEnd"/>
            <w:r w:rsidRPr="00DB25C4">
              <w:rPr>
                <w:rFonts w:cstheme="minorHAnsi"/>
                <w:color w:val="000000" w:themeColor="text1"/>
              </w:rPr>
              <w:t xml:space="preserve">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penjabaran</w:t>
            </w:r>
            <w:proofErr w:type="spellEnd"/>
            <w:r w:rsidRPr="00DB25C4">
              <w:rPr>
                <w:rFonts w:cstheme="minorHAnsi"/>
                <w:color w:val="000000" w:themeColor="text1"/>
              </w:rPr>
              <w:t xml:space="preserve"> </w:t>
            </w:r>
            <w:proofErr w:type="spellStart"/>
            <w:r w:rsidRPr="00DB25C4">
              <w:rPr>
                <w:rFonts w:cstheme="minorHAnsi"/>
                <w:color w:val="000000" w:themeColor="text1"/>
              </w:rPr>
              <w:t>mata</w:t>
            </w:r>
            <w:proofErr w:type="spellEnd"/>
            <w:r w:rsidRPr="00DB25C4">
              <w:rPr>
                <w:rFonts w:cstheme="minorHAnsi"/>
                <w:color w:val="000000" w:themeColor="text1"/>
              </w:rPr>
              <w:t xml:space="preserve"> </w:t>
            </w:r>
            <w:proofErr w:type="spellStart"/>
            <w:r w:rsidRPr="00DB25C4">
              <w:rPr>
                <w:rFonts w:cstheme="minorHAnsi"/>
                <w:color w:val="000000" w:themeColor="text1"/>
              </w:rPr>
              <w:t>kuliah</w:t>
            </w:r>
            <w:proofErr w:type="spellEnd"/>
            <w:r w:rsidRPr="00DB25C4">
              <w:rPr>
                <w:rFonts w:cstheme="minorHAnsi"/>
                <w:color w:val="000000" w:themeColor="text1"/>
              </w:rPr>
              <w:t xml:space="preserve"> yang </w:t>
            </w:r>
            <w:proofErr w:type="spellStart"/>
            <w:r w:rsidRPr="00DB25C4">
              <w:rPr>
                <w:rFonts w:cstheme="minorHAnsi"/>
                <w:color w:val="000000" w:themeColor="text1"/>
              </w:rPr>
              <w:t>akan</w:t>
            </w:r>
            <w:proofErr w:type="spellEnd"/>
            <w:r w:rsidRPr="00DB25C4">
              <w:rPr>
                <w:rFonts w:cstheme="minorHAnsi"/>
                <w:color w:val="000000" w:themeColor="text1"/>
              </w:rPr>
              <w:t xml:space="preserve"> </w:t>
            </w:r>
            <w:proofErr w:type="spellStart"/>
            <w:r w:rsidRPr="00DB25C4">
              <w:rPr>
                <w:rFonts w:cstheme="minorHAnsi"/>
                <w:color w:val="000000" w:themeColor="text1"/>
              </w:rPr>
              <w:t>diambil</w:t>
            </w:r>
            <w:proofErr w:type="spellEnd"/>
            <w:r w:rsidRPr="00DB25C4">
              <w:rPr>
                <w:rFonts w:cstheme="minorHAnsi"/>
                <w:color w:val="000000" w:themeColor="text1"/>
              </w:rPr>
              <w:t xml:space="preserve"> dan </w:t>
            </w:r>
            <w:proofErr w:type="spellStart"/>
            <w:r w:rsidRPr="00DB25C4">
              <w:rPr>
                <w:rFonts w:cstheme="minorHAnsi"/>
                <w:color w:val="000000" w:themeColor="text1"/>
              </w:rPr>
              <w:t>kebijakan</w:t>
            </w:r>
            <w:proofErr w:type="spellEnd"/>
            <w:r w:rsidRPr="00DB25C4">
              <w:rPr>
                <w:rFonts w:cstheme="minorHAnsi"/>
                <w:color w:val="000000" w:themeColor="text1"/>
              </w:rPr>
              <w:t xml:space="preserve"> PS pada semester </w:t>
            </w:r>
            <w:proofErr w:type="spellStart"/>
            <w:r w:rsidRPr="00DB25C4">
              <w:rPr>
                <w:rFonts w:cstheme="minorHAnsi"/>
                <w:color w:val="000000" w:themeColor="text1"/>
              </w:rPr>
              <w:t>berjalan</w:t>
            </w:r>
            <w:proofErr w:type="spellEnd"/>
            <w:r w:rsidRPr="00DB25C4">
              <w:rPr>
                <w:rFonts w:cstheme="minorHAnsi"/>
                <w:color w:val="000000" w:themeColor="text1"/>
              </w:rPr>
              <w:t xml:space="preserve">; </w:t>
            </w:r>
            <w:proofErr w:type="spellStart"/>
            <w:r w:rsidRPr="00DB25C4">
              <w:rPr>
                <w:rFonts w:cstheme="minorHAnsi"/>
                <w:color w:val="000000" w:themeColor="text1"/>
              </w:rPr>
              <w:t>sistem</w:t>
            </w:r>
            <w:proofErr w:type="spellEnd"/>
            <w:r w:rsidRPr="00DB25C4">
              <w:rPr>
                <w:rFonts w:cstheme="minorHAnsi"/>
                <w:color w:val="000000" w:themeColor="text1"/>
              </w:rPr>
              <w:t xml:space="preserve"> </w:t>
            </w:r>
            <w:proofErr w:type="spellStart"/>
            <w:r w:rsidRPr="00DB25C4">
              <w:rPr>
                <w:rFonts w:cstheme="minorHAnsi"/>
                <w:color w:val="000000" w:themeColor="text1"/>
              </w:rPr>
              <w:t>perkuliahan</w:t>
            </w:r>
            <w:proofErr w:type="spellEnd"/>
            <w:r w:rsidRPr="00DB25C4">
              <w:rPr>
                <w:rFonts w:cstheme="minorHAnsi"/>
                <w:color w:val="000000" w:themeColor="text1"/>
              </w:rPr>
              <w:t xml:space="preserve"> dan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motivasi</w:t>
            </w:r>
            <w:proofErr w:type="spellEnd"/>
            <w:r w:rsidRPr="00DB25C4">
              <w:rPr>
                <w:rFonts w:cstheme="minorHAnsi"/>
                <w:color w:val="000000" w:themeColor="text1"/>
              </w:rPr>
              <w:t xml:space="preserve"> </w:t>
            </w:r>
            <w:proofErr w:type="spellStart"/>
            <w:r w:rsidRPr="00DB25C4">
              <w:rPr>
                <w:rFonts w:cstheme="minorHAnsi"/>
                <w:color w:val="000000" w:themeColor="text1"/>
              </w:rPr>
              <w:t>belajar</w:t>
            </w:r>
            <w:proofErr w:type="spellEnd"/>
            <w:r w:rsidRPr="00DB25C4">
              <w:rPr>
                <w:rFonts w:cstheme="minorHAnsi"/>
                <w:color w:val="000000" w:themeColor="text1"/>
              </w:rPr>
              <w:t xml:space="preserve">, </w:t>
            </w:r>
            <w:proofErr w:type="spellStart"/>
            <w:r w:rsidRPr="00DB25C4">
              <w:rPr>
                <w:rFonts w:cstheme="minorHAnsi"/>
                <w:color w:val="000000" w:themeColor="text1"/>
              </w:rPr>
              <w:t>cara</w:t>
            </w:r>
            <w:proofErr w:type="spellEnd"/>
            <w:r w:rsidRPr="00DB25C4">
              <w:rPr>
                <w:rFonts w:cstheme="minorHAnsi"/>
                <w:color w:val="000000" w:themeColor="text1"/>
              </w:rPr>
              <w:t xml:space="preserve"> </w:t>
            </w:r>
            <w:proofErr w:type="spellStart"/>
            <w:r w:rsidRPr="00DB25C4">
              <w:rPr>
                <w:rFonts w:cstheme="minorHAnsi"/>
                <w:color w:val="000000" w:themeColor="text1"/>
              </w:rPr>
              <w:t>belajar</w:t>
            </w:r>
            <w:proofErr w:type="spellEnd"/>
            <w:r w:rsidRPr="00DB25C4">
              <w:rPr>
                <w:rFonts w:cstheme="minorHAnsi"/>
                <w:color w:val="000000" w:themeColor="text1"/>
              </w:rPr>
              <w:t xml:space="preserve"> yang </w:t>
            </w:r>
            <w:proofErr w:type="spellStart"/>
            <w:r w:rsidRPr="00DB25C4">
              <w:rPr>
                <w:rFonts w:cstheme="minorHAnsi"/>
                <w:color w:val="000000" w:themeColor="text1"/>
              </w:rPr>
              <w:t>efektif</w:t>
            </w:r>
            <w:proofErr w:type="spellEnd"/>
            <w:r w:rsidRPr="00DB25C4">
              <w:rPr>
                <w:rFonts w:cstheme="minorHAnsi"/>
                <w:color w:val="000000" w:themeColor="text1"/>
              </w:rPr>
              <w:t xml:space="preserve"> dan </w:t>
            </w:r>
            <w:proofErr w:type="spellStart"/>
            <w:r w:rsidRPr="00DB25C4">
              <w:rPr>
                <w:rFonts w:cstheme="minorHAnsi"/>
                <w:color w:val="000000" w:themeColor="text1"/>
              </w:rPr>
              <w:t>nilai-nilai</w:t>
            </w:r>
            <w:proofErr w:type="spellEnd"/>
            <w:r w:rsidRPr="00DB25C4">
              <w:rPr>
                <w:rFonts w:cstheme="minorHAnsi"/>
                <w:color w:val="000000" w:themeColor="text1"/>
              </w:rPr>
              <w:t xml:space="preserve"> moral </w:t>
            </w:r>
            <w:proofErr w:type="spellStart"/>
            <w:r w:rsidRPr="00DB25C4">
              <w:rPr>
                <w:rFonts w:cstheme="minorHAnsi"/>
                <w:color w:val="000000" w:themeColor="text1"/>
              </w:rPr>
              <w:t>serta</w:t>
            </w:r>
            <w:proofErr w:type="spellEnd"/>
            <w:r w:rsidRPr="00DB25C4">
              <w:rPr>
                <w:rFonts w:cstheme="minorHAnsi"/>
                <w:color w:val="000000" w:themeColor="text1"/>
              </w:rPr>
              <w:t xml:space="preserve"> </w:t>
            </w:r>
            <w:proofErr w:type="spellStart"/>
            <w:r w:rsidRPr="00DB25C4">
              <w:rPr>
                <w:rFonts w:cstheme="minorHAnsi"/>
                <w:color w:val="000000" w:themeColor="text1"/>
              </w:rPr>
              <w:t>karakter</w:t>
            </w:r>
            <w:proofErr w:type="spellEnd"/>
            <w:r w:rsidRPr="00DB25C4">
              <w:rPr>
                <w:rFonts w:cstheme="minorHAnsi"/>
                <w:color w:val="000000" w:themeColor="text1"/>
              </w:rPr>
              <w:t>.</w:t>
            </w:r>
            <w:r w:rsidRPr="00DB25C4">
              <w:rPr>
                <w:rFonts w:cstheme="minorHAnsi"/>
              </w:rPr>
              <w:br/>
            </w:r>
            <w:proofErr w:type="spellStart"/>
            <w:r w:rsidRPr="00DB25C4">
              <w:rPr>
                <w:rFonts w:cstheme="minorHAnsi"/>
                <w:color w:val="000000" w:themeColor="text1"/>
              </w:rPr>
              <w:t>Topik</w:t>
            </w:r>
            <w:proofErr w:type="spellEnd"/>
            <w:r w:rsidRPr="00DB25C4">
              <w:rPr>
                <w:rFonts w:cstheme="minorHAnsi"/>
                <w:color w:val="000000" w:themeColor="text1"/>
              </w:rPr>
              <w:t xml:space="preserve"> non-</w:t>
            </w:r>
            <w:proofErr w:type="spellStart"/>
            <w:r w:rsidRPr="00DB25C4">
              <w:rPr>
                <w:rFonts w:cstheme="minorHAnsi"/>
                <w:color w:val="000000" w:themeColor="text1"/>
              </w:rPr>
              <w:t>akademik</w:t>
            </w:r>
            <w:proofErr w:type="spellEnd"/>
            <w:r w:rsidRPr="00DB25C4">
              <w:rPr>
                <w:rFonts w:cstheme="minorHAnsi"/>
                <w:color w:val="000000" w:themeColor="text1"/>
              </w:rPr>
              <w:t xml:space="preserve"> </w:t>
            </w:r>
            <w:proofErr w:type="spellStart"/>
            <w:r w:rsidRPr="00DB25C4">
              <w:rPr>
                <w:rFonts w:cstheme="minorHAnsi"/>
                <w:color w:val="000000" w:themeColor="text1"/>
              </w:rPr>
              <w:t>mencakup</w:t>
            </w:r>
            <w:proofErr w:type="spellEnd"/>
            <w:r w:rsidRPr="00DB25C4">
              <w:rPr>
                <w:rFonts w:cstheme="minorHAnsi"/>
                <w:color w:val="000000" w:themeColor="text1"/>
              </w:rPr>
              <w:t xml:space="preserve"> </w:t>
            </w:r>
            <w:proofErr w:type="spellStart"/>
            <w:r w:rsidRPr="00DB25C4">
              <w:rPr>
                <w:rFonts w:cstheme="minorHAnsi"/>
                <w:color w:val="000000" w:themeColor="text1"/>
              </w:rPr>
              <w:t>permasalahan</w:t>
            </w:r>
            <w:proofErr w:type="spellEnd"/>
            <w:r w:rsidRPr="00DB25C4">
              <w:rPr>
                <w:rFonts w:cstheme="minorHAnsi"/>
                <w:color w:val="000000" w:themeColor="text1"/>
              </w:rPr>
              <w:t xml:space="preserve"> </w:t>
            </w:r>
            <w:proofErr w:type="spellStart"/>
            <w:r w:rsidRPr="00DB25C4">
              <w:rPr>
                <w:rFonts w:cstheme="minorHAnsi"/>
                <w:color w:val="000000" w:themeColor="text1"/>
              </w:rPr>
              <w:t>pribadi</w:t>
            </w:r>
            <w:proofErr w:type="spellEnd"/>
            <w:r w:rsidRPr="00DB25C4">
              <w:rPr>
                <w:rFonts w:cstheme="minorHAnsi"/>
                <w:color w:val="000000" w:themeColor="text1"/>
              </w:rPr>
              <w:t xml:space="preserve"> </w:t>
            </w:r>
            <w:proofErr w:type="spellStart"/>
            <w:r w:rsidRPr="00DB25C4">
              <w:rPr>
                <w:rFonts w:cstheme="minorHAnsi"/>
                <w:color w:val="000000" w:themeColor="text1"/>
              </w:rPr>
              <w:lastRenderedPageBreak/>
              <w:t>seperti</w:t>
            </w:r>
            <w:proofErr w:type="spellEnd"/>
            <w:r w:rsidRPr="00DB25C4">
              <w:rPr>
                <w:rFonts w:cstheme="minorHAnsi"/>
                <w:color w:val="000000" w:themeColor="text1"/>
              </w:rPr>
              <w:t xml:space="preserve"> mental health, </w:t>
            </w:r>
            <w:proofErr w:type="spellStart"/>
            <w:r w:rsidRPr="00DB25C4">
              <w:rPr>
                <w:rFonts w:cstheme="minorHAnsi"/>
                <w:color w:val="000000" w:themeColor="text1"/>
              </w:rPr>
              <w:t>masalah</w:t>
            </w:r>
            <w:proofErr w:type="spellEnd"/>
            <w:r w:rsidRPr="00DB25C4">
              <w:rPr>
                <w:rFonts w:cstheme="minorHAnsi"/>
                <w:color w:val="000000" w:themeColor="text1"/>
              </w:rPr>
              <w:t xml:space="preserve"> </w:t>
            </w:r>
            <w:proofErr w:type="spellStart"/>
            <w:r w:rsidRPr="00DB25C4">
              <w:rPr>
                <w:rFonts w:cstheme="minorHAnsi"/>
                <w:color w:val="000000" w:themeColor="text1"/>
              </w:rPr>
              <w:t>keluarga</w:t>
            </w:r>
            <w:proofErr w:type="spellEnd"/>
            <w:r w:rsidRPr="00DB25C4">
              <w:rPr>
                <w:rFonts w:cstheme="minorHAnsi"/>
                <w:color w:val="000000" w:themeColor="text1"/>
              </w:rPr>
              <w:t xml:space="preserve">, dan </w:t>
            </w:r>
            <w:proofErr w:type="spellStart"/>
            <w:r w:rsidRPr="00DB25C4">
              <w:rPr>
                <w:rFonts w:cstheme="minorHAnsi"/>
                <w:color w:val="000000" w:themeColor="text1"/>
              </w:rPr>
              <w:t>masalah</w:t>
            </w:r>
            <w:proofErr w:type="spellEnd"/>
            <w:r w:rsidRPr="00DB25C4">
              <w:rPr>
                <w:rFonts w:cstheme="minorHAnsi"/>
                <w:color w:val="000000" w:themeColor="text1"/>
              </w:rPr>
              <w:t xml:space="preserve"> </w:t>
            </w:r>
            <w:proofErr w:type="spellStart"/>
            <w:r w:rsidRPr="00DB25C4">
              <w:rPr>
                <w:rFonts w:cstheme="minorHAnsi"/>
                <w:color w:val="000000" w:themeColor="text1"/>
              </w:rPr>
              <w:t>finansial</w:t>
            </w:r>
            <w:proofErr w:type="spellEnd"/>
            <w:r w:rsidRPr="00DB25C4">
              <w:rPr>
                <w:rFonts w:cstheme="minorHAnsi"/>
                <w:color w:val="000000" w:themeColor="text1"/>
              </w:rPr>
              <w:t xml:space="preserve">. </w:t>
            </w:r>
          </w:p>
        </w:tc>
      </w:tr>
      <w:tr w:rsidR="0076297E" w:rsidRPr="00DB25C4" w14:paraId="123D588D" w14:textId="77777777" w:rsidTr="00662CB9">
        <w:tc>
          <w:tcPr>
            <w:tcW w:w="498" w:type="dxa"/>
          </w:tcPr>
          <w:p w14:paraId="512B16D1" w14:textId="77777777" w:rsidR="0076297E" w:rsidRPr="00DB25C4" w:rsidRDefault="0076297E" w:rsidP="00687314">
            <w:pPr>
              <w:spacing w:after="0" w:line="240" w:lineRule="auto"/>
              <w:jc w:val="center"/>
              <w:rPr>
                <w:rFonts w:cstheme="minorHAnsi"/>
                <w:color w:val="000000" w:themeColor="text1"/>
              </w:rPr>
            </w:pPr>
            <w:r w:rsidRPr="00DB25C4">
              <w:rPr>
                <w:rFonts w:cstheme="minorHAnsi"/>
                <w:color w:val="000000" w:themeColor="text1"/>
              </w:rPr>
              <w:t>2</w:t>
            </w:r>
          </w:p>
        </w:tc>
        <w:tc>
          <w:tcPr>
            <w:tcW w:w="3005" w:type="dxa"/>
          </w:tcPr>
          <w:p w14:paraId="7D172EB5"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Tujuan</w:t>
            </w:r>
            <w:proofErr w:type="spellEnd"/>
            <w:r w:rsidRPr="00DB25C4">
              <w:rPr>
                <w:rFonts w:cstheme="minorHAnsi"/>
                <w:color w:val="000000" w:themeColor="text1"/>
              </w:rPr>
              <w:t xml:space="preserve"> </w:t>
            </w:r>
            <w:proofErr w:type="spellStart"/>
            <w:r w:rsidRPr="00DB25C4">
              <w:rPr>
                <w:rFonts w:cstheme="minorHAnsi"/>
                <w:color w:val="000000" w:themeColor="text1"/>
              </w:rPr>
              <w:t>dilaksanakannya</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p>
        </w:tc>
        <w:tc>
          <w:tcPr>
            <w:tcW w:w="5536" w:type="dxa"/>
          </w:tcPr>
          <w:p w14:paraId="7D67CD56"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bertujuan</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memberikan</w:t>
            </w:r>
            <w:proofErr w:type="spellEnd"/>
            <w:r w:rsidRPr="00DB25C4">
              <w:rPr>
                <w:rFonts w:cstheme="minorHAnsi"/>
                <w:color w:val="000000" w:themeColor="text1"/>
              </w:rPr>
              <w:t xml:space="preserve"> </w:t>
            </w:r>
            <w:proofErr w:type="spellStart"/>
            <w:r w:rsidRPr="00DB25C4">
              <w:rPr>
                <w:rFonts w:cstheme="minorHAnsi"/>
                <w:color w:val="000000" w:themeColor="text1"/>
              </w:rPr>
              <w:t>arahan</w:t>
            </w:r>
            <w:proofErr w:type="spellEnd"/>
            <w:r w:rsidRPr="00DB25C4">
              <w:rPr>
                <w:rFonts w:cstheme="minorHAnsi"/>
                <w:color w:val="000000" w:themeColor="text1"/>
              </w:rPr>
              <w:t xml:space="preserve">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kurikulum</w:t>
            </w:r>
            <w:proofErr w:type="spellEnd"/>
            <w:r w:rsidRPr="00DB25C4">
              <w:rPr>
                <w:rFonts w:cstheme="minorHAnsi"/>
                <w:color w:val="000000" w:themeColor="text1"/>
              </w:rPr>
              <w:t xml:space="preserve"> dan </w:t>
            </w:r>
            <w:proofErr w:type="spellStart"/>
            <w:r w:rsidRPr="00DB25C4">
              <w:rPr>
                <w:rFonts w:cstheme="minorHAnsi"/>
                <w:color w:val="000000" w:themeColor="text1"/>
              </w:rPr>
              <w:t>sistem</w:t>
            </w:r>
            <w:proofErr w:type="spellEnd"/>
            <w:r w:rsidRPr="00DB25C4">
              <w:rPr>
                <w:rFonts w:cstheme="minorHAnsi"/>
                <w:color w:val="000000" w:themeColor="text1"/>
              </w:rPr>
              <w:t xml:space="preserve"> Pendidikan di PT, </w:t>
            </w:r>
            <w:proofErr w:type="spellStart"/>
            <w:r w:rsidRPr="00DB25C4">
              <w:rPr>
                <w:rFonts w:cstheme="minorHAnsi"/>
                <w:color w:val="000000" w:themeColor="text1"/>
              </w:rPr>
              <w:t>memberikan</w:t>
            </w:r>
            <w:proofErr w:type="spellEnd"/>
            <w:r w:rsidRPr="00DB25C4">
              <w:rPr>
                <w:rFonts w:cstheme="minorHAnsi"/>
                <w:color w:val="000000" w:themeColor="text1"/>
              </w:rPr>
              <w:t xml:space="preserve"> </w:t>
            </w:r>
            <w:proofErr w:type="spellStart"/>
            <w:r w:rsidRPr="00DB25C4">
              <w:rPr>
                <w:rFonts w:cstheme="minorHAnsi"/>
                <w:color w:val="000000" w:themeColor="text1"/>
              </w:rPr>
              <w:t>pendampingan</w:t>
            </w:r>
            <w:proofErr w:type="spellEnd"/>
            <w:r w:rsidRPr="00DB25C4">
              <w:rPr>
                <w:rFonts w:cstheme="minorHAnsi"/>
                <w:color w:val="000000" w:themeColor="text1"/>
              </w:rPr>
              <w:t xml:space="preserve"> agar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merencanakan</w:t>
            </w:r>
            <w:proofErr w:type="spellEnd"/>
            <w:r w:rsidRPr="00DB25C4">
              <w:rPr>
                <w:rFonts w:cstheme="minorHAnsi"/>
                <w:color w:val="000000" w:themeColor="text1"/>
              </w:rPr>
              <w:t xml:space="preserve"> </w:t>
            </w:r>
            <w:proofErr w:type="spellStart"/>
            <w:r w:rsidRPr="00DB25C4">
              <w:rPr>
                <w:rFonts w:cstheme="minorHAnsi"/>
                <w:color w:val="000000" w:themeColor="text1"/>
              </w:rPr>
              <w:t>studinya</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baik</w:t>
            </w:r>
            <w:proofErr w:type="spellEnd"/>
            <w:r w:rsidRPr="00DB25C4">
              <w:rPr>
                <w:rFonts w:cstheme="minorHAnsi"/>
                <w:color w:val="000000" w:themeColor="text1"/>
              </w:rPr>
              <w:t xml:space="preserve">, </w:t>
            </w:r>
            <w:proofErr w:type="spellStart"/>
            <w:r w:rsidRPr="00DB25C4">
              <w:rPr>
                <w:rFonts w:cstheme="minorHAnsi"/>
                <w:color w:val="000000" w:themeColor="text1"/>
              </w:rPr>
              <w:t>memantau</w:t>
            </w:r>
            <w:proofErr w:type="spellEnd"/>
            <w:r w:rsidRPr="00DB25C4">
              <w:rPr>
                <w:rFonts w:cstheme="minorHAnsi"/>
                <w:color w:val="000000" w:themeColor="text1"/>
              </w:rPr>
              <w:t xml:space="preserve"> </w:t>
            </w:r>
            <w:proofErr w:type="spellStart"/>
            <w:r w:rsidRPr="00DB25C4">
              <w:rPr>
                <w:rFonts w:cstheme="minorHAnsi"/>
                <w:color w:val="000000" w:themeColor="text1"/>
              </w:rPr>
              <w:t>perjalanan</w:t>
            </w:r>
            <w:proofErr w:type="spellEnd"/>
            <w:r w:rsidRPr="00DB25C4">
              <w:rPr>
                <w:rFonts w:cstheme="minorHAnsi"/>
                <w:color w:val="000000" w:themeColor="text1"/>
              </w:rPr>
              <w:t xml:space="preserve">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
        </w:tc>
      </w:tr>
      <w:tr w:rsidR="0076297E" w:rsidRPr="00DB25C4" w14:paraId="567F36C8" w14:textId="77777777" w:rsidTr="00662CB9">
        <w:tc>
          <w:tcPr>
            <w:tcW w:w="498" w:type="dxa"/>
          </w:tcPr>
          <w:p w14:paraId="567AD9E2" w14:textId="77777777" w:rsidR="0076297E" w:rsidRPr="00DB25C4" w:rsidRDefault="0076297E" w:rsidP="00687314">
            <w:pPr>
              <w:spacing w:after="0" w:line="240" w:lineRule="auto"/>
              <w:jc w:val="both"/>
              <w:rPr>
                <w:rFonts w:cstheme="minorHAnsi"/>
                <w:color w:val="000000" w:themeColor="text1"/>
              </w:rPr>
            </w:pPr>
            <w:r w:rsidRPr="00DB25C4">
              <w:rPr>
                <w:rFonts w:cstheme="minorHAnsi"/>
                <w:color w:val="000000" w:themeColor="text1"/>
              </w:rPr>
              <w:t>3</w:t>
            </w:r>
          </w:p>
        </w:tc>
        <w:tc>
          <w:tcPr>
            <w:tcW w:w="3005" w:type="dxa"/>
          </w:tcPr>
          <w:p w14:paraId="4205A9F0"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tempat</w:t>
            </w:r>
            <w:proofErr w:type="spellEnd"/>
            <w:r w:rsidRPr="00DB25C4">
              <w:rPr>
                <w:rFonts w:cstheme="minorHAnsi"/>
                <w:color w:val="000000" w:themeColor="text1"/>
              </w:rPr>
              <w:t xml:space="preserve">, </w:t>
            </w:r>
            <w:proofErr w:type="spellStart"/>
            <w:r w:rsidRPr="00DB25C4">
              <w:rPr>
                <w:rFonts w:cstheme="minorHAnsi"/>
                <w:color w:val="000000" w:themeColor="text1"/>
              </w:rPr>
              <w:t>waktu</w:t>
            </w:r>
            <w:proofErr w:type="spellEnd"/>
            <w:r w:rsidRPr="00DB25C4">
              <w:rPr>
                <w:rFonts w:cstheme="minorHAnsi"/>
                <w:color w:val="000000" w:themeColor="text1"/>
              </w:rPr>
              <w:t xml:space="preserve">, </w:t>
            </w:r>
            <w:proofErr w:type="spellStart"/>
            <w:r w:rsidRPr="00DB25C4">
              <w:rPr>
                <w:rFonts w:cstheme="minorHAnsi"/>
                <w:color w:val="000000" w:themeColor="text1"/>
              </w:rPr>
              <w:t>moda</w:t>
            </w:r>
            <w:proofErr w:type="spellEnd"/>
            <w:r w:rsidRPr="00DB25C4">
              <w:rPr>
                <w:rFonts w:cstheme="minorHAnsi"/>
                <w:color w:val="000000" w:themeColor="text1"/>
              </w:rPr>
              <w:t xml:space="preserve">, dan </w:t>
            </w:r>
            <w:proofErr w:type="spellStart"/>
            <w:r w:rsidRPr="00DB25C4">
              <w:rPr>
                <w:rFonts w:cstheme="minorHAnsi"/>
                <w:color w:val="000000" w:themeColor="text1"/>
              </w:rPr>
              <w:t>cara</w:t>
            </w:r>
            <w:proofErr w:type="spellEnd"/>
            <w:r w:rsidRPr="00DB25C4">
              <w:rPr>
                <w:rFonts w:cstheme="minorHAnsi"/>
                <w:color w:val="000000" w:themeColor="text1"/>
              </w:rPr>
              <w:t>)</w:t>
            </w:r>
          </w:p>
        </w:tc>
        <w:tc>
          <w:tcPr>
            <w:tcW w:w="5536" w:type="dxa"/>
          </w:tcPr>
          <w:p w14:paraId="6E55392C"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bimbingan</w:t>
            </w:r>
            <w:proofErr w:type="spellEnd"/>
            <w:r w:rsidRPr="00DB25C4">
              <w:rPr>
                <w:rFonts w:cstheme="minorHAnsi"/>
                <w:color w:val="000000" w:themeColor="text1"/>
              </w:rPr>
              <w:t xml:space="preserve"> </w:t>
            </w:r>
            <w:proofErr w:type="spellStart"/>
            <w:r w:rsidRPr="00DB25C4">
              <w:rPr>
                <w:rFonts w:cstheme="minorHAnsi"/>
                <w:color w:val="000000" w:themeColor="text1"/>
              </w:rPr>
              <w:t>secara</w:t>
            </w:r>
            <w:proofErr w:type="spellEnd"/>
            <w:r w:rsidRPr="00DB25C4">
              <w:rPr>
                <w:rFonts w:cstheme="minorHAnsi"/>
                <w:color w:val="000000" w:themeColor="text1"/>
              </w:rPr>
              <w:t xml:space="preserve"> daring </w:t>
            </w:r>
            <w:proofErr w:type="spellStart"/>
            <w:r w:rsidRPr="00DB25C4">
              <w:rPr>
                <w:rFonts w:cstheme="minorHAnsi"/>
                <w:color w:val="000000" w:themeColor="text1"/>
              </w:rPr>
              <w:t>atau</w:t>
            </w:r>
            <w:proofErr w:type="spellEnd"/>
            <w:r w:rsidRPr="00DB25C4">
              <w:rPr>
                <w:rFonts w:cstheme="minorHAnsi"/>
                <w:color w:val="000000" w:themeColor="text1"/>
              </w:rPr>
              <w:t xml:space="preserve"> pun luring </w:t>
            </w:r>
            <w:proofErr w:type="spellStart"/>
            <w:r w:rsidRPr="00DB25C4">
              <w:rPr>
                <w:rFonts w:cstheme="minorHAnsi"/>
                <w:color w:val="000000" w:themeColor="text1"/>
              </w:rPr>
              <w:t>melalui</w:t>
            </w:r>
            <w:proofErr w:type="spellEnd"/>
            <w:r w:rsidRPr="00DB25C4">
              <w:rPr>
                <w:rFonts w:cstheme="minorHAnsi"/>
                <w:color w:val="000000" w:themeColor="text1"/>
              </w:rPr>
              <w:t xml:space="preserve"> </w:t>
            </w:r>
            <w:proofErr w:type="spellStart"/>
            <w:r w:rsidRPr="00DB25C4">
              <w:rPr>
                <w:rFonts w:cstheme="minorHAnsi"/>
                <w:color w:val="000000" w:themeColor="text1"/>
              </w:rPr>
              <w:t>tatap</w:t>
            </w:r>
            <w:proofErr w:type="spellEnd"/>
            <w:r w:rsidRPr="00DB25C4">
              <w:rPr>
                <w:rFonts w:cstheme="minorHAnsi"/>
                <w:color w:val="000000" w:themeColor="text1"/>
              </w:rPr>
              <w:t xml:space="preserve"> </w:t>
            </w:r>
            <w:proofErr w:type="spellStart"/>
            <w:r w:rsidRPr="00DB25C4">
              <w:rPr>
                <w:rFonts w:cstheme="minorHAnsi"/>
                <w:color w:val="000000" w:themeColor="text1"/>
              </w:rPr>
              <w:t>muka</w:t>
            </w:r>
            <w:proofErr w:type="spellEnd"/>
            <w:r w:rsidRPr="00DB25C4">
              <w:rPr>
                <w:rFonts w:cstheme="minorHAnsi"/>
                <w:color w:val="000000" w:themeColor="text1"/>
              </w:rPr>
              <w:t xml:space="preserve"> </w:t>
            </w:r>
            <w:proofErr w:type="spellStart"/>
            <w:r w:rsidRPr="00DB25C4">
              <w:rPr>
                <w:rFonts w:cstheme="minorHAnsi"/>
                <w:color w:val="000000" w:themeColor="text1"/>
              </w:rPr>
              <w:t>langsung</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Pembimbing</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(DPA) </w:t>
            </w:r>
            <w:proofErr w:type="spellStart"/>
            <w:r w:rsidRPr="00DB25C4">
              <w:rPr>
                <w:rFonts w:cstheme="minorHAnsi"/>
                <w:color w:val="000000" w:themeColor="text1"/>
              </w:rPr>
              <w:t>melalui</w:t>
            </w:r>
            <w:proofErr w:type="spellEnd"/>
            <w:r w:rsidRPr="00DB25C4">
              <w:rPr>
                <w:rFonts w:cstheme="minorHAnsi"/>
                <w:color w:val="000000" w:themeColor="text1"/>
              </w:rPr>
              <w:t xml:space="preserve"> WhatsApp, email, dan zoom </w:t>
            </w:r>
            <w:proofErr w:type="spellStart"/>
            <w:r w:rsidRPr="00DB25C4">
              <w:rPr>
                <w:rFonts w:cstheme="minorHAnsi"/>
                <w:color w:val="000000" w:themeColor="text1"/>
              </w:rPr>
              <w:t>selama</w:t>
            </w:r>
            <w:proofErr w:type="spellEnd"/>
            <w:r w:rsidRPr="00DB25C4">
              <w:rPr>
                <w:rFonts w:cstheme="minorHAnsi"/>
                <w:color w:val="000000" w:themeColor="text1"/>
              </w:rPr>
              <w:t xml:space="preserve"> jam </w:t>
            </w:r>
            <w:proofErr w:type="spellStart"/>
            <w:r w:rsidRPr="00DB25C4">
              <w:rPr>
                <w:rFonts w:cstheme="minorHAnsi"/>
                <w:color w:val="000000" w:themeColor="text1"/>
              </w:rPr>
              <w:t>kerja</w:t>
            </w:r>
            <w:proofErr w:type="spellEnd"/>
            <w:r w:rsidRPr="00DB25C4">
              <w:rPr>
                <w:rFonts w:cstheme="minorHAnsi"/>
                <w:color w:val="000000" w:themeColor="text1"/>
              </w:rPr>
              <w:t xml:space="preserve">. </w:t>
            </w:r>
          </w:p>
        </w:tc>
      </w:tr>
      <w:tr w:rsidR="0076297E" w:rsidRPr="00DB25C4" w14:paraId="669DFB85" w14:textId="77777777" w:rsidTr="00662CB9">
        <w:tc>
          <w:tcPr>
            <w:tcW w:w="498" w:type="dxa"/>
          </w:tcPr>
          <w:p w14:paraId="696582C7" w14:textId="77777777" w:rsidR="0076297E" w:rsidRPr="00DB25C4" w:rsidRDefault="0076297E" w:rsidP="00687314">
            <w:pPr>
              <w:spacing w:after="0" w:line="240" w:lineRule="auto"/>
              <w:jc w:val="both"/>
              <w:rPr>
                <w:rFonts w:cstheme="minorHAnsi"/>
                <w:color w:val="000000" w:themeColor="text1"/>
              </w:rPr>
            </w:pPr>
            <w:r w:rsidRPr="00DB25C4">
              <w:rPr>
                <w:rFonts w:cstheme="minorHAnsi"/>
                <w:color w:val="000000" w:themeColor="text1"/>
              </w:rPr>
              <w:t>4</w:t>
            </w:r>
          </w:p>
        </w:tc>
        <w:tc>
          <w:tcPr>
            <w:tcW w:w="3005" w:type="dxa"/>
          </w:tcPr>
          <w:p w14:paraId="7656EA40"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Masalah</w:t>
            </w:r>
            <w:proofErr w:type="spellEnd"/>
            <w:r w:rsidRPr="00DB25C4">
              <w:rPr>
                <w:rFonts w:cstheme="minorHAnsi"/>
                <w:color w:val="000000" w:themeColor="text1"/>
              </w:rPr>
              <w:t xml:space="preserve"> yang </w:t>
            </w:r>
            <w:proofErr w:type="spellStart"/>
            <w:r w:rsidRPr="00DB25C4">
              <w:rPr>
                <w:rFonts w:cstheme="minorHAnsi"/>
                <w:color w:val="000000" w:themeColor="text1"/>
              </w:rPr>
              <w:t>muncul</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dan </w:t>
            </w:r>
            <w:proofErr w:type="spellStart"/>
            <w:r w:rsidRPr="00DB25C4">
              <w:rPr>
                <w:rFonts w:cstheme="minorHAnsi"/>
                <w:color w:val="000000" w:themeColor="text1"/>
              </w:rPr>
              <w:t>upaya</w:t>
            </w:r>
            <w:proofErr w:type="spellEnd"/>
            <w:r w:rsidRPr="00DB25C4">
              <w:rPr>
                <w:rFonts w:cstheme="minorHAnsi"/>
                <w:color w:val="000000" w:themeColor="text1"/>
              </w:rPr>
              <w:t xml:space="preserve"> </w:t>
            </w:r>
            <w:proofErr w:type="spellStart"/>
            <w:r w:rsidRPr="00DB25C4">
              <w:rPr>
                <w:rFonts w:cstheme="minorHAnsi"/>
                <w:color w:val="000000" w:themeColor="text1"/>
              </w:rPr>
              <w:t>mengatasinya</w:t>
            </w:r>
            <w:proofErr w:type="spellEnd"/>
          </w:p>
        </w:tc>
        <w:tc>
          <w:tcPr>
            <w:tcW w:w="5536" w:type="dxa"/>
          </w:tcPr>
          <w:p w14:paraId="7F6590E8"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Masalah</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yang </w:t>
            </w:r>
            <w:proofErr w:type="spellStart"/>
            <w:r w:rsidRPr="00DB25C4">
              <w:rPr>
                <w:rFonts w:cstheme="minorHAnsi"/>
                <w:color w:val="000000" w:themeColor="text1"/>
              </w:rPr>
              <w:t>muncul</w:t>
            </w:r>
            <w:proofErr w:type="spellEnd"/>
            <w:r w:rsidRPr="00DB25C4">
              <w:rPr>
                <w:rFonts w:cstheme="minorHAnsi"/>
                <w:color w:val="000000" w:themeColor="text1"/>
              </w:rPr>
              <w:t xml:space="preserve"> </w:t>
            </w:r>
            <w:proofErr w:type="spellStart"/>
            <w:r w:rsidRPr="00DB25C4">
              <w:rPr>
                <w:rFonts w:cstheme="minorHAnsi"/>
                <w:color w:val="000000" w:themeColor="text1"/>
              </w:rPr>
              <w:t>antara</w:t>
            </w:r>
            <w:proofErr w:type="spellEnd"/>
            <w:r w:rsidRPr="00DB25C4">
              <w:rPr>
                <w:rFonts w:cstheme="minorHAnsi"/>
                <w:color w:val="000000" w:themeColor="text1"/>
              </w:rPr>
              <w:t xml:space="preserve"> lain </w:t>
            </w:r>
            <w:proofErr w:type="spellStart"/>
            <w:r w:rsidRPr="00DB25C4">
              <w:rPr>
                <w:rFonts w:cstheme="minorHAnsi"/>
                <w:color w:val="000000" w:themeColor="text1"/>
              </w:rPr>
              <w:t>kesulitan</w:t>
            </w:r>
            <w:proofErr w:type="spellEnd"/>
            <w:r w:rsidRPr="00DB25C4">
              <w:rPr>
                <w:rFonts w:cstheme="minorHAnsi"/>
                <w:color w:val="000000" w:themeColor="text1"/>
              </w:rPr>
              <w:t xml:space="preserve"> </w:t>
            </w:r>
            <w:proofErr w:type="spellStart"/>
            <w:r w:rsidRPr="00DB25C4">
              <w:rPr>
                <w:rFonts w:cstheme="minorHAnsi"/>
                <w:color w:val="000000" w:themeColor="text1"/>
              </w:rPr>
              <w:t>memahami</w:t>
            </w:r>
            <w:proofErr w:type="spellEnd"/>
            <w:r w:rsidRPr="00DB25C4">
              <w:rPr>
                <w:rFonts w:cstheme="minorHAnsi"/>
                <w:color w:val="000000" w:themeColor="text1"/>
              </w:rPr>
              <w:t xml:space="preserve"> </w:t>
            </w:r>
            <w:proofErr w:type="spellStart"/>
            <w:r w:rsidRPr="00DB25C4">
              <w:rPr>
                <w:rFonts w:cstheme="minorHAnsi"/>
                <w:color w:val="000000" w:themeColor="text1"/>
              </w:rPr>
              <w:t>materi</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proofErr w:type="spellStart"/>
            <w:r w:rsidRPr="00DB25C4">
              <w:rPr>
                <w:rFonts w:cstheme="minorHAnsi"/>
                <w:color w:val="000000" w:themeColor="text1"/>
              </w:rPr>
              <w:t>kesalahapahaman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pengampu</w:t>
            </w:r>
            <w:proofErr w:type="spellEnd"/>
            <w:r w:rsidRPr="00DB25C4">
              <w:rPr>
                <w:rFonts w:cstheme="minorHAnsi"/>
                <w:color w:val="000000" w:themeColor="text1"/>
              </w:rPr>
              <w:t xml:space="preserve">, dan </w:t>
            </w:r>
            <w:proofErr w:type="spellStart"/>
            <w:r w:rsidRPr="00DB25C4">
              <w:rPr>
                <w:rFonts w:cstheme="minorHAnsi"/>
                <w:color w:val="000000" w:themeColor="text1"/>
              </w:rPr>
              <w:t>morivasi</w:t>
            </w:r>
            <w:proofErr w:type="spellEnd"/>
            <w:r w:rsidRPr="00DB25C4">
              <w:rPr>
                <w:rFonts w:cstheme="minorHAnsi"/>
                <w:color w:val="000000" w:themeColor="text1"/>
              </w:rPr>
              <w:t xml:space="preserve"> </w:t>
            </w:r>
            <w:proofErr w:type="spellStart"/>
            <w:r w:rsidRPr="00DB25C4">
              <w:rPr>
                <w:rFonts w:cstheme="minorHAnsi"/>
                <w:color w:val="000000" w:themeColor="text1"/>
              </w:rPr>
              <w:t>belajar</w:t>
            </w:r>
            <w:proofErr w:type="spellEnd"/>
            <w:r w:rsidRPr="00DB25C4">
              <w:rPr>
                <w:rFonts w:cstheme="minorHAnsi"/>
                <w:color w:val="000000" w:themeColor="text1"/>
              </w:rPr>
              <w:t xml:space="preserve"> yang </w:t>
            </w:r>
            <w:proofErr w:type="spellStart"/>
            <w:r w:rsidRPr="00DB25C4">
              <w:rPr>
                <w:rFonts w:cstheme="minorHAnsi"/>
                <w:color w:val="000000" w:themeColor="text1"/>
              </w:rPr>
              <w:t>menurun</w:t>
            </w:r>
            <w:proofErr w:type="spellEnd"/>
            <w:r w:rsidRPr="00DB25C4">
              <w:rPr>
                <w:rFonts w:cstheme="minorHAnsi"/>
                <w:color w:val="000000" w:themeColor="text1"/>
              </w:rPr>
              <w:t xml:space="preserve">. </w:t>
            </w:r>
            <w:r w:rsidRPr="00DB25C4">
              <w:rPr>
                <w:rFonts w:cstheme="minorHAnsi"/>
              </w:rPr>
              <w:br/>
            </w:r>
            <w:proofErr w:type="spellStart"/>
            <w:r w:rsidRPr="00DB25C4">
              <w:rPr>
                <w:rFonts w:cstheme="minorHAnsi"/>
                <w:color w:val="000000" w:themeColor="text1"/>
              </w:rPr>
              <w:t>Upaya</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mengatasi</w:t>
            </w:r>
            <w:proofErr w:type="spellEnd"/>
            <w:r w:rsidRPr="00DB25C4">
              <w:rPr>
                <w:rFonts w:cstheme="minorHAnsi"/>
                <w:color w:val="000000" w:themeColor="text1"/>
              </w:rPr>
              <w:t xml:space="preserve"> </w:t>
            </w:r>
            <w:proofErr w:type="spellStart"/>
            <w:r w:rsidRPr="00DB25C4">
              <w:rPr>
                <w:rFonts w:cstheme="minorHAnsi"/>
                <w:color w:val="000000" w:themeColor="text1"/>
              </w:rPr>
              <w:t>yaitu</w:t>
            </w:r>
            <w:proofErr w:type="spellEnd"/>
            <w:r w:rsidRPr="00DB25C4">
              <w:rPr>
                <w:rFonts w:cstheme="minorHAnsi"/>
                <w:color w:val="000000" w:themeColor="text1"/>
              </w:rPr>
              <w:t xml:space="preserve"> </w:t>
            </w:r>
            <w:proofErr w:type="spellStart"/>
            <w:r w:rsidRPr="00DB25C4">
              <w:rPr>
                <w:rFonts w:cstheme="minorHAnsi"/>
                <w:color w:val="000000" w:themeColor="text1"/>
              </w:rPr>
              <w:t>memberikan</w:t>
            </w:r>
            <w:proofErr w:type="spellEnd"/>
            <w:r w:rsidRPr="00DB25C4">
              <w:rPr>
                <w:rFonts w:cstheme="minorHAnsi"/>
                <w:color w:val="000000" w:themeColor="text1"/>
              </w:rPr>
              <w:t xml:space="preserve"> </w:t>
            </w:r>
            <w:proofErr w:type="spellStart"/>
            <w:r w:rsidRPr="00DB25C4">
              <w:rPr>
                <w:rFonts w:cstheme="minorHAnsi"/>
                <w:color w:val="000000" w:themeColor="text1"/>
              </w:rPr>
              <w:t>alternatif</w:t>
            </w:r>
            <w:proofErr w:type="spellEnd"/>
            <w:r w:rsidRPr="00DB25C4">
              <w:rPr>
                <w:rFonts w:cstheme="minorHAnsi"/>
                <w:color w:val="000000" w:themeColor="text1"/>
              </w:rPr>
              <w:t xml:space="preserve"> </w:t>
            </w:r>
            <w:proofErr w:type="spellStart"/>
            <w:r w:rsidRPr="00DB25C4">
              <w:rPr>
                <w:rFonts w:cstheme="minorHAnsi"/>
                <w:color w:val="000000" w:themeColor="text1"/>
              </w:rPr>
              <w:t>gaya</w:t>
            </w:r>
            <w:proofErr w:type="spellEnd"/>
            <w:r w:rsidRPr="00DB25C4">
              <w:rPr>
                <w:rFonts w:cstheme="minorHAnsi"/>
                <w:color w:val="000000" w:themeColor="text1"/>
              </w:rPr>
              <w:t xml:space="preserve"> </w:t>
            </w:r>
            <w:proofErr w:type="spellStart"/>
            <w:r w:rsidRPr="00DB25C4">
              <w:rPr>
                <w:rFonts w:cstheme="minorHAnsi"/>
                <w:color w:val="000000" w:themeColor="text1"/>
              </w:rPr>
              <w:t>belajar</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menjembatani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pengampu</w:t>
            </w:r>
            <w:proofErr w:type="spellEnd"/>
            <w:r w:rsidRPr="00DB25C4">
              <w:rPr>
                <w:rFonts w:cstheme="minorHAnsi"/>
                <w:color w:val="000000" w:themeColor="text1"/>
              </w:rPr>
              <w:t xml:space="preserve"> </w:t>
            </w:r>
            <w:proofErr w:type="spellStart"/>
            <w:r w:rsidRPr="00DB25C4">
              <w:rPr>
                <w:rFonts w:cstheme="minorHAnsi"/>
                <w:color w:val="000000" w:themeColor="text1"/>
              </w:rPr>
              <w:t>masalah</w:t>
            </w:r>
            <w:proofErr w:type="spellEnd"/>
            <w:r w:rsidRPr="00DB25C4">
              <w:rPr>
                <w:rFonts w:cstheme="minorHAnsi"/>
                <w:color w:val="000000" w:themeColor="text1"/>
              </w:rPr>
              <w:t xml:space="preserve"> yang </w:t>
            </w:r>
            <w:proofErr w:type="spellStart"/>
            <w:r w:rsidRPr="00DB25C4">
              <w:rPr>
                <w:rFonts w:cstheme="minorHAnsi"/>
                <w:color w:val="000000" w:themeColor="text1"/>
              </w:rPr>
              <w:t>terjadi</w:t>
            </w:r>
            <w:proofErr w:type="spellEnd"/>
            <w:r w:rsidRPr="00DB25C4">
              <w:rPr>
                <w:rFonts w:cstheme="minorHAnsi"/>
                <w:color w:val="000000" w:themeColor="text1"/>
              </w:rPr>
              <w:t xml:space="preserve">, dan </w:t>
            </w:r>
            <w:proofErr w:type="spellStart"/>
            <w:r w:rsidRPr="00DB25C4">
              <w:rPr>
                <w:rFonts w:cstheme="minorHAnsi"/>
                <w:color w:val="000000" w:themeColor="text1"/>
              </w:rPr>
              <w:t>memberikan</w:t>
            </w:r>
            <w:proofErr w:type="spellEnd"/>
            <w:r w:rsidRPr="00DB25C4">
              <w:rPr>
                <w:rFonts w:cstheme="minorHAnsi"/>
                <w:color w:val="000000" w:themeColor="text1"/>
              </w:rPr>
              <w:t xml:space="preserve"> </w:t>
            </w:r>
            <w:proofErr w:type="spellStart"/>
            <w:r w:rsidRPr="00DB25C4">
              <w:rPr>
                <w:rFonts w:cstheme="minorHAnsi"/>
                <w:color w:val="000000" w:themeColor="text1"/>
              </w:rPr>
              <w:t>wadah</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sharing </w:t>
            </w:r>
            <w:proofErr w:type="spellStart"/>
            <w:r w:rsidRPr="00DB25C4">
              <w:rPr>
                <w:rFonts w:cstheme="minorHAnsi"/>
                <w:color w:val="000000" w:themeColor="text1"/>
              </w:rPr>
              <w:t>seperti</w:t>
            </w:r>
            <w:proofErr w:type="spellEnd"/>
            <w:r w:rsidRPr="00DB25C4">
              <w:rPr>
                <w:rFonts w:cstheme="minorHAnsi"/>
                <w:color w:val="000000" w:themeColor="text1"/>
              </w:rPr>
              <w:t xml:space="preserve"> </w:t>
            </w:r>
            <w:r w:rsidRPr="00DB25C4">
              <w:rPr>
                <w:rFonts w:cstheme="minorHAnsi"/>
                <w:i/>
                <w:iCs/>
                <w:color w:val="000000" w:themeColor="text1"/>
              </w:rPr>
              <w:t xml:space="preserve">forum </w:t>
            </w:r>
            <w:proofErr w:type="spellStart"/>
            <w:r w:rsidRPr="00DB25C4">
              <w:rPr>
                <w:rFonts w:cstheme="minorHAnsi"/>
                <w:i/>
                <w:iCs/>
                <w:color w:val="000000" w:themeColor="text1"/>
              </w:rPr>
              <w:t>komunikasi</w:t>
            </w:r>
            <w:proofErr w:type="spellEnd"/>
            <w:r w:rsidRPr="00DB25C4">
              <w:rPr>
                <w:rFonts w:cstheme="minorHAnsi"/>
                <w:i/>
                <w:iCs/>
                <w:color w:val="000000" w:themeColor="text1"/>
              </w:rPr>
              <w:t xml:space="preserve"> </w:t>
            </w:r>
            <w:proofErr w:type="spellStart"/>
            <w:r w:rsidRPr="00DB25C4">
              <w:rPr>
                <w:rFonts w:cstheme="minorHAnsi"/>
                <w:i/>
                <w:iCs/>
                <w:color w:val="000000" w:themeColor="text1"/>
              </w:rPr>
              <w:t>ilmiah</w:t>
            </w:r>
            <w:proofErr w:type="spellEnd"/>
            <w:r w:rsidRPr="00DB25C4">
              <w:rPr>
                <w:rFonts w:cstheme="minorHAnsi"/>
                <w:i/>
                <w:iCs/>
                <w:color w:val="000000" w:themeColor="text1"/>
              </w:rPr>
              <w:t xml:space="preserve">. </w:t>
            </w:r>
          </w:p>
          <w:p w14:paraId="767517A1" w14:textId="77777777" w:rsidR="0076297E" w:rsidRPr="00DB25C4" w:rsidRDefault="0076297E" w:rsidP="00687314">
            <w:pPr>
              <w:spacing w:after="0" w:line="240" w:lineRule="auto"/>
              <w:jc w:val="both"/>
              <w:rPr>
                <w:rFonts w:cstheme="minorHAnsi"/>
                <w:color w:val="000000" w:themeColor="text1"/>
              </w:rPr>
            </w:pPr>
          </w:p>
          <w:p w14:paraId="0518655E"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Masalah</w:t>
            </w:r>
            <w:proofErr w:type="spellEnd"/>
            <w:r w:rsidRPr="00DB25C4">
              <w:rPr>
                <w:rFonts w:cstheme="minorHAnsi"/>
                <w:color w:val="000000" w:themeColor="text1"/>
              </w:rPr>
              <w:t xml:space="preserve"> non </w:t>
            </w:r>
            <w:proofErr w:type="spellStart"/>
            <w:r w:rsidRPr="00DB25C4">
              <w:rPr>
                <w:rFonts w:cstheme="minorHAnsi"/>
                <w:color w:val="000000" w:themeColor="text1"/>
              </w:rPr>
              <w:t>akademik</w:t>
            </w:r>
            <w:proofErr w:type="spellEnd"/>
            <w:r w:rsidRPr="00DB25C4">
              <w:rPr>
                <w:rFonts w:cstheme="minorHAnsi"/>
                <w:color w:val="000000" w:themeColor="text1"/>
              </w:rPr>
              <w:t xml:space="preserve"> </w:t>
            </w:r>
            <w:proofErr w:type="spellStart"/>
            <w:r w:rsidRPr="00DB25C4">
              <w:rPr>
                <w:rFonts w:cstheme="minorHAnsi"/>
                <w:color w:val="000000" w:themeColor="text1"/>
              </w:rPr>
              <w:t>antara</w:t>
            </w:r>
            <w:proofErr w:type="spellEnd"/>
            <w:r w:rsidRPr="00DB25C4">
              <w:rPr>
                <w:rFonts w:cstheme="minorHAnsi"/>
                <w:color w:val="000000" w:themeColor="text1"/>
              </w:rPr>
              <w:t xml:space="preserve"> lain </w:t>
            </w:r>
            <w:proofErr w:type="spellStart"/>
            <w:r w:rsidRPr="00DB25C4">
              <w:rPr>
                <w:rFonts w:cstheme="minorHAnsi"/>
                <w:color w:val="000000" w:themeColor="text1"/>
              </w:rPr>
              <w:t>masalah</w:t>
            </w:r>
            <w:proofErr w:type="spellEnd"/>
            <w:r w:rsidRPr="00DB25C4">
              <w:rPr>
                <w:rFonts w:cstheme="minorHAnsi"/>
                <w:color w:val="000000" w:themeColor="text1"/>
              </w:rPr>
              <w:t xml:space="preserve"> </w:t>
            </w:r>
            <w:proofErr w:type="spellStart"/>
            <w:r w:rsidRPr="00DB25C4">
              <w:rPr>
                <w:rFonts w:cstheme="minorHAnsi"/>
                <w:color w:val="000000" w:themeColor="text1"/>
              </w:rPr>
              <w:t>pribadi</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r w:rsidRPr="00DB25C4">
              <w:rPr>
                <w:rFonts w:cstheme="minorHAnsi"/>
                <w:i/>
                <w:iCs/>
                <w:color w:val="000000" w:themeColor="text1"/>
              </w:rPr>
              <w:t>mental health)</w:t>
            </w:r>
            <w:r w:rsidRPr="00DB25C4">
              <w:rPr>
                <w:rFonts w:cstheme="minorHAnsi"/>
                <w:color w:val="000000" w:themeColor="text1"/>
              </w:rPr>
              <w:t xml:space="preserve">, </w:t>
            </w:r>
            <w:proofErr w:type="spellStart"/>
            <w:r w:rsidRPr="00DB25C4">
              <w:rPr>
                <w:rFonts w:cstheme="minorHAnsi"/>
                <w:color w:val="000000" w:themeColor="text1"/>
              </w:rPr>
              <w:t>masalah</w:t>
            </w:r>
            <w:proofErr w:type="spellEnd"/>
            <w:r w:rsidRPr="00DB25C4">
              <w:rPr>
                <w:rFonts w:cstheme="minorHAnsi"/>
                <w:color w:val="000000" w:themeColor="text1"/>
              </w:rPr>
              <w:t xml:space="preserve"> </w:t>
            </w:r>
            <w:proofErr w:type="spellStart"/>
            <w:r w:rsidRPr="00DB25C4">
              <w:rPr>
                <w:rFonts w:cstheme="minorHAnsi"/>
                <w:color w:val="000000" w:themeColor="text1"/>
              </w:rPr>
              <w:t>keluarga</w:t>
            </w:r>
            <w:proofErr w:type="spellEnd"/>
            <w:r w:rsidRPr="00DB25C4">
              <w:rPr>
                <w:rFonts w:cstheme="minorHAnsi"/>
                <w:color w:val="000000" w:themeColor="text1"/>
              </w:rPr>
              <w:t xml:space="preserve">, dan </w:t>
            </w:r>
            <w:proofErr w:type="spellStart"/>
            <w:r w:rsidRPr="00DB25C4">
              <w:rPr>
                <w:rFonts w:cstheme="minorHAnsi"/>
                <w:color w:val="000000" w:themeColor="text1"/>
              </w:rPr>
              <w:t>masalah</w:t>
            </w:r>
            <w:proofErr w:type="spellEnd"/>
            <w:r w:rsidRPr="00DB25C4">
              <w:rPr>
                <w:rFonts w:cstheme="minorHAnsi"/>
                <w:color w:val="000000" w:themeColor="text1"/>
              </w:rPr>
              <w:t xml:space="preserve"> </w:t>
            </w:r>
            <w:proofErr w:type="spellStart"/>
            <w:r w:rsidRPr="00DB25C4">
              <w:rPr>
                <w:rFonts w:cstheme="minorHAnsi"/>
                <w:color w:val="000000" w:themeColor="text1"/>
              </w:rPr>
              <w:t>finansial</w:t>
            </w:r>
            <w:proofErr w:type="spellEnd"/>
            <w:r w:rsidRPr="00DB25C4">
              <w:rPr>
                <w:rFonts w:cstheme="minorHAnsi"/>
                <w:color w:val="000000" w:themeColor="text1"/>
              </w:rPr>
              <w:t xml:space="preserve">. </w:t>
            </w:r>
          </w:p>
          <w:p w14:paraId="13F56D97" w14:textId="77777777" w:rsidR="0076297E" w:rsidRPr="00DB25C4" w:rsidRDefault="0076297E" w:rsidP="00687314">
            <w:pPr>
              <w:spacing w:after="0" w:line="240" w:lineRule="auto"/>
              <w:jc w:val="both"/>
              <w:rPr>
                <w:rFonts w:cstheme="minorHAnsi"/>
                <w:color w:val="000000" w:themeColor="text1"/>
              </w:rPr>
            </w:pPr>
          </w:p>
          <w:p w14:paraId="4979F44D"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Upaya</w:t>
            </w:r>
            <w:proofErr w:type="spellEnd"/>
            <w:r w:rsidRPr="00DB25C4">
              <w:rPr>
                <w:rFonts w:cstheme="minorHAnsi"/>
                <w:color w:val="000000" w:themeColor="text1"/>
              </w:rPr>
              <w:t xml:space="preserve"> </w:t>
            </w:r>
            <w:proofErr w:type="spellStart"/>
            <w:r w:rsidRPr="00DB25C4">
              <w:rPr>
                <w:rFonts w:cstheme="minorHAnsi"/>
                <w:color w:val="000000" w:themeColor="text1"/>
              </w:rPr>
              <w:t>mengatasi</w:t>
            </w:r>
            <w:proofErr w:type="spellEnd"/>
            <w:r w:rsidRPr="00DB25C4">
              <w:rPr>
                <w:rFonts w:cstheme="minorHAnsi"/>
                <w:color w:val="000000" w:themeColor="text1"/>
              </w:rPr>
              <w:t xml:space="preserve"> </w:t>
            </w:r>
            <w:proofErr w:type="spellStart"/>
            <w:r w:rsidRPr="00DB25C4">
              <w:rPr>
                <w:rFonts w:cstheme="minorHAnsi"/>
                <w:color w:val="000000" w:themeColor="text1"/>
              </w:rPr>
              <w:t>yaitu</w:t>
            </w:r>
            <w:proofErr w:type="spellEnd"/>
            <w:r w:rsidRPr="00DB25C4">
              <w:rPr>
                <w:rFonts w:cstheme="minorHAnsi"/>
                <w:color w:val="000000" w:themeColor="text1"/>
              </w:rPr>
              <w:t xml:space="preserve"> </w:t>
            </w:r>
            <w:proofErr w:type="spellStart"/>
            <w:r w:rsidRPr="00DB25C4">
              <w:rPr>
                <w:rFonts w:cstheme="minorHAnsi"/>
                <w:color w:val="000000" w:themeColor="text1"/>
              </w:rPr>
              <w:t>memberikan</w:t>
            </w:r>
            <w:proofErr w:type="spellEnd"/>
            <w:r w:rsidRPr="00DB25C4">
              <w:rPr>
                <w:rFonts w:cstheme="minorHAnsi"/>
                <w:color w:val="000000" w:themeColor="text1"/>
              </w:rPr>
              <w:t xml:space="preserve"> </w:t>
            </w:r>
            <w:proofErr w:type="spellStart"/>
            <w:r w:rsidRPr="00DB25C4">
              <w:rPr>
                <w:rFonts w:cstheme="minorHAnsi"/>
                <w:color w:val="000000" w:themeColor="text1"/>
              </w:rPr>
              <w:t>wadah</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DPA dan </w:t>
            </w:r>
            <w:proofErr w:type="spellStart"/>
            <w:r w:rsidRPr="00DB25C4">
              <w:rPr>
                <w:rFonts w:cstheme="minorHAnsi"/>
                <w:color w:val="000000" w:themeColor="text1"/>
              </w:rPr>
              <w:t>Kepala</w:t>
            </w:r>
            <w:proofErr w:type="spellEnd"/>
            <w:r w:rsidRPr="00DB25C4">
              <w:rPr>
                <w:rFonts w:cstheme="minorHAnsi"/>
                <w:color w:val="000000" w:themeColor="text1"/>
              </w:rPr>
              <w:t xml:space="preserve"> Program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memberikan</w:t>
            </w:r>
            <w:proofErr w:type="spellEnd"/>
            <w:r w:rsidRPr="00DB25C4">
              <w:rPr>
                <w:rFonts w:cstheme="minorHAnsi"/>
                <w:color w:val="000000" w:themeColor="text1"/>
              </w:rPr>
              <w:t xml:space="preserve"> </w:t>
            </w:r>
            <w:proofErr w:type="spellStart"/>
            <w:r w:rsidRPr="00DB25C4">
              <w:rPr>
                <w:rFonts w:cstheme="minorHAnsi"/>
                <w:color w:val="000000" w:themeColor="text1"/>
              </w:rPr>
              <w:t>arahan</w:t>
            </w:r>
            <w:proofErr w:type="spellEnd"/>
            <w:r w:rsidRPr="00DB25C4">
              <w:rPr>
                <w:rFonts w:cstheme="minorHAnsi"/>
                <w:color w:val="000000" w:themeColor="text1"/>
              </w:rPr>
              <w:t xml:space="preserve"> dan </w:t>
            </w:r>
            <w:proofErr w:type="spellStart"/>
            <w:r w:rsidRPr="00DB25C4">
              <w:rPr>
                <w:rFonts w:cstheme="minorHAnsi"/>
                <w:color w:val="000000" w:themeColor="text1"/>
              </w:rPr>
              <w:t>pertimbangan</w:t>
            </w:r>
            <w:proofErr w:type="spellEnd"/>
            <w:r w:rsidRPr="00DB25C4">
              <w:rPr>
                <w:rFonts w:cstheme="minorHAnsi"/>
                <w:color w:val="000000" w:themeColor="text1"/>
              </w:rPr>
              <w:t xml:space="preserve"> </w:t>
            </w:r>
            <w:proofErr w:type="spellStart"/>
            <w:r w:rsidRPr="00DB25C4">
              <w:rPr>
                <w:rFonts w:cstheme="minorHAnsi"/>
                <w:color w:val="000000" w:themeColor="text1"/>
              </w:rPr>
              <w:t>terkait</w:t>
            </w:r>
            <w:proofErr w:type="spellEnd"/>
            <w:r w:rsidRPr="00DB25C4">
              <w:rPr>
                <w:rFonts w:cstheme="minorHAnsi"/>
                <w:color w:val="000000" w:themeColor="text1"/>
              </w:rPr>
              <w:t xml:space="preserve"> </w:t>
            </w:r>
            <w:proofErr w:type="spellStart"/>
            <w:r w:rsidRPr="00DB25C4">
              <w:rPr>
                <w:rFonts w:cstheme="minorHAnsi"/>
                <w:color w:val="000000" w:themeColor="text1"/>
              </w:rPr>
              <w:t>permasalahan</w:t>
            </w:r>
            <w:proofErr w:type="spellEnd"/>
            <w:r w:rsidRPr="00DB25C4">
              <w:rPr>
                <w:rFonts w:cstheme="minorHAnsi"/>
                <w:color w:val="000000" w:themeColor="text1"/>
              </w:rPr>
              <w:t xml:space="preserve"> yang </w:t>
            </w:r>
            <w:proofErr w:type="spellStart"/>
            <w:r w:rsidRPr="00DB25C4">
              <w:rPr>
                <w:rFonts w:cstheme="minorHAnsi"/>
                <w:color w:val="000000" w:themeColor="text1"/>
              </w:rPr>
              <w:t>ada</w:t>
            </w:r>
            <w:proofErr w:type="spellEnd"/>
            <w:r w:rsidRPr="00DB25C4">
              <w:rPr>
                <w:rFonts w:cstheme="minorHAnsi"/>
                <w:color w:val="000000" w:themeColor="text1"/>
              </w:rPr>
              <w:t xml:space="preserve"> </w:t>
            </w:r>
            <w:proofErr w:type="spellStart"/>
            <w:r w:rsidRPr="00DB25C4">
              <w:rPr>
                <w:rFonts w:cstheme="minorHAnsi"/>
                <w:color w:val="000000" w:themeColor="text1"/>
              </w:rPr>
              <w:t>serta</w:t>
            </w:r>
            <w:proofErr w:type="spellEnd"/>
            <w:r w:rsidRPr="00DB25C4">
              <w:rPr>
                <w:rFonts w:cstheme="minorHAnsi"/>
                <w:color w:val="000000" w:themeColor="text1"/>
              </w:rPr>
              <w:t xml:space="preserve"> </w:t>
            </w:r>
            <w:proofErr w:type="spellStart"/>
            <w:r w:rsidRPr="00DB25C4">
              <w:rPr>
                <w:rFonts w:cstheme="minorHAnsi"/>
                <w:color w:val="000000" w:themeColor="text1"/>
              </w:rPr>
              <w:t>mengembalikan</w:t>
            </w:r>
            <w:proofErr w:type="spellEnd"/>
            <w:r w:rsidRPr="00DB25C4">
              <w:rPr>
                <w:rFonts w:cstheme="minorHAnsi"/>
                <w:color w:val="000000" w:themeColor="text1"/>
              </w:rPr>
              <w:t xml:space="preserve"> </w:t>
            </w:r>
            <w:proofErr w:type="spellStart"/>
            <w:r w:rsidRPr="00DB25C4">
              <w:rPr>
                <w:rFonts w:cstheme="minorHAnsi"/>
                <w:color w:val="000000" w:themeColor="text1"/>
              </w:rPr>
              <w:t>motivasi</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yang </w:t>
            </w:r>
            <w:proofErr w:type="spellStart"/>
            <w:r w:rsidRPr="00DB25C4">
              <w:rPr>
                <w:rFonts w:cstheme="minorHAnsi"/>
                <w:color w:val="000000" w:themeColor="text1"/>
              </w:rPr>
              <w:t>hilang</w:t>
            </w:r>
            <w:proofErr w:type="spellEnd"/>
            <w:r w:rsidRPr="00DB25C4">
              <w:rPr>
                <w:rFonts w:cstheme="minorHAnsi"/>
                <w:color w:val="000000" w:themeColor="text1"/>
              </w:rPr>
              <w:t xml:space="preserve">. </w:t>
            </w:r>
          </w:p>
        </w:tc>
      </w:tr>
      <w:tr w:rsidR="0076297E" w:rsidRPr="00DB25C4" w14:paraId="1F7366FF" w14:textId="77777777" w:rsidTr="00662CB9">
        <w:tc>
          <w:tcPr>
            <w:tcW w:w="498" w:type="dxa"/>
          </w:tcPr>
          <w:p w14:paraId="55C71D71" w14:textId="77777777" w:rsidR="0076297E" w:rsidRPr="00DB25C4" w:rsidRDefault="0076297E" w:rsidP="00687314">
            <w:pPr>
              <w:spacing w:after="0" w:line="240" w:lineRule="auto"/>
              <w:jc w:val="center"/>
              <w:rPr>
                <w:rFonts w:cstheme="minorHAnsi"/>
                <w:color w:val="000000" w:themeColor="text1"/>
              </w:rPr>
            </w:pPr>
            <w:r w:rsidRPr="00DB25C4">
              <w:rPr>
                <w:rFonts w:cstheme="minorHAnsi"/>
                <w:color w:val="000000" w:themeColor="text1"/>
              </w:rPr>
              <w:t>5</w:t>
            </w:r>
          </w:p>
        </w:tc>
        <w:tc>
          <w:tcPr>
            <w:tcW w:w="3005" w:type="dxa"/>
          </w:tcPr>
          <w:p w14:paraId="52C1691E" w14:textId="77777777" w:rsidR="0076297E" w:rsidRPr="00DB25C4" w:rsidRDefault="0076297E" w:rsidP="00687314">
            <w:pPr>
              <w:spacing w:after="0" w:line="240" w:lineRule="auto"/>
              <w:rPr>
                <w:rFonts w:cstheme="minorHAnsi"/>
                <w:color w:val="000000" w:themeColor="text1"/>
              </w:rPr>
            </w:pPr>
            <w:proofErr w:type="spellStart"/>
            <w:r w:rsidRPr="00DB25C4">
              <w:rPr>
                <w:rFonts w:cstheme="minorHAnsi"/>
                <w:color w:val="000000" w:themeColor="text1"/>
              </w:rPr>
              <w:t>Manfaat</w:t>
            </w:r>
            <w:proofErr w:type="spellEnd"/>
            <w:r w:rsidRPr="00DB25C4">
              <w:rPr>
                <w:rFonts w:cstheme="minorHAnsi"/>
                <w:color w:val="000000" w:themeColor="text1"/>
              </w:rPr>
              <w:t xml:space="preserve"> yang </w:t>
            </w:r>
            <w:proofErr w:type="spellStart"/>
            <w:r w:rsidRPr="00DB25C4">
              <w:rPr>
                <w:rFonts w:cstheme="minorHAnsi"/>
                <w:color w:val="000000" w:themeColor="text1"/>
              </w:rPr>
              <w:t>diperoleh</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dari</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p>
        </w:tc>
        <w:tc>
          <w:tcPr>
            <w:tcW w:w="5536" w:type="dxa"/>
          </w:tcPr>
          <w:p w14:paraId="60EA8168"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Memahami</w:t>
            </w:r>
            <w:proofErr w:type="spellEnd"/>
            <w:r w:rsidRPr="00DB25C4">
              <w:rPr>
                <w:rFonts w:cstheme="minorHAnsi"/>
                <w:color w:val="000000" w:themeColor="text1"/>
              </w:rPr>
              <w:t xml:space="preserve"> </w:t>
            </w:r>
            <w:proofErr w:type="spellStart"/>
            <w:r w:rsidRPr="00DB25C4">
              <w:rPr>
                <w:rFonts w:cstheme="minorHAnsi"/>
                <w:color w:val="000000" w:themeColor="text1"/>
              </w:rPr>
              <w:t>sistem</w:t>
            </w:r>
            <w:proofErr w:type="spellEnd"/>
            <w:r w:rsidRPr="00DB25C4">
              <w:rPr>
                <w:rFonts w:cstheme="minorHAnsi"/>
                <w:color w:val="000000" w:themeColor="text1"/>
              </w:rPr>
              <w:t xml:space="preserve"> Pendidikan di </w:t>
            </w:r>
            <w:proofErr w:type="spellStart"/>
            <w:r w:rsidRPr="00DB25C4">
              <w:rPr>
                <w:rFonts w:cstheme="minorHAnsi"/>
                <w:color w:val="000000" w:themeColor="text1"/>
              </w:rPr>
              <w:t>Perguruan</w:t>
            </w:r>
            <w:proofErr w:type="spellEnd"/>
            <w:r w:rsidRPr="00DB25C4">
              <w:rPr>
                <w:rFonts w:cstheme="minorHAnsi"/>
                <w:color w:val="000000" w:themeColor="text1"/>
              </w:rPr>
              <w:t xml:space="preserve"> Tinggi; </w:t>
            </w:r>
            <w:proofErr w:type="spellStart"/>
            <w:r w:rsidRPr="00DB25C4">
              <w:rPr>
                <w:rFonts w:cstheme="minorHAnsi"/>
                <w:color w:val="000000" w:themeColor="text1"/>
              </w:rPr>
              <w:t>memudahkan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mengikuti</w:t>
            </w:r>
            <w:proofErr w:type="spellEnd"/>
            <w:r w:rsidRPr="00DB25C4">
              <w:rPr>
                <w:rFonts w:cstheme="minorHAnsi"/>
                <w:color w:val="000000" w:themeColor="text1"/>
              </w:rPr>
              <w:t xml:space="preserve"> proses </w:t>
            </w:r>
            <w:proofErr w:type="spellStart"/>
            <w:r w:rsidRPr="00DB25C4">
              <w:rPr>
                <w:rFonts w:cstheme="minorHAnsi"/>
                <w:color w:val="000000" w:themeColor="text1"/>
              </w:rPr>
              <w:t>belajar</w:t>
            </w:r>
            <w:proofErr w:type="spellEnd"/>
            <w:r w:rsidRPr="00DB25C4">
              <w:rPr>
                <w:rFonts w:cstheme="minorHAnsi"/>
                <w:color w:val="000000" w:themeColor="text1"/>
              </w:rPr>
              <w:t xml:space="preserve"> </w:t>
            </w:r>
            <w:proofErr w:type="spellStart"/>
            <w:r w:rsidRPr="00DB25C4">
              <w:rPr>
                <w:rFonts w:cstheme="minorHAnsi"/>
                <w:color w:val="000000" w:themeColor="text1"/>
              </w:rPr>
              <w:t>mengajar</w:t>
            </w:r>
            <w:proofErr w:type="spellEnd"/>
            <w:r w:rsidRPr="00DB25C4">
              <w:rPr>
                <w:rFonts w:cstheme="minorHAnsi"/>
                <w:color w:val="000000" w:themeColor="text1"/>
              </w:rPr>
              <w:t xml:space="preserve">, </w:t>
            </w:r>
            <w:proofErr w:type="spellStart"/>
            <w:r w:rsidRPr="00DB25C4">
              <w:rPr>
                <w:rFonts w:cstheme="minorHAnsi"/>
                <w:color w:val="000000" w:themeColor="text1"/>
              </w:rPr>
              <w:t>meningkatkan</w:t>
            </w:r>
            <w:proofErr w:type="spellEnd"/>
            <w:r w:rsidRPr="00DB25C4">
              <w:rPr>
                <w:rFonts w:cstheme="minorHAnsi"/>
                <w:color w:val="000000" w:themeColor="text1"/>
              </w:rPr>
              <w:t xml:space="preserve"> </w:t>
            </w:r>
            <w:proofErr w:type="spellStart"/>
            <w:r w:rsidRPr="00DB25C4">
              <w:rPr>
                <w:rFonts w:cstheme="minorHAnsi"/>
                <w:color w:val="000000" w:themeColor="text1"/>
              </w:rPr>
              <w:t>motivasi</w:t>
            </w:r>
            <w:proofErr w:type="spellEnd"/>
            <w:r w:rsidRPr="00DB25C4">
              <w:rPr>
                <w:rFonts w:cstheme="minorHAnsi"/>
                <w:color w:val="000000" w:themeColor="text1"/>
              </w:rPr>
              <w:t xml:space="preserve"> dan </w:t>
            </w:r>
            <w:proofErr w:type="spellStart"/>
            <w:r w:rsidRPr="00DB25C4">
              <w:rPr>
                <w:rFonts w:cstheme="minorHAnsi"/>
                <w:color w:val="000000" w:themeColor="text1"/>
              </w:rPr>
              <w:t>menyusun</w:t>
            </w:r>
            <w:proofErr w:type="spellEnd"/>
            <w:r w:rsidRPr="00DB25C4">
              <w:rPr>
                <w:rFonts w:cstheme="minorHAnsi"/>
                <w:color w:val="000000" w:themeColor="text1"/>
              </w:rPr>
              <w:t xml:space="preserve"> strategi </w:t>
            </w:r>
            <w:proofErr w:type="spellStart"/>
            <w:r w:rsidRPr="00DB25C4">
              <w:rPr>
                <w:rFonts w:cstheme="minorHAnsi"/>
                <w:color w:val="000000" w:themeColor="text1"/>
              </w:rPr>
              <w:t>rencana</w:t>
            </w:r>
            <w:proofErr w:type="spellEnd"/>
            <w:r w:rsidRPr="00DB25C4">
              <w:rPr>
                <w:rFonts w:cstheme="minorHAnsi"/>
                <w:color w:val="000000" w:themeColor="text1"/>
              </w:rPr>
              <w:t xml:space="preserve">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sehingga</w:t>
            </w:r>
            <w:proofErr w:type="spellEnd"/>
            <w:r w:rsidRPr="00DB25C4">
              <w:rPr>
                <w:rFonts w:cstheme="minorHAnsi"/>
                <w:color w:val="000000" w:themeColor="text1"/>
              </w:rPr>
              <w:t xml:space="preserve"> </w:t>
            </w:r>
            <w:proofErr w:type="spellStart"/>
            <w:r w:rsidRPr="00DB25C4">
              <w:rPr>
                <w:rFonts w:cstheme="minorHAnsi"/>
                <w:color w:val="000000" w:themeColor="text1"/>
              </w:rPr>
              <w:t>dapat</w:t>
            </w:r>
            <w:proofErr w:type="spellEnd"/>
            <w:r w:rsidRPr="00DB25C4">
              <w:rPr>
                <w:rFonts w:cstheme="minorHAnsi"/>
                <w:color w:val="000000" w:themeColor="text1"/>
              </w:rPr>
              <w:t xml:space="preserve"> lulus </w:t>
            </w:r>
            <w:proofErr w:type="spellStart"/>
            <w:r w:rsidRPr="00DB25C4">
              <w:rPr>
                <w:rFonts w:cstheme="minorHAnsi"/>
                <w:color w:val="000000" w:themeColor="text1"/>
              </w:rPr>
              <w:t>tepat</w:t>
            </w:r>
            <w:proofErr w:type="spellEnd"/>
            <w:r w:rsidRPr="00DB25C4">
              <w:rPr>
                <w:rFonts w:cstheme="minorHAnsi"/>
                <w:color w:val="000000" w:themeColor="text1"/>
              </w:rPr>
              <w:t xml:space="preserve"> </w:t>
            </w:r>
            <w:proofErr w:type="spellStart"/>
            <w:r w:rsidRPr="00DB25C4">
              <w:rPr>
                <w:rFonts w:cstheme="minorHAnsi"/>
                <w:color w:val="000000" w:themeColor="text1"/>
              </w:rPr>
              <w:t>waktu</w:t>
            </w:r>
            <w:proofErr w:type="spellEnd"/>
            <w:r w:rsidRPr="00DB25C4">
              <w:rPr>
                <w:rFonts w:cstheme="minorHAnsi"/>
                <w:color w:val="000000" w:themeColor="text1"/>
              </w:rPr>
              <w:t xml:space="preserve">. </w:t>
            </w:r>
          </w:p>
        </w:tc>
      </w:tr>
    </w:tbl>
    <w:p w14:paraId="294313EA" w14:textId="77777777" w:rsidR="0076297E" w:rsidRPr="00DB25C4" w:rsidRDefault="0076297E" w:rsidP="00687314">
      <w:pPr>
        <w:spacing w:after="0" w:line="240" w:lineRule="auto"/>
        <w:jc w:val="both"/>
        <w:rPr>
          <w:rFonts w:cstheme="minorHAnsi"/>
          <w:color w:val="000000" w:themeColor="text1"/>
        </w:rPr>
      </w:pPr>
    </w:p>
    <w:p w14:paraId="0D5FB23B" w14:textId="77777777" w:rsidR="0076297E" w:rsidRPr="00DB25C4" w:rsidRDefault="0076297E" w:rsidP="00687314">
      <w:pPr>
        <w:spacing w:after="0" w:line="240" w:lineRule="auto"/>
        <w:jc w:val="both"/>
        <w:rPr>
          <w:rFonts w:cstheme="minorHAnsi"/>
          <w:color w:val="000000" w:themeColor="text1"/>
        </w:rPr>
      </w:pPr>
    </w:p>
    <w:p w14:paraId="2B453A15" w14:textId="77777777" w:rsidR="0076297E" w:rsidRPr="00DB25C4" w:rsidRDefault="0076297E" w:rsidP="009F6099">
      <w:pPr>
        <w:pStyle w:val="ListParagraph"/>
        <w:numPr>
          <w:ilvl w:val="3"/>
          <w:numId w:val="153"/>
        </w:numPr>
        <w:spacing w:after="0" w:line="240" w:lineRule="auto"/>
        <w:ind w:left="709"/>
        <w:jc w:val="both"/>
        <w:rPr>
          <w:rFonts w:cstheme="minorHAnsi"/>
          <w:b/>
          <w:bCs/>
          <w:color w:val="000000" w:themeColor="text1"/>
        </w:rPr>
      </w:pPr>
      <w:proofErr w:type="spellStart"/>
      <w:r w:rsidRPr="00DB25C4">
        <w:rPr>
          <w:rFonts w:cstheme="minorHAnsi"/>
          <w:b/>
          <w:bCs/>
          <w:color w:val="000000" w:themeColor="text1"/>
        </w:rPr>
        <w:t>Jumlah</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Mahasiswa</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Bimbingan</w:t>
      </w:r>
      <w:proofErr w:type="spellEnd"/>
      <w:r w:rsidRPr="00DB25C4">
        <w:rPr>
          <w:rFonts w:cstheme="minorHAnsi"/>
          <w:b/>
          <w:bCs/>
          <w:color w:val="000000" w:themeColor="text1"/>
        </w:rPr>
        <w:t xml:space="preserve"> dan </w:t>
      </w:r>
      <w:proofErr w:type="spellStart"/>
      <w:r w:rsidRPr="00DB25C4">
        <w:rPr>
          <w:rFonts w:cstheme="minorHAnsi"/>
          <w:b/>
          <w:bCs/>
          <w:color w:val="000000" w:themeColor="text1"/>
        </w:rPr>
        <w:t>Frekuensi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Pertemuan</w:t>
      </w:r>
      <w:proofErr w:type="spellEnd"/>
    </w:p>
    <w:p w14:paraId="19D1F765" w14:textId="77777777" w:rsidR="0076297E" w:rsidRPr="00DB25C4" w:rsidRDefault="0076297E" w:rsidP="00687314">
      <w:pPr>
        <w:spacing w:after="0" w:line="240" w:lineRule="auto"/>
        <w:ind w:left="-11" w:firstLine="720"/>
        <w:jc w:val="both"/>
        <w:rPr>
          <w:rFonts w:cstheme="minorHAnsi"/>
          <w:color w:val="000000" w:themeColor="text1"/>
        </w:rPr>
      </w:pPr>
      <w:r w:rsidRPr="00DB25C4">
        <w:rPr>
          <w:rFonts w:cstheme="minorHAnsi"/>
          <w:color w:val="000000" w:themeColor="text1"/>
        </w:rPr>
        <w:t xml:space="preserve">Nama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pembmbing</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(pa), </w:t>
      </w:r>
      <w:proofErr w:type="spellStart"/>
      <w:r w:rsidRPr="00DB25C4">
        <w:rPr>
          <w:rFonts w:cstheme="minorHAnsi"/>
          <w:color w:val="000000" w:themeColor="text1"/>
        </w:rPr>
        <w:t>jumlah</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yang </w:t>
      </w:r>
      <w:proofErr w:type="spellStart"/>
      <w:r w:rsidRPr="00DB25C4">
        <w:rPr>
          <w:rFonts w:cstheme="minorHAnsi"/>
          <w:color w:val="000000" w:themeColor="text1"/>
        </w:rPr>
        <w:t>dibimbing</w:t>
      </w:r>
      <w:proofErr w:type="spellEnd"/>
      <w:r w:rsidRPr="00DB25C4">
        <w:rPr>
          <w:rFonts w:cstheme="minorHAnsi"/>
          <w:color w:val="000000" w:themeColor="text1"/>
        </w:rPr>
        <w:t xml:space="preserve">, dan </w:t>
      </w:r>
      <w:proofErr w:type="spellStart"/>
      <w:r w:rsidRPr="00DB25C4">
        <w:rPr>
          <w:rFonts w:cstheme="minorHAnsi"/>
          <w:color w:val="000000" w:themeColor="text1"/>
        </w:rPr>
        <w:t>banyaknya</w:t>
      </w:r>
      <w:proofErr w:type="spellEnd"/>
      <w:r w:rsidRPr="00DB25C4">
        <w:rPr>
          <w:rFonts w:cstheme="minorHAnsi"/>
          <w:color w:val="000000" w:themeColor="text1"/>
        </w:rPr>
        <w:t xml:space="preserve"> </w:t>
      </w:r>
      <w:proofErr w:type="spellStart"/>
      <w:r w:rsidRPr="00DB25C4">
        <w:rPr>
          <w:rFonts w:cstheme="minorHAnsi"/>
          <w:color w:val="000000" w:themeColor="text1"/>
        </w:rPr>
        <w:t>pertemuan</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satu</w:t>
      </w:r>
      <w:proofErr w:type="spellEnd"/>
      <w:r w:rsidRPr="00DB25C4">
        <w:rPr>
          <w:rFonts w:cstheme="minorHAnsi"/>
          <w:color w:val="000000" w:themeColor="text1"/>
        </w:rPr>
        <w:t xml:space="preserve"> </w:t>
      </w:r>
      <w:proofErr w:type="gramStart"/>
      <w:r w:rsidRPr="00DB25C4">
        <w:rPr>
          <w:rFonts w:cstheme="minorHAnsi"/>
          <w:color w:val="000000" w:themeColor="text1"/>
        </w:rPr>
        <w:t>semester  (</w:t>
      </w:r>
      <w:proofErr w:type="spellStart"/>
      <w:proofErr w:type="gramEnd"/>
      <w:r w:rsidRPr="00DB25C4">
        <w:rPr>
          <w:rFonts w:cstheme="minorHAnsi"/>
          <w:color w:val="000000" w:themeColor="text1"/>
        </w:rPr>
        <w:t>Tabel</w:t>
      </w:r>
      <w:proofErr w:type="spellEnd"/>
      <w:r w:rsidRPr="00DB25C4">
        <w:rPr>
          <w:rFonts w:cstheme="minorHAnsi"/>
          <w:color w:val="000000" w:themeColor="text1"/>
        </w:rPr>
        <w:t xml:space="preserve"> 6.5.2.2)</w:t>
      </w:r>
    </w:p>
    <w:p w14:paraId="270CA746" w14:textId="77777777" w:rsidR="0076297E" w:rsidRPr="00DB25C4" w:rsidRDefault="0076297E" w:rsidP="00687314">
      <w:pPr>
        <w:spacing w:after="0" w:line="240" w:lineRule="auto"/>
        <w:ind w:left="-11" w:firstLine="720"/>
        <w:jc w:val="both"/>
        <w:rPr>
          <w:rFonts w:cstheme="minorHAnsi"/>
          <w:color w:val="000000" w:themeColor="text1"/>
        </w:rPr>
      </w:pPr>
    </w:p>
    <w:tbl>
      <w:tblPr>
        <w:tblW w:w="8926" w:type="dxa"/>
        <w:tblInd w:w="108" w:type="dxa"/>
        <w:tblCellMar>
          <w:top w:w="15" w:type="dxa"/>
          <w:bottom w:w="15" w:type="dxa"/>
        </w:tblCellMar>
        <w:tblLook w:val="04A0" w:firstRow="1" w:lastRow="0" w:firstColumn="1" w:lastColumn="0" w:noHBand="0" w:noVBand="1"/>
      </w:tblPr>
      <w:tblGrid>
        <w:gridCol w:w="534"/>
        <w:gridCol w:w="4133"/>
        <w:gridCol w:w="2137"/>
        <w:gridCol w:w="2122"/>
      </w:tblGrid>
      <w:tr w:rsidR="0076297E" w:rsidRPr="00DB25C4" w14:paraId="42ADE716" w14:textId="77777777" w:rsidTr="00CD4E67">
        <w:trPr>
          <w:trHeight w:val="660"/>
        </w:trPr>
        <w:tc>
          <w:tcPr>
            <w:tcW w:w="534"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2B79EA2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No</w:t>
            </w:r>
          </w:p>
        </w:tc>
        <w:tc>
          <w:tcPr>
            <w:tcW w:w="413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7F184C6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 xml:space="preserve">Nama </w:t>
            </w:r>
            <w:proofErr w:type="spellStart"/>
            <w:r w:rsidRPr="00DB25C4">
              <w:rPr>
                <w:rFonts w:eastAsia="Times New Roman" w:cstheme="minorHAnsi"/>
                <w:color w:val="000000" w:themeColor="text1"/>
                <w:lang w:eastAsia="en-ID"/>
              </w:rPr>
              <w:t>Dosen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Pembimbing</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Akademik</w:t>
            </w:r>
            <w:proofErr w:type="spellEnd"/>
          </w:p>
        </w:tc>
        <w:tc>
          <w:tcPr>
            <w:tcW w:w="2137"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62371541" w14:textId="77777777" w:rsidR="0076297E" w:rsidRPr="00DB25C4" w:rsidRDefault="0076297E" w:rsidP="00687314">
            <w:pPr>
              <w:spacing w:after="0" w:line="240" w:lineRule="auto"/>
              <w:jc w:val="center"/>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Jumlah</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Mahasiswa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Bimbingan</w:t>
            </w:r>
            <w:proofErr w:type="spellEnd"/>
          </w:p>
        </w:tc>
        <w:tc>
          <w:tcPr>
            <w:tcW w:w="212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6374DB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 xml:space="preserve">Rata-Rata </w:t>
            </w:r>
            <w:proofErr w:type="spellStart"/>
            <w:r w:rsidRPr="00DB25C4">
              <w:rPr>
                <w:rFonts w:eastAsia="Times New Roman" w:cstheme="minorHAnsi"/>
                <w:color w:val="000000" w:themeColor="text1"/>
                <w:lang w:eastAsia="en-ID"/>
              </w:rPr>
              <w:t>Banyaknya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Pertemuan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Mahasiswa</w:t>
            </w:r>
            <w:proofErr w:type="spellEnd"/>
            <w:proofErr w:type="gramStart"/>
            <w:r w:rsidRPr="00DB25C4">
              <w:rPr>
                <w:rFonts w:eastAsia="Times New Roman" w:cstheme="minorHAnsi"/>
                <w:color w:val="000000" w:themeColor="text1"/>
                <w:lang w:eastAsia="en-ID"/>
              </w:rPr>
              <w:t>/  Semester</w:t>
            </w:r>
            <w:proofErr w:type="gramEnd"/>
          </w:p>
        </w:tc>
      </w:tr>
      <w:tr w:rsidR="0076297E" w:rsidRPr="00DB25C4" w14:paraId="71A0A62D" w14:textId="77777777" w:rsidTr="00CD4E67">
        <w:trPr>
          <w:trHeight w:val="30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86FD0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41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A6AF3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213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9BD1F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D3423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r>
      <w:tr w:rsidR="0076297E" w:rsidRPr="00DB25C4" w14:paraId="07E4C795" w14:textId="77777777" w:rsidTr="00CD4E67">
        <w:trPr>
          <w:trHeight w:val="30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13F6E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41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F3946C"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Anggrah</w:t>
            </w:r>
            <w:proofErr w:type="spellEnd"/>
            <w:r w:rsidRPr="00DB25C4">
              <w:rPr>
                <w:rFonts w:eastAsia="Times New Roman" w:cstheme="minorHAnsi"/>
                <w:color w:val="000000" w:themeColor="text1"/>
                <w:lang w:eastAsia="en-ID"/>
              </w:rPr>
              <w:t xml:space="preserve"> Diah </w:t>
            </w:r>
            <w:proofErr w:type="spellStart"/>
            <w:r w:rsidRPr="00DB25C4">
              <w:rPr>
                <w:rFonts w:eastAsia="Times New Roman" w:cstheme="minorHAnsi"/>
                <w:color w:val="000000" w:themeColor="text1"/>
                <w:lang w:eastAsia="en-ID"/>
              </w:rPr>
              <w:t>Airlinda</w:t>
            </w:r>
            <w:proofErr w:type="spellEnd"/>
            <w:r w:rsidRPr="00DB25C4">
              <w:rPr>
                <w:rFonts w:eastAsia="Times New Roman" w:cstheme="minorHAnsi"/>
                <w:color w:val="000000" w:themeColor="text1"/>
                <w:lang w:eastAsia="en-ID"/>
              </w:rPr>
              <w:t>, S.S., MTCSOL</w:t>
            </w:r>
          </w:p>
        </w:tc>
        <w:tc>
          <w:tcPr>
            <w:tcW w:w="21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91B5E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17</w:t>
            </w: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FCEB8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5</w:t>
            </w:r>
          </w:p>
        </w:tc>
      </w:tr>
      <w:tr w:rsidR="0076297E" w:rsidRPr="00DB25C4" w14:paraId="594FF7A8" w14:textId="77777777" w:rsidTr="00CD4E67">
        <w:trPr>
          <w:trHeight w:val="30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C9465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41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9B6B31"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 xml:space="preserve">Dhatu </w:t>
            </w:r>
            <w:proofErr w:type="spellStart"/>
            <w:r w:rsidRPr="00DB25C4">
              <w:rPr>
                <w:rFonts w:eastAsia="Times New Roman" w:cstheme="minorHAnsi"/>
                <w:color w:val="000000" w:themeColor="text1"/>
                <w:lang w:eastAsia="en-ID"/>
              </w:rPr>
              <w:t>Sitaresmi</w:t>
            </w:r>
            <w:proofErr w:type="spellEnd"/>
            <w:r w:rsidRPr="00DB25C4">
              <w:rPr>
                <w:rFonts w:eastAsia="Times New Roman" w:cstheme="minorHAnsi"/>
                <w:color w:val="000000" w:themeColor="text1"/>
                <w:lang w:eastAsia="en-ID"/>
              </w:rPr>
              <w:t xml:space="preserve">, </w:t>
            </w:r>
            <w:proofErr w:type="gramStart"/>
            <w:r w:rsidRPr="00DB25C4">
              <w:rPr>
                <w:rFonts w:eastAsia="Times New Roman" w:cstheme="minorHAnsi"/>
                <w:color w:val="000000" w:themeColor="text1"/>
                <w:lang w:eastAsia="en-ID"/>
              </w:rPr>
              <w:t>S.S.,MTCSOL</w:t>
            </w:r>
            <w:proofErr w:type="gramEnd"/>
          </w:p>
        </w:tc>
        <w:tc>
          <w:tcPr>
            <w:tcW w:w="21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6C01A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16</w:t>
            </w: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884F1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r>
      <w:tr w:rsidR="0076297E" w:rsidRPr="00DB25C4" w14:paraId="6FC3FDF0" w14:textId="77777777" w:rsidTr="00CD4E67">
        <w:trPr>
          <w:trHeight w:val="30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DCC5F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41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A47293"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Yohanna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Nirmalasari</w:t>
            </w:r>
            <w:proofErr w:type="spellEnd"/>
            <w:r w:rsidRPr="00DB25C4">
              <w:rPr>
                <w:rFonts w:eastAsia="Times New Roman" w:cstheme="minorHAnsi"/>
                <w:color w:val="000000" w:themeColor="text1"/>
                <w:lang w:eastAsia="en-ID"/>
              </w:rPr>
              <w:t xml:space="preserve">, </w:t>
            </w:r>
            <w:proofErr w:type="spellStart"/>
            <w:proofErr w:type="gramStart"/>
            <w:r w:rsidRPr="00DB25C4">
              <w:rPr>
                <w:rFonts w:eastAsia="Times New Roman" w:cstheme="minorHAnsi"/>
                <w:color w:val="000000" w:themeColor="text1"/>
                <w:lang w:eastAsia="en-ID"/>
              </w:rPr>
              <w:t>S.Pd</w:t>
            </w:r>
            <w:proofErr w:type="spellEnd"/>
            <w:proofErr w:type="gram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M.Pd</w:t>
            </w:r>
            <w:proofErr w:type="spellEnd"/>
            <w:r w:rsidRPr="00DB25C4">
              <w:rPr>
                <w:rFonts w:eastAsia="Times New Roman" w:cstheme="minorHAnsi"/>
                <w:color w:val="000000" w:themeColor="text1"/>
                <w:lang w:eastAsia="en-ID"/>
              </w:rPr>
              <w:t>.</w:t>
            </w:r>
          </w:p>
        </w:tc>
        <w:tc>
          <w:tcPr>
            <w:tcW w:w="21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CC280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17</w:t>
            </w: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2857F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5</w:t>
            </w:r>
          </w:p>
        </w:tc>
      </w:tr>
      <w:tr w:rsidR="0076297E" w:rsidRPr="00DB25C4" w14:paraId="54C161C7" w14:textId="77777777" w:rsidTr="00CD4E67">
        <w:trPr>
          <w:trHeight w:val="30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F1E48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41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D84709"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Vincentius</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Valiandy</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Jiuangga</w:t>
            </w:r>
            <w:proofErr w:type="spellEnd"/>
            <w:r w:rsidRPr="00DB25C4">
              <w:rPr>
                <w:rFonts w:eastAsia="Times New Roman" w:cstheme="minorHAnsi"/>
                <w:color w:val="000000" w:themeColor="text1"/>
                <w:lang w:eastAsia="en-ID"/>
              </w:rPr>
              <w:t xml:space="preserve">, </w:t>
            </w:r>
            <w:proofErr w:type="spellStart"/>
            <w:proofErr w:type="gramStart"/>
            <w:r w:rsidRPr="00DB25C4">
              <w:rPr>
                <w:rFonts w:eastAsia="Times New Roman" w:cstheme="minorHAnsi"/>
                <w:color w:val="000000" w:themeColor="text1"/>
                <w:lang w:eastAsia="en-ID"/>
              </w:rPr>
              <w:t>S.Kom</w:t>
            </w:r>
            <w:proofErr w:type="spellEnd"/>
            <w:proofErr w:type="gramEnd"/>
            <w:r w:rsidRPr="00DB25C4">
              <w:rPr>
                <w:rFonts w:eastAsia="Times New Roman" w:cstheme="minorHAnsi"/>
                <w:color w:val="000000" w:themeColor="text1"/>
                <w:lang w:eastAsia="en-ID"/>
              </w:rPr>
              <w:t>, MTCSOL</w:t>
            </w:r>
          </w:p>
        </w:tc>
        <w:tc>
          <w:tcPr>
            <w:tcW w:w="21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2A0F1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16</w:t>
            </w:r>
          </w:p>
        </w:tc>
        <w:tc>
          <w:tcPr>
            <w:tcW w:w="21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92CCA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r>
    </w:tbl>
    <w:p w14:paraId="19D103F6" w14:textId="77777777" w:rsidR="0076297E" w:rsidRPr="00DB25C4" w:rsidRDefault="0076297E" w:rsidP="00687314">
      <w:pPr>
        <w:spacing w:after="0" w:line="240" w:lineRule="auto"/>
        <w:jc w:val="both"/>
        <w:rPr>
          <w:rFonts w:cstheme="minorHAnsi"/>
          <w:color w:val="000000" w:themeColor="text1"/>
        </w:rPr>
      </w:pPr>
      <w:r w:rsidRPr="00DB25C4">
        <w:rPr>
          <w:rFonts w:cstheme="minorHAnsi"/>
          <w:color w:val="000000" w:themeColor="text1"/>
        </w:rPr>
        <w:t>*</w:t>
      </w:r>
      <w:proofErr w:type="spellStart"/>
      <w:proofErr w:type="gramStart"/>
      <w:r w:rsidRPr="00DB25C4">
        <w:rPr>
          <w:rFonts w:cstheme="minorHAnsi"/>
          <w:color w:val="000000" w:themeColor="text1"/>
        </w:rPr>
        <w:t>sertakan</w:t>
      </w:r>
      <w:proofErr w:type="spellEnd"/>
      <w:proofErr w:type="gramEnd"/>
      <w:r w:rsidRPr="00DB25C4">
        <w:rPr>
          <w:rFonts w:cstheme="minorHAnsi"/>
          <w:color w:val="000000" w:themeColor="text1"/>
        </w:rPr>
        <w:t xml:space="preserve"> </w:t>
      </w:r>
      <w:proofErr w:type="spellStart"/>
      <w:r w:rsidRPr="00DB25C4">
        <w:rPr>
          <w:rFonts w:cstheme="minorHAnsi"/>
          <w:color w:val="000000" w:themeColor="text1"/>
        </w:rPr>
        <w:t>bukti</w:t>
      </w:r>
      <w:proofErr w:type="spellEnd"/>
      <w:r w:rsidRPr="00DB25C4">
        <w:rPr>
          <w:rFonts w:cstheme="minorHAnsi"/>
          <w:color w:val="000000" w:themeColor="text1"/>
        </w:rPr>
        <w:t xml:space="preserve"> yang </w:t>
      </w:r>
      <w:proofErr w:type="spellStart"/>
      <w:r w:rsidRPr="00DB25C4">
        <w:rPr>
          <w:rFonts w:cstheme="minorHAnsi"/>
          <w:color w:val="000000" w:themeColor="text1"/>
        </w:rPr>
        <w:t>relevan</w:t>
      </w:r>
      <w:proofErr w:type="spellEnd"/>
      <w:r w:rsidRPr="00DB25C4">
        <w:rPr>
          <w:rFonts w:cstheme="minorHAnsi"/>
          <w:color w:val="000000" w:themeColor="text1"/>
        </w:rPr>
        <w:t xml:space="preserve"> </w:t>
      </w:r>
      <w:proofErr w:type="spellStart"/>
      <w:r w:rsidRPr="00DB25C4">
        <w:rPr>
          <w:rFonts w:cstheme="minorHAnsi"/>
          <w:color w:val="000000" w:themeColor="text1"/>
        </w:rPr>
        <w:t>bukti</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w:t>
      </w:r>
      <w:r w:rsidRPr="00DB25C4">
        <w:rPr>
          <w:rFonts w:cstheme="minorHAnsi"/>
          <w:color w:val="000000" w:themeColor="text1"/>
          <w:highlight w:val="yellow"/>
        </w:rPr>
        <w:t>(</w:t>
      </w:r>
      <w:proofErr w:type="spellStart"/>
      <w:r w:rsidRPr="00DB25C4">
        <w:rPr>
          <w:rFonts w:cstheme="minorHAnsi"/>
          <w:color w:val="000000" w:themeColor="text1"/>
          <w:highlight w:val="yellow"/>
        </w:rPr>
        <w:t>lembar</w:t>
      </w:r>
      <w:proofErr w:type="spellEnd"/>
      <w:r w:rsidRPr="00DB25C4">
        <w:rPr>
          <w:rFonts w:cstheme="minorHAnsi"/>
          <w:color w:val="000000" w:themeColor="text1"/>
          <w:highlight w:val="yellow"/>
        </w:rPr>
        <w:t xml:space="preserve"> </w:t>
      </w:r>
      <w:proofErr w:type="spellStart"/>
      <w:r w:rsidRPr="00DB25C4">
        <w:rPr>
          <w:rFonts w:cstheme="minorHAnsi"/>
          <w:color w:val="000000" w:themeColor="text1"/>
          <w:highlight w:val="yellow"/>
        </w:rPr>
        <w:t>bimbingan</w:t>
      </w:r>
      <w:proofErr w:type="spellEnd"/>
      <w:r w:rsidRPr="00DB25C4">
        <w:rPr>
          <w:rFonts w:cstheme="minorHAnsi"/>
          <w:color w:val="000000" w:themeColor="text1"/>
          <w:highlight w:val="yellow"/>
        </w:rPr>
        <w:t>)</w:t>
      </w:r>
    </w:p>
    <w:p w14:paraId="0291B7BB" w14:textId="77777777" w:rsidR="0076297E" w:rsidRPr="00DB25C4" w:rsidRDefault="0076297E" w:rsidP="00687314">
      <w:pPr>
        <w:spacing w:after="0" w:line="240" w:lineRule="auto"/>
        <w:jc w:val="both"/>
        <w:rPr>
          <w:rFonts w:cstheme="minorHAnsi"/>
          <w:color w:val="000000" w:themeColor="text1"/>
          <w:highlight w:val="green"/>
        </w:rPr>
      </w:pPr>
    </w:p>
    <w:p w14:paraId="2B423FBA" w14:textId="77777777" w:rsidR="0076297E" w:rsidRPr="00DB25C4" w:rsidRDefault="0076297E" w:rsidP="009F6099">
      <w:pPr>
        <w:pStyle w:val="ListParagraph"/>
        <w:numPr>
          <w:ilvl w:val="3"/>
          <w:numId w:val="153"/>
        </w:numPr>
        <w:spacing w:after="0" w:line="240" w:lineRule="auto"/>
        <w:ind w:left="709"/>
        <w:jc w:val="both"/>
        <w:rPr>
          <w:rFonts w:cstheme="minorHAnsi"/>
          <w:color w:val="000000" w:themeColor="text1"/>
        </w:rPr>
      </w:pPr>
      <w:proofErr w:type="spellStart"/>
      <w:r w:rsidRPr="00DB25C4">
        <w:rPr>
          <w:rFonts w:cstheme="minorHAnsi"/>
          <w:b/>
          <w:bCs/>
          <w:color w:val="000000" w:themeColor="text1"/>
        </w:rPr>
        <w:lastRenderedPageBreak/>
        <w:t>Pembimbingan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Magang</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Kependidikan</w:t>
      </w:r>
      <w:proofErr w:type="spellEnd"/>
      <w:r w:rsidRPr="00DB25C4">
        <w:rPr>
          <w:rFonts w:cstheme="minorHAnsi"/>
          <w:color w:val="000000" w:themeColor="text1"/>
        </w:rPr>
        <w:t xml:space="preserve"> </w:t>
      </w:r>
    </w:p>
    <w:p w14:paraId="27937E4B" w14:textId="77777777" w:rsidR="0076297E" w:rsidRPr="00DB25C4" w:rsidRDefault="0076297E" w:rsidP="00687314">
      <w:pPr>
        <w:spacing w:after="0" w:line="240" w:lineRule="auto"/>
        <w:ind w:firstLine="709"/>
        <w:jc w:val="both"/>
        <w:rPr>
          <w:rFonts w:cstheme="minorHAnsi"/>
          <w:color w:val="000000" w:themeColor="text1"/>
        </w:rPr>
      </w:pPr>
      <w:r w:rsidRPr="00DB25C4">
        <w:rPr>
          <w:rFonts w:cstheme="minorHAnsi"/>
          <w:color w:val="000000" w:themeColor="text1"/>
        </w:rPr>
        <w:t xml:space="preserve">Proses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magang</w:t>
      </w:r>
      <w:proofErr w:type="spellEnd"/>
      <w:r w:rsidRPr="00DB25C4">
        <w:rPr>
          <w:rFonts w:cstheme="minorHAnsi"/>
          <w:color w:val="000000" w:themeColor="text1"/>
        </w:rPr>
        <w:t xml:space="preserve"> </w:t>
      </w:r>
      <w:proofErr w:type="spellStart"/>
      <w:r w:rsidRPr="00DB25C4">
        <w:rPr>
          <w:rFonts w:cstheme="minorHAnsi"/>
          <w:color w:val="000000" w:themeColor="text1"/>
        </w:rPr>
        <w:t>kependidikan</w:t>
      </w:r>
      <w:proofErr w:type="spellEnd"/>
      <w:r w:rsidRPr="00DB25C4">
        <w:rPr>
          <w:rFonts w:cstheme="minorHAnsi"/>
          <w:color w:val="000000" w:themeColor="text1"/>
        </w:rPr>
        <w:t xml:space="preserve"> yang </w:t>
      </w:r>
      <w:proofErr w:type="spellStart"/>
      <w:r w:rsidRPr="00DB25C4">
        <w:rPr>
          <w:rFonts w:cstheme="minorHAnsi"/>
          <w:color w:val="000000" w:themeColor="text1"/>
        </w:rPr>
        <w:t>dilakukan</w:t>
      </w:r>
      <w:proofErr w:type="spellEnd"/>
      <w:r w:rsidRPr="00DB25C4">
        <w:rPr>
          <w:rFonts w:cstheme="minorHAnsi"/>
          <w:color w:val="000000" w:themeColor="text1"/>
        </w:rPr>
        <w:t xml:space="preserve"> oleh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pembimbing</w:t>
      </w:r>
      <w:proofErr w:type="spellEnd"/>
      <w:r w:rsidRPr="00DB25C4">
        <w:rPr>
          <w:rFonts w:cstheme="minorHAnsi"/>
          <w:color w:val="000000" w:themeColor="text1"/>
        </w:rPr>
        <w:t xml:space="preserve"> </w:t>
      </w:r>
      <w:proofErr w:type="spellStart"/>
      <w:r w:rsidRPr="00DB25C4">
        <w:rPr>
          <w:rFonts w:cstheme="minorHAnsi"/>
          <w:color w:val="000000" w:themeColor="text1"/>
        </w:rPr>
        <w:t>magang</w:t>
      </w:r>
      <w:proofErr w:type="spellEnd"/>
      <w:r w:rsidRPr="00DB25C4">
        <w:rPr>
          <w:rFonts w:cstheme="minorHAnsi"/>
          <w:color w:val="000000" w:themeColor="text1"/>
        </w:rPr>
        <w:t xml:space="preserve"> </w:t>
      </w:r>
      <w:proofErr w:type="spellStart"/>
      <w:r w:rsidRPr="00DB25C4">
        <w:rPr>
          <w:rFonts w:cstheme="minorHAnsi"/>
          <w:color w:val="000000" w:themeColor="text1"/>
        </w:rPr>
        <w:t>terhadap</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yang </w:t>
      </w:r>
      <w:proofErr w:type="spellStart"/>
      <w:r w:rsidRPr="00DB25C4">
        <w:rPr>
          <w:rFonts w:cstheme="minorHAnsi"/>
          <w:color w:val="000000" w:themeColor="text1"/>
        </w:rPr>
        <w:t>dibimbingnya</w:t>
      </w:r>
      <w:proofErr w:type="spellEnd"/>
      <w:r w:rsidRPr="00DB25C4">
        <w:rPr>
          <w:rFonts w:cstheme="minorHAnsi"/>
          <w:color w:val="000000" w:themeColor="text1"/>
        </w:rPr>
        <w:t xml:space="preserve"> (</w:t>
      </w:r>
      <w:proofErr w:type="spellStart"/>
      <w:r w:rsidRPr="00DB25C4">
        <w:rPr>
          <w:rFonts w:cstheme="minorHAnsi"/>
          <w:color w:val="000000" w:themeColor="text1"/>
        </w:rPr>
        <w:t>Tabel</w:t>
      </w:r>
      <w:proofErr w:type="spellEnd"/>
      <w:r w:rsidRPr="00DB25C4">
        <w:rPr>
          <w:rFonts w:cstheme="minorHAnsi"/>
          <w:color w:val="000000" w:themeColor="text1"/>
        </w:rPr>
        <w:t xml:space="preserve"> 6.5.2.3)</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4"/>
        <w:gridCol w:w="2663"/>
        <w:gridCol w:w="5681"/>
      </w:tblGrid>
      <w:tr w:rsidR="0076297E" w:rsidRPr="00DB25C4" w14:paraId="79573B68" w14:textId="77777777" w:rsidTr="00662CB9">
        <w:tc>
          <w:tcPr>
            <w:tcW w:w="567" w:type="dxa"/>
            <w:shd w:val="clear" w:color="auto" w:fill="D0CECE" w:themeFill="background2" w:themeFillShade="E6"/>
          </w:tcPr>
          <w:p w14:paraId="6060C4CF" w14:textId="77777777" w:rsidR="0076297E" w:rsidRPr="00DB25C4" w:rsidRDefault="0076297E" w:rsidP="00687314">
            <w:pPr>
              <w:spacing w:after="0" w:line="240" w:lineRule="auto"/>
              <w:jc w:val="center"/>
              <w:rPr>
                <w:rFonts w:cstheme="minorHAnsi"/>
                <w:b/>
                <w:bCs/>
                <w:color w:val="000000" w:themeColor="text1"/>
              </w:rPr>
            </w:pPr>
            <w:r w:rsidRPr="00DB25C4">
              <w:rPr>
                <w:rFonts w:cstheme="minorHAnsi"/>
                <w:b/>
                <w:bCs/>
                <w:color w:val="000000" w:themeColor="text1"/>
              </w:rPr>
              <w:t>No</w:t>
            </w:r>
          </w:p>
        </w:tc>
        <w:tc>
          <w:tcPr>
            <w:tcW w:w="2694" w:type="dxa"/>
            <w:shd w:val="clear" w:color="auto" w:fill="D0CECE" w:themeFill="background2" w:themeFillShade="E6"/>
          </w:tcPr>
          <w:p w14:paraId="7B6B1090" w14:textId="77777777" w:rsidR="0076297E" w:rsidRPr="00DB25C4" w:rsidRDefault="0076297E" w:rsidP="00687314">
            <w:pPr>
              <w:spacing w:after="0" w:line="240" w:lineRule="auto"/>
              <w:jc w:val="center"/>
              <w:rPr>
                <w:rFonts w:cstheme="minorHAnsi"/>
                <w:b/>
                <w:bCs/>
                <w:color w:val="000000" w:themeColor="text1"/>
              </w:rPr>
            </w:pPr>
            <w:proofErr w:type="spellStart"/>
            <w:r w:rsidRPr="00DB25C4">
              <w:rPr>
                <w:rFonts w:cstheme="minorHAnsi"/>
                <w:b/>
                <w:bCs/>
                <w:color w:val="000000" w:themeColor="text1"/>
              </w:rPr>
              <w:t>Aspek</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Pembimbingan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Akademik</w:t>
            </w:r>
            <w:proofErr w:type="spellEnd"/>
          </w:p>
        </w:tc>
        <w:tc>
          <w:tcPr>
            <w:tcW w:w="5811" w:type="dxa"/>
            <w:shd w:val="clear" w:color="auto" w:fill="D0CECE" w:themeFill="background2" w:themeFillShade="E6"/>
          </w:tcPr>
          <w:p w14:paraId="55675C92" w14:textId="77777777" w:rsidR="0076297E" w:rsidRPr="00DB25C4" w:rsidRDefault="0076297E" w:rsidP="00687314">
            <w:pPr>
              <w:spacing w:after="0" w:line="240" w:lineRule="auto"/>
              <w:jc w:val="center"/>
              <w:rPr>
                <w:rFonts w:cstheme="minorHAnsi"/>
                <w:b/>
                <w:bCs/>
                <w:color w:val="000000" w:themeColor="text1"/>
              </w:rPr>
            </w:pPr>
            <w:proofErr w:type="spellStart"/>
            <w:r w:rsidRPr="00DB25C4">
              <w:rPr>
                <w:rFonts w:cstheme="minorHAnsi"/>
                <w:b/>
                <w:bCs/>
                <w:color w:val="000000" w:themeColor="text1"/>
              </w:rPr>
              <w:t>Deskripsi</w:t>
            </w:r>
            <w:proofErr w:type="spellEnd"/>
          </w:p>
        </w:tc>
      </w:tr>
      <w:tr w:rsidR="0076297E" w:rsidRPr="00DB25C4" w14:paraId="3DE6167F" w14:textId="77777777" w:rsidTr="00662CB9">
        <w:tc>
          <w:tcPr>
            <w:tcW w:w="567" w:type="dxa"/>
          </w:tcPr>
          <w:p w14:paraId="228EF3FA" w14:textId="77777777" w:rsidR="0076297E" w:rsidRPr="00DB25C4" w:rsidRDefault="0076297E" w:rsidP="00687314">
            <w:pPr>
              <w:spacing w:after="0" w:line="240" w:lineRule="auto"/>
              <w:jc w:val="center"/>
              <w:rPr>
                <w:rFonts w:cstheme="minorHAnsi"/>
                <w:color w:val="000000" w:themeColor="text1"/>
              </w:rPr>
            </w:pPr>
            <w:r w:rsidRPr="00DB25C4">
              <w:rPr>
                <w:rFonts w:cstheme="minorHAnsi"/>
                <w:color w:val="000000" w:themeColor="text1"/>
              </w:rPr>
              <w:t>1</w:t>
            </w:r>
          </w:p>
        </w:tc>
        <w:tc>
          <w:tcPr>
            <w:tcW w:w="2694" w:type="dxa"/>
          </w:tcPr>
          <w:p w14:paraId="61328693"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Topik</w:t>
            </w:r>
            <w:proofErr w:type="spellEnd"/>
            <w:r w:rsidRPr="00DB25C4">
              <w:rPr>
                <w:rFonts w:cstheme="minorHAnsi"/>
                <w:color w:val="000000" w:themeColor="text1"/>
              </w:rPr>
              <w:t xml:space="preserve"> yang </w:t>
            </w:r>
            <w:proofErr w:type="spellStart"/>
            <w:r w:rsidRPr="00DB25C4">
              <w:rPr>
                <w:rFonts w:cstheme="minorHAnsi"/>
                <w:color w:val="000000" w:themeColor="text1"/>
              </w:rPr>
              <w:t>dibahas</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p>
        </w:tc>
        <w:tc>
          <w:tcPr>
            <w:tcW w:w="5811" w:type="dxa"/>
          </w:tcPr>
          <w:p w14:paraId="6A619D8D" w14:textId="77777777" w:rsidR="0076297E" w:rsidRPr="00DB25C4" w:rsidRDefault="0076297E" w:rsidP="00687314">
            <w:pPr>
              <w:spacing w:after="0" w:line="240" w:lineRule="auto"/>
              <w:jc w:val="both"/>
              <w:rPr>
                <w:rFonts w:cstheme="minorHAnsi"/>
                <w:color w:val="000000" w:themeColor="text1"/>
              </w:rPr>
            </w:pPr>
            <w:r w:rsidRPr="00DB25C4">
              <w:rPr>
                <w:rFonts w:cstheme="minorHAnsi"/>
                <w:color w:val="000000" w:themeColor="text1"/>
              </w:rPr>
              <w:t xml:space="preserve">Proses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magang</w:t>
            </w:r>
            <w:proofErr w:type="spellEnd"/>
            <w:r w:rsidRPr="00DB25C4">
              <w:rPr>
                <w:rFonts w:cstheme="minorHAnsi"/>
                <w:color w:val="000000" w:themeColor="text1"/>
              </w:rPr>
              <w:t xml:space="preserve"> yang </w:t>
            </w:r>
            <w:proofErr w:type="spellStart"/>
            <w:r w:rsidRPr="00DB25C4">
              <w:rPr>
                <w:rFonts w:cstheme="minorHAnsi"/>
                <w:color w:val="000000" w:themeColor="text1"/>
              </w:rPr>
              <w:t>terkait</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keterampilan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dan </w:t>
            </w:r>
            <w:proofErr w:type="spellStart"/>
            <w:r w:rsidRPr="00DB25C4">
              <w:rPr>
                <w:rFonts w:cstheme="minorHAnsi"/>
                <w:color w:val="000000" w:themeColor="text1"/>
              </w:rPr>
              <w:t>nonakademik</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kompetensi</w:t>
            </w:r>
            <w:proofErr w:type="spellEnd"/>
            <w:r w:rsidRPr="00DB25C4">
              <w:rPr>
                <w:rFonts w:cstheme="minorHAnsi"/>
                <w:color w:val="000000" w:themeColor="text1"/>
              </w:rPr>
              <w:t xml:space="preserve"> </w:t>
            </w:r>
            <w:proofErr w:type="spellStart"/>
            <w:r w:rsidRPr="00DB25C4">
              <w:rPr>
                <w:rFonts w:cstheme="minorHAnsi"/>
                <w:color w:val="000000" w:themeColor="text1"/>
              </w:rPr>
              <w:t>utama</w:t>
            </w:r>
            <w:proofErr w:type="spellEnd"/>
            <w:r w:rsidRPr="00DB25C4">
              <w:rPr>
                <w:rFonts w:cstheme="minorHAnsi"/>
                <w:color w:val="000000" w:themeColor="text1"/>
              </w:rPr>
              <w:t xml:space="preserve"> </w:t>
            </w:r>
            <w:proofErr w:type="spellStart"/>
            <w:r w:rsidRPr="00DB25C4">
              <w:rPr>
                <w:rFonts w:cstheme="minorHAnsi"/>
                <w:color w:val="000000" w:themeColor="text1"/>
              </w:rPr>
              <w:t>sebagai</w:t>
            </w:r>
            <w:proofErr w:type="spellEnd"/>
            <w:r w:rsidRPr="00DB25C4">
              <w:rPr>
                <w:rFonts w:cstheme="minorHAnsi"/>
                <w:color w:val="000000" w:themeColor="text1"/>
              </w:rPr>
              <w:t xml:space="preserve"> </w:t>
            </w:r>
            <w:proofErr w:type="spellStart"/>
            <w:r w:rsidRPr="00DB25C4">
              <w:rPr>
                <w:rFonts w:cstheme="minorHAnsi"/>
                <w:color w:val="000000" w:themeColor="text1"/>
              </w:rPr>
              <w:t>calon</w:t>
            </w:r>
            <w:proofErr w:type="spellEnd"/>
            <w:r w:rsidRPr="00DB25C4">
              <w:rPr>
                <w:rFonts w:cstheme="minorHAnsi"/>
                <w:color w:val="000000" w:themeColor="text1"/>
              </w:rPr>
              <w:t xml:space="preserve"> </w:t>
            </w:r>
            <w:proofErr w:type="spellStart"/>
            <w:r w:rsidRPr="00DB25C4">
              <w:rPr>
                <w:rFonts w:cstheme="minorHAnsi"/>
                <w:color w:val="000000" w:themeColor="text1"/>
              </w:rPr>
              <w:t>pendidik</w:t>
            </w:r>
            <w:proofErr w:type="spellEnd"/>
            <w:r w:rsidRPr="00DB25C4">
              <w:rPr>
                <w:rFonts w:cstheme="minorHAnsi"/>
                <w:color w:val="000000" w:themeColor="text1"/>
              </w:rPr>
              <w:t xml:space="preserve"> dan </w:t>
            </w:r>
            <w:proofErr w:type="spellStart"/>
            <w:r w:rsidRPr="00DB25C4">
              <w:rPr>
                <w:rFonts w:cstheme="minorHAnsi"/>
                <w:color w:val="000000" w:themeColor="text1"/>
              </w:rPr>
              <w:t>penerjemah</w:t>
            </w:r>
            <w:proofErr w:type="spellEnd"/>
            <w:r w:rsidRPr="00DB25C4">
              <w:rPr>
                <w:rFonts w:cstheme="minorHAnsi"/>
                <w:color w:val="000000" w:themeColor="text1"/>
              </w:rPr>
              <w:t xml:space="preserve"> yang </w:t>
            </w:r>
            <w:proofErr w:type="spellStart"/>
            <w:r w:rsidRPr="00DB25C4">
              <w:rPr>
                <w:rFonts w:cstheme="minorHAnsi"/>
                <w:color w:val="000000" w:themeColor="text1"/>
              </w:rPr>
              <w:t>meliputi</w:t>
            </w:r>
            <w:proofErr w:type="spellEnd"/>
            <w:r w:rsidRPr="00DB25C4">
              <w:rPr>
                <w:rFonts w:cstheme="minorHAnsi"/>
                <w:color w:val="000000" w:themeColor="text1"/>
              </w:rPr>
              <w:t xml:space="preserve"> </w:t>
            </w:r>
            <w:proofErr w:type="spellStart"/>
            <w:r w:rsidRPr="00DB25C4">
              <w:rPr>
                <w:rFonts w:cstheme="minorHAnsi"/>
                <w:color w:val="000000" w:themeColor="text1"/>
              </w:rPr>
              <w:t>etika</w:t>
            </w:r>
            <w:proofErr w:type="spellEnd"/>
            <w:r w:rsidRPr="00DB25C4">
              <w:rPr>
                <w:rFonts w:cstheme="minorHAnsi"/>
                <w:color w:val="000000" w:themeColor="text1"/>
              </w:rPr>
              <w:t xml:space="preserve"> </w:t>
            </w:r>
            <w:proofErr w:type="spellStart"/>
            <w:r w:rsidRPr="00DB25C4">
              <w:rPr>
                <w:rFonts w:cstheme="minorHAnsi"/>
                <w:color w:val="000000" w:themeColor="text1"/>
              </w:rPr>
              <w:t>berperilaku</w:t>
            </w:r>
            <w:proofErr w:type="spellEnd"/>
            <w:r w:rsidRPr="00DB25C4">
              <w:rPr>
                <w:rFonts w:cstheme="minorHAnsi"/>
                <w:color w:val="000000" w:themeColor="text1"/>
              </w:rPr>
              <w:t xml:space="preserve">, </w:t>
            </w:r>
            <w:proofErr w:type="spellStart"/>
            <w:r w:rsidRPr="00DB25C4">
              <w:rPr>
                <w:rFonts w:cstheme="minorHAnsi"/>
                <w:color w:val="000000" w:themeColor="text1"/>
              </w:rPr>
              <w:t>kinerja</w:t>
            </w:r>
            <w:proofErr w:type="spellEnd"/>
            <w:r w:rsidRPr="00DB25C4">
              <w:rPr>
                <w:rFonts w:cstheme="minorHAnsi"/>
                <w:color w:val="000000" w:themeColor="text1"/>
              </w:rPr>
              <w:t xml:space="preserve"> </w:t>
            </w:r>
            <w:proofErr w:type="spellStart"/>
            <w:r w:rsidRPr="00DB25C4">
              <w:rPr>
                <w:rFonts w:cstheme="minorHAnsi"/>
                <w:color w:val="000000" w:themeColor="text1"/>
              </w:rPr>
              <w:t>terkait</w:t>
            </w:r>
            <w:proofErr w:type="spellEnd"/>
            <w:r w:rsidRPr="00DB25C4">
              <w:rPr>
                <w:rFonts w:cstheme="minorHAnsi"/>
                <w:color w:val="000000" w:themeColor="text1"/>
              </w:rPr>
              <w:t xml:space="preserve"> </w:t>
            </w:r>
            <w:proofErr w:type="spellStart"/>
            <w:r w:rsidRPr="00DB25C4">
              <w:rPr>
                <w:rFonts w:cstheme="minorHAnsi"/>
                <w:color w:val="000000" w:themeColor="text1"/>
              </w:rPr>
              <w:t>kompetensi</w:t>
            </w:r>
            <w:proofErr w:type="spellEnd"/>
            <w:r w:rsidRPr="00DB25C4">
              <w:rPr>
                <w:rFonts w:cstheme="minorHAnsi"/>
                <w:color w:val="000000" w:themeColor="text1"/>
              </w:rPr>
              <w:t xml:space="preserve"> </w:t>
            </w:r>
            <w:proofErr w:type="spellStart"/>
            <w:r w:rsidRPr="00DB25C4">
              <w:rPr>
                <w:rFonts w:cstheme="minorHAnsi"/>
                <w:color w:val="000000" w:themeColor="text1"/>
              </w:rPr>
              <w:t>utama</w:t>
            </w:r>
            <w:proofErr w:type="spellEnd"/>
            <w:r w:rsidRPr="00DB25C4">
              <w:rPr>
                <w:rFonts w:cstheme="minorHAnsi"/>
                <w:color w:val="000000" w:themeColor="text1"/>
              </w:rPr>
              <w:t xml:space="preserve">, </w:t>
            </w:r>
            <w:proofErr w:type="spellStart"/>
            <w:r w:rsidRPr="00DB25C4">
              <w:rPr>
                <w:rFonts w:cstheme="minorHAnsi"/>
                <w:color w:val="000000" w:themeColor="text1"/>
              </w:rPr>
              <w:t>kemampuan</w:t>
            </w:r>
            <w:proofErr w:type="spellEnd"/>
            <w:r w:rsidRPr="00DB25C4">
              <w:rPr>
                <w:rFonts w:cstheme="minorHAnsi"/>
                <w:color w:val="000000" w:themeColor="text1"/>
              </w:rPr>
              <w:t xml:space="preserve"> </w:t>
            </w:r>
            <w:proofErr w:type="spellStart"/>
            <w:r w:rsidRPr="00DB25C4">
              <w:rPr>
                <w:rFonts w:cstheme="minorHAnsi"/>
                <w:color w:val="000000" w:themeColor="text1"/>
              </w:rPr>
              <w:t>bekerja</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tim</w:t>
            </w:r>
            <w:proofErr w:type="spellEnd"/>
            <w:r w:rsidRPr="00DB25C4">
              <w:rPr>
                <w:rFonts w:cstheme="minorHAnsi"/>
                <w:color w:val="000000" w:themeColor="text1"/>
              </w:rPr>
              <w:t xml:space="preserve">, </w:t>
            </w:r>
            <w:proofErr w:type="spellStart"/>
            <w:r w:rsidRPr="00DB25C4">
              <w:rPr>
                <w:rFonts w:cstheme="minorHAnsi"/>
                <w:color w:val="000000" w:themeColor="text1"/>
              </w:rPr>
              <w:t>kemampuan</w:t>
            </w:r>
            <w:proofErr w:type="spellEnd"/>
            <w:r w:rsidRPr="00DB25C4">
              <w:rPr>
                <w:rFonts w:cstheme="minorHAnsi"/>
                <w:color w:val="000000" w:themeColor="text1"/>
              </w:rPr>
              <w:t xml:space="preserve"> </w:t>
            </w:r>
            <w:proofErr w:type="spellStart"/>
            <w:r w:rsidRPr="00DB25C4">
              <w:rPr>
                <w:rFonts w:cstheme="minorHAnsi"/>
                <w:color w:val="000000" w:themeColor="text1"/>
              </w:rPr>
              <w:t>berbahasa</w:t>
            </w:r>
            <w:proofErr w:type="spellEnd"/>
            <w:r w:rsidRPr="00DB25C4">
              <w:rPr>
                <w:rFonts w:cstheme="minorHAnsi"/>
                <w:color w:val="000000" w:themeColor="text1"/>
              </w:rPr>
              <w:t xml:space="preserve"> </w:t>
            </w:r>
            <w:proofErr w:type="spellStart"/>
            <w:r w:rsidRPr="00DB25C4">
              <w:rPr>
                <w:rFonts w:cstheme="minorHAnsi"/>
                <w:color w:val="000000" w:themeColor="text1"/>
              </w:rPr>
              <w:t>Mandairn</w:t>
            </w:r>
            <w:proofErr w:type="spellEnd"/>
            <w:r w:rsidRPr="00DB25C4">
              <w:rPr>
                <w:rFonts w:cstheme="minorHAnsi"/>
                <w:color w:val="000000" w:themeColor="text1"/>
              </w:rPr>
              <w:t xml:space="preserve">, </w:t>
            </w:r>
            <w:proofErr w:type="spellStart"/>
            <w:r w:rsidRPr="00DB25C4">
              <w:rPr>
                <w:rFonts w:cstheme="minorHAnsi"/>
                <w:color w:val="000000" w:themeColor="text1"/>
              </w:rPr>
              <w:t>kemampuan</w:t>
            </w:r>
            <w:proofErr w:type="spellEnd"/>
            <w:r w:rsidRPr="00DB25C4">
              <w:rPr>
                <w:rFonts w:cstheme="minorHAnsi"/>
                <w:color w:val="000000" w:themeColor="text1"/>
              </w:rPr>
              <w:t xml:space="preserve"> </w:t>
            </w:r>
            <w:proofErr w:type="spellStart"/>
            <w:r w:rsidRPr="00DB25C4">
              <w:rPr>
                <w:rFonts w:cstheme="minorHAnsi"/>
                <w:color w:val="000000" w:themeColor="text1"/>
              </w:rPr>
              <w:t>penggunaan</w:t>
            </w:r>
            <w:proofErr w:type="spellEnd"/>
            <w:r w:rsidRPr="00DB25C4">
              <w:rPr>
                <w:rFonts w:cstheme="minorHAnsi"/>
                <w:color w:val="000000" w:themeColor="text1"/>
              </w:rPr>
              <w:t xml:space="preserve"> </w:t>
            </w:r>
            <w:proofErr w:type="spellStart"/>
            <w:r w:rsidRPr="00DB25C4">
              <w:rPr>
                <w:rFonts w:cstheme="minorHAnsi"/>
                <w:color w:val="000000" w:themeColor="text1"/>
              </w:rPr>
              <w:t>teknologi</w:t>
            </w:r>
            <w:proofErr w:type="spellEnd"/>
            <w:r w:rsidRPr="00DB25C4">
              <w:rPr>
                <w:rFonts w:cstheme="minorHAnsi"/>
                <w:color w:val="000000" w:themeColor="text1"/>
              </w:rPr>
              <w:t xml:space="preserve"> </w:t>
            </w:r>
            <w:proofErr w:type="spellStart"/>
            <w:r w:rsidRPr="00DB25C4">
              <w:rPr>
                <w:rFonts w:cstheme="minorHAnsi"/>
                <w:color w:val="000000" w:themeColor="text1"/>
              </w:rPr>
              <w:t>informasi</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dunia </w:t>
            </w:r>
            <w:proofErr w:type="spellStart"/>
            <w:r w:rsidRPr="00DB25C4">
              <w:rPr>
                <w:rFonts w:cstheme="minorHAnsi"/>
                <w:color w:val="000000" w:themeColor="text1"/>
              </w:rPr>
              <w:t>kerja</w:t>
            </w:r>
            <w:proofErr w:type="spellEnd"/>
            <w:r w:rsidRPr="00DB25C4">
              <w:rPr>
                <w:rFonts w:cstheme="minorHAnsi"/>
                <w:color w:val="000000" w:themeColor="text1"/>
              </w:rPr>
              <w:t xml:space="preserve">, dan </w:t>
            </w:r>
            <w:proofErr w:type="spellStart"/>
            <w:r w:rsidRPr="00DB25C4">
              <w:rPr>
                <w:rFonts w:cstheme="minorHAnsi"/>
                <w:color w:val="000000" w:themeColor="text1"/>
              </w:rPr>
              <w:t>upaya</w:t>
            </w:r>
            <w:proofErr w:type="spellEnd"/>
            <w:r w:rsidRPr="00DB25C4">
              <w:rPr>
                <w:rFonts w:cstheme="minorHAnsi"/>
                <w:color w:val="000000" w:themeColor="text1"/>
              </w:rPr>
              <w:t xml:space="preserve"> </w:t>
            </w:r>
            <w:proofErr w:type="spellStart"/>
            <w:r w:rsidRPr="00DB25C4">
              <w:rPr>
                <w:rFonts w:cstheme="minorHAnsi"/>
                <w:color w:val="000000" w:themeColor="text1"/>
              </w:rPr>
              <w:t>pengembangan</w:t>
            </w:r>
            <w:proofErr w:type="spellEnd"/>
            <w:r w:rsidRPr="00DB25C4">
              <w:rPr>
                <w:rFonts w:cstheme="minorHAnsi"/>
                <w:color w:val="000000" w:themeColor="text1"/>
              </w:rPr>
              <w:t xml:space="preserve"> </w:t>
            </w:r>
            <w:proofErr w:type="spellStart"/>
            <w:r w:rsidRPr="00DB25C4">
              <w:rPr>
                <w:rFonts w:cstheme="minorHAnsi"/>
                <w:color w:val="000000" w:themeColor="text1"/>
              </w:rPr>
              <w:t>diri</w:t>
            </w:r>
            <w:proofErr w:type="spellEnd"/>
          </w:p>
        </w:tc>
      </w:tr>
      <w:tr w:rsidR="0076297E" w:rsidRPr="00DB25C4" w14:paraId="1D4F0489" w14:textId="77777777" w:rsidTr="00662CB9">
        <w:tc>
          <w:tcPr>
            <w:tcW w:w="567" w:type="dxa"/>
          </w:tcPr>
          <w:p w14:paraId="3EF9CBAC" w14:textId="77777777" w:rsidR="0076297E" w:rsidRPr="00DB25C4" w:rsidRDefault="0076297E" w:rsidP="00687314">
            <w:pPr>
              <w:spacing w:after="0" w:line="240" w:lineRule="auto"/>
              <w:jc w:val="center"/>
              <w:rPr>
                <w:rFonts w:cstheme="minorHAnsi"/>
                <w:color w:val="000000" w:themeColor="text1"/>
              </w:rPr>
            </w:pPr>
            <w:r w:rsidRPr="00DB25C4">
              <w:rPr>
                <w:rFonts w:cstheme="minorHAnsi"/>
                <w:color w:val="000000" w:themeColor="text1"/>
              </w:rPr>
              <w:t>2</w:t>
            </w:r>
          </w:p>
        </w:tc>
        <w:tc>
          <w:tcPr>
            <w:tcW w:w="2694" w:type="dxa"/>
          </w:tcPr>
          <w:p w14:paraId="10074E8B"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Tujuan</w:t>
            </w:r>
            <w:proofErr w:type="spellEnd"/>
            <w:r w:rsidRPr="00DB25C4">
              <w:rPr>
                <w:rFonts w:cstheme="minorHAnsi"/>
                <w:color w:val="000000" w:themeColor="text1"/>
              </w:rPr>
              <w:t xml:space="preserve"> </w:t>
            </w:r>
            <w:proofErr w:type="spellStart"/>
            <w:r w:rsidRPr="00DB25C4">
              <w:rPr>
                <w:rFonts w:cstheme="minorHAnsi"/>
                <w:color w:val="000000" w:themeColor="text1"/>
              </w:rPr>
              <w:t>dilaksanakannya</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p>
        </w:tc>
        <w:tc>
          <w:tcPr>
            <w:tcW w:w="5811" w:type="dxa"/>
          </w:tcPr>
          <w:p w14:paraId="035CE1CC" w14:textId="77777777" w:rsidR="0076297E" w:rsidRPr="00DB25C4" w:rsidRDefault="0076297E" w:rsidP="00687314">
            <w:pPr>
              <w:spacing w:after="0" w:line="240" w:lineRule="auto"/>
              <w:jc w:val="both"/>
              <w:rPr>
                <w:rFonts w:cstheme="minorHAnsi"/>
                <w:i/>
                <w:iCs/>
                <w:color w:val="000000" w:themeColor="text1"/>
              </w:rPr>
            </w:pPr>
            <w:proofErr w:type="spellStart"/>
            <w:r w:rsidRPr="00DB25C4">
              <w:rPr>
                <w:rFonts w:cstheme="minorHAnsi"/>
                <w:color w:val="000000" w:themeColor="text1"/>
              </w:rPr>
              <w:t>Mahsiswa</w:t>
            </w:r>
            <w:proofErr w:type="spellEnd"/>
            <w:r w:rsidRPr="00DB25C4">
              <w:rPr>
                <w:rFonts w:cstheme="minorHAnsi"/>
                <w:color w:val="000000" w:themeColor="text1"/>
              </w:rPr>
              <w:t xml:space="preserve"> </w:t>
            </w:r>
            <w:proofErr w:type="spellStart"/>
            <w:r w:rsidRPr="00DB25C4">
              <w:rPr>
                <w:rFonts w:cstheme="minorHAnsi"/>
                <w:color w:val="000000" w:themeColor="text1"/>
              </w:rPr>
              <w:t>bisa</w:t>
            </w:r>
            <w:proofErr w:type="spellEnd"/>
            <w:r w:rsidRPr="00DB25C4">
              <w:rPr>
                <w:rFonts w:cstheme="minorHAnsi"/>
                <w:color w:val="000000" w:themeColor="text1"/>
              </w:rPr>
              <w:t xml:space="preserve"> </w:t>
            </w:r>
            <w:proofErr w:type="spellStart"/>
            <w:r w:rsidRPr="00DB25C4">
              <w:rPr>
                <w:rFonts w:cstheme="minorHAnsi"/>
                <w:color w:val="000000" w:themeColor="text1"/>
              </w:rPr>
              <w:t>menyelesaikan</w:t>
            </w:r>
            <w:proofErr w:type="spellEnd"/>
            <w:r w:rsidRPr="00DB25C4">
              <w:rPr>
                <w:rFonts w:cstheme="minorHAnsi"/>
                <w:color w:val="000000" w:themeColor="text1"/>
              </w:rPr>
              <w:t xml:space="preserve"> program </w:t>
            </w:r>
            <w:proofErr w:type="spellStart"/>
            <w:r w:rsidRPr="00DB25C4">
              <w:rPr>
                <w:rFonts w:cstheme="minorHAnsi"/>
                <w:color w:val="000000" w:themeColor="text1"/>
              </w:rPr>
              <w:t>magang</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baik</w:t>
            </w:r>
            <w:proofErr w:type="spellEnd"/>
            <w:r w:rsidRPr="00DB25C4">
              <w:rPr>
                <w:rFonts w:cstheme="minorHAnsi"/>
                <w:color w:val="000000" w:themeColor="text1"/>
              </w:rPr>
              <w:t xml:space="preserve"> yang </w:t>
            </w:r>
            <w:proofErr w:type="spellStart"/>
            <w:r w:rsidRPr="00DB25C4">
              <w:rPr>
                <w:rFonts w:cstheme="minorHAnsi"/>
                <w:color w:val="000000" w:themeColor="text1"/>
              </w:rPr>
              <w:t>tidak</w:t>
            </w:r>
            <w:proofErr w:type="spellEnd"/>
            <w:r w:rsidRPr="00DB25C4">
              <w:rPr>
                <w:rFonts w:cstheme="minorHAnsi"/>
                <w:color w:val="000000" w:themeColor="text1"/>
              </w:rPr>
              <w:t xml:space="preserve"> </w:t>
            </w:r>
            <w:proofErr w:type="spellStart"/>
            <w:r w:rsidRPr="00DB25C4">
              <w:rPr>
                <w:rFonts w:cstheme="minorHAnsi"/>
                <w:color w:val="000000" w:themeColor="text1"/>
              </w:rPr>
              <w:t>hanya</w:t>
            </w:r>
            <w:proofErr w:type="spellEnd"/>
            <w:r w:rsidRPr="00DB25C4">
              <w:rPr>
                <w:rFonts w:cstheme="minorHAnsi"/>
                <w:color w:val="000000" w:themeColor="text1"/>
              </w:rPr>
              <w:t xml:space="preserve"> </w:t>
            </w:r>
            <w:proofErr w:type="spellStart"/>
            <w:r w:rsidRPr="00DB25C4">
              <w:rPr>
                <w:rFonts w:cstheme="minorHAnsi"/>
                <w:color w:val="000000" w:themeColor="text1"/>
              </w:rPr>
              <w:t>berfokus</w:t>
            </w:r>
            <w:proofErr w:type="spellEnd"/>
            <w:r w:rsidRPr="00DB25C4">
              <w:rPr>
                <w:rFonts w:cstheme="minorHAnsi"/>
                <w:color w:val="000000" w:themeColor="text1"/>
              </w:rPr>
              <w:t xml:space="preserve"> pada </w:t>
            </w:r>
            <w:proofErr w:type="spellStart"/>
            <w:r w:rsidRPr="00DB25C4">
              <w:rPr>
                <w:rFonts w:cstheme="minorHAnsi"/>
                <w:color w:val="000000" w:themeColor="text1"/>
              </w:rPr>
              <w:t>kompetensi</w:t>
            </w:r>
            <w:proofErr w:type="spellEnd"/>
            <w:r w:rsidRPr="00DB25C4">
              <w:rPr>
                <w:rFonts w:cstheme="minorHAnsi"/>
                <w:color w:val="000000" w:themeColor="text1"/>
              </w:rPr>
              <w:t xml:space="preserve"> </w:t>
            </w:r>
            <w:proofErr w:type="spellStart"/>
            <w:r w:rsidRPr="00DB25C4">
              <w:rPr>
                <w:rFonts w:cstheme="minorHAnsi"/>
                <w:color w:val="000000" w:themeColor="text1"/>
              </w:rPr>
              <w:t>utamanya</w:t>
            </w:r>
            <w:proofErr w:type="spellEnd"/>
            <w:r w:rsidRPr="00DB25C4">
              <w:rPr>
                <w:rFonts w:cstheme="minorHAnsi"/>
                <w:color w:val="000000" w:themeColor="text1"/>
              </w:rPr>
              <w:t xml:space="preserve">, </w:t>
            </w:r>
            <w:proofErr w:type="spellStart"/>
            <w:r w:rsidRPr="00DB25C4">
              <w:rPr>
                <w:rFonts w:cstheme="minorHAnsi"/>
                <w:color w:val="000000" w:themeColor="text1"/>
              </w:rPr>
              <w:t>tetapi</w:t>
            </w:r>
            <w:proofErr w:type="spellEnd"/>
            <w:r w:rsidRPr="00DB25C4">
              <w:rPr>
                <w:rFonts w:cstheme="minorHAnsi"/>
                <w:color w:val="000000" w:themeColor="text1"/>
              </w:rPr>
              <w:t xml:space="preserve"> juga pada 4Cs (</w:t>
            </w:r>
            <w:r w:rsidRPr="00DB25C4">
              <w:rPr>
                <w:rFonts w:cstheme="minorHAnsi"/>
                <w:i/>
                <w:iCs/>
                <w:color w:val="000000" w:themeColor="text1"/>
              </w:rPr>
              <w:t>collaboration, communication, creativity, critical thinking)</w:t>
            </w:r>
          </w:p>
        </w:tc>
      </w:tr>
      <w:tr w:rsidR="0076297E" w:rsidRPr="00DB25C4" w14:paraId="31F884A0" w14:textId="77777777" w:rsidTr="00662CB9">
        <w:tc>
          <w:tcPr>
            <w:tcW w:w="567" w:type="dxa"/>
          </w:tcPr>
          <w:p w14:paraId="7B6DC2CC" w14:textId="77777777" w:rsidR="0076297E" w:rsidRPr="00DB25C4" w:rsidRDefault="0076297E" w:rsidP="00687314">
            <w:pPr>
              <w:spacing w:after="0" w:line="240" w:lineRule="auto"/>
              <w:jc w:val="center"/>
              <w:rPr>
                <w:rFonts w:cstheme="minorHAnsi"/>
                <w:color w:val="000000" w:themeColor="text1"/>
              </w:rPr>
            </w:pPr>
            <w:r w:rsidRPr="00DB25C4">
              <w:rPr>
                <w:rFonts w:cstheme="minorHAnsi"/>
                <w:color w:val="000000" w:themeColor="text1"/>
              </w:rPr>
              <w:t>3</w:t>
            </w:r>
          </w:p>
        </w:tc>
        <w:tc>
          <w:tcPr>
            <w:tcW w:w="2694" w:type="dxa"/>
          </w:tcPr>
          <w:p w14:paraId="3CD713CE"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tempat</w:t>
            </w:r>
            <w:proofErr w:type="spellEnd"/>
            <w:r w:rsidRPr="00DB25C4">
              <w:rPr>
                <w:rFonts w:cstheme="minorHAnsi"/>
                <w:color w:val="000000" w:themeColor="text1"/>
              </w:rPr>
              <w:t xml:space="preserve">, </w:t>
            </w:r>
            <w:proofErr w:type="spellStart"/>
            <w:r w:rsidRPr="00DB25C4">
              <w:rPr>
                <w:rFonts w:cstheme="minorHAnsi"/>
                <w:color w:val="000000" w:themeColor="text1"/>
              </w:rPr>
              <w:t>waktu</w:t>
            </w:r>
            <w:proofErr w:type="spellEnd"/>
            <w:r w:rsidRPr="00DB25C4">
              <w:rPr>
                <w:rFonts w:cstheme="minorHAnsi"/>
                <w:color w:val="000000" w:themeColor="text1"/>
              </w:rPr>
              <w:t xml:space="preserve">, </w:t>
            </w:r>
            <w:proofErr w:type="spellStart"/>
            <w:r w:rsidRPr="00DB25C4">
              <w:rPr>
                <w:rFonts w:cstheme="minorHAnsi"/>
                <w:color w:val="000000" w:themeColor="text1"/>
              </w:rPr>
              <w:t>moda</w:t>
            </w:r>
            <w:proofErr w:type="spellEnd"/>
            <w:r w:rsidRPr="00DB25C4">
              <w:rPr>
                <w:rFonts w:cstheme="minorHAnsi"/>
                <w:color w:val="000000" w:themeColor="text1"/>
              </w:rPr>
              <w:t xml:space="preserve">, </w:t>
            </w:r>
            <w:proofErr w:type="spellStart"/>
            <w:r w:rsidRPr="00DB25C4">
              <w:rPr>
                <w:rFonts w:cstheme="minorHAnsi"/>
                <w:color w:val="000000" w:themeColor="text1"/>
              </w:rPr>
              <w:t>cara</w:t>
            </w:r>
            <w:proofErr w:type="spellEnd"/>
            <w:r w:rsidRPr="00DB25C4">
              <w:rPr>
                <w:rFonts w:cstheme="minorHAnsi"/>
                <w:color w:val="000000" w:themeColor="text1"/>
              </w:rPr>
              <w:t>)</w:t>
            </w:r>
          </w:p>
        </w:tc>
        <w:tc>
          <w:tcPr>
            <w:tcW w:w="5811" w:type="dxa"/>
          </w:tcPr>
          <w:p w14:paraId="221F9DE1"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secara</w:t>
            </w:r>
            <w:proofErr w:type="spellEnd"/>
            <w:r w:rsidRPr="00DB25C4">
              <w:rPr>
                <w:rFonts w:cstheme="minorHAnsi"/>
                <w:color w:val="000000" w:themeColor="text1"/>
              </w:rPr>
              <w:t xml:space="preserve"> luring </w:t>
            </w:r>
            <w:proofErr w:type="spellStart"/>
            <w:r w:rsidRPr="00DB25C4">
              <w:rPr>
                <w:rFonts w:cstheme="minorHAnsi"/>
                <w:color w:val="000000" w:themeColor="text1"/>
              </w:rPr>
              <w:t>maupun</w:t>
            </w:r>
            <w:proofErr w:type="spellEnd"/>
            <w:r w:rsidRPr="00DB25C4">
              <w:rPr>
                <w:rFonts w:cstheme="minorHAnsi"/>
                <w:color w:val="000000" w:themeColor="text1"/>
              </w:rPr>
              <w:t xml:space="preserve"> daring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bertatap</w:t>
            </w:r>
            <w:proofErr w:type="spellEnd"/>
            <w:r w:rsidRPr="00DB25C4">
              <w:rPr>
                <w:rFonts w:cstheme="minorHAnsi"/>
                <w:color w:val="000000" w:themeColor="text1"/>
              </w:rPr>
              <w:t xml:space="preserve"> </w:t>
            </w:r>
            <w:proofErr w:type="spellStart"/>
            <w:r w:rsidRPr="00DB25C4">
              <w:rPr>
                <w:rFonts w:cstheme="minorHAnsi"/>
                <w:color w:val="000000" w:themeColor="text1"/>
              </w:rPr>
              <w:t>mukadi</w:t>
            </w:r>
            <w:proofErr w:type="spellEnd"/>
            <w:r w:rsidRPr="00DB25C4">
              <w:rPr>
                <w:rFonts w:cstheme="minorHAnsi"/>
                <w:color w:val="000000" w:themeColor="text1"/>
              </w:rPr>
              <w:t xml:space="preserve"> </w:t>
            </w:r>
            <w:proofErr w:type="spellStart"/>
            <w:r w:rsidRPr="00DB25C4">
              <w:rPr>
                <w:rFonts w:cstheme="minorHAnsi"/>
                <w:color w:val="000000" w:themeColor="text1"/>
              </w:rPr>
              <w:t>kampus</w:t>
            </w:r>
            <w:proofErr w:type="spellEnd"/>
            <w:r w:rsidRPr="00DB25C4">
              <w:rPr>
                <w:rFonts w:cstheme="minorHAnsi"/>
                <w:color w:val="000000" w:themeColor="text1"/>
              </w:rPr>
              <w:t xml:space="preserve"> </w:t>
            </w:r>
            <w:proofErr w:type="spellStart"/>
            <w:r w:rsidRPr="00DB25C4">
              <w:rPr>
                <w:rFonts w:cstheme="minorHAnsi"/>
                <w:color w:val="000000" w:themeColor="text1"/>
              </w:rPr>
              <w:t>maupun</w:t>
            </w:r>
            <w:proofErr w:type="spellEnd"/>
            <w:r w:rsidRPr="00DB25C4">
              <w:rPr>
                <w:rFonts w:cstheme="minorHAnsi"/>
                <w:color w:val="000000" w:themeColor="text1"/>
              </w:rPr>
              <w:t xml:space="preserve"> </w:t>
            </w:r>
            <w:proofErr w:type="spellStart"/>
            <w:r w:rsidRPr="00DB25C4">
              <w:rPr>
                <w:rFonts w:cstheme="minorHAnsi"/>
                <w:color w:val="000000" w:themeColor="text1"/>
              </w:rPr>
              <w:t>tempat</w:t>
            </w:r>
            <w:proofErr w:type="spellEnd"/>
            <w:r w:rsidRPr="00DB25C4">
              <w:rPr>
                <w:rFonts w:cstheme="minorHAnsi"/>
                <w:color w:val="000000" w:themeColor="text1"/>
              </w:rPr>
              <w:t xml:space="preserve"> </w:t>
            </w:r>
            <w:proofErr w:type="spellStart"/>
            <w:r w:rsidRPr="00DB25C4">
              <w:rPr>
                <w:rFonts w:cstheme="minorHAnsi"/>
                <w:color w:val="000000" w:themeColor="text1"/>
              </w:rPr>
              <w:t>magang</w:t>
            </w:r>
            <w:proofErr w:type="spellEnd"/>
            <w:r w:rsidRPr="00DB25C4">
              <w:rPr>
                <w:rFonts w:cstheme="minorHAnsi"/>
                <w:color w:val="000000" w:themeColor="text1"/>
              </w:rPr>
              <w:t xml:space="preserve"> </w:t>
            </w:r>
            <w:proofErr w:type="spellStart"/>
            <w:r w:rsidRPr="00DB25C4">
              <w:rPr>
                <w:rFonts w:cstheme="minorHAnsi"/>
                <w:color w:val="000000" w:themeColor="text1"/>
              </w:rPr>
              <w:t>saat</w:t>
            </w:r>
            <w:proofErr w:type="spellEnd"/>
            <w:r w:rsidRPr="00DB25C4">
              <w:rPr>
                <w:rFonts w:cstheme="minorHAnsi"/>
                <w:color w:val="000000" w:themeColor="text1"/>
              </w:rPr>
              <w:t xml:space="preserve"> monitoring </w:t>
            </w:r>
            <w:proofErr w:type="spellStart"/>
            <w:r w:rsidRPr="00DB25C4">
              <w:rPr>
                <w:rFonts w:cstheme="minorHAnsi"/>
                <w:color w:val="000000" w:themeColor="text1"/>
              </w:rPr>
              <w:t>melalui</w:t>
            </w:r>
            <w:proofErr w:type="spellEnd"/>
            <w:r w:rsidRPr="00DB25C4">
              <w:rPr>
                <w:rFonts w:cstheme="minorHAnsi"/>
                <w:color w:val="000000" w:themeColor="text1"/>
              </w:rPr>
              <w:t xml:space="preserve"> WhatsApp, Zoom, dan Ms. Teams pada jam </w:t>
            </w:r>
            <w:proofErr w:type="spellStart"/>
            <w:r w:rsidRPr="00DB25C4">
              <w:rPr>
                <w:rFonts w:cstheme="minorHAnsi"/>
                <w:color w:val="000000" w:themeColor="text1"/>
              </w:rPr>
              <w:t>kerja</w:t>
            </w:r>
            <w:proofErr w:type="spellEnd"/>
            <w:r w:rsidRPr="00DB25C4">
              <w:rPr>
                <w:rFonts w:cstheme="minorHAnsi"/>
                <w:color w:val="000000" w:themeColor="text1"/>
              </w:rPr>
              <w:t xml:space="preserve">. </w:t>
            </w:r>
          </w:p>
        </w:tc>
      </w:tr>
      <w:tr w:rsidR="0076297E" w:rsidRPr="00DB25C4" w14:paraId="58E58E69" w14:textId="77777777" w:rsidTr="00662CB9">
        <w:tc>
          <w:tcPr>
            <w:tcW w:w="567" w:type="dxa"/>
          </w:tcPr>
          <w:p w14:paraId="2604B755" w14:textId="77777777" w:rsidR="0076297E" w:rsidRPr="00DB25C4" w:rsidRDefault="0076297E" w:rsidP="00687314">
            <w:pPr>
              <w:spacing w:after="0" w:line="240" w:lineRule="auto"/>
              <w:jc w:val="center"/>
              <w:rPr>
                <w:rFonts w:cstheme="minorHAnsi"/>
                <w:color w:val="000000" w:themeColor="text1"/>
              </w:rPr>
            </w:pPr>
            <w:r w:rsidRPr="00DB25C4">
              <w:rPr>
                <w:rFonts w:cstheme="minorHAnsi"/>
                <w:color w:val="000000" w:themeColor="text1"/>
              </w:rPr>
              <w:t>4</w:t>
            </w:r>
          </w:p>
        </w:tc>
        <w:tc>
          <w:tcPr>
            <w:tcW w:w="2694" w:type="dxa"/>
          </w:tcPr>
          <w:p w14:paraId="1DF9FD1D"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Masalah</w:t>
            </w:r>
            <w:proofErr w:type="spellEnd"/>
            <w:r w:rsidRPr="00DB25C4">
              <w:rPr>
                <w:rFonts w:cstheme="minorHAnsi"/>
                <w:color w:val="000000" w:themeColor="text1"/>
              </w:rPr>
              <w:t xml:space="preserve"> yang </w:t>
            </w:r>
            <w:proofErr w:type="spellStart"/>
            <w:r w:rsidRPr="00DB25C4">
              <w:rPr>
                <w:rFonts w:cstheme="minorHAnsi"/>
                <w:color w:val="000000" w:themeColor="text1"/>
              </w:rPr>
              <w:t>muncul</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dan </w:t>
            </w:r>
            <w:proofErr w:type="spellStart"/>
            <w:r w:rsidRPr="00DB25C4">
              <w:rPr>
                <w:rFonts w:cstheme="minorHAnsi"/>
                <w:color w:val="000000" w:themeColor="text1"/>
              </w:rPr>
              <w:t>upaya</w:t>
            </w:r>
            <w:proofErr w:type="spellEnd"/>
            <w:r w:rsidRPr="00DB25C4">
              <w:rPr>
                <w:rFonts w:cstheme="minorHAnsi"/>
                <w:color w:val="000000" w:themeColor="text1"/>
              </w:rPr>
              <w:t xml:space="preserve"> </w:t>
            </w:r>
            <w:proofErr w:type="spellStart"/>
            <w:r w:rsidRPr="00DB25C4">
              <w:rPr>
                <w:rFonts w:cstheme="minorHAnsi"/>
                <w:color w:val="000000" w:themeColor="text1"/>
              </w:rPr>
              <w:t>mengatasinya</w:t>
            </w:r>
            <w:proofErr w:type="spellEnd"/>
          </w:p>
        </w:tc>
        <w:tc>
          <w:tcPr>
            <w:tcW w:w="5811" w:type="dxa"/>
          </w:tcPr>
          <w:p w14:paraId="1A701515"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Masalah</w:t>
            </w:r>
            <w:proofErr w:type="spellEnd"/>
            <w:r w:rsidRPr="00DB25C4">
              <w:rPr>
                <w:rFonts w:cstheme="minorHAnsi"/>
                <w:color w:val="000000" w:themeColor="text1"/>
              </w:rPr>
              <w:t xml:space="preserve"> </w:t>
            </w:r>
            <w:proofErr w:type="spellStart"/>
            <w:r w:rsidRPr="00DB25C4">
              <w:rPr>
                <w:rFonts w:cstheme="minorHAnsi"/>
                <w:color w:val="000000" w:themeColor="text1"/>
              </w:rPr>
              <w:t>terkait</w:t>
            </w:r>
            <w:proofErr w:type="spellEnd"/>
            <w:r w:rsidRPr="00DB25C4">
              <w:rPr>
                <w:rFonts w:cstheme="minorHAnsi"/>
                <w:color w:val="000000" w:themeColor="text1"/>
              </w:rPr>
              <w:t xml:space="preserve"> </w:t>
            </w:r>
            <w:proofErr w:type="spellStart"/>
            <w:r w:rsidRPr="00DB25C4">
              <w:rPr>
                <w:rFonts w:cstheme="minorHAnsi"/>
                <w:color w:val="000000" w:themeColor="text1"/>
              </w:rPr>
              <w:t>kedisiplinan</w:t>
            </w:r>
            <w:proofErr w:type="spellEnd"/>
            <w:r w:rsidRPr="00DB25C4">
              <w:rPr>
                <w:rFonts w:cstheme="minorHAnsi"/>
                <w:color w:val="000000" w:themeColor="text1"/>
              </w:rPr>
              <w:t xml:space="preserve"> dan </w:t>
            </w:r>
            <w:proofErr w:type="spellStart"/>
            <w:r w:rsidRPr="00DB25C4">
              <w:rPr>
                <w:rFonts w:cstheme="minorHAnsi"/>
                <w:color w:val="000000" w:themeColor="text1"/>
              </w:rPr>
              <w:t>komunikasi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pihak</w:t>
            </w:r>
            <w:proofErr w:type="spellEnd"/>
            <w:r w:rsidRPr="00DB25C4">
              <w:rPr>
                <w:rFonts w:cstheme="minorHAnsi"/>
                <w:color w:val="000000" w:themeColor="text1"/>
              </w:rPr>
              <w:t xml:space="preserve"> </w:t>
            </w:r>
            <w:proofErr w:type="spellStart"/>
            <w:r w:rsidRPr="00DB25C4">
              <w:rPr>
                <w:rFonts w:cstheme="minorHAnsi"/>
                <w:color w:val="000000" w:themeColor="text1"/>
              </w:rPr>
              <w:t>eksternal</w:t>
            </w:r>
            <w:proofErr w:type="spellEnd"/>
            <w:r w:rsidRPr="00DB25C4">
              <w:rPr>
                <w:rFonts w:cstheme="minorHAnsi"/>
                <w:color w:val="000000" w:themeColor="text1"/>
              </w:rPr>
              <w:t xml:space="preserve"> (</w:t>
            </w:r>
            <w:proofErr w:type="spellStart"/>
            <w:r w:rsidRPr="00DB25C4">
              <w:rPr>
                <w:rFonts w:cstheme="minorHAnsi"/>
                <w:color w:val="000000" w:themeColor="text1"/>
              </w:rPr>
              <w:t>mitra</w:t>
            </w:r>
            <w:proofErr w:type="spellEnd"/>
            <w:r w:rsidRPr="00DB25C4">
              <w:rPr>
                <w:rFonts w:cstheme="minorHAnsi"/>
                <w:color w:val="000000" w:themeColor="text1"/>
              </w:rPr>
              <w:t xml:space="preserve">) </w:t>
            </w:r>
            <w:proofErr w:type="spellStart"/>
            <w:r w:rsidRPr="00DB25C4">
              <w:rPr>
                <w:rFonts w:cstheme="minorHAnsi"/>
                <w:color w:val="000000" w:themeColor="text1"/>
              </w:rPr>
              <w:t>menjadi</w:t>
            </w:r>
            <w:proofErr w:type="spellEnd"/>
            <w:r w:rsidRPr="00DB25C4">
              <w:rPr>
                <w:rFonts w:cstheme="minorHAnsi"/>
                <w:color w:val="000000" w:themeColor="text1"/>
              </w:rPr>
              <w:t xml:space="preserve"> </w:t>
            </w:r>
            <w:proofErr w:type="spellStart"/>
            <w:r w:rsidRPr="00DB25C4">
              <w:rPr>
                <w:rFonts w:cstheme="minorHAnsi"/>
                <w:color w:val="000000" w:themeColor="text1"/>
              </w:rPr>
              <w:t>hal</w:t>
            </w:r>
            <w:proofErr w:type="spellEnd"/>
            <w:r w:rsidRPr="00DB25C4">
              <w:rPr>
                <w:rFonts w:cstheme="minorHAnsi"/>
                <w:color w:val="000000" w:themeColor="text1"/>
              </w:rPr>
              <w:t xml:space="preserve"> yang </w:t>
            </w:r>
            <w:proofErr w:type="spellStart"/>
            <w:r w:rsidRPr="00DB25C4">
              <w:rPr>
                <w:rFonts w:cstheme="minorHAnsi"/>
                <w:color w:val="000000" w:themeColor="text1"/>
              </w:rPr>
              <w:t>terkadang</w:t>
            </w:r>
            <w:proofErr w:type="spellEnd"/>
            <w:r w:rsidRPr="00DB25C4">
              <w:rPr>
                <w:rFonts w:cstheme="minorHAnsi"/>
                <w:color w:val="000000" w:themeColor="text1"/>
              </w:rPr>
              <w:t xml:space="preserve"> </w:t>
            </w:r>
            <w:proofErr w:type="spellStart"/>
            <w:r w:rsidRPr="00DB25C4">
              <w:rPr>
                <w:rFonts w:cstheme="minorHAnsi"/>
                <w:color w:val="000000" w:themeColor="text1"/>
              </w:rPr>
              <w:t>muncul</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proses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Oleh </w:t>
            </w:r>
            <w:proofErr w:type="spellStart"/>
            <w:r w:rsidRPr="00DB25C4">
              <w:rPr>
                <w:rFonts w:cstheme="minorHAnsi"/>
                <w:color w:val="000000" w:themeColor="text1"/>
              </w:rPr>
              <w:t>karena</w:t>
            </w:r>
            <w:proofErr w:type="spellEnd"/>
            <w:r w:rsidRPr="00DB25C4">
              <w:rPr>
                <w:rFonts w:cstheme="minorHAnsi"/>
                <w:color w:val="000000" w:themeColor="text1"/>
              </w:rPr>
              <w:t xml:space="preserve"> </w:t>
            </w:r>
            <w:proofErr w:type="spellStart"/>
            <w:r w:rsidRPr="00DB25C4">
              <w:rPr>
                <w:rFonts w:cstheme="minorHAnsi"/>
                <w:color w:val="000000" w:themeColor="text1"/>
              </w:rPr>
              <w:t>itu</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bekerja</w:t>
            </w:r>
            <w:proofErr w:type="spellEnd"/>
            <w:r w:rsidRPr="00DB25C4">
              <w:rPr>
                <w:rFonts w:cstheme="minorHAnsi"/>
                <w:color w:val="000000" w:themeColor="text1"/>
              </w:rPr>
              <w:t xml:space="preserve"> </w:t>
            </w:r>
            <w:proofErr w:type="spellStart"/>
            <w:r w:rsidRPr="00DB25C4">
              <w:rPr>
                <w:rFonts w:cstheme="minorHAnsi"/>
                <w:color w:val="000000" w:themeColor="text1"/>
              </w:rPr>
              <w:t>sama</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mitra</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monitoring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supervisi</w:t>
            </w:r>
            <w:proofErr w:type="spellEnd"/>
            <w:r w:rsidRPr="00DB25C4">
              <w:rPr>
                <w:rFonts w:cstheme="minorHAnsi"/>
                <w:color w:val="000000" w:themeColor="text1"/>
              </w:rPr>
              <w:t xml:space="preserve">, </w:t>
            </w:r>
            <w:proofErr w:type="spellStart"/>
            <w:r w:rsidRPr="00DB25C4">
              <w:rPr>
                <w:rFonts w:cstheme="minorHAnsi"/>
                <w:color w:val="000000" w:themeColor="text1"/>
              </w:rPr>
              <w:t>hal-hal</w:t>
            </w:r>
            <w:proofErr w:type="spellEnd"/>
            <w:r w:rsidRPr="00DB25C4">
              <w:rPr>
                <w:rFonts w:cstheme="minorHAnsi"/>
                <w:color w:val="000000" w:themeColor="text1"/>
              </w:rPr>
              <w:t xml:space="preserve"> </w:t>
            </w:r>
            <w:proofErr w:type="spellStart"/>
            <w:r w:rsidRPr="00DB25C4">
              <w:rPr>
                <w:rFonts w:cstheme="minorHAnsi"/>
                <w:color w:val="000000" w:themeColor="text1"/>
              </w:rPr>
              <w:t>tersebut</w:t>
            </w:r>
            <w:proofErr w:type="spellEnd"/>
            <w:r w:rsidRPr="00DB25C4">
              <w:rPr>
                <w:rFonts w:cstheme="minorHAnsi"/>
                <w:color w:val="000000" w:themeColor="text1"/>
              </w:rPr>
              <w:t xml:space="preserve"> </w:t>
            </w:r>
            <w:proofErr w:type="spellStart"/>
            <w:r w:rsidRPr="00DB25C4">
              <w:rPr>
                <w:rFonts w:cstheme="minorHAnsi"/>
                <w:color w:val="000000" w:themeColor="text1"/>
              </w:rPr>
              <w:t>bisa</w:t>
            </w:r>
            <w:proofErr w:type="spellEnd"/>
            <w:r w:rsidRPr="00DB25C4">
              <w:rPr>
                <w:rFonts w:cstheme="minorHAnsi"/>
                <w:color w:val="000000" w:themeColor="text1"/>
              </w:rPr>
              <w:t xml:space="preserve"> </w:t>
            </w:r>
            <w:proofErr w:type="spellStart"/>
            <w:r w:rsidRPr="00DB25C4">
              <w:rPr>
                <w:rFonts w:cstheme="minorHAnsi"/>
                <w:color w:val="000000" w:themeColor="text1"/>
              </w:rPr>
              <w:t>segera</w:t>
            </w:r>
            <w:proofErr w:type="spellEnd"/>
            <w:r w:rsidRPr="00DB25C4">
              <w:rPr>
                <w:rFonts w:cstheme="minorHAnsi"/>
                <w:color w:val="000000" w:themeColor="text1"/>
              </w:rPr>
              <w:t xml:space="preserve"> </w:t>
            </w:r>
            <w:proofErr w:type="spellStart"/>
            <w:r w:rsidRPr="00DB25C4">
              <w:rPr>
                <w:rFonts w:cstheme="minorHAnsi"/>
                <w:color w:val="000000" w:themeColor="text1"/>
              </w:rPr>
              <w:t>diselesaikan</w:t>
            </w:r>
            <w:proofErr w:type="spellEnd"/>
            <w:r w:rsidRPr="00DB25C4">
              <w:rPr>
                <w:rFonts w:cstheme="minorHAnsi"/>
                <w:color w:val="000000" w:themeColor="text1"/>
              </w:rPr>
              <w:t xml:space="preserve"> agar </w:t>
            </w:r>
            <w:proofErr w:type="spellStart"/>
            <w:r w:rsidRPr="00DB25C4">
              <w:rPr>
                <w:rFonts w:cstheme="minorHAnsi"/>
                <w:color w:val="000000" w:themeColor="text1"/>
              </w:rPr>
              <w:t>tidak</w:t>
            </w:r>
            <w:proofErr w:type="spellEnd"/>
            <w:r w:rsidRPr="00DB25C4">
              <w:rPr>
                <w:rFonts w:cstheme="minorHAnsi"/>
                <w:color w:val="000000" w:themeColor="text1"/>
              </w:rPr>
              <w:t xml:space="preserve"> </w:t>
            </w:r>
            <w:proofErr w:type="spellStart"/>
            <w:r w:rsidRPr="00DB25C4">
              <w:rPr>
                <w:rFonts w:cstheme="minorHAnsi"/>
                <w:color w:val="000000" w:themeColor="text1"/>
              </w:rPr>
              <w:t>mengganggu</w:t>
            </w:r>
            <w:proofErr w:type="spellEnd"/>
            <w:r w:rsidRPr="00DB25C4">
              <w:rPr>
                <w:rFonts w:cstheme="minorHAnsi"/>
                <w:color w:val="000000" w:themeColor="text1"/>
              </w:rPr>
              <w:t xml:space="preserve"> proses </w:t>
            </w:r>
            <w:proofErr w:type="spellStart"/>
            <w:r w:rsidRPr="00DB25C4">
              <w:rPr>
                <w:rFonts w:cstheme="minorHAnsi"/>
                <w:color w:val="000000" w:themeColor="text1"/>
              </w:rPr>
              <w:t>magang</w:t>
            </w:r>
            <w:proofErr w:type="spellEnd"/>
            <w:r w:rsidRPr="00DB25C4">
              <w:rPr>
                <w:rFonts w:cstheme="minorHAnsi"/>
                <w:color w:val="000000" w:themeColor="text1"/>
              </w:rPr>
              <w:t xml:space="preserve">. </w:t>
            </w:r>
          </w:p>
        </w:tc>
      </w:tr>
      <w:tr w:rsidR="0076297E" w:rsidRPr="00DB25C4" w14:paraId="64F1D8D0" w14:textId="77777777" w:rsidTr="00662CB9">
        <w:tc>
          <w:tcPr>
            <w:tcW w:w="567" w:type="dxa"/>
          </w:tcPr>
          <w:p w14:paraId="79952C6E" w14:textId="77777777" w:rsidR="0076297E" w:rsidRPr="00DB25C4" w:rsidRDefault="0076297E" w:rsidP="00687314">
            <w:pPr>
              <w:spacing w:after="0" w:line="240" w:lineRule="auto"/>
              <w:jc w:val="center"/>
              <w:rPr>
                <w:rFonts w:cstheme="minorHAnsi"/>
                <w:color w:val="000000" w:themeColor="text1"/>
              </w:rPr>
            </w:pPr>
            <w:r w:rsidRPr="00DB25C4">
              <w:rPr>
                <w:rFonts w:cstheme="minorHAnsi"/>
                <w:color w:val="000000" w:themeColor="text1"/>
              </w:rPr>
              <w:t>5</w:t>
            </w:r>
          </w:p>
        </w:tc>
        <w:tc>
          <w:tcPr>
            <w:tcW w:w="2694" w:type="dxa"/>
          </w:tcPr>
          <w:p w14:paraId="6AD67371"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Manfaat</w:t>
            </w:r>
            <w:proofErr w:type="spellEnd"/>
            <w:r w:rsidRPr="00DB25C4">
              <w:rPr>
                <w:rFonts w:cstheme="minorHAnsi"/>
                <w:color w:val="000000" w:themeColor="text1"/>
              </w:rPr>
              <w:t xml:space="preserve"> yang </w:t>
            </w:r>
            <w:proofErr w:type="spellStart"/>
            <w:r w:rsidRPr="00DB25C4">
              <w:rPr>
                <w:rFonts w:cstheme="minorHAnsi"/>
                <w:color w:val="000000" w:themeColor="text1"/>
              </w:rPr>
              <w:t>diperoleh</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dari</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p>
        </w:tc>
        <w:tc>
          <w:tcPr>
            <w:tcW w:w="5811" w:type="dxa"/>
          </w:tcPr>
          <w:p w14:paraId="40179D14"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lebih</w:t>
            </w:r>
            <w:proofErr w:type="spellEnd"/>
            <w:r w:rsidRPr="00DB25C4">
              <w:rPr>
                <w:rFonts w:cstheme="minorHAnsi"/>
                <w:color w:val="000000" w:themeColor="text1"/>
              </w:rPr>
              <w:t xml:space="preserve"> </w:t>
            </w:r>
            <w:proofErr w:type="spellStart"/>
            <w:r w:rsidRPr="00DB25C4">
              <w:rPr>
                <w:rFonts w:cstheme="minorHAnsi"/>
                <w:color w:val="000000" w:themeColor="text1"/>
              </w:rPr>
              <w:t>bertanggung</w:t>
            </w:r>
            <w:proofErr w:type="spellEnd"/>
            <w:r w:rsidRPr="00DB25C4">
              <w:rPr>
                <w:rFonts w:cstheme="minorHAnsi"/>
                <w:color w:val="000000" w:themeColor="text1"/>
              </w:rPr>
              <w:t xml:space="preserve"> </w:t>
            </w:r>
            <w:proofErr w:type="spellStart"/>
            <w:r w:rsidRPr="00DB25C4">
              <w:rPr>
                <w:rFonts w:cstheme="minorHAnsi"/>
                <w:color w:val="000000" w:themeColor="text1"/>
              </w:rPr>
              <w:t>jawab</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menyelesaikan</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magangnya</w:t>
            </w:r>
            <w:proofErr w:type="spellEnd"/>
            <w:r w:rsidRPr="00DB25C4">
              <w:rPr>
                <w:rFonts w:cstheme="minorHAnsi"/>
                <w:color w:val="000000" w:themeColor="text1"/>
              </w:rPr>
              <w:t xml:space="preserve"> dan </w:t>
            </w:r>
            <w:proofErr w:type="spellStart"/>
            <w:r w:rsidRPr="00DB25C4">
              <w:rPr>
                <w:rFonts w:cstheme="minorHAnsi"/>
                <w:color w:val="000000" w:themeColor="text1"/>
              </w:rPr>
              <w:t>bisa</w:t>
            </w:r>
            <w:proofErr w:type="spellEnd"/>
            <w:r w:rsidRPr="00DB25C4">
              <w:rPr>
                <w:rFonts w:cstheme="minorHAnsi"/>
                <w:color w:val="000000" w:themeColor="text1"/>
              </w:rPr>
              <w:t xml:space="preserve"> </w:t>
            </w:r>
            <w:proofErr w:type="spellStart"/>
            <w:r w:rsidRPr="00DB25C4">
              <w:rPr>
                <w:rFonts w:cstheme="minorHAnsi"/>
                <w:color w:val="000000" w:themeColor="text1"/>
              </w:rPr>
              <w:t>mengambil</w:t>
            </w:r>
            <w:proofErr w:type="spellEnd"/>
            <w:r w:rsidRPr="00DB25C4">
              <w:rPr>
                <w:rFonts w:cstheme="minorHAnsi"/>
                <w:color w:val="000000" w:themeColor="text1"/>
              </w:rPr>
              <w:t xml:space="preserve"> </w:t>
            </w:r>
            <w:proofErr w:type="spellStart"/>
            <w:r w:rsidRPr="00DB25C4">
              <w:rPr>
                <w:rFonts w:cstheme="minorHAnsi"/>
                <w:color w:val="000000" w:themeColor="text1"/>
              </w:rPr>
              <w:t>banyak</w:t>
            </w:r>
            <w:proofErr w:type="spellEnd"/>
            <w:r w:rsidRPr="00DB25C4">
              <w:rPr>
                <w:rFonts w:cstheme="minorHAnsi"/>
                <w:color w:val="000000" w:themeColor="text1"/>
              </w:rPr>
              <w:t xml:space="preserve"> </w:t>
            </w:r>
            <w:proofErr w:type="spellStart"/>
            <w:r w:rsidRPr="00DB25C4">
              <w:rPr>
                <w:rFonts w:cstheme="minorHAnsi"/>
                <w:color w:val="000000" w:themeColor="text1"/>
              </w:rPr>
              <w:t>pelajaran</w:t>
            </w:r>
            <w:proofErr w:type="spellEnd"/>
            <w:r w:rsidRPr="00DB25C4">
              <w:rPr>
                <w:rFonts w:cstheme="minorHAnsi"/>
                <w:color w:val="000000" w:themeColor="text1"/>
              </w:rPr>
              <w:t xml:space="preserve"> </w:t>
            </w:r>
            <w:proofErr w:type="spellStart"/>
            <w:r w:rsidRPr="00DB25C4">
              <w:rPr>
                <w:rFonts w:cstheme="minorHAnsi"/>
                <w:color w:val="000000" w:themeColor="text1"/>
              </w:rPr>
              <w:t>dair</w:t>
            </w:r>
            <w:proofErr w:type="spellEnd"/>
            <w:r w:rsidRPr="00DB25C4">
              <w:rPr>
                <w:rFonts w:cstheme="minorHAnsi"/>
                <w:color w:val="000000" w:themeColor="text1"/>
              </w:rPr>
              <w:t xml:space="preserve"> </w:t>
            </w:r>
            <w:proofErr w:type="spellStart"/>
            <w:r w:rsidRPr="00DB25C4">
              <w:rPr>
                <w:rFonts w:cstheme="minorHAnsi"/>
                <w:color w:val="000000" w:themeColor="text1"/>
              </w:rPr>
              <w:t>berbagai</w:t>
            </w:r>
            <w:proofErr w:type="spellEnd"/>
            <w:r w:rsidRPr="00DB25C4">
              <w:rPr>
                <w:rFonts w:cstheme="minorHAnsi"/>
                <w:color w:val="000000" w:themeColor="text1"/>
              </w:rPr>
              <w:t xml:space="preserve"> </w:t>
            </w:r>
            <w:proofErr w:type="spellStart"/>
            <w:r w:rsidRPr="00DB25C4">
              <w:rPr>
                <w:rFonts w:cstheme="minorHAnsi"/>
                <w:color w:val="000000" w:themeColor="text1"/>
              </w:rPr>
              <w:t>pihak</w:t>
            </w:r>
            <w:proofErr w:type="spellEnd"/>
            <w:r w:rsidRPr="00DB25C4">
              <w:rPr>
                <w:rFonts w:cstheme="minorHAnsi"/>
                <w:color w:val="000000" w:themeColor="text1"/>
              </w:rPr>
              <w:t xml:space="preserve"> </w:t>
            </w:r>
            <w:proofErr w:type="spellStart"/>
            <w:r w:rsidRPr="00DB25C4">
              <w:rPr>
                <w:rFonts w:cstheme="minorHAnsi"/>
                <w:color w:val="000000" w:themeColor="text1"/>
              </w:rPr>
              <w:t>dari</w:t>
            </w:r>
            <w:proofErr w:type="spellEnd"/>
            <w:r w:rsidRPr="00DB25C4">
              <w:rPr>
                <w:rFonts w:cstheme="minorHAnsi"/>
                <w:color w:val="000000" w:themeColor="text1"/>
              </w:rPr>
              <w:t xml:space="preserve"> program </w:t>
            </w:r>
            <w:proofErr w:type="spellStart"/>
            <w:r w:rsidRPr="00DB25C4">
              <w:rPr>
                <w:rFonts w:cstheme="minorHAnsi"/>
                <w:color w:val="000000" w:themeColor="text1"/>
              </w:rPr>
              <w:t>magang</w:t>
            </w:r>
            <w:proofErr w:type="spellEnd"/>
            <w:r w:rsidRPr="00DB25C4">
              <w:rPr>
                <w:rFonts w:cstheme="minorHAnsi"/>
                <w:color w:val="000000" w:themeColor="text1"/>
              </w:rPr>
              <w:t xml:space="preserve"> yang </w:t>
            </w:r>
            <w:proofErr w:type="spellStart"/>
            <w:r w:rsidRPr="00DB25C4">
              <w:rPr>
                <w:rFonts w:cstheme="minorHAnsi"/>
                <w:color w:val="000000" w:themeColor="text1"/>
              </w:rPr>
              <w:t>sudah</w:t>
            </w:r>
            <w:proofErr w:type="spellEnd"/>
            <w:r w:rsidRPr="00DB25C4">
              <w:rPr>
                <w:rFonts w:cstheme="minorHAnsi"/>
                <w:color w:val="000000" w:themeColor="text1"/>
              </w:rPr>
              <w:t xml:space="preserve"> </w:t>
            </w:r>
            <w:proofErr w:type="spellStart"/>
            <w:r w:rsidRPr="00DB25C4">
              <w:rPr>
                <w:rFonts w:cstheme="minorHAnsi"/>
                <w:color w:val="000000" w:themeColor="text1"/>
              </w:rPr>
              <w:t>dikerjakan</w:t>
            </w:r>
            <w:proofErr w:type="spellEnd"/>
            <w:r w:rsidRPr="00DB25C4">
              <w:rPr>
                <w:rFonts w:cstheme="minorHAnsi"/>
                <w:color w:val="000000" w:themeColor="text1"/>
              </w:rPr>
              <w:t xml:space="preserve">. </w:t>
            </w:r>
          </w:p>
        </w:tc>
      </w:tr>
    </w:tbl>
    <w:p w14:paraId="2D178785" w14:textId="77777777" w:rsidR="0076297E" w:rsidRPr="00DB25C4" w:rsidRDefault="0076297E" w:rsidP="00687314">
      <w:pPr>
        <w:spacing w:after="0" w:line="240" w:lineRule="auto"/>
        <w:jc w:val="both"/>
        <w:rPr>
          <w:rFonts w:cstheme="minorHAnsi"/>
          <w:color w:val="000000" w:themeColor="text1"/>
          <w:highlight w:val="yellow"/>
        </w:rPr>
      </w:pPr>
      <w:r w:rsidRPr="00DB25C4">
        <w:rPr>
          <w:rFonts w:cstheme="minorHAnsi"/>
          <w:color w:val="000000" w:themeColor="text1"/>
          <w:highlight w:val="yellow"/>
        </w:rPr>
        <w:t xml:space="preserve">Bukti form </w:t>
      </w:r>
      <w:proofErr w:type="spellStart"/>
      <w:r w:rsidRPr="00DB25C4">
        <w:rPr>
          <w:rFonts w:cstheme="minorHAnsi"/>
          <w:color w:val="000000" w:themeColor="text1"/>
          <w:highlight w:val="yellow"/>
        </w:rPr>
        <w:t>bimbingan</w:t>
      </w:r>
      <w:proofErr w:type="spellEnd"/>
      <w:r w:rsidRPr="00DB25C4">
        <w:rPr>
          <w:rFonts w:cstheme="minorHAnsi"/>
          <w:color w:val="000000" w:themeColor="text1"/>
          <w:highlight w:val="yellow"/>
        </w:rPr>
        <w:t xml:space="preserve"> </w:t>
      </w:r>
      <w:proofErr w:type="spellStart"/>
      <w:r w:rsidRPr="00DB25C4">
        <w:rPr>
          <w:rFonts w:cstheme="minorHAnsi"/>
          <w:color w:val="000000" w:themeColor="text1"/>
          <w:highlight w:val="yellow"/>
        </w:rPr>
        <w:t>magang</w:t>
      </w:r>
      <w:proofErr w:type="spellEnd"/>
      <w:r w:rsidRPr="00DB25C4">
        <w:rPr>
          <w:rFonts w:cstheme="minorHAnsi"/>
          <w:color w:val="000000" w:themeColor="text1"/>
          <w:highlight w:val="yellow"/>
        </w:rPr>
        <w:t xml:space="preserve"> (</w:t>
      </w:r>
      <w:proofErr w:type="spellStart"/>
      <w:r w:rsidRPr="00DB25C4">
        <w:rPr>
          <w:rFonts w:cstheme="minorHAnsi"/>
          <w:color w:val="000000" w:themeColor="text1"/>
          <w:highlight w:val="yellow"/>
        </w:rPr>
        <w:t>cek</w:t>
      </w:r>
      <w:proofErr w:type="spellEnd"/>
      <w:r w:rsidRPr="00DB25C4">
        <w:rPr>
          <w:rFonts w:cstheme="minorHAnsi"/>
          <w:color w:val="000000" w:themeColor="text1"/>
          <w:highlight w:val="yellow"/>
        </w:rPr>
        <w:t xml:space="preserve"> masing-masing </w:t>
      </w:r>
      <w:proofErr w:type="spellStart"/>
      <w:r w:rsidRPr="00DB25C4">
        <w:rPr>
          <w:rFonts w:cstheme="minorHAnsi"/>
          <w:color w:val="000000" w:themeColor="text1"/>
          <w:highlight w:val="yellow"/>
        </w:rPr>
        <w:t>dosen</w:t>
      </w:r>
      <w:proofErr w:type="spellEnd"/>
      <w:r w:rsidRPr="00DB25C4">
        <w:rPr>
          <w:rFonts w:cstheme="minorHAnsi"/>
          <w:color w:val="000000" w:themeColor="text1"/>
          <w:highlight w:val="yellow"/>
        </w:rPr>
        <w:t>)</w:t>
      </w:r>
    </w:p>
    <w:p w14:paraId="7AB6B8A1" w14:textId="77777777" w:rsidR="0076297E" w:rsidRPr="00DB25C4" w:rsidRDefault="0076297E" w:rsidP="00687314">
      <w:pPr>
        <w:spacing w:after="0" w:line="240" w:lineRule="auto"/>
        <w:ind w:firstLine="709"/>
        <w:jc w:val="both"/>
        <w:rPr>
          <w:rFonts w:cstheme="minorHAnsi"/>
          <w:color w:val="000000" w:themeColor="text1"/>
        </w:rPr>
      </w:pPr>
    </w:p>
    <w:p w14:paraId="4ED5E4FC"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t xml:space="preserve">6.5.2.4 </w:t>
      </w:r>
      <w:proofErr w:type="spellStart"/>
      <w:r w:rsidRPr="00DB25C4">
        <w:rPr>
          <w:rFonts w:cstheme="minorHAnsi"/>
          <w:b/>
          <w:bCs/>
          <w:color w:val="000000" w:themeColor="text1"/>
        </w:rPr>
        <w:t>Jumlah</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Mahasiswa</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Bimbingan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Magang</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Kependidikan</w:t>
      </w:r>
      <w:proofErr w:type="spellEnd"/>
      <w:r w:rsidRPr="00DB25C4">
        <w:rPr>
          <w:rFonts w:cstheme="minorHAnsi"/>
          <w:b/>
          <w:bCs/>
          <w:color w:val="000000" w:themeColor="text1"/>
        </w:rPr>
        <w:t xml:space="preserve"> dan </w:t>
      </w:r>
      <w:proofErr w:type="spellStart"/>
      <w:r w:rsidRPr="00DB25C4">
        <w:rPr>
          <w:rFonts w:cstheme="minorHAnsi"/>
          <w:b/>
          <w:bCs/>
          <w:color w:val="000000" w:themeColor="text1"/>
        </w:rPr>
        <w:t>Frekuensi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Pertemuan</w:t>
      </w:r>
      <w:proofErr w:type="spellEnd"/>
    </w:p>
    <w:p w14:paraId="7EBE71FB" w14:textId="77777777" w:rsidR="0076297E" w:rsidRPr="00DB25C4" w:rsidRDefault="0076297E" w:rsidP="00687314">
      <w:pPr>
        <w:spacing w:after="0" w:line="240" w:lineRule="auto"/>
        <w:ind w:firstLine="720"/>
        <w:jc w:val="both"/>
        <w:rPr>
          <w:rFonts w:cstheme="minorHAnsi"/>
          <w:color w:val="000000" w:themeColor="text1"/>
        </w:rPr>
      </w:pPr>
      <w:r w:rsidRPr="00DB25C4">
        <w:rPr>
          <w:rFonts w:cstheme="minorHAnsi"/>
          <w:color w:val="000000" w:themeColor="text1"/>
        </w:rPr>
        <w:t xml:space="preserve">Nama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pembimbing</w:t>
      </w:r>
      <w:proofErr w:type="spellEnd"/>
      <w:r w:rsidRPr="00DB25C4">
        <w:rPr>
          <w:rFonts w:cstheme="minorHAnsi"/>
          <w:color w:val="000000" w:themeColor="text1"/>
        </w:rPr>
        <w:t xml:space="preserve"> </w:t>
      </w:r>
      <w:proofErr w:type="spellStart"/>
      <w:r w:rsidRPr="00DB25C4">
        <w:rPr>
          <w:rFonts w:cstheme="minorHAnsi"/>
          <w:color w:val="000000" w:themeColor="text1"/>
        </w:rPr>
        <w:t>magang</w:t>
      </w:r>
      <w:proofErr w:type="spellEnd"/>
      <w:r w:rsidRPr="00DB25C4">
        <w:rPr>
          <w:rFonts w:cstheme="minorHAnsi"/>
          <w:color w:val="000000" w:themeColor="text1"/>
        </w:rPr>
        <w:t xml:space="preserve"> </w:t>
      </w:r>
      <w:proofErr w:type="spellStart"/>
      <w:r w:rsidRPr="00DB25C4">
        <w:rPr>
          <w:rFonts w:cstheme="minorHAnsi"/>
          <w:color w:val="000000" w:themeColor="text1"/>
        </w:rPr>
        <w:t>kependidikan</w:t>
      </w:r>
      <w:proofErr w:type="spellEnd"/>
      <w:r w:rsidRPr="00DB25C4">
        <w:rPr>
          <w:rFonts w:cstheme="minorHAnsi"/>
          <w:color w:val="000000" w:themeColor="text1"/>
        </w:rPr>
        <w:t xml:space="preserve">, </w:t>
      </w:r>
      <w:proofErr w:type="spellStart"/>
      <w:r w:rsidRPr="00DB25C4">
        <w:rPr>
          <w:rFonts w:cstheme="minorHAnsi"/>
          <w:color w:val="000000" w:themeColor="text1"/>
        </w:rPr>
        <w:t>jumlah</w:t>
      </w:r>
      <w:proofErr w:type="spellEnd"/>
      <w:r w:rsidRPr="00DB25C4">
        <w:rPr>
          <w:rFonts w:cstheme="minorHAnsi"/>
          <w:color w:val="000000" w:themeColor="text1"/>
        </w:rPr>
        <w:t xml:space="preserve"> </w:t>
      </w:r>
      <w:proofErr w:type="spellStart"/>
      <w:r w:rsidRPr="00DB25C4">
        <w:rPr>
          <w:rFonts w:cstheme="minorHAnsi"/>
          <w:color w:val="000000" w:themeColor="text1"/>
        </w:rPr>
        <w:t>magang</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yang </w:t>
      </w:r>
      <w:proofErr w:type="spellStart"/>
      <w:r w:rsidRPr="00DB25C4">
        <w:rPr>
          <w:rFonts w:cstheme="minorHAnsi"/>
          <w:color w:val="000000" w:themeColor="text1"/>
        </w:rPr>
        <w:t>dibimbing</w:t>
      </w:r>
      <w:proofErr w:type="spellEnd"/>
      <w:r w:rsidRPr="00DB25C4">
        <w:rPr>
          <w:rFonts w:cstheme="minorHAnsi"/>
          <w:color w:val="000000" w:themeColor="text1"/>
        </w:rPr>
        <w:t xml:space="preserve">, dan </w:t>
      </w:r>
      <w:proofErr w:type="spellStart"/>
      <w:r w:rsidRPr="00DB25C4">
        <w:rPr>
          <w:rFonts w:cstheme="minorHAnsi"/>
          <w:color w:val="000000" w:themeColor="text1"/>
        </w:rPr>
        <w:t>banyaknya</w:t>
      </w:r>
      <w:proofErr w:type="spellEnd"/>
      <w:r w:rsidRPr="00DB25C4">
        <w:rPr>
          <w:rFonts w:cstheme="minorHAnsi"/>
          <w:color w:val="000000" w:themeColor="text1"/>
        </w:rPr>
        <w:t xml:space="preserve"> </w:t>
      </w:r>
      <w:proofErr w:type="spellStart"/>
      <w:r w:rsidRPr="00DB25C4">
        <w:rPr>
          <w:rFonts w:cstheme="minorHAnsi"/>
          <w:color w:val="000000" w:themeColor="text1"/>
        </w:rPr>
        <w:t>pertemuan</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satu</w:t>
      </w:r>
      <w:proofErr w:type="spellEnd"/>
      <w:r w:rsidRPr="00DB25C4">
        <w:rPr>
          <w:rFonts w:cstheme="minorHAnsi"/>
          <w:color w:val="000000" w:themeColor="text1"/>
        </w:rPr>
        <w:t xml:space="preserve"> </w:t>
      </w:r>
      <w:proofErr w:type="spellStart"/>
      <w:r w:rsidRPr="00DB25C4">
        <w:rPr>
          <w:rFonts w:cstheme="minorHAnsi"/>
          <w:color w:val="000000" w:themeColor="text1"/>
        </w:rPr>
        <w:t>periode</w:t>
      </w:r>
      <w:proofErr w:type="spellEnd"/>
      <w:r w:rsidRPr="00DB25C4">
        <w:rPr>
          <w:rFonts w:cstheme="minorHAnsi"/>
          <w:color w:val="000000" w:themeColor="text1"/>
        </w:rPr>
        <w:t xml:space="preserve"> </w:t>
      </w:r>
      <w:proofErr w:type="spellStart"/>
      <w:r w:rsidRPr="00DB25C4">
        <w:rPr>
          <w:rFonts w:cstheme="minorHAnsi"/>
          <w:color w:val="000000" w:themeColor="text1"/>
        </w:rPr>
        <w:t>magang</w:t>
      </w:r>
      <w:proofErr w:type="spellEnd"/>
      <w:r w:rsidRPr="00DB25C4">
        <w:rPr>
          <w:rFonts w:cstheme="minorHAnsi"/>
          <w:color w:val="000000" w:themeColor="text1"/>
        </w:rPr>
        <w:t xml:space="preserve"> </w:t>
      </w:r>
    </w:p>
    <w:p w14:paraId="6B27B39A" w14:textId="77777777" w:rsidR="0076297E" w:rsidRPr="00DB25C4" w:rsidRDefault="0076297E" w:rsidP="00687314">
      <w:pPr>
        <w:spacing w:after="0" w:line="240" w:lineRule="auto"/>
        <w:jc w:val="both"/>
        <w:rPr>
          <w:rFonts w:cstheme="minorHAnsi"/>
          <w:color w:val="000000" w:themeColor="text1"/>
        </w:rPr>
      </w:pPr>
      <w:r w:rsidRPr="00DB25C4">
        <w:rPr>
          <w:rFonts w:cstheme="minorHAnsi"/>
          <w:color w:val="000000" w:themeColor="text1"/>
        </w:rPr>
        <w:t>(</w:t>
      </w:r>
      <w:proofErr w:type="spellStart"/>
      <w:r w:rsidRPr="00DB25C4">
        <w:rPr>
          <w:rFonts w:cstheme="minorHAnsi"/>
          <w:color w:val="000000" w:themeColor="text1"/>
        </w:rPr>
        <w:t>Tabel</w:t>
      </w:r>
      <w:proofErr w:type="spellEnd"/>
      <w:r w:rsidRPr="00DB25C4">
        <w:rPr>
          <w:rFonts w:cstheme="minorHAnsi"/>
          <w:color w:val="000000" w:themeColor="text1"/>
        </w:rPr>
        <w:t xml:space="preserve"> 6.5.4)</w:t>
      </w:r>
    </w:p>
    <w:p w14:paraId="6D21F9E1" w14:textId="77777777" w:rsidR="0076297E" w:rsidRPr="00DB25C4" w:rsidRDefault="0076297E" w:rsidP="00687314">
      <w:pPr>
        <w:spacing w:after="0" w:line="240" w:lineRule="auto"/>
        <w:jc w:val="both"/>
        <w:rPr>
          <w:rFonts w:cstheme="minorHAnsi"/>
          <w:color w:val="000000" w:themeColor="text1"/>
        </w:rPr>
      </w:pPr>
    </w:p>
    <w:p w14:paraId="4B7C0BF9"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Tabel</w:t>
      </w:r>
      <w:proofErr w:type="spellEnd"/>
      <w:r w:rsidRPr="00DB25C4">
        <w:rPr>
          <w:rFonts w:cstheme="minorHAnsi"/>
          <w:color w:val="000000" w:themeColor="text1"/>
        </w:rPr>
        <w:t xml:space="preserve"> 6.5.2.4 </w:t>
      </w:r>
      <w:proofErr w:type="spellStart"/>
      <w:r w:rsidRPr="00DB25C4">
        <w:rPr>
          <w:rFonts w:cstheme="minorHAnsi"/>
          <w:color w:val="000000" w:themeColor="text1"/>
        </w:rPr>
        <w:t>Jumlah</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Bimbingan</w:t>
      </w:r>
      <w:proofErr w:type="spellEnd"/>
      <w:r w:rsidRPr="00DB25C4">
        <w:rPr>
          <w:rFonts w:cstheme="minorHAnsi"/>
          <w:color w:val="000000" w:themeColor="text1"/>
        </w:rPr>
        <w:t xml:space="preserve"> </w:t>
      </w:r>
      <w:proofErr w:type="spellStart"/>
      <w:r w:rsidRPr="00DB25C4">
        <w:rPr>
          <w:rFonts w:cstheme="minorHAnsi"/>
          <w:color w:val="000000" w:themeColor="text1"/>
        </w:rPr>
        <w:t>Magang</w:t>
      </w:r>
      <w:proofErr w:type="spellEnd"/>
      <w:r w:rsidRPr="00DB25C4">
        <w:rPr>
          <w:rFonts w:cstheme="minorHAnsi"/>
          <w:color w:val="000000" w:themeColor="text1"/>
        </w:rPr>
        <w:t xml:space="preserve"> </w:t>
      </w:r>
      <w:proofErr w:type="spellStart"/>
      <w:r w:rsidRPr="00DB25C4">
        <w:rPr>
          <w:rFonts w:cstheme="minorHAnsi"/>
          <w:color w:val="000000" w:themeColor="text1"/>
        </w:rPr>
        <w:t>Kependidikan</w:t>
      </w:r>
      <w:proofErr w:type="spellEnd"/>
      <w:r w:rsidRPr="00DB25C4">
        <w:rPr>
          <w:rFonts w:cstheme="minorHAnsi"/>
          <w:color w:val="000000" w:themeColor="text1"/>
        </w:rPr>
        <w:t xml:space="preserve"> dan </w:t>
      </w:r>
      <w:proofErr w:type="spellStart"/>
      <w:r w:rsidRPr="00DB25C4">
        <w:rPr>
          <w:rFonts w:cstheme="minorHAnsi"/>
          <w:color w:val="000000" w:themeColor="text1"/>
        </w:rPr>
        <w:t>Frekuensi</w:t>
      </w:r>
      <w:proofErr w:type="spellEnd"/>
      <w:r w:rsidRPr="00DB25C4">
        <w:rPr>
          <w:rFonts w:cstheme="minorHAnsi"/>
          <w:color w:val="000000" w:themeColor="text1"/>
        </w:rPr>
        <w:t xml:space="preserve"> </w:t>
      </w:r>
      <w:proofErr w:type="spellStart"/>
      <w:r w:rsidRPr="00DB25C4">
        <w:rPr>
          <w:rFonts w:cstheme="minorHAnsi"/>
          <w:color w:val="000000" w:themeColor="text1"/>
        </w:rPr>
        <w:t>Pertemuan</w:t>
      </w:r>
      <w:proofErr w:type="spellEnd"/>
    </w:p>
    <w:tbl>
      <w:tblPr>
        <w:tblW w:w="9072" w:type="dxa"/>
        <w:tblInd w:w="108" w:type="dxa"/>
        <w:tblCellMar>
          <w:top w:w="15" w:type="dxa"/>
          <w:bottom w:w="15" w:type="dxa"/>
        </w:tblCellMar>
        <w:tblLook w:val="04A0" w:firstRow="1" w:lastRow="0" w:firstColumn="1" w:lastColumn="0" w:noHBand="0" w:noVBand="1"/>
      </w:tblPr>
      <w:tblGrid>
        <w:gridCol w:w="498"/>
        <w:gridCol w:w="4180"/>
        <w:gridCol w:w="1307"/>
        <w:gridCol w:w="3087"/>
      </w:tblGrid>
      <w:tr w:rsidR="0076297E" w:rsidRPr="00DB25C4" w14:paraId="208E1862" w14:textId="77777777" w:rsidTr="00CD4E67">
        <w:trPr>
          <w:trHeight w:val="600"/>
        </w:trPr>
        <w:tc>
          <w:tcPr>
            <w:tcW w:w="498"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70E4243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No</w:t>
            </w:r>
          </w:p>
        </w:tc>
        <w:tc>
          <w:tcPr>
            <w:tcW w:w="4180"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B4DA31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 xml:space="preserve">Nama </w:t>
            </w:r>
            <w:proofErr w:type="spellStart"/>
            <w:r w:rsidRPr="00DB25C4">
              <w:rPr>
                <w:rFonts w:eastAsia="Times New Roman" w:cstheme="minorHAnsi"/>
                <w:color w:val="000000" w:themeColor="text1"/>
                <w:lang w:eastAsia="en-ID"/>
              </w:rPr>
              <w:t>Dosen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Pembimbing</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Magang</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Kependidikan</w:t>
            </w:r>
            <w:proofErr w:type="spellEnd"/>
          </w:p>
        </w:tc>
        <w:tc>
          <w:tcPr>
            <w:tcW w:w="1307"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6C75F521" w14:textId="77777777" w:rsidR="0076297E" w:rsidRPr="00DB25C4" w:rsidRDefault="0076297E" w:rsidP="00687314">
            <w:pPr>
              <w:spacing w:after="0" w:line="240" w:lineRule="auto"/>
              <w:jc w:val="center"/>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Jumlah</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Mahasiswa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Bimbingan</w:t>
            </w:r>
            <w:proofErr w:type="spellEnd"/>
          </w:p>
        </w:tc>
        <w:tc>
          <w:tcPr>
            <w:tcW w:w="3087"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449DC1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 xml:space="preserve">Rata-Rata </w:t>
            </w:r>
            <w:proofErr w:type="spellStart"/>
            <w:r w:rsidRPr="00DB25C4">
              <w:rPr>
                <w:rFonts w:eastAsia="Times New Roman" w:cstheme="minorHAnsi"/>
                <w:color w:val="000000" w:themeColor="text1"/>
                <w:lang w:eastAsia="en-ID"/>
              </w:rPr>
              <w:t>Banyaknya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Pertemuan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Mahasiswa</w:t>
            </w:r>
            <w:proofErr w:type="spellEnd"/>
            <w:r w:rsidRPr="00DB25C4">
              <w:rPr>
                <w:rFonts w:eastAsia="Times New Roman" w:cstheme="minorHAnsi"/>
                <w:color w:val="000000" w:themeColor="text1"/>
                <w:lang w:eastAsia="en-ID"/>
              </w:rPr>
              <w:t>/</w:t>
            </w:r>
            <w:proofErr w:type="spellStart"/>
            <w:r w:rsidRPr="00DB25C4">
              <w:rPr>
                <w:rFonts w:eastAsia="Times New Roman" w:cstheme="minorHAnsi"/>
                <w:color w:val="000000" w:themeColor="text1"/>
                <w:lang w:eastAsia="en-ID"/>
              </w:rPr>
              <w:t>Periode</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Magang</w:t>
            </w:r>
            <w:proofErr w:type="spellEnd"/>
            <w:r w:rsidRPr="00DB25C4">
              <w:rPr>
                <w:rFonts w:eastAsia="Times New Roman" w:cstheme="minorHAnsi"/>
                <w:color w:val="000000" w:themeColor="text1"/>
                <w:lang w:eastAsia="en-ID"/>
              </w:rPr>
              <w:t>*</w:t>
            </w:r>
          </w:p>
        </w:tc>
      </w:tr>
      <w:tr w:rsidR="0076297E" w:rsidRPr="00DB25C4" w14:paraId="4487AB5E" w14:textId="77777777" w:rsidTr="00CD4E67">
        <w:trPr>
          <w:trHeight w:val="300"/>
        </w:trPr>
        <w:tc>
          <w:tcPr>
            <w:tcW w:w="49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4A24E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4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762EF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130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F5C34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30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506D8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r>
      <w:tr w:rsidR="0076297E" w:rsidRPr="00DB25C4" w14:paraId="799F15BD" w14:textId="77777777" w:rsidTr="00CD4E67">
        <w:trPr>
          <w:trHeight w:val="300"/>
        </w:trPr>
        <w:tc>
          <w:tcPr>
            <w:tcW w:w="49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C60A4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41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84B9BA"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Anggrah</w:t>
            </w:r>
            <w:proofErr w:type="spellEnd"/>
            <w:r w:rsidRPr="00DB25C4">
              <w:rPr>
                <w:rFonts w:eastAsia="Times New Roman" w:cstheme="minorHAnsi"/>
                <w:color w:val="000000" w:themeColor="text1"/>
                <w:lang w:eastAsia="en-ID"/>
              </w:rPr>
              <w:t xml:space="preserve"> Diah </w:t>
            </w:r>
            <w:proofErr w:type="spellStart"/>
            <w:r w:rsidRPr="00DB25C4">
              <w:rPr>
                <w:rFonts w:eastAsia="Times New Roman" w:cstheme="minorHAnsi"/>
                <w:color w:val="000000" w:themeColor="text1"/>
                <w:lang w:eastAsia="en-ID"/>
              </w:rPr>
              <w:t>Airlinda</w:t>
            </w:r>
            <w:proofErr w:type="spellEnd"/>
            <w:r w:rsidRPr="00DB25C4">
              <w:rPr>
                <w:rFonts w:eastAsia="Times New Roman" w:cstheme="minorHAnsi"/>
                <w:color w:val="000000" w:themeColor="text1"/>
                <w:lang w:eastAsia="en-ID"/>
              </w:rPr>
              <w:t>, S.S., MTCSOL</w:t>
            </w:r>
          </w:p>
        </w:tc>
        <w:tc>
          <w:tcPr>
            <w:tcW w:w="13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D60B6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308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8071E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8</w:t>
            </w:r>
          </w:p>
        </w:tc>
      </w:tr>
      <w:tr w:rsidR="0076297E" w:rsidRPr="00DB25C4" w14:paraId="1CB75CD9" w14:textId="77777777" w:rsidTr="00CD4E67">
        <w:trPr>
          <w:trHeight w:val="300"/>
        </w:trPr>
        <w:tc>
          <w:tcPr>
            <w:tcW w:w="49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11FDE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41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4665B4"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 xml:space="preserve">Dhatu </w:t>
            </w:r>
            <w:proofErr w:type="spellStart"/>
            <w:r w:rsidRPr="00DB25C4">
              <w:rPr>
                <w:rFonts w:eastAsia="Times New Roman" w:cstheme="minorHAnsi"/>
                <w:color w:val="000000" w:themeColor="text1"/>
                <w:lang w:eastAsia="en-ID"/>
              </w:rPr>
              <w:t>Sitaresmi</w:t>
            </w:r>
            <w:proofErr w:type="spellEnd"/>
            <w:r w:rsidRPr="00DB25C4">
              <w:rPr>
                <w:rFonts w:eastAsia="Times New Roman" w:cstheme="minorHAnsi"/>
                <w:color w:val="000000" w:themeColor="text1"/>
                <w:lang w:eastAsia="en-ID"/>
              </w:rPr>
              <w:t xml:space="preserve">, </w:t>
            </w:r>
            <w:proofErr w:type="gramStart"/>
            <w:r w:rsidRPr="00DB25C4">
              <w:rPr>
                <w:rFonts w:eastAsia="Times New Roman" w:cstheme="minorHAnsi"/>
                <w:color w:val="000000" w:themeColor="text1"/>
                <w:lang w:eastAsia="en-ID"/>
              </w:rPr>
              <w:t>S.S.,MTCSOL</w:t>
            </w:r>
            <w:proofErr w:type="gramEnd"/>
          </w:p>
        </w:tc>
        <w:tc>
          <w:tcPr>
            <w:tcW w:w="13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B87B9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308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6B0BF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8</w:t>
            </w:r>
          </w:p>
        </w:tc>
      </w:tr>
      <w:tr w:rsidR="0076297E" w:rsidRPr="00DB25C4" w14:paraId="65BCD011" w14:textId="77777777" w:rsidTr="00CD4E67">
        <w:trPr>
          <w:trHeight w:val="300"/>
        </w:trPr>
        <w:tc>
          <w:tcPr>
            <w:tcW w:w="49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71C14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41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11AA52"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Yohanna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Nirmalasari</w:t>
            </w:r>
            <w:proofErr w:type="spellEnd"/>
            <w:r w:rsidRPr="00DB25C4">
              <w:rPr>
                <w:rFonts w:eastAsia="Times New Roman" w:cstheme="minorHAnsi"/>
                <w:color w:val="000000" w:themeColor="text1"/>
                <w:lang w:eastAsia="en-ID"/>
              </w:rPr>
              <w:t xml:space="preserve">, </w:t>
            </w:r>
            <w:proofErr w:type="spellStart"/>
            <w:proofErr w:type="gramStart"/>
            <w:r w:rsidRPr="00DB25C4">
              <w:rPr>
                <w:rFonts w:eastAsia="Times New Roman" w:cstheme="minorHAnsi"/>
                <w:color w:val="000000" w:themeColor="text1"/>
                <w:lang w:eastAsia="en-ID"/>
              </w:rPr>
              <w:t>S.Pd</w:t>
            </w:r>
            <w:proofErr w:type="spellEnd"/>
            <w:proofErr w:type="gram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M.Pd</w:t>
            </w:r>
            <w:proofErr w:type="spellEnd"/>
            <w:r w:rsidRPr="00DB25C4">
              <w:rPr>
                <w:rFonts w:eastAsia="Times New Roman" w:cstheme="minorHAnsi"/>
                <w:color w:val="000000" w:themeColor="text1"/>
                <w:lang w:eastAsia="en-ID"/>
              </w:rPr>
              <w:t>.</w:t>
            </w:r>
          </w:p>
        </w:tc>
        <w:tc>
          <w:tcPr>
            <w:tcW w:w="13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BFF59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308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3D679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8</w:t>
            </w:r>
          </w:p>
        </w:tc>
      </w:tr>
      <w:tr w:rsidR="0076297E" w:rsidRPr="00DB25C4" w14:paraId="70000463" w14:textId="77777777" w:rsidTr="00CD4E67">
        <w:trPr>
          <w:trHeight w:val="300"/>
        </w:trPr>
        <w:tc>
          <w:tcPr>
            <w:tcW w:w="49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871AC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41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1C40A1"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Vincentius</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Valiandy</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Jiuangga</w:t>
            </w:r>
            <w:proofErr w:type="spellEnd"/>
            <w:r w:rsidRPr="00DB25C4">
              <w:rPr>
                <w:rFonts w:eastAsia="Times New Roman" w:cstheme="minorHAnsi"/>
                <w:color w:val="000000" w:themeColor="text1"/>
                <w:lang w:eastAsia="en-ID"/>
              </w:rPr>
              <w:t xml:space="preserve">, </w:t>
            </w:r>
            <w:proofErr w:type="spellStart"/>
            <w:proofErr w:type="gramStart"/>
            <w:r w:rsidRPr="00DB25C4">
              <w:rPr>
                <w:rFonts w:eastAsia="Times New Roman" w:cstheme="minorHAnsi"/>
                <w:color w:val="000000" w:themeColor="text1"/>
                <w:lang w:eastAsia="en-ID"/>
              </w:rPr>
              <w:t>S.Kom</w:t>
            </w:r>
            <w:proofErr w:type="spellEnd"/>
            <w:proofErr w:type="gramEnd"/>
            <w:r w:rsidRPr="00DB25C4">
              <w:rPr>
                <w:rFonts w:eastAsia="Times New Roman" w:cstheme="minorHAnsi"/>
                <w:color w:val="000000" w:themeColor="text1"/>
                <w:lang w:eastAsia="en-ID"/>
              </w:rPr>
              <w:t>, MTCSOL</w:t>
            </w:r>
          </w:p>
        </w:tc>
        <w:tc>
          <w:tcPr>
            <w:tcW w:w="13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E83AA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0</w:t>
            </w:r>
          </w:p>
        </w:tc>
        <w:tc>
          <w:tcPr>
            <w:tcW w:w="308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1DF9A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0</w:t>
            </w:r>
          </w:p>
        </w:tc>
      </w:tr>
    </w:tbl>
    <w:p w14:paraId="4BB5400D" w14:textId="77777777" w:rsidR="0076297E" w:rsidRPr="00DB25C4" w:rsidRDefault="0076297E" w:rsidP="00687314">
      <w:pPr>
        <w:spacing w:after="0" w:line="240" w:lineRule="auto"/>
        <w:jc w:val="both"/>
        <w:rPr>
          <w:rFonts w:cstheme="minorHAnsi"/>
          <w:color w:val="000000" w:themeColor="text1"/>
        </w:rPr>
      </w:pPr>
      <w:r w:rsidRPr="00DB25C4">
        <w:rPr>
          <w:rFonts w:cstheme="minorHAnsi"/>
          <w:color w:val="000000" w:themeColor="text1"/>
        </w:rPr>
        <w:t>*</w:t>
      </w:r>
      <w:proofErr w:type="spellStart"/>
      <w:proofErr w:type="gramStart"/>
      <w:r w:rsidRPr="00DB25C4">
        <w:rPr>
          <w:rFonts w:cstheme="minorHAnsi"/>
          <w:color w:val="000000" w:themeColor="text1"/>
        </w:rPr>
        <w:t>sertakan</w:t>
      </w:r>
      <w:proofErr w:type="spellEnd"/>
      <w:proofErr w:type="gramEnd"/>
      <w:r w:rsidRPr="00DB25C4">
        <w:rPr>
          <w:rFonts w:cstheme="minorHAnsi"/>
          <w:color w:val="000000" w:themeColor="text1"/>
        </w:rPr>
        <w:t xml:space="preserve"> </w:t>
      </w:r>
      <w:proofErr w:type="spellStart"/>
      <w:r w:rsidRPr="00DB25C4">
        <w:rPr>
          <w:rFonts w:cstheme="minorHAnsi"/>
          <w:color w:val="000000" w:themeColor="text1"/>
        </w:rPr>
        <w:t>bukti</w:t>
      </w:r>
      <w:proofErr w:type="spellEnd"/>
      <w:r w:rsidRPr="00DB25C4">
        <w:rPr>
          <w:rFonts w:cstheme="minorHAnsi"/>
          <w:color w:val="000000" w:themeColor="text1"/>
        </w:rPr>
        <w:t xml:space="preserve"> yang </w:t>
      </w:r>
      <w:proofErr w:type="spellStart"/>
      <w:r w:rsidRPr="00DB25C4">
        <w:rPr>
          <w:rFonts w:cstheme="minorHAnsi"/>
          <w:color w:val="000000" w:themeColor="text1"/>
        </w:rPr>
        <w:t>relevan</w:t>
      </w:r>
      <w:proofErr w:type="spellEnd"/>
      <w:r w:rsidRPr="00DB25C4">
        <w:rPr>
          <w:rFonts w:cstheme="minorHAnsi"/>
          <w:color w:val="000000" w:themeColor="text1"/>
        </w:rPr>
        <w:t xml:space="preserve"> </w:t>
      </w:r>
    </w:p>
    <w:p w14:paraId="036716C2" w14:textId="77777777" w:rsidR="0076297E" w:rsidRPr="00DB25C4" w:rsidRDefault="0076297E" w:rsidP="00687314">
      <w:pPr>
        <w:spacing w:after="0" w:line="240" w:lineRule="auto"/>
        <w:jc w:val="both"/>
        <w:rPr>
          <w:rFonts w:cstheme="minorHAnsi"/>
          <w:color w:val="000000" w:themeColor="text1"/>
        </w:rPr>
      </w:pPr>
    </w:p>
    <w:p w14:paraId="24E0B066"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t xml:space="preserve">6.5.2.5 </w:t>
      </w:r>
      <w:proofErr w:type="spellStart"/>
      <w:r w:rsidRPr="00DB25C4">
        <w:rPr>
          <w:rFonts w:cstheme="minorHAnsi"/>
          <w:b/>
          <w:bCs/>
          <w:color w:val="000000" w:themeColor="text1"/>
        </w:rPr>
        <w:t>Pembimbingan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Tugas</w:t>
      </w:r>
      <w:proofErr w:type="spellEnd"/>
      <w:r w:rsidRPr="00DB25C4">
        <w:rPr>
          <w:rFonts w:cstheme="minorHAnsi"/>
          <w:b/>
          <w:bCs/>
          <w:color w:val="000000" w:themeColor="text1"/>
        </w:rPr>
        <w:t xml:space="preserve"> Akhir </w:t>
      </w:r>
      <w:proofErr w:type="spellStart"/>
      <w:r w:rsidRPr="00DB25C4">
        <w:rPr>
          <w:rFonts w:cstheme="minorHAnsi"/>
          <w:b/>
          <w:bCs/>
          <w:color w:val="000000" w:themeColor="text1"/>
        </w:rPr>
        <w:t>atau</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Skripsi</w:t>
      </w:r>
      <w:proofErr w:type="spellEnd"/>
    </w:p>
    <w:p w14:paraId="5ADBFB11" w14:textId="77777777" w:rsidR="0076297E" w:rsidRPr="00DB25C4" w:rsidRDefault="0076297E" w:rsidP="00687314">
      <w:pPr>
        <w:spacing w:after="0" w:line="240" w:lineRule="auto"/>
        <w:ind w:firstLine="720"/>
        <w:jc w:val="both"/>
        <w:rPr>
          <w:rFonts w:cstheme="minorHAnsi"/>
          <w:color w:val="000000" w:themeColor="text1"/>
        </w:rPr>
      </w:pPr>
      <w:r w:rsidRPr="00DB25C4">
        <w:rPr>
          <w:rFonts w:cstheme="minorHAnsi"/>
          <w:color w:val="000000" w:themeColor="text1"/>
        </w:rPr>
        <w:lastRenderedPageBreak/>
        <w:t xml:space="preserve">Proses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tugas</w:t>
      </w:r>
      <w:proofErr w:type="spellEnd"/>
      <w:r w:rsidRPr="00DB25C4">
        <w:rPr>
          <w:rFonts w:cstheme="minorHAnsi"/>
          <w:color w:val="000000" w:themeColor="text1"/>
        </w:rPr>
        <w:t xml:space="preserve"> </w:t>
      </w:r>
      <w:proofErr w:type="spellStart"/>
      <w:r w:rsidRPr="00DB25C4">
        <w:rPr>
          <w:rFonts w:cstheme="minorHAnsi"/>
          <w:color w:val="000000" w:themeColor="text1"/>
        </w:rPr>
        <w:t>akhir</w:t>
      </w:r>
      <w:proofErr w:type="spellEnd"/>
      <w:r w:rsidRPr="00DB25C4">
        <w:rPr>
          <w:rFonts w:cstheme="minorHAnsi"/>
          <w:color w:val="000000" w:themeColor="text1"/>
        </w:rPr>
        <w:t xml:space="preserve">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skripsi</w:t>
      </w:r>
      <w:proofErr w:type="spellEnd"/>
      <w:r w:rsidRPr="00DB25C4">
        <w:rPr>
          <w:rFonts w:cstheme="minorHAnsi"/>
          <w:color w:val="000000" w:themeColor="text1"/>
        </w:rPr>
        <w:t xml:space="preserve"> yang </w:t>
      </w:r>
      <w:proofErr w:type="spellStart"/>
      <w:r w:rsidRPr="00DB25C4">
        <w:rPr>
          <w:rFonts w:cstheme="minorHAnsi"/>
          <w:color w:val="000000" w:themeColor="text1"/>
        </w:rPr>
        <w:t>dilakukan</w:t>
      </w:r>
      <w:proofErr w:type="spellEnd"/>
      <w:r w:rsidRPr="00DB25C4">
        <w:rPr>
          <w:rFonts w:cstheme="minorHAnsi"/>
          <w:color w:val="000000" w:themeColor="text1"/>
        </w:rPr>
        <w:t xml:space="preserve"> oleh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pembimbing</w:t>
      </w:r>
      <w:proofErr w:type="spellEnd"/>
      <w:r w:rsidRPr="00DB25C4">
        <w:rPr>
          <w:rFonts w:cstheme="minorHAnsi"/>
          <w:color w:val="000000" w:themeColor="text1"/>
        </w:rPr>
        <w:t xml:space="preserve"> </w:t>
      </w:r>
      <w:proofErr w:type="spellStart"/>
      <w:r w:rsidRPr="00DB25C4">
        <w:rPr>
          <w:rFonts w:cstheme="minorHAnsi"/>
          <w:color w:val="000000" w:themeColor="text1"/>
        </w:rPr>
        <w:t>kepada</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yang </w:t>
      </w:r>
      <w:proofErr w:type="spellStart"/>
      <w:r w:rsidRPr="00DB25C4">
        <w:rPr>
          <w:rFonts w:cstheme="minorHAnsi"/>
          <w:color w:val="000000" w:themeColor="text1"/>
        </w:rPr>
        <w:t>dibimbingnya</w:t>
      </w:r>
      <w:proofErr w:type="spellEnd"/>
      <w:r w:rsidRPr="00DB25C4">
        <w:rPr>
          <w:rFonts w:cstheme="minorHAnsi"/>
          <w:color w:val="000000" w:themeColor="text1"/>
        </w:rPr>
        <w:t xml:space="preserve"> (</w:t>
      </w:r>
      <w:proofErr w:type="spellStart"/>
      <w:r w:rsidRPr="00DB25C4">
        <w:rPr>
          <w:rFonts w:cstheme="minorHAnsi"/>
          <w:color w:val="000000" w:themeColor="text1"/>
        </w:rPr>
        <w:t>Tabel</w:t>
      </w:r>
      <w:proofErr w:type="spellEnd"/>
      <w:r w:rsidRPr="00DB25C4">
        <w:rPr>
          <w:rFonts w:cstheme="minorHAnsi"/>
          <w:color w:val="000000" w:themeColor="text1"/>
        </w:rPr>
        <w:t xml:space="preserve"> 6.5.2.5)</w:t>
      </w:r>
    </w:p>
    <w:p w14:paraId="443B95FD" w14:textId="77777777" w:rsidR="0076297E" w:rsidRPr="00DB25C4" w:rsidRDefault="0076297E" w:rsidP="00687314">
      <w:pPr>
        <w:spacing w:after="0" w:line="240" w:lineRule="auto"/>
        <w:jc w:val="both"/>
        <w:rPr>
          <w:rFonts w:cstheme="minorHAnsi"/>
          <w:color w:val="000000" w:themeColor="text1"/>
        </w:rPr>
      </w:pPr>
    </w:p>
    <w:p w14:paraId="3CF5EA72"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Tabel</w:t>
      </w:r>
      <w:proofErr w:type="spellEnd"/>
      <w:r w:rsidRPr="00DB25C4">
        <w:rPr>
          <w:rFonts w:cstheme="minorHAnsi"/>
          <w:color w:val="000000" w:themeColor="text1"/>
        </w:rPr>
        <w:t xml:space="preserve"> 6.5.2.5 Proses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Tugas</w:t>
      </w:r>
      <w:proofErr w:type="spellEnd"/>
      <w:r w:rsidRPr="00DB25C4">
        <w:rPr>
          <w:rFonts w:cstheme="minorHAnsi"/>
          <w:color w:val="000000" w:themeColor="text1"/>
        </w:rPr>
        <w:t xml:space="preserve"> Akhir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Skripsi</w:t>
      </w:r>
      <w:proofErr w:type="spellEnd"/>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4"/>
        <w:gridCol w:w="2526"/>
        <w:gridCol w:w="5818"/>
      </w:tblGrid>
      <w:tr w:rsidR="0076297E" w:rsidRPr="00DB25C4" w14:paraId="43DD3F7E" w14:textId="77777777" w:rsidTr="00662CB9">
        <w:tc>
          <w:tcPr>
            <w:tcW w:w="567" w:type="dxa"/>
            <w:shd w:val="clear" w:color="auto" w:fill="D0CECE" w:themeFill="background2" w:themeFillShade="E6"/>
          </w:tcPr>
          <w:p w14:paraId="412FE198" w14:textId="77777777" w:rsidR="0076297E" w:rsidRPr="00DB25C4" w:rsidRDefault="0076297E" w:rsidP="00687314">
            <w:pPr>
              <w:spacing w:after="0" w:line="240" w:lineRule="auto"/>
              <w:jc w:val="center"/>
              <w:rPr>
                <w:rFonts w:cstheme="minorHAnsi"/>
                <w:color w:val="000000" w:themeColor="text1"/>
              </w:rPr>
            </w:pPr>
            <w:r w:rsidRPr="00DB25C4">
              <w:rPr>
                <w:rFonts w:cstheme="minorHAnsi"/>
                <w:color w:val="000000" w:themeColor="text1"/>
              </w:rPr>
              <w:t>No</w:t>
            </w:r>
          </w:p>
        </w:tc>
        <w:tc>
          <w:tcPr>
            <w:tcW w:w="2552" w:type="dxa"/>
            <w:shd w:val="clear" w:color="auto" w:fill="D0CECE" w:themeFill="background2" w:themeFillShade="E6"/>
          </w:tcPr>
          <w:p w14:paraId="64EE5750" w14:textId="77777777" w:rsidR="0076297E" w:rsidRPr="00DB25C4" w:rsidRDefault="0076297E" w:rsidP="00687314">
            <w:pPr>
              <w:spacing w:after="0" w:line="240" w:lineRule="auto"/>
              <w:jc w:val="center"/>
              <w:rPr>
                <w:rFonts w:cstheme="minorHAnsi"/>
                <w:color w:val="000000" w:themeColor="text1"/>
              </w:rPr>
            </w:pPr>
            <w:proofErr w:type="spellStart"/>
            <w:r w:rsidRPr="00DB25C4">
              <w:rPr>
                <w:rFonts w:cstheme="minorHAnsi"/>
                <w:color w:val="000000" w:themeColor="text1"/>
              </w:rPr>
              <w:t>Aspek</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p>
        </w:tc>
        <w:tc>
          <w:tcPr>
            <w:tcW w:w="5953" w:type="dxa"/>
            <w:shd w:val="clear" w:color="auto" w:fill="D0CECE" w:themeFill="background2" w:themeFillShade="E6"/>
          </w:tcPr>
          <w:p w14:paraId="269882C3" w14:textId="77777777" w:rsidR="0076297E" w:rsidRPr="00DB25C4" w:rsidRDefault="0076297E" w:rsidP="00687314">
            <w:pPr>
              <w:spacing w:after="0" w:line="240" w:lineRule="auto"/>
              <w:jc w:val="center"/>
              <w:rPr>
                <w:rFonts w:cstheme="minorHAnsi"/>
                <w:color w:val="000000" w:themeColor="text1"/>
              </w:rPr>
            </w:pPr>
            <w:proofErr w:type="spellStart"/>
            <w:r w:rsidRPr="00DB25C4">
              <w:rPr>
                <w:rFonts w:cstheme="minorHAnsi"/>
                <w:color w:val="000000" w:themeColor="text1"/>
              </w:rPr>
              <w:t>Deskripsi</w:t>
            </w:r>
            <w:proofErr w:type="spellEnd"/>
          </w:p>
        </w:tc>
      </w:tr>
      <w:tr w:rsidR="0076297E" w:rsidRPr="00DB25C4" w14:paraId="4005D9CF" w14:textId="77777777" w:rsidTr="00662CB9">
        <w:tc>
          <w:tcPr>
            <w:tcW w:w="567" w:type="dxa"/>
          </w:tcPr>
          <w:p w14:paraId="19D997A6" w14:textId="77777777" w:rsidR="0076297E" w:rsidRPr="00DB25C4" w:rsidRDefault="0076297E" w:rsidP="00687314">
            <w:pPr>
              <w:spacing w:after="0" w:line="240" w:lineRule="auto"/>
              <w:jc w:val="center"/>
              <w:rPr>
                <w:rFonts w:cstheme="minorHAnsi"/>
                <w:color w:val="000000" w:themeColor="text1"/>
              </w:rPr>
            </w:pPr>
            <w:r w:rsidRPr="00DB25C4">
              <w:rPr>
                <w:rFonts w:cstheme="minorHAnsi"/>
                <w:color w:val="000000" w:themeColor="text1"/>
              </w:rPr>
              <w:t>(1)</w:t>
            </w:r>
          </w:p>
        </w:tc>
        <w:tc>
          <w:tcPr>
            <w:tcW w:w="2552" w:type="dxa"/>
          </w:tcPr>
          <w:p w14:paraId="4B9B6ABC" w14:textId="77777777" w:rsidR="0076297E" w:rsidRPr="00DB25C4" w:rsidRDefault="0076297E" w:rsidP="00687314">
            <w:pPr>
              <w:spacing w:after="0" w:line="240" w:lineRule="auto"/>
              <w:jc w:val="center"/>
              <w:rPr>
                <w:rFonts w:cstheme="minorHAnsi"/>
                <w:color w:val="000000" w:themeColor="text1"/>
              </w:rPr>
            </w:pPr>
            <w:r w:rsidRPr="00DB25C4">
              <w:rPr>
                <w:rFonts w:cstheme="minorHAnsi"/>
                <w:color w:val="000000" w:themeColor="text1"/>
              </w:rPr>
              <w:t>(2)</w:t>
            </w:r>
          </w:p>
        </w:tc>
        <w:tc>
          <w:tcPr>
            <w:tcW w:w="5953" w:type="dxa"/>
          </w:tcPr>
          <w:p w14:paraId="245A8750" w14:textId="77777777" w:rsidR="0076297E" w:rsidRPr="00DB25C4" w:rsidRDefault="0076297E" w:rsidP="00687314">
            <w:pPr>
              <w:spacing w:after="0" w:line="240" w:lineRule="auto"/>
              <w:jc w:val="center"/>
              <w:rPr>
                <w:rFonts w:cstheme="minorHAnsi"/>
                <w:color w:val="000000" w:themeColor="text1"/>
              </w:rPr>
            </w:pPr>
            <w:r w:rsidRPr="00DB25C4">
              <w:rPr>
                <w:rFonts w:cstheme="minorHAnsi"/>
                <w:color w:val="000000" w:themeColor="text1"/>
              </w:rPr>
              <w:t>(3)</w:t>
            </w:r>
          </w:p>
        </w:tc>
      </w:tr>
      <w:tr w:rsidR="0076297E" w:rsidRPr="00DB25C4" w14:paraId="4F8AD16F" w14:textId="77777777" w:rsidTr="00662CB9">
        <w:tc>
          <w:tcPr>
            <w:tcW w:w="567" w:type="dxa"/>
          </w:tcPr>
          <w:p w14:paraId="3B81BA8F" w14:textId="77777777" w:rsidR="0076297E" w:rsidRPr="00DB25C4" w:rsidRDefault="0076297E" w:rsidP="00687314">
            <w:pPr>
              <w:spacing w:after="0" w:line="240" w:lineRule="auto"/>
              <w:jc w:val="both"/>
              <w:rPr>
                <w:rFonts w:cstheme="minorHAnsi"/>
                <w:color w:val="000000" w:themeColor="text1"/>
              </w:rPr>
            </w:pPr>
            <w:r w:rsidRPr="00DB25C4">
              <w:rPr>
                <w:rFonts w:cstheme="minorHAnsi"/>
                <w:color w:val="000000" w:themeColor="text1"/>
              </w:rPr>
              <w:t>1</w:t>
            </w:r>
          </w:p>
        </w:tc>
        <w:tc>
          <w:tcPr>
            <w:tcW w:w="2552" w:type="dxa"/>
          </w:tcPr>
          <w:p w14:paraId="7ADECA0D"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Topik</w:t>
            </w:r>
            <w:proofErr w:type="spellEnd"/>
            <w:r w:rsidRPr="00DB25C4">
              <w:rPr>
                <w:rFonts w:cstheme="minorHAnsi"/>
                <w:color w:val="000000" w:themeColor="text1"/>
              </w:rPr>
              <w:t xml:space="preserve"> yang </w:t>
            </w:r>
            <w:proofErr w:type="spellStart"/>
            <w:r w:rsidRPr="00DB25C4">
              <w:rPr>
                <w:rFonts w:cstheme="minorHAnsi"/>
                <w:color w:val="000000" w:themeColor="text1"/>
              </w:rPr>
              <w:t>dibahas</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p>
        </w:tc>
        <w:tc>
          <w:tcPr>
            <w:tcW w:w="5953" w:type="dxa"/>
          </w:tcPr>
          <w:p w14:paraId="4FFA4736"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Terdapat</w:t>
            </w:r>
            <w:proofErr w:type="spellEnd"/>
            <w:r w:rsidRPr="00DB25C4">
              <w:rPr>
                <w:rFonts w:cstheme="minorHAnsi"/>
                <w:color w:val="000000" w:themeColor="text1"/>
              </w:rPr>
              <w:t xml:space="preserve"> </w:t>
            </w:r>
            <w:proofErr w:type="spellStart"/>
            <w:r w:rsidRPr="00DB25C4">
              <w:rPr>
                <w:rFonts w:cstheme="minorHAnsi"/>
                <w:color w:val="000000" w:themeColor="text1"/>
              </w:rPr>
              <w:t>tiga</w:t>
            </w:r>
            <w:proofErr w:type="spellEnd"/>
            <w:r w:rsidRPr="00DB25C4">
              <w:rPr>
                <w:rFonts w:cstheme="minorHAnsi"/>
                <w:color w:val="000000" w:themeColor="text1"/>
              </w:rPr>
              <w:t xml:space="preserve"> </w:t>
            </w:r>
            <w:proofErr w:type="spellStart"/>
            <w:r w:rsidRPr="00DB25C4">
              <w:rPr>
                <w:rFonts w:cstheme="minorHAnsi"/>
                <w:color w:val="000000" w:themeColor="text1"/>
              </w:rPr>
              <w:t>topik</w:t>
            </w:r>
            <w:proofErr w:type="spellEnd"/>
            <w:r w:rsidRPr="00DB25C4">
              <w:rPr>
                <w:rFonts w:cstheme="minorHAnsi"/>
                <w:color w:val="000000" w:themeColor="text1"/>
              </w:rPr>
              <w:t xml:space="preserve"> </w:t>
            </w:r>
            <w:proofErr w:type="spellStart"/>
            <w:r w:rsidRPr="00DB25C4">
              <w:rPr>
                <w:rFonts w:cstheme="minorHAnsi"/>
                <w:color w:val="000000" w:themeColor="text1"/>
              </w:rPr>
              <w:t>utama</w:t>
            </w:r>
            <w:proofErr w:type="spellEnd"/>
            <w:r w:rsidRPr="00DB25C4">
              <w:rPr>
                <w:rFonts w:cstheme="minorHAnsi"/>
                <w:color w:val="000000" w:themeColor="text1"/>
              </w:rPr>
              <w:t xml:space="preserve"> yang </w:t>
            </w:r>
            <w:proofErr w:type="spellStart"/>
            <w:r w:rsidRPr="00DB25C4">
              <w:rPr>
                <w:rFonts w:cstheme="minorHAnsi"/>
                <w:color w:val="000000" w:themeColor="text1"/>
              </w:rPr>
              <w:t>menjadi</w:t>
            </w:r>
            <w:proofErr w:type="spellEnd"/>
            <w:r w:rsidRPr="00DB25C4">
              <w:rPr>
                <w:rFonts w:cstheme="minorHAnsi"/>
                <w:color w:val="000000" w:themeColor="text1"/>
              </w:rPr>
              <w:t xml:space="preserve"> </w:t>
            </w:r>
            <w:proofErr w:type="spellStart"/>
            <w:r w:rsidRPr="00DB25C4">
              <w:rPr>
                <w:rFonts w:cstheme="minorHAnsi"/>
                <w:color w:val="000000" w:themeColor="text1"/>
              </w:rPr>
              <w:t>pembahasan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skripsi</w:t>
            </w:r>
            <w:proofErr w:type="spellEnd"/>
            <w:r w:rsidRPr="00DB25C4">
              <w:rPr>
                <w:rFonts w:cstheme="minorHAnsi"/>
                <w:color w:val="000000" w:themeColor="text1"/>
              </w:rPr>
              <w:t xml:space="preserve"> </w:t>
            </w:r>
            <w:proofErr w:type="spellStart"/>
            <w:r w:rsidRPr="00DB25C4">
              <w:rPr>
                <w:rFonts w:cstheme="minorHAnsi"/>
                <w:color w:val="000000" w:themeColor="text1"/>
              </w:rPr>
              <w:t>yaitu</w:t>
            </w:r>
            <w:proofErr w:type="spellEnd"/>
            <w:r w:rsidRPr="00DB25C4">
              <w:rPr>
                <w:rFonts w:cstheme="minorHAnsi"/>
                <w:color w:val="000000" w:themeColor="text1"/>
              </w:rPr>
              <w:t xml:space="preserve"> Pendidikan </w:t>
            </w:r>
            <w:proofErr w:type="spellStart"/>
            <w:r w:rsidRPr="00DB25C4">
              <w:rPr>
                <w:rFonts w:cstheme="minorHAnsi"/>
                <w:color w:val="000000" w:themeColor="text1"/>
              </w:rPr>
              <w:t>bahasa</w:t>
            </w:r>
            <w:proofErr w:type="spellEnd"/>
            <w:r w:rsidRPr="00DB25C4">
              <w:rPr>
                <w:rFonts w:cstheme="minorHAnsi"/>
                <w:color w:val="000000" w:themeColor="text1"/>
              </w:rPr>
              <w:t xml:space="preserve"> Mandarin, </w:t>
            </w:r>
            <w:proofErr w:type="spellStart"/>
            <w:r w:rsidRPr="00DB25C4">
              <w:rPr>
                <w:rFonts w:cstheme="minorHAnsi"/>
                <w:color w:val="000000" w:themeColor="text1"/>
              </w:rPr>
              <w:t>penerjemahan</w:t>
            </w:r>
            <w:proofErr w:type="spellEnd"/>
            <w:r w:rsidRPr="00DB25C4">
              <w:rPr>
                <w:rFonts w:cstheme="minorHAnsi"/>
                <w:color w:val="000000" w:themeColor="text1"/>
              </w:rPr>
              <w:t xml:space="preserve">, dan </w:t>
            </w:r>
            <w:proofErr w:type="spellStart"/>
            <w:r w:rsidRPr="00DB25C4">
              <w:rPr>
                <w:rFonts w:cstheme="minorHAnsi"/>
                <w:color w:val="000000" w:themeColor="text1"/>
              </w:rPr>
              <w:t>budaya</w:t>
            </w:r>
            <w:proofErr w:type="spellEnd"/>
            <w:r w:rsidRPr="00DB25C4">
              <w:rPr>
                <w:rFonts w:cstheme="minorHAnsi"/>
                <w:color w:val="000000" w:themeColor="text1"/>
              </w:rPr>
              <w:t xml:space="preserve"> </w:t>
            </w:r>
            <w:proofErr w:type="spellStart"/>
            <w:r w:rsidRPr="00DB25C4">
              <w:rPr>
                <w:rFonts w:cstheme="minorHAnsi"/>
                <w:color w:val="000000" w:themeColor="text1"/>
              </w:rPr>
              <w:t>Tiongkok</w:t>
            </w:r>
            <w:proofErr w:type="spellEnd"/>
            <w:r w:rsidRPr="00DB25C4">
              <w:rPr>
                <w:rFonts w:cstheme="minorHAnsi"/>
                <w:color w:val="000000" w:themeColor="text1"/>
              </w:rPr>
              <w:t xml:space="preserve">. </w:t>
            </w:r>
          </w:p>
        </w:tc>
      </w:tr>
      <w:tr w:rsidR="0076297E" w:rsidRPr="00DB25C4" w14:paraId="6376CC89" w14:textId="77777777" w:rsidTr="00662CB9">
        <w:tc>
          <w:tcPr>
            <w:tcW w:w="567" w:type="dxa"/>
          </w:tcPr>
          <w:p w14:paraId="1B9181F8" w14:textId="77777777" w:rsidR="0076297E" w:rsidRPr="00DB25C4" w:rsidRDefault="0076297E" w:rsidP="00687314">
            <w:pPr>
              <w:spacing w:after="0" w:line="240" w:lineRule="auto"/>
              <w:jc w:val="both"/>
              <w:rPr>
                <w:rFonts w:cstheme="minorHAnsi"/>
                <w:color w:val="000000" w:themeColor="text1"/>
              </w:rPr>
            </w:pPr>
            <w:r w:rsidRPr="00DB25C4">
              <w:rPr>
                <w:rFonts w:cstheme="minorHAnsi"/>
                <w:color w:val="000000" w:themeColor="text1"/>
              </w:rPr>
              <w:t>2</w:t>
            </w:r>
          </w:p>
        </w:tc>
        <w:tc>
          <w:tcPr>
            <w:tcW w:w="2552" w:type="dxa"/>
          </w:tcPr>
          <w:p w14:paraId="3833B720"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Tujuan</w:t>
            </w:r>
            <w:proofErr w:type="spellEnd"/>
            <w:r w:rsidRPr="00DB25C4">
              <w:rPr>
                <w:rFonts w:cstheme="minorHAnsi"/>
                <w:color w:val="000000" w:themeColor="text1"/>
              </w:rPr>
              <w:t xml:space="preserve"> </w:t>
            </w:r>
            <w:proofErr w:type="spellStart"/>
            <w:r w:rsidRPr="00DB25C4">
              <w:rPr>
                <w:rFonts w:cstheme="minorHAnsi"/>
                <w:color w:val="000000" w:themeColor="text1"/>
              </w:rPr>
              <w:t>dilaksanakannya</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p>
        </w:tc>
        <w:tc>
          <w:tcPr>
            <w:tcW w:w="5953" w:type="dxa"/>
          </w:tcPr>
          <w:p w14:paraId="33050AA9"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skripsi</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dan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mendiskusikan</w:t>
            </w:r>
            <w:proofErr w:type="spellEnd"/>
            <w:r w:rsidRPr="00DB25C4">
              <w:rPr>
                <w:rFonts w:cstheme="minorHAnsi"/>
                <w:color w:val="000000" w:themeColor="text1"/>
              </w:rPr>
              <w:t xml:space="preserve"> </w:t>
            </w:r>
            <w:proofErr w:type="spellStart"/>
            <w:r w:rsidRPr="00DB25C4">
              <w:rPr>
                <w:rFonts w:cstheme="minorHAnsi"/>
                <w:color w:val="000000" w:themeColor="text1"/>
              </w:rPr>
              <w:t>beberapa</w:t>
            </w:r>
            <w:proofErr w:type="spellEnd"/>
            <w:r w:rsidRPr="00DB25C4">
              <w:rPr>
                <w:rFonts w:cstheme="minorHAnsi"/>
                <w:color w:val="000000" w:themeColor="text1"/>
              </w:rPr>
              <w:t xml:space="preserve"> </w:t>
            </w:r>
            <w:proofErr w:type="spellStart"/>
            <w:r w:rsidRPr="00DB25C4">
              <w:rPr>
                <w:rFonts w:cstheme="minorHAnsi"/>
                <w:color w:val="000000" w:themeColor="text1"/>
              </w:rPr>
              <w:t>hal</w:t>
            </w:r>
            <w:proofErr w:type="spellEnd"/>
            <w:r w:rsidRPr="00DB25C4">
              <w:rPr>
                <w:rFonts w:cstheme="minorHAnsi"/>
                <w:color w:val="000000" w:themeColor="text1"/>
              </w:rPr>
              <w:t xml:space="preserve">. </w:t>
            </w:r>
            <w:r w:rsidRPr="00DB25C4">
              <w:rPr>
                <w:rFonts w:cstheme="minorHAnsi"/>
              </w:rPr>
              <w:br/>
            </w:r>
            <w:proofErr w:type="spellStart"/>
            <w:r w:rsidRPr="00DB25C4">
              <w:rPr>
                <w:rFonts w:cstheme="minorHAnsi"/>
                <w:i/>
                <w:iCs/>
                <w:color w:val="000000" w:themeColor="text1"/>
              </w:rPr>
              <w:t>Pertama</w:t>
            </w:r>
            <w:proofErr w:type="spellEnd"/>
            <w:r w:rsidRPr="00DB25C4">
              <w:rPr>
                <w:rFonts w:cstheme="minorHAnsi"/>
                <w:i/>
                <w:iCs/>
                <w:color w:val="000000" w:themeColor="text1"/>
              </w:rPr>
              <w:t xml:space="preserve">, </w:t>
            </w:r>
            <w:proofErr w:type="spellStart"/>
            <w:r w:rsidRPr="00DB25C4">
              <w:rPr>
                <w:rFonts w:cstheme="minorHAnsi"/>
                <w:color w:val="000000" w:themeColor="text1"/>
              </w:rPr>
              <w:t>perbaikan</w:t>
            </w:r>
            <w:proofErr w:type="spellEnd"/>
            <w:r w:rsidRPr="00DB25C4">
              <w:rPr>
                <w:rFonts w:cstheme="minorHAnsi"/>
                <w:color w:val="000000" w:themeColor="text1"/>
              </w:rPr>
              <w:t xml:space="preserve"> proposal </w:t>
            </w:r>
            <w:proofErr w:type="spellStart"/>
            <w:r w:rsidRPr="00DB25C4">
              <w:rPr>
                <w:rFonts w:cstheme="minorHAnsi"/>
                <w:color w:val="000000" w:themeColor="text1"/>
              </w:rPr>
              <w:t>penelitian</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dilanjutkan</w:t>
            </w:r>
            <w:proofErr w:type="spellEnd"/>
            <w:r w:rsidRPr="00DB25C4">
              <w:rPr>
                <w:rFonts w:cstheme="minorHAnsi"/>
                <w:color w:val="000000" w:themeColor="text1"/>
              </w:rPr>
              <w:t xml:space="preserve"> </w:t>
            </w:r>
            <w:proofErr w:type="spellStart"/>
            <w:r w:rsidRPr="00DB25C4">
              <w:rPr>
                <w:rFonts w:cstheme="minorHAnsi"/>
                <w:color w:val="000000" w:themeColor="text1"/>
              </w:rPr>
              <w:t>ke</w:t>
            </w:r>
            <w:proofErr w:type="spellEnd"/>
            <w:r w:rsidRPr="00DB25C4">
              <w:rPr>
                <w:rFonts w:cstheme="minorHAnsi"/>
                <w:color w:val="000000" w:themeColor="text1"/>
              </w:rPr>
              <w:t xml:space="preserve"> </w:t>
            </w:r>
            <w:proofErr w:type="spellStart"/>
            <w:r w:rsidRPr="00DB25C4">
              <w:rPr>
                <w:rFonts w:cstheme="minorHAnsi"/>
                <w:color w:val="000000" w:themeColor="text1"/>
              </w:rPr>
              <w:t>penelitian</w:t>
            </w:r>
            <w:proofErr w:type="spellEnd"/>
            <w:r w:rsidRPr="00DB25C4">
              <w:rPr>
                <w:rFonts w:cstheme="minorHAnsi"/>
                <w:color w:val="000000" w:themeColor="text1"/>
              </w:rPr>
              <w:t xml:space="preserve"> yang </w:t>
            </w:r>
            <w:proofErr w:type="spellStart"/>
            <w:r w:rsidRPr="00DB25C4">
              <w:rPr>
                <w:rFonts w:cstheme="minorHAnsi"/>
                <w:color w:val="000000" w:themeColor="text1"/>
              </w:rPr>
              <w:t>sesungguhnya</w:t>
            </w:r>
            <w:proofErr w:type="spellEnd"/>
            <w:r w:rsidRPr="00DB25C4">
              <w:rPr>
                <w:rFonts w:cstheme="minorHAnsi"/>
                <w:color w:val="000000" w:themeColor="text1"/>
              </w:rPr>
              <w:t xml:space="preserve">. Pada </w:t>
            </w:r>
            <w:proofErr w:type="spellStart"/>
            <w:r w:rsidRPr="00DB25C4">
              <w:rPr>
                <w:rFonts w:cstheme="minorHAnsi"/>
                <w:color w:val="000000" w:themeColor="text1"/>
              </w:rPr>
              <w:t>faasae</w:t>
            </w:r>
            <w:proofErr w:type="spellEnd"/>
            <w:r w:rsidRPr="00DB25C4">
              <w:rPr>
                <w:rFonts w:cstheme="minorHAnsi"/>
                <w:color w:val="000000" w:themeColor="text1"/>
              </w:rPr>
              <w:t xml:space="preserve"> </w:t>
            </w:r>
            <w:proofErr w:type="spellStart"/>
            <w:r w:rsidRPr="00DB25C4">
              <w:rPr>
                <w:rFonts w:cstheme="minorHAnsi"/>
                <w:color w:val="000000" w:themeColor="text1"/>
              </w:rPr>
              <w:t>ini</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bersama</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meninjau</w:t>
            </w:r>
            <w:proofErr w:type="spellEnd"/>
            <w:r w:rsidRPr="00DB25C4">
              <w:rPr>
                <w:rFonts w:cstheme="minorHAnsi"/>
                <w:color w:val="000000" w:themeColor="text1"/>
              </w:rPr>
              <w:t xml:space="preserve"> </w:t>
            </w:r>
            <w:proofErr w:type="spellStart"/>
            <w:r w:rsidRPr="00DB25C4">
              <w:rPr>
                <w:rFonts w:cstheme="minorHAnsi"/>
                <w:color w:val="000000" w:themeColor="text1"/>
              </w:rPr>
              <w:t>kembali</w:t>
            </w:r>
            <w:proofErr w:type="spellEnd"/>
            <w:r w:rsidRPr="00DB25C4">
              <w:rPr>
                <w:rFonts w:cstheme="minorHAnsi"/>
                <w:color w:val="000000" w:themeColor="text1"/>
              </w:rPr>
              <w:t xml:space="preserve"> </w:t>
            </w:r>
            <w:proofErr w:type="spellStart"/>
            <w:r w:rsidRPr="00DB25C4">
              <w:rPr>
                <w:rFonts w:cstheme="minorHAnsi"/>
                <w:color w:val="000000" w:themeColor="text1"/>
              </w:rPr>
              <w:t>terkait</w:t>
            </w:r>
            <w:proofErr w:type="spellEnd"/>
            <w:r w:rsidRPr="00DB25C4">
              <w:rPr>
                <w:rFonts w:cstheme="minorHAnsi"/>
                <w:color w:val="000000" w:themeColor="text1"/>
              </w:rPr>
              <w:t xml:space="preserve"> </w:t>
            </w:r>
            <w:proofErr w:type="spellStart"/>
            <w:r w:rsidRPr="00DB25C4">
              <w:rPr>
                <w:rFonts w:cstheme="minorHAnsi"/>
                <w:color w:val="000000" w:themeColor="text1"/>
              </w:rPr>
              <w:t>topik</w:t>
            </w:r>
            <w:proofErr w:type="spellEnd"/>
            <w:r w:rsidRPr="00DB25C4">
              <w:rPr>
                <w:rFonts w:cstheme="minorHAnsi"/>
                <w:color w:val="000000" w:themeColor="text1"/>
              </w:rPr>
              <w:t xml:space="preserve"> </w:t>
            </w:r>
            <w:proofErr w:type="spellStart"/>
            <w:r w:rsidRPr="00DB25C4">
              <w:rPr>
                <w:rFonts w:cstheme="minorHAnsi"/>
                <w:color w:val="000000" w:themeColor="text1"/>
              </w:rPr>
              <w:t>penelitian</w:t>
            </w:r>
            <w:proofErr w:type="spellEnd"/>
            <w:r w:rsidRPr="00DB25C4">
              <w:rPr>
                <w:rFonts w:cstheme="minorHAnsi"/>
                <w:color w:val="000000" w:themeColor="text1"/>
              </w:rPr>
              <w:t xml:space="preserve">, </w:t>
            </w:r>
            <w:proofErr w:type="spellStart"/>
            <w:r w:rsidRPr="00DB25C4">
              <w:rPr>
                <w:rFonts w:cstheme="minorHAnsi"/>
                <w:color w:val="000000" w:themeColor="text1"/>
              </w:rPr>
              <w:t>permasalahan</w:t>
            </w:r>
            <w:proofErr w:type="spellEnd"/>
            <w:r w:rsidRPr="00DB25C4">
              <w:rPr>
                <w:rFonts w:cstheme="minorHAnsi"/>
                <w:color w:val="000000" w:themeColor="text1"/>
              </w:rPr>
              <w:t xml:space="preserve"> yang </w:t>
            </w:r>
            <w:proofErr w:type="spellStart"/>
            <w:r w:rsidRPr="00DB25C4">
              <w:rPr>
                <w:rFonts w:cstheme="minorHAnsi"/>
                <w:color w:val="000000" w:themeColor="text1"/>
              </w:rPr>
              <w:t>diangkat</w:t>
            </w:r>
            <w:proofErr w:type="spellEnd"/>
            <w:r w:rsidRPr="00DB25C4">
              <w:rPr>
                <w:rFonts w:cstheme="minorHAnsi"/>
                <w:color w:val="000000" w:themeColor="text1"/>
              </w:rPr>
              <w:t xml:space="preserve">, </w:t>
            </w:r>
            <w:proofErr w:type="spellStart"/>
            <w:r w:rsidRPr="00DB25C4">
              <w:rPr>
                <w:rFonts w:cstheme="minorHAnsi"/>
                <w:color w:val="000000" w:themeColor="text1"/>
              </w:rPr>
              <w:t>perencanaan</w:t>
            </w:r>
            <w:proofErr w:type="spellEnd"/>
            <w:r w:rsidRPr="00DB25C4">
              <w:rPr>
                <w:rFonts w:cstheme="minorHAnsi"/>
                <w:color w:val="000000" w:themeColor="text1"/>
              </w:rPr>
              <w:t xml:space="preserve"> </w:t>
            </w:r>
            <w:proofErr w:type="spellStart"/>
            <w:r w:rsidRPr="00DB25C4">
              <w:rPr>
                <w:rFonts w:cstheme="minorHAnsi"/>
                <w:color w:val="000000" w:themeColor="text1"/>
              </w:rPr>
              <w:t>pengambilan</w:t>
            </w:r>
            <w:proofErr w:type="spellEnd"/>
            <w:r w:rsidRPr="00DB25C4">
              <w:rPr>
                <w:rFonts w:cstheme="minorHAnsi"/>
                <w:color w:val="000000" w:themeColor="text1"/>
              </w:rPr>
              <w:t xml:space="preserve"> data pada </w:t>
            </w:r>
            <w:proofErr w:type="spellStart"/>
            <w:r w:rsidRPr="00DB25C4">
              <w:rPr>
                <w:rFonts w:cstheme="minorHAnsi"/>
                <w:color w:val="000000" w:themeColor="text1"/>
              </w:rPr>
              <w:t>tahap</w:t>
            </w:r>
            <w:proofErr w:type="spellEnd"/>
            <w:r w:rsidRPr="00DB25C4">
              <w:rPr>
                <w:rFonts w:cstheme="minorHAnsi"/>
                <w:color w:val="000000" w:themeColor="text1"/>
              </w:rPr>
              <w:t xml:space="preserve"> </w:t>
            </w:r>
            <w:proofErr w:type="spellStart"/>
            <w:r w:rsidRPr="00DB25C4">
              <w:rPr>
                <w:rFonts w:cstheme="minorHAnsi"/>
                <w:color w:val="000000" w:themeColor="text1"/>
              </w:rPr>
              <w:t>penelitian</w:t>
            </w:r>
            <w:proofErr w:type="spellEnd"/>
            <w:r w:rsidRPr="00DB25C4">
              <w:rPr>
                <w:rFonts w:cstheme="minorHAnsi"/>
                <w:color w:val="000000" w:themeColor="text1"/>
              </w:rPr>
              <w:t xml:space="preserve"> </w:t>
            </w:r>
            <w:proofErr w:type="spellStart"/>
            <w:r w:rsidRPr="00DB25C4">
              <w:rPr>
                <w:rFonts w:cstheme="minorHAnsi"/>
                <w:color w:val="000000" w:themeColor="text1"/>
              </w:rPr>
              <w:t>awal</w:t>
            </w:r>
            <w:proofErr w:type="spellEnd"/>
            <w:r w:rsidRPr="00DB25C4">
              <w:rPr>
                <w:rFonts w:cstheme="minorHAnsi"/>
                <w:color w:val="000000" w:themeColor="text1"/>
              </w:rPr>
              <w:t xml:space="preserve">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observasi</w:t>
            </w:r>
            <w:proofErr w:type="spellEnd"/>
            <w:r w:rsidRPr="00DB25C4">
              <w:rPr>
                <w:rFonts w:cstheme="minorHAnsi"/>
                <w:color w:val="000000" w:themeColor="text1"/>
              </w:rPr>
              <w:t xml:space="preserve"> </w:t>
            </w:r>
            <w:proofErr w:type="spellStart"/>
            <w:r w:rsidRPr="00DB25C4">
              <w:rPr>
                <w:rFonts w:cstheme="minorHAnsi"/>
                <w:color w:val="000000" w:themeColor="text1"/>
              </w:rPr>
              <w:t>awal</w:t>
            </w:r>
            <w:proofErr w:type="spellEnd"/>
            <w:r w:rsidRPr="00DB25C4">
              <w:rPr>
                <w:rFonts w:cstheme="minorHAnsi"/>
                <w:color w:val="000000" w:themeColor="text1"/>
              </w:rPr>
              <w:t xml:space="preserve">, </w:t>
            </w:r>
            <w:proofErr w:type="spellStart"/>
            <w:r w:rsidRPr="00DB25C4">
              <w:rPr>
                <w:rFonts w:cstheme="minorHAnsi"/>
                <w:color w:val="000000" w:themeColor="text1"/>
              </w:rPr>
              <w:t>penentuan</w:t>
            </w:r>
            <w:proofErr w:type="spellEnd"/>
            <w:r w:rsidRPr="00DB25C4">
              <w:rPr>
                <w:rFonts w:cstheme="minorHAnsi"/>
                <w:color w:val="000000" w:themeColor="text1"/>
              </w:rPr>
              <w:t xml:space="preserve"> </w:t>
            </w:r>
            <w:proofErr w:type="spellStart"/>
            <w:r w:rsidRPr="00DB25C4">
              <w:rPr>
                <w:rFonts w:cstheme="minorHAnsi"/>
                <w:color w:val="000000" w:themeColor="text1"/>
              </w:rPr>
              <w:t>responen</w:t>
            </w:r>
            <w:proofErr w:type="spellEnd"/>
            <w:r w:rsidRPr="00DB25C4">
              <w:rPr>
                <w:rFonts w:cstheme="minorHAnsi"/>
                <w:color w:val="000000" w:themeColor="text1"/>
              </w:rPr>
              <w:t xml:space="preserve">, </w:t>
            </w:r>
            <w:proofErr w:type="spellStart"/>
            <w:r w:rsidRPr="00DB25C4">
              <w:rPr>
                <w:rFonts w:cstheme="minorHAnsi"/>
                <w:color w:val="000000" w:themeColor="text1"/>
              </w:rPr>
              <w:t>metode</w:t>
            </w:r>
            <w:proofErr w:type="spellEnd"/>
            <w:r w:rsidRPr="00DB25C4">
              <w:rPr>
                <w:rFonts w:cstheme="minorHAnsi"/>
                <w:color w:val="000000" w:themeColor="text1"/>
              </w:rPr>
              <w:t xml:space="preserve"> </w:t>
            </w:r>
            <w:proofErr w:type="spellStart"/>
            <w:r w:rsidRPr="00DB25C4">
              <w:rPr>
                <w:rFonts w:cstheme="minorHAnsi"/>
                <w:color w:val="000000" w:themeColor="text1"/>
              </w:rPr>
              <w:t>penelitian</w:t>
            </w:r>
            <w:proofErr w:type="spellEnd"/>
            <w:r w:rsidRPr="00DB25C4">
              <w:rPr>
                <w:rFonts w:cstheme="minorHAnsi"/>
                <w:color w:val="000000" w:themeColor="text1"/>
              </w:rPr>
              <w:t xml:space="preserve"> dan </w:t>
            </w:r>
            <w:proofErr w:type="spellStart"/>
            <w:r w:rsidRPr="00DB25C4">
              <w:rPr>
                <w:rFonts w:cstheme="minorHAnsi"/>
                <w:color w:val="000000" w:themeColor="text1"/>
              </w:rPr>
              <w:t>jenis-jenis</w:t>
            </w:r>
            <w:proofErr w:type="spellEnd"/>
            <w:r w:rsidRPr="00DB25C4">
              <w:rPr>
                <w:rFonts w:cstheme="minorHAnsi"/>
                <w:color w:val="000000" w:themeColor="text1"/>
              </w:rPr>
              <w:t xml:space="preserve"> instrument yang </w:t>
            </w:r>
            <w:proofErr w:type="spellStart"/>
            <w:r w:rsidRPr="00DB25C4">
              <w:rPr>
                <w:rFonts w:cstheme="minorHAnsi"/>
                <w:color w:val="000000" w:themeColor="text1"/>
              </w:rPr>
              <w:t>akan</w:t>
            </w:r>
            <w:proofErr w:type="spellEnd"/>
            <w:r w:rsidRPr="00DB25C4">
              <w:rPr>
                <w:rFonts w:cstheme="minorHAnsi"/>
                <w:color w:val="000000" w:themeColor="text1"/>
              </w:rPr>
              <w:t xml:space="preserve"> </w:t>
            </w:r>
            <w:proofErr w:type="spellStart"/>
            <w:r w:rsidRPr="00DB25C4">
              <w:rPr>
                <w:rFonts w:cstheme="minorHAnsi"/>
                <w:color w:val="000000" w:themeColor="text1"/>
              </w:rPr>
              <w:t>digunakan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penelitian</w:t>
            </w:r>
            <w:proofErr w:type="spellEnd"/>
            <w:r w:rsidRPr="00DB25C4">
              <w:rPr>
                <w:rFonts w:cstheme="minorHAnsi"/>
                <w:color w:val="000000" w:themeColor="text1"/>
              </w:rPr>
              <w:t xml:space="preserve">. </w:t>
            </w:r>
            <w:r w:rsidRPr="00DB25C4">
              <w:rPr>
                <w:rFonts w:cstheme="minorHAnsi"/>
              </w:rPr>
              <w:br/>
            </w:r>
            <w:proofErr w:type="spellStart"/>
            <w:r w:rsidRPr="00DB25C4">
              <w:rPr>
                <w:rFonts w:cstheme="minorHAnsi"/>
                <w:i/>
                <w:iCs/>
                <w:color w:val="000000" w:themeColor="text1"/>
              </w:rPr>
              <w:t>Kedua</w:t>
            </w:r>
            <w:proofErr w:type="spellEnd"/>
            <w:r w:rsidRPr="00DB25C4">
              <w:rPr>
                <w:rFonts w:cstheme="minorHAnsi"/>
                <w:i/>
                <w:iCs/>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bersama</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membuat</w:t>
            </w:r>
            <w:proofErr w:type="spellEnd"/>
            <w:r w:rsidRPr="00DB25C4">
              <w:rPr>
                <w:rFonts w:cstheme="minorHAnsi"/>
                <w:color w:val="000000" w:themeColor="text1"/>
              </w:rPr>
              <w:t xml:space="preserve"> timeline target </w:t>
            </w:r>
            <w:proofErr w:type="spellStart"/>
            <w:r w:rsidRPr="00DB25C4">
              <w:rPr>
                <w:rFonts w:cstheme="minorHAnsi"/>
                <w:color w:val="000000" w:themeColor="text1"/>
              </w:rPr>
              <w:t>selesai</w:t>
            </w:r>
            <w:proofErr w:type="spellEnd"/>
            <w:r w:rsidRPr="00DB25C4">
              <w:rPr>
                <w:rFonts w:cstheme="minorHAnsi"/>
                <w:color w:val="000000" w:themeColor="text1"/>
              </w:rPr>
              <w:t xml:space="preserve"> </w:t>
            </w:r>
            <w:proofErr w:type="spellStart"/>
            <w:r w:rsidRPr="00DB25C4">
              <w:rPr>
                <w:rFonts w:cstheme="minorHAnsi"/>
                <w:color w:val="000000" w:themeColor="text1"/>
              </w:rPr>
              <w:t>tugas</w:t>
            </w:r>
            <w:proofErr w:type="spellEnd"/>
            <w:r w:rsidRPr="00DB25C4">
              <w:rPr>
                <w:rFonts w:cstheme="minorHAnsi"/>
                <w:color w:val="000000" w:themeColor="text1"/>
              </w:rPr>
              <w:t xml:space="preserve"> </w:t>
            </w:r>
            <w:proofErr w:type="spellStart"/>
            <w:r w:rsidRPr="00DB25C4">
              <w:rPr>
                <w:rFonts w:cstheme="minorHAnsi"/>
                <w:color w:val="000000" w:themeColor="text1"/>
              </w:rPr>
              <w:t>akhir</w:t>
            </w:r>
            <w:proofErr w:type="spellEnd"/>
            <w:r w:rsidRPr="00DB25C4">
              <w:rPr>
                <w:rFonts w:cstheme="minorHAnsi"/>
                <w:color w:val="000000" w:themeColor="text1"/>
              </w:rPr>
              <w:t>.</w:t>
            </w:r>
            <w:r w:rsidRPr="00DB25C4">
              <w:rPr>
                <w:rFonts w:cstheme="minorHAnsi"/>
              </w:rPr>
              <w:br/>
            </w:r>
            <w:proofErr w:type="spellStart"/>
            <w:r w:rsidRPr="00DB25C4">
              <w:rPr>
                <w:rFonts w:cstheme="minorHAnsi"/>
                <w:i/>
                <w:iCs/>
                <w:color w:val="000000" w:themeColor="text1"/>
              </w:rPr>
              <w:t>Ketiga</w:t>
            </w:r>
            <w:proofErr w:type="spellEnd"/>
            <w:r w:rsidRPr="00DB25C4">
              <w:rPr>
                <w:rFonts w:cstheme="minorHAnsi"/>
                <w:i/>
                <w:iCs/>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memberikan</w:t>
            </w:r>
            <w:proofErr w:type="spellEnd"/>
            <w:r w:rsidRPr="00DB25C4">
              <w:rPr>
                <w:rFonts w:cstheme="minorHAnsi"/>
                <w:color w:val="000000" w:themeColor="text1"/>
              </w:rPr>
              <w:t xml:space="preserve"> </w:t>
            </w:r>
            <w:proofErr w:type="spellStart"/>
            <w:r w:rsidRPr="00DB25C4">
              <w:rPr>
                <w:rFonts w:cstheme="minorHAnsi"/>
                <w:color w:val="000000" w:themeColor="text1"/>
              </w:rPr>
              <w:t>pemahaman</w:t>
            </w:r>
            <w:proofErr w:type="spellEnd"/>
            <w:r w:rsidRPr="00DB25C4">
              <w:rPr>
                <w:rFonts w:cstheme="minorHAnsi"/>
                <w:color w:val="000000" w:themeColor="text1"/>
              </w:rPr>
              <w:t xml:space="preserve"> </w:t>
            </w:r>
            <w:proofErr w:type="spellStart"/>
            <w:r w:rsidRPr="00DB25C4">
              <w:rPr>
                <w:rFonts w:cstheme="minorHAnsi"/>
                <w:color w:val="000000" w:themeColor="text1"/>
              </w:rPr>
              <w:t>mengenai</w:t>
            </w:r>
            <w:proofErr w:type="spellEnd"/>
            <w:r w:rsidRPr="00DB25C4">
              <w:rPr>
                <w:rFonts w:cstheme="minorHAnsi"/>
                <w:color w:val="000000" w:themeColor="text1"/>
              </w:rPr>
              <w:t xml:space="preserve"> format </w:t>
            </w:r>
            <w:proofErr w:type="spellStart"/>
            <w:r w:rsidRPr="00DB25C4">
              <w:rPr>
                <w:rFonts w:cstheme="minorHAnsi"/>
                <w:color w:val="000000" w:themeColor="text1"/>
              </w:rPr>
              <w:t>tugas</w:t>
            </w:r>
            <w:proofErr w:type="spellEnd"/>
            <w:r w:rsidRPr="00DB25C4">
              <w:rPr>
                <w:rFonts w:cstheme="minorHAnsi"/>
                <w:color w:val="000000" w:themeColor="text1"/>
              </w:rPr>
              <w:t xml:space="preserve"> </w:t>
            </w:r>
            <w:proofErr w:type="spellStart"/>
            <w:r w:rsidRPr="00DB25C4">
              <w:rPr>
                <w:rFonts w:cstheme="minorHAnsi"/>
                <w:color w:val="000000" w:themeColor="text1"/>
              </w:rPr>
              <w:t>akhir</w:t>
            </w:r>
            <w:proofErr w:type="spellEnd"/>
            <w:r w:rsidRPr="00DB25C4">
              <w:rPr>
                <w:rFonts w:cstheme="minorHAnsi"/>
                <w:color w:val="000000" w:themeColor="text1"/>
              </w:rPr>
              <w:t xml:space="preserve"> yang </w:t>
            </w:r>
            <w:proofErr w:type="spellStart"/>
            <w:r w:rsidRPr="00DB25C4">
              <w:rPr>
                <w:rFonts w:cstheme="minorHAnsi"/>
                <w:color w:val="000000" w:themeColor="text1"/>
              </w:rPr>
              <w:t>akan</w:t>
            </w:r>
            <w:proofErr w:type="spellEnd"/>
            <w:r w:rsidRPr="00DB25C4">
              <w:rPr>
                <w:rFonts w:cstheme="minorHAnsi"/>
                <w:color w:val="000000" w:themeColor="text1"/>
              </w:rPr>
              <w:t xml:space="preserve"> </w:t>
            </w:r>
            <w:proofErr w:type="spellStart"/>
            <w:r w:rsidRPr="00DB25C4">
              <w:rPr>
                <w:rFonts w:cstheme="minorHAnsi"/>
                <w:color w:val="000000" w:themeColor="text1"/>
              </w:rPr>
              <w:t>ditempuh</w:t>
            </w:r>
            <w:proofErr w:type="spellEnd"/>
            <w:r w:rsidRPr="00DB25C4">
              <w:rPr>
                <w:rFonts w:cstheme="minorHAnsi"/>
                <w:color w:val="000000" w:themeColor="text1"/>
              </w:rPr>
              <w:t xml:space="preserve"> oleh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
        </w:tc>
      </w:tr>
      <w:tr w:rsidR="0076297E" w:rsidRPr="00DB25C4" w14:paraId="58965966" w14:textId="77777777" w:rsidTr="00662CB9">
        <w:tc>
          <w:tcPr>
            <w:tcW w:w="567" w:type="dxa"/>
          </w:tcPr>
          <w:p w14:paraId="5F91871F" w14:textId="77777777" w:rsidR="0076297E" w:rsidRPr="00DB25C4" w:rsidRDefault="0076297E" w:rsidP="00687314">
            <w:pPr>
              <w:spacing w:after="0" w:line="240" w:lineRule="auto"/>
              <w:jc w:val="both"/>
              <w:rPr>
                <w:rFonts w:cstheme="minorHAnsi"/>
                <w:color w:val="000000" w:themeColor="text1"/>
              </w:rPr>
            </w:pPr>
            <w:r w:rsidRPr="00DB25C4">
              <w:rPr>
                <w:rFonts w:cstheme="minorHAnsi"/>
                <w:color w:val="000000" w:themeColor="text1"/>
              </w:rPr>
              <w:t>3</w:t>
            </w:r>
          </w:p>
        </w:tc>
        <w:tc>
          <w:tcPr>
            <w:tcW w:w="2552" w:type="dxa"/>
          </w:tcPr>
          <w:p w14:paraId="6CF9AAEB"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tempat</w:t>
            </w:r>
            <w:proofErr w:type="spellEnd"/>
            <w:r w:rsidRPr="00DB25C4">
              <w:rPr>
                <w:rFonts w:cstheme="minorHAnsi"/>
                <w:color w:val="000000" w:themeColor="text1"/>
              </w:rPr>
              <w:t xml:space="preserve">, </w:t>
            </w:r>
            <w:proofErr w:type="spellStart"/>
            <w:r w:rsidRPr="00DB25C4">
              <w:rPr>
                <w:rFonts w:cstheme="minorHAnsi"/>
                <w:color w:val="000000" w:themeColor="text1"/>
              </w:rPr>
              <w:t>waktu</w:t>
            </w:r>
            <w:proofErr w:type="spellEnd"/>
            <w:r w:rsidRPr="00DB25C4">
              <w:rPr>
                <w:rFonts w:cstheme="minorHAnsi"/>
                <w:color w:val="000000" w:themeColor="text1"/>
              </w:rPr>
              <w:t xml:space="preserve">, </w:t>
            </w:r>
            <w:proofErr w:type="spellStart"/>
            <w:r w:rsidRPr="00DB25C4">
              <w:rPr>
                <w:rFonts w:cstheme="minorHAnsi"/>
                <w:color w:val="000000" w:themeColor="text1"/>
              </w:rPr>
              <w:t>moda</w:t>
            </w:r>
            <w:proofErr w:type="spellEnd"/>
            <w:r w:rsidRPr="00DB25C4">
              <w:rPr>
                <w:rFonts w:cstheme="minorHAnsi"/>
                <w:color w:val="000000" w:themeColor="text1"/>
              </w:rPr>
              <w:t xml:space="preserve">, </w:t>
            </w:r>
            <w:proofErr w:type="spellStart"/>
            <w:r w:rsidRPr="00DB25C4">
              <w:rPr>
                <w:rFonts w:cstheme="minorHAnsi"/>
                <w:color w:val="000000" w:themeColor="text1"/>
              </w:rPr>
              <w:t>cara</w:t>
            </w:r>
            <w:proofErr w:type="spellEnd"/>
            <w:r w:rsidRPr="00DB25C4">
              <w:rPr>
                <w:rFonts w:cstheme="minorHAnsi"/>
                <w:color w:val="000000" w:themeColor="text1"/>
              </w:rPr>
              <w:t>)</w:t>
            </w:r>
          </w:p>
        </w:tc>
        <w:tc>
          <w:tcPr>
            <w:tcW w:w="5953" w:type="dxa"/>
          </w:tcPr>
          <w:p w14:paraId="411EE079"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skripsi</w:t>
            </w:r>
            <w:proofErr w:type="spellEnd"/>
            <w:r w:rsidRPr="00DB25C4">
              <w:rPr>
                <w:rFonts w:cstheme="minorHAnsi"/>
                <w:color w:val="000000" w:themeColor="text1"/>
              </w:rPr>
              <w:t xml:space="preserve">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melalui</w:t>
            </w:r>
            <w:proofErr w:type="spellEnd"/>
            <w:r w:rsidRPr="00DB25C4">
              <w:rPr>
                <w:rFonts w:cstheme="minorHAnsi"/>
                <w:color w:val="000000" w:themeColor="text1"/>
              </w:rPr>
              <w:t xml:space="preserve"> dua </w:t>
            </w:r>
            <w:proofErr w:type="spellStart"/>
            <w:r w:rsidRPr="00DB25C4">
              <w:rPr>
                <w:rFonts w:cstheme="minorHAnsi"/>
                <w:color w:val="000000" w:themeColor="text1"/>
              </w:rPr>
              <w:t>cara</w:t>
            </w:r>
            <w:proofErr w:type="spellEnd"/>
            <w:r w:rsidRPr="00DB25C4">
              <w:rPr>
                <w:rFonts w:cstheme="minorHAnsi"/>
                <w:color w:val="000000" w:themeColor="text1"/>
              </w:rPr>
              <w:t xml:space="preserve">, </w:t>
            </w:r>
            <w:proofErr w:type="spellStart"/>
            <w:r w:rsidRPr="00DB25C4">
              <w:rPr>
                <w:rFonts w:cstheme="minorHAnsi"/>
                <w:color w:val="000000" w:themeColor="text1"/>
              </w:rPr>
              <w:t>yaitu</w:t>
            </w:r>
            <w:proofErr w:type="spellEnd"/>
            <w:r w:rsidRPr="00DB25C4">
              <w:rPr>
                <w:rFonts w:cstheme="minorHAnsi"/>
                <w:color w:val="000000" w:themeColor="text1"/>
              </w:rPr>
              <w:t xml:space="preserve"> </w:t>
            </w:r>
            <w:proofErr w:type="spellStart"/>
            <w:r w:rsidRPr="00DB25C4">
              <w:rPr>
                <w:rFonts w:cstheme="minorHAnsi"/>
                <w:color w:val="000000" w:themeColor="text1"/>
              </w:rPr>
              <w:t>tatap</w:t>
            </w:r>
            <w:proofErr w:type="spellEnd"/>
            <w:r w:rsidRPr="00DB25C4">
              <w:rPr>
                <w:rFonts w:cstheme="minorHAnsi"/>
                <w:color w:val="000000" w:themeColor="text1"/>
              </w:rPr>
              <w:t xml:space="preserve"> </w:t>
            </w:r>
            <w:proofErr w:type="spellStart"/>
            <w:r w:rsidRPr="00DB25C4">
              <w:rPr>
                <w:rFonts w:cstheme="minorHAnsi"/>
                <w:color w:val="000000" w:themeColor="text1"/>
              </w:rPr>
              <w:t>muka</w:t>
            </w:r>
            <w:proofErr w:type="spellEnd"/>
            <w:r w:rsidRPr="00DB25C4">
              <w:rPr>
                <w:rFonts w:cstheme="minorHAnsi"/>
                <w:color w:val="000000" w:themeColor="text1"/>
              </w:rPr>
              <w:t xml:space="preserve"> dan </w:t>
            </w:r>
            <w:proofErr w:type="spellStart"/>
            <w:r w:rsidRPr="00DB25C4">
              <w:rPr>
                <w:rFonts w:cstheme="minorHAnsi"/>
                <w:color w:val="000000" w:themeColor="text1"/>
              </w:rPr>
              <w:t>melalui</w:t>
            </w:r>
            <w:proofErr w:type="spellEnd"/>
            <w:r w:rsidRPr="00DB25C4">
              <w:rPr>
                <w:rFonts w:cstheme="minorHAnsi"/>
                <w:color w:val="000000" w:themeColor="text1"/>
              </w:rPr>
              <w:t xml:space="preserve"> daring </w:t>
            </w:r>
            <w:proofErr w:type="spellStart"/>
            <w:r w:rsidRPr="00DB25C4">
              <w:rPr>
                <w:rFonts w:cstheme="minorHAnsi"/>
                <w:color w:val="000000" w:themeColor="text1"/>
              </w:rPr>
              <w:t>seperti</w:t>
            </w:r>
            <w:proofErr w:type="spellEnd"/>
            <w:r w:rsidRPr="00DB25C4">
              <w:rPr>
                <w:rFonts w:cstheme="minorHAnsi"/>
                <w:color w:val="000000" w:themeColor="text1"/>
              </w:rPr>
              <w:t xml:space="preserve"> </w:t>
            </w:r>
            <w:proofErr w:type="spellStart"/>
            <w:r w:rsidRPr="00DB25C4">
              <w:rPr>
                <w:rFonts w:cstheme="minorHAnsi"/>
                <w:color w:val="000000" w:themeColor="text1"/>
              </w:rPr>
              <w:t>misalnya</w:t>
            </w:r>
            <w:proofErr w:type="spellEnd"/>
            <w:r w:rsidRPr="00DB25C4">
              <w:rPr>
                <w:rFonts w:cstheme="minorHAnsi"/>
                <w:color w:val="000000" w:themeColor="text1"/>
              </w:rPr>
              <w:t xml:space="preserve"> zoom, </w:t>
            </w:r>
            <w:proofErr w:type="spellStart"/>
            <w:r w:rsidRPr="00DB25C4">
              <w:rPr>
                <w:rFonts w:cstheme="minorHAnsi"/>
                <w:color w:val="000000" w:themeColor="text1"/>
              </w:rPr>
              <w:t>ms.</w:t>
            </w:r>
            <w:proofErr w:type="spellEnd"/>
            <w:r w:rsidRPr="00DB25C4">
              <w:rPr>
                <w:rFonts w:cstheme="minorHAnsi"/>
                <w:color w:val="000000" w:themeColor="text1"/>
              </w:rPr>
              <w:t xml:space="preserve"> Teams, dan WhatsApp.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ini</w:t>
            </w:r>
            <w:proofErr w:type="spellEnd"/>
            <w:r w:rsidRPr="00DB25C4">
              <w:rPr>
                <w:rFonts w:cstheme="minorHAnsi"/>
                <w:color w:val="000000" w:themeColor="text1"/>
              </w:rPr>
              <w:t xml:space="preserve"> </w:t>
            </w:r>
            <w:proofErr w:type="spellStart"/>
            <w:r w:rsidRPr="00DB25C4">
              <w:rPr>
                <w:rFonts w:cstheme="minorHAnsi"/>
                <w:color w:val="000000" w:themeColor="text1"/>
              </w:rPr>
              <w:t>wajib</w:t>
            </w:r>
            <w:proofErr w:type="spellEnd"/>
            <w:r w:rsidRPr="00DB25C4">
              <w:rPr>
                <w:rFonts w:cstheme="minorHAnsi"/>
                <w:color w:val="000000" w:themeColor="text1"/>
              </w:rPr>
              <w:t xml:space="preserve"> </w:t>
            </w:r>
            <w:proofErr w:type="spellStart"/>
            <w:r w:rsidRPr="00DB25C4">
              <w:rPr>
                <w:rFonts w:cstheme="minorHAnsi"/>
                <w:color w:val="000000" w:themeColor="text1"/>
              </w:rPr>
              <w:t>dilaksankaan</w:t>
            </w:r>
            <w:proofErr w:type="spellEnd"/>
            <w:r w:rsidRPr="00DB25C4">
              <w:rPr>
                <w:rFonts w:cstheme="minorHAnsi"/>
                <w:color w:val="000000" w:themeColor="text1"/>
              </w:rPr>
              <w:t xml:space="preserve"> minimal 10 kali </w:t>
            </w:r>
            <w:proofErr w:type="spellStart"/>
            <w:r w:rsidRPr="00DB25C4">
              <w:rPr>
                <w:rFonts w:cstheme="minorHAnsi"/>
                <w:color w:val="000000" w:themeColor="text1"/>
              </w:rPr>
              <w:t>sebelum</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tersebut</w:t>
            </w:r>
            <w:proofErr w:type="spellEnd"/>
            <w:r w:rsidRPr="00DB25C4">
              <w:rPr>
                <w:rFonts w:cstheme="minorHAnsi"/>
                <w:color w:val="000000" w:themeColor="text1"/>
              </w:rPr>
              <w:t xml:space="preserve"> </w:t>
            </w:r>
            <w:proofErr w:type="spellStart"/>
            <w:r w:rsidRPr="00DB25C4">
              <w:rPr>
                <w:rFonts w:cstheme="minorHAnsi"/>
                <w:color w:val="000000" w:themeColor="text1"/>
              </w:rPr>
              <w:t>mendaftar</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siding </w:t>
            </w:r>
            <w:proofErr w:type="spellStart"/>
            <w:r w:rsidRPr="00DB25C4">
              <w:rPr>
                <w:rFonts w:cstheme="minorHAnsi"/>
                <w:color w:val="000000" w:themeColor="text1"/>
              </w:rPr>
              <w:t>skripsi</w:t>
            </w:r>
            <w:proofErr w:type="spellEnd"/>
          </w:p>
        </w:tc>
      </w:tr>
      <w:tr w:rsidR="0076297E" w:rsidRPr="00DB25C4" w14:paraId="1D696870" w14:textId="77777777" w:rsidTr="00662CB9">
        <w:tc>
          <w:tcPr>
            <w:tcW w:w="567" w:type="dxa"/>
          </w:tcPr>
          <w:p w14:paraId="1AF076EC" w14:textId="77777777" w:rsidR="0076297E" w:rsidRPr="00DB25C4" w:rsidRDefault="0076297E" w:rsidP="00687314">
            <w:pPr>
              <w:spacing w:after="0" w:line="240" w:lineRule="auto"/>
              <w:jc w:val="both"/>
              <w:rPr>
                <w:rFonts w:cstheme="minorHAnsi"/>
                <w:color w:val="000000" w:themeColor="text1"/>
              </w:rPr>
            </w:pPr>
            <w:r w:rsidRPr="00DB25C4">
              <w:rPr>
                <w:rFonts w:cstheme="minorHAnsi"/>
                <w:color w:val="000000" w:themeColor="text1"/>
              </w:rPr>
              <w:t>4</w:t>
            </w:r>
          </w:p>
        </w:tc>
        <w:tc>
          <w:tcPr>
            <w:tcW w:w="2552" w:type="dxa"/>
          </w:tcPr>
          <w:p w14:paraId="160EFF8C"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Masalah</w:t>
            </w:r>
            <w:proofErr w:type="spellEnd"/>
            <w:r w:rsidRPr="00DB25C4">
              <w:rPr>
                <w:rFonts w:cstheme="minorHAnsi"/>
                <w:color w:val="000000" w:themeColor="text1"/>
              </w:rPr>
              <w:t xml:space="preserve"> yang </w:t>
            </w:r>
            <w:proofErr w:type="spellStart"/>
            <w:r w:rsidRPr="00DB25C4">
              <w:rPr>
                <w:rFonts w:cstheme="minorHAnsi"/>
                <w:color w:val="000000" w:themeColor="text1"/>
              </w:rPr>
              <w:t>muncul</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dan </w:t>
            </w:r>
            <w:proofErr w:type="spellStart"/>
            <w:r w:rsidRPr="00DB25C4">
              <w:rPr>
                <w:rFonts w:cstheme="minorHAnsi"/>
                <w:color w:val="000000" w:themeColor="text1"/>
              </w:rPr>
              <w:t>upaya</w:t>
            </w:r>
            <w:proofErr w:type="spellEnd"/>
            <w:r w:rsidRPr="00DB25C4">
              <w:rPr>
                <w:rFonts w:cstheme="minorHAnsi"/>
                <w:color w:val="000000" w:themeColor="text1"/>
              </w:rPr>
              <w:t xml:space="preserve"> </w:t>
            </w:r>
            <w:proofErr w:type="spellStart"/>
            <w:r w:rsidRPr="00DB25C4">
              <w:rPr>
                <w:rFonts w:cstheme="minorHAnsi"/>
                <w:color w:val="000000" w:themeColor="text1"/>
              </w:rPr>
              <w:t>mengatasinya</w:t>
            </w:r>
            <w:proofErr w:type="spellEnd"/>
          </w:p>
        </w:tc>
        <w:tc>
          <w:tcPr>
            <w:tcW w:w="5953" w:type="dxa"/>
          </w:tcPr>
          <w:p w14:paraId="586E6018"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skripsi</w:t>
            </w:r>
            <w:proofErr w:type="spellEnd"/>
            <w:r w:rsidRPr="00DB25C4">
              <w:rPr>
                <w:rFonts w:cstheme="minorHAnsi"/>
                <w:color w:val="000000" w:themeColor="text1"/>
              </w:rPr>
              <w:t xml:space="preserve"> </w:t>
            </w:r>
            <w:proofErr w:type="spellStart"/>
            <w:r w:rsidRPr="00DB25C4">
              <w:rPr>
                <w:rFonts w:cstheme="minorHAnsi"/>
                <w:color w:val="000000" w:themeColor="text1"/>
              </w:rPr>
              <w:t>terdapat</w:t>
            </w:r>
            <w:proofErr w:type="spellEnd"/>
            <w:r w:rsidRPr="00DB25C4">
              <w:rPr>
                <w:rFonts w:cstheme="minorHAnsi"/>
                <w:color w:val="000000" w:themeColor="text1"/>
              </w:rPr>
              <w:t xml:space="preserve"> </w:t>
            </w:r>
            <w:proofErr w:type="spellStart"/>
            <w:r w:rsidRPr="00DB25C4">
              <w:rPr>
                <w:rFonts w:cstheme="minorHAnsi"/>
                <w:color w:val="000000" w:themeColor="text1"/>
              </w:rPr>
              <w:t>beberapa</w:t>
            </w:r>
            <w:proofErr w:type="spellEnd"/>
            <w:r w:rsidRPr="00DB25C4">
              <w:rPr>
                <w:rFonts w:cstheme="minorHAnsi"/>
                <w:color w:val="000000" w:themeColor="text1"/>
              </w:rPr>
              <w:t xml:space="preserve"> </w:t>
            </w:r>
            <w:proofErr w:type="spellStart"/>
            <w:r w:rsidRPr="00DB25C4">
              <w:rPr>
                <w:rFonts w:cstheme="minorHAnsi"/>
                <w:color w:val="000000" w:themeColor="text1"/>
              </w:rPr>
              <w:t>masalah</w:t>
            </w:r>
            <w:proofErr w:type="spellEnd"/>
            <w:r w:rsidRPr="00DB25C4">
              <w:rPr>
                <w:rFonts w:cstheme="minorHAnsi"/>
                <w:color w:val="000000" w:themeColor="text1"/>
              </w:rPr>
              <w:t xml:space="preserve"> yang </w:t>
            </w:r>
            <w:proofErr w:type="spellStart"/>
            <w:r w:rsidRPr="00DB25C4">
              <w:rPr>
                <w:rFonts w:cstheme="minorHAnsi"/>
                <w:color w:val="000000" w:themeColor="text1"/>
              </w:rPr>
              <w:t>muncul</w:t>
            </w:r>
            <w:proofErr w:type="spellEnd"/>
            <w:r w:rsidRPr="00DB25C4">
              <w:rPr>
                <w:rFonts w:cstheme="minorHAnsi"/>
                <w:color w:val="000000" w:themeColor="text1"/>
              </w:rPr>
              <w:t xml:space="preserve"> </w:t>
            </w:r>
            <w:proofErr w:type="spellStart"/>
            <w:r w:rsidRPr="00DB25C4">
              <w:rPr>
                <w:rFonts w:cstheme="minorHAnsi"/>
                <w:color w:val="000000" w:themeColor="text1"/>
              </w:rPr>
              <w:t>meliputi</w:t>
            </w:r>
            <w:proofErr w:type="spellEnd"/>
            <w:r w:rsidRPr="00DB25C4">
              <w:rPr>
                <w:rFonts w:cstheme="minorHAnsi"/>
                <w:color w:val="000000" w:themeColor="text1"/>
              </w:rPr>
              <w:t xml:space="preserve"> (1) </w:t>
            </w:r>
            <w:proofErr w:type="spellStart"/>
            <w:r w:rsidRPr="00DB25C4">
              <w:rPr>
                <w:rFonts w:cstheme="minorHAnsi"/>
                <w:color w:val="000000" w:themeColor="text1"/>
              </w:rPr>
              <w:t>sulitnya</w:t>
            </w:r>
            <w:proofErr w:type="spellEnd"/>
            <w:r w:rsidRPr="00DB25C4">
              <w:rPr>
                <w:rFonts w:cstheme="minorHAnsi"/>
                <w:color w:val="000000" w:themeColor="text1"/>
              </w:rPr>
              <w:t xml:space="preserve"> </w:t>
            </w:r>
            <w:proofErr w:type="spellStart"/>
            <w:r w:rsidRPr="00DB25C4">
              <w:rPr>
                <w:rFonts w:cstheme="minorHAnsi"/>
                <w:color w:val="000000" w:themeColor="text1"/>
              </w:rPr>
              <w:t>mahsiswa</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menyusun</w:t>
            </w:r>
            <w:proofErr w:type="spellEnd"/>
            <w:r w:rsidRPr="00DB25C4">
              <w:rPr>
                <w:rFonts w:cstheme="minorHAnsi"/>
                <w:color w:val="000000" w:themeColor="text1"/>
              </w:rPr>
              <w:t xml:space="preserve"> instrument </w:t>
            </w:r>
            <w:proofErr w:type="spellStart"/>
            <w:r w:rsidRPr="00DB25C4">
              <w:rPr>
                <w:rFonts w:cstheme="minorHAnsi"/>
                <w:color w:val="000000" w:themeColor="text1"/>
              </w:rPr>
              <w:t>penelitian</w:t>
            </w:r>
            <w:proofErr w:type="spellEnd"/>
            <w:r w:rsidRPr="00DB25C4">
              <w:rPr>
                <w:rFonts w:cstheme="minorHAnsi"/>
                <w:color w:val="000000" w:themeColor="text1"/>
              </w:rPr>
              <w:t xml:space="preserve"> yang </w:t>
            </w:r>
            <w:proofErr w:type="spellStart"/>
            <w:r w:rsidRPr="00DB25C4">
              <w:rPr>
                <w:rFonts w:cstheme="minorHAnsi"/>
                <w:color w:val="000000" w:themeColor="text1"/>
              </w:rPr>
              <w:t>sesuai</w:t>
            </w:r>
            <w:proofErr w:type="spellEnd"/>
            <w:r w:rsidRPr="00DB25C4">
              <w:rPr>
                <w:rFonts w:cstheme="minorHAnsi"/>
                <w:color w:val="000000" w:themeColor="text1"/>
              </w:rPr>
              <w:t xml:space="preserve">, </w:t>
            </w:r>
            <w:proofErr w:type="spellStart"/>
            <w:r w:rsidRPr="00DB25C4">
              <w:rPr>
                <w:rFonts w:cstheme="minorHAnsi"/>
                <w:color w:val="000000" w:themeColor="text1"/>
              </w:rPr>
              <w:t>memahami</w:t>
            </w:r>
            <w:proofErr w:type="spellEnd"/>
            <w:r w:rsidRPr="00DB25C4">
              <w:rPr>
                <w:rFonts w:cstheme="minorHAnsi"/>
                <w:color w:val="000000" w:themeColor="text1"/>
              </w:rPr>
              <w:t xml:space="preserve"> </w:t>
            </w:r>
            <w:proofErr w:type="spellStart"/>
            <w:r w:rsidRPr="00DB25C4">
              <w:rPr>
                <w:rFonts w:cstheme="minorHAnsi"/>
                <w:color w:val="000000" w:themeColor="text1"/>
              </w:rPr>
              <w:t>metode</w:t>
            </w:r>
            <w:proofErr w:type="spellEnd"/>
            <w:r w:rsidRPr="00DB25C4">
              <w:rPr>
                <w:rFonts w:cstheme="minorHAnsi"/>
                <w:color w:val="000000" w:themeColor="text1"/>
              </w:rPr>
              <w:t xml:space="preserve"> </w:t>
            </w:r>
            <w:proofErr w:type="spellStart"/>
            <w:r w:rsidRPr="00DB25C4">
              <w:rPr>
                <w:rFonts w:cstheme="minorHAnsi"/>
                <w:color w:val="000000" w:themeColor="text1"/>
              </w:rPr>
              <w:t>penelitian</w:t>
            </w:r>
            <w:proofErr w:type="spellEnd"/>
            <w:r w:rsidRPr="00DB25C4">
              <w:rPr>
                <w:rFonts w:cstheme="minorHAnsi"/>
                <w:color w:val="000000" w:themeColor="text1"/>
              </w:rPr>
              <w:t xml:space="preserve"> yang </w:t>
            </w:r>
            <w:proofErr w:type="spellStart"/>
            <w:r w:rsidRPr="00DB25C4">
              <w:rPr>
                <w:rFonts w:cstheme="minorHAnsi"/>
                <w:color w:val="000000" w:themeColor="text1"/>
              </w:rPr>
              <w:t>akan</w:t>
            </w:r>
            <w:proofErr w:type="spellEnd"/>
            <w:r w:rsidRPr="00DB25C4">
              <w:rPr>
                <w:rFonts w:cstheme="minorHAnsi"/>
                <w:color w:val="000000" w:themeColor="text1"/>
              </w:rPr>
              <w:t xml:space="preserve"> </w:t>
            </w:r>
            <w:proofErr w:type="spellStart"/>
            <w:r w:rsidRPr="00DB25C4">
              <w:rPr>
                <w:rFonts w:cstheme="minorHAnsi"/>
                <w:color w:val="000000" w:themeColor="text1"/>
              </w:rPr>
              <w:t>mereka</w:t>
            </w:r>
            <w:proofErr w:type="spellEnd"/>
            <w:r w:rsidRPr="00DB25C4">
              <w:rPr>
                <w:rFonts w:cstheme="minorHAnsi"/>
                <w:color w:val="000000" w:themeColor="text1"/>
              </w:rPr>
              <w:t xml:space="preserve"> </w:t>
            </w:r>
            <w:proofErr w:type="spellStart"/>
            <w:r w:rsidRPr="00DB25C4">
              <w:rPr>
                <w:rFonts w:cstheme="minorHAnsi"/>
                <w:color w:val="000000" w:themeColor="text1"/>
              </w:rPr>
              <w:t>gunakna</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penelitian</w:t>
            </w:r>
            <w:proofErr w:type="spellEnd"/>
            <w:r w:rsidRPr="00DB25C4">
              <w:rPr>
                <w:rFonts w:cstheme="minorHAnsi"/>
                <w:color w:val="000000" w:themeColor="text1"/>
              </w:rPr>
              <w:t xml:space="preserve">, </w:t>
            </w:r>
            <w:proofErr w:type="spellStart"/>
            <w:r w:rsidRPr="00DB25C4">
              <w:rPr>
                <w:rFonts w:cstheme="minorHAnsi"/>
                <w:color w:val="000000" w:themeColor="text1"/>
              </w:rPr>
              <w:t>mengolah</w:t>
            </w:r>
            <w:proofErr w:type="spellEnd"/>
            <w:r w:rsidRPr="00DB25C4">
              <w:rPr>
                <w:rFonts w:cstheme="minorHAnsi"/>
                <w:color w:val="000000" w:themeColor="text1"/>
              </w:rPr>
              <w:t xml:space="preserve"> data dan </w:t>
            </w:r>
            <w:proofErr w:type="spellStart"/>
            <w:r w:rsidRPr="00DB25C4">
              <w:rPr>
                <w:rFonts w:cstheme="minorHAnsi"/>
                <w:color w:val="000000" w:themeColor="text1"/>
              </w:rPr>
              <w:t>melakukan</w:t>
            </w:r>
            <w:proofErr w:type="spellEnd"/>
            <w:r w:rsidRPr="00DB25C4">
              <w:rPr>
                <w:rFonts w:cstheme="minorHAnsi"/>
                <w:color w:val="000000" w:themeColor="text1"/>
              </w:rPr>
              <w:t xml:space="preserve"> </w:t>
            </w:r>
            <w:proofErr w:type="spellStart"/>
            <w:r w:rsidRPr="00DB25C4">
              <w:rPr>
                <w:rFonts w:cstheme="minorHAnsi"/>
                <w:color w:val="000000" w:themeColor="text1"/>
              </w:rPr>
              <w:t>pembahasan</w:t>
            </w:r>
            <w:proofErr w:type="spellEnd"/>
            <w:r w:rsidRPr="00DB25C4">
              <w:rPr>
                <w:rFonts w:cstheme="minorHAnsi"/>
                <w:color w:val="000000" w:themeColor="text1"/>
              </w:rPr>
              <w:t xml:space="preserve"> </w:t>
            </w:r>
            <w:proofErr w:type="spellStart"/>
            <w:r w:rsidRPr="00DB25C4">
              <w:rPr>
                <w:rFonts w:cstheme="minorHAnsi"/>
                <w:color w:val="000000" w:themeColor="text1"/>
              </w:rPr>
              <w:t>berdasarkan</w:t>
            </w:r>
            <w:proofErr w:type="spellEnd"/>
            <w:r w:rsidRPr="00DB25C4">
              <w:rPr>
                <w:rFonts w:cstheme="minorHAnsi"/>
                <w:color w:val="000000" w:themeColor="text1"/>
              </w:rPr>
              <w:t xml:space="preserve"> </w:t>
            </w:r>
            <w:proofErr w:type="spellStart"/>
            <w:r w:rsidRPr="00DB25C4">
              <w:rPr>
                <w:rFonts w:cstheme="minorHAnsi"/>
                <w:color w:val="000000" w:themeColor="text1"/>
              </w:rPr>
              <w:t>teori</w:t>
            </w:r>
            <w:proofErr w:type="spellEnd"/>
            <w:r w:rsidRPr="00DB25C4">
              <w:rPr>
                <w:rFonts w:cstheme="minorHAnsi"/>
                <w:color w:val="000000" w:themeColor="text1"/>
              </w:rPr>
              <w:t xml:space="preserve"> </w:t>
            </w:r>
            <w:proofErr w:type="spellStart"/>
            <w:r w:rsidRPr="00DB25C4">
              <w:rPr>
                <w:rFonts w:cstheme="minorHAnsi"/>
                <w:color w:val="000000" w:themeColor="text1"/>
              </w:rPr>
              <w:t>terkait</w:t>
            </w:r>
            <w:proofErr w:type="spellEnd"/>
            <w:r w:rsidRPr="00DB25C4">
              <w:rPr>
                <w:rFonts w:cstheme="minorHAnsi"/>
                <w:color w:val="000000" w:themeColor="text1"/>
              </w:rPr>
              <w:t xml:space="preserve">; (2) </w:t>
            </w:r>
            <w:proofErr w:type="spellStart"/>
            <w:r w:rsidRPr="00DB25C4">
              <w:rPr>
                <w:rFonts w:cstheme="minorHAnsi"/>
                <w:color w:val="000000" w:themeColor="text1"/>
              </w:rPr>
              <w:t>kurangnya</w:t>
            </w:r>
            <w:proofErr w:type="spellEnd"/>
            <w:r w:rsidRPr="00DB25C4">
              <w:rPr>
                <w:rFonts w:cstheme="minorHAnsi"/>
                <w:color w:val="000000" w:themeColor="text1"/>
              </w:rPr>
              <w:t xml:space="preserve"> </w:t>
            </w:r>
            <w:proofErr w:type="spellStart"/>
            <w:r w:rsidRPr="00DB25C4">
              <w:rPr>
                <w:rFonts w:cstheme="minorHAnsi"/>
                <w:color w:val="000000" w:themeColor="text1"/>
              </w:rPr>
              <w:t>minat</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melakukan</w:t>
            </w:r>
            <w:proofErr w:type="spellEnd"/>
            <w:r w:rsidRPr="00DB25C4">
              <w:rPr>
                <w:rFonts w:cstheme="minorHAnsi"/>
                <w:color w:val="000000" w:themeColor="text1"/>
              </w:rPr>
              <w:t xml:space="preserve"> </w:t>
            </w:r>
            <w:proofErr w:type="spellStart"/>
            <w:r w:rsidRPr="00DB25C4">
              <w:rPr>
                <w:rFonts w:cstheme="minorHAnsi"/>
                <w:color w:val="000000" w:themeColor="text1"/>
              </w:rPr>
              <w:t>kajian</w:t>
            </w:r>
            <w:proofErr w:type="spellEnd"/>
            <w:r w:rsidRPr="00DB25C4">
              <w:rPr>
                <w:rFonts w:cstheme="minorHAnsi"/>
                <w:color w:val="000000" w:themeColor="text1"/>
              </w:rPr>
              <w:t xml:space="preserve"> </w:t>
            </w:r>
            <w:proofErr w:type="spellStart"/>
            <w:r w:rsidRPr="00DB25C4">
              <w:rPr>
                <w:rFonts w:cstheme="minorHAnsi"/>
                <w:color w:val="000000" w:themeColor="text1"/>
              </w:rPr>
              <w:t>literatur</w:t>
            </w:r>
            <w:proofErr w:type="spellEnd"/>
            <w:r w:rsidRPr="00DB25C4">
              <w:rPr>
                <w:rFonts w:cstheme="minorHAnsi"/>
                <w:color w:val="000000" w:themeColor="text1"/>
              </w:rPr>
              <w:t xml:space="preserve">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studi</w:t>
            </w:r>
            <w:proofErr w:type="spellEnd"/>
            <w:r w:rsidRPr="00DB25C4">
              <w:rPr>
                <w:rFonts w:cstheme="minorHAnsi"/>
                <w:color w:val="000000" w:themeColor="text1"/>
              </w:rPr>
              <w:t xml:space="preserve"> </w:t>
            </w:r>
            <w:proofErr w:type="spellStart"/>
            <w:r w:rsidRPr="00DB25C4">
              <w:rPr>
                <w:rFonts w:cstheme="minorHAnsi"/>
                <w:color w:val="000000" w:themeColor="text1"/>
              </w:rPr>
              <w:t>pustaka</w:t>
            </w:r>
            <w:proofErr w:type="spellEnd"/>
            <w:r w:rsidRPr="00DB25C4">
              <w:rPr>
                <w:rFonts w:cstheme="minorHAnsi"/>
                <w:color w:val="000000" w:themeColor="text1"/>
              </w:rPr>
              <w:t xml:space="preserve">; (3)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tidak</w:t>
            </w:r>
            <w:proofErr w:type="spellEnd"/>
            <w:r w:rsidRPr="00DB25C4">
              <w:rPr>
                <w:rFonts w:cstheme="minorHAnsi"/>
                <w:color w:val="000000" w:themeColor="text1"/>
              </w:rPr>
              <w:t xml:space="preserve"> </w:t>
            </w:r>
            <w:proofErr w:type="spellStart"/>
            <w:r w:rsidRPr="00DB25C4">
              <w:rPr>
                <w:rFonts w:cstheme="minorHAnsi"/>
                <w:color w:val="000000" w:themeColor="text1"/>
              </w:rPr>
              <w:t>berkomitmen</w:t>
            </w:r>
            <w:proofErr w:type="spellEnd"/>
            <w:r w:rsidRPr="00DB25C4">
              <w:rPr>
                <w:rFonts w:cstheme="minorHAnsi"/>
                <w:color w:val="000000" w:themeColor="text1"/>
              </w:rPr>
              <w:t xml:space="preserve"> dan </w:t>
            </w:r>
            <w:proofErr w:type="spellStart"/>
            <w:r w:rsidRPr="00DB25C4">
              <w:rPr>
                <w:rFonts w:cstheme="minorHAnsi"/>
                <w:color w:val="000000" w:themeColor="text1"/>
              </w:rPr>
              <w:t>tidak</w:t>
            </w:r>
            <w:proofErr w:type="spellEnd"/>
            <w:r w:rsidRPr="00DB25C4">
              <w:rPr>
                <w:rFonts w:cstheme="minorHAnsi"/>
                <w:color w:val="000000" w:themeColor="text1"/>
              </w:rPr>
              <w:t xml:space="preserve"> </w:t>
            </w:r>
            <w:proofErr w:type="spellStart"/>
            <w:r w:rsidRPr="00DB25C4">
              <w:rPr>
                <w:rFonts w:cstheme="minorHAnsi"/>
                <w:color w:val="000000" w:themeColor="text1"/>
              </w:rPr>
              <w:t>konsisten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mengerjakan</w:t>
            </w:r>
            <w:proofErr w:type="spellEnd"/>
            <w:r w:rsidRPr="00DB25C4">
              <w:rPr>
                <w:rFonts w:cstheme="minorHAnsi"/>
                <w:color w:val="000000" w:themeColor="text1"/>
              </w:rPr>
              <w:t xml:space="preserve"> progress </w:t>
            </w:r>
            <w:proofErr w:type="spellStart"/>
            <w:r w:rsidRPr="00DB25C4">
              <w:rPr>
                <w:rFonts w:cstheme="minorHAnsi"/>
                <w:color w:val="000000" w:themeColor="text1"/>
              </w:rPr>
              <w:t>bimbingan</w:t>
            </w:r>
            <w:proofErr w:type="spellEnd"/>
            <w:r w:rsidRPr="00DB25C4">
              <w:rPr>
                <w:rFonts w:cstheme="minorHAnsi"/>
                <w:color w:val="000000" w:themeColor="text1"/>
              </w:rPr>
              <w:t xml:space="preserve"> </w:t>
            </w:r>
            <w:proofErr w:type="spellStart"/>
            <w:r w:rsidRPr="00DB25C4">
              <w:rPr>
                <w:rFonts w:cstheme="minorHAnsi"/>
                <w:color w:val="000000" w:themeColor="text1"/>
              </w:rPr>
              <w:t>seperti</w:t>
            </w:r>
            <w:proofErr w:type="spellEnd"/>
            <w:r w:rsidRPr="00DB25C4">
              <w:rPr>
                <w:rFonts w:cstheme="minorHAnsi"/>
                <w:color w:val="000000" w:themeColor="text1"/>
              </w:rPr>
              <w:t xml:space="preserve"> </w:t>
            </w:r>
            <w:proofErr w:type="spellStart"/>
            <w:r w:rsidRPr="00DB25C4">
              <w:rPr>
                <w:rFonts w:cstheme="minorHAnsi"/>
                <w:color w:val="000000" w:themeColor="text1"/>
              </w:rPr>
              <w:t>menghilang</w:t>
            </w:r>
            <w:proofErr w:type="spellEnd"/>
            <w:r w:rsidRPr="00DB25C4">
              <w:rPr>
                <w:rFonts w:cstheme="minorHAnsi"/>
                <w:color w:val="000000" w:themeColor="text1"/>
              </w:rPr>
              <w:t xml:space="preserve">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tidak</w:t>
            </w:r>
            <w:proofErr w:type="spellEnd"/>
            <w:r w:rsidRPr="00DB25C4">
              <w:rPr>
                <w:rFonts w:cstheme="minorHAnsi"/>
                <w:color w:val="000000" w:themeColor="text1"/>
              </w:rPr>
              <w:t xml:space="preserve"> </w:t>
            </w:r>
            <w:proofErr w:type="spellStart"/>
            <w:r w:rsidRPr="00DB25C4">
              <w:rPr>
                <w:rFonts w:cstheme="minorHAnsi"/>
                <w:color w:val="000000" w:themeColor="text1"/>
              </w:rPr>
              <w:t>mengirimkan</w:t>
            </w:r>
            <w:proofErr w:type="spellEnd"/>
            <w:r w:rsidRPr="00DB25C4">
              <w:rPr>
                <w:rFonts w:cstheme="minorHAnsi"/>
                <w:color w:val="000000" w:themeColor="text1"/>
              </w:rPr>
              <w:t xml:space="preserve"> </w:t>
            </w:r>
            <w:proofErr w:type="spellStart"/>
            <w:r w:rsidRPr="00DB25C4">
              <w:rPr>
                <w:rFonts w:cstheme="minorHAnsi"/>
                <w:color w:val="000000" w:themeColor="text1"/>
              </w:rPr>
              <w:t>revisian</w:t>
            </w:r>
            <w:proofErr w:type="spellEnd"/>
            <w:r w:rsidRPr="00DB25C4">
              <w:rPr>
                <w:rFonts w:cstheme="minorHAnsi"/>
                <w:color w:val="000000" w:themeColor="text1"/>
              </w:rPr>
              <w:t xml:space="preserve"> </w:t>
            </w:r>
            <w:proofErr w:type="spellStart"/>
            <w:r w:rsidRPr="00DB25C4">
              <w:rPr>
                <w:rFonts w:cstheme="minorHAnsi"/>
                <w:color w:val="000000" w:themeColor="text1"/>
              </w:rPr>
              <w:t>sesuai</w:t>
            </w:r>
            <w:proofErr w:type="spellEnd"/>
            <w:r w:rsidRPr="00DB25C4">
              <w:rPr>
                <w:rFonts w:cstheme="minorHAnsi"/>
                <w:color w:val="000000" w:themeColor="text1"/>
              </w:rPr>
              <w:t xml:space="preserve"> </w:t>
            </w:r>
            <w:proofErr w:type="spellStart"/>
            <w:r w:rsidRPr="00DB25C4">
              <w:rPr>
                <w:rFonts w:cstheme="minorHAnsi"/>
                <w:color w:val="000000" w:themeColor="text1"/>
              </w:rPr>
              <w:t>tenggat</w:t>
            </w:r>
            <w:proofErr w:type="spellEnd"/>
            <w:r w:rsidRPr="00DB25C4">
              <w:rPr>
                <w:rFonts w:cstheme="minorHAnsi"/>
                <w:color w:val="000000" w:themeColor="text1"/>
              </w:rPr>
              <w:t xml:space="preserve"> </w:t>
            </w:r>
            <w:proofErr w:type="spellStart"/>
            <w:r w:rsidRPr="00DB25C4">
              <w:rPr>
                <w:rFonts w:cstheme="minorHAnsi"/>
                <w:color w:val="000000" w:themeColor="text1"/>
              </w:rPr>
              <w:t>waktu</w:t>
            </w:r>
            <w:proofErr w:type="spellEnd"/>
            <w:r w:rsidRPr="00DB25C4">
              <w:rPr>
                <w:rFonts w:cstheme="minorHAnsi"/>
                <w:color w:val="000000" w:themeColor="text1"/>
              </w:rPr>
              <w:t xml:space="preserve"> yang </w:t>
            </w:r>
            <w:proofErr w:type="spellStart"/>
            <w:r w:rsidRPr="00DB25C4">
              <w:rPr>
                <w:rFonts w:cstheme="minorHAnsi"/>
                <w:color w:val="000000" w:themeColor="text1"/>
              </w:rPr>
              <w:t>sudah</w:t>
            </w:r>
            <w:proofErr w:type="spellEnd"/>
            <w:r w:rsidRPr="00DB25C4">
              <w:rPr>
                <w:rFonts w:cstheme="minorHAnsi"/>
                <w:color w:val="000000" w:themeColor="text1"/>
              </w:rPr>
              <w:t xml:space="preserve"> </w:t>
            </w:r>
            <w:proofErr w:type="spellStart"/>
            <w:r w:rsidRPr="00DB25C4">
              <w:rPr>
                <w:rFonts w:cstheme="minorHAnsi"/>
                <w:color w:val="000000" w:themeColor="text1"/>
              </w:rPr>
              <w:t>disepakati</w:t>
            </w:r>
            <w:proofErr w:type="spellEnd"/>
            <w:r w:rsidRPr="00DB25C4">
              <w:rPr>
                <w:rFonts w:cstheme="minorHAnsi"/>
                <w:color w:val="000000" w:themeColor="text1"/>
              </w:rPr>
              <w:t xml:space="preserve">; (4) </w:t>
            </w:r>
            <w:proofErr w:type="spellStart"/>
            <w:r w:rsidRPr="00DB25C4">
              <w:rPr>
                <w:rFonts w:cstheme="minorHAnsi"/>
                <w:color w:val="000000" w:themeColor="text1"/>
              </w:rPr>
              <w:t>pengatusan</w:t>
            </w:r>
            <w:proofErr w:type="spellEnd"/>
            <w:r w:rsidRPr="00DB25C4">
              <w:rPr>
                <w:rFonts w:cstheme="minorHAnsi"/>
                <w:color w:val="000000" w:themeColor="text1"/>
              </w:rPr>
              <w:t xml:space="preserve"> </w:t>
            </w:r>
            <w:proofErr w:type="spellStart"/>
            <w:r w:rsidRPr="00DB25C4">
              <w:rPr>
                <w:rFonts w:cstheme="minorHAnsi"/>
                <w:color w:val="000000" w:themeColor="text1"/>
              </w:rPr>
              <w:t>jadwal</w:t>
            </w:r>
            <w:proofErr w:type="spellEnd"/>
            <w:r w:rsidRPr="00DB25C4">
              <w:rPr>
                <w:rFonts w:cstheme="minorHAnsi"/>
                <w:color w:val="000000" w:themeColor="text1"/>
              </w:rPr>
              <w:t xml:space="preserve"> </w:t>
            </w:r>
            <w:proofErr w:type="spellStart"/>
            <w:r w:rsidRPr="00DB25C4">
              <w:rPr>
                <w:rFonts w:cstheme="minorHAnsi"/>
                <w:color w:val="000000" w:themeColor="text1"/>
              </w:rPr>
              <w:t>bimbingan</w:t>
            </w:r>
            <w:proofErr w:type="spellEnd"/>
            <w:r w:rsidRPr="00DB25C4">
              <w:rPr>
                <w:rFonts w:cstheme="minorHAnsi"/>
                <w:color w:val="000000" w:themeColor="text1"/>
              </w:rPr>
              <w:t xml:space="preserve"> </w:t>
            </w:r>
            <w:proofErr w:type="spellStart"/>
            <w:r w:rsidRPr="00DB25C4">
              <w:rPr>
                <w:rFonts w:cstheme="minorHAnsi"/>
                <w:color w:val="000000" w:themeColor="text1"/>
              </w:rPr>
              <w:t>skripsi</w:t>
            </w:r>
            <w:proofErr w:type="spellEnd"/>
            <w:r w:rsidRPr="00DB25C4">
              <w:rPr>
                <w:rFonts w:cstheme="minorHAnsi"/>
                <w:color w:val="000000" w:themeColor="text1"/>
              </w:rPr>
              <w:t xml:space="preserve"> </w:t>
            </w:r>
            <w:proofErr w:type="spellStart"/>
            <w:r w:rsidRPr="00DB25C4">
              <w:rPr>
                <w:rFonts w:cstheme="minorHAnsi"/>
                <w:color w:val="000000" w:themeColor="text1"/>
              </w:rPr>
              <w:t>antara</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Adapun </w:t>
            </w:r>
            <w:proofErr w:type="spellStart"/>
            <w:r w:rsidRPr="00DB25C4">
              <w:rPr>
                <w:rFonts w:cstheme="minorHAnsi"/>
                <w:color w:val="000000" w:themeColor="text1"/>
              </w:rPr>
              <w:t>upaya</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mengatasi</w:t>
            </w:r>
            <w:proofErr w:type="spellEnd"/>
            <w:r w:rsidRPr="00DB25C4">
              <w:rPr>
                <w:rFonts w:cstheme="minorHAnsi"/>
                <w:color w:val="000000" w:themeColor="text1"/>
              </w:rPr>
              <w:t xml:space="preserve"> </w:t>
            </w:r>
            <w:proofErr w:type="spellStart"/>
            <w:r w:rsidRPr="00DB25C4">
              <w:rPr>
                <w:rFonts w:cstheme="minorHAnsi"/>
                <w:color w:val="000000" w:themeColor="text1"/>
              </w:rPr>
              <w:t>keempat</w:t>
            </w:r>
            <w:proofErr w:type="spellEnd"/>
            <w:r w:rsidRPr="00DB25C4">
              <w:rPr>
                <w:rFonts w:cstheme="minorHAnsi"/>
                <w:color w:val="000000" w:themeColor="text1"/>
              </w:rPr>
              <w:t xml:space="preserve"> </w:t>
            </w:r>
            <w:proofErr w:type="spellStart"/>
            <w:r w:rsidRPr="00DB25C4">
              <w:rPr>
                <w:rFonts w:cstheme="minorHAnsi"/>
                <w:color w:val="000000" w:themeColor="text1"/>
              </w:rPr>
              <w:t>permasalahan</w:t>
            </w:r>
            <w:proofErr w:type="spellEnd"/>
            <w:r w:rsidRPr="00DB25C4">
              <w:rPr>
                <w:rFonts w:cstheme="minorHAnsi"/>
                <w:color w:val="000000" w:themeColor="text1"/>
              </w:rPr>
              <w:t xml:space="preserve"> </w:t>
            </w:r>
            <w:proofErr w:type="spellStart"/>
            <w:r w:rsidRPr="00DB25C4">
              <w:rPr>
                <w:rFonts w:cstheme="minorHAnsi"/>
                <w:color w:val="000000" w:themeColor="text1"/>
              </w:rPr>
              <w:t>tersebut</w:t>
            </w:r>
            <w:proofErr w:type="spellEnd"/>
            <w:r w:rsidRPr="00DB25C4">
              <w:rPr>
                <w:rFonts w:cstheme="minorHAnsi"/>
                <w:color w:val="000000" w:themeColor="text1"/>
              </w:rPr>
              <w:t xml:space="preserve"> </w:t>
            </w:r>
            <w:proofErr w:type="spellStart"/>
            <w:r w:rsidRPr="00DB25C4">
              <w:rPr>
                <w:rFonts w:cstheme="minorHAnsi"/>
                <w:color w:val="000000" w:themeColor="text1"/>
              </w:rPr>
              <w:t>antara</w:t>
            </w:r>
            <w:proofErr w:type="spellEnd"/>
            <w:r w:rsidRPr="00DB25C4">
              <w:rPr>
                <w:rFonts w:cstheme="minorHAnsi"/>
                <w:color w:val="000000" w:themeColor="text1"/>
              </w:rPr>
              <w:t xml:space="preserve"> lain; (1)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memberikan</w:t>
            </w:r>
            <w:proofErr w:type="spellEnd"/>
            <w:r w:rsidRPr="00DB25C4">
              <w:rPr>
                <w:rFonts w:cstheme="minorHAnsi"/>
                <w:color w:val="000000" w:themeColor="text1"/>
              </w:rPr>
              <w:t xml:space="preserve"> </w:t>
            </w:r>
            <w:proofErr w:type="spellStart"/>
            <w:r w:rsidRPr="00DB25C4">
              <w:rPr>
                <w:rFonts w:cstheme="minorHAnsi"/>
                <w:color w:val="000000" w:themeColor="text1"/>
              </w:rPr>
              <w:t>pengarahan</w:t>
            </w:r>
            <w:proofErr w:type="spellEnd"/>
            <w:r w:rsidRPr="00DB25C4">
              <w:rPr>
                <w:rFonts w:cstheme="minorHAnsi"/>
                <w:color w:val="000000" w:themeColor="text1"/>
              </w:rPr>
              <w:t xml:space="preserve">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prosedur</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penelitian</w:t>
            </w:r>
            <w:proofErr w:type="spellEnd"/>
            <w:r w:rsidRPr="00DB25C4">
              <w:rPr>
                <w:rFonts w:cstheme="minorHAnsi"/>
                <w:color w:val="000000" w:themeColor="text1"/>
              </w:rPr>
              <w:t xml:space="preserve"> dan </w:t>
            </w:r>
            <w:proofErr w:type="spellStart"/>
            <w:r w:rsidRPr="00DB25C4">
              <w:rPr>
                <w:rFonts w:cstheme="minorHAnsi"/>
                <w:color w:val="000000" w:themeColor="text1"/>
              </w:rPr>
              <w:t>memberikan</w:t>
            </w:r>
            <w:proofErr w:type="spellEnd"/>
            <w:r w:rsidRPr="00DB25C4">
              <w:rPr>
                <w:rFonts w:cstheme="minorHAnsi"/>
                <w:color w:val="000000" w:themeColor="text1"/>
              </w:rPr>
              <w:t xml:space="preserve"> </w:t>
            </w:r>
            <w:proofErr w:type="spellStart"/>
            <w:r w:rsidRPr="00DB25C4">
              <w:rPr>
                <w:rFonts w:cstheme="minorHAnsi"/>
                <w:color w:val="000000" w:themeColor="text1"/>
              </w:rPr>
              <w:t>referensi</w:t>
            </w:r>
            <w:proofErr w:type="spellEnd"/>
            <w:r w:rsidRPr="00DB25C4">
              <w:rPr>
                <w:rFonts w:cstheme="minorHAnsi"/>
                <w:color w:val="000000" w:themeColor="text1"/>
              </w:rPr>
              <w:t xml:space="preserve"> </w:t>
            </w:r>
            <w:proofErr w:type="spellStart"/>
            <w:r w:rsidRPr="00DB25C4">
              <w:rPr>
                <w:rFonts w:cstheme="minorHAnsi"/>
                <w:color w:val="000000" w:themeColor="text1"/>
              </w:rPr>
              <w:t>mengenai</w:t>
            </w:r>
            <w:proofErr w:type="spellEnd"/>
            <w:r w:rsidRPr="00DB25C4">
              <w:rPr>
                <w:rFonts w:cstheme="minorHAnsi"/>
                <w:color w:val="000000" w:themeColor="text1"/>
              </w:rPr>
              <w:t xml:space="preserve"> </w:t>
            </w:r>
            <w:proofErr w:type="spellStart"/>
            <w:r w:rsidRPr="00DB25C4">
              <w:rPr>
                <w:rFonts w:cstheme="minorHAnsi"/>
                <w:color w:val="000000" w:themeColor="text1"/>
              </w:rPr>
              <w:t>penyusunan</w:t>
            </w:r>
            <w:proofErr w:type="spellEnd"/>
            <w:r w:rsidRPr="00DB25C4">
              <w:rPr>
                <w:rFonts w:cstheme="minorHAnsi"/>
                <w:color w:val="000000" w:themeColor="text1"/>
              </w:rPr>
              <w:t xml:space="preserve"> </w:t>
            </w:r>
            <w:proofErr w:type="spellStart"/>
            <w:r w:rsidRPr="00DB25C4">
              <w:rPr>
                <w:rFonts w:cstheme="minorHAnsi"/>
                <w:color w:val="000000" w:themeColor="text1"/>
              </w:rPr>
              <w:t>skripsi</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dibaca</w:t>
            </w:r>
            <w:proofErr w:type="spellEnd"/>
            <w:r w:rsidRPr="00DB25C4">
              <w:rPr>
                <w:rFonts w:cstheme="minorHAnsi"/>
                <w:color w:val="000000" w:themeColor="text1"/>
              </w:rPr>
              <w:t xml:space="preserve"> dan </w:t>
            </w:r>
            <w:proofErr w:type="spellStart"/>
            <w:r w:rsidRPr="00DB25C4">
              <w:rPr>
                <w:rFonts w:cstheme="minorHAnsi"/>
                <w:color w:val="000000" w:themeColor="text1"/>
              </w:rPr>
              <w:t>dipelajari</w:t>
            </w:r>
            <w:proofErr w:type="spellEnd"/>
            <w:r w:rsidRPr="00DB25C4">
              <w:rPr>
                <w:rFonts w:cstheme="minorHAnsi"/>
                <w:color w:val="000000" w:themeColor="text1"/>
              </w:rPr>
              <w:t xml:space="preserve"> </w:t>
            </w:r>
            <w:proofErr w:type="spellStart"/>
            <w:r w:rsidRPr="00DB25C4">
              <w:rPr>
                <w:rFonts w:cstheme="minorHAnsi"/>
                <w:color w:val="000000" w:themeColor="text1"/>
              </w:rPr>
              <w:t>serta</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dilaksankan</w:t>
            </w:r>
            <w:proofErr w:type="spellEnd"/>
            <w:r w:rsidRPr="00DB25C4">
              <w:rPr>
                <w:rFonts w:cstheme="minorHAnsi"/>
                <w:color w:val="000000" w:themeColor="text1"/>
              </w:rPr>
              <w:t xml:space="preserve"> oleh </w:t>
            </w:r>
            <w:proofErr w:type="spellStart"/>
            <w:r w:rsidRPr="00DB25C4">
              <w:rPr>
                <w:rFonts w:cstheme="minorHAnsi"/>
                <w:color w:val="000000" w:themeColor="text1"/>
              </w:rPr>
              <w:t>mahasiswa</w:t>
            </w:r>
            <w:proofErr w:type="spellEnd"/>
            <w:r w:rsidRPr="00DB25C4">
              <w:rPr>
                <w:rFonts w:cstheme="minorHAnsi"/>
                <w:color w:val="000000" w:themeColor="text1"/>
              </w:rPr>
              <w:t xml:space="preserve">; (2)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memberikan</w:t>
            </w:r>
            <w:proofErr w:type="spellEnd"/>
            <w:r w:rsidRPr="00DB25C4">
              <w:rPr>
                <w:rFonts w:cstheme="minorHAnsi"/>
                <w:color w:val="000000" w:themeColor="text1"/>
              </w:rPr>
              <w:t xml:space="preserve"> </w:t>
            </w:r>
            <w:proofErr w:type="spellStart"/>
            <w:r w:rsidRPr="00DB25C4">
              <w:rPr>
                <w:rFonts w:cstheme="minorHAnsi"/>
                <w:color w:val="000000" w:themeColor="text1"/>
              </w:rPr>
              <w:t>artikel-artikel</w:t>
            </w:r>
            <w:proofErr w:type="spellEnd"/>
            <w:r w:rsidRPr="00DB25C4">
              <w:rPr>
                <w:rFonts w:cstheme="minorHAnsi"/>
                <w:color w:val="000000" w:themeColor="text1"/>
              </w:rPr>
              <w:t xml:space="preserve"> yang </w:t>
            </w:r>
            <w:proofErr w:type="spellStart"/>
            <w:r w:rsidRPr="00DB25C4">
              <w:rPr>
                <w:rFonts w:cstheme="minorHAnsi"/>
                <w:color w:val="000000" w:themeColor="text1"/>
              </w:rPr>
              <w:t>sejenis</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topik</w:t>
            </w:r>
            <w:proofErr w:type="spellEnd"/>
            <w:r w:rsidRPr="00DB25C4">
              <w:rPr>
                <w:rFonts w:cstheme="minorHAnsi"/>
                <w:color w:val="000000" w:themeColor="text1"/>
              </w:rPr>
              <w:t xml:space="preserve"> </w:t>
            </w:r>
            <w:proofErr w:type="spellStart"/>
            <w:r w:rsidRPr="00DB25C4">
              <w:rPr>
                <w:rFonts w:cstheme="minorHAnsi"/>
                <w:color w:val="000000" w:themeColor="text1"/>
              </w:rPr>
              <w:t>penelitian</w:t>
            </w:r>
            <w:proofErr w:type="spellEnd"/>
            <w:r w:rsidRPr="00DB25C4">
              <w:rPr>
                <w:rFonts w:cstheme="minorHAnsi"/>
                <w:color w:val="000000" w:themeColor="text1"/>
              </w:rPr>
              <w:t xml:space="preserve"> dan </w:t>
            </w:r>
            <w:proofErr w:type="spellStart"/>
            <w:r w:rsidRPr="00DB25C4">
              <w:rPr>
                <w:rFonts w:cstheme="minorHAnsi"/>
                <w:color w:val="000000" w:themeColor="text1"/>
              </w:rPr>
              <w:t>diminta</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merevius</w:t>
            </w:r>
            <w:proofErr w:type="spellEnd"/>
            <w:r w:rsidRPr="00DB25C4">
              <w:rPr>
                <w:rFonts w:cstheme="minorHAnsi"/>
                <w:color w:val="000000" w:themeColor="text1"/>
              </w:rPr>
              <w:t xml:space="preserve">; (3)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membuat</w:t>
            </w:r>
            <w:proofErr w:type="spellEnd"/>
            <w:r w:rsidRPr="00DB25C4">
              <w:rPr>
                <w:rFonts w:cstheme="minorHAnsi"/>
                <w:color w:val="000000" w:themeColor="text1"/>
              </w:rPr>
              <w:t xml:space="preserve"> WhatsApp Group yang </w:t>
            </w:r>
            <w:proofErr w:type="spellStart"/>
            <w:r w:rsidRPr="00DB25C4">
              <w:rPr>
                <w:rFonts w:cstheme="minorHAnsi"/>
                <w:color w:val="000000" w:themeColor="text1"/>
              </w:rPr>
              <w:t>beranggotakan</w:t>
            </w:r>
            <w:proofErr w:type="spellEnd"/>
            <w:r w:rsidRPr="00DB25C4">
              <w:rPr>
                <w:rFonts w:cstheme="minorHAnsi"/>
                <w:color w:val="000000" w:themeColor="text1"/>
              </w:rPr>
              <w:t xml:space="preserve"> para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bimbingan</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mmeonitor</w:t>
            </w:r>
            <w:proofErr w:type="spellEnd"/>
            <w:r w:rsidRPr="00DB25C4">
              <w:rPr>
                <w:rFonts w:cstheme="minorHAnsi"/>
                <w:color w:val="000000" w:themeColor="text1"/>
              </w:rPr>
              <w:t xml:space="preserve"> progress </w:t>
            </w:r>
            <w:proofErr w:type="spellStart"/>
            <w:r w:rsidRPr="00DB25C4">
              <w:rPr>
                <w:rFonts w:cstheme="minorHAnsi"/>
                <w:color w:val="000000" w:themeColor="text1"/>
              </w:rPr>
              <w:t>serta</w:t>
            </w:r>
            <w:proofErr w:type="spellEnd"/>
            <w:r w:rsidRPr="00DB25C4">
              <w:rPr>
                <w:rFonts w:cstheme="minorHAnsi"/>
                <w:color w:val="000000" w:themeColor="text1"/>
              </w:rPr>
              <w:t xml:space="preserve"> </w:t>
            </w:r>
            <w:proofErr w:type="spellStart"/>
            <w:r w:rsidRPr="00DB25C4">
              <w:rPr>
                <w:rFonts w:cstheme="minorHAnsi"/>
                <w:color w:val="000000" w:themeColor="text1"/>
              </w:rPr>
              <w:t>supaya</w:t>
            </w:r>
            <w:proofErr w:type="spellEnd"/>
            <w:r w:rsidRPr="00DB25C4">
              <w:rPr>
                <w:rFonts w:cstheme="minorHAnsi"/>
                <w:color w:val="000000" w:themeColor="text1"/>
              </w:rPr>
              <w:t xml:space="preserve"> </w:t>
            </w:r>
            <w:proofErr w:type="spellStart"/>
            <w:r w:rsidRPr="00DB25C4">
              <w:rPr>
                <w:rFonts w:cstheme="minorHAnsi"/>
                <w:color w:val="000000" w:themeColor="text1"/>
              </w:rPr>
              <w:t>antar</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saling</w:t>
            </w:r>
            <w:proofErr w:type="spellEnd"/>
            <w:r w:rsidRPr="00DB25C4">
              <w:rPr>
                <w:rFonts w:cstheme="minorHAnsi"/>
                <w:color w:val="000000" w:themeColor="text1"/>
              </w:rPr>
              <w:t xml:space="preserve"> </w:t>
            </w:r>
            <w:proofErr w:type="spellStart"/>
            <w:r w:rsidRPr="00DB25C4">
              <w:rPr>
                <w:rFonts w:cstheme="minorHAnsi"/>
                <w:color w:val="000000" w:themeColor="text1"/>
              </w:rPr>
              <w:t>mendukung</w:t>
            </w:r>
            <w:proofErr w:type="spellEnd"/>
            <w:r w:rsidRPr="00DB25C4">
              <w:rPr>
                <w:rFonts w:cstheme="minorHAnsi"/>
                <w:color w:val="000000" w:themeColor="text1"/>
              </w:rPr>
              <w:t xml:space="preserve"> </w:t>
            </w:r>
            <w:proofErr w:type="spellStart"/>
            <w:r w:rsidRPr="00DB25C4">
              <w:rPr>
                <w:rFonts w:cstheme="minorHAnsi"/>
                <w:color w:val="000000" w:themeColor="text1"/>
              </w:rPr>
              <w:t>bersama-sama</w:t>
            </w:r>
            <w:proofErr w:type="spellEnd"/>
            <w:r w:rsidRPr="00DB25C4">
              <w:rPr>
                <w:rFonts w:cstheme="minorHAnsi"/>
                <w:color w:val="000000" w:themeColor="text1"/>
              </w:rPr>
              <w:t xml:space="preserve"> </w:t>
            </w:r>
            <w:proofErr w:type="spellStart"/>
            <w:r w:rsidRPr="00DB25C4">
              <w:rPr>
                <w:rFonts w:cstheme="minorHAnsi"/>
                <w:color w:val="000000" w:themeColor="text1"/>
              </w:rPr>
              <w:t>memiliki</w:t>
            </w:r>
            <w:proofErr w:type="spellEnd"/>
            <w:r w:rsidRPr="00DB25C4">
              <w:rPr>
                <w:rFonts w:cstheme="minorHAnsi"/>
                <w:color w:val="000000" w:themeColor="text1"/>
              </w:rPr>
              <w:t xml:space="preserve"> </w:t>
            </w:r>
            <w:proofErr w:type="spellStart"/>
            <w:r w:rsidRPr="00DB25C4">
              <w:rPr>
                <w:rFonts w:cstheme="minorHAnsi"/>
                <w:color w:val="000000" w:themeColor="text1"/>
              </w:rPr>
              <w:t>kemajuan</w:t>
            </w:r>
            <w:proofErr w:type="spellEnd"/>
            <w:r w:rsidRPr="00DB25C4">
              <w:rPr>
                <w:rFonts w:cstheme="minorHAnsi"/>
                <w:color w:val="000000" w:themeColor="text1"/>
              </w:rPr>
              <w:t xml:space="preserve"> dan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menyelesaikan</w:t>
            </w:r>
            <w:proofErr w:type="spellEnd"/>
            <w:r w:rsidRPr="00DB25C4">
              <w:rPr>
                <w:rFonts w:cstheme="minorHAnsi"/>
                <w:color w:val="000000" w:themeColor="text1"/>
              </w:rPr>
              <w:t xml:space="preserve"> </w:t>
            </w:r>
            <w:proofErr w:type="spellStart"/>
            <w:r w:rsidRPr="00DB25C4">
              <w:rPr>
                <w:rFonts w:cstheme="minorHAnsi"/>
                <w:color w:val="000000" w:themeColor="text1"/>
              </w:rPr>
              <w:t>tugas</w:t>
            </w:r>
            <w:proofErr w:type="spellEnd"/>
            <w:r w:rsidRPr="00DB25C4">
              <w:rPr>
                <w:rFonts w:cstheme="minorHAnsi"/>
                <w:color w:val="000000" w:themeColor="text1"/>
              </w:rPr>
              <w:t xml:space="preserve"> </w:t>
            </w:r>
            <w:proofErr w:type="spellStart"/>
            <w:r w:rsidRPr="00DB25C4">
              <w:rPr>
                <w:rFonts w:cstheme="minorHAnsi"/>
                <w:color w:val="000000" w:themeColor="text1"/>
              </w:rPr>
              <w:t>akhir</w:t>
            </w:r>
            <w:proofErr w:type="spellEnd"/>
            <w:r w:rsidRPr="00DB25C4">
              <w:rPr>
                <w:rFonts w:cstheme="minorHAnsi"/>
                <w:color w:val="000000" w:themeColor="text1"/>
              </w:rPr>
              <w:t xml:space="preserve">; (4)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membuat</w:t>
            </w:r>
            <w:proofErr w:type="spellEnd"/>
            <w:r w:rsidRPr="00DB25C4">
              <w:rPr>
                <w:rFonts w:cstheme="minorHAnsi"/>
                <w:color w:val="000000" w:themeColor="text1"/>
              </w:rPr>
              <w:t xml:space="preserve"> </w:t>
            </w:r>
            <w:proofErr w:type="spellStart"/>
            <w:r w:rsidRPr="00DB25C4">
              <w:rPr>
                <w:rFonts w:cstheme="minorHAnsi"/>
                <w:color w:val="000000" w:themeColor="text1"/>
              </w:rPr>
              <w:t>perjanjian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para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terkait</w:t>
            </w:r>
            <w:proofErr w:type="spellEnd"/>
            <w:r w:rsidRPr="00DB25C4">
              <w:rPr>
                <w:rFonts w:cstheme="minorHAnsi"/>
                <w:color w:val="000000" w:themeColor="text1"/>
              </w:rPr>
              <w:t xml:space="preserve"> </w:t>
            </w:r>
            <w:proofErr w:type="spellStart"/>
            <w:r w:rsidRPr="00DB25C4">
              <w:rPr>
                <w:rFonts w:cstheme="minorHAnsi"/>
                <w:color w:val="000000" w:themeColor="text1"/>
              </w:rPr>
              <w:lastRenderedPageBreak/>
              <w:t>waktu</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bimbingan</w:t>
            </w:r>
            <w:proofErr w:type="spellEnd"/>
            <w:r w:rsidRPr="00DB25C4">
              <w:rPr>
                <w:rFonts w:cstheme="minorHAnsi"/>
                <w:color w:val="000000" w:themeColor="text1"/>
              </w:rPr>
              <w:t xml:space="preserve"> </w:t>
            </w:r>
            <w:proofErr w:type="spellStart"/>
            <w:r w:rsidRPr="00DB25C4">
              <w:rPr>
                <w:rFonts w:cstheme="minorHAnsi"/>
                <w:color w:val="000000" w:themeColor="text1"/>
              </w:rPr>
              <w:t>skripsi</w:t>
            </w:r>
            <w:proofErr w:type="spellEnd"/>
            <w:r w:rsidRPr="00DB25C4">
              <w:rPr>
                <w:rFonts w:cstheme="minorHAnsi"/>
                <w:color w:val="000000" w:themeColor="text1"/>
              </w:rPr>
              <w:t xml:space="preserve">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dilaksanakan</w:t>
            </w:r>
            <w:proofErr w:type="spellEnd"/>
            <w:r w:rsidRPr="00DB25C4">
              <w:rPr>
                <w:rFonts w:cstheme="minorHAnsi"/>
                <w:color w:val="000000" w:themeColor="text1"/>
              </w:rPr>
              <w:t xml:space="preserve"> </w:t>
            </w:r>
            <w:proofErr w:type="spellStart"/>
            <w:r w:rsidRPr="00DB25C4">
              <w:rPr>
                <w:rFonts w:cstheme="minorHAnsi"/>
                <w:color w:val="000000" w:themeColor="text1"/>
              </w:rPr>
              <w:t>secara</w:t>
            </w:r>
            <w:proofErr w:type="spellEnd"/>
            <w:r w:rsidRPr="00DB25C4">
              <w:rPr>
                <w:rFonts w:cstheme="minorHAnsi"/>
                <w:color w:val="000000" w:themeColor="text1"/>
              </w:rPr>
              <w:t xml:space="preserve"> </w:t>
            </w:r>
            <w:proofErr w:type="spellStart"/>
            <w:r w:rsidRPr="00DB25C4">
              <w:rPr>
                <w:rFonts w:cstheme="minorHAnsi"/>
                <w:color w:val="000000" w:themeColor="text1"/>
              </w:rPr>
              <w:t>rutin</w:t>
            </w:r>
            <w:proofErr w:type="spellEnd"/>
            <w:r w:rsidRPr="00DB25C4">
              <w:rPr>
                <w:rFonts w:cstheme="minorHAnsi"/>
                <w:color w:val="000000" w:themeColor="text1"/>
              </w:rPr>
              <w:t xml:space="preserve">. </w:t>
            </w:r>
          </w:p>
        </w:tc>
      </w:tr>
      <w:tr w:rsidR="0076297E" w:rsidRPr="00DB25C4" w14:paraId="1460C610" w14:textId="77777777" w:rsidTr="00662CB9">
        <w:tc>
          <w:tcPr>
            <w:tcW w:w="567" w:type="dxa"/>
          </w:tcPr>
          <w:p w14:paraId="6FD863DB" w14:textId="77777777" w:rsidR="0076297E" w:rsidRPr="00DB25C4" w:rsidRDefault="0076297E" w:rsidP="00687314">
            <w:pPr>
              <w:spacing w:after="0" w:line="240" w:lineRule="auto"/>
              <w:jc w:val="both"/>
              <w:rPr>
                <w:rFonts w:cstheme="minorHAnsi"/>
                <w:color w:val="000000" w:themeColor="text1"/>
              </w:rPr>
            </w:pPr>
            <w:r w:rsidRPr="00DB25C4">
              <w:rPr>
                <w:rFonts w:cstheme="minorHAnsi"/>
                <w:color w:val="000000" w:themeColor="text1"/>
              </w:rPr>
              <w:t>5</w:t>
            </w:r>
          </w:p>
        </w:tc>
        <w:tc>
          <w:tcPr>
            <w:tcW w:w="2552" w:type="dxa"/>
          </w:tcPr>
          <w:p w14:paraId="5B7BBA39"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Manfaat</w:t>
            </w:r>
            <w:proofErr w:type="spellEnd"/>
            <w:r w:rsidRPr="00DB25C4">
              <w:rPr>
                <w:rFonts w:cstheme="minorHAnsi"/>
                <w:color w:val="000000" w:themeColor="text1"/>
              </w:rPr>
              <w:t xml:space="preserve"> yang </w:t>
            </w:r>
            <w:proofErr w:type="spellStart"/>
            <w:r w:rsidRPr="00DB25C4">
              <w:rPr>
                <w:rFonts w:cstheme="minorHAnsi"/>
                <w:color w:val="000000" w:themeColor="text1"/>
              </w:rPr>
              <w:t>diperoleh</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dari</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p>
        </w:tc>
        <w:tc>
          <w:tcPr>
            <w:tcW w:w="5953" w:type="dxa"/>
          </w:tcPr>
          <w:p w14:paraId="34A40BAD"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adanya</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skripsi</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berprogres</w:t>
            </w:r>
            <w:proofErr w:type="spellEnd"/>
            <w:r w:rsidRPr="00DB25C4">
              <w:rPr>
                <w:rFonts w:cstheme="minorHAnsi"/>
                <w:color w:val="000000" w:themeColor="text1"/>
              </w:rPr>
              <w:t xml:space="preserve"> </w:t>
            </w:r>
            <w:proofErr w:type="spellStart"/>
            <w:r w:rsidRPr="00DB25C4">
              <w:rPr>
                <w:rFonts w:cstheme="minorHAnsi"/>
                <w:color w:val="000000" w:themeColor="text1"/>
              </w:rPr>
              <w:t>sesuai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timeline </w:t>
            </w:r>
            <w:proofErr w:type="spellStart"/>
            <w:r w:rsidRPr="00DB25C4">
              <w:rPr>
                <w:rFonts w:cstheme="minorHAnsi"/>
                <w:color w:val="000000" w:themeColor="text1"/>
              </w:rPr>
              <w:t>rencana</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menyelesaikan</w:t>
            </w:r>
            <w:proofErr w:type="spellEnd"/>
            <w:r w:rsidRPr="00DB25C4">
              <w:rPr>
                <w:rFonts w:cstheme="minorHAnsi"/>
                <w:color w:val="000000" w:themeColor="text1"/>
              </w:rPr>
              <w:t xml:space="preserve"> </w:t>
            </w:r>
            <w:proofErr w:type="spellStart"/>
            <w:r w:rsidRPr="00DB25C4">
              <w:rPr>
                <w:rFonts w:cstheme="minorHAnsi"/>
                <w:color w:val="000000" w:themeColor="text1"/>
              </w:rPr>
              <w:t>skripsi</w:t>
            </w:r>
            <w:proofErr w:type="spellEnd"/>
            <w:r w:rsidRPr="00DB25C4">
              <w:rPr>
                <w:rFonts w:cstheme="minorHAnsi"/>
                <w:color w:val="000000" w:themeColor="text1"/>
              </w:rPr>
              <w:t xml:space="preserve"> </w:t>
            </w:r>
            <w:proofErr w:type="spellStart"/>
            <w:r w:rsidRPr="00DB25C4">
              <w:rPr>
                <w:rFonts w:cstheme="minorHAnsi"/>
                <w:color w:val="000000" w:themeColor="text1"/>
              </w:rPr>
              <w:t>mereka</w:t>
            </w:r>
            <w:proofErr w:type="spellEnd"/>
            <w:r w:rsidRPr="00DB25C4">
              <w:rPr>
                <w:rFonts w:cstheme="minorHAnsi"/>
                <w:color w:val="000000" w:themeColor="text1"/>
              </w:rPr>
              <w:t>.</w:t>
            </w:r>
          </w:p>
        </w:tc>
      </w:tr>
    </w:tbl>
    <w:p w14:paraId="5F9B21F6" w14:textId="77777777" w:rsidR="0076297E" w:rsidRPr="00DB25C4" w:rsidRDefault="0076297E" w:rsidP="00687314">
      <w:pPr>
        <w:spacing w:after="0" w:line="240" w:lineRule="auto"/>
        <w:jc w:val="both"/>
        <w:rPr>
          <w:rFonts w:cstheme="minorHAnsi"/>
          <w:color w:val="000000" w:themeColor="text1"/>
        </w:rPr>
      </w:pPr>
    </w:p>
    <w:p w14:paraId="5D72C583" w14:textId="77777777" w:rsidR="0076297E" w:rsidRPr="00DB25C4" w:rsidRDefault="0076297E" w:rsidP="00687314">
      <w:pPr>
        <w:spacing w:after="0" w:line="240" w:lineRule="auto"/>
        <w:jc w:val="both"/>
        <w:rPr>
          <w:rFonts w:cstheme="minorHAnsi"/>
          <w:b/>
          <w:bCs/>
          <w:color w:val="000000" w:themeColor="text1"/>
        </w:rPr>
        <w:sectPr w:rsidR="0076297E" w:rsidRPr="00DB25C4" w:rsidSect="00CD4E67">
          <w:pgSz w:w="11906" w:h="16838"/>
          <w:pgMar w:top="1440" w:right="1440" w:bottom="1440" w:left="1440" w:header="708" w:footer="708" w:gutter="0"/>
          <w:cols w:space="708"/>
          <w:docGrid w:linePitch="360"/>
        </w:sectPr>
      </w:pPr>
    </w:p>
    <w:p w14:paraId="1710290E"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lastRenderedPageBreak/>
        <w:t xml:space="preserve">6.5.2.6 </w:t>
      </w:r>
      <w:proofErr w:type="spellStart"/>
      <w:r w:rsidRPr="00DB25C4">
        <w:rPr>
          <w:rFonts w:cstheme="minorHAnsi"/>
          <w:b/>
          <w:bCs/>
          <w:color w:val="000000" w:themeColor="text1"/>
        </w:rPr>
        <w:t>Jumlah</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Mahasiswa</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Bimbingan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Tugas</w:t>
      </w:r>
      <w:proofErr w:type="spellEnd"/>
      <w:r w:rsidRPr="00DB25C4">
        <w:rPr>
          <w:rFonts w:cstheme="minorHAnsi"/>
          <w:b/>
          <w:bCs/>
          <w:color w:val="000000" w:themeColor="text1"/>
        </w:rPr>
        <w:t xml:space="preserve"> Akhir </w:t>
      </w:r>
      <w:proofErr w:type="spellStart"/>
      <w:r w:rsidRPr="00DB25C4">
        <w:rPr>
          <w:rFonts w:cstheme="minorHAnsi"/>
          <w:b/>
          <w:bCs/>
          <w:color w:val="000000" w:themeColor="text1"/>
        </w:rPr>
        <w:t>atau</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Skripsi</w:t>
      </w:r>
      <w:proofErr w:type="spellEnd"/>
      <w:r w:rsidRPr="00DB25C4">
        <w:rPr>
          <w:rFonts w:cstheme="minorHAnsi"/>
          <w:b/>
          <w:bCs/>
          <w:color w:val="000000" w:themeColor="text1"/>
        </w:rPr>
        <w:t xml:space="preserve"> dan </w:t>
      </w:r>
      <w:proofErr w:type="spellStart"/>
      <w:r w:rsidRPr="00DB25C4">
        <w:rPr>
          <w:rFonts w:cstheme="minorHAnsi"/>
          <w:b/>
          <w:bCs/>
          <w:color w:val="000000" w:themeColor="text1"/>
        </w:rPr>
        <w:t>Frekuensi</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pertemuan</w:t>
      </w:r>
      <w:proofErr w:type="spellEnd"/>
    </w:p>
    <w:p w14:paraId="6203B83B" w14:textId="77777777" w:rsidR="0076297E" w:rsidRPr="00DB25C4" w:rsidRDefault="0076297E" w:rsidP="00687314">
      <w:pPr>
        <w:spacing w:after="0" w:line="240" w:lineRule="auto"/>
        <w:ind w:firstLine="720"/>
        <w:jc w:val="both"/>
        <w:rPr>
          <w:rFonts w:cstheme="minorHAnsi"/>
          <w:color w:val="000000" w:themeColor="text1"/>
        </w:rPr>
      </w:pPr>
      <w:r w:rsidRPr="00DB25C4">
        <w:rPr>
          <w:rFonts w:cstheme="minorHAnsi"/>
          <w:color w:val="000000" w:themeColor="text1"/>
        </w:rPr>
        <w:t xml:space="preserve">Nama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pembimbing</w:t>
      </w:r>
      <w:proofErr w:type="spellEnd"/>
      <w:r w:rsidRPr="00DB25C4">
        <w:rPr>
          <w:rFonts w:cstheme="minorHAnsi"/>
          <w:color w:val="000000" w:themeColor="text1"/>
        </w:rPr>
        <w:t xml:space="preserve"> </w:t>
      </w:r>
      <w:proofErr w:type="spellStart"/>
      <w:r w:rsidRPr="00DB25C4">
        <w:rPr>
          <w:rFonts w:cstheme="minorHAnsi"/>
          <w:color w:val="000000" w:themeColor="text1"/>
        </w:rPr>
        <w:t>tugas</w:t>
      </w:r>
      <w:proofErr w:type="spellEnd"/>
      <w:r w:rsidRPr="00DB25C4">
        <w:rPr>
          <w:rFonts w:cstheme="minorHAnsi"/>
          <w:color w:val="000000" w:themeColor="text1"/>
        </w:rPr>
        <w:t xml:space="preserve"> </w:t>
      </w:r>
      <w:proofErr w:type="spellStart"/>
      <w:r w:rsidRPr="00DB25C4">
        <w:rPr>
          <w:rFonts w:cstheme="minorHAnsi"/>
          <w:color w:val="000000" w:themeColor="text1"/>
        </w:rPr>
        <w:t>akhir</w:t>
      </w:r>
      <w:proofErr w:type="spellEnd"/>
      <w:r w:rsidRPr="00DB25C4">
        <w:rPr>
          <w:rFonts w:cstheme="minorHAnsi"/>
          <w:color w:val="000000" w:themeColor="text1"/>
        </w:rPr>
        <w:t xml:space="preserve">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skripsi</w:t>
      </w:r>
      <w:proofErr w:type="spellEnd"/>
      <w:r w:rsidRPr="00DB25C4">
        <w:rPr>
          <w:rFonts w:cstheme="minorHAnsi"/>
          <w:color w:val="000000" w:themeColor="text1"/>
        </w:rPr>
        <w:t xml:space="preserve"> </w:t>
      </w:r>
      <w:proofErr w:type="spellStart"/>
      <w:r w:rsidRPr="00DB25C4">
        <w:rPr>
          <w:rFonts w:cstheme="minorHAnsi"/>
          <w:color w:val="000000" w:themeColor="text1"/>
        </w:rPr>
        <w:t>jumlah</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yang </w:t>
      </w:r>
      <w:proofErr w:type="spellStart"/>
      <w:r w:rsidRPr="00DB25C4">
        <w:rPr>
          <w:rFonts w:cstheme="minorHAnsi"/>
          <w:color w:val="000000" w:themeColor="text1"/>
        </w:rPr>
        <w:t>dibimbing</w:t>
      </w:r>
      <w:proofErr w:type="spellEnd"/>
      <w:r w:rsidRPr="00DB25C4">
        <w:rPr>
          <w:rFonts w:cstheme="minorHAnsi"/>
          <w:color w:val="000000" w:themeColor="text1"/>
        </w:rPr>
        <w:t xml:space="preserve"> dan </w:t>
      </w:r>
      <w:proofErr w:type="spellStart"/>
      <w:r w:rsidRPr="00DB25C4">
        <w:rPr>
          <w:rFonts w:cstheme="minorHAnsi"/>
          <w:color w:val="000000" w:themeColor="text1"/>
        </w:rPr>
        <w:t>banyaknya</w:t>
      </w:r>
      <w:proofErr w:type="spellEnd"/>
      <w:r w:rsidRPr="00DB25C4">
        <w:rPr>
          <w:rFonts w:cstheme="minorHAnsi"/>
          <w:color w:val="000000" w:themeColor="text1"/>
        </w:rPr>
        <w:t xml:space="preserve"> </w:t>
      </w:r>
      <w:proofErr w:type="spellStart"/>
      <w:r w:rsidRPr="00DB25C4">
        <w:rPr>
          <w:rFonts w:cstheme="minorHAnsi"/>
          <w:color w:val="000000" w:themeColor="text1"/>
        </w:rPr>
        <w:t>peremuan</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Tabel</w:t>
      </w:r>
      <w:proofErr w:type="spellEnd"/>
      <w:r w:rsidRPr="00DB25C4">
        <w:rPr>
          <w:rFonts w:cstheme="minorHAnsi"/>
          <w:color w:val="000000" w:themeColor="text1"/>
        </w:rPr>
        <w:t xml:space="preserve"> 6.5.2.6)</w:t>
      </w:r>
    </w:p>
    <w:p w14:paraId="43BF8779"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Tabel</w:t>
      </w:r>
      <w:proofErr w:type="spellEnd"/>
      <w:r w:rsidRPr="00DB25C4">
        <w:rPr>
          <w:rFonts w:cstheme="minorHAnsi"/>
          <w:color w:val="000000" w:themeColor="text1"/>
        </w:rPr>
        <w:t xml:space="preserve"> 6.5.2.6 </w:t>
      </w:r>
      <w:proofErr w:type="spellStart"/>
      <w:r w:rsidRPr="00DB25C4">
        <w:rPr>
          <w:rFonts w:cstheme="minorHAnsi"/>
          <w:color w:val="000000" w:themeColor="text1"/>
        </w:rPr>
        <w:t>Jumlah</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BImbingan</w:t>
      </w:r>
      <w:proofErr w:type="spellEnd"/>
      <w:r w:rsidRPr="00DB25C4">
        <w:rPr>
          <w:rFonts w:cstheme="minorHAnsi"/>
          <w:color w:val="000000" w:themeColor="text1"/>
        </w:rPr>
        <w:t xml:space="preserve"> </w:t>
      </w:r>
      <w:proofErr w:type="spellStart"/>
      <w:r w:rsidRPr="00DB25C4">
        <w:rPr>
          <w:rFonts w:cstheme="minorHAnsi"/>
          <w:color w:val="000000" w:themeColor="text1"/>
        </w:rPr>
        <w:t>Tugas</w:t>
      </w:r>
      <w:proofErr w:type="spellEnd"/>
      <w:r w:rsidRPr="00DB25C4">
        <w:rPr>
          <w:rFonts w:cstheme="minorHAnsi"/>
          <w:color w:val="000000" w:themeColor="text1"/>
        </w:rPr>
        <w:t xml:space="preserve"> Akhir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Skripsi</w:t>
      </w:r>
      <w:proofErr w:type="spellEnd"/>
      <w:r w:rsidRPr="00DB25C4">
        <w:rPr>
          <w:rFonts w:cstheme="minorHAnsi"/>
          <w:color w:val="000000" w:themeColor="text1"/>
        </w:rPr>
        <w:t xml:space="preserve"> dan </w:t>
      </w:r>
      <w:proofErr w:type="spellStart"/>
      <w:r w:rsidRPr="00DB25C4">
        <w:rPr>
          <w:rFonts w:cstheme="minorHAnsi"/>
          <w:color w:val="000000" w:themeColor="text1"/>
        </w:rPr>
        <w:t>Frekuensi</w:t>
      </w:r>
      <w:proofErr w:type="spellEnd"/>
      <w:r w:rsidRPr="00DB25C4">
        <w:rPr>
          <w:rFonts w:cstheme="minorHAnsi"/>
          <w:color w:val="000000" w:themeColor="text1"/>
        </w:rPr>
        <w:t xml:space="preserve"> </w:t>
      </w:r>
      <w:proofErr w:type="spellStart"/>
      <w:r w:rsidRPr="00DB25C4">
        <w:rPr>
          <w:rFonts w:cstheme="minorHAnsi"/>
          <w:color w:val="000000" w:themeColor="text1"/>
        </w:rPr>
        <w:t>Pertemuan</w:t>
      </w:r>
      <w:proofErr w:type="spellEnd"/>
    </w:p>
    <w:tbl>
      <w:tblPr>
        <w:tblW w:w="142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498"/>
        <w:gridCol w:w="4126"/>
        <w:gridCol w:w="758"/>
        <w:gridCol w:w="735"/>
        <w:gridCol w:w="666"/>
        <w:gridCol w:w="1493"/>
        <w:gridCol w:w="12"/>
        <w:gridCol w:w="779"/>
        <w:gridCol w:w="709"/>
        <w:gridCol w:w="567"/>
        <w:gridCol w:w="739"/>
        <w:gridCol w:w="1886"/>
        <w:gridCol w:w="1296"/>
      </w:tblGrid>
      <w:tr w:rsidR="0076297E" w:rsidRPr="00DB25C4" w14:paraId="787C4C5F" w14:textId="77777777" w:rsidTr="00662CB9">
        <w:trPr>
          <w:trHeight w:val="300"/>
        </w:trPr>
        <w:tc>
          <w:tcPr>
            <w:tcW w:w="498" w:type="dxa"/>
            <w:vMerge w:val="restart"/>
            <w:shd w:val="clear" w:color="auto" w:fill="D0CECE" w:themeFill="background2" w:themeFillShade="E6"/>
            <w:noWrap/>
            <w:vAlign w:val="center"/>
            <w:hideMark/>
          </w:tcPr>
          <w:p w14:paraId="25BD173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No</w:t>
            </w:r>
          </w:p>
        </w:tc>
        <w:tc>
          <w:tcPr>
            <w:tcW w:w="4126" w:type="dxa"/>
            <w:vMerge w:val="restart"/>
            <w:shd w:val="clear" w:color="auto" w:fill="D0CECE" w:themeFill="background2" w:themeFillShade="E6"/>
            <w:noWrap/>
            <w:vAlign w:val="center"/>
            <w:hideMark/>
          </w:tcPr>
          <w:p w14:paraId="6230157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 xml:space="preserve">Nama </w:t>
            </w:r>
            <w:proofErr w:type="spellStart"/>
            <w:r w:rsidRPr="00DB25C4">
              <w:rPr>
                <w:rFonts w:eastAsia="Times New Roman" w:cstheme="minorHAnsi"/>
                <w:color w:val="000000" w:themeColor="text1"/>
                <w:lang w:eastAsia="en-ID"/>
              </w:rPr>
              <w:t>Dosen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Pembimbing</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Tugas</w:t>
            </w:r>
            <w:proofErr w:type="spellEnd"/>
            <w:r w:rsidRPr="00DB25C4">
              <w:rPr>
                <w:rFonts w:eastAsia="Times New Roman" w:cstheme="minorHAnsi"/>
                <w:color w:val="000000" w:themeColor="text1"/>
                <w:lang w:eastAsia="en-ID"/>
              </w:rPr>
              <w:t xml:space="preserve"> Akhir</w:t>
            </w:r>
          </w:p>
        </w:tc>
        <w:tc>
          <w:tcPr>
            <w:tcW w:w="6458" w:type="dxa"/>
            <w:gridSpan w:val="9"/>
            <w:shd w:val="clear" w:color="auto" w:fill="D0CECE" w:themeFill="background2" w:themeFillShade="E6"/>
            <w:noWrap/>
            <w:vAlign w:val="center"/>
            <w:hideMark/>
          </w:tcPr>
          <w:p w14:paraId="69B41519" w14:textId="77777777" w:rsidR="0076297E" w:rsidRPr="00DB25C4" w:rsidRDefault="0076297E" w:rsidP="00687314">
            <w:pPr>
              <w:spacing w:after="0" w:line="240" w:lineRule="auto"/>
              <w:jc w:val="center"/>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Banyaknya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Mahasiswa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Bimbingan</w:t>
            </w:r>
            <w:proofErr w:type="spellEnd"/>
          </w:p>
        </w:tc>
        <w:tc>
          <w:tcPr>
            <w:tcW w:w="1886" w:type="dxa"/>
            <w:vMerge w:val="restart"/>
            <w:shd w:val="clear" w:color="auto" w:fill="D0CECE" w:themeFill="background2" w:themeFillShade="E6"/>
            <w:vAlign w:val="center"/>
            <w:hideMark/>
          </w:tcPr>
          <w:p w14:paraId="3C9A59F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 xml:space="preserve">Rata-Rata </w:t>
            </w:r>
            <w:proofErr w:type="spellStart"/>
            <w:proofErr w:type="gramStart"/>
            <w:r w:rsidRPr="00DB25C4">
              <w:rPr>
                <w:rFonts w:eastAsia="Times New Roman" w:cstheme="minorHAnsi"/>
                <w:color w:val="000000" w:themeColor="text1"/>
                <w:lang w:eastAsia="en-ID"/>
              </w:rPr>
              <w:t>Jumlah</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Bimbingan</w:t>
            </w:r>
            <w:proofErr w:type="spellEnd"/>
            <w:proofErr w:type="gramEnd"/>
            <w:r w:rsidRPr="00DB25C4">
              <w:rPr>
                <w:rFonts w:eastAsia="Times New Roman" w:cstheme="minorHAnsi"/>
                <w:color w:val="000000" w:themeColor="text1"/>
                <w:lang w:eastAsia="en-ID"/>
              </w:rPr>
              <w:t xml:space="preserve"> di </w:t>
            </w:r>
            <w:proofErr w:type="spellStart"/>
            <w:r w:rsidRPr="00DB25C4">
              <w:rPr>
                <w:rFonts w:eastAsia="Times New Roman" w:cstheme="minorHAnsi"/>
                <w:color w:val="000000" w:themeColor="text1"/>
                <w:lang w:eastAsia="en-ID"/>
              </w:rPr>
              <w:t>semua</w:t>
            </w:r>
            <w:proofErr w:type="spellEnd"/>
            <w:r w:rsidRPr="00DB25C4">
              <w:rPr>
                <w:rFonts w:eastAsia="Times New Roman" w:cstheme="minorHAnsi"/>
                <w:color w:val="000000" w:themeColor="text1"/>
                <w:lang w:eastAsia="en-ID"/>
              </w:rPr>
              <w:t xml:space="preserve"> Program</w:t>
            </w:r>
          </w:p>
        </w:tc>
        <w:tc>
          <w:tcPr>
            <w:tcW w:w="1296" w:type="dxa"/>
            <w:vMerge w:val="restart"/>
            <w:shd w:val="clear" w:color="auto" w:fill="BDD7EE"/>
            <w:vAlign w:val="center"/>
            <w:hideMark/>
          </w:tcPr>
          <w:p w14:paraId="087B2D0F"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 xml:space="preserve">Rata-Rata </w:t>
            </w:r>
            <w:proofErr w:type="spellStart"/>
            <w:r w:rsidRPr="00DB25C4">
              <w:rPr>
                <w:rFonts w:eastAsia="Times New Roman" w:cstheme="minorHAnsi"/>
                <w:color w:val="000000" w:themeColor="text1"/>
                <w:lang w:eastAsia="en-ID"/>
              </w:rPr>
              <w:t>Banyaknya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Pertemuan</w:t>
            </w:r>
            <w:proofErr w:type="spellEnd"/>
          </w:p>
        </w:tc>
      </w:tr>
      <w:tr w:rsidR="0076297E" w:rsidRPr="00DB25C4" w14:paraId="456E9863" w14:textId="77777777" w:rsidTr="00662CB9">
        <w:trPr>
          <w:trHeight w:val="300"/>
        </w:trPr>
        <w:tc>
          <w:tcPr>
            <w:tcW w:w="498" w:type="dxa"/>
            <w:vMerge/>
            <w:vAlign w:val="center"/>
            <w:hideMark/>
          </w:tcPr>
          <w:p w14:paraId="538AD3FE"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126" w:type="dxa"/>
            <w:vMerge/>
            <w:vAlign w:val="center"/>
            <w:hideMark/>
          </w:tcPr>
          <w:p w14:paraId="0FF39E4E"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3664" w:type="dxa"/>
            <w:gridSpan w:val="5"/>
            <w:shd w:val="clear" w:color="auto" w:fill="D0CECE" w:themeFill="background2" w:themeFillShade="E6"/>
            <w:noWrap/>
            <w:vAlign w:val="center"/>
            <w:hideMark/>
          </w:tcPr>
          <w:p w14:paraId="100CC07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 xml:space="preserve">Di PS </w:t>
            </w:r>
            <w:proofErr w:type="spellStart"/>
            <w:r w:rsidRPr="00DB25C4">
              <w:rPr>
                <w:rFonts w:eastAsia="Times New Roman" w:cstheme="minorHAnsi"/>
                <w:color w:val="000000" w:themeColor="text1"/>
                <w:lang w:eastAsia="en-ID"/>
              </w:rPr>
              <w:t>Sendiri</w:t>
            </w:r>
            <w:proofErr w:type="spellEnd"/>
          </w:p>
        </w:tc>
        <w:tc>
          <w:tcPr>
            <w:tcW w:w="2794" w:type="dxa"/>
            <w:gridSpan w:val="4"/>
            <w:shd w:val="clear" w:color="auto" w:fill="D0CECE" w:themeFill="background2" w:themeFillShade="E6"/>
            <w:noWrap/>
            <w:vAlign w:val="center"/>
            <w:hideMark/>
          </w:tcPr>
          <w:p w14:paraId="543FB26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Di PS Lain</w:t>
            </w:r>
          </w:p>
        </w:tc>
        <w:tc>
          <w:tcPr>
            <w:tcW w:w="1886" w:type="dxa"/>
            <w:vMerge/>
            <w:vAlign w:val="center"/>
            <w:hideMark/>
          </w:tcPr>
          <w:p w14:paraId="2AABDCDB"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296" w:type="dxa"/>
            <w:vMerge/>
            <w:vAlign w:val="center"/>
            <w:hideMark/>
          </w:tcPr>
          <w:p w14:paraId="1E448352" w14:textId="77777777" w:rsidR="0076297E" w:rsidRPr="00DB25C4" w:rsidRDefault="0076297E" w:rsidP="00687314">
            <w:pPr>
              <w:spacing w:after="0" w:line="240" w:lineRule="auto"/>
              <w:jc w:val="both"/>
              <w:rPr>
                <w:rFonts w:eastAsia="Times New Roman" w:cstheme="minorHAnsi"/>
                <w:color w:val="000000" w:themeColor="text1"/>
                <w:lang w:eastAsia="en-ID"/>
              </w:rPr>
            </w:pPr>
          </w:p>
        </w:tc>
      </w:tr>
      <w:tr w:rsidR="0076297E" w:rsidRPr="00DB25C4" w14:paraId="6B2D4FFC" w14:textId="77777777" w:rsidTr="00662CB9">
        <w:trPr>
          <w:trHeight w:val="300"/>
        </w:trPr>
        <w:tc>
          <w:tcPr>
            <w:tcW w:w="498" w:type="dxa"/>
            <w:vMerge/>
            <w:vAlign w:val="center"/>
            <w:hideMark/>
          </w:tcPr>
          <w:p w14:paraId="3ED8DF43"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126" w:type="dxa"/>
            <w:vMerge/>
            <w:vAlign w:val="center"/>
            <w:hideMark/>
          </w:tcPr>
          <w:p w14:paraId="20F9EA41"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758" w:type="dxa"/>
            <w:shd w:val="clear" w:color="auto" w:fill="D0CECE" w:themeFill="background2" w:themeFillShade="E6"/>
            <w:noWrap/>
            <w:vAlign w:val="center"/>
            <w:hideMark/>
          </w:tcPr>
          <w:p w14:paraId="2E9C7C1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TS-2</w:t>
            </w:r>
          </w:p>
        </w:tc>
        <w:tc>
          <w:tcPr>
            <w:tcW w:w="735" w:type="dxa"/>
            <w:shd w:val="clear" w:color="auto" w:fill="D0CECE" w:themeFill="background2" w:themeFillShade="E6"/>
            <w:noWrap/>
            <w:vAlign w:val="center"/>
            <w:hideMark/>
          </w:tcPr>
          <w:p w14:paraId="4450FB8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TS-1</w:t>
            </w:r>
          </w:p>
        </w:tc>
        <w:tc>
          <w:tcPr>
            <w:tcW w:w="666" w:type="dxa"/>
            <w:shd w:val="clear" w:color="auto" w:fill="D0CECE" w:themeFill="background2" w:themeFillShade="E6"/>
            <w:noWrap/>
            <w:vAlign w:val="center"/>
            <w:hideMark/>
          </w:tcPr>
          <w:p w14:paraId="71CD87C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TS</w:t>
            </w:r>
          </w:p>
        </w:tc>
        <w:tc>
          <w:tcPr>
            <w:tcW w:w="1493" w:type="dxa"/>
            <w:shd w:val="clear" w:color="auto" w:fill="D0CECE" w:themeFill="background2" w:themeFillShade="E6"/>
            <w:noWrap/>
            <w:vAlign w:val="center"/>
            <w:hideMark/>
          </w:tcPr>
          <w:p w14:paraId="74E00B6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Rata²</w:t>
            </w:r>
          </w:p>
        </w:tc>
        <w:tc>
          <w:tcPr>
            <w:tcW w:w="791" w:type="dxa"/>
            <w:gridSpan w:val="2"/>
            <w:shd w:val="clear" w:color="auto" w:fill="D0CECE" w:themeFill="background2" w:themeFillShade="E6"/>
            <w:noWrap/>
            <w:vAlign w:val="center"/>
            <w:hideMark/>
          </w:tcPr>
          <w:p w14:paraId="522179C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TS-2</w:t>
            </w:r>
          </w:p>
        </w:tc>
        <w:tc>
          <w:tcPr>
            <w:tcW w:w="709" w:type="dxa"/>
            <w:shd w:val="clear" w:color="auto" w:fill="D0CECE" w:themeFill="background2" w:themeFillShade="E6"/>
            <w:noWrap/>
            <w:vAlign w:val="center"/>
            <w:hideMark/>
          </w:tcPr>
          <w:p w14:paraId="6948C22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TS-1</w:t>
            </w:r>
          </w:p>
        </w:tc>
        <w:tc>
          <w:tcPr>
            <w:tcW w:w="567" w:type="dxa"/>
            <w:shd w:val="clear" w:color="auto" w:fill="D0CECE" w:themeFill="background2" w:themeFillShade="E6"/>
            <w:noWrap/>
            <w:vAlign w:val="center"/>
            <w:hideMark/>
          </w:tcPr>
          <w:p w14:paraId="274CE7E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TS</w:t>
            </w:r>
          </w:p>
        </w:tc>
        <w:tc>
          <w:tcPr>
            <w:tcW w:w="739" w:type="dxa"/>
            <w:shd w:val="clear" w:color="auto" w:fill="D0CECE" w:themeFill="background2" w:themeFillShade="E6"/>
            <w:noWrap/>
            <w:vAlign w:val="center"/>
            <w:hideMark/>
          </w:tcPr>
          <w:p w14:paraId="4C692FF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Rata²</w:t>
            </w:r>
          </w:p>
        </w:tc>
        <w:tc>
          <w:tcPr>
            <w:tcW w:w="1886" w:type="dxa"/>
            <w:shd w:val="clear" w:color="auto" w:fill="D0CECE" w:themeFill="background2" w:themeFillShade="E6"/>
            <w:vAlign w:val="center"/>
            <w:hideMark/>
          </w:tcPr>
          <w:p w14:paraId="7A6195D4"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296" w:type="dxa"/>
            <w:vAlign w:val="center"/>
            <w:hideMark/>
          </w:tcPr>
          <w:p w14:paraId="0CBDDF54" w14:textId="77777777" w:rsidR="0076297E" w:rsidRPr="00DB25C4" w:rsidRDefault="0076297E" w:rsidP="00687314">
            <w:pPr>
              <w:spacing w:after="0" w:line="240" w:lineRule="auto"/>
              <w:jc w:val="both"/>
              <w:rPr>
                <w:rFonts w:eastAsia="Times New Roman" w:cstheme="minorHAnsi"/>
                <w:color w:val="000000" w:themeColor="text1"/>
                <w:lang w:eastAsia="en-ID"/>
              </w:rPr>
            </w:pPr>
          </w:p>
        </w:tc>
      </w:tr>
      <w:tr w:rsidR="0076297E" w:rsidRPr="00DB25C4" w14:paraId="4593A212" w14:textId="77777777" w:rsidTr="00662CB9">
        <w:trPr>
          <w:trHeight w:val="300"/>
        </w:trPr>
        <w:tc>
          <w:tcPr>
            <w:tcW w:w="498" w:type="dxa"/>
            <w:shd w:val="clear" w:color="auto" w:fill="auto"/>
            <w:noWrap/>
            <w:vAlign w:val="bottom"/>
            <w:hideMark/>
          </w:tcPr>
          <w:p w14:paraId="446278C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4126" w:type="dxa"/>
            <w:shd w:val="clear" w:color="auto" w:fill="auto"/>
            <w:noWrap/>
            <w:vAlign w:val="bottom"/>
            <w:hideMark/>
          </w:tcPr>
          <w:p w14:paraId="10C0121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758" w:type="dxa"/>
            <w:shd w:val="clear" w:color="auto" w:fill="auto"/>
            <w:noWrap/>
            <w:vAlign w:val="bottom"/>
            <w:hideMark/>
          </w:tcPr>
          <w:p w14:paraId="3382746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735" w:type="dxa"/>
            <w:shd w:val="clear" w:color="auto" w:fill="auto"/>
            <w:noWrap/>
            <w:vAlign w:val="bottom"/>
            <w:hideMark/>
          </w:tcPr>
          <w:p w14:paraId="2EB8D69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666" w:type="dxa"/>
            <w:shd w:val="clear" w:color="auto" w:fill="auto"/>
            <w:noWrap/>
            <w:vAlign w:val="bottom"/>
            <w:hideMark/>
          </w:tcPr>
          <w:p w14:paraId="040DD8D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5</w:t>
            </w:r>
          </w:p>
        </w:tc>
        <w:tc>
          <w:tcPr>
            <w:tcW w:w="1493" w:type="dxa"/>
            <w:shd w:val="clear" w:color="auto" w:fill="auto"/>
            <w:noWrap/>
            <w:vAlign w:val="bottom"/>
            <w:hideMark/>
          </w:tcPr>
          <w:p w14:paraId="2243A1F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6</w:t>
            </w:r>
          </w:p>
        </w:tc>
        <w:tc>
          <w:tcPr>
            <w:tcW w:w="791" w:type="dxa"/>
            <w:gridSpan w:val="2"/>
            <w:shd w:val="clear" w:color="auto" w:fill="auto"/>
            <w:noWrap/>
            <w:vAlign w:val="bottom"/>
            <w:hideMark/>
          </w:tcPr>
          <w:p w14:paraId="17A96AF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7</w:t>
            </w:r>
          </w:p>
        </w:tc>
        <w:tc>
          <w:tcPr>
            <w:tcW w:w="709" w:type="dxa"/>
            <w:shd w:val="clear" w:color="auto" w:fill="auto"/>
            <w:noWrap/>
            <w:vAlign w:val="bottom"/>
            <w:hideMark/>
          </w:tcPr>
          <w:p w14:paraId="5979E86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8</w:t>
            </w:r>
          </w:p>
        </w:tc>
        <w:tc>
          <w:tcPr>
            <w:tcW w:w="567" w:type="dxa"/>
            <w:shd w:val="clear" w:color="auto" w:fill="auto"/>
            <w:noWrap/>
            <w:vAlign w:val="bottom"/>
            <w:hideMark/>
          </w:tcPr>
          <w:p w14:paraId="34D5099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9</w:t>
            </w:r>
          </w:p>
        </w:tc>
        <w:tc>
          <w:tcPr>
            <w:tcW w:w="739" w:type="dxa"/>
            <w:shd w:val="clear" w:color="auto" w:fill="auto"/>
            <w:noWrap/>
            <w:vAlign w:val="bottom"/>
            <w:hideMark/>
          </w:tcPr>
          <w:p w14:paraId="6BDCACD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10</w:t>
            </w:r>
          </w:p>
        </w:tc>
        <w:tc>
          <w:tcPr>
            <w:tcW w:w="1886" w:type="dxa"/>
            <w:shd w:val="clear" w:color="auto" w:fill="auto"/>
            <w:noWrap/>
            <w:vAlign w:val="bottom"/>
            <w:hideMark/>
          </w:tcPr>
          <w:p w14:paraId="0BE03BB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11</w:t>
            </w:r>
          </w:p>
        </w:tc>
        <w:tc>
          <w:tcPr>
            <w:tcW w:w="1296" w:type="dxa"/>
            <w:shd w:val="clear" w:color="auto" w:fill="auto"/>
            <w:noWrap/>
            <w:vAlign w:val="bottom"/>
            <w:hideMark/>
          </w:tcPr>
          <w:p w14:paraId="345F42D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12</w:t>
            </w:r>
          </w:p>
        </w:tc>
      </w:tr>
      <w:tr w:rsidR="0076297E" w:rsidRPr="00DB25C4" w14:paraId="5E131F5F" w14:textId="77777777" w:rsidTr="00662CB9">
        <w:trPr>
          <w:trHeight w:val="300"/>
        </w:trPr>
        <w:tc>
          <w:tcPr>
            <w:tcW w:w="498" w:type="dxa"/>
            <w:shd w:val="clear" w:color="auto" w:fill="auto"/>
            <w:noWrap/>
            <w:vAlign w:val="bottom"/>
            <w:hideMark/>
          </w:tcPr>
          <w:p w14:paraId="4BBD6B5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4126" w:type="dxa"/>
            <w:shd w:val="clear" w:color="auto" w:fill="auto"/>
            <w:noWrap/>
            <w:vAlign w:val="center"/>
            <w:hideMark/>
          </w:tcPr>
          <w:p w14:paraId="3CCB2060"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Anggrah</w:t>
            </w:r>
            <w:proofErr w:type="spellEnd"/>
            <w:r w:rsidRPr="00DB25C4">
              <w:rPr>
                <w:rFonts w:eastAsia="Times New Roman" w:cstheme="minorHAnsi"/>
                <w:color w:val="000000" w:themeColor="text1"/>
                <w:lang w:eastAsia="en-ID"/>
              </w:rPr>
              <w:t xml:space="preserve"> Diah </w:t>
            </w:r>
            <w:proofErr w:type="spellStart"/>
            <w:r w:rsidRPr="00DB25C4">
              <w:rPr>
                <w:rFonts w:eastAsia="Times New Roman" w:cstheme="minorHAnsi"/>
                <w:color w:val="000000" w:themeColor="text1"/>
                <w:lang w:eastAsia="en-ID"/>
              </w:rPr>
              <w:t>Airlinda</w:t>
            </w:r>
            <w:proofErr w:type="spellEnd"/>
            <w:r w:rsidRPr="00DB25C4">
              <w:rPr>
                <w:rFonts w:eastAsia="Times New Roman" w:cstheme="minorHAnsi"/>
                <w:color w:val="000000" w:themeColor="text1"/>
                <w:lang w:eastAsia="en-ID"/>
              </w:rPr>
              <w:t>, S.S., MTCSOL</w:t>
            </w:r>
          </w:p>
        </w:tc>
        <w:tc>
          <w:tcPr>
            <w:tcW w:w="758" w:type="dxa"/>
            <w:shd w:val="clear" w:color="auto" w:fill="auto"/>
            <w:noWrap/>
            <w:vAlign w:val="center"/>
            <w:hideMark/>
          </w:tcPr>
          <w:p w14:paraId="57A5D8D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0</w:t>
            </w:r>
          </w:p>
        </w:tc>
        <w:tc>
          <w:tcPr>
            <w:tcW w:w="735" w:type="dxa"/>
            <w:shd w:val="clear" w:color="auto" w:fill="auto"/>
            <w:noWrap/>
            <w:vAlign w:val="center"/>
            <w:hideMark/>
          </w:tcPr>
          <w:p w14:paraId="107BB0E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666" w:type="dxa"/>
            <w:shd w:val="clear" w:color="auto" w:fill="auto"/>
            <w:noWrap/>
            <w:vAlign w:val="center"/>
            <w:hideMark/>
          </w:tcPr>
          <w:p w14:paraId="743D713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1493" w:type="dxa"/>
            <w:shd w:val="clear" w:color="auto" w:fill="auto"/>
            <w:noWrap/>
            <w:vAlign w:val="bottom"/>
            <w:hideMark/>
          </w:tcPr>
          <w:p w14:paraId="742E38A1"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1.333333333</w:t>
            </w:r>
          </w:p>
        </w:tc>
        <w:tc>
          <w:tcPr>
            <w:tcW w:w="791" w:type="dxa"/>
            <w:gridSpan w:val="2"/>
            <w:shd w:val="clear" w:color="auto" w:fill="auto"/>
            <w:noWrap/>
            <w:vAlign w:val="center"/>
            <w:hideMark/>
          </w:tcPr>
          <w:p w14:paraId="2C3F61E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0</w:t>
            </w:r>
          </w:p>
        </w:tc>
        <w:tc>
          <w:tcPr>
            <w:tcW w:w="709" w:type="dxa"/>
            <w:shd w:val="clear" w:color="auto" w:fill="auto"/>
            <w:noWrap/>
            <w:vAlign w:val="center"/>
            <w:hideMark/>
          </w:tcPr>
          <w:p w14:paraId="169C175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0</w:t>
            </w:r>
          </w:p>
        </w:tc>
        <w:tc>
          <w:tcPr>
            <w:tcW w:w="567" w:type="dxa"/>
            <w:shd w:val="clear" w:color="auto" w:fill="auto"/>
            <w:noWrap/>
            <w:vAlign w:val="center"/>
            <w:hideMark/>
          </w:tcPr>
          <w:p w14:paraId="7D391DF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0</w:t>
            </w:r>
          </w:p>
        </w:tc>
        <w:tc>
          <w:tcPr>
            <w:tcW w:w="739" w:type="dxa"/>
            <w:shd w:val="clear" w:color="auto" w:fill="auto"/>
            <w:noWrap/>
            <w:vAlign w:val="bottom"/>
            <w:hideMark/>
          </w:tcPr>
          <w:p w14:paraId="133F0B4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0</w:t>
            </w:r>
          </w:p>
        </w:tc>
        <w:tc>
          <w:tcPr>
            <w:tcW w:w="1886" w:type="dxa"/>
            <w:shd w:val="clear" w:color="auto" w:fill="auto"/>
            <w:noWrap/>
            <w:vAlign w:val="bottom"/>
            <w:hideMark/>
          </w:tcPr>
          <w:p w14:paraId="74A19E4D"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0.666666667</w:t>
            </w:r>
          </w:p>
        </w:tc>
        <w:tc>
          <w:tcPr>
            <w:tcW w:w="1296" w:type="dxa"/>
            <w:shd w:val="clear" w:color="auto" w:fill="auto"/>
            <w:noWrap/>
            <w:vAlign w:val="center"/>
            <w:hideMark/>
          </w:tcPr>
          <w:p w14:paraId="7742F08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11</w:t>
            </w:r>
          </w:p>
        </w:tc>
      </w:tr>
      <w:tr w:rsidR="0076297E" w:rsidRPr="00DB25C4" w14:paraId="1B51BC74" w14:textId="77777777" w:rsidTr="00662CB9">
        <w:trPr>
          <w:trHeight w:val="300"/>
        </w:trPr>
        <w:tc>
          <w:tcPr>
            <w:tcW w:w="498" w:type="dxa"/>
            <w:shd w:val="clear" w:color="auto" w:fill="auto"/>
            <w:noWrap/>
            <w:vAlign w:val="bottom"/>
            <w:hideMark/>
          </w:tcPr>
          <w:p w14:paraId="1EA76AB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4126" w:type="dxa"/>
            <w:shd w:val="clear" w:color="auto" w:fill="auto"/>
            <w:noWrap/>
            <w:vAlign w:val="center"/>
            <w:hideMark/>
          </w:tcPr>
          <w:p w14:paraId="17B6855E"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 xml:space="preserve">Dhatu </w:t>
            </w:r>
            <w:proofErr w:type="spellStart"/>
            <w:r w:rsidRPr="00DB25C4">
              <w:rPr>
                <w:rFonts w:eastAsia="Times New Roman" w:cstheme="minorHAnsi"/>
                <w:color w:val="000000" w:themeColor="text1"/>
                <w:lang w:eastAsia="en-ID"/>
              </w:rPr>
              <w:t>Sitaresmi</w:t>
            </w:r>
            <w:proofErr w:type="spellEnd"/>
            <w:r w:rsidRPr="00DB25C4">
              <w:rPr>
                <w:rFonts w:eastAsia="Times New Roman" w:cstheme="minorHAnsi"/>
                <w:color w:val="000000" w:themeColor="text1"/>
                <w:lang w:eastAsia="en-ID"/>
              </w:rPr>
              <w:t xml:space="preserve">, </w:t>
            </w:r>
            <w:proofErr w:type="gramStart"/>
            <w:r w:rsidRPr="00DB25C4">
              <w:rPr>
                <w:rFonts w:eastAsia="Times New Roman" w:cstheme="minorHAnsi"/>
                <w:color w:val="000000" w:themeColor="text1"/>
                <w:lang w:eastAsia="en-ID"/>
              </w:rPr>
              <w:t>S.S.,MTCSOL</w:t>
            </w:r>
            <w:proofErr w:type="gramEnd"/>
          </w:p>
        </w:tc>
        <w:tc>
          <w:tcPr>
            <w:tcW w:w="758" w:type="dxa"/>
            <w:shd w:val="clear" w:color="auto" w:fill="auto"/>
            <w:noWrap/>
            <w:vAlign w:val="center"/>
            <w:hideMark/>
          </w:tcPr>
          <w:p w14:paraId="50271D2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0</w:t>
            </w:r>
          </w:p>
        </w:tc>
        <w:tc>
          <w:tcPr>
            <w:tcW w:w="735" w:type="dxa"/>
            <w:shd w:val="clear" w:color="auto" w:fill="auto"/>
            <w:noWrap/>
            <w:vAlign w:val="center"/>
            <w:hideMark/>
          </w:tcPr>
          <w:p w14:paraId="0796F96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666" w:type="dxa"/>
            <w:shd w:val="clear" w:color="auto" w:fill="auto"/>
            <w:noWrap/>
            <w:vAlign w:val="center"/>
            <w:hideMark/>
          </w:tcPr>
          <w:p w14:paraId="45EAA4C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1493" w:type="dxa"/>
            <w:shd w:val="clear" w:color="auto" w:fill="auto"/>
            <w:noWrap/>
            <w:vAlign w:val="bottom"/>
            <w:hideMark/>
          </w:tcPr>
          <w:p w14:paraId="55C0679E"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1.333333333</w:t>
            </w:r>
          </w:p>
        </w:tc>
        <w:tc>
          <w:tcPr>
            <w:tcW w:w="791" w:type="dxa"/>
            <w:gridSpan w:val="2"/>
            <w:shd w:val="clear" w:color="auto" w:fill="auto"/>
            <w:noWrap/>
            <w:vAlign w:val="center"/>
            <w:hideMark/>
          </w:tcPr>
          <w:p w14:paraId="515405D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0</w:t>
            </w:r>
          </w:p>
        </w:tc>
        <w:tc>
          <w:tcPr>
            <w:tcW w:w="709" w:type="dxa"/>
            <w:shd w:val="clear" w:color="auto" w:fill="auto"/>
            <w:noWrap/>
            <w:vAlign w:val="center"/>
            <w:hideMark/>
          </w:tcPr>
          <w:p w14:paraId="1F71FDF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0</w:t>
            </w:r>
          </w:p>
        </w:tc>
        <w:tc>
          <w:tcPr>
            <w:tcW w:w="567" w:type="dxa"/>
            <w:shd w:val="clear" w:color="auto" w:fill="auto"/>
            <w:noWrap/>
            <w:vAlign w:val="center"/>
            <w:hideMark/>
          </w:tcPr>
          <w:p w14:paraId="7328271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0</w:t>
            </w:r>
          </w:p>
        </w:tc>
        <w:tc>
          <w:tcPr>
            <w:tcW w:w="739" w:type="dxa"/>
            <w:shd w:val="clear" w:color="auto" w:fill="auto"/>
            <w:noWrap/>
            <w:vAlign w:val="bottom"/>
            <w:hideMark/>
          </w:tcPr>
          <w:p w14:paraId="6671B3E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0</w:t>
            </w:r>
          </w:p>
        </w:tc>
        <w:tc>
          <w:tcPr>
            <w:tcW w:w="1886" w:type="dxa"/>
            <w:shd w:val="clear" w:color="auto" w:fill="auto"/>
            <w:noWrap/>
            <w:vAlign w:val="bottom"/>
            <w:hideMark/>
          </w:tcPr>
          <w:p w14:paraId="33100854"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0.666666667</w:t>
            </w:r>
          </w:p>
        </w:tc>
        <w:tc>
          <w:tcPr>
            <w:tcW w:w="1296" w:type="dxa"/>
            <w:shd w:val="clear" w:color="auto" w:fill="auto"/>
            <w:noWrap/>
            <w:vAlign w:val="center"/>
            <w:hideMark/>
          </w:tcPr>
          <w:p w14:paraId="091C3CB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9</w:t>
            </w:r>
          </w:p>
        </w:tc>
      </w:tr>
      <w:tr w:rsidR="0076297E" w:rsidRPr="00DB25C4" w14:paraId="4CE8CD3C" w14:textId="77777777" w:rsidTr="00662CB9">
        <w:trPr>
          <w:trHeight w:val="300"/>
        </w:trPr>
        <w:tc>
          <w:tcPr>
            <w:tcW w:w="498" w:type="dxa"/>
            <w:shd w:val="clear" w:color="auto" w:fill="auto"/>
            <w:noWrap/>
            <w:vAlign w:val="bottom"/>
            <w:hideMark/>
          </w:tcPr>
          <w:p w14:paraId="29B779A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4126" w:type="dxa"/>
            <w:shd w:val="clear" w:color="auto" w:fill="auto"/>
            <w:noWrap/>
            <w:vAlign w:val="center"/>
            <w:hideMark/>
          </w:tcPr>
          <w:p w14:paraId="7EC3728E"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Yohanna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Nirmalasari</w:t>
            </w:r>
            <w:proofErr w:type="spellEnd"/>
            <w:r w:rsidRPr="00DB25C4">
              <w:rPr>
                <w:rFonts w:eastAsia="Times New Roman" w:cstheme="minorHAnsi"/>
                <w:color w:val="000000" w:themeColor="text1"/>
                <w:lang w:eastAsia="en-ID"/>
              </w:rPr>
              <w:t xml:space="preserve">, </w:t>
            </w:r>
            <w:proofErr w:type="spellStart"/>
            <w:proofErr w:type="gramStart"/>
            <w:r w:rsidRPr="00DB25C4">
              <w:rPr>
                <w:rFonts w:eastAsia="Times New Roman" w:cstheme="minorHAnsi"/>
                <w:color w:val="000000" w:themeColor="text1"/>
                <w:lang w:eastAsia="en-ID"/>
              </w:rPr>
              <w:t>S.Pd</w:t>
            </w:r>
            <w:proofErr w:type="spellEnd"/>
            <w:proofErr w:type="gram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M.Pd</w:t>
            </w:r>
            <w:proofErr w:type="spellEnd"/>
            <w:r w:rsidRPr="00DB25C4">
              <w:rPr>
                <w:rFonts w:eastAsia="Times New Roman" w:cstheme="minorHAnsi"/>
                <w:color w:val="000000" w:themeColor="text1"/>
                <w:lang w:eastAsia="en-ID"/>
              </w:rPr>
              <w:t>.</w:t>
            </w:r>
          </w:p>
        </w:tc>
        <w:tc>
          <w:tcPr>
            <w:tcW w:w="758" w:type="dxa"/>
            <w:shd w:val="clear" w:color="auto" w:fill="auto"/>
            <w:noWrap/>
            <w:vAlign w:val="center"/>
            <w:hideMark/>
          </w:tcPr>
          <w:p w14:paraId="2B0E9ED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0</w:t>
            </w:r>
          </w:p>
        </w:tc>
        <w:tc>
          <w:tcPr>
            <w:tcW w:w="735" w:type="dxa"/>
            <w:shd w:val="clear" w:color="auto" w:fill="auto"/>
            <w:noWrap/>
            <w:vAlign w:val="center"/>
            <w:hideMark/>
          </w:tcPr>
          <w:p w14:paraId="6AF024E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666" w:type="dxa"/>
            <w:shd w:val="clear" w:color="auto" w:fill="auto"/>
            <w:noWrap/>
            <w:vAlign w:val="center"/>
            <w:hideMark/>
          </w:tcPr>
          <w:p w14:paraId="19C55FE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6</w:t>
            </w:r>
          </w:p>
        </w:tc>
        <w:tc>
          <w:tcPr>
            <w:tcW w:w="1493" w:type="dxa"/>
            <w:shd w:val="clear" w:color="auto" w:fill="auto"/>
            <w:noWrap/>
            <w:vAlign w:val="bottom"/>
            <w:hideMark/>
          </w:tcPr>
          <w:p w14:paraId="43FC152D"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2.666666667</w:t>
            </w:r>
          </w:p>
        </w:tc>
        <w:tc>
          <w:tcPr>
            <w:tcW w:w="791" w:type="dxa"/>
            <w:gridSpan w:val="2"/>
            <w:shd w:val="clear" w:color="auto" w:fill="auto"/>
            <w:noWrap/>
            <w:vAlign w:val="center"/>
            <w:hideMark/>
          </w:tcPr>
          <w:p w14:paraId="38C5426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0</w:t>
            </w:r>
          </w:p>
        </w:tc>
        <w:tc>
          <w:tcPr>
            <w:tcW w:w="709" w:type="dxa"/>
            <w:shd w:val="clear" w:color="auto" w:fill="auto"/>
            <w:noWrap/>
            <w:vAlign w:val="center"/>
            <w:hideMark/>
          </w:tcPr>
          <w:p w14:paraId="0291483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0</w:t>
            </w:r>
          </w:p>
        </w:tc>
        <w:tc>
          <w:tcPr>
            <w:tcW w:w="567" w:type="dxa"/>
            <w:shd w:val="clear" w:color="auto" w:fill="auto"/>
            <w:noWrap/>
            <w:vAlign w:val="center"/>
            <w:hideMark/>
          </w:tcPr>
          <w:p w14:paraId="1A8BC41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0</w:t>
            </w:r>
          </w:p>
        </w:tc>
        <w:tc>
          <w:tcPr>
            <w:tcW w:w="739" w:type="dxa"/>
            <w:shd w:val="clear" w:color="auto" w:fill="auto"/>
            <w:noWrap/>
            <w:vAlign w:val="bottom"/>
            <w:hideMark/>
          </w:tcPr>
          <w:p w14:paraId="7EEF627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0</w:t>
            </w:r>
          </w:p>
        </w:tc>
        <w:tc>
          <w:tcPr>
            <w:tcW w:w="1886" w:type="dxa"/>
            <w:shd w:val="clear" w:color="auto" w:fill="auto"/>
            <w:noWrap/>
            <w:vAlign w:val="bottom"/>
            <w:hideMark/>
          </w:tcPr>
          <w:p w14:paraId="40A1E046"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1.333333333</w:t>
            </w:r>
          </w:p>
        </w:tc>
        <w:tc>
          <w:tcPr>
            <w:tcW w:w="1296" w:type="dxa"/>
            <w:shd w:val="clear" w:color="auto" w:fill="auto"/>
            <w:noWrap/>
            <w:vAlign w:val="center"/>
            <w:hideMark/>
          </w:tcPr>
          <w:p w14:paraId="1D25C44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12</w:t>
            </w:r>
          </w:p>
        </w:tc>
      </w:tr>
      <w:tr w:rsidR="0076297E" w:rsidRPr="00DB25C4" w14:paraId="18FA7A7B" w14:textId="77777777" w:rsidTr="00662CB9">
        <w:trPr>
          <w:trHeight w:val="300"/>
        </w:trPr>
        <w:tc>
          <w:tcPr>
            <w:tcW w:w="498" w:type="dxa"/>
            <w:shd w:val="clear" w:color="auto" w:fill="auto"/>
            <w:noWrap/>
            <w:vAlign w:val="bottom"/>
            <w:hideMark/>
          </w:tcPr>
          <w:p w14:paraId="1A165C0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4126" w:type="dxa"/>
            <w:shd w:val="clear" w:color="auto" w:fill="auto"/>
            <w:noWrap/>
            <w:vAlign w:val="center"/>
            <w:hideMark/>
          </w:tcPr>
          <w:p w14:paraId="66D53B3A"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Vincentius</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Valiandy</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Jiuangga</w:t>
            </w:r>
            <w:proofErr w:type="spellEnd"/>
            <w:r w:rsidRPr="00DB25C4">
              <w:rPr>
                <w:rFonts w:eastAsia="Times New Roman" w:cstheme="minorHAnsi"/>
                <w:color w:val="000000" w:themeColor="text1"/>
                <w:lang w:eastAsia="en-ID"/>
              </w:rPr>
              <w:t xml:space="preserve">, </w:t>
            </w:r>
            <w:proofErr w:type="spellStart"/>
            <w:proofErr w:type="gramStart"/>
            <w:r w:rsidRPr="00DB25C4">
              <w:rPr>
                <w:rFonts w:eastAsia="Times New Roman" w:cstheme="minorHAnsi"/>
                <w:color w:val="000000" w:themeColor="text1"/>
                <w:lang w:eastAsia="en-ID"/>
              </w:rPr>
              <w:t>S.Kom</w:t>
            </w:r>
            <w:proofErr w:type="spellEnd"/>
            <w:proofErr w:type="gramEnd"/>
            <w:r w:rsidRPr="00DB25C4">
              <w:rPr>
                <w:rFonts w:eastAsia="Times New Roman" w:cstheme="minorHAnsi"/>
                <w:color w:val="000000" w:themeColor="text1"/>
                <w:lang w:eastAsia="en-ID"/>
              </w:rPr>
              <w:t>, MTCSOL</w:t>
            </w:r>
          </w:p>
        </w:tc>
        <w:tc>
          <w:tcPr>
            <w:tcW w:w="758" w:type="dxa"/>
            <w:shd w:val="clear" w:color="auto" w:fill="auto"/>
            <w:noWrap/>
            <w:vAlign w:val="center"/>
            <w:hideMark/>
          </w:tcPr>
          <w:p w14:paraId="1D4E133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0</w:t>
            </w:r>
          </w:p>
        </w:tc>
        <w:tc>
          <w:tcPr>
            <w:tcW w:w="735" w:type="dxa"/>
            <w:shd w:val="clear" w:color="auto" w:fill="auto"/>
            <w:noWrap/>
            <w:vAlign w:val="center"/>
            <w:hideMark/>
          </w:tcPr>
          <w:p w14:paraId="5744C59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666" w:type="dxa"/>
            <w:shd w:val="clear" w:color="auto" w:fill="auto"/>
            <w:noWrap/>
            <w:vAlign w:val="center"/>
            <w:hideMark/>
          </w:tcPr>
          <w:p w14:paraId="045D98D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1493" w:type="dxa"/>
            <w:shd w:val="clear" w:color="auto" w:fill="auto"/>
            <w:noWrap/>
            <w:vAlign w:val="bottom"/>
            <w:hideMark/>
          </w:tcPr>
          <w:p w14:paraId="15BE09B0"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1.666666667</w:t>
            </w:r>
          </w:p>
        </w:tc>
        <w:tc>
          <w:tcPr>
            <w:tcW w:w="791" w:type="dxa"/>
            <w:gridSpan w:val="2"/>
            <w:shd w:val="clear" w:color="auto" w:fill="auto"/>
            <w:noWrap/>
            <w:vAlign w:val="center"/>
            <w:hideMark/>
          </w:tcPr>
          <w:p w14:paraId="36866FA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0</w:t>
            </w:r>
          </w:p>
        </w:tc>
        <w:tc>
          <w:tcPr>
            <w:tcW w:w="709" w:type="dxa"/>
            <w:shd w:val="clear" w:color="auto" w:fill="auto"/>
            <w:noWrap/>
            <w:vAlign w:val="center"/>
            <w:hideMark/>
          </w:tcPr>
          <w:p w14:paraId="5E75C41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0</w:t>
            </w:r>
          </w:p>
        </w:tc>
        <w:tc>
          <w:tcPr>
            <w:tcW w:w="567" w:type="dxa"/>
            <w:shd w:val="clear" w:color="auto" w:fill="auto"/>
            <w:noWrap/>
            <w:vAlign w:val="center"/>
            <w:hideMark/>
          </w:tcPr>
          <w:p w14:paraId="66F0743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0</w:t>
            </w:r>
          </w:p>
        </w:tc>
        <w:tc>
          <w:tcPr>
            <w:tcW w:w="739" w:type="dxa"/>
            <w:shd w:val="clear" w:color="auto" w:fill="auto"/>
            <w:noWrap/>
            <w:vAlign w:val="bottom"/>
            <w:hideMark/>
          </w:tcPr>
          <w:p w14:paraId="31A6E48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0</w:t>
            </w:r>
          </w:p>
        </w:tc>
        <w:tc>
          <w:tcPr>
            <w:tcW w:w="1886" w:type="dxa"/>
            <w:shd w:val="clear" w:color="auto" w:fill="auto"/>
            <w:noWrap/>
            <w:vAlign w:val="bottom"/>
            <w:hideMark/>
          </w:tcPr>
          <w:p w14:paraId="6A99EFA0"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0.833333333</w:t>
            </w:r>
          </w:p>
        </w:tc>
        <w:tc>
          <w:tcPr>
            <w:tcW w:w="1296" w:type="dxa"/>
            <w:shd w:val="clear" w:color="auto" w:fill="auto"/>
            <w:noWrap/>
            <w:vAlign w:val="center"/>
            <w:hideMark/>
          </w:tcPr>
          <w:p w14:paraId="2E8AAC2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10</w:t>
            </w:r>
          </w:p>
        </w:tc>
      </w:tr>
    </w:tbl>
    <w:p w14:paraId="5C398A43" w14:textId="77777777" w:rsidR="0076297E" w:rsidRPr="00DB25C4" w:rsidRDefault="0076297E" w:rsidP="00687314">
      <w:pPr>
        <w:spacing w:after="0" w:line="240" w:lineRule="auto"/>
        <w:jc w:val="both"/>
        <w:rPr>
          <w:rFonts w:cstheme="minorHAnsi"/>
          <w:color w:val="000000" w:themeColor="text1"/>
          <w:highlight w:val="yellow"/>
        </w:rPr>
      </w:pPr>
      <w:r w:rsidRPr="00DB25C4">
        <w:rPr>
          <w:rFonts w:cstheme="minorHAnsi"/>
          <w:color w:val="000000" w:themeColor="text1"/>
          <w:highlight w:val="yellow"/>
        </w:rPr>
        <w:t>*</w:t>
      </w:r>
      <w:proofErr w:type="spellStart"/>
      <w:proofErr w:type="gramStart"/>
      <w:r w:rsidRPr="00DB25C4">
        <w:rPr>
          <w:rFonts w:cstheme="minorHAnsi"/>
          <w:color w:val="000000" w:themeColor="text1"/>
          <w:highlight w:val="yellow"/>
        </w:rPr>
        <w:t>sertakan</w:t>
      </w:r>
      <w:proofErr w:type="spellEnd"/>
      <w:proofErr w:type="gramEnd"/>
      <w:r w:rsidRPr="00DB25C4">
        <w:rPr>
          <w:rFonts w:cstheme="minorHAnsi"/>
          <w:color w:val="000000" w:themeColor="text1"/>
          <w:highlight w:val="yellow"/>
        </w:rPr>
        <w:t xml:space="preserve"> </w:t>
      </w:r>
      <w:proofErr w:type="spellStart"/>
      <w:r w:rsidRPr="00DB25C4">
        <w:rPr>
          <w:rFonts w:cstheme="minorHAnsi"/>
          <w:color w:val="000000" w:themeColor="text1"/>
          <w:highlight w:val="yellow"/>
        </w:rPr>
        <w:t>bukti</w:t>
      </w:r>
      <w:proofErr w:type="spellEnd"/>
      <w:r w:rsidRPr="00DB25C4">
        <w:rPr>
          <w:rFonts w:cstheme="minorHAnsi"/>
          <w:color w:val="000000" w:themeColor="text1"/>
          <w:highlight w:val="yellow"/>
        </w:rPr>
        <w:t xml:space="preserve"> yang </w:t>
      </w:r>
      <w:proofErr w:type="spellStart"/>
      <w:r w:rsidRPr="00DB25C4">
        <w:rPr>
          <w:rFonts w:cstheme="minorHAnsi"/>
          <w:color w:val="000000" w:themeColor="text1"/>
          <w:highlight w:val="yellow"/>
        </w:rPr>
        <w:t>relevan</w:t>
      </w:r>
      <w:proofErr w:type="spellEnd"/>
      <w:r w:rsidRPr="00DB25C4">
        <w:rPr>
          <w:rFonts w:cstheme="minorHAnsi"/>
          <w:color w:val="000000" w:themeColor="text1"/>
          <w:highlight w:val="yellow"/>
        </w:rPr>
        <w:t xml:space="preserve"> </w:t>
      </w:r>
      <w:proofErr w:type="spellStart"/>
      <w:r w:rsidRPr="00DB25C4">
        <w:rPr>
          <w:rFonts w:cstheme="minorHAnsi"/>
          <w:color w:val="000000" w:themeColor="text1"/>
          <w:highlight w:val="yellow"/>
        </w:rPr>
        <w:t>Pembimbingan</w:t>
      </w:r>
      <w:proofErr w:type="spellEnd"/>
      <w:r w:rsidRPr="00DB25C4">
        <w:rPr>
          <w:rFonts w:cstheme="minorHAnsi"/>
          <w:color w:val="000000" w:themeColor="text1"/>
          <w:highlight w:val="yellow"/>
        </w:rPr>
        <w:t xml:space="preserve"> </w:t>
      </w:r>
      <w:proofErr w:type="spellStart"/>
      <w:r w:rsidRPr="00DB25C4">
        <w:rPr>
          <w:rFonts w:cstheme="minorHAnsi"/>
          <w:color w:val="000000" w:themeColor="text1"/>
          <w:highlight w:val="yellow"/>
        </w:rPr>
        <w:t>Tugas</w:t>
      </w:r>
      <w:proofErr w:type="spellEnd"/>
      <w:r w:rsidRPr="00DB25C4">
        <w:rPr>
          <w:rFonts w:cstheme="minorHAnsi"/>
          <w:color w:val="000000" w:themeColor="text1"/>
          <w:highlight w:val="yellow"/>
        </w:rPr>
        <w:t xml:space="preserve"> Akhir/ </w:t>
      </w:r>
      <w:proofErr w:type="spellStart"/>
      <w:r w:rsidRPr="00DB25C4">
        <w:rPr>
          <w:rFonts w:cstheme="minorHAnsi"/>
          <w:color w:val="000000" w:themeColor="text1"/>
          <w:highlight w:val="yellow"/>
        </w:rPr>
        <w:t>Skripsi</w:t>
      </w:r>
      <w:proofErr w:type="spellEnd"/>
      <w:r w:rsidRPr="00DB25C4">
        <w:rPr>
          <w:rFonts w:cstheme="minorHAnsi"/>
          <w:color w:val="000000" w:themeColor="text1"/>
          <w:highlight w:val="yellow"/>
        </w:rPr>
        <w:t xml:space="preserve"> (form </w:t>
      </w:r>
      <w:proofErr w:type="spellStart"/>
      <w:r w:rsidRPr="00DB25C4">
        <w:rPr>
          <w:rFonts w:cstheme="minorHAnsi"/>
          <w:color w:val="000000" w:themeColor="text1"/>
          <w:highlight w:val="yellow"/>
        </w:rPr>
        <w:t>bmbingan</w:t>
      </w:r>
      <w:proofErr w:type="spellEnd"/>
      <w:r w:rsidRPr="00DB25C4">
        <w:rPr>
          <w:rFonts w:cstheme="minorHAnsi"/>
          <w:color w:val="000000" w:themeColor="text1"/>
          <w:highlight w:val="yellow"/>
        </w:rPr>
        <w:t>)</w:t>
      </w:r>
    </w:p>
    <w:p w14:paraId="267A146B" w14:textId="77777777" w:rsidR="0076297E" w:rsidRPr="00DB25C4" w:rsidRDefault="0076297E" w:rsidP="00687314">
      <w:pPr>
        <w:spacing w:after="0" w:line="240" w:lineRule="auto"/>
        <w:jc w:val="both"/>
        <w:rPr>
          <w:rFonts w:cstheme="minorHAnsi"/>
          <w:color w:val="000000" w:themeColor="text1"/>
        </w:rPr>
      </w:pPr>
    </w:p>
    <w:p w14:paraId="346E0BD0"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t xml:space="preserve">6.5.3 </w:t>
      </w:r>
      <w:proofErr w:type="spellStart"/>
      <w:r w:rsidRPr="00DB25C4">
        <w:rPr>
          <w:rFonts w:cstheme="minorHAnsi"/>
          <w:b/>
          <w:bCs/>
          <w:color w:val="000000" w:themeColor="text1"/>
        </w:rPr>
        <w:t>Evaluasi</w:t>
      </w:r>
      <w:proofErr w:type="spellEnd"/>
    </w:p>
    <w:p w14:paraId="7E230881" w14:textId="77777777" w:rsidR="00662CB9" w:rsidRPr="00DB25C4" w:rsidRDefault="0076297E" w:rsidP="00687314">
      <w:pPr>
        <w:spacing w:after="0" w:line="240" w:lineRule="auto"/>
        <w:ind w:firstLine="720"/>
        <w:jc w:val="both"/>
        <w:rPr>
          <w:rFonts w:eastAsia="Calibri" w:cstheme="minorHAnsi"/>
          <w:lang w:val="en-ID"/>
        </w:rPr>
        <w:sectPr w:rsidR="00662CB9" w:rsidRPr="00DB25C4" w:rsidSect="00CD4E67">
          <w:pgSz w:w="16838" w:h="11906" w:orient="landscape"/>
          <w:pgMar w:top="1440" w:right="1440" w:bottom="1440" w:left="1440" w:header="708" w:footer="708" w:gutter="0"/>
          <w:cols w:space="708"/>
          <w:docGrid w:linePitch="360"/>
        </w:sectPr>
      </w:pPr>
      <w:proofErr w:type="spellStart"/>
      <w:r w:rsidRPr="00DB25C4">
        <w:rPr>
          <w:rFonts w:eastAsia="Calibri" w:cstheme="minorHAnsi"/>
          <w:lang w:val="en-ID"/>
        </w:rPr>
        <w:t>Evaluasi</w:t>
      </w:r>
      <w:proofErr w:type="spellEnd"/>
      <w:r w:rsidRPr="00DB25C4">
        <w:rPr>
          <w:rFonts w:eastAsia="Calibri" w:cstheme="minorHAnsi"/>
          <w:lang w:val="en-ID"/>
        </w:rPr>
        <w:t xml:space="preserve"> </w:t>
      </w:r>
      <w:proofErr w:type="spellStart"/>
      <w:r w:rsidRPr="00DB25C4">
        <w:rPr>
          <w:rFonts w:eastAsia="Calibri" w:cstheme="minorHAnsi"/>
          <w:lang w:val="en-ID"/>
        </w:rPr>
        <w:t>untuk</w:t>
      </w:r>
      <w:proofErr w:type="spellEnd"/>
      <w:r w:rsidRPr="00DB25C4">
        <w:rPr>
          <w:rFonts w:eastAsia="Calibri" w:cstheme="minorHAnsi"/>
          <w:lang w:val="en-ID"/>
        </w:rPr>
        <w:t xml:space="preserve"> </w:t>
      </w:r>
      <w:proofErr w:type="spellStart"/>
      <w:r w:rsidRPr="00DB25C4">
        <w:rPr>
          <w:rFonts w:eastAsia="Calibri" w:cstheme="minorHAnsi"/>
          <w:lang w:val="en-ID"/>
        </w:rPr>
        <w:t>mengukur</w:t>
      </w:r>
      <w:proofErr w:type="spellEnd"/>
      <w:r w:rsidRPr="00DB25C4">
        <w:rPr>
          <w:rFonts w:eastAsia="Calibri" w:cstheme="minorHAnsi"/>
          <w:lang w:val="en-ID"/>
        </w:rPr>
        <w:t xml:space="preserve"> </w:t>
      </w:r>
      <w:proofErr w:type="spellStart"/>
      <w:r w:rsidRPr="00DB25C4">
        <w:rPr>
          <w:rFonts w:eastAsia="Calibri" w:cstheme="minorHAnsi"/>
          <w:lang w:val="en-ID"/>
        </w:rPr>
        <w:t>kepuasan</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w:t>
      </w:r>
      <w:proofErr w:type="spellStart"/>
      <w:r w:rsidRPr="00DB25C4">
        <w:rPr>
          <w:rFonts w:eastAsia="Calibri" w:cstheme="minorHAnsi"/>
          <w:lang w:val="en-ID"/>
        </w:rPr>
        <w:t>terhadap</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w:t>
      </w:r>
      <w:proofErr w:type="spellStart"/>
      <w:r w:rsidRPr="00DB25C4">
        <w:rPr>
          <w:rFonts w:eastAsia="Calibri" w:cstheme="minorHAnsi"/>
          <w:lang w:val="en-ID"/>
        </w:rPr>
        <w:t>bimbingan</w:t>
      </w:r>
      <w:proofErr w:type="spellEnd"/>
      <w:r w:rsidRPr="00DB25C4">
        <w:rPr>
          <w:rFonts w:eastAsia="Calibri" w:cstheme="minorHAnsi"/>
          <w:lang w:val="en-ID"/>
        </w:rPr>
        <w:t xml:space="preserve"> TA </w:t>
      </w:r>
      <w:proofErr w:type="spellStart"/>
      <w:r w:rsidRPr="00DB25C4">
        <w:rPr>
          <w:rFonts w:eastAsia="Calibri" w:cstheme="minorHAnsi"/>
          <w:lang w:val="en-ID"/>
        </w:rPr>
        <w:t>atau</w:t>
      </w:r>
      <w:proofErr w:type="spellEnd"/>
      <w:r w:rsidRPr="00DB25C4">
        <w:rPr>
          <w:rFonts w:eastAsia="Calibri" w:cstheme="minorHAnsi"/>
          <w:lang w:val="en-ID"/>
        </w:rPr>
        <w:t xml:space="preserve"> PKL </w:t>
      </w:r>
      <w:proofErr w:type="spellStart"/>
      <w:r w:rsidRPr="00DB25C4">
        <w:rPr>
          <w:rFonts w:eastAsia="Calibri" w:cstheme="minorHAnsi"/>
          <w:lang w:val="en-ID"/>
        </w:rPr>
        <w:t>dilakukan</w:t>
      </w:r>
      <w:proofErr w:type="spellEnd"/>
      <w:r w:rsidRPr="00DB25C4">
        <w:rPr>
          <w:rFonts w:eastAsia="Calibri" w:cstheme="minorHAnsi"/>
          <w:lang w:val="en-ID"/>
        </w:rPr>
        <w:t xml:space="preserve">. Hasil </w:t>
      </w:r>
      <w:proofErr w:type="spellStart"/>
      <w:r w:rsidRPr="00DB25C4">
        <w:rPr>
          <w:rFonts w:eastAsia="Calibri" w:cstheme="minorHAnsi"/>
          <w:lang w:val="en-ID"/>
        </w:rPr>
        <w:t>evaluasi</w:t>
      </w:r>
      <w:proofErr w:type="spellEnd"/>
      <w:r w:rsidRPr="00DB25C4">
        <w:rPr>
          <w:rFonts w:eastAsia="Calibri" w:cstheme="minorHAnsi"/>
          <w:lang w:val="en-ID"/>
        </w:rPr>
        <w:t xml:space="preserve"> </w:t>
      </w:r>
      <w:proofErr w:type="spellStart"/>
      <w:r w:rsidRPr="00DB25C4">
        <w:rPr>
          <w:rFonts w:eastAsia="Calibri" w:cstheme="minorHAnsi"/>
          <w:lang w:val="en-ID"/>
        </w:rPr>
        <w:t>menunjukkan</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sebagian</w:t>
      </w:r>
      <w:proofErr w:type="spellEnd"/>
      <w:r w:rsidRPr="00DB25C4">
        <w:rPr>
          <w:rFonts w:eastAsia="Calibri" w:cstheme="minorHAnsi"/>
          <w:lang w:val="en-ID"/>
        </w:rPr>
        <w:t xml:space="preserve"> </w:t>
      </w:r>
      <w:proofErr w:type="spellStart"/>
      <w:r w:rsidRPr="00DB25C4">
        <w:rPr>
          <w:rFonts w:eastAsia="Calibri" w:cstheme="minorHAnsi"/>
          <w:lang w:val="en-ID"/>
        </w:rPr>
        <w:t>besar</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Prodi Pendidikan Bahasa Mandarin di Universitas Ma Chung </w:t>
      </w:r>
      <w:proofErr w:type="spellStart"/>
      <w:r w:rsidRPr="00DB25C4">
        <w:rPr>
          <w:rFonts w:eastAsia="Calibri" w:cstheme="minorHAnsi"/>
          <w:lang w:val="en-ID"/>
        </w:rPr>
        <w:t>merasa</w:t>
      </w:r>
      <w:proofErr w:type="spellEnd"/>
      <w:r w:rsidRPr="00DB25C4">
        <w:rPr>
          <w:rFonts w:eastAsia="Calibri" w:cstheme="minorHAnsi"/>
          <w:lang w:val="en-ID"/>
        </w:rPr>
        <w:t xml:space="preserve"> </w:t>
      </w:r>
      <w:proofErr w:type="spellStart"/>
      <w:r w:rsidRPr="00DB25C4">
        <w:rPr>
          <w:rFonts w:eastAsia="Calibri" w:cstheme="minorHAnsi"/>
          <w:lang w:val="en-ID"/>
        </w:rPr>
        <w:t>puas</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w:t>
      </w:r>
      <w:proofErr w:type="spellStart"/>
      <w:r w:rsidRPr="00DB25C4">
        <w:rPr>
          <w:rFonts w:eastAsia="Calibri" w:cstheme="minorHAnsi"/>
          <w:lang w:val="en-ID"/>
        </w:rPr>
        <w:t>bimbingan</w:t>
      </w:r>
      <w:proofErr w:type="spellEnd"/>
      <w:r w:rsidRPr="00DB25C4">
        <w:rPr>
          <w:rFonts w:eastAsia="Calibri" w:cstheme="minorHAnsi"/>
          <w:lang w:val="en-ID"/>
        </w:rPr>
        <w:t xml:space="preserve"> TA </w:t>
      </w:r>
      <w:proofErr w:type="spellStart"/>
      <w:r w:rsidRPr="00DB25C4">
        <w:rPr>
          <w:rFonts w:eastAsia="Calibri" w:cstheme="minorHAnsi"/>
          <w:lang w:val="en-ID"/>
        </w:rPr>
        <w:t>atau</w:t>
      </w:r>
      <w:proofErr w:type="spellEnd"/>
      <w:r w:rsidRPr="00DB25C4">
        <w:rPr>
          <w:rFonts w:eastAsia="Calibri" w:cstheme="minorHAnsi"/>
          <w:lang w:val="en-ID"/>
        </w:rPr>
        <w:t xml:space="preserve"> PKL yang </w:t>
      </w:r>
      <w:proofErr w:type="spellStart"/>
      <w:r w:rsidRPr="00DB25C4">
        <w:rPr>
          <w:rFonts w:eastAsia="Calibri" w:cstheme="minorHAnsi"/>
          <w:lang w:val="en-ID"/>
        </w:rPr>
        <w:t>diberikan</w:t>
      </w:r>
      <w:proofErr w:type="spellEnd"/>
      <w:r w:rsidRPr="00DB25C4">
        <w:rPr>
          <w:rFonts w:eastAsia="Calibri" w:cstheme="minorHAnsi"/>
          <w:lang w:val="en-ID"/>
        </w:rPr>
        <w:t xml:space="preserve"> oleh para </w:t>
      </w:r>
      <w:proofErr w:type="spellStart"/>
      <w:r w:rsidRPr="00DB25C4">
        <w:rPr>
          <w:rFonts w:eastAsia="Calibri" w:cstheme="minorHAnsi"/>
          <w:lang w:val="en-ID"/>
        </w:rPr>
        <w:t>dosen</w:t>
      </w:r>
      <w:proofErr w:type="spellEnd"/>
      <w:r w:rsidRPr="00DB25C4">
        <w:rPr>
          <w:rFonts w:eastAsia="Calibri" w:cstheme="minorHAnsi"/>
          <w:lang w:val="en-ID"/>
        </w:rPr>
        <w:t xml:space="preserve">. </w:t>
      </w:r>
      <w:proofErr w:type="spellStart"/>
      <w:r w:rsidRPr="00DB25C4">
        <w:rPr>
          <w:rFonts w:eastAsia="Calibri" w:cstheme="minorHAnsi"/>
          <w:lang w:val="en-ID"/>
        </w:rPr>
        <w:t>Lebih</w:t>
      </w:r>
      <w:proofErr w:type="spellEnd"/>
      <w:r w:rsidRPr="00DB25C4">
        <w:rPr>
          <w:rFonts w:eastAsia="Calibri" w:cstheme="minorHAnsi"/>
          <w:lang w:val="en-ID"/>
        </w:rPr>
        <w:t xml:space="preserve"> </w:t>
      </w:r>
      <w:proofErr w:type="spellStart"/>
      <w:r w:rsidRPr="00DB25C4">
        <w:rPr>
          <w:rFonts w:eastAsia="Calibri" w:cstheme="minorHAnsi"/>
          <w:lang w:val="en-ID"/>
        </w:rPr>
        <w:t>dari</w:t>
      </w:r>
      <w:proofErr w:type="spellEnd"/>
      <w:r w:rsidRPr="00DB25C4">
        <w:rPr>
          <w:rFonts w:eastAsia="Calibri" w:cstheme="minorHAnsi"/>
          <w:lang w:val="en-ID"/>
        </w:rPr>
        <w:t xml:space="preserve"> </w:t>
      </w:r>
      <w:proofErr w:type="spellStart"/>
      <w:r w:rsidRPr="00DB25C4">
        <w:rPr>
          <w:rFonts w:eastAsia="Calibri" w:cstheme="minorHAnsi"/>
          <w:lang w:val="en-ID"/>
        </w:rPr>
        <w:t>separuh</w:t>
      </w:r>
      <w:proofErr w:type="spellEnd"/>
      <w:r w:rsidRPr="00DB25C4">
        <w:rPr>
          <w:rFonts w:eastAsia="Calibri" w:cstheme="minorHAnsi"/>
          <w:lang w:val="en-ID"/>
        </w:rPr>
        <w:t xml:space="preserve"> </w:t>
      </w:r>
      <w:proofErr w:type="spellStart"/>
      <w:r w:rsidRPr="00DB25C4">
        <w:rPr>
          <w:rFonts w:eastAsia="Calibri" w:cstheme="minorHAnsi"/>
          <w:lang w:val="en-ID"/>
        </w:rPr>
        <w:t>atau</w:t>
      </w:r>
      <w:proofErr w:type="spellEnd"/>
      <w:r w:rsidRPr="00DB25C4">
        <w:rPr>
          <w:rFonts w:eastAsia="Calibri" w:cstheme="minorHAnsi"/>
          <w:lang w:val="en-ID"/>
        </w:rPr>
        <w:t xml:space="preserve"> 58,3% </w:t>
      </w:r>
      <w:proofErr w:type="spellStart"/>
      <w:r w:rsidRPr="00DB25C4">
        <w:rPr>
          <w:rFonts w:eastAsia="Calibri" w:cstheme="minorHAnsi"/>
          <w:lang w:val="en-ID"/>
        </w:rPr>
        <w:t>dari</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w:t>
      </w:r>
      <w:proofErr w:type="spellStart"/>
      <w:r w:rsidRPr="00DB25C4">
        <w:rPr>
          <w:rFonts w:eastAsia="Calibri" w:cstheme="minorHAnsi"/>
          <w:lang w:val="en-ID"/>
        </w:rPr>
        <w:t>mengungkapkan</w:t>
      </w:r>
      <w:proofErr w:type="spellEnd"/>
      <w:r w:rsidRPr="00DB25C4">
        <w:rPr>
          <w:rFonts w:eastAsia="Calibri" w:cstheme="minorHAnsi"/>
          <w:lang w:val="en-ID"/>
        </w:rPr>
        <w:t xml:space="preserve"> </w:t>
      </w:r>
      <w:proofErr w:type="spellStart"/>
      <w:r w:rsidRPr="00DB25C4">
        <w:rPr>
          <w:rFonts w:eastAsia="Calibri" w:cstheme="minorHAnsi"/>
          <w:lang w:val="en-ID"/>
        </w:rPr>
        <w:t>kepuasan</w:t>
      </w:r>
      <w:proofErr w:type="spellEnd"/>
      <w:r w:rsidRPr="00DB25C4">
        <w:rPr>
          <w:rFonts w:eastAsia="Calibri" w:cstheme="minorHAnsi"/>
          <w:lang w:val="en-ID"/>
        </w:rPr>
        <w:t xml:space="preserve"> </w:t>
      </w:r>
      <w:proofErr w:type="spellStart"/>
      <w:r w:rsidRPr="00DB25C4">
        <w:rPr>
          <w:rFonts w:eastAsia="Calibri" w:cstheme="minorHAnsi"/>
          <w:lang w:val="en-ID"/>
        </w:rPr>
        <w:t>mereka</w:t>
      </w:r>
      <w:proofErr w:type="spellEnd"/>
      <w:r w:rsidRPr="00DB25C4">
        <w:rPr>
          <w:rFonts w:eastAsia="Calibri" w:cstheme="minorHAnsi"/>
          <w:lang w:val="en-ID"/>
        </w:rPr>
        <w:t xml:space="preserve"> </w:t>
      </w:r>
      <w:proofErr w:type="spellStart"/>
      <w:r w:rsidRPr="00DB25C4">
        <w:rPr>
          <w:rFonts w:eastAsia="Calibri" w:cstheme="minorHAnsi"/>
          <w:lang w:val="en-ID"/>
        </w:rPr>
        <w:t>terhadap</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w:t>
      </w:r>
      <w:proofErr w:type="spellStart"/>
      <w:r w:rsidRPr="00DB25C4">
        <w:rPr>
          <w:rFonts w:eastAsia="Calibri" w:cstheme="minorHAnsi"/>
          <w:lang w:val="en-ID"/>
        </w:rPr>
        <w:t>ini</w:t>
      </w:r>
      <w:proofErr w:type="spellEnd"/>
      <w:r w:rsidRPr="00DB25C4">
        <w:rPr>
          <w:rFonts w:eastAsia="Calibri" w:cstheme="minorHAnsi"/>
          <w:lang w:val="en-ID"/>
        </w:rPr>
        <w:t xml:space="preserve">. </w:t>
      </w:r>
      <w:proofErr w:type="spellStart"/>
      <w:r w:rsidRPr="00DB25C4">
        <w:rPr>
          <w:rFonts w:eastAsia="Calibri" w:cstheme="minorHAnsi"/>
          <w:lang w:val="en-ID"/>
        </w:rPr>
        <w:t>Selain</w:t>
      </w:r>
      <w:proofErr w:type="spellEnd"/>
      <w:r w:rsidRPr="00DB25C4">
        <w:rPr>
          <w:rFonts w:eastAsia="Calibri" w:cstheme="minorHAnsi"/>
          <w:lang w:val="en-ID"/>
        </w:rPr>
        <w:t xml:space="preserve"> </w:t>
      </w:r>
      <w:proofErr w:type="spellStart"/>
      <w:r w:rsidRPr="00DB25C4">
        <w:rPr>
          <w:rFonts w:eastAsia="Calibri" w:cstheme="minorHAnsi"/>
          <w:lang w:val="en-ID"/>
        </w:rPr>
        <w:t>itu</w:t>
      </w:r>
      <w:proofErr w:type="spellEnd"/>
      <w:r w:rsidRPr="00DB25C4">
        <w:rPr>
          <w:rFonts w:eastAsia="Calibri" w:cstheme="minorHAnsi"/>
          <w:lang w:val="en-ID"/>
        </w:rPr>
        <w:t xml:space="preserve">, </w:t>
      </w:r>
      <w:proofErr w:type="spellStart"/>
      <w:r w:rsidRPr="00DB25C4">
        <w:rPr>
          <w:rFonts w:eastAsia="Calibri" w:cstheme="minorHAnsi"/>
          <w:lang w:val="en-ID"/>
        </w:rPr>
        <w:t>sekitar</w:t>
      </w:r>
      <w:proofErr w:type="spellEnd"/>
      <w:r w:rsidRPr="00DB25C4">
        <w:rPr>
          <w:rFonts w:eastAsia="Calibri" w:cstheme="minorHAnsi"/>
          <w:lang w:val="en-ID"/>
        </w:rPr>
        <w:t xml:space="preserve"> 25% </w:t>
      </w:r>
      <w:proofErr w:type="spellStart"/>
      <w:r w:rsidRPr="00DB25C4">
        <w:rPr>
          <w:rFonts w:eastAsia="Calibri" w:cstheme="minorHAnsi"/>
          <w:lang w:val="en-ID"/>
        </w:rPr>
        <w:t>mahasiswa</w:t>
      </w:r>
      <w:proofErr w:type="spellEnd"/>
      <w:r w:rsidRPr="00DB25C4">
        <w:rPr>
          <w:rFonts w:eastAsia="Calibri" w:cstheme="minorHAnsi"/>
          <w:lang w:val="en-ID"/>
        </w:rPr>
        <w:t xml:space="preserve"> </w:t>
      </w:r>
      <w:proofErr w:type="spellStart"/>
      <w:r w:rsidRPr="00DB25C4">
        <w:rPr>
          <w:rFonts w:eastAsia="Calibri" w:cstheme="minorHAnsi"/>
          <w:lang w:val="en-ID"/>
        </w:rPr>
        <w:t>mengatakan</w:t>
      </w:r>
      <w:proofErr w:type="spellEnd"/>
      <w:r w:rsidRPr="00DB25C4">
        <w:rPr>
          <w:rFonts w:eastAsia="Calibri" w:cstheme="minorHAnsi"/>
          <w:lang w:val="en-ID"/>
        </w:rPr>
        <w:t xml:space="preserve"> </w:t>
      </w:r>
      <w:proofErr w:type="spellStart"/>
      <w:r w:rsidRPr="00DB25C4">
        <w:rPr>
          <w:rFonts w:eastAsia="Calibri" w:cstheme="minorHAnsi"/>
          <w:lang w:val="en-ID"/>
        </w:rPr>
        <w:t>mereka</w:t>
      </w:r>
      <w:proofErr w:type="spellEnd"/>
      <w:r w:rsidRPr="00DB25C4">
        <w:rPr>
          <w:rFonts w:eastAsia="Calibri" w:cstheme="minorHAnsi"/>
          <w:lang w:val="en-ID"/>
        </w:rPr>
        <w:t xml:space="preserve"> sangat </w:t>
      </w:r>
      <w:proofErr w:type="spellStart"/>
      <w:r w:rsidRPr="00DB25C4">
        <w:rPr>
          <w:rFonts w:eastAsia="Calibri" w:cstheme="minorHAnsi"/>
          <w:lang w:val="en-ID"/>
        </w:rPr>
        <w:t>puas</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w:t>
      </w:r>
      <w:proofErr w:type="spellStart"/>
      <w:r w:rsidRPr="00DB25C4">
        <w:rPr>
          <w:rFonts w:eastAsia="Calibri" w:cstheme="minorHAnsi"/>
          <w:lang w:val="en-ID"/>
        </w:rPr>
        <w:t>bimbingan</w:t>
      </w:r>
      <w:proofErr w:type="spellEnd"/>
      <w:r w:rsidRPr="00DB25C4">
        <w:rPr>
          <w:rFonts w:eastAsia="Calibri" w:cstheme="minorHAnsi"/>
          <w:lang w:val="en-ID"/>
        </w:rPr>
        <w:t xml:space="preserve"> yang </w:t>
      </w:r>
      <w:proofErr w:type="spellStart"/>
      <w:r w:rsidRPr="00DB25C4">
        <w:rPr>
          <w:rFonts w:eastAsia="Calibri" w:cstheme="minorHAnsi"/>
          <w:lang w:val="en-ID"/>
        </w:rPr>
        <w:t>diberikan</w:t>
      </w:r>
      <w:proofErr w:type="spellEnd"/>
      <w:r w:rsidRPr="00DB25C4">
        <w:rPr>
          <w:rFonts w:eastAsia="Calibri" w:cstheme="minorHAnsi"/>
          <w:lang w:val="en-ID"/>
        </w:rPr>
        <w:t xml:space="preserve"> oleh para </w:t>
      </w:r>
      <w:proofErr w:type="spellStart"/>
      <w:r w:rsidRPr="00DB25C4">
        <w:rPr>
          <w:rFonts w:eastAsia="Calibri" w:cstheme="minorHAnsi"/>
          <w:lang w:val="en-ID"/>
        </w:rPr>
        <w:t>dosen</w:t>
      </w:r>
      <w:proofErr w:type="spellEnd"/>
      <w:r w:rsidRPr="00DB25C4">
        <w:rPr>
          <w:rFonts w:eastAsia="Calibri" w:cstheme="minorHAnsi"/>
          <w:lang w:val="en-ID"/>
        </w:rPr>
        <w:t xml:space="preserve">. </w:t>
      </w:r>
      <w:proofErr w:type="spellStart"/>
      <w:r w:rsidRPr="00DB25C4">
        <w:rPr>
          <w:rFonts w:eastAsia="Calibri" w:cstheme="minorHAnsi"/>
          <w:lang w:val="en-ID"/>
        </w:rPr>
        <w:t>Implikasi</w:t>
      </w:r>
      <w:proofErr w:type="spellEnd"/>
      <w:r w:rsidRPr="00DB25C4">
        <w:rPr>
          <w:rFonts w:eastAsia="Calibri" w:cstheme="minorHAnsi"/>
          <w:lang w:val="en-ID"/>
        </w:rPr>
        <w:t xml:space="preserve"> </w:t>
      </w:r>
      <w:proofErr w:type="spellStart"/>
      <w:r w:rsidRPr="00DB25C4">
        <w:rPr>
          <w:rFonts w:eastAsia="Calibri" w:cstheme="minorHAnsi"/>
          <w:lang w:val="en-ID"/>
        </w:rPr>
        <w:t>dari</w:t>
      </w:r>
      <w:proofErr w:type="spellEnd"/>
      <w:r w:rsidRPr="00DB25C4">
        <w:rPr>
          <w:rFonts w:eastAsia="Calibri" w:cstheme="minorHAnsi"/>
          <w:lang w:val="en-ID"/>
        </w:rPr>
        <w:t xml:space="preserve"> </w:t>
      </w:r>
      <w:proofErr w:type="spellStart"/>
      <w:r w:rsidRPr="00DB25C4">
        <w:rPr>
          <w:rFonts w:eastAsia="Calibri" w:cstheme="minorHAnsi"/>
          <w:lang w:val="en-ID"/>
        </w:rPr>
        <w:t>hasil</w:t>
      </w:r>
      <w:proofErr w:type="spellEnd"/>
      <w:r w:rsidRPr="00DB25C4">
        <w:rPr>
          <w:rFonts w:eastAsia="Calibri" w:cstheme="minorHAnsi"/>
          <w:lang w:val="en-ID"/>
        </w:rPr>
        <w:t xml:space="preserve"> </w:t>
      </w:r>
      <w:proofErr w:type="spellStart"/>
      <w:r w:rsidRPr="00DB25C4">
        <w:rPr>
          <w:rFonts w:eastAsia="Calibri" w:cstheme="minorHAnsi"/>
          <w:lang w:val="en-ID"/>
        </w:rPr>
        <w:t>evaluasi</w:t>
      </w:r>
      <w:proofErr w:type="spellEnd"/>
      <w:r w:rsidRPr="00DB25C4">
        <w:rPr>
          <w:rFonts w:eastAsia="Calibri" w:cstheme="minorHAnsi"/>
          <w:lang w:val="en-ID"/>
        </w:rPr>
        <w:t xml:space="preserve"> </w:t>
      </w:r>
      <w:proofErr w:type="spellStart"/>
      <w:r w:rsidRPr="00DB25C4">
        <w:rPr>
          <w:rFonts w:eastAsia="Calibri" w:cstheme="minorHAnsi"/>
          <w:lang w:val="en-ID"/>
        </w:rPr>
        <w:t>ini</w:t>
      </w:r>
      <w:proofErr w:type="spellEnd"/>
      <w:r w:rsidRPr="00DB25C4">
        <w:rPr>
          <w:rFonts w:eastAsia="Calibri" w:cstheme="minorHAnsi"/>
          <w:lang w:val="en-ID"/>
        </w:rPr>
        <w:t xml:space="preserve"> </w:t>
      </w:r>
      <w:proofErr w:type="spellStart"/>
      <w:r w:rsidRPr="00DB25C4">
        <w:rPr>
          <w:rFonts w:eastAsia="Calibri" w:cstheme="minorHAnsi"/>
          <w:lang w:val="en-ID"/>
        </w:rPr>
        <w:t>adalah</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w:t>
      </w:r>
      <w:proofErr w:type="spellStart"/>
      <w:r w:rsidRPr="00DB25C4">
        <w:rPr>
          <w:rFonts w:eastAsia="Calibri" w:cstheme="minorHAnsi"/>
          <w:lang w:val="en-ID"/>
        </w:rPr>
        <w:t>bimbingan</w:t>
      </w:r>
      <w:proofErr w:type="spellEnd"/>
      <w:r w:rsidRPr="00DB25C4">
        <w:rPr>
          <w:rFonts w:eastAsia="Calibri" w:cstheme="minorHAnsi"/>
          <w:lang w:val="en-ID"/>
        </w:rPr>
        <w:t xml:space="preserve"> TA </w:t>
      </w:r>
      <w:proofErr w:type="spellStart"/>
      <w:r w:rsidRPr="00DB25C4">
        <w:rPr>
          <w:rFonts w:eastAsia="Calibri" w:cstheme="minorHAnsi"/>
          <w:lang w:val="en-ID"/>
        </w:rPr>
        <w:t>atau</w:t>
      </w:r>
      <w:proofErr w:type="spellEnd"/>
      <w:r w:rsidRPr="00DB25C4">
        <w:rPr>
          <w:rFonts w:eastAsia="Calibri" w:cstheme="minorHAnsi"/>
          <w:lang w:val="en-ID"/>
        </w:rPr>
        <w:t xml:space="preserve"> PKL yang </w:t>
      </w:r>
      <w:proofErr w:type="spellStart"/>
      <w:r w:rsidRPr="00DB25C4">
        <w:rPr>
          <w:rFonts w:eastAsia="Calibri" w:cstheme="minorHAnsi"/>
          <w:lang w:val="en-ID"/>
        </w:rPr>
        <w:t>diberikan</w:t>
      </w:r>
      <w:proofErr w:type="spellEnd"/>
      <w:r w:rsidRPr="00DB25C4">
        <w:rPr>
          <w:rFonts w:eastAsia="Calibri" w:cstheme="minorHAnsi"/>
          <w:lang w:val="en-ID"/>
        </w:rPr>
        <w:t xml:space="preserve"> oleh para </w:t>
      </w:r>
      <w:proofErr w:type="spellStart"/>
      <w:r w:rsidRPr="00DB25C4">
        <w:rPr>
          <w:rFonts w:eastAsia="Calibri" w:cstheme="minorHAnsi"/>
          <w:lang w:val="en-ID"/>
        </w:rPr>
        <w:t>dosen</w:t>
      </w:r>
      <w:proofErr w:type="spellEnd"/>
      <w:r w:rsidRPr="00DB25C4">
        <w:rPr>
          <w:rFonts w:eastAsia="Calibri" w:cstheme="minorHAnsi"/>
          <w:lang w:val="en-ID"/>
        </w:rPr>
        <w:t xml:space="preserve"> di Prodi Pendidikan Bahasa Mandarin di Universitas Ma Chung </w:t>
      </w:r>
      <w:proofErr w:type="spellStart"/>
      <w:r w:rsidRPr="00DB25C4">
        <w:rPr>
          <w:rFonts w:eastAsia="Calibri" w:cstheme="minorHAnsi"/>
          <w:lang w:val="en-ID"/>
        </w:rPr>
        <w:t>dapat</w:t>
      </w:r>
      <w:proofErr w:type="spellEnd"/>
      <w:r w:rsidRPr="00DB25C4">
        <w:rPr>
          <w:rFonts w:eastAsia="Calibri" w:cstheme="minorHAnsi"/>
          <w:lang w:val="en-ID"/>
        </w:rPr>
        <w:t xml:space="preserve"> </w:t>
      </w:r>
      <w:proofErr w:type="spellStart"/>
      <w:r w:rsidRPr="00DB25C4">
        <w:rPr>
          <w:rFonts w:eastAsia="Calibri" w:cstheme="minorHAnsi"/>
          <w:lang w:val="en-ID"/>
        </w:rPr>
        <w:t>dianggap</w:t>
      </w:r>
      <w:proofErr w:type="spellEnd"/>
      <w:r w:rsidRPr="00DB25C4">
        <w:rPr>
          <w:rFonts w:eastAsia="Calibri" w:cstheme="minorHAnsi"/>
          <w:lang w:val="en-ID"/>
        </w:rPr>
        <w:t xml:space="preserve"> </w:t>
      </w:r>
      <w:proofErr w:type="spellStart"/>
      <w:r w:rsidRPr="00DB25C4">
        <w:rPr>
          <w:rFonts w:eastAsia="Calibri" w:cstheme="minorHAnsi"/>
          <w:lang w:val="en-ID"/>
        </w:rPr>
        <w:t>memuaskan</w:t>
      </w:r>
      <w:proofErr w:type="spellEnd"/>
      <w:r w:rsidRPr="00DB25C4">
        <w:rPr>
          <w:rFonts w:eastAsia="Calibri" w:cstheme="minorHAnsi"/>
          <w:lang w:val="en-ID"/>
        </w:rPr>
        <w:t xml:space="preserve"> </w:t>
      </w:r>
      <w:proofErr w:type="spellStart"/>
      <w:r w:rsidRPr="00DB25C4">
        <w:rPr>
          <w:rFonts w:eastAsia="Calibri" w:cstheme="minorHAnsi"/>
          <w:lang w:val="en-ID"/>
        </w:rPr>
        <w:t>secara</w:t>
      </w:r>
      <w:proofErr w:type="spellEnd"/>
      <w:r w:rsidRPr="00DB25C4">
        <w:rPr>
          <w:rFonts w:eastAsia="Calibri" w:cstheme="minorHAnsi"/>
          <w:lang w:val="en-ID"/>
        </w:rPr>
        <w:t xml:space="preserve"> </w:t>
      </w:r>
      <w:proofErr w:type="spellStart"/>
      <w:r w:rsidRPr="00DB25C4">
        <w:rPr>
          <w:rFonts w:eastAsia="Calibri" w:cstheme="minorHAnsi"/>
          <w:lang w:val="en-ID"/>
        </w:rPr>
        <w:t>umum</w:t>
      </w:r>
      <w:proofErr w:type="spellEnd"/>
      <w:r w:rsidRPr="00DB25C4">
        <w:rPr>
          <w:rFonts w:eastAsia="Calibri" w:cstheme="minorHAnsi"/>
          <w:lang w:val="en-ID"/>
        </w:rPr>
        <w:t xml:space="preserve">. </w:t>
      </w:r>
      <w:proofErr w:type="spellStart"/>
      <w:r w:rsidRPr="00DB25C4">
        <w:rPr>
          <w:rFonts w:eastAsia="Calibri" w:cstheme="minorHAnsi"/>
          <w:lang w:val="en-ID"/>
        </w:rPr>
        <w:t>Namun</w:t>
      </w:r>
      <w:proofErr w:type="spellEnd"/>
      <w:r w:rsidRPr="00DB25C4">
        <w:rPr>
          <w:rFonts w:eastAsia="Calibri" w:cstheme="minorHAnsi"/>
          <w:lang w:val="en-ID"/>
        </w:rPr>
        <w:t xml:space="preserve">, </w:t>
      </w:r>
      <w:proofErr w:type="spellStart"/>
      <w:r w:rsidRPr="00DB25C4">
        <w:rPr>
          <w:rFonts w:eastAsia="Calibri" w:cstheme="minorHAnsi"/>
          <w:lang w:val="en-ID"/>
        </w:rPr>
        <w:t>tetap</w:t>
      </w:r>
      <w:proofErr w:type="spellEnd"/>
      <w:r w:rsidRPr="00DB25C4">
        <w:rPr>
          <w:rFonts w:eastAsia="Calibri" w:cstheme="minorHAnsi"/>
          <w:lang w:val="en-ID"/>
        </w:rPr>
        <w:t xml:space="preserve"> </w:t>
      </w:r>
      <w:proofErr w:type="spellStart"/>
      <w:r w:rsidRPr="00DB25C4">
        <w:rPr>
          <w:rFonts w:eastAsia="Calibri" w:cstheme="minorHAnsi"/>
          <w:lang w:val="en-ID"/>
        </w:rPr>
        <w:t>ada</w:t>
      </w:r>
      <w:proofErr w:type="spellEnd"/>
      <w:r w:rsidRPr="00DB25C4">
        <w:rPr>
          <w:rFonts w:eastAsia="Calibri" w:cstheme="minorHAnsi"/>
          <w:lang w:val="en-ID"/>
        </w:rPr>
        <w:t xml:space="preserve"> 16,7% </w:t>
      </w:r>
      <w:proofErr w:type="spellStart"/>
      <w:r w:rsidRPr="00DB25C4">
        <w:rPr>
          <w:rFonts w:eastAsia="Calibri" w:cstheme="minorHAnsi"/>
          <w:lang w:val="en-ID"/>
        </w:rPr>
        <w:t>mahasiswa</w:t>
      </w:r>
      <w:proofErr w:type="spellEnd"/>
      <w:r w:rsidRPr="00DB25C4">
        <w:rPr>
          <w:rFonts w:eastAsia="Calibri" w:cstheme="minorHAnsi"/>
          <w:lang w:val="en-ID"/>
        </w:rPr>
        <w:t xml:space="preserve"> yang </w:t>
      </w:r>
      <w:proofErr w:type="spellStart"/>
      <w:r w:rsidRPr="00DB25C4">
        <w:rPr>
          <w:rFonts w:eastAsia="Calibri" w:cstheme="minorHAnsi"/>
          <w:lang w:val="en-ID"/>
        </w:rPr>
        <w:t>menyatakan</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mereka</w:t>
      </w:r>
      <w:proofErr w:type="spellEnd"/>
      <w:r w:rsidRPr="00DB25C4">
        <w:rPr>
          <w:rFonts w:eastAsia="Calibri" w:cstheme="minorHAnsi"/>
          <w:lang w:val="en-ID"/>
        </w:rPr>
        <w:t xml:space="preserve"> </w:t>
      </w:r>
      <w:proofErr w:type="spellStart"/>
      <w:r w:rsidRPr="00DB25C4">
        <w:rPr>
          <w:rFonts w:eastAsia="Calibri" w:cstheme="minorHAnsi"/>
          <w:lang w:val="en-ID"/>
        </w:rPr>
        <w:t>kurang</w:t>
      </w:r>
      <w:proofErr w:type="spellEnd"/>
      <w:r w:rsidRPr="00DB25C4">
        <w:rPr>
          <w:rFonts w:eastAsia="Calibri" w:cstheme="minorHAnsi"/>
          <w:lang w:val="en-ID"/>
        </w:rPr>
        <w:t xml:space="preserve"> </w:t>
      </w:r>
      <w:proofErr w:type="spellStart"/>
      <w:r w:rsidRPr="00DB25C4">
        <w:rPr>
          <w:rFonts w:eastAsia="Calibri" w:cstheme="minorHAnsi"/>
          <w:lang w:val="en-ID"/>
        </w:rPr>
        <w:t>puas</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w:t>
      </w:r>
      <w:proofErr w:type="spellStart"/>
      <w:r w:rsidRPr="00DB25C4">
        <w:rPr>
          <w:rFonts w:eastAsia="Calibri" w:cstheme="minorHAnsi"/>
          <w:lang w:val="en-ID"/>
        </w:rPr>
        <w:t>tersebut</w:t>
      </w:r>
      <w:proofErr w:type="spellEnd"/>
      <w:r w:rsidRPr="00DB25C4">
        <w:rPr>
          <w:rFonts w:eastAsia="Calibri" w:cstheme="minorHAnsi"/>
          <w:lang w:val="en-ID"/>
        </w:rPr>
        <w:t xml:space="preserve">. Oleh </w:t>
      </w:r>
      <w:proofErr w:type="spellStart"/>
      <w:r w:rsidRPr="00DB25C4">
        <w:rPr>
          <w:rFonts w:eastAsia="Calibri" w:cstheme="minorHAnsi"/>
          <w:lang w:val="en-ID"/>
        </w:rPr>
        <w:t>karena</w:t>
      </w:r>
      <w:proofErr w:type="spellEnd"/>
      <w:r w:rsidRPr="00DB25C4">
        <w:rPr>
          <w:rFonts w:eastAsia="Calibri" w:cstheme="minorHAnsi"/>
          <w:lang w:val="en-ID"/>
        </w:rPr>
        <w:t xml:space="preserve"> </w:t>
      </w:r>
      <w:proofErr w:type="spellStart"/>
      <w:r w:rsidRPr="00DB25C4">
        <w:rPr>
          <w:rFonts w:eastAsia="Calibri" w:cstheme="minorHAnsi"/>
          <w:lang w:val="en-ID"/>
        </w:rPr>
        <w:t>itu</w:t>
      </w:r>
      <w:proofErr w:type="spellEnd"/>
      <w:r w:rsidRPr="00DB25C4">
        <w:rPr>
          <w:rFonts w:eastAsia="Calibri" w:cstheme="minorHAnsi"/>
          <w:lang w:val="en-ID"/>
        </w:rPr>
        <w:t xml:space="preserve">, </w:t>
      </w:r>
      <w:proofErr w:type="spellStart"/>
      <w:r w:rsidRPr="00DB25C4">
        <w:rPr>
          <w:rFonts w:eastAsia="Calibri" w:cstheme="minorHAnsi"/>
          <w:lang w:val="en-ID"/>
        </w:rPr>
        <w:t>diperlukan</w:t>
      </w:r>
      <w:proofErr w:type="spellEnd"/>
      <w:r w:rsidRPr="00DB25C4">
        <w:rPr>
          <w:rFonts w:eastAsia="Calibri" w:cstheme="minorHAnsi"/>
          <w:lang w:val="en-ID"/>
        </w:rPr>
        <w:t xml:space="preserve"> </w:t>
      </w:r>
      <w:proofErr w:type="spellStart"/>
      <w:r w:rsidRPr="00DB25C4">
        <w:rPr>
          <w:rFonts w:eastAsia="Calibri" w:cstheme="minorHAnsi"/>
          <w:lang w:val="en-ID"/>
        </w:rPr>
        <w:t>tindakan</w:t>
      </w:r>
      <w:proofErr w:type="spellEnd"/>
      <w:r w:rsidRPr="00DB25C4">
        <w:rPr>
          <w:rFonts w:eastAsia="Calibri" w:cstheme="minorHAnsi"/>
          <w:lang w:val="en-ID"/>
        </w:rPr>
        <w:t xml:space="preserve"> </w:t>
      </w:r>
      <w:proofErr w:type="spellStart"/>
      <w:r w:rsidRPr="00DB25C4">
        <w:rPr>
          <w:rFonts w:eastAsia="Calibri" w:cstheme="minorHAnsi"/>
          <w:lang w:val="en-ID"/>
        </w:rPr>
        <w:t>perbaikan</w:t>
      </w:r>
      <w:proofErr w:type="spellEnd"/>
      <w:r w:rsidRPr="00DB25C4">
        <w:rPr>
          <w:rFonts w:eastAsia="Calibri" w:cstheme="minorHAnsi"/>
          <w:lang w:val="en-ID"/>
        </w:rPr>
        <w:t xml:space="preserve"> </w:t>
      </w:r>
      <w:proofErr w:type="spellStart"/>
      <w:r w:rsidRPr="00DB25C4">
        <w:rPr>
          <w:rFonts w:eastAsia="Calibri" w:cstheme="minorHAnsi"/>
          <w:lang w:val="en-ID"/>
        </w:rPr>
        <w:t>atau</w:t>
      </w:r>
      <w:proofErr w:type="spellEnd"/>
      <w:r w:rsidRPr="00DB25C4">
        <w:rPr>
          <w:rFonts w:eastAsia="Calibri" w:cstheme="minorHAnsi"/>
          <w:lang w:val="en-ID"/>
        </w:rPr>
        <w:t xml:space="preserve"> </w:t>
      </w:r>
      <w:proofErr w:type="spellStart"/>
      <w:r w:rsidRPr="00DB25C4">
        <w:rPr>
          <w:rFonts w:eastAsia="Calibri" w:cstheme="minorHAnsi"/>
          <w:lang w:val="en-ID"/>
        </w:rPr>
        <w:t>peningkatan</w:t>
      </w:r>
      <w:proofErr w:type="spellEnd"/>
      <w:r w:rsidRPr="00DB25C4">
        <w:rPr>
          <w:rFonts w:eastAsia="Calibri" w:cstheme="minorHAnsi"/>
          <w:lang w:val="en-ID"/>
        </w:rPr>
        <w:t xml:space="preserve"> </w:t>
      </w:r>
      <w:proofErr w:type="spellStart"/>
      <w:r w:rsidRPr="00DB25C4">
        <w:rPr>
          <w:rFonts w:eastAsia="Calibri" w:cstheme="minorHAnsi"/>
          <w:lang w:val="en-ID"/>
        </w:rPr>
        <w:t>kualitas</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w:t>
      </w:r>
      <w:proofErr w:type="spellStart"/>
      <w:r w:rsidRPr="00DB25C4">
        <w:rPr>
          <w:rFonts w:eastAsia="Calibri" w:cstheme="minorHAnsi"/>
          <w:lang w:val="en-ID"/>
        </w:rPr>
        <w:t>bimbingan</w:t>
      </w:r>
      <w:proofErr w:type="spellEnd"/>
      <w:r w:rsidRPr="00DB25C4">
        <w:rPr>
          <w:rFonts w:eastAsia="Calibri" w:cstheme="minorHAnsi"/>
          <w:lang w:val="en-ID"/>
        </w:rPr>
        <w:t xml:space="preserve"> TA </w:t>
      </w:r>
      <w:proofErr w:type="spellStart"/>
      <w:r w:rsidRPr="00DB25C4">
        <w:rPr>
          <w:rFonts w:eastAsia="Calibri" w:cstheme="minorHAnsi"/>
          <w:lang w:val="en-ID"/>
        </w:rPr>
        <w:t>atau</w:t>
      </w:r>
      <w:proofErr w:type="spellEnd"/>
      <w:r w:rsidRPr="00DB25C4">
        <w:rPr>
          <w:rFonts w:eastAsia="Calibri" w:cstheme="minorHAnsi"/>
          <w:lang w:val="en-ID"/>
        </w:rPr>
        <w:t xml:space="preserve"> PKL yang </w:t>
      </w:r>
      <w:proofErr w:type="spellStart"/>
      <w:r w:rsidRPr="00DB25C4">
        <w:rPr>
          <w:rFonts w:eastAsia="Calibri" w:cstheme="minorHAnsi"/>
          <w:lang w:val="en-ID"/>
        </w:rPr>
        <w:t>diberikan</w:t>
      </w:r>
      <w:proofErr w:type="spellEnd"/>
      <w:r w:rsidRPr="00DB25C4">
        <w:rPr>
          <w:rFonts w:eastAsia="Calibri" w:cstheme="minorHAnsi"/>
          <w:lang w:val="en-ID"/>
        </w:rPr>
        <w:t xml:space="preserve"> oleh para </w:t>
      </w:r>
      <w:proofErr w:type="spellStart"/>
      <w:r w:rsidRPr="00DB25C4">
        <w:rPr>
          <w:rFonts w:eastAsia="Calibri" w:cstheme="minorHAnsi"/>
          <w:lang w:val="en-ID"/>
        </w:rPr>
        <w:t>dosen</w:t>
      </w:r>
      <w:proofErr w:type="spellEnd"/>
      <w:r w:rsidRPr="00DB25C4">
        <w:rPr>
          <w:rFonts w:eastAsia="Calibri" w:cstheme="minorHAnsi"/>
          <w:lang w:val="en-ID"/>
        </w:rPr>
        <w:t xml:space="preserve"> </w:t>
      </w:r>
      <w:proofErr w:type="spellStart"/>
      <w:r w:rsidRPr="00DB25C4">
        <w:rPr>
          <w:rFonts w:eastAsia="Calibri" w:cstheme="minorHAnsi"/>
          <w:lang w:val="en-ID"/>
        </w:rPr>
        <w:t>untuk</w:t>
      </w:r>
      <w:proofErr w:type="spellEnd"/>
      <w:r w:rsidRPr="00DB25C4">
        <w:rPr>
          <w:rFonts w:eastAsia="Calibri" w:cstheme="minorHAnsi"/>
          <w:lang w:val="en-ID"/>
        </w:rPr>
        <w:t xml:space="preserve"> </w:t>
      </w:r>
      <w:proofErr w:type="spellStart"/>
      <w:r w:rsidRPr="00DB25C4">
        <w:rPr>
          <w:rFonts w:eastAsia="Calibri" w:cstheme="minorHAnsi"/>
          <w:lang w:val="en-ID"/>
        </w:rPr>
        <w:t>memenuhi</w:t>
      </w:r>
      <w:proofErr w:type="spellEnd"/>
      <w:r w:rsidRPr="00DB25C4">
        <w:rPr>
          <w:rFonts w:eastAsia="Calibri" w:cstheme="minorHAnsi"/>
          <w:lang w:val="en-ID"/>
        </w:rPr>
        <w:t xml:space="preserve"> </w:t>
      </w:r>
      <w:proofErr w:type="spellStart"/>
      <w:r w:rsidRPr="00DB25C4">
        <w:rPr>
          <w:rFonts w:eastAsia="Calibri" w:cstheme="minorHAnsi"/>
          <w:lang w:val="en-ID"/>
        </w:rPr>
        <w:t>kebutuhan</w:t>
      </w:r>
      <w:proofErr w:type="spellEnd"/>
      <w:r w:rsidRPr="00DB25C4">
        <w:rPr>
          <w:rFonts w:eastAsia="Calibri" w:cstheme="minorHAnsi"/>
          <w:lang w:val="en-ID"/>
        </w:rPr>
        <w:t xml:space="preserve"> dan </w:t>
      </w:r>
      <w:proofErr w:type="spellStart"/>
      <w:r w:rsidRPr="00DB25C4">
        <w:rPr>
          <w:rFonts w:eastAsia="Calibri" w:cstheme="minorHAnsi"/>
          <w:lang w:val="en-ID"/>
        </w:rPr>
        <w:t>harapan</w:t>
      </w:r>
      <w:proofErr w:type="spellEnd"/>
      <w:r w:rsidRPr="00DB25C4">
        <w:rPr>
          <w:rFonts w:eastAsia="Calibri" w:cstheme="minorHAnsi"/>
          <w:lang w:val="en-ID"/>
        </w:rPr>
        <w:t xml:space="preserve"> </w:t>
      </w:r>
      <w:proofErr w:type="spellStart"/>
      <w:r w:rsidRPr="00DB25C4">
        <w:rPr>
          <w:rFonts w:eastAsia="Calibri" w:cstheme="minorHAnsi"/>
          <w:lang w:val="en-ID"/>
        </w:rPr>
        <w:t>semua</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Hal </w:t>
      </w:r>
      <w:proofErr w:type="spellStart"/>
      <w:r w:rsidRPr="00DB25C4">
        <w:rPr>
          <w:rFonts w:eastAsia="Calibri" w:cstheme="minorHAnsi"/>
          <w:lang w:val="en-ID"/>
        </w:rPr>
        <w:t>ini</w:t>
      </w:r>
      <w:proofErr w:type="spellEnd"/>
      <w:r w:rsidRPr="00DB25C4">
        <w:rPr>
          <w:rFonts w:eastAsia="Calibri" w:cstheme="minorHAnsi"/>
          <w:lang w:val="en-ID"/>
        </w:rPr>
        <w:t xml:space="preserve"> </w:t>
      </w:r>
      <w:proofErr w:type="spellStart"/>
      <w:r w:rsidRPr="00DB25C4">
        <w:rPr>
          <w:rFonts w:eastAsia="Calibri" w:cstheme="minorHAnsi"/>
          <w:lang w:val="en-ID"/>
        </w:rPr>
        <w:t>dilakukan</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memberikan</w:t>
      </w:r>
      <w:proofErr w:type="spellEnd"/>
      <w:r w:rsidRPr="00DB25C4">
        <w:rPr>
          <w:rFonts w:eastAsia="Calibri" w:cstheme="minorHAnsi"/>
          <w:lang w:val="en-ID"/>
        </w:rPr>
        <w:t xml:space="preserve"> </w:t>
      </w:r>
      <w:proofErr w:type="spellStart"/>
      <w:r w:rsidRPr="00DB25C4">
        <w:rPr>
          <w:rFonts w:eastAsia="Calibri" w:cstheme="minorHAnsi"/>
          <w:lang w:val="en-ID"/>
        </w:rPr>
        <w:t>pelatihan</w:t>
      </w:r>
      <w:proofErr w:type="spellEnd"/>
      <w:r w:rsidRPr="00DB25C4">
        <w:rPr>
          <w:rFonts w:eastAsia="Calibri" w:cstheme="minorHAnsi"/>
          <w:lang w:val="en-ID"/>
        </w:rPr>
        <w:t xml:space="preserve"> </w:t>
      </w:r>
      <w:proofErr w:type="spellStart"/>
      <w:r w:rsidRPr="00DB25C4">
        <w:rPr>
          <w:rFonts w:eastAsia="Calibri" w:cstheme="minorHAnsi"/>
          <w:lang w:val="en-ID"/>
        </w:rPr>
        <w:t>kepada</w:t>
      </w:r>
      <w:proofErr w:type="spellEnd"/>
      <w:r w:rsidRPr="00DB25C4">
        <w:rPr>
          <w:rFonts w:eastAsia="Calibri" w:cstheme="minorHAnsi"/>
          <w:lang w:val="en-ID"/>
        </w:rPr>
        <w:t xml:space="preserve"> para </w:t>
      </w:r>
      <w:proofErr w:type="spellStart"/>
      <w:r w:rsidRPr="00DB25C4">
        <w:rPr>
          <w:rFonts w:eastAsia="Calibri" w:cstheme="minorHAnsi"/>
          <w:lang w:val="en-ID"/>
        </w:rPr>
        <w:t>dosen</w:t>
      </w:r>
      <w:proofErr w:type="spellEnd"/>
      <w:r w:rsidRPr="00DB25C4">
        <w:rPr>
          <w:rFonts w:eastAsia="Calibri" w:cstheme="minorHAnsi"/>
          <w:lang w:val="en-ID"/>
        </w:rPr>
        <w:t xml:space="preserve"> </w:t>
      </w:r>
      <w:proofErr w:type="spellStart"/>
      <w:r w:rsidRPr="00DB25C4">
        <w:rPr>
          <w:rFonts w:eastAsia="Calibri" w:cstheme="minorHAnsi"/>
          <w:lang w:val="en-ID"/>
        </w:rPr>
        <w:t>atau</w:t>
      </w:r>
      <w:proofErr w:type="spellEnd"/>
      <w:r w:rsidRPr="00DB25C4">
        <w:rPr>
          <w:rFonts w:eastAsia="Calibri" w:cstheme="minorHAnsi"/>
          <w:lang w:val="en-ID"/>
        </w:rPr>
        <w:t xml:space="preserve"> </w:t>
      </w:r>
      <w:proofErr w:type="spellStart"/>
      <w:r w:rsidRPr="00DB25C4">
        <w:rPr>
          <w:rFonts w:eastAsia="Calibri" w:cstheme="minorHAnsi"/>
          <w:lang w:val="en-ID"/>
        </w:rPr>
        <w:t>mengadakan</w:t>
      </w:r>
      <w:proofErr w:type="spellEnd"/>
      <w:r w:rsidRPr="00DB25C4">
        <w:rPr>
          <w:rFonts w:eastAsia="Calibri" w:cstheme="minorHAnsi"/>
          <w:lang w:val="en-ID"/>
        </w:rPr>
        <w:t xml:space="preserve"> </w:t>
      </w:r>
      <w:proofErr w:type="spellStart"/>
      <w:r w:rsidRPr="00DB25C4">
        <w:rPr>
          <w:rFonts w:eastAsia="Calibri" w:cstheme="minorHAnsi"/>
          <w:lang w:val="en-ID"/>
        </w:rPr>
        <w:t>evaluasi</w:t>
      </w:r>
      <w:proofErr w:type="spellEnd"/>
      <w:r w:rsidRPr="00DB25C4">
        <w:rPr>
          <w:rFonts w:eastAsia="Calibri" w:cstheme="minorHAnsi"/>
          <w:lang w:val="en-ID"/>
        </w:rPr>
        <w:t xml:space="preserve"> </w:t>
      </w:r>
      <w:proofErr w:type="spellStart"/>
      <w:r w:rsidRPr="00DB25C4">
        <w:rPr>
          <w:rFonts w:eastAsia="Calibri" w:cstheme="minorHAnsi"/>
          <w:lang w:val="en-ID"/>
        </w:rPr>
        <w:t>berkala</w:t>
      </w:r>
      <w:proofErr w:type="spellEnd"/>
      <w:r w:rsidRPr="00DB25C4">
        <w:rPr>
          <w:rFonts w:eastAsia="Calibri" w:cstheme="minorHAnsi"/>
          <w:lang w:val="en-ID"/>
        </w:rPr>
        <w:t xml:space="preserve"> </w:t>
      </w:r>
      <w:proofErr w:type="spellStart"/>
      <w:r w:rsidRPr="00DB25C4">
        <w:rPr>
          <w:rFonts w:eastAsia="Calibri" w:cstheme="minorHAnsi"/>
          <w:lang w:val="en-ID"/>
        </w:rPr>
        <w:t>untuk</w:t>
      </w:r>
      <w:proofErr w:type="spellEnd"/>
      <w:r w:rsidRPr="00DB25C4">
        <w:rPr>
          <w:rFonts w:eastAsia="Calibri" w:cstheme="minorHAnsi"/>
          <w:lang w:val="en-ID"/>
        </w:rPr>
        <w:t xml:space="preserve"> </w:t>
      </w:r>
      <w:proofErr w:type="spellStart"/>
      <w:r w:rsidRPr="00DB25C4">
        <w:rPr>
          <w:rFonts w:eastAsia="Calibri" w:cstheme="minorHAnsi"/>
          <w:lang w:val="en-ID"/>
        </w:rPr>
        <w:t>menilai</w:t>
      </w:r>
      <w:proofErr w:type="spellEnd"/>
      <w:r w:rsidRPr="00DB25C4">
        <w:rPr>
          <w:rFonts w:eastAsia="Calibri" w:cstheme="minorHAnsi"/>
          <w:lang w:val="en-ID"/>
        </w:rPr>
        <w:t xml:space="preserve"> </w:t>
      </w:r>
      <w:proofErr w:type="spellStart"/>
      <w:r w:rsidRPr="00DB25C4">
        <w:rPr>
          <w:rFonts w:eastAsia="Calibri" w:cstheme="minorHAnsi"/>
          <w:lang w:val="en-ID"/>
        </w:rPr>
        <w:t>kualitas</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w:t>
      </w:r>
      <w:proofErr w:type="spellStart"/>
      <w:r w:rsidRPr="00DB25C4">
        <w:rPr>
          <w:rFonts w:eastAsia="Calibri" w:cstheme="minorHAnsi"/>
          <w:lang w:val="en-ID"/>
        </w:rPr>
        <w:t>tersebut</w:t>
      </w:r>
      <w:proofErr w:type="spellEnd"/>
      <w:r w:rsidRPr="00DB25C4">
        <w:rPr>
          <w:rFonts w:eastAsia="Calibri" w:cstheme="minorHAnsi"/>
          <w:lang w:val="en-ID"/>
        </w:rPr>
        <w:t>.</w:t>
      </w:r>
    </w:p>
    <w:p w14:paraId="7CC7F437" w14:textId="672128B1" w:rsidR="0076297E" w:rsidRPr="00DB25C4" w:rsidRDefault="0076297E" w:rsidP="00687314">
      <w:pPr>
        <w:spacing w:after="0" w:line="240" w:lineRule="auto"/>
        <w:ind w:firstLine="720"/>
        <w:jc w:val="both"/>
        <w:rPr>
          <w:rFonts w:cstheme="minorHAnsi"/>
        </w:rPr>
      </w:pPr>
    </w:p>
    <w:p w14:paraId="1DF0D107" w14:textId="77777777" w:rsidR="0076297E" w:rsidRPr="00DB25C4" w:rsidRDefault="0076297E" w:rsidP="00687314">
      <w:pPr>
        <w:spacing w:after="0" w:line="240" w:lineRule="auto"/>
        <w:jc w:val="both"/>
        <w:rPr>
          <w:rFonts w:cstheme="minorHAnsi"/>
        </w:rPr>
      </w:pPr>
      <w:r w:rsidRPr="00DB25C4">
        <w:rPr>
          <w:rFonts w:cstheme="minorHAnsi"/>
          <w:noProof/>
          <w:color w:val="2B579A"/>
          <w:shd w:val="clear" w:color="auto" w:fill="E6E6E6"/>
        </w:rPr>
        <w:drawing>
          <wp:inline distT="0" distB="0" distL="0" distR="0" wp14:anchorId="2BCA30F7" wp14:editId="06C54721">
            <wp:extent cx="4572000" cy="1809750"/>
            <wp:effectExtent l="0" t="0" r="0" b="0"/>
            <wp:docPr id="1028992997" name="Picture 1028992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extLst>
                        <a:ext uri="{28A0092B-C50C-407E-A947-70E740481C1C}">
                          <a14:useLocalDpi xmlns:a14="http://schemas.microsoft.com/office/drawing/2010/main" val="0"/>
                        </a:ext>
                      </a:extLst>
                    </a:blip>
                    <a:stretch>
                      <a:fillRect/>
                    </a:stretch>
                  </pic:blipFill>
                  <pic:spPr>
                    <a:xfrm>
                      <a:off x="0" y="0"/>
                      <a:ext cx="4572000" cy="1809750"/>
                    </a:xfrm>
                    <a:prstGeom prst="rect">
                      <a:avLst/>
                    </a:prstGeom>
                  </pic:spPr>
                </pic:pic>
              </a:graphicData>
            </a:graphic>
          </wp:inline>
        </w:drawing>
      </w:r>
    </w:p>
    <w:p w14:paraId="3A8FB483" w14:textId="77777777" w:rsidR="0076297E" w:rsidRPr="00DB25C4" w:rsidRDefault="0076297E" w:rsidP="00687314">
      <w:pPr>
        <w:spacing w:after="0" w:line="240" w:lineRule="auto"/>
        <w:ind w:firstLine="720"/>
        <w:jc w:val="both"/>
        <w:rPr>
          <w:rFonts w:cstheme="minorHAnsi"/>
        </w:rPr>
      </w:pPr>
      <w:r w:rsidRPr="00DB25C4">
        <w:rPr>
          <w:rFonts w:eastAsia="Calibri" w:cstheme="minorHAnsi"/>
          <w:lang w:val="en-ID"/>
        </w:rPr>
        <w:t xml:space="preserve">Hasil </w:t>
      </w:r>
      <w:proofErr w:type="spellStart"/>
      <w:r w:rsidRPr="00DB25C4">
        <w:rPr>
          <w:rFonts w:eastAsia="Calibri" w:cstheme="minorHAnsi"/>
          <w:lang w:val="en-ID"/>
        </w:rPr>
        <w:t>evaluasi</w:t>
      </w:r>
      <w:proofErr w:type="spellEnd"/>
      <w:r w:rsidRPr="00DB25C4">
        <w:rPr>
          <w:rFonts w:eastAsia="Calibri" w:cstheme="minorHAnsi"/>
          <w:lang w:val="en-ID"/>
        </w:rPr>
        <w:t xml:space="preserve"> </w:t>
      </w:r>
      <w:proofErr w:type="spellStart"/>
      <w:r w:rsidRPr="00DB25C4">
        <w:rPr>
          <w:rFonts w:eastAsia="Calibri" w:cstheme="minorHAnsi"/>
          <w:lang w:val="en-ID"/>
        </w:rPr>
        <w:t>menunjukkan</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mayoritas</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di PPBM sangat </w:t>
      </w:r>
      <w:proofErr w:type="spellStart"/>
      <w:r w:rsidRPr="00DB25C4">
        <w:rPr>
          <w:rFonts w:eastAsia="Calibri" w:cstheme="minorHAnsi"/>
          <w:lang w:val="en-ID"/>
        </w:rPr>
        <w:t>puas</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yang </w:t>
      </w:r>
      <w:proofErr w:type="spellStart"/>
      <w:r w:rsidRPr="00DB25C4">
        <w:rPr>
          <w:rFonts w:eastAsia="Calibri" w:cstheme="minorHAnsi"/>
          <w:lang w:val="en-ID"/>
        </w:rPr>
        <w:t>diberikan</w:t>
      </w:r>
      <w:proofErr w:type="spellEnd"/>
      <w:r w:rsidRPr="00DB25C4">
        <w:rPr>
          <w:rFonts w:eastAsia="Calibri" w:cstheme="minorHAnsi"/>
          <w:lang w:val="en-ID"/>
        </w:rPr>
        <w:t xml:space="preserve"> oleh para </w:t>
      </w:r>
      <w:proofErr w:type="spellStart"/>
      <w:r w:rsidRPr="00DB25C4">
        <w:rPr>
          <w:rFonts w:eastAsia="Calibri" w:cstheme="minorHAnsi"/>
          <w:lang w:val="en-ID"/>
        </w:rPr>
        <w:t>dosen</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persentase</w:t>
      </w:r>
      <w:proofErr w:type="spellEnd"/>
      <w:r w:rsidRPr="00DB25C4">
        <w:rPr>
          <w:rFonts w:eastAsia="Calibri" w:cstheme="minorHAnsi"/>
          <w:lang w:val="en-ID"/>
        </w:rPr>
        <w:t xml:space="preserve"> </w:t>
      </w:r>
      <w:proofErr w:type="spellStart"/>
      <w:r w:rsidRPr="00DB25C4">
        <w:rPr>
          <w:rFonts w:eastAsia="Calibri" w:cstheme="minorHAnsi"/>
          <w:lang w:val="en-ID"/>
        </w:rPr>
        <w:t>sebesar</w:t>
      </w:r>
      <w:proofErr w:type="spellEnd"/>
      <w:r w:rsidRPr="00DB25C4">
        <w:rPr>
          <w:rFonts w:eastAsia="Calibri" w:cstheme="minorHAnsi"/>
          <w:lang w:val="en-ID"/>
        </w:rPr>
        <w:t xml:space="preserve"> 58,3%. </w:t>
      </w:r>
      <w:proofErr w:type="spellStart"/>
      <w:r w:rsidRPr="00DB25C4">
        <w:rPr>
          <w:rFonts w:eastAsia="Calibri" w:cstheme="minorHAnsi"/>
          <w:lang w:val="en-ID"/>
        </w:rPr>
        <w:t>Selain</w:t>
      </w:r>
      <w:proofErr w:type="spellEnd"/>
      <w:r w:rsidRPr="00DB25C4">
        <w:rPr>
          <w:rFonts w:eastAsia="Calibri" w:cstheme="minorHAnsi"/>
          <w:lang w:val="en-ID"/>
        </w:rPr>
        <w:t xml:space="preserve"> </w:t>
      </w:r>
      <w:proofErr w:type="spellStart"/>
      <w:r w:rsidRPr="00DB25C4">
        <w:rPr>
          <w:rFonts w:eastAsia="Calibri" w:cstheme="minorHAnsi"/>
          <w:lang w:val="en-ID"/>
        </w:rPr>
        <w:t>itu</w:t>
      </w:r>
      <w:proofErr w:type="spellEnd"/>
      <w:r w:rsidRPr="00DB25C4">
        <w:rPr>
          <w:rFonts w:eastAsia="Calibri" w:cstheme="minorHAnsi"/>
          <w:lang w:val="en-ID"/>
        </w:rPr>
        <w:t xml:space="preserve">, </w:t>
      </w:r>
      <w:proofErr w:type="spellStart"/>
      <w:r w:rsidRPr="00DB25C4">
        <w:rPr>
          <w:rFonts w:eastAsia="Calibri" w:cstheme="minorHAnsi"/>
          <w:lang w:val="en-ID"/>
        </w:rPr>
        <w:t>sekitar</w:t>
      </w:r>
      <w:proofErr w:type="spellEnd"/>
      <w:r w:rsidRPr="00DB25C4">
        <w:rPr>
          <w:rFonts w:eastAsia="Calibri" w:cstheme="minorHAnsi"/>
          <w:lang w:val="en-ID"/>
        </w:rPr>
        <w:t xml:space="preserve"> 25% </w:t>
      </w:r>
      <w:proofErr w:type="spellStart"/>
      <w:r w:rsidRPr="00DB25C4">
        <w:rPr>
          <w:rFonts w:eastAsia="Calibri" w:cstheme="minorHAnsi"/>
          <w:lang w:val="en-ID"/>
        </w:rPr>
        <w:t>mahasiswa</w:t>
      </w:r>
      <w:proofErr w:type="spellEnd"/>
      <w:r w:rsidRPr="00DB25C4">
        <w:rPr>
          <w:rFonts w:eastAsia="Calibri" w:cstheme="minorHAnsi"/>
          <w:lang w:val="en-ID"/>
        </w:rPr>
        <w:t xml:space="preserve"> </w:t>
      </w:r>
      <w:proofErr w:type="spellStart"/>
      <w:r w:rsidRPr="00DB25C4">
        <w:rPr>
          <w:rFonts w:eastAsia="Calibri" w:cstheme="minorHAnsi"/>
          <w:lang w:val="en-ID"/>
        </w:rPr>
        <w:t>mengatakan</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mereka</w:t>
      </w:r>
      <w:proofErr w:type="spellEnd"/>
      <w:r w:rsidRPr="00DB25C4">
        <w:rPr>
          <w:rFonts w:eastAsia="Calibri" w:cstheme="minorHAnsi"/>
          <w:lang w:val="en-ID"/>
        </w:rPr>
        <w:t xml:space="preserve"> </w:t>
      </w:r>
      <w:proofErr w:type="spellStart"/>
      <w:r w:rsidRPr="00DB25C4">
        <w:rPr>
          <w:rFonts w:eastAsia="Calibri" w:cstheme="minorHAnsi"/>
          <w:lang w:val="en-ID"/>
        </w:rPr>
        <w:t>puas</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para </w:t>
      </w:r>
      <w:proofErr w:type="spellStart"/>
      <w:r w:rsidRPr="00DB25C4">
        <w:rPr>
          <w:rFonts w:eastAsia="Calibri" w:cstheme="minorHAnsi"/>
          <w:lang w:val="en-ID"/>
        </w:rPr>
        <w:t>dosen</w:t>
      </w:r>
      <w:proofErr w:type="spellEnd"/>
      <w:r w:rsidRPr="00DB25C4">
        <w:rPr>
          <w:rFonts w:eastAsia="Calibri" w:cstheme="minorHAnsi"/>
          <w:lang w:val="en-ID"/>
        </w:rPr>
        <w:t xml:space="preserve">, </w:t>
      </w:r>
      <w:proofErr w:type="spellStart"/>
      <w:r w:rsidRPr="00DB25C4">
        <w:rPr>
          <w:rFonts w:eastAsia="Calibri" w:cstheme="minorHAnsi"/>
          <w:lang w:val="en-ID"/>
        </w:rPr>
        <w:t>sementara</w:t>
      </w:r>
      <w:proofErr w:type="spellEnd"/>
      <w:r w:rsidRPr="00DB25C4">
        <w:rPr>
          <w:rFonts w:eastAsia="Calibri" w:cstheme="minorHAnsi"/>
          <w:lang w:val="en-ID"/>
        </w:rPr>
        <w:t xml:space="preserve"> </w:t>
      </w:r>
      <w:proofErr w:type="spellStart"/>
      <w:r w:rsidRPr="00DB25C4">
        <w:rPr>
          <w:rFonts w:eastAsia="Calibri" w:cstheme="minorHAnsi"/>
          <w:lang w:val="en-ID"/>
        </w:rPr>
        <w:t>sekitar</w:t>
      </w:r>
      <w:proofErr w:type="spellEnd"/>
      <w:r w:rsidRPr="00DB25C4">
        <w:rPr>
          <w:rFonts w:eastAsia="Calibri" w:cstheme="minorHAnsi"/>
          <w:lang w:val="en-ID"/>
        </w:rPr>
        <w:t xml:space="preserve"> 16,7% </w:t>
      </w:r>
      <w:proofErr w:type="spellStart"/>
      <w:r w:rsidRPr="00DB25C4">
        <w:rPr>
          <w:rFonts w:eastAsia="Calibri" w:cstheme="minorHAnsi"/>
          <w:lang w:val="en-ID"/>
        </w:rPr>
        <w:t>mengatakan</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mereka</w:t>
      </w:r>
      <w:proofErr w:type="spellEnd"/>
      <w:r w:rsidRPr="00DB25C4">
        <w:rPr>
          <w:rFonts w:eastAsia="Calibri" w:cstheme="minorHAnsi"/>
          <w:lang w:val="en-ID"/>
        </w:rPr>
        <w:t xml:space="preserve"> </w:t>
      </w:r>
      <w:proofErr w:type="spellStart"/>
      <w:r w:rsidRPr="00DB25C4">
        <w:rPr>
          <w:rFonts w:eastAsia="Calibri" w:cstheme="minorHAnsi"/>
          <w:lang w:val="en-ID"/>
        </w:rPr>
        <w:t>kurang</w:t>
      </w:r>
      <w:proofErr w:type="spellEnd"/>
      <w:r w:rsidRPr="00DB25C4">
        <w:rPr>
          <w:rFonts w:eastAsia="Calibri" w:cstheme="minorHAnsi"/>
          <w:lang w:val="en-ID"/>
        </w:rPr>
        <w:t xml:space="preserve"> </w:t>
      </w:r>
      <w:proofErr w:type="spellStart"/>
      <w:r w:rsidRPr="00DB25C4">
        <w:rPr>
          <w:rFonts w:eastAsia="Calibri" w:cstheme="minorHAnsi"/>
          <w:lang w:val="en-ID"/>
        </w:rPr>
        <w:t>puas</w:t>
      </w:r>
      <w:proofErr w:type="spellEnd"/>
      <w:r w:rsidRPr="00DB25C4">
        <w:rPr>
          <w:rFonts w:eastAsia="Calibri" w:cstheme="minorHAnsi"/>
          <w:lang w:val="en-ID"/>
        </w:rPr>
        <w:t xml:space="preserve">. Hasil </w:t>
      </w:r>
      <w:proofErr w:type="spellStart"/>
      <w:r w:rsidRPr="00DB25C4">
        <w:rPr>
          <w:rFonts w:eastAsia="Calibri" w:cstheme="minorHAnsi"/>
          <w:lang w:val="en-ID"/>
        </w:rPr>
        <w:t>evaluasi</w:t>
      </w:r>
      <w:proofErr w:type="spellEnd"/>
      <w:r w:rsidRPr="00DB25C4">
        <w:rPr>
          <w:rFonts w:eastAsia="Calibri" w:cstheme="minorHAnsi"/>
          <w:lang w:val="en-ID"/>
        </w:rPr>
        <w:t xml:space="preserve"> </w:t>
      </w:r>
      <w:proofErr w:type="spellStart"/>
      <w:r w:rsidRPr="00DB25C4">
        <w:rPr>
          <w:rFonts w:eastAsia="Calibri" w:cstheme="minorHAnsi"/>
          <w:lang w:val="en-ID"/>
        </w:rPr>
        <w:t>ini</w:t>
      </w:r>
      <w:proofErr w:type="spellEnd"/>
      <w:r w:rsidRPr="00DB25C4">
        <w:rPr>
          <w:rFonts w:eastAsia="Calibri" w:cstheme="minorHAnsi"/>
          <w:lang w:val="en-ID"/>
        </w:rPr>
        <w:t xml:space="preserve"> </w:t>
      </w:r>
      <w:proofErr w:type="spellStart"/>
      <w:r w:rsidRPr="00DB25C4">
        <w:rPr>
          <w:rFonts w:eastAsia="Calibri" w:cstheme="minorHAnsi"/>
          <w:lang w:val="en-ID"/>
        </w:rPr>
        <w:t>mengartikan</w:t>
      </w:r>
      <w:proofErr w:type="spellEnd"/>
      <w:r w:rsidRPr="00DB25C4">
        <w:rPr>
          <w:rFonts w:eastAsia="Calibri" w:cstheme="minorHAnsi"/>
          <w:lang w:val="en-ID"/>
        </w:rPr>
        <w:t xml:space="preserve"> </w:t>
      </w:r>
      <w:proofErr w:type="spellStart"/>
      <w:r w:rsidRPr="00DB25C4">
        <w:rPr>
          <w:rFonts w:eastAsia="Calibri" w:cstheme="minorHAnsi"/>
          <w:lang w:val="en-ID"/>
        </w:rPr>
        <w:t>adalah</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mayoritas</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w:t>
      </w:r>
      <w:proofErr w:type="spellStart"/>
      <w:r w:rsidRPr="00DB25C4">
        <w:rPr>
          <w:rFonts w:eastAsia="Calibri" w:cstheme="minorHAnsi"/>
          <w:lang w:val="en-ID"/>
        </w:rPr>
        <w:t>merasa</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para </w:t>
      </w:r>
      <w:proofErr w:type="spellStart"/>
      <w:r w:rsidRPr="00DB25C4">
        <w:rPr>
          <w:rFonts w:eastAsia="Calibri" w:cstheme="minorHAnsi"/>
          <w:lang w:val="en-ID"/>
        </w:rPr>
        <w:t>dosen</w:t>
      </w:r>
      <w:proofErr w:type="spellEnd"/>
      <w:r w:rsidRPr="00DB25C4">
        <w:rPr>
          <w:rFonts w:eastAsia="Calibri" w:cstheme="minorHAnsi"/>
          <w:lang w:val="en-ID"/>
        </w:rPr>
        <w:t xml:space="preserve"> </w:t>
      </w:r>
      <w:proofErr w:type="spellStart"/>
      <w:r w:rsidRPr="00DB25C4">
        <w:rPr>
          <w:rFonts w:eastAsia="Calibri" w:cstheme="minorHAnsi"/>
          <w:lang w:val="en-ID"/>
        </w:rPr>
        <w:t>memberikan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yang </w:t>
      </w:r>
      <w:proofErr w:type="spellStart"/>
      <w:r w:rsidRPr="00DB25C4">
        <w:rPr>
          <w:rFonts w:eastAsia="Calibri" w:cstheme="minorHAnsi"/>
          <w:lang w:val="en-ID"/>
        </w:rPr>
        <w:t>baik</w:t>
      </w:r>
      <w:proofErr w:type="spellEnd"/>
      <w:r w:rsidRPr="00DB25C4">
        <w:rPr>
          <w:rFonts w:eastAsia="Calibri" w:cstheme="minorHAnsi"/>
          <w:lang w:val="en-ID"/>
        </w:rPr>
        <w:t xml:space="preserve"> dan </w:t>
      </w:r>
      <w:proofErr w:type="spellStart"/>
      <w:r w:rsidRPr="00DB25C4">
        <w:rPr>
          <w:rFonts w:eastAsia="Calibri" w:cstheme="minorHAnsi"/>
          <w:lang w:val="en-ID"/>
        </w:rPr>
        <w:t>memuaskan</w:t>
      </w:r>
      <w:proofErr w:type="spellEnd"/>
      <w:r w:rsidRPr="00DB25C4">
        <w:rPr>
          <w:rFonts w:eastAsia="Calibri" w:cstheme="minorHAnsi"/>
          <w:lang w:val="en-ID"/>
        </w:rPr>
        <w:t xml:space="preserve">. </w:t>
      </w:r>
      <w:proofErr w:type="spellStart"/>
      <w:r w:rsidRPr="00DB25C4">
        <w:rPr>
          <w:rFonts w:eastAsia="Calibri" w:cstheme="minorHAnsi"/>
          <w:lang w:val="en-ID"/>
        </w:rPr>
        <w:t>Namun</w:t>
      </w:r>
      <w:proofErr w:type="spellEnd"/>
      <w:r w:rsidRPr="00DB25C4">
        <w:rPr>
          <w:rFonts w:eastAsia="Calibri" w:cstheme="minorHAnsi"/>
          <w:lang w:val="en-ID"/>
        </w:rPr>
        <w:t xml:space="preserve">, </w:t>
      </w:r>
      <w:proofErr w:type="spellStart"/>
      <w:r w:rsidRPr="00DB25C4">
        <w:rPr>
          <w:rFonts w:eastAsia="Calibri" w:cstheme="minorHAnsi"/>
          <w:lang w:val="en-ID"/>
        </w:rPr>
        <w:t>ada</w:t>
      </w:r>
      <w:proofErr w:type="spellEnd"/>
      <w:r w:rsidRPr="00DB25C4">
        <w:rPr>
          <w:rFonts w:eastAsia="Calibri" w:cstheme="minorHAnsi"/>
          <w:lang w:val="en-ID"/>
        </w:rPr>
        <w:t xml:space="preserve"> </w:t>
      </w:r>
      <w:proofErr w:type="spellStart"/>
      <w:r w:rsidRPr="00DB25C4">
        <w:rPr>
          <w:rFonts w:eastAsia="Calibri" w:cstheme="minorHAnsi"/>
          <w:lang w:val="en-ID"/>
        </w:rPr>
        <w:t>sebagian</w:t>
      </w:r>
      <w:proofErr w:type="spellEnd"/>
      <w:r w:rsidRPr="00DB25C4">
        <w:rPr>
          <w:rFonts w:eastAsia="Calibri" w:cstheme="minorHAnsi"/>
          <w:lang w:val="en-ID"/>
        </w:rPr>
        <w:t xml:space="preserve"> </w:t>
      </w:r>
      <w:proofErr w:type="spellStart"/>
      <w:r w:rsidRPr="00DB25C4">
        <w:rPr>
          <w:rFonts w:eastAsia="Calibri" w:cstheme="minorHAnsi"/>
          <w:lang w:val="en-ID"/>
        </w:rPr>
        <w:t>kecil</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yang </w:t>
      </w:r>
      <w:proofErr w:type="spellStart"/>
      <w:r w:rsidRPr="00DB25C4">
        <w:rPr>
          <w:rFonts w:eastAsia="Calibri" w:cstheme="minorHAnsi"/>
          <w:lang w:val="en-ID"/>
        </w:rPr>
        <w:t>merasa</w:t>
      </w:r>
      <w:proofErr w:type="spellEnd"/>
      <w:r w:rsidRPr="00DB25C4">
        <w:rPr>
          <w:rFonts w:eastAsia="Calibri" w:cstheme="minorHAnsi"/>
          <w:lang w:val="en-ID"/>
        </w:rPr>
        <w:t xml:space="preserve"> </w:t>
      </w:r>
      <w:proofErr w:type="spellStart"/>
      <w:r w:rsidRPr="00DB25C4">
        <w:rPr>
          <w:rFonts w:eastAsia="Calibri" w:cstheme="minorHAnsi"/>
          <w:lang w:val="en-ID"/>
        </w:rPr>
        <w:t>kurang</w:t>
      </w:r>
      <w:proofErr w:type="spellEnd"/>
      <w:r w:rsidRPr="00DB25C4">
        <w:rPr>
          <w:rFonts w:eastAsia="Calibri" w:cstheme="minorHAnsi"/>
          <w:lang w:val="en-ID"/>
        </w:rPr>
        <w:t xml:space="preserve"> </w:t>
      </w:r>
      <w:proofErr w:type="spellStart"/>
      <w:r w:rsidRPr="00DB25C4">
        <w:rPr>
          <w:rFonts w:eastAsia="Calibri" w:cstheme="minorHAnsi"/>
          <w:lang w:val="en-ID"/>
        </w:rPr>
        <w:t>puas</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yang </w:t>
      </w:r>
      <w:proofErr w:type="spellStart"/>
      <w:r w:rsidRPr="00DB25C4">
        <w:rPr>
          <w:rFonts w:eastAsia="Calibri" w:cstheme="minorHAnsi"/>
          <w:lang w:val="en-ID"/>
        </w:rPr>
        <w:t>diberikan</w:t>
      </w:r>
      <w:proofErr w:type="spellEnd"/>
      <w:r w:rsidRPr="00DB25C4">
        <w:rPr>
          <w:rFonts w:eastAsia="Calibri" w:cstheme="minorHAnsi"/>
          <w:lang w:val="en-ID"/>
        </w:rPr>
        <w:t xml:space="preserve"> oleh para </w:t>
      </w:r>
      <w:proofErr w:type="spellStart"/>
      <w:r w:rsidRPr="00DB25C4">
        <w:rPr>
          <w:rFonts w:eastAsia="Calibri" w:cstheme="minorHAnsi"/>
          <w:lang w:val="en-ID"/>
        </w:rPr>
        <w:t>dosen</w:t>
      </w:r>
      <w:proofErr w:type="spellEnd"/>
      <w:r w:rsidRPr="00DB25C4">
        <w:rPr>
          <w:rFonts w:eastAsia="Calibri" w:cstheme="minorHAnsi"/>
          <w:lang w:val="en-ID"/>
        </w:rPr>
        <w:t xml:space="preserve">. Oleh </w:t>
      </w:r>
      <w:proofErr w:type="spellStart"/>
      <w:r w:rsidRPr="00DB25C4">
        <w:rPr>
          <w:rFonts w:eastAsia="Calibri" w:cstheme="minorHAnsi"/>
          <w:lang w:val="en-ID"/>
        </w:rPr>
        <w:t>karena</w:t>
      </w:r>
      <w:proofErr w:type="spellEnd"/>
      <w:r w:rsidRPr="00DB25C4">
        <w:rPr>
          <w:rFonts w:eastAsia="Calibri" w:cstheme="minorHAnsi"/>
          <w:lang w:val="en-ID"/>
        </w:rPr>
        <w:t xml:space="preserve"> </w:t>
      </w:r>
      <w:proofErr w:type="spellStart"/>
      <w:r w:rsidRPr="00DB25C4">
        <w:rPr>
          <w:rFonts w:eastAsia="Calibri" w:cstheme="minorHAnsi"/>
          <w:lang w:val="en-ID"/>
        </w:rPr>
        <w:t>itu</w:t>
      </w:r>
      <w:proofErr w:type="spellEnd"/>
      <w:r w:rsidRPr="00DB25C4">
        <w:rPr>
          <w:rFonts w:eastAsia="Calibri" w:cstheme="minorHAnsi"/>
          <w:lang w:val="en-ID"/>
        </w:rPr>
        <w:t xml:space="preserve">, </w:t>
      </w:r>
      <w:proofErr w:type="spellStart"/>
      <w:r w:rsidRPr="00DB25C4">
        <w:rPr>
          <w:rFonts w:eastAsia="Calibri" w:cstheme="minorHAnsi"/>
          <w:lang w:val="en-ID"/>
        </w:rPr>
        <w:t>perlu</w:t>
      </w:r>
      <w:proofErr w:type="spellEnd"/>
      <w:r w:rsidRPr="00DB25C4">
        <w:rPr>
          <w:rFonts w:eastAsia="Calibri" w:cstheme="minorHAnsi"/>
          <w:lang w:val="en-ID"/>
        </w:rPr>
        <w:t xml:space="preserve"> </w:t>
      </w:r>
      <w:proofErr w:type="spellStart"/>
      <w:r w:rsidRPr="00DB25C4">
        <w:rPr>
          <w:rFonts w:eastAsia="Calibri" w:cstheme="minorHAnsi"/>
          <w:lang w:val="en-ID"/>
        </w:rPr>
        <w:t>adanya</w:t>
      </w:r>
      <w:proofErr w:type="spellEnd"/>
      <w:r w:rsidRPr="00DB25C4">
        <w:rPr>
          <w:rFonts w:eastAsia="Calibri" w:cstheme="minorHAnsi"/>
          <w:lang w:val="en-ID"/>
        </w:rPr>
        <w:t xml:space="preserve"> </w:t>
      </w:r>
      <w:proofErr w:type="spellStart"/>
      <w:r w:rsidRPr="00DB25C4">
        <w:rPr>
          <w:rFonts w:eastAsia="Calibri" w:cstheme="minorHAnsi"/>
          <w:lang w:val="en-ID"/>
        </w:rPr>
        <w:t>perbaikan</w:t>
      </w:r>
      <w:proofErr w:type="spellEnd"/>
      <w:r w:rsidRPr="00DB25C4">
        <w:rPr>
          <w:rFonts w:eastAsia="Calibri" w:cstheme="minorHAnsi"/>
          <w:lang w:val="en-ID"/>
        </w:rPr>
        <w:t xml:space="preserve"> </w:t>
      </w:r>
      <w:proofErr w:type="spellStart"/>
      <w:r w:rsidRPr="00DB25C4">
        <w:rPr>
          <w:rFonts w:eastAsia="Calibri" w:cstheme="minorHAnsi"/>
          <w:lang w:val="en-ID"/>
        </w:rPr>
        <w:t>atau</w:t>
      </w:r>
      <w:proofErr w:type="spellEnd"/>
      <w:r w:rsidRPr="00DB25C4">
        <w:rPr>
          <w:rFonts w:eastAsia="Calibri" w:cstheme="minorHAnsi"/>
          <w:lang w:val="en-ID"/>
        </w:rPr>
        <w:t xml:space="preserve"> </w:t>
      </w:r>
      <w:proofErr w:type="spellStart"/>
      <w:r w:rsidRPr="00DB25C4">
        <w:rPr>
          <w:rFonts w:eastAsia="Calibri" w:cstheme="minorHAnsi"/>
          <w:lang w:val="en-ID"/>
        </w:rPr>
        <w:t>peningkatan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w:t>
      </w:r>
      <w:proofErr w:type="spellStart"/>
      <w:r w:rsidRPr="00DB25C4">
        <w:rPr>
          <w:rFonts w:eastAsia="Calibri" w:cstheme="minorHAnsi"/>
          <w:lang w:val="en-ID"/>
        </w:rPr>
        <w:t>dosen</w:t>
      </w:r>
      <w:proofErr w:type="spellEnd"/>
      <w:r w:rsidRPr="00DB25C4">
        <w:rPr>
          <w:rFonts w:eastAsia="Calibri" w:cstheme="minorHAnsi"/>
          <w:lang w:val="en-ID"/>
        </w:rPr>
        <w:t xml:space="preserve"> </w:t>
      </w:r>
      <w:proofErr w:type="spellStart"/>
      <w:r w:rsidRPr="00DB25C4">
        <w:rPr>
          <w:rFonts w:eastAsia="Calibri" w:cstheme="minorHAnsi"/>
          <w:lang w:val="en-ID"/>
        </w:rPr>
        <w:t>untuk</w:t>
      </w:r>
      <w:proofErr w:type="spellEnd"/>
      <w:r w:rsidRPr="00DB25C4">
        <w:rPr>
          <w:rFonts w:eastAsia="Calibri" w:cstheme="minorHAnsi"/>
          <w:lang w:val="en-ID"/>
        </w:rPr>
        <w:t xml:space="preserve"> </w:t>
      </w:r>
      <w:proofErr w:type="spellStart"/>
      <w:r w:rsidRPr="00DB25C4">
        <w:rPr>
          <w:rFonts w:eastAsia="Calibri" w:cstheme="minorHAnsi"/>
          <w:lang w:val="en-ID"/>
        </w:rPr>
        <w:t>memenuhi</w:t>
      </w:r>
      <w:proofErr w:type="spellEnd"/>
      <w:r w:rsidRPr="00DB25C4">
        <w:rPr>
          <w:rFonts w:eastAsia="Calibri" w:cstheme="minorHAnsi"/>
          <w:lang w:val="en-ID"/>
        </w:rPr>
        <w:t xml:space="preserve"> </w:t>
      </w:r>
      <w:proofErr w:type="spellStart"/>
      <w:r w:rsidRPr="00DB25C4">
        <w:rPr>
          <w:rFonts w:eastAsia="Calibri" w:cstheme="minorHAnsi"/>
          <w:lang w:val="en-ID"/>
        </w:rPr>
        <w:t>kebutuhan</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yang </w:t>
      </w:r>
      <w:proofErr w:type="spellStart"/>
      <w:r w:rsidRPr="00DB25C4">
        <w:rPr>
          <w:rFonts w:eastAsia="Calibri" w:cstheme="minorHAnsi"/>
          <w:lang w:val="en-ID"/>
        </w:rPr>
        <w:t>kurang</w:t>
      </w:r>
      <w:proofErr w:type="spellEnd"/>
      <w:r w:rsidRPr="00DB25C4">
        <w:rPr>
          <w:rFonts w:eastAsia="Calibri" w:cstheme="minorHAnsi"/>
          <w:lang w:val="en-ID"/>
        </w:rPr>
        <w:t xml:space="preserve"> </w:t>
      </w:r>
      <w:proofErr w:type="spellStart"/>
      <w:r w:rsidRPr="00DB25C4">
        <w:rPr>
          <w:rFonts w:eastAsia="Calibri" w:cstheme="minorHAnsi"/>
          <w:lang w:val="en-ID"/>
        </w:rPr>
        <w:t>puas</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yang </w:t>
      </w:r>
      <w:proofErr w:type="spellStart"/>
      <w:r w:rsidRPr="00DB25C4">
        <w:rPr>
          <w:rFonts w:eastAsia="Calibri" w:cstheme="minorHAnsi"/>
          <w:lang w:val="en-ID"/>
        </w:rPr>
        <w:t>diberikan</w:t>
      </w:r>
      <w:proofErr w:type="spellEnd"/>
      <w:r w:rsidRPr="00DB25C4">
        <w:rPr>
          <w:rFonts w:eastAsia="Calibri" w:cstheme="minorHAnsi"/>
          <w:lang w:val="en-ID"/>
        </w:rPr>
        <w:t xml:space="preserve">. </w:t>
      </w:r>
      <w:proofErr w:type="spellStart"/>
      <w:r w:rsidRPr="00DB25C4">
        <w:rPr>
          <w:rFonts w:eastAsia="Calibri" w:cstheme="minorHAnsi"/>
          <w:lang w:val="en-ID"/>
        </w:rPr>
        <w:t>Selain</w:t>
      </w:r>
      <w:proofErr w:type="spellEnd"/>
      <w:r w:rsidRPr="00DB25C4">
        <w:rPr>
          <w:rFonts w:eastAsia="Calibri" w:cstheme="minorHAnsi"/>
          <w:lang w:val="en-ID"/>
        </w:rPr>
        <w:t xml:space="preserve"> </w:t>
      </w:r>
      <w:proofErr w:type="spellStart"/>
      <w:r w:rsidRPr="00DB25C4">
        <w:rPr>
          <w:rFonts w:eastAsia="Calibri" w:cstheme="minorHAnsi"/>
          <w:lang w:val="en-ID"/>
        </w:rPr>
        <w:t>itu</w:t>
      </w:r>
      <w:proofErr w:type="spellEnd"/>
      <w:r w:rsidRPr="00DB25C4">
        <w:rPr>
          <w:rFonts w:eastAsia="Calibri" w:cstheme="minorHAnsi"/>
          <w:lang w:val="en-ID"/>
        </w:rPr>
        <w:t xml:space="preserve"> PPBM </w:t>
      </w:r>
      <w:proofErr w:type="spellStart"/>
      <w:r w:rsidRPr="00DB25C4">
        <w:rPr>
          <w:rFonts w:eastAsia="Calibri" w:cstheme="minorHAnsi"/>
          <w:lang w:val="en-ID"/>
        </w:rPr>
        <w:t>harus</w:t>
      </w:r>
      <w:proofErr w:type="spellEnd"/>
      <w:r w:rsidRPr="00DB25C4">
        <w:rPr>
          <w:rFonts w:eastAsia="Calibri" w:cstheme="minorHAnsi"/>
          <w:lang w:val="en-ID"/>
        </w:rPr>
        <w:t xml:space="preserve"> </w:t>
      </w:r>
      <w:proofErr w:type="spellStart"/>
      <w:r w:rsidRPr="00DB25C4">
        <w:rPr>
          <w:rFonts w:eastAsia="Calibri" w:cstheme="minorHAnsi"/>
          <w:lang w:val="en-ID"/>
        </w:rPr>
        <w:t>terus</w:t>
      </w:r>
      <w:proofErr w:type="spellEnd"/>
      <w:r w:rsidRPr="00DB25C4">
        <w:rPr>
          <w:rFonts w:eastAsia="Calibri" w:cstheme="minorHAnsi"/>
          <w:lang w:val="en-ID"/>
        </w:rPr>
        <w:t xml:space="preserve"> </w:t>
      </w:r>
      <w:proofErr w:type="spellStart"/>
      <w:r w:rsidRPr="00DB25C4">
        <w:rPr>
          <w:rFonts w:eastAsia="Calibri" w:cstheme="minorHAnsi"/>
          <w:lang w:val="en-ID"/>
        </w:rPr>
        <w:t>memonitor</w:t>
      </w:r>
      <w:proofErr w:type="spellEnd"/>
      <w:r w:rsidRPr="00DB25C4">
        <w:rPr>
          <w:rFonts w:eastAsia="Calibri" w:cstheme="minorHAnsi"/>
          <w:lang w:val="en-ID"/>
        </w:rPr>
        <w:t xml:space="preserve"> dan </w:t>
      </w:r>
      <w:proofErr w:type="spellStart"/>
      <w:r w:rsidRPr="00DB25C4">
        <w:rPr>
          <w:rFonts w:eastAsia="Calibri" w:cstheme="minorHAnsi"/>
          <w:lang w:val="en-ID"/>
        </w:rPr>
        <w:t>mengevaluasi</w:t>
      </w:r>
      <w:proofErr w:type="spellEnd"/>
      <w:r w:rsidRPr="00DB25C4">
        <w:rPr>
          <w:rFonts w:eastAsia="Calibri" w:cstheme="minorHAnsi"/>
          <w:lang w:val="en-ID"/>
        </w:rPr>
        <w:t xml:space="preserve"> </w:t>
      </w:r>
      <w:proofErr w:type="spellStart"/>
      <w:r w:rsidRPr="00DB25C4">
        <w:rPr>
          <w:rFonts w:eastAsia="Calibri" w:cstheme="minorHAnsi"/>
          <w:lang w:val="en-ID"/>
        </w:rPr>
        <w:t>kepuasan</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w:t>
      </w:r>
      <w:proofErr w:type="spellStart"/>
      <w:r w:rsidRPr="00DB25C4">
        <w:rPr>
          <w:rFonts w:eastAsia="Calibri" w:cstheme="minorHAnsi"/>
          <w:lang w:val="en-ID"/>
        </w:rPr>
        <w:t>terhadap</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w:t>
      </w:r>
      <w:proofErr w:type="spellStart"/>
      <w:r w:rsidRPr="00DB25C4">
        <w:rPr>
          <w:rFonts w:eastAsia="Calibri" w:cstheme="minorHAnsi"/>
          <w:lang w:val="en-ID"/>
        </w:rPr>
        <w:t>dosen</w:t>
      </w:r>
      <w:proofErr w:type="spellEnd"/>
      <w:r w:rsidRPr="00DB25C4">
        <w:rPr>
          <w:rFonts w:eastAsia="Calibri" w:cstheme="minorHAnsi"/>
          <w:lang w:val="en-ID"/>
        </w:rPr>
        <w:t xml:space="preserve"> dan </w:t>
      </w:r>
      <w:proofErr w:type="spellStart"/>
      <w:r w:rsidRPr="00DB25C4">
        <w:rPr>
          <w:rFonts w:eastAsia="Calibri" w:cstheme="minorHAnsi"/>
          <w:lang w:val="en-ID"/>
        </w:rPr>
        <w:t>berusaha</w:t>
      </w:r>
      <w:proofErr w:type="spellEnd"/>
      <w:r w:rsidRPr="00DB25C4">
        <w:rPr>
          <w:rFonts w:eastAsia="Calibri" w:cstheme="minorHAnsi"/>
          <w:lang w:val="en-ID"/>
        </w:rPr>
        <w:t xml:space="preserve"> </w:t>
      </w:r>
      <w:proofErr w:type="spellStart"/>
      <w:r w:rsidRPr="00DB25C4">
        <w:rPr>
          <w:rFonts w:eastAsia="Calibri" w:cstheme="minorHAnsi"/>
          <w:lang w:val="en-ID"/>
        </w:rPr>
        <w:t>meningkatkan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w:t>
      </w:r>
      <w:proofErr w:type="spellStart"/>
      <w:r w:rsidRPr="00DB25C4">
        <w:rPr>
          <w:rFonts w:eastAsia="Calibri" w:cstheme="minorHAnsi"/>
          <w:lang w:val="en-ID"/>
        </w:rPr>
        <w:t>tersebut</w:t>
      </w:r>
      <w:proofErr w:type="spellEnd"/>
      <w:r w:rsidRPr="00DB25C4">
        <w:rPr>
          <w:rFonts w:eastAsia="Calibri" w:cstheme="minorHAnsi"/>
          <w:lang w:val="en-ID"/>
        </w:rPr>
        <w:t xml:space="preserve">. Hal </w:t>
      </w:r>
      <w:proofErr w:type="spellStart"/>
      <w:r w:rsidRPr="00DB25C4">
        <w:rPr>
          <w:rFonts w:eastAsia="Calibri" w:cstheme="minorHAnsi"/>
          <w:lang w:val="en-ID"/>
        </w:rPr>
        <w:t>ini</w:t>
      </w:r>
      <w:proofErr w:type="spellEnd"/>
      <w:r w:rsidRPr="00DB25C4">
        <w:rPr>
          <w:rFonts w:eastAsia="Calibri" w:cstheme="minorHAnsi"/>
          <w:lang w:val="en-ID"/>
        </w:rPr>
        <w:t xml:space="preserve"> </w:t>
      </w:r>
      <w:proofErr w:type="spellStart"/>
      <w:r w:rsidRPr="00DB25C4">
        <w:rPr>
          <w:rFonts w:eastAsia="Calibri" w:cstheme="minorHAnsi"/>
          <w:lang w:val="en-ID"/>
        </w:rPr>
        <w:t>dapat</w:t>
      </w:r>
      <w:proofErr w:type="spellEnd"/>
      <w:r w:rsidRPr="00DB25C4">
        <w:rPr>
          <w:rFonts w:eastAsia="Calibri" w:cstheme="minorHAnsi"/>
          <w:lang w:val="en-ID"/>
        </w:rPr>
        <w:t xml:space="preserve"> </w:t>
      </w:r>
      <w:proofErr w:type="spellStart"/>
      <w:r w:rsidRPr="00DB25C4">
        <w:rPr>
          <w:rFonts w:eastAsia="Calibri" w:cstheme="minorHAnsi"/>
          <w:lang w:val="en-ID"/>
        </w:rPr>
        <w:t>dilakukan</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memberikan</w:t>
      </w:r>
      <w:proofErr w:type="spellEnd"/>
      <w:r w:rsidRPr="00DB25C4">
        <w:rPr>
          <w:rFonts w:eastAsia="Calibri" w:cstheme="minorHAnsi"/>
          <w:lang w:val="en-ID"/>
        </w:rPr>
        <w:t xml:space="preserve"> </w:t>
      </w:r>
      <w:proofErr w:type="spellStart"/>
      <w:r w:rsidRPr="00DB25C4">
        <w:rPr>
          <w:rFonts w:eastAsia="Calibri" w:cstheme="minorHAnsi"/>
          <w:lang w:val="en-ID"/>
        </w:rPr>
        <w:t>pelatihan</w:t>
      </w:r>
      <w:proofErr w:type="spellEnd"/>
      <w:r w:rsidRPr="00DB25C4">
        <w:rPr>
          <w:rFonts w:eastAsia="Calibri" w:cstheme="minorHAnsi"/>
          <w:lang w:val="en-ID"/>
        </w:rPr>
        <w:t xml:space="preserve"> </w:t>
      </w:r>
      <w:proofErr w:type="spellStart"/>
      <w:r w:rsidRPr="00DB25C4">
        <w:rPr>
          <w:rFonts w:eastAsia="Calibri" w:cstheme="minorHAnsi"/>
          <w:lang w:val="en-ID"/>
        </w:rPr>
        <w:t>atau</w:t>
      </w:r>
      <w:proofErr w:type="spellEnd"/>
      <w:r w:rsidRPr="00DB25C4">
        <w:rPr>
          <w:rFonts w:eastAsia="Calibri" w:cstheme="minorHAnsi"/>
          <w:lang w:val="en-ID"/>
        </w:rPr>
        <w:t xml:space="preserve"> </w:t>
      </w:r>
      <w:proofErr w:type="spellStart"/>
      <w:r w:rsidRPr="00DB25C4">
        <w:rPr>
          <w:rFonts w:eastAsia="Calibri" w:cstheme="minorHAnsi"/>
          <w:lang w:val="en-ID"/>
        </w:rPr>
        <w:t>pembinaan</w:t>
      </w:r>
      <w:proofErr w:type="spellEnd"/>
      <w:r w:rsidRPr="00DB25C4">
        <w:rPr>
          <w:rFonts w:eastAsia="Calibri" w:cstheme="minorHAnsi"/>
          <w:lang w:val="en-ID"/>
        </w:rPr>
        <w:t xml:space="preserve"> </w:t>
      </w:r>
      <w:proofErr w:type="spellStart"/>
      <w:r w:rsidRPr="00DB25C4">
        <w:rPr>
          <w:rFonts w:eastAsia="Calibri" w:cstheme="minorHAnsi"/>
          <w:lang w:val="en-ID"/>
        </w:rPr>
        <w:t>kepada</w:t>
      </w:r>
      <w:proofErr w:type="spellEnd"/>
      <w:r w:rsidRPr="00DB25C4">
        <w:rPr>
          <w:rFonts w:eastAsia="Calibri" w:cstheme="minorHAnsi"/>
          <w:lang w:val="en-ID"/>
        </w:rPr>
        <w:t xml:space="preserve"> </w:t>
      </w:r>
      <w:proofErr w:type="spellStart"/>
      <w:r w:rsidRPr="00DB25C4">
        <w:rPr>
          <w:rFonts w:eastAsia="Calibri" w:cstheme="minorHAnsi"/>
          <w:lang w:val="en-ID"/>
        </w:rPr>
        <w:t>dosen</w:t>
      </w:r>
      <w:proofErr w:type="spellEnd"/>
      <w:r w:rsidRPr="00DB25C4">
        <w:rPr>
          <w:rFonts w:eastAsia="Calibri" w:cstheme="minorHAnsi"/>
          <w:lang w:val="en-ID"/>
        </w:rPr>
        <w:t xml:space="preserve"> </w:t>
      </w:r>
      <w:proofErr w:type="spellStart"/>
      <w:r w:rsidRPr="00DB25C4">
        <w:rPr>
          <w:rFonts w:eastAsia="Calibri" w:cstheme="minorHAnsi"/>
          <w:lang w:val="en-ID"/>
        </w:rPr>
        <w:t>dalam</w:t>
      </w:r>
      <w:proofErr w:type="spellEnd"/>
      <w:r w:rsidRPr="00DB25C4">
        <w:rPr>
          <w:rFonts w:eastAsia="Calibri" w:cstheme="minorHAnsi"/>
          <w:lang w:val="en-ID"/>
        </w:rPr>
        <w:t xml:space="preserve"> </w:t>
      </w:r>
      <w:proofErr w:type="spellStart"/>
      <w:r w:rsidRPr="00DB25C4">
        <w:rPr>
          <w:rFonts w:eastAsia="Calibri" w:cstheme="minorHAnsi"/>
          <w:lang w:val="en-ID"/>
        </w:rPr>
        <w:t>hal</w:t>
      </w:r>
      <w:proofErr w:type="spellEnd"/>
      <w:r w:rsidRPr="00DB25C4">
        <w:rPr>
          <w:rFonts w:eastAsia="Calibri" w:cstheme="minorHAnsi"/>
          <w:lang w:val="en-ID"/>
        </w:rPr>
        <w:t xml:space="preserve"> </w:t>
      </w:r>
      <w:proofErr w:type="spellStart"/>
      <w:r w:rsidRPr="00DB25C4">
        <w:rPr>
          <w:rFonts w:eastAsia="Calibri" w:cstheme="minorHAnsi"/>
          <w:lang w:val="en-ID"/>
        </w:rPr>
        <w:t>cara</w:t>
      </w:r>
      <w:proofErr w:type="spellEnd"/>
      <w:r w:rsidRPr="00DB25C4">
        <w:rPr>
          <w:rFonts w:eastAsia="Calibri" w:cstheme="minorHAnsi"/>
          <w:lang w:val="en-ID"/>
        </w:rPr>
        <w:t xml:space="preserve"> </w:t>
      </w:r>
      <w:proofErr w:type="spellStart"/>
      <w:r w:rsidRPr="00DB25C4">
        <w:rPr>
          <w:rFonts w:eastAsia="Calibri" w:cstheme="minorHAnsi"/>
          <w:lang w:val="en-ID"/>
        </w:rPr>
        <w:t>mengajar</w:t>
      </w:r>
      <w:proofErr w:type="spellEnd"/>
      <w:r w:rsidRPr="00DB25C4">
        <w:rPr>
          <w:rFonts w:eastAsia="Calibri" w:cstheme="minorHAnsi"/>
          <w:lang w:val="en-ID"/>
        </w:rPr>
        <w:t xml:space="preserve"> dan </w:t>
      </w:r>
      <w:proofErr w:type="spellStart"/>
      <w:r w:rsidRPr="00DB25C4">
        <w:rPr>
          <w:rFonts w:eastAsia="Calibri" w:cstheme="minorHAnsi"/>
          <w:lang w:val="en-ID"/>
        </w:rPr>
        <w:t>berinteraksi</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w:t>
      </w:r>
      <w:proofErr w:type="spellStart"/>
      <w:r w:rsidRPr="00DB25C4">
        <w:rPr>
          <w:rFonts w:eastAsia="Calibri" w:cstheme="minorHAnsi"/>
          <w:lang w:val="en-ID"/>
        </w:rPr>
        <w:t>meningkatkan</w:t>
      </w:r>
      <w:proofErr w:type="spellEnd"/>
      <w:r w:rsidRPr="00DB25C4">
        <w:rPr>
          <w:rFonts w:eastAsia="Calibri" w:cstheme="minorHAnsi"/>
          <w:lang w:val="en-ID"/>
        </w:rPr>
        <w:t xml:space="preserve"> </w:t>
      </w:r>
      <w:proofErr w:type="spellStart"/>
      <w:r w:rsidRPr="00DB25C4">
        <w:rPr>
          <w:rFonts w:eastAsia="Calibri" w:cstheme="minorHAnsi"/>
          <w:lang w:val="en-ID"/>
        </w:rPr>
        <w:t>kualitas</w:t>
      </w:r>
      <w:proofErr w:type="spellEnd"/>
      <w:r w:rsidRPr="00DB25C4">
        <w:rPr>
          <w:rFonts w:eastAsia="Calibri" w:cstheme="minorHAnsi"/>
          <w:lang w:val="en-ID"/>
        </w:rPr>
        <w:t xml:space="preserve"> </w:t>
      </w:r>
      <w:proofErr w:type="spellStart"/>
      <w:r w:rsidRPr="00DB25C4">
        <w:rPr>
          <w:rFonts w:eastAsia="Calibri" w:cstheme="minorHAnsi"/>
          <w:lang w:val="en-ID"/>
        </w:rPr>
        <w:t>materi</w:t>
      </w:r>
      <w:proofErr w:type="spellEnd"/>
      <w:r w:rsidRPr="00DB25C4">
        <w:rPr>
          <w:rFonts w:eastAsia="Calibri" w:cstheme="minorHAnsi"/>
          <w:lang w:val="en-ID"/>
        </w:rPr>
        <w:t xml:space="preserve"> yang </w:t>
      </w:r>
      <w:proofErr w:type="spellStart"/>
      <w:r w:rsidRPr="00DB25C4">
        <w:rPr>
          <w:rFonts w:eastAsia="Calibri" w:cstheme="minorHAnsi"/>
          <w:lang w:val="en-ID"/>
        </w:rPr>
        <w:t>diajarkan</w:t>
      </w:r>
      <w:proofErr w:type="spellEnd"/>
      <w:r w:rsidRPr="00DB25C4">
        <w:rPr>
          <w:rFonts w:eastAsia="Calibri" w:cstheme="minorHAnsi"/>
          <w:lang w:val="en-ID"/>
        </w:rPr>
        <w:t xml:space="preserve">, dan </w:t>
      </w:r>
      <w:proofErr w:type="spellStart"/>
      <w:r w:rsidRPr="00DB25C4">
        <w:rPr>
          <w:rFonts w:eastAsia="Calibri" w:cstheme="minorHAnsi"/>
          <w:lang w:val="en-ID"/>
        </w:rPr>
        <w:t>meningkatkan</w:t>
      </w:r>
      <w:proofErr w:type="spellEnd"/>
      <w:r w:rsidRPr="00DB25C4">
        <w:rPr>
          <w:rFonts w:eastAsia="Calibri" w:cstheme="minorHAnsi"/>
          <w:lang w:val="en-ID"/>
        </w:rPr>
        <w:t xml:space="preserve"> </w:t>
      </w:r>
      <w:proofErr w:type="spellStart"/>
      <w:r w:rsidRPr="00DB25C4">
        <w:rPr>
          <w:rFonts w:eastAsia="Calibri" w:cstheme="minorHAnsi"/>
          <w:lang w:val="en-ID"/>
        </w:rPr>
        <w:t>komunikasi</w:t>
      </w:r>
      <w:proofErr w:type="spellEnd"/>
      <w:r w:rsidRPr="00DB25C4">
        <w:rPr>
          <w:rFonts w:eastAsia="Calibri" w:cstheme="minorHAnsi"/>
          <w:lang w:val="en-ID"/>
        </w:rPr>
        <w:t xml:space="preserve"> </w:t>
      </w:r>
      <w:proofErr w:type="spellStart"/>
      <w:r w:rsidRPr="00DB25C4">
        <w:rPr>
          <w:rFonts w:eastAsia="Calibri" w:cstheme="minorHAnsi"/>
          <w:lang w:val="en-ID"/>
        </w:rPr>
        <w:t>antara</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dan </w:t>
      </w:r>
      <w:proofErr w:type="spellStart"/>
      <w:r w:rsidRPr="00DB25C4">
        <w:rPr>
          <w:rFonts w:eastAsia="Calibri" w:cstheme="minorHAnsi"/>
          <w:lang w:val="en-ID"/>
        </w:rPr>
        <w:t>dosen</w:t>
      </w:r>
      <w:proofErr w:type="spellEnd"/>
      <w:r w:rsidRPr="00DB25C4">
        <w:rPr>
          <w:rFonts w:eastAsia="Calibri" w:cstheme="minorHAnsi"/>
          <w:lang w:val="en-ID"/>
        </w:rPr>
        <w:t xml:space="preserve">. </w:t>
      </w:r>
      <w:proofErr w:type="spellStart"/>
      <w:r w:rsidRPr="00DB25C4">
        <w:rPr>
          <w:rFonts w:eastAsia="Calibri" w:cstheme="minorHAnsi"/>
          <w:lang w:val="en-ID"/>
        </w:rPr>
        <w:t>Selain</w:t>
      </w:r>
      <w:proofErr w:type="spellEnd"/>
      <w:r w:rsidRPr="00DB25C4">
        <w:rPr>
          <w:rFonts w:eastAsia="Calibri" w:cstheme="minorHAnsi"/>
          <w:lang w:val="en-ID"/>
        </w:rPr>
        <w:t xml:space="preserve"> </w:t>
      </w:r>
      <w:proofErr w:type="spellStart"/>
      <w:r w:rsidRPr="00DB25C4">
        <w:rPr>
          <w:rFonts w:eastAsia="Calibri" w:cstheme="minorHAnsi"/>
          <w:lang w:val="en-ID"/>
        </w:rPr>
        <w:t>itu</w:t>
      </w:r>
      <w:proofErr w:type="spellEnd"/>
      <w:r w:rsidRPr="00DB25C4">
        <w:rPr>
          <w:rFonts w:eastAsia="Calibri" w:cstheme="minorHAnsi"/>
          <w:lang w:val="en-ID"/>
        </w:rPr>
        <w:t xml:space="preserve">, </w:t>
      </w:r>
      <w:proofErr w:type="spellStart"/>
      <w:r w:rsidRPr="00DB25C4">
        <w:rPr>
          <w:rFonts w:eastAsia="Calibri" w:cstheme="minorHAnsi"/>
          <w:lang w:val="en-ID"/>
        </w:rPr>
        <w:t>perlu</w:t>
      </w:r>
      <w:proofErr w:type="spellEnd"/>
      <w:r w:rsidRPr="00DB25C4">
        <w:rPr>
          <w:rFonts w:eastAsia="Calibri" w:cstheme="minorHAnsi"/>
          <w:lang w:val="en-ID"/>
        </w:rPr>
        <w:t xml:space="preserve"> </w:t>
      </w:r>
      <w:proofErr w:type="spellStart"/>
      <w:r w:rsidRPr="00DB25C4">
        <w:rPr>
          <w:rFonts w:eastAsia="Calibri" w:cstheme="minorHAnsi"/>
          <w:lang w:val="en-ID"/>
        </w:rPr>
        <w:t>adanya</w:t>
      </w:r>
      <w:proofErr w:type="spellEnd"/>
      <w:r w:rsidRPr="00DB25C4">
        <w:rPr>
          <w:rFonts w:eastAsia="Calibri" w:cstheme="minorHAnsi"/>
          <w:lang w:val="en-ID"/>
        </w:rPr>
        <w:t xml:space="preserve"> </w:t>
      </w:r>
      <w:proofErr w:type="spellStart"/>
      <w:r w:rsidRPr="00DB25C4">
        <w:rPr>
          <w:rFonts w:eastAsia="Calibri" w:cstheme="minorHAnsi"/>
          <w:lang w:val="en-ID"/>
        </w:rPr>
        <w:t>penanganan</w:t>
      </w:r>
      <w:proofErr w:type="spellEnd"/>
      <w:r w:rsidRPr="00DB25C4">
        <w:rPr>
          <w:rFonts w:eastAsia="Calibri" w:cstheme="minorHAnsi"/>
          <w:lang w:val="en-ID"/>
        </w:rPr>
        <w:t xml:space="preserve"> </w:t>
      </w:r>
      <w:proofErr w:type="spellStart"/>
      <w:r w:rsidRPr="00DB25C4">
        <w:rPr>
          <w:rFonts w:eastAsia="Calibri" w:cstheme="minorHAnsi"/>
          <w:lang w:val="en-ID"/>
        </w:rPr>
        <w:t>khusus</w:t>
      </w:r>
      <w:proofErr w:type="spellEnd"/>
      <w:r w:rsidRPr="00DB25C4">
        <w:rPr>
          <w:rFonts w:eastAsia="Calibri" w:cstheme="minorHAnsi"/>
          <w:lang w:val="en-ID"/>
        </w:rPr>
        <w:t xml:space="preserve"> </w:t>
      </w:r>
      <w:proofErr w:type="spellStart"/>
      <w:r w:rsidRPr="00DB25C4">
        <w:rPr>
          <w:rFonts w:eastAsia="Calibri" w:cstheme="minorHAnsi"/>
          <w:lang w:val="en-ID"/>
        </w:rPr>
        <w:t>terhadap</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yang </w:t>
      </w:r>
      <w:proofErr w:type="spellStart"/>
      <w:r w:rsidRPr="00DB25C4">
        <w:rPr>
          <w:rFonts w:eastAsia="Calibri" w:cstheme="minorHAnsi"/>
          <w:lang w:val="en-ID"/>
        </w:rPr>
        <w:t>merasa</w:t>
      </w:r>
      <w:proofErr w:type="spellEnd"/>
      <w:r w:rsidRPr="00DB25C4">
        <w:rPr>
          <w:rFonts w:eastAsia="Calibri" w:cstheme="minorHAnsi"/>
          <w:lang w:val="en-ID"/>
        </w:rPr>
        <w:t xml:space="preserve"> </w:t>
      </w:r>
      <w:proofErr w:type="spellStart"/>
      <w:r w:rsidRPr="00DB25C4">
        <w:rPr>
          <w:rFonts w:eastAsia="Calibri" w:cstheme="minorHAnsi"/>
          <w:lang w:val="en-ID"/>
        </w:rPr>
        <w:t>kurang</w:t>
      </w:r>
      <w:proofErr w:type="spellEnd"/>
      <w:r w:rsidRPr="00DB25C4">
        <w:rPr>
          <w:rFonts w:eastAsia="Calibri" w:cstheme="minorHAnsi"/>
          <w:lang w:val="en-ID"/>
        </w:rPr>
        <w:t xml:space="preserve"> </w:t>
      </w:r>
      <w:proofErr w:type="spellStart"/>
      <w:r w:rsidRPr="00DB25C4">
        <w:rPr>
          <w:rFonts w:eastAsia="Calibri" w:cstheme="minorHAnsi"/>
          <w:lang w:val="en-ID"/>
        </w:rPr>
        <w:t>puas</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w:t>
      </w:r>
      <w:proofErr w:type="spellStart"/>
      <w:r w:rsidRPr="00DB25C4">
        <w:rPr>
          <w:rFonts w:eastAsia="Calibri" w:cstheme="minorHAnsi"/>
          <w:lang w:val="en-ID"/>
        </w:rPr>
        <w:t>dosen</w:t>
      </w:r>
      <w:proofErr w:type="spellEnd"/>
      <w:r w:rsidRPr="00DB25C4">
        <w:rPr>
          <w:rFonts w:eastAsia="Calibri" w:cstheme="minorHAnsi"/>
          <w:lang w:val="en-ID"/>
        </w:rPr>
        <w:t xml:space="preserve"> agar </w:t>
      </w:r>
      <w:proofErr w:type="spellStart"/>
      <w:r w:rsidRPr="00DB25C4">
        <w:rPr>
          <w:rFonts w:eastAsia="Calibri" w:cstheme="minorHAnsi"/>
          <w:lang w:val="en-ID"/>
        </w:rPr>
        <w:t>mereka</w:t>
      </w:r>
      <w:proofErr w:type="spellEnd"/>
      <w:r w:rsidRPr="00DB25C4">
        <w:rPr>
          <w:rFonts w:eastAsia="Calibri" w:cstheme="minorHAnsi"/>
          <w:lang w:val="en-ID"/>
        </w:rPr>
        <w:t xml:space="preserve"> </w:t>
      </w:r>
      <w:proofErr w:type="spellStart"/>
      <w:r w:rsidRPr="00DB25C4">
        <w:rPr>
          <w:rFonts w:eastAsia="Calibri" w:cstheme="minorHAnsi"/>
          <w:lang w:val="en-ID"/>
        </w:rPr>
        <w:t>merasa</w:t>
      </w:r>
      <w:proofErr w:type="spellEnd"/>
      <w:r w:rsidRPr="00DB25C4">
        <w:rPr>
          <w:rFonts w:eastAsia="Calibri" w:cstheme="minorHAnsi"/>
          <w:lang w:val="en-ID"/>
        </w:rPr>
        <w:t xml:space="preserve"> </w:t>
      </w:r>
      <w:proofErr w:type="spellStart"/>
      <w:r w:rsidRPr="00DB25C4">
        <w:rPr>
          <w:rFonts w:eastAsia="Calibri" w:cstheme="minorHAnsi"/>
          <w:lang w:val="en-ID"/>
        </w:rPr>
        <w:t>lebih</w:t>
      </w:r>
      <w:proofErr w:type="spellEnd"/>
      <w:r w:rsidRPr="00DB25C4">
        <w:rPr>
          <w:rFonts w:eastAsia="Calibri" w:cstheme="minorHAnsi"/>
          <w:lang w:val="en-ID"/>
        </w:rPr>
        <w:t xml:space="preserve"> </w:t>
      </w:r>
      <w:proofErr w:type="spellStart"/>
      <w:r w:rsidRPr="00DB25C4">
        <w:rPr>
          <w:rFonts w:eastAsia="Calibri" w:cstheme="minorHAnsi"/>
          <w:lang w:val="en-ID"/>
        </w:rPr>
        <w:t>dihargai</w:t>
      </w:r>
      <w:proofErr w:type="spellEnd"/>
      <w:r w:rsidRPr="00DB25C4">
        <w:rPr>
          <w:rFonts w:eastAsia="Calibri" w:cstheme="minorHAnsi"/>
          <w:lang w:val="en-ID"/>
        </w:rPr>
        <w:t xml:space="preserve"> dan </w:t>
      </w:r>
      <w:proofErr w:type="spellStart"/>
      <w:r w:rsidRPr="00DB25C4">
        <w:rPr>
          <w:rFonts w:eastAsia="Calibri" w:cstheme="minorHAnsi"/>
          <w:lang w:val="en-ID"/>
        </w:rPr>
        <w:t>terbantu</w:t>
      </w:r>
      <w:proofErr w:type="spellEnd"/>
      <w:r w:rsidRPr="00DB25C4">
        <w:rPr>
          <w:rFonts w:eastAsia="Calibri" w:cstheme="minorHAnsi"/>
          <w:lang w:val="en-ID"/>
        </w:rPr>
        <w:t xml:space="preserve"> </w:t>
      </w:r>
      <w:proofErr w:type="spellStart"/>
      <w:r w:rsidRPr="00DB25C4">
        <w:rPr>
          <w:rFonts w:eastAsia="Calibri" w:cstheme="minorHAnsi"/>
          <w:lang w:val="en-ID"/>
        </w:rPr>
        <w:t>dalam</w:t>
      </w:r>
      <w:proofErr w:type="spellEnd"/>
      <w:r w:rsidRPr="00DB25C4">
        <w:rPr>
          <w:rFonts w:eastAsia="Calibri" w:cstheme="minorHAnsi"/>
          <w:lang w:val="en-ID"/>
        </w:rPr>
        <w:t xml:space="preserve"> proses </w:t>
      </w:r>
      <w:proofErr w:type="spellStart"/>
      <w:r w:rsidRPr="00DB25C4">
        <w:rPr>
          <w:rFonts w:eastAsia="Calibri" w:cstheme="minorHAnsi"/>
          <w:lang w:val="en-ID"/>
        </w:rPr>
        <w:t>belajar</w:t>
      </w:r>
      <w:proofErr w:type="spellEnd"/>
      <w:r w:rsidRPr="00DB25C4">
        <w:rPr>
          <w:rFonts w:eastAsia="Calibri" w:cstheme="minorHAnsi"/>
          <w:lang w:val="en-ID"/>
        </w:rPr>
        <w:t xml:space="preserve"> </w:t>
      </w:r>
      <w:proofErr w:type="spellStart"/>
      <w:r w:rsidRPr="00DB25C4">
        <w:rPr>
          <w:rFonts w:eastAsia="Calibri" w:cstheme="minorHAnsi"/>
          <w:lang w:val="en-ID"/>
        </w:rPr>
        <w:t>mereka</w:t>
      </w:r>
      <w:proofErr w:type="spellEnd"/>
    </w:p>
    <w:p w14:paraId="360CDD8E" w14:textId="77777777" w:rsidR="0076297E" w:rsidRPr="00DB25C4" w:rsidRDefault="0076297E" w:rsidP="00687314">
      <w:pPr>
        <w:spacing w:after="0" w:line="240" w:lineRule="auto"/>
        <w:jc w:val="both"/>
        <w:rPr>
          <w:rFonts w:cstheme="minorHAnsi"/>
        </w:rPr>
      </w:pPr>
      <w:r w:rsidRPr="00DB25C4">
        <w:rPr>
          <w:rFonts w:cstheme="minorHAnsi"/>
          <w:noProof/>
          <w:color w:val="2B579A"/>
          <w:shd w:val="clear" w:color="auto" w:fill="E6E6E6"/>
        </w:rPr>
        <w:drawing>
          <wp:inline distT="0" distB="0" distL="0" distR="0" wp14:anchorId="594676D5" wp14:editId="7F49ABE8">
            <wp:extent cx="4572000" cy="1790700"/>
            <wp:effectExtent l="0" t="0" r="0" b="0"/>
            <wp:docPr id="983931322" name="Picture 98393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extLst>
                        <a:ext uri="{28A0092B-C50C-407E-A947-70E740481C1C}">
                          <a14:useLocalDpi xmlns:a14="http://schemas.microsoft.com/office/drawing/2010/main" val="0"/>
                        </a:ext>
                      </a:extLst>
                    </a:blip>
                    <a:stretch>
                      <a:fillRect/>
                    </a:stretch>
                  </pic:blipFill>
                  <pic:spPr>
                    <a:xfrm>
                      <a:off x="0" y="0"/>
                      <a:ext cx="4572000" cy="1790700"/>
                    </a:xfrm>
                    <a:prstGeom prst="rect">
                      <a:avLst/>
                    </a:prstGeom>
                  </pic:spPr>
                </pic:pic>
              </a:graphicData>
            </a:graphic>
          </wp:inline>
        </w:drawing>
      </w:r>
    </w:p>
    <w:p w14:paraId="269C73DE" w14:textId="77777777" w:rsidR="0076297E" w:rsidRPr="00DB25C4" w:rsidRDefault="0076297E" w:rsidP="00687314">
      <w:pPr>
        <w:spacing w:after="0" w:line="240" w:lineRule="auto"/>
        <w:jc w:val="both"/>
        <w:rPr>
          <w:rFonts w:cstheme="minorHAnsi"/>
        </w:rPr>
      </w:pPr>
    </w:p>
    <w:p w14:paraId="5B15D8F9" w14:textId="77777777" w:rsidR="0076297E" w:rsidRPr="00DB25C4" w:rsidRDefault="0076297E" w:rsidP="00687314">
      <w:pPr>
        <w:spacing w:after="0" w:line="240" w:lineRule="auto"/>
        <w:jc w:val="both"/>
        <w:rPr>
          <w:rFonts w:cstheme="minorHAnsi"/>
        </w:rPr>
      </w:pPr>
    </w:p>
    <w:p w14:paraId="7031B3AD" w14:textId="77777777" w:rsidR="0076297E" w:rsidRPr="00DB25C4" w:rsidRDefault="0076297E" w:rsidP="00687314">
      <w:pPr>
        <w:spacing w:after="0" w:line="240" w:lineRule="auto"/>
        <w:jc w:val="both"/>
        <w:rPr>
          <w:rFonts w:cstheme="minorHAnsi"/>
        </w:rPr>
        <w:sectPr w:rsidR="0076297E" w:rsidRPr="00DB25C4" w:rsidSect="00662CB9">
          <w:pgSz w:w="11906" w:h="16838"/>
          <w:pgMar w:top="1440" w:right="1440" w:bottom="1440" w:left="1440" w:header="708" w:footer="708" w:gutter="0"/>
          <w:cols w:space="708"/>
          <w:docGrid w:linePitch="360"/>
        </w:sectPr>
      </w:pPr>
    </w:p>
    <w:p w14:paraId="3DC6F147" w14:textId="77777777" w:rsidR="0076297E" w:rsidRPr="00DB25C4" w:rsidRDefault="0076297E" w:rsidP="00687314">
      <w:pPr>
        <w:spacing w:after="0" w:line="240" w:lineRule="auto"/>
        <w:ind w:firstLine="720"/>
        <w:rPr>
          <w:rFonts w:eastAsia="Calibri" w:cstheme="minorHAnsi"/>
          <w:color w:val="000000" w:themeColor="text1"/>
        </w:rPr>
      </w:pPr>
      <w:r w:rsidRPr="00DB25C4">
        <w:rPr>
          <w:rFonts w:eastAsia="Calibri" w:cstheme="minorHAnsi"/>
          <w:color w:val="000000" w:themeColor="text1"/>
        </w:rPr>
        <w:lastRenderedPageBreak/>
        <w:t xml:space="preserve">Program </w:t>
      </w:r>
      <w:proofErr w:type="spellStart"/>
      <w:r w:rsidRPr="00DB25C4">
        <w:rPr>
          <w:rFonts w:eastAsia="Calibri" w:cstheme="minorHAnsi"/>
          <w:color w:val="000000" w:themeColor="text1"/>
        </w:rPr>
        <w:t>Studi</w:t>
      </w:r>
      <w:proofErr w:type="spellEnd"/>
      <w:r w:rsidRPr="00DB25C4">
        <w:rPr>
          <w:rFonts w:eastAsia="Calibri" w:cstheme="minorHAnsi"/>
          <w:color w:val="000000" w:themeColor="text1"/>
        </w:rPr>
        <w:t xml:space="preserve"> Pendidikan Bahasa Mandarin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kegiatan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layanan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pembimbingan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akademik</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menggunakan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analisa</w:t>
      </w:r>
      <w:proofErr w:type="spellEnd"/>
      <w:r w:rsidRPr="00DB25C4">
        <w:rPr>
          <w:rFonts w:eastAsia="Calibri" w:cstheme="minorHAnsi"/>
          <w:color w:val="000000" w:themeColor="text1"/>
        </w:rPr>
        <w:t xml:space="preserve"> SWOT </w:t>
      </w:r>
      <w:proofErr w:type="spellStart"/>
      <w:r w:rsidRPr="00DB25C4">
        <w:rPr>
          <w:rFonts w:eastAsia="Calibri" w:cstheme="minorHAnsi"/>
          <w:color w:val="000000" w:themeColor="text1"/>
        </w:rPr>
        <w:t>sebagai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berikut</w:t>
      </w:r>
      <w:proofErr w:type="spellEnd"/>
      <w:r w:rsidRPr="00DB25C4">
        <w:rPr>
          <w:rFonts w:eastAsia="Calibri" w:cstheme="minorHAnsi"/>
          <w:color w:val="000000" w:themeColor="text1"/>
        </w:rPr>
        <w:t>:</w:t>
      </w:r>
    </w:p>
    <w:p w14:paraId="14230D55" w14:textId="77777777" w:rsidR="0076297E" w:rsidRPr="00DB25C4" w:rsidRDefault="0076297E" w:rsidP="00687314">
      <w:pPr>
        <w:spacing w:after="0" w:line="240" w:lineRule="auto"/>
        <w:jc w:val="both"/>
        <w:rPr>
          <w:rFonts w:cstheme="minorHAnsi"/>
          <w:b/>
          <w:bCs/>
          <w:color w:val="000000" w:themeColor="text1"/>
        </w:rPr>
      </w:pPr>
    </w:p>
    <w:tbl>
      <w:tblPr>
        <w:tblW w:w="0" w:type="auto"/>
        <w:tblLayout w:type="fixed"/>
        <w:tblLook w:val="04A0" w:firstRow="1" w:lastRow="0" w:firstColumn="1" w:lastColumn="0" w:noHBand="0" w:noVBand="1"/>
      </w:tblPr>
      <w:tblGrid>
        <w:gridCol w:w="4508"/>
        <w:gridCol w:w="4508"/>
      </w:tblGrid>
      <w:tr w:rsidR="0076297E" w:rsidRPr="00DB25C4" w14:paraId="3E201791" w14:textId="77777777" w:rsidTr="00CD4E67">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1FC335DF" w14:textId="77777777" w:rsidR="0076297E" w:rsidRPr="00DB25C4" w:rsidRDefault="0076297E" w:rsidP="00687314">
            <w:pPr>
              <w:spacing w:after="0" w:line="240" w:lineRule="auto"/>
              <w:jc w:val="center"/>
              <w:rPr>
                <w:rFonts w:cstheme="minorHAnsi"/>
              </w:rPr>
            </w:pPr>
            <w:proofErr w:type="spellStart"/>
            <w:r w:rsidRPr="00DB25C4">
              <w:rPr>
                <w:rFonts w:eastAsia="Calibri" w:cstheme="minorHAnsi"/>
                <w:b/>
                <w:bCs/>
                <w:color w:val="000000" w:themeColor="text1"/>
                <w:lang w:val="en-ID"/>
              </w:rPr>
              <w:t>Kekuatan</w:t>
            </w:r>
            <w:proofErr w:type="spellEnd"/>
          </w:p>
          <w:p w14:paraId="1EF66423"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lang w:val="en-ID"/>
              </w:rPr>
              <w:t xml:space="preserve"> </w:t>
            </w:r>
          </w:p>
          <w:p w14:paraId="6D6C4810" w14:textId="77777777" w:rsidR="0076297E" w:rsidRPr="00DB25C4" w:rsidRDefault="0076297E" w:rsidP="009F6099">
            <w:pPr>
              <w:pStyle w:val="ListParagraph"/>
              <w:numPr>
                <w:ilvl w:val="0"/>
                <w:numId w:val="130"/>
              </w:numPr>
              <w:spacing w:after="0" w:line="240" w:lineRule="auto"/>
              <w:rPr>
                <w:rFonts w:cstheme="minorHAnsi"/>
                <w:color w:val="000000" w:themeColor="text1"/>
              </w:rPr>
            </w:pPr>
            <w:proofErr w:type="spellStart"/>
            <w:r w:rsidRPr="00DB25C4">
              <w:rPr>
                <w:rFonts w:cstheme="minorHAnsi"/>
                <w:color w:val="000000" w:themeColor="text1"/>
              </w:rPr>
              <w:t>Layanan</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w:t>
            </w:r>
            <w:proofErr w:type="spellStart"/>
            <w:r w:rsidRPr="00DB25C4">
              <w:rPr>
                <w:rFonts w:cstheme="minorHAnsi"/>
                <w:color w:val="000000" w:themeColor="text1"/>
              </w:rPr>
              <w:t>memiliki</w:t>
            </w:r>
            <w:proofErr w:type="spellEnd"/>
            <w:r w:rsidRPr="00DB25C4">
              <w:rPr>
                <w:rFonts w:cstheme="minorHAnsi"/>
                <w:color w:val="000000" w:themeColor="text1"/>
              </w:rPr>
              <w:t xml:space="preserve"> </w:t>
            </w:r>
            <w:proofErr w:type="spellStart"/>
            <w:r w:rsidRPr="00DB25C4">
              <w:rPr>
                <w:rFonts w:cstheme="minorHAnsi"/>
                <w:color w:val="000000" w:themeColor="text1"/>
              </w:rPr>
              <w:t>beberapa</w:t>
            </w:r>
            <w:proofErr w:type="spellEnd"/>
            <w:r w:rsidRPr="00DB25C4">
              <w:rPr>
                <w:rFonts w:cstheme="minorHAnsi"/>
                <w:color w:val="000000" w:themeColor="text1"/>
              </w:rPr>
              <w:t xml:space="preserve"> </w:t>
            </w:r>
            <w:proofErr w:type="spellStart"/>
            <w:r w:rsidRPr="00DB25C4">
              <w:rPr>
                <w:rFonts w:cstheme="minorHAnsi"/>
                <w:color w:val="000000" w:themeColor="text1"/>
              </w:rPr>
              <w:t>kelebihan</w:t>
            </w:r>
            <w:proofErr w:type="spellEnd"/>
            <w:r w:rsidRPr="00DB25C4">
              <w:rPr>
                <w:rFonts w:cstheme="minorHAnsi"/>
                <w:color w:val="000000" w:themeColor="text1"/>
              </w:rPr>
              <w:t xml:space="preserve">, </w:t>
            </w:r>
            <w:proofErr w:type="spellStart"/>
            <w:r w:rsidRPr="00DB25C4">
              <w:rPr>
                <w:rFonts w:cstheme="minorHAnsi"/>
                <w:color w:val="000000" w:themeColor="text1"/>
              </w:rPr>
              <w:t>yaitu</w:t>
            </w:r>
            <w:proofErr w:type="spellEnd"/>
            <w:r w:rsidRPr="00DB25C4">
              <w:rPr>
                <w:rFonts w:cstheme="minorHAnsi"/>
                <w:color w:val="000000" w:themeColor="text1"/>
              </w:rPr>
              <w:t xml:space="preserve"> </w:t>
            </w:r>
            <w:proofErr w:type="spellStart"/>
            <w:r w:rsidRPr="00DB25C4">
              <w:rPr>
                <w:rFonts w:cstheme="minorHAnsi"/>
                <w:color w:val="000000" w:themeColor="text1"/>
              </w:rPr>
              <w:t>topik</w:t>
            </w:r>
            <w:proofErr w:type="spellEnd"/>
            <w:r w:rsidRPr="00DB25C4">
              <w:rPr>
                <w:rFonts w:cstheme="minorHAnsi"/>
                <w:color w:val="000000" w:themeColor="text1"/>
              </w:rPr>
              <w:t xml:space="preserve"> </w:t>
            </w:r>
            <w:proofErr w:type="spellStart"/>
            <w:r w:rsidRPr="00DB25C4">
              <w:rPr>
                <w:rFonts w:cstheme="minorHAnsi"/>
                <w:color w:val="000000" w:themeColor="text1"/>
              </w:rPr>
              <w:t>pembahasan</w:t>
            </w:r>
            <w:proofErr w:type="spellEnd"/>
            <w:r w:rsidRPr="00DB25C4">
              <w:rPr>
                <w:rFonts w:cstheme="minorHAnsi"/>
                <w:color w:val="000000" w:themeColor="text1"/>
              </w:rPr>
              <w:t xml:space="preserve"> </w:t>
            </w:r>
            <w:proofErr w:type="spellStart"/>
            <w:r w:rsidRPr="00DB25C4">
              <w:rPr>
                <w:rFonts w:cstheme="minorHAnsi"/>
                <w:color w:val="000000" w:themeColor="text1"/>
              </w:rPr>
              <w:t>mencakup</w:t>
            </w:r>
            <w:proofErr w:type="spellEnd"/>
            <w:r w:rsidRPr="00DB25C4">
              <w:rPr>
                <w:rFonts w:cstheme="minorHAnsi"/>
                <w:color w:val="000000" w:themeColor="text1"/>
              </w:rPr>
              <w:t xml:space="preserve"> </w:t>
            </w:r>
            <w:proofErr w:type="spellStart"/>
            <w:r w:rsidRPr="00DB25C4">
              <w:rPr>
                <w:rFonts w:cstheme="minorHAnsi"/>
                <w:color w:val="000000" w:themeColor="text1"/>
              </w:rPr>
              <w:t>aspek</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dan non-</w:t>
            </w:r>
            <w:proofErr w:type="spellStart"/>
            <w:r w:rsidRPr="00DB25C4">
              <w:rPr>
                <w:rFonts w:cstheme="minorHAnsi"/>
                <w:color w:val="000000" w:themeColor="text1"/>
              </w:rPr>
              <w:t>akademik</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bimbingan</w:t>
            </w:r>
            <w:proofErr w:type="spellEnd"/>
            <w:r w:rsidRPr="00DB25C4">
              <w:rPr>
                <w:rFonts w:cstheme="minorHAnsi"/>
                <w:color w:val="000000" w:themeColor="text1"/>
              </w:rPr>
              <w:t xml:space="preserve">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secara</w:t>
            </w:r>
            <w:proofErr w:type="spellEnd"/>
            <w:r w:rsidRPr="00DB25C4">
              <w:rPr>
                <w:rFonts w:cstheme="minorHAnsi"/>
                <w:color w:val="000000" w:themeColor="text1"/>
              </w:rPr>
              <w:t xml:space="preserve"> daring </w:t>
            </w:r>
            <w:proofErr w:type="spellStart"/>
            <w:r w:rsidRPr="00DB25C4">
              <w:rPr>
                <w:rFonts w:cstheme="minorHAnsi"/>
                <w:color w:val="000000" w:themeColor="text1"/>
              </w:rPr>
              <w:t>atau</w:t>
            </w:r>
            <w:proofErr w:type="spellEnd"/>
            <w:r w:rsidRPr="00DB25C4">
              <w:rPr>
                <w:rFonts w:cstheme="minorHAnsi"/>
                <w:color w:val="000000" w:themeColor="text1"/>
              </w:rPr>
              <w:t xml:space="preserve"> pun luring, dan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memberikan</w:t>
            </w:r>
            <w:proofErr w:type="spellEnd"/>
            <w:r w:rsidRPr="00DB25C4">
              <w:rPr>
                <w:rFonts w:cstheme="minorHAnsi"/>
                <w:color w:val="000000" w:themeColor="text1"/>
              </w:rPr>
              <w:t xml:space="preserve"> </w:t>
            </w:r>
            <w:proofErr w:type="spellStart"/>
            <w:r w:rsidRPr="00DB25C4">
              <w:rPr>
                <w:rFonts w:cstheme="minorHAnsi"/>
                <w:color w:val="000000" w:themeColor="text1"/>
              </w:rPr>
              <w:t>alternatif</w:t>
            </w:r>
            <w:proofErr w:type="spellEnd"/>
            <w:r w:rsidRPr="00DB25C4">
              <w:rPr>
                <w:rFonts w:cstheme="minorHAnsi"/>
                <w:color w:val="000000" w:themeColor="text1"/>
              </w:rPr>
              <w:t xml:space="preserve"> </w:t>
            </w:r>
            <w:proofErr w:type="spellStart"/>
            <w:r w:rsidRPr="00DB25C4">
              <w:rPr>
                <w:rFonts w:cstheme="minorHAnsi"/>
                <w:color w:val="000000" w:themeColor="text1"/>
              </w:rPr>
              <w:t>gaya</w:t>
            </w:r>
            <w:proofErr w:type="spellEnd"/>
            <w:r w:rsidRPr="00DB25C4">
              <w:rPr>
                <w:rFonts w:cstheme="minorHAnsi"/>
                <w:color w:val="000000" w:themeColor="text1"/>
              </w:rPr>
              <w:t xml:space="preserve"> </w:t>
            </w:r>
            <w:proofErr w:type="spellStart"/>
            <w:r w:rsidRPr="00DB25C4">
              <w:rPr>
                <w:rFonts w:cstheme="minorHAnsi"/>
                <w:color w:val="000000" w:themeColor="text1"/>
              </w:rPr>
              <w:t>belajar</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Selain</w:t>
            </w:r>
            <w:proofErr w:type="spellEnd"/>
            <w:r w:rsidRPr="00DB25C4">
              <w:rPr>
                <w:rFonts w:cstheme="minorHAnsi"/>
                <w:color w:val="000000" w:themeColor="text1"/>
              </w:rPr>
              <w:t xml:space="preserve"> </w:t>
            </w:r>
            <w:proofErr w:type="spellStart"/>
            <w:r w:rsidRPr="00DB25C4">
              <w:rPr>
                <w:rFonts w:cstheme="minorHAnsi"/>
                <w:color w:val="000000" w:themeColor="text1"/>
              </w:rPr>
              <w:t>itu</w:t>
            </w:r>
            <w:proofErr w:type="spellEnd"/>
            <w:r w:rsidRPr="00DB25C4">
              <w:rPr>
                <w:rFonts w:cstheme="minorHAnsi"/>
                <w:color w:val="000000" w:themeColor="text1"/>
              </w:rPr>
              <w:t xml:space="preserve">, </w:t>
            </w:r>
            <w:proofErr w:type="spellStart"/>
            <w:r w:rsidRPr="00DB25C4">
              <w:rPr>
                <w:rFonts w:cstheme="minorHAnsi"/>
                <w:color w:val="000000" w:themeColor="text1"/>
              </w:rPr>
              <w:t>layanan</w:t>
            </w:r>
            <w:proofErr w:type="spellEnd"/>
            <w:r w:rsidRPr="00DB25C4">
              <w:rPr>
                <w:rFonts w:cstheme="minorHAnsi"/>
                <w:color w:val="000000" w:themeColor="text1"/>
              </w:rPr>
              <w:t xml:space="preserve"> </w:t>
            </w:r>
            <w:proofErr w:type="spellStart"/>
            <w:r w:rsidRPr="00DB25C4">
              <w:rPr>
                <w:rFonts w:cstheme="minorHAnsi"/>
                <w:color w:val="000000" w:themeColor="text1"/>
              </w:rPr>
              <w:t>ini</w:t>
            </w:r>
            <w:proofErr w:type="spellEnd"/>
            <w:r w:rsidRPr="00DB25C4">
              <w:rPr>
                <w:rFonts w:cstheme="minorHAnsi"/>
                <w:color w:val="000000" w:themeColor="text1"/>
              </w:rPr>
              <w:t xml:space="preserve"> juga </w:t>
            </w:r>
            <w:proofErr w:type="spellStart"/>
            <w:r w:rsidRPr="00DB25C4">
              <w:rPr>
                <w:rFonts w:cstheme="minorHAnsi"/>
                <w:color w:val="000000" w:themeColor="text1"/>
              </w:rPr>
              <w:t>memberikan</w:t>
            </w:r>
            <w:proofErr w:type="spellEnd"/>
            <w:r w:rsidRPr="00DB25C4">
              <w:rPr>
                <w:rFonts w:cstheme="minorHAnsi"/>
                <w:color w:val="000000" w:themeColor="text1"/>
              </w:rPr>
              <w:t xml:space="preserve"> </w:t>
            </w:r>
            <w:proofErr w:type="spellStart"/>
            <w:r w:rsidRPr="00DB25C4">
              <w:rPr>
                <w:rFonts w:cstheme="minorHAnsi"/>
                <w:color w:val="000000" w:themeColor="text1"/>
              </w:rPr>
              <w:t>wadah</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sharing </w:t>
            </w:r>
            <w:proofErr w:type="spellStart"/>
            <w:r w:rsidRPr="00DB25C4">
              <w:rPr>
                <w:rFonts w:cstheme="minorHAnsi"/>
                <w:color w:val="000000" w:themeColor="text1"/>
              </w:rPr>
              <w:t>seperti</w:t>
            </w:r>
            <w:proofErr w:type="spellEnd"/>
            <w:r w:rsidRPr="00DB25C4">
              <w:rPr>
                <w:rFonts w:cstheme="minorHAnsi"/>
                <w:color w:val="000000" w:themeColor="text1"/>
              </w:rPr>
              <w:t xml:space="preserve"> forum </w:t>
            </w:r>
            <w:proofErr w:type="spellStart"/>
            <w:r w:rsidRPr="00DB25C4">
              <w:rPr>
                <w:rFonts w:cstheme="minorHAnsi"/>
                <w:color w:val="000000" w:themeColor="text1"/>
              </w:rPr>
              <w:t>komunikasi</w:t>
            </w:r>
            <w:proofErr w:type="spellEnd"/>
            <w:r w:rsidRPr="00DB25C4">
              <w:rPr>
                <w:rFonts w:cstheme="minorHAnsi"/>
                <w:color w:val="000000" w:themeColor="text1"/>
              </w:rPr>
              <w:t xml:space="preserve"> </w:t>
            </w:r>
            <w:proofErr w:type="spellStart"/>
            <w:r w:rsidRPr="00DB25C4">
              <w:rPr>
                <w:rFonts w:cstheme="minorHAnsi"/>
                <w:color w:val="000000" w:themeColor="text1"/>
              </w:rPr>
              <w:t>ilmiah</w:t>
            </w:r>
            <w:proofErr w:type="spellEnd"/>
          </w:p>
          <w:p w14:paraId="6E15743D" w14:textId="77777777" w:rsidR="0076297E" w:rsidRPr="00DB25C4" w:rsidRDefault="0076297E" w:rsidP="00687314">
            <w:pPr>
              <w:spacing w:after="0" w:line="240" w:lineRule="auto"/>
              <w:rPr>
                <w:rFonts w:cstheme="minorHAnsi"/>
                <w:color w:val="000000" w:themeColor="text1"/>
              </w:rPr>
            </w:pPr>
          </w:p>
          <w:p w14:paraId="48192DB0" w14:textId="77777777" w:rsidR="0076297E" w:rsidRPr="00DB25C4" w:rsidRDefault="0076297E" w:rsidP="009F6099">
            <w:pPr>
              <w:pStyle w:val="ListParagraph"/>
              <w:numPr>
                <w:ilvl w:val="0"/>
                <w:numId w:val="130"/>
              </w:numPr>
              <w:spacing w:after="0" w:line="240" w:lineRule="auto"/>
              <w:rPr>
                <w:rFonts w:cstheme="minorHAnsi"/>
                <w:color w:val="000000" w:themeColor="text1"/>
              </w:rPr>
            </w:pPr>
            <w:proofErr w:type="spellStart"/>
            <w:r w:rsidRPr="00DB25C4">
              <w:rPr>
                <w:rFonts w:cstheme="minorHAnsi"/>
                <w:color w:val="000000" w:themeColor="text1"/>
              </w:rPr>
              <w:t>Layanan</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magang</w:t>
            </w:r>
            <w:proofErr w:type="spellEnd"/>
            <w:r w:rsidRPr="00DB25C4">
              <w:rPr>
                <w:rFonts w:cstheme="minorHAnsi"/>
                <w:color w:val="000000" w:themeColor="text1"/>
              </w:rPr>
              <w:t xml:space="preserve"> </w:t>
            </w:r>
            <w:proofErr w:type="spellStart"/>
            <w:r w:rsidRPr="00DB25C4">
              <w:rPr>
                <w:rFonts w:cstheme="minorHAnsi"/>
                <w:color w:val="000000" w:themeColor="text1"/>
              </w:rPr>
              <w:t>kependidikan</w:t>
            </w:r>
            <w:proofErr w:type="spellEnd"/>
            <w:r w:rsidRPr="00DB25C4">
              <w:rPr>
                <w:rFonts w:cstheme="minorHAnsi"/>
                <w:color w:val="000000" w:themeColor="text1"/>
              </w:rPr>
              <w:t xml:space="preserve"> </w:t>
            </w:r>
            <w:proofErr w:type="spellStart"/>
            <w:r w:rsidRPr="00DB25C4">
              <w:rPr>
                <w:rFonts w:cstheme="minorHAnsi"/>
                <w:color w:val="000000" w:themeColor="text1"/>
              </w:rPr>
              <w:t>memiliki</w:t>
            </w:r>
            <w:proofErr w:type="spellEnd"/>
            <w:r w:rsidRPr="00DB25C4">
              <w:rPr>
                <w:rFonts w:cstheme="minorHAnsi"/>
                <w:color w:val="000000" w:themeColor="text1"/>
              </w:rPr>
              <w:t xml:space="preserve"> </w:t>
            </w:r>
            <w:proofErr w:type="spellStart"/>
            <w:r w:rsidRPr="00DB25C4">
              <w:rPr>
                <w:rFonts w:cstheme="minorHAnsi"/>
                <w:color w:val="000000" w:themeColor="text1"/>
              </w:rPr>
              <w:t>beberapa</w:t>
            </w:r>
            <w:proofErr w:type="spellEnd"/>
            <w:r w:rsidRPr="00DB25C4">
              <w:rPr>
                <w:rFonts w:cstheme="minorHAnsi"/>
                <w:color w:val="000000" w:themeColor="text1"/>
              </w:rPr>
              <w:t xml:space="preserve"> </w:t>
            </w:r>
            <w:proofErr w:type="spellStart"/>
            <w:r w:rsidRPr="00DB25C4">
              <w:rPr>
                <w:rFonts w:cstheme="minorHAnsi"/>
                <w:color w:val="000000" w:themeColor="text1"/>
              </w:rPr>
              <w:t>kelebihan</w:t>
            </w:r>
            <w:proofErr w:type="spellEnd"/>
            <w:r w:rsidRPr="00DB25C4">
              <w:rPr>
                <w:rFonts w:cstheme="minorHAnsi"/>
                <w:color w:val="000000" w:themeColor="text1"/>
              </w:rPr>
              <w:t xml:space="preserve">, </w:t>
            </w:r>
            <w:proofErr w:type="spellStart"/>
            <w:r w:rsidRPr="00DB25C4">
              <w:rPr>
                <w:rFonts w:cstheme="minorHAnsi"/>
                <w:color w:val="000000" w:themeColor="text1"/>
              </w:rPr>
              <w:t>yaitu</w:t>
            </w:r>
            <w:proofErr w:type="spellEnd"/>
            <w:r w:rsidRPr="00DB25C4">
              <w:rPr>
                <w:rFonts w:cstheme="minorHAnsi"/>
                <w:color w:val="000000" w:themeColor="text1"/>
              </w:rPr>
              <w:t xml:space="preserve"> </w:t>
            </w:r>
            <w:proofErr w:type="spellStart"/>
            <w:r w:rsidRPr="00DB25C4">
              <w:rPr>
                <w:rFonts w:cstheme="minorHAnsi"/>
                <w:color w:val="000000" w:themeColor="text1"/>
              </w:rPr>
              <w:t>topik</w:t>
            </w:r>
            <w:proofErr w:type="spellEnd"/>
            <w:r w:rsidRPr="00DB25C4">
              <w:rPr>
                <w:rFonts w:cstheme="minorHAnsi"/>
                <w:color w:val="000000" w:themeColor="text1"/>
              </w:rPr>
              <w:t xml:space="preserve"> yang </w:t>
            </w:r>
            <w:proofErr w:type="spellStart"/>
            <w:r w:rsidRPr="00DB25C4">
              <w:rPr>
                <w:rFonts w:cstheme="minorHAnsi"/>
                <w:color w:val="000000" w:themeColor="text1"/>
              </w:rPr>
              <w:t>dibahas</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sangat </w:t>
            </w:r>
            <w:proofErr w:type="spellStart"/>
            <w:r w:rsidRPr="00DB25C4">
              <w:rPr>
                <w:rFonts w:cstheme="minorHAnsi"/>
                <w:color w:val="000000" w:themeColor="text1"/>
              </w:rPr>
              <w:t>terkait</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keterampilan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dan non-</w:t>
            </w:r>
            <w:proofErr w:type="spellStart"/>
            <w:r w:rsidRPr="00DB25C4">
              <w:rPr>
                <w:rFonts w:cstheme="minorHAnsi"/>
                <w:color w:val="000000" w:themeColor="text1"/>
              </w:rPr>
              <w:t>akademik</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kompetensi</w:t>
            </w:r>
            <w:proofErr w:type="spellEnd"/>
            <w:r w:rsidRPr="00DB25C4">
              <w:rPr>
                <w:rFonts w:cstheme="minorHAnsi"/>
                <w:color w:val="000000" w:themeColor="text1"/>
              </w:rPr>
              <w:t xml:space="preserve"> </w:t>
            </w:r>
            <w:proofErr w:type="spellStart"/>
            <w:r w:rsidRPr="00DB25C4">
              <w:rPr>
                <w:rFonts w:cstheme="minorHAnsi"/>
                <w:color w:val="000000" w:themeColor="text1"/>
              </w:rPr>
              <w:t>utama</w:t>
            </w:r>
            <w:proofErr w:type="spellEnd"/>
            <w:r w:rsidRPr="00DB25C4">
              <w:rPr>
                <w:rFonts w:cstheme="minorHAnsi"/>
                <w:color w:val="000000" w:themeColor="text1"/>
              </w:rPr>
              <w:t xml:space="preserve"> </w:t>
            </w:r>
            <w:proofErr w:type="spellStart"/>
            <w:r w:rsidRPr="00DB25C4">
              <w:rPr>
                <w:rFonts w:cstheme="minorHAnsi"/>
                <w:color w:val="000000" w:themeColor="text1"/>
              </w:rPr>
              <w:t>sebagai</w:t>
            </w:r>
            <w:proofErr w:type="spellEnd"/>
            <w:r w:rsidRPr="00DB25C4">
              <w:rPr>
                <w:rFonts w:cstheme="minorHAnsi"/>
                <w:color w:val="000000" w:themeColor="text1"/>
              </w:rPr>
              <w:t xml:space="preserve"> </w:t>
            </w:r>
            <w:proofErr w:type="spellStart"/>
            <w:r w:rsidRPr="00DB25C4">
              <w:rPr>
                <w:rFonts w:cstheme="minorHAnsi"/>
                <w:color w:val="000000" w:themeColor="text1"/>
              </w:rPr>
              <w:t>calon</w:t>
            </w:r>
            <w:proofErr w:type="spellEnd"/>
            <w:r w:rsidRPr="00DB25C4">
              <w:rPr>
                <w:rFonts w:cstheme="minorHAnsi"/>
                <w:color w:val="000000" w:themeColor="text1"/>
              </w:rPr>
              <w:t xml:space="preserve"> </w:t>
            </w:r>
            <w:proofErr w:type="spellStart"/>
            <w:r w:rsidRPr="00DB25C4">
              <w:rPr>
                <w:rFonts w:cstheme="minorHAnsi"/>
                <w:color w:val="000000" w:themeColor="text1"/>
              </w:rPr>
              <w:t>pendidik</w:t>
            </w:r>
            <w:proofErr w:type="spellEnd"/>
            <w:r w:rsidRPr="00DB25C4">
              <w:rPr>
                <w:rFonts w:cstheme="minorHAnsi"/>
                <w:color w:val="000000" w:themeColor="text1"/>
              </w:rPr>
              <w:t xml:space="preserve"> dan </w:t>
            </w:r>
            <w:proofErr w:type="spellStart"/>
            <w:r w:rsidRPr="00DB25C4">
              <w:rPr>
                <w:rFonts w:cstheme="minorHAnsi"/>
                <w:color w:val="000000" w:themeColor="text1"/>
              </w:rPr>
              <w:t>penerjemah</w:t>
            </w:r>
            <w:proofErr w:type="spellEnd"/>
            <w:r w:rsidRPr="00DB25C4">
              <w:rPr>
                <w:rFonts w:cstheme="minorHAnsi"/>
                <w:color w:val="000000" w:themeColor="text1"/>
              </w:rPr>
              <w:t xml:space="preserve">. </w:t>
            </w:r>
            <w:proofErr w:type="spellStart"/>
            <w:r w:rsidRPr="00DB25C4">
              <w:rPr>
                <w:rFonts w:cstheme="minorHAnsi"/>
                <w:color w:val="000000" w:themeColor="text1"/>
              </w:rPr>
              <w:t>Selain</w:t>
            </w:r>
            <w:proofErr w:type="spellEnd"/>
            <w:r w:rsidRPr="00DB25C4">
              <w:rPr>
                <w:rFonts w:cstheme="minorHAnsi"/>
                <w:color w:val="000000" w:themeColor="text1"/>
              </w:rPr>
              <w:t xml:space="preserve"> </w:t>
            </w:r>
            <w:proofErr w:type="spellStart"/>
            <w:r w:rsidRPr="00DB25C4">
              <w:rPr>
                <w:rFonts w:cstheme="minorHAnsi"/>
                <w:color w:val="000000" w:themeColor="text1"/>
              </w:rPr>
              <w:t>itu</w:t>
            </w:r>
            <w:proofErr w:type="spellEnd"/>
            <w:r w:rsidRPr="00DB25C4">
              <w:rPr>
                <w:rFonts w:cstheme="minorHAnsi"/>
                <w:color w:val="000000" w:themeColor="text1"/>
              </w:rPr>
              <w:t xml:space="preserve">,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yang </w:t>
            </w:r>
            <w:proofErr w:type="spellStart"/>
            <w:r w:rsidRPr="00DB25C4">
              <w:rPr>
                <w:rFonts w:cstheme="minorHAnsi"/>
                <w:color w:val="000000" w:themeColor="text1"/>
              </w:rPr>
              <w:t>mengacu</w:t>
            </w:r>
            <w:proofErr w:type="spellEnd"/>
            <w:r w:rsidRPr="00DB25C4">
              <w:rPr>
                <w:rFonts w:cstheme="minorHAnsi"/>
                <w:color w:val="000000" w:themeColor="text1"/>
              </w:rPr>
              <w:t xml:space="preserve"> pada 4Cs (collaboration, communication, creativity, critical thinking) dan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pendekatan</w:t>
            </w:r>
            <w:proofErr w:type="spellEnd"/>
            <w:r w:rsidRPr="00DB25C4">
              <w:rPr>
                <w:rFonts w:cstheme="minorHAnsi"/>
                <w:color w:val="000000" w:themeColor="text1"/>
              </w:rPr>
              <w:t xml:space="preserve"> yang </w:t>
            </w:r>
            <w:proofErr w:type="spellStart"/>
            <w:r w:rsidRPr="00DB25C4">
              <w:rPr>
                <w:rFonts w:cstheme="minorHAnsi"/>
                <w:color w:val="000000" w:themeColor="text1"/>
              </w:rPr>
              <w:t>fleksibel</w:t>
            </w:r>
            <w:proofErr w:type="spellEnd"/>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08FA9793" w14:textId="77777777" w:rsidR="0076297E" w:rsidRPr="00DB25C4" w:rsidRDefault="0076297E" w:rsidP="00687314">
            <w:pPr>
              <w:spacing w:after="0" w:line="240" w:lineRule="auto"/>
              <w:jc w:val="center"/>
              <w:rPr>
                <w:rFonts w:eastAsia="Calibri" w:cstheme="minorHAnsi"/>
                <w:b/>
                <w:bCs/>
                <w:color w:val="000000" w:themeColor="text1"/>
              </w:rPr>
            </w:pPr>
            <w:proofErr w:type="spellStart"/>
            <w:r w:rsidRPr="00DB25C4">
              <w:rPr>
                <w:rFonts w:eastAsia="Calibri" w:cstheme="minorHAnsi"/>
                <w:b/>
                <w:bCs/>
                <w:color w:val="000000" w:themeColor="text1"/>
                <w:lang w:val="en-ID"/>
              </w:rPr>
              <w:t>Kelemahan</w:t>
            </w:r>
            <w:proofErr w:type="spellEnd"/>
          </w:p>
          <w:p w14:paraId="1095A5B1"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lang w:val="en-ID"/>
              </w:rPr>
              <w:t xml:space="preserve"> </w:t>
            </w:r>
          </w:p>
          <w:p w14:paraId="58022F1F" w14:textId="77777777" w:rsidR="0076297E" w:rsidRPr="00DB25C4" w:rsidRDefault="0076297E" w:rsidP="009F6099">
            <w:pPr>
              <w:pStyle w:val="ListParagraph"/>
              <w:numPr>
                <w:ilvl w:val="0"/>
                <w:numId w:val="129"/>
              </w:numPr>
              <w:spacing w:after="0" w:line="240" w:lineRule="auto"/>
              <w:rPr>
                <w:rFonts w:cstheme="minorHAnsi"/>
                <w:color w:val="000000" w:themeColor="text1"/>
              </w:rPr>
            </w:pPr>
            <w:proofErr w:type="spellStart"/>
            <w:r w:rsidRPr="00DB25C4">
              <w:rPr>
                <w:rFonts w:cstheme="minorHAnsi"/>
                <w:color w:val="000000" w:themeColor="text1"/>
              </w:rPr>
              <w:t>Namun</w:t>
            </w:r>
            <w:proofErr w:type="spellEnd"/>
            <w:r w:rsidRPr="00DB25C4">
              <w:rPr>
                <w:rFonts w:cstheme="minorHAnsi"/>
                <w:color w:val="000000" w:themeColor="text1"/>
              </w:rPr>
              <w:t xml:space="preserve">, </w:t>
            </w:r>
            <w:proofErr w:type="spellStart"/>
            <w:r w:rsidRPr="00DB25C4">
              <w:rPr>
                <w:rFonts w:cstheme="minorHAnsi"/>
                <w:color w:val="000000" w:themeColor="text1"/>
              </w:rPr>
              <w:t>ada</w:t>
            </w:r>
            <w:proofErr w:type="spellEnd"/>
            <w:r w:rsidRPr="00DB25C4">
              <w:rPr>
                <w:rFonts w:cstheme="minorHAnsi"/>
                <w:color w:val="000000" w:themeColor="text1"/>
              </w:rPr>
              <w:t xml:space="preserve"> </w:t>
            </w:r>
            <w:proofErr w:type="spellStart"/>
            <w:r w:rsidRPr="00DB25C4">
              <w:rPr>
                <w:rFonts w:cstheme="minorHAnsi"/>
                <w:color w:val="000000" w:themeColor="text1"/>
              </w:rPr>
              <w:t>beberapa</w:t>
            </w:r>
            <w:proofErr w:type="spellEnd"/>
            <w:r w:rsidRPr="00DB25C4">
              <w:rPr>
                <w:rFonts w:cstheme="minorHAnsi"/>
                <w:color w:val="000000" w:themeColor="text1"/>
              </w:rPr>
              <w:t xml:space="preserve"> </w:t>
            </w:r>
            <w:proofErr w:type="spellStart"/>
            <w:r w:rsidRPr="00DB25C4">
              <w:rPr>
                <w:rFonts w:cstheme="minorHAnsi"/>
                <w:color w:val="000000" w:themeColor="text1"/>
              </w:rPr>
              <w:t>kelemahan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layanan</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w:t>
            </w:r>
            <w:proofErr w:type="spellStart"/>
            <w:r w:rsidRPr="00DB25C4">
              <w:rPr>
                <w:rFonts w:cstheme="minorHAnsi"/>
                <w:color w:val="000000" w:themeColor="text1"/>
              </w:rPr>
              <w:t>yaitu</w:t>
            </w:r>
            <w:proofErr w:type="spellEnd"/>
            <w:r w:rsidRPr="00DB25C4">
              <w:rPr>
                <w:rFonts w:cstheme="minorHAnsi"/>
                <w:color w:val="000000" w:themeColor="text1"/>
              </w:rPr>
              <w:t xml:space="preserve"> </w:t>
            </w:r>
            <w:proofErr w:type="spellStart"/>
            <w:r w:rsidRPr="00DB25C4">
              <w:rPr>
                <w:rFonts w:cstheme="minorHAnsi"/>
                <w:color w:val="000000" w:themeColor="text1"/>
              </w:rPr>
              <w:t>jumlah</w:t>
            </w:r>
            <w:proofErr w:type="spellEnd"/>
            <w:r w:rsidRPr="00DB25C4">
              <w:rPr>
                <w:rFonts w:cstheme="minorHAnsi"/>
                <w:color w:val="000000" w:themeColor="text1"/>
              </w:rPr>
              <w:t xml:space="preserve"> </w:t>
            </w:r>
            <w:proofErr w:type="spellStart"/>
            <w:r w:rsidRPr="00DB25C4">
              <w:rPr>
                <w:rFonts w:cstheme="minorHAnsi"/>
                <w:color w:val="000000" w:themeColor="text1"/>
              </w:rPr>
              <w:t>pertemuan</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yang </w:t>
            </w:r>
            <w:proofErr w:type="spellStart"/>
            <w:r w:rsidRPr="00DB25C4">
              <w:rPr>
                <w:rFonts w:cstheme="minorHAnsi"/>
                <w:color w:val="000000" w:themeColor="text1"/>
              </w:rPr>
              <w:t>masih</w:t>
            </w:r>
            <w:proofErr w:type="spellEnd"/>
            <w:r w:rsidRPr="00DB25C4">
              <w:rPr>
                <w:rFonts w:cstheme="minorHAnsi"/>
                <w:color w:val="000000" w:themeColor="text1"/>
              </w:rPr>
              <w:t xml:space="preserve"> </w:t>
            </w:r>
            <w:proofErr w:type="spellStart"/>
            <w:r w:rsidRPr="00DB25C4">
              <w:rPr>
                <w:rFonts w:cstheme="minorHAnsi"/>
                <w:color w:val="000000" w:themeColor="text1"/>
              </w:rPr>
              <w:t>sedikit</w:t>
            </w:r>
            <w:proofErr w:type="spellEnd"/>
            <w:r w:rsidRPr="00DB25C4">
              <w:rPr>
                <w:rFonts w:cstheme="minorHAnsi"/>
                <w:color w:val="000000" w:themeColor="text1"/>
              </w:rPr>
              <w:t xml:space="preserve">, rata-rata </w:t>
            </w:r>
            <w:proofErr w:type="spellStart"/>
            <w:r w:rsidRPr="00DB25C4">
              <w:rPr>
                <w:rFonts w:cstheme="minorHAnsi"/>
                <w:color w:val="000000" w:themeColor="text1"/>
              </w:rPr>
              <w:t>hanya</w:t>
            </w:r>
            <w:proofErr w:type="spellEnd"/>
            <w:r w:rsidRPr="00DB25C4">
              <w:rPr>
                <w:rFonts w:cstheme="minorHAnsi"/>
                <w:color w:val="000000" w:themeColor="text1"/>
              </w:rPr>
              <w:t xml:space="preserve"> 4-5 </w:t>
            </w:r>
            <w:proofErr w:type="spellStart"/>
            <w:r w:rsidRPr="00DB25C4">
              <w:rPr>
                <w:rFonts w:cstheme="minorHAnsi"/>
                <w:color w:val="000000" w:themeColor="text1"/>
              </w:rPr>
              <w:t>pertemuan</w:t>
            </w:r>
            <w:proofErr w:type="spellEnd"/>
            <w:r w:rsidRPr="00DB25C4">
              <w:rPr>
                <w:rFonts w:cstheme="minorHAnsi"/>
                <w:color w:val="000000" w:themeColor="text1"/>
              </w:rPr>
              <w:t xml:space="preserve"> per semester. </w:t>
            </w:r>
            <w:proofErr w:type="spellStart"/>
            <w:r w:rsidRPr="00DB25C4">
              <w:rPr>
                <w:rFonts w:cstheme="minorHAnsi"/>
                <w:color w:val="000000" w:themeColor="text1"/>
              </w:rPr>
              <w:t>Selain</w:t>
            </w:r>
            <w:proofErr w:type="spellEnd"/>
            <w:r w:rsidRPr="00DB25C4">
              <w:rPr>
                <w:rFonts w:cstheme="minorHAnsi"/>
                <w:color w:val="000000" w:themeColor="text1"/>
              </w:rPr>
              <w:t xml:space="preserve"> </w:t>
            </w:r>
            <w:proofErr w:type="spellStart"/>
            <w:r w:rsidRPr="00DB25C4">
              <w:rPr>
                <w:rFonts w:cstheme="minorHAnsi"/>
                <w:color w:val="000000" w:themeColor="text1"/>
              </w:rPr>
              <w:t>itu</w:t>
            </w:r>
            <w:proofErr w:type="spellEnd"/>
            <w:r w:rsidRPr="00DB25C4">
              <w:rPr>
                <w:rFonts w:cstheme="minorHAnsi"/>
                <w:color w:val="000000" w:themeColor="text1"/>
              </w:rPr>
              <w:t xml:space="preserve">, </w:t>
            </w:r>
            <w:proofErr w:type="spellStart"/>
            <w:r w:rsidRPr="00DB25C4">
              <w:rPr>
                <w:rFonts w:cstheme="minorHAnsi"/>
                <w:color w:val="000000" w:themeColor="text1"/>
              </w:rPr>
              <w:t>belum</w:t>
            </w:r>
            <w:proofErr w:type="spellEnd"/>
            <w:r w:rsidRPr="00DB25C4">
              <w:rPr>
                <w:rFonts w:cstheme="minorHAnsi"/>
                <w:color w:val="000000" w:themeColor="text1"/>
              </w:rPr>
              <w:t xml:space="preserve"> </w:t>
            </w:r>
            <w:proofErr w:type="spellStart"/>
            <w:r w:rsidRPr="00DB25C4">
              <w:rPr>
                <w:rFonts w:cstheme="minorHAnsi"/>
                <w:color w:val="000000" w:themeColor="text1"/>
              </w:rPr>
              <w:t>ada</w:t>
            </w:r>
            <w:proofErr w:type="spellEnd"/>
            <w:r w:rsidRPr="00DB25C4">
              <w:rPr>
                <w:rFonts w:cstheme="minorHAnsi"/>
                <w:color w:val="000000" w:themeColor="text1"/>
              </w:rPr>
              <w:t xml:space="preserve"> </w:t>
            </w:r>
            <w:proofErr w:type="spellStart"/>
            <w:r w:rsidRPr="00DB25C4">
              <w:rPr>
                <w:rFonts w:cstheme="minorHAnsi"/>
                <w:color w:val="000000" w:themeColor="text1"/>
              </w:rPr>
              <w:t>metode</w:t>
            </w:r>
            <w:proofErr w:type="spellEnd"/>
            <w:r w:rsidRPr="00DB25C4">
              <w:rPr>
                <w:rFonts w:cstheme="minorHAnsi"/>
                <w:color w:val="000000" w:themeColor="text1"/>
              </w:rPr>
              <w:t xml:space="preserve"> </w:t>
            </w: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terhadap</w:t>
            </w:r>
            <w:proofErr w:type="spellEnd"/>
            <w:r w:rsidRPr="00DB25C4">
              <w:rPr>
                <w:rFonts w:cstheme="minorHAnsi"/>
                <w:color w:val="000000" w:themeColor="text1"/>
              </w:rPr>
              <w:t xml:space="preserve"> </w:t>
            </w:r>
            <w:proofErr w:type="spellStart"/>
            <w:r w:rsidRPr="00DB25C4">
              <w:rPr>
                <w:rFonts w:cstheme="minorHAnsi"/>
                <w:color w:val="000000" w:themeColor="text1"/>
              </w:rPr>
              <w:t>keberhasilan</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w:t>
            </w:r>
          </w:p>
          <w:p w14:paraId="66D69E76" w14:textId="77777777" w:rsidR="0076297E" w:rsidRPr="00DB25C4" w:rsidRDefault="0076297E" w:rsidP="00687314">
            <w:pPr>
              <w:spacing w:after="0" w:line="240" w:lineRule="auto"/>
              <w:rPr>
                <w:rFonts w:cstheme="minorHAnsi"/>
                <w:color w:val="000000" w:themeColor="text1"/>
              </w:rPr>
            </w:pPr>
          </w:p>
          <w:p w14:paraId="528A0BC7" w14:textId="77777777" w:rsidR="0076297E" w:rsidRPr="00DB25C4" w:rsidRDefault="0076297E" w:rsidP="009F6099">
            <w:pPr>
              <w:pStyle w:val="ListParagraph"/>
              <w:numPr>
                <w:ilvl w:val="0"/>
                <w:numId w:val="129"/>
              </w:numPr>
              <w:spacing w:after="0" w:line="240" w:lineRule="auto"/>
              <w:rPr>
                <w:rFonts w:cstheme="minorHAnsi"/>
                <w:color w:val="000000" w:themeColor="text1"/>
              </w:rPr>
            </w:pPr>
            <w:proofErr w:type="spellStart"/>
            <w:r w:rsidRPr="00DB25C4">
              <w:rPr>
                <w:rFonts w:cstheme="minorHAnsi"/>
                <w:color w:val="000000" w:themeColor="text1"/>
              </w:rPr>
              <w:t>ada</w:t>
            </w:r>
            <w:proofErr w:type="spellEnd"/>
            <w:r w:rsidRPr="00DB25C4">
              <w:rPr>
                <w:rFonts w:cstheme="minorHAnsi"/>
                <w:color w:val="000000" w:themeColor="text1"/>
              </w:rPr>
              <w:t xml:space="preserve"> </w:t>
            </w:r>
            <w:proofErr w:type="spellStart"/>
            <w:r w:rsidRPr="00DB25C4">
              <w:rPr>
                <w:rFonts w:cstheme="minorHAnsi"/>
                <w:color w:val="000000" w:themeColor="text1"/>
              </w:rPr>
              <w:t>beberapa</w:t>
            </w:r>
            <w:proofErr w:type="spellEnd"/>
            <w:r w:rsidRPr="00DB25C4">
              <w:rPr>
                <w:rFonts w:cstheme="minorHAnsi"/>
                <w:color w:val="000000" w:themeColor="text1"/>
              </w:rPr>
              <w:t xml:space="preserve"> </w:t>
            </w:r>
            <w:proofErr w:type="spellStart"/>
            <w:r w:rsidRPr="00DB25C4">
              <w:rPr>
                <w:rFonts w:cstheme="minorHAnsi"/>
                <w:color w:val="000000" w:themeColor="text1"/>
              </w:rPr>
              <w:t>kelemahan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layanan</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magang</w:t>
            </w:r>
            <w:proofErr w:type="spellEnd"/>
            <w:r w:rsidRPr="00DB25C4">
              <w:rPr>
                <w:rFonts w:cstheme="minorHAnsi"/>
                <w:color w:val="000000" w:themeColor="text1"/>
              </w:rPr>
              <w:t xml:space="preserve"> </w:t>
            </w:r>
            <w:proofErr w:type="spellStart"/>
            <w:r w:rsidRPr="00DB25C4">
              <w:rPr>
                <w:rFonts w:cstheme="minorHAnsi"/>
                <w:color w:val="000000" w:themeColor="text1"/>
              </w:rPr>
              <w:t>kependidikan</w:t>
            </w:r>
            <w:proofErr w:type="spellEnd"/>
            <w:r w:rsidRPr="00DB25C4">
              <w:rPr>
                <w:rFonts w:cstheme="minorHAnsi"/>
                <w:color w:val="000000" w:themeColor="text1"/>
              </w:rPr>
              <w:t xml:space="preserve">, </w:t>
            </w:r>
            <w:proofErr w:type="spellStart"/>
            <w:r w:rsidRPr="00DB25C4">
              <w:rPr>
                <w:rFonts w:cstheme="minorHAnsi"/>
                <w:color w:val="000000" w:themeColor="text1"/>
              </w:rPr>
              <w:t>yaitu</w:t>
            </w:r>
            <w:proofErr w:type="spellEnd"/>
            <w:r w:rsidRPr="00DB25C4">
              <w:rPr>
                <w:rFonts w:cstheme="minorHAnsi"/>
                <w:color w:val="000000" w:themeColor="text1"/>
              </w:rPr>
              <w:t xml:space="preserve"> </w:t>
            </w:r>
            <w:proofErr w:type="spellStart"/>
            <w:r w:rsidRPr="00DB25C4">
              <w:rPr>
                <w:rFonts w:cstheme="minorHAnsi"/>
                <w:color w:val="000000" w:themeColor="text1"/>
              </w:rPr>
              <w:t>belum</w:t>
            </w:r>
            <w:proofErr w:type="spellEnd"/>
            <w:r w:rsidRPr="00DB25C4">
              <w:rPr>
                <w:rFonts w:cstheme="minorHAnsi"/>
                <w:color w:val="000000" w:themeColor="text1"/>
              </w:rPr>
              <w:t xml:space="preserve">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terhadap</w:t>
            </w:r>
            <w:proofErr w:type="spellEnd"/>
            <w:r w:rsidRPr="00DB25C4">
              <w:rPr>
                <w:rFonts w:cstheme="minorHAnsi"/>
                <w:color w:val="000000" w:themeColor="text1"/>
              </w:rPr>
              <w:t xml:space="preserve"> </w:t>
            </w:r>
            <w:proofErr w:type="spellStart"/>
            <w:r w:rsidRPr="00DB25C4">
              <w:rPr>
                <w:rFonts w:cstheme="minorHAnsi"/>
                <w:color w:val="000000" w:themeColor="text1"/>
              </w:rPr>
              <w:t>keberhasilan</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dan </w:t>
            </w:r>
            <w:proofErr w:type="spellStart"/>
            <w:r w:rsidRPr="00DB25C4">
              <w:rPr>
                <w:rFonts w:cstheme="minorHAnsi"/>
                <w:color w:val="000000" w:themeColor="text1"/>
              </w:rPr>
              <w:t>adanya</w:t>
            </w:r>
            <w:proofErr w:type="spellEnd"/>
            <w:r w:rsidRPr="00DB25C4">
              <w:rPr>
                <w:rFonts w:cstheme="minorHAnsi"/>
                <w:color w:val="000000" w:themeColor="text1"/>
              </w:rPr>
              <w:t xml:space="preserve"> </w:t>
            </w:r>
            <w:proofErr w:type="spellStart"/>
            <w:r w:rsidRPr="00DB25C4">
              <w:rPr>
                <w:rFonts w:cstheme="minorHAnsi"/>
                <w:color w:val="000000" w:themeColor="text1"/>
              </w:rPr>
              <w:t>keterbatasan</w:t>
            </w:r>
            <w:proofErr w:type="spellEnd"/>
            <w:r w:rsidRPr="00DB25C4">
              <w:rPr>
                <w:rFonts w:cstheme="minorHAnsi"/>
                <w:color w:val="000000" w:themeColor="text1"/>
              </w:rPr>
              <w:t xml:space="preserve"> </w:t>
            </w:r>
            <w:proofErr w:type="spellStart"/>
            <w:r w:rsidRPr="00DB25C4">
              <w:rPr>
                <w:rFonts w:cstheme="minorHAnsi"/>
                <w:color w:val="000000" w:themeColor="text1"/>
              </w:rPr>
              <w:t>jumlah</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pembimbing</w:t>
            </w:r>
            <w:proofErr w:type="spellEnd"/>
            <w:r w:rsidRPr="00DB25C4">
              <w:rPr>
                <w:rFonts w:cstheme="minorHAnsi"/>
                <w:color w:val="000000" w:themeColor="text1"/>
              </w:rPr>
              <w:t xml:space="preserve"> </w:t>
            </w:r>
            <w:proofErr w:type="spellStart"/>
            <w:r w:rsidRPr="00DB25C4">
              <w:rPr>
                <w:rFonts w:cstheme="minorHAnsi"/>
                <w:color w:val="000000" w:themeColor="text1"/>
              </w:rPr>
              <w:t>magang</w:t>
            </w:r>
            <w:proofErr w:type="spellEnd"/>
          </w:p>
          <w:p w14:paraId="14F2B540"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lang w:val="en-ID"/>
              </w:rPr>
              <w:t xml:space="preserve"> </w:t>
            </w:r>
          </w:p>
        </w:tc>
      </w:tr>
      <w:tr w:rsidR="0076297E" w:rsidRPr="00DB25C4" w14:paraId="6CB0FB9D" w14:textId="77777777" w:rsidTr="00CD4E67">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7034DBCE" w14:textId="77777777" w:rsidR="0076297E" w:rsidRPr="00DB25C4" w:rsidRDefault="0076297E" w:rsidP="00687314">
            <w:pPr>
              <w:spacing w:after="0" w:line="240" w:lineRule="auto"/>
              <w:jc w:val="center"/>
              <w:rPr>
                <w:rFonts w:eastAsia="Calibri" w:cstheme="minorHAnsi"/>
                <w:b/>
                <w:bCs/>
                <w:color w:val="000000" w:themeColor="text1"/>
              </w:rPr>
            </w:pPr>
            <w:proofErr w:type="spellStart"/>
            <w:r w:rsidRPr="00DB25C4">
              <w:rPr>
                <w:rFonts w:eastAsia="Calibri" w:cstheme="minorHAnsi"/>
                <w:b/>
                <w:bCs/>
                <w:color w:val="000000" w:themeColor="text1"/>
                <w:lang w:val="en-ID"/>
              </w:rPr>
              <w:t>Peluang</w:t>
            </w:r>
            <w:proofErr w:type="spellEnd"/>
          </w:p>
          <w:p w14:paraId="36E16EA3" w14:textId="77777777" w:rsidR="0076297E" w:rsidRPr="00DB25C4" w:rsidRDefault="0076297E"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xml:space="preserve"> </w:t>
            </w:r>
          </w:p>
          <w:p w14:paraId="015E4659" w14:textId="77777777" w:rsidR="0076297E" w:rsidRPr="00DB25C4" w:rsidRDefault="0076297E" w:rsidP="009F6099">
            <w:pPr>
              <w:pStyle w:val="ListParagraph"/>
              <w:numPr>
                <w:ilvl w:val="0"/>
                <w:numId w:val="128"/>
              </w:numPr>
              <w:spacing w:after="0" w:line="240" w:lineRule="auto"/>
              <w:rPr>
                <w:rFonts w:cstheme="minorHAnsi"/>
                <w:color w:val="000000" w:themeColor="text1"/>
              </w:rPr>
            </w:pPr>
            <w:proofErr w:type="spellStart"/>
            <w:r w:rsidRPr="00DB25C4">
              <w:rPr>
                <w:rFonts w:cstheme="minorHAnsi"/>
                <w:color w:val="000000" w:themeColor="text1"/>
              </w:rPr>
              <w:t>Adanya</w:t>
            </w:r>
            <w:proofErr w:type="spellEnd"/>
            <w:r w:rsidRPr="00DB25C4">
              <w:rPr>
                <w:rFonts w:cstheme="minorHAnsi"/>
                <w:color w:val="000000" w:themeColor="text1"/>
              </w:rPr>
              <w:t xml:space="preserve"> </w:t>
            </w:r>
            <w:proofErr w:type="spellStart"/>
            <w:r w:rsidRPr="00DB25C4">
              <w:rPr>
                <w:rFonts w:cstheme="minorHAnsi"/>
                <w:color w:val="000000" w:themeColor="text1"/>
              </w:rPr>
              <w:t>kesempatan</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meningkatkan</w:t>
            </w:r>
            <w:proofErr w:type="spellEnd"/>
            <w:r w:rsidRPr="00DB25C4">
              <w:rPr>
                <w:rFonts w:cstheme="minorHAnsi"/>
                <w:color w:val="000000" w:themeColor="text1"/>
              </w:rPr>
              <w:t xml:space="preserve"> </w:t>
            </w:r>
            <w:proofErr w:type="spellStart"/>
            <w:r w:rsidRPr="00DB25C4">
              <w:rPr>
                <w:rFonts w:cstheme="minorHAnsi"/>
                <w:color w:val="000000" w:themeColor="text1"/>
              </w:rPr>
              <w:t>kualitas</w:t>
            </w:r>
            <w:proofErr w:type="spellEnd"/>
            <w:r w:rsidRPr="00DB25C4">
              <w:rPr>
                <w:rFonts w:cstheme="minorHAnsi"/>
                <w:color w:val="000000" w:themeColor="text1"/>
              </w:rPr>
              <w:t xml:space="preserve"> </w:t>
            </w:r>
            <w:proofErr w:type="spellStart"/>
            <w:r w:rsidRPr="00DB25C4">
              <w:rPr>
                <w:rFonts w:cstheme="minorHAnsi"/>
                <w:color w:val="000000" w:themeColor="text1"/>
              </w:rPr>
              <w:t>layanan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melakukan</w:t>
            </w:r>
            <w:proofErr w:type="spellEnd"/>
            <w:r w:rsidRPr="00DB25C4">
              <w:rPr>
                <w:rFonts w:cstheme="minorHAnsi"/>
                <w:color w:val="000000" w:themeColor="text1"/>
              </w:rPr>
              <w:t xml:space="preserve"> </w:t>
            </w: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terhadap</w:t>
            </w:r>
            <w:proofErr w:type="spellEnd"/>
            <w:r w:rsidRPr="00DB25C4">
              <w:rPr>
                <w:rFonts w:cstheme="minorHAnsi"/>
                <w:color w:val="000000" w:themeColor="text1"/>
              </w:rPr>
              <w:t xml:space="preserve"> </w:t>
            </w:r>
            <w:proofErr w:type="spellStart"/>
            <w:r w:rsidRPr="00DB25C4">
              <w:rPr>
                <w:rFonts w:cstheme="minorHAnsi"/>
                <w:color w:val="000000" w:themeColor="text1"/>
              </w:rPr>
              <w:t>keberhasilan</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Selain</w:t>
            </w:r>
            <w:proofErr w:type="spellEnd"/>
            <w:r w:rsidRPr="00DB25C4">
              <w:rPr>
                <w:rFonts w:cstheme="minorHAnsi"/>
                <w:color w:val="000000" w:themeColor="text1"/>
              </w:rPr>
              <w:t xml:space="preserve"> </w:t>
            </w:r>
            <w:proofErr w:type="spellStart"/>
            <w:r w:rsidRPr="00DB25C4">
              <w:rPr>
                <w:rFonts w:cstheme="minorHAnsi"/>
                <w:color w:val="000000" w:themeColor="text1"/>
              </w:rPr>
              <w:t>itu</w:t>
            </w:r>
            <w:proofErr w:type="spellEnd"/>
            <w:r w:rsidRPr="00DB25C4">
              <w:rPr>
                <w:rFonts w:cstheme="minorHAnsi"/>
                <w:color w:val="000000" w:themeColor="text1"/>
              </w:rPr>
              <w:t xml:space="preserve">, </w:t>
            </w:r>
            <w:proofErr w:type="spellStart"/>
            <w:r w:rsidRPr="00DB25C4">
              <w:rPr>
                <w:rFonts w:cstheme="minorHAnsi"/>
                <w:color w:val="000000" w:themeColor="text1"/>
              </w:rPr>
              <w:t>layanan</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menambah</w:t>
            </w:r>
            <w:proofErr w:type="spellEnd"/>
            <w:r w:rsidRPr="00DB25C4">
              <w:rPr>
                <w:rFonts w:cstheme="minorHAnsi"/>
                <w:color w:val="000000" w:themeColor="text1"/>
              </w:rPr>
              <w:t xml:space="preserve"> </w:t>
            </w:r>
            <w:proofErr w:type="spellStart"/>
            <w:r w:rsidRPr="00DB25C4">
              <w:rPr>
                <w:rFonts w:cstheme="minorHAnsi"/>
                <w:color w:val="000000" w:themeColor="text1"/>
              </w:rPr>
              <w:t>jumlah</w:t>
            </w:r>
            <w:proofErr w:type="spellEnd"/>
            <w:r w:rsidRPr="00DB25C4">
              <w:rPr>
                <w:rFonts w:cstheme="minorHAnsi"/>
                <w:color w:val="000000" w:themeColor="text1"/>
              </w:rPr>
              <w:t xml:space="preserve"> </w:t>
            </w:r>
            <w:proofErr w:type="spellStart"/>
            <w:r w:rsidRPr="00DB25C4">
              <w:rPr>
                <w:rFonts w:cstheme="minorHAnsi"/>
                <w:color w:val="000000" w:themeColor="text1"/>
              </w:rPr>
              <w:t>pertemuan</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memberikan</w:t>
            </w:r>
            <w:proofErr w:type="spellEnd"/>
            <w:r w:rsidRPr="00DB25C4">
              <w:rPr>
                <w:rFonts w:cstheme="minorHAnsi"/>
                <w:color w:val="000000" w:themeColor="text1"/>
              </w:rPr>
              <w:t xml:space="preserve"> </w:t>
            </w:r>
            <w:proofErr w:type="spellStart"/>
            <w:r w:rsidRPr="00DB25C4">
              <w:rPr>
                <w:rFonts w:cstheme="minorHAnsi"/>
                <w:color w:val="000000" w:themeColor="text1"/>
              </w:rPr>
              <w:t>layanan</w:t>
            </w:r>
            <w:proofErr w:type="spellEnd"/>
            <w:r w:rsidRPr="00DB25C4">
              <w:rPr>
                <w:rFonts w:cstheme="minorHAnsi"/>
                <w:color w:val="000000" w:themeColor="text1"/>
              </w:rPr>
              <w:t xml:space="preserve"> yang </w:t>
            </w:r>
            <w:proofErr w:type="spellStart"/>
            <w:r w:rsidRPr="00DB25C4">
              <w:rPr>
                <w:rFonts w:cstheme="minorHAnsi"/>
                <w:color w:val="000000" w:themeColor="text1"/>
              </w:rPr>
              <w:t>lebih</w:t>
            </w:r>
            <w:proofErr w:type="spellEnd"/>
            <w:r w:rsidRPr="00DB25C4">
              <w:rPr>
                <w:rFonts w:cstheme="minorHAnsi"/>
                <w:color w:val="000000" w:themeColor="text1"/>
              </w:rPr>
              <w:t xml:space="preserve"> </w:t>
            </w:r>
            <w:proofErr w:type="spellStart"/>
            <w:r w:rsidRPr="00DB25C4">
              <w:rPr>
                <w:rFonts w:cstheme="minorHAnsi"/>
                <w:color w:val="000000" w:themeColor="text1"/>
              </w:rPr>
              <w:t>baik</w:t>
            </w:r>
            <w:proofErr w:type="spellEnd"/>
          </w:p>
          <w:p w14:paraId="18BD83B9" w14:textId="77777777" w:rsidR="0076297E" w:rsidRPr="00DB25C4" w:rsidRDefault="0076297E" w:rsidP="00687314">
            <w:pPr>
              <w:spacing w:after="0" w:line="240" w:lineRule="auto"/>
              <w:rPr>
                <w:rFonts w:cstheme="minorHAnsi"/>
                <w:color w:val="000000" w:themeColor="text1"/>
              </w:rPr>
            </w:pPr>
          </w:p>
          <w:p w14:paraId="39731D4F" w14:textId="77777777" w:rsidR="0076297E" w:rsidRPr="00DB25C4" w:rsidRDefault="0076297E" w:rsidP="009F6099">
            <w:pPr>
              <w:pStyle w:val="ListParagraph"/>
              <w:numPr>
                <w:ilvl w:val="0"/>
                <w:numId w:val="128"/>
              </w:numPr>
              <w:spacing w:after="0" w:line="240" w:lineRule="auto"/>
              <w:rPr>
                <w:rFonts w:cstheme="minorHAnsi"/>
                <w:color w:val="000000" w:themeColor="text1"/>
              </w:rPr>
            </w:pPr>
            <w:proofErr w:type="spellStart"/>
            <w:r w:rsidRPr="00DB25C4">
              <w:rPr>
                <w:rFonts w:cstheme="minorHAnsi"/>
                <w:color w:val="000000" w:themeColor="text1"/>
              </w:rPr>
              <w:t>Adanya</w:t>
            </w:r>
            <w:proofErr w:type="spellEnd"/>
            <w:r w:rsidRPr="00DB25C4">
              <w:rPr>
                <w:rFonts w:cstheme="minorHAnsi"/>
                <w:color w:val="000000" w:themeColor="text1"/>
              </w:rPr>
              <w:t xml:space="preserve"> </w:t>
            </w:r>
            <w:proofErr w:type="spellStart"/>
            <w:r w:rsidRPr="00DB25C4">
              <w:rPr>
                <w:rFonts w:cstheme="minorHAnsi"/>
                <w:color w:val="000000" w:themeColor="text1"/>
              </w:rPr>
              <w:t>kesempatan</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meningkatkan</w:t>
            </w:r>
            <w:proofErr w:type="spellEnd"/>
            <w:r w:rsidRPr="00DB25C4">
              <w:rPr>
                <w:rFonts w:cstheme="minorHAnsi"/>
                <w:color w:val="000000" w:themeColor="text1"/>
              </w:rPr>
              <w:t xml:space="preserve"> </w:t>
            </w:r>
            <w:proofErr w:type="spellStart"/>
            <w:r w:rsidRPr="00DB25C4">
              <w:rPr>
                <w:rFonts w:cstheme="minorHAnsi"/>
                <w:color w:val="000000" w:themeColor="text1"/>
              </w:rPr>
              <w:t>kualitas</w:t>
            </w:r>
            <w:proofErr w:type="spellEnd"/>
            <w:r w:rsidRPr="00DB25C4">
              <w:rPr>
                <w:rFonts w:cstheme="minorHAnsi"/>
                <w:color w:val="000000" w:themeColor="text1"/>
              </w:rPr>
              <w:t xml:space="preserve"> </w:t>
            </w:r>
            <w:proofErr w:type="spellStart"/>
            <w:r w:rsidRPr="00DB25C4">
              <w:rPr>
                <w:rFonts w:cstheme="minorHAnsi"/>
                <w:color w:val="000000" w:themeColor="text1"/>
              </w:rPr>
              <w:t>layanan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menambah</w:t>
            </w:r>
            <w:proofErr w:type="spellEnd"/>
            <w:r w:rsidRPr="00DB25C4">
              <w:rPr>
                <w:rFonts w:cstheme="minorHAnsi"/>
                <w:color w:val="000000" w:themeColor="text1"/>
              </w:rPr>
              <w:t xml:space="preserve"> </w:t>
            </w:r>
            <w:proofErr w:type="spellStart"/>
            <w:r w:rsidRPr="00DB25C4">
              <w:rPr>
                <w:rFonts w:cstheme="minorHAnsi"/>
                <w:color w:val="000000" w:themeColor="text1"/>
              </w:rPr>
              <w:t>jumlah</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pembimbing</w:t>
            </w:r>
            <w:proofErr w:type="spellEnd"/>
            <w:r w:rsidRPr="00DB25C4">
              <w:rPr>
                <w:rFonts w:cstheme="minorHAnsi"/>
                <w:color w:val="000000" w:themeColor="text1"/>
              </w:rPr>
              <w:t xml:space="preserve"> </w:t>
            </w:r>
            <w:proofErr w:type="spellStart"/>
            <w:r w:rsidRPr="00DB25C4">
              <w:rPr>
                <w:rFonts w:cstheme="minorHAnsi"/>
                <w:color w:val="000000" w:themeColor="text1"/>
              </w:rPr>
              <w:t>magang</w:t>
            </w:r>
            <w:proofErr w:type="spellEnd"/>
            <w:r w:rsidRPr="00DB25C4">
              <w:rPr>
                <w:rFonts w:cstheme="minorHAnsi"/>
                <w:color w:val="000000" w:themeColor="text1"/>
              </w:rPr>
              <w:t xml:space="preserve"> dan </w:t>
            </w:r>
            <w:proofErr w:type="spellStart"/>
            <w:r w:rsidRPr="00DB25C4">
              <w:rPr>
                <w:rFonts w:cstheme="minorHAnsi"/>
                <w:color w:val="000000" w:themeColor="text1"/>
              </w:rPr>
              <w:t>melakukan</w:t>
            </w:r>
            <w:proofErr w:type="spellEnd"/>
            <w:r w:rsidRPr="00DB25C4">
              <w:rPr>
                <w:rFonts w:cstheme="minorHAnsi"/>
                <w:color w:val="000000" w:themeColor="text1"/>
              </w:rPr>
              <w:t xml:space="preserve"> </w:t>
            </w: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terhadap</w:t>
            </w:r>
            <w:proofErr w:type="spellEnd"/>
            <w:r w:rsidRPr="00DB25C4">
              <w:rPr>
                <w:rFonts w:cstheme="minorHAnsi"/>
                <w:color w:val="000000" w:themeColor="text1"/>
              </w:rPr>
              <w:t xml:space="preserve"> </w:t>
            </w:r>
            <w:proofErr w:type="spellStart"/>
            <w:r w:rsidRPr="00DB25C4">
              <w:rPr>
                <w:rFonts w:cstheme="minorHAnsi"/>
                <w:color w:val="000000" w:themeColor="text1"/>
              </w:rPr>
              <w:t>keberhasilan</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10384185" w14:textId="77777777" w:rsidR="0076297E" w:rsidRPr="00DB25C4" w:rsidRDefault="0076297E" w:rsidP="00687314">
            <w:pPr>
              <w:spacing w:after="0" w:line="240" w:lineRule="auto"/>
              <w:jc w:val="center"/>
              <w:rPr>
                <w:rFonts w:eastAsia="Calibri" w:cstheme="minorHAnsi"/>
                <w:b/>
                <w:bCs/>
                <w:color w:val="000000" w:themeColor="text1"/>
              </w:rPr>
            </w:pPr>
            <w:proofErr w:type="spellStart"/>
            <w:r w:rsidRPr="00DB25C4">
              <w:rPr>
                <w:rFonts w:eastAsia="Calibri" w:cstheme="minorHAnsi"/>
                <w:b/>
                <w:bCs/>
                <w:color w:val="000000" w:themeColor="text1"/>
                <w:lang w:val="en-ID"/>
              </w:rPr>
              <w:t>Ancaman</w:t>
            </w:r>
            <w:proofErr w:type="spellEnd"/>
          </w:p>
          <w:p w14:paraId="593656FE" w14:textId="77777777" w:rsidR="0076297E" w:rsidRPr="00DB25C4" w:rsidRDefault="0076297E" w:rsidP="00687314">
            <w:pPr>
              <w:spacing w:after="0" w:line="240" w:lineRule="auto"/>
              <w:jc w:val="center"/>
              <w:rPr>
                <w:rFonts w:eastAsia="Calibri" w:cstheme="minorHAnsi"/>
                <w:color w:val="000000" w:themeColor="text1"/>
              </w:rPr>
            </w:pPr>
            <w:r w:rsidRPr="00DB25C4">
              <w:rPr>
                <w:rFonts w:eastAsia="Calibri" w:cstheme="minorHAnsi"/>
                <w:color w:val="000000" w:themeColor="text1"/>
                <w:lang w:val="en-ID"/>
              </w:rPr>
              <w:t xml:space="preserve"> </w:t>
            </w:r>
          </w:p>
          <w:p w14:paraId="14B439A6" w14:textId="77777777" w:rsidR="0076297E" w:rsidRPr="00DB25C4" w:rsidRDefault="0076297E" w:rsidP="009F6099">
            <w:pPr>
              <w:pStyle w:val="ListParagraph"/>
              <w:numPr>
                <w:ilvl w:val="0"/>
                <w:numId w:val="127"/>
              </w:numPr>
              <w:spacing w:after="0" w:line="240" w:lineRule="auto"/>
              <w:rPr>
                <w:rFonts w:cstheme="minorHAnsi"/>
                <w:color w:val="000000" w:themeColor="text1"/>
              </w:rPr>
            </w:pPr>
            <w:proofErr w:type="spellStart"/>
            <w:r w:rsidRPr="00DB25C4">
              <w:rPr>
                <w:rFonts w:cstheme="minorHAnsi"/>
                <w:color w:val="000000" w:themeColor="text1"/>
              </w:rPr>
              <w:t>Keterbatasan</w:t>
            </w:r>
            <w:proofErr w:type="spellEnd"/>
            <w:r w:rsidRPr="00DB25C4">
              <w:rPr>
                <w:rFonts w:cstheme="minorHAnsi"/>
                <w:color w:val="000000" w:themeColor="text1"/>
              </w:rPr>
              <w:t xml:space="preserve"> </w:t>
            </w:r>
            <w:proofErr w:type="spellStart"/>
            <w:r w:rsidRPr="00DB25C4">
              <w:rPr>
                <w:rFonts w:cstheme="minorHAnsi"/>
                <w:color w:val="000000" w:themeColor="text1"/>
              </w:rPr>
              <w:t>waktu</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pembimbing</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dan </w:t>
            </w:r>
            <w:proofErr w:type="spellStart"/>
            <w:r w:rsidRPr="00DB25C4">
              <w:rPr>
                <w:rFonts w:cstheme="minorHAnsi"/>
                <w:color w:val="000000" w:themeColor="text1"/>
              </w:rPr>
              <w:t>mahasiswa</w:t>
            </w:r>
            <w:proofErr w:type="spellEnd"/>
            <w:r w:rsidRPr="00DB25C4">
              <w:rPr>
                <w:rFonts w:cstheme="minorHAnsi"/>
                <w:color w:val="000000" w:themeColor="text1"/>
              </w:rPr>
              <w:t xml:space="preserve"> yang </w:t>
            </w:r>
            <w:proofErr w:type="spellStart"/>
            <w:r w:rsidRPr="00DB25C4">
              <w:rPr>
                <w:rFonts w:cstheme="minorHAnsi"/>
                <w:color w:val="000000" w:themeColor="text1"/>
              </w:rPr>
              <w:t>dibimbing</w:t>
            </w:r>
            <w:proofErr w:type="spellEnd"/>
            <w:r w:rsidRPr="00DB25C4">
              <w:rPr>
                <w:rFonts w:cstheme="minorHAnsi"/>
                <w:color w:val="000000" w:themeColor="text1"/>
              </w:rPr>
              <w:t xml:space="preserve">. </w:t>
            </w:r>
            <w:proofErr w:type="spellStart"/>
            <w:r w:rsidRPr="00DB25C4">
              <w:rPr>
                <w:rFonts w:cstheme="minorHAnsi"/>
                <w:color w:val="000000" w:themeColor="text1"/>
              </w:rPr>
              <w:t>Selain</w:t>
            </w:r>
            <w:proofErr w:type="spellEnd"/>
            <w:r w:rsidRPr="00DB25C4">
              <w:rPr>
                <w:rFonts w:cstheme="minorHAnsi"/>
                <w:color w:val="000000" w:themeColor="text1"/>
              </w:rPr>
              <w:t xml:space="preserve"> </w:t>
            </w:r>
            <w:proofErr w:type="spellStart"/>
            <w:r w:rsidRPr="00DB25C4">
              <w:rPr>
                <w:rFonts w:cstheme="minorHAnsi"/>
                <w:color w:val="000000" w:themeColor="text1"/>
              </w:rPr>
              <w:t>itu</w:t>
            </w:r>
            <w:proofErr w:type="spellEnd"/>
            <w:r w:rsidRPr="00DB25C4">
              <w:rPr>
                <w:rFonts w:cstheme="minorHAnsi"/>
                <w:color w:val="000000" w:themeColor="text1"/>
              </w:rPr>
              <w:t xml:space="preserve">, </w:t>
            </w:r>
            <w:proofErr w:type="spellStart"/>
            <w:r w:rsidRPr="00DB25C4">
              <w:rPr>
                <w:rFonts w:cstheme="minorHAnsi"/>
                <w:color w:val="000000" w:themeColor="text1"/>
              </w:rPr>
              <w:t>ada</w:t>
            </w:r>
            <w:proofErr w:type="spellEnd"/>
            <w:r w:rsidRPr="00DB25C4">
              <w:rPr>
                <w:rFonts w:cstheme="minorHAnsi"/>
                <w:color w:val="000000" w:themeColor="text1"/>
              </w:rPr>
              <w:t xml:space="preserve"> </w:t>
            </w:r>
            <w:proofErr w:type="spellStart"/>
            <w:r w:rsidRPr="00DB25C4">
              <w:rPr>
                <w:rFonts w:cstheme="minorHAnsi"/>
                <w:color w:val="000000" w:themeColor="text1"/>
              </w:rPr>
              <w:t>ketidaksesuaian</w:t>
            </w:r>
            <w:proofErr w:type="spellEnd"/>
            <w:r w:rsidRPr="00DB25C4">
              <w:rPr>
                <w:rFonts w:cstheme="minorHAnsi"/>
                <w:color w:val="000000" w:themeColor="text1"/>
              </w:rPr>
              <w:t xml:space="preserve"> </w:t>
            </w:r>
            <w:proofErr w:type="spellStart"/>
            <w:r w:rsidRPr="00DB25C4">
              <w:rPr>
                <w:rFonts w:cstheme="minorHAnsi"/>
                <w:color w:val="000000" w:themeColor="text1"/>
              </w:rPr>
              <w:t>antara</w:t>
            </w:r>
            <w:proofErr w:type="spellEnd"/>
            <w:r w:rsidRPr="00DB25C4">
              <w:rPr>
                <w:rFonts w:cstheme="minorHAnsi"/>
                <w:color w:val="000000" w:themeColor="text1"/>
              </w:rPr>
              <w:t xml:space="preserve"> </w:t>
            </w:r>
            <w:proofErr w:type="spellStart"/>
            <w:r w:rsidRPr="00DB25C4">
              <w:rPr>
                <w:rFonts w:cstheme="minorHAnsi"/>
                <w:color w:val="000000" w:themeColor="text1"/>
              </w:rPr>
              <w:t>jadwal</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jadwal</w:t>
            </w:r>
            <w:proofErr w:type="spellEnd"/>
            <w:r w:rsidRPr="00DB25C4">
              <w:rPr>
                <w:rFonts w:cstheme="minorHAnsi"/>
                <w:color w:val="000000" w:themeColor="text1"/>
              </w:rPr>
              <w:t xml:space="preserve"> </w:t>
            </w:r>
            <w:proofErr w:type="spellStart"/>
            <w:r w:rsidRPr="00DB25C4">
              <w:rPr>
                <w:rFonts w:cstheme="minorHAnsi"/>
                <w:color w:val="000000" w:themeColor="text1"/>
              </w:rPr>
              <w:t>perkuliahan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p>
          <w:p w14:paraId="611453F1" w14:textId="77777777" w:rsidR="0076297E" w:rsidRPr="00DB25C4" w:rsidRDefault="0076297E" w:rsidP="00687314">
            <w:pPr>
              <w:spacing w:after="0" w:line="240" w:lineRule="auto"/>
              <w:rPr>
                <w:rFonts w:cstheme="minorHAnsi"/>
                <w:color w:val="000000" w:themeColor="text1"/>
              </w:rPr>
            </w:pPr>
          </w:p>
          <w:p w14:paraId="63E53F0F" w14:textId="77777777" w:rsidR="0076297E" w:rsidRPr="00DB25C4" w:rsidRDefault="0076297E" w:rsidP="009F6099">
            <w:pPr>
              <w:pStyle w:val="ListParagraph"/>
              <w:numPr>
                <w:ilvl w:val="0"/>
                <w:numId w:val="127"/>
              </w:numPr>
              <w:spacing w:after="0" w:line="240" w:lineRule="auto"/>
              <w:rPr>
                <w:rFonts w:cstheme="minorHAnsi"/>
                <w:color w:val="000000" w:themeColor="text1"/>
              </w:rPr>
            </w:pPr>
            <w:proofErr w:type="spellStart"/>
            <w:r w:rsidRPr="00DB25C4">
              <w:rPr>
                <w:rFonts w:cstheme="minorHAnsi"/>
                <w:color w:val="000000" w:themeColor="text1"/>
              </w:rPr>
              <w:t>Namun</w:t>
            </w:r>
            <w:proofErr w:type="spellEnd"/>
            <w:r w:rsidRPr="00DB25C4">
              <w:rPr>
                <w:rFonts w:cstheme="minorHAnsi"/>
                <w:color w:val="000000" w:themeColor="text1"/>
              </w:rPr>
              <w:t xml:space="preserve">, </w:t>
            </w:r>
            <w:proofErr w:type="spellStart"/>
            <w:r w:rsidRPr="00DB25C4">
              <w:rPr>
                <w:rFonts w:cstheme="minorHAnsi"/>
                <w:color w:val="000000" w:themeColor="text1"/>
              </w:rPr>
              <w:t>ada</w:t>
            </w:r>
            <w:proofErr w:type="spellEnd"/>
            <w:r w:rsidRPr="00DB25C4">
              <w:rPr>
                <w:rFonts w:cstheme="minorHAnsi"/>
                <w:color w:val="000000" w:themeColor="text1"/>
              </w:rPr>
              <w:t xml:space="preserve"> </w:t>
            </w:r>
            <w:proofErr w:type="spellStart"/>
            <w:r w:rsidRPr="00DB25C4">
              <w:rPr>
                <w:rFonts w:cstheme="minorHAnsi"/>
                <w:color w:val="000000" w:themeColor="text1"/>
              </w:rPr>
              <w:t>beberapa</w:t>
            </w:r>
            <w:proofErr w:type="spellEnd"/>
            <w:r w:rsidRPr="00DB25C4">
              <w:rPr>
                <w:rFonts w:cstheme="minorHAnsi"/>
                <w:color w:val="000000" w:themeColor="text1"/>
              </w:rPr>
              <w:t xml:space="preserve"> </w:t>
            </w:r>
            <w:proofErr w:type="spellStart"/>
            <w:r w:rsidRPr="00DB25C4">
              <w:rPr>
                <w:rFonts w:cstheme="minorHAnsi"/>
                <w:color w:val="000000" w:themeColor="text1"/>
              </w:rPr>
              <w:t>ancaman</w:t>
            </w:r>
            <w:proofErr w:type="spellEnd"/>
            <w:r w:rsidRPr="00DB25C4">
              <w:rPr>
                <w:rFonts w:cstheme="minorHAnsi"/>
                <w:color w:val="000000" w:themeColor="text1"/>
              </w:rPr>
              <w:t xml:space="preserve"> yang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menghambat</w:t>
            </w:r>
            <w:proofErr w:type="spellEnd"/>
            <w:r w:rsidRPr="00DB25C4">
              <w:rPr>
                <w:rFonts w:cstheme="minorHAnsi"/>
                <w:color w:val="000000" w:themeColor="text1"/>
              </w:rPr>
              <w:t xml:space="preserve"> </w:t>
            </w:r>
            <w:proofErr w:type="spellStart"/>
            <w:r w:rsidRPr="00DB25C4">
              <w:rPr>
                <w:rFonts w:cstheme="minorHAnsi"/>
                <w:color w:val="000000" w:themeColor="text1"/>
              </w:rPr>
              <w:t>layanan</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magang</w:t>
            </w:r>
            <w:proofErr w:type="spellEnd"/>
            <w:r w:rsidRPr="00DB25C4">
              <w:rPr>
                <w:rFonts w:cstheme="minorHAnsi"/>
                <w:color w:val="000000" w:themeColor="text1"/>
              </w:rPr>
              <w:t xml:space="preserve"> </w:t>
            </w:r>
            <w:proofErr w:type="spellStart"/>
            <w:r w:rsidRPr="00DB25C4">
              <w:rPr>
                <w:rFonts w:cstheme="minorHAnsi"/>
                <w:color w:val="000000" w:themeColor="text1"/>
              </w:rPr>
              <w:t>kependidikan</w:t>
            </w:r>
            <w:proofErr w:type="spellEnd"/>
            <w:r w:rsidRPr="00DB25C4">
              <w:rPr>
                <w:rFonts w:cstheme="minorHAnsi"/>
                <w:color w:val="000000" w:themeColor="text1"/>
              </w:rPr>
              <w:t xml:space="preserve">, </w:t>
            </w:r>
            <w:proofErr w:type="spellStart"/>
            <w:r w:rsidRPr="00DB25C4">
              <w:rPr>
                <w:rFonts w:cstheme="minorHAnsi"/>
                <w:color w:val="000000" w:themeColor="text1"/>
              </w:rPr>
              <w:t>yaitu</w:t>
            </w:r>
            <w:proofErr w:type="spellEnd"/>
            <w:r w:rsidRPr="00DB25C4">
              <w:rPr>
                <w:rFonts w:cstheme="minorHAnsi"/>
                <w:color w:val="000000" w:themeColor="text1"/>
              </w:rPr>
              <w:t xml:space="preserve"> </w:t>
            </w:r>
            <w:proofErr w:type="spellStart"/>
            <w:r w:rsidRPr="00DB25C4">
              <w:rPr>
                <w:rFonts w:cstheme="minorHAnsi"/>
                <w:color w:val="000000" w:themeColor="text1"/>
              </w:rPr>
              <w:t>kesulitan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menemukan</w:t>
            </w:r>
            <w:proofErr w:type="spellEnd"/>
            <w:r w:rsidRPr="00DB25C4">
              <w:rPr>
                <w:rFonts w:cstheme="minorHAnsi"/>
                <w:color w:val="000000" w:themeColor="text1"/>
              </w:rPr>
              <w:t xml:space="preserve"> </w:t>
            </w:r>
            <w:proofErr w:type="spellStart"/>
            <w:r w:rsidRPr="00DB25C4">
              <w:rPr>
                <w:rFonts w:cstheme="minorHAnsi"/>
                <w:color w:val="000000" w:themeColor="text1"/>
              </w:rPr>
              <w:t>tempat</w:t>
            </w:r>
            <w:proofErr w:type="spellEnd"/>
            <w:r w:rsidRPr="00DB25C4">
              <w:rPr>
                <w:rFonts w:cstheme="minorHAnsi"/>
                <w:color w:val="000000" w:themeColor="text1"/>
              </w:rPr>
              <w:t xml:space="preserve"> </w:t>
            </w:r>
            <w:proofErr w:type="spellStart"/>
            <w:r w:rsidRPr="00DB25C4">
              <w:rPr>
                <w:rFonts w:cstheme="minorHAnsi"/>
                <w:color w:val="000000" w:themeColor="text1"/>
              </w:rPr>
              <w:t>magang</w:t>
            </w:r>
            <w:proofErr w:type="spellEnd"/>
            <w:r w:rsidRPr="00DB25C4">
              <w:rPr>
                <w:rFonts w:cstheme="minorHAnsi"/>
                <w:color w:val="000000" w:themeColor="text1"/>
              </w:rPr>
              <w:t xml:space="preserve"> yang </w:t>
            </w:r>
            <w:proofErr w:type="spellStart"/>
            <w:r w:rsidRPr="00DB25C4">
              <w:rPr>
                <w:rFonts w:cstheme="minorHAnsi"/>
                <w:color w:val="000000" w:themeColor="text1"/>
              </w:rPr>
              <w:t>cocok</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kebutuhan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dan </w:t>
            </w:r>
            <w:proofErr w:type="spellStart"/>
            <w:r w:rsidRPr="00DB25C4">
              <w:rPr>
                <w:rFonts w:cstheme="minorHAnsi"/>
                <w:color w:val="000000" w:themeColor="text1"/>
              </w:rPr>
              <w:t>keterbatasan</w:t>
            </w:r>
            <w:proofErr w:type="spellEnd"/>
            <w:r w:rsidRPr="00DB25C4">
              <w:rPr>
                <w:rFonts w:cstheme="minorHAnsi"/>
                <w:color w:val="000000" w:themeColor="text1"/>
              </w:rPr>
              <w:t xml:space="preserve"> </w:t>
            </w:r>
            <w:proofErr w:type="spellStart"/>
            <w:r w:rsidRPr="00DB25C4">
              <w:rPr>
                <w:rFonts w:cstheme="minorHAnsi"/>
                <w:color w:val="000000" w:themeColor="text1"/>
              </w:rPr>
              <w:t>waktu</w:t>
            </w:r>
            <w:proofErr w:type="spellEnd"/>
            <w:r w:rsidRPr="00DB25C4">
              <w:rPr>
                <w:rFonts w:cstheme="minorHAnsi"/>
                <w:color w:val="000000" w:themeColor="text1"/>
              </w:rPr>
              <w:t xml:space="preserve"> dan </w:t>
            </w:r>
            <w:proofErr w:type="spellStart"/>
            <w:r w:rsidRPr="00DB25C4">
              <w:rPr>
                <w:rFonts w:cstheme="minorHAnsi"/>
                <w:color w:val="000000" w:themeColor="text1"/>
              </w:rPr>
              <w:t>kesibukan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yang </w:t>
            </w:r>
            <w:proofErr w:type="spellStart"/>
            <w:r w:rsidRPr="00DB25C4">
              <w:rPr>
                <w:rFonts w:cstheme="minorHAnsi"/>
                <w:color w:val="000000" w:themeColor="text1"/>
              </w:rPr>
              <w:t>membuat</w:t>
            </w:r>
            <w:proofErr w:type="spellEnd"/>
            <w:r w:rsidRPr="00DB25C4">
              <w:rPr>
                <w:rFonts w:cstheme="minorHAnsi"/>
                <w:color w:val="000000" w:themeColor="text1"/>
              </w:rPr>
              <w:t xml:space="preserve"> proses </w:t>
            </w:r>
            <w:proofErr w:type="spellStart"/>
            <w:r w:rsidRPr="00DB25C4">
              <w:rPr>
                <w:rFonts w:cstheme="minorHAnsi"/>
                <w:color w:val="000000" w:themeColor="text1"/>
              </w:rPr>
              <w:t>magang</w:t>
            </w:r>
            <w:proofErr w:type="spellEnd"/>
            <w:r w:rsidRPr="00DB25C4">
              <w:rPr>
                <w:rFonts w:cstheme="minorHAnsi"/>
                <w:color w:val="000000" w:themeColor="text1"/>
              </w:rPr>
              <w:t xml:space="preserve"> </w:t>
            </w:r>
            <w:proofErr w:type="spellStart"/>
            <w:r w:rsidRPr="00DB25C4">
              <w:rPr>
                <w:rFonts w:cstheme="minorHAnsi"/>
                <w:color w:val="000000" w:themeColor="text1"/>
              </w:rPr>
              <w:t>menjadi</w:t>
            </w:r>
            <w:proofErr w:type="spellEnd"/>
            <w:r w:rsidRPr="00DB25C4">
              <w:rPr>
                <w:rFonts w:cstheme="minorHAnsi"/>
                <w:color w:val="000000" w:themeColor="text1"/>
              </w:rPr>
              <w:t xml:space="preserve"> </w:t>
            </w:r>
            <w:proofErr w:type="spellStart"/>
            <w:r w:rsidRPr="00DB25C4">
              <w:rPr>
                <w:rFonts w:cstheme="minorHAnsi"/>
                <w:color w:val="000000" w:themeColor="text1"/>
              </w:rPr>
              <w:t>terhambat</w:t>
            </w:r>
            <w:proofErr w:type="spellEnd"/>
          </w:p>
        </w:tc>
      </w:tr>
    </w:tbl>
    <w:p w14:paraId="5CB195B8" w14:textId="77777777" w:rsidR="0076297E" w:rsidRPr="00DB25C4" w:rsidRDefault="0076297E" w:rsidP="00687314">
      <w:pPr>
        <w:spacing w:after="0" w:line="240" w:lineRule="auto"/>
        <w:jc w:val="both"/>
        <w:rPr>
          <w:rFonts w:cstheme="minorHAnsi"/>
          <w:b/>
          <w:bCs/>
          <w:color w:val="000000" w:themeColor="text1"/>
        </w:rPr>
      </w:pPr>
    </w:p>
    <w:p w14:paraId="23C98C09" w14:textId="77777777" w:rsidR="0076297E" w:rsidRPr="00DB25C4" w:rsidRDefault="0076297E" w:rsidP="00687314">
      <w:pPr>
        <w:spacing w:after="0" w:line="240" w:lineRule="auto"/>
        <w:jc w:val="both"/>
        <w:rPr>
          <w:rFonts w:cstheme="minorHAnsi"/>
          <w:b/>
          <w:bCs/>
          <w:color w:val="000000" w:themeColor="text1"/>
        </w:rPr>
      </w:pPr>
    </w:p>
    <w:p w14:paraId="060E0718" w14:textId="77777777" w:rsidR="0076297E" w:rsidRPr="00DB25C4" w:rsidRDefault="0076297E" w:rsidP="00687314">
      <w:pPr>
        <w:spacing w:after="0" w:line="240" w:lineRule="auto"/>
        <w:jc w:val="both"/>
        <w:rPr>
          <w:rFonts w:cstheme="minorHAnsi"/>
          <w:b/>
          <w:bCs/>
          <w:color w:val="000000" w:themeColor="text1"/>
        </w:rPr>
      </w:pPr>
    </w:p>
    <w:p w14:paraId="6332E4AE" w14:textId="77777777" w:rsidR="0076297E" w:rsidRPr="00DB25C4" w:rsidRDefault="0076297E" w:rsidP="00687314">
      <w:pPr>
        <w:spacing w:after="0" w:line="240" w:lineRule="auto"/>
        <w:jc w:val="both"/>
        <w:rPr>
          <w:rFonts w:cstheme="minorHAnsi"/>
          <w:b/>
          <w:bCs/>
          <w:color w:val="000000" w:themeColor="text1"/>
        </w:rPr>
      </w:pPr>
    </w:p>
    <w:p w14:paraId="327BD38F" w14:textId="77777777" w:rsidR="0076297E" w:rsidRPr="00DB25C4" w:rsidRDefault="0076297E" w:rsidP="009F6099">
      <w:pPr>
        <w:pStyle w:val="ListParagraph"/>
        <w:numPr>
          <w:ilvl w:val="2"/>
          <w:numId w:val="156"/>
        </w:numPr>
        <w:spacing w:after="0" w:line="240" w:lineRule="auto"/>
        <w:ind w:left="709"/>
        <w:jc w:val="both"/>
        <w:rPr>
          <w:rFonts w:cstheme="minorHAnsi"/>
          <w:b/>
          <w:bCs/>
          <w:color w:val="000000" w:themeColor="text1"/>
        </w:rPr>
      </w:pPr>
      <w:proofErr w:type="spellStart"/>
      <w:r w:rsidRPr="00DB25C4">
        <w:rPr>
          <w:rFonts w:cstheme="minorHAnsi"/>
          <w:b/>
          <w:bCs/>
          <w:color w:val="000000" w:themeColor="text1"/>
        </w:rPr>
        <w:t>Tindak</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Lanjut</w:t>
      </w:r>
      <w:proofErr w:type="spellEnd"/>
    </w:p>
    <w:p w14:paraId="536FE173" w14:textId="77777777" w:rsidR="0076297E" w:rsidRPr="00DB25C4" w:rsidRDefault="0076297E" w:rsidP="00687314">
      <w:pPr>
        <w:spacing w:after="0" w:line="240" w:lineRule="auto"/>
        <w:ind w:firstLine="709"/>
        <w:jc w:val="both"/>
        <w:rPr>
          <w:rFonts w:cstheme="minorHAnsi"/>
          <w:color w:val="000000" w:themeColor="text1"/>
        </w:rPr>
      </w:pPr>
      <w:proofErr w:type="spellStart"/>
      <w:r w:rsidRPr="00DB25C4">
        <w:rPr>
          <w:rFonts w:cstheme="minorHAnsi"/>
          <w:color w:val="000000" w:themeColor="text1"/>
        </w:rPr>
        <w:t>Tindak</w:t>
      </w:r>
      <w:proofErr w:type="spellEnd"/>
      <w:r w:rsidRPr="00DB25C4">
        <w:rPr>
          <w:rFonts w:cstheme="minorHAnsi"/>
          <w:color w:val="000000" w:themeColor="text1"/>
        </w:rPr>
        <w:t xml:space="preserve"> </w:t>
      </w:r>
      <w:proofErr w:type="spellStart"/>
      <w:r w:rsidRPr="00DB25C4">
        <w:rPr>
          <w:rFonts w:cstheme="minorHAnsi"/>
          <w:color w:val="000000" w:themeColor="text1"/>
        </w:rPr>
        <w:t>lanjut</w:t>
      </w:r>
      <w:proofErr w:type="spellEnd"/>
      <w:r w:rsidRPr="00DB25C4">
        <w:rPr>
          <w:rFonts w:cstheme="minorHAnsi"/>
          <w:color w:val="000000" w:themeColor="text1"/>
        </w:rPr>
        <w:t xml:space="preserve"> yang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diambil</w:t>
      </w:r>
      <w:proofErr w:type="spellEnd"/>
      <w:r w:rsidRPr="00DB25C4">
        <w:rPr>
          <w:rFonts w:cstheme="minorHAnsi"/>
          <w:color w:val="000000" w:themeColor="text1"/>
        </w:rPr>
        <w:t xml:space="preserve"> oleh UPPS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rangka</w:t>
      </w:r>
      <w:proofErr w:type="spellEnd"/>
      <w:r w:rsidRPr="00DB25C4">
        <w:rPr>
          <w:rFonts w:cstheme="minorHAnsi"/>
          <w:color w:val="000000" w:themeColor="text1"/>
        </w:rPr>
        <w:t xml:space="preserve"> </w:t>
      </w:r>
      <w:proofErr w:type="spellStart"/>
      <w:r w:rsidRPr="00DB25C4">
        <w:rPr>
          <w:rFonts w:cstheme="minorHAnsi"/>
          <w:color w:val="000000" w:themeColor="text1"/>
        </w:rPr>
        <w:t>meningkatkan</w:t>
      </w:r>
      <w:proofErr w:type="spellEnd"/>
      <w:r w:rsidRPr="00DB25C4">
        <w:rPr>
          <w:rFonts w:cstheme="minorHAnsi"/>
          <w:color w:val="000000" w:themeColor="text1"/>
        </w:rPr>
        <w:t xml:space="preserve"> </w:t>
      </w:r>
      <w:proofErr w:type="spellStart"/>
      <w:r w:rsidRPr="00DB25C4">
        <w:rPr>
          <w:rFonts w:cstheme="minorHAnsi"/>
          <w:color w:val="000000" w:themeColor="text1"/>
        </w:rPr>
        <w:t>kualitas</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PKL, dan </w:t>
      </w:r>
      <w:proofErr w:type="spellStart"/>
      <w:r w:rsidRPr="00DB25C4">
        <w:rPr>
          <w:rFonts w:cstheme="minorHAnsi"/>
          <w:color w:val="000000" w:themeColor="text1"/>
        </w:rPr>
        <w:t>pembimbingan</w:t>
      </w:r>
      <w:proofErr w:type="spellEnd"/>
      <w:r w:rsidRPr="00DB25C4">
        <w:rPr>
          <w:rFonts w:cstheme="minorHAnsi"/>
          <w:color w:val="000000" w:themeColor="text1"/>
        </w:rPr>
        <w:t xml:space="preserve"> </w:t>
      </w:r>
      <w:proofErr w:type="spellStart"/>
      <w:r w:rsidRPr="00DB25C4">
        <w:rPr>
          <w:rFonts w:cstheme="minorHAnsi"/>
          <w:color w:val="000000" w:themeColor="text1"/>
        </w:rPr>
        <w:t>tugas</w:t>
      </w:r>
      <w:proofErr w:type="spellEnd"/>
      <w:r w:rsidRPr="00DB25C4">
        <w:rPr>
          <w:rFonts w:cstheme="minorHAnsi"/>
          <w:color w:val="000000" w:themeColor="text1"/>
        </w:rPr>
        <w:t xml:space="preserve"> </w:t>
      </w:r>
      <w:proofErr w:type="spellStart"/>
      <w:r w:rsidRPr="00DB25C4">
        <w:rPr>
          <w:rFonts w:cstheme="minorHAnsi"/>
          <w:color w:val="000000" w:themeColor="text1"/>
        </w:rPr>
        <w:t>akhir</w:t>
      </w:r>
      <w:proofErr w:type="spellEnd"/>
      <w:r w:rsidRPr="00DB25C4">
        <w:rPr>
          <w:rFonts w:cstheme="minorHAnsi"/>
          <w:color w:val="000000" w:themeColor="text1"/>
        </w:rPr>
        <w:t xml:space="preserve">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skripsi</w:t>
      </w:r>
      <w:proofErr w:type="spellEnd"/>
    </w:p>
    <w:tbl>
      <w:tblPr>
        <w:tblW w:w="0" w:type="auto"/>
        <w:tblLayout w:type="fixed"/>
        <w:tblLook w:val="04A0" w:firstRow="1" w:lastRow="0" w:firstColumn="1" w:lastColumn="0" w:noHBand="0" w:noVBand="1"/>
      </w:tblPr>
      <w:tblGrid>
        <w:gridCol w:w="521"/>
        <w:gridCol w:w="1910"/>
        <w:gridCol w:w="6584"/>
      </w:tblGrid>
      <w:tr w:rsidR="0076297E" w:rsidRPr="00DB25C4" w14:paraId="5A33C7EE" w14:textId="77777777" w:rsidTr="00CD4E67">
        <w:trPr>
          <w:trHeight w:val="300"/>
        </w:trPr>
        <w:tc>
          <w:tcPr>
            <w:tcW w:w="521" w:type="dxa"/>
            <w:tcBorders>
              <w:top w:val="single" w:sz="8" w:space="0" w:color="auto"/>
              <w:left w:val="single" w:sz="8" w:space="0" w:color="auto"/>
              <w:bottom w:val="single" w:sz="8" w:space="0" w:color="auto"/>
              <w:right w:val="single" w:sz="8" w:space="0" w:color="auto"/>
            </w:tcBorders>
            <w:tcMar>
              <w:left w:w="108" w:type="dxa"/>
              <w:right w:w="108" w:type="dxa"/>
            </w:tcMar>
          </w:tcPr>
          <w:p w14:paraId="0628E414" w14:textId="77777777" w:rsidR="0076297E" w:rsidRPr="00DB25C4" w:rsidRDefault="0076297E"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No</w:t>
            </w:r>
          </w:p>
        </w:tc>
        <w:tc>
          <w:tcPr>
            <w:tcW w:w="1910" w:type="dxa"/>
            <w:tcBorders>
              <w:top w:val="single" w:sz="8" w:space="0" w:color="auto"/>
              <w:left w:val="single" w:sz="8" w:space="0" w:color="auto"/>
              <w:bottom w:val="single" w:sz="8" w:space="0" w:color="auto"/>
              <w:right w:val="single" w:sz="8" w:space="0" w:color="auto"/>
            </w:tcBorders>
            <w:tcMar>
              <w:left w:w="108" w:type="dxa"/>
              <w:right w:w="108" w:type="dxa"/>
            </w:tcMar>
          </w:tcPr>
          <w:p w14:paraId="69C28AEF" w14:textId="77777777" w:rsidR="0076297E" w:rsidRPr="00DB25C4" w:rsidRDefault="0076297E"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lang w:val="en-ID"/>
              </w:rPr>
              <w:t>Aspek</w:t>
            </w:r>
            <w:proofErr w:type="spellEnd"/>
          </w:p>
        </w:tc>
        <w:tc>
          <w:tcPr>
            <w:tcW w:w="6584" w:type="dxa"/>
            <w:tcBorders>
              <w:top w:val="single" w:sz="8" w:space="0" w:color="auto"/>
              <w:left w:val="single" w:sz="8" w:space="0" w:color="auto"/>
              <w:bottom w:val="single" w:sz="8" w:space="0" w:color="auto"/>
              <w:right w:val="single" w:sz="8" w:space="0" w:color="auto"/>
            </w:tcBorders>
            <w:tcMar>
              <w:left w:w="108" w:type="dxa"/>
              <w:right w:w="108" w:type="dxa"/>
            </w:tcMar>
          </w:tcPr>
          <w:p w14:paraId="6758F173" w14:textId="77777777" w:rsidR="0076297E" w:rsidRPr="00DB25C4" w:rsidRDefault="0076297E"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lang w:val="en-ID"/>
              </w:rPr>
              <w:t>Tindak</w:t>
            </w:r>
            <w:proofErr w:type="spellEnd"/>
            <w:r w:rsidRPr="00DB25C4">
              <w:rPr>
                <w:rFonts w:eastAsia="Calibri" w:cstheme="minorHAnsi"/>
                <w:color w:val="000000" w:themeColor="text1"/>
                <w:lang w:val="en-ID"/>
              </w:rPr>
              <w:t xml:space="preserve"> </w:t>
            </w:r>
            <w:proofErr w:type="spellStart"/>
            <w:r w:rsidRPr="00DB25C4">
              <w:rPr>
                <w:rFonts w:eastAsia="Calibri" w:cstheme="minorHAnsi"/>
                <w:color w:val="000000" w:themeColor="text1"/>
                <w:lang w:val="en-ID"/>
              </w:rPr>
              <w:t>lanjut</w:t>
            </w:r>
            <w:proofErr w:type="spellEnd"/>
          </w:p>
        </w:tc>
      </w:tr>
      <w:tr w:rsidR="0076297E" w:rsidRPr="00DB25C4" w14:paraId="41721698" w14:textId="77777777" w:rsidTr="00CD4E67">
        <w:trPr>
          <w:trHeight w:val="300"/>
        </w:trPr>
        <w:tc>
          <w:tcPr>
            <w:tcW w:w="521" w:type="dxa"/>
            <w:tcBorders>
              <w:top w:val="single" w:sz="8" w:space="0" w:color="auto"/>
              <w:left w:val="single" w:sz="8" w:space="0" w:color="auto"/>
              <w:bottom w:val="single" w:sz="8" w:space="0" w:color="auto"/>
              <w:right w:val="single" w:sz="8" w:space="0" w:color="auto"/>
            </w:tcBorders>
            <w:tcMar>
              <w:left w:w="108" w:type="dxa"/>
              <w:right w:w="108" w:type="dxa"/>
            </w:tcMar>
          </w:tcPr>
          <w:p w14:paraId="0F89D8AB" w14:textId="77777777" w:rsidR="0076297E" w:rsidRPr="00DB25C4" w:rsidRDefault="0076297E"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1</w:t>
            </w:r>
          </w:p>
        </w:tc>
        <w:tc>
          <w:tcPr>
            <w:tcW w:w="1910" w:type="dxa"/>
            <w:tcBorders>
              <w:top w:val="single" w:sz="8" w:space="0" w:color="auto"/>
              <w:left w:val="single" w:sz="8" w:space="0" w:color="auto"/>
              <w:bottom w:val="single" w:sz="8" w:space="0" w:color="auto"/>
              <w:right w:val="single" w:sz="8" w:space="0" w:color="auto"/>
            </w:tcBorders>
            <w:tcMar>
              <w:left w:w="108" w:type="dxa"/>
              <w:right w:w="108" w:type="dxa"/>
            </w:tcMar>
          </w:tcPr>
          <w:p w14:paraId="3649DE7B" w14:textId="77777777" w:rsidR="0076297E" w:rsidRPr="00DB25C4" w:rsidRDefault="0076297E" w:rsidP="00687314">
            <w:pPr>
              <w:spacing w:after="0" w:line="240" w:lineRule="auto"/>
              <w:rPr>
                <w:rFonts w:eastAsia="Calibri" w:cstheme="minorHAnsi"/>
              </w:rPr>
            </w:pPr>
            <w:proofErr w:type="spellStart"/>
            <w:r w:rsidRPr="00DB25C4">
              <w:rPr>
                <w:rFonts w:eastAsia="Calibri" w:cstheme="minorHAnsi"/>
              </w:rPr>
              <w:t>Layanan</w:t>
            </w:r>
            <w:proofErr w:type="spellEnd"/>
            <w:r w:rsidRPr="00DB25C4">
              <w:rPr>
                <w:rFonts w:eastAsia="Calibri" w:cstheme="minorHAnsi"/>
              </w:rPr>
              <w:t xml:space="preserve"> </w:t>
            </w:r>
            <w:proofErr w:type="spellStart"/>
            <w:r w:rsidRPr="00DB25C4">
              <w:rPr>
                <w:rFonts w:eastAsia="Calibri" w:cstheme="minorHAnsi"/>
              </w:rPr>
              <w:t>pembimbingan</w:t>
            </w:r>
            <w:proofErr w:type="spellEnd"/>
            <w:r w:rsidRPr="00DB25C4">
              <w:rPr>
                <w:rFonts w:eastAsia="Calibri" w:cstheme="minorHAnsi"/>
              </w:rPr>
              <w:t xml:space="preserve"> </w:t>
            </w:r>
            <w:proofErr w:type="spellStart"/>
            <w:r w:rsidRPr="00DB25C4">
              <w:rPr>
                <w:rFonts w:eastAsia="Calibri" w:cstheme="minorHAnsi"/>
              </w:rPr>
              <w:t>akademik</w:t>
            </w:r>
            <w:proofErr w:type="spellEnd"/>
          </w:p>
        </w:tc>
        <w:tc>
          <w:tcPr>
            <w:tcW w:w="6584" w:type="dxa"/>
            <w:tcBorders>
              <w:top w:val="single" w:sz="8" w:space="0" w:color="auto"/>
              <w:left w:val="single" w:sz="8" w:space="0" w:color="auto"/>
              <w:bottom w:val="single" w:sz="8" w:space="0" w:color="auto"/>
              <w:right w:val="single" w:sz="8" w:space="0" w:color="auto"/>
            </w:tcBorders>
            <w:tcMar>
              <w:left w:w="108" w:type="dxa"/>
              <w:right w:w="108" w:type="dxa"/>
            </w:tcMar>
          </w:tcPr>
          <w:p w14:paraId="4AE8DDAA" w14:textId="77777777" w:rsidR="0076297E" w:rsidRPr="00DB25C4" w:rsidRDefault="0076297E" w:rsidP="009F6099">
            <w:pPr>
              <w:pStyle w:val="ListParagraph"/>
              <w:numPr>
                <w:ilvl w:val="0"/>
                <w:numId w:val="126"/>
              </w:numPr>
              <w:spacing w:after="0" w:line="240" w:lineRule="auto"/>
              <w:rPr>
                <w:rFonts w:cstheme="minorHAnsi"/>
              </w:rPr>
            </w:pP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pertemuan</w:t>
            </w:r>
            <w:proofErr w:type="spellEnd"/>
            <w:r w:rsidRPr="00DB25C4">
              <w:rPr>
                <w:rFonts w:cstheme="minorHAnsi"/>
              </w:rPr>
              <w:t xml:space="preserve"> </w:t>
            </w:r>
            <w:proofErr w:type="spellStart"/>
            <w:r w:rsidRPr="00DB25C4">
              <w:rPr>
                <w:rFonts w:cstheme="minorHAnsi"/>
              </w:rPr>
              <w:t>pembimbingan</w:t>
            </w:r>
            <w:proofErr w:type="spellEnd"/>
            <w:r w:rsidRPr="00DB25C4">
              <w:rPr>
                <w:rFonts w:cstheme="minorHAnsi"/>
              </w:rPr>
              <w:t xml:space="preserve"> agar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sering</w:t>
            </w:r>
            <w:proofErr w:type="spellEnd"/>
            <w:r w:rsidRPr="00DB25C4">
              <w:rPr>
                <w:rFonts w:cstheme="minorHAnsi"/>
              </w:rPr>
              <w:t xml:space="preserve"> </w:t>
            </w:r>
            <w:proofErr w:type="spellStart"/>
            <w:r w:rsidRPr="00DB25C4">
              <w:rPr>
                <w:rFonts w:cstheme="minorHAnsi"/>
              </w:rPr>
              <w:t>terjadi</w:t>
            </w:r>
            <w:proofErr w:type="spellEnd"/>
            <w:r w:rsidRPr="00DB25C4">
              <w:rPr>
                <w:rFonts w:cstheme="minorHAnsi"/>
              </w:rPr>
              <w:t xml:space="preserve"> </w:t>
            </w:r>
            <w:proofErr w:type="spellStart"/>
            <w:r w:rsidRPr="00DB25C4">
              <w:rPr>
                <w:rFonts w:cstheme="minorHAnsi"/>
              </w:rPr>
              <w:t>interaksi</w:t>
            </w:r>
            <w:proofErr w:type="spellEnd"/>
            <w:r w:rsidRPr="00DB25C4">
              <w:rPr>
                <w:rFonts w:cstheme="minorHAnsi"/>
              </w:rPr>
              <w:t xml:space="preserve"> </w:t>
            </w:r>
            <w:proofErr w:type="spellStart"/>
            <w:r w:rsidRPr="00DB25C4">
              <w:rPr>
                <w:rFonts w:cstheme="minorHAnsi"/>
              </w:rPr>
              <w:t>antara</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dan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pembimbing</w:t>
            </w:r>
            <w:proofErr w:type="spellEnd"/>
          </w:p>
          <w:p w14:paraId="628C9973" w14:textId="77777777" w:rsidR="0076297E" w:rsidRPr="00DB25C4" w:rsidRDefault="0076297E" w:rsidP="009F6099">
            <w:pPr>
              <w:pStyle w:val="ListParagraph"/>
              <w:numPr>
                <w:ilvl w:val="0"/>
                <w:numId w:val="126"/>
              </w:numPr>
              <w:spacing w:after="0" w:line="240" w:lineRule="auto"/>
              <w:rPr>
                <w:rFonts w:cstheme="minorHAnsi"/>
              </w:rPr>
            </w:pPr>
            <w:proofErr w:type="spellStart"/>
            <w:r w:rsidRPr="00DB25C4">
              <w:rPr>
                <w:rFonts w:cstheme="minorHAnsi"/>
              </w:rPr>
              <w:t>Membuat</w:t>
            </w:r>
            <w:proofErr w:type="spellEnd"/>
            <w:r w:rsidRPr="00DB25C4">
              <w:rPr>
                <w:rFonts w:cstheme="minorHAnsi"/>
              </w:rPr>
              <w:t xml:space="preserve"> </w:t>
            </w:r>
            <w:proofErr w:type="spellStart"/>
            <w:r w:rsidRPr="00DB25C4">
              <w:rPr>
                <w:rFonts w:cstheme="minorHAnsi"/>
              </w:rPr>
              <w:t>metode</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terhadap</w:t>
            </w:r>
            <w:proofErr w:type="spellEnd"/>
            <w:r w:rsidRPr="00DB25C4">
              <w:rPr>
                <w:rFonts w:cstheme="minorHAnsi"/>
              </w:rPr>
              <w:t xml:space="preserve"> </w:t>
            </w:r>
            <w:proofErr w:type="spellStart"/>
            <w:r w:rsidRPr="00DB25C4">
              <w:rPr>
                <w:rFonts w:cstheme="minorHAnsi"/>
              </w:rPr>
              <w:t>keberhasilan</w:t>
            </w:r>
            <w:proofErr w:type="spellEnd"/>
            <w:r w:rsidRPr="00DB25C4">
              <w:rPr>
                <w:rFonts w:cstheme="minorHAnsi"/>
              </w:rPr>
              <w:t xml:space="preserve"> </w:t>
            </w:r>
            <w:proofErr w:type="spellStart"/>
            <w:r w:rsidRPr="00DB25C4">
              <w:rPr>
                <w:rFonts w:cstheme="minorHAnsi"/>
              </w:rPr>
              <w:t>pembimbingan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mengetahui</w:t>
            </w:r>
            <w:proofErr w:type="spellEnd"/>
            <w:r w:rsidRPr="00DB25C4">
              <w:rPr>
                <w:rFonts w:cstheme="minorHAnsi"/>
              </w:rPr>
              <w:t xml:space="preserve"> </w:t>
            </w:r>
            <w:proofErr w:type="spellStart"/>
            <w:r w:rsidRPr="00DB25C4">
              <w:rPr>
                <w:rFonts w:cstheme="minorHAnsi"/>
              </w:rPr>
              <w:t>kelemahan</w:t>
            </w:r>
            <w:proofErr w:type="spellEnd"/>
            <w:r w:rsidRPr="00DB25C4">
              <w:rPr>
                <w:rFonts w:cstheme="minorHAnsi"/>
              </w:rPr>
              <w:t xml:space="preserve"> dan </w:t>
            </w:r>
            <w:proofErr w:type="spellStart"/>
            <w:r w:rsidRPr="00DB25C4">
              <w:rPr>
                <w:rFonts w:cstheme="minorHAnsi"/>
              </w:rPr>
              <w:t>kekuatan</w:t>
            </w:r>
            <w:proofErr w:type="spellEnd"/>
            <w:r w:rsidRPr="00DB25C4">
              <w:rPr>
                <w:rFonts w:cstheme="minorHAnsi"/>
              </w:rPr>
              <w:t xml:space="preserve"> </w:t>
            </w:r>
            <w:proofErr w:type="spellStart"/>
            <w:r w:rsidRPr="00DB25C4">
              <w:rPr>
                <w:rFonts w:cstheme="minorHAnsi"/>
              </w:rPr>
              <w:t>layanan</w:t>
            </w:r>
            <w:proofErr w:type="spellEnd"/>
            <w:r w:rsidRPr="00DB25C4">
              <w:rPr>
                <w:rFonts w:cstheme="minorHAnsi"/>
              </w:rPr>
              <w:t xml:space="preserve">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sehingga</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ditingkatkan</w:t>
            </w:r>
            <w:proofErr w:type="spellEnd"/>
            <w:r w:rsidRPr="00DB25C4">
              <w:rPr>
                <w:rFonts w:cstheme="minorHAnsi"/>
              </w:rPr>
              <w:t xml:space="preserve"> </w:t>
            </w:r>
            <w:proofErr w:type="spellStart"/>
            <w:r w:rsidRPr="00DB25C4">
              <w:rPr>
                <w:rFonts w:cstheme="minorHAnsi"/>
              </w:rPr>
              <w:t>kualitasnya</w:t>
            </w:r>
            <w:proofErr w:type="spellEnd"/>
          </w:p>
          <w:p w14:paraId="46E7B0AF" w14:textId="77777777" w:rsidR="0076297E" w:rsidRPr="00DB25C4" w:rsidRDefault="0076297E" w:rsidP="009F6099">
            <w:pPr>
              <w:pStyle w:val="ListParagraph"/>
              <w:numPr>
                <w:ilvl w:val="0"/>
                <w:numId w:val="126"/>
              </w:numPr>
              <w:spacing w:after="0" w:line="240" w:lineRule="auto"/>
              <w:rPr>
                <w:rFonts w:cstheme="minorHAnsi"/>
              </w:rPr>
            </w:pPr>
            <w:proofErr w:type="spellStart"/>
            <w:r w:rsidRPr="00DB25C4">
              <w:rPr>
                <w:rFonts w:cstheme="minorHAnsi"/>
              </w:rPr>
              <w:t>Menyediakan</w:t>
            </w:r>
            <w:proofErr w:type="spellEnd"/>
            <w:r w:rsidRPr="00DB25C4">
              <w:rPr>
                <w:rFonts w:cstheme="minorHAnsi"/>
              </w:rPr>
              <w:t xml:space="preserve"> </w:t>
            </w:r>
            <w:proofErr w:type="spellStart"/>
            <w:r w:rsidRPr="00DB25C4">
              <w:rPr>
                <w:rFonts w:cstheme="minorHAnsi"/>
              </w:rPr>
              <w:t>alternatif</w:t>
            </w:r>
            <w:proofErr w:type="spellEnd"/>
            <w:r w:rsidRPr="00DB25C4">
              <w:rPr>
                <w:rFonts w:cstheme="minorHAnsi"/>
              </w:rPr>
              <w:t xml:space="preserve"> </w:t>
            </w:r>
            <w:proofErr w:type="spellStart"/>
            <w:r w:rsidRPr="00DB25C4">
              <w:rPr>
                <w:rFonts w:cstheme="minorHAnsi"/>
              </w:rPr>
              <w:t>layanan</w:t>
            </w:r>
            <w:proofErr w:type="spellEnd"/>
            <w:r w:rsidRPr="00DB25C4">
              <w:rPr>
                <w:rFonts w:cstheme="minorHAnsi"/>
              </w:rPr>
              <w:t xml:space="preserve"> daring dan luring yang </w:t>
            </w:r>
            <w:proofErr w:type="spellStart"/>
            <w:r w:rsidRPr="00DB25C4">
              <w:rPr>
                <w:rFonts w:cstheme="minorHAnsi"/>
              </w:rPr>
              <w:t>fleksibel</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mengakomodasi</w:t>
            </w:r>
            <w:proofErr w:type="spellEnd"/>
            <w:r w:rsidRPr="00DB25C4">
              <w:rPr>
                <w:rFonts w:cstheme="minorHAnsi"/>
              </w:rPr>
              <w:t xml:space="preserve"> </w:t>
            </w:r>
            <w:proofErr w:type="spellStart"/>
            <w:r w:rsidRPr="00DB25C4">
              <w:rPr>
                <w:rFonts w:cstheme="minorHAnsi"/>
              </w:rPr>
              <w:t>kesibukan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dan </w:t>
            </w:r>
            <w:proofErr w:type="spellStart"/>
            <w:r w:rsidRPr="00DB25C4">
              <w:rPr>
                <w:rFonts w:cstheme="minorHAnsi"/>
              </w:rPr>
              <w:t>dosen</w:t>
            </w:r>
            <w:proofErr w:type="spellEnd"/>
          </w:p>
        </w:tc>
      </w:tr>
      <w:tr w:rsidR="0076297E" w:rsidRPr="00DB25C4" w14:paraId="2605176B" w14:textId="77777777" w:rsidTr="00CD4E67">
        <w:trPr>
          <w:trHeight w:val="300"/>
        </w:trPr>
        <w:tc>
          <w:tcPr>
            <w:tcW w:w="521" w:type="dxa"/>
            <w:tcBorders>
              <w:top w:val="single" w:sz="8" w:space="0" w:color="auto"/>
              <w:left w:val="single" w:sz="8" w:space="0" w:color="auto"/>
              <w:bottom w:val="single" w:sz="8" w:space="0" w:color="auto"/>
              <w:right w:val="single" w:sz="8" w:space="0" w:color="auto"/>
            </w:tcBorders>
            <w:tcMar>
              <w:left w:w="108" w:type="dxa"/>
              <w:right w:w="108" w:type="dxa"/>
            </w:tcMar>
          </w:tcPr>
          <w:p w14:paraId="50D9AA12" w14:textId="77777777" w:rsidR="0076297E" w:rsidRPr="00DB25C4" w:rsidRDefault="0076297E"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2</w:t>
            </w:r>
          </w:p>
        </w:tc>
        <w:tc>
          <w:tcPr>
            <w:tcW w:w="1910" w:type="dxa"/>
            <w:tcBorders>
              <w:top w:val="single" w:sz="8" w:space="0" w:color="auto"/>
              <w:left w:val="single" w:sz="8" w:space="0" w:color="auto"/>
              <w:bottom w:val="single" w:sz="8" w:space="0" w:color="auto"/>
              <w:right w:val="single" w:sz="8" w:space="0" w:color="auto"/>
            </w:tcBorders>
            <w:tcMar>
              <w:left w:w="108" w:type="dxa"/>
              <w:right w:w="108" w:type="dxa"/>
            </w:tcMar>
          </w:tcPr>
          <w:p w14:paraId="495E611C" w14:textId="77777777" w:rsidR="0076297E" w:rsidRPr="00DB25C4" w:rsidRDefault="0076297E" w:rsidP="00687314">
            <w:pPr>
              <w:spacing w:after="0" w:line="240" w:lineRule="auto"/>
              <w:rPr>
                <w:rFonts w:eastAsia="Calibri" w:cstheme="minorHAnsi"/>
              </w:rPr>
            </w:pPr>
            <w:proofErr w:type="spellStart"/>
            <w:r w:rsidRPr="00DB25C4">
              <w:rPr>
                <w:rFonts w:eastAsia="Calibri" w:cstheme="minorHAnsi"/>
              </w:rPr>
              <w:t>Layanan</w:t>
            </w:r>
            <w:proofErr w:type="spellEnd"/>
            <w:r w:rsidRPr="00DB25C4">
              <w:rPr>
                <w:rFonts w:eastAsia="Calibri" w:cstheme="minorHAnsi"/>
              </w:rPr>
              <w:t xml:space="preserve"> </w:t>
            </w:r>
            <w:proofErr w:type="spellStart"/>
            <w:r w:rsidRPr="00DB25C4">
              <w:rPr>
                <w:rFonts w:eastAsia="Calibri" w:cstheme="minorHAnsi"/>
              </w:rPr>
              <w:t>pembimbingan</w:t>
            </w:r>
            <w:proofErr w:type="spellEnd"/>
            <w:r w:rsidRPr="00DB25C4">
              <w:rPr>
                <w:rFonts w:eastAsia="Calibri" w:cstheme="minorHAnsi"/>
              </w:rPr>
              <w:t xml:space="preserve"> </w:t>
            </w:r>
            <w:proofErr w:type="spellStart"/>
            <w:r w:rsidRPr="00DB25C4">
              <w:rPr>
                <w:rFonts w:eastAsia="Calibri" w:cstheme="minorHAnsi"/>
              </w:rPr>
              <w:t>magang</w:t>
            </w:r>
            <w:proofErr w:type="spellEnd"/>
            <w:r w:rsidRPr="00DB25C4">
              <w:rPr>
                <w:rFonts w:eastAsia="Calibri" w:cstheme="minorHAnsi"/>
              </w:rPr>
              <w:t xml:space="preserve"> </w:t>
            </w:r>
            <w:proofErr w:type="spellStart"/>
            <w:r w:rsidRPr="00DB25C4">
              <w:rPr>
                <w:rFonts w:eastAsia="Calibri" w:cstheme="minorHAnsi"/>
              </w:rPr>
              <w:t>kependidikan</w:t>
            </w:r>
            <w:proofErr w:type="spellEnd"/>
          </w:p>
        </w:tc>
        <w:tc>
          <w:tcPr>
            <w:tcW w:w="6584" w:type="dxa"/>
            <w:tcBorders>
              <w:top w:val="single" w:sz="8" w:space="0" w:color="auto"/>
              <w:left w:val="single" w:sz="8" w:space="0" w:color="auto"/>
              <w:bottom w:val="single" w:sz="8" w:space="0" w:color="auto"/>
              <w:right w:val="single" w:sz="8" w:space="0" w:color="auto"/>
            </w:tcBorders>
            <w:tcMar>
              <w:left w:w="108" w:type="dxa"/>
              <w:right w:w="108" w:type="dxa"/>
            </w:tcMar>
          </w:tcPr>
          <w:p w14:paraId="44C05094" w14:textId="77777777" w:rsidR="0076297E" w:rsidRPr="00DB25C4" w:rsidRDefault="0076297E" w:rsidP="009F6099">
            <w:pPr>
              <w:pStyle w:val="ListParagraph"/>
              <w:numPr>
                <w:ilvl w:val="0"/>
                <w:numId w:val="126"/>
              </w:numPr>
              <w:spacing w:after="0" w:line="240" w:lineRule="auto"/>
              <w:rPr>
                <w:rFonts w:cstheme="minorHAnsi"/>
              </w:rPr>
            </w:pP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pembimbing</w:t>
            </w:r>
            <w:proofErr w:type="spellEnd"/>
            <w:r w:rsidRPr="00DB25C4">
              <w:rPr>
                <w:rFonts w:cstheme="minorHAnsi"/>
              </w:rPr>
              <w:t xml:space="preserve"> </w:t>
            </w:r>
            <w:proofErr w:type="spellStart"/>
            <w:r w:rsidRPr="00DB25C4">
              <w:rPr>
                <w:rFonts w:cstheme="minorHAnsi"/>
              </w:rPr>
              <w:t>magang</w:t>
            </w:r>
            <w:proofErr w:type="spellEnd"/>
            <w:r w:rsidRPr="00DB25C4">
              <w:rPr>
                <w:rFonts w:cstheme="minorHAnsi"/>
              </w:rPr>
              <w:t xml:space="preserve"> agar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memberikan</w:t>
            </w:r>
            <w:proofErr w:type="spellEnd"/>
            <w:r w:rsidRPr="00DB25C4">
              <w:rPr>
                <w:rFonts w:cstheme="minorHAnsi"/>
              </w:rPr>
              <w:t xml:space="preserve"> </w:t>
            </w:r>
            <w:proofErr w:type="spellStart"/>
            <w:r w:rsidRPr="00DB25C4">
              <w:rPr>
                <w:rFonts w:cstheme="minorHAnsi"/>
              </w:rPr>
              <w:t>layanan</w:t>
            </w:r>
            <w:proofErr w:type="spellEnd"/>
            <w:r w:rsidRPr="00DB25C4">
              <w:rPr>
                <w:rFonts w:cstheme="minorHAnsi"/>
              </w:rPr>
              <w:t xml:space="preserve"> yang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banyak</w:t>
            </w:r>
            <w:proofErr w:type="spellEnd"/>
            <w:r w:rsidRPr="00DB25C4">
              <w:rPr>
                <w:rFonts w:cstheme="minorHAnsi"/>
              </w:rPr>
              <w:t xml:space="preserve"> dan </w:t>
            </w:r>
            <w:proofErr w:type="spellStart"/>
            <w:r w:rsidRPr="00DB25C4">
              <w:rPr>
                <w:rFonts w:cstheme="minorHAnsi"/>
              </w:rPr>
              <w:t>berkualitas</w:t>
            </w:r>
            <w:proofErr w:type="spellEnd"/>
          </w:p>
          <w:p w14:paraId="20E01CB4" w14:textId="77777777" w:rsidR="0076297E" w:rsidRPr="00DB25C4" w:rsidRDefault="0076297E" w:rsidP="009F6099">
            <w:pPr>
              <w:pStyle w:val="ListParagraph"/>
              <w:numPr>
                <w:ilvl w:val="0"/>
                <w:numId w:val="126"/>
              </w:numPr>
              <w:spacing w:after="0" w:line="240" w:lineRule="auto"/>
              <w:rPr>
                <w:rFonts w:cstheme="minorHAnsi"/>
              </w:rPr>
            </w:pPr>
            <w:proofErr w:type="spellStart"/>
            <w:r w:rsidRPr="00DB25C4">
              <w:rPr>
                <w:rFonts w:cstheme="minorHAnsi"/>
              </w:rPr>
              <w:t>Melakukan</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terhadap</w:t>
            </w:r>
            <w:proofErr w:type="spellEnd"/>
            <w:r w:rsidRPr="00DB25C4">
              <w:rPr>
                <w:rFonts w:cstheme="minorHAnsi"/>
              </w:rPr>
              <w:t xml:space="preserve"> </w:t>
            </w:r>
            <w:proofErr w:type="spellStart"/>
            <w:r w:rsidRPr="00DB25C4">
              <w:rPr>
                <w:rFonts w:cstheme="minorHAnsi"/>
              </w:rPr>
              <w:t>keberhasilan</w:t>
            </w:r>
            <w:proofErr w:type="spellEnd"/>
            <w:r w:rsidRPr="00DB25C4">
              <w:rPr>
                <w:rFonts w:cstheme="minorHAnsi"/>
              </w:rPr>
              <w:t xml:space="preserve"> </w:t>
            </w:r>
            <w:proofErr w:type="spellStart"/>
            <w:r w:rsidRPr="00DB25C4">
              <w:rPr>
                <w:rFonts w:cstheme="minorHAnsi"/>
              </w:rPr>
              <w:t>pembimbingan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mengetahui</w:t>
            </w:r>
            <w:proofErr w:type="spellEnd"/>
            <w:r w:rsidRPr="00DB25C4">
              <w:rPr>
                <w:rFonts w:cstheme="minorHAnsi"/>
              </w:rPr>
              <w:t xml:space="preserve"> </w:t>
            </w:r>
            <w:proofErr w:type="spellStart"/>
            <w:r w:rsidRPr="00DB25C4">
              <w:rPr>
                <w:rFonts w:cstheme="minorHAnsi"/>
              </w:rPr>
              <w:t>kelemahan</w:t>
            </w:r>
            <w:proofErr w:type="spellEnd"/>
            <w:r w:rsidRPr="00DB25C4">
              <w:rPr>
                <w:rFonts w:cstheme="minorHAnsi"/>
              </w:rPr>
              <w:t xml:space="preserve"> dan </w:t>
            </w:r>
            <w:proofErr w:type="spellStart"/>
            <w:r w:rsidRPr="00DB25C4">
              <w:rPr>
                <w:rFonts w:cstheme="minorHAnsi"/>
              </w:rPr>
              <w:t>kekuatan</w:t>
            </w:r>
            <w:proofErr w:type="spellEnd"/>
            <w:r w:rsidRPr="00DB25C4">
              <w:rPr>
                <w:rFonts w:cstheme="minorHAnsi"/>
              </w:rPr>
              <w:t xml:space="preserve"> </w:t>
            </w:r>
            <w:proofErr w:type="spellStart"/>
            <w:r w:rsidRPr="00DB25C4">
              <w:rPr>
                <w:rFonts w:cstheme="minorHAnsi"/>
              </w:rPr>
              <w:t>layanan</w:t>
            </w:r>
            <w:proofErr w:type="spellEnd"/>
            <w:r w:rsidRPr="00DB25C4">
              <w:rPr>
                <w:rFonts w:cstheme="minorHAnsi"/>
              </w:rPr>
              <w:t xml:space="preserve">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sehingga</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ditingkatkan</w:t>
            </w:r>
            <w:proofErr w:type="spellEnd"/>
            <w:r w:rsidRPr="00DB25C4">
              <w:rPr>
                <w:rFonts w:cstheme="minorHAnsi"/>
              </w:rPr>
              <w:t xml:space="preserve"> </w:t>
            </w:r>
            <w:proofErr w:type="spellStart"/>
            <w:r w:rsidRPr="00DB25C4">
              <w:rPr>
                <w:rFonts w:cstheme="minorHAnsi"/>
              </w:rPr>
              <w:t>kualitasnya</w:t>
            </w:r>
            <w:proofErr w:type="spellEnd"/>
          </w:p>
          <w:p w14:paraId="50B9DE30" w14:textId="77777777" w:rsidR="0076297E" w:rsidRPr="00DB25C4" w:rsidRDefault="0076297E" w:rsidP="009F6099">
            <w:pPr>
              <w:pStyle w:val="ListParagraph"/>
              <w:numPr>
                <w:ilvl w:val="0"/>
                <w:numId w:val="126"/>
              </w:numPr>
              <w:spacing w:after="0" w:line="240" w:lineRule="auto"/>
              <w:rPr>
                <w:rFonts w:cstheme="minorHAnsi"/>
              </w:rPr>
            </w:pPr>
            <w:proofErr w:type="spellStart"/>
            <w:r w:rsidRPr="00DB25C4">
              <w:rPr>
                <w:rFonts w:cstheme="minorHAnsi"/>
              </w:rPr>
              <w:t>Membuat</w:t>
            </w:r>
            <w:proofErr w:type="spellEnd"/>
            <w:r w:rsidRPr="00DB25C4">
              <w:rPr>
                <w:rFonts w:cstheme="minorHAnsi"/>
              </w:rPr>
              <w:t xml:space="preserve"> </w:t>
            </w:r>
            <w:proofErr w:type="spellStart"/>
            <w:r w:rsidRPr="00DB25C4">
              <w:rPr>
                <w:rFonts w:cstheme="minorHAnsi"/>
              </w:rPr>
              <w:t>kerjasama</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lembaga</w:t>
            </w:r>
            <w:proofErr w:type="spellEnd"/>
            <w:r w:rsidRPr="00DB25C4">
              <w:rPr>
                <w:rFonts w:cstheme="minorHAnsi"/>
              </w:rPr>
              <w:t xml:space="preserve">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instansi</w:t>
            </w:r>
            <w:proofErr w:type="spellEnd"/>
            <w:r w:rsidRPr="00DB25C4">
              <w:rPr>
                <w:rFonts w:cstheme="minorHAnsi"/>
              </w:rPr>
              <w:t xml:space="preserve"> </w:t>
            </w:r>
            <w:proofErr w:type="spellStart"/>
            <w:r w:rsidRPr="00DB25C4">
              <w:rPr>
                <w:rFonts w:cstheme="minorHAnsi"/>
              </w:rPr>
              <w:t>terkait</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memperoleh</w:t>
            </w:r>
            <w:proofErr w:type="spellEnd"/>
            <w:r w:rsidRPr="00DB25C4">
              <w:rPr>
                <w:rFonts w:cstheme="minorHAnsi"/>
              </w:rPr>
              <w:t xml:space="preserve"> </w:t>
            </w:r>
            <w:proofErr w:type="spellStart"/>
            <w:r w:rsidRPr="00DB25C4">
              <w:rPr>
                <w:rFonts w:cstheme="minorHAnsi"/>
              </w:rPr>
              <w:t>tempat</w:t>
            </w:r>
            <w:proofErr w:type="spellEnd"/>
            <w:r w:rsidRPr="00DB25C4">
              <w:rPr>
                <w:rFonts w:cstheme="minorHAnsi"/>
              </w:rPr>
              <w:t xml:space="preserve"> </w:t>
            </w:r>
            <w:proofErr w:type="spellStart"/>
            <w:r w:rsidRPr="00DB25C4">
              <w:rPr>
                <w:rFonts w:cstheme="minorHAnsi"/>
              </w:rPr>
              <w:t>magang</w:t>
            </w:r>
            <w:proofErr w:type="spellEnd"/>
            <w:r w:rsidRPr="00DB25C4">
              <w:rPr>
                <w:rFonts w:cstheme="minorHAnsi"/>
              </w:rPr>
              <w:t xml:space="preserve"> yang </w:t>
            </w:r>
            <w:proofErr w:type="spellStart"/>
            <w:r w:rsidRPr="00DB25C4">
              <w:rPr>
                <w:rFonts w:cstheme="minorHAnsi"/>
              </w:rPr>
              <w:t>cocok</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kebutuhan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dan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mengurangi</w:t>
            </w:r>
            <w:proofErr w:type="spellEnd"/>
            <w:r w:rsidRPr="00DB25C4">
              <w:rPr>
                <w:rFonts w:cstheme="minorHAnsi"/>
              </w:rPr>
              <w:t xml:space="preserve"> </w:t>
            </w:r>
            <w:proofErr w:type="spellStart"/>
            <w:r w:rsidRPr="00DB25C4">
              <w:rPr>
                <w:rFonts w:cstheme="minorHAnsi"/>
              </w:rPr>
              <w:t>kesulitan</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mencari</w:t>
            </w:r>
            <w:proofErr w:type="spellEnd"/>
            <w:r w:rsidRPr="00DB25C4">
              <w:rPr>
                <w:rFonts w:cstheme="minorHAnsi"/>
              </w:rPr>
              <w:t xml:space="preserve"> </w:t>
            </w:r>
            <w:proofErr w:type="spellStart"/>
            <w:r w:rsidRPr="00DB25C4">
              <w:rPr>
                <w:rFonts w:cstheme="minorHAnsi"/>
              </w:rPr>
              <w:t>tempat</w:t>
            </w:r>
            <w:proofErr w:type="spellEnd"/>
            <w:r w:rsidRPr="00DB25C4">
              <w:rPr>
                <w:rFonts w:cstheme="minorHAnsi"/>
              </w:rPr>
              <w:t xml:space="preserve"> </w:t>
            </w:r>
            <w:proofErr w:type="spellStart"/>
            <w:r w:rsidRPr="00DB25C4">
              <w:rPr>
                <w:rFonts w:cstheme="minorHAnsi"/>
              </w:rPr>
              <w:t>magang</w:t>
            </w:r>
            <w:proofErr w:type="spellEnd"/>
            <w:r w:rsidRPr="00DB25C4">
              <w:rPr>
                <w:rFonts w:cstheme="minorHAnsi"/>
              </w:rPr>
              <w:t>.</w:t>
            </w:r>
          </w:p>
          <w:p w14:paraId="058DA524" w14:textId="77777777" w:rsidR="0076297E" w:rsidRPr="00DB25C4" w:rsidRDefault="0076297E" w:rsidP="009F6099">
            <w:pPr>
              <w:pStyle w:val="ListParagraph"/>
              <w:numPr>
                <w:ilvl w:val="0"/>
                <w:numId w:val="126"/>
              </w:numPr>
              <w:spacing w:after="0" w:line="240" w:lineRule="auto"/>
              <w:rPr>
                <w:rFonts w:cstheme="minorHAnsi"/>
              </w:rPr>
            </w:pPr>
            <w:proofErr w:type="spellStart"/>
            <w:r w:rsidRPr="00DB25C4">
              <w:rPr>
                <w:rFonts w:cstheme="minorHAnsi"/>
              </w:rPr>
              <w:t>Memberikan</w:t>
            </w:r>
            <w:proofErr w:type="spellEnd"/>
            <w:r w:rsidRPr="00DB25C4">
              <w:rPr>
                <w:rFonts w:cstheme="minorHAnsi"/>
              </w:rPr>
              <w:t xml:space="preserve"> </w:t>
            </w:r>
            <w:proofErr w:type="spellStart"/>
            <w:r w:rsidRPr="00DB25C4">
              <w:rPr>
                <w:rFonts w:cstheme="minorHAnsi"/>
              </w:rPr>
              <w:t>alternatif</w:t>
            </w:r>
            <w:proofErr w:type="spellEnd"/>
            <w:r w:rsidRPr="00DB25C4">
              <w:rPr>
                <w:rFonts w:cstheme="minorHAnsi"/>
              </w:rPr>
              <w:t xml:space="preserve"> </w:t>
            </w: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magang</w:t>
            </w:r>
            <w:proofErr w:type="spellEnd"/>
            <w:r w:rsidRPr="00DB25C4">
              <w:rPr>
                <w:rFonts w:cstheme="minorHAnsi"/>
              </w:rPr>
              <w:t xml:space="preserve"> yang </w:t>
            </w:r>
            <w:proofErr w:type="spellStart"/>
            <w:r w:rsidRPr="00DB25C4">
              <w:rPr>
                <w:rFonts w:cstheme="minorHAnsi"/>
              </w:rPr>
              <w:t>fleksibel</w:t>
            </w:r>
            <w:proofErr w:type="spellEnd"/>
            <w:r w:rsidRPr="00DB25C4">
              <w:rPr>
                <w:rFonts w:cstheme="minorHAnsi"/>
              </w:rPr>
              <w:t xml:space="preserve">, </w:t>
            </w:r>
            <w:proofErr w:type="spellStart"/>
            <w:r w:rsidRPr="00DB25C4">
              <w:rPr>
                <w:rFonts w:cstheme="minorHAnsi"/>
              </w:rPr>
              <w:t>seperti</w:t>
            </w:r>
            <w:proofErr w:type="spellEnd"/>
            <w:r w:rsidRPr="00DB25C4">
              <w:rPr>
                <w:rFonts w:cstheme="minorHAnsi"/>
              </w:rPr>
              <w:t xml:space="preserve"> </w:t>
            </w:r>
            <w:proofErr w:type="spellStart"/>
            <w:r w:rsidRPr="00DB25C4">
              <w:rPr>
                <w:rFonts w:cstheme="minorHAnsi"/>
              </w:rPr>
              <w:t>magang</w:t>
            </w:r>
            <w:proofErr w:type="spellEnd"/>
            <w:r w:rsidRPr="00DB25C4">
              <w:rPr>
                <w:rFonts w:cstheme="minorHAnsi"/>
              </w:rPr>
              <w:t xml:space="preserve"> </w:t>
            </w:r>
            <w:proofErr w:type="spellStart"/>
            <w:r w:rsidRPr="00DB25C4">
              <w:rPr>
                <w:rFonts w:cstheme="minorHAnsi"/>
              </w:rPr>
              <w:t>paruh</w:t>
            </w:r>
            <w:proofErr w:type="spellEnd"/>
            <w:r w:rsidRPr="00DB25C4">
              <w:rPr>
                <w:rFonts w:cstheme="minorHAnsi"/>
              </w:rPr>
              <w:t xml:space="preserve"> </w:t>
            </w:r>
            <w:proofErr w:type="spellStart"/>
            <w:r w:rsidRPr="00DB25C4">
              <w:rPr>
                <w:rFonts w:cstheme="minorHAnsi"/>
              </w:rPr>
              <w:t>waktu</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mengakomodasi</w:t>
            </w:r>
            <w:proofErr w:type="spellEnd"/>
            <w:r w:rsidRPr="00DB25C4">
              <w:rPr>
                <w:rFonts w:cstheme="minorHAnsi"/>
              </w:rPr>
              <w:t xml:space="preserve"> </w:t>
            </w:r>
            <w:proofErr w:type="spellStart"/>
            <w:r w:rsidRPr="00DB25C4">
              <w:rPr>
                <w:rFonts w:cstheme="minorHAnsi"/>
              </w:rPr>
              <w:t>kesibukan</w:t>
            </w:r>
            <w:proofErr w:type="spellEnd"/>
            <w:r w:rsidRPr="00DB25C4">
              <w:rPr>
                <w:rFonts w:cstheme="minorHAnsi"/>
              </w:rPr>
              <w:t xml:space="preserve"> </w:t>
            </w:r>
            <w:proofErr w:type="spellStart"/>
            <w:r w:rsidRPr="00DB25C4">
              <w:rPr>
                <w:rFonts w:cstheme="minorHAnsi"/>
              </w:rPr>
              <w:t>mahasiswa</w:t>
            </w:r>
            <w:proofErr w:type="spellEnd"/>
          </w:p>
        </w:tc>
      </w:tr>
      <w:tr w:rsidR="0076297E" w:rsidRPr="00DB25C4" w14:paraId="79227D72" w14:textId="77777777" w:rsidTr="00CD4E67">
        <w:trPr>
          <w:trHeight w:val="300"/>
        </w:trPr>
        <w:tc>
          <w:tcPr>
            <w:tcW w:w="521" w:type="dxa"/>
            <w:tcBorders>
              <w:top w:val="single" w:sz="8" w:space="0" w:color="auto"/>
              <w:left w:val="single" w:sz="8" w:space="0" w:color="auto"/>
              <w:bottom w:val="single" w:sz="8" w:space="0" w:color="auto"/>
              <w:right w:val="single" w:sz="8" w:space="0" w:color="auto"/>
            </w:tcBorders>
            <w:tcMar>
              <w:left w:w="108" w:type="dxa"/>
              <w:right w:w="108" w:type="dxa"/>
            </w:tcMar>
          </w:tcPr>
          <w:p w14:paraId="2C602656" w14:textId="77777777" w:rsidR="0076297E" w:rsidRPr="00DB25C4" w:rsidRDefault="0076297E" w:rsidP="00687314">
            <w:pPr>
              <w:spacing w:after="0" w:line="240" w:lineRule="auto"/>
              <w:rPr>
                <w:rFonts w:eastAsia="Calibri" w:cstheme="minorHAnsi"/>
                <w:color w:val="000000" w:themeColor="text1"/>
              </w:rPr>
            </w:pPr>
            <w:r w:rsidRPr="00DB25C4">
              <w:rPr>
                <w:rFonts w:eastAsia="Calibri" w:cstheme="minorHAnsi"/>
                <w:color w:val="000000" w:themeColor="text1"/>
                <w:lang w:val="en-ID"/>
              </w:rPr>
              <w:t>3</w:t>
            </w:r>
          </w:p>
        </w:tc>
        <w:tc>
          <w:tcPr>
            <w:tcW w:w="1910" w:type="dxa"/>
            <w:tcBorders>
              <w:top w:val="single" w:sz="8" w:space="0" w:color="auto"/>
              <w:left w:val="single" w:sz="8" w:space="0" w:color="auto"/>
              <w:bottom w:val="single" w:sz="8" w:space="0" w:color="auto"/>
              <w:right w:val="single" w:sz="8" w:space="0" w:color="auto"/>
            </w:tcBorders>
            <w:tcMar>
              <w:left w:w="108" w:type="dxa"/>
              <w:right w:w="108" w:type="dxa"/>
            </w:tcMar>
          </w:tcPr>
          <w:p w14:paraId="7FAB6923" w14:textId="77777777" w:rsidR="0076297E" w:rsidRPr="00DB25C4" w:rsidRDefault="0076297E" w:rsidP="00687314">
            <w:pPr>
              <w:spacing w:after="0" w:line="240" w:lineRule="auto"/>
              <w:rPr>
                <w:rFonts w:eastAsia="Calibri" w:cstheme="minorHAnsi"/>
              </w:rPr>
            </w:pPr>
            <w:proofErr w:type="spellStart"/>
            <w:r w:rsidRPr="00DB25C4">
              <w:rPr>
                <w:rFonts w:eastAsia="Calibri" w:cstheme="minorHAnsi"/>
              </w:rPr>
              <w:t>Mengatasi</w:t>
            </w:r>
            <w:proofErr w:type="spellEnd"/>
            <w:r w:rsidRPr="00DB25C4">
              <w:rPr>
                <w:rFonts w:eastAsia="Calibri" w:cstheme="minorHAnsi"/>
              </w:rPr>
              <w:t xml:space="preserve"> </w:t>
            </w:r>
            <w:proofErr w:type="spellStart"/>
            <w:r w:rsidRPr="00DB25C4">
              <w:rPr>
                <w:rFonts w:eastAsia="Calibri" w:cstheme="minorHAnsi"/>
              </w:rPr>
              <w:t>ancaman</w:t>
            </w:r>
            <w:proofErr w:type="spellEnd"/>
            <w:r w:rsidRPr="00DB25C4">
              <w:rPr>
                <w:rFonts w:eastAsia="Calibri" w:cstheme="minorHAnsi"/>
              </w:rPr>
              <w:t xml:space="preserve"> yang </w:t>
            </w:r>
            <w:proofErr w:type="spellStart"/>
            <w:r w:rsidRPr="00DB25C4">
              <w:rPr>
                <w:rFonts w:eastAsia="Calibri" w:cstheme="minorHAnsi"/>
              </w:rPr>
              <w:t>mungkin</w:t>
            </w:r>
            <w:proofErr w:type="spellEnd"/>
            <w:r w:rsidRPr="00DB25C4">
              <w:rPr>
                <w:rFonts w:eastAsia="Calibri" w:cstheme="minorHAnsi"/>
              </w:rPr>
              <w:t xml:space="preserve"> </w:t>
            </w:r>
            <w:proofErr w:type="spellStart"/>
            <w:r w:rsidRPr="00DB25C4">
              <w:rPr>
                <w:rFonts w:eastAsia="Calibri" w:cstheme="minorHAnsi"/>
              </w:rPr>
              <w:t>terjadi</w:t>
            </w:r>
            <w:proofErr w:type="spellEnd"/>
            <w:r w:rsidRPr="00DB25C4">
              <w:rPr>
                <w:rFonts w:eastAsia="Calibri" w:cstheme="minorHAnsi"/>
              </w:rPr>
              <w:t xml:space="preserve">, </w:t>
            </w:r>
            <w:proofErr w:type="spellStart"/>
            <w:r w:rsidRPr="00DB25C4">
              <w:rPr>
                <w:rFonts w:eastAsia="Calibri" w:cstheme="minorHAnsi"/>
              </w:rPr>
              <w:t>seperti</w:t>
            </w:r>
            <w:proofErr w:type="spellEnd"/>
            <w:r w:rsidRPr="00DB25C4">
              <w:rPr>
                <w:rFonts w:eastAsia="Calibri" w:cstheme="minorHAnsi"/>
              </w:rPr>
              <w:t xml:space="preserve"> </w:t>
            </w:r>
            <w:proofErr w:type="spellStart"/>
            <w:r w:rsidRPr="00DB25C4">
              <w:rPr>
                <w:rFonts w:eastAsia="Calibri" w:cstheme="minorHAnsi"/>
              </w:rPr>
              <w:t>keterbatasan</w:t>
            </w:r>
            <w:proofErr w:type="spellEnd"/>
            <w:r w:rsidRPr="00DB25C4">
              <w:rPr>
                <w:rFonts w:eastAsia="Calibri" w:cstheme="minorHAnsi"/>
              </w:rPr>
              <w:t xml:space="preserve"> </w:t>
            </w:r>
            <w:proofErr w:type="spellStart"/>
            <w:r w:rsidRPr="00DB25C4">
              <w:rPr>
                <w:rFonts w:eastAsia="Calibri" w:cstheme="minorHAnsi"/>
              </w:rPr>
              <w:t>waktu</w:t>
            </w:r>
            <w:proofErr w:type="spellEnd"/>
            <w:r w:rsidRPr="00DB25C4">
              <w:rPr>
                <w:rFonts w:eastAsia="Calibri" w:cstheme="minorHAnsi"/>
              </w:rPr>
              <w:t xml:space="preserve"> dan </w:t>
            </w:r>
            <w:proofErr w:type="spellStart"/>
            <w:r w:rsidRPr="00DB25C4">
              <w:rPr>
                <w:rFonts w:eastAsia="Calibri" w:cstheme="minorHAnsi"/>
              </w:rPr>
              <w:t>jadwal</w:t>
            </w:r>
            <w:proofErr w:type="spellEnd"/>
            <w:r w:rsidRPr="00DB25C4">
              <w:rPr>
                <w:rFonts w:eastAsia="Calibri" w:cstheme="minorHAnsi"/>
              </w:rPr>
              <w:t xml:space="preserve"> yang </w:t>
            </w:r>
            <w:proofErr w:type="spellStart"/>
            <w:r w:rsidRPr="00DB25C4">
              <w:rPr>
                <w:rFonts w:eastAsia="Calibri" w:cstheme="minorHAnsi"/>
              </w:rPr>
              <w:t>tidak</w:t>
            </w:r>
            <w:proofErr w:type="spellEnd"/>
            <w:r w:rsidRPr="00DB25C4">
              <w:rPr>
                <w:rFonts w:eastAsia="Calibri" w:cstheme="minorHAnsi"/>
              </w:rPr>
              <w:t xml:space="preserve"> </w:t>
            </w:r>
            <w:proofErr w:type="spellStart"/>
            <w:r w:rsidRPr="00DB25C4">
              <w:rPr>
                <w:rFonts w:eastAsia="Calibri" w:cstheme="minorHAnsi"/>
              </w:rPr>
              <w:t>sesuai</w:t>
            </w:r>
            <w:proofErr w:type="spellEnd"/>
            <w:r w:rsidRPr="00DB25C4">
              <w:rPr>
                <w:rFonts w:eastAsia="Calibri" w:cstheme="minorHAnsi"/>
              </w:rPr>
              <w:t xml:space="preserve"> </w:t>
            </w:r>
            <w:proofErr w:type="spellStart"/>
            <w:r w:rsidRPr="00DB25C4">
              <w:rPr>
                <w:rFonts w:eastAsia="Calibri" w:cstheme="minorHAnsi"/>
              </w:rPr>
              <w:t>antara</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dan </w:t>
            </w:r>
            <w:proofErr w:type="spellStart"/>
            <w:r w:rsidRPr="00DB25C4">
              <w:rPr>
                <w:rFonts w:eastAsia="Calibri" w:cstheme="minorHAnsi"/>
              </w:rPr>
              <w:t>mahasiswa</w:t>
            </w:r>
            <w:proofErr w:type="spellEnd"/>
            <w:r w:rsidRPr="00DB25C4">
              <w:rPr>
                <w:rFonts w:eastAsia="Calibri" w:cstheme="minorHAnsi"/>
              </w:rPr>
              <w:t xml:space="preserve"> </w:t>
            </w:r>
            <w:proofErr w:type="spellStart"/>
            <w:r w:rsidRPr="00DB25C4">
              <w:rPr>
                <w:rFonts w:eastAsia="Calibri" w:cstheme="minorHAnsi"/>
              </w:rPr>
              <w:t>dengan</w:t>
            </w:r>
            <w:proofErr w:type="spellEnd"/>
          </w:p>
        </w:tc>
        <w:tc>
          <w:tcPr>
            <w:tcW w:w="6584" w:type="dxa"/>
            <w:tcBorders>
              <w:top w:val="single" w:sz="8" w:space="0" w:color="auto"/>
              <w:left w:val="single" w:sz="8" w:space="0" w:color="auto"/>
              <w:bottom w:val="single" w:sz="8" w:space="0" w:color="auto"/>
              <w:right w:val="single" w:sz="8" w:space="0" w:color="auto"/>
            </w:tcBorders>
            <w:tcMar>
              <w:left w:w="108" w:type="dxa"/>
              <w:right w:w="108" w:type="dxa"/>
            </w:tcMar>
          </w:tcPr>
          <w:p w14:paraId="6DED50E2" w14:textId="77777777" w:rsidR="0076297E" w:rsidRPr="00DB25C4" w:rsidRDefault="0076297E" w:rsidP="009F6099">
            <w:pPr>
              <w:pStyle w:val="ListParagraph"/>
              <w:numPr>
                <w:ilvl w:val="0"/>
                <w:numId w:val="126"/>
              </w:numPr>
              <w:spacing w:after="0" w:line="240" w:lineRule="auto"/>
              <w:rPr>
                <w:rFonts w:cstheme="minorHAnsi"/>
              </w:rPr>
            </w:pPr>
            <w:proofErr w:type="spellStart"/>
            <w:r w:rsidRPr="00DB25C4">
              <w:rPr>
                <w:rFonts w:cstheme="minorHAnsi"/>
              </w:rPr>
              <w:t>Membuat</w:t>
            </w:r>
            <w:proofErr w:type="spellEnd"/>
            <w:r w:rsidRPr="00DB25C4">
              <w:rPr>
                <w:rFonts w:cstheme="minorHAnsi"/>
              </w:rPr>
              <w:t xml:space="preserve"> </w:t>
            </w:r>
            <w:proofErr w:type="spellStart"/>
            <w:r w:rsidRPr="00DB25C4">
              <w:rPr>
                <w:rFonts w:cstheme="minorHAnsi"/>
              </w:rPr>
              <w:t>jadwal</w:t>
            </w:r>
            <w:proofErr w:type="spellEnd"/>
            <w:r w:rsidRPr="00DB25C4">
              <w:rPr>
                <w:rFonts w:cstheme="minorHAnsi"/>
              </w:rPr>
              <w:t xml:space="preserve"> yang </w:t>
            </w:r>
            <w:proofErr w:type="spellStart"/>
            <w:r w:rsidRPr="00DB25C4">
              <w:rPr>
                <w:rFonts w:cstheme="minorHAnsi"/>
              </w:rPr>
              <w:t>terkoordinasi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antara</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dan </w:t>
            </w:r>
            <w:proofErr w:type="spellStart"/>
            <w:r w:rsidRPr="00DB25C4">
              <w:rPr>
                <w:rFonts w:cstheme="minorHAnsi"/>
              </w:rPr>
              <w:t>mahasiswa</w:t>
            </w:r>
            <w:proofErr w:type="spellEnd"/>
          </w:p>
          <w:p w14:paraId="4444E0F7" w14:textId="77777777" w:rsidR="0076297E" w:rsidRPr="00DB25C4" w:rsidRDefault="0076297E" w:rsidP="009F6099">
            <w:pPr>
              <w:pStyle w:val="ListParagraph"/>
              <w:numPr>
                <w:ilvl w:val="0"/>
                <w:numId w:val="126"/>
              </w:numPr>
              <w:spacing w:after="0" w:line="240" w:lineRule="auto"/>
              <w:rPr>
                <w:rFonts w:cstheme="minorHAnsi"/>
              </w:rPr>
            </w:pPr>
            <w:proofErr w:type="spellStart"/>
            <w:r w:rsidRPr="00DB25C4">
              <w:rPr>
                <w:rFonts w:cstheme="minorHAnsi"/>
              </w:rPr>
              <w:t>Menyediakan</w:t>
            </w:r>
            <w:proofErr w:type="spellEnd"/>
            <w:r w:rsidRPr="00DB25C4">
              <w:rPr>
                <w:rFonts w:cstheme="minorHAnsi"/>
              </w:rPr>
              <w:t xml:space="preserve"> </w:t>
            </w:r>
            <w:proofErr w:type="spellStart"/>
            <w:r w:rsidRPr="00DB25C4">
              <w:rPr>
                <w:rFonts w:cstheme="minorHAnsi"/>
              </w:rPr>
              <w:t>layanan</w:t>
            </w:r>
            <w:proofErr w:type="spellEnd"/>
            <w:r w:rsidRPr="00DB25C4">
              <w:rPr>
                <w:rFonts w:cstheme="minorHAnsi"/>
              </w:rPr>
              <w:t xml:space="preserve"> daring dan luring yang </w:t>
            </w:r>
            <w:proofErr w:type="spellStart"/>
            <w:r w:rsidRPr="00DB25C4">
              <w:rPr>
                <w:rFonts w:cstheme="minorHAnsi"/>
              </w:rPr>
              <w:t>fleksibel</w:t>
            </w:r>
            <w:proofErr w:type="spellEnd"/>
            <w:r w:rsidRPr="00DB25C4">
              <w:rPr>
                <w:rFonts w:cstheme="minorHAnsi"/>
              </w:rPr>
              <w:t xml:space="preserve"> agar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mengakses</w:t>
            </w:r>
            <w:proofErr w:type="spellEnd"/>
            <w:r w:rsidRPr="00DB25C4">
              <w:rPr>
                <w:rFonts w:cstheme="minorHAnsi"/>
              </w:rPr>
              <w:t xml:space="preserve"> </w:t>
            </w:r>
            <w:proofErr w:type="spellStart"/>
            <w:r w:rsidRPr="00DB25C4">
              <w:rPr>
                <w:rFonts w:cstheme="minorHAnsi"/>
              </w:rPr>
              <w:t>layanan</w:t>
            </w:r>
            <w:proofErr w:type="spellEnd"/>
            <w:r w:rsidRPr="00DB25C4">
              <w:rPr>
                <w:rFonts w:cstheme="minorHAnsi"/>
              </w:rPr>
              <w:t xml:space="preserve">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mana </w:t>
            </w:r>
            <w:proofErr w:type="spellStart"/>
            <w:r w:rsidRPr="00DB25C4">
              <w:rPr>
                <w:rFonts w:cstheme="minorHAnsi"/>
              </w:rPr>
              <w:t>saja</w:t>
            </w:r>
            <w:proofErr w:type="spellEnd"/>
            <w:r w:rsidRPr="00DB25C4">
              <w:rPr>
                <w:rFonts w:cstheme="minorHAnsi"/>
              </w:rPr>
              <w:t xml:space="preserve"> dan </w:t>
            </w:r>
            <w:proofErr w:type="spellStart"/>
            <w:r w:rsidRPr="00DB25C4">
              <w:rPr>
                <w:rFonts w:cstheme="minorHAnsi"/>
              </w:rPr>
              <w:t>kapan</w:t>
            </w:r>
            <w:proofErr w:type="spellEnd"/>
            <w:r w:rsidRPr="00DB25C4">
              <w:rPr>
                <w:rFonts w:cstheme="minorHAnsi"/>
              </w:rPr>
              <w:t xml:space="preserve"> </w:t>
            </w:r>
            <w:proofErr w:type="spellStart"/>
            <w:r w:rsidRPr="00DB25C4">
              <w:rPr>
                <w:rFonts w:cstheme="minorHAnsi"/>
              </w:rPr>
              <w:t>saja</w:t>
            </w:r>
            <w:proofErr w:type="spellEnd"/>
          </w:p>
          <w:p w14:paraId="21774F1B" w14:textId="77777777" w:rsidR="0076297E" w:rsidRPr="00DB25C4" w:rsidRDefault="0076297E" w:rsidP="009F6099">
            <w:pPr>
              <w:pStyle w:val="ListParagraph"/>
              <w:numPr>
                <w:ilvl w:val="0"/>
                <w:numId w:val="126"/>
              </w:numPr>
              <w:spacing w:after="0" w:line="240" w:lineRule="auto"/>
              <w:rPr>
                <w:rFonts w:cstheme="minorHAnsi"/>
              </w:rPr>
            </w:pPr>
            <w:proofErr w:type="spellStart"/>
            <w:r w:rsidRPr="00DB25C4">
              <w:rPr>
                <w:rFonts w:cstheme="minorHAnsi"/>
              </w:rPr>
              <w:t>Melakukan</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terhadap</w:t>
            </w:r>
            <w:proofErr w:type="spellEnd"/>
            <w:r w:rsidRPr="00DB25C4">
              <w:rPr>
                <w:rFonts w:cstheme="minorHAnsi"/>
              </w:rPr>
              <w:t xml:space="preserve"> </w:t>
            </w:r>
            <w:proofErr w:type="spellStart"/>
            <w:r w:rsidRPr="00DB25C4">
              <w:rPr>
                <w:rFonts w:cstheme="minorHAnsi"/>
              </w:rPr>
              <w:t>layanan</w:t>
            </w:r>
            <w:proofErr w:type="spellEnd"/>
            <w:r w:rsidRPr="00DB25C4">
              <w:rPr>
                <w:rFonts w:cstheme="minorHAnsi"/>
              </w:rPr>
              <w:t xml:space="preserve"> agar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ditingkatkan</w:t>
            </w:r>
            <w:proofErr w:type="spellEnd"/>
            <w:r w:rsidRPr="00DB25C4">
              <w:rPr>
                <w:rFonts w:cstheme="minorHAnsi"/>
              </w:rPr>
              <w:t xml:space="preserve"> </w:t>
            </w:r>
            <w:proofErr w:type="spellStart"/>
            <w:r w:rsidRPr="00DB25C4">
              <w:rPr>
                <w:rFonts w:cstheme="minorHAnsi"/>
              </w:rPr>
              <w:t>kualitasnya</w:t>
            </w:r>
            <w:proofErr w:type="spellEnd"/>
            <w:r w:rsidRPr="00DB25C4">
              <w:rPr>
                <w:rFonts w:cstheme="minorHAnsi"/>
              </w:rPr>
              <w:t xml:space="preserve"> dan </w:t>
            </w:r>
            <w:proofErr w:type="spellStart"/>
            <w:r w:rsidRPr="00DB25C4">
              <w:rPr>
                <w:rFonts w:cstheme="minorHAnsi"/>
              </w:rPr>
              <w:t>menyesuaikan</w:t>
            </w:r>
            <w:proofErr w:type="spellEnd"/>
            <w:r w:rsidRPr="00DB25C4">
              <w:rPr>
                <w:rFonts w:cstheme="minorHAnsi"/>
              </w:rPr>
              <w:t xml:space="preserve"> </w:t>
            </w:r>
            <w:proofErr w:type="spellStart"/>
            <w:r w:rsidRPr="00DB25C4">
              <w:rPr>
                <w:rFonts w:cstheme="minorHAnsi"/>
              </w:rPr>
              <w:t>diri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kondisi</w:t>
            </w:r>
            <w:proofErr w:type="spellEnd"/>
            <w:r w:rsidRPr="00DB25C4">
              <w:rPr>
                <w:rFonts w:cstheme="minorHAnsi"/>
              </w:rPr>
              <w:t xml:space="preserve"> yang </w:t>
            </w:r>
            <w:proofErr w:type="spellStart"/>
            <w:r w:rsidRPr="00DB25C4">
              <w:rPr>
                <w:rFonts w:cstheme="minorHAnsi"/>
              </w:rPr>
              <w:t>ada</w:t>
            </w:r>
            <w:proofErr w:type="spellEnd"/>
          </w:p>
        </w:tc>
      </w:tr>
    </w:tbl>
    <w:p w14:paraId="3B3378EC" w14:textId="77777777" w:rsidR="0076297E" w:rsidRPr="00DB25C4" w:rsidRDefault="0076297E" w:rsidP="00687314">
      <w:pPr>
        <w:spacing w:after="0" w:line="240" w:lineRule="auto"/>
        <w:ind w:firstLine="709"/>
        <w:jc w:val="both"/>
        <w:rPr>
          <w:rFonts w:cstheme="minorHAnsi"/>
          <w:color w:val="000000" w:themeColor="text1"/>
        </w:rPr>
      </w:pPr>
    </w:p>
    <w:p w14:paraId="40B2CEF9" w14:textId="77777777" w:rsidR="0076297E" w:rsidRPr="00DB25C4" w:rsidRDefault="0076297E" w:rsidP="00687314">
      <w:pPr>
        <w:spacing w:after="0" w:line="240" w:lineRule="auto"/>
        <w:ind w:firstLine="709"/>
        <w:jc w:val="both"/>
        <w:rPr>
          <w:rFonts w:cstheme="minorHAnsi"/>
          <w:color w:val="000000" w:themeColor="text1"/>
        </w:rPr>
      </w:pPr>
    </w:p>
    <w:p w14:paraId="26BB0D1C"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t xml:space="preserve">6.6 </w:t>
      </w:r>
      <w:proofErr w:type="spellStart"/>
      <w:r w:rsidRPr="00DB25C4">
        <w:rPr>
          <w:rFonts w:cstheme="minorHAnsi"/>
          <w:b/>
          <w:bCs/>
          <w:color w:val="000000" w:themeColor="text1"/>
        </w:rPr>
        <w:t>Suasana</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Akademik</w:t>
      </w:r>
      <w:proofErr w:type="spellEnd"/>
    </w:p>
    <w:p w14:paraId="70F2BF2A"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t xml:space="preserve">6.6.1 </w:t>
      </w:r>
      <w:proofErr w:type="spellStart"/>
      <w:r w:rsidRPr="00DB25C4">
        <w:rPr>
          <w:rFonts w:cstheme="minorHAnsi"/>
          <w:b/>
          <w:bCs/>
          <w:color w:val="000000" w:themeColor="text1"/>
        </w:rPr>
        <w:t>Kebijakan</w:t>
      </w:r>
      <w:proofErr w:type="spellEnd"/>
    </w:p>
    <w:p w14:paraId="2B9C9FDA" w14:textId="77777777" w:rsidR="0076297E" w:rsidRPr="00DB25C4" w:rsidRDefault="0076297E" w:rsidP="00687314">
      <w:pPr>
        <w:spacing w:after="0" w:line="240" w:lineRule="auto"/>
        <w:ind w:firstLine="720"/>
        <w:jc w:val="both"/>
        <w:rPr>
          <w:rFonts w:cstheme="minorHAnsi"/>
          <w:color w:val="000000" w:themeColor="text1"/>
        </w:rPr>
      </w:pPr>
      <w:proofErr w:type="spellStart"/>
      <w:r w:rsidRPr="00DB25C4">
        <w:rPr>
          <w:rFonts w:cstheme="minorHAnsi"/>
          <w:color w:val="000000" w:themeColor="text1"/>
        </w:rPr>
        <w:t>Kebijakan</w:t>
      </w:r>
      <w:proofErr w:type="spellEnd"/>
      <w:r w:rsidRPr="00DB25C4">
        <w:rPr>
          <w:rFonts w:cstheme="minorHAnsi"/>
          <w:color w:val="000000" w:themeColor="text1"/>
        </w:rPr>
        <w:t xml:space="preserve"> </w:t>
      </w:r>
      <w:proofErr w:type="spellStart"/>
      <w:r w:rsidRPr="00DB25C4">
        <w:rPr>
          <w:rFonts w:cstheme="minorHAnsi"/>
          <w:color w:val="000000" w:themeColor="text1"/>
        </w:rPr>
        <w:t>tertulis</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bentuk</w:t>
      </w:r>
      <w:proofErr w:type="spellEnd"/>
      <w:r w:rsidRPr="00DB25C4">
        <w:rPr>
          <w:rFonts w:cstheme="minorHAnsi"/>
          <w:color w:val="000000" w:themeColor="text1"/>
        </w:rPr>
        <w:t xml:space="preserve"> </w:t>
      </w:r>
      <w:proofErr w:type="spellStart"/>
      <w:r w:rsidRPr="00DB25C4">
        <w:rPr>
          <w:rFonts w:cstheme="minorHAnsi"/>
          <w:color w:val="000000" w:themeColor="text1"/>
        </w:rPr>
        <w:t>peraturan</w:t>
      </w:r>
      <w:proofErr w:type="spellEnd"/>
      <w:r w:rsidRPr="00DB25C4">
        <w:rPr>
          <w:rFonts w:cstheme="minorHAnsi"/>
          <w:color w:val="000000" w:themeColor="text1"/>
        </w:rPr>
        <w:t xml:space="preserve"> </w:t>
      </w:r>
      <w:proofErr w:type="spellStart"/>
      <w:r w:rsidRPr="00DB25C4">
        <w:rPr>
          <w:rFonts w:cstheme="minorHAnsi"/>
          <w:color w:val="000000" w:themeColor="text1"/>
        </w:rPr>
        <w:t>perundang-undangan</w:t>
      </w:r>
      <w:proofErr w:type="spellEnd"/>
      <w:r w:rsidRPr="00DB25C4">
        <w:rPr>
          <w:rFonts w:cstheme="minorHAnsi"/>
          <w:color w:val="000000" w:themeColor="text1"/>
        </w:rPr>
        <w:t xml:space="preserve"> dan/</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peraturan</w:t>
      </w:r>
      <w:proofErr w:type="spellEnd"/>
      <w:r w:rsidRPr="00DB25C4">
        <w:rPr>
          <w:rFonts w:cstheme="minorHAnsi"/>
          <w:color w:val="000000" w:themeColor="text1"/>
        </w:rPr>
        <w:t xml:space="preserve"> </w:t>
      </w:r>
      <w:proofErr w:type="spellStart"/>
      <w:r w:rsidRPr="00DB25C4">
        <w:rPr>
          <w:rFonts w:cstheme="minorHAnsi"/>
          <w:color w:val="000000" w:themeColor="text1"/>
        </w:rPr>
        <w:t>pimpina</w:t>
      </w:r>
      <w:proofErr w:type="spellEnd"/>
      <w:r w:rsidRPr="00DB25C4">
        <w:rPr>
          <w:rFonts w:cstheme="minorHAnsi"/>
          <w:color w:val="000000" w:themeColor="text1"/>
        </w:rPr>
        <w:t xml:space="preserve"> </w:t>
      </w:r>
      <w:proofErr w:type="spellStart"/>
      <w:r w:rsidRPr="00DB25C4">
        <w:rPr>
          <w:rFonts w:cstheme="minorHAnsi"/>
          <w:color w:val="000000" w:themeColor="text1"/>
        </w:rPr>
        <w:t>perguruan</w:t>
      </w:r>
      <w:proofErr w:type="spellEnd"/>
      <w:r w:rsidRPr="00DB25C4">
        <w:rPr>
          <w:rFonts w:cstheme="minorHAnsi"/>
          <w:color w:val="000000" w:themeColor="text1"/>
        </w:rPr>
        <w:t xml:space="preserve"> </w:t>
      </w:r>
      <w:proofErr w:type="spellStart"/>
      <w:r w:rsidRPr="00DB25C4">
        <w:rPr>
          <w:rFonts w:cstheme="minorHAnsi"/>
          <w:color w:val="000000" w:themeColor="text1"/>
        </w:rPr>
        <w:t>tinggi</w:t>
      </w:r>
      <w:proofErr w:type="spellEnd"/>
      <w:r w:rsidRPr="00DB25C4">
        <w:rPr>
          <w:rFonts w:cstheme="minorHAnsi"/>
          <w:color w:val="000000" w:themeColor="text1"/>
        </w:rPr>
        <w:t xml:space="preserve"> yang </w:t>
      </w:r>
      <w:proofErr w:type="spellStart"/>
      <w:r w:rsidRPr="00DB25C4">
        <w:rPr>
          <w:rFonts w:cstheme="minorHAnsi"/>
          <w:color w:val="000000" w:themeColor="text1"/>
        </w:rPr>
        <w:t>mengatur</w:t>
      </w:r>
      <w:proofErr w:type="spellEnd"/>
      <w:r w:rsidRPr="00DB25C4">
        <w:rPr>
          <w:rFonts w:cstheme="minorHAnsi"/>
          <w:color w:val="000000" w:themeColor="text1"/>
        </w:rPr>
        <w:t xml:space="preserve"> </w:t>
      </w:r>
      <w:proofErr w:type="spellStart"/>
      <w:r w:rsidRPr="00DB25C4">
        <w:rPr>
          <w:rFonts w:cstheme="minorHAnsi"/>
          <w:color w:val="000000" w:themeColor="text1"/>
        </w:rPr>
        <w:t>suasana</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w:t>
      </w:r>
      <w:proofErr w:type="spellStart"/>
      <w:r w:rsidRPr="00DB25C4">
        <w:rPr>
          <w:rFonts w:cstheme="minorHAnsi"/>
          <w:color w:val="000000" w:themeColor="text1"/>
        </w:rPr>
        <w:t>meliputi</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di </w:t>
      </w:r>
      <w:proofErr w:type="spellStart"/>
      <w:r w:rsidRPr="00DB25C4">
        <w:rPr>
          <w:rFonts w:cstheme="minorHAnsi"/>
          <w:color w:val="000000" w:themeColor="text1"/>
        </w:rPr>
        <w:t>luar</w:t>
      </w:r>
      <w:proofErr w:type="spellEnd"/>
      <w:r w:rsidRPr="00DB25C4">
        <w:rPr>
          <w:rFonts w:cstheme="minorHAnsi"/>
          <w:color w:val="000000" w:themeColor="text1"/>
        </w:rPr>
        <w:t xml:space="preserve"> </w:t>
      </w:r>
      <w:proofErr w:type="spellStart"/>
      <w:r w:rsidRPr="00DB25C4">
        <w:rPr>
          <w:rFonts w:cstheme="minorHAnsi"/>
          <w:color w:val="000000" w:themeColor="text1"/>
        </w:rPr>
        <w:t>perkuliahan</w:t>
      </w:r>
      <w:proofErr w:type="spellEnd"/>
      <w:r w:rsidRPr="00DB25C4">
        <w:rPr>
          <w:rFonts w:cstheme="minorHAnsi"/>
          <w:color w:val="000000" w:themeColor="text1"/>
        </w:rPr>
        <w:t xml:space="preserve"> dan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tamu</w:t>
      </w:r>
      <w:proofErr w:type="spellEnd"/>
      <w:r w:rsidRPr="00DB25C4">
        <w:rPr>
          <w:rFonts w:cstheme="minorHAnsi"/>
          <w:color w:val="000000" w:themeColor="text1"/>
        </w:rPr>
        <w:t xml:space="preserve">/ </w:t>
      </w:r>
      <w:proofErr w:type="spellStart"/>
      <w:r w:rsidRPr="00DB25C4">
        <w:rPr>
          <w:rFonts w:cstheme="minorHAnsi"/>
          <w:color w:val="000000" w:themeColor="text1"/>
        </w:rPr>
        <w:t>tenaga</w:t>
      </w:r>
      <w:proofErr w:type="spellEnd"/>
      <w:r w:rsidRPr="00DB25C4">
        <w:rPr>
          <w:rFonts w:cstheme="minorHAnsi"/>
          <w:color w:val="000000" w:themeColor="text1"/>
        </w:rPr>
        <w:t xml:space="preserve"> </w:t>
      </w:r>
      <w:proofErr w:type="spellStart"/>
      <w:r w:rsidRPr="00DB25C4">
        <w:rPr>
          <w:rFonts w:cstheme="minorHAnsi"/>
          <w:color w:val="000000" w:themeColor="text1"/>
        </w:rPr>
        <w:t>ahli</w:t>
      </w:r>
      <w:proofErr w:type="spellEnd"/>
      <w:r w:rsidRPr="00DB25C4">
        <w:rPr>
          <w:rFonts w:cstheme="minorHAnsi"/>
          <w:color w:val="000000" w:themeColor="text1"/>
        </w:rPr>
        <w:t>.</w:t>
      </w:r>
    </w:p>
    <w:p w14:paraId="32AD2FC2"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Kebijakan</w:t>
      </w:r>
      <w:proofErr w:type="spellEnd"/>
      <w:r w:rsidRPr="00DB25C4">
        <w:rPr>
          <w:rFonts w:cstheme="minorHAnsi"/>
          <w:color w:val="000000" w:themeColor="text1"/>
        </w:rPr>
        <w:t xml:space="preserve">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suasana</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yang </w:t>
      </w:r>
      <w:proofErr w:type="spellStart"/>
      <w:r w:rsidRPr="00DB25C4">
        <w:rPr>
          <w:rFonts w:cstheme="minorHAnsi"/>
          <w:color w:val="000000" w:themeColor="text1"/>
        </w:rPr>
        <w:t>meliputi</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di </w:t>
      </w:r>
      <w:proofErr w:type="spellStart"/>
      <w:r w:rsidRPr="00DB25C4">
        <w:rPr>
          <w:rFonts w:cstheme="minorHAnsi"/>
          <w:color w:val="000000" w:themeColor="text1"/>
        </w:rPr>
        <w:t>luar</w:t>
      </w:r>
      <w:proofErr w:type="spellEnd"/>
      <w:r w:rsidRPr="00DB25C4">
        <w:rPr>
          <w:rFonts w:cstheme="minorHAnsi"/>
          <w:color w:val="000000" w:themeColor="text1"/>
        </w:rPr>
        <w:t xml:space="preserve"> </w:t>
      </w:r>
      <w:proofErr w:type="spellStart"/>
      <w:r w:rsidRPr="00DB25C4">
        <w:rPr>
          <w:rFonts w:cstheme="minorHAnsi"/>
          <w:color w:val="000000" w:themeColor="text1"/>
        </w:rPr>
        <w:t>perkuliahan</w:t>
      </w:r>
      <w:proofErr w:type="spellEnd"/>
      <w:r w:rsidRPr="00DB25C4">
        <w:rPr>
          <w:rFonts w:cstheme="minorHAnsi"/>
          <w:color w:val="000000" w:themeColor="text1"/>
        </w:rPr>
        <w:t xml:space="preserve"> dan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tamu</w:t>
      </w:r>
      <w:proofErr w:type="spellEnd"/>
      <w:r w:rsidRPr="00DB25C4">
        <w:rPr>
          <w:rFonts w:cstheme="minorHAnsi"/>
          <w:color w:val="000000" w:themeColor="text1"/>
        </w:rPr>
        <w:t xml:space="preserve">/ </w:t>
      </w:r>
      <w:proofErr w:type="spellStart"/>
      <w:r w:rsidRPr="00DB25C4">
        <w:rPr>
          <w:rFonts w:cstheme="minorHAnsi"/>
          <w:color w:val="000000" w:themeColor="text1"/>
        </w:rPr>
        <w:t>tenaga</w:t>
      </w:r>
      <w:proofErr w:type="spellEnd"/>
      <w:r w:rsidRPr="00DB25C4">
        <w:rPr>
          <w:rFonts w:cstheme="minorHAnsi"/>
          <w:color w:val="000000" w:themeColor="text1"/>
        </w:rPr>
        <w:t xml:space="preserve"> </w:t>
      </w:r>
      <w:proofErr w:type="spellStart"/>
      <w:r w:rsidRPr="00DB25C4">
        <w:rPr>
          <w:rFonts w:cstheme="minorHAnsi"/>
          <w:color w:val="000000" w:themeColor="text1"/>
        </w:rPr>
        <w:t>ahli</w:t>
      </w:r>
      <w:proofErr w:type="spellEnd"/>
      <w:r w:rsidRPr="00DB25C4">
        <w:rPr>
          <w:rFonts w:cstheme="minorHAnsi"/>
          <w:color w:val="000000" w:themeColor="text1"/>
        </w:rPr>
        <w:t xml:space="preserve"> di </w:t>
      </w:r>
      <w:proofErr w:type="spellStart"/>
      <w:r w:rsidRPr="00DB25C4">
        <w:rPr>
          <w:rFonts w:cstheme="minorHAnsi"/>
          <w:color w:val="000000" w:themeColor="text1"/>
        </w:rPr>
        <w:t>lingkungan</w:t>
      </w:r>
      <w:proofErr w:type="spellEnd"/>
      <w:r w:rsidRPr="00DB25C4">
        <w:rPr>
          <w:rFonts w:cstheme="minorHAnsi"/>
          <w:color w:val="000000" w:themeColor="text1"/>
        </w:rPr>
        <w:t xml:space="preserve"> PS Pendidikan Bahasa Mandarin </w:t>
      </w:r>
      <w:proofErr w:type="spellStart"/>
      <w:r w:rsidRPr="00DB25C4">
        <w:rPr>
          <w:rFonts w:cstheme="minorHAnsi"/>
          <w:color w:val="000000" w:themeColor="text1"/>
        </w:rPr>
        <w:t>diatur</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w:t>
      </w:r>
    </w:p>
    <w:p w14:paraId="390DFCD8" w14:textId="77777777" w:rsidR="0076297E" w:rsidRPr="00DB25C4" w:rsidRDefault="0076297E" w:rsidP="009F6099">
      <w:pPr>
        <w:pStyle w:val="ListParagraph"/>
        <w:numPr>
          <w:ilvl w:val="0"/>
          <w:numId w:val="154"/>
        </w:numPr>
        <w:spacing w:after="0" w:line="240" w:lineRule="auto"/>
        <w:ind w:left="426"/>
        <w:jc w:val="both"/>
        <w:rPr>
          <w:rFonts w:cstheme="minorHAnsi"/>
          <w:color w:val="000000" w:themeColor="text1"/>
        </w:rPr>
      </w:pPr>
      <w:commentRangeStart w:id="49"/>
      <w:commentRangeStart w:id="50"/>
      <w:r w:rsidRPr="00DB25C4">
        <w:rPr>
          <w:rFonts w:cstheme="minorHAnsi"/>
          <w:color w:val="000000" w:themeColor="text1"/>
        </w:rPr>
        <w:t xml:space="preserve">SK </w:t>
      </w:r>
      <w:proofErr w:type="spellStart"/>
      <w:r w:rsidRPr="00DB25C4">
        <w:rPr>
          <w:rFonts w:cstheme="minorHAnsi"/>
          <w:color w:val="000000" w:themeColor="text1"/>
        </w:rPr>
        <w:t>suasana</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p>
    <w:p w14:paraId="68A9BC5D" w14:textId="77777777" w:rsidR="0076297E" w:rsidRPr="00DB25C4" w:rsidRDefault="0076297E" w:rsidP="009F6099">
      <w:pPr>
        <w:pStyle w:val="ListParagraph"/>
        <w:numPr>
          <w:ilvl w:val="0"/>
          <w:numId w:val="154"/>
        </w:numPr>
        <w:spacing w:after="0" w:line="240" w:lineRule="auto"/>
        <w:ind w:left="426"/>
        <w:jc w:val="both"/>
        <w:rPr>
          <w:rFonts w:cstheme="minorHAnsi"/>
          <w:color w:val="000000" w:themeColor="text1"/>
        </w:rPr>
      </w:pPr>
      <w:r w:rsidRPr="00DB25C4">
        <w:rPr>
          <w:rFonts w:cstheme="minorHAnsi"/>
          <w:color w:val="000000" w:themeColor="text1"/>
        </w:rPr>
        <w:t xml:space="preserve">SK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di </w:t>
      </w:r>
      <w:proofErr w:type="spellStart"/>
      <w:r w:rsidRPr="00DB25C4">
        <w:rPr>
          <w:rFonts w:cstheme="minorHAnsi"/>
          <w:color w:val="000000" w:themeColor="text1"/>
        </w:rPr>
        <w:t>luar</w:t>
      </w:r>
      <w:proofErr w:type="spellEnd"/>
      <w:r w:rsidRPr="00DB25C4">
        <w:rPr>
          <w:rFonts w:cstheme="minorHAnsi"/>
          <w:color w:val="000000" w:themeColor="text1"/>
        </w:rPr>
        <w:t xml:space="preserve"> </w:t>
      </w:r>
      <w:proofErr w:type="spellStart"/>
      <w:r w:rsidRPr="00DB25C4">
        <w:rPr>
          <w:rFonts w:cstheme="minorHAnsi"/>
          <w:color w:val="000000" w:themeColor="text1"/>
        </w:rPr>
        <w:t>perkuliahan</w:t>
      </w:r>
      <w:proofErr w:type="spellEnd"/>
      <w:r w:rsidRPr="00DB25C4">
        <w:rPr>
          <w:rFonts w:cstheme="minorHAnsi"/>
          <w:color w:val="000000" w:themeColor="text1"/>
        </w:rPr>
        <w:t xml:space="preserve"> </w:t>
      </w:r>
      <w:proofErr w:type="spellStart"/>
      <w:r w:rsidRPr="00DB25C4">
        <w:rPr>
          <w:rFonts w:cstheme="minorHAnsi"/>
          <w:color w:val="000000" w:themeColor="text1"/>
        </w:rPr>
        <w:t>seperti</w:t>
      </w:r>
      <w:proofErr w:type="spellEnd"/>
      <w:r w:rsidRPr="00DB25C4">
        <w:rPr>
          <w:rFonts w:cstheme="minorHAnsi"/>
          <w:color w:val="000000" w:themeColor="text1"/>
        </w:rPr>
        <w:t xml:space="preserve"> </w:t>
      </w:r>
      <w:r w:rsidRPr="00DB25C4">
        <w:rPr>
          <w:rFonts w:cstheme="minorHAnsi"/>
          <w:i/>
          <w:iCs/>
          <w:color w:val="000000" w:themeColor="text1"/>
        </w:rPr>
        <w:t xml:space="preserve">book club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r w:rsidRPr="00DB25C4">
        <w:rPr>
          <w:rFonts w:cstheme="minorHAnsi"/>
          <w:color w:val="000000" w:themeColor="text1"/>
          <w:highlight w:val="yellow"/>
        </w:rPr>
        <w:t>ACWC</w:t>
      </w:r>
    </w:p>
    <w:p w14:paraId="52AC2A14" w14:textId="77777777" w:rsidR="0076297E" w:rsidRPr="00DB25C4" w:rsidRDefault="0076297E" w:rsidP="009F6099">
      <w:pPr>
        <w:pStyle w:val="ListParagraph"/>
        <w:numPr>
          <w:ilvl w:val="0"/>
          <w:numId w:val="154"/>
        </w:numPr>
        <w:spacing w:after="0" w:line="240" w:lineRule="auto"/>
        <w:ind w:left="426"/>
        <w:jc w:val="both"/>
        <w:rPr>
          <w:rFonts w:cstheme="minorHAnsi"/>
          <w:color w:val="000000" w:themeColor="text1"/>
        </w:rPr>
      </w:pPr>
      <w:r w:rsidRPr="00DB25C4">
        <w:rPr>
          <w:rFonts w:cstheme="minorHAnsi"/>
          <w:color w:val="000000" w:themeColor="text1"/>
        </w:rPr>
        <w:t xml:space="preserve">SK </w:t>
      </w:r>
      <w:proofErr w:type="spellStart"/>
      <w:r w:rsidRPr="00DB25C4">
        <w:rPr>
          <w:rFonts w:cstheme="minorHAnsi"/>
          <w:color w:val="000000" w:themeColor="text1"/>
        </w:rPr>
        <w:t>kehadiran</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tamu</w:t>
      </w:r>
      <w:proofErr w:type="spellEnd"/>
      <w:r w:rsidRPr="00DB25C4">
        <w:rPr>
          <w:rFonts w:cstheme="minorHAnsi"/>
          <w:color w:val="000000" w:themeColor="text1"/>
        </w:rPr>
        <w:t xml:space="preserve"> dan </w:t>
      </w:r>
      <w:proofErr w:type="spellStart"/>
      <w:r w:rsidRPr="00DB25C4">
        <w:rPr>
          <w:rFonts w:cstheme="minorHAnsi"/>
          <w:color w:val="000000" w:themeColor="text1"/>
        </w:rPr>
        <w:t>tenaga</w:t>
      </w:r>
      <w:proofErr w:type="spellEnd"/>
      <w:r w:rsidRPr="00DB25C4">
        <w:rPr>
          <w:rFonts w:cstheme="minorHAnsi"/>
          <w:color w:val="000000" w:themeColor="text1"/>
        </w:rPr>
        <w:t xml:space="preserve"> </w:t>
      </w:r>
      <w:proofErr w:type="spellStart"/>
      <w:r w:rsidRPr="00DB25C4">
        <w:rPr>
          <w:rFonts w:cstheme="minorHAnsi"/>
          <w:color w:val="000000" w:themeColor="text1"/>
        </w:rPr>
        <w:t>ahlI</w:t>
      </w:r>
      <w:proofErr w:type="spellEnd"/>
    </w:p>
    <w:p w14:paraId="31D7297E" w14:textId="77777777" w:rsidR="0076297E" w:rsidRPr="00DB25C4" w:rsidRDefault="0076297E" w:rsidP="009F6099">
      <w:pPr>
        <w:pStyle w:val="ListParagraph"/>
        <w:numPr>
          <w:ilvl w:val="0"/>
          <w:numId w:val="154"/>
        </w:numPr>
        <w:spacing w:after="0" w:line="240" w:lineRule="auto"/>
        <w:ind w:left="426"/>
        <w:jc w:val="both"/>
        <w:rPr>
          <w:rFonts w:cstheme="minorHAnsi"/>
          <w:color w:val="000000" w:themeColor="text1"/>
        </w:rPr>
      </w:pPr>
      <w:r w:rsidRPr="00DB25C4">
        <w:rPr>
          <w:rFonts w:cstheme="minorHAnsi"/>
          <w:color w:val="000000" w:themeColor="text1"/>
        </w:rPr>
        <w:t xml:space="preserve">SK </w:t>
      </w:r>
      <w:proofErr w:type="spellStart"/>
      <w:r w:rsidRPr="00DB25C4">
        <w:rPr>
          <w:rFonts w:cstheme="minorHAnsi"/>
          <w:color w:val="000000" w:themeColor="text1"/>
        </w:rPr>
        <w:t>Forkomil</w:t>
      </w:r>
      <w:commentRangeEnd w:id="49"/>
      <w:proofErr w:type="spellEnd"/>
      <w:r w:rsidRPr="00DB25C4">
        <w:rPr>
          <w:rFonts w:cstheme="minorHAnsi"/>
        </w:rPr>
        <w:commentReference w:id="49"/>
      </w:r>
      <w:commentRangeEnd w:id="50"/>
      <w:r w:rsidRPr="00DB25C4">
        <w:rPr>
          <w:rFonts w:cstheme="minorHAnsi"/>
        </w:rPr>
        <w:commentReference w:id="50"/>
      </w:r>
    </w:p>
    <w:p w14:paraId="265F93A7" w14:textId="77777777" w:rsidR="0076297E" w:rsidRPr="00DB25C4" w:rsidRDefault="0076297E" w:rsidP="00687314">
      <w:pPr>
        <w:spacing w:after="0" w:line="240" w:lineRule="auto"/>
        <w:ind w:left="66"/>
        <w:jc w:val="both"/>
        <w:rPr>
          <w:rFonts w:cstheme="minorHAnsi"/>
          <w:color w:val="000000" w:themeColor="text1"/>
        </w:rPr>
      </w:pPr>
    </w:p>
    <w:p w14:paraId="3BB02F15" w14:textId="77777777" w:rsidR="0076297E" w:rsidRPr="00DB25C4" w:rsidRDefault="0076297E" w:rsidP="00687314">
      <w:pPr>
        <w:spacing w:after="0" w:line="240" w:lineRule="auto"/>
        <w:ind w:left="66"/>
        <w:jc w:val="both"/>
        <w:rPr>
          <w:rFonts w:cstheme="minorHAnsi"/>
          <w:color w:val="000000" w:themeColor="text1"/>
        </w:rPr>
        <w:sectPr w:rsidR="0076297E" w:rsidRPr="00DB25C4" w:rsidSect="00CD4E67">
          <w:pgSz w:w="11906" w:h="16838"/>
          <w:pgMar w:top="1440" w:right="1440" w:bottom="1440" w:left="1440" w:header="708" w:footer="708" w:gutter="0"/>
          <w:cols w:space="708"/>
          <w:docGrid w:linePitch="360"/>
        </w:sectPr>
      </w:pPr>
    </w:p>
    <w:p w14:paraId="710B020E" w14:textId="77777777" w:rsidR="0076297E" w:rsidRPr="00DB25C4" w:rsidRDefault="0076297E" w:rsidP="00687314">
      <w:pPr>
        <w:spacing w:after="0" w:line="240" w:lineRule="auto"/>
        <w:ind w:left="66"/>
        <w:jc w:val="both"/>
        <w:rPr>
          <w:rFonts w:cstheme="minorHAnsi"/>
          <w:b/>
          <w:bCs/>
          <w:color w:val="000000" w:themeColor="text1"/>
        </w:rPr>
      </w:pPr>
      <w:r w:rsidRPr="00DB25C4">
        <w:rPr>
          <w:rFonts w:cstheme="minorHAnsi"/>
          <w:b/>
          <w:bCs/>
          <w:color w:val="000000" w:themeColor="text1"/>
        </w:rPr>
        <w:lastRenderedPageBreak/>
        <w:t xml:space="preserve">6.6.2 </w:t>
      </w:r>
      <w:proofErr w:type="spellStart"/>
      <w:r w:rsidRPr="00DB25C4">
        <w:rPr>
          <w:rFonts w:cstheme="minorHAnsi"/>
          <w:b/>
          <w:bCs/>
          <w:color w:val="000000" w:themeColor="text1"/>
        </w:rPr>
        <w:t>Pelaksanaan</w:t>
      </w:r>
      <w:proofErr w:type="spellEnd"/>
    </w:p>
    <w:p w14:paraId="4E5AD396" w14:textId="77777777" w:rsidR="0076297E" w:rsidRPr="00DB25C4" w:rsidRDefault="0076297E" w:rsidP="00687314">
      <w:pPr>
        <w:spacing w:after="0" w:line="240" w:lineRule="auto"/>
        <w:ind w:left="66"/>
        <w:jc w:val="both"/>
        <w:rPr>
          <w:rFonts w:cstheme="minorHAnsi"/>
          <w:color w:val="000000" w:themeColor="text1"/>
        </w:rPr>
      </w:pPr>
      <w:r w:rsidRPr="00DB25C4">
        <w:rPr>
          <w:rFonts w:cstheme="minorHAnsi"/>
          <w:b/>
          <w:bCs/>
          <w:color w:val="000000" w:themeColor="text1"/>
        </w:rPr>
        <w:t xml:space="preserve">6.6.2.1 </w:t>
      </w:r>
      <w:proofErr w:type="spellStart"/>
      <w:r w:rsidRPr="00DB25C4">
        <w:rPr>
          <w:rFonts w:cstheme="minorHAnsi"/>
          <w:b/>
          <w:bCs/>
          <w:color w:val="000000" w:themeColor="text1"/>
        </w:rPr>
        <w:t>Kegiatan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Akademik</w:t>
      </w:r>
      <w:proofErr w:type="spellEnd"/>
      <w:r w:rsidRPr="00DB25C4">
        <w:rPr>
          <w:rFonts w:cstheme="minorHAnsi"/>
          <w:b/>
          <w:bCs/>
          <w:color w:val="000000" w:themeColor="text1"/>
        </w:rPr>
        <w:t xml:space="preserve"> di </w:t>
      </w:r>
      <w:proofErr w:type="spellStart"/>
      <w:r w:rsidRPr="00DB25C4">
        <w:rPr>
          <w:rFonts w:cstheme="minorHAnsi"/>
          <w:b/>
          <w:bCs/>
          <w:color w:val="000000" w:themeColor="text1"/>
        </w:rPr>
        <w:t>Luar</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Perkuliahan</w:t>
      </w:r>
      <w:proofErr w:type="spellEnd"/>
      <w:r w:rsidRPr="00DB25C4">
        <w:rPr>
          <w:rFonts w:cstheme="minorHAnsi"/>
          <w:color w:val="000000" w:themeColor="text1"/>
        </w:rPr>
        <w:t xml:space="preserve"> </w:t>
      </w:r>
    </w:p>
    <w:p w14:paraId="0D740F1E" w14:textId="77777777" w:rsidR="0076297E" w:rsidRPr="00DB25C4" w:rsidRDefault="0076297E" w:rsidP="00687314">
      <w:pPr>
        <w:spacing w:after="0" w:line="240" w:lineRule="auto"/>
        <w:ind w:left="66" w:firstLine="654"/>
        <w:jc w:val="both"/>
        <w:rPr>
          <w:rFonts w:cstheme="minorHAnsi"/>
          <w:color w:val="000000" w:themeColor="text1"/>
        </w:rPr>
      </w:pP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di </w:t>
      </w:r>
      <w:proofErr w:type="spellStart"/>
      <w:r w:rsidRPr="00DB25C4">
        <w:rPr>
          <w:rFonts w:cstheme="minorHAnsi"/>
          <w:color w:val="000000" w:themeColor="text1"/>
        </w:rPr>
        <w:t>luar</w:t>
      </w:r>
      <w:proofErr w:type="spellEnd"/>
      <w:r w:rsidRPr="00DB25C4">
        <w:rPr>
          <w:rFonts w:cstheme="minorHAnsi"/>
          <w:color w:val="000000" w:themeColor="text1"/>
        </w:rPr>
        <w:t xml:space="preserve"> </w:t>
      </w:r>
      <w:proofErr w:type="spellStart"/>
      <w:r w:rsidRPr="00DB25C4">
        <w:rPr>
          <w:rFonts w:cstheme="minorHAnsi"/>
          <w:color w:val="000000" w:themeColor="text1"/>
        </w:rPr>
        <w:t>perkuliahan</w:t>
      </w:r>
      <w:proofErr w:type="spellEnd"/>
      <w:r w:rsidRPr="00DB25C4">
        <w:rPr>
          <w:rFonts w:cstheme="minorHAnsi"/>
          <w:color w:val="000000" w:themeColor="text1"/>
        </w:rPr>
        <w:t xml:space="preserve"> </w:t>
      </w:r>
      <w:proofErr w:type="spellStart"/>
      <w:r w:rsidRPr="00DB25C4">
        <w:rPr>
          <w:rFonts w:cstheme="minorHAnsi"/>
          <w:color w:val="000000" w:themeColor="text1"/>
        </w:rPr>
        <w:t>seperti</w:t>
      </w:r>
      <w:proofErr w:type="spellEnd"/>
      <w:r w:rsidRPr="00DB25C4">
        <w:rPr>
          <w:rFonts w:cstheme="minorHAnsi"/>
          <w:color w:val="000000" w:themeColor="text1"/>
        </w:rPr>
        <w:t xml:space="preserve"> </w:t>
      </w:r>
      <w:proofErr w:type="spellStart"/>
      <w:r w:rsidRPr="00DB25C4">
        <w:rPr>
          <w:rFonts w:cstheme="minorHAnsi"/>
          <w:color w:val="000000" w:themeColor="text1"/>
        </w:rPr>
        <w:t>konferensi</w:t>
      </w:r>
      <w:proofErr w:type="spellEnd"/>
      <w:r w:rsidRPr="00DB25C4">
        <w:rPr>
          <w:rFonts w:cstheme="minorHAnsi"/>
          <w:color w:val="000000" w:themeColor="text1"/>
        </w:rPr>
        <w:t xml:space="preserve">, seminar, </w:t>
      </w:r>
      <w:proofErr w:type="spellStart"/>
      <w:r w:rsidRPr="00DB25C4">
        <w:rPr>
          <w:rFonts w:cstheme="minorHAnsi"/>
          <w:color w:val="000000" w:themeColor="text1"/>
        </w:rPr>
        <w:t>lokakarya</w:t>
      </w:r>
      <w:proofErr w:type="spellEnd"/>
      <w:r w:rsidRPr="00DB25C4">
        <w:rPr>
          <w:rFonts w:cstheme="minorHAnsi"/>
          <w:color w:val="000000" w:themeColor="text1"/>
        </w:rPr>
        <w:t xml:space="preserve">, </w:t>
      </w:r>
      <w:proofErr w:type="spellStart"/>
      <w:r w:rsidRPr="00DB25C4">
        <w:rPr>
          <w:rFonts w:cstheme="minorHAnsi"/>
          <w:color w:val="000000" w:themeColor="text1"/>
        </w:rPr>
        <w:t>pelatihan</w:t>
      </w:r>
      <w:proofErr w:type="spellEnd"/>
      <w:r w:rsidRPr="00DB25C4">
        <w:rPr>
          <w:rFonts w:cstheme="minorHAnsi"/>
          <w:color w:val="000000" w:themeColor="text1"/>
        </w:rPr>
        <w:t xml:space="preserve">, </w:t>
      </w:r>
      <w:proofErr w:type="spellStart"/>
      <w:r w:rsidRPr="00DB25C4">
        <w:rPr>
          <w:rFonts w:cstheme="minorHAnsi"/>
          <w:color w:val="000000" w:themeColor="text1"/>
        </w:rPr>
        <w:t>bedah</w:t>
      </w:r>
      <w:proofErr w:type="spellEnd"/>
      <w:r w:rsidRPr="00DB25C4">
        <w:rPr>
          <w:rFonts w:cstheme="minorHAnsi"/>
          <w:color w:val="000000" w:themeColor="text1"/>
        </w:rPr>
        <w:t xml:space="preserve"> </w:t>
      </w:r>
      <w:proofErr w:type="spellStart"/>
      <w:r w:rsidRPr="00DB25C4">
        <w:rPr>
          <w:rFonts w:cstheme="minorHAnsi"/>
          <w:color w:val="000000" w:themeColor="text1"/>
        </w:rPr>
        <w:t>buku</w:t>
      </w:r>
      <w:proofErr w:type="spellEnd"/>
      <w:r w:rsidRPr="00DB25C4">
        <w:rPr>
          <w:rFonts w:cstheme="minorHAnsi"/>
          <w:color w:val="000000" w:themeColor="text1"/>
        </w:rPr>
        <w:t xml:space="preserve">, dan </w:t>
      </w:r>
      <w:proofErr w:type="spellStart"/>
      <w:r w:rsidRPr="00DB25C4">
        <w:rPr>
          <w:rFonts w:cstheme="minorHAnsi"/>
          <w:color w:val="000000" w:themeColor="text1"/>
        </w:rPr>
        <w:t>pertukaran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Tabel</w:t>
      </w:r>
      <w:proofErr w:type="spellEnd"/>
      <w:r w:rsidRPr="00DB25C4">
        <w:rPr>
          <w:rFonts w:cstheme="minorHAnsi"/>
          <w:color w:val="000000" w:themeColor="text1"/>
        </w:rPr>
        <w:t xml:space="preserve"> 6.6.2.1).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w:t>
      </w:r>
      <w:proofErr w:type="spellStart"/>
      <w:r w:rsidRPr="00DB25C4">
        <w:rPr>
          <w:rFonts w:cstheme="minorHAnsi"/>
          <w:color w:val="000000" w:themeColor="text1"/>
        </w:rPr>
        <w:t>tersebut</w:t>
      </w:r>
      <w:proofErr w:type="spellEnd"/>
      <w:r w:rsidRPr="00DB25C4">
        <w:rPr>
          <w:rFonts w:cstheme="minorHAnsi"/>
          <w:color w:val="000000" w:themeColor="text1"/>
        </w:rPr>
        <w:t xml:space="preserve"> </w:t>
      </w:r>
      <w:proofErr w:type="spellStart"/>
      <w:r w:rsidRPr="00DB25C4">
        <w:rPr>
          <w:rFonts w:cstheme="minorHAnsi"/>
          <w:color w:val="000000" w:themeColor="text1"/>
        </w:rPr>
        <w:t>sudah</w:t>
      </w:r>
      <w:proofErr w:type="spellEnd"/>
      <w:r w:rsidRPr="00DB25C4">
        <w:rPr>
          <w:rFonts w:cstheme="minorHAnsi"/>
          <w:color w:val="000000" w:themeColor="text1"/>
        </w:rPr>
        <w:t xml:space="preserve"> </w:t>
      </w:r>
      <w:proofErr w:type="spellStart"/>
      <w:r w:rsidRPr="00DB25C4">
        <w:rPr>
          <w:rFonts w:cstheme="minorHAnsi"/>
          <w:color w:val="000000" w:themeColor="text1"/>
        </w:rPr>
        <w:t>dilakukan</w:t>
      </w:r>
      <w:proofErr w:type="spellEnd"/>
      <w:r w:rsidRPr="00DB25C4">
        <w:rPr>
          <w:rFonts w:cstheme="minorHAnsi"/>
          <w:color w:val="000000" w:themeColor="text1"/>
        </w:rPr>
        <w:t xml:space="preserve"> oleh PS Pendidikan Bahasa Mandarin, </w:t>
      </w:r>
      <w:proofErr w:type="spellStart"/>
      <w:r w:rsidRPr="00DB25C4">
        <w:rPr>
          <w:rFonts w:cstheme="minorHAnsi"/>
          <w:color w:val="000000" w:themeColor="text1"/>
        </w:rPr>
        <w:t>suasana</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w:t>
      </w:r>
      <w:proofErr w:type="spellStart"/>
      <w:r w:rsidRPr="00DB25C4">
        <w:rPr>
          <w:rFonts w:cstheme="minorHAnsi"/>
          <w:color w:val="000000" w:themeColor="text1"/>
        </w:rPr>
        <w:t>merupakan</w:t>
      </w:r>
      <w:proofErr w:type="spellEnd"/>
      <w:r w:rsidRPr="00DB25C4">
        <w:rPr>
          <w:rFonts w:cstheme="minorHAnsi"/>
          <w:color w:val="000000" w:themeColor="text1"/>
        </w:rPr>
        <w:t xml:space="preserve"> </w:t>
      </w:r>
      <w:proofErr w:type="spellStart"/>
      <w:r w:rsidRPr="00DB25C4">
        <w:rPr>
          <w:rFonts w:cstheme="minorHAnsi"/>
          <w:color w:val="000000" w:themeColor="text1"/>
        </w:rPr>
        <w:t>kondisi</w:t>
      </w:r>
      <w:proofErr w:type="spellEnd"/>
      <w:r w:rsidRPr="00DB25C4">
        <w:rPr>
          <w:rFonts w:cstheme="minorHAnsi"/>
          <w:color w:val="000000" w:themeColor="text1"/>
        </w:rPr>
        <w:t xml:space="preserve"> yang </w:t>
      </w:r>
      <w:proofErr w:type="spellStart"/>
      <w:r w:rsidRPr="00DB25C4">
        <w:rPr>
          <w:rFonts w:cstheme="minorHAnsi"/>
          <w:color w:val="000000" w:themeColor="text1"/>
        </w:rPr>
        <w:t>harus</w:t>
      </w:r>
      <w:proofErr w:type="spellEnd"/>
      <w:r w:rsidRPr="00DB25C4">
        <w:rPr>
          <w:rFonts w:cstheme="minorHAnsi"/>
          <w:color w:val="000000" w:themeColor="text1"/>
        </w:rPr>
        <w:t xml:space="preserve"> </w:t>
      </w:r>
      <w:proofErr w:type="spellStart"/>
      <w:r w:rsidRPr="00DB25C4">
        <w:rPr>
          <w:rFonts w:cstheme="minorHAnsi"/>
          <w:color w:val="000000" w:themeColor="text1"/>
        </w:rPr>
        <w:t>mampu</w:t>
      </w:r>
      <w:proofErr w:type="spellEnd"/>
      <w:r w:rsidRPr="00DB25C4">
        <w:rPr>
          <w:rFonts w:cstheme="minorHAnsi"/>
          <w:color w:val="000000" w:themeColor="text1"/>
        </w:rPr>
        <w:t xml:space="preserve"> </w:t>
      </w:r>
      <w:proofErr w:type="spellStart"/>
      <w:r w:rsidRPr="00DB25C4">
        <w:rPr>
          <w:rFonts w:cstheme="minorHAnsi"/>
          <w:color w:val="000000" w:themeColor="text1"/>
        </w:rPr>
        <w:t>diciptakan</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membuat</w:t>
      </w:r>
      <w:proofErr w:type="spellEnd"/>
      <w:r w:rsidRPr="00DB25C4">
        <w:rPr>
          <w:rFonts w:cstheme="minorHAnsi"/>
          <w:color w:val="000000" w:themeColor="text1"/>
        </w:rPr>
        <w:t xml:space="preserve"> progress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di PS Pendidikan Bahasa Mandarin </w:t>
      </w:r>
      <w:proofErr w:type="spellStart"/>
      <w:r w:rsidRPr="00DB25C4">
        <w:rPr>
          <w:rFonts w:cstheme="minorHAnsi"/>
          <w:color w:val="000000" w:themeColor="text1"/>
        </w:rPr>
        <w:t>berjalan</w:t>
      </w:r>
      <w:proofErr w:type="spellEnd"/>
      <w:r w:rsidRPr="00DB25C4">
        <w:rPr>
          <w:rFonts w:cstheme="minorHAnsi"/>
          <w:color w:val="000000" w:themeColor="text1"/>
        </w:rPr>
        <w:t xml:space="preserve"> </w:t>
      </w:r>
      <w:proofErr w:type="spellStart"/>
      <w:r w:rsidRPr="00DB25C4">
        <w:rPr>
          <w:rFonts w:cstheme="minorHAnsi"/>
          <w:color w:val="000000" w:themeColor="text1"/>
        </w:rPr>
        <w:t>sesuai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visi</w:t>
      </w:r>
      <w:proofErr w:type="spellEnd"/>
      <w:r w:rsidRPr="00DB25C4">
        <w:rPr>
          <w:rFonts w:cstheme="minorHAnsi"/>
          <w:color w:val="000000" w:themeColor="text1"/>
        </w:rPr>
        <w:t xml:space="preserve">, </w:t>
      </w:r>
      <w:proofErr w:type="spellStart"/>
      <w:r w:rsidRPr="00DB25C4">
        <w:rPr>
          <w:rFonts w:cstheme="minorHAnsi"/>
          <w:color w:val="000000" w:themeColor="text1"/>
        </w:rPr>
        <w:t>misi</w:t>
      </w:r>
      <w:proofErr w:type="spellEnd"/>
      <w:r w:rsidRPr="00DB25C4">
        <w:rPr>
          <w:rFonts w:cstheme="minorHAnsi"/>
          <w:color w:val="000000" w:themeColor="text1"/>
        </w:rPr>
        <w:t xml:space="preserve">, dan </w:t>
      </w:r>
      <w:proofErr w:type="spellStart"/>
      <w:r w:rsidRPr="00DB25C4">
        <w:rPr>
          <w:rFonts w:cstheme="minorHAnsi"/>
          <w:color w:val="000000" w:themeColor="text1"/>
        </w:rPr>
        <w:t>tujuannya</w:t>
      </w:r>
      <w:proofErr w:type="spellEnd"/>
      <w:r w:rsidRPr="00DB25C4">
        <w:rPr>
          <w:rFonts w:cstheme="minorHAnsi"/>
          <w:color w:val="000000" w:themeColor="text1"/>
        </w:rPr>
        <w:t xml:space="preserve">, </w:t>
      </w:r>
      <w:proofErr w:type="spellStart"/>
      <w:r w:rsidRPr="00DB25C4">
        <w:rPr>
          <w:rFonts w:cstheme="minorHAnsi"/>
          <w:color w:val="000000" w:themeColor="text1"/>
        </w:rPr>
        <w:t>menciptakan</w:t>
      </w:r>
      <w:proofErr w:type="spellEnd"/>
      <w:r w:rsidRPr="00DB25C4">
        <w:rPr>
          <w:rFonts w:cstheme="minorHAnsi"/>
          <w:color w:val="000000" w:themeColor="text1"/>
        </w:rPr>
        <w:t xml:space="preserve"> </w:t>
      </w:r>
      <w:proofErr w:type="spellStart"/>
      <w:r w:rsidRPr="00DB25C4">
        <w:rPr>
          <w:rFonts w:cstheme="minorHAnsi"/>
          <w:color w:val="000000" w:themeColor="text1"/>
        </w:rPr>
        <w:t>iklim</w:t>
      </w:r>
      <w:proofErr w:type="spellEnd"/>
      <w:r w:rsidRPr="00DB25C4">
        <w:rPr>
          <w:rFonts w:cstheme="minorHAnsi"/>
          <w:color w:val="000000" w:themeColor="text1"/>
        </w:rPr>
        <w:t xml:space="preserve"> </w:t>
      </w:r>
      <w:proofErr w:type="spellStart"/>
      <w:r w:rsidRPr="00DB25C4">
        <w:rPr>
          <w:rFonts w:cstheme="minorHAnsi"/>
          <w:color w:val="000000" w:themeColor="text1"/>
        </w:rPr>
        <w:t>belajar</w:t>
      </w:r>
      <w:proofErr w:type="spellEnd"/>
      <w:r w:rsidRPr="00DB25C4">
        <w:rPr>
          <w:rFonts w:cstheme="minorHAnsi"/>
          <w:color w:val="000000" w:themeColor="text1"/>
        </w:rPr>
        <w:t xml:space="preserve"> yang </w:t>
      </w:r>
      <w:proofErr w:type="spellStart"/>
      <w:r w:rsidRPr="00DB25C4">
        <w:rPr>
          <w:rFonts w:cstheme="minorHAnsi"/>
          <w:color w:val="000000" w:themeColor="text1"/>
        </w:rPr>
        <w:t>kondusif</w:t>
      </w:r>
      <w:proofErr w:type="spellEnd"/>
      <w:r w:rsidRPr="00DB25C4">
        <w:rPr>
          <w:rFonts w:cstheme="minorHAnsi"/>
          <w:color w:val="000000" w:themeColor="text1"/>
        </w:rPr>
        <w:t xml:space="preserve"> </w:t>
      </w:r>
      <w:proofErr w:type="spellStart"/>
      <w:r w:rsidRPr="00DB25C4">
        <w:rPr>
          <w:rFonts w:cstheme="minorHAnsi"/>
          <w:color w:val="000000" w:themeColor="text1"/>
        </w:rPr>
        <w:t>bagi</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w:t>
      </w:r>
      <w:proofErr w:type="spellStart"/>
      <w:r w:rsidRPr="00DB25C4">
        <w:rPr>
          <w:rFonts w:cstheme="minorHAnsi"/>
          <w:color w:val="000000" w:themeColor="text1"/>
        </w:rPr>
        <w:t>interaksi</w:t>
      </w:r>
      <w:proofErr w:type="spellEnd"/>
      <w:r w:rsidRPr="00DB25C4">
        <w:rPr>
          <w:rFonts w:cstheme="minorHAnsi"/>
          <w:color w:val="000000" w:themeColor="text1"/>
        </w:rPr>
        <w:t xml:space="preserve"> </w:t>
      </w:r>
      <w:proofErr w:type="spellStart"/>
      <w:r w:rsidRPr="00DB25C4">
        <w:rPr>
          <w:rFonts w:cstheme="minorHAnsi"/>
          <w:color w:val="000000" w:themeColor="text1"/>
        </w:rPr>
        <w:t>antara</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dan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dilihat</w:t>
      </w:r>
      <w:proofErr w:type="spellEnd"/>
      <w:r w:rsidRPr="00DB25C4">
        <w:rPr>
          <w:rFonts w:cstheme="minorHAnsi"/>
          <w:color w:val="000000" w:themeColor="text1"/>
        </w:rPr>
        <w:t xml:space="preserve"> pada </w:t>
      </w:r>
      <w:proofErr w:type="spellStart"/>
      <w:r w:rsidRPr="00DB25C4">
        <w:rPr>
          <w:rFonts w:cstheme="minorHAnsi"/>
          <w:color w:val="000000" w:themeColor="text1"/>
        </w:rPr>
        <w:t>tabel</w:t>
      </w:r>
      <w:proofErr w:type="spellEnd"/>
      <w:r w:rsidRPr="00DB25C4">
        <w:rPr>
          <w:rFonts w:cstheme="minorHAnsi"/>
          <w:color w:val="000000" w:themeColor="text1"/>
        </w:rPr>
        <w:t xml:space="preserve"> </w:t>
      </w:r>
      <w:proofErr w:type="spellStart"/>
      <w:r w:rsidRPr="00DB25C4">
        <w:rPr>
          <w:rFonts w:cstheme="minorHAnsi"/>
          <w:color w:val="000000" w:themeColor="text1"/>
        </w:rPr>
        <w:t>berikut</w:t>
      </w:r>
      <w:proofErr w:type="spellEnd"/>
      <w:r w:rsidRPr="00DB25C4">
        <w:rPr>
          <w:rFonts w:cstheme="minorHAnsi"/>
          <w:color w:val="000000" w:themeColor="text1"/>
        </w:rPr>
        <w:t xml:space="preserve">. </w:t>
      </w:r>
    </w:p>
    <w:tbl>
      <w:tblPr>
        <w:tblW w:w="1416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704"/>
        <w:gridCol w:w="1980"/>
        <w:gridCol w:w="2132"/>
        <w:gridCol w:w="1412"/>
        <w:gridCol w:w="3543"/>
        <w:gridCol w:w="4395"/>
      </w:tblGrid>
      <w:tr w:rsidR="0076297E" w:rsidRPr="00DB25C4" w14:paraId="6EAD5A13" w14:textId="77777777" w:rsidTr="00662CB9">
        <w:trPr>
          <w:trHeight w:val="435"/>
        </w:trPr>
        <w:tc>
          <w:tcPr>
            <w:tcW w:w="704" w:type="dxa"/>
            <w:shd w:val="clear" w:color="auto" w:fill="D0CECE" w:themeFill="background2" w:themeFillShade="E6"/>
          </w:tcPr>
          <w:p w14:paraId="38749B6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No</w:t>
            </w:r>
          </w:p>
        </w:tc>
        <w:tc>
          <w:tcPr>
            <w:tcW w:w="1980" w:type="dxa"/>
            <w:shd w:val="clear" w:color="auto" w:fill="D0CECE" w:themeFill="background2" w:themeFillShade="E6"/>
            <w:noWrap/>
            <w:vAlign w:val="center"/>
            <w:hideMark/>
          </w:tcPr>
          <w:p w14:paraId="6C7AD6B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 xml:space="preserve">Nama </w:t>
            </w:r>
            <w:proofErr w:type="spellStart"/>
            <w:r w:rsidRPr="00DB25C4">
              <w:rPr>
                <w:rFonts w:eastAsia="Times New Roman" w:cstheme="minorHAnsi"/>
                <w:color w:val="000000" w:themeColor="text1"/>
                <w:lang w:eastAsia="en-ID"/>
              </w:rPr>
              <w:t>Kegiatan</w:t>
            </w:r>
            <w:proofErr w:type="spellEnd"/>
          </w:p>
        </w:tc>
        <w:tc>
          <w:tcPr>
            <w:tcW w:w="2132" w:type="dxa"/>
            <w:shd w:val="clear" w:color="auto" w:fill="D0CECE" w:themeFill="background2" w:themeFillShade="E6"/>
            <w:noWrap/>
            <w:vAlign w:val="center"/>
            <w:hideMark/>
          </w:tcPr>
          <w:p w14:paraId="3F8D41C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 xml:space="preserve">Nama </w:t>
            </w:r>
            <w:proofErr w:type="spellStart"/>
            <w:r w:rsidRPr="00DB25C4">
              <w:rPr>
                <w:rFonts w:eastAsia="Times New Roman" w:cstheme="minorHAnsi"/>
                <w:color w:val="000000" w:themeColor="text1"/>
                <w:lang w:eastAsia="en-ID"/>
              </w:rPr>
              <w:t>Dosen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Pembimbing</w:t>
            </w:r>
            <w:proofErr w:type="spellEnd"/>
          </w:p>
        </w:tc>
        <w:tc>
          <w:tcPr>
            <w:tcW w:w="1412" w:type="dxa"/>
            <w:shd w:val="clear" w:color="auto" w:fill="D0CECE" w:themeFill="background2" w:themeFillShade="E6"/>
            <w:noWrap/>
            <w:vAlign w:val="center"/>
            <w:hideMark/>
          </w:tcPr>
          <w:p w14:paraId="2921CB82" w14:textId="77777777" w:rsidR="0076297E" w:rsidRPr="00DB25C4" w:rsidRDefault="0076297E" w:rsidP="00687314">
            <w:pPr>
              <w:spacing w:after="0" w:line="240" w:lineRule="auto"/>
              <w:jc w:val="center"/>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Frekuensi</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Kegiatan</w:t>
            </w:r>
            <w:proofErr w:type="spellEnd"/>
          </w:p>
        </w:tc>
        <w:tc>
          <w:tcPr>
            <w:tcW w:w="3543" w:type="dxa"/>
            <w:shd w:val="clear" w:color="auto" w:fill="D0CECE" w:themeFill="background2" w:themeFillShade="E6"/>
            <w:noWrap/>
            <w:vAlign w:val="center"/>
            <w:hideMark/>
          </w:tcPr>
          <w:p w14:paraId="10890E0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 xml:space="preserve">Hasil </w:t>
            </w:r>
            <w:proofErr w:type="spellStart"/>
            <w:r w:rsidRPr="00DB25C4">
              <w:rPr>
                <w:rFonts w:eastAsia="Times New Roman" w:cstheme="minorHAnsi"/>
                <w:color w:val="000000" w:themeColor="text1"/>
                <w:lang w:eastAsia="en-ID"/>
              </w:rPr>
              <w:t>Kegiatan</w:t>
            </w:r>
            <w:proofErr w:type="spellEnd"/>
          </w:p>
        </w:tc>
        <w:tc>
          <w:tcPr>
            <w:tcW w:w="4395" w:type="dxa"/>
            <w:shd w:val="clear" w:color="auto" w:fill="D0CECE" w:themeFill="background2" w:themeFillShade="E6"/>
            <w:noWrap/>
            <w:vAlign w:val="center"/>
            <w:hideMark/>
          </w:tcPr>
          <w:p w14:paraId="74EACC5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 xml:space="preserve">Bukti </w:t>
            </w:r>
            <w:proofErr w:type="spellStart"/>
            <w:r w:rsidRPr="00DB25C4">
              <w:rPr>
                <w:rFonts w:eastAsia="Times New Roman" w:cstheme="minorHAnsi"/>
                <w:color w:val="000000" w:themeColor="text1"/>
                <w:lang w:eastAsia="en-ID"/>
              </w:rPr>
              <w:t>Kegiatan</w:t>
            </w:r>
            <w:proofErr w:type="spellEnd"/>
          </w:p>
        </w:tc>
      </w:tr>
      <w:tr w:rsidR="0076297E" w:rsidRPr="00DB25C4" w14:paraId="474CC960" w14:textId="77777777" w:rsidTr="00662CB9">
        <w:trPr>
          <w:trHeight w:val="300"/>
        </w:trPr>
        <w:tc>
          <w:tcPr>
            <w:tcW w:w="704" w:type="dxa"/>
          </w:tcPr>
          <w:p w14:paraId="0B65878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1980" w:type="dxa"/>
            <w:shd w:val="clear" w:color="auto" w:fill="auto"/>
            <w:noWrap/>
            <w:vAlign w:val="bottom"/>
            <w:hideMark/>
          </w:tcPr>
          <w:p w14:paraId="510C62C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2132" w:type="dxa"/>
            <w:shd w:val="clear" w:color="auto" w:fill="auto"/>
            <w:noWrap/>
            <w:vAlign w:val="bottom"/>
            <w:hideMark/>
          </w:tcPr>
          <w:p w14:paraId="6335B93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1412" w:type="dxa"/>
            <w:shd w:val="clear" w:color="auto" w:fill="auto"/>
            <w:noWrap/>
            <w:vAlign w:val="bottom"/>
            <w:hideMark/>
          </w:tcPr>
          <w:p w14:paraId="1F0E6B4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3543" w:type="dxa"/>
            <w:shd w:val="clear" w:color="auto" w:fill="auto"/>
            <w:noWrap/>
            <w:vAlign w:val="bottom"/>
            <w:hideMark/>
          </w:tcPr>
          <w:p w14:paraId="0736AB3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5</w:t>
            </w:r>
          </w:p>
        </w:tc>
        <w:tc>
          <w:tcPr>
            <w:tcW w:w="4395" w:type="dxa"/>
            <w:shd w:val="clear" w:color="auto" w:fill="auto"/>
            <w:noWrap/>
            <w:vAlign w:val="bottom"/>
            <w:hideMark/>
          </w:tcPr>
          <w:p w14:paraId="5753DCD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6</w:t>
            </w:r>
          </w:p>
        </w:tc>
      </w:tr>
      <w:tr w:rsidR="0076297E" w:rsidRPr="00DB25C4" w14:paraId="70C89E7B" w14:textId="77777777" w:rsidTr="00662CB9">
        <w:trPr>
          <w:trHeight w:val="1800"/>
        </w:trPr>
        <w:tc>
          <w:tcPr>
            <w:tcW w:w="704" w:type="dxa"/>
          </w:tcPr>
          <w:p w14:paraId="67D63F7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1980" w:type="dxa"/>
            <w:shd w:val="clear" w:color="auto" w:fill="auto"/>
            <w:noWrap/>
            <w:vAlign w:val="center"/>
            <w:hideMark/>
          </w:tcPr>
          <w:p w14:paraId="214D9F09"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 xml:space="preserve">Summer Camp </w:t>
            </w:r>
            <w:proofErr w:type="spellStart"/>
            <w:r w:rsidRPr="00DB25C4">
              <w:rPr>
                <w:rFonts w:eastAsia="Times New Roman" w:cstheme="minorHAnsi"/>
                <w:color w:val="000000" w:themeColor="text1"/>
                <w:lang w:eastAsia="en-ID"/>
              </w:rPr>
              <w:t>Mahasiswa</w:t>
            </w:r>
            <w:proofErr w:type="spellEnd"/>
            <w:r w:rsidRPr="00DB25C4">
              <w:rPr>
                <w:rFonts w:eastAsia="Times New Roman" w:cstheme="minorHAnsi"/>
                <w:color w:val="000000" w:themeColor="text1"/>
                <w:lang w:eastAsia="en-ID"/>
              </w:rPr>
              <w:t xml:space="preserve"> di China</w:t>
            </w:r>
          </w:p>
        </w:tc>
        <w:tc>
          <w:tcPr>
            <w:tcW w:w="2132" w:type="dxa"/>
            <w:shd w:val="clear" w:color="auto" w:fill="auto"/>
            <w:noWrap/>
            <w:vAlign w:val="center"/>
            <w:hideMark/>
          </w:tcPr>
          <w:p w14:paraId="39DAD7D7"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Anggrah</w:t>
            </w:r>
            <w:proofErr w:type="spellEnd"/>
            <w:r w:rsidRPr="00DB25C4">
              <w:rPr>
                <w:rFonts w:eastAsia="Times New Roman" w:cstheme="minorHAnsi"/>
                <w:color w:val="000000" w:themeColor="text1"/>
                <w:lang w:eastAsia="en-ID"/>
              </w:rPr>
              <w:t xml:space="preserve"> Diah </w:t>
            </w:r>
            <w:proofErr w:type="spellStart"/>
            <w:r w:rsidRPr="00DB25C4">
              <w:rPr>
                <w:rFonts w:eastAsia="Times New Roman" w:cstheme="minorHAnsi"/>
                <w:color w:val="000000" w:themeColor="text1"/>
                <w:lang w:eastAsia="en-ID"/>
              </w:rPr>
              <w:t>Airlinda</w:t>
            </w:r>
            <w:proofErr w:type="spellEnd"/>
            <w:r w:rsidRPr="00DB25C4">
              <w:rPr>
                <w:rFonts w:eastAsia="Times New Roman" w:cstheme="minorHAnsi"/>
                <w:color w:val="000000" w:themeColor="text1"/>
                <w:lang w:eastAsia="en-ID"/>
              </w:rPr>
              <w:t>, SS, MTCSOL</w:t>
            </w:r>
          </w:p>
        </w:tc>
        <w:tc>
          <w:tcPr>
            <w:tcW w:w="1412" w:type="dxa"/>
            <w:shd w:val="clear" w:color="auto" w:fill="auto"/>
            <w:noWrap/>
            <w:vAlign w:val="center"/>
            <w:hideMark/>
          </w:tcPr>
          <w:p w14:paraId="1B971618"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Setiap</w:t>
            </w:r>
            <w:proofErr w:type="spellEnd"/>
            <w:r w:rsidRPr="00DB25C4">
              <w:rPr>
                <w:rFonts w:eastAsia="Times New Roman" w:cstheme="minorHAnsi"/>
                <w:color w:val="000000" w:themeColor="text1"/>
                <w:lang w:eastAsia="en-ID"/>
              </w:rPr>
              <w:t xml:space="preserve"> Semester</w:t>
            </w:r>
          </w:p>
        </w:tc>
        <w:tc>
          <w:tcPr>
            <w:tcW w:w="3543" w:type="dxa"/>
            <w:shd w:val="clear" w:color="auto" w:fill="auto"/>
            <w:vAlign w:val="center"/>
            <w:hideMark/>
          </w:tcPr>
          <w:p w14:paraId="0E375909"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Mahasiswa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belajar</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bahasa</w:t>
            </w:r>
            <w:proofErr w:type="spellEnd"/>
            <w:r w:rsidRPr="00DB25C4">
              <w:rPr>
                <w:rFonts w:eastAsia="Times New Roman" w:cstheme="minorHAnsi"/>
                <w:color w:val="000000" w:themeColor="text1"/>
                <w:lang w:eastAsia="en-ID"/>
              </w:rPr>
              <w:t xml:space="preserve"> Mandarin dan </w:t>
            </w:r>
            <w:proofErr w:type="spellStart"/>
            <w:r w:rsidRPr="00DB25C4">
              <w:rPr>
                <w:rFonts w:eastAsia="Times New Roman" w:cstheme="minorHAnsi"/>
                <w:color w:val="000000" w:themeColor="text1"/>
                <w:lang w:eastAsia="en-ID"/>
              </w:rPr>
              <w:t>Budaya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Tiongkok</w:t>
            </w:r>
            <w:proofErr w:type="spellEnd"/>
            <w:r w:rsidRPr="00DB25C4">
              <w:rPr>
                <w:rFonts w:eastAsia="Times New Roman" w:cstheme="minorHAnsi"/>
                <w:color w:val="000000" w:themeColor="text1"/>
                <w:lang w:eastAsia="en-ID"/>
              </w:rPr>
              <w:t xml:space="preserve"> di </w:t>
            </w:r>
            <w:proofErr w:type="spellStart"/>
            <w:r w:rsidRPr="00DB25C4">
              <w:rPr>
                <w:rFonts w:eastAsia="Times New Roman" w:cstheme="minorHAnsi"/>
                <w:color w:val="000000" w:themeColor="text1"/>
                <w:lang w:eastAsia="en-ID"/>
              </w:rPr>
              <w:t>berbagai</w:t>
            </w:r>
            <w:proofErr w:type="spellEnd"/>
            <w:r w:rsidRPr="00DB25C4">
              <w:rPr>
                <w:rFonts w:eastAsia="Times New Roman" w:cstheme="minorHAnsi"/>
                <w:color w:val="000000" w:themeColor="text1"/>
                <w:lang w:eastAsia="en-ID"/>
              </w:rPr>
              <w:t xml:space="preserve"> Universitas di </w:t>
            </w:r>
            <w:proofErr w:type="spellStart"/>
            <w:r w:rsidRPr="00DB25C4">
              <w:rPr>
                <w:rFonts w:eastAsia="Times New Roman" w:cstheme="minorHAnsi"/>
                <w:color w:val="000000" w:themeColor="text1"/>
                <w:lang w:eastAsia="en-ID"/>
              </w:rPr>
              <w:t>Tiongkok</w:t>
            </w:r>
            <w:proofErr w:type="spellEnd"/>
            <w:r w:rsidRPr="00DB25C4">
              <w:rPr>
                <w:rFonts w:eastAsia="Times New Roman" w:cstheme="minorHAnsi"/>
                <w:color w:val="000000" w:themeColor="text1"/>
                <w:lang w:eastAsia="en-ID"/>
              </w:rPr>
              <w:t xml:space="preserve"> dan </w:t>
            </w:r>
            <w:proofErr w:type="spellStart"/>
            <w:r w:rsidRPr="00DB25C4">
              <w:rPr>
                <w:rFonts w:eastAsia="Times New Roman" w:cstheme="minorHAnsi"/>
                <w:color w:val="000000" w:themeColor="text1"/>
                <w:lang w:eastAsia="en-ID"/>
              </w:rPr>
              <w:t>menjalin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komunikasi</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dengan</w:t>
            </w:r>
            <w:proofErr w:type="spellEnd"/>
            <w:r w:rsidRPr="00DB25C4">
              <w:rPr>
                <w:rFonts w:eastAsia="Times New Roman" w:cstheme="minorHAnsi"/>
                <w:color w:val="000000" w:themeColor="text1"/>
                <w:lang w:eastAsia="en-ID"/>
              </w:rPr>
              <w:t xml:space="preserve"> native speaker Bahasa Mandarin</w:t>
            </w:r>
          </w:p>
        </w:tc>
        <w:tc>
          <w:tcPr>
            <w:tcW w:w="4395" w:type="dxa"/>
            <w:shd w:val="clear" w:color="auto" w:fill="auto"/>
            <w:vAlign w:val="center"/>
            <w:hideMark/>
          </w:tcPr>
          <w:p w14:paraId="7C5F583A" w14:textId="77777777" w:rsidR="0076297E" w:rsidRPr="00DB25C4" w:rsidRDefault="00000000" w:rsidP="00687314">
            <w:pPr>
              <w:spacing w:after="0" w:line="240" w:lineRule="auto"/>
              <w:jc w:val="both"/>
              <w:rPr>
                <w:rFonts w:eastAsia="Times New Roman" w:cstheme="minorHAnsi"/>
                <w:color w:val="000000" w:themeColor="text1"/>
                <w:u w:val="single"/>
                <w:lang w:eastAsia="en-ID"/>
              </w:rPr>
            </w:pPr>
            <w:hyperlink r:id="rId91">
              <w:r w:rsidR="0076297E" w:rsidRPr="00DB25C4">
                <w:rPr>
                  <w:rStyle w:val="Hyperlink"/>
                  <w:rFonts w:eastAsia="Times New Roman" w:cstheme="minorHAnsi"/>
                  <w:lang w:eastAsia="en-ID"/>
                </w:rPr>
                <w:t>https://www.instagram.com/p/B2de_MCpYGe/?igshid=YmMyMTA2M2Y=</w:t>
              </w:r>
            </w:hyperlink>
          </w:p>
        </w:tc>
      </w:tr>
      <w:tr w:rsidR="0076297E" w:rsidRPr="00DB25C4" w14:paraId="6A4C7F48" w14:textId="77777777" w:rsidTr="00662CB9">
        <w:trPr>
          <w:trHeight w:val="1200"/>
        </w:trPr>
        <w:tc>
          <w:tcPr>
            <w:tcW w:w="704" w:type="dxa"/>
          </w:tcPr>
          <w:p w14:paraId="5B74C6CC"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1980" w:type="dxa"/>
            <w:shd w:val="clear" w:color="auto" w:fill="auto"/>
            <w:vAlign w:val="center"/>
            <w:hideMark/>
          </w:tcPr>
          <w:p w14:paraId="29FB7287"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Pelatihan</w:t>
            </w:r>
            <w:proofErr w:type="spellEnd"/>
            <w:r w:rsidRPr="00DB25C4">
              <w:rPr>
                <w:rFonts w:eastAsia="Times New Roman" w:cstheme="minorHAnsi"/>
                <w:color w:val="000000" w:themeColor="text1"/>
                <w:lang w:eastAsia="en-ID"/>
              </w:rPr>
              <w:t xml:space="preserve"> 30 jam "Fu-Long </w:t>
            </w:r>
            <w:proofErr w:type="spellStart"/>
            <w:r w:rsidRPr="00DB25C4">
              <w:rPr>
                <w:rFonts w:eastAsia="Times New Roman" w:cstheme="minorHAnsi"/>
                <w:color w:val="000000" w:themeColor="text1"/>
                <w:lang w:eastAsia="en-ID"/>
              </w:rPr>
              <w:t>Wenru</w:t>
            </w:r>
            <w:proofErr w:type="spellEnd"/>
            <w:r w:rsidRPr="00DB25C4">
              <w:rPr>
                <w:rFonts w:eastAsia="Times New Roman" w:cstheme="minorHAnsi"/>
                <w:color w:val="000000" w:themeColor="text1"/>
                <w:lang w:eastAsia="en-ID"/>
              </w:rPr>
              <w:t xml:space="preserve"> Academy Mandarin Workshop Online"</w:t>
            </w:r>
          </w:p>
        </w:tc>
        <w:tc>
          <w:tcPr>
            <w:tcW w:w="2132" w:type="dxa"/>
            <w:shd w:val="clear" w:color="auto" w:fill="auto"/>
            <w:noWrap/>
            <w:vAlign w:val="center"/>
            <w:hideMark/>
          </w:tcPr>
          <w:p w14:paraId="2E656688"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Anggrah</w:t>
            </w:r>
            <w:proofErr w:type="spellEnd"/>
            <w:r w:rsidRPr="00DB25C4">
              <w:rPr>
                <w:rFonts w:eastAsia="Times New Roman" w:cstheme="minorHAnsi"/>
                <w:color w:val="000000" w:themeColor="text1"/>
                <w:lang w:eastAsia="en-ID"/>
              </w:rPr>
              <w:t xml:space="preserve"> Diah </w:t>
            </w:r>
            <w:proofErr w:type="spellStart"/>
            <w:r w:rsidRPr="00DB25C4">
              <w:rPr>
                <w:rFonts w:eastAsia="Times New Roman" w:cstheme="minorHAnsi"/>
                <w:color w:val="000000" w:themeColor="text1"/>
                <w:lang w:eastAsia="en-ID"/>
              </w:rPr>
              <w:t>Airlinda</w:t>
            </w:r>
            <w:proofErr w:type="spellEnd"/>
            <w:r w:rsidRPr="00DB25C4">
              <w:rPr>
                <w:rFonts w:eastAsia="Times New Roman" w:cstheme="minorHAnsi"/>
                <w:color w:val="000000" w:themeColor="text1"/>
                <w:lang w:eastAsia="en-ID"/>
              </w:rPr>
              <w:t>, SS, MTCSOL</w:t>
            </w:r>
          </w:p>
        </w:tc>
        <w:tc>
          <w:tcPr>
            <w:tcW w:w="1412" w:type="dxa"/>
            <w:shd w:val="clear" w:color="auto" w:fill="auto"/>
            <w:noWrap/>
            <w:vAlign w:val="center"/>
            <w:hideMark/>
          </w:tcPr>
          <w:p w14:paraId="031B3FCF"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Setiap</w:t>
            </w:r>
            <w:proofErr w:type="spellEnd"/>
            <w:r w:rsidRPr="00DB25C4">
              <w:rPr>
                <w:rFonts w:eastAsia="Times New Roman" w:cstheme="minorHAnsi"/>
                <w:color w:val="000000" w:themeColor="text1"/>
                <w:lang w:eastAsia="en-ID"/>
              </w:rPr>
              <w:t xml:space="preserve"> Semester</w:t>
            </w:r>
          </w:p>
        </w:tc>
        <w:tc>
          <w:tcPr>
            <w:tcW w:w="3543" w:type="dxa"/>
            <w:shd w:val="clear" w:color="auto" w:fill="auto"/>
            <w:vAlign w:val="center"/>
            <w:hideMark/>
          </w:tcPr>
          <w:p w14:paraId="476B97DA"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Mahasiswa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memperoleh</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pengetahuan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lebih</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dalam</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mengenai</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Budaya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Tiongkok</w:t>
            </w:r>
            <w:proofErr w:type="spellEnd"/>
            <w:r w:rsidRPr="00DB25C4">
              <w:rPr>
                <w:rFonts w:eastAsia="Times New Roman" w:cstheme="minorHAnsi"/>
                <w:color w:val="000000" w:themeColor="text1"/>
                <w:lang w:eastAsia="en-ID"/>
              </w:rPr>
              <w:t xml:space="preserve"> dan idiom </w:t>
            </w:r>
            <w:proofErr w:type="spellStart"/>
            <w:r w:rsidRPr="00DB25C4">
              <w:rPr>
                <w:rFonts w:eastAsia="Times New Roman" w:cstheme="minorHAnsi"/>
                <w:color w:val="000000" w:themeColor="text1"/>
                <w:lang w:eastAsia="en-ID"/>
              </w:rPr>
              <w:t>bahasa</w:t>
            </w:r>
            <w:proofErr w:type="spellEnd"/>
            <w:r w:rsidRPr="00DB25C4">
              <w:rPr>
                <w:rFonts w:eastAsia="Times New Roman" w:cstheme="minorHAnsi"/>
                <w:color w:val="000000" w:themeColor="text1"/>
                <w:lang w:eastAsia="en-ID"/>
              </w:rPr>
              <w:t xml:space="preserve"> Mandarin</w:t>
            </w:r>
          </w:p>
        </w:tc>
        <w:tc>
          <w:tcPr>
            <w:tcW w:w="4395" w:type="dxa"/>
            <w:shd w:val="clear" w:color="auto" w:fill="auto"/>
            <w:vAlign w:val="center"/>
            <w:hideMark/>
          </w:tcPr>
          <w:p w14:paraId="05AD741F" w14:textId="77777777" w:rsidR="0076297E" w:rsidRPr="00DB25C4" w:rsidRDefault="00000000" w:rsidP="00687314">
            <w:pPr>
              <w:spacing w:after="0" w:line="240" w:lineRule="auto"/>
              <w:jc w:val="both"/>
              <w:rPr>
                <w:rFonts w:eastAsia="Times New Roman" w:cstheme="minorHAnsi"/>
                <w:color w:val="000000" w:themeColor="text1"/>
                <w:u w:val="single"/>
                <w:lang w:eastAsia="en-ID"/>
              </w:rPr>
            </w:pPr>
            <w:hyperlink r:id="rId92">
              <w:r w:rsidR="0076297E" w:rsidRPr="00DB25C4">
                <w:rPr>
                  <w:rFonts w:eastAsia="Times New Roman" w:cstheme="minorHAnsi"/>
                  <w:color w:val="000000" w:themeColor="text1"/>
                  <w:u w:val="single"/>
                  <w:lang w:eastAsia="en-ID"/>
                </w:rPr>
                <w:t>https://docs.google.com/spreadsheets/d/1KmZqu6y-CIjdwcUZAjC2rqmtVgtC_tRINTEFdpdvVug/edit?usp=sharing</w:t>
              </w:r>
            </w:hyperlink>
          </w:p>
        </w:tc>
      </w:tr>
      <w:tr w:rsidR="0076297E" w:rsidRPr="00DB25C4" w14:paraId="4849B34C" w14:textId="77777777" w:rsidTr="00662CB9">
        <w:trPr>
          <w:trHeight w:val="900"/>
        </w:trPr>
        <w:tc>
          <w:tcPr>
            <w:tcW w:w="704" w:type="dxa"/>
          </w:tcPr>
          <w:p w14:paraId="13BBEBF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1980" w:type="dxa"/>
            <w:shd w:val="clear" w:color="auto" w:fill="auto"/>
            <w:noWrap/>
            <w:vAlign w:val="center"/>
            <w:hideMark/>
          </w:tcPr>
          <w:p w14:paraId="2B57168D"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Learning to Write Curriculum Vitae in Mandarin</w:t>
            </w:r>
          </w:p>
        </w:tc>
        <w:tc>
          <w:tcPr>
            <w:tcW w:w="2132" w:type="dxa"/>
            <w:shd w:val="clear" w:color="auto" w:fill="auto"/>
            <w:noWrap/>
            <w:vAlign w:val="center"/>
            <w:hideMark/>
          </w:tcPr>
          <w:p w14:paraId="4708FA2F"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Anggrah</w:t>
            </w:r>
            <w:proofErr w:type="spellEnd"/>
            <w:r w:rsidRPr="00DB25C4">
              <w:rPr>
                <w:rFonts w:eastAsia="Times New Roman" w:cstheme="minorHAnsi"/>
                <w:color w:val="000000" w:themeColor="text1"/>
                <w:lang w:eastAsia="en-ID"/>
              </w:rPr>
              <w:t xml:space="preserve"> Diah </w:t>
            </w:r>
            <w:proofErr w:type="spellStart"/>
            <w:r w:rsidRPr="00DB25C4">
              <w:rPr>
                <w:rFonts w:eastAsia="Times New Roman" w:cstheme="minorHAnsi"/>
                <w:color w:val="000000" w:themeColor="text1"/>
                <w:lang w:eastAsia="en-ID"/>
              </w:rPr>
              <w:t>Airlinda</w:t>
            </w:r>
            <w:proofErr w:type="spellEnd"/>
            <w:r w:rsidRPr="00DB25C4">
              <w:rPr>
                <w:rFonts w:eastAsia="Times New Roman" w:cstheme="minorHAnsi"/>
                <w:color w:val="000000" w:themeColor="text1"/>
                <w:lang w:eastAsia="en-ID"/>
              </w:rPr>
              <w:t>, SS, MTCSOL</w:t>
            </w:r>
          </w:p>
        </w:tc>
        <w:tc>
          <w:tcPr>
            <w:tcW w:w="1412" w:type="dxa"/>
            <w:shd w:val="clear" w:color="auto" w:fill="auto"/>
            <w:noWrap/>
            <w:vAlign w:val="center"/>
            <w:hideMark/>
          </w:tcPr>
          <w:p w14:paraId="3E72CA8B"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Setiap</w:t>
            </w:r>
            <w:proofErr w:type="spellEnd"/>
            <w:r w:rsidRPr="00DB25C4">
              <w:rPr>
                <w:rFonts w:eastAsia="Times New Roman" w:cstheme="minorHAnsi"/>
                <w:color w:val="000000" w:themeColor="text1"/>
                <w:lang w:eastAsia="en-ID"/>
              </w:rPr>
              <w:t xml:space="preserve"> Semester</w:t>
            </w:r>
          </w:p>
        </w:tc>
        <w:tc>
          <w:tcPr>
            <w:tcW w:w="3543" w:type="dxa"/>
            <w:shd w:val="clear" w:color="auto" w:fill="auto"/>
            <w:vAlign w:val="center"/>
            <w:hideMark/>
          </w:tcPr>
          <w:p w14:paraId="54D11ECC"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Mahasiswa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memperoleh</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pengetahuan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untuk</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menulis</w:t>
            </w:r>
            <w:proofErr w:type="spellEnd"/>
            <w:r w:rsidRPr="00DB25C4">
              <w:rPr>
                <w:rFonts w:eastAsia="Times New Roman" w:cstheme="minorHAnsi"/>
                <w:color w:val="000000" w:themeColor="text1"/>
                <w:lang w:eastAsia="en-ID"/>
              </w:rPr>
              <w:t xml:space="preserve"> CV </w:t>
            </w:r>
            <w:proofErr w:type="spellStart"/>
            <w:r w:rsidRPr="00DB25C4">
              <w:rPr>
                <w:rFonts w:eastAsia="Times New Roman" w:cstheme="minorHAnsi"/>
                <w:color w:val="000000" w:themeColor="text1"/>
                <w:lang w:eastAsia="en-ID"/>
              </w:rPr>
              <w:t>dalam</w:t>
            </w:r>
            <w:proofErr w:type="spellEnd"/>
            <w:r w:rsidRPr="00DB25C4">
              <w:rPr>
                <w:rFonts w:eastAsia="Times New Roman" w:cstheme="minorHAnsi"/>
                <w:color w:val="000000" w:themeColor="text1"/>
                <w:lang w:eastAsia="en-ID"/>
              </w:rPr>
              <w:t xml:space="preserve"> Bahasa Mandarin</w:t>
            </w:r>
          </w:p>
        </w:tc>
        <w:tc>
          <w:tcPr>
            <w:tcW w:w="4395" w:type="dxa"/>
            <w:shd w:val="clear" w:color="auto" w:fill="auto"/>
            <w:vAlign w:val="center"/>
            <w:hideMark/>
          </w:tcPr>
          <w:p w14:paraId="75974BF4" w14:textId="77777777" w:rsidR="0076297E" w:rsidRPr="00DB25C4" w:rsidRDefault="00000000" w:rsidP="00687314">
            <w:pPr>
              <w:spacing w:after="0" w:line="240" w:lineRule="auto"/>
              <w:jc w:val="both"/>
              <w:rPr>
                <w:rFonts w:eastAsia="Times New Roman" w:cstheme="minorHAnsi"/>
                <w:color w:val="000000" w:themeColor="text1"/>
                <w:u w:val="single"/>
                <w:lang w:eastAsia="en-ID"/>
              </w:rPr>
            </w:pPr>
            <w:hyperlink r:id="rId93">
              <w:r w:rsidR="0076297E" w:rsidRPr="00DB25C4">
                <w:rPr>
                  <w:rFonts w:eastAsia="Times New Roman" w:cstheme="minorHAnsi"/>
                  <w:color w:val="000000" w:themeColor="text1"/>
                  <w:u w:val="single"/>
                  <w:lang w:eastAsia="en-ID"/>
                </w:rPr>
                <w:t>https://www.instagram.com/p/CeNzP3iptff/?igshid=YmMyMTA2M2Y=</w:t>
              </w:r>
            </w:hyperlink>
          </w:p>
        </w:tc>
      </w:tr>
      <w:tr w:rsidR="0076297E" w:rsidRPr="00DB25C4" w14:paraId="52F706BB" w14:textId="77777777" w:rsidTr="00662CB9">
        <w:trPr>
          <w:trHeight w:val="900"/>
        </w:trPr>
        <w:tc>
          <w:tcPr>
            <w:tcW w:w="704" w:type="dxa"/>
          </w:tcPr>
          <w:p w14:paraId="4E70349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1980" w:type="dxa"/>
            <w:shd w:val="clear" w:color="auto" w:fill="auto"/>
            <w:noWrap/>
            <w:vAlign w:val="center"/>
            <w:hideMark/>
          </w:tcPr>
          <w:p w14:paraId="419D5CDE"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Academic Creative Writing Center (ACWC)</w:t>
            </w:r>
          </w:p>
        </w:tc>
        <w:tc>
          <w:tcPr>
            <w:tcW w:w="2132" w:type="dxa"/>
            <w:shd w:val="clear" w:color="auto" w:fill="auto"/>
            <w:noWrap/>
            <w:vAlign w:val="center"/>
            <w:hideMark/>
          </w:tcPr>
          <w:p w14:paraId="4D008159"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Vincentius</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Valiandy</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Jiuangga</w:t>
            </w:r>
            <w:proofErr w:type="spellEnd"/>
            <w:r w:rsidRPr="00DB25C4">
              <w:rPr>
                <w:rFonts w:eastAsia="Times New Roman" w:cstheme="minorHAnsi"/>
                <w:color w:val="000000" w:themeColor="text1"/>
                <w:lang w:eastAsia="en-ID"/>
              </w:rPr>
              <w:t xml:space="preserve">, </w:t>
            </w:r>
            <w:proofErr w:type="spellStart"/>
            <w:proofErr w:type="gramStart"/>
            <w:r w:rsidRPr="00DB25C4">
              <w:rPr>
                <w:rFonts w:eastAsia="Times New Roman" w:cstheme="minorHAnsi"/>
                <w:color w:val="000000" w:themeColor="text1"/>
                <w:lang w:eastAsia="en-ID"/>
              </w:rPr>
              <w:t>S.Kom</w:t>
            </w:r>
            <w:proofErr w:type="spellEnd"/>
            <w:proofErr w:type="gramEnd"/>
            <w:r w:rsidRPr="00DB25C4">
              <w:rPr>
                <w:rFonts w:eastAsia="Times New Roman" w:cstheme="minorHAnsi"/>
                <w:color w:val="000000" w:themeColor="text1"/>
                <w:lang w:eastAsia="en-ID"/>
              </w:rPr>
              <w:t>, MTCSOL</w:t>
            </w:r>
          </w:p>
        </w:tc>
        <w:tc>
          <w:tcPr>
            <w:tcW w:w="1412" w:type="dxa"/>
            <w:shd w:val="clear" w:color="auto" w:fill="auto"/>
            <w:noWrap/>
            <w:vAlign w:val="center"/>
            <w:hideMark/>
          </w:tcPr>
          <w:p w14:paraId="276EFEDD"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Setiap</w:t>
            </w:r>
            <w:proofErr w:type="spellEnd"/>
            <w:r w:rsidRPr="00DB25C4">
              <w:rPr>
                <w:rFonts w:eastAsia="Times New Roman" w:cstheme="minorHAnsi"/>
                <w:color w:val="000000" w:themeColor="text1"/>
                <w:lang w:eastAsia="en-ID"/>
              </w:rPr>
              <w:t xml:space="preserve"> Semester</w:t>
            </w:r>
          </w:p>
        </w:tc>
        <w:tc>
          <w:tcPr>
            <w:tcW w:w="3543" w:type="dxa"/>
            <w:shd w:val="clear" w:color="auto" w:fill="auto"/>
            <w:vAlign w:val="center"/>
            <w:hideMark/>
          </w:tcPr>
          <w:p w14:paraId="68341B5B"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Mahasiswa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memperoleh</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pengetahuan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untuk</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menulis</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konten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akademik</w:t>
            </w:r>
            <w:proofErr w:type="spellEnd"/>
            <w:r w:rsidRPr="00DB25C4">
              <w:rPr>
                <w:rFonts w:eastAsia="Times New Roman" w:cstheme="minorHAnsi"/>
                <w:color w:val="000000" w:themeColor="text1"/>
                <w:lang w:eastAsia="en-ID"/>
              </w:rPr>
              <w:t xml:space="preserve"> dan </w:t>
            </w:r>
            <w:proofErr w:type="spellStart"/>
            <w:r w:rsidRPr="00DB25C4">
              <w:rPr>
                <w:rFonts w:eastAsia="Times New Roman" w:cstheme="minorHAnsi"/>
                <w:color w:val="000000" w:themeColor="text1"/>
                <w:lang w:eastAsia="en-ID"/>
              </w:rPr>
              <w:t>kreatif</w:t>
            </w:r>
            <w:proofErr w:type="spellEnd"/>
          </w:p>
        </w:tc>
        <w:tc>
          <w:tcPr>
            <w:tcW w:w="4395" w:type="dxa"/>
            <w:shd w:val="clear" w:color="auto" w:fill="auto"/>
            <w:vAlign w:val="center"/>
            <w:hideMark/>
          </w:tcPr>
          <w:p w14:paraId="320A5F4E" w14:textId="77777777" w:rsidR="0076297E" w:rsidRPr="00DB25C4" w:rsidRDefault="00000000" w:rsidP="00687314">
            <w:pPr>
              <w:spacing w:after="0" w:line="240" w:lineRule="auto"/>
              <w:jc w:val="both"/>
              <w:rPr>
                <w:rFonts w:eastAsia="Times New Roman" w:cstheme="minorHAnsi"/>
                <w:color w:val="000000" w:themeColor="text1"/>
                <w:u w:val="single"/>
                <w:lang w:eastAsia="en-ID"/>
              </w:rPr>
            </w:pPr>
            <w:hyperlink r:id="rId94">
              <w:r w:rsidR="0076297E" w:rsidRPr="00DB25C4">
                <w:rPr>
                  <w:rFonts w:eastAsia="Times New Roman" w:cstheme="minorHAnsi"/>
                  <w:color w:val="000000" w:themeColor="text1"/>
                  <w:u w:val="single"/>
                  <w:lang w:eastAsia="en-ID"/>
                </w:rPr>
                <w:t>https://drive.google.com/drive/folders/1QjYZMQUKpF-N4Uq3IzaRd3DlYM_Wf3wa?usp=sharing</w:t>
              </w:r>
            </w:hyperlink>
          </w:p>
        </w:tc>
      </w:tr>
      <w:tr w:rsidR="0076297E" w:rsidRPr="00DB25C4" w14:paraId="79810DB5" w14:textId="77777777" w:rsidTr="00662CB9">
        <w:trPr>
          <w:trHeight w:val="3000"/>
        </w:trPr>
        <w:tc>
          <w:tcPr>
            <w:tcW w:w="704" w:type="dxa"/>
          </w:tcPr>
          <w:p w14:paraId="69CA142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lastRenderedPageBreak/>
              <w:t>5</w:t>
            </w:r>
          </w:p>
        </w:tc>
        <w:tc>
          <w:tcPr>
            <w:tcW w:w="1980" w:type="dxa"/>
            <w:shd w:val="clear" w:color="auto" w:fill="auto"/>
            <w:noWrap/>
            <w:vAlign w:val="center"/>
            <w:hideMark/>
          </w:tcPr>
          <w:p w14:paraId="08738B9D"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Book Club</w:t>
            </w:r>
          </w:p>
        </w:tc>
        <w:tc>
          <w:tcPr>
            <w:tcW w:w="2132" w:type="dxa"/>
            <w:shd w:val="clear" w:color="auto" w:fill="auto"/>
            <w:noWrap/>
            <w:vAlign w:val="center"/>
            <w:hideMark/>
          </w:tcPr>
          <w:p w14:paraId="53BFB40A"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 xml:space="preserve">Dr. Daniel </w:t>
            </w:r>
            <w:proofErr w:type="spellStart"/>
            <w:r w:rsidRPr="00DB25C4">
              <w:rPr>
                <w:rFonts w:eastAsia="Times New Roman" w:cstheme="minorHAnsi"/>
                <w:color w:val="000000" w:themeColor="text1"/>
                <w:lang w:eastAsia="en-ID"/>
              </w:rPr>
              <w:t>Ginting</w:t>
            </w:r>
            <w:proofErr w:type="spellEnd"/>
          </w:p>
        </w:tc>
        <w:tc>
          <w:tcPr>
            <w:tcW w:w="1412" w:type="dxa"/>
            <w:shd w:val="clear" w:color="auto" w:fill="auto"/>
            <w:noWrap/>
            <w:vAlign w:val="center"/>
            <w:hideMark/>
          </w:tcPr>
          <w:p w14:paraId="7C6AD1B3"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Setiap</w:t>
            </w:r>
            <w:proofErr w:type="spellEnd"/>
            <w:r w:rsidRPr="00DB25C4">
              <w:rPr>
                <w:rFonts w:eastAsia="Times New Roman" w:cstheme="minorHAnsi"/>
                <w:color w:val="000000" w:themeColor="text1"/>
                <w:lang w:eastAsia="en-ID"/>
              </w:rPr>
              <w:t xml:space="preserve"> Semester</w:t>
            </w:r>
          </w:p>
        </w:tc>
        <w:tc>
          <w:tcPr>
            <w:tcW w:w="3543" w:type="dxa"/>
            <w:shd w:val="clear" w:color="auto" w:fill="auto"/>
            <w:vAlign w:val="center"/>
            <w:hideMark/>
          </w:tcPr>
          <w:p w14:paraId="28FBB9B6"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Mahasiswa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memperoleh</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pengetahuan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tentang</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berbagai</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buku</w:t>
            </w:r>
            <w:proofErr w:type="spellEnd"/>
          </w:p>
        </w:tc>
        <w:tc>
          <w:tcPr>
            <w:tcW w:w="4395" w:type="dxa"/>
            <w:shd w:val="clear" w:color="auto" w:fill="auto"/>
            <w:vAlign w:val="center"/>
            <w:hideMark/>
          </w:tcPr>
          <w:p w14:paraId="5C10545B" w14:textId="77777777" w:rsidR="0076297E" w:rsidRPr="00DB25C4" w:rsidRDefault="00000000" w:rsidP="00687314">
            <w:pPr>
              <w:spacing w:after="0" w:line="240" w:lineRule="auto"/>
              <w:jc w:val="both"/>
              <w:rPr>
                <w:rFonts w:eastAsia="Times New Roman" w:cstheme="minorHAnsi"/>
                <w:color w:val="000000" w:themeColor="text1"/>
                <w:u w:val="single"/>
                <w:lang w:eastAsia="en-ID"/>
              </w:rPr>
            </w:pPr>
            <w:hyperlink r:id="rId95">
              <w:r w:rsidR="0076297E" w:rsidRPr="00DB25C4">
                <w:rPr>
                  <w:rFonts w:eastAsia="Times New Roman" w:cstheme="minorHAnsi"/>
                  <w:color w:val="000000" w:themeColor="text1"/>
                  <w:u w:val="single"/>
                  <w:lang w:eastAsia="en-ID"/>
                </w:rPr>
                <w:t>https://drive.google.com/file/d/1zLdOt4AwUbEDNG-gLD_xooCS8d89Xwqn/view?usp=sharing</w:t>
              </w:r>
              <w:r w:rsidR="0076297E" w:rsidRPr="00DB25C4">
                <w:rPr>
                  <w:rFonts w:cstheme="minorHAnsi"/>
                </w:rPr>
                <w:br/>
              </w:r>
              <w:r w:rsidR="0076297E" w:rsidRPr="00DB25C4">
                <w:rPr>
                  <w:rFonts w:eastAsia="Times New Roman" w:cstheme="minorHAnsi"/>
                  <w:color w:val="000000" w:themeColor="text1"/>
                  <w:u w:val="single"/>
                  <w:lang w:eastAsia="en-ID"/>
                </w:rPr>
                <w:t>https://drive.google.com/file/d/1z7Zrh2CRe4tttE4BKxkZZLwJ_yc9xfCf/view?usp=sharing</w:t>
              </w:r>
              <w:r w:rsidR="0076297E" w:rsidRPr="00DB25C4">
                <w:rPr>
                  <w:rFonts w:cstheme="minorHAnsi"/>
                </w:rPr>
                <w:br/>
              </w:r>
              <w:r w:rsidR="0076297E" w:rsidRPr="00DB25C4">
                <w:rPr>
                  <w:rFonts w:eastAsia="Times New Roman" w:cstheme="minorHAnsi"/>
                  <w:color w:val="000000" w:themeColor="text1"/>
                  <w:u w:val="single"/>
                  <w:lang w:eastAsia="en-ID"/>
                </w:rPr>
                <w:t>https://drive.google.com/file/d/1zEVGI_sKQnA7RwWuzwnasnlO8QHxRtLn/view?usp=sharing</w:t>
              </w:r>
              <w:r w:rsidR="0076297E" w:rsidRPr="00DB25C4">
                <w:rPr>
                  <w:rFonts w:cstheme="minorHAnsi"/>
                </w:rPr>
                <w:br/>
              </w:r>
              <w:r w:rsidR="0076297E" w:rsidRPr="00DB25C4">
                <w:rPr>
                  <w:rFonts w:eastAsia="Times New Roman" w:cstheme="minorHAnsi"/>
                  <w:color w:val="000000" w:themeColor="text1"/>
                  <w:u w:val="single"/>
                  <w:lang w:eastAsia="en-ID"/>
                </w:rPr>
                <w:t>https://drive.google.com/file/d/1z1uQwPBRJZcAY7ngfRxGux5vGvfHXtCL/view?usp=sharing</w:t>
              </w:r>
              <w:r w:rsidR="0076297E" w:rsidRPr="00DB25C4">
                <w:rPr>
                  <w:rFonts w:cstheme="minorHAnsi"/>
                </w:rPr>
                <w:br/>
              </w:r>
              <w:r w:rsidR="0076297E" w:rsidRPr="00DB25C4">
                <w:rPr>
                  <w:rFonts w:eastAsia="Times New Roman" w:cstheme="minorHAnsi"/>
                  <w:color w:val="000000" w:themeColor="text1"/>
                  <w:u w:val="single"/>
                  <w:lang w:eastAsia="en-ID"/>
                </w:rPr>
                <w:t>https://drive.google.com/file/d/1z0eaTQfLYj1MRcokS9rUcqPr9b2F3IYW/view?usp=sharing</w:t>
              </w:r>
            </w:hyperlink>
          </w:p>
        </w:tc>
      </w:tr>
    </w:tbl>
    <w:p w14:paraId="66F7D31C" w14:textId="77777777" w:rsidR="0076297E" w:rsidRPr="00DB25C4" w:rsidRDefault="0076297E" w:rsidP="00687314">
      <w:pPr>
        <w:pStyle w:val="ListParagraph"/>
        <w:spacing w:after="0" w:line="240" w:lineRule="auto"/>
        <w:ind w:left="426"/>
        <w:jc w:val="both"/>
        <w:rPr>
          <w:rFonts w:cstheme="minorHAnsi"/>
          <w:color w:val="000000" w:themeColor="text1"/>
        </w:rPr>
      </w:pPr>
      <w:r w:rsidRPr="00DB25C4">
        <w:rPr>
          <w:rFonts w:cstheme="minorHAnsi"/>
          <w:color w:val="000000" w:themeColor="text1"/>
        </w:rPr>
        <w:t>*</w:t>
      </w:r>
      <w:proofErr w:type="spellStart"/>
      <w:r w:rsidRPr="00DB25C4">
        <w:rPr>
          <w:rFonts w:cstheme="minorHAnsi"/>
          <w:color w:val="000000" w:themeColor="text1"/>
        </w:rPr>
        <w:t>Contoh</w:t>
      </w:r>
      <w:proofErr w:type="spellEnd"/>
      <w:r w:rsidRPr="00DB25C4">
        <w:rPr>
          <w:rFonts w:cstheme="minorHAnsi"/>
          <w:color w:val="000000" w:themeColor="text1"/>
        </w:rPr>
        <w:t xml:space="preserve">: </w:t>
      </w:r>
      <w:proofErr w:type="spellStart"/>
      <w:r w:rsidRPr="00DB25C4">
        <w:rPr>
          <w:rFonts w:cstheme="minorHAnsi"/>
          <w:color w:val="000000" w:themeColor="text1"/>
        </w:rPr>
        <w:t>sekali</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satu</w:t>
      </w:r>
      <w:proofErr w:type="spellEnd"/>
      <w:r w:rsidRPr="00DB25C4">
        <w:rPr>
          <w:rFonts w:cstheme="minorHAnsi"/>
          <w:color w:val="000000" w:themeColor="text1"/>
        </w:rPr>
        <w:t xml:space="preserve"> </w:t>
      </w:r>
      <w:proofErr w:type="spellStart"/>
      <w:r w:rsidRPr="00DB25C4">
        <w:rPr>
          <w:rFonts w:cstheme="minorHAnsi"/>
          <w:color w:val="000000" w:themeColor="text1"/>
        </w:rPr>
        <w:t>bulan</w:t>
      </w:r>
      <w:proofErr w:type="spellEnd"/>
      <w:r w:rsidRPr="00DB25C4">
        <w:rPr>
          <w:rFonts w:cstheme="minorHAnsi"/>
          <w:color w:val="000000" w:themeColor="text1"/>
        </w:rPr>
        <w:t xml:space="preserve">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tiga</w:t>
      </w:r>
      <w:proofErr w:type="spellEnd"/>
      <w:r w:rsidRPr="00DB25C4">
        <w:rPr>
          <w:rFonts w:cstheme="minorHAnsi"/>
          <w:color w:val="000000" w:themeColor="text1"/>
        </w:rPr>
        <w:t xml:space="preserve"> </w:t>
      </w:r>
      <w:proofErr w:type="spellStart"/>
      <w:r w:rsidRPr="00DB25C4">
        <w:rPr>
          <w:rFonts w:cstheme="minorHAnsi"/>
          <w:color w:val="000000" w:themeColor="text1"/>
        </w:rPr>
        <w:t>bulan</w:t>
      </w:r>
      <w:proofErr w:type="spellEnd"/>
      <w:r w:rsidRPr="00DB25C4">
        <w:rPr>
          <w:rFonts w:cstheme="minorHAnsi"/>
          <w:color w:val="000000" w:themeColor="text1"/>
        </w:rPr>
        <w:t xml:space="preserve">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satu</w:t>
      </w:r>
      <w:proofErr w:type="spellEnd"/>
      <w:r w:rsidRPr="00DB25C4">
        <w:rPr>
          <w:rFonts w:cstheme="minorHAnsi"/>
          <w:color w:val="000000" w:themeColor="text1"/>
        </w:rPr>
        <w:t xml:space="preserve"> semester</w:t>
      </w:r>
    </w:p>
    <w:p w14:paraId="4C6ACAD6" w14:textId="77777777" w:rsidR="0076297E" w:rsidRPr="00DB25C4" w:rsidRDefault="0076297E" w:rsidP="00687314">
      <w:pPr>
        <w:spacing w:after="0" w:line="240" w:lineRule="auto"/>
        <w:ind w:left="66" w:firstLine="360"/>
        <w:jc w:val="both"/>
        <w:rPr>
          <w:rFonts w:cstheme="minorHAnsi"/>
          <w:color w:val="000000" w:themeColor="text1"/>
        </w:rPr>
      </w:pPr>
      <w:r w:rsidRPr="00DB25C4">
        <w:rPr>
          <w:rFonts w:cstheme="minorHAnsi"/>
          <w:color w:val="000000" w:themeColor="text1"/>
        </w:rPr>
        <w:t>**</w:t>
      </w:r>
      <w:proofErr w:type="spellStart"/>
      <w:r w:rsidRPr="00DB25C4">
        <w:rPr>
          <w:rFonts w:cstheme="minorHAnsi"/>
          <w:color w:val="000000" w:themeColor="text1"/>
        </w:rPr>
        <w:t>contoh</w:t>
      </w:r>
      <w:proofErr w:type="spellEnd"/>
      <w:r w:rsidRPr="00DB25C4">
        <w:rPr>
          <w:rFonts w:cstheme="minorHAnsi"/>
          <w:color w:val="000000" w:themeColor="text1"/>
        </w:rPr>
        <w:t xml:space="preserve">: </w:t>
      </w:r>
      <w:proofErr w:type="spellStart"/>
      <w:r w:rsidRPr="00DB25C4">
        <w:rPr>
          <w:rFonts w:cstheme="minorHAnsi"/>
          <w:color w:val="000000" w:themeColor="text1"/>
        </w:rPr>
        <w:t>laporan</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p>
    <w:p w14:paraId="37F462A3" w14:textId="77777777" w:rsidR="0076297E" w:rsidRPr="00DB25C4" w:rsidRDefault="0076297E" w:rsidP="00687314">
      <w:pPr>
        <w:spacing w:after="0" w:line="240" w:lineRule="auto"/>
        <w:ind w:left="66"/>
        <w:jc w:val="both"/>
        <w:rPr>
          <w:rFonts w:cstheme="minorHAnsi"/>
          <w:color w:val="000000" w:themeColor="text1"/>
        </w:rPr>
      </w:pPr>
    </w:p>
    <w:p w14:paraId="3578DA76" w14:textId="77777777" w:rsidR="0076297E" w:rsidRPr="00DB25C4" w:rsidRDefault="0076297E" w:rsidP="00687314">
      <w:pPr>
        <w:spacing w:after="0" w:line="240" w:lineRule="auto"/>
        <w:rPr>
          <w:rFonts w:cstheme="minorHAnsi"/>
          <w:color w:val="000000" w:themeColor="text1"/>
        </w:rPr>
      </w:pPr>
      <w:r w:rsidRPr="00DB25C4">
        <w:rPr>
          <w:rFonts w:cstheme="minorHAnsi"/>
          <w:color w:val="000000" w:themeColor="text1"/>
        </w:rPr>
        <w:br w:type="page"/>
      </w:r>
    </w:p>
    <w:p w14:paraId="7861B323" w14:textId="77777777" w:rsidR="0076297E" w:rsidRPr="00DB25C4" w:rsidRDefault="0076297E" w:rsidP="00687314">
      <w:pPr>
        <w:spacing w:after="0" w:line="240" w:lineRule="auto"/>
        <w:ind w:left="66"/>
        <w:jc w:val="both"/>
        <w:rPr>
          <w:rFonts w:cstheme="minorHAnsi"/>
          <w:b/>
          <w:bCs/>
          <w:color w:val="000000" w:themeColor="text1"/>
        </w:rPr>
      </w:pPr>
      <w:r w:rsidRPr="00DB25C4">
        <w:rPr>
          <w:rFonts w:cstheme="minorHAnsi"/>
          <w:b/>
          <w:bCs/>
          <w:color w:val="000000" w:themeColor="text1"/>
        </w:rPr>
        <w:lastRenderedPageBreak/>
        <w:t xml:space="preserve">6.6.2.2 </w:t>
      </w:r>
      <w:proofErr w:type="spellStart"/>
      <w:r w:rsidRPr="00DB25C4">
        <w:rPr>
          <w:rFonts w:cstheme="minorHAnsi"/>
          <w:b/>
          <w:bCs/>
          <w:color w:val="000000" w:themeColor="text1"/>
        </w:rPr>
        <w:t>Dosen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Tamu</w:t>
      </w:r>
      <w:proofErr w:type="spellEnd"/>
      <w:r w:rsidRPr="00DB25C4">
        <w:rPr>
          <w:rFonts w:cstheme="minorHAnsi"/>
          <w:b/>
          <w:bCs/>
          <w:color w:val="000000" w:themeColor="text1"/>
        </w:rPr>
        <w:t xml:space="preserve"> dan Tenaga Ahli</w:t>
      </w:r>
    </w:p>
    <w:p w14:paraId="5722307D" w14:textId="77777777" w:rsidR="0076297E" w:rsidRPr="00DB25C4" w:rsidRDefault="0076297E" w:rsidP="00687314">
      <w:pPr>
        <w:spacing w:after="0" w:line="240" w:lineRule="auto"/>
        <w:ind w:left="66" w:firstLine="654"/>
        <w:jc w:val="both"/>
        <w:rPr>
          <w:rFonts w:cstheme="minorHAnsi"/>
          <w:color w:val="000000" w:themeColor="text1"/>
        </w:rPr>
      </w:pPr>
      <w:r w:rsidRPr="00DB25C4">
        <w:rPr>
          <w:rFonts w:cstheme="minorHAnsi"/>
          <w:color w:val="000000" w:themeColor="text1"/>
        </w:rPr>
        <w:t xml:space="preserve">Nama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tamu</w:t>
      </w:r>
      <w:proofErr w:type="spellEnd"/>
      <w:r w:rsidRPr="00DB25C4">
        <w:rPr>
          <w:rFonts w:cstheme="minorHAnsi"/>
          <w:color w:val="000000" w:themeColor="text1"/>
        </w:rPr>
        <w:t xml:space="preserve"> dan </w:t>
      </w:r>
      <w:proofErr w:type="spellStart"/>
      <w:r w:rsidRPr="00DB25C4">
        <w:rPr>
          <w:rFonts w:cstheme="minorHAnsi"/>
          <w:color w:val="000000" w:themeColor="text1"/>
        </w:rPr>
        <w:t>tenaga</w:t>
      </w:r>
      <w:proofErr w:type="spellEnd"/>
      <w:r w:rsidRPr="00DB25C4">
        <w:rPr>
          <w:rFonts w:cstheme="minorHAnsi"/>
          <w:color w:val="000000" w:themeColor="text1"/>
        </w:rPr>
        <w:t xml:space="preserve"> </w:t>
      </w:r>
      <w:proofErr w:type="spellStart"/>
      <w:r w:rsidRPr="00DB25C4">
        <w:rPr>
          <w:rFonts w:cstheme="minorHAnsi"/>
          <w:color w:val="000000" w:themeColor="text1"/>
        </w:rPr>
        <w:t>ahli</w:t>
      </w:r>
      <w:proofErr w:type="spellEnd"/>
      <w:r w:rsidRPr="00DB25C4">
        <w:rPr>
          <w:rFonts w:cstheme="minorHAnsi"/>
          <w:color w:val="000000" w:themeColor="text1"/>
        </w:rPr>
        <w:t xml:space="preserve">, </w:t>
      </w:r>
      <w:proofErr w:type="spellStart"/>
      <w:r w:rsidRPr="00DB25C4">
        <w:rPr>
          <w:rFonts w:cstheme="minorHAnsi"/>
          <w:color w:val="000000" w:themeColor="text1"/>
        </w:rPr>
        <w:t>nama</w:t>
      </w:r>
      <w:proofErr w:type="spellEnd"/>
      <w:r w:rsidRPr="00DB25C4">
        <w:rPr>
          <w:rFonts w:cstheme="minorHAnsi"/>
          <w:color w:val="000000" w:themeColor="text1"/>
        </w:rPr>
        <w:t xml:space="preserve"> </w:t>
      </w:r>
      <w:proofErr w:type="spellStart"/>
      <w:r w:rsidRPr="00DB25C4">
        <w:rPr>
          <w:rFonts w:cstheme="minorHAnsi"/>
          <w:color w:val="000000" w:themeColor="text1"/>
        </w:rPr>
        <w:t>lembaga</w:t>
      </w:r>
      <w:proofErr w:type="spellEnd"/>
      <w:r w:rsidRPr="00DB25C4">
        <w:rPr>
          <w:rFonts w:cstheme="minorHAnsi"/>
          <w:color w:val="000000" w:themeColor="text1"/>
        </w:rPr>
        <w:t xml:space="preserve">, </w:t>
      </w:r>
      <w:proofErr w:type="spellStart"/>
      <w:r w:rsidRPr="00DB25C4">
        <w:rPr>
          <w:rFonts w:cstheme="minorHAnsi"/>
          <w:color w:val="000000" w:themeColor="text1"/>
        </w:rPr>
        <w:t>kepakaran</w:t>
      </w:r>
      <w:proofErr w:type="spellEnd"/>
      <w:r w:rsidRPr="00DB25C4">
        <w:rPr>
          <w:rFonts w:cstheme="minorHAnsi"/>
          <w:color w:val="000000" w:themeColor="text1"/>
        </w:rPr>
        <w:t xml:space="preserve">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bidang</w:t>
      </w:r>
      <w:proofErr w:type="spellEnd"/>
      <w:r w:rsidRPr="00DB25C4">
        <w:rPr>
          <w:rFonts w:cstheme="minorHAnsi"/>
          <w:color w:val="000000" w:themeColor="text1"/>
        </w:rPr>
        <w:t xml:space="preserve"> </w:t>
      </w:r>
      <w:proofErr w:type="spellStart"/>
      <w:r w:rsidRPr="00DB25C4">
        <w:rPr>
          <w:rFonts w:cstheme="minorHAnsi"/>
          <w:color w:val="000000" w:themeColor="text1"/>
        </w:rPr>
        <w:t>keahlian</w:t>
      </w:r>
      <w:proofErr w:type="spellEnd"/>
      <w:r w:rsidRPr="00DB25C4">
        <w:rPr>
          <w:rFonts w:cstheme="minorHAnsi"/>
          <w:color w:val="000000" w:themeColor="text1"/>
        </w:rPr>
        <w:t xml:space="preserve">, </w:t>
      </w:r>
      <w:proofErr w:type="spellStart"/>
      <w:r w:rsidRPr="00DB25C4">
        <w:rPr>
          <w:rFonts w:cstheme="minorHAnsi"/>
          <w:color w:val="000000" w:themeColor="text1"/>
        </w:rPr>
        <w:t>mata</w:t>
      </w:r>
      <w:proofErr w:type="spellEnd"/>
      <w:r w:rsidRPr="00DB25C4">
        <w:rPr>
          <w:rFonts w:cstheme="minorHAnsi"/>
          <w:color w:val="000000" w:themeColor="text1"/>
        </w:rPr>
        <w:t xml:space="preserve"> </w:t>
      </w:r>
      <w:proofErr w:type="spellStart"/>
      <w:r w:rsidRPr="00DB25C4">
        <w:rPr>
          <w:rFonts w:cstheme="minorHAnsi"/>
          <w:color w:val="000000" w:themeColor="text1"/>
        </w:rPr>
        <w:t>kuliah</w:t>
      </w:r>
      <w:proofErr w:type="spellEnd"/>
      <w:r w:rsidRPr="00DB25C4">
        <w:rPr>
          <w:rFonts w:cstheme="minorHAnsi"/>
          <w:color w:val="000000" w:themeColor="text1"/>
        </w:rPr>
        <w:t xml:space="preserve">, </w:t>
      </w:r>
      <w:proofErr w:type="spellStart"/>
      <w:r w:rsidRPr="00DB25C4">
        <w:rPr>
          <w:rFonts w:cstheme="minorHAnsi"/>
          <w:color w:val="000000" w:themeColor="text1"/>
        </w:rPr>
        <w:t>waktu</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dan </w:t>
      </w:r>
      <w:proofErr w:type="spellStart"/>
      <w:r w:rsidRPr="00DB25C4">
        <w:rPr>
          <w:rFonts w:cstheme="minorHAnsi"/>
          <w:color w:val="000000" w:themeColor="text1"/>
        </w:rPr>
        <w:t>bukti</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di PS Pendidikan Bahasa </w:t>
      </w:r>
      <w:proofErr w:type="gramStart"/>
      <w:r w:rsidRPr="00DB25C4">
        <w:rPr>
          <w:rFonts w:cstheme="minorHAnsi"/>
          <w:color w:val="000000" w:themeColor="text1"/>
        </w:rPr>
        <w:t xml:space="preserve">Mandarin( </w:t>
      </w:r>
      <w:proofErr w:type="spellStart"/>
      <w:r w:rsidRPr="00DB25C4">
        <w:rPr>
          <w:rFonts w:cstheme="minorHAnsi"/>
          <w:color w:val="000000" w:themeColor="text1"/>
        </w:rPr>
        <w:t>Tabel</w:t>
      </w:r>
      <w:proofErr w:type="spellEnd"/>
      <w:proofErr w:type="gramEnd"/>
      <w:r w:rsidRPr="00DB25C4">
        <w:rPr>
          <w:rFonts w:cstheme="minorHAnsi"/>
          <w:color w:val="000000" w:themeColor="text1"/>
        </w:rPr>
        <w:t xml:space="preserve"> 6.6.2.2)</w:t>
      </w:r>
    </w:p>
    <w:p w14:paraId="55AAFF1B" w14:textId="77777777" w:rsidR="0076297E" w:rsidRPr="00DB25C4" w:rsidRDefault="0076297E" w:rsidP="00687314">
      <w:pPr>
        <w:spacing w:after="0" w:line="240" w:lineRule="auto"/>
        <w:ind w:left="66" w:firstLine="654"/>
        <w:jc w:val="both"/>
        <w:rPr>
          <w:rFonts w:cstheme="minorHAnsi"/>
          <w:color w:val="000000" w:themeColor="text1"/>
        </w:rPr>
      </w:pPr>
    </w:p>
    <w:tbl>
      <w:tblPr>
        <w:tblW w:w="14282" w:type="dxa"/>
        <w:tblInd w:w="250" w:type="dxa"/>
        <w:tblLayout w:type="fixed"/>
        <w:tblCellMar>
          <w:top w:w="15" w:type="dxa"/>
          <w:bottom w:w="15" w:type="dxa"/>
        </w:tblCellMar>
        <w:tblLook w:val="04A0" w:firstRow="1" w:lastRow="0" w:firstColumn="1" w:lastColumn="0" w:noHBand="0" w:noVBand="1"/>
      </w:tblPr>
      <w:tblGrid>
        <w:gridCol w:w="823"/>
        <w:gridCol w:w="2863"/>
        <w:gridCol w:w="1559"/>
        <w:gridCol w:w="1496"/>
        <w:gridCol w:w="1418"/>
        <w:gridCol w:w="1559"/>
        <w:gridCol w:w="4564"/>
      </w:tblGrid>
      <w:tr w:rsidR="0076297E" w:rsidRPr="00DB25C4" w14:paraId="60857640" w14:textId="77777777" w:rsidTr="00CD4E67">
        <w:trPr>
          <w:trHeight w:val="600"/>
        </w:trPr>
        <w:tc>
          <w:tcPr>
            <w:tcW w:w="82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1C09848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No</w:t>
            </w:r>
          </w:p>
        </w:tc>
        <w:tc>
          <w:tcPr>
            <w:tcW w:w="286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bottom"/>
            <w:hideMark/>
          </w:tcPr>
          <w:p w14:paraId="342E011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 xml:space="preserve">Nama </w:t>
            </w:r>
            <w:proofErr w:type="spellStart"/>
            <w:r w:rsidRPr="00DB25C4">
              <w:rPr>
                <w:rFonts w:eastAsia="Times New Roman" w:cstheme="minorHAnsi"/>
                <w:color w:val="000000" w:themeColor="text1"/>
                <w:lang w:eastAsia="en-ID"/>
              </w:rPr>
              <w:t>Lengkap</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Dosen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Tamu</w:t>
            </w:r>
            <w:proofErr w:type="spellEnd"/>
            <w:r w:rsidRPr="00DB25C4">
              <w:rPr>
                <w:rFonts w:eastAsia="Times New Roman" w:cstheme="minorHAnsi"/>
                <w:color w:val="000000" w:themeColor="text1"/>
                <w:lang w:eastAsia="en-ID"/>
              </w:rPr>
              <w:t xml:space="preserve"> dan Tenaga Ahli</w:t>
            </w:r>
          </w:p>
        </w:tc>
        <w:tc>
          <w:tcPr>
            <w:tcW w:w="1559"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63ECA53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Nama Lembaga</w:t>
            </w:r>
          </w:p>
        </w:tc>
        <w:tc>
          <w:tcPr>
            <w:tcW w:w="1496"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088B5BB2" w14:textId="77777777" w:rsidR="0076297E" w:rsidRPr="00DB25C4" w:rsidRDefault="0076297E" w:rsidP="00687314">
            <w:pPr>
              <w:spacing w:after="0" w:line="240" w:lineRule="auto"/>
              <w:jc w:val="center"/>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Kepakaran</w:t>
            </w:r>
            <w:proofErr w:type="spellEnd"/>
          </w:p>
        </w:tc>
        <w:tc>
          <w:tcPr>
            <w:tcW w:w="1418"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654962E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 xml:space="preserve">Mata </w:t>
            </w:r>
            <w:proofErr w:type="spellStart"/>
            <w:r w:rsidRPr="00DB25C4">
              <w:rPr>
                <w:rFonts w:eastAsia="Times New Roman" w:cstheme="minorHAnsi"/>
                <w:color w:val="000000" w:themeColor="text1"/>
                <w:lang w:eastAsia="en-ID"/>
              </w:rPr>
              <w:t>Kuliah</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4B64FED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 xml:space="preserve">Waktu </w:t>
            </w:r>
            <w:proofErr w:type="spellStart"/>
            <w:r w:rsidRPr="00DB25C4">
              <w:rPr>
                <w:rFonts w:eastAsia="Times New Roman" w:cstheme="minorHAnsi"/>
                <w:color w:val="000000" w:themeColor="text1"/>
                <w:lang w:eastAsia="en-ID"/>
              </w:rPr>
              <w:t>Kegiatan</w:t>
            </w:r>
            <w:proofErr w:type="spellEnd"/>
          </w:p>
        </w:tc>
        <w:tc>
          <w:tcPr>
            <w:tcW w:w="4564"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7C90F7F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 xml:space="preserve">Bukti </w:t>
            </w:r>
            <w:proofErr w:type="spellStart"/>
            <w:r w:rsidRPr="00DB25C4">
              <w:rPr>
                <w:rFonts w:eastAsia="Times New Roman" w:cstheme="minorHAnsi"/>
                <w:color w:val="000000" w:themeColor="text1"/>
                <w:lang w:eastAsia="en-ID"/>
              </w:rPr>
              <w:t>Kegiatan</w:t>
            </w:r>
            <w:proofErr w:type="spellEnd"/>
          </w:p>
        </w:tc>
      </w:tr>
      <w:tr w:rsidR="0076297E" w:rsidRPr="00DB25C4" w14:paraId="486975C3" w14:textId="77777777" w:rsidTr="00CD4E67">
        <w:trPr>
          <w:trHeight w:val="300"/>
        </w:trPr>
        <w:tc>
          <w:tcPr>
            <w:tcW w:w="8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16660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2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548F7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10337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14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939D1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FE906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5</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F60AA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6</w:t>
            </w:r>
          </w:p>
        </w:tc>
        <w:tc>
          <w:tcPr>
            <w:tcW w:w="456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0420C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7</w:t>
            </w:r>
          </w:p>
        </w:tc>
      </w:tr>
      <w:tr w:rsidR="0076297E" w:rsidRPr="00DB25C4" w14:paraId="78BF2A37" w14:textId="77777777" w:rsidTr="00CD4E67">
        <w:trPr>
          <w:trHeight w:val="2100"/>
        </w:trPr>
        <w:tc>
          <w:tcPr>
            <w:tcW w:w="8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D7980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28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F00462"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Lan Yan Hua</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47E4F426"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Pusat Bahasa Mandarin UM Malang</w:t>
            </w:r>
          </w:p>
        </w:tc>
        <w:tc>
          <w:tcPr>
            <w:tcW w:w="1496" w:type="dxa"/>
            <w:tcBorders>
              <w:top w:val="single" w:sz="4" w:space="0" w:color="auto"/>
              <w:left w:val="nil"/>
              <w:bottom w:val="single" w:sz="4" w:space="0" w:color="auto"/>
              <w:right w:val="single" w:sz="4" w:space="0" w:color="auto"/>
            </w:tcBorders>
            <w:shd w:val="clear" w:color="auto" w:fill="auto"/>
            <w:noWrap/>
            <w:vAlign w:val="center"/>
            <w:hideMark/>
          </w:tcPr>
          <w:p w14:paraId="357739C3"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Pendidikan Bahasa Mandarin</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39EFAD28"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HSK 5</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3AD29DAA"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 xml:space="preserve">14 </w:t>
            </w:r>
            <w:proofErr w:type="spellStart"/>
            <w:r w:rsidRPr="00DB25C4">
              <w:rPr>
                <w:rFonts w:eastAsia="Times New Roman" w:cstheme="minorHAnsi"/>
                <w:color w:val="000000" w:themeColor="text1"/>
                <w:lang w:eastAsia="en-ID"/>
              </w:rPr>
              <w:t>Agustus</w:t>
            </w:r>
            <w:proofErr w:type="spellEnd"/>
            <w:r w:rsidRPr="00DB25C4">
              <w:rPr>
                <w:rFonts w:eastAsia="Times New Roman" w:cstheme="minorHAnsi"/>
                <w:color w:val="000000" w:themeColor="text1"/>
                <w:lang w:eastAsia="en-ID"/>
              </w:rPr>
              <w:t xml:space="preserve"> 2021</w:t>
            </w:r>
          </w:p>
        </w:tc>
        <w:tc>
          <w:tcPr>
            <w:tcW w:w="4564" w:type="dxa"/>
            <w:tcBorders>
              <w:top w:val="single" w:sz="4" w:space="0" w:color="auto"/>
              <w:left w:val="nil"/>
              <w:bottom w:val="single" w:sz="4" w:space="0" w:color="auto"/>
              <w:right w:val="single" w:sz="4" w:space="0" w:color="auto"/>
            </w:tcBorders>
            <w:shd w:val="clear" w:color="auto" w:fill="auto"/>
            <w:vAlign w:val="center"/>
            <w:hideMark/>
          </w:tcPr>
          <w:p w14:paraId="3CF75D32" w14:textId="77777777" w:rsidR="0076297E" w:rsidRPr="00DB25C4" w:rsidRDefault="00000000" w:rsidP="00687314">
            <w:pPr>
              <w:spacing w:after="0" w:line="240" w:lineRule="auto"/>
              <w:jc w:val="both"/>
              <w:rPr>
                <w:rFonts w:eastAsia="Times New Roman" w:cstheme="minorHAnsi"/>
                <w:color w:val="000000" w:themeColor="text1"/>
                <w:u w:val="single"/>
                <w:lang w:eastAsia="en-ID"/>
              </w:rPr>
            </w:pPr>
            <w:hyperlink>
              <w:r w:rsidR="0076297E" w:rsidRPr="00DB25C4">
                <w:rPr>
                  <w:rFonts w:eastAsia="Times New Roman" w:cstheme="minorHAnsi"/>
                  <w:color w:val="000000" w:themeColor="text1"/>
                  <w:u w:val="single"/>
                  <w:lang w:eastAsia="en-ID"/>
                </w:rPr>
                <w:t>https://machungac-my.sharepoint.com/:x:/g/personal/anggrah_diah_machung_ac_id/EU-UnVjNv_1BolyRpMdsQQgBAUIArsW7LVxcc7LLx1-KPw?e=OAhqGX</w:t>
              </w:r>
            </w:hyperlink>
          </w:p>
        </w:tc>
      </w:tr>
    </w:tbl>
    <w:p w14:paraId="58C38520" w14:textId="77777777" w:rsidR="0076297E" w:rsidRPr="00DB25C4" w:rsidRDefault="0076297E" w:rsidP="00687314">
      <w:pPr>
        <w:spacing w:after="0" w:line="240" w:lineRule="auto"/>
        <w:ind w:left="66"/>
        <w:jc w:val="both"/>
        <w:rPr>
          <w:rFonts w:cstheme="minorHAnsi"/>
          <w:color w:val="000000" w:themeColor="text1"/>
        </w:rPr>
        <w:sectPr w:rsidR="0076297E" w:rsidRPr="00DB25C4" w:rsidSect="00CD4E67">
          <w:pgSz w:w="16838" w:h="11906" w:orient="landscape"/>
          <w:pgMar w:top="1440" w:right="1440" w:bottom="1440" w:left="1440" w:header="708" w:footer="708" w:gutter="0"/>
          <w:cols w:space="708"/>
          <w:docGrid w:linePitch="360"/>
        </w:sectPr>
      </w:pPr>
    </w:p>
    <w:p w14:paraId="5FD71449" w14:textId="77777777" w:rsidR="0076297E" w:rsidRPr="00DB25C4" w:rsidRDefault="0076297E" w:rsidP="00687314">
      <w:pPr>
        <w:spacing w:after="0" w:line="240" w:lineRule="auto"/>
        <w:ind w:left="66"/>
        <w:jc w:val="both"/>
        <w:rPr>
          <w:rFonts w:cstheme="minorHAnsi"/>
          <w:b/>
          <w:bCs/>
          <w:color w:val="000000" w:themeColor="text1"/>
        </w:rPr>
      </w:pPr>
      <w:r w:rsidRPr="00DB25C4">
        <w:rPr>
          <w:rFonts w:cstheme="minorHAnsi"/>
          <w:b/>
          <w:bCs/>
          <w:color w:val="000000" w:themeColor="text1"/>
        </w:rPr>
        <w:lastRenderedPageBreak/>
        <w:t xml:space="preserve">6.6.3 </w:t>
      </w:r>
      <w:proofErr w:type="spellStart"/>
      <w:r w:rsidRPr="00DB25C4">
        <w:rPr>
          <w:rFonts w:cstheme="minorHAnsi"/>
          <w:b/>
          <w:bCs/>
          <w:color w:val="000000" w:themeColor="text1"/>
        </w:rPr>
        <w:t>Evaluasi</w:t>
      </w:r>
      <w:proofErr w:type="spellEnd"/>
    </w:p>
    <w:p w14:paraId="5932116E" w14:textId="77777777" w:rsidR="0076297E" w:rsidRPr="00DB25C4" w:rsidRDefault="0076297E" w:rsidP="00687314">
      <w:pPr>
        <w:spacing w:after="0" w:line="240" w:lineRule="auto"/>
        <w:ind w:left="66" w:firstLine="654"/>
        <w:jc w:val="both"/>
        <w:rPr>
          <w:rFonts w:cstheme="minorHAnsi"/>
          <w:color w:val="000000" w:themeColor="text1"/>
        </w:rPr>
      </w:pP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terhadap</w:t>
      </w:r>
      <w:proofErr w:type="spellEnd"/>
      <w:r w:rsidRPr="00DB25C4">
        <w:rPr>
          <w:rFonts w:cstheme="minorHAnsi"/>
          <w:color w:val="000000" w:themeColor="text1"/>
        </w:rPr>
        <w:t xml:space="preserve"> </w:t>
      </w:r>
      <w:proofErr w:type="spellStart"/>
      <w:r w:rsidRPr="00DB25C4">
        <w:rPr>
          <w:rFonts w:cstheme="minorHAnsi"/>
          <w:color w:val="000000" w:themeColor="text1"/>
        </w:rPr>
        <w:t>kebijakan</w:t>
      </w:r>
      <w:proofErr w:type="spellEnd"/>
      <w:r w:rsidRPr="00DB25C4">
        <w:rPr>
          <w:rFonts w:cstheme="minorHAnsi"/>
          <w:color w:val="000000" w:themeColor="text1"/>
        </w:rPr>
        <w:t xml:space="preserve"> dan </w:t>
      </w:r>
      <w:proofErr w:type="spellStart"/>
      <w:r w:rsidRPr="00DB25C4">
        <w:rPr>
          <w:rFonts w:cstheme="minorHAnsi"/>
          <w:color w:val="000000" w:themeColor="text1"/>
        </w:rPr>
        <w:t>pelaksanaaan</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di </w:t>
      </w:r>
      <w:proofErr w:type="spellStart"/>
      <w:r w:rsidRPr="00DB25C4">
        <w:rPr>
          <w:rFonts w:cstheme="minorHAnsi"/>
          <w:color w:val="000000" w:themeColor="text1"/>
        </w:rPr>
        <w:t>luar</w:t>
      </w:r>
      <w:proofErr w:type="spellEnd"/>
      <w:r w:rsidRPr="00DB25C4">
        <w:rPr>
          <w:rFonts w:cstheme="minorHAnsi"/>
          <w:color w:val="000000" w:themeColor="text1"/>
        </w:rPr>
        <w:t xml:space="preserve"> </w:t>
      </w:r>
      <w:proofErr w:type="spellStart"/>
      <w:r w:rsidRPr="00DB25C4">
        <w:rPr>
          <w:rFonts w:cstheme="minorHAnsi"/>
          <w:color w:val="000000" w:themeColor="text1"/>
        </w:rPr>
        <w:t>perkuliahan</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tamu</w:t>
      </w:r>
      <w:proofErr w:type="spellEnd"/>
      <w:r w:rsidRPr="00DB25C4">
        <w:rPr>
          <w:rFonts w:cstheme="minorHAnsi"/>
          <w:color w:val="000000" w:themeColor="text1"/>
        </w:rPr>
        <w:t>/</w:t>
      </w:r>
      <w:proofErr w:type="spellStart"/>
      <w:r w:rsidRPr="00DB25C4">
        <w:rPr>
          <w:rFonts w:cstheme="minorHAnsi"/>
          <w:color w:val="000000" w:themeColor="text1"/>
        </w:rPr>
        <w:t>tenaga</w:t>
      </w:r>
      <w:proofErr w:type="spellEnd"/>
      <w:r w:rsidRPr="00DB25C4">
        <w:rPr>
          <w:rFonts w:cstheme="minorHAnsi"/>
          <w:color w:val="000000" w:themeColor="text1"/>
        </w:rPr>
        <w:t xml:space="preserve"> </w:t>
      </w:r>
      <w:proofErr w:type="spellStart"/>
      <w:r w:rsidRPr="00DB25C4">
        <w:rPr>
          <w:rFonts w:cstheme="minorHAnsi"/>
          <w:color w:val="000000" w:themeColor="text1"/>
        </w:rPr>
        <w:t>ahli</w:t>
      </w:r>
      <w:proofErr w:type="spellEnd"/>
      <w:r w:rsidRPr="00DB25C4">
        <w:rPr>
          <w:rFonts w:cstheme="minorHAnsi"/>
          <w:color w:val="000000" w:themeColor="text1"/>
        </w:rPr>
        <w:t xml:space="preserve">. </w:t>
      </w:r>
      <w:proofErr w:type="spellStart"/>
      <w:r w:rsidRPr="00DB25C4">
        <w:rPr>
          <w:rFonts w:eastAsia="Calibri" w:cstheme="minorHAnsi"/>
          <w:lang w:val="en-ID"/>
        </w:rPr>
        <w:t>Berdasarkan</w:t>
      </w:r>
      <w:proofErr w:type="spellEnd"/>
      <w:r w:rsidRPr="00DB25C4">
        <w:rPr>
          <w:rFonts w:eastAsia="Calibri" w:cstheme="minorHAnsi"/>
          <w:lang w:val="en-ID"/>
        </w:rPr>
        <w:t xml:space="preserve"> </w:t>
      </w:r>
      <w:proofErr w:type="spellStart"/>
      <w:r w:rsidRPr="00DB25C4">
        <w:rPr>
          <w:rFonts w:eastAsia="Calibri" w:cstheme="minorHAnsi"/>
          <w:lang w:val="en-ID"/>
        </w:rPr>
        <w:t>hasil</w:t>
      </w:r>
      <w:proofErr w:type="spellEnd"/>
      <w:r w:rsidRPr="00DB25C4">
        <w:rPr>
          <w:rFonts w:eastAsia="Calibri" w:cstheme="minorHAnsi"/>
          <w:lang w:val="en-ID"/>
        </w:rPr>
        <w:t xml:space="preserve"> </w:t>
      </w:r>
      <w:proofErr w:type="spellStart"/>
      <w:r w:rsidRPr="00DB25C4">
        <w:rPr>
          <w:rFonts w:eastAsia="Calibri" w:cstheme="minorHAnsi"/>
          <w:lang w:val="en-ID"/>
        </w:rPr>
        <w:t>evaluasi</w:t>
      </w:r>
      <w:proofErr w:type="spellEnd"/>
      <w:r w:rsidRPr="00DB25C4">
        <w:rPr>
          <w:rFonts w:eastAsia="Calibri" w:cstheme="minorHAnsi"/>
          <w:lang w:val="en-ID"/>
        </w:rPr>
        <w:t xml:space="preserve"> </w:t>
      </w:r>
      <w:proofErr w:type="spellStart"/>
      <w:r w:rsidRPr="00DB25C4">
        <w:rPr>
          <w:rFonts w:eastAsia="Calibri" w:cstheme="minorHAnsi"/>
          <w:lang w:val="en-ID"/>
        </w:rPr>
        <w:t>tersebut</w:t>
      </w:r>
      <w:proofErr w:type="spellEnd"/>
      <w:r w:rsidRPr="00DB25C4">
        <w:rPr>
          <w:rFonts w:eastAsia="Calibri" w:cstheme="minorHAnsi"/>
          <w:lang w:val="en-ID"/>
        </w:rPr>
        <w:t xml:space="preserve">, </w:t>
      </w:r>
      <w:proofErr w:type="spellStart"/>
      <w:r w:rsidRPr="00DB25C4">
        <w:rPr>
          <w:rFonts w:eastAsia="Calibri" w:cstheme="minorHAnsi"/>
          <w:lang w:val="en-ID"/>
        </w:rPr>
        <w:t>mayoritas</w:t>
      </w:r>
      <w:proofErr w:type="spellEnd"/>
      <w:r w:rsidRPr="00DB25C4">
        <w:rPr>
          <w:rFonts w:eastAsia="Calibri" w:cstheme="minorHAnsi"/>
          <w:lang w:val="en-ID"/>
        </w:rPr>
        <w:t xml:space="preserve"> </w:t>
      </w:r>
      <w:proofErr w:type="spellStart"/>
      <w:r w:rsidRPr="00DB25C4">
        <w:rPr>
          <w:rFonts w:eastAsia="Calibri" w:cstheme="minorHAnsi"/>
          <w:lang w:val="en-ID"/>
        </w:rPr>
        <w:t>responden</w:t>
      </w:r>
      <w:proofErr w:type="spellEnd"/>
      <w:r w:rsidRPr="00DB25C4">
        <w:rPr>
          <w:rFonts w:eastAsia="Calibri" w:cstheme="minorHAnsi"/>
          <w:lang w:val="en-ID"/>
        </w:rPr>
        <w:t xml:space="preserve"> </w:t>
      </w:r>
      <w:proofErr w:type="spellStart"/>
      <w:r w:rsidRPr="00DB25C4">
        <w:rPr>
          <w:rFonts w:eastAsia="Calibri" w:cstheme="minorHAnsi"/>
          <w:lang w:val="en-ID"/>
        </w:rPr>
        <w:t>sebanyak</w:t>
      </w:r>
      <w:proofErr w:type="spellEnd"/>
      <w:r w:rsidRPr="00DB25C4">
        <w:rPr>
          <w:rFonts w:eastAsia="Calibri" w:cstheme="minorHAnsi"/>
          <w:lang w:val="en-ID"/>
        </w:rPr>
        <w:t xml:space="preserve"> 58,3% sangat </w:t>
      </w:r>
      <w:proofErr w:type="spellStart"/>
      <w:r w:rsidRPr="00DB25C4">
        <w:rPr>
          <w:rFonts w:eastAsia="Calibri" w:cstheme="minorHAnsi"/>
          <w:lang w:val="en-ID"/>
        </w:rPr>
        <w:t>setuju</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kegiatan</w:t>
      </w:r>
      <w:proofErr w:type="spellEnd"/>
      <w:r w:rsidRPr="00DB25C4">
        <w:rPr>
          <w:rFonts w:eastAsia="Calibri" w:cstheme="minorHAnsi"/>
          <w:lang w:val="en-ID"/>
        </w:rPr>
        <w:t xml:space="preserve"> </w:t>
      </w:r>
      <w:proofErr w:type="spellStart"/>
      <w:r w:rsidRPr="00DB25C4">
        <w:rPr>
          <w:rFonts w:eastAsia="Calibri" w:cstheme="minorHAnsi"/>
          <w:lang w:val="en-ID"/>
        </w:rPr>
        <w:t>akademik</w:t>
      </w:r>
      <w:proofErr w:type="spellEnd"/>
      <w:r w:rsidRPr="00DB25C4">
        <w:rPr>
          <w:rFonts w:eastAsia="Calibri" w:cstheme="minorHAnsi"/>
          <w:lang w:val="en-ID"/>
        </w:rPr>
        <w:t xml:space="preserve"> di </w:t>
      </w:r>
      <w:proofErr w:type="spellStart"/>
      <w:r w:rsidRPr="00DB25C4">
        <w:rPr>
          <w:rFonts w:eastAsia="Calibri" w:cstheme="minorHAnsi"/>
          <w:lang w:val="en-ID"/>
        </w:rPr>
        <w:t>luar</w:t>
      </w:r>
      <w:proofErr w:type="spellEnd"/>
      <w:r w:rsidRPr="00DB25C4">
        <w:rPr>
          <w:rFonts w:eastAsia="Calibri" w:cstheme="minorHAnsi"/>
          <w:lang w:val="en-ID"/>
        </w:rPr>
        <w:t xml:space="preserve"> </w:t>
      </w:r>
      <w:proofErr w:type="spellStart"/>
      <w:r w:rsidRPr="00DB25C4">
        <w:rPr>
          <w:rFonts w:eastAsia="Calibri" w:cstheme="minorHAnsi"/>
          <w:lang w:val="en-ID"/>
        </w:rPr>
        <w:t>perkuliahan</w:t>
      </w:r>
      <w:proofErr w:type="spellEnd"/>
      <w:r w:rsidRPr="00DB25C4">
        <w:rPr>
          <w:rFonts w:eastAsia="Calibri" w:cstheme="minorHAnsi"/>
          <w:lang w:val="en-ID"/>
        </w:rPr>
        <w:t xml:space="preserve"> </w:t>
      </w:r>
      <w:proofErr w:type="spellStart"/>
      <w:r w:rsidRPr="00DB25C4">
        <w:rPr>
          <w:rFonts w:eastAsia="Calibri" w:cstheme="minorHAnsi"/>
          <w:lang w:val="en-ID"/>
        </w:rPr>
        <w:t>dosen</w:t>
      </w:r>
      <w:proofErr w:type="spellEnd"/>
      <w:r w:rsidRPr="00DB25C4">
        <w:rPr>
          <w:rFonts w:eastAsia="Calibri" w:cstheme="minorHAnsi"/>
          <w:lang w:val="en-ID"/>
        </w:rPr>
        <w:t xml:space="preserve"> </w:t>
      </w:r>
      <w:proofErr w:type="spellStart"/>
      <w:r w:rsidRPr="00DB25C4">
        <w:rPr>
          <w:rFonts w:eastAsia="Calibri" w:cstheme="minorHAnsi"/>
          <w:lang w:val="en-ID"/>
        </w:rPr>
        <w:t>tamu</w:t>
      </w:r>
      <w:proofErr w:type="spellEnd"/>
      <w:r w:rsidRPr="00DB25C4">
        <w:rPr>
          <w:rFonts w:eastAsia="Calibri" w:cstheme="minorHAnsi"/>
          <w:lang w:val="en-ID"/>
        </w:rPr>
        <w:t>/</w:t>
      </w:r>
      <w:proofErr w:type="spellStart"/>
      <w:r w:rsidRPr="00DB25C4">
        <w:rPr>
          <w:rFonts w:eastAsia="Calibri" w:cstheme="minorHAnsi"/>
          <w:lang w:val="en-ID"/>
        </w:rPr>
        <w:t>tenaga</w:t>
      </w:r>
      <w:proofErr w:type="spellEnd"/>
      <w:r w:rsidRPr="00DB25C4">
        <w:rPr>
          <w:rFonts w:eastAsia="Calibri" w:cstheme="minorHAnsi"/>
          <w:lang w:val="en-ID"/>
        </w:rPr>
        <w:t xml:space="preserve"> </w:t>
      </w:r>
      <w:proofErr w:type="spellStart"/>
      <w:r w:rsidRPr="00DB25C4">
        <w:rPr>
          <w:rFonts w:eastAsia="Calibri" w:cstheme="minorHAnsi"/>
          <w:lang w:val="en-ID"/>
        </w:rPr>
        <w:t>ahli</w:t>
      </w:r>
      <w:proofErr w:type="spellEnd"/>
      <w:r w:rsidRPr="00DB25C4">
        <w:rPr>
          <w:rFonts w:eastAsia="Calibri" w:cstheme="minorHAnsi"/>
          <w:lang w:val="en-ID"/>
        </w:rPr>
        <w:t xml:space="preserve"> yang </w:t>
      </w:r>
      <w:proofErr w:type="spellStart"/>
      <w:r w:rsidRPr="00DB25C4">
        <w:rPr>
          <w:rFonts w:eastAsia="Calibri" w:cstheme="minorHAnsi"/>
          <w:lang w:val="en-ID"/>
        </w:rPr>
        <w:t>diadakan</w:t>
      </w:r>
      <w:proofErr w:type="spellEnd"/>
      <w:r w:rsidRPr="00DB25C4">
        <w:rPr>
          <w:rFonts w:eastAsia="Calibri" w:cstheme="minorHAnsi"/>
          <w:lang w:val="en-ID"/>
        </w:rPr>
        <w:t xml:space="preserve"> oleh PPBM </w:t>
      </w:r>
      <w:proofErr w:type="spellStart"/>
      <w:r w:rsidRPr="00DB25C4">
        <w:rPr>
          <w:rFonts w:eastAsia="Calibri" w:cstheme="minorHAnsi"/>
          <w:lang w:val="en-ID"/>
        </w:rPr>
        <w:t>sudah</w:t>
      </w:r>
      <w:proofErr w:type="spellEnd"/>
      <w:r w:rsidRPr="00DB25C4">
        <w:rPr>
          <w:rFonts w:eastAsia="Calibri" w:cstheme="minorHAnsi"/>
          <w:lang w:val="en-ID"/>
        </w:rPr>
        <w:t xml:space="preserve"> </w:t>
      </w:r>
      <w:proofErr w:type="spellStart"/>
      <w:r w:rsidRPr="00DB25C4">
        <w:rPr>
          <w:rFonts w:eastAsia="Calibri" w:cstheme="minorHAnsi"/>
          <w:lang w:val="en-ID"/>
        </w:rPr>
        <w:t>mendukung</w:t>
      </w:r>
      <w:proofErr w:type="spellEnd"/>
      <w:r w:rsidRPr="00DB25C4">
        <w:rPr>
          <w:rFonts w:eastAsia="Calibri" w:cstheme="minorHAnsi"/>
          <w:lang w:val="en-ID"/>
        </w:rPr>
        <w:t xml:space="preserve"> </w:t>
      </w:r>
      <w:proofErr w:type="spellStart"/>
      <w:r w:rsidRPr="00DB25C4">
        <w:rPr>
          <w:rFonts w:eastAsia="Calibri" w:cstheme="minorHAnsi"/>
          <w:lang w:val="en-ID"/>
        </w:rPr>
        <w:t>kompetensi</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w:t>
      </w:r>
      <w:proofErr w:type="spellStart"/>
      <w:r w:rsidRPr="00DB25C4">
        <w:rPr>
          <w:rFonts w:eastAsia="Calibri" w:cstheme="minorHAnsi"/>
          <w:lang w:val="en-ID"/>
        </w:rPr>
        <w:t>Sementara</w:t>
      </w:r>
      <w:proofErr w:type="spellEnd"/>
      <w:r w:rsidRPr="00DB25C4">
        <w:rPr>
          <w:rFonts w:eastAsia="Calibri" w:cstheme="minorHAnsi"/>
          <w:lang w:val="en-ID"/>
        </w:rPr>
        <w:t xml:space="preserve"> </w:t>
      </w:r>
      <w:proofErr w:type="spellStart"/>
      <w:r w:rsidRPr="00DB25C4">
        <w:rPr>
          <w:rFonts w:eastAsia="Calibri" w:cstheme="minorHAnsi"/>
          <w:lang w:val="en-ID"/>
        </w:rPr>
        <w:t>itu</w:t>
      </w:r>
      <w:proofErr w:type="spellEnd"/>
      <w:r w:rsidRPr="00DB25C4">
        <w:rPr>
          <w:rFonts w:eastAsia="Calibri" w:cstheme="minorHAnsi"/>
          <w:lang w:val="en-ID"/>
        </w:rPr>
        <w:t xml:space="preserve">, 33,3% </w:t>
      </w:r>
      <w:proofErr w:type="spellStart"/>
      <w:r w:rsidRPr="00DB25C4">
        <w:rPr>
          <w:rFonts w:eastAsia="Calibri" w:cstheme="minorHAnsi"/>
          <w:lang w:val="en-ID"/>
        </w:rPr>
        <w:t>responden</w:t>
      </w:r>
      <w:proofErr w:type="spellEnd"/>
      <w:r w:rsidRPr="00DB25C4">
        <w:rPr>
          <w:rFonts w:eastAsia="Calibri" w:cstheme="minorHAnsi"/>
          <w:lang w:val="en-ID"/>
        </w:rPr>
        <w:t xml:space="preserve"> </w:t>
      </w:r>
      <w:proofErr w:type="spellStart"/>
      <w:r w:rsidRPr="00DB25C4">
        <w:rPr>
          <w:rFonts w:eastAsia="Calibri" w:cstheme="minorHAnsi"/>
          <w:lang w:val="en-ID"/>
        </w:rPr>
        <w:t>setuju</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efektivitas</w:t>
      </w:r>
      <w:proofErr w:type="spellEnd"/>
      <w:r w:rsidRPr="00DB25C4">
        <w:rPr>
          <w:rFonts w:eastAsia="Calibri" w:cstheme="minorHAnsi"/>
          <w:lang w:val="en-ID"/>
        </w:rPr>
        <w:t xml:space="preserve"> </w:t>
      </w:r>
      <w:proofErr w:type="spellStart"/>
      <w:r w:rsidRPr="00DB25C4">
        <w:rPr>
          <w:rFonts w:eastAsia="Calibri" w:cstheme="minorHAnsi"/>
          <w:lang w:val="en-ID"/>
        </w:rPr>
        <w:t>kegiatan</w:t>
      </w:r>
      <w:proofErr w:type="spellEnd"/>
      <w:r w:rsidRPr="00DB25C4">
        <w:rPr>
          <w:rFonts w:eastAsia="Calibri" w:cstheme="minorHAnsi"/>
          <w:lang w:val="en-ID"/>
        </w:rPr>
        <w:t xml:space="preserve"> </w:t>
      </w:r>
      <w:proofErr w:type="spellStart"/>
      <w:r w:rsidRPr="00DB25C4">
        <w:rPr>
          <w:rFonts w:eastAsia="Calibri" w:cstheme="minorHAnsi"/>
          <w:lang w:val="en-ID"/>
        </w:rPr>
        <w:t>tersebut</w:t>
      </w:r>
      <w:proofErr w:type="spellEnd"/>
      <w:r w:rsidRPr="00DB25C4">
        <w:rPr>
          <w:rFonts w:eastAsia="Calibri" w:cstheme="minorHAnsi"/>
          <w:lang w:val="en-ID"/>
        </w:rPr>
        <w:t xml:space="preserve">. Hanya 8,3% </w:t>
      </w:r>
      <w:proofErr w:type="spellStart"/>
      <w:r w:rsidRPr="00DB25C4">
        <w:rPr>
          <w:rFonts w:eastAsia="Calibri" w:cstheme="minorHAnsi"/>
          <w:lang w:val="en-ID"/>
        </w:rPr>
        <w:t>responden</w:t>
      </w:r>
      <w:proofErr w:type="spellEnd"/>
      <w:r w:rsidRPr="00DB25C4">
        <w:rPr>
          <w:rFonts w:eastAsia="Calibri" w:cstheme="minorHAnsi"/>
          <w:lang w:val="en-ID"/>
        </w:rPr>
        <w:t xml:space="preserve"> yang </w:t>
      </w:r>
      <w:proofErr w:type="spellStart"/>
      <w:r w:rsidRPr="00DB25C4">
        <w:rPr>
          <w:rFonts w:eastAsia="Calibri" w:cstheme="minorHAnsi"/>
          <w:lang w:val="en-ID"/>
        </w:rPr>
        <w:t>tidak</w:t>
      </w:r>
      <w:proofErr w:type="spellEnd"/>
      <w:r w:rsidRPr="00DB25C4">
        <w:rPr>
          <w:rFonts w:eastAsia="Calibri" w:cstheme="minorHAnsi"/>
          <w:lang w:val="en-ID"/>
        </w:rPr>
        <w:t xml:space="preserve"> </w:t>
      </w:r>
      <w:proofErr w:type="spellStart"/>
      <w:r w:rsidRPr="00DB25C4">
        <w:rPr>
          <w:rFonts w:eastAsia="Calibri" w:cstheme="minorHAnsi"/>
          <w:lang w:val="en-ID"/>
        </w:rPr>
        <w:t>setuju</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kegiatan</w:t>
      </w:r>
      <w:proofErr w:type="spellEnd"/>
      <w:r w:rsidRPr="00DB25C4">
        <w:rPr>
          <w:rFonts w:eastAsia="Calibri" w:cstheme="minorHAnsi"/>
          <w:lang w:val="en-ID"/>
        </w:rPr>
        <w:t xml:space="preserve"> </w:t>
      </w:r>
      <w:proofErr w:type="spellStart"/>
      <w:r w:rsidRPr="00DB25C4">
        <w:rPr>
          <w:rFonts w:eastAsia="Calibri" w:cstheme="minorHAnsi"/>
          <w:lang w:val="en-ID"/>
        </w:rPr>
        <w:t>akademik</w:t>
      </w:r>
      <w:proofErr w:type="spellEnd"/>
      <w:r w:rsidRPr="00DB25C4">
        <w:rPr>
          <w:rFonts w:eastAsia="Calibri" w:cstheme="minorHAnsi"/>
          <w:lang w:val="en-ID"/>
        </w:rPr>
        <w:t xml:space="preserve"> di </w:t>
      </w:r>
      <w:proofErr w:type="spellStart"/>
      <w:r w:rsidRPr="00DB25C4">
        <w:rPr>
          <w:rFonts w:eastAsia="Calibri" w:cstheme="minorHAnsi"/>
          <w:lang w:val="en-ID"/>
        </w:rPr>
        <w:t>luar</w:t>
      </w:r>
      <w:proofErr w:type="spellEnd"/>
      <w:r w:rsidRPr="00DB25C4">
        <w:rPr>
          <w:rFonts w:eastAsia="Calibri" w:cstheme="minorHAnsi"/>
          <w:lang w:val="en-ID"/>
        </w:rPr>
        <w:t xml:space="preserve"> </w:t>
      </w:r>
      <w:proofErr w:type="spellStart"/>
      <w:r w:rsidRPr="00DB25C4">
        <w:rPr>
          <w:rFonts w:eastAsia="Calibri" w:cstheme="minorHAnsi"/>
          <w:lang w:val="en-ID"/>
        </w:rPr>
        <w:t>perkuliahan</w:t>
      </w:r>
      <w:proofErr w:type="spellEnd"/>
      <w:r w:rsidRPr="00DB25C4">
        <w:rPr>
          <w:rFonts w:eastAsia="Calibri" w:cstheme="minorHAnsi"/>
          <w:lang w:val="en-ID"/>
        </w:rPr>
        <w:t xml:space="preserve"> </w:t>
      </w:r>
      <w:proofErr w:type="spellStart"/>
      <w:r w:rsidRPr="00DB25C4">
        <w:rPr>
          <w:rFonts w:eastAsia="Calibri" w:cstheme="minorHAnsi"/>
          <w:lang w:val="en-ID"/>
        </w:rPr>
        <w:t>dosen</w:t>
      </w:r>
      <w:proofErr w:type="spellEnd"/>
      <w:r w:rsidRPr="00DB25C4">
        <w:rPr>
          <w:rFonts w:eastAsia="Calibri" w:cstheme="minorHAnsi"/>
          <w:lang w:val="en-ID"/>
        </w:rPr>
        <w:t xml:space="preserve"> </w:t>
      </w:r>
      <w:proofErr w:type="spellStart"/>
      <w:r w:rsidRPr="00DB25C4">
        <w:rPr>
          <w:rFonts w:eastAsia="Calibri" w:cstheme="minorHAnsi"/>
          <w:lang w:val="en-ID"/>
        </w:rPr>
        <w:t>tamu</w:t>
      </w:r>
      <w:proofErr w:type="spellEnd"/>
      <w:r w:rsidRPr="00DB25C4">
        <w:rPr>
          <w:rFonts w:eastAsia="Calibri" w:cstheme="minorHAnsi"/>
          <w:lang w:val="en-ID"/>
        </w:rPr>
        <w:t>/</w:t>
      </w:r>
      <w:proofErr w:type="spellStart"/>
      <w:r w:rsidRPr="00DB25C4">
        <w:rPr>
          <w:rFonts w:eastAsia="Calibri" w:cstheme="minorHAnsi"/>
          <w:lang w:val="en-ID"/>
        </w:rPr>
        <w:t>tenaga</w:t>
      </w:r>
      <w:proofErr w:type="spellEnd"/>
      <w:r w:rsidRPr="00DB25C4">
        <w:rPr>
          <w:rFonts w:eastAsia="Calibri" w:cstheme="minorHAnsi"/>
          <w:lang w:val="en-ID"/>
        </w:rPr>
        <w:t xml:space="preserve"> </w:t>
      </w:r>
      <w:proofErr w:type="spellStart"/>
      <w:r w:rsidRPr="00DB25C4">
        <w:rPr>
          <w:rFonts w:eastAsia="Calibri" w:cstheme="minorHAnsi"/>
          <w:lang w:val="en-ID"/>
        </w:rPr>
        <w:t>ahli</w:t>
      </w:r>
      <w:proofErr w:type="spellEnd"/>
      <w:r w:rsidRPr="00DB25C4">
        <w:rPr>
          <w:rFonts w:eastAsia="Calibri" w:cstheme="minorHAnsi"/>
          <w:lang w:val="en-ID"/>
        </w:rPr>
        <w:t xml:space="preserve"> yang </w:t>
      </w:r>
      <w:proofErr w:type="spellStart"/>
      <w:r w:rsidRPr="00DB25C4">
        <w:rPr>
          <w:rFonts w:eastAsia="Calibri" w:cstheme="minorHAnsi"/>
          <w:lang w:val="en-ID"/>
        </w:rPr>
        <w:t>diadakan</w:t>
      </w:r>
      <w:proofErr w:type="spellEnd"/>
      <w:r w:rsidRPr="00DB25C4">
        <w:rPr>
          <w:rFonts w:eastAsia="Calibri" w:cstheme="minorHAnsi"/>
          <w:lang w:val="en-ID"/>
        </w:rPr>
        <w:t xml:space="preserve"> oleh PPBM </w:t>
      </w:r>
      <w:proofErr w:type="spellStart"/>
      <w:r w:rsidRPr="00DB25C4">
        <w:rPr>
          <w:rFonts w:eastAsia="Calibri" w:cstheme="minorHAnsi"/>
          <w:lang w:val="en-ID"/>
        </w:rPr>
        <w:t>mendukung</w:t>
      </w:r>
      <w:proofErr w:type="spellEnd"/>
      <w:r w:rsidRPr="00DB25C4">
        <w:rPr>
          <w:rFonts w:eastAsia="Calibri" w:cstheme="minorHAnsi"/>
          <w:lang w:val="en-ID"/>
        </w:rPr>
        <w:t xml:space="preserve"> </w:t>
      </w:r>
      <w:proofErr w:type="spellStart"/>
      <w:r w:rsidRPr="00DB25C4">
        <w:rPr>
          <w:rFonts w:eastAsia="Calibri" w:cstheme="minorHAnsi"/>
          <w:lang w:val="en-ID"/>
        </w:rPr>
        <w:t>kompetensi</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w:t>
      </w:r>
      <w:proofErr w:type="spellStart"/>
      <w:r w:rsidRPr="00DB25C4">
        <w:rPr>
          <w:rFonts w:eastAsia="Calibri" w:cstheme="minorHAnsi"/>
          <w:lang w:val="en-ID"/>
        </w:rPr>
        <w:t>Implikasi</w:t>
      </w:r>
      <w:proofErr w:type="spellEnd"/>
      <w:r w:rsidRPr="00DB25C4">
        <w:rPr>
          <w:rFonts w:eastAsia="Calibri" w:cstheme="minorHAnsi"/>
          <w:lang w:val="en-ID"/>
        </w:rPr>
        <w:t xml:space="preserve"> </w:t>
      </w:r>
      <w:proofErr w:type="spellStart"/>
      <w:r w:rsidRPr="00DB25C4">
        <w:rPr>
          <w:rFonts w:eastAsia="Calibri" w:cstheme="minorHAnsi"/>
          <w:lang w:val="en-ID"/>
        </w:rPr>
        <w:t>dari</w:t>
      </w:r>
      <w:proofErr w:type="spellEnd"/>
      <w:r w:rsidRPr="00DB25C4">
        <w:rPr>
          <w:rFonts w:eastAsia="Calibri" w:cstheme="minorHAnsi"/>
          <w:lang w:val="en-ID"/>
        </w:rPr>
        <w:t xml:space="preserve"> </w:t>
      </w:r>
      <w:proofErr w:type="spellStart"/>
      <w:r w:rsidRPr="00DB25C4">
        <w:rPr>
          <w:rFonts w:eastAsia="Calibri" w:cstheme="minorHAnsi"/>
          <w:lang w:val="en-ID"/>
        </w:rPr>
        <w:t>hasil</w:t>
      </w:r>
      <w:proofErr w:type="spellEnd"/>
      <w:r w:rsidRPr="00DB25C4">
        <w:rPr>
          <w:rFonts w:eastAsia="Calibri" w:cstheme="minorHAnsi"/>
          <w:lang w:val="en-ID"/>
        </w:rPr>
        <w:t xml:space="preserve"> </w:t>
      </w:r>
      <w:proofErr w:type="spellStart"/>
      <w:r w:rsidRPr="00DB25C4">
        <w:rPr>
          <w:rFonts w:eastAsia="Calibri" w:cstheme="minorHAnsi"/>
          <w:lang w:val="en-ID"/>
        </w:rPr>
        <w:t>evaluasi</w:t>
      </w:r>
      <w:proofErr w:type="spellEnd"/>
      <w:r w:rsidRPr="00DB25C4">
        <w:rPr>
          <w:rFonts w:eastAsia="Calibri" w:cstheme="minorHAnsi"/>
          <w:lang w:val="en-ID"/>
        </w:rPr>
        <w:t xml:space="preserve"> </w:t>
      </w:r>
      <w:proofErr w:type="spellStart"/>
      <w:r w:rsidRPr="00DB25C4">
        <w:rPr>
          <w:rFonts w:eastAsia="Calibri" w:cstheme="minorHAnsi"/>
          <w:lang w:val="en-ID"/>
        </w:rPr>
        <w:t>ini</w:t>
      </w:r>
      <w:proofErr w:type="spellEnd"/>
      <w:r w:rsidRPr="00DB25C4">
        <w:rPr>
          <w:rFonts w:eastAsia="Calibri" w:cstheme="minorHAnsi"/>
          <w:lang w:val="en-ID"/>
        </w:rPr>
        <w:t xml:space="preserve"> </w:t>
      </w:r>
      <w:proofErr w:type="spellStart"/>
      <w:r w:rsidRPr="00DB25C4">
        <w:rPr>
          <w:rFonts w:eastAsia="Calibri" w:cstheme="minorHAnsi"/>
          <w:lang w:val="en-ID"/>
        </w:rPr>
        <w:t>adalah</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mayoritas</w:t>
      </w:r>
      <w:proofErr w:type="spellEnd"/>
      <w:r w:rsidRPr="00DB25C4">
        <w:rPr>
          <w:rFonts w:eastAsia="Calibri" w:cstheme="minorHAnsi"/>
          <w:lang w:val="en-ID"/>
        </w:rPr>
        <w:t xml:space="preserve"> </w:t>
      </w:r>
      <w:proofErr w:type="spellStart"/>
      <w:r w:rsidRPr="00DB25C4">
        <w:rPr>
          <w:rFonts w:eastAsia="Calibri" w:cstheme="minorHAnsi"/>
          <w:lang w:val="en-ID"/>
        </w:rPr>
        <w:t>responden</w:t>
      </w:r>
      <w:proofErr w:type="spellEnd"/>
      <w:r w:rsidRPr="00DB25C4">
        <w:rPr>
          <w:rFonts w:eastAsia="Calibri" w:cstheme="minorHAnsi"/>
          <w:lang w:val="en-ID"/>
        </w:rPr>
        <w:t xml:space="preserve"> </w:t>
      </w:r>
      <w:proofErr w:type="spellStart"/>
      <w:r w:rsidRPr="00DB25C4">
        <w:rPr>
          <w:rFonts w:eastAsia="Calibri" w:cstheme="minorHAnsi"/>
          <w:lang w:val="en-ID"/>
        </w:rPr>
        <w:t>merasa</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kegiatan</w:t>
      </w:r>
      <w:proofErr w:type="spellEnd"/>
      <w:r w:rsidRPr="00DB25C4">
        <w:rPr>
          <w:rFonts w:eastAsia="Calibri" w:cstheme="minorHAnsi"/>
          <w:lang w:val="en-ID"/>
        </w:rPr>
        <w:t xml:space="preserve"> </w:t>
      </w:r>
      <w:proofErr w:type="spellStart"/>
      <w:r w:rsidRPr="00DB25C4">
        <w:rPr>
          <w:rFonts w:eastAsia="Calibri" w:cstheme="minorHAnsi"/>
          <w:lang w:val="en-ID"/>
        </w:rPr>
        <w:t>akademik</w:t>
      </w:r>
      <w:proofErr w:type="spellEnd"/>
      <w:r w:rsidRPr="00DB25C4">
        <w:rPr>
          <w:rFonts w:eastAsia="Calibri" w:cstheme="minorHAnsi"/>
          <w:lang w:val="en-ID"/>
        </w:rPr>
        <w:t xml:space="preserve"> di </w:t>
      </w:r>
      <w:proofErr w:type="spellStart"/>
      <w:r w:rsidRPr="00DB25C4">
        <w:rPr>
          <w:rFonts w:eastAsia="Calibri" w:cstheme="minorHAnsi"/>
          <w:lang w:val="en-ID"/>
        </w:rPr>
        <w:t>luar</w:t>
      </w:r>
      <w:proofErr w:type="spellEnd"/>
      <w:r w:rsidRPr="00DB25C4">
        <w:rPr>
          <w:rFonts w:eastAsia="Calibri" w:cstheme="minorHAnsi"/>
          <w:lang w:val="en-ID"/>
        </w:rPr>
        <w:t xml:space="preserve"> </w:t>
      </w:r>
      <w:proofErr w:type="spellStart"/>
      <w:r w:rsidRPr="00DB25C4">
        <w:rPr>
          <w:rFonts w:eastAsia="Calibri" w:cstheme="minorHAnsi"/>
          <w:lang w:val="en-ID"/>
        </w:rPr>
        <w:t>perkuliahan</w:t>
      </w:r>
      <w:proofErr w:type="spellEnd"/>
      <w:r w:rsidRPr="00DB25C4">
        <w:rPr>
          <w:rFonts w:eastAsia="Calibri" w:cstheme="minorHAnsi"/>
          <w:lang w:val="en-ID"/>
        </w:rPr>
        <w:t xml:space="preserve"> yang </w:t>
      </w:r>
      <w:proofErr w:type="spellStart"/>
      <w:r w:rsidRPr="00DB25C4">
        <w:rPr>
          <w:rFonts w:eastAsia="Calibri" w:cstheme="minorHAnsi"/>
          <w:lang w:val="en-ID"/>
        </w:rPr>
        <w:t>diadakan</w:t>
      </w:r>
      <w:proofErr w:type="spellEnd"/>
      <w:r w:rsidRPr="00DB25C4">
        <w:rPr>
          <w:rFonts w:eastAsia="Calibri" w:cstheme="minorHAnsi"/>
          <w:lang w:val="en-ID"/>
        </w:rPr>
        <w:t xml:space="preserve"> oleh PPBM </w:t>
      </w:r>
      <w:proofErr w:type="spellStart"/>
      <w:r w:rsidRPr="00DB25C4">
        <w:rPr>
          <w:rFonts w:eastAsia="Calibri" w:cstheme="minorHAnsi"/>
          <w:lang w:val="en-ID"/>
        </w:rPr>
        <w:t>efektif</w:t>
      </w:r>
      <w:proofErr w:type="spellEnd"/>
      <w:r w:rsidRPr="00DB25C4">
        <w:rPr>
          <w:rFonts w:eastAsia="Calibri" w:cstheme="minorHAnsi"/>
          <w:lang w:val="en-ID"/>
        </w:rPr>
        <w:t xml:space="preserve"> </w:t>
      </w:r>
      <w:proofErr w:type="spellStart"/>
      <w:r w:rsidRPr="00DB25C4">
        <w:rPr>
          <w:rFonts w:eastAsia="Calibri" w:cstheme="minorHAnsi"/>
          <w:lang w:val="en-ID"/>
        </w:rPr>
        <w:t>dalam</w:t>
      </w:r>
      <w:proofErr w:type="spellEnd"/>
      <w:r w:rsidRPr="00DB25C4">
        <w:rPr>
          <w:rFonts w:eastAsia="Calibri" w:cstheme="minorHAnsi"/>
          <w:lang w:val="en-ID"/>
        </w:rPr>
        <w:t xml:space="preserve"> </w:t>
      </w:r>
      <w:proofErr w:type="spellStart"/>
      <w:r w:rsidRPr="00DB25C4">
        <w:rPr>
          <w:rFonts w:eastAsia="Calibri" w:cstheme="minorHAnsi"/>
          <w:lang w:val="en-ID"/>
        </w:rPr>
        <w:t>mendukung</w:t>
      </w:r>
      <w:proofErr w:type="spellEnd"/>
      <w:r w:rsidRPr="00DB25C4">
        <w:rPr>
          <w:rFonts w:eastAsia="Calibri" w:cstheme="minorHAnsi"/>
          <w:lang w:val="en-ID"/>
        </w:rPr>
        <w:t xml:space="preserve"> </w:t>
      </w:r>
      <w:proofErr w:type="spellStart"/>
      <w:r w:rsidRPr="00DB25C4">
        <w:rPr>
          <w:rFonts w:eastAsia="Calibri" w:cstheme="minorHAnsi"/>
          <w:lang w:val="en-ID"/>
        </w:rPr>
        <w:t>kompetensi</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w:t>
      </w:r>
      <w:proofErr w:type="spellStart"/>
      <w:r w:rsidRPr="00DB25C4">
        <w:rPr>
          <w:rFonts w:eastAsia="Calibri" w:cstheme="minorHAnsi"/>
          <w:lang w:val="en-ID"/>
        </w:rPr>
        <w:t>Namun</w:t>
      </w:r>
      <w:proofErr w:type="spellEnd"/>
      <w:r w:rsidRPr="00DB25C4">
        <w:rPr>
          <w:rFonts w:eastAsia="Calibri" w:cstheme="minorHAnsi"/>
          <w:lang w:val="en-ID"/>
        </w:rPr>
        <w:t xml:space="preserve">, </w:t>
      </w:r>
      <w:proofErr w:type="spellStart"/>
      <w:r w:rsidRPr="00DB25C4">
        <w:rPr>
          <w:rFonts w:eastAsia="Calibri" w:cstheme="minorHAnsi"/>
          <w:lang w:val="en-ID"/>
        </w:rPr>
        <w:t>ada</w:t>
      </w:r>
      <w:proofErr w:type="spellEnd"/>
      <w:r w:rsidRPr="00DB25C4">
        <w:rPr>
          <w:rFonts w:eastAsia="Calibri" w:cstheme="minorHAnsi"/>
          <w:lang w:val="en-ID"/>
        </w:rPr>
        <w:t xml:space="preserve"> juga </w:t>
      </w:r>
      <w:proofErr w:type="spellStart"/>
      <w:r w:rsidRPr="00DB25C4">
        <w:rPr>
          <w:rFonts w:eastAsia="Calibri" w:cstheme="minorHAnsi"/>
          <w:lang w:val="en-ID"/>
        </w:rPr>
        <w:t>sebagian</w:t>
      </w:r>
      <w:proofErr w:type="spellEnd"/>
      <w:r w:rsidRPr="00DB25C4">
        <w:rPr>
          <w:rFonts w:eastAsia="Calibri" w:cstheme="minorHAnsi"/>
          <w:lang w:val="en-ID"/>
        </w:rPr>
        <w:t xml:space="preserve"> </w:t>
      </w:r>
      <w:proofErr w:type="spellStart"/>
      <w:r w:rsidRPr="00DB25C4">
        <w:rPr>
          <w:rFonts w:eastAsia="Calibri" w:cstheme="minorHAnsi"/>
          <w:lang w:val="en-ID"/>
        </w:rPr>
        <w:t>responden</w:t>
      </w:r>
      <w:proofErr w:type="spellEnd"/>
      <w:r w:rsidRPr="00DB25C4">
        <w:rPr>
          <w:rFonts w:eastAsia="Calibri" w:cstheme="minorHAnsi"/>
          <w:lang w:val="en-ID"/>
        </w:rPr>
        <w:t xml:space="preserve"> yang </w:t>
      </w:r>
      <w:proofErr w:type="spellStart"/>
      <w:r w:rsidRPr="00DB25C4">
        <w:rPr>
          <w:rFonts w:eastAsia="Calibri" w:cstheme="minorHAnsi"/>
          <w:lang w:val="en-ID"/>
        </w:rPr>
        <w:t>masih</w:t>
      </w:r>
      <w:proofErr w:type="spellEnd"/>
      <w:r w:rsidRPr="00DB25C4">
        <w:rPr>
          <w:rFonts w:eastAsia="Calibri" w:cstheme="minorHAnsi"/>
          <w:lang w:val="en-ID"/>
        </w:rPr>
        <w:t xml:space="preserve"> </w:t>
      </w:r>
      <w:proofErr w:type="spellStart"/>
      <w:r w:rsidRPr="00DB25C4">
        <w:rPr>
          <w:rFonts w:eastAsia="Calibri" w:cstheme="minorHAnsi"/>
          <w:lang w:val="en-ID"/>
        </w:rPr>
        <w:t>meragukan</w:t>
      </w:r>
      <w:proofErr w:type="spellEnd"/>
      <w:r w:rsidRPr="00DB25C4">
        <w:rPr>
          <w:rFonts w:eastAsia="Calibri" w:cstheme="minorHAnsi"/>
          <w:lang w:val="en-ID"/>
        </w:rPr>
        <w:t xml:space="preserve"> </w:t>
      </w:r>
      <w:proofErr w:type="spellStart"/>
      <w:r w:rsidRPr="00DB25C4">
        <w:rPr>
          <w:rFonts w:eastAsia="Calibri" w:cstheme="minorHAnsi"/>
          <w:lang w:val="en-ID"/>
        </w:rPr>
        <w:t>efektivitas</w:t>
      </w:r>
      <w:proofErr w:type="spellEnd"/>
      <w:r w:rsidRPr="00DB25C4">
        <w:rPr>
          <w:rFonts w:eastAsia="Calibri" w:cstheme="minorHAnsi"/>
          <w:lang w:val="en-ID"/>
        </w:rPr>
        <w:t xml:space="preserve"> </w:t>
      </w:r>
      <w:proofErr w:type="spellStart"/>
      <w:r w:rsidRPr="00DB25C4">
        <w:rPr>
          <w:rFonts w:eastAsia="Calibri" w:cstheme="minorHAnsi"/>
          <w:lang w:val="en-ID"/>
        </w:rPr>
        <w:t>dari</w:t>
      </w:r>
      <w:proofErr w:type="spellEnd"/>
      <w:r w:rsidRPr="00DB25C4">
        <w:rPr>
          <w:rFonts w:eastAsia="Calibri" w:cstheme="minorHAnsi"/>
          <w:lang w:val="en-ID"/>
        </w:rPr>
        <w:t xml:space="preserve"> </w:t>
      </w:r>
      <w:proofErr w:type="spellStart"/>
      <w:r w:rsidRPr="00DB25C4">
        <w:rPr>
          <w:rFonts w:eastAsia="Calibri" w:cstheme="minorHAnsi"/>
          <w:lang w:val="en-ID"/>
        </w:rPr>
        <w:t>kegiatan</w:t>
      </w:r>
      <w:proofErr w:type="spellEnd"/>
      <w:r w:rsidRPr="00DB25C4">
        <w:rPr>
          <w:rFonts w:eastAsia="Calibri" w:cstheme="minorHAnsi"/>
          <w:lang w:val="en-ID"/>
        </w:rPr>
        <w:t xml:space="preserve"> </w:t>
      </w:r>
      <w:proofErr w:type="spellStart"/>
      <w:r w:rsidRPr="00DB25C4">
        <w:rPr>
          <w:rFonts w:eastAsia="Calibri" w:cstheme="minorHAnsi"/>
          <w:lang w:val="en-ID"/>
        </w:rPr>
        <w:t>tersebut</w:t>
      </w:r>
      <w:proofErr w:type="spellEnd"/>
      <w:r w:rsidRPr="00DB25C4">
        <w:rPr>
          <w:rFonts w:eastAsia="Calibri" w:cstheme="minorHAnsi"/>
          <w:lang w:val="en-ID"/>
        </w:rPr>
        <w:t xml:space="preserve">. Oleh </w:t>
      </w:r>
      <w:proofErr w:type="spellStart"/>
      <w:r w:rsidRPr="00DB25C4">
        <w:rPr>
          <w:rFonts w:eastAsia="Calibri" w:cstheme="minorHAnsi"/>
          <w:lang w:val="en-ID"/>
        </w:rPr>
        <w:t>karena</w:t>
      </w:r>
      <w:proofErr w:type="spellEnd"/>
      <w:r w:rsidRPr="00DB25C4">
        <w:rPr>
          <w:rFonts w:eastAsia="Calibri" w:cstheme="minorHAnsi"/>
          <w:lang w:val="en-ID"/>
        </w:rPr>
        <w:t xml:space="preserve"> </w:t>
      </w:r>
      <w:proofErr w:type="spellStart"/>
      <w:r w:rsidRPr="00DB25C4">
        <w:rPr>
          <w:rFonts w:eastAsia="Calibri" w:cstheme="minorHAnsi"/>
          <w:lang w:val="en-ID"/>
        </w:rPr>
        <w:t>itu</w:t>
      </w:r>
      <w:proofErr w:type="spellEnd"/>
      <w:r w:rsidRPr="00DB25C4">
        <w:rPr>
          <w:rFonts w:eastAsia="Calibri" w:cstheme="minorHAnsi"/>
          <w:lang w:val="en-ID"/>
        </w:rPr>
        <w:t xml:space="preserve">, </w:t>
      </w:r>
      <w:proofErr w:type="spellStart"/>
      <w:r w:rsidRPr="00DB25C4">
        <w:rPr>
          <w:rFonts w:eastAsia="Calibri" w:cstheme="minorHAnsi"/>
          <w:lang w:val="en-ID"/>
        </w:rPr>
        <w:t>perlu</w:t>
      </w:r>
      <w:proofErr w:type="spellEnd"/>
      <w:r w:rsidRPr="00DB25C4">
        <w:rPr>
          <w:rFonts w:eastAsia="Calibri" w:cstheme="minorHAnsi"/>
          <w:lang w:val="en-ID"/>
        </w:rPr>
        <w:t xml:space="preserve"> </w:t>
      </w:r>
      <w:proofErr w:type="spellStart"/>
      <w:r w:rsidRPr="00DB25C4">
        <w:rPr>
          <w:rFonts w:eastAsia="Calibri" w:cstheme="minorHAnsi"/>
          <w:lang w:val="en-ID"/>
        </w:rPr>
        <w:t>dilakukan</w:t>
      </w:r>
      <w:proofErr w:type="spellEnd"/>
      <w:r w:rsidRPr="00DB25C4">
        <w:rPr>
          <w:rFonts w:eastAsia="Calibri" w:cstheme="minorHAnsi"/>
          <w:lang w:val="en-ID"/>
        </w:rPr>
        <w:t xml:space="preserve"> </w:t>
      </w:r>
      <w:proofErr w:type="spellStart"/>
      <w:r w:rsidRPr="00DB25C4">
        <w:rPr>
          <w:rFonts w:eastAsia="Calibri" w:cstheme="minorHAnsi"/>
          <w:lang w:val="en-ID"/>
        </w:rPr>
        <w:t>evaluasi</w:t>
      </w:r>
      <w:proofErr w:type="spellEnd"/>
      <w:r w:rsidRPr="00DB25C4">
        <w:rPr>
          <w:rFonts w:eastAsia="Calibri" w:cstheme="minorHAnsi"/>
          <w:lang w:val="en-ID"/>
        </w:rPr>
        <w:t xml:space="preserve"> </w:t>
      </w:r>
      <w:proofErr w:type="spellStart"/>
      <w:r w:rsidRPr="00DB25C4">
        <w:rPr>
          <w:rFonts w:eastAsia="Calibri" w:cstheme="minorHAnsi"/>
          <w:lang w:val="en-ID"/>
        </w:rPr>
        <w:t>lebih</w:t>
      </w:r>
      <w:proofErr w:type="spellEnd"/>
      <w:r w:rsidRPr="00DB25C4">
        <w:rPr>
          <w:rFonts w:eastAsia="Calibri" w:cstheme="minorHAnsi"/>
          <w:lang w:val="en-ID"/>
        </w:rPr>
        <w:t xml:space="preserve"> </w:t>
      </w:r>
      <w:proofErr w:type="spellStart"/>
      <w:r w:rsidRPr="00DB25C4">
        <w:rPr>
          <w:rFonts w:eastAsia="Calibri" w:cstheme="minorHAnsi"/>
          <w:lang w:val="en-ID"/>
        </w:rPr>
        <w:t>lanjut</w:t>
      </w:r>
      <w:proofErr w:type="spellEnd"/>
      <w:r w:rsidRPr="00DB25C4">
        <w:rPr>
          <w:rFonts w:eastAsia="Calibri" w:cstheme="minorHAnsi"/>
          <w:lang w:val="en-ID"/>
        </w:rPr>
        <w:t xml:space="preserve"> </w:t>
      </w:r>
      <w:proofErr w:type="spellStart"/>
      <w:r w:rsidRPr="00DB25C4">
        <w:rPr>
          <w:rFonts w:eastAsia="Calibri" w:cstheme="minorHAnsi"/>
          <w:lang w:val="en-ID"/>
        </w:rPr>
        <w:t>terkait</w:t>
      </w:r>
      <w:proofErr w:type="spellEnd"/>
      <w:r w:rsidRPr="00DB25C4">
        <w:rPr>
          <w:rFonts w:eastAsia="Calibri" w:cstheme="minorHAnsi"/>
          <w:lang w:val="en-ID"/>
        </w:rPr>
        <w:t xml:space="preserve"> </w:t>
      </w:r>
      <w:proofErr w:type="spellStart"/>
      <w:r w:rsidRPr="00DB25C4">
        <w:rPr>
          <w:rFonts w:eastAsia="Calibri" w:cstheme="minorHAnsi"/>
          <w:lang w:val="en-ID"/>
        </w:rPr>
        <w:t>jenis</w:t>
      </w:r>
      <w:proofErr w:type="spellEnd"/>
      <w:r w:rsidRPr="00DB25C4">
        <w:rPr>
          <w:rFonts w:eastAsia="Calibri" w:cstheme="minorHAnsi"/>
          <w:lang w:val="en-ID"/>
        </w:rPr>
        <w:t xml:space="preserve"> </w:t>
      </w:r>
      <w:proofErr w:type="spellStart"/>
      <w:r w:rsidRPr="00DB25C4">
        <w:rPr>
          <w:rFonts w:eastAsia="Calibri" w:cstheme="minorHAnsi"/>
          <w:lang w:val="en-ID"/>
        </w:rPr>
        <w:t>kegiatan</w:t>
      </w:r>
      <w:proofErr w:type="spellEnd"/>
      <w:r w:rsidRPr="00DB25C4">
        <w:rPr>
          <w:rFonts w:eastAsia="Calibri" w:cstheme="minorHAnsi"/>
          <w:lang w:val="en-ID"/>
        </w:rPr>
        <w:t xml:space="preserve"> dan </w:t>
      </w:r>
      <w:proofErr w:type="spellStart"/>
      <w:r w:rsidRPr="00DB25C4">
        <w:rPr>
          <w:rFonts w:eastAsia="Calibri" w:cstheme="minorHAnsi"/>
          <w:lang w:val="en-ID"/>
        </w:rPr>
        <w:t>metode</w:t>
      </w:r>
      <w:proofErr w:type="spellEnd"/>
      <w:r w:rsidRPr="00DB25C4">
        <w:rPr>
          <w:rFonts w:eastAsia="Calibri" w:cstheme="minorHAnsi"/>
          <w:lang w:val="en-ID"/>
        </w:rPr>
        <w:t xml:space="preserve"> yang </w:t>
      </w:r>
      <w:proofErr w:type="spellStart"/>
      <w:r w:rsidRPr="00DB25C4">
        <w:rPr>
          <w:rFonts w:eastAsia="Calibri" w:cstheme="minorHAnsi"/>
          <w:lang w:val="en-ID"/>
        </w:rPr>
        <w:t>digunakan</w:t>
      </w:r>
      <w:proofErr w:type="spellEnd"/>
      <w:r w:rsidRPr="00DB25C4">
        <w:rPr>
          <w:rFonts w:eastAsia="Calibri" w:cstheme="minorHAnsi"/>
          <w:lang w:val="en-ID"/>
        </w:rPr>
        <w:t xml:space="preserve"> oleh PPBM </w:t>
      </w:r>
      <w:proofErr w:type="spellStart"/>
      <w:r w:rsidRPr="00DB25C4">
        <w:rPr>
          <w:rFonts w:eastAsia="Calibri" w:cstheme="minorHAnsi"/>
          <w:lang w:val="en-ID"/>
        </w:rPr>
        <w:t>dalam</w:t>
      </w:r>
      <w:proofErr w:type="spellEnd"/>
      <w:r w:rsidRPr="00DB25C4">
        <w:rPr>
          <w:rFonts w:eastAsia="Calibri" w:cstheme="minorHAnsi"/>
          <w:lang w:val="en-ID"/>
        </w:rPr>
        <w:t xml:space="preserve"> </w:t>
      </w:r>
      <w:proofErr w:type="spellStart"/>
      <w:r w:rsidRPr="00DB25C4">
        <w:rPr>
          <w:rFonts w:eastAsia="Calibri" w:cstheme="minorHAnsi"/>
          <w:lang w:val="en-ID"/>
        </w:rPr>
        <w:t>mengadakan</w:t>
      </w:r>
      <w:proofErr w:type="spellEnd"/>
      <w:r w:rsidRPr="00DB25C4">
        <w:rPr>
          <w:rFonts w:eastAsia="Calibri" w:cstheme="minorHAnsi"/>
          <w:lang w:val="en-ID"/>
        </w:rPr>
        <w:t xml:space="preserve"> </w:t>
      </w:r>
      <w:proofErr w:type="spellStart"/>
      <w:r w:rsidRPr="00DB25C4">
        <w:rPr>
          <w:rFonts w:eastAsia="Calibri" w:cstheme="minorHAnsi"/>
          <w:lang w:val="en-ID"/>
        </w:rPr>
        <w:t>kegiatan</w:t>
      </w:r>
      <w:proofErr w:type="spellEnd"/>
      <w:r w:rsidRPr="00DB25C4">
        <w:rPr>
          <w:rFonts w:eastAsia="Calibri" w:cstheme="minorHAnsi"/>
          <w:lang w:val="en-ID"/>
        </w:rPr>
        <w:t xml:space="preserve"> </w:t>
      </w:r>
      <w:proofErr w:type="spellStart"/>
      <w:r w:rsidRPr="00DB25C4">
        <w:rPr>
          <w:rFonts w:eastAsia="Calibri" w:cstheme="minorHAnsi"/>
          <w:lang w:val="en-ID"/>
        </w:rPr>
        <w:t>akademik</w:t>
      </w:r>
      <w:proofErr w:type="spellEnd"/>
      <w:r w:rsidRPr="00DB25C4">
        <w:rPr>
          <w:rFonts w:eastAsia="Calibri" w:cstheme="minorHAnsi"/>
          <w:lang w:val="en-ID"/>
        </w:rPr>
        <w:t xml:space="preserve"> di </w:t>
      </w:r>
      <w:proofErr w:type="spellStart"/>
      <w:r w:rsidRPr="00DB25C4">
        <w:rPr>
          <w:rFonts w:eastAsia="Calibri" w:cstheme="minorHAnsi"/>
          <w:lang w:val="en-ID"/>
        </w:rPr>
        <w:t>luar</w:t>
      </w:r>
      <w:proofErr w:type="spellEnd"/>
      <w:r w:rsidRPr="00DB25C4">
        <w:rPr>
          <w:rFonts w:eastAsia="Calibri" w:cstheme="minorHAnsi"/>
          <w:lang w:val="en-ID"/>
        </w:rPr>
        <w:t xml:space="preserve"> </w:t>
      </w:r>
      <w:proofErr w:type="spellStart"/>
      <w:r w:rsidRPr="00DB25C4">
        <w:rPr>
          <w:rFonts w:eastAsia="Calibri" w:cstheme="minorHAnsi"/>
          <w:lang w:val="en-ID"/>
        </w:rPr>
        <w:t>perkuliahan</w:t>
      </w:r>
      <w:proofErr w:type="spellEnd"/>
      <w:r w:rsidRPr="00DB25C4">
        <w:rPr>
          <w:rFonts w:eastAsia="Calibri" w:cstheme="minorHAnsi"/>
          <w:lang w:val="en-ID"/>
        </w:rPr>
        <w:t xml:space="preserve"> </w:t>
      </w:r>
      <w:proofErr w:type="spellStart"/>
      <w:r w:rsidRPr="00DB25C4">
        <w:rPr>
          <w:rFonts w:eastAsia="Calibri" w:cstheme="minorHAnsi"/>
          <w:lang w:val="en-ID"/>
        </w:rPr>
        <w:t>untuk</w:t>
      </w:r>
      <w:proofErr w:type="spellEnd"/>
      <w:r w:rsidRPr="00DB25C4">
        <w:rPr>
          <w:rFonts w:eastAsia="Calibri" w:cstheme="minorHAnsi"/>
          <w:lang w:val="en-ID"/>
        </w:rPr>
        <w:t xml:space="preserve"> </w:t>
      </w:r>
      <w:proofErr w:type="spellStart"/>
      <w:r w:rsidRPr="00DB25C4">
        <w:rPr>
          <w:rFonts w:eastAsia="Calibri" w:cstheme="minorHAnsi"/>
          <w:lang w:val="en-ID"/>
        </w:rPr>
        <w:t>memastikan</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kegiatan</w:t>
      </w:r>
      <w:proofErr w:type="spellEnd"/>
      <w:r w:rsidRPr="00DB25C4">
        <w:rPr>
          <w:rFonts w:eastAsia="Calibri" w:cstheme="minorHAnsi"/>
          <w:lang w:val="en-ID"/>
        </w:rPr>
        <w:t xml:space="preserve"> </w:t>
      </w:r>
      <w:proofErr w:type="spellStart"/>
      <w:r w:rsidRPr="00DB25C4">
        <w:rPr>
          <w:rFonts w:eastAsia="Calibri" w:cstheme="minorHAnsi"/>
          <w:lang w:val="en-ID"/>
        </w:rPr>
        <w:t>tersebut</w:t>
      </w:r>
      <w:proofErr w:type="spellEnd"/>
      <w:r w:rsidRPr="00DB25C4">
        <w:rPr>
          <w:rFonts w:eastAsia="Calibri" w:cstheme="minorHAnsi"/>
          <w:lang w:val="en-ID"/>
        </w:rPr>
        <w:t xml:space="preserve"> </w:t>
      </w:r>
      <w:proofErr w:type="spellStart"/>
      <w:r w:rsidRPr="00DB25C4">
        <w:rPr>
          <w:rFonts w:eastAsia="Calibri" w:cstheme="minorHAnsi"/>
          <w:lang w:val="en-ID"/>
        </w:rPr>
        <w:t>dapat</w:t>
      </w:r>
      <w:proofErr w:type="spellEnd"/>
      <w:r w:rsidRPr="00DB25C4">
        <w:rPr>
          <w:rFonts w:eastAsia="Calibri" w:cstheme="minorHAnsi"/>
          <w:lang w:val="en-ID"/>
        </w:rPr>
        <w:t xml:space="preserve"> </w:t>
      </w:r>
      <w:proofErr w:type="spellStart"/>
      <w:r w:rsidRPr="00DB25C4">
        <w:rPr>
          <w:rFonts w:eastAsia="Calibri" w:cstheme="minorHAnsi"/>
          <w:lang w:val="en-ID"/>
        </w:rPr>
        <w:t>memenuhi</w:t>
      </w:r>
      <w:proofErr w:type="spellEnd"/>
      <w:r w:rsidRPr="00DB25C4">
        <w:rPr>
          <w:rFonts w:eastAsia="Calibri" w:cstheme="minorHAnsi"/>
          <w:lang w:val="en-ID"/>
        </w:rPr>
        <w:t xml:space="preserve"> </w:t>
      </w:r>
      <w:proofErr w:type="spellStart"/>
      <w:r w:rsidRPr="00DB25C4">
        <w:rPr>
          <w:rFonts w:eastAsia="Calibri" w:cstheme="minorHAnsi"/>
          <w:lang w:val="en-ID"/>
        </w:rPr>
        <w:t>kebutuhan</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w:t>
      </w:r>
      <w:proofErr w:type="spellStart"/>
      <w:r w:rsidRPr="00DB25C4">
        <w:rPr>
          <w:rFonts w:eastAsia="Calibri" w:cstheme="minorHAnsi"/>
          <w:lang w:val="en-ID"/>
        </w:rPr>
        <w:t>dalam</w:t>
      </w:r>
      <w:proofErr w:type="spellEnd"/>
      <w:r w:rsidRPr="00DB25C4">
        <w:rPr>
          <w:rFonts w:eastAsia="Calibri" w:cstheme="minorHAnsi"/>
          <w:lang w:val="en-ID"/>
        </w:rPr>
        <w:t xml:space="preserve"> </w:t>
      </w:r>
      <w:proofErr w:type="spellStart"/>
      <w:r w:rsidRPr="00DB25C4">
        <w:rPr>
          <w:rFonts w:eastAsia="Calibri" w:cstheme="minorHAnsi"/>
          <w:lang w:val="en-ID"/>
        </w:rPr>
        <w:t>meningkatkan</w:t>
      </w:r>
      <w:proofErr w:type="spellEnd"/>
      <w:r w:rsidRPr="00DB25C4">
        <w:rPr>
          <w:rFonts w:eastAsia="Calibri" w:cstheme="minorHAnsi"/>
          <w:lang w:val="en-ID"/>
        </w:rPr>
        <w:t xml:space="preserve"> </w:t>
      </w:r>
      <w:proofErr w:type="spellStart"/>
      <w:r w:rsidRPr="00DB25C4">
        <w:rPr>
          <w:rFonts w:eastAsia="Calibri" w:cstheme="minorHAnsi"/>
          <w:lang w:val="en-ID"/>
        </w:rPr>
        <w:t>kompetensi</w:t>
      </w:r>
      <w:proofErr w:type="spellEnd"/>
      <w:r w:rsidRPr="00DB25C4">
        <w:rPr>
          <w:rFonts w:eastAsia="Calibri" w:cstheme="minorHAnsi"/>
          <w:lang w:val="en-ID"/>
        </w:rPr>
        <w:t xml:space="preserve"> </w:t>
      </w:r>
      <w:proofErr w:type="spellStart"/>
      <w:r w:rsidRPr="00DB25C4">
        <w:rPr>
          <w:rFonts w:eastAsia="Calibri" w:cstheme="minorHAnsi"/>
          <w:lang w:val="en-ID"/>
        </w:rPr>
        <w:t>mereka</w:t>
      </w:r>
      <w:proofErr w:type="spellEnd"/>
      <w:r w:rsidRPr="00DB25C4">
        <w:rPr>
          <w:rFonts w:eastAsia="Calibri" w:cstheme="minorHAnsi"/>
          <w:lang w:val="en-ID"/>
        </w:rPr>
        <w:t xml:space="preserve">. </w:t>
      </w:r>
      <w:proofErr w:type="spellStart"/>
      <w:r w:rsidRPr="00DB25C4">
        <w:rPr>
          <w:rFonts w:eastAsia="Calibri" w:cstheme="minorHAnsi"/>
          <w:lang w:val="en-ID"/>
        </w:rPr>
        <w:t>Evaluasi</w:t>
      </w:r>
      <w:proofErr w:type="spellEnd"/>
      <w:r w:rsidRPr="00DB25C4">
        <w:rPr>
          <w:rFonts w:eastAsia="Calibri" w:cstheme="minorHAnsi"/>
          <w:lang w:val="en-ID"/>
        </w:rPr>
        <w:t xml:space="preserve"> </w:t>
      </w:r>
      <w:proofErr w:type="spellStart"/>
      <w:r w:rsidRPr="00DB25C4">
        <w:rPr>
          <w:rFonts w:eastAsia="Calibri" w:cstheme="minorHAnsi"/>
          <w:lang w:val="en-ID"/>
        </w:rPr>
        <w:t>ini</w:t>
      </w:r>
      <w:proofErr w:type="spellEnd"/>
      <w:r w:rsidRPr="00DB25C4">
        <w:rPr>
          <w:rFonts w:eastAsia="Calibri" w:cstheme="minorHAnsi"/>
          <w:lang w:val="en-ID"/>
        </w:rPr>
        <w:t xml:space="preserve"> juga </w:t>
      </w:r>
      <w:proofErr w:type="spellStart"/>
      <w:r w:rsidRPr="00DB25C4">
        <w:rPr>
          <w:rFonts w:eastAsia="Calibri" w:cstheme="minorHAnsi"/>
          <w:lang w:val="en-ID"/>
        </w:rPr>
        <w:t>dapat</w:t>
      </w:r>
      <w:proofErr w:type="spellEnd"/>
      <w:r w:rsidRPr="00DB25C4">
        <w:rPr>
          <w:rFonts w:eastAsia="Calibri" w:cstheme="minorHAnsi"/>
          <w:lang w:val="en-ID"/>
        </w:rPr>
        <w:t xml:space="preserve"> </w:t>
      </w:r>
      <w:proofErr w:type="spellStart"/>
      <w:r w:rsidRPr="00DB25C4">
        <w:rPr>
          <w:rFonts w:eastAsia="Calibri" w:cstheme="minorHAnsi"/>
          <w:lang w:val="en-ID"/>
        </w:rPr>
        <w:t>menjadi</w:t>
      </w:r>
      <w:proofErr w:type="spellEnd"/>
      <w:r w:rsidRPr="00DB25C4">
        <w:rPr>
          <w:rFonts w:eastAsia="Calibri" w:cstheme="minorHAnsi"/>
          <w:lang w:val="en-ID"/>
        </w:rPr>
        <w:t xml:space="preserve"> </w:t>
      </w:r>
      <w:proofErr w:type="spellStart"/>
      <w:r w:rsidRPr="00DB25C4">
        <w:rPr>
          <w:rFonts w:eastAsia="Calibri" w:cstheme="minorHAnsi"/>
          <w:lang w:val="en-ID"/>
        </w:rPr>
        <w:t>masukan</w:t>
      </w:r>
      <w:proofErr w:type="spellEnd"/>
      <w:r w:rsidRPr="00DB25C4">
        <w:rPr>
          <w:rFonts w:eastAsia="Calibri" w:cstheme="minorHAnsi"/>
          <w:lang w:val="en-ID"/>
        </w:rPr>
        <w:t xml:space="preserve"> </w:t>
      </w:r>
      <w:proofErr w:type="spellStart"/>
      <w:r w:rsidRPr="00DB25C4">
        <w:rPr>
          <w:rFonts w:eastAsia="Calibri" w:cstheme="minorHAnsi"/>
          <w:lang w:val="en-ID"/>
        </w:rPr>
        <w:t>bagi</w:t>
      </w:r>
      <w:proofErr w:type="spellEnd"/>
      <w:r w:rsidRPr="00DB25C4">
        <w:rPr>
          <w:rFonts w:eastAsia="Calibri" w:cstheme="minorHAnsi"/>
          <w:lang w:val="en-ID"/>
        </w:rPr>
        <w:t xml:space="preserve"> PPBM </w:t>
      </w:r>
      <w:proofErr w:type="spellStart"/>
      <w:r w:rsidRPr="00DB25C4">
        <w:rPr>
          <w:rFonts w:eastAsia="Calibri" w:cstheme="minorHAnsi"/>
          <w:lang w:val="en-ID"/>
        </w:rPr>
        <w:t>untuk</w:t>
      </w:r>
      <w:proofErr w:type="spellEnd"/>
      <w:r w:rsidRPr="00DB25C4">
        <w:rPr>
          <w:rFonts w:eastAsia="Calibri" w:cstheme="minorHAnsi"/>
          <w:lang w:val="en-ID"/>
        </w:rPr>
        <w:t xml:space="preserve"> </w:t>
      </w:r>
      <w:proofErr w:type="spellStart"/>
      <w:r w:rsidRPr="00DB25C4">
        <w:rPr>
          <w:rFonts w:eastAsia="Calibri" w:cstheme="minorHAnsi"/>
          <w:lang w:val="en-ID"/>
        </w:rPr>
        <w:t>terus</w:t>
      </w:r>
      <w:proofErr w:type="spellEnd"/>
      <w:r w:rsidRPr="00DB25C4">
        <w:rPr>
          <w:rFonts w:eastAsia="Calibri" w:cstheme="minorHAnsi"/>
          <w:lang w:val="en-ID"/>
        </w:rPr>
        <w:t xml:space="preserve"> </w:t>
      </w:r>
      <w:proofErr w:type="spellStart"/>
      <w:r w:rsidRPr="00DB25C4">
        <w:rPr>
          <w:rFonts w:eastAsia="Calibri" w:cstheme="minorHAnsi"/>
          <w:lang w:val="en-ID"/>
        </w:rPr>
        <w:t>meningkatkan</w:t>
      </w:r>
      <w:proofErr w:type="spellEnd"/>
      <w:r w:rsidRPr="00DB25C4">
        <w:rPr>
          <w:rFonts w:eastAsia="Calibri" w:cstheme="minorHAnsi"/>
          <w:lang w:val="en-ID"/>
        </w:rPr>
        <w:t xml:space="preserve"> </w:t>
      </w:r>
      <w:proofErr w:type="spellStart"/>
      <w:r w:rsidRPr="00DB25C4">
        <w:rPr>
          <w:rFonts w:eastAsia="Calibri" w:cstheme="minorHAnsi"/>
          <w:lang w:val="en-ID"/>
        </w:rPr>
        <w:t>kualitas</w:t>
      </w:r>
      <w:proofErr w:type="spellEnd"/>
      <w:r w:rsidRPr="00DB25C4">
        <w:rPr>
          <w:rFonts w:eastAsia="Calibri" w:cstheme="minorHAnsi"/>
          <w:lang w:val="en-ID"/>
        </w:rPr>
        <w:t xml:space="preserve"> </w:t>
      </w:r>
      <w:proofErr w:type="spellStart"/>
      <w:r w:rsidRPr="00DB25C4">
        <w:rPr>
          <w:rFonts w:eastAsia="Calibri" w:cstheme="minorHAnsi"/>
          <w:lang w:val="en-ID"/>
        </w:rPr>
        <w:t>kegiatan</w:t>
      </w:r>
      <w:proofErr w:type="spellEnd"/>
      <w:r w:rsidRPr="00DB25C4">
        <w:rPr>
          <w:rFonts w:eastAsia="Calibri" w:cstheme="minorHAnsi"/>
          <w:lang w:val="en-ID"/>
        </w:rPr>
        <w:t xml:space="preserve"> </w:t>
      </w:r>
      <w:proofErr w:type="spellStart"/>
      <w:r w:rsidRPr="00DB25C4">
        <w:rPr>
          <w:rFonts w:eastAsia="Calibri" w:cstheme="minorHAnsi"/>
          <w:lang w:val="en-ID"/>
        </w:rPr>
        <w:t>akademik</w:t>
      </w:r>
      <w:proofErr w:type="spellEnd"/>
      <w:r w:rsidRPr="00DB25C4">
        <w:rPr>
          <w:rFonts w:eastAsia="Calibri" w:cstheme="minorHAnsi"/>
          <w:lang w:val="en-ID"/>
        </w:rPr>
        <w:t xml:space="preserve"> di </w:t>
      </w:r>
      <w:proofErr w:type="spellStart"/>
      <w:r w:rsidRPr="00DB25C4">
        <w:rPr>
          <w:rFonts w:eastAsia="Calibri" w:cstheme="minorHAnsi"/>
          <w:lang w:val="en-ID"/>
        </w:rPr>
        <w:t>luar</w:t>
      </w:r>
      <w:proofErr w:type="spellEnd"/>
      <w:r w:rsidRPr="00DB25C4">
        <w:rPr>
          <w:rFonts w:eastAsia="Calibri" w:cstheme="minorHAnsi"/>
          <w:lang w:val="en-ID"/>
        </w:rPr>
        <w:t xml:space="preserve"> </w:t>
      </w:r>
      <w:proofErr w:type="spellStart"/>
      <w:r w:rsidRPr="00DB25C4">
        <w:rPr>
          <w:rFonts w:eastAsia="Calibri" w:cstheme="minorHAnsi"/>
          <w:lang w:val="en-ID"/>
        </w:rPr>
        <w:t>perkuliahan</w:t>
      </w:r>
      <w:proofErr w:type="spellEnd"/>
      <w:r w:rsidRPr="00DB25C4">
        <w:rPr>
          <w:rFonts w:eastAsia="Calibri" w:cstheme="minorHAnsi"/>
          <w:lang w:val="en-ID"/>
        </w:rPr>
        <w:t xml:space="preserve"> yang </w:t>
      </w:r>
      <w:proofErr w:type="spellStart"/>
      <w:r w:rsidRPr="00DB25C4">
        <w:rPr>
          <w:rFonts w:eastAsia="Calibri" w:cstheme="minorHAnsi"/>
          <w:lang w:val="en-ID"/>
        </w:rPr>
        <w:t>diadakan</w:t>
      </w:r>
      <w:proofErr w:type="spellEnd"/>
      <w:r w:rsidRPr="00DB25C4">
        <w:rPr>
          <w:rFonts w:eastAsia="Calibri" w:cstheme="minorHAnsi"/>
          <w:lang w:val="en-ID"/>
        </w:rPr>
        <w:t xml:space="preserve"> </w:t>
      </w:r>
      <w:proofErr w:type="spellStart"/>
      <w:r w:rsidRPr="00DB25C4">
        <w:rPr>
          <w:rFonts w:eastAsia="Calibri" w:cstheme="minorHAnsi"/>
          <w:lang w:val="en-ID"/>
        </w:rPr>
        <w:t>untuk</w:t>
      </w:r>
      <w:proofErr w:type="spellEnd"/>
      <w:r w:rsidRPr="00DB25C4">
        <w:rPr>
          <w:rFonts w:eastAsia="Calibri" w:cstheme="minorHAnsi"/>
          <w:lang w:val="en-ID"/>
        </w:rPr>
        <w:t xml:space="preserve"> </w:t>
      </w:r>
      <w:proofErr w:type="spellStart"/>
      <w:r w:rsidRPr="00DB25C4">
        <w:rPr>
          <w:rFonts w:eastAsia="Calibri" w:cstheme="minorHAnsi"/>
          <w:lang w:val="en-ID"/>
        </w:rPr>
        <w:t>mendukung</w:t>
      </w:r>
      <w:proofErr w:type="spellEnd"/>
      <w:r w:rsidRPr="00DB25C4">
        <w:rPr>
          <w:rFonts w:eastAsia="Calibri" w:cstheme="minorHAnsi"/>
          <w:lang w:val="en-ID"/>
        </w:rPr>
        <w:t xml:space="preserve"> </w:t>
      </w:r>
      <w:proofErr w:type="spellStart"/>
      <w:r w:rsidRPr="00DB25C4">
        <w:rPr>
          <w:rFonts w:eastAsia="Calibri" w:cstheme="minorHAnsi"/>
          <w:lang w:val="en-ID"/>
        </w:rPr>
        <w:t>kompetensi</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w:t>
      </w:r>
    </w:p>
    <w:p w14:paraId="70D38BCA" w14:textId="77777777" w:rsidR="0076297E" w:rsidRPr="00DB25C4" w:rsidRDefault="0076297E" w:rsidP="00687314">
      <w:pPr>
        <w:spacing w:after="0" w:line="240" w:lineRule="auto"/>
        <w:ind w:left="66" w:firstLine="654"/>
        <w:jc w:val="both"/>
        <w:rPr>
          <w:rFonts w:cstheme="minorHAnsi"/>
          <w:color w:val="000000" w:themeColor="text1"/>
        </w:rPr>
      </w:pPr>
    </w:p>
    <w:p w14:paraId="7EA6B49F" w14:textId="77777777" w:rsidR="0076297E" w:rsidRPr="00DB25C4" w:rsidRDefault="0076297E" w:rsidP="00687314">
      <w:pPr>
        <w:spacing w:after="0" w:line="240" w:lineRule="auto"/>
        <w:ind w:left="66" w:firstLine="654"/>
        <w:jc w:val="both"/>
        <w:rPr>
          <w:rFonts w:cstheme="minorHAnsi"/>
        </w:rPr>
      </w:pPr>
      <w:r w:rsidRPr="00DB25C4">
        <w:rPr>
          <w:rFonts w:cstheme="minorHAnsi"/>
          <w:noProof/>
          <w:color w:val="2B579A"/>
          <w:shd w:val="clear" w:color="auto" w:fill="E6E6E6"/>
        </w:rPr>
        <w:drawing>
          <wp:inline distT="0" distB="0" distL="0" distR="0" wp14:anchorId="4854DE03" wp14:editId="7AD6074E">
            <wp:extent cx="4572000" cy="2028825"/>
            <wp:effectExtent l="0" t="0" r="0" b="0"/>
            <wp:docPr id="385047970" name="Picture 385047970"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extLst>
                        <a:ext uri="{28A0092B-C50C-407E-A947-70E740481C1C}">
                          <a14:useLocalDpi xmlns:a14="http://schemas.microsoft.com/office/drawing/2010/main" val="0"/>
                        </a:ext>
                      </a:extLst>
                    </a:blip>
                    <a:stretch>
                      <a:fillRect/>
                    </a:stretch>
                  </pic:blipFill>
                  <pic:spPr>
                    <a:xfrm>
                      <a:off x="0" y="0"/>
                      <a:ext cx="4572000" cy="2028825"/>
                    </a:xfrm>
                    <a:prstGeom prst="rect">
                      <a:avLst/>
                    </a:prstGeom>
                  </pic:spPr>
                </pic:pic>
              </a:graphicData>
            </a:graphic>
          </wp:inline>
        </w:drawing>
      </w:r>
    </w:p>
    <w:p w14:paraId="5C6C3BDC" w14:textId="77777777" w:rsidR="0076297E" w:rsidRPr="00DB25C4" w:rsidRDefault="0076297E" w:rsidP="00687314">
      <w:pPr>
        <w:spacing w:after="0" w:line="240" w:lineRule="auto"/>
        <w:ind w:firstLine="720"/>
        <w:rPr>
          <w:rFonts w:eastAsia="Calibri" w:cstheme="minorHAnsi"/>
          <w:color w:val="000000" w:themeColor="text1"/>
        </w:rPr>
      </w:pPr>
      <w:r w:rsidRPr="00DB25C4">
        <w:rPr>
          <w:rFonts w:eastAsia="Calibri" w:cstheme="minorHAnsi"/>
          <w:color w:val="000000" w:themeColor="text1"/>
        </w:rPr>
        <w:t xml:space="preserve">Program </w:t>
      </w:r>
      <w:proofErr w:type="spellStart"/>
      <w:r w:rsidRPr="00DB25C4">
        <w:rPr>
          <w:rFonts w:eastAsia="Calibri" w:cstheme="minorHAnsi"/>
          <w:color w:val="000000" w:themeColor="text1"/>
        </w:rPr>
        <w:t>Studi</w:t>
      </w:r>
      <w:proofErr w:type="spellEnd"/>
      <w:r w:rsidRPr="00DB25C4">
        <w:rPr>
          <w:rFonts w:eastAsia="Calibri" w:cstheme="minorHAnsi"/>
          <w:color w:val="000000" w:themeColor="text1"/>
        </w:rPr>
        <w:t xml:space="preserve"> Pendidikan Bahasa Mandarin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kegiatan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kegiatan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akademik</w:t>
      </w:r>
      <w:proofErr w:type="spellEnd"/>
      <w:r w:rsidRPr="00DB25C4">
        <w:rPr>
          <w:rFonts w:eastAsia="Calibri" w:cstheme="minorHAnsi"/>
          <w:color w:val="000000" w:themeColor="text1"/>
        </w:rPr>
        <w:t xml:space="preserve"> di </w:t>
      </w:r>
      <w:proofErr w:type="spellStart"/>
      <w:r w:rsidRPr="00DB25C4">
        <w:rPr>
          <w:rFonts w:eastAsia="Calibri" w:cstheme="minorHAnsi"/>
          <w:color w:val="000000" w:themeColor="text1"/>
        </w:rPr>
        <w:t>luar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perkuliahan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menggunakan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analisa</w:t>
      </w:r>
      <w:proofErr w:type="spellEnd"/>
      <w:r w:rsidRPr="00DB25C4">
        <w:rPr>
          <w:rFonts w:eastAsia="Calibri" w:cstheme="minorHAnsi"/>
          <w:color w:val="000000" w:themeColor="text1"/>
        </w:rPr>
        <w:t xml:space="preserve"> SWOT </w:t>
      </w:r>
      <w:proofErr w:type="spellStart"/>
      <w:r w:rsidRPr="00DB25C4">
        <w:rPr>
          <w:rFonts w:eastAsia="Calibri" w:cstheme="minorHAnsi"/>
          <w:color w:val="000000" w:themeColor="text1"/>
        </w:rPr>
        <w:t>sebagai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berikut</w:t>
      </w:r>
      <w:proofErr w:type="spellEnd"/>
      <w:r w:rsidRPr="00DB25C4">
        <w:rPr>
          <w:rFonts w:eastAsia="Calibri" w:cstheme="minorHAnsi"/>
          <w:color w:val="000000" w:themeColor="text1"/>
        </w:rPr>
        <w:t>:</w:t>
      </w:r>
    </w:p>
    <w:p w14:paraId="3F4149C1" w14:textId="77777777" w:rsidR="0076297E" w:rsidRPr="00DB25C4" w:rsidRDefault="0076297E" w:rsidP="00687314">
      <w:pPr>
        <w:spacing w:after="0" w:line="240" w:lineRule="auto"/>
        <w:jc w:val="both"/>
        <w:rPr>
          <w:rFonts w:cstheme="minorHAnsi"/>
          <w:b/>
          <w:bCs/>
          <w:color w:val="000000" w:themeColor="text1"/>
        </w:rPr>
      </w:pPr>
    </w:p>
    <w:tbl>
      <w:tblPr>
        <w:tblW w:w="0" w:type="auto"/>
        <w:tblLayout w:type="fixed"/>
        <w:tblLook w:val="04A0" w:firstRow="1" w:lastRow="0" w:firstColumn="1" w:lastColumn="0" w:noHBand="0" w:noVBand="1"/>
      </w:tblPr>
      <w:tblGrid>
        <w:gridCol w:w="4508"/>
        <w:gridCol w:w="4508"/>
      </w:tblGrid>
      <w:tr w:rsidR="0076297E" w:rsidRPr="00DB25C4" w14:paraId="6FCF7AB8" w14:textId="77777777" w:rsidTr="00CD4E67">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46B73AFE" w14:textId="77777777" w:rsidR="0076297E" w:rsidRPr="00DB25C4" w:rsidRDefault="0076297E" w:rsidP="00687314">
            <w:pPr>
              <w:spacing w:after="0" w:line="240" w:lineRule="auto"/>
              <w:jc w:val="center"/>
              <w:rPr>
                <w:rFonts w:cstheme="minorHAnsi"/>
              </w:rPr>
            </w:pPr>
            <w:proofErr w:type="spellStart"/>
            <w:r w:rsidRPr="00DB25C4">
              <w:rPr>
                <w:rFonts w:eastAsia="Calibri" w:cstheme="minorHAnsi"/>
                <w:b/>
                <w:bCs/>
              </w:rPr>
              <w:t>Kekuatan</w:t>
            </w:r>
            <w:proofErr w:type="spellEnd"/>
          </w:p>
          <w:p w14:paraId="7E5EFFDB" w14:textId="77777777" w:rsidR="0076297E" w:rsidRPr="00DB25C4" w:rsidRDefault="0076297E" w:rsidP="00687314">
            <w:pPr>
              <w:spacing w:after="0" w:line="240" w:lineRule="auto"/>
              <w:rPr>
                <w:rFonts w:cstheme="minorHAnsi"/>
              </w:rPr>
            </w:pPr>
            <w:r w:rsidRPr="00DB25C4">
              <w:rPr>
                <w:rFonts w:eastAsia="Calibri" w:cstheme="minorHAnsi"/>
              </w:rPr>
              <w:t xml:space="preserve"> </w:t>
            </w:r>
          </w:p>
          <w:p w14:paraId="1D8A6FBE" w14:textId="77777777" w:rsidR="0076297E" w:rsidRPr="00DB25C4" w:rsidRDefault="0076297E" w:rsidP="009F6099">
            <w:pPr>
              <w:pStyle w:val="ListParagraph"/>
              <w:numPr>
                <w:ilvl w:val="0"/>
                <w:numId w:val="121"/>
              </w:numPr>
              <w:spacing w:after="0" w:line="240" w:lineRule="auto"/>
              <w:rPr>
                <w:rFonts w:eastAsia="Segoe UI" w:cstheme="minorHAnsi"/>
              </w:rPr>
            </w:pPr>
            <w:proofErr w:type="spellStart"/>
            <w:r w:rsidRPr="00DB25C4">
              <w:rPr>
                <w:rFonts w:eastAsia="Segoe UI" w:cstheme="minorHAnsi"/>
              </w:rPr>
              <w:t>Kegiatan</w:t>
            </w:r>
            <w:proofErr w:type="spellEnd"/>
            <w:r w:rsidRPr="00DB25C4">
              <w:rPr>
                <w:rFonts w:eastAsia="Segoe UI" w:cstheme="minorHAnsi"/>
              </w:rPr>
              <w:t xml:space="preserve"> </w:t>
            </w:r>
            <w:proofErr w:type="spellStart"/>
            <w:r w:rsidRPr="00DB25C4">
              <w:rPr>
                <w:rFonts w:eastAsia="Segoe UI" w:cstheme="minorHAnsi"/>
              </w:rPr>
              <w:t>akademik</w:t>
            </w:r>
            <w:proofErr w:type="spellEnd"/>
            <w:r w:rsidRPr="00DB25C4">
              <w:rPr>
                <w:rFonts w:eastAsia="Segoe UI" w:cstheme="minorHAnsi"/>
              </w:rPr>
              <w:t xml:space="preserve"> di </w:t>
            </w:r>
            <w:proofErr w:type="spellStart"/>
            <w:r w:rsidRPr="00DB25C4">
              <w:rPr>
                <w:rFonts w:eastAsia="Segoe UI" w:cstheme="minorHAnsi"/>
              </w:rPr>
              <w:t>luar</w:t>
            </w:r>
            <w:proofErr w:type="spellEnd"/>
            <w:r w:rsidRPr="00DB25C4">
              <w:rPr>
                <w:rFonts w:eastAsia="Segoe UI" w:cstheme="minorHAnsi"/>
              </w:rPr>
              <w:t xml:space="preserve"> </w:t>
            </w:r>
            <w:proofErr w:type="spellStart"/>
            <w:r w:rsidRPr="00DB25C4">
              <w:rPr>
                <w:rFonts w:eastAsia="Segoe UI" w:cstheme="minorHAnsi"/>
              </w:rPr>
              <w:t>perkuliahan</w:t>
            </w:r>
            <w:proofErr w:type="spellEnd"/>
            <w:r w:rsidRPr="00DB25C4">
              <w:rPr>
                <w:rFonts w:eastAsia="Segoe UI" w:cstheme="minorHAnsi"/>
              </w:rPr>
              <w:t xml:space="preserve"> </w:t>
            </w:r>
            <w:proofErr w:type="spellStart"/>
            <w:r w:rsidRPr="00DB25C4">
              <w:rPr>
                <w:rFonts w:eastAsia="Segoe UI" w:cstheme="minorHAnsi"/>
              </w:rPr>
              <w:t>sudah</w:t>
            </w:r>
            <w:proofErr w:type="spellEnd"/>
            <w:r w:rsidRPr="00DB25C4">
              <w:rPr>
                <w:rFonts w:eastAsia="Segoe UI" w:cstheme="minorHAnsi"/>
              </w:rPr>
              <w:t xml:space="preserve"> </w:t>
            </w:r>
            <w:proofErr w:type="spellStart"/>
            <w:r w:rsidRPr="00DB25C4">
              <w:rPr>
                <w:rFonts w:eastAsia="Segoe UI" w:cstheme="minorHAnsi"/>
              </w:rPr>
              <w:t>dilakukan</w:t>
            </w:r>
            <w:proofErr w:type="spellEnd"/>
            <w:r w:rsidRPr="00DB25C4">
              <w:rPr>
                <w:rFonts w:eastAsia="Segoe UI" w:cstheme="minorHAnsi"/>
              </w:rPr>
              <w:t xml:space="preserve"> </w:t>
            </w:r>
            <w:proofErr w:type="spellStart"/>
            <w:r w:rsidRPr="00DB25C4">
              <w:rPr>
                <w:rFonts w:eastAsia="Segoe UI" w:cstheme="minorHAnsi"/>
              </w:rPr>
              <w:t>secara</w:t>
            </w:r>
            <w:proofErr w:type="spellEnd"/>
            <w:r w:rsidRPr="00DB25C4">
              <w:rPr>
                <w:rFonts w:eastAsia="Segoe UI" w:cstheme="minorHAnsi"/>
              </w:rPr>
              <w:t xml:space="preserve"> </w:t>
            </w:r>
            <w:proofErr w:type="spellStart"/>
            <w:r w:rsidRPr="00DB25C4">
              <w:rPr>
                <w:rFonts w:eastAsia="Segoe UI" w:cstheme="minorHAnsi"/>
              </w:rPr>
              <w:t>rutin</w:t>
            </w:r>
            <w:proofErr w:type="spellEnd"/>
            <w:r w:rsidRPr="00DB25C4">
              <w:rPr>
                <w:rFonts w:eastAsia="Segoe UI" w:cstheme="minorHAnsi"/>
              </w:rPr>
              <w:t xml:space="preserve"> oleh PS Pendidikan Bahasa Mandarin, </w:t>
            </w:r>
            <w:proofErr w:type="spellStart"/>
            <w:r w:rsidRPr="00DB25C4">
              <w:rPr>
                <w:rFonts w:eastAsia="Segoe UI" w:cstheme="minorHAnsi"/>
              </w:rPr>
              <w:t>seperti</w:t>
            </w:r>
            <w:proofErr w:type="spellEnd"/>
            <w:r w:rsidRPr="00DB25C4">
              <w:rPr>
                <w:rFonts w:eastAsia="Segoe UI" w:cstheme="minorHAnsi"/>
              </w:rPr>
              <w:t xml:space="preserve"> </w:t>
            </w:r>
            <w:proofErr w:type="spellStart"/>
            <w:r w:rsidRPr="00DB25C4">
              <w:rPr>
                <w:rFonts w:eastAsia="Segoe UI" w:cstheme="minorHAnsi"/>
              </w:rPr>
              <w:t>konferensi</w:t>
            </w:r>
            <w:proofErr w:type="spellEnd"/>
            <w:r w:rsidRPr="00DB25C4">
              <w:rPr>
                <w:rFonts w:eastAsia="Segoe UI" w:cstheme="minorHAnsi"/>
              </w:rPr>
              <w:t xml:space="preserve">, seminar, </w:t>
            </w:r>
            <w:proofErr w:type="spellStart"/>
            <w:r w:rsidRPr="00DB25C4">
              <w:rPr>
                <w:rFonts w:eastAsia="Segoe UI" w:cstheme="minorHAnsi"/>
              </w:rPr>
              <w:t>lokakarya</w:t>
            </w:r>
            <w:proofErr w:type="spellEnd"/>
            <w:r w:rsidRPr="00DB25C4">
              <w:rPr>
                <w:rFonts w:eastAsia="Segoe UI" w:cstheme="minorHAnsi"/>
              </w:rPr>
              <w:t xml:space="preserve">, </w:t>
            </w:r>
            <w:proofErr w:type="spellStart"/>
            <w:r w:rsidRPr="00DB25C4">
              <w:rPr>
                <w:rFonts w:eastAsia="Segoe UI" w:cstheme="minorHAnsi"/>
              </w:rPr>
              <w:t>pelatihan</w:t>
            </w:r>
            <w:proofErr w:type="spellEnd"/>
            <w:r w:rsidRPr="00DB25C4">
              <w:rPr>
                <w:rFonts w:eastAsia="Segoe UI" w:cstheme="minorHAnsi"/>
              </w:rPr>
              <w:t xml:space="preserve">, </w:t>
            </w:r>
            <w:proofErr w:type="spellStart"/>
            <w:r w:rsidRPr="00DB25C4">
              <w:rPr>
                <w:rFonts w:eastAsia="Segoe UI" w:cstheme="minorHAnsi"/>
              </w:rPr>
              <w:t>bedah</w:t>
            </w:r>
            <w:proofErr w:type="spellEnd"/>
            <w:r w:rsidRPr="00DB25C4">
              <w:rPr>
                <w:rFonts w:eastAsia="Segoe UI" w:cstheme="minorHAnsi"/>
              </w:rPr>
              <w:t xml:space="preserve"> </w:t>
            </w:r>
            <w:proofErr w:type="spellStart"/>
            <w:r w:rsidRPr="00DB25C4">
              <w:rPr>
                <w:rFonts w:eastAsia="Segoe UI" w:cstheme="minorHAnsi"/>
              </w:rPr>
              <w:t>buku</w:t>
            </w:r>
            <w:proofErr w:type="spellEnd"/>
            <w:r w:rsidRPr="00DB25C4">
              <w:rPr>
                <w:rFonts w:eastAsia="Segoe UI" w:cstheme="minorHAnsi"/>
              </w:rPr>
              <w:t xml:space="preserve">, dan </w:t>
            </w:r>
            <w:proofErr w:type="spellStart"/>
            <w:r w:rsidRPr="00DB25C4">
              <w:rPr>
                <w:rFonts w:eastAsia="Segoe UI" w:cstheme="minorHAnsi"/>
              </w:rPr>
              <w:t>pertukaran</w:t>
            </w:r>
            <w:proofErr w:type="spellEnd"/>
            <w:r w:rsidRPr="00DB25C4">
              <w:rPr>
                <w:rFonts w:eastAsia="Segoe UI" w:cstheme="minorHAnsi"/>
              </w:rPr>
              <w:t xml:space="preserve"> </w:t>
            </w:r>
            <w:proofErr w:type="spellStart"/>
            <w:r w:rsidRPr="00DB25C4">
              <w:rPr>
                <w:rFonts w:eastAsia="Segoe UI" w:cstheme="minorHAnsi"/>
              </w:rPr>
              <w:t>mahasiswa</w:t>
            </w:r>
            <w:proofErr w:type="spellEnd"/>
          </w:p>
          <w:p w14:paraId="62ED972D" w14:textId="77777777" w:rsidR="0076297E" w:rsidRPr="00DB25C4" w:rsidRDefault="0076297E" w:rsidP="00687314">
            <w:pPr>
              <w:spacing w:after="0" w:line="240" w:lineRule="auto"/>
              <w:rPr>
                <w:rFonts w:cstheme="minorHAnsi"/>
              </w:rPr>
            </w:pPr>
            <w:r w:rsidRPr="00DB25C4">
              <w:rPr>
                <w:rFonts w:eastAsia="Segoe UI" w:cstheme="minorHAnsi"/>
              </w:rPr>
              <w:t xml:space="preserve"> </w:t>
            </w:r>
          </w:p>
          <w:p w14:paraId="4FCD7A4E" w14:textId="77777777" w:rsidR="0076297E" w:rsidRPr="00DB25C4" w:rsidRDefault="0076297E" w:rsidP="009F6099">
            <w:pPr>
              <w:pStyle w:val="ListParagraph"/>
              <w:numPr>
                <w:ilvl w:val="0"/>
                <w:numId w:val="121"/>
              </w:numPr>
              <w:spacing w:after="0" w:line="240" w:lineRule="auto"/>
              <w:rPr>
                <w:rFonts w:eastAsia="Segoe UI" w:cstheme="minorHAnsi"/>
              </w:rPr>
            </w:pPr>
            <w:proofErr w:type="spellStart"/>
            <w:r w:rsidRPr="00DB25C4">
              <w:rPr>
                <w:rFonts w:eastAsia="Segoe UI" w:cstheme="minorHAnsi"/>
              </w:rPr>
              <w:t>Kegiatan</w:t>
            </w:r>
            <w:proofErr w:type="spellEnd"/>
            <w:r w:rsidRPr="00DB25C4">
              <w:rPr>
                <w:rFonts w:eastAsia="Segoe UI" w:cstheme="minorHAnsi"/>
              </w:rPr>
              <w:t xml:space="preserve"> </w:t>
            </w:r>
            <w:proofErr w:type="spellStart"/>
            <w:r w:rsidRPr="00DB25C4">
              <w:rPr>
                <w:rFonts w:eastAsia="Segoe UI" w:cstheme="minorHAnsi"/>
              </w:rPr>
              <w:t>akademik</w:t>
            </w:r>
            <w:proofErr w:type="spellEnd"/>
            <w:r w:rsidRPr="00DB25C4">
              <w:rPr>
                <w:rFonts w:eastAsia="Segoe UI" w:cstheme="minorHAnsi"/>
              </w:rPr>
              <w:t xml:space="preserve"> </w:t>
            </w:r>
            <w:proofErr w:type="spellStart"/>
            <w:r w:rsidRPr="00DB25C4">
              <w:rPr>
                <w:rFonts w:eastAsia="Segoe UI" w:cstheme="minorHAnsi"/>
              </w:rPr>
              <w:t>tersebut</w:t>
            </w:r>
            <w:proofErr w:type="spellEnd"/>
            <w:r w:rsidRPr="00DB25C4">
              <w:rPr>
                <w:rFonts w:eastAsia="Segoe UI" w:cstheme="minorHAnsi"/>
              </w:rPr>
              <w:t xml:space="preserve"> </w:t>
            </w:r>
            <w:proofErr w:type="spellStart"/>
            <w:r w:rsidRPr="00DB25C4">
              <w:rPr>
                <w:rFonts w:eastAsia="Segoe UI" w:cstheme="minorHAnsi"/>
              </w:rPr>
              <w:t>dipimpin</w:t>
            </w:r>
            <w:proofErr w:type="spellEnd"/>
            <w:r w:rsidRPr="00DB25C4">
              <w:rPr>
                <w:rFonts w:eastAsia="Segoe UI" w:cstheme="minorHAnsi"/>
              </w:rPr>
              <w:t xml:space="preserve"> oleh </w:t>
            </w:r>
            <w:proofErr w:type="spellStart"/>
            <w:r w:rsidRPr="00DB25C4">
              <w:rPr>
                <w:rFonts w:eastAsia="Segoe UI" w:cstheme="minorHAnsi"/>
              </w:rPr>
              <w:t>dosen</w:t>
            </w:r>
            <w:proofErr w:type="spellEnd"/>
            <w:r w:rsidRPr="00DB25C4">
              <w:rPr>
                <w:rFonts w:eastAsia="Segoe UI" w:cstheme="minorHAnsi"/>
              </w:rPr>
              <w:t xml:space="preserve"> yang </w:t>
            </w:r>
            <w:proofErr w:type="spellStart"/>
            <w:r w:rsidRPr="00DB25C4">
              <w:rPr>
                <w:rFonts w:eastAsia="Segoe UI" w:cstheme="minorHAnsi"/>
              </w:rPr>
              <w:t>berkualitas</w:t>
            </w:r>
            <w:proofErr w:type="spellEnd"/>
            <w:r w:rsidRPr="00DB25C4">
              <w:rPr>
                <w:rFonts w:eastAsia="Segoe UI" w:cstheme="minorHAnsi"/>
              </w:rPr>
              <w:t xml:space="preserve"> dan </w:t>
            </w:r>
            <w:proofErr w:type="spellStart"/>
            <w:r w:rsidRPr="00DB25C4">
              <w:rPr>
                <w:rFonts w:eastAsia="Segoe UI" w:cstheme="minorHAnsi"/>
              </w:rPr>
              <w:t>berpengalaman</w:t>
            </w:r>
            <w:proofErr w:type="spellEnd"/>
            <w:r w:rsidRPr="00DB25C4">
              <w:rPr>
                <w:rFonts w:eastAsia="Segoe UI" w:cstheme="minorHAnsi"/>
              </w:rPr>
              <w:t xml:space="preserve"> </w:t>
            </w:r>
            <w:proofErr w:type="spellStart"/>
            <w:r w:rsidRPr="00DB25C4">
              <w:rPr>
                <w:rFonts w:eastAsia="Segoe UI" w:cstheme="minorHAnsi"/>
              </w:rPr>
              <w:t>dalam</w:t>
            </w:r>
            <w:proofErr w:type="spellEnd"/>
            <w:r w:rsidRPr="00DB25C4">
              <w:rPr>
                <w:rFonts w:eastAsia="Segoe UI" w:cstheme="minorHAnsi"/>
              </w:rPr>
              <w:t xml:space="preserve"> </w:t>
            </w:r>
            <w:proofErr w:type="spellStart"/>
            <w:r w:rsidRPr="00DB25C4">
              <w:rPr>
                <w:rFonts w:eastAsia="Segoe UI" w:cstheme="minorHAnsi"/>
              </w:rPr>
              <w:t>bidang</w:t>
            </w:r>
            <w:proofErr w:type="spellEnd"/>
            <w:r w:rsidRPr="00DB25C4">
              <w:rPr>
                <w:rFonts w:eastAsia="Segoe UI" w:cstheme="minorHAnsi"/>
              </w:rPr>
              <w:t xml:space="preserve"> </w:t>
            </w:r>
            <w:proofErr w:type="spellStart"/>
            <w:r w:rsidRPr="00DB25C4">
              <w:rPr>
                <w:rFonts w:eastAsia="Segoe UI" w:cstheme="minorHAnsi"/>
              </w:rPr>
              <w:t>bahasa</w:t>
            </w:r>
            <w:proofErr w:type="spellEnd"/>
            <w:r w:rsidRPr="00DB25C4">
              <w:rPr>
                <w:rFonts w:eastAsia="Segoe UI" w:cstheme="minorHAnsi"/>
              </w:rPr>
              <w:t xml:space="preserve"> Mandarin dan </w:t>
            </w:r>
            <w:proofErr w:type="spellStart"/>
            <w:r w:rsidRPr="00DB25C4">
              <w:rPr>
                <w:rFonts w:eastAsia="Segoe UI" w:cstheme="minorHAnsi"/>
              </w:rPr>
              <w:t>budaya</w:t>
            </w:r>
            <w:proofErr w:type="spellEnd"/>
            <w:r w:rsidRPr="00DB25C4">
              <w:rPr>
                <w:rFonts w:eastAsia="Segoe UI" w:cstheme="minorHAnsi"/>
              </w:rPr>
              <w:t xml:space="preserve"> </w:t>
            </w:r>
            <w:proofErr w:type="spellStart"/>
            <w:r w:rsidRPr="00DB25C4">
              <w:rPr>
                <w:rFonts w:eastAsia="Segoe UI" w:cstheme="minorHAnsi"/>
              </w:rPr>
              <w:t>Tiongkok</w:t>
            </w:r>
            <w:proofErr w:type="spellEnd"/>
          </w:p>
          <w:p w14:paraId="18D9DDD3" w14:textId="77777777" w:rsidR="0076297E" w:rsidRPr="00DB25C4" w:rsidRDefault="0076297E" w:rsidP="00687314">
            <w:pPr>
              <w:spacing w:after="0" w:line="240" w:lineRule="auto"/>
              <w:rPr>
                <w:rFonts w:cstheme="minorHAnsi"/>
              </w:rPr>
            </w:pPr>
            <w:r w:rsidRPr="00DB25C4">
              <w:rPr>
                <w:rFonts w:eastAsia="Segoe UI" w:cstheme="minorHAnsi"/>
              </w:rPr>
              <w:t xml:space="preserve"> </w:t>
            </w:r>
          </w:p>
          <w:p w14:paraId="791FB92C" w14:textId="77777777" w:rsidR="0076297E" w:rsidRPr="00DB25C4" w:rsidRDefault="0076297E" w:rsidP="009F6099">
            <w:pPr>
              <w:pStyle w:val="ListParagraph"/>
              <w:numPr>
                <w:ilvl w:val="0"/>
                <w:numId w:val="121"/>
              </w:numPr>
              <w:spacing w:after="0" w:line="240" w:lineRule="auto"/>
              <w:rPr>
                <w:rFonts w:eastAsia="Segoe UI" w:cstheme="minorHAnsi"/>
              </w:rPr>
            </w:pPr>
            <w:proofErr w:type="spellStart"/>
            <w:r w:rsidRPr="00DB25C4">
              <w:rPr>
                <w:rFonts w:eastAsia="Segoe UI" w:cstheme="minorHAnsi"/>
              </w:rPr>
              <w:t>Kegiatan</w:t>
            </w:r>
            <w:proofErr w:type="spellEnd"/>
            <w:r w:rsidRPr="00DB25C4">
              <w:rPr>
                <w:rFonts w:eastAsia="Segoe UI" w:cstheme="minorHAnsi"/>
              </w:rPr>
              <w:t xml:space="preserve"> </w:t>
            </w:r>
            <w:proofErr w:type="spellStart"/>
            <w:r w:rsidRPr="00DB25C4">
              <w:rPr>
                <w:rFonts w:eastAsia="Segoe UI" w:cstheme="minorHAnsi"/>
              </w:rPr>
              <w:t>akademik</w:t>
            </w:r>
            <w:proofErr w:type="spellEnd"/>
            <w:r w:rsidRPr="00DB25C4">
              <w:rPr>
                <w:rFonts w:eastAsia="Segoe UI" w:cstheme="minorHAnsi"/>
              </w:rPr>
              <w:t xml:space="preserve"> di </w:t>
            </w:r>
            <w:proofErr w:type="spellStart"/>
            <w:r w:rsidRPr="00DB25C4">
              <w:rPr>
                <w:rFonts w:eastAsia="Segoe UI" w:cstheme="minorHAnsi"/>
              </w:rPr>
              <w:t>luar</w:t>
            </w:r>
            <w:proofErr w:type="spellEnd"/>
            <w:r w:rsidRPr="00DB25C4">
              <w:rPr>
                <w:rFonts w:eastAsia="Segoe UI" w:cstheme="minorHAnsi"/>
              </w:rPr>
              <w:t xml:space="preserve"> </w:t>
            </w:r>
            <w:proofErr w:type="spellStart"/>
            <w:r w:rsidRPr="00DB25C4">
              <w:rPr>
                <w:rFonts w:eastAsia="Segoe UI" w:cstheme="minorHAnsi"/>
              </w:rPr>
              <w:t>perkuliahan</w:t>
            </w:r>
            <w:proofErr w:type="spellEnd"/>
            <w:r w:rsidRPr="00DB25C4">
              <w:rPr>
                <w:rFonts w:eastAsia="Segoe UI" w:cstheme="minorHAnsi"/>
              </w:rPr>
              <w:t xml:space="preserve"> </w:t>
            </w:r>
            <w:proofErr w:type="spellStart"/>
            <w:r w:rsidRPr="00DB25C4">
              <w:rPr>
                <w:rFonts w:eastAsia="Segoe UI" w:cstheme="minorHAnsi"/>
              </w:rPr>
              <w:t>memberikan</w:t>
            </w:r>
            <w:proofErr w:type="spellEnd"/>
            <w:r w:rsidRPr="00DB25C4">
              <w:rPr>
                <w:rFonts w:eastAsia="Segoe UI" w:cstheme="minorHAnsi"/>
              </w:rPr>
              <w:t xml:space="preserve"> </w:t>
            </w:r>
            <w:proofErr w:type="spellStart"/>
            <w:r w:rsidRPr="00DB25C4">
              <w:rPr>
                <w:rFonts w:eastAsia="Segoe UI" w:cstheme="minorHAnsi"/>
              </w:rPr>
              <w:t>kesempatan</w:t>
            </w:r>
            <w:proofErr w:type="spellEnd"/>
            <w:r w:rsidRPr="00DB25C4">
              <w:rPr>
                <w:rFonts w:eastAsia="Segoe UI" w:cstheme="minorHAnsi"/>
              </w:rPr>
              <w:t xml:space="preserve"> </w:t>
            </w:r>
            <w:proofErr w:type="spellStart"/>
            <w:r w:rsidRPr="00DB25C4">
              <w:rPr>
                <w:rFonts w:eastAsia="Segoe UI" w:cstheme="minorHAnsi"/>
              </w:rPr>
              <w:t>bagi</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belajar</w:t>
            </w:r>
            <w:proofErr w:type="spellEnd"/>
            <w:r w:rsidRPr="00DB25C4">
              <w:rPr>
                <w:rFonts w:eastAsia="Segoe UI" w:cstheme="minorHAnsi"/>
              </w:rPr>
              <w:t xml:space="preserve"> </w:t>
            </w:r>
            <w:proofErr w:type="spellStart"/>
            <w:r w:rsidRPr="00DB25C4">
              <w:rPr>
                <w:rFonts w:eastAsia="Segoe UI" w:cstheme="minorHAnsi"/>
              </w:rPr>
              <w:t>lebih</w:t>
            </w:r>
            <w:proofErr w:type="spellEnd"/>
            <w:r w:rsidRPr="00DB25C4">
              <w:rPr>
                <w:rFonts w:eastAsia="Segoe UI" w:cstheme="minorHAnsi"/>
              </w:rPr>
              <w:t xml:space="preserve"> </w:t>
            </w:r>
            <w:proofErr w:type="spellStart"/>
            <w:r w:rsidRPr="00DB25C4">
              <w:rPr>
                <w:rFonts w:eastAsia="Segoe UI" w:cstheme="minorHAnsi"/>
              </w:rPr>
              <w:t>dalam</w:t>
            </w:r>
            <w:proofErr w:type="spellEnd"/>
            <w:r w:rsidRPr="00DB25C4">
              <w:rPr>
                <w:rFonts w:eastAsia="Segoe UI" w:cstheme="minorHAnsi"/>
              </w:rPr>
              <w:t xml:space="preserve"> </w:t>
            </w:r>
            <w:proofErr w:type="spellStart"/>
            <w:r w:rsidRPr="00DB25C4">
              <w:rPr>
                <w:rFonts w:eastAsia="Segoe UI" w:cstheme="minorHAnsi"/>
              </w:rPr>
              <w:t>mengenai</w:t>
            </w:r>
            <w:proofErr w:type="spellEnd"/>
            <w:r w:rsidRPr="00DB25C4">
              <w:rPr>
                <w:rFonts w:eastAsia="Segoe UI" w:cstheme="minorHAnsi"/>
              </w:rPr>
              <w:t xml:space="preserve"> </w:t>
            </w:r>
            <w:proofErr w:type="spellStart"/>
            <w:r w:rsidRPr="00DB25C4">
              <w:rPr>
                <w:rFonts w:eastAsia="Segoe UI" w:cstheme="minorHAnsi"/>
              </w:rPr>
              <w:t>bahasa</w:t>
            </w:r>
            <w:proofErr w:type="spellEnd"/>
            <w:r w:rsidRPr="00DB25C4">
              <w:rPr>
                <w:rFonts w:eastAsia="Segoe UI" w:cstheme="minorHAnsi"/>
              </w:rPr>
              <w:t xml:space="preserve"> Mandarin dan </w:t>
            </w:r>
            <w:proofErr w:type="spellStart"/>
            <w:r w:rsidRPr="00DB25C4">
              <w:rPr>
                <w:rFonts w:eastAsia="Segoe UI" w:cstheme="minorHAnsi"/>
              </w:rPr>
              <w:t>budaya</w:t>
            </w:r>
            <w:proofErr w:type="spellEnd"/>
            <w:r w:rsidRPr="00DB25C4">
              <w:rPr>
                <w:rFonts w:eastAsia="Segoe UI" w:cstheme="minorHAnsi"/>
              </w:rPr>
              <w:t xml:space="preserve"> </w:t>
            </w:r>
            <w:proofErr w:type="spellStart"/>
            <w:r w:rsidRPr="00DB25C4">
              <w:rPr>
                <w:rFonts w:eastAsia="Segoe UI" w:cstheme="minorHAnsi"/>
              </w:rPr>
              <w:t>Tiongkok</w:t>
            </w:r>
            <w:proofErr w:type="spellEnd"/>
            <w:r w:rsidRPr="00DB25C4">
              <w:rPr>
                <w:rFonts w:eastAsia="Segoe UI" w:cstheme="minorHAnsi"/>
              </w:rPr>
              <w:t xml:space="preserve">, </w:t>
            </w:r>
            <w:proofErr w:type="spellStart"/>
            <w:r w:rsidRPr="00DB25C4">
              <w:rPr>
                <w:rFonts w:eastAsia="Segoe UI" w:cstheme="minorHAnsi"/>
              </w:rPr>
              <w:t>serta</w:t>
            </w:r>
            <w:proofErr w:type="spellEnd"/>
            <w:r w:rsidRPr="00DB25C4">
              <w:rPr>
                <w:rFonts w:eastAsia="Segoe UI" w:cstheme="minorHAnsi"/>
              </w:rPr>
              <w:t xml:space="preserve"> </w:t>
            </w:r>
            <w:proofErr w:type="spellStart"/>
            <w:r w:rsidRPr="00DB25C4">
              <w:rPr>
                <w:rFonts w:eastAsia="Segoe UI" w:cstheme="minorHAnsi"/>
              </w:rPr>
              <w:t>menjalin</w:t>
            </w:r>
            <w:proofErr w:type="spellEnd"/>
            <w:r w:rsidRPr="00DB25C4">
              <w:rPr>
                <w:rFonts w:eastAsia="Segoe UI" w:cstheme="minorHAnsi"/>
              </w:rPr>
              <w:t xml:space="preserve"> </w:t>
            </w:r>
            <w:proofErr w:type="spellStart"/>
            <w:r w:rsidRPr="00DB25C4">
              <w:rPr>
                <w:rFonts w:eastAsia="Segoe UI" w:cstheme="minorHAnsi"/>
              </w:rPr>
              <w:lastRenderedPageBreak/>
              <w:t>komunikasi</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native speaker </w:t>
            </w:r>
            <w:proofErr w:type="spellStart"/>
            <w:r w:rsidRPr="00DB25C4">
              <w:rPr>
                <w:rFonts w:eastAsia="Segoe UI" w:cstheme="minorHAnsi"/>
              </w:rPr>
              <w:t>bahasa</w:t>
            </w:r>
            <w:proofErr w:type="spellEnd"/>
            <w:r w:rsidRPr="00DB25C4">
              <w:rPr>
                <w:rFonts w:eastAsia="Segoe UI" w:cstheme="minorHAnsi"/>
              </w:rPr>
              <w:t xml:space="preserve"> Mandarin</w:t>
            </w:r>
          </w:p>
          <w:p w14:paraId="510FBECD" w14:textId="77777777" w:rsidR="0076297E" w:rsidRPr="00DB25C4" w:rsidRDefault="0076297E" w:rsidP="00687314">
            <w:pPr>
              <w:spacing w:after="0" w:line="240" w:lineRule="auto"/>
              <w:rPr>
                <w:rFonts w:cstheme="minorHAnsi"/>
              </w:rPr>
            </w:pPr>
            <w:r w:rsidRPr="00DB25C4">
              <w:rPr>
                <w:rFonts w:eastAsia="Segoe UI" w:cstheme="minorHAnsi"/>
              </w:rPr>
              <w:t xml:space="preserve"> </w:t>
            </w:r>
          </w:p>
          <w:p w14:paraId="64179503" w14:textId="77777777" w:rsidR="0076297E" w:rsidRPr="00DB25C4" w:rsidRDefault="0076297E" w:rsidP="009F6099">
            <w:pPr>
              <w:pStyle w:val="ListParagraph"/>
              <w:numPr>
                <w:ilvl w:val="0"/>
                <w:numId w:val="121"/>
              </w:numPr>
              <w:spacing w:after="0" w:line="240" w:lineRule="auto"/>
              <w:rPr>
                <w:rFonts w:eastAsia="Segoe UI" w:cstheme="minorHAnsi"/>
              </w:rPr>
            </w:pPr>
            <w:proofErr w:type="spellStart"/>
            <w:r w:rsidRPr="00DB25C4">
              <w:rPr>
                <w:rFonts w:eastAsia="Segoe UI" w:cstheme="minorHAnsi"/>
              </w:rPr>
              <w:t>Kegiatan</w:t>
            </w:r>
            <w:proofErr w:type="spellEnd"/>
            <w:r w:rsidRPr="00DB25C4">
              <w:rPr>
                <w:rFonts w:eastAsia="Segoe UI" w:cstheme="minorHAnsi"/>
              </w:rPr>
              <w:t xml:space="preserve"> </w:t>
            </w:r>
            <w:proofErr w:type="spellStart"/>
            <w:r w:rsidRPr="00DB25C4">
              <w:rPr>
                <w:rFonts w:eastAsia="Segoe UI" w:cstheme="minorHAnsi"/>
              </w:rPr>
              <w:t>akademik</w:t>
            </w:r>
            <w:proofErr w:type="spellEnd"/>
            <w:r w:rsidRPr="00DB25C4">
              <w:rPr>
                <w:rFonts w:eastAsia="Segoe UI" w:cstheme="minorHAnsi"/>
              </w:rPr>
              <w:t xml:space="preserve"> di </w:t>
            </w:r>
            <w:proofErr w:type="spellStart"/>
            <w:r w:rsidRPr="00DB25C4">
              <w:rPr>
                <w:rFonts w:eastAsia="Segoe UI" w:cstheme="minorHAnsi"/>
              </w:rPr>
              <w:t>luar</w:t>
            </w:r>
            <w:proofErr w:type="spellEnd"/>
            <w:r w:rsidRPr="00DB25C4">
              <w:rPr>
                <w:rFonts w:eastAsia="Segoe UI" w:cstheme="minorHAnsi"/>
              </w:rPr>
              <w:t xml:space="preserve"> </w:t>
            </w:r>
            <w:proofErr w:type="spellStart"/>
            <w:r w:rsidRPr="00DB25C4">
              <w:rPr>
                <w:rFonts w:eastAsia="Segoe UI" w:cstheme="minorHAnsi"/>
              </w:rPr>
              <w:t>perkuliahan</w:t>
            </w:r>
            <w:proofErr w:type="spellEnd"/>
            <w:r w:rsidRPr="00DB25C4">
              <w:rPr>
                <w:rFonts w:eastAsia="Segoe UI" w:cstheme="minorHAnsi"/>
              </w:rPr>
              <w:t xml:space="preserve"> </w:t>
            </w:r>
            <w:proofErr w:type="spellStart"/>
            <w:r w:rsidRPr="00DB25C4">
              <w:rPr>
                <w:rFonts w:eastAsia="Segoe UI" w:cstheme="minorHAnsi"/>
              </w:rPr>
              <w:t>memberikan</w:t>
            </w:r>
            <w:proofErr w:type="spellEnd"/>
            <w:r w:rsidRPr="00DB25C4">
              <w:rPr>
                <w:rFonts w:eastAsia="Segoe UI" w:cstheme="minorHAnsi"/>
              </w:rPr>
              <w:t xml:space="preserve"> </w:t>
            </w:r>
            <w:proofErr w:type="spellStart"/>
            <w:r w:rsidRPr="00DB25C4">
              <w:rPr>
                <w:rFonts w:eastAsia="Segoe UI" w:cstheme="minorHAnsi"/>
              </w:rPr>
              <w:t>pengetahuan</w:t>
            </w:r>
            <w:proofErr w:type="spellEnd"/>
            <w:r w:rsidRPr="00DB25C4">
              <w:rPr>
                <w:rFonts w:eastAsia="Segoe UI" w:cstheme="minorHAnsi"/>
              </w:rPr>
              <w:t xml:space="preserve"> dan </w:t>
            </w:r>
            <w:proofErr w:type="spellStart"/>
            <w:r w:rsidRPr="00DB25C4">
              <w:rPr>
                <w:rFonts w:eastAsia="Segoe UI" w:cstheme="minorHAnsi"/>
              </w:rPr>
              <w:t>keterampilan</w:t>
            </w:r>
            <w:proofErr w:type="spellEnd"/>
            <w:r w:rsidRPr="00DB25C4">
              <w:rPr>
                <w:rFonts w:eastAsia="Segoe UI" w:cstheme="minorHAnsi"/>
              </w:rPr>
              <w:t xml:space="preserve"> </w:t>
            </w:r>
            <w:proofErr w:type="spellStart"/>
            <w:r w:rsidRPr="00DB25C4">
              <w:rPr>
                <w:rFonts w:eastAsia="Segoe UI" w:cstheme="minorHAnsi"/>
              </w:rPr>
              <w:t>tambahan</w:t>
            </w:r>
            <w:proofErr w:type="spellEnd"/>
            <w:r w:rsidRPr="00DB25C4">
              <w:rPr>
                <w:rFonts w:eastAsia="Segoe UI" w:cstheme="minorHAnsi"/>
              </w:rPr>
              <w:t xml:space="preserve"> yang </w:t>
            </w:r>
            <w:proofErr w:type="spellStart"/>
            <w:r w:rsidRPr="00DB25C4">
              <w:rPr>
                <w:rFonts w:eastAsia="Segoe UI" w:cstheme="minorHAnsi"/>
              </w:rPr>
              <w:t>relevan</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memenuhi</w:t>
            </w:r>
            <w:proofErr w:type="spellEnd"/>
            <w:r w:rsidRPr="00DB25C4">
              <w:rPr>
                <w:rFonts w:eastAsia="Segoe UI" w:cstheme="minorHAnsi"/>
              </w:rPr>
              <w:t xml:space="preserve"> </w:t>
            </w:r>
            <w:proofErr w:type="spellStart"/>
            <w:r w:rsidRPr="00DB25C4">
              <w:rPr>
                <w:rFonts w:eastAsia="Segoe UI" w:cstheme="minorHAnsi"/>
              </w:rPr>
              <w:t>kebutuhan</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w:t>
            </w:r>
            <w:proofErr w:type="spellStart"/>
            <w:r w:rsidRPr="00DB25C4">
              <w:rPr>
                <w:rFonts w:eastAsia="Segoe UI" w:cstheme="minorHAnsi"/>
              </w:rPr>
              <w:t>dalam</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kompetensi</w:t>
            </w:r>
            <w:proofErr w:type="spellEnd"/>
            <w:r w:rsidRPr="00DB25C4">
              <w:rPr>
                <w:rFonts w:eastAsia="Segoe UI" w:cstheme="minorHAnsi"/>
              </w:rPr>
              <w:t xml:space="preserve"> </w:t>
            </w:r>
            <w:proofErr w:type="spellStart"/>
            <w:r w:rsidRPr="00DB25C4">
              <w:rPr>
                <w:rFonts w:eastAsia="Segoe UI" w:cstheme="minorHAnsi"/>
              </w:rPr>
              <w:t>mereka</w:t>
            </w:r>
            <w:proofErr w:type="spellEnd"/>
          </w:p>
          <w:p w14:paraId="77BC8C6C" w14:textId="77777777" w:rsidR="0076297E" w:rsidRPr="00DB25C4" w:rsidRDefault="0076297E" w:rsidP="00687314">
            <w:pPr>
              <w:spacing w:after="0" w:line="240" w:lineRule="auto"/>
              <w:rPr>
                <w:rFonts w:cstheme="minorHAnsi"/>
              </w:rPr>
            </w:pPr>
            <w:r w:rsidRPr="00DB25C4">
              <w:rPr>
                <w:rFonts w:eastAsia="Calibri" w:cstheme="minorHAnsi"/>
              </w:rPr>
              <w:t xml:space="preserve"> </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17640080" w14:textId="77777777" w:rsidR="0076297E" w:rsidRPr="00DB25C4" w:rsidRDefault="0076297E" w:rsidP="00687314">
            <w:pPr>
              <w:spacing w:after="0" w:line="240" w:lineRule="auto"/>
              <w:jc w:val="center"/>
              <w:rPr>
                <w:rFonts w:cstheme="minorHAnsi"/>
              </w:rPr>
            </w:pPr>
            <w:proofErr w:type="spellStart"/>
            <w:r w:rsidRPr="00DB25C4">
              <w:rPr>
                <w:rFonts w:eastAsia="Calibri" w:cstheme="minorHAnsi"/>
                <w:b/>
                <w:bCs/>
              </w:rPr>
              <w:lastRenderedPageBreak/>
              <w:t>Kelemahan</w:t>
            </w:r>
            <w:proofErr w:type="spellEnd"/>
          </w:p>
          <w:p w14:paraId="7273EC50" w14:textId="77777777" w:rsidR="0076297E" w:rsidRPr="00DB25C4" w:rsidRDefault="0076297E" w:rsidP="00687314">
            <w:pPr>
              <w:spacing w:after="0" w:line="240" w:lineRule="auto"/>
              <w:rPr>
                <w:rFonts w:cstheme="minorHAnsi"/>
              </w:rPr>
            </w:pPr>
            <w:r w:rsidRPr="00DB25C4">
              <w:rPr>
                <w:rFonts w:eastAsia="Calibri" w:cstheme="minorHAnsi"/>
              </w:rPr>
              <w:t xml:space="preserve"> </w:t>
            </w:r>
          </w:p>
          <w:p w14:paraId="643DB3A5" w14:textId="77777777" w:rsidR="0076297E" w:rsidRPr="00DB25C4" w:rsidRDefault="0076297E" w:rsidP="009F6099">
            <w:pPr>
              <w:pStyle w:val="ListParagraph"/>
              <w:numPr>
                <w:ilvl w:val="0"/>
                <w:numId w:val="120"/>
              </w:numPr>
              <w:spacing w:after="0" w:line="240" w:lineRule="auto"/>
              <w:rPr>
                <w:rFonts w:eastAsia="Segoe UI" w:cstheme="minorHAnsi"/>
              </w:rPr>
            </w:pPr>
            <w:proofErr w:type="spellStart"/>
            <w:r w:rsidRPr="00DB25C4">
              <w:rPr>
                <w:rFonts w:eastAsia="Segoe UI" w:cstheme="minorHAnsi"/>
              </w:rPr>
              <w:t>Tidak</w:t>
            </w:r>
            <w:proofErr w:type="spellEnd"/>
            <w:r w:rsidRPr="00DB25C4">
              <w:rPr>
                <w:rFonts w:eastAsia="Segoe UI" w:cstheme="minorHAnsi"/>
              </w:rPr>
              <w:t xml:space="preserve"> </w:t>
            </w:r>
            <w:proofErr w:type="spellStart"/>
            <w:r w:rsidRPr="00DB25C4">
              <w:rPr>
                <w:rFonts w:eastAsia="Segoe UI" w:cstheme="minorHAnsi"/>
              </w:rPr>
              <w:t>semua</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mengikuti</w:t>
            </w:r>
            <w:proofErr w:type="spellEnd"/>
            <w:r w:rsidRPr="00DB25C4">
              <w:rPr>
                <w:rFonts w:eastAsia="Segoe UI" w:cstheme="minorHAnsi"/>
              </w:rPr>
              <w:t xml:space="preserve"> </w:t>
            </w:r>
            <w:proofErr w:type="spellStart"/>
            <w:r w:rsidRPr="00DB25C4">
              <w:rPr>
                <w:rFonts w:eastAsia="Segoe UI" w:cstheme="minorHAnsi"/>
              </w:rPr>
              <w:t>kegiatan</w:t>
            </w:r>
            <w:proofErr w:type="spellEnd"/>
            <w:r w:rsidRPr="00DB25C4">
              <w:rPr>
                <w:rFonts w:eastAsia="Segoe UI" w:cstheme="minorHAnsi"/>
              </w:rPr>
              <w:t xml:space="preserve"> </w:t>
            </w:r>
            <w:proofErr w:type="spellStart"/>
            <w:r w:rsidRPr="00DB25C4">
              <w:rPr>
                <w:rFonts w:eastAsia="Segoe UI" w:cstheme="minorHAnsi"/>
              </w:rPr>
              <w:t>akademik</w:t>
            </w:r>
            <w:proofErr w:type="spellEnd"/>
            <w:r w:rsidRPr="00DB25C4">
              <w:rPr>
                <w:rFonts w:eastAsia="Segoe UI" w:cstheme="minorHAnsi"/>
              </w:rPr>
              <w:t xml:space="preserve"> di </w:t>
            </w:r>
            <w:proofErr w:type="spellStart"/>
            <w:r w:rsidRPr="00DB25C4">
              <w:rPr>
                <w:rFonts w:eastAsia="Segoe UI" w:cstheme="minorHAnsi"/>
              </w:rPr>
              <w:t>luar</w:t>
            </w:r>
            <w:proofErr w:type="spellEnd"/>
            <w:r w:rsidRPr="00DB25C4">
              <w:rPr>
                <w:rFonts w:eastAsia="Segoe UI" w:cstheme="minorHAnsi"/>
              </w:rPr>
              <w:t xml:space="preserve"> </w:t>
            </w:r>
            <w:proofErr w:type="spellStart"/>
            <w:r w:rsidRPr="00DB25C4">
              <w:rPr>
                <w:rFonts w:eastAsia="Segoe UI" w:cstheme="minorHAnsi"/>
              </w:rPr>
              <w:t>perkuliahan</w:t>
            </w:r>
            <w:proofErr w:type="spellEnd"/>
            <w:r w:rsidRPr="00DB25C4">
              <w:rPr>
                <w:rFonts w:eastAsia="Segoe UI" w:cstheme="minorHAnsi"/>
              </w:rPr>
              <w:t xml:space="preserve">, </w:t>
            </w:r>
            <w:proofErr w:type="spellStart"/>
            <w:r w:rsidRPr="00DB25C4">
              <w:rPr>
                <w:rFonts w:eastAsia="Segoe UI" w:cstheme="minorHAnsi"/>
              </w:rPr>
              <w:t>terutama</w:t>
            </w:r>
            <w:proofErr w:type="spellEnd"/>
            <w:r w:rsidRPr="00DB25C4">
              <w:rPr>
                <w:rFonts w:eastAsia="Segoe UI" w:cstheme="minorHAnsi"/>
              </w:rPr>
              <w:t xml:space="preserve"> </w:t>
            </w:r>
            <w:proofErr w:type="spellStart"/>
            <w:r w:rsidRPr="00DB25C4">
              <w:rPr>
                <w:rFonts w:eastAsia="Segoe UI" w:cstheme="minorHAnsi"/>
              </w:rPr>
              <w:t>jika</w:t>
            </w:r>
            <w:proofErr w:type="spellEnd"/>
            <w:r w:rsidRPr="00DB25C4">
              <w:rPr>
                <w:rFonts w:eastAsia="Segoe UI" w:cstheme="minorHAnsi"/>
              </w:rPr>
              <w:t xml:space="preserve"> </w:t>
            </w:r>
            <w:proofErr w:type="spellStart"/>
            <w:r w:rsidRPr="00DB25C4">
              <w:rPr>
                <w:rFonts w:eastAsia="Segoe UI" w:cstheme="minorHAnsi"/>
              </w:rPr>
              <w:t>kegiatan</w:t>
            </w:r>
            <w:proofErr w:type="spellEnd"/>
            <w:r w:rsidRPr="00DB25C4">
              <w:rPr>
                <w:rFonts w:eastAsia="Segoe UI" w:cstheme="minorHAnsi"/>
              </w:rPr>
              <w:t xml:space="preserve"> </w:t>
            </w:r>
            <w:proofErr w:type="spellStart"/>
            <w:r w:rsidRPr="00DB25C4">
              <w:rPr>
                <w:rFonts w:eastAsia="Segoe UI" w:cstheme="minorHAnsi"/>
              </w:rPr>
              <w:t>tersebut</w:t>
            </w:r>
            <w:proofErr w:type="spellEnd"/>
            <w:r w:rsidRPr="00DB25C4">
              <w:rPr>
                <w:rFonts w:eastAsia="Segoe UI" w:cstheme="minorHAnsi"/>
              </w:rPr>
              <w:t xml:space="preserve"> </w:t>
            </w:r>
            <w:proofErr w:type="spellStart"/>
            <w:r w:rsidRPr="00DB25C4">
              <w:rPr>
                <w:rFonts w:eastAsia="Segoe UI" w:cstheme="minorHAnsi"/>
              </w:rPr>
              <w:t>berlangsung</w:t>
            </w:r>
            <w:proofErr w:type="spellEnd"/>
            <w:r w:rsidRPr="00DB25C4">
              <w:rPr>
                <w:rFonts w:eastAsia="Segoe UI" w:cstheme="minorHAnsi"/>
              </w:rPr>
              <w:t xml:space="preserve"> di </w:t>
            </w:r>
            <w:proofErr w:type="spellStart"/>
            <w:r w:rsidRPr="00DB25C4">
              <w:rPr>
                <w:rFonts w:eastAsia="Segoe UI" w:cstheme="minorHAnsi"/>
              </w:rPr>
              <w:t>luar</w:t>
            </w:r>
            <w:proofErr w:type="spellEnd"/>
            <w:r w:rsidRPr="00DB25C4">
              <w:rPr>
                <w:rFonts w:eastAsia="Segoe UI" w:cstheme="minorHAnsi"/>
              </w:rPr>
              <w:t xml:space="preserve"> negeri </w:t>
            </w:r>
            <w:proofErr w:type="spellStart"/>
            <w:r w:rsidRPr="00DB25C4">
              <w:rPr>
                <w:rFonts w:eastAsia="Segoe UI" w:cstheme="minorHAnsi"/>
              </w:rPr>
              <w:t>karena</w:t>
            </w:r>
            <w:proofErr w:type="spellEnd"/>
            <w:r w:rsidRPr="00DB25C4">
              <w:rPr>
                <w:rFonts w:eastAsia="Segoe UI" w:cstheme="minorHAnsi"/>
              </w:rPr>
              <w:t xml:space="preserve"> </w:t>
            </w:r>
            <w:proofErr w:type="spellStart"/>
            <w:r w:rsidRPr="00DB25C4">
              <w:rPr>
                <w:rFonts w:eastAsia="Segoe UI" w:cstheme="minorHAnsi"/>
              </w:rPr>
              <w:t>pandemi</w:t>
            </w:r>
            <w:proofErr w:type="spellEnd"/>
            <w:r w:rsidRPr="00DB25C4">
              <w:rPr>
                <w:rFonts w:eastAsia="Segoe UI" w:cstheme="minorHAnsi"/>
              </w:rPr>
              <w:t xml:space="preserve"> yang </w:t>
            </w:r>
            <w:proofErr w:type="spellStart"/>
            <w:r w:rsidRPr="00DB25C4">
              <w:rPr>
                <w:rFonts w:eastAsia="Segoe UI" w:cstheme="minorHAnsi"/>
              </w:rPr>
              <w:t>terjadi</w:t>
            </w:r>
            <w:proofErr w:type="spellEnd"/>
            <w:r w:rsidRPr="00DB25C4">
              <w:rPr>
                <w:rFonts w:eastAsia="Segoe UI" w:cstheme="minorHAnsi"/>
              </w:rPr>
              <w:t xml:space="preserve"> </w:t>
            </w:r>
            <w:proofErr w:type="spellStart"/>
            <w:r w:rsidRPr="00DB25C4">
              <w:rPr>
                <w:rFonts w:eastAsia="Segoe UI" w:cstheme="minorHAnsi"/>
              </w:rPr>
              <w:t>sehingga</w:t>
            </w:r>
            <w:proofErr w:type="spellEnd"/>
            <w:r w:rsidRPr="00DB25C4">
              <w:rPr>
                <w:rFonts w:eastAsia="Segoe UI" w:cstheme="minorHAnsi"/>
              </w:rPr>
              <w:t xml:space="preserve"> </w:t>
            </w:r>
            <w:proofErr w:type="spellStart"/>
            <w:r w:rsidRPr="00DB25C4">
              <w:rPr>
                <w:rFonts w:eastAsia="Segoe UI" w:cstheme="minorHAnsi"/>
              </w:rPr>
              <w:t>kegiatan</w:t>
            </w:r>
            <w:proofErr w:type="spellEnd"/>
            <w:r w:rsidRPr="00DB25C4">
              <w:rPr>
                <w:rFonts w:eastAsia="Segoe UI" w:cstheme="minorHAnsi"/>
              </w:rPr>
              <w:t xml:space="preserve"> </w:t>
            </w:r>
            <w:proofErr w:type="spellStart"/>
            <w:r w:rsidRPr="00DB25C4">
              <w:rPr>
                <w:rFonts w:eastAsia="Segoe UI" w:cstheme="minorHAnsi"/>
              </w:rPr>
              <w:t>berhenti</w:t>
            </w:r>
            <w:proofErr w:type="spellEnd"/>
            <w:r w:rsidRPr="00DB25C4">
              <w:rPr>
                <w:rFonts w:eastAsia="Segoe UI" w:cstheme="minorHAnsi"/>
              </w:rPr>
              <w:t xml:space="preserve"> </w:t>
            </w:r>
            <w:proofErr w:type="spellStart"/>
            <w:r w:rsidRPr="00DB25C4">
              <w:rPr>
                <w:rFonts w:eastAsia="Segoe UI" w:cstheme="minorHAnsi"/>
              </w:rPr>
              <w:t>sementara</w:t>
            </w:r>
            <w:proofErr w:type="spellEnd"/>
            <w:r w:rsidRPr="00DB25C4">
              <w:rPr>
                <w:rFonts w:eastAsia="Segoe UI" w:cstheme="minorHAnsi"/>
              </w:rPr>
              <w:t>.</w:t>
            </w:r>
          </w:p>
          <w:p w14:paraId="2E21A113" w14:textId="77777777" w:rsidR="0076297E" w:rsidRPr="00DB25C4" w:rsidRDefault="0076297E" w:rsidP="00687314">
            <w:pPr>
              <w:spacing w:after="0" w:line="240" w:lineRule="auto"/>
              <w:rPr>
                <w:rFonts w:cstheme="minorHAnsi"/>
              </w:rPr>
            </w:pPr>
            <w:r w:rsidRPr="00DB25C4">
              <w:rPr>
                <w:rFonts w:eastAsia="Segoe UI" w:cstheme="minorHAnsi"/>
              </w:rPr>
              <w:t xml:space="preserve"> </w:t>
            </w:r>
          </w:p>
          <w:p w14:paraId="5B2D3177" w14:textId="77777777" w:rsidR="0076297E" w:rsidRPr="00DB25C4" w:rsidRDefault="0076297E" w:rsidP="009F6099">
            <w:pPr>
              <w:pStyle w:val="ListParagraph"/>
              <w:numPr>
                <w:ilvl w:val="0"/>
                <w:numId w:val="120"/>
              </w:numPr>
              <w:spacing w:after="0" w:line="240" w:lineRule="auto"/>
              <w:rPr>
                <w:rFonts w:eastAsia="Segoe UI" w:cstheme="minorHAnsi"/>
              </w:rPr>
            </w:pPr>
            <w:proofErr w:type="spellStart"/>
            <w:r w:rsidRPr="00DB25C4">
              <w:rPr>
                <w:rFonts w:eastAsia="Segoe UI" w:cstheme="minorHAnsi"/>
              </w:rPr>
              <w:t>Tidak</w:t>
            </w:r>
            <w:proofErr w:type="spellEnd"/>
            <w:r w:rsidRPr="00DB25C4">
              <w:rPr>
                <w:rFonts w:eastAsia="Segoe UI" w:cstheme="minorHAnsi"/>
              </w:rPr>
              <w:t xml:space="preserve"> </w:t>
            </w:r>
            <w:proofErr w:type="spellStart"/>
            <w:r w:rsidRPr="00DB25C4">
              <w:rPr>
                <w:rFonts w:eastAsia="Segoe UI" w:cstheme="minorHAnsi"/>
              </w:rPr>
              <w:t>semua</w:t>
            </w:r>
            <w:proofErr w:type="spellEnd"/>
            <w:r w:rsidRPr="00DB25C4">
              <w:rPr>
                <w:rFonts w:eastAsia="Segoe UI" w:cstheme="minorHAnsi"/>
              </w:rPr>
              <w:t xml:space="preserve"> </w:t>
            </w:r>
            <w:proofErr w:type="spellStart"/>
            <w:r w:rsidRPr="00DB25C4">
              <w:rPr>
                <w:rFonts w:eastAsia="Segoe UI" w:cstheme="minorHAnsi"/>
              </w:rPr>
              <w:t>kegiatan</w:t>
            </w:r>
            <w:proofErr w:type="spellEnd"/>
            <w:r w:rsidRPr="00DB25C4">
              <w:rPr>
                <w:rFonts w:eastAsia="Segoe UI" w:cstheme="minorHAnsi"/>
              </w:rPr>
              <w:t xml:space="preserve"> </w:t>
            </w:r>
            <w:proofErr w:type="spellStart"/>
            <w:r w:rsidRPr="00DB25C4">
              <w:rPr>
                <w:rFonts w:eastAsia="Segoe UI" w:cstheme="minorHAnsi"/>
              </w:rPr>
              <w:t>akademik</w:t>
            </w:r>
            <w:proofErr w:type="spellEnd"/>
            <w:r w:rsidRPr="00DB25C4">
              <w:rPr>
                <w:rFonts w:eastAsia="Segoe UI" w:cstheme="minorHAnsi"/>
              </w:rPr>
              <w:t xml:space="preserve"> di </w:t>
            </w:r>
            <w:proofErr w:type="spellStart"/>
            <w:r w:rsidRPr="00DB25C4">
              <w:rPr>
                <w:rFonts w:eastAsia="Segoe UI" w:cstheme="minorHAnsi"/>
              </w:rPr>
              <w:t>luar</w:t>
            </w:r>
            <w:proofErr w:type="spellEnd"/>
            <w:r w:rsidRPr="00DB25C4">
              <w:rPr>
                <w:rFonts w:eastAsia="Segoe UI" w:cstheme="minorHAnsi"/>
              </w:rPr>
              <w:t xml:space="preserve"> </w:t>
            </w:r>
            <w:proofErr w:type="spellStart"/>
            <w:r w:rsidRPr="00DB25C4">
              <w:rPr>
                <w:rFonts w:eastAsia="Segoe UI" w:cstheme="minorHAnsi"/>
              </w:rPr>
              <w:t>perkuliahan</w:t>
            </w:r>
            <w:proofErr w:type="spellEnd"/>
            <w:r w:rsidRPr="00DB25C4">
              <w:rPr>
                <w:rFonts w:eastAsia="Segoe UI" w:cstheme="minorHAnsi"/>
              </w:rPr>
              <w:t xml:space="preserve"> </w:t>
            </w:r>
            <w:proofErr w:type="spellStart"/>
            <w:r w:rsidRPr="00DB25C4">
              <w:rPr>
                <w:rFonts w:eastAsia="Segoe UI" w:cstheme="minorHAnsi"/>
              </w:rPr>
              <w:t>memiliki</w:t>
            </w:r>
            <w:proofErr w:type="spellEnd"/>
            <w:r w:rsidRPr="00DB25C4">
              <w:rPr>
                <w:rFonts w:eastAsia="Segoe UI" w:cstheme="minorHAnsi"/>
              </w:rPr>
              <w:t xml:space="preserve"> </w:t>
            </w:r>
            <w:proofErr w:type="spellStart"/>
            <w:r w:rsidRPr="00DB25C4">
              <w:rPr>
                <w:rFonts w:eastAsia="Segoe UI" w:cstheme="minorHAnsi"/>
              </w:rPr>
              <w:t>metode</w:t>
            </w:r>
            <w:proofErr w:type="spellEnd"/>
            <w:r w:rsidRPr="00DB25C4">
              <w:rPr>
                <w:rFonts w:eastAsia="Segoe UI" w:cstheme="minorHAnsi"/>
              </w:rPr>
              <w:t xml:space="preserve"> </w:t>
            </w:r>
            <w:proofErr w:type="spellStart"/>
            <w:r w:rsidRPr="00DB25C4">
              <w:rPr>
                <w:rFonts w:eastAsia="Segoe UI" w:cstheme="minorHAnsi"/>
              </w:rPr>
              <w:t>pembelajaran</w:t>
            </w:r>
            <w:proofErr w:type="spellEnd"/>
            <w:r w:rsidRPr="00DB25C4">
              <w:rPr>
                <w:rFonts w:eastAsia="Segoe UI" w:cstheme="minorHAnsi"/>
              </w:rPr>
              <w:t xml:space="preserve"> yang </w:t>
            </w:r>
            <w:proofErr w:type="spellStart"/>
            <w:r w:rsidRPr="00DB25C4">
              <w:rPr>
                <w:rFonts w:eastAsia="Segoe UI" w:cstheme="minorHAnsi"/>
              </w:rPr>
              <w:t>cocok</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semua</w:t>
            </w:r>
            <w:proofErr w:type="spellEnd"/>
            <w:r w:rsidRPr="00DB25C4">
              <w:rPr>
                <w:rFonts w:eastAsia="Segoe UI" w:cstheme="minorHAnsi"/>
              </w:rPr>
              <w:t xml:space="preserve"> </w:t>
            </w:r>
            <w:proofErr w:type="spellStart"/>
            <w:r w:rsidRPr="00DB25C4">
              <w:rPr>
                <w:rFonts w:eastAsia="Segoe UI" w:cstheme="minorHAnsi"/>
              </w:rPr>
              <w:t>mahasiswa</w:t>
            </w:r>
            <w:proofErr w:type="spellEnd"/>
          </w:p>
        </w:tc>
      </w:tr>
      <w:tr w:rsidR="0076297E" w:rsidRPr="00DB25C4" w14:paraId="5D98B695" w14:textId="77777777" w:rsidTr="00CD4E67">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05A3D28B" w14:textId="77777777" w:rsidR="0076297E" w:rsidRPr="00DB25C4" w:rsidRDefault="0076297E" w:rsidP="00687314">
            <w:pPr>
              <w:spacing w:after="0" w:line="240" w:lineRule="auto"/>
              <w:jc w:val="center"/>
              <w:rPr>
                <w:rFonts w:cstheme="minorHAnsi"/>
              </w:rPr>
            </w:pPr>
            <w:proofErr w:type="spellStart"/>
            <w:r w:rsidRPr="00DB25C4">
              <w:rPr>
                <w:rFonts w:eastAsia="Calibri" w:cstheme="minorHAnsi"/>
                <w:b/>
                <w:bCs/>
              </w:rPr>
              <w:t>Peluang</w:t>
            </w:r>
            <w:proofErr w:type="spellEnd"/>
          </w:p>
          <w:p w14:paraId="78D0CEF9" w14:textId="77777777" w:rsidR="0076297E" w:rsidRPr="00DB25C4" w:rsidRDefault="0076297E" w:rsidP="00687314">
            <w:pPr>
              <w:spacing w:after="0" w:line="240" w:lineRule="auto"/>
              <w:rPr>
                <w:rFonts w:cstheme="minorHAnsi"/>
              </w:rPr>
            </w:pPr>
            <w:r w:rsidRPr="00DB25C4">
              <w:rPr>
                <w:rFonts w:eastAsia="Calibri" w:cstheme="minorHAnsi"/>
              </w:rPr>
              <w:t xml:space="preserve"> </w:t>
            </w:r>
          </w:p>
          <w:p w14:paraId="7DA1144C" w14:textId="77777777" w:rsidR="0076297E" w:rsidRPr="00DB25C4" w:rsidRDefault="0076297E" w:rsidP="009F6099">
            <w:pPr>
              <w:pStyle w:val="ListParagraph"/>
              <w:numPr>
                <w:ilvl w:val="0"/>
                <w:numId w:val="119"/>
              </w:numPr>
              <w:spacing w:after="0" w:line="240" w:lineRule="auto"/>
              <w:rPr>
                <w:rFonts w:eastAsia="Segoe UI" w:cstheme="minorHAnsi"/>
              </w:rPr>
            </w:pPr>
            <w:proofErr w:type="spellStart"/>
            <w:r w:rsidRPr="00DB25C4">
              <w:rPr>
                <w:rFonts w:eastAsia="Segoe UI" w:cstheme="minorHAnsi"/>
              </w:rPr>
              <w:t>Kegiatan</w:t>
            </w:r>
            <w:proofErr w:type="spellEnd"/>
            <w:r w:rsidRPr="00DB25C4">
              <w:rPr>
                <w:rFonts w:eastAsia="Segoe UI" w:cstheme="minorHAnsi"/>
              </w:rPr>
              <w:t xml:space="preserve"> </w:t>
            </w:r>
            <w:proofErr w:type="spellStart"/>
            <w:r w:rsidRPr="00DB25C4">
              <w:rPr>
                <w:rFonts w:eastAsia="Segoe UI" w:cstheme="minorHAnsi"/>
              </w:rPr>
              <w:t>akademik</w:t>
            </w:r>
            <w:proofErr w:type="spellEnd"/>
            <w:r w:rsidRPr="00DB25C4">
              <w:rPr>
                <w:rFonts w:eastAsia="Segoe UI" w:cstheme="minorHAnsi"/>
              </w:rPr>
              <w:t xml:space="preserve"> di </w:t>
            </w:r>
            <w:proofErr w:type="spellStart"/>
            <w:r w:rsidRPr="00DB25C4">
              <w:rPr>
                <w:rFonts w:eastAsia="Segoe UI" w:cstheme="minorHAnsi"/>
              </w:rPr>
              <w:t>luar</w:t>
            </w:r>
            <w:proofErr w:type="spellEnd"/>
            <w:r w:rsidRPr="00DB25C4">
              <w:rPr>
                <w:rFonts w:eastAsia="Segoe UI" w:cstheme="minorHAnsi"/>
              </w:rPr>
              <w:t xml:space="preserve"> </w:t>
            </w:r>
            <w:proofErr w:type="spellStart"/>
            <w:r w:rsidRPr="00DB25C4">
              <w:rPr>
                <w:rFonts w:eastAsia="Segoe UI" w:cstheme="minorHAnsi"/>
              </w:rPr>
              <w:t>perkuliahan</w:t>
            </w:r>
            <w:proofErr w:type="spellEnd"/>
            <w:r w:rsidRPr="00DB25C4">
              <w:rPr>
                <w:rFonts w:eastAsia="Segoe UI" w:cstheme="minorHAnsi"/>
              </w:rPr>
              <w:t xml:space="preserve">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menjadi</w:t>
            </w:r>
            <w:proofErr w:type="spellEnd"/>
            <w:r w:rsidRPr="00DB25C4">
              <w:rPr>
                <w:rFonts w:eastAsia="Segoe UI" w:cstheme="minorHAnsi"/>
              </w:rPr>
              <w:t xml:space="preserve"> </w:t>
            </w:r>
            <w:proofErr w:type="spellStart"/>
            <w:r w:rsidRPr="00DB25C4">
              <w:rPr>
                <w:rFonts w:eastAsia="Segoe UI" w:cstheme="minorHAnsi"/>
              </w:rPr>
              <w:t>sarana</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w:t>
            </w:r>
            <w:proofErr w:type="spellStart"/>
            <w:r w:rsidRPr="00DB25C4">
              <w:rPr>
                <w:rFonts w:eastAsia="Segoe UI" w:cstheme="minorHAnsi"/>
              </w:rPr>
              <w:t>pembelajaran</w:t>
            </w:r>
            <w:proofErr w:type="spellEnd"/>
            <w:r w:rsidRPr="00DB25C4">
              <w:rPr>
                <w:rFonts w:eastAsia="Segoe UI" w:cstheme="minorHAnsi"/>
              </w:rPr>
              <w:t xml:space="preserve"> dan </w:t>
            </w:r>
            <w:proofErr w:type="spellStart"/>
            <w:r w:rsidRPr="00DB25C4">
              <w:rPr>
                <w:rFonts w:eastAsia="Segoe UI" w:cstheme="minorHAnsi"/>
              </w:rPr>
              <w:t>memperluas</w:t>
            </w:r>
            <w:proofErr w:type="spellEnd"/>
            <w:r w:rsidRPr="00DB25C4">
              <w:rPr>
                <w:rFonts w:eastAsia="Segoe UI" w:cstheme="minorHAnsi"/>
              </w:rPr>
              <w:t xml:space="preserve"> </w:t>
            </w:r>
            <w:proofErr w:type="spellStart"/>
            <w:r w:rsidRPr="00DB25C4">
              <w:rPr>
                <w:rFonts w:eastAsia="Segoe UI" w:cstheme="minorHAnsi"/>
              </w:rPr>
              <w:t>pengetahuan</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w:t>
            </w:r>
          </w:p>
          <w:p w14:paraId="2794B2E7" w14:textId="77777777" w:rsidR="0076297E" w:rsidRPr="00DB25C4" w:rsidRDefault="0076297E" w:rsidP="00687314">
            <w:pPr>
              <w:spacing w:after="0" w:line="240" w:lineRule="auto"/>
              <w:rPr>
                <w:rFonts w:cstheme="minorHAnsi"/>
              </w:rPr>
            </w:pPr>
            <w:r w:rsidRPr="00DB25C4">
              <w:rPr>
                <w:rFonts w:eastAsia="Segoe UI" w:cstheme="minorHAnsi"/>
              </w:rPr>
              <w:t xml:space="preserve"> </w:t>
            </w:r>
          </w:p>
          <w:p w14:paraId="0EA0152C" w14:textId="77777777" w:rsidR="0076297E" w:rsidRPr="00DB25C4" w:rsidRDefault="0076297E" w:rsidP="009F6099">
            <w:pPr>
              <w:pStyle w:val="ListParagraph"/>
              <w:numPr>
                <w:ilvl w:val="0"/>
                <w:numId w:val="119"/>
              </w:numPr>
              <w:spacing w:after="0" w:line="240" w:lineRule="auto"/>
              <w:rPr>
                <w:rFonts w:eastAsia="Segoe UI" w:cstheme="minorHAnsi"/>
              </w:rPr>
            </w:pPr>
            <w:proofErr w:type="spellStart"/>
            <w:r w:rsidRPr="00DB25C4">
              <w:rPr>
                <w:rFonts w:eastAsia="Segoe UI" w:cstheme="minorHAnsi"/>
              </w:rPr>
              <w:t>Kegiatan</w:t>
            </w:r>
            <w:proofErr w:type="spellEnd"/>
            <w:r w:rsidRPr="00DB25C4">
              <w:rPr>
                <w:rFonts w:eastAsia="Segoe UI" w:cstheme="minorHAnsi"/>
              </w:rPr>
              <w:t xml:space="preserve"> </w:t>
            </w:r>
            <w:proofErr w:type="spellStart"/>
            <w:r w:rsidRPr="00DB25C4">
              <w:rPr>
                <w:rFonts w:eastAsia="Segoe UI" w:cstheme="minorHAnsi"/>
              </w:rPr>
              <w:t>akademik</w:t>
            </w:r>
            <w:proofErr w:type="spellEnd"/>
            <w:r w:rsidRPr="00DB25C4">
              <w:rPr>
                <w:rFonts w:eastAsia="Segoe UI" w:cstheme="minorHAnsi"/>
              </w:rPr>
              <w:t xml:space="preserve"> di </w:t>
            </w:r>
            <w:proofErr w:type="spellStart"/>
            <w:r w:rsidRPr="00DB25C4">
              <w:rPr>
                <w:rFonts w:eastAsia="Segoe UI" w:cstheme="minorHAnsi"/>
              </w:rPr>
              <w:t>luar</w:t>
            </w:r>
            <w:proofErr w:type="spellEnd"/>
            <w:r w:rsidRPr="00DB25C4">
              <w:rPr>
                <w:rFonts w:eastAsia="Segoe UI" w:cstheme="minorHAnsi"/>
              </w:rPr>
              <w:t xml:space="preserve"> </w:t>
            </w:r>
            <w:proofErr w:type="spellStart"/>
            <w:r w:rsidRPr="00DB25C4">
              <w:rPr>
                <w:rFonts w:eastAsia="Segoe UI" w:cstheme="minorHAnsi"/>
              </w:rPr>
              <w:t>perkuliahan</w:t>
            </w:r>
            <w:proofErr w:type="spellEnd"/>
            <w:r w:rsidRPr="00DB25C4">
              <w:rPr>
                <w:rFonts w:eastAsia="Segoe UI" w:cstheme="minorHAnsi"/>
              </w:rPr>
              <w:t xml:space="preserve">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membuka</w:t>
            </w:r>
            <w:proofErr w:type="spellEnd"/>
            <w:r w:rsidRPr="00DB25C4">
              <w:rPr>
                <w:rFonts w:eastAsia="Segoe UI" w:cstheme="minorHAnsi"/>
              </w:rPr>
              <w:t xml:space="preserve"> </w:t>
            </w:r>
            <w:proofErr w:type="spellStart"/>
            <w:r w:rsidRPr="00DB25C4">
              <w:rPr>
                <w:rFonts w:eastAsia="Segoe UI" w:cstheme="minorHAnsi"/>
              </w:rPr>
              <w:t>peluang</w:t>
            </w:r>
            <w:proofErr w:type="spellEnd"/>
            <w:r w:rsidRPr="00DB25C4">
              <w:rPr>
                <w:rFonts w:eastAsia="Segoe UI" w:cstheme="minorHAnsi"/>
              </w:rPr>
              <w:t xml:space="preserve"> </w:t>
            </w:r>
            <w:proofErr w:type="spellStart"/>
            <w:r w:rsidRPr="00DB25C4">
              <w:rPr>
                <w:rFonts w:eastAsia="Segoe UI" w:cstheme="minorHAnsi"/>
              </w:rPr>
              <w:t>kerja</w:t>
            </w:r>
            <w:proofErr w:type="spellEnd"/>
            <w:r w:rsidRPr="00DB25C4">
              <w:rPr>
                <w:rFonts w:eastAsia="Segoe UI" w:cstheme="minorHAnsi"/>
              </w:rPr>
              <w:t xml:space="preserve"> </w:t>
            </w:r>
            <w:proofErr w:type="spellStart"/>
            <w:r w:rsidRPr="00DB25C4">
              <w:rPr>
                <w:rFonts w:eastAsia="Segoe UI" w:cstheme="minorHAnsi"/>
              </w:rPr>
              <w:t>atau</w:t>
            </w:r>
            <w:proofErr w:type="spellEnd"/>
            <w:r w:rsidRPr="00DB25C4">
              <w:rPr>
                <w:rFonts w:eastAsia="Segoe UI" w:cstheme="minorHAnsi"/>
              </w:rPr>
              <w:t xml:space="preserve"> </w:t>
            </w:r>
            <w:proofErr w:type="spellStart"/>
            <w:r w:rsidRPr="00DB25C4">
              <w:rPr>
                <w:rFonts w:eastAsia="Segoe UI" w:cstheme="minorHAnsi"/>
              </w:rPr>
              <w:t>kesempatan</w:t>
            </w:r>
            <w:proofErr w:type="spellEnd"/>
            <w:r w:rsidRPr="00DB25C4">
              <w:rPr>
                <w:rFonts w:eastAsia="Segoe UI" w:cstheme="minorHAnsi"/>
              </w:rPr>
              <w:t xml:space="preserve"> </w:t>
            </w:r>
            <w:proofErr w:type="spellStart"/>
            <w:r w:rsidRPr="00DB25C4">
              <w:rPr>
                <w:rFonts w:eastAsia="Segoe UI" w:cstheme="minorHAnsi"/>
              </w:rPr>
              <w:t>belajar</w:t>
            </w:r>
            <w:proofErr w:type="spellEnd"/>
            <w:r w:rsidRPr="00DB25C4">
              <w:rPr>
                <w:rFonts w:eastAsia="Segoe UI" w:cstheme="minorHAnsi"/>
              </w:rPr>
              <w:t xml:space="preserve"> di </w:t>
            </w:r>
            <w:proofErr w:type="spellStart"/>
            <w:r w:rsidRPr="00DB25C4">
              <w:rPr>
                <w:rFonts w:eastAsia="Segoe UI" w:cstheme="minorHAnsi"/>
              </w:rPr>
              <w:t>luar</w:t>
            </w:r>
            <w:proofErr w:type="spellEnd"/>
            <w:r w:rsidRPr="00DB25C4">
              <w:rPr>
                <w:rFonts w:eastAsia="Segoe UI" w:cstheme="minorHAnsi"/>
              </w:rPr>
              <w:t xml:space="preserve"> negeri </w:t>
            </w:r>
            <w:proofErr w:type="spellStart"/>
            <w:r w:rsidRPr="00DB25C4">
              <w:rPr>
                <w:rFonts w:eastAsia="Segoe UI" w:cstheme="minorHAnsi"/>
              </w:rPr>
              <w:t>bagi</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yang </w:t>
            </w:r>
            <w:proofErr w:type="spellStart"/>
            <w:r w:rsidRPr="00DB25C4">
              <w:rPr>
                <w:rFonts w:eastAsia="Segoe UI" w:cstheme="minorHAnsi"/>
              </w:rPr>
              <w:t>berprestasi</w:t>
            </w:r>
            <w:proofErr w:type="spellEnd"/>
            <w:r w:rsidRPr="00DB25C4">
              <w:rPr>
                <w:rFonts w:eastAsia="Segoe UI" w:cstheme="minorHAnsi"/>
              </w:rPr>
              <w:t>.</w:t>
            </w:r>
          </w:p>
          <w:p w14:paraId="2E58F6E0" w14:textId="77777777" w:rsidR="0076297E" w:rsidRPr="00DB25C4" w:rsidRDefault="0076297E" w:rsidP="00687314">
            <w:pPr>
              <w:spacing w:after="0" w:line="240" w:lineRule="auto"/>
              <w:rPr>
                <w:rFonts w:cstheme="minorHAnsi"/>
              </w:rPr>
            </w:pPr>
            <w:r w:rsidRPr="00DB25C4">
              <w:rPr>
                <w:rFonts w:eastAsia="Segoe UI" w:cstheme="minorHAnsi"/>
              </w:rPr>
              <w:t xml:space="preserve"> </w:t>
            </w:r>
          </w:p>
          <w:p w14:paraId="2603CA91" w14:textId="77777777" w:rsidR="0076297E" w:rsidRPr="00DB25C4" w:rsidRDefault="0076297E" w:rsidP="009F6099">
            <w:pPr>
              <w:pStyle w:val="ListParagraph"/>
              <w:numPr>
                <w:ilvl w:val="0"/>
                <w:numId w:val="119"/>
              </w:numPr>
              <w:spacing w:after="0" w:line="240" w:lineRule="auto"/>
              <w:rPr>
                <w:rFonts w:eastAsia="Segoe UI" w:cstheme="minorHAnsi"/>
              </w:rPr>
            </w:pPr>
            <w:proofErr w:type="spellStart"/>
            <w:r w:rsidRPr="00DB25C4">
              <w:rPr>
                <w:rFonts w:eastAsia="Segoe UI" w:cstheme="minorHAnsi"/>
              </w:rPr>
              <w:t>Kegiatan</w:t>
            </w:r>
            <w:proofErr w:type="spellEnd"/>
            <w:r w:rsidRPr="00DB25C4">
              <w:rPr>
                <w:rFonts w:eastAsia="Segoe UI" w:cstheme="minorHAnsi"/>
              </w:rPr>
              <w:t xml:space="preserve"> </w:t>
            </w:r>
            <w:proofErr w:type="spellStart"/>
            <w:r w:rsidRPr="00DB25C4">
              <w:rPr>
                <w:rFonts w:eastAsia="Segoe UI" w:cstheme="minorHAnsi"/>
              </w:rPr>
              <w:t>akademik</w:t>
            </w:r>
            <w:proofErr w:type="spellEnd"/>
            <w:r w:rsidRPr="00DB25C4">
              <w:rPr>
                <w:rFonts w:eastAsia="Segoe UI" w:cstheme="minorHAnsi"/>
              </w:rPr>
              <w:t xml:space="preserve"> di </w:t>
            </w:r>
            <w:proofErr w:type="spellStart"/>
            <w:r w:rsidRPr="00DB25C4">
              <w:rPr>
                <w:rFonts w:eastAsia="Segoe UI" w:cstheme="minorHAnsi"/>
              </w:rPr>
              <w:t>luar</w:t>
            </w:r>
            <w:proofErr w:type="spellEnd"/>
            <w:r w:rsidRPr="00DB25C4">
              <w:rPr>
                <w:rFonts w:eastAsia="Segoe UI" w:cstheme="minorHAnsi"/>
              </w:rPr>
              <w:t xml:space="preserve"> </w:t>
            </w:r>
            <w:proofErr w:type="spellStart"/>
            <w:r w:rsidRPr="00DB25C4">
              <w:rPr>
                <w:rFonts w:eastAsia="Segoe UI" w:cstheme="minorHAnsi"/>
              </w:rPr>
              <w:t>perkuliahan</w:t>
            </w:r>
            <w:proofErr w:type="spellEnd"/>
            <w:r w:rsidRPr="00DB25C4">
              <w:rPr>
                <w:rFonts w:eastAsia="Segoe UI" w:cstheme="minorHAnsi"/>
              </w:rPr>
              <w:t xml:space="preserve">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citra</w:t>
            </w:r>
            <w:proofErr w:type="spellEnd"/>
            <w:r w:rsidRPr="00DB25C4">
              <w:rPr>
                <w:rFonts w:eastAsia="Segoe UI" w:cstheme="minorHAnsi"/>
              </w:rPr>
              <w:t xml:space="preserve"> dan </w:t>
            </w:r>
            <w:proofErr w:type="spellStart"/>
            <w:r w:rsidRPr="00DB25C4">
              <w:rPr>
                <w:rFonts w:eastAsia="Segoe UI" w:cstheme="minorHAnsi"/>
              </w:rPr>
              <w:t>reputasi</w:t>
            </w:r>
            <w:proofErr w:type="spellEnd"/>
            <w:r w:rsidRPr="00DB25C4">
              <w:rPr>
                <w:rFonts w:eastAsia="Segoe UI" w:cstheme="minorHAnsi"/>
              </w:rPr>
              <w:t xml:space="preserve"> PS Pendidikan Bahasa Mandarin</w:t>
            </w:r>
          </w:p>
          <w:p w14:paraId="7A7ED252" w14:textId="77777777" w:rsidR="0076297E" w:rsidRPr="00DB25C4" w:rsidRDefault="0076297E" w:rsidP="00687314">
            <w:pPr>
              <w:spacing w:after="0" w:line="240" w:lineRule="auto"/>
              <w:rPr>
                <w:rFonts w:cstheme="minorHAnsi"/>
              </w:rPr>
            </w:pPr>
            <w:r w:rsidRPr="00DB25C4">
              <w:rPr>
                <w:rFonts w:eastAsia="Calibri" w:cstheme="minorHAnsi"/>
              </w:rPr>
              <w:t xml:space="preserve"> </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6E579616" w14:textId="77777777" w:rsidR="0076297E" w:rsidRPr="00DB25C4" w:rsidRDefault="0076297E" w:rsidP="00687314">
            <w:pPr>
              <w:spacing w:after="0" w:line="240" w:lineRule="auto"/>
              <w:jc w:val="center"/>
              <w:rPr>
                <w:rFonts w:cstheme="minorHAnsi"/>
              </w:rPr>
            </w:pPr>
            <w:proofErr w:type="spellStart"/>
            <w:r w:rsidRPr="00DB25C4">
              <w:rPr>
                <w:rFonts w:eastAsia="Calibri" w:cstheme="minorHAnsi"/>
                <w:b/>
                <w:bCs/>
              </w:rPr>
              <w:t>Ancaman</w:t>
            </w:r>
            <w:proofErr w:type="spellEnd"/>
          </w:p>
          <w:p w14:paraId="3125C566" w14:textId="77777777" w:rsidR="0076297E" w:rsidRPr="00DB25C4" w:rsidRDefault="0076297E" w:rsidP="00687314">
            <w:pPr>
              <w:spacing w:after="0" w:line="240" w:lineRule="auto"/>
              <w:rPr>
                <w:rFonts w:cstheme="minorHAnsi"/>
              </w:rPr>
            </w:pPr>
            <w:r w:rsidRPr="00DB25C4">
              <w:rPr>
                <w:rFonts w:eastAsia="Calibri" w:cstheme="minorHAnsi"/>
              </w:rPr>
              <w:t xml:space="preserve"> </w:t>
            </w:r>
          </w:p>
          <w:p w14:paraId="1112BA31" w14:textId="77777777" w:rsidR="0076297E" w:rsidRPr="00DB25C4" w:rsidRDefault="0076297E" w:rsidP="009F6099">
            <w:pPr>
              <w:pStyle w:val="ListParagraph"/>
              <w:numPr>
                <w:ilvl w:val="0"/>
                <w:numId w:val="118"/>
              </w:numPr>
              <w:spacing w:after="0" w:line="240" w:lineRule="auto"/>
              <w:rPr>
                <w:rFonts w:eastAsia="Segoe UI" w:cstheme="minorHAnsi"/>
              </w:rPr>
            </w:pPr>
            <w:proofErr w:type="spellStart"/>
            <w:r w:rsidRPr="00DB25C4">
              <w:rPr>
                <w:rFonts w:eastAsia="Segoe UI" w:cstheme="minorHAnsi"/>
              </w:rPr>
              <w:t>Adanya</w:t>
            </w:r>
            <w:proofErr w:type="spellEnd"/>
            <w:r w:rsidRPr="00DB25C4">
              <w:rPr>
                <w:rFonts w:eastAsia="Segoe UI" w:cstheme="minorHAnsi"/>
              </w:rPr>
              <w:t xml:space="preserve"> </w:t>
            </w:r>
            <w:proofErr w:type="spellStart"/>
            <w:r w:rsidRPr="00DB25C4">
              <w:rPr>
                <w:rFonts w:eastAsia="Segoe UI" w:cstheme="minorHAnsi"/>
              </w:rPr>
              <w:t>persaingan</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program </w:t>
            </w:r>
            <w:proofErr w:type="spellStart"/>
            <w:r w:rsidRPr="00DB25C4">
              <w:rPr>
                <w:rFonts w:eastAsia="Segoe UI" w:cstheme="minorHAnsi"/>
              </w:rPr>
              <w:t>studi</w:t>
            </w:r>
            <w:proofErr w:type="spellEnd"/>
            <w:r w:rsidRPr="00DB25C4">
              <w:rPr>
                <w:rFonts w:eastAsia="Segoe UI" w:cstheme="minorHAnsi"/>
              </w:rPr>
              <w:t xml:space="preserve"> lain yang juga </w:t>
            </w:r>
            <w:proofErr w:type="spellStart"/>
            <w:r w:rsidRPr="00DB25C4">
              <w:rPr>
                <w:rFonts w:eastAsia="Segoe UI" w:cstheme="minorHAnsi"/>
              </w:rPr>
              <w:t>menyediakan</w:t>
            </w:r>
            <w:proofErr w:type="spellEnd"/>
            <w:r w:rsidRPr="00DB25C4">
              <w:rPr>
                <w:rFonts w:eastAsia="Segoe UI" w:cstheme="minorHAnsi"/>
              </w:rPr>
              <w:t xml:space="preserve"> </w:t>
            </w:r>
            <w:proofErr w:type="spellStart"/>
            <w:r w:rsidRPr="00DB25C4">
              <w:rPr>
                <w:rFonts w:eastAsia="Segoe UI" w:cstheme="minorHAnsi"/>
              </w:rPr>
              <w:t>kegiatan</w:t>
            </w:r>
            <w:proofErr w:type="spellEnd"/>
            <w:r w:rsidRPr="00DB25C4">
              <w:rPr>
                <w:rFonts w:eastAsia="Segoe UI" w:cstheme="minorHAnsi"/>
              </w:rPr>
              <w:t xml:space="preserve"> </w:t>
            </w:r>
            <w:proofErr w:type="spellStart"/>
            <w:r w:rsidRPr="00DB25C4">
              <w:rPr>
                <w:rFonts w:eastAsia="Segoe UI" w:cstheme="minorHAnsi"/>
              </w:rPr>
              <w:t>akademik</w:t>
            </w:r>
            <w:proofErr w:type="spellEnd"/>
            <w:r w:rsidRPr="00DB25C4">
              <w:rPr>
                <w:rFonts w:eastAsia="Segoe UI" w:cstheme="minorHAnsi"/>
              </w:rPr>
              <w:t xml:space="preserve"> di </w:t>
            </w:r>
            <w:proofErr w:type="spellStart"/>
            <w:r w:rsidRPr="00DB25C4">
              <w:rPr>
                <w:rFonts w:eastAsia="Segoe UI" w:cstheme="minorHAnsi"/>
              </w:rPr>
              <w:t>luar</w:t>
            </w:r>
            <w:proofErr w:type="spellEnd"/>
            <w:r w:rsidRPr="00DB25C4">
              <w:rPr>
                <w:rFonts w:eastAsia="Segoe UI" w:cstheme="minorHAnsi"/>
              </w:rPr>
              <w:t xml:space="preserve"> </w:t>
            </w:r>
            <w:proofErr w:type="spellStart"/>
            <w:r w:rsidRPr="00DB25C4">
              <w:rPr>
                <w:rFonts w:eastAsia="Segoe UI" w:cstheme="minorHAnsi"/>
              </w:rPr>
              <w:t>perkuliahan</w:t>
            </w:r>
            <w:proofErr w:type="spellEnd"/>
            <w:r w:rsidRPr="00DB25C4">
              <w:rPr>
                <w:rFonts w:eastAsia="Segoe UI" w:cstheme="minorHAnsi"/>
              </w:rPr>
              <w:t xml:space="preserve"> yang </w:t>
            </w:r>
            <w:proofErr w:type="spellStart"/>
            <w:r w:rsidRPr="00DB25C4">
              <w:rPr>
                <w:rFonts w:eastAsia="Segoe UI" w:cstheme="minorHAnsi"/>
              </w:rPr>
              <w:t>serupa</w:t>
            </w:r>
            <w:proofErr w:type="spellEnd"/>
          </w:p>
          <w:p w14:paraId="167D9F01" w14:textId="77777777" w:rsidR="0076297E" w:rsidRPr="00DB25C4" w:rsidRDefault="0076297E" w:rsidP="00687314">
            <w:pPr>
              <w:spacing w:after="0" w:line="240" w:lineRule="auto"/>
              <w:rPr>
                <w:rFonts w:cstheme="minorHAnsi"/>
              </w:rPr>
            </w:pPr>
            <w:r w:rsidRPr="00DB25C4">
              <w:rPr>
                <w:rFonts w:eastAsia="Segoe UI" w:cstheme="minorHAnsi"/>
              </w:rPr>
              <w:t xml:space="preserve"> </w:t>
            </w:r>
          </w:p>
          <w:p w14:paraId="6C499B7D" w14:textId="77777777" w:rsidR="0076297E" w:rsidRPr="00DB25C4" w:rsidRDefault="0076297E" w:rsidP="009F6099">
            <w:pPr>
              <w:pStyle w:val="ListParagraph"/>
              <w:numPr>
                <w:ilvl w:val="0"/>
                <w:numId w:val="118"/>
              </w:numPr>
              <w:spacing w:after="0" w:line="240" w:lineRule="auto"/>
              <w:rPr>
                <w:rFonts w:eastAsia="Segoe UI" w:cstheme="minorHAnsi"/>
              </w:rPr>
            </w:pPr>
            <w:proofErr w:type="spellStart"/>
            <w:r w:rsidRPr="00DB25C4">
              <w:rPr>
                <w:rFonts w:eastAsia="Segoe UI" w:cstheme="minorHAnsi"/>
              </w:rPr>
              <w:t>Kurangnya</w:t>
            </w:r>
            <w:proofErr w:type="spellEnd"/>
            <w:r w:rsidRPr="00DB25C4">
              <w:rPr>
                <w:rFonts w:eastAsia="Segoe UI" w:cstheme="minorHAnsi"/>
              </w:rPr>
              <w:t xml:space="preserve"> </w:t>
            </w:r>
            <w:proofErr w:type="spellStart"/>
            <w:r w:rsidRPr="00DB25C4">
              <w:rPr>
                <w:rFonts w:eastAsia="Segoe UI" w:cstheme="minorHAnsi"/>
              </w:rPr>
              <w:t>dukungan</w:t>
            </w:r>
            <w:proofErr w:type="spellEnd"/>
            <w:r w:rsidRPr="00DB25C4">
              <w:rPr>
                <w:rFonts w:eastAsia="Segoe UI" w:cstheme="minorHAnsi"/>
              </w:rPr>
              <w:t xml:space="preserve"> dan </w:t>
            </w:r>
            <w:proofErr w:type="spellStart"/>
            <w:r w:rsidRPr="00DB25C4">
              <w:rPr>
                <w:rFonts w:eastAsia="Segoe UI" w:cstheme="minorHAnsi"/>
              </w:rPr>
              <w:t>sumber</w:t>
            </w:r>
            <w:proofErr w:type="spellEnd"/>
            <w:r w:rsidRPr="00DB25C4">
              <w:rPr>
                <w:rFonts w:eastAsia="Segoe UI" w:cstheme="minorHAnsi"/>
              </w:rPr>
              <w:t xml:space="preserve"> </w:t>
            </w:r>
            <w:proofErr w:type="spellStart"/>
            <w:r w:rsidRPr="00DB25C4">
              <w:rPr>
                <w:rFonts w:eastAsia="Segoe UI" w:cstheme="minorHAnsi"/>
              </w:rPr>
              <w:t>daya</w:t>
            </w:r>
            <w:proofErr w:type="spellEnd"/>
            <w:r w:rsidRPr="00DB25C4">
              <w:rPr>
                <w:rFonts w:eastAsia="Segoe UI" w:cstheme="minorHAnsi"/>
              </w:rPr>
              <w:t xml:space="preserve"> </w:t>
            </w:r>
            <w:proofErr w:type="spellStart"/>
            <w:r w:rsidRPr="00DB25C4">
              <w:rPr>
                <w:rFonts w:eastAsia="Segoe UI" w:cstheme="minorHAnsi"/>
              </w:rPr>
              <w:t>dari</w:t>
            </w:r>
            <w:proofErr w:type="spellEnd"/>
            <w:r w:rsidRPr="00DB25C4">
              <w:rPr>
                <w:rFonts w:eastAsia="Segoe UI" w:cstheme="minorHAnsi"/>
              </w:rPr>
              <w:t xml:space="preserve"> </w:t>
            </w:r>
            <w:proofErr w:type="spellStart"/>
            <w:r w:rsidRPr="00DB25C4">
              <w:rPr>
                <w:rFonts w:eastAsia="Segoe UI" w:cstheme="minorHAnsi"/>
              </w:rPr>
              <w:t>pihak</w:t>
            </w:r>
            <w:proofErr w:type="spellEnd"/>
            <w:r w:rsidRPr="00DB25C4">
              <w:rPr>
                <w:rFonts w:eastAsia="Segoe UI" w:cstheme="minorHAnsi"/>
              </w:rPr>
              <w:t xml:space="preserve"> universitas </w:t>
            </w:r>
            <w:proofErr w:type="spellStart"/>
            <w:r w:rsidRPr="00DB25C4">
              <w:rPr>
                <w:rFonts w:eastAsia="Segoe UI" w:cstheme="minorHAnsi"/>
              </w:rPr>
              <w:t>atau</w:t>
            </w:r>
            <w:proofErr w:type="spellEnd"/>
            <w:r w:rsidRPr="00DB25C4">
              <w:rPr>
                <w:rFonts w:eastAsia="Segoe UI" w:cstheme="minorHAnsi"/>
              </w:rPr>
              <w:t xml:space="preserve"> </w:t>
            </w:r>
            <w:proofErr w:type="spellStart"/>
            <w:r w:rsidRPr="00DB25C4">
              <w:rPr>
                <w:rFonts w:eastAsia="Segoe UI" w:cstheme="minorHAnsi"/>
              </w:rPr>
              <w:t>pemerintah</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melaksanakan</w:t>
            </w:r>
            <w:proofErr w:type="spellEnd"/>
            <w:r w:rsidRPr="00DB25C4">
              <w:rPr>
                <w:rFonts w:eastAsia="Segoe UI" w:cstheme="minorHAnsi"/>
              </w:rPr>
              <w:t xml:space="preserve"> </w:t>
            </w:r>
            <w:proofErr w:type="spellStart"/>
            <w:r w:rsidRPr="00DB25C4">
              <w:rPr>
                <w:rFonts w:eastAsia="Segoe UI" w:cstheme="minorHAnsi"/>
              </w:rPr>
              <w:t>kegiatan</w:t>
            </w:r>
            <w:proofErr w:type="spellEnd"/>
            <w:r w:rsidRPr="00DB25C4">
              <w:rPr>
                <w:rFonts w:eastAsia="Segoe UI" w:cstheme="minorHAnsi"/>
              </w:rPr>
              <w:t xml:space="preserve"> </w:t>
            </w:r>
            <w:proofErr w:type="spellStart"/>
            <w:r w:rsidRPr="00DB25C4">
              <w:rPr>
                <w:rFonts w:eastAsia="Segoe UI" w:cstheme="minorHAnsi"/>
              </w:rPr>
              <w:t>akademik</w:t>
            </w:r>
            <w:proofErr w:type="spellEnd"/>
            <w:r w:rsidRPr="00DB25C4">
              <w:rPr>
                <w:rFonts w:eastAsia="Segoe UI" w:cstheme="minorHAnsi"/>
              </w:rPr>
              <w:t xml:space="preserve"> di </w:t>
            </w:r>
            <w:proofErr w:type="spellStart"/>
            <w:r w:rsidRPr="00DB25C4">
              <w:rPr>
                <w:rFonts w:eastAsia="Segoe UI" w:cstheme="minorHAnsi"/>
              </w:rPr>
              <w:t>luar</w:t>
            </w:r>
            <w:proofErr w:type="spellEnd"/>
            <w:r w:rsidRPr="00DB25C4">
              <w:rPr>
                <w:rFonts w:eastAsia="Segoe UI" w:cstheme="minorHAnsi"/>
              </w:rPr>
              <w:t xml:space="preserve"> </w:t>
            </w:r>
            <w:proofErr w:type="spellStart"/>
            <w:r w:rsidRPr="00DB25C4">
              <w:rPr>
                <w:rFonts w:eastAsia="Segoe UI" w:cstheme="minorHAnsi"/>
              </w:rPr>
              <w:t>perkuliahan</w:t>
            </w:r>
            <w:proofErr w:type="spellEnd"/>
          </w:p>
          <w:p w14:paraId="5EDEF81B" w14:textId="77777777" w:rsidR="0076297E" w:rsidRPr="00DB25C4" w:rsidRDefault="0076297E" w:rsidP="00687314">
            <w:pPr>
              <w:spacing w:after="0" w:line="240" w:lineRule="auto"/>
              <w:rPr>
                <w:rFonts w:cstheme="minorHAnsi"/>
              </w:rPr>
            </w:pPr>
            <w:r w:rsidRPr="00DB25C4">
              <w:rPr>
                <w:rFonts w:eastAsia="Segoe UI" w:cstheme="minorHAnsi"/>
              </w:rPr>
              <w:t xml:space="preserve"> </w:t>
            </w:r>
          </w:p>
          <w:p w14:paraId="2AE0FAA7" w14:textId="77777777" w:rsidR="0076297E" w:rsidRPr="00DB25C4" w:rsidRDefault="0076297E" w:rsidP="009F6099">
            <w:pPr>
              <w:pStyle w:val="ListParagraph"/>
              <w:numPr>
                <w:ilvl w:val="0"/>
                <w:numId w:val="118"/>
              </w:numPr>
              <w:spacing w:after="0" w:line="240" w:lineRule="auto"/>
              <w:rPr>
                <w:rFonts w:eastAsia="Segoe UI" w:cstheme="minorHAnsi"/>
              </w:rPr>
            </w:pPr>
            <w:proofErr w:type="spellStart"/>
            <w:r w:rsidRPr="00DB25C4">
              <w:rPr>
                <w:rFonts w:eastAsia="Segoe UI" w:cstheme="minorHAnsi"/>
              </w:rPr>
              <w:t>Adanya</w:t>
            </w:r>
            <w:proofErr w:type="spellEnd"/>
            <w:r w:rsidRPr="00DB25C4">
              <w:rPr>
                <w:rFonts w:eastAsia="Segoe UI" w:cstheme="minorHAnsi"/>
              </w:rPr>
              <w:t xml:space="preserve"> </w:t>
            </w:r>
            <w:proofErr w:type="spellStart"/>
            <w:r w:rsidRPr="00DB25C4">
              <w:rPr>
                <w:rFonts w:eastAsia="Segoe UI" w:cstheme="minorHAnsi"/>
              </w:rPr>
              <w:t>perubahan</w:t>
            </w:r>
            <w:proofErr w:type="spellEnd"/>
            <w:r w:rsidRPr="00DB25C4">
              <w:rPr>
                <w:rFonts w:eastAsia="Segoe UI" w:cstheme="minorHAnsi"/>
              </w:rPr>
              <w:t xml:space="preserve"> </w:t>
            </w:r>
            <w:proofErr w:type="spellStart"/>
            <w:r w:rsidRPr="00DB25C4">
              <w:rPr>
                <w:rFonts w:eastAsia="Segoe UI" w:cstheme="minorHAnsi"/>
              </w:rPr>
              <w:t>kondisi</w:t>
            </w:r>
            <w:proofErr w:type="spellEnd"/>
            <w:r w:rsidRPr="00DB25C4">
              <w:rPr>
                <w:rFonts w:eastAsia="Segoe UI" w:cstheme="minorHAnsi"/>
              </w:rPr>
              <w:t xml:space="preserve"> </w:t>
            </w:r>
            <w:proofErr w:type="spellStart"/>
            <w:r w:rsidRPr="00DB25C4">
              <w:rPr>
                <w:rFonts w:eastAsia="Segoe UI" w:cstheme="minorHAnsi"/>
              </w:rPr>
              <w:t>politik</w:t>
            </w:r>
            <w:proofErr w:type="spellEnd"/>
            <w:r w:rsidRPr="00DB25C4">
              <w:rPr>
                <w:rFonts w:eastAsia="Segoe UI" w:cstheme="minorHAnsi"/>
              </w:rPr>
              <w:t xml:space="preserve"> </w:t>
            </w:r>
            <w:proofErr w:type="spellStart"/>
            <w:r w:rsidRPr="00DB25C4">
              <w:rPr>
                <w:rFonts w:eastAsia="Segoe UI" w:cstheme="minorHAnsi"/>
              </w:rPr>
              <w:t>atau</w:t>
            </w:r>
            <w:proofErr w:type="spellEnd"/>
            <w:r w:rsidRPr="00DB25C4">
              <w:rPr>
                <w:rFonts w:eastAsia="Segoe UI" w:cstheme="minorHAnsi"/>
              </w:rPr>
              <w:t xml:space="preserve"> </w:t>
            </w:r>
            <w:proofErr w:type="spellStart"/>
            <w:r w:rsidRPr="00DB25C4">
              <w:rPr>
                <w:rFonts w:eastAsia="Segoe UI" w:cstheme="minorHAnsi"/>
              </w:rPr>
              <w:t>ekonomi</w:t>
            </w:r>
            <w:proofErr w:type="spellEnd"/>
            <w:r w:rsidRPr="00DB25C4">
              <w:rPr>
                <w:rFonts w:eastAsia="Segoe UI" w:cstheme="minorHAnsi"/>
              </w:rPr>
              <w:t xml:space="preserve"> yang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mempengaruhi</w:t>
            </w:r>
            <w:proofErr w:type="spellEnd"/>
            <w:r w:rsidRPr="00DB25C4">
              <w:rPr>
                <w:rFonts w:eastAsia="Segoe UI" w:cstheme="minorHAnsi"/>
              </w:rPr>
              <w:t xml:space="preserve"> </w:t>
            </w:r>
            <w:proofErr w:type="spellStart"/>
            <w:r w:rsidRPr="00DB25C4">
              <w:rPr>
                <w:rFonts w:eastAsia="Segoe UI" w:cstheme="minorHAnsi"/>
              </w:rPr>
              <w:t>pelaksanaan</w:t>
            </w:r>
            <w:proofErr w:type="spellEnd"/>
            <w:r w:rsidRPr="00DB25C4">
              <w:rPr>
                <w:rFonts w:eastAsia="Segoe UI" w:cstheme="minorHAnsi"/>
              </w:rPr>
              <w:t xml:space="preserve"> </w:t>
            </w:r>
            <w:proofErr w:type="spellStart"/>
            <w:r w:rsidRPr="00DB25C4">
              <w:rPr>
                <w:rFonts w:eastAsia="Segoe UI" w:cstheme="minorHAnsi"/>
              </w:rPr>
              <w:t>kegiatan</w:t>
            </w:r>
            <w:proofErr w:type="spellEnd"/>
            <w:r w:rsidRPr="00DB25C4">
              <w:rPr>
                <w:rFonts w:eastAsia="Segoe UI" w:cstheme="minorHAnsi"/>
              </w:rPr>
              <w:t xml:space="preserve"> </w:t>
            </w:r>
            <w:proofErr w:type="spellStart"/>
            <w:r w:rsidRPr="00DB25C4">
              <w:rPr>
                <w:rFonts w:eastAsia="Segoe UI" w:cstheme="minorHAnsi"/>
              </w:rPr>
              <w:t>akademik</w:t>
            </w:r>
            <w:proofErr w:type="spellEnd"/>
            <w:r w:rsidRPr="00DB25C4">
              <w:rPr>
                <w:rFonts w:eastAsia="Segoe UI" w:cstheme="minorHAnsi"/>
              </w:rPr>
              <w:t xml:space="preserve"> di </w:t>
            </w:r>
            <w:proofErr w:type="spellStart"/>
            <w:r w:rsidRPr="00DB25C4">
              <w:rPr>
                <w:rFonts w:eastAsia="Segoe UI" w:cstheme="minorHAnsi"/>
              </w:rPr>
              <w:t>luar</w:t>
            </w:r>
            <w:proofErr w:type="spellEnd"/>
            <w:r w:rsidRPr="00DB25C4">
              <w:rPr>
                <w:rFonts w:eastAsia="Segoe UI" w:cstheme="minorHAnsi"/>
              </w:rPr>
              <w:t xml:space="preserve"> </w:t>
            </w:r>
            <w:proofErr w:type="spellStart"/>
            <w:r w:rsidRPr="00DB25C4">
              <w:rPr>
                <w:rFonts w:eastAsia="Segoe UI" w:cstheme="minorHAnsi"/>
              </w:rPr>
              <w:t>perkuliahan</w:t>
            </w:r>
            <w:proofErr w:type="spellEnd"/>
          </w:p>
          <w:p w14:paraId="13FCA027" w14:textId="77777777" w:rsidR="0076297E" w:rsidRPr="00DB25C4" w:rsidRDefault="0076297E" w:rsidP="00687314">
            <w:pPr>
              <w:spacing w:after="0" w:line="240" w:lineRule="auto"/>
              <w:rPr>
                <w:rFonts w:cstheme="minorHAnsi"/>
              </w:rPr>
            </w:pPr>
            <w:r w:rsidRPr="00DB25C4">
              <w:rPr>
                <w:rFonts w:eastAsia="Calibri" w:cstheme="minorHAnsi"/>
              </w:rPr>
              <w:t xml:space="preserve"> </w:t>
            </w:r>
          </w:p>
        </w:tc>
      </w:tr>
    </w:tbl>
    <w:p w14:paraId="46A157BB" w14:textId="77777777" w:rsidR="0076297E" w:rsidRPr="00DB25C4" w:rsidRDefault="0076297E" w:rsidP="00687314">
      <w:pPr>
        <w:spacing w:after="0" w:line="240" w:lineRule="auto"/>
        <w:jc w:val="both"/>
        <w:rPr>
          <w:rFonts w:eastAsia="Calibri" w:cstheme="minorHAnsi"/>
        </w:rPr>
      </w:pPr>
    </w:p>
    <w:p w14:paraId="36AF8676" w14:textId="77777777" w:rsidR="0076297E" w:rsidRPr="00DB25C4" w:rsidRDefault="0076297E" w:rsidP="00687314">
      <w:pPr>
        <w:spacing w:after="0" w:line="240" w:lineRule="auto"/>
        <w:ind w:left="66" w:firstLine="654"/>
        <w:jc w:val="both"/>
        <w:rPr>
          <w:rFonts w:cstheme="minorHAnsi"/>
          <w:color w:val="000000" w:themeColor="text1"/>
        </w:rPr>
      </w:pPr>
    </w:p>
    <w:p w14:paraId="3C3FFEEB" w14:textId="77777777" w:rsidR="00162F42" w:rsidRPr="00DB25C4" w:rsidRDefault="00162F42" w:rsidP="00687314">
      <w:pPr>
        <w:spacing w:after="0" w:line="240" w:lineRule="auto"/>
        <w:ind w:left="66" w:firstLine="654"/>
        <w:jc w:val="both"/>
        <w:rPr>
          <w:rFonts w:cstheme="minorHAnsi"/>
          <w:color w:val="000000" w:themeColor="text1"/>
        </w:rPr>
      </w:pPr>
    </w:p>
    <w:p w14:paraId="06C63B6E" w14:textId="77777777" w:rsidR="0076297E" w:rsidRPr="00DB25C4" w:rsidRDefault="0076297E" w:rsidP="00687314">
      <w:pPr>
        <w:spacing w:after="0" w:line="240" w:lineRule="auto"/>
        <w:ind w:left="66"/>
        <w:jc w:val="both"/>
        <w:rPr>
          <w:rFonts w:cstheme="minorHAnsi"/>
          <w:b/>
          <w:bCs/>
          <w:color w:val="000000" w:themeColor="text1"/>
        </w:rPr>
      </w:pPr>
      <w:r w:rsidRPr="00DB25C4">
        <w:rPr>
          <w:rFonts w:cstheme="minorHAnsi"/>
          <w:b/>
          <w:bCs/>
          <w:color w:val="000000" w:themeColor="text1"/>
        </w:rPr>
        <w:t xml:space="preserve">6.6.4 </w:t>
      </w:r>
      <w:proofErr w:type="spellStart"/>
      <w:r w:rsidRPr="00DB25C4">
        <w:rPr>
          <w:rFonts w:cstheme="minorHAnsi"/>
          <w:b/>
          <w:bCs/>
          <w:color w:val="000000" w:themeColor="text1"/>
        </w:rPr>
        <w:t>Tindak</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Lanjut</w:t>
      </w:r>
      <w:proofErr w:type="spellEnd"/>
    </w:p>
    <w:p w14:paraId="7DE2A746" w14:textId="77777777" w:rsidR="0076297E" w:rsidRPr="00DB25C4" w:rsidRDefault="0076297E" w:rsidP="00687314">
      <w:pPr>
        <w:spacing w:after="0" w:line="240" w:lineRule="auto"/>
        <w:ind w:left="66" w:firstLine="654"/>
        <w:jc w:val="both"/>
        <w:rPr>
          <w:rFonts w:cstheme="minorHAnsi"/>
          <w:color w:val="000000" w:themeColor="text1"/>
        </w:rPr>
      </w:pPr>
      <w:proofErr w:type="spellStart"/>
      <w:r w:rsidRPr="00DB25C4">
        <w:rPr>
          <w:rFonts w:cstheme="minorHAnsi"/>
          <w:color w:val="000000" w:themeColor="text1"/>
        </w:rPr>
        <w:t>Tindak</w:t>
      </w:r>
      <w:proofErr w:type="spellEnd"/>
      <w:r w:rsidRPr="00DB25C4">
        <w:rPr>
          <w:rFonts w:cstheme="minorHAnsi"/>
          <w:color w:val="000000" w:themeColor="text1"/>
        </w:rPr>
        <w:t xml:space="preserve"> </w:t>
      </w:r>
      <w:proofErr w:type="spellStart"/>
      <w:r w:rsidRPr="00DB25C4">
        <w:rPr>
          <w:rFonts w:cstheme="minorHAnsi"/>
          <w:color w:val="000000" w:themeColor="text1"/>
        </w:rPr>
        <w:t>lanjut</w:t>
      </w:r>
      <w:proofErr w:type="spellEnd"/>
      <w:r w:rsidRPr="00DB25C4">
        <w:rPr>
          <w:rFonts w:cstheme="minorHAnsi"/>
          <w:color w:val="000000" w:themeColor="text1"/>
        </w:rPr>
        <w:t xml:space="preserve"> yang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diambil</w:t>
      </w:r>
      <w:proofErr w:type="spellEnd"/>
      <w:r w:rsidRPr="00DB25C4">
        <w:rPr>
          <w:rFonts w:cstheme="minorHAnsi"/>
          <w:color w:val="000000" w:themeColor="text1"/>
        </w:rPr>
        <w:t xml:space="preserve"> UPPS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rangka</w:t>
      </w:r>
      <w:proofErr w:type="spellEnd"/>
      <w:r w:rsidRPr="00DB25C4">
        <w:rPr>
          <w:rFonts w:cstheme="minorHAnsi"/>
          <w:color w:val="000000" w:themeColor="text1"/>
        </w:rPr>
        <w:t xml:space="preserve"> </w:t>
      </w:r>
      <w:proofErr w:type="spellStart"/>
      <w:r w:rsidRPr="00DB25C4">
        <w:rPr>
          <w:rFonts w:cstheme="minorHAnsi"/>
          <w:color w:val="000000" w:themeColor="text1"/>
        </w:rPr>
        <w:t>meningkatkan</w:t>
      </w:r>
      <w:proofErr w:type="spellEnd"/>
      <w:r w:rsidRPr="00DB25C4">
        <w:rPr>
          <w:rFonts w:cstheme="minorHAnsi"/>
          <w:color w:val="000000" w:themeColor="text1"/>
        </w:rPr>
        <w:t xml:space="preserve"> </w:t>
      </w:r>
      <w:proofErr w:type="spellStart"/>
      <w:r w:rsidRPr="00DB25C4">
        <w:rPr>
          <w:rFonts w:cstheme="minorHAnsi"/>
          <w:color w:val="000000" w:themeColor="text1"/>
        </w:rPr>
        <w:t>kualitas</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di </w:t>
      </w:r>
      <w:proofErr w:type="spellStart"/>
      <w:r w:rsidRPr="00DB25C4">
        <w:rPr>
          <w:rFonts w:cstheme="minorHAnsi"/>
          <w:color w:val="000000" w:themeColor="text1"/>
        </w:rPr>
        <w:t>luar</w:t>
      </w:r>
      <w:proofErr w:type="spellEnd"/>
      <w:r w:rsidRPr="00DB25C4">
        <w:rPr>
          <w:rFonts w:cstheme="minorHAnsi"/>
          <w:color w:val="000000" w:themeColor="text1"/>
        </w:rPr>
        <w:t xml:space="preserve"> </w:t>
      </w:r>
      <w:proofErr w:type="spellStart"/>
      <w:r w:rsidRPr="00DB25C4">
        <w:rPr>
          <w:rFonts w:cstheme="minorHAnsi"/>
          <w:color w:val="000000" w:themeColor="text1"/>
        </w:rPr>
        <w:t>perkuliahan</w:t>
      </w:r>
      <w:proofErr w:type="spellEnd"/>
      <w:r w:rsidRPr="00DB25C4">
        <w:rPr>
          <w:rFonts w:cstheme="minorHAnsi"/>
          <w:color w:val="000000" w:themeColor="text1"/>
        </w:rPr>
        <w:t xml:space="preserve"> dan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tamu</w:t>
      </w:r>
      <w:proofErr w:type="spellEnd"/>
      <w:r w:rsidRPr="00DB25C4">
        <w:rPr>
          <w:rFonts w:cstheme="minorHAnsi"/>
          <w:color w:val="000000" w:themeColor="text1"/>
        </w:rPr>
        <w:t>/</w:t>
      </w:r>
      <w:proofErr w:type="spellStart"/>
      <w:r w:rsidRPr="00DB25C4">
        <w:rPr>
          <w:rFonts w:cstheme="minorHAnsi"/>
          <w:color w:val="000000" w:themeColor="text1"/>
        </w:rPr>
        <w:t>tenag</w:t>
      </w:r>
      <w:proofErr w:type="spellEnd"/>
      <w:r w:rsidRPr="00DB25C4">
        <w:rPr>
          <w:rFonts w:cstheme="minorHAnsi"/>
          <w:color w:val="000000" w:themeColor="text1"/>
        </w:rPr>
        <w:t xml:space="preserve"> </w:t>
      </w:r>
      <w:proofErr w:type="spellStart"/>
      <w:r w:rsidRPr="00DB25C4">
        <w:rPr>
          <w:rFonts w:cstheme="minorHAnsi"/>
          <w:color w:val="000000" w:themeColor="text1"/>
        </w:rPr>
        <w:t>ahli</w:t>
      </w:r>
      <w:proofErr w:type="spellEnd"/>
      <w:r w:rsidRPr="00DB25C4">
        <w:rPr>
          <w:rFonts w:cstheme="minorHAnsi"/>
          <w:color w:val="000000" w:themeColor="text1"/>
        </w:rPr>
        <w:t>.</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615"/>
        <w:gridCol w:w="2440"/>
        <w:gridCol w:w="4023"/>
      </w:tblGrid>
      <w:tr w:rsidR="0076297E" w:rsidRPr="00DB25C4" w14:paraId="420C238B" w14:textId="77777777" w:rsidTr="00162F42">
        <w:tc>
          <w:tcPr>
            <w:tcW w:w="702" w:type="dxa"/>
            <w:shd w:val="clear" w:color="auto" w:fill="D0CECE" w:themeFill="background2" w:themeFillShade="E6"/>
          </w:tcPr>
          <w:p w14:paraId="7B383118" w14:textId="77777777" w:rsidR="0076297E" w:rsidRPr="00DB25C4" w:rsidRDefault="0076297E" w:rsidP="00687314">
            <w:pPr>
              <w:spacing w:after="0" w:line="240" w:lineRule="auto"/>
              <w:jc w:val="center"/>
              <w:rPr>
                <w:rFonts w:cstheme="minorHAnsi"/>
                <w:color w:val="000000" w:themeColor="text1"/>
              </w:rPr>
            </w:pPr>
            <w:r w:rsidRPr="00DB25C4">
              <w:rPr>
                <w:rFonts w:cstheme="minorHAnsi"/>
                <w:color w:val="000000" w:themeColor="text1"/>
              </w:rPr>
              <w:t>No</w:t>
            </w:r>
          </w:p>
        </w:tc>
        <w:tc>
          <w:tcPr>
            <w:tcW w:w="1623" w:type="dxa"/>
            <w:shd w:val="clear" w:color="auto" w:fill="D0CECE" w:themeFill="background2" w:themeFillShade="E6"/>
          </w:tcPr>
          <w:p w14:paraId="35C071E9" w14:textId="77777777" w:rsidR="0076297E" w:rsidRPr="00DB25C4" w:rsidRDefault="0076297E" w:rsidP="00687314">
            <w:pPr>
              <w:spacing w:after="0" w:line="240" w:lineRule="auto"/>
              <w:jc w:val="center"/>
              <w:rPr>
                <w:rFonts w:cstheme="minorHAnsi"/>
                <w:color w:val="000000" w:themeColor="text1"/>
              </w:rPr>
            </w:pPr>
            <w:proofErr w:type="spellStart"/>
            <w:r w:rsidRPr="00DB25C4">
              <w:rPr>
                <w:rFonts w:cstheme="minorHAnsi"/>
                <w:color w:val="000000" w:themeColor="text1"/>
              </w:rPr>
              <w:t>Aspek</w:t>
            </w:r>
            <w:proofErr w:type="spellEnd"/>
            <w:r w:rsidRPr="00DB25C4">
              <w:rPr>
                <w:rFonts w:cstheme="minorHAnsi"/>
                <w:color w:val="000000" w:themeColor="text1"/>
              </w:rPr>
              <w:t xml:space="preserve"> yang </w:t>
            </w:r>
            <w:proofErr w:type="spellStart"/>
            <w:r w:rsidRPr="00DB25C4">
              <w:rPr>
                <w:rFonts w:cstheme="minorHAnsi"/>
                <w:color w:val="000000" w:themeColor="text1"/>
              </w:rPr>
              <w:t>Dievaluasi</w:t>
            </w:r>
            <w:proofErr w:type="spellEnd"/>
          </w:p>
        </w:tc>
        <w:tc>
          <w:tcPr>
            <w:tcW w:w="2495" w:type="dxa"/>
            <w:shd w:val="clear" w:color="auto" w:fill="D0CECE" w:themeFill="background2" w:themeFillShade="E6"/>
          </w:tcPr>
          <w:p w14:paraId="32DECBCA" w14:textId="77777777" w:rsidR="0076297E" w:rsidRPr="00DB25C4" w:rsidRDefault="0076297E" w:rsidP="00687314">
            <w:pPr>
              <w:spacing w:after="0" w:line="240" w:lineRule="auto"/>
              <w:jc w:val="center"/>
              <w:rPr>
                <w:rFonts w:cstheme="minorHAnsi"/>
                <w:color w:val="000000" w:themeColor="text1"/>
              </w:rPr>
            </w:pPr>
            <w:r w:rsidRPr="00DB25C4">
              <w:rPr>
                <w:rFonts w:cstheme="minorHAnsi"/>
                <w:color w:val="000000" w:themeColor="text1"/>
              </w:rPr>
              <w:t xml:space="preserve">Hasil </w:t>
            </w:r>
            <w:proofErr w:type="spellStart"/>
            <w:r w:rsidRPr="00DB25C4">
              <w:rPr>
                <w:rFonts w:cstheme="minorHAnsi"/>
                <w:color w:val="000000" w:themeColor="text1"/>
              </w:rPr>
              <w:t>Evaluasi</w:t>
            </w:r>
            <w:proofErr w:type="spellEnd"/>
          </w:p>
        </w:tc>
        <w:tc>
          <w:tcPr>
            <w:tcW w:w="4172" w:type="dxa"/>
            <w:shd w:val="clear" w:color="auto" w:fill="D0CECE" w:themeFill="background2" w:themeFillShade="E6"/>
          </w:tcPr>
          <w:p w14:paraId="283CDD8D" w14:textId="77777777" w:rsidR="0076297E" w:rsidRPr="00DB25C4" w:rsidRDefault="0076297E" w:rsidP="00687314">
            <w:pPr>
              <w:spacing w:after="0" w:line="240" w:lineRule="auto"/>
              <w:jc w:val="center"/>
              <w:rPr>
                <w:rFonts w:cstheme="minorHAnsi"/>
                <w:color w:val="000000" w:themeColor="text1"/>
              </w:rPr>
            </w:pPr>
            <w:proofErr w:type="spellStart"/>
            <w:r w:rsidRPr="00DB25C4">
              <w:rPr>
                <w:rFonts w:cstheme="minorHAnsi"/>
                <w:color w:val="000000" w:themeColor="text1"/>
              </w:rPr>
              <w:t>Tindak</w:t>
            </w:r>
            <w:proofErr w:type="spellEnd"/>
            <w:r w:rsidRPr="00DB25C4">
              <w:rPr>
                <w:rFonts w:cstheme="minorHAnsi"/>
                <w:color w:val="000000" w:themeColor="text1"/>
              </w:rPr>
              <w:t xml:space="preserve"> </w:t>
            </w:r>
            <w:proofErr w:type="spellStart"/>
            <w:r w:rsidRPr="00DB25C4">
              <w:rPr>
                <w:rFonts w:cstheme="minorHAnsi"/>
                <w:color w:val="000000" w:themeColor="text1"/>
              </w:rPr>
              <w:t>Lanjut</w:t>
            </w:r>
            <w:proofErr w:type="spellEnd"/>
          </w:p>
        </w:tc>
      </w:tr>
      <w:tr w:rsidR="0076297E" w:rsidRPr="00DB25C4" w14:paraId="1A354A80" w14:textId="77777777" w:rsidTr="00162F42">
        <w:trPr>
          <w:trHeight w:val="132"/>
        </w:trPr>
        <w:tc>
          <w:tcPr>
            <w:tcW w:w="702" w:type="dxa"/>
          </w:tcPr>
          <w:p w14:paraId="66BC639C" w14:textId="77777777" w:rsidR="0076297E" w:rsidRPr="00DB25C4" w:rsidRDefault="0076297E" w:rsidP="00687314">
            <w:pPr>
              <w:spacing w:after="0" w:line="240" w:lineRule="auto"/>
              <w:jc w:val="center"/>
              <w:rPr>
                <w:rFonts w:cstheme="minorHAnsi"/>
                <w:color w:val="000000" w:themeColor="text1"/>
              </w:rPr>
            </w:pPr>
            <w:r w:rsidRPr="00DB25C4">
              <w:rPr>
                <w:rFonts w:cstheme="minorHAnsi"/>
                <w:color w:val="000000" w:themeColor="text1"/>
              </w:rPr>
              <w:t>1</w:t>
            </w:r>
          </w:p>
        </w:tc>
        <w:tc>
          <w:tcPr>
            <w:tcW w:w="1623" w:type="dxa"/>
          </w:tcPr>
          <w:p w14:paraId="644648E3"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Kebijakan</w:t>
            </w:r>
            <w:proofErr w:type="spellEnd"/>
            <w:r w:rsidRPr="00DB25C4">
              <w:rPr>
                <w:rFonts w:cstheme="minorHAnsi"/>
                <w:color w:val="000000" w:themeColor="text1"/>
              </w:rPr>
              <w:t xml:space="preserve"> </w:t>
            </w:r>
            <w:proofErr w:type="spellStart"/>
            <w:r w:rsidRPr="00DB25C4">
              <w:rPr>
                <w:rFonts w:cstheme="minorHAnsi"/>
                <w:color w:val="000000" w:themeColor="text1"/>
              </w:rPr>
              <w:t>tertulis</w:t>
            </w:r>
            <w:proofErr w:type="spellEnd"/>
            <w:r w:rsidRPr="00DB25C4">
              <w:rPr>
                <w:rFonts w:cstheme="minorHAnsi"/>
                <w:color w:val="000000" w:themeColor="text1"/>
              </w:rPr>
              <w:t>.</w:t>
            </w:r>
          </w:p>
        </w:tc>
        <w:tc>
          <w:tcPr>
            <w:tcW w:w="2495" w:type="dxa"/>
          </w:tcPr>
          <w:p w14:paraId="776717E9"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Kebijakan</w:t>
            </w:r>
            <w:proofErr w:type="spellEnd"/>
            <w:r w:rsidRPr="00DB25C4">
              <w:rPr>
                <w:rFonts w:cstheme="minorHAnsi"/>
                <w:color w:val="000000" w:themeColor="text1"/>
              </w:rPr>
              <w:t xml:space="preserve">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suasana</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di </w:t>
            </w:r>
            <w:proofErr w:type="spellStart"/>
            <w:r w:rsidRPr="00DB25C4">
              <w:rPr>
                <w:rFonts w:cstheme="minorHAnsi"/>
                <w:color w:val="000000" w:themeColor="text1"/>
              </w:rPr>
              <w:t>luar</w:t>
            </w:r>
            <w:proofErr w:type="spellEnd"/>
            <w:r w:rsidRPr="00DB25C4">
              <w:rPr>
                <w:rFonts w:cstheme="minorHAnsi"/>
                <w:color w:val="000000" w:themeColor="text1"/>
              </w:rPr>
              <w:t xml:space="preserve"> </w:t>
            </w:r>
            <w:proofErr w:type="spellStart"/>
            <w:r w:rsidRPr="00DB25C4">
              <w:rPr>
                <w:rFonts w:cstheme="minorHAnsi"/>
                <w:color w:val="000000" w:themeColor="text1"/>
              </w:rPr>
              <w:t>perkuliahan</w:t>
            </w:r>
            <w:proofErr w:type="spellEnd"/>
            <w:r w:rsidRPr="00DB25C4">
              <w:rPr>
                <w:rFonts w:cstheme="minorHAnsi"/>
                <w:color w:val="000000" w:themeColor="text1"/>
              </w:rPr>
              <w:t xml:space="preserve"> dan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tamu</w:t>
            </w:r>
            <w:proofErr w:type="spellEnd"/>
            <w:r w:rsidRPr="00DB25C4">
              <w:rPr>
                <w:rFonts w:cstheme="minorHAnsi"/>
                <w:color w:val="000000" w:themeColor="text1"/>
              </w:rPr>
              <w:t>/</w:t>
            </w:r>
            <w:proofErr w:type="spellStart"/>
            <w:r w:rsidRPr="00DB25C4">
              <w:rPr>
                <w:rFonts w:cstheme="minorHAnsi"/>
                <w:color w:val="000000" w:themeColor="text1"/>
              </w:rPr>
              <w:t>tenaga</w:t>
            </w:r>
            <w:proofErr w:type="spellEnd"/>
            <w:r w:rsidRPr="00DB25C4">
              <w:rPr>
                <w:rFonts w:cstheme="minorHAnsi"/>
                <w:color w:val="000000" w:themeColor="text1"/>
              </w:rPr>
              <w:t xml:space="preserve"> </w:t>
            </w:r>
            <w:proofErr w:type="spellStart"/>
            <w:r w:rsidRPr="00DB25C4">
              <w:rPr>
                <w:rFonts w:cstheme="minorHAnsi"/>
                <w:color w:val="000000" w:themeColor="text1"/>
              </w:rPr>
              <w:t>ahli</w:t>
            </w:r>
            <w:proofErr w:type="spellEnd"/>
            <w:r w:rsidRPr="00DB25C4">
              <w:rPr>
                <w:rFonts w:cstheme="minorHAnsi"/>
                <w:color w:val="000000" w:themeColor="text1"/>
              </w:rPr>
              <w:t xml:space="preserve"> di </w:t>
            </w:r>
            <w:proofErr w:type="spellStart"/>
            <w:r w:rsidRPr="00DB25C4">
              <w:rPr>
                <w:rFonts w:cstheme="minorHAnsi"/>
                <w:color w:val="000000" w:themeColor="text1"/>
              </w:rPr>
              <w:t>lingkungan</w:t>
            </w:r>
            <w:proofErr w:type="spellEnd"/>
            <w:r w:rsidRPr="00DB25C4">
              <w:rPr>
                <w:rFonts w:cstheme="minorHAnsi"/>
                <w:color w:val="000000" w:themeColor="text1"/>
              </w:rPr>
              <w:t xml:space="preserve"> PS Pendidikan Bahasa Mandarin UMC </w:t>
            </w:r>
            <w:proofErr w:type="spellStart"/>
            <w:r w:rsidRPr="00DB25C4">
              <w:rPr>
                <w:rFonts w:cstheme="minorHAnsi"/>
                <w:color w:val="000000" w:themeColor="text1"/>
              </w:rPr>
              <w:t>sudah</w:t>
            </w:r>
            <w:proofErr w:type="spellEnd"/>
            <w:r w:rsidRPr="00DB25C4">
              <w:rPr>
                <w:rFonts w:cstheme="minorHAnsi"/>
                <w:color w:val="000000" w:themeColor="text1"/>
              </w:rPr>
              <w:t xml:space="preserve"> </w:t>
            </w:r>
            <w:proofErr w:type="spellStart"/>
            <w:r w:rsidRPr="00DB25C4">
              <w:rPr>
                <w:rFonts w:cstheme="minorHAnsi"/>
                <w:color w:val="000000" w:themeColor="text1"/>
              </w:rPr>
              <w:t>diatur</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baik</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SK </w:t>
            </w:r>
            <w:proofErr w:type="spellStart"/>
            <w:r w:rsidRPr="00DB25C4">
              <w:rPr>
                <w:rFonts w:cstheme="minorHAnsi"/>
                <w:color w:val="000000" w:themeColor="text1"/>
              </w:rPr>
              <w:t>Rektor</w:t>
            </w:r>
            <w:proofErr w:type="spellEnd"/>
            <w:r w:rsidRPr="00DB25C4">
              <w:rPr>
                <w:rFonts w:cstheme="minorHAnsi"/>
                <w:color w:val="000000" w:themeColor="text1"/>
              </w:rPr>
              <w:t xml:space="preserve"> </w:t>
            </w:r>
            <w:proofErr w:type="spellStart"/>
            <w:r w:rsidRPr="00DB25C4">
              <w:rPr>
                <w:rFonts w:cstheme="minorHAnsi"/>
                <w:color w:val="000000" w:themeColor="text1"/>
              </w:rPr>
              <w:t>Nomor</w:t>
            </w:r>
            <w:proofErr w:type="spellEnd"/>
            <w:r w:rsidRPr="00DB25C4">
              <w:rPr>
                <w:rFonts w:cstheme="minorHAnsi"/>
                <w:color w:val="000000" w:themeColor="text1"/>
              </w:rPr>
              <w:t xml:space="preserve">: … dan </w:t>
            </w:r>
            <w:proofErr w:type="spellStart"/>
            <w:r w:rsidRPr="00DB25C4">
              <w:rPr>
                <w:rFonts w:cstheme="minorHAnsi"/>
                <w:color w:val="000000" w:themeColor="text1"/>
              </w:rPr>
              <w:t>kebijakan</w:t>
            </w:r>
            <w:proofErr w:type="spellEnd"/>
            <w:r w:rsidRPr="00DB25C4">
              <w:rPr>
                <w:rFonts w:cstheme="minorHAnsi"/>
                <w:color w:val="000000" w:themeColor="text1"/>
              </w:rPr>
              <w:t xml:space="preserve"> yang </w:t>
            </w:r>
            <w:proofErr w:type="spellStart"/>
            <w:r w:rsidRPr="00DB25C4">
              <w:rPr>
                <w:rFonts w:cstheme="minorHAnsi"/>
                <w:color w:val="000000" w:themeColor="text1"/>
              </w:rPr>
              <w:t>lainya</w:t>
            </w:r>
            <w:proofErr w:type="spellEnd"/>
            <w:r w:rsidRPr="00DB25C4">
              <w:rPr>
                <w:rFonts w:cstheme="minorHAnsi"/>
                <w:color w:val="000000" w:themeColor="text1"/>
              </w:rPr>
              <w:t xml:space="preserve"> </w:t>
            </w:r>
            <w:proofErr w:type="spellStart"/>
            <w:r w:rsidRPr="00DB25C4">
              <w:rPr>
                <w:rFonts w:cstheme="minorHAnsi"/>
                <w:color w:val="000000" w:themeColor="text1"/>
              </w:rPr>
              <w:t>meliputi</w:t>
            </w:r>
            <w:proofErr w:type="spellEnd"/>
            <w:r w:rsidRPr="00DB25C4">
              <w:rPr>
                <w:rFonts w:cstheme="minorHAnsi"/>
                <w:color w:val="000000" w:themeColor="text1"/>
              </w:rPr>
              <w:t xml:space="preserve"> </w:t>
            </w:r>
            <w:proofErr w:type="spellStart"/>
            <w:r w:rsidRPr="00DB25C4">
              <w:rPr>
                <w:rFonts w:cstheme="minorHAnsi"/>
                <w:color w:val="000000" w:themeColor="text1"/>
              </w:rPr>
              <w:t>Standar</w:t>
            </w:r>
            <w:proofErr w:type="spellEnd"/>
            <w:r w:rsidRPr="00DB25C4">
              <w:rPr>
                <w:rFonts w:cstheme="minorHAnsi"/>
                <w:color w:val="000000" w:themeColor="text1"/>
              </w:rPr>
              <w:t xml:space="preserve"> </w:t>
            </w:r>
            <w:proofErr w:type="spellStart"/>
            <w:r w:rsidRPr="00DB25C4">
              <w:rPr>
                <w:rFonts w:cstheme="minorHAnsi"/>
                <w:color w:val="000000" w:themeColor="text1"/>
              </w:rPr>
              <w:t>Operasional</w:t>
            </w:r>
            <w:proofErr w:type="spellEnd"/>
            <w:r w:rsidRPr="00DB25C4">
              <w:rPr>
                <w:rFonts w:cstheme="minorHAnsi"/>
                <w:color w:val="000000" w:themeColor="text1"/>
              </w:rPr>
              <w:t xml:space="preserve"> </w:t>
            </w:r>
            <w:proofErr w:type="spellStart"/>
            <w:r w:rsidRPr="00DB25C4">
              <w:rPr>
                <w:rFonts w:cstheme="minorHAnsi"/>
                <w:color w:val="000000" w:themeColor="text1"/>
              </w:rPr>
              <w:t>Prosedur</w:t>
            </w:r>
            <w:proofErr w:type="spellEnd"/>
            <w:r w:rsidRPr="00DB25C4">
              <w:rPr>
                <w:rFonts w:cstheme="minorHAnsi"/>
                <w:color w:val="000000" w:themeColor="text1"/>
              </w:rPr>
              <w:t>.</w:t>
            </w:r>
          </w:p>
        </w:tc>
        <w:tc>
          <w:tcPr>
            <w:tcW w:w="4172" w:type="dxa"/>
          </w:tcPr>
          <w:p w14:paraId="490D319E"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Kebijakan</w:t>
            </w:r>
            <w:proofErr w:type="spellEnd"/>
            <w:r w:rsidRPr="00DB25C4">
              <w:rPr>
                <w:rFonts w:cstheme="minorHAnsi"/>
                <w:color w:val="000000" w:themeColor="text1"/>
              </w:rPr>
              <w:t xml:space="preserve"> </w:t>
            </w:r>
            <w:proofErr w:type="spellStart"/>
            <w:r w:rsidRPr="00DB25C4">
              <w:rPr>
                <w:rFonts w:cstheme="minorHAnsi"/>
                <w:color w:val="000000" w:themeColor="text1"/>
              </w:rPr>
              <w:t>tertulis</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peraturan</w:t>
            </w:r>
            <w:proofErr w:type="spellEnd"/>
            <w:r w:rsidRPr="00DB25C4">
              <w:rPr>
                <w:rFonts w:cstheme="minorHAnsi"/>
                <w:color w:val="000000" w:themeColor="text1"/>
              </w:rPr>
              <w:t xml:space="preserve"> </w:t>
            </w:r>
            <w:proofErr w:type="spellStart"/>
            <w:r w:rsidRPr="00DB25C4">
              <w:rPr>
                <w:rFonts w:cstheme="minorHAnsi"/>
                <w:color w:val="000000" w:themeColor="text1"/>
              </w:rPr>
              <w:t>perundang-undangan</w:t>
            </w:r>
            <w:proofErr w:type="spellEnd"/>
            <w:r w:rsidRPr="00DB25C4">
              <w:rPr>
                <w:rFonts w:cstheme="minorHAnsi"/>
                <w:color w:val="000000" w:themeColor="text1"/>
              </w:rPr>
              <w:t xml:space="preserve"> dan/</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peraturan</w:t>
            </w:r>
            <w:proofErr w:type="spellEnd"/>
            <w:r w:rsidRPr="00DB25C4">
              <w:rPr>
                <w:rFonts w:cstheme="minorHAnsi"/>
                <w:color w:val="000000" w:themeColor="text1"/>
              </w:rPr>
              <w:t xml:space="preserve"> </w:t>
            </w:r>
            <w:proofErr w:type="spellStart"/>
            <w:r w:rsidRPr="00DB25C4">
              <w:rPr>
                <w:rFonts w:cstheme="minorHAnsi"/>
                <w:color w:val="000000" w:themeColor="text1"/>
              </w:rPr>
              <w:t>pimpinan</w:t>
            </w:r>
            <w:proofErr w:type="spellEnd"/>
            <w:r w:rsidRPr="00DB25C4">
              <w:rPr>
                <w:rFonts w:cstheme="minorHAnsi"/>
                <w:color w:val="000000" w:themeColor="text1"/>
              </w:rPr>
              <w:t xml:space="preserve"> </w:t>
            </w:r>
            <w:proofErr w:type="spellStart"/>
            <w:r w:rsidRPr="00DB25C4">
              <w:rPr>
                <w:rFonts w:cstheme="minorHAnsi"/>
                <w:color w:val="000000" w:themeColor="text1"/>
              </w:rPr>
              <w:t>perguruan</w:t>
            </w:r>
            <w:proofErr w:type="spellEnd"/>
            <w:r w:rsidRPr="00DB25C4">
              <w:rPr>
                <w:rFonts w:cstheme="minorHAnsi"/>
                <w:color w:val="000000" w:themeColor="text1"/>
              </w:rPr>
              <w:t xml:space="preserve"> </w:t>
            </w:r>
            <w:proofErr w:type="spellStart"/>
            <w:r w:rsidRPr="00DB25C4">
              <w:rPr>
                <w:rFonts w:cstheme="minorHAnsi"/>
                <w:color w:val="000000" w:themeColor="text1"/>
              </w:rPr>
              <w:t>tinggi</w:t>
            </w:r>
            <w:proofErr w:type="spellEnd"/>
            <w:r w:rsidRPr="00DB25C4">
              <w:rPr>
                <w:rFonts w:cstheme="minorHAnsi"/>
                <w:color w:val="000000" w:themeColor="text1"/>
              </w:rPr>
              <w:t xml:space="preserve"> yang </w:t>
            </w:r>
            <w:proofErr w:type="spellStart"/>
            <w:r w:rsidRPr="00DB25C4">
              <w:rPr>
                <w:rFonts w:cstheme="minorHAnsi"/>
                <w:color w:val="000000" w:themeColor="text1"/>
              </w:rPr>
              <w:t>mengatur</w:t>
            </w:r>
            <w:proofErr w:type="spellEnd"/>
            <w:r w:rsidRPr="00DB25C4">
              <w:rPr>
                <w:rFonts w:cstheme="minorHAnsi"/>
                <w:color w:val="000000" w:themeColor="text1"/>
              </w:rPr>
              <w:t xml:space="preserve"> </w:t>
            </w:r>
            <w:proofErr w:type="spellStart"/>
            <w:r w:rsidRPr="00DB25C4">
              <w:rPr>
                <w:rFonts w:cstheme="minorHAnsi"/>
                <w:color w:val="000000" w:themeColor="text1"/>
              </w:rPr>
              <w:t>suasana</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yang </w:t>
            </w:r>
            <w:proofErr w:type="spellStart"/>
            <w:r w:rsidRPr="00DB25C4">
              <w:rPr>
                <w:rFonts w:cstheme="minorHAnsi"/>
                <w:color w:val="000000" w:themeColor="text1"/>
              </w:rPr>
              <w:t>meliputi</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di </w:t>
            </w:r>
            <w:proofErr w:type="spellStart"/>
            <w:r w:rsidRPr="00DB25C4">
              <w:rPr>
                <w:rFonts w:cstheme="minorHAnsi"/>
                <w:color w:val="000000" w:themeColor="text1"/>
              </w:rPr>
              <w:t>luar</w:t>
            </w:r>
            <w:proofErr w:type="spellEnd"/>
            <w:r w:rsidRPr="00DB25C4">
              <w:rPr>
                <w:rFonts w:cstheme="minorHAnsi"/>
                <w:color w:val="000000" w:themeColor="text1"/>
              </w:rPr>
              <w:t xml:space="preserve"> </w:t>
            </w:r>
            <w:proofErr w:type="spellStart"/>
            <w:r w:rsidRPr="00DB25C4">
              <w:rPr>
                <w:rFonts w:cstheme="minorHAnsi"/>
                <w:color w:val="000000" w:themeColor="text1"/>
              </w:rPr>
              <w:t>perkuliahan</w:t>
            </w:r>
            <w:proofErr w:type="spellEnd"/>
            <w:r w:rsidRPr="00DB25C4">
              <w:rPr>
                <w:rFonts w:cstheme="minorHAnsi"/>
                <w:color w:val="000000" w:themeColor="text1"/>
              </w:rPr>
              <w:t xml:space="preserve"> dan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tamu</w:t>
            </w:r>
            <w:proofErr w:type="spellEnd"/>
            <w:r w:rsidRPr="00DB25C4">
              <w:rPr>
                <w:rFonts w:cstheme="minorHAnsi"/>
                <w:color w:val="000000" w:themeColor="text1"/>
              </w:rPr>
              <w:t>/</w:t>
            </w:r>
            <w:proofErr w:type="spellStart"/>
            <w:r w:rsidRPr="00DB25C4">
              <w:rPr>
                <w:rFonts w:cstheme="minorHAnsi"/>
                <w:color w:val="000000" w:themeColor="text1"/>
              </w:rPr>
              <w:t>tenaga</w:t>
            </w:r>
            <w:proofErr w:type="spellEnd"/>
            <w:r w:rsidRPr="00DB25C4">
              <w:rPr>
                <w:rFonts w:cstheme="minorHAnsi"/>
                <w:color w:val="000000" w:themeColor="text1"/>
              </w:rPr>
              <w:t xml:space="preserve"> </w:t>
            </w:r>
            <w:proofErr w:type="spellStart"/>
            <w:r w:rsidRPr="00DB25C4">
              <w:rPr>
                <w:rFonts w:cstheme="minorHAnsi"/>
                <w:color w:val="000000" w:themeColor="text1"/>
              </w:rPr>
              <w:t>ahli</w:t>
            </w:r>
            <w:proofErr w:type="spellEnd"/>
            <w:r w:rsidRPr="00DB25C4">
              <w:rPr>
                <w:rFonts w:cstheme="minorHAnsi"/>
                <w:color w:val="000000" w:themeColor="text1"/>
              </w:rPr>
              <w:t xml:space="preserve"> </w:t>
            </w:r>
            <w:proofErr w:type="spellStart"/>
            <w:r w:rsidRPr="00DB25C4">
              <w:rPr>
                <w:rFonts w:cstheme="minorHAnsi"/>
                <w:color w:val="000000" w:themeColor="text1"/>
              </w:rPr>
              <w:t>akan</w:t>
            </w:r>
            <w:proofErr w:type="spellEnd"/>
            <w:r w:rsidRPr="00DB25C4">
              <w:rPr>
                <w:rFonts w:cstheme="minorHAnsi"/>
                <w:color w:val="000000" w:themeColor="text1"/>
              </w:rPr>
              <w:t xml:space="preserve"> </w:t>
            </w:r>
            <w:proofErr w:type="spellStart"/>
            <w:r w:rsidRPr="00DB25C4">
              <w:rPr>
                <w:rFonts w:cstheme="minorHAnsi"/>
                <w:color w:val="000000" w:themeColor="text1"/>
              </w:rPr>
              <w:t>tetap</w:t>
            </w:r>
            <w:proofErr w:type="spellEnd"/>
            <w:r w:rsidRPr="00DB25C4">
              <w:rPr>
                <w:rFonts w:cstheme="minorHAnsi"/>
                <w:color w:val="000000" w:themeColor="text1"/>
              </w:rPr>
              <w:t xml:space="preserve"> </w:t>
            </w:r>
            <w:proofErr w:type="spellStart"/>
            <w:r w:rsidRPr="00DB25C4">
              <w:rPr>
                <w:rFonts w:cstheme="minorHAnsi"/>
                <w:color w:val="000000" w:themeColor="text1"/>
              </w:rPr>
              <w:t>diatur</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baik</w:t>
            </w:r>
            <w:proofErr w:type="spellEnd"/>
            <w:r w:rsidRPr="00DB25C4">
              <w:rPr>
                <w:rFonts w:cstheme="minorHAnsi"/>
                <w:color w:val="000000" w:themeColor="text1"/>
              </w:rPr>
              <w:t xml:space="preserve">, </w:t>
            </w:r>
            <w:proofErr w:type="spellStart"/>
            <w:r w:rsidRPr="00DB25C4">
              <w:rPr>
                <w:rFonts w:cstheme="minorHAnsi"/>
                <w:color w:val="000000" w:themeColor="text1"/>
              </w:rPr>
              <w:t>Direktorat</w:t>
            </w:r>
            <w:proofErr w:type="spellEnd"/>
            <w:r w:rsidRPr="00DB25C4">
              <w:rPr>
                <w:rFonts w:cstheme="minorHAnsi"/>
                <w:color w:val="000000" w:themeColor="text1"/>
              </w:rPr>
              <w:t xml:space="preserve"> </w:t>
            </w:r>
            <w:proofErr w:type="spellStart"/>
            <w:r w:rsidRPr="00DB25C4">
              <w:rPr>
                <w:rFonts w:cstheme="minorHAnsi"/>
                <w:color w:val="000000" w:themeColor="text1"/>
              </w:rPr>
              <w:t>penjamin</w:t>
            </w:r>
            <w:proofErr w:type="spellEnd"/>
            <w:r w:rsidRPr="00DB25C4">
              <w:rPr>
                <w:rFonts w:cstheme="minorHAnsi"/>
                <w:color w:val="000000" w:themeColor="text1"/>
              </w:rPr>
              <w:t xml:space="preserve"> </w:t>
            </w:r>
            <w:proofErr w:type="spellStart"/>
            <w:r w:rsidRPr="00DB25C4">
              <w:rPr>
                <w:rFonts w:cstheme="minorHAnsi"/>
                <w:color w:val="000000" w:themeColor="text1"/>
              </w:rPr>
              <w:t>mutu</w:t>
            </w:r>
            <w:proofErr w:type="spellEnd"/>
            <w:r w:rsidRPr="00DB25C4">
              <w:rPr>
                <w:rFonts w:cstheme="minorHAnsi"/>
                <w:color w:val="000000" w:themeColor="text1"/>
              </w:rPr>
              <w:t xml:space="preserve"> juga </w:t>
            </w:r>
            <w:proofErr w:type="spellStart"/>
            <w:r w:rsidRPr="00DB25C4">
              <w:rPr>
                <w:rFonts w:cstheme="minorHAnsi"/>
                <w:color w:val="000000" w:themeColor="text1"/>
              </w:rPr>
              <w:t>sudah</w:t>
            </w:r>
            <w:proofErr w:type="spellEnd"/>
            <w:r w:rsidRPr="00DB25C4">
              <w:rPr>
                <w:rFonts w:cstheme="minorHAnsi"/>
                <w:color w:val="000000" w:themeColor="text1"/>
              </w:rPr>
              <w:t xml:space="preserve"> </w:t>
            </w:r>
            <w:proofErr w:type="spellStart"/>
            <w:r w:rsidRPr="00DB25C4">
              <w:rPr>
                <w:rFonts w:cstheme="minorHAnsi"/>
                <w:color w:val="000000" w:themeColor="text1"/>
              </w:rPr>
              <w:t>menusun</w:t>
            </w:r>
            <w:proofErr w:type="spellEnd"/>
            <w:r w:rsidRPr="00DB25C4">
              <w:rPr>
                <w:rFonts w:cstheme="minorHAnsi"/>
                <w:color w:val="000000" w:themeColor="text1"/>
              </w:rPr>
              <w:t xml:space="preserve"> </w:t>
            </w:r>
            <w:proofErr w:type="spellStart"/>
            <w:r w:rsidRPr="00DB25C4">
              <w:rPr>
                <w:rFonts w:cstheme="minorHAnsi"/>
                <w:color w:val="000000" w:themeColor="text1"/>
              </w:rPr>
              <w:t>kebijakan</w:t>
            </w:r>
            <w:proofErr w:type="spellEnd"/>
            <w:r w:rsidRPr="00DB25C4">
              <w:rPr>
                <w:rFonts w:cstheme="minorHAnsi"/>
                <w:color w:val="000000" w:themeColor="text1"/>
              </w:rPr>
              <w:t xml:space="preserve"> yang </w:t>
            </w:r>
            <w:proofErr w:type="spellStart"/>
            <w:r w:rsidRPr="00DB25C4">
              <w:rPr>
                <w:rFonts w:cstheme="minorHAnsi"/>
                <w:color w:val="000000" w:themeColor="text1"/>
              </w:rPr>
              <w:t>memayungi</w:t>
            </w:r>
            <w:proofErr w:type="spellEnd"/>
            <w:r w:rsidRPr="00DB25C4">
              <w:rPr>
                <w:rFonts w:cstheme="minorHAnsi"/>
                <w:color w:val="000000" w:themeColor="text1"/>
              </w:rPr>
              <w:t xml:space="preserve"> </w:t>
            </w:r>
            <w:proofErr w:type="spellStart"/>
            <w:r w:rsidRPr="00DB25C4">
              <w:rPr>
                <w:rFonts w:cstheme="minorHAnsi"/>
                <w:color w:val="000000" w:themeColor="text1"/>
              </w:rPr>
              <w:t>Standar</w:t>
            </w:r>
            <w:proofErr w:type="spellEnd"/>
            <w:r w:rsidRPr="00DB25C4">
              <w:rPr>
                <w:rFonts w:cstheme="minorHAnsi"/>
                <w:color w:val="000000" w:themeColor="text1"/>
              </w:rPr>
              <w:t xml:space="preserve"> </w:t>
            </w:r>
            <w:proofErr w:type="spellStart"/>
            <w:r w:rsidRPr="00DB25C4">
              <w:rPr>
                <w:rFonts w:cstheme="minorHAnsi"/>
                <w:color w:val="000000" w:themeColor="text1"/>
              </w:rPr>
              <w:t>Operasional</w:t>
            </w:r>
            <w:proofErr w:type="spellEnd"/>
            <w:r w:rsidRPr="00DB25C4">
              <w:rPr>
                <w:rFonts w:cstheme="minorHAnsi"/>
                <w:color w:val="000000" w:themeColor="text1"/>
              </w:rPr>
              <w:t xml:space="preserve"> </w:t>
            </w:r>
            <w:proofErr w:type="spellStart"/>
            <w:r w:rsidRPr="00DB25C4">
              <w:rPr>
                <w:rFonts w:cstheme="minorHAnsi"/>
                <w:color w:val="000000" w:themeColor="text1"/>
              </w:rPr>
              <w:t>Prosedur</w:t>
            </w:r>
            <w:proofErr w:type="spellEnd"/>
            <w:r w:rsidRPr="00DB25C4">
              <w:rPr>
                <w:rFonts w:cstheme="minorHAnsi"/>
                <w:color w:val="000000" w:themeColor="text1"/>
              </w:rPr>
              <w:t>.</w:t>
            </w:r>
          </w:p>
        </w:tc>
      </w:tr>
      <w:tr w:rsidR="0076297E" w:rsidRPr="00DB25C4" w14:paraId="6EA13E1F" w14:textId="77777777" w:rsidTr="00162F42">
        <w:tc>
          <w:tcPr>
            <w:tcW w:w="702" w:type="dxa"/>
          </w:tcPr>
          <w:p w14:paraId="0977CAA6" w14:textId="77777777" w:rsidR="0076297E" w:rsidRPr="00DB25C4" w:rsidRDefault="0076297E" w:rsidP="00687314">
            <w:pPr>
              <w:spacing w:after="0" w:line="240" w:lineRule="auto"/>
              <w:jc w:val="center"/>
              <w:rPr>
                <w:rFonts w:cstheme="minorHAnsi"/>
                <w:color w:val="000000" w:themeColor="text1"/>
              </w:rPr>
            </w:pPr>
            <w:r w:rsidRPr="00DB25C4">
              <w:rPr>
                <w:rFonts w:cstheme="minorHAnsi"/>
                <w:color w:val="000000" w:themeColor="text1"/>
              </w:rPr>
              <w:t>2</w:t>
            </w:r>
          </w:p>
        </w:tc>
        <w:tc>
          <w:tcPr>
            <w:tcW w:w="1623" w:type="dxa"/>
          </w:tcPr>
          <w:p w14:paraId="53A5F3FB"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di </w:t>
            </w:r>
            <w:proofErr w:type="spellStart"/>
            <w:r w:rsidRPr="00DB25C4">
              <w:rPr>
                <w:rFonts w:cstheme="minorHAnsi"/>
                <w:color w:val="000000" w:themeColor="text1"/>
              </w:rPr>
              <w:lastRenderedPageBreak/>
              <w:t>luar</w:t>
            </w:r>
            <w:proofErr w:type="spellEnd"/>
            <w:r w:rsidRPr="00DB25C4">
              <w:rPr>
                <w:rFonts w:cstheme="minorHAnsi"/>
                <w:color w:val="000000" w:themeColor="text1"/>
              </w:rPr>
              <w:t xml:space="preserve"> </w:t>
            </w:r>
            <w:proofErr w:type="spellStart"/>
            <w:r w:rsidRPr="00DB25C4">
              <w:rPr>
                <w:rFonts w:cstheme="minorHAnsi"/>
                <w:color w:val="000000" w:themeColor="text1"/>
              </w:rPr>
              <w:t>perkuliahan</w:t>
            </w:r>
            <w:proofErr w:type="spellEnd"/>
          </w:p>
        </w:tc>
        <w:tc>
          <w:tcPr>
            <w:tcW w:w="2495" w:type="dxa"/>
          </w:tcPr>
          <w:p w14:paraId="208DCE6F"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lastRenderedPageBreak/>
              <w:t>Kegiatan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di </w:t>
            </w:r>
            <w:proofErr w:type="spellStart"/>
            <w:r w:rsidRPr="00DB25C4">
              <w:rPr>
                <w:rFonts w:cstheme="minorHAnsi"/>
                <w:color w:val="000000" w:themeColor="text1"/>
              </w:rPr>
              <w:t>luar</w:t>
            </w:r>
            <w:proofErr w:type="spellEnd"/>
            <w:r w:rsidRPr="00DB25C4">
              <w:rPr>
                <w:rFonts w:cstheme="minorHAnsi"/>
                <w:color w:val="000000" w:themeColor="text1"/>
              </w:rPr>
              <w:t xml:space="preserve"> </w:t>
            </w:r>
            <w:proofErr w:type="spellStart"/>
            <w:r w:rsidRPr="00DB25C4">
              <w:rPr>
                <w:rFonts w:cstheme="minorHAnsi"/>
                <w:color w:val="000000" w:themeColor="text1"/>
              </w:rPr>
              <w:t>kelas</w:t>
            </w:r>
            <w:proofErr w:type="spellEnd"/>
            <w:r w:rsidRPr="00DB25C4">
              <w:rPr>
                <w:rFonts w:cstheme="minorHAnsi"/>
                <w:color w:val="000000" w:themeColor="text1"/>
              </w:rPr>
              <w:t xml:space="preserve"> </w:t>
            </w:r>
            <w:proofErr w:type="spellStart"/>
            <w:r w:rsidRPr="00DB25C4">
              <w:rPr>
                <w:rFonts w:cstheme="minorHAnsi"/>
                <w:color w:val="000000" w:themeColor="text1"/>
              </w:rPr>
              <w:t>dilaksanakan</w:t>
            </w:r>
            <w:proofErr w:type="spellEnd"/>
            <w:r w:rsidRPr="00DB25C4">
              <w:rPr>
                <w:rFonts w:cstheme="minorHAnsi"/>
                <w:color w:val="000000" w:themeColor="text1"/>
              </w:rPr>
              <w:t xml:space="preserve"> </w:t>
            </w:r>
            <w:proofErr w:type="spellStart"/>
            <w:r w:rsidRPr="00DB25C4">
              <w:rPr>
                <w:rFonts w:cstheme="minorHAnsi"/>
                <w:color w:val="000000" w:themeColor="text1"/>
              </w:rPr>
              <w:lastRenderedPageBreak/>
              <w:t>dengan</w:t>
            </w:r>
            <w:proofErr w:type="spellEnd"/>
            <w:r w:rsidRPr="00DB25C4">
              <w:rPr>
                <w:rFonts w:cstheme="minorHAnsi"/>
                <w:color w:val="000000" w:themeColor="text1"/>
              </w:rPr>
              <w:t xml:space="preserve"> sangat </w:t>
            </w:r>
            <w:proofErr w:type="spellStart"/>
            <w:r w:rsidRPr="00DB25C4">
              <w:rPr>
                <w:rFonts w:cstheme="minorHAnsi"/>
                <w:color w:val="000000" w:themeColor="text1"/>
              </w:rPr>
              <w:t>baik</w:t>
            </w:r>
            <w:proofErr w:type="spellEnd"/>
            <w:r w:rsidRPr="00DB25C4">
              <w:rPr>
                <w:rFonts w:cstheme="minorHAnsi"/>
                <w:color w:val="000000" w:themeColor="text1"/>
              </w:rPr>
              <w:t xml:space="preserve"> </w:t>
            </w:r>
            <w:proofErr w:type="spellStart"/>
            <w:r w:rsidRPr="00DB25C4">
              <w:rPr>
                <w:rFonts w:cstheme="minorHAnsi"/>
                <w:color w:val="000000" w:themeColor="text1"/>
              </w:rPr>
              <w:t>sebanyak</w:t>
            </w:r>
            <w:proofErr w:type="spellEnd"/>
            <w:r w:rsidRPr="00DB25C4">
              <w:rPr>
                <w:rFonts w:cstheme="minorHAnsi"/>
                <w:color w:val="000000" w:themeColor="text1"/>
              </w:rPr>
              <w:t xml:space="preserve"> 24 kali </w:t>
            </w:r>
            <w:proofErr w:type="spellStart"/>
            <w:r w:rsidRPr="00DB25C4">
              <w:rPr>
                <w:rFonts w:cstheme="minorHAnsi"/>
                <w:color w:val="000000" w:themeColor="text1"/>
              </w:rPr>
              <w:t>dalam</w:t>
            </w:r>
            <w:proofErr w:type="spellEnd"/>
            <w:r w:rsidRPr="00DB25C4">
              <w:rPr>
                <w:rFonts w:cstheme="minorHAnsi"/>
                <w:color w:val="000000" w:themeColor="text1"/>
              </w:rPr>
              <w:t xml:space="preserve"> 1 semester dan </w:t>
            </w:r>
            <w:proofErr w:type="spellStart"/>
            <w:r w:rsidRPr="00DB25C4">
              <w:rPr>
                <w:rFonts w:cstheme="minorHAnsi"/>
                <w:color w:val="000000" w:themeColor="text1"/>
              </w:rPr>
              <w:t>terdokumentasi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baik</w:t>
            </w:r>
            <w:proofErr w:type="spellEnd"/>
          </w:p>
        </w:tc>
        <w:tc>
          <w:tcPr>
            <w:tcW w:w="4172" w:type="dxa"/>
          </w:tcPr>
          <w:p w14:paraId="7B354187"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lastRenderedPageBreak/>
              <w:t>Tindak</w:t>
            </w:r>
            <w:proofErr w:type="spellEnd"/>
            <w:r w:rsidRPr="00DB25C4">
              <w:rPr>
                <w:rFonts w:cstheme="minorHAnsi"/>
                <w:color w:val="000000" w:themeColor="text1"/>
              </w:rPr>
              <w:t xml:space="preserve"> </w:t>
            </w:r>
            <w:proofErr w:type="spellStart"/>
            <w:r w:rsidRPr="00DB25C4">
              <w:rPr>
                <w:rFonts w:cstheme="minorHAnsi"/>
                <w:color w:val="000000" w:themeColor="text1"/>
              </w:rPr>
              <w:t>lanjut</w:t>
            </w:r>
            <w:proofErr w:type="spellEnd"/>
            <w:r w:rsidRPr="00DB25C4">
              <w:rPr>
                <w:rFonts w:cstheme="minorHAnsi"/>
                <w:color w:val="000000" w:themeColor="text1"/>
              </w:rPr>
              <w:t xml:space="preserve"> yang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diambil</w:t>
            </w:r>
            <w:proofErr w:type="spellEnd"/>
            <w:r w:rsidRPr="00DB25C4">
              <w:rPr>
                <w:rFonts w:cstheme="minorHAnsi"/>
                <w:color w:val="000000" w:themeColor="text1"/>
              </w:rPr>
              <w:t xml:space="preserve"> oleh UPPS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rangka</w:t>
            </w:r>
            <w:proofErr w:type="spellEnd"/>
            <w:r w:rsidRPr="00DB25C4">
              <w:rPr>
                <w:rFonts w:cstheme="minorHAnsi"/>
                <w:color w:val="000000" w:themeColor="text1"/>
              </w:rPr>
              <w:t xml:space="preserve"> </w:t>
            </w:r>
            <w:proofErr w:type="spellStart"/>
            <w:r w:rsidRPr="00DB25C4">
              <w:rPr>
                <w:rFonts w:cstheme="minorHAnsi"/>
                <w:color w:val="000000" w:themeColor="text1"/>
              </w:rPr>
              <w:t>meningkatkan</w:t>
            </w:r>
            <w:proofErr w:type="spellEnd"/>
            <w:r w:rsidRPr="00DB25C4">
              <w:rPr>
                <w:rFonts w:cstheme="minorHAnsi"/>
                <w:color w:val="000000" w:themeColor="text1"/>
              </w:rPr>
              <w:t xml:space="preserve"> </w:t>
            </w:r>
            <w:proofErr w:type="spellStart"/>
            <w:r w:rsidRPr="00DB25C4">
              <w:rPr>
                <w:rFonts w:cstheme="minorHAnsi"/>
                <w:color w:val="000000" w:themeColor="text1"/>
              </w:rPr>
              <w:t>kualitas</w:t>
            </w:r>
            <w:proofErr w:type="spellEnd"/>
            <w:r w:rsidRPr="00DB25C4">
              <w:rPr>
                <w:rFonts w:cstheme="minorHAnsi"/>
                <w:color w:val="000000" w:themeColor="text1"/>
              </w:rPr>
              <w:t xml:space="preserve"> </w:t>
            </w:r>
            <w:proofErr w:type="spellStart"/>
            <w:r w:rsidRPr="00DB25C4">
              <w:rPr>
                <w:rFonts w:cstheme="minorHAnsi"/>
                <w:color w:val="000000" w:themeColor="text1"/>
              </w:rPr>
              <w:lastRenderedPageBreak/>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di </w:t>
            </w:r>
            <w:proofErr w:type="spellStart"/>
            <w:r w:rsidRPr="00DB25C4">
              <w:rPr>
                <w:rFonts w:cstheme="minorHAnsi"/>
                <w:color w:val="000000" w:themeColor="text1"/>
              </w:rPr>
              <w:t>luar</w:t>
            </w:r>
            <w:proofErr w:type="spellEnd"/>
            <w:r w:rsidRPr="00DB25C4">
              <w:rPr>
                <w:rFonts w:cstheme="minorHAnsi"/>
                <w:color w:val="000000" w:themeColor="text1"/>
              </w:rPr>
              <w:t xml:space="preserve"> </w:t>
            </w:r>
            <w:proofErr w:type="spellStart"/>
            <w:r w:rsidRPr="00DB25C4">
              <w:rPr>
                <w:rFonts w:cstheme="minorHAnsi"/>
                <w:color w:val="000000" w:themeColor="text1"/>
              </w:rPr>
              <w:t>perkuliahan</w:t>
            </w:r>
            <w:proofErr w:type="spellEnd"/>
            <w:r w:rsidRPr="00DB25C4">
              <w:rPr>
                <w:rFonts w:cstheme="minorHAnsi"/>
                <w:color w:val="000000" w:themeColor="text1"/>
              </w:rPr>
              <w:t xml:space="preserve"> </w:t>
            </w:r>
            <w:proofErr w:type="spellStart"/>
            <w:r w:rsidRPr="00DB25C4">
              <w:rPr>
                <w:rFonts w:cstheme="minorHAnsi"/>
                <w:color w:val="000000" w:themeColor="text1"/>
              </w:rPr>
              <w:t>akan</w:t>
            </w:r>
            <w:proofErr w:type="spellEnd"/>
            <w:r w:rsidRPr="00DB25C4">
              <w:rPr>
                <w:rFonts w:cstheme="minorHAnsi"/>
                <w:color w:val="000000" w:themeColor="text1"/>
              </w:rPr>
              <w:t xml:space="preserve"> </w:t>
            </w:r>
            <w:proofErr w:type="spellStart"/>
            <w:r w:rsidRPr="00DB25C4">
              <w:rPr>
                <w:rFonts w:cstheme="minorHAnsi"/>
                <w:color w:val="000000" w:themeColor="text1"/>
              </w:rPr>
              <w:t>tetap</w:t>
            </w:r>
            <w:proofErr w:type="spellEnd"/>
            <w:r w:rsidRPr="00DB25C4">
              <w:rPr>
                <w:rFonts w:cstheme="minorHAnsi"/>
                <w:color w:val="000000" w:themeColor="text1"/>
              </w:rPr>
              <w:t xml:space="preserve"> </w:t>
            </w:r>
            <w:proofErr w:type="spellStart"/>
            <w:r w:rsidRPr="00DB25C4">
              <w:rPr>
                <w:rFonts w:cstheme="minorHAnsi"/>
                <w:color w:val="000000" w:themeColor="text1"/>
              </w:rPr>
              <w:t>ditingkatkan</w:t>
            </w:r>
            <w:proofErr w:type="spellEnd"/>
            <w:r w:rsidRPr="00DB25C4">
              <w:rPr>
                <w:rFonts w:cstheme="minorHAnsi"/>
                <w:color w:val="000000" w:themeColor="text1"/>
              </w:rPr>
              <w:t xml:space="preserve"> dan </w:t>
            </w:r>
            <w:proofErr w:type="spellStart"/>
            <w:r w:rsidRPr="00DB25C4">
              <w:rPr>
                <w:rFonts w:cstheme="minorHAnsi"/>
                <w:color w:val="000000" w:themeColor="text1"/>
              </w:rPr>
              <w:t>dipertahankan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selalu</w:t>
            </w:r>
            <w:proofErr w:type="spellEnd"/>
            <w:r w:rsidRPr="00DB25C4">
              <w:rPr>
                <w:rFonts w:cstheme="minorHAnsi"/>
                <w:color w:val="000000" w:themeColor="text1"/>
              </w:rPr>
              <w:t xml:space="preserve"> </w:t>
            </w:r>
            <w:proofErr w:type="spellStart"/>
            <w:r w:rsidRPr="00DB25C4">
              <w:rPr>
                <w:rFonts w:cstheme="minorHAnsi"/>
                <w:color w:val="000000" w:themeColor="text1"/>
              </w:rPr>
              <w:t>merancangkan</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yang </w:t>
            </w:r>
            <w:proofErr w:type="spellStart"/>
            <w:r w:rsidRPr="00DB25C4">
              <w:rPr>
                <w:rFonts w:cstheme="minorHAnsi"/>
                <w:color w:val="000000" w:themeColor="text1"/>
              </w:rPr>
              <w:t>menunjang</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perkuliahan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melibatkan</w:t>
            </w:r>
            <w:proofErr w:type="spellEnd"/>
            <w:r w:rsidRPr="00DB25C4">
              <w:rPr>
                <w:rFonts w:cstheme="minorHAnsi"/>
                <w:color w:val="000000" w:themeColor="text1"/>
              </w:rPr>
              <w:t xml:space="preserve"> </w:t>
            </w:r>
            <w:proofErr w:type="spellStart"/>
            <w:r w:rsidRPr="00DB25C4">
              <w:rPr>
                <w:rFonts w:cstheme="minorHAnsi"/>
                <w:color w:val="000000" w:themeColor="text1"/>
              </w:rPr>
              <w:t>sivitas</w:t>
            </w:r>
            <w:proofErr w:type="spellEnd"/>
            <w:r w:rsidRPr="00DB25C4">
              <w:rPr>
                <w:rFonts w:cstheme="minorHAnsi"/>
                <w:color w:val="000000" w:themeColor="text1"/>
              </w:rPr>
              <w:t xml:space="preserve"> </w:t>
            </w:r>
            <w:proofErr w:type="spellStart"/>
            <w:r w:rsidRPr="00DB25C4">
              <w:rPr>
                <w:rFonts w:cstheme="minorHAnsi"/>
                <w:color w:val="000000" w:themeColor="text1"/>
              </w:rPr>
              <w:t>akademika</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rangka</w:t>
            </w:r>
            <w:proofErr w:type="spellEnd"/>
            <w:r w:rsidRPr="00DB25C4">
              <w:rPr>
                <w:rFonts w:cstheme="minorHAnsi"/>
                <w:color w:val="000000" w:themeColor="text1"/>
              </w:rPr>
              <w:t xml:space="preserve"> </w:t>
            </w:r>
            <w:proofErr w:type="spellStart"/>
            <w:r w:rsidRPr="00DB25C4">
              <w:rPr>
                <w:rFonts w:cstheme="minorHAnsi"/>
                <w:color w:val="000000" w:themeColor="text1"/>
              </w:rPr>
              <w:t>meningkatkan</w:t>
            </w:r>
            <w:proofErr w:type="spellEnd"/>
            <w:r w:rsidRPr="00DB25C4">
              <w:rPr>
                <w:rFonts w:cstheme="minorHAnsi"/>
                <w:color w:val="000000" w:themeColor="text1"/>
              </w:rPr>
              <w:t xml:space="preserve"> </w:t>
            </w:r>
            <w:proofErr w:type="spellStart"/>
            <w:r w:rsidRPr="00DB25C4">
              <w:rPr>
                <w:rFonts w:cstheme="minorHAnsi"/>
                <w:color w:val="000000" w:themeColor="text1"/>
              </w:rPr>
              <w:t>wawasan</w:t>
            </w:r>
            <w:proofErr w:type="spellEnd"/>
            <w:r w:rsidRPr="00DB25C4">
              <w:rPr>
                <w:rFonts w:cstheme="minorHAnsi"/>
                <w:color w:val="000000" w:themeColor="text1"/>
              </w:rPr>
              <w:t xml:space="preserve"> </w:t>
            </w:r>
            <w:proofErr w:type="spellStart"/>
            <w:r w:rsidRPr="00DB25C4">
              <w:rPr>
                <w:rFonts w:cstheme="minorHAnsi"/>
                <w:color w:val="000000" w:themeColor="text1"/>
              </w:rPr>
              <w:t>keilmuan</w:t>
            </w:r>
            <w:proofErr w:type="spellEnd"/>
            <w:r w:rsidRPr="00DB25C4">
              <w:rPr>
                <w:rFonts w:cstheme="minorHAnsi"/>
                <w:color w:val="000000" w:themeColor="text1"/>
              </w:rPr>
              <w:t xml:space="preserve"> para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mereka</w:t>
            </w:r>
            <w:proofErr w:type="spellEnd"/>
            <w:r w:rsidRPr="00DB25C4">
              <w:rPr>
                <w:rFonts w:cstheme="minorHAnsi"/>
                <w:color w:val="000000" w:themeColor="text1"/>
              </w:rPr>
              <w:t xml:space="preserve"> </w:t>
            </w:r>
            <w:proofErr w:type="spellStart"/>
            <w:r w:rsidRPr="00DB25C4">
              <w:rPr>
                <w:rFonts w:cstheme="minorHAnsi"/>
                <w:color w:val="000000" w:themeColor="text1"/>
              </w:rPr>
              <w:t>diwajibkan</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berpartisipasi</w:t>
            </w:r>
            <w:proofErr w:type="spellEnd"/>
            <w:r w:rsidRPr="00DB25C4">
              <w:rPr>
                <w:rFonts w:cstheme="minorHAnsi"/>
                <w:color w:val="000000" w:themeColor="text1"/>
              </w:rPr>
              <w:t xml:space="preserve"> </w:t>
            </w:r>
            <w:proofErr w:type="spellStart"/>
            <w:r w:rsidRPr="00DB25C4">
              <w:rPr>
                <w:rFonts w:cstheme="minorHAnsi"/>
                <w:color w:val="000000" w:themeColor="text1"/>
              </w:rPr>
              <w:t>aktif</w:t>
            </w:r>
            <w:proofErr w:type="spellEnd"/>
            <w:r w:rsidRPr="00DB25C4">
              <w:rPr>
                <w:rFonts w:cstheme="minorHAnsi"/>
                <w:color w:val="000000" w:themeColor="text1"/>
              </w:rPr>
              <w:t xml:space="preserve"> </w:t>
            </w:r>
            <w:proofErr w:type="spellStart"/>
            <w:r w:rsidRPr="00DB25C4">
              <w:rPr>
                <w:rFonts w:cstheme="minorHAnsi"/>
                <w:color w:val="000000" w:themeColor="text1"/>
              </w:rPr>
              <w:t>sebagai</w:t>
            </w:r>
            <w:proofErr w:type="spellEnd"/>
            <w:r w:rsidRPr="00DB25C4">
              <w:rPr>
                <w:rFonts w:cstheme="minorHAnsi"/>
                <w:color w:val="000000" w:themeColor="text1"/>
              </w:rPr>
              <w:t xml:space="preserve"> </w:t>
            </w:r>
            <w:proofErr w:type="spellStart"/>
            <w:r w:rsidRPr="00DB25C4">
              <w:rPr>
                <w:rFonts w:cstheme="minorHAnsi"/>
                <w:color w:val="000000" w:themeColor="text1"/>
              </w:rPr>
              <w:t>dari</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perkuliahan</w:t>
            </w:r>
            <w:proofErr w:type="spellEnd"/>
            <w:r w:rsidRPr="00DB25C4">
              <w:rPr>
                <w:rFonts w:cstheme="minorHAnsi"/>
                <w:color w:val="000000" w:themeColor="text1"/>
              </w:rPr>
              <w:t xml:space="preserve"> dan </w:t>
            </w:r>
            <w:proofErr w:type="spellStart"/>
            <w:r w:rsidRPr="00DB25C4">
              <w:rPr>
                <w:rFonts w:cstheme="minorHAnsi"/>
                <w:color w:val="000000" w:themeColor="text1"/>
              </w:rPr>
              <w:t>pemberian</w:t>
            </w:r>
            <w:proofErr w:type="spellEnd"/>
            <w:r w:rsidRPr="00DB25C4">
              <w:rPr>
                <w:rFonts w:cstheme="minorHAnsi"/>
                <w:color w:val="000000" w:themeColor="text1"/>
              </w:rPr>
              <w:t xml:space="preserve"> </w:t>
            </w:r>
            <w:proofErr w:type="spellStart"/>
            <w:r w:rsidRPr="00DB25C4">
              <w:rPr>
                <w:rFonts w:cstheme="minorHAnsi"/>
                <w:color w:val="000000" w:themeColor="text1"/>
              </w:rPr>
              <w:t>sertifikat</w:t>
            </w:r>
            <w:proofErr w:type="spellEnd"/>
            <w:r w:rsidRPr="00DB25C4">
              <w:rPr>
                <w:rFonts w:cstheme="minorHAnsi"/>
                <w:color w:val="000000" w:themeColor="text1"/>
              </w:rPr>
              <w:t xml:space="preserve"> juga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sebagai</w:t>
            </w:r>
            <w:proofErr w:type="spellEnd"/>
            <w:r w:rsidRPr="00DB25C4">
              <w:rPr>
                <w:rFonts w:cstheme="minorHAnsi"/>
                <w:color w:val="000000" w:themeColor="text1"/>
              </w:rPr>
              <w:t xml:space="preserve"> </w:t>
            </w:r>
            <w:proofErr w:type="spellStart"/>
            <w:r w:rsidRPr="00DB25C4">
              <w:rPr>
                <w:rFonts w:cstheme="minorHAnsi"/>
                <w:color w:val="000000" w:themeColor="text1"/>
              </w:rPr>
              <w:t>bentuk</w:t>
            </w:r>
            <w:proofErr w:type="spellEnd"/>
            <w:r w:rsidRPr="00DB25C4">
              <w:rPr>
                <w:rFonts w:cstheme="minorHAnsi"/>
                <w:color w:val="000000" w:themeColor="text1"/>
              </w:rPr>
              <w:t xml:space="preserve"> </w:t>
            </w:r>
            <w:proofErr w:type="spellStart"/>
            <w:r w:rsidRPr="00DB25C4">
              <w:rPr>
                <w:rFonts w:cstheme="minorHAnsi"/>
                <w:color w:val="000000" w:themeColor="text1"/>
              </w:rPr>
              <w:t>apresiasi</w:t>
            </w:r>
            <w:proofErr w:type="spellEnd"/>
            <w:r w:rsidRPr="00DB25C4">
              <w:rPr>
                <w:rFonts w:cstheme="minorHAnsi"/>
                <w:color w:val="000000" w:themeColor="text1"/>
              </w:rPr>
              <w:t xml:space="preserve"> </w:t>
            </w:r>
            <w:proofErr w:type="spellStart"/>
            <w:r w:rsidRPr="00DB25C4">
              <w:rPr>
                <w:rFonts w:cstheme="minorHAnsi"/>
                <w:color w:val="000000" w:themeColor="text1"/>
              </w:rPr>
              <w:t>kehadiran</w:t>
            </w:r>
            <w:proofErr w:type="spellEnd"/>
            <w:r w:rsidRPr="00DB25C4">
              <w:rPr>
                <w:rFonts w:cstheme="minorHAnsi"/>
                <w:color w:val="000000" w:themeColor="text1"/>
              </w:rPr>
              <w:t xml:space="preserve"> </w:t>
            </w:r>
            <w:proofErr w:type="spellStart"/>
            <w:r w:rsidRPr="00DB25C4">
              <w:rPr>
                <w:rFonts w:cstheme="minorHAnsi"/>
                <w:color w:val="000000" w:themeColor="text1"/>
              </w:rPr>
              <w:t>mereka</w:t>
            </w:r>
            <w:proofErr w:type="spellEnd"/>
            <w:r w:rsidRPr="00DB25C4">
              <w:rPr>
                <w:rFonts w:cstheme="minorHAnsi"/>
                <w:color w:val="000000" w:themeColor="text1"/>
              </w:rPr>
              <w:t xml:space="preserve">. </w:t>
            </w:r>
          </w:p>
          <w:p w14:paraId="451FC3A4"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diikutsertakan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penelitian</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dan </w:t>
            </w:r>
            <w:proofErr w:type="spellStart"/>
            <w:r w:rsidRPr="00DB25C4">
              <w:rPr>
                <w:rFonts w:cstheme="minorHAnsi"/>
                <w:color w:val="000000" w:themeColor="text1"/>
              </w:rPr>
              <w:t>penulisan</w:t>
            </w:r>
            <w:proofErr w:type="spellEnd"/>
            <w:r w:rsidRPr="00DB25C4">
              <w:rPr>
                <w:rFonts w:cstheme="minorHAnsi"/>
                <w:color w:val="000000" w:themeColor="text1"/>
              </w:rPr>
              <w:t xml:space="preserve"> </w:t>
            </w:r>
            <w:proofErr w:type="spellStart"/>
            <w:r w:rsidRPr="00DB25C4">
              <w:rPr>
                <w:rFonts w:cstheme="minorHAnsi"/>
                <w:color w:val="000000" w:themeColor="text1"/>
              </w:rPr>
              <w:t>karya</w:t>
            </w:r>
            <w:proofErr w:type="spellEnd"/>
            <w:r w:rsidRPr="00DB25C4">
              <w:rPr>
                <w:rFonts w:cstheme="minorHAnsi"/>
                <w:color w:val="000000" w:themeColor="text1"/>
              </w:rPr>
              <w:t xml:space="preserve"> </w:t>
            </w:r>
            <w:proofErr w:type="spellStart"/>
            <w:r w:rsidRPr="00DB25C4">
              <w:rPr>
                <w:rFonts w:cstheme="minorHAnsi"/>
                <w:color w:val="000000" w:themeColor="text1"/>
              </w:rPr>
              <w:t>ilmiah</w:t>
            </w:r>
            <w:proofErr w:type="spellEnd"/>
            <w:r w:rsidRPr="00DB25C4">
              <w:rPr>
                <w:rFonts w:cstheme="minorHAnsi"/>
                <w:color w:val="000000" w:themeColor="text1"/>
              </w:rPr>
              <w:t xml:space="preserve"> yang </w:t>
            </w:r>
            <w:proofErr w:type="spellStart"/>
            <w:r w:rsidRPr="00DB25C4">
              <w:rPr>
                <w:rFonts w:cstheme="minorHAnsi"/>
                <w:color w:val="000000" w:themeColor="text1"/>
              </w:rPr>
              <w:t>dipresentasikan</w:t>
            </w:r>
            <w:proofErr w:type="spellEnd"/>
            <w:r w:rsidRPr="00DB25C4">
              <w:rPr>
                <w:rFonts w:cstheme="minorHAnsi"/>
                <w:color w:val="000000" w:themeColor="text1"/>
              </w:rPr>
              <w:t xml:space="preserve"> di </w:t>
            </w:r>
            <w:proofErr w:type="spellStart"/>
            <w:r w:rsidRPr="00DB25C4">
              <w:rPr>
                <w:rFonts w:cstheme="minorHAnsi"/>
                <w:color w:val="000000" w:themeColor="text1"/>
              </w:rPr>
              <w:t>dalam</w:t>
            </w:r>
            <w:proofErr w:type="spellEnd"/>
            <w:r w:rsidRPr="00DB25C4">
              <w:rPr>
                <w:rFonts w:cstheme="minorHAnsi"/>
                <w:color w:val="000000" w:themeColor="text1"/>
              </w:rPr>
              <w:t xml:space="preserve"> seminar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diterbitkan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jurnal-jurnal</w:t>
            </w:r>
            <w:proofErr w:type="spellEnd"/>
            <w:r w:rsidRPr="00DB25C4">
              <w:rPr>
                <w:rFonts w:cstheme="minorHAnsi"/>
                <w:color w:val="000000" w:themeColor="text1"/>
              </w:rPr>
              <w:t> </w:t>
            </w:r>
            <w:proofErr w:type="spellStart"/>
            <w:r w:rsidRPr="00DB25C4">
              <w:rPr>
                <w:rFonts w:cstheme="minorHAnsi"/>
                <w:color w:val="000000" w:themeColor="text1"/>
              </w:rPr>
              <w:t>ilmiah</w:t>
            </w:r>
            <w:proofErr w:type="spellEnd"/>
            <w:r w:rsidRPr="00DB25C4">
              <w:rPr>
                <w:rFonts w:cstheme="minorHAnsi"/>
                <w:color w:val="000000" w:themeColor="text1"/>
              </w:rPr>
              <w:t xml:space="preserve">, </w:t>
            </w:r>
            <w:proofErr w:type="spellStart"/>
            <w:r w:rsidRPr="00DB25C4">
              <w:rPr>
                <w:rFonts w:cstheme="minorHAnsi"/>
                <w:color w:val="000000" w:themeColor="text1"/>
              </w:rPr>
              <w:t>Keterlibatan</w:t>
            </w:r>
            <w:proofErr w:type="spellEnd"/>
            <w:r w:rsidRPr="00DB25C4">
              <w:rPr>
                <w:rFonts w:cstheme="minorHAnsi"/>
                <w:color w:val="000000" w:themeColor="text1"/>
              </w:rPr>
              <w:t xml:space="preserve"> </w:t>
            </w:r>
            <w:proofErr w:type="spellStart"/>
            <w:r w:rsidRPr="00DB25C4">
              <w:rPr>
                <w:rFonts w:cstheme="minorHAnsi"/>
                <w:color w:val="000000" w:themeColor="text1"/>
              </w:rPr>
              <w:t>penuh</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sebagai</w:t>
            </w:r>
            <w:proofErr w:type="spellEnd"/>
            <w:r w:rsidRPr="00DB25C4">
              <w:rPr>
                <w:rFonts w:cstheme="minorHAnsi"/>
                <w:color w:val="000000" w:themeColor="text1"/>
              </w:rPr>
              <w:t xml:space="preserve"> </w:t>
            </w:r>
            <w:proofErr w:type="spellStart"/>
            <w:r w:rsidRPr="00DB25C4">
              <w:rPr>
                <w:rFonts w:cstheme="minorHAnsi"/>
                <w:color w:val="000000" w:themeColor="text1"/>
              </w:rPr>
              <w:t>panitia</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seminar-seminar yang </w:t>
            </w:r>
            <w:proofErr w:type="spellStart"/>
            <w:r w:rsidRPr="00DB25C4">
              <w:rPr>
                <w:rFonts w:cstheme="minorHAnsi"/>
                <w:color w:val="000000" w:themeColor="text1"/>
              </w:rPr>
              <w:t>diadakan</w:t>
            </w:r>
            <w:proofErr w:type="spellEnd"/>
            <w:r w:rsidRPr="00DB25C4">
              <w:rPr>
                <w:rFonts w:cstheme="minorHAnsi"/>
                <w:color w:val="000000" w:themeColor="text1"/>
              </w:rPr>
              <w:t xml:space="preserve"> oleh PS Pendidikan Bahasa Mandarin </w:t>
            </w:r>
            <w:proofErr w:type="spellStart"/>
            <w:r w:rsidRPr="00DB25C4">
              <w:rPr>
                <w:rFonts w:cstheme="minorHAnsi"/>
                <w:color w:val="000000" w:themeColor="text1"/>
              </w:rPr>
              <w:t>seperti</w:t>
            </w:r>
            <w:proofErr w:type="spellEnd"/>
            <w:r w:rsidRPr="00DB25C4">
              <w:rPr>
                <w:rFonts w:cstheme="minorHAnsi"/>
                <w:color w:val="000000" w:themeColor="text1"/>
              </w:rPr>
              <w:t xml:space="preserve"> stadium general dan seminar </w:t>
            </w:r>
            <w:proofErr w:type="spellStart"/>
            <w:r w:rsidRPr="00DB25C4">
              <w:rPr>
                <w:rFonts w:cstheme="minorHAnsi"/>
                <w:color w:val="000000" w:themeColor="text1"/>
              </w:rPr>
              <w:t>penelitian</w:t>
            </w:r>
            <w:proofErr w:type="spellEnd"/>
            <w:r w:rsidRPr="00DB25C4">
              <w:rPr>
                <w:rFonts w:cstheme="minorHAnsi"/>
                <w:color w:val="000000" w:themeColor="text1"/>
              </w:rPr>
              <w:t xml:space="preserve"> oleh </w:t>
            </w:r>
            <w:proofErr w:type="spellStart"/>
            <w:r w:rsidRPr="00DB25C4">
              <w:rPr>
                <w:rFonts w:cstheme="minorHAnsi"/>
                <w:color w:val="000000" w:themeColor="text1"/>
              </w:rPr>
              <w:t>mahasiswa</w:t>
            </w:r>
            <w:proofErr w:type="spellEnd"/>
            <w:r w:rsidRPr="00DB25C4">
              <w:rPr>
                <w:rFonts w:cstheme="minorHAnsi"/>
                <w:color w:val="000000" w:themeColor="text1"/>
              </w:rPr>
              <w:t xml:space="preserve"> dan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merupakan</w:t>
            </w:r>
            <w:proofErr w:type="spellEnd"/>
            <w:r w:rsidRPr="00DB25C4">
              <w:rPr>
                <w:rFonts w:cstheme="minorHAnsi"/>
                <w:color w:val="000000" w:themeColor="text1"/>
              </w:rPr>
              <w:t xml:space="preserve"> </w:t>
            </w:r>
            <w:proofErr w:type="spellStart"/>
            <w:r w:rsidRPr="00DB25C4">
              <w:rPr>
                <w:rFonts w:cstheme="minorHAnsi"/>
                <w:color w:val="000000" w:themeColor="text1"/>
              </w:rPr>
              <w:t>upaya</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menghidupkan</w:t>
            </w:r>
            <w:proofErr w:type="spellEnd"/>
            <w:r w:rsidRPr="00DB25C4">
              <w:rPr>
                <w:rFonts w:cstheme="minorHAnsi"/>
                <w:color w:val="000000" w:themeColor="text1"/>
              </w:rPr>
              <w:t xml:space="preserve"> </w:t>
            </w:r>
            <w:proofErr w:type="spellStart"/>
            <w:r w:rsidRPr="00DB25C4">
              <w:rPr>
                <w:rFonts w:cstheme="minorHAnsi"/>
                <w:color w:val="000000" w:themeColor="text1"/>
              </w:rPr>
              <w:t>suasana</w:t>
            </w:r>
            <w:proofErr w:type="spellEnd"/>
            <w:r w:rsidRPr="00DB25C4">
              <w:rPr>
                <w:rFonts w:cstheme="minorHAnsi"/>
                <w:color w:val="000000" w:themeColor="text1"/>
              </w:rPr>
              <w:t> </w:t>
            </w:r>
            <w:proofErr w:type="spellStart"/>
            <w:r w:rsidRPr="00DB25C4">
              <w:rPr>
                <w:rFonts w:cstheme="minorHAnsi"/>
                <w:color w:val="000000" w:themeColor="text1"/>
              </w:rPr>
              <w:t>akademik</w:t>
            </w:r>
            <w:proofErr w:type="spellEnd"/>
          </w:p>
        </w:tc>
      </w:tr>
      <w:tr w:rsidR="0076297E" w:rsidRPr="00DB25C4" w14:paraId="7B334875" w14:textId="77777777" w:rsidTr="00162F42">
        <w:tc>
          <w:tcPr>
            <w:tcW w:w="702" w:type="dxa"/>
          </w:tcPr>
          <w:p w14:paraId="3AD91968" w14:textId="77777777" w:rsidR="0076297E" w:rsidRPr="00DB25C4" w:rsidRDefault="0076297E" w:rsidP="00687314">
            <w:pPr>
              <w:spacing w:after="0" w:line="240" w:lineRule="auto"/>
              <w:jc w:val="center"/>
              <w:rPr>
                <w:rFonts w:cstheme="minorHAnsi"/>
                <w:color w:val="000000" w:themeColor="text1"/>
              </w:rPr>
            </w:pPr>
            <w:r w:rsidRPr="00DB25C4">
              <w:rPr>
                <w:rFonts w:cstheme="minorHAnsi"/>
                <w:color w:val="000000" w:themeColor="text1"/>
              </w:rPr>
              <w:t>3</w:t>
            </w:r>
          </w:p>
        </w:tc>
        <w:tc>
          <w:tcPr>
            <w:tcW w:w="1623" w:type="dxa"/>
          </w:tcPr>
          <w:p w14:paraId="35B08538"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menghadirkan</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tamu</w:t>
            </w:r>
            <w:proofErr w:type="spellEnd"/>
            <w:r w:rsidRPr="00DB25C4">
              <w:rPr>
                <w:rFonts w:cstheme="minorHAnsi"/>
                <w:color w:val="000000" w:themeColor="text1"/>
              </w:rPr>
              <w:t>/</w:t>
            </w:r>
            <w:proofErr w:type="spellStart"/>
            <w:r w:rsidRPr="00DB25C4">
              <w:rPr>
                <w:rFonts w:cstheme="minorHAnsi"/>
                <w:color w:val="000000" w:themeColor="text1"/>
              </w:rPr>
              <w:t>tenaga</w:t>
            </w:r>
            <w:proofErr w:type="spellEnd"/>
            <w:r w:rsidRPr="00DB25C4">
              <w:rPr>
                <w:rFonts w:cstheme="minorHAnsi"/>
                <w:color w:val="000000" w:themeColor="text1"/>
              </w:rPr>
              <w:t xml:space="preserve"> </w:t>
            </w:r>
            <w:proofErr w:type="spellStart"/>
            <w:r w:rsidRPr="00DB25C4">
              <w:rPr>
                <w:rFonts w:cstheme="minorHAnsi"/>
                <w:color w:val="000000" w:themeColor="text1"/>
              </w:rPr>
              <w:t>ahli</w:t>
            </w:r>
            <w:proofErr w:type="spellEnd"/>
          </w:p>
        </w:tc>
        <w:tc>
          <w:tcPr>
            <w:tcW w:w="2495" w:type="dxa"/>
          </w:tcPr>
          <w:p w14:paraId="4FF39866"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Kehadiran</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tamu</w:t>
            </w:r>
            <w:proofErr w:type="spellEnd"/>
            <w:r w:rsidRPr="00DB25C4">
              <w:rPr>
                <w:rFonts w:cstheme="minorHAnsi"/>
                <w:color w:val="000000" w:themeColor="text1"/>
              </w:rPr>
              <w:t xml:space="preserve">/ </w:t>
            </w:r>
            <w:proofErr w:type="spellStart"/>
            <w:r w:rsidRPr="00DB25C4">
              <w:rPr>
                <w:rFonts w:cstheme="minorHAnsi"/>
                <w:color w:val="000000" w:themeColor="text1"/>
              </w:rPr>
              <w:t>tenaga</w:t>
            </w:r>
            <w:proofErr w:type="spellEnd"/>
            <w:r w:rsidRPr="00DB25C4">
              <w:rPr>
                <w:rFonts w:cstheme="minorHAnsi"/>
                <w:color w:val="000000" w:themeColor="text1"/>
              </w:rPr>
              <w:t xml:space="preserve"> </w:t>
            </w:r>
            <w:proofErr w:type="spellStart"/>
            <w:r w:rsidRPr="00DB25C4">
              <w:rPr>
                <w:rFonts w:cstheme="minorHAnsi"/>
                <w:color w:val="000000" w:themeColor="text1"/>
              </w:rPr>
              <w:t>ahli</w:t>
            </w:r>
            <w:proofErr w:type="spellEnd"/>
            <w:r w:rsidRPr="00DB25C4">
              <w:rPr>
                <w:rFonts w:cstheme="minorHAnsi"/>
                <w:color w:val="000000" w:themeColor="text1"/>
              </w:rPr>
              <w:t>, dan/</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praktisi</w:t>
            </w:r>
            <w:proofErr w:type="spellEnd"/>
            <w:r w:rsidRPr="00DB25C4">
              <w:rPr>
                <w:rFonts w:cstheme="minorHAnsi"/>
                <w:color w:val="000000" w:themeColor="text1"/>
              </w:rPr>
              <w:t xml:space="preserve"> Pendidikan </w:t>
            </w:r>
            <w:proofErr w:type="spellStart"/>
            <w:r w:rsidRPr="00DB25C4">
              <w:rPr>
                <w:rFonts w:cstheme="minorHAnsi"/>
                <w:color w:val="000000" w:themeColor="text1"/>
              </w:rPr>
              <w:t>ke</w:t>
            </w:r>
            <w:proofErr w:type="spellEnd"/>
            <w:r w:rsidRPr="00DB25C4">
              <w:rPr>
                <w:rFonts w:cstheme="minorHAnsi"/>
                <w:color w:val="000000" w:themeColor="text1"/>
              </w:rPr>
              <w:t xml:space="preserve"> PS Pendidikan Bahasa Mandarin </w:t>
            </w:r>
            <w:proofErr w:type="spellStart"/>
            <w:r w:rsidRPr="00DB25C4">
              <w:rPr>
                <w:rFonts w:cstheme="minorHAnsi"/>
                <w:color w:val="000000" w:themeColor="text1"/>
              </w:rPr>
              <w:t>sudah</w:t>
            </w:r>
            <w:proofErr w:type="spellEnd"/>
            <w:r w:rsidRPr="00DB25C4">
              <w:rPr>
                <w:rFonts w:cstheme="minorHAnsi"/>
                <w:color w:val="000000" w:themeColor="text1"/>
              </w:rPr>
              <w:t xml:space="preserve">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sangat </w:t>
            </w:r>
            <w:proofErr w:type="spellStart"/>
            <w:r w:rsidRPr="00DB25C4">
              <w:rPr>
                <w:rFonts w:cstheme="minorHAnsi"/>
                <w:color w:val="000000" w:themeColor="text1"/>
              </w:rPr>
              <w:t>baik</w:t>
            </w:r>
            <w:proofErr w:type="spellEnd"/>
            <w:r w:rsidRPr="00DB25C4">
              <w:rPr>
                <w:rFonts w:cstheme="minorHAnsi"/>
                <w:color w:val="000000" w:themeColor="text1"/>
              </w:rPr>
              <w:t xml:space="preserve"> </w:t>
            </w:r>
            <w:proofErr w:type="spellStart"/>
            <w:r w:rsidRPr="00DB25C4">
              <w:rPr>
                <w:rFonts w:cstheme="minorHAnsi"/>
                <w:color w:val="000000" w:themeColor="text1"/>
              </w:rPr>
              <w:t>sebanyak</w:t>
            </w:r>
            <w:proofErr w:type="spellEnd"/>
            <w:r w:rsidRPr="00DB25C4">
              <w:rPr>
                <w:rFonts w:cstheme="minorHAnsi"/>
                <w:color w:val="000000" w:themeColor="text1"/>
              </w:rPr>
              <w:t xml:space="preserve"> 23 kali </w:t>
            </w:r>
            <w:proofErr w:type="spellStart"/>
            <w:r w:rsidRPr="00DB25C4">
              <w:rPr>
                <w:rFonts w:cstheme="minorHAnsi"/>
                <w:color w:val="000000" w:themeColor="text1"/>
              </w:rPr>
              <w:t>dalam</w:t>
            </w:r>
            <w:proofErr w:type="spellEnd"/>
            <w:r w:rsidRPr="00DB25C4">
              <w:rPr>
                <w:rFonts w:cstheme="minorHAnsi"/>
                <w:color w:val="000000" w:themeColor="text1"/>
              </w:rPr>
              <w:t xml:space="preserve"> 1 semester, juga </w:t>
            </w:r>
            <w:proofErr w:type="spellStart"/>
            <w:r w:rsidRPr="00DB25C4">
              <w:rPr>
                <w:rFonts w:cstheme="minorHAnsi"/>
                <w:color w:val="000000" w:themeColor="text1"/>
              </w:rPr>
              <w:t>terdokumentasi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sangat </w:t>
            </w:r>
            <w:proofErr w:type="spellStart"/>
            <w:r w:rsidRPr="00DB25C4">
              <w:rPr>
                <w:rFonts w:cstheme="minorHAnsi"/>
                <w:color w:val="000000" w:themeColor="text1"/>
              </w:rPr>
              <w:t>baik</w:t>
            </w:r>
            <w:proofErr w:type="spellEnd"/>
          </w:p>
        </w:tc>
        <w:tc>
          <w:tcPr>
            <w:tcW w:w="4172" w:type="dxa"/>
          </w:tcPr>
          <w:p w14:paraId="4F2A5FD7"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Tindak</w:t>
            </w:r>
            <w:proofErr w:type="spellEnd"/>
            <w:r w:rsidRPr="00DB25C4">
              <w:rPr>
                <w:rFonts w:cstheme="minorHAnsi"/>
                <w:color w:val="000000" w:themeColor="text1"/>
              </w:rPr>
              <w:t xml:space="preserve"> </w:t>
            </w:r>
            <w:proofErr w:type="spellStart"/>
            <w:r w:rsidRPr="00DB25C4">
              <w:rPr>
                <w:rFonts w:cstheme="minorHAnsi"/>
                <w:color w:val="000000" w:themeColor="text1"/>
              </w:rPr>
              <w:t>lanjut</w:t>
            </w:r>
            <w:proofErr w:type="spellEnd"/>
            <w:r w:rsidRPr="00DB25C4">
              <w:rPr>
                <w:rFonts w:cstheme="minorHAnsi"/>
                <w:color w:val="000000" w:themeColor="text1"/>
              </w:rPr>
              <w:t xml:space="preserve"> yang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diambil</w:t>
            </w:r>
            <w:proofErr w:type="spellEnd"/>
            <w:r w:rsidRPr="00DB25C4">
              <w:rPr>
                <w:rFonts w:cstheme="minorHAnsi"/>
                <w:color w:val="000000" w:themeColor="text1"/>
              </w:rPr>
              <w:t xml:space="preserve"> oleh UPPS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rangka</w:t>
            </w:r>
            <w:proofErr w:type="spellEnd"/>
            <w:r w:rsidRPr="00DB25C4">
              <w:rPr>
                <w:rFonts w:cstheme="minorHAnsi"/>
                <w:color w:val="000000" w:themeColor="text1"/>
              </w:rPr>
              <w:t xml:space="preserve"> </w:t>
            </w:r>
            <w:proofErr w:type="spellStart"/>
            <w:r w:rsidRPr="00DB25C4">
              <w:rPr>
                <w:rFonts w:cstheme="minorHAnsi"/>
                <w:color w:val="000000" w:themeColor="text1"/>
              </w:rPr>
              <w:t>meningkatkan</w:t>
            </w:r>
            <w:proofErr w:type="spellEnd"/>
            <w:r w:rsidRPr="00DB25C4">
              <w:rPr>
                <w:rFonts w:cstheme="minorHAnsi"/>
                <w:color w:val="000000" w:themeColor="text1"/>
              </w:rPr>
              <w:t xml:space="preserve"> </w:t>
            </w:r>
            <w:proofErr w:type="spellStart"/>
            <w:r w:rsidRPr="00DB25C4">
              <w:rPr>
                <w:rFonts w:cstheme="minorHAnsi"/>
                <w:color w:val="000000" w:themeColor="text1"/>
              </w:rPr>
              <w:t>kualitas</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di </w:t>
            </w:r>
            <w:proofErr w:type="spellStart"/>
            <w:r w:rsidRPr="00DB25C4">
              <w:rPr>
                <w:rFonts w:cstheme="minorHAnsi"/>
                <w:color w:val="000000" w:themeColor="text1"/>
              </w:rPr>
              <w:t>luar</w:t>
            </w:r>
            <w:proofErr w:type="spellEnd"/>
            <w:r w:rsidRPr="00DB25C4">
              <w:rPr>
                <w:rFonts w:cstheme="minorHAnsi"/>
                <w:color w:val="000000" w:themeColor="text1"/>
              </w:rPr>
              <w:t xml:space="preserve"> </w:t>
            </w:r>
            <w:proofErr w:type="spellStart"/>
            <w:r w:rsidRPr="00DB25C4">
              <w:rPr>
                <w:rFonts w:cstheme="minorHAnsi"/>
                <w:color w:val="000000" w:themeColor="text1"/>
              </w:rPr>
              <w:t>perkuliahan</w:t>
            </w:r>
            <w:proofErr w:type="spellEnd"/>
            <w:r w:rsidRPr="00DB25C4">
              <w:rPr>
                <w:rFonts w:cstheme="minorHAnsi"/>
                <w:color w:val="000000" w:themeColor="text1"/>
              </w:rPr>
              <w:t xml:space="preserve"> </w:t>
            </w:r>
            <w:proofErr w:type="spellStart"/>
            <w:r w:rsidRPr="00DB25C4">
              <w:rPr>
                <w:rFonts w:cstheme="minorHAnsi"/>
                <w:color w:val="000000" w:themeColor="text1"/>
              </w:rPr>
              <w:t>akan</w:t>
            </w:r>
            <w:proofErr w:type="spellEnd"/>
            <w:r w:rsidRPr="00DB25C4">
              <w:rPr>
                <w:rFonts w:cstheme="minorHAnsi"/>
                <w:color w:val="000000" w:themeColor="text1"/>
              </w:rPr>
              <w:t xml:space="preserve"> </w:t>
            </w:r>
            <w:proofErr w:type="spellStart"/>
            <w:r w:rsidRPr="00DB25C4">
              <w:rPr>
                <w:rFonts w:cstheme="minorHAnsi"/>
                <w:color w:val="000000" w:themeColor="text1"/>
              </w:rPr>
              <w:t>tetap</w:t>
            </w:r>
            <w:proofErr w:type="spellEnd"/>
            <w:r w:rsidRPr="00DB25C4">
              <w:rPr>
                <w:rFonts w:cstheme="minorHAnsi"/>
                <w:color w:val="000000" w:themeColor="text1"/>
              </w:rPr>
              <w:t xml:space="preserve"> </w:t>
            </w:r>
            <w:proofErr w:type="spellStart"/>
            <w:r w:rsidRPr="00DB25C4">
              <w:rPr>
                <w:rFonts w:cstheme="minorHAnsi"/>
                <w:color w:val="000000" w:themeColor="text1"/>
              </w:rPr>
              <w:t>ditingkatkan</w:t>
            </w:r>
            <w:proofErr w:type="spellEnd"/>
            <w:r w:rsidRPr="00DB25C4">
              <w:rPr>
                <w:rFonts w:cstheme="minorHAnsi"/>
                <w:color w:val="000000" w:themeColor="text1"/>
              </w:rPr>
              <w:t xml:space="preserve"> dan </w:t>
            </w:r>
            <w:proofErr w:type="spellStart"/>
            <w:r w:rsidRPr="00DB25C4">
              <w:rPr>
                <w:rFonts w:cstheme="minorHAnsi"/>
                <w:color w:val="000000" w:themeColor="text1"/>
              </w:rPr>
              <w:t>dipertahankan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selalu</w:t>
            </w:r>
            <w:proofErr w:type="spellEnd"/>
            <w:r w:rsidRPr="00DB25C4">
              <w:rPr>
                <w:rFonts w:cstheme="minorHAnsi"/>
                <w:color w:val="000000" w:themeColor="text1"/>
              </w:rPr>
              <w:t xml:space="preserve"> </w:t>
            </w:r>
            <w:proofErr w:type="spellStart"/>
            <w:r w:rsidRPr="00DB25C4">
              <w:rPr>
                <w:rFonts w:cstheme="minorHAnsi"/>
                <w:color w:val="000000" w:themeColor="text1"/>
              </w:rPr>
              <w:t>merancangkan</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yang </w:t>
            </w:r>
            <w:proofErr w:type="spellStart"/>
            <w:r w:rsidRPr="00DB25C4">
              <w:rPr>
                <w:rFonts w:cstheme="minorHAnsi"/>
                <w:color w:val="000000" w:themeColor="text1"/>
              </w:rPr>
              <w:t>menunjang</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perkuliahan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melibatkan</w:t>
            </w:r>
            <w:proofErr w:type="spellEnd"/>
            <w:r w:rsidRPr="00DB25C4">
              <w:rPr>
                <w:rFonts w:cstheme="minorHAnsi"/>
                <w:color w:val="000000" w:themeColor="text1"/>
              </w:rPr>
              <w:t xml:space="preserve"> </w:t>
            </w:r>
            <w:proofErr w:type="spellStart"/>
            <w:r w:rsidRPr="00DB25C4">
              <w:rPr>
                <w:rFonts w:cstheme="minorHAnsi"/>
                <w:color w:val="000000" w:themeColor="text1"/>
              </w:rPr>
              <w:t>sivitas</w:t>
            </w:r>
            <w:proofErr w:type="spellEnd"/>
            <w:r w:rsidRPr="00DB25C4">
              <w:rPr>
                <w:rFonts w:cstheme="minorHAnsi"/>
                <w:color w:val="000000" w:themeColor="text1"/>
              </w:rPr>
              <w:t xml:space="preserve"> </w:t>
            </w:r>
            <w:proofErr w:type="spellStart"/>
            <w:r w:rsidRPr="00DB25C4">
              <w:rPr>
                <w:rFonts w:cstheme="minorHAnsi"/>
                <w:color w:val="000000" w:themeColor="text1"/>
              </w:rPr>
              <w:t>akademika</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rangka</w:t>
            </w:r>
            <w:proofErr w:type="spellEnd"/>
            <w:r w:rsidRPr="00DB25C4">
              <w:rPr>
                <w:rFonts w:cstheme="minorHAnsi"/>
                <w:color w:val="000000" w:themeColor="text1"/>
              </w:rPr>
              <w:t xml:space="preserve"> </w:t>
            </w:r>
            <w:proofErr w:type="spellStart"/>
            <w:r w:rsidRPr="00DB25C4">
              <w:rPr>
                <w:rFonts w:cstheme="minorHAnsi"/>
                <w:color w:val="000000" w:themeColor="text1"/>
              </w:rPr>
              <w:t>meningkatkan</w:t>
            </w:r>
            <w:proofErr w:type="spellEnd"/>
            <w:r w:rsidRPr="00DB25C4">
              <w:rPr>
                <w:rFonts w:cstheme="minorHAnsi"/>
                <w:color w:val="000000" w:themeColor="text1"/>
              </w:rPr>
              <w:t xml:space="preserve"> </w:t>
            </w:r>
            <w:proofErr w:type="spellStart"/>
            <w:r w:rsidRPr="00DB25C4">
              <w:rPr>
                <w:rFonts w:cstheme="minorHAnsi"/>
                <w:color w:val="000000" w:themeColor="text1"/>
              </w:rPr>
              <w:t>wawasan</w:t>
            </w:r>
            <w:proofErr w:type="spellEnd"/>
            <w:r w:rsidRPr="00DB25C4">
              <w:rPr>
                <w:rFonts w:cstheme="minorHAnsi"/>
                <w:color w:val="000000" w:themeColor="text1"/>
              </w:rPr>
              <w:t xml:space="preserve"> </w:t>
            </w:r>
            <w:proofErr w:type="spellStart"/>
            <w:r w:rsidRPr="00DB25C4">
              <w:rPr>
                <w:rFonts w:cstheme="minorHAnsi"/>
                <w:color w:val="000000" w:themeColor="text1"/>
              </w:rPr>
              <w:t>keilmuan</w:t>
            </w:r>
            <w:proofErr w:type="spellEnd"/>
            <w:r w:rsidRPr="00DB25C4">
              <w:rPr>
                <w:rFonts w:cstheme="minorHAnsi"/>
                <w:color w:val="000000" w:themeColor="text1"/>
              </w:rPr>
              <w:t xml:space="preserve"> para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mereka</w:t>
            </w:r>
            <w:proofErr w:type="spellEnd"/>
            <w:r w:rsidRPr="00DB25C4">
              <w:rPr>
                <w:rFonts w:cstheme="minorHAnsi"/>
                <w:color w:val="000000" w:themeColor="text1"/>
              </w:rPr>
              <w:t xml:space="preserve"> </w:t>
            </w:r>
            <w:proofErr w:type="spellStart"/>
            <w:r w:rsidRPr="00DB25C4">
              <w:rPr>
                <w:rFonts w:cstheme="minorHAnsi"/>
                <w:color w:val="000000" w:themeColor="text1"/>
              </w:rPr>
              <w:t>diwajibkan</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berpartisipasi</w:t>
            </w:r>
            <w:proofErr w:type="spellEnd"/>
            <w:r w:rsidRPr="00DB25C4">
              <w:rPr>
                <w:rFonts w:cstheme="minorHAnsi"/>
                <w:color w:val="000000" w:themeColor="text1"/>
              </w:rPr>
              <w:t xml:space="preserve"> </w:t>
            </w:r>
            <w:proofErr w:type="spellStart"/>
            <w:r w:rsidRPr="00DB25C4">
              <w:rPr>
                <w:rFonts w:cstheme="minorHAnsi"/>
                <w:color w:val="000000" w:themeColor="text1"/>
              </w:rPr>
              <w:t>aktif</w:t>
            </w:r>
            <w:proofErr w:type="spellEnd"/>
            <w:r w:rsidRPr="00DB25C4">
              <w:rPr>
                <w:rFonts w:cstheme="minorHAnsi"/>
                <w:color w:val="000000" w:themeColor="text1"/>
              </w:rPr>
              <w:t xml:space="preserve"> </w:t>
            </w:r>
            <w:proofErr w:type="spellStart"/>
            <w:r w:rsidRPr="00DB25C4">
              <w:rPr>
                <w:rFonts w:cstheme="minorHAnsi"/>
                <w:color w:val="000000" w:themeColor="text1"/>
              </w:rPr>
              <w:t>sebagai</w:t>
            </w:r>
            <w:proofErr w:type="spellEnd"/>
            <w:r w:rsidRPr="00DB25C4">
              <w:rPr>
                <w:rFonts w:cstheme="minorHAnsi"/>
                <w:color w:val="000000" w:themeColor="text1"/>
              </w:rPr>
              <w:t xml:space="preserve"> </w:t>
            </w:r>
            <w:proofErr w:type="spellStart"/>
            <w:r w:rsidRPr="00DB25C4">
              <w:rPr>
                <w:rFonts w:cstheme="minorHAnsi"/>
                <w:color w:val="000000" w:themeColor="text1"/>
              </w:rPr>
              <w:t>dari</w:t>
            </w:r>
            <w:proofErr w:type="spellEnd"/>
            <w:r w:rsidRPr="00DB25C4">
              <w:rPr>
                <w:rFonts w:cstheme="minorHAnsi"/>
                <w:color w:val="000000" w:themeColor="text1"/>
              </w:rPr>
              <w:t xml:space="preserve"> </w:t>
            </w:r>
            <w:proofErr w:type="spellStart"/>
            <w:r w:rsidRPr="00DB25C4">
              <w:rPr>
                <w:rFonts w:cstheme="minorHAnsi"/>
                <w:color w:val="000000" w:themeColor="text1"/>
              </w:rPr>
              <w:t>kegiatan</w:t>
            </w:r>
            <w:proofErr w:type="spellEnd"/>
            <w:r w:rsidRPr="00DB25C4">
              <w:rPr>
                <w:rFonts w:cstheme="minorHAnsi"/>
                <w:color w:val="000000" w:themeColor="text1"/>
              </w:rPr>
              <w:t xml:space="preserve"> </w:t>
            </w:r>
            <w:proofErr w:type="spellStart"/>
            <w:r w:rsidRPr="00DB25C4">
              <w:rPr>
                <w:rFonts w:cstheme="minorHAnsi"/>
                <w:color w:val="000000" w:themeColor="text1"/>
              </w:rPr>
              <w:t>perkuliahan</w:t>
            </w:r>
            <w:proofErr w:type="spellEnd"/>
            <w:r w:rsidRPr="00DB25C4">
              <w:rPr>
                <w:rFonts w:cstheme="minorHAnsi"/>
                <w:color w:val="000000" w:themeColor="text1"/>
              </w:rPr>
              <w:t xml:space="preserve"> dan </w:t>
            </w:r>
            <w:proofErr w:type="spellStart"/>
            <w:r w:rsidRPr="00DB25C4">
              <w:rPr>
                <w:rFonts w:cstheme="minorHAnsi"/>
                <w:color w:val="000000" w:themeColor="text1"/>
              </w:rPr>
              <w:t>pemberian</w:t>
            </w:r>
            <w:proofErr w:type="spellEnd"/>
            <w:r w:rsidRPr="00DB25C4">
              <w:rPr>
                <w:rFonts w:cstheme="minorHAnsi"/>
                <w:color w:val="000000" w:themeColor="text1"/>
              </w:rPr>
              <w:t xml:space="preserve"> </w:t>
            </w:r>
            <w:proofErr w:type="spellStart"/>
            <w:r w:rsidRPr="00DB25C4">
              <w:rPr>
                <w:rFonts w:cstheme="minorHAnsi"/>
                <w:color w:val="000000" w:themeColor="text1"/>
              </w:rPr>
              <w:t>sertifikat</w:t>
            </w:r>
            <w:proofErr w:type="spellEnd"/>
            <w:r w:rsidRPr="00DB25C4">
              <w:rPr>
                <w:rFonts w:cstheme="minorHAnsi"/>
                <w:color w:val="000000" w:themeColor="text1"/>
              </w:rPr>
              <w:t xml:space="preserve"> juga </w:t>
            </w:r>
            <w:proofErr w:type="spellStart"/>
            <w:r w:rsidRPr="00DB25C4">
              <w:rPr>
                <w:rFonts w:cstheme="minorHAnsi"/>
                <w:color w:val="000000" w:themeColor="text1"/>
              </w:rPr>
              <w:t>dilakukan</w:t>
            </w:r>
            <w:proofErr w:type="spellEnd"/>
            <w:r w:rsidRPr="00DB25C4">
              <w:rPr>
                <w:rFonts w:cstheme="minorHAnsi"/>
                <w:color w:val="000000" w:themeColor="text1"/>
              </w:rPr>
              <w:t xml:space="preserve"> </w:t>
            </w:r>
            <w:proofErr w:type="spellStart"/>
            <w:r w:rsidRPr="00DB25C4">
              <w:rPr>
                <w:rFonts w:cstheme="minorHAnsi"/>
                <w:color w:val="000000" w:themeColor="text1"/>
              </w:rPr>
              <w:t>sebagai</w:t>
            </w:r>
            <w:proofErr w:type="spellEnd"/>
            <w:r w:rsidRPr="00DB25C4">
              <w:rPr>
                <w:rFonts w:cstheme="minorHAnsi"/>
                <w:color w:val="000000" w:themeColor="text1"/>
              </w:rPr>
              <w:t xml:space="preserve"> </w:t>
            </w:r>
            <w:proofErr w:type="spellStart"/>
            <w:r w:rsidRPr="00DB25C4">
              <w:rPr>
                <w:rFonts w:cstheme="minorHAnsi"/>
                <w:color w:val="000000" w:themeColor="text1"/>
              </w:rPr>
              <w:t>bentuk</w:t>
            </w:r>
            <w:proofErr w:type="spellEnd"/>
            <w:r w:rsidRPr="00DB25C4">
              <w:rPr>
                <w:rFonts w:cstheme="minorHAnsi"/>
                <w:color w:val="000000" w:themeColor="text1"/>
              </w:rPr>
              <w:t xml:space="preserve"> </w:t>
            </w:r>
            <w:proofErr w:type="spellStart"/>
            <w:r w:rsidRPr="00DB25C4">
              <w:rPr>
                <w:rFonts w:cstheme="minorHAnsi"/>
                <w:color w:val="000000" w:themeColor="text1"/>
              </w:rPr>
              <w:t>apresiasi</w:t>
            </w:r>
            <w:proofErr w:type="spellEnd"/>
            <w:r w:rsidRPr="00DB25C4">
              <w:rPr>
                <w:rFonts w:cstheme="minorHAnsi"/>
                <w:color w:val="000000" w:themeColor="text1"/>
              </w:rPr>
              <w:t xml:space="preserve"> </w:t>
            </w:r>
            <w:proofErr w:type="spellStart"/>
            <w:r w:rsidRPr="00DB25C4">
              <w:rPr>
                <w:rFonts w:cstheme="minorHAnsi"/>
                <w:color w:val="000000" w:themeColor="text1"/>
              </w:rPr>
              <w:t>kehadiran</w:t>
            </w:r>
            <w:proofErr w:type="spellEnd"/>
            <w:r w:rsidRPr="00DB25C4">
              <w:rPr>
                <w:rFonts w:cstheme="minorHAnsi"/>
                <w:color w:val="000000" w:themeColor="text1"/>
              </w:rPr>
              <w:t xml:space="preserve"> </w:t>
            </w:r>
            <w:proofErr w:type="spellStart"/>
            <w:r w:rsidRPr="00DB25C4">
              <w:rPr>
                <w:rFonts w:cstheme="minorHAnsi"/>
                <w:color w:val="000000" w:themeColor="text1"/>
              </w:rPr>
              <w:t>mereka</w:t>
            </w:r>
            <w:proofErr w:type="spellEnd"/>
            <w:r w:rsidRPr="00DB25C4">
              <w:rPr>
                <w:rFonts w:cstheme="minorHAnsi"/>
                <w:color w:val="000000" w:themeColor="text1"/>
              </w:rPr>
              <w:t xml:space="preserve">. </w:t>
            </w:r>
          </w:p>
          <w:p w14:paraId="27AB8C54"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diikutsertakan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penelitian</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dan </w:t>
            </w:r>
            <w:proofErr w:type="spellStart"/>
            <w:r w:rsidRPr="00DB25C4">
              <w:rPr>
                <w:rFonts w:cstheme="minorHAnsi"/>
                <w:color w:val="000000" w:themeColor="text1"/>
              </w:rPr>
              <w:t>penulisan</w:t>
            </w:r>
            <w:proofErr w:type="spellEnd"/>
            <w:r w:rsidRPr="00DB25C4">
              <w:rPr>
                <w:rFonts w:cstheme="minorHAnsi"/>
                <w:color w:val="000000" w:themeColor="text1"/>
              </w:rPr>
              <w:t xml:space="preserve"> </w:t>
            </w:r>
            <w:proofErr w:type="spellStart"/>
            <w:r w:rsidRPr="00DB25C4">
              <w:rPr>
                <w:rFonts w:cstheme="minorHAnsi"/>
                <w:color w:val="000000" w:themeColor="text1"/>
              </w:rPr>
              <w:t>karya</w:t>
            </w:r>
            <w:proofErr w:type="spellEnd"/>
            <w:r w:rsidRPr="00DB25C4">
              <w:rPr>
                <w:rFonts w:cstheme="minorHAnsi"/>
                <w:color w:val="000000" w:themeColor="text1"/>
              </w:rPr>
              <w:t xml:space="preserve"> </w:t>
            </w:r>
            <w:proofErr w:type="spellStart"/>
            <w:r w:rsidRPr="00DB25C4">
              <w:rPr>
                <w:rFonts w:cstheme="minorHAnsi"/>
                <w:color w:val="000000" w:themeColor="text1"/>
              </w:rPr>
              <w:t>ilmiah</w:t>
            </w:r>
            <w:proofErr w:type="spellEnd"/>
            <w:r w:rsidRPr="00DB25C4">
              <w:rPr>
                <w:rFonts w:cstheme="minorHAnsi"/>
                <w:color w:val="000000" w:themeColor="text1"/>
              </w:rPr>
              <w:t xml:space="preserve"> yang </w:t>
            </w:r>
            <w:proofErr w:type="spellStart"/>
            <w:r w:rsidRPr="00DB25C4">
              <w:rPr>
                <w:rFonts w:cstheme="minorHAnsi"/>
                <w:color w:val="000000" w:themeColor="text1"/>
              </w:rPr>
              <w:t>dipresentasikan</w:t>
            </w:r>
            <w:proofErr w:type="spellEnd"/>
            <w:r w:rsidRPr="00DB25C4">
              <w:rPr>
                <w:rFonts w:cstheme="minorHAnsi"/>
                <w:color w:val="000000" w:themeColor="text1"/>
              </w:rPr>
              <w:t xml:space="preserve"> di </w:t>
            </w:r>
            <w:proofErr w:type="spellStart"/>
            <w:r w:rsidRPr="00DB25C4">
              <w:rPr>
                <w:rFonts w:cstheme="minorHAnsi"/>
                <w:color w:val="000000" w:themeColor="text1"/>
              </w:rPr>
              <w:t>dalam</w:t>
            </w:r>
            <w:proofErr w:type="spellEnd"/>
            <w:r w:rsidRPr="00DB25C4">
              <w:rPr>
                <w:rFonts w:cstheme="minorHAnsi"/>
                <w:color w:val="000000" w:themeColor="text1"/>
              </w:rPr>
              <w:t xml:space="preserve"> seminar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diterbitkan</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jurnal-jurnal</w:t>
            </w:r>
            <w:proofErr w:type="spellEnd"/>
            <w:r w:rsidRPr="00DB25C4">
              <w:rPr>
                <w:rFonts w:cstheme="minorHAnsi"/>
                <w:color w:val="000000" w:themeColor="text1"/>
              </w:rPr>
              <w:t> </w:t>
            </w:r>
            <w:proofErr w:type="spellStart"/>
            <w:r w:rsidRPr="00DB25C4">
              <w:rPr>
                <w:rFonts w:cstheme="minorHAnsi"/>
                <w:color w:val="000000" w:themeColor="text1"/>
              </w:rPr>
              <w:t>ilmiah</w:t>
            </w:r>
            <w:proofErr w:type="spellEnd"/>
            <w:r w:rsidRPr="00DB25C4">
              <w:rPr>
                <w:rFonts w:cstheme="minorHAnsi"/>
                <w:color w:val="000000" w:themeColor="text1"/>
              </w:rPr>
              <w:t xml:space="preserve">, </w:t>
            </w:r>
            <w:proofErr w:type="spellStart"/>
            <w:r w:rsidRPr="00DB25C4">
              <w:rPr>
                <w:rFonts w:cstheme="minorHAnsi"/>
                <w:color w:val="000000" w:themeColor="text1"/>
              </w:rPr>
              <w:t>Keterlibatan</w:t>
            </w:r>
            <w:proofErr w:type="spellEnd"/>
            <w:r w:rsidRPr="00DB25C4">
              <w:rPr>
                <w:rFonts w:cstheme="minorHAnsi"/>
                <w:color w:val="000000" w:themeColor="text1"/>
              </w:rPr>
              <w:t xml:space="preserve"> </w:t>
            </w:r>
            <w:proofErr w:type="spellStart"/>
            <w:r w:rsidRPr="00DB25C4">
              <w:rPr>
                <w:rFonts w:cstheme="minorHAnsi"/>
                <w:color w:val="000000" w:themeColor="text1"/>
              </w:rPr>
              <w:t>penuh</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sebagai</w:t>
            </w:r>
            <w:proofErr w:type="spellEnd"/>
            <w:r w:rsidRPr="00DB25C4">
              <w:rPr>
                <w:rFonts w:cstheme="minorHAnsi"/>
                <w:color w:val="000000" w:themeColor="text1"/>
              </w:rPr>
              <w:t xml:space="preserve"> </w:t>
            </w:r>
            <w:proofErr w:type="spellStart"/>
            <w:r w:rsidRPr="00DB25C4">
              <w:rPr>
                <w:rFonts w:cstheme="minorHAnsi"/>
                <w:color w:val="000000" w:themeColor="text1"/>
              </w:rPr>
              <w:t>panitia</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pelaksanaan</w:t>
            </w:r>
            <w:proofErr w:type="spellEnd"/>
            <w:r w:rsidRPr="00DB25C4">
              <w:rPr>
                <w:rFonts w:cstheme="minorHAnsi"/>
                <w:color w:val="000000" w:themeColor="text1"/>
              </w:rPr>
              <w:t xml:space="preserve"> seminar-seminar yang </w:t>
            </w:r>
            <w:proofErr w:type="spellStart"/>
            <w:r w:rsidRPr="00DB25C4">
              <w:rPr>
                <w:rFonts w:cstheme="minorHAnsi"/>
                <w:color w:val="000000" w:themeColor="text1"/>
              </w:rPr>
              <w:t>diadakan</w:t>
            </w:r>
            <w:proofErr w:type="spellEnd"/>
            <w:r w:rsidRPr="00DB25C4">
              <w:rPr>
                <w:rFonts w:cstheme="minorHAnsi"/>
                <w:color w:val="000000" w:themeColor="text1"/>
              </w:rPr>
              <w:t xml:space="preserve"> oleh PS Pendidikan Bahasa Mandarin </w:t>
            </w:r>
            <w:proofErr w:type="spellStart"/>
            <w:r w:rsidRPr="00DB25C4">
              <w:rPr>
                <w:rFonts w:cstheme="minorHAnsi"/>
                <w:color w:val="000000" w:themeColor="text1"/>
              </w:rPr>
              <w:t>seperti</w:t>
            </w:r>
            <w:proofErr w:type="spellEnd"/>
            <w:r w:rsidRPr="00DB25C4">
              <w:rPr>
                <w:rFonts w:cstheme="minorHAnsi"/>
                <w:color w:val="000000" w:themeColor="text1"/>
              </w:rPr>
              <w:t xml:space="preserve"> stadium general dan seminar </w:t>
            </w:r>
            <w:proofErr w:type="spellStart"/>
            <w:r w:rsidRPr="00DB25C4">
              <w:rPr>
                <w:rFonts w:cstheme="minorHAnsi"/>
                <w:color w:val="000000" w:themeColor="text1"/>
              </w:rPr>
              <w:t>penelitian</w:t>
            </w:r>
            <w:proofErr w:type="spellEnd"/>
            <w:r w:rsidRPr="00DB25C4">
              <w:rPr>
                <w:rFonts w:cstheme="minorHAnsi"/>
                <w:color w:val="000000" w:themeColor="text1"/>
              </w:rPr>
              <w:t xml:space="preserve"> oleh </w:t>
            </w:r>
            <w:proofErr w:type="spellStart"/>
            <w:r w:rsidRPr="00DB25C4">
              <w:rPr>
                <w:rFonts w:cstheme="minorHAnsi"/>
                <w:color w:val="000000" w:themeColor="text1"/>
              </w:rPr>
              <w:t>mahasiswa</w:t>
            </w:r>
            <w:proofErr w:type="spellEnd"/>
            <w:r w:rsidRPr="00DB25C4">
              <w:rPr>
                <w:rFonts w:cstheme="minorHAnsi"/>
                <w:color w:val="000000" w:themeColor="text1"/>
              </w:rPr>
              <w:t xml:space="preserve"> dan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merupakan</w:t>
            </w:r>
            <w:proofErr w:type="spellEnd"/>
            <w:r w:rsidRPr="00DB25C4">
              <w:rPr>
                <w:rFonts w:cstheme="minorHAnsi"/>
                <w:color w:val="000000" w:themeColor="text1"/>
              </w:rPr>
              <w:t xml:space="preserve"> </w:t>
            </w:r>
            <w:proofErr w:type="spellStart"/>
            <w:r w:rsidRPr="00DB25C4">
              <w:rPr>
                <w:rFonts w:cstheme="minorHAnsi"/>
                <w:color w:val="000000" w:themeColor="text1"/>
              </w:rPr>
              <w:t>upaya</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menghidupkan</w:t>
            </w:r>
            <w:proofErr w:type="spellEnd"/>
            <w:r w:rsidRPr="00DB25C4">
              <w:rPr>
                <w:rFonts w:cstheme="minorHAnsi"/>
                <w:color w:val="000000" w:themeColor="text1"/>
              </w:rPr>
              <w:t xml:space="preserve"> </w:t>
            </w:r>
            <w:proofErr w:type="spellStart"/>
            <w:r w:rsidRPr="00DB25C4">
              <w:rPr>
                <w:rFonts w:cstheme="minorHAnsi"/>
                <w:color w:val="000000" w:themeColor="text1"/>
              </w:rPr>
              <w:t>suasana</w:t>
            </w:r>
            <w:proofErr w:type="spellEnd"/>
            <w:r w:rsidRPr="00DB25C4">
              <w:rPr>
                <w:rFonts w:cstheme="minorHAnsi"/>
                <w:color w:val="000000" w:themeColor="text1"/>
              </w:rPr>
              <w:t> </w:t>
            </w:r>
            <w:proofErr w:type="spellStart"/>
            <w:r w:rsidRPr="00DB25C4">
              <w:rPr>
                <w:rFonts w:cstheme="minorHAnsi"/>
                <w:color w:val="000000" w:themeColor="text1"/>
              </w:rPr>
              <w:t>akademik</w:t>
            </w:r>
            <w:proofErr w:type="spellEnd"/>
          </w:p>
        </w:tc>
      </w:tr>
    </w:tbl>
    <w:p w14:paraId="796F9774" w14:textId="77777777" w:rsidR="0076297E" w:rsidRPr="00DB25C4" w:rsidRDefault="0076297E" w:rsidP="00687314">
      <w:pPr>
        <w:spacing w:after="0" w:line="240" w:lineRule="auto"/>
        <w:jc w:val="both"/>
        <w:rPr>
          <w:rFonts w:cstheme="minorHAnsi"/>
          <w:color w:val="000000" w:themeColor="text1"/>
        </w:rPr>
      </w:pPr>
    </w:p>
    <w:p w14:paraId="49122D28"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lastRenderedPageBreak/>
        <w:t xml:space="preserve">6.7 </w:t>
      </w:r>
      <w:proofErr w:type="spellStart"/>
      <w:r w:rsidRPr="00DB25C4">
        <w:rPr>
          <w:rFonts w:cstheme="minorHAnsi"/>
          <w:b/>
          <w:bCs/>
          <w:color w:val="000000" w:themeColor="text1"/>
        </w:rPr>
        <w:t>Kepuasan</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Mahasiswa</w:t>
      </w:r>
      <w:proofErr w:type="spellEnd"/>
    </w:p>
    <w:p w14:paraId="595B46A6"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t xml:space="preserve">6.7.1 </w:t>
      </w:r>
      <w:proofErr w:type="spellStart"/>
      <w:r w:rsidRPr="00DB25C4">
        <w:rPr>
          <w:rFonts w:cstheme="minorHAnsi"/>
          <w:b/>
          <w:bCs/>
          <w:color w:val="000000" w:themeColor="text1"/>
        </w:rPr>
        <w:t>Kebijakan</w:t>
      </w:r>
      <w:proofErr w:type="spellEnd"/>
    </w:p>
    <w:p w14:paraId="1DB23675" w14:textId="77777777" w:rsidR="0076297E" w:rsidRPr="00DB25C4" w:rsidRDefault="0076297E" w:rsidP="00687314">
      <w:pPr>
        <w:spacing w:after="0" w:line="240" w:lineRule="auto"/>
        <w:ind w:firstLine="720"/>
        <w:jc w:val="both"/>
        <w:rPr>
          <w:rFonts w:cstheme="minorHAnsi"/>
          <w:color w:val="000000" w:themeColor="text1"/>
        </w:rPr>
      </w:pPr>
      <w:proofErr w:type="spellStart"/>
      <w:r w:rsidRPr="00DB25C4">
        <w:rPr>
          <w:rFonts w:cstheme="minorHAnsi"/>
          <w:color w:val="000000" w:themeColor="text1"/>
        </w:rPr>
        <w:t>Kebijakan</w:t>
      </w:r>
      <w:proofErr w:type="spellEnd"/>
      <w:r w:rsidRPr="00DB25C4">
        <w:rPr>
          <w:rFonts w:cstheme="minorHAnsi"/>
          <w:color w:val="000000" w:themeColor="text1"/>
        </w:rPr>
        <w:t xml:space="preserve"> </w:t>
      </w:r>
      <w:proofErr w:type="spellStart"/>
      <w:r w:rsidRPr="00DB25C4">
        <w:rPr>
          <w:rFonts w:cstheme="minorHAnsi"/>
          <w:color w:val="000000" w:themeColor="text1"/>
        </w:rPr>
        <w:t>tertulis</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bentuk</w:t>
      </w:r>
      <w:proofErr w:type="spellEnd"/>
      <w:r w:rsidRPr="00DB25C4">
        <w:rPr>
          <w:rFonts w:cstheme="minorHAnsi"/>
          <w:color w:val="000000" w:themeColor="text1"/>
        </w:rPr>
        <w:t xml:space="preserve"> </w:t>
      </w:r>
      <w:proofErr w:type="spellStart"/>
      <w:r w:rsidRPr="00DB25C4">
        <w:rPr>
          <w:rFonts w:cstheme="minorHAnsi"/>
          <w:color w:val="000000" w:themeColor="text1"/>
        </w:rPr>
        <w:t>peraturan</w:t>
      </w:r>
      <w:proofErr w:type="spellEnd"/>
      <w:r w:rsidRPr="00DB25C4">
        <w:rPr>
          <w:rFonts w:cstheme="minorHAnsi"/>
          <w:color w:val="000000" w:themeColor="text1"/>
        </w:rPr>
        <w:t xml:space="preserve"> </w:t>
      </w:r>
      <w:proofErr w:type="spellStart"/>
      <w:r w:rsidRPr="00DB25C4">
        <w:rPr>
          <w:rFonts w:cstheme="minorHAnsi"/>
          <w:color w:val="000000" w:themeColor="text1"/>
        </w:rPr>
        <w:t>perundang-undangan</w:t>
      </w:r>
      <w:proofErr w:type="spellEnd"/>
      <w:r w:rsidRPr="00DB25C4">
        <w:rPr>
          <w:rFonts w:cstheme="minorHAnsi"/>
          <w:color w:val="000000" w:themeColor="text1"/>
        </w:rPr>
        <w:t xml:space="preserve"> dan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peraturan</w:t>
      </w:r>
      <w:proofErr w:type="spellEnd"/>
      <w:r w:rsidRPr="00DB25C4">
        <w:rPr>
          <w:rFonts w:cstheme="minorHAnsi"/>
          <w:color w:val="000000" w:themeColor="text1"/>
        </w:rPr>
        <w:t xml:space="preserve"> </w:t>
      </w:r>
      <w:proofErr w:type="spellStart"/>
      <w:r w:rsidRPr="00DB25C4">
        <w:rPr>
          <w:rFonts w:cstheme="minorHAnsi"/>
          <w:color w:val="000000" w:themeColor="text1"/>
        </w:rPr>
        <w:t>pimpinan</w:t>
      </w:r>
      <w:proofErr w:type="spellEnd"/>
      <w:r w:rsidRPr="00DB25C4">
        <w:rPr>
          <w:rFonts w:cstheme="minorHAnsi"/>
          <w:color w:val="000000" w:themeColor="text1"/>
        </w:rPr>
        <w:t xml:space="preserve"> </w:t>
      </w:r>
      <w:proofErr w:type="spellStart"/>
      <w:r w:rsidRPr="00DB25C4">
        <w:rPr>
          <w:rFonts w:cstheme="minorHAnsi"/>
          <w:color w:val="000000" w:themeColor="text1"/>
        </w:rPr>
        <w:t>perguruan</w:t>
      </w:r>
      <w:proofErr w:type="spellEnd"/>
      <w:r w:rsidRPr="00DB25C4">
        <w:rPr>
          <w:rFonts w:cstheme="minorHAnsi"/>
          <w:color w:val="000000" w:themeColor="text1"/>
        </w:rPr>
        <w:t xml:space="preserve"> </w:t>
      </w:r>
      <w:proofErr w:type="spellStart"/>
      <w:r w:rsidRPr="00DB25C4">
        <w:rPr>
          <w:rFonts w:cstheme="minorHAnsi"/>
          <w:color w:val="000000" w:themeColor="text1"/>
        </w:rPr>
        <w:t>tinggi</w:t>
      </w:r>
      <w:proofErr w:type="spellEnd"/>
      <w:r w:rsidRPr="00DB25C4">
        <w:rPr>
          <w:rFonts w:cstheme="minorHAnsi"/>
          <w:color w:val="000000" w:themeColor="text1"/>
        </w:rPr>
        <w:t xml:space="preserve"> (</w:t>
      </w:r>
      <w:proofErr w:type="spellStart"/>
      <w:r w:rsidRPr="00DB25C4">
        <w:rPr>
          <w:rFonts w:cstheme="minorHAnsi"/>
          <w:color w:val="000000" w:themeColor="text1"/>
        </w:rPr>
        <w:t>Rektor</w:t>
      </w:r>
      <w:proofErr w:type="spellEnd"/>
      <w:r w:rsidRPr="00DB25C4">
        <w:rPr>
          <w:rFonts w:cstheme="minorHAnsi"/>
          <w:color w:val="000000" w:themeColor="text1"/>
        </w:rPr>
        <w:t xml:space="preserve">, </w:t>
      </w:r>
      <w:proofErr w:type="spellStart"/>
      <w:r w:rsidRPr="00DB25C4">
        <w:rPr>
          <w:rFonts w:cstheme="minorHAnsi"/>
          <w:color w:val="000000" w:themeColor="text1"/>
        </w:rPr>
        <w:t>Direktur</w:t>
      </w:r>
      <w:proofErr w:type="spellEnd"/>
      <w:r w:rsidRPr="00DB25C4">
        <w:rPr>
          <w:rFonts w:cstheme="minorHAnsi"/>
          <w:color w:val="000000" w:themeColor="text1"/>
        </w:rPr>
        <w:t xml:space="preserve"> </w:t>
      </w:r>
      <w:proofErr w:type="spellStart"/>
      <w:r w:rsidRPr="00DB25C4">
        <w:rPr>
          <w:rFonts w:cstheme="minorHAnsi"/>
          <w:color w:val="000000" w:themeColor="text1"/>
        </w:rPr>
        <w:t>atau</w:t>
      </w:r>
      <w:proofErr w:type="spellEnd"/>
      <w:r w:rsidRPr="00DB25C4">
        <w:rPr>
          <w:rFonts w:cstheme="minorHAnsi"/>
          <w:color w:val="000000" w:themeColor="text1"/>
        </w:rPr>
        <w:t xml:space="preserve"> </w:t>
      </w:r>
      <w:proofErr w:type="spellStart"/>
      <w:r w:rsidRPr="00DB25C4">
        <w:rPr>
          <w:rFonts w:cstheme="minorHAnsi"/>
          <w:color w:val="000000" w:themeColor="text1"/>
        </w:rPr>
        <w:t>ketua</w:t>
      </w:r>
      <w:proofErr w:type="spellEnd"/>
      <w:r w:rsidRPr="00DB25C4">
        <w:rPr>
          <w:rFonts w:cstheme="minorHAnsi"/>
          <w:color w:val="000000" w:themeColor="text1"/>
        </w:rPr>
        <w:t xml:space="preserve">) yang </w:t>
      </w:r>
      <w:proofErr w:type="spellStart"/>
      <w:r w:rsidRPr="00DB25C4">
        <w:rPr>
          <w:rFonts w:cstheme="minorHAnsi"/>
          <w:color w:val="000000" w:themeColor="text1"/>
        </w:rPr>
        <w:t>mengatur</w:t>
      </w:r>
      <w:proofErr w:type="spellEnd"/>
      <w:r w:rsidRPr="00DB25C4">
        <w:rPr>
          <w:rFonts w:cstheme="minorHAnsi"/>
          <w:color w:val="000000" w:themeColor="text1"/>
        </w:rPr>
        <w:t xml:space="preserve"> </w:t>
      </w:r>
      <w:proofErr w:type="spellStart"/>
      <w:r w:rsidRPr="00DB25C4">
        <w:rPr>
          <w:rFonts w:cstheme="minorHAnsi"/>
          <w:color w:val="000000" w:themeColor="text1"/>
        </w:rPr>
        <w:t>kepuasan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terhadap</w:t>
      </w:r>
      <w:proofErr w:type="spellEnd"/>
      <w:r w:rsidRPr="00DB25C4">
        <w:rPr>
          <w:rFonts w:cstheme="minorHAnsi"/>
          <w:color w:val="000000" w:themeColor="text1"/>
        </w:rPr>
        <w:t xml:space="preserve"> </w:t>
      </w:r>
      <w:proofErr w:type="spellStart"/>
      <w:r w:rsidRPr="00DB25C4">
        <w:rPr>
          <w:rFonts w:cstheme="minorHAnsi"/>
          <w:color w:val="000000" w:themeColor="text1"/>
        </w:rPr>
        <w:t>kinerja</w:t>
      </w:r>
      <w:proofErr w:type="spellEnd"/>
      <w:r w:rsidRPr="00DB25C4">
        <w:rPr>
          <w:rFonts w:cstheme="minorHAnsi"/>
          <w:color w:val="000000" w:themeColor="text1"/>
        </w:rPr>
        <w:t xml:space="preserve"> </w:t>
      </w:r>
      <w:proofErr w:type="spellStart"/>
      <w:r w:rsidRPr="00DB25C4">
        <w:rPr>
          <w:rFonts w:cstheme="minorHAnsi"/>
          <w:color w:val="000000" w:themeColor="text1"/>
        </w:rPr>
        <w:t>mengajar</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layanan</w:t>
      </w:r>
      <w:proofErr w:type="spellEnd"/>
      <w:r w:rsidRPr="00DB25C4">
        <w:rPr>
          <w:rFonts w:cstheme="minorHAnsi"/>
          <w:color w:val="000000" w:themeColor="text1"/>
        </w:rPr>
        <w:t xml:space="preserve"> </w:t>
      </w:r>
      <w:proofErr w:type="spellStart"/>
      <w:proofErr w:type="gramStart"/>
      <w:r w:rsidRPr="00DB25C4">
        <w:rPr>
          <w:rFonts w:cstheme="minorHAnsi"/>
          <w:color w:val="000000" w:themeColor="text1"/>
        </w:rPr>
        <w:t>administrasi</w:t>
      </w:r>
      <w:proofErr w:type="spellEnd"/>
      <w:r w:rsidRPr="00DB25C4">
        <w:rPr>
          <w:rFonts w:cstheme="minorHAnsi"/>
          <w:color w:val="000000" w:themeColor="text1"/>
        </w:rPr>
        <w:t xml:space="preserve"> ,</w:t>
      </w:r>
      <w:proofErr w:type="gramEnd"/>
      <w:r w:rsidRPr="00DB25C4">
        <w:rPr>
          <w:rFonts w:cstheme="minorHAnsi"/>
          <w:color w:val="000000" w:themeColor="text1"/>
        </w:rPr>
        <w:t xml:space="preserve"> dan </w:t>
      </w:r>
      <w:proofErr w:type="spellStart"/>
      <w:r w:rsidRPr="00DB25C4">
        <w:rPr>
          <w:rFonts w:cstheme="minorHAnsi"/>
          <w:color w:val="000000" w:themeColor="text1"/>
        </w:rPr>
        <w:t>prasarana</w:t>
      </w:r>
      <w:proofErr w:type="spellEnd"/>
      <w:r w:rsidRPr="00DB25C4">
        <w:rPr>
          <w:rFonts w:cstheme="minorHAnsi"/>
          <w:color w:val="000000" w:themeColor="text1"/>
        </w:rPr>
        <w:t>/</w:t>
      </w:r>
      <w:proofErr w:type="spellStart"/>
      <w:r w:rsidRPr="00DB25C4">
        <w:rPr>
          <w:rFonts w:cstheme="minorHAnsi"/>
          <w:color w:val="000000" w:themeColor="text1"/>
        </w:rPr>
        <w:t>sarana</w:t>
      </w:r>
      <w:proofErr w:type="spellEnd"/>
      <w:r w:rsidRPr="00DB25C4">
        <w:rPr>
          <w:rFonts w:cstheme="minorHAnsi"/>
          <w:color w:val="000000" w:themeColor="text1"/>
        </w:rPr>
        <w:t> </w:t>
      </w:r>
      <w:proofErr w:type="spellStart"/>
      <w:r w:rsidRPr="00DB25C4">
        <w:rPr>
          <w:rFonts w:cstheme="minorHAnsi"/>
          <w:color w:val="000000" w:themeColor="text1"/>
        </w:rPr>
        <w:t>pembelajaran</w:t>
      </w:r>
      <w:proofErr w:type="spellEnd"/>
      <w:r w:rsidRPr="00DB25C4">
        <w:rPr>
          <w:rFonts w:cstheme="minorHAnsi"/>
          <w:color w:val="000000" w:themeColor="text1"/>
        </w:rPr>
        <w:t>.</w:t>
      </w:r>
    </w:p>
    <w:p w14:paraId="58DFEC69" w14:textId="77777777" w:rsidR="0076297E" w:rsidRPr="00DB25C4" w:rsidRDefault="0076297E" w:rsidP="00687314">
      <w:pPr>
        <w:spacing w:after="0" w:line="240" w:lineRule="auto"/>
        <w:ind w:left="66"/>
        <w:jc w:val="both"/>
        <w:rPr>
          <w:rFonts w:cstheme="minorHAnsi"/>
          <w:color w:val="000000" w:themeColor="text1"/>
        </w:rPr>
      </w:pPr>
      <w:proofErr w:type="spellStart"/>
      <w:r w:rsidRPr="00DB25C4">
        <w:rPr>
          <w:rFonts w:cstheme="minorHAnsi"/>
          <w:color w:val="000000" w:themeColor="text1"/>
        </w:rPr>
        <w:t>Kebijakan</w:t>
      </w:r>
      <w:proofErr w:type="spellEnd"/>
      <w:r w:rsidRPr="00DB25C4">
        <w:rPr>
          <w:rFonts w:cstheme="minorHAnsi"/>
          <w:color w:val="000000" w:themeColor="text1"/>
        </w:rPr>
        <w:t xml:space="preserve"> </w:t>
      </w:r>
      <w:proofErr w:type="spellStart"/>
      <w:r w:rsidRPr="00DB25C4">
        <w:rPr>
          <w:rFonts w:cstheme="minorHAnsi"/>
          <w:color w:val="000000" w:themeColor="text1"/>
        </w:rPr>
        <w:t>mengenai</w:t>
      </w:r>
      <w:proofErr w:type="spellEnd"/>
      <w:r w:rsidRPr="00DB25C4">
        <w:rPr>
          <w:rFonts w:cstheme="minorHAnsi"/>
          <w:color w:val="000000" w:themeColor="text1"/>
        </w:rPr>
        <w:t xml:space="preserve"> </w:t>
      </w:r>
      <w:proofErr w:type="spellStart"/>
      <w:r w:rsidRPr="00DB25C4">
        <w:rPr>
          <w:rFonts w:cstheme="minorHAnsi"/>
          <w:color w:val="000000" w:themeColor="text1"/>
        </w:rPr>
        <w:t>kepuasan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diatur</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w:t>
      </w:r>
    </w:p>
    <w:p w14:paraId="217D640B" w14:textId="77777777" w:rsidR="0076297E" w:rsidRPr="00DB25C4" w:rsidRDefault="0076297E" w:rsidP="009F6099">
      <w:pPr>
        <w:pStyle w:val="ListParagraph"/>
        <w:numPr>
          <w:ilvl w:val="0"/>
          <w:numId w:val="155"/>
        </w:numPr>
        <w:spacing w:after="0" w:line="240" w:lineRule="auto"/>
        <w:jc w:val="both"/>
        <w:rPr>
          <w:rFonts w:cstheme="minorHAnsi"/>
          <w:color w:val="000000" w:themeColor="text1"/>
        </w:rPr>
      </w:pPr>
      <w:proofErr w:type="spellStart"/>
      <w:r w:rsidRPr="00DB25C4">
        <w:rPr>
          <w:rFonts w:cstheme="minorHAnsi"/>
          <w:color w:val="000000" w:themeColor="text1"/>
        </w:rPr>
        <w:t>Undang-undang</w:t>
      </w:r>
      <w:proofErr w:type="spellEnd"/>
      <w:r w:rsidRPr="00DB25C4">
        <w:rPr>
          <w:rFonts w:cstheme="minorHAnsi"/>
          <w:color w:val="000000" w:themeColor="text1"/>
        </w:rPr>
        <w:t xml:space="preserve"> </w:t>
      </w:r>
      <w:proofErr w:type="spellStart"/>
      <w:r w:rsidRPr="00DB25C4">
        <w:rPr>
          <w:rFonts w:cstheme="minorHAnsi"/>
          <w:color w:val="000000" w:themeColor="text1"/>
        </w:rPr>
        <w:t>Nomor</w:t>
      </w:r>
      <w:proofErr w:type="spellEnd"/>
      <w:r w:rsidRPr="00DB25C4">
        <w:rPr>
          <w:rFonts w:cstheme="minorHAnsi"/>
          <w:color w:val="000000" w:themeColor="text1"/>
        </w:rPr>
        <w:t xml:space="preserve"> 30 </w:t>
      </w:r>
      <w:proofErr w:type="spellStart"/>
      <w:r w:rsidRPr="00DB25C4">
        <w:rPr>
          <w:rFonts w:cstheme="minorHAnsi"/>
          <w:color w:val="000000" w:themeColor="text1"/>
        </w:rPr>
        <w:t>Tahun</w:t>
      </w:r>
      <w:proofErr w:type="spellEnd"/>
      <w:r w:rsidRPr="00DB25C4">
        <w:rPr>
          <w:rFonts w:cstheme="minorHAnsi"/>
          <w:color w:val="000000" w:themeColor="text1"/>
        </w:rPr>
        <w:t xml:space="preserve"> 2002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Sistem</w:t>
      </w:r>
      <w:proofErr w:type="spellEnd"/>
      <w:r w:rsidRPr="00DB25C4">
        <w:rPr>
          <w:rFonts w:cstheme="minorHAnsi"/>
          <w:color w:val="000000" w:themeColor="text1"/>
        </w:rPr>
        <w:t xml:space="preserve"> Pendidikan Nasional</w:t>
      </w:r>
    </w:p>
    <w:p w14:paraId="6273C30D" w14:textId="77777777" w:rsidR="0076297E" w:rsidRPr="00DB25C4" w:rsidRDefault="0076297E" w:rsidP="009F6099">
      <w:pPr>
        <w:pStyle w:val="ListParagraph"/>
        <w:numPr>
          <w:ilvl w:val="0"/>
          <w:numId w:val="155"/>
        </w:numPr>
        <w:spacing w:after="0" w:line="240" w:lineRule="auto"/>
        <w:jc w:val="both"/>
        <w:rPr>
          <w:rFonts w:cstheme="minorHAnsi"/>
          <w:color w:val="000000" w:themeColor="text1"/>
        </w:rPr>
      </w:pPr>
      <w:proofErr w:type="spellStart"/>
      <w:r w:rsidRPr="00DB25C4">
        <w:rPr>
          <w:rFonts w:cstheme="minorHAnsi"/>
          <w:color w:val="000000" w:themeColor="text1"/>
        </w:rPr>
        <w:t>Peraturan</w:t>
      </w:r>
      <w:proofErr w:type="spellEnd"/>
      <w:r w:rsidRPr="00DB25C4">
        <w:rPr>
          <w:rFonts w:cstheme="minorHAnsi"/>
          <w:color w:val="000000" w:themeColor="text1"/>
        </w:rPr>
        <w:t xml:space="preserve"> </w:t>
      </w:r>
      <w:proofErr w:type="spellStart"/>
      <w:r w:rsidRPr="00DB25C4">
        <w:rPr>
          <w:rFonts w:cstheme="minorHAnsi"/>
          <w:color w:val="000000" w:themeColor="text1"/>
        </w:rPr>
        <w:t>Pemerintah</w:t>
      </w:r>
      <w:proofErr w:type="spellEnd"/>
      <w:r w:rsidRPr="00DB25C4">
        <w:rPr>
          <w:rFonts w:cstheme="minorHAnsi"/>
          <w:color w:val="000000" w:themeColor="text1"/>
        </w:rPr>
        <w:t xml:space="preserve"> </w:t>
      </w:r>
      <w:proofErr w:type="spellStart"/>
      <w:r w:rsidRPr="00DB25C4">
        <w:rPr>
          <w:rFonts w:cstheme="minorHAnsi"/>
          <w:color w:val="000000" w:themeColor="text1"/>
        </w:rPr>
        <w:t>Nomor</w:t>
      </w:r>
      <w:proofErr w:type="spellEnd"/>
      <w:r w:rsidRPr="00DB25C4">
        <w:rPr>
          <w:rFonts w:cstheme="minorHAnsi"/>
          <w:color w:val="000000" w:themeColor="text1"/>
        </w:rPr>
        <w:t xml:space="preserve"> 60 </w:t>
      </w:r>
      <w:proofErr w:type="spellStart"/>
      <w:r w:rsidRPr="00DB25C4">
        <w:rPr>
          <w:rFonts w:cstheme="minorHAnsi"/>
          <w:color w:val="000000" w:themeColor="text1"/>
        </w:rPr>
        <w:t>tahun</w:t>
      </w:r>
      <w:proofErr w:type="spellEnd"/>
      <w:r w:rsidRPr="00DB25C4">
        <w:rPr>
          <w:rFonts w:cstheme="minorHAnsi"/>
          <w:color w:val="000000" w:themeColor="text1"/>
        </w:rPr>
        <w:t xml:space="preserve"> 1999 </w:t>
      </w:r>
      <w:proofErr w:type="spellStart"/>
      <w:r w:rsidRPr="00DB25C4">
        <w:rPr>
          <w:rFonts w:cstheme="minorHAnsi"/>
          <w:color w:val="000000" w:themeColor="text1"/>
        </w:rPr>
        <w:t>tentang</w:t>
      </w:r>
      <w:proofErr w:type="spellEnd"/>
      <w:r w:rsidRPr="00DB25C4">
        <w:rPr>
          <w:rFonts w:cstheme="minorHAnsi"/>
          <w:color w:val="000000" w:themeColor="text1"/>
        </w:rPr>
        <w:t xml:space="preserve"> Pendidikan Tinggi</w:t>
      </w:r>
    </w:p>
    <w:p w14:paraId="0E0EA763" w14:textId="4EA089C3" w:rsidR="0076297E" w:rsidRPr="00DB25C4" w:rsidRDefault="00162F42" w:rsidP="009F6099">
      <w:pPr>
        <w:pStyle w:val="ListParagraph"/>
        <w:numPr>
          <w:ilvl w:val="0"/>
          <w:numId w:val="155"/>
        </w:numPr>
        <w:spacing w:after="0" w:line="240" w:lineRule="auto"/>
        <w:jc w:val="both"/>
        <w:rPr>
          <w:rFonts w:eastAsia="Calibri" w:cstheme="minorHAnsi"/>
          <w:color w:val="000000" w:themeColor="text1"/>
        </w:rPr>
      </w:pPr>
      <w:r w:rsidRPr="00DB25C4">
        <w:rPr>
          <w:rFonts w:cstheme="minorHAnsi"/>
        </w:rPr>
        <w:t>K</w:t>
      </w:r>
      <w:r w:rsidR="0076297E" w:rsidRPr="00DB25C4">
        <w:rPr>
          <w:rFonts w:eastAsia="Calibri" w:cstheme="minorHAnsi"/>
          <w:color w:val="000000" w:themeColor="text1"/>
        </w:rPr>
        <w:t xml:space="preserve">eputusan </w:t>
      </w:r>
      <w:proofErr w:type="spellStart"/>
      <w:r w:rsidR="0076297E" w:rsidRPr="00DB25C4">
        <w:rPr>
          <w:rFonts w:eastAsia="Calibri" w:cstheme="minorHAnsi"/>
          <w:color w:val="000000" w:themeColor="text1"/>
        </w:rPr>
        <w:t>Senat</w:t>
      </w:r>
      <w:proofErr w:type="spellEnd"/>
      <w:r w:rsidR="0076297E" w:rsidRPr="00DB25C4">
        <w:rPr>
          <w:rFonts w:eastAsia="Calibri" w:cstheme="minorHAnsi"/>
          <w:color w:val="000000" w:themeColor="text1"/>
        </w:rPr>
        <w:t xml:space="preserve"> Universitas </w:t>
      </w:r>
      <w:proofErr w:type="spellStart"/>
      <w:r w:rsidR="0076297E" w:rsidRPr="00DB25C4">
        <w:rPr>
          <w:rFonts w:eastAsia="Calibri" w:cstheme="minorHAnsi"/>
          <w:color w:val="000000" w:themeColor="text1"/>
        </w:rPr>
        <w:t>nomor</w:t>
      </w:r>
      <w:proofErr w:type="spellEnd"/>
      <w:r w:rsidR="0076297E" w:rsidRPr="00DB25C4">
        <w:rPr>
          <w:rFonts w:eastAsia="Calibri" w:cstheme="minorHAnsi"/>
          <w:color w:val="000000" w:themeColor="text1"/>
        </w:rPr>
        <w:t xml:space="preserve"> 0010/MACHUNG/SK-SENAT/XII/2017 </w:t>
      </w:r>
      <w:proofErr w:type="spellStart"/>
      <w:r w:rsidR="0076297E" w:rsidRPr="00DB25C4">
        <w:rPr>
          <w:rFonts w:eastAsia="Calibri" w:cstheme="minorHAnsi"/>
          <w:color w:val="000000" w:themeColor="text1"/>
        </w:rPr>
        <w:t>tentang</w:t>
      </w:r>
      <w:proofErr w:type="spellEnd"/>
      <w:r w:rsidR="0076297E" w:rsidRPr="00DB25C4">
        <w:rPr>
          <w:rFonts w:eastAsia="Calibri" w:cstheme="minorHAnsi"/>
          <w:color w:val="000000" w:themeColor="text1"/>
        </w:rPr>
        <w:t xml:space="preserve"> </w:t>
      </w:r>
      <w:proofErr w:type="spellStart"/>
      <w:r w:rsidR="0076297E" w:rsidRPr="00DB25C4">
        <w:rPr>
          <w:rFonts w:eastAsia="Calibri" w:cstheme="minorHAnsi"/>
          <w:color w:val="000000" w:themeColor="text1"/>
        </w:rPr>
        <w:t>Standar</w:t>
      </w:r>
      <w:proofErr w:type="spellEnd"/>
      <w:r w:rsidR="0076297E" w:rsidRPr="00DB25C4">
        <w:rPr>
          <w:rFonts w:eastAsia="Calibri" w:cstheme="minorHAnsi"/>
          <w:color w:val="000000" w:themeColor="text1"/>
        </w:rPr>
        <w:t xml:space="preserve"> </w:t>
      </w:r>
      <w:proofErr w:type="spellStart"/>
      <w:r w:rsidR="0076297E" w:rsidRPr="00DB25C4">
        <w:rPr>
          <w:rFonts w:eastAsia="Calibri" w:cstheme="minorHAnsi"/>
          <w:color w:val="000000" w:themeColor="text1"/>
        </w:rPr>
        <w:t>Mutu</w:t>
      </w:r>
      <w:proofErr w:type="spellEnd"/>
      <w:r w:rsidR="0076297E" w:rsidRPr="00DB25C4">
        <w:rPr>
          <w:rFonts w:eastAsia="Calibri" w:cstheme="minorHAnsi"/>
          <w:color w:val="000000" w:themeColor="text1"/>
        </w:rPr>
        <w:t xml:space="preserve"> Universitas Ma Chung</w:t>
      </w:r>
      <w:r w:rsidRPr="00DB25C4">
        <w:rPr>
          <w:rFonts w:eastAsia="Calibri" w:cstheme="minorHAnsi"/>
          <w:color w:val="000000" w:themeColor="text1"/>
        </w:rPr>
        <w:t>.</w:t>
      </w:r>
    </w:p>
    <w:p w14:paraId="63383663" w14:textId="77777777" w:rsidR="0076297E" w:rsidRPr="00DB25C4" w:rsidRDefault="0076297E" w:rsidP="00687314">
      <w:pPr>
        <w:spacing w:after="0" w:line="240" w:lineRule="auto"/>
        <w:ind w:left="66"/>
        <w:jc w:val="both"/>
        <w:rPr>
          <w:rFonts w:cstheme="minorHAnsi"/>
          <w:color w:val="000000" w:themeColor="text1"/>
          <w:highlight w:val="yellow"/>
        </w:rPr>
        <w:sectPr w:rsidR="0076297E" w:rsidRPr="00DB25C4" w:rsidSect="00CD4E67">
          <w:pgSz w:w="11906" w:h="16838"/>
          <w:pgMar w:top="1440" w:right="1440" w:bottom="1440" w:left="1440" w:header="708" w:footer="708" w:gutter="0"/>
          <w:cols w:space="708"/>
          <w:docGrid w:linePitch="360"/>
        </w:sectPr>
      </w:pPr>
    </w:p>
    <w:p w14:paraId="7E8B615B"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lastRenderedPageBreak/>
        <w:t xml:space="preserve">6.7.2 </w:t>
      </w:r>
      <w:proofErr w:type="spellStart"/>
      <w:r w:rsidRPr="00DB25C4">
        <w:rPr>
          <w:rFonts w:cstheme="minorHAnsi"/>
          <w:b/>
          <w:bCs/>
          <w:color w:val="000000" w:themeColor="text1"/>
        </w:rPr>
        <w:t>Pelaksanaan</w:t>
      </w:r>
      <w:proofErr w:type="spellEnd"/>
    </w:p>
    <w:p w14:paraId="4422E7C1" w14:textId="77777777" w:rsidR="0076297E" w:rsidRPr="00DB25C4" w:rsidRDefault="0076297E" w:rsidP="00687314">
      <w:pPr>
        <w:spacing w:after="0" w:line="240" w:lineRule="auto"/>
        <w:ind w:firstLine="720"/>
        <w:jc w:val="both"/>
        <w:rPr>
          <w:rFonts w:cstheme="minorHAnsi"/>
          <w:color w:val="000000" w:themeColor="text1"/>
        </w:rPr>
      </w:pPr>
      <w:r w:rsidRPr="00DB25C4">
        <w:rPr>
          <w:rFonts w:cstheme="minorHAnsi"/>
          <w:color w:val="000000" w:themeColor="text1"/>
        </w:rPr>
        <w:t xml:space="preserve">Beri </w:t>
      </w:r>
      <w:proofErr w:type="spellStart"/>
      <w:r w:rsidRPr="00DB25C4">
        <w:rPr>
          <w:rFonts w:cstheme="minorHAnsi"/>
          <w:color w:val="000000" w:themeColor="text1"/>
        </w:rPr>
        <w:t>tanda</w:t>
      </w:r>
      <w:proofErr w:type="spellEnd"/>
      <w:r w:rsidRPr="00DB25C4">
        <w:rPr>
          <w:rFonts w:cstheme="minorHAnsi"/>
          <w:color w:val="000000" w:themeColor="text1"/>
        </w:rPr>
        <w:t xml:space="preserve"> </w:t>
      </w:r>
      <w:proofErr w:type="spellStart"/>
      <w:r w:rsidRPr="00DB25C4">
        <w:rPr>
          <w:rFonts w:cstheme="minorHAnsi"/>
          <w:color w:val="000000" w:themeColor="text1"/>
        </w:rPr>
        <w:t>centang</w:t>
      </w:r>
      <w:proofErr w:type="spellEnd"/>
      <w:r w:rsidRPr="00DB25C4">
        <w:rPr>
          <w:rFonts w:cstheme="minorHAnsi"/>
          <w:color w:val="000000" w:themeColor="text1"/>
        </w:rPr>
        <w:t xml:space="preserve"> (√) pada </w:t>
      </w:r>
      <w:proofErr w:type="spellStart"/>
      <w:r w:rsidRPr="00DB25C4">
        <w:rPr>
          <w:rFonts w:cstheme="minorHAnsi"/>
          <w:color w:val="000000" w:themeColor="text1"/>
        </w:rPr>
        <w:t>kolom</w:t>
      </w:r>
      <w:proofErr w:type="spellEnd"/>
      <w:r w:rsidRPr="00DB25C4">
        <w:rPr>
          <w:rFonts w:cstheme="minorHAnsi"/>
          <w:color w:val="000000" w:themeColor="text1"/>
        </w:rPr>
        <w:t xml:space="preserve"> </w:t>
      </w:r>
      <w:proofErr w:type="spellStart"/>
      <w:r w:rsidRPr="00DB25C4">
        <w:rPr>
          <w:rFonts w:cstheme="minorHAnsi"/>
          <w:color w:val="000000" w:themeColor="text1"/>
        </w:rPr>
        <w:t>Tabel</w:t>
      </w:r>
      <w:proofErr w:type="spellEnd"/>
      <w:r w:rsidRPr="00DB25C4">
        <w:rPr>
          <w:rFonts w:cstheme="minorHAnsi"/>
          <w:color w:val="000000" w:themeColor="text1"/>
        </w:rPr>
        <w:t xml:space="preserve"> 6.7.2 yang </w:t>
      </w:r>
      <w:proofErr w:type="spellStart"/>
      <w:r w:rsidRPr="00DB25C4">
        <w:rPr>
          <w:rFonts w:cstheme="minorHAnsi"/>
          <w:color w:val="000000" w:themeColor="text1"/>
        </w:rPr>
        <w:t>sesuai</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realitas</w:t>
      </w:r>
      <w:proofErr w:type="spellEnd"/>
      <w:r w:rsidRPr="00DB25C4">
        <w:rPr>
          <w:rFonts w:cstheme="minorHAnsi"/>
          <w:color w:val="000000" w:themeColor="text1"/>
        </w:rPr>
        <w:t>.</w:t>
      </w:r>
    </w:p>
    <w:p w14:paraId="0A21AF28" w14:textId="77777777" w:rsidR="0076297E" w:rsidRPr="00DB25C4" w:rsidRDefault="0076297E" w:rsidP="00687314">
      <w:pPr>
        <w:spacing w:after="0" w:line="240" w:lineRule="auto"/>
        <w:jc w:val="both"/>
        <w:rPr>
          <w:rFonts w:cstheme="minorHAnsi"/>
          <w:color w:val="000000" w:themeColor="text1"/>
        </w:rPr>
      </w:pPr>
      <w:proofErr w:type="spellStart"/>
      <w:r w:rsidRPr="00DB25C4">
        <w:rPr>
          <w:rFonts w:cstheme="minorHAnsi"/>
          <w:color w:val="000000" w:themeColor="text1"/>
        </w:rPr>
        <w:t>Tabel</w:t>
      </w:r>
      <w:proofErr w:type="spellEnd"/>
      <w:r w:rsidRPr="00DB25C4">
        <w:rPr>
          <w:rFonts w:cstheme="minorHAnsi"/>
          <w:color w:val="000000" w:themeColor="text1"/>
        </w:rPr>
        <w:t xml:space="preserve"> 6.7.2 </w:t>
      </w:r>
      <w:proofErr w:type="spellStart"/>
      <w:r w:rsidRPr="00DB25C4">
        <w:rPr>
          <w:rFonts w:cstheme="minorHAnsi"/>
          <w:color w:val="000000" w:themeColor="text1"/>
        </w:rPr>
        <w:t>Kepuasan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p>
    <w:tbl>
      <w:tblPr>
        <w:tblW w:w="1317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960"/>
        <w:gridCol w:w="4420"/>
        <w:gridCol w:w="1151"/>
        <w:gridCol w:w="1431"/>
        <w:gridCol w:w="1564"/>
        <w:gridCol w:w="3652"/>
      </w:tblGrid>
      <w:tr w:rsidR="0076297E" w:rsidRPr="00DB25C4" w14:paraId="6CC1B123" w14:textId="77777777" w:rsidTr="00162F42">
        <w:trPr>
          <w:trHeight w:val="300"/>
        </w:trPr>
        <w:tc>
          <w:tcPr>
            <w:tcW w:w="960" w:type="dxa"/>
            <w:vMerge w:val="restart"/>
            <w:shd w:val="clear" w:color="auto" w:fill="D0CECE" w:themeFill="background2" w:themeFillShade="E6"/>
            <w:noWrap/>
            <w:vAlign w:val="center"/>
            <w:hideMark/>
          </w:tcPr>
          <w:p w14:paraId="4949556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No</w:t>
            </w:r>
          </w:p>
        </w:tc>
        <w:tc>
          <w:tcPr>
            <w:tcW w:w="4420" w:type="dxa"/>
            <w:vMerge w:val="restart"/>
            <w:shd w:val="clear" w:color="auto" w:fill="D0CECE" w:themeFill="background2" w:themeFillShade="E6"/>
            <w:vAlign w:val="center"/>
            <w:hideMark/>
          </w:tcPr>
          <w:p w14:paraId="1D5EB314" w14:textId="77777777" w:rsidR="0076297E" w:rsidRPr="00DB25C4" w:rsidRDefault="0076297E" w:rsidP="00687314">
            <w:pPr>
              <w:spacing w:after="0" w:line="240" w:lineRule="auto"/>
              <w:jc w:val="center"/>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Aspek</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Pengukuran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Kepuasan</w:t>
            </w:r>
            <w:proofErr w:type="spellEnd"/>
          </w:p>
        </w:tc>
        <w:tc>
          <w:tcPr>
            <w:tcW w:w="4146" w:type="dxa"/>
            <w:gridSpan w:val="3"/>
            <w:shd w:val="clear" w:color="auto" w:fill="D0CECE" w:themeFill="background2" w:themeFillShade="E6"/>
            <w:noWrap/>
            <w:vAlign w:val="bottom"/>
            <w:hideMark/>
          </w:tcPr>
          <w:p w14:paraId="5508CB80" w14:textId="77777777" w:rsidR="0076297E" w:rsidRPr="00DB25C4" w:rsidRDefault="0076297E" w:rsidP="00687314">
            <w:pPr>
              <w:spacing w:after="0" w:line="240" w:lineRule="auto"/>
              <w:jc w:val="center"/>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Objek</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Kepuasan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Mahasiswa</w:t>
            </w:r>
            <w:proofErr w:type="spellEnd"/>
          </w:p>
        </w:tc>
        <w:tc>
          <w:tcPr>
            <w:tcW w:w="3652" w:type="dxa"/>
            <w:shd w:val="clear" w:color="auto" w:fill="D0CECE" w:themeFill="background2" w:themeFillShade="E6"/>
            <w:noWrap/>
            <w:vAlign w:val="center"/>
            <w:hideMark/>
          </w:tcPr>
          <w:p w14:paraId="4D73C10B" w14:textId="77777777" w:rsidR="0076297E" w:rsidRPr="00DB25C4" w:rsidRDefault="0076297E" w:rsidP="00687314">
            <w:pPr>
              <w:spacing w:after="0" w:line="240" w:lineRule="auto"/>
              <w:jc w:val="center"/>
              <w:rPr>
                <w:rFonts w:eastAsia="Times New Roman" w:cstheme="minorHAnsi"/>
                <w:color w:val="000000" w:themeColor="text1"/>
                <w:highlight w:val="green"/>
                <w:lang w:eastAsia="en-ID"/>
              </w:rPr>
            </w:pPr>
            <w:proofErr w:type="spellStart"/>
            <w:r w:rsidRPr="00DB25C4">
              <w:rPr>
                <w:rFonts w:eastAsia="Times New Roman" w:cstheme="minorHAnsi"/>
                <w:color w:val="000000" w:themeColor="text1"/>
                <w:highlight w:val="green"/>
                <w:lang w:eastAsia="en-ID"/>
              </w:rPr>
              <w:t>Tindak</w:t>
            </w:r>
            <w:proofErr w:type="spellEnd"/>
            <w:r w:rsidRPr="00DB25C4">
              <w:rPr>
                <w:rFonts w:eastAsia="Times New Roman" w:cstheme="minorHAnsi"/>
                <w:color w:val="000000" w:themeColor="text1"/>
                <w:highlight w:val="green"/>
                <w:lang w:eastAsia="en-ID"/>
              </w:rPr>
              <w:t xml:space="preserve"> </w:t>
            </w:r>
            <w:proofErr w:type="spellStart"/>
            <w:r w:rsidRPr="00DB25C4">
              <w:rPr>
                <w:rFonts w:eastAsia="Times New Roman" w:cstheme="minorHAnsi"/>
                <w:color w:val="000000" w:themeColor="text1"/>
                <w:highlight w:val="green"/>
                <w:lang w:eastAsia="en-ID"/>
              </w:rPr>
              <w:t>Lanjut</w:t>
            </w:r>
            <w:proofErr w:type="spellEnd"/>
          </w:p>
        </w:tc>
      </w:tr>
      <w:tr w:rsidR="0076297E" w:rsidRPr="00DB25C4" w14:paraId="77A8DE52" w14:textId="77777777" w:rsidTr="00162F42">
        <w:trPr>
          <w:trHeight w:val="600"/>
        </w:trPr>
        <w:tc>
          <w:tcPr>
            <w:tcW w:w="960" w:type="dxa"/>
            <w:vMerge/>
            <w:vAlign w:val="center"/>
            <w:hideMark/>
          </w:tcPr>
          <w:p w14:paraId="5DB58C5E"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4420" w:type="dxa"/>
            <w:vMerge/>
            <w:vAlign w:val="center"/>
            <w:hideMark/>
          </w:tcPr>
          <w:p w14:paraId="18D6C758" w14:textId="77777777" w:rsidR="0076297E" w:rsidRPr="00DB25C4" w:rsidRDefault="0076297E" w:rsidP="00687314">
            <w:pPr>
              <w:spacing w:after="0" w:line="240" w:lineRule="auto"/>
              <w:jc w:val="center"/>
              <w:rPr>
                <w:rFonts w:eastAsia="Times New Roman" w:cstheme="minorHAnsi"/>
                <w:color w:val="000000" w:themeColor="text1"/>
                <w:lang w:eastAsia="en-ID"/>
              </w:rPr>
            </w:pPr>
          </w:p>
        </w:tc>
        <w:tc>
          <w:tcPr>
            <w:tcW w:w="1151" w:type="dxa"/>
            <w:shd w:val="clear" w:color="auto" w:fill="D0CECE" w:themeFill="background2" w:themeFillShade="E6"/>
            <w:vAlign w:val="center"/>
            <w:hideMark/>
          </w:tcPr>
          <w:p w14:paraId="02AA429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 xml:space="preserve">Kinerja </w:t>
            </w:r>
            <w:proofErr w:type="spellStart"/>
            <w:r w:rsidRPr="00DB25C4">
              <w:rPr>
                <w:rFonts w:eastAsia="Times New Roman" w:cstheme="minorHAnsi"/>
                <w:color w:val="000000" w:themeColor="text1"/>
                <w:lang w:eastAsia="en-ID"/>
              </w:rPr>
              <w:t>Mengajar</w:t>
            </w:r>
            <w:proofErr w:type="spellEnd"/>
            <w:r w:rsidRPr="00DB25C4">
              <w:rPr>
                <w:rFonts w:eastAsia="Times New Roman" w:cstheme="minorHAnsi"/>
                <w:color w:val="000000" w:themeColor="text1"/>
                <w:lang w:eastAsia="en-ID"/>
              </w:rPr>
              <w:t xml:space="preserve"> DTPS</w:t>
            </w:r>
          </w:p>
        </w:tc>
        <w:tc>
          <w:tcPr>
            <w:tcW w:w="1431" w:type="dxa"/>
            <w:shd w:val="clear" w:color="auto" w:fill="D0CECE" w:themeFill="background2" w:themeFillShade="E6"/>
            <w:vAlign w:val="bottom"/>
            <w:hideMark/>
          </w:tcPr>
          <w:p w14:paraId="58C9DA4C" w14:textId="77777777" w:rsidR="0076297E" w:rsidRPr="00DB25C4" w:rsidRDefault="0076297E" w:rsidP="00687314">
            <w:pPr>
              <w:spacing w:after="0" w:line="240" w:lineRule="auto"/>
              <w:jc w:val="center"/>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Layanan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Administrasi</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Akademik</w:t>
            </w:r>
            <w:proofErr w:type="spellEnd"/>
            <w:r w:rsidRPr="00DB25C4">
              <w:rPr>
                <w:rFonts w:eastAsia="Times New Roman" w:cstheme="minorHAnsi"/>
                <w:color w:val="000000" w:themeColor="text1"/>
                <w:lang w:eastAsia="en-ID"/>
              </w:rPr>
              <w:t xml:space="preserve"> oleh PS</w:t>
            </w:r>
          </w:p>
        </w:tc>
        <w:tc>
          <w:tcPr>
            <w:tcW w:w="1564" w:type="dxa"/>
            <w:shd w:val="clear" w:color="auto" w:fill="D0CECE" w:themeFill="background2" w:themeFillShade="E6"/>
            <w:vAlign w:val="bottom"/>
            <w:hideMark/>
          </w:tcPr>
          <w:p w14:paraId="52C872F9" w14:textId="77777777" w:rsidR="0076297E" w:rsidRPr="00DB25C4" w:rsidRDefault="0076297E" w:rsidP="00687314">
            <w:pPr>
              <w:spacing w:after="0" w:line="240" w:lineRule="auto"/>
              <w:jc w:val="center"/>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Prasarana</w:t>
            </w:r>
            <w:proofErr w:type="spellEnd"/>
            <w:r w:rsidRPr="00DB25C4">
              <w:rPr>
                <w:rFonts w:eastAsia="Times New Roman" w:cstheme="minorHAnsi"/>
                <w:color w:val="000000" w:themeColor="text1"/>
                <w:lang w:eastAsia="en-ID"/>
              </w:rPr>
              <w:t xml:space="preserve"> dan Sarana </w:t>
            </w:r>
            <w:proofErr w:type="spellStart"/>
            <w:r w:rsidRPr="00DB25C4">
              <w:rPr>
                <w:rFonts w:eastAsia="Times New Roman" w:cstheme="minorHAnsi"/>
                <w:color w:val="000000" w:themeColor="text1"/>
                <w:lang w:eastAsia="en-ID"/>
              </w:rPr>
              <w:t>Pembelajaran</w:t>
            </w:r>
            <w:proofErr w:type="spellEnd"/>
            <w:r w:rsidRPr="00DB25C4">
              <w:rPr>
                <w:rFonts w:eastAsia="Times New Roman" w:cstheme="minorHAnsi"/>
                <w:color w:val="000000" w:themeColor="text1"/>
                <w:lang w:eastAsia="en-ID"/>
              </w:rPr>
              <w:t xml:space="preserve"> di PS</w:t>
            </w:r>
          </w:p>
        </w:tc>
        <w:tc>
          <w:tcPr>
            <w:tcW w:w="3652" w:type="dxa"/>
            <w:shd w:val="clear" w:color="auto" w:fill="D0CECE" w:themeFill="background2" w:themeFillShade="E6"/>
            <w:vAlign w:val="center"/>
            <w:hideMark/>
          </w:tcPr>
          <w:p w14:paraId="6EEF915F" w14:textId="77777777" w:rsidR="0076297E" w:rsidRPr="00DB25C4" w:rsidRDefault="0076297E" w:rsidP="00687314">
            <w:pPr>
              <w:spacing w:after="0" w:line="240" w:lineRule="auto"/>
              <w:jc w:val="center"/>
              <w:rPr>
                <w:rFonts w:eastAsia="Times New Roman" w:cstheme="minorHAnsi"/>
                <w:color w:val="000000" w:themeColor="text1"/>
                <w:highlight w:val="green"/>
                <w:lang w:eastAsia="en-ID"/>
              </w:rPr>
            </w:pPr>
          </w:p>
        </w:tc>
      </w:tr>
      <w:tr w:rsidR="0076297E" w:rsidRPr="00DB25C4" w14:paraId="2E2FC993" w14:textId="77777777" w:rsidTr="00162F42">
        <w:trPr>
          <w:trHeight w:val="454"/>
        </w:trPr>
        <w:tc>
          <w:tcPr>
            <w:tcW w:w="960" w:type="dxa"/>
            <w:shd w:val="clear" w:color="auto" w:fill="FFF2CC" w:themeFill="accent4" w:themeFillTint="33"/>
            <w:noWrap/>
            <w:vAlign w:val="bottom"/>
            <w:hideMark/>
          </w:tcPr>
          <w:p w14:paraId="2465F6E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4420" w:type="dxa"/>
            <w:shd w:val="clear" w:color="auto" w:fill="FFF2CC" w:themeFill="accent4" w:themeFillTint="33"/>
            <w:noWrap/>
            <w:vAlign w:val="bottom"/>
            <w:hideMark/>
          </w:tcPr>
          <w:p w14:paraId="76BD291F"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1151" w:type="dxa"/>
            <w:shd w:val="clear" w:color="auto" w:fill="FFF2CC" w:themeFill="accent4" w:themeFillTint="33"/>
            <w:noWrap/>
            <w:vAlign w:val="bottom"/>
            <w:hideMark/>
          </w:tcPr>
          <w:p w14:paraId="51DF6F1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1431" w:type="dxa"/>
            <w:shd w:val="clear" w:color="auto" w:fill="FFF2CC" w:themeFill="accent4" w:themeFillTint="33"/>
            <w:noWrap/>
            <w:vAlign w:val="bottom"/>
            <w:hideMark/>
          </w:tcPr>
          <w:p w14:paraId="03B6984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1564" w:type="dxa"/>
            <w:shd w:val="clear" w:color="auto" w:fill="FFF2CC" w:themeFill="accent4" w:themeFillTint="33"/>
            <w:noWrap/>
            <w:vAlign w:val="bottom"/>
            <w:hideMark/>
          </w:tcPr>
          <w:p w14:paraId="0EFBE4F6"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(5)</w:t>
            </w:r>
          </w:p>
        </w:tc>
        <w:tc>
          <w:tcPr>
            <w:tcW w:w="3652" w:type="dxa"/>
            <w:shd w:val="clear" w:color="auto" w:fill="FFF2CC" w:themeFill="accent4" w:themeFillTint="33"/>
            <w:noWrap/>
            <w:vAlign w:val="bottom"/>
            <w:hideMark/>
          </w:tcPr>
          <w:p w14:paraId="708B61B1" w14:textId="77777777" w:rsidR="0076297E" w:rsidRPr="00DB25C4" w:rsidRDefault="0076297E" w:rsidP="00687314">
            <w:pPr>
              <w:spacing w:after="0" w:line="240" w:lineRule="auto"/>
              <w:jc w:val="center"/>
              <w:rPr>
                <w:rFonts w:eastAsia="Times New Roman" w:cstheme="minorHAnsi"/>
                <w:color w:val="000000" w:themeColor="text1"/>
                <w:highlight w:val="green"/>
                <w:lang w:eastAsia="en-ID"/>
              </w:rPr>
            </w:pPr>
            <w:r w:rsidRPr="00DB25C4">
              <w:rPr>
                <w:rFonts w:eastAsia="Times New Roman" w:cstheme="minorHAnsi"/>
                <w:color w:val="000000" w:themeColor="text1"/>
                <w:highlight w:val="green"/>
                <w:lang w:eastAsia="en-ID"/>
              </w:rPr>
              <w:t>(6)</w:t>
            </w:r>
          </w:p>
        </w:tc>
      </w:tr>
      <w:tr w:rsidR="0076297E" w:rsidRPr="00DB25C4" w14:paraId="17EA4B5F" w14:textId="77777777" w:rsidTr="00162F42">
        <w:trPr>
          <w:trHeight w:val="600"/>
        </w:trPr>
        <w:tc>
          <w:tcPr>
            <w:tcW w:w="960" w:type="dxa"/>
            <w:shd w:val="clear" w:color="auto" w:fill="auto"/>
            <w:noWrap/>
            <w:vAlign w:val="center"/>
            <w:hideMark/>
          </w:tcPr>
          <w:p w14:paraId="7A54D30E"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1</w:t>
            </w:r>
          </w:p>
        </w:tc>
        <w:tc>
          <w:tcPr>
            <w:tcW w:w="4420" w:type="dxa"/>
            <w:shd w:val="clear" w:color="auto" w:fill="auto"/>
            <w:vAlign w:val="bottom"/>
            <w:hideMark/>
          </w:tcPr>
          <w:p w14:paraId="2331CB4E"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Menggunakan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instrumen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kepuasan</w:t>
            </w:r>
            <w:proofErr w:type="spellEnd"/>
            <w:r w:rsidRPr="00DB25C4">
              <w:rPr>
                <w:rFonts w:eastAsia="Times New Roman" w:cstheme="minorHAnsi"/>
                <w:color w:val="000000" w:themeColor="text1"/>
                <w:lang w:eastAsia="en-ID"/>
              </w:rPr>
              <w:t xml:space="preserve"> yang valid dan </w:t>
            </w:r>
            <w:proofErr w:type="spellStart"/>
            <w:r w:rsidRPr="00DB25C4">
              <w:rPr>
                <w:rFonts w:eastAsia="Times New Roman" w:cstheme="minorHAnsi"/>
                <w:color w:val="000000" w:themeColor="text1"/>
                <w:lang w:eastAsia="en-ID"/>
              </w:rPr>
              <w:t>mudah</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digunakan</w:t>
            </w:r>
            <w:proofErr w:type="spellEnd"/>
          </w:p>
        </w:tc>
        <w:tc>
          <w:tcPr>
            <w:tcW w:w="1151" w:type="dxa"/>
            <w:shd w:val="clear" w:color="auto" w:fill="auto"/>
            <w:noWrap/>
            <w:vAlign w:val="center"/>
            <w:hideMark/>
          </w:tcPr>
          <w:p w14:paraId="485135B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V</w:t>
            </w:r>
          </w:p>
        </w:tc>
        <w:tc>
          <w:tcPr>
            <w:tcW w:w="1431" w:type="dxa"/>
            <w:shd w:val="clear" w:color="auto" w:fill="auto"/>
            <w:noWrap/>
            <w:vAlign w:val="center"/>
            <w:hideMark/>
          </w:tcPr>
          <w:p w14:paraId="6E85B6A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V</w:t>
            </w:r>
          </w:p>
        </w:tc>
        <w:tc>
          <w:tcPr>
            <w:tcW w:w="1564" w:type="dxa"/>
            <w:shd w:val="clear" w:color="auto" w:fill="auto"/>
            <w:noWrap/>
            <w:vAlign w:val="center"/>
            <w:hideMark/>
          </w:tcPr>
          <w:p w14:paraId="1ABCAEA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V</w:t>
            </w:r>
          </w:p>
        </w:tc>
        <w:tc>
          <w:tcPr>
            <w:tcW w:w="3652" w:type="dxa"/>
            <w:shd w:val="clear" w:color="auto" w:fill="auto"/>
            <w:noWrap/>
            <w:vAlign w:val="center"/>
            <w:hideMark/>
          </w:tcPr>
          <w:p w14:paraId="53845CD5"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Instrumen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dapat</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dilanjutkan</w:t>
            </w:r>
            <w:proofErr w:type="spellEnd"/>
            <w:r w:rsidRPr="00DB25C4">
              <w:rPr>
                <w:rFonts w:eastAsia="Times New Roman" w:cstheme="minorHAnsi"/>
                <w:color w:val="000000" w:themeColor="text1"/>
                <w:lang w:eastAsia="en-ID"/>
              </w:rPr>
              <w:t xml:space="preserve"> dan </w:t>
            </w:r>
            <w:proofErr w:type="spellStart"/>
            <w:r w:rsidRPr="00DB25C4">
              <w:rPr>
                <w:rFonts w:eastAsia="Times New Roman" w:cstheme="minorHAnsi"/>
                <w:color w:val="000000" w:themeColor="text1"/>
                <w:lang w:eastAsia="en-ID"/>
              </w:rPr>
              <w:t>ditingkatkan</w:t>
            </w:r>
            <w:proofErr w:type="spellEnd"/>
          </w:p>
        </w:tc>
      </w:tr>
      <w:tr w:rsidR="0076297E" w:rsidRPr="00DB25C4" w14:paraId="7DB81D08" w14:textId="77777777" w:rsidTr="00162F42">
        <w:trPr>
          <w:trHeight w:val="600"/>
        </w:trPr>
        <w:tc>
          <w:tcPr>
            <w:tcW w:w="960" w:type="dxa"/>
            <w:shd w:val="clear" w:color="auto" w:fill="auto"/>
            <w:noWrap/>
            <w:vAlign w:val="center"/>
            <w:hideMark/>
          </w:tcPr>
          <w:p w14:paraId="125A35E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2</w:t>
            </w:r>
          </w:p>
        </w:tc>
        <w:tc>
          <w:tcPr>
            <w:tcW w:w="4420" w:type="dxa"/>
            <w:shd w:val="clear" w:color="auto" w:fill="auto"/>
            <w:vAlign w:val="bottom"/>
            <w:hideMark/>
          </w:tcPr>
          <w:p w14:paraId="29D1E5B0"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Dilaksanakan</w:t>
            </w:r>
            <w:proofErr w:type="spellEnd"/>
            <w:r w:rsidRPr="00DB25C4">
              <w:rPr>
                <w:rFonts w:eastAsia="Times New Roman" w:cstheme="minorHAnsi"/>
                <w:color w:val="000000" w:themeColor="text1"/>
                <w:lang w:eastAsia="en-ID"/>
              </w:rPr>
              <w:t xml:space="preserve"> di </w:t>
            </w:r>
            <w:proofErr w:type="spellStart"/>
            <w:r w:rsidRPr="00DB25C4">
              <w:rPr>
                <w:rFonts w:eastAsia="Times New Roman" w:cstheme="minorHAnsi"/>
                <w:color w:val="000000" w:themeColor="text1"/>
                <w:lang w:eastAsia="en-ID"/>
              </w:rPr>
              <w:t>setiap</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akhir</w:t>
            </w:r>
            <w:proofErr w:type="spellEnd"/>
            <w:r w:rsidRPr="00DB25C4">
              <w:rPr>
                <w:rFonts w:eastAsia="Times New Roman" w:cstheme="minorHAnsi"/>
                <w:color w:val="000000" w:themeColor="text1"/>
                <w:lang w:eastAsia="en-ID"/>
              </w:rPr>
              <w:t xml:space="preserve"> semester dan </w:t>
            </w:r>
            <w:proofErr w:type="spellStart"/>
            <w:r w:rsidRPr="00DB25C4">
              <w:rPr>
                <w:rFonts w:eastAsia="Times New Roman" w:cstheme="minorHAnsi"/>
                <w:color w:val="000000" w:themeColor="text1"/>
                <w:lang w:eastAsia="en-ID"/>
              </w:rPr>
              <w:t>datanya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terekam</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secara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lengkap</w:t>
            </w:r>
            <w:proofErr w:type="spellEnd"/>
          </w:p>
        </w:tc>
        <w:tc>
          <w:tcPr>
            <w:tcW w:w="1151" w:type="dxa"/>
            <w:shd w:val="clear" w:color="auto" w:fill="auto"/>
            <w:noWrap/>
            <w:vAlign w:val="center"/>
            <w:hideMark/>
          </w:tcPr>
          <w:p w14:paraId="74654875"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V</w:t>
            </w:r>
          </w:p>
        </w:tc>
        <w:tc>
          <w:tcPr>
            <w:tcW w:w="1431" w:type="dxa"/>
            <w:shd w:val="clear" w:color="auto" w:fill="auto"/>
            <w:noWrap/>
            <w:vAlign w:val="center"/>
            <w:hideMark/>
          </w:tcPr>
          <w:p w14:paraId="6C99A13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V</w:t>
            </w:r>
          </w:p>
        </w:tc>
        <w:tc>
          <w:tcPr>
            <w:tcW w:w="1564" w:type="dxa"/>
            <w:shd w:val="clear" w:color="auto" w:fill="auto"/>
            <w:noWrap/>
            <w:vAlign w:val="center"/>
            <w:hideMark/>
          </w:tcPr>
          <w:p w14:paraId="5CC9DC32"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V</w:t>
            </w:r>
          </w:p>
        </w:tc>
        <w:tc>
          <w:tcPr>
            <w:tcW w:w="3652" w:type="dxa"/>
            <w:shd w:val="clear" w:color="auto" w:fill="auto"/>
            <w:noWrap/>
            <w:vAlign w:val="center"/>
            <w:hideMark/>
          </w:tcPr>
          <w:p w14:paraId="47114CB2" w14:textId="77777777" w:rsidR="0076297E" w:rsidRPr="00DB25C4" w:rsidRDefault="0076297E" w:rsidP="00687314">
            <w:pPr>
              <w:spacing w:after="0" w:line="240" w:lineRule="auto"/>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Pelaksanaan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dapat</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dilakukan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secara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konsisten</w:t>
            </w:r>
            <w:proofErr w:type="spellEnd"/>
          </w:p>
        </w:tc>
      </w:tr>
      <w:tr w:rsidR="0076297E" w:rsidRPr="00DB25C4" w14:paraId="471EC482" w14:textId="77777777" w:rsidTr="00162F42">
        <w:trPr>
          <w:trHeight w:val="900"/>
        </w:trPr>
        <w:tc>
          <w:tcPr>
            <w:tcW w:w="960" w:type="dxa"/>
            <w:shd w:val="clear" w:color="auto" w:fill="auto"/>
            <w:noWrap/>
            <w:vAlign w:val="center"/>
            <w:hideMark/>
          </w:tcPr>
          <w:p w14:paraId="1B3EA9F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3</w:t>
            </w:r>
          </w:p>
        </w:tc>
        <w:tc>
          <w:tcPr>
            <w:tcW w:w="4420" w:type="dxa"/>
            <w:shd w:val="clear" w:color="auto" w:fill="auto"/>
            <w:vAlign w:val="bottom"/>
            <w:hideMark/>
          </w:tcPr>
          <w:p w14:paraId="4E0BAF37"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Hasilnya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dianalisis</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dengan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metode</w:t>
            </w:r>
            <w:proofErr w:type="spellEnd"/>
            <w:r w:rsidRPr="00DB25C4">
              <w:rPr>
                <w:rFonts w:eastAsia="Times New Roman" w:cstheme="minorHAnsi"/>
                <w:color w:val="000000" w:themeColor="text1"/>
                <w:lang w:eastAsia="en-ID"/>
              </w:rPr>
              <w:t xml:space="preserve"> yang </w:t>
            </w:r>
            <w:proofErr w:type="spellStart"/>
            <w:r w:rsidRPr="00DB25C4">
              <w:rPr>
                <w:rFonts w:eastAsia="Times New Roman" w:cstheme="minorHAnsi"/>
                <w:color w:val="000000" w:themeColor="text1"/>
                <w:lang w:eastAsia="en-ID"/>
              </w:rPr>
              <w:t>tepat</w:t>
            </w:r>
            <w:proofErr w:type="spellEnd"/>
            <w:r w:rsidRPr="00DB25C4">
              <w:rPr>
                <w:rFonts w:eastAsia="Times New Roman" w:cstheme="minorHAnsi"/>
                <w:color w:val="000000" w:themeColor="text1"/>
                <w:lang w:eastAsia="en-ID"/>
              </w:rPr>
              <w:t xml:space="preserve"> dan </w:t>
            </w:r>
            <w:proofErr w:type="spellStart"/>
            <w:r w:rsidRPr="00DB25C4">
              <w:rPr>
                <w:rFonts w:eastAsia="Times New Roman" w:cstheme="minorHAnsi"/>
                <w:color w:val="000000" w:themeColor="text1"/>
                <w:lang w:eastAsia="en-ID"/>
              </w:rPr>
              <w:t>bermanfaat</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untuk</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pengambilan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keputusan</w:t>
            </w:r>
            <w:proofErr w:type="spellEnd"/>
          </w:p>
        </w:tc>
        <w:tc>
          <w:tcPr>
            <w:tcW w:w="1151" w:type="dxa"/>
            <w:shd w:val="clear" w:color="auto" w:fill="auto"/>
            <w:noWrap/>
            <w:vAlign w:val="center"/>
            <w:hideMark/>
          </w:tcPr>
          <w:p w14:paraId="314DB131"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V</w:t>
            </w:r>
          </w:p>
        </w:tc>
        <w:tc>
          <w:tcPr>
            <w:tcW w:w="1431" w:type="dxa"/>
            <w:shd w:val="clear" w:color="auto" w:fill="auto"/>
            <w:noWrap/>
            <w:vAlign w:val="center"/>
            <w:hideMark/>
          </w:tcPr>
          <w:p w14:paraId="0C9360F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V</w:t>
            </w:r>
          </w:p>
        </w:tc>
        <w:tc>
          <w:tcPr>
            <w:tcW w:w="1564" w:type="dxa"/>
            <w:shd w:val="clear" w:color="auto" w:fill="auto"/>
            <w:noWrap/>
            <w:vAlign w:val="center"/>
            <w:hideMark/>
          </w:tcPr>
          <w:p w14:paraId="0CFBDE77"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V</w:t>
            </w:r>
          </w:p>
        </w:tc>
        <w:tc>
          <w:tcPr>
            <w:tcW w:w="3652" w:type="dxa"/>
            <w:shd w:val="clear" w:color="auto" w:fill="auto"/>
            <w:noWrap/>
            <w:vAlign w:val="center"/>
            <w:hideMark/>
          </w:tcPr>
          <w:p w14:paraId="359242F0" w14:textId="77777777" w:rsidR="0076297E" w:rsidRPr="00DB25C4" w:rsidRDefault="0076297E" w:rsidP="00687314">
            <w:pPr>
              <w:spacing w:after="0" w:line="240" w:lineRule="auto"/>
              <w:rPr>
                <w:rFonts w:eastAsia="Times New Roman" w:cstheme="minorHAnsi"/>
                <w:color w:val="000000" w:themeColor="text1"/>
                <w:highlight w:val="green"/>
                <w:lang w:eastAsia="en-ID"/>
              </w:rPr>
            </w:pPr>
            <w:proofErr w:type="spellStart"/>
            <w:r w:rsidRPr="00DB25C4">
              <w:rPr>
                <w:rFonts w:eastAsia="Times New Roman" w:cstheme="minorHAnsi"/>
                <w:color w:val="000000" w:themeColor="text1"/>
                <w:lang w:eastAsia="en-ID"/>
              </w:rPr>
              <w:t>Pengambilan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keputusan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dapat</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dilanjutkan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dengan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mempertimbangkan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hasil</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analisis</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setiap</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pengukuran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kepuasan</w:t>
            </w:r>
            <w:proofErr w:type="spellEnd"/>
            <w:r w:rsidRPr="00DB25C4">
              <w:rPr>
                <w:rFonts w:eastAsia="Times New Roman" w:cstheme="minorHAnsi"/>
                <w:color w:val="000000" w:themeColor="text1"/>
                <w:lang w:eastAsia="en-ID"/>
              </w:rPr>
              <w:t xml:space="preserve"> yang </w:t>
            </w:r>
            <w:proofErr w:type="spellStart"/>
            <w:r w:rsidRPr="00DB25C4">
              <w:rPr>
                <w:rFonts w:eastAsia="Times New Roman" w:cstheme="minorHAnsi"/>
                <w:color w:val="000000" w:themeColor="text1"/>
                <w:lang w:eastAsia="en-ID"/>
              </w:rPr>
              <w:t>sudah</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dilakukan</w:t>
            </w:r>
            <w:proofErr w:type="spellEnd"/>
          </w:p>
        </w:tc>
      </w:tr>
      <w:tr w:rsidR="0076297E" w:rsidRPr="00DB25C4" w14:paraId="4B0A7630" w14:textId="77777777" w:rsidTr="00162F42">
        <w:trPr>
          <w:trHeight w:val="1650"/>
        </w:trPr>
        <w:tc>
          <w:tcPr>
            <w:tcW w:w="960" w:type="dxa"/>
            <w:shd w:val="clear" w:color="auto" w:fill="auto"/>
            <w:noWrap/>
            <w:vAlign w:val="center"/>
            <w:hideMark/>
          </w:tcPr>
          <w:p w14:paraId="0265887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4</w:t>
            </w:r>
          </w:p>
        </w:tc>
        <w:tc>
          <w:tcPr>
            <w:tcW w:w="4420" w:type="dxa"/>
            <w:shd w:val="clear" w:color="auto" w:fill="auto"/>
            <w:vAlign w:val="bottom"/>
            <w:hideMark/>
          </w:tcPr>
          <w:p w14:paraId="0C3123E3"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Dilakukan</w:t>
            </w:r>
            <w:proofErr w:type="spellEnd"/>
            <w:r w:rsidRPr="00DB25C4">
              <w:rPr>
                <w:rFonts w:eastAsia="Times New Roman" w:cstheme="minorHAnsi"/>
                <w:color w:val="000000" w:themeColor="text1"/>
                <w:lang w:eastAsia="en-ID"/>
              </w:rPr>
              <w:t xml:space="preserve"> review </w:t>
            </w:r>
            <w:proofErr w:type="spellStart"/>
            <w:r w:rsidRPr="00DB25C4">
              <w:rPr>
                <w:rFonts w:eastAsia="Times New Roman" w:cstheme="minorHAnsi"/>
                <w:color w:val="000000" w:themeColor="text1"/>
                <w:lang w:eastAsia="en-ID"/>
              </w:rPr>
              <w:t>terhadap</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hasil</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pelaksanaan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pengukuran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kepuasan</w:t>
            </w:r>
            <w:proofErr w:type="spellEnd"/>
          </w:p>
        </w:tc>
        <w:tc>
          <w:tcPr>
            <w:tcW w:w="1151" w:type="dxa"/>
            <w:shd w:val="clear" w:color="auto" w:fill="auto"/>
            <w:noWrap/>
            <w:vAlign w:val="center"/>
            <w:hideMark/>
          </w:tcPr>
          <w:p w14:paraId="543A691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V</w:t>
            </w:r>
          </w:p>
        </w:tc>
        <w:tc>
          <w:tcPr>
            <w:tcW w:w="1431" w:type="dxa"/>
            <w:shd w:val="clear" w:color="auto" w:fill="auto"/>
            <w:noWrap/>
            <w:vAlign w:val="center"/>
            <w:hideMark/>
          </w:tcPr>
          <w:p w14:paraId="5FDEC64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V</w:t>
            </w:r>
          </w:p>
        </w:tc>
        <w:tc>
          <w:tcPr>
            <w:tcW w:w="1564" w:type="dxa"/>
            <w:shd w:val="clear" w:color="auto" w:fill="auto"/>
            <w:noWrap/>
            <w:vAlign w:val="center"/>
            <w:hideMark/>
          </w:tcPr>
          <w:p w14:paraId="006A6DEA"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V</w:t>
            </w:r>
          </w:p>
        </w:tc>
        <w:tc>
          <w:tcPr>
            <w:tcW w:w="3652" w:type="dxa"/>
            <w:shd w:val="clear" w:color="auto" w:fill="auto"/>
            <w:noWrap/>
            <w:vAlign w:val="center"/>
            <w:hideMark/>
          </w:tcPr>
          <w:p w14:paraId="0E0759BE" w14:textId="77777777" w:rsidR="0076297E" w:rsidRPr="00DB25C4" w:rsidRDefault="0076297E" w:rsidP="00687314">
            <w:pPr>
              <w:spacing w:after="0" w:line="240" w:lineRule="auto"/>
              <w:jc w:val="both"/>
              <w:rPr>
                <w:rFonts w:eastAsia="Times New Roman" w:cstheme="minorHAnsi"/>
                <w:color w:val="000000" w:themeColor="text1"/>
                <w:lang w:eastAsia="en-ID"/>
              </w:rPr>
            </w:pPr>
            <w:r w:rsidRPr="00DB25C4">
              <w:rPr>
                <w:rFonts w:eastAsia="Times New Roman" w:cstheme="minorHAnsi"/>
                <w:color w:val="000000" w:themeColor="text1"/>
                <w:lang w:eastAsia="en-ID"/>
              </w:rPr>
              <w:t xml:space="preserve">Hasil review </w:t>
            </w:r>
            <w:proofErr w:type="spellStart"/>
            <w:r w:rsidRPr="00DB25C4">
              <w:rPr>
                <w:rFonts w:eastAsia="Times New Roman" w:cstheme="minorHAnsi"/>
                <w:color w:val="000000" w:themeColor="text1"/>
                <w:lang w:eastAsia="en-ID"/>
              </w:rPr>
              <w:t>dijadikan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sebagai</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acuan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untuk</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memonitoring</w:t>
            </w:r>
            <w:proofErr w:type="spellEnd"/>
            <w:r w:rsidRPr="00DB25C4">
              <w:rPr>
                <w:rFonts w:eastAsia="Times New Roman" w:cstheme="minorHAnsi"/>
                <w:color w:val="000000" w:themeColor="text1"/>
                <w:lang w:eastAsia="en-ID"/>
              </w:rPr>
              <w:t xml:space="preserve"> dan </w:t>
            </w:r>
            <w:proofErr w:type="spellStart"/>
            <w:r w:rsidRPr="00DB25C4">
              <w:rPr>
                <w:rFonts w:eastAsia="Times New Roman" w:cstheme="minorHAnsi"/>
                <w:color w:val="000000" w:themeColor="text1"/>
                <w:lang w:eastAsia="en-ID"/>
              </w:rPr>
              <w:t>mengevaluasi</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setiap</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kualitas</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pembelajaran</w:t>
            </w:r>
            <w:proofErr w:type="spellEnd"/>
            <w:r w:rsidRPr="00DB25C4">
              <w:rPr>
                <w:rFonts w:eastAsia="Times New Roman" w:cstheme="minorHAnsi"/>
                <w:color w:val="000000" w:themeColor="text1"/>
                <w:lang w:eastAsia="en-ID"/>
              </w:rPr>
              <w:t xml:space="preserve"> di Prodi Pendidikan Bahasa Mandarin</w:t>
            </w:r>
          </w:p>
        </w:tc>
      </w:tr>
      <w:tr w:rsidR="0076297E" w:rsidRPr="00DB25C4" w14:paraId="1477295A" w14:textId="77777777" w:rsidTr="00162F42">
        <w:trPr>
          <w:trHeight w:val="600"/>
        </w:trPr>
        <w:tc>
          <w:tcPr>
            <w:tcW w:w="960" w:type="dxa"/>
            <w:shd w:val="clear" w:color="auto" w:fill="auto"/>
            <w:noWrap/>
            <w:vAlign w:val="center"/>
            <w:hideMark/>
          </w:tcPr>
          <w:p w14:paraId="6B64DC33"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5</w:t>
            </w:r>
          </w:p>
        </w:tc>
        <w:tc>
          <w:tcPr>
            <w:tcW w:w="4420" w:type="dxa"/>
            <w:shd w:val="clear" w:color="auto" w:fill="auto"/>
            <w:vAlign w:val="bottom"/>
            <w:hideMark/>
          </w:tcPr>
          <w:p w14:paraId="17608113"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Ditindaklanjuti</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untuk</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perbaikan</w:t>
            </w:r>
            <w:proofErr w:type="spellEnd"/>
            <w:r w:rsidRPr="00DB25C4">
              <w:rPr>
                <w:rFonts w:eastAsia="Times New Roman" w:cstheme="minorHAnsi"/>
                <w:color w:val="000000" w:themeColor="text1"/>
                <w:lang w:eastAsia="en-ID"/>
              </w:rPr>
              <w:t xml:space="preserve"> dan </w:t>
            </w:r>
            <w:proofErr w:type="spellStart"/>
            <w:r w:rsidRPr="00DB25C4">
              <w:rPr>
                <w:rFonts w:eastAsia="Times New Roman" w:cstheme="minorHAnsi"/>
                <w:color w:val="000000" w:themeColor="text1"/>
                <w:lang w:eastAsia="en-ID"/>
              </w:rPr>
              <w:t>peningkatan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mutu</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pengajaran</w:t>
            </w:r>
            <w:proofErr w:type="spellEnd"/>
          </w:p>
        </w:tc>
        <w:tc>
          <w:tcPr>
            <w:tcW w:w="1151" w:type="dxa"/>
            <w:shd w:val="clear" w:color="auto" w:fill="auto"/>
            <w:noWrap/>
            <w:vAlign w:val="center"/>
            <w:hideMark/>
          </w:tcPr>
          <w:p w14:paraId="6C4462C8"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V</w:t>
            </w:r>
          </w:p>
        </w:tc>
        <w:tc>
          <w:tcPr>
            <w:tcW w:w="1431" w:type="dxa"/>
            <w:shd w:val="clear" w:color="auto" w:fill="auto"/>
            <w:noWrap/>
            <w:vAlign w:val="center"/>
            <w:hideMark/>
          </w:tcPr>
          <w:p w14:paraId="168E8B4B"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V</w:t>
            </w:r>
          </w:p>
        </w:tc>
        <w:tc>
          <w:tcPr>
            <w:tcW w:w="1564" w:type="dxa"/>
            <w:shd w:val="clear" w:color="auto" w:fill="auto"/>
            <w:noWrap/>
            <w:vAlign w:val="center"/>
            <w:hideMark/>
          </w:tcPr>
          <w:p w14:paraId="758280C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V</w:t>
            </w:r>
          </w:p>
        </w:tc>
        <w:tc>
          <w:tcPr>
            <w:tcW w:w="3652" w:type="dxa"/>
            <w:shd w:val="clear" w:color="auto" w:fill="auto"/>
            <w:noWrap/>
            <w:vAlign w:val="center"/>
            <w:hideMark/>
          </w:tcPr>
          <w:p w14:paraId="2A944065"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Melakukan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perbaikan</w:t>
            </w:r>
            <w:proofErr w:type="spellEnd"/>
            <w:r w:rsidRPr="00DB25C4">
              <w:rPr>
                <w:rFonts w:eastAsia="Times New Roman" w:cstheme="minorHAnsi"/>
                <w:color w:val="000000" w:themeColor="text1"/>
                <w:lang w:eastAsia="en-ID"/>
              </w:rPr>
              <w:t xml:space="preserve"> dan </w:t>
            </w:r>
            <w:proofErr w:type="spellStart"/>
            <w:r w:rsidRPr="00DB25C4">
              <w:rPr>
                <w:rFonts w:eastAsia="Times New Roman" w:cstheme="minorHAnsi"/>
                <w:color w:val="000000" w:themeColor="text1"/>
                <w:lang w:eastAsia="en-ID"/>
              </w:rPr>
              <w:t>peningkatan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mutu</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pengajaran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secara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konsisten</w:t>
            </w:r>
            <w:proofErr w:type="spellEnd"/>
            <w:r w:rsidRPr="00DB25C4">
              <w:rPr>
                <w:rFonts w:eastAsia="Times New Roman" w:cstheme="minorHAnsi"/>
                <w:color w:val="000000" w:themeColor="text1"/>
                <w:lang w:eastAsia="en-ID"/>
              </w:rPr>
              <w:t xml:space="preserve"> </w:t>
            </w:r>
          </w:p>
        </w:tc>
      </w:tr>
      <w:tr w:rsidR="0076297E" w:rsidRPr="00DB25C4" w14:paraId="4FB9303F" w14:textId="77777777" w:rsidTr="00162F42">
        <w:trPr>
          <w:trHeight w:val="600"/>
        </w:trPr>
        <w:tc>
          <w:tcPr>
            <w:tcW w:w="960" w:type="dxa"/>
            <w:shd w:val="clear" w:color="auto" w:fill="auto"/>
            <w:noWrap/>
            <w:vAlign w:val="center"/>
            <w:hideMark/>
          </w:tcPr>
          <w:p w14:paraId="3A7A2030"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6</w:t>
            </w:r>
          </w:p>
        </w:tc>
        <w:tc>
          <w:tcPr>
            <w:tcW w:w="4420" w:type="dxa"/>
            <w:shd w:val="clear" w:color="auto" w:fill="auto"/>
            <w:vAlign w:val="bottom"/>
            <w:hideMark/>
          </w:tcPr>
          <w:p w14:paraId="7A3197A4"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Hasilnya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dipublikasikan</w:t>
            </w:r>
            <w:proofErr w:type="spellEnd"/>
            <w:r w:rsidRPr="00DB25C4">
              <w:rPr>
                <w:rFonts w:eastAsia="Times New Roman" w:cstheme="minorHAnsi"/>
                <w:color w:val="000000" w:themeColor="text1"/>
                <w:lang w:eastAsia="en-ID"/>
              </w:rPr>
              <w:t xml:space="preserve"> dan </w:t>
            </w:r>
            <w:proofErr w:type="spellStart"/>
            <w:r w:rsidRPr="00DB25C4">
              <w:rPr>
                <w:rFonts w:eastAsia="Times New Roman" w:cstheme="minorHAnsi"/>
                <w:color w:val="000000" w:themeColor="text1"/>
                <w:lang w:eastAsia="en-ID"/>
              </w:rPr>
              <w:t>mudah</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diakses</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pihak-pihak</w:t>
            </w:r>
            <w:proofErr w:type="spellEnd"/>
            <w:r w:rsidRPr="00DB25C4">
              <w:rPr>
                <w:rFonts w:eastAsia="Times New Roman" w:cstheme="minorHAnsi"/>
                <w:color w:val="000000" w:themeColor="text1"/>
                <w:lang w:eastAsia="en-ID"/>
              </w:rPr>
              <w:t xml:space="preserve"> yang </w:t>
            </w:r>
            <w:proofErr w:type="spellStart"/>
            <w:r w:rsidRPr="00DB25C4">
              <w:rPr>
                <w:rFonts w:eastAsia="Times New Roman" w:cstheme="minorHAnsi"/>
                <w:color w:val="000000" w:themeColor="text1"/>
                <w:lang w:eastAsia="en-ID"/>
              </w:rPr>
              <w:t>berkepentingan</w:t>
            </w:r>
            <w:proofErr w:type="spellEnd"/>
          </w:p>
        </w:tc>
        <w:tc>
          <w:tcPr>
            <w:tcW w:w="1151" w:type="dxa"/>
            <w:shd w:val="clear" w:color="auto" w:fill="auto"/>
            <w:noWrap/>
            <w:vAlign w:val="center"/>
            <w:hideMark/>
          </w:tcPr>
          <w:p w14:paraId="5B937659"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V</w:t>
            </w:r>
          </w:p>
        </w:tc>
        <w:tc>
          <w:tcPr>
            <w:tcW w:w="1431" w:type="dxa"/>
            <w:shd w:val="clear" w:color="auto" w:fill="auto"/>
            <w:noWrap/>
            <w:vAlign w:val="center"/>
            <w:hideMark/>
          </w:tcPr>
          <w:p w14:paraId="43301344"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V</w:t>
            </w:r>
          </w:p>
        </w:tc>
        <w:tc>
          <w:tcPr>
            <w:tcW w:w="1564" w:type="dxa"/>
            <w:shd w:val="clear" w:color="auto" w:fill="auto"/>
            <w:noWrap/>
            <w:vAlign w:val="center"/>
            <w:hideMark/>
          </w:tcPr>
          <w:p w14:paraId="265FF6DD" w14:textId="77777777" w:rsidR="0076297E" w:rsidRPr="00DB25C4" w:rsidRDefault="0076297E" w:rsidP="00687314">
            <w:pPr>
              <w:spacing w:after="0" w:line="240" w:lineRule="auto"/>
              <w:jc w:val="center"/>
              <w:rPr>
                <w:rFonts w:eastAsia="Times New Roman" w:cstheme="minorHAnsi"/>
                <w:color w:val="000000" w:themeColor="text1"/>
                <w:lang w:eastAsia="en-ID"/>
              </w:rPr>
            </w:pPr>
            <w:r w:rsidRPr="00DB25C4">
              <w:rPr>
                <w:rFonts w:eastAsia="Times New Roman" w:cstheme="minorHAnsi"/>
                <w:color w:val="000000" w:themeColor="text1"/>
                <w:lang w:eastAsia="en-ID"/>
              </w:rPr>
              <w:t>V</w:t>
            </w:r>
          </w:p>
        </w:tc>
        <w:tc>
          <w:tcPr>
            <w:tcW w:w="3652" w:type="dxa"/>
            <w:shd w:val="clear" w:color="auto" w:fill="auto"/>
            <w:noWrap/>
            <w:vAlign w:val="center"/>
            <w:hideMark/>
          </w:tcPr>
          <w:p w14:paraId="4A8E49FC" w14:textId="77777777" w:rsidR="0076297E" w:rsidRPr="00DB25C4" w:rsidRDefault="0076297E" w:rsidP="00687314">
            <w:pPr>
              <w:spacing w:after="0" w:line="240" w:lineRule="auto"/>
              <w:jc w:val="both"/>
              <w:rPr>
                <w:rFonts w:eastAsia="Times New Roman" w:cstheme="minorHAnsi"/>
                <w:color w:val="000000" w:themeColor="text1"/>
                <w:lang w:eastAsia="en-ID"/>
              </w:rPr>
            </w:pPr>
            <w:proofErr w:type="spellStart"/>
            <w:r w:rsidRPr="00DB25C4">
              <w:rPr>
                <w:rFonts w:eastAsia="Times New Roman" w:cstheme="minorHAnsi"/>
                <w:color w:val="000000" w:themeColor="text1"/>
                <w:lang w:eastAsia="en-ID"/>
              </w:rPr>
              <w:t>Penyediaan</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akses</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informasi</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kepada</w:t>
            </w:r>
            <w:proofErr w:type="spellEnd"/>
            <w:r w:rsidRPr="00DB25C4">
              <w:rPr>
                <w:rFonts w:eastAsia="Times New Roman" w:cstheme="minorHAnsi"/>
                <w:color w:val="000000" w:themeColor="text1"/>
                <w:lang w:eastAsia="en-ID"/>
              </w:rPr>
              <w:t xml:space="preserve"> </w:t>
            </w:r>
            <w:proofErr w:type="spellStart"/>
            <w:r w:rsidRPr="00DB25C4">
              <w:rPr>
                <w:rFonts w:eastAsia="Times New Roman" w:cstheme="minorHAnsi"/>
                <w:color w:val="000000" w:themeColor="text1"/>
                <w:lang w:eastAsia="en-ID"/>
              </w:rPr>
              <w:t>pihak-pihak</w:t>
            </w:r>
            <w:proofErr w:type="spellEnd"/>
            <w:r w:rsidRPr="00DB25C4">
              <w:rPr>
                <w:rFonts w:eastAsia="Times New Roman" w:cstheme="minorHAnsi"/>
                <w:color w:val="000000" w:themeColor="text1"/>
                <w:lang w:eastAsia="en-ID"/>
              </w:rPr>
              <w:t xml:space="preserve"> yang </w:t>
            </w:r>
            <w:proofErr w:type="spellStart"/>
            <w:r w:rsidRPr="00DB25C4">
              <w:rPr>
                <w:rFonts w:eastAsia="Times New Roman" w:cstheme="minorHAnsi"/>
                <w:color w:val="000000" w:themeColor="text1"/>
                <w:lang w:eastAsia="en-ID"/>
              </w:rPr>
              <w:t>berkepentingan</w:t>
            </w:r>
            <w:proofErr w:type="spellEnd"/>
          </w:p>
        </w:tc>
      </w:tr>
    </w:tbl>
    <w:p w14:paraId="0E7CC9B7" w14:textId="77777777" w:rsidR="0076297E" w:rsidRPr="00DB25C4" w:rsidRDefault="0076297E" w:rsidP="00687314">
      <w:pPr>
        <w:spacing w:after="0" w:line="240" w:lineRule="auto"/>
        <w:jc w:val="both"/>
        <w:rPr>
          <w:rFonts w:cstheme="minorHAnsi"/>
          <w:color w:val="000000" w:themeColor="text1"/>
        </w:rPr>
        <w:sectPr w:rsidR="0076297E" w:rsidRPr="00DB25C4" w:rsidSect="00CD4E67">
          <w:pgSz w:w="16838" w:h="11906" w:orient="landscape"/>
          <w:pgMar w:top="1440" w:right="1440" w:bottom="1440" w:left="1440" w:header="708" w:footer="708" w:gutter="0"/>
          <w:cols w:space="708"/>
          <w:docGrid w:linePitch="360"/>
        </w:sectPr>
      </w:pPr>
    </w:p>
    <w:p w14:paraId="64532960"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lastRenderedPageBreak/>
        <w:t xml:space="preserve">6.7.3 </w:t>
      </w:r>
      <w:proofErr w:type="spellStart"/>
      <w:r w:rsidRPr="00DB25C4">
        <w:rPr>
          <w:rFonts w:cstheme="minorHAnsi"/>
          <w:b/>
          <w:bCs/>
          <w:color w:val="000000" w:themeColor="text1"/>
        </w:rPr>
        <w:t>Evaluasi</w:t>
      </w:r>
      <w:proofErr w:type="spellEnd"/>
    </w:p>
    <w:p w14:paraId="6567350B" w14:textId="77777777" w:rsidR="0076297E" w:rsidRPr="00DB25C4" w:rsidRDefault="0076297E" w:rsidP="00687314">
      <w:pPr>
        <w:spacing w:after="0" w:line="240" w:lineRule="auto"/>
        <w:ind w:firstLine="720"/>
        <w:jc w:val="both"/>
        <w:rPr>
          <w:rFonts w:eastAsia="Calibri" w:cstheme="minorHAnsi"/>
        </w:rPr>
      </w:pPr>
      <w:proofErr w:type="spellStart"/>
      <w:r w:rsidRPr="00DB25C4">
        <w:rPr>
          <w:rFonts w:cstheme="minorHAnsi"/>
          <w:color w:val="000000" w:themeColor="text1"/>
        </w:rPr>
        <w:t>Evaluasi</w:t>
      </w:r>
      <w:proofErr w:type="spellEnd"/>
      <w:r w:rsidRPr="00DB25C4">
        <w:rPr>
          <w:rFonts w:cstheme="minorHAnsi"/>
          <w:color w:val="000000" w:themeColor="text1"/>
        </w:rPr>
        <w:t xml:space="preserve"> </w:t>
      </w:r>
      <w:proofErr w:type="spellStart"/>
      <w:r w:rsidRPr="00DB25C4">
        <w:rPr>
          <w:rFonts w:cstheme="minorHAnsi"/>
          <w:color w:val="000000" w:themeColor="text1"/>
        </w:rPr>
        <w:t>tentang</w:t>
      </w:r>
      <w:proofErr w:type="spellEnd"/>
      <w:r w:rsidRPr="00DB25C4">
        <w:rPr>
          <w:rFonts w:cstheme="minorHAnsi"/>
          <w:color w:val="000000" w:themeColor="text1"/>
        </w:rPr>
        <w:t xml:space="preserve"> </w:t>
      </w:r>
      <w:proofErr w:type="spellStart"/>
      <w:r w:rsidRPr="00DB25C4">
        <w:rPr>
          <w:rFonts w:cstheme="minorHAnsi"/>
          <w:color w:val="000000" w:themeColor="text1"/>
        </w:rPr>
        <w:t>kebijakan</w:t>
      </w:r>
      <w:proofErr w:type="spellEnd"/>
      <w:r w:rsidRPr="00DB25C4">
        <w:rPr>
          <w:rFonts w:cstheme="minorHAnsi"/>
          <w:color w:val="000000" w:themeColor="text1"/>
        </w:rPr>
        <w:t xml:space="preserve"> dan </w:t>
      </w:r>
      <w:proofErr w:type="spellStart"/>
      <w:r w:rsidRPr="00DB25C4">
        <w:rPr>
          <w:rFonts w:cstheme="minorHAnsi"/>
          <w:color w:val="000000" w:themeColor="text1"/>
        </w:rPr>
        <w:t>tingkat</w:t>
      </w:r>
      <w:proofErr w:type="spellEnd"/>
      <w:r w:rsidRPr="00DB25C4">
        <w:rPr>
          <w:rFonts w:cstheme="minorHAnsi"/>
          <w:color w:val="000000" w:themeColor="text1"/>
        </w:rPr>
        <w:t xml:space="preserve"> </w:t>
      </w:r>
      <w:proofErr w:type="spellStart"/>
      <w:r w:rsidRPr="00DB25C4">
        <w:rPr>
          <w:rFonts w:cstheme="minorHAnsi"/>
          <w:color w:val="000000" w:themeColor="text1"/>
        </w:rPr>
        <w:t>kepuasan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terhadap</w:t>
      </w:r>
      <w:proofErr w:type="spellEnd"/>
      <w:r w:rsidRPr="00DB25C4">
        <w:rPr>
          <w:rFonts w:cstheme="minorHAnsi"/>
          <w:color w:val="000000" w:themeColor="text1"/>
        </w:rPr>
        <w:t xml:space="preserve"> </w:t>
      </w:r>
      <w:proofErr w:type="spellStart"/>
      <w:r w:rsidRPr="00DB25C4">
        <w:rPr>
          <w:rFonts w:cstheme="minorHAnsi"/>
          <w:color w:val="000000" w:themeColor="text1"/>
        </w:rPr>
        <w:t>kinerja</w:t>
      </w:r>
      <w:proofErr w:type="spellEnd"/>
      <w:r w:rsidRPr="00DB25C4">
        <w:rPr>
          <w:rFonts w:cstheme="minorHAnsi"/>
          <w:color w:val="000000" w:themeColor="text1"/>
        </w:rPr>
        <w:t xml:space="preserve"> </w:t>
      </w:r>
      <w:proofErr w:type="spellStart"/>
      <w:r w:rsidRPr="00DB25C4">
        <w:rPr>
          <w:rFonts w:cstheme="minorHAnsi"/>
          <w:color w:val="000000" w:themeColor="text1"/>
        </w:rPr>
        <w:t>mengajar</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layanan</w:t>
      </w:r>
      <w:proofErr w:type="spellEnd"/>
      <w:r w:rsidRPr="00DB25C4">
        <w:rPr>
          <w:rFonts w:cstheme="minorHAnsi"/>
          <w:color w:val="000000" w:themeColor="text1"/>
        </w:rPr>
        <w:t xml:space="preserve"> </w:t>
      </w:r>
      <w:proofErr w:type="spellStart"/>
      <w:r w:rsidRPr="00DB25C4">
        <w:rPr>
          <w:rFonts w:cstheme="minorHAnsi"/>
          <w:color w:val="000000" w:themeColor="text1"/>
        </w:rPr>
        <w:t>administrasi</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dan </w:t>
      </w:r>
      <w:proofErr w:type="spellStart"/>
      <w:r w:rsidRPr="00DB25C4">
        <w:rPr>
          <w:rFonts w:cstheme="minorHAnsi"/>
          <w:color w:val="000000" w:themeColor="text1"/>
        </w:rPr>
        <w:t>prasarana</w:t>
      </w:r>
      <w:proofErr w:type="spellEnd"/>
      <w:r w:rsidRPr="00DB25C4">
        <w:rPr>
          <w:rFonts w:cstheme="minorHAnsi"/>
          <w:color w:val="000000" w:themeColor="text1"/>
        </w:rPr>
        <w:t>/</w:t>
      </w:r>
      <w:proofErr w:type="spellStart"/>
      <w:r w:rsidRPr="00DB25C4">
        <w:rPr>
          <w:rFonts w:cstheme="minorHAnsi"/>
          <w:color w:val="000000" w:themeColor="text1"/>
        </w:rPr>
        <w:t>sarana</w:t>
      </w:r>
      <w:proofErr w:type="spellEnd"/>
      <w:r w:rsidRPr="00DB25C4">
        <w:rPr>
          <w:rFonts w:cstheme="minorHAnsi"/>
          <w:color w:val="000000" w:themeColor="text1"/>
        </w:rPr>
        <w:t> </w:t>
      </w:r>
      <w:proofErr w:type="spellStart"/>
      <w:r w:rsidRPr="00DB25C4">
        <w:rPr>
          <w:rFonts w:cstheme="minorHAnsi"/>
          <w:color w:val="000000" w:themeColor="text1"/>
        </w:rPr>
        <w:t>pembelajaran</w:t>
      </w:r>
      <w:proofErr w:type="spellEnd"/>
      <w:r w:rsidRPr="00DB25C4">
        <w:rPr>
          <w:rFonts w:cstheme="minorHAnsi"/>
          <w:color w:val="000000" w:themeColor="text1"/>
        </w:rPr>
        <w:t xml:space="preserve">. </w:t>
      </w:r>
      <w:r w:rsidRPr="00DB25C4">
        <w:rPr>
          <w:rFonts w:eastAsia="Calibri" w:cstheme="minorHAnsi"/>
          <w:lang w:val="en-ID"/>
        </w:rPr>
        <w:t xml:space="preserve">Hasil </w:t>
      </w:r>
      <w:proofErr w:type="spellStart"/>
      <w:r w:rsidRPr="00DB25C4">
        <w:rPr>
          <w:rFonts w:eastAsia="Calibri" w:cstheme="minorHAnsi"/>
          <w:lang w:val="en-ID"/>
        </w:rPr>
        <w:t>evaluasi</w:t>
      </w:r>
      <w:proofErr w:type="spellEnd"/>
      <w:r w:rsidRPr="00DB25C4">
        <w:rPr>
          <w:rFonts w:eastAsia="Calibri" w:cstheme="minorHAnsi"/>
          <w:lang w:val="en-ID"/>
        </w:rPr>
        <w:t xml:space="preserve"> </w:t>
      </w:r>
      <w:proofErr w:type="spellStart"/>
      <w:r w:rsidRPr="00DB25C4">
        <w:rPr>
          <w:rFonts w:eastAsia="Calibri" w:cstheme="minorHAnsi"/>
          <w:lang w:val="en-ID"/>
        </w:rPr>
        <w:t>menunjukkan</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mayoritas</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di PPBM sangat </w:t>
      </w:r>
      <w:proofErr w:type="spellStart"/>
      <w:r w:rsidRPr="00DB25C4">
        <w:rPr>
          <w:rFonts w:eastAsia="Calibri" w:cstheme="minorHAnsi"/>
          <w:lang w:val="en-ID"/>
        </w:rPr>
        <w:t>puas</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yang </w:t>
      </w:r>
      <w:proofErr w:type="spellStart"/>
      <w:r w:rsidRPr="00DB25C4">
        <w:rPr>
          <w:rFonts w:eastAsia="Calibri" w:cstheme="minorHAnsi"/>
          <w:lang w:val="en-ID"/>
        </w:rPr>
        <w:t>diberikan</w:t>
      </w:r>
      <w:proofErr w:type="spellEnd"/>
      <w:r w:rsidRPr="00DB25C4">
        <w:rPr>
          <w:rFonts w:eastAsia="Calibri" w:cstheme="minorHAnsi"/>
          <w:lang w:val="en-ID"/>
        </w:rPr>
        <w:t xml:space="preserve"> oleh para </w:t>
      </w:r>
      <w:proofErr w:type="spellStart"/>
      <w:r w:rsidRPr="00DB25C4">
        <w:rPr>
          <w:rFonts w:eastAsia="Calibri" w:cstheme="minorHAnsi"/>
          <w:lang w:val="en-ID"/>
        </w:rPr>
        <w:t>dosen</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persentase</w:t>
      </w:r>
      <w:proofErr w:type="spellEnd"/>
      <w:r w:rsidRPr="00DB25C4">
        <w:rPr>
          <w:rFonts w:eastAsia="Calibri" w:cstheme="minorHAnsi"/>
          <w:lang w:val="en-ID"/>
        </w:rPr>
        <w:t xml:space="preserve"> </w:t>
      </w:r>
      <w:proofErr w:type="spellStart"/>
      <w:r w:rsidRPr="00DB25C4">
        <w:rPr>
          <w:rFonts w:eastAsia="Calibri" w:cstheme="minorHAnsi"/>
          <w:lang w:val="en-ID"/>
        </w:rPr>
        <w:t>sebesar</w:t>
      </w:r>
      <w:proofErr w:type="spellEnd"/>
      <w:r w:rsidRPr="00DB25C4">
        <w:rPr>
          <w:rFonts w:eastAsia="Calibri" w:cstheme="minorHAnsi"/>
          <w:lang w:val="en-ID"/>
        </w:rPr>
        <w:t xml:space="preserve"> 58,3%. </w:t>
      </w:r>
      <w:proofErr w:type="spellStart"/>
      <w:r w:rsidRPr="00DB25C4">
        <w:rPr>
          <w:rFonts w:eastAsia="Calibri" w:cstheme="minorHAnsi"/>
          <w:lang w:val="en-ID"/>
        </w:rPr>
        <w:t>Selain</w:t>
      </w:r>
      <w:proofErr w:type="spellEnd"/>
      <w:r w:rsidRPr="00DB25C4">
        <w:rPr>
          <w:rFonts w:eastAsia="Calibri" w:cstheme="minorHAnsi"/>
          <w:lang w:val="en-ID"/>
        </w:rPr>
        <w:t xml:space="preserve"> </w:t>
      </w:r>
      <w:proofErr w:type="spellStart"/>
      <w:r w:rsidRPr="00DB25C4">
        <w:rPr>
          <w:rFonts w:eastAsia="Calibri" w:cstheme="minorHAnsi"/>
          <w:lang w:val="en-ID"/>
        </w:rPr>
        <w:t>itu</w:t>
      </w:r>
      <w:proofErr w:type="spellEnd"/>
      <w:r w:rsidRPr="00DB25C4">
        <w:rPr>
          <w:rFonts w:eastAsia="Calibri" w:cstheme="minorHAnsi"/>
          <w:lang w:val="en-ID"/>
        </w:rPr>
        <w:t xml:space="preserve">, </w:t>
      </w:r>
      <w:proofErr w:type="spellStart"/>
      <w:r w:rsidRPr="00DB25C4">
        <w:rPr>
          <w:rFonts w:eastAsia="Calibri" w:cstheme="minorHAnsi"/>
          <w:lang w:val="en-ID"/>
        </w:rPr>
        <w:t>sekitar</w:t>
      </w:r>
      <w:proofErr w:type="spellEnd"/>
      <w:r w:rsidRPr="00DB25C4">
        <w:rPr>
          <w:rFonts w:eastAsia="Calibri" w:cstheme="minorHAnsi"/>
          <w:lang w:val="en-ID"/>
        </w:rPr>
        <w:t xml:space="preserve"> 25% </w:t>
      </w:r>
      <w:proofErr w:type="spellStart"/>
      <w:r w:rsidRPr="00DB25C4">
        <w:rPr>
          <w:rFonts w:eastAsia="Calibri" w:cstheme="minorHAnsi"/>
          <w:lang w:val="en-ID"/>
        </w:rPr>
        <w:t>mahasiswa</w:t>
      </w:r>
      <w:proofErr w:type="spellEnd"/>
      <w:r w:rsidRPr="00DB25C4">
        <w:rPr>
          <w:rFonts w:eastAsia="Calibri" w:cstheme="minorHAnsi"/>
          <w:lang w:val="en-ID"/>
        </w:rPr>
        <w:t xml:space="preserve"> </w:t>
      </w:r>
      <w:proofErr w:type="spellStart"/>
      <w:r w:rsidRPr="00DB25C4">
        <w:rPr>
          <w:rFonts w:eastAsia="Calibri" w:cstheme="minorHAnsi"/>
          <w:lang w:val="en-ID"/>
        </w:rPr>
        <w:t>mengatakan</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mereka</w:t>
      </w:r>
      <w:proofErr w:type="spellEnd"/>
      <w:r w:rsidRPr="00DB25C4">
        <w:rPr>
          <w:rFonts w:eastAsia="Calibri" w:cstheme="minorHAnsi"/>
          <w:lang w:val="en-ID"/>
        </w:rPr>
        <w:t xml:space="preserve"> </w:t>
      </w:r>
      <w:proofErr w:type="spellStart"/>
      <w:r w:rsidRPr="00DB25C4">
        <w:rPr>
          <w:rFonts w:eastAsia="Calibri" w:cstheme="minorHAnsi"/>
          <w:lang w:val="en-ID"/>
        </w:rPr>
        <w:t>puas</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para </w:t>
      </w:r>
      <w:proofErr w:type="spellStart"/>
      <w:r w:rsidRPr="00DB25C4">
        <w:rPr>
          <w:rFonts w:eastAsia="Calibri" w:cstheme="minorHAnsi"/>
          <w:lang w:val="en-ID"/>
        </w:rPr>
        <w:t>dosen</w:t>
      </w:r>
      <w:proofErr w:type="spellEnd"/>
      <w:r w:rsidRPr="00DB25C4">
        <w:rPr>
          <w:rFonts w:eastAsia="Calibri" w:cstheme="minorHAnsi"/>
          <w:lang w:val="en-ID"/>
        </w:rPr>
        <w:t xml:space="preserve">, </w:t>
      </w:r>
      <w:proofErr w:type="spellStart"/>
      <w:r w:rsidRPr="00DB25C4">
        <w:rPr>
          <w:rFonts w:eastAsia="Calibri" w:cstheme="minorHAnsi"/>
          <w:lang w:val="en-ID"/>
        </w:rPr>
        <w:t>sementara</w:t>
      </w:r>
      <w:proofErr w:type="spellEnd"/>
      <w:r w:rsidRPr="00DB25C4">
        <w:rPr>
          <w:rFonts w:eastAsia="Calibri" w:cstheme="minorHAnsi"/>
          <w:lang w:val="en-ID"/>
        </w:rPr>
        <w:t xml:space="preserve"> </w:t>
      </w:r>
      <w:proofErr w:type="spellStart"/>
      <w:r w:rsidRPr="00DB25C4">
        <w:rPr>
          <w:rFonts w:eastAsia="Calibri" w:cstheme="minorHAnsi"/>
          <w:lang w:val="en-ID"/>
        </w:rPr>
        <w:t>sekitar</w:t>
      </w:r>
      <w:proofErr w:type="spellEnd"/>
      <w:r w:rsidRPr="00DB25C4">
        <w:rPr>
          <w:rFonts w:eastAsia="Calibri" w:cstheme="minorHAnsi"/>
          <w:lang w:val="en-ID"/>
        </w:rPr>
        <w:t xml:space="preserve"> 16,7% </w:t>
      </w:r>
      <w:proofErr w:type="spellStart"/>
      <w:r w:rsidRPr="00DB25C4">
        <w:rPr>
          <w:rFonts w:eastAsia="Calibri" w:cstheme="minorHAnsi"/>
          <w:lang w:val="en-ID"/>
        </w:rPr>
        <w:t>mengatakan</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mereka</w:t>
      </w:r>
      <w:proofErr w:type="spellEnd"/>
      <w:r w:rsidRPr="00DB25C4">
        <w:rPr>
          <w:rFonts w:eastAsia="Calibri" w:cstheme="minorHAnsi"/>
          <w:lang w:val="en-ID"/>
        </w:rPr>
        <w:t xml:space="preserve"> </w:t>
      </w:r>
      <w:proofErr w:type="spellStart"/>
      <w:r w:rsidRPr="00DB25C4">
        <w:rPr>
          <w:rFonts w:eastAsia="Calibri" w:cstheme="minorHAnsi"/>
          <w:lang w:val="en-ID"/>
        </w:rPr>
        <w:t>kurang</w:t>
      </w:r>
      <w:proofErr w:type="spellEnd"/>
      <w:r w:rsidRPr="00DB25C4">
        <w:rPr>
          <w:rFonts w:eastAsia="Calibri" w:cstheme="minorHAnsi"/>
          <w:lang w:val="en-ID"/>
        </w:rPr>
        <w:t xml:space="preserve"> </w:t>
      </w:r>
      <w:proofErr w:type="spellStart"/>
      <w:r w:rsidRPr="00DB25C4">
        <w:rPr>
          <w:rFonts w:eastAsia="Calibri" w:cstheme="minorHAnsi"/>
          <w:lang w:val="en-ID"/>
        </w:rPr>
        <w:t>puas</w:t>
      </w:r>
      <w:proofErr w:type="spellEnd"/>
      <w:r w:rsidRPr="00DB25C4">
        <w:rPr>
          <w:rFonts w:eastAsia="Calibri" w:cstheme="minorHAnsi"/>
          <w:lang w:val="en-ID"/>
        </w:rPr>
        <w:t xml:space="preserve">. Hasil </w:t>
      </w:r>
      <w:proofErr w:type="spellStart"/>
      <w:r w:rsidRPr="00DB25C4">
        <w:rPr>
          <w:rFonts w:eastAsia="Calibri" w:cstheme="minorHAnsi"/>
          <w:lang w:val="en-ID"/>
        </w:rPr>
        <w:t>evaluasi</w:t>
      </w:r>
      <w:proofErr w:type="spellEnd"/>
      <w:r w:rsidRPr="00DB25C4">
        <w:rPr>
          <w:rFonts w:eastAsia="Calibri" w:cstheme="minorHAnsi"/>
          <w:lang w:val="en-ID"/>
        </w:rPr>
        <w:t xml:space="preserve"> </w:t>
      </w:r>
      <w:proofErr w:type="spellStart"/>
      <w:r w:rsidRPr="00DB25C4">
        <w:rPr>
          <w:rFonts w:eastAsia="Calibri" w:cstheme="minorHAnsi"/>
          <w:lang w:val="en-ID"/>
        </w:rPr>
        <w:t>ini</w:t>
      </w:r>
      <w:proofErr w:type="spellEnd"/>
      <w:r w:rsidRPr="00DB25C4">
        <w:rPr>
          <w:rFonts w:eastAsia="Calibri" w:cstheme="minorHAnsi"/>
          <w:lang w:val="en-ID"/>
        </w:rPr>
        <w:t xml:space="preserve"> </w:t>
      </w:r>
      <w:proofErr w:type="spellStart"/>
      <w:r w:rsidRPr="00DB25C4">
        <w:rPr>
          <w:rFonts w:eastAsia="Calibri" w:cstheme="minorHAnsi"/>
          <w:lang w:val="en-ID"/>
        </w:rPr>
        <w:t>mengartikan</w:t>
      </w:r>
      <w:proofErr w:type="spellEnd"/>
      <w:r w:rsidRPr="00DB25C4">
        <w:rPr>
          <w:rFonts w:eastAsia="Calibri" w:cstheme="minorHAnsi"/>
          <w:lang w:val="en-ID"/>
        </w:rPr>
        <w:t xml:space="preserve"> </w:t>
      </w:r>
      <w:proofErr w:type="spellStart"/>
      <w:r w:rsidRPr="00DB25C4">
        <w:rPr>
          <w:rFonts w:eastAsia="Calibri" w:cstheme="minorHAnsi"/>
          <w:lang w:val="en-ID"/>
        </w:rPr>
        <w:t>adalah</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mayoritas</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w:t>
      </w:r>
      <w:proofErr w:type="spellStart"/>
      <w:r w:rsidRPr="00DB25C4">
        <w:rPr>
          <w:rFonts w:eastAsia="Calibri" w:cstheme="minorHAnsi"/>
          <w:lang w:val="en-ID"/>
        </w:rPr>
        <w:t>merasa</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para </w:t>
      </w:r>
      <w:proofErr w:type="spellStart"/>
      <w:r w:rsidRPr="00DB25C4">
        <w:rPr>
          <w:rFonts w:eastAsia="Calibri" w:cstheme="minorHAnsi"/>
          <w:lang w:val="en-ID"/>
        </w:rPr>
        <w:t>dosen</w:t>
      </w:r>
      <w:proofErr w:type="spellEnd"/>
      <w:r w:rsidRPr="00DB25C4">
        <w:rPr>
          <w:rFonts w:eastAsia="Calibri" w:cstheme="minorHAnsi"/>
          <w:lang w:val="en-ID"/>
        </w:rPr>
        <w:t xml:space="preserve"> </w:t>
      </w:r>
      <w:proofErr w:type="spellStart"/>
      <w:r w:rsidRPr="00DB25C4">
        <w:rPr>
          <w:rFonts w:eastAsia="Calibri" w:cstheme="minorHAnsi"/>
          <w:lang w:val="en-ID"/>
        </w:rPr>
        <w:t>memberikan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yang </w:t>
      </w:r>
      <w:proofErr w:type="spellStart"/>
      <w:r w:rsidRPr="00DB25C4">
        <w:rPr>
          <w:rFonts w:eastAsia="Calibri" w:cstheme="minorHAnsi"/>
          <w:lang w:val="en-ID"/>
        </w:rPr>
        <w:t>baik</w:t>
      </w:r>
      <w:proofErr w:type="spellEnd"/>
      <w:r w:rsidRPr="00DB25C4">
        <w:rPr>
          <w:rFonts w:eastAsia="Calibri" w:cstheme="minorHAnsi"/>
          <w:lang w:val="en-ID"/>
        </w:rPr>
        <w:t xml:space="preserve"> dan </w:t>
      </w:r>
      <w:proofErr w:type="spellStart"/>
      <w:r w:rsidRPr="00DB25C4">
        <w:rPr>
          <w:rFonts w:eastAsia="Calibri" w:cstheme="minorHAnsi"/>
          <w:lang w:val="en-ID"/>
        </w:rPr>
        <w:t>memuaskan</w:t>
      </w:r>
      <w:proofErr w:type="spellEnd"/>
      <w:r w:rsidRPr="00DB25C4">
        <w:rPr>
          <w:rFonts w:eastAsia="Calibri" w:cstheme="minorHAnsi"/>
          <w:lang w:val="en-ID"/>
        </w:rPr>
        <w:t xml:space="preserve">. </w:t>
      </w:r>
      <w:proofErr w:type="spellStart"/>
      <w:r w:rsidRPr="00DB25C4">
        <w:rPr>
          <w:rFonts w:eastAsia="Calibri" w:cstheme="minorHAnsi"/>
          <w:lang w:val="en-ID"/>
        </w:rPr>
        <w:t>Namun</w:t>
      </w:r>
      <w:proofErr w:type="spellEnd"/>
      <w:r w:rsidRPr="00DB25C4">
        <w:rPr>
          <w:rFonts w:eastAsia="Calibri" w:cstheme="minorHAnsi"/>
          <w:lang w:val="en-ID"/>
        </w:rPr>
        <w:t xml:space="preserve">, </w:t>
      </w:r>
      <w:proofErr w:type="spellStart"/>
      <w:r w:rsidRPr="00DB25C4">
        <w:rPr>
          <w:rFonts w:eastAsia="Calibri" w:cstheme="minorHAnsi"/>
          <w:lang w:val="en-ID"/>
        </w:rPr>
        <w:t>ada</w:t>
      </w:r>
      <w:proofErr w:type="spellEnd"/>
      <w:r w:rsidRPr="00DB25C4">
        <w:rPr>
          <w:rFonts w:eastAsia="Calibri" w:cstheme="minorHAnsi"/>
          <w:lang w:val="en-ID"/>
        </w:rPr>
        <w:t xml:space="preserve"> </w:t>
      </w:r>
      <w:proofErr w:type="spellStart"/>
      <w:r w:rsidRPr="00DB25C4">
        <w:rPr>
          <w:rFonts w:eastAsia="Calibri" w:cstheme="minorHAnsi"/>
          <w:lang w:val="en-ID"/>
        </w:rPr>
        <w:t>sebagian</w:t>
      </w:r>
      <w:proofErr w:type="spellEnd"/>
      <w:r w:rsidRPr="00DB25C4">
        <w:rPr>
          <w:rFonts w:eastAsia="Calibri" w:cstheme="minorHAnsi"/>
          <w:lang w:val="en-ID"/>
        </w:rPr>
        <w:t xml:space="preserve"> </w:t>
      </w:r>
      <w:proofErr w:type="spellStart"/>
      <w:r w:rsidRPr="00DB25C4">
        <w:rPr>
          <w:rFonts w:eastAsia="Calibri" w:cstheme="minorHAnsi"/>
          <w:lang w:val="en-ID"/>
        </w:rPr>
        <w:t>kecil</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yang </w:t>
      </w:r>
      <w:proofErr w:type="spellStart"/>
      <w:r w:rsidRPr="00DB25C4">
        <w:rPr>
          <w:rFonts w:eastAsia="Calibri" w:cstheme="minorHAnsi"/>
          <w:lang w:val="en-ID"/>
        </w:rPr>
        <w:t>merasa</w:t>
      </w:r>
      <w:proofErr w:type="spellEnd"/>
      <w:r w:rsidRPr="00DB25C4">
        <w:rPr>
          <w:rFonts w:eastAsia="Calibri" w:cstheme="minorHAnsi"/>
          <w:lang w:val="en-ID"/>
        </w:rPr>
        <w:t xml:space="preserve"> </w:t>
      </w:r>
      <w:proofErr w:type="spellStart"/>
      <w:r w:rsidRPr="00DB25C4">
        <w:rPr>
          <w:rFonts w:eastAsia="Calibri" w:cstheme="minorHAnsi"/>
          <w:lang w:val="en-ID"/>
        </w:rPr>
        <w:t>kurang</w:t>
      </w:r>
      <w:proofErr w:type="spellEnd"/>
      <w:r w:rsidRPr="00DB25C4">
        <w:rPr>
          <w:rFonts w:eastAsia="Calibri" w:cstheme="minorHAnsi"/>
          <w:lang w:val="en-ID"/>
        </w:rPr>
        <w:t xml:space="preserve"> </w:t>
      </w:r>
      <w:proofErr w:type="spellStart"/>
      <w:r w:rsidRPr="00DB25C4">
        <w:rPr>
          <w:rFonts w:eastAsia="Calibri" w:cstheme="minorHAnsi"/>
          <w:lang w:val="en-ID"/>
        </w:rPr>
        <w:t>puas</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yang </w:t>
      </w:r>
      <w:proofErr w:type="spellStart"/>
      <w:r w:rsidRPr="00DB25C4">
        <w:rPr>
          <w:rFonts w:eastAsia="Calibri" w:cstheme="minorHAnsi"/>
          <w:lang w:val="en-ID"/>
        </w:rPr>
        <w:t>diberikan</w:t>
      </w:r>
      <w:proofErr w:type="spellEnd"/>
      <w:r w:rsidRPr="00DB25C4">
        <w:rPr>
          <w:rFonts w:eastAsia="Calibri" w:cstheme="minorHAnsi"/>
          <w:lang w:val="en-ID"/>
        </w:rPr>
        <w:t xml:space="preserve"> oleh para </w:t>
      </w:r>
      <w:proofErr w:type="spellStart"/>
      <w:r w:rsidRPr="00DB25C4">
        <w:rPr>
          <w:rFonts w:eastAsia="Calibri" w:cstheme="minorHAnsi"/>
          <w:lang w:val="en-ID"/>
        </w:rPr>
        <w:t>dosen</w:t>
      </w:r>
      <w:proofErr w:type="spellEnd"/>
      <w:r w:rsidRPr="00DB25C4">
        <w:rPr>
          <w:rFonts w:eastAsia="Calibri" w:cstheme="minorHAnsi"/>
          <w:lang w:val="en-ID"/>
        </w:rPr>
        <w:t xml:space="preserve">. Oleh </w:t>
      </w:r>
      <w:proofErr w:type="spellStart"/>
      <w:r w:rsidRPr="00DB25C4">
        <w:rPr>
          <w:rFonts w:eastAsia="Calibri" w:cstheme="minorHAnsi"/>
          <w:lang w:val="en-ID"/>
        </w:rPr>
        <w:t>karena</w:t>
      </w:r>
      <w:proofErr w:type="spellEnd"/>
      <w:r w:rsidRPr="00DB25C4">
        <w:rPr>
          <w:rFonts w:eastAsia="Calibri" w:cstheme="minorHAnsi"/>
          <w:lang w:val="en-ID"/>
        </w:rPr>
        <w:t xml:space="preserve"> </w:t>
      </w:r>
      <w:proofErr w:type="spellStart"/>
      <w:r w:rsidRPr="00DB25C4">
        <w:rPr>
          <w:rFonts w:eastAsia="Calibri" w:cstheme="minorHAnsi"/>
          <w:lang w:val="en-ID"/>
        </w:rPr>
        <w:t>itu</w:t>
      </w:r>
      <w:proofErr w:type="spellEnd"/>
      <w:r w:rsidRPr="00DB25C4">
        <w:rPr>
          <w:rFonts w:eastAsia="Calibri" w:cstheme="minorHAnsi"/>
          <w:lang w:val="en-ID"/>
        </w:rPr>
        <w:t xml:space="preserve">, </w:t>
      </w:r>
      <w:proofErr w:type="spellStart"/>
      <w:r w:rsidRPr="00DB25C4">
        <w:rPr>
          <w:rFonts w:eastAsia="Calibri" w:cstheme="minorHAnsi"/>
          <w:lang w:val="en-ID"/>
        </w:rPr>
        <w:t>perlu</w:t>
      </w:r>
      <w:proofErr w:type="spellEnd"/>
      <w:r w:rsidRPr="00DB25C4">
        <w:rPr>
          <w:rFonts w:eastAsia="Calibri" w:cstheme="minorHAnsi"/>
          <w:lang w:val="en-ID"/>
        </w:rPr>
        <w:t xml:space="preserve"> </w:t>
      </w:r>
      <w:proofErr w:type="spellStart"/>
      <w:r w:rsidRPr="00DB25C4">
        <w:rPr>
          <w:rFonts w:eastAsia="Calibri" w:cstheme="minorHAnsi"/>
          <w:lang w:val="en-ID"/>
        </w:rPr>
        <w:t>adanya</w:t>
      </w:r>
      <w:proofErr w:type="spellEnd"/>
      <w:r w:rsidRPr="00DB25C4">
        <w:rPr>
          <w:rFonts w:eastAsia="Calibri" w:cstheme="minorHAnsi"/>
          <w:lang w:val="en-ID"/>
        </w:rPr>
        <w:t xml:space="preserve"> </w:t>
      </w:r>
      <w:proofErr w:type="spellStart"/>
      <w:r w:rsidRPr="00DB25C4">
        <w:rPr>
          <w:rFonts w:eastAsia="Calibri" w:cstheme="minorHAnsi"/>
          <w:lang w:val="en-ID"/>
        </w:rPr>
        <w:t>perbaikan</w:t>
      </w:r>
      <w:proofErr w:type="spellEnd"/>
      <w:r w:rsidRPr="00DB25C4">
        <w:rPr>
          <w:rFonts w:eastAsia="Calibri" w:cstheme="minorHAnsi"/>
          <w:lang w:val="en-ID"/>
        </w:rPr>
        <w:t xml:space="preserve"> </w:t>
      </w:r>
      <w:proofErr w:type="spellStart"/>
      <w:r w:rsidRPr="00DB25C4">
        <w:rPr>
          <w:rFonts w:eastAsia="Calibri" w:cstheme="minorHAnsi"/>
          <w:lang w:val="en-ID"/>
        </w:rPr>
        <w:t>atau</w:t>
      </w:r>
      <w:proofErr w:type="spellEnd"/>
      <w:r w:rsidRPr="00DB25C4">
        <w:rPr>
          <w:rFonts w:eastAsia="Calibri" w:cstheme="minorHAnsi"/>
          <w:lang w:val="en-ID"/>
        </w:rPr>
        <w:t xml:space="preserve"> </w:t>
      </w:r>
      <w:proofErr w:type="spellStart"/>
      <w:r w:rsidRPr="00DB25C4">
        <w:rPr>
          <w:rFonts w:eastAsia="Calibri" w:cstheme="minorHAnsi"/>
          <w:lang w:val="en-ID"/>
        </w:rPr>
        <w:t>peningkatan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w:t>
      </w:r>
      <w:proofErr w:type="spellStart"/>
      <w:r w:rsidRPr="00DB25C4">
        <w:rPr>
          <w:rFonts w:eastAsia="Calibri" w:cstheme="minorHAnsi"/>
          <w:lang w:val="en-ID"/>
        </w:rPr>
        <w:t>dosen</w:t>
      </w:r>
      <w:proofErr w:type="spellEnd"/>
      <w:r w:rsidRPr="00DB25C4">
        <w:rPr>
          <w:rFonts w:eastAsia="Calibri" w:cstheme="minorHAnsi"/>
          <w:lang w:val="en-ID"/>
        </w:rPr>
        <w:t xml:space="preserve"> </w:t>
      </w:r>
      <w:proofErr w:type="spellStart"/>
      <w:r w:rsidRPr="00DB25C4">
        <w:rPr>
          <w:rFonts w:eastAsia="Calibri" w:cstheme="minorHAnsi"/>
          <w:lang w:val="en-ID"/>
        </w:rPr>
        <w:t>untuk</w:t>
      </w:r>
      <w:proofErr w:type="spellEnd"/>
      <w:r w:rsidRPr="00DB25C4">
        <w:rPr>
          <w:rFonts w:eastAsia="Calibri" w:cstheme="minorHAnsi"/>
          <w:lang w:val="en-ID"/>
        </w:rPr>
        <w:t xml:space="preserve"> </w:t>
      </w:r>
      <w:proofErr w:type="spellStart"/>
      <w:r w:rsidRPr="00DB25C4">
        <w:rPr>
          <w:rFonts w:eastAsia="Calibri" w:cstheme="minorHAnsi"/>
          <w:lang w:val="en-ID"/>
        </w:rPr>
        <w:t>memenuhi</w:t>
      </w:r>
      <w:proofErr w:type="spellEnd"/>
      <w:r w:rsidRPr="00DB25C4">
        <w:rPr>
          <w:rFonts w:eastAsia="Calibri" w:cstheme="minorHAnsi"/>
          <w:lang w:val="en-ID"/>
        </w:rPr>
        <w:t xml:space="preserve"> </w:t>
      </w:r>
      <w:proofErr w:type="spellStart"/>
      <w:r w:rsidRPr="00DB25C4">
        <w:rPr>
          <w:rFonts w:eastAsia="Calibri" w:cstheme="minorHAnsi"/>
          <w:lang w:val="en-ID"/>
        </w:rPr>
        <w:t>kebutuhan</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yang </w:t>
      </w:r>
      <w:proofErr w:type="spellStart"/>
      <w:r w:rsidRPr="00DB25C4">
        <w:rPr>
          <w:rFonts w:eastAsia="Calibri" w:cstheme="minorHAnsi"/>
          <w:lang w:val="en-ID"/>
        </w:rPr>
        <w:t>kurang</w:t>
      </w:r>
      <w:proofErr w:type="spellEnd"/>
      <w:r w:rsidRPr="00DB25C4">
        <w:rPr>
          <w:rFonts w:eastAsia="Calibri" w:cstheme="minorHAnsi"/>
          <w:lang w:val="en-ID"/>
        </w:rPr>
        <w:t xml:space="preserve"> </w:t>
      </w:r>
      <w:proofErr w:type="spellStart"/>
      <w:r w:rsidRPr="00DB25C4">
        <w:rPr>
          <w:rFonts w:eastAsia="Calibri" w:cstheme="minorHAnsi"/>
          <w:lang w:val="en-ID"/>
        </w:rPr>
        <w:t>puas</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yang </w:t>
      </w:r>
      <w:proofErr w:type="spellStart"/>
      <w:r w:rsidRPr="00DB25C4">
        <w:rPr>
          <w:rFonts w:eastAsia="Calibri" w:cstheme="minorHAnsi"/>
          <w:lang w:val="en-ID"/>
        </w:rPr>
        <w:t>diberikan</w:t>
      </w:r>
      <w:proofErr w:type="spellEnd"/>
      <w:r w:rsidRPr="00DB25C4">
        <w:rPr>
          <w:rFonts w:eastAsia="Calibri" w:cstheme="minorHAnsi"/>
          <w:lang w:val="en-ID"/>
        </w:rPr>
        <w:t xml:space="preserve">. </w:t>
      </w:r>
      <w:proofErr w:type="spellStart"/>
      <w:r w:rsidRPr="00DB25C4">
        <w:rPr>
          <w:rFonts w:eastAsia="Calibri" w:cstheme="minorHAnsi"/>
          <w:lang w:val="en-ID"/>
        </w:rPr>
        <w:t>Selain</w:t>
      </w:r>
      <w:proofErr w:type="spellEnd"/>
      <w:r w:rsidRPr="00DB25C4">
        <w:rPr>
          <w:rFonts w:eastAsia="Calibri" w:cstheme="minorHAnsi"/>
          <w:lang w:val="en-ID"/>
        </w:rPr>
        <w:t xml:space="preserve"> </w:t>
      </w:r>
      <w:proofErr w:type="spellStart"/>
      <w:r w:rsidRPr="00DB25C4">
        <w:rPr>
          <w:rFonts w:eastAsia="Calibri" w:cstheme="minorHAnsi"/>
          <w:lang w:val="en-ID"/>
        </w:rPr>
        <w:t>itu</w:t>
      </w:r>
      <w:proofErr w:type="spellEnd"/>
      <w:r w:rsidRPr="00DB25C4">
        <w:rPr>
          <w:rFonts w:eastAsia="Calibri" w:cstheme="minorHAnsi"/>
          <w:lang w:val="en-ID"/>
        </w:rPr>
        <w:t xml:space="preserve"> PPBM </w:t>
      </w:r>
      <w:proofErr w:type="spellStart"/>
      <w:r w:rsidRPr="00DB25C4">
        <w:rPr>
          <w:rFonts w:eastAsia="Calibri" w:cstheme="minorHAnsi"/>
          <w:lang w:val="en-ID"/>
        </w:rPr>
        <w:t>harus</w:t>
      </w:r>
      <w:proofErr w:type="spellEnd"/>
      <w:r w:rsidRPr="00DB25C4">
        <w:rPr>
          <w:rFonts w:eastAsia="Calibri" w:cstheme="minorHAnsi"/>
          <w:lang w:val="en-ID"/>
        </w:rPr>
        <w:t xml:space="preserve"> </w:t>
      </w:r>
      <w:proofErr w:type="spellStart"/>
      <w:r w:rsidRPr="00DB25C4">
        <w:rPr>
          <w:rFonts w:eastAsia="Calibri" w:cstheme="minorHAnsi"/>
          <w:lang w:val="en-ID"/>
        </w:rPr>
        <w:t>terus</w:t>
      </w:r>
      <w:proofErr w:type="spellEnd"/>
      <w:r w:rsidRPr="00DB25C4">
        <w:rPr>
          <w:rFonts w:eastAsia="Calibri" w:cstheme="minorHAnsi"/>
          <w:lang w:val="en-ID"/>
        </w:rPr>
        <w:t xml:space="preserve"> </w:t>
      </w:r>
      <w:proofErr w:type="spellStart"/>
      <w:r w:rsidRPr="00DB25C4">
        <w:rPr>
          <w:rFonts w:eastAsia="Calibri" w:cstheme="minorHAnsi"/>
          <w:lang w:val="en-ID"/>
        </w:rPr>
        <w:t>memonitor</w:t>
      </w:r>
      <w:proofErr w:type="spellEnd"/>
      <w:r w:rsidRPr="00DB25C4">
        <w:rPr>
          <w:rFonts w:eastAsia="Calibri" w:cstheme="minorHAnsi"/>
          <w:lang w:val="en-ID"/>
        </w:rPr>
        <w:t xml:space="preserve"> dan </w:t>
      </w:r>
      <w:proofErr w:type="spellStart"/>
      <w:r w:rsidRPr="00DB25C4">
        <w:rPr>
          <w:rFonts w:eastAsia="Calibri" w:cstheme="minorHAnsi"/>
          <w:lang w:val="en-ID"/>
        </w:rPr>
        <w:t>mengevaluasi</w:t>
      </w:r>
      <w:proofErr w:type="spellEnd"/>
      <w:r w:rsidRPr="00DB25C4">
        <w:rPr>
          <w:rFonts w:eastAsia="Calibri" w:cstheme="minorHAnsi"/>
          <w:lang w:val="en-ID"/>
        </w:rPr>
        <w:t xml:space="preserve"> </w:t>
      </w:r>
      <w:proofErr w:type="spellStart"/>
      <w:r w:rsidRPr="00DB25C4">
        <w:rPr>
          <w:rFonts w:eastAsia="Calibri" w:cstheme="minorHAnsi"/>
          <w:lang w:val="en-ID"/>
        </w:rPr>
        <w:t>kepuasan</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w:t>
      </w:r>
      <w:proofErr w:type="spellStart"/>
      <w:r w:rsidRPr="00DB25C4">
        <w:rPr>
          <w:rFonts w:eastAsia="Calibri" w:cstheme="minorHAnsi"/>
          <w:lang w:val="en-ID"/>
        </w:rPr>
        <w:t>terhadap</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w:t>
      </w:r>
      <w:proofErr w:type="spellStart"/>
      <w:r w:rsidRPr="00DB25C4">
        <w:rPr>
          <w:rFonts w:eastAsia="Calibri" w:cstheme="minorHAnsi"/>
          <w:lang w:val="en-ID"/>
        </w:rPr>
        <w:t>dosen</w:t>
      </w:r>
      <w:proofErr w:type="spellEnd"/>
      <w:r w:rsidRPr="00DB25C4">
        <w:rPr>
          <w:rFonts w:eastAsia="Calibri" w:cstheme="minorHAnsi"/>
          <w:lang w:val="en-ID"/>
        </w:rPr>
        <w:t xml:space="preserve"> dan </w:t>
      </w:r>
      <w:proofErr w:type="spellStart"/>
      <w:r w:rsidRPr="00DB25C4">
        <w:rPr>
          <w:rFonts w:eastAsia="Calibri" w:cstheme="minorHAnsi"/>
          <w:lang w:val="en-ID"/>
        </w:rPr>
        <w:t>berusaha</w:t>
      </w:r>
      <w:proofErr w:type="spellEnd"/>
      <w:r w:rsidRPr="00DB25C4">
        <w:rPr>
          <w:rFonts w:eastAsia="Calibri" w:cstheme="minorHAnsi"/>
          <w:lang w:val="en-ID"/>
        </w:rPr>
        <w:t xml:space="preserve"> </w:t>
      </w:r>
      <w:proofErr w:type="spellStart"/>
      <w:r w:rsidRPr="00DB25C4">
        <w:rPr>
          <w:rFonts w:eastAsia="Calibri" w:cstheme="minorHAnsi"/>
          <w:lang w:val="en-ID"/>
        </w:rPr>
        <w:t>meningkatkan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w:t>
      </w:r>
      <w:proofErr w:type="spellStart"/>
      <w:r w:rsidRPr="00DB25C4">
        <w:rPr>
          <w:rFonts w:eastAsia="Calibri" w:cstheme="minorHAnsi"/>
          <w:lang w:val="en-ID"/>
        </w:rPr>
        <w:t>tersebut</w:t>
      </w:r>
      <w:proofErr w:type="spellEnd"/>
      <w:r w:rsidRPr="00DB25C4">
        <w:rPr>
          <w:rFonts w:eastAsia="Calibri" w:cstheme="minorHAnsi"/>
          <w:lang w:val="en-ID"/>
        </w:rPr>
        <w:t xml:space="preserve">. Hal </w:t>
      </w:r>
      <w:proofErr w:type="spellStart"/>
      <w:r w:rsidRPr="00DB25C4">
        <w:rPr>
          <w:rFonts w:eastAsia="Calibri" w:cstheme="minorHAnsi"/>
          <w:lang w:val="en-ID"/>
        </w:rPr>
        <w:t>ini</w:t>
      </w:r>
      <w:proofErr w:type="spellEnd"/>
      <w:r w:rsidRPr="00DB25C4">
        <w:rPr>
          <w:rFonts w:eastAsia="Calibri" w:cstheme="minorHAnsi"/>
          <w:lang w:val="en-ID"/>
        </w:rPr>
        <w:t xml:space="preserve"> </w:t>
      </w:r>
      <w:proofErr w:type="spellStart"/>
      <w:r w:rsidRPr="00DB25C4">
        <w:rPr>
          <w:rFonts w:eastAsia="Calibri" w:cstheme="minorHAnsi"/>
          <w:lang w:val="en-ID"/>
        </w:rPr>
        <w:t>dapat</w:t>
      </w:r>
      <w:proofErr w:type="spellEnd"/>
      <w:r w:rsidRPr="00DB25C4">
        <w:rPr>
          <w:rFonts w:eastAsia="Calibri" w:cstheme="minorHAnsi"/>
          <w:lang w:val="en-ID"/>
        </w:rPr>
        <w:t xml:space="preserve"> </w:t>
      </w:r>
      <w:proofErr w:type="spellStart"/>
      <w:r w:rsidRPr="00DB25C4">
        <w:rPr>
          <w:rFonts w:eastAsia="Calibri" w:cstheme="minorHAnsi"/>
          <w:lang w:val="en-ID"/>
        </w:rPr>
        <w:t>dilakukan</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memberikan</w:t>
      </w:r>
      <w:proofErr w:type="spellEnd"/>
      <w:r w:rsidRPr="00DB25C4">
        <w:rPr>
          <w:rFonts w:eastAsia="Calibri" w:cstheme="minorHAnsi"/>
          <w:lang w:val="en-ID"/>
        </w:rPr>
        <w:t xml:space="preserve"> </w:t>
      </w:r>
      <w:proofErr w:type="spellStart"/>
      <w:r w:rsidRPr="00DB25C4">
        <w:rPr>
          <w:rFonts w:eastAsia="Calibri" w:cstheme="minorHAnsi"/>
          <w:lang w:val="en-ID"/>
        </w:rPr>
        <w:t>pelatihan</w:t>
      </w:r>
      <w:proofErr w:type="spellEnd"/>
      <w:r w:rsidRPr="00DB25C4">
        <w:rPr>
          <w:rFonts w:eastAsia="Calibri" w:cstheme="minorHAnsi"/>
          <w:lang w:val="en-ID"/>
        </w:rPr>
        <w:t xml:space="preserve"> </w:t>
      </w:r>
      <w:proofErr w:type="spellStart"/>
      <w:r w:rsidRPr="00DB25C4">
        <w:rPr>
          <w:rFonts w:eastAsia="Calibri" w:cstheme="minorHAnsi"/>
          <w:lang w:val="en-ID"/>
        </w:rPr>
        <w:t>atau</w:t>
      </w:r>
      <w:proofErr w:type="spellEnd"/>
      <w:r w:rsidRPr="00DB25C4">
        <w:rPr>
          <w:rFonts w:eastAsia="Calibri" w:cstheme="minorHAnsi"/>
          <w:lang w:val="en-ID"/>
        </w:rPr>
        <w:t xml:space="preserve"> </w:t>
      </w:r>
      <w:proofErr w:type="spellStart"/>
      <w:r w:rsidRPr="00DB25C4">
        <w:rPr>
          <w:rFonts w:eastAsia="Calibri" w:cstheme="minorHAnsi"/>
          <w:lang w:val="en-ID"/>
        </w:rPr>
        <w:t>pembinaan</w:t>
      </w:r>
      <w:proofErr w:type="spellEnd"/>
      <w:r w:rsidRPr="00DB25C4">
        <w:rPr>
          <w:rFonts w:eastAsia="Calibri" w:cstheme="minorHAnsi"/>
          <w:lang w:val="en-ID"/>
        </w:rPr>
        <w:t xml:space="preserve"> </w:t>
      </w:r>
      <w:proofErr w:type="spellStart"/>
      <w:r w:rsidRPr="00DB25C4">
        <w:rPr>
          <w:rFonts w:eastAsia="Calibri" w:cstheme="minorHAnsi"/>
          <w:lang w:val="en-ID"/>
        </w:rPr>
        <w:t>kepada</w:t>
      </w:r>
      <w:proofErr w:type="spellEnd"/>
      <w:r w:rsidRPr="00DB25C4">
        <w:rPr>
          <w:rFonts w:eastAsia="Calibri" w:cstheme="minorHAnsi"/>
          <w:lang w:val="en-ID"/>
        </w:rPr>
        <w:t xml:space="preserve"> </w:t>
      </w:r>
      <w:proofErr w:type="spellStart"/>
      <w:r w:rsidRPr="00DB25C4">
        <w:rPr>
          <w:rFonts w:eastAsia="Calibri" w:cstheme="minorHAnsi"/>
          <w:lang w:val="en-ID"/>
        </w:rPr>
        <w:t>dosen</w:t>
      </w:r>
      <w:proofErr w:type="spellEnd"/>
      <w:r w:rsidRPr="00DB25C4">
        <w:rPr>
          <w:rFonts w:eastAsia="Calibri" w:cstheme="minorHAnsi"/>
          <w:lang w:val="en-ID"/>
        </w:rPr>
        <w:t xml:space="preserve"> </w:t>
      </w:r>
      <w:proofErr w:type="spellStart"/>
      <w:r w:rsidRPr="00DB25C4">
        <w:rPr>
          <w:rFonts w:eastAsia="Calibri" w:cstheme="minorHAnsi"/>
          <w:lang w:val="en-ID"/>
        </w:rPr>
        <w:t>dalam</w:t>
      </w:r>
      <w:proofErr w:type="spellEnd"/>
      <w:r w:rsidRPr="00DB25C4">
        <w:rPr>
          <w:rFonts w:eastAsia="Calibri" w:cstheme="minorHAnsi"/>
          <w:lang w:val="en-ID"/>
        </w:rPr>
        <w:t xml:space="preserve"> </w:t>
      </w:r>
      <w:proofErr w:type="spellStart"/>
      <w:r w:rsidRPr="00DB25C4">
        <w:rPr>
          <w:rFonts w:eastAsia="Calibri" w:cstheme="minorHAnsi"/>
          <w:lang w:val="en-ID"/>
        </w:rPr>
        <w:t>hal</w:t>
      </w:r>
      <w:proofErr w:type="spellEnd"/>
      <w:r w:rsidRPr="00DB25C4">
        <w:rPr>
          <w:rFonts w:eastAsia="Calibri" w:cstheme="minorHAnsi"/>
          <w:lang w:val="en-ID"/>
        </w:rPr>
        <w:t xml:space="preserve"> </w:t>
      </w:r>
      <w:proofErr w:type="spellStart"/>
      <w:r w:rsidRPr="00DB25C4">
        <w:rPr>
          <w:rFonts w:eastAsia="Calibri" w:cstheme="minorHAnsi"/>
          <w:lang w:val="en-ID"/>
        </w:rPr>
        <w:t>cara</w:t>
      </w:r>
      <w:proofErr w:type="spellEnd"/>
      <w:r w:rsidRPr="00DB25C4">
        <w:rPr>
          <w:rFonts w:eastAsia="Calibri" w:cstheme="minorHAnsi"/>
          <w:lang w:val="en-ID"/>
        </w:rPr>
        <w:t xml:space="preserve"> </w:t>
      </w:r>
      <w:proofErr w:type="spellStart"/>
      <w:r w:rsidRPr="00DB25C4">
        <w:rPr>
          <w:rFonts w:eastAsia="Calibri" w:cstheme="minorHAnsi"/>
          <w:lang w:val="en-ID"/>
        </w:rPr>
        <w:t>mengajar</w:t>
      </w:r>
      <w:proofErr w:type="spellEnd"/>
      <w:r w:rsidRPr="00DB25C4">
        <w:rPr>
          <w:rFonts w:eastAsia="Calibri" w:cstheme="minorHAnsi"/>
          <w:lang w:val="en-ID"/>
        </w:rPr>
        <w:t xml:space="preserve"> dan </w:t>
      </w:r>
      <w:proofErr w:type="spellStart"/>
      <w:r w:rsidRPr="00DB25C4">
        <w:rPr>
          <w:rFonts w:eastAsia="Calibri" w:cstheme="minorHAnsi"/>
          <w:lang w:val="en-ID"/>
        </w:rPr>
        <w:t>berinteraksi</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w:t>
      </w:r>
      <w:proofErr w:type="spellStart"/>
      <w:r w:rsidRPr="00DB25C4">
        <w:rPr>
          <w:rFonts w:eastAsia="Calibri" w:cstheme="minorHAnsi"/>
          <w:lang w:val="en-ID"/>
        </w:rPr>
        <w:t>meningkatkan</w:t>
      </w:r>
      <w:proofErr w:type="spellEnd"/>
      <w:r w:rsidRPr="00DB25C4">
        <w:rPr>
          <w:rFonts w:eastAsia="Calibri" w:cstheme="minorHAnsi"/>
          <w:lang w:val="en-ID"/>
        </w:rPr>
        <w:t xml:space="preserve"> </w:t>
      </w:r>
      <w:proofErr w:type="spellStart"/>
      <w:r w:rsidRPr="00DB25C4">
        <w:rPr>
          <w:rFonts w:eastAsia="Calibri" w:cstheme="minorHAnsi"/>
          <w:lang w:val="en-ID"/>
        </w:rPr>
        <w:t>kualitas</w:t>
      </w:r>
      <w:proofErr w:type="spellEnd"/>
      <w:r w:rsidRPr="00DB25C4">
        <w:rPr>
          <w:rFonts w:eastAsia="Calibri" w:cstheme="minorHAnsi"/>
          <w:lang w:val="en-ID"/>
        </w:rPr>
        <w:t xml:space="preserve"> </w:t>
      </w:r>
      <w:proofErr w:type="spellStart"/>
      <w:r w:rsidRPr="00DB25C4">
        <w:rPr>
          <w:rFonts w:eastAsia="Calibri" w:cstheme="minorHAnsi"/>
          <w:lang w:val="en-ID"/>
        </w:rPr>
        <w:t>materi</w:t>
      </w:r>
      <w:proofErr w:type="spellEnd"/>
      <w:r w:rsidRPr="00DB25C4">
        <w:rPr>
          <w:rFonts w:eastAsia="Calibri" w:cstheme="minorHAnsi"/>
          <w:lang w:val="en-ID"/>
        </w:rPr>
        <w:t xml:space="preserve"> yang </w:t>
      </w:r>
      <w:proofErr w:type="spellStart"/>
      <w:r w:rsidRPr="00DB25C4">
        <w:rPr>
          <w:rFonts w:eastAsia="Calibri" w:cstheme="minorHAnsi"/>
          <w:lang w:val="en-ID"/>
        </w:rPr>
        <w:t>diajarkan</w:t>
      </w:r>
      <w:proofErr w:type="spellEnd"/>
      <w:r w:rsidRPr="00DB25C4">
        <w:rPr>
          <w:rFonts w:eastAsia="Calibri" w:cstheme="minorHAnsi"/>
          <w:lang w:val="en-ID"/>
        </w:rPr>
        <w:t xml:space="preserve">, dan </w:t>
      </w:r>
      <w:proofErr w:type="spellStart"/>
      <w:r w:rsidRPr="00DB25C4">
        <w:rPr>
          <w:rFonts w:eastAsia="Calibri" w:cstheme="minorHAnsi"/>
          <w:lang w:val="en-ID"/>
        </w:rPr>
        <w:t>meningkatkan</w:t>
      </w:r>
      <w:proofErr w:type="spellEnd"/>
      <w:r w:rsidRPr="00DB25C4">
        <w:rPr>
          <w:rFonts w:eastAsia="Calibri" w:cstheme="minorHAnsi"/>
          <w:lang w:val="en-ID"/>
        </w:rPr>
        <w:t xml:space="preserve"> </w:t>
      </w:r>
      <w:proofErr w:type="spellStart"/>
      <w:r w:rsidRPr="00DB25C4">
        <w:rPr>
          <w:rFonts w:eastAsia="Calibri" w:cstheme="minorHAnsi"/>
          <w:lang w:val="en-ID"/>
        </w:rPr>
        <w:t>komunikasi</w:t>
      </w:r>
      <w:proofErr w:type="spellEnd"/>
      <w:r w:rsidRPr="00DB25C4">
        <w:rPr>
          <w:rFonts w:eastAsia="Calibri" w:cstheme="minorHAnsi"/>
          <w:lang w:val="en-ID"/>
        </w:rPr>
        <w:t xml:space="preserve"> </w:t>
      </w:r>
      <w:proofErr w:type="spellStart"/>
      <w:r w:rsidRPr="00DB25C4">
        <w:rPr>
          <w:rFonts w:eastAsia="Calibri" w:cstheme="minorHAnsi"/>
          <w:lang w:val="en-ID"/>
        </w:rPr>
        <w:t>antara</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dan </w:t>
      </w:r>
      <w:proofErr w:type="spellStart"/>
      <w:r w:rsidRPr="00DB25C4">
        <w:rPr>
          <w:rFonts w:eastAsia="Calibri" w:cstheme="minorHAnsi"/>
          <w:lang w:val="en-ID"/>
        </w:rPr>
        <w:t>dosen</w:t>
      </w:r>
      <w:proofErr w:type="spellEnd"/>
      <w:r w:rsidRPr="00DB25C4">
        <w:rPr>
          <w:rFonts w:eastAsia="Calibri" w:cstheme="minorHAnsi"/>
          <w:lang w:val="en-ID"/>
        </w:rPr>
        <w:t xml:space="preserve">. </w:t>
      </w:r>
      <w:proofErr w:type="spellStart"/>
      <w:r w:rsidRPr="00DB25C4">
        <w:rPr>
          <w:rFonts w:eastAsia="Calibri" w:cstheme="minorHAnsi"/>
          <w:lang w:val="en-ID"/>
        </w:rPr>
        <w:t>Selain</w:t>
      </w:r>
      <w:proofErr w:type="spellEnd"/>
      <w:r w:rsidRPr="00DB25C4">
        <w:rPr>
          <w:rFonts w:eastAsia="Calibri" w:cstheme="minorHAnsi"/>
          <w:lang w:val="en-ID"/>
        </w:rPr>
        <w:t xml:space="preserve"> </w:t>
      </w:r>
      <w:proofErr w:type="spellStart"/>
      <w:r w:rsidRPr="00DB25C4">
        <w:rPr>
          <w:rFonts w:eastAsia="Calibri" w:cstheme="minorHAnsi"/>
          <w:lang w:val="en-ID"/>
        </w:rPr>
        <w:t>itu</w:t>
      </w:r>
      <w:proofErr w:type="spellEnd"/>
      <w:r w:rsidRPr="00DB25C4">
        <w:rPr>
          <w:rFonts w:eastAsia="Calibri" w:cstheme="minorHAnsi"/>
          <w:lang w:val="en-ID"/>
        </w:rPr>
        <w:t xml:space="preserve">, </w:t>
      </w:r>
      <w:proofErr w:type="spellStart"/>
      <w:r w:rsidRPr="00DB25C4">
        <w:rPr>
          <w:rFonts w:eastAsia="Calibri" w:cstheme="minorHAnsi"/>
          <w:lang w:val="en-ID"/>
        </w:rPr>
        <w:t>perlu</w:t>
      </w:r>
      <w:proofErr w:type="spellEnd"/>
      <w:r w:rsidRPr="00DB25C4">
        <w:rPr>
          <w:rFonts w:eastAsia="Calibri" w:cstheme="minorHAnsi"/>
          <w:lang w:val="en-ID"/>
        </w:rPr>
        <w:t xml:space="preserve"> </w:t>
      </w:r>
      <w:proofErr w:type="spellStart"/>
      <w:r w:rsidRPr="00DB25C4">
        <w:rPr>
          <w:rFonts w:eastAsia="Calibri" w:cstheme="minorHAnsi"/>
          <w:lang w:val="en-ID"/>
        </w:rPr>
        <w:t>adanya</w:t>
      </w:r>
      <w:proofErr w:type="spellEnd"/>
      <w:r w:rsidRPr="00DB25C4">
        <w:rPr>
          <w:rFonts w:eastAsia="Calibri" w:cstheme="minorHAnsi"/>
          <w:lang w:val="en-ID"/>
        </w:rPr>
        <w:t xml:space="preserve"> </w:t>
      </w:r>
      <w:proofErr w:type="spellStart"/>
      <w:r w:rsidRPr="00DB25C4">
        <w:rPr>
          <w:rFonts w:eastAsia="Calibri" w:cstheme="minorHAnsi"/>
          <w:lang w:val="en-ID"/>
        </w:rPr>
        <w:t>penanganan</w:t>
      </w:r>
      <w:proofErr w:type="spellEnd"/>
      <w:r w:rsidRPr="00DB25C4">
        <w:rPr>
          <w:rFonts w:eastAsia="Calibri" w:cstheme="minorHAnsi"/>
          <w:lang w:val="en-ID"/>
        </w:rPr>
        <w:t xml:space="preserve"> </w:t>
      </w:r>
      <w:proofErr w:type="spellStart"/>
      <w:r w:rsidRPr="00DB25C4">
        <w:rPr>
          <w:rFonts w:eastAsia="Calibri" w:cstheme="minorHAnsi"/>
          <w:lang w:val="en-ID"/>
        </w:rPr>
        <w:t>khusus</w:t>
      </w:r>
      <w:proofErr w:type="spellEnd"/>
      <w:r w:rsidRPr="00DB25C4">
        <w:rPr>
          <w:rFonts w:eastAsia="Calibri" w:cstheme="minorHAnsi"/>
          <w:lang w:val="en-ID"/>
        </w:rPr>
        <w:t xml:space="preserve"> </w:t>
      </w:r>
      <w:proofErr w:type="spellStart"/>
      <w:r w:rsidRPr="00DB25C4">
        <w:rPr>
          <w:rFonts w:eastAsia="Calibri" w:cstheme="minorHAnsi"/>
          <w:lang w:val="en-ID"/>
        </w:rPr>
        <w:t>terhadap</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yang </w:t>
      </w:r>
      <w:proofErr w:type="spellStart"/>
      <w:r w:rsidRPr="00DB25C4">
        <w:rPr>
          <w:rFonts w:eastAsia="Calibri" w:cstheme="minorHAnsi"/>
          <w:lang w:val="en-ID"/>
        </w:rPr>
        <w:t>merasa</w:t>
      </w:r>
      <w:proofErr w:type="spellEnd"/>
      <w:r w:rsidRPr="00DB25C4">
        <w:rPr>
          <w:rFonts w:eastAsia="Calibri" w:cstheme="minorHAnsi"/>
          <w:lang w:val="en-ID"/>
        </w:rPr>
        <w:t xml:space="preserve"> </w:t>
      </w:r>
      <w:proofErr w:type="spellStart"/>
      <w:r w:rsidRPr="00DB25C4">
        <w:rPr>
          <w:rFonts w:eastAsia="Calibri" w:cstheme="minorHAnsi"/>
          <w:lang w:val="en-ID"/>
        </w:rPr>
        <w:t>kurang</w:t>
      </w:r>
      <w:proofErr w:type="spellEnd"/>
      <w:r w:rsidRPr="00DB25C4">
        <w:rPr>
          <w:rFonts w:eastAsia="Calibri" w:cstheme="minorHAnsi"/>
          <w:lang w:val="en-ID"/>
        </w:rPr>
        <w:t xml:space="preserve"> </w:t>
      </w:r>
      <w:proofErr w:type="spellStart"/>
      <w:r w:rsidRPr="00DB25C4">
        <w:rPr>
          <w:rFonts w:eastAsia="Calibri" w:cstheme="minorHAnsi"/>
          <w:lang w:val="en-ID"/>
        </w:rPr>
        <w:t>puas</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w:t>
      </w:r>
      <w:proofErr w:type="spellStart"/>
      <w:r w:rsidRPr="00DB25C4">
        <w:rPr>
          <w:rFonts w:eastAsia="Calibri" w:cstheme="minorHAnsi"/>
          <w:lang w:val="en-ID"/>
        </w:rPr>
        <w:t>dosen</w:t>
      </w:r>
      <w:proofErr w:type="spellEnd"/>
      <w:r w:rsidRPr="00DB25C4">
        <w:rPr>
          <w:rFonts w:eastAsia="Calibri" w:cstheme="minorHAnsi"/>
          <w:lang w:val="en-ID"/>
        </w:rPr>
        <w:t xml:space="preserve"> agar </w:t>
      </w:r>
      <w:proofErr w:type="spellStart"/>
      <w:r w:rsidRPr="00DB25C4">
        <w:rPr>
          <w:rFonts w:eastAsia="Calibri" w:cstheme="minorHAnsi"/>
          <w:lang w:val="en-ID"/>
        </w:rPr>
        <w:t>mereka</w:t>
      </w:r>
      <w:proofErr w:type="spellEnd"/>
      <w:r w:rsidRPr="00DB25C4">
        <w:rPr>
          <w:rFonts w:eastAsia="Calibri" w:cstheme="minorHAnsi"/>
          <w:lang w:val="en-ID"/>
        </w:rPr>
        <w:t xml:space="preserve"> </w:t>
      </w:r>
      <w:proofErr w:type="spellStart"/>
      <w:r w:rsidRPr="00DB25C4">
        <w:rPr>
          <w:rFonts w:eastAsia="Calibri" w:cstheme="minorHAnsi"/>
          <w:lang w:val="en-ID"/>
        </w:rPr>
        <w:t>merasa</w:t>
      </w:r>
      <w:proofErr w:type="spellEnd"/>
      <w:r w:rsidRPr="00DB25C4">
        <w:rPr>
          <w:rFonts w:eastAsia="Calibri" w:cstheme="minorHAnsi"/>
          <w:lang w:val="en-ID"/>
        </w:rPr>
        <w:t xml:space="preserve"> </w:t>
      </w:r>
      <w:proofErr w:type="spellStart"/>
      <w:r w:rsidRPr="00DB25C4">
        <w:rPr>
          <w:rFonts w:eastAsia="Calibri" w:cstheme="minorHAnsi"/>
          <w:lang w:val="en-ID"/>
        </w:rPr>
        <w:t>lebih</w:t>
      </w:r>
      <w:proofErr w:type="spellEnd"/>
      <w:r w:rsidRPr="00DB25C4">
        <w:rPr>
          <w:rFonts w:eastAsia="Calibri" w:cstheme="minorHAnsi"/>
          <w:lang w:val="en-ID"/>
        </w:rPr>
        <w:t xml:space="preserve"> </w:t>
      </w:r>
      <w:proofErr w:type="spellStart"/>
      <w:r w:rsidRPr="00DB25C4">
        <w:rPr>
          <w:rFonts w:eastAsia="Calibri" w:cstheme="minorHAnsi"/>
          <w:lang w:val="en-ID"/>
        </w:rPr>
        <w:t>dihargai</w:t>
      </w:r>
      <w:proofErr w:type="spellEnd"/>
      <w:r w:rsidRPr="00DB25C4">
        <w:rPr>
          <w:rFonts w:eastAsia="Calibri" w:cstheme="minorHAnsi"/>
          <w:lang w:val="en-ID"/>
        </w:rPr>
        <w:t xml:space="preserve"> dan </w:t>
      </w:r>
      <w:proofErr w:type="spellStart"/>
      <w:r w:rsidRPr="00DB25C4">
        <w:rPr>
          <w:rFonts w:eastAsia="Calibri" w:cstheme="minorHAnsi"/>
          <w:lang w:val="en-ID"/>
        </w:rPr>
        <w:t>terbantu</w:t>
      </w:r>
      <w:proofErr w:type="spellEnd"/>
      <w:r w:rsidRPr="00DB25C4">
        <w:rPr>
          <w:rFonts w:eastAsia="Calibri" w:cstheme="minorHAnsi"/>
          <w:lang w:val="en-ID"/>
        </w:rPr>
        <w:t xml:space="preserve"> </w:t>
      </w:r>
      <w:proofErr w:type="spellStart"/>
      <w:r w:rsidRPr="00DB25C4">
        <w:rPr>
          <w:rFonts w:eastAsia="Calibri" w:cstheme="minorHAnsi"/>
          <w:lang w:val="en-ID"/>
        </w:rPr>
        <w:t>dalam</w:t>
      </w:r>
      <w:proofErr w:type="spellEnd"/>
      <w:r w:rsidRPr="00DB25C4">
        <w:rPr>
          <w:rFonts w:eastAsia="Calibri" w:cstheme="minorHAnsi"/>
          <w:lang w:val="en-ID"/>
        </w:rPr>
        <w:t xml:space="preserve"> proses </w:t>
      </w:r>
      <w:proofErr w:type="spellStart"/>
      <w:r w:rsidRPr="00DB25C4">
        <w:rPr>
          <w:rFonts w:eastAsia="Calibri" w:cstheme="minorHAnsi"/>
          <w:lang w:val="en-ID"/>
        </w:rPr>
        <w:t>belajar</w:t>
      </w:r>
      <w:proofErr w:type="spellEnd"/>
      <w:r w:rsidRPr="00DB25C4">
        <w:rPr>
          <w:rFonts w:eastAsia="Calibri" w:cstheme="minorHAnsi"/>
          <w:lang w:val="en-ID"/>
        </w:rPr>
        <w:t xml:space="preserve"> </w:t>
      </w:r>
      <w:proofErr w:type="spellStart"/>
      <w:r w:rsidRPr="00DB25C4">
        <w:rPr>
          <w:rFonts w:eastAsia="Calibri" w:cstheme="minorHAnsi"/>
          <w:lang w:val="en-ID"/>
        </w:rPr>
        <w:t>mereka</w:t>
      </w:r>
      <w:proofErr w:type="spellEnd"/>
    </w:p>
    <w:p w14:paraId="436AD9C9" w14:textId="77777777" w:rsidR="0076297E" w:rsidRPr="00DB25C4" w:rsidRDefault="0076297E" w:rsidP="00687314">
      <w:pPr>
        <w:spacing w:after="0" w:line="240" w:lineRule="auto"/>
        <w:jc w:val="both"/>
        <w:rPr>
          <w:rFonts w:cstheme="minorHAnsi"/>
          <w:color w:val="000000" w:themeColor="text1"/>
        </w:rPr>
      </w:pPr>
    </w:p>
    <w:p w14:paraId="7531D858" w14:textId="77777777" w:rsidR="0076297E" w:rsidRPr="00DB25C4" w:rsidRDefault="0076297E" w:rsidP="00687314">
      <w:pPr>
        <w:spacing w:after="0" w:line="240" w:lineRule="auto"/>
        <w:jc w:val="both"/>
        <w:rPr>
          <w:rFonts w:cstheme="minorHAnsi"/>
        </w:rPr>
      </w:pPr>
      <w:r w:rsidRPr="00DB25C4">
        <w:rPr>
          <w:rFonts w:cstheme="minorHAnsi"/>
          <w:noProof/>
          <w:color w:val="2B579A"/>
          <w:shd w:val="clear" w:color="auto" w:fill="E6E6E6"/>
        </w:rPr>
        <w:drawing>
          <wp:inline distT="0" distB="0" distL="0" distR="0" wp14:anchorId="7FE342F4" wp14:editId="4C8C8227">
            <wp:extent cx="4572000" cy="1790700"/>
            <wp:effectExtent l="0" t="0" r="0" b="0"/>
            <wp:docPr id="1849986644" name="Picture 1849986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extLst>
                        <a:ext uri="{28A0092B-C50C-407E-A947-70E740481C1C}">
                          <a14:useLocalDpi xmlns:a14="http://schemas.microsoft.com/office/drawing/2010/main" val="0"/>
                        </a:ext>
                      </a:extLst>
                    </a:blip>
                    <a:stretch>
                      <a:fillRect/>
                    </a:stretch>
                  </pic:blipFill>
                  <pic:spPr>
                    <a:xfrm>
                      <a:off x="0" y="0"/>
                      <a:ext cx="4572000" cy="1790700"/>
                    </a:xfrm>
                    <a:prstGeom prst="rect">
                      <a:avLst/>
                    </a:prstGeom>
                  </pic:spPr>
                </pic:pic>
              </a:graphicData>
            </a:graphic>
          </wp:inline>
        </w:drawing>
      </w:r>
    </w:p>
    <w:p w14:paraId="1445B07E" w14:textId="77777777" w:rsidR="0076297E" w:rsidRPr="00DB25C4" w:rsidRDefault="0076297E" w:rsidP="00687314">
      <w:pPr>
        <w:spacing w:after="0" w:line="240" w:lineRule="auto"/>
        <w:ind w:firstLine="720"/>
        <w:jc w:val="both"/>
        <w:rPr>
          <w:rFonts w:eastAsia="Calibri" w:cstheme="minorHAnsi"/>
        </w:rPr>
      </w:pPr>
    </w:p>
    <w:p w14:paraId="50908373" w14:textId="77777777" w:rsidR="0076297E" w:rsidRPr="00DB25C4" w:rsidRDefault="0076297E" w:rsidP="00687314">
      <w:pPr>
        <w:spacing w:after="0" w:line="240" w:lineRule="auto"/>
        <w:ind w:firstLine="720"/>
        <w:jc w:val="both"/>
        <w:rPr>
          <w:rFonts w:eastAsia="Calibri" w:cstheme="minorHAnsi"/>
        </w:rPr>
      </w:pPr>
      <w:proofErr w:type="spellStart"/>
      <w:r w:rsidRPr="00DB25C4">
        <w:rPr>
          <w:rFonts w:eastAsia="Calibri" w:cstheme="minorHAnsi"/>
          <w:lang w:val="en-ID"/>
        </w:rPr>
        <w:t>Selanjutnya</w:t>
      </w:r>
      <w:proofErr w:type="spellEnd"/>
      <w:r w:rsidRPr="00DB25C4">
        <w:rPr>
          <w:rFonts w:eastAsia="Calibri" w:cstheme="minorHAnsi"/>
          <w:lang w:val="en-ID"/>
        </w:rPr>
        <w:t xml:space="preserve"> para </w:t>
      </w:r>
      <w:proofErr w:type="spellStart"/>
      <w:r w:rsidRPr="00DB25C4">
        <w:rPr>
          <w:rFonts w:eastAsia="Calibri" w:cstheme="minorHAnsi"/>
          <w:lang w:val="en-ID"/>
        </w:rPr>
        <w:t>mahasiswa</w:t>
      </w:r>
      <w:proofErr w:type="spellEnd"/>
      <w:r w:rsidRPr="00DB25C4">
        <w:rPr>
          <w:rFonts w:eastAsia="Calibri" w:cstheme="minorHAnsi"/>
          <w:lang w:val="en-ID"/>
        </w:rPr>
        <w:t xml:space="preserve"> juga </w:t>
      </w:r>
      <w:proofErr w:type="spellStart"/>
      <w:r w:rsidRPr="00DB25C4">
        <w:rPr>
          <w:rFonts w:eastAsia="Calibri" w:cstheme="minorHAnsi"/>
          <w:lang w:val="en-ID"/>
        </w:rPr>
        <w:t>ditanyakan</w:t>
      </w:r>
      <w:proofErr w:type="spellEnd"/>
      <w:r w:rsidRPr="00DB25C4">
        <w:rPr>
          <w:rFonts w:eastAsia="Calibri" w:cstheme="minorHAnsi"/>
          <w:lang w:val="en-ID"/>
        </w:rPr>
        <w:t xml:space="preserve"> </w:t>
      </w:r>
      <w:proofErr w:type="spellStart"/>
      <w:r w:rsidRPr="00DB25C4">
        <w:rPr>
          <w:rFonts w:eastAsia="Calibri" w:cstheme="minorHAnsi"/>
          <w:lang w:val="en-ID"/>
        </w:rPr>
        <w:t>tentang</w:t>
      </w:r>
      <w:proofErr w:type="spellEnd"/>
      <w:r w:rsidRPr="00DB25C4">
        <w:rPr>
          <w:rFonts w:eastAsia="Calibri" w:cstheme="minorHAnsi"/>
          <w:lang w:val="en-ID"/>
        </w:rPr>
        <w:t xml:space="preserve"> </w:t>
      </w:r>
      <w:proofErr w:type="spellStart"/>
      <w:r w:rsidRPr="00DB25C4">
        <w:rPr>
          <w:rFonts w:eastAsia="Calibri" w:cstheme="minorHAnsi"/>
          <w:lang w:val="en-ID"/>
        </w:rPr>
        <w:t>kepuasan</w:t>
      </w:r>
      <w:proofErr w:type="spellEnd"/>
      <w:r w:rsidRPr="00DB25C4">
        <w:rPr>
          <w:rFonts w:eastAsia="Calibri" w:cstheme="minorHAnsi"/>
          <w:lang w:val="en-ID"/>
        </w:rPr>
        <w:t xml:space="preserve"> </w:t>
      </w:r>
      <w:proofErr w:type="spellStart"/>
      <w:r w:rsidRPr="00DB25C4">
        <w:rPr>
          <w:rFonts w:eastAsia="Calibri" w:cstheme="minorHAnsi"/>
          <w:lang w:val="en-ID"/>
        </w:rPr>
        <w:t>mereka</w:t>
      </w:r>
      <w:proofErr w:type="spellEnd"/>
      <w:r w:rsidRPr="00DB25C4">
        <w:rPr>
          <w:rFonts w:eastAsia="Calibri" w:cstheme="minorHAnsi"/>
          <w:lang w:val="en-ID"/>
        </w:rPr>
        <w:t xml:space="preserve"> </w:t>
      </w:r>
      <w:proofErr w:type="spellStart"/>
      <w:r w:rsidRPr="00DB25C4">
        <w:rPr>
          <w:rFonts w:eastAsia="Calibri" w:cstheme="minorHAnsi"/>
          <w:lang w:val="en-ID"/>
        </w:rPr>
        <w:t>atas</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w:t>
      </w:r>
      <w:proofErr w:type="spellStart"/>
      <w:r w:rsidRPr="00DB25C4">
        <w:rPr>
          <w:rFonts w:eastAsia="Calibri" w:cstheme="minorHAnsi"/>
          <w:lang w:val="en-ID"/>
        </w:rPr>
        <w:t>adminsitrasi</w:t>
      </w:r>
      <w:proofErr w:type="spellEnd"/>
      <w:r w:rsidRPr="00DB25C4">
        <w:rPr>
          <w:rFonts w:eastAsia="Calibri" w:cstheme="minorHAnsi"/>
          <w:lang w:val="en-ID"/>
        </w:rPr>
        <w:t xml:space="preserve"> </w:t>
      </w:r>
      <w:proofErr w:type="spellStart"/>
      <w:r w:rsidRPr="00DB25C4">
        <w:rPr>
          <w:rFonts w:eastAsia="Calibri" w:cstheme="minorHAnsi"/>
          <w:lang w:val="en-ID"/>
        </w:rPr>
        <w:t>atau</w:t>
      </w:r>
      <w:proofErr w:type="spellEnd"/>
      <w:r w:rsidRPr="00DB25C4">
        <w:rPr>
          <w:rFonts w:eastAsia="Calibri" w:cstheme="minorHAnsi"/>
          <w:lang w:val="en-ID"/>
        </w:rPr>
        <w:t xml:space="preserve"> non </w:t>
      </w:r>
      <w:proofErr w:type="spellStart"/>
      <w:r w:rsidRPr="00DB25C4">
        <w:rPr>
          <w:rFonts w:eastAsia="Calibri" w:cstheme="minorHAnsi"/>
          <w:lang w:val="en-ID"/>
        </w:rPr>
        <w:t>akademik</w:t>
      </w:r>
      <w:proofErr w:type="spellEnd"/>
      <w:r w:rsidRPr="00DB25C4">
        <w:rPr>
          <w:rFonts w:eastAsia="Calibri" w:cstheme="minorHAnsi"/>
          <w:lang w:val="en-ID"/>
        </w:rPr>
        <w:t xml:space="preserve"> di UMC. Hasil </w:t>
      </w:r>
      <w:proofErr w:type="spellStart"/>
      <w:r w:rsidRPr="00DB25C4">
        <w:rPr>
          <w:rFonts w:eastAsia="Calibri" w:cstheme="minorHAnsi"/>
          <w:lang w:val="en-ID"/>
        </w:rPr>
        <w:t>evaluasi</w:t>
      </w:r>
      <w:proofErr w:type="spellEnd"/>
      <w:r w:rsidRPr="00DB25C4">
        <w:rPr>
          <w:rFonts w:eastAsia="Calibri" w:cstheme="minorHAnsi"/>
          <w:lang w:val="en-ID"/>
        </w:rPr>
        <w:t xml:space="preserve"> </w:t>
      </w:r>
      <w:proofErr w:type="spellStart"/>
      <w:r w:rsidRPr="00DB25C4">
        <w:rPr>
          <w:rFonts w:eastAsia="Calibri" w:cstheme="minorHAnsi"/>
          <w:lang w:val="en-ID"/>
        </w:rPr>
        <w:t>tersebut</w:t>
      </w:r>
      <w:proofErr w:type="spellEnd"/>
      <w:r w:rsidRPr="00DB25C4">
        <w:rPr>
          <w:rFonts w:eastAsia="Calibri" w:cstheme="minorHAnsi"/>
          <w:lang w:val="en-ID"/>
        </w:rPr>
        <w:t xml:space="preserve"> </w:t>
      </w:r>
      <w:proofErr w:type="spellStart"/>
      <w:r w:rsidRPr="00DB25C4">
        <w:rPr>
          <w:rFonts w:eastAsia="Calibri" w:cstheme="minorHAnsi"/>
          <w:lang w:val="en-ID"/>
        </w:rPr>
        <w:t>menunjukkan</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mayoritas</w:t>
      </w:r>
      <w:proofErr w:type="spellEnd"/>
      <w:r w:rsidRPr="00DB25C4">
        <w:rPr>
          <w:rFonts w:eastAsia="Calibri" w:cstheme="minorHAnsi"/>
          <w:lang w:val="en-ID"/>
        </w:rPr>
        <w:t xml:space="preserve"> </w:t>
      </w:r>
      <w:proofErr w:type="spellStart"/>
      <w:r w:rsidRPr="00DB25C4">
        <w:rPr>
          <w:rFonts w:eastAsia="Calibri" w:cstheme="minorHAnsi"/>
          <w:lang w:val="en-ID"/>
        </w:rPr>
        <w:t>responden</w:t>
      </w:r>
      <w:proofErr w:type="spellEnd"/>
      <w:r w:rsidRPr="00DB25C4">
        <w:rPr>
          <w:rFonts w:eastAsia="Calibri" w:cstheme="minorHAnsi"/>
          <w:lang w:val="en-ID"/>
        </w:rPr>
        <w:t xml:space="preserve">, </w:t>
      </w:r>
      <w:proofErr w:type="spellStart"/>
      <w:r w:rsidRPr="00DB25C4">
        <w:rPr>
          <w:rFonts w:eastAsia="Calibri" w:cstheme="minorHAnsi"/>
          <w:lang w:val="en-ID"/>
        </w:rPr>
        <w:t>sebesar</w:t>
      </w:r>
      <w:proofErr w:type="spellEnd"/>
      <w:r w:rsidRPr="00DB25C4">
        <w:rPr>
          <w:rFonts w:eastAsia="Calibri" w:cstheme="minorHAnsi"/>
          <w:lang w:val="en-ID"/>
        </w:rPr>
        <w:t xml:space="preserve"> 66,7%, </w:t>
      </w:r>
      <w:proofErr w:type="spellStart"/>
      <w:r w:rsidRPr="00DB25C4">
        <w:rPr>
          <w:rFonts w:eastAsia="Calibri" w:cstheme="minorHAnsi"/>
          <w:lang w:val="en-ID"/>
        </w:rPr>
        <w:t>merasa</w:t>
      </w:r>
      <w:proofErr w:type="spellEnd"/>
      <w:r w:rsidRPr="00DB25C4">
        <w:rPr>
          <w:rFonts w:eastAsia="Calibri" w:cstheme="minorHAnsi"/>
          <w:lang w:val="en-ID"/>
        </w:rPr>
        <w:t xml:space="preserve"> sangat </w:t>
      </w:r>
      <w:proofErr w:type="spellStart"/>
      <w:r w:rsidRPr="00DB25C4">
        <w:rPr>
          <w:rFonts w:eastAsia="Calibri" w:cstheme="minorHAnsi"/>
          <w:lang w:val="en-ID"/>
        </w:rPr>
        <w:t>puas</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w:t>
      </w:r>
      <w:proofErr w:type="spellStart"/>
      <w:r w:rsidRPr="00DB25C4">
        <w:rPr>
          <w:rFonts w:eastAsia="Calibri" w:cstheme="minorHAnsi"/>
          <w:lang w:val="en-ID"/>
        </w:rPr>
        <w:t>administrasi</w:t>
      </w:r>
      <w:proofErr w:type="spellEnd"/>
      <w:r w:rsidRPr="00DB25C4">
        <w:rPr>
          <w:rFonts w:eastAsia="Calibri" w:cstheme="minorHAnsi"/>
          <w:lang w:val="en-ID"/>
        </w:rPr>
        <w:t xml:space="preserve"> dan </w:t>
      </w:r>
      <w:proofErr w:type="spellStart"/>
      <w:r w:rsidRPr="00DB25C4">
        <w:rPr>
          <w:rFonts w:eastAsia="Calibri" w:cstheme="minorHAnsi"/>
          <w:lang w:val="en-ID"/>
        </w:rPr>
        <w:t>layanan</w:t>
      </w:r>
      <w:proofErr w:type="spellEnd"/>
      <w:r w:rsidRPr="00DB25C4">
        <w:rPr>
          <w:rFonts w:eastAsia="Calibri" w:cstheme="minorHAnsi"/>
          <w:lang w:val="en-ID"/>
        </w:rPr>
        <w:t xml:space="preserve"> non-</w:t>
      </w:r>
      <w:proofErr w:type="spellStart"/>
      <w:r w:rsidRPr="00DB25C4">
        <w:rPr>
          <w:rFonts w:eastAsia="Calibri" w:cstheme="minorHAnsi"/>
          <w:lang w:val="en-ID"/>
        </w:rPr>
        <w:t>akademik</w:t>
      </w:r>
      <w:proofErr w:type="spellEnd"/>
      <w:r w:rsidRPr="00DB25C4">
        <w:rPr>
          <w:rFonts w:eastAsia="Calibri" w:cstheme="minorHAnsi"/>
          <w:lang w:val="en-ID"/>
        </w:rPr>
        <w:t xml:space="preserve"> di UPPS </w:t>
      </w:r>
      <w:proofErr w:type="spellStart"/>
      <w:r w:rsidRPr="00DB25C4">
        <w:rPr>
          <w:rFonts w:eastAsia="Calibri" w:cstheme="minorHAnsi"/>
          <w:lang w:val="en-ID"/>
        </w:rPr>
        <w:t>termasuk</w:t>
      </w:r>
      <w:proofErr w:type="spellEnd"/>
      <w:r w:rsidRPr="00DB25C4">
        <w:rPr>
          <w:rFonts w:eastAsia="Calibri" w:cstheme="minorHAnsi"/>
          <w:lang w:val="en-ID"/>
        </w:rPr>
        <w:t xml:space="preserve"> PPBM. </w:t>
      </w:r>
      <w:proofErr w:type="spellStart"/>
      <w:r w:rsidRPr="00DB25C4">
        <w:rPr>
          <w:rFonts w:eastAsia="Calibri" w:cstheme="minorHAnsi"/>
          <w:lang w:val="en-ID"/>
        </w:rPr>
        <w:t>Sementara</w:t>
      </w:r>
      <w:proofErr w:type="spellEnd"/>
      <w:r w:rsidRPr="00DB25C4">
        <w:rPr>
          <w:rFonts w:eastAsia="Calibri" w:cstheme="minorHAnsi"/>
          <w:lang w:val="en-ID"/>
        </w:rPr>
        <w:t xml:space="preserve"> </w:t>
      </w:r>
      <w:proofErr w:type="spellStart"/>
      <w:r w:rsidRPr="00DB25C4">
        <w:rPr>
          <w:rFonts w:eastAsia="Calibri" w:cstheme="minorHAnsi"/>
          <w:lang w:val="en-ID"/>
        </w:rPr>
        <w:t>itu</w:t>
      </w:r>
      <w:proofErr w:type="spellEnd"/>
      <w:r w:rsidRPr="00DB25C4">
        <w:rPr>
          <w:rFonts w:eastAsia="Calibri" w:cstheme="minorHAnsi"/>
          <w:lang w:val="en-ID"/>
        </w:rPr>
        <w:t xml:space="preserve">, </w:t>
      </w:r>
      <w:proofErr w:type="spellStart"/>
      <w:r w:rsidRPr="00DB25C4">
        <w:rPr>
          <w:rFonts w:eastAsia="Calibri" w:cstheme="minorHAnsi"/>
          <w:lang w:val="en-ID"/>
        </w:rPr>
        <w:t>sekitar</w:t>
      </w:r>
      <w:proofErr w:type="spellEnd"/>
      <w:r w:rsidRPr="00DB25C4">
        <w:rPr>
          <w:rFonts w:eastAsia="Calibri" w:cstheme="minorHAnsi"/>
          <w:lang w:val="en-ID"/>
        </w:rPr>
        <w:t xml:space="preserve"> 16,7% </w:t>
      </w:r>
      <w:proofErr w:type="spellStart"/>
      <w:r w:rsidRPr="00DB25C4">
        <w:rPr>
          <w:rFonts w:eastAsia="Calibri" w:cstheme="minorHAnsi"/>
          <w:lang w:val="en-ID"/>
        </w:rPr>
        <w:t>mengatakan</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mereka</w:t>
      </w:r>
      <w:proofErr w:type="spellEnd"/>
      <w:r w:rsidRPr="00DB25C4">
        <w:rPr>
          <w:rFonts w:eastAsia="Calibri" w:cstheme="minorHAnsi"/>
          <w:lang w:val="en-ID"/>
        </w:rPr>
        <w:t xml:space="preserve"> </w:t>
      </w:r>
      <w:proofErr w:type="spellStart"/>
      <w:r w:rsidRPr="00DB25C4">
        <w:rPr>
          <w:rFonts w:eastAsia="Calibri" w:cstheme="minorHAnsi"/>
          <w:lang w:val="en-ID"/>
        </w:rPr>
        <w:t>puas</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w:t>
      </w:r>
      <w:proofErr w:type="spellStart"/>
      <w:r w:rsidRPr="00DB25C4">
        <w:rPr>
          <w:rFonts w:eastAsia="Calibri" w:cstheme="minorHAnsi"/>
          <w:lang w:val="en-ID"/>
        </w:rPr>
        <w:t>tersebut</w:t>
      </w:r>
      <w:proofErr w:type="spellEnd"/>
      <w:r w:rsidRPr="00DB25C4">
        <w:rPr>
          <w:rFonts w:eastAsia="Calibri" w:cstheme="minorHAnsi"/>
          <w:lang w:val="en-ID"/>
        </w:rPr>
        <w:t xml:space="preserve">, </w:t>
      </w:r>
      <w:proofErr w:type="spellStart"/>
      <w:r w:rsidRPr="00DB25C4">
        <w:rPr>
          <w:rFonts w:eastAsia="Calibri" w:cstheme="minorHAnsi"/>
          <w:lang w:val="en-ID"/>
        </w:rPr>
        <w:t>sedangkan</w:t>
      </w:r>
      <w:proofErr w:type="spellEnd"/>
      <w:r w:rsidRPr="00DB25C4">
        <w:rPr>
          <w:rFonts w:eastAsia="Calibri" w:cstheme="minorHAnsi"/>
          <w:lang w:val="en-ID"/>
        </w:rPr>
        <w:t xml:space="preserve"> </w:t>
      </w:r>
      <w:proofErr w:type="spellStart"/>
      <w:r w:rsidRPr="00DB25C4">
        <w:rPr>
          <w:rFonts w:eastAsia="Calibri" w:cstheme="minorHAnsi"/>
          <w:lang w:val="en-ID"/>
        </w:rPr>
        <w:t>sekitar</w:t>
      </w:r>
      <w:proofErr w:type="spellEnd"/>
      <w:r w:rsidRPr="00DB25C4">
        <w:rPr>
          <w:rFonts w:eastAsia="Calibri" w:cstheme="minorHAnsi"/>
          <w:lang w:val="en-ID"/>
        </w:rPr>
        <w:t xml:space="preserve"> 16,7% </w:t>
      </w:r>
      <w:proofErr w:type="spellStart"/>
      <w:r w:rsidRPr="00DB25C4">
        <w:rPr>
          <w:rFonts w:eastAsia="Calibri" w:cstheme="minorHAnsi"/>
          <w:lang w:val="en-ID"/>
        </w:rPr>
        <w:t>lainnya</w:t>
      </w:r>
      <w:proofErr w:type="spellEnd"/>
      <w:r w:rsidRPr="00DB25C4">
        <w:rPr>
          <w:rFonts w:eastAsia="Calibri" w:cstheme="minorHAnsi"/>
          <w:lang w:val="en-ID"/>
        </w:rPr>
        <w:t xml:space="preserve"> </w:t>
      </w:r>
      <w:proofErr w:type="spellStart"/>
      <w:r w:rsidRPr="00DB25C4">
        <w:rPr>
          <w:rFonts w:eastAsia="Calibri" w:cstheme="minorHAnsi"/>
          <w:lang w:val="en-ID"/>
        </w:rPr>
        <w:t>menyatakan</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mereka</w:t>
      </w:r>
      <w:proofErr w:type="spellEnd"/>
      <w:r w:rsidRPr="00DB25C4">
        <w:rPr>
          <w:rFonts w:eastAsia="Calibri" w:cstheme="minorHAnsi"/>
          <w:lang w:val="en-ID"/>
        </w:rPr>
        <w:t xml:space="preserve"> </w:t>
      </w:r>
      <w:proofErr w:type="spellStart"/>
      <w:r w:rsidRPr="00DB25C4">
        <w:rPr>
          <w:rFonts w:eastAsia="Calibri" w:cstheme="minorHAnsi"/>
          <w:lang w:val="en-ID"/>
        </w:rPr>
        <w:t>kurang</w:t>
      </w:r>
      <w:proofErr w:type="spellEnd"/>
      <w:r w:rsidRPr="00DB25C4">
        <w:rPr>
          <w:rFonts w:eastAsia="Calibri" w:cstheme="minorHAnsi"/>
          <w:lang w:val="en-ID"/>
        </w:rPr>
        <w:t xml:space="preserve"> </w:t>
      </w:r>
      <w:proofErr w:type="spellStart"/>
      <w:r w:rsidRPr="00DB25C4">
        <w:rPr>
          <w:rFonts w:eastAsia="Calibri" w:cstheme="minorHAnsi"/>
          <w:lang w:val="en-ID"/>
        </w:rPr>
        <w:t>puas</w:t>
      </w:r>
      <w:proofErr w:type="spellEnd"/>
      <w:r w:rsidRPr="00DB25C4">
        <w:rPr>
          <w:rFonts w:eastAsia="Calibri" w:cstheme="minorHAnsi"/>
          <w:lang w:val="en-ID"/>
        </w:rPr>
        <w:t xml:space="preserve">. </w:t>
      </w:r>
      <w:proofErr w:type="spellStart"/>
      <w:r w:rsidRPr="00DB25C4">
        <w:rPr>
          <w:rFonts w:eastAsia="Calibri" w:cstheme="minorHAnsi"/>
          <w:lang w:val="en-ID"/>
        </w:rPr>
        <w:t>Interpretasi</w:t>
      </w:r>
      <w:proofErr w:type="spellEnd"/>
      <w:r w:rsidRPr="00DB25C4">
        <w:rPr>
          <w:rFonts w:eastAsia="Calibri" w:cstheme="minorHAnsi"/>
          <w:lang w:val="en-ID"/>
        </w:rPr>
        <w:t xml:space="preserve"> </w:t>
      </w:r>
      <w:proofErr w:type="spellStart"/>
      <w:r w:rsidRPr="00DB25C4">
        <w:rPr>
          <w:rFonts w:eastAsia="Calibri" w:cstheme="minorHAnsi"/>
          <w:lang w:val="en-ID"/>
        </w:rPr>
        <w:t>dari</w:t>
      </w:r>
      <w:proofErr w:type="spellEnd"/>
      <w:r w:rsidRPr="00DB25C4">
        <w:rPr>
          <w:rFonts w:eastAsia="Calibri" w:cstheme="minorHAnsi"/>
          <w:lang w:val="en-ID"/>
        </w:rPr>
        <w:t xml:space="preserve"> </w:t>
      </w:r>
      <w:proofErr w:type="spellStart"/>
      <w:r w:rsidRPr="00DB25C4">
        <w:rPr>
          <w:rFonts w:eastAsia="Calibri" w:cstheme="minorHAnsi"/>
          <w:lang w:val="en-ID"/>
        </w:rPr>
        <w:t>hasil</w:t>
      </w:r>
      <w:proofErr w:type="spellEnd"/>
      <w:r w:rsidRPr="00DB25C4">
        <w:rPr>
          <w:rFonts w:eastAsia="Calibri" w:cstheme="minorHAnsi"/>
          <w:lang w:val="en-ID"/>
        </w:rPr>
        <w:t xml:space="preserve"> </w:t>
      </w:r>
      <w:proofErr w:type="spellStart"/>
      <w:r w:rsidRPr="00DB25C4">
        <w:rPr>
          <w:rFonts w:eastAsia="Calibri" w:cstheme="minorHAnsi"/>
          <w:lang w:val="en-ID"/>
        </w:rPr>
        <w:t>evaluasi</w:t>
      </w:r>
      <w:proofErr w:type="spellEnd"/>
      <w:r w:rsidRPr="00DB25C4">
        <w:rPr>
          <w:rFonts w:eastAsia="Calibri" w:cstheme="minorHAnsi"/>
          <w:lang w:val="en-ID"/>
        </w:rPr>
        <w:t xml:space="preserve"> </w:t>
      </w:r>
      <w:proofErr w:type="spellStart"/>
      <w:r w:rsidRPr="00DB25C4">
        <w:rPr>
          <w:rFonts w:eastAsia="Calibri" w:cstheme="minorHAnsi"/>
          <w:lang w:val="en-ID"/>
        </w:rPr>
        <w:t>ini</w:t>
      </w:r>
      <w:proofErr w:type="spellEnd"/>
      <w:r w:rsidRPr="00DB25C4">
        <w:rPr>
          <w:rFonts w:eastAsia="Calibri" w:cstheme="minorHAnsi"/>
          <w:lang w:val="en-ID"/>
        </w:rPr>
        <w:t xml:space="preserve"> </w:t>
      </w:r>
      <w:proofErr w:type="spellStart"/>
      <w:r w:rsidRPr="00DB25C4">
        <w:rPr>
          <w:rFonts w:eastAsia="Calibri" w:cstheme="minorHAnsi"/>
          <w:lang w:val="en-ID"/>
        </w:rPr>
        <w:t>adalah</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mayoritas</w:t>
      </w:r>
      <w:proofErr w:type="spellEnd"/>
      <w:r w:rsidRPr="00DB25C4">
        <w:rPr>
          <w:rFonts w:eastAsia="Calibri" w:cstheme="minorHAnsi"/>
          <w:lang w:val="en-ID"/>
        </w:rPr>
        <w:t xml:space="preserve"> </w:t>
      </w:r>
      <w:proofErr w:type="spellStart"/>
      <w:r w:rsidRPr="00DB25C4">
        <w:rPr>
          <w:rFonts w:eastAsia="Calibri" w:cstheme="minorHAnsi"/>
          <w:lang w:val="en-ID"/>
        </w:rPr>
        <w:t>responden</w:t>
      </w:r>
      <w:proofErr w:type="spellEnd"/>
      <w:r w:rsidRPr="00DB25C4">
        <w:rPr>
          <w:rFonts w:eastAsia="Calibri" w:cstheme="minorHAnsi"/>
          <w:lang w:val="en-ID"/>
        </w:rPr>
        <w:t xml:space="preserve"> </w:t>
      </w:r>
      <w:proofErr w:type="spellStart"/>
      <w:r w:rsidRPr="00DB25C4">
        <w:rPr>
          <w:rFonts w:eastAsia="Calibri" w:cstheme="minorHAnsi"/>
          <w:lang w:val="en-ID"/>
        </w:rPr>
        <w:t>merasa</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w:t>
      </w:r>
      <w:proofErr w:type="spellStart"/>
      <w:r w:rsidRPr="00DB25C4">
        <w:rPr>
          <w:rFonts w:eastAsia="Calibri" w:cstheme="minorHAnsi"/>
          <w:lang w:val="en-ID"/>
        </w:rPr>
        <w:t>administrasi</w:t>
      </w:r>
      <w:proofErr w:type="spellEnd"/>
      <w:r w:rsidRPr="00DB25C4">
        <w:rPr>
          <w:rFonts w:eastAsia="Calibri" w:cstheme="minorHAnsi"/>
          <w:lang w:val="en-ID"/>
        </w:rPr>
        <w:t xml:space="preserve"> dan </w:t>
      </w:r>
      <w:proofErr w:type="spellStart"/>
      <w:r w:rsidRPr="00DB25C4">
        <w:rPr>
          <w:rFonts w:eastAsia="Calibri" w:cstheme="minorHAnsi"/>
          <w:lang w:val="en-ID"/>
        </w:rPr>
        <w:t>layanan</w:t>
      </w:r>
      <w:proofErr w:type="spellEnd"/>
      <w:r w:rsidRPr="00DB25C4">
        <w:rPr>
          <w:rFonts w:eastAsia="Calibri" w:cstheme="minorHAnsi"/>
          <w:lang w:val="en-ID"/>
        </w:rPr>
        <w:t xml:space="preserve"> non-</w:t>
      </w:r>
      <w:proofErr w:type="spellStart"/>
      <w:r w:rsidRPr="00DB25C4">
        <w:rPr>
          <w:rFonts w:eastAsia="Calibri" w:cstheme="minorHAnsi"/>
          <w:lang w:val="en-ID"/>
        </w:rPr>
        <w:t>akademik</w:t>
      </w:r>
      <w:proofErr w:type="spellEnd"/>
      <w:r w:rsidRPr="00DB25C4">
        <w:rPr>
          <w:rFonts w:eastAsia="Calibri" w:cstheme="minorHAnsi"/>
          <w:lang w:val="en-ID"/>
        </w:rPr>
        <w:t xml:space="preserve"> di UPPS </w:t>
      </w:r>
      <w:proofErr w:type="spellStart"/>
      <w:r w:rsidRPr="00DB25C4">
        <w:rPr>
          <w:rFonts w:eastAsia="Calibri" w:cstheme="minorHAnsi"/>
          <w:lang w:val="en-ID"/>
        </w:rPr>
        <w:t>termasuk</w:t>
      </w:r>
      <w:proofErr w:type="spellEnd"/>
      <w:r w:rsidRPr="00DB25C4">
        <w:rPr>
          <w:rFonts w:eastAsia="Calibri" w:cstheme="minorHAnsi"/>
          <w:lang w:val="en-ID"/>
        </w:rPr>
        <w:t xml:space="preserve"> PPBM </w:t>
      </w:r>
      <w:proofErr w:type="spellStart"/>
      <w:r w:rsidRPr="00DB25C4">
        <w:rPr>
          <w:rFonts w:eastAsia="Calibri" w:cstheme="minorHAnsi"/>
          <w:lang w:val="en-ID"/>
        </w:rPr>
        <w:t>telah</w:t>
      </w:r>
      <w:proofErr w:type="spellEnd"/>
      <w:r w:rsidRPr="00DB25C4">
        <w:rPr>
          <w:rFonts w:eastAsia="Calibri" w:cstheme="minorHAnsi"/>
          <w:lang w:val="en-ID"/>
        </w:rPr>
        <w:t xml:space="preserve"> </w:t>
      </w:r>
      <w:proofErr w:type="spellStart"/>
      <w:r w:rsidRPr="00DB25C4">
        <w:rPr>
          <w:rFonts w:eastAsia="Calibri" w:cstheme="minorHAnsi"/>
          <w:lang w:val="en-ID"/>
        </w:rPr>
        <w:t>memberikan</w:t>
      </w:r>
      <w:proofErr w:type="spellEnd"/>
      <w:r w:rsidRPr="00DB25C4">
        <w:rPr>
          <w:rFonts w:eastAsia="Calibri" w:cstheme="minorHAnsi"/>
          <w:lang w:val="en-ID"/>
        </w:rPr>
        <w:t xml:space="preserve"> </w:t>
      </w:r>
      <w:proofErr w:type="spellStart"/>
      <w:r w:rsidRPr="00DB25C4">
        <w:rPr>
          <w:rFonts w:eastAsia="Calibri" w:cstheme="minorHAnsi"/>
          <w:lang w:val="en-ID"/>
        </w:rPr>
        <w:t>pelayanan</w:t>
      </w:r>
      <w:proofErr w:type="spellEnd"/>
      <w:r w:rsidRPr="00DB25C4">
        <w:rPr>
          <w:rFonts w:eastAsia="Calibri" w:cstheme="minorHAnsi"/>
          <w:lang w:val="en-ID"/>
        </w:rPr>
        <w:t xml:space="preserve"> yang sangat </w:t>
      </w:r>
      <w:proofErr w:type="spellStart"/>
      <w:r w:rsidRPr="00DB25C4">
        <w:rPr>
          <w:rFonts w:eastAsia="Calibri" w:cstheme="minorHAnsi"/>
          <w:lang w:val="en-ID"/>
        </w:rPr>
        <w:t>baik</w:t>
      </w:r>
      <w:proofErr w:type="spellEnd"/>
      <w:r w:rsidRPr="00DB25C4">
        <w:rPr>
          <w:rFonts w:eastAsia="Calibri" w:cstheme="minorHAnsi"/>
          <w:lang w:val="en-ID"/>
        </w:rPr>
        <w:t xml:space="preserve"> dan </w:t>
      </w:r>
      <w:proofErr w:type="spellStart"/>
      <w:r w:rsidRPr="00DB25C4">
        <w:rPr>
          <w:rFonts w:eastAsia="Calibri" w:cstheme="minorHAnsi"/>
          <w:lang w:val="en-ID"/>
        </w:rPr>
        <w:t>memuaskan</w:t>
      </w:r>
      <w:proofErr w:type="spellEnd"/>
      <w:r w:rsidRPr="00DB25C4">
        <w:rPr>
          <w:rFonts w:eastAsia="Calibri" w:cstheme="minorHAnsi"/>
          <w:lang w:val="en-ID"/>
        </w:rPr>
        <w:t xml:space="preserve">. </w:t>
      </w:r>
      <w:proofErr w:type="spellStart"/>
      <w:r w:rsidRPr="00DB25C4">
        <w:rPr>
          <w:rFonts w:eastAsia="Calibri" w:cstheme="minorHAnsi"/>
          <w:lang w:val="en-ID"/>
        </w:rPr>
        <w:t>Namun</w:t>
      </w:r>
      <w:proofErr w:type="spellEnd"/>
      <w:r w:rsidRPr="00DB25C4">
        <w:rPr>
          <w:rFonts w:eastAsia="Calibri" w:cstheme="minorHAnsi"/>
          <w:lang w:val="en-ID"/>
        </w:rPr>
        <w:t xml:space="preserve">, </w:t>
      </w:r>
      <w:proofErr w:type="spellStart"/>
      <w:r w:rsidRPr="00DB25C4">
        <w:rPr>
          <w:rFonts w:eastAsia="Calibri" w:cstheme="minorHAnsi"/>
          <w:lang w:val="en-ID"/>
        </w:rPr>
        <w:t>sebagian</w:t>
      </w:r>
      <w:proofErr w:type="spellEnd"/>
      <w:r w:rsidRPr="00DB25C4">
        <w:rPr>
          <w:rFonts w:eastAsia="Calibri" w:cstheme="minorHAnsi"/>
          <w:lang w:val="en-ID"/>
        </w:rPr>
        <w:t xml:space="preserve"> </w:t>
      </w:r>
      <w:proofErr w:type="spellStart"/>
      <w:r w:rsidRPr="00DB25C4">
        <w:rPr>
          <w:rFonts w:eastAsia="Calibri" w:cstheme="minorHAnsi"/>
          <w:lang w:val="en-ID"/>
        </w:rPr>
        <w:t>kecil</w:t>
      </w:r>
      <w:proofErr w:type="spellEnd"/>
      <w:r w:rsidRPr="00DB25C4">
        <w:rPr>
          <w:rFonts w:eastAsia="Calibri" w:cstheme="minorHAnsi"/>
          <w:lang w:val="en-ID"/>
        </w:rPr>
        <w:t xml:space="preserve"> </w:t>
      </w:r>
      <w:proofErr w:type="spellStart"/>
      <w:r w:rsidRPr="00DB25C4">
        <w:rPr>
          <w:rFonts w:eastAsia="Calibri" w:cstheme="minorHAnsi"/>
          <w:lang w:val="en-ID"/>
        </w:rPr>
        <w:t>responden</w:t>
      </w:r>
      <w:proofErr w:type="spellEnd"/>
      <w:r w:rsidRPr="00DB25C4">
        <w:rPr>
          <w:rFonts w:eastAsia="Calibri" w:cstheme="minorHAnsi"/>
          <w:lang w:val="en-ID"/>
        </w:rPr>
        <w:t xml:space="preserve"> </w:t>
      </w:r>
      <w:proofErr w:type="spellStart"/>
      <w:r w:rsidRPr="00DB25C4">
        <w:rPr>
          <w:rFonts w:eastAsia="Calibri" w:cstheme="minorHAnsi"/>
          <w:lang w:val="en-ID"/>
        </w:rPr>
        <w:t>masih</w:t>
      </w:r>
      <w:proofErr w:type="spellEnd"/>
      <w:r w:rsidRPr="00DB25C4">
        <w:rPr>
          <w:rFonts w:eastAsia="Calibri" w:cstheme="minorHAnsi"/>
          <w:lang w:val="en-ID"/>
        </w:rPr>
        <w:t xml:space="preserve"> </w:t>
      </w:r>
      <w:proofErr w:type="spellStart"/>
      <w:r w:rsidRPr="00DB25C4">
        <w:rPr>
          <w:rFonts w:eastAsia="Calibri" w:cstheme="minorHAnsi"/>
          <w:lang w:val="en-ID"/>
        </w:rPr>
        <w:t>merasa</w:t>
      </w:r>
      <w:proofErr w:type="spellEnd"/>
      <w:r w:rsidRPr="00DB25C4">
        <w:rPr>
          <w:rFonts w:eastAsia="Calibri" w:cstheme="minorHAnsi"/>
          <w:lang w:val="en-ID"/>
        </w:rPr>
        <w:t xml:space="preserve"> </w:t>
      </w:r>
      <w:proofErr w:type="spellStart"/>
      <w:r w:rsidRPr="00DB25C4">
        <w:rPr>
          <w:rFonts w:eastAsia="Calibri" w:cstheme="minorHAnsi"/>
          <w:lang w:val="en-ID"/>
        </w:rPr>
        <w:t>kurang</w:t>
      </w:r>
      <w:proofErr w:type="spellEnd"/>
      <w:r w:rsidRPr="00DB25C4">
        <w:rPr>
          <w:rFonts w:eastAsia="Calibri" w:cstheme="minorHAnsi"/>
          <w:lang w:val="en-ID"/>
        </w:rPr>
        <w:t xml:space="preserve"> </w:t>
      </w:r>
      <w:proofErr w:type="spellStart"/>
      <w:r w:rsidRPr="00DB25C4">
        <w:rPr>
          <w:rFonts w:eastAsia="Calibri" w:cstheme="minorHAnsi"/>
          <w:lang w:val="en-ID"/>
        </w:rPr>
        <w:t>puas</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yang </w:t>
      </w:r>
      <w:proofErr w:type="spellStart"/>
      <w:r w:rsidRPr="00DB25C4">
        <w:rPr>
          <w:rFonts w:eastAsia="Calibri" w:cstheme="minorHAnsi"/>
          <w:lang w:val="en-ID"/>
        </w:rPr>
        <w:t>diberikan</w:t>
      </w:r>
      <w:proofErr w:type="spellEnd"/>
      <w:r w:rsidRPr="00DB25C4">
        <w:rPr>
          <w:rFonts w:eastAsia="Calibri" w:cstheme="minorHAnsi"/>
          <w:lang w:val="en-ID"/>
        </w:rPr>
        <w:t xml:space="preserve">, yang </w:t>
      </w:r>
      <w:proofErr w:type="spellStart"/>
      <w:r w:rsidRPr="00DB25C4">
        <w:rPr>
          <w:rFonts w:eastAsia="Calibri" w:cstheme="minorHAnsi"/>
          <w:lang w:val="en-ID"/>
        </w:rPr>
        <w:t>mungkin</w:t>
      </w:r>
      <w:proofErr w:type="spellEnd"/>
      <w:r w:rsidRPr="00DB25C4">
        <w:rPr>
          <w:rFonts w:eastAsia="Calibri" w:cstheme="minorHAnsi"/>
          <w:lang w:val="en-ID"/>
        </w:rPr>
        <w:t xml:space="preserve"> </w:t>
      </w:r>
      <w:proofErr w:type="spellStart"/>
      <w:r w:rsidRPr="00DB25C4">
        <w:rPr>
          <w:rFonts w:eastAsia="Calibri" w:cstheme="minorHAnsi"/>
          <w:lang w:val="en-ID"/>
        </w:rPr>
        <w:t>perlu</w:t>
      </w:r>
      <w:proofErr w:type="spellEnd"/>
      <w:r w:rsidRPr="00DB25C4">
        <w:rPr>
          <w:rFonts w:eastAsia="Calibri" w:cstheme="minorHAnsi"/>
          <w:lang w:val="en-ID"/>
        </w:rPr>
        <w:t xml:space="preserve"> </w:t>
      </w:r>
      <w:proofErr w:type="spellStart"/>
      <w:r w:rsidRPr="00DB25C4">
        <w:rPr>
          <w:rFonts w:eastAsia="Calibri" w:cstheme="minorHAnsi"/>
          <w:lang w:val="en-ID"/>
        </w:rPr>
        <w:t>diperhatikan</w:t>
      </w:r>
      <w:proofErr w:type="spellEnd"/>
      <w:r w:rsidRPr="00DB25C4">
        <w:rPr>
          <w:rFonts w:eastAsia="Calibri" w:cstheme="minorHAnsi"/>
          <w:lang w:val="en-ID"/>
        </w:rPr>
        <w:t xml:space="preserve"> </w:t>
      </w:r>
      <w:proofErr w:type="spellStart"/>
      <w:r w:rsidRPr="00DB25C4">
        <w:rPr>
          <w:rFonts w:eastAsia="Calibri" w:cstheme="minorHAnsi"/>
          <w:lang w:val="en-ID"/>
        </w:rPr>
        <w:t>untuk</w:t>
      </w:r>
      <w:proofErr w:type="spellEnd"/>
      <w:r w:rsidRPr="00DB25C4">
        <w:rPr>
          <w:rFonts w:eastAsia="Calibri" w:cstheme="minorHAnsi"/>
          <w:lang w:val="en-ID"/>
        </w:rPr>
        <w:t xml:space="preserve"> </w:t>
      </w:r>
      <w:proofErr w:type="spellStart"/>
      <w:r w:rsidRPr="00DB25C4">
        <w:rPr>
          <w:rFonts w:eastAsia="Calibri" w:cstheme="minorHAnsi"/>
          <w:lang w:val="en-ID"/>
        </w:rPr>
        <w:t>meningkatkan</w:t>
      </w:r>
      <w:proofErr w:type="spellEnd"/>
      <w:r w:rsidRPr="00DB25C4">
        <w:rPr>
          <w:rFonts w:eastAsia="Calibri" w:cstheme="minorHAnsi"/>
          <w:lang w:val="en-ID"/>
        </w:rPr>
        <w:t xml:space="preserve"> </w:t>
      </w:r>
      <w:proofErr w:type="spellStart"/>
      <w:r w:rsidRPr="00DB25C4">
        <w:rPr>
          <w:rFonts w:eastAsia="Calibri" w:cstheme="minorHAnsi"/>
          <w:lang w:val="en-ID"/>
        </w:rPr>
        <w:t>kualitas</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yang </w:t>
      </w:r>
      <w:proofErr w:type="spellStart"/>
      <w:r w:rsidRPr="00DB25C4">
        <w:rPr>
          <w:rFonts w:eastAsia="Calibri" w:cstheme="minorHAnsi"/>
          <w:lang w:val="en-ID"/>
        </w:rPr>
        <w:t>diberikan</w:t>
      </w:r>
      <w:proofErr w:type="spellEnd"/>
      <w:r w:rsidRPr="00DB25C4">
        <w:rPr>
          <w:rFonts w:eastAsia="Calibri" w:cstheme="minorHAnsi"/>
          <w:lang w:val="en-ID"/>
        </w:rPr>
        <w:t xml:space="preserve">. </w:t>
      </w:r>
      <w:proofErr w:type="spellStart"/>
      <w:r w:rsidRPr="00DB25C4">
        <w:rPr>
          <w:rFonts w:eastAsia="Calibri" w:cstheme="minorHAnsi"/>
          <w:lang w:val="en-ID"/>
        </w:rPr>
        <w:t>Implikasi</w:t>
      </w:r>
      <w:proofErr w:type="spellEnd"/>
      <w:r w:rsidRPr="00DB25C4">
        <w:rPr>
          <w:rFonts w:eastAsia="Calibri" w:cstheme="minorHAnsi"/>
          <w:lang w:val="en-ID"/>
        </w:rPr>
        <w:t xml:space="preserve"> </w:t>
      </w:r>
      <w:proofErr w:type="spellStart"/>
      <w:r w:rsidRPr="00DB25C4">
        <w:rPr>
          <w:rFonts w:eastAsia="Calibri" w:cstheme="minorHAnsi"/>
          <w:lang w:val="en-ID"/>
        </w:rPr>
        <w:t>dari</w:t>
      </w:r>
      <w:proofErr w:type="spellEnd"/>
      <w:r w:rsidRPr="00DB25C4">
        <w:rPr>
          <w:rFonts w:eastAsia="Calibri" w:cstheme="minorHAnsi"/>
          <w:lang w:val="en-ID"/>
        </w:rPr>
        <w:t xml:space="preserve"> </w:t>
      </w:r>
      <w:proofErr w:type="spellStart"/>
      <w:r w:rsidRPr="00DB25C4">
        <w:rPr>
          <w:rFonts w:eastAsia="Calibri" w:cstheme="minorHAnsi"/>
          <w:lang w:val="en-ID"/>
        </w:rPr>
        <w:t>hasil</w:t>
      </w:r>
      <w:proofErr w:type="spellEnd"/>
      <w:r w:rsidRPr="00DB25C4">
        <w:rPr>
          <w:rFonts w:eastAsia="Calibri" w:cstheme="minorHAnsi"/>
          <w:lang w:val="en-ID"/>
        </w:rPr>
        <w:t xml:space="preserve"> </w:t>
      </w:r>
      <w:proofErr w:type="spellStart"/>
      <w:r w:rsidRPr="00DB25C4">
        <w:rPr>
          <w:rFonts w:eastAsia="Calibri" w:cstheme="minorHAnsi"/>
          <w:lang w:val="en-ID"/>
        </w:rPr>
        <w:t>evaluasi</w:t>
      </w:r>
      <w:proofErr w:type="spellEnd"/>
      <w:r w:rsidRPr="00DB25C4">
        <w:rPr>
          <w:rFonts w:eastAsia="Calibri" w:cstheme="minorHAnsi"/>
          <w:lang w:val="en-ID"/>
        </w:rPr>
        <w:t xml:space="preserve"> </w:t>
      </w:r>
      <w:proofErr w:type="spellStart"/>
      <w:r w:rsidRPr="00DB25C4">
        <w:rPr>
          <w:rFonts w:eastAsia="Calibri" w:cstheme="minorHAnsi"/>
          <w:lang w:val="en-ID"/>
        </w:rPr>
        <w:t>ini</w:t>
      </w:r>
      <w:proofErr w:type="spellEnd"/>
      <w:r w:rsidRPr="00DB25C4">
        <w:rPr>
          <w:rFonts w:eastAsia="Calibri" w:cstheme="minorHAnsi"/>
          <w:lang w:val="en-ID"/>
        </w:rPr>
        <w:t xml:space="preserve"> </w:t>
      </w:r>
      <w:proofErr w:type="spellStart"/>
      <w:r w:rsidRPr="00DB25C4">
        <w:rPr>
          <w:rFonts w:eastAsia="Calibri" w:cstheme="minorHAnsi"/>
          <w:lang w:val="en-ID"/>
        </w:rPr>
        <w:t>adalah</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UPPS </w:t>
      </w:r>
      <w:proofErr w:type="spellStart"/>
      <w:r w:rsidRPr="00DB25C4">
        <w:rPr>
          <w:rFonts w:eastAsia="Calibri" w:cstheme="minorHAnsi"/>
          <w:lang w:val="en-ID"/>
        </w:rPr>
        <w:t>termasuk</w:t>
      </w:r>
      <w:proofErr w:type="spellEnd"/>
      <w:r w:rsidRPr="00DB25C4">
        <w:rPr>
          <w:rFonts w:eastAsia="Calibri" w:cstheme="minorHAnsi"/>
          <w:lang w:val="en-ID"/>
        </w:rPr>
        <w:t xml:space="preserve"> PPBM </w:t>
      </w:r>
      <w:proofErr w:type="spellStart"/>
      <w:r w:rsidRPr="00DB25C4">
        <w:rPr>
          <w:rFonts w:eastAsia="Calibri" w:cstheme="minorHAnsi"/>
          <w:lang w:val="en-ID"/>
        </w:rPr>
        <w:t>harus</w:t>
      </w:r>
      <w:proofErr w:type="spellEnd"/>
      <w:r w:rsidRPr="00DB25C4">
        <w:rPr>
          <w:rFonts w:eastAsia="Calibri" w:cstheme="minorHAnsi"/>
          <w:lang w:val="en-ID"/>
        </w:rPr>
        <w:t xml:space="preserve"> </w:t>
      </w:r>
      <w:proofErr w:type="spellStart"/>
      <w:r w:rsidRPr="00DB25C4">
        <w:rPr>
          <w:rFonts w:eastAsia="Calibri" w:cstheme="minorHAnsi"/>
          <w:lang w:val="en-ID"/>
        </w:rPr>
        <w:t>terus</w:t>
      </w:r>
      <w:proofErr w:type="spellEnd"/>
      <w:r w:rsidRPr="00DB25C4">
        <w:rPr>
          <w:rFonts w:eastAsia="Calibri" w:cstheme="minorHAnsi"/>
          <w:lang w:val="en-ID"/>
        </w:rPr>
        <w:t xml:space="preserve"> </w:t>
      </w:r>
      <w:proofErr w:type="spellStart"/>
      <w:r w:rsidRPr="00DB25C4">
        <w:rPr>
          <w:rFonts w:eastAsia="Calibri" w:cstheme="minorHAnsi"/>
          <w:lang w:val="en-ID"/>
        </w:rPr>
        <w:t>memantau</w:t>
      </w:r>
      <w:proofErr w:type="spellEnd"/>
      <w:r w:rsidRPr="00DB25C4">
        <w:rPr>
          <w:rFonts w:eastAsia="Calibri" w:cstheme="minorHAnsi"/>
          <w:lang w:val="en-ID"/>
        </w:rPr>
        <w:t xml:space="preserve"> dan </w:t>
      </w:r>
      <w:proofErr w:type="spellStart"/>
      <w:r w:rsidRPr="00DB25C4">
        <w:rPr>
          <w:rFonts w:eastAsia="Calibri" w:cstheme="minorHAnsi"/>
          <w:lang w:val="en-ID"/>
        </w:rPr>
        <w:t>mengevaluasi</w:t>
      </w:r>
      <w:proofErr w:type="spellEnd"/>
      <w:r w:rsidRPr="00DB25C4">
        <w:rPr>
          <w:rFonts w:eastAsia="Calibri" w:cstheme="minorHAnsi"/>
          <w:lang w:val="en-ID"/>
        </w:rPr>
        <w:t xml:space="preserve"> </w:t>
      </w:r>
      <w:proofErr w:type="spellStart"/>
      <w:r w:rsidRPr="00DB25C4">
        <w:rPr>
          <w:rFonts w:eastAsia="Calibri" w:cstheme="minorHAnsi"/>
          <w:lang w:val="en-ID"/>
        </w:rPr>
        <w:t>kepuasan</w:t>
      </w:r>
      <w:proofErr w:type="spellEnd"/>
      <w:r w:rsidRPr="00DB25C4">
        <w:rPr>
          <w:rFonts w:eastAsia="Calibri" w:cstheme="minorHAnsi"/>
          <w:lang w:val="en-ID"/>
        </w:rPr>
        <w:t xml:space="preserve"> </w:t>
      </w:r>
      <w:proofErr w:type="spellStart"/>
      <w:r w:rsidRPr="00DB25C4">
        <w:rPr>
          <w:rFonts w:eastAsia="Calibri" w:cstheme="minorHAnsi"/>
          <w:lang w:val="en-ID"/>
        </w:rPr>
        <w:t>mahasiswa</w:t>
      </w:r>
      <w:proofErr w:type="spellEnd"/>
      <w:r w:rsidRPr="00DB25C4">
        <w:rPr>
          <w:rFonts w:eastAsia="Calibri" w:cstheme="minorHAnsi"/>
          <w:lang w:val="en-ID"/>
        </w:rPr>
        <w:t xml:space="preserve"> </w:t>
      </w:r>
      <w:proofErr w:type="spellStart"/>
      <w:r w:rsidRPr="00DB25C4">
        <w:rPr>
          <w:rFonts w:eastAsia="Calibri" w:cstheme="minorHAnsi"/>
          <w:lang w:val="en-ID"/>
        </w:rPr>
        <w:t>terhadap</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w:t>
      </w:r>
      <w:proofErr w:type="spellStart"/>
      <w:r w:rsidRPr="00DB25C4">
        <w:rPr>
          <w:rFonts w:eastAsia="Calibri" w:cstheme="minorHAnsi"/>
          <w:lang w:val="en-ID"/>
        </w:rPr>
        <w:t>administrasi</w:t>
      </w:r>
      <w:proofErr w:type="spellEnd"/>
      <w:r w:rsidRPr="00DB25C4">
        <w:rPr>
          <w:rFonts w:eastAsia="Calibri" w:cstheme="minorHAnsi"/>
          <w:lang w:val="en-ID"/>
        </w:rPr>
        <w:t xml:space="preserve"> dan </w:t>
      </w:r>
      <w:proofErr w:type="spellStart"/>
      <w:r w:rsidRPr="00DB25C4">
        <w:rPr>
          <w:rFonts w:eastAsia="Calibri" w:cstheme="minorHAnsi"/>
          <w:lang w:val="en-ID"/>
        </w:rPr>
        <w:t>layanan</w:t>
      </w:r>
      <w:proofErr w:type="spellEnd"/>
      <w:r w:rsidRPr="00DB25C4">
        <w:rPr>
          <w:rFonts w:eastAsia="Calibri" w:cstheme="minorHAnsi"/>
          <w:lang w:val="en-ID"/>
        </w:rPr>
        <w:t xml:space="preserve"> non-</w:t>
      </w:r>
      <w:proofErr w:type="spellStart"/>
      <w:r w:rsidRPr="00DB25C4">
        <w:rPr>
          <w:rFonts w:eastAsia="Calibri" w:cstheme="minorHAnsi"/>
          <w:lang w:val="en-ID"/>
        </w:rPr>
        <w:t>akademik</w:t>
      </w:r>
      <w:proofErr w:type="spellEnd"/>
      <w:r w:rsidRPr="00DB25C4">
        <w:rPr>
          <w:rFonts w:eastAsia="Calibri" w:cstheme="minorHAnsi"/>
          <w:lang w:val="en-ID"/>
        </w:rPr>
        <w:t xml:space="preserve"> yang </w:t>
      </w:r>
      <w:proofErr w:type="spellStart"/>
      <w:r w:rsidRPr="00DB25C4">
        <w:rPr>
          <w:rFonts w:eastAsia="Calibri" w:cstheme="minorHAnsi"/>
          <w:lang w:val="en-ID"/>
        </w:rPr>
        <w:t>diberikan</w:t>
      </w:r>
      <w:proofErr w:type="spellEnd"/>
      <w:r w:rsidRPr="00DB25C4">
        <w:rPr>
          <w:rFonts w:eastAsia="Calibri" w:cstheme="minorHAnsi"/>
          <w:lang w:val="en-ID"/>
        </w:rPr>
        <w:t xml:space="preserve">, </w:t>
      </w:r>
      <w:proofErr w:type="spellStart"/>
      <w:r w:rsidRPr="00DB25C4">
        <w:rPr>
          <w:rFonts w:eastAsia="Calibri" w:cstheme="minorHAnsi"/>
          <w:lang w:val="en-ID"/>
        </w:rPr>
        <w:t>untuk</w:t>
      </w:r>
      <w:proofErr w:type="spellEnd"/>
      <w:r w:rsidRPr="00DB25C4">
        <w:rPr>
          <w:rFonts w:eastAsia="Calibri" w:cstheme="minorHAnsi"/>
          <w:lang w:val="en-ID"/>
        </w:rPr>
        <w:t xml:space="preserve"> </w:t>
      </w:r>
      <w:proofErr w:type="spellStart"/>
      <w:r w:rsidRPr="00DB25C4">
        <w:rPr>
          <w:rFonts w:eastAsia="Calibri" w:cstheme="minorHAnsi"/>
          <w:lang w:val="en-ID"/>
        </w:rPr>
        <w:t>memastikan</w:t>
      </w:r>
      <w:proofErr w:type="spellEnd"/>
      <w:r w:rsidRPr="00DB25C4">
        <w:rPr>
          <w:rFonts w:eastAsia="Calibri" w:cstheme="minorHAnsi"/>
          <w:lang w:val="en-ID"/>
        </w:rPr>
        <w:t xml:space="preserve"> </w:t>
      </w:r>
      <w:proofErr w:type="spellStart"/>
      <w:r w:rsidRPr="00DB25C4">
        <w:rPr>
          <w:rFonts w:eastAsia="Calibri" w:cstheme="minorHAnsi"/>
          <w:lang w:val="en-ID"/>
        </w:rPr>
        <w:t>bahwa</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w:t>
      </w:r>
      <w:proofErr w:type="spellStart"/>
      <w:r w:rsidRPr="00DB25C4">
        <w:rPr>
          <w:rFonts w:eastAsia="Calibri" w:cstheme="minorHAnsi"/>
          <w:lang w:val="en-ID"/>
        </w:rPr>
        <w:t>tersebut</w:t>
      </w:r>
      <w:proofErr w:type="spellEnd"/>
      <w:r w:rsidRPr="00DB25C4">
        <w:rPr>
          <w:rFonts w:eastAsia="Calibri" w:cstheme="minorHAnsi"/>
          <w:lang w:val="en-ID"/>
        </w:rPr>
        <w:t xml:space="preserve"> </w:t>
      </w:r>
      <w:proofErr w:type="spellStart"/>
      <w:r w:rsidRPr="00DB25C4">
        <w:rPr>
          <w:rFonts w:eastAsia="Calibri" w:cstheme="minorHAnsi"/>
          <w:lang w:val="en-ID"/>
        </w:rPr>
        <w:t>memenuhi</w:t>
      </w:r>
      <w:proofErr w:type="spellEnd"/>
      <w:r w:rsidRPr="00DB25C4">
        <w:rPr>
          <w:rFonts w:eastAsia="Calibri" w:cstheme="minorHAnsi"/>
          <w:lang w:val="en-ID"/>
        </w:rPr>
        <w:t xml:space="preserve"> </w:t>
      </w:r>
      <w:proofErr w:type="spellStart"/>
      <w:r w:rsidRPr="00DB25C4">
        <w:rPr>
          <w:rFonts w:eastAsia="Calibri" w:cstheme="minorHAnsi"/>
          <w:lang w:val="en-ID"/>
        </w:rPr>
        <w:t>kebutuhan</w:t>
      </w:r>
      <w:proofErr w:type="spellEnd"/>
      <w:r w:rsidRPr="00DB25C4">
        <w:rPr>
          <w:rFonts w:eastAsia="Calibri" w:cstheme="minorHAnsi"/>
          <w:lang w:val="en-ID"/>
        </w:rPr>
        <w:t xml:space="preserve"> dan </w:t>
      </w:r>
      <w:proofErr w:type="spellStart"/>
      <w:r w:rsidRPr="00DB25C4">
        <w:rPr>
          <w:rFonts w:eastAsia="Calibri" w:cstheme="minorHAnsi"/>
          <w:lang w:val="en-ID"/>
        </w:rPr>
        <w:t>harapan</w:t>
      </w:r>
      <w:proofErr w:type="spellEnd"/>
      <w:r w:rsidRPr="00DB25C4">
        <w:rPr>
          <w:rFonts w:eastAsia="Calibri" w:cstheme="minorHAnsi"/>
          <w:lang w:val="en-ID"/>
        </w:rPr>
        <w:t xml:space="preserve"> </w:t>
      </w:r>
      <w:proofErr w:type="spellStart"/>
      <w:r w:rsidRPr="00DB25C4">
        <w:rPr>
          <w:rFonts w:eastAsia="Calibri" w:cstheme="minorHAnsi"/>
          <w:lang w:val="en-ID"/>
        </w:rPr>
        <w:t>pelanggan</w:t>
      </w:r>
      <w:proofErr w:type="spellEnd"/>
      <w:r w:rsidRPr="00DB25C4">
        <w:rPr>
          <w:rFonts w:eastAsia="Calibri" w:cstheme="minorHAnsi"/>
          <w:lang w:val="en-ID"/>
        </w:rPr>
        <w:t xml:space="preserve">. </w:t>
      </w:r>
      <w:proofErr w:type="spellStart"/>
      <w:r w:rsidRPr="00DB25C4">
        <w:rPr>
          <w:rFonts w:eastAsia="Calibri" w:cstheme="minorHAnsi"/>
          <w:lang w:val="en-ID"/>
        </w:rPr>
        <w:t>Selanjutnya</w:t>
      </w:r>
      <w:proofErr w:type="spellEnd"/>
      <w:r w:rsidRPr="00DB25C4">
        <w:rPr>
          <w:rFonts w:eastAsia="Calibri" w:cstheme="minorHAnsi"/>
          <w:lang w:val="en-ID"/>
        </w:rPr>
        <w:t xml:space="preserve"> </w:t>
      </w:r>
      <w:proofErr w:type="spellStart"/>
      <w:r w:rsidRPr="00DB25C4">
        <w:rPr>
          <w:rFonts w:eastAsia="Calibri" w:cstheme="minorHAnsi"/>
          <w:lang w:val="en-ID"/>
        </w:rPr>
        <w:t>perlu</w:t>
      </w:r>
      <w:proofErr w:type="spellEnd"/>
      <w:r w:rsidRPr="00DB25C4">
        <w:rPr>
          <w:rFonts w:eastAsia="Calibri" w:cstheme="minorHAnsi"/>
          <w:lang w:val="en-ID"/>
        </w:rPr>
        <w:t xml:space="preserve"> </w:t>
      </w:r>
      <w:proofErr w:type="spellStart"/>
      <w:r w:rsidRPr="00DB25C4">
        <w:rPr>
          <w:rFonts w:eastAsia="Calibri" w:cstheme="minorHAnsi"/>
          <w:lang w:val="en-ID"/>
        </w:rPr>
        <w:t>diidentifikasi</w:t>
      </w:r>
      <w:proofErr w:type="spellEnd"/>
      <w:r w:rsidRPr="00DB25C4">
        <w:rPr>
          <w:rFonts w:eastAsia="Calibri" w:cstheme="minorHAnsi"/>
          <w:lang w:val="en-ID"/>
        </w:rPr>
        <w:t xml:space="preserve"> </w:t>
      </w:r>
      <w:proofErr w:type="spellStart"/>
      <w:r w:rsidRPr="00DB25C4">
        <w:rPr>
          <w:rFonts w:eastAsia="Calibri" w:cstheme="minorHAnsi"/>
          <w:lang w:val="en-ID"/>
        </w:rPr>
        <w:t>alasan</w:t>
      </w:r>
      <w:proofErr w:type="spellEnd"/>
      <w:r w:rsidRPr="00DB25C4">
        <w:rPr>
          <w:rFonts w:eastAsia="Calibri" w:cstheme="minorHAnsi"/>
          <w:lang w:val="en-ID"/>
        </w:rPr>
        <w:t xml:space="preserve"> di </w:t>
      </w:r>
      <w:proofErr w:type="spellStart"/>
      <w:r w:rsidRPr="00DB25C4">
        <w:rPr>
          <w:rFonts w:eastAsia="Calibri" w:cstheme="minorHAnsi"/>
          <w:lang w:val="en-ID"/>
        </w:rPr>
        <w:t>balik</w:t>
      </w:r>
      <w:proofErr w:type="spellEnd"/>
      <w:r w:rsidRPr="00DB25C4">
        <w:rPr>
          <w:rFonts w:eastAsia="Calibri" w:cstheme="minorHAnsi"/>
          <w:lang w:val="en-ID"/>
        </w:rPr>
        <w:t xml:space="preserve"> </w:t>
      </w:r>
      <w:proofErr w:type="spellStart"/>
      <w:r w:rsidRPr="00DB25C4">
        <w:rPr>
          <w:rFonts w:eastAsia="Calibri" w:cstheme="minorHAnsi"/>
          <w:lang w:val="en-ID"/>
        </w:rPr>
        <w:t>ketidakpuasan</w:t>
      </w:r>
      <w:proofErr w:type="spellEnd"/>
      <w:r w:rsidRPr="00DB25C4">
        <w:rPr>
          <w:rFonts w:eastAsia="Calibri" w:cstheme="minorHAnsi"/>
          <w:lang w:val="en-ID"/>
        </w:rPr>
        <w:t xml:space="preserve"> </w:t>
      </w:r>
      <w:proofErr w:type="spellStart"/>
      <w:r w:rsidRPr="00DB25C4">
        <w:rPr>
          <w:rFonts w:eastAsia="Calibri" w:cstheme="minorHAnsi"/>
          <w:lang w:val="en-ID"/>
        </w:rPr>
        <w:t>tersebut</w:t>
      </w:r>
      <w:proofErr w:type="spellEnd"/>
      <w:r w:rsidRPr="00DB25C4">
        <w:rPr>
          <w:rFonts w:eastAsia="Calibri" w:cstheme="minorHAnsi"/>
          <w:lang w:val="en-ID"/>
        </w:rPr>
        <w:t xml:space="preserve"> dan </w:t>
      </w:r>
      <w:proofErr w:type="spellStart"/>
      <w:r w:rsidRPr="00DB25C4">
        <w:rPr>
          <w:rFonts w:eastAsia="Calibri" w:cstheme="minorHAnsi"/>
          <w:lang w:val="en-ID"/>
        </w:rPr>
        <w:t>dilakukan</w:t>
      </w:r>
      <w:proofErr w:type="spellEnd"/>
      <w:r w:rsidRPr="00DB25C4">
        <w:rPr>
          <w:rFonts w:eastAsia="Calibri" w:cstheme="minorHAnsi"/>
          <w:lang w:val="en-ID"/>
        </w:rPr>
        <w:t xml:space="preserve"> </w:t>
      </w:r>
      <w:proofErr w:type="spellStart"/>
      <w:r w:rsidRPr="00DB25C4">
        <w:rPr>
          <w:rFonts w:eastAsia="Calibri" w:cstheme="minorHAnsi"/>
          <w:lang w:val="en-ID"/>
        </w:rPr>
        <w:t>tindakan</w:t>
      </w:r>
      <w:proofErr w:type="spellEnd"/>
      <w:r w:rsidRPr="00DB25C4">
        <w:rPr>
          <w:rFonts w:eastAsia="Calibri" w:cstheme="minorHAnsi"/>
          <w:lang w:val="en-ID"/>
        </w:rPr>
        <w:t xml:space="preserve"> </w:t>
      </w:r>
      <w:proofErr w:type="spellStart"/>
      <w:r w:rsidRPr="00DB25C4">
        <w:rPr>
          <w:rFonts w:eastAsia="Calibri" w:cstheme="minorHAnsi"/>
          <w:lang w:val="en-ID"/>
        </w:rPr>
        <w:t>perbaikan</w:t>
      </w:r>
      <w:proofErr w:type="spellEnd"/>
      <w:r w:rsidRPr="00DB25C4">
        <w:rPr>
          <w:rFonts w:eastAsia="Calibri" w:cstheme="minorHAnsi"/>
          <w:lang w:val="en-ID"/>
        </w:rPr>
        <w:t xml:space="preserve"> </w:t>
      </w:r>
      <w:proofErr w:type="spellStart"/>
      <w:r w:rsidRPr="00DB25C4">
        <w:rPr>
          <w:rFonts w:eastAsia="Calibri" w:cstheme="minorHAnsi"/>
          <w:lang w:val="en-ID"/>
        </w:rPr>
        <w:t>atau</w:t>
      </w:r>
      <w:proofErr w:type="spellEnd"/>
      <w:r w:rsidRPr="00DB25C4">
        <w:rPr>
          <w:rFonts w:eastAsia="Calibri" w:cstheme="minorHAnsi"/>
          <w:lang w:val="en-ID"/>
        </w:rPr>
        <w:t xml:space="preserve"> </w:t>
      </w:r>
      <w:proofErr w:type="spellStart"/>
      <w:r w:rsidRPr="00DB25C4">
        <w:rPr>
          <w:rFonts w:eastAsia="Calibri" w:cstheme="minorHAnsi"/>
          <w:lang w:val="en-ID"/>
        </w:rPr>
        <w:t>peningkatan</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yang </w:t>
      </w:r>
      <w:proofErr w:type="spellStart"/>
      <w:r w:rsidRPr="00DB25C4">
        <w:rPr>
          <w:rFonts w:eastAsia="Calibri" w:cstheme="minorHAnsi"/>
          <w:lang w:val="en-ID"/>
        </w:rPr>
        <w:t>sesuai</w:t>
      </w:r>
      <w:proofErr w:type="spellEnd"/>
      <w:r w:rsidRPr="00DB25C4">
        <w:rPr>
          <w:rFonts w:eastAsia="Calibri" w:cstheme="minorHAnsi"/>
          <w:lang w:val="en-ID"/>
        </w:rPr>
        <w:t xml:space="preserve">. Langkah </w:t>
      </w:r>
      <w:proofErr w:type="spellStart"/>
      <w:r w:rsidRPr="00DB25C4">
        <w:rPr>
          <w:rFonts w:eastAsia="Calibri" w:cstheme="minorHAnsi"/>
          <w:lang w:val="en-ID"/>
        </w:rPr>
        <w:t>kedepan</w:t>
      </w:r>
      <w:proofErr w:type="spellEnd"/>
      <w:r w:rsidRPr="00DB25C4">
        <w:rPr>
          <w:rFonts w:eastAsia="Calibri" w:cstheme="minorHAnsi"/>
          <w:lang w:val="en-ID"/>
        </w:rPr>
        <w:t xml:space="preserve"> </w:t>
      </w:r>
      <w:proofErr w:type="spellStart"/>
      <w:r w:rsidRPr="00DB25C4">
        <w:rPr>
          <w:rFonts w:eastAsia="Calibri" w:cstheme="minorHAnsi"/>
          <w:lang w:val="en-ID"/>
        </w:rPr>
        <w:t>adalah</w:t>
      </w:r>
      <w:proofErr w:type="spellEnd"/>
      <w:r w:rsidRPr="00DB25C4">
        <w:rPr>
          <w:rFonts w:eastAsia="Calibri" w:cstheme="minorHAnsi"/>
          <w:lang w:val="en-ID"/>
        </w:rPr>
        <w:t xml:space="preserve"> </w:t>
      </w:r>
      <w:proofErr w:type="spellStart"/>
      <w:r w:rsidRPr="00DB25C4">
        <w:rPr>
          <w:rFonts w:eastAsia="Calibri" w:cstheme="minorHAnsi"/>
          <w:lang w:val="en-ID"/>
        </w:rPr>
        <w:t>dengan</w:t>
      </w:r>
      <w:proofErr w:type="spellEnd"/>
      <w:r w:rsidRPr="00DB25C4">
        <w:rPr>
          <w:rFonts w:eastAsia="Calibri" w:cstheme="minorHAnsi"/>
          <w:lang w:val="en-ID"/>
        </w:rPr>
        <w:t xml:space="preserve"> </w:t>
      </w:r>
      <w:proofErr w:type="spellStart"/>
      <w:r w:rsidRPr="00DB25C4">
        <w:rPr>
          <w:rFonts w:eastAsia="Calibri" w:cstheme="minorHAnsi"/>
          <w:lang w:val="en-ID"/>
        </w:rPr>
        <w:t>meningkatkan</w:t>
      </w:r>
      <w:proofErr w:type="spellEnd"/>
      <w:r w:rsidRPr="00DB25C4">
        <w:rPr>
          <w:rFonts w:eastAsia="Calibri" w:cstheme="minorHAnsi"/>
          <w:lang w:val="en-ID"/>
        </w:rPr>
        <w:t xml:space="preserve"> </w:t>
      </w:r>
      <w:proofErr w:type="spellStart"/>
      <w:r w:rsidRPr="00DB25C4">
        <w:rPr>
          <w:rFonts w:eastAsia="Calibri" w:cstheme="minorHAnsi"/>
          <w:lang w:val="en-ID"/>
        </w:rPr>
        <w:t>kualitas</w:t>
      </w:r>
      <w:proofErr w:type="spellEnd"/>
      <w:r w:rsidRPr="00DB25C4">
        <w:rPr>
          <w:rFonts w:eastAsia="Calibri" w:cstheme="minorHAnsi"/>
          <w:lang w:val="en-ID"/>
        </w:rPr>
        <w:t xml:space="preserve"> </w:t>
      </w:r>
      <w:proofErr w:type="spellStart"/>
      <w:r w:rsidRPr="00DB25C4">
        <w:rPr>
          <w:rFonts w:eastAsia="Calibri" w:cstheme="minorHAnsi"/>
          <w:lang w:val="en-ID"/>
        </w:rPr>
        <w:t>layanan</w:t>
      </w:r>
      <w:proofErr w:type="spellEnd"/>
      <w:r w:rsidRPr="00DB25C4">
        <w:rPr>
          <w:rFonts w:eastAsia="Calibri" w:cstheme="minorHAnsi"/>
          <w:lang w:val="en-ID"/>
        </w:rPr>
        <w:t xml:space="preserve"> yang </w:t>
      </w:r>
      <w:proofErr w:type="spellStart"/>
      <w:r w:rsidRPr="00DB25C4">
        <w:rPr>
          <w:rFonts w:eastAsia="Calibri" w:cstheme="minorHAnsi"/>
          <w:lang w:val="en-ID"/>
        </w:rPr>
        <w:t>diberikan</w:t>
      </w:r>
      <w:proofErr w:type="spellEnd"/>
      <w:r w:rsidRPr="00DB25C4">
        <w:rPr>
          <w:rFonts w:eastAsia="Calibri" w:cstheme="minorHAnsi"/>
          <w:lang w:val="en-ID"/>
        </w:rPr>
        <w:t xml:space="preserve">, </w:t>
      </w:r>
      <w:proofErr w:type="spellStart"/>
      <w:r w:rsidRPr="00DB25C4">
        <w:rPr>
          <w:rFonts w:eastAsia="Calibri" w:cstheme="minorHAnsi"/>
          <w:lang w:val="en-ID"/>
        </w:rPr>
        <w:t>seperti</w:t>
      </w:r>
      <w:proofErr w:type="spellEnd"/>
      <w:r w:rsidRPr="00DB25C4">
        <w:rPr>
          <w:rFonts w:eastAsia="Calibri" w:cstheme="minorHAnsi"/>
          <w:lang w:val="en-ID"/>
        </w:rPr>
        <w:t xml:space="preserve"> </w:t>
      </w:r>
      <w:proofErr w:type="spellStart"/>
      <w:r w:rsidRPr="00DB25C4">
        <w:rPr>
          <w:rFonts w:eastAsia="Calibri" w:cstheme="minorHAnsi"/>
          <w:lang w:val="en-ID"/>
        </w:rPr>
        <w:t>meningkatkan</w:t>
      </w:r>
      <w:proofErr w:type="spellEnd"/>
      <w:r w:rsidRPr="00DB25C4">
        <w:rPr>
          <w:rFonts w:eastAsia="Calibri" w:cstheme="minorHAnsi"/>
          <w:lang w:val="en-ID"/>
        </w:rPr>
        <w:t xml:space="preserve"> </w:t>
      </w:r>
      <w:proofErr w:type="spellStart"/>
      <w:r w:rsidRPr="00DB25C4">
        <w:rPr>
          <w:rFonts w:eastAsia="Calibri" w:cstheme="minorHAnsi"/>
          <w:lang w:val="en-ID"/>
        </w:rPr>
        <w:t>efisiensi</w:t>
      </w:r>
      <w:proofErr w:type="spellEnd"/>
      <w:r w:rsidRPr="00DB25C4">
        <w:rPr>
          <w:rFonts w:eastAsia="Calibri" w:cstheme="minorHAnsi"/>
          <w:lang w:val="en-ID"/>
        </w:rPr>
        <w:t xml:space="preserve"> proses </w:t>
      </w:r>
      <w:proofErr w:type="spellStart"/>
      <w:r w:rsidRPr="00DB25C4">
        <w:rPr>
          <w:rFonts w:eastAsia="Calibri" w:cstheme="minorHAnsi"/>
          <w:lang w:val="en-ID"/>
        </w:rPr>
        <w:t>administrasi</w:t>
      </w:r>
      <w:proofErr w:type="spellEnd"/>
      <w:r w:rsidRPr="00DB25C4">
        <w:rPr>
          <w:rFonts w:eastAsia="Calibri" w:cstheme="minorHAnsi"/>
          <w:lang w:val="en-ID"/>
        </w:rPr>
        <w:t xml:space="preserve">, </w:t>
      </w:r>
      <w:proofErr w:type="spellStart"/>
      <w:r w:rsidRPr="00DB25C4">
        <w:rPr>
          <w:rFonts w:eastAsia="Calibri" w:cstheme="minorHAnsi"/>
          <w:lang w:val="en-ID"/>
        </w:rPr>
        <w:t>meningkatkan</w:t>
      </w:r>
      <w:proofErr w:type="spellEnd"/>
      <w:r w:rsidRPr="00DB25C4">
        <w:rPr>
          <w:rFonts w:eastAsia="Calibri" w:cstheme="minorHAnsi"/>
          <w:lang w:val="en-ID"/>
        </w:rPr>
        <w:t xml:space="preserve"> </w:t>
      </w:r>
      <w:proofErr w:type="spellStart"/>
      <w:r w:rsidRPr="00DB25C4">
        <w:rPr>
          <w:rFonts w:eastAsia="Calibri" w:cstheme="minorHAnsi"/>
          <w:lang w:val="en-ID"/>
        </w:rPr>
        <w:t>kualitas</w:t>
      </w:r>
      <w:proofErr w:type="spellEnd"/>
      <w:r w:rsidRPr="00DB25C4">
        <w:rPr>
          <w:rFonts w:eastAsia="Calibri" w:cstheme="minorHAnsi"/>
          <w:lang w:val="en-ID"/>
        </w:rPr>
        <w:t xml:space="preserve"> </w:t>
      </w:r>
      <w:proofErr w:type="spellStart"/>
      <w:r w:rsidRPr="00DB25C4">
        <w:rPr>
          <w:rFonts w:eastAsia="Calibri" w:cstheme="minorHAnsi"/>
          <w:lang w:val="en-ID"/>
        </w:rPr>
        <w:t>pelayanan</w:t>
      </w:r>
      <w:proofErr w:type="spellEnd"/>
      <w:r w:rsidRPr="00DB25C4">
        <w:rPr>
          <w:rFonts w:eastAsia="Calibri" w:cstheme="minorHAnsi"/>
          <w:lang w:val="en-ID"/>
        </w:rPr>
        <w:t xml:space="preserve"> </w:t>
      </w:r>
      <w:proofErr w:type="spellStart"/>
      <w:r w:rsidRPr="00DB25C4">
        <w:rPr>
          <w:rFonts w:eastAsia="Calibri" w:cstheme="minorHAnsi"/>
          <w:lang w:val="en-ID"/>
        </w:rPr>
        <w:t>administrasi</w:t>
      </w:r>
      <w:proofErr w:type="spellEnd"/>
      <w:r w:rsidRPr="00DB25C4">
        <w:rPr>
          <w:rFonts w:eastAsia="Calibri" w:cstheme="minorHAnsi"/>
          <w:lang w:val="en-ID"/>
        </w:rPr>
        <w:t xml:space="preserve">, dan </w:t>
      </w:r>
      <w:proofErr w:type="spellStart"/>
      <w:r w:rsidRPr="00DB25C4">
        <w:rPr>
          <w:rFonts w:eastAsia="Calibri" w:cstheme="minorHAnsi"/>
          <w:lang w:val="en-ID"/>
        </w:rPr>
        <w:t>menambahkan</w:t>
      </w:r>
      <w:proofErr w:type="spellEnd"/>
      <w:r w:rsidRPr="00DB25C4">
        <w:rPr>
          <w:rFonts w:eastAsia="Calibri" w:cstheme="minorHAnsi"/>
          <w:lang w:val="en-ID"/>
        </w:rPr>
        <w:t xml:space="preserve"> </w:t>
      </w:r>
      <w:proofErr w:type="spellStart"/>
      <w:r w:rsidRPr="00DB25C4">
        <w:rPr>
          <w:rFonts w:eastAsia="Calibri" w:cstheme="minorHAnsi"/>
          <w:lang w:val="en-ID"/>
        </w:rPr>
        <w:t>fasilitas</w:t>
      </w:r>
      <w:proofErr w:type="spellEnd"/>
      <w:r w:rsidRPr="00DB25C4">
        <w:rPr>
          <w:rFonts w:eastAsia="Calibri" w:cstheme="minorHAnsi"/>
          <w:lang w:val="en-ID"/>
        </w:rPr>
        <w:t xml:space="preserve"> yang </w:t>
      </w:r>
      <w:proofErr w:type="spellStart"/>
      <w:r w:rsidRPr="00DB25C4">
        <w:rPr>
          <w:rFonts w:eastAsia="Calibri" w:cstheme="minorHAnsi"/>
          <w:lang w:val="en-ID"/>
        </w:rPr>
        <w:t>dibutuhkan</w:t>
      </w:r>
      <w:proofErr w:type="spellEnd"/>
      <w:r w:rsidRPr="00DB25C4">
        <w:rPr>
          <w:rFonts w:eastAsia="Calibri" w:cstheme="minorHAnsi"/>
          <w:lang w:val="en-ID"/>
        </w:rPr>
        <w:t xml:space="preserve"> oleh </w:t>
      </w:r>
      <w:proofErr w:type="spellStart"/>
      <w:r w:rsidRPr="00DB25C4">
        <w:rPr>
          <w:rFonts w:eastAsia="Calibri" w:cstheme="minorHAnsi"/>
          <w:lang w:val="en-ID"/>
        </w:rPr>
        <w:t>pelanggan</w:t>
      </w:r>
      <w:proofErr w:type="spellEnd"/>
      <w:r w:rsidRPr="00DB25C4">
        <w:rPr>
          <w:rFonts w:eastAsia="Calibri" w:cstheme="minorHAnsi"/>
          <w:lang w:val="en-ID"/>
        </w:rPr>
        <w:t xml:space="preserve">. </w:t>
      </w:r>
      <w:proofErr w:type="spellStart"/>
      <w:r w:rsidRPr="00DB25C4">
        <w:rPr>
          <w:rFonts w:eastAsia="Calibri" w:cstheme="minorHAnsi"/>
          <w:lang w:val="en-ID"/>
        </w:rPr>
        <w:t>Selain</w:t>
      </w:r>
      <w:proofErr w:type="spellEnd"/>
      <w:r w:rsidRPr="00DB25C4">
        <w:rPr>
          <w:rFonts w:eastAsia="Calibri" w:cstheme="minorHAnsi"/>
          <w:lang w:val="en-ID"/>
        </w:rPr>
        <w:t xml:space="preserve"> </w:t>
      </w:r>
      <w:proofErr w:type="spellStart"/>
      <w:r w:rsidRPr="00DB25C4">
        <w:rPr>
          <w:rFonts w:eastAsia="Calibri" w:cstheme="minorHAnsi"/>
          <w:lang w:val="en-ID"/>
        </w:rPr>
        <w:t>itu</w:t>
      </w:r>
      <w:proofErr w:type="spellEnd"/>
      <w:r w:rsidRPr="00DB25C4">
        <w:rPr>
          <w:rFonts w:eastAsia="Calibri" w:cstheme="minorHAnsi"/>
          <w:lang w:val="en-ID"/>
        </w:rPr>
        <w:t xml:space="preserve">, </w:t>
      </w:r>
      <w:proofErr w:type="spellStart"/>
      <w:r w:rsidRPr="00DB25C4">
        <w:rPr>
          <w:rFonts w:eastAsia="Calibri" w:cstheme="minorHAnsi"/>
          <w:lang w:val="en-ID"/>
        </w:rPr>
        <w:t>dapat</w:t>
      </w:r>
      <w:proofErr w:type="spellEnd"/>
      <w:r w:rsidRPr="00DB25C4">
        <w:rPr>
          <w:rFonts w:eastAsia="Calibri" w:cstheme="minorHAnsi"/>
          <w:lang w:val="en-ID"/>
        </w:rPr>
        <w:t xml:space="preserve"> juga </w:t>
      </w:r>
      <w:proofErr w:type="spellStart"/>
      <w:r w:rsidRPr="00DB25C4">
        <w:rPr>
          <w:rFonts w:eastAsia="Calibri" w:cstheme="minorHAnsi"/>
          <w:lang w:val="en-ID"/>
        </w:rPr>
        <w:t>dilakukan</w:t>
      </w:r>
      <w:proofErr w:type="spellEnd"/>
      <w:r w:rsidRPr="00DB25C4">
        <w:rPr>
          <w:rFonts w:eastAsia="Calibri" w:cstheme="minorHAnsi"/>
          <w:lang w:val="en-ID"/>
        </w:rPr>
        <w:t xml:space="preserve"> </w:t>
      </w:r>
      <w:proofErr w:type="spellStart"/>
      <w:r w:rsidRPr="00DB25C4">
        <w:rPr>
          <w:rFonts w:eastAsia="Calibri" w:cstheme="minorHAnsi"/>
          <w:lang w:val="en-ID"/>
        </w:rPr>
        <w:t>survei</w:t>
      </w:r>
      <w:proofErr w:type="spellEnd"/>
      <w:r w:rsidRPr="00DB25C4">
        <w:rPr>
          <w:rFonts w:eastAsia="Calibri" w:cstheme="minorHAnsi"/>
          <w:lang w:val="en-ID"/>
        </w:rPr>
        <w:t xml:space="preserve"> </w:t>
      </w:r>
      <w:proofErr w:type="spellStart"/>
      <w:r w:rsidRPr="00DB25C4">
        <w:rPr>
          <w:rFonts w:eastAsia="Calibri" w:cstheme="minorHAnsi"/>
          <w:lang w:val="en-ID"/>
        </w:rPr>
        <w:t>pelanggan</w:t>
      </w:r>
      <w:proofErr w:type="spellEnd"/>
      <w:r w:rsidRPr="00DB25C4">
        <w:rPr>
          <w:rFonts w:eastAsia="Calibri" w:cstheme="minorHAnsi"/>
          <w:lang w:val="en-ID"/>
        </w:rPr>
        <w:t xml:space="preserve"> </w:t>
      </w:r>
      <w:proofErr w:type="spellStart"/>
      <w:r w:rsidRPr="00DB25C4">
        <w:rPr>
          <w:rFonts w:eastAsia="Calibri" w:cstheme="minorHAnsi"/>
          <w:lang w:val="en-ID"/>
        </w:rPr>
        <w:t>secara</w:t>
      </w:r>
      <w:proofErr w:type="spellEnd"/>
      <w:r w:rsidRPr="00DB25C4">
        <w:rPr>
          <w:rFonts w:eastAsia="Calibri" w:cstheme="minorHAnsi"/>
          <w:lang w:val="en-ID"/>
        </w:rPr>
        <w:t xml:space="preserve"> </w:t>
      </w:r>
      <w:proofErr w:type="spellStart"/>
      <w:r w:rsidRPr="00DB25C4">
        <w:rPr>
          <w:rFonts w:eastAsia="Calibri" w:cstheme="minorHAnsi"/>
          <w:lang w:val="en-ID"/>
        </w:rPr>
        <w:t>berkala</w:t>
      </w:r>
      <w:proofErr w:type="spellEnd"/>
      <w:r w:rsidRPr="00DB25C4">
        <w:rPr>
          <w:rFonts w:eastAsia="Calibri" w:cstheme="minorHAnsi"/>
          <w:lang w:val="en-ID"/>
        </w:rPr>
        <w:t xml:space="preserve"> </w:t>
      </w:r>
      <w:proofErr w:type="spellStart"/>
      <w:r w:rsidRPr="00DB25C4">
        <w:rPr>
          <w:rFonts w:eastAsia="Calibri" w:cstheme="minorHAnsi"/>
          <w:lang w:val="en-ID"/>
        </w:rPr>
        <w:t>untuk</w:t>
      </w:r>
      <w:proofErr w:type="spellEnd"/>
      <w:r w:rsidRPr="00DB25C4">
        <w:rPr>
          <w:rFonts w:eastAsia="Calibri" w:cstheme="minorHAnsi"/>
          <w:lang w:val="en-ID"/>
        </w:rPr>
        <w:t xml:space="preserve"> </w:t>
      </w:r>
      <w:proofErr w:type="spellStart"/>
      <w:r w:rsidRPr="00DB25C4">
        <w:rPr>
          <w:rFonts w:eastAsia="Calibri" w:cstheme="minorHAnsi"/>
          <w:lang w:val="en-ID"/>
        </w:rPr>
        <w:t>memantau</w:t>
      </w:r>
      <w:proofErr w:type="spellEnd"/>
      <w:r w:rsidRPr="00DB25C4">
        <w:rPr>
          <w:rFonts w:eastAsia="Calibri" w:cstheme="minorHAnsi"/>
          <w:lang w:val="en-ID"/>
        </w:rPr>
        <w:t xml:space="preserve"> </w:t>
      </w:r>
      <w:proofErr w:type="spellStart"/>
      <w:r w:rsidRPr="00DB25C4">
        <w:rPr>
          <w:rFonts w:eastAsia="Calibri" w:cstheme="minorHAnsi"/>
          <w:lang w:val="en-ID"/>
        </w:rPr>
        <w:t>kepuasan</w:t>
      </w:r>
      <w:proofErr w:type="spellEnd"/>
      <w:r w:rsidRPr="00DB25C4">
        <w:rPr>
          <w:rFonts w:eastAsia="Calibri" w:cstheme="minorHAnsi"/>
          <w:lang w:val="en-ID"/>
        </w:rPr>
        <w:t xml:space="preserve"> </w:t>
      </w:r>
      <w:proofErr w:type="spellStart"/>
      <w:r w:rsidRPr="00DB25C4">
        <w:rPr>
          <w:rFonts w:eastAsia="Calibri" w:cstheme="minorHAnsi"/>
          <w:lang w:val="en-ID"/>
        </w:rPr>
        <w:t>pelanggan</w:t>
      </w:r>
      <w:proofErr w:type="spellEnd"/>
      <w:r w:rsidRPr="00DB25C4">
        <w:rPr>
          <w:rFonts w:eastAsia="Calibri" w:cstheme="minorHAnsi"/>
          <w:lang w:val="en-ID"/>
        </w:rPr>
        <w:t xml:space="preserve"> dan </w:t>
      </w:r>
      <w:proofErr w:type="spellStart"/>
      <w:r w:rsidRPr="00DB25C4">
        <w:rPr>
          <w:rFonts w:eastAsia="Calibri" w:cstheme="minorHAnsi"/>
          <w:lang w:val="en-ID"/>
        </w:rPr>
        <w:t>mengevaluasi</w:t>
      </w:r>
      <w:proofErr w:type="spellEnd"/>
      <w:r w:rsidRPr="00DB25C4">
        <w:rPr>
          <w:rFonts w:eastAsia="Calibri" w:cstheme="minorHAnsi"/>
          <w:lang w:val="en-ID"/>
        </w:rPr>
        <w:t xml:space="preserve"> </w:t>
      </w:r>
      <w:proofErr w:type="spellStart"/>
      <w:r w:rsidRPr="00DB25C4">
        <w:rPr>
          <w:rFonts w:eastAsia="Calibri" w:cstheme="minorHAnsi"/>
          <w:lang w:val="en-ID"/>
        </w:rPr>
        <w:t>tindakan</w:t>
      </w:r>
      <w:proofErr w:type="spellEnd"/>
      <w:r w:rsidRPr="00DB25C4">
        <w:rPr>
          <w:rFonts w:eastAsia="Calibri" w:cstheme="minorHAnsi"/>
          <w:lang w:val="en-ID"/>
        </w:rPr>
        <w:t xml:space="preserve"> </w:t>
      </w:r>
      <w:proofErr w:type="spellStart"/>
      <w:r w:rsidRPr="00DB25C4">
        <w:rPr>
          <w:rFonts w:eastAsia="Calibri" w:cstheme="minorHAnsi"/>
          <w:lang w:val="en-ID"/>
        </w:rPr>
        <w:t>perbaikan</w:t>
      </w:r>
      <w:proofErr w:type="spellEnd"/>
      <w:r w:rsidRPr="00DB25C4">
        <w:rPr>
          <w:rFonts w:eastAsia="Calibri" w:cstheme="minorHAnsi"/>
          <w:lang w:val="en-ID"/>
        </w:rPr>
        <w:t xml:space="preserve"> yang </w:t>
      </w:r>
      <w:proofErr w:type="spellStart"/>
      <w:r w:rsidRPr="00DB25C4">
        <w:rPr>
          <w:rFonts w:eastAsia="Calibri" w:cstheme="minorHAnsi"/>
          <w:lang w:val="en-ID"/>
        </w:rPr>
        <w:t>telah</w:t>
      </w:r>
      <w:proofErr w:type="spellEnd"/>
      <w:r w:rsidRPr="00DB25C4">
        <w:rPr>
          <w:rFonts w:eastAsia="Calibri" w:cstheme="minorHAnsi"/>
          <w:lang w:val="en-ID"/>
        </w:rPr>
        <w:t xml:space="preserve"> </w:t>
      </w:r>
      <w:proofErr w:type="spellStart"/>
      <w:r w:rsidRPr="00DB25C4">
        <w:rPr>
          <w:rFonts w:eastAsia="Calibri" w:cstheme="minorHAnsi"/>
          <w:lang w:val="en-ID"/>
        </w:rPr>
        <w:t>dilakukan</w:t>
      </w:r>
      <w:proofErr w:type="spellEnd"/>
      <w:r w:rsidRPr="00DB25C4">
        <w:rPr>
          <w:rFonts w:eastAsia="Calibri" w:cstheme="minorHAnsi"/>
          <w:lang w:val="en-ID"/>
        </w:rPr>
        <w:t>.</w:t>
      </w:r>
    </w:p>
    <w:p w14:paraId="530FBD06" w14:textId="77777777" w:rsidR="0076297E" w:rsidRPr="00DB25C4" w:rsidRDefault="0076297E" w:rsidP="00687314">
      <w:pPr>
        <w:spacing w:after="0" w:line="240" w:lineRule="auto"/>
        <w:ind w:firstLine="720"/>
        <w:jc w:val="both"/>
        <w:rPr>
          <w:rFonts w:eastAsia="Calibri" w:cstheme="minorHAnsi"/>
        </w:rPr>
      </w:pPr>
    </w:p>
    <w:p w14:paraId="1DD37EC0" w14:textId="77777777" w:rsidR="0076297E" w:rsidRPr="00DB25C4" w:rsidRDefault="0076297E" w:rsidP="00687314">
      <w:pPr>
        <w:spacing w:after="0" w:line="240" w:lineRule="auto"/>
        <w:jc w:val="both"/>
        <w:rPr>
          <w:rFonts w:cstheme="minorHAnsi"/>
        </w:rPr>
      </w:pPr>
      <w:r w:rsidRPr="00DB25C4">
        <w:rPr>
          <w:rFonts w:cstheme="minorHAnsi"/>
          <w:noProof/>
          <w:color w:val="2B579A"/>
          <w:shd w:val="clear" w:color="auto" w:fill="E6E6E6"/>
        </w:rPr>
        <w:lastRenderedPageBreak/>
        <w:drawing>
          <wp:inline distT="0" distB="0" distL="0" distR="0" wp14:anchorId="4569E138" wp14:editId="09F1ED06">
            <wp:extent cx="4572000" cy="2028825"/>
            <wp:effectExtent l="0" t="0" r="0" b="0"/>
            <wp:docPr id="220653987" name="Picture 220653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extLst>
                        <a:ext uri="{28A0092B-C50C-407E-A947-70E740481C1C}">
                          <a14:useLocalDpi xmlns:a14="http://schemas.microsoft.com/office/drawing/2010/main" val="0"/>
                        </a:ext>
                      </a:extLst>
                    </a:blip>
                    <a:stretch>
                      <a:fillRect/>
                    </a:stretch>
                  </pic:blipFill>
                  <pic:spPr>
                    <a:xfrm>
                      <a:off x="0" y="0"/>
                      <a:ext cx="4572000" cy="2028825"/>
                    </a:xfrm>
                    <a:prstGeom prst="rect">
                      <a:avLst/>
                    </a:prstGeom>
                  </pic:spPr>
                </pic:pic>
              </a:graphicData>
            </a:graphic>
          </wp:inline>
        </w:drawing>
      </w:r>
    </w:p>
    <w:p w14:paraId="55B250FC" w14:textId="77777777" w:rsidR="0076297E" w:rsidRPr="00DB25C4" w:rsidRDefault="0076297E" w:rsidP="00687314">
      <w:pPr>
        <w:spacing w:after="0" w:line="240" w:lineRule="auto"/>
        <w:jc w:val="both"/>
        <w:rPr>
          <w:rFonts w:cstheme="minorHAnsi"/>
          <w:color w:val="000000" w:themeColor="text1"/>
        </w:rPr>
      </w:pPr>
    </w:p>
    <w:p w14:paraId="34D9A718" w14:textId="77777777" w:rsidR="0076297E" w:rsidRPr="00DB25C4" w:rsidRDefault="0076297E" w:rsidP="00687314">
      <w:pPr>
        <w:spacing w:after="0" w:line="240" w:lineRule="auto"/>
        <w:ind w:firstLine="720"/>
        <w:rPr>
          <w:rFonts w:eastAsia="Calibri" w:cstheme="minorHAnsi"/>
          <w:color w:val="000000" w:themeColor="text1"/>
        </w:rPr>
      </w:pPr>
      <w:r w:rsidRPr="00DB25C4">
        <w:rPr>
          <w:rFonts w:eastAsia="Calibri" w:cstheme="minorHAnsi"/>
          <w:color w:val="000000" w:themeColor="text1"/>
        </w:rPr>
        <w:t xml:space="preserve">Program </w:t>
      </w:r>
      <w:proofErr w:type="spellStart"/>
      <w:r w:rsidRPr="00DB25C4">
        <w:rPr>
          <w:rFonts w:eastAsia="Calibri" w:cstheme="minorHAnsi"/>
          <w:color w:val="000000" w:themeColor="text1"/>
        </w:rPr>
        <w:t>Studi</w:t>
      </w:r>
      <w:proofErr w:type="spellEnd"/>
      <w:r w:rsidRPr="00DB25C4">
        <w:rPr>
          <w:rFonts w:eastAsia="Calibri" w:cstheme="minorHAnsi"/>
          <w:color w:val="000000" w:themeColor="text1"/>
        </w:rPr>
        <w:t xml:space="preserve"> Pendidikan Bahasa Mandarin </w:t>
      </w:r>
      <w:proofErr w:type="spellStart"/>
      <w:r w:rsidRPr="00DB25C4">
        <w:rPr>
          <w:rFonts w:eastAsia="Calibri" w:cstheme="minorHAnsi"/>
          <w:color w:val="000000" w:themeColor="text1"/>
        </w:rPr>
        <w:t>melakukan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kegiatan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rapat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evaluasi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kepuasan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mahasiswa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menggunakan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analisa</w:t>
      </w:r>
      <w:proofErr w:type="spellEnd"/>
      <w:r w:rsidRPr="00DB25C4">
        <w:rPr>
          <w:rFonts w:eastAsia="Calibri" w:cstheme="minorHAnsi"/>
          <w:color w:val="000000" w:themeColor="text1"/>
        </w:rPr>
        <w:t xml:space="preserve"> SWOT </w:t>
      </w:r>
      <w:proofErr w:type="spellStart"/>
      <w:r w:rsidRPr="00DB25C4">
        <w:rPr>
          <w:rFonts w:eastAsia="Calibri" w:cstheme="minorHAnsi"/>
          <w:color w:val="000000" w:themeColor="text1"/>
        </w:rPr>
        <w:t>sebagai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berikut</w:t>
      </w:r>
      <w:proofErr w:type="spellEnd"/>
      <w:r w:rsidRPr="00DB25C4">
        <w:rPr>
          <w:rFonts w:eastAsia="Calibri" w:cstheme="minorHAnsi"/>
          <w:color w:val="000000" w:themeColor="text1"/>
        </w:rPr>
        <w:t>:</w:t>
      </w:r>
    </w:p>
    <w:p w14:paraId="1CEC0B81" w14:textId="77777777" w:rsidR="0076297E" w:rsidRPr="00DB25C4" w:rsidRDefault="0076297E" w:rsidP="00687314">
      <w:pPr>
        <w:spacing w:after="0" w:line="240" w:lineRule="auto"/>
        <w:jc w:val="both"/>
        <w:rPr>
          <w:rFonts w:cstheme="minorHAnsi"/>
          <w:color w:val="000000" w:themeColor="text1"/>
        </w:rPr>
      </w:pPr>
    </w:p>
    <w:tbl>
      <w:tblPr>
        <w:tblW w:w="0" w:type="auto"/>
        <w:tblLayout w:type="fixed"/>
        <w:tblLook w:val="04A0" w:firstRow="1" w:lastRow="0" w:firstColumn="1" w:lastColumn="0" w:noHBand="0" w:noVBand="1"/>
      </w:tblPr>
      <w:tblGrid>
        <w:gridCol w:w="4508"/>
        <w:gridCol w:w="4508"/>
      </w:tblGrid>
      <w:tr w:rsidR="0076297E" w:rsidRPr="00DB25C4" w14:paraId="0CCED86E" w14:textId="77777777" w:rsidTr="00CD4E67">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268207CA" w14:textId="77777777" w:rsidR="0076297E" w:rsidRPr="00DB25C4" w:rsidRDefault="0076297E" w:rsidP="00687314">
            <w:pPr>
              <w:spacing w:after="0" w:line="240" w:lineRule="auto"/>
              <w:jc w:val="center"/>
              <w:rPr>
                <w:rFonts w:eastAsia="Calibri" w:cstheme="minorHAnsi"/>
                <w:b/>
                <w:bCs/>
              </w:rPr>
            </w:pPr>
            <w:proofErr w:type="spellStart"/>
            <w:r w:rsidRPr="00DB25C4">
              <w:rPr>
                <w:rFonts w:eastAsia="Calibri" w:cstheme="minorHAnsi"/>
                <w:b/>
                <w:bCs/>
              </w:rPr>
              <w:t>Kekuatan</w:t>
            </w:r>
            <w:proofErr w:type="spellEnd"/>
          </w:p>
          <w:p w14:paraId="6571A580" w14:textId="77777777" w:rsidR="0076297E" w:rsidRPr="00DB25C4" w:rsidRDefault="0076297E" w:rsidP="00687314">
            <w:pPr>
              <w:spacing w:after="0" w:line="240" w:lineRule="auto"/>
              <w:jc w:val="center"/>
              <w:rPr>
                <w:rFonts w:cstheme="minorHAnsi"/>
              </w:rPr>
            </w:pPr>
            <w:r w:rsidRPr="00DB25C4">
              <w:rPr>
                <w:rFonts w:eastAsia="Calibri" w:cstheme="minorHAnsi"/>
              </w:rPr>
              <w:t xml:space="preserve"> </w:t>
            </w:r>
          </w:p>
          <w:p w14:paraId="53E70687" w14:textId="77777777" w:rsidR="0076297E" w:rsidRPr="00DB25C4" w:rsidRDefault="0076297E" w:rsidP="009F6099">
            <w:pPr>
              <w:pStyle w:val="ListParagraph"/>
              <w:numPr>
                <w:ilvl w:val="0"/>
                <w:numId w:val="134"/>
              </w:numPr>
              <w:spacing w:after="0" w:line="240" w:lineRule="auto"/>
              <w:rPr>
                <w:rFonts w:eastAsia="Segoe UI" w:cstheme="minorHAnsi"/>
              </w:rPr>
            </w:pPr>
            <w:proofErr w:type="spellStart"/>
            <w:r w:rsidRPr="00DB25C4">
              <w:rPr>
                <w:rFonts w:eastAsia="Segoe UI" w:cstheme="minorHAnsi"/>
              </w:rPr>
              <w:t>Instrumen</w:t>
            </w:r>
            <w:proofErr w:type="spellEnd"/>
            <w:r w:rsidRPr="00DB25C4">
              <w:rPr>
                <w:rFonts w:eastAsia="Segoe UI" w:cstheme="minorHAnsi"/>
              </w:rPr>
              <w:t xml:space="preserve"> </w:t>
            </w:r>
            <w:proofErr w:type="spellStart"/>
            <w:r w:rsidRPr="00DB25C4">
              <w:rPr>
                <w:rFonts w:eastAsia="Segoe UI" w:cstheme="minorHAnsi"/>
              </w:rPr>
              <w:t>kepuasan</w:t>
            </w:r>
            <w:proofErr w:type="spellEnd"/>
            <w:r w:rsidRPr="00DB25C4">
              <w:rPr>
                <w:rFonts w:eastAsia="Segoe UI" w:cstheme="minorHAnsi"/>
              </w:rPr>
              <w:t xml:space="preserve"> yang valid dan </w:t>
            </w:r>
            <w:proofErr w:type="spellStart"/>
            <w:r w:rsidRPr="00DB25C4">
              <w:rPr>
                <w:rFonts w:eastAsia="Segoe UI" w:cstheme="minorHAnsi"/>
              </w:rPr>
              <w:t>mudah</w:t>
            </w:r>
            <w:proofErr w:type="spellEnd"/>
            <w:r w:rsidRPr="00DB25C4">
              <w:rPr>
                <w:rFonts w:eastAsia="Segoe UI" w:cstheme="minorHAnsi"/>
              </w:rPr>
              <w:t xml:space="preserve"> </w:t>
            </w:r>
            <w:proofErr w:type="spellStart"/>
            <w:r w:rsidRPr="00DB25C4">
              <w:rPr>
                <w:rFonts w:eastAsia="Segoe UI" w:cstheme="minorHAnsi"/>
              </w:rPr>
              <w:t>digunakan</w:t>
            </w:r>
            <w:proofErr w:type="spellEnd"/>
            <w:r w:rsidRPr="00DB25C4">
              <w:rPr>
                <w:rFonts w:eastAsia="Segoe UI" w:cstheme="minorHAnsi"/>
              </w:rPr>
              <w:t xml:space="preserve"> di mana </w:t>
            </w:r>
            <w:proofErr w:type="spellStart"/>
            <w:r w:rsidRPr="00DB25C4">
              <w:rPr>
                <w:rFonts w:eastAsia="Segoe UI" w:cstheme="minorHAnsi"/>
              </w:rPr>
              <w:t>pelaksanaan</w:t>
            </w:r>
            <w:proofErr w:type="spellEnd"/>
            <w:r w:rsidRPr="00DB25C4">
              <w:rPr>
                <w:rFonts w:eastAsia="Segoe UI" w:cstheme="minorHAnsi"/>
              </w:rPr>
              <w:t xml:space="preserve"> </w:t>
            </w:r>
            <w:proofErr w:type="spellStart"/>
            <w:r w:rsidRPr="00DB25C4">
              <w:rPr>
                <w:rFonts w:eastAsia="Segoe UI" w:cstheme="minorHAnsi"/>
              </w:rPr>
              <w:t>evaluasi</w:t>
            </w:r>
            <w:proofErr w:type="spellEnd"/>
            <w:r w:rsidRPr="00DB25C4">
              <w:rPr>
                <w:rFonts w:eastAsia="Segoe UI" w:cstheme="minorHAnsi"/>
              </w:rPr>
              <w:t xml:space="preserve"> </w:t>
            </w:r>
            <w:proofErr w:type="spellStart"/>
            <w:r w:rsidRPr="00DB25C4">
              <w:rPr>
                <w:rFonts w:eastAsia="Segoe UI" w:cstheme="minorHAnsi"/>
              </w:rPr>
              <w:t>kepuasan</w:t>
            </w:r>
            <w:proofErr w:type="spellEnd"/>
            <w:r w:rsidRPr="00DB25C4">
              <w:rPr>
                <w:rFonts w:eastAsia="Segoe UI" w:cstheme="minorHAnsi"/>
              </w:rPr>
              <w:t xml:space="preserve"> </w:t>
            </w:r>
            <w:proofErr w:type="spellStart"/>
            <w:r w:rsidRPr="00DB25C4">
              <w:rPr>
                <w:rFonts w:eastAsia="Segoe UI" w:cstheme="minorHAnsi"/>
              </w:rPr>
              <w:t>dilakukan</w:t>
            </w:r>
            <w:proofErr w:type="spellEnd"/>
            <w:r w:rsidRPr="00DB25C4">
              <w:rPr>
                <w:rFonts w:eastAsia="Segoe UI" w:cstheme="minorHAnsi"/>
              </w:rPr>
              <w:t xml:space="preserve"> di </w:t>
            </w:r>
            <w:proofErr w:type="spellStart"/>
            <w:r w:rsidRPr="00DB25C4">
              <w:rPr>
                <w:rFonts w:eastAsia="Segoe UI" w:cstheme="minorHAnsi"/>
              </w:rPr>
              <w:t>setiap</w:t>
            </w:r>
            <w:proofErr w:type="spellEnd"/>
            <w:r w:rsidRPr="00DB25C4">
              <w:rPr>
                <w:rFonts w:eastAsia="Segoe UI" w:cstheme="minorHAnsi"/>
              </w:rPr>
              <w:t xml:space="preserve"> </w:t>
            </w:r>
            <w:proofErr w:type="spellStart"/>
            <w:r w:rsidRPr="00DB25C4">
              <w:rPr>
                <w:rFonts w:eastAsia="Segoe UI" w:cstheme="minorHAnsi"/>
              </w:rPr>
              <w:t>akhir</w:t>
            </w:r>
            <w:proofErr w:type="spellEnd"/>
            <w:r w:rsidRPr="00DB25C4">
              <w:rPr>
                <w:rFonts w:eastAsia="Segoe UI" w:cstheme="minorHAnsi"/>
              </w:rPr>
              <w:t xml:space="preserve"> semester dan data </w:t>
            </w:r>
            <w:proofErr w:type="spellStart"/>
            <w:r w:rsidRPr="00DB25C4">
              <w:rPr>
                <w:rFonts w:eastAsia="Segoe UI" w:cstheme="minorHAnsi"/>
              </w:rPr>
              <w:t>terekam</w:t>
            </w:r>
            <w:proofErr w:type="spellEnd"/>
            <w:r w:rsidRPr="00DB25C4">
              <w:rPr>
                <w:rFonts w:eastAsia="Segoe UI" w:cstheme="minorHAnsi"/>
              </w:rPr>
              <w:t xml:space="preserve"> </w:t>
            </w:r>
            <w:proofErr w:type="spellStart"/>
            <w:r w:rsidRPr="00DB25C4">
              <w:rPr>
                <w:rFonts w:eastAsia="Segoe UI" w:cstheme="minorHAnsi"/>
              </w:rPr>
              <w:t>secara</w:t>
            </w:r>
            <w:proofErr w:type="spellEnd"/>
            <w:r w:rsidRPr="00DB25C4">
              <w:rPr>
                <w:rFonts w:eastAsia="Segoe UI" w:cstheme="minorHAnsi"/>
              </w:rPr>
              <w:t xml:space="preserve"> </w:t>
            </w:r>
            <w:proofErr w:type="spellStart"/>
            <w:r w:rsidRPr="00DB25C4">
              <w:rPr>
                <w:rFonts w:eastAsia="Segoe UI" w:cstheme="minorHAnsi"/>
              </w:rPr>
              <w:t>lengkap</w:t>
            </w:r>
            <w:proofErr w:type="spellEnd"/>
          </w:p>
          <w:p w14:paraId="60F23984" w14:textId="77777777" w:rsidR="0076297E" w:rsidRPr="00DB25C4" w:rsidRDefault="0076297E" w:rsidP="009F6099">
            <w:pPr>
              <w:pStyle w:val="ListParagraph"/>
              <w:numPr>
                <w:ilvl w:val="0"/>
                <w:numId w:val="134"/>
              </w:numPr>
              <w:spacing w:after="0" w:line="240" w:lineRule="auto"/>
              <w:rPr>
                <w:rFonts w:eastAsia="Segoe UI" w:cstheme="minorHAnsi"/>
              </w:rPr>
            </w:pPr>
            <w:r w:rsidRPr="00DB25C4">
              <w:rPr>
                <w:rFonts w:eastAsia="Segoe UI" w:cstheme="minorHAnsi"/>
              </w:rPr>
              <w:t xml:space="preserve">Hasil </w:t>
            </w:r>
            <w:proofErr w:type="spellStart"/>
            <w:r w:rsidRPr="00DB25C4">
              <w:rPr>
                <w:rFonts w:eastAsia="Segoe UI" w:cstheme="minorHAnsi"/>
              </w:rPr>
              <w:t>evaluasi</w:t>
            </w:r>
            <w:proofErr w:type="spellEnd"/>
            <w:r w:rsidRPr="00DB25C4">
              <w:rPr>
                <w:rFonts w:eastAsia="Segoe UI" w:cstheme="minorHAnsi"/>
              </w:rPr>
              <w:t xml:space="preserve"> </w:t>
            </w:r>
            <w:proofErr w:type="spellStart"/>
            <w:r w:rsidRPr="00DB25C4">
              <w:rPr>
                <w:rFonts w:eastAsia="Segoe UI" w:cstheme="minorHAnsi"/>
              </w:rPr>
              <w:t>dianalisis</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metode</w:t>
            </w:r>
            <w:proofErr w:type="spellEnd"/>
            <w:r w:rsidRPr="00DB25C4">
              <w:rPr>
                <w:rFonts w:eastAsia="Segoe UI" w:cstheme="minorHAnsi"/>
              </w:rPr>
              <w:t xml:space="preserve"> yang </w:t>
            </w:r>
            <w:proofErr w:type="spellStart"/>
            <w:r w:rsidRPr="00DB25C4">
              <w:rPr>
                <w:rFonts w:eastAsia="Segoe UI" w:cstheme="minorHAnsi"/>
              </w:rPr>
              <w:t>tepat</w:t>
            </w:r>
            <w:proofErr w:type="spellEnd"/>
            <w:r w:rsidRPr="00DB25C4">
              <w:rPr>
                <w:rFonts w:eastAsia="Segoe UI" w:cstheme="minorHAnsi"/>
              </w:rPr>
              <w:t xml:space="preserve"> dan </w:t>
            </w:r>
            <w:proofErr w:type="spellStart"/>
            <w:r w:rsidRPr="00DB25C4">
              <w:rPr>
                <w:rFonts w:eastAsia="Segoe UI" w:cstheme="minorHAnsi"/>
              </w:rPr>
              <w:t>bermanfaat</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pengambilan</w:t>
            </w:r>
            <w:proofErr w:type="spellEnd"/>
            <w:r w:rsidRPr="00DB25C4">
              <w:rPr>
                <w:rFonts w:eastAsia="Segoe UI" w:cstheme="minorHAnsi"/>
              </w:rPr>
              <w:t xml:space="preserve"> </w:t>
            </w:r>
            <w:proofErr w:type="spellStart"/>
            <w:r w:rsidRPr="00DB25C4">
              <w:rPr>
                <w:rFonts w:eastAsia="Segoe UI" w:cstheme="minorHAnsi"/>
              </w:rPr>
              <w:t>keputusan</w:t>
            </w:r>
            <w:proofErr w:type="spellEnd"/>
            <w:r w:rsidRPr="00DB25C4">
              <w:rPr>
                <w:rFonts w:eastAsia="Segoe UI" w:cstheme="minorHAnsi"/>
              </w:rPr>
              <w:t xml:space="preserve"> dan </w:t>
            </w:r>
            <w:proofErr w:type="spellStart"/>
            <w:r w:rsidRPr="00DB25C4">
              <w:rPr>
                <w:rFonts w:eastAsia="Segoe UI" w:cstheme="minorHAnsi"/>
              </w:rPr>
              <w:t>dilakukan</w:t>
            </w:r>
            <w:proofErr w:type="spellEnd"/>
            <w:r w:rsidRPr="00DB25C4">
              <w:rPr>
                <w:rFonts w:eastAsia="Segoe UI" w:cstheme="minorHAnsi"/>
              </w:rPr>
              <w:t xml:space="preserve"> review </w:t>
            </w:r>
            <w:proofErr w:type="spellStart"/>
            <w:r w:rsidRPr="00DB25C4">
              <w:rPr>
                <w:rFonts w:eastAsia="Segoe UI" w:cstheme="minorHAnsi"/>
              </w:rPr>
              <w:t>terhadap</w:t>
            </w:r>
            <w:proofErr w:type="spellEnd"/>
            <w:r w:rsidRPr="00DB25C4">
              <w:rPr>
                <w:rFonts w:eastAsia="Segoe UI" w:cstheme="minorHAnsi"/>
              </w:rPr>
              <w:t xml:space="preserve"> </w:t>
            </w:r>
            <w:proofErr w:type="spellStart"/>
            <w:r w:rsidRPr="00DB25C4">
              <w:rPr>
                <w:rFonts w:eastAsia="Segoe UI" w:cstheme="minorHAnsi"/>
              </w:rPr>
              <w:t>hasil</w:t>
            </w:r>
            <w:proofErr w:type="spellEnd"/>
            <w:r w:rsidRPr="00DB25C4">
              <w:rPr>
                <w:rFonts w:eastAsia="Segoe UI" w:cstheme="minorHAnsi"/>
              </w:rPr>
              <w:t xml:space="preserve"> </w:t>
            </w:r>
            <w:proofErr w:type="spellStart"/>
            <w:r w:rsidRPr="00DB25C4">
              <w:rPr>
                <w:rFonts w:eastAsia="Segoe UI" w:cstheme="minorHAnsi"/>
              </w:rPr>
              <w:t>evaluasi</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perbaikan</w:t>
            </w:r>
            <w:proofErr w:type="spellEnd"/>
            <w:r w:rsidRPr="00DB25C4">
              <w:rPr>
                <w:rFonts w:eastAsia="Segoe UI" w:cstheme="minorHAnsi"/>
              </w:rPr>
              <w:t xml:space="preserve"> dan </w:t>
            </w:r>
            <w:proofErr w:type="spellStart"/>
            <w:r w:rsidRPr="00DB25C4">
              <w:rPr>
                <w:rFonts w:eastAsia="Segoe UI" w:cstheme="minorHAnsi"/>
              </w:rPr>
              <w:t>peningkatan</w:t>
            </w:r>
            <w:proofErr w:type="spellEnd"/>
            <w:r w:rsidRPr="00DB25C4">
              <w:rPr>
                <w:rFonts w:eastAsia="Segoe UI" w:cstheme="minorHAnsi"/>
              </w:rPr>
              <w:t xml:space="preserve"> </w:t>
            </w:r>
            <w:proofErr w:type="spellStart"/>
            <w:r w:rsidRPr="00DB25C4">
              <w:rPr>
                <w:rFonts w:eastAsia="Segoe UI" w:cstheme="minorHAnsi"/>
              </w:rPr>
              <w:t>mutu</w:t>
            </w:r>
            <w:proofErr w:type="spellEnd"/>
            <w:r w:rsidRPr="00DB25C4">
              <w:rPr>
                <w:rFonts w:eastAsia="Segoe UI" w:cstheme="minorHAnsi"/>
              </w:rPr>
              <w:t xml:space="preserve"> </w:t>
            </w:r>
            <w:proofErr w:type="spellStart"/>
            <w:r w:rsidRPr="00DB25C4">
              <w:rPr>
                <w:rFonts w:eastAsia="Segoe UI" w:cstheme="minorHAnsi"/>
              </w:rPr>
              <w:t>pengajaran</w:t>
            </w:r>
            <w:proofErr w:type="spellEnd"/>
          </w:p>
          <w:p w14:paraId="479559F0" w14:textId="77777777" w:rsidR="0076297E" w:rsidRPr="00DB25C4" w:rsidRDefault="0076297E" w:rsidP="009F6099">
            <w:pPr>
              <w:pStyle w:val="ListParagraph"/>
              <w:numPr>
                <w:ilvl w:val="0"/>
                <w:numId w:val="134"/>
              </w:numPr>
              <w:spacing w:after="0" w:line="240" w:lineRule="auto"/>
              <w:rPr>
                <w:rFonts w:eastAsia="Segoe UI" w:cstheme="minorHAnsi"/>
              </w:rPr>
            </w:pPr>
            <w:r w:rsidRPr="00DB25C4">
              <w:rPr>
                <w:rFonts w:eastAsia="Segoe UI" w:cstheme="minorHAnsi"/>
              </w:rPr>
              <w:t xml:space="preserve">Hasil </w:t>
            </w:r>
            <w:proofErr w:type="spellStart"/>
            <w:r w:rsidRPr="00DB25C4">
              <w:rPr>
                <w:rFonts w:eastAsia="Segoe UI" w:cstheme="minorHAnsi"/>
              </w:rPr>
              <w:t>evaluasi</w:t>
            </w:r>
            <w:proofErr w:type="spellEnd"/>
            <w:r w:rsidRPr="00DB25C4">
              <w:rPr>
                <w:rFonts w:eastAsia="Segoe UI" w:cstheme="minorHAnsi"/>
              </w:rPr>
              <w:t xml:space="preserve"> </w:t>
            </w:r>
            <w:proofErr w:type="spellStart"/>
            <w:r w:rsidRPr="00DB25C4">
              <w:rPr>
                <w:rFonts w:eastAsia="Segoe UI" w:cstheme="minorHAnsi"/>
              </w:rPr>
              <w:t>dipublikasikan</w:t>
            </w:r>
            <w:proofErr w:type="spellEnd"/>
            <w:r w:rsidRPr="00DB25C4">
              <w:rPr>
                <w:rFonts w:eastAsia="Segoe UI" w:cstheme="minorHAnsi"/>
              </w:rPr>
              <w:t xml:space="preserve"> dan </w:t>
            </w:r>
            <w:proofErr w:type="spellStart"/>
            <w:r w:rsidRPr="00DB25C4">
              <w:rPr>
                <w:rFonts w:eastAsia="Segoe UI" w:cstheme="minorHAnsi"/>
              </w:rPr>
              <w:t>mudah</w:t>
            </w:r>
            <w:proofErr w:type="spellEnd"/>
            <w:r w:rsidRPr="00DB25C4">
              <w:rPr>
                <w:rFonts w:eastAsia="Segoe UI" w:cstheme="minorHAnsi"/>
              </w:rPr>
              <w:t xml:space="preserve"> </w:t>
            </w:r>
            <w:proofErr w:type="spellStart"/>
            <w:r w:rsidRPr="00DB25C4">
              <w:rPr>
                <w:rFonts w:eastAsia="Segoe UI" w:cstheme="minorHAnsi"/>
              </w:rPr>
              <w:t>diakses</w:t>
            </w:r>
            <w:proofErr w:type="spellEnd"/>
            <w:r w:rsidRPr="00DB25C4">
              <w:rPr>
                <w:rFonts w:eastAsia="Segoe UI" w:cstheme="minorHAnsi"/>
              </w:rPr>
              <w:t xml:space="preserve"> </w:t>
            </w:r>
            <w:proofErr w:type="spellStart"/>
            <w:r w:rsidRPr="00DB25C4">
              <w:rPr>
                <w:rFonts w:eastAsia="Segoe UI" w:cstheme="minorHAnsi"/>
              </w:rPr>
              <w:t>pihak-pihak</w:t>
            </w:r>
            <w:proofErr w:type="spellEnd"/>
            <w:r w:rsidRPr="00DB25C4">
              <w:rPr>
                <w:rFonts w:eastAsia="Segoe UI" w:cstheme="minorHAnsi"/>
              </w:rPr>
              <w:t xml:space="preserve"> yang </w:t>
            </w:r>
            <w:proofErr w:type="spellStart"/>
            <w:r w:rsidRPr="00DB25C4">
              <w:rPr>
                <w:rFonts w:eastAsia="Segoe UI" w:cstheme="minorHAnsi"/>
              </w:rPr>
              <w:t>berkepentingan</w:t>
            </w:r>
            <w:proofErr w:type="spellEnd"/>
            <w:r w:rsidRPr="00DB25C4">
              <w:rPr>
                <w:rFonts w:eastAsia="Segoe UI" w:cstheme="minorHAnsi"/>
              </w:rPr>
              <w:t xml:space="preserve"> </w:t>
            </w:r>
            <w:proofErr w:type="spellStart"/>
            <w:r w:rsidRPr="00DB25C4">
              <w:rPr>
                <w:rFonts w:eastAsia="Segoe UI" w:cstheme="minorHAnsi"/>
              </w:rPr>
              <w:t>sementara</w:t>
            </w:r>
            <w:proofErr w:type="spellEnd"/>
            <w:r w:rsidRPr="00DB25C4">
              <w:rPr>
                <w:rFonts w:eastAsia="Segoe UI" w:cstheme="minorHAnsi"/>
              </w:rPr>
              <w:t xml:space="preserve"> </w:t>
            </w:r>
            <w:proofErr w:type="spellStart"/>
            <w:r w:rsidRPr="00DB25C4">
              <w:rPr>
                <w:rFonts w:eastAsia="Segoe UI" w:cstheme="minorHAnsi"/>
              </w:rPr>
              <w:t>mayoritas</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w:t>
            </w:r>
            <w:proofErr w:type="spellStart"/>
            <w:r w:rsidRPr="00DB25C4">
              <w:rPr>
                <w:rFonts w:eastAsia="Segoe UI" w:cstheme="minorHAnsi"/>
              </w:rPr>
              <w:t>merasa</w:t>
            </w:r>
            <w:proofErr w:type="spellEnd"/>
            <w:r w:rsidRPr="00DB25C4">
              <w:rPr>
                <w:rFonts w:eastAsia="Segoe UI" w:cstheme="minorHAnsi"/>
              </w:rPr>
              <w:t xml:space="preserve"> </w:t>
            </w:r>
            <w:proofErr w:type="spellStart"/>
            <w:r w:rsidRPr="00DB25C4">
              <w:rPr>
                <w:rFonts w:eastAsia="Segoe UI" w:cstheme="minorHAnsi"/>
              </w:rPr>
              <w:t>puas</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layanan</w:t>
            </w:r>
            <w:proofErr w:type="spellEnd"/>
            <w:r w:rsidRPr="00DB25C4">
              <w:rPr>
                <w:rFonts w:eastAsia="Segoe UI" w:cstheme="minorHAnsi"/>
              </w:rPr>
              <w:t xml:space="preserve"> </w:t>
            </w:r>
            <w:proofErr w:type="spellStart"/>
            <w:r w:rsidRPr="00DB25C4">
              <w:rPr>
                <w:rFonts w:eastAsia="Segoe UI" w:cstheme="minorHAnsi"/>
              </w:rPr>
              <w:t>dosen</w:t>
            </w:r>
            <w:proofErr w:type="spellEnd"/>
            <w:r w:rsidRPr="00DB25C4">
              <w:rPr>
                <w:rFonts w:eastAsia="Segoe UI" w:cstheme="minorHAnsi"/>
              </w:rPr>
              <w:t xml:space="preserve"> dan </w:t>
            </w:r>
            <w:proofErr w:type="spellStart"/>
            <w:r w:rsidRPr="00DB25C4">
              <w:rPr>
                <w:rFonts w:eastAsia="Segoe UI" w:cstheme="minorHAnsi"/>
              </w:rPr>
              <w:t>administrasi</w:t>
            </w:r>
            <w:proofErr w:type="spellEnd"/>
            <w:r w:rsidRPr="00DB25C4">
              <w:rPr>
                <w:rFonts w:eastAsia="Segoe UI" w:cstheme="minorHAnsi"/>
              </w:rPr>
              <w:t xml:space="preserve">, yang </w:t>
            </w:r>
            <w:proofErr w:type="spellStart"/>
            <w:r w:rsidRPr="00DB25C4">
              <w:rPr>
                <w:rFonts w:eastAsia="Segoe UI" w:cstheme="minorHAnsi"/>
              </w:rPr>
              <w:t>menunjukkan</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w:t>
            </w:r>
            <w:proofErr w:type="spellStart"/>
            <w:r w:rsidRPr="00DB25C4">
              <w:rPr>
                <w:rFonts w:eastAsia="Segoe UI" w:cstheme="minorHAnsi"/>
              </w:rPr>
              <w:t>layanan</w:t>
            </w:r>
            <w:proofErr w:type="spellEnd"/>
            <w:r w:rsidRPr="00DB25C4">
              <w:rPr>
                <w:rFonts w:eastAsia="Segoe UI" w:cstheme="minorHAnsi"/>
              </w:rPr>
              <w:t xml:space="preserve"> yang </w:t>
            </w:r>
            <w:proofErr w:type="spellStart"/>
            <w:r w:rsidRPr="00DB25C4">
              <w:rPr>
                <w:rFonts w:eastAsia="Segoe UI" w:cstheme="minorHAnsi"/>
              </w:rPr>
              <w:t>baik</w:t>
            </w:r>
            <w:proofErr w:type="spellEnd"/>
          </w:p>
          <w:p w14:paraId="47A835FC" w14:textId="77777777" w:rsidR="0076297E" w:rsidRPr="00DB25C4" w:rsidRDefault="0076297E" w:rsidP="00687314">
            <w:pPr>
              <w:spacing w:after="0" w:line="240" w:lineRule="auto"/>
              <w:jc w:val="both"/>
              <w:rPr>
                <w:rFonts w:cstheme="minorHAnsi"/>
              </w:rPr>
            </w:pPr>
            <w:r w:rsidRPr="00DB25C4">
              <w:rPr>
                <w:rFonts w:eastAsia="Calibri" w:cstheme="minorHAnsi"/>
              </w:rPr>
              <w:t xml:space="preserve"> </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1B2BF0AC" w14:textId="77777777" w:rsidR="0076297E" w:rsidRPr="00DB25C4" w:rsidRDefault="0076297E" w:rsidP="00687314">
            <w:pPr>
              <w:spacing w:after="0" w:line="240" w:lineRule="auto"/>
              <w:jc w:val="center"/>
              <w:rPr>
                <w:rFonts w:eastAsia="Calibri" w:cstheme="minorHAnsi"/>
                <w:b/>
                <w:bCs/>
              </w:rPr>
            </w:pPr>
            <w:proofErr w:type="spellStart"/>
            <w:r w:rsidRPr="00DB25C4">
              <w:rPr>
                <w:rFonts w:eastAsia="Calibri" w:cstheme="minorHAnsi"/>
                <w:b/>
                <w:bCs/>
              </w:rPr>
              <w:t>Kelemahan</w:t>
            </w:r>
            <w:proofErr w:type="spellEnd"/>
          </w:p>
          <w:p w14:paraId="7FBCAE14" w14:textId="77777777" w:rsidR="0076297E" w:rsidRPr="00DB25C4" w:rsidRDefault="0076297E" w:rsidP="00687314">
            <w:pPr>
              <w:spacing w:after="0" w:line="240" w:lineRule="auto"/>
              <w:jc w:val="both"/>
              <w:rPr>
                <w:rFonts w:cstheme="minorHAnsi"/>
              </w:rPr>
            </w:pPr>
            <w:r w:rsidRPr="00DB25C4">
              <w:rPr>
                <w:rFonts w:eastAsia="Calibri" w:cstheme="minorHAnsi"/>
              </w:rPr>
              <w:t xml:space="preserve"> </w:t>
            </w:r>
          </w:p>
          <w:p w14:paraId="046F2CEE" w14:textId="77777777" w:rsidR="0076297E" w:rsidRPr="00DB25C4" w:rsidRDefault="0076297E" w:rsidP="009F6099">
            <w:pPr>
              <w:pStyle w:val="ListParagraph"/>
              <w:numPr>
                <w:ilvl w:val="0"/>
                <w:numId w:val="133"/>
              </w:numPr>
              <w:spacing w:after="0" w:line="240" w:lineRule="auto"/>
              <w:rPr>
                <w:rFonts w:eastAsia="Segoe UI" w:cstheme="minorHAnsi"/>
              </w:rPr>
            </w:pPr>
            <w:r w:rsidRPr="00DB25C4">
              <w:rPr>
                <w:rFonts w:eastAsia="Segoe UI" w:cstheme="minorHAnsi"/>
              </w:rPr>
              <w:t xml:space="preserve">Sebagian </w:t>
            </w:r>
            <w:proofErr w:type="spellStart"/>
            <w:r w:rsidRPr="00DB25C4">
              <w:rPr>
                <w:rFonts w:eastAsia="Segoe UI" w:cstheme="minorHAnsi"/>
              </w:rPr>
              <w:t>kecil</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w:t>
            </w:r>
            <w:proofErr w:type="spellStart"/>
            <w:r w:rsidRPr="00DB25C4">
              <w:rPr>
                <w:rFonts w:eastAsia="Segoe UI" w:cstheme="minorHAnsi"/>
              </w:rPr>
              <w:t>merasa</w:t>
            </w:r>
            <w:proofErr w:type="spellEnd"/>
            <w:r w:rsidRPr="00DB25C4">
              <w:rPr>
                <w:rFonts w:eastAsia="Segoe UI" w:cstheme="minorHAnsi"/>
              </w:rPr>
              <w:t xml:space="preserve"> </w:t>
            </w:r>
            <w:proofErr w:type="spellStart"/>
            <w:r w:rsidRPr="00DB25C4">
              <w:rPr>
                <w:rFonts w:eastAsia="Segoe UI" w:cstheme="minorHAnsi"/>
              </w:rPr>
              <w:t>kurang</w:t>
            </w:r>
            <w:proofErr w:type="spellEnd"/>
            <w:r w:rsidRPr="00DB25C4">
              <w:rPr>
                <w:rFonts w:eastAsia="Segoe UI" w:cstheme="minorHAnsi"/>
              </w:rPr>
              <w:t xml:space="preserve"> </w:t>
            </w:r>
            <w:proofErr w:type="spellStart"/>
            <w:r w:rsidRPr="00DB25C4">
              <w:rPr>
                <w:rFonts w:eastAsia="Segoe UI" w:cstheme="minorHAnsi"/>
              </w:rPr>
              <w:t>puas</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layanan</w:t>
            </w:r>
            <w:proofErr w:type="spellEnd"/>
            <w:r w:rsidRPr="00DB25C4">
              <w:rPr>
                <w:rFonts w:eastAsia="Segoe UI" w:cstheme="minorHAnsi"/>
              </w:rPr>
              <w:t xml:space="preserve"> </w:t>
            </w:r>
            <w:proofErr w:type="spellStart"/>
            <w:r w:rsidRPr="00DB25C4">
              <w:rPr>
                <w:rFonts w:eastAsia="Segoe UI" w:cstheme="minorHAnsi"/>
              </w:rPr>
              <w:t>dosen</w:t>
            </w:r>
            <w:proofErr w:type="spellEnd"/>
            <w:r w:rsidRPr="00DB25C4">
              <w:rPr>
                <w:rFonts w:eastAsia="Segoe UI" w:cstheme="minorHAnsi"/>
              </w:rPr>
              <w:t xml:space="preserve">, yang </w:t>
            </w:r>
            <w:proofErr w:type="spellStart"/>
            <w:r w:rsidRPr="00DB25C4">
              <w:rPr>
                <w:rFonts w:eastAsia="Segoe UI" w:cstheme="minorHAnsi"/>
              </w:rPr>
              <w:t>menunjukkan</w:t>
            </w:r>
            <w:proofErr w:type="spellEnd"/>
            <w:r w:rsidRPr="00DB25C4">
              <w:rPr>
                <w:rFonts w:eastAsia="Segoe UI" w:cstheme="minorHAnsi"/>
              </w:rPr>
              <w:t xml:space="preserve"> </w:t>
            </w:r>
            <w:proofErr w:type="spellStart"/>
            <w:r w:rsidRPr="00DB25C4">
              <w:rPr>
                <w:rFonts w:eastAsia="Segoe UI" w:cstheme="minorHAnsi"/>
              </w:rPr>
              <w:t>adanya</w:t>
            </w:r>
            <w:proofErr w:type="spellEnd"/>
            <w:r w:rsidRPr="00DB25C4">
              <w:rPr>
                <w:rFonts w:eastAsia="Segoe UI" w:cstheme="minorHAnsi"/>
              </w:rPr>
              <w:t xml:space="preserve"> </w:t>
            </w:r>
            <w:proofErr w:type="spellStart"/>
            <w:r w:rsidRPr="00DB25C4">
              <w:rPr>
                <w:rFonts w:eastAsia="Segoe UI" w:cstheme="minorHAnsi"/>
              </w:rPr>
              <w:t>kebutuhan</w:t>
            </w:r>
            <w:proofErr w:type="spellEnd"/>
            <w:r w:rsidRPr="00DB25C4">
              <w:rPr>
                <w:rFonts w:eastAsia="Segoe UI" w:cstheme="minorHAnsi"/>
              </w:rPr>
              <w:t xml:space="preserve"> </w:t>
            </w:r>
            <w:proofErr w:type="spellStart"/>
            <w:r w:rsidRPr="00DB25C4">
              <w:rPr>
                <w:rFonts w:eastAsia="Segoe UI" w:cstheme="minorHAnsi"/>
              </w:rPr>
              <w:t>perbaikan</w:t>
            </w:r>
            <w:proofErr w:type="spellEnd"/>
            <w:r w:rsidRPr="00DB25C4">
              <w:rPr>
                <w:rFonts w:eastAsia="Segoe UI" w:cstheme="minorHAnsi"/>
              </w:rPr>
              <w:t xml:space="preserve"> </w:t>
            </w:r>
            <w:proofErr w:type="spellStart"/>
            <w:r w:rsidRPr="00DB25C4">
              <w:rPr>
                <w:rFonts w:eastAsia="Segoe UI" w:cstheme="minorHAnsi"/>
              </w:rPr>
              <w:t>atau</w:t>
            </w:r>
            <w:proofErr w:type="spellEnd"/>
            <w:r w:rsidRPr="00DB25C4">
              <w:rPr>
                <w:rFonts w:eastAsia="Segoe UI" w:cstheme="minorHAnsi"/>
              </w:rPr>
              <w:t xml:space="preserve"> </w:t>
            </w:r>
            <w:proofErr w:type="spellStart"/>
            <w:r w:rsidRPr="00DB25C4">
              <w:rPr>
                <w:rFonts w:eastAsia="Segoe UI" w:cstheme="minorHAnsi"/>
              </w:rPr>
              <w:t>peningkatan</w:t>
            </w:r>
            <w:proofErr w:type="spellEnd"/>
            <w:r w:rsidRPr="00DB25C4">
              <w:rPr>
                <w:rFonts w:eastAsia="Segoe UI" w:cstheme="minorHAnsi"/>
              </w:rPr>
              <w:t xml:space="preserve"> </w:t>
            </w:r>
            <w:proofErr w:type="spellStart"/>
            <w:r w:rsidRPr="00DB25C4">
              <w:rPr>
                <w:rFonts w:eastAsia="Segoe UI" w:cstheme="minorHAnsi"/>
              </w:rPr>
              <w:t>layanan</w:t>
            </w:r>
            <w:proofErr w:type="spellEnd"/>
            <w:r w:rsidRPr="00DB25C4">
              <w:rPr>
                <w:rFonts w:eastAsia="Segoe UI" w:cstheme="minorHAnsi"/>
              </w:rPr>
              <w:t xml:space="preserve"> </w:t>
            </w:r>
            <w:proofErr w:type="spellStart"/>
            <w:r w:rsidRPr="00DB25C4">
              <w:rPr>
                <w:rFonts w:eastAsia="Segoe UI" w:cstheme="minorHAnsi"/>
              </w:rPr>
              <w:t>dosen</w:t>
            </w:r>
            <w:proofErr w:type="spellEnd"/>
          </w:p>
          <w:p w14:paraId="381B5D16" w14:textId="77777777" w:rsidR="0076297E" w:rsidRPr="00DB25C4" w:rsidRDefault="0076297E" w:rsidP="009F6099">
            <w:pPr>
              <w:pStyle w:val="ListParagraph"/>
              <w:numPr>
                <w:ilvl w:val="0"/>
                <w:numId w:val="133"/>
              </w:numPr>
              <w:spacing w:after="0" w:line="240" w:lineRule="auto"/>
              <w:rPr>
                <w:rFonts w:eastAsia="Segoe UI" w:cstheme="minorHAnsi"/>
              </w:rPr>
            </w:pPr>
            <w:r w:rsidRPr="00DB25C4">
              <w:rPr>
                <w:rFonts w:eastAsia="Segoe UI" w:cstheme="minorHAnsi"/>
              </w:rPr>
              <w:t xml:space="preserve">Sebagian </w:t>
            </w:r>
            <w:proofErr w:type="spellStart"/>
            <w:r w:rsidRPr="00DB25C4">
              <w:rPr>
                <w:rFonts w:eastAsia="Segoe UI" w:cstheme="minorHAnsi"/>
              </w:rPr>
              <w:t>kecil</w:t>
            </w:r>
            <w:proofErr w:type="spellEnd"/>
            <w:r w:rsidRPr="00DB25C4">
              <w:rPr>
                <w:rFonts w:eastAsia="Segoe UI" w:cstheme="minorHAnsi"/>
              </w:rPr>
              <w:t xml:space="preserve"> </w:t>
            </w:r>
            <w:proofErr w:type="spellStart"/>
            <w:r w:rsidRPr="00DB25C4">
              <w:rPr>
                <w:rFonts w:eastAsia="Segoe UI" w:cstheme="minorHAnsi"/>
              </w:rPr>
              <w:t>responden</w:t>
            </w:r>
            <w:proofErr w:type="spellEnd"/>
            <w:r w:rsidRPr="00DB25C4">
              <w:rPr>
                <w:rFonts w:eastAsia="Segoe UI" w:cstheme="minorHAnsi"/>
              </w:rPr>
              <w:t xml:space="preserve"> </w:t>
            </w:r>
            <w:proofErr w:type="spellStart"/>
            <w:r w:rsidRPr="00DB25C4">
              <w:rPr>
                <w:rFonts w:eastAsia="Segoe UI" w:cstheme="minorHAnsi"/>
              </w:rPr>
              <w:t>merasa</w:t>
            </w:r>
            <w:proofErr w:type="spellEnd"/>
            <w:r w:rsidRPr="00DB25C4">
              <w:rPr>
                <w:rFonts w:eastAsia="Segoe UI" w:cstheme="minorHAnsi"/>
              </w:rPr>
              <w:t xml:space="preserve"> </w:t>
            </w:r>
            <w:proofErr w:type="spellStart"/>
            <w:r w:rsidRPr="00DB25C4">
              <w:rPr>
                <w:rFonts w:eastAsia="Segoe UI" w:cstheme="minorHAnsi"/>
              </w:rPr>
              <w:t>kurang</w:t>
            </w:r>
            <w:proofErr w:type="spellEnd"/>
            <w:r w:rsidRPr="00DB25C4">
              <w:rPr>
                <w:rFonts w:eastAsia="Segoe UI" w:cstheme="minorHAnsi"/>
              </w:rPr>
              <w:t xml:space="preserve"> </w:t>
            </w:r>
            <w:proofErr w:type="spellStart"/>
            <w:r w:rsidRPr="00DB25C4">
              <w:rPr>
                <w:rFonts w:eastAsia="Segoe UI" w:cstheme="minorHAnsi"/>
              </w:rPr>
              <w:t>puas</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layanan</w:t>
            </w:r>
            <w:proofErr w:type="spellEnd"/>
            <w:r w:rsidRPr="00DB25C4">
              <w:rPr>
                <w:rFonts w:eastAsia="Segoe UI" w:cstheme="minorHAnsi"/>
              </w:rPr>
              <w:t xml:space="preserve"> </w:t>
            </w:r>
            <w:proofErr w:type="spellStart"/>
            <w:r w:rsidRPr="00DB25C4">
              <w:rPr>
                <w:rFonts w:eastAsia="Segoe UI" w:cstheme="minorHAnsi"/>
              </w:rPr>
              <w:t>administrasi</w:t>
            </w:r>
            <w:proofErr w:type="spellEnd"/>
            <w:r w:rsidRPr="00DB25C4">
              <w:rPr>
                <w:rFonts w:eastAsia="Segoe UI" w:cstheme="minorHAnsi"/>
              </w:rPr>
              <w:t xml:space="preserve"> dan </w:t>
            </w:r>
            <w:proofErr w:type="spellStart"/>
            <w:r w:rsidRPr="00DB25C4">
              <w:rPr>
                <w:rFonts w:eastAsia="Segoe UI" w:cstheme="minorHAnsi"/>
              </w:rPr>
              <w:t>layanan</w:t>
            </w:r>
            <w:proofErr w:type="spellEnd"/>
            <w:r w:rsidRPr="00DB25C4">
              <w:rPr>
                <w:rFonts w:eastAsia="Segoe UI" w:cstheme="minorHAnsi"/>
              </w:rPr>
              <w:t xml:space="preserve"> non-</w:t>
            </w:r>
            <w:proofErr w:type="spellStart"/>
            <w:r w:rsidRPr="00DB25C4">
              <w:rPr>
                <w:rFonts w:eastAsia="Segoe UI" w:cstheme="minorHAnsi"/>
              </w:rPr>
              <w:t>akademik</w:t>
            </w:r>
            <w:proofErr w:type="spellEnd"/>
            <w:r w:rsidRPr="00DB25C4">
              <w:rPr>
                <w:rFonts w:eastAsia="Segoe UI" w:cstheme="minorHAnsi"/>
              </w:rPr>
              <w:t xml:space="preserve">, yang </w:t>
            </w:r>
            <w:proofErr w:type="spellStart"/>
            <w:r w:rsidRPr="00DB25C4">
              <w:rPr>
                <w:rFonts w:eastAsia="Segoe UI" w:cstheme="minorHAnsi"/>
              </w:rPr>
              <w:t>menunjukkan</w:t>
            </w:r>
            <w:proofErr w:type="spellEnd"/>
            <w:r w:rsidRPr="00DB25C4">
              <w:rPr>
                <w:rFonts w:eastAsia="Segoe UI" w:cstheme="minorHAnsi"/>
              </w:rPr>
              <w:t xml:space="preserve"> </w:t>
            </w:r>
            <w:proofErr w:type="spellStart"/>
            <w:r w:rsidRPr="00DB25C4">
              <w:rPr>
                <w:rFonts w:eastAsia="Segoe UI" w:cstheme="minorHAnsi"/>
              </w:rPr>
              <w:t>adanya</w:t>
            </w:r>
            <w:proofErr w:type="spellEnd"/>
            <w:r w:rsidRPr="00DB25C4">
              <w:rPr>
                <w:rFonts w:eastAsia="Segoe UI" w:cstheme="minorHAnsi"/>
              </w:rPr>
              <w:t xml:space="preserve"> </w:t>
            </w:r>
            <w:proofErr w:type="spellStart"/>
            <w:r w:rsidRPr="00DB25C4">
              <w:rPr>
                <w:rFonts w:eastAsia="Segoe UI" w:cstheme="minorHAnsi"/>
              </w:rPr>
              <w:t>kebutuhan</w:t>
            </w:r>
            <w:proofErr w:type="spellEnd"/>
            <w:r w:rsidRPr="00DB25C4">
              <w:rPr>
                <w:rFonts w:eastAsia="Segoe UI" w:cstheme="minorHAnsi"/>
              </w:rPr>
              <w:t xml:space="preserve"> </w:t>
            </w:r>
            <w:proofErr w:type="spellStart"/>
            <w:r w:rsidRPr="00DB25C4">
              <w:rPr>
                <w:rFonts w:eastAsia="Segoe UI" w:cstheme="minorHAnsi"/>
              </w:rPr>
              <w:t>perbaikan</w:t>
            </w:r>
            <w:proofErr w:type="spellEnd"/>
            <w:r w:rsidRPr="00DB25C4">
              <w:rPr>
                <w:rFonts w:eastAsia="Segoe UI" w:cstheme="minorHAnsi"/>
              </w:rPr>
              <w:t xml:space="preserve"> </w:t>
            </w:r>
            <w:proofErr w:type="spellStart"/>
            <w:r w:rsidRPr="00DB25C4">
              <w:rPr>
                <w:rFonts w:eastAsia="Segoe UI" w:cstheme="minorHAnsi"/>
              </w:rPr>
              <w:t>atau</w:t>
            </w:r>
            <w:proofErr w:type="spellEnd"/>
            <w:r w:rsidRPr="00DB25C4">
              <w:rPr>
                <w:rFonts w:eastAsia="Segoe UI" w:cstheme="minorHAnsi"/>
              </w:rPr>
              <w:t xml:space="preserve"> </w:t>
            </w:r>
            <w:proofErr w:type="spellStart"/>
            <w:r w:rsidRPr="00DB25C4">
              <w:rPr>
                <w:rFonts w:eastAsia="Segoe UI" w:cstheme="minorHAnsi"/>
              </w:rPr>
              <w:t>peningkatan</w:t>
            </w:r>
            <w:proofErr w:type="spellEnd"/>
            <w:r w:rsidRPr="00DB25C4">
              <w:rPr>
                <w:rFonts w:eastAsia="Segoe UI" w:cstheme="minorHAnsi"/>
              </w:rPr>
              <w:t xml:space="preserve"> </w:t>
            </w:r>
            <w:proofErr w:type="spellStart"/>
            <w:r w:rsidRPr="00DB25C4">
              <w:rPr>
                <w:rFonts w:eastAsia="Segoe UI" w:cstheme="minorHAnsi"/>
              </w:rPr>
              <w:t>layanan</w:t>
            </w:r>
            <w:proofErr w:type="spellEnd"/>
            <w:r w:rsidRPr="00DB25C4">
              <w:rPr>
                <w:rFonts w:eastAsia="Segoe UI" w:cstheme="minorHAnsi"/>
              </w:rPr>
              <w:t xml:space="preserve"> </w:t>
            </w:r>
            <w:proofErr w:type="spellStart"/>
            <w:r w:rsidRPr="00DB25C4">
              <w:rPr>
                <w:rFonts w:eastAsia="Segoe UI" w:cstheme="minorHAnsi"/>
              </w:rPr>
              <w:t>administrasi</w:t>
            </w:r>
            <w:proofErr w:type="spellEnd"/>
            <w:r w:rsidRPr="00DB25C4">
              <w:rPr>
                <w:rFonts w:eastAsia="Segoe UI" w:cstheme="minorHAnsi"/>
              </w:rPr>
              <w:t xml:space="preserve"> dan </w:t>
            </w:r>
            <w:proofErr w:type="spellStart"/>
            <w:r w:rsidRPr="00DB25C4">
              <w:rPr>
                <w:rFonts w:eastAsia="Segoe UI" w:cstheme="minorHAnsi"/>
              </w:rPr>
              <w:t>layanan</w:t>
            </w:r>
            <w:proofErr w:type="spellEnd"/>
            <w:r w:rsidRPr="00DB25C4">
              <w:rPr>
                <w:rFonts w:eastAsia="Segoe UI" w:cstheme="minorHAnsi"/>
              </w:rPr>
              <w:t xml:space="preserve"> non-</w:t>
            </w:r>
            <w:proofErr w:type="spellStart"/>
            <w:r w:rsidRPr="00DB25C4">
              <w:rPr>
                <w:rFonts w:eastAsia="Segoe UI" w:cstheme="minorHAnsi"/>
              </w:rPr>
              <w:t>akademik</w:t>
            </w:r>
            <w:proofErr w:type="spellEnd"/>
          </w:p>
        </w:tc>
      </w:tr>
      <w:tr w:rsidR="0076297E" w:rsidRPr="00DB25C4" w14:paraId="650470E7" w14:textId="77777777" w:rsidTr="00CD4E67">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7651B9B7" w14:textId="77777777" w:rsidR="0076297E" w:rsidRPr="00DB25C4" w:rsidRDefault="0076297E" w:rsidP="00687314">
            <w:pPr>
              <w:spacing w:after="0" w:line="240" w:lineRule="auto"/>
              <w:jc w:val="center"/>
              <w:rPr>
                <w:rFonts w:eastAsia="Calibri" w:cstheme="minorHAnsi"/>
              </w:rPr>
            </w:pPr>
            <w:proofErr w:type="spellStart"/>
            <w:r w:rsidRPr="00DB25C4">
              <w:rPr>
                <w:rFonts w:eastAsia="Calibri" w:cstheme="minorHAnsi"/>
                <w:b/>
                <w:bCs/>
              </w:rPr>
              <w:t>Peluang</w:t>
            </w:r>
            <w:proofErr w:type="spellEnd"/>
          </w:p>
          <w:p w14:paraId="384EA5CE" w14:textId="77777777" w:rsidR="0076297E" w:rsidRPr="00DB25C4" w:rsidRDefault="0076297E" w:rsidP="00687314">
            <w:pPr>
              <w:spacing w:after="0" w:line="240" w:lineRule="auto"/>
              <w:jc w:val="both"/>
              <w:rPr>
                <w:rFonts w:cstheme="minorHAnsi"/>
              </w:rPr>
            </w:pPr>
            <w:r w:rsidRPr="00DB25C4">
              <w:rPr>
                <w:rFonts w:eastAsia="Calibri" w:cstheme="minorHAnsi"/>
              </w:rPr>
              <w:t xml:space="preserve"> </w:t>
            </w:r>
          </w:p>
          <w:p w14:paraId="3C3BA149" w14:textId="77777777" w:rsidR="0076297E" w:rsidRPr="00DB25C4" w:rsidRDefault="0076297E" w:rsidP="009F6099">
            <w:pPr>
              <w:pStyle w:val="ListParagraph"/>
              <w:numPr>
                <w:ilvl w:val="0"/>
                <w:numId w:val="132"/>
              </w:numPr>
              <w:spacing w:after="0" w:line="240" w:lineRule="auto"/>
              <w:rPr>
                <w:rFonts w:eastAsia="Segoe UI" w:cstheme="minorHAnsi"/>
              </w:rPr>
            </w:pP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dilakukan</w:t>
            </w:r>
            <w:proofErr w:type="spellEnd"/>
            <w:r w:rsidRPr="00DB25C4">
              <w:rPr>
                <w:rFonts w:eastAsia="Segoe UI" w:cstheme="minorHAnsi"/>
              </w:rPr>
              <w:t xml:space="preserve"> </w:t>
            </w:r>
            <w:proofErr w:type="spellStart"/>
            <w:r w:rsidRPr="00DB25C4">
              <w:rPr>
                <w:rFonts w:eastAsia="Segoe UI" w:cstheme="minorHAnsi"/>
              </w:rPr>
              <w:t>pelatihan</w:t>
            </w:r>
            <w:proofErr w:type="spellEnd"/>
            <w:r w:rsidRPr="00DB25C4">
              <w:rPr>
                <w:rFonts w:eastAsia="Segoe UI" w:cstheme="minorHAnsi"/>
              </w:rPr>
              <w:t xml:space="preserve"> </w:t>
            </w:r>
            <w:proofErr w:type="spellStart"/>
            <w:r w:rsidRPr="00DB25C4">
              <w:rPr>
                <w:rFonts w:eastAsia="Segoe UI" w:cstheme="minorHAnsi"/>
              </w:rPr>
              <w:t>atau</w:t>
            </w:r>
            <w:proofErr w:type="spellEnd"/>
            <w:r w:rsidRPr="00DB25C4">
              <w:rPr>
                <w:rFonts w:eastAsia="Segoe UI" w:cstheme="minorHAnsi"/>
              </w:rPr>
              <w:t xml:space="preserve"> </w:t>
            </w:r>
            <w:proofErr w:type="spellStart"/>
            <w:r w:rsidRPr="00DB25C4">
              <w:rPr>
                <w:rFonts w:eastAsia="Segoe UI" w:cstheme="minorHAnsi"/>
              </w:rPr>
              <w:t>pembinaan</w:t>
            </w:r>
            <w:proofErr w:type="spellEnd"/>
            <w:r w:rsidRPr="00DB25C4">
              <w:rPr>
                <w:rFonts w:eastAsia="Segoe UI" w:cstheme="minorHAnsi"/>
              </w:rPr>
              <w:t xml:space="preserve"> </w:t>
            </w:r>
            <w:proofErr w:type="spellStart"/>
            <w:r w:rsidRPr="00DB25C4">
              <w:rPr>
                <w:rFonts w:eastAsia="Segoe UI" w:cstheme="minorHAnsi"/>
              </w:rPr>
              <w:t>kepada</w:t>
            </w:r>
            <w:proofErr w:type="spellEnd"/>
            <w:r w:rsidRPr="00DB25C4">
              <w:rPr>
                <w:rFonts w:eastAsia="Segoe UI" w:cstheme="minorHAnsi"/>
              </w:rPr>
              <w:t xml:space="preserve"> </w:t>
            </w:r>
            <w:proofErr w:type="spellStart"/>
            <w:r w:rsidRPr="00DB25C4">
              <w:rPr>
                <w:rFonts w:eastAsia="Segoe UI" w:cstheme="minorHAnsi"/>
              </w:rPr>
              <w:t>dosen</w:t>
            </w:r>
            <w:proofErr w:type="spellEnd"/>
            <w:r w:rsidRPr="00DB25C4">
              <w:rPr>
                <w:rFonts w:eastAsia="Segoe UI" w:cstheme="minorHAnsi"/>
              </w:rPr>
              <w:t xml:space="preserve"> </w:t>
            </w:r>
            <w:proofErr w:type="spellStart"/>
            <w:r w:rsidRPr="00DB25C4">
              <w:rPr>
                <w:rFonts w:eastAsia="Segoe UI" w:cstheme="minorHAnsi"/>
              </w:rPr>
              <w:t>dalam</w:t>
            </w:r>
            <w:proofErr w:type="spellEnd"/>
            <w:r w:rsidRPr="00DB25C4">
              <w:rPr>
                <w:rFonts w:eastAsia="Segoe UI" w:cstheme="minorHAnsi"/>
              </w:rPr>
              <w:t xml:space="preserve"> </w:t>
            </w:r>
            <w:proofErr w:type="spellStart"/>
            <w:r w:rsidRPr="00DB25C4">
              <w:rPr>
                <w:rFonts w:eastAsia="Segoe UI" w:cstheme="minorHAnsi"/>
              </w:rPr>
              <w:t>hal</w:t>
            </w:r>
            <w:proofErr w:type="spellEnd"/>
            <w:r w:rsidRPr="00DB25C4">
              <w:rPr>
                <w:rFonts w:eastAsia="Segoe UI" w:cstheme="minorHAnsi"/>
              </w:rPr>
              <w:t xml:space="preserve"> </w:t>
            </w:r>
            <w:proofErr w:type="spellStart"/>
            <w:r w:rsidRPr="00DB25C4">
              <w:rPr>
                <w:rFonts w:eastAsia="Segoe UI" w:cstheme="minorHAnsi"/>
              </w:rPr>
              <w:t>cara</w:t>
            </w:r>
            <w:proofErr w:type="spellEnd"/>
            <w:r w:rsidRPr="00DB25C4">
              <w:rPr>
                <w:rFonts w:eastAsia="Segoe UI" w:cstheme="minorHAnsi"/>
              </w:rPr>
              <w:t xml:space="preserve"> </w:t>
            </w:r>
            <w:proofErr w:type="spellStart"/>
            <w:r w:rsidRPr="00DB25C4">
              <w:rPr>
                <w:rFonts w:eastAsia="Segoe UI" w:cstheme="minorHAnsi"/>
              </w:rPr>
              <w:t>mengajar</w:t>
            </w:r>
            <w:proofErr w:type="spellEnd"/>
            <w:r w:rsidRPr="00DB25C4">
              <w:rPr>
                <w:rFonts w:eastAsia="Segoe UI" w:cstheme="minorHAnsi"/>
              </w:rPr>
              <w:t xml:space="preserve"> dan </w:t>
            </w:r>
            <w:proofErr w:type="spellStart"/>
            <w:r w:rsidRPr="00DB25C4">
              <w:rPr>
                <w:rFonts w:eastAsia="Segoe UI" w:cstheme="minorHAnsi"/>
              </w:rPr>
              <w:t>berinteraksi</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w:t>
            </w:r>
            <w:proofErr w:type="spellStart"/>
            <w:r w:rsidRPr="00DB25C4">
              <w:rPr>
                <w:rFonts w:eastAsia="Segoe UI" w:cstheme="minorHAnsi"/>
              </w:rPr>
              <w:t>materi</w:t>
            </w:r>
            <w:proofErr w:type="spellEnd"/>
            <w:r w:rsidRPr="00DB25C4">
              <w:rPr>
                <w:rFonts w:eastAsia="Segoe UI" w:cstheme="minorHAnsi"/>
              </w:rPr>
              <w:t xml:space="preserve"> yang </w:t>
            </w:r>
            <w:proofErr w:type="spellStart"/>
            <w:r w:rsidRPr="00DB25C4">
              <w:rPr>
                <w:rFonts w:eastAsia="Segoe UI" w:cstheme="minorHAnsi"/>
              </w:rPr>
              <w:t>diajarkan</w:t>
            </w:r>
            <w:proofErr w:type="spellEnd"/>
            <w:r w:rsidRPr="00DB25C4">
              <w:rPr>
                <w:rFonts w:eastAsia="Segoe UI" w:cstheme="minorHAnsi"/>
              </w:rPr>
              <w:t xml:space="preserve">, dan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komunikasi</w:t>
            </w:r>
            <w:proofErr w:type="spellEnd"/>
            <w:r w:rsidRPr="00DB25C4">
              <w:rPr>
                <w:rFonts w:eastAsia="Segoe UI" w:cstheme="minorHAnsi"/>
              </w:rPr>
              <w:t xml:space="preserve"> </w:t>
            </w:r>
            <w:proofErr w:type="spellStart"/>
            <w:r w:rsidRPr="00DB25C4">
              <w:rPr>
                <w:rFonts w:eastAsia="Segoe UI" w:cstheme="minorHAnsi"/>
              </w:rPr>
              <w:t>antara</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dan </w:t>
            </w:r>
            <w:proofErr w:type="spellStart"/>
            <w:r w:rsidRPr="00DB25C4">
              <w:rPr>
                <w:rFonts w:eastAsia="Segoe UI" w:cstheme="minorHAnsi"/>
              </w:rPr>
              <w:t>dosen</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w:t>
            </w:r>
            <w:proofErr w:type="spellStart"/>
            <w:r w:rsidRPr="00DB25C4">
              <w:rPr>
                <w:rFonts w:eastAsia="Segoe UI" w:cstheme="minorHAnsi"/>
              </w:rPr>
              <w:t>layanan</w:t>
            </w:r>
            <w:proofErr w:type="spellEnd"/>
            <w:r w:rsidRPr="00DB25C4">
              <w:rPr>
                <w:rFonts w:eastAsia="Segoe UI" w:cstheme="minorHAnsi"/>
              </w:rPr>
              <w:t xml:space="preserve"> </w:t>
            </w:r>
            <w:proofErr w:type="spellStart"/>
            <w:r w:rsidRPr="00DB25C4">
              <w:rPr>
                <w:rFonts w:eastAsia="Segoe UI" w:cstheme="minorHAnsi"/>
              </w:rPr>
              <w:t>dosen</w:t>
            </w:r>
            <w:proofErr w:type="spellEnd"/>
          </w:p>
          <w:p w14:paraId="56A73201" w14:textId="77777777" w:rsidR="0076297E" w:rsidRPr="00DB25C4" w:rsidRDefault="0076297E" w:rsidP="009F6099">
            <w:pPr>
              <w:pStyle w:val="ListParagraph"/>
              <w:numPr>
                <w:ilvl w:val="0"/>
                <w:numId w:val="132"/>
              </w:numPr>
              <w:spacing w:after="0" w:line="240" w:lineRule="auto"/>
              <w:rPr>
                <w:rFonts w:eastAsia="Segoe UI" w:cstheme="minorHAnsi"/>
              </w:rPr>
            </w:pP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efisiensi</w:t>
            </w:r>
            <w:proofErr w:type="spellEnd"/>
            <w:r w:rsidRPr="00DB25C4">
              <w:rPr>
                <w:rFonts w:eastAsia="Segoe UI" w:cstheme="minorHAnsi"/>
              </w:rPr>
              <w:t xml:space="preserve"> proses </w:t>
            </w:r>
            <w:proofErr w:type="spellStart"/>
            <w:r w:rsidRPr="00DB25C4">
              <w:rPr>
                <w:rFonts w:eastAsia="Segoe UI" w:cstheme="minorHAnsi"/>
              </w:rPr>
              <w:t>administrasi</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w:t>
            </w:r>
            <w:proofErr w:type="spellStart"/>
            <w:r w:rsidRPr="00DB25C4">
              <w:rPr>
                <w:rFonts w:eastAsia="Segoe UI" w:cstheme="minorHAnsi"/>
              </w:rPr>
              <w:t>pelayanan</w:t>
            </w:r>
            <w:proofErr w:type="spellEnd"/>
            <w:r w:rsidRPr="00DB25C4">
              <w:rPr>
                <w:rFonts w:eastAsia="Segoe UI" w:cstheme="minorHAnsi"/>
              </w:rPr>
              <w:t xml:space="preserve"> </w:t>
            </w:r>
            <w:proofErr w:type="spellStart"/>
            <w:r w:rsidRPr="00DB25C4">
              <w:rPr>
                <w:rFonts w:eastAsia="Segoe UI" w:cstheme="minorHAnsi"/>
              </w:rPr>
              <w:t>administrasi</w:t>
            </w:r>
            <w:proofErr w:type="spellEnd"/>
            <w:r w:rsidRPr="00DB25C4">
              <w:rPr>
                <w:rFonts w:eastAsia="Segoe UI" w:cstheme="minorHAnsi"/>
              </w:rPr>
              <w:t xml:space="preserve">, dan </w:t>
            </w:r>
            <w:proofErr w:type="spellStart"/>
            <w:r w:rsidRPr="00DB25C4">
              <w:rPr>
                <w:rFonts w:eastAsia="Segoe UI" w:cstheme="minorHAnsi"/>
              </w:rPr>
              <w:t>menambahkan</w:t>
            </w:r>
            <w:proofErr w:type="spellEnd"/>
            <w:r w:rsidRPr="00DB25C4">
              <w:rPr>
                <w:rFonts w:eastAsia="Segoe UI" w:cstheme="minorHAnsi"/>
              </w:rPr>
              <w:t xml:space="preserve"> </w:t>
            </w:r>
            <w:proofErr w:type="spellStart"/>
            <w:r w:rsidRPr="00DB25C4">
              <w:rPr>
                <w:rFonts w:eastAsia="Segoe UI" w:cstheme="minorHAnsi"/>
              </w:rPr>
              <w:t>fasilitas</w:t>
            </w:r>
            <w:proofErr w:type="spellEnd"/>
            <w:r w:rsidRPr="00DB25C4">
              <w:rPr>
                <w:rFonts w:eastAsia="Segoe UI" w:cstheme="minorHAnsi"/>
              </w:rPr>
              <w:t xml:space="preserve"> yang </w:t>
            </w:r>
            <w:proofErr w:type="spellStart"/>
            <w:r w:rsidRPr="00DB25C4">
              <w:rPr>
                <w:rFonts w:eastAsia="Segoe UI" w:cstheme="minorHAnsi"/>
              </w:rPr>
              <w:lastRenderedPageBreak/>
              <w:t>dibutuhkan</w:t>
            </w:r>
            <w:proofErr w:type="spellEnd"/>
            <w:r w:rsidRPr="00DB25C4">
              <w:rPr>
                <w:rFonts w:eastAsia="Segoe UI" w:cstheme="minorHAnsi"/>
              </w:rPr>
              <w:t xml:space="preserve"> oleh </w:t>
            </w:r>
            <w:proofErr w:type="spellStart"/>
            <w:r w:rsidRPr="00DB25C4">
              <w:rPr>
                <w:rFonts w:eastAsia="Segoe UI" w:cstheme="minorHAnsi"/>
              </w:rPr>
              <w:t>pelanggan</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w:t>
            </w:r>
            <w:proofErr w:type="spellStart"/>
            <w:r w:rsidRPr="00DB25C4">
              <w:rPr>
                <w:rFonts w:eastAsia="Segoe UI" w:cstheme="minorHAnsi"/>
              </w:rPr>
              <w:t>layanan</w:t>
            </w:r>
            <w:proofErr w:type="spellEnd"/>
            <w:r w:rsidRPr="00DB25C4">
              <w:rPr>
                <w:rFonts w:eastAsia="Segoe UI" w:cstheme="minorHAnsi"/>
              </w:rPr>
              <w:t xml:space="preserve"> </w:t>
            </w:r>
            <w:proofErr w:type="spellStart"/>
            <w:r w:rsidRPr="00DB25C4">
              <w:rPr>
                <w:rFonts w:eastAsia="Segoe UI" w:cstheme="minorHAnsi"/>
              </w:rPr>
              <w:t>administrasi</w:t>
            </w:r>
            <w:proofErr w:type="spellEnd"/>
            <w:r w:rsidRPr="00DB25C4">
              <w:rPr>
                <w:rFonts w:eastAsia="Segoe UI" w:cstheme="minorHAnsi"/>
              </w:rPr>
              <w:t xml:space="preserve"> dan </w:t>
            </w:r>
            <w:proofErr w:type="spellStart"/>
            <w:r w:rsidRPr="00DB25C4">
              <w:rPr>
                <w:rFonts w:eastAsia="Segoe UI" w:cstheme="minorHAnsi"/>
              </w:rPr>
              <w:t>layanan</w:t>
            </w:r>
            <w:proofErr w:type="spellEnd"/>
            <w:r w:rsidRPr="00DB25C4">
              <w:rPr>
                <w:rFonts w:eastAsia="Segoe UI" w:cstheme="minorHAnsi"/>
              </w:rPr>
              <w:t xml:space="preserve"> non-</w:t>
            </w:r>
            <w:proofErr w:type="spellStart"/>
            <w:r w:rsidRPr="00DB25C4">
              <w:rPr>
                <w:rFonts w:eastAsia="Segoe UI" w:cstheme="minorHAnsi"/>
              </w:rPr>
              <w:t>akademik</w:t>
            </w:r>
            <w:proofErr w:type="spellEnd"/>
          </w:p>
          <w:p w14:paraId="67362AF3" w14:textId="77777777" w:rsidR="0076297E" w:rsidRPr="00DB25C4" w:rsidRDefault="0076297E" w:rsidP="00687314">
            <w:pPr>
              <w:spacing w:after="0" w:line="240" w:lineRule="auto"/>
              <w:jc w:val="both"/>
              <w:rPr>
                <w:rFonts w:cstheme="minorHAnsi"/>
              </w:rPr>
            </w:pPr>
            <w:r w:rsidRPr="00DB25C4">
              <w:rPr>
                <w:rFonts w:eastAsia="Calibri" w:cstheme="minorHAnsi"/>
              </w:rPr>
              <w:t xml:space="preserve"> </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241A9D45" w14:textId="77777777" w:rsidR="0076297E" w:rsidRPr="00DB25C4" w:rsidRDefault="0076297E" w:rsidP="00687314">
            <w:pPr>
              <w:spacing w:after="0" w:line="240" w:lineRule="auto"/>
              <w:jc w:val="center"/>
              <w:rPr>
                <w:rFonts w:eastAsia="Calibri" w:cstheme="minorHAnsi"/>
              </w:rPr>
            </w:pPr>
            <w:proofErr w:type="spellStart"/>
            <w:r w:rsidRPr="00DB25C4">
              <w:rPr>
                <w:rFonts w:eastAsia="Calibri" w:cstheme="minorHAnsi"/>
                <w:b/>
                <w:bCs/>
              </w:rPr>
              <w:lastRenderedPageBreak/>
              <w:t>Ancaman</w:t>
            </w:r>
            <w:proofErr w:type="spellEnd"/>
          </w:p>
          <w:p w14:paraId="2C10369C" w14:textId="77777777" w:rsidR="0076297E" w:rsidRPr="00DB25C4" w:rsidRDefault="0076297E" w:rsidP="00687314">
            <w:pPr>
              <w:spacing w:after="0" w:line="240" w:lineRule="auto"/>
              <w:jc w:val="both"/>
              <w:rPr>
                <w:rFonts w:cstheme="minorHAnsi"/>
              </w:rPr>
            </w:pPr>
            <w:r w:rsidRPr="00DB25C4">
              <w:rPr>
                <w:rFonts w:eastAsia="Calibri" w:cstheme="minorHAnsi"/>
              </w:rPr>
              <w:t xml:space="preserve"> </w:t>
            </w:r>
          </w:p>
          <w:p w14:paraId="050BD0A6" w14:textId="77777777" w:rsidR="0076297E" w:rsidRPr="00DB25C4" w:rsidRDefault="0076297E" w:rsidP="009F6099">
            <w:pPr>
              <w:pStyle w:val="ListParagraph"/>
              <w:numPr>
                <w:ilvl w:val="0"/>
                <w:numId w:val="131"/>
              </w:numPr>
              <w:spacing w:after="0" w:line="240" w:lineRule="auto"/>
              <w:rPr>
                <w:rFonts w:eastAsia="Segoe UI" w:cstheme="minorHAnsi"/>
              </w:rPr>
            </w:pPr>
            <w:proofErr w:type="spellStart"/>
            <w:r w:rsidRPr="00DB25C4">
              <w:rPr>
                <w:rFonts w:eastAsia="Segoe UI" w:cstheme="minorHAnsi"/>
              </w:rPr>
              <w:t>Ketersediaan</w:t>
            </w:r>
            <w:proofErr w:type="spellEnd"/>
            <w:r w:rsidRPr="00DB25C4">
              <w:rPr>
                <w:rFonts w:eastAsia="Segoe UI" w:cstheme="minorHAnsi"/>
              </w:rPr>
              <w:t xml:space="preserve"> </w:t>
            </w:r>
            <w:proofErr w:type="spellStart"/>
            <w:r w:rsidRPr="00DB25C4">
              <w:rPr>
                <w:rFonts w:eastAsia="Segoe UI" w:cstheme="minorHAnsi"/>
              </w:rPr>
              <w:t>sumber</w:t>
            </w:r>
            <w:proofErr w:type="spellEnd"/>
            <w:r w:rsidRPr="00DB25C4">
              <w:rPr>
                <w:rFonts w:eastAsia="Segoe UI" w:cstheme="minorHAnsi"/>
              </w:rPr>
              <w:t xml:space="preserve"> </w:t>
            </w:r>
            <w:proofErr w:type="spellStart"/>
            <w:r w:rsidRPr="00DB25C4">
              <w:rPr>
                <w:rFonts w:eastAsia="Segoe UI" w:cstheme="minorHAnsi"/>
              </w:rPr>
              <w:t>daya</w:t>
            </w:r>
            <w:proofErr w:type="spellEnd"/>
            <w:r w:rsidRPr="00DB25C4">
              <w:rPr>
                <w:rFonts w:eastAsia="Segoe UI" w:cstheme="minorHAnsi"/>
              </w:rPr>
              <w:t xml:space="preserve"> yang </w:t>
            </w:r>
            <w:proofErr w:type="spellStart"/>
            <w:r w:rsidRPr="00DB25C4">
              <w:rPr>
                <w:rFonts w:eastAsia="Segoe UI" w:cstheme="minorHAnsi"/>
              </w:rPr>
              <w:t>terbatas</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perbaikan</w:t>
            </w:r>
            <w:proofErr w:type="spellEnd"/>
            <w:r w:rsidRPr="00DB25C4">
              <w:rPr>
                <w:rFonts w:eastAsia="Segoe UI" w:cstheme="minorHAnsi"/>
              </w:rPr>
              <w:t xml:space="preserve"> </w:t>
            </w:r>
            <w:proofErr w:type="spellStart"/>
            <w:r w:rsidRPr="00DB25C4">
              <w:rPr>
                <w:rFonts w:eastAsia="Segoe UI" w:cstheme="minorHAnsi"/>
              </w:rPr>
              <w:t>atau</w:t>
            </w:r>
            <w:proofErr w:type="spellEnd"/>
            <w:r w:rsidRPr="00DB25C4">
              <w:rPr>
                <w:rFonts w:eastAsia="Segoe UI" w:cstheme="minorHAnsi"/>
              </w:rPr>
              <w:t xml:space="preserve"> </w:t>
            </w:r>
            <w:proofErr w:type="spellStart"/>
            <w:r w:rsidRPr="00DB25C4">
              <w:rPr>
                <w:rFonts w:eastAsia="Segoe UI" w:cstheme="minorHAnsi"/>
              </w:rPr>
              <w:t>peningkatan</w:t>
            </w:r>
            <w:proofErr w:type="spellEnd"/>
            <w:r w:rsidRPr="00DB25C4">
              <w:rPr>
                <w:rFonts w:eastAsia="Segoe UI" w:cstheme="minorHAnsi"/>
              </w:rPr>
              <w:t xml:space="preserve"> </w:t>
            </w:r>
            <w:proofErr w:type="spellStart"/>
            <w:r w:rsidRPr="00DB25C4">
              <w:rPr>
                <w:rFonts w:eastAsia="Segoe UI" w:cstheme="minorHAnsi"/>
              </w:rPr>
              <w:t>layanan</w:t>
            </w:r>
            <w:proofErr w:type="spellEnd"/>
            <w:r w:rsidRPr="00DB25C4">
              <w:rPr>
                <w:rFonts w:eastAsia="Segoe UI" w:cstheme="minorHAnsi"/>
              </w:rPr>
              <w:t>.</w:t>
            </w:r>
          </w:p>
          <w:p w14:paraId="315018D8" w14:textId="77777777" w:rsidR="0076297E" w:rsidRPr="00DB25C4" w:rsidRDefault="0076297E" w:rsidP="009F6099">
            <w:pPr>
              <w:pStyle w:val="ListParagraph"/>
              <w:numPr>
                <w:ilvl w:val="0"/>
                <w:numId w:val="131"/>
              </w:numPr>
              <w:spacing w:after="0" w:line="240" w:lineRule="auto"/>
              <w:rPr>
                <w:rFonts w:eastAsia="Segoe UI" w:cstheme="minorHAnsi"/>
              </w:rPr>
            </w:pPr>
            <w:proofErr w:type="spellStart"/>
            <w:r w:rsidRPr="00DB25C4">
              <w:rPr>
                <w:rFonts w:eastAsia="Segoe UI" w:cstheme="minorHAnsi"/>
              </w:rPr>
              <w:t>Perubahan</w:t>
            </w:r>
            <w:proofErr w:type="spellEnd"/>
            <w:r w:rsidRPr="00DB25C4">
              <w:rPr>
                <w:rFonts w:eastAsia="Segoe UI" w:cstheme="minorHAnsi"/>
              </w:rPr>
              <w:t xml:space="preserve"> </w:t>
            </w:r>
            <w:proofErr w:type="spellStart"/>
            <w:r w:rsidRPr="00DB25C4">
              <w:rPr>
                <w:rFonts w:eastAsia="Segoe UI" w:cstheme="minorHAnsi"/>
              </w:rPr>
              <w:t>kebijakan</w:t>
            </w:r>
            <w:proofErr w:type="spellEnd"/>
            <w:r w:rsidRPr="00DB25C4">
              <w:rPr>
                <w:rFonts w:eastAsia="Segoe UI" w:cstheme="minorHAnsi"/>
              </w:rPr>
              <w:t xml:space="preserve"> yang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mempengaruhi</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w:t>
            </w:r>
            <w:proofErr w:type="spellStart"/>
            <w:r w:rsidRPr="00DB25C4">
              <w:rPr>
                <w:rFonts w:eastAsia="Segoe UI" w:cstheme="minorHAnsi"/>
              </w:rPr>
              <w:t>layanan</w:t>
            </w:r>
            <w:proofErr w:type="spellEnd"/>
            <w:r w:rsidRPr="00DB25C4">
              <w:rPr>
                <w:rFonts w:eastAsia="Segoe UI" w:cstheme="minorHAnsi"/>
              </w:rPr>
              <w:t xml:space="preserve"> yang </w:t>
            </w:r>
            <w:proofErr w:type="spellStart"/>
            <w:r w:rsidRPr="00DB25C4">
              <w:rPr>
                <w:rFonts w:eastAsia="Segoe UI" w:cstheme="minorHAnsi"/>
              </w:rPr>
              <w:t>diberikan</w:t>
            </w:r>
            <w:proofErr w:type="spellEnd"/>
          </w:p>
          <w:p w14:paraId="68D5D435" w14:textId="77777777" w:rsidR="0076297E" w:rsidRPr="00DB25C4" w:rsidRDefault="0076297E" w:rsidP="00687314">
            <w:pPr>
              <w:spacing w:after="0" w:line="240" w:lineRule="auto"/>
              <w:jc w:val="both"/>
              <w:rPr>
                <w:rFonts w:cstheme="minorHAnsi"/>
              </w:rPr>
            </w:pPr>
            <w:r w:rsidRPr="00DB25C4">
              <w:rPr>
                <w:rFonts w:eastAsia="Segoe UI" w:cstheme="minorHAnsi"/>
              </w:rPr>
              <w:t xml:space="preserve"> </w:t>
            </w:r>
          </w:p>
          <w:p w14:paraId="6E3AE8DE" w14:textId="77777777" w:rsidR="0076297E" w:rsidRPr="00DB25C4" w:rsidRDefault="0076297E" w:rsidP="00687314">
            <w:pPr>
              <w:spacing w:after="0" w:line="240" w:lineRule="auto"/>
              <w:jc w:val="both"/>
              <w:rPr>
                <w:rFonts w:eastAsia="Calibri" w:cstheme="minorHAnsi"/>
              </w:rPr>
            </w:pPr>
          </w:p>
        </w:tc>
      </w:tr>
    </w:tbl>
    <w:p w14:paraId="766C2941" w14:textId="77777777" w:rsidR="0076297E" w:rsidRPr="00DB25C4" w:rsidRDefault="0076297E" w:rsidP="00687314">
      <w:pPr>
        <w:spacing w:after="0" w:line="240" w:lineRule="auto"/>
        <w:jc w:val="both"/>
        <w:rPr>
          <w:rFonts w:cstheme="minorHAnsi"/>
          <w:color w:val="000000" w:themeColor="text1"/>
        </w:rPr>
      </w:pPr>
    </w:p>
    <w:p w14:paraId="2E778C90" w14:textId="77777777" w:rsidR="0076297E" w:rsidRPr="00DB25C4" w:rsidRDefault="0076297E" w:rsidP="00687314">
      <w:pPr>
        <w:spacing w:after="0" w:line="240" w:lineRule="auto"/>
        <w:jc w:val="both"/>
        <w:rPr>
          <w:rFonts w:cstheme="minorHAnsi"/>
          <w:color w:val="000000" w:themeColor="text1"/>
        </w:rPr>
      </w:pPr>
    </w:p>
    <w:p w14:paraId="3B584428" w14:textId="77777777" w:rsidR="0076297E" w:rsidRPr="00DB25C4" w:rsidRDefault="0076297E" w:rsidP="00687314">
      <w:pPr>
        <w:spacing w:after="0" w:line="240" w:lineRule="auto"/>
        <w:jc w:val="both"/>
        <w:rPr>
          <w:rFonts w:cstheme="minorHAnsi"/>
          <w:b/>
          <w:bCs/>
          <w:color w:val="000000" w:themeColor="text1"/>
        </w:rPr>
      </w:pPr>
      <w:r w:rsidRPr="00DB25C4">
        <w:rPr>
          <w:rFonts w:cstheme="minorHAnsi"/>
          <w:b/>
          <w:bCs/>
          <w:color w:val="000000" w:themeColor="text1"/>
        </w:rPr>
        <w:t xml:space="preserve">6.7.4 </w:t>
      </w:r>
      <w:proofErr w:type="spellStart"/>
      <w:r w:rsidRPr="00DB25C4">
        <w:rPr>
          <w:rFonts w:cstheme="minorHAnsi"/>
          <w:b/>
          <w:bCs/>
          <w:color w:val="000000" w:themeColor="text1"/>
        </w:rPr>
        <w:t>Tindak</w:t>
      </w:r>
      <w:proofErr w:type="spellEnd"/>
      <w:r w:rsidRPr="00DB25C4">
        <w:rPr>
          <w:rFonts w:cstheme="minorHAnsi"/>
          <w:b/>
          <w:bCs/>
          <w:color w:val="000000" w:themeColor="text1"/>
        </w:rPr>
        <w:t xml:space="preserve"> </w:t>
      </w:r>
      <w:proofErr w:type="spellStart"/>
      <w:r w:rsidRPr="00DB25C4">
        <w:rPr>
          <w:rFonts w:cstheme="minorHAnsi"/>
          <w:b/>
          <w:bCs/>
          <w:color w:val="000000" w:themeColor="text1"/>
        </w:rPr>
        <w:t>Lanjut</w:t>
      </w:r>
      <w:proofErr w:type="spellEnd"/>
    </w:p>
    <w:p w14:paraId="443B9630" w14:textId="77777777" w:rsidR="0076297E" w:rsidRPr="00DB25C4" w:rsidRDefault="0076297E" w:rsidP="00687314">
      <w:pPr>
        <w:spacing w:after="0" w:line="240" w:lineRule="auto"/>
        <w:ind w:firstLine="720"/>
        <w:jc w:val="both"/>
        <w:rPr>
          <w:rFonts w:cstheme="minorHAnsi"/>
          <w:color w:val="000000" w:themeColor="text1"/>
        </w:rPr>
      </w:pPr>
      <w:proofErr w:type="spellStart"/>
      <w:r w:rsidRPr="00DB25C4">
        <w:rPr>
          <w:rFonts w:cstheme="minorHAnsi"/>
          <w:color w:val="000000" w:themeColor="text1"/>
        </w:rPr>
        <w:t>Tindak</w:t>
      </w:r>
      <w:proofErr w:type="spellEnd"/>
      <w:r w:rsidRPr="00DB25C4">
        <w:rPr>
          <w:rFonts w:cstheme="minorHAnsi"/>
          <w:color w:val="000000" w:themeColor="text1"/>
        </w:rPr>
        <w:t xml:space="preserve"> </w:t>
      </w:r>
      <w:proofErr w:type="spellStart"/>
      <w:r w:rsidRPr="00DB25C4">
        <w:rPr>
          <w:rFonts w:cstheme="minorHAnsi"/>
          <w:color w:val="000000" w:themeColor="text1"/>
        </w:rPr>
        <w:t>lanjut</w:t>
      </w:r>
      <w:proofErr w:type="spellEnd"/>
      <w:r w:rsidRPr="00DB25C4">
        <w:rPr>
          <w:rFonts w:cstheme="minorHAnsi"/>
          <w:color w:val="000000" w:themeColor="text1"/>
        </w:rPr>
        <w:t xml:space="preserve"> yang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diambil</w:t>
      </w:r>
      <w:proofErr w:type="spellEnd"/>
      <w:r w:rsidRPr="00DB25C4">
        <w:rPr>
          <w:rFonts w:cstheme="minorHAnsi"/>
          <w:color w:val="000000" w:themeColor="text1"/>
        </w:rPr>
        <w:t xml:space="preserve"> oleh </w:t>
      </w:r>
      <w:proofErr w:type="spellStart"/>
      <w:r w:rsidRPr="00DB25C4">
        <w:rPr>
          <w:rFonts w:cstheme="minorHAnsi"/>
          <w:color w:val="000000" w:themeColor="text1"/>
        </w:rPr>
        <w:t>upps</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rangka</w:t>
      </w:r>
      <w:proofErr w:type="spellEnd"/>
      <w:r w:rsidRPr="00DB25C4">
        <w:rPr>
          <w:rFonts w:cstheme="minorHAnsi"/>
          <w:color w:val="000000" w:themeColor="text1"/>
        </w:rPr>
        <w:t xml:space="preserve"> </w:t>
      </w:r>
      <w:proofErr w:type="spellStart"/>
      <w:r w:rsidRPr="00DB25C4">
        <w:rPr>
          <w:rFonts w:cstheme="minorHAnsi"/>
          <w:color w:val="000000" w:themeColor="text1"/>
        </w:rPr>
        <w:t>meningkatkan</w:t>
      </w:r>
      <w:proofErr w:type="spellEnd"/>
      <w:r w:rsidRPr="00DB25C4">
        <w:rPr>
          <w:rFonts w:cstheme="minorHAnsi"/>
          <w:color w:val="000000" w:themeColor="text1"/>
        </w:rPr>
        <w:t xml:space="preserve"> </w:t>
      </w:r>
      <w:proofErr w:type="spellStart"/>
      <w:r w:rsidRPr="00DB25C4">
        <w:rPr>
          <w:rFonts w:cstheme="minorHAnsi"/>
          <w:color w:val="000000" w:themeColor="text1"/>
        </w:rPr>
        <w:t>tingkat</w:t>
      </w:r>
      <w:proofErr w:type="spellEnd"/>
      <w:r w:rsidRPr="00DB25C4">
        <w:rPr>
          <w:rFonts w:cstheme="minorHAnsi"/>
          <w:color w:val="000000" w:themeColor="text1"/>
        </w:rPr>
        <w:t xml:space="preserve"> </w:t>
      </w:r>
      <w:proofErr w:type="spellStart"/>
      <w:r w:rsidRPr="00DB25C4">
        <w:rPr>
          <w:rFonts w:cstheme="minorHAnsi"/>
          <w:color w:val="000000" w:themeColor="text1"/>
        </w:rPr>
        <w:t>kepuasan</w:t>
      </w:r>
      <w:proofErr w:type="spellEnd"/>
      <w:r w:rsidRPr="00DB25C4">
        <w:rPr>
          <w:rFonts w:cstheme="minorHAnsi"/>
          <w:color w:val="000000" w:themeColor="text1"/>
        </w:rPr>
        <w:t xml:space="preserve"> </w:t>
      </w:r>
      <w:proofErr w:type="spellStart"/>
      <w:r w:rsidRPr="00DB25C4">
        <w:rPr>
          <w:rFonts w:cstheme="minorHAnsi"/>
          <w:color w:val="000000" w:themeColor="text1"/>
        </w:rPr>
        <w:t>mahasiswa</w:t>
      </w:r>
      <w:proofErr w:type="spellEnd"/>
      <w:r w:rsidRPr="00DB25C4">
        <w:rPr>
          <w:rFonts w:cstheme="minorHAnsi"/>
          <w:color w:val="000000" w:themeColor="text1"/>
        </w:rPr>
        <w:t xml:space="preserve"> </w:t>
      </w:r>
      <w:proofErr w:type="spellStart"/>
      <w:r w:rsidRPr="00DB25C4">
        <w:rPr>
          <w:rFonts w:cstheme="minorHAnsi"/>
          <w:color w:val="000000" w:themeColor="text1"/>
        </w:rPr>
        <w:t>terhadap</w:t>
      </w:r>
      <w:proofErr w:type="spellEnd"/>
      <w:r w:rsidRPr="00DB25C4">
        <w:rPr>
          <w:rFonts w:cstheme="minorHAnsi"/>
          <w:color w:val="000000" w:themeColor="text1"/>
        </w:rPr>
        <w:t xml:space="preserve"> </w:t>
      </w:r>
      <w:proofErr w:type="spellStart"/>
      <w:r w:rsidRPr="00DB25C4">
        <w:rPr>
          <w:rFonts w:cstheme="minorHAnsi"/>
          <w:color w:val="000000" w:themeColor="text1"/>
        </w:rPr>
        <w:t>kinerja</w:t>
      </w:r>
      <w:proofErr w:type="spellEnd"/>
      <w:r w:rsidRPr="00DB25C4">
        <w:rPr>
          <w:rFonts w:cstheme="minorHAnsi"/>
          <w:color w:val="000000" w:themeColor="text1"/>
        </w:rPr>
        <w:t xml:space="preserve"> </w:t>
      </w:r>
      <w:proofErr w:type="spellStart"/>
      <w:r w:rsidRPr="00DB25C4">
        <w:rPr>
          <w:rFonts w:cstheme="minorHAnsi"/>
          <w:color w:val="000000" w:themeColor="text1"/>
        </w:rPr>
        <w:t>mengajar</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r w:rsidRPr="00DB25C4">
        <w:rPr>
          <w:rFonts w:cstheme="minorHAnsi"/>
          <w:color w:val="000000" w:themeColor="text1"/>
        </w:rPr>
        <w:t xml:space="preserve">, </w:t>
      </w:r>
      <w:proofErr w:type="spellStart"/>
      <w:r w:rsidRPr="00DB25C4">
        <w:rPr>
          <w:rFonts w:cstheme="minorHAnsi"/>
          <w:color w:val="000000" w:themeColor="text1"/>
        </w:rPr>
        <w:t>pelayanan</w:t>
      </w:r>
      <w:proofErr w:type="spellEnd"/>
      <w:r w:rsidRPr="00DB25C4">
        <w:rPr>
          <w:rFonts w:cstheme="minorHAnsi"/>
          <w:color w:val="000000" w:themeColor="text1"/>
        </w:rPr>
        <w:t xml:space="preserve"> </w:t>
      </w:r>
      <w:proofErr w:type="spellStart"/>
      <w:r w:rsidRPr="00DB25C4">
        <w:rPr>
          <w:rFonts w:cstheme="minorHAnsi"/>
          <w:color w:val="000000" w:themeColor="text1"/>
        </w:rPr>
        <w:t>administrasi</w:t>
      </w:r>
      <w:proofErr w:type="spellEnd"/>
      <w:r w:rsidRPr="00DB25C4">
        <w:rPr>
          <w:rFonts w:cstheme="minorHAnsi"/>
          <w:color w:val="000000" w:themeColor="text1"/>
        </w:rPr>
        <w:t xml:space="preserve"> </w:t>
      </w:r>
      <w:proofErr w:type="spellStart"/>
      <w:r w:rsidRPr="00DB25C4">
        <w:rPr>
          <w:rFonts w:cstheme="minorHAnsi"/>
          <w:color w:val="000000" w:themeColor="text1"/>
        </w:rPr>
        <w:t>akademik</w:t>
      </w:r>
      <w:proofErr w:type="spellEnd"/>
      <w:r w:rsidRPr="00DB25C4">
        <w:rPr>
          <w:rFonts w:cstheme="minorHAnsi"/>
          <w:color w:val="000000" w:themeColor="text1"/>
        </w:rPr>
        <w:t xml:space="preserve">, dan </w:t>
      </w:r>
      <w:proofErr w:type="spellStart"/>
      <w:r w:rsidRPr="00DB25C4">
        <w:rPr>
          <w:rFonts w:cstheme="minorHAnsi"/>
          <w:color w:val="000000" w:themeColor="text1"/>
        </w:rPr>
        <w:t>prasarana</w:t>
      </w:r>
      <w:proofErr w:type="spellEnd"/>
      <w:r w:rsidRPr="00DB25C4">
        <w:rPr>
          <w:rFonts w:cstheme="minorHAnsi"/>
          <w:color w:val="000000" w:themeColor="text1"/>
        </w:rPr>
        <w:t>/</w:t>
      </w:r>
      <w:proofErr w:type="spellStart"/>
      <w:r w:rsidRPr="00DB25C4">
        <w:rPr>
          <w:rFonts w:cstheme="minorHAnsi"/>
          <w:color w:val="000000" w:themeColor="text1"/>
        </w:rPr>
        <w:t>sarana</w:t>
      </w:r>
      <w:proofErr w:type="spellEnd"/>
      <w:r w:rsidRPr="00DB25C4">
        <w:rPr>
          <w:rFonts w:cstheme="minorHAnsi"/>
          <w:color w:val="000000" w:themeColor="text1"/>
        </w:rPr>
        <w:t xml:space="preserve"> </w:t>
      </w:r>
      <w:proofErr w:type="spellStart"/>
      <w:r w:rsidRPr="00DB25C4">
        <w:rPr>
          <w:rFonts w:cstheme="minorHAnsi"/>
          <w:color w:val="000000" w:themeColor="text1"/>
        </w:rPr>
        <w:t>pembelajaran</w:t>
      </w:r>
      <w:proofErr w:type="spellEnd"/>
      <w:r w:rsidRPr="00DB25C4">
        <w:rPr>
          <w:rFonts w:cstheme="minorHAnsi"/>
          <w:color w:val="000000" w:themeColor="text1"/>
        </w:rPr>
        <w:t>.</w:t>
      </w:r>
    </w:p>
    <w:p w14:paraId="3CFD793E" w14:textId="77777777" w:rsidR="0076297E" w:rsidRPr="00DB25C4" w:rsidRDefault="0076297E" w:rsidP="00687314">
      <w:pPr>
        <w:spacing w:after="0" w:line="240" w:lineRule="auto"/>
        <w:jc w:val="both"/>
        <w:rPr>
          <w:rFonts w:cstheme="minorHAnsi"/>
          <w:color w:val="000000" w:themeColor="text1"/>
        </w:rPr>
      </w:pPr>
    </w:p>
    <w:tbl>
      <w:tblPr>
        <w:tblW w:w="0" w:type="auto"/>
        <w:tblLayout w:type="fixed"/>
        <w:tblLook w:val="04A0" w:firstRow="1" w:lastRow="0" w:firstColumn="1" w:lastColumn="0" w:noHBand="0" w:noVBand="1"/>
      </w:tblPr>
      <w:tblGrid>
        <w:gridCol w:w="780"/>
        <w:gridCol w:w="1994"/>
        <w:gridCol w:w="6241"/>
      </w:tblGrid>
      <w:tr w:rsidR="0076297E" w:rsidRPr="00DB25C4" w14:paraId="5778E9B2" w14:textId="77777777" w:rsidTr="00CD4E67">
        <w:trPr>
          <w:trHeight w:val="30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tcPr>
          <w:p w14:paraId="63211624" w14:textId="77777777" w:rsidR="0076297E" w:rsidRPr="00DB25C4" w:rsidRDefault="0076297E" w:rsidP="00687314">
            <w:pPr>
              <w:spacing w:after="0" w:line="240" w:lineRule="auto"/>
              <w:jc w:val="center"/>
              <w:rPr>
                <w:rFonts w:cstheme="minorHAnsi"/>
              </w:rPr>
            </w:pPr>
            <w:r w:rsidRPr="00DB25C4">
              <w:rPr>
                <w:rFonts w:eastAsia="Calibri" w:cstheme="minorHAnsi"/>
                <w:b/>
                <w:bCs/>
              </w:rPr>
              <w:t>No</w:t>
            </w:r>
          </w:p>
        </w:tc>
        <w:tc>
          <w:tcPr>
            <w:tcW w:w="1994" w:type="dxa"/>
            <w:tcBorders>
              <w:top w:val="single" w:sz="8" w:space="0" w:color="auto"/>
              <w:left w:val="single" w:sz="8" w:space="0" w:color="auto"/>
              <w:bottom w:val="single" w:sz="8" w:space="0" w:color="auto"/>
              <w:right w:val="single" w:sz="8" w:space="0" w:color="auto"/>
            </w:tcBorders>
            <w:tcMar>
              <w:left w:w="108" w:type="dxa"/>
              <w:right w:w="108" w:type="dxa"/>
            </w:tcMar>
          </w:tcPr>
          <w:p w14:paraId="075B3C06" w14:textId="77777777" w:rsidR="0076297E" w:rsidRPr="00DB25C4" w:rsidRDefault="0076297E" w:rsidP="00687314">
            <w:pPr>
              <w:spacing w:after="0" w:line="240" w:lineRule="auto"/>
              <w:jc w:val="center"/>
              <w:rPr>
                <w:rFonts w:cstheme="minorHAnsi"/>
              </w:rPr>
            </w:pPr>
            <w:proofErr w:type="spellStart"/>
            <w:r w:rsidRPr="00DB25C4">
              <w:rPr>
                <w:rFonts w:eastAsia="Calibri" w:cstheme="minorHAnsi"/>
                <w:b/>
                <w:bCs/>
              </w:rPr>
              <w:t>Aspek</w:t>
            </w:r>
            <w:proofErr w:type="spellEnd"/>
          </w:p>
        </w:tc>
        <w:tc>
          <w:tcPr>
            <w:tcW w:w="6241" w:type="dxa"/>
            <w:tcBorders>
              <w:top w:val="single" w:sz="8" w:space="0" w:color="auto"/>
              <w:left w:val="single" w:sz="8" w:space="0" w:color="auto"/>
              <w:bottom w:val="single" w:sz="8" w:space="0" w:color="auto"/>
              <w:right w:val="single" w:sz="8" w:space="0" w:color="auto"/>
            </w:tcBorders>
            <w:tcMar>
              <w:left w:w="108" w:type="dxa"/>
              <w:right w:w="108" w:type="dxa"/>
            </w:tcMar>
          </w:tcPr>
          <w:p w14:paraId="521A5698" w14:textId="77777777" w:rsidR="0076297E" w:rsidRPr="00DB25C4" w:rsidRDefault="0076297E" w:rsidP="00687314">
            <w:pPr>
              <w:spacing w:after="0" w:line="240" w:lineRule="auto"/>
              <w:jc w:val="center"/>
              <w:rPr>
                <w:rFonts w:cstheme="minorHAnsi"/>
              </w:rPr>
            </w:pPr>
            <w:proofErr w:type="spellStart"/>
            <w:r w:rsidRPr="00DB25C4">
              <w:rPr>
                <w:rFonts w:eastAsia="Calibri" w:cstheme="minorHAnsi"/>
                <w:b/>
                <w:bCs/>
              </w:rPr>
              <w:t>Tindak</w:t>
            </w:r>
            <w:proofErr w:type="spellEnd"/>
            <w:r w:rsidRPr="00DB25C4">
              <w:rPr>
                <w:rFonts w:eastAsia="Calibri" w:cstheme="minorHAnsi"/>
                <w:b/>
                <w:bCs/>
              </w:rPr>
              <w:t xml:space="preserve"> </w:t>
            </w:r>
            <w:proofErr w:type="spellStart"/>
            <w:r w:rsidRPr="00DB25C4">
              <w:rPr>
                <w:rFonts w:eastAsia="Calibri" w:cstheme="minorHAnsi"/>
                <w:b/>
                <w:bCs/>
              </w:rPr>
              <w:t>Lanjut</w:t>
            </w:r>
            <w:proofErr w:type="spellEnd"/>
          </w:p>
        </w:tc>
      </w:tr>
      <w:tr w:rsidR="0076297E" w:rsidRPr="00DB25C4" w14:paraId="2A58E958" w14:textId="77777777" w:rsidTr="00CD4E67">
        <w:trPr>
          <w:trHeight w:val="30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tcPr>
          <w:p w14:paraId="54AA41C1" w14:textId="77777777" w:rsidR="0076297E" w:rsidRPr="00DB25C4" w:rsidRDefault="0076297E" w:rsidP="00687314">
            <w:pPr>
              <w:spacing w:after="0" w:line="240" w:lineRule="auto"/>
              <w:jc w:val="center"/>
              <w:rPr>
                <w:rFonts w:cstheme="minorHAnsi"/>
              </w:rPr>
            </w:pPr>
            <w:r w:rsidRPr="00DB25C4">
              <w:rPr>
                <w:rFonts w:eastAsia="Calibri" w:cstheme="minorHAnsi"/>
              </w:rPr>
              <w:t>1</w:t>
            </w:r>
          </w:p>
        </w:tc>
        <w:tc>
          <w:tcPr>
            <w:tcW w:w="1994" w:type="dxa"/>
            <w:tcBorders>
              <w:top w:val="single" w:sz="8" w:space="0" w:color="auto"/>
              <w:left w:val="single" w:sz="8" w:space="0" w:color="auto"/>
              <w:bottom w:val="single" w:sz="8" w:space="0" w:color="auto"/>
              <w:right w:val="single" w:sz="8" w:space="0" w:color="auto"/>
            </w:tcBorders>
            <w:tcMar>
              <w:left w:w="108" w:type="dxa"/>
              <w:right w:w="108" w:type="dxa"/>
            </w:tcMar>
          </w:tcPr>
          <w:p w14:paraId="22A97F21" w14:textId="77777777" w:rsidR="0076297E" w:rsidRPr="00DB25C4" w:rsidRDefault="0076297E" w:rsidP="00687314">
            <w:pPr>
              <w:spacing w:after="0" w:line="240" w:lineRule="auto"/>
              <w:rPr>
                <w:rFonts w:cstheme="minorHAnsi"/>
              </w:rPr>
            </w:pPr>
            <w:proofErr w:type="spellStart"/>
            <w:r w:rsidRPr="00DB25C4">
              <w:rPr>
                <w:rFonts w:eastAsia="Segoe UI" w:cstheme="minorHAnsi"/>
              </w:rPr>
              <w:t>Evaluasi</w:t>
            </w:r>
            <w:proofErr w:type="spellEnd"/>
            <w:r w:rsidRPr="00DB25C4">
              <w:rPr>
                <w:rFonts w:eastAsia="Segoe UI" w:cstheme="minorHAnsi"/>
              </w:rPr>
              <w:t xml:space="preserve"> </w:t>
            </w:r>
            <w:proofErr w:type="spellStart"/>
            <w:r w:rsidRPr="00DB25C4">
              <w:rPr>
                <w:rFonts w:eastAsia="Segoe UI" w:cstheme="minorHAnsi"/>
              </w:rPr>
              <w:t>kepuasan</w:t>
            </w:r>
            <w:proofErr w:type="spellEnd"/>
            <w:r w:rsidRPr="00DB25C4">
              <w:rPr>
                <w:rFonts w:eastAsia="Segoe UI" w:cstheme="minorHAnsi"/>
              </w:rPr>
              <w:t xml:space="preserve"> </w:t>
            </w:r>
            <w:proofErr w:type="spellStart"/>
            <w:r w:rsidRPr="00DB25C4">
              <w:rPr>
                <w:rFonts w:eastAsia="Segoe UI" w:cstheme="minorHAnsi"/>
              </w:rPr>
              <w:t>mahasiswa</w:t>
            </w:r>
            <w:proofErr w:type="spellEnd"/>
          </w:p>
        </w:tc>
        <w:tc>
          <w:tcPr>
            <w:tcW w:w="6241" w:type="dxa"/>
            <w:tcBorders>
              <w:top w:val="single" w:sz="8" w:space="0" w:color="auto"/>
              <w:left w:val="single" w:sz="8" w:space="0" w:color="auto"/>
              <w:bottom w:val="single" w:sz="8" w:space="0" w:color="auto"/>
              <w:right w:val="single" w:sz="8" w:space="0" w:color="auto"/>
            </w:tcBorders>
            <w:tcMar>
              <w:left w:w="108" w:type="dxa"/>
              <w:right w:w="108" w:type="dxa"/>
            </w:tcMar>
          </w:tcPr>
          <w:p w14:paraId="5B7ECBAF" w14:textId="77777777" w:rsidR="0076297E" w:rsidRPr="00DB25C4" w:rsidRDefault="0076297E" w:rsidP="00687314">
            <w:pPr>
              <w:spacing w:after="0" w:line="240" w:lineRule="auto"/>
              <w:rPr>
                <w:rFonts w:cstheme="minorHAnsi"/>
              </w:rPr>
            </w:pPr>
            <w:r w:rsidRPr="00DB25C4">
              <w:rPr>
                <w:rFonts w:eastAsia="Segoe UI" w:cstheme="minorHAnsi"/>
              </w:rPr>
              <w:t xml:space="preserve">Terus </w:t>
            </w:r>
            <w:proofErr w:type="spellStart"/>
            <w:r w:rsidRPr="00DB25C4">
              <w:rPr>
                <w:rFonts w:eastAsia="Segoe UI" w:cstheme="minorHAnsi"/>
              </w:rPr>
              <w:t>melaksanakan</w:t>
            </w:r>
            <w:proofErr w:type="spellEnd"/>
            <w:r w:rsidRPr="00DB25C4">
              <w:rPr>
                <w:rFonts w:eastAsia="Segoe UI" w:cstheme="minorHAnsi"/>
              </w:rPr>
              <w:t xml:space="preserve"> </w:t>
            </w:r>
            <w:proofErr w:type="spellStart"/>
            <w:r w:rsidRPr="00DB25C4">
              <w:rPr>
                <w:rFonts w:eastAsia="Segoe UI" w:cstheme="minorHAnsi"/>
              </w:rPr>
              <w:t>evaluasi</w:t>
            </w:r>
            <w:proofErr w:type="spellEnd"/>
            <w:r w:rsidRPr="00DB25C4">
              <w:rPr>
                <w:rFonts w:eastAsia="Segoe UI" w:cstheme="minorHAnsi"/>
              </w:rPr>
              <w:t xml:space="preserve"> </w:t>
            </w:r>
            <w:proofErr w:type="spellStart"/>
            <w:r w:rsidRPr="00DB25C4">
              <w:rPr>
                <w:rFonts w:eastAsia="Segoe UI" w:cstheme="minorHAnsi"/>
              </w:rPr>
              <w:t>kepuasan</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w:t>
            </w:r>
            <w:proofErr w:type="spellStart"/>
            <w:r w:rsidRPr="00DB25C4">
              <w:rPr>
                <w:rFonts w:eastAsia="Segoe UI" w:cstheme="minorHAnsi"/>
              </w:rPr>
              <w:t>secara</w:t>
            </w:r>
            <w:proofErr w:type="spellEnd"/>
            <w:r w:rsidRPr="00DB25C4">
              <w:rPr>
                <w:rFonts w:eastAsia="Segoe UI" w:cstheme="minorHAnsi"/>
              </w:rPr>
              <w:t xml:space="preserve"> </w:t>
            </w:r>
            <w:proofErr w:type="spellStart"/>
            <w:r w:rsidRPr="00DB25C4">
              <w:rPr>
                <w:rFonts w:eastAsia="Segoe UI" w:cstheme="minorHAnsi"/>
              </w:rPr>
              <w:t>berkala</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instrumen</w:t>
            </w:r>
            <w:proofErr w:type="spellEnd"/>
            <w:r w:rsidRPr="00DB25C4">
              <w:rPr>
                <w:rFonts w:eastAsia="Segoe UI" w:cstheme="minorHAnsi"/>
              </w:rPr>
              <w:t xml:space="preserve"> yang valid dan </w:t>
            </w:r>
            <w:proofErr w:type="spellStart"/>
            <w:r w:rsidRPr="00DB25C4">
              <w:rPr>
                <w:rFonts w:eastAsia="Segoe UI" w:cstheme="minorHAnsi"/>
              </w:rPr>
              <w:t>mudah</w:t>
            </w:r>
            <w:proofErr w:type="spellEnd"/>
            <w:r w:rsidRPr="00DB25C4">
              <w:rPr>
                <w:rFonts w:eastAsia="Segoe UI" w:cstheme="minorHAnsi"/>
              </w:rPr>
              <w:t xml:space="preserve"> </w:t>
            </w:r>
            <w:proofErr w:type="spellStart"/>
            <w:r w:rsidRPr="00DB25C4">
              <w:rPr>
                <w:rFonts w:eastAsia="Segoe UI" w:cstheme="minorHAnsi"/>
              </w:rPr>
              <w:t>digunakan</w:t>
            </w:r>
            <w:proofErr w:type="spellEnd"/>
            <w:r w:rsidRPr="00DB25C4">
              <w:rPr>
                <w:rFonts w:eastAsia="Segoe UI" w:cstheme="minorHAnsi"/>
              </w:rPr>
              <w:t xml:space="preserve"> </w:t>
            </w:r>
            <w:proofErr w:type="spellStart"/>
            <w:r w:rsidRPr="00DB25C4">
              <w:rPr>
                <w:rFonts w:eastAsia="Segoe UI" w:cstheme="minorHAnsi"/>
              </w:rPr>
              <w:t>serta</w:t>
            </w:r>
            <w:proofErr w:type="spellEnd"/>
            <w:r w:rsidRPr="00DB25C4">
              <w:rPr>
                <w:rFonts w:eastAsia="Segoe UI" w:cstheme="minorHAnsi"/>
              </w:rPr>
              <w:t xml:space="preserve"> </w:t>
            </w:r>
            <w:proofErr w:type="spellStart"/>
            <w:r w:rsidRPr="00DB25C4">
              <w:rPr>
                <w:rFonts w:eastAsia="Segoe UI" w:cstheme="minorHAnsi"/>
              </w:rPr>
              <w:t>menganalisis</w:t>
            </w:r>
            <w:proofErr w:type="spellEnd"/>
            <w:r w:rsidRPr="00DB25C4">
              <w:rPr>
                <w:rFonts w:eastAsia="Segoe UI" w:cstheme="minorHAnsi"/>
              </w:rPr>
              <w:t xml:space="preserve"> </w:t>
            </w:r>
            <w:proofErr w:type="spellStart"/>
            <w:r w:rsidRPr="00DB25C4">
              <w:rPr>
                <w:rFonts w:eastAsia="Segoe UI" w:cstheme="minorHAnsi"/>
              </w:rPr>
              <w:t>hasilnya</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metode</w:t>
            </w:r>
            <w:proofErr w:type="spellEnd"/>
            <w:r w:rsidRPr="00DB25C4">
              <w:rPr>
                <w:rFonts w:eastAsia="Segoe UI" w:cstheme="minorHAnsi"/>
              </w:rPr>
              <w:t xml:space="preserve"> yang </w:t>
            </w:r>
            <w:proofErr w:type="spellStart"/>
            <w:r w:rsidRPr="00DB25C4">
              <w:rPr>
                <w:rFonts w:eastAsia="Segoe UI" w:cstheme="minorHAnsi"/>
              </w:rPr>
              <w:t>tepat</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pengambilan</w:t>
            </w:r>
            <w:proofErr w:type="spellEnd"/>
            <w:r w:rsidRPr="00DB25C4">
              <w:rPr>
                <w:rFonts w:eastAsia="Segoe UI" w:cstheme="minorHAnsi"/>
              </w:rPr>
              <w:t xml:space="preserve"> </w:t>
            </w:r>
            <w:proofErr w:type="spellStart"/>
            <w:r w:rsidRPr="00DB25C4">
              <w:rPr>
                <w:rFonts w:eastAsia="Segoe UI" w:cstheme="minorHAnsi"/>
              </w:rPr>
              <w:t>keputusan</w:t>
            </w:r>
            <w:proofErr w:type="spellEnd"/>
            <w:r w:rsidRPr="00DB25C4">
              <w:rPr>
                <w:rFonts w:eastAsia="Segoe UI" w:cstheme="minorHAnsi"/>
              </w:rPr>
              <w:t xml:space="preserve"> dan </w:t>
            </w:r>
            <w:proofErr w:type="spellStart"/>
            <w:r w:rsidRPr="00DB25C4">
              <w:rPr>
                <w:rFonts w:eastAsia="Segoe UI" w:cstheme="minorHAnsi"/>
              </w:rPr>
              <w:t>perbaikan</w:t>
            </w:r>
            <w:proofErr w:type="spellEnd"/>
            <w:r w:rsidRPr="00DB25C4">
              <w:rPr>
                <w:rFonts w:eastAsia="Segoe UI" w:cstheme="minorHAnsi"/>
              </w:rPr>
              <w:t xml:space="preserve"> </w:t>
            </w:r>
            <w:proofErr w:type="spellStart"/>
            <w:r w:rsidRPr="00DB25C4">
              <w:rPr>
                <w:rFonts w:eastAsia="Segoe UI" w:cstheme="minorHAnsi"/>
              </w:rPr>
              <w:t>mutu</w:t>
            </w:r>
            <w:proofErr w:type="spellEnd"/>
            <w:r w:rsidRPr="00DB25C4">
              <w:rPr>
                <w:rFonts w:eastAsia="Segoe UI" w:cstheme="minorHAnsi"/>
              </w:rPr>
              <w:t xml:space="preserve"> </w:t>
            </w:r>
            <w:proofErr w:type="spellStart"/>
            <w:r w:rsidRPr="00DB25C4">
              <w:rPr>
                <w:rFonts w:eastAsia="Segoe UI" w:cstheme="minorHAnsi"/>
              </w:rPr>
              <w:t>pengajaran</w:t>
            </w:r>
            <w:proofErr w:type="spellEnd"/>
            <w:r w:rsidRPr="00DB25C4">
              <w:rPr>
                <w:rFonts w:eastAsia="Segoe UI" w:cstheme="minorHAnsi"/>
              </w:rPr>
              <w:t xml:space="preserve">. Terus </w:t>
            </w:r>
            <w:proofErr w:type="spellStart"/>
            <w:r w:rsidRPr="00DB25C4">
              <w:rPr>
                <w:rFonts w:eastAsia="Segoe UI" w:cstheme="minorHAnsi"/>
              </w:rPr>
              <w:t>mempublikasikan</w:t>
            </w:r>
            <w:proofErr w:type="spellEnd"/>
            <w:r w:rsidRPr="00DB25C4">
              <w:rPr>
                <w:rFonts w:eastAsia="Segoe UI" w:cstheme="minorHAnsi"/>
              </w:rPr>
              <w:t xml:space="preserve"> </w:t>
            </w:r>
            <w:proofErr w:type="spellStart"/>
            <w:r w:rsidRPr="00DB25C4">
              <w:rPr>
                <w:rFonts w:eastAsia="Segoe UI" w:cstheme="minorHAnsi"/>
              </w:rPr>
              <w:t>hasil</w:t>
            </w:r>
            <w:proofErr w:type="spellEnd"/>
            <w:r w:rsidRPr="00DB25C4">
              <w:rPr>
                <w:rFonts w:eastAsia="Segoe UI" w:cstheme="minorHAnsi"/>
              </w:rPr>
              <w:t xml:space="preserve"> </w:t>
            </w:r>
            <w:proofErr w:type="spellStart"/>
            <w:r w:rsidRPr="00DB25C4">
              <w:rPr>
                <w:rFonts w:eastAsia="Segoe UI" w:cstheme="minorHAnsi"/>
              </w:rPr>
              <w:t>evaluasi</w:t>
            </w:r>
            <w:proofErr w:type="spellEnd"/>
            <w:r w:rsidRPr="00DB25C4">
              <w:rPr>
                <w:rFonts w:eastAsia="Segoe UI" w:cstheme="minorHAnsi"/>
              </w:rPr>
              <w:t xml:space="preserve"> yang </w:t>
            </w:r>
            <w:proofErr w:type="spellStart"/>
            <w:r w:rsidRPr="00DB25C4">
              <w:rPr>
                <w:rFonts w:eastAsia="Segoe UI" w:cstheme="minorHAnsi"/>
              </w:rPr>
              <w:t>mudah</w:t>
            </w:r>
            <w:proofErr w:type="spellEnd"/>
            <w:r w:rsidRPr="00DB25C4">
              <w:rPr>
                <w:rFonts w:eastAsia="Segoe UI" w:cstheme="minorHAnsi"/>
              </w:rPr>
              <w:t xml:space="preserve"> </w:t>
            </w:r>
            <w:proofErr w:type="spellStart"/>
            <w:r w:rsidRPr="00DB25C4">
              <w:rPr>
                <w:rFonts w:eastAsia="Segoe UI" w:cstheme="minorHAnsi"/>
              </w:rPr>
              <w:t>diakses</w:t>
            </w:r>
            <w:proofErr w:type="spellEnd"/>
            <w:r w:rsidRPr="00DB25C4">
              <w:rPr>
                <w:rFonts w:eastAsia="Segoe UI" w:cstheme="minorHAnsi"/>
              </w:rPr>
              <w:t xml:space="preserve"> oleh </w:t>
            </w:r>
            <w:proofErr w:type="spellStart"/>
            <w:r w:rsidRPr="00DB25C4">
              <w:rPr>
                <w:rFonts w:eastAsia="Segoe UI" w:cstheme="minorHAnsi"/>
              </w:rPr>
              <w:t>semua</w:t>
            </w:r>
            <w:proofErr w:type="spellEnd"/>
            <w:r w:rsidRPr="00DB25C4">
              <w:rPr>
                <w:rFonts w:eastAsia="Segoe UI" w:cstheme="minorHAnsi"/>
              </w:rPr>
              <w:t xml:space="preserve"> </w:t>
            </w:r>
            <w:proofErr w:type="spellStart"/>
            <w:r w:rsidRPr="00DB25C4">
              <w:rPr>
                <w:rFonts w:eastAsia="Segoe UI" w:cstheme="minorHAnsi"/>
              </w:rPr>
              <w:t>pihak</w:t>
            </w:r>
            <w:proofErr w:type="spellEnd"/>
            <w:r w:rsidRPr="00DB25C4">
              <w:rPr>
                <w:rFonts w:eastAsia="Segoe UI" w:cstheme="minorHAnsi"/>
              </w:rPr>
              <w:t xml:space="preserve">, dan </w:t>
            </w:r>
            <w:proofErr w:type="spellStart"/>
            <w:r w:rsidRPr="00DB25C4">
              <w:rPr>
                <w:rFonts w:eastAsia="Segoe UI" w:cstheme="minorHAnsi"/>
              </w:rPr>
              <w:t>berfokus</w:t>
            </w:r>
            <w:proofErr w:type="spellEnd"/>
            <w:r w:rsidRPr="00DB25C4">
              <w:rPr>
                <w:rFonts w:eastAsia="Segoe UI" w:cstheme="minorHAnsi"/>
              </w:rPr>
              <w:t xml:space="preserve"> pada </w:t>
            </w:r>
            <w:proofErr w:type="spellStart"/>
            <w:r w:rsidRPr="00DB25C4">
              <w:rPr>
                <w:rFonts w:eastAsia="Segoe UI" w:cstheme="minorHAnsi"/>
              </w:rPr>
              <w:t>poin-poin</w:t>
            </w:r>
            <w:proofErr w:type="spellEnd"/>
            <w:r w:rsidRPr="00DB25C4">
              <w:rPr>
                <w:rFonts w:eastAsia="Segoe UI" w:cstheme="minorHAnsi"/>
              </w:rPr>
              <w:t xml:space="preserve"> yang </w:t>
            </w:r>
            <w:proofErr w:type="spellStart"/>
            <w:r w:rsidRPr="00DB25C4">
              <w:rPr>
                <w:rFonts w:eastAsia="Segoe UI" w:cstheme="minorHAnsi"/>
              </w:rPr>
              <w:t>telah</w:t>
            </w:r>
            <w:proofErr w:type="spellEnd"/>
            <w:r w:rsidRPr="00DB25C4">
              <w:rPr>
                <w:rFonts w:eastAsia="Segoe UI" w:cstheme="minorHAnsi"/>
              </w:rPr>
              <w:t xml:space="preserve"> </w:t>
            </w:r>
            <w:proofErr w:type="spellStart"/>
            <w:r w:rsidRPr="00DB25C4">
              <w:rPr>
                <w:rFonts w:eastAsia="Segoe UI" w:cstheme="minorHAnsi"/>
              </w:rPr>
              <w:t>diakui</w:t>
            </w:r>
            <w:proofErr w:type="spellEnd"/>
            <w:r w:rsidRPr="00DB25C4">
              <w:rPr>
                <w:rFonts w:eastAsia="Segoe UI" w:cstheme="minorHAnsi"/>
              </w:rPr>
              <w:t xml:space="preserve"> </w:t>
            </w:r>
            <w:proofErr w:type="spellStart"/>
            <w:r w:rsidRPr="00DB25C4">
              <w:rPr>
                <w:rFonts w:eastAsia="Segoe UI" w:cstheme="minorHAnsi"/>
              </w:rPr>
              <w:t>sebagai</w:t>
            </w:r>
            <w:proofErr w:type="spellEnd"/>
            <w:r w:rsidRPr="00DB25C4">
              <w:rPr>
                <w:rFonts w:eastAsia="Segoe UI" w:cstheme="minorHAnsi"/>
              </w:rPr>
              <w:t xml:space="preserve"> </w:t>
            </w:r>
            <w:proofErr w:type="spellStart"/>
            <w:r w:rsidRPr="00DB25C4">
              <w:rPr>
                <w:rFonts w:eastAsia="Segoe UI" w:cstheme="minorHAnsi"/>
              </w:rPr>
              <w:t>kekuatan</w:t>
            </w:r>
            <w:proofErr w:type="spellEnd"/>
          </w:p>
        </w:tc>
      </w:tr>
      <w:tr w:rsidR="0076297E" w:rsidRPr="00DB25C4" w14:paraId="4E022C26" w14:textId="77777777" w:rsidTr="00CD4E67">
        <w:trPr>
          <w:trHeight w:val="30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tcPr>
          <w:p w14:paraId="2FFC969B" w14:textId="77777777" w:rsidR="0076297E" w:rsidRPr="00DB25C4" w:rsidRDefault="0076297E" w:rsidP="00687314">
            <w:pPr>
              <w:spacing w:after="0" w:line="240" w:lineRule="auto"/>
              <w:jc w:val="center"/>
              <w:rPr>
                <w:rFonts w:cstheme="minorHAnsi"/>
              </w:rPr>
            </w:pPr>
            <w:r w:rsidRPr="00DB25C4">
              <w:rPr>
                <w:rFonts w:eastAsia="Calibri" w:cstheme="minorHAnsi"/>
              </w:rPr>
              <w:t>2</w:t>
            </w:r>
          </w:p>
        </w:tc>
        <w:tc>
          <w:tcPr>
            <w:tcW w:w="1994" w:type="dxa"/>
            <w:tcBorders>
              <w:top w:val="single" w:sz="8" w:space="0" w:color="auto"/>
              <w:left w:val="single" w:sz="8" w:space="0" w:color="auto"/>
              <w:bottom w:val="single" w:sz="8" w:space="0" w:color="auto"/>
              <w:right w:val="single" w:sz="8" w:space="0" w:color="auto"/>
            </w:tcBorders>
            <w:tcMar>
              <w:left w:w="108" w:type="dxa"/>
              <w:right w:w="108" w:type="dxa"/>
            </w:tcMar>
          </w:tcPr>
          <w:p w14:paraId="082A96A6" w14:textId="77777777" w:rsidR="0076297E" w:rsidRPr="00DB25C4" w:rsidRDefault="0076297E" w:rsidP="00687314">
            <w:pPr>
              <w:spacing w:after="0" w:line="240" w:lineRule="auto"/>
              <w:rPr>
                <w:rFonts w:cstheme="minorHAnsi"/>
              </w:rPr>
            </w:pPr>
            <w:proofErr w:type="spellStart"/>
            <w:r w:rsidRPr="00DB25C4">
              <w:rPr>
                <w:rFonts w:eastAsia="Calibri" w:cstheme="minorHAnsi"/>
              </w:rPr>
              <w:t>Pelatihan</w:t>
            </w:r>
            <w:proofErr w:type="spellEnd"/>
            <w:r w:rsidRPr="00DB25C4">
              <w:rPr>
                <w:rFonts w:eastAsia="Calibri" w:cstheme="minorHAnsi"/>
              </w:rPr>
              <w:t xml:space="preserve"> dan </w:t>
            </w:r>
            <w:proofErr w:type="spellStart"/>
            <w:r w:rsidRPr="00DB25C4">
              <w:rPr>
                <w:rFonts w:eastAsia="Calibri" w:cstheme="minorHAnsi"/>
              </w:rPr>
              <w:t>Efesiensi</w:t>
            </w:r>
            <w:proofErr w:type="spellEnd"/>
            <w:r w:rsidRPr="00DB25C4">
              <w:rPr>
                <w:rFonts w:eastAsia="Calibri" w:cstheme="minorHAnsi"/>
              </w:rPr>
              <w:t xml:space="preserve"> </w:t>
            </w:r>
            <w:proofErr w:type="spellStart"/>
            <w:r w:rsidRPr="00DB25C4">
              <w:rPr>
                <w:rFonts w:eastAsia="Calibri" w:cstheme="minorHAnsi"/>
              </w:rPr>
              <w:t>Administrasi</w:t>
            </w:r>
            <w:proofErr w:type="spellEnd"/>
          </w:p>
        </w:tc>
        <w:tc>
          <w:tcPr>
            <w:tcW w:w="6241" w:type="dxa"/>
            <w:tcBorders>
              <w:top w:val="single" w:sz="8" w:space="0" w:color="auto"/>
              <w:left w:val="single" w:sz="8" w:space="0" w:color="auto"/>
              <w:bottom w:val="single" w:sz="8" w:space="0" w:color="auto"/>
              <w:right w:val="single" w:sz="8" w:space="0" w:color="auto"/>
            </w:tcBorders>
            <w:tcMar>
              <w:left w:w="108" w:type="dxa"/>
              <w:right w:w="108" w:type="dxa"/>
            </w:tcMar>
          </w:tcPr>
          <w:p w14:paraId="64E205B7" w14:textId="77777777" w:rsidR="0076297E" w:rsidRPr="00DB25C4" w:rsidRDefault="0076297E" w:rsidP="00687314">
            <w:pPr>
              <w:spacing w:after="0" w:line="240" w:lineRule="auto"/>
              <w:rPr>
                <w:rFonts w:cstheme="minorHAnsi"/>
              </w:rPr>
            </w:pPr>
            <w:proofErr w:type="spellStart"/>
            <w:r w:rsidRPr="00DB25C4">
              <w:rPr>
                <w:rFonts w:eastAsia="Segoe UI" w:cstheme="minorHAnsi"/>
              </w:rPr>
              <w:t>Memberikan</w:t>
            </w:r>
            <w:proofErr w:type="spellEnd"/>
            <w:r w:rsidRPr="00DB25C4">
              <w:rPr>
                <w:rFonts w:eastAsia="Segoe UI" w:cstheme="minorHAnsi"/>
              </w:rPr>
              <w:t xml:space="preserve"> </w:t>
            </w:r>
            <w:proofErr w:type="spellStart"/>
            <w:r w:rsidRPr="00DB25C4">
              <w:rPr>
                <w:rFonts w:eastAsia="Segoe UI" w:cstheme="minorHAnsi"/>
              </w:rPr>
              <w:t>pelatihan</w:t>
            </w:r>
            <w:proofErr w:type="spellEnd"/>
            <w:r w:rsidRPr="00DB25C4">
              <w:rPr>
                <w:rFonts w:eastAsia="Segoe UI" w:cstheme="minorHAnsi"/>
              </w:rPr>
              <w:t xml:space="preserve"> dan </w:t>
            </w:r>
            <w:proofErr w:type="spellStart"/>
            <w:r w:rsidRPr="00DB25C4">
              <w:rPr>
                <w:rFonts w:eastAsia="Segoe UI" w:cstheme="minorHAnsi"/>
              </w:rPr>
              <w:t>pembinaan</w:t>
            </w:r>
            <w:proofErr w:type="spellEnd"/>
            <w:r w:rsidRPr="00DB25C4">
              <w:rPr>
                <w:rFonts w:eastAsia="Segoe UI" w:cstheme="minorHAnsi"/>
              </w:rPr>
              <w:t xml:space="preserve"> </w:t>
            </w:r>
            <w:proofErr w:type="spellStart"/>
            <w:r w:rsidRPr="00DB25C4">
              <w:rPr>
                <w:rFonts w:eastAsia="Segoe UI" w:cstheme="minorHAnsi"/>
              </w:rPr>
              <w:t>kepada</w:t>
            </w:r>
            <w:proofErr w:type="spellEnd"/>
            <w:r w:rsidRPr="00DB25C4">
              <w:rPr>
                <w:rFonts w:eastAsia="Segoe UI" w:cstheme="minorHAnsi"/>
              </w:rPr>
              <w:t xml:space="preserve"> </w:t>
            </w:r>
            <w:proofErr w:type="spellStart"/>
            <w:r w:rsidRPr="00DB25C4">
              <w:rPr>
                <w:rFonts w:eastAsia="Segoe UI" w:cstheme="minorHAnsi"/>
              </w:rPr>
              <w:t>dosen</w:t>
            </w:r>
            <w:proofErr w:type="spellEnd"/>
            <w:r w:rsidRPr="00DB25C4">
              <w:rPr>
                <w:rFonts w:eastAsia="Segoe UI" w:cstheme="minorHAnsi"/>
              </w:rPr>
              <w:t xml:space="preserve"> </w:t>
            </w:r>
            <w:proofErr w:type="spellStart"/>
            <w:r w:rsidRPr="00DB25C4">
              <w:rPr>
                <w:rFonts w:eastAsia="Segoe UI" w:cstheme="minorHAnsi"/>
              </w:rPr>
              <w:t>dalam</w:t>
            </w:r>
            <w:proofErr w:type="spellEnd"/>
            <w:r w:rsidRPr="00DB25C4">
              <w:rPr>
                <w:rFonts w:eastAsia="Segoe UI" w:cstheme="minorHAnsi"/>
              </w:rPr>
              <w:t xml:space="preserve"> </w:t>
            </w:r>
            <w:proofErr w:type="spellStart"/>
            <w:r w:rsidRPr="00DB25C4">
              <w:rPr>
                <w:rFonts w:eastAsia="Segoe UI" w:cstheme="minorHAnsi"/>
              </w:rPr>
              <w:t>hal</w:t>
            </w:r>
            <w:proofErr w:type="spellEnd"/>
            <w:r w:rsidRPr="00DB25C4">
              <w:rPr>
                <w:rFonts w:eastAsia="Segoe UI" w:cstheme="minorHAnsi"/>
              </w:rPr>
              <w:t xml:space="preserve"> </w:t>
            </w:r>
            <w:proofErr w:type="spellStart"/>
            <w:r w:rsidRPr="00DB25C4">
              <w:rPr>
                <w:rFonts w:eastAsia="Segoe UI" w:cstheme="minorHAnsi"/>
              </w:rPr>
              <w:t>cara</w:t>
            </w:r>
            <w:proofErr w:type="spellEnd"/>
            <w:r w:rsidRPr="00DB25C4">
              <w:rPr>
                <w:rFonts w:eastAsia="Segoe UI" w:cstheme="minorHAnsi"/>
              </w:rPr>
              <w:t xml:space="preserve"> </w:t>
            </w:r>
            <w:proofErr w:type="spellStart"/>
            <w:r w:rsidRPr="00DB25C4">
              <w:rPr>
                <w:rFonts w:eastAsia="Segoe UI" w:cstheme="minorHAnsi"/>
              </w:rPr>
              <w:t>mengajar</w:t>
            </w:r>
            <w:proofErr w:type="spellEnd"/>
            <w:r w:rsidRPr="00DB25C4">
              <w:rPr>
                <w:rFonts w:eastAsia="Segoe UI" w:cstheme="minorHAnsi"/>
              </w:rPr>
              <w:t xml:space="preserve"> dan </w:t>
            </w:r>
            <w:proofErr w:type="spellStart"/>
            <w:r w:rsidRPr="00DB25C4">
              <w:rPr>
                <w:rFonts w:eastAsia="Segoe UI" w:cstheme="minorHAnsi"/>
              </w:rPr>
              <w:t>berinteraksi</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w:t>
            </w:r>
            <w:proofErr w:type="spellStart"/>
            <w:r w:rsidRPr="00DB25C4">
              <w:rPr>
                <w:rFonts w:eastAsia="Segoe UI" w:cstheme="minorHAnsi"/>
              </w:rPr>
              <w:t>materi</w:t>
            </w:r>
            <w:proofErr w:type="spellEnd"/>
            <w:r w:rsidRPr="00DB25C4">
              <w:rPr>
                <w:rFonts w:eastAsia="Segoe UI" w:cstheme="minorHAnsi"/>
              </w:rPr>
              <w:t xml:space="preserve"> yang </w:t>
            </w:r>
            <w:proofErr w:type="spellStart"/>
            <w:r w:rsidRPr="00DB25C4">
              <w:rPr>
                <w:rFonts w:eastAsia="Segoe UI" w:cstheme="minorHAnsi"/>
              </w:rPr>
              <w:t>diajarkan</w:t>
            </w:r>
            <w:proofErr w:type="spellEnd"/>
            <w:r w:rsidRPr="00DB25C4">
              <w:rPr>
                <w:rFonts w:eastAsia="Segoe UI" w:cstheme="minorHAnsi"/>
              </w:rPr>
              <w:t xml:space="preserve">, dan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komunikasi</w:t>
            </w:r>
            <w:proofErr w:type="spellEnd"/>
            <w:r w:rsidRPr="00DB25C4">
              <w:rPr>
                <w:rFonts w:eastAsia="Segoe UI" w:cstheme="minorHAnsi"/>
              </w:rPr>
              <w:t xml:space="preserve"> </w:t>
            </w:r>
            <w:proofErr w:type="spellStart"/>
            <w:r w:rsidRPr="00DB25C4">
              <w:rPr>
                <w:rFonts w:eastAsia="Segoe UI" w:cstheme="minorHAnsi"/>
              </w:rPr>
              <w:t>antara</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dan </w:t>
            </w:r>
            <w:proofErr w:type="spellStart"/>
            <w:r w:rsidRPr="00DB25C4">
              <w:rPr>
                <w:rFonts w:eastAsia="Segoe UI" w:cstheme="minorHAnsi"/>
              </w:rPr>
              <w:t>dosen</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w:t>
            </w:r>
            <w:proofErr w:type="spellStart"/>
            <w:r w:rsidRPr="00DB25C4">
              <w:rPr>
                <w:rFonts w:eastAsia="Segoe UI" w:cstheme="minorHAnsi"/>
              </w:rPr>
              <w:t>layanan</w:t>
            </w:r>
            <w:proofErr w:type="spellEnd"/>
            <w:r w:rsidRPr="00DB25C4">
              <w:rPr>
                <w:rFonts w:eastAsia="Segoe UI" w:cstheme="minorHAnsi"/>
              </w:rPr>
              <w:t xml:space="preserve"> </w:t>
            </w:r>
            <w:proofErr w:type="spellStart"/>
            <w:r w:rsidRPr="00DB25C4">
              <w:rPr>
                <w:rFonts w:eastAsia="Segoe UI" w:cstheme="minorHAnsi"/>
              </w:rPr>
              <w:t>dosen</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efisiensi</w:t>
            </w:r>
            <w:proofErr w:type="spellEnd"/>
            <w:r w:rsidRPr="00DB25C4">
              <w:rPr>
                <w:rFonts w:eastAsia="Segoe UI" w:cstheme="minorHAnsi"/>
              </w:rPr>
              <w:t xml:space="preserve"> proses </w:t>
            </w:r>
            <w:proofErr w:type="spellStart"/>
            <w:r w:rsidRPr="00DB25C4">
              <w:rPr>
                <w:rFonts w:eastAsia="Segoe UI" w:cstheme="minorHAnsi"/>
              </w:rPr>
              <w:t>administrasi</w:t>
            </w:r>
            <w:proofErr w:type="spellEnd"/>
            <w:r w:rsidRPr="00DB25C4">
              <w:rPr>
                <w:rFonts w:eastAsia="Segoe UI" w:cstheme="minorHAnsi"/>
              </w:rPr>
              <w:t xml:space="preserve"> dan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w:t>
            </w:r>
            <w:proofErr w:type="spellStart"/>
            <w:r w:rsidRPr="00DB25C4">
              <w:rPr>
                <w:rFonts w:eastAsia="Segoe UI" w:cstheme="minorHAnsi"/>
              </w:rPr>
              <w:t>pelayanan</w:t>
            </w:r>
            <w:proofErr w:type="spellEnd"/>
            <w:r w:rsidRPr="00DB25C4">
              <w:rPr>
                <w:rFonts w:eastAsia="Segoe UI" w:cstheme="minorHAnsi"/>
              </w:rPr>
              <w:t xml:space="preserve"> </w:t>
            </w:r>
            <w:proofErr w:type="spellStart"/>
            <w:r w:rsidRPr="00DB25C4">
              <w:rPr>
                <w:rFonts w:eastAsia="Segoe UI" w:cstheme="minorHAnsi"/>
              </w:rPr>
              <w:t>administrasi</w:t>
            </w:r>
            <w:proofErr w:type="spellEnd"/>
            <w:r w:rsidRPr="00DB25C4">
              <w:rPr>
                <w:rFonts w:eastAsia="Segoe UI" w:cstheme="minorHAnsi"/>
              </w:rPr>
              <w:t xml:space="preserve"> dan </w:t>
            </w:r>
            <w:proofErr w:type="spellStart"/>
            <w:r w:rsidRPr="00DB25C4">
              <w:rPr>
                <w:rFonts w:eastAsia="Segoe UI" w:cstheme="minorHAnsi"/>
              </w:rPr>
              <w:t>layanan</w:t>
            </w:r>
            <w:proofErr w:type="spellEnd"/>
            <w:r w:rsidRPr="00DB25C4">
              <w:rPr>
                <w:rFonts w:eastAsia="Segoe UI" w:cstheme="minorHAnsi"/>
              </w:rPr>
              <w:t xml:space="preserve"> non-</w:t>
            </w:r>
            <w:proofErr w:type="spellStart"/>
            <w:r w:rsidRPr="00DB25C4">
              <w:rPr>
                <w:rFonts w:eastAsia="Segoe UI" w:cstheme="minorHAnsi"/>
              </w:rPr>
              <w:t>akademik</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memenuhi</w:t>
            </w:r>
            <w:proofErr w:type="spellEnd"/>
            <w:r w:rsidRPr="00DB25C4">
              <w:rPr>
                <w:rFonts w:eastAsia="Segoe UI" w:cstheme="minorHAnsi"/>
              </w:rPr>
              <w:t xml:space="preserve"> </w:t>
            </w:r>
            <w:proofErr w:type="spellStart"/>
            <w:r w:rsidRPr="00DB25C4">
              <w:rPr>
                <w:rFonts w:eastAsia="Segoe UI" w:cstheme="minorHAnsi"/>
              </w:rPr>
              <w:t>kebutuhan</w:t>
            </w:r>
            <w:proofErr w:type="spellEnd"/>
            <w:r w:rsidRPr="00DB25C4">
              <w:rPr>
                <w:rFonts w:eastAsia="Segoe UI" w:cstheme="minorHAnsi"/>
              </w:rPr>
              <w:t xml:space="preserve"> </w:t>
            </w:r>
            <w:proofErr w:type="spellStart"/>
            <w:r w:rsidRPr="00DB25C4">
              <w:rPr>
                <w:rFonts w:eastAsia="Segoe UI" w:cstheme="minorHAnsi"/>
              </w:rPr>
              <w:t>mahasiswa</w:t>
            </w:r>
            <w:proofErr w:type="spellEnd"/>
            <w:r w:rsidRPr="00DB25C4">
              <w:rPr>
                <w:rFonts w:eastAsia="Segoe UI" w:cstheme="minorHAnsi"/>
              </w:rPr>
              <w:t xml:space="preserve">, dan </w:t>
            </w:r>
            <w:proofErr w:type="spellStart"/>
            <w:r w:rsidRPr="00DB25C4">
              <w:rPr>
                <w:rFonts w:eastAsia="Segoe UI" w:cstheme="minorHAnsi"/>
              </w:rPr>
              <w:t>fokus</w:t>
            </w:r>
            <w:proofErr w:type="spellEnd"/>
            <w:r w:rsidRPr="00DB25C4">
              <w:rPr>
                <w:rFonts w:eastAsia="Segoe UI" w:cstheme="minorHAnsi"/>
              </w:rPr>
              <w:t xml:space="preserve"> pada </w:t>
            </w:r>
            <w:proofErr w:type="spellStart"/>
            <w:r w:rsidRPr="00DB25C4">
              <w:rPr>
                <w:rFonts w:eastAsia="Segoe UI" w:cstheme="minorHAnsi"/>
              </w:rPr>
              <w:t>poin-poin</w:t>
            </w:r>
            <w:proofErr w:type="spellEnd"/>
            <w:r w:rsidRPr="00DB25C4">
              <w:rPr>
                <w:rFonts w:eastAsia="Segoe UI" w:cstheme="minorHAnsi"/>
              </w:rPr>
              <w:t xml:space="preserve"> yang </w:t>
            </w:r>
            <w:proofErr w:type="spellStart"/>
            <w:r w:rsidRPr="00DB25C4">
              <w:rPr>
                <w:rFonts w:eastAsia="Segoe UI" w:cstheme="minorHAnsi"/>
              </w:rPr>
              <w:t>telah</w:t>
            </w:r>
            <w:proofErr w:type="spellEnd"/>
            <w:r w:rsidRPr="00DB25C4">
              <w:rPr>
                <w:rFonts w:eastAsia="Segoe UI" w:cstheme="minorHAnsi"/>
              </w:rPr>
              <w:t xml:space="preserve"> </w:t>
            </w:r>
            <w:proofErr w:type="spellStart"/>
            <w:r w:rsidRPr="00DB25C4">
              <w:rPr>
                <w:rFonts w:eastAsia="Segoe UI" w:cstheme="minorHAnsi"/>
              </w:rPr>
              <w:t>diakui</w:t>
            </w:r>
            <w:proofErr w:type="spellEnd"/>
            <w:r w:rsidRPr="00DB25C4">
              <w:rPr>
                <w:rFonts w:eastAsia="Segoe UI" w:cstheme="minorHAnsi"/>
              </w:rPr>
              <w:t xml:space="preserve"> </w:t>
            </w:r>
            <w:proofErr w:type="spellStart"/>
            <w:r w:rsidRPr="00DB25C4">
              <w:rPr>
                <w:rFonts w:eastAsia="Segoe UI" w:cstheme="minorHAnsi"/>
              </w:rPr>
              <w:t>sebagai</w:t>
            </w:r>
            <w:proofErr w:type="spellEnd"/>
            <w:r w:rsidRPr="00DB25C4">
              <w:rPr>
                <w:rFonts w:eastAsia="Segoe UI" w:cstheme="minorHAnsi"/>
              </w:rPr>
              <w:t xml:space="preserve"> </w:t>
            </w:r>
            <w:proofErr w:type="spellStart"/>
            <w:r w:rsidRPr="00DB25C4">
              <w:rPr>
                <w:rFonts w:eastAsia="Segoe UI" w:cstheme="minorHAnsi"/>
              </w:rPr>
              <w:t>kelemahan</w:t>
            </w:r>
            <w:proofErr w:type="spellEnd"/>
            <w:r w:rsidRPr="00DB25C4">
              <w:rPr>
                <w:rFonts w:eastAsia="Segoe UI" w:cstheme="minorHAnsi"/>
              </w:rPr>
              <w:t xml:space="preserve">. </w:t>
            </w:r>
          </w:p>
        </w:tc>
      </w:tr>
      <w:tr w:rsidR="0076297E" w:rsidRPr="00DB25C4" w14:paraId="1D55373A" w14:textId="77777777" w:rsidTr="00CD4E67">
        <w:trPr>
          <w:trHeight w:val="30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tcPr>
          <w:p w14:paraId="44649282" w14:textId="77777777" w:rsidR="0076297E" w:rsidRPr="00DB25C4" w:rsidRDefault="0076297E" w:rsidP="00687314">
            <w:pPr>
              <w:spacing w:after="0" w:line="240" w:lineRule="auto"/>
              <w:jc w:val="center"/>
              <w:rPr>
                <w:rFonts w:cstheme="minorHAnsi"/>
              </w:rPr>
            </w:pPr>
            <w:r w:rsidRPr="00DB25C4">
              <w:rPr>
                <w:rFonts w:eastAsia="Calibri" w:cstheme="minorHAnsi"/>
              </w:rPr>
              <w:t>3</w:t>
            </w:r>
          </w:p>
        </w:tc>
        <w:tc>
          <w:tcPr>
            <w:tcW w:w="1994" w:type="dxa"/>
            <w:tcBorders>
              <w:top w:val="single" w:sz="8" w:space="0" w:color="auto"/>
              <w:left w:val="single" w:sz="8" w:space="0" w:color="auto"/>
              <w:bottom w:val="single" w:sz="8" w:space="0" w:color="auto"/>
              <w:right w:val="single" w:sz="8" w:space="0" w:color="auto"/>
            </w:tcBorders>
            <w:tcMar>
              <w:left w:w="108" w:type="dxa"/>
              <w:right w:w="108" w:type="dxa"/>
            </w:tcMar>
          </w:tcPr>
          <w:p w14:paraId="615563DC" w14:textId="77777777" w:rsidR="0076297E" w:rsidRPr="00DB25C4" w:rsidRDefault="0076297E" w:rsidP="00687314">
            <w:pPr>
              <w:spacing w:after="0" w:line="240" w:lineRule="auto"/>
              <w:rPr>
                <w:rFonts w:cstheme="minorHAnsi"/>
              </w:rPr>
            </w:pPr>
            <w:proofErr w:type="spellStart"/>
            <w:r w:rsidRPr="00DB25C4">
              <w:rPr>
                <w:rFonts w:eastAsia="Calibri" w:cstheme="minorHAnsi"/>
              </w:rPr>
              <w:t>Fasilitas</w:t>
            </w:r>
            <w:proofErr w:type="spellEnd"/>
            <w:r w:rsidRPr="00DB25C4">
              <w:rPr>
                <w:rFonts w:eastAsia="Calibri" w:cstheme="minorHAnsi"/>
              </w:rPr>
              <w:t xml:space="preserve"> </w:t>
            </w:r>
            <w:proofErr w:type="spellStart"/>
            <w:r w:rsidRPr="00DB25C4">
              <w:rPr>
                <w:rFonts w:eastAsia="Calibri" w:cstheme="minorHAnsi"/>
              </w:rPr>
              <w:t>Mahasiswa</w:t>
            </w:r>
            <w:proofErr w:type="spellEnd"/>
          </w:p>
        </w:tc>
        <w:tc>
          <w:tcPr>
            <w:tcW w:w="6241" w:type="dxa"/>
            <w:tcBorders>
              <w:top w:val="single" w:sz="8" w:space="0" w:color="auto"/>
              <w:left w:val="single" w:sz="8" w:space="0" w:color="auto"/>
              <w:bottom w:val="single" w:sz="8" w:space="0" w:color="auto"/>
              <w:right w:val="single" w:sz="8" w:space="0" w:color="auto"/>
            </w:tcBorders>
            <w:tcMar>
              <w:left w:w="108" w:type="dxa"/>
              <w:right w:w="108" w:type="dxa"/>
            </w:tcMar>
          </w:tcPr>
          <w:p w14:paraId="23E4D893" w14:textId="77777777" w:rsidR="0076297E" w:rsidRPr="00DB25C4" w:rsidRDefault="0076297E" w:rsidP="00687314">
            <w:pPr>
              <w:spacing w:after="0" w:line="240" w:lineRule="auto"/>
              <w:rPr>
                <w:rFonts w:cstheme="minorHAnsi"/>
              </w:rPr>
            </w:pPr>
            <w:proofErr w:type="spellStart"/>
            <w:r w:rsidRPr="00DB25C4">
              <w:rPr>
                <w:rFonts w:eastAsia="Segoe UI" w:cstheme="minorHAnsi"/>
              </w:rPr>
              <w:t>Menambahkan</w:t>
            </w:r>
            <w:proofErr w:type="spellEnd"/>
            <w:r w:rsidRPr="00DB25C4">
              <w:rPr>
                <w:rFonts w:eastAsia="Segoe UI" w:cstheme="minorHAnsi"/>
              </w:rPr>
              <w:t xml:space="preserve"> </w:t>
            </w:r>
            <w:proofErr w:type="spellStart"/>
            <w:r w:rsidRPr="00DB25C4">
              <w:rPr>
                <w:rFonts w:eastAsia="Segoe UI" w:cstheme="minorHAnsi"/>
              </w:rPr>
              <w:t>fasilitas</w:t>
            </w:r>
            <w:proofErr w:type="spellEnd"/>
            <w:r w:rsidRPr="00DB25C4">
              <w:rPr>
                <w:rFonts w:eastAsia="Segoe UI" w:cstheme="minorHAnsi"/>
              </w:rPr>
              <w:t xml:space="preserve"> yang </w:t>
            </w:r>
            <w:proofErr w:type="spellStart"/>
            <w:r w:rsidRPr="00DB25C4">
              <w:rPr>
                <w:rFonts w:eastAsia="Segoe UI" w:cstheme="minorHAnsi"/>
              </w:rPr>
              <w:t>dibutuhkan</w:t>
            </w:r>
            <w:proofErr w:type="spellEnd"/>
            <w:r w:rsidRPr="00DB25C4">
              <w:rPr>
                <w:rFonts w:eastAsia="Segoe UI" w:cstheme="minorHAnsi"/>
              </w:rPr>
              <w:t xml:space="preserve"> oleh </w:t>
            </w:r>
            <w:proofErr w:type="spellStart"/>
            <w:r w:rsidRPr="00DB25C4">
              <w:rPr>
                <w:rFonts w:eastAsia="Segoe UI" w:cstheme="minorHAnsi"/>
              </w:rPr>
              <w:t>mahasiswa</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w:t>
            </w:r>
            <w:proofErr w:type="spellStart"/>
            <w:r w:rsidRPr="00DB25C4">
              <w:rPr>
                <w:rFonts w:eastAsia="Segoe UI" w:cstheme="minorHAnsi"/>
              </w:rPr>
              <w:t>layanan</w:t>
            </w:r>
            <w:proofErr w:type="spellEnd"/>
            <w:r w:rsidRPr="00DB25C4">
              <w:rPr>
                <w:rFonts w:eastAsia="Segoe UI" w:cstheme="minorHAnsi"/>
              </w:rPr>
              <w:t xml:space="preserve"> </w:t>
            </w:r>
            <w:proofErr w:type="spellStart"/>
            <w:r w:rsidRPr="00DB25C4">
              <w:rPr>
                <w:rFonts w:eastAsia="Segoe UI" w:cstheme="minorHAnsi"/>
              </w:rPr>
              <w:t>administrasi</w:t>
            </w:r>
            <w:proofErr w:type="spellEnd"/>
            <w:r w:rsidRPr="00DB25C4">
              <w:rPr>
                <w:rFonts w:eastAsia="Segoe UI" w:cstheme="minorHAnsi"/>
              </w:rPr>
              <w:t xml:space="preserve"> dan </w:t>
            </w:r>
            <w:proofErr w:type="spellStart"/>
            <w:r w:rsidRPr="00DB25C4">
              <w:rPr>
                <w:rFonts w:eastAsia="Segoe UI" w:cstheme="minorHAnsi"/>
              </w:rPr>
              <w:t>layanan</w:t>
            </w:r>
            <w:proofErr w:type="spellEnd"/>
            <w:r w:rsidRPr="00DB25C4">
              <w:rPr>
                <w:rFonts w:eastAsia="Segoe UI" w:cstheme="minorHAnsi"/>
              </w:rPr>
              <w:t xml:space="preserve"> non-</w:t>
            </w:r>
            <w:proofErr w:type="spellStart"/>
            <w:r w:rsidRPr="00DB25C4">
              <w:rPr>
                <w:rFonts w:eastAsia="Segoe UI" w:cstheme="minorHAnsi"/>
              </w:rPr>
              <w:t>akademik</w:t>
            </w:r>
            <w:proofErr w:type="spellEnd"/>
            <w:r w:rsidRPr="00DB25C4">
              <w:rPr>
                <w:rFonts w:eastAsia="Segoe UI" w:cstheme="minorHAnsi"/>
              </w:rPr>
              <w:t xml:space="preserve">. </w:t>
            </w:r>
            <w:proofErr w:type="spellStart"/>
            <w:r w:rsidRPr="00DB25C4">
              <w:rPr>
                <w:rFonts w:eastAsia="Segoe UI" w:cstheme="minorHAnsi"/>
              </w:rPr>
              <w:t>Membangun</w:t>
            </w:r>
            <w:proofErr w:type="spellEnd"/>
            <w:r w:rsidRPr="00DB25C4">
              <w:rPr>
                <w:rFonts w:eastAsia="Segoe UI" w:cstheme="minorHAnsi"/>
              </w:rPr>
              <w:t xml:space="preserve"> </w:t>
            </w:r>
            <w:proofErr w:type="spellStart"/>
            <w:r w:rsidRPr="00DB25C4">
              <w:rPr>
                <w:rFonts w:eastAsia="Segoe UI" w:cstheme="minorHAnsi"/>
              </w:rPr>
              <w:t>kerja</w:t>
            </w:r>
            <w:proofErr w:type="spellEnd"/>
            <w:r w:rsidRPr="00DB25C4">
              <w:rPr>
                <w:rFonts w:eastAsia="Segoe UI" w:cstheme="minorHAnsi"/>
              </w:rPr>
              <w:t xml:space="preserve"> </w:t>
            </w:r>
            <w:proofErr w:type="spellStart"/>
            <w:r w:rsidRPr="00DB25C4">
              <w:rPr>
                <w:rFonts w:eastAsia="Segoe UI" w:cstheme="minorHAnsi"/>
              </w:rPr>
              <w:t>sama</w:t>
            </w:r>
            <w:proofErr w:type="spellEnd"/>
            <w:r w:rsidRPr="00DB25C4">
              <w:rPr>
                <w:rFonts w:eastAsia="Segoe UI" w:cstheme="minorHAnsi"/>
              </w:rPr>
              <w:t xml:space="preserve"> </w:t>
            </w:r>
            <w:proofErr w:type="spellStart"/>
            <w:r w:rsidRPr="00DB25C4">
              <w:rPr>
                <w:rFonts w:eastAsia="Segoe UI" w:cstheme="minorHAnsi"/>
              </w:rPr>
              <w:t>dengan</w:t>
            </w:r>
            <w:proofErr w:type="spellEnd"/>
            <w:r w:rsidRPr="00DB25C4">
              <w:rPr>
                <w:rFonts w:eastAsia="Segoe UI" w:cstheme="minorHAnsi"/>
              </w:rPr>
              <w:t xml:space="preserve"> </w:t>
            </w:r>
            <w:proofErr w:type="spellStart"/>
            <w:r w:rsidRPr="00DB25C4">
              <w:rPr>
                <w:rFonts w:eastAsia="Segoe UI" w:cstheme="minorHAnsi"/>
              </w:rPr>
              <w:t>institusi</w:t>
            </w:r>
            <w:proofErr w:type="spellEnd"/>
            <w:r w:rsidRPr="00DB25C4">
              <w:rPr>
                <w:rFonts w:eastAsia="Segoe UI" w:cstheme="minorHAnsi"/>
              </w:rPr>
              <w:t xml:space="preserve"> </w:t>
            </w:r>
            <w:proofErr w:type="spellStart"/>
            <w:r w:rsidRPr="00DB25C4">
              <w:rPr>
                <w:rFonts w:eastAsia="Segoe UI" w:cstheme="minorHAnsi"/>
              </w:rPr>
              <w:t>atau</w:t>
            </w:r>
            <w:proofErr w:type="spellEnd"/>
            <w:r w:rsidRPr="00DB25C4">
              <w:rPr>
                <w:rFonts w:eastAsia="Segoe UI" w:cstheme="minorHAnsi"/>
              </w:rPr>
              <w:t xml:space="preserve"> </w:t>
            </w:r>
            <w:proofErr w:type="spellStart"/>
            <w:r w:rsidRPr="00DB25C4">
              <w:rPr>
                <w:rFonts w:eastAsia="Segoe UI" w:cstheme="minorHAnsi"/>
              </w:rPr>
              <w:t>organisasi</w:t>
            </w:r>
            <w:proofErr w:type="spellEnd"/>
            <w:r w:rsidRPr="00DB25C4">
              <w:rPr>
                <w:rFonts w:eastAsia="Segoe UI" w:cstheme="minorHAnsi"/>
              </w:rPr>
              <w:t xml:space="preserve"> yang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membantu</w:t>
            </w:r>
            <w:proofErr w:type="spellEnd"/>
            <w:r w:rsidRPr="00DB25C4">
              <w:rPr>
                <w:rFonts w:eastAsia="Segoe UI" w:cstheme="minorHAnsi"/>
              </w:rPr>
              <w:t xml:space="preserve">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w:t>
            </w:r>
            <w:proofErr w:type="spellStart"/>
            <w:r w:rsidRPr="00DB25C4">
              <w:rPr>
                <w:rFonts w:eastAsia="Segoe UI" w:cstheme="minorHAnsi"/>
              </w:rPr>
              <w:t>pengajaran</w:t>
            </w:r>
            <w:proofErr w:type="spellEnd"/>
            <w:r w:rsidRPr="00DB25C4">
              <w:rPr>
                <w:rFonts w:eastAsia="Segoe UI" w:cstheme="minorHAnsi"/>
              </w:rPr>
              <w:t xml:space="preserve"> dan </w:t>
            </w:r>
            <w:proofErr w:type="spellStart"/>
            <w:r w:rsidRPr="00DB25C4">
              <w:rPr>
                <w:rFonts w:eastAsia="Segoe UI" w:cstheme="minorHAnsi"/>
              </w:rPr>
              <w:t>pengembangan</w:t>
            </w:r>
            <w:proofErr w:type="spellEnd"/>
            <w:r w:rsidRPr="00DB25C4">
              <w:rPr>
                <w:rFonts w:eastAsia="Segoe UI" w:cstheme="minorHAnsi"/>
              </w:rPr>
              <w:t xml:space="preserve"> program </w:t>
            </w:r>
            <w:proofErr w:type="spellStart"/>
            <w:r w:rsidRPr="00DB25C4">
              <w:rPr>
                <w:rFonts w:eastAsia="Segoe UI" w:cstheme="minorHAnsi"/>
              </w:rPr>
              <w:t>studi</w:t>
            </w:r>
            <w:proofErr w:type="spellEnd"/>
          </w:p>
        </w:tc>
      </w:tr>
      <w:tr w:rsidR="0076297E" w:rsidRPr="00DB25C4" w14:paraId="3F6C2ACB" w14:textId="77777777" w:rsidTr="00CD4E67">
        <w:trPr>
          <w:trHeight w:val="30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tcPr>
          <w:p w14:paraId="69346BE8" w14:textId="77777777" w:rsidR="0076297E" w:rsidRPr="00DB25C4" w:rsidRDefault="0076297E" w:rsidP="00687314">
            <w:pPr>
              <w:spacing w:after="0" w:line="240" w:lineRule="auto"/>
              <w:jc w:val="center"/>
              <w:rPr>
                <w:rFonts w:cstheme="minorHAnsi"/>
              </w:rPr>
            </w:pPr>
            <w:r w:rsidRPr="00DB25C4">
              <w:rPr>
                <w:rFonts w:eastAsia="Calibri" w:cstheme="minorHAnsi"/>
              </w:rPr>
              <w:t>4</w:t>
            </w:r>
          </w:p>
        </w:tc>
        <w:tc>
          <w:tcPr>
            <w:tcW w:w="1994" w:type="dxa"/>
            <w:tcBorders>
              <w:top w:val="single" w:sz="8" w:space="0" w:color="auto"/>
              <w:left w:val="single" w:sz="8" w:space="0" w:color="auto"/>
              <w:bottom w:val="single" w:sz="8" w:space="0" w:color="auto"/>
              <w:right w:val="single" w:sz="8" w:space="0" w:color="auto"/>
            </w:tcBorders>
            <w:tcMar>
              <w:left w:w="108" w:type="dxa"/>
              <w:right w:w="108" w:type="dxa"/>
            </w:tcMar>
          </w:tcPr>
          <w:p w14:paraId="1B1C9A32" w14:textId="77777777" w:rsidR="0076297E" w:rsidRPr="00DB25C4" w:rsidRDefault="0076297E" w:rsidP="00687314">
            <w:pPr>
              <w:spacing w:after="0" w:line="240" w:lineRule="auto"/>
              <w:rPr>
                <w:rFonts w:cstheme="minorHAnsi"/>
              </w:rPr>
            </w:pPr>
            <w:proofErr w:type="spellStart"/>
            <w:r w:rsidRPr="00DB25C4">
              <w:rPr>
                <w:rFonts w:eastAsia="Calibri" w:cstheme="minorHAnsi"/>
              </w:rPr>
              <w:t>Perbaikan</w:t>
            </w:r>
            <w:proofErr w:type="spellEnd"/>
            <w:r w:rsidRPr="00DB25C4">
              <w:rPr>
                <w:rFonts w:eastAsia="Calibri" w:cstheme="minorHAnsi"/>
              </w:rPr>
              <w:t xml:space="preserve"> </w:t>
            </w:r>
            <w:proofErr w:type="spellStart"/>
            <w:r w:rsidRPr="00DB25C4">
              <w:rPr>
                <w:rFonts w:eastAsia="Calibri" w:cstheme="minorHAnsi"/>
              </w:rPr>
              <w:t>Layanan</w:t>
            </w:r>
            <w:proofErr w:type="spellEnd"/>
            <w:r w:rsidRPr="00DB25C4">
              <w:rPr>
                <w:rFonts w:eastAsia="Calibri" w:cstheme="minorHAnsi"/>
              </w:rPr>
              <w:t xml:space="preserve"> </w:t>
            </w:r>
            <w:proofErr w:type="spellStart"/>
            <w:r w:rsidRPr="00DB25C4">
              <w:rPr>
                <w:rFonts w:eastAsia="Calibri" w:cstheme="minorHAnsi"/>
              </w:rPr>
              <w:t>Pengajaran</w:t>
            </w:r>
            <w:proofErr w:type="spellEnd"/>
          </w:p>
        </w:tc>
        <w:tc>
          <w:tcPr>
            <w:tcW w:w="6241" w:type="dxa"/>
            <w:tcBorders>
              <w:top w:val="single" w:sz="8" w:space="0" w:color="auto"/>
              <w:left w:val="single" w:sz="8" w:space="0" w:color="auto"/>
              <w:bottom w:val="single" w:sz="8" w:space="0" w:color="auto"/>
              <w:right w:val="single" w:sz="8" w:space="0" w:color="auto"/>
            </w:tcBorders>
            <w:tcMar>
              <w:left w:w="108" w:type="dxa"/>
              <w:right w:w="108" w:type="dxa"/>
            </w:tcMar>
          </w:tcPr>
          <w:p w14:paraId="33542DC2" w14:textId="77777777" w:rsidR="0076297E" w:rsidRPr="00DB25C4" w:rsidRDefault="0076297E" w:rsidP="00687314">
            <w:pPr>
              <w:spacing w:after="0" w:line="240" w:lineRule="auto"/>
              <w:rPr>
                <w:rFonts w:cstheme="minorHAnsi"/>
              </w:rPr>
            </w:pPr>
            <w:proofErr w:type="spellStart"/>
            <w:r w:rsidRPr="00DB25C4">
              <w:rPr>
                <w:rFonts w:eastAsia="Segoe UI" w:cstheme="minorHAnsi"/>
              </w:rPr>
              <w:t>Memaksimalkan</w:t>
            </w:r>
            <w:proofErr w:type="spellEnd"/>
            <w:r w:rsidRPr="00DB25C4">
              <w:rPr>
                <w:rFonts w:eastAsia="Segoe UI" w:cstheme="minorHAnsi"/>
              </w:rPr>
              <w:t xml:space="preserve"> </w:t>
            </w:r>
            <w:proofErr w:type="spellStart"/>
            <w:r w:rsidRPr="00DB25C4">
              <w:rPr>
                <w:rFonts w:eastAsia="Segoe UI" w:cstheme="minorHAnsi"/>
              </w:rPr>
              <w:t>penggunaan</w:t>
            </w:r>
            <w:proofErr w:type="spellEnd"/>
            <w:r w:rsidRPr="00DB25C4">
              <w:rPr>
                <w:rFonts w:eastAsia="Segoe UI" w:cstheme="minorHAnsi"/>
              </w:rPr>
              <w:t xml:space="preserve"> </w:t>
            </w:r>
            <w:proofErr w:type="spellStart"/>
            <w:r w:rsidRPr="00DB25C4">
              <w:rPr>
                <w:rFonts w:eastAsia="Segoe UI" w:cstheme="minorHAnsi"/>
              </w:rPr>
              <w:t>sumber</w:t>
            </w:r>
            <w:proofErr w:type="spellEnd"/>
            <w:r w:rsidRPr="00DB25C4">
              <w:rPr>
                <w:rFonts w:eastAsia="Segoe UI" w:cstheme="minorHAnsi"/>
              </w:rPr>
              <w:t xml:space="preserve"> </w:t>
            </w:r>
            <w:proofErr w:type="spellStart"/>
            <w:r w:rsidRPr="00DB25C4">
              <w:rPr>
                <w:rFonts w:eastAsia="Segoe UI" w:cstheme="minorHAnsi"/>
              </w:rPr>
              <w:t>daya</w:t>
            </w:r>
            <w:proofErr w:type="spellEnd"/>
            <w:r w:rsidRPr="00DB25C4">
              <w:rPr>
                <w:rFonts w:eastAsia="Segoe UI" w:cstheme="minorHAnsi"/>
              </w:rPr>
              <w:t xml:space="preserve"> yang </w:t>
            </w:r>
            <w:proofErr w:type="spellStart"/>
            <w:r w:rsidRPr="00DB25C4">
              <w:rPr>
                <w:rFonts w:eastAsia="Segoe UI" w:cstheme="minorHAnsi"/>
              </w:rPr>
              <w:t>tersedia</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memperbaiki</w:t>
            </w:r>
            <w:proofErr w:type="spellEnd"/>
            <w:r w:rsidRPr="00DB25C4">
              <w:rPr>
                <w:rFonts w:eastAsia="Segoe UI" w:cstheme="minorHAnsi"/>
              </w:rPr>
              <w:t xml:space="preserve"> </w:t>
            </w:r>
            <w:proofErr w:type="spellStart"/>
            <w:r w:rsidRPr="00DB25C4">
              <w:rPr>
                <w:rFonts w:eastAsia="Segoe UI" w:cstheme="minorHAnsi"/>
              </w:rPr>
              <w:t>layanan</w:t>
            </w:r>
            <w:proofErr w:type="spellEnd"/>
            <w:r w:rsidRPr="00DB25C4">
              <w:rPr>
                <w:rFonts w:eastAsia="Segoe UI" w:cstheme="minorHAnsi"/>
              </w:rPr>
              <w:t xml:space="preserve"> dan </w:t>
            </w:r>
            <w:proofErr w:type="spellStart"/>
            <w:r w:rsidRPr="00DB25C4">
              <w:rPr>
                <w:rFonts w:eastAsia="Segoe UI" w:cstheme="minorHAnsi"/>
              </w:rPr>
              <w:t>meningkatkan</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w:t>
            </w:r>
            <w:proofErr w:type="spellStart"/>
            <w:r w:rsidRPr="00DB25C4">
              <w:rPr>
                <w:rFonts w:eastAsia="Segoe UI" w:cstheme="minorHAnsi"/>
              </w:rPr>
              <w:t>pengajaran</w:t>
            </w:r>
            <w:proofErr w:type="spellEnd"/>
            <w:r w:rsidRPr="00DB25C4">
              <w:rPr>
                <w:rFonts w:eastAsia="Segoe UI" w:cstheme="minorHAnsi"/>
              </w:rPr>
              <w:t xml:space="preserve">. </w:t>
            </w:r>
            <w:proofErr w:type="spellStart"/>
            <w:r w:rsidRPr="00DB25C4">
              <w:rPr>
                <w:rFonts w:eastAsia="Segoe UI" w:cstheme="minorHAnsi"/>
              </w:rPr>
              <w:t>Mempersiapkan</w:t>
            </w:r>
            <w:proofErr w:type="spellEnd"/>
            <w:r w:rsidRPr="00DB25C4">
              <w:rPr>
                <w:rFonts w:eastAsia="Segoe UI" w:cstheme="minorHAnsi"/>
              </w:rPr>
              <w:t xml:space="preserve"> </w:t>
            </w:r>
            <w:proofErr w:type="spellStart"/>
            <w:r w:rsidRPr="00DB25C4">
              <w:rPr>
                <w:rFonts w:eastAsia="Segoe UI" w:cstheme="minorHAnsi"/>
              </w:rPr>
              <w:t>rencana</w:t>
            </w:r>
            <w:proofErr w:type="spellEnd"/>
            <w:r w:rsidRPr="00DB25C4">
              <w:rPr>
                <w:rFonts w:eastAsia="Segoe UI" w:cstheme="minorHAnsi"/>
              </w:rPr>
              <w:t xml:space="preserve"> </w:t>
            </w:r>
            <w:proofErr w:type="spellStart"/>
            <w:r w:rsidRPr="00DB25C4">
              <w:rPr>
                <w:rFonts w:eastAsia="Segoe UI" w:cstheme="minorHAnsi"/>
              </w:rPr>
              <w:t>alternatif</w:t>
            </w:r>
            <w:proofErr w:type="spellEnd"/>
            <w:r w:rsidRPr="00DB25C4">
              <w:rPr>
                <w:rFonts w:eastAsia="Segoe UI" w:cstheme="minorHAnsi"/>
              </w:rPr>
              <w:t xml:space="preserve"> </w:t>
            </w:r>
            <w:proofErr w:type="spellStart"/>
            <w:r w:rsidRPr="00DB25C4">
              <w:rPr>
                <w:rFonts w:eastAsia="Segoe UI" w:cstheme="minorHAnsi"/>
              </w:rPr>
              <w:t>untuk</w:t>
            </w:r>
            <w:proofErr w:type="spellEnd"/>
            <w:r w:rsidRPr="00DB25C4">
              <w:rPr>
                <w:rFonts w:eastAsia="Segoe UI" w:cstheme="minorHAnsi"/>
              </w:rPr>
              <w:t xml:space="preserve"> </w:t>
            </w:r>
            <w:proofErr w:type="spellStart"/>
            <w:r w:rsidRPr="00DB25C4">
              <w:rPr>
                <w:rFonts w:eastAsia="Segoe UI" w:cstheme="minorHAnsi"/>
              </w:rPr>
              <w:t>mengatasi</w:t>
            </w:r>
            <w:proofErr w:type="spellEnd"/>
            <w:r w:rsidRPr="00DB25C4">
              <w:rPr>
                <w:rFonts w:eastAsia="Segoe UI" w:cstheme="minorHAnsi"/>
              </w:rPr>
              <w:t xml:space="preserve"> </w:t>
            </w:r>
            <w:proofErr w:type="spellStart"/>
            <w:r w:rsidRPr="00DB25C4">
              <w:rPr>
                <w:rFonts w:eastAsia="Segoe UI" w:cstheme="minorHAnsi"/>
              </w:rPr>
              <w:t>perubahan</w:t>
            </w:r>
            <w:proofErr w:type="spellEnd"/>
            <w:r w:rsidRPr="00DB25C4">
              <w:rPr>
                <w:rFonts w:eastAsia="Segoe UI" w:cstheme="minorHAnsi"/>
              </w:rPr>
              <w:t xml:space="preserve"> </w:t>
            </w:r>
            <w:proofErr w:type="spellStart"/>
            <w:r w:rsidRPr="00DB25C4">
              <w:rPr>
                <w:rFonts w:eastAsia="Segoe UI" w:cstheme="minorHAnsi"/>
              </w:rPr>
              <w:t>kebijakan</w:t>
            </w:r>
            <w:proofErr w:type="spellEnd"/>
            <w:r w:rsidRPr="00DB25C4">
              <w:rPr>
                <w:rFonts w:eastAsia="Segoe UI" w:cstheme="minorHAnsi"/>
              </w:rPr>
              <w:t xml:space="preserve"> yang </w:t>
            </w:r>
            <w:proofErr w:type="spellStart"/>
            <w:r w:rsidRPr="00DB25C4">
              <w:rPr>
                <w:rFonts w:eastAsia="Segoe UI" w:cstheme="minorHAnsi"/>
              </w:rPr>
              <w:t>dapat</w:t>
            </w:r>
            <w:proofErr w:type="spellEnd"/>
            <w:r w:rsidRPr="00DB25C4">
              <w:rPr>
                <w:rFonts w:eastAsia="Segoe UI" w:cstheme="minorHAnsi"/>
              </w:rPr>
              <w:t xml:space="preserve"> </w:t>
            </w:r>
            <w:proofErr w:type="spellStart"/>
            <w:r w:rsidRPr="00DB25C4">
              <w:rPr>
                <w:rFonts w:eastAsia="Segoe UI" w:cstheme="minorHAnsi"/>
              </w:rPr>
              <w:t>mempengaruhi</w:t>
            </w:r>
            <w:proofErr w:type="spellEnd"/>
            <w:r w:rsidRPr="00DB25C4">
              <w:rPr>
                <w:rFonts w:eastAsia="Segoe UI" w:cstheme="minorHAnsi"/>
              </w:rPr>
              <w:t xml:space="preserve"> </w:t>
            </w:r>
            <w:proofErr w:type="spellStart"/>
            <w:r w:rsidRPr="00DB25C4">
              <w:rPr>
                <w:rFonts w:eastAsia="Segoe UI" w:cstheme="minorHAnsi"/>
              </w:rPr>
              <w:t>kualitas</w:t>
            </w:r>
            <w:proofErr w:type="spellEnd"/>
            <w:r w:rsidRPr="00DB25C4">
              <w:rPr>
                <w:rFonts w:eastAsia="Segoe UI" w:cstheme="minorHAnsi"/>
              </w:rPr>
              <w:t xml:space="preserve"> </w:t>
            </w:r>
            <w:proofErr w:type="spellStart"/>
            <w:r w:rsidRPr="00DB25C4">
              <w:rPr>
                <w:rFonts w:eastAsia="Segoe UI" w:cstheme="minorHAnsi"/>
              </w:rPr>
              <w:t>layanan</w:t>
            </w:r>
            <w:proofErr w:type="spellEnd"/>
            <w:r w:rsidRPr="00DB25C4">
              <w:rPr>
                <w:rFonts w:eastAsia="Segoe UI" w:cstheme="minorHAnsi"/>
              </w:rPr>
              <w:t xml:space="preserve"> dan </w:t>
            </w:r>
            <w:proofErr w:type="spellStart"/>
            <w:r w:rsidRPr="00DB25C4">
              <w:rPr>
                <w:rFonts w:eastAsia="Segoe UI" w:cstheme="minorHAnsi"/>
              </w:rPr>
              <w:t>pengajaran</w:t>
            </w:r>
            <w:proofErr w:type="spellEnd"/>
          </w:p>
        </w:tc>
      </w:tr>
    </w:tbl>
    <w:p w14:paraId="55A3E2A4" w14:textId="77777777" w:rsidR="0076297E" w:rsidRPr="00DB25C4" w:rsidRDefault="0076297E" w:rsidP="00687314">
      <w:pPr>
        <w:spacing w:after="0" w:line="240" w:lineRule="auto"/>
        <w:jc w:val="both"/>
        <w:rPr>
          <w:rFonts w:cstheme="minorHAnsi"/>
          <w:color w:val="000000" w:themeColor="text1"/>
        </w:rPr>
        <w:sectPr w:rsidR="0076297E" w:rsidRPr="00DB25C4" w:rsidSect="00CD4E67">
          <w:pgSz w:w="11906" w:h="16838"/>
          <w:pgMar w:top="1440" w:right="1440" w:bottom="1440" w:left="1440" w:header="708" w:footer="708" w:gutter="0"/>
          <w:cols w:space="708"/>
          <w:docGrid w:linePitch="360"/>
        </w:sectPr>
      </w:pPr>
    </w:p>
    <w:p w14:paraId="7F4FEF20" w14:textId="77777777" w:rsidR="0076297E" w:rsidRPr="00DB25C4" w:rsidRDefault="0076297E" w:rsidP="00687314">
      <w:pPr>
        <w:spacing w:after="0" w:line="240" w:lineRule="auto"/>
        <w:jc w:val="both"/>
        <w:rPr>
          <w:rFonts w:cstheme="minorHAnsi"/>
          <w:b/>
          <w:bCs/>
        </w:rPr>
      </w:pPr>
      <w:r w:rsidRPr="00DB25C4">
        <w:rPr>
          <w:rFonts w:cstheme="minorHAnsi"/>
          <w:b/>
          <w:bCs/>
        </w:rPr>
        <w:lastRenderedPageBreak/>
        <w:t>KRITERIA 7. PENELITIAN</w:t>
      </w:r>
    </w:p>
    <w:p w14:paraId="3895A426" w14:textId="77777777" w:rsidR="0076297E" w:rsidRPr="00DB25C4" w:rsidRDefault="0076297E" w:rsidP="00687314">
      <w:pPr>
        <w:spacing w:after="0" w:line="240" w:lineRule="auto"/>
        <w:jc w:val="both"/>
        <w:rPr>
          <w:rFonts w:cstheme="minorHAnsi"/>
          <w:b/>
          <w:bCs/>
        </w:rPr>
      </w:pPr>
    </w:p>
    <w:p w14:paraId="5FC713A7" w14:textId="77777777" w:rsidR="0076297E" w:rsidRPr="00DB25C4" w:rsidRDefault="0076297E" w:rsidP="00687314">
      <w:pPr>
        <w:spacing w:after="0" w:line="240" w:lineRule="auto"/>
        <w:jc w:val="both"/>
        <w:rPr>
          <w:rFonts w:cstheme="minorHAnsi"/>
          <w:b/>
          <w:bCs/>
        </w:rPr>
      </w:pPr>
      <w:r w:rsidRPr="00DB25C4">
        <w:rPr>
          <w:rFonts w:cstheme="minorHAnsi"/>
          <w:b/>
          <w:bCs/>
        </w:rPr>
        <w:t xml:space="preserve">7.1 </w:t>
      </w:r>
      <w:proofErr w:type="spellStart"/>
      <w:r w:rsidRPr="00DB25C4">
        <w:rPr>
          <w:rFonts w:cstheme="minorHAnsi"/>
          <w:b/>
          <w:bCs/>
        </w:rPr>
        <w:t>Kebijakan</w:t>
      </w:r>
      <w:proofErr w:type="spellEnd"/>
    </w:p>
    <w:p w14:paraId="7349E34D" w14:textId="77777777" w:rsidR="0076297E" w:rsidRPr="00DB25C4" w:rsidRDefault="0076297E" w:rsidP="00687314">
      <w:pPr>
        <w:spacing w:after="0" w:line="240" w:lineRule="auto"/>
        <w:jc w:val="both"/>
        <w:rPr>
          <w:rFonts w:cstheme="minorHAnsi"/>
        </w:rPr>
      </w:pPr>
      <w:r w:rsidRPr="00DB25C4">
        <w:rPr>
          <w:rFonts w:cstheme="minorHAnsi"/>
        </w:rPr>
        <w:tab/>
      </w: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tertulis</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bentuk</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perundang-undangan</w:t>
      </w:r>
      <w:proofErr w:type="spellEnd"/>
      <w:r w:rsidRPr="00DB25C4">
        <w:rPr>
          <w:rFonts w:cstheme="minorHAnsi"/>
        </w:rPr>
        <w:t xml:space="preserve"> dan/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pimpinan</w:t>
      </w:r>
      <w:proofErr w:type="spellEnd"/>
      <w:r w:rsidRPr="00DB25C4">
        <w:rPr>
          <w:rFonts w:cstheme="minorHAnsi"/>
        </w:rPr>
        <w:t xml:space="preserve"> </w:t>
      </w:r>
      <w:proofErr w:type="spellStart"/>
      <w:r w:rsidRPr="00DB25C4">
        <w:rPr>
          <w:rFonts w:cstheme="minorHAnsi"/>
        </w:rPr>
        <w:t>perguruan</w:t>
      </w:r>
      <w:proofErr w:type="spellEnd"/>
      <w:r w:rsidRPr="00DB25C4">
        <w:rPr>
          <w:rFonts w:cstheme="minorHAnsi"/>
        </w:rPr>
        <w:t xml:space="preserve"> </w:t>
      </w:r>
      <w:proofErr w:type="spellStart"/>
      <w:r w:rsidRPr="00DB25C4">
        <w:rPr>
          <w:rFonts w:cstheme="minorHAnsi"/>
        </w:rPr>
        <w:t>tinggi</w:t>
      </w:r>
      <w:proofErr w:type="spellEnd"/>
      <w:r w:rsidRPr="00DB25C4">
        <w:rPr>
          <w:rFonts w:cstheme="minorHAnsi"/>
        </w:rPr>
        <w:t xml:space="preserve"> (</w:t>
      </w:r>
      <w:proofErr w:type="spellStart"/>
      <w:r w:rsidRPr="00DB25C4">
        <w:rPr>
          <w:rFonts w:cstheme="minorHAnsi"/>
        </w:rPr>
        <w:t>Rektor</w:t>
      </w:r>
      <w:proofErr w:type="spellEnd"/>
      <w:r w:rsidRPr="00DB25C4">
        <w:rPr>
          <w:rFonts w:cstheme="minorHAnsi"/>
        </w:rPr>
        <w:t xml:space="preserve">, </w:t>
      </w:r>
      <w:proofErr w:type="spellStart"/>
      <w:r w:rsidRPr="00DB25C4">
        <w:rPr>
          <w:rFonts w:cstheme="minorHAnsi"/>
        </w:rPr>
        <w:t>Direktur</w:t>
      </w:r>
      <w:proofErr w:type="spellEnd"/>
      <w:r w:rsidRPr="00DB25C4">
        <w:rPr>
          <w:rFonts w:cstheme="minorHAnsi"/>
        </w:rPr>
        <w:t xml:space="preserve">,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Ketua</w:t>
      </w:r>
      <w:proofErr w:type="spellEnd"/>
      <w:r w:rsidRPr="00DB25C4">
        <w:rPr>
          <w:rFonts w:cstheme="minorHAnsi"/>
        </w:rPr>
        <w:t xml:space="preserve">) yang </w:t>
      </w:r>
      <w:proofErr w:type="spellStart"/>
      <w:r w:rsidRPr="00DB25C4">
        <w:rPr>
          <w:rFonts w:cstheme="minorHAnsi"/>
        </w:rPr>
        <w:t>mengatur</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di PS dan UPPS. </w:t>
      </w:r>
    </w:p>
    <w:p w14:paraId="74A207EA" w14:textId="77777777" w:rsidR="0076297E" w:rsidRPr="00DB25C4" w:rsidRDefault="0076297E" w:rsidP="009F6099">
      <w:pPr>
        <w:pStyle w:val="ListParagraph"/>
        <w:numPr>
          <w:ilvl w:val="0"/>
          <w:numId w:val="169"/>
        </w:numPr>
        <w:spacing w:after="0" w:line="240" w:lineRule="auto"/>
        <w:ind w:left="426"/>
        <w:jc w:val="both"/>
        <w:rPr>
          <w:rFonts w:cstheme="minorHAnsi"/>
        </w:rPr>
      </w:pPr>
      <w:proofErr w:type="spellStart"/>
      <w:r w:rsidRPr="00DB25C4">
        <w:rPr>
          <w:rFonts w:cstheme="minorHAnsi"/>
        </w:rPr>
        <w:t>Undang-undang</w:t>
      </w:r>
      <w:proofErr w:type="spellEnd"/>
      <w:r w:rsidRPr="00DB25C4">
        <w:rPr>
          <w:rFonts w:cstheme="minorHAnsi"/>
        </w:rPr>
        <w:t xml:space="preserve"> </w:t>
      </w:r>
      <w:proofErr w:type="spellStart"/>
      <w:r w:rsidRPr="00DB25C4">
        <w:rPr>
          <w:rFonts w:cstheme="minorHAnsi"/>
        </w:rPr>
        <w:t>Nomor</w:t>
      </w:r>
      <w:proofErr w:type="spellEnd"/>
      <w:r w:rsidRPr="00DB25C4">
        <w:rPr>
          <w:rFonts w:cstheme="minorHAnsi"/>
        </w:rPr>
        <w:t xml:space="preserve"> 12 </w:t>
      </w:r>
      <w:proofErr w:type="spellStart"/>
      <w:r w:rsidRPr="00DB25C4">
        <w:rPr>
          <w:rFonts w:cstheme="minorHAnsi"/>
        </w:rPr>
        <w:t>Tahun</w:t>
      </w:r>
      <w:proofErr w:type="spellEnd"/>
      <w:r w:rsidRPr="00DB25C4">
        <w:rPr>
          <w:rFonts w:cstheme="minorHAnsi"/>
        </w:rPr>
        <w:t xml:space="preserve"> 2021 </w:t>
      </w:r>
      <w:proofErr w:type="spellStart"/>
      <w:r w:rsidRPr="00DB25C4">
        <w:rPr>
          <w:rFonts w:cstheme="minorHAnsi"/>
        </w:rPr>
        <w:t>tentang</w:t>
      </w:r>
      <w:proofErr w:type="spellEnd"/>
      <w:r w:rsidRPr="00DB25C4">
        <w:rPr>
          <w:rFonts w:cstheme="minorHAnsi"/>
        </w:rPr>
        <w:t xml:space="preserve"> Pendidikan Tinggi</w:t>
      </w:r>
    </w:p>
    <w:p w14:paraId="0716A175" w14:textId="77777777" w:rsidR="0076297E" w:rsidRPr="00DB25C4" w:rsidRDefault="0076297E" w:rsidP="009F6099">
      <w:pPr>
        <w:pStyle w:val="ListParagraph"/>
        <w:numPr>
          <w:ilvl w:val="0"/>
          <w:numId w:val="169"/>
        </w:numPr>
        <w:spacing w:after="0" w:line="240" w:lineRule="auto"/>
        <w:ind w:left="426"/>
        <w:jc w:val="both"/>
        <w:rPr>
          <w:rFonts w:cstheme="minorHAnsi"/>
        </w:rPr>
      </w:pPr>
      <w:proofErr w:type="spellStart"/>
      <w:r w:rsidRPr="00DB25C4">
        <w:rPr>
          <w:rFonts w:cstheme="minorHAnsi"/>
        </w:rPr>
        <w:t>Peraturan</w:t>
      </w:r>
      <w:proofErr w:type="spellEnd"/>
      <w:r w:rsidRPr="00DB25C4">
        <w:rPr>
          <w:rFonts w:cstheme="minorHAnsi"/>
        </w:rPr>
        <w:t xml:space="preserve"> Menteri Pendidikan dan </w:t>
      </w:r>
      <w:proofErr w:type="spellStart"/>
      <w:r w:rsidRPr="00DB25C4">
        <w:rPr>
          <w:rFonts w:cstheme="minorHAnsi"/>
        </w:rPr>
        <w:t>Kebudayaan</w:t>
      </w:r>
      <w:proofErr w:type="spellEnd"/>
      <w:r w:rsidRPr="00DB25C4">
        <w:rPr>
          <w:rFonts w:cstheme="minorHAnsi"/>
        </w:rPr>
        <w:t xml:space="preserve"> </w:t>
      </w:r>
      <w:proofErr w:type="spellStart"/>
      <w:r w:rsidRPr="00DB25C4">
        <w:rPr>
          <w:rFonts w:cstheme="minorHAnsi"/>
        </w:rPr>
        <w:t>Republik</w:t>
      </w:r>
      <w:proofErr w:type="spellEnd"/>
      <w:r w:rsidRPr="00DB25C4">
        <w:rPr>
          <w:rFonts w:cstheme="minorHAnsi"/>
        </w:rPr>
        <w:t xml:space="preserve"> Indonesia </w:t>
      </w:r>
      <w:proofErr w:type="spellStart"/>
      <w:r w:rsidRPr="00DB25C4">
        <w:rPr>
          <w:rFonts w:cstheme="minorHAnsi"/>
        </w:rPr>
        <w:t>nomor</w:t>
      </w:r>
      <w:proofErr w:type="spellEnd"/>
      <w:r w:rsidRPr="00DB25C4">
        <w:rPr>
          <w:rFonts w:cstheme="minorHAnsi"/>
        </w:rPr>
        <w:t xml:space="preserve"> 49 </w:t>
      </w:r>
      <w:proofErr w:type="spellStart"/>
      <w:r w:rsidRPr="00DB25C4">
        <w:rPr>
          <w:rFonts w:cstheme="minorHAnsi"/>
        </w:rPr>
        <w:t>Tahun</w:t>
      </w:r>
      <w:proofErr w:type="spellEnd"/>
      <w:r w:rsidRPr="00DB25C4">
        <w:rPr>
          <w:rFonts w:cstheme="minorHAnsi"/>
        </w:rPr>
        <w:t xml:space="preserve"> 2014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Standar</w:t>
      </w:r>
      <w:proofErr w:type="spellEnd"/>
      <w:r w:rsidRPr="00DB25C4">
        <w:rPr>
          <w:rFonts w:cstheme="minorHAnsi"/>
        </w:rPr>
        <w:t xml:space="preserve"> Nasional Pendidikan Tinggi </w:t>
      </w:r>
    </w:p>
    <w:p w14:paraId="0A3CCC51" w14:textId="77777777" w:rsidR="0076297E" w:rsidRPr="00DB25C4" w:rsidRDefault="0076297E" w:rsidP="009F6099">
      <w:pPr>
        <w:pStyle w:val="ListParagraph"/>
        <w:numPr>
          <w:ilvl w:val="0"/>
          <w:numId w:val="169"/>
        </w:numPr>
        <w:spacing w:after="0" w:line="240" w:lineRule="auto"/>
        <w:ind w:left="426"/>
        <w:jc w:val="both"/>
        <w:rPr>
          <w:rFonts w:cstheme="minorHAnsi"/>
        </w:rPr>
      </w:pPr>
      <w:proofErr w:type="spellStart"/>
      <w:r w:rsidRPr="00DB25C4">
        <w:rPr>
          <w:rFonts w:cstheme="minorHAnsi"/>
        </w:rPr>
        <w:t>Peraturan</w:t>
      </w:r>
      <w:proofErr w:type="spellEnd"/>
      <w:r w:rsidRPr="00DB25C4">
        <w:rPr>
          <w:rFonts w:cstheme="minorHAnsi"/>
        </w:rPr>
        <w:t xml:space="preserve"> Menteri </w:t>
      </w:r>
      <w:proofErr w:type="spellStart"/>
      <w:r w:rsidRPr="00DB25C4">
        <w:rPr>
          <w:rFonts w:cstheme="minorHAnsi"/>
        </w:rPr>
        <w:t>Ristek-Dikti</w:t>
      </w:r>
      <w:proofErr w:type="spellEnd"/>
      <w:r w:rsidRPr="00DB25C4">
        <w:rPr>
          <w:rFonts w:cstheme="minorHAnsi"/>
        </w:rPr>
        <w:t xml:space="preserve"> </w:t>
      </w:r>
      <w:proofErr w:type="spellStart"/>
      <w:r w:rsidRPr="00DB25C4">
        <w:rPr>
          <w:rFonts w:cstheme="minorHAnsi"/>
        </w:rPr>
        <w:t>nomor</w:t>
      </w:r>
      <w:proofErr w:type="spellEnd"/>
      <w:r w:rsidRPr="00DB25C4">
        <w:rPr>
          <w:rFonts w:cstheme="minorHAnsi"/>
        </w:rPr>
        <w:t xml:space="preserve"> 44 </w:t>
      </w:r>
      <w:proofErr w:type="spellStart"/>
      <w:r w:rsidRPr="00DB25C4">
        <w:rPr>
          <w:rFonts w:cstheme="minorHAnsi"/>
        </w:rPr>
        <w:t>Tahun</w:t>
      </w:r>
      <w:proofErr w:type="spellEnd"/>
      <w:r w:rsidRPr="00DB25C4">
        <w:rPr>
          <w:rFonts w:cstheme="minorHAnsi"/>
        </w:rPr>
        <w:t xml:space="preserve"> 2015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Standar</w:t>
      </w:r>
      <w:proofErr w:type="spellEnd"/>
      <w:r w:rsidRPr="00DB25C4">
        <w:rPr>
          <w:rFonts w:cstheme="minorHAnsi"/>
        </w:rPr>
        <w:t xml:space="preserve"> Nasional Pendidikan Tinggi</w:t>
      </w:r>
    </w:p>
    <w:p w14:paraId="5976E57D" w14:textId="77777777" w:rsidR="0076297E" w:rsidRPr="00DB25C4" w:rsidRDefault="0076297E" w:rsidP="009F6099">
      <w:pPr>
        <w:pStyle w:val="ListParagraph"/>
        <w:numPr>
          <w:ilvl w:val="0"/>
          <w:numId w:val="169"/>
        </w:numPr>
        <w:spacing w:after="0" w:line="240" w:lineRule="auto"/>
        <w:ind w:left="426"/>
        <w:jc w:val="both"/>
        <w:rPr>
          <w:rFonts w:cstheme="minorHAnsi"/>
        </w:rPr>
      </w:pPr>
      <w:proofErr w:type="spellStart"/>
      <w:r w:rsidRPr="00DB25C4">
        <w:rPr>
          <w:rFonts w:cstheme="minorHAnsi"/>
        </w:rPr>
        <w:t>Peraturan</w:t>
      </w:r>
      <w:proofErr w:type="spellEnd"/>
      <w:r w:rsidRPr="00DB25C4">
        <w:rPr>
          <w:rFonts w:cstheme="minorHAnsi"/>
        </w:rPr>
        <w:t xml:space="preserve"> Menteri </w:t>
      </w:r>
      <w:proofErr w:type="spellStart"/>
      <w:r w:rsidRPr="00DB25C4">
        <w:rPr>
          <w:rFonts w:cstheme="minorHAnsi"/>
        </w:rPr>
        <w:t>Ristek-Dikti</w:t>
      </w:r>
      <w:proofErr w:type="spellEnd"/>
      <w:r w:rsidRPr="00DB25C4">
        <w:rPr>
          <w:rFonts w:cstheme="minorHAnsi"/>
        </w:rPr>
        <w:t xml:space="preserve"> No. 13 </w:t>
      </w:r>
      <w:proofErr w:type="spellStart"/>
      <w:r w:rsidRPr="00DB25C4">
        <w:rPr>
          <w:rFonts w:cstheme="minorHAnsi"/>
        </w:rPr>
        <w:t>Tahun</w:t>
      </w:r>
      <w:proofErr w:type="spellEnd"/>
      <w:r w:rsidRPr="00DB25C4">
        <w:rPr>
          <w:rFonts w:cstheme="minorHAnsi"/>
        </w:rPr>
        <w:t xml:space="preserve"> 2015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Strategi Kementerian </w:t>
      </w:r>
      <w:proofErr w:type="spellStart"/>
      <w:r w:rsidRPr="00DB25C4">
        <w:rPr>
          <w:rFonts w:cstheme="minorHAnsi"/>
        </w:rPr>
        <w:t>Riset</w:t>
      </w:r>
      <w:proofErr w:type="spellEnd"/>
      <w:r w:rsidRPr="00DB25C4">
        <w:rPr>
          <w:rFonts w:cstheme="minorHAnsi"/>
        </w:rPr>
        <w:t xml:space="preserve">, </w:t>
      </w:r>
      <w:proofErr w:type="spellStart"/>
      <w:r w:rsidRPr="00DB25C4">
        <w:rPr>
          <w:rFonts w:cstheme="minorHAnsi"/>
        </w:rPr>
        <w:t>Teknologi</w:t>
      </w:r>
      <w:proofErr w:type="spellEnd"/>
      <w:r w:rsidRPr="00DB25C4">
        <w:rPr>
          <w:rFonts w:cstheme="minorHAnsi"/>
        </w:rPr>
        <w:t xml:space="preserve">, dan Pendidikan Tinggi </w:t>
      </w:r>
      <w:proofErr w:type="spellStart"/>
      <w:r w:rsidRPr="00DB25C4">
        <w:rPr>
          <w:rFonts w:cstheme="minorHAnsi"/>
        </w:rPr>
        <w:t>Tahun</w:t>
      </w:r>
      <w:proofErr w:type="spellEnd"/>
      <w:r w:rsidRPr="00DB25C4">
        <w:rPr>
          <w:rFonts w:cstheme="minorHAnsi"/>
        </w:rPr>
        <w:t xml:space="preserve"> 2015-2019</w:t>
      </w:r>
    </w:p>
    <w:p w14:paraId="414ED0BD" w14:textId="77777777" w:rsidR="0076297E" w:rsidRPr="00DB25C4" w:rsidRDefault="0076297E" w:rsidP="009F6099">
      <w:pPr>
        <w:pStyle w:val="ListParagraph"/>
        <w:numPr>
          <w:ilvl w:val="0"/>
          <w:numId w:val="169"/>
        </w:numPr>
        <w:spacing w:after="0" w:line="240" w:lineRule="auto"/>
        <w:ind w:left="426"/>
        <w:jc w:val="both"/>
        <w:rPr>
          <w:rFonts w:cstheme="minorHAnsi"/>
        </w:rPr>
      </w:pP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Strategis</w:t>
      </w:r>
      <w:proofErr w:type="spellEnd"/>
      <w:r w:rsidRPr="00DB25C4">
        <w:rPr>
          <w:rFonts w:cstheme="minorHAnsi"/>
        </w:rPr>
        <w:t xml:space="preserve"> Universitas 2020-2024</w:t>
      </w:r>
    </w:p>
    <w:p w14:paraId="07AAC4D2" w14:textId="77777777" w:rsidR="0076297E" w:rsidRPr="00DB25C4" w:rsidRDefault="0076297E" w:rsidP="009F6099">
      <w:pPr>
        <w:pStyle w:val="ListParagraph"/>
        <w:numPr>
          <w:ilvl w:val="0"/>
          <w:numId w:val="169"/>
        </w:numPr>
        <w:spacing w:after="0" w:line="240" w:lineRule="auto"/>
        <w:ind w:left="426"/>
        <w:jc w:val="both"/>
        <w:rPr>
          <w:rFonts w:cstheme="minorHAnsi"/>
        </w:rPr>
      </w:pPr>
      <w:r w:rsidRPr="00DB25C4">
        <w:rPr>
          <w:rFonts w:cstheme="minorHAnsi"/>
        </w:rPr>
        <w:t xml:space="preserve">Keputusan </w:t>
      </w:r>
      <w:proofErr w:type="spellStart"/>
      <w:r w:rsidRPr="00DB25C4">
        <w:rPr>
          <w:rFonts w:cstheme="minorHAnsi"/>
        </w:rPr>
        <w:t>Senat</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w:t>
      </w:r>
      <w:proofErr w:type="spellStart"/>
      <w:r w:rsidRPr="00DB25C4">
        <w:rPr>
          <w:rFonts w:cstheme="minorHAnsi"/>
        </w:rPr>
        <w:t>Nomor</w:t>
      </w:r>
      <w:proofErr w:type="spellEnd"/>
      <w:r w:rsidRPr="00DB25C4">
        <w:rPr>
          <w:rFonts w:cstheme="minorHAnsi"/>
        </w:rPr>
        <w:t xml:space="preserve"> 0021A/MACHUNG/SK-SENAT/VIII/2015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Universitas Ma Chung</w:t>
      </w:r>
    </w:p>
    <w:p w14:paraId="3D4D5DD1" w14:textId="77777777" w:rsidR="0076297E" w:rsidRPr="00DB25C4" w:rsidRDefault="0076297E" w:rsidP="009F6099">
      <w:pPr>
        <w:pStyle w:val="ListParagraph"/>
        <w:numPr>
          <w:ilvl w:val="0"/>
          <w:numId w:val="169"/>
        </w:numPr>
        <w:spacing w:after="0" w:line="240" w:lineRule="auto"/>
        <w:ind w:left="426"/>
        <w:jc w:val="both"/>
        <w:rPr>
          <w:rFonts w:cstheme="minorHAnsi"/>
        </w:rPr>
      </w:pPr>
      <w:r w:rsidRPr="00DB25C4">
        <w:rPr>
          <w:rFonts w:cstheme="minorHAnsi"/>
        </w:rPr>
        <w:t xml:space="preserve">Keputusan </w:t>
      </w:r>
      <w:proofErr w:type="spellStart"/>
      <w:r w:rsidRPr="00DB25C4">
        <w:rPr>
          <w:rFonts w:cstheme="minorHAnsi"/>
        </w:rPr>
        <w:t>Senat</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Universitas </w:t>
      </w:r>
      <w:proofErr w:type="spellStart"/>
      <w:r w:rsidRPr="00DB25C4">
        <w:rPr>
          <w:rFonts w:cstheme="minorHAnsi"/>
        </w:rPr>
        <w:t>nomor</w:t>
      </w:r>
      <w:proofErr w:type="spellEnd"/>
      <w:r w:rsidRPr="00DB25C4">
        <w:rPr>
          <w:rFonts w:cstheme="minorHAnsi"/>
        </w:rPr>
        <w:t xml:space="preserve"> 0002/MACHUNG/SK-SENAT/X/2016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Strategis</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Universitas Ma Chung 2016-2020</w:t>
      </w:r>
    </w:p>
    <w:p w14:paraId="5C14F73C" w14:textId="77777777" w:rsidR="0076297E" w:rsidRPr="00DB25C4" w:rsidRDefault="0076297E" w:rsidP="009F6099">
      <w:pPr>
        <w:pStyle w:val="ListParagraph"/>
        <w:numPr>
          <w:ilvl w:val="0"/>
          <w:numId w:val="169"/>
        </w:numPr>
        <w:spacing w:after="0" w:line="240" w:lineRule="auto"/>
        <w:ind w:left="426"/>
        <w:jc w:val="both"/>
        <w:rPr>
          <w:rFonts w:cstheme="minorHAnsi"/>
        </w:rPr>
      </w:pPr>
      <w:r w:rsidRPr="00DB25C4">
        <w:rPr>
          <w:rFonts w:cstheme="minorHAnsi"/>
        </w:rPr>
        <w:t xml:space="preserve">Keputusan </w:t>
      </w:r>
      <w:proofErr w:type="spellStart"/>
      <w:r w:rsidRPr="00DB25C4">
        <w:rPr>
          <w:rFonts w:cstheme="minorHAnsi"/>
        </w:rPr>
        <w:t>Senat</w:t>
      </w:r>
      <w:proofErr w:type="spellEnd"/>
      <w:r w:rsidRPr="00DB25C4">
        <w:rPr>
          <w:rFonts w:cstheme="minorHAnsi"/>
        </w:rPr>
        <w:t xml:space="preserve"> </w:t>
      </w:r>
      <w:proofErr w:type="spellStart"/>
      <w:r w:rsidRPr="00DB25C4">
        <w:rPr>
          <w:rFonts w:cstheme="minorHAnsi"/>
        </w:rPr>
        <w:t>Akademik</w:t>
      </w:r>
      <w:proofErr w:type="spellEnd"/>
      <w:r w:rsidRPr="00DB25C4">
        <w:rPr>
          <w:rFonts w:cstheme="minorHAnsi"/>
        </w:rPr>
        <w:t xml:space="preserve"> Universitas </w:t>
      </w:r>
      <w:proofErr w:type="spellStart"/>
      <w:r w:rsidRPr="00DB25C4">
        <w:rPr>
          <w:rFonts w:cstheme="minorHAnsi"/>
        </w:rPr>
        <w:t>nomor</w:t>
      </w:r>
      <w:proofErr w:type="spellEnd"/>
      <w:r w:rsidRPr="00DB25C4">
        <w:rPr>
          <w:rFonts w:cstheme="minorHAnsi"/>
        </w:rPr>
        <w:t xml:space="preserve"> 0008/MACHUNG/SK-SENAT/VIII/2020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Strategis</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Universitas Ma Chung 2021-2025</w:t>
      </w:r>
    </w:p>
    <w:p w14:paraId="2B5DB09C" w14:textId="77777777" w:rsidR="0076297E" w:rsidRPr="00DB25C4" w:rsidRDefault="0076297E" w:rsidP="009F6099">
      <w:pPr>
        <w:pStyle w:val="ListParagraph"/>
        <w:numPr>
          <w:ilvl w:val="0"/>
          <w:numId w:val="169"/>
        </w:numPr>
        <w:spacing w:after="0" w:line="240" w:lineRule="auto"/>
        <w:ind w:left="426"/>
        <w:jc w:val="both"/>
        <w:rPr>
          <w:rFonts w:cstheme="minorHAnsi"/>
        </w:rPr>
      </w:pPr>
      <w:r w:rsidRPr="00DB25C4">
        <w:rPr>
          <w:rFonts w:cstheme="minorHAnsi"/>
        </w:rPr>
        <w:t xml:space="preserve">Keputusan </w:t>
      </w:r>
      <w:proofErr w:type="spellStart"/>
      <w:r w:rsidRPr="00DB25C4">
        <w:rPr>
          <w:rFonts w:cstheme="minorHAnsi"/>
        </w:rPr>
        <w:t>Rektor</w:t>
      </w:r>
      <w:proofErr w:type="spellEnd"/>
      <w:r w:rsidRPr="00DB25C4">
        <w:rPr>
          <w:rFonts w:cstheme="minorHAnsi"/>
        </w:rPr>
        <w:t xml:space="preserve"> </w:t>
      </w:r>
      <w:proofErr w:type="spellStart"/>
      <w:r w:rsidRPr="00DB25C4">
        <w:rPr>
          <w:rFonts w:cstheme="minorHAnsi"/>
        </w:rPr>
        <w:t>Nomor</w:t>
      </w:r>
      <w:proofErr w:type="spellEnd"/>
      <w:r w:rsidRPr="00DB25C4">
        <w:rPr>
          <w:rFonts w:cstheme="minorHAnsi"/>
        </w:rPr>
        <w:t xml:space="preserve"> 0002/MACHUNG/SK-REK/I/2022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Pembentukan</w:t>
      </w:r>
      <w:proofErr w:type="spellEnd"/>
      <w:r w:rsidRPr="00DB25C4">
        <w:rPr>
          <w:rFonts w:cstheme="minorHAnsi"/>
        </w:rPr>
        <w:t xml:space="preserve"> “</w:t>
      </w:r>
      <w:proofErr w:type="spellStart"/>
      <w:r w:rsidRPr="00DB25C4">
        <w:rPr>
          <w:rFonts w:cstheme="minorHAnsi"/>
        </w:rPr>
        <w:t>Soegeng</w:t>
      </w:r>
      <w:proofErr w:type="spellEnd"/>
      <w:r w:rsidRPr="00DB25C4">
        <w:rPr>
          <w:rFonts w:cstheme="minorHAnsi"/>
        </w:rPr>
        <w:t xml:space="preserve"> </w:t>
      </w:r>
      <w:proofErr w:type="spellStart"/>
      <w:r w:rsidRPr="00DB25C4">
        <w:rPr>
          <w:rFonts w:cstheme="minorHAnsi"/>
        </w:rPr>
        <w:t>Hendarto</w:t>
      </w:r>
      <w:proofErr w:type="spellEnd"/>
      <w:r w:rsidRPr="00DB25C4">
        <w:rPr>
          <w:rFonts w:cstheme="minorHAnsi"/>
        </w:rPr>
        <w:t xml:space="preserve"> Research Center for Chinese-Indonesia Studies”</w:t>
      </w:r>
    </w:p>
    <w:p w14:paraId="444D1528" w14:textId="77777777" w:rsidR="0076297E" w:rsidRPr="00DB25C4" w:rsidRDefault="0076297E" w:rsidP="009F6099">
      <w:pPr>
        <w:pStyle w:val="ListParagraph"/>
        <w:numPr>
          <w:ilvl w:val="0"/>
          <w:numId w:val="169"/>
        </w:numPr>
        <w:spacing w:after="0" w:line="240" w:lineRule="auto"/>
        <w:ind w:left="426"/>
        <w:jc w:val="both"/>
        <w:rPr>
          <w:rFonts w:cstheme="minorHAnsi"/>
        </w:rPr>
      </w:pPr>
      <w:r w:rsidRPr="00DB25C4">
        <w:rPr>
          <w:rFonts w:cstheme="minorHAnsi"/>
        </w:rPr>
        <w:t xml:space="preserve">Keputusan </w:t>
      </w:r>
      <w:proofErr w:type="spellStart"/>
      <w:r w:rsidRPr="00DB25C4">
        <w:rPr>
          <w:rFonts w:cstheme="minorHAnsi"/>
        </w:rPr>
        <w:t>Dekan</w:t>
      </w:r>
      <w:proofErr w:type="spellEnd"/>
      <w:r w:rsidRPr="00DB25C4">
        <w:rPr>
          <w:rFonts w:cstheme="minorHAnsi"/>
        </w:rPr>
        <w:t xml:space="preserve"> </w:t>
      </w:r>
      <w:proofErr w:type="spellStart"/>
      <w:r w:rsidRPr="00DB25C4">
        <w:rPr>
          <w:rFonts w:cstheme="minorHAnsi"/>
        </w:rPr>
        <w:t>Fakultas</w:t>
      </w:r>
      <w:proofErr w:type="spellEnd"/>
      <w:r w:rsidRPr="00DB25C4">
        <w:rPr>
          <w:rFonts w:cstheme="minorHAnsi"/>
        </w:rPr>
        <w:t xml:space="preserve"> Bahasa dan Seni </w:t>
      </w:r>
      <w:proofErr w:type="spellStart"/>
      <w:r w:rsidRPr="00DB25C4">
        <w:rPr>
          <w:rFonts w:cstheme="minorHAnsi"/>
        </w:rPr>
        <w:t>Nomor</w:t>
      </w:r>
      <w:proofErr w:type="spellEnd"/>
      <w:r w:rsidRPr="00DB25C4">
        <w:rPr>
          <w:rFonts w:cstheme="minorHAnsi"/>
        </w:rPr>
        <w:t xml:space="preserve"> 0007/MACHUNG/FBS/SK-DEK/III/2021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Pembentukan</w:t>
      </w:r>
      <w:proofErr w:type="spellEnd"/>
      <w:r w:rsidRPr="00DB25C4">
        <w:rPr>
          <w:rFonts w:cstheme="minorHAnsi"/>
        </w:rPr>
        <w:t xml:space="preserve"> </w:t>
      </w:r>
      <w:proofErr w:type="spellStart"/>
      <w:r w:rsidRPr="00DB25C4">
        <w:rPr>
          <w:rFonts w:cstheme="minorHAnsi"/>
        </w:rPr>
        <w:t>Kelompok</w:t>
      </w:r>
      <w:proofErr w:type="spellEnd"/>
      <w:r w:rsidRPr="00DB25C4">
        <w:rPr>
          <w:rFonts w:cstheme="minorHAnsi"/>
        </w:rPr>
        <w:t xml:space="preserve"> </w:t>
      </w:r>
      <w:proofErr w:type="spellStart"/>
      <w:r w:rsidRPr="00DB25C4">
        <w:rPr>
          <w:rFonts w:cstheme="minorHAnsi"/>
        </w:rPr>
        <w:t>Riset</w:t>
      </w:r>
      <w:proofErr w:type="spellEnd"/>
      <w:r w:rsidRPr="00DB25C4">
        <w:rPr>
          <w:rFonts w:cstheme="minorHAnsi"/>
        </w:rPr>
        <w:t xml:space="preserve"> Aras Program </w:t>
      </w:r>
      <w:proofErr w:type="spellStart"/>
      <w:r w:rsidRPr="00DB25C4">
        <w:rPr>
          <w:rFonts w:cstheme="minorHAnsi"/>
        </w:rPr>
        <w:t>Studi</w:t>
      </w:r>
      <w:proofErr w:type="spellEnd"/>
      <w:r w:rsidRPr="00DB25C4">
        <w:rPr>
          <w:rFonts w:cstheme="minorHAnsi"/>
        </w:rPr>
        <w:t xml:space="preserve"> pada </w:t>
      </w:r>
      <w:proofErr w:type="spellStart"/>
      <w:r w:rsidRPr="00DB25C4">
        <w:rPr>
          <w:rFonts w:cstheme="minorHAnsi"/>
        </w:rPr>
        <w:t>Fakultas</w:t>
      </w:r>
      <w:proofErr w:type="spellEnd"/>
      <w:r w:rsidRPr="00DB25C4">
        <w:rPr>
          <w:rFonts w:cstheme="minorHAnsi"/>
        </w:rPr>
        <w:t xml:space="preserve"> Bahasa dan Seni Universitas Ma Chung</w:t>
      </w:r>
    </w:p>
    <w:p w14:paraId="5C317A1E" w14:textId="77777777" w:rsidR="0076297E" w:rsidRPr="00DB25C4" w:rsidRDefault="0076297E" w:rsidP="009F6099">
      <w:pPr>
        <w:pStyle w:val="ListParagraph"/>
        <w:numPr>
          <w:ilvl w:val="0"/>
          <w:numId w:val="169"/>
        </w:numPr>
        <w:spacing w:after="0" w:line="240" w:lineRule="auto"/>
        <w:ind w:left="426"/>
        <w:jc w:val="both"/>
        <w:rPr>
          <w:rFonts w:cstheme="minorHAnsi"/>
        </w:rPr>
      </w:pPr>
      <w:proofErr w:type="spellStart"/>
      <w:r w:rsidRPr="00DB25C4">
        <w:rPr>
          <w:rFonts w:cstheme="minorHAnsi"/>
        </w:rPr>
        <w:t>Adendum</w:t>
      </w:r>
      <w:proofErr w:type="spellEnd"/>
      <w:r w:rsidRPr="00DB25C4">
        <w:rPr>
          <w:rFonts w:cstheme="minorHAnsi"/>
        </w:rPr>
        <w:t xml:space="preserve"> II Keputusan </w:t>
      </w:r>
      <w:proofErr w:type="spellStart"/>
      <w:r w:rsidRPr="00DB25C4">
        <w:rPr>
          <w:rFonts w:cstheme="minorHAnsi"/>
        </w:rPr>
        <w:t>Rektor</w:t>
      </w:r>
      <w:proofErr w:type="spellEnd"/>
      <w:r w:rsidRPr="00DB25C4">
        <w:rPr>
          <w:rFonts w:cstheme="minorHAnsi"/>
        </w:rPr>
        <w:t xml:space="preserve"> </w:t>
      </w:r>
      <w:proofErr w:type="spellStart"/>
      <w:r w:rsidRPr="00DB25C4">
        <w:rPr>
          <w:rFonts w:cstheme="minorHAnsi"/>
        </w:rPr>
        <w:t>Nomor</w:t>
      </w:r>
      <w:proofErr w:type="spellEnd"/>
      <w:r w:rsidRPr="00DB25C4">
        <w:rPr>
          <w:rFonts w:cstheme="minorHAnsi"/>
        </w:rPr>
        <w:t xml:space="preserve"> 00347/MACHUNG/SK-REK/VIII/2007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Ketentuan</w:t>
      </w:r>
      <w:proofErr w:type="spellEnd"/>
      <w:r w:rsidRPr="00DB25C4">
        <w:rPr>
          <w:rFonts w:cstheme="minorHAnsi"/>
        </w:rPr>
        <w:t xml:space="preserve"> Beban </w:t>
      </w:r>
      <w:proofErr w:type="spellStart"/>
      <w:r w:rsidRPr="00DB25C4">
        <w:rPr>
          <w:rFonts w:cstheme="minorHAnsi"/>
        </w:rPr>
        <w:t>Kerja</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Universitas Ma Chung</w:t>
      </w:r>
    </w:p>
    <w:p w14:paraId="7126C1E3" w14:textId="77777777" w:rsidR="0076297E" w:rsidRPr="00DB25C4" w:rsidRDefault="0076297E" w:rsidP="009F6099">
      <w:pPr>
        <w:pStyle w:val="ListParagraph"/>
        <w:numPr>
          <w:ilvl w:val="0"/>
          <w:numId w:val="169"/>
        </w:numPr>
        <w:spacing w:after="0" w:line="240" w:lineRule="auto"/>
        <w:ind w:left="426"/>
        <w:jc w:val="both"/>
        <w:rPr>
          <w:rFonts w:cstheme="minorHAnsi"/>
        </w:rPr>
      </w:pPr>
      <w:r w:rsidRPr="00DB25C4">
        <w:rPr>
          <w:rFonts w:eastAsia="Calibri" w:cstheme="minorHAnsi"/>
          <w:color w:val="000000" w:themeColor="text1"/>
        </w:rPr>
        <w:t xml:space="preserve">Keputusan </w:t>
      </w:r>
      <w:proofErr w:type="spellStart"/>
      <w:r w:rsidRPr="00DB25C4">
        <w:rPr>
          <w:rFonts w:eastAsia="Calibri" w:cstheme="minorHAnsi"/>
          <w:color w:val="000000" w:themeColor="text1"/>
        </w:rPr>
        <w:t>Senat</w:t>
      </w:r>
      <w:proofErr w:type="spellEnd"/>
      <w:r w:rsidRPr="00DB25C4">
        <w:rPr>
          <w:rFonts w:eastAsia="Calibri" w:cstheme="minorHAnsi"/>
          <w:color w:val="000000" w:themeColor="text1"/>
        </w:rPr>
        <w:t xml:space="preserve"> Universitas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0010/MACHUNG/SK-SENAT/XII/2017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Universitas Ma Chung</w:t>
      </w:r>
    </w:p>
    <w:p w14:paraId="76E91E5E" w14:textId="77777777" w:rsidR="0076297E" w:rsidRPr="00DB25C4" w:rsidRDefault="0076297E" w:rsidP="009F6099">
      <w:pPr>
        <w:pStyle w:val="ListParagraph"/>
        <w:numPr>
          <w:ilvl w:val="0"/>
          <w:numId w:val="169"/>
        </w:numPr>
        <w:spacing w:after="0" w:line="240" w:lineRule="auto"/>
        <w:ind w:left="426"/>
        <w:jc w:val="both"/>
        <w:rPr>
          <w:rFonts w:cstheme="minorHAnsi"/>
        </w:rPr>
      </w:pP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009-016/SPMI-MACHUNG/SM/01A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Penelitian</w:t>
      </w:r>
      <w:proofErr w:type="spellEnd"/>
    </w:p>
    <w:p w14:paraId="683EF48E" w14:textId="77777777" w:rsidR="0076297E" w:rsidRPr="00DB25C4" w:rsidRDefault="0076297E" w:rsidP="009F6099">
      <w:pPr>
        <w:pStyle w:val="ListParagraph"/>
        <w:numPr>
          <w:ilvl w:val="0"/>
          <w:numId w:val="169"/>
        </w:numPr>
        <w:spacing w:after="0" w:line="240" w:lineRule="auto"/>
        <w:ind w:left="426"/>
        <w:jc w:val="both"/>
        <w:rPr>
          <w:rFonts w:cstheme="minorHAnsi"/>
        </w:rPr>
      </w:pPr>
      <w:proofErr w:type="spellStart"/>
      <w:r w:rsidRPr="00DB25C4">
        <w:rPr>
          <w:rFonts w:cstheme="minorHAnsi"/>
        </w:rPr>
        <w:t>Seluruh</w:t>
      </w:r>
      <w:proofErr w:type="spellEnd"/>
      <w:r w:rsidRPr="00DB25C4">
        <w:rPr>
          <w:rFonts w:cstheme="minorHAnsi"/>
        </w:rPr>
        <w:t xml:space="preserve"> </w:t>
      </w:r>
      <w:hyperlink r:id="rId98">
        <w:r w:rsidRPr="00DB25C4">
          <w:rPr>
            <w:rStyle w:val="Hyperlink"/>
            <w:rFonts w:cstheme="minorHAnsi"/>
          </w:rPr>
          <w:t>SOP</w:t>
        </w:r>
      </w:hyperlink>
      <w:r w:rsidRPr="00DB25C4">
        <w:rPr>
          <w:rFonts w:cstheme="minorHAnsi"/>
        </w:rPr>
        <w:t xml:space="preserve"> </w:t>
      </w:r>
      <w:proofErr w:type="spellStart"/>
      <w:r w:rsidRPr="00DB25C4">
        <w:rPr>
          <w:rFonts w:cstheme="minorHAnsi"/>
        </w:rPr>
        <w:t>terkait</w:t>
      </w:r>
      <w:proofErr w:type="spellEnd"/>
      <w:r w:rsidRPr="00DB25C4">
        <w:rPr>
          <w:rFonts w:cstheme="minorHAnsi"/>
        </w:rPr>
        <w:t xml:space="preserve"> </w:t>
      </w:r>
      <w:proofErr w:type="spellStart"/>
      <w:r w:rsidRPr="00DB25C4">
        <w:rPr>
          <w:rFonts w:cstheme="minorHAnsi"/>
        </w:rPr>
        <w:t>hasil</w:t>
      </w:r>
      <w:proofErr w:type="spellEnd"/>
      <w:r w:rsidRPr="00DB25C4">
        <w:rPr>
          <w:rFonts w:cstheme="minorHAnsi"/>
        </w:rPr>
        <w:t xml:space="preserve"> </w:t>
      </w:r>
      <w:proofErr w:type="spellStart"/>
      <w:r w:rsidRPr="00DB25C4">
        <w:rPr>
          <w:rFonts w:cstheme="minorHAnsi"/>
        </w:rPr>
        <w:t>Penelitian</w:t>
      </w:r>
      <w:commentRangeStart w:id="54"/>
      <w:commentRangeEnd w:id="54"/>
      <w:proofErr w:type="spellEnd"/>
      <w:r w:rsidRPr="00DB25C4">
        <w:rPr>
          <w:rStyle w:val="CommentReference"/>
          <w:rFonts w:cstheme="minorHAnsi"/>
          <w:sz w:val="22"/>
          <w:szCs w:val="22"/>
        </w:rPr>
        <w:commentReference w:id="54"/>
      </w:r>
    </w:p>
    <w:p w14:paraId="5238E7E4" w14:textId="77777777" w:rsidR="0076297E" w:rsidRPr="00DB25C4" w:rsidRDefault="0076297E" w:rsidP="00687314">
      <w:pPr>
        <w:pStyle w:val="ListParagraph"/>
        <w:spacing w:after="0" w:line="240" w:lineRule="auto"/>
        <w:ind w:left="426"/>
        <w:jc w:val="both"/>
        <w:rPr>
          <w:rFonts w:cstheme="minorHAnsi"/>
        </w:rPr>
      </w:pPr>
    </w:p>
    <w:p w14:paraId="6C24FCC7" w14:textId="77777777" w:rsidR="0076297E" w:rsidRPr="00DB25C4" w:rsidRDefault="0076297E" w:rsidP="00687314">
      <w:pPr>
        <w:spacing w:after="0" w:line="240" w:lineRule="auto"/>
        <w:ind w:left="360"/>
        <w:jc w:val="both"/>
        <w:rPr>
          <w:rFonts w:cstheme="minorHAnsi"/>
        </w:rPr>
      </w:pP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disosialisasikan</w:t>
      </w:r>
      <w:proofErr w:type="spellEnd"/>
      <w:r w:rsidRPr="00DB25C4">
        <w:rPr>
          <w:rFonts w:cstheme="minorHAnsi"/>
        </w:rPr>
        <w:t xml:space="preserve"> </w:t>
      </w:r>
      <w:proofErr w:type="spellStart"/>
      <w:r w:rsidRPr="00DB25C4">
        <w:rPr>
          <w:rFonts w:cstheme="minorHAnsi"/>
        </w:rPr>
        <w:t>ke</w:t>
      </w:r>
      <w:proofErr w:type="spellEnd"/>
      <w:r w:rsidRPr="00DB25C4">
        <w:rPr>
          <w:rFonts w:cstheme="minorHAnsi"/>
        </w:rPr>
        <w:t xml:space="preserve"> </w:t>
      </w:r>
      <w:proofErr w:type="spellStart"/>
      <w:r w:rsidRPr="00DB25C4">
        <w:rPr>
          <w:rFonts w:cstheme="minorHAnsi"/>
        </w:rPr>
        <w:t>pihak-pihak</w:t>
      </w:r>
      <w:proofErr w:type="spellEnd"/>
      <w:r w:rsidRPr="00DB25C4">
        <w:rPr>
          <w:rFonts w:cstheme="minorHAnsi"/>
        </w:rPr>
        <w:t xml:space="preserve"> yang </w:t>
      </w:r>
      <w:proofErr w:type="spellStart"/>
      <w:r w:rsidRPr="00DB25C4">
        <w:rPr>
          <w:rFonts w:cstheme="minorHAnsi"/>
        </w:rPr>
        <w:t>berkepentingan</w:t>
      </w:r>
      <w:proofErr w:type="spellEnd"/>
      <w:r w:rsidRPr="00DB25C4">
        <w:rPr>
          <w:rFonts w:cstheme="minorHAnsi"/>
        </w:rPr>
        <w:t xml:space="preserve"> </w:t>
      </w:r>
      <w:proofErr w:type="spellStart"/>
      <w:r w:rsidRPr="00DB25C4">
        <w:rPr>
          <w:rFonts w:cstheme="minorHAnsi"/>
        </w:rPr>
        <w:t>melalui</w:t>
      </w:r>
      <w:proofErr w:type="spellEnd"/>
    </w:p>
    <w:p w14:paraId="62024E29" w14:textId="77777777" w:rsidR="0076297E" w:rsidRPr="00DB25C4" w:rsidRDefault="0076297E" w:rsidP="00687314">
      <w:pPr>
        <w:spacing w:after="0" w:line="240" w:lineRule="auto"/>
        <w:jc w:val="both"/>
        <w:rPr>
          <w:rFonts w:cstheme="minorHAnsi"/>
        </w:rPr>
      </w:pPr>
      <w:proofErr w:type="spellStart"/>
      <w:r w:rsidRPr="00DB25C4">
        <w:rPr>
          <w:rFonts w:cstheme="minorHAnsi"/>
        </w:rPr>
        <w:t>cara</w:t>
      </w:r>
      <w:proofErr w:type="spellEnd"/>
      <w:r w:rsidRPr="00DB25C4">
        <w:rPr>
          <w:rFonts w:cstheme="minorHAnsi"/>
        </w:rPr>
        <w:t xml:space="preserve"> </w:t>
      </w:r>
      <w:proofErr w:type="spellStart"/>
      <w:r w:rsidRPr="00DB25C4">
        <w:rPr>
          <w:rFonts w:cstheme="minorHAnsi"/>
        </w:rPr>
        <w:t>sebagai</w:t>
      </w:r>
      <w:proofErr w:type="spellEnd"/>
      <w:r w:rsidRPr="00DB25C4">
        <w:rPr>
          <w:rFonts w:cstheme="minorHAnsi"/>
        </w:rPr>
        <w:t xml:space="preserve"> </w:t>
      </w:r>
      <w:proofErr w:type="spellStart"/>
      <w:r w:rsidRPr="00DB25C4">
        <w:rPr>
          <w:rFonts w:cstheme="minorHAnsi"/>
        </w:rPr>
        <w:t>berikut</w:t>
      </w:r>
      <w:proofErr w:type="spellEnd"/>
      <w:r w:rsidRPr="00DB25C4">
        <w:rPr>
          <w:rFonts w:cstheme="minorHAnsi"/>
        </w:rPr>
        <w:t xml:space="preserve">. </w:t>
      </w:r>
    </w:p>
    <w:p w14:paraId="0D7D5C14" w14:textId="77777777" w:rsidR="0076297E" w:rsidRPr="00DB25C4" w:rsidRDefault="0076297E" w:rsidP="009F6099">
      <w:pPr>
        <w:pStyle w:val="ListParagraph"/>
        <w:numPr>
          <w:ilvl w:val="0"/>
          <w:numId w:val="170"/>
        </w:numPr>
        <w:spacing w:after="0" w:line="240" w:lineRule="auto"/>
        <w:ind w:left="426"/>
        <w:jc w:val="both"/>
        <w:rPr>
          <w:rFonts w:cstheme="minorHAnsi"/>
        </w:rPr>
      </w:pPr>
      <w:proofErr w:type="spellStart"/>
      <w:r w:rsidRPr="00DB25C4">
        <w:rPr>
          <w:rFonts w:cstheme="minorHAnsi"/>
        </w:rPr>
        <w:t>Rapat</w:t>
      </w:r>
      <w:proofErr w:type="spellEnd"/>
      <w:r w:rsidRPr="00DB25C4">
        <w:rPr>
          <w:rFonts w:cstheme="minorHAnsi"/>
        </w:rPr>
        <w:t xml:space="preserve"> </w:t>
      </w:r>
      <w:proofErr w:type="spellStart"/>
      <w:r w:rsidRPr="00DB25C4">
        <w:rPr>
          <w:rFonts w:cstheme="minorHAnsi"/>
        </w:rPr>
        <w:t>sosialisasi</w:t>
      </w:r>
      <w:proofErr w:type="spellEnd"/>
      <w:r w:rsidRPr="00DB25C4">
        <w:rPr>
          <w:rFonts w:cstheme="minorHAnsi"/>
        </w:rPr>
        <w:t xml:space="preserve"> </w:t>
      </w:r>
      <w:proofErr w:type="spellStart"/>
      <w:r w:rsidRPr="00DB25C4">
        <w:rPr>
          <w:rFonts w:cstheme="minorHAnsi"/>
        </w:rPr>
        <w:t>terkait</w:t>
      </w:r>
      <w:proofErr w:type="spellEnd"/>
      <w:r w:rsidRPr="00DB25C4">
        <w:rPr>
          <w:rFonts w:cstheme="minorHAnsi"/>
        </w:rPr>
        <w:t xml:space="preserve"> </w:t>
      </w:r>
      <w:proofErr w:type="spellStart"/>
      <w:r w:rsidRPr="00DB25C4">
        <w:rPr>
          <w:rFonts w:cstheme="minorHAnsi"/>
        </w:rPr>
        <w:t>skema</w:t>
      </w:r>
      <w:proofErr w:type="spellEnd"/>
      <w:r w:rsidRPr="00DB25C4">
        <w:rPr>
          <w:rFonts w:cstheme="minorHAnsi"/>
        </w:rPr>
        <w:t xml:space="preserve"> </w:t>
      </w:r>
      <w:proofErr w:type="spellStart"/>
      <w:r w:rsidRPr="00DB25C4">
        <w:rPr>
          <w:rFonts w:cstheme="minorHAnsi"/>
        </w:rPr>
        <w:t>pelaksanaan</w:t>
      </w:r>
      <w:proofErr w:type="spellEnd"/>
      <w:r w:rsidRPr="00DB25C4">
        <w:rPr>
          <w:rFonts w:cstheme="minorHAnsi"/>
        </w:rPr>
        <w:t xml:space="preserve"> program MRG (Ma Chung Research Grant) yang </w:t>
      </w:r>
      <w:proofErr w:type="spellStart"/>
      <w:r w:rsidRPr="00DB25C4">
        <w:rPr>
          <w:rFonts w:cstheme="minorHAnsi"/>
        </w:rPr>
        <w:t>diselenggarakan</w:t>
      </w:r>
      <w:proofErr w:type="spellEnd"/>
      <w:r w:rsidRPr="00DB25C4">
        <w:rPr>
          <w:rFonts w:cstheme="minorHAnsi"/>
        </w:rPr>
        <w:t xml:space="preserve"> oleh LPPM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dihadiri</w:t>
      </w:r>
      <w:proofErr w:type="spellEnd"/>
      <w:r w:rsidRPr="00DB25C4">
        <w:rPr>
          <w:rFonts w:cstheme="minorHAnsi"/>
        </w:rPr>
        <w:t xml:space="preserve"> </w:t>
      </w:r>
      <w:proofErr w:type="spellStart"/>
      <w:r w:rsidRPr="00DB25C4">
        <w:rPr>
          <w:rFonts w:cstheme="minorHAnsi"/>
        </w:rPr>
        <w:t>seluruh</w:t>
      </w:r>
      <w:proofErr w:type="spellEnd"/>
      <w:r w:rsidRPr="00DB25C4">
        <w:rPr>
          <w:rFonts w:cstheme="minorHAnsi"/>
        </w:rPr>
        <w:t xml:space="preserve"> </w:t>
      </w:r>
      <w:proofErr w:type="spellStart"/>
      <w:r w:rsidRPr="00DB25C4">
        <w:rPr>
          <w:rFonts w:cstheme="minorHAnsi"/>
        </w:rPr>
        <w:t>dekan</w:t>
      </w:r>
      <w:proofErr w:type="spellEnd"/>
      <w:r w:rsidRPr="00DB25C4">
        <w:rPr>
          <w:rFonts w:cstheme="minorHAnsi"/>
        </w:rPr>
        <w:t xml:space="preserve">, </w:t>
      </w:r>
      <w:proofErr w:type="spellStart"/>
      <w:r w:rsidRPr="00DB25C4">
        <w:rPr>
          <w:rFonts w:cstheme="minorHAnsi"/>
        </w:rPr>
        <w:t>kepala</w:t>
      </w:r>
      <w:proofErr w:type="spellEnd"/>
      <w:r w:rsidRPr="00DB25C4">
        <w:rPr>
          <w:rFonts w:cstheme="minorHAnsi"/>
        </w:rPr>
        <w:t xml:space="preserve"> program </w:t>
      </w:r>
      <w:proofErr w:type="spellStart"/>
      <w:r w:rsidRPr="00DB25C4">
        <w:rPr>
          <w:rFonts w:cstheme="minorHAnsi"/>
        </w:rPr>
        <w:t>studi</w:t>
      </w:r>
      <w:proofErr w:type="spellEnd"/>
      <w:r w:rsidRPr="00DB25C4">
        <w:rPr>
          <w:rFonts w:cstheme="minorHAnsi"/>
        </w:rPr>
        <w:t xml:space="preserve">, dan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setiap</w:t>
      </w:r>
      <w:proofErr w:type="spellEnd"/>
      <w:r w:rsidRPr="00DB25C4">
        <w:rPr>
          <w:rFonts w:cstheme="minorHAnsi"/>
        </w:rPr>
        <w:t xml:space="preserve"> </w:t>
      </w:r>
      <w:proofErr w:type="spellStart"/>
      <w:r w:rsidRPr="00DB25C4">
        <w:rPr>
          <w:rFonts w:cstheme="minorHAnsi"/>
        </w:rPr>
        <w:t>bulan</w:t>
      </w:r>
      <w:proofErr w:type="spellEnd"/>
      <w:r w:rsidRPr="00DB25C4">
        <w:rPr>
          <w:rFonts w:cstheme="minorHAnsi"/>
        </w:rPr>
        <w:t xml:space="preserve"> </w:t>
      </w:r>
      <w:proofErr w:type="spellStart"/>
      <w:r w:rsidRPr="00DB25C4">
        <w:rPr>
          <w:rFonts w:cstheme="minorHAnsi"/>
        </w:rPr>
        <w:t>Desember</w:t>
      </w:r>
      <w:proofErr w:type="spellEnd"/>
      <w:r w:rsidRPr="00DB25C4">
        <w:rPr>
          <w:rFonts w:cstheme="minorHAnsi"/>
        </w:rPr>
        <w:t>.</w:t>
      </w:r>
    </w:p>
    <w:p w14:paraId="1D42354C" w14:textId="77777777" w:rsidR="0076297E" w:rsidRPr="00DB25C4" w:rsidRDefault="0076297E" w:rsidP="009F6099">
      <w:pPr>
        <w:pStyle w:val="ListParagraph"/>
        <w:numPr>
          <w:ilvl w:val="0"/>
          <w:numId w:val="170"/>
        </w:numPr>
        <w:spacing w:after="0" w:line="240" w:lineRule="auto"/>
        <w:ind w:left="426"/>
        <w:jc w:val="both"/>
        <w:rPr>
          <w:rFonts w:cstheme="minorHAnsi"/>
        </w:rPr>
      </w:pPr>
      <w:proofErr w:type="spellStart"/>
      <w:r w:rsidRPr="00DB25C4">
        <w:rPr>
          <w:rFonts w:cstheme="minorHAnsi"/>
        </w:rPr>
        <w:t>Sosialisasi</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dan </w:t>
      </w:r>
      <w:proofErr w:type="spellStart"/>
      <w:r w:rsidRPr="00DB25C4">
        <w:rPr>
          <w:rFonts w:cstheme="minorHAnsi"/>
        </w:rPr>
        <w:t>dokumen</w:t>
      </w:r>
      <w:proofErr w:type="spellEnd"/>
      <w:r w:rsidRPr="00DB25C4">
        <w:rPr>
          <w:rFonts w:cstheme="minorHAnsi"/>
        </w:rPr>
        <w:t xml:space="preserve"> </w:t>
      </w:r>
      <w:proofErr w:type="spellStart"/>
      <w:r w:rsidRPr="00DB25C4">
        <w:rPr>
          <w:rFonts w:cstheme="minorHAnsi"/>
        </w:rPr>
        <w:t>terkait</w:t>
      </w:r>
      <w:proofErr w:type="spellEnd"/>
      <w:r w:rsidRPr="00DB25C4">
        <w:rPr>
          <w:rFonts w:cstheme="minorHAnsi"/>
        </w:rPr>
        <w:t xml:space="preserve"> program MRG yang </w:t>
      </w:r>
      <w:proofErr w:type="spellStart"/>
      <w:r w:rsidRPr="00DB25C4">
        <w:rPr>
          <w:rFonts w:cstheme="minorHAnsi"/>
        </w:rPr>
        <w:t>dimuat</w:t>
      </w:r>
      <w:proofErr w:type="spellEnd"/>
      <w:r w:rsidRPr="00DB25C4">
        <w:rPr>
          <w:rFonts w:cstheme="minorHAnsi"/>
        </w:rPr>
        <w:t xml:space="preserve"> pada </w:t>
      </w:r>
      <w:proofErr w:type="spellStart"/>
      <w:r w:rsidRPr="00DB25C4">
        <w:rPr>
          <w:rFonts w:cstheme="minorHAnsi"/>
        </w:rPr>
        <w:t>laman</w:t>
      </w:r>
      <w:proofErr w:type="spellEnd"/>
      <w:r w:rsidRPr="00DB25C4">
        <w:rPr>
          <w:rFonts w:cstheme="minorHAnsi"/>
        </w:rPr>
        <w:t xml:space="preserve"> semar.machung.ac.id dan </w:t>
      </w:r>
      <w:proofErr w:type="spellStart"/>
      <w:r w:rsidRPr="00DB25C4">
        <w:rPr>
          <w:rFonts w:cstheme="minorHAnsi"/>
        </w:rPr>
        <w:t>diperbarui</w:t>
      </w:r>
      <w:proofErr w:type="spellEnd"/>
      <w:r w:rsidRPr="00DB25C4">
        <w:rPr>
          <w:rFonts w:cstheme="minorHAnsi"/>
        </w:rPr>
        <w:t xml:space="preserve"> </w:t>
      </w:r>
      <w:proofErr w:type="spellStart"/>
      <w:r w:rsidRPr="00DB25C4">
        <w:rPr>
          <w:rFonts w:cstheme="minorHAnsi"/>
        </w:rPr>
        <w:t>setiap</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w:t>
      </w:r>
    </w:p>
    <w:p w14:paraId="100369C5" w14:textId="77777777" w:rsidR="0076297E" w:rsidRPr="00DB25C4" w:rsidRDefault="0076297E" w:rsidP="00687314">
      <w:pPr>
        <w:spacing w:after="0" w:line="240" w:lineRule="auto"/>
        <w:ind w:left="360"/>
        <w:jc w:val="both"/>
        <w:rPr>
          <w:rFonts w:cstheme="minorHAnsi"/>
        </w:rPr>
      </w:pPr>
    </w:p>
    <w:p w14:paraId="6DFD7724" w14:textId="77777777" w:rsidR="0076297E" w:rsidRPr="00DB25C4" w:rsidRDefault="0076297E" w:rsidP="00687314">
      <w:pPr>
        <w:spacing w:after="0" w:line="240" w:lineRule="auto"/>
        <w:jc w:val="both"/>
        <w:rPr>
          <w:rFonts w:cstheme="minorHAnsi"/>
          <w:b/>
          <w:bCs/>
        </w:rPr>
      </w:pPr>
      <w:r w:rsidRPr="00DB25C4">
        <w:rPr>
          <w:rFonts w:cstheme="minorHAnsi"/>
          <w:b/>
          <w:bCs/>
        </w:rPr>
        <w:t xml:space="preserve">7.2 </w:t>
      </w:r>
      <w:proofErr w:type="spellStart"/>
      <w:r w:rsidRPr="00DB25C4">
        <w:rPr>
          <w:rFonts w:cstheme="minorHAnsi"/>
          <w:b/>
          <w:bCs/>
        </w:rPr>
        <w:t>Pelaksanaan</w:t>
      </w:r>
      <w:proofErr w:type="spellEnd"/>
    </w:p>
    <w:p w14:paraId="2FD09258" w14:textId="77777777" w:rsidR="0076297E" w:rsidRPr="00DB25C4" w:rsidRDefault="0076297E" w:rsidP="00687314">
      <w:pPr>
        <w:spacing w:after="0" w:line="240" w:lineRule="auto"/>
        <w:jc w:val="both"/>
        <w:rPr>
          <w:rFonts w:cstheme="minorHAnsi"/>
          <w:b/>
          <w:bCs/>
        </w:rPr>
      </w:pPr>
      <w:proofErr w:type="gramStart"/>
      <w:r w:rsidRPr="00DB25C4">
        <w:rPr>
          <w:rFonts w:cstheme="minorHAnsi"/>
          <w:b/>
          <w:bCs/>
        </w:rPr>
        <w:t>7.2.1  Peta</w:t>
      </w:r>
      <w:proofErr w:type="gramEnd"/>
      <w:r w:rsidRPr="00DB25C4">
        <w:rPr>
          <w:rFonts w:cstheme="minorHAnsi"/>
          <w:b/>
          <w:bCs/>
        </w:rPr>
        <w:t xml:space="preserve"> Jalan dan </w:t>
      </w:r>
      <w:proofErr w:type="spellStart"/>
      <w:r w:rsidRPr="00DB25C4">
        <w:rPr>
          <w:rFonts w:cstheme="minorHAnsi"/>
          <w:b/>
          <w:bCs/>
        </w:rPr>
        <w:t>Kelompok</w:t>
      </w:r>
      <w:proofErr w:type="spellEnd"/>
      <w:r w:rsidRPr="00DB25C4">
        <w:rPr>
          <w:rFonts w:cstheme="minorHAnsi"/>
          <w:b/>
          <w:bCs/>
        </w:rPr>
        <w:t xml:space="preserve"> </w:t>
      </w:r>
      <w:proofErr w:type="spellStart"/>
      <w:r w:rsidRPr="00DB25C4">
        <w:rPr>
          <w:rFonts w:cstheme="minorHAnsi"/>
          <w:b/>
          <w:bCs/>
        </w:rPr>
        <w:t>Penelitian</w:t>
      </w:r>
      <w:proofErr w:type="spellEnd"/>
    </w:p>
    <w:p w14:paraId="6F8B13F4" w14:textId="77777777" w:rsidR="0076297E" w:rsidRPr="00DB25C4" w:rsidRDefault="0076297E" w:rsidP="00687314">
      <w:pPr>
        <w:spacing w:after="0" w:line="240" w:lineRule="auto"/>
        <w:ind w:firstLine="720"/>
        <w:jc w:val="both"/>
        <w:rPr>
          <w:rFonts w:eastAsia="Calibri" w:cstheme="minorHAnsi"/>
        </w:rPr>
      </w:pPr>
      <w:r w:rsidRPr="00DB25C4">
        <w:rPr>
          <w:rFonts w:eastAsia="Calibri" w:cstheme="minorHAnsi"/>
        </w:rPr>
        <w:t xml:space="preserve">Peta </w:t>
      </w:r>
      <w:proofErr w:type="spellStart"/>
      <w:r w:rsidRPr="00DB25C4">
        <w:rPr>
          <w:rFonts w:eastAsia="Calibri" w:cstheme="minorHAnsi"/>
        </w:rPr>
        <w:t>jalan</w:t>
      </w:r>
      <w:proofErr w:type="spellEnd"/>
      <w:r w:rsidRPr="00DB25C4">
        <w:rPr>
          <w:rFonts w:eastAsia="Calibri" w:cstheme="minorHAnsi"/>
        </w:rPr>
        <w:t xml:space="preserve"> </w:t>
      </w:r>
      <w:proofErr w:type="spellStart"/>
      <w:r w:rsidRPr="00DB25C4">
        <w:rPr>
          <w:rFonts w:eastAsia="Calibri" w:cstheme="minorHAnsi"/>
        </w:rPr>
        <w:t>penelitian</w:t>
      </w:r>
      <w:proofErr w:type="spellEnd"/>
      <w:r w:rsidRPr="00DB25C4">
        <w:rPr>
          <w:rFonts w:eastAsia="Calibri" w:cstheme="minorHAnsi"/>
        </w:rPr>
        <w:t xml:space="preserve"> </w:t>
      </w:r>
      <w:proofErr w:type="spellStart"/>
      <w:r w:rsidRPr="00DB25C4">
        <w:rPr>
          <w:rFonts w:eastAsia="Calibri" w:cstheme="minorHAnsi"/>
        </w:rPr>
        <w:t>Fakultas</w:t>
      </w:r>
      <w:proofErr w:type="spellEnd"/>
      <w:r w:rsidRPr="00DB25C4">
        <w:rPr>
          <w:rFonts w:eastAsia="Calibri" w:cstheme="minorHAnsi"/>
        </w:rPr>
        <w:t xml:space="preserve"> Bahasa dan Seni Universitas Ma Chung </w:t>
      </w:r>
      <w:proofErr w:type="spellStart"/>
      <w:r w:rsidRPr="00DB25C4">
        <w:rPr>
          <w:rFonts w:eastAsia="Calibri" w:cstheme="minorHAnsi"/>
        </w:rPr>
        <w:t>dirumuskan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tujuan</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mengembangkan</w:t>
      </w:r>
      <w:proofErr w:type="spellEnd"/>
      <w:r w:rsidRPr="00DB25C4">
        <w:rPr>
          <w:rFonts w:eastAsia="Calibri" w:cstheme="minorHAnsi"/>
        </w:rPr>
        <w:t xml:space="preserve"> </w:t>
      </w:r>
      <w:proofErr w:type="spellStart"/>
      <w:r w:rsidRPr="00DB25C4">
        <w:rPr>
          <w:rFonts w:eastAsia="Calibri" w:cstheme="minorHAnsi"/>
        </w:rPr>
        <w:t>bidang</w:t>
      </w:r>
      <w:proofErr w:type="spellEnd"/>
      <w:r w:rsidRPr="00DB25C4">
        <w:rPr>
          <w:rFonts w:eastAsia="Calibri" w:cstheme="minorHAnsi"/>
        </w:rPr>
        <w:t xml:space="preserve"> </w:t>
      </w:r>
      <w:proofErr w:type="spellStart"/>
      <w:r w:rsidRPr="00DB25C4">
        <w:rPr>
          <w:rFonts w:eastAsia="Calibri" w:cstheme="minorHAnsi"/>
        </w:rPr>
        <w:t>pendidikan</w:t>
      </w:r>
      <w:proofErr w:type="spellEnd"/>
      <w:r w:rsidRPr="00DB25C4">
        <w:rPr>
          <w:rFonts w:eastAsia="Calibri" w:cstheme="minorHAnsi"/>
        </w:rPr>
        <w:t xml:space="preserve"> </w:t>
      </w:r>
      <w:proofErr w:type="spellStart"/>
      <w:r w:rsidRPr="00DB25C4">
        <w:rPr>
          <w:rFonts w:eastAsia="Calibri" w:cstheme="minorHAnsi"/>
        </w:rPr>
        <w:t>bahasa</w:t>
      </w:r>
      <w:proofErr w:type="spellEnd"/>
      <w:r w:rsidRPr="00DB25C4">
        <w:rPr>
          <w:rFonts w:eastAsia="Calibri" w:cstheme="minorHAnsi"/>
        </w:rPr>
        <w:t xml:space="preserve">, </w:t>
      </w:r>
      <w:proofErr w:type="spellStart"/>
      <w:r w:rsidRPr="00DB25C4">
        <w:rPr>
          <w:rFonts w:eastAsia="Calibri" w:cstheme="minorHAnsi"/>
        </w:rPr>
        <w:t>ilmu</w:t>
      </w:r>
      <w:proofErr w:type="spellEnd"/>
      <w:r w:rsidRPr="00DB25C4">
        <w:rPr>
          <w:rFonts w:eastAsia="Calibri" w:cstheme="minorHAnsi"/>
        </w:rPr>
        <w:t xml:space="preserve"> </w:t>
      </w:r>
      <w:proofErr w:type="spellStart"/>
      <w:r w:rsidRPr="00DB25C4">
        <w:rPr>
          <w:rFonts w:eastAsia="Calibri" w:cstheme="minorHAnsi"/>
        </w:rPr>
        <w:t>bahasa</w:t>
      </w:r>
      <w:proofErr w:type="spellEnd"/>
      <w:r w:rsidRPr="00DB25C4">
        <w:rPr>
          <w:rFonts w:eastAsia="Calibri" w:cstheme="minorHAnsi"/>
        </w:rPr>
        <w:t xml:space="preserve">, dan sastra </w:t>
      </w:r>
      <w:proofErr w:type="spellStart"/>
      <w:r w:rsidRPr="00DB25C4">
        <w:rPr>
          <w:rFonts w:eastAsia="Calibri" w:cstheme="minorHAnsi"/>
        </w:rPr>
        <w:t>Inggris</w:t>
      </w:r>
      <w:proofErr w:type="spellEnd"/>
      <w:r w:rsidRPr="00DB25C4">
        <w:rPr>
          <w:rFonts w:eastAsia="Calibri" w:cstheme="minorHAnsi"/>
        </w:rPr>
        <w:t xml:space="preserve"> dan </w:t>
      </w:r>
      <w:proofErr w:type="spellStart"/>
      <w:r w:rsidRPr="00DB25C4">
        <w:rPr>
          <w:rFonts w:eastAsia="Calibri" w:cstheme="minorHAnsi"/>
        </w:rPr>
        <w:t>pendidikan</w:t>
      </w:r>
      <w:proofErr w:type="spellEnd"/>
      <w:r w:rsidRPr="00DB25C4">
        <w:rPr>
          <w:rFonts w:eastAsia="Calibri" w:cstheme="minorHAnsi"/>
        </w:rPr>
        <w:t xml:space="preserve"> Bahasa Mandarin. </w:t>
      </w:r>
      <w:proofErr w:type="spellStart"/>
      <w:r w:rsidRPr="00DB25C4">
        <w:rPr>
          <w:rFonts w:eastAsia="Calibri" w:cstheme="minorHAnsi"/>
        </w:rPr>
        <w:t>Bidang</w:t>
      </w:r>
      <w:proofErr w:type="spellEnd"/>
      <w:r w:rsidRPr="00DB25C4">
        <w:rPr>
          <w:rFonts w:eastAsia="Calibri" w:cstheme="minorHAnsi"/>
        </w:rPr>
        <w:t xml:space="preserve"> </w:t>
      </w:r>
      <w:proofErr w:type="spellStart"/>
      <w:r w:rsidRPr="00DB25C4">
        <w:rPr>
          <w:rFonts w:eastAsia="Calibri" w:cstheme="minorHAnsi"/>
        </w:rPr>
        <w:t>tersebut</w:t>
      </w:r>
      <w:proofErr w:type="spellEnd"/>
      <w:r w:rsidRPr="00DB25C4">
        <w:rPr>
          <w:rFonts w:eastAsia="Calibri" w:cstheme="minorHAnsi"/>
        </w:rPr>
        <w:t xml:space="preserve"> </w:t>
      </w:r>
      <w:proofErr w:type="spellStart"/>
      <w:r w:rsidRPr="00DB25C4">
        <w:rPr>
          <w:rFonts w:eastAsia="Calibri" w:cstheme="minorHAnsi"/>
        </w:rPr>
        <w:t>dianggap</w:t>
      </w:r>
      <w:proofErr w:type="spellEnd"/>
      <w:r w:rsidRPr="00DB25C4">
        <w:rPr>
          <w:rFonts w:eastAsia="Calibri" w:cstheme="minorHAnsi"/>
        </w:rPr>
        <w:t xml:space="preserve"> </w:t>
      </w:r>
      <w:proofErr w:type="spellStart"/>
      <w:r w:rsidRPr="00DB25C4">
        <w:rPr>
          <w:rFonts w:eastAsia="Calibri" w:cstheme="minorHAnsi"/>
        </w:rPr>
        <w:t>sebagai</w:t>
      </w:r>
      <w:proofErr w:type="spellEnd"/>
      <w:r w:rsidRPr="00DB25C4">
        <w:rPr>
          <w:rFonts w:eastAsia="Calibri" w:cstheme="minorHAnsi"/>
        </w:rPr>
        <w:t xml:space="preserve"> salah </w:t>
      </w:r>
      <w:proofErr w:type="spellStart"/>
      <w:r w:rsidRPr="00DB25C4">
        <w:rPr>
          <w:rFonts w:eastAsia="Calibri" w:cstheme="minorHAnsi"/>
        </w:rPr>
        <w:t>satu</w:t>
      </w:r>
      <w:proofErr w:type="spellEnd"/>
      <w:r w:rsidRPr="00DB25C4">
        <w:rPr>
          <w:rFonts w:eastAsia="Calibri" w:cstheme="minorHAnsi"/>
        </w:rPr>
        <w:t xml:space="preserve"> </w:t>
      </w:r>
      <w:proofErr w:type="spellStart"/>
      <w:r w:rsidRPr="00DB25C4">
        <w:rPr>
          <w:rFonts w:eastAsia="Calibri" w:cstheme="minorHAnsi"/>
        </w:rPr>
        <w:t>fenomena</w:t>
      </w:r>
      <w:proofErr w:type="spellEnd"/>
      <w:r w:rsidRPr="00DB25C4">
        <w:rPr>
          <w:rFonts w:eastAsia="Calibri" w:cstheme="minorHAnsi"/>
        </w:rPr>
        <w:t xml:space="preserve"> </w:t>
      </w:r>
      <w:proofErr w:type="spellStart"/>
      <w:r w:rsidRPr="00DB25C4">
        <w:rPr>
          <w:rFonts w:eastAsia="Calibri" w:cstheme="minorHAnsi"/>
        </w:rPr>
        <w:t>sosial</w:t>
      </w:r>
      <w:proofErr w:type="spellEnd"/>
      <w:r w:rsidRPr="00DB25C4">
        <w:rPr>
          <w:rFonts w:eastAsia="Calibri" w:cstheme="minorHAnsi"/>
        </w:rPr>
        <w:t xml:space="preserve"> yang </w:t>
      </w:r>
      <w:proofErr w:type="spellStart"/>
      <w:r w:rsidRPr="00DB25C4">
        <w:rPr>
          <w:rFonts w:eastAsia="Calibri" w:cstheme="minorHAnsi"/>
        </w:rPr>
        <w:t>dapat</w:t>
      </w:r>
      <w:proofErr w:type="spellEnd"/>
      <w:r w:rsidRPr="00DB25C4">
        <w:rPr>
          <w:rFonts w:eastAsia="Calibri" w:cstheme="minorHAnsi"/>
        </w:rPr>
        <w:t xml:space="preserve"> </w:t>
      </w:r>
      <w:proofErr w:type="spellStart"/>
      <w:r w:rsidRPr="00DB25C4">
        <w:rPr>
          <w:rFonts w:eastAsia="Calibri" w:cstheme="minorHAnsi"/>
        </w:rPr>
        <w:t>menjadi</w:t>
      </w:r>
      <w:proofErr w:type="spellEnd"/>
      <w:r w:rsidRPr="00DB25C4">
        <w:rPr>
          <w:rFonts w:eastAsia="Calibri" w:cstheme="minorHAnsi"/>
        </w:rPr>
        <w:t xml:space="preserve"> </w:t>
      </w:r>
      <w:proofErr w:type="spellStart"/>
      <w:r w:rsidRPr="00DB25C4">
        <w:rPr>
          <w:rFonts w:eastAsia="Calibri" w:cstheme="minorHAnsi"/>
        </w:rPr>
        <w:t>masalah</w:t>
      </w:r>
      <w:proofErr w:type="spellEnd"/>
      <w:r w:rsidRPr="00DB25C4">
        <w:rPr>
          <w:rFonts w:eastAsia="Calibri" w:cstheme="minorHAnsi"/>
        </w:rPr>
        <w:t xml:space="preserve"> dan </w:t>
      </w:r>
      <w:proofErr w:type="spellStart"/>
      <w:r w:rsidRPr="00DB25C4">
        <w:rPr>
          <w:rFonts w:eastAsia="Calibri" w:cstheme="minorHAnsi"/>
        </w:rPr>
        <w:t>solusi</w:t>
      </w:r>
      <w:proofErr w:type="spellEnd"/>
      <w:r w:rsidRPr="00DB25C4">
        <w:rPr>
          <w:rFonts w:eastAsia="Calibri" w:cstheme="minorHAnsi"/>
        </w:rPr>
        <w:t xml:space="preserve"> di </w:t>
      </w:r>
      <w:proofErr w:type="spellStart"/>
      <w:r w:rsidRPr="00DB25C4">
        <w:rPr>
          <w:rFonts w:eastAsia="Calibri" w:cstheme="minorHAnsi"/>
        </w:rPr>
        <w:t>masyarakat</w:t>
      </w:r>
      <w:proofErr w:type="spellEnd"/>
      <w:r w:rsidRPr="00DB25C4">
        <w:rPr>
          <w:rFonts w:eastAsia="Calibri" w:cstheme="minorHAnsi"/>
        </w:rPr>
        <w:t xml:space="preserve"> Indonesia, dan </w:t>
      </w:r>
      <w:proofErr w:type="spellStart"/>
      <w:r w:rsidRPr="00DB25C4">
        <w:rPr>
          <w:rFonts w:eastAsia="Calibri" w:cstheme="minorHAnsi"/>
        </w:rPr>
        <w:t>didukung</w:t>
      </w:r>
      <w:proofErr w:type="spellEnd"/>
      <w:r w:rsidRPr="00DB25C4">
        <w:rPr>
          <w:rFonts w:eastAsia="Calibri" w:cstheme="minorHAnsi"/>
        </w:rPr>
        <w:t xml:space="preserve"> oleh </w:t>
      </w:r>
      <w:proofErr w:type="spellStart"/>
      <w:r w:rsidRPr="00DB25C4">
        <w:rPr>
          <w:rFonts w:eastAsia="Calibri" w:cstheme="minorHAnsi"/>
        </w:rPr>
        <w:t>sumber</w:t>
      </w:r>
      <w:proofErr w:type="spellEnd"/>
      <w:r w:rsidRPr="00DB25C4">
        <w:rPr>
          <w:rFonts w:eastAsia="Calibri" w:cstheme="minorHAnsi"/>
        </w:rPr>
        <w:t xml:space="preserve"> </w:t>
      </w:r>
      <w:proofErr w:type="spellStart"/>
      <w:r w:rsidRPr="00DB25C4">
        <w:rPr>
          <w:rFonts w:eastAsia="Calibri" w:cstheme="minorHAnsi"/>
        </w:rPr>
        <w:t>daya</w:t>
      </w:r>
      <w:proofErr w:type="spellEnd"/>
      <w:r w:rsidRPr="00DB25C4">
        <w:rPr>
          <w:rFonts w:eastAsia="Calibri" w:cstheme="minorHAnsi"/>
        </w:rPr>
        <w:t xml:space="preserve"> </w:t>
      </w:r>
      <w:proofErr w:type="spellStart"/>
      <w:r w:rsidRPr="00DB25C4">
        <w:rPr>
          <w:rFonts w:eastAsia="Calibri" w:cstheme="minorHAnsi"/>
        </w:rPr>
        <w:t>manusia</w:t>
      </w:r>
      <w:proofErr w:type="spellEnd"/>
      <w:r w:rsidRPr="00DB25C4">
        <w:rPr>
          <w:rFonts w:eastAsia="Calibri" w:cstheme="minorHAnsi"/>
        </w:rPr>
        <w:t xml:space="preserve"> yang </w:t>
      </w:r>
      <w:proofErr w:type="spellStart"/>
      <w:r w:rsidRPr="00DB25C4">
        <w:rPr>
          <w:rFonts w:eastAsia="Calibri" w:cstheme="minorHAnsi"/>
        </w:rPr>
        <w:t>ahli</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bidang</w:t>
      </w:r>
      <w:proofErr w:type="spellEnd"/>
      <w:r w:rsidRPr="00DB25C4">
        <w:rPr>
          <w:rFonts w:eastAsia="Calibri" w:cstheme="minorHAnsi"/>
        </w:rPr>
        <w:t xml:space="preserve"> </w:t>
      </w:r>
      <w:proofErr w:type="spellStart"/>
      <w:r w:rsidRPr="00DB25C4">
        <w:rPr>
          <w:rFonts w:eastAsia="Calibri" w:cstheme="minorHAnsi"/>
        </w:rPr>
        <w:t>tersebut</w:t>
      </w:r>
      <w:proofErr w:type="spellEnd"/>
      <w:r w:rsidRPr="00DB25C4">
        <w:rPr>
          <w:rFonts w:eastAsia="Calibri" w:cstheme="minorHAnsi"/>
        </w:rPr>
        <w:t xml:space="preserve">. </w:t>
      </w:r>
      <w:proofErr w:type="spellStart"/>
      <w:r w:rsidRPr="00DB25C4">
        <w:rPr>
          <w:rFonts w:eastAsia="Calibri" w:cstheme="minorHAnsi"/>
        </w:rPr>
        <w:t>Tujuan</w:t>
      </w:r>
      <w:proofErr w:type="spellEnd"/>
      <w:r w:rsidRPr="00DB25C4">
        <w:rPr>
          <w:rFonts w:eastAsia="Calibri" w:cstheme="minorHAnsi"/>
        </w:rPr>
        <w:t xml:space="preserve"> </w:t>
      </w:r>
      <w:proofErr w:type="spellStart"/>
      <w:r w:rsidRPr="00DB25C4">
        <w:rPr>
          <w:rFonts w:eastAsia="Calibri" w:cstheme="minorHAnsi"/>
        </w:rPr>
        <w:t>peta</w:t>
      </w:r>
      <w:proofErr w:type="spellEnd"/>
      <w:r w:rsidRPr="00DB25C4">
        <w:rPr>
          <w:rFonts w:eastAsia="Calibri" w:cstheme="minorHAnsi"/>
        </w:rPr>
        <w:t xml:space="preserve"> </w:t>
      </w:r>
      <w:proofErr w:type="spellStart"/>
      <w:r w:rsidRPr="00DB25C4">
        <w:rPr>
          <w:rFonts w:eastAsia="Calibri" w:cstheme="minorHAnsi"/>
        </w:rPr>
        <w:t>jalan</w:t>
      </w:r>
      <w:proofErr w:type="spellEnd"/>
      <w:r w:rsidRPr="00DB25C4">
        <w:rPr>
          <w:rFonts w:eastAsia="Calibri" w:cstheme="minorHAnsi"/>
        </w:rPr>
        <w:t xml:space="preserve">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adalah</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merumuskan</w:t>
      </w:r>
      <w:proofErr w:type="spellEnd"/>
      <w:r w:rsidRPr="00DB25C4">
        <w:rPr>
          <w:rFonts w:eastAsia="Calibri" w:cstheme="minorHAnsi"/>
        </w:rPr>
        <w:t xml:space="preserve"> strategi </w:t>
      </w:r>
      <w:proofErr w:type="spellStart"/>
      <w:r w:rsidRPr="00DB25C4">
        <w:rPr>
          <w:rFonts w:eastAsia="Calibri" w:cstheme="minorHAnsi"/>
        </w:rPr>
        <w:t>pelaksanaan</w:t>
      </w:r>
      <w:proofErr w:type="spellEnd"/>
      <w:r w:rsidRPr="00DB25C4">
        <w:rPr>
          <w:rFonts w:eastAsia="Calibri" w:cstheme="minorHAnsi"/>
        </w:rPr>
        <w:t xml:space="preserve"> dan </w:t>
      </w:r>
      <w:proofErr w:type="spellStart"/>
      <w:r w:rsidRPr="00DB25C4">
        <w:rPr>
          <w:rFonts w:eastAsia="Calibri" w:cstheme="minorHAnsi"/>
        </w:rPr>
        <w:t>pengembangan</w:t>
      </w:r>
      <w:proofErr w:type="spellEnd"/>
      <w:r w:rsidRPr="00DB25C4">
        <w:rPr>
          <w:rFonts w:eastAsia="Calibri" w:cstheme="minorHAnsi"/>
        </w:rPr>
        <w:t xml:space="preserve"> </w:t>
      </w:r>
      <w:proofErr w:type="spellStart"/>
      <w:r w:rsidRPr="00DB25C4">
        <w:rPr>
          <w:rFonts w:eastAsia="Calibri" w:cstheme="minorHAnsi"/>
        </w:rPr>
        <w:t>penelitian</w:t>
      </w:r>
      <w:proofErr w:type="spellEnd"/>
      <w:r w:rsidRPr="00DB25C4">
        <w:rPr>
          <w:rFonts w:eastAsia="Calibri" w:cstheme="minorHAnsi"/>
        </w:rPr>
        <w:t xml:space="preserve"> dan </w:t>
      </w:r>
      <w:proofErr w:type="spellStart"/>
      <w:r w:rsidRPr="00DB25C4">
        <w:rPr>
          <w:rFonts w:eastAsia="Calibri" w:cstheme="minorHAnsi"/>
        </w:rPr>
        <w:t>pengabdian</w:t>
      </w:r>
      <w:proofErr w:type="spellEnd"/>
      <w:r w:rsidRPr="00DB25C4">
        <w:rPr>
          <w:rFonts w:eastAsia="Calibri" w:cstheme="minorHAnsi"/>
        </w:rPr>
        <w:t xml:space="preserve"> </w:t>
      </w:r>
      <w:proofErr w:type="spellStart"/>
      <w:r w:rsidRPr="00DB25C4">
        <w:rPr>
          <w:rFonts w:eastAsia="Calibri" w:cstheme="minorHAnsi"/>
        </w:rPr>
        <w:t>kepada</w:t>
      </w:r>
      <w:proofErr w:type="spellEnd"/>
      <w:r w:rsidRPr="00DB25C4">
        <w:rPr>
          <w:rFonts w:eastAsia="Calibri" w:cstheme="minorHAnsi"/>
        </w:rPr>
        <w:t xml:space="preserve"> </w:t>
      </w:r>
      <w:proofErr w:type="spellStart"/>
      <w:r w:rsidRPr="00DB25C4">
        <w:rPr>
          <w:rFonts w:eastAsia="Calibri" w:cstheme="minorHAnsi"/>
        </w:rPr>
        <w:t>masyarakat</w:t>
      </w:r>
      <w:proofErr w:type="spellEnd"/>
      <w:r w:rsidRPr="00DB25C4">
        <w:rPr>
          <w:rFonts w:eastAsia="Calibri" w:cstheme="minorHAnsi"/>
        </w:rPr>
        <w:t xml:space="preserve"> di </w:t>
      </w:r>
      <w:proofErr w:type="spellStart"/>
      <w:r w:rsidRPr="00DB25C4">
        <w:rPr>
          <w:rFonts w:eastAsia="Calibri" w:cstheme="minorHAnsi"/>
        </w:rPr>
        <w:t>Fakultas</w:t>
      </w:r>
      <w:proofErr w:type="spellEnd"/>
      <w:r w:rsidRPr="00DB25C4">
        <w:rPr>
          <w:rFonts w:eastAsia="Calibri" w:cstheme="minorHAnsi"/>
        </w:rPr>
        <w:t xml:space="preserve"> Bahasa dan Seni Universitas Ma Chung,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kualitas</w:t>
      </w:r>
      <w:proofErr w:type="spellEnd"/>
      <w:r w:rsidRPr="00DB25C4">
        <w:rPr>
          <w:rFonts w:eastAsia="Calibri" w:cstheme="minorHAnsi"/>
        </w:rPr>
        <w:t xml:space="preserve"> dan </w:t>
      </w:r>
      <w:proofErr w:type="spellStart"/>
      <w:r w:rsidRPr="00DB25C4">
        <w:rPr>
          <w:rFonts w:eastAsia="Calibri" w:cstheme="minorHAnsi"/>
        </w:rPr>
        <w:t>kuantitas</w:t>
      </w:r>
      <w:proofErr w:type="spellEnd"/>
      <w:r w:rsidRPr="00DB25C4">
        <w:rPr>
          <w:rFonts w:eastAsia="Calibri" w:cstheme="minorHAnsi"/>
        </w:rPr>
        <w:t xml:space="preserve"> </w:t>
      </w:r>
      <w:proofErr w:type="spellStart"/>
      <w:r w:rsidRPr="00DB25C4">
        <w:rPr>
          <w:rFonts w:eastAsia="Calibri" w:cstheme="minorHAnsi"/>
        </w:rPr>
        <w:t>penelitian</w:t>
      </w:r>
      <w:proofErr w:type="spellEnd"/>
      <w:r w:rsidRPr="00DB25C4">
        <w:rPr>
          <w:rFonts w:eastAsia="Calibri" w:cstheme="minorHAnsi"/>
        </w:rPr>
        <w:t xml:space="preserve"> dan </w:t>
      </w:r>
      <w:proofErr w:type="spellStart"/>
      <w:r w:rsidRPr="00DB25C4">
        <w:rPr>
          <w:rFonts w:eastAsia="Calibri" w:cstheme="minorHAnsi"/>
        </w:rPr>
        <w:t>pengabdian</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relevansi</w:t>
      </w:r>
      <w:proofErr w:type="spellEnd"/>
      <w:r w:rsidRPr="00DB25C4">
        <w:rPr>
          <w:rFonts w:eastAsia="Calibri" w:cstheme="minorHAnsi"/>
        </w:rPr>
        <w:t xml:space="preserve">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penelitian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pengajaran</w:t>
      </w:r>
      <w:proofErr w:type="spellEnd"/>
      <w:r w:rsidRPr="00DB25C4">
        <w:rPr>
          <w:rFonts w:eastAsia="Calibri" w:cstheme="minorHAnsi"/>
        </w:rPr>
        <w:t xml:space="preserve"> dan </w:t>
      </w:r>
      <w:proofErr w:type="spellStart"/>
      <w:r w:rsidRPr="00DB25C4">
        <w:rPr>
          <w:rFonts w:eastAsia="Calibri" w:cstheme="minorHAnsi"/>
        </w:rPr>
        <w:t>pengabdian</w:t>
      </w:r>
      <w:proofErr w:type="spellEnd"/>
      <w:r w:rsidRPr="00DB25C4">
        <w:rPr>
          <w:rFonts w:eastAsia="Calibri" w:cstheme="minorHAnsi"/>
        </w:rPr>
        <w:t xml:space="preserve"> </w:t>
      </w:r>
      <w:proofErr w:type="spellStart"/>
      <w:r w:rsidRPr="00DB25C4">
        <w:rPr>
          <w:rFonts w:eastAsia="Calibri" w:cstheme="minorHAnsi"/>
        </w:rPr>
        <w:t>kepada</w:t>
      </w:r>
      <w:proofErr w:type="spellEnd"/>
      <w:r w:rsidRPr="00DB25C4">
        <w:rPr>
          <w:rFonts w:eastAsia="Calibri" w:cstheme="minorHAnsi"/>
        </w:rPr>
        <w:t xml:space="preserve"> </w:t>
      </w:r>
      <w:proofErr w:type="spellStart"/>
      <w:r w:rsidRPr="00DB25C4">
        <w:rPr>
          <w:rFonts w:eastAsia="Calibri" w:cstheme="minorHAnsi"/>
        </w:rPr>
        <w:t>masyarakat</w:t>
      </w:r>
      <w:proofErr w:type="spellEnd"/>
      <w:r w:rsidRPr="00DB25C4">
        <w:rPr>
          <w:rFonts w:eastAsia="Calibri" w:cstheme="minorHAnsi"/>
        </w:rPr>
        <w:t xml:space="preserve">, </w:t>
      </w:r>
      <w:proofErr w:type="spellStart"/>
      <w:r w:rsidRPr="00DB25C4">
        <w:rPr>
          <w:rFonts w:eastAsia="Calibri" w:cstheme="minorHAnsi"/>
        </w:rPr>
        <w:t>mendorong</w:t>
      </w:r>
      <w:proofErr w:type="spellEnd"/>
      <w:r w:rsidRPr="00DB25C4">
        <w:rPr>
          <w:rFonts w:eastAsia="Calibri" w:cstheme="minorHAnsi"/>
        </w:rPr>
        <w:t xml:space="preserve"> </w:t>
      </w:r>
      <w:proofErr w:type="spellStart"/>
      <w:r w:rsidRPr="00DB25C4">
        <w:rPr>
          <w:rFonts w:eastAsia="Calibri" w:cstheme="minorHAnsi"/>
        </w:rPr>
        <w:t>pencapaian</w:t>
      </w:r>
      <w:proofErr w:type="spellEnd"/>
      <w:r w:rsidRPr="00DB25C4">
        <w:rPr>
          <w:rFonts w:eastAsia="Calibri" w:cstheme="minorHAnsi"/>
        </w:rPr>
        <w:t xml:space="preserve"> </w:t>
      </w:r>
      <w:proofErr w:type="spellStart"/>
      <w:r w:rsidRPr="00DB25C4">
        <w:rPr>
          <w:rFonts w:eastAsia="Calibri" w:cstheme="minorHAnsi"/>
        </w:rPr>
        <w:t>visi</w:t>
      </w:r>
      <w:proofErr w:type="spellEnd"/>
      <w:r w:rsidRPr="00DB25C4">
        <w:rPr>
          <w:rFonts w:eastAsia="Calibri" w:cstheme="minorHAnsi"/>
        </w:rPr>
        <w:t xml:space="preserve"> dan </w:t>
      </w:r>
      <w:proofErr w:type="spellStart"/>
      <w:r w:rsidRPr="00DB25C4">
        <w:rPr>
          <w:rFonts w:eastAsia="Calibri" w:cstheme="minorHAnsi"/>
        </w:rPr>
        <w:t>misi</w:t>
      </w:r>
      <w:proofErr w:type="spellEnd"/>
      <w:r w:rsidRPr="00DB25C4">
        <w:rPr>
          <w:rFonts w:eastAsia="Calibri" w:cstheme="minorHAnsi"/>
        </w:rPr>
        <w:t xml:space="preserve"> </w:t>
      </w:r>
      <w:proofErr w:type="spellStart"/>
      <w:r w:rsidRPr="00DB25C4">
        <w:rPr>
          <w:rFonts w:eastAsia="Calibri" w:cstheme="minorHAnsi"/>
        </w:rPr>
        <w:t>fakultas</w:t>
      </w:r>
      <w:proofErr w:type="spellEnd"/>
      <w:r w:rsidRPr="00DB25C4">
        <w:rPr>
          <w:rFonts w:eastAsia="Calibri" w:cstheme="minorHAnsi"/>
        </w:rPr>
        <w:t xml:space="preserve">, </w:t>
      </w:r>
      <w:proofErr w:type="spellStart"/>
      <w:r w:rsidRPr="00DB25C4">
        <w:rPr>
          <w:rFonts w:eastAsia="Calibri" w:cstheme="minorHAnsi"/>
        </w:rPr>
        <w:t>serta</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peran</w:t>
      </w:r>
      <w:proofErr w:type="spellEnd"/>
      <w:r w:rsidRPr="00DB25C4">
        <w:rPr>
          <w:rFonts w:eastAsia="Calibri" w:cstheme="minorHAnsi"/>
        </w:rPr>
        <w:t xml:space="preserve"> </w:t>
      </w:r>
      <w:proofErr w:type="spellStart"/>
      <w:r w:rsidRPr="00DB25C4">
        <w:rPr>
          <w:rFonts w:eastAsia="Calibri" w:cstheme="minorHAnsi"/>
        </w:rPr>
        <w:t>fakultas</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pengembangan</w:t>
      </w:r>
      <w:proofErr w:type="spellEnd"/>
      <w:r w:rsidRPr="00DB25C4">
        <w:rPr>
          <w:rFonts w:eastAsia="Calibri" w:cstheme="minorHAnsi"/>
        </w:rPr>
        <w:t xml:space="preserve"> </w:t>
      </w:r>
      <w:proofErr w:type="spellStart"/>
      <w:r w:rsidRPr="00DB25C4">
        <w:rPr>
          <w:rFonts w:eastAsia="Calibri" w:cstheme="minorHAnsi"/>
        </w:rPr>
        <w:t>prodi</w:t>
      </w:r>
      <w:proofErr w:type="spellEnd"/>
      <w:r w:rsidRPr="00DB25C4">
        <w:rPr>
          <w:rFonts w:eastAsia="Calibri" w:cstheme="minorHAnsi"/>
        </w:rPr>
        <w:t xml:space="preserve"> dan </w:t>
      </w:r>
      <w:proofErr w:type="spellStart"/>
      <w:r w:rsidRPr="00DB25C4">
        <w:rPr>
          <w:rFonts w:eastAsia="Calibri" w:cstheme="minorHAnsi"/>
        </w:rPr>
        <w:t>pemecahan</w:t>
      </w:r>
      <w:proofErr w:type="spellEnd"/>
      <w:r w:rsidRPr="00DB25C4">
        <w:rPr>
          <w:rFonts w:eastAsia="Calibri" w:cstheme="minorHAnsi"/>
        </w:rPr>
        <w:t xml:space="preserve"> </w:t>
      </w:r>
      <w:proofErr w:type="spellStart"/>
      <w:r w:rsidRPr="00DB25C4">
        <w:rPr>
          <w:rFonts w:eastAsia="Calibri" w:cstheme="minorHAnsi"/>
        </w:rPr>
        <w:t>masalah</w:t>
      </w:r>
      <w:proofErr w:type="spellEnd"/>
      <w:r w:rsidRPr="00DB25C4">
        <w:rPr>
          <w:rFonts w:eastAsia="Calibri" w:cstheme="minorHAnsi"/>
        </w:rPr>
        <w:t xml:space="preserve"> </w:t>
      </w:r>
      <w:proofErr w:type="spellStart"/>
      <w:r w:rsidRPr="00DB25C4">
        <w:rPr>
          <w:rFonts w:eastAsia="Calibri" w:cstheme="minorHAnsi"/>
        </w:rPr>
        <w:t>masyarakat</w:t>
      </w:r>
      <w:proofErr w:type="spellEnd"/>
      <w:r w:rsidRPr="00DB25C4">
        <w:rPr>
          <w:rFonts w:eastAsia="Calibri" w:cstheme="minorHAnsi"/>
        </w:rPr>
        <w:t xml:space="preserve">. </w:t>
      </w:r>
      <w:proofErr w:type="spellStart"/>
      <w:r w:rsidRPr="00DB25C4">
        <w:rPr>
          <w:rFonts w:eastAsia="Calibri" w:cstheme="minorHAnsi"/>
        </w:rPr>
        <w:t>Sasaran</w:t>
      </w:r>
      <w:proofErr w:type="spellEnd"/>
      <w:r w:rsidRPr="00DB25C4">
        <w:rPr>
          <w:rFonts w:eastAsia="Calibri" w:cstheme="minorHAnsi"/>
        </w:rPr>
        <w:t xml:space="preserve"> </w:t>
      </w:r>
      <w:proofErr w:type="spellStart"/>
      <w:r w:rsidRPr="00DB25C4">
        <w:rPr>
          <w:rFonts w:eastAsia="Calibri" w:cstheme="minorHAnsi"/>
        </w:rPr>
        <w:t>dari</w:t>
      </w:r>
      <w:proofErr w:type="spellEnd"/>
      <w:r w:rsidRPr="00DB25C4">
        <w:rPr>
          <w:rFonts w:eastAsia="Calibri" w:cstheme="minorHAnsi"/>
        </w:rPr>
        <w:t xml:space="preserve"> </w:t>
      </w:r>
      <w:proofErr w:type="spellStart"/>
      <w:r w:rsidRPr="00DB25C4">
        <w:rPr>
          <w:rFonts w:eastAsia="Calibri" w:cstheme="minorHAnsi"/>
        </w:rPr>
        <w:t>peta</w:t>
      </w:r>
      <w:proofErr w:type="spellEnd"/>
      <w:r w:rsidRPr="00DB25C4">
        <w:rPr>
          <w:rFonts w:eastAsia="Calibri" w:cstheme="minorHAnsi"/>
        </w:rPr>
        <w:t xml:space="preserve"> </w:t>
      </w:r>
      <w:proofErr w:type="spellStart"/>
      <w:r w:rsidRPr="00DB25C4">
        <w:rPr>
          <w:rFonts w:eastAsia="Calibri" w:cstheme="minorHAnsi"/>
        </w:rPr>
        <w:t>jalan</w:t>
      </w:r>
      <w:proofErr w:type="spellEnd"/>
      <w:r w:rsidRPr="00DB25C4">
        <w:rPr>
          <w:rFonts w:eastAsia="Calibri" w:cstheme="minorHAnsi"/>
        </w:rPr>
        <w:t xml:space="preserve">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adalah</w:t>
      </w:r>
      <w:proofErr w:type="spellEnd"/>
      <w:r w:rsidRPr="00DB25C4">
        <w:rPr>
          <w:rFonts w:eastAsia="Calibri" w:cstheme="minorHAnsi"/>
        </w:rPr>
        <w:t xml:space="preserve"> </w:t>
      </w:r>
      <w:proofErr w:type="spellStart"/>
      <w:r w:rsidRPr="00DB25C4">
        <w:rPr>
          <w:rFonts w:eastAsia="Calibri" w:cstheme="minorHAnsi"/>
        </w:rPr>
        <w:t>terciptanya</w:t>
      </w:r>
      <w:proofErr w:type="spellEnd"/>
      <w:r w:rsidRPr="00DB25C4">
        <w:rPr>
          <w:rFonts w:eastAsia="Calibri" w:cstheme="minorHAnsi"/>
        </w:rPr>
        <w:t xml:space="preserve"> </w:t>
      </w:r>
      <w:proofErr w:type="spellStart"/>
      <w:r w:rsidRPr="00DB25C4">
        <w:rPr>
          <w:rFonts w:eastAsia="Calibri" w:cstheme="minorHAnsi"/>
        </w:rPr>
        <w:t>penelitian</w:t>
      </w:r>
      <w:proofErr w:type="spellEnd"/>
      <w:r w:rsidRPr="00DB25C4">
        <w:rPr>
          <w:rFonts w:eastAsia="Calibri" w:cstheme="minorHAnsi"/>
        </w:rPr>
        <w:t xml:space="preserve"> dan </w:t>
      </w:r>
      <w:proofErr w:type="spellStart"/>
      <w:r w:rsidRPr="00DB25C4">
        <w:rPr>
          <w:rFonts w:eastAsia="Calibri" w:cstheme="minorHAnsi"/>
        </w:rPr>
        <w:t>pengabdian</w:t>
      </w:r>
      <w:proofErr w:type="spellEnd"/>
      <w:r w:rsidRPr="00DB25C4">
        <w:rPr>
          <w:rFonts w:eastAsia="Calibri" w:cstheme="minorHAnsi"/>
        </w:rPr>
        <w:t xml:space="preserve"> </w:t>
      </w:r>
      <w:proofErr w:type="spellStart"/>
      <w:r w:rsidRPr="00DB25C4">
        <w:rPr>
          <w:rFonts w:eastAsia="Calibri" w:cstheme="minorHAnsi"/>
        </w:rPr>
        <w:t>kepada</w:t>
      </w:r>
      <w:proofErr w:type="spellEnd"/>
      <w:r w:rsidRPr="00DB25C4">
        <w:rPr>
          <w:rFonts w:eastAsia="Calibri" w:cstheme="minorHAnsi"/>
        </w:rPr>
        <w:t xml:space="preserve"> </w:t>
      </w:r>
      <w:proofErr w:type="spellStart"/>
      <w:r w:rsidRPr="00DB25C4">
        <w:rPr>
          <w:rFonts w:eastAsia="Calibri" w:cstheme="minorHAnsi"/>
        </w:rPr>
        <w:t>masyarakat</w:t>
      </w:r>
      <w:proofErr w:type="spellEnd"/>
      <w:r w:rsidRPr="00DB25C4">
        <w:rPr>
          <w:rFonts w:eastAsia="Calibri" w:cstheme="minorHAnsi"/>
        </w:rPr>
        <w:t xml:space="preserve"> yang </w:t>
      </w:r>
      <w:proofErr w:type="spellStart"/>
      <w:r w:rsidRPr="00DB25C4">
        <w:rPr>
          <w:rFonts w:eastAsia="Calibri" w:cstheme="minorHAnsi"/>
        </w:rPr>
        <w:t>terarah</w:t>
      </w:r>
      <w:proofErr w:type="spellEnd"/>
      <w:r w:rsidRPr="00DB25C4">
        <w:rPr>
          <w:rFonts w:eastAsia="Calibri" w:cstheme="minorHAnsi"/>
        </w:rPr>
        <w:t xml:space="preserve"> </w:t>
      </w:r>
      <w:proofErr w:type="spellStart"/>
      <w:r w:rsidRPr="00DB25C4">
        <w:rPr>
          <w:rFonts w:eastAsia="Calibri" w:cstheme="minorHAnsi"/>
        </w:rPr>
        <w:t>bagi</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w:t>
      </w:r>
      <w:proofErr w:type="spellStart"/>
      <w:r w:rsidRPr="00DB25C4">
        <w:rPr>
          <w:rFonts w:eastAsia="Calibri" w:cstheme="minorHAnsi"/>
        </w:rPr>
        <w:t>terbentuknya</w:t>
      </w:r>
      <w:proofErr w:type="spellEnd"/>
      <w:r w:rsidRPr="00DB25C4">
        <w:rPr>
          <w:rFonts w:eastAsia="Calibri" w:cstheme="minorHAnsi"/>
        </w:rPr>
        <w:t xml:space="preserve"> </w:t>
      </w:r>
      <w:proofErr w:type="spellStart"/>
      <w:r w:rsidRPr="00DB25C4">
        <w:rPr>
          <w:rFonts w:eastAsia="Calibri" w:cstheme="minorHAnsi"/>
        </w:rPr>
        <w:t>peta</w:t>
      </w:r>
      <w:proofErr w:type="spellEnd"/>
      <w:r w:rsidRPr="00DB25C4">
        <w:rPr>
          <w:rFonts w:eastAsia="Calibri" w:cstheme="minorHAnsi"/>
        </w:rPr>
        <w:t xml:space="preserve"> </w:t>
      </w:r>
      <w:proofErr w:type="spellStart"/>
      <w:r w:rsidRPr="00DB25C4">
        <w:rPr>
          <w:rFonts w:eastAsia="Calibri" w:cstheme="minorHAnsi"/>
        </w:rPr>
        <w:t>jalan</w:t>
      </w:r>
      <w:proofErr w:type="spellEnd"/>
      <w:r w:rsidRPr="00DB25C4">
        <w:rPr>
          <w:rFonts w:eastAsia="Calibri" w:cstheme="minorHAnsi"/>
        </w:rPr>
        <w:t xml:space="preserve"> </w:t>
      </w:r>
      <w:proofErr w:type="spellStart"/>
      <w:r w:rsidRPr="00DB25C4">
        <w:rPr>
          <w:rFonts w:eastAsia="Calibri" w:cstheme="minorHAnsi"/>
        </w:rPr>
        <w:t>penelitian</w:t>
      </w:r>
      <w:proofErr w:type="spellEnd"/>
      <w:r w:rsidRPr="00DB25C4">
        <w:rPr>
          <w:rFonts w:eastAsia="Calibri" w:cstheme="minorHAnsi"/>
        </w:rPr>
        <w:t xml:space="preserve"> dan </w:t>
      </w:r>
      <w:proofErr w:type="spellStart"/>
      <w:r w:rsidRPr="00DB25C4">
        <w:rPr>
          <w:rFonts w:eastAsia="Calibri" w:cstheme="minorHAnsi"/>
        </w:rPr>
        <w:lastRenderedPageBreak/>
        <w:t>pengabdian</w:t>
      </w:r>
      <w:proofErr w:type="spellEnd"/>
      <w:r w:rsidRPr="00DB25C4">
        <w:rPr>
          <w:rFonts w:eastAsia="Calibri" w:cstheme="minorHAnsi"/>
        </w:rPr>
        <w:t xml:space="preserve"> yang </w:t>
      </w:r>
      <w:proofErr w:type="spellStart"/>
      <w:r w:rsidRPr="00DB25C4">
        <w:rPr>
          <w:rFonts w:eastAsia="Calibri" w:cstheme="minorHAnsi"/>
        </w:rPr>
        <w:t>menjadi</w:t>
      </w:r>
      <w:proofErr w:type="spellEnd"/>
      <w:r w:rsidRPr="00DB25C4">
        <w:rPr>
          <w:rFonts w:eastAsia="Calibri" w:cstheme="minorHAnsi"/>
        </w:rPr>
        <w:t xml:space="preserve"> </w:t>
      </w:r>
      <w:proofErr w:type="spellStart"/>
      <w:r w:rsidRPr="00DB25C4">
        <w:rPr>
          <w:rFonts w:eastAsia="Calibri" w:cstheme="minorHAnsi"/>
        </w:rPr>
        <w:t>pedoman</w:t>
      </w:r>
      <w:proofErr w:type="spellEnd"/>
      <w:r w:rsidRPr="00DB25C4">
        <w:rPr>
          <w:rFonts w:eastAsia="Calibri" w:cstheme="minorHAnsi"/>
        </w:rPr>
        <w:t xml:space="preserve"> </w:t>
      </w:r>
      <w:proofErr w:type="spellStart"/>
      <w:r w:rsidRPr="00DB25C4">
        <w:rPr>
          <w:rFonts w:eastAsia="Calibri" w:cstheme="minorHAnsi"/>
        </w:rPr>
        <w:t>bagi</w:t>
      </w:r>
      <w:proofErr w:type="spellEnd"/>
      <w:r w:rsidRPr="00DB25C4">
        <w:rPr>
          <w:rFonts w:eastAsia="Calibri" w:cstheme="minorHAnsi"/>
        </w:rPr>
        <w:t xml:space="preserve"> </w:t>
      </w:r>
      <w:proofErr w:type="spellStart"/>
      <w:r w:rsidRPr="00DB25C4">
        <w:rPr>
          <w:rFonts w:eastAsia="Calibri" w:cstheme="minorHAnsi"/>
        </w:rPr>
        <w:t>dosen</w:t>
      </w:r>
      <w:proofErr w:type="spellEnd"/>
      <w:r w:rsidRPr="00DB25C4">
        <w:rPr>
          <w:rFonts w:eastAsia="Calibri" w:cstheme="minorHAnsi"/>
        </w:rPr>
        <w:t xml:space="preserve">, </w:t>
      </w:r>
      <w:proofErr w:type="spellStart"/>
      <w:r w:rsidRPr="00DB25C4">
        <w:rPr>
          <w:rFonts w:eastAsia="Calibri" w:cstheme="minorHAnsi"/>
        </w:rPr>
        <w:t>terciptanya</w:t>
      </w:r>
      <w:proofErr w:type="spellEnd"/>
      <w:r w:rsidRPr="00DB25C4">
        <w:rPr>
          <w:rFonts w:eastAsia="Calibri" w:cstheme="minorHAnsi"/>
        </w:rPr>
        <w:t xml:space="preserve"> </w:t>
      </w:r>
      <w:proofErr w:type="spellStart"/>
      <w:r w:rsidRPr="00DB25C4">
        <w:rPr>
          <w:rFonts w:eastAsia="Calibri" w:cstheme="minorHAnsi"/>
        </w:rPr>
        <w:t>penelitian</w:t>
      </w:r>
      <w:proofErr w:type="spellEnd"/>
      <w:r w:rsidRPr="00DB25C4">
        <w:rPr>
          <w:rFonts w:eastAsia="Calibri" w:cstheme="minorHAnsi"/>
        </w:rPr>
        <w:t xml:space="preserve"> dan </w:t>
      </w:r>
      <w:proofErr w:type="spellStart"/>
      <w:r w:rsidRPr="00DB25C4">
        <w:rPr>
          <w:rFonts w:eastAsia="Calibri" w:cstheme="minorHAnsi"/>
        </w:rPr>
        <w:t>pengabdian</w:t>
      </w:r>
      <w:proofErr w:type="spellEnd"/>
      <w:r w:rsidRPr="00DB25C4">
        <w:rPr>
          <w:rFonts w:eastAsia="Calibri" w:cstheme="minorHAnsi"/>
        </w:rPr>
        <w:t xml:space="preserve"> </w:t>
      </w:r>
      <w:proofErr w:type="spellStart"/>
      <w:r w:rsidRPr="00DB25C4">
        <w:rPr>
          <w:rFonts w:eastAsia="Calibri" w:cstheme="minorHAnsi"/>
        </w:rPr>
        <w:t>atas</w:t>
      </w:r>
      <w:proofErr w:type="spellEnd"/>
      <w:r w:rsidRPr="00DB25C4">
        <w:rPr>
          <w:rFonts w:eastAsia="Calibri" w:cstheme="minorHAnsi"/>
        </w:rPr>
        <w:t xml:space="preserve"> </w:t>
      </w:r>
      <w:proofErr w:type="spellStart"/>
      <w:r w:rsidRPr="00DB25C4">
        <w:rPr>
          <w:rFonts w:eastAsia="Calibri" w:cstheme="minorHAnsi"/>
        </w:rPr>
        <w:t>kerja</w:t>
      </w:r>
      <w:proofErr w:type="spellEnd"/>
      <w:r w:rsidRPr="00DB25C4">
        <w:rPr>
          <w:rFonts w:eastAsia="Calibri" w:cstheme="minorHAnsi"/>
        </w:rPr>
        <w:t xml:space="preserve"> </w:t>
      </w:r>
      <w:proofErr w:type="spellStart"/>
      <w:r w:rsidRPr="00DB25C4">
        <w:rPr>
          <w:rFonts w:eastAsia="Calibri" w:cstheme="minorHAnsi"/>
        </w:rPr>
        <w:t>sama</w:t>
      </w:r>
      <w:proofErr w:type="spellEnd"/>
      <w:r w:rsidRPr="00DB25C4">
        <w:rPr>
          <w:rFonts w:eastAsia="Calibri" w:cstheme="minorHAnsi"/>
        </w:rPr>
        <w:t xml:space="preserve"> </w:t>
      </w:r>
      <w:proofErr w:type="spellStart"/>
      <w:r w:rsidRPr="00DB25C4">
        <w:rPr>
          <w:rFonts w:eastAsia="Calibri" w:cstheme="minorHAnsi"/>
        </w:rPr>
        <w:t>antara</w:t>
      </w:r>
      <w:proofErr w:type="spellEnd"/>
      <w:r w:rsidRPr="00DB25C4">
        <w:rPr>
          <w:rFonts w:eastAsia="Calibri" w:cstheme="minorHAnsi"/>
        </w:rPr>
        <w:t xml:space="preserve"> </w:t>
      </w:r>
      <w:proofErr w:type="spellStart"/>
      <w:r w:rsidRPr="00DB25C4">
        <w:rPr>
          <w:rFonts w:eastAsia="Calibri" w:cstheme="minorHAnsi"/>
        </w:rPr>
        <w:t>mahasiswa</w:t>
      </w:r>
      <w:proofErr w:type="spellEnd"/>
      <w:r w:rsidRPr="00DB25C4">
        <w:rPr>
          <w:rFonts w:eastAsia="Calibri" w:cstheme="minorHAnsi"/>
        </w:rPr>
        <w:t xml:space="preserve"> dan </w:t>
      </w:r>
      <w:proofErr w:type="spellStart"/>
      <w:r w:rsidRPr="00DB25C4">
        <w:rPr>
          <w:rFonts w:eastAsia="Calibri" w:cstheme="minorHAnsi"/>
        </w:rPr>
        <w:t>dosen</w:t>
      </w:r>
      <w:proofErr w:type="spellEnd"/>
      <w:r w:rsidRPr="00DB25C4">
        <w:rPr>
          <w:rFonts w:eastAsia="Calibri" w:cstheme="minorHAnsi"/>
        </w:rPr>
        <w:t xml:space="preserve">, </w:t>
      </w:r>
      <w:proofErr w:type="spellStart"/>
      <w:r w:rsidRPr="00DB25C4">
        <w:rPr>
          <w:rFonts w:eastAsia="Calibri" w:cstheme="minorHAnsi"/>
        </w:rPr>
        <w:t>meningkatnya</w:t>
      </w:r>
      <w:proofErr w:type="spellEnd"/>
      <w:r w:rsidRPr="00DB25C4">
        <w:rPr>
          <w:rFonts w:eastAsia="Calibri" w:cstheme="minorHAnsi"/>
        </w:rPr>
        <w:t xml:space="preserve"> </w:t>
      </w:r>
      <w:proofErr w:type="spellStart"/>
      <w:r w:rsidRPr="00DB25C4">
        <w:rPr>
          <w:rFonts w:eastAsia="Calibri" w:cstheme="minorHAnsi"/>
        </w:rPr>
        <w:t>kualitas</w:t>
      </w:r>
      <w:proofErr w:type="spellEnd"/>
      <w:r w:rsidRPr="00DB25C4">
        <w:rPr>
          <w:rFonts w:eastAsia="Calibri" w:cstheme="minorHAnsi"/>
        </w:rPr>
        <w:t xml:space="preserve"> dan </w:t>
      </w:r>
      <w:proofErr w:type="spellStart"/>
      <w:r w:rsidRPr="00DB25C4">
        <w:rPr>
          <w:rFonts w:eastAsia="Calibri" w:cstheme="minorHAnsi"/>
        </w:rPr>
        <w:t>kuantitas</w:t>
      </w:r>
      <w:proofErr w:type="spellEnd"/>
      <w:r w:rsidRPr="00DB25C4">
        <w:rPr>
          <w:rFonts w:eastAsia="Calibri" w:cstheme="minorHAnsi"/>
        </w:rPr>
        <w:t xml:space="preserve"> </w:t>
      </w:r>
      <w:proofErr w:type="spellStart"/>
      <w:r w:rsidRPr="00DB25C4">
        <w:rPr>
          <w:rFonts w:eastAsia="Calibri" w:cstheme="minorHAnsi"/>
        </w:rPr>
        <w:t>jurnal</w:t>
      </w:r>
      <w:proofErr w:type="spellEnd"/>
      <w:r w:rsidRPr="00DB25C4">
        <w:rPr>
          <w:rFonts w:eastAsia="Calibri" w:cstheme="minorHAnsi"/>
        </w:rPr>
        <w:t xml:space="preserve"> </w:t>
      </w:r>
      <w:proofErr w:type="spellStart"/>
      <w:r w:rsidRPr="00DB25C4">
        <w:rPr>
          <w:rFonts w:eastAsia="Calibri" w:cstheme="minorHAnsi"/>
        </w:rPr>
        <w:t>ilmiah</w:t>
      </w:r>
      <w:proofErr w:type="spellEnd"/>
      <w:r w:rsidRPr="00DB25C4">
        <w:rPr>
          <w:rFonts w:eastAsia="Calibri" w:cstheme="minorHAnsi"/>
        </w:rPr>
        <w:t xml:space="preserve"> </w:t>
      </w:r>
      <w:proofErr w:type="spellStart"/>
      <w:r w:rsidRPr="00DB25C4">
        <w:rPr>
          <w:rFonts w:eastAsia="Calibri" w:cstheme="minorHAnsi"/>
        </w:rPr>
        <w:t>sebagai</w:t>
      </w:r>
      <w:proofErr w:type="spellEnd"/>
      <w:r w:rsidRPr="00DB25C4">
        <w:rPr>
          <w:rFonts w:eastAsia="Calibri" w:cstheme="minorHAnsi"/>
        </w:rPr>
        <w:t xml:space="preserve">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penelitian</w:t>
      </w:r>
      <w:proofErr w:type="spellEnd"/>
      <w:r w:rsidRPr="00DB25C4">
        <w:rPr>
          <w:rFonts w:eastAsia="Calibri" w:cstheme="minorHAnsi"/>
        </w:rPr>
        <w:t xml:space="preserve">, </w:t>
      </w:r>
      <w:proofErr w:type="spellStart"/>
      <w:r w:rsidRPr="00DB25C4">
        <w:rPr>
          <w:rFonts w:eastAsia="Calibri" w:cstheme="minorHAnsi"/>
        </w:rPr>
        <w:t>serta</w:t>
      </w:r>
      <w:proofErr w:type="spellEnd"/>
      <w:r w:rsidRPr="00DB25C4">
        <w:rPr>
          <w:rFonts w:eastAsia="Calibri" w:cstheme="minorHAnsi"/>
        </w:rPr>
        <w:t xml:space="preserve"> </w:t>
      </w:r>
      <w:proofErr w:type="spellStart"/>
      <w:r w:rsidRPr="00DB25C4">
        <w:rPr>
          <w:rFonts w:eastAsia="Calibri" w:cstheme="minorHAnsi"/>
        </w:rPr>
        <w:t>terbangunnya</w:t>
      </w:r>
      <w:proofErr w:type="spellEnd"/>
      <w:r w:rsidRPr="00DB25C4">
        <w:rPr>
          <w:rFonts w:eastAsia="Calibri" w:cstheme="minorHAnsi"/>
        </w:rPr>
        <w:t xml:space="preserve"> </w:t>
      </w:r>
      <w:proofErr w:type="spellStart"/>
      <w:r w:rsidRPr="00DB25C4">
        <w:rPr>
          <w:rFonts w:eastAsia="Calibri" w:cstheme="minorHAnsi"/>
        </w:rPr>
        <w:t>harmonisasi</w:t>
      </w:r>
      <w:proofErr w:type="spellEnd"/>
      <w:r w:rsidRPr="00DB25C4">
        <w:rPr>
          <w:rFonts w:eastAsia="Calibri" w:cstheme="minorHAnsi"/>
        </w:rPr>
        <w:t xml:space="preserve"> </w:t>
      </w:r>
      <w:proofErr w:type="spellStart"/>
      <w:r w:rsidRPr="00DB25C4">
        <w:rPr>
          <w:rFonts w:eastAsia="Calibri" w:cstheme="minorHAnsi"/>
        </w:rPr>
        <w:t>antardosen</w:t>
      </w:r>
      <w:proofErr w:type="spellEnd"/>
      <w:r w:rsidRPr="00DB25C4">
        <w:rPr>
          <w:rFonts w:eastAsia="Calibri" w:cstheme="minorHAnsi"/>
        </w:rPr>
        <w:t xml:space="preserve"> </w:t>
      </w:r>
      <w:proofErr w:type="spellStart"/>
      <w:r w:rsidRPr="00DB25C4">
        <w:rPr>
          <w:rFonts w:eastAsia="Calibri" w:cstheme="minorHAnsi"/>
        </w:rPr>
        <w:t>sebagai</w:t>
      </w:r>
      <w:proofErr w:type="spellEnd"/>
      <w:r w:rsidRPr="00DB25C4">
        <w:rPr>
          <w:rFonts w:eastAsia="Calibri" w:cstheme="minorHAnsi"/>
        </w:rPr>
        <w:t xml:space="preserve"> </w:t>
      </w:r>
      <w:proofErr w:type="spellStart"/>
      <w:r w:rsidRPr="00DB25C4">
        <w:rPr>
          <w:rFonts w:eastAsia="Calibri" w:cstheme="minorHAnsi"/>
        </w:rPr>
        <w:t>kekuatan</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menciptakan</w:t>
      </w:r>
      <w:proofErr w:type="spellEnd"/>
      <w:r w:rsidRPr="00DB25C4">
        <w:rPr>
          <w:rFonts w:eastAsia="Calibri" w:cstheme="minorHAnsi"/>
        </w:rPr>
        <w:t xml:space="preserve"> </w:t>
      </w:r>
      <w:proofErr w:type="spellStart"/>
      <w:r w:rsidRPr="00DB25C4">
        <w:rPr>
          <w:rFonts w:eastAsia="Calibri" w:cstheme="minorHAnsi"/>
        </w:rPr>
        <w:t>suasana</w:t>
      </w:r>
      <w:proofErr w:type="spellEnd"/>
      <w:r w:rsidRPr="00DB25C4">
        <w:rPr>
          <w:rFonts w:eastAsia="Calibri" w:cstheme="minorHAnsi"/>
        </w:rPr>
        <w:t xml:space="preserve"> </w:t>
      </w:r>
      <w:proofErr w:type="spellStart"/>
      <w:r w:rsidRPr="00DB25C4">
        <w:rPr>
          <w:rFonts w:eastAsia="Calibri" w:cstheme="minorHAnsi"/>
        </w:rPr>
        <w:t>kondusif</w:t>
      </w:r>
      <w:proofErr w:type="spellEnd"/>
      <w:r w:rsidRPr="00DB25C4">
        <w:rPr>
          <w:rFonts w:eastAsia="Calibri" w:cstheme="minorHAnsi"/>
        </w:rPr>
        <w:t xml:space="preserve"> di </w:t>
      </w:r>
      <w:proofErr w:type="spellStart"/>
      <w:r w:rsidRPr="00DB25C4">
        <w:rPr>
          <w:rFonts w:eastAsia="Calibri" w:cstheme="minorHAnsi"/>
        </w:rPr>
        <w:t>Fakultas</w:t>
      </w:r>
      <w:proofErr w:type="spellEnd"/>
      <w:r w:rsidRPr="00DB25C4">
        <w:rPr>
          <w:rFonts w:eastAsia="Calibri" w:cstheme="minorHAnsi"/>
        </w:rPr>
        <w:t xml:space="preserve"> Bahasa dan Seni Universitas Ma Chung. Ruang </w:t>
      </w:r>
      <w:proofErr w:type="spellStart"/>
      <w:r w:rsidRPr="00DB25C4">
        <w:rPr>
          <w:rFonts w:eastAsia="Calibri" w:cstheme="minorHAnsi"/>
        </w:rPr>
        <w:t>lingkup</w:t>
      </w:r>
      <w:proofErr w:type="spellEnd"/>
      <w:r w:rsidRPr="00DB25C4">
        <w:rPr>
          <w:rFonts w:eastAsia="Calibri" w:cstheme="minorHAnsi"/>
        </w:rPr>
        <w:t xml:space="preserve"> </w:t>
      </w:r>
      <w:proofErr w:type="spellStart"/>
      <w:r w:rsidRPr="00DB25C4">
        <w:rPr>
          <w:rFonts w:eastAsia="Calibri" w:cstheme="minorHAnsi"/>
        </w:rPr>
        <w:t>penelitian</w:t>
      </w:r>
      <w:proofErr w:type="spellEnd"/>
      <w:r w:rsidRPr="00DB25C4">
        <w:rPr>
          <w:rFonts w:eastAsia="Calibri" w:cstheme="minorHAnsi"/>
        </w:rPr>
        <w:t xml:space="preserve"> dan </w:t>
      </w:r>
      <w:proofErr w:type="spellStart"/>
      <w:r w:rsidRPr="00DB25C4">
        <w:rPr>
          <w:rFonts w:eastAsia="Calibri" w:cstheme="minorHAnsi"/>
        </w:rPr>
        <w:t>pengabdian</w:t>
      </w:r>
      <w:proofErr w:type="spellEnd"/>
      <w:r w:rsidRPr="00DB25C4">
        <w:rPr>
          <w:rFonts w:eastAsia="Calibri" w:cstheme="minorHAnsi"/>
        </w:rPr>
        <w:t xml:space="preserve"> </w:t>
      </w:r>
      <w:proofErr w:type="spellStart"/>
      <w:r w:rsidRPr="00DB25C4">
        <w:rPr>
          <w:rFonts w:eastAsia="Calibri" w:cstheme="minorHAnsi"/>
        </w:rPr>
        <w:t>kepada</w:t>
      </w:r>
      <w:proofErr w:type="spellEnd"/>
      <w:r w:rsidRPr="00DB25C4">
        <w:rPr>
          <w:rFonts w:eastAsia="Calibri" w:cstheme="minorHAnsi"/>
        </w:rPr>
        <w:t xml:space="preserve"> </w:t>
      </w:r>
      <w:proofErr w:type="spellStart"/>
      <w:r w:rsidRPr="00DB25C4">
        <w:rPr>
          <w:rFonts w:eastAsia="Calibri" w:cstheme="minorHAnsi"/>
        </w:rPr>
        <w:t>masyarakat</w:t>
      </w:r>
      <w:proofErr w:type="spellEnd"/>
      <w:r w:rsidRPr="00DB25C4">
        <w:rPr>
          <w:rFonts w:eastAsia="Calibri" w:cstheme="minorHAnsi"/>
        </w:rPr>
        <w:t xml:space="preserve"> di </w:t>
      </w:r>
      <w:proofErr w:type="spellStart"/>
      <w:r w:rsidRPr="00DB25C4">
        <w:rPr>
          <w:rFonts w:eastAsia="Calibri" w:cstheme="minorHAnsi"/>
        </w:rPr>
        <w:t>Fakultas</w:t>
      </w:r>
      <w:proofErr w:type="spellEnd"/>
      <w:r w:rsidRPr="00DB25C4">
        <w:rPr>
          <w:rFonts w:eastAsia="Calibri" w:cstheme="minorHAnsi"/>
        </w:rPr>
        <w:t xml:space="preserve"> Bahasa dan Seni Universitas Ma Chung </w:t>
      </w:r>
      <w:proofErr w:type="spellStart"/>
      <w:r w:rsidRPr="00DB25C4">
        <w:rPr>
          <w:rFonts w:eastAsia="Calibri" w:cstheme="minorHAnsi"/>
        </w:rPr>
        <w:t>mencakup</w:t>
      </w:r>
      <w:proofErr w:type="spellEnd"/>
      <w:r w:rsidRPr="00DB25C4">
        <w:rPr>
          <w:rFonts w:eastAsia="Calibri" w:cstheme="minorHAnsi"/>
        </w:rPr>
        <w:t xml:space="preserve"> </w:t>
      </w:r>
      <w:proofErr w:type="spellStart"/>
      <w:r w:rsidRPr="00DB25C4">
        <w:rPr>
          <w:rFonts w:eastAsia="Calibri" w:cstheme="minorHAnsi"/>
        </w:rPr>
        <w:t>kajian-kajian</w:t>
      </w:r>
      <w:proofErr w:type="spellEnd"/>
      <w:r w:rsidRPr="00DB25C4">
        <w:rPr>
          <w:rFonts w:eastAsia="Calibri" w:cstheme="minorHAnsi"/>
        </w:rPr>
        <w:t xml:space="preserve"> pada Prodi </w:t>
      </w:r>
      <w:proofErr w:type="spellStart"/>
      <w:r w:rsidRPr="00DB25C4">
        <w:rPr>
          <w:rFonts w:eastAsia="Calibri" w:cstheme="minorHAnsi"/>
        </w:rPr>
        <w:t>pendidikan</w:t>
      </w:r>
      <w:proofErr w:type="spellEnd"/>
      <w:r w:rsidRPr="00DB25C4">
        <w:rPr>
          <w:rFonts w:eastAsia="Calibri" w:cstheme="minorHAnsi"/>
        </w:rPr>
        <w:t xml:space="preserve"> </w:t>
      </w:r>
      <w:proofErr w:type="spellStart"/>
      <w:r w:rsidRPr="00DB25C4">
        <w:rPr>
          <w:rFonts w:eastAsia="Calibri" w:cstheme="minorHAnsi"/>
        </w:rPr>
        <w:t>bahasa</w:t>
      </w:r>
      <w:proofErr w:type="spellEnd"/>
      <w:r w:rsidRPr="00DB25C4">
        <w:rPr>
          <w:rFonts w:eastAsia="Calibri" w:cstheme="minorHAnsi"/>
        </w:rPr>
        <w:t xml:space="preserve"> Mandarin dan Prodi Sastra </w:t>
      </w:r>
      <w:proofErr w:type="spellStart"/>
      <w:r w:rsidRPr="00DB25C4">
        <w:rPr>
          <w:rFonts w:eastAsia="Calibri" w:cstheme="minorHAnsi"/>
        </w:rPr>
        <w:t>Inggris</w:t>
      </w:r>
      <w:proofErr w:type="spellEnd"/>
      <w:r w:rsidRPr="00DB25C4">
        <w:rPr>
          <w:rFonts w:eastAsia="Calibri" w:cstheme="minorHAnsi"/>
        </w:rPr>
        <w:t>.</w:t>
      </w:r>
    </w:p>
    <w:p w14:paraId="45897D9D" w14:textId="77777777" w:rsidR="0076297E" w:rsidRPr="00DB25C4" w:rsidRDefault="0076297E" w:rsidP="00687314">
      <w:pPr>
        <w:spacing w:after="0" w:line="240" w:lineRule="auto"/>
        <w:ind w:firstLine="720"/>
        <w:jc w:val="both"/>
        <w:rPr>
          <w:rFonts w:eastAsia="Calibri" w:cstheme="minorHAnsi"/>
        </w:rPr>
      </w:pPr>
    </w:p>
    <w:p w14:paraId="46A4C12F" w14:textId="77777777" w:rsidR="0076297E" w:rsidRPr="00DB25C4" w:rsidRDefault="0076297E" w:rsidP="00687314">
      <w:pPr>
        <w:spacing w:after="0" w:line="240" w:lineRule="auto"/>
        <w:jc w:val="both"/>
        <w:rPr>
          <w:rFonts w:eastAsia="Calibri" w:cstheme="minorHAnsi"/>
          <w:b/>
          <w:bCs/>
        </w:rPr>
      </w:pPr>
      <w:r w:rsidRPr="00DB25C4">
        <w:rPr>
          <w:rFonts w:eastAsia="Calibri" w:cstheme="minorHAnsi"/>
          <w:b/>
          <w:bCs/>
        </w:rPr>
        <w:t>(1)   Pendidikan Bahasa Mandarin</w:t>
      </w:r>
    </w:p>
    <w:p w14:paraId="3993F70D" w14:textId="77777777" w:rsidR="0076297E" w:rsidRPr="00DB25C4" w:rsidRDefault="0076297E" w:rsidP="00687314">
      <w:pPr>
        <w:spacing w:after="0" w:line="240" w:lineRule="auto"/>
        <w:jc w:val="both"/>
        <w:rPr>
          <w:rFonts w:eastAsia="Calibri" w:cstheme="minorHAnsi"/>
          <w:i/>
          <w:iCs/>
        </w:rPr>
      </w:pPr>
      <w:proofErr w:type="spellStart"/>
      <w:r w:rsidRPr="00DB25C4">
        <w:rPr>
          <w:rFonts w:eastAsia="Calibri" w:cstheme="minorHAnsi"/>
        </w:rPr>
        <w:t>Pengetahuan</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w:t>
      </w:r>
      <w:r w:rsidRPr="00DB25C4">
        <w:rPr>
          <w:rFonts w:eastAsia="Calibri" w:cstheme="minorHAnsi"/>
          <w:i/>
          <w:iCs/>
        </w:rPr>
        <w:t>Knowledge of Teaching)</w:t>
      </w:r>
    </w:p>
    <w:p w14:paraId="7C79726E" w14:textId="77777777" w:rsidR="0076297E" w:rsidRPr="00DB25C4" w:rsidRDefault="0076297E" w:rsidP="009F6099">
      <w:pPr>
        <w:pStyle w:val="ListParagraph"/>
        <w:numPr>
          <w:ilvl w:val="0"/>
          <w:numId w:val="168"/>
        </w:numPr>
        <w:spacing w:after="0" w:line="240" w:lineRule="auto"/>
        <w:jc w:val="both"/>
        <w:rPr>
          <w:rFonts w:eastAsia="Calibri" w:cstheme="minorHAnsi"/>
        </w:rPr>
      </w:pPr>
      <w:proofErr w:type="spellStart"/>
      <w:r w:rsidRPr="00DB25C4">
        <w:rPr>
          <w:rFonts w:eastAsia="Calibri" w:cstheme="minorHAnsi"/>
        </w:rPr>
        <w:t>Metode</w:t>
      </w:r>
      <w:proofErr w:type="spellEnd"/>
      <w:r w:rsidRPr="00DB25C4">
        <w:rPr>
          <w:rFonts w:eastAsia="Calibri" w:cstheme="minorHAnsi"/>
        </w:rPr>
        <w:t xml:space="preserve"> dan Strategi </w:t>
      </w:r>
      <w:proofErr w:type="spellStart"/>
      <w:r w:rsidRPr="00DB25C4">
        <w:rPr>
          <w:rFonts w:eastAsia="Calibri" w:cstheme="minorHAnsi"/>
        </w:rPr>
        <w:t>Pembelajaran</w:t>
      </w:r>
      <w:proofErr w:type="spellEnd"/>
      <w:r w:rsidRPr="00DB25C4">
        <w:rPr>
          <w:rFonts w:eastAsia="Calibri" w:cstheme="minorHAnsi"/>
        </w:rPr>
        <w:t xml:space="preserve"> Bahasa Mandarin</w:t>
      </w:r>
    </w:p>
    <w:p w14:paraId="5A27D574" w14:textId="77777777" w:rsidR="0076297E" w:rsidRPr="00DB25C4" w:rsidRDefault="0076297E" w:rsidP="009F6099">
      <w:pPr>
        <w:pStyle w:val="ListParagraph"/>
        <w:numPr>
          <w:ilvl w:val="0"/>
          <w:numId w:val="168"/>
        </w:numPr>
        <w:spacing w:after="0" w:line="240" w:lineRule="auto"/>
        <w:jc w:val="both"/>
        <w:rPr>
          <w:rFonts w:eastAsia="Calibri" w:cstheme="minorHAnsi"/>
        </w:rPr>
      </w:pPr>
      <w:r w:rsidRPr="00DB25C4">
        <w:rPr>
          <w:rFonts w:eastAsia="Calibri" w:cstheme="minorHAnsi"/>
        </w:rPr>
        <w:t xml:space="preserve">Model </w:t>
      </w:r>
      <w:proofErr w:type="spellStart"/>
      <w:r w:rsidRPr="00DB25C4">
        <w:rPr>
          <w:rFonts w:eastAsia="Calibri" w:cstheme="minorHAnsi"/>
        </w:rPr>
        <w:t>Pembelajaran</w:t>
      </w:r>
      <w:proofErr w:type="spellEnd"/>
      <w:r w:rsidRPr="00DB25C4">
        <w:rPr>
          <w:rFonts w:eastAsia="Calibri" w:cstheme="minorHAnsi"/>
        </w:rPr>
        <w:t xml:space="preserve"> Bahasa Mandarin</w:t>
      </w:r>
    </w:p>
    <w:p w14:paraId="4534A7C5" w14:textId="77777777" w:rsidR="0076297E" w:rsidRPr="00DB25C4" w:rsidRDefault="0076297E" w:rsidP="009F6099">
      <w:pPr>
        <w:pStyle w:val="ListParagraph"/>
        <w:numPr>
          <w:ilvl w:val="0"/>
          <w:numId w:val="168"/>
        </w:numPr>
        <w:spacing w:after="0" w:line="240" w:lineRule="auto"/>
        <w:jc w:val="both"/>
        <w:rPr>
          <w:rFonts w:eastAsia="Calibri" w:cstheme="minorHAnsi"/>
        </w:rPr>
      </w:pPr>
      <w:proofErr w:type="spellStart"/>
      <w:r w:rsidRPr="00DB25C4">
        <w:rPr>
          <w:rFonts w:eastAsia="Calibri" w:cstheme="minorHAnsi"/>
        </w:rPr>
        <w:t>Perangkat</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Bahasa Mandarin</w:t>
      </w:r>
    </w:p>
    <w:p w14:paraId="1015083C" w14:textId="77777777" w:rsidR="0076297E" w:rsidRPr="00DB25C4" w:rsidRDefault="0076297E" w:rsidP="00687314">
      <w:pPr>
        <w:spacing w:after="0" w:line="240" w:lineRule="auto"/>
        <w:jc w:val="both"/>
        <w:rPr>
          <w:rFonts w:eastAsia="Calibri" w:cstheme="minorHAnsi"/>
          <w:i/>
          <w:iCs/>
        </w:rPr>
      </w:pPr>
      <w:proofErr w:type="spellStart"/>
      <w:r w:rsidRPr="00DB25C4">
        <w:rPr>
          <w:rFonts w:eastAsia="Calibri" w:cstheme="minorHAnsi"/>
        </w:rPr>
        <w:t>Pengetahuan</w:t>
      </w:r>
      <w:proofErr w:type="spellEnd"/>
      <w:r w:rsidRPr="00DB25C4">
        <w:rPr>
          <w:rFonts w:eastAsia="Calibri" w:cstheme="minorHAnsi"/>
        </w:rPr>
        <w:t xml:space="preserve"> </w:t>
      </w:r>
      <w:proofErr w:type="spellStart"/>
      <w:r w:rsidRPr="00DB25C4">
        <w:rPr>
          <w:rFonts w:eastAsia="Calibri" w:cstheme="minorHAnsi"/>
        </w:rPr>
        <w:t>Kurikulum</w:t>
      </w:r>
      <w:proofErr w:type="spellEnd"/>
      <w:r w:rsidRPr="00DB25C4">
        <w:rPr>
          <w:rFonts w:eastAsia="Calibri" w:cstheme="minorHAnsi"/>
        </w:rPr>
        <w:t xml:space="preserve"> (</w:t>
      </w:r>
      <w:r w:rsidRPr="00DB25C4">
        <w:rPr>
          <w:rFonts w:eastAsia="Calibri" w:cstheme="minorHAnsi"/>
          <w:i/>
          <w:iCs/>
        </w:rPr>
        <w:t>Knowledge of Curriculum)</w:t>
      </w:r>
    </w:p>
    <w:p w14:paraId="11E9AD35" w14:textId="77777777" w:rsidR="0076297E" w:rsidRPr="00DB25C4" w:rsidRDefault="0076297E" w:rsidP="009F6099">
      <w:pPr>
        <w:pStyle w:val="ListParagraph"/>
        <w:numPr>
          <w:ilvl w:val="0"/>
          <w:numId w:val="167"/>
        </w:numPr>
        <w:spacing w:after="0" w:line="240" w:lineRule="auto"/>
        <w:jc w:val="both"/>
        <w:rPr>
          <w:rFonts w:eastAsia="Calibri" w:cstheme="minorHAnsi"/>
        </w:rPr>
      </w:pPr>
      <w:proofErr w:type="spellStart"/>
      <w:r w:rsidRPr="00DB25C4">
        <w:rPr>
          <w:rFonts w:eastAsia="Calibri" w:cstheme="minorHAnsi"/>
        </w:rPr>
        <w:t>Konsep</w:t>
      </w:r>
      <w:proofErr w:type="spellEnd"/>
      <w:r w:rsidRPr="00DB25C4">
        <w:rPr>
          <w:rFonts w:eastAsia="Calibri" w:cstheme="minorHAnsi"/>
        </w:rPr>
        <w:t xml:space="preserve"> </w:t>
      </w:r>
      <w:proofErr w:type="spellStart"/>
      <w:r w:rsidRPr="00DB25C4">
        <w:rPr>
          <w:rFonts w:eastAsia="Calibri" w:cstheme="minorHAnsi"/>
        </w:rPr>
        <w:t>Kurikulum</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Bahasa Mandarin</w:t>
      </w:r>
    </w:p>
    <w:p w14:paraId="4CA681B3" w14:textId="77777777" w:rsidR="0076297E" w:rsidRPr="00DB25C4" w:rsidRDefault="0076297E" w:rsidP="009F6099">
      <w:pPr>
        <w:pStyle w:val="ListParagraph"/>
        <w:numPr>
          <w:ilvl w:val="0"/>
          <w:numId w:val="167"/>
        </w:numPr>
        <w:spacing w:after="0" w:line="240" w:lineRule="auto"/>
        <w:jc w:val="both"/>
        <w:rPr>
          <w:rFonts w:eastAsia="Calibri" w:cstheme="minorHAnsi"/>
        </w:rPr>
      </w:pPr>
      <w:proofErr w:type="spellStart"/>
      <w:r w:rsidRPr="00DB25C4">
        <w:rPr>
          <w:rFonts w:eastAsia="Calibri" w:cstheme="minorHAnsi"/>
        </w:rPr>
        <w:t>Implementasi</w:t>
      </w:r>
      <w:proofErr w:type="spellEnd"/>
      <w:r w:rsidRPr="00DB25C4">
        <w:rPr>
          <w:rFonts w:eastAsia="Calibri" w:cstheme="minorHAnsi"/>
        </w:rPr>
        <w:t xml:space="preserve"> </w:t>
      </w:r>
      <w:proofErr w:type="spellStart"/>
      <w:r w:rsidRPr="00DB25C4">
        <w:rPr>
          <w:rFonts w:eastAsia="Calibri" w:cstheme="minorHAnsi"/>
        </w:rPr>
        <w:t>Kurikulum</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Bahasa Mandarin</w:t>
      </w:r>
    </w:p>
    <w:p w14:paraId="2ACA99C1" w14:textId="77777777" w:rsidR="0076297E" w:rsidRPr="00DB25C4" w:rsidRDefault="0076297E" w:rsidP="00687314">
      <w:pPr>
        <w:spacing w:after="0" w:line="240" w:lineRule="auto"/>
        <w:jc w:val="both"/>
        <w:rPr>
          <w:rFonts w:eastAsia="Calibri" w:cstheme="minorHAnsi"/>
          <w:i/>
          <w:iCs/>
        </w:rPr>
      </w:pPr>
      <w:proofErr w:type="spellStart"/>
      <w:r w:rsidRPr="00DB25C4">
        <w:rPr>
          <w:rFonts w:eastAsia="Calibri" w:cstheme="minorHAnsi"/>
        </w:rPr>
        <w:t>Pengetahuan</w:t>
      </w:r>
      <w:proofErr w:type="spellEnd"/>
      <w:r w:rsidRPr="00DB25C4">
        <w:rPr>
          <w:rFonts w:eastAsia="Calibri" w:cstheme="minorHAnsi"/>
        </w:rPr>
        <w:t xml:space="preserve"> </w:t>
      </w:r>
      <w:proofErr w:type="spellStart"/>
      <w:r w:rsidRPr="00DB25C4">
        <w:rPr>
          <w:rFonts w:eastAsia="Calibri" w:cstheme="minorHAnsi"/>
        </w:rPr>
        <w:t>Pembelajar</w:t>
      </w:r>
      <w:proofErr w:type="spellEnd"/>
      <w:r w:rsidRPr="00DB25C4">
        <w:rPr>
          <w:rFonts w:eastAsia="Calibri" w:cstheme="minorHAnsi"/>
        </w:rPr>
        <w:t xml:space="preserve"> (</w:t>
      </w:r>
      <w:r w:rsidRPr="00DB25C4">
        <w:rPr>
          <w:rFonts w:eastAsia="Calibri" w:cstheme="minorHAnsi"/>
          <w:i/>
          <w:iCs/>
        </w:rPr>
        <w:t>Knowledge of Learners)</w:t>
      </w:r>
    </w:p>
    <w:p w14:paraId="39793FE7" w14:textId="77777777" w:rsidR="0076297E" w:rsidRPr="00DB25C4" w:rsidRDefault="0076297E" w:rsidP="009F6099">
      <w:pPr>
        <w:pStyle w:val="ListParagraph"/>
        <w:numPr>
          <w:ilvl w:val="0"/>
          <w:numId w:val="166"/>
        </w:numPr>
        <w:spacing w:after="0" w:line="240" w:lineRule="auto"/>
        <w:jc w:val="both"/>
        <w:rPr>
          <w:rFonts w:eastAsia="Calibri" w:cstheme="minorHAnsi"/>
        </w:rPr>
      </w:pPr>
      <w:proofErr w:type="spellStart"/>
      <w:r w:rsidRPr="00DB25C4">
        <w:rPr>
          <w:rFonts w:eastAsia="Calibri" w:cstheme="minorHAnsi"/>
        </w:rPr>
        <w:t>Karakter</w:t>
      </w:r>
      <w:proofErr w:type="spellEnd"/>
      <w:r w:rsidRPr="00DB25C4">
        <w:rPr>
          <w:rFonts w:eastAsia="Calibri" w:cstheme="minorHAnsi"/>
        </w:rPr>
        <w:t xml:space="preserve"> </w:t>
      </w:r>
      <w:proofErr w:type="spellStart"/>
      <w:r w:rsidRPr="00DB25C4">
        <w:rPr>
          <w:rFonts w:eastAsia="Calibri" w:cstheme="minorHAnsi"/>
        </w:rPr>
        <w:t>Pembelajar</w:t>
      </w:r>
      <w:proofErr w:type="spellEnd"/>
      <w:r w:rsidRPr="00DB25C4">
        <w:rPr>
          <w:rFonts w:eastAsia="Calibri" w:cstheme="minorHAnsi"/>
        </w:rPr>
        <w:t xml:space="preserve"> Bahasa Mandarin</w:t>
      </w:r>
    </w:p>
    <w:p w14:paraId="7B9562FF" w14:textId="77777777" w:rsidR="0076297E" w:rsidRPr="00DB25C4" w:rsidRDefault="0076297E" w:rsidP="009F6099">
      <w:pPr>
        <w:pStyle w:val="ListParagraph"/>
        <w:numPr>
          <w:ilvl w:val="0"/>
          <w:numId w:val="166"/>
        </w:numPr>
        <w:spacing w:after="0" w:line="240" w:lineRule="auto"/>
        <w:jc w:val="both"/>
        <w:rPr>
          <w:rFonts w:eastAsia="Calibri" w:cstheme="minorHAnsi"/>
        </w:rPr>
      </w:pPr>
      <w:r w:rsidRPr="00DB25C4">
        <w:rPr>
          <w:rFonts w:eastAsia="Calibri" w:cstheme="minorHAnsi"/>
          <w:i/>
          <w:iCs/>
        </w:rPr>
        <w:t xml:space="preserve">Soft skill </w:t>
      </w:r>
      <w:proofErr w:type="spellStart"/>
      <w:r w:rsidRPr="00DB25C4">
        <w:rPr>
          <w:rFonts w:eastAsia="Calibri" w:cstheme="minorHAnsi"/>
          <w:i/>
          <w:iCs/>
        </w:rPr>
        <w:t>Pembelajar</w:t>
      </w:r>
      <w:proofErr w:type="spellEnd"/>
      <w:r w:rsidRPr="00DB25C4">
        <w:rPr>
          <w:rFonts w:eastAsia="Calibri" w:cstheme="minorHAnsi"/>
          <w:i/>
          <w:iCs/>
        </w:rPr>
        <w:t xml:space="preserve"> </w:t>
      </w:r>
      <w:r w:rsidRPr="00DB25C4">
        <w:rPr>
          <w:rFonts w:eastAsia="Calibri" w:cstheme="minorHAnsi"/>
        </w:rPr>
        <w:t>Bahasa Mandarin</w:t>
      </w:r>
    </w:p>
    <w:p w14:paraId="2D03C7ED" w14:textId="77777777" w:rsidR="0076297E" w:rsidRPr="00DB25C4" w:rsidRDefault="0076297E" w:rsidP="009F6099">
      <w:pPr>
        <w:pStyle w:val="ListParagraph"/>
        <w:numPr>
          <w:ilvl w:val="0"/>
          <w:numId w:val="166"/>
        </w:numPr>
        <w:spacing w:after="0" w:line="240" w:lineRule="auto"/>
        <w:jc w:val="both"/>
        <w:rPr>
          <w:rFonts w:eastAsia="Calibri" w:cstheme="minorHAnsi"/>
        </w:rPr>
      </w:pPr>
      <w:proofErr w:type="spellStart"/>
      <w:r w:rsidRPr="00DB25C4">
        <w:rPr>
          <w:rFonts w:eastAsia="Calibri" w:cstheme="minorHAnsi"/>
        </w:rPr>
        <w:t>Kognitif</w:t>
      </w:r>
      <w:proofErr w:type="spellEnd"/>
      <w:r w:rsidRPr="00DB25C4">
        <w:rPr>
          <w:rFonts w:eastAsia="Calibri" w:cstheme="minorHAnsi"/>
        </w:rPr>
        <w:t xml:space="preserve"> </w:t>
      </w:r>
      <w:proofErr w:type="spellStart"/>
      <w:r w:rsidRPr="00DB25C4">
        <w:rPr>
          <w:rFonts w:eastAsia="Calibri" w:cstheme="minorHAnsi"/>
        </w:rPr>
        <w:t>Pembelajar</w:t>
      </w:r>
      <w:proofErr w:type="spellEnd"/>
      <w:r w:rsidRPr="00DB25C4">
        <w:rPr>
          <w:rFonts w:eastAsia="Calibri" w:cstheme="minorHAnsi"/>
        </w:rPr>
        <w:t xml:space="preserve"> Bahasa Mandarin</w:t>
      </w:r>
    </w:p>
    <w:p w14:paraId="0519892C" w14:textId="77777777" w:rsidR="0076297E" w:rsidRPr="00DB25C4" w:rsidRDefault="0076297E" w:rsidP="00687314">
      <w:pPr>
        <w:spacing w:after="0" w:line="240" w:lineRule="auto"/>
        <w:jc w:val="both"/>
        <w:rPr>
          <w:rFonts w:eastAsia="Calibri" w:cstheme="minorHAnsi"/>
          <w:i/>
          <w:iCs/>
        </w:rPr>
      </w:pPr>
      <w:r w:rsidRPr="00DB25C4">
        <w:rPr>
          <w:rFonts w:eastAsia="Calibri" w:cstheme="minorHAnsi"/>
        </w:rPr>
        <w:t xml:space="preserve">TIK </w:t>
      </w:r>
      <w:proofErr w:type="spellStart"/>
      <w:r w:rsidRPr="00DB25C4">
        <w:rPr>
          <w:rFonts w:eastAsia="Calibri" w:cstheme="minorHAnsi"/>
        </w:rPr>
        <w:t>untuk</w:t>
      </w:r>
      <w:proofErr w:type="spellEnd"/>
      <w:r w:rsidRPr="00DB25C4">
        <w:rPr>
          <w:rFonts w:eastAsia="Calibri" w:cstheme="minorHAnsi"/>
        </w:rPr>
        <w:t xml:space="preserve"> Pendidikan </w:t>
      </w:r>
      <w:r w:rsidRPr="00DB25C4">
        <w:rPr>
          <w:rFonts w:eastAsia="Calibri" w:cstheme="minorHAnsi"/>
          <w:i/>
          <w:iCs/>
        </w:rPr>
        <w:t>(ICT for Education)</w:t>
      </w:r>
    </w:p>
    <w:p w14:paraId="3FB007B2" w14:textId="77777777" w:rsidR="0076297E" w:rsidRPr="00DB25C4" w:rsidRDefault="0076297E" w:rsidP="009F6099">
      <w:pPr>
        <w:pStyle w:val="ListParagraph"/>
        <w:numPr>
          <w:ilvl w:val="0"/>
          <w:numId w:val="165"/>
        </w:numPr>
        <w:spacing w:after="0" w:line="240" w:lineRule="auto"/>
        <w:jc w:val="both"/>
        <w:rPr>
          <w:rFonts w:eastAsia="Calibri" w:cstheme="minorHAnsi"/>
        </w:rPr>
      </w:pPr>
      <w:r w:rsidRPr="00DB25C4">
        <w:rPr>
          <w:rFonts w:eastAsia="Calibri" w:cstheme="minorHAnsi"/>
        </w:rPr>
        <w:t xml:space="preserve">Multimedia </w:t>
      </w:r>
      <w:proofErr w:type="spellStart"/>
      <w:r w:rsidRPr="00DB25C4">
        <w:rPr>
          <w:rFonts w:eastAsia="Calibri" w:cstheme="minorHAnsi"/>
        </w:rPr>
        <w:t>Pembelajaran</w:t>
      </w:r>
      <w:proofErr w:type="spellEnd"/>
      <w:r w:rsidRPr="00DB25C4">
        <w:rPr>
          <w:rFonts w:eastAsia="Calibri" w:cstheme="minorHAnsi"/>
        </w:rPr>
        <w:t xml:space="preserve"> Bahasa Mandarin</w:t>
      </w:r>
    </w:p>
    <w:p w14:paraId="5F23FFAB" w14:textId="77777777" w:rsidR="0076297E" w:rsidRPr="00DB25C4" w:rsidRDefault="0076297E" w:rsidP="00687314">
      <w:pPr>
        <w:spacing w:after="0" w:line="240" w:lineRule="auto"/>
        <w:jc w:val="both"/>
        <w:rPr>
          <w:rFonts w:eastAsia="Calibri" w:cstheme="minorHAnsi"/>
          <w:b/>
          <w:bCs/>
        </w:rPr>
      </w:pPr>
      <w:r w:rsidRPr="00DB25C4">
        <w:rPr>
          <w:rFonts w:eastAsia="Calibri" w:cstheme="minorHAnsi"/>
          <w:b/>
          <w:bCs/>
        </w:rPr>
        <w:t xml:space="preserve"> (2)   Sastra </w:t>
      </w:r>
      <w:proofErr w:type="spellStart"/>
      <w:r w:rsidRPr="00DB25C4">
        <w:rPr>
          <w:rFonts w:eastAsia="Calibri" w:cstheme="minorHAnsi"/>
          <w:b/>
          <w:bCs/>
        </w:rPr>
        <w:t>Inggris</w:t>
      </w:r>
      <w:proofErr w:type="spellEnd"/>
    </w:p>
    <w:p w14:paraId="03143252" w14:textId="77777777" w:rsidR="0076297E" w:rsidRPr="00DB25C4" w:rsidRDefault="0076297E" w:rsidP="00687314">
      <w:pPr>
        <w:spacing w:after="0" w:line="240" w:lineRule="auto"/>
        <w:jc w:val="both"/>
        <w:rPr>
          <w:rFonts w:eastAsia="Calibri" w:cstheme="minorHAnsi"/>
          <w:i/>
          <w:iCs/>
        </w:rPr>
      </w:pPr>
      <w:proofErr w:type="spellStart"/>
      <w:r w:rsidRPr="00DB25C4">
        <w:rPr>
          <w:rFonts w:eastAsia="Calibri" w:cstheme="minorHAnsi"/>
        </w:rPr>
        <w:t>Pengetahuan</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w:t>
      </w:r>
      <w:r w:rsidRPr="00DB25C4">
        <w:rPr>
          <w:rFonts w:eastAsia="Calibri" w:cstheme="minorHAnsi"/>
          <w:i/>
          <w:iCs/>
        </w:rPr>
        <w:t>Knowledge of Teaching)</w:t>
      </w:r>
    </w:p>
    <w:p w14:paraId="38DB162F" w14:textId="77777777" w:rsidR="0076297E" w:rsidRPr="00DB25C4" w:rsidRDefault="0076297E" w:rsidP="009F6099">
      <w:pPr>
        <w:pStyle w:val="ListParagraph"/>
        <w:numPr>
          <w:ilvl w:val="0"/>
          <w:numId w:val="164"/>
        </w:numPr>
        <w:spacing w:after="0" w:line="240" w:lineRule="auto"/>
        <w:jc w:val="both"/>
        <w:rPr>
          <w:rFonts w:eastAsia="Calibri" w:cstheme="minorHAnsi"/>
        </w:rPr>
      </w:pPr>
      <w:proofErr w:type="spellStart"/>
      <w:r w:rsidRPr="00DB25C4">
        <w:rPr>
          <w:rFonts w:eastAsia="Calibri" w:cstheme="minorHAnsi"/>
        </w:rPr>
        <w:t>Metode</w:t>
      </w:r>
      <w:proofErr w:type="spellEnd"/>
      <w:r w:rsidRPr="00DB25C4">
        <w:rPr>
          <w:rFonts w:eastAsia="Calibri" w:cstheme="minorHAnsi"/>
        </w:rPr>
        <w:t xml:space="preserve"> dan Strategi </w:t>
      </w:r>
      <w:proofErr w:type="spellStart"/>
      <w:r w:rsidRPr="00DB25C4">
        <w:rPr>
          <w:rFonts w:eastAsia="Calibri" w:cstheme="minorHAnsi"/>
        </w:rPr>
        <w:t>Pembelajaran</w:t>
      </w:r>
      <w:proofErr w:type="spellEnd"/>
      <w:r w:rsidRPr="00DB25C4">
        <w:rPr>
          <w:rFonts w:eastAsia="Calibri" w:cstheme="minorHAnsi"/>
        </w:rPr>
        <w:t xml:space="preserve"> Sastra </w:t>
      </w:r>
      <w:proofErr w:type="spellStart"/>
      <w:r w:rsidRPr="00DB25C4">
        <w:rPr>
          <w:rFonts w:eastAsia="Calibri" w:cstheme="minorHAnsi"/>
        </w:rPr>
        <w:t>Inggris</w:t>
      </w:r>
      <w:proofErr w:type="spellEnd"/>
    </w:p>
    <w:p w14:paraId="47EECADD" w14:textId="77777777" w:rsidR="0076297E" w:rsidRPr="00DB25C4" w:rsidRDefault="0076297E" w:rsidP="009F6099">
      <w:pPr>
        <w:pStyle w:val="ListParagraph"/>
        <w:numPr>
          <w:ilvl w:val="0"/>
          <w:numId w:val="164"/>
        </w:numPr>
        <w:spacing w:after="0" w:line="240" w:lineRule="auto"/>
        <w:jc w:val="both"/>
        <w:rPr>
          <w:rFonts w:eastAsia="Calibri" w:cstheme="minorHAnsi"/>
        </w:rPr>
      </w:pPr>
      <w:r w:rsidRPr="00DB25C4">
        <w:rPr>
          <w:rFonts w:eastAsia="Calibri" w:cstheme="minorHAnsi"/>
        </w:rPr>
        <w:t xml:space="preserve">Model </w:t>
      </w:r>
      <w:proofErr w:type="spellStart"/>
      <w:r w:rsidRPr="00DB25C4">
        <w:rPr>
          <w:rFonts w:eastAsia="Calibri" w:cstheme="minorHAnsi"/>
        </w:rPr>
        <w:t>Pembelajaran</w:t>
      </w:r>
      <w:proofErr w:type="spellEnd"/>
      <w:r w:rsidRPr="00DB25C4">
        <w:rPr>
          <w:rFonts w:eastAsia="Calibri" w:cstheme="minorHAnsi"/>
        </w:rPr>
        <w:t xml:space="preserve"> Sastra </w:t>
      </w:r>
      <w:proofErr w:type="spellStart"/>
      <w:r w:rsidRPr="00DB25C4">
        <w:rPr>
          <w:rFonts w:eastAsia="Calibri" w:cstheme="minorHAnsi"/>
        </w:rPr>
        <w:t>Inggris</w:t>
      </w:r>
      <w:proofErr w:type="spellEnd"/>
    </w:p>
    <w:p w14:paraId="2EE95D33" w14:textId="77777777" w:rsidR="0076297E" w:rsidRPr="00DB25C4" w:rsidRDefault="0076297E" w:rsidP="009F6099">
      <w:pPr>
        <w:pStyle w:val="ListParagraph"/>
        <w:numPr>
          <w:ilvl w:val="0"/>
          <w:numId w:val="164"/>
        </w:numPr>
        <w:spacing w:after="0" w:line="240" w:lineRule="auto"/>
        <w:jc w:val="both"/>
        <w:rPr>
          <w:rFonts w:eastAsia="Calibri" w:cstheme="minorHAnsi"/>
        </w:rPr>
      </w:pPr>
      <w:proofErr w:type="spellStart"/>
      <w:r w:rsidRPr="00DB25C4">
        <w:rPr>
          <w:rFonts w:eastAsia="Calibri" w:cstheme="minorHAnsi"/>
        </w:rPr>
        <w:t>Perangkat</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Sastra </w:t>
      </w:r>
      <w:proofErr w:type="spellStart"/>
      <w:r w:rsidRPr="00DB25C4">
        <w:rPr>
          <w:rFonts w:eastAsia="Calibri" w:cstheme="minorHAnsi"/>
        </w:rPr>
        <w:t>Inggris</w:t>
      </w:r>
      <w:proofErr w:type="spellEnd"/>
    </w:p>
    <w:p w14:paraId="49A929FF" w14:textId="77777777" w:rsidR="0076297E" w:rsidRPr="00DB25C4" w:rsidRDefault="0076297E" w:rsidP="00687314">
      <w:pPr>
        <w:spacing w:after="0" w:line="240" w:lineRule="auto"/>
        <w:jc w:val="both"/>
        <w:rPr>
          <w:rFonts w:eastAsia="Calibri" w:cstheme="minorHAnsi"/>
          <w:i/>
          <w:iCs/>
        </w:rPr>
      </w:pPr>
      <w:proofErr w:type="spellStart"/>
      <w:r w:rsidRPr="00DB25C4">
        <w:rPr>
          <w:rFonts w:eastAsia="Calibri" w:cstheme="minorHAnsi"/>
        </w:rPr>
        <w:t>Pengetahuan</w:t>
      </w:r>
      <w:proofErr w:type="spellEnd"/>
      <w:r w:rsidRPr="00DB25C4">
        <w:rPr>
          <w:rFonts w:eastAsia="Calibri" w:cstheme="minorHAnsi"/>
        </w:rPr>
        <w:t xml:space="preserve"> </w:t>
      </w:r>
      <w:proofErr w:type="spellStart"/>
      <w:r w:rsidRPr="00DB25C4">
        <w:rPr>
          <w:rFonts w:eastAsia="Calibri" w:cstheme="minorHAnsi"/>
        </w:rPr>
        <w:t>Kurikulum</w:t>
      </w:r>
      <w:proofErr w:type="spellEnd"/>
      <w:r w:rsidRPr="00DB25C4">
        <w:rPr>
          <w:rFonts w:eastAsia="Calibri" w:cstheme="minorHAnsi"/>
        </w:rPr>
        <w:t xml:space="preserve"> (</w:t>
      </w:r>
      <w:r w:rsidRPr="00DB25C4">
        <w:rPr>
          <w:rFonts w:eastAsia="Calibri" w:cstheme="minorHAnsi"/>
          <w:i/>
          <w:iCs/>
        </w:rPr>
        <w:t>Knowledge of Curriculum)</w:t>
      </w:r>
    </w:p>
    <w:p w14:paraId="79BCE583" w14:textId="77777777" w:rsidR="0076297E" w:rsidRPr="00DB25C4" w:rsidRDefault="0076297E" w:rsidP="009F6099">
      <w:pPr>
        <w:pStyle w:val="ListParagraph"/>
        <w:numPr>
          <w:ilvl w:val="0"/>
          <w:numId w:val="163"/>
        </w:numPr>
        <w:spacing w:after="0" w:line="240" w:lineRule="auto"/>
        <w:jc w:val="both"/>
        <w:rPr>
          <w:rFonts w:eastAsia="Calibri" w:cstheme="minorHAnsi"/>
        </w:rPr>
      </w:pPr>
      <w:proofErr w:type="spellStart"/>
      <w:r w:rsidRPr="00DB25C4">
        <w:rPr>
          <w:rFonts w:eastAsia="Calibri" w:cstheme="minorHAnsi"/>
        </w:rPr>
        <w:t>Kurikulum</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Sastra </w:t>
      </w:r>
      <w:proofErr w:type="spellStart"/>
      <w:r w:rsidRPr="00DB25C4">
        <w:rPr>
          <w:rFonts w:eastAsia="Calibri" w:cstheme="minorHAnsi"/>
        </w:rPr>
        <w:t>Inggris</w:t>
      </w:r>
      <w:proofErr w:type="spellEnd"/>
    </w:p>
    <w:p w14:paraId="5EBDD689" w14:textId="77777777" w:rsidR="0076297E" w:rsidRPr="00DB25C4" w:rsidRDefault="0076297E" w:rsidP="009F6099">
      <w:pPr>
        <w:pStyle w:val="ListParagraph"/>
        <w:numPr>
          <w:ilvl w:val="0"/>
          <w:numId w:val="163"/>
        </w:numPr>
        <w:spacing w:after="0" w:line="240" w:lineRule="auto"/>
        <w:jc w:val="both"/>
        <w:rPr>
          <w:rFonts w:eastAsia="Calibri" w:cstheme="minorHAnsi"/>
        </w:rPr>
      </w:pPr>
      <w:proofErr w:type="spellStart"/>
      <w:r w:rsidRPr="00DB25C4">
        <w:rPr>
          <w:rFonts w:eastAsia="Calibri" w:cstheme="minorHAnsi"/>
        </w:rPr>
        <w:t>Implementasi</w:t>
      </w:r>
      <w:proofErr w:type="spellEnd"/>
      <w:r w:rsidRPr="00DB25C4">
        <w:rPr>
          <w:rFonts w:eastAsia="Calibri" w:cstheme="minorHAnsi"/>
        </w:rPr>
        <w:t xml:space="preserve"> </w:t>
      </w:r>
      <w:proofErr w:type="spellStart"/>
      <w:r w:rsidRPr="00DB25C4">
        <w:rPr>
          <w:rFonts w:eastAsia="Calibri" w:cstheme="minorHAnsi"/>
        </w:rPr>
        <w:t>Kurikulum</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Sastra </w:t>
      </w:r>
      <w:proofErr w:type="spellStart"/>
      <w:r w:rsidRPr="00DB25C4">
        <w:rPr>
          <w:rFonts w:eastAsia="Calibri" w:cstheme="minorHAnsi"/>
        </w:rPr>
        <w:t>Inggris</w:t>
      </w:r>
      <w:proofErr w:type="spellEnd"/>
    </w:p>
    <w:p w14:paraId="33DC4107" w14:textId="77777777" w:rsidR="0076297E" w:rsidRPr="00DB25C4" w:rsidRDefault="0076297E" w:rsidP="00687314">
      <w:pPr>
        <w:spacing w:after="0" w:line="240" w:lineRule="auto"/>
        <w:jc w:val="both"/>
        <w:rPr>
          <w:rFonts w:eastAsia="Calibri" w:cstheme="minorHAnsi"/>
          <w:i/>
          <w:iCs/>
        </w:rPr>
      </w:pPr>
      <w:proofErr w:type="spellStart"/>
      <w:r w:rsidRPr="00DB25C4">
        <w:rPr>
          <w:rFonts w:eastAsia="Calibri" w:cstheme="minorHAnsi"/>
        </w:rPr>
        <w:t>Pengetahuan</w:t>
      </w:r>
      <w:proofErr w:type="spellEnd"/>
      <w:r w:rsidRPr="00DB25C4">
        <w:rPr>
          <w:rFonts w:eastAsia="Calibri" w:cstheme="minorHAnsi"/>
        </w:rPr>
        <w:t xml:space="preserve"> </w:t>
      </w:r>
      <w:proofErr w:type="spellStart"/>
      <w:r w:rsidRPr="00DB25C4">
        <w:rPr>
          <w:rFonts w:eastAsia="Calibri" w:cstheme="minorHAnsi"/>
        </w:rPr>
        <w:t>Pembelajar</w:t>
      </w:r>
      <w:proofErr w:type="spellEnd"/>
      <w:r w:rsidRPr="00DB25C4">
        <w:rPr>
          <w:rFonts w:eastAsia="Calibri" w:cstheme="minorHAnsi"/>
        </w:rPr>
        <w:t xml:space="preserve"> (</w:t>
      </w:r>
      <w:r w:rsidRPr="00DB25C4">
        <w:rPr>
          <w:rFonts w:eastAsia="Calibri" w:cstheme="minorHAnsi"/>
          <w:i/>
          <w:iCs/>
        </w:rPr>
        <w:t>Knowledge of Learners)</w:t>
      </w:r>
    </w:p>
    <w:p w14:paraId="23B77BAB" w14:textId="77777777" w:rsidR="0076297E" w:rsidRPr="00DB25C4" w:rsidRDefault="0076297E" w:rsidP="009F6099">
      <w:pPr>
        <w:pStyle w:val="ListParagraph"/>
        <w:numPr>
          <w:ilvl w:val="0"/>
          <w:numId w:val="162"/>
        </w:numPr>
        <w:spacing w:after="0" w:line="240" w:lineRule="auto"/>
        <w:jc w:val="both"/>
        <w:rPr>
          <w:rFonts w:eastAsia="Calibri" w:cstheme="minorHAnsi"/>
        </w:rPr>
      </w:pPr>
      <w:proofErr w:type="spellStart"/>
      <w:r w:rsidRPr="00DB25C4">
        <w:rPr>
          <w:rFonts w:eastAsia="Calibri" w:cstheme="minorHAnsi"/>
        </w:rPr>
        <w:t>Karakter</w:t>
      </w:r>
      <w:proofErr w:type="spellEnd"/>
      <w:r w:rsidRPr="00DB25C4">
        <w:rPr>
          <w:rFonts w:eastAsia="Calibri" w:cstheme="minorHAnsi"/>
        </w:rPr>
        <w:t xml:space="preserve"> </w:t>
      </w:r>
      <w:proofErr w:type="spellStart"/>
      <w:r w:rsidRPr="00DB25C4">
        <w:rPr>
          <w:rFonts w:eastAsia="Calibri" w:cstheme="minorHAnsi"/>
        </w:rPr>
        <w:t>Pembelajar</w:t>
      </w:r>
      <w:proofErr w:type="spellEnd"/>
      <w:r w:rsidRPr="00DB25C4">
        <w:rPr>
          <w:rFonts w:eastAsia="Calibri" w:cstheme="minorHAnsi"/>
        </w:rPr>
        <w:t xml:space="preserve"> Sastra </w:t>
      </w:r>
      <w:proofErr w:type="spellStart"/>
      <w:r w:rsidRPr="00DB25C4">
        <w:rPr>
          <w:rFonts w:eastAsia="Calibri" w:cstheme="minorHAnsi"/>
        </w:rPr>
        <w:t>Inggris</w:t>
      </w:r>
      <w:proofErr w:type="spellEnd"/>
    </w:p>
    <w:p w14:paraId="51100598" w14:textId="77777777" w:rsidR="0076297E" w:rsidRPr="00DB25C4" w:rsidRDefault="0076297E" w:rsidP="009F6099">
      <w:pPr>
        <w:pStyle w:val="ListParagraph"/>
        <w:numPr>
          <w:ilvl w:val="0"/>
          <w:numId w:val="162"/>
        </w:numPr>
        <w:spacing w:after="0" w:line="240" w:lineRule="auto"/>
        <w:jc w:val="both"/>
        <w:rPr>
          <w:rFonts w:eastAsia="Calibri" w:cstheme="minorHAnsi"/>
        </w:rPr>
      </w:pPr>
      <w:r w:rsidRPr="00DB25C4">
        <w:rPr>
          <w:rFonts w:eastAsia="Calibri" w:cstheme="minorHAnsi"/>
          <w:i/>
          <w:iCs/>
        </w:rPr>
        <w:t xml:space="preserve">Soft skill </w:t>
      </w:r>
      <w:proofErr w:type="spellStart"/>
      <w:proofErr w:type="gramStart"/>
      <w:r w:rsidRPr="00DB25C4">
        <w:rPr>
          <w:rFonts w:eastAsia="Calibri" w:cstheme="minorHAnsi"/>
          <w:i/>
          <w:iCs/>
        </w:rPr>
        <w:t>Pembelajar</w:t>
      </w:r>
      <w:proofErr w:type="spellEnd"/>
      <w:r w:rsidRPr="00DB25C4">
        <w:rPr>
          <w:rFonts w:eastAsia="Calibri" w:cstheme="minorHAnsi"/>
          <w:i/>
          <w:iCs/>
        </w:rPr>
        <w:t xml:space="preserve">  </w:t>
      </w:r>
      <w:r w:rsidRPr="00DB25C4">
        <w:rPr>
          <w:rFonts w:eastAsia="Calibri" w:cstheme="minorHAnsi"/>
        </w:rPr>
        <w:t>Sastra</w:t>
      </w:r>
      <w:proofErr w:type="gramEnd"/>
      <w:r w:rsidRPr="00DB25C4">
        <w:rPr>
          <w:rFonts w:eastAsia="Calibri" w:cstheme="minorHAnsi"/>
        </w:rPr>
        <w:t xml:space="preserve"> </w:t>
      </w:r>
      <w:proofErr w:type="spellStart"/>
      <w:r w:rsidRPr="00DB25C4">
        <w:rPr>
          <w:rFonts w:eastAsia="Calibri" w:cstheme="minorHAnsi"/>
        </w:rPr>
        <w:t>Inggris</w:t>
      </w:r>
      <w:proofErr w:type="spellEnd"/>
    </w:p>
    <w:p w14:paraId="6EB37414" w14:textId="77777777" w:rsidR="0076297E" w:rsidRPr="00DB25C4" w:rsidRDefault="0076297E" w:rsidP="009F6099">
      <w:pPr>
        <w:pStyle w:val="ListParagraph"/>
        <w:numPr>
          <w:ilvl w:val="0"/>
          <w:numId w:val="162"/>
        </w:numPr>
        <w:spacing w:after="0" w:line="240" w:lineRule="auto"/>
        <w:jc w:val="both"/>
        <w:rPr>
          <w:rFonts w:eastAsia="Calibri" w:cstheme="minorHAnsi"/>
        </w:rPr>
      </w:pPr>
      <w:proofErr w:type="spellStart"/>
      <w:r w:rsidRPr="00DB25C4">
        <w:rPr>
          <w:rFonts w:eastAsia="Calibri" w:cstheme="minorHAnsi"/>
        </w:rPr>
        <w:t>Kognitif</w:t>
      </w:r>
      <w:proofErr w:type="spellEnd"/>
      <w:r w:rsidRPr="00DB25C4">
        <w:rPr>
          <w:rFonts w:eastAsia="Calibri" w:cstheme="minorHAnsi"/>
        </w:rPr>
        <w:t xml:space="preserve"> </w:t>
      </w:r>
      <w:proofErr w:type="spellStart"/>
      <w:r w:rsidRPr="00DB25C4">
        <w:rPr>
          <w:rFonts w:eastAsia="Calibri" w:cstheme="minorHAnsi"/>
        </w:rPr>
        <w:t>Pembelajar</w:t>
      </w:r>
      <w:proofErr w:type="spellEnd"/>
      <w:r w:rsidRPr="00DB25C4">
        <w:rPr>
          <w:rFonts w:eastAsia="Calibri" w:cstheme="minorHAnsi"/>
        </w:rPr>
        <w:t xml:space="preserve"> Sastra </w:t>
      </w:r>
      <w:proofErr w:type="spellStart"/>
      <w:r w:rsidRPr="00DB25C4">
        <w:rPr>
          <w:rFonts w:eastAsia="Calibri" w:cstheme="minorHAnsi"/>
        </w:rPr>
        <w:t>Inggris</w:t>
      </w:r>
      <w:proofErr w:type="spellEnd"/>
    </w:p>
    <w:p w14:paraId="757917A0" w14:textId="77777777" w:rsidR="0076297E" w:rsidRPr="00DB25C4" w:rsidRDefault="0076297E" w:rsidP="00687314">
      <w:pPr>
        <w:spacing w:after="0" w:line="240" w:lineRule="auto"/>
        <w:jc w:val="both"/>
        <w:rPr>
          <w:rFonts w:eastAsia="Calibri" w:cstheme="minorHAnsi"/>
          <w:i/>
          <w:iCs/>
        </w:rPr>
      </w:pPr>
      <w:r w:rsidRPr="00DB25C4">
        <w:rPr>
          <w:rFonts w:eastAsia="Calibri" w:cstheme="minorHAnsi"/>
        </w:rPr>
        <w:t xml:space="preserve">TIK </w:t>
      </w:r>
      <w:proofErr w:type="spellStart"/>
      <w:r w:rsidRPr="00DB25C4">
        <w:rPr>
          <w:rFonts w:eastAsia="Calibri" w:cstheme="minorHAnsi"/>
        </w:rPr>
        <w:t>untuk</w:t>
      </w:r>
      <w:proofErr w:type="spellEnd"/>
      <w:r w:rsidRPr="00DB25C4">
        <w:rPr>
          <w:rFonts w:eastAsia="Calibri" w:cstheme="minorHAnsi"/>
        </w:rPr>
        <w:t xml:space="preserve"> Pendidikan </w:t>
      </w:r>
      <w:r w:rsidRPr="00DB25C4">
        <w:rPr>
          <w:rFonts w:eastAsia="Calibri" w:cstheme="minorHAnsi"/>
          <w:i/>
          <w:iCs/>
        </w:rPr>
        <w:t>(ICT for Education)</w:t>
      </w:r>
    </w:p>
    <w:p w14:paraId="418C58C6" w14:textId="77777777" w:rsidR="0076297E" w:rsidRPr="00DB25C4" w:rsidRDefault="0076297E" w:rsidP="009F6099">
      <w:pPr>
        <w:pStyle w:val="ListParagraph"/>
        <w:numPr>
          <w:ilvl w:val="0"/>
          <w:numId w:val="161"/>
        </w:numPr>
        <w:spacing w:after="0" w:line="240" w:lineRule="auto"/>
        <w:jc w:val="both"/>
        <w:rPr>
          <w:rFonts w:eastAsia="Calibri" w:cstheme="minorHAnsi"/>
        </w:rPr>
      </w:pPr>
      <w:r w:rsidRPr="00DB25C4">
        <w:rPr>
          <w:rFonts w:eastAsia="Calibri" w:cstheme="minorHAnsi"/>
        </w:rPr>
        <w:t xml:space="preserve">Multimedia </w:t>
      </w:r>
      <w:proofErr w:type="spellStart"/>
      <w:r w:rsidRPr="00DB25C4">
        <w:rPr>
          <w:rFonts w:eastAsia="Calibri" w:cstheme="minorHAnsi"/>
        </w:rPr>
        <w:t>Pembelajaran</w:t>
      </w:r>
      <w:proofErr w:type="spellEnd"/>
      <w:r w:rsidRPr="00DB25C4">
        <w:rPr>
          <w:rFonts w:eastAsia="Calibri" w:cstheme="minorHAnsi"/>
        </w:rPr>
        <w:t xml:space="preserve"> Sastra </w:t>
      </w:r>
      <w:proofErr w:type="spellStart"/>
      <w:r w:rsidRPr="00DB25C4">
        <w:rPr>
          <w:rFonts w:eastAsia="Calibri" w:cstheme="minorHAnsi"/>
        </w:rPr>
        <w:t>Inggris</w:t>
      </w:r>
      <w:proofErr w:type="spellEnd"/>
    </w:p>
    <w:p w14:paraId="40368350" w14:textId="77777777" w:rsidR="0076297E" w:rsidRPr="00DB25C4" w:rsidRDefault="0076297E" w:rsidP="00687314">
      <w:pPr>
        <w:spacing w:after="0" w:line="240" w:lineRule="auto"/>
        <w:jc w:val="both"/>
        <w:rPr>
          <w:rFonts w:eastAsia="Calibri" w:cstheme="minorHAnsi"/>
        </w:rPr>
      </w:pPr>
    </w:p>
    <w:p w14:paraId="065876AC" w14:textId="77777777" w:rsidR="0076297E" w:rsidRPr="00DB25C4" w:rsidRDefault="0076297E" w:rsidP="00687314">
      <w:pPr>
        <w:spacing w:after="0" w:line="240" w:lineRule="auto"/>
        <w:jc w:val="both"/>
        <w:rPr>
          <w:rFonts w:eastAsia="Calibri" w:cstheme="minorHAnsi"/>
        </w:rPr>
      </w:pPr>
    </w:p>
    <w:p w14:paraId="0ACD5976" w14:textId="77777777" w:rsidR="0076297E" w:rsidRPr="00DB25C4" w:rsidRDefault="0076297E" w:rsidP="00687314">
      <w:pPr>
        <w:spacing w:after="0" w:line="240" w:lineRule="auto"/>
        <w:jc w:val="both"/>
        <w:rPr>
          <w:rFonts w:eastAsia="Calibri" w:cstheme="minorHAnsi"/>
        </w:rPr>
      </w:pPr>
    </w:p>
    <w:p w14:paraId="02EDC775" w14:textId="77777777" w:rsidR="0076297E" w:rsidRPr="00DB25C4" w:rsidRDefault="0076297E" w:rsidP="00687314">
      <w:pPr>
        <w:spacing w:after="0" w:line="240" w:lineRule="auto"/>
        <w:jc w:val="both"/>
        <w:rPr>
          <w:rFonts w:eastAsia="Calibri" w:cstheme="minorHAnsi"/>
        </w:rPr>
      </w:pPr>
    </w:p>
    <w:p w14:paraId="770980D5" w14:textId="77777777" w:rsidR="0076297E" w:rsidRPr="00DB25C4" w:rsidRDefault="0076297E" w:rsidP="00687314">
      <w:pPr>
        <w:spacing w:after="0" w:line="240" w:lineRule="auto"/>
        <w:jc w:val="both"/>
        <w:rPr>
          <w:rFonts w:eastAsia="Calibri" w:cstheme="minorHAnsi"/>
        </w:rPr>
      </w:pPr>
    </w:p>
    <w:p w14:paraId="42A06776" w14:textId="77777777" w:rsidR="0076297E" w:rsidRPr="00DB25C4" w:rsidRDefault="0076297E" w:rsidP="00687314">
      <w:pPr>
        <w:spacing w:after="0" w:line="240" w:lineRule="auto"/>
        <w:jc w:val="both"/>
        <w:rPr>
          <w:rFonts w:eastAsia="Calibri" w:cstheme="minorHAnsi"/>
        </w:rPr>
      </w:pPr>
    </w:p>
    <w:p w14:paraId="1EAE02FE" w14:textId="77777777" w:rsidR="0076297E" w:rsidRPr="00DB25C4" w:rsidRDefault="0076297E" w:rsidP="00687314">
      <w:pPr>
        <w:spacing w:after="0" w:line="240" w:lineRule="auto"/>
        <w:rPr>
          <w:rFonts w:cstheme="minorHAnsi"/>
        </w:rPr>
      </w:pPr>
      <w:r w:rsidRPr="00DB25C4">
        <w:rPr>
          <w:rFonts w:cstheme="minorHAnsi"/>
        </w:rPr>
        <w:br w:type="page"/>
      </w:r>
    </w:p>
    <w:p w14:paraId="14B59E0C" w14:textId="77777777" w:rsidR="0076297E" w:rsidRPr="00DB25C4" w:rsidRDefault="0076297E" w:rsidP="00687314">
      <w:pPr>
        <w:spacing w:after="0" w:line="240" w:lineRule="auto"/>
        <w:jc w:val="both"/>
        <w:rPr>
          <w:rFonts w:cstheme="minorHAnsi"/>
        </w:rPr>
      </w:pPr>
      <w:r w:rsidRPr="00DB25C4">
        <w:rPr>
          <w:rFonts w:cstheme="minorHAnsi"/>
          <w:noProof/>
        </w:rPr>
        <w:lastRenderedPageBreak/>
        <w:drawing>
          <wp:inline distT="0" distB="0" distL="0" distR="0" wp14:anchorId="67FD58EE" wp14:editId="7D499E2A">
            <wp:extent cx="5566610" cy="3305175"/>
            <wp:effectExtent l="0" t="0" r="0" b="0"/>
            <wp:docPr id="251132710" name="Picture 251132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extLst>
                        <a:ext uri="{28A0092B-C50C-407E-A947-70E740481C1C}">
                          <a14:useLocalDpi xmlns:a14="http://schemas.microsoft.com/office/drawing/2010/main" val="0"/>
                        </a:ext>
                      </a:extLst>
                    </a:blip>
                    <a:stretch>
                      <a:fillRect/>
                    </a:stretch>
                  </pic:blipFill>
                  <pic:spPr>
                    <a:xfrm>
                      <a:off x="0" y="0"/>
                      <a:ext cx="5566610" cy="3305175"/>
                    </a:xfrm>
                    <a:prstGeom prst="rect">
                      <a:avLst/>
                    </a:prstGeom>
                  </pic:spPr>
                </pic:pic>
              </a:graphicData>
            </a:graphic>
          </wp:inline>
        </w:drawing>
      </w:r>
    </w:p>
    <w:p w14:paraId="167CE8AF" w14:textId="77777777" w:rsidR="0076297E" w:rsidRPr="00DB25C4" w:rsidRDefault="0076297E" w:rsidP="00687314">
      <w:pPr>
        <w:spacing w:after="0" w:line="240" w:lineRule="auto"/>
        <w:ind w:firstLine="720"/>
        <w:jc w:val="both"/>
        <w:rPr>
          <w:rFonts w:cstheme="minorHAnsi"/>
        </w:rPr>
      </w:pPr>
    </w:p>
    <w:p w14:paraId="50F74F80" w14:textId="77777777" w:rsidR="0076297E" w:rsidRPr="00DB25C4" w:rsidRDefault="0076297E" w:rsidP="00687314">
      <w:pPr>
        <w:spacing w:after="0" w:line="240" w:lineRule="auto"/>
        <w:ind w:firstLine="720"/>
        <w:jc w:val="both"/>
        <w:rPr>
          <w:rFonts w:cstheme="minorHAnsi"/>
        </w:rPr>
      </w:pPr>
    </w:p>
    <w:p w14:paraId="3AB1B7BE" w14:textId="77777777" w:rsidR="0076297E" w:rsidRPr="00DB25C4" w:rsidRDefault="0076297E" w:rsidP="00687314">
      <w:pPr>
        <w:spacing w:after="0" w:line="240" w:lineRule="auto"/>
        <w:ind w:firstLine="720"/>
        <w:jc w:val="both"/>
        <w:rPr>
          <w:rFonts w:cstheme="minorHAnsi"/>
        </w:rPr>
      </w:pPr>
    </w:p>
    <w:p w14:paraId="4EE2D07C" w14:textId="77777777" w:rsidR="0076297E" w:rsidRPr="00DB25C4" w:rsidRDefault="0076297E" w:rsidP="00687314">
      <w:pPr>
        <w:spacing w:after="0" w:line="240" w:lineRule="auto"/>
        <w:ind w:firstLine="720"/>
        <w:jc w:val="both"/>
        <w:rPr>
          <w:rFonts w:cstheme="minorHAnsi"/>
        </w:rPr>
      </w:pPr>
      <w:proofErr w:type="spellStart"/>
      <w:r w:rsidRPr="00DB25C4">
        <w:rPr>
          <w:rFonts w:cstheme="minorHAnsi"/>
        </w:rPr>
        <w:t>Sementara</w:t>
      </w:r>
      <w:proofErr w:type="spellEnd"/>
      <w:r w:rsidRPr="00DB25C4">
        <w:rPr>
          <w:rFonts w:cstheme="minorHAnsi"/>
        </w:rPr>
        <w:t xml:space="preserve"> </w:t>
      </w:r>
      <w:proofErr w:type="spellStart"/>
      <w:r w:rsidRPr="00DB25C4">
        <w:rPr>
          <w:rFonts w:cstheme="minorHAnsi"/>
        </w:rPr>
        <w:t>itu</w:t>
      </w:r>
      <w:proofErr w:type="spellEnd"/>
      <w:r w:rsidRPr="00DB25C4">
        <w:rPr>
          <w:rFonts w:cstheme="minorHAnsi"/>
        </w:rPr>
        <w:t xml:space="preserve">, Peta </w:t>
      </w:r>
      <w:proofErr w:type="spellStart"/>
      <w:r w:rsidRPr="00DB25C4">
        <w:rPr>
          <w:rFonts w:cstheme="minorHAnsi"/>
        </w:rPr>
        <w:t>jalan</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UPPS </w:t>
      </w:r>
      <w:proofErr w:type="spellStart"/>
      <w:r w:rsidRPr="00DB25C4">
        <w:rPr>
          <w:rFonts w:cstheme="minorHAnsi"/>
        </w:rPr>
        <w:t>mengacu</w:t>
      </w:r>
      <w:proofErr w:type="spellEnd"/>
      <w:r w:rsidRPr="00DB25C4">
        <w:rPr>
          <w:rFonts w:cstheme="minorHAnsi"/>
        </w:rPr>
        <w:t xml:space="preserve"> pada </w:t>
      </w:r>
      <w:proofErr w:type="spellStart"/>
      <w:r w:rsidRPr="00DB25C4">
        <w:rPr>
          <w:rFonts w:cstheme="minorHAnsi"/>
        </w:rPr>
        <w:t>Renstra</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2021-2025 pada Surat Keputusan </w:t>
      </w:r>
      <w:proofErr w:type="spellStart"/>
      <w:r w:rsidRPr="00DB25C4">
        <w:rPr>
          <w:rFonts w:cstheme="minorHAnsi"/>
        </w:rPr>
        <w:t>Akademik</w:t>
      </w:r>
      <w:proofErr w:type="spellEnd"/>
      <w:r w:rsidRPr="00DB25C4">
        <w:rPr>
          <w:rFonts w:cstheme="minorHAnsi"/>
        </w:rPr>
        <w:t xml:space="preserve"> Universitas Ma Chung </w:t>
      </w:r>
      <w:proofErr w:type="spellStart"/>
      <w:r w:rsidRPr="00DB25C4">
        <w:rPr>
          <w:rFonts w:cstheme="minorHAnsi"/>
        </w:rPr>
        <w:t>nomor</w:t>
      </w:r>
      <w:proofErr w:type="spellEnd"/>
      <w:r w:rsidRPr="00DB25C4">
        <w:rPr>
          <w:rFonts w:cstheme="minorHAnsi"/>
        </w:rPr>
        <w:t xml:space="preserve"> 0008/MACHUNG/SK-SENAT/VIII/2020. Di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renstra</w:t>
      </w:r>
      <w:proofErr w:type="spellEnd"/>
      <w:r w:rsidRPr="00DB25C4">
        <w:rPr>
          <w:rFonts w:cstheme="minorHAnsi"/>
        </w:rPr>
        <w:t xml:space="preserve">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terdiri</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2 </w:t>
      </w:r>
      <w:proofErr w:type="spellStart"/>
      <w:r w:rsidRPr="00DB25C4">
        <w:rPr>
          <w:rFonts w:cstheme="minorHAnsi"/>
        </w:rPr>
        <w:t>tema</w:t>
      </w:r>
      <w:proofErr w:type="spellEnd"/>
      <w:r w:rsidRPr="00DB25C4">
        <w:rPr>
          <w:rFonts w:cstheme="minorHAnsi"/>
        </w:rPr>
        <w:t xml:space="preserve"> </w:t>
      </w:r>
      <w:proofErr w:type="spellStart"/>
      <w:r w:rsidRPr="00DB25C4">
        <w:rPr>
          <w:rFonts w:cstheme="minorHAnsi"/>
        </w:rPr>
        <w:t>besar</w:t>
      </w:r>
      <w:proofErr w:type="spellEnd"/>
      <w:r w:rsidRPr="00DB25C4">
        <w:rPr>
          <w:rFonts w:cstheme="minorHAnsi"/>
        </w:rPr>
        <w:t xml:space="preserve"> yang </w:t>
      </w:r>
      <w:proofErr w:type="spellStart"/>
      <w:r w:rsidRPr="00DB25C4">
        <w:rPr>
          <w:rFonts w:cstheme="minorHAnsi"/>
        </w:rPr>
        <w:t>mencakup</w:t>
      </w:r>
      <w:proofErr w:type="spellEnd"/>
      <w:r w:rsidRPr="00DB25C4">
        <w:rPr>
          <w:rFonts w:cstheme="minorHAnsi"/>
        </w:rPr>
        <w:t xml:space="preserve"> </w:t>
      </w:r>
      <w:proofErr w:type="spellStart"/>
      <w:r w:rsidRPr="00DB25C4">
        <w:rPr>
          <w:rFonts w:cstheme="minorHAnsi"/>
        </w:rPr>
        <w:t>pembelajaran</w:t>
      </w:r>
      <w:proofErr w:type="spellEnd"/>
      <w:r w:rsidRPr="00DB25C4">
        <w:rPr>
          <w:rFonts w:cstheme="minorHAnsi"/>
        </w:rPr>
        <w:t xml:space="preserve"> </w:t>
      </w:r>
      <w:proofErr w:type="spellStart"/>
      <w:r w:rsidRPr="00DB25C4">
        <w:rPr>
          <w:rFonts w:cstheme="minorHAnsi"/>
        </w:rPr>
        <w:t>bahasa</w:t>
      </w:r>
      <w:proofErr w:type="spellEnd"/>
      <w:r w:rsidRPr="00DB25C4">
        <w:rPr>
          <w:rFonts w:cstheme="minorHAnsi"/>
        </w:rPr>
        <w:t xml:space="preserve"> Mandarin dan </w:t>
      </w:r>
      <w:proofErr w:type="spellStart"/>
      <w:r w:rsidRPr="00DB25C4">
        <w:rPr>
          <w:rFonts w:cstheme="minorHAnsi"/>
        </w:rPr>
        <w:t>bahasa</w:t>
      </w:r>
      <w:proofErr w:type="spellEnd"/>
      <w:r w:rsidRPr="00DB25C4">
        <w:rPr>
          <w:rFonts w:cstheme="minorHAnsi"/>
        </w:rPr>
        <w:t xml:space="preserve"> Mandarin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keilmuan</w:t>
      </w:r>
      <w:proofErr w:type="spellEnd"/>
      <w:r w:rsidRPr="00DB25C4">
        <w:rPr>
          <w:rFonts w:cstheme="minorHAnsi"/>
        </w:rPr>
        <w:t xml:space="preserve">. Masing-masing </w:t>
      </w:r>
      <w:proofErr w:type="spellStart"/>
      <w:r w:rsidRPr="00DB25C4">
        <w:rPr>
          <w:rFonts w:cstheme="minorHAnsi"/>
        </w:rPr>
        <w:t>tema</w:t>
      </w:r>
      <w:proofErr w:type="spellEnd"/>
      <w:r w:rsidRPr="00DB25C4">
        <w:rPr>
          <w:rFonts w:cstheme="minorHAnsi"/>
        </w:rPr>
        <w:t xml:space="preserve">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dipilah</w:t>
      </w:r>
      <w:proofErr w:type="spellEnd"/>
      <w:r w:rsidRPr="00DB25C4">
        <w:rPr>
          <w:rFonts w:cstheme="minorHAnsi"/>
        </w:rPr>
        <w:t xml:space="preserve">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spesifik</w:t>
      </w:r>
      <w:proofErr w:type="spellEnd"/>
      <w:r w:rsidRPr="00DB25C4">
        <w:rPr>
          <w:rFonts w:cstheme="minorHAnsi"/>
        </w:rPr>
        <w:t xml:space="preserve"> yang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menonjolkan</w:t>
      </w:r>
      <w:proofErr w:type="spellEnd"/>
      <w:r w:rsidRPr="00DB25C4">
        <w:rPr>
          <w:rFonts w:cstheme="minorHAnsi"/>
        </w:rPr>
        <w:t xml:space="preserve"> </w:t>
      </w:r>
      <w:proofErr w:type="spellStart"/>
      <w:r w:rsidRPr="00DB25C4">
        <w:rPr>
          <w:rFonts w:cstheme="minorHAnsi"/>
        </w:rPr>
        <w:t>ciri</w:t>
      </w:r>
      <w:proofErr w:type="spellEnd"/>
      <w:r w:rsidRPr="00DB25C4">
        <w:rPr>
          <w:rFonts w:cstheme="minorHAnsi"/>
        </w:rPr>
        <w:t xml:space="preserve"> </w:t>
      </w:r>
      <w:proofErr w:type="spellStart"/>
      <w:r w:rsidRPr="00DB25C4">
        <w:rPr>
          <w:rFonts w:cstheme="minorHAnsi"/>
        </w:rPr>
        <w:t>khas</w:t>
      </w:r>
      <w:proofErr w:type="spellEnd"/>
      <w:r w:rsidRPr="00DB25C4">
        <w:rPr>
          <w:rFonts w:cstheme="minorHAnsi"/>
        </w:rPr>
        <w:t xml:space="preserve"> Prodi. </w:t>
      </w:r>
      <w:proofErr w:type="spellStart"/>
      <w:r w:rsidRPr="00DB25C4">
        <w:rPr>
          <w:rFonts w:cstheme="minorHAnsi"/>
        </w:rPr>
        <w:t>Berikut</w:t>
      </w:r>
      <w:proofErr w:type="spellEnd"/>
      <w:r w:rsidRPr="00DB25C4">
        <w:rPr>
          <w:rFonts w:cstheme="minorHAnsi"/>
        </w:rPr>
        <w:t xml:space="preserve"> </w:t>
      </w:r>
      <w:proofErr w:type="spellStart"/>
      <w:r w:rsidRPr="00DB25C4">
        <w:rPr>
          <w:rFonts w:cstheme="minorHAnsi"/>
        </w:rPr>
        <w:t>adalah</w:t>
      </w:r>
      <w:proofErr w:type="spellEnd"/>
      <w:r w:rsidRPr="00DB25C4">
        <w:rPr>
          <w:rFonts w:cstheme="minorHAnsi"/>
        </w:rPr>
        <w:t xml:space="preserve"> </w:t>
      </w:r>
      <w:proofErr w:type="spellStart"/>
      <w:r w:rsidRPr="00DB25C4">
        <w:rPr>
          <w:rFonts w:cstheme="minorHAnsi"/>
        </w:rPr>
        <w:t>tema</w:t>
      </w:r>
      <w:proofErr w:type="spellEnd"/>
      <w:r w:rsidRPr="00DB25C4">
        <w:rPr>
          <w:rFonts w:cstheme="minorHAnsi"/>
        </w:rPr>
        <w:t xml:space="preserve"> </w:t>
      </w:r>
      <w:proofErr w:type="spellStart"/>
      <w:r w:rsidRPr="00DB25C4">
        <w:rPr>
          <w:rFonts w:cstheme="minorHAnsi"/>
        </w:rPr>
        <w:t>unggulan</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Program </w:t>
      </w:r>
      <w:proofErr w:type="spellStart"/>
      <w:r w:rsidRPr="00DB25C4">
        <w:rPr>
          <w:rFonts w:cstheme="minorHAnsi"/>
        </w:rPr>
        <w:t>Studi</w:t>
      </w:r>
      <w:proofErr w:type="spellEnd"/>
      <w:r w:rsidRPr="00DB25C4">
        <w:rPr>
          <w:rFonts w:cstheme="minorHAnsi"/>
        </w:rPr>
        <w:t xml:space="preserve"> Pendidikan Bahasa Mandarin. </w:t>
      </w:r>
    </w:p>
    <w:p w14:paraId="6E65046E" w14:textId="77777777" w:rsidR="0076297E" w:rsidRPr="00DB25C4" w:rsidRDefault="0076297E" w:rsidP="00687314">
      <w:pPr>
        <w:spacing w:after="0" w:line="240" w:lineRule="auto"/>
        <w:jc w:val="both"/>
        <w:rPr>
          <w:rFonts w:cstheme="minorHAnsi"/>
        </w:rPr>
      </w:pPr>
    </w:p>
    <w:p w14:paraId="0E05E004" w14:textId="77777777" w:rsidR="0076297E" w:rsidRPr="00DB25C4" w:rsidRDefault="0076297E" w:rsidP="00687314">
      <w:pPr>
        <w:spacing w:after="0" w:line="240" w:lineRule="auto"/>
        <w:jc w:val="both"/>
        <w:rPr>
          <w:rFonts w:cstheme="minorHAnsi"/>
        </w:rPr>
      </w:pPr>
      <w:r w:rsidRPr="00DB25C4">
        <w:rPr>
          <w:rFonts w:cstheme="minorHAnsi"/>
          <w:noProof/>
          <w:color w:val="2B579A"/>
          <w:shd w:val="clear" w:color="auto" w:fill="E6E6E6"/>
        </w:rPr>
        <w:drawing>
          <wp:inline distT="0" distB="0" distL="0" distR="0" wp14:anchorId="0C45AD31" wp14:editId="6811F50F">
            <wp:extent cx="5897669" cy="2739959"/>
            <wp:effectExtent l="0" t="0" r="0" b="0"/>
            <wp:docPr id="837036287" name="Picture 83703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extLst>
                        <a:ext uri="{28A0092B-C50C-407E-A947-70E740481C1C}">
                          <a14:useLocalDpi xmlns:a14="http://schemas.microsoft.com/office/drawing/2010/main" val="0"/>
                        </a:ext>
                      </a:extLst>
                    </a:blip>
                    <a:stretch>
                      <a:fillRect/>
                    </a:stretch>
                  </pic:blipFill>
                  <pic:spPr>
                    <a:xfrm>
                      <a:off x="0" y="0"/>
                      <a:ext cx="5897669" cy="2739959"/>
                    </a:xfrm>
                    <a:prstGeom prst="rect">
                      <a:avLst/>
                    </a:prstGeom>
                  </pic:spPr>
                </pic:pic>
              </a:graphicData>
            </a:graphic>
          </wp:inline>
        </w:drawing>
      </w:r>
    </w:p>
    <w:p w14:paraId="126FBD0B" w14:textId="77777777" w:rsidR="0076297E" w:rsidRPr="00DB25C4" w:rsidRDefault="0076297E" w:rsidP="00687314">
      <w:pPr>
        <w:spacing w:after="0" w:line="240" w:lineRule="auto"/>
        <w:jc w:val="both"/>
        <w:rPr>
          <w:rFonts w:cstheme="minorHAnsi"/>
        </w:rPr>
      </w:pPr>
    </w:p>
    <w:p w14:paraId="63B3FC53" w14:textId="77777777" w:rsidR="0076297E" w:rsidRPr="00DB25C4" w:rsidRDefault="0076297E" w:rsidP="00687314">
      <w:pPr>
        <w:spacing w:after="0" w:line="240" w:lineRule="auto"/>
        <w:ind w:firstLine="720"/>
        <w:jc w:val="both"/>
        <w:rPr>
          <w:rFonts w:cstheme="minorHAnsi"/>
        </w:rPr>
      </w:pP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khusus</w:t>
      </w:r>
      <w:proofErr w:type="spellEnd"/>
      <w:r w:rsidRPr="00DB25C4">
        <w:rPr>
          <w:rFonts w:cstheme="minorHAnsi"/>
        </w:rPr>
        <w:t xml:space="preserve">, </w:t>
      </w:r>
      <w:proofErr w:type="spellStart"/>
      <w:r w:rsidRPr="00DB25C4">
        <w:rPr>
          <w:rFonts w:cstheme="minorHAnsi"/>
        </w:rPr>
        <w:t>berikut</w:t>
      </w:r>
      <w:proofErr w:type="spellEnd"/>
      <w:r w:rsidRPr="00DB25C4">
        <w:rPr>
          <w:rFonts w:cstheme="minorHAnsi"/>
        </w:rPr>
        <w:t xml:space="preserve"> </w:t>
      </w:r>
      <w:proofErr w:type="spellStart"/>
      <w:r w:rsidRPr="00DB25C4">
        <w:rPr>
          <w:rFonts w:cstheme="minorHAnsi"/>
        </w:rPr>
        <w:t>merupakan</w:t>
      </w:r>
      <w:proofErr w:type="spellEnd"/>
      <w:r w:rsidRPr="00DB25C4">
        <w:rPr>
          <w:rFonts w:cstheme="minorHAnsi"/>
        </w:rPr>
        <w:t xml:space="preserve"> </w:t>
      </w:r>
      <w:proofErr w:type="spellStart"/>
      <w:r w:rsidRPr="00DB25C4">
        <w:rPr>
          <w:rFonts w:cstheme="minorHAnsi"/>
        </w:rPr>
        <w:t>peta</w:t>
      </w:r>
      <w:proofErr w:type="spellEnd"/>
      <w:r w:rsidRPr="00DB25C4">
        <w:rPr>
          <w:rFonts w:cstheme="minorHAnsi"/>
        </w:rPr>
        <w:t xml:space="preserve"> </w:t>
      </w:r>
      <w:proofErr w:type="spellStart"/>
      <w:r w:rsidRPr="00DB25C4">
        <w:rPr>
          <w:rFonts w:cstheme="minorHAnsi"/>
        </w:rPr>
        <w:t>jalan</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UPPS Pendidikan </w:t>
      </w:r>
      <w:proofErr w:type="spellStart"/>
      <w:r w:rsidRPr="00DB25C4">
        <w:rPr>
          <w:rFonts w:cstheme="minorHAnsi"/>
        </w:rPr>
        <w:t>bahasa</w:t>
      </w:r>
      <w:proofErr w:type="spellEnd"/>
      <w:r w:rsidRPr="00DB25C4">
        <w:rPr>
          <w:rFonts w:cstheme="minorHAnsi"/>
        </w:rPr>
        <w:t xml:space="preserve"> Mandarin. </w:t>
      </w:r>
      <w:proofErr w:type="spellStart"/>
      <w:r w:rsidRPr="00DB25C4">
        <w:rPr>
          <w:rFonts w:cstheme="minorHAnsi"/>
        </w:rPr>
        <w:t>Penelitian</w:t>
      </w:r>
      <w:proofErr w:type="spellEnd"/>
      <w:r w:rsidRPr="00DB25C4">
        <w:rPr>
          <w:rFonts w:cstheme="minorHAnsi"/>
        </w:rPr>
        <w:t xml:space="preserve"> dan </w:t>
      </w:r>
      <w:proofErr w:type="spellStart"/>
      <w:r w:rsidRPr="00DB25C4">
        <w:rPr>
          <w:rFonts w:cstheme="minorHAnsi"/>
        </w:rPr>
        <w:t>pengabdian</w:t>
      </w:r>
      <w:proofErr w:type="spellEnd"/>
      <w:r w:rsidRPr="00DB25C4">
        <w:rPr>
          <w:rFonts w:cstheme="minorHAnsi"/>
        </w:rPr>
        <w:t xml:space="preserve"> </w:t>
      </w:r>
      <w:proofErr w:type="spellStart"/>
      <w:r w:rsidRPr="00DB25C4">
        <w:rPr>
          <w:rFonts w:cstheme="minorHAnsi"/>
        </w:rPr>
        <w:t>masyarakat</w:t>
      </w:r>
      <w:proofErr w:type="spellEnd"/>
      <w:r w:rsidRPr="00DB25C4">
        <w:rPr>
          <w:rFonts w:cstheme="minorHAnsi"/>
        </w:rPr>
        <w:t xml:space="preserve"> Program </w:t>
      </w:r>
      <w:proofErr w:type="spellStart"/>
      <w:r w:rsidRPr="00DB25C4">
        <w:rPr>
          <w:rFonts w:cstheme="minorHAnsi"/>
        </w:rPr>
        <w:t>Studi</w:t>
      </w:r>
      <w:proofErr w:type="spellEnd"/>
      <w:r w:rsidRPr="00DB25C4">
        <w:rPr>
          <w:rFonts w:cstheme="minorHAnsi"/>
        </w:rPr>
        <w:t xml:space="preserve"> Pendidikan Bahasa Mandarin </w:t>
      </w:r>
      <w:proofErr w:type="spellStart"/>
      <w:r w:rsidRPr="00DB25C4">
        <w:rPr>
          <w:rFonts w:cstheme="minorHAnsi"/>
        </w:rPr>
        <w:t>menonjolkan</w:t>
      </w:r>
      <w:proofErr w:type="spellEnd"/>
      <w:r w:rsidRPr="00DB25C4">
        <w:rPr>
          <w:rFonts w:cstheme="minorHAnsi"/>
        </w:rPr>
        <w:t xml:space="preserve"> </w:t>
      </w:r>
      <w:proofErr w:type="spellStart"/>
      <w:r w:rsidRPr="00DB25C4">
        <w:rPr>
          <w:rFonts w:cstheme="minorHAnsi"/>
        </w:rPr>
        <w:t>ranah</w:t>
      </w:r>
      <w:proofErr w:type="spellEnd"/>
      <w:r w:rsidRPr="00DB25C4">
        <w:rPr>
          <w:rFonts w:cstheme="minorHAnsi"/>
        </w:rPr>
        <w:t xml:space="preserve"> </w:t>
      </w:r>
      <w:proofErr w:type="spellStart"/>
      <w:r w:rsidRPr="00DB25C4">
        <w:rPr>
          <w:rFonts w:cstheme="minorHAnsi"/>
        </w:rPr>
        <w:t>keilmuan</w:t>
      </w:r>
      <w:proofErr w:type="spellEnd"/>
      <w:r w:rsidRPr="00DB25C4">
        <w:rPr>
          <w:rFonts w:cstheme="minorHAnsi"/>
        </w:rPr>
        <w:t xml:space="preserve"> yang </w:t>
      </w:r>
      <w:proofErr w:type="spellStart"/>
      <w:r w:rsidRPr="00DB25C4">
        <w:rPr>
          <w:rFonts w:cstheme="minorHAnsi"/>
        </w:rPr>
        <w:t>mengutamakan</w:t>
      </w:r>
      <w:proofErr w:type="spellEnd"/>
      <w:r w:rsidRPr="00DB25C4">
        <w:rPr>
          <w:rFonts w:cstheme="minorHAnsi"/>
        </w:rPr>
        <w:t xml:space="preserve"> </w:t>
      </w:r>
      <w:proofErr w:type="spellStart"/>
      <w:r w:rsidRPr="00DB25C4">
        <w:rPr>
          <w:rFonts w:cstheme="minorHAnsi"/>
        </w:rPr>
        <w:t>pembelajaran</w:t>
      </w:r>
      <w:proofErr w:type="spellEnd"/>
      <w:r w:rsidRPr="00DB25C4">
        <w:rPr>
          <w:rFonts w:cstheme="minorHAnsi"/>
        </w:rPr>
        <w:t xml:space="preserve"> </w:t>
      </w:r>
      <w:proofErr w:type="spellStart"/>
      <w:r w:rsidRPr="00DB25C4">
        <w:rPr>
          <w:rFonts w:cstheme="minorHAnsi"/>
        </w:rPr>
        <w:t>bahasa</w:t>
      </w:r>
      <w:proofErr w:type="spellEnd"/>
      <w:r w:rsidRPr="00DB25C4">
        <w:rPr>
          <w:rFonts w:cstheme="minorHAnsi"/>
        </w:rPr>
        <w:t xml:space="preserve"> Mandarin </w:t>
      </w:r>
      <w:proofErr w:type="spellStart"/>
      <w:r w:rsidRPr="00DB25C4">
        <w:rPr>
          <w:rFonts w:cstheme="minorHAnsi"/>
        </w:rPr>
        <w:t>beserta</w:t>
      </w:r>
      <w:proofErr w:type="spellEnd"/>
      <w:r w:rsidRPr="00DB25C4">
        <w:rPr>
          <w:rFonts w:cstheme="minorHAnsi"/>
        </w:rPr>
        <w:t xml:space="preserve"> </w:t>
      </w:r>
      <w:proofErr w:type="spellStart"/>
      <w:r w:rsidRPr="00DB25C4">
        <w:rPr>
          <w:rFonts w:cstheme="minorHAnsi"/>
        </w:rPr>
        <w:t>implementasinya</w:t>
      </w:r>
      <w:proofErr w:type="spellEnd"/>
      <w:r w:rsidRPr="00DB25C4">
        <w:rPr>
          <w:rFonts w:cstheme="minorHAnsi"/>
        </w:rPr>
        <w:t xml:space="preserve">. </w:t>
      </w:r>
    </w:p>
    <w:p w14:paraId="0AE3F83D" w14:textId="77777777" w:rsidR="0076297E" w:rsidRPr="00DB25C4" w:rsidRDefault="0076297E" w:rsidP="00687314">
      <w:pPr>
        <w:spacing w:after="0" w:line="240" w:lineRule="auto"/>
        <w:jc w:val="both"/>
        <w:rPr>
          <w:rFonts w:cstheme="minorHAnsi"/>
        </w:rPr>
      </w:pPr>
    </w:p>
    <w:p w14:paraId="66B6E7D7" w14:textId="77777777" w:rsidR="0076297E" w:rsidRPr="00DB25C4" w:rsidRDefault="0076297E" w:rsidP="00687314">
      <w:pPr>
        <w:spacing w:after="0" w:line="240" w:lineRule="auto"/>
        <w:jc w:val="both"/>
        <w:rPr>
          <w:rFonts w:cstheme="minorHAnsi"/>
        </w:rPr>
        <w:sectPr w:rsidR="0076297E" w:rsidRPr="00DB25C4">
          <w:pgSz w:w="11906" w:h="16838"/>
          <w:pgMar w:top="1440" w:right="1440" w:bottom="1440" w:left="1440" w:header="708" w:footer="708" w:gutter="0"/>
          <w:cols w:space="708"/>
          <w:docGrid w:linePitch="360"/>
        </w:sectPr>
      </w:pPr>
      <w:r w:rsidRPr="00DB25C4">
        <w:rPr>
          <w:rFonts w:cstheme="minorHAnsi"/>
          <w:noProof/>
          <w:color w:val="2B579A"/>
          <w:shd w:val="clear" w:color="auto" w:fill="E6E6E6"/>
        </w:rPr>
        <w:lastRenderedPageBreak/>
        <w:drawing>
          <wp:inline distT="0" distB="0" distL="0" distR="0" wp14:anchorId="13F32C80" wp14:editId="72FEDB20">
            <wp:extent cx="5731510" cy="3907155"/>
            <wp:effectExtent l="0" t="0" r="2540" b="0"/>
            <wp:docPr id="37" name="Picture 3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01"/>
                    <a:stretch>
                      <a:fillRect/>
                    </a:stretch>
                  </pic:blipFill>
                  <pic:spPr>
                    <a:xfrm>
                      <a:off x="0" y="0"/>
                      <a:ext cx="5731510" cy="3907155"/>
                    </a:xfrm>
                    <a:prstGeom prst="rect">
                      <a:avLst/>
                    </a:prstGeom>
                  </pic:spPr>
                </pic:pic>
              </a:graphicData>
            </a:graphic>
          </wp:inline>
        </w:drawing>
      </w:r>
    </w:p>
    <w:p w14:paraId="11E91F57" w14:textId="77777777" w:rsidR="0076297E" w:rsidRPr="00DB25C4" w:rsidRDefault="0076297E" w:rsidP="00687314">
      <w:pPr>
        <w:spacing w:after="0" w:line="240" w:lineRule="auto"/>
        <w:jc w:val="both"/>
        <w:rPr>
          <w:rFonts w:cstheme="minorHAnsi"/>
          <w:b/>
          <w:bCs/>
        </w:rPr>
      </w:pPr>
      <w:r w:rsidRPr="00DB25C4">
        <w:rPr>
          <w:rFonts w:cstheme="minorHAnsi"/>
          <w:b/>
          <w:bCs/>
        </w:rPr>
        <w:lastRenderedPageBreak/>
        <w:t xml:space="preserve">7.2.2 </w:t>
      </w:r>
      <w:proofErr w:type="spellStart"/>
      <w:r w:rsidRPr="00DB25C4">
        <w:rPr>
          <w:rFonts w:cstheme="minorHAnsi"/>
          <w:b/>
          <w:bCs/>
        </w:rPr>
        <w:t>Aktivitas</w:t>
      </w:r>
      <w:proofErr w:type="spellEnd"/>
      <w:r w:rsidRPr="00DB25C4">
        <w:rPr>
          <w:rFonts w:cstheme="minorHAnsi"/>
          <w:b/>
          <w:bCs/>
        </w:rPr>
        <w:t xml:space="preserve">, </w:t>
      </w:r>
      <w:proofErr w:type="spellStart"/>
      <w:r w:rsidRPr="00DB25C4">
        <w:rPr>
          <w:rFonts w:cstheme="minorHAnsi"/>
          <w:b/>
          <w:bCs/>
        </w:rPr>
        <w:t>Relevansi</w:t>
      </w:r>
      <w:proofErr w:type="spellEnd"/>
      <w:r w:rsidRPr="00DB25C4">
        <w:rPr>
          <w:rFonts w:cstheme="minorHAnsi"/>
          <w:b/>
          <w:bCs/>
        </w:rPr>
        <w:t xml:space="preserve">, dan </w:t>
      </w:r>
      <w:proofErr w:type="spellStart"/>
      <w:r w:rsidRPr="00DB25C4">
        <w:rPr>
          <w:rFonts w:cstheme="minorHAnsi"/>
          <w:b/>
          <w:bCs/>
        </w:rPr>
        <w:t>Pelibatan</w:t>
      </w:r>
      <w:proofErr w:type="spellEnd"/>
      <w:r w:rsidRPr="00DB25C4">
        <w:rPr>
          <w:rFonts w:cstheme="minorHAnsi"/>
          <w:b/>
          <w:bCs/>
        </w:rPr>
        <w:t xml:space="preserve"> </w:t>
      </w:r>
      <w:proofErr w:type="spellStart"/>
      <w:r w:rsidRPr="00DB25C4">
        <w:rPr>
          <w:rFonts w:cstheme="minorHAnsi"/>
          <w:b/>
          <w:bCs/>
        </w:rPr>
        <w:t>Mahasiswa</w:t>
      </w:r>
      <w:proofErr w:type="spellEnd"/>
      <w:r w:rsidRPr="00DB25C4">
        <w:rPr>
          <w:rFonts w:cstheme="minorHAnsi"/>
          <w:b/>
          <w:bCs/>
        </w:rPr>
        <w:t xml:space="preserve"> </w:t>
      </w:r>
      <w:proofErr w:type="spellStart"/>
      <w:r w:rsidRPr="00DB25C4">
        <w:rPr>
          <w:rFonts w:cstheme="minorHAnsi"/>
          <w:b/>
          <w:bCs/>
        </w:rPr>
        <w:t>dalam</w:t>
      </w:r>
      <w:proofErr w:type="spellEnd"/>
      <w:r w:rsidRPr="00DB25C4">
        <w:rPr>
          <w:rFonts w:cstheme="minorHAnsi"/>
          <w:b/>
          <w:bCs/>
        </w:rPr>
        <w:t xml:space="preserve"> </w:t>
      </w:r>
      <w:proofErr w:type="spellStart"/>
      <w:r w:rsidRPr="00DB25C4">
        <w:rPr>
          <w:rFonts w:cstheme="minorHAnsi"/>
          <w:b/>
          <w:bCs/>
        </w:rPr>
        <w:t>Penelitian</w:t>
      </w:r>
      <w:proofErr w:type="spellEnd"/>
    </w:p>
    <w:p w14:paraId="3764063A" w14:textId="77777777" w:rsidR="0076297E" w:rsidRPr="00DB25C4" w:rsidRDefault="0076297E" w:rsidP="00687314">
      <w:pPr>
        <w:pStyle w:val="ListParagraph"/>
        <w:spacing w:after="0" w:line="240" w:lineRule="auto"/>
        <w:ind w:left="709"/>
        <w:jc w:val="both"/>
        <w:rPr>
          <w:rFonts w:cstheme="minorHAnsi"/>
        </w:rPr>
      </w:pPr>
      <w:proofErr w:type="spellStart"/>
      <w:r w:rsidRPr="00DB25C4">
        <w:rPr>
          <w:rFonts w:cstheme="minorHAnsi"/>
        </w:rPr>
        <w:t>Karya</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yang </w:t>
      </w:r>
      <w:proofErr w:type="spellStart"/>
      <w:r w:rsidRPr="00DB25C4">
        <w:rPr>
          <w:rFonts w:cstheme="minorHAnsi"/>
        </w:rPr>
        <w:t>relevan</w:t>
      </w:r>
      <w:proofErr w:type="spellEnd"/>
      <w:r w:rsidRPr="00DB25C4">
        <w:rPr>
          <w:rFonts w:cstheme="minorHAnsi"/>
        </w:rPr>
        <w:t xml:space="preserve"> dan yang </w:t>
      </w:r>
      <w:proofErr w:type="spellStart"/>
      <w:r w:rsidRPr="00DB25C4">
        <w:rPr>
          <w:rFonts w:cstheme="minorHAnsi"/>
        </w:rPr>
        <w:t>melibatkan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dilakukan</w:t>
      </w:r>
      <w:proofErr w:type="spellEnd"/>
      <w:r w:rsidRPr="00DB25C4">
        <w:rPr>
          <w:rFonts w:cstheme="minorHAnsi"/>
        </w:rPr>
        <w:t xml:space="preserve"> oleh DTPS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tiga</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terakhir</w:t>
      </w:r>
      <w:proofErr w:type="spellEnd"/>
      <w:r w:rsidRPr="00DB25C4">
        <w:rPr>
          <w:rFonts w:cstheme="minorHAnsi"/>
        </w:rPr>
        <w:t xml:space="preserve">. </w:t>
      </w:r>
      <w:proofErr w:type="spellStart"/>
      <w:r w:rsidRPr="00DB25C4">
        <w:rPr>
          <w:rFonts w:cstheme="minorHAnsi"/>
        </w:rPr>
        <w:t>Berikut</w:t>
      </w:r>
      <w:proofErr w:type="spellEnd"/>
      <w:r w:rsidRPr="00DB25C4">
        <w:rPr>
          <w:rFonts w:cstheme="minorHAnsi"/>
        </w:rPr>
        <w:t xml:space="preserve"> </w:t>
      </w:r>
      <w:proofErr w:type="spellStart"/>
      <w:r w:rsidRPr="00DB25C4">
        <w:rPr>
          <w:rFonts w:cstheme="minorHAnsi"/>
        </w:rPr>
        <w:t>adalah</w:t>
      </w:r>
      <w:proofErr w:type="spellEnd"/>
      <w:r w:rsidRPr="00DB25C4">
        <w:rPr>
          <w:rFonts w:cstheme="minorHAnsi"/>
        </w:rPr>
        <w:t xml:space="preserve"> </w:t>
      </w:r>
    </w:p>
    <w:p w14:paraId="134FACB3" w14:textId="77777777" w:rsidR="0076297E" w:rsidRPr="00DB25C4" w:rsidRDefault="0076297E" w:rsidP="00687314">
      <w:pPr>
        <w:pStyle w:val="ListParagraph"/>
        <w:spacing w:after="0" w:line="240" w:lineRule="auto"/>
        <w:ind w:left="0"/>
        <w:jc w:val="both"/>
        <w:rPr>
          <w:rFonts w:cstheme="minorHAnsi"/>
        </w:rPr>
      </w:pPr>
      <w:proofErr w:type="spellStart"/>
      <w:r w:rsidRPr="00DB25C4">
        <w:rPr>
          <w:rFonts w:cstheme="minorHAnsi"/>
        </w:rPr>
        <w:t>rinciannya</w:t>
      </w:r>
      <w:proofErr w:type="spellEnd"/>
      <w:r w:rsidRPr="00DB25C4">
        <w:rPr>
          <w:rFonts w:cstheme="minorHAnsi"/>
        </w:rPr>
        <w:t>.</w:t>
      </w:r>
    </w:p>
    <w:p w14:paraId="72A10965" w14:textId="77777777" w:rsidR="0076297E" w:rsidRPr="00DB25C4" w:rsidRDefault="0076297E" w:rsidP="00687314">
      <w:pPr>
        <w:spacing w:after="0" w:line="240" w:lineRule="auto"/>
        <w:jc w:val="both"/>
        <w:rPr>
          <w:rFonts w:cstheme="minorHAnsi"/>
        </w:rPr>
      </w:pPr>
    </w:p>
    <w:p w14:paraId="26F254A4" w14:textId="77777777" w:rsidR="0076297E" w:rsidRPr="00DB25C4" w:rsidRDefault="0076297E" w:rsidP="00687314">
      <w:pPr>
        <w:spacing w:after="0" w:line="240" w:lineRule="auto"/>
        <w:jc w:val="both"/>
        <w:rPr>
          <w:rFonts w:cstheme="minorHAnsi"/>
        </w:rPr>
      </w:pPr>
      <w:proofErr w:type="spellStart"/>
      <w:r w:rsidRPr="00DB25C4">
        <w:rPr>
          <w:rFonts w:cstheme="minorHAnsi"/>
        </w:rPr>
        <w:t>Tabel</w:t>
      </w:r>
      <w:proofErr w:type="spellEnd"/>
      <w:r w:rsidRPr="00DB25C4">
        <w:rPr>
          <w:rFonts w:cstheme="minorHAnsi"/>
        </w:rPr>
        <w:t xml:space="preserve"> 7.2.2 </w:t>
      </w:r>
      <w:proofErr w:type="spellStart"/>
      <w:r w:rsidRPr="00DB25C4">
        <w:rPr>
          <w:rFonts w:cstheme="minorHAnsi"/>
        </w:rPr>
        <w:t>Aktivitas</w:t>
      </w:r>
      <w:proofErr w:type="spellEnd"/>
      <w:r w:rsidRPr="00DB25C4">
        <w:rPr>
          <w:rFonts w:cstheme="minorHAnsi"/>
        </w:rPr>
        <w:t xml:space="preserve">, </w:t>
      </w:r>
      <w:proofErr w:type="spellStart"/>
      <w:r w:rsidRPr="00DB25C4">
        <w:rPr>
          <w:rFonts w:cstheme="minorHAnsi"/>
        </w:rPr>
        <w:t>Relevansi</w:t>
      </w:r>
      <w:proofErr w:type="spellEnd"/>
      <w:r w:rsidRPr="00DB25C4">
        <w:rPr>
          <w:rFonts w:cstheme="minorHAnsi"/>
        </w:rPr>
        <w:t xml:space="preserve">, dan </w:t>
      </w:r>
      <w:proofErr w:type="spellStart"/>
      <w:r w:rsidRPr="00DB25C4">
        <w:rPr>
          <w:rFonts w:cstheme="minorHAnsi"/>
        </w:rPr>
        <w:t>Pelibatan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Penelitian</w:t>
      </w:r>
      <w:proofErr w:type="spellEnd"/>
    </w:p>
    <w:tbl>
      <w:tblPr>
        <w:tblW w:w="14176" w:type="dxa"/>
        <w:tblInd w:w="-5" w:type="dxa"/>
        <w:tblLayout w:type="fixed"/>
        <w:tblLook w:val="06A0" w:firstRow="1" w:lastRow="0" w:firstColumn="1" w:lastColumn="0" w:noHBand="1" w:noVBand="1"/>
      </w:tblPr>
      <w:tblGrid>
        <w:gridCol w:w="447"/>
        <w:gridCol w:w="747"/>
        <w:gridCol w:w="4476"/>
        <w:gridCol w:w="1984"/>
        <w:gridCol w:w="2411"/>
        <w:gridCol w:w="1984"/>
        <w:gridCol w:w="2127"/>
      </w:tblGrid>
      <w:tr w:rsidR="0076297E" w:rsidRPr="00DB25C4" w14:paraId="6EA0FB3F" w14:textId="77777777" w:rsidTr="00CD4E67">
        <w:trPr>
          <w:trHeight w:val="600"/>
        </w:trPr>
        <w:tc>
          <w:tcPr>
            <w:tcW w:w="447" w:type="dxa"/>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right w:w="15" w:type="dxa"/>
            </w:tcMar>
            <w:vAlign w:val="center"/>
          </w:tcPr>
          <w:p w14:paraId="39A5CF40" w14:textId="77777777" w:rsidR="0076297E" w:rsidRPr="00DB25C4" w:rsidRDefault="0076297E" w:rsidP="00687314">
            <w:pPr>
              <w:spacing w:after="0" w:line="240" w:lineRule="auto"/>
              <w:jc w:val="center"/>
              <w:rPr>
                <w:rFonts w:cstheme="minorHAnsi"/>
              </w:rPr>
            </w:pPr>
            <w:r w:rsidRPr="00DB25C4">
              <w:rPr>
                <w:rFonts w:eastAsia="Calibri" w:cstheme="minorHAnsi"/>
                <w:b/>
                <w:bCs/>
                <w:color w:val="000000" w:themeColor="text1"/>
              </w:rPr>
              <w:t>No</w:t>
            </w:r>
          </w:p>
        </w:tc>
        <w:tc>
          <w:tcPr>
            <w:tcW w:w="747" w:type="dxa"/>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right w:w="15" w:type="dxa"/>
            </w:tcMar>
            <w:vAlign w:val="center"/>
          </w:tcPr>
          <w:p w14:paraId="290CA284" w14:textId="77777777" w:rsidR="0076297E" w:rsidRPr="00DB25C4" w:rsidRDefault="0076297E" w:rsidP="00687314">
            <w:pPr>
              <w:spacing w:after="0" w:line="240" w:lineRule="auto"/>
              <w:jc w:val="center"/>
              <w:rPr>
                <w:rFonts w:cstheme="minorHAnsi"/>
              </w:rPr>
            </w:pPr>
            <w:proofErr w:type="spellStart"/>
            <w:r w:rsidRPr="00DB25C4">
              <w:rPr>
                <w:rFonts w:eastAsia="Calibri" w:cstheme="minorHAnsi"/>
                <w:b/>
                <w:bCs/>
                <w:color w:val="000000" w:themeColor="text1"/>
              </w:rPr>
              <w:t>Tahun</w:t>
            </w:r>
            <w:proofErr w:type="spellEnd"/>
            <w:r w:rsidRPr="00DB25C4">
              <w:rPr>
                <w:rFonts w:eastAsia="Calibri" w:cstheme="minorHAnsi"/>
                <w:b/>
                <w:bCs/>
                <w:color w:val="000000" w:themeColor="text1"/>
              </w:rPr>
              <w:t xml:space="preserve"> </w:t>
            </w:r>
            <w:proofErr w:type="spellStart"/>
            <w:r w:rsidRPr="00DB25C4">
              <w:rPr>
                <w:rFonts w:eastAsia="Calibri" w:cstheme="minorHAnsi"/>
                <w:b/>
                <w:bCs/>
                <w:color w:val="000000" w:themeColor="text1"/>
              </w:rPr>
              <w:t>Akademik</w:t>
            </w:r>
            <w:proofErr w:type="spellEnd"/>
          </w:p>
        </w:tc>
        <w:tc>
          <w:tcPr>
            <w:tcW w:w="4476" w:type="dxa"/>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right w:w="15" w:type="dxa"/>
            </w:tcMar>
            <w:vAlign w:val="center"/>
          </w:tcPr>
          <w:p w14:paraId="64C37ABE" w14:textId="77777777" w:rsidR="0076297E" w:rsidRPr="00DB25C4" w:rsidRDefault="0076297E" w:rsidP="00687314">
            <w:pPr>
              <w:spacing w:after="0" w:line="240" w:lineRule="auto"/>
              <w:jc w:val="center"/>
              <w:rPr>
                <w:rFonts w:cstheme="minorHAnsi"/>
              </w:rPr>
            </w:pPr>
            <w:proofErr w:type="spellStart"/>
            <w:r w:rsidRPr="00DB25C4">
              <w:rPr>
                <w:rFonts w:eastAsia="Calibri" w:cstheme="minorHAnsi"/>
                <w:b/>
                <w:bCs/>
                <w:color w:val="000000" w:themeColor="text1"/>
              </w:rPr>
              <w:t>Judul</w:t>
            </w:r>
            <w:proofErr w:type="spellEnd"/>
            <w:r w:rsidRPr="00DB25C4">
              <w:rPr>
                <w:rFonts w:eastAsia="Calibri" w:cstheme="minorHAnsi"/>
                <w:b/>
                <w:bCs/>
                <w:color w:val="000000" w:themeColor="text1"/>
              </w:rPr>
              <w:t xml:space="preserve"> </w:t>
            </w:r>
            <w:proofErr w:type="spellStart"/>
            <w:r w:rsidRPr="00DB25C4">
              <w:rPr>
                <w:rFonts w:eastAsia="Calibri" w:cstheme="minorHAnsi"/>
                <w:b/>
                <w:bCs/>
                <w:color w:val="000000" w:themeColor="text1"/>
              </w:rPr>
              <w:t>Penelitian</w:t>
            </w:r>
            <w:proofErr w:type="spellEnd"/>
          </w:p>
        </w:tc>
        <w:tc>
          <w:tcPr>
            <w:tcW w:w="1984" w:type="dxa"/>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right w:w="15" w:type="dxa"/>
            </w:tcMar>
            <w:vAlign w:val="center"/>
          </w:tcPr>
          <w:p w14:paraId="3A48AE3B" w14:textId="77777777" w:rsidR="0076297E" w:rsidRPr="00DB25C4" w:rsidRDefault="0076297E" w:rsidP="00687314">
            <w:pPr>
              <w:spacing w:after="0" w:line="240" w:lineRule="auto"/>
              <w:jc w:val="center"/>
              <w:rPr>
                <w:rFonts w:cstheme="minorHAnsi"/>
              </w:rPr>
            </w:pPr>
            <w:r w:rsidRPr="00DB25C4">
              <w:rPr>
                <w:rFonts w:eastAsia="Calibri" w:cstheme="minorHAnsi"/>
                <w:b/>
                <w:bCs/>
                <w:color w:val="000000" w:themeColor="text1"/>
              </w:rPr>
              <w:t xml:space="preserve">Nama </w:t>
            </w:r>
            <w:proofErr w:type="spellStart"/>
            <w:r w:rsidRPr="00DB25C4">
              <w:rPr>
                <w:rFonts w:eastAsia="Calibri" w:cstheme="minorHAnsi"/>
                <w:b/>
                <w:bCs/>
                <w:color w:val="000000" w:themeColor="text1"/>
              </w:rPr>
              <w:t>Ketua</w:t>
            </w:r>
            <w:proofErr w:type="spellEnd"/>
            <w:r w:rsidRPr="00DB25C4">
              <w:rPr>
                <w:rFonts w:eastAsia="Calibri" w:cstheme="minorHAnsi"/>
                <w:b/>
                <w:bCs/>
                <w:color w:val="000000" w:themeColor="text1"/>
              </w:rPr>
              <w:t xml:space="preserve"> Tim</w:t>
            </w:r>
          </w:p>
        </w:tc>
        <w:tc>
          <w:tcPr>
            <w:tcW w:w="2411" w:type="dxa"/>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right w:w="15" w:type="dxa"/>
            </w:tcMar>
            <w:vAlign w:val="center"/>
          </w:tcPr>
          <w:p w14:paraId="1150D3CB" w14:textId="77777777" w:rsidR="0076297E" w:rsidRPr="00DB25C4" w:rsidRDefault="0076297E" w:rsidP="00687314">
            <w:pPr>
              <w:spacing w:after="0" w:line="240" w:lineRule="auto"/>
              <w:jc w:val="center"/>
              <w:rPr>
                <w:rFonts w:cstheme="minorHAnsi"/>
              </w:rPr>
            </w:pPr>
            <w:proofErr w:type="spellStart"/>
            <w:r w:rsidRPr="00DB25C4">
              <w:rPr>
                <w:rFonts w:eastAsia="Calibri" w:cstheme="minorHAnsi"/>
                <w:b/>
                <w:bCs/>
                <w:color w:val="000000" w:themeColor="text1"/>
              </w:rPr>
              <w:t>Kepakaran</w:t>
            </w:r>
            <w:proofErr w:type="spellEnd"/>
            <w:r w:rsidRPr="00DB25C4">
              <w:rPr>
                <w:rFonts w:eastAsia="Calibri" w:cstheme="minorHAnsi"/>
                <w:b/>
                <w:bCs/>
                <w:color w:val="000000" w:themeColor="text1"/>
              </w:rPr>
              <w:t xml:space="preserve"> </w:t>
            </w:r>
            <w:proofErr w:type="spellStart"/>
            <w:r w:rsidRPr="00DB25C4">
              <w:rPr>
                <w:rFonts w:eastAsia="Calibri" w:cstheme="minorHAnsi"/>
                <w:b/>
                <w:bCs/>
                <w:color w:val="000000" w:themeColor="text1"/>
              </w:rPr>
              <w:t>Ketua</w:t>
            </w:r>
            <w:proofErr w:type="spellEnd"/>
            <w:r w:rsidRPr="00DB25C4">
              <w:rPr>
                <w:rFonts w:eastAsia="Calibri" w:cstheme="minorHAnsi"/>
                <w:b/>
                <w:bCs/>
                <w:color w:val="000000" w:themeColor="text1"/>
              </w:rPr>
              <w:t xml:space="preserve"> Tim</w:t>
            </w:r>
          </w:p>
        </w:tc>
        <w:tc>
          <w:tcPr>
            <w:tcW w:w="1984" w:type="dxa"/>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right w:w="15" w:type="dxa"/>
            </w:tcMar>
            <w:vAlign w:val="bottom"/>
          </w:tcPr>
          <w:p w14:paraId="64D9DBB9" w14:textId="77777777" w:rsidR="0076297E" w:rsidRPr="00DB25C4" w:rsidRDefault="0076297E" w:rsidP="00687314">
            <w:pPr>
              <w:spacing w:after="0" w:line="240" w:lineRule="auto"/>
              <w:jc w:val="center"/>
              <w:rPr>
                <w:rFonts w:cstheme="minorHAnsi"/>
              </w:rPr>
            </w:pPr>
            <w:r w:rsidRPr="00DB25C4">
              <w:rPr>
                <w:rFonts w:eastAsia="Calibri" w:cstheme="minorHAnsi"/>
                <w:b/>
                <w:bCs/>
                <w:color w:val="000000" w:themeColor="text1"/>
              </w:rPr>
              <w:t xml:space="preserve">Nama dan </w:t>
            </w:r>
            <w:proofErr w:type="spellStart"/>
            <w:r w:rsidRPr="00DB25C4">
              <w:rPr>
                <w:rFonts w:eastAsia="Calibri" w:cstheme="minorHAnsi"/>
                <w:b/>
                <w:bCs/>
                <w:color w:val="000000" w:themeColor="text1"/>
              </w:rPr>
              <w:t>Identitas</w:t>
            </w:r>
            <w:proofErr w:type="spellEnd"/>
            <w:r w:rsidRPr="00DB25C4">
              <w:rPr>
                <w:rFonts w:eastAsia="Calibri" w:cstheme="minorHAnsi"/>
                <w:b/>
                <w:bCs/>
                <w:color w:val="000000" w:themeColor="text1"/>
              </w:rPr>
              <w:t xml:space="preserve"> </w:t>
            </w:r>
            <w:proofErr w:type="spellStart"/>
            <w:r w:rsidRPr="00DB25C4">
              <w:rPr>
                <w:rFonts w:eastAsia="Calibri" w:cstheme="minorHAnsi"/>
                <w:b/>
                <w:bCs/>
                <w:color w:val="000000" w:themeColor="text1"/>
              </w:rPr>
              <w:t>Dosen</w:t>
            </w:r>
            <w:proofErr w:type="spellEnd"/>
            <w:r w:rsidRPr="00DB25C4">
              <w:rPr>
                <w:rFonts w:eastAsia="Calibri" w:cstheme="minorHAnsi"/>
                <w:b/>
                <w:bCs/>
                <w:color w:val="000000" w:themeColor="text1"/>
              </w:rPr>
              <w:t xml:space="preserve"> </w:t>
            </w:r>
            <w:proofErr w:type="spellStart"/>
            <w:r w:rsidRPr="00DB25C4">
              <w:rPr>
                <w:rFonts w:eastAsia="Calibri" w:cstheme="minorHAnsi"/>
                <w:b/>
                <w:bCs/>
                <w:color w:val="000000" w:themeColor="text1"/>
              </w:rPr>
              <w:t>Anggota</w:t>
            </w:r>
            <w:proofErr w:type="spellEnd"/>
            <w:r w:rsidRPr="00DB25C4">
              <w:rPr>
                <w:rFonts w:eastAsia="Calibri" w:cstheme="minorHAnsi"/>
                <w:b/>
                <w:bCs/>
                <w:color w:val="000000" w:themeColor="text1"/>
              </w:rPr>
              <w:t xml:space="preserve"> </w:t>
            </w:r>
            <w:proofErr w:type="spellStart"/>
            <w:r w:rsidRPr="00DB25C4">
              <w:rPr>
                <w:rFonts w:eastAsia="Calibri" w:cstheme="minorHAnsi"/>
                <w:b/>
                <w:bCs/>
                <w:color w:val="000000" w:themeColor="text1"/>
              </w:rPr>
              <w:t>Penelitian</w:t>
            </w:r>
            <w:proofErr w:type="spellEnd"/>
          </w:p>
        </w:tc>
        <w:tc>
          <w:tcPr>
            <w:tcW w:w="2127" w:type="dxa"/>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right w:w="15" w:type="dxa"/>
            </w:tcMar>
            <w:vAlign w:val="bottom"/>
          </w:tcPr>
          <w:p w14:paraId="14CF4544" w14:textId="77777777" w:rsidR="0076297E" w:rsidRPr="00DB25C4" w:rsidRDefault="0076297E" w:rsidP="00687314">
            <w:pPr>
              <w:spacing w:after="0" w:line="240" w:lineRule="auto"/>
              <w:jc w:val="center"/>
              <w:rPr>
                <w:rFonts w:cstheme="minorHAnsi"/>
              </w:rPr>
            </w:pPr>
            <w:r w:rsidRPr="00DB25C4">
              <w:rPr>
                <w:rFonts w:eastAsia="Calibri" w:cstheme="minorHAnsi"/>
                <w:b/>
                <w:bCs/>
                <w:color w:val="000000" w:themeColor="text1"/>
              </w:rPr>
              <w:t xml:space="preserve">Nama dan </w:t>
            </w:r>
            <w:proofErr w:type="spellStart"/>
            <w:r w:rsidRPr="00DB25C4">
              <w:rPr>
                <w:rFonts w:eastAsia="Calibri" w:cstheme="minorHAnsi"/>
                <w:b/>
                <w:bCs/>
                <w:color w:val="000000" w:themeColor="text1"/>
              </w:rPr>
              <w:t>Identitas</w:t>
            </w:r>
            <w:proofErr w:type="spellEnd"/>
            <w:r w:rsidRPr="00DB25C4">
              <w:rPr>
                <w:rFonts w:eastAsia="Calibri" w:cstheme="minorHAnsi"/>
                <w:b/>
                <w:bCs/>
                <w:color w:val="000000" w:themeColor="text1"/>
              </w:rPr>
              <w:t xml:space="preserve"> </w:t>
            </w:r>
            <w:proofErr w:type="spellStart"/>
            <w:r w:rsidRPr="00DB25C4">
              <w:rPr>
                <w:rFonts w:eastAsia="Calibri" w:cstheme="minorHAnsi"/>
                <w:b/>
                <w:bCs/>
                <w:color w:val="000000" w:themeColor="text1"/>
              </w:rPr>
              <w:t>Mahasiswa</w:t>
            </w:r>
            <w:proofErr w:type="spellEnd"/>
            <w:r w:rsidRPr="00DB25C4">
              <w:rPr>
                <w:rFonts w:eastAsia="Calibri" w:cstheme="minorHAnsi"/>
                <w:b/>
                <w:bCs/>
                <w:color w:val="000000" w:themeColor="text1"/>
              </w:rPr>
              <w:t xml:space="preserve"> yang </w:t>
            </w:r>
            <w:proofErr w:type="spellStart"/>
            <w:r w:rsidRPr="00DB25C4">
              <w:rPr>
                <w:rFonts w:eastAsia="Calibri" w:cstheme="minorHAnsi"/>
                <w:b/>
                <w:bCs/>
                <w:color w:val="000000" w:themeColor="text1"/>
              </w:rPr>
              <w:t>dilibatkan</w:t>
            </w:r>
            <w:proofErr w:type="spellEnd"/>
          </w:p>
        </w:tc>
      </w:tr>
      <w:tr w:rsidR="0076297E" w:rsidRPr="00DB25C4" w14:paraId="4F9B3C22" w14:textId="77777777" w:rsidTr="00CD4E67">
        <w:trPr>
          <w:trHeight w:val="300"/>
        </w:trPr>
        <w:tc>
          <w:tcPr>
            <w:tcW w:w="4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vAlign w:val="bottom"/>
          </w:tcPr>
          <w:p w14:paraId="30D38CE9" w14:textId="77777777" w:rsidR="0076297E" w:rsidRPr="00DB25C4" w:rsidRDefault="0076297E" w:rsidP="00687314">
            <w:pPr>
              <w:spacing w:after="0" w:line="240" w:lineRule="auto"/>
              <w:jc w:val="center"/>
              <w:rPr>
                <w:rFonts w:cstheme="minorHAnsi"/>
              </w:rPr>
            </w:pPr>
            <w:r w:rsidRPr="00DB25C4">
              <w:rPr>
                <w:rFonts w:eastAsia="Calibri" w:cstheme="minorHAnsi"/>
                <w:b/>
                <w:bCs/>
                <w:color w:val="000000" w:themeColor="text1"/>
              </w:rPr>
              <w:t>1</w:t>
            </w:r>
          </w:p>
        </w:tc>
        <w:tc>
          <w:tcPr>
            <w:tcW w:w="7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vAlign w:val="bottom"/>
          </w:tcPr>
          <w:p w14:paraId="3ED18536" w14:textId="77777777" w:rsidR="0076297E" w:rsidRPr="00DB25C4" w:rsidRDefault="0076297E" w:rsidP="00687314">
            <w:pPr>
              <w:spacing w:after="0" w:line="240" w:lineRule="auto"/>
              <w:jc w:val="center"/>
              <w:rPr>
                <w:rFonts w:cstheme="minorHAnsi"/>
              </w:rPr>
            </w:pPr>
            <w:r w:rsidRPr="00DB25C4">
              <w:rPr>
                <w:rFonts w:eastAsia="Calibri" w:cstheme="minorHAnsi"/>
                <w:b/>
                <w:bCs/>
                <w:color w:val="000000" w:themeColor="text1"/>
              </w:rPr>
              <w:t>2</w:t>
            </w:r>
          </w:p>
        </w:tc>
        <w:tc>
          <w:tcPr>
            <w:tcW w:w="4476"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vAlign w:val="bottom"/>
          </w:tcPr>
          <w:p w14:paraId="06F035CC" w14:textId="77777777" w:rsidR="0076297E" w:rsidRPr="00DB25C4" w:rsidRDefault="0076297E" w:rsidP="00687314">
            <w:pPr>
              <w:spacing w:after="0" w:line="240" w:lineRule="auto"/>
              <w:jc w:val="center"/>
              <w:rPr>
                <w:rFonts w:cstheme="minorHAnsi"/>
              </w:rPr>
            </w:pPr>
            <w:r w:rsidRPr="00DB25C4">
              <w:rPr>
                <w:rFonts w:eastAsia="Calibri" w:cstheme="minorHAnsi"/>
                <w:b/>
                <w:bCs/>
                <w:color w:val="000000" w:themeColor="text1"/>
              </w:rPr>
              <w:t>3</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vAlign w:val="bottom"/>
          </w:tcPr>
          <w:p w14:paraId="484C8A08" w14:textId="77777777" w:rsidR="0076297E" w:rsidRPr="00DB25C4" w:rsidRDefault="0076297E" w:rsidP="00687314">
            <w:pPr>
              <w:spacing w:after="0" w:line="240" w:lineRule="auto"/>
              <w:jc w:val="center"/>
              <w:rPr>
                <w:rFonts w:cstheme="minorHAnsi"/>
              </w:rPr>
            </w:pPr>
            <w:r w:rsidRPr="00DB25C4">
              <w:rPr>
                <w:rFonts w:eastAsia="Calibri" w:cstheme="minorHAnsi"/>
                <w:b/>
                <w:bCs/>
                <w:color w:val="000000" w:themeColor="text1"/>
              </w:rPr>
              <w:t>4</w:t>
            </w:r>
          </w:p>
        </w:tc>
        <w:tc>
          <w:tcPr>
            <w:tcW w:w="2411"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vAlign w:val="bottom"/>
          </w:tcPr>
          <w:p w14:paraId="3B583437" w14:textId="77777777" w:rsidR="0076297E" w:rsidRPr="00DB25C4" w:rsidRDefault="0076297E" w:rsidP="00687314">
            <w:pPr>
              <w:spacing w:after="0" w:line="240" w:lineRule="auto"/>
              <w:jc w:val="center"/>
              <w:rPr>
                <w:rFonts w:cstheme="minorHAnsi"/>
              </w:rPr>
            </w:pPr>
            <w:r w:rsidRPr="00DB25C4">
              <w:rPr>
                <w:rFonts w:eastAsia="Calibri" w:cstheme="minorHAnsi"/>
                <w:b/>
                <w:bCs/>
                <w:color w:val="000000" w:themeColor="text1"/>
              </w:rPr>
              <w:t>5</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vAlign w:val="bottom"/>
          </w:tcPr>
          <w:p w14:paraId="41D7FD9E" w14:textId="77777777" w:rsidR="0076297E" w:rsidRPr="00DB25C4" w:rsidRDefault="0076297E" w:rsidP="00687314">
            <w:pPr>
              <w:spacing w:after="0" w:line="240" w:lineRule="auto"/>
              <w:jc w:val="center"/>
              <w:rPr>
                <w:rFonts w:cstheme="minorHAnsi"/>
              </w:rPr>
            </w:pPr>
            <w:r w:rsidRPr="00DB25C4">
              <w:rPr>
                <w:rFonts w:eastAsia="Calibri" w:cstheme="minorHAnsi"/>
                <w:b/>
                <w:bCs/>
                <w:color w:val="000000" w:themeColor="text1"/>
              </w:rPr>
              <w:t>6</w:t>
            </w:r>
          </w:p>
        </w:tc>
        <w:tc>
          <w:tcPr>
            <w:tcW w:w="212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vAlign w:val="bottom"/>
          </w:tcPr>
          <w:p w14:paraId="162975DC" w14:textId="77777777" w:rsidR="0076297E" w:rsidRPr="00DB25C4" w:rsidRDefault="0076297E" w:rsidP="00687314">
            <w:pPr>
              <w:spacing w:after="0" w:line="240" w:lineRule="auto"/>
              <w:jc w:val="center"/>
              <w:rPr>
                <w:rFonts w:cstheme="minorHAnsi"/>
              </w:rPr>
            </w:pPr>
            <w:r w:rsidRPr="00DB25C4">
              <w:rPr>
                <w:rFonts w:eastAsia="Calibri" w:cstheme="minorHAnsi"/>
                <w:b/>
                <w:bCs/>
                <w:color w:val="000000" w:themeColor="text1"/>
              </w:rPr>
              <w:t>7</w:t>
            </w:r>
          </w:p>
        </w:tc>
      </w:tr>
      <w:tr w:rsidR="0076297E" w:rsidRPr="00DB25C4" w14:paraId="3F06D0BA" w14:textId="77777777" w:rsidTr="00CD4E67">
        <w:trPr>
          <w:trHeight w:val="915"/>
        </w:trPr>
        <w:tc>
          <w:tcPr>
            <w:tcW w:w="4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115EBB92" w14:textId="77777777" w:rsidR="0076297E" w:rsidRPr="00DB25C4" w:rsidRDefault="0076297E" w:rsidP="00687314">
            <w:pPr>
              <w:spacing w:after="0" w:line="240" w:lineRule="auto"/>
              <w:jc w:val="center"/>
              <w:rPr>
                <w:rFonts w:cstheme="minorHAnsi"/>
              </w:rPr>
            </w:pPr>
            <w:r w:rsidRPr="00DB25C4">
              <w:rPr>
                <w:rFonts w:eastAsia="Calibri" w:cstheme="minorHAnsi"/>
                <w:color w:val="000000" w:themeColor="text1"/>
              </w:rPr>
              <w:t>1</w:t>
            </w:r>
          </w:p>
        </w:tc>
        <w:tc>
          <w:tcPr>
            <w:tcW w:w="7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7A4E93FF" w14:textId="77777777" w:rsidR="0076297E" w:rsidRPr="00DB25C4" w:rsidRDefault="0076297E" w:rsidP="00687314">
            <w:pPr>
              <w:spacing w:after="0" w:line="240" w:lineRule="auto"/>
              <w:jc w:val="center"/>
              <w:rPr>
                <w:rFonts w:cstheme="minorHAnsi"/>
              </w:rPr>
            </w:pPr>
            <w:r w:rsidRPr="00DB25C4">
              <w:rPr>
                <w:rFonts w:eastAsia="Calibri" w:cstheme="minorHAnsi"/>
                <w:color w:val="000000" w:themeColor="text1"/>
              </w:rPr>
              <w:t>TS</w:t>
            </w:r>
          </w:p>
        </w:tc>
        <w:tc>
          <w:tcPr>
            <w:tcW w:w="4476"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3390942D"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KESALAHAN MEMBACA KONSONAN BAHASA MANDARIN OLEH PEMELAJAR BAHASA MANDARIN DASAR DI UNIVERSITAS MA CHUNG</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4C91439C" w14:textId="77777777" w:rsidR="0076297E" w:rsidRPr="00DB25C4" w:rsidRDefault="0076297E" w:rsidP="00687314">
            <w:pPr>
              <w:spacing w:after="0" w:line="240" w:lineRule="auto"/>
              <w:rPr>
                <w:rFonts w:cstheme="minorHAnsi"/>
              </w:rPr>
            </w:pPr>
            <w:proofErr w:type="spellStart"/>
            <w:r w:rsidRPr="00DB25C4">
              <w:rPr>
                <w:rFonts w:eastAsia="Calibri" w:cstheme="minorHAnsi"/>
                <w:color w:val="000000" w:themeColor="text1"/>
              </w:rPr>
              <w:t>Vincentius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Valiandy</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Jiuangga</w:t>
            </w:r>
            <w:proofErr w:type="spellEnd"/>
          </w:p>
        </w:tc>
        <w:tc>
          <w:tcPr>
            <w:tcW w:w="2411"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7BDB9986"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Bahasa Mandarin</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329DB26D" w14:textId="77777777" w:rsidR="0076297E" w:rsidRPr="00DB25C4" w:rsidRDefault="0076297E" w:rsidP="00687314">
            <w:pPr>
              <w:spacing w:after="0" w:line="240" w:lineRule="auto"/>
              <w:rPr>
                <w:rFonts w:cstheme="minorHAnsi"/>
              </w:rPr>
            </w:pPr>
          </w:p>
        </w:tc>
        <w:tc>
          <w:tcPr>
            <w:tcW w:w="212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66D2C61A" w14:textId="77777777" w:rsidR="0076297E" w:rsidRPr="00DB25C4" w:rsidRDefault="0076297E" w:rsidP="00687314">
            <w:pPr>
              <w:spacing w:after="0" w:line="240" w:lineRule="auto"/>
              <w:rPr>
                <w:rFonts w:cstheme="minorHAnsi"/>
              </w:rPr>
            </w:pPr>
          </w:p>
        </w:tc>
      </w:tr>
      <w:tr w:rsidR="0076297E" w:rsidRPr="00DB25C4" w14:paraId="4C78EDB5" w14:textId="77777777" w:rsidTr="00CD4E67">
        <w:trPr>
          <w:trHeight w:val="915"/>
        </w:trPr>
        <w:tc>
          <w:tcPr>
            <w:tcW w:w="4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03823E06" w14:textId="77777777" w:rsidR="0076297E" w:rsidRPr="00DB25C4" w:rsidRDefault="0076297E" w:rsidP="00687314">
            <w:pPr>
              <w:spacing w:after="0" w:line="240" w:lineRule="auto"/>
              <w:jc w:val="center"/>
              <w:rPr>
                <w:rFonts w:cstheme="minorHAnsi"/>
              </w:rPr>
            </w:pPr>
            <w:r w:rsidRPr="00DB25C4">
              <w:rPr>
                <w:rFonts w:eastAsia="Calibri" w:cstheme="minorHAnsi"/>
                <w:color w:val="000000" w:themeColor="text1"/>
              </w:rPr>
              <w:t>2</w:t>
            </w:r>
          </w:p>
        </w:tc>
        <w:tc>
          <w:tcPr>
            <w:tcW w:w="7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3692267A" w14:textId="77777777" w:rsidR="0076297E" w:rsidRPr="00DB25C4" w:rsidRDefault="0076297E" w:rsidP="00687314">
            <w:pPr>
              <w:spacing w:after="0" w:line="240" w:lineRule="auto"/>
              <w:jc w:val="center"/>
              <w:rPr>
                <w:rFonts w:cstheme="minorHAnsi"/>
              </w:rPr>
            </w:pPr>
            <w:r w:rsidRPr="00DB25C4">
              <w:rPr>
                <w:rFonts w:eastAsia="Calibri" w:cstheme="minorHAnsi"/>
                <w:color w:val="000000" w:themeColor="text1"/>
              </w:rPr>
              <w:t>TS</w:t>
            </w:r>
          </w:p>
        </w:tc>
        <w:tc>
          <w:tcPr>
            <w:tcW w:w="4476"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1FDAD5F0"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PENGEMBANGAN MEDIA PEMBELAJARAN HSK 2 BERBASIS ANDROID</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294E13D5"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 xml:space="preserve">Dhatu </w:t>
            </w:r>
            <w:proofErr w:type="spellStart"/>
            <w:r w:rsidRPr="00DB25C4">
              <w:rPr>
                <w:rFonts w:eastAsia="Calibri" w:cstheme="minorHAnsi"/>
                <w:color w:val="000000" w:themeColor="text1"/>
              </w:rPr>
              <w:t>Sitaresmi</w:t>
            </w:r>
            <w:proofErr w:type="spellEnd"/>
          </w:p>
        </w:tc>
        <w:tc>
          <w:tcPr>
            <w:tcW w:w="2411"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335B9C56"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Bahasa Mandarin</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5C894D6E" w14:textId="77777777" w:rsidR="0076297E" w:rsidRPr="00DB25C4" w:rsidRDefault="0076297E" w:rsidP="00687314">
            <w:pPr>
              <w:spacing w:after="0" w:line="240" w:lineRule="auto"/>
              <w:rPr>
                <w:rFonts w:cstheme="minorHAnsi"/>
              </w:rPr>
            </w:pPr>
            <w:proofErr w:type="spellStart"/>
            <w:r w:rsidRPr="00DB25C4">
              <w:rPr>
                <w:rFonts w:eastAsia="Calibri" w:cstheme="minorHAnsi"/>
                <w:color w:val="000000" w:themeColor="text1"/>
              </w:rPr>
              <w:t>Ounu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Zakiy</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Sukaton</w:t>
            </w:r>
            <w:proofErr w:type="spellEnd"/>
            <w:r w:rsidRPr="00DB25C4">
              <w:rPr>
                <w:rFonts w:eastAsia="Calibri" w:cstheme="minorHAnsi"/>
                <w:color w:val="000000" w:themeColor="text1"/>
              </w:rPr>
              <w:t xml:space="preserve">, </w:t>
            </w:r>
            <w:proofErr w:type="spellStart"/>
            <w:proofErr w:type="gramStart"/>
            <w:r w:rsidRPr="00DB25C4">
              <w:rPr>
                <w:rFonts w:eastAsia="Calibri" w:cstheme="minorHAnsi"/>
                <w:color w:val="000000" w:themeColor="text1"/>
              </w:rPr>
              <w:t>S.Hum</w:t>
            </w:r>
            <w:proofErr w:type="spellEnd"/>
            <w:proofErr w:type="gramEnd"/>
            <w:r w:rsidRPr="00DB25C4">
              <w:rPr>
                <w:rFonts w:eastAsia="Calibri" w:cstheme="minorHAnsi"/>
                <w:color w:val="000000" w:themeColor="text1"/>
              </w:rPr>
              <w:t>., Master of General and Applied Linguistics</w:t>
            </w:r>
          </w:p>
        </w:tc>
        <w:tc>
          <w:tcPr>
            <w:tcW w:w="212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1A6C6C06" w14:textId="77777777" w:rsidR="0076297E" w:rsidRPr="00DB25C4" w:rsidRDefault="0076297E" w:rsidP="00687314">
            <w:pPr>
              <w:spacing w:after="0" w:line="240" w:lineRule="auto"/>
              <w:rPr>
                <w:rFonts w:cstheme="minorHAnsi"/>
              </w:rPr>
            </w:pPr>
          </w:p>
        </w:tc>
      </w:tr>
      <w:tr w:rsidR="0076297E" w:rsidRPr="00DB25C4" w14:paraId="2633082F" w14:textId="77777777" w:rsidTr="00CD4E67">
        <w:trPr>
          <w:trHeight w:val="300"/>
        </w:trPr>
        <w:tc>
          <w:tcPr>
            <w:tcW w:w="4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56441630" w14:textId="77777777" w:rsidR="0076297E" w:rsidRPr="00DB25C4" w:rsidRDefault="0076297E" w:rsidP="00687314">
            <w:pPr>
              <w:spacing w:after="0" w:line="240" w:lineRule="auto"/>
              <w:jc w:val="center"/>
              <w:rPr>
                <w:rFonts w:cstheme="minorHAnsi"/>
              </w:rPr>
            </w:pPr>
            <w:r w:rsidRPr="00DB25C4">
              <w:rPr>
                <w:rFonts w:eastAsia="Calibri" w:cstheme="minorHAnsi"/>
                <w:color w:val="000000" w:themeColor="text1"/>
              </w:rPr>
              <w:t>3</w:t>
            </w:r>
          </w:p>
        </w:tc>
        <w:tc>
          <w:tcPr>
            <w:tcW w:w="7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0D141CB0" w14:textId="77777777" w:rsidR="0076297E" w:rsidRPr="00DB25C4" w:rsidRDefault="0076297E" w:rsidP="00687314">
            <w:pPr>
              <w:spacing w:after="0" w:line="240" w:lineRule="auto"/>
              <w:jc w:val="center"/>
              <w:rPr>
                <w:rFonts w:cstheme="minorHAnsi"/>
              </w:rPr>
            </w:pPr>
            <w:r w:rsidRPr="00DB25C4">
              <w:rPr>
                <w:rFonts w:eastAsia="Calibri" w:cstheme="minorHAnsi"/>
                <w:color w:val="000000" w:themeColor="text1"/>
              </w:rPr>
              <w:t>TS</w:t>
            </w:r>
          </w:p>
        </w:tc>
        <w:tc>
          <w:tcPr>
            <w:tcW w:w="4476"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579D38F8"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STUDI KOMPARATIF: PROBLEMATIK PEMBELAJARAN BIPA DARING DENGAN LURING BERDASARKAN SUDUT PANDANG PENGAJAR DI INDONESIA</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459F624D" w14:textId="77777777" w:rsidR="0076297E" w:rsidRPr="00DB25C4" w:rsidRDefault="0076297E"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rPr>
              <w:t>Yohanna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Nirmalasari</w:t>
            </w:r>
            <w:proofErr w:type="spellEnd"/>
          </w:p>
        </w:tc>
        <w:tc>
          <w:tcPr>
            <w:tcW w:w="2411"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0E8B0682"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 xml:space="preserve">Bahasa Indonesia dan </w:t>
            </w:r>
            <w:proofErr w:type="spellStart"/>
            <w:r w:rsidRPr="00DB25C4">
              <w:rPr>
                <w:rFonts w:eastAsia="Calibri" w:cstheme="minorHAnsi"/>
                <w:color w:val="000000" w:themeColor="text1"/>
              </w:rPr>
              <w:t>Pembelajaran</w:t>
            </w:r>
            <w:proofErr w:type="spellEnd"/>
            <w:r w:rsidRPr="00DB25C4">
              <w:rPr>
                <w:rFonts w:eastAsia="Calibri" w:cstheme="minorHAnsi"/>
                <w:color w:val="000000" w:themeColor="text1"/>
              </w:rPr>
              <w:t xml:space="preserve"> Bahasa</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0685573D" w14:textId="77777777" w:rsidR="0076297E" w:rsidRPr="00DB25C4" w:rsidRDefault="0076297E" w:rsidP="00687314">
            <w:pPr>
              <w:spacing w:after="0" w:line="240" w:lineRule="auto"/>
              <w:rPr>
                <w:rFonts w:cstheme="minorHAnsi"/>
              </w:rPr>
            </w:pPr>
            <w:proofErr w:type="spellStart"/>
            <w:r w:rsidRPr="00DB25C4">
              <w:rPr>
                <w:rFonts w:eastAsia="Calibri" w:cstheme="minorHAnsi"/>
                <w:color w:val="000000" w:themeColor="text1"/>
              </w:rPr>
              <w:t>Ounu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Zakiy</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Sukaton</w:t>
            </w:r>
            <w:proofErr w:type="spellEnd"/>
            <w:r w:rsidRPr="00DB25C4">
              <w:rPr>
                <w:rFonts w:eastAsia="Calibri" w:cstheme="minorHAnsi"/>
                <w:color w:val="000000" w:themeColor="text1"/>
              </w:rPr>
              <w:t xml:space="preserve">, </w:t>
            </w:r>
            <w:proofErr w:type="spellStart"/>
            <w:proofErr w:type="gramStart"/>
            <w:r w:rsidRPr="00DB25C4">
              <w:rPr>
                <w:rFonts w:eastAsia="Calibri" w:cstheme="minorHAnsi"/>
                <w:color w:val="000000" w:themeColor="text1"/>
              </w:rPr>
              <w:t>S.Hum</w:t>
            </w:r>
            <w:proofErr w:type="spellEnd"/>
            <w:proofErr w:type="gramEnd"/>
            <w:r w:rsidRPr="00DB25C4">
              <w:rPr>
                <w:rFonts w:eastAsia="Calibri" w:cstheme="minorHAnsi"/>
                <w:color w:val="000000" w:themeColor="text1"/>
              </w:rPr>
              <w:t>., Master of General and Applied Linguistics</w:t>
            </w:r>
          </w:p>
        </w:tc>
        <w:tc>
          <w:tcPr>
            <w:tcW w:w="212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44706081" w14:textId="77777777" w:rsidR="0076297E" w:rsidRPr="00DB25C4" w:rsidRDefault="0076297E" w:rsidP="00687314">
            <w:pPr>
              <w:spacing w:after="0" w:line="240" w:lineRule="auto"/>
              <w:rPr>
                <w:rFonts w:cstheme="minorHAnsi"/>
              </w:rPr>
            </w:pPr>
            <w:proofErr w:type="spellStart"/>
            <w:r w:rsidRPr="00DB25C4">
              <w:rPr>
                <w:rFonts w:eastAsia="Calibri" w:cstheme="minorHAnsi"/>
                <w:color w:val="000000" w:themeColor="text1"/>
              </w:rPr>
              <w:t>Chellyn</w:t>
            </w:r>
            <w:proofErr w:type="spellEnd"/>
            <w:r w:rsidRPr="00DB25C4">
              <w:rPr>
                <w:rFonts w:eastAsia="Calibri" w:cstheme="minorHAnsi"/>
                <w:color w:val="000000" w:themeColor="text1"/>
              </w:rPr>
              <w:t xml:space="preserve"> Diana (NIM: 221819992)</w:t>
            </w:r>
          </w:p>
        </w:tc>
      </w:tr>
      <w:tr w:rsidR="0076297E" w:rsidRPr="00DB25C4" w14:paraId="2990CB38" w14:textId="77777777" w:rsidTr="00CD4E67">
        <w:trPr>
          <w:trHeight w:val="300"/>
        </w:trPr>
        <w:tc>
          <w:tcPr>
            <w:tcW w:w="4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0ECDCC51" w14:textId="77777777" w:rsidR="0076297E" w:rsidRPr="00DB25C4" w:rsidRDefault="0076297E" w:rsidP="00687314">
            <w:pPr>
              <w:spacing w:after="0" w:line="240" w:lineRule="auto"/>
              <w:jc w:val="center"/>
              <w:rPr>
                <w:rFonts w:eastAsia="Calibri" w:cstheme="minorHAnsi"/>
                <w:color w:val="000000" w:themeColor="text1"/>
              </w:rPr>
            </w:pPr>
            <w:r w:rsidRPr="00DB25C4">
              <w:rPr>
                <w:rFonts w:eastAsia="Calibri" w:cstheme="minorHAnsi"/>
                <w:color w:val="000000" w:themeColor="text1"/>
              </w:rPr>
              <w:t>4</w:t>
            </w:r>
          </w:p>
        </w:tc>
        <w:tc>
          <w:tcPr>
            <w:tcW w:w="7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0823FFB8" w14:textId="77777777" w:rsidR="0076297E" w:rsidRPr="00DB25C4" w:rsidRDefault="0076297E" w:rsidP="00687314">
            <w:pPr>
              <w:spacing w:after="0" w:line="240" w:lineRule="auto"/>
              <w:jc w:val="center"/>
              <w:rPr>
                <w:rFonts w:cstheme="minorHAnsi"/>
              </w:rPr>
            </w:pPr>
            <w:r w:rsidRPr="00DB25C4">
              <w:rPr>
                <w:rFonts w:eastAsia="Calibri" w:cstheme="minorHAnsi"/>
                <w:color w:val="000000" w:themeColor="text1"/>
              </w:rPr>
              <w:t>TS</w:t>
            </w:r>
          </w:p>
        </w:tc>
        <w:tc>
          <w:tcPr>
            <w:tcW w:w="4476"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6815E379" w14:textId="77777777" w:rsidR="0076297E" w:rsidRPr="00DB25C4" w:rsidRDefault="0076297E" w:rsidP="00687314">
            <w:pPr>
              <w:spacing w:after="0" w:line="240" w:lineRule="auto"/>
              <w:rPr>
                <w:rFonts w:cstheme="minorHAnsi"/>
              </w:rPr>
            </w:pPr>
            <w:proofErr w:type="spellStart"/>
            <w:r w:rsidRPr="00DB25C4">
              <w:rPr>
                <w:rFonts w:eastAsia="Calibri" w:cstheme="minorHAnsi"/>
                <w:color w:val="000000" w:themeColor="text1"/>
              </w:rPr>
              <w:t>Perayaan</w:t>
            </w:r>
            <w:proofErr w:type="spellEnd"/>
            <w:r w:rsidRPr="00DB25C4">
              <w:rPr>
                <w:rFonts w:eastAsia="Calibri" w:cstheme="minorHAnsi"/>
                <w:color w:val="000000" w:themeColor="text1"/>
              </w:rPr>
              <w:t xml:space="preserve"> Imlek dan </w:t>
            </w:r>
            <w:proofErr w:type="spellStart"/>
            <w:r w:rsidRPr="00DB25C4">
              <w:rPr>
                <w:rFonts w:eastAsia="Calibri" w:cstheme="minorHAnsi"/>
                <w:color w:val="000000" w:themeColor="text1"/>
              </w:rPr>
              <w:t>Hubungannya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Pengelolaan</w:t>
            </w:r>
            <w:proofErr w:type="spellEnd"/>
            <w:r w:rsidRPr="00DB25C4">
              <w:rPr>
                <w:rFonts w:eastAsia="Calibri" w:cstheme="minorHAnsi"/>
                <w:color w:val="000000" w:themeColor="text1"/>
              </w:rPr>
              <w:t xml:space="preserve"> Uang oleh </w:t>
            </w:r>
            <w:proofErr w:type="spellStart"/>
            <w:r w:rsidRPr="00DB25C4">
              <w:rPr>
                <w:rFonts w:eastAsia="Calibri" w:cstheme="minorHAnsi"/>
                <w:color w:val="000000" w:themeColor="text1"/>
              </w:rPr>
              <w:t>Etnis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Tionghoa</w:t>
            </w:r>
            <w:proofErr w:type="spellEnd"/>
            <w:r w:rsidRPr="00DB25C4">
              <w:rPr>
                <w:rFonts w:eastAsia="Calibri" w:cstheme="minorHAnsi"/>
                <w:color w:val="000000" w:themeColor="text1"/>
              </w:rPr>
              <w:t xml:space="preserve"> Indonesia</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2AC48A8D" w14:textId="77777777" w:rsidR="0076297E" w:rsidRPr="00DB25C4" w:rsidRDefault="0076297E" w:rsidP="00687314">
            <w:pPr>
              <w:spacing w:after="0" w:line="240" w:lineRule="auto"/>
              <w:rPr>
                <w:rFonts w:cstheme="minorHAnsi"/>
              </w:rPr>
            </w:pPr>
            <w:proofErr w:type="spellStart"/>
            <w:r w:rsidRPr="00DB25C4">
              <w:rPr>
                <w:rFonts w:eastAsia="Calibri" w:cstheme="minorHAnsi"/>
                <w:color w:val="000000" w:themeColor="text1"/>
              </w:rPr>
              <w:t>Patrisius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Djiwandono</w:t>
            </w:r>
            <w:proofErr w:type="spellEnd"/>
          </w:p>
        </w:tc>
        <w:tc>
          <w:tcPr>
            <w:tcW w:w="2411"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510404C9" w14:textId="77777777" w:rsidR="0076297E" w:rsidRPr="00DB25C4" w:rsidRDefault="0076297E" w:rsidP="00687314">
            <w:pPr>
              <w:spacing w:after="0" w:line="240" w:lineRule="auto"/>
              <w:rPr>
                <w:rFonts w:eastAsia="Calibri" w:cstheme="minorHAnsi"/>
                <w:color w:val="000000" w:themeColor="text1"/>
              </w:rPr>
            </w:pPr>
            <w:r w:rsidRPr="00DB25C4">
              <w:rPr>
                <w:rFonts w:eastAsia="Calibri" w:cstheme="minorHAnsi"/>
                <w:color w:val="000000" w:themeColor="text1"/>
              </w:rPr>
              <w:t xml:space="preserve">Bahasa </w:t>
            </w:r>
            <w:proofErr w:type="spellStart"/>
            <w:r w:rsidRPr="00DB25C4">
              <w:rPr>
                <w:rFonts w:eastAsia="Calibri" w:cstheme="minorHAnsi"/>
                <w:color w:val="000000" w:themeColor="text1"/>
              </w:rPr>
              <w:t>Inggris</w:t>
            </w:r>
            <w:proofErr w:type="spellEnd"/>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22386A63" w14:textId="77777777" w:rsidR="0076297E" w:rsidRPr="00DB25C4" w:rsidRDefault="0076297E"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rPr>
              <w:t>Anggrah</w:t>
            </w:r>
            <w:proofErr w:type="spellEnd"/>
            <w:r w:rsidRPr="00DB25C4">
              <w:rPr>
                <w:rFonts w:eastAsia="Calibri" w:cstheme="minorHAnsi"/>
                <w:color w:val="000000" w:themeColor="text1"/>
              </w:rPr>
              <w:t xml:space="preserve"> Diah </w:t>
            </w:r>
            <w:proofErr w:type="spellStart"/>
            <w:r w:rsidRPr="00DB25C4">
              <w:rPr>
                <w:rFonts w:eastAsia="Calibri" w:cstheme="minorHAnsi"/>
                <w:color w:val="000000" w:themeColor="text1"/>
              </w:rPr>
              <w:t>Airlinda</w:t>
            </w:r>
            <w:proofErr w:type="spellEnd"/>
          </w:p>
        </w:tc>
        <w:tc>
          <w:tcPr>
            <w:tcW w:w="212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695629DC" w14:textId="77777777" w:rsidR="0076297E" w:rsidRPr="00DB25C4" w:rsidRDefault="0076297E" w:rsidP="00687314">
            <w:pPr>
              <w:spacing w:after="0" w:line="240" w:lineRule="auto"/>
              <w:rPr>
                <w:rFonts w:cstheme="minorHAnsi"/>
              </w:rPr>
            </w:pPr>
          </w:p>
        </w:tc>
      </w:tr>
      <w:tr w:rsidR="0076297E" w:rsidRPr="00DB25C4" w14:paraId="12F5EF22" w14:textId="77777777" w:rsidTr="00CD4E67">
        <w:trPr>
          <w:trHeight w:val="300"/>
        </w:trPr>
        <w:tc>
          <w:tcPr>
            <w:tcW w:w="14176" w:type="dxa"/>
            <w:gridSpan w:val="7"/>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32D0E535" w14:textId="77777777" w:rsidR="0076297E" w:rsidRPr="00DB25C4" w:rsidRDefault="0076297E"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rPr>
              <w:t>Jumlah</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judul</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penelitian</w:t>
            </w:r>
            <w:proofErr w:type="spellEnd"/>
            <w:r w:rsidRPr="00DB25C4">
              <w:rPr>
                <w:rFonts w:eastAsia="Calibri" w:cstheme="minorHAnsi"/>
                <w:color w:val="000000" w:themeColor="text1"/>
              </w:rPr>
              <w:t xml:space="preserve"> di TS: 4</w:t>
            </w:r>
          </w:p>
        </w:tc>
      </w:tr>
      <w:tr w:rsidR="0076297E" w:rsidRPr="00DB25C4" w14:paraId="5C67A4A2" w14:textId="77777777" w:rsidTr="00CD4E67">
        <w:trPr>
          <w:trHeight w:val="300"/>
        </w:trPr>
        <w:tc>
          <w:tcPr>
            <w:tcW w:w="14176" w:type="dxa"/>
            <w:gridSpan w:val="7"/>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7FE3ACC3" w14:textId="77777777" w:rsidR="0076297E" w:rsidRPr="00DB25C4" w:rsidRDefault="0076297E" w:rsidP="00687314">
            <w:pPr>
              <w:spacing w:after="0" w:line="240" w:lineRule="auto"/>
              <w:rPr>
                <w:rFonts w:eastAsia="Calibri" w:cstheme="minorHAnsi"/>
                <w:color w:val="000000" w:themeColor="text1"/>
              </w:rPr>
            </w:pPr>
          </w:p>
        </w:tc>
      </w:tr>
      <w:tr w:rsidR="0076297E" w:rsidRPr="00DB25C4" w14:paraId="7A65126E" w14:textId="77777777" w:rsidTr="00CD4E67">
        <w:trPr>
          <w:trHeight w:val="300"/>
        </w:trPr>
        <w:tc>
          <w:tcPr>
            <w:tcW w:w="4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0F23B4FE" w14:textId="77777777" w:rsidR="0076297E" w:rsidRPr="00DB25C4" w:rsidRDefault="0076297E" w:rsidP="00687314">
            <w:pPr>
              <w:spacing w:after="0" w:line="240" w:lineRule="auto"/>
              <w:jc w:val="center"/>
              <w:rPr>
                <w:rFonts w:eastAsia="Calibri" w:cstheme="minorHAnsi"/>
                <w:color w:val="000000" w:themeColor="text1"/>
              </w:rPr>
            </w:pPr>
            <w:r w:rsidRPr="00DB25C4">
              <w:rPr>
                <w:rFonts w:eastAsia="Calibri" w:cstheme="minorHAnsi"/>
                <w:color w:val="000000" w:themeColor="text1"/>
              </w:rPr>
              <w:t>1</w:t>
            </w:r>
          </w:p>
        </w:tc>
        <w:tc>
          <w:tcPr>
            <w:tcW w:w="7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67E33B74" w14:textId="77777777" w:rsidR="0076297E" w:rsidRPr="00DB25C4" w:rsidRDefault="0076297E" w:rsidP="00687314">
            <w:pPr>
              <w:spacing w:after="0" w:line="240" w:lineRule="auto"/>
              <w:jc w:val="center"/>
              <w:rPr>
                <w:rFonts w:cstheme="minorHAnsi"/>
              </w:rPr>
            </w:pPr>
            <w:r w:rsidRPr="00DB25C4">
              <w:rPr>
                <w:rFonts w:eastAsia="Calibri" w:cstheme="minorHAnsi"/>
                <w:color w:val="000000" w:themeColor="text1"/>
              </w:rPr>
              <w:t>TS-1</w:t>
            </w:r>
          </w:p>
        </w:tc>
        <w:tc>
          <w:tcPr>
            <w:tcW w:w="4476"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136CC06A"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KETIDAKTEPATAN UJARAN BAHASA INDONESIA</w:t>
            </w:r>
            <w:r w:rsidRPr="00DB25C4">
              <w:rPr>
                <w:rFonts w:cstheme="minorHAnsi"/>
              </w:rPr>
              <w:br/>
            </w:r>
            <w:r w:rsidRPr="00DB25C4">
              <w:rPr>
                <w:rFonts w:eastAsia="Calibri" w:cstheme="minorHAnsi"/>
                <w:color w:val="000000" w:themeColor="text1"/>
              </w:rPr>
              <w:t xml:space="preserve"> OLEH PEMELAJAR BIPA TINGKAT PEMULA ASAL KOREA</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4E1E4BDE" w14:textId="77777777" w:rsidR="0076297E" w:rsidRPr="00DB25C4" w:rsidRDefault="0076297E"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rPr>
              <w:t>Yohanna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Nirmalasari</w:t>
            </w:r>
            <w:proofErr w:type="spellEnd"/>
          </w:p>
        </w:tc>
        <w:tc>
          <w:tcPr>
            <w:tcW w:w="2411"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7B5167AD"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 xml:space="preserve">Bahasa Indonesia dan </w:t>
            </w:r>
            <w:proofErr w:type="spellStart"/>
            <w:r w:rsidRPr="00DB25C4">
              <w:rPr>
                <w:rFonts w:eastAsia="Calibri" w:cstheme="minorHAnsi"/>
                <w:color w:val="000000" w:themeColor="text1"/>
              </w:rPr>
              <w:t>Pembelajaran</w:t>
            </w:r>
            <w:proofErr w:type="spellEnd"/>
            <w:r w:rsidRPr="00DB25C4">
              <w:rPr>
                <w:rFonts w:eastAsia="Calibri" w:cstheme="minorHAnsi"/>
                <w:color w:val="000000" w:themeColor="text1"/>
              </w:rPr>
              <w:t xml:space="preserve"> Bahasa</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7D03447E" w14:textId="77777777" w:rsidR="0076297E" w:rsidRPr="00DB25C4" w:rsidRDefault="0076297E" w:rsidP="00687314">
            <w:pPr>
              <w:spacing w:after="0" w:line="240" w:lineRule="auto"/>
              <w:rPr>
                <w:rFonts w:cstheme="minorHAnsi"/>
              </w:rPr>
            </w:pPr>
          </w:p>
        </w:tc>
        <w:tc>
          <w:tcPr>
            <w:tcW w:w="212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01677E4D" w14:textId="77777777" w:rsidR="0076297E" w:rsidRPr="00DB25C4" w:rsidRDefault="0076297E" w:rsidP="00687314">
            <w:pPr>
              <w:spacing w:after="0" w:line="240" w:lineRule="auto"/>
              <w:rPr>
                <w:rFonts w:cstheme="minorHAnsi"/>
              </w:rPr>
            </w:pPr>
          </w:p>
        </w:tc>
      </w:tr>
      <w:tr w:rsidR="0076297E" w:rsidRPr="00DB25C4" w14:paraId="6618D5C8" w14:textId="77777777" w:rsidTr="00CD4E67">
        <w:trPr>
          <w:trHeight w:val="300"/>
        </w:trPr>
        <w:tc>
          <w:tcPr>
            <w:tcW w:w="4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12810A97" w14:textId="77777777" w:rsidR="0076297E" w:rsidRPr="00DB25C4" w:rsidRDefault="0076297E" w:rsidP="00687314">
            <w:pPr>
              <w:spacing w:after="0" w:line="240" w:lineRule="auto"/>
              <w:jc w:val="center"/>
              <w:rPr>
                <w:rFonts w:eastAsia="Calibri" w:cstheme="minorHAnsi"/>
                <w:color w:val="000000" w:themeColor="text1"/>
              </w:rPr>
            </w:pPr>
            <w:r w:rsidRPr="00DB25C4">
              <w:rPr>
                <w:rFonts w:eastAsia="Calibri" w:cstheme="minorHAnsi"/>
                <w:color w:val="000000" w:themeColor="text1"/>
              </w:rPr>
              <w:t>2</w:t>
            </w:r>
          </w:p>
        </w:tc>
        <w:tc>
          <w:tcPr>
            <w:tcW w:w="7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7B7FEED6" w14:textId="77777777" w:rsidR="0076297E" w:rsidRPr="00DB25C4" w:rsidRDefault="0076297E" w:rsidP="00687314">
            <w:pPr>
              <w:spacing w:after="0" w:line="240" w:lineRule="auto"/>
              <w:jc w:val="center"/>
              <w:rPr>
                <w:rFonts w:cstheme="minorHAnsi"/>
              </w:rPr>
            </w:pPr>
            <w:r w:rsidRPr="00DB25C4">
              <w:rPr>
                <w:rFonts w:eastAsia="Calibri" w:cstheme="minorHAnsi"/>
                <w:color w:val="000000" w:themeColor="text1"/>
              </w:rPr>
              <w:t>TS-1</w:t>
            </w:r>
          </w:p>
        </w:tc>
        <w:tc>
          <w:tcPr>
            <w:tcW w:w="4476"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75FA797B"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INTERFERENSI BAHASA TIONGKOK DALAM BAHASA INDONESIA LISAN PEMELAJAR TIONGKOK</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251359B3" w14:textId="77777777" w:rsidR="0076297E" w:rsidRPr="00DB25C4" w:rsidRDefault="0076297E" w:rsidP="00687314">
            <w:pPr>
              <w:spacing w:after="0" w:line="240" w:lineRule="auto"/>
              <w:rPr>
                <w:rFonts w:cstheme="minorHAnsi"/>
              </w:rPr>
            </w:pPr>
            <w:proofErr w:type="spellStart"/>
            <w:r w:rsidRPr="00DB25C4">
              <w:rPr>
                <w:rFonts w:eastAsia="Calibri" w:cstheme="minorHAnsi"/>
                <w:color w:val="000000" w:themeColor="text1"/>
              </w:rPr>
              <w:t>Vincentius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Valiandy</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Jiuangga</w:t>
            </w:r>
            <w:proofErr w:type="spellEnd"/>
          </w:p>
        </w:tc>
        <w:tc>
          <w:tcPr>
            <w:tcW w:w="2411"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7264DECC"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Bahasa Mandarin</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22C42FD9" w14:textId="77777777" w:rsidR="0076297E" w:rsidRPr="00DB25C4" w:rsidRDefault="0076297E" w:rsidP="00687314">
            <w:pPr>
              <w:spacing w:after="0" w:line="240" w:lineRule="auto"/>
              <w:rPr>
                <w:rFonts w:cstheme="minorHAnsi"/>
              </w:rPr>
            </w:pPr>
          </w:p>
        </w:tc>
        <w:tc>
          <w:tcPr>
            <w:tcW w:w="212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5B6C557F" w14:textId="77777777" w:rsidR="0076297E" w:rsidRPr="00DB25C4" w:rsidRDefault="0076297E" w:rsidP="00687314">
            <w:pPr>
              <w:spacing w:after="0" w:line="240" w:lineRule="auto"/>
              <w:rPr>
                <w:rFonts w:cstheme="minorHAnsi"/>
              </w:rPr>
            </w:pPr>
          </w:p>
        </w:tc>
      </w:tr>
      <w:tr w:rsidR="0076297E" w:rsidRPr="00DB25C4" w14:paraId="7A1FA2FA" w14:textId="77777777" w:rsidTr="00CD4E67">
        <w:trPr>
          <w:trHeight w:val="300"/>
        </w:trPr>
        <w:tc>
          <w:tcPr>
            <w:tcW w:w="4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61CE4208" w14:textId="77777777" w:rsidR="0076297E" w:rsidRPr="00DB25C4" w:rsidRDefault="0076297E" w:rsidP="00687314">
            <w:pPr>
              <w:spacing w:after="0" w:line="240" w:lineRule="auto"/>
              <w:jc w:val="center"/>
              <w:rPr>
                <w:rFonts w:eastAsia="Calibri" w:cstheme="minorHAnsi"/>
                <w:color w:val="000000" w:themeColor="text1"/>
              </w:rPr>
            </w:pPr>
            <w:r w:rsidRPr="00DB25C4">
              <w:rPr>
                <w:rFonts w:eastAsia="Calibri" w:cstheme="minorHAnsi"/>
                <w:color w:val="000000" w:themeColor="text1"/>
              </w:rPr>
              <w:lastRenderedPageBreak/>
              <w:t>3</w:t>
            </w:r>
          </w:p>
        </w:tc>
        <w:tc>
          <w:tcPr>
            <w:tcW w:w="7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40C807B8" w14:textId="77777777" w:rsidR="0076297E" w:rsidRPr="00DB25C4" w:rsidRDefault="0076297E" w:rsidP="00687314">
            <w:pPr>
              <w:spacing w:after="0" w:line="240" w:lineRule="auto"/>
              <w:jc w:val="center"/>
              <w:rPr>
                <w:rFonts w:cstheme="minorHAnsi"/>
              </w:rPr>
            </w:pPr>
            <w:r w:rsidRPr="00DB25C4">
              <w:rPr>
                <w:rFonts w:eastAsia="Calibri" w:cstheme="minorHAnsi"/>
                <w:color w:val="000000" w:themeColor="text1"/>
              </w:rPr>
              <w:t>TS-1</w:t>
            </w:r>
          </w:p>
        </w:tc>
        <w:tc>
          <w:tcPr>
            <w:tcW w:w="4476"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54DCFD60"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EVALUASI BUKU TEKS PELAJARAN BAHASA TIONGHOA 1 "PANDUAN PERSIAPAN HSK (TINGKAT 1)"</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3CF13C6B" w14:textId="77777777" w:rsidR="0076297E" w:rsidRPr="00DB25C4" w:rsidRDefault="0076297E"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rPr>
              <w:t>Anggrah</w:t>
            </w:r>
            <w:proofErr w:type="spellEnd"/>
            <w:r w:rsidRPr="00DB25C4">
              <w:rPr>
                <w:rFonts w:eastAsia="Calibri" w:cstheme="minorHAnsi"/>
                <w:color w:val="000000" w:themeColor="text1"/>
              </w:rPr>
              <w:t xml:space="preserve"> Diah </w:t>
            </w:r>
            <w:proofErr w:type="spellStart"/>
            <w:r w:rsidRPr="00DB25C4">
              <w:rPr>
                <w:rFonts w:eastAsia="Calibri" w:cstheme="minorHAnsi"/>
                <w:color w:val="000000" w:themeColor="text1"/>
              </w:rPr>
              <w:t>Airlinda</w:t>
            </w:r>
            <w:proofErr w:type="spellEnd"/>
          </w:p>
        </w:tc>
        <w:tc>
          <w:tcPr>
            <w:tcW w:w="2411"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0DA7A7F8"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Bahasa Mandarin</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73E3996D" w14:textId="77777777" w:rsidR="0076297E" w:rsidRPr="00DB25C4" w:rsidRDefault="0076297E" w:rsidP="00687314">
            <w:pPr>
              <w:spacing w:after="0" w:line="240" w:lineRule="auto"/>
              <w:rPr>
                <w:rFonts w:cstheme="minorHAnsi"/>
              </w:rPr>
            </w:pPr>
          </w:p>
        </w:tc>
        <w:tc>
          <w:tcPr>
            <w:tcW w:w="212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7D81DD9C" w14:textId="77777777" w:rsidR="0076297E" w:rsidRPr="00DB25C4" w:rsidRDefault="0076297E" w:rsidP="00687314">
            <w:pPr>
              <w:spacing w:after="0" w:line="240" w:lineRule="auto"/>
              <w:rPr>
                <w:rFonts w:cstheme="minorHAnsi"/>
              </w:rPr>
            </w:pPr>
          </w:p>
        </w:tc>
      </w:tr>
      <w:tr w:rsidR="0076297E" w:rsidRPr="00DB25C4" w14:paraId="26EB71FA" w14:textId="77777777" w:rsidTr="00CD4E67">
        <w:trPr>
          <w:trHeight w:val="300"/>
        </w:trPr>
        <w:tc>
          <w:tcPr>
            <w:tcW w:w="4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2ABC5405" w14:textId="77777777" w:rsidR="0076297E" w:rsidRPr="00DB25C4" w:rsidRDefault="0076297E" w:rsidP="00687314">
            <w:pPr>
              <w:spacing w:after="0" w:line="240" w:lineRule="auto"/>
              <w:jc w:val="center"/>
              <w:rPr>
                <w:rFonts w:eastAsia="Calibri" w:cstheme="minorHAnsi"/>
                <w:color w:val="000000" w:themeColor="text1"/>
              </w:rPr>
            </w:pPr>
            <w:r w:rsidRPr="00DB25C4">
              <w:rPr>
                <w:rFonts w:eastAsia="Calibri" w:cstheme="minorHAnsi"/>
                <w:color w:val="000000" w:themeColor="text1"/>
              </w:rPr>
              <w:t>4</w:t>
            </w:r>
          </w:p>
        </w:tc>
        <w:tc>
          <w:tcPr>
            <w:tcW w:w="7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15F01FC2" w14:textId="77777777" w:rsidR="0076297E" w:rsidRPr="00DB25C4" w:rsidRDefault="0076297E" w:rsidP="00687314">
            <w:pPr>
              <w:spacing w:after="0" w:line="240" w:lineRule="auto"/>
              <w:jc w:val="center"/>
              <w:rPr>
                <w:rFonts w:cstheme="minorHAnsi"/>
              </w:rPr>
            </w:pPr>
            <w:r w:rsidRPr="00DB25C4">
              <w:rPr>
                <w:rFonts w:eastAsia="Calibri" w:cstheme="minorHAnsi"/>
                <w:color w:val="000000" w:themeColor="text1"/>
              </w:rPr>
              <w:t>TS-1</w:t>
            </w:r>
          </w:p>
        </w:tc>
        <w:tc>
          <w:tcPr>
            <w:tcW w:w="4476"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37FF0415"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PENINGKATAN KEMAMPUAN MENYIMAK MELALUI METODE TOP-DOWN DAN BOTTOM-UP DALAM PEMBELAJARAN DARING</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4D4C72B8"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 xml:space="preserve">Dhatu </w:t>
            </w:r>
            <w:proofErr w:type="spellStart"/>
            <w:r w:rsidRPr="00DB25C4">
              <w:rPr>
                <w:rFonts w:eastAsia="Calibri" w:cstheme="minorHAnsi"/>
                <w:color w:val="000000" w:themeColor="text1"/>
              </w:rPr>
              <w:t>Sitaresmi</w:t>
            </w:r>
            <w:proofErr w:type="spellEnd"/>
          </w:p>
        </w:tc>
        <w:tc>
          <w:tcPr>
            <w:tcW w:w="2411"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08D9D590"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Bahasa Mandarin</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27E2AB30" w14:textId="77777777" w:rsidR="0076297E" w:rsidRPr="00DB25C4" w:rsidRDefault="0076297E" w:rsidP="00687314">
            <w:pPr>
              <w:spacing w:after="0" w:line="240" w:lineRule="auto"/>
              <w:rPr>
                <w:rFonts w:cstheme="minorHAnsi"/>
              </w:rPr>
            </w:pPr>
          </w:p>
        </w:tc>
        <w:tc>
          <w:tcPr>
            <w:tcW w:w="212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3DCE1AEB" w14:textId="77777777" w:rsidR="0076297E" w:rsidRPr="00DB25C4" w:rsidRDefault="0076297E" w:rsidP="00687314">
            <w:pPr>
              <w:spacing w:after="0" w:line="240" w:lineRule="auto"/>
              <w:rPr>
                <w:rFonts w:cstheme="minorHAnsi"/>
              </w:rPr>
            </w:pPr>
          </w:p>
        </w:tc>
      </w:tr>
      <w:tr w:rsidR="0076297E" w:rsidRPr="00DB25C4" w14:paraId="632D6408" w14:textId="77777777" w:rsidTr="00CD4E67">
        <w:trPr>
          <w:trHeight w:val="300"/>
        </w:trPr>
        <w:tc>
          <w:tcPr>
            <w:tcW w:w="4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31805E09" w14:textId="77777777" w:rsidR="0076297E" w:rsidRPr="00DB25C4" w:rsidRDefault="0076297E" w:rsidP="00687314">
            <w:pPr>
              <w:spacing w:after="0" w:line="240" w:lineRule="auto"/>
              <w:jc w:val="center"/>
              <w:rPr>
                <w:rFonts w:eastAsia="Calibri" w:cstheme="minorHAnsi"/>
                <w:color w:val="000000" w:themeColor="text1"/>
              </w:rPr>
            </w:pPr>
            <w:r w:rsidRPr="00DB25C4">
              <w:rPr>
                <w:rFonts w:eastAsia="Calibri" w:cstheme="minorHAnsi"/>
                <w:color w:val="000000" w:themeColor="text1"/>
              </w:rPr>
              <w:t>5</w:t>
            </w:r>
          </w:p>
        </w:tc>
        <w:tc>
          <w:tcPr>
            <w:tcW w:w="7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24A44D6C" w14:textId="77777777" w:rsidR="0076297E" w:rsidRPr="00DB25C4" w:rsidRDefault="0076297E" w:rsidP="00687314">
            <w:pPr>
              <w:spacing w:after="0" w:line="240" w:lineRule="auto"/>
              <w:jc w:val="center"/>
              <w:rPr>
                <w:rFonts w:cstheme="minorHAnsi"/>
              </w:rPr>
            </w:pPr>
            <w:r w:rsidRPr="00DB25C4">
              <w:rPr>
                <w:rFonts w:eastAsia="Calibri" w:cstheme="minorHAnsi"/>
                <w:color w:val="000000" w:themeColor="text1"/>
              </w:rPr>
              <w:t>TS-1</w:t>
            </w:r>
          </w:p>
        </w:tc>
        <w:tc>
          <w:tcPr>
            <w:tcW w:w="4476"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4E3AED05"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 xml:space="preserve">PENGEMBANGAN BAHAN AJAR </w:t>
            </w:r>
            <w:proofErr w:type="gramStart"/>
            <w:r w:rsidRPr="00DB25C4">
              <w:rPr>
                <w:rFonts w:eastAsia="Calibri" w:cstheme="minorHAnsi"/>
                <w:color w:val="000000" w:themeColor="text1"/>
              </w:rPr>
              <w:t>MENYIMAK  BAGI</w:t>
            </w:r>
            <w:proofErr w:type="gramEnd"/>
            <w:r w:rsidRPr="00DB25C4">
              <w:rPr>
                <w:rFonts w:eastAsia="Calibri" w:cstheme="minorHAnsi"/>
                <w:color w:val="000000" w:themeColor="text1"/>
              </w:rPr>
              <w:t xml:space="preserve">  PEMELAJAR BIPA TINGKAT PEMULA MENGGUNAKAN “KOPI”</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45A3A8EA" w14:textId="77777777" w:rsidR="0076297E" w:rsidRPr="00DB25C4" w:rsidRDefault="0076297E"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rPr>
              <w:t>Yohanna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Nirmalasari</w:t>
            </w:r>
            <w:proofErr w:type="spellEnd"/>
          </w:p>
        </w:tc>
        <w:tc>
          <w:tcPr>
            <w:tcW w:w="2411"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3293F984"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 xml:space="preserve">Bahasa Indonesia dan </w:t>
            </w:r>
            <w:proofErr w:type="spellStart"/>
            <w:r w:rsidRPr="00DB25C4">
              <w:rPr>
                <w:rFonts w:eastAsia="Calibri" w:cstheme="minorHAnsi"/>
                <w:color w:val="000000" w:themeColor="text1"/>
              </w:rPr>
              <w:t>Pembelajaran</w:t>
            </w:r>
            <w:proofErr w:type="spellEnd"/>
            <w:r w:rsidRPr="00DB25C4">
              <w:rPr>
                <w:rFonts w:eastAsia="Calibri" w:cstheme="minorHAnsi"/>
                <w:color w:val="000000" w:themeColor="text1"/>
              </w:rPr>
              <w:t xml:space="preserve"> Bahasa</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71D814FE" w14:textId="77777777" w:rsidR="0076297E" w:rsidRPr="00DB25C4" w:rsidRDefault="0076297E" w:rsidP="00687314">
            <w:pPr>
              <w:spacing w:after="0" w:line="240" w:lineRule="auto"/>
              <w:rPr>
                <w:rFonts w:cstheme="minorHAnsi"/>
              </w:rPr>
            </w:pPr>
            <w:proofErr w:type="spellStart"/>
            <w:r w:rsidRPr="00DB25C4">
              <w:rPr>
                <w:rFonts w:eastAsia="Calibri" w:cstheme="minorHAnsi"/>
                <w:color w:val="000000" w:themeColor="text1"/>
              </w:rPr>
              <w:t>Vincentius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Valiandy</w:t>
            </w:r>
            <w:proofErr w:type="spellEnd"/>
            <w:r w:rsidRPr="00DB25C4">
              <w:rPr>
                <w:rFonts w:eastAsia="Calibri" w:cstheme="minorHAnsi"/>
                <w:color w:val="000000" w:themeColor="text1"/>
              </w:rPr>
              <w:t>, MTCSOL.</w:t>
            </w:r>
          </w:p>
        </w:tc>
        <w:tc>
          <w:tcPr>
            <w:tcW w:w="212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09AA3E87"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Clarissa Stephanie (NIM: 221810003)</w:t>
            </w:r>
          </w:p>
        </w:tc>
      </w:tr>
      <w:tr w:rsidR="0076297E" w:rsidRPr="00DB25C4" w14:paraId="31E59C54" w14:textId="77777777" w:rsidTr="00CD4E67">
        <w:trPr>
          <w:trHeight w:val="300"/>
        </w:trPr>
        <w:tc>
          <w:tcPr>
            <w:tcW w:w="4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5F638070" w14:textId="77777777" w:rsidR="0076297E" w:rsidRPr="00DB25C4" w:rsidRDefault="0076297E" w:rsidP="00687314">
            <w:pPr>
              <w:spacing w:after="0" w:line="240" w:lineRule="auto"/>
              <w:jc w:val="center"/>
              <w:rPr>
                <w:rFonts w:eastAsia="Calibri" w:cstheme="minorHAnsi"/>
                <w:color w:val="000000" w:themeColor="text1"/>
              </w:rPr>
            </w:pPr>
            <w:r w:rsidRPr="00DB25C4">
              <w:rPr>
                <w:rFonts w:eastAsia="Calibri" w:cstheme="minorHAnsi"/>
                <w:color w:val="000000" w:themeColor="text1"/>
              </w:rPr>
              <w:t>6</w:t>
            </w:r>
          </w:p>
        </w:tc>
        <w:tc>
          <w:tcPr>
            <w:tcW w:w="7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07433A5C" w14:textId="77777777" w:rsidR="0076297E" w:rsidRPr="00DB25C4" w:rsidRDefault="0076297E" w:rsidP="00687314">
            <w:pPr>
              <w:spacing w:after="0" w:line="240" w:lineRule="auto"/>
              <w:jc w:val="center"/>
              <w:rPr>
                <w:rFonts w:cstheme="minorHAnsi"/>
              </w:rPr>
            </w:pPr>
            <w:r w:rsidRPr="00DB25C4">
              <w:rPr>
                <w:rFonts w:eastAsia="Calibri" w:cstheme="minorHAnsi"/>
                <w:color w:val="000000" w:themeColor="text1"/>
              </w:rPr>
              <w:t>TS-2</w:t>
            </w:r>
          </w:p>
        </w:tc>
        <w:tc>
          <w:tcPr>
            <w:tcW w:w="4476"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39227D97" w14:textId="77777777" w:rsidR="0076297E" w:rsidRPr="00DB25C4" w:rsidRDefault="0076297E" w:rsidP="00687314">
            <w:pPr>
              <w:spacing w:after="0" w:line="240" w:lineRule="auto"/>
              <w:rPr>
                <w:rFonts w:cstheme="minorHAnsi"/>
              </w:rPr>
            </w:pPr>
            <w:proofErr w:type="spellStart"/>
            <w:r w:rsidRPr="00DB25C4">
              <w:rPr>
                <w:rFonts w:eastAsia="Calibri" w:cstheme="minorHAnsi"/>
                <w:color w:val="000000" w:themeColor="text1"/>
              </w:rPr>
              <w:t>Keterkaitan</w:t>
            </w:r>
            <w:proofErr w:type="spellEnd"/>
            <w:r w:rsidRPr="00DB25C4">
              <w:rPr>
                <w:rFonts w:eastAsia="Calibri" w:cstheme="minorHAnsi"/>
                <w:color w:val="000000" w:themeColor="text1"/>
              </w:rPr>
              <w:t xml:space="preserve"> Strategi </w:t>
            </w:r>
            <w:proofErr w:type="spellStart"/>
            <w:r w:rsidRPr="00DB25C4">
              <w:rPr>
                <w:rFonts w:eastAsia="Calibri" w:cstheme="minorHAnsi"/>
                <w:color w:val="000000" w:themeColor="text1"/>
              </w:rPr>
              <w:t>Pembelajaran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Dengan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Suku</w:t>
            </w:r>
            <w:proofErr w:type="spellEnd"/>
            <w:r w:rsidRPr="00DB25C4">
              <w:rPr>
                <w:rFonts w:eastAsia="Calibri" w:cstheme="minorHAnsi"/>
                <w:color w:val="000000" w:themeColor="text1"/>
              </w:rPr>
              <w:t xml:space="preserve"> Chines/</w:t>
            </w:r>
            <w:proofErr w:type="gramStart"/>
            <w:r w:rsidRPr="00DB25C4">
              <w:rPr>
                <w:rFonts w:eastAsia="Calibri" w:cstheme="minorHAnsi"/>
                <w:color w:val="000000" w:themeColor="text1"/>
              </w:rPr>
              <w:t>Non Chinese</w:t>
            </w:r>
            <w:proofErr w:type="gramEnd"/>
            <w:r w:rsidRPr="00DB25C4">
              <w:rPr>
                <w:rFonts w:eastAsia="Calibri" w:cstheme="minorHAnsi"/>
                <w:color w:val="000000" w:themeColor="text1"/>
              </w:rPr>
              <w:t xml:space="preserve">, Nilai, dan </w:t>
            </w:r>
            <w:proofErr w:type="spellStart"/>
            <w:r w:rsidRPr="00DB25C4">
              <w:rPr>
                <w:rFonts w:eastAsia="Calibri" w:cstheme="minorHAnsi"/>
                <w:color w:val="000000" w:themeColor="text1"/>
              </w:rPr>
              <w:t>Jenis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Kelamin</w:t>
            </w:r>
            <w:proofErr w:type="spellEnd"/>
            <w:r w:rsidRPr="00DB25C4">
              <w:rPr>
                <w:rFonts w:eastAsia="Calibri" w:cstheme="minorHAnsi"/>
                <w:color w:val="000000" w:themeColor="text1"/>
              </w:rPr>
              <w:t xml:space="preserve"> Di Universitas Ma Chung</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7B38DD19" w14:textId="77777777" w:rsidR="0076297E" w:rsidRPr="00DB25C4" w:rsidRDefault="0076297E" w:rsidP="00687314">
            <w:pPr>
              <w:spacing w:after="0" w:line="240" w:lineRule="auto"/>
              <w:rPr>
                <w:rFonts w:cstheme="minorHAnsi"/>
              </w:rPr>
            </w:pPr>
            <w:proofErr w:type="spellStart"/>
            <w:r w:rsidRPr="00DB25C4">
              <w:rPr>
                <w:rFonts w:eastAsia="Calibri" w:cstheme="minorHAnsi"/>
                <w:color w:val="000000" w:themeColor="text1"/>
              </w:rPr>
              <w:t>Vincentius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Valiandy</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Jiuangga</w:t>
            </w:r>
            <w:proofErr w:type="spellEnd"/>
          </w:p>
        </w:tc>
        <w:tc>
          <w:tcPr>
            <w:tcW w:w="2411"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4F8700B7"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Bahasa Mandarin</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09335768" w14:textId="77777777" w:rsidR="0076297E" w:rsidRPr="00DB25C4" w:rsidRDefault="0076297E" w:rsidP="00687314">
            <w:pPr>
              <w:spacing w:after="0" w:line="240" w:lineRule="auto"/>
              <w:rPr>
                <w:rFonts w:cstheme="minorHAnsi"/>
              </w:rPr>
            </w:pPr>
          </w:p>
        </w:tc>
        <w:tc>
          <w:tcPr>
            <w:tcW w:w="212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11ACEBFA" w14:textId="77777777" w:rsidR="0076297E" w:rsidRPr="00DB25C4" w:rsidRDefault="0076297E" w:rsidP="00687314">
            <w:pPr>
              <w:spacing w:after="0" w:line="240" w:lineRule="auto"/>
              <w:rPr>
                <w:rFonts w:cstheme="minorHAnsi"/>
              </w:rPr>
            </w:pPr>
          </w:p>
        </w:tc>
      </w:tr>
      <w:tr w:rsidR="0076297E" w:rsidRPr="00DB25C4" w14:paraId="4EFB85C6" w14:textId="77777777" w:rsidTr="00CD4E67">
        <w:trPr>
          <w:trHeight w:val="300"/>
        </w:trPr>
        <w:tc>
          <w:tcPr>
            <w:tcW w:w="14176" w:type="dxa"/>
            <w:gridSpan w:val="7"/>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50AB196F" w14:textId="77777777" w:rsidR="0076297E" w:rsidRPr="00DB25C4" w:rsidRDefault="0076297E"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rPr>
              <w:t>Jumlah</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judul</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penelitian</w:t>
            </w:r>
            <w:proofErr w:type="spellEnd"/>
            <w:r w:rsidRPr="00DB25C4">
              <w:rPr>
                <w:rFonts w:eastAsia="Calibri" w:cstheme="minorHAnsi"/>
                <w:color w:val="000000" w:themeColor="text1"/>
              </w:rPr>
              <w:t xml:space="preserve"> di TS-1: 6</w:t>
            </w:r>
          </w:p>
        </w:tc>
      </w:tr>
      <w:tr w:rsidR="0076297E" w:rsidRPr="00DB25C4" w14:paraId="3A0CA978" w14:textId="77777777" w:rsidTr="00CD4E67">
        <w:trPr>
          <w:trHeight w:val="300"/>
        </w:trPr>
        <w:tc>
          <w:tcPr>
            <w:tcW w:w="14176" w:type="dxa"/>
            <w:gridSpan w:val="7"/>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2247DD97" w14:textId="77777777" w:rsidR="0076297E" w:rsidRPr="00DB25C4" w:rsidRDefault="0076297E" w:rsidP="00687314">
            <w:pPr>
              <w:spacing w:after="0" w:line="240" w:lineRule="auto"/>
              <w:rPr>
                <w:rFonts w:eastAsia="Calibri" w:cstheme="minorHAnsi"/>
                <w:color w:val="000000" w:themeColor="text1"/>
              </w:rPr>
            </w:pPr>
          </w:p>
        </w:tc>
      </w:tr>
      <w:tr w:rsidR="0076297E" w:rsidRPr="00DB25C4" w14:paraId="7D0FDA47" w14:textId="77777777" w:rsidTr="00CD4E67">
        <w:trPr>
          <w:trHeight w:val="300"/>
        </w:trPr>
        <w:tc>
          <w:tcPr>
            <w:tcW w:w="4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12CE429A" w14:textId="77777777" w:rsidR="0076297E" w:rsidRPr="00DB25C4" w:rsidRDefault="0076297E" w:rsidP="00687314">
            <w:pPr>
              <w:spacing w:after="0" w:line="240" w:lineRule="auto"/>
              <w:jc w:val="center"/>
              <w:rPr>
                <w:rFonts w:eastAsia="Calibri" w:cstheme="minorHAnsi"/>
                <w:color w:val="000000" w:themeColor="text1"/>
              </w:rPr>
            </w:pPr>
            <w:r w:rsidRPr="00DB25C4">
              <w:rPr>
                <w:rFonts w:eastAsia="Calibri" w:cstheme="minorHAnsi"/>
                <w:color w:val="000000" w:themeColor="text1"/>
              </w:rPr>
              <w:t>1</w:t>
            </w:r>
          </w:p>
        </w:tc>
        <w:tc>
          <w:tcPr>
            <w:tcW w:w="7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0DDDD7E7" w14:textId="77777777" w:rsidR="0076297E" w:rsidRPr="00DB25C4" w:rsidRDefault="0076297E" w:rsidP="00687314">
            <w:pPr>
              <w:spacing w:after="0" w:line="240" w:lineRule="auto"/>
              <w:jc w:val="center"/>
              <w:rPr>
                <w:rFonts w:cstheme="minorHAnsi"/>
              </w:rPr>
            </w:pPr>
            <w:r w:rsidRPr="00DB25C4">
              <w:rPr>
                <w:rFonts w:eastAsia="Calibri" w:cstheme="minorHAnsi"/>
                <w:color w:val="000000" w:themeColor="text1"/>
              </w:rPr>
              <w:t>TS-2</w:t>
            </w:r>
          </w:p>
        </w:tc>
        <w:tc>
          <w:tcPr>
            <w:tcW w:w="4476"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12B0771D"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KETERAMPILAN MENYIMAK PEMELAJAR BIPA TINGKAT PEMULA ASAL TIONGKOK</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16D63DDF" w14:textId="77777777" w:rsidR="0076297E" w:rsidRPr="00DB25C4" w:rsidRDefault="0076297E"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rPr>
              <w:t>Yohanna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Nirmalasari</w:t>
            </w:r>
            <w:proofErr w:type="spellEnd"/>
          </w:p>
        </w:tc>
        <w:tc>
          <w:tcPr>
            <w:tcW w:w="2411"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34105F8A"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 xml:space="preserve">Bahasa Indonesia dan </w:t>
            </w:r>
            <w:proofErr w:type="spellStart"/>
            <w:r w:rsidRPr="00DB25C4">
              <w:rPr>
                <w:rFonts w:eastAsia="Calibri" w:cstheme="minorHAnsi"/>
                <w:color w:val="000000" w:themeColor="text1"/>
              </w:rPr>
              <w:t>Pembelajaran</w:t>
            </w:r>
            <w:proofErr w:type="spellEnd"/>
            <w:r w:rsidRPr="00DB25C4">
              <w:rPr>
                <w:rFonts w:eastAsia="Calibri" w:cstheme="minorHAnsi"/>
                <w:color w:val="000000" w:themeColor="text1"/>
              </w:rPr>
              <w:t xml:space="preserve"> Bahasa</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732E0E91" w14:textId="77777777" w:rsidR="0076297E" w:rsidRPr="00DB25C4" w:rsidRDefault="0076297E" w:rsidP="00687314">
            <w:pPr>
              <w:spacing w:after="0" w:line="240" w:lineRule="auto"/>
              <w:rPr>
                <w:rFonts w:cstheme="minorHAnsi"/>
              </w:rPr>
            </w:pPr>
          </w:p>
        </w:tc>
        <w:tc>
          <w:tcPr>
            <w:tcW w:w="212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48F1BDEC" w14:textId="77777777" w:rsidR="0076297E" w:rsidRPr="00DB25C4" w:rsidRDefault="0076297E" w:rsidP="00687314">
            <w:pPr>
              <w:spacing w:after="0" w:line="240" w:lineRule="auto"/>
              <w:rPr>
                <w:rFonts w:cstheme="minorHAnsi"/>
              </w:rPr>
            </w:pPr>
          </w:p>
        </w:tc>
      </w:tr>
      <w:tr w:rsidR="0076297E" w:rsidRPr="00DB25C4" w14:paraId="3C1AA4AF" w14:textId="77777777" w:rsidTr="00CD4E67">
        <w:trPr>
          <w:trHeight w:val="300"/>
        </w:trPr>
        <w:tc>
          <w:tcPr>
            <w:tcW w:w="4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6435C3F0" w14:textId="77777777" w:rsidR="0076297E" w:rsidRPr="00DB25C4" w:rsidRDefault="0076297E" w:rsidP="00687314">
            <w:pPr>
              <w:spacing w:after="0" w:line="240" w:lineRule="auto"/>
              <w:jc w:val="center"/>
              <w:rPr>
                <w:rFonts w:eastAsia="Calibri" w:cstheme="minorHAnsi"/>
                <w:color w:val="000000" w:themeColor="text1"/>
              </w:rPr>
            </w:pPr>
            <w:r w:rsidRPr="00DB25C4">
              <w:rPr>
                <w:rFonts w:eastAsia="Calibri" w:cstheme="minorHAnsi"/>
                <w:color w:val="000000" w:themeColor="text1"/>
              </w:rPr>
              <w:t>2</w:t>
            </w:r>
          </w:p>
        </w:tc>
        <w:tc>
          <w:tcPr>
            <w:tcW w:w="7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7DAAA89F" w14:textId="77777777" w:rsidR="0076297E" w:rsidRPr="00DB25C4" w:rsidRDefault="0076297E" w:rsidP="00687314">
            <w:pPr>
              <w:spacing w:after="0" w:line="240" w:lineRule="auto"/>
              <w:jc w:val="center"/>
              <w:rPr>
                <w:rFonts w:cstheme="minorHAnsi"/>
              </w:rPr>
            </w:pPr>
            <w:r w:rsidRPr="00DB25C4">
              <w:rPr>
                <w:rFonts w:eastAsia="Calibri" w:cstheme="minorHAnsi"/>
                <w:color w:val="000000" w:themeColor="text1"/>
              </w:rPr>
              <w:t>TS-2</w:t>
            </w:r>
          </w:p>
        </w:tc>
        <w:tc>
          <w:tcPr>
            <w:tcW w:w="4476"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1713E52F"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STRATEGI BELAJAR BAHASA MANDARIN OLEH MAHASISWA UNIVERSITAS MA CHUNG</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714BF4A4"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 xml:space="preserve">Dhatu </w:t>
            </w:r>
            <w:proofErr w:type="spellStart"/>
            <w:r w:rsidRPr="00DB25C4">
              <w:rPr>
                <w:rFonts w:eastAsia="Calibri" w:cstheme="minorHAnsi"/>
                <w:color w:val="000000" w:themeColor="text1"/>
              </w:rPr>
              <w:t>Sitaresmi</w:t>
            </w:r>
            <w:proofErr w:type="spellEnd"/>
          </w:p>
        </w:tc>
        <w:tc>
          <w:tcPr>
            <w:tcW w:w="2411"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09F53D1B"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Bahasa Mandarin</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2035DC4C" w14:textId="77777777" w:rsidR="0076297E" w:rsidRPr="00DB25C4" w:rsidRDefault="0076297E" w:rsidP="00687314">
            <w:pPr>
              <w:spacing w:after="0" w:line="240" w:lineRule="auto"/>
              <w:rPr>
                <w:rFonts w:cstheme="minorHAnsi"/>
              </w:rPr>
            </w:pPr>
          </w:p>
        </w:tc>
        <w:tc>
          <w:tcPr>
            <w:tcW w:w="212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4D511EE2" w14:textId="77777777" w:rsidR="0076297E" w:rsidRPr="00DB25C4" w:rsidRDefault="0076297E" w:rsidP="00687314">
            <w:pPr>
              <w:spacing w:after="0" w:line="240" w:lineRule="auto"/>
              <w:rPr>
                <w:rFonts w:cstheme="minorHAnsi"/>
              </w:rPr>
            </w:pPr>
          </w:p>
        </w:tc>
      </w:tr>
      <w:tr w:rsidR="0076297E" w:rsidRPr="00DB25C4" w14:paraId="690B39BC" w14:textId="77777777" w:rsidTr="00CD4E67">
        <w:trPr>
          <w:trHeight w:val="300"/>
        </w:trPr>
        <w:tc>
          <w:tcPr>
            <w:tcW w:w="4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652CAC95" w14:textId="77777777" w:rsidR="0076297E" w:rsidRPr="00DB25C4" w:rsidRDefault="0076297E" w:rsidP="00687314">
            <w:pPr>
              <w:spacing w:after="0" w:line="240" w:lineRule="auto"/>
              <w:jc w:val="center"/>
              <w:rPr>
                <w:rFonts w:eastAsia="Calibri" w:cstheme="minorHAnsi"/>
                <w:color w:val="000000" w:themeColor="text1"/>
              </w:rPr>
            </w:pPr>
            <w:r w:rsidRPr="00DB25C4">
              <w:rPr>
                <w:rFonts w:eastAsia="Calibri" w:cstheme="minorHAnsi"/>
                <w:color w:val="000000" w:themeColor="text1"/>
              </w:rPr>
              <w:t>3</w:t>
            </w:r>
          </w:p>
        </w:tc>
        <w:tc>
          <w:tcPr>
            <w:tcW w:w="74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7DE5B641" w14:textId="77777777" w:rsidR="0076297E" w:rsidRPr="00DB25C4" w:rsidRDefault="0076297E" w:rsidP="00687314">
            <w:pPr>
              <w:spacing w:after="0" w:line="240" w:lineRule="auto"/>
              <w:jc w:val="center"/>
              <w:rPr>
                <w:rFonts w:cstheme="minorHAnsi"/>
              </w:rPr>
            </w:pPr>
            <w:r w:rsidRPr="00DB25C4">
              <w:rPr>
                <w:rFonts w:eastAsia="Calibri" w:cstheme="minorHAnsi"/>
                <w:color w:val="000000" w:themeColor="text1"/>
              </w:rPr>
              <w:t>TS-2</w:t>
            </w:r>
          </w:p>
        </w:tc>
        <w:tc>
          <w:tcPr>
            <w:tcW w:w="4476"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708DCB8E" w14:textId="77777777" w:rsidR="0076297E" w:rsidRPr="00DB25C4" w:rsidRDefault="0076297E" w:rsidP="00687314">
            <w:pPr>
              <w:spacing w:after="0" w:line="240" w:lineRule="auto"/>
              <w:rPr>
                <w:rFonts w:cstheme="minorHAnsi"/>
              </w:rPr>
            </w:pPr>
            <w:proofErr w:type="spellStart"/>
            <w:r w:rsidRPr="00DB25C4">
              <w:rPr>
                <w:rFonts w:eastAsia="Calibri" w:cstheme="minorHAnsi"/>
                <w:color w:val="000000" w:themeColor="text1"/>
              </w:rPr>
              <w:t>Rekontruksi</w:t>
            </w:r>
            <w:proofErr w:type="spellEnd"/>
            <w:r w:rsidRPr="00DB25C4">
              <w:rPr>
                <w:rFonts w:eastAsia="Calibri" w:cstheme="minorHAnsi"/>
                <w:color w:val="000000" w:themeColor="text1"/>
              </w:rPr>
              <w:t xml:space="preserve"> Sejarah </w:t>
            </w:r>
            <w:proofErr w:type="spellStart"/>
            <w:r w:rsidRPr="00DB25C4">
              <w:rPr>
                <w:rFonts w:eastAsia="Calibri" w:cstheme="minorHAnsi"/>
                <w:color w:val="000000" w:themeColor="text1"/>
              </w:rPr>
              <w:t>Sekolah</w:t>
            </w:r>
            <w:proofErr w:type="spellEnd"/>
            <w:r w:rsidRPr="00DB25C4">
              <w:rPr>
                <w:rFonts w:eastAsia="Calibri" w:cstheme="minorHAnsi"/>
                <w:color w:val="000000" w:themeColor="text1"/>
              </w:rPr>
              <w:t xml:space="preserve"> Ma Chung</w:t>
            </w:r>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0AC6EED1" w14:textId="77777777" w:rsidR="0076297E" w:rsidRPr="00DB25C4" w:rsidRDefault="0076297E" w:rsidP="00687314">
            <w:pPr>
              <w:spacing w:after="0" w:line="240" w:lineRule="auto"/>
              <w:rPr>
                <w:rFonts w:cstheme="minorHAnsi"/>
              </w:rPr>
            </w:pPr>
            <w:proofErr w:type="spellStart"/>
            <w:r w:rsidRPr="00DB25C4">
              <w:rPr>
                <w:rFonts w:eastAsia="Calibri" w:cstheme="minorHAnsi"/>
                <w:color w:val="000000" w:themeColor="text1"/>
              </w:rPr>
              <w:t>Felik</w:t>
            </w:r>
            <w:proofErr w:type="spellEnd"/>
            <w:r w:rsidRPr="00DB25C4">
              <w:rPr>
                <w:rFonts w:eastAsia="Calibri" w:cstheme="minorHAnsi"/>
                <w:color w:val="000000" w:themeColor="text1"/>
              </w:rPr>
              <w:t xml:space="preserve"> Sad </w:t>
            </w:r>
            <w:proofErr w:type="spellStart"/>
            <w:r w:rsidRPr="00DB25C4">
              <w:rPr>
                <w:rFonts w:eastAsia="Calibri" w:cstheme="minorHAnsi"/>
                <w:color w:val="000000" w:themeColor="text1"/>
              </w:rPr>
              <w:t>Windu</w:t>
            </w:r>
            <w:proofErr w:type="spellEnd"/>
          </w:p>
        </w:tc>
        <w:tc>
          <w:tcPr>
            <w:tcW w:w="2411"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0CC46E84" w14:textId="77777777" w:rsidR="0076297E" w:rsidRPr="00DB25C4" w:rsidRDefault="0076297E"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rPr>
              <w:t>Manajemen</w:t>
            </w:r>
            <w:proofErr w:type="spellEnd"/>
          </w:p>
        </w:tc>
        <w:tc>
          <w:tcPr>
            <w:tcW w:w="1984"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66D08655" w14:textId="77777777" w:rsidR="0076297E" w:rsidRPr="00DB25C4" w:rsidRDefault="0076297E" w:rsidP="00687314">
            <w:pPr>
              <w:spacing w:after="0" w:line="240" w:lineRule="auto"/>
              <w:rPr>
                <w:rFonts w:cstheme="minorHAnsi"/>
              </w:rPr>
            </w:pPr>
            <w:r w:rsidRPr="00DB25C4">
              <w:rPr>
                <w:rFonts w:eastAsia="Calibri" w:cstheme="minorHAnsi"/>
                <w:color w:val="000000" w:themeColor="text1"/>
              </w:rPr>
              <w:t xml:space="preserve">Dhatu </w:t>
            </w:r>
            <w:proofErr w:type="spellStart"/>
            <w:r w:rsidRPr="00DB25C4">
              <w:rPr>
                <w:rFonts w:eastAsia="Calibri" w:cstheme="minorHAnsi"/>
                <w:color w:val="000000" w:themeColor="text1"/>
              </w:rPr>
              <w:t>Sitaresmi</w:t>
            </w:r>
            <w:proofErr w:type="spellEnd"/>
          </w:p>
        </w:tc>
        <w:tc>
          <w:tcPr>
            <w:tcW w:w="2127"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68BE568C" w14:textId="77777777" w:rsidR="0076297E" w:rsidRPr="00DB25C4" w:rsidRDefault="0076297E" w:rsidP="00687314">
            <w:pPr>
              <w:spacing w:after="0" w:line="240" w:lineRule="auto"/>
              <w:rPr>
                <w:rFonts w:cstheme="minorHAnsi"/>
              </w:rPr>
            </w:pPr>
          </w:p>
        </w:tc>
      </w:tr>
      <w:tr w:rsidR="0076297E" w:rsidRPr="00DB25C4" w14:paraId="5C2EE373" w14:textId="77777777" w:rsidTr="00CD4E67">
        <w:trPr>
          <w:trHeight w:val="300"/>
        </w:trPr>
        <w:tc>
          <w:tcPr>
            <w:tcW w:w="14176" w:type="dxa"/>
            <w:gridSpan w:val="7"/>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6EB2CB51" w14:textId="77777777" w:rsidR="0076297E" w:rsidRPr="00DB25C4" w:rsidRDefault="0076297E"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rPr>
              <w:t>Jumlah</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judul</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penelitian</w:t>
            </w:r>
            <w:proofErr w:type="spellEnd"/>
            <w:r w:rsidRPr="00DB25C4">
              <w:rPr>
                <w:rFonts w:eastAsia="Calibri" w:cstheme="minorHAnsi"/>
                <w:color w:val="000000" w:themeColor="text1"/>
              </w:rPr>
              <w:t xml:space="preserve"> di TS-2: 3</w:t>
            </w:r>
          </w:p>
        </w:tc>
      </w:tr>
      <w:tr w:rsidR="0076297E" w:rsidRPr="00DB25C4" w14:paraId="4C20A6D2" w14:textId="77777777" w:rsidTr="00CD4E67">
        <w:trPr>
          <w:trHeight w:val="300"/>
        </w:trPr>
        <w:tc>
          <w:tcPr>
            <w:tcW w:w="14176" w:type="dxa"/>
            <w:gridSpan w:val="7"/>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0DD8AAE4" w14:textId="77777777" w:rsidR="0076297E" w:rsidRPr="00DB25C4" w:rsidRDefault="0076297E"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rPr>
              <w:t>Jumlah</w:t>
            </w:r>
            <w:proofErr w:type="spellEnd"/>
            <w:r w:rsidRPr="00DB25C4">
              <w:rPr>
                <w:rFonts w:eastAsia="Calibri" w:cstheme="minorHAnsi"/>
                <w:color w:val="000000" w:themeColor="text1"/>
              </w:rPr>
              <w:t xml:space="preserve"> total </w:t>
            </w:r>
            <w:proofErr w:type="spellStart"/>
            <w:r w:rsidRPr="00DB25C4">
              <w:rPr>
                <w:rFonts w:eastAsia="Calibri" w:cstheme="minorHAnsi"/>
                <w:color w:val="000000" w:themeColor="text1"/>
              </w:rPr>
              <w:t>penelitian</w:t>
            </w:r>
            <w:proofErr w:type="spellEnd"/>
            <w:r w:rsidRPr="00DB25C4">
              <w:rPr>
                <w:rFonts w:eastAsia="Calibri" w:cstheme="minorHAnsi"/>
                <w:color w:val="000000" w:themeColor="text1"/>
              </w:rPr>
              <w:t xml:space="preserve"> di PS </w:t>
            </w:r>
            <w:proofErr w:type="spellStart"/>
            <w:r w:rsidRPr="00DB25C4">
              <w:rPr>
                <w:rFonts w:eastAsia="Calibri" w:cstheme="minorHAnsi"/>
                <w:color w:val="000000" w:themeColor="text1"/>
              </w:rPr>
              <w:t>dalam</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tiga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tahun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terakhir</w:t>
            </w:r>
            <w:proofErr w:type="spellEnd"/>
            <w:r w:rsidRPr="00DB25C4">
              <w:rPr>
                <w:rFonts w:eastAsia="Calibri" w:cstheme="minorHAnsi"/>
                <w:color w:val="000000" w:themeColor="text1"/>
              </w:rPr>
              <w:t>: 13</w:t>
            </w:r>
          </w:p>
        </w:tc>
      </w:tr>
      <w:tr w:rsidR="0076297E" w:rsidRPr="00DB25C4" w14:paraId="4BEBFC9A" w14:textId="77777777" w:rsidTr="00CD4E67">
        <w:trPr>
          <w:trHeight w:val="300"/>
        </w:trPr>
        <w:tc>
          <w:tcPr>
            <w:tcW w:w="14176" w:type="dxa"/>
            <w:gridSpan w:val="7"/>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tcPr>
          <w:p w14:paraId="1BACB6C2" w14:textId="77777777" w:rsidR="0076297E" w:rsidRPr="00DB25C4" w:rsidRDefault="0076297E" w:rsidP="00687314">
            <w:pPr>
              <w:spacing w:after="0" w:line="240" w:lineRule="auto"/>
              <w:rPr>
                <w:rFonts w:eastAsia="Calibri" w:cstheme="minorHAnsi"/>
                <w:color w:val="000000" w:themeColor="text1"/>
              </w:rPr>
            </w:pPr>
            <w:proofErr w:type="spellStart"/>
            <w:r w:rsidRPr="00DB25C4">
              <w:rPr>
                <w:rFonts w:eastAsia="Calibri" w:cstheme="minorHAnsi"/>
                <w:color w:val="000000" w:themeColor="text1"/>
              </w:rPr>
              <w:t>Jumlah</w:t>
            </w:r>
            <w:proofErr w:type="spellEnd"/>
            <w:r w:rsidRPr="00DB25C4">
              <w:rPr>
                <w:rFonts w:eastAsia="Calibri" w:cstheme="minorHAnsi"/>
                <w:color w:val="000000" w:themeColor="text1"/>
              </w:rPr>
              <w:t xml:space="preserve"> rata-rata </w:t>
            </w:r>
            <w:proofErr w:type="spellStart"/>
            <w:r w:rsidRPr="00DB25C4">
              <w:rPr>
                <w:rFonts w:eastAsia="Calibri" w:cstheme="minorHAnsi"/>
                <w:color w:val="000000" w:themeColor="text1"/>
              </w:rPr>
              <w:t>judul</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penelitian</w:t>
            </w:r>
            <w:proofErr w:type="spellEnd"/>
            <w:r w:rsidRPr="00DB25C4">
              <w:rPr>
                <w:rFonts w:eastAsia="Calibri" w:cstheme="minorHAnsi"/>
                <w:color w:val="000000" w:themeColor="text1"/>
              </w:rPr>
              <w:t xml:space="preserve"> per </w:t>
            </w:r>
            <w:proofErr w:type="spellStart"/>
            <w:r w:rsidRPr="00DB25C4">
              <w:rPr>
                <w:rFonts w:eastAsia="Calibri" w:cstheme="minorHAnsi"/>
                <w:color w:val="000000" w:themeColor="text1"/>
              </w:rPr>
              <w:t>tahun</w:t>
            </w:r>
            <w:proofErr w:type="spellEnd"/>
            <w:r w:rsidRPr="00DB25C4">
              <w:rPr>
                <w:rFonts w:eastAsia="Calibri" w:cstheme="minorHAnsi"/>
                <w:color w:val="000000" w:themeColor="text1"/>
              </w:rPr>
              <w:t>/</w:t>
            </w:r>
            <w:proofErr w:type="spellStart"/>
            <w:r w:rsidRPr="00DB25C4">
              <w:rPr>
                <w:rFonts w:eastAsia="Calibri" w:cstheme="minorHAnsi"/>
                <w:color w:val="000000" w:themeColor="text1"/>
              </w:rPr>
              <w:t>dosen</w:t>
            </w:r>
            <w:proofErr w:type="spellEnd"/>
            <w:r w:rsidRPr="00DB25C4">
              <w:rPr>
                <w:rFonts w:eastAsia="Calibri" w:cstheme="minorHAnsi"/>
                <w:color w:val="000000" w:themeColor="text1"/>
              </w:rPr>
              <w:t>: 1</w:t>
            </w:r>
          </w:p>
        </w:tc>
      </w:tr>
    </w:tbl>
    <w:p w14:paraId="37468EC4" w14:textId="77777777" w:rsidR="0076297E" w:rsidRPr="00DB25C4" w:rsidRDefault="0076297E" w:rsidP="00687314">
      <w:pPr>
        <w:spacing w:after="0" w:line="240" w:lineRule="auto"/>
        <w:jc w:val="both"/>
        <w:rPr>
          <w:rFonts w:cstheme="minorHAnsi"/>
          <w:b/>
          <w:bCs/>
        </w:rPr>
        <w:sectPr w:rsidR="0076297E" w:rsidRPr="00DB25C4" w:rsidSect="00CD4E67">
          <w:pgSz w:w="16838" w:h="11906" w:orient="landscape"/>
          <w:pgMar w:top="1440" w:right="1440" w:bottom="1440" w:left="1440" w:header="708" w:footer="708" w:gutter="0"/>
          <w:cols w:space="708"/>
          <w:docGrid w:linePitch="360"/>
        </w:sectPr>
      </w:pPr>
    </w:p>
    <w:p w14:paraId="28DFC17B" w14:textId="77777777" w:rsidR="0076297E" w:rsidRPr="00DB25C4" w:rsidRDefault="0076297E" w:rsidP="00687314">
      <w:pPr>
        <w:spacing w:after="0" w:line="240" w:lineRule="auto"/>
        <w:jc w:val="both"/>
        <w:rPr>
          <w:rFonts w:cstheme="minorHAnsi"/>
          <w:b/>
        </w:rPr>
      </w:pPr>
      <w:r w:rsidRPr="00DB25C4">
        <w:rPr>
          <w:rFonts w:cstheme="minorHAnsi"/>
          <w:b/>
          <w:bCs/>
        </w:rPr>
        <w:lastRenderedPageBreak/>
        <w:t xml:space="preserve">7.3 </w:t>
      </w:r>
      <w:proofErr w:type="spellStart"/>
      <w:r w:rsidRPr="00DB25C4">
        <w:rPr>
          <w:rFonts w:cstheme="minorHAnsi"/>
          <w:b/>
          <w:bCs/>
        </w:rPr>
        <w:t>Evaluasi</w:t>
      </w:r>
      <w:proofErr w:type="spellEnd"/>
    </w:p>
    <w:p w14:paraId="2B0E6214" w14:textId="77777777" w:rsidR="0076297E" w:rsidRPr="00DB25C4" w:rsidRDefault="0076297E" w:rsidP="00687314">
      <w:pPr>
        <w:pStyle w:val="ListParagraph"/>
        <w:spacing w:after="0" w:line="240" w:lineRule="auto"/>
        <w:ind w:left="426"/>
        <w:jc w:val="both"/>
        <w:rPr>
          <w:rFonts w:cstheme="minorHAnsi"/>
        </w:rPr>
      </w:pP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terhadap</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dan </w:t>
      </w: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yang </w:t>
      </w:r>
      <w:proofErr w:type="spellStart"/>
      <w:r w:rsidRPr="00DB25C4">
        <w:rPr>
          <w:rFonts w:cstheme="minorHAnsi"/>
        </w:rPr>
        <w:t>dilakukan</w:t>
      </w:r>
      <w:proofErr w:type="spellEnd"/>
      <w:r w:rsidRPr="00DB25C4">
        <w:rPr>
          <w:rFonts w:cstheme="minorHAnsi"/>
        </w:rPr>
        <w:t xml:space="preserve"> oleh DTPS </w:t>
      </w:r>
    </w:p>
    <w:p w14:paraId="61D55D4C" w14:textId="77777777" w:rsidR="0076297E" w:rsidRPr="00DB25C4" w:rsidRDefault="0076297E" w:rsidP="00687314">
      <w:pPr>
        <w:spacing w:after="0" w:line="240" w:lineRule="auto"/>
        <w:jc w:val="both"/>
        <w:rPr>
          <w:rFonts w:cstheme="minorHAnsi"/>
        </w:rPr>
      </w:pPr>
      <w:proofErr w:type="spellStart"/>
      <w:r w:rsidRPr="00DB25C4">
        <w:rPr>
          <w:rFonts w:cstheme="minorHAnsi"/>
        </w:rPr>
        <w:t>berdasarkan</w:t>
      </w:r>
      <w:proofErr w:type="spellEnd"/>
      <w:r w:rsidRPr="00DB25C4">
        <w:rPr>
          <w:rFonts w:cstheme="minorHAnsi"/>
        </w:rPr>
        <w:t xml:space="preserve"> pada </w:t>
      </w:r>
      <w:proofErr w:type="spellStart"/>
      <w:r w:rsidRPr="00DB25C4">
        <w:rPr>
          <w:rFonts w:cstheme="minorHAnsi"/>
        </w:rPr>
        <w:t>peta</w:t>
      </w:r>
      <w:proofErr w:type="spellEnd"/>
      <w:r w:rsidRPr="00DB25C4">
        <w:rPr>
          <w:rFonts w:cstheme="minorHAnsi"/>
        </w:rPr>
        <w:t xml:space="preserve"> </w:t>
      </w:r>
      <w:proofErr w:type="spellStart"/>
      <w:r w:rsidRPr="00DB25C4">
        <w:rPr>
          <w:rFonts w:cstheme="minorHAnsi"/>
        </w:rPr>
        <w:t>jalan</w:t>
      </w:r>
      <w:proofErr w:type="spellEnd"/>
      <w:r w:rsidRPr="00DB25C4">
        <w:rPr>
          <w:rFonts w:cstheme="minorHAnsi"/>
        </w:rPr>
        <w:t xml:space="preserve"> (roadmap) </w:t>
      </w:r>
      <w:proofErr w:type="spellStart"/>
      <w:r w:rsidRPr="00DB25C4">
        <w:rPr>
          <w:rFonts w:cstheme="minorHAnsi"/>
        </w:rPr>
        <w:t>penelitian</w:t>
      </w:r>
      <w:proofErr w:type="spellEnd"/>
      <w:r w:rsidRPr="00DB25C4">
        <w:rPr>
          <w:rFonts w:cstheme="minorHAnsi"/>
        </w:rPr>
        <w:t xml:space="preserve">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dibuat</w:t>
      </w:r>
      <w:proofErr w:type="spellEnd"/>
      <w:r w:rsidRPr="00DB25C4">
        <w:rPr>
          <w:rFonts w:cstheme="minorHAnsi"/>
        </w:rPr>
        <w:t xml:space="preserve">: </w:t>
      </w:r>
      <w:proofErr w:type="spellStart"/>
      <w:r w:rsidRPr="00DB25C4">
        <w:rPr>
          <w:rFonts w:cstheme="minorHAnsi"/>
        </w:rPr>
        <w:t>produktivitas</w:t>
      </w:r>
      <w:proofErr w:type="spellEnd"/>
      <w:r w:rsidRPr="00DB25C4">
        <w:rPr>
          <w:rFonts w:cstheme="minorHAnsi"/>
        </w:rPr>
        <w:t xml:space="preserve">, </w:t>
      </w:r>
      <w:proofErr w:type="spellStart"/>
      <w:r w:rsidRPr="00DB25C4">
        <w:rPr>
          <w:rFonts w:cstheme="minorHAnsi"/>
        </w:rPr>
        <w:t>relevansi</w:t>
      </w:r>
      <w:proofErr w:type="spellEnd"/>
      <w:r w:rsidRPr="00DB25C4">
        <w:rPr>
          <w:rFonts w:cstheme="minorHAnsi"/>
        </w:rPr>
        <w:t xml:space="preserve">, dan </w:t>
      </w:r>
      <w:proofErr w:type="spellStart"/>
      <w:r w:rsidRPr="00DB25C4">
        <w:rPr>
          <w:rFonts w:cstheme="minorHAnsi"/>
        </w:rPr>
        <w:t>pelibatan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
    <w:p w14:paraId="51692A1D" w14:textId="77777777" w:rsidR="0076297E" w:rsidRPr="00DB25C4" w:rsidRDefault="0076297E" w:rsidP="00687314">
      <w:pPr>
        <w:spacing w:after="0" w:line="240" w:lineRule="auto"/>
        <w:jc w:val="both"/>
        <w:rPr>
          <w:rFonts w:cstheme="minorHAnsi"/>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1560"/>
        <w:gridCol w:w="3685"/>
        <w:gridCol w:w="3402"/>
      </w:tblGrid>
      <w:tr w:rsidR="0076297E" w:rsidRPr="00DB25C4" w14:paraId="0FA1C8F0" w14:textId="77777777" w:rsidTr="00162F42">
        <w:tc>
          <w:tcPr>
            <w:tcW w:w="562" w:type="dxa"/>
          </w:tcPr>
          <w:p w14:paraId="4A817DE4" w14:textId="77777777" w:rsidR="0076297E" w:rsidRPr="00DB25C4" w:rsidRDefault="0076297E" w:rsidP="00687314">
            <w:pPr>
              <w:spacing w:after="0" w:line="240" w:lineRule="auto"/>
              <w:jc w:val="center"/>
              <w:rPr>
                <w:rFonts w:cstheme="minorHAnsi"/>
                <w:b/>
                <w:bCs/>
              </w:rPr>
            </w:pPr>
            <w:r w:rsidRPr="00DB25C4">
              <w:rPr>
                <w:rFonts w:cstheme="minorHAnsi"/>
                <w:b/>
                <w:bCs/>
              </w:rPr>
              <w:t>No</w:t>
            </w:r>
          </w:p>
        </w:tc>
        <w:tc>
          <w:tcPr>
            <w:tcW w:w="1560" w:type="dxa"/>
          </w:tcPr>
          <w:p w14:paraId="64C7681F" w14:textId="77777777" w:rsidR="0076297E" w:rsidRPr="00DB25C4" w:rsidRDefault="0076297E" w:rsidP="00687314">
            <w:pPr>
              <w:spacing w:after="0" w:line="240" w:lineRule="auto"/>
              <w:jc w:val="center"/>
              <w:rPr>
                <w:rFonts w:cstheme="minorHAnsi"/>
                <w:b/>
                <w:bCs/>
              </w:rPr>
            </w:pPr>
            <w:proofErr w:type="spellStart"/>
            <w:r w:rsidRPr="00DB25C4">
              <w:rPr>
                <w:rFonts w:cstheme="minorHAnsi"/>
                <w:b/>
                <w:bCs/>
              </w:rPr>
              <w:t>Aspek</w:t>
            </w:r>
            <w:proofErr w:type="spellEnd"/>
            <w:r w:rsidRPr="00DB25C4">
              <w:rPr>
                <w:rFonts w:cstheme="minorHAnsi"/>
                <w:b/>
                <w:bCs/>
              </w:rPr>
              <w:t xml:space="preserve"> yang </w:t>
            </w:r>
            <w:proofErr w:type="spellStart"/>
            <w:r w:rsidRPr="00DB25C4">
              <w:rPr>
                <w:rFonts w:cstheme="minorHAnsi"/>
                <w:b/>
                <w:bCs/>
              </w:rPr>
              <w:t>Dievaluasi</w:t>
            </w:r>
            <w:proofErr w:type="spellEnd"/>
          </w:p>
        </w:tc>
        <w:tc>
          <w:tcPr>
            <w:tcW w:w="3685" w:type="dxa"/>
          </w:tcPr>
          <w:p w14:paraId="50F2545D" w14:textId="77777777" w:rsidR="0076297E" w:rsidRPr="00DB25C4" w:rsidRDefault="0076297E" w:rsidP="00687314">
            <w:pPr>
              <w:spacing w:after="0" w:line="240" w:lineRule="auto"/>
              <w:jc w:val="center"/>
              <w:rPr>
                <w:rFonts w:cstheme="minorHAnsi"/>
                <w:b/>
                <w:bCs/>
              </w:rPr>
            </w:pPr>
            <w:proofErr w:type="spellStart"/>
            <w:r w:rsidRPr="00DB25C4">
              <w:rPr>
                <w:rFonts w:cstheme="minorHAnsi"/>
                <w:b/>
                <w:bCs/>
              </w:rPr>
              <w:t>Kelebihan</w:t>
            </w:r>
            <w:proofErr w:type="spellEnd"/>
          </w:p>
        </w:tc>
        <w:tc>
          <w:tcPr>
            <w:tcW w:w="3402" w:type="dxa"/>
          </w:tcPr>
          <w:p w14:paraId="7B9B4B39" w14:textId="77777777" w:rsidR="0076297E" w:rsidRPr="00DB25C4" w:rsidRDefault="0076297E" w:rsidP="00687314">
            <w:pPr>
              <w:spacing w:after="0" w:line="240" w:lineRule="auto"/>
              <w:jc w:val="center"/>
              <w:rPr>
                <w:rFonts w:cstheme="minorHAnsi"/>
                <w:b/>
                <w:bCs/>
              </w:rPr>
            </w:pPr>
            <w:proofErr w:type="spellStart"/>
            <w:r w:rsidRPr="00DB25C4">
              <w:rPr>
                <w:rFonts w:cstheme="minorHAnsi"/>
                <w:b/>
                <w:bCs/>
              </w:rPr>
              <w:t>Kekurangan</w:t>
            </w:r>
            <w:proofErr w:type="spellEnd"/>
          </w:p>
        </w:tc>
      </w:tr>
      <w:tr w:rsidR="0076297E" w:rsidRPr="00DB25C4" w14:paraId="6BD946AA" w14:textId="77777777" w:rsidTr="00162F42">
        <w:tc>
          <w:tcPr>
            <w:tcW w:w="562" w:type="dxa"/>
          </w:tcPr>
          <w:p w14:paraId="4CA66326" w14:textId="77777777" w:rsidR="0076297E" w:rsidRPr="00DB25C4" w:rsidRDefault="0076297E" w:rsidP="00687314">
            <w:pPr>
              <w:spacing w:after="0" w:line="240" w:lineRule="auto"/>
              <w:jc w:val="both"/>
              <w:rPr>
                <w:rFonts w:cstheme="minorHAnsi"/>
              </w:rPr>
            </w:pPr>
            <w:r w:rsidRPr="00DB25C4">
              <w:rPr>
                <w:rFonts w:cstheme="minorHAnsi"/>
              </w:rPr>
              <w:t>1</w:t>
            </w:r>
          </w:p>
        </w:tc>
        <w:tc>
          <w:tcPr>
            <w:tcW w:w="1560" w:type="dxa"/>
          </w:tcPr>
          <w:p w14:paraId="263678FB" w14:textId="77777777" w:rsidR="0076297E" w:rsidRPr="00DB25C4" w:rsidRDefault="0076297E" w:rsidP="00687314">
            <w:pPr>
              <w:spacing w:after="0" w:line="240" w:lineRule="auto"/>
              <w:jc w:val="both"/>
              <w:rPr>
                <w:rFonts w:cstheme="minorHAnsi"/>
              </w:rPr>
            </w:pPr>
            <w:proofErr w:type="spellStart"/>
            <w:r w:rsidRPr="00DB25C4">
              <w:rPr>
                <w:rFonts w:cstheme="minorHAnsi"/>
              </w:rPr>
              <w:t>Kebijakan</w:t>
            </w:r>
            <w:proofErr w:type="spellEnd"/>
          </w:p>
        </w:tc>
        <w:tc>
          <w:tcPr>
            <w:tcW w:w="3685" w:type="dxa"/>
          </w:tcPr>
          <w:p w14:paraId="12CBF64D" w14:textId="77777777" w:rsidR="0076297E" w:rsidRPr="00DB25C4" w:rsidRDefault="0076297E" w:rsidP="00687314">
            <w:pPr>
              <w:spacing w:after="0" w:line="240" w:lineRule="auto"/>
              <w:jc w:val="both"/>
              <w:rPr>
                <w:rFonts w:cstheme="minorHAnsi"/>
              </w:rPr>
            </w:pP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disusun</w:t>
            </w:r>
            <w:proofErr w:type="spellEnd"/>
            <w:r w:rsidRPr="00DB25C4">
              <w:rPr>
                <w:rFonts w:cstheme="minorHAnsi"/>
              </w:rPr>
              <w:t xml:space="preserve"> </w:t>
            </w:r>
            <w:proofErr w:type="spellStart"/>
            <w:r w:rsidRPr="00DB25C4">
              <w:rPr>
                <w:rFonts w:cstheme="minorHAnsi"/>
              </w:rPr>
              <w:t>berdasarkan</w:t>
            </w:r>
            <w:proofErr w:type="spellEnd"/>
            <w:r w:rsidRPr="00DB25C4">
              <w:rPr>
                <w:rFonts w:cstheme="minorHAnsi"/>
              </w:rPr>
              <w:t xml:space="preserve"> </w:t>
            </w:r>
            <w:proofErr w:type="spellStart"/>
            <w:r w:rsidRPr="00DB25C4">
              <w:rPr>
                <w:rFonts w:cstheme="minorHAnsi"/>
              </w:rPr>
              <w:t>tujuan</w:t>
            </w:r>
            <w:proofErr w:type="spellEnd"/>
            <w:r w:rsidRPr="00DB25C4">
              <w:rPr>
                <w:rFonts w:cstheme="minorHAnsi"/>
              </w:rPr>
              <w:t xml:space="preserve"> dan </w:t>
            </w:r>
            <w:proofErr w:type="spellStart"/>
            <w:r w:rsidRPr="00DB25C4">
              <w:rPr>
                <w:rFonts w:cstheme="minorHAnsi"/>
              </w:rPr>
              <w:t>sasaran</w:t>
            </w:r>
            <w:proofErr w:type="spellEnd"/>
            <w:r w:rsidRPr="00DB25C4">
              <w:rPr>
                <w:rFonts w:cstheme="minorHAnsi"/>
              </w:rPr>
              <w:t xml:space="preserve"> </w:t>
            </w:r>
            <w:proofErr w:type="spellStart"/>
            <w:r w:rsidRPr="00DB25C4">
              <w:rPr>
                <w:rFonts w:cstheme="minorHAnsi"/>
              </w:rPr>
              <w:t>mutu</w:t>
            </w:r>
            <w:proofErr w:type="spellEnd"/>
            <w:r w:rsidRPr="00DB25C4">
              <w:rPr>
                <w:rFonts w:cstheme="minorHAnsi"/>
              </w:rPr>
              <w:t xml:space="preserve"> </w:t>
            </w:r>
            <w:proofErr w:type="spellStart"/>
            <w:r w:rsidRPr="00DB25C4">
              <w:rPr>
                <w:rFonts w:cstheme="minorHAnsi"/>
              </w:rPr>
              <w:t>perguruan</w:t>
            </w:r>
            <w:proofErr w:type="spellEnd"/>
            <w:r w:rsidRPr="00DB25C4">
              <w:rPr>
                <w:rFonts w:cstheme="minorHAnsi"/>
              </w:rPr>
              <w:t xml:space="preserve"> </w:t>
            </w:r>
            <w:proofErr w:type="spellStart"/>
            <w:r w:rsidRPr="00DB25C4">
              <w:rPr>
                <w:rFonts w:cstheme="minorHAnsi"/>
              </w:rPr>
              <w:t>tinggi</w:t>
            </w:r>
            <w:proofErr w:type="spellEnd"/>
            <w:r w:rsidRPr="00DB25C4">
              <w:rPr>
                <w:rFonts w:cstheme="minorHAnsi"/>
              </w:rPr>
              <w:t xml:space="preserve"> </w:t>
            </w:r>
            <w:proofErr w:type="spellStart"/>
            <w:r w:rsidRPr="00DB25C4">
              <w:rPr>
                <w:rFonts w:cstheme="minorHAnsi"/>
              </w:rPr>
              <w:t>serta</w:t>
            </w:r>
            <w:proofErr w:type="spellEnd"/>
            <w:r w:rsidRPr="00DB25C4">
              <w:rPr>
                <w:rFonts w:cstheme="minorHAnsi"/>
              </w:rPr>
              <w:t xml:space="preserve"> </w:t>
            </w:r>
            <w:proofErr w:type="spellStart"/>
            <w:r w:rsidRPr="00DB25C4">
              <w:rPr>
                <w:rFonts w:cstheme="minorHAnsi"/>
              </w:rPr>
              <w:t>visi</w:t>
            </w:r>
            <w:proofErr w:type="spellEnd"/>
            <w:r w:rsidRPr="00DB25C4">
              <w:rPr>
                <w:rFonts w:cstheme="minorHAnsi"/>
              </w:rPr>
              <w:t xml:space="preserve"> </w:t>
            </w:r>
            <w:proofErr w:type="spellStart"/>
            <w:r w:rsidRPr="00DB25C4">
              <w:rPr>
                <w:rFonts w:cstheme="minorHAnsi"/>
              </w:rPr>
              <w:t>keilmuan</w:t>
            </w:r>
            <w:proofErr w:type="spellEnd"/>
            <w:r w:rsidRPr="00DB25C4">
              <w:rPr>
                <w:rFonts w:cstheme="minorHAnsi"/>
              </w:rPr>
              <w:t xml:space="preserve"> Program </w:t>
            </w:r>
            <w:proofErr w:type="spellStart"/>
            <w:r w:rsidRPr="00DB25C4">
              <w:rPr>
                <w:rFonts w:cstheme="minorHAnsi"/>
              </w:rPr>
              <w:t>Studi</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yang </w:t>
            </w:r>
            <w:proofErr w:type="spellStart"/>
            <w:r w:rsidRPr="00DB25C4">
              <w:rPr>
                <w:rFonts w:cstheme="minorHAnsi"/>
              </w:rPr>
              <w:t>sudah</w:t>
            </w:r>
            <w:proofErr w:type="spellEnd"/>
            <w:r w:rsidRPr="00DB25C4">
              <w:rPr>
                <w:rFonts w:cstheme="minorHAnsi"/>
              </w:rPr>
              <w:t xml:space="preserve"> </w:t>
            </w:r>
            <w:proofErr w:type="spellStart"/>
            <w:r w:rsidRPr="00DB25C4">
              <w:rPr>
                <w:rFonts w:cstheme="minorHAnsi"/>
              </w:rPr>
              <w:t>dibuat</w:t>
            </w:r>
            <w:proofErr w:type="spellEnd"/>
            <w:r w:rsidRPr="00DB25C4">
              <w:rPr>
                <w:rFonts w:cstheme="minorHAnsi"/>
              </w:rPr>
              <w:t xml:space="preserve">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sudah</w:t>
            </w:r>
            <w:proofErr w:type="spellEnd"/>
            <w:r w:rsidRPr="00DB25C4">
              <w:rPr>
                <w:rFonts w:cstheme="minorHAnsi"/>
              </w:rPr>
              <w:t xml:space="preserve"> </w:t>
            </w:r>
            <w:proofErr w:type="spellStart"/>
            <w:r w:rsidRPr="00DB25C4">
              <w:rPr>
                <w:rFonts w:cstheme="minorHAnsi"/>
              </w:rPr>
              <w:t>mencakup</w:t>
            </w:r>
            <w:proofErr w:type="spellEnd"/>
            <w:r w:rsidRPr="00DB25C4">
              <w:rPr>
                <w:rFonts w:cstheme="minorHAnsi"/>
              </w:rPr>
              <w:t xml:space="preserve"> </w:t>
            </w:r>
            <w:proofErr w:type="spellStart"/>
            <w:r w:rsidRPr="00DB25C4">
              <w:rPr>
                <w:rFonts w:cstheme="minorHAnsi"/>
              </w:rPr>
              <w:t>semua</w:t>
            </w:r>
            <w:proofErr w:type="spellEnd"/>
            <w:r w:rsidRPr="00DB25C4">
              <w:rPr>
                <w:rFonts w:cstheme="minorHAnsi"/>
              </w:rPr>
              <w:t xml:space="preserve"> </w:t>
            </w:r>
            <w:proofErr w:type="spellStart"/>
            <w:r w:rsidRPr="00DB25C4">
              <w:rPr>
                <w:rFonts w:cstheme="minorHAnsi"/>
              </w:rPr>
              <w:t>aspek</w:t>
            </w:r>
            <w:proofErr w:type="spellEnd"/>
            <w:r w:rsidRPr="00DB25C4">
              <w:rPr>
                <w:rFonts w:cstheme="minorHAnsi"/>
              </w:rPr>
              <w:t xml:space="preserve"> yang </w:t>
            </w:r>
            <w:proofErr w:type="spellStart"/>
            <w:r w:rsidRPr="00DB25C4">
              <w:rPr>
                <w:rFonts w:cstheme="minorHAnsi"/>
              </w:rPr>
              <w:t>meliputi</w:t>
            </w:r>
            <w:proofErr w:type="spellEnd"/>
            <w:r w:rsidRPr="00DB25C4">
              <w:rPr>
                <w:rFonts w:cstheme="minorHAnsi"/>
              </w:rPr>
              <w:t xml:space="preserve"> </w:t>
            </w:r>
            <w:proofErr w:type="spellStart"/>
            <w:r w:rsidRPr="00DB25C4">
              <w:rPr>
                <w:rFonts w:cstheme="minorHAnsi"/>
              </w:rPr>
              <w:t>produktivitas</w:t>
            </w:r>
            <w:proofErr w:type="spellEnd"/>
            <w:r w:rsidRPr="00DB25C4">
              <w:rPr>
                <w:rFonts w:cstheme="minorHAnsi"/>
              </w:rPr>
              <w:t xml:space="preserve">, </w:t>
            </w:r>
            <w:proofErr w:type="spellStart"/>
            <w:r w:rsidRPr="00DB25C4">
              <w:rPr>
                <w:rFonts w:cstheme="minorHAnsi"/>
              </w:rPr>
              <w:t>relevansi</w:t>
            </w:r>
            <w:proofErr w:type="spellEnd"/>
            <w:r w:rsidRPr="00DB25C4">
              <w:rPr>
                <w:rFonts w:cstheme="minorHAnsi"/>
              </w:rPr>
              <w:t xml:space="preserve">, dan </w:t>
            </w:r>
            <w:proofErr w:type="spellStart"/>
            <w:r w:rsidRPr="00DB25C4">
              <w:rPr>
                <w:rFonts w:cstheme="minorHAnsi"/>
              </w:rPr>
              <w:t>pelibatan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w:t>
            </w:r>
          </w:p>
        </w:tc>
        <w:tc>
          <w:tcPr>
            <w:tcW w:w="3402" w:type="dxa"/>
          </w:tcPr>
          <w:p w14:paraId="35B49588" w14:textId="77777777" w:rsidR="0076297E" w:rsidRPr="00DB25C4" w:rsidRDefault="0076297E" w:rsidP="00687314">
            <w:pPr>
              <w:spacing w:after="0" w:line="240" w:lineRule="auto"/>
              <w:jc w:val="both"/>
              <w:rPr>
                <w:rFonts w:cstheme="minorHAnsi"/>
              </w:rPr>
            </w:pPr>
            <w:proofErr w:type="spellStart"/>
            <w:r w:rsidRPr="00DB25C4">
              <w:rPr>
                <w:rFonts w:cstheme="minorHAnsi"/>
              </w:rPr>
              <w:t>Penerapan</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yang </w:t>
            </w:r>
            <w:proofErr w:type="spellStart"/>
            <w:r w:rsidRPr="00DB25C4">
              <w:rPr>
                <w:rFonts w:cstheme="minorHAnsi"/>
              </w:rPr>
              <w:t>masih</w:t>
            </w:r>
            <w:proofErr w:type="spellEnd"/>
            <w:r w:rsidRPr="00DB25C4">
              <w:rPr>
                <w:rFonts w:cstheme="minorHAnsi"/>
              </w:rPr>
              <w:t xml:space="preserve"> </w:t>
            </w:r>
            <w:proofErr w:type="spellStart"/>
            <w:r w:rsidRPr="00DB25C4">
              <w:rPr>
                <w:rFonts w:cstheme="minorHAnsi"/>
              </w:rPr>
              <w:t>belum</w:t>
            </w:r>
            <w:proofErr w:type="spellEnd"/>
            <w:r w:rsidRPr="00DB25C4">
              <w:rPr>
                <w:rFonts w:cstheme="minorHAnsi"/>
              </w:rPr>
              <w:t xml:space="preserve"> </w:t>
            </w:r>
            <w:proofErr w:type="spellStart"/>
            <w:r w:rsidRPr="00DB25C4">
              <w:rPr>
                <w:rFonts w:cstheme="minorHAnsi"/>
              </w:rPr>
              <w:t>maksimal</w:t>
            </w:r>
            <w:proofErr w:type="spellEnd"/>
            <w:r w:rsidRPr="00DB25C4">
              <w:rPr>
                <w:rFonts w:cstheme="minorHAnsi"/>
              </w:rPr>
              <w:t xml:space="preserve">. Hal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dilihat</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minimnya</w:t>
            </w:r>
            <w:proofErr w:type="spellEnd"/>
            <w:r w:rsidRPr="00DB25C4">
              <w:rPr>
                <w:rFonts w:cstheme="minorHAnsi"/>
              </w:rPr>
              <w:t xml:space="preserve"> </w:t>
            </w:r>
            <w:proofErr w:type="spellStart"/>
            <w:r w:rsidRPr="00DB25C4">
              <w:rPr>
                <w:rFonts w:cstheme="minorHAnsi"/>
              </w:rPr>
              <w:t>keterlibatan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w:t>
            </w:r>
            <w:r w:rsidRPr="00DB25C4">
              <w:rPr>
                <w:rFonts w:cstheme="minorHAnsi"/>
              </w:rPr>
              <w:br/>
            </w:r>
            <w:r w:rsidRPr="00DB25C4">
              <w:rPr>
                <w:rFonts w:cstheme="minorHAnsi"/>
              </w:rPr>
              <w:br/>
            </w:r>
            <w:proofErr w:type="spellStart"/>
            <w:r w:rsidRPr="00DB25C4">
              <w:rPr>
                <w:rFonts w:cstheme="minorHAnsi"/>
              </w:rPr>
              <w:t>Selain</w:t>
            </w:r>
            <w:proofErr w:type="spellEnd"/>
            <w:r w:rsidRPr="00DB25C4">
              <w:rPr>
                <w:rFonts w:cstheme="minorHAnsi"/>
              </w:rPr>
              <w:t xml:space="preserve"> </w:t>
            </w:r>
            <w:proofErr w:type="spellStart"/>
            <w:r w:rsidRPr="00DB25C4">
              <w:rPr>
                <w:rFonts w:cstheme="minorHAnsi"/>
              </w:rPr>
              <w:t>itu</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yang </w:t>
            </w:r>
            <w:proofErr w:type="spellStart"/>
            <w:r w:rsidRPr="00DB25C4">
              <w:rPr>
                <w:rFonts w:cstheme="minorHAnsi"/>
              </w:rPr>
              <w:t>ada</w:t>
            </w:r>
            <w:proofErr w:type="spellEnd"/>
            <w:r w:rsidRPr="00DB25C4">
              <w:rPr>
                <w:rFonts w:cstheme="minorHAnsi"/>
              </w:rPr>
              <w:t xml:space="preserve"> </w:t>
            </w:r>
            <w:proofErr w:type="spellStart"/>
            <w:r w:rsidRPr="00DB25C4">
              <w:rPr>
                <w:rFonts w:cstheme="minorHAnsi"/>
              </w:rPr>
              <w:t>masih</w:t>
            </w:r>
            <w:proofErr w:type="spellEnd"/>
            <w:r w:rsidRPr="00DB25C4">
              <w:rPr>
                <w:rFonts w:cstheme="minorHAnsi"/>
              </w:rPr>
              <w:t xml:space="preserve"> </w:t>
            </w:r>
            <w:proofErr w:type="spellStart"/>
            <w:r w:rsidRPr="00DB25C4">
              <w:rPr>
                <w:rFonts w:cstheme="minorHAnsi"/>
              </w:rPr>
              <w:t>fokus</w:t>
            </w:r>
            <w:proofErr w:type="spellEnd"/>
            <w:r w:rsidRPr="00DB25C4">
              <w:rPr>
                <w:rFonts w:cstheme="minorHAnsi"/>
              </w:rPr>
              <w:t xml:space="preserve"> pada </w:t>
            </w:r>
            <w:proofErr w:type="spellStart"/>
            <w:r w:rsidRPr="00DB25C4">
              <w:rPr>
                <w:rFonts w:cstheme="minorHAnsi"/>
              </w:rPr>
              <w:t>bahasa</w:t>
            </w:r>
            <w:proofErr w:type="spellEnd"/>
            <w:r w:rsidRPr="00DB25C4">
              <w:rPr>
                <w:rFonts w:cstheme="minorHAnsi"/>
              </w:rPr>
              <w:t xml:space="preserve"> Mandarin </w:t>
            </w:r>
            <w:proofErr w:type="spellStart"/>
            <w:r w:rsidRPr="00DB25C4">
              <w:rPr>
                <w:rFonts w:cstheme="minorHAnsi"/>
              </w:rPr>
              <w:t>saja</w:t>
            </w:r>
            <w:proofErr w:type="spellEnd"/>
            <w:r w:rsidRPr="00DB25C4">
              <w:rPr>
                <w:rFonts w:cstheme="minorHAnsi"/>
              </w:rPr>
              <w:t xml:space="preserve">. Oleh </w:t>
            </w:r>
            <w:proofErr w:type="spellStart"/>
            <w:r w:rsidRPr="00DB25C4">
              <w:rPr>
                <w:rFonts w:cstheme="minorHAnsi"/>
              </w:rPr>
              <w:t>sebab</w:t>
            </w:r>
            <w:proofErr w:type="spellEnd"/>
            <w:r w:rsidRPr="00DB25C4">
              <w:rPr>
                <w:rFonts w:cstheme="minorHAnsi"/>
              </w:rPr>
              <w:t xml:space="preserve"> </w:t>
            </w:r>
            <w:proofErr w:type="spellStart"/>
            <w:r w:rsidRPr="00DB25C4">
              <w:rPr>
                <w:rFonts w:cstheme="minorHAnsi"/>
              </w:rPr>
              <w:t>itu</w:t>
            </w:r>
            <w:proofErr w:type="spellEnd"/>
            <w:r w:rsidRPr="00DB25C4">
              <w:rPr>
                <w:rFonts w:cstheme="minorHAnsi"/>
              </w:rPr>
              <w:t xml:space="preserve">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disusun</w:t>
            </w:r>
            <w:proofErr w:type="spellEnd"/>
            <w:r w:rsidRPr="00DB25C4">
              <w:rPr>
                <w:rFonts w:cstheme="minorHAnsi"/>
              </w:rPr>
              <w:t xml:space="preserve"> </w:t>
            </w:r>
            <w:proofErr w:type="spellStart"/>
            <w:r w:rsidRPr="00DB25C4">
              <w:rPr>
                <w:rFonts w:cstheme="minorHAnsi"/>
              </w:rPr>
              <w:t>lebih</w:t>
            </w:r>
            <w:proofErr w:type="spellEnd"/>
            <w:r w:rsidRPr="00DB25C4">
              <w:rPr>
                <w:rFonts w:cstheme="minorHAnsi"/>
              </w:rPr>
              <w:t xml:space="preserve"> </w:t>
            </w:r>
            <w:proofErr w:type="spellStart"/>
            <w:r w:rsidRPr="00DB25C4">
              <w:rPr>
                <w:rFonts w:cstheme="minorHAnsi"/>
              </w:rPr>
              <w:t>spesifik</w:t>
            </w:r>
            <w:proofErr w:type="spellEnd"/>
            <w:r w:rsidRPr="00DB25C4">
              <w:rPr>
                <w:rFonts w:cstheme="minorHAnsi"/>
              </w:rPr>
              <w:t xml:space="preserve"> </w:t>
            </w:r>
            <w:proofErr w:type="spellStart"/>
            <w:r w:rsidRPr="00DB25C4">
              <w:rPr>
                <w:rFonts w:cstheme="minorHAnsi"/>
              </w:rPr>
              <w:t>lagi</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yang </w:t>
            </w:r>
            <w:proofErr w:type="spellStart"/>
            <w:r w:rsidRPr="00DB25C4">
              <w:rPr>
                <w:rFonts w:cstheme="minorHAnsi"/>
              </w:rPr>
              <w:t>mengarah</w:t>
            </w:r>
            <w:proofErr w:type="spellEnd"/>
            <w:r w:rsidRPr="00DB25C4">
              <w:rPr>
                <w:rFonts w:cstheme="minorHAnsi"/>
              </w:rPr>
              <w:t xml:space="preserve"> pada </w:t>
            </w:r>
            <w:proofErr w:type="spellStart"/>
            <w:r w:rsidRPr="00DB25C4">
              <w:rPr>
                <w:rFonts w:cstheme="minorHAnsi"/>
              </w:rPr>
              <w:t>bidang</w:t>
            </w:r>
            <w:proofErr w:type="spellEnd"/>
            <w:r w:rsidRPr="00DB25C4">
              <w:rPr>
                <w:rFonts w:cstheme="minorHAnsi"/>
              </w:rPr>
              <w:t xml:space="preserve"> </w:t>
            </w:r>
            <w:proofErr w:type="spellStart"/>
            <w:r w:rsidRPr="00DB25C4">
              <w:rPr>
                <w:rFonts w:cstheme="minorHAnsi"/>
              </w:rPr>
              <w:t>pendidikan</w:t>
            </w:r>
            <w:proofErr w:type="spellEnd"/>
            <w:r w:rsidRPr="00DB25C4">
              <w:rPr>
                <w:rFonts w:cstheme="minorHAnsi"/>
              </w:rPr>
              <w:t xml:space="preserve"> dan </w:t>
            </w:r>
            <w:proofErr w:type="spellStart"/>
            <w:r w:rsidRPr="00DB25C4">
              <w:rPr>
                <w:rFonts w:cstheme="minorHAnsi"/>
              </w:rPr>
              <w:t>penerjemahan</w:t>
            </w:r>
            <w:proofErr w:type="spellEnd"/>
            <w:r w:rsidRPr="00DB25C4">
              <w:rPr>
                <w:rFonts w:cstheme="minorHAnsi"/>
              </w:rPr>
              <w:t xml:space="preserve">. </w:t>
            </w:r>
          </w:p>
        </w:tc>
      </w:tr>
      <w:tr w:rsidR="0076297E" w:rsidRPr="00DB25C4" w14:paraId="1AB9BA6C" w14:textId="77777777" w:rsidTr="00162F42">
        <w:tc>
          <w:tcPr>
            <w:tcW w:w="562" w:type="dxa"/>
          </w:tcPr>
          <w:p w14:paraId="0978D3CF" w14:textId="77777777" w:rsidR="0076297E" w:rsidRPr="00DB25C4" w:rsidRDefault="0076297E" w:rsidP="00687314">
            <w:pPr>
              <w:spacing w:after="0" w:line="240" w:lineRule="auto"/>
              <w:jc w:val="both"/>
              <w:rPr>
                <w:rFonts w:cstheme="minorHAnsi"/>
              </w:rPr>
            </w:pPr>
            <w:r w:rsidRPr="00DB25C4">
              <w:rPr>
                <w:rFonts w:cstheme="minorHAnsi"/>
              </w:rPr>
              <w:t>2</w:t>
            </w:r>
          </w:p>
        </w:tc>
        <w:tc>
          <w:tcPr>
            <w:tcW w:w="1560" w:type="dxa"/>
          </w:tcPr>
          <w:p w14:paraId="7B625CF9" w14:textId="77777777" w:rsidR="0076297E" w:rsidRPr="00DB25C4" w:rsidRDefault="0076297E" w:rsidP="00687314">
            <w:pPr>
              <w:spacing w:after="0" w:line="240" w:lineRule="auto"/>
              <w:jc w:val="both"/>
              <w:rPr>
                <w:rFonts w:cstheme="minorHAnsi"/>
              </w:rPr>
            </w:pPr>
            <w:proofErr w:type="spellStart"/>
            <w:r w:rsidRPr="00DB25C4">
              <w:rPr>
                <w:rFonts w:cstheme="minorHAnsi"/>
              </w:rPr>
              <w:t>Produktivitas</w:t>
            </w:r>
            <w:proofErr w:type="spellEnd"/>
          </w:p>
        </w:tc>
        <w:tc>
          <w:tcPr>
            <w:tcW w:w="3685" w:type="dxa"/>
          </w:tcPr>
          <w:p w14:paraId="0795C62E" w14:textId="3311FFF1" w:rsidR="0076297E" w:rsidRPr="00DB25C4" w:rsidRDefault="0076297E" w:rsidP="00687314">
            <w:pPr>
              <w:spacing w:after="0" w:line="240" w:lineRule="auto"/>
              <w:jc w:val="both"/>
              <w:rPr>
                <w:rFonts w:cstheme="minorHAnsi"/>
              </w:rPr>
            </w:pPr>
            <w:r w:rsidRPr="00DB25C4">
              <w:rPr>
                <w:rFonts w:cstheme="minorHAnsi"/>
              </w:rPr>
              <w:t xml:space="preserve">Pada </w:t>
            </w:r>
            <w:proofErr w:type="spellStart"/>
            <w:r w:rsidRPr="00DB25C4">
              <w:rPr>
                <w:rFonts w:cstheme="minorHAnsi"/>
              </w:rPr>
              <w:t>aspek</w:t>
            </w:r>
            <w:proofErr w:type="spellEnd"/>
            <w:r w:rsidRPr="00DB25C4">
              <w:rPr>
                <w:rFonts w:cstheme="minorHAnsi"/>
              </w:rPr>
              <w:t xml:space="preserve"> </w:t>
            </w:r>
            <w:proofErr w:type="spellStart"/>
            <w:r w:rsidRPr="00DB25C4">
              <w:rPr>
                <w:rFonts w:cstheme="minorHAnsi"/>
              </w:rPr>
              <w:t>produktivitas</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terjadi</w:t>
            </w:r>
            <w:proofErr w:type="spellEnd"/>
            <w:r w:rsidRPr="00DB25C4">
              <w:rPr>
                <w:rFonts w:cstheme="minorHAnsi"/>
              </w:rPr>
              <w:t xml:space="preserve"> </w:t>
            </w:r>
            <w:proofErr w:type="spellStart"/>
            <w:r w:rsidRPr="00DB25C4">
              <w:rPr>
                <w:rFonts w:cstheme="minorHAnsi"/>
              </w:rPr>
              <w:t>peningkatan</w:t>
            </w:r>
            <w:proofErr w:type="spellEnd"/>
            <w:r w:rsidRPr="00DB25C4">
              <w:rPr>
                <w:rFonts w:cstheme="minorHAnsi"/>
              </w:rPr>
              <w:t xml:space="preserve"> yang </w:t>
            </w:r>
            <w:proofErr w:type="spellStart"/>
            <w:r w:rsidRPr="00DB25C4">
              <w:rPr>
                <w:rFonts w:cstheme="minorHAnsi"/>
              </w:rPr>
              <w:t>signifikan</w:t>
            </w:r>
            <w:proofErr w:type="spellEnd"/>
            <w:r w:rsidRPr="00DB25C4">
              <w:rPr>
                <w:rFonts w:cstheme="minorHAnsi"/>
              </w:rPr>
              <w:t xml:space="preserve"> </w:t>
            </w:r>
            <w:proofErr w:type="spellStart"/>
            <w:r w:rsidRPr="00DB25C4">
              <w:rPr>
                <w:rFonts w:cstheme="minorHAnsi"/>
              </w:rPr>
              <w:t>jika</w:t>
            </w:r>
            <w:proofErr w:type="spellEnd"/>
            <w:r w:rsidRPr="00DB25C4">
              <w:rPr>
                <w:rFonts w:cstheme="minorHAnsi"/>
              </w:rPr>
              <w:t xml:space="preserve"> </w:t>
            </w:r>
            <w:proofErr w:type="spellStart"/>
            <w:r w:rsidRPr="00DB25C4">
              <w:rPr>
                <w:rFonts w:cstheme="minorHAnsi"/>
              </w:rPr>
              <w:t>dibandingkan</w:t>
            </w:r>
            <w:proofErr w:type="spellEnd"/>
            <w:r w:rsidRPr="00DB25C4">
              <w:rPr>
                <w:rFonts w:cstheme="minorHAnsi"/>
              </w:rPr>
              <w:t xml:space="preserve"> TS-2 </w:t>
            </w:r>
            <w:r w:rsidR="00162F42" w:rsidRPr="00DB25C4">
              <w:rPr>
                <w:rFonts w:cstheme="minorHAnsi"/>
              </w:rPr>
              <w:t>dan TS-1</w:t>
            </w:r>
            <w:r w:rsidRPr="00DB25C4">
              <w:rPr>
                <w:rFonts w:cstheme="minorHAnsi"/>
              </w:rPr>
              <w:t xml:space="preserve">. </w:t>
            </w:r>
            <w:proofErr w:type="spellStart"/>
            <w:r w:rsidRPr="00DB25C4">
              <w:rPr>
                <w:rFonts w:cstheme="minorHAnsi"/>
              </w:rPr>
              <w:t>Selain</w:t>
            </w:r>
            <w:proofErr w:type="spellEnd"/>
            <w:r w:rsidRPr="00DB25C4">
              <w:rPr>
                <w:rFonts w:cstheme="minorHAnsi"/>
              </w:rPr>
              <w:t xml:space="preserve"> </w:t>
            </w:r>
            <w:proofErr w:type="spellStart"/>
            <w:r w:rsidRPr="00DB25C4">
              <w:rPr>
                <w:rFonts w:cstheme="minorHAnsi"/>
              </w:rPr>
              <w:t>itu</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sudah</w:t>
            </w:r>
            <w:proofErr w:type="spellEnd"/>
            <w:r w:rsidRPr="00DB25C4">
              <w:rPr>
                <w:rFonts w:cstheme="minorHAnsi"/>
              </w:rPr>
              <w:t xml:space="preserve"> </w:t>
            </w:r>
            <w:proofErr w:type="spellStart"/>
            <w:r w:rsidRPr="00DB25C4">
              <w:rPr>
                <w:rFonts w:cstheme="minorHAnsi"/>
              </w:rPr>
              <w:t>melibatkan</w:t>
            </w:r>
            <w:proofErr w:type="spellEnd"/>
            <w:r w:rsidRPr="00DB25C4">
              <w:rPr>
                <w:rFonts w:cstheme="minorHAnsi"/>
              </w:rPr>
              <w:t xml:space="preserve"> 2 </w:t>
            </w:r>
            <w:proofErr w:type="spellStart"/>
            <w:r w:rsidRPr="00DB25C4">
              <w:rPr>
                <w:rFonts w:cstheme="minorHAnsi"/>
              </w:rPr>
              <w:t>mahasiswa</w:t>
            </w:r>
            <w:proofErr w:type="spellEnd"/>
            <w:r w:rsidRPr="00DB25C4">
              <w:rPr>
                <w:rFonts w:cstheme="minorHAnsi"/>
              </w:rPr>
              <w:t xml:space="preserve">. </w:t>
            </w:r>
          </w:p>
        </w:tc>
        <w:tc>
          <w:tcPr>
            <w:tcW w:w="3402" w:type="dxa"/>
          </w:tcPr>
          <w:p w14:paraId="17E080CB" w14:textId="77777777" w:rsidR="0076297E" w:rsidRPr="00DB25C4" w:rsidRDefault="0076297E" w:rsidP="00687314">
            <w:pPr>
              <w:spacing w:after="0" w:line="240" w:lineRule="auto"/>
              <w:jc w:val="both"/>
              <w:rPr>
                <w:rFonts w:cstheme="minorHAnsi"/>
              </w:rPr>
            </w:pPr>
            <w:proofErr w:type="spellStart"/>
            <w:r w:rsidRPr="00DB25C4">
              <w:rPr>
                <w:rFonts w:cstheme="minorHAnsi"/>
              </w:rPr>
              <w:t>Produktivitas</w:t>
            </w:r>
            <w:proofErr w:type="spellEnd"/>
            <w:r w:rsidRPr="00DB25C4">
              <w:rPr>
                <w:rFonts w:cstheme="minorHAnsi"/>
              </w:rPr>
              <w:t xml:space="preserve"> DTPS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w:t>
            </w:r>
            <w:proofErr w:type="spellStart"/>
            <w:r w:rsidRPr="00DB25C4">
              <w:rPr>
                <w:rFonts w:cstheme="minorHAnsi"/>
              </w:rPr>
              <w:t>belum</w:t>
            </w:r>
            <w:proofErr w:type="spellEnd"/>
            <w:r w:rsidRPr="00DB25C4">
              <w:rPr>
                <w:rFonts w:cstheme="minorHAnsi"/>
              </w:rPr>
              <w:t xml:space="preserve"> </w:t>
            </w:r>
            <w:proofErr w:type="spellStart"/>
            <w:r w:rsidRPr="00DB25C4">
              <w:rPr>
                <w:rFonts w:cstheme="minorHAnsi"/>
              </w:rPr>
              <w:t>tersebar</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merata</w:t>
            </w:r>
            <w:proofErr w:type="spellEnd"/>
            <w:r w:rsidRPr="00DB25C4">
              <w:rPr>
                <w:rFonts w:cstheme="minorHAnsi"/>
              </w:rPr>
              <w:t xml:space="preserve"> pada </w:t>
            </w:r>
            <w:proofErr w:type="spellStart"/>
            <w:r w:rsidRPr="00DB25C4">
              <w:rPr>
                <w:rFonts w:cstheme="minorHAnsi"/>
                <w:i/>
              </w:rPr>
              <w:t>kelompok</w:t>
            </w:r>
            <w:proofErr w:type="spellEnd"/>
            <w:r w:rsidRPr="00DB25C4">
              <w:rPr>
                <w:rFonts w:cstheme="minorHAnsi"/>
                <w:i/>
              </w:rPr>
              <w:t xml:space="preserve"> </w:t>
            </w:r>
            <w:proofErr w:type="spellStart"/>
            <w:r w:rsidRPr="00DB25C4">
              <w:rPr>
                <w:rFonts w:cstheme="minorHAnsi"/>
                <w:i/>
              </w:rPr>
              <w:t>riset</w:t>
            </w:r>
            <w:proofErr w:type="spellEnd"/>
            <w:r w:rsidRPr="00DB25C4">
              <w:rPr>
                <w:rFonts w:cstheme="minorHAnsi"/>
                <w:i/>
              </w:rPr>
              <w:t xml:space="preserve"> </w:t>
            </w:r>
            <w:r w:rsidRPr="00DB25C4">
              <w:rPr>
                <w:rFonts w:cstheme="minorHAnsi"/>
              </w:rPr>
              <w:t xml:space="preserve">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dibuat</w:t>
            </w:r>
            <w:proofErr w:type="spellEnd"/>
            <w:r w:rsidRPr="00DB25C4">
              <w:rPr>
                <w:rFonts w:cstheme="minorHAnsi"/>
              </w:rPr>
              <w:t xml:space="preserve">. </w:t>
            </w:r>
            <w:proofErr w:type="spellStart"/>
            <w:r w:rsidRPr="00DB25C4">
              <w:rPr>
                <w:rFonts w:cstheme="minorHAnsi"/>
              </w:rPr>
              <w:t>Namun</w:t>
            </w:r>
            <w:proofErr w:type="spellEnd"/>
            <w:r w:rsidRPr="00DB25C4">
              <w:rPr>
                <w:rFonts w:cstheme="minorHAnsi"/>
              </w:rPr>
              <w:t xml:space="preserve">, </w:t>
            </w: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yang </w:t>
            </w:r>
            <w:proofErr w:type="spellStart"/>
            <w:r w:rsidRPr="00DB25C4">
              <w:rPr>
                <w:rFonts w:cstheme="minorHAnsi"/>
              </w:rPr>
              <w:t>terlibat</w:t>
            </w:r>
            <w:proofErr w:type="spellEnd"/>
            <w:r w:rsidRPr="00DB25C4">
              <w:rPr>
                <w:rFonts w:cstheme="minorHAnsi"/>
              </w:rPr>
              <w:t xml:space="preserve"> </w:t>
            </w:r>
            <w:proofErr w:type="spellStart"/>
            <w:r w:rsidRPr="00DB25C4">
              <w:rPr>
                <w:rFonts w:cstheme="minorHAnsi"/>
              </w:rPr>
              <w:t>masih</w:t>
            </w:r>
            <w:proofErr w:type="spellEnd"/>
            <w:r w:rsidRPr="00DB25C4">
              <w:rPr>
                <w:rFonts w:cstheme="minorHAnsi"/>
              </w:rPr>
              <w:t xml:space="preserve"> </w:t>
            </w:r>
            <w:proofErr w:type="spellStart"/>
            <w:r w:rsidRPr="00DB25C4">
              <w:rPr>
                <w:rFonts w:cstheme="minorHAnsi"/>
              </w:rPr>
              <w:t>perlu</w:t>
            </w:r>
            <w:proofErr w:type="spellEnd"/>
            <w:r w:rsidRPr="00DB25C4">
              <w:rPr>
                <w:rFonts w:cstheme="minorHAnsi"/>
              </w:rPr>
              <w:t xml:space="preserve"> </w:t>
            </w:r>
            <w:proofErr w:type="spellStart"/>
            <w:r w:rsidRPr="00DB25C4">
              <w:rPr>
                <w:rFonts w:cstheme="minorHAnsi"/>
              </w:rPr>
              <w:t>ditingkatkan</w:t>
            </w:r>
            <w:proofErr w:type="spellEnd"/>
            <w:r w:rsidRPr="00DB25C4">
              <w:rPr>
                <w:rFonts w:cstheme="minorHAnsi"/>
              </w:rPr>
              <w:t xml:space="preserve">. </w:t>
            </w:r>
          </w:p>
        </w:tc>
      </w:tr>
      <w:tr w:rsidR="0076297E" w:rsidRPr="00DB25C4" w14:paraId="46E117F6" w14:textId="77777777" w:rsidTr="00162F42">
        <w:tc>
          <w:tcPr>
            <w:tcW w:w="562" w:type="dxa"/>
          </w:tcPr>
          <w:p w14:paraId="6231906F" w14:textId="77777777" w:rsidR="0076297E" w:rsidRPr="00DB25C4" w:rsidRDefault="0076297E" w:rsidP="00687314">
            <w:pPr>
              <w:spacing w:after="0" w:line="240" w:lineRule="auto"/>
              <w:jc w:val="both"/>
              <w:rPr>
                <w:rFonts w:cstheme="minorHAnsi"/>
              </w:rPr>
            </w:pPr>
            <w:r w:rsidRPr="00DB25C4">
              <w:rPr>
                <w:rFonts w:cstheme="minorHAnsi"/>
              </w:rPr>
              <w:t>3</w:t>
            </w:r>
          </w:p>
        </w:tc>
        <w:tc>
          <w:tcPr>
            <w:tcW w:w="1560" w:type="dxa"/>
          </w:tcPr>
          <w:p w14:paraId="227ECBF1" w14:textId="77777777" w:rsidR="0076297E" w:rsidRPr="00DB25C4" w:rsidRDefault="0076297E" w:rsidP="00687314">
            <w:pPr>
              <w:spacing w:after="0" w:line="240" w:lineRule="auto"/>
              <w:jc w:val="both"/>
              <w:rPr>
                <w:rFonts w:cstheme="minorHAnsi"/>
              </w:rPr>
            </w:pPr>
            <w:proofErr w:type="spellStart"/>
            <w:r w:rsidRPr="00DB25C4">
              <w:rPr>
                <w:rFonts w:cstheme="minorHAnsi"/>
              </w:rPr>
              <w:t>Relevansi</w:t>
            </w:r>
            <w:proofErr w:type="spellEnd"/>
          </w:p>
        </w:tc>
        <w:tc>
          <w:tcPr>
            <w:tcW w:w="3685" w:type="dxa"/>
          </w:tcPr>
          <w:p w14:paraId="75629951" w14:textId="77777777" w:rsidR="0076297E" w:rsidRPr="00DB25C4" w:rsidRDefault="0076297E" w:rsidP="00687314">
            <w:pPr>
              <w:spacing w:after="0" w:line="240" w:lineRule="auto"/>
              <w:jc w:val="both"/>
              <w:rPr>
                <w:rFonts w:cstheme="minorHAnsi"/>
              </w:rPr>
            </w:pPr>
            <w:proofErr w:type="spellStart"/>
            <w:r w:rsidRPr="00DB25C4">
              <w:rPr>
                <w:rFonts w:cstheme="minorHAnsi"/>
              </w:rPr>
              <w:t>Relevansi</w:t>
            </w:r>
            <w:proofErr w:type="spellEnd"/>
            <w:r w:rsidRPr="00DB25C4">
              <w:rPr>
                <w:rFonts w:cstheme="minorHAnsi"/>
              </w:rPr>
              <w:t xml:space="preserve"> SOP </w:t>
            </w:r>
            <w:proofErr w:type="spellStart"/>
            <w:r w:rsidRPr="00DB25C4">
              <w:rPr>
                <w:rFonts w:cstheme="minorHAnsi"/>
              </w:rPr>
              <w:t>penelitian</w:t>
            </w:r>
            <w:proofErr w:type="spellEnd"/>
            <w:r w:rsidRPr="00DB25C4">
              <w:rPr>
                <w:rFonts w:cstheme="minorHAnsi"/>
              </w:rPr>
              <w:t xml:space="preserve"> DTPS yang </w:t>
            </w:r>
            <w:proofErr w:type="spellStart"/>
            <w:r w:rsidRPr="00DB25C4">
              <w:rPr>
                <w:rFonts w:cstheme="minorHAnsi"/>
              </w:rPr>
              <w:t>meliibatkan</w:t>
            </w:r>
            <w:proofErr w:type="spellEnd"/>
            <w:r w:rsidRPr="00DB25C4">
              <w:rPr>
                <w:rFonts w:cstheme="minorHAnsi"/>
              </w:rPr>
              <w:t xml:space="preserve"> </w:t>
            </w:r>
            <w:proofErr w:type="spellStart"/>
            <w:r w:rsidRPr="00DB25C4">
              <w:rPr>
                <w:rFonts w:cstheme="minorHAnsi"/>
              </w:rPr>
              <w:t>mahasiwa</w:t>
            </w:r>
            <w:proofErr w:type="spellEnd"/>
            <w:r w:rsidRPr="00DB25C4">
              <w:rPr>
                <w:rFonts w:cstheme="minorHAnsi"/>
              </w:rPr>
              <w:t xml:space="preserve"> </w:t>
            </w:r>
            <w:proofErr w:type="spellStart"/>
            <w:r w:rsidRPr="00DB25C4">
              <w:rPr>
                <w:rFonts w:cstheme="minorHAnsi"/>
              </w:rPr>
              <w:t>sudah</w:t>
            </w:r>
            <w:proofErr w:type="spellEnd"/>
            <w:r w:rsidRPr="00DB25C4">
              <w:rPr>
                <w:rFonts w:cstheme="minorHAnsi"/>
              </w:rPr>
              <w:t xml:space="preserve"> </w:t>
            </w:r>
            <w:proofErr w:type="spellStart"/>
            <w:r w:rsidRPr="00DB25C4">
              <w:rPr>
                <w:rFonts w:cstheme="minorHAnsi"/>
              </w:rPr>
              <w:t>cukup</w:t>
            </w:r>
            <w:proofErr w:type="spellEnd"/>
            <w:r w:rsidRPr="00DB25C4">
              <w:rPr>
                <w:rFonts w:cstheme="minorHAnsi"/>
              </w:rPr>
              <w:t xml:space="preserve"> </w:t>
            </w:r>
            <w:proofErr w:type="spellStart"/>
            <w:r w:rsidRPr="00DB25C4">
              <w:rPr>
                <w:rFonts w:cstheme="minorHAnsi"/>
              </w:rPr>
              <w:t>relevan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masing-masing </w:t>
            </w:r>
            <w:proofErr w:type="spellStart"/>
            <w:r w:rsidRPr="00DB25C4">
              <w:rPr>
                <w:rFonts w:cstheme="minorHAnsi"/>
              </w:rPr>
              <w:t>dosen</w:t>
            </w:r>
            <w:proofErr w:type="spellEnd"/>
            <w:r w:rsidRPr="00DB25C4">
              <w:rPr>
                <w:rFonts w:cstheme="minorHAnsi"/>
              </w:rPr>
              <w:t xml:space="preserve"> dan </w:t>
            </w:r>
            <w:proofErr w:type="spellStart"/>
            <w:r w:rsidRPr="00DB25C4">
              <w:rPr>
                <w:rFonts w:cstheme="minorHAnsi"/>
              </w:rPr>
              <w:t>sejalan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roadmap </w:t>
            </w:r>
            <w:proofErr w:type="spellStart"/>
            <w:r w:rsidRPr="00DB25C4">
              <w:rPr>
                <w:rFonts w:cstheme="minorHAnsi"/>
              </w:rPr>
              <w:t>penelitian</w:t>
            </w:r>
            <w:proofErr w:type="spellEnd"/>
          </w:p>
        </w:tc>
        <w:tc>
          <w:tcPr>
            <w:tcW w:w="3402" w:type="dxa"/>
          </w:tcPr>
          <w:p w14:paraId="62A09E2D" w14:textId="77777777" w:rsidR="0076297E" w:rsidRPr="00DB25C4" w:rsidRDefault="0076297E" w:rsidP="00687314">
            <w:pPr>
              <w:spacing w:after="0" w:line="240" w:lineRule="auto"/>
              <w:jc w:val="both"/>
              <w:rPr>
                <w:rFonts w:cstheme="minorHAnsi"/>
              </w:rPr>
            </w:pPr>
            <w:proofErr w:type="spellStart"/>
            <w:r w:rsidRPr="00DB25C4">
              <w:rPr>
                <w:rFonts w:cstheme="minorHAnsi"/>
              </w:rPr>
              <w:t>Terdapat</w:t>
            </w:r>
            <w:proofErr w:type="spellEnd"/>
            <w:r w:rsidRPr="00DB25C4">
              <w:rPr>
                <w:rFonts w:cstheme="minorHAnsi"/>
              </w:rPr>
              <w:t xml:space="preserve"> </w:t>
            </w:r>
            <w:proofErr w:type="spellStart"/>
            <w:r w:rsidRPr="00DB25C4">
              <w:rPr>
                <w:rFonts w:cstheme="minorHAnsi"/>
              </w:rPr>
              <w:t>beberapa</w:t>
            </w:r>
            <w:proofErr w:type="spellEnd"/>
            <w:r w:rsidRPr="00DB25C4">
              <w:rPr>
                <w:rFonts w:cstheme="minorHAnsi"/>
              </w:rPr>
              <w:t xml:space="preserve"> </w:t>
            </w:r>
            <w:proofErr w:type="spellStart"/>
            <w:r w:rsidRPr="00DB25C4">
              <w:rPr>
                <w:rFonts w:cstheme="minorHAnsi"/>
              </w:rPr>
              <w:t>judul</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yang </w:t>
            </w:r>
            <w:proofErr w:type="spellStart"/>
            <w:r w:rsidRPr="00DB25C4">
              <w:rPr>
                <w:rFonts w:cstheme="minorHAnsi"/>
              </w:rPr>
              <w:t>mencakup</w:t>
            </w:r>
            <w:proofErr w:type="spellEnd"/>
            <w:r w:rsidRPr="00DB25C4">
              <w:rPr>
                <w:rFonts w:cstheme="minorHAnsi"/>
              </w:rPr>
              <w:t xml:space="preserve"> general </w:t>
            </w:r>
            <w:proofErr w:type="spellStart"/>
            <w:r w:rsidRPr="00DB25C4">
              <w:rPr>
                <w:rFonts w:cstheme="minorHAnsi"/>
              </w:rPr>
              <w:t>topik</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expertise DTPS yang </w:t>
            </w:r>
            <w:proofErr w:type="spellStart"/>
            <w:r w:rsidRPr="00DB25C4">
              <w:rPr>
                <w:rFonts w:cstheme="minorHAnsi"/>
              </w:rPr>
              <w:t>melakukan</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melibatkan</w:t>
            </w:r>
            <w:proofErr w:type="spellEnd"/>
            <w:r w:rsidRPr="00DB25C4">
              <w:rPr>
                <w:rFonts w:cstheme="minorHAnsi"/>
              </w:rPr>
              <w:t xml:space="preserve"> </w:t>
            </w:r>
            <w:proofErr w:type="spellStart"/>
            <w:r w:rsidRPr="00DB25C4">
              <w:rPr>
                <w:rFonts w:cstheme="minorHAnsi"/>
              </w:rPr>
              <w:t>mahasiswa</w:t>
            </w:r>
            <w:proofErr w:type="spellEnd"/>
          </w:p>
        </w:tc>
      </w:tr>
      <w:tr w:rsidR="0076297E" w:rsidRPr="00DB25C4" w14:paraId="745C6F41" w14:textId="77777777" w:rsidTr="00162F42">
        <w:tc>
          <w:tcPr>
            <w:tcW w:w="562" w:type="dxa"/>
          </w:tcPr>
          <w:p w14:paraId="44611C9F" w14:textId="77777777" w:rsidR="0076297E" w:rsidRPr="00DB25C4" w:rsidRDefault="0076297E" w:rsidP="00687314">
            <w:pPr>
              <w:spacing w:after="0" w:line="240" w:lineRule="auto"/>
              <w:jc w:val="both"/>
              <w:rPr>
                <w:rFonts w:cstheme="minorHAnsi"/>
              </w:rPr>
            </w:pPr>
            <w:r w:rsidRPr="00DB25C4">
              <w:rPr>
                <w:rFonts w:cstheme="minorHAnsi"/>
              </w:rPr>
              <w:t>4</w:t>
            </w:r>
          </w:p>
        </w:tc>
        <w:tc>
          <w:tcPr>
            <w:tcW w:w="1560" w:type="dxa"/>
          </w:tcPr>
          <w:p w14:paraId="5C93DAF3" w14:textId="77777777" w:rsidR="0076297E" w:rsidRPr="00DB25C4" w:rsidRDefault="0076297E" w:rsidP="00687314">
            <w:pPr>
              <w:spacing w:after="0" w:line="240" w:lineRule="auto"/>
              <w:jc w:val="both"/>
              <w:rPr>
                <w:rFonts w:cstheme="minorHAnsi"/>
              </w:rPr>
            </w:pPr>
            <w:proofErr w:type="spellStart"/>
            <w:r w:rsidRPr="00DB25C4">
              <w:rPr>
                <w:rFonts w:cstheme="minorHAnsi"/>
              </w:rPr>
              <w:t>Pelibatan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w:t>
            </w:r>
            <w:proofErr w:type="spellStart"/>
            <w:r w:rsidRPr="00DB25C4">
              <w:rPr>
                <w:rFonts w:cstheme="minorHAnsi"/>
              </w:rPr>
              <w:t>dosen</w:t>
            </w:r>
            <w:proofErr w:type="spellEnd"/>
          </w:p>
        </w:tc>
        <w:tc>
          <w:tcPr>
            <w:tcW w:w="3685" w:type="dxa"/>
          </w:tcPr>
          <w:p w14:paraId="2F43784A" w14:textId="77777777" w:rsidR="0076297E" w:rsidRPr="00DB25C4" w:rsidRDefault="0076297E" w:rsidP="00687314">
            <w:pPr>
              <w:spacing w:after="0" w:line="240" w:lineRule="auto"/>
              <w:jc w:val="both"/>
              <w:rPr>
                <w:rFonts w:cstheme="minorHAnsi"/>
              </w:rPr>
            </w:pPr>
            <w:proofErr w:type="spellStart"/>
            <w:r w:rsidRPr="00DB25C4">
              <w:rPr>
                <w:rFonts w:cstheme="minorHAnsi"/>
              </w:rPr>
              <w:t>Pelibatan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DTPS </w:t>
            </w:r>
            <w:proofErr w:type="spellStart"/>
            <w:r w:rsidRPr="00DB25C4">
              <w:rPr>
                <w:rFonts w:cstheme="minorHAnsi"/>
              </w:rPr>
              <w:t>sudah</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presentase</w:t>
            </w:r>
            <w:proofErr w:type="spellEnd"/>
            <w:r w:rsidRPr="00DB25C4">
              <w:rPr>
                <w:rFonts w:cstheme="minorHAnsi"/>
              </w:rPr>
              <w:t xml:space="preserve"> </w:t>
            </w:r>
            <w:proofErr w:type="spellStart"/>
            <w:r w:rsidRPr="00DB25C4">
              <w:rPr>
                <w:rFonts w:cstheme="minorHAnsi"/>
              </w:rPr>
              <w:t>sebanyak</w:t>
            </w:r>
            <w:proofErr w:type="spellEnd"/>
            <w:r w:rsidRPr="00DB25C4">
              <w:rPr>
                <w:rFonts w:cstheme="minorHAnsi"/>
              </w:rPr>
              <w:t xml:space="preserve"> 15%.</w:t>
            </w:r>
            <w:r w:rsidRPr="00DB25C4">
              <w:rPr>
                <w:rFonts w:cstheme="minorHAnsi"/>
              </w:rPr>
              <w:br/>
            </w:r>
            <w:proofErr w:type="spellStart"/>
            <w:r w:rsidRPr="00DB25C4">
              <w:rPr>
                <w:rFonts w:cstheme="minorHAnsi"/>
              </w:rPr>
              <w:t>Merujuk</w:t>
            </w:r>
            <w:proofErr w:type="spellEnd"/>
            <w:r w:rsidRPr="00DB25C4">
              <w:rPr>
                <w:rFonts w:cstheme="minorHAnsi"/>
              </w:rPr>
              <w:t xml:space="preserve"> pada job desc, </w:t>
            </w:r>
            <w:proofErr w:type="spellStart"/>
            <w:r w:rsidRPr="00DB25C4">
              <w:rPr>
                <w:rFonts w:cstheme="minorHAnsi"/>
              </w:rPr>
              <w:t>mahasiswa</w:t>
            </w:r>
            <w:proofErr w:type="spellEnd"/>
            <w:r w:rsidRPr="00DB25C4">
              <w:rPr>
                <w:rFonts w:cstheme="minorHAnsi"/>
              </w:rPr>
              <w:t xml:space="preserve"> juga </w:t>
            </w:r>
            <w:proofErr w:type="spellStart"/>
            <w:r w:rsidRPr="00DB25C4">
              <w:rPr>
                <w:rFonts w:cstheme="minorHAnsi"/>
              </w:rPr>
              <w:t>berperan</w:t>
            </w:r>
            <w:proofErr w:type="spellEnd"/>
            <w:r w:rsidRPr="00DB25C4">
              <w:rPr>
                <w:rFonts w:cstheme="minorHAnsi"/>
              </w:rPr>
              <w:t xml:space="preserve"> </w:t>
            </w:r>
            <w:proofErr w:type="spellStart"/>
            <w:r w:rsidRPr="00DB25C4">
              <w:rPr>
                <w:rFonts w:cstheme="minorHAnsi"/>
              </w:rPr>
              <w:t>aktif</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proses </w:t>
            </w:r>
            <w:proofErr w:type="spellStart"/>
            <w:r w:rsidRPr="00DB25C4">
              <w:rPr>
                <w:rFonts w:cstheme="minorHAnsi"/>
              </w:rPr>
              <w:t>penelitian</w:t>
            </w:r>
            <w:proofErr w:type="spellEnd"/>
            <w:r w:rsidRPr="00DB25C4">
              <w:rPr>
                <w:rFonts w:cstheme="minorHAnsi"/>
              </w:rPr>
              <w:t>.</w:t>
            </w:r>
          </w:p>
        </w:tc>
        <w:tc>
          <w:tcPr>
            <w:tcW w:w="3402" w:type="dxa"/>
          </w:tcPr>
          <w:p w14:paraId="4A6A8AD2" w14:textId="77777777" w:rsidR="0076297E" w:rsidRPr="00DB25C4" w:rsidRDefault="0076297E" w:rsidP="00687314">
            <w:pPr>
              <w:spacing w:after="0" w:line="240" w:lineRule="auto"/>
              <w:jc w:val="both"/>
              <w:rPr>
                <w:rFonts w:cstheme="minorHAnsi"/>
              </w:rPr>
            </w:pPr>
            <w:proofErr w:type="spellStart"/>
            <w:r w:rsidRPr="00DB25C4">
              <w:rPr>
                <w:rFonts w:cstheme="minorHAnsi"/>
              </w:rPr>
              <w:t>Menilik</w:t>
            </w:r>
            <w:proofErr w:type="spellEnd"/>
            <w:r w:rsidRPr="00DB25C4">
              <w:rPr>
                <w:rFonts w:cstheme="minorHAnsi"/>
              </w:rPr>
              <w:t xml:space="preserve"> pada </w:t>
            </w:r>
            <w:proofErr w:type="spellStart"/>
            <w:r w:rsidRPr="00DB25C4">
              <w:rPr>
                <w:rFonts w:cstheme="minorHAnsi"/>
              </w:rPr>
              <w:t>kuantitas</w:t>
            </w:r>
            <w:proofErr w:type="spellEnd"/>
            <w:r w:rsidRPr="00DB25C4">
              <w:rPr>
                <w:rFonts w:cstheme="minorHAnsi"/>
              </w:rPr>
              <w:t xml:space="preserve">, </w:t>
            </w:r>
            <w:proofErr w:type="spellStart"/>
            <w:r w:rsidRPr="00DB25C4">
              <w:rPr>
                <w:rFonts w:cstheme="minorHAnsi"/>
              </w:rPr>
              <w:t>persentase</w:t>
            </w:r>
            <w:proofErr w:type="spellEnd"/>
            <w:r w:rsidRPr="00DB25C4">
              <w:rPr>
                <w:rFonts w:cstheme="minorHAnsi"/>
              </w:rPr>
              <w:t xml:space="preserve"> </w:t>
            </w:r>
            <w:proofErr w:type="spellStart"/>
            <w:r w:rsidRPr="00DB25C4">
              <w:rPr>
                <w:rFonts w:cstheme="minorHAnsi"/>
              </w:rPr>
              <w:t>pelibatan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w:t>
            </w:r>
            <w:proofErr w:type="spellStart"/>
            <w:r w:rsidRPr="00DB25C4">
              <w:rPr>
                <w:rFonts w:cstheme="minorHAnsi"/>
              </w:rPr>
              <w:t>masih</w:t>
            </w:r>
            <w:proofErr w:type="spellEnd"/>
            <w:r w:rsidRPr="00DB25C4">
              <w:rPr>
                <w:rFonts w:cstheme="minorHAnsi"/>
              </w:rPr>
              <w:t xml:space="preserve"> </w:t>
            </w:r>
            <w:proofErr w:type="spellStart"/>
            <w:r w:rsidRPr="00DB25C4">
              <w:rPr>
                <w:rFonts w:cstheme="minorHAnsi"/>
              </w:rPr>
              <w:t>tergolong</w:t>
            </w:r>
            <w:proofErr w:type="spellEnd"/>
            <w:r w:rsidRPr="00DB25C4">
              <w:rPr>
                <w:rFonts w:cstheme="minorHAnsi"/>
              </w:rPr>
              <w:t xml:space="preserve"> </w:t>
            </w:r>
            <w:proofErr w:type="spellStart"/>
            <w:r w:rsidRPr="00DB25C4">
              <w:rPr>
                <w:rFonts w:cstheme="minorHAnsi"/>
              </w:rPr>
              <w:t>belum</w:t>
            </w:r>
            <w:proofErr w:type="spellEnd"/>
            <w:r w:rsidRPr="00DB25C4">
              <w:rPr>
                <w:rFonts w:cstheme="minorHAnsi"/>
              </w:rPr>
              <w:t xml:space="preserve"> </w:t>
            </w:r>
            <w:proofErr w:type="spellStart"/>
            <w:r w:rsidRPr="00DB25C4">
              <w:rPr>
                <w:rFonts w:cstheme="minorHAnsi"/>
              </w:rPr>
              <w:t>merata</w:t>
            </w:r>
            <w:proofErr w:type="spellEnd"/>
            <w:r w:rsidRPr="00DB25C4">
              <w:rPr>
                <w:rFonts w:cstheme="minorHAnsi"/>
              </w:rPr>
              <w:t xml:space="preserve"> dan </w:t>
            </w:r>
            <w:proofErr w:type="spellStart"/>
            <w:r w:rsidRPr="00DB25C4">
              <w:rPr>
                <w:rFonts w:cstheme="minorHAnsi"/>
              </w:rPr>
              <w:t>masih</w:t>
            </w:r>
            <w:proofErr w:type="spellEnd"/>
            <w:r w:rsidRPr="00DB25C4">
              <w:rPr>
                <w:rFonts w:cstheme="minorHAnsi"/>
              </w:rPr>
              <w:t xml:space="preserve"> sangat minim. Hal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dapat</w:t>
            </w:r>
            <w:proofErr w:type="spellEnd"/>
            <w:r w:rsidRPr="00DB25C4">
              <w:rPr>
                <w:rFonts w:cstheme="minorHAnsi"/>
              </w:rPr>
              <w:t xml:space="preserve"> </w:t>
            </w:r>
            <w:proofErr w:type="spellStart"/>
            <w:r w:rsidRPr="00DB25C4">
              <w:rPr>
                <w:rFonts w:cstheme="minorHAnsi"/>
              </w:rPr>
              <w:t>dilihat</w:t>
            </w:r>
            <w:proofErr w:type="spellEnd"/>
            <w:r w:rsidRPr="00DB25C4">
              <w:rPr>
                <w:rFonts w:cstheme="minorHAnsi"/>
              </w:rPr>
              <w:t xml:space="preserve"> </w:t>
            </w:r>
            <w:proofErr w:type="spellStart"/>
            <w:r w:rsidRPr="00DB25C4">
              <w:rPr>
                <w:rFonts w:cstheme="minorHAnsi"/>
              </w:rPr>
              <w:t>bahwa</w:t>
            </w:r>
            <w:proofErr w:type="spellEnd"/>
            <w:r w:rsidRPr="00DB25C4">
              <w:rPr>
                <w:rFonts w:cstheme="minorHAnsi"/>
              </w:rPr>
              <w:t xml:space="preserve"> </w:t>
            </w:r>
            <w:proofErr w:type="spellStart"/>
            <w:r w:rsidRPr="00DB25C4">
              <w:rPr>
                <w:rFonts w:cstheme="minorHAnsi"/>
              </w:rPr>
              <w:t>hanya</w:t>
            </w:r>
            <w:proofErr w:type="spellEnd"/>
            <w:r w:rsidRPr="00DB25C4">
              <w:rPr>
                <w:rFonts w:cstheme="minorHAnsi"/>
              </w:rPr>
              <w:t xml:space="preserve"> </w:t>
            </w:r>
            <w:proofErr w:type="spellStart"/>
            <w:r w:rsidRPr="00DB25C4">
              <w:rPr>
                <w:rFonts w:cstheme="minorHAnsi"/>
              </w:rPr>
              <w:t>terdapat</w:t>
            </w:r>
            <w:proofErr w:type="spellEnd"/>
            <w:r w:rsidRPr="00DB25C4">
              <w:rPr>
                <w:rFonts w:cstheme="minorHAnsi"/>
              </w:rPr>
              <w:t xml:space="preserve"> 15%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yang </w:t>
            </w:r>
            <w:proofErr w:type="spellStart"/>
            <w:r w:rsidRPr="00DB25C4">
              <w:rPr>
                <w:rFonts w:cstheme="minorHAnsi"/>
              </w:rPr>
              <w:t>melibatkan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berbeda</w:t>
            </w:r>
            <w:proofErr w:type="spellEnd"/>
            <w:r w:rsidRPr="00DB25C4">
              <w:rPr>
                <w:rFonts w:cstheme="minorHAnsi"/>
              </w:rPr>
              <w:t xml:space="preserve">. </w:t>
            </w:r>
          </w:p>
        </w:tc>
      </w:tr>
    </w:tbl>
    <w:p w14:paraId="19251012" w14:textId="77777777" w:rsidR="0076297E" w:rsidRPr="00DB25C4" w:rsidRDefault="0076297E" w:rsidP="00687314">
      <w:pPr>
        <w:spacing w:after="0" w:line="240" w:lineRule="auto"/>
        <w:jc w:val="both"/>
        <w:rPr>
          <w:rFonts w:cstheme="minorHAnsi"/>
        </w:rPr>
      </w:pPr>
    </w:p>
    <w:p w14:paraId="3DE634F7" w14:textId="77777777" w:rsidR="0076297E" w:rsidRPr="00DB25C4" w:rsidRDefault="0076297E" w:rsidP="00687314">
      <w:pPr>
        <w:spacing w:after="0" w:line="240" w:lineRule="auto"/>
        <w:jc w:val="both"/>
        <w:rPr>
          <w:rFonts w:cstheme="minorHAnsi"/>
        </w:rPr>
      </w:pPr>
    </w:p>
    <w:p w14:paraId="438ACAF0" w14:textId="77777777" w:rsidR="0076297E" w:rsidRPr="00DB25C4" w:rsidRDefault="0076297E" w:rsidP="00687314">
      <w:pPr>
        <w:spacing w:after="0" w:line="240" w:lineRule="auto"/>
        <w:jc w:val="both"/>
        <w:rPr>
          <w:rFonts w:cstheme="minorHAnsi"/>
        </w:rPr>
      </w:pPr>
      <w:proofErr w:type="spellStart"/>
      <w:r w:rsidRPr="00DB25C4">
        <w:rPr>
          <w:rFonts w:eastAsia="Calibri" w:cstheme="minorHAnsi"/>
        </w:rPr>
        <w:t>Berdasarkan</w:t>
      </w:r>
      <w:proofErr w:type="spellEnd"/>
      <w:r w:rsidRPr="00DB25C4">
        <w:rPr>
          <w:rFonts w:eastAsia="Calibri" w:cstheme="minorHAnsi"/>
        </w:rPr>
        <w:t xml:space="preserve">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evaluasi</w:t>
      </w:r>
      <w:proofErr w:type="spellEnd"/>
      <w:r w:rsidRPr="00DB25C4">
        <w:rPr>
          <w:rFonts w:eastAsia="Calibri" w:cstheme="minorHAnsi"/>
        </w:rPr>
        <w:t xml:space="preserve">, </w:t>
      </w:r>
      <w:proofErr w:type="spellStart"/>
      <w:r w:rsidRPr="00DB25C4">
        <w:rPr>
          <w:rFonts w:eastAsia="Calibri" w:cstheme="minorHAnsi"/>
        </w:rPr>
        <w:t>analisis</w:t>
      </w:r>
      <w:proofErr w:type="spellEnd"/>
      <w:r w:rsidRPr="00DB25C4">
        <w:rPr>
          <w:rFonts w:eastAsia="Calibri" w:cstheme="minorHAnsi"/>
        </w:rPr>
        <w:t xml:space="preserve"> SWOT </w:t>
      </w:r>
      <w:proofErr w:type="spellStart"/>
      <w:r w:rsidRPr="00DB25C4">
        <w:rPr>
          <w:rFonts w:eastAsia="Calibri" w:cstheme="minorHAnsi"/>
        </w:rPr>
        <w:t>selanjutnya</w:t>
      </w:r>
      <w:proofErr w:type="spellEnd"/>
      <w:r w:rsidRPr="00DB25C4">
        <w:rPr>
          <w:rFonts w:eastAsia="Calibri" w:cstheme="minorHAnsi"/>
        </w:rPr>
        <w:t xml:space="preserve"> </w:t>
      </w:r>
      <w:proofErr w:type="spellStart"/>
      <w:r w:rsidRPr="00DB25C4">
        <w:rPr>
          <w:rFonts w:eastAsia="Calibri" w:cstheme="minorHAnsi"/>
        </w:rPr>
        <w:t>dijalankan</w:t>
      </w:r>
      <w:proofErr w:type="spellEnd"/>
      <w:r w:rsidRPr="00DB25C4">
        <w:rPr>
          <w:rFonts w:eastAsia="Calibri" w:cstheme="minorHAnsi"/>
        </w:rPr>
        <w:t xml:space="preserve">. </w:t>
      </w:r>
    </w:p>
    <w:tbl>
      <w:tblPr>
        <w:tblW w:w="0" w:type="auto"/>
        <w:tblLayout w:type="fixed"/>
        <w:tblLook w:val="04A0" w:firstRow="1" w:lastRow="0" w:firstColumn="1" w:lastColumn="0" w:noHBand="0" w:noVBand="1"/>
      </w:tblPr>
      <w:tblGrid>
        <w:gridCol w:w="4508"/>
        <w:gridCol w:w="4508"/>
      </w:tblGrid>
      <w:tr w:rsidR="0076297E" w:rsidRPr="00DB25C4" w14:paraId="0C21CE0D" w14:textId="77777777" w:rsidTr="00CD4E67">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3E981F8C" w14:textId="77777777" w:rsidR="0076297E" w:rsidRPr="00DB25C4" w:rsidRDefault="0076297E" w:rsidP="00687314">
            <w:pPr>
              <w:spacing w:after="0" w:line="240" w:lineRule="auto"/>
              <w:jc w:val="center"/>
              <w:rPr>
                <w:rFonts w:cstheme="minorHAnsi"/>
              </w:rPr>
            </w:pPr>
            <w:proofErr w:type="spellStart"/>
            <w:r w:rsidRPr="00DB25C4">
              <w:rPr>
                <w:rFonts w:eastAsia="Calibri" w:cstheme="minorHAnsi"/>
                <w:b/>
                <w:bCs/>
              </w:rPr>
              <w:t>Kekuatan</w:t>
            </w:r>
            <w:proofErr w:type="spellEnd"/>
          </w:p>
          <w:p w14:paraId="6CFF06D6" w14:textId="77777777" w:rsidR="0076297E" w:rsidRPr="00DB25C4" w:rsidRDefault="0076297E" w:rsidP="009F6099">
            <w:pPr>
              <w:pStyle w:val="ListParagraph"/>
              <w:numPr>
                <w:ilvl w:val="0"/>
                <w:numId w:val="160"/>
              </w:numPr>
              <w:spacing w:after="0" w:line="240" w:lineRule="auto"/>
              <w:ind w:left="445"/>
              <w:rPr>
                <w:rFonts w:cstheme="minorHAnsi"/>
                <w:color w:val="000000" w:themeColor="text1"/>
              </w:rPr>
            </w:pPr>
            <w:proofErr w:type="spellStart"/>
            <w:r w:rsidRPr="00DB25C4">
              <w:rPr>
                <w:rFonts w:cstheme="minorHAnsi"/>
                <w:color w:val="000000" w:themeColor="text1"/>
              </w:rPr>
              <w:t>Fakultas</w:t>
            </w:r>
            <w:proofErr w:type="spellEnd"/>
            <w:r w:rsidRPr="00DB25C4">
              <w:rPr>
                <w:rFonts w:cstheme="minorHAnsi"/>
                <w:color w:val="000000" w:themeColor="text1"/>
              </w:rPr>
              <w:t xml:space="preserve"> Bahasa dan Seni Universitas Ma Chung </w:t>
            </w:r>
            <w:proofErr w:type="spellStart"/>
            <w:r w:rsidRPr="00DB25C4">
              <w:rPr>
                <w:rFonts w:cstheme="minorHAnsi"/>
                <w:color w:val="000000" w:themeColor="text1"/>
              </w:rPr>
              <w:t>memiliki</w:t>
            </w:r>
            <w:proofErr w:type="spellEnd"/>
            <w:r w:rsidRPr="00DB25C4">
              <w:rPr>
                <w:rFonts w:cstheme="minorHAnsi"/>
                <w:color w:val="000000" w:themeColor="text1"/>
              </w:rPr>
              <w:t xml:space="preserve"> </w:t>
            </w:r>
            <w:proofErr w:type="spellStart"/>
            <w:r w:rsidRPr="00DB25C4">
              <w:rPr>
                <w:rFonts w:cstheme="minorHAnsi"/>
                <w:color w:val="000000" w:themeColor="text1"/>
              </w:rPr>
              <w:t>sumber</w:t>
            </w:r>
            <w:proofErr w:type="spellEnd"/>
            <w:r w:rsidRPr="00DB25C4">
              <w:rPr>
                <w:rFonts w:cstheme="minorHAnsi"/>
                <w:color w:val="000000" w:themeColor="text1"/>
              </w:rPr>
              <w:t xml:space="preserve"> </w:t>
            </w:r>
            <w:proofErr w:type="spellStart"/>
            <w:r w:rsidRPr="00DB25C4">
              <w:rPr>
                <w:rFonts w:cstheme="minorHAnsi"/>
                <w:color w:val="000000" w:themeColor="text1"/>
              </w:rPr>
              <w:t>daya</w:t>
            </w:r>
            <w:proofErr w:type="spellEnd"/>
            <w:r w:rsidRPr="00DB25C4">
              <w:rPr>
                <w:rFonts w:cstheme="minorHAnsi"/>
                <w:color w:val="000000" w:themeColor="text1"/>
              </w:rPr>
              <w:t xml:space="preserve"> </w:t>
            </w:r>
            <w:proofErr w:type="spellStart"/>
            <w:r w:rsidRPr="00DB25C4">
              <w:rPr>
                <w:rFonts w:cstheme="minorHAnsi"/>
                <w:color w:val="000000" w:themeColor="text1"/>
              </w:rPr>
              <w:t>manusia</w:t>
            </w:r>
            <w:proofErr w:type="spellEnd"/>
            <w:r w:rsidRPr="00DB25C4">
              <w:rPr>
                <w:rFonts w:cstheme="minorHAnsi"/>
                <w:color w:val="000000" w:themeColor="text1"/>
              </w:rPr>
              <w:t xml:space="preserve"> yang </w:t>
            </w:r>
            <w:proofErr w:type="spellStart"/>
            <w:r w:rsidRPr="00DB25C4">
              <w:rPr>
                <w:rFonts w:cstheme="minorHAnsi"/>
                <w:color w:val="000000" w:themeColor="text1"/>
              </w:rPr>
              <w:t>ahli</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bidang</w:t>
            </w:r>
            <w:proofErr w:type="spellEnd"/>
            <w:r w:rsidRPr="00DB25C4">
              <w:rPr>
                <w:rFonts w:cstheme="minorHAnsi"/>
                <w:color w:val="000000" w:themeColor="text1"/>
              </w:rPr>
              <w:t xml:space="preserve"> </w:t>
            </w:r>
            <w:proofErr w:type="spellStart"/>
            <w:r w:rsidRPr="00DB25C4">
              <w:rPr>
                <w:rFonts w:cstheme="minorHAnsi"/>
                <w:color w:val="000000" w:themeColor="text1"/>
              </w:rPr>
              <w:t>pendidikan</w:t>
            </w:r>
            <w:proofErr w:type="spellEnd"/>
            <w:r w:rsidRPr="00DB25C4">
              <w:rPr>
                <w:rFonts w:cstheme="minorHAnsi"/>
                <w:color w:val="000000" w:themeColor="text1"/>
              </w:rPr>
              <w:t xml:space="preserve"> </w:t>
            </w:r>
            <w:proofErr w:type="spellStart"/>
            <w:r w:rsidRPr="00DB25C4">
              <w:rPr>
                <w:rFonts w:cstheme="minorHAnsi"/>
                <w:color w:val="000000" w:themeColor="text1"/>
              </w:rPr>
              <w:t>bahasa</w:t>
            </w:r>
            <w:proofErr w:type="spellEnd"/>
            <w:r w:rsidRPr="00DB25C4">
              <w:rPr>
                <w:rFonts w:cstheme="minorHAnsi"/>
                <w:color w:val="000000" w:themeColor="text1"/>
              </w:rPr>
              <w:t xml:space="preserve"> Mandarin</w:t>
            </w:r>
          </w:p>
          <w:p w14:paraId="0EB63CCD" w14:textId="77777777" w:rsidR="0076297E" w:rsidRPr="00DB25C4" w:rsidRDefault="0076297E" w:rsidP="009F6099">
            <w:pPr>
              <w:pStyle w:val="ListParagraph"/>
              <w:numPr>
                <w:ilvl w:val="0"/>
                <w:numId w:val="160"/>
              </w:numPr>
              <w:spacing w:after="0" w:line="240" w:lineRule="auto"/>
              <w:ind w:left="445"/>
              <w:rPr>
                <w:rFonts w:cstheme="minorHAnsi"/>
                <w:color w:val="000000" w:themeColor="text1"/>
              </w:rPr>
            </w:pPr>
            <w:r w:rsidRPr="00DB25C4">
              <w:rPr>
                <w:rFonts w:cstheme="minorHAnsi"/>
                <w:color w:val="000000" w:themeColor="text1"/>
              </w:rPr>
              <w:t xml:space="preserve">Prodi Pendidikan Bahasa Mandarin </w:t>
            </w:r>
            <w:proofErr w:type="spellStart"/>
            <w:r w:rsidRPr="00DB25C4">
              <w:rPr>
                <w:rFonts w:cstheme="minorHAnsi"/>
                <w:color w:val="000000" w:themeColor="text1"/>
              </w:rPr>
              <w:t>memiliki</w:t>
            </w:r>
            <w:proofErr w:type="spellEnd"/>
            <w:r w:rsidRPr="00DB25C4">
              <w:rPr>
                <w:rFonts w:cstheme="minorHAnsi"/>
                <w:color w:val="000000" w:themeColor="text1"/>
              </w:rPr>
              <w:t xml:space="preserve"> </w:t>
            </w:r>
            <w:proofErr w:type="spellStart"/>
            <w:r w:rsidRPr="00DB25C4">
              <w:rPr>
                <w:rFonts w:cstheme="minorHAnsi"/>
                <w:color w:val="000000" w:themeColor="text1"/>
              </w:rPr>
              <w:t>kebijakan</w:t>
            </w:r>
            <w:proofErr w:type="spellEnd"/>
            <w:r w:rsidRPr="00DB25C4">
              <w:rPr>
                <w:rFonts w:cstheme="minorHAnsi"/>
                <w:color w:val="000000" w:themeColor="text1"/>
              </w:rPr>
              <w:t xml:space="preserve"> </w:t>
            </w:r>
            <w:proofErr w:type="spellStart"/>
            <w:r w:rsidRPr="00DB25C4">
              <w:rPr>
                <w:rFonts w:cstheme="minorHAnsi"/>
                <w:color w:val="000000" w:themeColor="text1"/>
              </w:rPr>
              <w:t>tertulis</w:t>
            </w:r>
            <w:proofErr w:type="spellEnd"/>
            <w:r w:rsidRPr="00DB25C4">
              <w:rPr>
                <w:rFonts w:cstheme="minorHAnsi"/>
                <w:color w:val="000000" w:themeColor="text1"/>
              </w:rPr>
              <w:t xml:space="preserve"> yang </w:t>
            </w:r>
            <w:proofErr w:type="spellStart"/>
            <w:r w:rsidRPr="00DB25C4">
              <w:rPr>
                <w:rFonts w:cstheme="minorHAnsi"/>
                <w:color w:val="000000" w:themeColor="text1"/>
              </w:rPr>
              <w:t>mengatur</w:t>
            </w:r>
            <w:proofErr w:type="spellEnd"/>
            <w:r w:rsidRPr="00DB25C4">
              <w:rPr>
                <w:rFonts w:cstheme="minorHAnsi"/>
                <w:color w:val="000000" w:themeColor="text1"/>
              </w:rPr>
              <w:t xml:space="preserve"> </w:t>
            </w:r>
            <w:proofErr w:type="spellStart"/>
            <w:r w:rsidRPr="00DB25C4">
              <w:rPr>
                <w:rFonts w:cstheme="minorHAnsi"/>
                <w:color w:val="000000" w:themeColor="text1"/>
              </w:rPr>
              <w:t>penelitian</w:t>
            </w:r>
            <w:proofErr w:type="spellEnd"/>
            <w:r w:rsidRPr="00DB25C4">
              <w:rPr>
                <w:rFonts w:cstheme="minorHAnsi"/>
                <w:color w:val="000000" w:themeColor="text1"/>
              </w:rPr>
              <w:t xml:space="preserve"> dan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disosialisasikan</w:t>
            </w:r>
            <w:proofErr w:type="spellEnd"/>
            <w:r w:rsidRPr="00DB25C4">
              <w:rPr>
                <w:rFonts w:cstheme="minorHAnsi"/>
                <w:color w:val="000000" w:themeColor="text1"/>
              </w:rPr>
              <w:t xml:space="preserve"> </w:t>
            </w:r>
            <w:proofErr w:type="spellStart"/>
            <w:r w:rsidRPr="00DB25C4">
              <w:rPr>
                <w:rFonts w:cstheme="minorHAnsi"/>
                <w:color w:val="000000" w:themeColor="text1"/>
              </w:rPr>
              <w:t>ke</w:t>
            </w:r>
            <w:proofErr w:type="spellEnd"/>
            <w:r w:rsidRPr="00DB25C4">
              <w:rPr>
                <w:rFonts w:cstheme="minorHAnsi"/>
                <w:color w:val="000000" w:themeColor="text1"/>
              </w:rPr>
              <w:t xml:space="preserve"> </w:t>
            </w:r>
            <w:proofErr w:type="spellStart"/>
            <w:r w:rsidRPr="00DB25C4">
              <w:rPr>
                <w:rFonts w:cstheme="minorHAnsi"/>
                <w:color w:val="000000" w:themeColor="text1"/>
              </w:rPr>
              <w:t>pihak-pihak</w:t>
            </w:r>
            <w:proofErr w:type="spellEnd"/>
            <w:r w:rsidRPr="00DB25C4">
              <w:rPr>
                <w:rFonts w:cstheme="minorHAnsi"/>
                <w:color w:val="000000" w:themeColor="text1"/>
              </w:rPr>
              <w:t xml:space="preserve"> yang </w:t>
            </w:r>
            <w:proofErr w:type="spellStart"/>
            <w:r w:rsidRPr="00DB25C4">
              <w:rPr>
                <w:rFonts w:cstheme="minorHAnsi"/>
                <w:color w:val="000000" w:themeColor="text1"/>
              </w:rPr>
              <w:t>berkepentingan</w:t>
            </w:r>
            <w:proofErr w:type="spellEnd"/>
          </w:p>
          <w:p w14:paraId="00473E19" w14:textId="77777777" w:rsidR="0076297E" w:rsidRPr="00DB25C4" w:rsidRDefault="0076297E" w:rsidP="009F6099">
            <w:pPr>
              <w:pStyle w:val="ListParagraph"/>
              <w:numPr>
                <w:ilvl w:val="0"/>
                <w:numId w:val="160"/>
              </w:numPr>
              <w:spacing w:after="0" w:line="240" w:lineRule="auto"/>
              <w:ind w:left="445"/>
              <w:rPr>
                <w:rFonts w:cstheme="minorHAnsi"/>
                <w:color w:val="000000" w:themeColor="text1"/>
              </w:rPr>
            </w:pPr>
            <w:proofErr w:type="spellStart"/>
            <w:r w:rsidRPr="00DB25C4">
              <w:rPr>
                <w:rFonts w:cstheme="minorHAnsi"/>
                <w:color w:val="000000" w:themeColor="text1"/>
              </w:rPr>
              <w:t>Fakultas</w:t>
            </w:r>
            <w:proofErr w:type="spellEnd"/>
            <w:r w:rsidRPr="00DB25C4">
              <w:rPr>
                <w:rFonts w:cstheme="minorHAnsi"/>
                <w:color w:val="000000" w:themeColor="text1"/>
              </w:rPr>
              <w:t xml:space="preserve"> Bahasa dan Seni Universitas Ma Chung </w:t>
            </w:r>
            <w:proofErr w:type="spellStart"/>
            <w:r w:rsidRPr="00DB25C4">
              <w:rPr>
                <w:rFonts w:cstheme="minorHAnsi"/>
                <w:color w:val="000000" w:themeColor="text1"/>
              </w:rPr>
              <w:t>telah</w:t>
            </w:r>
            <w:proofErr w:type="spellEnd"/>
            <w:r w:rsidRPr="00DB25C4">
              <w:rPr>
                <w:rFonts w:cstheme="minorHAnsi"/>
                <w:color w:val="000000" w:themeColor="text1"/>
              </w:rPr>
              <w:t xml:space="preserve"> </w:t>
            </w:r>
            <w:proofErr w:type="spellStart"/>
            <w:r w:rsidRPr="00DB25C4">
              <w:rPr>
                <w:rFonts w:cstheme="minorHAnsi"/>
                <w:color w:val="000000" w:themeColor="text1"/>
              </w:rPr>
              <w:t>merumuskan</w:t>
            </w:r>
            <w:proofErr w:type="spellEnd"/>
            <w:r w:rsidRPr="00DB25C4">
              <w:rPr>
                <w:rFonts w:cstheme="minorHAnsi"/>
                <w:color w:val="000000" w:themeColor="text1"/>
              </w:rPr>
              <w:t xml:space="preserve"> </w:t>
            </w:r>
            <w:proofErr w:type="spellStart"/>
            <w:r w:rsidRPr="00DB25C4">
              <w:rPr>
                <w:rFonts w:cstheme="minorHAnsi"/>
                <w:color w:val="000000" w:themeColor="text1"/>
              </w:rPr>
              <w:t>peta</w:t>
            </w:r>
            <w:proofErr w:type="spellEnd"/>
            <w:r w:rsidRPr="00DB25C4">
              <w:rPr>
                <w:rFonts w:cstheme="minorHAnsi"/>
                <w:color w:val="000000" w:themeColor="text1"/>
              </w:rPr>
              <w:t xml:space="preserve"> </w:t>
            </w:r>
            <w:proofErr w:type="spellStart"/>
            <w:r w:rsidRPr="00DB25C4">
              <w:rPr>
                <w:rFonts w:cstheme="minorHAnsi"/>
                <w:color w:val="000000" w:themeColor="text1"/>
              </w:rPr>
              <w:t>jalan</w:t>
            </w:r>
            <w:proofErr w:type="spellEnd"/>
            <w:r w:rsidRPr="00DB25C4">
              <w:rPr>
                <w:rFonts w:cstheme="minorHAnsi"/>
                <w:color w:val="000000" w:themeColor="text1"/>
              </w:rPr>
              <w:t xml:space="preserve"> </w:t>
            </w:r>
            <w:proofErr w:type="spellStart"/>
            <w:r w:rsidRPr="00DB25C4">
              <w:rPr>
                <w:rFonts w:cstheme="minorHAnsi"/>
                <w:color w:val="000000" w:themeColor="text1"/>
              </w:rPr>
              <w:lastRenderedPageBreak/>
              <w:t>penelitian</w:t>
            </w:r>
            <w:proofErr w:type="spellEnd"/>
            <w:r w:rsidRPr="00DB25C4">
              <w:rPr>
                <w:rFonts w:cstheme="minorHAnsi"/>
                <w:color w:val="000000" w:themeColor="text1"/>
              </w:rPr>
              <w:t xml:space="preserve"> dan </w:t>
            </w:r>
            <w:proofErr w:type="spellStart"/>
            <w:r w:rsidRPr="00DB25C4">
              <w:rPr>
                <w:rFonts w:cstheme="minorHAnsi"/>
                <w:color w:val="000000" w:themeColor="text1"/>
              </w:rPr>
              <w:t>pengabdian</w:t>
            </w:r>
            <w:proofErr w:type="spellEnd"/>
            <w:r w:rsidRPr="00DB25C4">
              <w:rPr>
                <w:rFonts w:cstheme="minorHAnsi"/>
                <w:color w:val="000000" w:themeColor="text1"/>
              </w:rPr>
              <w:t xml:space="preserve"> </w:t>
            </w:r>
            <w:proofErr w:type="spellStart"/>
            <w:r w:rsidRPr="00DB25C4">
              <w:rPr>
                <w:rFonts w:cstheme="minorHAnsi"/>
                <w:color w:val="000000" w:themeColor="text1"/>
              </w:rPr>
              <w:t>kepada</w:t>
            </w:r>
            <w:proofErr w:type="spellEnd"/>
            <w:r w:rsidRPr="00DB25C4">
              <w:rPr>
                <w:rFonts w:cstheme="minorHAnsi"/>
                <w:color w:val="000000" w:themeColor="text1"/>
              </w:rPr>
              <w:t xml:space="preserve"> </w:t>
            </w:r>
            <w:proofErr w:type="spellStart"/>
            <w:r w:rsidRPr="00DB25C4">
              <w:rPr>
                <w:rFonts w:cstheme="minorHAnsi"/>
                <w:color w:val="000000" w:themeColor="text1"/>
              </w:rPr>
              <w:t>masyarakat</w:t>
            </w:r>
            <w:proofErr w:type="spellEnd"/>
            <w:r w:rsidRPr="00DB25C4">
              <w:rPr>
                <w:rFonts w:cstheme="minorHAnsi"/>
                <w:color w:val="000000" w:themeColor="text1"/>
              </w:rPr>
              <w:t xml:space="preserve"> yang </w:t>
            </w:r>
            <w:proofErr w:type="spellStart"/>
            <w:r w:rsidRPr="00DB25C4">
              <w:rPr>
                <w:rFonts w:cstheme="minorHAnsi"/>
                <w:color w:val="000000" w:themeColor="text1"/>
              </w:rPr>
              <w:t>terarah</w:t>
            </w:r>
            <w:proofErr w:type="spellEnd"/>
            <w:r w:rsidRPr="00DB25C4">
              <w:rPr>
                <w:rFonts w:cstheme="minorHAnsi"/>
                <w:color w:val="000000" w:themeColor="text1"/>
              </w:rPr>
              <w:t xml:space="preserve"> </w:t>
            </w:r>
            <w:proofErr w:type="spellStart"/>
            <w:r w:rsidRPr="00DB25C4">
              <w:rPr>
                <w:rFonts w:cstheme="minorHAnsi"/>
                <w:color w:val="000000" w:themeColor="text1"/>
              </w:rPr>
              <w:t>bagi</w:t>
            </w:r>
            <w:proofErr w:type="spellEnd"/>
            <w:r w:rsidRPr="00DB25C4">
              <w:rPr>
                <w:rFonts w:cstheme="minorHAnsi"/>
                <w:color w:val="000000" w:themeColor="text1"/>
              </w:rPr>
              <w:t xml:space="preserve"> </w:t>
            </w:r>
            <w:proofErr w:type="spellStart"/>
            <w:r w:rsidRPr="00DB25C4">
              <w:rPr>
                <w:rFonts w:cstheme="minorHAnsi"/>
                <w:color w:val="000000" w:themeColor="text1"/>
              </w:rPr>
              <w:t>dosen</w:t>
            </w:r>
            <w:proofErr w:type="spellEnd"/>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4825EC58" w14:textId="77777777" w:rsidR="0076297E" w:rsidRPr="00DB25C4" w:rsidRDefault="0076297E" w:rsidP="00687314">
            <w:pPr>
              <w:spacing w:after="0" w:line="240" w:lineRule="auto"/>
              <w:jc w:val="center"/>
              <w:rPr>
                <w:rFonts w:cstheme="minorHAnsi"/>
              </w:rPr>
            </w:pPr>
            <w:proofErr w:type="spellStart"/>
            <w:r w:rsidRPr="00DB25C4">
              <w:rPr>
                <w:rFonts w:eastAsia="Calibri" w:cstheme="minorHAnsi"/>
                <w:b/>
                <w:bCs/>
              </w:rPr>
              <w:lastRenderedPageBreak/>
              <w:t>Kelemahan</w:t>
            </w:r>
            <w:proofErr w:type="spellEnd"/>
          </w:p>
          <w:p w14:paraId="71E8CCB3" w14:textId="77777777" w:rsidR="0076297E" w:rsidRPr="00DB25C4" w:rsidRDefault="0076297E" w:rsidP="009F6099">
            <w:pPr>
              <w:pStyle w:val="ListParagraph"/>
              <w:numPr>
                <w:ilvl w:val="0"/>
                <w:numId w:val="159"/>
              </w:numPr>
              <w:spacing w:after="0" w:line="240" w:lineRule="auto"/>
              <w:ind w:left="333"/>
              <w:rPr>
                <w:rFonts w:cstheme="minorHAnsi"/>
                <w:color w:val="000000" w:themeColor="text1"/>
              </w:rPr>
            </w:pPr>
            <w:r w:rsidRPr="00DB25C4">
              <w:rPr>
                <w:rFonts w:cstheme="minorHAnsi"/>
                <w:color w:val="000000" w:themeColor="text1"/>
              </w:rPr>
              <w:t xml:space="preserve">Ruang </w:t>
            </w:r>
            <w:proofErr w:type="spellStart"/>
            <w:r w:rsidRPr="00DB25C4">
              <w:rPr>
                <w:rFonts w:cstheme="minorHAnsi"/>
                <w:color w:val="000000" w:themeColor="text1"/>
              </w:rPr>
              <w:t>lingkup</w:t>
            </w:r>
            <w:proofErr w:type="spellEnd"/>
            <w:r w:rsidRPr="00DB25C4">
              <w:rPr>
                <w:rFonts w:cstheme="minorHAnsi"/>
                <w:color w:val="000000" w:themeColor="text1"/>
              </w:rPr>
              <w:t xml:space="preserve"> </w:t>
            </w:r>
            <w:proofErr w:type="spellStart"/>
            <w:r w:rsidRPr="00DB25C4">
              <w:rPr>
                <w:rFonts w:cstheme="minorHAnsi"/>
                <w:color w:val="000000" w:themeColor="text1"/>
              </w:rPr>
              <w:t>penelitian</w:t>
            </w:r>
            <w:proofErr w:type="spellEnd"/>
            <w:r w:rsidRPr="00DB25C4">
              <w:rPr>
                <w:rFonts w:cstheme="minorHAnsi"/>
                <w:color w:val="000000" w:themeColor="text1"/>
              </w:rPr>
              <w:t xml:space="preserve"> dan </w:t>
            </w:r>
            <w:proofErr w:type="spellStart"/>
            <w:r w:rsidRPr="00DB25C4">
              <w:rPr>
                <w:rFonts w:cstheme="minorHAnsi"/>
                <w:color w:val="000000" w:themeColor="text1"/>
              </w:rPr>
              <w:t>pengabdian</w:t>
            </w:r>
            <w:proofErr w:type="spellEnd"/>
            <w:r w:rsidRPr="00DB25C4">
              <w:rPr>
                <w:rFonts w:cstheme="minorHAnsi"/>
                <w:color w:val="000000" w:themeColor="text1"/>
              </w:rPr>
              <w:t xml:space="preserve"> </w:t>
            </w:r>
            <w:proofErr w:type="spellStart"/>
            <w:r w:rsidRPr="00DB25C4">
              <w:rPr>
                <w:rFonts w:cstheme="minorHAnsi"/>
                <w:color w:val="000000" w:themeColor="text1"/>
              </w:rPr>
              <w:t>kepada</w:t>
            </w:r>
            <w:proofErr w:type="spellEnd"/>
            <w:r w:rsidRPr="00DB25C4">
              <w:rPr>
                <w:rFonts w:cstheme="minorHAnsi"/>
                <w:color w:val="000000" w:themeColor="text1"/>
              </w:rPr>
              <w:t xml:space="preserve"> </w:t>
            </w:r>
            <w:proofErr w:type="spellStart"/>
            <w:r w:rsidRPr="00DB25C4">
              <w:rPr>
                <w:rFonts w:cstheme="minorHAnsi"/>
                <w:color w:val="000000" w:themeColor="text1"/>
              </w:rPr>
              <w:t>masyarakat</w:t>
            </w:r>
            <w:proofErr w:type="spellEnd"/>
            <w:r w:rsidRPr="00DB25C4">
              <w:rPr>
                <w:rFonts w:cstheme="minorHAnsi"/>
                <w:color w:val="000000" w:themeColor="text1"/>
              </w:rPr>
              <w:t xml:space="preserve"> di </w:t>
            </w:r>
            <w:proofErr w:type="spellStart"/>
            <w:r w:rsidRPr="00DB25C4">
              <w:rPr>
                <w:rFonts w:cstheme="minorHAnsi"/>
                <w:color w:val="000000" w:themeColor="text1"/>
              </w:rPr>
              <w:t>Fakultas</w:t>
            </w:r>
            <w:proofErr w:type="spellEnd"/>
            <w:r w:rsidRPr="00DB25C4">
              <w:rPr>
                <w:rFonts w:cstheme="minorHAnsi"/>
                <w:color w:val="000000" w:themeColor="text1"/>
              </w:rPr>
              <w:t xml:space="preserve"> Bahasa dan Seni Universitas Ma Chung </w:t>
            </w:r>
            <w:proofErr w:type="spellStart"/>
            <w:r w:rsidRPr="00DB25C4">
              <w:rPr>
                <w:rFonts w:cstheme="minorHAnsi"/>
                <w:color w:val="000000" w:themeColor="text1"/>
              </w:rPr>
              <w:t>masih</w:t>
            </w:r>
            <w:proofErr w:type="spellEnd"/>
            <w:r w:rsidRPr="00DB25C4">
              <w:rPr>
                <w:rFonts w:cstheme="minorHAnsi"/>
                <w:color w:val="000000" w:themeColor="text1"/>
              </w:rPr>
              <w:t xml:space="preserve"> </w:t>
            </w:r>
            <w:proofErr w:type="spellStart"/>
            <w:r w:rsidRPr="00DB25C4">
              <w:rPr>
                <w:rFonts w:cstheme="minorHAnsi"/>
                <w:color w:val="000000" w:themeColor="text1"/>
              </w:rPr>
              <w:t>terbatas</w:t>
            </w:r>
            <w:proofErr w:type="spellEnd"/>
            <w:r w:rsidRPr="00DB25C4">
              <w:rPr>
                <w:rFonts w:cstheme="minorHAnsi"/>
                <w:color w:val="000000" w:themeColor="text1"/>
              </w:rPr>
              <w:t xml:space="preserve"> pada </w:t>
            </w:r>
            <w:proofErr w:type="spellStart"/>
            <w:r w:rsidRPr="00DB25C4">
              <w:rPr>
                <w:rFonts w:cstheme="minorHAnsi"/>
                <w:color w:val="000000" w:themeColor="text1"/>
              </w:rPr>
              <w:t>kajian-kajian</w:t>
            </w:r>
            <w:proofErr w:type="spellEnd"/>
            <w:r w:rsidRPr="00DB25C4">
              <w:rPr>
                <w:rFonts w:cstheme="minorHAnsi"/>
                <w:color w:val="000000" w:themeColor="text1"/>
              </w:rPr>
              <w:t xml:space="preserve"> Sastra </w:t>
            </w:r>
            <w:proofErr w:type="spellStart"/>
            <w:r w:rsidRPr="00DB25C4">
              <w:rPr>
                <w:rFonts w:cstheme="minorHAnsi"/>
                <w:color w:val="000000" w:themeColor="text1"/>
              </w:rPr>
              <w:t>Inggris</w:t>
            </w:r>
            <w:proofErr w:type="spellEnd"/>
            <w:r w:rsidRPr="00DB25C4">
              <w:rPr>
                <w:rFonts w:cstheme="minorHAnsi"/>
                <w:color w:val="000000" w:themeColor="text1"/>
              </w:rPr>
              <w:t xml:space="preserve"> dan </w:t>
            </w:r>
            <w:proofErr w:type="spellStart"/>
            <w:r w:rsidRPr="00DB25C4">
              <w:rPr>
                <w:rFonts w:cstheme="minorHAnsi"/>
                <w:color w:val="000000" w:themeColor="text1"/>
              </w:rPr>
              <w:t>pendidikan</w:t>
            </w:r>
            <w:proofErr w:type="spellEnd"/>
            <w:r w:rsidRPr="00DB25C4">
              <w:rPr>
                <w:rFonts w:cstheme="minorHAnsi"/>
                <w:color w:val="000000" w:themeColor="text1"/>
              </w:rPr>
              <w:t xml:space="preserve"> </w:t>
            </w:r>
            <w:proofErr w:type="spellStart"/>
            <w:r w:rsidRPr="00DB25C4">
              <w:rPr>
                <w:rFonts w:cstheme="minorHAnsi"/>
                <w:color w:val="000000" w:themeColor="text1"/>
              </w:rPr>
              <w:t>bahasa</w:t>
            </w:r>
            <w:proofErr w:type="spellEnd"/>
            <w:r w:rsidRPr="00DB25C4">
              <w:rPr>
                <w:rFonts w:cstheme="minorHAnsi"/>
                <w:color w:val="000000" w:themeColor="text1"/>
              </w:rPr>
              <w:t xml:space="preserve"> Mandarin</w:t>
            </w:r>
          </w:p>
          <w:p w14:paraId="0B01EA5D" w14:textId="77777777" w:rsidR="0076297E" w:rsidRPr="00DB25C4" w:rsidRDefault="0076297E" w:rsidP="009F6099">
            <w:pPr>
              <w:pStyle w:val="ListParagraph"/>
              <w:numPr>
                <w:ilvl w:val="0"/>
                <w:numId w:val="159"/>
              </w:numPr>
              <w:spacing w:after="0" w:line="240" w:lineRule="auto"/>
              <w:ind w:left="333"/>
              <w:rPr>
                <w:rFonts w:cstheme="minorHAnsi"/>
                <w:color w:val="000000" w:themeColor="text1"/>
              </w:rPr>
            </w:pPr>
            <w:r w:rsidRPr="00DB25C4">
              <w:rPr>
                <w:rFonts w:cstheme="minorHAnsi"/>
                <w:color w:val="000000" w:themeColor="text1"/>
              </w:rPr>
              <w:t xml:space="preserve">Pendidikan </w:t>
            </w:r>
            <w:proofErr w:type="spellStart"/>
            <w:r w:rsidRPr="00DB25C4">
              <w:rPr>
                <w:rFonts w:cstheme="minorHAnsi"/>
                <w:color w:val="000000" w:themeColor="text1"/>
              </w:rPr>
              <w:t>bahasa</w:t>
            </w:r>
            <w:proofErr w:type="spellEnd"/>
            <w:r w:rsidRPr="00DB25C4">
              <w:rPr>
                <w:rFonts w:cstheme="minorHAnsi"/>
                <w:color w:val="000000" w:themeColor="text1"/>
              </w:rPr>
              <w:t xml:space="preserve"> Mandarin UMC </w:t>
            </w:r>
            <w:proofErr w:type="spellStart"/>
            <w:r w:rsidRPr="00DB25C4">
              <w:rPr>
                <w:rFonts w:cstheme="minorHAnsi"/>
                <w:color w:val="000000" w:themeColor="text1"/>
              </w:rPr>
              <w:t>belum</w:t>
            </w:r>
            <w:proofErr w:type="spellEnd"/>
            <w:r w:rsidRPr="00DB25C4">
              <w:rPr>
                <w:rFonts w:cstheme="minorHAnsi"/>
                <w:color w:val="000000" w:themeColor="text1"/>
              </w:rPr>
              <w:t xml:space="preserve"> </w:t>
            </w:r>
            <w:proofErr w:type="spellStart"/>
            <w:r w:rsidRPr="00DB25C4">
              <w:rPr>
                <w:rFonts w:cstheme="minorHAnsi"/>
                <w:color w:val="000000" w:themeColor="text1"/>
              </w:rPr>
              <w:t>terlalu</w:t>
            </w:r>
            <w:proofErr w:type="spellEnd"/>
            <w:r w:rsidRPr="00DB25C4">
              <w:rPr>
                <w:rFonts w:cstheme="minorHAnsi"/>
                <w:color w:val="000000" w:themeColor="text1"/>
              </w:rPr>
              <w:t xml:space="preserve"> </w:t>
            </w:r>
            <w:proofErr w:type="spellStart"/>
            <w:r w:rsidRPr="00DB25C4">
              <w:rPr>
                <w:rFonts w:cstheme="minorHAnsi"/>
                <w:color w:val="000000" w:themeColor="text1"/>
              </w:rPr>
              <w:t>populer</w:t>
            </w:r>
            <w:proofErr w:type="spellEnd"/>
            <w:r w:rsidRPr="00DB25C4">
              <w:rPr>
                <w:rFonts w:cstheme="minorHAnsi"/>
                <w:color w:val="000000" w:themeColor="text1"/>
              </w:rPr>
              <w:t xml:space="preserve"> di Indonesia</w:t>
            </w:r>
          </w:p>
          <w:p w14:paraId="6388A4A9" w14:textId="77777777" w:rsidR="0076297E" w:rsidRPr="00DB25C4" w:rsidRDefault="0076297E" w:rsidP="009F6099">
            <w:pPr>
              <w:pStyle w:val="ListParagraph"/>
              <w:numPr>
                <w:ilvl w:val="0"/>
                <w:numId w:val="159"/>
              </w:numPr>
              <w:spacing w:after="0" w:line="240" w:lineRule="auto"/>
              <w:ind w:left="333"/>
              <w:rPr>
                <w:rFonts w:cstheme="minorHAnsi"/>
                <w:color w:val="000000" w:themeColor="text1"/>
              </w:rPr>
            </w:pPr>
            <w:proofErr w:type="spellStart"/>
            <w:r w:rsidRPr="00DB25C4">
              <w:rPr>
                <w:rFonts w:cstheme="minorHAnsi"/>
                <w:color w:val="000000" w:themeColor="text1"/>
              </w:rPr>
              <w:t>Terdapat</w:t>
            </w:r>
            <w:proofErr w:type="spellEnd"/>
            <w:r w:rsidRPr="00DB25C4">
              <w:rPr>
                <w:rFonts w:cstheme="minorHAnsi"/>
                <w:color w:val="000000" w:themeColor="text1"/>
              </w:rPr>
              <w:t xml:space="preserve"> </w:t>
            </w:r>
            <w:proofErr w:type="spellStart"/>
            <w:r w:rsidRPr="00DB25C4">
              <w:rPr>
                <w:rFonts w:cstheme="minorHAnsi"/>
                <w:color w:val="000000" w:themeColor="text1"/>
              </w:rPr>
              <w:t>keterbatasan</w:t>
            </w:r>
            <w:proofErr w:type="spellEnd"/>
            <w:r w:rsidRPr="00DB25C4">
              <w:rPr>
                <w:rFonts w:cstheme="minorHAnsi"/>
                <w:color w:val="000000" w:themeColor="text1"/>
              </w:rPr>
              <w:t xml:space="preserve"> </w:t>
            </w:r>
            <w:proofErr w:type="spellStart"/>
            <w:r w:rsidRPr="00DB25C4">
              <w:rPr>
                <w:rFonts w:cstheme="minorHAnsi"/>
                <w:color w:val="000000" w:themeColor="text1"/>
              </w:rPr>
              <w:t>perolehan</w:t>
            </w:r>
            <w:proofErr w:type="spellEnd"/>
            <w:r w:rsidRPr="00DB25C4">
              <w:rPr>
                <w:rFonts w:cstheme="minorHAnsi"/>
                <w:color w:val="000000" w:themeColor="text1"/>
              </w:rPr>
              <w:t xml:space="preserve"> dana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melakukan</w:t>
            </w:r>
            <w:proofErr w:type="spellEnd"/>
            <w:r w:rsidRPr="00DB25C4">
              <w:rPr>
                <w:rFonts w:cstheme="minorHAnsi"/>
                <w:color w:val="000000" w:themeColor="text1"/>
              </w:rPr>
              <w:t xml:space="preserve"> </w:t>
            </w:r>
            <w:proofErr w:type="spellStart"/>
            <w:r w:rsidRPr="00DB25C4">
              <w:rPr>
                <w:rFonts w:cstheme="minorHAnsi"/>
                <w:color w:val="000000" w:themeColor="text1"/>
              </w:rPr>
              <w:t>penelitian</w:t>
            </w:r>
            <w:proofErr w:type="spellEnd"/>
            <w:r w:rsidRPr="00DB25C4">
              <w:rPr>
                <w:rFonts w:cstheme="minorHAnsi"/>
                <w:color w:val="000000" w:themeColor="text1"/>
              </w:rPr>
              <w:t xml:space="preserve"> dan </w:t>
            </w:r>
            <w:proofErr w:type="spellStart"/>
            <w:r w:rsidRPr="00DB25C4">
              <w:rPr>
                <w:rFonts w:cstheme="minorHAnsi"/>
                <w:color w:val="000000" w:themeColor="text1"/>
              </w:rPr>
              <w:t>abdimas</w:t>
            </w:r>
            <w:proofErr w:type="spellEnd"/>
          </w:p>
        </w:tc>
      </w:tr>
      <w:tr w:rsidR="0076297E" w:rsidRPr="00DB25C4" w14:paraId="3674CBDE" w14:textId="77777777" w:rsidTr="00CD4E67">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07EA765C" w14:textId="77777777" w:rsidR="0076297E" w:rsidRPr="00DB25C4" w:rsidRDefault="0076297E" w:rsidP="00687314">
            <w:pPr>
              <w:spacing w:after="0" w:line="240" w:lineRule="auto"/>
              <w:jc w:val="center"/>
              <w:rPr>
                <w:rFonts w:cstheme="minorHAnsi"/>
              </w:rPr>
            </w:pPr>
            <w:proofErr w:type="spellStart"/>
            <w:r w:rsidRPr="00DB25C4">
              <w:rPr>
                <w:rFonts w:eastAsia="Calibri" w:cstheme="minorHAnsi"/>
                <w:b/>
                <w:bCs/>
              </w:rPr>
              <w:t>Peluang</w:t>
            </w:r>
            <w:proofErr w:type="spellEnd"/>
          </w:p>
          <w:p w14:paraId="48CB4C49" w14:textId="77777777" w:rsidR="0076297E" w:rsidRPr="00DB25C4" w:rsidRDefault="0076297E" w:rsidP="00687314">
            <w:pPr>
              <w:spacing w:after="0" w:line="240" w:lineRule="auto"/>
              <w:jc w:val="center"/>
              <w:rPr>
                <w:rFonts w:cstheme="minorHAnsi"/>
              </w:rPr>
            </w:pPr>
            <w:r w:rsidRPr="00DB25C4">
              <w:rPr>
                <w:rFonts w:eastAsia="Calibri" w:cstheme="minorHAnsi"/>
              </w:rPr>
              <w:t xml:space="preserve"> </w:t>
            </w:r>
          </w:p>
          <w:p w14:paraId="3A3A7472" w14:textId="77777777" w:rsidR="0076297E" w:rsidRPr="00DB25C4" w:rsidRDefault="0076297E" w:rsidP="009F6099">
            <w:pPr>
              <w:pStyle w:val="ListParagraph"/>
              <w:numPr>
                <w:ilvl w:val="0"/>
                <w:numId w:val="158"/>
              </w:numPr>
              <w:spacing w:after="0" w:line="240" w:lineRule="auto"/>
              <w:ind w:left="445"/>
              <w:rPr>
                <w:rFonts w:cstheme="minorHAnsi"/>
                <w:color w:val="000000" w:themeColor="text1"/>
              </w:rPr>
            </w:pPr>
            <w:proofErr w:type="spellStart"/>
            <w:r w:rsidRPr="00DB25C4">
              <w:rPr>
                <w:rFonts w:cstheme="minorHAnsi"/>
                <w:color w:val="000000" w:themeColor="text1"/>
              </w:rPr>
              <w:t>Adanya</w:t>
            </w:r>
            <w:proofErr w:type="spellEnd"/>
            <w:r w:rsidRPr="00DB25C4">
              <w:rPr>
                <w:rFonts w:cstheme="minorHAnsi"/>
                <w:color w:val="000000" w:themeColor="text1"/>
              </w:rPr>
              <w:t xml:space="preserve"> </w:t>
            </w:r>
            <w:proofErr w:type="spellStart"/>
            <w:r w:rsidRPr="00DB25C4">
              <w:rPr>
                <w:rFonts w:cstheme="minorHAnsi"/>
                <w:color w:val="000000" w:themeColor="text1"/>
              </w:rPr>
              <w:t>dukungan</w:t>
            </w:r>
            <w:proofErr w:type="spellEnd"/>
            <w:r w:rsidRPr="00DB25C4">
              <w:rPr>
                <w:rFonts w:cstheme="minorHAnsi"/>
                <w:color w:val="000000" w:themeColor="text1"/>
              </w:rPr>
              <w:t xml:space="preserve"> </w:t>
            </w:r>
            <w:proofErr w:type="spellStart"/>
            <w:r w:rsidRPr="00DB25C4">
              <w:rPr>
                <w:rFonts w:cstheme="minorHAnsi"/>
                <w:color w:val="000000" w:themeColor="text1"/>
              </w:rPr>
              <w:t>dari</w:t>
            </w:r>
            <w:proofErr w:type="spellEnd"/>
            <w:r w:rsidRPr="00DB25C4">
              <w:rPr>
                <w:rFonts w:cstheme="minorHAnsi"/>
                <w:color w:val="000000" w:themeColor="text1"/>
              </w:rPr>
              <w:t xml:space="preserve"> Kementerian </w:t>
            </w:r>
            <w:proofErr w:type="spellStart"/>
            <w:r w:rsidRPr="00DB25C4">
              <w:rPr>
                <w:rFonts w:cstheme="minorHAnsi"/>
                <w:color w:val="000000" w:themeColor="text1"/>
              </w:rPr>
              <w:t>Riset</w:t>
            </w:r>
            <w:proofErr w:type="spellEnd"/>
            <w:r w:rsidRPr="00DB25C4">
              <w:rPr>
                <w:rFonts w:cstheme="minorHAnsi"/>
                <w:color w:val="000000" w:themeColor="text1"/>
              </w:rPr>
              <w:t xml:space="preserve"> dan </w:t>
            </w:r>
            <w:proofErr w:type="spellStart"/>
            <w:r w:rsidRPr="00DB25C4">
              <w:rPr>
                <w:rFonts w:cstheme="minorHAnsi"/>
                <w:color w:val="000000" w:themeColor="text1"/>
              </w:rPr>
              <w:t>Teknologi</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Rencana</w:t>
            </w:r>
            <w:proofErr w:type="spellEnd"/>
            <w:r w:rsidRPr="00DB25C4">
              <w:rPr>
                <w:rFonts w:cstheme="minorHAnsi"/>
                <w:color w:val="000000" w:themeColor="text1"/>
              </w:rPr>
              <w:t xml:space="preserve"> Strategi Kementerian </w:t>
            </w:r>
            <w:proofErr w:type="spellStart"/>
            <w:r w:rsidRPr="00DB25C4">
              <w:rPr>
                <w:rFonts w:cstheme="minorHAnsi"/>
                <w:color w:val="000000" w:themeColor="text1"/>
              </w:rPr>
              <w:t>Riset</w:t>
            </w:r>
            <w:proofErr w:type="spellEnd"/>
            <w:r w:rsidRPr="00DB25C4">
              <w:rPr>
                <w:rFonts w:cstheme="minorHAnsi"/>
                <w:color w:val="000000" w:themeColor="text1"/>
              </w:rPr>
              <w:t xml:space="preserve">, </w:t>
            </w:r>
            <w:proofErr w:type="spellStart"/>
            <w:r w:rsidRPr="00DB25C4">
              <w:rPr>
                <w:rFonts w:cstheme="minorHAnsi"/>
                <w:color w:val="000000" w:themeColor="text1"/>
              </w:rPr>
              <w:t>Teknologi</w:t>
            </w:r>
            <w:proofErr w:type="spellEnd"/>
            <w:r w:rsidRPr="00DB25C4">
              <w:rPr>
                <w:rFonts w:cstheme="minorHAnsi"/>
                <w:color w:val="000000" w:themeColor="text1"/>
              </w:rPr>
              <w:t xml:space="preserve">, dan Pendidikan Tinggi </w:t>
            </w:r>
            <w:proofErr w:type="spellStart"/>
            <w:r w:rsidRPr="00DB25C4">
              <w:rPr>
                <w:rFonts w:cstheme="minorHAnsi"/>
                <w:color w:val="000000" w:themeColor="text1"/>
              </w:rPr>
              <w:t>unttuk</w:t>
            </w:r>
            <w:proofErr w:type="spellEnd"/>
            <w:r w:rsidRPr="00DB25C4">
              <w:rPr>
                <w:rFonts w:cstheme="minorHAnsi"/>
                <w:color w:val="000000" w:themeColor="text1"/>
              </w:rPr>
              <w:t xml:space="preserve"> </w:t>
            </w:r>
            <w:proofErr w:type="spellStart"/>
            <w:r w:rsidRPr="00DB25C4">
              <w:rPr>
                <w:rFonts w:cstheme="minorHAnsi"/>
                <w:color w:val="000000" w:themeColor="text1"/>
              </w:rPr>
              <w:t>pendanaan</w:t>
            </w:r>
            <w:proofErr w:type="spellEnd"/>
            <w:r w:rsidRPr="00DB25C4">
              <w:rPr>
                <w:rFonts w:cstheme="minorHAnsi"/>
                <w:color w:val="000000" w:themeColor="text1"/>
              </w:rPr>
              <w:t xml:space="preserve"> </w:t>
            </w:r>
            <w:proofErr w:type="spellStart"/>
            <w:r w:rsidRPr="00DB25C4">
              <w:rPr>
                <w:rFonts w:cstheme="minorHAnsi"/>
                <w:color w:val="000000" w:themeColor="text1"/>
              </w:rPr>
              <w:t>hibah</w:t>
            </w:r>
            <w:proofErr w:type="spellEnd"/>
            <w:r w:rsidRPr="00DB25C4">
              <w:rPr>
                <w:rFonts w:cstheme="minorHAnsi"/>
                <w:color w:val="000000" w:themeColor="text1"/>
              </w:rPr>
              <w:t xml:space="preserve"> </w:t>
            </w:r>
            <w:proofErr w:type="spellStart"/>
            <w:r w:rsidRPr="00DB25C4">
              <w:rPr>
                <w:rFonts w:cstheme="minorHAnsi"/>
                <w:color w:val="000000" w:themeColor="text1"/>
              </w:rPr>
              <w:t>riset</w:t>
            </w:r>
            <w:proofErr w:type="spellEnd"/>
            <w:r w:rsidRPr="00DB25C4">
              <w:rPr>
                <w:rFonts w:cstheme="minorHAnsi"/>
                <w:color w:val="000000" w:themeColor="text1"/>
              </w:rPr>
              <w:t xml:space="preserve"> </w:t>
            </w:r>
          </w:p>
          <w:p w14:paraId="6F9210C7" w14:textId="77777777" w:rsidR="0076297E" w:rsidRPr="00DB25C4" w:rsidRDefault="0076297E" w:rsidP="009F6099">
            <w:pPr>
              <w:pStyle w:val="ListParagraph"/>
              <w:numPr>
                <w:ilvl w:val="0"/>
                <w:numId w:val="158"/>
              </w:numPr>
              <w:spacing w:after="0" w:line="240" w:lineRule="auto"/>
              <w:ind w:left="445"/>
              <w:rPr>
                <w:rFonts w:cstheme="minorHAnsi"/>
                <w:color w:val="000000" w:themeColor="text1"/>
              </w:rPr>
            </w:pPr>
            <w:proofErr w:type="spellStart"/>
            <w:r w:rsidRPr="00DB25C4">
              <w:rPr>
                <w:rFonts w:cstheme="minorHAnsi"/>
                <w:color w:val="000000" w:themeColor="text1"/>
              </w:rPr>
              <w:t>Meningkatnya</w:t>
            </w:r>
            <w:proofErr w:type="spellEnd"/>
            <w:r w:rsidRPr="00DB25C4">
              <w:rPr>
                <w:rFonts w:cstheme="minorHAnsi"/>
                <w:color w:val="000000" w:themeColor="text1"/>
              </w:rPr>
              <w:t xml:space="preserve"> </w:t>
            </w:r>
            <w:proofErr w:type="spellStart"/>
            <w:r w:rsidRPr="00DB25C4">
              <w:rPr>
                <w:rFonts w:cstheme="minorHAnsi"/>
                <w:color w:val="000000" w:themeColor="text1"/>
              </w:rPr>
              <w:t>minat</w:t>
            </w:r>
            <w:proofErr w:type="spellEnd"/>
            <w:r w:rsidRPr="00DB25C4">
              <w:rPr>
                <w:rFonts w:cstheme="minorHAnsi"/>
                <w:color w:val="000000" w:themeColor="text1"/>
              </w:rPr>
              <w:t xml:space="preserve"> </w:t>
            </w:r>
            <w:proofErr w:type="spellStart"/>
            <w:r w:rsidRPr="00DB25C4">
              <w:rPr>
                <w:rFonts w:cstheme="minorHAnsi"/>
                <w:color w:val="000000" w:themeColor="text1"/>
              </w:rPr>
              <w:t>masyarakat</w:t>
            </w:r>
            <w:proofErr w:type="spellEnd"/>
            <w:r w:rsidRPr="00DB25C4">
              <w:rPr>
                <w:rFonts w:cstheme="minorHAnsi"/>
                <w:color w:val="000000" w:themeColor="text1"/>
              </w:rPr>
              <w:t xml:space="preserve"> </w:t>
            </w:r>
            <w:proofErr w:type="spellStart"/>
            <w:r w:rsidRPr="00DB25C4">
              <w:rPr>
                <w:rFonts w:cstheme="minorHAnsi"/>
                <w:color w:val="000000" w:themeColor="text1"/>
              </w:rPr>
              <w:t>terhadap</w:t>
            </w:r>
            <w:proofErr w:type="spellEnd"/>
            <w:r w:rsidRPr="00DB25C4">
              <w:rPr>
                <w:rFonts w:cstheme="minorHAnsi"/>
                <w:color w:val="000000" w:themeColor="text1"/>
              </w:rPr>
              <w:t xml:space="preserve"> </w:t>
            </w:r>
            <w:proofErr w:type="spellStart"/>
            <w:r w:rsidRPr="00DB25C4">
              <w:rPr>
                <w:rFonts w:cstheme="minorHAnsi"/>
                <w:color w:val="000000" w:themeColor="text1"/>
              </w:rPr>
              <w:t>bahasa</w:t>
            </w:r>
            <w:proofErr w:type="spellEnd"/>
            <w:r w:rsidRPr="00DB25C4">
              <w:rPr>
                <w:rFonts w:cstheme="minorHAnsi"/>
                <w:color w:val="000000" w:themeColor="text1"/>
              </w:rPr>
              <w:t xml:space="preserve"> Mandarin </w:t>
            </w:r>
            <w:proofErr w:type="spellStart"/>
            <w:r w:rsidRPr="00DB25C4">
              <w:rPr>
                <w:rFonts w:cstheme="minorHAnsi"/>
                <w:color w:val="000000" w:themeColor="text1"/>
              </w:rPr>
              <w:t>sebagai</w:t>
            </w:r>
            <w:proofErr w:type="spellEnd"/>
            <w:r w:rsidRPr="00DB25C4">
              <w:rPr>
                <w:rFonts w:cstheme="minorHAnsi"/>
                <w:color w:val="000000" w:themeColor="text1"/>
              </w:rPr>
              <w:t xml:space="preserve"> </w:t>
            </w:r>
            <w:proofErr w:type="spellStart"/>
            <w:r w:rsidRPr="00DB25C4">
              <w:rPr>
                <w:rFonts w:cstheme="minorHAnsi"/>
                <w:color w:val="000000" w:themeColor="text1"/>
              </w:rPr>
              <w:t>bahasa</w:t>
            </w:r>
            <w:proofErr w:type="spellEnd"/>
            <w:r w:rsidRPr="00DB25C4">
              <w:rPr>
                <w:rFonts w:cstheme="minorHAnsi"/>
                <w:color w:val="000000" w:themeColor="text1"/>
              </w:rPr>
              <w:t xml:space="preserve"> </w:t>
            </w:r>
            <w:proofErr w:type="spellStart"/>
            <w:r w:rsidRPr="00DB25C4">
              <w:rPr>
                <w:rFonts w:cstheme="minorHAnsi"/>
                <w:color w:val="000000" w:themeColor="text1"/>
              </w:rPr>
              <w:t>internasional</w:t>
            </w:r>
            <w:proofErr w:type="spellEnd"/>
          </w:p>
          <w:p w14:paraId="519A9A8D" w14:textId="77777777" w:rsidR="0076297E" w:rsidRPr="00DB25C4" w:rsidRDefault="0076297E" w:rsidP="009F6099">
            <w:pPr>
              <w:pStyle w:val="ListParagraph"/>
              <w:numPr>
                <w:ilvl w:val="0"/>
                <w:numId w:val="158"/>
              </w:numPr>
              <w:spacing w:after="0" w:line="240" w:lineRule="auto"/>
              <w:ind w:left="445"/>
              <w:rPr>
                <w:rFonts w:cstheme="minorHAnsi"/>
                <w:color w:val="000000" w:themeColor="text1"/>
              </w:rPr>
            </w:pPr>
            <w:proofErr w:type="spellStart"/>
            <w:r w:rsidRPr="00DB25C4">
              <w:rPr>
                <w:rFonts w:cstheme="minorHAnsi"/>
                <w:color w:val="000000" w:themeColor="text1"/>
              </w:rPr>
              <w:t>Adanya</w:t>
            </w:r>
            <w:proofErr w:type="spellEnd"/>
            <w:r w:rsidRPr="00DB25C4">
              <w:rPr>
                <w:rFonts w:cstheme="minorHAnsi"/>
                <w:color w:val="000000" w:themeColor="text1"/>
              </w:rPr>
              <w:t xml:space="preserve"> </w:t>
            </w:r>
            <w:proofErr w:type="spellStart"/>
            <w:r w:rsidRPr="00DB25C4">
              <w:rPr>
                <w:rFonts w:cstheme="minorHAnsi"/>
                <w:color w:val="000000" w:themeColor="text1"/>
              </w:rPr>
              <w:t>potensi</w:t>
            </w:r>
            <w:proofErr w:type="spellEnd"/>
            <w:r w:rsidRPr="00DB25C4">
              <w:rPr>
                <w:rFonts w:cstheme="minorHAnsi"/>
                <w:color w:val="000000" w:themeColor="text1"/>
              </w:rPr>
              <w:t xml:space="preserve"> </w:t>
            </w:r>
            <w:proofErr w:type="spellStart"/>
            <w:r w:rsidRPr="00DB25C4">
              <w:rPr>
                <w:rFonts w:cstheme="minorHAnsi"/>
                <w:color w:val="000000" w:themeColor="text1"/>
              </w:rPr>
              <w:t>untuk</w:t>
            </w:r>
            <w:proofErr w:type="spellEnd"/>
            <w:r w:rsidRPr="00DB25C4">
              <w:rPr>
                <w:rFonts w:cstheme="minorHAnsi"/>
                <w:color w:val="000000" w:themeColor="text1"/>
              </w:rPr>
              <w:t xml:space="preserve"> </w:t>
            </w:r>
            <w:proofErr w:type="spellStart"/>
            <w:r w:rsidRPr="00DB25C4">
              <w:rPr>
                <w:rFonts w:cstheme="minorHAnsi"/>
                <w:color w:val="000000" w:themeColor="text1"/>
              </w:rPr>
              <w:t>melakukan</w:t>
            </w:r>
            <w:proofErr w:type="spellEnd"/>
            <w:r w:rsidRPr="00DB25C4">
              <w:rPr>
                <w:rFonts w:cstheme="minorHAnsi"/>
                <w:color w:val="000000" w:themeColor="text1"/>
              </w:rPr>
              <w:t xml:space="preserve"> </w:t>
            </w:r>
            <w:proofErr w:type="spellStart"/>
            <w:r w:rsidRPr="00DB25C4">
              <w:rPr>
                <w:rFonts w:cstheme="minorHAnsi"/>
                <w:color w:val="000000" w:themeColor="text1"/>
              </w:rPr>
              <w:t>penelitian</w:t>
            </w:r>
            <w:proofErr w:type="spellEnd"/>
            <w:r w:rsidRPr="00DB25C4">
              <w:rPr>
                <w:rFonts w:cstheme="minorHAnsi"/>
                <w:color w:val="000000" w:themeColor="text1"/>
              </w:rPr>
              <w:t xml:space="preserve"> dan </w:t>
            </w:r>
            <w:proofErr w:type="spellStart"/>
            <w:r w:rsidRPr="00DB25C4">
              <w:rPr>
                <w:rFonts w:cstheme="minorHAnsi"/>
                <w:color w:val="000000" w:themeColor="text1"/>
              </w:rPr>
              <w:t>pengabdian</w:t>
            </w:r>
            <w:proofErr w:type="spellEnd"/>
            <w:r w:rsidRPr="00DB25C4">
              <w:rPr>
                <w:rFonts w:cstheme="minorHAnsi"/>
                <w:color w:val="000000" w:themeColor="text1"/>
              </w:rPr>
              <w:t xml:space="preserve"> </w:t>
            </w:r>
            <w:proofErr w:type="spellStart"/>
            <w:r w:rsidRPr="00DB25C4">
              <w:rPr>
                <w:rFonts w:cstheme="minorHAnsi"/>
                <w:color w:val="000000" w:themeColor="text1"/>
              </w:rPr>
              <w:t>kepada</w:t>
            </w:r>
            <w:proofErr w:type="spellEnd"/>
            <w:r w:rsidRPr="00DB25C4">
              <w:rPr>
                <w:rFonts w:cstheme="minorHAnsi"/>
                <w:color w:val="000000" w:themeColor="text1"/>
              </w:rPr>
              <w:t xml:space="preserve"> </w:t>
            </w:r>
            <w:proofErr w:type="spellStart"/>
            <w:r w:rsidRPr="00DB25C4">
              <w:rPr>
                <w:rFonts w:cstheme="minorHAnsi"/>
                <w:color w:val="000000" w:themeColor="text1"/>
              </w:rPr>
              <w:t>masyarakat</w:t>
            </w:r>
            <w:proofErr w:type="spellEnd"/>
            <w:r w:rsidRPr="00DB25C4">
              <w:rPr>
                <w:rFonts w:cstheme="minorHAnsi"/>
                <w:color w:val="000000" w:themeColor="text1"/>
              </w:rPr>
              <w:t xml:space="preserve"> pada </w:t>
            </w:r>
            <w:proofErr w:type="spellStart"/>
            <w:r w:rsidRPr="00DB25C4">
              <w:rPr>
                <w:rFonts w:cstheme="minorHAnsi"/>
                <w:color w:val="000000" w:themeColor="text1"/>
              </w:rPr>
              <w:t>bidang</w:t>
            </w:r>
            <w:proofErr w:type="spellEnd"/>
            <w:r w:rsidRPr="00DB25C4">
              <w:rPr>
                <w:rFonts w:cstheme="minorHAnsi"/>
                <w:color w:val="000000" w:themeColor="text1"/>
              </w:rPr>
              <w:t xml:space="preserve"> </w:t>
            </w:r>
            <w:proofErr w:type="spellStart"/>
            <w:r w:rsidRPr="00DB25C4">
              <w:rPr>
                <w:rFonts w:cstheme="minorHAnsi"/>
                <w:color w:val="000000" w:themeColor="text1"/>
              </w:rPr>
              <w:t>bahasa</w:t>
            </w:r>
            <w:proofErr w:type="spellEnd"/>
            <w:r w:rsidRPr="00DB25C4">
              <w:rPr>
                <w:rFonts w:cstheme="minorHAnsi"/>
                <w:color w:val="000000" w:themeColor="text1"/>
              </w:rPr>
              <w:t xml:space="preserve"> dan sastra Mandarin</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33280198" w14:textId="77777777" w:rsidR="0076297E" w:rsidRPr="00DB25C4" w:rsidRDefault="0076297E" w:rsidP="00687314">
            <w:pPr>
              <w:spacing w:after="0" w:line="240" w:lineRule="auto"/>
              <w:jc w:val="center"/>
              <w:rPr>
                <w:rFonts w:cstheme="minorHAnsi"/>
              </w:rPr>
            </w:pPr>
            <w:proofErr w:type="spellStart"/>
            <w:r w:rsidRPr="00DB25C4">
              <w:rPr>
                <w:rFonts w:eastAsia="Calibri" w:cstheme="minorHAnsi"/>
                <w:b/>
                <w:bCs/>
              </w:rPr>
              <w:t>Ancaman</w:t>
            </w:r>
            <w:proofErr w:type="spellEnd"/>
          </w:p>
          <w:p w14:paraId="20D1ED0D" w14:textId="77777777" w:rsidR="0076297E" w:rsidRPr="00DB25C4" w:rsidRDefault="0076297E" w:rsidP="00687314">
            <w:pPr>
              <w:spacing w:after="0" w:line="240" w:lineRule="auto"/>
              <w:rPr>
                <w:rFonts w:cstheme="minorHAnsi"/>
              </w:rPr>
            </w:pPr>
            <w:r w:rsidRPr="00DB25C4">
              <w:rPr>
                <w:rFonts w:eastAsia="Calibri" w:cstheme="minorHAnsi"/>
              </w:rPr>
              <w:t xml:space="preserve"> </w:t>
            </w:r>
          </w:p>
          <w:p w14:paraId="307FD47B" w14:textId="77777777" w:rsidR="0076297E" w:rsidRPr="00DB25C4" w:rsidRDefault="0076297E" w:rsidP="009F6099">
            <w:pPr>
              <w:pStyle w:val="ListParagraph"/>
              <w:numPr>
                <w:ilvl w:val="0"/>
                <w:numId w:val="157"/>
              </w:numPr>
              <w:spacing w:after="0" w:line="240" w:lineRule="auto"/>
              <w:ind w:left="474"/>
              <w:rPr>
                <w:rFonts w:cstheme="minorHAnsi"/>
                <w:color w:val="000000" w:themeColor="text1"/>
              </w:rPr>
            </w:pPr>
            <w:proofErr w:type="spellStart"/>
            <w:r w:rsidRPr="00DB25C4">
              <w:rPr>
                <w:rFonts w:cstheme="minorHAnsi"/>
                <w:color w:val="000000" w:themeColor="text1"/>
              </w:rPr>
              <w:t>Persaingan</w:t>
            </w:r>
            <w:proofErr w:type="spellEnd"/>
            <w:r w:rsidRPr="00DB25C4">
              <w:rPr>
                <w:rFonts w:cstheme="minorHAnsi"/>
                <w:color w:val="000000" w:themeColor="text1"/>
              </w:rPr>
              <w:t xml:space="preserve"> </w:t>
            </w:r>
            <w:proofErr w:type="spellStart"/>
            <w:r w:rsidRPr="00DB25C4">
              <w:rPr>
                <w:rFonts w:cstheme="minorHAnsi"/>
                <w:color w:val="000000" w:themeColor="text1"/>
              </w:rPr>
              <w:t>dengan</w:t>
            </w:r>
            <w:proofErr w:type="spellEnd"/>
            <w:r w:rsidRPr="00DB25C4">
              <w:rPr>
                <w:rFonts w:cstheme="minorHAnsi"/>
                <w:color w:val="000000" w:themeColor="text1"/>
              </w:rPr>
              <w:t xml:space="preserve"> </w:t>
            </w:r>
            <w:proofErr w:type="spellStart"/>
            <w:r w:rsidRPr="00DB25C4">
              <w:rPr>
                <w:rFonts w:cstheme="minorHAnsi"/>
                <w:color w:val="000000" w:themeColor="text1"/>
              </w:rPr>
              <w:t>prodi-prodi</w:t>
            </w:r>
            <w:proofErr w:type="spellEnd"/>
            <w:r w:rsidRPr="00DB25C4">
              <w:rPr>
                <w:rFonts w:cstheme="minorHAnsi"/>
                <w:color w:val="000000" w:themeColor="text1"/>
              </w:rPr>
              <w:t xml:space="preserve"> lain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bidang</w:t>
            </w:r>
            <w:proofErr w:type="spellEnd"/>
            <w:r w:rsidRPr="00DB25C4">
              <w:rPr>
                <w:rFonts w:cstheme="minorHAnsi"/>
                <w:color w:val="000000" w:themeColor="text1"/>
              </w:rPr>
              <w:t xml:space="preserve"> </w:t>
            </w:r>
            <w:proofErr w:type="spellStart"/>
            <w:r w:rsidRPr="00DB25C4">
              <w:rPr>
                <w:rFonts w:cstheme="minorHAnsi"/>
                <w:color w:val="000000" w:themeColor="text1"/>
              </w:rPr>
              <w:t>bahasa</w:t>
            </w:r>
            <w:proofErr w:type="spellEnd"/>
            <w:r w:rsidRPr="00DB25C4">
              <w:rPr>
                <w:rFonts w:cstheme="minorHAnsi"/>
                <w:color w:val="000000" w:themeColor="text1"/>
              </w:rPr>
              <w:t xml:space="preserve"> dan sastra Mandarin di </w:t>
            </w:r>
            <w:proofErr w:type="spellStart"/>
            <w:r w:rsidRPr="00DB25C4">
              <w:rPr>
                <w:rFonts w:cstheme="minorHAnsi"/>
                <w:color w:val="000000" w:themeColor="text1"/>
              </w:rPr>
              <w:t>perguruan</w:t>
            </w:r>
            <w:proofErr w:type="spellEnd"/>
            <w:r w:rsidRPr="00DB25C4">
              <w:rPr>
                <w:rFonts w:cstheme="minorHAnsi"/>
                <w:color w:val="000000" w:themeColor="text1"/>
              </w:rPr>
              <w:t xml:space="preserve"> </w:t>
            </w:r>
            <w:proofErr w:type="spellStart"/>
            <w:r w:rsidRPr="00DB25C4">
              <w:rPr>
                <w:rFonts w:cstheme="minorHAnsi"/>
                <w:color w:val="000000" w:themeColor="text1"/>
              </w:rPr>
              <w:t>tinggi</w:t>
            </w:r>
            <w:proofErr w:type="spellEnd"/>
            <w:r w:rsidRPr="00DB25C4">
              <w:rPr>
                <w:rFonts w:cstheme="minorHAnsi"/>
                <w:color w:val="000000" w:themeColor="text1"/>
              </w:rPr>
              <w:t xml:space="preserve"> lain</w:t>
            </w:r>
          </w:p>
          <w:p w14:paraId="33073479" w14:textId="77777777" w:rsidR="0076297E" w:rsidRPr="00DB25C4" w:rsidRDefault="0076297E" w:rsidP="009F6099">
            <w:pPr>
              <w:pStyle w:val="ListParagraph"/>
              <w:numPr>
                <w:ilvl w:val="0"/>
                <w:numId w:val="157"/>
              </w:numPr>
              <w:spacing w:after="0" w:line="240" w:lineRule="auto"/>
              <w:ind w:left="474"/>
              <w:rPr>
                <w:rFonts w:cstheme="minorHAnsi"/>
                <w:color w:val="000000" w:themeColor="text1"/>
              </w:rPr>
            </w:pPr>
            <w:proofErr w:type="spellStart"/>
            <w:r w:rsidRPr="00DB25C4">
              <w:rPr>
                <w:rFonts w:cstheme="minorHAnsi"/>
                <w:color w:val="000000" w:themeColor="text1"/>
              </w:rPr>
              <w:t>Perubahan</w:t>
            </w:r>
            <w:proofErr w:type="spellEnd"/>
            <w:r w:rsidRPr="00DB25C4">
              <w:rPr>
                <w:rFonts w:cstheme="minorHAnsi"/>
                <w:color w:val="000000" w:themeColor="text1"/>
              </w:rPr>
              <w:t xml:space="preserve"> </w:t>
            </w:r>
            <w:proofErr w:type="spellStart"/>
            <w:r w:rsidRPr="00DB25C4">
              <w:rPr>
                <w:rFonts w:cstheme="minorHAnsi"/>
                <w:color w:val="000000" w:themeColor="text1"/>
              </w:rPr>
              <w:t>kebijakan</w:t>
            </w:r>
            <w:proofErr w:type="spellEnd"/>
            <w:r w:rsidRPr="00DB25C4">
              <w:rPr>
                <w:rFonts w:cstheme="minorHAnsi"/>
                <w:color w:val="000000" w:themeColor="text1"/>
              </w:rPr>
              <w:t xml:space="preserve"> </w:t>
            </w:r>
            <w:proofErr w:type="spellStart"/>
            <w:r w:rsidRPr="00DB25C4">
              <w:rPr>
                <w:rFonts w:cstheme="minorHAnsi"/>
                <w:color w:val="000000" w:themeColor="text1"/>
              </w:rPr>
              <w:t>pemerintah</w:t>
            </w:r>
            <w:proofErr w:type="spellEnd"/>
            <w:r w:rsidRPr="00DB25C4">
              <w:rPr>
                <w:rFonts w:cstheme="minorHAnsi"/>
                <w:color w:val="000000" w:themeColor="text1"/>
              </w:rPr>
              <w:t xml:space="preserve"> </w:t>
            </w:r>
            <w:proofErr w:type="spellStart"/>
            <w:r w:rsidRPr="00DB25C4">
              <w:rPr>
                <w:rFonts w:cstheme="minorHAnsi"/>
                <w:color w:val="000000" w:themeColor="text1"/>
              </w:rPr>
              <w:t>dalam</w:t>
            </w:r>
            <w:proofErr w:type="spellEnd"/>
            <w:r w:rsidRPr="00DB25C4">
              <w:rPr>
                <w:rFonts w:cstheme="minorHAnsi"/>
                <w:color w:val="000000" w:themeColor="text1"/>
              </w:rPr>
              <w:t xml:space="preserve"> </w:t>
            </w:r>
            <w:proofErr w:type="spellStart"/>
            <w:r w:rsidRPr="00DB25C4">
              <w:rPr>
                <w:rFonts w:cstheme="minorHAnsi"/>
                <w:color w:val="000000" w:themeColor="text1"/>
              </w:rPr>
              <w:t>bidang</w:t>
            </w:r>
            <w:proofErr w:type="spellEnd"/>
            <w:r w:rsidRPr="00DB25C4">
              <w:rPr>
                <w:rFonts w:cstheme="minorHAnsi"/>
                <w:color w:val="000000" w:themeColor="text1"/>
              </w:rPr>
              <w:t xml:space="preserve"> </w:t>
            </w:r>
            <w:proofErr w:type="spellStart"/>
            <w:r w:rsidRPr="00DB25C4">
              <w:rPr>
                <w:rFonts w:cstheme="minorHAnsi"/>
                <w:color w:val="000000" w:themeColor="text1"/>
              </w:rPr>
              <w:t>pendidikan</w:t>
            </w:r>
            <w:proofErr w:type="spellEnd"/>
            <w:r w:rsidRPr="00DB25C4">
              <w:rPr>
                <w:rFonts w:cstheme="minorHAnsi"/>
                <w:color w:val="000000" w:themeColor="text1"/>
              </w:rPr>
              <w:t xml:space="preserve"> </w:t>
            </w:r>
            <w:proofErr w:type="spellStart"/>
            <w:r w:rsidRPr="00DB25C4">
              <w:rPr>
                <w:rFonts w:cstheme="minorHAnsi"/>
                <w:color w:val="000000" w:themeColor="text1"/>
              </w:rPr>
              <w:t>tinggi</w:t>
            </w:r>
            <w:proofErr w:type="spellEnd"/>
            <w:r w:rsidRPr="00DB25C4">
              <w:rPr>
                <w:rFonts w:cstheme="minorHAnsi"/>
                <w:color w:val="000000" w:themeColor="text1"/>
              </w:rPr>
              <w:t xml:space="preserve"> yang </w:t>
            </w:r>
            <w:proofErr w:type="spellStart"/>
            <w:r w:rsidRPr="00DB25C4">
              <w:rPr>
                <w:rFonts w:cstheme="minorHAnsi"/>
                <w:color w:val="000000" w:themeColor="text1"/>
              </w:rPr>
              <w:t>dapat</w:t>
            </w:r>
            <w:proofErr w:type="spellEnd"/>
            <w:r w:rsidRPr="00DB25C4">
              <w:rPr>
                <w:rFonts w:cstheme="minorHAnsi"/>
                <w:color w:val="000000" w:themeColor="text1"/>
              </w:rPr>
              <w:t xml:space="preserve"> </w:t>
            </w:r>
            <w:proofErr w:type="spellStart"/>
            <w:r w:rsidRPr="00DB25C4">
              <w:rPr>
                <w:rFonts w:cstheme="minorHAnsi"/>
                <w:color w:val="000000" w:themeColor="text1"/>
              </w:rPr>
              <w:t>mempengaruhi</w:t>
            </w:r>
            <w:proofErr w:type="spellEnd"/>
            <w:r w:rsidRPr="00DB25C4">
              <w:rPr>
                <w:rFonts w:cstheme="minorHAnsi"/>
                <w:color w:val="000000" w:themeColor="text1"/>
              </w:rPr>
              <w:t xml:space="preserve"> </w:t>
            </w:r>
            <w:proofErr w:type="spellStart"/>
            <w:r w:rsidRPr="00DB25C4">
              <w:rPr>
                <w:rFonts w:cstheme="minorHAnsi"/>
                <w:color w:val="000000" w:themeColor="text1"/>
              </w:rPr>
              <w:t>prodi</w:t>
            </w:r>
            <w:proofErr w:type="spellEnd"/>
            <w:r w:rsidRPr="00DB25C4">
              <w:rPr>
                <w:rFonts w:cstheme="minorHAnsi"/>
                <w:color w:val="000000" w:themeColor="text1"/>
              </w:rPr>
              <w:t xml:space="preserve"> Pendidikan Bahasa Mandarin</w:t>
            </w:r>
          </w:p>
        </w:tc>
      </w:tr>
    </w:tbl>
    <w:p w14:paraId="39BDC92F" w14:textId="77777777" w:rsidR="0076297E" w:rsidRPr="00DB25C4" w:rsidRDefault="0076297E" w:rsidP="00687314">
      <w:pPr>
        <w:spacing w:after="0" w:line="240" w:lineRule="auto"/>
        <w:jc w:val="both"/>
        <w:rPr>
          <w:rFonts w:cstheme="minorHAnsi"/>
        </w:rPr>
      </w:pPr>
    </w:p>
    <w:p w14:paraId="5494858F" w14:textId="77777777" w:rsidR="00162F42" w:rsidRPr="00DB25C4" w:rsidRDefault="00162F42" w:rsidP="00687314">
      <w:pPr>
        <w:spacing w:after="0" w:line="240" w:lineRule="auto"/>
        <w:jc w:val="both"/>
        <w:rPr>
          <w:rFonts w:cstheme="minorHAnsi"/>
          <w:b/>
          <w:bCs/>
        </w:rPr>
      </w:pPr>
    </w:p>
    <w:p w14:paraId="60D4A3F3" w14:textId="77777777" w:rsidR="00162F42" w:rsidRPr="00DB25C4" w:rsidRDefault="00162F42" w:rsidP="00687314">
      <w:pPr>
        <w:spacing w:after="0" w:line="240" w:lineRule="auto"/>
        <w:jc w:val="both"/>
        <w:rPr>
          <w:rFonts w:cstheme="minorHAnsi"/>
          <w:b/>
          <w:bCs/>
        </w:rPr>
      </w:pPr>
    </w:p>
    <w:p w14:paraId="58A29BC9" w14:textId="77777777" w:rsidR="00162F42" w:rsidRPr="00DB25C4" w:rsidRDefault="00162F42" w:rsidP="00687314">
      <w:pPr>
        <w:spacing w:after="0" w:line="240" w:lineRule="auto"/>
        <w:jc w:val="both"/>
        <w:rPr>
          <w:rFonts w:cstheme="minorHAnsi"/>
          <w:b/>
          <w:bCs/>
        </w:rPr>
      </w:pPr>
    </w:p>
    <w:p w14:paraId="40DBD921" w14:textId="77777777" w:rsidR="0076297E" w:rsidRPr="00DB25C4" w:rsidRDefault="0076297E" w:rsidP="00687314">
      <w:pPr>
        <w:spacing w:after="0" w:line="240" w:lineRule="auto"/>
        <w:jc w:val="both"/>
        <w:rPr>
          <w:rFonts w:cstheme="minorHAnsi"/>
          <w:b/>
        </w:rPr>
      </w:pPr>
      <w:r w:rsidRPr="00DB25C4">
        <w:rPr>
          <w:rFonts w:cstheme="minorHAnsi"/>
          <w:b/>
          <w:bCs/>
        </w:rPr>
        <w:t xml:space="preserve">7.4 </w:t>
      </w:r>
      <w:proofErr w:type="spellStart"/>
      <w:r w:rsidRPr="00DB25C4">
        <w:rPr>
          <w:rFonts w:cstheme="minorHAnsi"/>
          <w:b/>
          <w:bCs/>
        </w:rPr>
        <w:t>Tindak</w:t>
      </w:r>
      <w:proofErr w:type="spellEnd"/>
      <w:r w:rsidRPr="00DB25C4">
        <w:rPr>
          <w:rFonts w:cstheme="minorHAnsi"/>
          <w:b/>
          <w:bCs/>
        </w:rPr>
        <w:t xml:space="preserve"> </w:t>
      </w:r>
      <w:proofErr w:type="spellStart"/>
      <w:r w:rsidRPr="00DB25C4">
        <w:rPr>
          <w:rFonts w:cstheme="minorHAnsi"/>
          <w:b/>
          <w:bCs/>
        </w:rPr>
        <w:t>Lanjut</w:t>
      </w:r>
      <w:proofErr w:type="spellEnd"/>
    </w:p>
    <w:p w14:paraId="4D25A4A6" w14:textId="77777777" w:rsidR="0076297E" w:rsidRPr="00DB25C4" w:rsidRDefault="0076297E" w:rsidP="00687314">
      <w:pPr>
        <w:spacing w:after="0" w:line="240" w:lineRule="auto"/>
        <w:ind w:left="-76" w:firstLine="796"/>
        <w:jc w:val="both"/>
        <w:rPr>
          <w:rFonts w:cstheme="minorHAnsi"/>
        </w:rPr>
      </w:pPr>
      <w:proofErr w:type="spellStart"/>
      <w:r w:rsidRPr="00DB25C4">
        <w:rPr>
          <w:rFonts w:cstheme="minorHAnsi"/>
        </w:rPr>
        <w:t>Berdasarkan</w:t>
      </w:r>
      <w:proofErr w:type="spellEnd"/>
      <w:r w:rsidRPr="00DB25C4">
        <w:rPr>
          <w:rFonts w:cstheme="minorHAnsi"/>
        </w:rPr>
        <w:t xml:space="preserve"> </w:t>
      </w:r>
      <w:proofErr w:type="spellStart"/>
      <w:r w:rsidRPr="00DB25C4">
        <w:rPr>
          <w:rFonts w:cstheme="minorHAnsi"/>
        </w:rPr>
        <w:t>hasil</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sebagaimana</w:t>
      </w:r>
      <w:proofErr w:type="spellEnd"/>
      <w:r w:rsidRPr="00DB25C4">
        <w:rPr>
          <w:rFonts w:cstheme="minorHAnsi"/>
        </w:rPr>
        <w:t xml:space="preserve"> </w:t>
      </w:r>
      <w:proofErr w:type="spellStart"/>
      <w:r w:rsidRPr="00DB25C4">
        <w:rPr>
          <w:rFonts w:cstheme="minorHAnsi"/>
        </w:rPr>
        <w:t>tertuang</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butir</w:t>
      </w:r>
      <w:proofErr w:type="spellEnd"/>
      <w:r w:rsidRPr="00DB25C4">
        <w:rPr>
          <w:rFonts w:cstheme="minorHAnsi"/>
        </w:rPr>
        <w:t xml:space="preserve"> 7.3, </w:t>
      </w:r>
      <w:proofErr w:type="spellStart"/>
      <w:r w:rsidRPr="00DB25C4">
        <w:rPr>
          <w:rFonts w:cstheme="minorHAnsi"/>
        </w:rPr>
        <w:t>maka</w:t>
      </w:r>
      <w:proofErr w:type="spellEnd"/>
      <w:r w:rsidRPr="00DB25C4">
        <w:rPr>
          <w:rFonts w:cstheme="minorHAnsi"/>
        </w:rPr>
        <w:t xml:space="preserve"> </w:t>
      </w:r>
      <w:proofErr w:type="spellStart"/>
      <w:r w:rsidRPr="00DB25C4">
        <w:rPr>
          <w:rFonts w:cstheme="minorHAnsi"/>
        </w:rPr>
        <w:t>tindak</w:t>
      </w:r>
      <w:proofErr w:type="spellEnd"/>
      <w:r w:rsidRPr="00DB25C4">
        <w:rPr>
          <w:rFonts w:cstheme="minorHAnsi"/>
        </w:rPr>
        <w:t xml:space="preserve"> </w:t>
      </w:r>
      <w:proofErr w:type="spellStart"/>
      <w:r w:rsidRPr="00DB25C4">
        <w:rPr>
          <w:rFonts w:cstheme="minorHAnsi"/>
        </w:rPr>
        <w:t>lanjut</w:t>
      </w:r>
      <w:proofErr w:type="spellEnd"/>
      <w:r w:rsidRPr="00DB25C4">
        <w:rPr>
          <w:rFonts w:cstheme="minorHAnsi"/>
        </w:rPr>
        <w:t xml:space="preserve">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diambil</w:t>
      </w:r>
      <w:proofErr w:type="spellEnd"/>
      <w:r w:rsidRPr="00DB25C4">
        <w:rPr>
          <w:rFonts w:cstheme="minorHAnsi"/>
        </w:rPr>
        <w:t xml:space="preserve"> oleh UPPS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rangka</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produktivitas</w:t>
      </w:r>
      <w:proofErr w:type="spellEnd"/>
      <w:r w:rsidRPr="00DB25C4">
        <w:rPr>
          <w:rFonts w:cstheme="minorHAnsi"/>
        </w:rPr>
        <w:t xml:space="preserve">, </w:t>
      </w:r>
      <w:proofErr w:type="spellStart"/>
      <w:r w:rsidRPr="00DB25C4">
        <w:rPr>
          <w:rFonts w:cstheme="minorHAnsi"/>
        </w:rPr>
        <w:t>relevansi</w:t>
      </w:r>
      <w:proofErr w:type="spellEnd"/>
      <w:r w:rsidRPr="00DB25C4">
        <w:rPr>
          <w:rFonts w:cstheme="minorHAnsi"/>
        </w:rPr>
        <w:t xml:space="preserve">, dan </w:t>
      </w:r>
      <w:proofErr w:type="spellStart"/>
      <w:r w:rsidRPr="00DB25C4">
        <w:rPr>
          <w:rFonts w:cstheme="minorHAnsi"/>
        </w:rPr>
        <w:t>pelibatan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adalah</w:t>
      </w:r>
      <w:proofErr w:type="spellEnd"/>
      <w:r w:rsidRPr="00DB25C4">
        <w:rPr>
          <w:rFonts w:cstheme="minorHAnsi"/>
        </w:rPr>
        <w:t xml:space="preserve"> </w:t>
      </w:r>
      <w:proofErr w:type="spellStart"/>
      <w:r w:rsidRPr="00DB25C4">
        <w:rPr>
          <w:rFonts w:cstheme="minorHAnsi"/>
        </w:rPr>
        <w:t>sebagai</w:t>
      </w:r>
      <w:proofErr w:type="spellEnd"/>
      <w:r w:rsidRPr="00DB25C4">
        <w:rPr>
          <w:rFonts w:cstheme="minorHAnsi"/>
        </w:rPr>
        <w:t xml:space="preserve"> </w:t>
      </w:r>
      <w:proofErr w:type="spellStart"/>
      <w:r w:rsidRPr="00DB25C4">
        <w:rPr>
          <w:rFonts w:cstheme="minorHAnsi"/>
        </w:rPr>
        <w:t>berikut</w:t>
      </w:r>
      <w:proofErr w:type="spellEnd"/>
      <w:r w:rsidRPr="00DB25C4">
        <w:rPr>
          <w:rFonts w:cstheme="minorHAnsi"/>
        </w:rPr>
        <w:t xml:space="preserve">. </w:t>
      </w:r>
    </w:p>
    <w:p w14:paraId="382A5018" w14:textId="77777777" w:rsidR="0076297E" w:rsidRPr="00DB25C4" w:rsidRDefault="0076297E" w:rsidP="00687314">
      <w:pPr>
        <w:spacing w:after="0" w:line="240" w:lineRule="auto"/>
        <w:jc w:val="both"/>
        <w:rPr>
          <w:rFonts w:cstheme="minorHAnsi"/>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2396"/>
        <w:gridCol w:w="3416"/>
        <w:gridCol w:w="2835"/>
      </w:tblGrid>
      <w:tr w:rsidR="0076297E" w:rsidRPr="00DB25C4" w14:paraId="4A7244E7" w14:textId="77777777" w:rsidTr="00162F42">
        <w:tc>
          <w:tcPr>
            <w:tcW w:w="562" w:type="dxa"/>
          </w:tcPr>
          <w:p w14:paraId="4A4F6FC0" w14:textId="77777777" w:rsidR="0076297E" w:rsidRPr="00DB25C4" w:rsidRDefault="0076297E" w:rsidP="00687314">
            <w:pPr>
              <w:spacing w:after="0" w:line="240" w:lineRule="auto"/>
              <w:jc w:val="center"/>
              <w:rPr>
                <w:rFonts w:cstheme="minorHAnsi"/>
                <w:b/>
                <w:bCs/>
              </w:rPr>
            </w:pPr>
            <w:r w:rsidRPr="00DB25C4">
              <w:rPr>
                <w:rFonts w:cstheme="minorHAnsi"/>
                <w:b/>
                <w:bCs/>
              </w:rPr>
              <w:t>No</w:t>
            </w:r>
          </w:p>
        </w:tc>
        <w:tc>
          <w:tcPr>
            <w:tcW w:w="2396" w:type="dxa"/>
          </w:tcPr>
          <w:p w14:paraId="647EFA14" w14:textId="77777777" w:rsidR="0076297E" w:rsidRPr="00DB25C4" w:rsidRDefault="0076297E" w:rsidP="00687314">
            <w:pPr>
              <w:spacing w:after="0" w:line="240" w:lineRule="auto"/>
              <w:jc w:val="center"/>
              <w:rPr>
                <w:rFonts w:cstheme="minorHAnsi"/>
                <w:b/>
                <w:bCs/>
              </w:rPr>
            </w:pPr>
            <w:proofErr w:type="spellStart"/>
            <w:r w:rsidRPr="00DB25C4">
              <w:rPr>
                <w:rFonts w:cstheme="minorHAnsi"/>
                <w:b/>
                <w:bCs/>
              </w:rPr>
              <w:t>Aspek</w:t>
            </w:r>
            <w:proofErr w:type="spellEnd"/>
            <w:r w:rsidRPr="00DB25C4">
              <w:rPr>
                <w:rFonts w:cstheme="minorHAnsi"/>
                <w:b/>
                <w:bCs/>
              </w:rPr>
              <w:t xml:space="preserve"> yang </w:t>
            </w:r>
            <w:proofErr w:type="spellStart"/>
            <w:r w:rsidRPr="00DB25C4">
              <w:rPr>
                <w:rFonts w:cstheme="minorHAnsi"/>
                <w:b/>
                <w:bCs/>
              </w:rPr>
              <w:t>Dievaluasi</w:t>
            </w:r>
            <w:proofErr w:type="spellEnd"/>
          </w:p>
        </w:tc>
        <w:tc>
          <w:tcPr>
            <w:tcW w:w="3416" w:type="dxa"/>
          </w:tcPr>
          <w:p w14:paraId="764CCF97" w14:textId="77777777" w:rsidR="0076297E" w:rsidRPr="00DB25C4" w:rsidRDefault="0076297E" w:rsidP="00687314">
            <w:pPr>
              <w:spacing w:after="0" w:line="240" w:lineRule="auto"/>
              <w:jc w:val="center"/>
              <w:rPr>
                <w:rFonts w:cstheme="minorHAnsi"/>
                <w:b/>
                <w:bCs/>
              </w:rPr>
            </w:pPr>
            <w:r w:rsidRPr="00DB25C4">
              <w:rPr>
                <w:rFonts w:cstheme="minorHAnsi"/>
                <w:b/>
                <w:bCs/>
              </w:rPr>
              <w:t xml:space="preserve">Hasil </w:t>
            </w:r>
            <w:proofErr w:type="spellStart"/>
            <w:r w:rsidRPr="00DB25C4">
              <w:rPr>
                <w:rFonts w:cstheme="minorHAnsi"/>
                <w:b/>
                <w:bCs/>
              </w:rPr>
              <w:t>Evaluasi</w:t>
            </w:r>
            <w:proofErr w:type="spellEnd"/>
          </w:p>
        </w:tc>
        <w:tc>
          <w:tcPr>
            <w:tcW w:w="2835" w:type="dxa"/>
          </w:tcPr>
          <w:p w14:paraId="7BC4DD7F" w14:textId="77777777" w:rsidR="0076297E" w:rsidRPr="00DB25C4" w:rsidRDefault="0076297E" w:rsidP="00687314">
            <w:pPr>
              <w:spacing w:after="0" w:line="240" w:lineRule="auto"/>
              <w:jc w:val="center"/>
              <w:rPr>
                <w:rFonts w:cstheme="minorHAnsi"/>
                <w:b/>
                <w:bCs/>
              </w:rPr>
            </w:pPr>
            <w:proofErr w:type="spellStart"/>
            <w:r w:rsidRPr="00DB25C4">
              <w:rPr>
                <w:rFonts w:cstheme="minorHAnsi"/>
                <w:b/>
                <w:bCs/>
              </w:rPr>
              <w:t>Tindak</w:t>
            </w:r>
            <w:proofErr w:type="spellEnd"/>
            <w:r w:rsidRPr="00DB25C4">
              <w:rPr>
                <w:rFonts w:cstheme="minorHAnsi"/>
                <w:b/>
                <w:bCs/>
              </w:rPr>
              <w:t xml:space="preserve"> </w:t>
            </w:r>
            <w:proofErr w:type="spellStart"/>
            <w:r w:rsidRPr="00DB25C4">
              <w:rPr>
                <w:rFonts w:cstheme="minorHAnsi"/>
                <w:b/>
                <w:bCs/>
              </w:rPr>
              <w:t>Lanjut</w:t>
            </w:r>
            <w:proofErr w:type="spellEnd"/>
          </w:p>
        </w:tc>
      </w:tr>
      <w:tr w:rsidR="0076297E" w:rsidRPr="00DB25C4" w14:paraId="31609B73" w14:textId="77777777" w:rsidTr="00162F42">
        <w:tc>
          <w:tcPr>
            <w:tcW w:w="562" w:type="dxa"/>
          </w:tcPr>
          <w:p w14:paraId="1CCA1DD3" w14:textId="77777777" w:rsidR="0076297E" w:rsidRPr="00DB25C4" w:rsidRDefault="0076297E" w:rsidP="00687314">
            <w:pPr>
              <w:spacing w:after="0" w:line="240" w:lineRule="auto"/>
              <w:jc w:val="center"/>
              <w:rPr>
                <w:rFonts w:cstheme="minorHAnsi"/>
              </w:rPr>
            </w:pPr>
            <w:r w:rsidRPr="00DB25C4">
              <w:rPr>
                <w:rFonts w:cstheme="minorHAnsi"/>
              </w:rPr>
              <w:t>1</w:t>
            </w:r>
          </w:p>
        </w:tc>
        <w:tc>
          <w:tcPr>
            <w:tcW w:w="2396" w:type="dxa"/>
          </w:tcPr>
          <w:p w14:paraId="10E6DB35" w14:textId="77777777" w:rsidR="0076297E" w:rsidRPr="00DB25C4" w:rsidRDefault="0076297E" w:rsidP="00687314">
            <w:pPr>
              <w:spacing w:after="0" w:line="240" w:lineRule="auto"/>
              <w:jc w:val="both"/>
              <w:rPr>
                <w:rFonts w:cstheme="minorHAnsi"/>
              </w:rPr>
            </w:pPr>
            <w:proofErr w:type="spellStart"/>
            <w:r w:rsidRPr="00DB25C4">
              <w:rPr>
                <w:rFonts w:cstheme="minorHAnsi"/>
              </w:rPr>
              <w:t>Kebijakan</w:t>
            </w:r>
            <w:proofErr w:type="spellEnd"/>
          </w:p>
        </w:tc>
        <w:tc>
          <w:tcPr>
            <w:tcW w:w="3416" w:type="dxa"/>
          </w:tcPr>
          <w:p w14:paraId="03743289" w14:textId="77777777" w:rsidR="0076297E" w:rsidRPr="00DB25C4" w:rsidRDefault="0076297E" w:rsidP="00687314">
            <w:pPr>
              <w:spacing w:after="0" w:line="240" w:lineRule="auto"/>
              <w:jc w:val="both"/>
              <w:rPr>
                <w:rFonts w:cstheme="minorHAnsi"/>
              </w:rPr>
            </w:pP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disusun</w:t>
            </w:r>
            <w:proofErr w:type="spellEnd"/>
            <w:r w:rsidRPr="00DB25C4">
              <w:rPr>
                <w:rFonts w:cstheme="minorHAnsi"/>
              </w:rPr>
              <w:t xml:space="preserve"> </w:t>
            </w:r>
            <w:proofErr w:type="spellStart"/>
            <w:r w:rsidRPr="00DB25C4">
              <w:rPr>
                <w:rFonts w:cstheme="minorHAnsi"/>
              </w:rPr>
              <w:t>berdasarkan</w:t>
            </w:r>
            <w:proofErr w:type="spellEnd"/>
            <w:r w:rsidRPr="00DB25C4">
              <w:rPr>
                <w:rFonts w:cstheme="minorHAnsi"/>
              </w:rPr>
              <w:t xml:space="preserve"> </w:t>
            </w:r>
            <w:proofErr w:type="spellStart"/>
            <w:r w:rsidRPr="00DB25C4">
              <w:rPr>
                <w:rFonts w:cstheme="minorHAnsi"/>
              </w:rPr>
              <w:t>tujuan</w:t>
            </w:r>
            <w:proofErr w:type="spellEnd"/>
            <w:r w:rsidRPr="00DB25C4">
              <w:rPr>
                <w:rFonts w:cstheme="minorHAnsi"/>
              </w:rPr>
              <w:t xml:space="preserve"> dan </w:t>
            </w:r>
            <w:proofErr w:type="spellStart"/>
            <w:r w:rsidRPr="00DB25C4">
              <w:rPr>
                <w:rFonts w:cstheme="minorHAnsi"/>
              </w:rPr>
              <w:t>sasaran</w:t>
            </w:r>
            <w:proofErr w:type="spellEnd"/>
            <w:r w:rsidRPr="00DB25C4">
              <w:rPr>
                <w:rFonts w:cstheme="minorHAnsi"/>
              </w:rPr>
              <w:t xml:space="preserve"> </w:t>
            </w:r>
            <w:proofErr w:type="spellStart"/>
            <w:r w:rsidRPr="00DB25C4">
              <w:rPr>
                <w:rFonts w:cstheme="minorHAnsi"/>
              </w:rPr>
              <w:t>mutu</w:t>
            </w:r>
            <w:proofErr w:type="spellEnd"/>
            <w:r w:rsidRPr="00DB25C4">
              <w:rPr>
                <w:rFonts w:cstheme="minorHAnsi"/>
              </w:rPr>
              <w:t xml:space="preserve"> </w:t>
            </w:r>
            <w:proofErr w:type="spellStart"/>
            <w:r w:rsidRPr="00DB25C4">
              <w:rPr>
                <w:rFonts w:cstheme="minorHAnsi"/>
              </w:rPr>
              <w:t>perguruan</w:t>
            </w:r>
            <w:proofErr w:type="spellEnd"/>
            <w:r w:rsidRPr="00DB25C4">
              <w:rPr>
                <w:rFonts w:cstheme="minorHAnsi"/>
              </w:rPr>
              <w:t xml:space="preserve"> </w:t>
            </w:r>
            <w:proofErr w:type="spellStart"/>
            <w:r w:rsidRPr="00DB25C4">
              <w:rPr>
                <w:rFonts w:cstheme="minorHAnsi"/>
              </w:rPr>
              <w:t>tinggi</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yang </w:t>
            </w:r>
            <w:proofErr w:type="spellStart"/>
            <w:r w:rsidRPr="00DB25C4">
              <w:rPr>
                <w:rFonts w:cstheme="minorHAnsi"/>
              </w:rPr>
              <w:t>dibuat</w:t>
            </w:r>
            <w:proofErr w:type="spellEnd"/>
            <w:r w:rsidRPr="00DB25C4">
              <w:rPr>
                <w:rFonts w:cstheme="minorHAnsi"/>
              </w:rPr>
              <w:t xml:space="preserve"> </w:t>
            </w:r>
            <w:proofErr w:type="spellStart"/>
            <w:r w:rsidRPr="00DB25C4">
              <w:rPr>
                <w:rFonts w:cstheme="minorHAnsi"/>
              </w:rPr>
              <w:t>sudah</w:t>
            </w:r>
            <w:proofErr w:type="spellEnd"/>
            <w:r w:rsidRPr="00DB25C4">
              <w:rPr>
                <w:rFonts w:cstheme="minorHAnsi"/>
              </w:rPr>
              <w:t xml:space="preserve"> </w:t>
            </w:r>
            <w:proofErr w:type="spellStart"/>
            <w:r w:rsidRPr="00DB25C4">
              <w:rPr>
                <w:rFonts w:cstheme="minorHAnsi"/>
              </w:rPr>
              <w:t>mencakup</w:t>
            </w:r>
            <w:proofErr w:type="spellEnd"/>
            <w:r w:rsidRPr="00DB25C4">
              <w:rPr>
                <w:rFonts w:cstheme="minorHAnsi"/>
              </w:rPr>
              <w:t xml:space="preserve"> </w:t>
            </w:r>
            <w:proofErr w:type="spellStart"/>
            <w:r w:rsidRPr="00DB25C4">
              <w:rPr>
                <w:rFonts w:cstheme="minorHAnsi"/>
              </w:rPr>
              <w:t>semua</w:t>
            </w:r>
            <w:proofErr w:type="spellEnd"/>
            <w:r w:rsidRPr="00DB25C4">
              <w:rPr>
                <w:rFonts w:cstheme="minorHAnsi"/>
              </w:rPr>
              <w:t xml:space="preserve"> </w:t>
            </w:r>
            <w:proofErr w:type="spellStart"/>
            <w:r w:rsidRPr="00DB25C4">
              <w:rPr>
                <w:rFonts w:cstheme="minorHAnsi"/>
              </w:rPr>
              <w:t>aspek</w:t>
            </w:r>
            <w:proofErr w:type="spellEnd"/>
            <w:r w:rsidRPr="00DB25C4">
              <w:rPr>
                <w:rFonts w:cstheme="minorHAnsi"/>
              </w:rPr>
              <w:t xml:space="preserve"> yang </w:t>
            </w:r>
            <w:proofErr w:type="spellStart"/>
            <w:r w:rsidRPr="00DB25C4">
              <w:rPr>
                <w:rFonts w:cstheme="minorHAnsi"/>
              </w:rPr>
              <w:t>meliputi</w:t>
            </w:r>
            <w:proofErr w:type="spellEnd"/>
            <w:r w:rsidRPr="00DB25C4">
              <w:rPr>
                <w:rFonts w:cstheme="minorHAnsi"/>
              </w:rPr>
              <w:t xml:space="preserve"> </w:t>
            </w:r>
            <w:proofErr w:type="spellStart"/>
            <w:r w:rsidRPr="00DB25C4">
              <w:rPr>
                <w:rFonts w:cstheme="minorHAnsi"/>
              </w:rPr>
              <w:t>produktivitas</w:t>
            </w:r>
            <w:proofErr w:type="spellEnd"/>
            <w:r w:rsidRPr="00DB25C4">
              <w:rPr>
                <w:rFonts w:cstheme="minorHAnsi"/>
              </w:rPr>
              <w:t xml:space="preserve">, </w:t>
            </w:r>
            <w:proofErr w:type="spellStart"/>
            <w:r w:rsidRPr="00DB25C4">
              <w:rPr>
                <w:rFonts w:cstheme="minorHAnsi"/>
              </w:rPr>
              <w:t>relevansi</w:t>
            </w:r>
            <w:proofErr w:type="spellEnd"/>
            <w:r w:rsidRPr="00DB25C4">
              <w:rPr>
                <w:rFonts w:cstheme="minorHAnsi"/>
              </w:rPr>
              <w:t xml:space="preserve">, dan </w:t>
            </w:r>
            <w:proofErr w:type="spellStart"/>
            <w:r w:rsidRPr="00DB25C4">
              <w:rPr>
                <w:rFonts w:cstheme="minorHAnsi"/>
              </w:rPr>
              <w:t>pelibatan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 xml:space="preserve"> dan </w:t>
            </w:r>
            <w:proofErr w:type="spellStart"/>
            <w:r w:rsidRPr="00DB25C4">
              <w:rPr>
                <w:rFonts w:cstheme="minorHAnsi"/>
              </w:rPr>
              <w:t>sudah</w:t>
            </w:r>
            <w:proofErr w:type="spellEnd"/>
            <w:r w:rsidRPr="00DB25C4">
              <w:rPr>
                <w:rFonts w:cstheme="minorHAnsi"/>
              </w:rPr>
              <w:t xml:space="preserve"> </w:t>
            </w:r>
            <w:proofErr w:type="spellStart"/>
            <w:r w:rsidRPr="00DB25C4">
              <w:rPr>
                <w:rFonts w:cstheme="minorHAnsi"/>
              </w:rPr>
              <w:t>disosialisasikan</w:t>
            </w:r>
            <w:proofErr w:type="spellEnd"/>
            <w:r w:rsidRPr="00DB25C4">
              <w:rPr>
                <w:rFonts w:cstheme="minorHAnsi"/>
              </w:rPr>
              <w:t xml:space="preserve"> oleh </w:t>
            </w:r>
            <w:proofErr w:type="spellStart"/>
            <w:r w:rsidRPr="00DB25C4">
              <w:rPr>
                <w:rFonts w:cstheme="minorHAnsi"/>
              </w:rPr>
              <w:t>pihak</w:t>
            </w:r>
            <w:proofErr w:type="spellEnd"/>
            <w:r w:rsidRPr="00DB25C4">
              <w:rPr>
                <w:rFonts w:cstheme="minorHAnsi"/>
              </w:rPr>
              <w:t xml:space="preserve"> Universitas </w:t>
            </w:r>
            <w:proofErr w:type="spellStart"/>
            <w:r w:rsidRPr="00DB25C4">
              <w:rPr>
                <w:rFonts w:cstheme="minorHAnsi"/>
              </w:rPr>
              <w:t>melalui</w:t>
            </w:r>
            <w:proofErr w:type="spellEnd"/>
            <w:r w:rsidRPr="00DB25C4">
              <w:rPr>
                <w:rFonts w:cstheme="minorHAnsi"/>
              </w:rPr>
              <w:t xml:space="preserve"> </w:t>
            </w:r>
            <w:proofErr w:type="spellStart"/>
            <w:r w:rsidRPr="00DB25C4">
              <w:rPr>
                <w:rFonts w:cstheme="minorHAnsi"/>
              </w:rPr>
              <w:t>Kepala</w:t>
            </w:r>
            <w:proofErr w:type="spellEnd"/>
            <w:r w:rsidRPr="00DB25C4">
              <w:rPr>
                <w:rFonts w:cstheme="minorHAnsi"/>
              </w:rPr>
              <w:t xml:space="preserve"> Program </w:t>
            </w:r>
            <w:proofErr w:type="spellStart"/>
            <w:r w:rsidRPr="00DB25C4">
              <w:rPr>
                <w:rFonts w:cstheme="minorHAnsi"/>
              </w:rPr>
              <w:t>Studi</w:t>
            </w:r>
            <w:proofErr w:type="spellEnd"/>
          </w:p>
        </w:tc>
        <w:tc>
          <w:tcPr>
            <w:tcW w:w="2835" w:type="dxa"/>
          </w:tcPr>
          <w:p w14:paraId="1BC360AD" w14:textId="77777777" w:rsidR="0076297E" w:rsidRPr="00DB25C4" w:rsidRDefault="0076297E" w:rsidP="00687314">
            <w:pPr>
              <w:spacing w:after="0" w:line="240" w:lineRule="auto"/>
              <w:jc w:val="both"/>
              <w:rPr>
                <w:rFonts w:cstheme="minorHAnsi"/>
              </w:rPr>
            </w:pPr>
            <w:r w:rsidRPr="00DB25C4">
              <w:rPr>
                <w:rFonts w:cstheme="minorHAnsi"/>
              </w:rPr>
              <w:t xml:space="preserve">UPPS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menyusun</w:t>
            </w:r>
            <w:proofErr w:type="spellEnd"/>
            <w:r w:rsidRPr="00DB25C4">
              <w:rPr>
                <w:rFonts w:cstheme="minorHAnsi"/>
              </w:rPr>
              <w:t xml:space="preserve"> roadmap </w:t>
            </w:r>
            <w:proofErr w:type="spellStart"/>
            <w:r w:rsidRPr="00DB25C4">
              <w:rPr>
                <w:rFonts w:cstheme="minorHAnsi"/>
              </w:rPr>
              <w:t>penelitian</w:t>
            </w:r>
            <w:proofErr w:type="spellEnd"/>
            <w:r w:rsidRPr="00DB25C4">
              <w:rPr>
                <w:rFonts w:cstheme="minorHAnsi"/>
              </w:rPr>
              <w:t xml:space="preserve"> yang </w:t>
            </w:r>
            <w:proofErr w:type="spellStart"/>
            <w:r w:rsidRPr="00DB25C4">
              <w:rPr>
                <w:rFonts w:cstheme="minorHAnsi"/>
              </w:rPr>
              <w:t>sudah</w:t>
            </w:r>
            <w:proofErr w:type="spellEnd"/>
            <w:r w:rsidRPr="00DB25C4">
              <w:rPr>
                <w:rFonts w:cstheme="minorHAnsi"/>
              </w:rPr>
              <w:t xml:space="preserve"> </w:t>
            </w:r>
            <w:proofErr w:type="spellStart"/>
            <w:r w:rsidRPr="00DB25C4">
              <w:rPr>
                <w:rFonts w:cstheme="minorHAnsi"/>
              </w:rPr>
              <w:t>diturunkan</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Renstra</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w:t>
            </w:r>
            <w:proofErr w:type="spellStart"/>
            <w:r w:rsidRPr="00DB25C4">
              <w:rPr>
                <w:rFonts w:cstheme="minorHAnsi"/>
              </w:rPr>
              <w:t>Perguruan</w:t>
            </w:r>
            <w:proofErr w:type="spellEnd"/>
            <w:r w:rsidRPr="00DB25C4">
              <w:rPr>
                <w:rFonts w:cstheme="minorHAnsi"/>
              </w:rPr>
              <w:t xml:space="preserve"> Tinggi </w:t>
            </w:r>
            <w:proofErr w:type="spellStart"/>
            <w:r w:rsidRPr="00DB25C4">
              <w:rPr>
                <w:rFonts w:cstheme="minorHAnsi"/>
              </w:rPr>
              <w:t>tahun</w:t>
            </w:r>
            <w:proofErr w:type="spellEnd"/>
            <w:r w:rsidRPr="00DB25C4">
              <w:rPr>
                <w:rFonts w:cstheme="minorHAnsi"/>
              </w:rPr>
              <w:t xml:space="preserve"> 2021-2025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disesuaikan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kekhasan</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Universitas Ma Chung.</w:t>
            </w:r>
          </w:p>
        </w:tc>
      </w:tr>
      <w:tr w:rsidR="0076297E" w:rsidRPr="00DB25C4" w14:paraId="1DF451FA" w14:textId="77777777" w:rsidTr="00162F42">
        <w:tc>
          <w:tcPr>
            <w:tcW w:w="562" w:type="dxa"/>
          </w:tcPr>
          <w:p w14:paraId="62385302" w14:textId="77777777" w:rsidR="0076297E" w:rsidRPr="00DB25C4" w:rsidRDefault="0076297E" w:rsidP="00687314">
            <w:pPr>
              <w:spacing w:after="0" w:line="240" w:lineRule="auto"/>
              <w:jc w:val="center"/>
              <w:rPr>
                <w:rFonts w:cstheme="minorHAnsi"/>
              </w:rPr>
            </w:pPr>
            <w:r w:rsidRPr="00DB25C4">
              <w:rPr>
                <w:rFonts w:cstheme="minorHAnsi"/>
              </w:rPr>
              <w:t>2</w:t>
            </w:r>
          </w:p>
        </w:tc>
        <w:tc>
          <w:tcPr>
            <w:tcW w:w="2396" w:type="dxa"/>
          </w:tcPr>
          <w:p w14:paraId="25D55177" w14:textId="77777777" w:rsidR="0076297E" w:rsidRPr="00DB25C4" w:rsidRDefault="0076297E" w:rsidP="00687314">
            <w:pPr>
              <w:spacing w:after="0" w:line="240" w:lineRule="auto"/>
              <w:jc w:val="both"/>
              <w:rPr>
                <w:rFonts w:cstheme="minorHAnsi"/>
              </w:rPr>
            </w:pPr>
            <w:proofErr w:type="spellStart"/>
            <w:r w:rsidRPr="00DB25C4">
              <w:rPr>
                <w:rFonts w:cstheme="minorHAnsi"/>
              </w:rPr>
              <w:t>Produktivitas</w:t>
            </w:r>
            <w:proofErr w:type="spellEnd"/>
          </w:p>
        </w:tc>
        <w:tc>
          <w:tcPr>
            <w:tcW w:w="3416" w:type="dxa"/>
          </w:tcPr>
          <w:p w14:paraId="03A2FEA0" w14:textId="77777777" w:rsidR="0076297E" w:rsidRPr="00DB25C4" w:rsidRDefault="0076297E" w:rsidP="00687314">
            <w:pPr>
              <w:spacing w:after="0" w:line="240" w:lineRule="auto"/>
              <w:jc w:val="both"/>
              <w:rPr>
                <w:rFonts w:cstheme="minorHAnsi"/>
              </w:rPr>
            </w:pPr>
            <w:r w:rsidRPr="00DB25C4">
              <w:rPr>
                <w:rFonts w:cstheme="minorHAnsi"/>
              </w:rPr>
              <w:t xml:space="preserve">Pada </w:t>
            </w:r>
            <w:proofErr w:type="spellStart"/>
            <w:r w:rsidRPr="00DB25C4">
              <w:rPr>
                <w:rFonts w:cstheme="minorHAnsi"/>
              </w:rPr>
              <w:t>aspek</w:t>
            </w:r>
            <w:proofErr w:type="spellEnd"/>
            <w:r w:rsidRPr="00DB25C4">
              <w:rPr>
                <w:rFonts w:cstheme="minorHAnsi"/>
              </w:rPr>
              <w:t xml:space="preserve"> </w:t>
            </w:r>
            <w:proofErr w:type="spellStart"/>
            <w:r w:rsidRPr="00DB25C4">
              <w:rPr>
                <w:rFonts w:cstheme="minorHAnsi"/>
              </w:rPr>
              <w:t>produktivitas</w:t>
            </w:r>
            <w:proofErr w:type="spellEnd"/>
            <w:r w:rsidRPr="00DB25C4">
              <w:rPr>
                <w:rFonts w:cstheme="minorHAnsi"/>
              </w:rPr>
              <w:t xml:space="preserve">, </w:t>
            </w:r>
            <w:proofErr w:type="spellStart"/>
            <w:r w:rsidRPr="00DB25C4">
              <w:rPr>
                <w:rFonts w:cstheme="minorHAnsi"/>
              </w:rPr>
              <w:t>terjadi</w:t>
            </w:r>
            <w:proofErr w:type="spellEnd"/>
            <w:r w:rsidRPr="00DB25C4">
              <w:rPr>
                <w:rFonts w:cstheme="minorHAnsi"/>
              </w:rPr>
              <w:t xml:space="preserve"> </w:t>
            </w:r>
            <w:proofErr w:type="spellStart"/>
            <w:r w:rsidRPr="00DB25C4">
              <w:rPr>
                <w:rFonts w:cstheme="minorHAnsi"/>
              </w:rPr>
              <w:t>peningkatan</w:t>
            </w:r>
            <w:proofErr w:type="spellEnd"/>
            <w:r w:rsidRPr="00DB25C4">
              <w:rPr>
                <w:rFonts w:cstheme="minorHAnsi"/>
              </w:rPr>
              <w:t xml:space="preserve"> yang </w:t>
            </w:r>
            <w:proofErr w:type="spellStart"/>
            <w:r w:rsidRPr="00DB25C4">
              <w:rPr>
                <w:rFonts w:cstheme="minorHAnsi"/>
              </w:rPr>
              <w:t>signifikan</w:t>
            </w:r>
            <w:proofErr w:type="spellEnd"/>
            <w:r w:rsidRPr="00DB25C4">
              <w:rPr>
                <w:rFonts w:cstheme="minorHAnsi"/>
              </w:rPr>
              <w:t xml:space="preserve">. </w:t>
            </w:r>
            <w:proofErr w:type="spellStart"/>
            <w:r w:rsidRPr="00DB25C4">
              <w:rPr>
                <w:rFonts w:cstheme="minorHAnsi"/>
              </w:rPr>
              <w:t>Namun</w:t>
            </w:r>
            <w:proofErr w:type="spellEnd"/>
            <w:r w:rsidRPr="00DB25C4">
              <w:rPr>
                <w:rFonts w:cstheme="minorHAnsi"/>
              </w:rPr>
              <w:t xml:space="preserve">, </w:t>
            </w:r>
            <w:proofErr w:type="spellStart"/>
            <w:r w:rsidRPr="00DB25C4">
              <w:rPr>
                <w:rFonts w:cstheme="minorHAnsi"/>
              </w:rPr>
              <w:t>produktivitas</w:t>
            </w:r>
            <w:proofErr w:type="spellEnd"/>
            <w:r w:rsidRPr="00DB25C4">
              <w:rPr>
                <w:rFonts w:cstheme="minorHAnsi"/>
              </w:rPr>
              <w:t xml:space="preserve"> DTPS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w:t>
            </w:r>
            <w:proofErr w:type="spellStart"/>
            <w:r w:rsidRPr="00DB25C4">
              <w:rPr>
                <w:rFonts w:cstheme="minorHAnsi"/>
              </w:rPr>
              <w:t>belum</w:t>
            </w:r>
            <w:proofErr w:type="spellEnd"/>
            <w:r w:rsidRPr="00DB25C4">
              <w:rPr>
                <w:rFonts w:cstheme="minorHAnsi"/>
              </w:rPr>
              <w:t xml:space="preserve"> </w:t>
            </w:r>
            <w:proofErr w:type="spellStart"/>
            <w:r w:rsidRPr="00DB25C4">
              <w:rPr>
                <w:rFonts w:cstheme="minorHAnsi"/>
              </w:rPr>
              <w:t>tersebar</w:t>
            </w:r>
            <w:proofErr w:type="spellEnd"/>
            <w:r w:rsidRPr="00DB25C4">
              <w:rPr>
                <w:rFonts w:cstheme="minorHAnsi"/>
              </w:rPr>
              <w:t xml:space="preserve"> </w:t>
            </w:r>
            <w:proofErr w:type="spellStart"/>
            <w:r w:rsidRPr="00DB25C4">
              <w:rPr>
                <w:rFonts w:cstheme="minorHAnsi"/>
              </w:rPr>
              <w:t>secara</w:t>
            </w:r>
            <w:proofErr w:type="spellEnd"/>
            <w:r w:rsidRPr="00DB25C4">
              <w:rPr>
                <w:rFonts w:cstheme="minorHAnsi"/>
              </w:rPr>
              <w:t xml:space="preserve"> </w:t>
            </w:r>
            <w:proofErr w:type="spellStart"/>
            <w:r w:rsidRPr="00DB25C4">
              <w:rPr>
                <w:rFonts w:cstheme="minorHAnsi"/>
              </w:rPr>
              <w:t>merata</w:t>
            </w:r>
            <w:proofErr w:type="spellEnd"/>
            <w:r w:rsidRPr="00DB25C4">
              <w:rPr>
                <w:rFonts w:cstheme="minorHAnsi"/>
              </w:rPr>
              <w:t xml:space="preserve"> pada </w:t>
            </w:r>
            <w:r w:rsidRPr="00DB25C4">
              <w:rPr>
                <w:rFonts w:cstheme="minorHAnsi"/>
                <w:i/>
                <w:iCs/>
              </w:rPr>
              <w:t xml:space="preserve">research group </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kelompok</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yang </w:t>
            </w:r>
            <w:proofErr w:type="spellStart"/>
            <w:r w:rsidRPr="00DB25C4">
              <w:rPr>
                <w:rFonts w:cstheme="minorHAnsi"/>
              </w:rPr>
              <w:t>telag</w:t>
            </w:r>
            <w:proofErr w:type="spellEnd"/>
            <w:r w:rsidRPr="00DB25C4">
              <w:rPr>
                <w:rFonts w:cstheme="minorHAnsi"/>
              </w:rPr>
              <w:t xml:space="preserve"> </w:t>
            </w:r>
            <w:proofErr w:type="spellStart"/>
            <w:r w:rsidRPr="00DB25C4">
              <w:rPr>
                <w:rFonts w:cstheme="minorHAnsi"/>
              </w:rPr>
              <w:t>dibuat</w:t>
            </w:r>
            <w:proofErr w:type="spellEnd"/>
          </w:p>
        </w:tc>
        <w:tc>
          <w:tcPr>
            <w:tcW w:w="2835" w:type="dxa"/>
          </w:tcPr>
          <w:p w14:paraId="1F0F030A" w14:textId="77777777" w:rsidR="0076297E" w:rsidRPr="00DB25C4" w:rsidRDefault="0076297E" w:rsidP="00687314">
            <w:pPr>
              <w:spacing w:after="0" w:line="240" w:lineRule="auto"/>
              <w:jc w:val="both"/>
              <w:rPr>
                <w:rFonts w:cstheme="minorHAnsi"/>
              </w:rPr>
            </w:pPr>
            <w:r w:rsidRPr="00DB25C4">
              <w:rPr>
                <w:rFonts w:cstheme="minorHAnsi"/>
              </w:rPr>
              <w:t xml:space="preserve">UPPS </w:t>
            </w:r>
            <w:proofErr w:type="spellStart"/>
            <w:r w:rsidRPr="00DB25C4">
              <w:rPr>
                <w:rFonts w:cstheme="minorHAnsi"/>
              </w:rPr>
              <w:t>melakukan</w:t>
            </w:r>
            <w:proofErr w:type="spellEnd"/>
            <w:r w:rsidRPr="00DB25C4">
              <w:rPr>
                <w:rFonts w:cstheme="minorHAnsi"/>
              </w:rPr>
              <w:t xml:space="preserve"> </w:t>
            </w:r>
            <w:proofErr w:type="spellStart"/>
            <w:r w:rsidRPr="00DB25C4">
              <w:rPr>
                <w:rFonts w:cstheme="minorHAnsi"/>
              </w:rPr>
              <w:t>penguatan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Program </w:t>
            </w:r>
            <w:proofErr w:type="spellStart"/>
            <w:r w:rsidRPr="00DB25C4">
              <w:rPr>
                <w:rFonts w:cstheme="minorHAnsi"/>
              </w:rPr>
              <w:t>Studi</w:t>
            </w:r>
            <w:proofErr w:type="spellEnd"/>
            <w:r w:rsidRPr="00DB25C4">
              <w:rPr>
                <w:rFonts w:cstheme="minorHAnsi"/>
              </w:rPr>
              <w:t xml:space="preserve"> </w:t>
            </w:r>
            <w:proofErr w:type="spellStart"/>
            <w:r w:rsidRPr="00DB25C4">
              <w:rPr>
                <w:rFonts w:cstheme="minorHAnsi"/>
              </w:rPr>
              <w:t>melalui</w:t>
            </w:r>
            <w:proofErr w:type="spellEnd"/>
            <w:r w:rsidRPr="00DB25C4">
              <w:rPr>
                <w:rFonts w:cstheme="minorHAnsi"/>
              </w:rPr>
              <w:t xml:space="preserve"> </w:t>
            </w:r>
            <w:proofErr w:type="spellStart"/>
            <w:r w:rsidRPr="00DB25C4">
              <w:rPr>
                <w:rFonts w:cstheme="minorHAnsi"/>
              </w:rPr>
              <w:t>rapat</w:t>
            </w:r>
            <w:proofErr w:type="spellEnd"/>
            <w:r w:rsidRPr="00DB25C4">
              <w:rPr>
                <w:rFonts w:cstheme="minorHAnsi"/>
              </w:rPr>
              <w:t xml:space="preserve"> </w:t>
            </w:r>
            <w:proofErr w:type="spellStart"/>
            <w:r w:rsidRPr="00DB25C4">
              <w:rPr>
                <w:rFonts w:cstheme="minorHAnsi"/>
              </w:rPr>
              <w:t>koordinasi</w:t>
            </w:r>
            <w:proofErr w:type="spellEnd"/>
            <w:r w:rsidRPr="00DB25C4">
              <w:rPr>
                <w:rFonts w:cstheme="minorHAnsi"/>
              </w:rPr>
              <w:t xml:space="preserve">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usulan</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yang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r w:rsidRPr="00DB25C4">
              <w:rPr>
                <w:rFonts w:cstheme="minorHAnsi"/>
                <w:i/>
                <w:iCs/>
              </w:rPr>
              <w:t xml:space="preserve">research group </w:t>
            </w:r>
            <w:r w:rsidRPr="00DB25C4">
              <w:rPr>
                <w:rFonts w:cstheme="minorHAnsi"/>
              </w:rPr>
              <w:t xml:space="preserve">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dibuat</w:t>
            </w:r>
            <w:proofErr w:type="spellEnd"/>
            <w:r w:rsidRPr="00DB25C4">
              <w:rPr>
                <w:rFonts w:cstheme="minorHAnsi"/>
              </w:rPr>
              <w:t xml:space="preserve"> di Program </w:t>
            </w:r>
            <w:proofErr w:type="spellStart"/>
            <w:r w:rsidRPr="00DB25C4">
              <w:rPr>
                <w:rFonts w:cstheme="minorHAnsi"/>
              </w:rPr>
              <w:t>Studi</w:t>
            </w:r>
            <w:proofErr w:type="spellEnd"/>
            <w:r w:rsidRPr="00DB25C4">
              <w:rPr>
                <w:rFonts w:cstheme="minorHAnsi"/>
              </w:rPr>
              <w:t xml:space="preserve">. </w:t>
            </w:r>
          </w:p>
        </w:tc>
      </w:tr>
      <w:tr w:rsidR="0076297E" w:rsidRPr="00DB25C4" w14:paraId="2BEA921B" w14:textId="77777777" w:rsidTr="00162F42">
        <w:tc>
          <w:tcPr>
            <w:tcW w:w="562" w:type="dxa"/>
          </w:tcPr>
          <w:p w14:paraId="40F9B844" w14:textId="77777777" w:rsidR="0076297E" w:rsidRPr="00DB25C4" w:rsidRDefault="0076297E" w:rsidP="00687314">
            <w:pPr>
              <w:spacing w:after="0" w:line="240" w:lineRule="auto"/>
              <w:jc w:val="center"/>
              <w:rPr>
                <w:rFonts w:cstheme="minorHAnsi"/>
              </w:rPr>
            </w:pPr>
            <w:r w:rsidRPr="00DB25C4">
              <w:rPr>
                <w:rFonts w:cstheme="minorHAnsi"/>
              </w:rPr>
              <w:t>3</w:t>
            </w:r>
          </w:p>
        </w:tc>
        <w:tc>
          <w:tcPr>
            <w:tcW w:w="2396" w:type="dxa"/>
          </w:tcPr>
          <w:p w14:paraId="471ED761" w14:textId="77777777" w:rsidR="0076297E" w:rsidRPr="00DB25C4" w:rsidRDefault="0076297E" w:rsidP="00687314">
            <w:pPr>
              <w:spacing w:after="0" w:line="240" w:lineRule="auto"/>
              <w:jc w:val="both"/>
              <w:rPr>
                <w:rFonts w:cstheme="minorHAnsi"/>
              </w:rPr>
            </w:pPr>
            <w:proofErr w:type="spellStart"/>
            <w:r w:rsidRPr="00DB25C4">
              <w:rPr>
                <w:rFonts w:cstheme="minorHAnsi"/>
              </w:rPr>
              <w:t>Relevansi</w:t>
            </w:r>
            <w:proofErr w:type="spellEnd"/>
          </w:p>
        </w:tc>
        <w:tc>
          <w:tcPr>
            <w:tcW w:w="3416" w:type="dxa"/>
          </w:tcPr>
          <w:p w14:paraId="05397371" w14:textId="77777777" w:rsidR="0076297E" w:rsidRPr="00DB25C4" w:rsidRDefault="0076297E" w:rsidP="00687314">
            <w:pPr>
              <w:spacing w:after="0" w:line="240" w:lineRule="auto"/>
              <w:jc w:val="both"/>
              <w:rPr>
                <w:rFonts w:cstheme="minorHAnsi"/>
              </w:rPr>
            </w:pPr>
            <w:proofErr w:type="spellStart"/>
            <w:r w:rsidRPr="00DB25C4">
              <w:rPr>
                <w:rFonts w:cstheme="minorHAnsi"/>
              </w:rPr>
              <w:t>Relevansi</w:t>
            </w:r>
            <w:proofErr w:type="spellEnd"/>
            <w:r w:rsidRPr="00DB25C4">
              <w:rPr>
                <w:rFonts w:cstheme="minorHAnsi"/>
              </w:rPr>
              <w:t xml:space="preserve"> scope </w:t>
            </w:r>
            <w:proofErr w:type="spellStart"/>
            <w:r w:rsidRPr="00DB25C4">
              <w:rPr>
                <w:rFonts w:cstheme="minorHAnsi"/>
              </w:rPr>
              <w:t>penelitian</w:t>
            </w:r>
            <w:proofErr w:type="spellEnd"/>
            <w:r w:rsidRPr="00DB25C4">
              <w:rPr>
                <w:rFonts w:cstheme="minorHAnsi"/>
              </w:rPr>
              <w:t xml:space="preserve"> DTPS yang </w:t>
            </w:r>
            <w:proofErr w:type="spellStart"/>
            <w:r w:rsidRPr="00DB25C4">
              <w:rPr>
                <w:rFonts w:cstheme="minorHAnsi"/>
              </w:rPr>
              <w:t>melibatkan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sudah</w:t>
            </w:r>
            <w:proofErr w:type="spellEnd"/>
            <w:r w:rsidRPr="00DB25C4">
              <w:rPr>
                <w:rFonts w:cstheme="minorHAnsi"/>
              </w:rPr>
              <w:t xml:space="preserve"> </w:t>
            </w:r>
            <w:proofErr w:type="spellStart"/>
            <w:r w:rsidRPr="00DB25C4">
              <w:rPr>
                <w:rFonts w:cstheme="minorHAnsi"/>
              </w:rPr>
              <w:t>relevan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expertise </w:t>
            </w:r>
            <w:proofErr w:type="spellStart"/>
            <w:r w:rsidRPr="00DB25C4">
              <w:rPr>
                <w:rFonts w:cstheme="minorHAnsi"/>
              </w:rPr>
              <w:t>dari</w:t>
            </w:r>
            <w:proofErr w:type="spellEnd"/>
            <w:r w:rsidRPr="00DB25C4">
              <w:rPr>
                <w:rFonts w:cstheme="minorHAnsi"/>
              </w:rPr>
              <w:t xml:space="preserve"> masing-masing </w:t>
            </w:r>
            <w:proofErr w:type="spellStart"/>
            <w:r w:rsidRPr="00DB25C4">
              <w:rPr>
                <w:rFonts w:cstheme="minorHAnsi"/>
              </w:rPr>
              <w:t>dosen</w:t>
            </w:r>
            <w:proofErr w:type="spellEnd"/>
            <w:r w:rsidRPr="00DB25C4">
              <w:rPr>
                <w:rFonts w:cstheme="minorHAnsi"/>
              </w:rPr>
              <w:t xml:space="preserve"> dan </w:t>
            </w:r>
            <w:proofErr w:type="spellStart"/>
            <w:r w:rsidRPr="00DB25C4">
              <w:rPr>
                <w:rFonts w:cstheme="minorHAnsi"/>
              </w:rPr>
              <w:t>sejalan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r w:rsidRPr="00DB25C4">
              <w:rPr>
                <w:rFonts w:cstheme="minorHAnsi"/>
                <w:i/>
              </w:rPr>
              <w:t xml:space="preserve">roadmap </w:t>
            </w:r>
            <w:proofErr w:type="spellStart"/>
            <w:r w:rsidRPr="00DB25C4">
              <w:rPr>
                <w:rFonts w:cstheme="minorHAnsi"/>
              </w:rPr>
              <w:t>penelitian</w:t>
            </w:r>
            <w:proofErr w:type="spellEnd"/>
            <w:r w:rsidRPr="00DB25C4">
              <w:rPr>
                <w:rFonts w:cstheme="minorHAnsi"/>
              </w:rPr>
              <w:t xml:space="preserve">. </w:t>
            </w:r>
            <w:proofErr w:type="spellStart"/>
            <w:r w:rsidRPr="00DB25C4">
              <w:rPr>
                <w:rFonts w:cstheme="minorHAnsi"/>
              </w:rPr>
              <w:t>Namun</w:t>
            </w:r>
            <w:proofErr w:type="spellEnd"/>
            <w:r w:rsidRPr="00DB25C4">
              <w:rPr>
                <w:rFonts w:cstheme="minorHAnsi"/>
              </w:rPr>
              <w:t xml:space="preserve">, </w:t>
            </w:r>
            <w:proofErr w:type="spellStart"/>
            <w:r w:rsidRPr="00DB25C4">
              <w:rPr>
                <w:rFonts w:cstheme="minorHAnsi"/>
              </w:rPr>
              <w:t>terdapat</w:t>
            </w:r>
            <w:proofErr w:type="spellEnd"/>
            <w:r w:rsidRPr="00DB25C4">
              <w:rPr>
                <w:rFonts w:cstheme="minorHAnsi"/>
              </w:rPr>
              <w:t xml:space="preserve"> </w:t>
            </w:r>
            <w:proofErr w:type="spellStart"/>
            <w:r w:rsidRPr="00DB25C4">
              <w:rPr>
                <w:rFonts w:cstheme="minorHAnsi"/>
              </w:rPr>
              <w:t>beberapa</w:t>
            </w:r>
            <w:proofErr w:type="spellEnd"/>
            <w:r w:rsidRPr="00DB25C4">
              <w:rPr>
                <w:rFonts w:cstheme="minorHAnsi"/>
              </w:rPr>
              <w:t xml:space="preserve"> </w:t>
            </w:r>
            <w:proofErr w:type="spellStart"/>
            <w:r w:rsidRPr="00DB25C4">
              <w:rPr>
                <w:rFonts w:cstheme="minorHAnsi"/>
              </w:rPr>
              <w:t>judul</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yang </w:t>
            </w:r>
            <w:proofErr w:type="spellStart"/>
            <w:r w:rsidRPr="00DB25C4">
              <w:rPr>
                <w:rFonts w:cstheme="minorHAnsi"/>
              </w:rPr>
              <w:t>mencakup</w:t>
            </w:r>
            <w:proofErr w:type="spellEnd"/>
            <w:r w:rsidRPr="00DB25C4">
              <w:rPr>
                <w:rFonts w:cstheme="minorHAnsi"/>
              </w:rPr>
              <w:t xml:space="preserve"> general </w:t>
            </w:r>
            <w:proofErr w:type="spellStart"/>
            <w:r w:rsidRPr="00DB25C4">
              <w:rPr>
                <w:rFonts w:cstheme="minorHAnsi"/>
              </w:rPr>
              <w:lastRenderedPageBreak/>
              <w:t>topik</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expertise DTPS yang </w:t>
            </w:r>
            <w:proofErr w:type="spellStart"/>
            <w:r w:rsidRPr="00DB25C4">
              <w:rPr>
                <w:rFonts w:cstheme="minorHAnsi"/>
              </w:rPr>
              <w:t>melakukan</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melibatkan</w:t>
            </w:r>
            <w:proofErr w:type="spellEnd"/>
            <w:r w:rsidRPr="00DB25C4">
              <w:rPr>
                <w:rFonts w:cstheme="minorHAnsi"/>
              </w:rPr>
              <w:t xml:space="preserve"> </w:t>
            </w:r>
            <w:proofErr w:type="spellStart"/>
            <w:r w:rsidRPr="00DB25C4">
              <w:rPr>
                <w:rFonts w:cstheme="minorHAnsi"/>
              </w:rPr>
              <w:t>mahasiswa</w:t>
            </w:r>
            <w:proofErr w:type="spellEnd"/>
          </w:p>
        </w:tc>
        <w:tc>
          <w:tcPr>
            <w:tcW w:w="2835" w:type="dxa"/>
          </w:tcPr>
          <w:p w14:paraId="080E694E" w14:textId="77777777" w:rsidR="0076297E" w:rsidRPr="00DB25C4" w:rsidRDefault="0076297E" w:rsidP="00687314">
            <w:pPr>
              <w:spacing w:after="0" w:line="240" w:lineRule="auto"/>
              <w:jc w:val="both"/>
              <w:rPr>
                <w:rFonts w:cstheme="minorHAnsi"/>
              </w:rPr>
            </w:pPr>
            <w:r w:rsidRPr="00DB25C4">
              <w:rPr>
                <w:rFonts w:cstheme="minorHAnsi"/>
              </w:rPr>
              <w:lastRenderedPageBreak/>
              <w:t xml:space="preserve">UPPS </w:t>
            </w:r>
            <w:proofErr w:type="spellStart"/>
            <w:r w:rsidRPr="00DB25C4">
              <w:rPr>
                <w:rFonts w:cstheme="minorHAnsi"/>
              </w:rPr>
              <w:t>membuat</w:t>
            </w:r>
            <w:proofErr w:type="spellEnd"/>
            <w:r w:rsidRPr="00DB25C4">
              <w:rPr>
                <w:rFonts w:cstheme="minorHAnsi"/>
              </w:rPr>
              <w:t xml:space="preserve"> </w:t>
            </w:r>
            <w:proofErr w:type="spellStart"/>
            <w:r w:rsidRPr="00DB25C4">
              <w:rPr>
                <w:rFonts w:cstheme="minorHAnsi"/>
              </w:rPr>
              <w:t>rencana</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ciri</w:t>
            </w:r>
            <w:proofErr w:type="spellEnd"/>
            <w:r w:rsidRPr="00DB25C4">
              <w:rPr>
                <w:rFonts w:cstheme="minorHAnsi"/>
              </w:rPr>
              <w:t xml:space="preserve"> PBM UMC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penambahan</w:t>
            </w:r>
            <w:proofErr w:type="spellEnd"/>
            <w:r w:rsidRPr="00DB25C4">
              <w:rPr>
                <w:rFonts w:cstheme="minorHAnsi"/>
              </w:rPr>
              <w:t xml:space="preserve"> </w:t>
            </w:r>
            <w:proofErr w:type="spellStart"/>
            <w:r w:rsidRPr="00DB25C4">
              <w:rPr>
                <w:rFonts w:cstheme="minorHAnsi"/>
              </w:rPr>
              <w:t>variasi</w:t>
            </w:r>
            <w:proofErr w:type="spellEnd"/>
            <w:r w:rsidRPr="00DB25C4">
              <w:rPr>
                <w:rFonts w:cstheme="minorHAnsi"/>
              </w:rPr>
              <w:t xml:space="preserve"> </w:t>
            </w:r>
            <w:proofErr w:type="spellStart"/>
            <w:r w:rsidRPr="00DB25C4">
              <w:rPr>
                <w:rFonts w:cstheme="minorHAnsi"/>
              </w:rPr>
              <w:t>topik</w:t>
            </w:r>
            <w:proofErr w:type="spellEnd"/>
            <w:r w:rsidRPr="00DB25C4">
              <w:rPr>
                <w:rFonts w:cstheme="minorHAnsi"/>
              </w:rPr>
              <w:t xml:space="preserve"> dan </w:t>
            </w:r>
            <w:proofErr w:type="spellStart"/>
            <w:r w:rsidRPr="00DB25C4">
              <w:rPr>
                <w:rFonts w:cstheme="minorHAnsi"/>
              </w:rPr>
              <w:t>cakupan</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w:t>
            </w:r>
            <w:proofErr w:type="spellStart"/>
            <w:r w:rsidRPr="00DB25C4">
              <w:rPr>
                <w:rFonts w:cstheme="minorHAnsi"/>
              </w:rPr>
              <w:t>sehingga</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lastRenderedPageBreak/>
              <w:t>tingkat</w:t>
            </w:r>
            <w:proofErr w:type="spellEnd"/>
            <w:r w:rsidRPr="00DB25C4">
              <w:rPr>
                <w:rFonts w:cstheme="minorHAnsi"/>
              </w:rPr>
              <w:t xml:space="preserve"> </w:t>
            </w:r>
            <w:proofErr w:type="spellStart"/>
            <w:r w:rsidRPr="00DB25C4">
              <w:rPr>
                <w:rFonts w:cstheme="minorHAnsi"/>
              </w:rPr>
              <w:t>relevansi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i/>
              </w:rPr>
              <w:t xml:space="preserve"> expertise.</w:t>
            </w:r>
          </w:p>
        </w:tc>
      </w:tr>
      <w:tr w:rsidR="0076297E" w:rsidRPr="00DB25C4" w14:paraId="20DDC5F8" w14:textId="77777777" w:rsidTr="00162F42">
        <w:tc>
          <w:tcPr>
            <w:tcW w:w="562" w:type="dxa"/>
          </w:tcPr>
          <w:p w14:paraId="60F3D532" w14:textId="77777777" w:rsidR="0076297E" w:rsidRPr="00DB25C4" w:rsidRDefault="0076297E" w:rsidP="00687314">
            <w:pPr>
              <w:spacing w:after="0" w:line="240" w:lineRule="auto"/>
              <w:jc w:val="center"/>
              <w:rPr>
                <w:rFonts w:cstheme="minorHAnsi"/>
              </w:rPr>
            </w:pPr>
            <w:r w:rsidRPr="00DB25C4">
              <w:rPr>
                <w:rFonts w:cstheme="minorHAnsi"/>
              </w:rPr>
              <w:t>4</w:t>
            </w:r>
          </w:p>
        </w:tc>
        <w:tc>
          <w:tcPr>
            <w:tcW w:w="2396" w:type="dxa"/>
          </w:tcPr>
          <w:p w14:paraId="0546D2A2" w14:textId="77777777" w:rsidR="0076297E" w:rsidRPr="00DB25C4" w:rsidRDefault="0076297E" w:rsidP="00687314">
            <w:pPr>
              <w:spacing w:after="0" w:line="240" w:lineRule="auto"/>
              <w:jc w:val="both"/>
              <w:rPr>
                <w:rFonts w:cstheme="minorHAnsi"/>
              </w:rPr>
            </w:pPr>
            <w:proofErr w:type="spellStart"/>
            <w:r w:rsidRPr="00DB25C4">
              <w:rPr>
                <w:rFonts w:cstheme="minorHAnsi"/>
              </w:rPr>
              <w:t>Pelibatan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w:t>
            </w:r>
            <w:proofErr w:type="spellStart"/>
            <w:r w:rsidRPr="00DB25C4">
              <w:rPr>
                <w:rFonts w:cstheme="minorHAnsi"/>
              </w:rPr>
              <w:t>dosen</w:t>
            </w:r>
            <w:proofErr w:type="spellEnd"/>
          </w:p>
        </w:tc>
        <w:tc>
          <w:tcPr>
            <w:tcW w:w="3416" w:type="dxa"/>
          </w:tcPr>
          <w:p w14:paraId="090B40CF" w14:textId="77777777" w:rsidR="0076297E" w:rsidRPr="00DB25C4" w:rsidRDefault="0076297E" w:rsidP="00687314">
            <w:pPr>
              <w:spacing w:after="0" w:line="240" w:lineRule="auto"/>
              <w:jc w:val="both"/>
              <w:rPr>
                <w:rFonts w:cstheme="minorHAnsi"/>
              </w:rPr>
            </w:pPr>
            <w:proofErr w:type="spellStart"/>
            <w:r w:rsidRPr="00DB25C4">
              <w:rPr>
                <w:rFonts w:cstheme="minorHAnsi"/>
              </w:rPr>
              <w:t>Pelibatan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DTPS </w:t>
            </w:r>
            <w:proofErr w:type="spellStart"/>
            <w:r w:rsidRPr="00DB25C4">
              <w:rPr>
                <w:rFonts w:cstheme="minorHAnsi"/>
              </w:rPr>
              <w:t>sudah</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presentasi</w:t>
            </w:r>
            <w:proofErr w:type="spellEnd"/>
            <w:r w:rsidRPr="00DB25C4">
              <w:rPr>
                <w:rFonts w:cstheme="minorHAnsi"/>
              </w:rPr>
              <w:t xml:space="preserve"> </w:t>
            </w:r>
            <w:proofErr w:type="spellStart"/>
            <w:r w:rsidRPr="00DB25C4">
              <w:rPr>
                <w:rFonts w:cstheme="minorHAnsi"/>
              </w:rPr>
              <w:t>pelibatan</w:t>
            </w:r>
            <w:proofErr w:type="spellEnd"/>
            <w:r w:rsidRPr="00DB25C4">
              <w:rPr>
                <w:rFonts w:cstheme="minorHAnsi"/>
              </w:rPr>
              <w:t xml:space="preserve"> </w:t>
            </w:r>
            <w:proofErr w:type="spellStart"/>
            <w:r w:rsidRPr="00DB25C4">
              <w:rPr>
                <w:rFonts w:cstheme="minorHAnsi"/>
              </w:rPr>
              <w:t>sebanyak</w:t>
            </w:r>
            <w:proofErr w:type="spellEnd"/>
            <w:r w:rsidRPr="00DB25C4">
              <w:rPr>
                <w:rFonts w:cstheme="minorHAnsi"/>
              </w:rPr>
              <w:t xml:space="preserve"> 15%. </w:t>
            </w:r>
            <w:proofErr w:type="spellStart"/>
            <w:r w:rsidRPr="00DB25C4">
              <w:rPr>
                <w:rFonts w:cstheme="minorHAnsi"/>
              </w:rPr>
              <w:t>Namun</w:t>
            </w:r>
            <w:proofErr w:type="spellEnd"/>
            <w:r w:rsidRPr="00DB25C4">
              <w:rPr>
                <w:rFonts w:cstheme="minorHAnsi"/>
              </w:rPr>
              <w:t xml:space="preserve">, </w:t>
            </w:r>
            <w:proofErr w:type="spellStart"/>
            <w:r w:rsidRPr="00DB25C4">
              <w:rPr>
                <w:rFonts w:cstheme="minorHAnsi"/>
              </w:rPr>
              <w:t>persentase</w:t>
            </w:r>
            <w:proofErr w:type="spellEnd"/>
            <w:r w:rsidRPr="00DB25C4">
              <w:rPr>
                <w:rFonts w:cstheme="minorHAnsi"/>
              </w:rPr>
              <w:t xml:space="preserve"> </w:t>
            </w:r>
            <w:proofErr w:type="spellStart"/>
            <w:r w:rsidRPr="00DB25C4">
              <w:rPr>
                <w:rFonts w:cstheme="minorHAnsi"/>
              </w:rPr>
              <w:t>pelibatan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ini</w:t>
            </w:r>
            <w:proofErr w:type="spellEnd"/>
            <w:r w:rsidRPr="00DB25C4">
              <w:rPr>
                <w:rFonts w:cstheme="minorHAnsi"/>
              </w:rPr>
              <w:t xml:space="preserve"> </w:t>
            </w:r>
            <w:proofErr w:type="spellStart"/>
            <w:r w:rsidRPr="00DB25C4">
              <w:rPr>
                <w:rFonts w:cstheme="minorHAnsi"/>
              </w:rPr>
              <w:t>masih</w:t>
            </w:r>
            <w:proofErr w:type="spellEnd"/>
            <w:r w:rsidRPr="00DB25C4">
              <w:rPr>
                <w:rFonts w:cstheme="minorHAnsi"/>
              </w:rPr>
              <w:t xml:space="preserve"> minim.  </w:t>
            </w:r>
          </w:p>
        </w:tc>
        <w:tc>
          <w:tcPr>
            <w:tcW w:w="2835" w:type="dxa"/>
          </w:tcPr>
          <w:p w14:paraId="0FC20245" w14:textId="77777777" w:rsidR="0076297E" w:rsidRPr="00DB25C4" w:rsidRDefault="0076297E" w:rsidP="00687314">
            <w:pPr>
              <w:spacing w:after="0" w:line="240" w:lineRule="auto"/>
              <w:jc w:val="both"/>
              <w:rPr>
                <w:rFonts w:cstheme="minorHAnsi"/>
              </w:rPr>
            </w:pPr>
            <w:r w:rsidRPr="00DB25C4">
              <w:rPr>
                <w:rFonts w:cstheme="minorHAnsi"/>
              </w:rPr>
              <w:t xml:space="preserve">UPPS </w:t>
            </w:r>
            <w:proofErr w:type="spellStart"/>
            <w:r w:rsidRPr="00DB25C4">
              <w:rPr>
                <w:rFonts w:cstheme="minorHAnsi"/>
              </w:rPr>
              <w:t>menerbitkan</w:t>
            </w:r>
            <w:proofErr w:type="spellEnd"/>
            <w:r w:rsidRPr="00DB25C4">
              <w:rPr>
                <w:rFonts w:cstheme="minorHAnsi"/>
              </w:rPr>
              <w:t xml:space="preserve"> </w:t>
            </w:r>
            <w:proofErr w:type="spellStart"/>
            <w:r w:rsidRPr="00DB25C4">
              <w:rPr>
                <w:rFonts w:cstheme="minorHAnsi"/>
              </w:rPr>
              <w:t>surat</w:t>
            </w:r>
            <w:proofErr w:type="spellEnd"/>
            <w:r w:rsidRPr="00DB25C4">
              <w:rPr>
                <w:rFonts w:cstheme="minorHAnsi"/>
              </w:rPr>
              <w:t xml:space="preserve"> </w:t>
            </w:r>
            <w:proofErr w:type="spellStart"/>
            <w:r w:rsidRPr="00DB25C4">
              <w:rPr>
                <w:rFonts w:cstheme="minorHAnsi"/>
              </w:rPr>
              <w:t>edaran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Program </w:t>
            </w:r>
            <w:proofErr w:type="spellStart"/>
            <w:r w:rsidRPr="00DB25C4">
              <w:rPr>
                <w:rFonts w:cstheme="minorHAnsi"/>
              </w:rPr>
              <w:t>Studi</w:t>
            </w:r>
            <w:proofErr w:type="spellEnd"/>
            <w:r w:rsidRPr="00DB25C4">
              <w:rPr>
                <w:rFonts w:cstheme="minorHAnsi"/>
              </w:rPr>
              <w:t xml:space="preserve">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kewajiban</w:t>
            </w:r>
            <w:proofErr w:type="spellEnd"/>
            <w:r w:rsidRPr="00DB25C4">
              <w:rPr>
                <w:rFonts w:cstheme="minorHAnsi"/>
              </w:rPr>
              <w:t xml:space="preserve"> DTPS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melibatkan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penelitian</w:t>
            </w:r>
            <w:proofErr w:type="spellEnd"/>
            <w:r w:rsidRPr="00DB25C4">
              <w:rPr>
                <w:rFonts w:cstheme="minorHAnsi"/>
              </w:rPr>
              <w:t xml:space="preserve">. </w:t>
            </w:r>
          </w:p>
        </w:tc>
      </w:tr>
    </w:tbl>
    <w:p w14:paraId="624CF9C7" w14:textId="77777777" w:rsidR="0076297E" w:rsidRPr="00DB25C4" w:rsidRDefault="0076297E" w:rsidP="00687314">
      <w:pPr>
        <w:spacing w:after="0" w:line="240" w:lineRule="auto"/>
        <w:jc w:val="both"/>
        <w:rPr>
          <w:rFonts w:cstheme="minorHAnsi"/>
        </w:rPr>
        <w:sectPr w:rsidR="0076297E" w:rsidRPr="00DB25C4" w:rsidSect="00CD4E67">
          <w:pgSz w:w="11906" w:h="16838"/>
          <w:pgMar w:top="1440" w:right="1440" w:bottom="1440" w:left="1440" w:header="708" w:footer="708" w:gutter="0"/>
          <w:cols w:space="708"/>
          <w:docGrid w:linePitch="360"/>
        </w:sectPr>
      </w:pPr>
    </w:p>
    <w:p w14:paraId="2163F5D3" w14:textId="77777777" w:rsidR="0076297E" w:rsidRPr="00DB25C4" w:rsidRDefault="0076297E" w:rsidP="00687314">
      <w:pPr>
        <w:spacing w:after="0" w:line="240" w:lineRule="auto"/>
        <w:contextualSpacing/>
        <w:jc w:val="both"/>
        <w:rPr>
          <w:rFonts w:cstheme="minorHAnsi"/>
          <w:b/>
        </w:rPr>
      </w:pPr>
      <w:r w:rsidRPr="00DB25C4">
        <w:rPr>
          <w:rFonts w:cstheme="minorHAnsi"/>
          <w:b/>
        </w:rPr>
        <w:lastRenderedPageBreak/>
        <w:t>KRITERIA 8. PENGABDIAN KEPADA MASYARAKAT</w:t>
      </w:r>
    </w:p>
    <w:p w14:paraId="12DA64AA" w14:textId="77777777" w:rsidR="0076297E" w:rsidRPr="00DB25C4" w:rsidRDefault="0076297E" w:rsidP="00687314">
      <w:pPr>
        <w:spacing w:after="0" w:line="240" w:lineRule="auto"/>
        <w:contextualSpacing/>
        <w:jc w:val="both"/>
        <w:rPr>
          <w:rFonts w:cstheme="minorHAnsi"/>
          <w:b/>
          <w:bCs/>
        </w:rPr>
      </w:pPr>
      <w:commentRangeStart w:id="56"/>
      <w:commentRangeStart w:id="57"/>
      <w:commentRangeStart w:id="58"/>
      <w:r w:rsidRPr="00DB25C4">
        <w:rPr>
          <w:rFonts w:cstheme="minorHAnsi"/>
          <w:b/>
          <w:bCs/>
        </w:rPr>
        <w:t xml:space="preserve">8.1 </w:t>
      </w:r>
      <w:proofErr w:type="spellStart"/>
      <w:r w:rsidRPr="00DB25C4">
        <w:rPr>
          <w:rFonts w:cstheme="minorHAnsi"/>
          <w:b/>
          <w:bCs/>
        </w:rPr>
        <w:t>Kebijakan</w:t>
      </w:r>
      <w:commentRangeEnd w:id="56"/>
      <w:proofErr w:type="spellEnd"/>
      <w:r w:rsidRPr="00DB25C4">
        <w:rPr>
          <w:rFonts w:cstheme="minorHAnsi"/>
        </w:rPr>
        <w:commentReference w:id="56"/>
      </w:r>
      <w:commentRangeEnd w:id="57"/>
      <w:r w:rsidRPr="00DB25C4">
        <w:rPr>
          <w:rFonts w:cstheme="minorHAnsi"/>
        </w:rPr>
        <w:commentReference w:id="57"/>
      </w:r>
      <w:commentRangeEnd w:id="58"/>
      <w:r w:rsidRPr="00DB25C4">
        <w:rPr>
          <w:rFonts w:cstheme="minorHAnsi"/>
        </w:rPr>
        <w:commentReference w:id="58"/>
      </w:r>
    </w:p>
    <w:p w14:paraId="5F548C65" w14:textId="77777777" w:rsidR="0076297E" w:rsidRPr="00DB25C4" w:rsidRDefault="0076297E" w:rsidP="00687314">
      <w:pPr>
        <w:spacing w:after="0" w:line="240" w:lineRule="auto"/>
        <w:ind w:left="180"/>
        <w:contextualSpacing/>
        <w:jc w:val="both"/>
        <w:rPr>
          <w:rFonts w:cstheme="minorHAnsi"/>
        </w:rPr>
      </w:pP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tertulis</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bentuk</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perundang-undangan</w:t>
      </w:r>
      <w:proofErr w:type="spellEnd"/>
      <w:r w:rsidRPr="00DB25C4">
        <w:rPr>
          <w:rFonts w:cstheme="minorHAnsi"/>
        </w:rPr>
        <w:t xml:space="preserve"> dan/</w:t>
      </w:r>
      <w:proofErr w:type="spellStart"/>
      <w:r w:rsidRPr="00DB25C4">
        <w:rPr>
          <w:rFonts w:cstheme="minorHAnsi"/>
        </w:rPr>
        <w:t>atau</w:t>
      </w:r>
      <w:proofErr w:type="spellEnd"/>
      <w:r w:rsidRPr="00DB25C4">
        <w:rPr>
          <w:rFonts w:cstheme="minorHAnsi"/>
        </w:rPr>
        <w:t xml:space="preserve"> </w:t>
      </w:r>
      <w:proofErr w:type="spellStart"/>
      <w:r w:rsidRPr="00DB25C4">
        <w:rPr>
          <w:rFonts w:cstheme="minorHAnsi"/>
        </w:rPr>
        <w:t>peraturan</w:t>
      </w:r>
      <w:proofErr w:type="spellEnd"/>
      <w:r w:rsidRPr="00DB25C4">
        <w:rPr>
          <w:rFonts w:cstheme="minorHAnsi"/>
        </w:rPr>
        <w:t xml:space="preserve"> </w:t>
      </w:r>
      <w:proofErr w:type="spellStart"/>
      <w:r w:rsidRPr="00DB25C4">
        <w:rPr>
          <w:rFonts w:cstheme="minorHAnsi"/>
        </w:rPr>
        <w:t>pimpinan</w:t>
      </w:r>
      <w:proofErr w:type="spellEnd"/>
      <w:r w:rsidRPr="00DB25C4">
        <w:rPr>
          <w:rFonts w:cstheme="minorHAnsi"/>
        </w:rPr>
        <w:t xml:space="preserve"> </w:t>
      </w:r>
      <w:proofErr w:type="spellStart"/>
      <w:r w:rsidRPr="00DB25C4">
        <w:rPr>
          <w:rFonts w:cstheme="minorHAnsi"/>
        </w:rPr>
        <w:t>perguruan</w:t>
      </w:r>
      <w:proofErr w:type="spellEnd"/>
      <w:r w:rsidRPr="00DB25C4">
        <w:rPr>
          <w:rFonts w:cstheme="minorHAnsi"/>
        </w:rPr>
        <w:t xml:space="preserve"> </w:t>
      </w:r>
      <w:proofErr w:type="spellStart"/>
      <w:r w:rsidRPr="00DB25C4">
        <w:rPr>
          <w:rFonts w:cstheme="minorHAnsi"/>
        </w:rPr>
        <w:t>tinggi</w:t>
      </w:r>
      <w:proofErr w:type="spellEnd"/>
      <w:r w:rsidRPr="00DB25C4">
        <w:rPr>
          <w:rFonts w:cstheme="minorHAnsi"/>
        </w:rPr>
        <w:t xml:space="preserve"> yang </w:t>
      </w:r>
      <w:proofErr w:type="spellStart"/>
      <w:r w:rsidRPr="00DB25C4">
        <w:rPr>
          <w:rFonts w:cstheme="minorHAnsi"/>
        </w:rPr>
        <w:t>mengatur</w:t>
      </w:r>
      <w:proofErr w:type="spellEnd"/>
      <w:r w:rsidRPr="00DB25C4">
        <w:rPr>
          <w:rFonts w:cstheme="minorHAnsi"/>
        </w:rPr>
        <w:t xml:space="preserve"> </w:t>
      </w:r>
      <w:proofErr w:type="spellStart"/>
      <w:r w:rsidRPr="00DB25C4">
        <w:rPr>
          <w:rFonts w:cstheme="minorHAnsi"/>
        </w:rPr>
        <w:t>PkM</w:t>
      </w:r>
      <w:proofErr w:type="spellEnd"/>
      <w:r w:rsidRPr="00DB25C4">
        <w:rPr>
          <w:rFonts w:cstheme="minorHAnsi"/>
        </w:rPr>
        <w:t xml:space="preserve"> dan UPPS.</w:t>
      </w:r>
    </w:p>
    <w:p w14:paraId="499AF933" w14:textId="77777777" w:rsidR="0076297E" w:rsidRPr="00DB25C4" w:rsidRDefault="0076297E" w:rsidP="00687314">
      <w:pPr>
        <w:spacing w:after="0" w:line="240" w:lineRule="auto"/>
        <w:ind w:left="180"/>
        <w:contextualSpacing/>
        <w:jc w:val="both"/>
        <w:rPr>
          <w:rFonts w:cstheme="minorHAnsi"/>
        </w:rPr>
      </w:pPr>
    </w:p>
    <w:p w14:paraId="5956F2B1" w14:textId="77777777" w:rsidR="0076297E" w:rsidRPr="00DB25C4" w:rsidRDefault="0076297E" w:rsidP="00687314">
      <w:pPr>
        <w:spacing w:after="0" w:line="240" w:lineRule="auto"/>
        <w:ind w:left="180"/>
        <w:contextualSpacing/>
        <w:jc w:val="both"/>
        <w:rPr>
          <w:rFonts w:cstheme="minorHAnsi"/>
          <w:b/>
          <w:color w:val="FF0000"/>
        </w:rPr>
      </w:pPr>
      <w:r w:rsidRPr="00DB25C4">
        <w:rPr>
          <w:rFonts w:cstheme="minorHAnsi"/>
          <w:b/>
          <w:color w:val="FF0000"/>
        </w:rPr>
        <w:t xml:space="preserve">(Mohon </w:t>
      </w:r>
      <w:proofErr w:type="spellStart"/>
      <w:r w:rsidRPr="00DB25C4">
        <w:rPr>
          <w:rFonts w:cstheme="minorHAnsi"/>
          <w:b/>
          <w:color w:val="FF0000"/>
        </w:rPr>
        <w:t>diisi</w:t>
      </w:r>
      <w:proofErr w:type="spellEnd"/>
      <w:r w:rsidRPr="00DB25C4">
        <w:rPr>
          <w:rFonts w:cstheme="minorHAnsi"/>
          <w:b/>
          <w:color w:val="FF0000"/>
        </w:rPr>
        <w:t xml:space="preserve"> SK yang </w:t>
      </w:r>
      <w:proofErr w:type="spellStart"/>
      <w:r w:rsidRPr="00DB25C4">
        <w:rPr>
          <w:rFonts w:cstheme="minorHAnsi"/>
          <w:b/>
          <w:color w:val="FF0000"/>
        </w:rPr>
        <w:t>berhubungan</w:t>
      </w:r>
      <w:proofErr w:type="spellEnd"/>
      <w:r w:rsidRPr="00DB25C4">
        <w:rPr>
          <w:rFonts w:cstheme="minorHAnsi"/>
          <w:b/>
          <w:color w:val="FF0000"/>
        </w:rPr>
        <w:t xml:space="preserve"> </w:t>
      </w:r>
      <w:proofErr w:type="spellStart"/>
      <w:r w:rsidRPr="00DB25C4">
        <w:rPr>
          <w:rFonts w:cstheme="minorHAnsi"/>
          <w:b/>
          <w:color w:val="FF0000"/>
        </w:rPr>
        <w:t>dengan</w:t>
      </w:r>
      <w:proofErr w:type="spellEnd"/>
      <w:r w:rsidRPr="00DB25C4">
        <w:rPr>
          <w:rFonts w:cstheme="minorHAnsi"/>
          <w:b/>
          <w:color w:val="FF0000"/>
        </w:rPr>
        <w:t xml:space="preserve">: </w:t>
      </w:r>
      <w:proofErr w:type="spellStart"/>
      <w:r w:rsidRPr="00DB25C4">
        <w:rPr>
          <w:rFonts w:cstheme="minorHAnsi"/>
          <w:b/>
          <w:color w:val="FF0000"/>
        </w:rPr>
        <w:t>Renstra</w:t>
      </w:r>
      <w:proofErr w:type="spellEnd"/>
      <w:r w:rsidRPr="00DB25C4">
        <w:rPr>
          <w:rFonts w:cstheme="minorHAnsi"/>
          <w:b/>
          <w:color w:val="FF0000"/>
        </w:rPr>
        <w:t xml:space="preserve"> </w:t>
      </w:r>
      <w:proofErr w:type="spellStart"/>
      <w:r w:rsidRPr="00DB25C4">
        <w:rPr>
          <w:rFonts w:cstheme="minorHAnsi"/>
          <w:b/>
          <w:color w:val="FF0000"/>
        </w:rPr>
        <w:t>PkM</w:t>
      </w:r>
      <w:proofErr w:type="spellEnd"/>
      <w:r w:rsidRPr="00DB25C4">
        <w:rPr>
          <w:rFonts w:cstheme="minorHAnsi"/>
          <w:b/>
          <w:color w:val="FF0000"/>
        </w:rPr>
        <w:t xml:space="preserve"> Universitas, </w:t>
      </w:r>
      <w:proofErr w:type="spellStart"/>
      <w:r w:rsidRPr="00DB25C4">
        <w:rPr>
          <w:rFonts w:cstheme="minorHAnsi"/>
          <w:b/>
          <w:color w:val="FF0000"/>
        </w:rPr>
        <w:t>Pedoman</w:t>
      </w:r>
      <w:proofErr w:type="spellEnd"/>
      <w:r w:rsidRPr="00DB25C4">
        <w:rPr>
          <w:rFonts w:cstheme="minorHAnsi"/>
          <w:b/>
          <w:color w:val="FF0000"/>
        </w:rPr>
        <w:t xml:space="preserve"> </w:t>
      </w:r>
      <w:proofErr w:type="spellStart"/>
      <w:r w:rsidRPr="00DB25C4">
        <w:rPr>
          <w:rFonts w:cstheme="minorHAnsi"/>
          <w:b/>
          <w:color w:val="FF0000"/>
        </w:rPr>
        <w:t>PkM</w:t>
      </w:r>
      <w:proofErr w:type="spellEnd"/>
      <w:r w:rsidRPr="00DB25C4">
        <w:rPr>
          <w:rFonts w:cstheme="minorHAnsi"/>
          <w:b/>
          <w:color w:val="FF0000"/>
        </w:rPr>
        <w:t xml:space="preserve">, </w:t>
      </w:r>
      <w:proofErr w:type="spellStart"/>
      <w:r w:rsidRPr="00DB25C4">
        <w:rPr>
          <w:rFonts w:cstheme="minorHAnsi"/>
          <w:b/>
          <w:color w:val="FF0000"/>
        </w:rPr>
        <w:t>Standar</w:t>
      </w:r>
      <w:proofErr w:type="spellEnd"/>
      <w:r w:rsidRPr="00DB25C4">
        <w:rPr>
          <w:rFonts w:cstheme="minorHAnsi"/>
          <w:b/>
          <w:color w:val="FF0000"/>
        </w:rPr>
        <w:t xml:space="preserve"> Hasil, </w:t>
      </w:r>
      <w:proofErr w:type="spellStart"/>
      <w:r w:rsidRPr="00DB25C4">
        <w:rPr>
          <w:rFonts w:cstheme="minorHAnsi"/>
          <w:b/>
          <w:color w:val="FF0000"/>
        </w:rPr>
        <w:t>Standar</w:t>
      </w:r>
      <w:proofErr w:type="spellEnd"/>
      <w:r w:rsidRPr="00DB25C4">
        <w:rPr>
          <w:rFonts w:cstheme="minorHAnsi"/>
          <w:b/>
          <w:color w:val="FF0000"/>
        </w:rPr>
        <w:t xml:space="preserve"> Isi, </w:t>
      </w:r>
      <w:proofErr w:type="spellStart"/>
      <w:r w:rsidRPr="00DB25C4">
        <w:rPr>
          <w:rFonts w:cstheme="minorHAnsi"/>
          <w:b/>
          <w:color w:val="FF0000"/>
        </w:rPr>
        <w:t>Standar</w:t>
      </w:r>
      <w:proofErr w:type="spellEnd"/>
      <w:r w:rsidRPr="00DB25C4">
        <w:rPr>
          <w:rFonts w:cstheme="minorHAnsi"/>
          <w:b/>
          <w:color w:val="FF0000"/>
        </w:rPr>
        <w:t xml:space="preserve"> Proses, </w:t>
      </w:r>
      <w:proofErr w:type="spellStart"/>
      <w:r w:rsidRPr="00DB25C4">
        <w:rPr>
          <w:rFonts w:cstheme="minorHAnsi"/>
          <w:b/>
          <w:color w:val="FF0000"/>
        </w:rPr>
        <w:t>Standar</w:t>
      </w:r>
      <w:proofErr w:type="spellEnd"/>
      <w:r w:rsidRPr="00DB25C4">
        <w:rPr>
          <w:rFonts w:cstheme="minorHAnsi"/>
          <w:b/>
          <w:color w:val="FF0000"/>
        </w:rPr>
        <w:t xml:space="preserve"> </w:t>
      </w:r>
      <w:proofErr w:type="spellStart"/>
      <w:r w:rsidRPr="00DB25C4">
        <w:rPr>
          <w:rFonts w:cstheme="minorHAnsi"/>
          <w:b/>
          <w:color w:val="FF0000"/>
        </w:rPr>
        <w:t>Penilaian</w:t>
      </w:r>
      <w:proofErr w:type="spellEnd"/>
      <w:r w:rsidRPr="00DB25C4">
        <w:rPr>
          <w:rFonts w:cstheme="minorHAnsi"/>
          <w:b/>
          <w:color w:val="FF0000"/>
        </w:rPr>
        <w:t xml:space="preserve"> dan </w:t>
      </w:r>
      <w:proofErr w:type="spellStart"/>
      <w:r w:rsidRPr="00DB25C4">
        <w:rPr>
          <w:rFonts w:cstheme="minorHAnsi"/>
          <w:b/>
          <w:color w:val="FF0000"/>
        </w:rPr>
        <w:t>Standar</w:t>
      </w:r>
      <w:proofErr w:type="spellEnd"/>
      <w:r w:rsidRPr="00DB25C4">
        <w:rPr>
          <w:rFonts w:cstheme="minorHAnsi"/>
          <w:b/>
          <w:color w:val="FF0000"/>
        </w:rPr>
        <w:t xml:space="preserve"> </w:t>
      </w:r>
      <w:proofErr w:type="spellStart"/>
      <w:r w:rsidRPr="00DB25C4">
        <w:rPr>
          <w:rFonts w:cstheme="minorHAnsi"/>
          <w:b/>
          <w:color w:val="FF0000"/>
        </w:rPr>
        <w:t>Pelaksanaan</w:t>
      </w:r>
      <w:proofErr w:type="spellEnd"/>
      <w:r w:rsidRPr="00DB25C4">
        <w:rPr>
          <w:rFonts w:cstheme="minorHAnsi"/>
          <w:b/>
          <w:color w:val="FF0000"/>
        </w:rPr>
        <w:t>)</w:t>
      </w:r>
    </w:p>
    <w:p w14:paraId="77A94FFB" w14:textId="77777777" w:rsidR="0076297E" w:rsidRPr="00DB25C4" w:rsidRDefault="0076297E" w:rsidP="00687314">
      <w:pPr>
        <w:spacing w:after="0" w:line="240" w:lineRule="auto"/>
        <w:ind w:left="180"/>
        <w:contextualSpacing/>
        <w:jc w:val="both"/>
        <w:rPr>
          <w:rFonts w:cstheme="minorHAnsi"/>
          <w:b/>
          <w:color w:val="FF0000"/>
        </w:rPr>
      </w:pPr>
    </w:p>
    <w:p w14:paraId="356E4EAA" w14:textId="77777777" w:rsidR="0076297E" w:rsidRPr="00DB25C4" w:rsidRDefault="0076297E" w:rsidP="009F6099">
      <w:pPr>
        <w:pStyle w:val="ListParagraph"/>
        <w:numPr>
          <w:ilvl w:val="0"/>
          <w:numId w:val="171"/>
        </w:numPr>
        <w:spacing w:after="0" w:line="240" w:lineRule="auto"/>
        <w:ind w:left="426"/>
        <w:jc w:val="both"/>
        <w:rPr>
          <w:rFonts w:eastAsia="Calibri" w:cstheme="minorHAnsi"/>
          <w:color w:val="000000" w:themeColor="text1"/>
        </w:rPr>
      </w:pPr>
      <w:proofErr w:type="spellStart"/>
      <w:r w:rsidRPr="00DB25C4">
        <w:rPr>
          <w:rFonts w:eastAsia="Calibri" w:cstheme="minorHAnsi"/>
          <w:color w:val="000000" w:themeColor="text1"/>
        </w:rPr>
        <w:t>Undang-undang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12 </w:t>
      </w:r>
      <w:proofErr w:type="spellStart"/>
      <w:r w:rsidRPr="00DB25C4">
        <w:rPr>
          <w:rFonts w:eastAsia="Calibri" w:cstheme="minorHAnsi"/>
          <w:color w:val="000000" w:themeColor="text1"/>
        </w:rPr>
        <w:t>Tahun</w:t>
      </w:r>
      <w:proofErr w:type="spellEnd"/>
      <w:r w:rsidRPr="00DB25C4">
        <w:rPr>
          <w:rFonts w:eastAsia="Calibri" w:cstheme="minorHAnsi"/>
          <w:color w:val="000000" w:themeColor="text1"/>
        </w:rPr>
        <w:t xml:space="preserve"> 2021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Pendidikan Tinggi</w:t>
      </w:r>
    </w:p>
    <w:p w14:paraId="63CC9A9C" w14:textId="77777777" w:rsidR="0076297E" w:rsidRPr="00DB25C4" w:rsidRDefault="0076297E" w:rsidP="009F6099">
      <w:pPr>
        <w:pStyle w:val="ListParagraph"/>
        <w:numPr>
          <w:ilvl w:val="0"/>
          <w:numId w:val="171"/>
        </w:numPr>
        <w:spacing w:after="0" w:line="240" w:lineRule="auto"/>
        <w:ind w:left="426"/>
        <w:jc w:val="both"/>
        <w:rPr>
          <w:rFonts w:eastAsia="Calibri" w:cstheme="minorHAnsi"/>
          <w:color w:val="000000" w:themeColor="text1"/>
        </w:rPr>
      </w:pPr>
      <w:proofErr w:type="spellStart"/>
      <w:r w:rsidRPr="00DB25C4">
        <w:rPr>
          <w:rFonts w:eastAsia="Calibri" w:cstheme="minorHAnsi"/>
          <w:color w:val="000000" w:themeColor="text1"/>
        </w:rPr>
        <w:t>Peraturan</w:t>
      </w:r>
      <w:proofErr w:type="spellEnd"/>
      <w:r w:rsidRPr="00DB25C4">
        <w:rPr>
          <w:rFonts w:eastAsia="Calibri" w:cstheme="minorHAnsi"/>
          <w:color w:val="000000" w:themeColor="text1"/>
        </w:rPr>
        <w:t xml:space="preserve"> Menteri Pendidikan dan </w:t>
      </w:r>
      <w:proofErr w:type="spellStart"/>
      <w:r w:rsidRPr="00DB25C4">
        <w:rPr>
          <w:rFonts w:eastAsia="Calibri" w:cstheme="minorHAnsi"/>
          <w:color w:val="000000" w:themeColor="text1"/>
        </w:rPr>
        <w:t>Kebudayaan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Republik</w:t>
      </w:r>
      <w:proofErr w:type="spellEnd"/>
      <w:r w:rsidRPr="00DB25C4">
        <w:rPr>
          <w:rFonts w:eastAsia="Calibri" w:cstheme="minorHAnsi"/>
          <w:color w:val="000000" w:themeColor="text1"/>
        </w:rPr>
        <w:t xml:space="preserve"> Indonesia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49 </w:t>
      </w:r>
      <w:proofErr w:type="spellStart"/>
      <w:r w:rsidRPr="00DB25C4">
        <w:rPr>
          <w:rFonts w:eastAsia="Calibri" w:cstheme="minorHAnsi"/>
          <w:color w:val="000000" w:themeColor="text1"/>
        </w:rPr>
        <w:t>Tahun</w:t>
      </w:r>
      <w:proofErr w:type="spellEnd"/>
      <w:r w:rsidRPr="00DB25C4">
        <w:rPr>
          <w:rFonts w:eastAsia="Calibri" w:cstheme="minorHAnsi"/>
          <w:color w:val="000000" w:themeColor="text1"/>
        </w:rPr>
        <w:t xml:space="preserve"> 2014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Nasional Pendidikan Tinggi </w:t>
      </w:r>
    </w:p>
    <w:p w14:paraId="3B543E1F" w14:textId="77777777" w:rsidR="0076297E" w:rsidRPr="00DB25C4" w:rsidRDefault="0076297E" w:rsidP="009F6099">
      <w:pPr>
        <w:pStyle w:val="ListParagraph"/>
        <w:numPr>
          <w:ilvl w:val="0"/>
          <w:numId w:val="171"/>
        </w:numPr>
        <w:spacing w:after="0" w:line="240" w:lineRule="auto"/>
        <w:ind w:left="426"/>
        <w:jc w:val="both"/>
        <w:rPr>
          <w:rFonts w:eastAsia="Calibri" w:cstheme="minorHAnsi"/>
          <w:color w:val="000000" w:themeColor="text1"/>
        </w:rPr>
      </w:pPr>
      <w:proofErr w:type="spellStart"/>
      <w:r w:rsidRPr="00DB25C4">
        <w:rPr>
          <w:rFonts w:eastAsia="Calibri" w:cstheme="minorHAnsi"/>
          <w:color w:val="000000" w:themeColor="text1"/>
        </w:rPr>
        <w:t>Peraturan</w:t>
      </w:r>
      <w:proofErr w:type="spellEnd"/>
      <w:r w:rsidRPr="00DB25C4">
        <w:rPr>
          <w:rFonts w:eastAsia="Calibri" w:cstheme="minorHAnsi"/>
          <w:color w:val="000000" w:themeColor="text1"/>
        </w:rPr>
        <w:t xml:space="preserve"> Menteri </w:t>
      </w:r>
      <w:proofErr w:type="spellStart"/>
      <w:r w:rsidRPr="00DB25C4">
        <w:rPr>
          <w:rFonts w:eastAsia="Calibri" w:cstheme="minorHAnsi"/>
          <w:color w:val="000000" w:themeColor="text1"/>
        </w:rPr>
        <w:t>Ristek-Dikti</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44 </w:t>
      </w:r>
      <w:proofErr w:type="spellStart"/>
      <w:r w:rsidRPr="00DB25C4">
        <w:rPr>
          <w:rFonts w:eastAsia="Calibri" w:cstheme="minorHAnsi"/>
          <w:color w:val="000000" w:themeColor="text1"/>
        </w:rPr>
        <w:t>Tahun</w:t>
      </w:r>
      <w:proofErr w:type="spellEnd"/>
      <w:r w:rsidRPr="00DB25C4">
        <w:rPr>
          <w:rFonts w:eastAsia="Calibri" w:cstheme="minorHAnsi"/>
          <w:color w:val="000000" w:themeColor="text1"/>
        </w:rPr>
        <w:t xml:space="preserve"> 2015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Nasional Pendidikan Tinggi</w:t>
      </w:r>
    </w:p>
    <w:p w14:paraId="29DFF0DF" w14:textId="77777777" w:rsidR="0076297E" w:rsidRPr="00DB25C4" w:rsidRDefault="0076297E" w:rsidP="009F6099">
      <w:pPr>
        <w:pStyle w:val="ListParagraph"/>
        <w:numPr>
          <w:ilvl w:val="0"/>
          <w:numId w:val="171"/>
        </w:numPr>
        <w:spacing w:after="0" w:line="240" w:lineRule="auto"/>
        <w:ind w:left="426"/>
        <w:jc w:val="both"/>
        <w:rPr>
          <w:rFonts w:eastAsia="Calibri" w:cstheme="minorHAnsi"/>
          <w:color w:val="000000" w:themeColor="text1"/>
        </w:rPr>
      </w:pPr>
      <w:proofErr w:type="spellStart"/>
      <w:r w:rsidRPr="00DB25C4">
        <w:rPr>
          <w:rFonts w:eastAsia="Calibri" w:cstheme="minorHAnsi"/>
          <w:color w:val="000000" w:themeColor="text1"/>
        </w:rPr>
        <w:t>Peraturan</w:t>
      </w:r>
      <w:proofErr w:type="spellEnd"/>
      <w:r w:rsidRPr="00DB25C4">
        <w:rPr>
          <w:rFonts w:eastAsia="Calibri" w:cstheme="minorHAnsi"/>
          <w:color w:val="000000" w:themeColor="text1"/>
        </w:rPr>
        <w:t xml:space="preserve"> Menteri </w:t>
      </w:r>
      <w:proofErr w:type="spellStart"/>
      <w:r w:rsidRPr="00DB25C4">
        <w:rPr>
          <w:rFonts w:eastAsia="Calibri" w:cstheme="minorHAnsi"/>
          <w:color w:val="000000" w:themeColor="text1"/>
        </w:rPr>
        <w:t>Ristek-Dikti</w:t>
      </w:r>
      <w:proofErr w:type="spellEnd"/>
      <w:r w:rsidRPr="00DB25C4">
        <w:rPr>
          <w:rFonts w:eastAsia="Calibri" w:cstheme="minorHAnsi"/>
          <w:color w:val="000000" w:themeColor="text1"/>
        </w:rPr>
        <w:t xml:space="preserve"> No. 13 </w:t>
      </w:r>
      <w:proofErr w:type="spellStart"/>
      <w:r w:rsidRPr="00DB25C4">
        <w:rPr>
          <w:rFonts w:eastAsia="Calibri" w:cstheme="minorHAnsi"/>
          <w:color w:val="000000" w:themeColor="text1"/>
        </w:rPr>
        <w:t>Tahun</w:t>
      </w:r>
      <w:proofErr w:type="spellEnd"/>
      <w:r w:rsidRPr="00DB25C4">
        <w:rPr>
          <w:rFonts w:eastAsia="Calibri" w:cstheme="minorHAnsi"/>
          <w:color w:val="000000" w:themeColor="text1"/>
        </w:rPr>
        <w:t xml:space="preserve"> 2015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Rencana</w:t>
      </w:r>
      <w:proofErr w:type="spellEnd"/>
      <w:r w:rsidRPr="00DB25C4">
        <w:rPr>
          <w:rFonts w:eastAsia="Calibri" w:cstheme="minorHAnsi"/>
          <w:color w:val="000000" w:themeColor="text1"/>
        </w:rPr>
        <w:t xml:space="preserve"> Strategi Kementerian </w:t>
      </w:r>
      <w:proofErr w:type="spellStart"/>
      <w:r w:rsidRPr="00DB25C4">
        <w:rPr>
          <w:rFonts w:eastAsia="Calibri" w:cstheme="minorHAnsi"/>
          <w:color w:val="000000" w:themeColor="text1"/>
        </w:rPr>
        <w:t>Riset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Teknologi</w:t>
      </w:r>
      <w:proofErr w:type="spellEnd"/>
      <w:r w:rsidRPr="00DB25C4">
        <w:rPr>
          <w:rFonts w:eastAsia="Calibri" w:cstheme="minorHAnsi"/>
          <w:color w:val="000000" w:themeColor="text1"/>
        </w:rPr>
        <w:t xml:space="preserve">, dan Pendidikan Tinggi </w:t>
      </w:r>
      <w:proofErr w:type="spellStart"/>
      <w:r w:rsidRPr="00DB25C4">
        <w:rPr>
          <w:rFonts w:eastAsia="Calibri" w:cstheme="minorHAnsi"/>
          <w:color w:val="000000" w:themeColor="text1"/>
        </w:rPr>
        <w:t>Tahun</w:t>
      </w:r>
      <w:proofErr w:type="spellEnd"/>
      <w:r w:rsidRPr="00DB25C4">
        <w:rPr>
          <w:rFonts w:eastAsia="Calibri" w:cstheme="minorHAnsi"/>
          <w:color w:val="000000" w:themeColor="text1"/>
        </w:rPr>
        <w:t xml:space="preserve"> 2015-2019</w:t>
      </w:r>
    </w:p>
    <w:p w14:paraId="0F286B0A" w14:textId="77777777" w:rsidR="0076297E" w:rsidRPr="00DB25C4" w:rsidRDefault="0076297E" w:rsidP="009F6099">
      <w:pPr>
        <w:pStyle w:val="ListParagraph"/>
        <w:numPr>
          <w:ilvl w:val="0"/>
          <w:numId w:val="171"/>
        </w:numPr>
        <w:spacing w:after="0" w:line="240" w:lineRule="auto"/>
        <w:ind w:left="426"/>
        <w:jc w:val="both"/>
        <w:rPr>
          <w:rFonts w:eastAsia="Calibri" w:cstheme="minorHAnsi"/>
          <w:color w:val="000000" w:themeColor="text1"/>
        </w:rPr>
      </w:pPr>
      <w:proofErr w:type="spellStart"/>
      <w:r w:rsidRPr="00DB25C4">
        <w:rPr>
          <w:rFonts w:eastAsia="Calibri" w:cstheme="minorHAnsi"/>
          <w:color w:val="000000" w:themeColor="text1"/>
        </w:rPr>
        <w:t>Rencana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Strategis</w:t>
      </w:r>
      <w:proofErr w:type="spellEnd"/>
      <w:r w:rsidRPr="00DB25C4">
        <w:rPr>
          <w:rFonts w:eastAsia="Calibri" w:cstheme="minorHAnsi"/>
          <w:color w:val="000000" w:themeColor="text1"/>
        </w:rPr>
        <w:t xml:space="preserve"> Universitas 2020-2024</w:t>
      </w:r>
    </w:p>
    <w:p w14:paraId="1C9F11D0" w14:textId="77777777" w:rsidR="0076297E" w:rsidRPr="00DB25C4" w:rsidRDefault="0076297E" w:rsidP="009F6099">
      <w:pPr>
        <w:pStyle w:val="ListParagraph"/>
        <w:numPr>
          <w:ilvl w:val="0"/>
          <w:numId w:val="171"/>
        </w:numPr>
        <w:spacing w:after="0" w:line="240" w:lineRule="auto"/>
        <w:ind w:left="426"/>
        <w:jc w:val="both"/>
        <w:rPr>
          <w:rFonts w:eastAsia="Calibri" w:cstheme="minorHAnsi"/>
          <w:color w:val="000000" w:themeColor="text1"/>
        </w:rPr>
      </w:pPr>
      <w:r w:rsidRPr="00DB25C4">
        <w:rPr>
          <w:rFonts w:eastAsia="Calibri" w:cstheme="minorHAnsi"/>
          <w:color w:val="000000" w:themeColor="text1"/>
        </w:rPr>
        <w:t xml:space="preserve">Keputusan </w:t>
      </w:r>
      <w:proofErr w:type="spellStart"/>
      <w:r w:rsidRPr="00DB25C4">
        <w:rPr>
          <w:rFonts w:eastAsia="Calibri" w:cstheme="minorHAnsi"/>
          <w:color w:val="000000" w:themeColor="text1"/>
        </w:rPr>
        <w:t>Senat</w:t>
      </w:r>
      <w:proofErr w:type="spellEnd"/>
      <w:r w:rsidRPr="00DB25C4">
        <w:rPr>
          <w:rFonts w:eastAsia="Calibri" w:cstheme="minorHAnsi"/>
          <w:color w:val="000000" w:themeColor="text1"/>
        </w:rPr>
        <w:t xml:space="preserve"> Universitas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0010/MACHUNG/SK-SENAT/XII/2017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Universitas Ma Chung</w:t>
      </w:r>
    </w:p>
    <w:p w14:paraId="1D7B0E5D" w14:textId="77777777" w:rsidR="0076297E" w:rsidRPr="00DB25C4" w:rsidRDefault="0076297E" w:rsidP="009F6099">
      <w:pPr>
        <w:pStyle w:val="ListParagraph"/>
        <w:numPr>
          <w:ilvl w:val="0"/>
          <w:numId w:val="171"/>
        </w:numPr>
        <w:spacing w:after="0" w:line="240" w:lineRule="auto"/>
        <w:ind w:left="426"/>
        <w:jc w:val="both"/>
        <w:rPr>
          <w:rFonts w:eastAsia="Calibri" w:cstheme="minorHAnsi"/>
          <w:color w:val="000000" w:themeColor="text1"/>
        </w:rPr>
      </w:pP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017-024/SPMI-MACHUNG/SM/01A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Standar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Mutu</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Pengabdian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Kepada</w:t>
      </w:r>
      <w:proofErr w:type="spellEnd"/>
      <w:r w:rsidRPr="00DB25C4">
        <w:rPr>
          <w:rFonts w:eastAsia="Calibri" w:cstheme="minorHAnsi"/>
          <w:color w:val="000000" w:themeColor="text1"/>
        </w:rPr>
        <w:t xml:space="preserve"> Masyarakat</w:t>
      </w:r>
    </w:p>
    <w:p w14:paraId="14E2C94C" w14:textId="77777777" w:rsidR="0076297E" w:rsidRPr="00DB25C4" w:rsidRDefault="0076297E" w:rsidP="009F6099">
      <w:pPr>
        <w:pStyle w:val="ListParagraph"/>
        <w:numPr>
          <w:ilvl w:val="0"/>
          <w:numId w:val="171"/>
        </w:numPr>
        <w:spacing w:after="0" w:line="240" w:lineRule="auto"/>
        <w:ind w:left="426"/>
        <w:jc w:val="both"/>
        <w:rPr>
          <w:rFonts w:eastAsia="Calibri" w:cstheme="minorHAnsi"/>
          <w:color w:val="000000" w:themeColor="text1"/>
        </w:rPr>
      </w:pPr>
      <w:r w:rsidRPr="00DB25C4">
        <w:rPr>
          <w:rFonts w:eastAsia="Calibri" w:cstheme="minorHAnsi"/>
          <w:color w:val="000000" w:themeColor="text1"/>
        </w:rPr>
        <w:t xml:space="preserve">Keputusan </w:t>
      </w:r>
      <w:proofErr w:type="spellStart"/>
      <w:r w:rsidRPr="00DB25C4">
        <w:rPr>
          <w:rFonts w:eastAsia="Calibri" w:cstheme="minorHAnsi"/>
          <w:color w:val="000000" w:themeColor="text1"/>
        </w:rPr>
        <w:t>Senat</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Akademik</w:t>
      </w:r>
      <w:proofErr w:type="spellEnd"/>
      <w:r w:rsidRPr="00DB25C4">
        <w:rPr>
          <w:rFonts w:eastAsia="Calibri" w:cstheme="minorHAnsi"/>
          <w:color w:val="000000" w:themeColor="text1"/>
        </w:rPr>
        <w:t xml:space="preserve"> Universitas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Rencana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Strategis</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Pengabdian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kepada</w:t>
      </w:r>
      <w:proofErr w:type="spellEnd"/>
      <w:r w:rsidRPr="00DB25C4">
        <w:rPr>
          <w:rFonts w:eastAsia="Calibri" w:cstheme="minorHAnsi"/>
          <w:color w:val="000000" w:themeColor="text1"/>
        </w:rPr>
        <w:t xml:space="preserve"> Masyarakat (</w:t>
      </w:r>
      <w:proofErr w:type="spellStart"/>
      <w:r w:rsidRPr="00DB25C4">
        <w:rPr>
          <w:rFonts w:eastAsia="Calibri" w:cstheme="minorHAnsi"/>
          <w:color w:val="000000" w:themeColor="text1"/>
        </w:rPr>
        <w:t>Renstra</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Abdimas</w:t>
      </w:r>
      <w:proofErr w:type="spellEnd"/>
      <w:r w:rsidRPr="00DB25C4">
        <w:rPr>
          <w:rFonts w:eastAsia="Calibri" w:cstheme="minorHAnsi"/>
          <w:color w:val="000000" w:themeColor="text1"/>
        </w:rPr>
        <w:t xml:space="preserve">) Universitas Ma Chung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0009/MACHUNG/SK-SENAT/VIII/2020.</w:t>
      </w:r>
    </w:p>
    <w:p w14:paraId="5B513556" w14:textId="77777777" w:rsidR="0076297E" w:rsidRPr="00DB25C4" w:rsidRDefault="0076297E" w:rsidP="009F6099">
      <w:pPr>
        <w:pStyle w:val="ListParagraph"/>
        <w:numPr>
          <w:ilvl w:val="0"/>
          <w:numId w:val="171"/>
        </w:numPr>
        <w:spacing w:after="0" w:line="240" w:lineRule="auto"/>
        <w:ind w:left="426"/>
        <w:jc w:val="both"/>
        <w:rPr>
          <w:rFonts w:eastAsia="Calibri" w:cstheme="minorHAnsi"/>
          <w:color w:val="000000" w:themeColor="text1"/>
        </w:rPr>
      </w:pPr>
      <w:r w:rsidRPr="00DB25C4">
        <w:rPr>
          <w:rFonts w:eastAsia="Calibri" w:cstheme="minorHAnsi"/>
          <w:color w:val="000000" w:themeColor="text1"/>
        </w:rPr>
        <w:t xml:space="preserve">Keputusan </w:t>
      </w:r>
      <w:proofErr w:type="spellStart"/>
      <w:r w:rsidRPr="00DB25C4">
        <w:rPr>
          <w:rFonts w:eastAsia="Calibri" w:cstheme="minorHAnsi"/>
          <w:color w:val="000000" w:themeColor="text1"/>
        </w:rPr>
        <w:t>Rektor</w:t>
      </w:r>
      <w:proofErr w:type="spellEnd"/>
      <w:r w:rsidRPr="00DB25C4">
        <w:rPr>
          <w:rFonts w:eastAsia="Calibri" w:cstheme="minorHAnsi"/>
          <w:color w:val="000000" w:themeColor="text1"/>
        </w:rPr>
        <w:t xml:space="preserve"> Universitas Ma Chung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0039/MACHUNG/SK-REK/IX/2020 </w:t>
      </w:r>
      <w:proofErr w:type="spellStart"/>
      <w:r w:rsidRPr="00DB25C4">
        <w:rPr>
          <w:rFonts w:eastAsia="Calibri" w:cstheme="minorHAnsi"/>
          <w:color w:val="000000" w:themeColor="text1"/>
        </w:rPr>
        <w:t>tentang</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Adendum</w:t>
      </w:r>
      <w:proofErr w:type="spellEnd"/>
      <w:r w:rsidRPr="00DB25C4">
        <w:rPr>
          <w:rFonts w:eastAsia="Calibri" w:cstheme="minorHAnsi"/>
          <w:color w:val="000000" w:themeColor="text1"/>
        </w:rPr>
        <w:t xml:space="preserve"> II Surat Keputusan </w:t>
      </w:r>
      <w:proofErr w:type="spellStart"/>
      <w:r w:rsidRPr="00DB25C4">
        <w:rPr>
          <w:rFonts w:eastAsia="Calibri" w:cstheme="minorHAnsi"/>
          <w:color w:val="000000" w:themeColor="text1"/>
        </w:rPr>
        <w:t>Rektor</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00347/MACHUNG/SK-REK/VIII/2007 KETENTUAN BEBAN KERJA DOSEN UNIVERSITAS MA CHUNG </w:t>
      </w:r>
      <w:proofErr w:type="spellStart"/>
      <w:r w:rsidRPr="00DB25C4">
        <w:rPr>
          <w:rFonts w:eastAsia="Calibri" w:cstheme="minorHAnsi"/>
          <w:color w:val="000000" w:themeColor="text1"/>
        </w:rPr>
        <w:t>Ketetapan</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Nomor</w:t>
      </w:r>
      <w:proofErr w:type="spellEnd"/>
      <w:r w:rsidRPr="00DB25C4">
        <w:rPr>
          <w:rFonts w:eastAsia="Calibri" w:cstheme="minorHAnsi"/>
          <w:color w:val="000000" w:themeColor="text1"/>
        </w:rPr>
        <w:t xml:space="preserve"> 8 dan 9 </w:t>
      </w:r>
      <w:proofErr w:type="spellStart"/>
      <w:r w:rsidRPr="00DB25C4">
        <w:rPr>
          <w:rFonts w:eastAsia="Calibri" w:cstheme="minorHAnsi"/>
          <w:color w:val="000000" w:themeColor="text1"/>
        </w:rPr>
        <w:t>perihal</w:t>
      </w:r>
      <w:proofErr w:type="spellEnd"/>
      <w:r w:rsidRPr="00DB25C4">
        <w:rPr>
          <w:rFonts w:eastAsia="Calibri" w:cstheme="minorHAnsi"/>
          <w:color w:val="000000" w:themeColor="text1"/>
        </w:rPr>
        <w:t xml:space="preserve"> </w:t>
      </w:r>
      <w:proofErr w:type="spellStart"/>
      <w:r w:rsidRPr="00DB25C4">
        <w:rPr>
          <w:rFonts w:eastAsia="Calibri" w:cstheme="minorHAnsi"/>
          <w:color w:val="000000" w:themeColor="text1"/>
        </w:rPr>
        <w:t>Penelitian</w:t>
      </w:r>
      <w:proofErr w:type="spellEnd"/>
      <w:r w:rsidRPr="00DB25C4">
        <w:rPr>
          <w:rFonts w:eastAsia="Calibri" w:cstheme="minorHAnsi"/>
          <w:color w:val="000000" w:themeColor="text1"/>
        </w:rPr>
        <w:t xml:space="preserve"> dan </w:t>
      </w:r>
      <w:proofErr w:type="spellStart"/>
      <w:r w:rsidRPr="00DB25C4">
        <w:rPr>
          <w:rFonts w:eastAsia="Calibri" w:cstheme="minorHAnsi"/>
          <w:color w:val="000000" w:themeColor="text1"/>
        </w:rPr>
        <w:t>Pengabdian</w:t>
      </w:r>
      <w:proofErr w:type="spellEnd"/>
      <w:r w:rsidRPr="00DB25C4">
        <w:rPr>
          <w:rFonts w:eastAsia="Calibri" w:cstheme="minorHAnsi"/>
          <w:color w:val="000000" w:themeColor="text1"/>
        </w:rPr>
        <w:t xml:space="preserve"> pada Masyarakat.</w:t>
      </w:r>
    </w:p>
    <w:p w14:paraId="5577FE15" w14:textId="77777777" w:rsidR="0076297E" w:rsidRPr="00DB25C4" w:rsidRDefault="0076297E" w:rsidP="009F6099">
      <w:pPr>
        <w:pStyle w:val="ListParagraph"/>
        <w:numPr>
          <w:ilvl w:val="0"/>
          <w:numId w:val="171"/>
        </w:numPr>
        <w:spacing w:after="0" w:line="240" w:lineRule="auto"/>
        <w:jc w:val="both"/>
        <w:rPr>
          <w:rFonts w:cstheme="minorHAnsi"/>
          <w:highlight w:val="yellow"/>
        </w:rPr>
      </w:pPr>
      <w:r w:rsidRPr="00DB25C4">
        <w:rPr>
          <w:rFonts w:cstheme="minorHAnsi"/>
          <w:highlight w:val="yellow"/>
        </w:rPr>
        <w:t xml:space="preserve">SOP </w:t>
      </w:r>
      <w:proofErr w:type="spellStart"/>
      <w:r w:rsidRPr="00DB25C4">
        <w:rPr>
          <w:rFonts w:cstheme="minorHAnsi"/>
          <w:highlight w:val="yellow"/>
        </w:rPr>
        <w:t>Abdimas</w:t>
      </w:r>
      <w:proofErr w:type="spellEnd"/>
    </w:p>
    <w:p w14:paraId="775B3D4C" w14:textId="77777777" w:rsidR="0076297E" w:rsidRPr="00DB25C4" w:rsidRDefault="0076297E" w:rsidP="00687314">
      <w:pPr>
        <w:spacing w:after="0" w:line="240" w:lineRule="auto"/>
        <w:ind w:left="180"/>
        <w:contextualSpacing/>
        <w:jc w:val="both"/>
        <w:rPr>
          <w:rFonts w:cstheme="minorHAnsi"/>
          <w:b/>
          <w:bCs/>
          <w:color w:val="FF0000"/>
        </w:rPr>
      </w:pPr>
      <w:proofErr w:type="spellStart"/>
      <w:r w:rsidRPr="00DB25C4">
        <w:rPr>
          <w:rFonts w:cstheme="minorHAnsi"/>
        </w:rPr>
        <w:t>Kebijakan</w:t>
      </w:r>
      <w:proofErr w:type="spellEnd"/>
      <w:r w:rsidRPr="00DB25C4">
        <w:rPr>
          <w:rFonts w:cstheme="minorHAnsi"/>
        </w:rPr>
        <w:t xml:space="preserve"> </w:t>
      </w:r>
      <w:proofErr w:type="spellStart"/>
      <w:r w:rsidRPr="00DB25C4">
        <w:rPr>
          <w:rFonts w:cstheme="minorHAnsi"/>
        </w:rPr>
        <w:t>tersebut</w:t>
      </w:r>
      <w:proofErr w:type="spellEnd"/>
      <w:r w:rsidRPr="00DB25C4">
        <w:rPr>
          <w:rFonts w:cstheme="minorHAnsi"/>
        </w:rPr>
        <w:t xml:space="preserve">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disosialisasikan</w:t>
      </w:r>
      <w:proofErr w:type="spellEnd"/>
      <w:r w:rsidRPr="00DB25C4">
        <w:rPr>
          <w:rFonts w:cstheme="minorHAnsi"/>
        </w:rPr>
        <w:t xml:space="preserve"> </w:t>
      </w:r>
      <w:proofErr w:type="spellStart"/>
      <w:r w:rsidRPr="00DB25C4">
        <w:rPr>
          <w:rFonts w:cstheme="minorHAnsi"/>
        </w:rPr>
        <w:t>ke</w:t>
      </w:r>
      <w:proofErr w:type="spellEnd"/>
      <w:r w:rsidRPr="00DB25C4">
        <w:rPr>
          <w:rFonts w:cstheme="minorHAnsi"/>
        </w:rPr>
        <w:t xml:space="preserve"> </w:t>
      </w:r>
      <w:proofErr w:type="spellStart"/>
      <w:r w:rsidRPr="00DB25C4">
        <w:rPr>
          <w:rFonts w:cstheme="minorHAnsi"/>
        </w:rPr>
        <w:t>pihak-pihak</w:t>
      </w:r>
      <w:proofErr w:type="spellEnd"/>
      <w:r w:rsidRPr="00DB25C4">
        <w:rPr>
          <w:rFonts w:cstheme="minorHAnsi"/>
        </w:rPr>
        <w:t xml:space="preserve"> yang </w:t>
      </w:r>
      <w:proofErr w:type="spellStart"/>
      <w:r w:rsidRPr="00DB25C4">
        <w:rPr>
          <w:rFonts w:cstheme="minorHAnsi"/>
        </w:rPr>
        <w:t>berkepentingan</w:t>
      </w:r>
      <w:proofErr w:type="spellEnd"/>
      <w:r w:rsidRPr="00DB25C4">
        <w:rPr>
          <w:rFonts w:cstheme="minorHAnsi"/>
        </w:rPr>
        <w:t xml:space="preserve"> </w:t>
      </w:r>
      <w:proofErr w:type="spellStart"/>
      <w:r w:rsidRPr="00DB25C4">
        <w:rPr>
          <w:rFonts w:cstheme="minorHAnsi"/>
        </w:rPr>
        <w:t>melalui</w:t>
      </w:r>
      <w:proofErr w:type="spellEnd"/>
      <w:r w:rsidRPr="00DB25C4">
        <w:rPr>
          <w:rFonts w:cstheme="minorHAnsi"/>
        </w:rPr>
        <w:t xml:space="preserve"> </w:t>
      </w:r>
      <w:proofErr w:type="spellStart"/>
      <w:r w:rsidRPr="00DB25C4">
        <w:rPr>
          <w:rFonts w:cstheme="minorHAnsi"/>
        </w:rPr>
        <w:t>cara-cara</w:t>
      </w:r>
      <w:proofErr w:type="spellEnd"/>
      <w:r w:rsidRPr="00DB25C4">
        <w:rPr>
          <w:rFonts w:cstheme="minorHAnsi"/>
        </w:rPr>
        <w:t xml:space="preserve"> </w:t>
      </w:r>
      <w:proofErr w:type="spellStart"/>
      <w:r w:rsidRPr="00DB25C4">
        <w:rPr>
          <w:rFonts w:cstheme="minorHAnsi"/>
        </w:rPr>
        <w:t>sebagai</w:t>
      </w:r>
      <w:proofErr w:type="spellEnd"/>
      <w:r w:rsidRPr="00DB25C4">
        <w:rPr>
          <w:rFonts w:cstheme="minorHAnsi"/>
        </w:rPr>
        <w:t xml:space="preserve"> </w:t>
      </w:r>
      <w:proofErr w:type="spellStart"/>
      <w:r w:rsidRPr="00DB25C4">
        <w:rPr>
          <w:rFonts w:cstheme="minorHAnsi"/>
        </w:rPr>
        <w:t>berikut</w:t>
      </w:r>
      <w:proofErr w:type="spellEnd"/>
      <w:r w:rsidRPr="00DB25C4">
        <w:rPr>
          <w:rFonts w:cstheme="minorHAnsi"/>
        </w:rPr>
        <w:t xml:space="preserve">. </w:t>
      </w:r>
      <w:r w:rsidRPr="00DB25C4">
        <w:rPr>
          <w:rFonts w:cstheme="minorHAnsi"/>
          <w:b/>
          <w:bCs/>
          <w:color w:val="FF0000"/>
        </w:rPr>
        <w:t xml:space="preserve">(Mohon </w:t>
      </w:r>
      <w:proofErr w:type="spellStart"/>
      <w:r w:rsidRPr="00DB25C4">
        <w:rPr>
          <w:rFonts w:cstheme="minorHAnsi"/>
          <w:b/>
          <w:bCs/>
          <w:color w:val="FF0000"/>
        </w:rPr>
        <w:t>diisi</w:t>
      </w:r>
      <w:proofErr w:type="spellEnd"/>
      <w:r w:rsidRPr="00DB25C4">
        <w:rPr>
          <w:rFonts w:cstheme="minorHAnsi"/>
          <w:b/>
          <w:bCs/>
          <w:color w:val="FF0000"/>
        </w:rPr>
        <w:t xml:space="preserve"> </w:t>
      </w:r>
      <w:proofErr w:type="spellStart"/>
      <w:r w:rsidRPr="00DB25C4">
        <w:rPr>
          <w:rFonts w:cstheme="minorHAnsi"/>
          <w:b/>
          <w:bCs/>
          <w:color w:val="FF0000"/>
        </w:rPr>
        <w:t>sosialiasi</w:t>
      </w:r>
      <w:proofErr w:type="spellEnd"/>
      <w:r w:rsidRPr="00DB25C4">
        <w:rPr>
          <w:rFonts w:cstheme="minorHAnsi"/>
          <w:b/>
          <w:bCs/>
          <w:color w:val="FF0000"/>
        </w:rPr>
        <w:t xml:space="preserve"> </w:t>
      </w:r>
      <w:proofErr w:type="spellStart"/>
      <w:r w:rsidRPr="00DB25C4">
        <w:rPr>
          <w:rFonts w:cstheme="minorHAnsi"/>
          <w:b/>
          <w:bCs/>
          <w:color w:val="FF0000"/>
        </w:rPr>
        <w:t>PkM</w:t>
      </w:r>
      <w:proofErr w:type="spellEnd"/>
      <w:r w:rsidRPr="00DB25C4">
        <w:rPr>
          <w:rFonts w:cstheme="minorHAnsi"/>
          <w:b/>
          <w:bCs/>
          <w:color w:val="FF0000"/>
        </w:rPr>
        <w:t xml:space="preserve"> yang </w:t>
      </w:r>
      <w:proofErr w:type="spellStart"/>
      <w:r w:rsidRPr="00DB25C4">
        <w:rPr>
          <w:rFonts w:cstheme="minorHAnsi"/>
          <w:b/>
          <w:bCs/>
          <w:color w:val="FF0000"/>
        </w:rPr>
        <w:t>telah</w:t>
      </w:r>
      <w:proofErr w:type="spellEnd"/>
      <w:r w:rsidRPr="00DB25C4">
        <w:rPr>
          <w:rFonts w:cstheme="minorHAnsi"/>
          <w:b/>
          <w:bCs/>
          <w:color w:val="FF0000"/>
        </w:rPr>
        <w:t xml:space="preserve"> </w:t>
      </w:r>
      <w:proofErr w:type="spellStart"/>
      <w:r w:rsidRPr="00DB25C4">
        <w:rPr>
          <w:rFonts w:cstheme="minorHAnsi"/>
          <w:b/>
          <w:bCs/>
          <w:color w:val="FF0000"/>
        </w:rPr>
        <w:t>dilakukan</w:t>
      </w:r>
      <w:proofErr w:type="spellEnd"/>
      <w:r w:rsidRPr="00DB25C4">
        <w:rPr>
          <w:rFonts w:cstheme="minorHAnsi"/>
          <w:b/>
          <w:bCs/>
          <w:color w:val="FF0000"/>
        </w:rPr>
        <w:t xml:space="preserve"> </w:t>
      </w:r>
      <w:proofErr w:type="spellStart"/>
      <w:r w:rsidRPr="00DB25C4">
        <w:rPr>
          <w:rFonts w:cstheme="minorHAnsi"/>
          <w:b/>
          <w:bCs/>
          <w:color w:val="FF0000"/>
        </w:rPr>
        <w:t>beserta</w:t>
      </w:r>
      <w:proofErr w:type="spellEnd"/>
      <w:r w:rsidRPr="00DB25C4">
        <w:rPr>
          <w:rFonts w:cstheme="minorHAnsi"/>
          <w:b/>
          <w:bCs/>
          <w:color w:val="FF0000"/>
        </w:rPr>
        <w:t xml:space="preserve"> </w:t>
      </w:r>
      <w:proofErr w:type="spellStart"/>
      <w:r w:rsidRPr="00DB25C4">
        <w:rPr>
          <w:rFonts w:cstheme="minorHAnsi"/>
          <w:b/>
          <w:bCs/>
          <w:color w:val="FF0000"/>
        </w:rPr>
        <w:t>tanggalnya</w:t>
      </w:r>
      <w:proofErr w:type="spellEnd"/>
      <w:r w:rsidRPr="00DB25C4">
        <w:rPr>
          <w:rFonts w:cstheme="minorHAnsi"/>
          <w:b/>
          <w:bCs/>
          <w:color w:val="FF0000"/>
        </w:rPr>
        <w:t>)</w:t>
      </w:r>
      <w:r w:rsidRPr="00DB25C4">
        <w:rPr>
          <w:rFonts w:cstheme="minorHAnsi"/>
          <w:color w:val="FFFFFF" w:themeColor="background1"/>
        </w:rPr>
        <w:t xml:space="preserve"> </w:t>
      </w:r>
    </w:p>
    <w:p w14:paraId="024B8C5E" w14:textId="77777777" w:rsidR="0076297E" w:rsidRPr="00DB25C4" w:rsidRDefault="0076297E" w:rsidP="009F6099">
      <w:pPr>
        <w:pStyle w:val="ListParagraph"/>
        <w:numPr>
          <w:ilvl w:val="0"/>
          <w:numId w:val="176"/>
        </w:numPr>
        <w:spacing w:after="0" w:line="240" w:lineRule="auto"/>
        <w:jc w:val="both"/>
        <w:rPr>
          <w:rFonts w:cstheme="minorHAnsi"/>
        </w:rPr>
      </w:pPr>
      <w:proofErr w:type="spellStart"/>
      <w:r w:rsidRPr="00DB25C4">
        <w:rPr>
          <w:rFonts w:cstheme="minorHAnsi"/>
        </w:rPr>
        <w:t>Sosialisasi</w:t>
      </w:r>
      <w:proofErr w:type="spellEnd"/>
      <w:r w:rsidRPr="00DB25C4">
        <w:rPr>
          <w:rFonts w:cstheme="minorHAnsi"/>
        </w:rPr>
        <w:t xml:space="preserve"> </w:t>
      </w:r>
      <w:proofErr w:type="spellStart"/>
      <w:r w:rsidRPr="00DB25C4">
        <w:rPr>
          <w:rFonts w:cstheme="minorHAnsi"/>
        </w:rPr>
        <w:t>Litabmas</w:t>
      </w:r>
      <w:proofErr w:type="spellEnd"/>
      <w:r w:rsidRPr="00DB25C4">
        <w:rPr>
          <w:rFonts w:cstheme="minorHAnsi"/>
        </w:rPr>
        <w:t xml:space="preserve"> Internal dan </w:t>
      </w:r>
      <w:proofErr w:type="spellStart"/>
      <w:r w:rsidRPr="00DB25C4">
        <w:rPr>
          <w:rFonts w:cstheme="minorHAnsi"/>
        </w:rPr>
        <w:t>Diseminasi</w:t>
      </w:r>
      <w:proofErr w:type="spellEnd"/>
      <w:r w:rsidRPr="00DB25C4">
        <w:rPr>
          <w:rFonts w:cstheme="minorHAnsi"/>
        </w:rPr>
        <w:t xml:space="preserve"> Workshop Reviewer </w:t>
      </w:r>
      <w:proofErr w:type="spellStart"/>
      <w:r w:rsidRPr="00DB25C4">
        <w:rPr>
          <w:rFonts w:cstheme="minorHAnsi"/>
        </w:rPr>
        <w:t>Penelitian</w:t>
      </w:r>
      <w:proofErr w:type="spellEnd"/>
      <w:r w:rsidRPr="00DB25C4">
        <w:rPr>
          <w:rFonts w:cstheme="minorHAnsi"/>
        </w:rPr>
        <w:t xml:space="preserve"> DRTPM, </w:t>
      </w:r>
      <w:proofErr w:type="spellStart"/>
      <w:r w:rsidRPr="00DB25C4">
        <w:rPr>
          <w:rFonts w:cstheme="minorHAnsi"/>
        </w:rPr>
        <w:t>surel</w:t>
      </w:r>
      <w:proofErr w:type="spellEnd"/>
      <w:r w:rsidRPr="00DB25C4">
        <w:rPr>
          <w:rFonts w:cstheme="minorHAnsi"/>
        </w:rPr>
        <w:t xml:space="preserve"> </w:t>
      </w:r>
      <w:proofErr w:type="spellStart"/>
      <w:r w:rsidRPr="00DB25C4">
        <w:rPr>
          <w:rFonts w:cstheme="minorHAnsi"/>
        </w:rPr>
        <w:t>tertanggal</w:t>
      </w:r>
      <w:proofErr w:type="spellEnd"/>
      <w:r w:rsidRPr="00DB25C4">
        <w:rPr>
          <w:rFonts w:cstheme="minorHAnsi"/>
        </w:rPr>
        <w:t xml:space="preserve"> 1 </w:t>
      </w:r>
      <w:proofErr w:type="spellStart"/>
      <w:r w:rsidRPr="00DB25C4">
        <w:rPr>
          <w:rFonts w:cstheme="minorHAnsi"/>
        </w:rPr>
        <w:t>Februari</w:t>
      </w:r>
      <w:proofErr w:type="spellEnd"/>
      <w:r w:rsidRPr="00DB25C4">
        <w:rPr>
          <w:rFonts w:cstheme="minorHAnsi"/>
        </w:rPr>
        <w:t xml:space="preserve"> 2023.</w:t>
      </w:r>
    </w:p>
    <w:p w14:paraId="27549A16" w14:textId="77777777" w:rsidR="0076297E" w:rsidRPr="00DB25C4" w:rsidRDefault="0076297E" w:rsidP="009F6099">
      <w:pPr>
        <w:pStyle w:val="ListParagraph"/>
        <w:numPr>
          <w:ilvl w:val="0"/>
          <w:numId w:val="176"/>
        </w:numPr>
        <w:spacing w:after="0" w:line="240" w:lineRule="auto"/>
        <w:jc w:val="both"/>
        <w:rPr>
          <w:rFonts w:cstheme="minorHAnsi"/>
        </w:rPr>
      </w:pPr>
      <w:proofErr w:type="spellStart"/>
      <w:r w:rsidRPr="00DB25C4">
        <w:rPr>
          <w:rFonts w:cstheme="minorHAnsi"/>
        </w:rPr>
        <w:t>Rapat</w:t>
      </w:r>
      <w:proofErr w:type="spellEnd"/>
      <w:r w:rsidRPr="00DB25C4">
        <w:rPr>
          <w:rFonts w:cstheme="minorHAnsi"/>
        </w:rPr>
        <w:t xml:space="preserve"> </w:t>
      </w:r>
      <w:proofErr w:type="spellStart"/>
      <w:r w:rsidRPr="00DB25C4">
        <w:rPr>
          <w:rFonts w:cstheme="minorHAnsi"/>
        </w:rPr>
        <w:t>sosialisasi</w:t>
      </w:r>
      <w:proofErr w:type="spellEnd"/>
      <w:r w:rsidRPr="00DB25C4">
        <w:rPr>
          <w:rFonts w:cstheme="minorHAnsi"/>
        </w:rPr>
        <w:t xml:space="preserve"> </w:t>
      </w:r>
      <w:proofErr w:type="spellStart"/>
      <w:r w:rsidRPr="00DB25C4">
        <w:rPr>
          <w:rFonts w:cstheme="minorHAnsi"/>
        </w:rPr>
        <w:t>terkait</w:t>
      </w:r>
      <w:proofErr w:type="spellEnd"/>
      <w:r w:rsidRPr="00DB25C4">
        <w:rPr>
          <w:rFonts w:cstheme="minorHAnsi"/>
        </w:rPr>
        <w:t xml:space="preserve"> </w:t>
      </w:r>
      <w:proofErr w:type="spellStart"/>
      <w:r w:rsidRPr="00DB25C4">
        <w:rPr>
          <w:rFonts w:cstheme="minorHAnsi"/>
        </w:rPr>
        <w:t>skema</w:t>
      </w:r>
      <w:proofErr w:type="spellEnd"/>
      <w:r w:rsidRPr="00DB25C4">
        <w:rPr>
          <w:rFonts w:cstheme="minorHAnsi"/>
        </w:rPr>
        <w:t xml:space="preserve"> </w:t>
      </w:r>
      <w:proofErr w:type="spellStart"/>
      <w:r w:rsidRPr="00DB25C4">
        <w:rPr>
          <w:rFonts w:cstheme="minorHAnsi"/>
        </w:rPr>
        <w:t>pelaksanaan</w:t>
      </w:r>
      <w:proofErr w:type="spellEnd"/>
      <w:r w:rsidRPr="00DB25C4">
        <w:rPr>
          <w:rFonts w:cstheme="minorHAnsi"/>
        </w:rPr>
        <w:t xml:space="preserve"> program MAG (Ma Chung </w:t>
      </w:r>
      <w:proofErr w:type="spellStart"/>
      <w:r w:rsidRPr="00DB25C4">
        <w:rPr>
          <w:rFonts w:cstheme="minorHAnsi"/>
        </w:rPr>
        <w:t>Abdimas</w:t>
      </w:r>
      <w:proofErr w:type="spellEnd"/>
      <w:r w:rsidRPr="00DB25C4">
        <w:rPr>
          <w:rFonts w:cstheme="minorHAnsi"/>
        </w:rPr>
        <w:t xml:space="preserve"> Grant) yang </w:t>
      </w:r>
      <w:proofErr w:type="spellStart"/>
      <w:r w:rsidRPr="00DB25C4">
        <w:rPr>
          <w:rFonts w:cstheme="minorHAnsi"/>
        </w:rPr>
        <w:t>diselenggarakan</w:t>
      </w:r>
      <w:proofErr w:type="spellEnd"/>
      <w:r w:rsidRPr="00DB25C4">
        <w:rPr>
          <w:rFonts w:cstheme="minorHAnsi"/>
        </w:rPr>
        <w:t xml:space="preserve"> oleh LPPM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dihadiri</w:t>
      </w:r>
      <w:proofErr w:type="spellEnd"/>
      <w:r w:rsidRPr="00DB25C4">
        <w:rPr>
          <w:rFonts w:cstheme="minorHAnsi"/>
        </w:rPr>
        <w:t xml:space="preserve"> </w:t>
      </w:r>
      <w:proofErr w:type="spellStart"/>
      <w:r w:rsidRPr="00DB25C4">
        <w:rPr>
          <w:rFonts w:cstheme="minorHAnsi"/>
        </w:rPr>
        <w:t>seluruh</w:t>
      </w:r>
      <w:proofErr w:type="spellEnd"/>
      <w:r w:rsidRPr="00DB25C4">
        <w:rPr>
          <w:rFonts w:cstheme="minorHAnsi"/>
        </w:rPr>
        <w:t xml:space="preserve"> </w:t>
      </w:r>
      <w:proofErr w:type="spellStart"/>
      <w:r w:rsidRPr="00DB25C4">
        <w:rPr>
          <w:rFonts w:cstheme="minorHAnsi"/>
        </w:rPr>
        <w:t>dekan</w:t>
      </w:r>
      <w:proofErr w:type="spellEnd"/>
      <w:r w:rsidRPr="00DB25C4">
        <w:rPr>
          <w:rFonts w:cstheme="minorHAnsi"/>
        </w:rPr>
        <w:t xml:space="preserve">, </w:t>
      </w:r>
      <w:proofErr w:type="spellStart"/>
      <w:r w:rsidRPr="00DB25C4">
        <w:rPr>
          <w:rFonts w:cstheme="minorHAnsi"/>
        </w:rPr>
        <w:t>kepala</w:t>
      </w:r>
      <w:proofErr w:type="spellEnd"/>
      <w:r w:rsidRPr="00DB25C4">
        <w:rPr>
          <w:rFonts w:cstheme="minorHAnsi"/>
        </w:rPr>
        <w:t xml:space="preserve"> program </w:t>
      </w:r>
      <w:proofErr w:type="spellStart"/>
      <w:r w:rsidRPr="00DB25C4">
        <w:rPr>
          <w:rFonts w:cstheme="minorHAnsi"/>
        </w:rPr>
        <w:t>studi</w:t>
      </w:r>
      <w:proofErr w:type="spellEnd"/>
      <w:r w:rsidRPr="00DB25C4">
        <w:rPr>
          <w:rFonts w:cstheme="minorHAnsi"/>
        </w:rPr>
        <w:t xml:space="preserve">, dan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setiap</w:t>
      </w:r>
      <w:proofErr w:type="spellEnd"/>
      <w:r w:rsidRPr="00DB25C4">
        <w:rPr>
          <w:rFonts w:cstheme="minorHAnsi"/>
        </w:rPr>
        <w:t xml:space="preserve"> </w:t>
      </w:r>
      <w:proofErr w:type="spellStart"/>
      <w:r w:rsidRPr="00DB25C4">
        <w:rPr>
          <w:rFonts w:cstheme="minorHAnsi"/>
        </w:rPr>
        <w:t>bulan</w:t>
      </w:r>
      <w:proofErr w:type="spellEnd"/>
      <w:r w:rsidRPr="00DB25C4">
        <w:rPr>
          <w:rFonts w:cstheme="minorHAnsi"/>
        </w:rPr>
        <w:t xml:space="preserve"> </w:t>
      </w:r>
      <w:proofErr w:type="spellStart"/>
      <w:r w:rsidRPr="00DB25C4">
        <w:rPr>
          <w:rFonts w:cstheme="minorHAnsi"/>
        </w:rPr>
        <w:t>Desember</w:t>
      </w:r>
      <w:proofErr w:type="spellEnd"/>
      <w:r w:rsidRPr="00DB25C4">
        <w:rPr>
          <w:rFonts w:cstheme="minorHAnsi"/>
        </w:rPr>
        <w:t>. </w:t>
      </w:r>
    </w:p>
    <w:p w14:paraId="73A810B6" w14:textId="77777777" w:rsidR="0076297E" w:rsidRPr="00DB25C4" w:rsidRDefault="0076297E" w:rsidP="009F6099">
      <w:pPr>
        <w:pStyle w:val="ListParagraph"/>
        <w:numPr>
          <w:ilvl w:val="0"/>
          <w:numId w:val="176"/>
        </w:numPr>
        <w:spacing w:after="0" w:line="240" w:lineRule="auto"/>
        <w:jc w:val="both"/>
        <w:rPr>
          <w:rFonts w:cstheme="minorHAnsi"/>
        </w:rPr>
      </w:pPr>
      <w:proofErr w:type="spellStart"/>
      <w:r w:rsidRPr="00DB25C4">
        <w:rPr>
          <w:rFonts w:cstheme="minorHAnsi"/>
        </w:rPr>
        <w:t>Keseluruhan</w:t>
      </w:r>
      <w:proofErr w:type="spellEnd"/>
      <w:r w:rsidRPr="00DB25C4">
        <w:rPr>
          <w:rFonts w:cstheme="minorHAnsi"/>
        </w:rPr>
        <w:t xml:space="preserve"> </w:t>
      </w:r>
      <w:proofErr w:type="spellStart"/>
      <w:r w:rsidRPr="00DB25C4">
        <w:rPr>
          <w:rFonts w:cstheme="minorHAnsi"/>
        </w:rPr>
        <w:t>dokumen</w:t>
      </w:r>
      <w:proofErr w:type="spellEnd"/>
      <w:r w:rsidRPr="00DB25C4">
        <w:rPr>
          <w:rFonts w:cstheme="minorHAnsi"/>
        </w:rPr>
        <w:t xml:space="preserve"> program </w:t>
      </w:r>
      <w:proofErr w:type="spellStart"/>
      <w:r w:rsidRPr="00DB25C4">
        <w:rPr>
          <w:rFonts w:cstheme="minorHAnsi"/>
        </w:rPr>
        <w:t>Pengabdian</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Masyarakat (</w:t>
      </w:r>
      <w:proofErr w:type="spellStart"/>
      <w:r w:rsidRPr="00DB25C4">
        <w:rPr>
          <w:rFonts w:cstheme="minorHAnsi"/>
        </w:rPr>
        <w:t>Abdimas</w:t>
      </w:r>
      <w:proofErr w:type="spellEnd"/>
      <w:r w:rsidRPr="00DB25C4">
        <w:rPr>
          <w:rFonts w:cstheme="minorHAnsi"/>
        </w:rPr>
        <w:t xml:space="preserve">) Universitas Ma Chung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diunggah</w:t>
      </w:r>
      <w:proofErr w:type="spellEnd"/>
      <w:r w:rsidRPr="00DB25C4">
        <w:rPr>
          <w:rFonts w:cstheme="minorHAnsi"/>
        </w:rPr>
        <w:t xml:space="preserve"> pada </w:t>
      </w:r>
      <w:proofErr w:type="spellStart"/>
      <w:r w:rsidRPr="00DB25C4">
        <w:rPr>
          <w:rFonts w:cstheme="minorHAnsi"/>
        </w:rPr>
        <w:t>laman</w:t>
      </w:r>
      <w:proofErr w:type="spellEnd"/>
      <w:r w:rsidRPr="00DB25C4">
        <w:rPr>
          <w:rFonts w:cstheme="minorHAnsi"/>
        </w:rPr>
        <w:t xml:space="preserve"> </w:t>
      </w:r>
      <w:hyperlink r:id="rId102" w:history="1">
        <w:r w:rsidRPr="00DB25C4">
          <w:rPr>
            <w:rStyle w:val="Hyperlink"/>
            <w:rFonts w:cstheme="minorHAnsi"/>
          </w:rPr>
          <w:t>https://semar.machung.ac.id/</w:t>
        </w:r>
      </w:hyperlink>
    </w:p>
    <w:p w14:paraId="11961B58" w14:textId="77777777" w:rsidR="0076297E" w:rsidRPr="00DB25C4" w:rsidRDefault="0076297E" w:rsidP="009F6099">
      <w:pPr>
        <w:pStyle w:val="ListParagraph"/>
        <w:numPr>
          <w:ilvl w:val="0"/>
          <w:numId w:val="176"/>
        </w:numPr>
        <w:spacing w:after="0" w:line="240" w:lineRule="auto"/>
        <w:jc w:val="both"/>
        <w:rPr>
          <w:rFonts w:cstheme="minorHAnsi"/>
        </w:rPr>
      </w:pPr>
      <w:r w:rsidRPr="00DB25C4">
        <w:rPr>
          <w:rFonts w:cstheme="minorHAnsi"/>
        </w:rPr>
        <w:t xml:space="preserve">FGD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desa</w:t>
      </w:r>
      <w:proofErr w:type="spellEnd"/>
      <w:r w:rsidRPr="00DB25C4">
        <w:rPr>
          <w:rFonts w:cstheme="minorHAnsi"/>
        </w:rPr>
        <w:t xml:space="preserve"> </w:t>
      </w:r>
      <w:proofErr w:type="spellStart"/>
      <w:r w:rsidRPr="00DB25C4">
        <w:rPr>
          <w:rFonts w:cstheme="minorHAnsi"/>
        </w:rPr>
        <w:t>mitra</w:t>
      </w:r>
      <w:proofErr w:type="spellEnd"/>
      <w:r w:rsidRPr="00DB25C4">
        <w:rPr>
          <w:rFonts w:cstheme="minorHAnsi"/>
        </w:rPr>
        <w:t xml:space="preserve"> yang </w:t>
      </w:r>
      <w:proofErr w:type="spellStart"/>
      <w:r w:rsidRPr="00DB25C4">
        <w:rPr>
          <w:rFonts w:cstheme="minorHAnsi"/>
        </w:rPr>
        <w:t>diselenggarakan</w:t>
      </w:r>
      <w:proofErr w:type="spellEnd"/>
      <w:r w:rsidRPr="00DB25C4">
        <w:rPr>
          <w:rFonts w:cstheme="minorHAnsi"/>
        </w:rPr>
        <w:t xml:space="preserve"> di 13 </w:t>
      </w:r>
      <w:proofErr w:type="spellStart"/>
      <w:r w:rsidRPr="00DB25C4">
        <w:rPr>
          <w:rFonts w:cstheme="minorHAnsi"/>
        </w:rPr>
        <w:t>Oktober</w:t>
      </w:r>
      <w:proofErr w:type="spellEnd"/>
      <w:r w:rsidRPr="00DB25C4">
        <w:rPr>
          <w:rFonts w:cstheme="minorHAnsi"/>
        </w:rPr>
        <w:t xml:space="preserve"> 2022 di </w:t>
      </w:r>
      <w:proofErr w:type="spellStart"/>
      <w:r w:rsidRPr="00DB25C4">
        <w:rPr>
          <w:rFonts w:cstheme="minorHAnsi"/>
        </w:rPr>
        <w:t>balai</w:t>
      </w:r>
      <w:proofErr w:type="spellEnd"/>
      <w:r w:rsidRPr="00DB25C4">
        <w:rPr>
          <w:rFonts w:cstheme="minorHAnsi"/>
        </w:rPr>
        <w:t xml:space="preserve"> </w:t>
      </w:r>
      <w:proofErr w:type="spellStart"/>
      <w:r w:rsidRPr="00DB25C4">
        <w:rPr>
          <w:rFonts w:cstheme="minorHAnsi"/>
        </w:rPr>
        <w:t>desa</w:t>
      </w:r>
      <w:proofErr w:type="spellEnd"/>
      <w:r w:rsidRPr="00DB25C4">
        <w:rPr>
          <w:rFonts w:cstheme="minorHAnsi"/>
        </w:rPr>
        <w:t xml:space="preserve"> </w:t>
      </w:r>
      <w:proofErr w:type="spellStart"/>
      <w:r w:rsidRPr="00DB25C4">
        <w:rPr>
          <w:rFonts w:cstheme="minorHAnsi"/>
        </w:rPr>
        <w:t>Selorejo</w:t>
      </w:r>
      <w:proofErr w:type="spellEnd"/>
      <w:r w:rsidRPr="00DB25C4">
        <w:rPr>
          <w:rFonts w:cstheme="minorHAnsi"/>
        </w:rPr>
        <w:t>.</w:t>
      </w:r>
    </w:p>
    <w:p w14:paraId="46A3B0F2" w14:textId="77777777" w:rsidR="0076297E" w:rsidRPr="00DB25C4" w:rsidRDefault="0076297E" w:rsidP="00687314">
      <w:pPr>
        <w:spacing w:after="0" w:line="240" w:lineRule="auto"/>
        <w:ind w:left="180"/>
        <w:contextualSpacing/>
        <w:jc w:val="both"/>
        <w:rPr>
          <w:rFonts w:cstheme="minorHAnsi"/>
        </w:rPr>
      </w:pPr>
    </w:p>
    <w:p w14:paraId="10C813AD" w14:textId="77777777" w:rsidR="0076297E" w:rsidRPr="00DB25C4" w:rsidRDefault="0076297E" w:rsidP="00687314">
      <w:pPr>
        <w:spacing w:after="0" w:line="240" w:lineRule="auto"/>
        <w:contextualSpacing/>
        <w:jc w:val="both"/>
        <w:rPr>
          <w:rFonts w:cstheme="minorHAnsi"/>
          <w:b/>
        </w:rPr>
      </w:pPr>
      <w:r w:rsidRPr="00DB25C4">
        <w:rPr>
          <w:rFonts w:cstheme="minorHAnsi"/>
          <w:b/>
        </w:rPr>
        <w:t xml:space="preserve">8.2 </w:t>
      </w:r>
      <w:proofErr w:type="spellStart"/>
      <w:r w:rsidRPr="00DB25C4">
        <w:rPr>
          <w:rFonts w:cstheme="minorHAnsi"/>
          <w:b/>
        </w:rPr>
        <w:t>Pelaksanaan</w:t>
      </w:r>
      <w:proofErr w:type="spellEnd"/>
    </w:p>
    <w:p w14:paraId="66A78C91" w14:textId="77777777" w:rsidR="0076297E" w:rsidRPr="00DB25C4" w:rsidRDefault="0076297E" w:rsidP="00687314">
      <w:pPr>
        <w:spacing w:after="0" w:line="240" w:lineRule="auto"/>
        <w:contextualSpacing/>
        <w:jc w:val="both"/>
        <w:rPr>
          <w:rFonts w:cstheme="minorHAnsi"/>
          <w:b/>
        </w:rPr>
      </w:pPr>
      <w:r w:rsidRPr="00DB25C4">
        <w:rPr>
          <w:rFonts w:cstheme="minorHAnsi"/>
          <w:b/>
          <w:bCs/>
        </w:rPr>
        <w:t xml:space="preserve">8.2.1 Peta Jalan dan </w:t>
      </w:r>
      <w:proofErr w:type="spellStart"/>
      <w:r w:rsidRPr="00DB25C4">
        <w:rPr>
          <w:rFonts w:cstheme="minorHAnsi"/>
          <w:b/>
          <w:bCs/>
        </w:rPr>
        <w:t>Kelompok</w:t>
      </w:r>
      <w:proofErr w:type="spellEnd"/>
      <w:r w:rsidRPr="00DB25C4">
        <w:rPr>
          <w:rFonts w:cstheme="minorHAnsi"/>
          <w:b/>
          <w:bCs/>
        </w:rPr>
        <w:t xml:space="preserve"> </w:t>
      </w:r>
      <w:proofErr w:type="spellStart"/>
      <w:r w:rsidRPr="00DB25C4">
        <w:rPr>
          <w:rFonts w:cstheme="minorHAnsi"/>
          <w:b/>
          <w:bCs/>
        </w:rPr>
        <w:t>PkM</w:t>
      </w:r>
      <w:proofErr w:type="spellEnd"/>
    </w:p>
    <w:p w14:paraId="44C883C5" w14:textId="77777777" w:rsidR="0076297E" w:rsidRPr="00DB25C4" w:rsidRDefault="0076297E" w:rsidP="00687314">
      <w:pPr>
        <w:spacing w:after="0" w:line="240" w:lineRule="auto"/>
        <w:contextualSpacing/>
        <w:jc w:val="both"/>
        <w:rPr>
          <w:rFonts w:cstheme="minorHAnsi"/>
        </w:rPr>
      </w:pPr>
      <w:r w:rsidRPr="00DB25C4">
        <w:rPr>
          <w:rFonts w:eastAsia="Calibri" w:cstheme="minorHAnsi"/>
        </w:rPr>
        <w:t xml:space="preserve">UPPS </w:t>
      </w:r>
      <w:proofErr w:type="spellStart"/>
      <w:r w:rsidRPr="00DB25C4">
        <w:rPr>
          <w:rFonts w:eastAsia="Calibri" w:cstheme="minorHAnsi"/>
        </w:rPr>
        <w:t>telah</w:t>
      </w:r>
      <w:proofErr w:type="spellEnd"/>
      <w:r w:rsidRPr="00DB25C4">
        <w:rPr>
          <w:rFonts w:eastAsia="Calibri" w:cstheme="minorHAnsi"/>
        </w:rPr>
        <w:t xml:space="preserve"> </w:t>
      </w:r>
      <w:proofErr w:type="spellStart"/>
      <w:r w:rsidRPr="00DB25C4">
        <w:rPr>
          <w:rFonts w:eastAsia="Calibri" w:cstheme="minorHAnsi"/>
        </w:rPr>
        <w:t>menyusun</w:t>
      </w:r>
      <w:proofErr w:type="spellEnd"/>
      <w:r w:rsidRPr="00DB25C4">
        <w:rPr>
          <w:rFonts w:eastAsia="Calibri" w:cstheme="minorHAnsi"/>
        </w:rPr>
        <w:t xml:space="preserve"> </w:t>
      </w:r>
      <w:proofErr w:type="spellStart"/>
      <w:r w:rsidRPr="00DB25C4">
        <w:rPr>
          <w:rFonts w:eastAsia="Calibri" w:cstheme="minorHAnsi"/>
        </w:rPr>
        <w:t>peta</w:t>
      </w:r>
      <w:proofErr w:type="spellEnd"/>
      <w:r w:rsidRPr="00DB25C4">
        <w:rPr>
          <w:rFonts w:eastAsia="Calibri" w:cstheme="minorHAnsi"/>
        </w:rPr>
        <w:t xml:space="preserve"> </w:t>
      </w:r>
      <w:proofErr w:type="spellStart"/>
      <w:r w:rsidRPr="00DB25C4">
        <w:rPr>
          <w:rFonts w:eastAsia="Calibri" w:cstheme="minorHAnsi"/>
        </w:rPr>
        <w:t>jalan</w:t>
      </w:r>
      <w:proofErr w:type="spellEnd"/>
      <w:r w:rsidRPr="00DB25C4">
        <w:rPr>
          <w:rFonts w:eastAsia="Calibri" w:cstheme="minorHAnsi"/>
        </w:rPr>
        <w:t xml:space="preserve">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mengembangkan</w:t>
      </w:r>
      <w:proofErr w:type="spellEnd"/>
      <w:r w:rsidRPr="00DB25C4">
        <w:rPr>
          <w:rFonts w:eastAsia="Calibri" w:cstheme="minorHAnsi"/>
        </w:rPr>
        <w:t xml:space="preserve"> </w:t>
      </w:r>
      <w:proofErr w:type="spellStart"/>
      <w:r w:rsidRPr="00DB25C4">
        <w:rPr>
          <w:rFonts w:eastAsia="Calibri" w:cstheme="minorHAnsi"/>
        </w:rPr>
        <w:t>bidang</w:t>
      </w:r>
      <w:proofErr w:type="spellEnd"/>
      <w:r w:rsidRPr="00DB25C4">
        <w:rPr>
          <w:rFonts w:eastAsia="Calibri" w:cstheme="minorHAnsi"/>
        </w:rPr>
        <w:t xml:space="preserve"> </w:t>
      </w:r>
      <w:proofErr w:type="spellStart"/>
      <w:r w:rsidRPr="00DB25C4">
        <w:rPr>
          <w:rFonts w:eastAsia="Calibri" w:cstheme="minorHAnsi"/>
        </w:rPr>
        <w:t>pendidikan</w:t>
      </w:r>
      <w:proofErr w:type="spellEnd"/>
      <w:r w:rsidRPr="00DB25C4">
        <w:rPr>
          <w:rFonts w:eastAsia="Calibri" w:cstheme="minorHAnsi"/>
        </w:rPr>
        <w:t xml:space="preserve"> </w:t>
      </w:r>
      <w:proofErr w:type="spellStart"/>
      <w:r w:rsidRPr="00DB25C4">
        <w:rPr>
          <w:rFonts w:eastAsia="Calibri" w:cstheme="minorHAnsi"/>
        </w:rPr>
        <w:t>bahasa</w:t>
      </w:r>
      <w:proofErr w:type="spellEnd"/>
      <w:r w:rsidRPr="00DB25C4">
        <w:rPr>
          <w:rFonts w:eastAsia="Calibri" w:cstheme="minorHAnsi"/>
        </w:rPr>
        <w:t xml:space="preserve">, </w:t>
      </w:r>
      <w:proofErr w:type="spellStart"/>
      <w:r w:rsidRPr="00DB25C4">
        <w:rPr>
          <w:rFonts w:eastAsia="Calibri" w:cstheme="minorHAnsi"/>
        </w:rPr>
        <w:t>ilmu</w:t>
      </w:r>
      <w:proofErr w:type="spellEnd"/>
      <w:r w:rsidRPr="00DB25C4">
        <w:rPr>
          <w:rFonts w:eastAsia="Calibri" w:cstheme="minorHAnsi"/>
        </w:rPr>
        <w:t xml:space="preserve"> </w:t>
      </w:r>
      <w:proofErr w:type="spellStart"/>
      <w:r w:rsidRPr="00DB25C4">
        <w:rPr>
          <w:rFonts w:eastAsia="Calibri" w:cstheme="minorHAnsi"/>
        </w:rPr>
        <w:t>bahasa</w:t>
      </w:r>
      <w:proofErr w:type="spellEnd"/>
      <w:r w:rsidRPr="00DB25C4">
        <w:rPr>
          <w:rFonts w:eastAsia="Calibri" w:cstheme="minorHAnsi"/>
        </w:rPr>
        <w:t xml:space="preserve">, dan sastra </w:t>
      </w:r>
      <w:proofErr w:type="spellStart"/>
      <w:r w:rsidRPr="00DB25C4">
        <w:rPr>
          <w:rFonts w:eastAsia="Calibri" w:cstheme="minorHAnsi"/>
        </w:rPr>
        <w:t>Inggris</w:t>
      </w:r>
      <w:proofErr w:type="spellEnd"/>
      <w:r w:rsidRPr="00DB25C4">
        <w:rPr>
          <w:rFonts w:eastAsia="Calibri" w:cstheme="minorHAnsi"/>
        </w:rPr>
        <w:t xml:space="preserve"> dan Mandarin di </w:t>
      </w:r>
      <w:proofErr w:type="spellStart"/>
      <w:r w:rsidRPr="00DB25C4">
        <w:rPr>
          <w:rFonts w:eastAsia="Calibri" w:cstheme="minorHAnsi"/>
        </w:rPr>
        <w:t>Fakultas</w:t>
      </w:r>
      <w:proofErr w:type="spellEnd"/>
      <w:r w:rsidRPr="00DB25C4">
        <w:rPr>
          <w:rFonts w:eastAsia="Calibri" w:cstheme="minorHAnsi"/>
        </w:rPr>
        <w:t xml:space="preserve"> Bahasa dan Seni Universitas Ma Chung. </w:t>
      </w:r>
      <w:proofErr w:type="spellStart"/>
      <w:r w:rsidRPr="00DB25C4">
        <w:rPr>
          <w:rFonts w:eastAsia="Calibri" w:cstheme="minorHAnsi"/>
        </w:rPr>
        <w:t>Tujuan</w:t>
      </w:r>
      <w:proofErr w:type="spellEnd"/>
      <w:r w:rsidRPr="00DB25C4">
        <w:rPr>
          <w:rFonts w:eastAsia="Calibri" w:cstheme="minorHAnsi"/>
        </w:rPr>
        <w:t xml:space="preserve"> </w:t>
      </w:r>
      <w:proofErr w:type="spellStart"/>
      <w:r w:rsidRPr="00DB25C4">
        <w:rPr>
          <w:rFonts w:eastAsia="Calibri" w:cstheme="minorHAnsi"/>
        </w:rPr>
        <w:t>dari</w:t>
      </w:r>
      <w:proofErr w:type="spellEnd"/>
      <w:r w:rsidRPr="00DB25C4">
        <w:rPr>
          <w:rFonts w:eastAsia="Calibri" w:cstheme="minorHAnsi"/>
        </w:rPr>
        <w:t xml:space="preserve"> </w:t>
      </w:r>
      <w:proofErr w:type="spellStart"/>
      <w:r w:rsidRPr="00DB25C4">
        <w:rPr>
          <w:rFonts w:eastAsia="Calibri" w:cstheme="minorHAnsi"/>
        </w:rPr>
        <w:t>peta</w:t>
      </w:r>
      <w:proofErr w:type="spellEnd"/>
      <w:r w:rsidRPr="00DB25C4">
        <w:rPr>
          <w:rFonts w:eastAsia="Calibri" w:cstheme="minorHAnsi"/>
        </w:rPr>
        <w:t xml:space="preserve"> </w:t>
      </w:r>
      <w:proofErr w:type="spellStart"/>
      <w:r w:rsidRPr="00DB25C4">
        <w:rPr>
          <w:rFonts w:eastAsia="Calibri" w:cstheme="minorHAnsi"/>
        </w:rPr>
        <w:t>jalan</w:t>
      </w:r>
      <w:proofErr w:type="spellEnd"/>
      <w:r w:rsidRPr="00DB25C4">
        <w:rPr>
          <w:rFonts w:eastAsia="Calibri" w:cstheme="minorHAnsi"/>
        </w:rPr>
        <w:t xml:space="preserve">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adalah</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merumuskan</w:t>
      </w:r>
      <w:proofErr w:type="spellEnd"/>
      <w:r w:rsidRPr="00DB25C4">
        <w:rPr>
          <w:rFonts w:eastAsia="Calibri" w:cstheme="minorHAnsi"/>
        </w:rPr>
        <w:t xml:space="preserve"> strategi </w:t>
      </w:r>
      <w:proofErr w:type="spellStart"/>
      <w:r w:rsidRPr="00DB25C4">
        <w:rPr>
          <w:rFonts w:eastAsia="Calibri" w:cstheme="minorHAnsi"/>
        </w:rPr>
        <w:t>pelaksanaan</w:t>
      </w:r>
      <w:proofErr w:type="spellEnd"/>
      <w:r w:rsidRPr="00DB25C4">
        <w:rPr>
          <w:rFonts w:eastAsia="Calibri" w:cstheme="minorHAnsi"/>
        </w:rPr>
        <w:t xml:space="preserve"> dan </w:t>
      </w:r>
      <w:proofErr w:type="spellStart"/>
      <w:r w:rsidRPr="00DB25C4">
        <w:rPr>
          <w:rFonts w:eastAsia="Calibri" w:cstheme="minorHAnsi"/>
        </w:rPr>
        <w:t>pengembangan</w:t>
      </w:r>
      <w:proofErr w:type="spellEnd"/>
      <w:r w:rsidRPr="00DB25C4">
        <w:rPr>
          <w:rFonts w:eastAsia="Calibri" w:cstheme="minorHAnsi"/>
        </w:rPr>
        <w:t xml:space="preserve"> </w:t>
      </w:r>
      <w:proofErr w:type="spellStart"/>
      <w:r w:rsidRPr="00DB25C4">
        <w:rPr>
          <w:rFonts w:eastAsia="Calibri" w:cstheme="minorHAnsi"/>
        </w:rPr>
        <w:t>penelitian</w:t>
      </w:r>
      <w:proofErr w:type="spellEnd"/>
      <w:r w:rsidRPr="00DB25C4">
        <w:rPr>
          <w:rFonts w:eastAsia="Calibri" w:cstheme="minorHAnsi"/>
        </w:rPr>
        <w:t xml:space="preserve"> dan </w:t>
      </w:r>
      <w:proofErr w:type="spellStart"/>
      <w:r w:rsidRPr="00DB25C4">
        <w:rPr>
          <w:rFonts w:eastAsia="Calibri" w:cstheme="minorHAnsi"/>
        </w:rPr>
        <w:t>pengabdian</w:t>
      </w:r>
      <w:proofErr w:type="spellEnd"/>
      <w:r w:rsidRPr="00DB25C4">
        <w:rPr>
          <w:rFonts w:eastAsia="Calibri" w:cstheme="minorHAnsi"/>
        </w:rPr>
        <w:t xml:space="preserve"> </w:t>
      </w:r>
      <w:proofErr w:type="spellStart"/>
      <w:r w:rsidRPr="00DB25C4">
        <w:rPr>
          <w:rFonts w:eastAsia="Calibri" w:cstheme="minorHAnsi"/>
        </w:rPr>
        <w:t>kepada</w:t>
      </w:r>
      <w:proofErr w:type="spellEnd"/>
      <w:r w:rsidRPr="00DB25C4">
        <w:rPr>
          <w:rFonts w:eastAsia="Calibri" w:cstheme="minorHAnsi"/>
        </w:rPr>
        <w:t xml:space="preserve"> </w:t>
      </w:r>
      <w:proofErr w:type="spellStart"/>
      <w:r w:rsidRPr="00DB25C4">
        <w:rPr>
          <w:rFonts w:eastAsia="Calibri" w:cstheme="minorHAnsi"/>
        </w:rPr>
        <w:t>masyarakat</w:t>
      </w:r>
      <w:proofErr w:type="spellEnd"/>
      <w:r w:rsidRPr="00DB25C4">
        <w:rPr>
          <w:rFonts w:eastAsia="Calibri" w:cstheme="minorHAnsi"/>
        </w:rPr>
        <w:t xml:space="preserve"> di </w:t>
      </w:r>
      <w:proofErr w:type="spellStart"/>
      <w:r w:rsidRPr="00DB25C4">
        <w:rPr>
          <w:rFonts w:eastAsia="Calibri" w:cstheme="minorHAnsi"/>
        </w:rPr>
        <w:t>fakultas</w:t>
      </w:r>
      <w:proofErr w:type="spellEnd"/>
      <w:r w:rsidRPr="00DB25C4">
        <w:rPr>
          <w:rFonts w:eastAsia="Calibri" w:cstheme="minorHAnsi"/>
        </w:rPr>
        <w:t xml:space="preserve"> </w:t>
      </w:r>
      <w:proofErr w:type="spellStart"/>
      <w:r w:rsidRPr="00DB25C4">
        <w:rPr>
          <w:rFonts w:eastAsia="Calibri" w:cstheme="minorHAnsi"/>
        </w:rPr>
        <w:t>tersebut</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kualitas</w:t>
      </w:r>
      <w:proofErr w:type="spellEnd"/>
      <w:r w:rsidRPr="00DB25C4">
        <w:rPr>
          <w:rFonts w:eastAsia="Calibri" w:cstheme="minorHAnsi"/>
        </w:rPr>
        <w:t xml:space="preserve"> dan </w:t>
      </w:r>
      <w:proofErr w:type="spellStart"/>
      <w:r w:rsidRPr="00DB25C4">
        <w:rPr>
          <w:rFonts w:eastAsia="Calibri" w:cstheme="minorHAnsi"/>
        </w:rPr>
        <w:t>kuantitas</w:t>
      </w:r>
      <w:proofErr w:type="spellEnd"/>
      <w:r w:rsidRPr="00DB25C4">
        <w:rPr>
          <w:rFonts w:eastAsia="Calibri" w:cstheme="minorHAnsi"/>
        </w:rPr>
        <w:t xml:space="preserve"> </w:t>
      </w:r>
      <w:proofErr w:type="spellStart"/>
      <w:r w:rsidRPr="00DB25C4">
        <w:rPr>
          <w:rFonts w:eastAsia="Calibri" w:cstheme="minorHAnsi"/>
        </w:rPr>
        <w:t>penelitian</w:t>
      </w:r>
      <w:proofErr w:type="spellEnd"/>
      <w:r w:rsidRPr="00DB25C4">
        <w:rPr>
          <w:rFonts w:eastAsia="Calibri" w:cstheme="minorHAnsi"/>
        </w:rPr>
        <w:t xml:space="preserve"> dan </w:t>
      </w:r>
      <w:proofErr w:type="spellStart"/>
      <w:r w:rsidRPr="00DB25C4">
        <w:rPr>
          <w:rFonts w:eastAsia="Calibri" w:cstheme="minorHAnsi"/>
        </w:rPr>
        <w:t>pengabdian</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relevansi</w:t>
      </w:r>
      <w:proofErr w:type="spellEnd"/>
      <w:r w:rsidRPr="00DB25C4">
        <w:rPr>
          <w:rFonts w:eastAsia="Calibri" w:cstheme="minorHAnsi"/>
        </w:rPr>
        <w:t xml:space="preserve"> </w:t>
      </w:r>
      <w:proofErr w:type="spellStart"/>
      <w:r w:rsidRPr="00DB25C4">
        <w:rPr>
          <w:rFonts w:eastAsia="Calibri" w:cstheme="minorHAnsi"/>
        </w:rPr>
        <w:t>hasil</w:t>
      </w:r>
      <w:proofErr w:type="spellEnd"/>
      <w:r w:rsidRPr="00DB25C4">
        <w:rPr>
          <w:rFonts w:eastAsia="Calibri" w:cstheme="minorHAnsi"/>
        </w:rPr>
        <w:t xml:space="preserve"> </w:t>
      </w:r>
      <w:proofErr w:type="spellStart"/>
      <w:r w:rsidRPr="00DB25C4">
        <w:rPr>
          <w:rFonts w:eastAsia="Calibri" w:cstheme="minorHAnsi"/>
        </w:rPr>
        <w:t>penelitian</w:t>
      </w:r>
      <w:proofErr w:type="spellEnd"/>
      <w:r w:rsidRPr="00DB25C4">
        <w:rPr>
          <w:rFonts w:eastAsia="Calibri" w:cstheme="minorHAnsi"/>
        </w:rPr>
        <w:t xml:space="preserve"> </w:t>
      </w:r>
      <w:proofErr w:type="spellStart"/>
      <w:r w:rsidRPr="00DB25C4">
        <w:rPr>
          <w:rFonts w:eastAsia="Calibri" w:cstheme="minorHAnsi"/>
        </w:rPr>
        <w:t>dengan</w:t>
      </w:r>
      <w:proofErr w:type="spellEnd"/>
      <w:r w:rsidRPr="00DB25C4">
        <w:rPr>
          <w:rFonts w:eastAsia="Calibri" w:cstheme="minorHAnsi"/>
        </w:rPr>
        <w:t xml:space="preserve"> </w:t>
      </w:r>
      <w:proofErr w:type="spellStart"/>
      <w:r w:rsidRPr="00DB25C4">
        <w:rPr>
          <w:rFonts w:eastAsia="Calibri" w:cstheme="minorHAnsi"/>
        </w:rPr>
        <w:t>pengajaran</w:t>
      </w:r>
      <w:proofErr w:type="spellEnd"/>
      <w:r w:rsidRPr="00DB25C4">
        <w:rPr>
          <w:rFonts w:eastAsia="Calibri" w:cstheme="minorHAnsi"/>
        </w:rPr>
        <w:t xml:space="preserve"> dan </w:t>
      </w:r>
      <w:proofErr w:type="spellStart"/>
      <w:r w:rsidRPr="00DB25C4">
        <w:rPr>
          <w:rFonts w:eastAsia="Calibri" w:cstheme="minorHAnsi"/>
        </w:rPr>
        <w:t>pengabdian</w:t>
      </w:r>
      <w:proofErr w:type="spellEnd"/>
      <w:r w:rsidRPr="00DB25C4">
        <w:rPr>
          <w:rFonts w:eastAsia="Calibri" w:cstheme="minorHAnsi"/>
        </w:rPr>
        <w:t xml:space="preserve"> </w:t>
      </w:r>
      <w:proofErr w:type="spellStart"/>
      <w:r w:rsidRPr="00DB25C4">
        <w:rPr>
          <w:rFonts w:eastAsia="Calibri" w:cstheme="minorHAnsi"/>
        </w:rPr>
        <w:t>kepada</w:t>
      </w:r>
      <w:proofErr w:type="spellEnd"/>
      <w:r w:rsidRPr="00DB25C4">
        <w:rPr>
          <w:rFonts w:eastAsia="Calibri" w:cstheme="minorHAnsi"/>
        </w:rPr>
        <w:t xml:space="preserve"> </w:t>
      </w:r>
      <w:proofErr w:type="spellStart"/>
      <w:r w:rsidRPr="00DB25C4">
        <w:rPr>
          <w:rFonts w:eastAsia="Calibri" w:cstheme="minorHAnsi"/>
        </w:rPr>
        <w:t>masyarakat</w:t>
      </w:r>
      <w:proofErr w:type="spellEnd"/>
      <w:r w:rsidRPr="00DB25C4">
        <w:rPr>
          <w:rFonts w:eastAsia="Calibri" w:cstheme="minorHAnsi"/>
        </w:rPr>
        <w:t xml:space="preserve">, </w:t>
      </w:r>
      <w:proofErr w:type="spellStart"/>
      <w:r w:rsidRPr="00DB25C4">
        <w:rPr>
          <w:rFonts w:eastAsia="Calibri" w:cstheme="minorHAnsi"/>
        </w:rPr>
        <w:t>serta</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peran</w:t>
      </w:r>
      <w:proofErr w:type="spellEnd"/>
      <w:r w:rsidRPr="00DB25C4">
        <w:rPr>
          <w:rFonts w:eastAsia="Calibri" w:cstheme="minorHAnsi"/>
        </w:rPr>
        <w:t xml:space="preserve"> </w:t>
      </w:r>
      <w:proofErr w:type="spellStart"/>
      <w:r w:rsidRPr="00DB25C4">
        <w:rPr>
          <w:rFonts w:eastAsia="Calibri" w:cstheme="minorHAnsi"/>
        </w:rPr>
        <w:t>fakultas</w:t>
      </w:r>
      <w:proofErr w:type="spellEnd"/>
      <w:r w:rsidRPr="00DB25C4">
        <w:rPr>
          <w:rFonts w:eastAsia="Calibri" w:cstheme="minorHAnsi"/>
        </w:rPr>
        <w:t xml:space="preserve"> </w:t>
      </w:r>
      <w:proofErr w:type="spellStart"/>
      <w:r w:rsidRPr="00DB25C4">
        <w:rPr>
          <w:rFonts w:eastAsia="Calibri" w:cstheme="minorHAnsi"/>
        </w:rPr>
        <w:t>dalam</w:t>
      </w:r>
      <w:proofErr w:type="spellEnd"/>
      <w:r w:rsidRPr="00DB25C4">
        <w:rPr>
          <w:rFonts w:eastAsia="Calibri" w:cstheme="minorHAnsi"/>
        </w:rPr>
        <w:t xml:space="preserve"> </w:t>
      </w:r>
      <w:proofErr w:type="spellStart"/>
      <w:r w:rsidRPr="00DB25C4">
        <w:rPr>
          <w:rFonts w:eastAsia="Calibri" w:cstheme="minorHAnsi"/>
        </w:rPr>
        <w:t>pengembangan</w:t>
      </w:r>
      <w:proofErr w:type="spellEnd"/>
      <w:r w:rsidRPr="00DB25C4">
        <w:rPr>
          <w:rFonts w:eastAsia="Calibri" w:cstheme="minorHAnsi"/>
        </w:rPr>
        <w:t xml:space="preserve"> </w:t>
      </w:r>
      <w:proofErr w:type="spellStart"/>
      <w:r w:rsidRPr="00DB25C4">
        <w:rPr>
          <w:rFonts w:eastAsia="Calibri" w:cstheme="minorHAnsi"/>
        </w:rPr>
        <w:t>prodi</w:t>
      </w:r>
      <w:proofErr w:type="spellEnd"/>
      <w:r w:rsidRPr="00DB25C4">
        <w:rPr>
          <w:rFonts w:eastAsia="Calibri" w:cstheme="minorHAnsi"/>
        </w:rPr>
        <w:t xml:space="preserve"> dan </w:t>
      </w:r>
      <w:proofErr w:type="spellStart"/>
      <w:r w:rsidRPr="00DB25C4">
        <w:rPr>
          <w:rFonts w:eastAsia="Calibri" w:cstheme="minorHAnsi"/>
        </w:rPr>
        <w:t>pemecahan</w:t>
      </w:r>
      <w:proofErr w:type="spellEnd"/>
      <w:r w:rsidRPr="00DB25C4">
        <w:rPr>
          <w:rFonts w:eastAsia="Calibri" w:cstheme="minorHAnsi"/>
        </w:rPr>
        <w:t xml:space="preserve"> </w:t>
      </w:r>
      <w:proofErr w:type="spellStart"/>
      <w:r w:rsidRPr="00DB25C4">
        <w:rPr>
          <w:rFonts w:eastAsia="Calibri" w:cstheme="minorHAnsi"/>
        </w:rPr>
        <w:t>masalah</w:t>
      </w:r>
      <w:proofErr w:type="spellEnd"/>
      <w:r w:rsidRPr="00DB25C4">
        <w:rPr>
          <w:rFonts w:eastAsia="Calibri" w:cstheme="minorHAnsi"/>
        </w:rPr>
        <w:t xml:space="preserve"> </w:t>
      </w:r>
      <w:proofErr w:type="spellStart"/>
      <w:r w:rsidRPr="00DB25C4">
        <w:rPr>
          <w:rFonts w:eastAsia="Calibri" w:cstheme="minorHAnsi"/>
        </w:rPr>
        <w:t>masyarakat</w:t>
      </w:r>
      <w:proofErr w:type="spellEnd"/>
      <w:r w:rsidRPr="00DB25C4">
        <w:rPr>
          <w:rFonts w:eastAsia="Calibri" w:cstheme="minorHAnsi"/>
        </w:rPr>
        <w:t>.</w:t>
      </w:r>
    </w:p>
    <w:p w14:paraId="5B740863" w14:textId="77777777" w:rsidR="0076297E" w:rsidRPr="00DB25C4" w:rsidRDefault="0076297E" w:rsidP="00687314">
      <w:pPr>
        <w:spacing w:after="0" w:line="240" w:lineRule="auto"/>
        <w:contextualSpacing/>
        <w:jc w:val="both"/>
        <w:rPr>
          <w:rFonts w:cstheme="minorHAnsi"/>
        </w:rPr>
      </w:pPr>
      <w:r w:rsidRPr="00DB25C4">
        <w:rPr>
          <w:rFonts w:eastAsia="Calibri" w:cstheme="minorHAnsi"/>
        </w:rPr>
        <w:t xml:space="preserve">Peta </w:t>
      </w:r>
      <w:proofErr w:type="spellStart"/>
      <w:r w:rsidRPr="00DB25C4">
        <w:rPr>
          <w:rFonts w:eastAsia="Calibri" w:cstheme="minorHAnsi"/>
        </w:rPr>
        <w:t>jalan</w:t>
      </w:r>
      <w:proofErr w:type="spellEnd"/>
      <w:r w:rsidRPr="00DB25C4">
        <w:rPr>
          <w:rFonts w:eastAsia="Calibri" w:cstheme="minorHAnsi"/>
        </w:rPr>
        <w:t xml:space="preserve"> </w:t>
      </w:r>
      <w:proofErr w:type="spellStart"/>
      <w:r w:rsidRPr="00DB25C4">
        <w:rPr>
          <w:rFonts w:eastAsia="Calibri" w:cstheme="minorHAnsi"/>
        </w:rPr>
        <w:t>ini</w:t>
      </w:r>
      <w:proofErr w:type="spellEnd"/>
      <w:r w:rsidRPr="00DB25C4">
        <w:rPr>
          <w:rFonts w:eastAsia="Calibri" w:cstheme="minorHAnsi"/>
        </w:rPr>
        <w:t xml:space="preserve"> </w:t>
      </w:r>
      <w:proofErr w:type="spellStart"/>
      <w:r w:rsidRPr="00DB25C4">
        <w:rPr>
          <w:rFonts w:eastAsia="Calibri" w:cstheme="minorHAnsi"/>
        </w:rPr>
        <w:t>terdiri</w:t>
      </w:r>
      <w:proofErr w:type="spellEnd"/>
      <w:r w:rsidRPr="00DB25C4">
        <w:rPr>
          <w:rFonts w:eastAsia="Calibri" w:cstheme="minorHAnsi"/>
        </w:rPr>
        <w:t xml:space="preserve"> </w:t>
      </w:r>
      <w:proofErr w:type="spellStart"/>
      <w:r w:rsidRPr="00DB25C4">
        <w:rPr>
          <w:rFonts w:eastAsia="Calibri" w:cstheme="minorHAnsi"/>
        </w:rPr>
        <w:t>dari</w:t>
      </w:r>
      <w:proofErr w:type="spellEnd"/>
      <w:r w:rsidRPr="00DB25C4">
        <w:rPr>
          <w:rFonts w:eastAsia="Calibri" w:cstheme="minorHAnsi"/>
        </w:rPr>
        <w:t xml:space="preserve"> dua </w:t>
      </w:r>
      <w:proofErr w:type="spellStart"/>
      <w:r w:rsidRPr="00DB25C4">
        <w:rPr>
          <w:rFonts w:eastAsia="Calibri" w:cstheme="minorHAnsi"/>
        </w:rPr>
        <w:t>bagian</w:t>
      </w:r>
      <w:proofErr w:type="spellEnd"/>
      <w:r w:rsidRPr="00DB25C4">
        <w:rPr>
          <w:rFonts w:eastAsia="Calibri" w:cstheme="minorHAnsi"/>
        </w:rPr>
        <w:t xml:space="preserve">, </w:t>
      </w:r>
      <w:proofErr w:type="spellStart"/>
      <w:r w:rsidRPr="00DB25C4">
        <w:rPr>
          <w:rFonts w:eastAsia="Calibri" w:cstheme="minorHAnsi"/>
        </w:rPr>
        <w:t>yaitu</w:t>
      </w:r>
      <w:proofErr w:type="spellEnd"/>
      <w:r w:rsidRPr="00DB25C4">
        <w:rPr>
          <w:rFonts w:eastAsia="Calibri" w:cstheme="minorHAnsi"/>
        </w:rPr>
        <w:t xml:space="preserve"> </w:t>
      </w:r>
      <w:proofErr w:type="spellStart"/>
      <w:r w:rsidRPr="00DB25C4">
        <w:rPr>
          <w:rFonts w:eastAsia="Calibri" w:cstheme="minorHAnsi"/>
        </w:rPr>
        <w:t>pendidikan</w:t>
      </w:r>
      <w:proofErr w:type="spellEnd"/>
      <w:r w:rsidRPr="00DB25C4">
        <w:rPr>
          <w:rFonts w:eastAsia="Calibri" w:cstheme="minorHAnsi"/>
        </w:rPr>
        <w:t xml:space="preserve"> </w:t>
      </w:r>
      <w:proofErr w:type="spellStart"/>
      <w:r w:rsidRPr="00DB25C4">
        <w:rPr>
          <w:rFonts w:eastAsia="Calibri" w:cstheme="minorHAnsi"/>
        </w:rPr>
        <w:t>bahasa</w:t>
      </w:r>
      <w:proofErr w:type="spellEnd"/>
      <w:r w:rsidRPr="00DB25C4">
        <w:rPr>
          <w:rFonts w:eastAsia="Calibri" w:cstheme="minorHAnsi"/>
        </w:rPr>
        <w:t xml:space="preserve"> Mandarin dan sastra </w:t>
      </w:r>
      <w:proofErr w:type="spellStart"/>
      <w:r w:rsidRPr="00DB25C4">
        <w:rPr>
          <w:rFonts w:eastAsia="Calibri" w:cstheme="minorHAnsi"/>
        </w:rPr>
        <w:t>Inggris</w:t>
      </w:r>
      <w:proofErr w:type="spellEnd"/>
      <w:r w:rsidRPr="00DB25C4">
        <w:rPr>
          <w:rFonts w:eastAsia="Calibri" w:cstheme="minorHAnsi"/>
        </w:rPr>
        <w:t xml:space="preserve">. </w:t>
      </w:r>
      <w:proofErr w:type="spellStart"/>
      <w:r w:rsidRPr="00DB25C4">
        <w:rPr>
          <w:rFonts w:eastAsia="Calibri" w:cstheme="minorHAnsi"/>
        </w:rPr>
        <w:t>Setiap</w:t>
      </w:r>
      <w:proofErr w:type="spellEnd"/>
      <w:r w:rsidRPr="00DB25C4">
        <w:rPr>
          <w:rFonts w:eastAsia="Calibri" w:cstheme="minorHAnsi"/>
        </w:rPr>
        <w:t xml:space="preserve"> </w:t>
      </w:r>
      <w:proofErr w:type="spellStart"/>
      <w:r w:rsidRPr="00DB25C4">
        <w:rPr>
          <w:rFonts w:eastAsia="Calibri" w:cstheme="minorHAnsi"/>
        </w:rPr>
        <w:t>bagian</w:t>
      </w:r>
      <w:proofErr w:type="spellEnd"/>
      <w:r w:rsidRPr="00DB25C4">
        <w:rPr>
          <w:rFonts w:eastAsia="Calibri" w:cstheme="minorHAnsi"/>
        </w:rPr>
        <w:t xml:space="preserve"> </w:t>
      </w:r>
      <w:proofErr w:type="spellStart"/>
      <w:r w:rsidRPr="00DB25C4">
        <w:rPr>
          <w:rFonts w:eastAsia="Calibri" w:cstheme="minorHAnsi"/>
        </w:rPr>
        <w:t>memiliki</w:t>
      </w:r>
      <w:proofErr w:type="spellEnd"/>
      <w:r w:rsidRPr="00DB25C4">
        <w:rPr>
          <w:rFonts w:eastAsia="Calibri" w:cstheme="minorHAnsi"/>
        </w:rPr>
        <w:t xml:space="preserve"> </w:t>
      </w:r>
      <w:proofErr w:type="spellStart"/>
      <w:r w:rsidRPr="00DB25C4">
        <w:rPr>
          <w:rFonts w:eastAsia="Calibri" w:cstheme="minorHAnsi"/>
        </w:rPr>
        <w:t>beberapa</w:t>
      </w:r>
      <w:proofErr w:type="spellEnd"/>
      <w:r w:rsidRPr="00DB25C4">
        <w:rPr>
          <w:rFonts w:eastAsia="Calibri" w:cstheme="minorHAnsi"/>
        </w:rPr>
        <w:t xml:space="preserve"> </w:t>
      </w:r>
      <w:proofErr w:type="spellStart"/>
      <w:r w:rsidRPr="00DB25C4">
        <w:rPr>
          <w:rFonts w:eastAsia="Calibri" w:cstheme="minorHAnsi"/>
        </w:rPr>
        <w:t>pengetahuan</w:t>
      </w:r>
      <w:proofErr w:type="spellEnd"/>
      <w:r w:rsidRPr="00DB25C4">
        <w:rPr>
          <w:rFonts w:eastAsia="Calibri" w:cstheme="minorHAnsi"/>
        </w:rPr>
        <w:t xml:space="preserve"> yang </w:t>
      </w:r>
      <w:proofErr w:type="spellStart"/>
      <w:r w:rsidRPr="00DB25C4">
        <w:rPr>
          <w:rFonts w:eastAsia="Calibri" w:cstheme="minorHAnsi"/>
        </w:rPr>
        <w:t>harus</w:t>
      </w:r>
      <w:proofErr w:type="spellEnd"/>
      <w:r w:rsidRPr="00DB25C4">
        <w:rPr>
          <w:rFonts w:eastAsia="Calibri" w:cstheme="minorHAnsi"/>
        </w:rPr>
        <w:t xml:space="preserve"> </w:t>
      </w:r>
      <w:proofErr w:type="spellStart"/>
      <w:r w:rsidRPr="00DB25C4">
        <w:rPr>
          <w:rFonts w:eastAsia="Calibri" w:cstheme="minorHAnsi"/>
        </w:rPr>
        <w:t>dimiliki</w:t>
      </w:r>
      <w:proofErr w:type="spellEnd"/>
      <w:r w:rsidRPr="00DB25C4">
        <w:rPr>
          <w:rFonts w:eastAsia="Calibri" w:cstheme="minorHAnsi"/>
        </w:rPr>
        <w:t xml:space="preserve"> oleh para </w:t>
      </w:r>
      <w:proofErr w:type="spellStart"/>
      <w:r w:rsidRPr="00DB25C4">
        <w:rPr>
          <w:rFonts w:eastAsia="Calibri" w:cstheme="minorHAnsi"/>
        </w:rPr>
        <w:t>pengajar</w:t>
      </w:r>
      <w:proofErr w:type="spellEnd"/>
      <w:r w:rsidRPr="00DB25C4">
        <w:rPr>
          <w:rFonts w:eastAsia="Calibri" w:cstheme="minorHAnsi"/>
        </w:rPr>
        <w:t xml:space="preserve">, </w:t>
      </w:r>
      <w:proofErr w:type="spellStart"/>
      <w:r w:rsidRPr="00DB25C4">
        <w:rPr>
          <w:rFonts w:eastAsia="Calibri" w:cstheme="minorHAnsi"/>
        </w:rPr>
        <w:t>seperti</w:t>
      </w:r>
      <w:proofErr w:type="spellEnd"/>
      <w:r w:rsidRPr="00DB25C4">
        <w:rPr>
          <w:rFonts w:eastAsia="Calibri" w:cstheme="minorHAnsi"/>
        </w:rPr>
        <w:t xml:space="preserve"> </w:t>
      </w:r>
      <w:proofErr w:type="spellStart"/>
      <w:r w:rsidRPr="00DB25C4">
        <w:rPr>
          <w:rFonts w:eastAsia="Calibri" w:cstheme="minorHAnsi"/>
        </w:rPr>
        <w:t>pengetahuan</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w:t>
      </w:r>
      <w:proofErr w:type="spellStart"/>
      <w:r w:rsidRPr="00DB25C4">
        <w:rPr>
          <w:rFonts w:eastAsia="Calibri" w:cstheme="minorHAnsi"/>
        </w:rPr>
        <w:t>pengetahuan</w:t>
      </w:r>
      <w:proofErr w:type="spellEnd"/>
      <w:r w:rsidRPr="00DB25C4">
        <w:rPr>
          <w:rFonts w:eastAsia="Calibri" w:cstheme="minorHAnsi"/>
        </w:rPr>
        <w:t xml:space="preserve"> </w:t>
      </w:r>
      <w:proofErr w:type="spellStart"/>
      <w:r w:rsidRPr="00DB25C4">
        <w:rPr>
          <w:rFonts w:eastAsia="Calibri" w:cstheme="minorHAnsi"/>
        </w:rPr>
        <w:t>kurikulum</w:t>
      </w:r>
      <w:proofErr w:type="spellEnd"/>
      <w:r w:rsidRPr="00DB25C4">
        <w:rPr>
          <w:rFonts w:eastAsia="Calibri" w:cstheme="minorHAnsi"/>
        </w:rPr>
        <w:t xml:space="preserve">, </w:t>
      </w:r>
      <w:proofErr w:type="spellStart"/>
      <w:r w:rsidRPr="00DB25C4">
        <w:rPr>
          <w:rFonts w:eastAsia="Calibri" w:cstheme="minorHAnsi"/>
        </w:rPr>
        <w:t>pengetahuan</w:t>
      </w:r>
      <w:proofErr w:type="spellEnd"/>
      <w:r w:rsidRPr="00DB25C4">
        <w:rPr>
          <w:rFonts w:eastAsia="Calibri" w:cstheme="minorHAnsi"/>
        </w:rPr>
        <w:t xml:space="preserve"> </w:t>
      </w:r>
      <w:proofErr w:type="spellStart"/>
      <w:r w:rsidRPr="00DB25C4">
        <w:rPr>
          <w:rFonts w:eastAsia="Calibri" w:cstheme="minorHAnsi"/>
        </w:rPr>
        <w:t>pebelajar</w:t>
      </w:r>
      <w:proofErr w:type="spellEnd"/>
      <w:r w:rsidRPr="00DB25C4">
        <w:rPr>
          <w:rFonts w:eastAsia="Calibri" w:cstheme="minorHAnsi"/>
        </w:rPr>
        <w:t xml:space="preserve">, dan </w:t>
      </w:r>
      <w:proofErr w:type="spellStart"/>
      <w:r w:rsidRPr="00DB25C4">
        <w:rPr>
          <w:rFonts w:eastAsia="Calibri" w:cstheme="minorHAnsi"/>
        </w:rPr>
        <w:t>penggunaan</w:t>
      </w:r>
      <w:proofErr w:type="spellEnd"/>
      <w:r w:rsidRPr="00DB25C4">
        <w:rPr>
          <w:rFonts w:eastAsia="Calibri" w:cstheme="minorHAnsi"/>
        </w:rPr>
        <w:t xml:space="preserve"> </w:t>
      </w:r>
      <w:proofErr w:type="spellStart"/>
      <w:r w:rsidRPr="00DB25C4">
        <w:rPr>
          <w:rFonts w:eastAsia="Calibri" w:cstheme="minorHAnsi"/>
        </w:rPr>
        <w:t>teknologi</w:t>
      </w:r>
      <w:proofErr w:type="spellEnd"/>
      <w:r w:rsidRPr="00DB25C4">
        <w:rPr>
          <w:rFonts w:eastAsia="Calibri" w:cstheme="minorHAnsi"/>
        </w:rPr>
        <w:t xml:space="preserve"> </w:t>
      </w:r>
      <w:proofErr w:type="spellStart"/>
      <w:r w:rsidRPr="00DB25C4">
        <w:rPr>
          <w:rFonts w:eastAsia="Calibri" w:cstheme="minorHAnsi"/>
        </w:rPr>
        <w:t>informasi</w:t>
      </w:r>
      <w:proofErr w:type="spellEnd"/>
      <w:r w:rsidRPr="00DB25C4">
        <w:rPr>
          <w:rFonts w:eastAsia="Calibri" w:cstheme="minorHAnsi"/>
        </w:rPr>
        <w:t xml:space="preserve"> </w:t>
      </w:r>
      <w:r w:rsidRPr="00DB25C4">
        <w:rPr>
          <w:rFonts w:eastAsia="Calibri" w:cstheme="minorHAnsi"/>
        </w:rPr>
        <w:lastRenderedPageBreak/>
        <w:t xml:space="preserve">dan </w:t>
      </w:r>
      <w:proofErr w:type="spellStart"/>
      <w:r w:rsidRPr="00DB25C4">
        <w:rPr>
          <w:rFonts w:eastAsia="Calibri" w:cstheme="minorHAnsi"/>
        </w:rPr>
        <w:t>komunikasi</w:t>
      </w:r>
      <w:proofErr w:type="spellEnd"/>
      <w:r w:rsidRPr="00DB25C4">
        <w:rPr>
          <w:rFonts w:eastAsia="Calibri" w:cstheme="minorHAnsi"/>
        </w:rPr>
        <w:t xml:space="preserve"> (TIK)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pendidikan</w:t>
      </w:r>
      <w:proofErr w:type="spellEnd"/>
      <w:r w:rsidRPr="00DB25C4">
        <w:rPr>
          <w:rFonts w:eastAsia="Calibri" w:cstheme="minorHAnsi"/>
        </w:rPr>
        <w:t xml:space="preserve">. </w:t>
      </w:r>
      <w:proofErr w:type="spellStart"/>
      <w:r w:rsidRPr="00DB25C4">
        <w:rPr>
          <w:rFonts w:eastAsia="Calibri" w:cstheme="minorHAnsi"/>
        </w:rPr>
        <w:t>Tujuannya</w:t>
      </w:r>
      <w:proofErr w:type="spellEnd"/>
      <w:r w:rsidRPr="00DB25C4">
        <w:rPr>
          <w:rFonts w:eastAsia="Calibri" w:cstheme="minorHAnsi"/>
        </w:rPr>
        <w:t xml:space="preserve"> </w:t>
      </w:r>
      <w:proofErr w:type="spellStart"/>
      <w:r w:rsidRPr="00DB25C4">
        <w:rPr>
          <w:rFonts w:eastAsia="Calibri" w:cstheme="minorHAnsi"/>
        </w:rPr>
        <w:t>adalah</w:t>
      </w:r>
      <w:proofErr w:type="spellEnd"/>
      <w:r w:rsidRPr="00DB25C4">
        <w:rPr>
          <w:rFonts w:eastAsia="Calibri" w:cstheme="minorHAnsi"/>
        </w:rPr>
        <w:t xml:space="preserve"> </w:t>
      </w:r>
      <w:proofErr w:type="spellStart"/>
      <w:r w:rsidRPr="00DB25C4">
        <w:rPr>
          <w:rFonts w:eastAsia="Calibri" w:cstheme="minorHAnsi"/>
        </w:rPr>
        <w:t>untuk</w:t>
      </w:r>
      <w:proofErr w:type="spellEnd"/>
      <w:r w:rsidRPr="00DB25C4">
        <w:rPr>
          <w:rFonts w:eastAsia="Calibri" w:cstheme="minorHAnsi"/>
        </w:rPr>
        <w:t xml:space="preserve"> </w:t>
      </w:r>
      <w:proofErr w:type="spellStart"/>
      <w:r w:rsidRPr="00DB25C4">
        <w:rPr>
          <w:rFonts w:eastAsia="Calibri" w:cstheme="minorHAnsi"/>
        </w:rPr>
        <w:t>meningkatkan</w:t>
      </w:r>
      <w:proofErr w:type="spellEnd"/>
      <w:r w:rsidRPr="00DB25C4">
        <w:rPr>
          <w:rFonts w:eastAsia="Calibri" w:cstheme="minorHAnsi"/>
        </w:rPr>
        <w:t xml:space="preserve"> </w:t>
      </w:r>
      <w:proofErr w:type="spellStart"/>
      <w:r w:rsidRPr="00DB25C4">
        <w:rPr>
          <w:rFonts w:eastAsia="Calibri" w:cstheme="minorHAnsi"/>
        </w:rPr>
        <w:t>kualitas</w:t>
      </w:r>
      <w:proofErr w:type="spellEnd"/>
      <w:r w:rsidRPr="00DB25C4">
        <w:rPr>
          <w:rFonts w:eastAsia="Calibri" w:cstheme="minorHAnsi"/>
        </w:rPr>
        <w:t xml:space="preserve"> </w:t>
      </w:r>
      <w:proofErr w:type="spellStart"/>
      <w:r w:rsidRPr="00DB25C4">
        <w:rPr>
          <w:rFonts w:eastAsia="Calibri" w:cstheme="minorHAnsi"/>
        </w:rPr>
        <w:t>pembelajaran</w:t>
      </w:r>
      <w:proofErr w:type="spellEnd"/>
      <w:r w:rsidRPr="00DB25C4">
        <w:rPr>
          <w:rFonts w:eastAsia="Calibri" w:cstheme="minorHAnsi"/>
        </w:rPr>
        <w:t xml:space="preserve"> </w:t>
      </w:r>
      <w:proofErr w:type="spellStart"/>
      <w:r w:rsidRPr="00DB25C4">
        <w:rPr>
          <w:rFonts w:eastAsia="Calibri" w:cstheme="minorHAnsi"/>
        </w:rPr>
        <w:t>bahasa</w:t>
      </w:r>
      <w:proofErr w:type="spellEnd"/>
      <w:r w:rsidRPr="00DB25C4">
        <w:rPr>
          <w:rFonts w:eastAsia="Calibri" w:cstheme="minorHAnsi"/>
        </w:rPr>
        <w:t xml:space="preserve"> Mandarin dan sastra </w:t>
      </w:r>
      <w:proofErr w:type="spellStart"/>
      <w:r w:rsidRPr="00DB25C4">
        <w:rPr>
          <w:rFonts w:eastAsia="Calibri" w:cstheme="minorHAnsi"/>
        </w:rPr>
        <w:t>Inggris</w:t>
      </w:r>
      <w:proofErr w:type="spellEnd"/>
      <w:r w:rsidRPr="00DB25C4">
        <w:rPr>
          <w:rFonts w:eastAsia="Calibri" w:cstheme="minorHAnsi"/>
        </w:rPr>
        <w:t xml:space="preserve"> di </w:t>
      </w:r>
      <w:proofErr w:type="spellStart"/>
      <w:r w:rsidRPr="00DB25C4">
        <w:rPr>
          <w:rFonts w:eastAsia="Calibri" w:cstheme="minorHAnsi"/>
        </w:rPr>
        <w:t>Fakultas</w:t>
      </w:r>
      <w:proofErr w:type="spellEnd"/>
      <w:r w:rsidRPr="00DB25C4">
        <w:rPr>
          <w:rFonts w:eastAsia="Calibri" w:cstheme="minorHAnsi"/>
        </w:rPr>
        <w:t xml:space="preserve"> Bahasa dan Seni Universitas Ma Chung.</w:t>
      </w:r>
    </w:p>
    <w:p w14:paraId="0D72A66B" w14:textId="77777777" w:rsidR="0076297E" w:rsidRPr="00DB25C4" w:rsidRDefault="0076297E" w:rsidP="00687314">
      <w:pPr>
        <w:spacing w:after="0" w:line="240" w:lineRule="auto"/>
        <w:contextualSpacing/>
        <w:jc w:val="both"/>
        <w:rPr>
          <w:rFonts w:cstheme="minorHAnsi"/>
        </w:rPr>
      </w:pP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PkM</w:t>
      </w:r>
      <w:proofErr w:type="spellEnd"/>
      <w:r w:rsidRPr="00DB25C4">
        <w:rPr>
          <w:rFonts w:cstheme="minorHAnsi"/>
        </w:rPr>
        <w:t xml:space="preserve"> DTPS yang </w:t>
      </w:r>
      <w:proofErr w:type="spellStart"/>
      <w:r w:rsidRPr="00DB25C4">
        <w:rPr>
          <w:rFonts w:cstheme="minorHAnsi"/>
        </w:rPr>
        <w:t>dilakukan</w:t>
      </w:r>
      <w:proofErr w:type="spellEnd"/>
      <w:r w:rsidRPr="00DB25C4">
        <w:rPr>
          <w:rFonts w:cstheme="minorHAnsi"/>
        </w:rPr>
        <w:t xml:space="preserve"> </w:t>
      </w:r>
      <w:proofErr w:type="spellStart"/>
      <w:r w:rsidRPr="00DB25C4">
        <w:rPr>
          <w:rFonts w:cstheme="minorHAnsi"/>
        </w:rPr>
        <w:t>berdasarkan</w:t>
      </w:r>
      <w:proofErr w:type="spellEnd"/>
      <w:r w:rsidRPr="00DB25C4">
        <w:rPr>
          <w:rFonts w:cstheme="minorHAnsi"/>
        </w:rPr>
        <w:t xml:space="preserve"> pada </w:t>
      </w:r>
      <w:proofErr w:type="spellStart"/>
      <w:r w:rsidRPr="00DB25C4">
        <w:rPr>
          <w:rFonts w:cstheme="minorHAnsi"/>
        </w:rPr>
        <w:t>peta</w:t>
      </w:r>
      <w:proofErr w:type="spellEnd"/>
      <w:r w:rsidRPr="00DB25C4">
        <w:rPr>
          <w:rFonts w:cstheme="minorHAnsi"/>
        </w:rPr>
        <w:t xml:space="preserve"> </w:t>
      </w:r>
      <w:proofErr w:type="spellStart"/>
      <w:r w:rsidRPr="00DB25C4">
        <w:rPr>
          <w:rFonts w:cstheme="minorHAnsi"/>
        </w:rPr>
        <w:t>jalan</w:t>
      </w:r>
      <w:proofErr w:type="spellEnd"/>
      <w:r w:rsidRPr="00DB25C4">
        <w:rPr>
          <w:rFonts w:cstheme="minorHAnsi"/>
        </w:rPr>
        <w:t xml:space="preserve"> (roadmap) </w:t>
      </w:r>
      <w:proofErr w:type="spellStart"/>
      <w:r w:rsidRPr="00DB25C4">
        <w:rPr>
          <w:rFonts w:cstheme="minorHAnsi"/>
        </w:rPr>
        <w:t>PkM</w:t>
      </w:r>
      <w:proofErr w:type="spellEnd"/>
      <w:r w:rsidRPr="00DB25C4">
        <w:rPr>
          <w:rFonts w:cstheme="minorHAnsi"/>
        </w:rPr>
        <w:t xml:space="preserve">. </w:t>
      </w:r>
      <w:proofErr w:type="spellStart"/>
      <w:r w:rsidRPr="00DB25C4">
        <w:rPr>
          <w:rFonts w:cstheme="minorHAnsi"/>
        </w:rPr>
        <w:t>Setiap</w:t>
      </w:r>
      <w:proofErr w:type="spellEnd"/>
      <w:r w:rsidRPr="00DB25C4">
        <w:rPr>
          <w:rFonts w:cstheme="minorHAnsi"/>
        </w:rPr>
        <w:t xml:space="preserve"> pilar </w:t>
      </w:r>
      <w:proofErr w:type="spellStart"/>
      <w:r w:rsidRPr="00DB25C4">
        <w:rPr>
          <w:rFonts w:cstheme="minorHAnsi"/>
        </w:rPr>
        <w:t>peta</w:t>
      </w:r>
      <w:proofErr w:type="spellEnd"/>
      <w:r w:rsidRPr="00DB25C4">
        <w:rPr>
          <w:rFonts w:cstheme="minorHAnsi"/>
        </w:rPr>
        <w:t xml:space="preserve"> </w:t>
      </w:r>
      <w:proofErr w:type="spellStart"/>
      <w:r w:rsidRPr="00DB25C4">
        <w:rPr>
          <w:rFonts w:cstheme="minorHAnsi"/>
        </w:rPr>
        <w:t>jalan</w:t>
      </w:r>
      <w:proofErr w:type="spellEnd"/>
      <w:r w:rsidRPr="00DB25C4">
        <w:rPr>
          <w:rFonts w:cstheme="minorHAnsi"/>
        </w:rPr>
        <w:t xml:space="preserve"> (roadmap) </w:t>
      </w:r>
      <w:proofErr w:type="spellStart"/>
      <w:r w:rsidRPr="00DB25C4">
        <w:rPr>
          <w:rFonts w:cstheme="minorHAnsi"/>
        </w:rPr>
        <w:t>PkM</w:t>
      </w:r>
      <w:proofErr w:type="spellEnd"/>
      <w:r w:rsidRPr="00DB25C4">
        <w:rPr>
          <w:rFonts w:cstheme="minorHAnsi"/>
        </w:rPr>
        <w:t xml:space="preserve">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keunggulan</w:t>
      </w:r>
      <w:proofErr w:type="spellEnd"/>
      <w:r w:rsidRPr="00DB25C4">
        <w:rPr>
          <w:rFonts w:cstheme="minorHAnsi"/>
        </w:rPr>
        <w:t xml:space="preserve"> </w:t>
      </w:r>
      <w:proofErr w:type="spellStart"/>
      <w:r w:rsidRPr="00DB25C4">
        <w:rPr>
          <w:rFonts w:cstheme="minorHAnsi"/>
        </w:rPr>
        <w:t>spesifik</w:t>
      </w:r>
      <w:proofErr w:type="spellEnd"/>
      <w:r w:rsidRPr="00DB25C4">
        <w:rPr>
          <w:rFonts w:cstheme="minorHAnsi"/>
        </w:rPr>
        <w:t xml:space="preserve"> </w:t>
      </w:r>
      <w:proofErr w:type="spellStart"/>
      <w:r w:rsidRPr="00DB25C4">
        <w:rPr>
          <w:rFonts w:cstheme="minorHAnsi"/>
        </w:rPr>
        <w:t>yaitu</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ciri</w:t>
      </w:r>
      <w:proofErr w:type="spellEnd"/>
      <w:r w:rsidRPr="00DB25C4">
        <w:rPr>
          <w:rFonts w:cstheme="minorHAnsi"/>
        </w:rPr>
        <w:t xml:space="preserve"> </w:t>
      </w:r>
      <w:r w:rsidRPr="00DB25C4">
        <w:rPr>
          <w:rFonts w:cstheme="minorHAnsi"/>
          <w:i/>
          <w:iCs/>
        </w:rPr>
        <w:t>technology disruption</w:t>
      </w:r>
      <w:r w:rsidRPr="00DB25C4">
        <w:rPr>
          <w:rFonts w:cstheme="minorHAnsi"/>
        </w:rPr>
        <w:t xml:space="preserve"> yang </w:t>
      </w:r>
      <w:proofErr w:type="spellStart"/>
      <w:r w:rsidRPr="00DB25C4">
        <w:rPr>
          <w:rFonts w:cstheme="minorHAnsi"/>
        </w:rPr>
        <w:t>fokus</w:t>
      </w:r>
      <w:proofErr w:type="spellEnd"/>
      <w:r w:rsidRPr="00DB25C4">
        <w:rPr>
          <w:rFonts w:cstheme="minorHAnsi"/>
        </w:rPr>
        <w:t xml:space="preserve"> </w:t>
      </w:r>
      <w:proofErr w:type="spellStart"/>
      <w:r w:rsidRPr="00DB25C4">
        <w:rPr>
          <w:rFonts w:cstheme="minorHAnsi"/>
        </w:rPr>
        <w:t>kepada</w:t>
      </w:r>
      <w:proofErr w:type="spellEnd"/>
      <w:r w:rsidRPr="00DB25C4">
        <w:rPr>
          <w:rFonts w:cstheme="minorHAnsi"/>
        </w:rPr>
        <w:t xml:space="preserve"> </w:t>
      </w:r>
      <w:proofErr w:type="spellStart"/>
      <w:r w:rsidRPr="00DB25C4">
        <w:rPr>
          <w:rFonts w:cstheme="minorHAnsi"/>
        </w:rPr>
        <w:t>pembelajaran</w:t>
      </w:r>
      <w:proofErr w:type="spellEnd"/>
      <w:r w:rsidRPr="00DB25C4">
        <w:rPr>
          <w:rFonts w:cstheme="minorHAnsi"/>
        </w:rPr>
        <w:t xml:space="preserve"> </w:t>
      </w:r>
      <w:proofErr w:type="spellStart"/>
      <w:r w:rsidRPr="00DB25C4">
        <w:rPr>
          <w:rFonts w:cstheme="minorHAnsi"/>
        </w:rPr>
        <w:t>bahasa</w:t>
      </w:r>
      <w:proofErr w:type="spellEnd"/>
      <w:r w:rsidRPr="00DB25C4">
        <w:rPr>
          <w:rFonts w:cstheme="minorHAnsi"/>
        </w:rPr>
        <w:t xml:space="preserve"> Mandarin </w:t>
      </w:r>
      <w:proofErr w:type="spellStart"/>
      <w:r w:rsidRPr="00DB25C4">
        <w:rPr>
          <w:rFonts w:cstheme="minorHAnsi"/>
        </w:rPr>
        <w:t>dibuktikan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judul</w:t>
      </w:r>
      <w:proofErr w:type="spellEnd"/>
      <w:r w:rsidRPr="00DB25C4">
        <w:rPr>
          <w:rFonts w:cstheme="minorHAnsi"/>
        </w:rPr>
        <w:t xml:space="preserve"> </w:t>
      </w:r>
      <w:proofErr w:type="spellStart"/>
      <w:r w:rsidRPr="00DB25C4">
        <w:rPr>
          <w:rFonts w:cstheme="minorHAnsi"/>
        </w:rPr>
        <w:t>PkM</w:t>
      </w:r>
      <w:proofErr w:type="spellEnd"/>
      <w:r w:rsidRPr="00DB25C4">
        <w:rPr>
          <w:rFonts w:cstheme="minorHAnsi"/>
        </w:rPr>
        <w:t xml:space="preserve"> </w:t>
      </w:r>
      <w:proofErr w:type="spellStart"/>
      <w:r w:rsidRPr="00DB25C4">
        <w:rPr>
          <w:rFonts w:cstheme="minorHAnsi"/>
        </w:rPr>
        <w:t>tiga</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terakhir</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ciri</w:t>
      </w:r>
      <w:proofErr w:type="spellEnd"/>
      <w:r w:rsidRPr="00DB25C4">
        <w:rPr>
          <w:rFonts w:cstheme="minorHAnsi"/>
        </w:rPr>
        <w:t xml:space="preserve"> </w:t>
      </w:r>
      <w:proofErr w:type="spellStart"/>
      <w:r w:rsidRPr="00DB25C4">
        <w:rPr>
          <w:rFonts w:cstheme="minorHAnsi"/>
        </w:rPr>
        <w:t>tersebut</w:t>
      </w:r>
      <w:proofErr w:type="spellEnd"/>
      <w:r w:rsidRPr="00DB25C4">
        <w:rPr>
          <w:rFonts w:cstheme="minorHAnsi"/>
        </w:rPr>
        <w:t xml:space="preserve"> yang </w:t>
      </w:r>
      <w:proofErr w:type="spellStart"/>
      <w:r w:rsidRPr="00DB25C4">
        <w:rPr>
          <w:rFonts w:cstheme="minorHAnsi"/>
        </w:rPr>
        <w:t>dijabarkan</w:t>
      </w:r>
      <w:proofErr w:type="spellEnd"/>
      <w:r w:rsidRPr="00DB25C4">
        <w:rPr>
          <w:rFonts w:cstheme="minorHAnsi"/>
        </w:rPr>
        <w:t xml:space="preserve"> di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tabel</w:t>
      </w:r>
      <w:proofErr w:type="spellEnd"/>
      <w:r w:rsidRPr="00DB25C4">
        <w:rPr>
          <w:rFonts w:cstheme="minorHAnsi"/>
        </w:rPr>
        <w:t xml:space="preserve"> 8.2.2 </w:t>
      </w:r>
      <w:proofErr w:type="spellStart"/>
      <w:r w:rsidRPr="00DB25C4">
        <w:rPr>
          <w:rFonts w:cstheme="minorHAnsi"/>
        </w:rPr>
        <w:t>tentang</w:t>
      </w:r>
      <w:proofErr w:type="spellEnd"/>
      <w:r w:rsidRPr="00DB25C4">
        <w:rPr>
          <w:rFonts w:cstheme="minorHAnsi"/>
        </w:rPr>
        <w:t xml:space="preserve"> </w:t>
      </w:r>
      <w:proofErr w:type="spellStart"/>
      <w:r w:rsidRPr="00DB25C4">
        <w:rPr>
          <w:rFonts w:cstheme="minorHAnsi"/>
        </w:rPr>
        <w:t>aktivitas</w:t>
      </w:r>
      <w:proofErr w:type="spellEnd"/>
      <w:r w:rsidRPr="00DB25C4">
        <w:rPr>
          <w:rFonts w:cstheme="minorHAnsi"/>
        </w:rPr>
        <w:t xml:space="preserve">, </w:t>
      </w:r>
      <w:proofErr w:type="spellStart"/>
      <w:r w:rsidRPr="00DB25C4">
        <w:rPr>
          <w:rFonts w:cstheme="minorHAnsi"/>
        </w:rPr>
        <w:t>relevansi</w:t>
      </w:r>
      <w:proofErr w:type="spellEnd"/>
      <w:r w:rsidRPr="00DB25C4">
        <w:rPr>
          <w:rFonts w:cstheme="minorHAnsi"/>
        </w:rPr>
        <w:t xml:space="preserve"> dan </w:t>
      </w:r>
      <w:proofErr w:type="spellStart"/>
      <w:r w:rsidRPr="00DB25C4">
        <w:rPr>
          <w:rFonts w:cstheme="minorHAnsi"/>
        </w:rPr>
        <w:t>pelibatan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PkM</w:t>
      </w:r>
      <w:proofErr w:type="spellEnd"/>
      <w:r w:rsidRPr="00DB25C4">
        <w:rPr>
          <w:rFonts w:cstheme="minorHAnsi"/>
        </w:rPr>
        <w:t>.</w:t>
      </w:r>
    </w:p>
    <w:p w14:paraId="0267124B" w14:textId="77777777" w:rsidR="0076297E" w:rsidRPr="00DB25C4" w:rsidRDefault="0076297E" w:rsidP="00687314">
      <w:pPr>
        <w:spacing w:after="0" w:line="240" w:lineRule="auto"/>
        <w:contextualSpacing/>
        <w:jc w:val="both"/>
        <w:rPr>
          <w:rFonts w:cstheme="minorHAnsi"/>
        </w:rPr>
      </w:pPr>
    </w:p>
    <w:p w14:paraId="47357C4C" w14:textId="77777777" w:rsidR="0076297E" w:rsidRPr="00DB25C4" w:rsidRDefault="0076297E" w:rsidP="00687314">
      <w:pPr>
        <w:spacing w:after="0" w:line="240" w:lineRule="auto"/>
        <w:contextualSpacing/>
        <w:jc w:val="both"/>
        <w:rPr>
          <w:rFonts w:cstheme="minorHAnsi"/>
        </w:rPr>
      </w:pPr>
    </w:p>
    <w:p w14:paraId="69EE3A2A" w14:textId="77777777" w:rsidR="0076297E" w:rsidRPr="00DB25C4" w:rsidRDefault="0076297E" w:rsidP="00687314">
      <w:pPr>
        <w:spacing w:after="0" w:line="240" w:lineRule="auto"/>
        <w:jc w:val="both"/>
        <w:rPr>
          <w:rFonts w:cstheme="minorHAnsi"/>
        </w:rPr>
      </w:pPr>
      <w:proofErr w:type="spellStart"/>
      <w:r w:rsidRPr="00DB25C4">
        <w:rPr>
          <w:rFonts w:cstheme="minorHAnsi"/>
        </w:rPr>
        <w:t>Ikut</w:t>
      </w:r>
      <w:proofErr w:type="spellEnd"/>
      <w:r w:rsidRPr="00DB25C4">
        <w:rPr>
          <w:rFonts w:cstheme="minorHAnsi"/>
        </w:rPr>
        <w:t xml:space="preserve"> </w:t>
      </w:r>
      <w:proofErr w:type="spellStart"/>
      <w:r w:rsidRPr="00DB25C4">
        <w:rPr>
          <w:rFonts w:cstheme="minorHAnsi"/>
        </w:rPr>
        <w:t>Renstra</w:t>
      </w:r>
      <w:proofErr w:type="spellEnd"/>
      <w:r w:rsidRPr="00DB25C4">
        <w:rPr>
          <w:rFonts w:cstheme="minorHAnsi"/>
        </w:rPr>
        <w:t xml:space="preserve"> Universitas </w:t>
      </w:r>
      <w:r w:rsidRPr="00DB25C4">
        <w:rPr>
          <w:rFonts w:cstheme="minorHAnsi"/>
        </w:rPr>
        <w:fldChar w:fldCharType="begin"/>
      </w:r>
      <w:commentRangeStart w:id="63"/>
      <w:r w:rsidRPr="00DB25C4">
        <w:rPr>
          <w:rFonts w:cstheme="minorHAnsi"/>
        </w:rPr>
        <w:instrText xml:space="preserve"> HYPERLINK "mailto:dhatu.sitaresmi@machung.ac.id"</w:instrText>
      </w:r>
      <w:bookmarkStart w:id="64" w:name="_@_FC2EEE898B1F4F0B91127D74A254CF82Z"/>
      <w:r w:rsidRPr="00DB25C4">
        <w:rPr>
          <w:rFonts w:cstheme="minorHAnsi"/>
        </w:rPr>
      </w:r>
      <w:r w:rsidRPr="00DB25C4">
        <w:rPr>
          <w:rFonts w:cstheme="minorHAnsi"/>
        </w:rPr>
        <w:fldChar w:fldCharType="separate"/>
      </w:r>
      <w:bookmarkEnd w:id="64"/>
      <w:r w:rsidRPr="00DB25C4">
        <w:rPr>
          <w:rStyle w:val="Mention1"/>
          <w:rFonts w:cstheme="minorHAnsi"/>
          <w:noProof/>
        </w:rPr>
        <w:t>@Dhatu Sitaresmi, S.S., MTCSOL</w:t>
      </w:r>
      <w:commentRangeEnd w:id="63"/>
      <w:r w:rsidRPr="00DB25C4">
        <w:rPr>
          <w:rStyle w:val="CommentReference"/>
          <w:rFonts w:cstheme="minorHAnsi"/>
          <w:sz w:val="22"/>
          <w:szCs w:val="22"/>
        </w:rPr>
        <w:commentReference w:id="63"/>
      </w:r>
      <w:r w:rsidRPr="00DB25C4">
        <w:rPr>
          <w:rFonts w:cstheme="minorHAnsi"/>
        </w:rPr>
        <w:fldChar w:fldCharType="end"/>
      </w:r>
      <w:r w:rsidRPr="00DB25C4">
        <w:rPr>
          <w:rFonts w:cstheme="minorHAnsi"/>
        </w:rPr>
        <w:t xml:space="preserve"> </w:t>
      </w:r>
    </w:p>
    <w:p w14:paraId="733A43D5" w14:textId="77777777" w:rsidR="0076297E" w:rsidRPr="00DB25C4" w:rsidRDefault="0076297E" w:rsidP="00687314">
      <w:pPr>
        <w:spacing w:after="0" w:line="240" w:lineRule="auto"/>
        <w:contextualSpacing/>
        <w:jc w:val="both"/>
        <w:rPr>
          <w:rFonts w:cstheme="minorHAnsi"/>
        </w:rPr>
      </w:pPr>
      <w:r w:rsidRPr="00DB25C4">
        <w:rPr>
          <w:rFonts w:cstheme="minorHAnsi"/>
          <w:noProof/>
        </w:rPr>
        <w:drawing>
          <wp:inline distT="0" distB="0" distL="0" distR="0" wp14:anchorId="62BF3649" wp14:editId="5C9266C9">
            <wp:extent cx="5724525" cy="3893803"/>
            <wp:effectExtent l="0" t="0" r="0" b="0"/>
            <wp:docPr id="229927873" name="Picture 229927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724525" cy="3893803"/>
                    </a:xfrm>
                    <a:prstGeom prst="rect">
                      <a:avLst/>
                    </a:prstGeom>
                  </pic:spPr>
                </pic:pic>
              </a:graphicData>
            </a:graphic>
          </wp:inline>
        </w:drawing>
      </w:r>
    </w:p>
    <w:p w14:paraId="1D4935C5" w14:textId="77777777" w:rsidR="0076297E" w:rsidRPr="00DB25C4" w:rsidRDefault="0076297E" w:rsidP="00687314">
      <w:pPr>
        <w:spacing w:after="0" w:line="240" w:lineRule="auto"/>
        <w:contextualSpacing/>
        <w:jc w:val="both"/>
        <w:rPr>
          <w:rFonts w:cstheme="minorHAnsi"/>
        </w:rPr>
      </w:pPr>
    </w:p>
    <w:p w14:paraId="1CA095EB" w14:textId="77777777" w:rsidR="0076297E" w:rsidRPr="00DB25C4" w:rsidRDefault="0076297E" w:rsidP="00687314">
      <w:pPr>
        <w:spacing w:after="0" w:line="240" w:lineRule="auto"/>
        <w:contextualSpacing/>
        <w:jc w:val="both"/>
        <w:rPr>
          <w:rFonts w:cstheme="minorHAnsi"/>
        </w:rPr>
      </w:pPr>
    </w:p>
    <w:p w14:paraId="57A4198F" w14:textId="77777777" w:rsidR="0076297E" w:rsidRPr="00DB25C4" w:rsidRDefault="0076297E" w:rsidP="00687314">
      <w:pPr>
        <w:spacing w:after="0" w:line="240" w:lineRule="auto"/>
        <w:contextualSpacing/>
        <w:jc w:val="both"/>
        <w:rPr>
          <w:rFonts w:cstheme="minorHAnsi"/>
        </w:rPr>
      </w:pPr>
    </w:p>
    <w:p w14:paraId="4D755DD6" w14:textId="77777777" w:rsidR="0076297E" w:rsidRPr="00DB25C4" w:rsidRDefault="0076297E" w:rsidP="00687314">
      <w:pPr>
        <w:spacing w:after="0" w:line="240" w:lineRule="auto"/>
        <w:contextualSpacing/>
        <w:jc w:val="both"/>
        <w:rPr>
          <w:rFonts w:cstheme="minorHAnsi"/>
        </w:rPr>
      </w:pPr>
    </w:p>
    <w:p w14:paraId="2A9DC13F" w14:textId="77777777" w:rsidR="0076297E" w:rsidRPr="00DB25C4" w:rsidRDefault="0076297E" w:rsidP="00687314">
      <w:pPr>
        <w:spacing w:after="0" w:line="240" w:lineRule="auto"/>
        <w:ind w:left="180"/>
        <w:contextualSpacing/>
        <w:jc w:val="both"/>
        <w:rPr>
          <w:rFonts w:cstheme="minorHAnsi"/>
        </w:rPr>
      </w:pPr>
    </w:p>
    <w:p w14:paraId="010B53F3" w14:textId="77777777" w:rsidR="0076297E" w:rsidRPr="00DB25C4" w:rsidRDefault="0076297E" w:rsidP="00687314">
      <w:pPr>
        <w:spacing w:after="0" w:line="240" w:lineRule="auto"/>
        <w:contextualSpacing/>
        <w:jc w:val="both"/>
        <w:rPr>
          <w:rFonts w:cstheme="minorHAnsi"/>
        </w:rPr>
      </w:pPr>
    </w:p>
    <w:p w14:paraId="2AA03E63" w14:textId="77777777" w:rsidR="0076297E" w:rsidRPr="00DB25C4" w:rsidRDefault="0076297E" w:rsidP="00687314">
      <w:pPr>
        <w:spacing w:after="0" w:line="240" w:lineRule="auto"/>
        <w:contextualSpacing/>
        <w:jc w:val="both"/>
        <w:rPr>
          <w:rFonts w:cstheme="minorHAnsi"/>
          <w:b/>
        </w:rPr>
      </w:pPr>
      <w:r w:rsidRPr="00DB25C4">
        <w:rPr>
          <w:rFonts w:cstheme="minorHAnsi"/>
          <w:b/>
        </w:rPr>
        <w:t xml:space="preserve">8.2.2 </w:t>
      </w:r>
      <w:proofErr w:type="spellStart"/>
      <w:r w:rsidRPr="00DB25C4">
        <w:rPr>
          <w:rFonts w:cstheme="minorHAnsi"/>
          <w:b/>
        </w:rPr>
        <w:t>Aktivitas</w:t>
      </w:r>
      <w:proofErr w:type="spellEnd"/>
      <w:r w:rsidRPr="00DB25C4">
        <w:rPr>
          <w:rFonts w:cstheme="minorHAnsi"/>
          <w:b/>
        </w:rPr>
        <w:t xml:space="preserve">, </w:t>
      </w:r>
      <w:proofErr w:type="spellStart"/>
      <w:r w:rsidRPr="00DB25C4">
        <w:rPr>
          <w:rFonts w:cstheme="minorHAnsi"/>
          <w:b/>
        </w:rPr>
        <w:t>Relevansi</w:t>
      </w:r>
      <w:proofErr w:type="spellEnd"/>
      <w:r w:rsidRPr="00DB25C4">
        <w:rPr>
          <w:rFonts w:cstheme="minorHAnsi"/>
          <w:b/>
        </w:rPr>
        <w:t xml:space="preserve"> dan </w:t>
      </w:r>
      <w:proofErr w:type="spellStart"/>
      <w:r w:rsidRPr="00DB25C4">
        <w:rPr>
          <w:rFonts w:cstheme="minorHAnsi"/>
          <w:b/>
        </w:rPr>
        <w:t>Pelibatan</w:t>
      </w:r>
      <w:proofErr w:type="spellEnd"/>
      <w:r w:rsidRPr="00DB25C4">
        <w:rPr>
          <w:rFonts w:cstheme="minorHAnsi"/>
          <w:b/>
        </w:rPr>
        <w:t xml:space="preserve"> </w:t>
      </w:r>
      <w:proofErr w:type="spellStart"/>
      <w:r w:rsidRPr="00DB25C4">
        <w:rPr>
          <w:rFonts w:cstheme="minorHAnsi"/>
          <w:b/>
        </w:rPr>
        <w:t>Mahasiswa</w:t>
      </w:r>
      <w:proofErr w:type="spellEnd"/>
      <w:r w:rsidRPr="00DB25C4">
        <w:rPr>
          <w:rFonts w:cstheme="minorHAnsi"/>
          <w:b/>
        </w:rPr>
        <w:t xml:space="preserve"> </w:t>
      </w:r>
      <w:proofErr w:type="spellStart"/>
      <w:r w:rsidRPr="00DB25C4">
        <w:rPr>
          <w:rFonts w:cstheme="minorHAnsi"/>
          <w:b/>
        </w:rPr>
        <w:t>dalam</w:t>
      </w:r>
      <w:proofErr w:type="spellEnd"/>
      <w:r w:rsidRPr="00DB25C4">
        <w:rPr>
          <w:rFonts w:cstheme="minorHAnsi"/>
          <w:b/>
        </w:rPr>
        <w:t xml:space="preserve"> </w:t>
      </w:r>
      <w:proofErr w:type="spellStart"/>
      <w:r w:rsidRPr="00DB25C4">
        <w:rPr>
          <w:rFonts w:cstheme="minorHAnsi"/>
          <w:b/>
        </w:rPr>
        <w:t>PkM</w:t>
      </w:r>
      <w:proofErr w:type="spellEnd"/>
    </w:p>
    <w:p w14:paraId="60861CC7" w14:textId="77777777" w:rsidR="0076297E" w:rsidRPr="00DB25C4" w:rsidRDefault="0076297E" w:rsidP="00687314">
      <w:pPr>
        <w:spacing w:after="0" w:line="240" w:lineRule="auto"/>
        <w:ind w:left="270"/>
        <w:contextualSpacing/>
        <w:jc w:val="both"/>
        <w:rPr>
          <w:rFonts w:cstheme="minorHAnsi"/>
        </w:rPr>
      </w:pPr>
      <w:proofErr w:type="spellStart"/>
      <w:r w:rsidRPr="00DB25C4">
        <w:rPr>
          <w:rFonts w:cstheme="minorHAnsi"/>
        </w:rPr>
        <w:t>Aktivitas</w:t>
      </w:r>
      <w:proofErr w:type="spellEnd"/>
      <w:r w:rsidRPr="00DB25C4">
        <w:rPr>
          <w:rFonts w:cstheme="minorHAnsi"/>
        </w:rPr>
        <w:t xml:space="preserve"> </w:t>
      </w:r>
      <w:proofErr w:type="spellStart"/>
      <w:r w:rsidRPr="00DB25C4">
        <w:rPr>
          <w:rFonts w:cstheme="minorHAnsi"/>
        </w:rPr>
        <w:t>PkM</w:t>
      </w:r>
      <w:proofErr w:type="spellEnd"/>
      <w:r w:rsidRPr="00DB25C4">
        <w:rPr>
          <w:rFonts w:cstheme="minorHAnsi"/>
        </w:rPr>
        <w:t xml:space="preserve"> yang </w:t>
      </w:r>
      <w:proofErr w:type="spellStart"/>
      <w:r w:rsidRPr="00DB25C4">
        <w:rPr>
          <w:rFonts w:cstheme="minorHAnsi"/>
        </w:rPr>
        <w:t>relevan</w:t>
      </w:r>
      <w:proofErr w:type="spellEnd"/>
      <w:r w:rsidRPr="00DB25C4">
        <w:rPr>
          <w:rFonts w:cstheme="minorHAnsi"/>
        </w:rPr>
        <w:t xml:space="preserve"> dan yang </w:t>
      </w:r>
      <w:proofErr w:type="spellStart"/>
      <w:r w:rsidRPr="00DB25C4">
        <w:rPr>
          <w:rFonts w:cstheme="minorHAnsi"/>
        </w:rPr>
        <w:t>melibatkan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yang </w:t>
      </w:r>
      <w:proofErr w:type="spellStart"/>
      <w:r w:rsidRPr="00DB25C4">
        <w:rPr>
          <w:rFonts w:cstheme="minorHAnsi"/>
        </w:rPr>
        <w:t>dilakukan</w:t>
      </w:r>
      <w:proofErr w:type="spellEnd"/>
      <w:r w:rsidRPr="00DB25C4">
        <w:rPr>
          <w:rFonts w:cstheme="minorHAnsi"/>
        </w:rPr>
        <w:t xml:space="preserve"> oleh DTPS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tiga</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terakhir</w:t>
      </w:r>
      <w:proofErr w:type="spellEnd"/>
      <w:r w:rsidRPr="00DB25C4">
        <w:rPr>
          <w:rFonts w:cstheme="minorHAnsi"/>
        </w:rPr>
        <w:t xml:space="preserve"> (</w:t>
      </w:r>
      <w:proofErr w:type="spellStart"/>
      <w:r w:rsidRPr="00DB25C4">
        <w:rPr>
          <w:rFonts w:cstheme="minorHAnsi"/>
        </w:rPr>
        <w:t>Tabel</w:t>
      </w:r>
      <w:proofErr w:type="spellEnd"/>
      <w:r w:rsidRPr="00DB25C4">
        <w:rPr>
          <w:rFonts w:cstheme="minorHAnsi"/>
        </w:rPr>
        <w:t xml:space="preserve"> 8.2.2).</w:t>
      </w:r>
    </w:p>
    <w:p w14:paraId="140AE835" w14:textId="77777777" w:rsidR="0076297E" w:rsidRPr="00DB25C4" w:rsidRDefault="0076297E" w:rsidP="00687314">
      <w:pPr>
        <w:spacing w:after="0" w:line="240" w:lineRule="auto"/>
        <w:ind w:left="270"/>
        <w:contextualSpacing/>
        <w:jc w:val="both"/>
        <w:rPr>
          <w:rFonts w:cstheme="minorHAnsi"/>
        </w:rPr>
      </w:pPr>
    </w:p>
    <w:p w14:paraId="017AF640" w14:textId="77777777" w:rsidR="0076297E" w:rsidRPr="00DB25C4" w:rsidRDefault="0076297E" w:rsidP="00687314">
      <w:pPr>
        <w:spacing w:after="0" w:line="240" w:lineRule="auto"/>
        <w:ind w:left="270"/>
        <w:contextualSpacing/>
        <w:jc w:val="both"/>
        <w:rPr>
          <w:rFonts w:cstheme="minorHAnsi"/>
        </w:rPr>
      </w:pPr>
      <w:proofErr w:type="spellStart"/>
      <w:r w:rsidRPr="00DB25C4">
        <w:rPr>
          <w:rFonts w:cstheme="minorHAnsi"/>
        </w:rPr>
        <w:t>Tabel</w:t>
      </w:r>
      <w:proofErr w:type="spellEnd"/>
      <w:r w:rsidRPr="00DB25C4">
        <w:rPr>
          <w:rFonts w:cstheme="minorHAnsi"/>
        </w:rPr>
        <w:t xml:space="preserve"> 8.2.2 </w:t>
      </w:r>
      <w:proofErr w:type="spellStart"/>
      <w:r w:rsidRPr="00DB25C4">
        <w:rPr>
          <w:rFonts w:cstheme="minorHAnsi"/>
        </w:rPr>
        <w:t>Aktivitas</w:t>
      </w:r>
      <w:proofErr w:type="spellEnd"/>
      <w:r w:rsidRPr="00DB25C4">
        <w:rPr>
          <w:rFonts w:cstheme="minorHAnsi"/>
        </w:rPr>
        <w:t xml:space="preserve">, </w:t>
      </w:r>
      <w:proofErr w:type="spellStart"/>
      <w:r w:rsidRPr="00DB25C4">
        <w:rPr>
          <w:rFonts w:cstheme="minorHAnsi"/>
        </w:rPr>
        <w:t>Relevansi</w:t>
      </w:r>
      <w:proofErr w:type="spellEnd"/>
      <w:r w:rsidRPr="00DB25C4">
        <w:rPr>
          <w:rFonts w:cstheme="minorHAnsi"/>
        </w:rPr>
        <w:t xml:space="preserve">, dan </w:t>
      </w:r>
      <w:proofErr w:type="spellStart"/>
      <w:r w:rsidRPr="00DB25C4">
        <w:rPr>
          <w:rFonts w:cstheme="minorHAnsi"/>
        </w:rPr>
        <w:t>Pelibatan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PkM</w:t>
      </w:r>
      <w:proofErr w:type="spellEnd"/>
    </w:p>
    <w:p w14:paraId="6545A32E" w14:textId="77777777" w:rsidR="0076297E" w:rsidRPr="00DB25C4" w:rsidRDefault="0076297E" w:rsidP="00687314">
      <w:pPr>
        <w:spacing w:after="0" w:line="240" w:lineRule="auto"/>
        <w:ind w:left="270"/>
        <w:contextualSpacing/>
        <w:jc w:val="both"/>
        <w:rPr>
          <w:rFonts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9"/>
        <w:gridCol w:w="1904"/>
        <w:gridCol w:w="1552"/>
        <w:gridCol w:w="1684"/>
        <w:gridCol w:w="1552"/>
        <w:gridCol w:w="1565"/>
      </w:tblGrid>
      <w:tr w:rsidR="0076297E" w:rsidRPr="00DB25C4" w14:paraId="649ABB3E" w14:textId="77777777" w:rsidTr="00162F42">
        <w:trPr>
          <w:trHeight w:val="1740"/>
        </w:trPr>
        <w:tc>
          <w:tcPr>
            <w:tcW w:w="759" w:type="dxa"/>
            <w:shd w:val="clear" w:color="auto" w:fill="F2F2F2" w:themeFill="background1" w:themeFillShade="F2"/>
            <w:noWrap/>
            <w:hideMark/>
          </w:tcPr>
          <w:p w14:paraId="3B9202D0" w14:textId="77777777" w:rsidR="0076297E" w:rsidRPr="00DB25C4" w:rsidRDefault="0076297E" w:rsidP="00687314">
            <w:pPr>
              <w:spacing w:after="0" w:line="240" w:lineRule="auto"/>
              <w:ind w:left="150"/>
              <w:contextualSpacing/>
              <w:jc w:val="both"/>
              <w:rPr>
                <w:rFonts w:cstheme="minorHAnsi"/>
                <w:b/>
              </w:rPr>
            </w:pPr>
            <w:r w:rsidRPr="00DB25C4">
              <w:rPr>
                <w:rFonts w:cstheme="minorHAnsi"/>
                <w:b/>
              </w:rPr>
              <w:t>No</w:t>
            </w:r>
          </w:p>
        </w:tc>
        <w:tc>
          <w:tcPr>
            <w:tcW w:w="1904" w:type="dxa"/>
            <w:shd w:val="clear" w:color="auto" w:fill="F2F2F2" w:themeFill="background1" w:themeFillShade="F2"/>
            <w:hideMark/>
          </w:tcPr>
          <w:p w14:paraId="6B82C877" w14:textId="77777777" w:rsidR="0076297E" w:rsidRPr="00DB25C4" w:rsidRDefault="0076297E" w:rsidP="00687314">
            <w:pPr>
              <w:spacing w:after="0" w:line="240" w:lineRule="auto"/>
              <w:ind w:left="270"/>
              <w:contextualSpacing/>
              <w:jc w:val="both"/>
              <w:rPr>
                <w:rFonts w:cstheme="minorHAnsi"/>
                <w:b/>
              </w:rPr>
            </w:pPr>
            <w:proofErr w:type="spellStart"/>
            <w:r w:rsidRPr="00DB25C4">
              <w:rPr>
                <w:rFonts w:cstheme="minorHAnsi"/>
                <w:b/>
              </w:rPr>
              <w:t>Judul</w:t>
            </w:r>
            <w:proofErr w:type="spellEnd"/>
            <w:r w:rsidRPr="00DB25C4">
              <w:rPr>
                <w:rFonts w:cstheme="minorHAnsi"/>
                <w:b/>
              </w:rPr>
              <w:t xml:space="preserve"> </w:t>
            </w:r>
            <w:proofErr w:type="spellStart"/>
            <w:r w:rsidRPr="00DB25C4">
              <w:rPr>
                <w:rFonts w:cstheme="minorHAnsi"/>
                <w:b/>
              </w:rPr>
              <w:t>PkM</w:t>
            </w:r>
            <w:proofErr w:type="spellEnd"/>
          </w:p>
        </w:tc>
        <w:tc>
          <w:tcPr>
            <w:tcW w:w="1552" w:type="dxa"/>
            <w:shd w:val="clear" w:color="auto" w:fill="F2F2F2" w:themeFill="background1" w:themeFillShade="F2"/>
            <w:hideMark/>
          </w:tcPr>
          <w:p w14:paraId="13517472" w14:textId="77777777" w:rsidR="0076297E" w:rsidRPr="00DB25C4" w:rsidRDefault="0076297E" w:rsidP="00687314">
            <w:pPr>
              <w:spacing w:after="0" w:line="240" w:lineRule="auto"/>
              <w:ind w:left="106"/>
              <w:contextualSpacing/>
              <w:jc w:val="both"/>
              <w:rPr>
                <w:rFonts w:cstheme="minorHAnsi"/>
                <w:b/>
              </w:rPr>
            </w:pPr>
            <w:r w:rsidRPr="00DB25C4">
              <w:rPr>
                <w:rFonts w:cstheme="minorHAnsi"/>
                <w:b/>
              </w:rPr>
              <w:t xml:space="preserve">Nama </w:t>
            </w:r>
            <w:proofErr w:type="spellStart"/>
            <w:r w:rsidRPr="00DB25C4">
              <w:rPr>
                <w:rFonts w:cstheme="minorHAnsi"/>
                <w:b/>
              </w:rPr>
              <w:t>Ketua</w:t>
            </w:r>
            <w:proofErr w:type="spellEnd"/>
            <w:r w:rsidRPr="00DB25C4">
              <w:rPr>
                <w:rFonts w:cstheme="minorHAnsi"/>
                <w:b/>
              </w:rPr>
              <w:t xml:space="preserve"> Tim</w:t>
            </w:r>
          </w:p>
        </w:tc>
        <w:tc>
          <w:tcPr>
            <w:tcW w:w="1684" w:type="dxa"/>
            <w:shd w:val="clear" w:color="auto" w:fill="F2F2F2" w:themeFill="background1" w:themeFillShade="F2"/>
            <w:hideMark/>
          </w:tcPr>
          <w:p w14:paraId="36ECEC97" w14:textId="77777777" w:rsidR="0076297E" w:rsidRPr="00DB25C4" w:rsidRDefault="0076297E" w:rsidP="00687314">
            <w:pPr>
              <w:spacing w:after="0" w:line="240" w:lineRule="auto"/>
              <w:ind w:left="76"/>
              <w:contextualSpacing/>
              <w:jc w:val="both"/>
              <w:rPr>
                <w:rFonts w:cstheme="minorHAnsi"/>
                <w:b/>
              </w:rPr>
            </w:pPr>
            <w:proofErr w:type="spellStart"/>
            <w:r w:rsidRPr="00DB25C4">
              <w:rPr>
                <w:rFonts w:cstheme="minorHAnsi"/>
                <w:b/>
              </w:rPr>
              <w:t>Kepakaran</w:t>
            </w:r>
            <w:proofErr w:type="spellEnd"/>
            <w:r w:rsidRPr="00DB25C4">
              <w:rPr>
                <w:rFonts w:cstheme="minorHAnsi"/>
                <w:b/>
              </w:rPr>
              <w:t xml:space="preserve"> </w:t>
            </w:r>
            <w:proofErr w:type="spellStart"/>
            <w:r w:rsidRPr="00DB25C4">
              <w:rPr>
                <w:rFonts w:cstheme="minorHAnsi"/>
                <w:b/>
              </w:rPr>
              <w:t>Ketua</w:t>
            </w:r>
            <w:proofErr w:type="spellEnd"/>
            <w:r w:rsidRPr="00DB25C4">
              <w:rPr>
                <w:rFonts w:cstheme="minorHAnsi"/>
                <w:b/>
              </w:rPr>
              <w:t xml:space="preserve"> Tim</w:t>
            </w:r>
          </w:p>
        </w:tc>
        <w:tc>
          <w:tcPr>
            <w:tcW w:w="1552" w:type="dxa"/>
            <w:shd w:val="clear" w:color="auto" w:fill="F2F2F2" w:themeFill="background1" w:themeFillShade="F2"/>
            <w:hideMark/>
          </w:tcPr>
          <w:p w14:paraId="3A3D3905" w14:textId="77777777" w:rsidR="0076297E" w:rsidRPr="00DB25C4" w:rsidRDefault="0076297E" w:rsidP="00687314">
            <w:pPr>
              <w:spacing w:after="0" w:line="240" w:lineRule="auto"/>
              <w:ind w:left="16"/>
              <w:contextualSpacing/>
              <w:jc w:val="both"/>
              <w:rPr>
                <w:rFonts w:cstheme="minorHAnsi"/>
                <w:b/>
              </w:rPr>
            </w:pPr>
            <w:r w:rsidRPr="00DB25C4">
              <w:rPr>
                <w:rFonts w:cstheme="minorHAnsi"/>
                <w:b/>
              </w:rPr>
              <w:t xml:space="preserve">Nama dan </w:t>
            </w:r>
            <w:proofErr w:type="spellStart"/>
            <w:r w:rsidRPr="00DB25C4">
              <w:rPr>
                <w:rFonts w:cstheme="minorHAnsi"/>
                <w:b/>
              </w:rPr>
              <w:t>Identitas</w:t>
            </w:r>
            <w:proofErr w:type="spellEnd"/>
            <w:r w:rsidRPr="00DB25C4">
              <w:rPr>
                <w:rFonts w:cstheme="minorHAnsi"/>
                <w:b/>
              </w:rPr>
              <w:t xml:space="preserve"> </w:t>
            </w:r>
            <w:proofErr w:type="spellStart"/>
            <w:r w:rsidRPr="00DB25C4">
              <w:rPr>
                <w:rFonts w:cstheme="minorHAnsi"/>
                <w:b/>
              </w:rPr>
              <w:t>Dosen</w:t>
            </w:r>
            <w:proofErr w:type="spellEnd"/>
            <w:r w:rsidRPr="00DB25C4">
              <w:rPr>
                <w:rFonts w:cstheme="minorHAnsi"/>
                <w:b/>
              </w:rPr>
              <w:t xml:space="preserve"> </w:t>
            </w:r>
            <w:proofErr w:type="spellStart"/>
            <w:r w:rsidRPr="00DB25C4">
              <w:rPr>
                <w:rFonts w:cstheme="minorHAnsi"/>
                <w:b/>
              </w:rPr>
              <w:t>Anggotan</w:t>
            </w:r>
            <w:proofErr w:type="spellEnd"/>
            <w:r w:rsidRPr="00DB25C4">
              <w:rPr>
                <w:rFonts w:cstheme="minorHAnsi"/>
                <w:b/>
              </w:rPr>
              <w:t xml:space="preserve"> </w:t>
            </w:r>
            <w:proofErr w:type="spellStart"/>
            <w:r w:rsidRPr="00DB25C4">
              <w:rPr>
                <w:rFonts w:cstheme="minorHAnsi"/>
                <w:b/>
              </w:rPr>
              <w:t>PkM</w:t>
            </w:r>
            <w:proofErr w:type="spellEnd"/>
          </w:p>
        </w:tc>
        <w:tc>
          <w:tcPr>
            <w:tcW w:w="1565" w:type="dxa"/>
            <w:shd w:val="clear" w:color="auto" w:fill="F2F2F2" w:themeFill="background1" w:themeFillShade="F2"/>
            <w:hideMark/>
          </w:tcPr>
          <w:p w14:paraId="59C13853" w14:textId="77777777" w:rsidR="0076297E" w:rsidRPr="00DB25C4" w:rsidRDefault="0076297E" w:rsidP="00687314">
            <w:pPr>
              <w:spacing w:after="0" w:line="240" w:lineRule="auto"/>
              <w:contextualSpacing/>
              <w:jc w:val="both"/>
              <w:rPr>
                <w:rFonts w:cstheme="minorHAnsi"/>
                <w:b/>
              </w:rPr>
            </w:pPr>
            <w:r w:rsidRPr="00DB25C4">
              <w:rPr>
                <w:rFonts w:cstheme="minorHAnsi"/>
                <w:b/>
              </w:rPr>
              <w:t xml:space="preserve">Nama dan </w:t>
            </w:r>
            <w:proofErr w:type="spellStart"/>
            <w:r w:rsidRPr="00DB25C4">
              <w:rPr>
                <w:rFonts w:cstheme="minorHAnsi"/>
                <w:b/>
              </w:rPr>
              <w:t>Identitas</w:t>
            </w:r>
            <w:proofErr w:type="spellEnd"/>
            <w:r w:rsidRPr="00DB25C4">
              <w:rPr>
                <w:rFonts w:cstheme="minorHAnsi"/>
                <w:b/>
              </w:rPr>
              <w:t xml:space="preserve"> </w:t>
            </w:r>
            <w:proofErr w:type="spellStart"/>
            <w:r w:rsidRPr="00DB25C4">
              <w:rPr>
                <w:rFonts w:cstheme="minorHAnsi"/>
                <w:b/>
              </w:rPr>
              <w:t>Mahasiswa</w:t>
            </w:r>
            <w:proofErr w:type="spellEnd"/>
            <w:r w:rsidRPr="00DB25C4">
              <w:rPr>
                <w:rFonts w:cstheme="minorHAnsi"/>
                <w:b/>
              </w:rPr>
              <w:t xml:space="preserve"> yang </w:t>
            </w:r>
            <w:proofErr w:type="spellStart"/>
            <w:r w:rsidRPr="00DB25C4">
              <w:rPr>
                <w:rFonts w:cstheme="minorHAnsi"/>
                <w:b/>
              </w:rPr>
              <w:t>dilibatkan</w:t>
            </w:r>
            <w:proofErr w:type="spellEnd"/>
          </w:p>
        </w:tc>
      </w:tr>
      <w:tr w:rsidR="0076297E" w:rsidRPr="00DB25C4" w14:paraId="528BCC9B" w14:textId="77777777" w:rsidTr="00162F42">
        <w:trPr>
          <w:trHeight w:val="390"/>
        </w:trPr>
        <w:tc>
          <w:tcPr>
            <w:tcW w:w="759" w:type="dxa"/>
            <w:shd w:val="clear" w:color="auto" w:fill="D9D9D9" w:themeFill="background1" w:themeFillShade="D9"/>
            <w:noWrap/>
            <w:hideMark/>
          </w:tcPr>
          <w:p w14:paraId="1F0E135D" w14:textId="77777777" w:rsidR="0076297E" w:rsidRPr="00DB25C4" w:rsidRDefault="0076297E" w:rsidP="00687314">
            <w:pPr>
              <w:spacing w:after="0" w:line="240" w:lineRule="auto"/>
              <w:ind w:left="60"/>
              <w:contextualSpacing/>
              <w:jc w:val="both"/>
              <w:rPr>
                <w:rFonts w:cstheme="minorHAnsi"/>
              </w:rPr>
            </w:pPr>
            <w:r w:rsidRPr="00DB25C4">
              <w:rPr>
                <w:rFonts w:cstheme="minorHAnsi"/>
              </w:rPr>
              <w:lastRenderedPageBreak/>
              <w:t>(1)</w:t>
            </w:r>
          </w:p>
        </w:tc>
        <w:tc>
          <w:tcPr>
            <w:tcW w:w="1904" w:type="dxa"/>
            <w:shd w:val="clear" w:color="auto" w:fill="D9D9D9" w:themeFill="background1" w:themeFillShade="D9"/>
            <w:hideMark/>
          </w:tcPr>
          <w:p w14:paraId="7A09A874" w14:textId="77777777" w:rsidR="0076297E" w:rsidRPr="00DB25C4" w:rsidRDefault="0076297E" w:rsidP="00687314">
            <w:pPr>
              <w:spacing w:after="0" w:line="240" w:lineRule="auto"/>
              <w:ind w:left="31"/>
              <w:contextualSpacing/>
              <w:jc w:val="both"/>
              <w:rPr>
                <w:rFonts w:cstheme="minorHAnsi"/>
              </w:rPr>
            </w:pPr>
            <w:r w:rsidRPr="00DB25C4">
              <w:rPr>
                <w:rFonts w:cstheme="minorHAnsi"/>
              </w:rPr>
              <w:t>(2)</w:t>
            </w:r>
          </w:p>
        </w:tc>
        <w:tc>
          <w:tcPr>
            <w:tcW w:w="1552" w:type="dxa"/>
            <w:shd w:val="clear" w:color="auto" w:fill="D9D9D9" w:themeFill="background1" w:themeFillShade="D9"/>
            <w:hideMark/>
          </w:tcPr>
          <w:p w14:paraId="5F9069E4" w14:textId="77777777" w:rsidR="0076297E" w:rsidRPr="00DB25C4" w:rsidRDefault="0076297E" w:rsidP="00687314">
            <w:pPr>
              <w:spacing w:after="0" w:line="240" w:lineRule="auto"/>
              <w:contextualSpacing/>
              <w:jc w:val="both"/>
              <w:rPr>
                <w:rFonts w:cstheme="minorHAnsi"/>
              </w:rPr>
            </w:pPr>
            <w:r w:rsidRPr="00DB25C4">
              <w:rPr>
                <w:rFonts w:cstheme="minorHAnsi"/>
              </w:rPr>
              <w:t>(3)</w:t>
            </w:r>
          </w:p>
        </w:tc>
        <w:tc>
          <w:tcPr>
            <w:tcW w:w="1684" w:type="dxa"/>
            <w:shd w:val="clear" w:color="auto" w:fill="D9D9D9" w:themeFill="background1" w:themeFillShade="D9"/>
            <w:hideMark/>
          </w:tcPr>
          <w:p w14:paraId="423B447E" w14:textId="77777777" w:rsidR="0076297E" w:rsidRPr="00DB25C4" w:rsidRDefault="0076297E" w:rsidP="00687314">
            <w:pPr>
              <w:spacing w:after="0" w:line="240" w:lineRule="auto"/>
              <w:ind w:left="1"/>
              <w:contextualSpacing/>
              <w:jc w:val="both"/>
              <w:rPr>
                <w:rFonts w:cstheme="minorHAnsi"/>
              </w:rPr>
            </w:pPr>
            <w:r w:rsidRPr="00DB25C4">
              <w:rPr>
                <w:rFonts w:cstheme="minorHAnsi"/>
              </w:rPr>
              <w:t>(4)</w:t>
            </w:r>
          </w:p>
        </w:tc>
        <w:tc>
          <w:tcPr>
            <w:tcW w:w="1552" w:type="dxa"/>
            <w:shd w:val="clear" w:color="auto" w:fill="D9D9D9" w:themeFill="background1" w:themeFillShade="D9"/>
            <w:hideMark/>
          </w:tcPr>
          <w:p w14:paraId="76BF687E" w14:textId="77777777" w:rsidR="0076297E" w:rsidRPr="00DB25C4" w:rsidRDefault="0076297E" w:rsidP="00687314">
            <w:pPr>
              <w:spacing w:after="0" w:line="240" w:lineRule="auto"/>
              <w:contextualSpacing/>
              <w:jc w:val="both"/>
              <w:rPr>
                <w:rFonts w:cstheme="minorHAnsi"/>
              </w:rPr>
            </w:pPr>
            <w:r w:rsidRPr="00DB25C4">
              <w:rPr>
                <w:rFonts w:cstheme="minorHAnsi"/>
              </w:rPr>
              <w:t>(5)</w:t>
            </w:r>
          </w:p>
        </w:tc>
        <w:tc>
          <w:tcPr>
            <w:tcW w:w="1565" w:type="dxa"/>
            <w:shd w:val="clear" w:color="auto" w:fill="D9D9D9" w:themeFill="background1" w:themeFillShade="D9"/>
            <w:hideMark/>
          </w:tcPr>
          <w:p w14:paraId="281897FF" w14:textId="77777777" w:rsidR="0076297E" w:rsidRPr="00DB25C4" w:rsidRDefault="0076297E" w:rsidP="00687314">
            <w:pPr>
              <w:spacing w:after="0" w:line="240" w:lineRule="auto"/>
              <w:contextualSpacing/>
              <w:jc w:val="both"/>
              <w:rPr>
                <w:rFonts w:cstheme="minorHAnsi"/>
              </w:rPr>
            </w:pPr>
            <w:r w:rsidRPr="00DB25C4">
              <w:rPr>
                <w:rFonts w:cstheme="minorHAnsi"/>
              </w:rPr>
              <w:t>(6)</w:t>
            </w:r>
          </w:p>
        </w:tc>
      </w:tr>
      <w:tr w:rsidR="0076297E" w:rsidRPr="00DB25C4" w14:paraId="0B3D16B7" w14:textId="77777777" w:rsidTr="00162F42">
        <w:trPr>
          <w:trHeight w:val="390"/>
        </w:trPr>
        <w:tc>
          <w:tcPr>
            <w:tcW w:w="9016" w:type="dxa"/>
            <w:gridSpan w:val="6"/>
            <w:noWrap/>
            <w:hideMark/>
          </w:tcPr>
          <w:p w14:paraId="58352E46"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TS (2022)</w:t>
            </w:r>
          </w:p>
        </w:tc>
      </w:tr>
      <w:tr w:rsidR="0076297E" w:rsidRPr="00DB25C4" w14:paraId="78586F58" w14:textId="77777777" w:rsidTr="00162F42">
        <w:trPr>
          <w:trHeight w:val="1845"/>
        </w:trPr>
        <w:tc>
          <w:tcPr>
            <w:tcW w:w="759" w:type="dxa"/>
            <w:noWrap/>
            <w:hideMark/>
          </w:tcPr>
          <w:p w14:paraId="419D1172" w14:textId="77777777" w:rsidR="0076297E" w:rsidRPr="00DB25C4" w:rsidRDefault="0076297E" w:rsidP="00687314">
            <w:pPr>
              <w:spacing w:after="0" w:line="240" w:lineRule="auto"/>
              <w:ind w:left="60"/>
              <w:contextualSpacing/>
              <w:jc w:val="both"/>
              <w:rPr>
                <w:rFonts w:cstheme="minorHAnsi"/>
              </w:rPr>
            </w:pPr>
            <w:r w:rsidRPr="00DB25C4">
              <w:rPr>
                <w:rFonts w:cstheme="minorHAnsi"/>
              </w:rPr>
              <w:t>1</w:t>
            </w:r>
          </w:p>
        </w:tc>
        <w:tc>
          <w:tcPr>
            <w:tcW w:w="1904" w:type="dxa"/>
            <w:hideMark/>
          </w:tcPr>
          <w:p w14:paraId="41B30746" w14:textId="77777777" w:rsidR="0076297E" w:rsidRPr="00DB25C4" w:rsidRDefault="0076297E" w:rsidP="00687314">
            <w:pPr>
              <w:spacing w:after="0" w:line="240" w:lineRule="auto"/>
              <w:contextualSpacing/>
              <w:jc w:val="both"/>
              <w:rPr>
                <w:rFonts w:cstheme="minorHAnsi"/>
              </w:rPr>
            </w:pPr>
            <w:r w:rsidRPr="00DB25C4">
              <w:rPr>
                <w:rFonts w:cstheme="minorHAnsi"/>
              </w:rPr>
              <w:t xml:space="preserve">Fun Learning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Pengajaran</w:t>
            </w:r>
            <w:proofErr w:type="spellEnd"/>
            <w:r w:rsidRPr="00DB25C4">
              <w:rPr>
                <w:rFonts w:cstheme="minorHAnsi"/>
              </w:rPr>
              <w:t xml:space="preserve"> Bahasa </w:t>
            </w:r>
            <w:proofErr w:type="spellStart"/>
            <w:r w:rsidRPr="00DB25C4">
              <w:rPr>
                <w:rFonts w:cstheme="minorHAnsi"/>
              </w:rPr>
              <w:t>Inggris</w:t>
            </w:r>
            <w:proofErr w:type="spellEnd"/>
            <w:r w:rsidRPr="00DB25C4">
              <w:rPr>
                <w:rFonts w:cstheme="minorHAnsi"/>
              </w:rPr>
              <w:t xml:space="preserve"> di Mis Al-Hikmah </w:t>
            </w:r>
            <w:proofErr w:type="spellStart"/>
            <w:r w:rsidRPr="00DB25C4">
              <w:rPr>
                <w:rFonts w:cstheme="minorHAnsi"/>
              </w:rPr>
              <w:t>Desa</w:t>
            </w:r>
            <w:proofErr w:type="spellEnd"/>
            <w:r w:rsidRPr="00DB25C4">
              <w:rPr>
                <w:rFonts w:cstheme="minorHAnsi"/>
              </w:rPr>
              <w:t xml:space="preserve"> </w:t>
            </w:r>
            <w:proofErr w:type="spellStart"/>
            <w:r w:rsidRPr="00DB25C4">
              <w:rPr>
                <w:rFonts w:cstheme="minorHAnsi"/>
              </w:rPr>
              <w:t>Sumberejo</w:t>
            </w:r>
            <w:proofErr w:type="spellEnd"/>
          </w:p>
          <w:p w14:paraId="0C2ADF80" w14:textId="77777777" w:rsidR="0076297E" w:rsidRPr="00DB25C4" w:rsidRDefault="0076297E" w:rsidP="00687314">
            <w:pPr>
              <w:spacing w:after="0" w:line="240" w:lineRule="auto"/>
              <w:contextualSpacing/>
              <w:jc w:val="both"/>
              <w:rPr>
                <w:rFonts w:cstheme="minorHAnsi"/>
              </w:rPr>
            </w:pPr>
            <w:r w:rsidRPr="00DB25C4">
              <w:rPr>
                <w:rFonts w:cstheme="minorHAnsi"/>
              </w:rPr>
              <w:t>(</w:t>
            </w:r>
            <w:proofErr w:type="spellStart"/>
            <w:proofErr w:type="gramStart"/>
            <w:r w:rsidRPr="00DB25C4">
              <w:rPr>
                <w:rFonts w:cstheme="minorHAnsi"/>
              </w:rPr>
              <w:t>laporan</w:t>
            </w:r>
            <w:proofErr w:type="spellEnd"/>
            <w:proofErr w:type="gramEnd"/>
            <w:r w:rsidRPr="00DB25C4">
              <w:rPr>
                <w:rFonts w:cstheme="minorHAnsi"/>
              </w:rPr>
              <w:t xml:space="preserve"> </w:t>
            </w:r>
            <w:proofErr w:type="spellStart"/>
            <w:r w:rsidRPr="00DB25C4">
              <w:rPr>
                <w:rFonts w:cstheme="minorHAnsi"/>
              </w:rPr>
              <w:t>akhir</w:t>
            </w:r>
            <w:proofErr w:type="spellEnd"/>
            <w:r w:rsidRPr="00DB25C4">
              <w:rPr>
                <w:rFonts w:cstheme="minorHAnsi"/>
              </w:rPr>
              <w:t>)</w:t>
            </w:r>
          </w:p>
        </w:tc>
        <w:tc>
          <w:tcPr>
            <w:tcW w:w="1552" w:type="dxa"/>
            <w:hideMark/>
          </w:tcPr>
          <w:p w14:paraId="63CCE785" w14:textId="77777777" w:rsidR="0076297E" w:rsidRPr="00DB25C4" w:rsidRDefault="0076297E" w:rsidP="00687314">
            <w:pPr>
              <w:spacing w:after="0" w:line="240" w:lineRule="auto"/>
              <w:contextualSpacing/>
              <w:jc w:val="both"/>
              <w:rPr>
                <w:rFonts w:cstheme="minorHAnsi"/>
              </w:rPr>
            </w:pPr>
            <w:r w:rsidRPr="00DB25C4">
              <w:rPr>
                <w:rFonts w:cstheme="minorHAnsi"/>
              </w:rPr>
              <w:t> </w:t>
            </w:r>
            <w:proofErr w:type="spellStart"/>
            <w:r w:rsidRPr="00DB25C4">
              <w:rPr>
                <w:rFonts w:cstheme="minorHAnsi"/>
              </w:rPr>
              <w:t>Lilis</w:t>
            </w:r>
            <w:proofErr w:type="spellEnd"/>
            <w:r w:rsidRPr="00DB25C4">
              <w:rPr>
                <w:rFonts w:cstheme="minorHAnsi"/>
              </w:rPr>
              <w:t xml:space="preserve"> W. </w:t>
            </w:r>
          </w:p>
        </w:tc>
        <w:tc>
          <w:tcPr>
            <w:tcW w:w="1684" w:type="dxa"/>
            <w:hideMark/>
          </w:tcPr>
          <w:p w14:paraId="46DAD818" w14:textId="77777777" w:rsidR="0076297E" w:rsidRPr="00DB25C4" w:rsidRDefault="0076297E" w:rsidP="00687314">
            <w:pPr>
              <w:spacing w:after="0" w:line="240" w:lineRule="auto"/>
              <w:contextualSpacing/>
              <w:jc w:val="both"/>
              <w:rPr>
                <w:rFonts w:cstheme="minorHAnsi"/>
              </w:rPr>
            </w:pPr>
            <w:r w:rsidRPr="00DB25C4">
              <w:rPr>
                <w:rFonts w:cstheme="minorHAnsi"/>
              </w:rPr>
              <w:t xml:space="preserve">Bahasa </w:t>
            </w:r>
            <w:proofErr w:type="spellStart"/>
            <w:r w:rsidRPr="00DB25C4">
              <w:rPr>
                <w:rFonts w:cstheme="minorHAnsi"/>
              </w:rPr>
              <w:t>Inggris</w:t>
            </w:r>
            <w:proofErr w:type="spellEnd"/>
            <w:r w:rsidRPr="00DB25C4">
              <w:rPr>
                <w:rFonts w:cstheme="minorHAnsi"/>
              </w:rPr>
              <w:t> </w:t>
            </w:r>
          </w:p>
        </w:tc>
        <w:tc>
          <w:tcPr>
            <w:tcW w:w="1552" w:type="dxa"/>
            <w:hideMark/>
          </w:tcPr>
          <w:p w14:paraId="54A0F772" w14:textId="77777777" w:rsidR="0076297E" w:rsidRPr="00DB25C4" w:rsidRDefault="0076297E" w:rsidP="00687314">
            <w:pPr>
              <w:spacing w:after="0" w:line="240" w:lineRule="auto"/>
              <w:ind w:left="31"/>
              <w:contextualSpacing/>
              <w:jc w:val="both"/>
              <w:rPr>
                <w:rFonts w:cstheme="minorHAnsi"/>
              </w:rPr>
            </w:pPr>
            <w:proofErr w:type="spellStart"/>
            <w:r w:rsidRPr="00DB25C4">
              <w:rPr>
                <w:rFonts w:cstheme="minorHAnsi"/>
              </w:rPr>
              <w:t>Yohanna</w:t>
            </w:r>
            <w:proofErr w:type="spellEnd"/>
            <w:r w:rsidRPr="00DB25C4">
              <w:rPr>
                <w:rFonts w:cstheme="minorHAnsi"/>
              </w:rPr>
              <w:t xml:space="preserve"> </w:t>
            </w:r>
            <w:proofErr w:type="spellStart"/>
            <w:r w:rsidRPr="00DB25C4">
              <w:rPr>
                <w:rFonts w:cstheme="minorHAnsi"/>
              </w:rPr>
              <w:t>Nirmalasari</w:t>
            </w:r>
            <w:proofErr w:type="spellEnd"/>
            <w:r w:rsidRPr="00DB25C4">
              <w:rPr>
                <w:rFonts w:cstheme="minorHAnsi"/>
              </w:rPr>
              <w:t xml:space="preserve">, </w:t>
            </w:r>
            <w:proofErr w:type="spellStart"/>
            <w:r w:rsidRPr="00DB25C4">
              <w:rPr>
                <w:rFonts w:cstheme="minorHAnsi"/>
              </w:rPr>
              <w:t>S.Pd</w:t>
            </w:r>
            <w:proofErr w:type="spellEnd"/>
            <w:r w:rsidRPr="00DB25C4">
              <w:rPr>
                <w:rFonts w:cstheme="minorHAnsi"/>
              </w:rPr>
              <w:t xml:space="preserve">., </w:t>
            </w:r>
            <w:proofErr w:type="spellStart"/>
            <w:r w:rsidRPr="00DB25C4">
              <w:rPr>
                <w:rFonts w:cstheme="minorHAnsi"/>
              </w:rPr>
              <w:t>M.Pd</w:t>
            </w:r>
            <w:proofErr w:type="spellEnd"/>
            <w:r w:rsidRPr="00DB25C4">
              <w:rPr>
                <w:rFonts w:cstheme="minorHAnsi"/>
              </w:rPr>
              <w:t>.</w:t>
            </w:r>
          </w:p>
        </w:tc>
        <w:tc>
          <w:tcPr>
            <w:tcW w:w="1565" w:type="dxa"/>
            <w:hideMark/>
          </w:tcPr>
          <w:p w14:paraId="3E41AB61" w14:textId="77777777" w:rsidR="0076297E" w:rsidRPr="00DB25C4" w:rsidRDefault="0076297E" w:rsidP="00687314">
            <w:pPr>
              <w:spacing w:after="0" w:line="240" w:lineRule="auto"/>
              <w:contextualSpacing/>
              <w:jc w:val="both"/>
              <w:rPr>
                <w:rFonts w:cstheme="minorHAnsi"/>
              </w:rPr>
            </w:pPr>
            <w:r w:rsidRPr="00DB25C4">
              <w:rPr>
                <w:rFonts w:cstheme="minorHAnsi"/>
              </w:rPr>
              <w:t> </w:t>
            </w:r>
            <w:commentRangeStart w:id="66"/>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ada</w:t>
            </w:r>
            <w:commentRangeEnd w:id="66"/>
            <w:proofErr w:type="spellEnd"/>
            <w:r w:rsidRPr="00DB25C4">
              <w:rPr>
                <w:rFonts w:cstheme="minorHAnsi"/>
              </w:rPr>
              <w:commentReference w:id="66"/>
            </w:r>
          </w:p>
        </w:tc>
      </w:tr>
      <w:tr w:rsidR="0076297E" w:rsidRPr="00DB25C4" w14:paraId="11643CE3" w14:textId="77777777" w:rsidTr="00162F42">
        <w:trPr>
          <w:trHeight w:val="1845"/>
        </w:trPr>
        <w:tc>
          <w:tcPr>
            <w:tcW w:w="759" w:type="dxa"/>
            <w:noWrap/>
            <w:hideMark/>
          </w:tcPr>
          <w:p w14:paraId="73B46B44" w14:textId="77777777" w:rsidR="0076297E" w:rsidRPr="00DB25C4" w:rsidRDefault="0076297E" w:rsidP="00687314">
            <w:pPr>
              <w:spacing w:after="0" w:line="240" w:lineRule="auto"/>
              <w:ind w:left="60"/>
              <w:contextualSpacing/>
              <w:jc w:val="both"/>
              <w:rPr>
                <w:rFonts w:cstheme="minorHAnsi"/>
              </w:rPr>
            </w:pPr>
            <w:r w:rsidRPr="00DB25C4">
              <w:rPr>
                <w:rFonts w:cstheme="minorHAnsi"/>
              </w:rPr>
              <w:t>2</w:t>
            </w:r>
          </w:p>
        </w:tc>
        <w:tc>
          <w:tcPr>
            <w:tcW w:w="1904" w:type="dxa"/>
            <w:hideMark/>
          </w:tcPr>
          <w:p w14:paraId="6B8409E9" w14:textId="77777777" w:rsidR="0076297E" w:rsidRPr="00DB25C4" w:rsidRDefault="0076297E" w:rsidP="00687314">
            <w:pPr>
              <w:spacing w:after="0" w:line="240" w:lineRule="auto"/>
              <w:contextualSpacing/>
              <w:jc w:val="both"/>
              <w:rPr>
                <w:rFonts w:cstheme="minorHAnsi"/>
              </w:rPr>
            </w:pPr>
            <w:r w:rsidRPr="00DB25C4">
              <w:rPr>
                <w:rFonts w:cstheme="minorHAnsi"/>
              </w:rPr>
              <w:t xml:space="preserve">IBM </w:t>
            </w:r>
            <w:proofErr w:type="spellStart"/>
            <w:r w:rsidRPr="00DB25C4">
              <w:rPr>
                <w:rFonts w:cstheme="minorHAnsi"/>
              </w:rPr>
              <w:t>Pelatihan</w:t>
            </w:r>
            <w:proofErr w:type="spellEnd"/>
            <w:r w:rsidRPr="00DB25C4">
              <w:rPr>
                <w:rFonts w:cstheme="minorHAnsi"/>
              </w:rPr>
              <w:t xml:space="preserve"> </w:t>
            </w:r>
            <w:proofErr w:type="spellStart"/>
            <w:r w:rsidRPr="00DB25C4">
              <w:rPr>
                <w:rFonts w:cstheme="minorHAnsi"/>
              </w:rPr>
              <w:t>Profesionalitas</w:t>
            </w:r>
            <w:proofErr w:type="spellEnd"/>
            <w:r w:rsidRPr="00DB25C4">
              <w:rPr>
                <w:rFonts w:cstheme="minorHAnsi"/>
              </w:rPr>
              <w:t xml:space="preserve"> </w:t>
            </w:r>
            <w:proofErr w:type="spellStart"/>
            <w:r w:rsidRPr="00DB25C4">
              <w:rPr>
                <w:rFonts w:cstheme="minorHAnsi"/>
              </w:rPr>
              <w:t>Gumani</w:t>
            </w:r>
            <w:proofErr w:type="spellEnd"/>
            <w:r w:rsidRPr="00DB25C4">
              <w:rPr>
                <w:rFonts w:cstheme="minorHAnsi"/>
              </w:rPr>
              <w:t xml:space="preserve"> di SMK Kristen Elim Malang</w:t>
            </w:r>
          </w:p>
          <w:p w14:paraId="437D1360" w14:textId="77777777" w:rsidR="0076297E" w:rsidRPr="00DB25C4" w:rsidRDefault="0076297E" w:rsidP="00687314">
            <w:pPr>
              <w:spacing w:after="0" w:line="240" w:lineRule="auto"/>
              <w:contextualSpacing/>
              <w:rPr>
                <w:rFonts w:cstheme="minorHAnsi"/>
              </w:rPr>
            </w:pPr>
            <w:r w:rsidRPr="00DB25C4">
              <w:rPr>
                <w:rFonts w:cstheme="minorHAnsi"/>
              </w:rPr>
              <w:t>(</w:t>
            </w:r>
            <w:proofErr w:type="spellStart"/>
            <w:proofErr w:type="gramStart"/>
            <w:r w:rsidRPr="00DB25C4">
              <w:rPr>
                <w:rFonts w:cstheme="minorHAnsi"/>
              </w:rPr>
              <w:t>laporan</w:t>
            </w:r>
            <w:proofErr w:type="spellEnd"/>
            <w:proofErr w:type="gramEnd"/>
            <w:r w:rsidRPr="00DB25C4">
              <w:rPr>
                <w:rFonts w:cstheme="minorHAnsi"/>
              </w:rPr>
              <w:t xml:space="preserve"> </w:t>
            </w:r>
            <w:proofErr w:type="spellStart"/>
            <w:r w:rsidRPr="00DB25C4">
              <w:rPr>
                <w:rFonts w:cstheme="minorHAnsi"/>
              </w:rPr>
              <w:t>akhir</w:t>
            </w:r>
            <w:proofErr w:type="spellEnd"/>
            <w:r w:rsidRPr="00DB25C4">
              <w:rPr>
                <w:rFonts w:cstheme="minorHAnsi"/>
              </w:rPr>
              <w:t>)</w:t>
            </w:r>
          </w:p>
        </w:tc>
        <w:tc>
          <w:tcPr>
            <w:tcW w:w="1552" w:type="dxa"/>
            <w:hideMark/>
          </w:tcPr>
          <w:p w14:paraId="305D1AB9" w14:textId="77777777" w:rsidR="0076297E" w:rsidRPr="00DB25C4" w:rsidRDefault="0076297E" w:rsidP="00687314">
            <w:pPr>
              <w:spacing w:after="0" w:line="240" w:lineRule="auto"/>
              <w:contextualSpacing/>
              <w:jc w:val="both"/>
              <w:rPr>
                <w:rFonts w:cstheme="minorHAnsi"/>
              </w:rPr>
            </w:pPr>
            <w:proofErr w:type="spellStart"/>
            <w:r w:rsidRPr="00DB25C4">
              <w:rPr>
                <w:rFonts w:cstheme="minorHAnsi"/>
              </w:rPr>
              <w:t>Yohanna</w:t>
            </w:r>
            <w:proofErr w:type="spellEnd"/>
            <w:r w:rsidRPr="00DB25C4">
              <w:rPr>
                <w:rFonts w:cstheme="minorHAnsi"/>
              </w:rPr>
              <w:t xml:space="preserve"> </w:t>
            </w:r>
            <w:proofErr w:type="spellStart"/>
            <w:r w:rsidRPr="00DB25C4">
              <w:rPr>
                <w:rFonts w:cstheme="minorHAnsi"/>
              </w:rPr>
              <w:t>Nirmalasari</w:t>
            </w:r>
            <w:proofErr w:type="spellEnd"/>
            <w:r w:rsidRPr="00DB25C4">
              <w:rPr>
                <w:rFonts w:cstheme="minorHAnsi"/>
              </w:rPr>
              <w:t xml:space="preserve">, </w:t>
            </w:r>
            <w:proofErr w:type="spellStart"/>
            <w:r w:rsidRPr="00DB25C4">
              <w:rPr>
                <w:rFonts w:cstheme="minorHAnsi"/>
              </w:rPr>
              <w:t>S.Pd</w:t>
            </w:r>
            <w:proofErr w:type="spellEnd"/>
            <w:r w:rsidRPr="00DB25C4">
              <w:rPr>
                <w:rFonts w:cstheme="minorHAnsi"/>
              </w:rPr>
              <w:t xml:space="preserve">., </w:t>
            </w:r>
            <w:proofErr w:type="spellStart"/>
            <w:r w:rsidRPr="00DB25C4">
              <w:rPr>
                <w:rFonts w:cstheme="minorHAnsi"/>
              </w:rPr>
              <w:t>M.Pd</w:t>
            </w:r>
            <w:proofErr w:type="spellEnd"/>
            <w:r w:rsidRPr="00DB25C4">
              <w:rPr>
                <w:rFonts w:cstheme="minorHAnsi"/>
              </w:rPr>
              <w:t>.</w:t>
            </w:r>
          </w:p>
        </w:tc>
        <w:tc>
          <w:tcPr>
            <w:tcW w:w="1684" w:type="dxa"/>
            <w:hideMark/>
          </w:tcPr>
          <w:p w14:paraId="7ED704AB" w14:textId="77777777" w:rsidR="0076297E" w:rsidRPr="00DB25C4" w:rsidRDefault="0076297E" w:rsidP="00687314">
            <w:pPr>
              <w:spacing w:after="0" w:line="240" w:lineRule="auto"/>
              <w:contextualSpacing/>
              <w:jc w:val="both"/>
              <w:rPr>
                <w:rFonts w:cstheme="minorHAnsi"/>
              </w:rPr>
            </w:pPr>
            <w:r w:rsidRPr="00DB25C4">
              <w:rPr>
                <w:rFonts w:cstheme="minorHAnsi"/>
              </w:rPr>
              <w:t xml:space="preserve">Bahasa Indonesia dan </w:t>
            </w:r>
            <w:proofErr w:type="spellStart"/>
            <w:r w:rsidRPr="00DB25C4">
              <w:rPr>
                <w:rFonts w:cstheme="minorHAnsi"/>
              </w:rPr>
              <w:t>pembelajaran</w:t>
            </w:r>
            <w:proofErr w:type="spellEnd"/>
            <w:r w:rsidRPr="00DB25C4">
              <w:rPr>
                <w:rFonts w:cstheme="minorHAnsi"/>
              </w:rPr>
              <w:t xml:space="preserve"> </w:t>
            </w:r>
            <w:proofErr w:type="spellStart"/>
            <w:r w:rsidRPr="00DB25C4">
              <w:rPr>
                <w:rFonts w:cstheme="minorHAnsi"/>
              </w:rPr>
              <w:t>bahasa</w:t>
            </w:r>
            <w:proofErr w:type="spellEnd"/>
          </w:p>
        </w:tc>
        <w:tc>
          <w:tcPr>
            <w:tcW w:w="1552" w:type="dxa"/>
            <w:hideMark/>
          </w:tcPr>
          <w:p w14:paraId="19DB0FAE" w14:textId="77777777" w:rsidR="0076297E" w:rsidRPr="00DB25C4" w:rsidRDefault="0076297E" w:rsidP="00687314">
            <w:pPr>
              <w:spacing w:after="0" w:line="240" w:lineRule="auto"/>
              <w:ind w:left="31"/>
              <w:contextualSpacing/>
              <w:jc w:val="both"/>
              <w:rPr>
                <w:rFonts w:cstheme="minorHAnsi"/>
                <w:color w:val="000000" w:themeColor="text1"/>
              </w:rPr>
            </w:pPr>
            <w:r w:rsidRPr="00DB25C4">
              <w:rPr>
                <w:rFonts w:cstheme="minorHAnsi"/>
                <w:color w:val="000000" w:themeColor="text1"/>
              </w:rPr>
              <w:t xml:space="preserve">Paulus Lucky </w:t>
            </w:r>
            <w:proofErr w:type="spellStart"/>
            <w:r w:rsidRPr="00DB25C4">
              <w:rPr>
                <w:rFonts w:cstheme="minorHAnsi"/>
                <w:color w:val="000000" w:themeColor="text1"/>
              </w:rPr>
              <w:t>Tirma</w:t>
            </w:r>
            <w:proofErr w:type="spellEnd"/>
            <w:r w:rsidRPr="00DB25C4">
              <w:rPr>
                <w:rFonts w:cstheme="minorHAnsi"/>
                <w:color w:val="000000" w:themeColor="text1"/>
              </w:rPr>
              <w:t xml:space="preserve"> </w:t>
            </w:r>
            <w:proofErr w:type="spellStart"/>
            <w:r w:rsidRPr="00DB25C4">
              <w:rPr>
                <w:rFonts w:cstheme="minorHAnsi"/>
                <w:color w:val="000000" w:themeColor="text1"/>
              </w:rPr>
              <w:t>Irawan</w:t>
            </w:r>
            <w:proofErr w:type="spellEnd"/>
            <w:r w:rsidRPr="00DB25C4">
              <w:rPr>
                <w:rFonts w:cstheme="minorHAnsi"/>
                <w:color w:val="000000" w:themeColor="text1"/>
              </w:rPr>
              <w:t xml:space="preserve">, </w:t>
            </w:r>
            <w:proofErr w:type="spellStart"/>
            <w:proofErr w:type="gramStart"/>
            <w:r w:rsidRPr="00DB25C4">
              <w:rPr>
                <w:rFonts w:cstheme="minorHAnsi"/>
                <w:color w:val="000000" w:themeColor="text1"/>
              </w:rPr>
              <w:t>S.Kom</w:t>
            </w:r>
            <w:proofErr w:type="spellEnd"/>
            <w:proofErr w:type="gramEnd"/>
            <w:r w:rsidRPr="00DB25C4">
              <w:rPr>
                <w:rFonts w:cstheme="minorHAnsi"/>
                <w:color w:val="000000" w:themeColor="text1"/>
              </w:rPr>
              <w:t>., MT.</w:t>
            </w:r>
          </w:p>
        </w:tc>
        <w:tc>
          <w:tcPr>
            <w:tcW w:w="1565" w:type="dxa"/>
            <w:hideMark/>
          </w:tcPr>
          <w:p w14:paraId="03F54DEC" w14:textId="77777777" w:rsidR="0076297E" w:rsidRPr="00DB25C4" w:rsidRDefault="0076297E" w:rsidP="00687314">
            <w:pPr>
              <w:spacing w:after="0" w:line="240" w:lineRule="auto"/>
              <w:contextualSpacing/>
              <w:jc w:val="both"/>
              <w:rPr>
                <w:rFonts w:eastAsia="Calibri" w:cstheme="minorHAnsi"/>
                <w:color w:val="000000" w:themeColor="text1"/>
              </w:rPr>
            </w:pPr>
            <w:r w:rsidRPr="00DB25C4">
              <w:rPr>
                <w:rFonts w:eastAsia="Segoe UI" w:cstheme="minorHAnsi"/>
                <w:color w:val="000000" w:themeColor="text1"/>
              </w:rPr>
              <w:t xml:space="preserve">Patricia Putri </w:t>
            </w:r>
            <w:proofErr w:type="spellStart"/>
            <w:r w:rsidRPr="00DB25C4">
              <w:rPr>
                <w:rFonts w:eastAsia="Segoe UI" w:cstheme="minorHAnsi"/>
                <w:color w:val="000000" w:themeColor="text1"/>
              </w:rPr>
              <w:t>Hermawan</w:t>
            </w:r>
            <w:proofErr w:type="spellEnd"/>
          </w:p>
          <w:p w14:paraId="74BB03B0" w14:textId="77777777" w:rsidR="0076297E" w:rsidRPr="00DB25C4" w:rsidRDefault="0076297E" w:rsidP="00687314">
            <w:pPr>
              <w:spacing w:after="0" w:line="240" w:lineRule="auto"/>
              <w:contextualSpacing/>
              <w:jc w:val="both"/>
              <w:rPr>
                <w:rFonts w:eastAsia="Segoe UI" w:cstheme="minorHAnsi"/>
                <w:color w:val="000000" w:themeColor="text1"/>
              </w:rPr>
            </w:pPr>
            <w:r w:rsidRPr="00DB25C4">
              <w:rPr>
                <w:rFonts w:eastAsia="Segoe UI" w:cstheme="minorHAnsi"/>
                <w:color w:val="000000" w:themeColor="text1"/>
              </w:rPr>
              <w:t>221910011</w:t>
            </w:r>
          </w:p>
          <w:p w14:paraId="4589768A" w14:textId="77777777" w:rsidR="0076297E" w:rsidRPr="00DB25C4" w:rsidRDefault="0076297E" w:rsidP="00687314">
            <w:pPr>
              <w:spacing w:after="0" w:line="240" w:lineRule="auto"/>
              <w:contextualSpacing/>
              <w:jc w:val="both"/>
              <w:rPr>
                <w:rFonts w:eastAsia="Segoe UI" w:cstheme="minorHAnsi"/>
                <w:color w:val="000000" w:themeColor="text1"/>
              </w:rPr>
            </w:pPr>
            <w:proofErr w:type="spellStart"/>
            <w:r w:rsidRPr="00DB25C4">
              <w:rPr>
                <w:rFonts w:eastAsia="Segoe UI" w:cstheme="minorHAnsi"/>
                <w:color w:val="000000" w:themeColor="text1"/>
              </w:rPr>
              <w:t>Kharisma</w:t>
            </w:r>
            <w:proofErr w:type="spellEnd"/>
            <w:r w:rsidRPr="00DB25C4">
              <w:rPr>
                <w:rFonts w:eastAsia="Segoe UI" w:cstheme="minorHAnsi"/>
                <w:color w:val="000000" w:themeColor="text1"/>
              </w:rPr>
              <w:t xml:space="preserve"> </w:t>
            </w:r>
            <w:proofErr w:type="spellStart"/>
            <w:r w:rsidRPr="00DB25C4">
              <w:rPr>
                <w:rFonts w:eastAsia="Segoe UI" w:cstheme="minorHAnsi"/>
                <w:color w:val="000000" w:themeColor="text1"/>
              </w:rPr>
              <w:t>Nirmalasari</w:t>
            </w:r>
            <w:proofErr w:type="spellEnd"/>
          </w:p>
          <w:p w14:paraId="459572DC" w14:textId="77777777" w:rsidR="0076297E" w:rsidRPr="00DB25C4" w:rsidRDefault="0076297E" w:rsidP="00687314">
            <w:pPr>
              <w:spacing w:after="0" w:line="240" w:lineRule="auto"/>
              <w:contextualSpacing/>
              <w:jc w:val="both"/>
              <w:rPr>
                <w:rFonts w:eastAsia="Segoe UI" w:cstheme="minorHAnsi"/>
                <w:color w:val="000000" w:themeColor="text1"/>
              </w:rPr>
            </w:pPr>
            <w:r w:rsidRPr="00DB25C4">
              <w:rPr>
                <w:rFonts w:eastAsia="Segoe UI" w:cstheme="minorHAnsi"/>
                <w:color w:val="000000" w:themeColor="text1"/>
              </w:rPr>
              <w:t>221810009</w:t>
            </w:r>
          </w:p>
        </w:tc>
      </w:tr>
      <w:tr w:rsidR="0076297E" w:rsidRPr="00DB25C4" w14:paraId="41BD591B" w14:textId="77777777" w:rsidTr="00162F42">
        <w:trPr>
          <w:trHeight w:val="3105"/>
        </w:trPr>
        <w:tc>
          <w:tcPr>
            <w:tcW w:w="759" w:type="dxa"/>
            <w:noWrap/>
            <w:hideMark/>
          </w:tcPr>
          <w:p w14:paraId="4D809792" w14:textId="77777777" w:rsidR="0076297E" w:rsidRPr="00DB25C4" w:rsidRDefault="0076297E" w:rsidP="00687314">
            <w:pPr>
              <w:spacing w:after="0" w:line="240" w:lineRule="auto"/>
              <w:ind w:left="60"/>
              <w:contextualSpacing/>
              <w:jc w:val="both"/>
              <w:rPr>
                <w:rFonts w:cstheme="minorHAnsi"/>
              </w:rPr>
            </w:pPr>
            <w:r w:rsidRPr="00DB25C4">
              <w:rPr>
                <w:rFonts w:cstheme="minorHAnsi"/>
              </w:rPr>
              <w:t>3</w:t>
            </w:r>
          </w:p>
        </w:tc>
        <w:tc>
          <w:tcPr>
            <w:tcW w:w="1904" w:type="dxa"/>
            <w:hideMark/>
          </w:tcPr>
          <w:p w14:paraId="5943A457" w14:textId="77777777" w:rsidR="0076297E" w:rsidRPr="00DB25C4" w:rsidRDefault="0076297E" w:rsidP="00687314">
            <w:pPr>
              <w:spacing w:after="0" w:line="240" w:lineRule="auto"/>
              <w:contextualSpacing/>
              <w:jc w:val="both"/>
              <w:rPr>
                <w:rFonts w:cstheme="minorHAnsi"/>
              </w:rPr>
            </w:pPr>
            <w:proofErr w:type="spellStart"/>
            <w:r w:rsidRPr="00DB25C4">
              <w:rPr>
                <w:rFonts w:cstheme="minorHAnsi"/>
              </w:rPr>
              <w:t>Pembelajaran</w:t>
            </w:r>
            <w:proofErr w:type="spellEnd"/>
            <w:r w:rsidRPr="00DB25C4">
              <w:rPr>
                <w:rFonts w:cstheme="minorHAnsi"/>
              </w:rPr>
              <w:t xml:space="preserve"> Bahasa </w:t>
            </w:r>
            <w:proofErr w:type="spellStart"/>
            <w:r w:rsidRPr="00DB25C4">
              <w:rPr>
                <w:rFonts w:cstheme="minorHAnsi"/>
              </w:rPr>
              <w:t>Inggris</w:t>
            </w:r>
            <w:proofErr w:type="spellEnd"/>
            <w:r w:rsidRPr="00DB25C4">
              <w:rPr>
                <w:rFonts w:cstheme="minorHAnsi"/>
              </w:rPr>
              <w:t xml:space="preserve"> dan Mandarin </w:t>
            </w:r>
            <w:proofErr w:type="spellStart"/>
            <w:r w:rsidRPr="00DB25C4">
              <w:rPr>
                <w:rFonts w:cstheme="minorHAnsi"/>
              </w:rPr>
              <w:t>Selama</w:t>
            </w:r>
            <w:proofErr w:type="spellEnd"/>
            <w:r w:rsidRPr="00DB25C4">
              <w:rPr>
                <w:rFonts w:cstheme="minorHAnsi"/>
              </w:rPr>
              <w:t xml:space="preserve"> Masa New Normal </w:t>
            </w:r>
            <w:proofErr w:type="spellStart"/>
            <w:r w:rsidRPr="00DB25C4">
              <w:rPr>
                <w:rFonts w:cstheme="minorHAnsi"/>
              </w:rPr>
              <w:t>Melalui</w:t>
            </w:r>
            <w:proofErr w:type="spellEnd"/>
            <w:r w:rsidRPr="00DB25C4">
              <w:rPr>
                <w:rFonts w:cstheme="minorHAnsi"/>
              </w:rPr>
              <w:t xml:space="preserve"> </w:t>
            </w:r>
            <w:proofErr w:type="spellStart"/>
            <w:r w:rsidRPr="00DB25C4">
              <w:rPr>
                <w:rFonts w:cstheme="minorHAnsi"/>
              </w:rPr>
              <w:t>Penerapan</w:t>
            </w:r>
            <w:proofErr w:type="spellEnd"/>
            <w:r w:rsidRPr="00DB25C4">
              <w:rPr>
                <w:rFonts w:cstheme="minorHAnsi"/>
              </w:rPr>
              <w:t xml:space="preserve"> Model </w:t>
            </w:r>
            <w:proofErr w:type="spellStart"/>
            <w:r w:rsidRPr="00DB25C4">
              <w:rPr>
                <w:rFonts w:cstheme="minorHAnsi"/>
              </w:rPr>
              <w:t>Belajara</w:t>
            </w:r>
            <w:proofErr w:type="spellEnd"/>
            <w:r w:rsidRPr="00DB25C4">
              <w:rPr>
                <w:rFonts w:cstheme="minorHAnsi"/>
              </w:rPr>
              <w:t xml:space="preserve"> </w:t>
            </w:r>
            <w:proofErr w:type="spellStart"/>
            <w:r w:rsidRPr="00DB25C4">
              <w:rPr>
                <w:rFonts w:cstheme="minorHAnsi"/>
              </w:rPr>
              <w:t>Terbalik</w:t>
            </w:r>
            <w:proofErr w:type="spellEnd"/>
            <w:r w:rsidRPr="00DB25C4">
              <w:rPr>
                <w:rFonts w:cstheme="minorHAnsi"/>
              </w:rPr>
              <w:t xml:space="preserve"> (Flipped Learning) di SMPK Kristen Kalam Kudus</w:t>
            </w:r>
          </w:p>
          <w:p w14:paraId="13047174" w14:textId="77777777" w:rsidR="0076297E" w:rsidRPr="00DB25C4" w:rsidRDefault="0076297E" w:rsidP="00687314">
            <w:pPr>
              <w:spacing w:after="0" w:line="240" w:lineRule="auto"/>
              <w:contextualSpacing/>
              <w:rPr>
                <w:rFonts w:cstheme="minorHAnsi"/>
              </w:rPr>
            </w:pPr>
            <w:r w:rsidRPr="00DB25C4">
              <w:rPr>
                <w:rFonts w:cstheme="minorHAnsi"/>
              </w:rPr>
              <w:t>(</w:t>
            </w:r>
            <w:proofErr w:type="spellStart"/>
            <w:proofErr w:type="gramStart"/>
            <w:r w:rsidRPr="00DB25C4">
              <w:rPr>
                <w:rFonts w:cstheme="minorHAnsi"/>
              </w:rPr>
              <w:t>tautan</w:t>
            </w:r>
            <w:proofErr w:type="spellEnd"/>
            <w:proofErr w:type="gramEnd"/>
            <w:r w:rsidRPr="00DB25C4">
              <w:rPr>
                <w:rFonts w:cstheme="minorHAnsi"/>
              </w:rPr>
              <w:t xml:space="preserve"> </w:t>
            </w:r>
            <w:proofErr w:type="spellStart"/>
            <w:r w:rsidRPr="00DB25C4">
              <w:rPr>
                <w:rFonts w:cstheme="minorHAnsi"/>
              </w:rPr>
              <w:t>laporan</w:t>
            </w:r>
            <w:proofErr w:type="spellEnd"/>
            <w:r w:rsidRPr="00DB25C4">
              <w:rPr>
                <w:rFonts w:cstheme="minorHAnsi"/>
              </w:rPr>
              <w:t xml:space="preserve"> </w:t>
            </w:r>
            <w:proofErr w:type="spellStart"/>
            <w:r w:rsidRPr="00DB25C4">
              <w:rPr>
                <w:rFonts w:cstheme="minorHAnsi"/>
              </w:rPr>
              <w:t>akhir</w:t>
            </w:r>
            <w:proofErr w:type="spellEnd"/>
            <w:r w:rsidRPr="00DB25C4">
              <w:rPr>
                <w:rFonts w:cstheme="minorHAnsi"/>
              </w:rPr>
              <w:t xml:space="preserve">) </w:t>
            </w:r>
          </w:p>
        </w:tc>
        <w:tc>
          <w:tcPr>
            <w:tcW w:w="1552" w:type="dxa"/>
            <w:hideMark/>
          </w:tcPr>
          <w:p w14:paraId="2C812C6F" w14:textId="77777777" w:rsidR="0076297E" w:rsidRPr="00DB25C4" w:rsidRDefault="0076297E" w:rsidP="00687314">
            <w:pPr>
              <w:spacing w:after="0" w:line="240" w:lineRule="auto"/>
              <w:contextualSpacing/>
              <w:jc w:val="both"/>
              <w:rPr>
                <w:rFonts w:cstheme="minorHAnsi"/>
              </w:rPr>
            </w:pPr>
            <w:r w:rsidRPr="00DB25C4">
              <w:rPr>
                <w:rFonts w:cstheme="minorHAnsi"/>
              </w:rPr>
              <w:t xml:space="preserve">Dr. Daniel </w:t>
            </w:r>
            <w:proofErr w:type="spellStart"/>
            <w:r w:rsidRPr="00DB25C4">
              <w:rPr>
                <w:rFonts w:cstheme="minorHAnsi"/>
              </w:rPr>
              <w:t>Ginting</w:t>
            </w:r>
            <w:proofErr w:type="spellEnd"/>
          </w:p>
        </w:tc>
        <w:tc>
          <w:tcPr>
            <w:tcW w:w="1684" w:type="dxa"/>
            <w:hideMark/>
          </w:tcPr>
          <w:p w14:paraId="72926820"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 </w:t>
            </w:r>
          </w:p>
        </w:tc>
        <w:tc>
          <w:tcPr>
            <w:tcW w:w="1552" w:type="dxa"/>
            <w:hideMark/>
          </w:tcPr>
          <w:p w14:paraId="75B1909A" w14:textId="77777777" w:rsidR="0076297E" w:rsidRPr="00DB25C4" w:rsidRDefault="0076297E" w:rsidP="00687314">
            <w:pPr>
              <w:spacing w:after="0" w:line="240" w:lineRule="auto"/>
              <w:ind w:left="31"/>
              <w:contextualSpacing/>
              <w:jc w:val="both"/>
              <w:rPr>
                <w:rFonts w:cstheme="minorHAnsi"/>
              </w:rPr>
            </w:pPr>
            <w:r w:rsidRPr="00DB25C4">
              <w:rPr>
                <w:rFonts w:cstheme="minorHAnsi"/>
              </w:rPr>
              <w:t xml:space="preserve">1. </w:t>
            </w:r>
            <w:proofErr w:type="spellStart"/>
            <w:r w:rsidRPr="00DB25C4">
              <w:rPr>
                <w:rFonts w:cstheme="minorHAnsi"/>
              </w:rPr>
              <w:t>Anggrah</w:t>
            </w:r>
            <w:proofErr w:type="spellEnd"/>
            <w:r w:rsidRPr="00DB25C4">
              <w:rPr>
                <w:rFonts w:cstheme="minorHAnsi"/>
              </w:rPr>
              <w:t xml:space="preserve"> Diah </w:t>
            </w:r>
            <w:proofErr w:type="spellStart"/>
            <w:r w:rsidRPr="00DB25C4">
              <w:rPr>
                <w:rFonts w:cstheme="minorHAnsi"/>
              </w:rPr>
              <w:t>Airlinda</w:t>
            </w:r>
            <w:proofErr w:type="spellEnd"/>
            <w:r w:rsidRPr="00DB25C4">
              <w:rPr>
                <w:rFonts w:cstheme="minorHAnsi"/>
              </w:rPr>
              <w:t>, S.S., MTCSOL</w:t>
            </w:r>
            <w:r w:rsidRPr="00DB25C4">
              <w:rPr>
                <w:rFonts w:cstheme="minorHAnsi"/>
              </w:rPr>
              <w:br/>
              <w:t xml:space="preserve">2. Dhatu </w:t>
            </w:r>
            <w:proofErr w:type="spellStart"/>
            <w:r w:rsidRPr="00DB25C4">
              <w:rPr>
                <w:rFonts w:cstheme="minorHAnsi"/>
              </w:rPr>
              <w:t>Sitaresmi</w:t>
            </w:r>
            <w:proofErr w:type="spellEnd"/>
            <w:r w:rsidRPr="00DB25C4">
              <w:rPr>
                <w:rFonts w:cstheme="minorHAnsi"/>
              </w:rPr>
              <w:t>, S.S., MTCSOL</w:t>
            </w:r>
          </w:p>
        </w:tc>
        <w:tc>
          <w:tcPr>
            <w:tcW w:w="1565" w:type="dxa"/>
            <w:hideMark/>
          </w:tcPr>
          <w:p w14:paraId="38056340" w14:textId="77777777" w:rsidR="0076297E" w:rsidRPr="00DB25C4" w:rsidRDefault="0076297E" w:rsidP="00687314">
            <w:pPr>
              <w:spacing w:after="0" w:line="240" w:lineRule="auto"/>
              <w:contextualSpacing/>
              <w:jc w:val="both"/>
              <w:rPr>
                <w:rFonts w:cstheme="minorHAnsi"/>
              </w:rPr>
            </w:pPr>
            <w:r w:rsidRPr="00DB25C4">
              <w:rPr>
                <w:rFonts w:cstheme="minorHAnsi"/>
              </w:rPr>
              <w:t>Angela</w:t>
            </w:r>
          </w:p>
        </w:tc>
      </w:tr>
      <w:tr w:rsidR="0076297E" w:rsidRPr="00DB25C4" w14:paraId="58E3F102" w14:textId="77777777" w:rsidTr="00162F42">
        <w:trPr>
          <w:trHeight w:val="480"/>
        </w:trPr>
        <w:tc>
          <w:tcPr>
            <w:tcW w:w="4215" w:type="dxa"/>
            <w:gridSpan w:val="3"/>
            <w:hideMark/>
          </w:tcPr>
          <w:p w14:paraId="181025E5" w14:textId="77777777" w:rsidR="0076297E" w:rsidRPr="00DB25C4" w:rsidRDefault="0076297E" w:rsidP="00687314">
            <w:pPr>
              <w:spacing w:after="0" w:line="240" w:lineRule="auto"/>
              <w:ind w:left="270"/>
              <w:contextualSpacing/>
              <w:jc w:val="both"/>
              <w:rPr>
                <w:rFonts w:cstheme="minorHAnsi"/>
              </w:rPr>
            </w:pP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judul</w:t>
            </w:r>
            <w:proofErr w:type="spellEnd"/>
            <w:r w:rsidRPr="00DB25C4">
              <w:rPr>
                <w:rFonts w:cstheme="minorHAnsi"/>
              </w:rPr>
              <w:t xml:space="preserve"> </w:t>
            </w:r>
            <w:proofErr w:type="spellStart"/>
            <w:r w:rsidRPr="00DB25C4">
              <w:rPr>
                <w:rFonts w:cstheme="minorHAnsi"/>
              </w:rPr>
              <w:t>PkM</w:t>
            </w:r>
            <w:proofErr w:type="spellEnd"/>
            <w:r w:rsidRPr="00DB25C4">
              <w:rPr>
                <w:rFonts w:cstheme="minorHAnsi"/>
              </w:rPr>
              <w:t xml:space="preserve"> di TS: 3</w:t>
            </w:r>
          </w:p>
        </w:tc>
        <w:tc>
          <w:tcPr>
            <w:tcW w:w="1684" w:type="dxa"/>
            <w:hideMark/>
          </w:tcPr>
          <w:p w14:paraId="3E8A87CD"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 </w:t>
            </w:r>
          </w:p>
        </w:tc>
        <w:tc>
          <w:tcPr>
            <w:tcW w:w="1552" w:type="dxa"/>
            <w:hideMark/>
          </w:tcPr>
          <w:p w14:paraId="6388937F"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 </w:t>
            </w:r>
          </w:p>
        </w:tc>
        <w:tc>
          <w:tcPr>
            <w:tcW w:w="1565" w:type="dxa"/>
            <w:hideMark/>
          </w:tcPr>
          <w:p w14:paraId="098F48AE"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 </w:t>
            </w:r>
          </w:p>
        </w:tc>
      </w:tr>
      <w:tr w:rsidR="0076297E" w:rsidRPr="00DB25C4" w14:paraId="47D9B7AC" w14:textId="77777777" w:rsidTr="00162F42">
        <w:trPr>
          <w:trHeight w:val="480"/>
        </w:trPr>
        <w:tc>
          <w:tcPr>
            <w:tcW w:w="9016" w:type="dxa"/>
            <w:gridSpan w:val="6"/>
            <w:hideMark/>
          </w:tcPr>
          <w:p w14:paraId="3BA1C39A" w14:textId="77777777" w:rsidR="0076297E" w:rsidRPr="00DB25C4" w:rsidRDefault="0076297E" w:rsidP="00687314">
            <w:pPr>
              <w:spacing w:after="0" w:line="240" w:lineRule="auto"/>
              <w:ind w:left="270"/>
              <w:contextualSpacing/>
              <w:jc w:val="both"/>
              <w:rPr>
                <w:rFonts w:cstheme="minorHAnsi"/>
              </w:rPr>
            </w:pPr>
          </w:p>
        </w:tc>
      </w:tr>
      <w:tr w:rsidR="0076297E" w:rsidRPr="00DB25C4" w14:paraId="62ED10D3" w14:textId="77777777" w:rsidTr="00162F42">
        <w:trPr>
          <w:trHeight w:val="480"/>
        </w:trPr>
        <w:tc>
          <w:tcPr>
            <w:tcW w:w="9016" w:type="dxa"/>
            <w:gridSpan w:val="6"/>
            <w:noWrap/>
            <w:hideMark/>
          </w:tcPr>
          <w:p w14:paraId="06681B54"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TS-1 (2021)</w:t>
            </w:r>
          </w:p>
        </w:tc>
      </w:tr>
      <w:tr w:rsidR="0076297E" w:rsidRPr="00DB25C4" w14:paraId="596CFB9F" w14:textId="77777777" w:rsidTr="00162F42">
        <w:trPr>
          <w:trHeight w:val="2145"/>
        </w:trPr>
        <w:tc>
          <w:tcPr>
            <w:tcW w:w="759" w:type="dxa"/>
            <w:noWrap/>
            <w:hideMark/>
          </w:tcPr>
          <w:p w14:paraId="3BAB480B" w14:textId="77777777" w:rsidR="0076297E" w:rsidRPr="00DB25C4" w:rsidRDefault="0076297E" w:rsidP="00687314">
            <w:pPr>
              <w:spacing w:after="0" w:line="240" w:lineRule="auto"/>
              <w:ind w:left="-30"/>
              <w:contextualSpacing/>
              <w:jc w:val="both"/>
              <w:rPr>
                <w:rFonts w:cstheme="minorHAnsi"/>
              </w:rPr>
            </w:pPr>
            <w:r w:rsidRPr="00DB25C4">
              <w:rPr>
                <w:rFonts w:cstheme="minorHAnsi"/>
              </w:rPr>
              <w:t>1</w:t>
            </w:r>
          </w:p>
        </w:tc>
        <w:tc>
          <w:tcPr>
            <w:tcW w:w="1904" w:type="dxa"/>
            <w:hideMark/>
          </w:tcPr>
          <w:p w14:paraId="34F79C39" w14:textId="77777777" w:rsidR="0076297E" w:rsidRPr="00DB25C4" w:rsidRDefault="0076297E" w:rsidP="00687314">
            <w:pPr>
              <w:spacing w:after="0" w:line="240" w:lineRule="auto"/>
              <w:contextualSpacing/>
              <w:jc w:val="both"/>
              <w:rPr>
                <w:rFonts w:cstheme="minorHAnsi"/>
              </w:rPr>
            </w:pPr>
            <w:proofErr w:type="spellStart"/>
            <w:r w:rsidRPr="00DB25C4">
              <w:rPr>
                <w:rFonts w:cstheme="minorHAnsi"/>
              </w:rPr>
              <w:t>Peningkatan</w:t>
            </w:r>
            <w:proofErr w:type="spellEnd"/>
            <w:r w:rsidRPr="00DB25C4">
              <w:rPr>
                <w:rFonts w:cstheme="minorHAnsi"/>
              </w:rPr>
              <w:t xml:space="preserve"> </w:t>
            </w:r>
            <w:proofErr w:type="spellStart"/>
            <w:r w:rsidRPr="00DB25C4">
              <w:rPr>
                <w:rFonts w:cstheme="minorHAnsi"/>
              </w:rPr>
              <w:t>Kemampuan</w:t>
            </w:r>
            <w:proofErr w:type="spellEnd"/>
            <w:r w:rsidRPr="00DB25C4">
              <w:rPr>
                <w:rFonts w:cstheme="minorHAnsi"/>
              </w:rPr>
              <w:t xml:space="preserve"> </w:t>
            </w:r>
            <w:proofErr w:type="spellStart"/>
            <w:r w:rsidRPr="00DB25C4">
              <w:rPr>
                <w:rFonts w:cstheme="minorHAnsi"/>
              </w:rPr>
              <w:t>Berkomunikasi</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Bahasa </w:t>
            </w:r>
            <w:proofErr w:type="spellStart"/>
            <w:r w:rsidRPr="00DB25C4">
              <w:rPr>
                <w:rFonts w:cstheme="minorHAnsi"/>
              </w:rPr>
              <w:t>Inggris</w:t>
            </w:r>
            <w:proofErr w:type="spellEnd"/>
            <w:r w:rsidRPr="00DB25C4">
              <w:rPr>
                <w:rFonts w:cstheme="minorHAnsi"/>
              </w:rPr>
              <w:t xml:space="preserve">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Staf</w:t>
            </w:r>
            <w:proofErr w:type="spellEnd"/>
            <w:r w:rsidRPr="00DB25C4">
              <w:rPr>
                <w:rFonts w:cstheme="minorHAnsi"/>
              </w:rPr>
              <w:t xml:space="preserve"> Atlas Fitness Center Malang </w:t>
            </w:r>
          </w:p>
        </w:tc>
        <w:tc>
          <w:tcPr>
            <w:tcW w:w="1552" w:type="dxa"/>
            <w:hideMark/>
          </w:tcPr>
          <w:p w14:paraId="1A310276" w14:textId="77777777" w:rsidR="0076297E" w:rsidRPr="00DB25C4" w:rsidRDefault="0076297E" w:rsidP="00687314">
            <w:pPr>
              <w:spacing w:after="0" w:line="240" w:lineRule="auto"/>
              <w:ind w:left="31"/>
              <w:contextualSpacing/>
              <w:rPr>
                <w:rFonts w:cstheme="minorHAnsi"/>
              </w:rPr>
            </w:pPr>
            <w:r w:rsidRPr="00DB25C4">
              <w:rPr>
                <w:rFonts w:cstheme="minorHAnsi"/>
              </w:rPr>
              <w:t xml:space="preserve"> Prof. Dr. </w:t>
            </w:r>
            <w:proofErr w:type="spellStart"/>
            <w:r w:rsidRPr="00DB25C4">
              <w:rPr>
                <w:rFonts w:cstheme="minorHAnsi"/>
              </w:rPr>
              <w:t>Patrisius</w:t>
            </w:r>
            <w:proofErr w:type="spellEnd"/>
            <w:r w:rsidRPr="00DB25C4">
              <w:rPr>
                <w:rFonts w:cstheme="minorHAnsi"/>
              </w:rPr>
              <w:t xml:space="preserve"> </w:t>
            </w:r>
            <w:proofErr w:type="spellStart"/>
            <w:r w:rsidRPr="00DB25C4">
              <w:rPr>
                <w:rFonts w:cstheme="minorHAnsi"/>
              </w:rPr>
              <w:t>Istiarto</w:t>
            </w:r>
            <w:proofErr w:type="spellEnd"/>
            <w:r w:rsidRPr="00DB25C4">
              <w:rPr>
                <w:rFonts w:cstheme="minorHAnsi"/>
              </w:rPr>
              <w:t xml:space="preserve"> </w:t>
            </w:r>
            <w:proofErr w:type="spellStart"/>
            <w:r w:rsidRPr="00DB25C4">
              <w:rPr>
                <w:rFonts w:cstheme="minorHAnsi"/>
              </w:rPr>
              <w:t>Djiwandono</w:t>
            </w:r>
            <w:proofErr w:type="spellEnd"/>
          </w:p>
        </w:tc>
        <w:tc>
          <w:tcPr>
            <w:tcW w:w="1684" w:type="dxa"/>
            <w:noWrap/>
            <w:hideMark/>
          </w:tcPr>
          <w:p w14:paraId="653834D8" w14:textId="77777777" w:rsidR="0076297E" w:rsidRPr="00DB25C4" w:rsidRDefault="0076297E" w:rsidP="00687314">
            <w:pPr>
              <w:spacing w:after="0" w:line="240" w:lineRule="auto"/>
              <w:ind w:left="76"/>
              <w:contextualSpacing/>
              <w:rPr>
                <w:rFonts w:cstheme="minorHAnsi"/>
              </w:rPr>
            </w:pPr>
            <w:r w:rsidRPr="00DB25C4">
              <w:rPr>
                <w:rFonts w:cstheme="minorHAnsi"/>
              </w:rPr>
              <w:t xml:space="preserve">Pendidikan </w:t>
            </w:r>
            <w:proofErr w:type="spellStart"/>
            <w:r w:rsidRPr="00DB25C4">
              <w:rPr>
                <w:rFonts w:cstheme="minorHAnsi"/>
              </w:rPr>
              <w:t>bahasa</w:t>
            </w:r>
            <w:proofErr w:type="spellEnd"/>
            <w:r w:rsidRPr="00DB25C4">
              <w:rPr>
                <w:rFonts w:cstheme="minorHAnsi"/>
              </w:rPr>
              <w:t xml:space="preserve"> </w:t>
            </w:r>
            <w:proofErr w:type="spellStart"/>
            <w:r w:rsidRPr="00DB25C4">
              <w:rPr>
                <w:rFonts w:cstheme="minorHAnsi"/>
              </w:rPr>
              <w:t>Inggris</w:t>
            </w:r>
            <w:proofErr w:type="spellEnd"/>
          </w:p>
        </w:tc>
        <w:tc>
          <w:tcPr>
            <w:tcW w:w="1552" w:type="dxa"/>
            <w:hideMark/>
          </w:tcPr>
          <w:p w14:paraId="3850235A" w14:textId="77777777" w:rsidR="0076297E" w:rsidRPr="00DB25C4" w:rsidRDefault="0076297E" w:rsidP="00687314">
            <w:pPr>
              <w:spacing w:after="0" w:line="240" w:lineRule="auto"/>
              <w:contextualSpacing/>
              <w:jc w:val="both"/>
              <w:rPr>
                <w:rFonts w:cstheme="minorHAnsi"/>
              </w:rPr>
            </w:pPr>
            <w:proofErr w:type="spellStart"/>
            <w:r w:rsidRPr="00DB25C4">
              <w:rPr>
                <w:rFonts w:cstheme="minorHAnsi"/>
              </w:rPr>
              <w:t>Anggrah</w:t>
            </w:r>
            <w:proofErr w:type="spellEnd"/>
            <w:r w:rsidRPr="00DB25C4">
              <w:rPr>
                <w:rFonts w:cstheme="minorHAnsi"/>
              </w:rPr>
              <w:t xml:space="preserve"> Diah </w:t>
            </w:r>
            <w:proofErr w:type="spellStart"/>
            <w:r w:rsidRPr="00DB25C4">
              <w:rPr>
                <w:rFonts w:cstheme="minorHAnsi"/>
              </w:rPr>
              <w:t>Airlinda</w:t>
            </w:r>
            <w:proofErr w:type="spellEnd"/>
            <w:r w:rsidRPr="00DB25C4">
              <w:rPr>
                <w:rFonts w:cstheme="minorHAnsi"/>
              </w:rPr>
              <w:t>, S.S., MTCSOL</w:t>
            </w:r>
          </w:p>
        </w:tc>
        <w:tc>
          <w:tcPr>
            <w:tcW w:w="1565" w:type="dxa"/>
            <w:noWrap/>
            <w:hideMark/>
          </w:tcPr>
          <w:p w14:paraId="75690836"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 </w:t>
            </w:r>
            <w:commentRangeStart w:id="68"/>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ada</w:t>
            </w:r>
            <w:commentRangeEnd w:id="68"/>
            <w:proofErr w:type="spellEnd"/>
            <w:r w:rsidRPr="00DB25C4">
              <w:rPr>
                <w:rFonts w:cstheme="minorHAnsi"/>
              </w:rPr>
              <w:commentReference w:id="68"/>
            </w:r>
          </w:p>
        </w:tc>
      </w:tr>
      <w:tr w:rsidR="0076297E" w:rsidRPr="00DB25C4" w14:paraId="6D79E417" w14:textId="77777777" w:rsidTr="00162F42">
        <w:trPr>
          <w:trHeight w:val="2625"/>
        </w:trPr>
        <w:tc>
          <w:tcPr>
            <w:tcW w:w="759" w:type="dxa"/>
            <w:noWrap/>
            <w:hideMark/>
          </w:tcPr>
          <w:p w14:paraId="44FDF447" w14:textId="77777777" w:rsidR="0076297E" w:rsidRPr="00DB25C4" w:rsidRDefault="0076297E" w:rsidP="00687314">
            <w:pPr>
              <w:spacing w:after="0" w:line="240" w:lineRule="auto"/>
              <w:ind w:left="-30"/>
              <w:contextualSpacing/>
              <w:jc w:val="both"/>
              <w:rPr>
                <w:rFonts w:cstheme="minorHAnsi"/>
              </w:rPr>
            </w:pPr>
            <w:r w:rsidRPr="00DB25C4">
              <w:rPr>
                <w:rFonts w:cstheme="minorHAnsi"/>
              </w:rPr>
              <w:lastRenderedPageBreak/>
              <w:t>2</w:t>
            </w:r>
          </w:p>
        </w:tc>
        <w:tc>
          <w:tcPr>
            <w:tcW w:w="1904" w:type="dxa"/>
            <w:hideMark/>
          </w:tcPr>
          <w:p w14:paraId="5D9128C0" w14:textId="77777777" w:rsidR="0076297E" w:rsidRPr="00DB25C4" w:rsidRDefault="0076297E" w:rsidP="00687314">
            <w:pPr>
              <w:spacing w:after="0" w:line="240" w:lineRule="auto"/>
              <w:contextualSpacing/>
              <w:jc w:val="both"/>
              <w:rPr>
                <w:rFonts w:cstheme="minorHAnsi"/>
              </w:rPr>
            </w:pPr>
            <w:r w:rsidRPr="00DB25C4">
              <w:rPr>
                <w:rFonts w:cstheme="minorHAnsi"/>
              </w:rPr>
              <w:t xml:space="preserve">IBM </w:t>
            </w:r>
            <w:proofErr w:type="spellStart"/>
            <w:r w:rsidRPr="00DB25C4">
              <w:rPr>
                <w:rFonts w:cstheme="minorHAnsi"/>
              </w:rPr>
              <w:t>Pelatihan</w:t>
            </w:r>
            <w:proofErr w:type="spellEnd"/>
            <w:r w:rsidRPr="00DB25C4">
              <w:rPr>
                <w:rFonts w:cstheme="minorHAnsi"/>
              </w:rPr>
              <w:t xml:space="preserve"> Media </w:t>
            </w:r>
            <w:proofErr w:type="spellStart"/>
            <w:r w:rsidRPr="00DB25C4">
              <w:rPr>
                <w:rFonts w:cstheme="minorHAnsi"/>
              </w:rPr>
              <w:t>Pembelajaran</w:t>
            </w:r>
            <w:proofErr w:type="spellEnd"/>
            <w:r w:rsidRPr="00DB25C4">
              <w:rPr>
                <w:rFonts w:cstheme="minorHAnsi"/>
              </w:rPr>
              <w:t xml:space="preserve"> "BEDIL" Era </w:t>
            </w:r>
            <w:proofErr w:type="spellStart"/>
            <w:r w:rsidRPr="00DB25C4">
              <w:rPr>
                <w:rFonts w:cstheme="minorHAnsi"/>
              </w:rPr>
              <w:t>Kenormalan</w:t>
            </w:r>
            <w:proofErr w:type="spellEnd"/>
            <w:r w:rsidRPr="00DB25C4">
              <w:rPr>
                <w:rFonts w:cstheme="minorHAnsi"/>
              </w:rPr>
              <w:t xml:space="preserve"> </w:t>
            </w:r>
            <w:proofErr w:type="spellStart"/>
            <w:r w:rsidRPr="00DB25C4">
              <w:rPr>
                <w:rFonts w:cstheme="minorHAnsi"/>
              </w:rPr>
              <w:t>Baru</w:t>
            </w:r>
            <w:proofErr w:type="spellEnd"/>
            <w:r w:rsidRPr="00DB25C4">
              <w:rPr>
                <w:rFonts w:cstheme="minorHAnsi"/>
              </w:rPr>
              <w:t xml:space="preserve"> di SMK Kristen Elim Malang</w:t>
            </w:r>
          </w:p>
        </w:tc>
        <w:tc>
          <w:tcPr>
            <w:tcW w:w="1552" w:type="dxa"/>
            <w:hideMark/>
          </w:tcPr>
          <w:p w14:paraId="24D5293D" w14:textId="77777777" w:rsidR="0076297E" w:rsidRPr="00DB25C4" w:rsidRDefault="0076297E" w:rsidP="00687314">
            <w:pPr>
              <w:spacing w:after="0" w:line="240" w:lineRule="auto"/>
              <w:ind w:left="31"/>
              <w:contextualSpacing/>
              <w:jc w:val="both"/>
              <w:rPr>
                <w:rFonts w:cstheme="minorHAnsi"/>
              </w:rPr>
            </w:pPr>
            <w:proofErr w:type="spellStart"/>
            <w:r w:rsidRPr="00DB25C4">
              <w:rPr>
                <w:rFonts w:cstheme="minorHAnsi"/>
              </w:rPr>
              <w:t>Yohanna</w:t>
            </w:r>
            <w:proofErr w:type="spellEnd"/>
            <w:r w:rsidRPr="00DB25C4">
              <w:rPr>
                <w:rFonts w:cstheme="minorHAnsi"/>
              </w:rPr>
              <w:t xml:space="preserve"> </w:t>
            </w:r>
            <w:proofErr w:type="spellStart"/>
            <w:r w:rsidRPr="00DB25C4">
              <w:rPr>
                <w:rFonts w:cstheme="minorHAnsi"/>
              </w:rPr>
              <w:t>Nirmalasari</w:t>
            </w:r>
            <w:proofErr w:type="spellEnd"/>
            <w:r w:rsidRPr="00DB25C4">
              <w:rPr>
                <w:rFonts w:cstheme="minorHAnsi"/>
              </w:rPr>
              <w:t xml:space="preserve">, </w:t>
            </w:r>
            <w:proofErr w:type="spellStart"/>
            <w:r w:rsidRPr="00DB25C4">
              <w:rPr>
                <w:rFonts w:cstheme="minorHAnsi"/>
              </w:rPr>
              <w:t>S.Pd</w:t>
            </w:r>
            <w:proofErr w:type="spellEnd"/>
            <w:r w:rsidRPr="00DB25C4">
              <w:rPr>
                <w:rFonts w:cstheme="minorHAnsi"/>
              </w:rPr>
              <w:t xml:space="preserve">., </w:t>
            </w:r>
            <w:proofErr w:type="spellStart"/>
            <w:r w:rsidRPr="00DB25C4">
              <w:rPr>
                <w:rFonts w:cstheme="minorHAnsi"/>
              </w:rPr>
              <w:t>M.Pd</w:t>
            </w:r>
            <w:proofErr w:type="spellEnd"/>
            <w:r w:rsidRPr="00DB25C4">
              <w:rPr>
                <w:rFonts w:cstheme="minorHAnsi"/>
              </w:rPr>
              <w:t>.</w:t>
            </w:r>
          </w:p>
        </w:tc>
        <w:tc>
          <w:tcPr>
            <w:tcW w:w="1684" w:type="dxa"/>
            <w:hideMark/>
          </w:tcPr>
          <w:p w14:paraId="209BDAAF"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 </w:t>
            </w:r>
          </w:p>
        </w:tc>
        <w:tc>
          <w:tcPr>
            <w:tcW w:w="1552" w:type="dxa"/>
            <w:hideMark/>
          </w:tcPr>
          <w:p w14:paraId="16213708" w14:textId="77777777" w:rsidR="0076297E" w:rsidRPr="00DB25C4" w:rsidRDefault="0076297E" w:rsidP="00687314">
            <w:pPr>
              <w:spacing w:after="0" w:line="240" w:lineRule="auto"/>
              <w:contextualSpacing/>
              <w:jc w:val="both"/>
              <w:rPr>
                <w:rFonts w:cstheme="minorHAnsi"/>
              </w:rPr>
            </w:pPr>
            <w:r w:rsidRPr="00DB25C4">
              <w:rPr>
                <w:rFonts w:cstheme="minorHAnsi"/>
              </w:rPr>
              <w:t xml:space="preserve">1. Dhatu </w:t>
            </w:r>
            <w:proofErr w:type="spellStart"/>
            <w:r w:rsidRPr="00DB25C4">
              <w:rPr>
                <w:rFonts w:cstheme="minorHAnsi"/>
              </w:rPr>
              <w:t>Sitaresmi</w:t>
            </w:r>
            <w:proofErr w:type="spellEnd"/>
            <w:r w:rsidRPr="00DB25C4">
              <w:rPr>
                <w:rFonts w:cstheme="minorHAnsi"/>
              </w:rPr>
              <w:t>, S.S., MTCSOL</w:t>
            </w:r>
            <w:r w:rsidRPr="00DB25C4">
              <w:rPr>
                <w:rFonts w:cstheme="minorHAnsi"/>
              </w:rPr>
              <w:br/>
              <w:t xml:space="preserve">2. </w:t>
            </w:r>
            <w:proofErr w:type="spellStart"/>
            <w:r w:rsidRPr="00DB25C4">
              <w:rPr>
                <w:rFonts w:cstheme="minorHAnsi"/>
              </w:rPr>
              <w:t>Vincentius</w:t>
            </w:r>
            <w:proofErr w:type="spellEnd"/>
            <w:r w:rsidRPr="00DB25C4">
              <w:rPr>
                <w:rFonts w:cstheme="minorHAnsi"/>
              </w:rPr>
              <w:t xml:space="preserve"> </w:t>
            </w:r>
            <w:proofErr w:type="spellStart"/>
            <w:r w:rsidRPr="00DB25C4">
              <w:rPr>
                <w:rFonts w:cstheme="minorHAnsi"/>
              </w:rPr>
              <w:t>Valiandy</w:t>
            </w:r>
            <w:proofErr w:type="spellEnd"/>
            <w:r w:rsidRPr="00DB25C4">
              <w:rPr>
                <w:rFonts w:cstheme="minorHAnsi"/>
              </w:rPr>
              <w:t xml:space="preserve"> </w:t>
            </w:r>
            <w:proofErr w:type="spellStart"/>
            <w:r w:rsidRPr="00DB25C4">
              <w:rPr>
                <w:rFonts w:cstheme="minorHAnsi"/>
              </w:rPr>
              <w:t>Jiuangga</w:t>
            </w:r>
            <w:proofErr w:type="spellEnd"/>
            <w:r w:rsidRPr="00DB25C4">
              <w:rPr>
                <w:rFonts w:cstheme="minorHAnsi"/>
              </w:rPr>
              <w:t xml:space="preserve">, </w:t>
            </w:r>
            <w:proofErr w:type="spellStart"/>
            <w:proofErr w:type="gramStart"/>
            <w:r w:rsidRPr="00DB25C4">
              <w:rPr>
                <w:rFonts w:cstheme="minorHAnsi"/>
              </w:rPr>
              <w:t>S.Kom</w:t>
            </w:r>
            <w:proofErr w:type="spellEnd"/>
            <w:proofErr w:type="gramEnd"/>
            <w:r w:rsidRPr="00DB25C4">
              <w:rPr>
                <w:rFonts w:cstheme="minorHAnsi"/>
              </w:rPr>
              <w:t>., MTCSOL</w:t>
            </w:r>
          </w:p>
        </w:tc>
        <w:tc>
          <w:tcPr>
            <w:tcW w:w="1565" w:type="dxa"/>
            <w:hideMark/>
          </w:tcPr>
          <w:p w14:paraId="1348DE03" w14:textId="77777777" w:rsidR="0076297E" w:rsidRPr="00DB25C4" w:rsidRDefault="0076297E" w:rsidP="00687314">
            <w:pPr>
              <w:spacing w:after="0" w:line="240" w:lineRule="auto"/>
              <w:ind w:left="270"/>
              <w:contextualSpacing/>
              <w:jc w:val="both"/>
              <w:rPr>
                <w:rFonts w:cstheme="minorHAnsi"/>
              </w:rPr>
            </w:pP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ada</w:t>
            </w:r>
            <w:proofErr w:type="spellEnd"/>
          </w:p>
        </w:tc>
      </w:tr>
      <w:tr w:rsidR="0076297E" w:rsidRPr="00DB25C4" w14:paraId="07B5F5BB" w14:textId="77777777" w:rsidTr="00162F42">
        <w:trPr>
          <w:trHeight w:val="3465"/>
        </w:trPr>
        <w:tc>
          <w:tcPr>
            <w:tcW w:w="759" w:type="dxa"/>
            <w:noWrap/>
            <w:hideMark/>
          </w:tcPr>
          <w:p w14:paraId="78303FBC" w14:textId="77777777" w:rsidR="0076297E" w:rsidRPr="00DB25C4" w:rsidRDefault="0076297E" w:rsidP="00687314">
            <w:pPr>
              <w:spacing w:after="0" w:line="240" w:lineRule="auto"/>
              <w:contextualSpacing/>
              <w:jc w:val="both"/>
              <w:rPr>
                <w:rFonts w:cstheme="minorHAnsi"/>
              </w:rPr>
            </w:pPr>
            <w:r w:rsidRPr="00DB25C4">
              <w:rPr>
                <w:rFonts w:cstheme="minorHAnsi"/>
              </w:rPr>
              <w:t>3</w:t>
            </w:r>
          </w:p>
        </w:tc>
        <w:tc>
          <w:tcPr>
            <w:tcW w:w="1904" w:type="dxa"/>
            <w:hideMark/>
          </w:tcPr>
          <w:p w14:paraId="6E0A1963" w14:textId="77777777" w:rsidR="0076297E" w:rsidRPr="00DB25C4" w:rsidRDefault="0076297E" w:rsidP="00687314">
            <w:pPr>
              <w:spacing w:after="0" w:line="240" w:lineRule="auto"/>
              <w:contextualSpacing/>
              <w:jc w:val="both"/>
              <w:rPr>
                <w:rFonts w:cstheme="minorHAnsi"/>
              </w:rPr>
            </w:pPr>
            <w:proofErr w:type="spellStart"/>
            <w:r w:rsidRPr="00DB25C4">
              <w:rPr>
                <w:rFonts w:cstheme="minorHAnsi"/>
              </w:rPr>
              <w:t>Peningkatan</w:t>
            </w:r>
            <w:proofErr w:type="spellEnd"/>
            <w:r w:rsidRPr="00DB25C4">
              <w:rPr>
                <w:rFonts w:cstheme="minorHAnsi"/>
              </w:rPr>
              <w:t xml:space="preserve"> </w:t>
            </w:r>
            <w:proofErr w:type="spellStart"/>
            <w:r w:rsidRPr="00DB25C4">
              <w:rPr>
                <w:rFonts w:cstheme="minorHAnsi"/>
              </w:rPr>
              <w:t>Keterlibatan</w:t>
            </w:r>
            <w:proofErr w:type="spellEnd"/>
            <w:r w:rsidRPr="00DB25C4">
              <w:rPr>
                <w:rFonts w:cstheme="minorHAnsi"/>
              </w:rPr>
              <w:t xml:space="preserve"> </w:t>
            </w:r>
            <w:proofErr w:type="spellStart"/>
            <w:r w:rsidRPr="00DB25C4">
              <w:rPr>
                <w:rFonts w:cstheme="minorHAnsi"/>
              </w:rPr>
              <w:t>Siswa</w:t>
            </w:r>
            <w:proofErr w:type="spellEnd"/>
            <w:r w:rsidRPr="00DB25C4">
              <w:rPr>
                <w:rFonts w:cstheme="minorHAnsi"/>
              </w:rPr>
              <w:t xml:space="preserve"> SMPK Sang Timur Malang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Kelas</w:t>
            </w:r>
            <w:proofErr w:type="spellEnd"/>
            <w:r w:rsidRPr="00DB25C4">
              <w:rPr>
                <w:rFonts w:cstheme="minorHAnsi"/>
              </w:rPr>
              <w:t xml:space="preserve"> Daring (Student Engagement) </w:t>
            </w:r>
            <w:proofErr w:type="spellStart"/>
            <w:r w:rsidRPr="00DB25C4">
              <w:rPr>
                <w:rFonts w:cstheme="minorHAnsi"/>
              </w:rPr>
              <w:t>Melalui</w:t>
            </w:r>
            <w:proofErr w:type="spellEnd"/>
            <w:r w:rsidRPr="00DB25C4">
              <w:rPr>
                <w:rFonts w:cstheme="minorHAnsi"/>
              </w:rPr>
              <w:t xml:space="preserve"> </w:t>
            </w:r>
            <w:proofErr w:type="spellStart"/>
            <w:r w:rsidRPr="00DB25C4">
              <w:rPr>
                <w:rFonts w:cstheme="minorHAnsi"/>
              </w:rPr>
              <w:t>Pemanfaatan</w:t>
            </w:r>
            <w:proofErr w:type="spellEnd"/>
            <w:r w:rsidRPr="00DB25C4">
              <w:rPr>
                <w:rFonts w:cstheme="minorHAnsi"/>
              </w:rPr>
              <w:t xml:space="preserve"> </w:t>
            </w:r>
            <w:proofErr w:type="spellStart"/>
            <w:r w:rsidRPr="00DB25C4">
              <w:rPr>
                <w:rFonts w:cstheme="minorHAnsi"/>
              </w:rPr>
              <w:t>Aplikasi-aplikasi</w:t>
            </w:r>
            <w:proofErr w:type="spellEnd"/>
            <w:r w:rsidRPr="00DB25C4">
              <w:rPr>
                <w:rFonts w:cstheme="minorHAnsi"/>
              </w:rPr>
              <w:t xml:space="preserve"> Digital </w:t>
            </w:r>
            <w:proofErr w:type="spellStart"/>
            <w:r w:rsidRPr="00DB25C4">
              <w:rPr>
                <w:rFonts w:cstheme="minorHAnsi"/>
              </w:rPr>
              <w:t>untuk</w:t>
            </w:r>
            <w:proofErr w:type="spellEnd"/>
            <w:r w:rsidRPr="00DB25C4">
              <w:rPr>
                <w:rFonts w:cstheme="minorHAnsi"/>
              </w:rPr>
              <w:t xml:space="preserve"> Pendidikan</w:t>
            </w:r>
          </w:p>
        </w:tc>
        <w:tc>
          <w:tcPr>
            <w:tcW w:w="1552" w:type="dxa"/>
            <w:hideMark/>
          </w:tcPr>
          <w:p w14:paraId="147CE22E" w14:textId="77777777" w:rsidR="0076297E" w:rsidRPr="00DB25C4" w:rsidRDefault="0076297E" w:rsidP="00687314">
            <w:pPr>
              <w:spacing w:after="0" w:line="240" w:lineRule="auto"/>
              <w:contextualSpacing/>
              <w:jc w:val="both"/>
              <w:rPr>
                <w:rFonts w:cstheme="minorHAnsi"/>
              </w:rPr>
            </w:pPr>
            <w:r w:rsidRPr="00DB25C4">
              <w:rPr>
                <w:rFonts w:cstheme="minorHAnsi"/>
              </w:rPr>
              <w:t xml:space="preserve">Dr. Daniel </w:t>
            </w:r>
            <w:proofErr w:type="spellStart"/>
            <w:r w:rsidRPr="00DB25C4">
              <w:rPr>
                <w:rFonts w:cstheme="minorHAnsi"/>
              </w:rPr>
              <w:t>Ginting</w:t>
            </w:r>
            <w:proofErr w:type="spellEnd"/>
          </w:p>
        </w:tc>
        <w:tc>
          <w:tcPr>
            <w:tcW w:w="1684" w:type="dxa"/>
            <w:noWrap/>
            <w:hideMark/>
          </w:tcPr>
          <w:p w14:paraId="15FDB1E4"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 </w:t>
            </w:r>
          </w:p>
        </w:tc>
        <w:tc>
          <w:tcPr>
            <w:tcW w:w="1552" w:type="dxa"/>
            <w:hideMark/>
          </w:tcPr>
          <w:p w14:paraId="409E2DA0" w14:textId="77777777" w:rsidR="0076297E" w:rsidRPr="00DB25C4" w:rsidRDefault="0076297E" w:rsidP="00687314">
            <w:pPr>
              <w:spacing w:after="0" w:line="240" w:lineRule="auto"/>
              <w:ind w:left="31"/>
              <w:contextualSpacing/>
              <w:jc w:val="both"/>
              <w:rPr>
                <w:rFonts w:cstheme="minorHAnsi"/>
              </w:rPr>
            </w:pPr>
            <w:proofErr w:type="spellStart"/>
            <w:r w:rsidRPr="00DB25C4">
              <w:rPr>
                <w:rFonts w:cstheme="minorHAnsi"/>
              </w:rPr>
              <w:t>Vincentius</w:t>
            </w:r>
            <w:proofErr w:type="spellEnd"/>
            <w:r w:rsidRPr="00DB25C4">
              <w:rPr>
                <w:rFonts w:cstheme="minorHAnsi"/>
              </w:rPr>
              <w:t xml:space="preserve"> </w:t>
            </w:r>
            <w:proofErr w:type="spellStart"/>
            <w:r w:rsidRPr="00DB25C4">
              <w:rPr>
                <w:rFonts w:cstheme="minorHAnsi"/>
              </w:rPr>
              <w:t>Valiandy</w:t>
            </w:r>
            <w:proofErr w:type="spellEnd"/>
            <w:r w:rsidRPr="00DB25C4">
              <w:rPr>
                <w:rFonts w:cstheme="minorHAnsi"/>
              </w:rPr>
              <w:t xml:space="preserve"> </w:t>
            </w:r>
            <w:proofErr w:type="spellStart"/>
            <w:r w:rsidRPr="00DB25C4">
              <w:rPr>
                <w:rFonts w:cstheme="minorHAnsi"/>
              </w:rPr>
              <w:t>Jiuangga</w:t>
            </w:r>
            <w:proofErr w:type="spellEnd"/>
            <w:r w:rsidRPr="00DB25C4">
              <w:rPr>
                <w:rFonts w:cstheme="minorHAnsi"/>
              </w:rPr>
              <w:t xml:space="preserve">, </w:t>
            </w:r>
            <w:proofErr w:type="spellStart"/>
            <w:proofErr w:type="gramStart"/>
            <w:r w:rsidRPr="00DB25C4">
              <w:rPr>
                <w:rFonts w:cstheme="minorHAnsi"/>
              </w:rPr>
              <w:t>S.Kom</w:t>
            </w:r>
            <w:proofErr w:type="spellEnd"/>
            <w:proofErr w:type="gramEnd"/>
            <w:r w:rsidRPr="00DB25C4">
              <w:rPr>
                <w:rFonts w:cstheme="minorHAnsi"/>
              </w:rPr>
              <w:t>., MTCSOL</w:t>
            </w:r>
          </w:p>
        </w:tc>
        <w:tc>
          <w:tcPr>
            <w:tcW w:w="1565" w:type="dxa"/>
            <w:noWrap/>
            <w:hideMark/>
          </w:tcPr>
          <w:p w14:paraId="0F493D01" w14:textId="77777777" w:rsidR="0076297E" w:rsidRPr="00DB25C4" w:rsidRDefault="0076297E" w:rsidP="00687314">
            <w:pPr>
              <w:spacing w:after="0" w:line="240" w:lineRule="auto"/>
              <w:contextualSpacing/>
              <w:jc w:val="both"/>
              <w:rPr>
                <w:rFonts w:cstheme="minorHAnsi"/>
              </w:rPr>
            </w:pPr>
          </w:p>
        </w:tc>
      </w:tr>
      <w:tr w:rsidR="0076297E" w:rsidRPr="00DB25C4" w14:paraId="31878C80" w14:textId="77777777" w:rsidTr="00162F42">
        <w:trPr>
          <w:trHeight w:val="1725"/>
        </w:trPr>
        <w:tc>
          <w:tcPr>
            <w:tcW w:w="759" w:type="dxa"/>
            <w:noWrap/>
            <w:hideMark/>
          </w:tcPr>
          <w:p w14:paraId="6AA0BA68" w14:textId="77777777" w:rsidR="0076297E" w:rsidRPr="00DB25C4" w:rsidRDefault="0076297E" w:rsidP="00687314">
            <w:pPr>
              <w:spacing w:after="0" w:line="240" w:lineRule="auto"/>
              <w:contextualSpacing/>
              <w:jc w:val="both"/>
              <w:rPr>
                <w:rFonts w:cstheme="minorHAnsi"/>
              </w:rPr>
            </w:pPr>
            <w:r w:rsidRPr="00DB25C4">
              <w:rPr>
                <w:rFonts w:cstheme="minorHAnsi"/>
              </w:rPr>
              <w:t>4</w:t>
            </w:r>
          </w:p>
        </w:tc>
        <w:tc>
          <w:tcPr>
            <w:tcW w:w="1904" w:type="dxa"/>
            <w:hideMark/>
          </w:tcPr>
          <w:p w14:paraId="331C1FD1" w14:textId="77777777" w:rsidR="0076297E" w:rsidRPr="00DB25C4" w:rsidRDefault="0076297E" w:rsidP="00687314">
            <w:pPr>
              <w:spacing w:after="0" w:line="240" w:lineRule="auto"/>
              <w:contextualSpacing/>
              <w:jc w:val="both"/>
              <w:rPr>
                <w:rFonts w:cstheme="minorHAnsi"/>
              </w:rPr>
            </w:pPr>
            <w:proofErr w:type="spellStart"/>
            <w:r w:rsidRPr="00DB25C4">
              <w:rPr>
                <w:rFonts w:cstheme="minorHAnsi"/>
              </w:rPr>
              <w:t>Pelatihan</w:t>
            </w:r>
            <w:proofErr w:type="spellEnd"/>
            <w:r w:rsidRPr="00DB25C4">
              <w:rPr>
                <w:rFonts w:cstheme="minorHAnsi"/>
              </w:rPr>
              <w:t xml:space="preserve"> </w:t>
            </w:r>
            <w:proofErr w:type="spellStart"/>
            <w:r w:rsidRPr="00DB25C4">
              <w:rPr>
                <w:rFonts w:cstheme="minorHAnsi"/>
              </w:rPr>
              <w:t>Pembuatan</w:t>
            </w:r>
            <w:proofErr w:type="spellEnd"/>
            <w:r w:rsidRPr="00DB25C4">
              <w:rPr>
                <w:rFonts w:cstheme="minorHAnsi"/>
              </w:rPr>
              <w:t xml:space="preserve"> Media </w:t>
            </w:r>
            <w:proofErr w:type="spellStart"/>
            <w:r w:rsidRPr="00DB25C4">
              <w:rPr>
                <w:rFonts w:cstheme="minorHAnsi"/>
              </w:rPr>
              <w:t>Pembelajaran</w:t>
            </w:r>
            <w:proofErr w:type="spellEnd"/>
            <w:r w:rsidRPr="00DB25C4">
              <w:rPr>
                <w:rFonts w:cstheme="minorHAnsi"/>
              </w:rPr>
              <w:t xml:space="preserve"> </w:t>
            </w:r>
            <w:proofErr w:type="spellStart"/>
            <w:r w:rsidRPr="00DB25C4">
              <w:rPr>
                <w:rFonts w:cstheme="minorHAnsi"/>
              </w:rPr>
              <w:t>Interaktif</w:t>
            </w:r>
            <w:proofErr w:type="spellEnd"/>
            <w:r w:rsidRPr="00DB25C4">
              <w:rPr>
                <w:rFonts w:cstheme="minorHAnsi"/>
              </w:rPr>
              <w:t xml:space="preserve"> di SD Kristen Elim Malang</w:t>
            </w:r>
          </w:p>
        </w:tc>
        <w:tc>
          <w:tcPr>
            <w:tcW w:w="1552" w:type="dxa"/>
            <w:hideMark/>
          </w:tcPr>
          <w:p w14:paraId="58FD6E50" w14:textId="77777777" w:rsidR="0076297E" w:rsidRPr="00DB25C4" w:rsidRDefault="0076297E" w:rsidP="00687314">
            <w:pPr>
              <w:spacing w:after="0" w:line="240" w:lineRule="auto"/>
              <w:contextualSpacing/>
              <w:jc w:val="both"/>
              <w:rPr>
                <w:rFonts w:cstheme="minorHAnsi"/>
              </w:rPr>
            </w:pPr>
            <w:r w:rsidRPr="00DB25C4">
              <w:rPr>
                <w:rFonts w:cstheme="minorHAnsi"/>
              </w:rPr>
              <w:t xml:space="preserve">Dhatu </w:t>
            </w:r>
            <w:proofErr w:type="spellStart"/>
            <w:r w:rsidRPr="00DB25C4">
              <w:rPr>
                <w:rFonts w:cstheme="minorHAnsi"/>
              </w:rPr>
              <w:t>Sitaresmi</w:t>
            </w:r>
            <w:proofErr w:type="spellEnd"/>
            <w:r w:rsidRPr="00DB25C4">
              <w:rPr>
                <w:rFonts w:cstheme="minorHAnsi"/>
              </w:rPr>
              <w:t xml:space="preserve"> S.S., MTCSOL</w:t>
            </w:r>
          </w:p>
        </w:tc>
        <w:tc>
          <w:tcPr>
            <w:tcW w:w="1684" w:type="dxa"/>
            <w:hideMark/>
          </w:tcPr>
          <w:p w14:paraId="0D7DE7A8" w14:textId="77777777" w:rsidR="0076297E" w:rsidRPr="00DB25C4" w:rsidRDefault="0076297E" w:rsidP="00687314">
            <w:pPr>
              <w:spacing w:after="0" w:line="240" w:lineRule="auto"/>
              <w:contextualSpacing/>
              <w:jc w:val="both"/>
              <w:rPr>
                <w:rFonts w:cstheme="minorHAnsi"/>
              </w:rPr>
            </w:pPr>
            <w:r w:rsidRPr="00DB25C4">
              <w:rPr>
                <w:rFonts w:cstheme="minorHAnsi"/>
              </w:rPr>
              <w:t>Teaching Chinese to Speaker of Other Languages</w:t>
            </w:r>
          </w:p>
        </w:tc>
        <w:tc>
          <w:tcPr>
            <w:tcW w:w="1552" w:type="dxa"/>
            <w:hideMark/>
          </w:tcPr>
          <w:p w14:paraId="322CBD6C" w14:textId="77777777" w:rsidR="0076297E" w:rsidRPr="00DB25C4" w:rsidRDefault="0076297E" w:rsidP="00687314">
            <w:pPr>
              <w:spacing w:after="0" w:line="240" w:lineRule="auto"/>
              <w:ind w:left="31"/>
              <w:contextualSpacing/>
              <w:jc w:val="both"/>
              <w:rPr>
                <w:rFonts w:cstheme="minorHAnsi"/>
              </w:rPr>
            </w:pPr>
            <w:proofErr w:type="spellStart"/>
            <w:r w:rsidRPr="00DB25C4">
              <w:rPr>
                <w:rFonts w:cstheme="minorHAnsi"/>
              </w:rPr>
              <w:t>Vincentius</w:t>
            </w:r>
            <w:proofErr w:type="spellEnd"/>
            <w:r w:rsidRPr="00DB25C4">
              <w:rPr>
                <w:rFonts w:cstheme="minorHAnsi"/>
              </w:rPr>
              <w:t xml:space="preserve"> </w:t>
            </w:r>
            <w:proofErr w:type="spellStart"/>
            <w:r w:rsidRPr="00DB25C4">
              <w:rPr>
                <w:rFonts w:cstheme="minorHAnsi"/>
              </w:rPr>
              <w:t>Valiandy</w:t>
            </w:r>
            <w:proofErr w:type="spellEnd"/>
            <w:r w:rsidRPr="00DB25C4">
              <w:rPr>
                <w:rFonts w:cstheme="minorHAnsi"/>
              </w:rPr>
              <w:t xml:space="preserve"> </w:t>
            </w:r>
            <w:proofErr w:type="spellStart"/>
            <w:r w:rsidRPr="00DB25C4">
              <w:rPr>
                <w:rFonts w:cstheme="minorHAnsi"/>
              </w:rPr>
              <w:t>Jiuangga</w:t>
            </w:r>
            <w:proofErr w:type="spellEnd"/>
            <w:r w:rsidRPr="00DB25C4">
              <w:rPr>
                <w:rFonts w:cstheme="minorHAnsi"/>
              </w:rPr>
              <w:t xml:space="preserve">, </w:t>
            </w:r>
            <w:proofErr w:type="spellStart"/>
            <w:proofErr w:type="gramStart"/>
            <w:r w:rsidRPr="00DB25C4">
              <w:rPr>
                <w:rFonts w:cstheme="minorHAnsi"/>
              </w:rPr>
              <w:t>S.Kom</w:t>
            </w:r>
            <w:proofErr w:type="spellEnd"/>
            <w:proofErr w:type="gramEnd"/>
            <w:r w:rsidRPr="00DB25C4">
              <w:rPr>
                <w:rFonts w:cstheme="minorHAnsi"/>
              </w:rPr>
              <w:t>., MTCSOL</w:t>
            </w:r>
          </w:p>
        </w:tc>
        <w:tc>
          <w:tcPr>
            <w:tcW w:w="1565" w:type="dxa"/>
            <w:noWrap/>
            <w:hideMark/>
          </w:tcPr>
          <w:p w14:paraId="796BA435" w14:textId="77777777" w:rsidR="0076297E" w:rsidRPr="00DB25C4" w:rsidRDefault="0076297E" w:rsidP="00687314">
            <w:pPr>
              <w:spacing w:after="0" w:line="240" w:lineRule="auto"/>
              <w:ind w:left="270"/>
              <w:contextualSpacing/>
              <w:jc w:val="both"/>
              <w:rPr>
                <w:rFonts w:cstheme="minorHAnsi"/>
              </w:rPr>
            </w:pP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ada</w:t>
            </w:r>
            <w:proofErr w:type="spellEnd"/>
          </w:p>
        </w:tc>
      </w:tr>
      <w:tr w:rsidR="0076297E" w:rsidRPr="00DB25C4" w14:paraId="3E9379EE" w14:textId="77777777" w:rsidTr="00162F42">
        <w:trPr>
          <w:trHeight w:val="2070"/>
        </w:trPr>
        <w:tc>
          <w:tcPr>
            <w:tcW w:w="759" w:type="dxa"/>
            <w:noWrap/>
            <w:hideMark/>
          </w:tcPr>
          <w:p w14:paraId="3825DF18" w14:textId="77777777" w:rsidR="0076297E" w:rsidRPr="00DB25C4" w:rsidRDefault="0076297E" w:rsidP="00687314">
            <w:pPr>
              <w:spacing w:after="0" w:line="240" w:lineRule="auto"/>
              <w:contextualSpacing/>
              <w:jc w:val="both"/>
              <w:rPr>
                <w:rFonts w:cstheme="minorHAnsi"/>
              </w:rPr>
            </w:pPr>
            <w:r w:rsidRPr="00DB25C4">
              <w:rPr>
                <w:rFonts w:cstheme="minorHAnsi"/>
              </w:rPr>
              <w:t>5</w:t>
            </w:r>
          </w:p>
        </w:tc>
        <w:tc>
          <w:tcPr>
            <w:tcW w:w="1904" w:type="dxa"/>
            <w:hideMark/>
          </w:tcPr>
          <w:p w14:paraId="1FEC7855" w14:textId="77777777" w:rsidR="0076297E" w:rsidRPr="00DB25C4" w:rsidRDefault="0076297E" w:rsidP="00687314">
            <w:pPr>
              <w:spacing w:after="0" w:line="240" w:lineRule="auto"/>
              <w:contextualSpacing/>
              <w:jc w:val="both"/>
              <w:rPr>
                <w:rFonts w:cstheme="minorHAnsi"/>
              </w:rPr>
            </w:pPr>
            <w:proofErr w:type="spellStart"/>
            <w:r w:rsidRPr="00DB25C4">
              <w:rPr>
                <w:rFonts w:cstheme="minorHAnsi"/>
              </w:rPr>
              <w:t>Inisiasi</w:t>
            </w:r>
            <w:proofErr w:type="spellEnd"/>
            <w:r w:rsidRPr="00DB25C4">
              <w:rPr>
                <w:rFonts w:cstheme="minorHAnsi"/>
              </w:rPr>
              <w:t xml:space="preserve"> dan </w:t>
            </w:r>
            <w:proofErr w:type="spellStart"/>
            <w:r w:rsidRPr="00DB25C4">
              <w:rPr>
                <w:rFonts w:cstheme="minorHAnsi"/>
              </w:rPr>
              <w:t>Pendampingan</w:t>
            </w:r>
            <w:proofErr w:type="spellEnd"/>
            <w:r w:rsidRPr="00DB25C4">
              <w:rPr>
                <w:rFonts w:cstheme="minorHAnsi"/>
              </w:rPr>
              <w:t xml:space="preserve"> </w:t>
            </w:r>
            <w:proofErr w:type="spellStart"/>
            <w:r w:rsidRPr="00DB25C4">
              <w:rPr>
                <w:rFonts w:cstheme="minorHAnsi"/>
              </w:rPr>
              <w:t>Klinik</w:t>
            </w:r>
            <w:proofErr w:type="spellEnd"/>
            <w:r w:rsidRPr="00DB25C4">
              <w:rPr>
                <w:rFonts w:cstheme="minorHAnsi"/>
              </w:rPr>
              <w:t xml:space="preserve"> Usaha </w:t>
            </w:r>
            <w:proofErr w:type="spellStart"/>
            <w:r w:rsidRPr="00DB25C4">
              <w:rPr>
                <w:rFonts w:cstheme="minorHAnsi"/>
              </w:rPr>
              <w:t>Bagi</w:t>
            </w:r>
            <w:proofErr w:type="spellEnd"/>
            <w:r w:rsidRPr="00DB25C4">
              <w:rPr>
                <w:rFonts w:cstheme="minorHAnsi"/>
              </w:rPr>
              <w:t xml:space="preserve"> </w:t>
            </w:r>
            <w:proofErr w:type="spellStart"/>
            <w:r w:rsidRPr="00DB25C4">
              <w:rPr>
                <w:rFonts w:cstheme="minorHAnsi"/>
              </w:rPr>
              <w:t>Pelaku</w:t>
            </w:r>
            <w:proofErr w:type="spellEnd"/>
            <w:r w:rsidRPr="00DB25C4">
              <w:rPr>
                <w:rFonts w:cstheme="minorHAnsi"/>
              </w:rPr>
              <w:t xml:space="preserve"> Usaha </w:t>
            </w:r>
            <w:proofErr w:type="spellStart"/>
            <w:r w:rsidRPr="00DB25C4">
              <w:rPr>
                <w:rFonts w:cstheme="minorHAnsi"/>
              </w:rPr>
              <w:t>Mikro</w:t>
            </w:r>
            <w:proofErr w:type="spellEnd"/>
            <w:r w:rsidRPr="00DB25C4">
              <w:rPr>
                <w:rFonts w:cstheme="minorHAnsi"/>
              </w:rPr>
              <w:t xml:space="preserve"> Kecil </w:t>
            </w:r>
            <w:proofErr w:type="spellStart"/>
            <w:r w:rsidRPr="00DB25C4">
              <w:rPr>
                <w:rFonts w:cstheme="minorHAnsi"/>
              </w:rPr>
              <w:t>Menengah</w:t>
            </w:r>
            <w:proofErr w:type="spellEnd"/>
            <w:r w:rsidRPr="00DB25C4">
              <w:rPr>
                <w:rFonts w:cstheme="minorHAnsi"/>
              </w:rPr>
              <w:t xml:space="preserve"> di </w:t>
            </w:r>
            <w:proofErr w:type="spellStart"/>
            <w:r w:rsidRPr="00DB25C4">
              <w:rPr>
                <w:rFonts w:cstheme="minorHAnsi"/>
              </w:rPr>
              <w:t>Desa</w:t>
            </w:r>
            <w:proofErr w:type="spellEnd"/>
            <w:r w:rsidRPr="00DB25C4">
              <w:rPr>
                <w:rFonts w:cstheme="minorHAnsi"/>
              </w:rPr>
              <w:t xml:space="preserve"> </w:t>
            </w:r>
            <w:proofErr w:type="spellStart"/>
            <w:r w:rsidRPr="00DB25C4">
              <w:rPr>
                <w:rFonts w:cstheme="minorHAnsi"/>
              </w:rPr>
              <w:t>Kucur</w:t>
            </w:r>
            <w:proofErr w:type="spellEnd"/>
            <w:r w:rsidRPr="00DB25C4">
              <w:rPr>
                <w:rFonts w:cstheme="minorHAnsi"/>
              </w:rPr>
              <w:t xml:space="preserve"> </w:t>
            </w:r>
          </w:p>
        </w:tc>
        <w:tc>
          <w:tcPr>
            <w:tcW w:w="1552" w:type="dxa"/>
            <w:hideMark/>
          </w:tcPr>
          <w:p w14:paraId="4DD11BD6" w14:textId="77777777" w:rsidR="0076297E" w:rsidRPr="00DB25C4" w:rsidRDefault="0076297E" w:rsidP="00687314">
            <w:pPr>
              <w:spacing w:after="0" w:line="240" w:lineRule="auto"/>
              <w:contextualSpacing/>
              <w:rPr>
                <w:rFonts w:cstheme="minorHAnsi"/>
              </w:rPr>
            </w:pPr>
            <w:proofErr w:type="spellStart"/>
            <w:r w:rsidRPr="00DB25C4">
              <w:rPr>
                <w:rFonts w:cstheme="minorHAnsi"/>
              </w:rPr>
              <w:t>Rino</w:t>
            </w:r>
            <w:proofErr w:type="spellEnd"/>
            <w:r w:rsidRPr="00DB25C4">
              <w:rPr>
                <w:rFonts w:cstheme="minorHAnsi"/>
              </w:rPr>
              <w:t xml:space="preserve"> Tam </w:t>
            </w:r>
            <w:proofErr w:type="spellStart"/>
            <w:r w:rsidRPr="00DB25C4">
              <w:rPr>
                <w:rFonts w:cstheme="minorHAnsi"/>
              </w:rPr>
              <w:t>Cahyadi</w:t>
            </w:r>
            <w:proofErr w:type="spellEnd"/>
          </w:p>
        </w:tc>
        <w:tc>
          <w:tcPr>
            <w:tcW w:w="1684" w:type="dxa"/>
            <w:noWrap/>
            <w:hideMark/>
          </w:tcPr>
          <w:p w14:paraId="6A25BB1A"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 </w:t>
            </w:r>
          </w:p>
        </w:tc>
        <w:tc>
          <w:tcPr>
            <w:tcW w:w="1552" w:type="dxa"/>
            <w:hideMark/>
          </w:tcPr>
          <w:p w14:paraId="4487D6E5" w14:textId="77777777" w:rsidR="0076297E" w:rsidRPr="00DB25C4" w:rsidRDefault="0076297E" w:rsidP="00687314">
            <w:pPr>
              <w:spacing w:after="0" w:line="240" w:lineRule="auto"/>
              <w:ind w:left="31"/>
              <w:contextualSpacing/>
              <w:jc w:val="both"/>
              <w:rPr>
                <w:rFonts w:cstheme="minorHAnsi"/>
              </w:rPr>
            </w:pPr>
            <w:proofErr w:type="spellStart"/>
            <w:r w:rsidRPr="00DB25C4">
              <w:rPr>
                <w:rFonts w:cstheme="minorHAnsi"/>
              </w:rPr>
              <w:t>Yohanna</w:t>
            </w:r>
            <w:proofErr w:type="spellEnd"/>
            <w:r w:rsidRPr="00DB25C4">
              <w:rPr>
                <w:rFonts w:cstheme="minorHAnsi"/>
              </w:rPr>
              <w:t xml:space="preserve"> </w:t>
            </w:r>
            <w:proofErr w:type="spellStart"/>
            <w:r w:rsidRPr="00DB25C4">
              <w:rPr>
                <w:rFonts w:cstheme="minorHAnsi"/>
              </w:rPr>
              <w:t>Nirmalasari</w:t>
            </w:r>
            <w:proofErr w:type="spellEnd"/>
            <w:r w:rsidRPr="00DB25C4">
              <w:rPr>
                <w:rFonts w:cstheme="minorHAnsi"/>
              </w:rPr>
              <w:t xml:space="preserve">, </w:t>
            </w:r>
            <w:proofErr w:type="spellStart"/>
            <w:r w:rsidRPr="00DB25C4">
              <w:rPr>
                <w:rFonts w:cstheme="minorHAnsi"/>
              </w:rPr>
              <w:t>S.Pd</w:t>
            </w:r>
            <w:proofErr w:type="spellEnd"/>
            <w:r w:rsidRPr="00DB25C4">
              <w:rPr>
                <w:rFonts w:cstheme="minorHAnsi"/>
              </w:rPr>
              <w:t xml:space="preserve">., </w:t>
            </w:r>
            <w:proofErr w:type="spellStart"/>
            <w:r w:rsidRPr="00DB25C4">
              <w:rPr>
                <w:rFonts w:cstheme="minorHAnsi"/>
              </w:rPr>
              <w:t>M.Pd</w:t>
            </w:r>
            <w:proofErr w:type="spellEnd"/>
            <w:r w:rsidRPr="00DB25C4">
              <w:rPr>
                <w:rFonts w:cstheme="minorHAnsi"/>
              </w:rPr>
              <w:t>.</w:t>
            </w:r>
          </w:p>
        </w:tc>
        <w:tc>
          <w:tcPr>
            <w:tcW w:w="1565" w:type="dxa"/>
            <w:noWrap/>
            <w:hideMark/>
          </w:tcPr>
          <w:p w14:paraId="2A4BF219"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 </w:t>
            </w:r>
          </w:p>
        </w:tc>
      </w:tr>
      <w:tr w:rsidR="0076297E" w:rsidRPr="00DB25C4" w14:paraId="188A1CB8" w14:textId="77777777" w:rsidTr="00162F42">
        <w:trPr>
          <w:trHeight w:val="450"/>
        </w:trPr>
        <w:tc>
          <w:tcPr>
            <w:tcW w:w="4215" w:type="dxa"/>
            <w:gridSpan w:val="3"/>
            <w:hideMark/>
          </w:tcPr>
          <w:p w14:paraId="3AB978ED" w14:textId="77777777" w:rsidR="0076297E" w:rsidRPr="00DB25C4" w:rsidRDefault="0076297E" w:rsidP="00687314">
            <w:pPr>
              <w:spacing w:after="0" w:line="240" w:lineRule="auto"/>
              <w:ind w:left="270"/>
              <w:contextualSpacing/>
              <w:jc w:val="both"/>
              <w:rPr>
                <w:rFonts w:cstheme="minorHAnsi"/>
              </w:rPr>
            </w:pP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judul</w:t>
            </w:r>
            <w:proofErr w:type="spellEnd"/>
            <w:r w:rsidRPr="00DB25C4">
              <w:rPr>
                <w:rFonts w:cstheme="minorHAnsi"/>
              </w:rPr>
              <w:t xml:space="preserve"> </w:t>
            </w:r>
            <w:proofErr w:type="spellStart"/>
            <w:r w:rsidRPr="00DB25C4">
              <w:rPr>
                <w:rFonts w:cstheme="minorHAnsi"/>
              </w:rPr>
              <w:t>PkM</w:t>
            </w:r>
            <w:proofErr w:type="spellEnd"/>
            <w:r w:rsidRPr="00DB25C4">
              <w:rPr>
                <w:rFonts w:cstheme="minorHAnsi"/>
              </w:rPr>
              <w:t xml:space="preserve"> di TS-</w:t>
            </w:r>
            <w:proofErr w:type="gramStart"/>
            <w:r w:rsidRPr="00DB25C4">
              <w:rPr>
                <w:rFonts w:cstheme="minorHAnsi"/>
              </w:rPr>
              <w:t>1 :</w:t>
            </w:r>
            <w:proofErr w:type="gramEnd"/>
            <w:r w:rsidRPr="00DB25C4">
              <w:rPr>
                <w:rFonts w:cstheme="minorHAnsi"/>
              </w:rPr>
              <w:t xml:space="preserve"> 5</w:t>
            </w:r>
          </w:p>
        </w:tc>
        <w:tc>
          <w:tcPr>
            <w:tcW w:w="1684" w:type="dxa"/>
            <w:noWrap/>
            <w:hideMark/>
          </w:tcPr>
          <w:p w14:paraId="7860F14A"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 </w:t>
            </w:r>
          </w:p>
        </w:tc>
        <w:tc>
          <w:tcPr>
            <w:tcW w:w="1552" w:type="dxa"/>
            <w:noWrap/>
            <w:hideMark/>
          </w:tcPr>
          <w:p w14:paraId="3A1591E1"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 </w:t>
            </w:r>
          </w:p>
        </w:tc>
        <w:tc>
          <w:tcPr>
            <w:tcW w:w="1565" w:type="dxa"/>
            <w:noWrap/>
            <w:hideMark/>
          </w:tcPr>
          <w:p w14:paraId="688A3117"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 </w:t>
            </w:r>
          </w:p>
        </w:tc>
      </w:tr>
      <w:tr w:rsidR="0076297E" w:rsidRPr="00DB25C4" w14:paraId="1417AFFF" w14:textId="77777777" w:rsidTr="00162F42">
        <w:trPr>
          <w:trHeight w:val="300"/>
        </w:trPr>
        <w:tc>
          <w:tcPr>
            <w:tcW w:w="9016" w:type="dxa"/>
            <w:gridSpan w:val="6"/>
            <w:noWrap/>
            <w:hideMark/>
          </w:tcPr>
          <w:p w14:paraId="057C7EC3" w14:textId="77777777" w:rsidR="0076297E" w:rsidRPr="00DB25C4" w:rsidRDefault="0076297E" w:rsidP="00687314">
            <w:pPr>
              <w:spacing w:after="0" w:line="240" w:lineRule="auto"/>
              <w:ind w:left="270"/>
              <w:contextualSpacing/>
              <w:jc w:val="both"/>
              <w:rPr>
                <w:rFonts w:cstheme="minorHAnsi"/>
              </w:rPr>
            </w:pPr>
          </w:p>
        </w:tc>
      </w:tr>
      <w:tr w:rsidR="0076297E" w:rsidRPr="00DB25C4" w14:paraId="1C78490C" w14:textId="77777777" w:rsidTr="00162F42">
        <w:trPr>
          <w:trHeight w:val="305"/>
        </w:trPr>
        <w:tc>
          <w:tcPr>
            <w:tcW w:w="9016" w:type="dxa"/>
            <w:gridSpan w:val="6"/>
            <w:noWrap/>
            <w:hideMark/>
          </w:tcPr>
          <w:p w14:paraId="6BC7831B"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TS-</w:t>
            </w:r>
            <w:proofErr w:type="gramStart"/>
            <w:r w:rsidRPr="00DB25C4">
              <w:rPr>
                <w:rFonts w:cstheme="minorHAnsi"/>
              </w:rPr>
              <w:t>2 :</w:t>
            </w:r>
            <w:proofErr w:type="gramEnd"/>
            <w:r w:rsidRPr="00DB25C4">
              <w:rPr>
                <w:rFonts w:cstheme="minorHAnsi"/>
              </w:rPr>
              <w:t xml:space="preserve"> (2020)</w:t>
            </w:r>
          </w:p>
          <w:p w14:paraId="5FFD88DC"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 </w:t>
            </w:r>
          </w:p>
        </w:tc>
      </w:tr>
      <w:tr w:rsidR="0076297E" w:rsidRPr="00DB25C4" w14:paraId="369DE3CA" w14:textId="77777777" w:rsidTr="00162F42">
        <w:trPr>
          <w:trHeight w:val="2115"/>
        </w:trPr>
        <w:tc>
          <w:tcPr>
            <w:tcW w:w="759" w:type="dxa"/>
            <w:noWrap/>
            <w:hideMark/>
          </w:tcPr>
          <w:p w14:paraId="4D972521" w14:textId="77777777" w:rsidR="0076297E" w:rsidRPr="00DB25C4" w:rsidRDefault="0076297E" w:rsidP="00687314">
            <w:pPr>
              <w:spacing w:after="0" w:line="240" w:lineRule="auto"/>
              <w:ind w:left="-30"/>
              <w:contextualSpacing/>
              <w:jc w:val="both"/>
              <w:rPr>
                <w:rFonts w:cstheme="minorHAnsi"/>
              </w:rPr>
            </w:pPr>
            <w:r w:rsidRPr="00DB25C4">
              <w:rPr>
                <w:rFonts w:cstheme="minorHAnsi"/>
              </w:rPr>
              <w:t>1</w:t>
            </w:r>
          </w:p>
        </w:tc>
        <w:tc>
          <w:tcPr>
            <w:tcW w:w="1904" w:type="dxa"/>
            <w:hideMark/>
          </w:tcPr>
          <w:p w14:paraId="3A783FAD" w14:textId="77777777" w:rsidR="0076297E" w:rsidRPr="00DB25C4" w:rsidRDefault="0076297E" w:rsidP="00687314">
            <w:pPr>
              <w:spacing w:after="0" w:line="240" w:lineRule="auto"/>
              <w:contextualSpacing/>
              <w:rPr>
                <w:rFonts w:cstheme="minorHAnsi"/>
              </w:rPr>
            </w:pPr>
            <w:proofErr w:type="spellStart"/>
            <w:r w:rsidRPr="00DB25C4">
              <w:rPr>
                <w:rFonts w:cstheme="minorHAnsi"/>
              </w:rPr>
              <w:t>IbDM</w:t>
            </w:r>
            <w:proofErr w:type="spellEnd"/>
            <w:r w:rsidRPr="00DB25C4">
              <w:rPr>
                <w:rFonts w:cstheme="minorHAnsi"/>
              </w:rPr>
              <w:t xml:space="preserve"> </w:t>
            </w:r>
            <w:proofErr w:type="spellStart"/>
            <w:r w:rsidRPr="00DB25C4">
              <w:rPr>
                <w:rFonts w:cstheme="minorHAnsi"/>
              </w:rPr>
              <w:t>Implementasi</w:t>
            </w:r>
            <w:proofErr w:type="spellEnd"/>
            <w:r w:rsidRPr="00DB25C4">
              <w:rPr>
                <w:rFonts w:cstheme="minorHAnsi"/>
              </w:rPr>
              <w:t xml:space="preserve"> Thematic Unit Lessons </w:t>
            </w:r>
            <w:proofErr w:type="spellStart"/>
            <w:r w:rsidRPr="00DB25C4">
              <w:rPr>
                <w:rFonts w:cstheme="minorHAnsi"/>
              </w:rPr>
              <w:t>Untuk</w:t>
            </w:r>
            <w:proofErr w:type="spellEnd"/>
            <w:r w:rsidRPr="00DB25C4">
              <w:rPr>
                <w:rFonts w:cstheme="minorHAnsi"/>
              </w:rPr>
              <w:t xml:space="preserve"> </w:t>
            </w:r>
            <w:proofErr w:type="spellStart"/>
            <w:r w:rsidRPr="00DB25C4">
              <w:rPr>
                <w:rFonts w:cstheme="minorHAnsi"/>
              </w:rPr>
              <w:t>Siswa</w:t>
            </w:r>
            <w:proofErr w:type="spellEnd"/>
            <w:r w:rsidRPr="00DB25C4">
              <w:rPr>
                <w:rFonts w:cstheme="minorHAnsi"/>
              </w:rPr>
              <w:t xml:space="preserve"> TK Dharma Wanita </w:t>
            </w:r>
            <w:proofErr w:type="spellStart"/>
            <w:r w:rsidRPr="00DB25C4">
              <w:rPr>
                <w:rFonts w:cstheme="minorHAnsi"/>
              </w:rPr>
              <w:t>Persatuan</w:t>
            </w:r>
            <w:proofErr w:type="spellEnd"/>
            <w:r w:rsidRPr="00DB25C4">
              <w:rPr>
                <w:rFonts w:cstheme="minorHAnsi"/>
              </w:rPr>
              <w:t xml:space="preserve"> 1 </w:t>
            </w:r>
            <w:proofErr w:type="spellStart"/>
            <w:r w:rsidRPr="00DB25C4">
              <w:rPr>
                <w:rFonts w:cstheme="minorHAnsi"/>
              </w:rPr>
              <w:t>Desa</w:t>
            </w:r>
            <w:proofErr w:type="spellEnd"/>
            <w:r w:rsidRPr="00DB25C4">
              <w:rPr>
                <w:rFonts w:cstheme="minorHAnsi"/>
              </w:rPr>
              <w:t xml:space="preserve"> </w:t>
            </w:r>
            <w:proofErr w:type="spellStart"/>
            <w:r w:rsidRPr="00DB25C4">
              <w:rPr>
                <w:rFonts w:cstheme="minorHAnsi"/>
              </w:rPr>
              <w:t>Sumbersekar</w:t>
            </w:r>
            <w:proofErr w:type="spellEnd"/>
            <w:r w:rsidRPr="00DB25C4">
              <w:rPr>
                <w:rFonts w:cstheme="minorHAnsi"/>
              </w:rPr>
              <w:t xml:space="preserve">  </w:t>
            </w:r>
          </w:p>
        </w:tc>
        <w:tc>
          <w:tcPr>
            <w:tcW w:w="1552" w:type="dxa"/>
            <w:hideMark/>
          </w:tcPr>
          <w:p w14:paraId="322F9DC6" w14:textId="77777777" w:rsidR="0076297E" w:rsidRPr="00DB25C4" w:rsidRDefault="0076297E" w:rsidP="00687314">
            <w:pPr>
              <w:spacing w:after="0" w:line="240" w:lineRule="auto"/>
              <w:contextualSpacing/>
              <w:rPr>
                <w:rFonts w:cstheme="minorHAnsi"/>
              </w:rPr>
            </w:pPr>
            <w:proofErr w:type="spellStart"/>
            <w:r w:rsidRPr="00DB25C4">
              <w:rPr>
                <w:rFonts w:cstheme="minorHAnsi"/>
              </w:rPr>
              <w:t>Lilis</w:t>
            </w:r>
            <w:proofErr w:type="spellEnd"/>
            <w:r w:rsidRPr="00DB25C4">
              <w:rPr>
                <w:rFonts w:cstheme="minorHAnsi"/>
              </w:rPr>
              <w:t xml:space="preserve"> Lestari </w:t>
            </w:r>
            <w:proofErr w:type="spellStart"/>
            <w:r w:rsidRPr="00DB25C4">
              <w:rPr>
                <w:rFonts w:cstheme="minorHAnsi"/>
              </w:rPr>
              <w:t>Wilujeng</w:t>
            </w:r>
            <w:proofErr w:type="spellEnd"/>
          </w:p>
        </w:tc>
        <w:tc>
          <w:tcPr>
            <w:tcW w:w="1684" w:type="dxa"/>
            <w:noWrap/>
            <w:hideMark/>
          </w:tcPr>
          <w:p w14:paraId="67C48B2C"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 </w:t>
            </w:r>
          </w:p>
        </w:tc>
        <w:tc>
          <w:tcPr>
            <w:tcW w:w="1552" w:type="dxa"/>
            <w:hideMark/>
          </w:tcPr>
          <w:p w14:paraId="7A1BF371" w14:textId="77777777" w:rsidR="0076297E" w:rsidRPr="00DB25C4" w:rsidRDefault="0076297E" w:rsidP="00687314">
            <w:pPr>
              <w:spacing w:after="0" w:line="240" w:lineRule="auto"/>
              <w:contextualSpacing/>
              <w:jc w:val="both"/>
              <w:rPr>
                <w:rFonts w:cstheme="minorHAnsi"/>
              </w:rPr>
            </w:pPr>
            <w:proofErr w:type="spellStart"/>
            <w:r w:rsidRPr="00DB25C4">
              <w:rPr>
                <w:rFonts w:cstheme="minorHAnsi"/>
              </w:rPr>
              <w:t>Yohanna</w:t>
            </w:r>
            <w:proofErr w:type="spellEnd"/>
            <w:r w:rsidRPr="00DB25C4">
              <w:rPr>
                <w:rFonts w:cstheme="minorHAnsi"/>
              </w:rPr>
              <w:t xml:space="preserve"> </w:t>
            </w:r>
            <w:proofErr w:type="spellStart"/>
            <w:r w:rsidRPr="00DB25C4">
              <w:rPr>
                <w:rFonts w:cstheme="minorHAnsi"/>
              </w:rPr>
              <w:t>Nirmalasari</w:t>
            </w:r>
            <w:proofErr w:type="spellEnd"/>
            <w:r w:rsidRPr="00DB25C4">
              <w:rPr>
                <w:rFonts w:cstheme="minorHAnsi"/>
              </w:rPr>
              <w:t xml:space="preserve">, </w:t>
            </w:r>
            <w:proofErr w:type="spellStart"/>
            <w:r w:rsidRPr="00DB25C4">
              <w:rPr>
                <w:rFonts w:cstheme="minorHAnsi"/>
              </w:rPr>
              <w:t>S.Pd</w:t>
            </w:r>
            <w:proofErr w:type="spellEnd"/>
            <w:r w:rsidRPr="00DB25C4">
              <w:rPr>
                <w:rFonts w:cstheme="minorHAnsi"/>
              </w:rPr>
              <w:t xml:space="preserve">., </w:t>
            </w:r>
            <w:proofErr w:type="spellStart"/>
            <w:r w:rsidRPr="00DB25C4">
              <w:rPr>
                <w:rFonts w:cstheme="minorHAnsi"/>
              </w:rPr>
              <w:t>M.Pd</w:t>
            </w:r>
            <w:proofErr w:type="spellEnd"/>
            <w:r w:rsidRPr="00DB25C4">
              <w:rPr>
                <w:rFonts w:cstheme="minorHAnsi"/>
              </w:rPr>
              <w:t>.</w:t>
            </w:r>
          </w:p>
        </w:tc>
        <w:tc>
          <w:tcPr>
            <w:tcW w:w="1565" w:type="dxa"/>
            <w:noWrap/>
            <w:hideMark/>
          </w:tcPr>
          <w:p w14:paraId="1D573BCD"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 </w:t>
            </w:r>
          </w:p>
        </w:tc>
      </w:tr>
      <w:tr w:rsidR="0076297E" w:rsidRPr="00DB25C4" w14:paraId="092DD545" w14:textId="77777777" w:rsidTr="00162F42">
        <w:trPr>
          <w:trHeight w:val="2850"/>
        </w:trPr>
        <w:tc>
          <w:tcPr>
            <w:tcW w:w="759" w:type="dxa"/>
            <w:noWrap/>
            <w:hideMark/>
          </w:tcPr>
          <w:p w14:paraId="62389EB0" w14:textId="77777777" w:rsidR="0076297E" w:rsidRPr="00DB25C4" w:rsidRDefault="0076297E" w:rsidP="00687314">
            <w:pPr>
              <w:spacing w:after="0" w:line="240" w:lineRule="auto"/>
              <w:contextualSpacing/>
              <w:jc w:val="both"/>
              <w:rPr>
                <w:rFonts w:cstheme="minorHAnsi"/>
              </w:rPr>
            </w:pPr>
            <w:r w:rsidRPr="00DB25C4">
              <w:rPr>
                <w:rFonts w:cstheme="minorHAnsi"/>
              </w:rPr>
              <w:lastRenderedPageBreak/>
              <w:t>2</w:t>
            </w:r>
          </w:p>
        </w:tc>
        <w:tc>
          <w:tcPr>
            <w:tcW w:w="1904" w:type="dxa"/>
            <w:hideMark/>
          </w:tcPr>
          <w:p w14:paraId="312CABC4" w14:textId="77777777" w:rsidR="0076297E" w:rsidRPr="00DB25C4" w:rsidRDefault="0076297E" w:rsidP="00687314">
            <w:pPr>
              <w:spacing w:after="0" w:line="240" w:lineRule="auto"/>
              <w:ind w:left="31"/>
              <w:contextualSpacing/>
              <w:jc w:val="both"/>
              <w:rPr>
                <w:rFonts w:cstheme="minorHAnsi"/>
              </w:rPr>
            </w:pPr>
            <w:proofErr w:type="spellStart"/>
            <w:r w:rsidRPr="00DB25C4">
              <w:rPr>
                <w:rFonts w:cstheme="minorHAnsi"/>
              </w:rPr>
              <w:t>Pelatihan</w:t>
            </w:r>
            <w:proofErr w:type="spellEnd"/>
            <w:r w:rsidRPr="00DB25C4">
              <w:rPr>
                <w:rFonts w:cstheme="minorHAnsi"/>
              </w:rPr>
              <w:t xml:space="preserve"> </w:t>
            </w:r>
            <w:proofErr w:type="spellStart"/>
            <w:r w:rsidRPr="00DB25C4">
              <w:rPr>
                <w:rFonts w:cstheme="minorHAnsi"/>
              </w:rPr>
              <w:t>Penulisan</w:t>
            </w:r>
            <w:proofErr w:type="spellEnd"/>
            <w:r w:rsidRPr="00DB25C4">
              <w:rPr>
                <w:rFonts w:cstheme="minorHAnsi"/>
              </w:rPr>
              <w:t xml:space="preserve"> Surat </w:t>
            </w:r>
            <w:proofErr w:type="spellStart"/>
            <w:r w:rsidRPr="00DB25C4">
              <w:rPr>
                <w:rFonts w:cstheme="minorHAnsi"/>
              </w:rPr>
              <w:t>Lamaran</w:t>
            </w:r>
            <w:proofErr w:type="spellEnd"/>
            <w:r w:rsidRPr="00DB25C4">
              <w:rPr>
                <w:rFonts w:cstheme="minorHAnsi"/>
              </w:rPr>
              <w:t xml:space="preserve"> </w:t>
            </w:r>
            <w:proofErr w:type="spellStart"/>
            <w:r w:rsidRPr="00DB25C4">
              <w:rPr>
                <w:rFonts w:cstheme="minorHAnsi"/>
              </w:rPr>
              <w:t>Kerja</w:t>
            </w:r>
            <w:proofErr w:type="spellEnd"/>
            <w:r w:rsidRPr="00DB25C4">
              <w:rPr>
                <w:rFonts w:cstheme="minorHAnsi"/>
              </w:rPr>
              <w:t xml:space="preserve"> dan </w:t>
            </w:r>
            <w:proofErr w:type="spellStart"/>
            <w:r w:rsidRPr="00DB25C4">
              <w:rPr>
                <w:rFonts w:cstheme="minorHAnsi"/>
              </w:rPr>
              <w:t>Pengenalan</w:t>
            </w:r>
            <w:proofErr w:type="spellEnd"/>
            <w:r w:rsidRPr="00DB25C4">
              <w:rPr>
                <w:rFonts w:cstheme="minorHAnsi"/>
              </w:rPr>
              <w:t xml:space="preserve"> Bahasa Mandarin Dasar </w:t>
            </w:r>
            <w:proofErr w:type="spellStart"/>
            <w:r w:rsidRPr="00DB25C4">
              <w:rPr>
                <w:rFonts w:cstheme="minorHAnsi"/>
              </w:rPr>
              <w:t>Melalui</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Minggu</w:t>
            </w:r>
            <w:proofErr w:type="spellEnd"/>
            <w:r w:rsidRPr="00DB25C4">
              <w:rPr>
                <w:rFonts w:cstheme="minorHAnsi"/>
              </w:rPr>
              <w:t xml:space="preserve"> Bahasa di SMK Kristen Elim Malang </w:t>
            </w:r>
          </w:p>
        </w:tc>
        <w:tc>
          <w:tcPr>
            <w:tcW w:w="1552" w:type="dxa"/>
            <w:hideMark/>
          </w:tcPr>
          <w:p w14:paraId="19C65246" w14:textId="77777777" w:rsidR="0076297E" w:rsidRPr="00DB25C4" w:rsidRDefault="0076297E" w:rsidP="00687314">
            <w:pPr>
              <w:spacing w:after="0" w:line="240" w:lineRule="auto"/>
              <w:contextualSpacing/>
              <w:jc w:val="both"/>
              <w:rPr>
                <w:rFonts w:cstheme="minorHAnsi"/>
              </w:rPr>
            </w:pPr>
            <w:proofErr w:type="spellStart"/>
            <w:r w:rsidRPr="00DB25C4">
              <w:rPr>
                <w:rFonts w:cstheme="minorHAnsi"/>
              </w:rPr>
              <w:t>Yohanna</w:t>
            </w:r>
            <w:proofErr w:type="spellEnd"/>
            <w:r w:rsidRPr="00DB25C4">
              <w:rPr>
                <w:rFonts w:cstheme="minorHAnsi"/>
              </w:rPr>
              <w:t xml:space="preserve"> </w:t>
            </w:r>
            <w:proofErr w:type="spellStart"/>
            <w:r w:rsidRPr="00DB25C4">
              <w:rPr>
                <w:rFonts w:cstheme="minorHAnsi"/>
              </w:rPr>
              <w:t>Nirmalasari</w:t>
            </w:r>
            <w:proofErr w:type="spellEnd"/>
            <w:r w:rsidRPr="00DB25C4">
              <w:rPr>
                <w:rFonts w:cstheme="minorHAnsi"/>
              </w:rPr>
              <w:t xml:space="preserve">, </w:t>
            </w:r>
            <w:proofErr w:type="spellStart"/>
            <w:r w:rsidRPr="00DB25C4">
              <w:rPr>
                <w:rFonts w:cstheme="minorHAnsi"/>
              </w:rPr>
              <w:t>S.Pd</w:t>
            </w:r>
            <w:proofErr w:type="spellEnd"/>
            <w:r w:rsidRPr="00DB25C4">
              <w:rPr>
                <w:rFonts w:cstheme="minorHAnsi"/>
              </w:rPr>
              <w:t xml:space="preserve">., </w:t>
            </w:r>
            <w:proofErr w:type="spellStart"/>
            <w:r w:rsidRPr="00DB25C4">
              <w:rPr>
                <w:rFonts w:cstheme="minorHAnsi"/>
              </w:rPr>
              <w:t>M.Pd</w:t>
            </w:r>
            <w:proofErr w:type="spellEnd"/>
            <w:r w:rsidRPr="00DB25C4">
              <w:rPr>
                <w:rFonts w:cstheme="minorHAnsi"/>
              </w:rPr>
              <w:t>.</w:t>
            </w:r>
          </w:p>
        </w:tc>
        <w:tc>
          <w:tcPr>
            <w:tcW w:w="1684" w:type="dxa"/>
            <w:noWrap/>
            <w:hideMark/>
          </w:tcPr>
          <w:p w14:paraId="684F19A0"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 </w:t>
            </w:r>
          </w:p>
        </w:tc>
        <w:tc>
          <w:tcPr>
            <w:tcW w:w="1552" w:type="dxa"/>
            <w:noWrap/>
            <w:hideMark/>
          </w:tcPr>
          <w:p w14:paraId="3D96F2EE"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 </w:t>
            </w:r>
          </w:p>
        </w:tc>
        <w:tc>
          <w:tcPr>
            <w:tcW w:w="1565" w:type="dxa"/>
            <w:noWrap/>
            <w:hideMark/>
          </w:tcPr>
          <w:p w14:paraId="62F26C33"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 </w:t>
            </w:r>
          </w:p>
        </w:tc>
      </w:tr>
      <w:tr w:rsidR="0076297E" w:rsidRPr="00DB25C4" w14:paraId="372EF884" w14:textId="77777777" w:rsidTr="00162F42">
        <w:trPr>
          <w:trHeight w:val="2175"/>
        </w:trPr>
        <w:tc>
          <w:tcPr>
            <w:tcW w:w="759" w:type="dxa"/>
            <w:noWrap/>
            <w:hideMark/>
          </w:tcPr>
          <w:p w14:paraId="3E5B6B65" w14:textId="77777777" w:rsidR="0076297E" w:rsidRPr="00DB25C4" w:rsidRDefault="0076297E" w:rsidP="00687314">
            <w:pPr>
              <w:spacing w:after="0" w:line="240" w:lineRule="auto"/>
              <w:contextualSpacing/>
              <w:jc w:val="both"/>
              <w:rPr>
                <w:rFonts w:cstheme="minorHAnsi"/>
              </w:rPr>
            </w:pPr>
            <w:r w:rsidRPr="00DB25C4">
              <w:rPr>
                <w:rFonts w:cstheme="minorHAnsi"/>
              </w:rPr>
              <w:t>3</w:t>
            </w:r>
          </w:p>
        </w:tc>
        <w:tc>
          <w:tcPr>
            <w:tcW w:w="1904" w:type="dxa"/>
            <w:hideMark/>
          </w:tcPr>
          <w:p w14:paraId="5433C56D" w14:textId="77777777" w:rsidR="0076297E" w:rsidRPr="00DB25C4" w:rsidRDefault="0076297E" w:rsidP="00687314">
            <w:pPr>
              <w:spacing w:after="0" w:line="240" w:lineRule="auto"/>
              <w:ind w:left="31"/>
              <w:contextualSpacing/>
              <w:jc w:val="both"/>
              <w:rPr>
                <w:rFonts w:cstheme="minorHAnsi"/>
              </w:rPr>
            </w:pPr>
            <w:proofErr w:type="spellStart"/>
            <w:r w:rsidRPr="00DB25C4">
              <w:rPr>
                <w:rFonts w:cstheme="minorHAnsi"/>
              </w:rPr>
              <w:t>Pemantapan</w:t>
            </w:r>
            <w:proofErr w:type="spellEnd"/>
            <w:r w:rsidRPr="00DB25C4">
              <w:rPr>
                <w:rFonts w:cstheme="minorHAnsi"/>
              </w:rPr>
              <w:t xml:space="preserve"> </w:t>
            </w:r>
            <w:proofErr w:type="spellStart"/>
            <w:r w:rsidRPr="00DB25C4">
              <w:rPr>
                <w:rFonts w:cstheme="minorHAnsi"/>
              </w:rPr>
              <w:t>Kemampuan</w:t>
            </w:r>
            <w:proofErr w:type="spellEnd"/>
            <w:r w:rsidRPr="00DB25C4">
              <w:rPr>
                <w:rFonts w:cstheme="minorHAnsi"/>
              </w:rPr>
              <w:t xml:space="preserve"> </w:t>
            </w:r>
            <w:proofErr w:type="spellStart"/>
            <w:r w:rsidRPr="00DB25C4">
              <w:rPr>
                <w:rFonts w:cstheme="minorHAnsi"/>
              </w:rPr>
              <w:t>Berbicara</w:t>
            </w:r>
            <w:proofErr w:type="spellEnd"/>
            <w:r w:rsidRPr="00DB25C4">
              <w:rPr>
                <w:rFonts w:cstheme="minorHAnsi"/>
              </w:rPr>
              <w:t xml:space="preserve"> Bahasa Mandarin </w:t>
            </w:r>
            <w:proofErr w:type="spellStart"/>
            <w:r w:rsidRPr="00DB25C4">
              <w:rPr>
                <w:rFonts w:cstheme="minorHAnsi"/>
              </w:rPr>
              <w:t>untuk</w:t>
            </w:r>
            <w:proofErr w:type="spellEnd"/>
            <w:r w:rsidRPr="00DB25C4">
              <w:rPr>
                <w:rFonts w:cstheme="minorHAnsi"/>
              </w:rPr>
              <w:t xml:space="preserve"> Anak-</w:t>
            </w:r>
            <w:proofErr w:type="spellStart"/>
            <w:r w:rsidRPr="00DB25C4">
              <w:rPr>
                <w:rFonts w:cstheme="minorHAnsi"/>
              </w:rPr>
              <w:t>anak</w:t>
            </w:r>
            <w:proofErr w:type="spellEnd"/>
            <w:r w:rsidRPr="00DB25C4">
              <w:rPr>
                <w:rFonts w:cstheme="minorHAnsi"/>
              </w:rPr>
              <w:t xml:space="preserve"> </w:t>
            </w:r>
            <w:proofErr w:type="spellStart"/>
            <w:r w:rsidRPr="00DB25C4">
              <w:rPr>
                <w:rFonts w:cstheme="minorHAnsi"/>
              </w:rPr>
              <w:t>Panti</w:t>
            </w:r>
            <w:proofErr w:type="spellEnd"/>
            <w:r w:rsidRPr="00DB25C4">
              <w:rPr>
                <w:rFonts w:cstheme="minorHAnsi"/>
              </w:rPr>
              <w:t xml:space="preserve"> </w:t>
            </w:r>
            <w:proofErr w:type="spellStart"/>
            <w:r w:rsidRPr="00DB25C4">
              <w:rPr>
                <w:rFonts w:cstheme="minorHAnsi"/>
              </w:rPr>
              <w:t>Asuhan</w:t>
            </w:r>
            <w:proofErr w:type="spellEnd"/>
            <w:r w:rsidRPr="00DB25C4">
              <w:rPr>
                <w:rFonts w:cstheme="minorHAnsi"/>
              </w:rPr>
              <w:t xml:space="preserve"> Kristen </w:t>
            </w:r>
            <w:proofErr w:type="spellStart"/>
            <w:r w:rsidRPr="00DB25C4">
              <w:rPr>
                <w:rFonts w:cstheme="minorHAnsi"/>
              </w:rPr>
              <w:t>Bakti</w:t>
            </w:r>
            <w:proofErr w:type="spellEnd"/>
            <w:r w:rsidRPr="00DB25C4">
              <w:rPr>
                <w:rFonts w:cstheme="minorHAnsi"/>
              </w:rPr>
              <w:t xml:space="preserve"> Kasih Malang</w:t>
            </w:r>
          </w:p>
        </w:tc>
        <w:tc>
          <w:tcPr>
            <w:tcW w:w="1552" w:type="dxa"/>
            <w:hideMark/>
          </w:tcPr>
          <w:p w14:paraId="6129C83A" w14:textId="77777777" w:rsidR="0076297E" w:rsidRPr="00DB25C4" w:rsidRDefault="0076297E" w:rsidP="00687314">
            <w:pPr>
              <w:spacing w:after="0" w:line="240" w:lineRule="auto"/>
              <w:ind w:left="16"/>
              <w:contextualSpacing/>
              <w:jc w:val="both"/>
              <w:rPr>
                <w:rFonts w:cstheme="minorHAnsi"/>
              </w:rPr>
            </w:pPr>
            <w:r w:rsidRPr="00DB25C4">
              <w:rPr>
                <w:rFonts w:cstheme="minorHAnsi"/>
              </w:rPr>
              <w:t xml:space="preserve">Dhatu </w:t>
            </w:r>
            <w:proofErr w:type="spellStart"/>
            <w:r w:rsidRPr="00DB25C4">
              <w:rPr>
                <w:rFonts w:cstheme="minorHAnsi"/>
              </w:rPr>
              <w:t>Sitaresmi</w:t>
            </w:r>
            <w:proofErr w:type="spellEnd"/>
            <w:r w:rsidRPr="00DB25C4">
              <w:rPr>
                <w:rFonts w:cstheme="minorHAnsi"/>
              </w:rPr>
              <w:t xml:space="preserve"> S.S., MTCSOL</w:t>
            </w:r>
          </w:p>
        </w:tc>
        <w:tc>
          <w:tcPr>
            <w:tcW w:w="1684" w:type="dxa"/>
            <w:hideMark/>
          </w:tcPr>
          <w:p w14:paraId="1AF34CE9" w14:textId="77777777" w:rsidR="0076297E" w:rsidRPr="00DB25C4" w:rsidRDefault="0076297E" w:rsidP="00687314">
            <w:pPr>
              <w:spacing w:after="0" w:line="240" w:lineRule="auto"/>
              <w:contextualSpacing/>
              <w:jc w:val="both"/>
              <w:rPr>
                <w:rFonts w:cstheme="minorHAnsi"/>
              </w:rPr>
            </w:pPr>
            <w:r w:rsidRPr="00DB25C4">
              <w:rPr>
                <w:rFonts w:cstheme="minorHAnsi"/>
              </w:rPr>
              <w:t>Teaching Chinese to Speaker of Other Languages</w:t>
            </w:r>
          </w:p>
        </w:tc>
        <w:tc>
          <w:tcPr>
            <w:tcW w:w="1552" w:type="dxa"/>
            <w:hideMark/>
          </w:tcPr>
          <w:p w14:paraId="02DA5972" w14:textId="77777777" w:rsidR="0076297E" w:rsidRPr="00DB25C4" w:rsidRDefault="0076297E" w:rsidP="00687314">
            <w:pPr>
              <w:spacing w:after="0" w:line="240" w:lineRule="auto"/>
              <w:contextualSpacing/>
              <w:jc w:val="both"/>
              <w:rPr>
                <w:rFonts w:cstheme="minorHAnsi"/>
              </w:rPr>
            </w:pPr>
            <w:proofErr w:type="spellStart"/>
            <w:r w:rsidRPr="00DB25C4">
              <w:rPr>
                <w:rFonts w:cstheme="minorHAnsi"/>
              </w:rPr>
              <w:t>Vincentius</w:t>
            </w:r>
            <w:proofErr w:type="spellEnd"/>
            <w:r w:rsidRPr="00DB25C4">
              <w:rPr>
                <w:rFonts w:cstheme="minorHAnsi"/>
              </w:rPr>
              <w:t xml:space="preserve"> </w:t>
            </w:r>
            <w:proofErr w:type="spellStart"/>
            <w:r w:rsidRPr="00DB25C4">
              <w:rPr>
                <w:rFonts w:cstheme="minorHAnsi"/>
              </w:rPr>
              <w:t>Valiandy</w:t>
            </w:r>
            <w:proofErr w:type="spellEnd"/>
            <w:r w:rsidRPr="00DB25C4">
              <w:rPr>
                <w:rFonts w:cstheme="minorHAnsi"/>
              </w:rPr>
              <w:t xml:space="preserve"> </w:t>
            </w:r>
            <w:proofErr w:type="spellStart"/>
            <w:r w:rsidRPr="00DB25C4">
              <w:rPr>
                <w:rFonts w:cstheme="minorHAnsi"/>
              </w:rPr>
              <w:t>Jiuangga</w:t>
            </w:r>
            <w:proofErr w:type="spellEnd"/>
            <w:r w:rsidRPr="00DB25C4">
              <w:rPr>
                <w:rFonts w:cstheme="minorHAnsi"/>
              </w:rPr>
              <w:t xml:space="preserve">, </w:t>
            </w:r>
            <w:proofErr w:type="spellStart"/>
            <w:proofErr w:type="gramStart"/>
            <w:r w:rsidRPr="00DB25C4">
              <w:rPr>
                <w:rFonts w:cstheme="minorHAnsi"/>
              </w:rPr>
              <w:t>S.Kom</w:t>
            </w:r>
            <w:proofErr w:type="spellEnd"/>
            <w:proofErr w:type="gramEnd"/>
            <w:r w:rsidRPr="00DB25C4">
              <w:rPr>
                <w:rFonts w:cstheme="minorHAnsi"/>
              </w:rPr>
              <w:t>., MTCSOL</w:t>
            </w:r>
          </w:p>
        </w:tc>
        <w:tc>
          <w:tcPr>
            <w:tcW w:w="1565" w:type="dxa"/>
            <w:noWrap/>
            <w:hideMark/>
          </w:tcPr>
          <w:p w14:paraId="0DA612E1" w14:textId="77777777" w:rsidR="0076297E" w:rsidRPr="00DB25C4" w:rsidRDefault="0076297E" w:rsidP="00687314">
            <w:pPr>
              <w:spacing w:after="0" w:line="240" w:lineRule="auto"/>
              <w:ind w:left="270"/>
              <w:contextualSpacing/>
              <w:jc w:val="both"/>
              <w:rPr>
                <w:rFonts w:cstheme="minorHAnsi"/>
              </w:rPr>
            </w:pP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ada</w:t>
            </w:r>
            <w:proofErr w:type="spellEnd"/>
          </w:p>
        </w:tc>
      </w:tr>
      <w:tr w:rsidR="0076297E" w:rsidRPr="00DB25C4" w14:paraId="76C12316" w14:textId="77777777" w:rsidTr="00162F42">
        <w:trPr>
          <w:trHeight w:val="570"/>
        </w:trPr>
        <w:tc>
          <w:tcPr>
            <w:tcW w:w="4215" w:type="dxa"/>
            <w:gridSpan w:val="3"/>
            <w:hideMark/>
          </w:tcPr>
          <w:p w14:paraId="2000A1F8" w14:textId="77777777" w:rsidR="0076297E" w:rsidRPr="00DB25C4" w:rsidRDefault="0076297E" w:rsidP="00687314">
            <w:pPr>
              <w:spacing w:after="0" w:line="240" w:lineRule="auto"/>
              <w:ind w:left="270"/>
              <w:contextualSpacing/>
              <w:jc w:val="both"/>
              <w:rPr>
                <w:rFonts w:cstheme="minorHAnsi"/>
              </w:rPr>
            </w:pPr>
            <w:proofErr w:type="spellStart"/>
            <w:r w:rsidRPr="00DB25C4">
              <w:rPr>
                <w:rFonts w:cstheme="minorHAnsi"/>
              </w:rPr>
              <w:t>Jumlah</w:t>
            </w:r>
            <w:proofErr w:type="spellEnd"/>
            <w:r w:rsidRPr="00DB25C4">
              <w:rPr>
                <w:rFonts w:cstheme="minorHAnsi"/>
              </w:rPr>
              <w:t xml:space="preserve"> </w:t>
            </w:r>
            <w:proofErr w:type="spellStart"/>
            <w:r w:rsidRPr="00DB25C4">
              <w:rPr>
                <w:rFonts w:cstheme="minorHAnsi"/>
              </w:rPr>
              <w:t>judul</w:t>
            </w:r>
            <w:proofErr w:type="spellEnd"/>
            <w:r w:rsidRPr="00DB25C4">
              <w:rPr>
                <w:rFonts w:cstheme="minorHAnsi"/>
              </w:rPr>
              <w:t xml:space="preserve"> </w:t>
            </w:r>
            <w:proofErr w:type="spellStart"/>
            <w:r w:rsidRPr="00DB25C4">
              <w:rPr>
                <w:rFonts w:cstheme="minorHAnsi"/>
              </w:rPr>
              <w:t>PkM</w:t>
            </w:r>
            <w:proofErr w:type="spellEnd"/>
            <w:r w:rsidRPr="00DB25C4">
              <w:rPr>
                <w:rFonts w:cstheme="minorHAnsi"/>
              </w:rPr>
              <w:t xml:space="preserve"> di TS-</w:t>
            </w:r>
            <w:proofErr w:type="gramStart"/>
            <w:r w:rsidRPr="00DB25C4">
              <w:rPr>
                <w:rFonts w:cstheme="minorHAnsi"/>
              </w:rPr>
              <w:t>2 :</w:t>
            </w:r>
            <w:proofErr w:type="gramEnd"/>
            <w:r w:rsidRPr="00DB25C4">
              <w:rPr>
                <w:rFonts w:cstheme="minorHAnsi"/>
              </w:rPr>
              <w:t xml:space="preserve"> 3</w:t>
            </w:r>
          </w:p>
        </w:tc>
        <w:tc>
          <w:tcPr>
            <w:tcW w:w="1684" w:type="dxa"/>
            <w:noWrap/>
            <w:hideMark/>
          </w:tcPr>
          <w:p w14:paraId="53525B8B"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 </w:t>
            </w:r>
          </w:p>
        </w:tc>
        <w:tc>
          <w:tcPr>
            <w:tcW w:w="1552" w:type="dxa"/>
            <w:noWrap/>
            <w:hideMark/>
          </w:tcPr>
          <w:p w14:paraId="198EC308"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 </w:t>
            </w:r>
          </w:p>
        </w:tc>
        <w:tc>
          <w:tcPr>
            <w:tcW w:w="1565" w:type="dxa"/>
            <w:noWrap/>
            <w:hideMark/>
          </w:tcPr>
          <w:p w14:paraId="14DCD417" w14:textId="77777777" w:rsidR="0076297E" w:rsidRPr="00DB25C4" w:rsidRDefault="0076297E" w:rsidP="00687314">
            <w:pPr>
              <w:spacing w:after="0" w:line="240" w:lineRule="auto"/>
              <w:ind w:left="270"/>
              <w:contextualSpacing/>
              <w:jc w:val="both"/>
              <w:rPr>
                <w:rFonts w:cstheme="minorHAnsi"/>
              </w:rPr>
            </w:pPr>
            <w:r w:rsidRPr="00DB25C4">
              <w:rPr>
                <w:rFonts w:cstheme="minorHAnsi"/>
              </w:rPr>
              <w:t> </w:t>
            </w:r>
          </w:p>
        </w:tc>
      </w:tr>
      <w:tr w:rsidR="0076297E" w:rsidRPr="00DB25C4" w14:paraId="498A6BF4" w14:textId="77777777" w:rsidTr="00162F42">
        <w:trPr>
          <w:trHeight w:val="645"/>
        </w:trPr>
        <w:tc>
          <w:tcPr>
            <w:tcW w:w="9016" w:type="dxa"/>
            <w:gridSpan w:val="6"/>
            <w:noWrap/>
            <w:hideMark/>
          </w:tcPr>
          <w:p w14:paraId="6A6BEDB0" w14:textId="77777777" w:rsidR="0076297E" w:rsidRPr="00DB25C4" w:rsidRDefault="0076297E" w:rsidP="00687314">
            <w:pPr>
              <w:spacing w:after="0" w:line="240" w:lineRule="auto"/>
              <w:ind w:left="870"/>
              <w:contextualSpacing/>
              <w:jc w:val="both"/>
              <w:rPr>
                <w:rFonts w:cstheme="minorHAnsi"/>
              </w:rPr>
            </w:pPr>
            <w:proofErr w:type="spellStart"/>
            <w:r w:rsidRPr="00DB25C4">
              <w:rPr>
                <w:rFonts w:cstheme="minorHAnsi"/>
              </w:rPr>
              <w:t>Jumlah</w:t>
            </w:r>
            <w:proofErr w:type="spellEnd"/>
            <w:r w:rsidRPr="00DB25C4">
              <w:rPr>
                <w:rFonts w:cstheme="minorHAnsi"/>
              </w:rPr>
              <w:t xml:space="preserve"> total </w:t>
            </w:r>
            <w:proofErr w:type="spellStart"/>
            <w:r w:rsidRPr="00DB25C4">
              <w:rPr>
                <w:rFonts w:cstheme="minorHAnsi"/>
              </w:rPr>
              <w:t>PkM</w:t>
            </w:r>
            <w:proofErr w:type="spellEnd"/>
            <w:r w:rsidRPr="00DB25C4">
              <w:rPr>
                <w:rFonts w:cstheme="minorHAnsi"/>
              </w:rPr>
              <w:t xml:space="preserve"> di PS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tiga</w:t>
            </w:r>
            <w:proofErr w:type="spellEnd"/>
            <w:r w:rsidRPr="00DB25C4">
              <w:rPr>
                <w:rFonts w:cstheme="minorHAnsi"/>
              </w:rPr>
              <w:t xml:space="preserve"> </w:t>
            </w:r>
            <w:proofErr w:type="spellStart"/>
            <w:r w:rsidRPr="00DB25C4">
              <w:rPr>
                <w:rFonts w:cstheme="minorHAnsi"/>
              </w:rPr>
              <w:t>tahun</w:t>
            </w:r>
            <w:proofErr w:type="spellEnd"/>
            <w:r w:rsidRPr="00DB25C4">
              <w:rPr>
                <w:rFonts w:cstheme="minorHAnsi"/>
              </w:rPr>
              <w:t xml:space="preserve"> </w:t>
            </w:r>
            <w:proofErr w:type="spellStart"/>
            <w:r w:rsidRPr="00DB25C4">
              <w:rPr>
                <w:rFonts w:cstheme="minorHAnsi"/>
              </w:rPr>
              <w:t>terakhir</w:t>
            </w:r>
            <w:proofErr w:type="spellEnd"/>
            <w:r w:rsidRPr="00DB25C4">
              <w:rPr>
                <w:rFonts w:cstheme="minorHAnsi"/>
              </w:rPr>
              <w:t>: 11</w:t>
            </w:r>
          </w:p>
        </w:tc>
      </w:tr>
    </w:tbl>
    <w:p w14:paraId="5E5C4283" w14:textId="77777777" w:rsidR="0076297E" w:rsidRPr="00DB25C4" w:rsidRDefault="0076297E" w:rsidP="00687314">
      <w:pPr>
        <w:spacing w:after="0" w:line="240" w:lineRule="auto"/>
        <w:ind w:left="270"/>
        <w:contextualSpacing/>
        <w:jc w:val="both"/>
        <w:rPr>
          <w:rFonts w:cstheme="minorHAnsi"/>
        </w:rPr>
      </w:pPr>
    </w:p>
    <w:p w14:paraId="14707163" w14:textId="77777777" w:rsidR="0076297E" w:rsidRPr="00DB25C4" w:rsidRDefault="0076297E" w:rsidP="00687314">
      <w:pPr>
        <w:spacing w:after="0" w:line="240" w:lineRule="auto"/>
        <w:contextualSpacing/>
        <w:jc w:val="both"/>
        <w:rPr>
          <w:rFonts w:cstheme="minorHAnsi"/>
        </w:rPr>
      </w:pPr>
    </w:p>
    <w:p w14:paraId="38BA959E" w14:textId="77777777" w:rsidR="0076297E" w:rsidRPr="00DB25C4" w:rsidRDefault="0076297E" w:rsidP="00687314">
      <w:pPr>
        <w:spacing w:after="0" w:line="240" w:lineRule="auto"/>
        <w:contextualSpacing/>
        <w:jc w:val="both"/>
        <w:rPr>
          <w:rFonts w:cstheme="minorHAnsi"/>
          <w:b/>
        </w:rPr>
      </w:pPr>
      <w:r w:rsidRPr="00DB25C4">
        <w:rPr>
          <w:rFonts w:cstheme="minorHAnsi"/>
          <w:b/>
        </w:rPr>
        <w:t xml:space="preserve">8.3 </w:t>
      </w:r>
      <w:proofErr w:type="spellStart"/>
      <w:r w:rsidRPr="00DB25C4">
        <w:rPr>
          <w:rFonts w:cstheme="minorHAnsi"/>
          <w:b/>
        </w:rPr>
        <w:t>Evaluasi</w:t>
      </w:r>
      <w:proofErr w:type="spellEnd"/>
    </w:p>
    <w:p w14:paraId="690AA025" w14:textId="77777777" w:rsidR="0076297E" w:rsidRPr="00DB25C4" w:rsidRDefault="0076297E" w:rsidP="00687314">
      <w:pPr>
        <w:spacing w:after="0" w:line="240" w:lineRule="auto"/>
        <w:contextualSpacing/>
        <w:jc w:val="both"/>
        <w:rPr>
          <w:rFonts w:cstheme="minorHAnsi"/>
        </w:rPr>
      </w:pP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terhadap</w:t>
      </w:r>
      <w:proofErr w:type="spellEnd"/>
      <w:r w:rsidRPr="00DB25C4">
        <w:rPr>
          <w:rFonts w:cstheme="minorHAnsi"/>
        </w:rPr>
        <w:t xml:space="preserve"> </w:t>
      </w:r>
      <w:proofErr w:type="spellStart"/>
      <w:r w:rsidRPr="00DB25C4">
        <w:rPr>
          <w:rFonts w:cstheme="minorHAnsi"/>
        </w:rPr>
        <w:t>kebijakan</w:t>
      </w:r>
      <w:proofErr w:type="spellEnd"/>
      <w:r w:rsidRPr="00DB25C4">
        <w:rPr>
          <w:rFonts w:cstheme="minorHAnsi"/>
        </w:rPr>
        <w:t xml:space="preserve"> dan </w:t>
      </w: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PkM</w:t>
      </w:r>
      <w:proofErr w:type="spellEnd"/>
      <w:r w:rsidRPr="00DB25C4">
        <w:rPr>
          <w:rFonts w:cstheme="minorHAnsi"/>
        </w:rPr>
        <w:t xml:space="preserve"> yang </w:t>
      </w:r>
      <w:proofErr w:type="spellStart"/>
      <w:r w:rsidRPr="00DB25C4">
        <w:rPr>
          <w:rFonts w:cstheme="minorHAnsi"/>
        </w:rPr>
        <w:t>dilakukan</w:t>
      </w:r>
      <w:proofErr w:type="spellEnd"/>
      <w:r w:rsidRPr="00DB25C4">
        <w:rPr>
          <w:rFonts w:cstheme="minorHAnsi"/>
        </w:rPr>
        <w:t xml:space="preserve"> oleh DTPS </w:t>
      </w:r>
      <w:proofErr w:type="spellStart"/>
      <w:r w:rsidRPr="00DB25C4">
        <w:rPr>
          <w:rFonts w:cstheme="minorHAnsi"/>
        </w:rPr>
        <w:t>berdasarkan</w:t>
      </w:r>
      <w:proofErr w:type="spellEnd"/>
      <w:r w:rsidRPr="00DB25C4">
        <w:rPr>
          <w:rFonts w:cstheme="minorHAnsi"/>
        </w:rPr>
        <w:t xml:space="preserve"> pada </w:t>
      </w:r>
      <w:proofErr w:type="spellStart"/>
      <w:r w:rsidRPr="00DB25C4">
        <w:rPr>
          <w:rFonts w:cstheme="minorHAnsi"/>
        </w:rPr>
        <w:t>peta</w:t>
      </w:r>
      <w:proofErr w:type="spellEnd"/>
      <w:r w:rsidRPr="00DB25C4">
        <w:rPr>
          <w:rFonts w:cstheme="minorHAnsi"/>
        </w:rPr>
        <w:t xml:space="preserve"> </w:t>
      </w:r>
      <w:proofErr w:type="spellStart"/>
      <w:r w:rsidRPr="00DB25C4">
        <w:rPr>
          <w:rFonts w:cstheme="minorHAnsi"/>
        </w:rPr>
        <w:t>jalan</w:t>
      </w:r>
      <w:proofErr w:type="spellEnd"/>
      <w:r w:rsidRPr="00DB25C4">
        <w:rPr>
          <w:rFonts w:cstheme="minorHAnsi"/>
        </w:rPr>
        <w:t xml:space="preserve"> (roadmap) </w:t>
      </w:r>
      <w:proofErr w:type="spellStart"/>
      <w:r w:rsidRPr="00DB25C4">
        <w:rPr>
          <w:rFonts w:cstheme="minorHAnsi"/>
        </w:rPr>
        <w:t>penelitian</w:t>
      </w:r>
      <w:proofErr w:type="spellEnd"/>
      <w:r w:rsidRPr="00DB25C4">
        <w:rPr>
          <w:rFonts w:cstheme="minorHAnsi"/>
        </w:rPr>
        <w:t xml:space="preserve">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dibuat</w:t>
      </w:r>
      <w:proofErr w:type="spellEnd"/>
      <w:r w:rsidRPr="00DB25C4">
        <w:rPr>
          <w:rFonts w:cstheme="minorHAnsi"/>
        </w:rPr>
        <w:t xml:space="preserve">: </w:t>
      </w:r>
      <w:proofErr w:type="spellStart"/>
      <w:r w:rsidRPr="00DB25C4">
        <w:rPr>
          <w:rFonts w:cstheme="minorHAnsi"/>
        </w:rPr>
        <w:t>produktivitas</w:t>
      </w:r>
      <w:proofErr w:type="spellEnd"/>
      <w:r w:rsidRPr="00DB25C4">
        <w:rPr>
          <w:rFonts w:cstheme="minorHAnsi"/>
        </w:rPr>
        <w:t xml:space="preserve">, </w:t>
      </w:r>
      <w:proofErr w:type="spellStart"/>
      <w:r w:rsidRPr="00DB25C4">
        <w:rPr>
          <w:rFonts w:cstheme="minorHAnsi"/>
        </w:rPr>
        <w:t>relevansi</w:t>
      </w:r>
      <w:proofErr w:type="spellEnd"/>
      <w:r w:rsidRPr="00DB25C4">
        <w:rPr>
          <w:rFonts w:cstheme="minorHAnsi"/>
        </w:rPr>
        <w:t xml:space="preserve">, dan </w:t>
      </w:r>
      <w:proofErr w:type="spellStart"/>
      <w:r w:rsidRPr="00DB25C4">
        <w:rPr>
          <w:rFonts w:cstheme="minorHAnsi"/>
        </w:rPr>
        <w:t>pelibatan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PkM</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w:t>
      </w:r>
    </w:p>
    <w:p w14:paraId="57AE8BCC" w14:textId="77777777" w:rsidR="0076297E" w:rsidRPr="00DB25C4" w:rsidRDefault="0076297E" w:rsidP="00687314">
      <w:pPr>
        <w:spacing w:after="0" w:line="240" w:lineRule="auto"/>
        <w:contextualSpacing/>
        <w:jc w:val="both"/>
        <w:rPr>
          <w:rFonts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2140"/>
        <w:gridCol w:w="3060"/>
        <w:gridCol w:w="2840"/>
      </w:tblGrid>
      <w:tr w:rsidR="0076297E" w:rsidRPr="00DB25C4" w14:paraId="2D7EF586" w14:textId="77777777" w:rsidTr="00162F42">
        <w:trPr>
          <w:trHeight w:val="840"/>
        </w:trPr>
        <w:tc>
          <w:tcPr>
            <w:tcW w:w="560" w:type="dxa"/>
            <w:noWrap/>
            <w:hideMark/>
          </w:tcPr>
          <w:p w14:paraId="5E360193" w14:textId="77777777" w:rsidR="0076297E" w:rsidRPr="00DB25C4" w:rsidRDefault="0076297E" w:rsidP="00687314">
            <w:pPr>
              <w:spacing w:after="0" w:line="240" w:lineRule="auto"/>
              <w:contextualSpacing/>
              <w:jc w:val="both"/>
              <w:rPr>
                <w:rFonts w:cstheme="minorHAnsi"/>
                <w:b/>
                <w:bCs/>
              </w:rPr>
            </w:pPr>
            <w:r w:rsidRPr="00DB25C4">
              <w:rPr>
                <w:rFonts w:cstheme="minorHAnsi"/>
                <w:b/>
                <w:bCs/>
              </w:rPr>
              <w:t>No</w:t>
            </w:r>
          </w:p>
        </w:tc>
        <w:tc>
          <w:tcPr>
            <w:tcW w:w="2140" w:type="dxa"/>
            <w:hideMark/>
          </w:tcPr>
          <w:p w14:paraId="58E756E4" w14:textId="77777777" w:rsidR="0076297E" w:rsidRPr="00DB25C4" w:rsidRDefault="0076297E" w:rsidP="00687314">
            <w:pPr>
              <w:spacing w:after="0" w:line="240" w:lineRule="auto"/>
              <w:contextualSpacing/>
              <w:rPr>
                <w:rFonts w:cstheme="minorHAnsi"/>
                <w:b/>
                <w:bCs/>
              </w:rPr>
            </w:pPr>
            <w:proofErr w:type="spellStart"/>
            <w:r w:rsidRPr="00DB25C4">
              <w:rPr>
                <w:rFonts w:cstheme="minorHAnsi"/>
                <w:b/>
                <w:bCs/>
              </w:rPr>
              <w:t>Aspek</w:t>
            </w:r>
            <w:proofErr w:type="spellEnd"/>
            <w:r w:rsidRPr="00DB25C4">
              <w:rPr>
                <w:rFonts w:cstheme="minorHAnsi"/>
                <w:b/>
                <w:bCs/>
              </w:rPr>
              <w:t xml:space="preserve"> yang </w:t>
            </w:r>
            <w:proofErr w:type="spellStart"/>
            <w:r w:rsidRPr="00DB25C4">
              <w:rPr>
                <w:rFonts w:cstheme="minorHAnsi"/>
                <w:b/>
                <w:bCs/>
              </w:rPr>
              <w:t>Dievaluasi</w:t>
            </w:r>
            <w:proofErr w:type="spellEnd"/>
          </w:p>
        </w:tc>
        <w:tc>
          <w:tcPr>
            <w:tcW w:w="3060" w:type="dxa"/>
            <w:noWrap/>
            <w:hideMark/>
          </w:tcPr>
          <w:p w14:paraId="3DFD57A6" w14:textId="77777777" w:rsidR="0076297E" w:rsidRPr="00DB25C4" w:rsidRDefault="0076297E" w:rsidP="00687314">
            <w:pPr>
              <w:spacing w:after="0" w:line="240" w:lineRule="auto"/>
              <w:contextualSpacing/>
              <w:jc w:val="both"/>
              <w:rPr>
                <w:rFonts w:cstheme="minorHAnsi"/>
                <w:b/>
                <w:bCs/>
              </w:rPr>
            </w:pPr>
            <w:proofErr w:type="spellStart"/>
            <w:r w:rsidRPr="00DB25C4">
              <w:rPr>
                <w:rFonts w:cstheme="minorHAnsi"/>
                <w:b/>
                <w:bCs/>
              </w:rPr>
              <w:t>Kelebihan</w:t>
            </w:r>
            <w:proofErr w:type="spellEnd"/>
          </w:p>
        </w:tc>
        <w:tc>
          <w:tcPr>
            <w:tcW w:w="2840" w:type="dxa"/>
            <w:noWrap/>
            <w:hideMark/>
          </w:tcPr>
          <w:p w14:paraId="3B184795" w14:textId="77777777" w:rsidR="0076297E" w:rsidRPr="00DB25C4" w:rsidRDefault="0076297E" w:rsidP="00687314">
            <w:pPr>
              <w:spacing w:after="0" w:line="240" w:lineRule="auto"/>
              <w:contextualSpacing/>
              <w:jc w:val="both"/>
              <w:rPr>
                <w:rFonts w:cstheme="minorHAnsi"/>
                <w:b/>
                <w:bCs/>
              </w:rPr>
            </w:pPr>
            <w:proofErr w:type="spellStart"/>
            <w:r w:rsidRPr="00DB25C4">
              <w:rPr>
                <w:rFonts w:cstheme="minorHAnsi"/>
                <w:b/>
                <w:bCs/>
              </w:rPr>
              <w:t>Kelemahan</w:t>
            </w:r>
            <w:proofErr w:type="spellEnd"/>
          </w:p>
        </w:tc>
      </w:tr>
      <w:tr w:rsidR="0076297E" w:rsidRPr="00DB25C4" w14:paraId="5734F6CB" w14:textId="77777777" w:rsidTr="00162F42">
        <w:trPr>
          <w:trHeight w:val="1200"/>
        </w:trPr>
        <w:tc>
          <w:tcPr>
            <w:tcW w:w="560" w:type="dxa"/>
            <w:noWrap/>
            <w:hideMark/>
          </w:tcPr>
          <w:p w14:paraId="7A9DD9B6" w14:textId="77777777" w:rsidR="0076297E" w:rsidRPr="00DB25C4" w:rsidRDefault="0076297E" w:rsidP="00687314">
            <w:pPr>
              <w:spacing w:after="0" w:line="240" w:lineRule="auto"/>
              <w:contextualSpacing/>
              <w:jc w:val="both"/>
              <w:rPr>
                <w:rFonts w:cstheme="minorHAnsi"/>
              </w:rPr>
            </w:pPr>
            <w:r w:rsidRPr="00DB25C4">
              <w:rPr>
                <w:rFonts w:cstheme="minorHAnsi"/>
              </w:rPr>
              <w:t>1</w:t>
            </w:r>
          </w:p>
        </w:tc>
        <w:tc>
          <w:tcPr>
            <w:tcW w:w="2140" w:type="dxa"/>
            <w:hideMark/>
          </w:tcPr>
          <w:p w14:paraId="14B618A0" w14:textId="77777777" w:rsidR="0076297E" w:rsidRPr="00DB25C4" w:rsidRDefault="0076297E" w:rsidP="00687314">
            <w:pPr>
              <w:spacing w:after="0" w:line="240" w:lineRule="auto"/>
              <w:contextualSpacing/>
              <w:jc w:val="both"/>
              <w:rPr>
                <w:rFonts w:cstheme="minorHAnsi"/>
              </w:rPr>
            </w:pPr>
            <w:proofErr w:type="spellStart"/>
            <w:r w:rsidRPr="00DB25C4">
              <w:rPr>
                <w:rFonts w:cstheme="minorHAnsi"/>
              </w:rPr>
              <w:t>Kebijakan</w:t>
            </w:r>
            <w:proofErr w:type="spellEnd"/>
            <w:r w:rsidRPr="00DB25C4">
              <w:rPr>
                <w:rFonts w:cstheme="minorHAnsi"/>
              </w:rPr>
              <w:t xml:space="preserve"> dan </w:t>
            </w:r>
            <w:proofErr w:type="spellStart"/>
            <w:r w:rsidRPr="00DB25C4">
              <w:rPr>
                <w:rFonts w:cstheme="minorHAnsi"/>
              </w:rPr>
              <w:t>pelaksanaan</w:t>
            </w:r>
            <w:proofErr w:type="spellEnd"/>
            <w:r w:rsidRPr="00DB25C4">
              <w:rPr>
                <w:rFonts w:cstheme="minorHAnsi"/>
              </w:rPr>
              <w:t xml:space="preserve"> </w:t>
            </w:r>
            <w:proofErr w:type="spellStart"/>
            <w:r w:rsidRPr="00DB25C4">
              <w:rPr>
                <w:rFonts w:cstheme="minorHAnsi"/>
              </w:rPr>
              <w:t>PkM</w:t>
            </w:r>
            <w:proofErr w:type="spellEnd"/>
            <w:r w:rsidRPr="00DB25C4">
              <w:rPr>
                <w:rFonts w:cstheme="minorHAnsi"/>
              </w:rPr>
              <w:t xml:space="preserve"> yang </w:t>
            </w:r>
            <w:proofErr w:type="spellStart"/>
            <w:r w:rsidRPr="00DB25C4">
              <w:rPr>
                <w:rFonts w:cstheme="minorHAnsi"/>
              </w:rPr>
              <w:t>dilakukan</w:t>
            </w:r>
            <w:proofErr w:type="spellEnd"/>
            <w:r w:rsidRPr="00DB25C4">
              <w:rPr>
                <w:rFonts w:cstheme="minorHAnsi"/>
              </w:rPr>
              <w:t xml:space="preserve"> oleh DTPS</w:t>
            </w:r>
          </w:p>
        </w:tc>
        <w:tc>
          <w:tcPr>
            <w:tcW w:w="3060" w:type="dxa"/>
            <w:shd w:val="clear" w:color="auto" w:fill="1E8BCD"/>
            <w:noWrap/>
            <w:hideMark/>
          </w:tcPr>
          <w:p w14:paraId="28DB6F31" w14:textId="77777777" w:rsidR="0076297E" w:rsidRPr="00DB25C4" w:rsidRDefault="0076297E" w:rsidP="00687314">
            <w:pPr>
              <w:spacing w:after="0" w:line="240" w:lineRule="auto"/>
              <w:contextualSpacing/>
              <w:jc w:val="both"/>
              <w:rPr>
                <w:rFonts w:cstheme="minorHAnsi"/>
              </w:rPr>
            </w:pPr>
            <w:r w:rsidRPr="00DB25C4">
              <w:rPr>
                <w:rFonts w:cstheme="minorHAnsi"/>
              </w:rPr>
              <w:t> </w:t>
            </w:r>
          </w:p>
        </w:tc>
        <w:tc>
          <w:tcPr>
            <w:tcW w:w="2840" w:type="dxa"/>
            <w:shd w:val="clear" w:color="auto" w:fill="1E8BCD"/>
            <w:noWrap/>
            <w:hideMark/>
          </w:tcPr>
          <w:p w14:paraId="05458611" w14:textId="77777777" w:rsidR="0076297E" w:rsidRPr="00DB25C4" w:rsidRDefault="0076297E" w:rsidP="00687314">
            <w:pPr>
              <w:spacing w:after="0" w:line="240" w:lineRule="auto"/>
              <w:contextualSpacing/>
              <w:jc w:val="both"/>
              <w:rPr>
                <w:rFonts w:cstheme="minorHAnsi"/>
              </w:rPr>
            </w:pPr>
            <w:r w:rsidRPr="00DB25C4">
              <w:rPr>
                <w:rFonts w:cstheme="minorHAnsi"/>
              </w:rPr>
              <w:t> </w:t>
            </w:r>
          </w:p>
        </w:tc>
      </w:tr>
      <w:tr w:rsidR="0076297E" w:rsidRPr="00DB25C4" w14:paraId="67209632" w14:textId="77777777" w:rsidTr="00162F42">
        <w:trPr>
          <w:trHeight w:val="2400"/>
        </w:trPr>
        <w:tc>
          <w:tcPr>
            <w:tcW w:w="560" w:type="dxa"/>
            <w:noWrap/>
            <w:hideMark/>
          </w:tcPr>
          <w:p w14:paraId="25ECA190" w14:textId="77777777" w:rsidR="0076297E" w:rsidRPr="00DB25C4" w:rsidRDefault="0076297E" w:rsidP="00687314">
            <w:pPr>
              <w:spacing w:after="0" w:line="240" w:lineRule="auto"/>
              <w:contextualSpacing/>
              <w:jc w:val="both"/>
              <w:rPr>
                <w:rFonts w:cstheme="minorHAnsi"/>
              </w:rPr>
            </w:pPr>
            <w:r w:rsidRPr="00DB25C4">
              <w:rPr>
                <w:rFonts w:cstheme="minorHAnsi"/>
              </w:rPr>
              <w:t>2</w:t>
            </w:r>
          </w:p>
        </w:tc>
        <w:tc>
          <w:tcPr>
            <w:tcW w:w="2140" w:type="dxa"/>
            <w:noWrap/>
            <w:hideMark/>
          </w:tcPr>
          <w:p w14:paraId="01FEE6A9" w14:textId="77777777" w:rsidR="0076297E" w:rsidRPr="00DB25C4" w:rsidRDefault="0076297E" w:rsidP="00687314">
            <w:pPr>
              <w:spacing w:after="0" w:line="240" w:lineRule="auto"/>
              <w:contextualSpacing/>
              <w:jc w:val="both"/>
              <w:rPr>
                <w:rFonts w:cstheme="minorHAnsi"/>
              </w:rPr>
            </w:pPr>
            <w:proofErr w:type="spellStart"/>
            <w:r w:rsidRPr="00DB25C4">
              <w:rPr>
                <w:rFonts w:cstheme="minorHAnsi"/>
              </w:rPr>
              <w:t>Produktivitas</w:t>
            </w:r>
            <w:proofErr w:type="spellEnd"/>
          </w:p>
        </w:tc>
        <w:tc>
          <w:tcPr>
            <w:tcW w:w="3060" w:type="dxa"/>
            <w:hideMark/>
          </w:tcPr>
          <w:p w14:paraId="2AE3909A" w14:textId="77777777" w:rsidR="0076297E" w:rsidRPr="00DB25C4" w:rsidRDefault="0076297E" w:rsidP="00687314">
            <w:pPr>
              <w:spacing w:after="0" w:line="240" w:lineRule="auto"/>
              <w:contextualSpacing/>
              <w:jc w:val="both"/>
              <w:rPr>
                <w:rFonts w:cstheme="minorHAnsi"/>
              </w:rPr>
            </w:pPr>
            <w:proofErr w:type="spellStart"/>
            <w:r w:rsidRPr="00DB25C4">
              <w:rPr>
                <w:rFonts w:cstheme="minorHAnsi"/>
              </w:rPr>
              <w:t>Produktivitas</w:t>
            </w:r>
            <w:proofErr w:type="spellEnd"/>
            <w:r w:rsidRPr="00DB25C4">
              <w:rPr>
                <w:rFonts w:cstheme="minorHAnsi"/>
              </w:rPr>
              <w:t xml:space="preserve"> </w:t>
            </w:r>
            <w:proofErr w:type="spellStart"/>
            <w:r w:rsidRPr="00DB25C4">
              <w:rPr>
                <w:rFonts w:cstheme="minorHAnsi"/>
              </w:rPr>
              <w:t>bisa</w:t>
            </w:r>
            <w:proofErr w:type="spellEnd"/>
            <w:r w:rsidRPr="00DB25C4">
              <w:rPr>
                <w:rFonts w:cstheme="minorHAnsi"/>
              </w:rPr>
              <w:t xml:space="preserve"> </w:t>
            </w:r>
            <w:proofErr w:type="spellStart"/>
            <w:r w:rsidRPr="00DB25C4">
              <w:rPr>
                <w:rFonts w:cstheme="minorHAnsi"/>
              </w:rPr>
              <w:t>terlihat</w:t>
            </w:r>
            <w:proofErr w:type="spellEnd"/>
            <w:r w:rsidRPr="00DB25C4">
              <w:rPr>
                <w:rFonts w:cstheme="minorHAnsi"/>
              </w:rPr>
              <w:t xml:space="preserve"> </w:t>
            </w:r>
            <w:proofErr w:type="spellStart"/>
            <w:r w:rsidRPr="00DB25C4">
              <w:rPr>
                <w:rFonts w:cstheme="minorHAnsi"/>
              </w:rPr>
              <w:t>dari</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PkM</w:t>
            </w:r>
            <w:proofErr w:type="spellEnd"/>
            <w:r w:rsidRPr="00DB25C4">
              <w:rPr>
                <w:rFonts w:cstheme="minorHAnsi"/>
              </w:rPr>
              <w:t xml:space="preserve"> DTPS Bahasa </w:t>
            </w:r>
            <w:proofErr w:type="spellStart"/>
            <w:r w:rsidRPr="00DB25C4">
              <w:rPr>
                <w:rFonts w:cstheme="minorHAnsi"/>
              </w:rPr>
              <w:t>Inggris</w:t>
            </w:r>
            <w:proofErr w:type="spellEnd"/>
            <w:r w:rsidRPr="00DB25C4">
              <w:rPr>
                <w:rFonts w:cstheme="minorHAnsi"/>
              </w:rPr>
              <w:t xml:space="preserve"> dan Mandarin </w:t>
            </w:r>
            <w:proofErr w:type="spellStart"/>
            <w:r w:rsidRPr="00DB25C4">
              <w:rPr>
                <w:rFonts w:cstheme="minorHAnsi"/>
              </w:rPr>
              <w:t>sudah</w:t>
            </w:r>
            <w:proofErr w:type="spellEnd"/>
            <w:r w:rsidRPr="00DB25C4">
              <w:rPr>
                <w:rFonts w:cstheme="minorHAnsi"/>
              </w:rPr>
              <w:t xml:space="preserve"> </w:t>
            </w:r>
            <w:proofErr w:type="spellStart"/>
            <w:r w:rsidRPr="00DB25C4">
              <w:rPr>
                <w:rFonts w:cstheme="minorHAnsi"/>
              </w:rPr>
              <w:t>cukup</w:t>
            </w:r>
            <w:proofErr w:type="spellEnd"/>
            <w:r w:rsidRPr="00DB25C4">
              <w:rPr>
                <w:rFonts w:cstheme="minorHAnsi"/>
              </w:rPr>
              <w:t xml:space="preserve"> </w:t>
            </w:r>
            <w:proofErr w:type="spellStart"/>
            <w:r w:rsidRPr="00DB25C4">
              <w:rPr>
                <w:rFonts w:cstheme="minorHAnsi"/>
              </w:rPr>
              <w:t>baik</w:t>
            </w:r>
            <w:proofErr w:type="spellEnd"/>
            <w:r w:rsidRPr="00DB25C4">
              <w:rPr>
                <w:rFonts w:cstheme="minorHAnsi"/>
              </w:rPr>
              <w:t xml:space="preserve">. </w:t>
            </w:r>
            <w:proofErr w:type="spellStart"/>
            <w:r w:rsidRPr="00DB25C4">
              <w:rPr>
                <w:rFonts w:cstheme="minorHAnsi"/>
              </w:rPr>
              <w:t>Dibuktikan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hasil</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PkM</w:t>
            </w:r>
            <w:proofErr w:type="spellEnd"/>
            <w:r w:rsidRPr="00DB25C4">
              <w:rPr>
                <w:rFonts w:cstheme="minorHAnsi"/>
              </w:rPr>
              <w:t xml:space="preserve"> yang </w:t>
            </w:r>
            <w:proofErr w:type="spellStart"/>
            <w:r w:rsidRPr="00DB25C4">
              <w:rPr>
                <w:rFonts w:cstheme="minorHAnsi"/>
              </w:rPr>
              <w:t>dilakukan</w:t>
            </w:r>
            <w:proofErr w:type="spellEnd"/>
            <w:r w:rsidRPr="00DB25C4">
              <w:rPr>
                <w:rFonts w:cstheme="minorHAnsi"/>
              </w:rPr>
              <w:t xml:space="preserve"> oleh </w:t>
            </w:r>
            <w:proofErr w:type="spellStart"/>
            <w:r w:rsidRPr="00DB25C4">
              <w:rPr>
                <w:rFonts w:cstheme="minorHAnsi"/>
              </w:rPr>
              <w:t>dosen</w:t>
            </w:r>
            <w:proofErr w:type="spellEnd"/>
            <w:r w:rsidRPr="00DB25C4">
              <w:rPr>
                <w:rFonts w:cstheme="minorHAnsi"/>
              </w:rPr>
              <w:t xml:space="preserve"> </w:t>
            </w:r>
            <w:proofErr w:type="spellStart"/>
            <w:r w:rsidRPr="00DB25C4">
              <w:rPr>
                <w:rFonts w:cstheme="minorHAnsi"/>
              </w:rPr>
              <w:t>tetap</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bidang</w:t>
            </w:r>
            <w:proofErr w:type="spellEnd"/>
            <w:r w:rsidRPr="00DB25C4">
              <w:rPr>
                <w:rFonts w:cstheme="minorHAnsi"/>
              </w:rPr>
              <w:t xml:space="preserve"> </w:t>
            </w:r>
            <w:proofErr w:type="spellStart"/>
            <w:r w:rsidRPr="00DB25C4">
              <w:rPr>
                <w:rFonts w:cstheme="minorHAnsi"/>
              </w:rPr>
              <w:t>keahlian</w:t>
            </w:r>
            <w:proofErr w:type="spellEnd"/>
            <w:r w:rsidRPr="00DB25C4">
              <w:rPr>
                <w:rFonts w:cstheme="minorHAnsi"/>
              </w:rPr>
              <w:t xml:space="preserve"> PS.</w:t>
            </w:r>
          </w:p>
        </w:tc>
        <w:tc>
          <w:tcPr>
            <w:tcW w:w="2840" w:type="dxa"/>
            <w:hideMark/>
          </w:tcPr>
          <w:p w14:paraId="772F280E" w14:textId="77777777" w:rsidR="0076297E" w:rsidRPr="00DB25C4" w:rsidRDefault="0076297E" w:rsidP="00687314">
            <w:pPr>
              <w:spacing w:after="0" w:line="240" w:lineRule="auto"/>
              <w:contextualSpacing/>
              <w:jc w:val="both"/>
              <w:rPr>
                <w:rFonts w:cstheme="minorHAnsi"/>
              </w:rPr>
            </w:pPr>
            <w:proofErr w:type="spellStart"/>
            <w:r w:rsidRPr="00DB25C4">
              <w:rPr>
                <w:rFonts w:cstheme="minorHAnsi"/>
              </w:rPr>
              <w:t>Produktivitas</w:t>
            </w:r>
            <w:proofErr w:type="spellEnd"/>
            <w:r w:rsidRPr="00DB25C4">
              <w:rPr>
                <w:rFonts w:cstheme="minorHAnsi"/>
              </w:rPr>
              <w:t xml:space="preserve"> DTPS </w:t>
            </w:r>
            <w:proofErr w:type="spellStart"/>
            <w:r w:rsidRPr="00DB25C4">
              <w:rPr>
                <w:rFonts w:cstheme="minorHAnsi"/>
              </w:rPr>
              <w:t>masih</w:t>
            </w:r>
            <w:proofErr w:type="spellEnd"/>
            <w:r w:rsidRPr="00DB25C4">
              <w:rPr>
                <w:rFonts w:cstheme="minorHAnsi"/>
              </w:rPr>
              <w:t xml:space="preserve"> </w:t>
            </w:r>
            <w:proofErr w:type="spellStart"/>
            <w:r w:rsidRPr="00DB25C4">
              <w:rPr>
                <w:rFonts w:cstheme="minorHAnsi"/>
              </w:rPr>
              <w:t>memiliki</w:t>
            </w:r>
            <w:proofErr w:type="spellEnd"/>
            <w:r w:rsidRPr="00DB25C4">
              <w:rPr>
                <w:rFonts w:cstheme="minorHAnsi"/>
              </w:rPr>
              <w:t xml:space="preserve"> </w:t>
            </w:r>
            <w:proofErr w:type="spellStart"/>
            <w:r w:rsidRPr="00DB25C4">
              <w:rPr>
                <w:rFonts w:cstheme="minorHAnsi"/>
              </w:rPr>
              <w:t>kekurangan</w:t>
            </w:r>
            <w:proofErr w:type="spellEnd"/>
            <w:r w:rsidRPr="00DB25C4">
              <w:rPr>
                <w:rFonts w:cstheme="minorHAnsi"/>
              </w:rPr>
              <w:t xml:space="preserve"> pada </w:t>
            </w:r>
            <w:proofErr w:type="spellStart"/>
            <w:r w:rsidRPr="00DB25C4">
              <w:rPr>
                <w:rFonts w:cstheme="minorHAnsi"/>
              </w:rPr>
              <w:t>variasi</w:t>
            </w:r>
            <w:proofErr w:type="spellEnd"/>
            <w:r w:rsidRPr="00DB25C4">
              <w:rPr>
                <w:rFonts w:cstheme="minorHAnsi"/>
              </w:rPr>
              <w:t xml:space="preserve"> </w:t>
            </w:r>
            <w:proofErr w:type="spellStart"/>
            <w:r w:rsidRPr="00DB25C4">
              <w:rPr>
                <w:rFonts w:cstheme="minorHAnsi"/>
              </w:rPr>
              <w:t>topik</w:t>
            </w:r>
            <w:proofErr w:type="spellEnd"/>
            <w:r w:rsidRPr="00DB25C4">
              <w:rPr>
                <w:rFonts w:cstheme="minorHAnsi"/>
              </w:rPr>
              <w:t xml:space="preserve"> </w:t>
            </w:r>
            <w:proofErr w:type="spellStart"/>
            <w:r w:rsidRPr="00DB25C4">
              <w:rPr>
                <w:rFonts w:cstheme="minorHAnsi"/>
              </w:rPr>
              <w:t>PkM</w:t>
            </w:r>
            <w:proofErr w:type="spellEnd"/>
            <w:r w:rsidRPr="00DB25C4">
              <w:rPr>
                <w:rFonts w:cstheme="minorHAnsi"/>
              </w:rPr>
              <w:t>.</w:t>
            </w:r>
          </w:p>
        </w:tc>
      </w:tr>
      <w:tr w:rsidR="0076297E" w:rsidRPr="00DB25C4" w14:paraId="62D4A799" w14:textId="77777777" w:rsidTr="00162F42">
        <w:trPr>
          <w:trHeight w:val="2400"/>
        </w:trPr>
        <w:tc>
          <w:tcPr>
            <w:tcW w:w="560" w:type="dxa"/>
            <w:noWrap/>
            <w:hideMark/>
          </w:tcPr>
          <w:p w14:paraId="682EF8C5" w14:textId="77777777" w:rsidR="0076297E" w:rsidRPr="00DB25C4" w:rsidRDefault="0076297E" w:rsidP="00687314">
            <w:pPr>
              <w:spacing w:after="0" w:line="240" w:lineRule="auto"/>
              <w:contextualSpacing/>
              <w:jc w:val="both"/>
              <w:rPr>
                <w:rFonts w:cstheme="minorHAnsi"/>
              </w:rPr>
            </w:pPr>
            <w:r w:rsidRPr="00DB25C4">
              <w:rPr>
                <w:rFonts w:cstheme="minorHAnsi"/>
              </w:rPr>
              <w:lastRenderedPageBreak/>
              <w:t>3</w:t>
            </w:r>
          </w:p>
        </w:tc>
        <w:tc>
          <w:tcPr>
            <w:tcW w:w="2140" w:type="dxa"/>
            <w:hideMark/>
          </w:tcPr>
          <w:p w14:paraId="6D0A7A07" w14:textId="77777777" w:rsidR="0076297E" w:rsidRPr="00DB25C4" w:rsidRDefault="0076297E" w:rsidP="00687314">
            <w:pPr>
              <w:spacing w:after="0" w:line="240" w:lineRule="auto"/>
              <w:contextualSpacing/>
              <w:jc w:val="both"/>
              <w:rPr>
                <w:rFonts w:cstheme="minorHAnsi"/>
              </w:rPr>
            </w:pPr>
            <w:proofErr w:type="spellStart"/>
            <w:r w:rsidRPr="00DB25C4">
              <w:rPr>
                <w:rFonts w:cstheme="minorHAnsi"/>
              </w:rPr>
              <w:t>Pelibatan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PkM</w:t>
            </w:r>
            <w:proofErr w:type="spellEnd"/>
            <w:r w:rsidRPr="00DB25C4">
              <w:rPr>
                <w:rFonts w:cstheme="minorHAnsi"/>
              </w:rPr>
              <w:t xml:space="preserve"> </w:t>
            </w:r>
            <w:proofErr w:type="spellStart"/>
            <w:r w:rsidRPr="00DB25C4">
              <w:rPr>
                <w:rFonts w:cstheme="minorHAnsi"/>
              </w:rPr>
              <w:t>Dosen</w:t>
            </w:r>
            <w:proofErr w:type="spellEnd"/>
          </w:p>
        </w:tc>
        <w:tc>
          <w:tcPr>
            <w:tcW w:w="3060" w:type="dxa"/>
            <w:hideMark/>
          </w:tcPr>
          <w:p w14:paraId="45F83DED" w14:textId="77777777" w:rsidR="0076297E" w:rsidRPr="00DB25C4" w:rsidRDefault="0076297E" w:rsidP="00687314">
            <w:pPr>
              <w:spacing w:after="0" w:line="240" w:lineRule="auto"/>
              <w:contextualSpacing/>
              <w:jc w:val="both"/>
              <w:rPr>
                <w:rFonts w:cstheme="minorHAnsi"/>
              </w:rPr>
            </w:pP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melaksanakan</w:t>
            </w:r>
            <w:proofErr w:type="spellEnd"/>
            <w:r w:rsidRPr="00DB25C4">
              <w:rPr>
                <w:rFonts w:cstheme="minorHAnsi"/>
              </w:rPr>
              <w:t xml:space="preserve"> </w:t>
            </w:r>
            <w:proofErr w:type="spellStart"/>
            <w:r w:rsidRPr="00DB25C4">
              <w:rPr>
                <w:rFonts w:cstheme="minorHAnsi"/>
              </w:rPr>
              <w:t>PkM</w:t>
            </w:r>
            <w:proofErr w:type="spellEnd"/>
            <w:r w:rsidRPr="00DB25C4">
              <w:rPr>
                <w:rFonts w:cstheme="minorHAnsi"/>
              </w:rPr>
              <w:t xml:space="preserve">, DTPS </w:t>
            </w:r>
            <w:proofErr w:type="spellStart"/>
            <w:r w:rsidRPr="00DB25C4">
              <w:rPr>
                <w:rFonts w:cstheme="minorHAnsi"/>
              </w:rPr>
              <w:t>melibatkan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PS. </w:t>
            </w:r>
            <w:proofErr w:type="spellStart"/>
            <w:r w:rsidRPr="00DB25C4">
              <w:rPr>
                <w:rFonts w:cstheme="minorHAnsi"/>
              </w:rPr>
              <w:t>Dibuktikan</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hasil</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PkM</w:t>
            </w:r>
            <w:proofErr w:type="spellEnd"/>
            <w:r w:rsidRPr="00DB25C4">
              <w:rPr>
                <w:rFonts w:cstheme="minorHAnsi"/>
              </w:rPr>
              <w:t xml:space="preserve"> yang </w:t>
            </w:r>
            <w:proofErr w:type="spellStart"/>
            <w:r w:rsidRPr="00DB25C4">
              <w:rPr>
                <w:rFonts w:cstheme="minorHAnsi"/>
              </w:rPr>
              <w:t>dilakukan</w:t>
            </w:r>
            <w:proofErr w:type="spellEnd"/>
            <w:r w:rsidRPr="00DB25C4">
              <w:rPr>
                <w:rFonts w:cstheme="minorHAnsi"/>
              </w:rPr>
              <w:t xml:space="preserve"> oleh DTPS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melibatkan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kegiatannya</w:t>
            </w:r>
            <w:proofErr w:type="spellEnd"/>
            <w:r w:rsidRPr="00DB25C4">
              <w:rPr>
                <w:rFonts w:cstheme="minorHAnsi"/>
              </w:rPr>
              <w:t xml:space="preserve"> </w:t>
            </w:r>
            <w:proofErr w:type="spellStart"/>
            <w:r w:rsidRPr="00DB25C4">
              <w:rPr>
                <w:rFonts w:cstheme="minorHAnsi"/>
              </w:rPr>
              <w:t>sesuai</w:t>
            </w:r>
            <w:proofErr w:type="spellEnd"/>
            <w:r w:rsidRPr="00DB25C4">
              <w:rPr>
                <w:rFonts w:cstheme="minorHAnsi"/>
              </w:rPr>
              <w:t xml:space="preserve"> </w:t>
            </w:r>
            <w:proofErr w:type="spellStart"/>
            <w:r w:rsidRPr="00DB25C4">
              <w:rPr>
                <w:rFonts w:cstheme="minorHAnsi"/>
              </w:rPr>
              <w:t>dengan</w:t>
            </w:r>
            <w:proofErr w:type="spellEnd"/>
            <w:r w:rsidRPr="00DB25C4">
              <w:rPr>
                <w:rFonts w:cstheme="minorHAnsi"/>
              </w:rPr>
              <w:t xml:space="preserve"> </w:t>
            </w:r>
            <w:proofErr w:type="spellStart"/>
            <w:r w:rsidRPr="00DB25C4">
              <w:rPr>
                <w:rFonts w:cstheme="minorHAnsi"/>
              </w:rPr>
              <w:t>bidang</w:t>
            </w:r>
            <w:proofErr w:type="spellEnd"/>
            <w:r w:rsidRPr="00DB25C4">
              <w:rPr>
                <w:rFonts w:cstheme="minorHAnsi"/>
              </w:rPr>
              <w:t xml:space="preserve"> </w:t>
            </w:r>
            <w:proofErr w:type="spellStart"/>
            <w:r w:rsidRPr="00DB25C4">
              <w:rPr>
                <w:rFonts w:cstheme="minorHAnsi"/>
              </w:rPr>
              <w:t>keahlian</w:t>
            </w:r>
            <w:proofErr w:type="spellEnd"/>
            <w:r w:rsidRPr="00DB25C4">
              <w:rPr>
                <w:rFonts w:cstheme="minorHAnsi"/>
              </w:rPr>
              <w:t xml:space="preserve"> PS.</w:t>
            </w:r>
          </w:p>
        </w:tc>
        <w:tc>
          <w:tcPr>
            <w:tcW w:w="2840" w:type="dxa"/>
            <w:hideMark/>
          </w:tcPr>
          <w:p w14:paraId="5F6C8FC7" w14:textId="77777777" w:rsidR="0076297E" w:rsidRPr="00DB25C4" w:rsidRDefault="0076297E" w:rsidP="00687314">
            <w:pPr>
              <w:spacing w:after="0" w:line="240" w:lineRule="auto"/>
              <w:contextualSpacing/>
              <w:jc w:val="both"/>
              <w:rPr>
                <w:rFonts w:cstheme="minorHAnsi"/>
              </w:rPr>
            </w:pPr>
            <w:proofErr w:type="spellStart"/>
            <w:r w:rsidRPr="00DB25C4">
              <w:rPr>
                <w:rFonts w:cstheme="minorHAnsi"/>
              </w:rPr>
              <w:t>Pelibatan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PkM</w:t>
            </w:r>
            <w:proofErr w:type="spellEnd"/>
            <w:r w:rsidRPr="00DB25C4">
              <w:rPr>
                <w:rFonts w:cstheme="minorHAnsi"/>
              </w:rPr>
              <w:t xml:space="preserve"> </w:t>
            </w:r>
            <w:proofErr w:type="spellStart"/>
            <w:r w:rsidRPr="00DB25C4">
              <w:rPr>
                <w:rFonts w:cstheme="minorHAnsi"/>
              </w:rPr>
              <w:t>belum</w:t>
            </w:r>
            <w:proofErr w:type="spellEnd"/>
            <w:r w:rsidRPr="00DB25C4">
              <w:rPr>
                <w:rFonts w:cstheme="minorHAnsi"/>
              </w:rPr>
              <w:t xml:space="preserve"> </w:t>
            </w:r>
            <w:proofErr w:type="spellStart"/>
            <w:r w:rsidRPr="00DB25C4">
              <w:rPr>
                <w:rFonts w:cstheme="minorHAnsi"/>
              </w:rPr>
              <w:t>merata</w:t>
            </w:r>
            <w:proofErr w:type="spellEnd"/>
            <w:r w:rsidRPr="00DB25C4">
              <w:rPr>
                <w:rFonts w:cstheme="minorHAnsi"/>
              </w:rPr>
              <w:t xml:space="preserve"> dan </w:t>
            </w:r>
            <w:proofErr w:type="spellStart"/>
            <w:r w:rsidRPr="00DB25C4">
              <w:rPr>
                <w:rFonts w:cstheme="minorHAnsi"/>
              </w:rPr>
              <w:t>ada</w:t>
            </w:r>
            <w:proofErr w:type="spellEnd"/>
            <w:r w:rsidRPr="00DB25C4">
              <w:rPr>
                <w:rFonts w:cstheme="minorHAnsi"/>
              </w:rPr>
              <w:t xml:space="preserve"> </w:t>
            </w:r>
            <w:proofErr w:type="spellStart"/>
            <w:r w:rsidRPr="00DB25C4">
              <w:rPr>
                <w:rFonts w:cstheme="minorHAnsi"/>
              </w:rPr>
              <w:t>beberapa</w:t>
            </w:r>
            <w:proofErr w:type="spellEnd"/>
            <w:r w:rsidRPr="00DB25C4">
              <w:rPr>
                <w:rFonts w:cstheme="minorHAnsi"/>
              </w:rPr>
              <w:t xml:space="preserve"> DTPS yang </w:t>
            </w:r>
            <w:proofErr w:type="spellStart"/>
            <w:r w:rsidRPr="00DB25C4">
              <w:rPr>
                <w:rFonts w:cstheme="minorHAnsi"/>
              </w:rPr>
              <w:t>tidak</w:t>
            </w:r>
            <w:proofErr w:type="spellEnd"/>
            <w:r w:rsidRPr="00DB25C4">
              <w:rPr>
                <w:rFonts w:cstheme="minorHAnsi"/>
              </w:rPr>
              <w:t xml:space="preserve"> </w:t>
            </w:r>
            <w:proofErr w:type="spellStart"/>
            <w:r w:rsidRPr="00DB25C4">
              <w:rPr>
                <w:rFonts w:cstheme="minorHAnsi"/>
              </w:rPr>
              <w:t>melibatkan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pengabdian</w:t>
            </w:r>
            <w:proofErr w:type="spellEnd"/>
            <w:r w:rsidRPr="00DB25C4">
              <w:rPr>
                <w:rFonts w:cstheme="minorHAnsi"/>
              </w:rPr>
              <w:t>.</w:t>
            </w:r>
          </w:p>
        </w:tc>
      </w:tr>
    </w:tbl>
    <w:p w14:paraId="132E7E6A" w14:textId="77777777" w:rsidR="0076297E" w:rsidRPr="00DB25C4" w:rsidRDefault="0076297E" w:rsidP="00687314">
      <w:pPr>
        <w:spacing w:after="0" w:line="240" w:lineRule="auto"/>
        <w:contextualSpacing/>
        <w:jc w:val="both"/>
        <w:rPr>
          <w:rFonts w:cstheme="minorHAnsi"/>
        </w:rPr>
      </w:pPr>
    </w:p>
    <w:p w14:paraId="79B45636" w14:textId="77777777" w:rsidR="0076297E" w:rsidRPr="00DB25C4" w:rsidRDefault="0076297E" w:rsidP="00687314">
      <w:pPr>
        <w:spacing w:after="0" w:line="240" w:lineRule="auto"/>
        <w:contextualSpacing/>
        <w:jc w:val="both"/>
        <w:rPr>
          <w:rFonts w:cstheme="minorHAnsi"/>
        </w:rPr>
      </w:pPr>
      <w:proofErr w:type="spellStart"/>
      <w:r w:rsidRPr="00DB25C4">
        <w:rPr>
          <w:rFonts w:cstheme="minorHAnsi"/>
        </w:rPr>
        <w:t>Berdasarkan</w:t>
      </w:r>
      <w:proofErr w:type="spellEnd"/>
      <w:r w:rsidRPr="00DB25C4">
        <w:rPr>
          <w:rFonts w:cstheme="minorHAnsi"/>
        </w:rPr>
        <w:t xml:space="preserve"> </w:t>
      </w:r>
      <w:proofErr w:type="spellStart"/>
      <w:r w:rsidRPr="00DB25C4">
        <w:rPr>
          <w:rFonts w:cstheme="minorHAnsi"/>
        </w:rPr>
        <w:t>hasil</w:t>
      </w:r>
      <w:proofErr w:type="spellEnd"/>
      <w:r w:rsidRPr="00DB25C4">
        <w:rPr>
          <w:rFonts w:cstheme="minorHAnsi"/>
        </w:rPr>
        <w:t xml:space="preserve"> </w:t>
      </w:r>
      <w:proofErr w:type="spellStart"/>
      <w:r w:rsidRPr="00DB25C4">
        <w:rPr>
          <w:rFonts w:cstheme="minorHAnsi"/>
        </w:rPr>
        <w:t>evaluasi</w:t>
      </w:r>
      <w:proofErr w:type="spellEnd"/>
      <w:r w:rsidRPr="00DB25C4">
        <w:rPr>
          <w:rFonts w:cstheme="minorHAnsi"/>
        </w:rPr>
        <w:t xml:space="preserve">, </w:t>
      </w:r>
      <w:proofErr w:type="spellStart"/>
      <w:r w:rsidRPr="00DB25C4">
        <w:rPr>
          <w:rFonts w:cstheme="minorHAnsi"/>
        </w:rPr>
        <w:t>analisis</w:t>
      </w:r>
      <w:proofErr w:type="spellEnd"/>
      <w:r w:rsidRPr="00DB25C4">
        <w:rPr>
          <w:rFonts w:cstheme="minorHAnsi"/>
        </w:rPr>
        <w:t xml:space="preserve"> SWOT </w:t>
      </w:r>
      <w:proofErr w:type="spellStart"/>
      <w:r w:rsidRPr="00DB25C4">
        <w:rPr>
          <w:rFonts w:cstheme="minorHAnsi"/>
        </w:rPr>
        <w:t>dilakukan</w:t>
      </w:r>
      <w:proofErr w:type="spellEnd"/>
      <w:r w:rsidRPr="00DB25C4">
        <w:rPr>
          <w:rFonts w:cstheme="minorHAnsi"/>
        </w:rPr>
        <w:t>:</w:t>
      </w:r>
    </w:p>
    <w:tbl>
      <w:tblPr>
        <w:tblW w:w="0" w:type="auto"/>
        <w:tblLayout w:type="fixed"/>
        <w:tblLook w:val="04A0" w:firstRow="1" w:lastRow="0" w:firstColumn="1" w:lastColumn="0" w:noHBand="0" w:noVBand="1"/>
      </w:tblPr>
      <w:tblGrid>
        <w:gridCol w:w="4508"/>
        <w:gridCol w:w="4508"/>
      </w:tblGrid>
      <w:tr w:rsidR="0076297E" w:rsidRPr="00DB25C4" w14:paraId="558CE0CD" w14:textId="77777777" w:rsidTr="00CD4E67">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165C4E2E" w14:textId="77777777" w:rsidR="0076297E" w:rsidRPr="00DB25C4" w:rsidRDefault="0076297E" w:rsidP="00687314">
            <w:pPr>
              <w:spacing w:after="0" w:line="240" w:lineRule="auto"/>
              <w:jc w:val="center"/>
              <w:rPr>
                <w:rFonts w:cstheme="minorHAnsi"/>
              </w:rPr>
            </w:pPr>
            <w:proofErr w:type="spellStart"/>
            <w:r w:rsidRPr="00DB25C4">
              <w:rPr>
                <w:rFonts w:eastAsia="Calibri" w:cstheme="minorHAnsi"/>
                <w:b/>
                <w:bCs/>
              </w:rPr>
              <w:t>Kekuatan</w:t>
            </w:r>
            <w:proofErr w:type="spellEnd"/>
          </w:p>
          <w:p w14:paraId="6E2FF839" w14:textId="77777777" w:rsidR="0076297E" w:rsidRPr="00DB25C4" w:rsidRDefault="0076297E" w:rsidP="00687314">
            <w:pPr>
              <w:spacing w:after="0" w:line="240" w:lineRule="auto"/>
              <w:rPr>
                <w:rFonts w:cstheme="minorHAnsi"/>
              </w:rPr>
            </w:pPr>
            <w:r w:rsidRPr="00DB25C4">
              <w:rPr>
                <w:rFonts w:eastAsia="Calibri" w:cstheme="minorHAnsi"/>
              </w:rPr>
              <w:t xml:space="preserve"> </w:t>
            </w:r>
          </w:p>
          <w:p w14:paraId="4152A7C8" w14:textId="77777777" w:rsidR="0076297E" w:rsidRPr="00DB25C4" w:rsidRDefault="0076297E" w:rsidP="009F6099">
            <w:pPr>
              <w:pStyle w:val="ListParagraph"/>
              <w:numPr>
                <w:ilvl w:val="0"/>
                <w:numId w:val="175"/>
              </w:numPr>
              <w:spacing w:after="0" w:line="240" w:lineRule="auto"/>
              <w:rPr>
                <w:rFonts w:cstheme="minorHAnsi"/>
                <w:color w:val="374151"/>
              </w:rPr>
            </w:pPr>
            <w:proofErr w:type="spellStart"/>
            <w:r w:rsidRPr="00DB25C4">
              <w:rPr>
                <w:rFonts w:cstheme="minorHAnsi"/>
                <w:color w:val="374151"/>
              </w:rPr>
              <w:t>Terdapat</w:t>
            </w:r>
            <w:proofErr w:type="spellEnd"/>
            <w:r w:rsidRPr="00DB25C4">
              <w:rPr>
                <w:rFonts w:cstheme="minorHAnsi"/>
                <w:color w:val="374151"/>
              </w:rPr>
              <w:t xml:space="preserve"> </w:t>
            </w:r>
            <w:proofErr w:type="spellStart"/>
            <w:r w:rsidRPr="00DB25C4">
              <w:rPr>
                <w:rFonts w:cstheme="minorHAnsi"/>
                <w:color w:val="374151"/>
              </w:rPr>
              <w:t>kebijakan</w:t>
            </w:r>
            <w:proofErr w:type="spellEnd"/>
            <w:r w:rsidRPr="00DB25C4">
              <w:rPr>
                <w:rFonts w:cstheme="minorHAnsi"/>
                <w:color w:val="374151"/>
              </w:rPr>
              <w:t xml:space="preserve"> </w:t>
            </w:r>
            <w:proofErr w:type="spellStart"/>
            <w:r w:rsidRPr="00DB25C4">
              <w:rPr>
                <w:rFonts w:cstheme="minorHAnsi"/>
                <w:color w:val="374151"/>
              </w:rPr>
              <w:t>tertulis</w:t>
            </w:r>
            <w:proofErr w:type="spellEnd"/>
            <w:r w:rsidRPr="00DB25C4">
              <w:rPr>
                <w:rFonts w:cstheme="minorHAnsi"/>
                <w:color w:val="374151"/>
              </w:rPr>
              <w:t xml:space="preserve"> yang </w:t>
            </w:r>
            <w:proofErr w:type="spellStart"/>
            <w:r w:rsidRPr="00DB25C4">
              <w:rPr>
                <w:rFonts w:cstheme="minorHAnsi"/>
                <w:color w:val="374151"/>
              </w:rPr>
              <w:t>mengatur</w:t>
            </w:r>
            <w:proofErr w:type="spellEnd"/>
            <w:r w:rsidRPr="00DB25C4">
              <w:rPr>
                <w:rFonts w:cstheme="minorHAnsi"/>
                <w:color w:val="374151"/>
              </w:rPr>
              <w:t xml:space="preserve"> </w:t>
            </w:r>
            <w:proofErr w:type="spellStart"/>
            <w:r w:rsidRPr="00DB25C4">
              <w:rPr>
                <w:rFonts w:cstheme="minorHAnsi"/>
                <w:color w:val="374151"/>
              </w:rPr>
              <w:t>PkM</w:t>
            </w:r>
            <w:proofErr w:type="spellEnd"/>
            <w:r w:rsidRPr="00DB25C4">
              <w:rPr>
                <w:rFonts w:cstheme="minorHAnsi"/>
                <w:color w:val="374151"/>
              </w:rPr>
              <w:t xml:space="preserve"> dan UPPS, </w:t>
            </w:r>
            <w:proofErr w:type="spellStart"/>
            <w:r w:rsidRPr="00DB25C4">
              <w:rPr>
                <w:rFonts w:cstheme="minorHAnsi"/>
                <w:color w:val="374151"/>
              </w:rPr>
              <w:t>sesuai</w:t>
            </w:r>
            <w:proofErr w:type="spellEnd"/>
            <w:r w:rsidRPr="00DB25C4">
              <w:rPr>
                <w:rFonts w:cstheme="minorHAnsi"/>
                <w:color w:val="374151"/>
              </w:rPr>
              <w:t xml:space="preserve"> </w:t>
            </w:r>
            <w:proofErr w:type="spellStart"/>
            <w:r w:rsidRPr="00DB25C4">
              <w:rPr>
                <w:rFonts w:cstheme="minorHAnsi"/>
                <w:color w:val="374151"/>
              </w:rPr>
              <w:t>dengan</w:t>
            </w:r>
            <w:proofErr w:type="spellEnd"/>
            <w:r w:rsidRPr="00DB25C4">
              <w:rPr>
                <w:rFonts w:cstheme="minorHAnsi"/>
                <w:color w:val="374151"/>
              </w:rPr>
              <w:t xml:space="preserve"> </w:t>
            </w:r>
            <w:proofErr w:type="spellStart"/>
            <w:r w:rsidRPr="00DB25C4">
              <w:rPr>
                <w:rFonts w:cstheme="minorHAnsi"/>
                <w:color w:val="374151"/>
              </w:rPr>
              <w:t>peraturan</w:t>
            </w:r>
            <w:proofErr w:type="spellEnd"/>
            <w:r w:rsidRPr="00DB25C4">
              <w:rPr>
                <w:rFonts w:cstheme="minorHAnsi"/>
                <w:color w:val="374151"/>
              </w:rPr>
              <w:t xml:space="preserve"> </w:t>
            </w:r>
            <w:proofErr w:type="spellStart"/>
            <w:r w:rsidRPr="00DB25C4">
              <w:rPr>
                <w:rFonts w:cstheme="minorHAnsi"/>
                <w:color w:val="374151"/>
              </w:rPr>
              <w:t>perundang-undangan</w:t>
            </w:r>
            <w:proofErr w:type="spellEnd"/>
            <w:r w:rsidRPr="00DB25C4">
              <w:rPr>
                <w:rFonts w:cstheme="minorHAnsi"/>
                <w:color w:val="374151"/>
              </w:rPr>
              <w:t xml:space="preserve"> yang </w:t>
            </w:r>
            <w:proofErr w:type="spellStart"/>
            <w:r w:rsidRPr="00DB25C4">
              <w:rPr>
                <w:rFonts w:cstheme="minorHAnsi"/>
                <w:color w:val="374151"/>
              </w:rPr>
              <w:t>berlaku</w:t>
            </w:r>
            <w:proofErr w:type="spellEnd"/>
            <w:r w:rsidRPr="00DB25C4">
              <w:rPr>
                <w:rFonts w:cstheme="minorHAnsi"/>
                <w:color w:val="374151"/>
              </w:rPr>
              <w:t>.</w:t>
            </w:r>
          </w:p>
          <w:p w14:paraId="1AFB6DEA" w14:textId="77777777" w:rsidR="0076297E" w:rsidRPr="00DB25C4" w:rsidRDefault="0076297E" w:rsidP="00687314">
            <w:pPr>
              <w:spacing w:after="0" w:line="240" w:lineRule="auto"/>
              <w:rPr>
                <w:rFonts w:cstheme="minorHAnsi"/>
              </w:rPr>
            </w:pPr>
            <w:r w:rsidRPr="00DB25C4">
              <w:rPr>
                <w:rFonts w:eastAsia="Calibri" w:cstheme="minorHAnsi"/>
                <w:color w:val="374151"/>
              </w:rPr>
              <w:t xml:space="preserve"> </w:t>
            </w:r>
          </w:p>
          <w:p w14:paraId="3AB45DB6" w14:textId="77777777" w:rsidR="0076297E" w:rsidRPr="00DB25C4" w:rsidRDefault="0076297E" w:rsidP="009F6099">
            <w:pPr>
              <w:pStyle w:val="ListParagraph"/>
              <w:numPr>
                <w:ilvl w:val="0"/>
                <w:numId w:val="175"/>
              </w:numPr>
              <w:spacing w:after="0" w:line="240" w:lineRule="auto"/>
              <w:rPr>
                <w:rFonts w:cstheme="minorHAnsi"/>
                <w:color w:val="374151"/>
              </w:rPr>
            </w:pPr>
            <w:r w:rsidRPr="00DB25C4">
              <w:rPr>
                <w:rFonts w:cstheme="minorHAnsi"/>
                <w:color w:val="374151"/>
              </w:rPr>
              <w:t xml:space="preserve">UPPS </w:t>
            </w:r>
            <w:proofErr w:type="spellStart"/>
            <w:r w:rsidRPr="00DB25C4">
              <w:rPr>
                <w:rFonts w:cstheme="minorHAnsi"/>
                <w:color w:val="374151"/>
              </w:rPr>
              <w:t>telah</w:t>
            </w:r>
            <w:proofErr w:type="spellEnd"/>
            <w:r w:rsidRPr="00DB25C4">
              <w:rPr>
                <w:rFonts w:cstheme="minorHAnsi"/>
                <w:color w:val="374151"/>
              </w:rPr>
              <w:t xml:space="preserve"> </w:t>
            </w:r>
            <w:proofErr w:type="spellStart"/>
            <w:r w:rsidRPr="00DB25C4">
              <w:rPr>
                <w:rFonts w:cstheme="minorHAnsi"/>
                <w:color w:val="374151"/>
              </w:rPr>
              <w:t>menyusun</w:t>
            </w:r>
            <w:proofErr w:type="spellEnd"/>
            <w:r w:rsidRPr="00DB25C4">
              <w:rPr>
                <w:rFonts w:cstheme="minorHAnsi"/>
                <w:color w:val="374151"/>
              </w:rPr>
              <w:t xml:space="preserve"> </w:t>
            </w:r>
            <w:proofErr w:type="spellStart"/>
            <w:r w:rsidRPr="00DB25C4">
              <w:rPr>
                <w:rFonts w:cstheme="minorHAnsi"/>
                <w:color w:val="374151"/>
              </w:rPr>
              <w:t>peta</w:t>
            </w:r>
            <w:proofErr w:type="spellEnd"/>
            <w:r w:rsidRPr="00DB25C4">
              <w:rPr>
                <w:rFonts w:cstheme="minorHAnsi"/>
                <w:color w:val="374151"/>
              </w:rPr>
              <w:t xml:space="preserve"> </w:t>
            </w:r>
            <w:proofErr w:type="spellStart"/>
            <w:r w:rsidRPr="00DB25C4">
              <w:rPr>
                <w:rFonts w:cstheme="minorHAnsi"/>
                <w:color w:val="374151"/>
              </w:rPr>
              <w:t>jalan</w:t>
            </w:r>
            <w:proofErr w:type="spellEnd"/>
            <w:r w:rsidRPr="00DB25C4">
              <w:rPr>
                <w:rFonts w:cstheme="minorHAnsi"/>
                <w:color w:val="374151"/>
              </w:rPr>
              <w:t xml:space="preserve"> </w:t>
            </w:r>
            <w:proofErr w:type="spellStart"/>
            <w:r w:rsidRPr="00DB25C4">
              <w:rPr>
                <w:rFonts w:cstheme="minorHAnsi"/>
                <w:color w:val="374151"/>
              </w:rPr>
              <w:t>untuk</w:t>
            </w:r>
            <w:proofErr w:type="spellEnd"/>
            <w:r w:rsidRPr="00DB25C4">
              <w:rPr>
                <w:rFonts w:cstheme="minorHAnsi"/>
                <w:color w:val="374151"/>
              </w:rPr>
              <w:t xml:space="preserve"> </w:t>
            </w:r>
            <w:proofErr w:type="spellStart"/>
            <w:r w:rsidRPr="00DB25C4">
              <w:rPr>
                <w:rFonts w:cstheme="minorHAnsi"/>
                <w:color w:val="374151"/>
              </w:rPr>
              <w:t>mengembangkan</w:t>
            </w:r>
            <w:proofErr w:type="spellEnd"/>
            <w:r w:rsidRPr="00DB25C4">
              <w:rPr>
                <w:rFonts w:cstheme="minorHAnsi"/>
                <w:color w:val="374151"/>
              </w:rPr>
              <w:t xml:space="preserve"> </w:t>
            </w:r>
            <w:proofErr w:type="spellStart"/>
            <w:r w:rsidRPr="00DB25C4">
              <w:rPr>
                <w:rFonts w:cstheme="minorHAnsi"/>
                <w:color w:val="374151"/>
              </w:rPr>
              <w:t>bidang</w:t>
            </w:r>
            <w:proofErr w:type="spellEnd"/>
            <w:r w:rsidRPr="00DB25C4">
              <w:rPr>
                <w:rFonts w:cstheme="minorHAnsi"/>
                <w:color w:val="374151"/>
              </w:rPr>
              <w:t xml:space="preserve"> </w:t>
            </w:r>
            <w:proofErr w:type="spellStart"/>
            <w:r w:rsidRPr="00DB25C4">
              <w:rPr>
                <w:rFonts w:cstheme="minorHAnsi"/>
                <w:color w:val="374151"/>
              </w:rPr>
              <w:t>pendidikan</w:t>
            </w:r>
            <w:proofErr w:type="spellEnd"/>
            <w:r w:rsidRPr="00DB25C4">
              <w:rPr>
                <w:rFonts w:cstheme="minorHAnsi"/>
                <w:color w:val="374151"/>
              </w:rPr>
              <w:t xml:space="preserve"> </w:t>
            </w:r>
            <w:proofErr w:type="spellStart"/>
            <w:r w:rsidRPr="00DB25C4">
              <w:rPr>
                <w:rFonts w:cstheme="minorHAnsi"/>
                <w:color w:val="374151"/>
              </w:rPr>
              <w:t>bahasa</w:t>
            </w:r>
            <w:proofErr w:type="spellEnd"/>
            <w:r w:rsidRPr="00DB25C4">
              <w:rPr>
                <w:rFonts w:cstheme="minorHAnsi"/>
                <w:color w:val="374151"/>
              </w:rPr>
              <w:t xml:space="preserve">, </w:t>
            </w:r>
            <w:proofErr w:type="spellStart"/>
            <w:r w:rsidRPr="00DB25C4">
              <w:rPr>
                <w:rFonts w:cstheme="minorHAnsi"/>
                <w:color w:val="374151"/>
              </w:rPr>
              <w:t>ilmu</w:t>
            </w:r>
            <w:proofErr w:type="spellEnd"/>
            <w:r w:rsidRPr="00DB25C4">
              <w:rPr>
                <w:rFonts w:cstheme="minorHAnsi"/>
                <w:color w:val="374151"/>
              </w:rPr>
              <w:t xml:space="preserve"> </w:t>
            </w:r>
            <w:proofErr w:type="spellStart"/>
            <w:r w:rsidRPr="00DB25C4">
              <w:rPr>
                <w:rFonts w:cstheme="minorHAnsi"/>
                <w:color w:val="374151"/>
              </w:rPr>
              <w:t>bahasa</w:t>
            </w:r>
            <w:proofErr w:type="spellEnd"/>
            <w:r w:rsidRPr="00DB25C4">
              <w:rPr>
                <w:rFonts w:cstheme="minorHAnsi"/>
                <w:color w:val="374151"/>
              </w:rPr>
              <w:t xml:space="preserve">, dan sastra </w:t>
            </w:r>
            <w:proofErr w:type="spellStart"/>
            <w:r w:rsidRPr="00DB25C4">
              <w:rPr>
                <w:rFonts w:cstheme="minorHAnsi"/>
                <w:color w:val="374151"/>
              </w:rPr>
              <w:t>Inggris</w:t>
            </w:r>
            <w:proofErr w:type="spellEnd"/>
            <w:r w:rsidRPr="00DB25C4">
              <w:rPr>
                <w:rFonts w:cstheme="minorHAnsi"/>
                <w:color w:val="374151"/>
              </w:rPr>
              <w:t xml:space="preserve"> dan Mandarin di </w:t>
            </w:r>
            <w:proofErr w:type="spellStart"/>
            <w:r w:rsidRPr="00DB25C4">
              <w:rPr>
                <w:rFonts w:cstheme="minorHAnsi"/>
                <w:color w:val="374151"/>
              </w:rPr>
              <w:t>Fakultas</w:t>
            </w:r>
            <w:proofErr w:type="spellEnd"/>
            <w:r w:rsidRPr="00DB25C4">
              <w:rPr>
                <w:rFonts w:cstheme="minorHAnsi"/>
                <w:color w:val="374151"/>
              </w:rPr>
              <w:t xml:space="preserve"> Bahasa dan Seni Universitas Ma Chung, yang </w:t>
            </w:r>
            <w:proofErr w:type="spellStart"/>
            <w:r w:rsidRPr="00DB25C4">
              <w:rPr>
                <w:rFonts w:cstheme="minorHAnsi"/>
                <w:color w:val="374151"/>
              </w:rPr>
              <w:t>dapat</w:t>
            </w:r>
            <w:proofErr w:type="spellEnd"/>
            <w:r w:rsidRPr="00DB25C4">
              <w:rPr>
                <w:rFonts w:cstheme="minorHAnsi"/>
                <w:color w:val="374151"/>
              </w:rPr>
              <w:t xml:space="preserve"> </w:t>
            </w:r>
            <w:proofErr w:type="spellStart"/>
            <w:r w:rsidRPr="00DB25C4">
              <w:rPr>
                <w:rFonts w:cstheme="minorHAnsi"/>
                <w:color w:val="374151"/>
              </w:rPr>
              <w:t>menjadi</w:t>
            </w:r>
            <w:proofErr w:type="spellEnd"/>
            <w:r w:rsidRPr="00DB25C4">
              <w:rPr>
                <w:rFonts w:cstheme="minorHAnsi"/>
                <w:color w:val="374151"/>
              </w:rPr>
              <w:t xml:space="preserve"> </w:t>
            </w:r>
            <w:proofErr w:type="spellStart"/>
            <w:r w:rsidRPr="00DB25C4">
              <w:rPr>
                <w:rFonts w:cstheme="minorHAnsi"/>
                <w:color w:val="374151"/>
              </w:rPr>
              <w:t>acuan</w:t>
            </w:r>
            <w:proofErr w:type="spellEnd"/>
            <w:r w:rsidRPr="00DB25C4">
              <w:rPr>
                <w:rFonts w:cstheme="minorHAnsi"/>
                <w:color w:val="374151"/>
              </w:rPr>
              <w:t xml:space="preserve"> </w:t>
            </w:r>
            <w:proofErr w:type="spellStart"/>
            <w:r w:rsidRPr="00DB25C4">
              <w:rPr>
                <w:rFonts w:cstheme="minorHAnsi"/>
                <w:color w:val="374151"/>
              </w:rPr>
              <w:t>untuk</w:t>
            </w:r>
            <w:proofErr w:type="spellEnd"/>
            <w:r w:rsidRPr="00DB25C4">
              <w:rPr>
                <w:rFonts w:cstheme="minorHAnsi"/>
                <w:color w:val="374151"/>
              </w:rPr>
              <w:t xml:space="preserve"> </w:t>
            </w:r>
            <w:proofErr w:type="spellStart"/>
            <w:r w:rsidRPr="00DB25C4">
              <w:rPr>
                <w:rFonts w:cstheme="minorHAnsi"/>
                <w:color w:val="374151"/>
              </w:rPr>
              <w:t>pelaksanaan</w:t>
            </w:r>
            <w:proofErr w:type="spellEnd"/>
            <w:r w:rsidRPr="00DB25C4">
              <w:rPr>
                <w:rFonts w:cstheme="minorHAnsi"/>
                <w:color w:val="374151"/>
              </w:rPr>
              <w:t xml:space="preserve"> </w:t>
            </w:r>
            <w:proofErr w:type="spellStart"/>
            <w:r w:rsidRPr="00DB25C4">
              <w:rPr>
                <w:rFonts w:cstheme="minorHAnsi"/>
                <w:color w:val="374151"/>
              </w:rPr>
              <w:t>kegiatan</w:t>
            </w:r>
            <w:proofErr w:type="spellEnd"/>
            <w:r w:rsidRPr="00DB25C4">
              <w:rPr>
                <w:rFonts w:cstheme="minorHAnsi"/>
                <w:color w:val="374151"/>
              </w:rPr>
              <w:t xml:space="preserve"> </w:t>
            </w:r>
            <w:proofErr w:type="spellStart"/>
            <w:r w:rsidRPr="00DB25C4">
              <w:rPr>
                <w:rFonts w:cstheme="minorHAnsi"/>
                <w:color w:val="374151"/>
              </w:rPr>
              <w:t>PkM</w:t>
            </w:r>
            <w:proofErr w:type="spellEnd"/>
          </w:p>
          <w:p w14:paraId="347BCF55" w14:textId="77777777" w:rsidR="0076297E" w:rsidRPr="00DB25C4" w:rsidRDefault="0076297E" w:rsidP="00687314">
            <w:pPr>
              <w:spacing w:after="0" w:line="240" w:lineRule="auto"/>
              <w:ind w:left="427" w:hanging="427"/>
              <w:rPr>
                <w:rFonts w:cstheme="minorHAnsi"/>
              </w:rPr>
            </w:pPr>
            <w:r w:rsidRPr="00DB25C4">
              <w:rPr>
                <w:rFonts w:eastAsia="Calibri" w:cstheme="minorHAnsi"/>
                <w:color w:val="374151"/>
              </w:rPr>
              <w:t xml:space="preserve"> </w:t>
            </w:r>
          </w:p>
          <w:p w14:paraId="0CCDBCE9" w14:textId="77777777" w:rsidR="0076297E" w:rsidRPr="00DB25C4" w:rsidRDefault="0076297E" w:rsidP="009F6099">
            <w:pPr>
              <w:pStyle w:val="ListParagraph"/>
              <w:numPr>
                <w:ilvl w:val="0"/>
                <w:numId w:val="175"/>
              </w:numPr>
              <w:spacing w:after="0" w:line="240" w:lineRule="auto"/>
              <w:rPr>
                <w:rFonts w:cstheme="minorHAnsi"/>
                <w:color w:val="374151"/>
              </w:rPr>
            </w:pPr>
            <w:proofErr w:type="spellStart"/>
            <w:r w:rsidRPr="00DB25C4">
              <w:rPr>
                <w:rFonts w:cstheme="minorHAnsi"/>
                <w:color w:val="374151"/>
              </w:rPr>
              <w:t>Terdapat</w:t>
            </w:r>
            <w:proofErr w:type="spellEnd"/>
            <w:r w:rsidRPr="00DB25C4">
              <w:rPr>
                <w:rFonts w:cstheme="minorHAnsi"/>
                <w:color w:val="374151"/>
              </w:rPr>
              <w:t xml:space="preserve"> </w:t>
            </w:r>
            <w:proofErr w:type="spellStart"/>
            <w:r w:rsidRPr="00DB25C4">
              <w:rPr>
                <w:rFonts w:cstheme="minorHAnsi"/>
                <w:color w:val="374151"/>
              </w:rPr>
              <w:t>beberapa</w:t>
            </w:r>
            <w:proofErr w:type="spellEnd"/>
            <w:r w:rsidRPr="00DB25C4">
              <w:rPr>
                <w:rFonts w:cstheme="minorHAnsi"/>
                <w:color w:val="374151"/>
              </w:rPr>
              <w:t xml:space="preserve"> </w:t>
            </w:r>
            <w:proofErr w:type="spellStart"/>
            <w:r w:rsidRPr="00DB25C4">
              <w:rPr>
                <w:rFonts w:cstheme="minorHAnsi"/>
                <w:color w:val="374151"/>
              </w:rPr>
              <w:t>aktivitas</w:t>
            </w:r>
            <w:proofErr w:type="spellEnd"/>
            <w:r w:rsidRPr="00DB25C4">
              <w:rPr>
                <w:rFonts w:cstheme="minorHAnsi"/>
                <w:color w:val="374151"/>
              </w:rPr>
              <w:t xml:space="preserve"> </w:t>
            </w:r>
            <w:proofErr w:type="spellStart"/>
            <w:r w:rsidRPr="00DB25C4">
              <w:rPr>
                <w:rFonts w:cstheme="minorHAnsi"/>
                <w:color w:val="374151"/>
              </w:rPr>
              <w:t>PkM</w:t>
            </w:r>
            <w:proofErr w:type="spellEnd"/>
            <w:r w:rsidRPr="00DB25C4">
              <w:rPr>
                <w:rFonts w:cstheme="minorHAnsi"/>
                <w:color w:val="374151"/>
              </w:rPr>
              <w:t xml:space="preserve"> yang </w:t>
            </w:r>
            <w:proofErr w:type="spellStart"/>
            <w:r w:rsidRPr="00DB25C4">
              <w:rPr>
                <w:rFonts w:cstheme="minorHAnsi"/>
                <w:color w:val="374151"/>
              </w:rPr>
              <w:t>relevan</w:t>
            </w:r>
            <w:proofErr w:type="spellEnd"/>
            <w:r w:rsidRPr="00DB25C4">
              <w:rPr>
                <w:rFonts w:cstheme="minorHAnsi"/>
                <w:color w:val="374151"/>
              </w:rPr>
              <w:t xml:space="preserve"> dan </w:t>
            </w:r>
            <w:proofErr w:type="spellStart"/>
            <w:r w:rsidRPr="00DB25C4">
              <w:rPr>
                <w:rFonts w:cstheme="minorHAnsi"/>
                <w:color w:val="374151"/>
              </w:rPr>
              <w:t>melibatkan</w:t>
            </w:r>
            <w:proofErr w:type="spellEnd"/>
            <w:r w:rsidRPr="00DB25C4">
              <w:rPr>
                <w:rFonts w:cstheme="minorHAnsi"/>
                <w:color w:val="374151"/>
              </w:rPr>
              <w:t xml:space="preserve"> </w:t>
            </w:r>
            <w:proofErr w:type="spellStart"/>
            <w:r w:rsidRPr="00DB25C4">
              <w:rPr>
                <w:rFonts w:cstheme="minorHAnsi"/>
                <w:color w:val="374151"/>
              </w:rPr>
              <w:t>mahasiswa</w:t>
            </w:r>
            <w:proofErr w:type="spellEnd"/>
            <w:r w:rsidRPr="00DB25C4">
              <w:rPr>
                <w:rFonts w:cstheme="minorHAnsi"/>
                <w:color w:val="374151"/>
              </w:rPr>
              <w:t xml:space="preserve">, </w:t>
            </w:r>
            <w:proofErr w:type="spellStart"/>
            <w:r w:rsidRPr="00DB25C4">
              <w:rPr>
                <w:rFonts w:cstheme="minorHAnsi"/>
                <w:color w:val="374151"/>
              </w:rPr>
              <w:t>seperti</w:t>
            </w:r>
            <w:proofErr w:type="spellEnd"/>
            <w:r w:rsidRPr="00DB25C4">
              <w:rPr>
                <w:rFonts w:cstheme="minorHAnsi"/>
                <w:color w:val="374151"/>
              </w:rPr>
              <w:t xml:space="preserve"> </w:t>
            </w:r>
            <w:proofErr w:type="spellStart"/>
            <w:r w:rsidRPr="00DB25C4">
              <w:rPr>
                <w:rFonts w:cstheme="minorHAnsi"/>
                <w:color w:val="374151"/>
              </w:rPr>
              <w:t>pembelajaran</w:t>
            </w:r>
            <w:proofErr w:type="spellEnd"/>
            <w:r w:rsidRPr="00DB25C4">
              <w:rPr>
                <w:rFonts w:cstheme="minorHAnsi"/>
                <w:color w:val="374151"/>
              </w:rPr>
              <w:t xml:space="preserve"> </w:t>
            </w:r>
            <w:proofErr w:type="spellStart"/>
            <w:r w:rsidRPr="00DB25C4">
              <w:rPr>
                <w:rFonts w:cstheme="minorHAnsi"/>
                <w:color w:val="374151"/>
              </w:rPr>
              <w:t>bahasa</w:t>
            </w:r>
            <w:proofErr w:type="spellEnd"/>
            <w:r w:rsidRPr="00DB25C4">
              <w:rPr>
                <w:rFonts w:cstheme="minorHAnsi"/>
                <w:color w:val="374151"/>
              </w:rPr>
              <w:t xml:space="preserve"> </w:t>
            </w:r>
            <w:proofErr w:type="spellStart"/>
            <w:r w:rsidRPr="00DB25C4">
              <w:rPr>
                <w:rFonts w:cstheme="minorHAnsi"/>
                <w:color w:val="374151"/>
              </w:rPr>
              <w:t>Inggris</w:t>
            </w:r>
            <w:proofErr w:type="spellEnd"/>
            <w:r w:rsidRPr="00DB25C4">
              <w:rPr>
                <w:rFonts w:cstheme="minorHAnsi"/>
                <w:color w:val="374151"/>
              </w:rPr>
              <w:t xml:space="preserve"> dan Mandarin </w:t>
            </w:r>
            <w:proofErr w:type="spellStart"/>
            <w:r w:rsidRPr="00DB25C4">
              <w:rPr>
                <w:rFonts w:cstheme="minorHAnsi"/>
                <w:color w:val="374151"/>
              </w:rPr>
              <w:t>selama</w:t>
            </w:r>
            <w:proofErr w:type="spellEnd"/>
            <w:r w:rsidRPr="00DB25C4">
              <w:rPr>
                <w:rFonts w:cstheme="minorHAnsi"/>
                <w:color w:val="374151"/>
              </w:rPr>
              <w:t xml:space="preserve"> masa new normal </w:t>
            </w:r>
            <w:proofErr w:type="spellStart"/>
            <w:r w:rsidRPr="00DB25C4">
              <w:rPr>
                <w:rFonts w:cstheme="minorHAnsi"/>
                <w:color w:val="374151"/>
              </w:rPr>
              <w:t>melalui</w:t>
            </w:r>
            <w:proofErr w:type="spellEnd"/>
            <w:r w:rsidRPr="00DB25C4">
              <w:rPr>
                <w:rFonts w:cstheme="minorHAnsi"/>
                <w:color w:val="374151"/>
              </w:rPr>
              <w:t xml:space="preserve"> </w:t>
            </w:r>
            <w:proofErr w:type="spellStart"/>
            <w:r w:rsidRPr="00DB25C4">
              <w:rPr>
                <w:rFonts w:cstheme="minorHAnsi"/>
                <w:color w:val="374151"/>
              </w:rPr>
              <w:t>penerapan</w:t>
            </w:r>
            <w:proofErr w:type="spellEnd"/>
            <w:r w:rsidRPr="00DB25C4">
              <w:rPr>
                <w:rFonts w:cstheme="minorHAnsi"/>
                <w:color w:val="374151"/>
              </w:rPr>
              <w:t xml:space="preserve"> model </w:t>
            </w:r>
            <w:proofErr w:type="spellStart"/>
            <w:r w:rsidRPr="00DB25C4">
              <w:rPr>
                <w:rFonts w:cstheme="minorHAnsi"/>
                <w:color w:val="374151"/>
              </w:rPr>
              <w:t>belajar</w:t>
            </w:r>
            <w:proofErr w:type="spellEnd"/>
            <w:r w:rsidRPr="00DB25C4">
              <w:rPr>
                <w:rFonts w:cstheme="minorHAnsi"/>
                <w:color w:val="374151"/>
              </w:rPr>
              <w:t xml:space="preserve"> </w:t>
            </w:r>
            <w:proofErr w:type="spellStart"/>
            <w:r w:rsidRPr="00DB25C4">
              <w:rPr>
                <w:rFonts w:cstheme="minorHAnsi"/>
                <w:color w:val="374151"/>
              </w:rPr>
              <w:t>terbalik</w:t>
            </w:r>
            <w:proofErr w:type="spellEnd"/>
            <w:r w:rsidRPr="00DB25C4">
              <w:rPr>
                <w:rFonts w:cstheme="minorHAnsi"/>
                <w:color w:val="374151"/>
              </w:rPr>
              <w:t xml:space="preserve"> (flipped learning) di SMPK Kristen Kalam Kudus</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4BD4DFA1" w14:textId="77777777" w:rsidR="0076297E" w:rsidRPr="00DB25C4" w:rsidRDefault="0076297E" w:rsidP="00687314">
            <w:pPr>
              <w:spacing w:after="0" w:line="240" w:lineRule="auto"/>
              <w:jc w:val="center"/>
              <w:rPr>
                <w:rFonts w:cstheme="minorHAnsi"/>
              </w:rPr>
            </w:pPr>
            <w:proofErr w:type="spellStart"/>
            <w:r w:rsidRPr="00DB25C4">
              <w:rPr>
                <w:rFonts w:eastAsia="Calibri" w:cstheme="minorHAnsi"/>
                <w:b/>
                <w:bCs/>
              </w:rPr>
              <w:t>Kelemahan</w:t>
            </w:r>
            <w:proofErr w:type="spellEnd"/>
          </w:p>
          <w:p w14:paraId="40940B0A" w14:textId="77777777" w:rsidR="0076297E" w:rsidRPr="00DB25C4" w:rsidRDefault="0076297E" w:rsidP="00687314">
            <w:pPr>
              <w:spacing w:after="0" w:line="240" w:lineRule="auto"/>
              <w:rPr>
                <w:rFonts w:cstheme="minorHAnsi"/>
              </w:rPr>
            </w:pPr>
            <w:r w:rsidRPr="00DB25C4">
              <w:rPr>
                <w:rFonts w:eastAsia="Calibri" w:cstheme="minorHAnsi"/>
              </w:rPr>
              <w:t xml:space="preserve"> </w:t>
            </w:r>
          </w:p>
          <w:p w14:paraId="0A785986" w14:textId="77777777" w:rsidR="0076297E" w:rsidRPr="00DB25C4" w:rsidRDefault="0076297E" w:rsidP="009F6099">
            <w:pPr>
              <w:pStyle w:val="ListParagraph"/>
              <w:numPr>
                <w:ilvl w:val="0"/>
                <w:numId w:val="174"/>
              </w:numPr>
              <w:spacing w:after="0" w:line="240" w:lineRule="auto"/>
              <w:rPr>
                <w:rFonts w:cstheme="minorHAnsi"/>
                <w:color w:val="374151"/>
              </w:rPr>
            </w:pPr>
            <w:r w:rsidRPr="00DB25C4">
              <w:rPr>
                <w:rFonts w:cstheme="minorHAnsi"/>
                <w:color w:val="374151"/>
              </w:rPr>
              <w:t xml:space="preserve">Belum </w:t>
            </w:r>
            <w:proofErr w:type="spellStart"/>
            <w:r w:rsidRPr="00DB25C4">
              <w:rPr>
                <w:rFonts w:cstheme="minorHAnsi"/>
                <w:color w:val="374151"/>
              </w:rPr>
              <w:t>banyak</w:t>
            </w:r>
            <w:proofErr w:type="spellEnd"/>
            <w:r w:rsidRPr="00DB25C4">
              <w:rPr>
                <w:rFonts w:cstheme="minorHAnsi"/>
                <w:color w:val="374151"/>
              </w:rPr>
              <w:t xml:space="preserve"> </w:t>
            </w:r>
            <w:proofErr w:type="spellStart"/>
            <w:r w:rsidRPr="00DB25C4">
              <w:rPr>
                <w:rFonts w:cstheme="minorHAnsi"/>
                <w:color w:val="374151"/>
              </w:rPr>
              <w:t>perolehan</w:t>
            </w:r>
            <w:proofErr w:type="spellEnd"/>
            <w:r w:rsidRPr="00DB25C4">
              <w:rPr>
                <w:rFonts w:cstheme="minorHAnsi"/>
                <w:color w:val="374151"/>
              </w:rPr>
              <w:t xml:space="preserve"> </w:t>
            </w:r>
            <w:proofErr w:type="spellStart"/>
            <w:r w:rsidRPr="00DB25C4">
              <w:rPr>
                <w:rFonts w:cstheme="minorHAnsi"/>
                <w:color w:val="374151"/>
              </w:rPr>
              <w:t>hibah</w:t>
            </w:r>
            <w:proofErr w:type="spellEnd"/>
            <w:r w:rsidRPr="00DB25C4">
              <w:rPr>
                <w:rFonts w:cstheme="minorHAnsi"/>
                <w:color w:val="374151"/>
              </w:rPr>
              <w:t xml:space="preserve"> </w:t>
            </w:r>
            <w:proofErr w:type="spellStart"/>
            <w:r w:rsidRPr="00DB25C4">
              <w:rPr>
                <w:rFonts w:cstheme="minorHAnsi"/>
                <w:color w:val="374151"/>
              </w:rPr>
              <w:t>eksternal</w:t>
            </w:r>
            <w:proofErr w:type="spellEnd"/>
            <w:r w:rsidRPr="00DB25C4">
              <w:rPr>
                <w:rFonts w:cstheme="minorHAnsi"/>
                <w:color w:val="374151"/>
              </w:rPr>
              <w:t xml:space="preserve"> yang </w:t>
            </w:r>
            <w:proofErr w:type="spellStart"/>
            <w:r w:rsidRPr="00DB25C4">
              <w:rPr>
                <w:rFonts w:cstheme="minorHAnsi"/>
                <w:color w:val="374151"/>
              </w:rPr>
              <w:t>diterima</w:t>
            </w:r>
            <w:proofErr w:type="spellEnd"/>
            <w:r w:rsidRPr="00DB25C4">
              <w:rPr>
                <w:rFonts w:cstheme="minorHAnsi"/>
                <w:color w:val="374151"/>
              </w:rPr>
              <w:t xml:space="preserve"> oleh PPBM </w:t>
            </w:r>
          </w:p>
          <w:p w14:paraId="460F29D1" w14:textId="77777777" w:rsidR="0076297E" w:rsidRPr="00DB25C4" w:rsidRDefault="0076297E" w:rsidP="00687314">
            <w:pPr>
              <w:spacing w:after="0" w:line="240" w:lineRule="auto"/>
              <w:ind w:left="342" w:hanging="342"/>
              <w:rPr>
                <w:rFonts w:cstheme="minorHAnsi"/>
              </w:rPr>
            </w:pPr>
            <w:r w:rsidRPr="00DB25C4">
              <w:rPr>
                <w:rFonts w:eastAsia="Calibri" w:cstheme="minorHAnsi"/>
                <w:color w:val="374151"/>
              </w:rPr>
              <w:t xml:space="preserve"> </w:t>
            </w:r>
          </w:p>
          <w:p w14:paraId="4EC42359" w14:textId="77777777" w:rsidR="0076297E" w:rsidRPr="00DB25C4" w:rsidRDefault="0076297E" w:rsidP="009F6099">
            <w:pPr>
              <w:pStyle w:val="ListParagraph"/>
              <w:numPr>
                <w:ilvl w:val="0"/>
                <w:numId w:val="174"/>
              </w:numPr>
              <w:spacing w:after="0" w:line="240" w:lineRule="auto"/>
              <w:rPr>
                <w:rFonts w:cstheme="minorHAnsi"/>
                <w:color w:val="374151"/>
              </w:rPr>
            </w:pPr>
            <w:r w:rsidRPr="00DB25C4">
              <w:rPr>
                <w:rFonts w:cstheme="minorHAnsi"/>
                <w:color w:val="374151"/>
              </w:rPr>
              <w:t xml:space="preserve">Masih </w:t>
            </w:r>
            <w:proofErr w:type="spellStart"/>
            <w:r w:rsidRPr="00DB25C4">
              <w:rPr>
                <w:rFonts w:cstheme="minorHAnsi"/>
                <w:color w:val="374151"/>
              </w:rPr>
              <w:t>sedikit</w:t>
            </w:r>
            <w:proofErr w:type="spellEnd"/>
            <w:r w:rsidRPr="00DB25C4">
              <w:rPr>
                <w:rFonts w:cstheme="minorHAnsi"/>
                <w:color w:val="374151"/>
              </w:rPr>
              <w:t xml:space="preserve"> </w:t>
            </w:r>
            <w:proofErr w:type="spellStart"/>
            <w:r w:rsidRPr="00DB25C4">
              <w:rPr>
                <w:rFonts w:cstheme="minorHAnsi"/>
                <w:color w:val="374151"/>
              </w:rPr>
              <w:t>mitra</w:t>
            </w:r>
            <w:proofErr w:type="spellEnd"/>
            <w:r w:rsidRPr="00DB25C4">
              <w:rPr>
                <w:rFonts w:cstheme="minorHAnsi"/>
                <w:color w:val="374151"/>
              </w:rPr>
              <w:t xml:space="preserve"> yang </w:t>
            </w:r>
            <w:proofErr w:type="spellStart"/>
            <w:r w:rsidRPr="00DB25C4">
              <w:rPr>
                <w:rFonts w:cstheme="minorHAnsi"/>
                <w:color w:val="374151"/>
              </w:rPr>
              <w:t>dilibatkan</w:t>
            </w:r>
            <w:proofErr w:type="spellEnd"/>
            <w:r w:rsidRPr="00DB25C4">
              <w:rPr>
                <w:rFonts w:cstheme="minorHAnsi"/>
                <w:color w:val="374151"/>
              </w:rPr>
              <w:t xml:space="preserve"> </w:t>
            </w:r>
            <w:proofErr w:type="spellStart"/>
            <w:r w:rsidRPr="00DB25C4">
              <w:rPr>
                <w:rFonts w:cstheme="minorHAnsi"/>
                <w:color w:val="374151"/>
              </w:rPr>
              <w:t>dalam</w:t>
            </w:r>
            <w:proofErr w:type="spellEnd"/>
            <w:r w:rsidRPr="00DB25C4">
              <w:rPr>
                <w:rFonts w:cstheme="minorHAnsi"/>
                <w:color w:val="374151"/>
              </w:rPr>
              <w:t xml:space="preserve"> </w:t>
            </w:r>
            <w:proofErr w:type="spellStart"/>
            <w:r w:rsidRPr="00DB25C4">
              <w:rPr>
                <w:rFonts w:cstheme="minorHAnsi"/>
                <w:color w:val="374151"/>
              </w:rPr>
              <w:t>kegiatan</w:t>
            </w:r>
            <w:proofErr w:type="spellEnd"/>
            <w:r w:rsidRPr="00DB25C4">
              <w:rPr>
                <w:rFonts w:cstheme="minorHAnsi"/>
                <w:color w:val="374151"/>
              </w:rPr>
              <w:t xml:space="preserve"> </w:t>
            </w:r>
            <w:proofErr w:type="spellStart"/>
            <w:r w:rsidRPr="00DB25C4">
              <w:rPr>
                <w:rFonts w:cstheme="minorHAnsi"/>
                <w:color w:val="374151"/>
              </w:rPr>
              <w:t>abdimas</w:t>
            </w:r>
            <w:proofErr w:type="spellEnd"/>
            <w:r w:rsidRPr="00DB25C4">
              <w:rPr>
                <w:rFonts w:cstheme="minorHAnsi"/>
                <w:color w:val="374151"/>
              </w:rPr>
              <w:t xml:space="preserve"> oleh PS </w:t>
            </w:r>
          </w:p>
        </w:tc>
      </w:tr>
      <w:tr w:rsidR="0076297E" w:rsidRPr="00DB25C4" w14:paraId="729480BD" w14:textId="77777777" w:rsidTr="00CD4E67">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1898FFA7" w14:textId="77777777" w:rsidR="0076297E" w:rsidRPr="00DB25C4" w:rsidRDefault="0076297E" w:rsidP="00687314">
            <w:pPr>
              <w:spacing w:after="0" w:line="240" w:lineRule="auto"/>
              <w:jc w:val="center"/>
              <w:rPr>
                <w:rFonts w:cstheme="minorHAnsi"/>
              </w:rPr>
            </w:pPr>
            <w:proofErr w:type="spellStart"/>
            <w:r w:rsidRPr="00DB25C4">
              <w:rPr>
                <w:rFonts w:eastAsia="Calibri" w:cstheme="minorHAnsi"/>
                <w:b/>
                <w:bCs/>
              </w:rPr>
              <w:t>Peluang</w:t>
            </w:r>
            <w:proofErr w:type="spellEnd"/>
          </w:p>
          <w:p w14:paraId="409461B7" w14:textId="77777777" w:rsidR="0076297E" w:rsidRPr="00DB25C4" w:rsidRDefault="0076297E" w:rsidP="00687314">
            <w:pPr>
              <w:spacing w:after="0" w:line="240" w:lineRule="auto"/>
              <w:rPr>
                <w:rFonts w:cstheme="minorHAnsi"/>
              </w:rPr>
            </w:pPr>
            <w:r w:rsidRPr="00DB25C4">
              <w:rPr>
                <w:rFonts w:eastAsia="Calibri" w:cstheme="minorHAnsi"/>
                <w:color w:val="374151"/>
              </w:rPr>
              <w:t xml:space="preserve"> </w:t>
            </w:r>
          </w:p>
          <w:p w14:paraId="17757E3A" w14:textId="77777777" w:rsidR="0076297E" w:rsidRPr="00DB25C4" w:rsidRDefault="0076297E" w:rsidP="009F6099">
            <w:pPr>
              <w:pStyle w:val="ListParagraph"/>
              <w:numPr>
                <w:ilvl w:val="0"/>
                <w:numId w:val="173"/>
              </w:numPr>
              <w:spacing w:after="0" w:line="240" w:lineRule="auto"/>
              <w:rPr>
                <w:rFonts w:cstheme="minorHAnsi"/>
                <w:color w:val="374151"/>
              </w:rPr>
            </w:pPr>
            <w:proofErr w:type="spellStart"/>
            <w:r w:rsidRPr="00DB25C4">
              <w:rPr>
                <w:rFonts w:cstheme="minorHAnsi"/>
                <w:color w:val="374151"/>
              </w:rPr>
              <w:t>Adanya</w:t>
            </w:r>
            <w:proofErr w:type="spellEnd"/>
            <w:r w:rsidRPr="00DB25C4">
              <w:rPr>
                <w:rFonts w:cstheme="minorHAnsi"/>
                <w:color w:val="374151"/>
              </w:rPr>
              <w:t xml:space="preserve"> </w:t>
            </w:r>
            <w:proofErr w:type="spellStart"/>
            <w:r w:rsidRPr="00DB25C4">
              <w:rPr>
                <w:rFonts w:cstheme="minorHAnsi"/>
                <w:color w:val="374151"/>
              </w:rPr>
              <w:t>potensi</w:t>
            </w:r>
            <w:proofErr w:type="spellEnd"/>
            <w:r w:rsidRPr="00DB25C4">
              <w:rPr>
                <w:rFonts w:cstheme="minorHAnsi"/>
                <w:color w:val="374151"/>
              </w:rPr>
              <w:t xml:space="preserve"> </w:t>
            </w:r>
            <w:proofErr w:type="spellStart"/>
            <w:r w:rsidRPr="00DB25C4">
              <w:rPr>
                <w:rFonts w:cstheme="minorHAnsi"/>
                <w:color w:val="374151"/>
              </w:rPr>
              <w:t>untuk</w:t>
            </w:r>
            <w:proofErr w:type="spellEnd"/>
            <w:r w:rsidRPr="00DB25C4">
              <w:rPr>
                <w:rFonts w:cstheme="minorHAnsi"/>
                <w:color w:val="374151"/>
              </w:rPr>
              <w:t xml:space="preserve"> </w:t>
            </w:r>
            <w:proofErr w:type="spellStart"/>
            <w:r w:rsidRPr="00DB25C4">
              <w:rPr>
                <w:rFonts w:cstheme="minorHAnsi"/>
                <w:color w:val="374151"/>
              </w:rPr>
              <w:t>melakukan</w:t>
            </w:r>
            <w:proofErr w:type="spellEnd"/>
            <w:r w:rsidRPr="00DB25C4">
              <w:rPr>
                <w:rFonts w:cstheme="minorHAnsi"/>
                <w:color w:val="374151"/>
              </w:rPr>
              <w:t xml:space="preserve"> </w:t>
            </w:r>
            <w:proofErr w:type="spellStart"/>
            <w:r w:rsidRPr="00DB25C4">
              <w:rPr>
                <w:rFonts w:cstheme="minorHAnsi"/>
                <w:color w:val="374151"/>
              </w:rPr>
              <w:t>kerjasama</w:t>
            </w:r>
            <w:proofErr w:type="spellEnd"/>
            <w:r w:rsidRPr="00DB25C4">
              <w:rPr>
                <w:rFonts w:cstheme="minorHAnsi"/>
                <w:color w:val="374151"/>
              </w:rPr>
              <w:t xml:space="preserve"> </w:t>
            </w:r>
            <w:proofErr w:type="spellStart"/>
            <w:r w:rsidRPr="00DB25C4">
              <w:rPr>
                <w:rFonts w:cstheme="minorHAnsi"/>
                <w:color w:val="374151"/>
              </w:rPr>
              <w:t>dengan</w:t>
            </w:r>
            <w:proofErr w:type="spellEnd"/>
            <w:r w:rsidRPr="00DB25C4">
              <w:rPr>
                <w:rFonts w:cstheme="minorHAnsi"/>
                <w:color w:val="374151"/>
              </w:rPr>
              <w:t xml:space="preserve"> </w:t>
            </w:r>
            <w:proofErr w:type="spellStart"/>
            <w:r w:rsidRPr="00DB25C4">
              <w:rPr>
                <w:rFonts w:cstheme="minorHAnsi"/>
                <w:color w:val="374151"/>
              </w:rPr>
              <w:t>institusi</w:t>
            </w:r>
            <w:proofErr w:type="spellEnd"/>
            <w:r w:rsidRPr="00DB25C4">
              <w:rPr>
                <w:rFonts w:cstheme="minorHAnsi"/>
                <w:color w:val="374151"/>
              </w:rPr>
              <w:t xml:space="preserve"> </w:t>
            </w:r>
            <w:proofErr w:type="spellStart"/>
            <w:r w:rsidRPr="00DB25C4">
              <w:rPr>
                <w:rFonts w:cstheme="minorHAnsi"/>
                <w:color w:val="374151"/>
              </w:rPr>
              <w:t>atau</w:t>
            </w:r>
            <w:proofErr w:type="spellEnd"/>
            <w:r w:rsidRPr="00DB25C4">
              <w:rPr>
                <w:rFonts w:cstheme="minorHAnsi"/>
                <w:color w:val="374151"/>
              </w:rPr>
              <w:t xml:space="preserve"> </w:t>
            </w:r>
            <w:proofErr w:type="spellStart"/>
            <w:r w:rsidRPr="00DB25C4">
              <w:rPr>
                <w:rFonts w:cstheme="minorHAnsi"/>
                <w:color w:val="374151"/>
              </w:rPr>
              <w:t>organisasi</w:t>
            </w:r>
            <w:proofErr w:type="spellEnd"/>
            <w:r w:rsidRPr="00DB25C4">
              <w:rPr>
                <w:rFonts w:cstheme="minorHAnsi"/>
                <w:color w:val="374151"/>
              </w:rPr>
              <w:t xml:space="preserve"> lain </w:t>
            </w:r>
            <w:proofErr w:type="spellStart"/>
            <w:r w:rsidRPr="00DB25C4">
              <w:rPr>
                <w:rFonts w:cstheme="minorHAnsi"/>
                <w:color w:val="374151"/>
              </w:rPr>
              <w:t>dalam</w:t>
            </w:r>
            <w:proofErr w:type="spellEnd"/>
            <w:r w:rsidRPr="00DB25C4">
              <w:rPr>
                <w:rFonts w:cstheme="minorHAnsi"/>
                <w:color w:val="374151"/>
              </w:rPr>
              <w:t xml:space="preserve"> </w:t>
            </w:r>
            <w:proofErr w:type="spellStart"/>
            <w:r w:rsidRPr="00DB25C4">
              <w:rPr>
                <w:rFonts w:cstheme="minorHAnsi"/>
                <w:color w:val="374151"/>
              </w:rPr>
              <w:t>pengembangan</w:t>
            </w:r>
            <w:proofErr w:type="spellEnd"/>
            <w:r w:rsidRPr="00DB25C4">
              <w:rPr>
                <w:rFonts w:cstheme="minorHAnsi"/>
                <w:color w:val="374151"/>
              </w:rPr>
              <w:t xml:space="preserve"> </w:t>
            </w:r>
            <w:proofErr w:type="spellStart"/>
            <w:r w:rsidRPr="00DB25C4">
              <w:rPr>
                <w:rFonts w:cstheme="minorHAnsi"/>
                <w:color w:val="374151"/>
              </w:rPr>
              <w:t>kegiatan</w:t>
            </w:r>
            <w:proofErr w:type="spellEnd"/>
            <w:r w:rsidRPr="00DB25C4">
              <w:rPr>
                <w:rFonts w:cstheme="minorHAnsi"/>
                <w:color w:val="374151"/>
              </w:rPr>
              <w:t xml:space="preserve"> </w:t>
            </w:r>
            <w:proofErr w:type="spellStart"/>
            <w:r w:rsidRPr="00DB25C4">
              <w:rPr>
                <w:rFonts w:cstheme="minorHAnsi"/>
                <w:color w:val="374151"/>
              </w:rPr>
              <w:t>PkM</w:t>
            </w:r>
            <w:proofErr w:type="spellEnd"/>
          </w:p>
          <w:p w14:paraId="11783B42" w14:textId="77777777" w:rsidR="0076297E" w:rsidRPr="00DB25C4" w:rsidRDefault="0076297E" w:rsidP="00687314">
            <w:pPr>
              <w:spacing w:after="0" w:line="240" w:lineRule="auto"/>
              <w:rPr>
                <w:rFonts w:cstheme="minorHAnsi"/>
              </w:rPr>
            </w:pPr>
            <w:r w:rsidRPr="00DB25C4">
              <w:rPr>
                <w:rFonts w:eastAsia="Calibri" w:cstheme="minorHAnsi"/>
              </w:rPr>
              <w:t xml:space="preserve"> </w:t>
            </w:r>
          </w:p>
          <w:p w14:paraId="4C8611B1" w14:textId="77777777" w:rsidR="0076297E" w:rsidRPr="00DB25C4" w:rsidRDefault="0076297E" w:rsidP="009F6099">
            <w:pPr>
              <w:pStyle w:val="ListParagraph"/>
              <w:numPr>
                <w:ilvl w:val="0"/>
                <w:numId w:val="173"/>
              </w:numPr>
              <w:spacing w:after="0" w:line="240" w:lineRule="auto"/>
              <w:rPr>
                <w:rFonts w:cstheme="minorHAnsi"/>
                <w:color w:val="374151"/>
              </w:rPr>
            </w:pPr>
            <w:proofErr w:type="spellStart"/>
            <w:r w:rsidRPr="00DB25C4">
              <w:rPr>
                <w:rFonts w:cstheme="minorHAnsi"/>
                <w:color w:val="374151"/>
              </w:rPr>
              <w:t>Adanya</w:t>
            </w:r>
            <w:proofErr w:type="spellEnd"/>
            <w:r w:rsidRPr="00DB25C4">
              <w:rPr>
                <w:rFonts w:cstheme="minorHAnsi"/>
                <w:color w:val="374151"/>
              </w:rPr>
              <w:t xml:space="preserve"> </w:t>
            </w:r>
            <w:proofErr w:type="spellStart"/>
            <w:r w:rsidRPr="00DB25C4">
              <w:rPr>
                <w:rFonts w:cstheme="minorHAnsi"/>
                <w:color w:val="374151"/>
              </w:rPr>
              <w:t>peluang</w:t>
            </w:r>
            <w:proofErr w:type="spellEnd"/>
            <w:r w:rsidRPr="00DB25C4">
              <w:rPr>
                <w:rFonts w:cstheme="minorHAnsi"/>
                <w:color w:val="374151"/>
              </w:rPr>
              <w:t xml:space="preserve"> </w:t>
            </w:r>
            <w:proofErr w:type="spellStart"/>
            <w:r w:rsidRPr="00DB25C4">
              <w:rPr>
                <w:rFonts w:cstheme="minorHAnsi"/>
                <w:color w:val="374151"/>
              </w:rPr>
              <w:t>untuk</w:t>
            </w:r>
            <w:proofErr w:type="spellEnd"/>
            <w:r w:rsidRPr="00DB25C4">
              <w:rPr>
                <w:rFonts w:cstheme="minorHAnsi"/>
                <w:color w:val="374151"/>
              </w:rPr>
              <w:t xml:space="preserve"> </w:t>
            </w:r>
            <w:proofErr w:type="spellStart"/>
            <w:r w:rsidRPr="00DB25C4">
              <w:rPr>
                <w:rFonts w:cstheme="minorHAnsi"/>
                <w:color w:val="374151"/>
              </w:rPr>
              <w:t>mengembangkan</w:t>
            </w:r>
            <w:proofErr w:type="spellEnd"/>
            <w:r w:rsidRPr="00DB25C4">
              <w:rPr>
                <w:rFonts w:cstheme="minorHAnsi"/>
                <w:color w:val="374151"/>
              </w:rPr>
              <w:t xml:space="preserve"> </w:t>
            </w:r>
            <w:proofErr w:type="spellStart"/>
            <w:r w:rsidRPr="00DB25C4">
              <w:rPr>
                <w:rFonts w:cstheme="minorHAnsi"/>
                <w:color w:val="374151"/>
              </w:rPr>
              <w:t>kegiatan</w:t>
            </w:r>
            <w:proofErr w:type="spellEnd"/>
            <w:r w:rsidRPr="00DB25C4">
              <w:rPr>
                <w:rFonts w:cstheme="minorHAnsi"/>
                <w:color w:val="374151"/>
              </w:rPr>
              <w:t xml:space="preserve"> </w:t>
            </w:r>
            <w:proofErr w:type="spellStart"/>
            <w:r w:rsidRPr="00DB25C4">
              <w:rPr>
                <w:rFonts w:cstheme="minorHAnsi"/>
                <w:color w:val="374151"/>
              </w:rPr>
              <w:t>PkM</w:t>
            </w:r>
            <w:proofErr w:type="spellEnd"/>
            <w:r w:rsidRPr="00DB25C4">
              <w:rPr>
                <w:rFonts w:cstheme="minorHAnsi"/>
                <w:color w:val="374151"/>
              </w:rPr>
              <w:t xml:space="preserve"> yang </w:t>
            </w:r>
            <w:proofErr w:type="spellStart"/>
            <w:r w:rsidRPr="00DB25C4">
              <w:rPr>
                <w:rFonts w:cstheme="minorHAnsi"/>
                <w:color w:val="374151"/>
              </w:rPr>
              <w:t>lebih</w:t>
            </w:r>
            <w:proofErr w:type="spellEnd"/>
            <w:r w:rsidRPr="00DB25C4">
              <w:rPr>
                <w:rFonts w:cstheme="minorHAnsi"/>
                <w:color w:val="374151"/>
              </w:rPr>
              <w:t xml:space="preserve"> </w:t>
            </w:r>
            <w:proofErr w:type="spellStart"/>
            <w:r w:rsidRPr="00DB25C4">
              <w:rPr>
                <w:rFonts w:cstheme="minorHAnsi"/>
                <w:color w:val="374151"/>
              </w:rPr>
              <w:t>beragam</w:t>
            </w:r>
            <w:proofErr w:type="spellEnd"/>
            <w:r w:rsidRPr="00DB25C4">
              <w:rPr>
                <w:rFonts w:cstheme="minorHAnsi"/>
                <w:color w:val="374151"/>
              </w:rPr>
              <w:t xml:space="preserve"> dan </w:t>
            </w:r>
            <w:proofErr w:type="spellStart"/>
            <w:r w:rsidRPr="00DB25C4">
              <w:rPr>
                <w:rFonts w:cstheme="minorHAnsi"/>
                <w:color w:val="374151"/>
              </w:rPr>
              <w:t>inovatif</w:t>
            </w:r>
            <w:proofErr w:type="spellEnd"/>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4E618E6A" w14:textId="77777777" w:rsidR="0076297E" w:rsidRPr="00DB25C4" w:rsidRDefault="0076297E" w:rsidP="00687314">
            <w:pPr>
              <w:spacing w:after="0" w:line="240" w:lineRule="auto"/>
              <w:jc w:val="center"/>
              <w:rPr>
                <w:rFonts w:cstheme="minorHAnsi"/>
              </w:rPr>
            </w:pPr>
            <w:proofErr w:type="spellStart"/>
            <w:r w:rsidRPr="00DB25C4">
              <w:rPr>
                <w:rFonts w:eastAsia="Calibri" w:cstheme="minorHAnsi"/>
                <w:b/>
                <w:bCs/>
              </w:rPr>
              <w:t>Ancaman</w:t>
            </w:r>
            <w:proofErr w:type="spellEnd"/>
          </w:p>
          <w:p w14:paraId="0FA14D8E" w14:textId="77777777" w:rsidR="0076297E" w:rsidRPr="00DB25C4" w:rsidRDefault="0076297E" w:rsidP="00687314">
            <w:pPr>
              <w:spacing w:after="0" w:line="240" w:lineRule="auto"/>
              <w:rPr>
                <w:rFonts w:cstheme="minorHAnsi"/>
              </w:rPr>
            </w:pPr>
            <w:r w:rsidRPr="00DB25C4">
              <w:rPr>
                <w:rFonts w:eastAsia="Calibri" w:cstheme="minorHAnsi"/>
                <w:color w:val="374151"/>
              </w:rPr>
              <w:t xml:space="preserve"> </w:t>
            </w:r>
          </w:p>
          <w:p w14:paraId="3A28FA48" w14:textId="77777777" w:rsidR="0076297E" w:rsidRPr="00DB25C4" w:rsidRDefault="0076297E" w:rsidP="009F6099">
            <w:pPr>
              <w:pStyle w:val="ListParagraph"/>
              <w:numPr>
                <w:ilvl w:val="0"/>
                <w:numId w:val="172"/>
              </w:numPr>
              <w:spacing w:after="0" w:line="240" w:lineRule="auto"/>
              <w:rPr>
                <w:rFonts w:cstheme="minorHAnsi"/>
                <w:color w:val="374151"/>
              </w:rPr>
            </w:pPr>
            <w:proofErr w:type="spellStart"/>
            <w:r w:rsidRPr="00DB25C4">
              <w:rPr>
                <w:rFonts w:cstheme="minorHAnsi"/>
                <w:color w:val="374151"/>
              </w:rPr>
              <w:t>Adanya</w:t>
            </w:r>
            <w:proofErr w:type="spellEnd"/>
            <w:r w:rsidRPr="00DB25C4">
              <w:rPr>
                <w:rFonts w:cstheme="minorHAnsi"/>
                <w:color w:val="374151"/>
              </w:rPr>
              <w:t xml:space="preserve"> </w:t>
            </w:r>
            <w:proofErr w:type="spellStart"/>
            <w:r w:rsidRPr="00DB25C4">
              <w:rPr>
                <w:rFonts w:cstheme="minorHAnsi"/>
                <w:color w:val="374151"/>
              </w:rPr>
              <w:t>persaingan</w:t>
            </w:r>
            <w:proofErr w:type="spellEnd"/>
            <w:r w:rsidRPr="00DB25C4">
              <w:rPr>
                <w:rFonts w:cstheme="minorHAnsi"/>
                <w:color w:val="374151"/>
              </w:rPr>
              <w:t xml:space="preserve"> </w:t>
            </w:r>
            <w:proofErr w:type="spellStart"/>
            <w:r w:rsidRPr="00DB25C4">
              <w:rPr>
                <w:rFonts w:cstheme="minorHAnsi"/>
                <w:color w:val="374151"/>
              </w:rPr>
              <w:t>dengan</w:t>
            </w:r>
            <w:proofErr w:type="spellEnd"/>
            <w:r w:rsidRPr="00DB25C4">
              <w:rPr>
                <w:rFonts w:cstheme="minorHAnsi"/>
                <w:color w:val="374151"/>
              </w:rPr>
              <w:t xml:space="preserve"> program </w:t>
            </w:r>
            <w:proofErr w:type="spellStart"/>
            <w:r w:rsidRPr="00DB25C4">
              <w:rPr>
                <w:rFonts w:cstheme="minorHAnsi"/>
                <w:color w:val="374151"/>
              </w:rPr>
              <w:t>studi</w:t>
            </w:r>
            <w:proofErr w:type="spellEnd"/>
            <w:r w:rsidRPr="00DB25C4">
              <w:rPr>
                <w:rFonts w:cstheme="minorHAnsi"/>
                <w:color w:val="374151"/>
              </w:rPr>
              <w:t xml:space="preserve"> </w:t>
            </w:r>
            <w:proofErr w:type="spellStart"/>
            <w:r w:rsidRPr="00DB25C4">
              <w:rPr>
                <w:rFonts w:cstheme="minorHAnsi"/>
                <w:color w:val="374151"/>
              </w:rPr>
              <w:t>bahasa</w:t>
            </w:r>
            <w:proofErr w:type="spellEnd"/>
            <w:r w:rsidRPr="00DB25C4">
              <w:rPr>
                <w:rFonts w:cstheme="minorHAnsi"/>
                <w:color w:val="374151"/>
              </w:rPr>
              <w:t xml:space="preserve"> dan sastra </w:t>
            </w:r>
            <w:proofErr w:type="spellStart"/>
            <w:r w:rsidRPr="00DB25C4">
              <w:rPr>
                <w:rFonts w:cstheme="minorHAnsi"/>
                <w:color w:val="374151"/>
              </w:rPr>
              <w:t>lainnya</w:t>
            </w:r>
            <w:proofErr w:type="spellEnd"/>
            <w:r w:rsidRPr="00DB25C4">
              <w:rPr>
                <w:rFonts w:cstheme="minorHAnsi"/>
                <w:color w:val="374151"/>
              </w:rPr>
              <w:t xml:space="preserve"> </w:t>
            </w:r>
            <w:proofErr w:type="spellStart"/>
            <w:r w:rsidRPr="00DB25C4">
              <w:rPr>
                <w:rFonts w:cstheme="minorHAnsi"/>
                <w:color w:val="374151"/>
              </w:rPr>
              <w:t>dalam</w:t>
            </w:r>
            <w:proofErr w:type="spellEnd"/>
            <w:r w:rsidRPr="00DB25C4">
              <w:rPr>
                <w:rFonts w:cstheme="minorHAnsi"/>
                <w:color w:val="374151"/>
              </w:rPr>
              <w:t xml:space="preserve"> </w:t>
            </w:r>
            <w:proofErr w:type="spellStart"/>
            <w:r w:rsidRPr="00DB25C4">
              <w:rPr>
                <w:rFonts w:cstheme="minorHAnsi"/>
                <w:color w:val="374151"/>
              </w:rPr>
              <w:t>pengembangan</w:t>
            </w:r>
            <w:proofErr w:type="spellEnd"/>
            <w:r w:rsidRPr="00DB25C4">
              <w:rPr>
                <w:rFonts w:cstheme="minorHAnsi"/>
                <w:color w:val="374151"/>
              </w:rPr>
              <w:t xml:space="preserve"> </w:t>
            </w:r>
            <w:proofErr w:type="spellStart"/>
            <w:r w:rsidRPr="00DB25C4">
              <w:rPr>
                <w:rFonts w:cstheme="minorHAnsi"/>
                <w:color w:val="374151"/>
              </w:rPr>
              <w:t>kegiatan</w:t>
            </w:r>
            <w:proofErr w:type="spellEnd"/>
            <w:r w:rsidRPr="00DB25C4">
              <w:rPr>
                <w:rFonts w:cstheme="minorHAnsi"/>
                <w:color w:val="374151"/>
              </w:rPr>
              <w:t xml:space="preserve"> </w:t>
            </w:r>
            <w:proofErr w:type="spellStart"/>
            <w:r w:rsidRPr="00DB25C4">
              <w:rPr>
                <w:rFonts w:cstheme="minorHAnsi"/>
                <w:color w:val="374151"/>
              </w:rPr>
              <w:t>PkM</w:t>
            </w:r>
            <w:proofErr w:type="spellEnd"/>
          </w:p>
          <w:p w14:paraId="511670C0" w14:textId="77777777" w:rsidR="0076297E" w:rsidRPr="00DB25C4" w:rsidRDefault="0076297E" w:rsidP="00687314">
            <w:pPr>
              <w:spacing w:after="0" w:line="240" w:lineRule="auto"/>
              <w:rPr>
                <w:rFonts w:cstheme="minorHAnsi"/>
              </w:rPr>
            </w:pPr>
            <w:r w:rsidRPr="00DB25C4">
              <w:rPr>
                <w:rFonts w:eastAsia="Calibri" w:cstheme="minorHAnsi"/>
                <w:color w:val="374151"/>
              </w:rPr>
              <w:t xml:space="preserve"> </w:t>
            </w:r>
          </w:p>
          <w:p w14:paraId="64F0525C" w14:textId="77777777" w:rsidR="0076297E" w:rsidRPr="00DB25C4" w:rsidRDefault="0076297E" w:rsidP="009F6099">
            <w:pPr>
              <w:pStyle w:val="ListParagraph"/>
              <w:numPr>
                <w:ilvl w:val="0"/>
                <w:numId w:val="172"/>
              </w:numPr>
              <w:spacing w:after="0" w:line="240" w:lineRule="auto"/>
              <w:rPr>
                <w:rFonts w:cstheme="minorHAnsi"/>
                <w:color w:val="374151"/>
              </w:rPr>
            </w:pPr>
            <w:proofErr w:type="spellStart"/>
            <w:r w:rsidRPr="00DB25C4">
              <w:rPr>
                <w:rFonts w:cstheme="minorHAnsi"/>
                <w:color w:val="374151"/>
              </w:rPr>
              <w:t>Adanya</w:t>
            </w:r>
            <w:proofErr w:type="spellEnd"/>
            <w:r w:rsidRPr="00DB25C4">
              <w:rPr>
                <w:rFonts w:cstheme="minorHAnsi"/>
                <w:color w:val="374151"/>
              </w:rPr>
              <w:t xml:space="preserve"> </w:t>
            </w:r>
            <w:proofErr w:type="spellStart"/>
            <w:r w:rsidRPr="00DB25C4">
              <w:rPr>
                <w:rFonts w:cstheme="minorHAnsi"/>
                <w:color w:val="374151"/>
              </w:rPr>
              <w:t>kendala</w:t>
            </w:r>
            <w:proofErr w:type="spellEnd"/>
            <w:r w:rsidRPr="00DB25C4">
              <w:rPr>
                <w:rFonts w:cstheme="minorHAnsi"/>
                <w:color w:val="374151"/>
              </w:rPr>
              <w:t xml:space="preserve"> </w:t>
            </w:r>
            <w:proofErr w:type="spellStart"/>
            <w:r w:rsidRPr="00DB25C4">
              <w:rPr>
                <w:rFonts w:cstheme="minorHAnsi"/>
                <w:color w:val="374151"/>
              </w:rPr>
              <w:t>dalam</w:t>
            </w:r>
            <w:proofErr w:type="spellEnd"/>
            <w:r w:rsidRPr="00DB25C4">
              <w:rPr>
                <w:rFonts w:cstheme="minorHAnsi"/>
                <w:color w:val="374151"/>
              </w:rPr>
              <w:t xml:space="preserve"> </w:t>
            </w:r>
            <w:proofErr w:type="spellStart"/>
            <w:r w:rsidRPr="00DB25C4">
              <w:rPr>
                <w:rFonts w:cstheme="minorHAnsi"/>
                <w:color w:val="374151"/>
              </w:rPr>
              <w:t>pengembangan</w:t>
            </w:r>
            <w:proofErr w:type="spellEnd"/>
            <w:r w:rsidRPr="00DB25C4">
              <w:rPr>
                <w:rFonts w:cstheme="minorHAnsi"/>
                <w:color w:val="374151"/>
              </w:rPr>
              <w:t xml:space="preserve"> </w:t>
            </w:r>
            <w:proofErr w:type="spellStart"/>
            <w:r w:rsidRPr="00DB25C4">
              <w:rPr>
                <w:rFonts w:cstheme="minorHAnsi"/>
                <w:color w:val="374151"/>
              </w:rPr>
              <w:t>kegiatan</w:t>
            </w:r>
            <w:proofErr w:type="spellEnd"/>
            <w:r w:rsidRPr="00DB25C4">
              <w:rPr>
                <w:rFonts w:cstheme="minorHAnsi"/>
                <w:color w:val="374151"/>
              </w:rPr>
              <w:t xml:space="preserve"> </w:t>
            </w:r>
            <w:proofErr w:type="spellStart"/>
            <w:r w:rsidRPr="00DB25C4">
              <w:rPr>
                <w:rFonts w:cstheme="minorHAnsi"/>
                <w:color w:val="374151"/>
              </w:rPr>
              <w:t>PkM</w:t>
            </w:r>
            <w:proofErr w:type="spellEnd"/>
            <w:r w:rsidRPr="00DB25C4">
              <w:rPr>
                <w:rFonts w:cstheme="minorHAnsi"/>
                <w:color w:val="374151"/>
              </w:rPr>
              <w:t xml:space="preserve"> di </w:t>
            </w:r>
            <w:proofErr w:type="spellStart"/>
            <w:r w:rsidRPr="00DB25C4">
              <w:rPr>
                <w:rFonts w:cstheme="minorHAnsi"/>
                <w:color w:val="374151"/>
              </w:rPr>
              <w:t>tengah</w:t>
            </w:r>
            <w:proofErr w:type="spellEnd"/>
            <w:r w:rsidRPr="00DB25C4">
              <w:rPr>
                <w:rFonts w:cstheme="minorHAnsi"/>
                <w:color w:val="374151"/>
              </w:rPr>
              <w:t xml:space="preserve"> </w:t>
            </w:r>
            <w:proofErr w:type="spellStart"/>
            <w:r w:rsidRPr="00DB25C4">
              <w:rPr>
                <w:rFonts w:cstheme="minorHAnsi"/>
                <w:color w:val="374151"/>
              </w:rPr>
              <w:t>pandemi</w:t>
            </w:r>
            <w:proofErr w:type="spellEnd"/>
            <w:r w:rsidRPr="00DB25C4">
              <w:rPr>
                <w:rFonts w:cstheme="minorHAnsi"/>
                <w:color w:val="374151"/>
              </w:rPr>
              <w:t xml:space="preserve"> Covid-19 yang </w:t>
            </w:r>
            <w:proofErr w:type="spellStart"/>
            <w:r w:rsidRPr="00DB25C4">
              <w:rPr>
                <w:rFonts w:cstheme="minorHAnsi"/>
                <w:color w:val="374151"/>
              </w:rPr>
              <w:t>masih</w:t>
            </w:r>
            <w:proofErr w:type="spellEnd"/>
            <w:r w:rsidRPr="00DB25C4">
              <w:rPr>
                <w:rFonts w:cstheme="minorHAnsi"/>
                <w:color w:val="374151"/>
              </w:rPr>
              <w:t xml:space="preserve"> </w:t>
            </w:r>
            <w:proofErr w:type="spellStart"/>
            <w:r w:rsidRPr="00DB25C4">
              <w:rPr>
                <w:rFonts w:cstheme="minorHAnsi"/>
                <w:color w:val="374151"/>
              </w:rPr>
              <w:t>berlangsung</w:t>
            </w:r>
            <w:proofErr w:type="spellEnd"/>
          </w:p>
        </w:tc>
      </w:tr>
    </w:tbl>
    <w:p w14:paraId="461BD363" w14:textId="77777777" w:rsidR="0076297E" w:rsidRPr="00DB25C4" w:rsidRDefault="0076297E" w:rsidP="00687314">
      <w:pPr>
        <w:spacing w:after="0" w:line="240" w:lineRule="auto"/>
        <w:jc w:val="both"/>
        <w:rPr>
          <w:rFonts w:cstheme="minorHAnsi"/>
        </w:rPr>
      </w:pPr>
      <w:r w:rsidRPr="00DB25C4">
        <w:rPr>
          <w:rFonts w:eastAsia="Calibri" w:cstheme="minorHAnsi"/>
        </w:rPr>
        <w:t xml:space="preserve"> </w:t>
      </w:r>
    </w:p>
    <w:p w14:paraId="142FEA5F" w14:textId="77777777" w:rsidR="0076297E" w:rsidRPr="00DB25C4" w:rsidRDefault="0076297E" w:rsidP="00687314">
      <w:pPr>
        <w:spacing w:after="0" w:line="240" w:lineRule="auto"/>
        <w:contextualSpacing/>
        <w:jc w:val="both"/>
        <w:rPr>
          <w:rFonts w:cstheme="minorHAnsi"/>
        </w:rPr>
      </w:pPr>
    </w:p>
    <w:p w14:paraId="0D3F071F" w14:textId="77777777" w:rsidR="0076297E" w:rsidRPr="00DB25C4" w:rsidRDefault="0076297E" w:rsidP="00687314">
      <w:pPr>
        <w:spacing w:after="0" w:line="240" w:lineRule="auto"/>
        <w:contextualSpacing/>
        <w:jc w:val="both"/>
        <w:rPr>
          <w:rFonts w:cstheme="minorHAnsi"/>
        </w:rPr>
      </w:pPr>
    </w:p>
    <w:p w14:paraId="4600E41D" w14:textId="77777777" w:rsidR="0076297E" w:rsidRPr="00DB25C4" w:rsidRDefault="0076297E" w:rsidP="00687314">
      <w:pPr>
        <w:spacing w:after="0" w:line="240" w:lineRule="auto"/>
        <w:contextualSpacing/>
        <w:jc w:val="both"/>
        <w:rPr>
          <w:rFonts w:cstheme="minorHAnsi"/>
          <w:b/>
        </w:rPr>
      </w:pPr>
      <w:r w:rsidRPr="00DB25C4">
        <w:rPr>
          <w:rFonts w:cstheme="minorHAnsi"/>
          <w:b/>
        </w:rPr>
        <w:t xml:space="preserve">8.4 </w:t>
      </w:r>
      <w:proofErr w:type="spellStart"/>
      <w:r w:rsidRPr="00DB25C4">
        <w:rPr>
          <w:rFonts w:cstheme="minorHAnsi"/>
          <w:b/>
        </w:rPr>
        <w:t>Tindak</w:t>
      </w:r>
      <w:proofErr w:type="spellEnd"/>
      <w:r w:rsidRPr="00DB25C4">
        <w:rPr>
          <w:rFonts w:cstheme="minorHAnsi"/>
          <w:b/>
        </w:rPr>
        <w:t xml:space="preserve"> </w:t>
      </w:r>
      <w:proofErr w:type="spellStart"/>
      <w:r w:rsidRPr="00DB25C4">
        <w:rPr>
          <w:rFonts w:cstheme="minorHAnsi"/>
          <w:b/>
        </w:rPr>
        <w:t>Lanjut</w:t>
      </w:r>
      <w:proofErr w:type="spellEnd"/>
    </w:p>
    <w:p w14:paraId="2B3BFAB0" w14:textId="77777777" w:rsidR="0076297E" w:rsidRPr="00DB25C4" w:rsidRDefault="0076297E" w:rsidP="00687314">
      <w:pPr>
        <w:spacing w:after="0" w:line="240" w:lineRule="auto"/>
        <w:contextualSpacing/>
        <w:jc w:val="both"/>
        <w:rPr>
          <w:rFonts w:cstheme="minorHAnsi"/>
        </w:rPr>
      </w:pPr>
      <w:proofErr w:type="spellStart"/>
      <w:r w:rsidRPr="00DB25C4">
        <w:rPr>
          <w:rFonts w:cstheme="minorHAnsi"/>
        </w:rPr>
        <w:t>Tindak</w:t>
      </w:r>
      <w:proofErr w:type="spellEnd"/>
      <w:r w:rsidRPr="00DB25C4">
        <w:rPr>
          <w:rFonts w:cstheme="minorHAnsi"/>
        </w:rPr>
        <w:t xml:space="preserve"> </w:t>
      </w:r>
      <w:proofErr w:type="spellStart"/>
      <w:r w:rsidRPr="00DB25C4">
        <w:rPr>
          <w:rFonts w:cstheme="minorHAnsi"/>
        </w:rPr>
        <w:t>lanjut</w:t>
      </w:r>
      <w:proofErr w:type="spellEnd"/>
      <w:r w:rsidRPr="00DB25C4">
        <w:rPr>
          <w:rFonts w:cstheme="minorHAnsi"/>
        </w:rPr>
        <w:t xml:space="preserve"> yang </w:t>
      </w:r>
      <w:proofErr w:type="spellStart"/>
      <w:r w:rsidRPr="00DB25C4">
        <w:rPr>
          <w:rFonts w:cstheme="minorHAnsi"/>
        </w:rPr>
        <w:t>telah</w:t>
      </w:r>
      <w:proofErr w:type="spellEnd"/>
      <w:r w:rsidRPr="00DB25C4">
        <w:rPr>
          <w:rFonts w:cstheme="minorHAnsi"/>
        </w:rPr>
        <w:t xml:space="preserve"> </w:t>
      </w:r>
      <w:proofErr w:type="spellStart"/>
      <w:r w:rsidRPr="00DB25C4">
        <w:rPr>
          <w:rFonts w:cstheme="minorHAnsi"/>
        </w:rPr>
        <w:t>diambil</w:t>
      </w:r>
      <w:proofErr w:type="spellEnd"/>
      <w:r w:rsidRPr="00DB25C4">
        <w:rPr>
          <w:rFonts w:cstheme="minorHAnsi"/>
        </w:rPr>
        <w:t xml:space="preserve"> oleh UPPS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rangka</w:t>
      </w:r>
      <w:proofErr w:type="spellEnd"/>
      <w:r w:rsidRPr="00DB25C4">
        <w:rPr>
          <w:rFonts w:cstheme="minorHAnsi"/>
        </w:rPr>
        <w:t xml:space="preserve"> </w:t>
      </w:r>
      <w:proofErr w:type="spellStart"/>
      <w:r w:rsidRPr="00DB25C4">
        <w:rPr>
          <w:rFonts w:cstheme="minorHAnsi"/>
        </w:rPr>
        <w:t>meningkatkan</w:t>
      </w:r>
      <w:proofErr w:type="spellEnd"/>
      <w:r w:rsidRPr="00DB25C4">
        <w:rPr>
          <w:rFonts w:cstheme="minorHAnsi"/>
        </w:rPr>
        <w:t xml:space="preserve"> </w:t>
      </w:r>
      <w:proofErr w:type="spellStart"/>
      <w:r w:rsidRPr="00DB25C4">
        <w:rPr>
          <w:rFonts w:cstheme="minorHAnsi"/>
        </w:rPr>
        <w:t>produktivitas</w:t>
      </w:r>
      <w:proofErr w:type="spellEnd"/>
      <w:r w:rsidRPr="00DB25C4">
        <w:rPr>
          <w:rFonts w:cstheme="minorHAnsi"/>
        </w:rPr>
        <w:t xml:space="preserve">, </w:t>
      </w:r>
      <w:proofErr w:type="spellStart"/>
      <w:r w:rsidRPr="00DB25C4">
        <w:rPr>
          <w:rFonts w:cstheme="minorHAnsi"/>
        </w:rPr>
        <w:t>relevansi</w:t>
      </w:r>
      <w:proofErr w:type="spellEnd"/>
      <w:r w:rsidRPr="00DB25C4">
        <w:rPr>
          <w:rFonts w:cstheme="minorHAnsi"/>
        </w:rPr>
        <w:t xml:space="preserve">, dan </w:t>
      </w:r>
      <w:proofErr w:type="spellStart"/>
      <w:r w:rsidRPr="00DB25C4">
        <w:rPr>
          <w:rFonts w:cstheme="minorHAnsi"/>
        </w:rPr>
        <w:t>pelibatan</w:t>
      </w:r>
      <w:proofErr w:type="spellEnd"/>
      <w:r w:rsidRPr="00DB25C4">
        <w:rPr>
          <w:rFonts w:cstheme="minorHAnsi"/>
        </w:rPr>
        <w:t xml:space="preserve"> </w:t>
      </w:r>
      <w:proofErr w:type="spellStart"/>
      <w:r w:rsidRPr="00DB25C4">
        <w:rPr>
          <w:rFonts w:cstheme="minorHAnsi"/>
        </w:rPr>
        <w:t>mahasiswa</w:t>
      </w:r>
      <w:proofErr w:type="spellEnd"/>
      <w:r w:rsidRPr="00DB25C4">
        <w:rPr>
          <w:rFonts w:cstheme="minorHAnsi"/>
        </w:rPr>
        <w:t xml:space="preserve"> </w:t>
      </w:r>
      <w:proofErr w:type="spellStart"/>
      <w:r w:rsidRPr="00DB25C4">
        <w:rPr>
          <w:rFonts w:cstheme="minorHAnsi"/>
        </w:rPr>
        <w:t>dalam</w:t>
      </w:r>
      <w:proofErr w:type="spellEnd"/>
      <w:r w:rsidRPr="00DB25C4">
        <w:rPr>
          <w:rFonts w:cstheme="minorHAnsi"/>
        </w:rPr>
        <w:t xml:space="preserve"> </w:t>
      </w:r>
      <w:proofErr w:type="spellStart"/>
      <w:r w:rsidRPr="00DB25C4">
        <w:rPr>
          <w:rFonts w:cstheme="minorHAnsi"/>
        </w:rPr>
        <w:t>kegiatan</w:t>
      </w:r>
      <w:proofErr w:type="spellEnd"/>
      <w:r w:rsidRPr="00DB25C4">
        <w:rPr>
          <w:rFonts w:cstheme="minorHAnsi"/>
        </w:rPr>
        <w:t xml:space="preserve"> </w:t>
      </w:r>
      <w:proofErr w:type="spellStart"/>
      <w:r w:rsidRPr="00DB25C4">
        <w:rPr>
          <w:rFonts w:cstheme="minorHAnsi"/>
        </w:rPr>
        <w:t>PkM</w:t>
      </w:r>
      <w:proofErr w:type="spellEnd"/>
      <w:r w:rsidRPr="00DB25C4">
        <w:rPr>
          <w:rFonts w:cstheme="minorHAnsi"/>
        </w:rPr>
        <w:t xml:space="preserve"> </w:t>
      </w:r>
      <w:proofErr w:type="spellStart"/>
      <w:r w:rsidRPr="00DB25C4">
        <w:rPr>
          <w:rFonts w:cstheme="minorHAnsi"/>
        </w:rPr>
        <w:t>dosen</w:t>
      </w:r>
      <w:proofErr w:type="spellEnd"/>
      <w:r w:rsidRPr="00DB25C4">
        <w:rPr>
          <w:rFonts w:cstheme="minorHAnsi"/>
        </w:rPr>
        <w:t>.</w:t>
      </w:r>
    </w:p>
    <w:p w14:paraId="370CF6B9" w14:textId="77777777" w:rsidR="0076297E" w:rsidRPr="00DB25C4" w:rsidRDefault="0076297E" w:rsidP="00687314">
      <w:pPr>
        <w:spacing w:after="0" w:line="240" w:lineRule="auto"/>
        <w:contextualSpacing/>
        <w:jc w:val="both"/>
        <w:rPr>
          <w:rFonts w:cstheme="minorHAnsi"/>
        </w:rPr>
      </w:pPr>
    </w:p>
    <w:p w14:paraId="0761E74F" w14:textId="77777777" w:rsidR="0076297E" w:rsidRPr="00DB25C4" w:rsidRDefault="0076297E" w:rsidP="00687314">
      <w:pPr>
        <w:spacing w:after="0" w:line="240" w:lineRule="auto"/>
        <w:contextualSpacing/>
        <w:jc w:val="both"/>
        <w:rPr>
          <w:rFonts w:cstheme="minorHAnsi"/>
        </w:rPr>
      </w:pPr>
    </w:p>
    <w:tbl>
      <w:tblPr>
        <w:tblW w:w="8365" w:type="dxa"/>
        <w:tblLook w:val="04A0" w:firstRow="1" w:lastRow="0" w:firstColumn="1" w:lastColumn="0" w:noHBand="0" w:noVBand="1"/>
      </w:tblPr>
      <w:tblGrid>
        <w:gridCol w:w="580"/>
        <w:gridCol w:w="1940"/>
        <w:gridCol w:w="3235"/>
        <w:gridCol w:w="2610"/>
      </w:tblGrid>
      <w:tr w:rsidR="0076297E" w:rsidRPr="00DB25C4" w14:paraId="3E46F347" w14:textId="77777777" w:rsidTr="00CD4E67">
        <w:trPr>
          <w:trHeight w:val="600"/>
        </w:trPr>
        <w:tc>
          <w:tcPr>
            <w:tcW w:w="580" w:type="dxa"/>
            <w:tcBorders>
              <w:top w:val="single" w:sz="4" w:space="0" w:color="auto"/>
              <w:left w:val="single" w:sz="4" w:space="0" w:color="auto"/>
              <w:bottom w:val="single" w:sz="4" w:space="0" w:color="auto"/>
              <w:right w:val="single" w:sz="4" w:space="0" w:color="auto"/>
            </w:tcBorders>
            <w:shd w:val="clear" w:color="auto" w:fill="auto"/>
            <w:noWrap/>
            <w:hideMark/>
          </w:tcPr>
          <w:p w14:paraId="51F37BD8" w14:textId="77777777" w:rsidR="0076297E" w:rsidRPr="00DB25C4" w:rsidRDefault="0076297E" w:rsidP="00687314">
            <w:pPr>
              <w:spacing w:after="0" w:line="240" w:lineRule="auto"/>
              <w:rPr>
                <w:rFonts w:eastAsia="Times New Roman" w:cstheme="minorHAnsi"/>
                <w:b/>
                <w:bCs/>
                <w:color w:val="000000"/>
              </w:rPr>
            </w:pPr>
            <w:r w:rsidRPr="00DB25C4">
              <w:rPr>
                <w:rFonts w:eastAsia="Times New Roman" w:cstheme="minorHAnsi"/>
                <w:b/>
                <w:bCs/>
                <w:color w:val="000000"/>
              </w:rPr>
              <w:lastRenderedPageBreak/>
              <w:t>No</w:t>
            </w:r>
          </w:p>
        </w:tc>
        <w:tc>
          <w:tcPr>
            <w:tcW w:w="1940" w:type="dxa"/>
            <w:tcBorders>
              <w:top w:val="single" w:sz="4" w:space="0" w:color="auto"/>
              <w:left w:val="nil"/>
              <w:bottom w:val="single" w:sz="4" w:space="0" w:color="auto"/>
              <w:right w:val="single" w:sz="4" w:space="0" w:color="auto"/>
            </w:tcBorders>
            <w:shd w:val="clear" w:color="auto" w:fill="auto"/>
            <w:hideMark/>
          </w:tcPr>
          <w:p w14:paraId="04E2E583" w14:textId="77777777" w:rsidR="0076297E" w:rsidRPr="00DB25C4" w:rsidRDefault="0076297E" w:rsidP="00687314">
            <w:pPr>
              <w:spacing w:after="0" w:line="240" w:lineRule="auto"/>
              <w:rPr>
                <w:rFonts w:eastAsia="Times New Roman" w:cstheme="minorHAnsi"/>
                <w:b/>
                <w:bCs/>
                <w:color w:val="000000"/>
              </w:rPr>
            </w:pPr>
            <w:proofErr w:type="spellStart"/>
            <w:r w:rsidRPr="00DB25C4">
              <w:rPr>
                <w:rFonts w:eastAsia="Times New Roman" w:cstheme="minorHAnsi"/>
                <w:b/>
                <w:bCs/>
                <w:color w:val="000000"/>
              </w:rPr>
              <w:t>Aspek</w:t>
            </w:r>
            <w:proofErr w:type="spellEnd"/>
            <w:r w:rsidRPr="00DB25C4">
              <w:rPr>
                <w:rFonts w:eastAsia="Times New Roman" w:cstheme="minorHAnsi"/>
                <w:b/>
                <w:bCs/>
                <w:color w:val="000000"/>
              </w:rPr>
              <w:t xml:space="preserve"> yang </w:t>
            </w:r>
            <w:proofErr w:type="spellStart"/>
            <w:r w:rsidRPr="00DB25C4">
              <w:rPr>
                <w:rFonts w:eastAsia="Times New Roman" w:cstheme="minorHAnsi"/>
                <w:b/>
                <w:bCs/>
                <w:color w:val="000000"/>
              </w:rPr>
              <w:t>Dievaluasi</w:t>
            </w:r>
            <w:proofErr w:type="spellEnd"/>
          </w:p>
        </w:tc>
        <w:tc>
          <w:tcPr>
            <w:tcW w:w="3235" w:type="dxa"/>
            <w:tcBorders>
              <w:top w:val="single" w:sz="4" w:space="0" w:color="auto"/>
              <w:left w:val="nil"/>
              <w:bottom w:val="single" w:sz="4" w:space="0" w:color="auto"/>
              <w:right w:val="single" w:sz="4" w:space="0" w:color="auto"/>
            </w:tcBorders>
            <w:shd w:val="clear" w:color="auto" w:fill="auto"/>
            <w:noWrap/>
            <w:hideMark/>
          </w:tcPr>
          <w:p w14:paraId="0F8B967A" w14:textId="77777777" w:rsidR="0076297E" w:rsidRPr="00DB25C4" w:rsidRDefault="0076297E" w:rsidP="00687314">
            <w:pPr>
              <w:spacing w:after="0" w:line="240" w:lineRule="auto"/>
              <w:rPr>
                <w:rFonts w:eastAsia="Times New Roman" w:cstheme="minorHAnsi"/>
                <w:b/>
                <w:bCs/>
                <w:color w:val="000000"/>
              </w:rPr>
            </w:pPr>
            <w:r w:rsidRPr="00DB25C4">
              <w:rPr>
                <w:rFonts w:eastAsia="Times New Roman" w:cstheme="minorHAnsi"/>
                <w:b/>
                <w:bCs/>
                <w:color w:val="000000"/>
              </w:rPr>
              <w:t xml:space="preserve">Hasil </w:t>
            </w:r>
            <w:proofErr w:type="spellStart"/>
            <w:r w:rsidRPr="00DB25C4">
              <w:rPr>
                <w:rFonts w:eastAsia="Times New Roman" w:cstheme="minorHAnsi"/>
                <w:b/>
                <w:bCs/>
                <w:color w:val="000000"/>
              </w:rPr>
              <w:t>Evaluasi</w:t>
            </w:r>
            <w:proofErr w:type="spellEnd"/>
          </w:p>
        </w:tc>
        <w:tc>
          <w:tcPr>
            <w:tcW w:w="2610" w:type="dxa"/>
            <w:tcBorders>
              <w:top w:val="single" w:sz="4" w:space="0" w:color="auto"/>
              <w:left w:val="nil"/>
              <w:bottom w:val="single" w:sz="4" w:space="0" w:color="auto"/>
              <w:right w:val="single" w:sz="4" w:space="0" w:color="auto"/>
            </w:tcBorders>
            <w:shd w:val="clear" w:color="auto" w:fill="auto"/>
            <w:noWrap/>
            <w:hideMark/>
          </w:tcPr>
          <w:p w14:paraId="79188F86" w14:textId="77777777" w:rsidR="0076297E" w:rsidRPr="00DB25C4" w:rsidRDefault="0076297E" w:rsidP="00687314">
            <w:pPr>
              <w:spacing w:after="0" w:line="240" w:lineRule="auto"/>
              <w:rPr>
                <w:rFonts w:eastAsia="Times New Roman" w:cstheme="minorHAnsi"/>
                <w:b/>
                <w:bCs/>
                <w:color w:val="000000"/>
              </w:rPr>
            </w:pPr>
            <w:proofErr w:type="spellStart"/>
            <w:r w:rsidRPr="00DB25C4">
              <w:rPr>
                <w:rFonts w:eastAsia="Times New Roman" w:cstheme="minorHAnsi"/>
                <w:b/>
                <w:bCs/>
                <w:color w:val="000000"/>
              </w:rPr>
              <w:t>Tindak</w:t>
            </w:r>
            <w:proofErr w:type="spellEnd"/>
            <w:r w:rsidRPr="00DB25C4">
              <w:rPr>
                <w:rFonts w:eastAsia="Times New Roman" w:cstheme="minorHAnsi"/>
                <w:b/>
                <w:bCs/>
                <w:color w:val="000000"/>
              </w:rPr>
              <w:t xml:space="preserve"> </w:t>
            </w:r>
            <w:proofErr w:type="spellStart"/>
            <w:r w:rsidRPr="00DB25C4">
              <w:rPr>
                <w:rFonts w:eastAsia="Times New Roman" w:cstheme="minorHAnsi"/>
                <w:b/>
                <w:bCs/>
                <w:color w:val="000000"/>
              </w:rPr>
              <w:t>Lanjut</w:t>
            </w:r>
            <w:proofErr w:type="spellEnd"/>
          </w:p>
        </w:tc>
      </w:tr>
      <w:tr w:rsidR="0076297E" w:rsidRPr="00DB25C4" w14:paraId="26AA70F7" w14:textId="77777777" w:rsidTr="00CD4E67">
        <w:trPr>
          <w:trHeight w:val="2438"/>
        </w:trPr>
        <w:tc>
          <w:tcPr>
            <w:tcW w:w="580" w:type="dxa"/>
            <w:tcBorders>
              <w:top w:val="nil"/>
              <w:left w:val="single" w:sz="4" w:space="0" w:color="auto"/>
              <w:bottom w:val="single" w:sz="4" w:space="0" w:color="auto"/>
              <w:right w:val="single" w:sz="4" w:space="0" w:color="auto"/>
            </w:tcBorders>
            <w:shd w:val="clear" w:color="auto" w:fill="auto"/>
            <w:noWrap/>
            <w:hideMark/>
          </w:tcPr>
          <w:p w14:paraId="42EFBE57" w14:textId="77777777" w:rsidR="0076297E" w:rsidRPr="00DB25C4" w:rsidRDefault="0076297E" w:rsidP="00687314">
            <w:pPr>
              <w:spacing w:after="0" w:line="240" w:lineRule="auto"/>
              <w:rPr>
                <w:rFonts w:eastAsia="Times New Roman" w:cstheme="minorHAnsi"/>
                <w:color w:val="000000"/>
              </w:rPr>
            </w:pPr>
            <w:r w:rsidRPr="00DB25C4">
              <w:rPr>
                <w:rFonts w:eastAsia="Times New Roman" w:cstheme="minorHAnsi"/>
                <w:color w:val="000000"/>
              </w:rPr>
              <w:t>1</w:t>
            </w:r>
          </w:p>
        </w:tc>
        <w:tc>
          <w:tcPr>
            <w:tcW w:w="1940" w:type="dxa"/>
            <w:tcBorders>
              <w:top w:val="nil"/>
              <w:left w:val="nil"/>
              <w:bottom w:val="single" w:sz="4" w:space="0" w:color="auto"/>
              <w:right w:val="single" w:sz="4" w:space="0" w:color="auto"/>
            </w:tcBorders>
            <w:shd w:val="clear" w:color="auto" w:fill="auto"/>
            <w:noWrap/>
            <w:hideMark/>
          </w:tcPr>
          <w:p w14:paraId="0265D764" w14:textId="77777777" w:rsidR="0076297E" w:rsidRPr="00DB25C4" w:rsidRDefault="0076297E" w:rsidP="00687314">
            <w:pPr>
              <w:spacing w:after="0" w:line="240" w:lineRule="auto"/>
              <w:rPr>
                <w:rFonts w:eastAsia="Times New Roman" w:cstheme="minorHAnsi"/>
                <w:color w:val="000000"/>
              </w:rPr>
            </w:pPr>
            <w:proofErr w:type="spellStart"/>
            <w:r w:rsidRPr="00DB25C4">
              <w:rPr>
                <w:rFonts w:eastAsia="Times New Roman" w:cstheme="minorHAnsi"/>
                <w:color w:val="000000"/>
              </w:rPr>
              <w:t>Produktivitas</w:t>
            </w:r>
            <w:proofErr w:type="spellEnd"/>
          </w:p>
        </w:tc>
        <w:tc>
          <w:tcPr>
            <w:tcW w:w="3235" w:type="dxa"/>
            <w:tcBorders>
              <w:top w:val="nil"/>
              <w:left w:val="nil"/>
              <w:bottom w:val="single" w:sz="4" w:space="0" w:color="auto"/>
              <w:right w:val="single" w:sz="4" w:space="0" w:color="auto"/>
            </w:tcBorders>
            <w:shd w:val="clear" w:color="auto" w:fill="auto"/>
            <w:hideMark/>
          </w:tcPr>
          <w:p w14:paraId="1804CB42" w14:textId="77777777" w:rsidR="0076297E" w:rsidRPr="00DB25C4" w:rsidRDefault="0076297E" w:rsidP="00687314">
            <w:pPr>
              <w:spacing w:after="0" w:line="240" w:lineRule="auto"/>
              <w:rPr>
                <w:rFonts w:eastAsia="Times New Roman" w:cstheme="minorHAnsi"/>
                <w:color w:val="000000"/>
              </w:rPr>
            </w:pPr>
            <w:proofErr w:type="spellStart"/>
            <w:r w:rsidRPr="00DB25C4">
              <w:rPr>
                <w:rFonts w:eastAsia="Times New Roman" w:cstheme="minorHAnsi"/>
                <w:color w:val="000000"/>
              </w:rPr>
              <w:t>Produktivitas</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kegiatan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PkM</w:t>
            </w:r>
            <w:proofErr w:type="spellEnd"/>
            <w:r w:rsidRPr="00DB25C4">
              <w:rPr>
                <w:rFonts w:eastAsia="Times New Roman" w:cstheme="minorHAnsi"/>
                <w:color w:val="000000"/>
              </w:rPr>
              <w:t xml:space="preserve"> DTPS </w:t>
            </w:r>
            <w:proofErr w:type="spellStart"/>
            <w:r w:rsidRPr="00DB25C4">
              <w:rPr>
                <w:rFonts w:eastAsia="Times New Roman" w:cstheme="minorHAnsi"/>
                <w:color w:val="000000"/>
              </w:rPr>
              <w:t>bahasa</w:t>
            </w:r>
            <w:proofErr w:type="spellEnd"/>
            <w:r w:rsidRPr="00DB25C4">
              <w:rPr>
                <w:rFonts w:eastAsia="Times New Roman" w:cstheme="minorHAnsi"/>
                <w:color w:val="000000"/>
              </w:rPr>
              <w:t xml:space="preserve"> Mandarin </w:t>
            </w:r>
            <w:proofErr w:type="spellStart"/>
            <w:r w:rsidRPr="00DB25C4">
              <w:rPr>
                <w:rFonts w:eastAsia="Times New Roman" w:cstheme="minorHAnsi"/>
                <w:color w:val="000000"/>
              </w:rPr>
              <w:t>sudah</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cukup</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baik</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Dibuktikan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dengan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hasil</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kegiatan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PkM</w:t>
            </w:r>
            <w:proofErr w:type="spellEnd"/>
            <w:r w:rsidRPr="00DB25C4">
              <w:rPr>
                <w:rFonts w:eastAsia="Times New Roman" w:cstheme="minorHAnsi"/>
                <w:color w:val="000000"/>
              </w:rPr>
              <w:t xml:space="preserve"> yang </w:t>
            </w:r>
            <w:proofErr w:type="spellStart"/>
            <w:r w:rsidRPr="00DB25C4">
              <w:rPr>
                <w:rFonts w:eastAsia="Times New Roman" w:cstheme="minorHAnsi"/>
                <w:color w:val="000000"/>
              </w:rPr>
              <w:t>dilakukan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sesuai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dengan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bidang</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keahlian</w:t>
            </w:r>
            <w:proofErr w:type="spellEnd"/>
            <w:r w:rsidRPr="00DB25C4">
              <w:rPr>
                <w:rFonts w:eastAsia="Times New Roman" w:cstheme="minorHAnsi"/>
                <w:color w:val="000000"/>
              </w:rPr>
              <w:t xml:space="preserve"> PS. </w:t>
            </w:r>
            <w:proofErr w:type="spellStart"/>
            <w:r w:rsidRPr="00DB25C4">
              <w:rPr>
                <w:rFonts w:eastAsia="Times New Roman" w:cstheme="minorHAnsi"/>
                <w:color w:val="000000"/>
              </w:rPr>
              <w:t>Namun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produktivitas</w:t>
            </w:r>
            <w:proofErr w:type="spellEnd"/>
            <w:r w:rsidRPr="00DB25C4">
              <w:rPr>
                <w:rFonts w:eastAsia="Times New Roman" w:cstheme="minorHAnsi"/>
                <w:color w:val="000000"/>
              </w:rPr>
              <w:t xml:space="preserve"> DTPS </w:t>
            </w:r>
            <w:proofErr w:type="spellStart"/>
            <w:r w:rsidRPr="00DB25C4">
              <w:rPr>
                <w:rFonts w:eastAsia="Times New Roman" w:cstheme="minorHAnsi"/>
                <w:color w:val="000000"/>
              </w:rPr>
              <w:t>masih</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memliki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kekurangan</w:t>
            </w:r>
            <w:proofErr w:type="spellEnd"/>
            <w:r w:rsidRPr="00DB25C4">
              <w:rPr>
                <w:rFonts w:eastAsia="Times New Roman" w:cstheme="minorHAnsi"/>
                <w:color w:val="000000"/>
              </w:rPr>
              <w:t xml:space="preserve"> pada </w:t>
            </w:r>
            <w:proofErr w:type="spellStart"/>
            <w:r w:rsidRPr="00DB25C4">
              <w:rPr>
                <w:rFonts w:eastAsia="Times New Roman" w:cstheme="minorHAnsi"/>
                <w:color w:val="000000"/>
              </w:rPr>
              <w:t>varisasi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topik</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PkM</w:t>
            </w:r>
            <w:proofErr w:type="spellEnd"/>
            <w:r w:rsidRPr="00DB25C4">
              <w:rPr>
                <w:rFonts w:eastAsia="Times New Roman" w:cstheme="minorHAnsi"/>
                <w:color w:val="000000"/>
              </w:rPr>
              <w:t>.</w:t>
            </w:r>
          </w:p>
        </w:tc>
        <w:tc>
          <w:tcPr>
            <w:tcW w:w="2610" w:type="dxa"/>
            <w:tcBorders>
              <w:top w:val="nil"/>
              <w:left w:val="nil"/>
              <w:bottom w:val="single" w:sz="4" w:space="0" w:color="auto"/>
              <w:right w:val="single" w:sz="4" w:space="0" w:color="auto"/>
            </w:tcBorders>
            <w:shd w:val="clear" w:color="auto" w:fill="auto"/>
            <w:hideMark/>
          </w:tcPr>
          <w:p w14:paraId="0AF651BD" w14:textId="77777777" w:rsidR="0076297E" w:rsidRPr="00DB25C4" w:rsidRDefault="0076297E" w:rsidP="00687314">
            <w:pPr>
              <w:spacing w:after="0" w:line="240" w:lineRule="auto"/>
              <w:rPr>
                <w:rFonts w:eastAsia="Times New Roman" w:cstheme="minorHAnsi"/>
                <w:color w:val="000000"/>
              </w:rPr>
            </w:pPr>
            <w:r w:rsidRPr="00DB25C4">
              <w:rPr>
                <w:rFonts w:eastAsia="Times New Roman" w:cstheme="minorHAnsi"/>
                <w:color w:val="000000"/>
              </w:rPr>
              <w:t xml:space="preserve">UPPS </w:t>
            </w:r>
            <w:proofErr w:type="spellStart"/>
            <w:r w:rsidRPr="00DB25C4">
              <w:rPr>
                <w:rFonts w:eastAsia="Times New Roman" w:cstheme="minorHAnsi"/>
                <w:color w:val="000000"/>
              </w:rPr>
              <w:t>melakukan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penguatan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kepada</w:t>
            </w:r>
            <w:proofErr w:type="spellEnd"/>
            <w:r w:rsidRPr="00DB25C4">
              <w:rPr>
                <w:rFonts w:eastAsia="Times New Roman" w:cstheme="minorHAnsi"/>
                <w:color w:val="000000"/>
              </w:rPr>
              <w:t xml:space="preserve"> Program </w:t>
            </w:r>
            <w:proofErr w:type="spellStart"/>
            <w:r w:rsidRPr="00DB25C4">
              <w:rPr>
                <w:rFonts w:eastAsia="Times New Roman" w:cstheme="minorHAnsi"/>
                <w:color w:val="000000"/>
              </w:rPr>
              <w:t>Studi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melalui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rapat</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koordinasi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tentang</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usulan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PkM</w:t>
            </w:r>
            <w:proofErr w:type="spellEnd"/>
            <w:r w:rsidRPr="00DB25C4">
              <w:rPr>
                <w:rFonts w:eastAsia="Times New Roman" w:cstheme="minorHAnsi"/>
                <w:color w:val="000000"/>
              </w:rPr>
              <w:t>.</w:t>
            </w:r>
          </w:p>
        </w:tc>
      </w:tr>
      <w:tr w:rsidR="0076297E" w:rsidRPr="00DB25C4" w14:paraId="46EAAC45" w14:textId="77777777" w:rsidTr="00CD4E67">
        <w:trPr>
          <w:trHeight w:val="2330"/>
        </w:trPr>
        <w:tc>
          <w:tcPr>
            <w:tcW w:w="580" w:type="dxa"/>
            <w:tcBorders>
              <w:top w:val="nil"/>
              <w:left w:val="single" w:sz="4" w:space="0" w:color="auto"/>
              <w:bottom w:val="single" w:sz="4" w:space="0" w:color="auto"/>
              <w:right w:val="single" w:sz="4" w:space="0" w:color="auto"/>
            </w:tcBorders>
            <w:shd w:val="clear" w:color="auto" w:fill="auto"/>
            <w:noWrap/>
            <w:hideMark/>
          </w:tcPr>
          <w:p w14:paraId="73BC7B22" w14:textId="77777777" w:rsidR="0076297E" w:rsidRPr="00DB25C4" w:rsidRDefault="0076297E" w:rsidP="00687314">
            <w:pPr>
              <w:spacing w:after="0" w:line="240" w:lineRule="auto"/>
              <w:rPr>
                <w:rFonts w:eastAsia="Times New Roman" w:cstheme="minorHAnsi"/>
                <w:color w:val="000000"/>
              </w:rPr>
            </w:pPr>
            <w:r w:rsidRPr="00DB25C4">
              <w:rPr>
                <w:rFonts w:eastAsia="Times New Roman" w:cstheme="minorHAnsi"/>
                <w:color w:val="000000"/>
              </w:rPr>
              <w:t>2</w:t>
            </w:r>
          </w:p>
        </w:tc>
        <w:tc>
          <w:tcPr>
            <w:tcW w:w="1940" w:type="dxa"/>
            <w:tcBorders>
              <w:top w:val="nil"/>
              <w:left w:val="nil"/>
              <w:bottom w:val="single" w:sz="4" w:space="0" w:color="auto"/>
              <w:right w:val="single" w:sz="4" w:space="0" w:color="auto"/>
            </w:tcBorders>
            <w:shd w:val="clear" w:color="auto" w:fill="auto"/>
            <w:noWrap/>
            <w:hideMark/>
          </w:tcPr>
          <w:p w14:paraId="20CCCB87" w14:textId="77777777" w:rsidR="0076297E" w:rsidRPr="00DB25C4" w:rsidRDefault="0076297E" w:rsidP="00687314">
            <w:pPr>
              <w:spacing w:after="0" w:line="240" w:lineRule="auto"/>
              <w:rPr>
                <w:rFonts w:eastAsia="Times New Roman" w:cstheme="minorHAnsi"/>
                <w:color w:val="000000"/>
              </w:rPr>
            </w:pPr>
            <w:proofErr w:type="spellStart"/>
            <w:r w:rsidRPr="00DB25C4">
              <w:rPr>
                <w:rFonts w:eastAsia="Times New Roman" w:cstheme="minorHAnsi"/>
                <w:color w:val="000000"/>
              </w:rPr>
              <w:t>Relevansi</w:t>
            </w:r>
            <w:proofErr w:type="spellEnd"/>
          </w:p>
        </w:tc>
        <w:tc>
          <w:tcPr>
            <w:tcW w:w="3235" w:type="dxa"/>
            <w:tcBorders>
              <w:top w:val="nil"/>
              <w:left w:val="nil"/>
              <w:bottom w:val="single" w:sz="4" w:space="0" w:color="auto"/>
              <w:right w:val="single" w:sz="4" w:space="0" w:color="auto"/>
            </w:tcBorders>
            <w:shd w:val="clear" w:color="auto" w:fill="auto"/>
            <w:hideMark/>
          </w:tcPr>
          <w:p w14:paraId="6BA8BD67" w14:textId="77777777" w:rsidR="0076297E" w:rsidRPr="00DB25C4" w:rsidRDefault="0076297E" w:rsidP="00687314">
            <w:pPr>
              <w:spacing w:after="0" w:line="240" w:lineRule="auto"/>
              <w:rPr>
                <w:rFonts w:eastAsia="Times New Roman" w:cstheme="minorHAnsi"/>
                <w:color w:val="000000"/>
              </w:rPr>
            </w:pPr>
            <w:r w:rsidRPr="00DB25C4">
              <w:rPr>
                <w:rFonts w:eastAsia="Times New Roman" w:cstheme="minorHAnsi"/>
                <w:color w:val="000000"/>
              </w:rPr>
              <w:t xml:space="preserve">DTPS </w:t>
            </w:r>
            <w:proofErr w:type="spellStart"/>
            <w:r w:rsidRPr="00DB25C4">
              <w:rPr>
                <w:rFonts w:eastAsia="Times New Roman" w:cstheme="minorHAnsi"/>
                <w:color w:val="000000"/>
              </w:rPr>
              <w:t>bahasa</w:t>
            </w:r>
            <w:proofErr w:type="spellEnd"/>
            <w:r w:rsidRPr="00DB25C4">
              <w:rPr>
                <w:rFonts w:eastAsia="Times New Roman" w:cstheme="minorHAnsi"/>
                <w:color w:val="000000"/>
              </w:rPr>
              <w:t xml:space="preserve"> Mandarin UMC </w:t>
            </w:r>
            <w:proofErr w:type="spellStart"/>
            <w:r w:rsidRPr="00DB25C4">
              <w:rPr>
                <w:rFonts w:eastAsia="Times New Roman" w:cstheme="minorHAnsi"/>
                <w:color w:val="000000"/>
              </w:rPr>
              <w:t>sudah</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melakukan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kegiatan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PkM</w:t>
            </w:r>
            <w:proofErr w:type="spellEnd"/>
            <w:r w:rsidRPr="00DB25C4">
              <w:rPr>
                <w:rFonts w:eastAsia="Times New Roman" w:cstheme="minorHAnsi"/>
                <w:color w:val="000000"/>
              </w:rPr>
              <w:t xml:space="preserve"> yang </w:t>
            </w:r>
            <w:proofErr w:type="spellStart"/>
            <w:r w:rsidRPr="00DB25C4">
              <w:rPr>
                <w:rFonts w:eastAsia="Times New Roman" w:cstheme="minorHAnsi"/>
                <w:color w:val="000000"/>
              </w:rPr>
              <w:t>relevan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dengan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bidang</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keahlian</w:t>
            </w:r>
            <w:proofErr w:type="spellEnd"/>
            <w:r w:rsidRPr="00DB25C4">
              <w:rPr>
                <w:rFonts w:eastAsia="Times New Roman" w:cstheme="minorHAnsi"/>
                <w:color w:val="000000"/>
              </w:rPr>
              <w:t xml:space="preserve"> program </w:t>
            </w:r>
            <w:proofErr w:type="spellStart"/>
            <w:r w:rsidRPr="00DB25C4">
              <w:rPr>
                <w:rFonts w:eastAsia="Times New Roman" w:cstheme="minorHAnsi"/>
                <w:color w:val="000000"/>
              </w:rPr>
              <w:t>studi</w:t>
            </w:r>
            <w:proofErr w:type="spellEnd"/>
            <w:r w:rsidRPr="00DB25C4">
              <w:rPr>
                <w:rFonts w:eastAsia="Times New Roman" w:cstheme="minorHAnsi"/>
                <w:color w:val="000000"/>
              </w:rPr>
              <w:t xml:space="preserve">. Akan </w:t>
            </w:r>
            <w:proofErr w:type="spellStart"/>
            <w:r w:rsidRPr="00DB25C4">
              <w:rPr>
                <w:rFonts w:eastAsia="Times New Roman" w:cstheme="minorHAnsi"/>
                <w:color w:val="000000"/>
              </w:rPr>
              <w:t>tetapi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masih</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terdapat</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kegiatan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PkM</w:t>
            </w:r>
            <w:proofErr w:type="spellEnd"/>
            <w:r w:rsidRPr="00DB25C4">
              <w:rPr>
                <w:rFonts w:eastAsia="Times New Roman" w:cstheme="minorHAnsi"/>
                <w:color w:val="000000"/>
              </w:rPr>
              <w:t xml:space="preserve"> yang </w:t>
            </w:r>
            <w:proofErr w:type="spellStart"/>
            <w:r w:rsidRPr="00DB25C4">
              <w:rPr>
                <w:rFonts w:eastAsia="Times New Roman" w:cstheme="minorHAnsi"/>
                <w:color w:val="000000"/>
              </w:rPr>
              <w:t>tidak</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sesuai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dengan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bidang</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keahlian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dosen</w:t>
            </w:r>
            <w:proofErr w:type="spellEnd"/>
            <w:r w:rsidRPr="00DB25C4">
              <w:rPr>
                <w:rFonts w:eastAsia="Times New Roman" w:cstheme="minorHAnsi"/>
                <w:color w:val="000000"/>
              </w:rPr>
              <w:t>.</w:t>
            </w:r>
          </w:p>
        </w:tc>
        <w:tc>
          <w:tcPr>
            <w:tcW w:w="2610" w:type="dxa"/>
            <w:tcBorders>
              <w:top w:val="nil"/>
              <w:left w:val="nil"/>
              <w:bottom w:val="single" w:sz="4" w:space="0" w:color="auto"/>
              <w:right w:val="single" w:sz="4" w:space="0" w:color="auto"/>
            </w:tcBorders>
            <w:shd w:val="clear" w:color="auto" w:fill="auto"/>
            <w:hideMark/>
          </w:tcPr>
          <w:p w14:paraId="4376FD92" w14:textId="77777777" w:rsidR="0076297E" w:rsidRPr="00DB25C4" w:rsidRDefault="0076297E" w:rsidP="00687314">
            <w:pPr>
              <w:spacing w:after="0" w:line="240" w:lineRule="auto"/>
              <w:rPr>
                <w:rFonts w:eastAsia="Times New Roman" w:cstheme="minorHAnsi"/>
                <w:color w:val="000000"/>
              </w:rPr>
            </w:pPr>
            <w:r w:rsidRPr="00DB25C4">
              <w:rPr>
                <w:rFonts w:eastAsia="Times New Roman" w:cstheme="minorHAnsi"/>
                <w:color w:val="000000"/>
              </w:rPr>
              <w:t xml:space="preserve">UPPS </w:t>
            </w:r>
            <w:proofErr w:type="spellStart"/>
            <w:r w:rsidRPr="00DB25C4">
              <w:rPr>
                <w:rFonts w:eastAsia="Times New Roman" w:cstheme="minorHAnsi"/>
                <w:color w:val="000000"/>
              </w:rPr>
              <w:t>membuat</w:t>
            </w:r>
            <w:proofErr w:type="spellEnd"/>
            <w:r w:rsidRPr="00DB25C4">
              <w:rPr>
                <w:rFonts w:eastAsia="Times New Roman" w:cstheme="minorHAnsi"/>
                <w:color w:val="000000"/>
              </w:rPr>
              <w:t xml:space="preserve"> </w:t>
            </w:r>
            <w:r w:rsidRPr="00DB25C4">
              <w:rPr>
                <w:rFonts w:eastAsia="Times New Roman" w:cstheme="minorHAnsi"/>
                <w:i/>
                <w:iCs/>
                <w:color w:val="000000"/>
              </w:rPr>
              <w:t>roadmap</w:t>
            </w:r>
            <w:r w:rsidRPr="00DB25C4">
              <w:rPr>
                <w:rFonts w:eastAsia="Times New Roman" w:cstheme="minorHAnsi"/>
                <w:color w:val="000000"/>
              </w:rPr>
              <w:t xml:space="preserve"> </w:t>
            </w:r>
            <w:proofErr w:type="spellStart"/>
            <w:r w:rsidRPr="00DB25C4">
              <w:rPr>
                <w:rFonts w:eastAsia="Times New Roman" w:cstheme="minorHAnsi"/>
                <w:color w:val="000000"/>
              </w:rPr>
              <w:t>pengabdian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sesuai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dengan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ciri</w:t>
            </w:r>
            <w:proofErr w:type="spellEnd"/>
            <w:r w:rsidRPr="00DB25C4">
              <w:rPr>
                <w:rFonts w:eastAsia="Times New Roman" w:cstheme="minorHAnsi"/>
                <w:color w:val="000000"/>
              </w:rPr>
              <w:t xml:space="preserve"> PS </w:t>
            </w:r>
            <w:proofErr w:type="spellStart"/>
            <w:r w:rsidRPr="00DB25C4">
              <w:rPr>
                <w:rFonts w:eastAsia="Times New Roman" w:cstheme="minorHAnsi"/>
                <w:color w:val="000000"/>
              </w:rPr>
              <w:t>dengan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penambahan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variasi</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topik</w:t>
            </w:r>
            <w:proofErr w:type="spellEnd"/>
            <w:r w:rsidRPr="00DB25C4">
              <w:rPr>
                <w:rFonts w:eastAsia="Times New Roman" w:cstheme="minorHAnsi"/>
                <w:color w:val="000000"/>
              </w:rPr>
              <w:t xml:space="preserve"> dan </w:t>
            </w:r>
            <w:proofErr w:type="spellStart"/>
            <w:r w:rsidRPr="00DB25C4">
              <w:rPr>
                <w:rFonts w:eastAsia="Times New Roman" w:cstheme="minorHAnsi"/>
                <w:color w:val="000000"/>
              </w:rPr>
              <w:t>cakupan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pengabdian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sehingga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dapat</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meningkatkan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tingkat</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relevansi</w:t>
            </w:r>
            <w:proofErr w:type="spellEnd"/>
            <w:r w:rsidRPr="00DB25C4">
              <w:rPr>
                <w:rFonts w:eastAsia="Times New Roman" w:cstheme="minorHAnsi"/>
                <w:color w:val="000000"/>
              </w:rPr>
              <w:t>.</w:t>
            </w:r>
          </w:p>
        </w:tc>
      </w:tr>
      <w:tr w:rsidR="0076297E" w:rsidRPr="00DB25C4" w14:paraId="059A2DD5" w14:textId="77777777" w:rsidTr="00CD4E67">
        <w:trPr>
          <w:trHeight w:val="3140"/>
        </w:trPr>
        <w:tc>
          <w:tcPr>
            <w:tcW w:w="580" w:type="dxa"/>
            <w:tcBorders>
              <w:top w:val="nil"/>
              <w:left w:val="single" w:sz="4" w:space="0" w:color="auto"/>
              <w:bottom w:val="single" w:sz="4" w:space="0" w:color="auto"/>
              <w:right w:val="single" w:sz="4" w:space="0" w:color="auto"/>
            </w:tcBorders>
            <w:shd w:val="clear" w:color="auto" w:fill="auto"/>
            <w:noWrap/>
            <w:hideMark/>
          </w:tcPr>
          <w:p w14:paraId="33DFB1ED" w14:textId="77777777" w:rsidR="0076297E" w:rsidRPr="00DB25C4" w:rsidRDefault="0076297E" w:rsidP="00687314">
            <w:pPr>
              <w:spacing w:after="0" w:line="240" w:lineRule="auto"/>
              <w:rPr>
                <w:rFonts w:eastAsia="Times New Roman" w:cstheme="minorHAnsi"/>
                <w:color w:val="000000"/>
              </w:rPr>
            </w:pPr>
            <w:r w:rsidRPr="00DB25C4">
              <w:rPr>
                <w:rFonts w:eastAsia="Times New Roman" w:cstheme="minorHAnsi"/>
                <w:color w:val="000000"/>
              </w:rPr>
              <w:t>3</w:t>
            </w:r>
          </w:p>
        </w:tc>
        <w:tc>
          <w:tcPr>
            <w:tcW w:w="1940" w:type="dxa"/>
            <w:tcBorders>
              <w:top w:val="nil"/>
              <w:left w:val="nil"/>
              <w:bottom w:val="single" w:sz="4" w:space="0" w:color="auto"/>
              <w:right w:val="single" w:sz="4" w:space="0" w:color="auto"/>
            </w:tcBorders>
            <w:shd w:val="clear" w:color="auto" w:fill="auto"/>
            <w:hideMark/>
          </w:tcPr>
          <w:p w14:paraId="27B9A94A" w14:textId="77777777" w:rsidR="0076297E" w:rsidRPr="00DB25C4" w:rsidRDefault="0076297E" w:rsidP="00687314">
            <w:pPr>
              <w:spacing w:after="0" w:line="240" w:lineRule="auto"/>
              <w:rPr>
                <w:rFonts w:eastAsia="Times New Roman" w:cstheme="minorHAnsi"/>
                <w:color w:val="000000"/>
              </w:rPr>
            </w:pPr>
            <w:proofErr w:type="spellStart"/>
            <w:r w:rsidRPr="00DB25C4">
              <w:rPr>
                <w:rFonts w:eastAsia="Times New Roman" w:cstheme="minorHAnsi"/>
                <w:color w:val="000000"/>
              </w:rPr>
              <w:t>Pelibatan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Mahasiswa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dalam</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kegiatan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PkM</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dosen</w:t>
            </w:r>
            <w:proofErr w:type="spellEnd"/>
          </w:p>
        </w:tc>
        <w:tc>
          <w:tcPr>
            <w:tcW w:w="3235" w:type="dxa"/>
            <w:tcBorders>
              <w:top w:val="nil"/>
              <w:left w:val="nil"/>
              <w:bottom w:val="single" w:sz="4" w:space="0" w:color="auto"/>
              <w:right w:val="single" w:sz="4" w:space="0" w:color="auto"/>
            </w:tcBorders>
            <w:shd w:val="clear" w:color="auto" w:fill="auto"/>
            <w:hideMark/>
          </w:tcPr>
          <w:p w14:paraId="18A04DB5" w14:textId="77777777" w:rsidR="0076297E" w:rsidRPr="00DB25C4" w:rsidRDefault="0076297E" w:rsidP="00687314">
            <w:pPr>
              <w:spacing w:after="0" w:line="240" w:lineRule="auto"/>
              <w:rPr>
                <w:rFonts w:eastAsia="Times New Roman" w:cstheme="minorHAnsi"/>
                <w:color w:val="000000"/>
              </w:rPr>
            </w:pPr>
            <w:proofErr w:type="spellStart"/>
            <w:r w:rsidRPr="00DB25C4">
              <w:rPr>
                <w:rFonts w:eastAsia="Times New Roman" w:cstheme="minorHAnsi"/>
                <w:color w:val="000000"/>
              </w:rPr>
              <w:t>Dalam</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melaksanakan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PkM</w:t>
            </w:r>
            <w:proofErr w:type="spellEnd"/>
            <w:r w:rsidRPr="00DB25C4">
              <w:rPr>
                <w:rFonts w:eastAsia="Times New Roman" w:cstheme="minorHAnsi"/>
                <w:color w:val="000000"/>
              </w:rPr>
              <w:t xml:space="preserve">, DTPS </w:t>
            </w:r>
            <w:proofErr w:type="spellStart"/>
            <w:r w:rsidRPr="00DB25C4">
              <w:rPr>
                <w:rFonts w:eastAsia="Times New Roman" w:cstheme="minorHAnsi"/>
                <w:color w:val="000000"/>
              </w:rPr>
              <w:t>sudah</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melibatkan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mahasiswa</w:t>
            </w:r>
            <w:proofErr w:type="spellEnd"/>
            <w:r w:rsidRPr="00DB25C4">
              <w:rPr>
                <w:rFonts w:eastAsia="Times New Roman" w:cstheme="minorHAnsi"/>
                <w:color w:val="000000"/>
              </w:rPr>
              <w:t xml:space="preserve"> PS. </w:t>
            </w:r>
            <w:proofErr w:type="spellStart"/>
            <w:r w:rsidRPr="00DB25C4">
              <w:rPr>
                <w:rFonts w:eastAsia="Times New Roman" w:cstheme="minorHAnsi"/>
                <w:color w:val="000000"/>
              </w:rPr>
              <w:t>Dibuktikan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dengan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hasil</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kegiatan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PkM</w:t>
            </w:r>
            <w:proofErr w:type="spellEnd"/>
            <w:r w:rsidRPr="00DB25C4">
              <w:rPr>
                <w:rFonts w:eastAsia="Times New Roman" w:cstheme="minorHAnsi"/>
                <w:color w:val="000000"/>
              </w:rPr>
              <w:t xml:space="preserve"> yang </w:t>
            </w:r>
            <w:proofErr w:type="spellStart"/>
            <w:r w:rsidRPr="00DB25C4">
              <w:rPr>
                <w:rFonts w:eastAsia="Times New Roman" w:cstheme="minorHAnsi"/>
                <w:color w:val="000000"/>
              </w:rPr>
              <w:t>dilakukan</w:t>
            </w:r>
            <w:proofErr w:type="spellEnd"/>
            <w:r w:rsidRPr="00DB25C4">
              <w:rPr>
                <w:rFonts w:eastAsia="Times New Roman" w:cstheme="minorHAnsi"/>
                <w:color w:val="000000"/>
              </w:rPr>
              <w:t xml:space="preserve"> DTPS </w:t>
            </w:r>
            <w:proofErr w:type="spellStart"/>
            <w:r w:rsidRPr="00DB25C4">
              <w:rPr>
                <w:rFonts w:eastAsia="Times New Roman" w:cstheme="minorHAnsi"/>
                <w:color w:val="000000"/>
              </w:rPr>
              <w:t>dengan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melibatkan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mahasiswa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dalam</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kegiatannya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Namun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pelibatan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mahasiswa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dalam</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kegiatan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PkM</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belum</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merata</w:t>
            </w:r>
            <w:proofErr w:type="spellEnd"/>
            <w:r w:rsidRPr="00DB25C4">
              <w:rPr>
                <w:rFonts w:eastAsia="Times New Roman" w:cstheme="minorHAnsi"/>
                <w:color w:val="000000"/>
              </w:rPr>
              <w:t xml:space="preserve"> dan </w:t>
            </w:r>
            <w:proofErr w:type="spellStart"/>
            <w:r w:rsidRPr="00DB25C4">
              <w:rPr>
                <w:rFonts w:eastAsia="Times New Roman" w:cstheme="minorHAnsi"/>
                <w:color w:val="000000"/>
              </w:rPr>
              <w:t>ada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beberapa</w:t>
            </w:r>
            <w:proofErr w:type="spellEnd"/>
            <w:r w:rsidRPr="00DB25C4">
              <w:rPr>
                <w:rFonts w:eastAsia="Times New Roman" w:cstheme="minorHAnsi"/>
                <w:color w:val="000000"/>
              </w:rPr>
              <w:t xml:space="preserve"> DTPS yang </w:t>
            </w:r>
            <w:proofErr w:type="spellStart"/>
            <w:r w:rsidRPr="00DB25C4">
              <w:rPr>
                <w:rFonts w:eastAsia="Times New Roman" w:cstheme="minorHAnsi"/>
                <w:color w:val="000000"/>
              </w:rPr>
              <w:t>tidak</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melibatkan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mahasiswa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dalam</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kegiatan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pengabdian</w:t>
            </w:r>
            <w:proofErr w:type="spellEnd"/>
            <w:r w:rsidRPr="00DB25C4">
              <w:rPr>
                <w:rFonts w:eastAsia="Times New Roman" w:cstheme="minorHAnsi"/>
                <w:color w:val="000000"/>
              </w:rPr>
              <w:t>.</w:t>
            </w:r>
          </w:p>
        </w:tc>
        <w:tc>
          <w:tcPr>
            <w:tcW w:w="2610" w:type="dxa"/>
            <w:tcBorders>
              <w:top w:val="nil"/>
              <w:left w:val="nil"/>
              <w:bottom w:val="single" w:sz="4" w:space="0" w:color="auto"/>
              <w:right w:val="single" w:sz="4" w:space="0" w:color="auto"/>
            </w:tcBorders>
            <w:shd w:val="clear" w:color="auto" w:fill="auto"/>
            <w:hideMark/>
          </w:tcPr>
          <w:p w14:paraId="58D1D9B7" w14:textId="77777777" w:rsidR="0076297E" w:rsidRPr="00DB25C4" w:rsidRDefault="0076297E" w:rsidP="00687314">
            <w:pPr>
              <w:spacing w:after="0" w:line="240" w:lineRule="auto"/>
              <w:rPr>
                <w:rFonts w:eastAsia="Times New Roman" w:cstheme="minorHAnsi"/>
                <w:color w:val="000000"/>
              </w:rPr>
            </w:pPr>
            <w:r w:rsidRPr="00DB25C4">
              <w:rPr>
                <w:rFonts w:eastAsia="Times New Roman" w:cstheme="minorHAnsi"/>
                <w:color w:val="000000"/>
              </w:rPr>
              <w:t xml:space="preserve">UPPS </w:t>
            </w:r>
            <w:proofErr w:type="spellStart"/>
            <w:r w:rsidRPr="00DB25C4">
              <w:rPr>
                <w:rFonts w:eastAsia="Times New Roman" w:cstheme="minorHAnsi"/>
                <w:color w:val="000000"/>
              </w:rPr>
              <w:t>dapat</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menerbitkan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surat</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edaran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kepada</w:t>
            </w:r>
            <w:proofErr w:type="spellEnd"/>
            <w:r w:rsidRPr="00DB25C4">
              <w:rPr>
                <w:rFonts w:eastAsia="Times New Roman" w:cstheme="minorHAnsi"/>
                <w:color w:val="000000"/>
              </w:rPr>
              <w:t xml:space="preserve"> PS </w:t>
            </w:r>
            <w:proofErr w:type="spellStart"/>
            <w:r w:rsidRPr="00DB25C4">
              <w:rPr>
                <w:rFonts w:eastAsia="Times New Roman" w:cstheme="minorHAnsi"/>
                <w:color w:val="000000"/>
              </w:rPr>
              <w:t>tentang</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kewajiban</w:t>
            </w:r>
            <w:proofErr w:type="spellEnd"/>
            <w:r w:rsidRPr="00DB25C4">
              <w:rPr>
                <w:rFonts w:eastAsia="Times New Roman" w:cstheme="minorHAnsi"/>
                <w:color w:val="000000"/>
              </w:rPr>
              <w:t xml:space="preserve"> DTPS </w:t>
            </w:r>
            <w:proofErr w:type="spellStart"/>
            <w:r w:rsidRPr="00DB25C4">
              <w:rPr>
                <w:rFonts w:eastAsia="Times New Roman" w:cstheme="minorHAnsi"/>
                <w:color w:val="000000"/>
              </w:rPr>
              <w:t>untuk</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melibatkan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mahasiswa</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dalam</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kegiatan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pengabdian</w:t>
            </w:r>
            <w:proofErr w:type="spellEnd"/>
            <w:r w:rsidRPr="00DB25C4">
              <w:rPr>
                <w:rFonts w:eastAsia="Times New Roman" w:cstheme="minorHAnsi"/>
                <w:color w:val="000000"/>
              </w:rPr>
              <w:t xml:space="preserve"> </w:t>
            </w:r>
            <w:proofErr w:type="spellStart"/>
            <w:r w:rsidRPr="00DB25C4">
              <w:rPr>
                <w:rFonts w:eastAsia="Times New Roman" w:cstheme="minorHAnsi"/>
                <w:color w:val="000000"/>
              </w:rPr>
              <w:t>masyarakat</w:t>
            </w:r>
            <w:proofErr w:type="spellEnd"/>
            <w:r w:rsidRPr="00DB25C4">
              <w:rPr>
                <w:rFonts w:eastAsia="Times New Roman" w:cstheme="minorHAnsi"/>
                <w:color w:val="000000"/>
              </w:rPr>
              <w:t>.</w:t>
            </w:r>
          </w:p>
        </w:tc>
      </w:tr>
    </w:tbl>
    <w:p w14:paraId="48EF4322" w14:textId="77777777" w:rsidR="00AA0913" w:rsidRDefault="00AA0913" w:rsidP="00687314">
      <w:pPr>
        <w:spacing w:after="0" w:line="240" w:lineRule="auto"/>
        <w:contextualSpacing/>
        <w:jc w:val="both"/>
        <w:rPr>
          <w:rFonts w:cstheme="minorHAnsi"/>
        </w:rPr>
        <w:sectPr w:rsidR="00AA0913" w:rsidSect="005D74EF">
          <w:pgSz w:w="11906" w:h="16838" w:code="9"/>
          <w:pgMar w:top="1440" w:right="1440" w:bottom="1440" w:left="1440" w:header="708" w:footer="708" w:gutter="0"/>
          <w:cols w:space="708"/>
          <w:docGrid w:linePitch="360"/>
        </w:sectPr>
      </w:pPr>
    </w:p>
    <w:p w14:paraId="6949F770" w14:textId="77777777" w:rsidR="00AA0913" w:rsidRPr="00AA0913" w:rsidRDefault="00AA0913" w:rsidP="00AA0913">
      <w:pPr>
        <w:spacing w:after="0" w:line="240" w:lineRule="auto"/>
        <w:contextualSpacing/>
        <w:jc w:val="both"/>
        <w:rPr>
          <w:rFonts w:cstheme="minorHAnsi"/>
          <w:b/>
        </w:rPr>
      </w:pPr>
      <w:r w:rsidRPr="00AA0913">
        <w:rPr>
          <w:rFonts w:cstheme="minorHAnsi"/>
          <w:b/>
        </w:rPr>
        <w:lastRenderedPageBreak/>
        <w:t>KRITERIA 9. KELUARAN DAN CAPAIAN TRIDHARMA</w:t>
      </w:r>
    </w:p>
    <w:p w14:paraId="55A6713B" w14:textId="77777777" w:rsidR="00AA0913" w:rsidRPr="00AA0913" w:rsidRDefault="00AA0913" w:rsidP="00AA0913">
      <w:pPr>
        <w:spacing w:after="0" w:line="240" w:lineRule="auto"/>
        <w:contextualSpacing/>
        <w:jc w:val="both"/>
        <w:rPr>
          <w:rFonts w:cstheme="minorHAnsi"/>
          <w:b/>
        </w:rPr>
      </w:pPr>
      <w:r w:rsidRPr="00AA0913">
        <w:rPr>
          <w:rFonts w:cstheme="minorHAnsi"/>
          <w:b/>
        </w:rPr>
        <w:t xml:space="preserve">9.1 </w:t>
      </w:r>
      <w:proofErr w:type="spellStart"/>
      <w:r w:rsidRPr="00AA0913">
        <w:rPr>
          <w:rFonts w:cstheme="minorHAnsi"/>
          <w:b/>
        </w:rPr>
        <w:t>Keluaran</w:t>
      </w:r>
      <w:proofErr w:type="spellEnd"/>
      <w:r w:rsidRPr="00AA0913">
        <w:rPr>
          <w:rFonts w:cstheme="minorHAnsi"/>
          <w:b/>
        </w:rPr>
        <w:t xml:space="preserve"> dan </w:t>
      </w:r>
      <w:proofErr w:type="spellStart"/>
      <w:r w:rsidRPr="00AA0913">
        <w:rPr>
          <w:rFonts w:cstheme="minorHAnsi"/>
          <w:b/>
        </w:rPr>
        <w:t>Capaian</w:t>
      </w:r>
      <w:proofErr w:type="spellEnd"/>
      <w:r w:rsidRPr="00AA0913">
        <w:rPr>
          <w:rFonts w:cstheme="minorHAnsi"/>
          <w:b/>
        </w:rPr>
        <w:t xml:space="preserve"> Dharma Pendidikan</w:t>
      </w:r>
    </w:p>
    <w:p w14:paraId="6D52D3B3" w14:textId="77777777" w:rsidR="00AA0913" w:rsidRPr="00AA0913" w:rsidRDefault="00AA0913" w:rsidP="00AA0913">
      <w:pPr>
        <w:spacing w:after="0" w:line="240" w:lineRule="auto"/>
        <w:contextualSpacing/>
        <w:jc w:val="both"/>
        <w:rPr>
          <w:rFonts w:cstheme="minorHAnsi"/>
          <w:b/>
        </w:rPr>
      </w:pPr>
      <w:r w:rsidRPr="00AA0913">
        <w:rPr>
          <w:rFonts w:cstheme="minorHAnsi"/>
          <w:b/>
        </w:rPr>
        <w:t xml:space="preserve">9.1.1 </w:t>
      </w:r>
      <w:proofErr w:type="spellStart"/>
      <w:r w:rsidRPr="00AA0913">
        <w:rPr>
          <w:rFonts w:cstheme="minorHAnsi"/>
          <w:b/>
        </w:rPr>
        <w:t>Kebijakan</w:t>
      </w:r>
      <w:proofErr w:type="spellEnd"/>
    </w:p>
    <w:p w14:paraId="1D90701E" w14:textId="77777777" w:rsidR="00AA0913" w:rsidRPr="00AA0913" w:rsidRDefault="00AA0913" w:rsidP="00AA0913">
      <w:pPr>
        <w:spacing w:after="0" w:line="240" w:lineRule="auto"/>
        <w:ind w:left="90"/>
        <w:contextualSpacing/>
        <w:jc w:val="both"/>
        <w:rPr>
          <w:rFonts w:cstheme="minorHAnsi"/>
        </w:rPr>
      </w:pPr>
      <w:proofErr w:type="spellStart"/>
      <w:r w:rsidRPr="00AA0913">
        <w:rPr>
          <w:rFonts w:cstheme="minorHAnsi"/>
        </w:rPr>
        <w:t>Kebijakan</w:t>
      </w:r>
      <w:proofErr w:type="spellEnd"/>
      <w:r w:rsidRPr="00AA0913">
        <w:rPr>
          <w:rFonts w:cstheme="minorHAnsi"/>
        </w:rPr>
        <w:t xml:space="preserve"> </w:t>
      </w:r>
      <w:proofErr w:type="spellStart"/>
      <w:r w:rsidRPr="00AA0913">
        <w:rPr>
          <w:rFonts w:cstheme="minorHAnsi"/>
        </w:rPr>
        <w:t>tertulis</w:t>
      </w:r>
      <w:proofErr w:type="spellEnd"/>
      <w:r w:rsidRPr="00AA0913">
        <w:rPr>
          <w:rFonts w:cstheme="minorHAnsi"/>
        </w:rPr>
        <w:t xml:space="preserve"> </w:t>
      </w:r>
      <w:proofErr w:type="spellStart"/>
      <w:r w:rsidRPr="00AA0913">
        <w:rPr>
          <w:rFonts w:cstheme="minorHAnsi"/>
        </w:rPr>
        <w:t>dalam</w:t>
      </w:r>
      <w:proofErr w:type="spellEnd"/>
      <w:r w:rsidRPr="00AA0913">
        <w:rPr>
          <w:rFonts w:cstheme="minorHAnsi"/>
        </w:rPr>
        <w:t xml:space="preserve"> </w:t>
      </w:r>
      <w:proofErr w:type="spellStart"/>
      <w:r w:rsidRPr="00AA0913">
        <w:rPr>
          <w:rFonts w:cstheme="minorHAnsi"/>
        </w:rPr>
        <w:t>bentuk</w:t>
      </w:r>
      <w:proofErr w:type="spellEnd"/>
      <w:r w:rsidRPr="00AA0913">
        <w:rPr>
          <w:rFonts w:cstheme="minorHAnsi"/>
        </w:rPr>
        <w:t xml:space="preserve"> </w:t>
      </w:r>
      <w:proofErr w:type="spellStart"/>
      <w:r w:rsidRPr="00AA0913">
        <w:rPr>
          <w:rFonts w:cstheme="minorHAnsi"/>
        </w:rPr>
        <w:t>peraturan</w:t>
      </w:r>
      <w:proofErr w:type="spellEnd"/>
      <w:r w:rsidRPr="00AA0913">
        <w:rPr>
          <w:rFonts w:cstheme="minorHAnsi"/>
        </w:rPr>
        <w:t xml:space="preserve"> </w:t>
      </w:r>
      <w:proofErr w:type="spellStart"/>
      <w:r w:rsidRPr="00AA0913">
        <w:rPr>
          <w:rFonts w:cstheme="minorHAnsi"/>
        </w:rPr>
        <w:t>perundang-undangan</w:t>
      </w:r>
      <w:proofErr w:type="spellEnd"/>
      <w:r w:rsidRPr="00AA0913">
        <w:rPr>
          <w:rFonts w:cstheme="minorHAnsi"/>
        </w:rPr>
        <w:t xml:space="preserve"> dan/</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peraturan</w:t>
      </w:r>
      <w:proofErr w:type="spellEnd"/>
      <w:r w:rsidRPr="00AA0913">
        <w:rPr>
          <w:rFonts w:cstheme="minorHAnsi"/>
        </w:rPr>
        <w:t xml:space="preserve"> </w:t>
      </w:r>
      <w:proofErr w:type="spellStart"/>
      <w:r w:rsidRPr="00AA0913">
        <w:rPr>
          <w:rFonts w:cstheme="minorHAnsi"/>
        </w:rPr>
        <w:t>pimpinan</w:t>
      </w:r>
      <w:proofErr w:type="spellEnd"/>
      <w:r w:rsidRPr="00AA0913">
        <w:rPr>
          <w:rFonts w:cstheme="minorHAnsi"/>
        </w:rPr>
        <w:t xml:space="preserve"> </w:t>
      </w:r>
      <w:proofErr w:type="spellStart"/>
      <w:r w:rsidRPr="00AA0913">
        <w:rPr>
          <w:rFonts w:cstheme="minorHAnsi"/>
        </w:rPr>
        <w:t>perguruan</w:t>
      </w:r>
      <w:proofErr w:type="spellEnd"/>
      <w:r w:rsidRPr="00AA0913">
        <w:rPr>
          <w:rFonts w:cstheme="minorHAnsi"/>
        </w:rPr>
        <w:t xml:space="preserve"> </w:t>
      </w:r>
      <w:proofErr w:type="spellStart"/>
      <w:r w:rsidRPr="00AA0913">
        <w:rPr>
          <w:rFonts w:cstheme="minorHAnsi"/>
        </w:rPr>
        <w:t>tinggi</w:t>
      </w:r>
      <w:proofErr w:type="spellEnd"/>
      <w:r w:rsidRPr="00AA0913">
        <w:rPr>
          <w:rFonts w:cstheme="minorHAnsi"/>
        </w:rPr>
        <w:t xml:space="preserve"> yang </w:t>
      </w:r>
      <w:proofErr w:type="spellStart"/>
      <w:r w:rsidRPr="00AA0913">
        <w:rPr>
          <w:rFonts w:cstheme="minorHAnsi"/>
        </w:rPr>
        <w:t>mengatur</w:t>
      </w:r>
      <w:proofErr w:type="spellEnd"/>
      <w:r w:rsidRPr="00AA0913">
        <w:rPr>
          <w:rFonts w:cstheme="minorHAnsi"/>
        </w:rPr>
        <w:t xml:space="preserve"> </w:t>
      </w:r>
      <w:proofErr w:type="spellStart"/>
      <w:r w:rsidRPr="00AA0913">
        <w:rPr>
          <w:rFonts w:cstheme="minorHAnsi"/>
        </w:rPr>
        <w:t>keluaran</w:t>
      </w:r>
      <w:proofErr w:type="spellEnd"/>
      <w:r w:rsidRPr="00AA0913">
        <w:rPr>
          <w:rFonts w:cstheme="minorHAnsi"/>
        </w:rPr>
        <w:t xml:space="preserve"> dan </w:t>
      </w:r>
      <w:proofErr w:type="spellStart"/>
      <w:r w:rsidRPr="00AA0913">
        <w:rPr>
          <w:rFonts w:cstheme="minorHAnsi"/>
        </w:rPr>
        <w:t>capain</w:t>
      </w:r>
      <w:proofErr w:type="spellEnd"/>
      <w:r w:rsidRPr="00AA0913">
        <w:rPr>
          <w:rFonts w:cstheme="minorHAnsi"/>
        </w:rPr>
        <w:t xml:space="preserve"> dharma </w:t>
      </w:r>
      <w:proofErr w:type="spellStart"/>
      <w:r w:rsidRPr="00AA0913">
        <w:rPr>
          <w:rFonts w:cstheme="minorHAnsi"/>
        </w:rPr>
        <w:t>pendidikan</w:t>
      </w:r>
      <w:proofErr w:type="spellEnd"/>
      <w:r w:rsidRPr="00AA0913">
        <w:rPr>
          <w:rFonts w:cstheme="minorHAnsi"/>
        </w:rPr>
        <w:t xml:space="preserve">, yang </w:t>
      </w:r>
      <w:proofErr w:type="spellStart"/>
      <w:r w:rsidRPr="00AA0913">
        <w:rPr>
          <w:rFonts w:cstheme="minorHAnsi"/>
        </w:rPr>
        <w:t>meliputi</w:t>
      </w:r>
      <w:proofErr w:type="spellEnd"/>
      <w:r w:rsidRPr="00AA0913">
        <w:rPr>
          <w:rFonts w:cstheme="minorHAnsi"/>
        </w:rPr>
        <w:t xml:space="preserve"> IPK </w:t>
      </w:r>
      <w:proofErr w:type="spellStart"/>
      <w:r w:rsidRPr="00AA0913">
        <w:rPr>
          <w:rFonts w:cstheme="minorHAnsi"/>
        </w:rPr>
        <w:t>lulusan</w:t>
      </w:r>
      <w:proofErr w:type="spellEnd"/>
      <w:r w:rsidRPr="00AA0913">
        <w:rPr>
          <w:rFonts w:cstheme="minorHAnsi"/>
        </w:rPr>
        <w:t xml:space="preserve">, </w:t>
      </w:r>
      <w:proofErr w:type="spellStart"/>
      <w:r w:rsidRPr="00AA0913">
        <w:rPr>
          <w:rFonts w:cstheme="minorHAnsi"/>
        </w:rPr>
        <w:t>prestasi</w:t>
      </w:r>
      <w:proofErr w:type="spellEnd"/>
      <w:r w:rsidRPr="00AA0913">
        <w:rPr>
          <w:rFonts w:cstheme="minorHAnsi"/>
        </w:rPr>
        <w:t xml:space="preserve"> </w:t>
      </w:r>
      <w:proofErr w:type="spellStart"/>
      <w:r w:rsidRPr="00AA0913">
        <w:rPr>
          <w:rFonts w:cstheme="minorHAnsi"/>
        </w:rPr>
        <w:t>mahasiswa</w:t>
      </w:r>
      <w:proofErr w:type="spellEnd"/>
      <w:r w:rsidRPr="00AA0913">
        <w:rPr>
          <w:rFonts w:cstheme="minorHAnsi"/>
        </w:rPr>
        <w:t xml:space="preserve"> (</w:t>
      </w:r>
      <w:proofErr w:type="spellStart"/>
      <w:r w:rsidRPr="00AA0913">
        <w:rPr>
          <w:rFonts w:cstheme="minorHAnsi"/>
        </w:rPr>
        <w:t>akademik</w:t>
      </w:r>
      <w:proofErr w:type="spellEnd"/>
      <w:r w:rsidRPr="00AA0913">
        <w:rPr>
          <w:rFonts w:cstheme="minorHAnsi"/>
        </w:rPr>
        <w:t xml:space="preserve"> dan non-</w:t>
      </w:r>
      <w:proofErr w:type="spellStart"/>
      <w:r w:rsidRPr="00AA0913">
        <w:rPr>
          <w:rFonts w:cstheme="minorHAnsi"/>
        </w:rPr>
        <w:t>akademik</w:t>
      </w:r>
      <w:proofErr w:type="spellEnd"/>
      <w:r w:rsidRPr="00AA0913">
        <w:rPr>
          <w:rFonts w:cstheme="minorHAnsi"/>
        </w:rPr>
        <w:t xml:space="preserve">), masa </w:t>
      </w:r>
      <w:proofErr w:type="spellStart"/>
      <w:r w:rsidRPr="00AA0913">
        <w:rPr>
          <w:rFonts w:cstheme="minorHAnsi"/>
        </w:rPr>
        <w:t>studi</w:t>
      </w:r>
      <w:proofErr w:type="spellEnd"/>
      <w:r w:rsidRPr="00AA0913">
        <w:rPr>
          <w:rFonts w:cstheme="minorHAnsi"/>
        </w:rPr>
        <w:t xml:space="preserve">, </w:t>
      </w:r>
      <w:proofErr w:type="spellStart"/>
      <w:r w:rsidRPr="00AA0913">
        <w:rPr>
          <w:rFonts w:cstheme="minorHAnsi"/>
        </w:rPr>
        <w:t>kelulusan</w:t>
      </w:r>
      <w:proofErr w:type="spellEnd"/>
      <w:r w:rsidRPr="00AA0913">
        <w:rPr>
          <w:rFonts w:cstheme="minorHAnsi"/>
        </w:rPr>
        <w:t xml:space="preserve"> </w:t>
      </w:r>
      <w:proofErr w:type="spellStart"/>
      <w:r w:rsidRPr="00AA0913">
        <w:rPr>
          <w:rFonts w:cstheme="minorHAnsi"/>
        </w:rPr>
        <w:t>tepat</w:t>
      </w:r>
      <w:proofErr w:type="spellEnd"/>
      <w:r w:rsidRPr="00AA0913">
        <w:rPr>
          <w:rFonts w:cstheme="minorHAnsi"/>
        </w:rPr>
        <w:t xml:space="preserve"> </w:t>
      </w:r>
      <w:proofErr w:type="spellStart"/>
      <w:r w:rsidRPr="00AA0913">
        <w:rPr>
          <w:rFonts w:cstheme="minorHAnsi"/>
        </w:rPr>
        <w:t>waktu</w:t>
      </w:r>
      <w:proofErr w:type="spellEnd"/>
      <w:r w:rsidRPr="00AA0913">
        <w:rPr>
          <w:rFonts w:cstheme="minorHAnsi"/>
        </w:rPr>
        <w:t xml:space="preserve">, </w:t>
      </w:r>
      <w:proofErr w:type="spellStart"/>
      <w:r w:rsidRPr="00AA0913">
        <w:rPr>
          <w:rFonts w:cstheme="minorHAnsi"/>
        </w:rPr>
        <w:t>keberhasilan</w:t>
      </w:r>
      <w:proofErr w:type="spellEnd"/>
      <w:r w:rsidRPr="00AA0913">
        <w:rPr>
          <w:rFonts w:cstheme="minorHAnsi"/>
        </w:rPr>
        <w:t xml:space="preserve"> </w:t>
      </w:r>
      <w:proofErr w:type="spellStart"/>
      <w:r w:rsidRPr="00AA0913">
        <w:rPr>
          <w:rFonts w:cstheme="minorHAnsi"/>
        </w:rPr>
        <w:t>studi</w:t>
      </w:r>
      <w:proofErr w:type="spellEnd"/>
      <w:r w:rsidRPr="00AA0913">
        <w:rPr>
          <w:rFonts w:cstheme="minorHAnsi"/>
        </w:rPr>
        <w:t xml:space="preserve">, tracer study, </w:t>
      </w:r>
      <w:proofErr w:type="spellStart"/>
      <w:r w:rsidRPr="00AA0913">
        <w:rPr>
          <w:rFonts w:cstheme="minorHAnsi"/>
        </w:rPr>
        <w:t>waktu</w:t>
      </w:r>
      <w:proofErr w:type="spellEnd"/>
      <w:r w:rsidRPr="00AA0913">
        <w:rPr>
          <w:rFonts w:cstheme="minorHAnsi"/>
        </w:rPr>
        <w:t xml:space="preserve"> </w:t>
      </w:r>
      <w:proofErr w:type="spellStart"/>
      <w:r w:rsidRPr="00AA0913">
        <w:rPr>
          <w:rFonts w:cstheme="minorHAnsi"/>
        </w:rPr>
        <w:t>tunggu</w:t>
      </w:r>
      <w:proofErr w:type="spellEnd"/>
      <w:r w:rsidRPr="00AA0913">
        <w:rPr>
          <w:rFonts w:cstheme="minorHAnsi"/>
        </w:rPr>
        <w:t xml:space="preserve">, </w:t>
      </w:r>
      <w:proofErr w:type="spellStart"/>
      <w:r w:rsidRPr="00AA0913">
        <w:rPr>
          <w:rFonts w:cstheme="minorHAnsi"/>
        </w:rPr>
        <w:t>relevansi</w:t>
      </w:r>
      <w:proofErr w:type="spellEnd"/>
      <w:r w:rsidRPr="00AA0913">
        <w:rPr>
          <w:rFonts w:cstheme="minorHAnsi"/>
        </w:rPr>
        <w:t xml:space="preserve"> </w:t>
      </w:r>
      <w:proofErr w:type="spellStart"/>
      <w:r w:rsidRPr="00AA0913">
        <w:rPr>
          <w:rFonts w:cstheme="minorHAnsi"/>
        </w:rPr>
        <w:t>bidang</w:t>
      </w:r>
      <w:proofErr w:type="spellEnd"/>
      <w:r w:rsidRPr="00AA0913">
        <w:rPr>
          <w:rFonts w:cstheme="minorHAnsi"/>
        </w:rPr>
        <w:t xml:space="preserve"> </w:t>
      </w:r>
      <w:proofErr w:type="spellStart"/>
      <w:r w:rsidRPr="00AA0913">
        <w:rPr>
          <w:rFonts w:cstheme="minorHAnsi"/>
        </w:rPr>
        <w:t>pekerjaan</w:t>
      </w:r>
      <w:proofErr w:type="spellEnd"/>
      <w:r w:rsidRPr="00AA0913">
        <w:rPr>
          <w:rFonts w:cstheme="minorHAnsi"/>
        </w:rPr>
        <w:t xml:space="preserve">, dan </w:t>
      </w:r>
      <w:proofErr w:type="spellStart"/>
      <w:r w:rsidRPr="00AA0913">
        <w:rPr>
          <w:rFonts w:cstheme="minorHAnsi"/>
        </w:rPr>
        <w:t>tingkat</w:t>
      </w:r>
      <w:proofErr w:type="spellEnd"/>
      <w:r w:rsidRPr="00AA0913">
        <w:rPr>
          <w:rFonts w:cstheme="minorHAnsi"/>
        </w:rPr>
        <w:t xml:space="preserve"> </w:t>
      </w:r>
      <w:proofErr w:type="spellStart"/>
      <w:r w:rsidRPr="00AA0913">
        <w:rPr>
          <w:rFonts w:cstheme="minorHAnsi"/>
        </w:rPr>
        <w:t>kepuasan</w:t>
      </w:r>
      <w:proofErr w:type="spellEnd"/>
      <w:r w:rsidRPr="00AA0913">
        <w:rPr>
          <w:rFonts w:cstheme="minorHAnsi"/>
        </w:rPr>
        <w:t xml:space="preserve"> </w:t>
      </w:r>
      <w:proofErr w:type="spellStart"/>
      <w:r w:rsidRPr="00AA0913">
        <w:rPr>
          <w:rFonts w:cstheme="minorHAnsi"/>
        </w:rPr>
        <w:t>pengguna</w:t>
      </w:r>
      <w:proofErr w:type="spellEnd"/>
      <w:r w:rsidRPr="00AA0913">
        <w:rPr>
          <w:rFonts w:cstheme="minorHAnsi"/>
        </w:rPr>
        <w:t xml:space="preserve"> </w:t>
      </w:r>
      <w:proofErr w:type="spellStart"/>
      <w:r w:rsidRPr="00AA0913">
        <w:rPr>
          <w:rFonts w:cstheme="minorHAnsi"/>
        </w:rPr>
        <w:t>lulusan</w:t>
      </w:r>
      <w:proofErr w:type="spellEnd"/>
      <w:r w:rsidRPr="00AA0913">
        <w:rPr>
          <w:rFonts w:cstheme="minorHAnsi"/>
        </w:rPr>
        <w:t>.</w:t>
      </w:r>
    </w:p>
    <w:p w14:paraId="4929EC90" w14:textId="77777777" w:rsidR="00AA0913" w:rsidRPr="00AA0913" w:rsidRDefault="00AA0913" w:rsidP="00AA0913">
      <w:pPr>
        <w:spacing w:after="0" w:line="240" w:lineRule="auto"/>
        <w:ind w:left="90"/>
        <w:contextualSpacing/>
        <w:jc w:val="both"/>
        <w:rPr>
          <w:rFonts w:cstheme="minorHAnsi"/>
        </w:rPr>
      </w:pPr>
    </w:p>
    <w:p w14:paraId="68653CF5" w14:textId="77777777" w:rsidR="00AA0913" w:rsidRPr="00AA0913" w:rsidRDefault="00AA0913" w:rsidP="00AA0913">
      <w:pPr>
        <w:pStyle w:val="ListParagraph"/>
        <w:numPr>
          <w:ilvl w:val="0"/>
          <w:numId w:val="220"/>
        </w:numPr>
        <w:spacing w:after="0" w:line="240" w:lineRule="auto"/>
        <w:ind w:left="720" w:hanging="450"/>
        <w:jc w:val="both"/>
        <w:rPr>
          <w:rFonts w:cstheme="minorHAnsi"/>
        </w:rPr>
      </w:pPr>
      <w:r w:rsidRPr="00AA0913">
        <w:rPr>
          <w:rFonts w:cstheme="minorHAnsi"/>
        </w:rPr>
        <w:t xml:space="preserve">UU </w:t>
      </w:r>
      <w:proofErr w:type="spellStart"/>
      <w:r w:rsidRPr="00AA0913">
        <w:rPr>
          <w:rFonts w:cstheme="minorHAnsi"/>
        </w:rPr>
        <w:t>Nomor</w:t>
      </w:r>
      <w:proofErr w:type="spellEnd"/>
      <w:r w:rsidRPr="00AA0913">
        <w:rPr>
          <w:rFonts w:cstheme="minorHAnsi"/>
        </w:rPr>
        <w:t xml:space="preserve"> 3 </w:t>
      </w:r>
      <w:proofErr w:type="spellStart"/>
      <w:r w:rsidRPr="00AA0913">
        <w:rPr>
          <w:rFonts w:cstheme="minorHAnsi"/>
        </w:rPr>
        <w:t>Tahun</w:t>
      </w:r>
      <w:proofErr w:type="spellEnd"/>
      <w:r w:rsidRPr="00AA0913">
        <w:rPr>
          <w:rFonts w:cstheme="minorHAnsi"/>
        </w:rPr>
        <w:t xml:space="preserve"> 2020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Standar</w:t>
      </w:r>
      <w:proofErr w:type="spellEnd"/>
      <w:r w:rsidRPr="00AA0913">
        <w:rPr>
          <w:rFonts w:cstheme="minorHAnsi"/>
        </w:rPr>
        <w:t xml:space="preserve"> Nasional </w:t>
      </w:r>
      <w:proofErr w:type="spellStart"/>
      <w:r w:rsidRPr="00AA0913">
        <w:rPr>
          <w:rFonts w:cstheme="minorHAnsi"/>
        </w:rPr>
        <w:t>Perguruan</w:t>
      </w:r>
      <w:proofErr w:type="spellEnd"/>
      <w:r w:rsidRPr="00AA0913">
        <w:rPr>
          <w:rFonts w:cstheme="minorHAnsi"/>
        </w:rPr>
        <w:t xml:space="preserve"> Tinggi</w:t>
      </w:r>
    </w:p>
    <w:p w14:paraId="0EE06B62" w14:textId="77777777" w:rsidR="00AA0913" w:rsidRPr="00AA0913" w:rsidRDefault="00AA0913" w:rsidP="00AA0913">
      <w:pPr>
        <w:pStyle w:val="ListParagraph"/>
        <w:numPr>
          <w:ilvl w:val="0"/>
          <w:numId w:val="220"/>
        </w:numPr>
        <w:spacing w:after="0" w:line="240" w:lineRule="auto"/>
        <w:ind w:left="720" w:hanging="450"/>
        <w:jc w:val="both"/>
        <w:rPr>
          <w:rFonts w:cstheme="minorHAnsi"/>
        </w:rPr>
      </w:pPr>
      <w:r w:rsidRPr="00AA0913">
        <w:rPr>
          <w:rFonts w:cstheme="minorHAnsi"/>
        </w:rPr>
        <w:t xml:space="preserve">PP </w:t>
      </w:r>
      <w:proofErr w:type="spellStart"/>
      <w:r w:rsidRPr="00AA0913">
        <w:rPr>
          <w:rFonts w:cstheme="minorHAnsi"/>
        </w:rPr>
        <w:t>Nomor</w:t>
      </w:r>
      <w:proofErr w:type="spellEnd"/>
      <w:r w:rsidRPr="00AA0913">
        <w:rPr>
          <w:rFonts w:cstheme="minorHAnsi"/>
        </w:rPr>
        <w:t xml:space="preserve"> 57 </w:t>
      </w:r>
      <w:proofErr w:type="spellStart"/>
      <w:r w:rsidRPr="00AA0913">
        <w:rPr>
          <w:rFonts w:cstheme="minorHAnsi"/>
        </w:rPr>
        <w:t>Tahun</w:t>
      </w:r>
      <w:proofErr w:type="spellEnd"/>
      <w:r w:rsidRPr="00AA0913">
        <w:rPr>
          <w:rFonts w:cstheme="minorHAnsi"/>
        </w:rPr>
        <w:t xml:space="preserve"> 2021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Standar</w:t>
      </w:r>
      <w:proofErr w:type="spellEnd"/>
      <w:r w:rsidRPr="00AA0913">
        <w:rPr>
          <w:rFonts w:cstheme="minorHAnsi"/>
        </w:rPr>
        <w:t xml:space="preserve"> Nasional Pendidikan</w:t>
      </w:r>
    </w:p>
    <w:p w14:paraId="5284430D" w14:textId="77777777" w:rsidR="00AA0913" w:rsidRPr="00AA0913" w:rsidRDefault="00AA0913" w:rsidP="00AA0913">
      <w:pPr>
        <w:pStyle w:val="ListParagraph"/>
        <w:numPr>
          <w:ilvl w:val="0"/>
          <w:numId w:val="220"/>
        </w:numPr>
        <w:spacing w:after="0" w:line="240" w:lineRule="auto"/>
        <w:ind w:left="720" w:hanging="450"/>
        <w:jc w:val="both"/>
        <w:rPr>
          <w:rFonts w:cstheme="minorHAnsi"/>
        </w:rPr>
      </w:pPr>
      <w:proofErr w:type="spellStart"/>
      <w:r w:rsidRPr="00AA0913">
        <w:rPr>
          <w:rFonts w:cstheme="minorHAnsi"/>
        </w:rPr>
        <w:t>Pemendikbud</w:t>
      </w:r>
      <w:proofErr w:type="spellEnd"/>
      <w:r w:rsidRPr="00AA0913">
        <w:rPr>
          <w:rFonts w:cstheme="minorHAnsi"/>
        </w:rPr>
        <w:t xml:space="preserve"> </w:t>
      </w:r>
      <w:proofErr w:type="spellStart"/>
      <w:r w:rsidRPr="00AA0913">
        <w:rPr>
          <w:rFonts w:cstheme="minorHAnsi"/>
        </w:rPr>
        <w:t>Republik</w:t>
      </w:r>
      <w:proofErr w:type="spellEnd"/>
      <w:r w:rsidRPr="00AA0913">
        <w:rPr>
          <w:rFonts w:cstheme="minorHAnsi"/>
        </w:rPr>
        <w:t xml:space="preserve"> Indonesia </w:t>
      </w:r>
      <w:proofErr w:type="spellStart"/>
      <w:r w:rsidRPr="00AA0913">
        <w:rPr>
          <w:rFonts w:cstheme="minorHAnsi"/>
        </w:rPr>
        <w:t>Nomor</w:t>
      </w:r>
      <w:proofErr w:type="spellEnd"/>
      <w:r w:rsidRPr="00AA0913">
        <w:rPr>
          <w:rFonts w:cstheme="minorHAnsi"/>
        </w:rPr>
        <w:t xml:space="preserve"> 3 </w:t>
      </w:r>
      <w:proofErr w:type="spellStart"/>
      <w:r w:rsidRPr="00AA0913">
        <w:rPr>
          <w:rFonts w:cstheme="minorHAnsi"/>
        </w:rPr>
        <w:t>Tahun</w:t>
      </w:r>
      <w:proofErr w:type="spellEnd"/>
      <w:r w:rsidRPr="00AA0913">
        <w:rPr>
          <w:rFonts w:cstheme="minorHAnsi"/>
        </w:rPr>
        <w:t xml:space="preserve"> 2020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Standar</w:t>
      </w:r>
      <w:proofErr w:type="spellEnd"/>
      <w:r w:rsidRPr="00AA0913">
        <w:rPr>
          <w:rFonts w:cstheme="minorHAnsi"/>
        </w:rPr>
        <w:t xml:space="preserve"> Nasional </w:t>
      </w:r>
      <w:proofErr w:type="gramStart"/>
      <w:r w:rsidRPr="00AA0913">
        <w:rPr>
          <w:rFonts w:cstheme="minorHAnsi"/>
        </w:rPr>
        <w:t>Pendidikan  Tinggi</w:t>
      </w:r>
      <w:proofErr w:type="gramEnd"/>
      <w:r w:rsidRPr="00AA0913">
        <w:rPr>
          <w:rFonts w:cstheme="minorHAnsi"/>
        </w:rPr>
        <w:t xml:space="preserve"> </w:t>
      </w:r>
      <w:proofErr w:type="spellStart"/>
      <w:r w:rsidRPr="00AA0913">
        <w:rPr>
          <w:rFonts w:cstheme="minorHAnsi"/>
        </w:rPr>
        <w:t>Pasal</w:t>
      </w:r>
      <w:proofErr w:type="spellEnd"/>
      <w:r w:rsidRPr="00AA0913">
        <w:rPr>
          <w:rFonts w:cstheme="minorHAnsi"/>
        </w:rPr>
        <w:t xml:space="preserve"> 26 dan </w:t>
      </w:r>
      <w:proofErr w:type="spellStart"/>
      <w:r w:rsidRPr="00AA0913">
        <w:rPr>
          <w:rFonts w:cstheme="minorHAnsi"/>
        </w:rPr>
        <w:t>Pasal</w:t>
      </w:r>
      <w:proofErr w:type="spellEnd"/>
      <w:r w:rsidRPr="00AA0913">
        <w:rPr>
          <w:rFonts w:cstheme="minorHAnsi"/>
        </w:rPr>
        <w:t xml:space="preserve"> 27</w:t>
      </w:r>
    </w:p>
    <w:p w14:paraId="370D2942" w14:textId="77777777" w:rsidR="00AA0913" w:rsidRPr="00AA0913" w:rsidRDefault="00AA0913" w:rsidP="00AA0913">
      <w:pPr>
        <w:pStyle w:val="ListParagraph"/>
        <w:numPr>
          <w:ilvl w:val="0"/>
          <w:numId w:val="220"/>
        </w:numPr>
        <w:spacing w:after="0" w:line="240" w:lineRule="auto"/>
        <w:ind w:left="720" w:hanging="450"/>
        <w:jc w:val="both"/>
        <w:rPr>
          <w:rFonts w:cstheme="minorHAnsi"/>
        </w:rPr>
      </w:pPr>
      <w:r w:rsidRPr="00AA0913">
        <w:rPr>
          <w:rFonts w:cstheme="minorHAnsi"/>
        </w:rPr>
        <w:t xml:space="preserve">PP </w:t>
      </w:r>
      <w:proofErr w:type="spellStart"/>
      <w:r w:rsidRPr="00AA0913">
        <w:rPr>
          <w:rFonts w:cstheme="minorHAnsi"/>
        </w:rPr>
        <w:t>Nomor</w:t>
      </w:r>
      <w:proofErr w:type="spellEnd"/>
      <w:r w:rsidRPr="00AA0913">
        <w:rPr>
          <w:rFonts w:cstheme="minorHAnsi"/>
        </w:rPr>
        <w:t xml:space="preserve"> 4 </w:t>
      </w:r>
      <w:proofErr w:type="spellStart"/>
      <w:r w:rsidRPr="00AA0913">
        <w:rPr>
          <w:rFonts w:cstheme="minorHAnsi"/>
        </w:rPr>
        <w:t>Tahun</w:t>
      </w:r>
      <w:proofErr w:type="spellEnd"/>
      <w:r w:rsidRPr="00AA0913">
        <w:rPr>
          <w:rFonts w:cstheme="minorHAnsi"/>
        </w:rPr>
        <w:t xml:space="preserve"> 2014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Penyelenggaraan</w:t>
      </w:r>
      <w:proofErr w:type="spellEnd"/>
      <w:r w:rsidRPr="00AA0913">
        <w:rPr>
          <w:rFonts w:cstheme="minorHAnsi"/>
        </w:rPr>
        <w:t xml:space="preserve"> Pendidikan Tinggi dan </w:t>
      </w:r>
      <w:proofErr w:type="spellStart"/>
      <w:r w:rsidRPr="00AA0913">
        <w:rPr>
          <w:rFonts w:cstheme="minorHAnsi"/>
        </w:rPr>
        <w:t>Pengelolaan</w:t>
      </w:r>
      <w:proofErr w:type="spellEnd"/>
      <w:r w:rsidRPr="00AA0913">
        <w:rPr>
          <w:rFonts w:cstheme="minorHAnsi"/>
        </w:rPr>
        <w:t xml:space="preserve"> </w:t>
      </w:r>
      <w:proofErr w:type="spellStart"/>
      <w:r w:rsidRPr="00AA0913">
        <w:rPr>
          <w:rFonts w:cstheme="minorHAnsi"/>
        </w:rPr>
        <w:t>Perguruan</w:t>
      </w:r>
      <w:proofErr w:type="spellEnd"/>
      <w:r w:rsidRPr="00AA0913">
        <w:rPr>
          <w:rFonts w:cstheme="minorHAnsi"/>
        </w:rPr>
        <w:t xml:space="preserve"> Tinggi (</w:t>
      </w:r>
      <w:proofErr w:type="spellStart"/>
      <w:r w:rsidRPr="00AA0913">
        <w:rPr>
          <w:rFonts w:cstheme="minorHAnsi"/>
        </w:rPr>
        <w:t>Lembaran</w:t>
      </w:r>
      <w:proofErr w:type="spellEnd"/>
      <w:r w:rsidRPr="00AA0913">
        <w:rPr>
          <w:rFonts w:cstheme="minorHAnsi"/>
        </w:rPr>
        <w:t xml:space="preserve"> Negara </w:t>
      </w:r>
      <w:proofErr w:type="spellStart"/>
      <w:r w:rsidRPr="00AA0913">
        <w:rPr>
          <w:rFonts w:cstheme="minorHAnsi"/>
        </w:rPr>
        <w:t>Republik</w:t>
      </w:r>
      <w:proofErr w:type="spellEnd"/>
      <w:r w:rsidRPr="00AA0913">
        <w:rPr>
          <w:rFonts w:cstheme="minorHAnsi"/>
        </w:rPr>
        <w:t xml:space="preserve"> Indonesia </w:t>
      </w:r>
      <w:proofErr w:type="spellStart"/>
      <w:r w:rsidRPr="00AA0913">
        <w:rPr>
          <w:rFonts w:cstheme="minorHAnsi"/>
        </w:rPr>
        <w:t>Tahun</w:t>
      </w:r>
      <w:proofErr w:type="spellEnd"/>
      <w:r w:rsidRPr="00AA0913">
        <w:rPr>
          <w:rFonts w:cstheme="minorHAnsi"/>
        </w:rPr>
        <w:t xml:space="preserve"> 2014 </w:t>
      </w:r>
      <w:proofErr w:type="spellStart"/>
      <w:r w:rsidRPr="00AA0913">
        <w:rPr>
          <w:rFonts w:cstheme="minorHAnsi"/>
        </w:rPr>
        <w:t>Nomor</w:t>
      </w:r>
      <w:proofErr w:type="spellEnd"/>
      <w:r w:rsidRPr="00AA0913">
        <w:rPr>
          <w:rFonts w:cstheme="minorHAnsi"/>
        </w:rPr>
        <w:t xml:space="preserve"> 16, </w:t>
      </w:r>
      <w:proofErr w:type="spellStart"/>
      <w:r w:rsidRPr="00AA0913">
        <w:rPr>
          <w:rFonts w:cstheme="minorHAnsi"/>
        </w:rPr>
        <w:t>Tambahan</w:t>
      </w:r>
      <w:proofErr w:type="spellEnd"/>
      <w:r w:rsidRPr="00AA0913">
        <w:rPr>
          <w:rFonts w:cstheme="minorHAnsi"/>
        </w:rPr>
        <w:t xml:space="preserve"> </w:t>
      </w:r>
      <w:proofErr w:type="spellStart"/>
      <w:r w:rsidRPr="00AA0913">
        <w:rPr>
          <w:rFonts w:cstheme="minorHAnsi"/>
        </w:rPr>
        <w:t>Lembaran</w:t>
      </w:r>
      <w:proofErr w:type="spellEnd"/>
      <w:r w:rsidRPr="00AA0913">
        <w:rPr>
          <w:rFonts w:cstheme="minorHAnsi"/>
        </w:rPr>
        <w:t xml:space="preserve"> Negara </w:t>
      </w:r>
      <w:proofErr w:type="spellStart"/>
      <w:r w:rsidRPr="00AA0913">
        <w:rPr>
          <w:rFonts w:cstheme="minorHAnsi"/>
        </w:rPr>
        <w:t>Republik</w:t>
      </w:r>
      <w:proofErr w:type="spellEnd"/>
      <w:r w:rsidRPr="00AA0913">
        <w:rPr>
          <w:rFonts w:cstheme="minorHAnsi"/>
        </w:rPr>
        <w:t xml:space="preserve"> Indonesia </w:t>
      </w:r>
      <w:proofErr w:type="spellStart"/>
      <w:r w:rsidRPr="00AA0913">
        <w:rPr>
          <w:rFonts w:cstheme="minorHAnsi"/>
        </w:rPr>
        <w:t>Nomor</w:t>
      </w:r>
      <w:proofErr w:type="spellEnd"/>
      <w:r w:rsidRPr="00AA0913">
        <w:rPr>
          <w:rFonts w:cstheme="minorHAnsi"/>
        </w:rPr>
        <w:t xml:space="preserve"> 5500)</w:t>
      </w:r>
    </w:p>
    <w:p w14:paraId="0EF49329" w14:textId="77777777" w:rsidR="00AA0913" w:rsidRPr="00AA0913" w:rsidRDefault="00AA0913" w:rsidP="00AA0913">
      <w:pPr>
        <w:pStyle w:val="ListParagraph"/>
        <w:numPr>
          <w:ilvl w:val="0"/>
          <w:numId w:val="220"/>
        </w:numPr>
        <w:spacing w:after="0" w:line="240" w:lineRule="auto"/>
        <w:ind w:left="720" w:hanging="450"/>
        <w:jc w:val="both"/>
        <w:rPr>
          <w:rFonts w:cstheme="minorHAnsi"/>
        </w:rPr>
      </w:pPr>
      <w:proofErr w:type="spellStart"/>
      <w:r w:rsidRPr="00AA0913">
        <w:rPr>
          <w:rFonts w:cstheme="minorHAnsi"/>
        </w:rPr>
        <w:t>Undang-undang</w:t>
      </w:r>
      <w:proofErr w:type="spellEnd"/>
      <w:r w:rsidRPr="00AA0913">
        <w:rPr>
          <w:rFonts w:cstheme="minorHAnsi"/>
        </w:rPr>
        <w:t xml:space="preserve"> </w:t>
      </w:r>
      <w:proofErr w:type="spellStart"/>
      <w:r w:rsidRPr="00AA0913">
        <w:rPr>
          <w:rFonts w:cstheme="minorHAnsi"/>
        </w:rPr>
        <w:t>Republik</w:t>
      </w:r>
      <w:proofErr w:type="spellEnd"/>
      <w:r w:rsidRPr="00AA0913">
        <w:rPr>
          <w:rFonts w:cstheme="minorHAnsi"/>
        </w:rPr>
        <w:t xml:space="preserve"> Indonesia </w:t>
      </w:r>
      <w:proofErr w:type="spellStart"/>
      <w:r w:rsidRPr="00AA0913">
        <w:rPr>
          <w:rFonts w:cstheme="minorHAnsi"/>
        </w:rPr>
        <w:t>Nomor</w:t>
      </w:r>
      <w:proofErr w:type="spellEnd"/>
      <w:r w:rsidRPr="00AA0913">
        <w:rPr>
          <w:rFonts w:cstheme="minorHAnsi"/>
        </w:rPr>
        <w:t xml:space="preserve"> 20 </w:t>
      </w:r>
      <w:proofErr w:type="spellStart"/>
      <w:r w:rsidRPr="00AA0913">
        <w:rPr>
          <w:rFonts w:cstheme="minorHAnsi"/>
        </w:rPr>
        <w:t>tahun</w:t>
      </w:r>
      <w:proofErr w:type="spellEnd"/>
      <w:r w:rsidRPr="00AA0913">
        <w:rPr>
          <w:rFonts w:cstheme="minorHAnsi"/>
        </w:rPr>
        <w:t xml:space="preserve"> 2003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Sistem</w:t>
      </w:r>
      <w:proofErr w:type="spellEnd"/>
      <w:r w:rsidRPr="00AA0913">
        <w:rPr>
          <w:rFonts w:cstheme="minorHAnsi"/>
        </w:rPr>
        <w:t xml:space="preserve"> Pendidikan Nasional</w:t>
      </w:r>
    </w:p>
    <w:p w14:paraId="57BE38A0" w14:textId="77777777" w:rsidR="00AA0913" w:rsidRPr="00AA0913" w:rsidRDefault="00AA0913" w:rsidP="00AA0913">
      <w:pPr>
        <w:pStyle w:val="ListParagraph"/>
        <w:numPr>
          <w:ilvl w:val="0"/>
          <w:numId w:val="220"/>
        </w:numPr>
        <w:spacing w:after="0" w:line="240" w:lineRule="auto"/>
        <w:ind w:left="720" w:hanging="450"/>
        <w:jc w:val="both"/>
        <w:rPr>
          <w:rFonts w:cstheme="minorHAnsi"/>
        </w:rPr>
      </w:pPr>
      <w:proofErr w:type="spellStart"/>
      <w:r w:rsidRPr="00AA0913">
        <w:rPr>
          <w:rFonts w:cstheme="minorHAnsi"/>
        </w:rPr>
        <w:t>Undang-undang</w:t>
      </w:r>
      <w:proofErr w:type="spellEnd"/>
      <w:r w:rsidRPr="00AA0913">
        <w:rPr>
          <w:rFonts w:cstheme="minorHAnsi"/>
        </w:rPr>
        <w:t xml:space="preserve"> </w:t>
      </w:r>
      <w:proofErr w:type="spellStart"/>
      <w:r w:rsidRPr="00AA0913">
        <w:rPr>
          <w:rFonts w:cstheme="minorHAnsi"/>
        </w:rPr>
        <w:t>Republik</w:t>
      </w:r>
      <w:proofErr w:type="spellEnd"/>
      <w:r w:rsidRPr="00AA0913">
        <w:rPr>
          <w:rFonts w:cstheme="minorHAnsi"/>
        </w:rPr>
        <w:t xml:space="preserve"> Indonesia </w:t>
      </w:r>
      <w:proofErr w:type="spellStart"/>
      <w:r w:rsidRPr="00AA0913">
        <w:rPr>
          <w:rFonts w:cstheme="minorHAnsi"/>
        </w:rPr>
        <w:t>Nomor</w:t>
      </w:r>
      <w:proofErr w:type="spellEnd"/>
      <w:r w:rsidRPr="00AA0913">
        <w:rPr>
          <w:rFonts w:cstheme="minorHAnsi"/>
        </w:rPr>
        <w:t xml:space="preserve"> 12 </w:t>
      </w:r>
      <w:proofErr w:type="spellStart"/>
      <w:r w:rsidRPr="00AA0913">
        <w:rPr>
          <w:rFonts w:cstheme="minorHAnsi"/>
        </w:rPr>
        <w:t>tahun</w:t>
      </w:r>
      <w:proofErr w:type="spellEnd"/>
      <w:r w:rsidRPr="00AA0913">
        <w:rPr>
          <w:rFonts w:cstheme="minorHAnsi"/>
        </w:rPr>
        <w:t xml:space="preserve"> 2012 </w:t>
      </w:r>
      <w:proofErr w:type="spellStart"/>
      <w:r w:rsidRPr="00AA0913">
        <w:rPr>
          <w:rFonts w:cstheme="minorHAnsi"/>
        </w:rPr>
        <w:t>tentang</w:t>
      </w:r>
      <w:proofErr w:type="spellEnd"/>
      <w:r w:rsidRPr="00AA0913">
        <w:rPr>
          <w:rFonts w:cstheme="minorHAnsi"/>
        </w:rPr>
        <w:t xml:space="preserve"> </w:t>
      </w:r>
      <w:r w:rsidRPr="00AA0913">
        <w:rPr>
          <w:rFonts w:eastAsia="Calibri" w:cstheme="minorHAnsi"/>
        </w:rPr>
        <w:t>Pendidikan Tinggi</w:t>
      </w:r>
    </w:p>
    <w:p w14:paraId="378F3CD3" w14:textId="77777777" w:rsidR="00AA0913" w:rsidRPr="00AA0913" w:rsidRDefault="00AA0913" w:rsidP="00AA0913">
      <w:pPr>
        <w:pStyle w:val="ListParagraph"/>
        <w:numPr>
          <w:ilvl w:val="0"/>
          <w:numId w:val="220"/>
        </w:numPr>
        <w:spacing w:after="0" w:line="240" w:lineRule="auto"/>
        <w:ind w:left="720" w:hanging="450"/>
        <w:jc w:val="both"/>
        <w:rPr>
          <w:rFonts w:cstheme="minorHAnsi"/>
        </w:rPr>
      </w:pPr>
      <w:proofErr w:type="spellStart"/>
      <w:r w:rsidRPr="00AA0913">
        <w:rPr>
          <w:rFonts w:cstheme="minorHAnsi"/>
        </w:rPr>
        <w:t>Peraturan</w:t>
      </w:r>
      <w:proofErr w:type="spellEnd"/>
      <w:r w:rsidRPr="00AA0913">
        <w:rPr>
          <w:rFonts w:cstheme="minorHAnsi"/>
        </w:rPr>
        <w:t xml:space="preserve"> </w:t>
      </w:r>
      <w:proofErr w:type="spellStart"/>
      <w:r w:rsidRPr="00AA0913">
        <w:rPr>
          <w:rFonts w:cstheme="minorHAnsi"/>
        </w:rPr>
        <w:t>Pemerintah</w:t>
      </w:r>
      <w:proofErr w:type="spellEnd"/>
      <w:r w:rsidRPr="00AA0913">
        <w:rPr>
          <w:rFonts w:cstheme="minorHAnsi"/>
        </w:rPr>
        <w:t xml:space="preserve"> </w:t>
      </w:r>
      <w:proofErr w:type="spellStart"/>
      <w:r w:rsidRPr="00AA0913">
        <w:rPr>
          <w:rFonts w:cstheme="minorHAnsi"/>
        </w:rPr>
        <w:t>Republik</w:t>
      </w:r>
      <w:proofErr w:type="spellEnd"/>
      <w:r w:rsidRPr="00AA0913">
        <w:rPr>
          <w:rFonts w:cstheme="minorHAnsi"/>
        </w:rPr>
        <w:t xml:space="preserve"> Indonesia </w:t>
      </w:r>
      <w:proofErr w:type="spellStart"/>
      <w:r w:rsidRPr="00AA0913">
        <w:rPr>
          <w:rFonts w:cstheme="minorHAnsi"/>
        </w:rPr>
        <w:t>Nomor</w:t>
      </w:r>
      <w:proofErr w:type="spellEnd"/>
      <w:r w:rsidRPr="00AA0913">
        <w:rPr>
          <w:rFonts w:cstheme="minorHAnsi"/>
        </w:rPr>
        <w:t xml:space="preserve"> 66 </w:t>
      </w:r>
      <w:proofErr w:type="spellStart"/>
      <w:r w:rsidRPr="00AA0913">
        <w:rPr>
          <w:rFonts w:cstheme="minorHAnsi"/>
        </w:rPr>
        <w:t>Tahun</w:t>
      </w:r>
      <w:proofErr w:type="spellEnd"/>
      <w:r w:rsidRPr="00AA0913">
        <w:rPr>
          <w:rFonts w:cstheme="minorHAnsi"/>
        </w:rPr>
        <w:t xml:space="preserve"> 2010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Perubahan</w:t>
      </w:r>
      <w:proofErr w:type="spellEnd"/>
      <w:r w:rsidRPr="00AA0913">
        <w:rPr>
          <w:rFonts w:cstheme="minorHAnsi"/>
        </w:rPr>
        <w:t xml:space="preserve"> Atas </w:t>
      </w:r>
      <w:proofErr w:type="spellStart"/>
      <w:r w:rsidRPr="00AA0913">
        <w:rPr>
          <w:rFonts w:cstheme="minorHAnsi"/>
        </w:rPr>
        <w:t>Peraturan</w:t>
      </w:r>
      <w:proofErr w:type="spellEnd"/>
      <w:r w:rsidRPr="00AA0913">
        <w:rPr>
          <w:rFonts w:cstheme="minorHAnsi"/>
        </w:rPr>
        <w:t xml:space="preserve"> </w:t>
      </w:r>
      <w:proofErr w:type="spellStart"/>
      <w:r w:rsidRPr="00AA0913">
        <w:rPr>
          <w:rFonts w:cstheme="minorHAnsi"/>
        </w:rPr>
        <w:t>Pemerintah</w:t>
      </w:r>
      <w:proofErr w:type="spellEnd"/>
      <w:r w:rsidRPr="00AA0913">
        <w:rPr>
          <w:rFonts w:cstheme="minorHAnsi"/>
        </w:rPr>
        <w:t xml:space="preserve"> </w:t>
      </w:r>
      <w:proofErr w:type="spellStart"/>
      <w:r w:rsidRPr="00AA0913">
        <w:rPr>
          <w:rFonts w:cstheme="minorHAnsi"/>
        </w:rPr>
        <w:t>Nomor</w:t>
      </w:r>
      <w:proofErr w:type="spellEnd"/>
      <w:r w:rsidRPr="00AA0913">
        <w:rPr>
          <w:rFonts w:cstheme="minorHAnsi"/>
        </w:rPr>
        <w:t xml:space="preserve"> 17 </w:t>
      </w:r>
      <w:proofErr w:type="spellStart"/>
      <w:r w:rsidRPr="00AA0913">
        <w:rPr>
          <w:rFonts w:cstheme="minorHAnsi"/>
        </w:rPr>
        <w:t>Tahun</w:t>
      </w:r>
      <w:proofErr w:type="spellEnd"/>
      <w:r w:rsidRPr="00AA0913">
        <w:rPr>
          <w:rFonts w:cstheme="minorHAnsi"/>
        </w:rPr>
        <w:t xml:space="preserve"> 2010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Pengelolaan</w:t>
      </w:r>
      <w:proofErr w:type="spellEnd"/>
      <w:r w:rsidRPr="00AA0913">
        <w:rPr>
          <w:rFonts w:cstheme="minorHAnsi"/>
        </w:rPr>
        <w:t xml:space="preserve"> dan </w:t>
      </w:r>
      <w:proofErr w:type="spellStart"/>
      <w:r w:rsidRPr="00AA0913">
        <w:rPr>
          <w:rFonts w:cstheme="minorHAnsi"/>
        </w:rPr>
        <w:t>Penyelenggaraan</w:t>
      </w:r>
      <w:proofErr w:type="spellEnd"/>
      <w:r w:rsidRPr="00AA0913">
        <w:rPr>
          <w:rFonts w:cstheme="minorHAnsi"/>
        </w:rPr>
        <w:t xml:space="preserve"> </w:t>
      </w:r>
      <w:proofErr w:type="spellStart"/>
      <w:r w:rsidRPr="00AA0913">
        <w:rPr>
          <w:rFonts w:cstheme="minorHAnsi"/>
        </w:rPr>
        <w:t>Pendidika</w:t>
      </w:r>
      <w:proofErr w:type="spellEnd"/>
    </w:p>
    <w:p w14:paraId="0D1D374F" w14:textId="77777777" w:rsidR="00AA0913" w:rsidRPr="00AA0913" w:rsidRDefault="00AA0913" w:rsidP="00AA0913">
      <w:pPr>
        <w:pStyle w:val="ListParagraph"/>
        <w:numPr>
          <w:ilvl w:val="0"/>
          <w:numId w:val="220"/>
        </w:numPr>
        <w:spacing w:after="0" w:line="240" w:lineRule="auto"/>
        <w:ind w:left="720" w:hanging="450"/>
        <w:jc w:val="both"/>
        <w:rPr>
          <w:rFonts w:cstheme="minorHAnsi"/>
        </w:rPr>
      </w:pPr>
      <w:proofErr w:type="spellStart"/>
      <w:r w:rsidRPr="00AA0913">
        <w:rPr>
          <w:rFonts w:cstheme="minorHAnsi"/>
        </w:rPr>
        <w:t>Permendikbud</w:t>
      </w:r>
      <w:proofErr w:type="spellEnd"/>
      <w:r w:rsidRPr="00AA0913">
        <w:rPr>
          <w:rFonts w:cstheme="minorHAnsi"/>
        </w:rPr>
        <w:t xml:space="preserve"> </w:t>
      </w:r>
      <w:proofErr w:type="spellStart"/>
      <w:r w:rsidRPr="00AA0913">
        <w:rPr>
          <w:rFonts w:cstheme="minorHAnsi"/>
        </w:rPr>
        <w:t>Republik</w:t>
      </w:r>
      <w:proofErr w:type="spellEnd"/>
      <w:r w:rsidRPr="00AA0913">
        <w:rPr>
          <w:rFonts w:cstheme="minorHAnsi"/>
        </w:rPr>
        <w:t xml:space="preserve"> Indonesia </w:t>
      </w:r>
      <w:proofErr w:type="spellStart"/>
      <w:r w:rsidRPr="00AA0913">
        <w:rPr>
          <w:rFonts w:cstheme="minorHAnsi"/>
        </w:rPr>
        <w:t>Nomor</w:t>
      </w:r>
      <w:proofErr w:type="spellEnd"/>
      <w:r w:rsidRPr="00AA0913">
        <w:rPr>
          <w:rFonts w:cstheme="minorHAnsi"/>
        </w:rPr>
        <w:t xml:space="preserve"> 3 </w:t>
      </w:r>
      <w:proofErr w:type="spellStart"/>
      <w:r w:rsidRPr="00AA0913">
        <w:rPr>
          <w:rFonts w:cstheme="minorHAnsi"/>
        </w:rPr>
        <w:t>tahun</w:t>
      </w:r>
      <w:proofErr w:type="spellEnd"/>
      <w:r w:rsidRPr="00AA0913">
        <w:rPr>
          <w:rFonts w:cstheme="minorHAnsi"/>
        </w:rPr>
        <w:t xml:space="preserve"> 2020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Standar</w:t>
      </w:r>
      <w:proofErr w:type="spellEnd"/>
      <w:r w:rsidRPr="00AA0913">
        <w:rPr>
          <w:rFonts w:cstheme="minorHAnsi"/>
        </w:rPr>
        <w:t xml:space="preserve"> Nasional Pendidikan Tinggi</w:t>
      </w:r>
    </w:p>
    <w:p w14:paraId="34DF7E35" w14:textId="77777777" w:rsidR="00AA0913" w:rsidRPr="00AA0913" w:rsidRDefault="00AA0913" w:rsidP="00AA0913">
      <w:pPr>
        <w:pStyle w:val="ListParagraph"/>
        <w:numPr>
          <w:ilvl w:val="0"/>
          <w:numId w:val="220"/>
        </w:numPr>
        <w:spacing w:after="0" w:line="240" w:lineRule="auto"/>
        <w:ind w:left="720" w:hanging="450"/>
        <w:jc w:val="both"/>
        <w:rPr>
          <w:rFonts w:cstheme="minorHAnsi"/>
        </w:rPr>
      </w:pPr>
      <w:r w:rsidRPr="00AA0913">
        <w:rPr>
          <w:rFonts w:cstheme="minorHAnsi"/>
        </w:rPr>
        <w:t xml:space="preserve">SK </w:t>
      </w:r>
      <w:proofErr w:type="spellStart"/>
      <w:r w:rsidRPr="00AA0913">
        <w:rPr>
          <w:rFonts w:cstheme="minorHAnsi"/>
        </w:rPr>
        <w:t>Rektor</w:t>
      </w:r>
      <w:proofErr w:type="spellEnd"/>
      <w:r w:rsidRPr="00AA0913">
        <w:rPr>
          <w:rFonts w:cstheme="minorHAnsi"/>
        </w:rPr>
        <w:t xml:space="preserve"> Universitas Ma Chung </w:t>
      </w:r>
      <w:proofErr w:type="spellStart"/>
      <w:r w:rsidRPr="00AA0913">
        <w:rPr>
          <w:rFonts w:cstheme="minorHAnsi"/>
        </w:rPr>
        <w:t>Nomor</w:t>
      </w:r>
      <w:proofErr w:type="spellEnd"/>
      <w:r w:rsidRPr="00AA0913">
        <w:rPr>
          <w:rFonts w:cstheme="minorHAnsi"/>
        </w:rPr>
        <w:t xml:space="preserve"> 0031/MACHUNG/SK-REK/V/2019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Pedoman</w:t>
      </w:r>
      <w:proofErr w:type="spellEnd"/>
      <w:r w:rsidRPr="00AA0913">
        <w:rPr>
          <w:rFonts w:cstheme="minorHAnsi"/>
        </w:rPr>
        <w:t xml:space="preserve"> Pendidikan Universitas Ma Chung</w:t>
      </w:r>
    </w:p>
    <w:p w14:paraId="7CF98D0B" w14:textId="77777777" w:rsidR="00AA0913" w:rsidRPr="00AA0913" w:rsidRDefault="00AA0913" w:rsidP="00AA0913">
      <w:pPr>
        <w:pStyle w:val="ListParagraph"/>
        <w:numPr>
          <w:ilvl w:val="0"/>
          <w:numId w:val="220"/>
        </w:numPr>
        <w:spacing w:after="0" w:line="240" w:lineRule="auto"/>
        <w:ind w:left="720" w:hanging="450"/>
        <w:jc w:val="both"/>
        <w:rPr>
          <w:rFonts w:cstheme="minorHAnsi"/>
        </w:rPr>
      </w:pPr>
      <w:r w:rsidRPr="00AA0913">
        <w:rPr>
          <w:rFonts w:cstheme="minorHAnsi"/>
        </w:rPr>
        <w:t xml:space="preserve">SK Yayasan Harapan </w:t>
      </w:r>
      <w:proofErr w:type="spellStart"/>
      <w:r w:rsidRPr="00AA0913">
        <w:rPr>
          <w:rFonts w:cstheme="minorHAnsi"/>
        </w:rPr>
        <w:t>Bangsa</w:t>
      </w:r>
      <w:proofErr w:type="spellEnd"/>
      <w:r w:rsidRPr="00AA0913">
        <w:rPr>
          <w:rFonts w:cstheme="minorHAnsi"/>
        </w:rPr>
        <w:t xml:space="preserve"> Sejahtera </w:t>
      </w:r>
      <w:proofErr w:type="spellStart"/>
      <w:r w:rsidRPr="00AA0913">
        <w:rPr>
          <w:rFonts w:cstheme="minorHAnsi"/>
        </w:rPr>
        <w:t>Nomor</w:t>
      </w:r>
      <w:proofErr w:type="spellEnd"/>
      <w:r w:rsidRPr="00AA0913">
        <w:rPr>
          <w:rFonts w:cstheme="minorHAnsi"/>
        </w:rPr>
        <w:t xml:space="preserve"> 006/YHBS-SK/XII/2019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Statuta</w:t>
      </w:r>
      <w:proofErr w:type="spellEnd"/>
      <w:r w:rsidRPr="00AA0913">
        <w:rPr>
          <w:rFonts w:cstheme="minorHAnsi"/>
        </w:rPr>
        <w:t xml:space="preserve"> Universitas Ma Chung </w:t>
      </w:r>
      <w:proofErr w:type="spellStart"/>
      <w:r w:rsidRPr="00AA0913">
        <w:rPr>
          <w:rFonts w:cstheme="minorHAnsi"/>
        </w:rPr>
        <w:t>tahun</w:t>
      </w:r>
      <w:proofErr w:type="spellEnd"/>
      <w:r w:rsidRPr="00AA0913">
        <w:rPr>
          <w:rFonts w:cstheme="minorHAnsi"/>
        </w:rPr>
        <w:t xml:space="preserve"> 2019</w:t>
      </w:r>
    </w:p>
    <w:p w14:paraId="0CA4DE61" w14:textId="77777777" w:rsidR="00AA0913" w:rsidRPr="00AA0913" w:rsidRDefault="00AA0913" w:rsidP="00AA0913">
      <w:pPr>
        <w:pStyle w:val="ListParagraph"/>
        <w:numPr>
          <w:ilvl w:val="0"/>
          <w:numId w:val="220"/>
        </w:numPr>
        <w:spacing w:after="0" w:line="240" w:lineRule="auto"/>
        <w:ind w:left="720" w:hanging="450"/>
        <w:jc w:val="both"/>
        <w:rPr>
          <w:rFonts w:cstheme="minorHAnsi"/>
        </w:rPr>
      </w:pPr>
      <w:commentRangeStart w:id="70"/>
      <w:r w:rsidRPr="00AA0913">
        <w:rPr>
          <w:rFonts w:cstheme="minorHAnsi"/>
        </w:rPr>
        <w:t xml:space="preserve">SK </w:t>
      </w:r>
      <w:proofErr w:type="spellStart"/>
      <w:r w:rsidRPr="00AA0913">
        <w:rPr>
          <w:rFonts w:cstheme="minorHAnsi"/>
        </w:rPr>
        <w:t>Rektor</w:t>
      </w:r>
      <w:proofErr w:type="spellEnd"/>
      <w:r w:rsidRPr="00AA0913">
        <w:rPr>
          <w:rFonts w:cstheme="minorHAnsi"/>
        </w:rPr>
        <w:t xml:space="preserve"> Universitas Ma Chung </w:t>
      </w:r>
      <w:proofErr w:type="spellStart"/>
      <w:r w:rsidRPr="00AA0913">
        <w:rPr>
          <w:rFonts w:cstheme="minorHAnsi"/>
          <w:color w:val="FF0000"/>
        </w:rPr>
        <w:t>Nomor</w:t>
      </w:r>
      <w:proofErr w:type="spellEnd"/>
      <w:r w:rsidRPr="00AA0913">
        <w:rPr>
          <w:rFonts w:cstheme="minorHAnsi"/>
          <w:color w:val="FF0000"/>
        </w:rPr>
        <w:t xml:space="preserve"> …………………………………</w:t>
      </w:r>
      <w:proofErr w:type="gramStart"/>
      <w:r w:rsidRPr="00AA0913">
        <w:rPr>
          <w:rFonts w:cstheme="minorHAnsi"/>
          <w:color w:val="FF0000"/>
        </w:rPr>
        <w:t>…..</w:t>
      </w:r>
      <w:proofErr w:type="gramEnd"/>
      <w:r w:rsidRPr="00AA0913">
        <w:rPr>
          <w:rFonts w:cstheme="minorHAnsi"/>
          <w:color w:val="FF0000"/>
        </w:rPr>
        <w:t xml:space="preserve"> </w:t>
      </w:r>
      <w:proofErr w:type="spellStart"/>
      <w:r w:rsidRPr="00AA0913">
        <w:rPr>
          <w:rFonts w:cstheme="minorHAnsi"/>
        </w:rPr>
        <w:t>tentang</w:t>
      </w:r>
      <w:proofErr w:type="spellEnd"/>
      <w:r w:rsidRPr="00AA0913">
        <w:rPr>
          <w:rFonts w:cstheme="minorHAnsi"/>
        </w:rPr>
        <w:t xml:space="preserve"> Masa dan Beban </w:t>
      </w:r>
      <w:proofErr w:type="spellStart"/>
      <w:r w:rsidRPr="00AA0913">
        <w:rPr>
          <w:rFonts w:cstheme="minorHAnsi"/>
        </w:rPr>
        <w:t>Belajar</w:t>
      </w:r>
      <w:proofErr w:type="spellEnd"/>
      <w:r w:rsidRPr="00AA0913">
        <w:rPr>
          <w:rFonts w:cstheme="minorHAnsi"/>
        </w:rPr>
        <w:t xml:space="preserve"> </w:t>
      </w:r>
      <w:proofErr w:type="spellStart"/>
      <w:r w:rsidRPr="00AA0913">
        <w:rPr>
          <w:rFonts w:cstheme="minorHAnsi"/>
        </w:rPr>
        <w:t>Mahasiswa</w:t>
      </w:r>
      <w:proofErr w:type="spellEnd"/>
      <w:r w:rsidRPr="00AA0913">
        <w:rPr>
          <w:rFonts w:cstheme="minorHAnsi"/>
        </w:rPr>
        <w:t xml:space="preserve"> Universitas Ma Chung Malang</w:t>
      </w:r>
    </w:p>
    <w:p w14:paraId="2BF3DAA0" w14:textId="77777777" w:rsidR="00AA0913" w:rsidRPr="00AA0913" w:rsidRDefault="00AA0913" w:rsidP="00AA0913">
      <w:pPr>
        <w:pStyle w:val="ListParagraph"/>
        <w:numPr>
          <w:ilvl w:val="0"/>
          <w:numId w:val="220"/>
        </w:numPr>
        <w:spacing w:after="0" w:line="240" w:lineRule="auto"/>
        <w:ind w:left="720" w:hanging="450"/>
        <w:jc w:val="both"/>
        <w:rPr>
          <w:rFonts w:cstheme="minorHAnsi"/>
        </w:rPr>
      </w:pPr>
      <w:r w:rsidRPr="00AA0913">
        <w:rPr>
          <w:rFonts w:cstheme="minorHAnsi"/>
        </w:rPr>
        <w:t xml:space="preserve">SK </w:t>
      </w:r>
      <w:proofErr w:type="spellStart"/>
      <w:r w:rsidRPr="00AA0913">
        <w:rPr>
          <w:rFonts w:cstheme="minorHAnsi"/>
        </w:rPr>
        <w:t>Rektor</w:t>
      </w:r>
      <w:proofErr w:type="spellEnd"/>
      <w:r w:rsidRPr="00AA0913">
        <w:rPr>
          <w:rFonts w:cstheme="minorHAnsi"/>
        </w:rPr>
        <w:t xml:space="preserve"> Universitas Ma Chung Malang </w:t>
      </w:r>
      <w:proofErr w:type="spellStart"/>
      <w:r w:rsidRPr="00AA0913">
        <w:rPr>
          <w:rFonts w:cstheme="minorHAnsi"/>
          <w:color w:val="FF0000"/>
        </w:rPr>
        <w:t>Nomor</w:t>
      </w:r>
      <w:proofErr w:type="spellEnd"/>
      <w:r w:rsidRPr="00AA0913">
        <w:rPr>
          <w:rFonts w:cstheme="minorHAnsi"/>
          <w:color w:val="FF0000"/>
        </w:rPr>
        <w:t xml:space="preserve"> ………………………………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Pemberhentian</w:t>
      </w:r>
      <w:proofErr w:type="spellEnd"/>
      <w:r w:rsidRPr="00AA0913">
        <w:rPr>
          <w:rFonts w:cstheme="minorHAnsi"/>
        </w:rPr>
        <w:t xml:space="preserve"> </w:t>
      </w:r>
      <w:proofErr w:type="spellStart"/>
      <w:r w:rsidRPr="00AA0913">
        <w:rPr>
          <w:rFonts w:cstheme="minorHAnsi"/>
        </w:rPr>
        <w:t>Studi</w:t>
      </w:r>
      <w:proofErr w:type="spellEnd"/>
      <w:r w:rsidRPr="00AA0913">
        <w:rPr>
          <w:rFonts w:cstheme="minorHAnsi"/>
        </w:rPr>
        <w:t xml:space="preserve"> </w:t>
      </w:r>
      <w:proofErr w:type="spellStart"/>
      <w:r w:rsidRPr="00AA0913">
        <w:rPr>
          <w:rFonts w:cstheme="minorHAnsi"/>
        </w:rPr>
        <w:t>atau</w:t>
      </w:r>
      <w:proofErr w:type="spellEnd"/>
      <w:r w:rsidRPr="00AA0913">
        <w:rPr>
          <w:rFonts w:cstheme="minorHAnsi"/>
        </w:rPr>
        <w:t xml:space="preserve"> Drop Out </w:t>
      </w:r>
      <w:proofErr w:type="spellStart"/>
      <w:r w:rsidRPr="00AA0913">
        <w:rPr>
          <w:rFonts w:cstheme="minorHAnsi"/>
        </w:rPr>
        <w:t>Mahasiswa</w:t>
      </w:r>
      <w:proofErr w:type="spellEnd"/>
      <w:r w:rsidRPr="00AA0913">
        <w:rPr>
          <w:rFonts w:cstheme="minorHAnsi"/>
        </w:rPr>
        <w:t xml:space="preserve"> Universitas Ma Chung Malang</w:t>
      </w:r>
    </w:p>
    <w:p w14:paraId="4516E61F" w14:textId="77777777" w:rsidR="00AA0913" w:rsidRPr="00AA0913" w:rsidRDefault="00AA0913" w:rsidP="00AA0913">
      <w:pPr>
        <w:pStyle w:val="ListParagraph"/>
        <w:numPr>
          <w:ilvl w:val="0"/>
          <w:numId w:val="220"/>
        </w:numPr>
        <w:spacing w:after="0" w:line="240" w:lineRule="auto"/>
        <w:ind w:left="720" w:hanging="450"/>
        <w:jc w:val="both"/>
        <w:rPr>
          <w:rFonts w:cstheme="minorHAnsi"/>
        </w:rPr>
      </w:pPr>
      <w:r w:rsidRPr="00AA0913">
        <w:rPr>
          <w:rFonts w:cstheme="minorHAnsi"/>
        </w:rPr>
        <w:t xml:space="preserve">SK </w:t>
      </w:r>
      <w:proofErr w:type="spellStart"/>
      <w:r w:rsidRPr="00AA0913">
        <w:rPr>
          <w:rFonts w:cstheme="minorHAnsi"/>
        </w:rPr>
        <w:t>Rektor</w:t>
      </w:r>
      <w:proofErr w:type="spellEnd"/>
      <w:r w:rsidRPr="00AA0913">
        <w:rPr>
          <w:rFonts w:cstheme="minorHAnsi"/>
        </w:rPr>
        <w:t xml:space="preserve"> Universitas Ma Chung Malang </w:t>
      </w:r>
      <w:r w:rsidRPr="00AA0913">
        <w:rPr>
          <w:rFonts w:cstheme="minorHAnsi"/>
          <w:color w:val="FF0000"/>
        </w:rPr>
        <w:t xml:space="preserve">Student Guide 2022 </w:t>
      </w:r>
      <w:proofErr w:type="spellStart"/>
      <w:r w:rsidRPr="00AA0913">
        <w:rPr>
          <w:rFonts w:cstheme="minorHAnsi"/>
          <w:color w:val="FF0000"/>
        </w:rPr>
        <w:t>Nomor</w:t>
      </w:r>
      <w:proofErr w:type="spellEnd"/>
      <w:r w:rsidRPr="00AA0913">
        <w:rPr>
          <w:rFonts w:cstheme="minorHAnsi"/>
          <w:color w:val="FF0000"/>
        </w:rPr>
        <w:t xml:space="preserve"> ….......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Penerapan</w:t>
      </w:r>
      <w:proofErr w:type="spellEnd"/>
      <w:r w:rsidRPr="00AA0913">
        <w:rPr>
          <w:rFonts w:cstheme="minorHAnsi"/>
        </w:rPr>
        <w:t xml:space="preserve"> </w:t>
      </w:r>
      <w:proofErr w:type="spellStart"/>
      <w:r w:rsidRPr="00AA0913">
        <w:rPr>
          <w:rFonts w:cstheme="minorHAnsi"/>
        </w:rPr>
        <w:t>Kewajiban</w:t>
      </w:r>
      <w:proofErr w:type="spellEnd"/>
      <w:r w:rsidRPr="00AA0913">
        <w:rPr>
          <w:rFonts w:cstheme="minorHAnsi"/>
        </w:rPr>
        <w:t xml:space="preserve"> </w:t>
      </w:r>
      <w:proofErr w:type="spellStart"/>
      <w:r w:rsidRPr="00AA0913">
        <w:rPr>
          <w:rFonts w:cstheme="minorHAnsi"/>
        </w:rPr>
        <w:t>Penggunaan</w:t>
      </w:r>
      <w:proofErr w:type="spellEnd"/>
      <w:r w:rsidRPr="00AA0913">
        <w:rPr>
          <w:rFonts w:cstheme="minorHAnsi"/>
        </w:rPr>
        <w:t xml:space="preserve"> </w:t>
      </w:r>
      <w:proofErr w:type="spellStart"/>
      <w:r w:rsidRPr="00AA0913">
        <w:rPr>
          <w:rFonts w:cstheme="minorHAnsi"/>
        </w:rPr>
        <w:t>Penomoran</w:t>
      </w:r>
      <w:proofErr w:type="spellEnd"/>
      <w:r w:rsidRPr="00AA0913">
        <w:rPr>
          <w:rFonts w:cstheme="minorHAnsi"/>
        </w:rPr>
        <w:t xml:space="preserve"> Ijazah Nasional dan </w:t>
      </w:r>
      <w:proofErr w:type="spellStart"/>
      <w:r w:rsidRPr="00AA0913">
        <w:rPr>
          <w:rFonts w:cstheme="minorHAnsi"/>
        </w:rPr>
        <w:t>Penerbitan</w:t>
      </w:r>
      <w:proofErr w:type="spellEnd"/>
      <w:r w:rsidRPr="00AA0913">
        <w:rPr>
          <w:rFonts w:cstheme="minorHAnsi"/>
        </w:rPr>
        <w:t xml:space="preserve"> Status </w:t>
      </w:r>
      <w:proofErr w:type="spellStart"/>
      <w:r w:rsidRPr="00AA0913">
        <w:rPr>
          <w:rFonts w:cstheme="minorHAnsi"/>
        </w:rPr>
        <w:t>Mahasiswa</w:t>
      </w:r>
      <w:proofErr w:type="spellEnd"/>
      <w:r w:rsidRPr="00AA0913">
        <w:rPr>
          <w:rFonts w:cstheme="minorHAnsi"/>
        </w:rPr>
        <w:t xml:space="preserve"> di Universitas Ma Chung Malang</w:t>
      </w:r>
    </w:p>
    <w:p w14:paraId="1A86FD5E" w14:textId="77777777" w:rsidR="00AA0913" w:rsidRPr="00AA0913" w:rsidRDefault="00AA0913" w:rsidP="00AA0913">
      <w:pPr>
        <w:pStyle w:val="ListParagraph"/>
        <w:numPr>
          <w:ilvl w:val="0"/>
          <w:numId w:val="220"/>
        </w:numPr>
        <w:spacing w:after="0" w:line="240" w:lineRule="auto"/>
        <w:ind w:left="720" w:hanging="450"/>
        <w:jc w:val="both"/>
        <w:rPr>
          <w:rFonts w:cstheme="minorHAnsi"/>
        </w:rPr>
      </w:pPr>
      <w:r w:rsidRPr="00AA0913">
        <w:rPr>
          <w:rFonts w:cstheme="minorHAnsi"/>
        </w:rPr>
        <w:t xml:space="preserve">SK </w:t>
      </w:r>
      <w:proofErr w:type="spellStart"/>
      <w:r w:rsidRPr="00AA0913">
        <w:rPr>
          <w:rFonts w:cstheme="minorHAnsi"/>
        </w:rPr>
        <w:t>Rektor</w:t>
      </w:r>
      <w:proofErr w:type="spellEnd"/>
      <w:r w:rsidRPr="00AA0913">
        <w:rPr>
          <w:rFonts w:cstheme="minorHAnsi"/>
        </w:rPr>
        <w:t xml:space="preserve"> Universitas Ma Chung Malang </w:t>
      </w:r>
      <w:proofErr w:type="spellStart"/>
      <w:r w:rsidRPr="00AA0913">
        <w:rPr>
          <w:rFonts w:cstheme="minorHAnsi"/>
          <w:color w:val="FF0000"/>
        </w:rPr>
        <w:t>Nomor</w:t>
      </w:r>
      <w:proofErr w:type="spellEnd"/>
      <w:r w:rsidRPr="00AA0913">
        <w:rPr>
          <w:rFonts w:cstheme="minorHAnsi"/>
          <w:color w:val="FF0000"/>
        </w:rPr>
        <w:t xml:space="preserve"> …………………………. </w:t>
      </w:r>
      <w:proofErr w:type="spellStart"/>
      <w:r w:rsidRPr="00AA0913">
        <w:rPr>
          <w:rFonts w:cstheme="minorHAnsi"/>
        </w:rPr>
        <w:t>tentang</w:t>
      </w:r>
      <w:proofErr w:type="spellEnd"/>
      <w:r w:rsidRPr="00AA0913">
        <w:rPr>
          <w:rFonts w:cstheme="minorHAnsi"/>
        </w:rPr>
        <w:t xml:space="preserve"> Masa dan Beban </w:t>
      </w:r>
      <w:proofErr w:type="spellStart"/>
      <w:r w:rsidRPr="00AA0913">
        <w:rPr>
          <w:rFonts w:cstheme="minorHAnsi"/>
        </w:rPr>
        <w:t>Belajar</w:t>
      </w:r>
      <w:proofErr w:type="spellEnd"/>
      <w:r w:rsidRPr="00AA0913">
        <w:rPr>
          <w:rFonts w:cstheme="minorHAnsi"/>
        </w:rPr>
        <w:t xml:space="preserve"> </w:t>
      </w:r>
      <w:proofErr w:type="spellStart"/>
      <w:r w:rsidRPr="00AA0913">
        <w:rPr>
          <w:rFonts w:cstheme="minorHAnsi"/>
        </w:rPr>
        <w:t>Mahasiswa</w:t>
      </w:r>
      <w:proofErr w:type="spellEnd"/>
      <w:r w:rsidRPr="00AA0913">
        <w:rPr>
          <w:rFonts w:cstheme="minorHAnsi"/>
        </w:rPr>
        <w:t xml:space="preserve"> Universitas Ma Chung Malang</w:t>
      </w:r>
    </w:p>
    <w:p w14:paraId="47B2CB47" w14:textId="77777777" w:rsidR="00AA0913" w:rsidRPr="00AA0913" w:rsidRDefault="00AA0913" w:rsidP="00AA0913">
      <w:pPr>
        <w:pStyle w:val="ListParagraph"/>
        <w:numPr>
          <w:ilvl w:val="0"/>
          <w:numId w:val="220"/>
        </w:numPr>
        <w:spacing w:after="0" w:line="240" w:lineRule="auto"/>
        <w:ind w:left="720" w:hanging="450"/>
        <w:jc w:val="both"/>
        <w:rPr>
          <w:rFonts w:cstheme="minorHAnsi"/>
        </w:rPr>
      </w:pPr>
      <w:r w:rsidRPr="00AA0913">
        <w:rPr>
          <w:rFonts w:cstheme="minorHAnsi"/>
        </w:rPr>
        <w:t xml:space="preserve">SK </w:t>
      </w:r>
      <w:proofErr w:type="spellStart"/>
      <w:r w:rsidRPr="00AA0913">
        <w:rPr>
          <w:rFonts w:cstheme="minorHAnsi"/>
        </w:rPr>
        <w:t>Rektor</w:t>
      </w:r>
      <w:proofErr w:type="spellEnd"/>
      <w:r w:rsidRPr="00AA0913">
        <w:rPr>
          <w:rFonts w:cstheme="minorHAnsi"/>
        </w:rPr>
        <w:t xml:space="preserve"> Universitas Ma Chung Malang </w:t>
      </w:r>
      <w:proofErr w:type="spellStart"/>
      <w:r w:rsidRPr="00AA0913">
        <w:rPr>
          <w:rFonts w:cstheme="minorHAnsi"/>
          <w:color w:val="FF0000"/>
        </w:rPr>
        <w:t>Nomor</w:t>
      </w:r>
      <w:proofErr w:type="spellEnd"/>
      <w:r w:rsidRPr="00AA0913">
        <w:rPr>
          <w:rFonts w:cstheme="minorHAnsi"/>
          <w:color w:val="FF0000"/>
        </w:rPr>
        <w:t xml:space="preserve"> ………………………………. </w:t>
      </w:r>
      <w:proofErr w:type="spellStart"/>
      <w:r w:rsidRPr="00AA0913">
        <w:rPr>
          <w:rFonts w:cstheme="minorHAnsi"/>
        </w:rPr>
        <w:t>tentang</w:t>
      </w:r>
      <w:proofErr w:type="spellEnd"/>
      <w:r w:rsidRPr="00AA0913">
        <w:rPr>
          <w:rFonts w:cstheme="minorHAnsi"/>
        </w:rPr>
        <w:t xml:space="preserve"> Bonus </w:t>
      </w:r>
      <w:proofErr w:type="spellStart"/>
      <w:r w:rsidRPr="00AA0913">
        <w:rPr>
          <w:rFonts w:cstheme="minorHAnsi"/>
        </w:rPr>
        <w:t>Prestasi</w:t>
      </w:r>
      <w:proofErr w:type="spellEnd"/>
      <w:r w:rsidRPr="00AA0913">
        <w:rPr>
          <w:rFonts w:cstheme="minorHAnsi"/>
        </w:rPr>
        <w:t xml:space="preserve"> </w:t>
      </w:r>
      <w:proofErr w:type="spellStart"/>
      <w:r w:rsidRPr="00AA0913">
        <w:rPr>
          <w:rFonts w:cstheme="minorHAnsi"/>
        </w:rPr>
        <w:t>Bagi</w:t>
      </w:r>
      <w:proofErr w:type="spellEnd"/>
      <w:r w:rsidRPr="00AA0913">
        <w:rPr>
          <w:rFonts w:cstheme="minorHAnsi"/>
        </w:rPr>
        <w:t xml:space="preserve"> </w:t>
      </w:r>
      <w:proofErr w:type="spellStart"/>
      <w:r w:rsidRPr="00AA0913">
        <w:rPr>
          <w:rFonts w:cstheme="minorHAnsi"/>
        </w:rPr>
        <w:t>Mahasiswa</w:t>
      </w:r>
      <w:proofErr w:type="spellEnd"/>
      <w:r w:rsidRPr="00AA0913">
        <w:rPr>
          <w:rFonts w:cstheme="minorHAnsi"/>
        </w:rPr>
        <w:t xml:space="preserve"> dan </w:t>
      </w:r>
      <w:proofErr w:type="spellStart"/>
      <w:r w:rsidRPr="00AA0913">
        <w:rPr>
          <w:rFonts w:cstheme="minorHAnsi"/>
        </w:rPr>
        <w:t>Pegawai</w:t>
      </w:r>
      <w:proofErr w:type="spellEnd"/>
      <w:r w:rsidRPr="00AA0913">
        <w:rPr>
          <w:rFonts w:cstheme="minorHAnsi"/>
        </w:rPr>
        <w:t xml:space="preserve"> Universitas Ma Chung yang </w:t>
      </w:r>
      <w:proofErr w:type="spellStart"/>
      <w:r w:rsidRPr="00AA0913">
        <w:rPr>
          <w:rFonts w:cstheme="minorHAnsi"/>
        </w:rPr>
        <w:t>Memenangkan</w:t>
      </w:r>
      <w:proofErr w:type="spellEnd"/>
      <w:r w:rsidRPr="00AA0913">
        <w:rPr>
          <w:rFonts w:cstheme="minorHAnsi"/>
        </w:rPr>
        <w:t xml:space="preserve"> </w:t>
      </w:r>
      <w:proofErr w:type="spellStart"/>
      <w:r w:rsidRPr="00AA0913">
        <w:rPr>
          <w:rFonts w:cstheme="minorHAnsi"/>
        </w:rPr>
        <w:t>Lomba</w:t>
      </w:r>
      <w:proofErr w:type="spellEnd"/>
      <w:r w:rsidRPr="00AA0913">
        <w:rPr>
          <w:rFonts w:cstheme="minorHAnsi"/>
        </w:rPr>
        <w:t>/</w:t>
      </w:r>
      <w:proofErr w:type="spellStart"/>
      <w:r w:rsidRPr="00AA0913">
        <w:rPr>
          <w:rFonts w:cstheme="minorHAnsi"/>
        </w:rPr>
        <w:t>Kompetisi</w:t>
      </w:r>
      <w:commentRangeEnd w:id="70"/>
      <w:proofErr w:type="spellEnd"/>
      <w:r w:rsidRPr="00AA0913">
        <w:rPr>
          <w:rStyle w:val="CommentReference"/>
          <w:rFonts w:cstheme="minorHAnsi"/>
          <w:sz w:val="22"/>
          <w:szCs w:val="22"/>
        </w:rPr>
        <w:commentReference w:id="70"/>
      </w:r>
    </w:p>
    <w:p w14:paraId="312D2B40" w14:textId="77777777" w:rsidR="00AA0913" w:rsidRPr="00AA0913" w:rsidRDefault="00AA0913" w:rsidP="00AA0913">
      <w:pPr>
        <w:spacing w:after="0" w:line="240" w:lineRule="auto"/>
        <w:contextualSpacing/>
        <w:jc w:val="both"/>
        <w:rPr>
          <w:rFonts w:cstheme="minorHAnsi"/>
        </w:rPr>
      </w:pPr>
    </w:p>
    <w:p w14:paraId="2CE10287" w14:textId="77777777" w:rsidR="00AA0913" w:rsidRPr="00AA0913" w:rsidRDefault="00AA0913" w:rsidP="00AA0913">
      <w:pPr>
        <w:spacing w:after="0" w:line="240" w:lineRule="auto"/>
        <w:contextualSpacing/>
        <w:jc w:val="both"/>
        <w:rPr>
          <w:rFonts w:cstheme="minorHAnsi"/>
        </w:rPr>
      </w:pPr>
      <w:proofErr w:type="spellStart"/>
      <w:r w:rsidRPr="00AA0913">
        <w:rPr>
          <w:rFonts w:eastAsia="Calibri" w:cstheme="minorHAnsi"/>
        </w:rPr>
        <w:t>Kebijakan</w:t>
      </w:r>
      <w:proofErr w:type="spellEnd"/>
      <w:r w:rsidRPr="00AA0913">
        <w:rPr>
          <w:rFonts w:eastAsia="Calibri" w:cstheme="minorHAnsi"/>
        </w:rPr>
        <w:t xml:space="preserve"> </w:t>
      </w:r>
      <w:proofErr w:type="spellStart"/>
      <w:r w:rsidRPr="00AA0913">
        <w:rPr>
          <w:rFonts w:eastAsia="Calibri" w:cstheme="minorHAnsi"/>
        </w:rPr>
        <w:t>tersebut</w:t>
      </w:r>
      <w:proofErr w:type="spellEnd"/>
      <w:r w:rsidRPr="00AA0913">
        <w:rPr>
          <w:rFonts w:eastAsia="Calibri" w:cstheme="minorHAnsi"/>
        </w:rPr>
        <w:t xml:space="preserve"> </w:t>
      </w:r>
      <w:proofErr w:type="spellStart"/>
      <w:r w:rsidRPr="00AA0913">
        <w:rPr>
          <w:rFonts w:eastAsia="Calibri" w:cstheme="minorHAnsi"/>
        </w:rPr>
        <w:t>telah</w:t>
      </w:r>
      <w:proofErr w:type="spellEnd"/>
      <w:r w:rsidRPr="00AA0913">
        <w:rPr>
          <w:rFonts w:eastAsia="Calibri" w:cstheme="minorHAnsi"/>
        </w:rPr>
        <w:t xml:space="preserve"> </w:t>
      </w:r>
      <w:proofErr w:type="spellStart"/>
      <w:r w:rsidRPr="00AA0913">
        <w:rPr>
          <w:rFonts w:eastAsia="Calibri" w:cstheme="minorHAnsi"/>
        </w:rPr>
        <w:t>disosialisasikan</w:t>
      </w:r>
      <w:proofErr w:type="spellEnd"/>
      <w:r w:rsidRPr="00AA0913">
        <w:rPr>
          <w:rFonts w:eastAsia="Calibri" w:cstheme="minorHAnsi"/>
        </w:rPr>
        <w:t xml:space="preserve"> </w:t>
      </w:r>
      <w:proofErr w:type="spellStart"/>
      <w:r w:rsidRPr="00AA0913">
        <w:rPr>
          <w:rFonts w:eastAsia="Calibri" w:cstheme="minorHAnsi"/>
        </w:rPr>
        <w:t>melalui</w:t>
      </w:r>
      <w:proofErr w:type="spellEnd"/>
      <w:r w:rsidRPr="00AA0913">
        <w:rPr>
          <w:rFonts w:eastAsia="Calibri" w:cstheme="minorHAnsi"/>
        </w:rPr>
        <w:t xml:space="preserve"> </w:t>
      </w:r>
      <w:proofErr w:type="spellStart"/>
      <w:r w:rsidRPr="00AA0913">
        <w:rPr>
          <w:rFonts w:eastAsia="Calibri" w:cstheme="minorHAnsi"/>
        </w:rPr>
        <w:t>beberapa</w:t>
      </w:r>
      <w:proofErr w:type="spellEnd"/>
      <w:r w:rsidRPr="00AA0913">
        <w:rPr>
          <w:rFonts w:eastAsia="Calibri" w:cstheme="minorHAnsi"/>
        </w:rPr>
        <w:t xml:space="preserve"> </w:t>
      </w:r>
      <w:proofErr w:type="spellStart"/>
      <w:r w:rsidRPr="00AA0913">
        <w:rPr>
          <w:rFonts w:eastAsia="Calibri" w:cstheme="minorHAnsi"/>
        </w:rPr>
        <w:t>tahapan</w:t>
      </w:r>
      <w:proofErr w:type="spellEnd"/>
      <w:r w:rsidRPr="00AA0913">
        <w:rPr>
          <w:rFonts w:eastAsia="Calibri" w:cstheme="minorHAnsi"/>
        </w:rPr>
        <w:t xml:space="preserve"> yang </w:t>
      </w:r>
      <w:proofErr w:type="spellStart"/>
      <w:r w:rsidRPr="00AA0913">
        <w:rPr>
          <w:rFonts w:eastAsia="Calibri" w:cstheme="minorHAnsi"/>
        </w:rPr>
        <w:t>melibatkan</w:t>
      </w:r>
      <w:proofErr w:type="spellEnd"/>
      <w:r w:rsidRPr="00AA0913">
        <w:rPr>
          <w:rFonts w:eastAsia="Calibri" w:cstheme="minorHAnsi"/>
        </w:rPr>
        <w:t xml:space="preserve"> </w:t>
      </w:r>
      <w:proofErr w:type="spellStart"/>
      <w:r w:rsidRPr="00AA0913">
        <w:rPr>
          <w:rFonts w:eastAsia="Calibri" w:cstheme="minorHAnsi"/>
        </w:rPr>
        <w:t>pihak-pihak</w:t>
      </w:r>
      <w:proofErr w:type="spellEnd"/>
      <w:r w:rsidRPr="00AA0913">
        <w:rPr>
          <w:rFonts w:eastAsia="Calibri" w:cstheme="minorHAnsi"/>
        </w:rPr>
        <w:t xml:space="preserve"> yang </w:t>
      </w:r>
      <w:proofErr w:type="spellStart"/>
      <w:r w:rsidRPr="00AA0913">
        <w:rPr>
          <w:rFonts w:eastAsia="Calibri" w:cstheme="minorHAnsi"/>
        </w:rPr>
        <w:t>berkepentingan</w:t>
      </w:r>
      <w:proofErr w:type="spellEnd"/>
      <w:r w:rsidRPr="00AA0913">
        <w:rPr>
          <w:rFonts w:eastAsia="Calibri" w:cstheme="minorHAnsi"/>
        </w:rPr>
        <w:t xml:space="preserve">. </w:t>
      </w:r>
      <w:proofErr w:type="spellStart"/>
      <w:r w:rsidRPr="00AA0913">
        <w:rPr>
          <w:rFonts w:eastAsia="Calibri" w:cstheme="minorHAnsi"/>
        </w:rPr>
        <w:t>Tahapan</w:t>
      </w:r>
      <w:proofErr w:type="spellEnd"/>
      <w:r w:rsidRPr="00AA0913">
        <w:rPr>
          <w:rFonts w:eastAsia="Calibri" w:cstheme="minorHAnsi"/>
        </w:rPr>
        <w:t xml:space="preserve"> </w:t>
      </w:r>
      <w:proofErr w:type="spellStart"/>
      <w:r w:rsidRPr="00AA0913">
        <w:rPr>
          <w:rFonts w:eastAsia="Calibri" w:cstheme="minorHAnsi"/>
        </w:rPr>
        <w:t>pertama</w:t>
      </w:r>
      <w:proofErr w:type="spellEnd"/>
      <w:r w:rsidRPr="00AA0913">
        <w:rPr>
          <w:rFonts w:eastAsia="Calibri" w:cstheme="minorHAnsi"/>
        </w:rPr>
        <w:t xml:space="preserve"> </w:t>
      </w:r>
      <w:proofErr w:type="spellStart"/>
      <w:r w:rsidRPr="00AA0913">
        <w:rPr>
          <w:rFonts w:eastAsia="Calibri" w:cstheme="minorHAnsi"/>
        </w:rPr>
        <w:t>adalah</w:t>
      </w:r>
      <w:proofErr w:type="spellEnd"/>
      <w:r w:rsidRPr="00AA0913">
        <w:rPr>
          <w:rFonts w:eastAsia="Calibri" w:cstheme="minorHAnsi"/>
        </w:rPr>
        <w:t xml:space="preserve"> </w:t>
      </w:r>
      <w:proofErr w:type="spellStart"/>
      <w:r w:rsidRPr="00AA0913">
        <w:rPr>
          <w:rFonts w:eastAsia="Calibri" w:cstheme="minorHAnsi"/>
        </w:rPr>
        <w:t>rapat</w:t>
      </w:r>
      <w:proofErr w:type="spellEnd"/>
      <w:r w:rsidRPr="00AA0913">
        <w:rPr>
          <w:rFonts w:eastAsia="Calibri" w:cstheme="minorHAnsi"/>
        </w:rPr>
        <w:t xml:space="preserve"> </w:t>
      </w:r>
      <w:proofErr w:type="spellStart"/>
      <w:r w:rsidRPr="00AA0913">
        <w:rPr>
          <w:rFonts w:eastAsia="Calibri" w:cstheme="minorHAnsi"/>
        </w:rPr>
        <w:t>pimpinan</w:t>
      </w:r>
      <w:proofErr w:type="spellEnd"/>
      <w:r w:rsidRPr="00AA0913">
        <w:rPr>
          <w:rFonts w:eastAsia="Calibri" w:cstheme="minorHAnsi"/>
        </w:rPr>
        <w:t xml:space="preserve"> pada </w:t>
      </w:r>
      <w:proofErr w:type="spellStart"/>
      <w:r w:rsidRPr="00AA0913">
        <w:rPr>
          <w:rFonts w:eastAsia="Calibri" w:cstheme="minorHAnsi"/>
        </w:rPr>
        <w:t>tanggal</w:t>
      </w:r>
      <w:proofErr w:type="spellEnd"/>
      <w:r w:rsidRPr="00AA0913">
        <w:rPr>
          <w:rFonts w:eastAsia="Calibri" w:cstheme="minorHAnsi"/>
        </w:rPr>
        <w:t xml:space="preserve"> ………., yang </w:t>
      </w:r>
      <w:proofErr w:type="spellStart"/>
      <w:r w:rsidRPr="00AA0913">
        <w:rPr>
          <w:rFonts w:eastAsia="Calibri" w:cstheme="minorHAnsi"/>
        </w:rPr>
        <w:t>dihadiri</w:t>
      </w:r>
      <w:proofErr w:type="spellEnd"/>
      <w:r w:rsidRPr="00AA0913">
        <w:rPr>
          <w:rFonts w:eastAsia="Calibri" w:cstheme="minorHAnsi"/>
        </w:rPr>
        <w:t xml:space="preserve"> oleh </w:t>
      </w:r>
      <w:proofErr w:type="spellStart"/>
      <w:r w:rsidRPr="00AA0913">
        <w:rPr>
          <w:rFonts w:eastAsia="Calibri" w:cstheme="minorHAnsi"/>
        </w:rPr>
        <w:t>pimpinan</w:t>
      </w:r>
      <w:proofErr w:type="spellEnd"/>
      <w:r w:rsidRPr="00AA0913">
        <w:rPr>
          <w:rFonts w:eastAsia="Calibri" w:cstheme="minorHAnsi"/>
        </w:rPr>
        <w:t xml:space="preserve"> </w:t>
      </w:r>
      <w:proofErr w:type="spellStart"/>
      <w:r w:rsidRPr="00AA0913">
        <w:rPr>
          <w:rFonts w:eastAsia="Calibri" w:cstheme="minorHAnsi"/>
        </w:rPr>
        <w:t>rektorat</w:t>
      </w:r>
      <w:proofErr w:type="spellEnd"/>
      <w:r w:rsidRPr="00AA0913">
        <w:rPr>
          <w:rFonts w:eastAsia="Calibri" w:cstheme="minorHAnsi"/>
        </w:rPr>
        <w:t xml:space="preserve">, </w:t>
      </w:r>
      <w:proofErr w:type="spellStart"/>
      <w:r w:rsidRPr="00AA0913">
        <w:rPr>
          <w:rFonts w:eastAsia="Calibri" w:cstheme="minorHAnsi"/>
        </w:rPr>
        <w:t>dekanat</w:t>
      </w:r>
      <w:proofErr w:type="spellEnd"/>
      <w:r w:rsidRPr="00AA0913">
        <w:rPr>
          <w:rFonts w:eastAsia="Calibri" w:cstheme="minorHAnsi"/>
        </w:rPr>
        <w:t xml:space="preserve">, Bagian </w:t>
      </w:r>
      <w:proofErr w:type="spellStart"/>
      <w:r w:rsidRPr="00AA0913">
        <w:rPr>
          <w:rFonts w:eastAsia="Calibri" w:cstheme="minorHAnsi"/>
        </w:rPr>
        <w:t>Kemahasiswaan</w:t>
      </w:r>
      <w:proofErr w:type="spellEnd"/>
      <w:r w:rsidRPr="00AA0913">
        <w:rPr>
          <w:rFonts w:eastAsia="Calibri" w:cstheme="minorHAnsi"/>
        </w:rPr>
        <w:t xml:space="preserve"> dan Alumni. </w:t>
      </w:r>
      <w:proofErr w:type="spellStart"/>
      <w:r w:rsidRPr="00AA0913">
        <w:rPr>
          <w:rFonts w:eastAsia="Calibri" w:cstheme="minorHAnsi"/>
        </w:rPr>
        <w:t>Rapat</w:t>
      </w:r>
      <w:proofErr w:type="spellEnd"/>
      <w:r w:rsidRPr="00AA0913">
        <w:rPr>
          <w:rFonts w:eastAsia="Calibri" w:cstheme="minorHAnsi"/>
        </w:rPr>
        <w:t xml:space="preserve"> </w:t>
      </w:r>
      <w:proofErr w:type="spellStart"/>
      <w:r w:rsidRPr="00AA0913">
        <w:rPr>
          <w:rFonts w:eastAsia="Calibri" w:cstheme="minorHAnsi"/>
        </w:rPr>
        <w:t>ini</w:t>
      </w:r>
      <w:proofErr w:type="spellEnd"/>
      <w:r w:rsidRPr="00AA0913">
        <w:rPr>
          <w:rFonts w:eastAsia="Calibri" w:cstheme="minorHAnsi"/>
        </w:rPr>
        <w:t xml:space="preserve"> </w:t>
      </w:r>
      <w:proofErr w:type="spellStart"/>
      <w:r w:rsidRPr="00AA0913">
        <w:rPr>
          <w:rFonts w:eastAsia="Calibri" w:cstheme="minorHAnsi"/>
        </w:rPr>
        <w:t>membahas</w:t>
      </w:r>
      <w:proofErr w:type="spellEnd"/>
      <w:r w:rsidRPr="00AA0913">
        <w:rPr>
          <w:rFonts w:eastAsia="Calibri" w:cstheme="minorHAnsi"/>
        </w:rPr>
        <w:t xml:space="preserve"> </w:t>
      </w:r>
      <w:proofErr w:type="spellStart"/>
      <w:r w:rsidRPr="00AA0913">
        <w:rPr>
          <w:rFonts w:eastAsia="Calibri" w:cstheme="minorHAnsi"/>
        </w:rPr>
        <w:t>tentang</w:t>
      </w:r>
      <w:proofErr w:type="spellEnd"/>
      <w:r w:rsidRPr="00AA0913">
        <w:rPr>
          <w:rFonts w:eastAsia="Calibri" w:cstheme="minorHAnsi"/>
        </w:rPr>
        <w:t xml:space="preserve"> </w:t>
      </w:r>
      <w:proofErr w:type="spellStart"/>
      <w:r w:rsidRPr="00AA0913">
        <w:rPr>
          <w:rFonts w:eastAsia="Calibri" w:cstheme="minorHAnsi"/>
        </w:rPr>
        <w:t>prestasi</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dan salah </w:t>
      </w:r>
      <w:proofErr w:type="spellStart"/>
      <w:r w:rsidRPr="00AA0913">
        <w:rPr>
          <w:rFonts w:eastAsia="Calibri" w:cstheme="minorHAnsi"/>
        </w:rPr>
        <w:t>satu</w:t>
      </w:r>
      <w:proofErr w:type="spellEnd"/>
      <w:r w:rsidRPr="00AA0913">
        <w:rPr>
          <w:rFonts w:eastAsia="Calibri" w:cstheme="minorHAnsi"/>
        </w:rPr>
        <w:t xml:space="preserve"> </w:t>
      </w:r>
      <w:proofErr w:type="spellStart"/>
      <w:r w:rsidRPr="00AA0913">
        <w:rPr>
          <w:rFonts w:eastAsia="Calibri" w:cstheme="minorHAnsi"/>
        </w:rPr>
        <w:t>isu</w:t>
      </w:r>
      <w:proofErr w:type="spellEnd"/>
      <w:r w:rsidRPr="00AA0913">
        <w:rPr>
          <w:rFonts w:eastAsia="Calibri" w:cstheme="minorHAnsi"/>
        </w:rPr>
        <w:t xml:space="preserve"> yang </w:t>
      </w:r>
      <w:proofErr w:type="spellStart"/>
      <w:r w:rsidRPr="00AA0913">
        <w:rPr>
          <w:rFonts w:eastAsia="Calibri" w:cstheme="minorHAnsi"/>
        </w:rPr>
        <w:t>dibahas</w:t>
      </w:r>
      <w:proofErr w:type="spellEnd"/>
      <w:r w:rsidRPr="00AA0913">
        <w:rPr>
          <w:rFonts w:eastAsia="Calibri" w:cstheme="minorHAnsi"/>
        </w:rPr>
        <w:t xml:space="preserve"> </w:t>
      </w:r>
      <w:proofErr w:type="spellStart"/>
      <w:r w:rsidRPr="00AA0913">
        <w:rPr>
          <w:rFonts w:eastAsia="Calibri" w:cstheme="minorHAnsi"/>
        </w:rPr>
        <w:t>adalah</w:t>
      </w:r>
      <w:proofErr w:type="spellEnd"/>
      <w:r w:rsidRPr="00AA0913">
        <w:rPr>
          <w:rFonts w:eastAsia="Calibri" w:cstheme="minorHAnsi"/>
        </w:rPr>
        <w:t xml:space="preserve"> </w:t>
      </w:r>
      <w:proofErr w:type="spellStart"/>
      <w:r w:rsidRPr="00AA0913">
        <w:rPr>
          <w:rFonts w:eastAsia="Calibri" w:cstheme="minorHAnsi"/>
        </w:rPr>
        <w:t>kebijakan</w:t>
      </w:r>
      <w:proofErr w:type="spellEnd"/>
      <w:r w:rsidRPr="00AA0913">
        <w:rPr>
          <w:rFonts w:eastAsia="Calibri" w:cstheme="minorHAnsi"/>
        </w:rPr>
        <w:t xml:space="preserve"> yang </w:t>
      </w:r>
      <w:proofErr w:type="spellStart"/>
      <w:r w:rsidRPr="00AA0913">
        <w:rPr>
          <w:rFonts w:eastAsia="Calibri" w:cstheme="minorHAnsi"/>
        </w:rPr>
        <w:t>telah</w:t>
      </w:r>
      <w:proofErr w:type="spellEnd"/>
      <w:r w:rsidRPr="00AA0913">
        <w:rPr>
          <w:rFonts w:eastAsia="Calibri" w:cstheme="minorHAnsi"/>
        </w:rPr>
        <w:t xml:space="preserve"> </w:t>
      </w:r>
      <w:proofErr w:type="spellStart"/>
      <w:r w:rsidRPr="00AA0913">
        <w:rPr>
          <w:rFonts w:eastAsia="Calibri" w:cstheme="minorHAnsi"/>
        </w:rPr>
        <w:t>disusun</w:t>
      </w:r>
      <w:proofErr w:type="spellEnd"/>
      <w:r w:rsidRPr="00AA0913">
        <w:rPr>
          <w:rFonts w:eastAsia="Calibri" w:cstheme="minorHAnsi"/>
        </w:rPr>
        <w:t xml:space="preserve">. </w:t>
      </w:r>
      <w:proofErr w:type="spellStart"/>
      <w:r w:rsidRPr="00AA0913">
        <w:rPr>
          <w:rFonts w:eastAsia="Calibri" w:cstheme="minorHAnsi"/>
        </w:rPr>
        <w:t>Tahapan</w:t>
      </w:r>
      <w:proofErr w:type="spellEnd"/>
      <w:r w:rsidRPr="00AA0913">
        <w:rPr>
          <w:rFonts w:eastAsia="Calibri" w:cstheme="minorHAnsi"/>
        </w:rPr>
        <w:t xml:space="preserve"> </w:t>
      </w:r>
      <w:proofErr w:type="spellStart"/>
      <w:r w:rsidRPr="00AA0913">
        <w:rPr>
          <w:rFonts w:eastAsia="Calibri" w:cstheme="minorHAnsi"/>
        </w:rPr>
        <w:t>kedua</w:t>
      </w:r>
      <w:proofErr w:type="spellEnd"/>
      <w:r w:rsidRPr="00AA0913">
        <w:rPr>
          <w:rFonts w:eastAsia="Calibri" w:cstheme="minorHAnsi"/>
        </w:rPr>
        <w:t xml:space="preserve"> </w:t>
      </w:r>
      <w:proofErr w:type="spellStart"/>
      <w:r w:rsidRPr="00AA0913">
        <w:rPr>
          <w:rFonts w:eastAsia="Calibri" w:cstheme="minorHAnsi"/>
        </w:rPr>
        <w:t>adalah</w:t>
      </w:r>
      <w:proofErr w:type="spellEnd"/>
      <w:r w:rsidRPr="00AA0913">
        <w:rPr>
          <w:rFonts w:eastAsia="Calibri" w:cstheme="minorHAnsi"/>
        </w:rPr>
        <w:t xml:space="preserve"> </w:t>
      </w:r>
      <w:proofErr w:type="spellStart"/>
      <w:r w:rsidRPr="00AA0913">
        <w:rPr>
          <w:rFonts w:eastAsia="Calibri" w:cstheme="minorHAnsi"/>
        </w:rPr>
        <w:t>rapat</w:t>
      </w:r>
      <w:proofErr w:type="spellEnd"/>
      <w:r w:rsidRPr="00AA0913">
        <w:rPr>
          <w:rFonts w:eastAsia="Calibri" w:cstheme="minorHAnsi"/>
        </w:rPr>
        <w:t xml:space="preserve"> </w:t>
      </w:r>
      <w:proofErr w:type="spellStart"/>
      <w:r w:rsidRPr="00AA0913">
        <w:rPr>
          <w:rFonts w:eastAsia="Calibri" w:cstheme="minorHAnsi"/>
        </w:rPr>
        <w:t>koordinasi</w:t>
      </w:r>
      <w:proofErr w:type="spellEnd"/>
      <w:r w:rsidRPr="00AA0913">
        <w:rPr>
          <w:rFonts w:eastAsia="Calibri" w:cstheme="minorHAnsi"/>
        </w:rPr>
        <w:t xml:space="preserve"> di </w:t>
      </w:r>
      <w:proofErr w:type="spellStart"/>
      <w:r w:rsidRPr="00AA0913">
        <w:rPr>
          <w:rFonts w:eastAsia="Calibri" w:cstheme="minorHAnsi"/>
        </w:rPr>
        <w:t>tingkat</w:t>
      </w:r>
      <w:proofErr w:type="spellEnd"/>
      <w:r w:rsidRPr="00AA0913">
        <w:rPr>
          <w:rFonts w:eastAsia="Calibri" w:cstheme="minorHAnsi"/>
        </w:rPr>
        <w:t xml:space="preserve"> </w:t>
      </w:r>
      <w:proofErr w:type="spellStart"/>
      <w:r w:rsidRPr="00AA0913">
        <w:rPr>
          <w:rFonts w:eastAsia="Calibri" w:cstheme="minorHAnsi"/>
        </w:rPr>
        <w:t>fakultas</w:t>
      </w:r>
      <w:proofErr w:type="spellEnd"/>
      <w:r w:rsidRPr="00AA0913">
        <w:rPr>
          <w:rFonts w:eastAsia="Calibri" w:cstheme="minorHAnsi"/>
        </w:rPr>
        <w:t xml:space="preserve"> pada </w:t>
      </w:r>
      <w:proofErr w:type="spellStart"/>
      <w:r w:rsidRPr="00AA0913">
        <w:rPr>
          <w:rFonts w:eastAsia="Calibri" w:cstheme="minorHAnsi"/>
        </w:rPr>
        <w:t>tanggal</w:t>
      </w:r>
      <w:proofErr w:type="spellEnd"/>
      <w:r w:rsidRPr="00AA0913">
        <w:rPr>
          <w:rFonts w:eastAsia="Calibri" w:cstheme="minorHAnsi"/>
        </w:rPr>
        <w:t xml:space="preserve"> ………., yang </w:t>
      </w:r>
      <w:proofErr w:type="spellStart"/>
      <w:r w:rsidRPr="00AA0913">
        <w:rPr>
          <w:rFonts w:eastAsia="Calibri" w:cstheme="minorHAnsi"/>
        </w:rPr>
        <w:t>dihadiri</w:t>
      </w:r>
      <w:proofErr w:type="spellEnd"/>
      <w:r w:rsidRPr="00AA0913">
        <w:rPr>
          <w:rFonts w:eastAsia="Calibri" w:cstheme="minorHAnsi"/>
        </w:rPr>
        <w:t xml:space="preserve"> oleh </w:t>
      </w:r>
      <w:proofErr w:type="spellStart"/>
      <w:r w:rsidRPr="00AA0913">
        <w:rPr>
          <w:rFonts w:eastAsia="Calibri" w:cstheme="minorHAnsi"/>
        </w:rPr>
        <w:t>jajaran</w:t>
      </w:r>
      <w:proofErr w:type="spellEnd"/>
      <w:r w:rsidRPr="00AA0913">
        <w:rPr>
          <w:rFonts w:eastAsia="Calibri" w:cstheme="minorHAnsi"/>
        </w:rPr>
        <w:t xml:space="preserve"> </w:t>
      </w:r>
      <w:proofErr w:type="spellStart"/>
      <w:r w:rsidRPr="00AA0913">
        <w:rPr>
          <w:rFonts w:eastAsia="Calibri" w:cstheme="minorHAnsi"/>
        </w:rPr>
        <w:t>dekanat</w:t>
      </w:r>
      <w:proofErr w:type="spellEnd"/>
      <w:r w:rsidRPr="00AA0913">
        <w:rPr>
          <w:rFonts w:eastAsia="Calibri" w:cstheme="minorHAnsi"/>
        </w:rPr>
        <w:t xml:space="preserve"> dan </w:t>
      </w:r>
      <w:proofErr w:type="spellStart"/>
      <w:r w:rsidRPr="00AA0913">
        <w:rPr>
          <w:rFonts w:eastAsia="Calibri" w:cstheme="minorHAnsi"/>
        </w:rPr>
        <w:t>seluruh</w:t>
      </w:r>
      <w:proofErr w:type="spellEnd"/>
      <w:r w:rsidRPr="00AA0913">
        <w:rPr>
          <w:rFonts w:eastAsia="Calibri" w:cstheme="minorHAnsi"/>
        </w:rPr>
        <w:t xml:space="preserve"> </w:t>
      </w:r>
      <w:proofErr w:type="spellStart"/>
      <w:r w:rsidRPr="00AA0913">
        <w:rPr>
          <w:rFonts w:eastAsia="Calibri" w:cstheme="minorHAnsi"/>
        </w:rPr>
        <w:t>dosen</w:t>
      </w:r>
      <w:proofErr w:type="spellEnd"/>
      <w:r w:rsidRPr="00AA0913">
        <w:rPr>
          <w:rFonts w:eastAsia="Calibri" w:cstheme="minorHAnsi"/>
        </w:rPr>
        <w:t xml:space="preserve"> di program </w:t>
      </w:r>
      <w:proofErr w:type="spellStart"/>
      <w:r w:rsidRPr="00AA0913">
        <w:rPr>
          <w:rFonts w:eastAsia="Calibri" w:cstheme="minorHAnsi"/>
        </w:rPr>
        <w:t>studi</w:t>
      </w:r>
      <w:proofErr w:type="spellEnd"/>
      <w:r w:rsidRPr="00AA0913">
        <w:rPr>
          <w:rFonts w:eastAsia="Calibri" w:cstheme="minorHAnsi"/>
        </w:rPr>
        <w:t xml:space="preserve">. </w:t>
      </w:r>
      <w:proofErr w:type="spellStart"/>
      <w:r w:rsidRPr="00AA0913">
        <w:rPr>
          <w:rFonts w:eastAsia="Calibri" w:cstheme="minorHAnsi"/>
        </w:rPr>
        <w:t>Rapat</w:t>
      </w:r>
      <w:proofErr w:type="spellEnd"/>
      <w:r w:rsidRPr="00AA0913">
        <w:rPr>
          <w:rFonts w:eastAsia="Calibri" w:cstheme="minorHAnsi"/>
        </w:rPr>
        <w:t xml:space="preserve"> </w:t>
      </w:r>
      <w:proofErr w:type="spellStart"/>
      <w:r w:rsidRPr="00AA0913">
        <w:rPr>
          <w:rFonts w:eastAsia="Calibri" w:cstheme="minorHAnsi"/>
        </w:rPr>
        <w:t>ini</w:t>
      </w:r>
      <w:proofErr w:type="spellEnd"/>
      <w:r w:rsidRPr="00AA0913">
        <w:rPr>
          <w:rFonts w:eastAsia="Calibri" w:cstheme="minorHAnsi"/>
        </w:rPr>
        <w:t xml:space="preserve"> juga </w:t>
      </w:r>
      <w:proofErr w:type="spellStart"/>
      <w:r w:rsidRPr="00AA0913">
        <w:rPr>
          <w:rFonts w:eastAsia="Calibri" w:cstheme="minorHAnsi"/>
        </w:rPr>
        <w:t>membahas</w:t>
      </w:r>
      <w:proofErr w:type="spellEnd"/>
      <w:r w:rsidRPr="00AA0913">
        <w:rPr>
          <w:rFonts w:eastAsia="Calibri" w:cstheme="minorHAnsi"/>
        </w:rPr>
        <w:t xml:space="preserve"> </w:t>
      </w:r>
      <w:proofErr w:type="spellStart"/>
      <w:r w:rsidRPr="00AA0913">
        <w:rPr>
          <w:rFonts w:eastAsia="Calibri" w:cstheme="minorHAnsi"/>
        </w:rPr>
        <w:t>tentang</w:t>
      </w:r>
      <w:proofErr w:type="spellEnd"/>
      <w:r w:rsidRPr="00AA0913">
        <w:rPr>
          <w:rFonts w:eastAsia="Calibri" w:cstheme="minorHAnsi"/>
        </w:rPr>
        <w:t xml:space="preserve"> </w:t>
      </w:r>
      <w:proofErr w:type="spellStart"/>
      <w:r w:rsidRPr="00AA0913">
        <w:rPr>
          <w:rFonts w:eastAsia="Calibri" w:cstheme="minorHAnsi"/>
        </w:rPr>
        <w:t>prestasi</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dan </w:t>
      </w:r>
      <w:proofErr w:type="spellStart"/>
      <w:r w:rsidRPr="00AA0913">
        <w:rPr>
          <w:rFonts w:eastAsia="Calibri" w:cstheme="minorHAnsi"/>
        </w:rPr>
        <w:t>kebijakan</w:t>
      </w:r>
      <w:proofErr w:type="spellEnd"/>
      <w:r w:rsidRPr="00AA0913">
        <w:rPr>
          <w:rFonts w:eastAsia="Calibri" w:cstheme="minorHAnsi"/>
        </w:rPr>
        <w:t xml:space="preserve"> yang </w:t>
      </w:r>
      <w:proofErr w:type="spellStart"/>
      <w:r w:rsidRPr="00AA0913">
        <w:rPr>
          <w:rFonts w:eastAsia="Calibri" w:cstheme="minorHAnsi"/>
        </w:rPr>
        <w:t>telah</w:t>
      </w:r>
      <w:proofErr w:type="spellEnd"/>
      <w:r w:rsidRPr="00AA0913">
        <w:rPr>
          <w:rFonts w:eastAsia="Calibri" w:cstheme="minorHAnsi"/>
        </w:rPr>
        <w:t xml:space="preserve"> </w:t>
      </w:r>
      <w:proofErr w:type="spellStart"/>
      <w:r w:rsidRPr="00AA0913">
        <w:rPr>
          <w:rFonts w:eastAsia="Calibri" w:cstheme="minorHAnsi"/>
        </w:rPr>
        <w:t>disusun</w:t>
      </w:r>
      <w:proofErr w:type="spellEnd"/>
      <w:r w:rsidRPr="00AA0913">
        <w:rPr>
          <w:rFonts w:eastAsia="Calibri" w:cstheme="minorHAnsi"/>
        </w:rPr>
        <w:t xml:space="preserve">. </w:t>
      </w:r>
      <w:proofErr w:type="spellStart"/>
      <w:r w:rsidRPr="00AA0913">
        <w:rPr>
          <w:rFonts w:eastAsia="Calibri" w:cstheme="minorHAnsi"/>
        </w:rPr>
        <w:t>Melalui</w:t>
      </w:r>
      <w:proofErr w:type="spellEnd"/>
      <w:r w:rsidRPr="00AA0913">
        <w:rPr>
          <w:rFonts w:eastAsia="Calibri" w:cstheme="minorHAnsi"/>
        </w:rPr>
        <w:t xml:space="preserve"> </w:t>
      </w:r>
      <w:proofErr w:type="spellStart"/>
      <w:r w:rsidRPr="00AA0913">
        <w:rPr>
          <w:rFonts w:eastAsia="Calibri" w:cstheme="minorHAnsi"/>
        </w:rPr>
        <w:t>tahapan-tahapan</w:t>
      </w:r>
      <w:proofErr w:type="spellEnd"/>
      <w:r w:rsidRPr="00AA0913">
        <w:rPr>
          <w:rFonts w:eastAsia="Calibri" w:cstheme="minorHAnsi"/>
        </w:rPr>
        <w:t xml:space="preserve"> </w:t>
      </w:r>
      <w:proofErr w:type="spellStart"/>
      <w:r w:rsidRPr="00AA0913">
        <w:rPr>
          <w:rFonts w:eastAsia="Calibri" w:cstheme="minorHAnsi"/>
        </w:rPr>
        <w:t>tersebut</w:t>
      </w:r>
      <w:proofErr w:type="spellEnd"/>
      <w:r w:rsidRPr="00AA0913">
        <w:rPr>
          <w:rFonts w:eastAsia="Calibri" w:cstheme="minorHAnsi"/>
        </w:rPr>
        <w:t xml:space="preserve">, </w:t>
      </w:r>
      <w:proofErr w:type="spellStart"/>
      <w:r w:rsidRPr="00AA0913">
        <w:rPr>
          <w:rFonts w:eastAsia="Calibri" w:cstheme="minorHAnsi"/>
        </w:rPr>
        <w:t>diharapkan</w:t>
      </w:r>
      <w:proofErr w:type="spellEnd"/>
      <w:r w:rsidRPr="00AA0913">
        <w:rPr>
          <w:rFonts w:eastAsia="Calibri" w:cstheme="minorHAnsi"/>
        </w:rPr>
        <w:t xml:space="preserve"> </w:t>
      </w:r>
      <w:proofErr w:type="spellStart"/>
      <w:r w:rsidRPr="00AA0913">
        <w:rPr>
          <w:rFonts w:eastAsia="Calibri" w:cstheme="minorHAnsi"/>
        </w:rPr>
        <w:t>kebijakan</w:t>
      </w:r>
      <w:proofErr w:type="spellEnd"/>
      <w:r w:rsidRPr="00AA0913">
        <w:rPr>
          <w:rFonts w:eastAsia="Calibri" w:cstheme="minorHAnsi"/>
        </w:rPr>
        <w:t xml:space="preserve"> </w:t>
      </w:r>
      <w:proofErr w:type="spellStart"/>
      <w:r w:rsidRPr="00AA0913">
        <w:rPr>
          <w:rFonts w:eastAsia="Calibri" w:cstheme="minorHAnsi"/>
        </w:rPr>
        <w:t>dapat</w:t>
      </w:r>
      <w:proofErr w:type="spellEnd"/>
      <w:r w:rsidRPr="00AA0913">
        <w:rPr>
          <w:rFonts w:eastAsia="Calibri" w:cstheme="minorHAnsi"/>
        </w:rPr>
        <w:t xml:space="preserve"> </w:t>
      </w:r>
      <w:proofErr w:type="spellStart"/>
      <w:r w:rsidRPr="00AA0913">
        <w:rPr>
          <w:rFonts w:eastAsia="Calibri" w:cstheme="minorHAnsi"/>
        </w:rPr>
        <w:t>tersosialisasi</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baik</w:t>
      </w:r>
      <w:proofErr w:type="spellEnd"/>
      <w:r w:rsidRPr="00AA0913">
        <w:rPr>
          <w:rFonts w:eastAsia="Calibri" w:cstheme="minorHAnsi"/>
        </w:rPr>
        <w:t xml:space="preserve"> </w:t>
      </w:r>
      <w:proofErr w:type="spellStart"/>
      <w:r w:rsidRPr="00AA0913">
        <w:rPr>
          <w:rFonts w:eastAsia="Calibri" w:cstheme="minorHAnsi"/>
        </w:rPr>
        <w:t>kepada</w:t>
      </w:r>
      <w:proofErr w:type="spellEnd"/>
      <w:r w:rsidRPr="00AA0913">
        <w:rPr>
          <w:rFonts w:eastAsia="Calibri" w:cstheme="minorHAnsi"/>
        </w:rPr>
        <w:t xml:space="preserve"> </w:t>
      </w:r>
      <w:proofErr w:type="spellStart"/>
      <w:r w:rsidRPr="00AA0913">
        <w:rPr>
          <w:rFonts w:eastAsia="Calibri" w:cstheme="minorHAnsi"/>
        </w:rPr>
        <w:t>pihak-pihak</w:t>
      </w:r>
      <w:proofErr w:type="spellEnd"/>
      <w:r w:rsidRPr="00AA0913">
        <w:rPr>
          <w:rFonts w:eastAsia="Calibri" w:cstheme="minorHAnsi"/>
        </w:rPr>
        <w:t xml:space="preserve"> yang </w:t>
      </w:r>
      <w:proofErr w:type="spellStart"/>
      <w:r w:rsidRPr="00AA0913">
        <w:rPr>
          <w:rFonts w:eastAsia="Calibri" w:cstheme="minorHAnsi"/>
        </w:rPr>
        <w:t>berkepentingan</w:t>
      </w:r>
      <w:proofErr w:type="spellEnd"/>
      <w:r w:rsidRPr="00AA0913">
        <w:rPr>
          <w:rFonts w:eastAsia="Calibri" w:cstheme="minorHAnsi"/>
        </w:rPr>
        <w:t xml:space="preserve"> dan </w:t>
      </w:r>
      <w:proofErr w:type="spellStart"/>
      <w:r w:rsidRPr="00AA0913">
        <w:rPr>
          <w:rFonts w:eastAsia="Calibri" w:cstheme="minorHAnsi"/>
        </w:rPr>
        <w:t>mendapatkan</w:t>
      </w:r>
      <w:proofErr w:type="spellEnd"/>
      <w:r w:rsidRPr="00AA0913">
        <w:rPr>
          <w:rFonts w:eastAsia="Calibri" w:cstheme="minorHAnsi"/>
        </w:rPr>
        <w:t xml:space="preserve"> </w:t>
      </w:r>
      <w:proofErr w:type="spellStart"/>
      <w:r w:rsidRPr="00AA0913">
        <w:rPr>
          <w:rFonts w:eastAsia="Calibri" w:cstheme="minorHAnsi"/>
        </w:rPr>
        <w:t>dukungan</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dilaksanakan</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baik</w:t>
      </w:r>
      <w:proofErr w:type="spellEnd"/>
      <w:r w:rsidRPr="00AA0913">
        <w:rPr>
          <w:rFonts w:eastAsia="Calibri" w:cstheme="minorHAnsi"/>
          <w:color w:val="374151"/>
        </w:rPr>
        <w:t>.</w:t>
      </w:r>
    </w:p>
    <w:p w14:paraId="4F2ACB6F" w14:textId="77777777" w:rsidR="00AA0913" w:rsidRPr="00AA0913" w:rsidRDefault="00AA0913" w:rsidP="00AA0913">
      <w:pPr>
        <w:spacing w:after="0" w:line="240" w:lineRule="auto"/>
        <w:ind w:left="180"/>
        <w:contextualSpacing/>
        <w:jc w:val="both"/>
        <w:rPr>
          <w:rFonts w:cstheme="minorHAnsi"/>
        </w:rPr>
      </w:pPr>
    </w:p>
    <w:p w14:paraId="37CB4BB9" w14:textId="77777777" w:rsidR="00AA0913" w:rsidRPr="00AA0913" w:rsidRDefault="00AA0913" w:rsidP="00AA0913">
      <w:pPr>
        <w:spacing w:after="0" w:line="240" w:lineRule="auto"/>
        <w:ind w:left="180"/>
        <w:contextualSpacing/>
        <w:jc w:val="both"/>
        <w:rPr>
          <w:rFonts w:cstheme="minorHAnsi"/>
          <w:b/>
        </w:rPr>
      </w:pPr>
      <w:r w:rsidRPr="00AA0913">
        <w:rPr>
          <w:rFonts w:cstheme="minorHAnsi"/>
          <w:b/>
        </w:rPr>
        <w:t xml:space="preserve">9.1.2 </w:t>
      </w:r>
      <w:proofErr w:type="spellStart"/>
      <w:r w:rsidRPr="00AA0913">
        <w:rPr>
          <w:rFonts w:cstheme="minorHAnsi"/>
          <w:b/>
        </w:rPr>
        <w:t>Pelaksanaan</w:t>
      </w:r>
      <w:proofErr w:type="spellEnd"/>
    </w:p>
    <w:p w14:paraId="0D24CF5A" w14:textId="77777777" w:rsidR="00AA0913" w:rsidRPr="00AA0913" w:rsidRDefault="00AA0913" w:rsidP="00AA0913">
      <w:pPr>
        <w:spacing w:after="0" w:line="240" w:lineRule="auto"/>
        <w:ind w:left="180"/>
        <w:contextualSpacing/>
        <w:jc w:val="both"/>
        <w:rPr>
          <w:rFonts w:cstheme="minorHAnsi"/>
          <w:b/>
        </w:rPr>
      </w:pPr>
      <w:r w:rsidRPr="00AA0913">
        <w:rPr>
          <w:rFonts w:cstheme="minorHAnsi"/>
          <w:b/>
        </w:rPr>
        <w:lastRenderedPageBreak/>
        <w:t xml:space="preserve">9.1.2.1 IPK </w:t>
      </w:r>
      <w:proofErr w:type="spellStart"/>
      <w:r w:rsidRPr="00AA0913">
        <w:rPr>
          <w:rFonts w:cstheme="minorHAnsi"/>
          <w:b/>
        </w:rPr>
        <w:t>Lulusan</w:t>
      </w:r>
      <w:proofErr w:type="spellEnd"/>
    </w:p>
    <w:p w14:paraId="58336CB0" w14:textId="77777777" w:rsidR="00AA0913" w:rsidRPr="00AA0913" w:rsidRDefault="00AA0913" w:rsidP="00AA0913">
      <w:pPr>
        <w:spacing w:after="0" w:line="240" w:lineRule="auto"/>
        <w:ind w:left="180"/>
        <w:contextualSpacing/>
        <w:jc w:val="both"/>
        <w:rPr>
          <w:rFonts w:cstheme="minorHAnsi"/>
        </w:rPr>
      </w:pPr>
      <w:proofErr w:type="spellStart"/>
      <w:r w:rsidRPr="00AA0913">
        <w:rPr>
          <w:rFonts w:cstheme="minorHAnsi"/>
          <w:color w:val="000000" w:themeColor="text1"/>
        </w:rPr>
        <w:t>Berdasarkan</w:t>
      </w:r>
      <w:proofErr w:type="spellEnd"/>
      <w:r w:rsidRPr="00AA0913">
        <w:rPr>
          <w:rFonts w:cstheme="minorHAnsi"/>
          <w:color w:val="000000" w:themeColor="text1"/>
        </w:rPr>
        <w:t xml:space="preserve"> </w:t>
      </w:r>
      <w:proofErr w:type="spellStart"/>
      <w:r w:rsidRPr="00AA0913">
        <w:rPr>
          <w:rFonts w:cstheme="minorHAnsi"/>
          <w:color w:val="000000" w:themeColor="text1"/>
        </w:rPr>
        <w:t>tabel</w:t>
      </w:r>
      <w:proofErr w:type="spellEnd"/>
      <w:r w:rsidRPr="00AA0913">
        <w:rPr>
          <w:rFonts w:cstheme="minorHAnsi"/>
          <w:color w:val="000000" w:themeColor="text1"/>
        </w:rPr>
        <w:t xml:space="preserve"> 9.1.2.1 </w:t>
      </w:r>
      <w:proofErr w:type="spellStart"/>
      <w:r w:rsidRPr="00AA0913">
        <w:rPr>
          <w:rFonts w:cstheme="minorHAnsi"/>
          <w:color w:val="000000" w:themeColor="text1"/>
        </w:rPr>
        <w:t>dapat</w:t>
      </w:r>
      <w:proofErr w:type="spellEnd"/>
      <w:r w:rsidRPr="00AA0913">
        <w:rPr>
          <w:rFonts w:cstheme="minorHAnsi"/>
          <w:color w:val="000000" w:themeColor="text1"/>
        </w:rPr>
        <w:t xml:space="preserve"> </w:t>
      </w:r>
      <w:proofErr w:type="spellStart"/>
      <w:r w:rsidRPr="00AA0913">
        <w:rPr>
          <w:rFonts w:cstheme="minorHAnsi"/>
          <w:color w:val="000000" w:themeColor="text1"/>
        </w:rPr>
        <w:t>dilihat</w:t>
      </w:r>
      <w:proofErr w:type="spellEnd"/>
      <w:r w:rsidRPr="00AA0913">
        <w:rPr>
          <w:rFonts w:cstheme="minorHAnsi"/>
          <w:color w:val="000000" w:themeColor="text1"/>
        </w:rPr>
        <w:t xml:space="preserve"> </w:t>
      </w:r>
      <w:proofErr w:type="spellStart"/>
      <w:r w:rsidRPr="00AA0913">
        <w:rPr>
          <w:rFonts w:cstheme="minorHAnsi"/>
          <w:color w:val="000000" w:themeColor="text1"/>
        </w:rPr>
        <w:t>b</w:t>
      </w:r>
      <w:r w:rsidRPr="00AA0913">
        <w:rPr>
          <w:rFonts w:cstheme="minorHAnsi"/>
        </w:rPr>
        <w:t>ahwa</w:t>
      </w:r>
      <w:proofErr w:type="spellEnd"/>
      <w:r w:rsidRPr="00AA0913">
        <w:rPr>
          <w:rFonts w:cstheme="minorHAnsi"/>
        </w:rPr>
        <w:t xml:space="preserve"> </w:t>
      </w:r>
      <w:proofErr w:type="spellStart"/>
      <w:r w:rsidRPr="00AA0913">
        <w:rPr>
          <w:rFonts w:cstheme="minorHAnsi"/>
        </w:rPr>
        <w:t>mahasiswa</w:t>
      </w:r>
      <w:proofErr w:type="spellEnd"/>
      <w:r w:rsidRPr="00AA0913">
        <w:rPr>
          <w:rFonts w:cstheme="minorHAnsi"/>
        </w:rPr>
        <w:t xml:space="preserve"> PS </w:t>
      </w:r>
      <w:proofErr w:type="spellStart"/>
      <w:r w:rsidRPr="00AA0913">
        <w:rPr>
          <w:rFonts w:cstheme="minorHAnsi"/>
        </w:rPr>
        <w:t>memiliki</w:t>
      </w:r>
      <w:proofErr w:type="spellEnd"/>
      <w:r w:rsidRPr="00AA0913">
        <w:rPr>
          <w:rFonts w:cstheme="minorHAnsi"/>
        </w:rPr>
        <w:t xml:space="preserve"> rata-rata IPK yang </w:t>
      </w:r>
      <w:proofErr w:type="spellStart"/>
      <w:r w:rsidRPr="00AA0913">
        <w:rPr>
          <w:rFonts w:cstheme="minorHAnsi"/>
        </w:rPr>
        <w:t>baik</w:t>
      </w:r>
      <w:proofErr w:type="spellEnd"/>
      <w:r w:rsidRPr="00AA0913">
        <w:rPr>
          <w:rFonts w:cstheme="minorHAnsi"/>
        </w:rPr>
        <w:t xml:space="preserve"> </w:t>
      </w:r>
      <w:proofErr w:type="spellStart"/>
      <w:r w:rsidRPr="00AA0913">
        <w:rPr>
          <w:rFonts w:cstheme="minorHAnsi"/>
        </w:rPr>
        <w:t>dalam</w:t>
      </w:r>
      <w:proofErr w:type="spellEnd"/>
      <w:r w:rsidRPr="00AA0913">
        <w:rPr>
          <w:rFonts w:cstheme="minorHAnsi"/>
        </w:rPr>
        <w:t xml:space="preserve"> 3 </w:t>
      </w:r>
      <w:proofErr w:type="spellStart"/>
      <w:r w:rsidRPr="00AA0913">
        <w:rPr>
          <w:rFonts w:cstheme="minorHAnsi"/>
        </w:rPr>
        <w:t>tahun</w:t>
      </w:r>
      <w:proofErr w:type="spellEnd"/>
      <w:r w:rsidRPr="00AA0913">
        <w:rPr>
          <w:rFonts w:cstheme="minorHAnsi"/>
        </w:rPr>
        <w:t xml:space="preserve"> </w:t>
      </w:r>
      <w:proofErr w:type="spellStart"/>
      <w:r w:rsidRPr="00AA0913">
        <w:rPr>
          <w:rFonts w:cstheme="minorHAnsi"/>
        </w:rPr>
        <w:t>terakhir</w:t>
      </w:r>
      <w:proofErr w:type="spellEnd"/>
      <w:r w:rsidRPr="00AA0913">
        <w:rPr>
          <w:rFonts w:cstheme="minorHAnsi"/>
        </w:rPr>
        <w:t xml:space="preserve">. IPK </w:t>
      </w:r>
      <w:proofErr w:type="spellStart"/>
      <w:r w:rsidRPr="00AA0913">
        <w:rPr>
          <w:rFonts w:cstheme="minorHAnsi"/>
        </w:rPr>
        <w:t>tertinggi</w:t>
      </w:r>
      <w:proofErr w:type="spellEnd"/>
      <w:r w:rsidRPr="00AA0913">
        <w:rPr>
          <w:rFonts w:cstheme="minorHAnsi"/>
        </w:rPr>
        <w:t xml:space="preserve"> </w:t>
      </w:r>
      <w:proofErr w:type="spellStart"/>
      <w:r w:rsidRPr="00AA0913">
        <w:rPr>
          <w:rFonts w:cstheme="minorHAnsi"/>
        </w:rPr>
        <w:t>mahasiswa</w:t>
      </w:r>
      <w:proofErr w:type="spellEnd"/>
      <w:r w:rsidRPr="00AA0913">
        <w:rPr>
          <w:rFonts w:cstheme="minorHAnsi"/>
        </w:rPr>
        <w:t xml:space="preserve"> </w:t>
      </w:r>
      <w:proofErr w:type="spellStart"/>
      <w:r w:rsidRPr="00AA0913">
        <w:rPr>
          <w:rFonts w:cstheme="minorHAnsi"/>
        </w:rPr>
        <w:t>ada</w:t>
      </w:r>
      <w:proofErr w:type="spellEnd"/>
      <w:r w:rsidRPr="00AA0913">
        <w:rPr>
          <w:rFonts w:cstheme="minorHAnsi"/>
        </w:rPr>
        <w:t xml:space="preserve"> pada TS </w:t>
      </w:r>
      <w:proofErr w:type="spellStart"/>
      <w:r w:rsidRPr="00AA0913">
        <w:rPr>
          <w:rFonts w:cstheme="minorHAnsi"/>
        </w:rPr>
        <w:t>dengan</w:t>
      </w:r>
      <w:proofErr w:type="spellEnd"/>
      <w:r w:rsidRPr="00AA0913">
        <w:rPr>
          <w:rFonts w:cstheme="minorHAnsi"/>
        </w:rPr>
        <w:t xml:space="preserve"> </w:t>
      </w:r>
      <w:proofErr w:type="spellStart"/>
      <w:r w:rsidRPr="00AA0913">
        <w:rPr>
          <w:rFonts w:cstheme="minorHAnsi"/>
        </w:rPr>
        <w:t>nilai</w:t>
      </w:r>
      <w:proofErr w:type="spellEnd"/>
      <w:r w:rsidRPr="00AA0913">
        <w:rPr>
          <w:rFonts w:cstheme="minorHAnsi"/>
        </w:rPr>
        <w:t xml:space="preserve"> 3.93, </w:t>
      </w:r>
      <w:proofErr w:type="spellStart"/>
      <w:r w:rsidRPr="00AA0913">
        <w:rPr>
          <w:rFonts w:cstheme="minorHAnsi"/>
        </w:rPr>
        <w:t>sedangkan</w:t>
      </w:r>
      <w:proofErr w:type="spellEnd"/>
      <w:r w:rsidRPr="00AA0913">
        <w:rPr>
          <w:rFonts w:cstheme="minorHAnsi"/>
        </w:rPr>
        <w:t xml:space="preserve"> IPK paling </w:t>
      </w:r>
      <w:proofErr w:type="spellStart"/>
      <w:r w:rsidRPr="00AA0913">
        <w:rPr>
          <w:rFonts w:cstheme="minorHAnsi"/>
        </w:rPr>
        <w:t>rendah</w:t>
      </w:r>
      <w:proofErr w:type="spellEnd"/>
      <w:r w:rsidRPr="00AA0913">
        <w:rPr>
          <w:rFonts w:cstheme="minorHAnsi"/>
        </w:rPr>
        <w:t xml:space="preserve"> </w:t>
      </w:r>
      <w:proofErr w:type="spellStart"/>
      <w:r w:rsidRPr="00AA0913">
        <w:rPr>
          <w:rFonts w:cstheme="minorHAnsi"/>
        </w:rPr>
        <w:t>ada</w:t>
      </w:r>
      <w:proofErr w:type="spellEnd"/>
      <w:r w:rsidRPr="00AA0913">
        <w:rPr>
          <w:rFonts w:cstheme="minorHAnsi"/>
        </w:rPr>
        <w:t xml:space="preserve"> pada TS-1 </w:t>
      </w:r>
      <w:proofErr w:type="spellStart"/>
      <w:r w:rsidRPr="00AA0913">
        <w:rPr>
          <w:rFonts w:cstheme="minorHAnsi"/>
        </w:rPr>
        <w:t>dengan</w:t>
      </w:r>
      <w:proofErr w:type="spellEnd"/>
      <w:r w:rsidRPr="00AA0913">
        <w:rPr>
          <w:rFonts w:cstheme="minorHAnsi"/>
        </w:rPr>
        <w:t xml:space="preserve"> </w:t>
      </w:r>
      <w:proofErr w:type="spellStart"/>
      <w:r w:rsidRPr="00AA0913">
        <w:rPr>
          <w:rFonts w:cstheme="minorHAnsi"/>
        </w:rPr>
        <w:t>nilai</w:t>
      </w:r>
      <w:proofErr w:type="spellEnd"/>
      <w:r w:rsidRPr="00AA0913">
        <w:rPr>
          <w:rFonts w:cstheme="minorHAnsi"/>
        </w:rPr>
        <w:t xml:space="preserve"> 3.13. </w:t>
      </w:r>
      <w:proofErr w:type="spellStart"/>
      <w:r w:rsidRPr="00AA0913">
        <w:rPr>
          <w:rFonts w:eastAsia="Times New Roman" w:cstheme="minorHAnsi"/>
          <w:color w:val="000000" w:themeColor="text1"/>
        </w:rPr>
        <w:t>Secara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keseluruhan</w:t>
      </w:r>
      <w:proofErr w:type="spellEnd"/>
      <w:r w:rsidRPr="00AA0913">
        <w:rPr>
          <w:rFonts w:eastAsia="Times New Roman" w:cstheme="minorHAnsi"/>
          <w:color w:val="000000" w:themeColor="text1"/>
        </w:rPr>
        <w:t xml:space="preserve"> rata-rata IPK </w:t>
      </w:r>
      <w:proofErr w:type="spellStart"/>
      <w:r w:rsidRPr="00AA0913">
        <w:rPr>
          <w:rFonts w:eastAsia="Times New Roman" w:cstheme="minorHAnsi"/>
          <w:color w:val="000000" w:themeColor="text1"/>
        </w:rPr>
        <w:t>lulusan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berada</w:t>
      </w:r>
      <w:proofErr w:type="spellEnd"/>
      <w:r w:rsidRPr="00AA0913">
        <w:rPr>
          <w:rFonts w:eastAsia="Times New Roman" w:cstheme="minorHAnsi"/>
          <w:color w:val="000000" w:themeColor="text1"/>
        </w:rPr>
        <w:t xml:space="preserve"> pada </w:t>
      </w:r>
      <w:proofErr w:type="spellStart"/>
      <w:r w:rsidRPr="00AA0913">
        <w:rPr>
          <w:rFonts w:eastAsia="Times New Roman" w:cstheme="minorHAnsi"/>
          <w:color w:val="000000" w:themeColor="text1"/>
        </w:rPr>
        <w:t>angka</w:t>
      </w:r>
      <w:proofErr w:type="spellEnd"/>
      <w:r w:rsidRPr="00AA0913">
        <w:rPr>
          <w:rFonts w:eastAsia="Times New Roman" w:cstheme="minorHAnsi"/>
          <w:color w:val="000000" w:themeColor="text1"/>
        </w:rPr>
        <w:t xml:space="preserve"> 3.58.</w:t>
      </w:r>
      <w:r w:rsidRPr="00AA0913">
        <w:rPr>
          <w:rFonts w:cstheme="minorHAnsi"/>
        </w:rPr>
        <w:t xml:space="preserve"> </w:t>
      </w:r>
      <w:proofErr w:type="spellStart"/>
      <w:r w:rsidRPr="00AA0913">
        <w:rPr>
          <w:rFonts w:cstheme="minorHAnsi"/>
        </w:rPr>
        <w:t>Berikut</w:t>
      </w:r>
      <w:proofErr w:type="spellEnd"/>
      <w:r w:rsidRPr="00AA0913">
        <w:rPr>
          <w:rFonts w:cstheme="minorHAnsi"/>
        </w:rPr>
        <w:t xml:space="preserve"> </w:t>
      </w:r>
      <w:proofErr w:type="spellStart"/>
      <w:r w:rsidRPr="00AA0913">
        <w:rPr>
          <w:rFonts w:cstheme="minorHAnsi"/>
        </w:rPr>
        <w:t>jumlah</w:t>
      </w:r>
      <w:proofErr w:type="spellEnd"/>
      <w:r w:rsidRPr="00AA0913">
        <w:rPr>
          <w:rFonts w:cstheme="minorHAnsi"/>
        </w:rPr>
        <w:t xml:space="preserve"> </w:t>
      </w:r>
      <w:proofErr w:type="spellStart"/>
      <w:r w:rsidRPr="00AA0913">
        <w:rPr>
          <w:rFonts w:cstheme="minorHAnsi"/>
        </w:rPr>
        <w:t>lulusan</w:t>
      </w:r>
      <w:proofErr w:type="spellEnd"/>
      <w:r w:rsidRPr="00AA0913">
        <w:rPr>
          <w:rFonts w:cstheme="minorHAnsi"/>
        </w:rPr>
        <w:t xml:space="preserve"> dan </w:t>
      </w:r>
      <w:proofErr w:type="spellStart"/>
      <w:r w:rsidRPr="00AA0913">
        <w:rPr>
          <w:rFonts w:cstheme="minorHAnsi"/>
        </w:rPr>
        <w:t>indeks</w:t>
      </w:r>
      <w:proofErr w:type="spellEnd"/>
      <w:r w:rsidRPr="00AA0913">
        <w:rPr>
          <w:rFonts w:cstheme="minorHAnsi"/>
        </w:rPr>
        <w:t xml:space="preserve"> </w:t>
      </w:r>
      <w:proofErr w:type="spellStart"/>
      <w:r w:rsidRPr="00AA0913">
        <w:rPr>
          <w:rFonts w:cstheme="minorHAnsi"/>
        </w:rPr>
        <w:t>prestasi</w:t>
      </w:r>
      <w:proofErr w:type="spellEnd"/>
      <w:r w:rsidRPr="00AA0913">
        <w:rPr>
          <w:rFonts w:cstheme="minorHAnsi"/>
        </w:rPr>
        <w:t xml:space="preserve"> </w:t>
      </w:r>
      <w:proofErr w:type="spellStart"/>
      <w:r w:rsidRPr="00AA0913">
        <w:rPr>
          <w:rFonts w:cstheme="minorHAnsi"/>
        </w:rPr>
        <w:t>kumulatif</w:t>
      </w:r>
      <w:proofErr w:type="spellEnd"/>
      <w:r w:rsidRPr="00AA0913">
        <w:rPr>
          <w:rFonts w:cstheme="minorHAnsi"/>
        </w:rPr>
        <w:t xml:space="preserve"> (IPK) </w:t>
      </w:r>
      <w:proofErr w:type="spellStart"/>
      <w:r w:rsidRPr="00AA0913">
        <w:rPr>
          <w:rFonts w:cstheme="minorHAnsi"/>
        </w:rPr>
        <w:t>mereka</w:t>
      </w:r>
      <w:proofErr w:type="spellEnd"/>
      <w:r w:rsidRPr="00AA0913">
        <w:rPr>
          <w:rFonts w:cstheme="minorHAnsi"/>
        </w:rPr>
        <w:t xml:space="preserve"> </w:t>
      </w:r>
      <w:proofErr w:type="spellStart"/>
      <w:r w:rsidRPr="00AA0913">
        <w:rPr>
          <w:rFonts w:cstheme="minorHAnsi"/>
        </w:rPr>
        <w:t>dalam</w:t>
      </w:r>
      <w:proofErr w:type="spellEnd"/>
      <w:r w:rsidRPr="00AA0913">
        <w:rPr>
          <w:rFonts w:cstheme="minorHAnsi"/>
        </w:rPr>
        <w:t xml:space="preserve"> </w:t>
      </w:r>
      <w:proofErr w:type="spellStart"/>
      <w:r w:rsidRPr="00AA0913">
        <w:rPr>
          <w:rFonts w:cstheme="minorHAnsi"/>
        </w:rPr>
        <w:t>tiga</w:t>
      </w:r>
      <w:proofErr w:type="spellEnd"/>
      <w:r w:rsidRPr="00AA0913">
        <w:rPr>
          <w:rFonts w:cstheme="minorHAnsi"/>
        </w:rPr>
        <w:t xml:space="preserve"> </w:t>
      </w:r>
      <w:proofErr w:type="spellStart"/>
      <w:r w:rsidRPr="00AA0913">
        <w:rPr>
          <w:rFonts w:cstheme="minorHAnsi"/>
        </w:rPr>
        <w:t>tahun</w:t>
      </w:r>
      <w:proofErr w:type="spellEnd"/>
      <w:r w:rsidRPr="00AA0913">
        <w:rPr>
          <w:rFonts w:cstheme="minorHAnsi"/>
        </w:rPr>
        <w:t xml:space="preserve"> </w:t>
      </w:r>
      <w:proofErr w:type="spellStart"/>
      <w:r w:rsidRPr="00AA0913">
        <w:rPr>
          <w:rFonts w:cstheme="minorHAnsi"/>
        </w:rPr>
        <w:t>terakhir</w:t>
      </w:r>
      <w:proofErr w:type="spellEnd"/>
      <w:r w:rsidRPr="00AA0913">
        <w:rPr>
          <w:rFonts w:cstheme="minorHAnsi"/>
        </w:rPr>
        <w:t xml:space="preserve"> (</w:t>
      </w:r>
      <w:proofErr w:type="spellStart"/>
      <w:r w:rsidRPr="00AA0913">
        <w:rPr>
          <w:rFonts w:cstheme="minorHAnsi"/>
        </w:rPr>
        <w:t>Tabel</w:t>
      </w:r>
      <w:proofErr w:type="spellEnd"/>
      <w:r w:rsidRPr="00AA0913">
        <w:rPr>
          <w:rFonts w:cstheme="minorHAnsi"/>
        </w:rPr>
        <w:t xml:space="preserve"> 9.1.2.1).</w:t>
      </w:r>
    </w:p>
    <w:p w14:paraId="47DD703B" w14:textId="77777777" w:rsidR="00AA0913" w:rsidRPr="00AA0913" w:rsidRDefault="00AA0913" w:rsidP="00AA0913">
      <w:pPr>
        <w:spacing w:after="0" w:line="240" w:lineRule="auto"/>
        <w:ind w:left="180"/>
        <w:contextualSpacing/>
        <w:jc w:val="both"/>
        <w:rPr>
          <w:rFonts w:cstheme="minorHAnsi"/>
        </w:rPr>
      </w:pPr>
    </w:p>
    <w:p w14:paraId="15276E8A" w14:textId="77777777" w:rsidR="00AA0913" w:rsidRPr="00AA0913" w:rsidRDefault="00AA0913" w:rsidP="00AA0913">
      <w:pPr>
        <w:spacing w:after="0" w:line="240" w:lineRule="auto"/>
        <w:ind w:left="180"/>
        <w:contextualSpacing/>
        <w:jc w:val="both"/>
        <w:rPr>
          <w:rFonts w:cstheme="minorHAnsi"/>
        </w:rPr>
      </w:pPr>
    </w:p>
    <w:p w14:paraId="24C85536" w14:textId="77777777" w:rsidR="00AA0913" w:rsidRPr="00AA0913" w:rsidRDefault="00AA0913" w:rsidP="00AA0913">
      <w:pPr>
        <w:spacing w:after="0" w:line="240" w:lineRule="auto"/>
        <w:ind w:left="180"/>
        <w:contextualSpacing/>
        <w:jc w:val="both"/>
        <w:rPr>
          <w:rFonts w:cstheme="minorHAnsi"/>
        </w:rPr>
      </w:pPr>
      <w:proofErr w:type="spellStart"/>
      <w:r w:rsidRPr="00AA0913">
        <w:rPr>
          <w:rFonts w:cstheme="minorHAnsi"/>
        </w:rPr>
        <w:t>Tabel</w:t>
      </w:r>
      <w:proofErr w:type="spellEnd"/>
      <w:r w:rsidRPr="00AA0913">
        <w:rPr>
          <w:rFonts w:cstheme="minorHAnsi"/>
        </w:rPr>
        <w:t xml:space="preserve"> 9.1.2.1 IPK </w:t>
      </w:r>
      <w:proofErr w:type="spellStart"/>
      <w:r w:rsidRPr="00AA0913">
        <w:rPr>
          <w:rFonts w:cstheme="minorHAnsi"/>
        </w:rPr>
        <w:t>Lulusan</w:t>
      </w:r>
      <w:proofErr w:type="spellEnd"/>
    </w:p>
    <w:tbl>
      <w:tblPr>
        <w:tblW w:w="8940" w:type="dxa"/>
        <w:tblCellMar>
          <w:top w:w="15" w:type="dxa"/>
          <w:bottom w:w="15" w:type="dxa"/>
        </w:tblCellMar>
        <w:tblLook w:val="04A0" w:firstRow="1" w:lastRow="0" w:firstColumn="1" w:lastColumn="0" w:noHBand="0" w:noVBand="1"/>
      </w:tblPr>
      <w:tblGrid>
        <w:gridCol w:w="2320"/>
        <w:gridCol w:w="1660"/>
        <w:gridCol w:w="1575"/>
        <w:gridCol w:w="1589"/>
        <w:gridCol w:w="1796"/>
      </w:tblGrid>
      <w:tr w:rsidR="00AA0913" w:rsidRPr="00AA0913" w14:paraId="5088AD40" w14:textId="77777777" w:rsidTr="008A467F">
        <w:trPr>
          <w:trHeight w:val="300"/>
        </w:trPr>
        <w:tc>
          <w:tcPr>
            <w:tcW w:w="2320" w:type="dxa"/>
            <w:vMerge w:val="restart"/>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3479D17C" w14:textId="77777777" w:rsidR="00AA0913" w:rsidRPr="00AA0913" w:rsidRDefault="00AA0913" w:rsidP="00AA0913">
            <w:pPr>
              <w:spacing w:after="0" w:line="240" w:lineRule="auto"/>
              <w:jc w:val="center"/>
              <w:rPr>
                <w:rFonts w:eastAsia="Times New Roman" w:cstheme="minorHAnsi"/>
                <w:b/>
                <w:bCs/>
                <w:color w:val="000000"/>
              </w:rPr>
            </w:pPr>
            <w:proofErr w:type="spellStart"/>
            <w:r w:rsidRPr="00AA0913">
              <w:rPr>
                <w:rFonts w:eastAsia="Times New Roman" w:cstheme="minorHAnsi"/>
                <w:b/>
                <w:bCs/>
                <w:color w:val="000000"/>
              </w:rPr>
              <w:t>Tahun</w:t>
            </w:r>
            <w:proofErr w:type="spellEnd"/>
            <w:r w:rsidRPr="00AA0913">
              <w:rPr>
                <w:rFonts w:eastAsia="Times New Roman" w:cstheme="minorHAnsi"/>
                <w:b/>
                <w:bCs/>
                <w:color w:val="000000"/>
              </w:rPr>
              <w:t xml:space="preserve"> Lulus</w:t>
            </w:r>
          </w:p>
        </w:tc>
        <w:tc>
          <w:tcPr>
            <w:tcW w:w="1660" w:type="dxa"/>
            <w:vMerge w:val="restart"/>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406645DB" w14:textId="77777777" w:rsidR="00AA0913" w:rsidRPr="00AA0913" w:rsidRDefault="00AA0913" w:rsidP="00AA0913">
            <w:pPr>
              <w:spacing w:after="0" w:line="240" w:lineRule="auto"/>
              <w:jc w:val="center"/>
              <w:rPr>
                <w:rFonts w:eastAsia="Times New Roman" w:cstheme="minorHAnsi"/>
                <w:b/>
                <w:bCs/>
                <w:color w:val="000000"/>
              </w:rPr>
            </w:pPr>
            <w:proofErr w:type="spellStart"/>
            <w:r w:rsidRPr="00AA0913">
              <w:rPr>
                <w:rFonts w:eastAsia="Times New Roman" w:cstheme="minorHAnsi"/>
                <w:b/>
                <w:bCs/>
                <w:color w:val="000000"/>
              </w:rPr>
              <w:t>Jumlah</w:t>
            </w:r>
            <w:proofErr w:type="spellEnd"/>
            <w:r w:rsidRPr="00AA0913">
              <w:rPr>
                <w:rFonts w:eastAsia="Times New Roman" w:cstheme="minorHAnsi"/>
                <w:b/>
                <w:bCs/>
                <w:color w:val="000000"/>
              </w:rPr>
              <w:t xml:space="preserve"> </w:t>
            </w:r>
            <w:proofErr w:type="spellStart"/>
            <w:r w:rsidRPr="00AA0913">
              <w:rPr>
                <w:rFonts w:eastAsia="Times New Roman" w:cstheme="minorHAnsi"/>
                <w:b/>
                <w:bCs/>
                <w:color w:val="000000"/>
              </w:rPr>
              <w:t>Lulusan</w:t>
            </w:r>
            <w:proofErr w:type="spellEnd"/>
          </w:p>
        </w:tc>
        <w:tc>
          <w:tcPr>
            <w:tcW w:w="4960" w:type="dxa"/>
            <w:gridSpan w:val="3"/>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2E92CB29" w14:textId="77777777" w:rsidR="00AA0913" w:rsidRPr="00AA0913" w:rsidRDefault="00AA0913" w:rsidP="00AA0913">
            <w:pPr>
              <w:spacing w:after="0" w:line="240" w:lineRule="auto"/>
              <w:jc w:val="center"/>
              <w:rPr>
                <w:rFonts w:eastAsia="Times New Roman" w:cstheme="minorHAnsi"/>
                <w:b/>
                <w:bCs/>
                <w:color w:val="000000"/>
              </w:rPr>
            </w:pPr>
            <w:proofErr w:type="spellStart"/>
            <w:r w:rsidRPr="00AA0913">
              <w:rPr>
                <w:rFonts w:eastAsia="Times New Roman" w:cstheme="minorHAnsi"/>
                <w:b/>
                <w:bCs/>
                <w:color w:val="000000"/>
              </w:rPr>
              <w:t>Indeks</w:t>
            </w:r>
            <w:proofErr w:type="spellEnd"/>
            <w:r w:rsidRPr="00AA0913">
              <w:rPr>
                <w:rFonts w:eastAsia="Times New Roman" w:cstheme="minorHAnsi"/>
                <w:b/>
                <w:bCs/>
                <w:color w:val="000000"/>
              </w:rPr>
              <w:t xml:space="preserve"> </w:t>
            </w:r>
            <w:proofErr w:type="spellStart"/>
            <w:r w:rsidRPr="00AA0913">
              <w:rPr>
                <w:rFonts w:eastAsia="Times New Roman" w:cstheme="minorHAnsi"/>
                <w:b/>
                <w:bCs/>
                <w:color w:val="000000"/>
              </w:rPr>
              <w:t>Prestasi</w:t>
            </w:r>
            <w:proofErr w:type="spellEnd"/>
            <w:r w:rsidRPr="00AA0913">
              <w:rPr>
                <w:rFonts w:eastAsia="Times New Roman" w:cstheme="minorHAnsi"/>
                <w:b/>
                <w:bCs/>
                <w:color w:val="000000"/>
              </w:rPr>
              <w:t xml:space="preserve"> </w:t>
            </w:r>
            <w:proofErr w:type="spellStart"/>
            <w:r w:rsidRPr="00AA0913">
              <w:rPr>
                <w:rFonts w:eastAsia="Times New Roman" w:cstheme="minorHAnsi"/>
                <w:b/>
                <w:bCs/>
                <w:color w:val="000000"/>
              </w:rPr>
              <w:t>Kumulatif</w:t>
            </w:r>
            <w:proofErr w:type="spellEnd"/>
            <w:r w:rsidRPr="00AA0913">
              <w:rPr>
                <w:rFonts w:eastAsia="Times New Roman" w:cstheme="minorHAnsi"/>
                <w:b/>
                <w:bCs/>
                <w:color w:val="000000"/>
              </w:rPr>
              <w:t xml:space="preserve"> (IPK)</w:t>
            </w:r>
          </w:p>
        </w:tc>
      </w:tr>
      <w:tr w:rsidR="00AA0913" w:rsidRPr="00AA0913" w14:paraId="402D2DA0" w14:textId="77777777" w:rsidTr="008A467F">
        <w:trPr>
          <w:trHeight w:val="300"/>
        </w:trPr>
        <w:tc>
          <w:tcPr>
            <w:tcW w:w="2320" w:type="dxa"/>
            <w:vMerge/>
            <w:tcBorders>
              <w:top w:val="single" w:sz="4" w:space="0" w:color="auto"/>
              <w:left w:val="single" w:sz="4" w:space="0" w:color="auto"/>
              <w:bottom w:val="single" w:sz="4" w:space="0" w:color="auto"/>
              <w:right w:val="single" w:sz="4" w:space="0" w:color="auto"/>
            </w:tcBorders>
            <w:vAlign w:val="center"/>
            <w:hideMark/>
          </w:tcPr>
          <w:p w14:paraId="266B436C" w14:textId="77777777" w:rsidR="00AA0913" w:rsidRPr="00AA0913" w:rsidRDefault="00AA0913" w:rsidP="00AA0913">
            <w:pPr>
              <w:spacing w:after="0" w:line="240" w:lineRule="auto"/>
              <w:rPr>
                <w:rFonts w:eastAsia="Times New Roman" w:cstheme="minorHAnsi"/>
                <w:b/>
                <w:bCs/>
                <w:color w:val="000000"/>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14:paraId="7C065189" w14:textId="77777777" w:rsidR="00AA0913" w:rsidRPr="00AA0913" w:rsidRDefault="00AA0913" w:rsidP="00AA0913">
            <w:pPr>
              <w:spacing w:after="0" w:line="240" w:lineRule="auto"/>
              <w:rPr>
                <w:rFonts w:eastAsia="Times New Roman" w:cstheme="minorHAnsi"/>
                <w:b/>
                <w:bCs/>
                <w:color w:val="000000"/>
              </w:rPr>
            </w:pPr>
          </w:p>
        </w:tc>
        <w:tc>
          <w:tcPr>
            <w:tcW w:w="1575"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1972E3AB"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Minimum</w:t>
            </w:r>
          </w:p>
        </w:tc>
        <w:tc>
          <w:tcPr>
            <w:tcW w:w="1589"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6794C400"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Rata-Rata</w:t>
            </w:r>
          </w:p>
        </w:tc>
        <w:tc>
          <w:tcPr>
            <w:tcW w:w="1796"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51302CA2" w14:textId="77777777" w:rsidR="00AA0913" w:rsidRPr="00AA0913" w:rsidRDefault="00AA0913" w:rsidP="00AA0913">
            <w:pPr>
              <w:spacing w:after="0" w:line="240" w:lineRule="auto"/>
              <w:jc w:val="center"/>
              <w:rPr>
                <w:rFonts w:eastAsia="Times New Roman" w:cstheme="minorHAnsi"/>
                <w:b/>
                <w:bCs/>
                <w:color w:val="000000"/>
              </w:rPr>
            </w:pPr>
            <w:proofErr w:type="spellStart"/>
            <w:r w:rsidRPr="00AA0913">
              <w:rPr>
                <w:rFonts w:eastAsia="Times New Roman" w:cstheme="minorHAnsi"/>
                <w:b/>
                <w:bCs/>
                <w:color w:val="000000"/>
              </w:rPr>
              <w:t>Maksimum</w:t>
            </w:r>
            <w:proofErr w:type="spellEnd"/>
          </w:p>
        </w:tc>
      </w:tr>
      <w:tr w:rsidR="00AA0913" w:rsidRPr="00AA0913" w14:paraId="33D14870" w14:textId="77777777" w:rsidTr="008A467F">
        <w:trPr>
          <w:trHeight w:val="300"/>
        </w:trPr>
        <w:tc>
          <w:tcPr>
            <w:tcW w:w="232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203C26BF"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1</w:t>
            </w:r>
          </w:p>
        </w:tc>
        <w:tc>
          <w:tcPr>
            <w:tcW w:w="1660"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3EA73C23"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2</w:t>
            </w:r>
          </w:p>
        </w:tc>
        <w:tc>
          <w:tcPr>
            <w:tcW w:w="1575"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30BAE0E2"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3</w:t>
            </w:r>
          </w:p>
        </w:tc>
        <w:tc>
          <w:tcPr>
            <w:tcW w:w="1589"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0C521399"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4</w:t>
            </w:r>
          </w:p>
        </w:tc>
        <w:tc>
          <w:tcPr>
            <w:tcW w:w="1796" w:type="dxa"/>
            <w:tcBorders>
              <w:top w:val="single" w:sz="4" w:space="0" w:color="auto"/>
              <w:left w:val="single" w:sz="4" w:space="0" w:color="auto"/>
              <w:bottom w:val="single" w:sz="4" w:space="0" w:color="auto"/>
              <w:right w:val="single" w:sz="4" w:space="0" w:color="auto"/>
            </w:tcBorders>
            <w:shd w:val="clear" w:color="000000" w:fill="FFF2CC"/>
            <w:noWrap/>
            <w:vAlign w:val="bottom"/>
            <w:hideMark/>
          </w:tcPr>
          <w:p w14:paraId="43C691B9"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5</w:t>
            </w:r>
          </w:p>
        </w:tc>
      </w:tr>
      <w:tr w:rsidR="00AA0913" w:rsidRPr="00AA0913" w14:paraId="71E86AEB" w14:textId="77777777" w:rsidTr="00E92557">
        <w:trPr>
          <w:trHeight w:val="300"/>
        </w:trPr>
        <w:tc>
          <w:tcPr>
            <w:tcW w:w="2320" w:type="dxa"/>
            <w:tcBorders>
              <w:top w:val="single" w:sz="4" w:space="0" w:color="auto"/>
              <w:left w:val="single" w:sz="4" w:space="0" w:color="auto"/>
              <w:bottom w:val="single" w:sz="4" w:space="0" w:color="auto"/>
              <w:right w:val="single" w:sz="4" w:space="0" w:color="auto"/>
            </w:tcBorders>
            <w:noWrap/>
            <w:vAlign w:val="bottom"/>
            <w:hideMark/>
          </w:tcPr>
          <w:p w14:paraId="7ED4CF8B"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TS-2</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2B060D"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2</w:t>
            </w:r>
          </w:p>
        </w:tc>
        <w:tc>
          <w:tcPr>
            <w:tcW w:w="15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93F29F"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3.58</w:t>
            </w:r>
          </w:p>
        </w:tc>
        <w:tc>
          <w:tcPr>
            <w:tcW w:w="15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CF85B2"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3.65</w:t>
            </w:r>
          </w:p>
        </w:tc>
        <w:tc>
          <w:tcPr>
            <w:tcW w:w="17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48BF87"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3.71</w:t>
            </w:r>
          </w:p>
        </w:tc>
      </w:tr>
      <w:tr w:rsidR="00AA0913" w:rsidRPr="00AA0913" w14:paraId="6A3FAA2A" w14:textId="77777777" w:rsidTr="00E92557">
        <w:trPr>
          <w:trHeight w:val="300"/>
        </w:trPr>
        <w:tc>
          <w:tcPr>
            <w:tcW w:w="2320" w:type="dxa"/>
            <w:tcBorders>
              <w:top w:val="single" w:sz="4" w:space="0" w:color="auto"/>
              <w:left w:val="single" w:sz="4" w:space="0" w:color="auto"/>
              <w:bottom w:val="single" w:sz="4" w:space="0" w:color="auto"/>
              <w:right w:val="single" w:sz="4" w:space="0" w:color="auto"/>
            </w:tcBorders>
            <w:noWrap/>
            <w:vAlign w:val="bottom"/>
            <w:hideMark/>
          </w:tcPr>
          <w:p w14:paraId="7C5AA125"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TS-1</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E4F84F"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6</w:t>
            </w:r>
          </w:p>
        </w:tc>
        <w:tc>
          <w:tcPr>
            <w:tcW w:w="15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16CFE1"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3.13</w:t>
            </w:r>
          </w:p>
        </w:tc>
        <w:tc>
          <w:tcPr>
            <w:tcW w:w="15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31DB22"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3.50</w:t>
            </w:r>
          </w:p>
        </w:tc>
        <w:tc>
          <w:tcPr>
            <w:tcW w:w="17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B06C82"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3.89</w:t>
            </w:r>
          </w:p>
        </w:tc>
      </w:tr>
      <w:tr w:rsidR="00AA0913" w:rsidRPr="00AA0913" w14:paraId="3CAEFC76" w14:textId="77777777" w:rsidTr="00E92557">
        <w:trPr>
          <w:trHeight w:val="300"/>
        </w:trPr>
        <w:tc>
          <w:tcPr>
            <w:tcW w:w="2320" w:type="dxa"/>
            <w:tcBorders>
              <w:top w:val="single" w:sz="4" w:space="0" w:color="auto"/>
              <w:left w:val="single" w:sz="4" w:space="0" w:color="auto"/>
              <w:bottom w:val="single" w:sz="4" w:space="0" w:color="auto"/>
              <w:right w:val="single" w:sz="4" w:space="0" w:color="auto"/>
            </w:tcBorders>
            <w:noWrap/>
            <w:vAlign w:val="bottom"/>
            <w:hideMark/>
          </w:tcPr>
          <w:p w14:paraId="276FFFAD"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TS</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B05157"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12</w:t>
            </w:r>
          </w:p>
        </w:tc>
        <w:tc>
          <w:tcPr>
            <w:tcW w:w="15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2D20A5"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3.23</w:t>
            </w:r>
          </w:p>
        </w:tc>
        <w:tc>
          <w:tcPr>
            <w:tcW w:w="15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4A0998"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3.60</w:t>
            </w:r>
          </w:p>
        </w:tc>
        <w:tc>
          <w:tcPr>
            <w:tcW w:w="17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5EFA24"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3.93</w:t>
            </w:r>
          </w:p>
        </w:tc>
      </w:tr>
    </w:tbl>
    <w:p w14:paraId="20181C5A" w14:textId="77777777" w:rsidR="00AA0913" w:rsidRPr="00AA0913" w:rsidRDefault="00AA0913" w:rsidP="00AA0913">
      <w:pPr>
        <w:spacing w:after="0" w:line="240" w:lineRule="auto"/>
        <w:contextualSpacing/>
        <w:jc w:val="both"/>
        <w:rPr>
          <w:rFonts w:cstheme="minorHAnsi"/>
        </w:rPr>
      </w:pPr>
    </w:p>
    <w:p w14:paraId="5804683C" w14:textId="77777777" w:rsidR="00AA0913" w:rsidRPr="00AA0913" w:rsidRDefault="00AA0913" w:rsidP="00AA0913">
      <w:pPr>
        <w:spacing w:after="0" w:line="240" w:lineRule="auto"/>
        <w:contextualSpacing/>
        <w:jc w:val="both"/>
        <w:rPr>
          <w:rFonts w:cstheme="minorHAnsi"/>
          <w:b/>
        </w:rPr>
      </w:pPr>
      <w:r w:rsidRPr="00AA0913">
        <w:rPr>
          <w:rFonts w:cstheme="minorHAnsi"/>
          <w:b/>
        </w:rPr>
        <w:t xml:space="preserve">9.1.2.2 </w:t>
      </w:r>
      <w:proofErr w:type="spellStart"/>
      <w:r w:rsidRPr="00AA0913">
        <w:rPr>
          <w:rFonts w:cstheme="minorHAnsi"/>
          <w:b/>
        </w:rPr>
        <w:t>Prestasi</w:t>
      </w:r>
      <w:proofErr w:type="spellEnd"/>
      <w:r w:rsidRPr="00AA0913">
        <w:rPr>
          <w:rFonts w:cstheme="minorHAnsi"/>
          <w:b/>
        </w:rPr>
        <w:t xml:space="preserve"> </w:t>
      </w:r>
      <w:proofErr w:type="spellStart"/>
      <w:r w:rsidRPr="00AA0913">
        <w:rPr>
          <w:rFonts w:cstheme="minorHAnsi"/>
          <w:b/>
        </w:rPr>
        <w:t>Mahasiswa</w:t>
      </w:r>
      <w:proofErr w:type="spellEnd"/>
    </w:p>
    <w:p w14:paraId="3C1FA0D6"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Mahasiswa</w:t>
      </w:r>
      <w:proofErr w:type="spellEnd"/>
      <w:r w:rsidRPr="00AA0913">
        <w:rPr>
          <w:rFonts w:cstheme="minorHAnsi"/>
        </w:rPr>
        <w:t xml:space="preserve"> PS </w:t>
      </w:r>
      <w:proofErr w:type="spellStart"/>
      <w:r w:rsidRPr="00AA0913">
        <w:rPr>
          <w:rFonts w:cstheme="minorHAnsi"/>
        </w:rPr>
        <w:t>memiliki</w:t>
      </w:r>
      <w:proofErr w:type="spellEnd"/>
      <w:r w:rsidRPr="00AA0913">
        <w:rPr>
          <w:rFonts w:cstheme="minorHAnsi"/>
        </w:rPr>
        <w:t xml:space="preserve"> </w:t>
      </w:r>
      <w:proofErr w:type="spellStart"/>
      <w:r w:rsidRPr="00AA0913">
        <w:rPr>
          <w:rFonts w:cstheme="minorHAnsi"/>
        </w:rPr>
        <w:t>prestasi</w:t>
      </w:r>
      <w:proofErr w:type="spellEnd"/>
      <w:r w:rsidRPr="00AA0913">
        <w:rPr>
          <w:rFonts w:cstheme="minorHAnsi"/>
        </w:rPr>
        <w:t xml:space="preserve"> </w:t>
      </w:r>
      <w:proofErr w:type="spellStart"/>
      <w:r w:rsidRPr="00AA0913">
        <w:rPr>
          <w:rFonts w:cstheme="minorHAnsi"/>
        </w:rPr>
        <w:t>akademik</w:t>
      </w:r>
      <w:proofErr w:type="spellEnd"/>
      <w:r w:rsidRPr="00AA0913">
        <w:rPr>
          <w:rFonts w:cstheme="minorHAnsi"/>
        </w:rPr>
        <w:t xml:space="preserve"> dan non </w:t>
      </w:r>
      <w:proofErr w:type="spellStart"/>
      <w:r w:rsidRPr="00AA0913">
        <w:rPr>
          <w:rFonts w:cstheme="minorHAnsi"/>
        </w:rPr>
        <w:t>akademik</w:t>
      </w:r>
      <w:proofErr w:type="spellEnd"/>
      <w:r w:rsidRPr="00AA0913">
        <w:rPr>
          <w:rFonts w:cstheme="minorHAnsi"/>
        </w:rPr>
        <w:t xml:space="preserve"> di </w:t>
      </w:r>
      <w:proofErr w:type="spellStart"/>
      <w:r w:rsidRPr="00AA0913">
        <w:rPr>
          <w:rFonts w:cstheme="minorHAnsi"/>
        </w:rPr>
        <w:t>tingkat</w:t>
      </w:r>
      <w:proofErr w:type="spellEnd"/>
      <w:r w:rsidRPr="00AA0913">
        <w:rPr>
          <w:rFonts w:cstheme="minorHAnsi"/>
        </w:rPr>
        <w:t xml:space="preserve"> </w:t>
      </w:r>
      <w:proofErr w:type="spellStart"/>
      <w:r w:rsidRPr="00AA0913">
        <w:rPr>
          <w:rFonts w:cstheme="minorHAnsi"/>
        </w:rPr>
        <w:t>internasional</w:t>
      </w:r>
      <w:proofErr w:type="spellEnd"/>
      <w:r w:rsidRPr="00AA0913">
        <w:rPr>
          <w:rFonts w:cstheme="minorHAnsi"/>
        </w:rPr>
        <w:t xml:space="preserve">, </w:t>
      </w:r>
      <w:proofErr w:type="spellStart"/>
      <w:r w:rsidRPr="00AA0913">
        <w:rPr>
          <w:rFonts w:cstheme="minorHAnsi"/>
        </w:rPr>
        <w:t>nasional</w:t>
      </w:r>
      <w:proofErr w:type="spellEnd"/>
      <w:r w:rsidRPr="00AA0913">
        <w:rPr>
          <w:rFonts w:cstheme="minorHAnsi"/>
        </w:rPr>
        <w:t xml:space="preserve"> </w:t>
      </w:r>
      <w:proofErr w:type="spellStart"/>
      <w:r w:rsidRPr="00AA0913">
        <w:rPr>
          <w:rFonts w:cstheme="minorHAnsi"/>
        </w:rPr>
        <w:t>maupun</w:t>
      </w:r>
      <w:proofErr w:type="spellEnd"/>
      <w:r w:rsidRPr="00AA0913">
        <w:rPr>
          <w:rFonts w:cstheme="minorHAnsi"/>
        </w:rPr>
        <w:t xml:space="preserve"> </w:t>
      </w:r>
      <w:proofErr w:type="spellStart"/>
      <w:r w:rsidRPr="00AA0913">
        <w:rPr>
          <w:rFonts w:cstheme="minorHAnsi"/>
        </w:rPr>
        <w:t>lokal</w:t>
      </w:r>
      <w:proofErr w:type="spellEnd"/>
      <w:r w:rsidRPr="00AA0913">
        <w:rPr>
          <w:rFonts w:cstheme="minorHAnsi"/>
        </w:rPr>
        <w:t xml:space="preserve">.  </w:t>
      </w:r>
      <w:proofErr w:type="spellStart"/>
      <w:r w:rsidRPr="00AA0913">
        <w:rPr>
          <w:rFonts w:cstheme="minorHAnsi"/>
        </w:rPr>
        <w:t>Berdasarkan</w:t>
      </w:r>
      <w:proofErr w:type="spellEnd"/>
      <w:r w:rsidRPr="00AA0913">
        <w:rPr>
          <w:rFonts w:cstheme="minorHAnsi"/>
        </w:rPr>
        <w:t xml:space="preserve"> </w:t>
      </w:r>
      <w:proofErr w:type="spellStart"/>
      <w:r w:rsidRPr="00AA0913">
        <w:rPr>
          <w:rFonts w:cstheme="minorHAnsi"/>
        </w:rPr>
        <w:t>tabel</w:t>
      </w:r>
      <w:proofErr w:type="spellEnd"/>
      <w:r w:rsidRPr="00AA0913">
        <w:rPr>
          <w:rFonts w:cstheme="minorHAnsi"/>
        </w:rPr>
        <w:t xml:space="preserve"> 9.1.2.2 </w:t>
      </w:r>
      <w:proofErr w:type="spellStart"/>
      <w:r w:rsidRPr="00AA0913">
        <w:rPr>
          <w:rFonts w:cstheme="minorHAnsi"/>
        </w:rPr>
        <w:t>terdapat</w:t>
      </w:r>
      <w:proofErr w:type="spellEnd"/>
      <w:r w:rsidRPr="00AA0913">
        <w:rPr>
          <w:rFonts w:cstheme="minorHAnsi"/>
        </w:rPr>
        <w:t xml:space="preserve"> 4 orang </w:t>
      </w:r>
      <w:proofErr w:type="spellStart"/>
      <w:r w:rsidRPr="00AA0913">
        <w:rPr>
          <w:rFonts w:cstheme="minorHAnsi"/>
        </w:rPr>
        <w:t>mahasiswa</w:t>
      </w:r>
      <w:proofErr w:type="spellEnd"/>
      <w:r w:rsidRPr="00AA0913">
        <w:rPr>
          <w:rFonts w:cstheme="minorHAnsi"/>
        </w:rPr>
        <w:t xml:space="preserve"> yang </w:t>
      </w:r>
      <w:proofErr w:type="spellStart"/>
      <w:r w:rsidRPr="00AA0913">
        <w:rPr>
          <w:rFonts w:cstheme="minorHAnsi"/>
        </w:rPr>
        <w:t>memenangkan</w:t>
      </w:r>
      <w:proofErr w:type="spellEnd"/>
      <w:r w:rsidRPr="00AA0913">
        <w:rPr>
          <w:rFonts w:cstheme="minorHAnsi"/>
        </w:rPr>
        <w:t xml:space="preserve"> </w:t>
      </w:r>
      <w:proofErr w:type="spellStart"/>
      <w:r w:rsidRPr="00AA0913">
        <w:rPr>
          <w:rFonts w:cstheme="minorHAnsi"/>
        </w:rPr>
        <w:t>lomba</w:t>
      </w:r>
      <w:proofErr w:type="spellEnd"/>
      <w:r w:rsidRPr="00AA0913">
        <w:rPr>
          <w:rFonts w:cstheme="minorHAnsi"/>
        </w:rPr>
        <w:t xml:space="preserve"> </w:t>
      </w:r>
      <w:proofErr w:type="spellStart"/>
      <w:r w:rsidRPr="00AA0913">
        <w:rPr>
          <w:rFonts w:cstheme="minorHAnsi"/>
        </w:rPr>
        <w:t>bidang</w:t>
      </w:r>
      <w:proofErr w:type="spellEnd"/>
      <w:r w:rsidRPr="00AA0913">
        <w:rPr>
          <w:rFonts w:cstheme="minorHAnsi"/>
        </w:rPr>
        <w:t xml:space="preserve"> </w:t>
      </w:r>
      <w:proofErr w:type="spellStart"/>
      <w:r w:rsidRPr="00AA0913">
        <w:rPr>
          <w:rFonts w:cstheme="minorHAnsi"/>
        </w:rPr>
        <w:t>akademik</w:t>
      </w:r>
      <w:proofErr w:type="spellEnd"/>
      <w:r w:rsidRPr="00AA0913">
        <w:rPr>
          <w:rFonts w:cstheme="minorHAnsi"/>
        </w:rPr>
        <w:t xml:space="preserve"> di </w:t>
      </w:r>
      <w:proofErr w:type="spellStart"/>
      <w:r w:rsidRPr="00AA0913">
        <w:rPr>
          <w:rFonts w:cstheme="minorHAnsi"/>
        </w:rPr>
        <w:t>tingkat</w:t>
      </w:r>
      <w:proofErr w:type="spellEnd"/>
      <w:r w:rsidRPr="00AA0913">
        <w:rPr>
          <w:rFonts w:cstheme="minorHAnsi"/>
        </w:rPr>
        <w:t xml:space="preserve"> </w:t>
      </w:r>
      <w:proofErr w:type="spellStart"/>
      <w:r w:rsidRPr="00AA0913">
        <w:rPr>
          <w:rFonts w:cstheme="minorHAnsi"/>
        </w:rPr>
        <w:t>internasional</w:t>
      </w:r>
      <w:proofErr w:type="spellEnd"/>
      <w:r w:rsidRPr="00AA0913">
        <w:rPr>
          <w:rFonts w:cstheme="minorHAnsi"/>
        </w:rPr>
        <w:t xml:space="preserve">, 4 orang </w:t>
      </w:r>
      <w:proofErr w:type="spellStart"/>
      <w:r w:rsidRPr="00AA0913">
        <w:rPr>
          <w:rFonts w:cstheme="minorHAnsi"/>
        </w:rPr>
        <w:t>mahasiswa</w:t>
      </w:r>
      <w:proofErr w:type="spellEnd"/>
      <w:r w:rsidRPr="00AA0913">
        <w:rPr>
          <w:rFonts w:cstheme="minorHAnsi"/>
        </w:rPr>
        <w:t xml:space="preserve"> </w:t>
      </w:r>
      <w:proofErr w:type="spellStart"/>
      <w:r w:rsidRPr="00AA0913">
        <w:rPr>
          <w:rFonts w:cstheme="minorHAnsi"/>
        </w:rPr>
        <w:t>menjadi</w:t>
      </w:r>
      <w:proofErr w:type="spellEnd"/>
      <w:r w:rsidRPr="00AA0913">
        <w:rPr>
          <w:rFonts w:cstheme="minorHAnsi"/>
        </w:rPr>
        <w:t xml:space="preserve"> </w:t>
      </w:r>
      <w:proofErr w:type="spellStart"/>
      <w:r w:rsidRPr="00AA0913">
        <w:rPr>
          <w:rFonts w:cstheme="minorHAnsi"/>
        </w:rPr>
        <w:t>juara</w:t>
      </w:r>
      <w:proofErr w:type="spellEnd"/>
      <w:r w:rsidRPr="00AA0913">
        <w:rPr>
          <w:rFonts w:cstheme="minorHAnsi"/>
        </w:rPr>
        <w:t xml:space="preserve"> di </w:t>
      </w:r>
      <w:proofErr w:type="spellStart"/>
      <w:r w:rsidRPr="00AA0913">
        <w:rPr>
          <w:rFonts w:cstheme="minorHAnsi"/>
        </w:rPr>
        <w:t>tingkat</w:t>
      </w:r>
      <w:proofErr w:type="spellEnd"/>
      <w:r w:rsidRPr="00AA0913">
        <w:rPr>
          <w:rFonts w:cstheme="minorHAnsi"/>
        </w:rPr>
        <w:t xml:space="preserve"> </w:t>
      </w:r>
      <w:proofErr w:type="spellStart"/>
      <w:r w:rsidRPr="00AA0913">
        <w:rPr>
          <w:rFonts w:cstheme="minorHAnsi"/>
        </w:rPr>
        <w:t>nasional</w:t>
      </w:r>
      <w:proofErr w:type="spellEnd"/>
      <w:r w:rsidRPr="00AA0913">
        <w:rPr>
          <w:rFonts w:cstheme="minorHAnsi"/>
        </w:rPr>
        <w:t xml:space="preserve">, dan 11 orang </w:t>
      </w:r>
      <w:proofErr w:type="spellStart"/>
      <w:r w:rsidRPr="00AA0913">
        <w:rPr>
          <w:rFonts w:cstheme="minorHAnsi"/>
        </w:rPr>
        <w:t>mahasiswa</w:t>
      </w:r>
      <w:proofErr w:type="spellEnd"/>
      <w:r w:rsidRPr="00AA0913">
        <w:rPr>
          <w:rFonts w:cstheme="minorHAnsi"/>
        </w:rPr>
        <w:t xml:space="preserve"> </w:t>
      </w:r>
      <w:proofErr w:type="spellStart"/>
      <w:r w:rsidRPr="00AA0913">
        <w:rPr>
          <w:rFonts w:cstheme="minorHAnsi"/>
        </w:rPr>
        <w:t>menjadi</w:t>
      </w:r>
      <w:proofErr w:type="spellEnd"/>
      <w:r w:rsidRPr="00AA0913">
        <w:rPr>
          <w:rFonts w:cstheme="minorHAnsi"/>
        </w:rPr>
        <w:t xml:space="preserve"> </w:t>
      </w:r>
      <w:proofErr w:type="spellStart"/>
      <w:r w:rsidRPr="00AA0913">
        <w:rPr>
          <w:rFonts w:cstheme="minorHAnsi"/>
        </w:rPr>
        <w:t>juara</w:t>
      </w:r>
      <w:proofErr w:type="spellEnd"/>
      <w:r w:rsidRPr="00AA0913">
        <w:rPr>
          <w:rFonts w:cstheme="minorHAnsi"/>
        </w:rPr>
        <w:t xml:space="preserve"> di </w:t>
      </w:r>
      <w:proofErr w:type="spellStart"/>
      <w:r w:rsidRPr="00AA0913">
        <w:rPr>
          <w:rFonts w:cstheme="minorHAnsi"/>
        </w:rPr>
        <w:t>tingkat</w:t>
      </w:r>
      <w:proofErr w:type="spellEnd"/>
      <w:r w:rsidRPr="00AA0913">
        <w:rPr>
          <w:rFonts w:cstheme="minorHAnsi"/>
        </w:rPr>
        <w:t xml:space="preserve"> </w:t>
      </w:r>
      <w:proofErr w:type="spellStart"/>
      <w:r w:rsidRPr="00AA0913">
        <w:rPr>
          <w:rFonts w:cstheme="minorHAnsi"/>
        </w:rPr>
        <w:t>lokal</w:t>
      </w:r>
      <w:proofErr w:type="spellEnd"/>
      <w:r w:rsidRPr="00AA0913">
        <w:rPr>
          <w:rFonts w:cstheme="minorHAnsi"/>
        </w:rPr>
        <w:t xml:space="preserve">. </w:t>
      </w:r>
      <w:proofErr w:type="spellStart"/>
      <w:r w:rsidRPr="00AA0913">
        <w:rPr>
          <w:rFonts w:cstheme="minorHAnsi"/>
        </w:rPr>
        <w:t>Berikut</w:t>
      </w:r>
      <w:proofErr w:type="spellEnd"/>
      <w:r w:rsidRPr="00AA0913">
        <w:rPr>
          <w:rFonts w:cstheme="minorHAnsi"/>
        </w:rPr>
        <w:t xml:space="preserve"> data </w:t>
      </w:r>
      <w:proofErr w:type="spellStart"/>
      <w:r w:rsidRPr="00AA0913">
        <w:rPr>
          <w:rFonts w:cstheme="minorHAnsi"/>
        </w:rPr>
        <w:t>prestasi</w:t>
      </w:r>
      <w:proofErr w:type="spellEnd"/>
      <w:r w:rsidRPr="00AA0913">
        <w:rPr>
          <w:rFonts w:cstheme="minorHAnsi"/>
        </w:rPr>
        <w:t xml:space="preserve"> </w:t>
      </w:r>
      <w:proofErr w:type="spellStart"/>
      <w:r w:rsidRPr="00AA0913">
        <w:rPr>
          <w:rFonts w:cstheme="minorHAnsi"/>
        </w:rPr>
        <w:t>akademik</w:t>
      </w:r>
      <w:proofErr w:type="spellEnd"/>
      <w:r w:rsidRPr="00AA0913">
        <w:rPr>
          <w:rFonts w:cstheme="minorHAnsi"/>
        </w:rPr>
        <w:t xml:space="preserve"> (</w:t>
      </w:r>
      <w:proofErr w:type="spellStart"/>
      <w:r w:rsidRPr="00AA0913">
        <w:rPr>
          <w:rFonts w:cstheme="minorHAnsi"/>
        </w:rPr>
        <w:t>seperti</w:t>
      </w:r>
      <w:proofErr w:type="spellEnd"/>
      <w:r w:rsidRPr="00AA0913">
        <w:rPr>
          <w:rFonts w:cstheme="minorHAnsi"/>
        </w:rPr>
        <w:t xml:space="preserve"> </w:t>
      </w:r>
      <w:proofErr w:type="spellStart"/>
      <w:r w:rsidRPr="00AA0913">
        <w:rPr>
          <w:rFonts w:cstheme="minorHAnsi"/>
        </w:rPr>
        <w:t>pemenang</w:t>
      </w:r>
      <w:proofErr w:type="spellEnd"/>
      <w:r w:rsidRPr="00AA0913">
        <w:rPr>
          <w:rFonts w:cstheme="minorHAnsi"/>
        </w:rPr>
        <w:t xml:space="preserve"> </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juara</w:t>
      </w:r>
      <w:proofErr w:type="spellEnd"/>
      <w:r w:rsidRPr="00AA0913">
        <w:rPr>
          <w:rFonts w:cstheme="minorHAnsi"/>
        </w:rPr>
        <w:t xml:space="preserve"> 1,2,3 </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harapan</w:t>
      </w:r>
      <w:proofErr w:type="spellEnd"/>
      <w:r w:rsidRPr="00AA0913">
        <w:rPr>
          <w:rFonts w:cstheme="minorHAnsi"/>
        </w:rPr>
        <w:t xml:space="preserve">) dan </w:t>
      </w:r>
      <w:proofErr w:type="spellStart"/>
      <w:r w:rsidRPr="00AA0913">
        <w:rPr>
          <w:rFonts w:cstheme="minorHAnsi"/>
        </w:rPr>
        <w:t>prestasi</w:t>
      </w:r>
      <w:proofErr w:type="spellEnd"/>
      <w:r w:rsidRPr="00AA0913">
        <w:rPr>
          <w:rFonts w:cstheme="minorHAnsi"/>
        </w:rPr>
        <w:t xml:space="preserve"> non-</w:t>
      </w:r>
      <w:proofErr w:type="spellStart"/>
      <w:r w:rsidRPr="00AA0913">
        <w:rPr>
          <w:rFonts w:cstheme="minorHAnsi"/>
        </w:rPr>
        <w:t>akademik</w:t>
      </w:r>
      <w:proofErr w:type="spellEnd"/>
      <w:r w:rsidRPr="00AA0913">
        <w:rPr>
          <w:rFonts w:cstheme="minorHAnsi"/>
        </w:rPr>
        <w:t xml:space="preserve"> (</w:t>
      </w:r>
      <w:proofErr w:type="spellStart"/>
      <w:r w:rsidRPr="00AA0913">
        <w:rPr>
          <w:rFonts w:cstheme="minorHAnsi"/>
        </w:rPr>
        <w:t>seperti</w:t>
      </w:r>
      <w:proofErr w:type="spellEnd"/>
      <w:r w:rsidRPr="00AA0913">
        <w:rPr>
          <w:rFonts w:cstheme="minorHAnsi"/>
        </w:rPr>
        <w:t xml:space="preserve"> </w:t>
      </w:r>
      <w:proofErr w:type="spellStart"/>
      <w:r w:rsidRPr="00AA0913">
        <w:rPr>
          <w:rFonts w:cstheme="minorHAnsi"/>
        </w:rPr>
        <w:t>bidang</w:t>
      </w:r>
      <w:proofErr w:type="spellEnd"/>
      <w:r w:rsidRPr="00AA0913">
        <w:rPr>
          <w:rFonts w:cstheme="minorHAnsi"/>
        </w:rPr>
        <w:t xml:space="preserve"> </w:t>
      </w:r>
      <w:proofErr w:type="spellStart"/>
      <w:r w:rsidRPr="00AA0913">
        <w:rPr>
          <w:rFonts w:cstheme="minorHAnsi"/>
        </w:rPr>
        <w:t>olahraga</w:t>
      </w:r>
      <w:proofErr w:type="spellEnd"/>
      <w:r w:rsidRPr="00AA0913">
        <w:rPr>
          <w:rFonts w:cstheme="minorHAnsi"/>
        </w:rPr>
        <w:t xml:space="preserve">) </w:t>
      </w:r>
      <w:proofErr w:type="spellStart"/>
      <w:r w:rsidRPr="00AA0913">
        <w:rPr>
          <w:rFonts w:cstheme="minorHAnsi"/>
        </w:rPr>
        <w:t>dalam</w:t>
      </w:r>
      <w:proofErr w:type="spellEnd"/>
      <w:r w:rsidRPr="00AA0913">
        <w:rPr>
          <w:rFonts w:cstheme="minorHAnsi"/>
        </w:rPr>
        <w:t xml:space="preserve"> </w:t>
      </w:r>
      <w:proofErr w:type="spellStart"/>
      <w:r w:rsidRPr="00AA0913">
        <w:rPr>
          <w:rFonts w:cstheme="minorHAnsi"/>
        </w:rPr>
        <w:t>tiga</w:t>
      </w:r>
      <w:proofErr w:type="spellEnd"/>
      <w:r w:rsidRPr="00AA0913">
        <w:rPr>
          <w:rFonts w:cstheme="minorHAnsi"/>
        </w:rPr>
        <w:t xml:space="preserve"> </w:t>
      </w:r>
      <w:proofErr w:type="spellStart"/>
      <w:r w:rsidRPr="00AA0913">
        <w:rPr>
          <w:rFonts w:cstheme="minorHAnsi"/>
        </w:rPr>
        <w:t>tahun</w:t>
      </w:r>
      <w:proofErr w:type="spellEnd"/>
      <w:r w:rsidRPr="00AA0913">
        <w:rPr>
          <w:rFonts w:cstheme="minorHAnsi"/>
        </w:rPr>
        <w:t xml:space="preserve"> </w:t>
      </w:r>
      <w:proofErr w:type="spellStart"/>
      <w:r w:rsidRPr="00AA0913">
        <w:rPr>
          <w:rFonts w:cstheme="minorHAnsi"/>
        </w:rPr>
        <w:t>terakhir</w:t>
      </w:r>
      <w:proofErr w:type="spellEnd"/>
      <w:r w:rsidRPr="00AA0913">
        <w:rPr>
          <w:rFonts w:cstheme="minorHAnsi"/>
        </w:rPr>
        <w:t xml:space="preserve"> (</w:t>
      </w:r>
      <w:proofErr w:type="spellStart"/>
      <w:r w:rsidRPr="00AA0913">
        <w:rPr>
          <w:rFonts w:cstheme="minorHAnsi"/>
        </w:rPr>
        <w:t>Tabel</w:t>
      </w:r>
      <w:proofErr w:type="spellEnd"/>
      <w:r w:rsidRPr="00AA0913">
        <w:rPr>
          <w:rFonts w:cstheme="minorHAnsi"/>
        </w:rPr>
        <w:t xml:space="preserve"> 9.1.2.2)</w:t>
      </w:r>
    </w:p>
    <w:p w14:paraId="2469FFD2" w14:textId="77777777" w:rsidR="00AA0913" w:rsidRPr="00AA0913" w:rsidRDefault="00AA0913" w:rsidP="00AA0913">
      <w:pPr>
        <w:spacing w:after="0" w:line="240" w:lineRule="auto"/>
        <w:contextualSpacing/>
        <w:jc w:val="both"/>
        <w:rPr>
          <w:rFonts w:cstheme="minorHAnsi"/>
        </w:rPr>
      </w:pPr>
    </w:p>
    <w:p w14:paraId="1187D91C"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Tabel</w:t>
      </w:r>
      <w:proofErr w:type="spellEnd"/>
      <w:r w:rsidRPr="00AA0913">
        <w:rPr>
          <w:rFonts w:cstheme="minorHAnsi"/>
        </w:rPr>
        <w:t xml:space="preserve"> 9.1.2.2 </w:t>
      </w:r>
      <w:proofErr w:type="spellStart"/>
      <w:r w:rsidRPr="00AA0913">
        <w:rPr>
          <w:rFonts w:cstheme="minorHAnsi"/>
        </w:rPr>
        <w:t>Prestasi</w:t>
      </w:r>
      <w:proofErr w:type="spellEnd"/>
      <w:r w:rsidRPr="00AA0913">
        <w:rPr>
          <w:rFonts w:cstheme="minorHAnsi"/>
        </w:rPr>
        <w:t xml:space="preserve"> </w:t>
      </w:r>
      <w:proofErr w:type="spellStart"/>
      <w:r w:rsidRPr="00AA0913">
        <w:rPr>
          <w:rFonts w:cstheme="minorHAnsi"/>
        </w:rPr>
        <w:t>Mahasiswa</w:t>
      </w:r>
      <w:proofErr w:type="spellEnd"/>
    </w:p>
    <w:p w14:paraId="23A0B508" w14:textId="77777777" w:rsidR="00AA0913" w:rsidRPr="00AA0913" w:rsidRDefault="00AA0913" w:rsidP="00AA0913">
      <w:pPr>
        <w:spacing w:after="0" w:line="240" w:lineRule="auto"/>
        <w:contextualSpacing/>
        <w:jc w:val="both"/>
        <w:rPr>
          <w:rFonts w:cstheme="minorHAnsi"/>
        </w:rPr>
      </w:pPr>
    </w:p>
    <w:tbl>
      <w:tblPr>
        <w:tblW w:w="9189" w:type="dxa"/>
        <w:jc w:val="center"/>
        <w:tblLayout w:type="fixed"/>
        <w:tblCellMar>
          <w:top w:w="15" w:type="dxa"/>
          <w:bottom w:w="15" w:type="dxa"/>
        </w:tblCellMar>
        <w:tblLook w:val="04A0" w:firstRow="1" w:lastRow="0" w:firstColumn="1" w:lastColumn="0" w:noHBand="0" w:noVBand="1"/>
      </w:tblPr>
      <w:tblGrid>
        <w:gridCol w:w="518"/>
        <w:gridCol w:w="1367"/>
        <w:gridCol w:w="3285"/>
        <w:gridCol w:w="1350"/>
        <w:gridCol w:w="1170"/>
        <w:gridCol w:w="891"/>
        <w:gridCol w:w="608"/>
      </w:tblGrid>
      <w:tr w:rsidR="00AA0913" w:rsidRPr="00AA0913" w14:paraId="6F55D6DF" w14:textId="77777777" w:rsidTr="0D117C43">
        <w:trPr>
          <w:trHeight w:val="300"/>
          <w:tblHeader/>
          <w:jc w:val="center"/>
        </w:trPr>
        <w:tc>
          <w:tcPr>
            <w:tcW w:w="518" w:type="dxa"/>
            <w:vMerge w:val="restart"/>
            <w:tcBorders>
              <w:top w:val="single" w:sz="4" w:space="0" w:color="auto"/>
              <w:left w:val="single" w:sz="4" w:space="0" w:color="auto"/>
              <w:bottom w:val="nil"/>
              <w:right w:val="single" w:sz="4" w:space="0" w:color="auto"/>
            </w:tcBorders>
            <w:shd w:val="clear" w:color="auto" w:fill="BDD7EE"/>
            <w:noWrap/>
            <w:vAlign w:val="center"/>
            <w:hideMark/>
          </w:tcPr>
          <w:p w14:paraId="674DADAD" w14:textId="77777777" w:rsidR="00AA0913" w:rsidRPr="00AA0913" w:rsidRDefault="00AA0913" w:rsidP="00AA0913">
            <w:pPr>
              <w:spacing w:after="0" w:line="240" w:lineRule="auto"/>
              <w:contextualSpacing/>
              <w:jc w:val="center"/>
              <w:rPr>
                <w:rFonts w:cstheme="minorHAnsi"/>
                <w:b/>
                <w:bCs/>
              </w:rPr>
            </w:pPr>
            <w:r w:rsidRPr="00AA0913">
              <w:rPr>
                <w:rFonts w:cstheme="minorHAnsi"/>
                <w:b/>
                <w:bCs/>
              </w:rPr>
              <w:t>No</w:t>
            </w:r>
          </w:p>
        </w:tc>
        <w:tc>
          <w:tcPr>
            <w:tcW w:w="1367" w:type="dxa"/>
            <w:vMerge w:val="restart"/>
            <w:tcBorders>
              <w:top w:val="single" w:sz="4" w:space="0" w:color="auto"/>
              <w:left w:val="single" w:sz="4" w:space="0" w:color="auto"/>
              <w:bottom w:val="nil"/>
              <w:right w:val="single" w:sz="4" w:space="0" w:color="auto"/>
            </w:tcBorders>
            <w:shd w:val="clear" w:color="auto" w:fill="BDD7EE"/>
            <w:noWrap/>
            <w:hideMark/>
          </w:tcPr>
          <w:p w14:paraId="2A0CA169" w14:textId="77777777" w:rsidR="00AA0913" w:rsidRPr="00AA0913" w:rsidRDefault="00AA0913" w:rsidP="00AA0913">
            <w:pPr>
              <w:spacing w:after="0" w:line="240" w:lineRule="auto"/>
              <w:contextualSpacing/>
              <w:jc w:val="center"/>
              <w:rPr>
                <w:rFonts w:cstheme="minorHAnsi"/>
                <w:b/>
                <w:bCs/>
              </w:rPr>
            </w:pPr>
            <w:r w:rsidRPr="00AA0913">
              <w:rPr>
                <w:rFonts w:cstheme="minorHAnsi"/>
                <w:b/>
                <w:bCs/>
              </w:rPr>
              <w:t xml:space="preserve">Nama </w:t>
            </w:r>
            <w:proofErr w:type="spellStart"/>
            <w:r w:rsidRPr="00AA0913">
              <w:rPr>
                <w:rFonts w:cstheme="minorHAnsi"/>
                <w:b/>
                <w:bCs/>
              </w:rPr>
              <w:t>Mahasiswa</w:t>
            </w:r>
            <w:proofErr w:type="spellEnd"/>
          </w:p>
        </w:tc>
        <w:tc>
          <w:tcPr>
            <w:tcW w:w="3285" w:type="dxa"/>
            <w:vMerge w:val="restart"/>
            <w:tcBorders>
              <w:top w:val="single" w:sz="4" w:space="0" w:color="auto"/>
              <w:left w:val="single" w:sz="4" w:space="0" w:color="auto"/>
              <w:bottom w:val="nil"/>
              <w:right w:val="single" w:sz="4" w:space="0" w:color="auto"/>
            </w:tcBorders>
            <w:shd w:val="clear" w:color="auto" w:fill="BDD7EE"/>
            <w:noWrap/>
            <w:vAlign w:val="center"/>
            <w:hideMark/>
          </w:tcPr>
          <w:p w14:paraId="419911A3" w14:textId="77777777" w:rsidR="00AA0913" w:rsidRPr="00AA0913" w:rsidRDefault="00AA0913" w:rsidP="00AA0913">
            <w:pPr>
              <w:spacing w:after="0" w:line="240" w:lineRule="auto"/>
              <w:contextualSpacing/>
              <w:jc w:val="center"/>
              <w:rPr>
                <w:rFonts w:cstheme="minorHAnsi"/>
                <w:b/>
                <w:bCs/>
              </w:rPr>
            </w:pPr>
            <w:proofErr w:type="spellStart"/>
            <w:r w:rsidRPr="00AA0913">
              <w:rPr>
                <w:rFonts w:cstheme="minorHAnsi"/>
                <w:b/>
                <w:bCs/>
              </w:rPr>
              <w:t>Prestasi</w:t>
            </w:r>
            <w:proofErr w:type="spellEnd"/>
            <w:r w:rsidRPr="00AA0913">
              <w:rPr>
                <w:rFonts w:cstheme="minorHAnsi"/>
                <w:b/>
                <w:bCs/>
              </w:rPr>
              <w:t xml:space="preserve"> yang </w:t>
            </w:r>
            <w:proofErr w:type="spellStart"/>
            <w:r w:rsidRPr="00AA0913">
              <w:rPr>
                <w:rFonts w:cstheme="minorHAnsi"/>
                <w:b/>
                <w:bCs/>
              </w:rPr>
              <w:t>Dicapai</w:t>
            </w:r>
            <w:proofErr w:type="spellEnd"/>
          </w:p>
        </w:tc>
        <w:tc>
          <w:tcPr>
            <w:tcW w:w="1350" w:type="dxa"/>
            <w:vMerge w:val="restart"/>
            <w:tcBorders>
              <w:top w:val="single" w:sz="4" w:space="0" w:color="auto"/>
              <w:left w:val="single" w:sz="4" w:space="0" w:color="auto"/>
              <w:bottom w:val="nil"/>
              <w:right w:val="single" w:sz="4" w:space="0" w:color="auto"/>
            </w:tcBorders>
            <w:shd w:val="clear" w:color="auto" w:fill="BDD7EE"/>
            <w:noWrap/>
            <w:vAlign w:val="center"/>
            <w:hideMark/>
          </w:tcPr>
          <w:p w14:paraId="2846618C" w14:textId="77777777" w:rsidR="00AA0913" w:rsidRPr="00AA0913" w:rsidRDefault="00AA0913" w:rsidP="00AA0913">
            <w:pPr>
              <w:spacing w:after="0" w:line="240" w:lineRule="auto"/>
              <w:contextualSpacing/>
              <w:jc w:val="center"/>
              <w:rPr>
                <w:rFonts w:cstheme="minorHAnsi"/>
                <w:b/>
                <w:bCs/>
              </w:rPr>
            </w:pPr>
            <w:r w:rsidRPr="00AA0913">
              <w:rPr>
                <w:rFonts w:cstheme="minorHAnsi"/>
                <w:b/>
                <w:bCs/>
              </w:rPr>
              <w:t xml:space="preserve">Waktu </w:t>
            </w:r>
            <w:proofErr w:type="spellStart"/>
            <w:r w:rsidRPr="00AA0913">
              <w:rPr>
                <w:rFonts w:cstheme="minorHAnsi"/>
                <w:b/>
                <w:bCs/>
              </w:rPr>
              <w:t>Pencapaian</w:t>
            </w:r>
            <w:proofErr w:type="spellEnd"/>
          </w:p>
        </w:tc>
        <w:tc>
          <w:tcPr>
            <w:tcW w:w="2669" w:type="dxa"/>
            <w:gridSpan w:val="3"/>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2F190EB4" w14:textId="77777777" w:rsidR="00AA0913" w:rsidRPr="00AA0913" w:rsidRDefault="00AA0913" w:rsidP="00AA0913">
            <w:pPr>
              <w:spacing w:after="0" w:line="240" w:lineRule="auto"/>
              <w:contextualSpacing/>
              <w:jc w:val="center"/>
              <w:rPr>
                <w:rFonts w:cstheme="minorHAnsi"/>
                <w:b/>
                <w:bCs/>
              </w:rPr>
            </w:pPr>
            <w:r w:rsidRPr="00AA0913">
              <w:rPr>
                <w:rFonts w:cstheme="minorHAnsi"/>
                <w:b/>
                <w:bCs/>
              </w:rPr>
              <w:t>Tingkat</w:t>
            </w:r>
          </w:p>
        </w:tc>
      </w:tr>
      <w:tr w:rsidR="00AA0913" w:rsidRPr="00AA0913" w14:paraId="461EC84F" w14:textId="77777777" w:rsidTr="0D117C43">
        <w:trPr>
          <w:trHeight w:val="300"/>
          <w:tblHeader/>
          <w:jc w:val="center"/>
        </w:trPr>
        <w:tc>
          <w:tcPr>
            <w:tcW w:w="518" w:type="dxa"/>
            <w:vMerge/>
            <w:vAlign w:val="center"/>
            <w:hideMark/>
          </w:tcPr>
          <w:p w14:paraId="4B210DCA" w14:textId="77777777" w:rsidR="00AA0913" w:rsidRPr="00AA0913" w:rsidRDefault="00AA0913" w:rsidP="00AA0913">
            <w:pPr>
              <w:spacing w:after="0" w:line="240" w:lineRule="auto"/>
              <w:contextualSpacing/>
              <w:jc w:val="center"/>
              <w:rPr>
                <w:rFonts w:cstheme="minorHAnsi"/>
                <w:b/>
                <w:bCs/>
              </w:rPr>
            </w:pPr>
          </w:p>
        </w:tc>
        <w:tc>
          <w:tcPr>
            <w:tcW w:w="1367" w:type="dxa"/>
            <w:vMerge/>
            <w:hideMark/>
          </w:tcPr>
          <w:p w14:paraId="4E1AE40F" w14:textId="77777777" w:rsidR="00AA0913" w:rsidRPr="00AA0913" w:rsidRDefault="00AA0913" w:rsidP="00AA0913">
            <w:pPr>
              <w:spacing w:after="0" w:line="240" w:lineRule="auto"/>
              <w:contextualSpacing/>
              <w:jc w:val="center"/>
              <w:rPr>
                <w:rFonts w:cstheme="minorHAnsi"/>
                <w:b/>
                <w:bCs/>
              </w:rPr>
            </w:pPr>
          </w:p>
        </w:tc>
        <w:tc>
          <w:tcPr>
            <w:tcW w:w="3285" w:type="dxa"/>
            <w:vMerge/>
            <w:vAlign w:val="center"/>
            <w:hideMark/>
          </w:tcPr>
          <w:p w14:paraId="78ABFFF1" w14:textId="77777777" w:rsidR="00AA0913" w:rsidRPr="00AA0913" w:rsidRDefault="00AA0913" w:rsidP="00AA0913">
            <w:pPr>
              <w:spacing w:after="0" w:line="240" w:lineRule="auto"/>
              <w:contextualSpacing/>
              <w:jc w:val="center"/>
              <w:rPr>
                <w:rFonts w:cstheme="minorHAnsi"/>
                <w:b/>
                <w:bCs/>
              </w:rPr>
            </w:pPr>
          </w:p>
        </w:tc>
        <w:tc>
          <w:tcPr>
            <w:tcW w:w="1350" w:type="dxa"/>
            <w:vMerge/>
            <w:vAlign w:val="center"/>
            <w:hideMark/>
          </w:tcPr>
          <w:p w14:paraId="7986C159" w14:textId="77777777" w:rsidR="00AA0913" w:rsidRPr="00AA0913" w:rsidRDefault="00AA0913" w:rsidP="00AA0913">
            <w:pPr>
              <w:spacing w:after="0" w:line="240" w:lineRule="auto"/>
              <w:contextualSpacing/>
              <w:jc w:val="center"/>
              <w:rPr>
                <w:rFonts w:cstheme="minorHAnsi"/>
                <w:b/>
                <w:bCs/>
              </w:rPr>
            </w:pPr>
          </w:p>
        </w:tc>
        <w:tc>
          <w:tcPr>
            <w:tcW w:w="1170"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41B47CD3" w14:textId="77777777" w:rsidR="00AA0913" w:rsidRPr="00AA0913" w:rsidRDefault="00AA0913" w:rsidP="00AA0913">
            <w:pPr>
              <w:spacing w:after="0" w:line="240" w:lineRule="auto"/>
              <w:contextualSpacing/>
              <w:jc w:val="center"/>
              <w:rPr>
                <w:rFonts w:cstheme="minorHAnsi"/>
                <w:b/>
                <w:bCs/>
              </w:rPr>
            </w:pPr>
            <w:proofErr w:type="spellStart"/>
            <w:r w:rsidRPr="00AA0913">
              <w:rPr>
                <w:rFonts w:cstheme="minorHAnsi"/>
                <w:b/>
                <w:bCs/>
              </w:rPr>
              <w:t>Internasional</w:t>
            </w:r>
            <w:proofErr w:type="spellEnd"/>
          </w:p>
        </w:tc>
        <w:tc>
          <w:tcPr>
            <w:tcW w:w="891"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4425907B" w14:textId="77777777" w:rsidR="00AA0913" w:rsidRPr="00AA0913" w:rsidRDefault="00AA0913" w:rsidP="00AA0913">
            <w:pPr>
              <w:spacing w:after="0" w:line="240" w:lineRule="auto"/>
              <w:contextualSpacing/>
              <w:jc w:val="center"/>
              <w:rPr>
                <w:rFonts w:cstheme="minorHAnsi"/>
                <w:b/>
                <w:bCs/>
              </w:rPr>
            </w:pPr>
            <w:r w:rsidRPr="00AA0913">
              <w:rPr>
                <w:rFonts w:cstheme="minorHAnsi"/>
                <w:b/>
                <w:bCs/>
              </w:rPr>
              <w:t>Nasional</w:t>
            </w:r>
          </w:p>
        </w:tc>
        <w:tc>
          <w:tcPr>
            <w:tcW w:w="608"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702492C0" w14:textId="77777777" w:rsidR="00AA0913" w:rsidRPr="00AA0913" w:rsidRDefault="00AA0913" w:rsidP="00AA0913">
            <w:pPr>
              <w:spacing w:after="0" w:line="240" w:lineRule="auto"/>
              <w:contextualSpacing/>
              <w:jc w:val="center"/>
              <w:rPr>
                <w:rFonts w:cstheme="minorHAnsi"/>
                <w:b/>
                <w:bCs/>
              </w:rPr>
            </w:pPr>
            <w:proofErr w:type="spellStart"/>
            <w:r w:rsidRPr="00AA0913">
              <w:rPr>
                <w:rFonts w:cstheme="minorHAnsi"/>
                <w:b/>
                <w:bCs/>
              </w:rPr>
              <w:t>Lokal</w:t>
            </w:r>
            <w:proofErr w:type="spellEnd"/>
          </w:p>
        </w:tc>
      </w:tr>
      <w:tr w:rsidR="00AA0913" w:rsidRPr="00AA0913" w14:paraId="6307F450" w14:textId="77777777" w:rsidTr="0D117C43">
        <w:trPr>
          <w:trHeight w:val="300"/>
          <w:tblHeader/>
          <w:jc w:val="center"/>
        </w:trPr>
        <w:tc>
          <w:tcPr>
            <w:tcW w:w="518"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center"/>
            <w:hideMark/>
          </w:tcPr>
          <w:p w14:paraId="25F76295" w14:textId="77777777" w:rsidR="00AA0913" w:rsidRPr="00AA0913" w:rsidRDefault="00AA0913" w:rsidP="00AA0913">
            <w:pPr>
              <w:spacing w:after="0" w:line="240" w:lineRule="auto"/>
              <w:contextualSpacing/>
              <w:jc w:val="center"/>
              <w:rPr>
                <w:rFonts w:cstheme="minorHAnsi"/>
                <w:b/>
                <w:bCs/>
              </w:rPr>
            </w:pPr>
            <w:r w:rsidRPr="00AA0913">
              <w:rPr>
                <w:rFonts w:cstheme="minorHAnsi"/>
                <w:b/>
                <w:bCs/>
              </w:rPr>
              <w:t>1</w:t>
            </w:r>
          </w:p>
        </w:tc>
        <w:tc>
          <w:tcPr>
            <w:tcW w:w="1367"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hideMark/>
          </w:tcPr>
          <w:p w14:paraId="1E8DA67A" w14:textId="77777777" w:rsidR="00AA0913" w:rsidRPr="00AA0913" w:rsidRDefault="00AA0913" w:rsidP="00AA0913">
            <w:pPr>
              <w:spacing w:after="0" w:line="240" w:lineRule="auto"/>
              <w:contextualSpacing/>
              <w:jc w:val="center"/>
              <w:rPr>
                <w:rFonts w:cstheme="minorHAnsi"/>
                <w:b/>
                <w:bCs/>
              </w:rPr>
            </w:pPr>
            <w:r w:rsidRPr="00AA0913">
              <w:rPr>
                <w:rFonts w:cstheme="minorHAnsi"/>
                <w:b/>
                <w:bCs/>
              </w:rPr>
              <w:t>2</w:t>
            </w:r>
          </w:p>
        </w:tc>
        <w:tc>
          <w:tcPr>
            <w:tcW w:w="3285"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3B386093" w14:textId="77777777" w:rsidR="00AA0913" w:rsidRPr="00AA0913" w:rsidRDefault="00AA0913" w:rsidP="00AA0913">
            <w:pPr>
              <w:spacing w:after="0" w:line="240" w:lineRule="auto"/>
              <w:contextualSpacing/>
              <w:jc w:val="center"/>
              <w:rPr>
                <w:rFonts w:cstheme="minorHAnsi"/>
                <w:b/>
                <w:bCs/>
              </w:rPr>
            </w:pPr>
            <w:r w:rsidRPr="00AA0913">
              <w:rPr>
                <w:rFonts w:cstheme="minorHAnsi"/>
                <w:b/>
                <w:bCs/>
              </w:rPr>
              <w:t>3</w:t>
            </w:r>
          </w:p>
        </w:tc>
        <w:tc>
          <w:tcPr>
            <w:tcW w:w="1350"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7CDDC176" w14:textId="77777777" w:rsidR="00AA0913" w:rsidRPr="00AA0913" w:rsidRDefault="00AA0913" w:rsidP="00AA0913">
            <w:pPr>
              <w:spacing w:after="0" w:line="240" w:lineRule="auto"/>
              <w:contextualSpacing/>
              <w:jc w:val="center"/>
              <w:rPr>
                <w:rFonts w:cstheme="minorHAnsi"/>
                <w:b/>
                <w:bCs/>
              </w:rPr>
            </w:pPr>
            <w:r w:rsidRPr="00AA0913">
              <w:rPr>
                <w:rFonts w:cstheme="minorHAnsi"/>
                <w:b/>
                <w:bCs/>
              </w:rPr>
              <w:t>4</w:t>
            </w:r>
          </w:p>
        </w:tc>
        <w:tc>
          <w:tcPr>
            <w:tcW w:w="1170"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6253D8CE" w14:textId="77777777" w:rsidR="00AA0913" w:rsidRPr="00AA0913" w:rsidRDefault="00AA0913" w:rsidP="00AA0913">
            <w:pPr>
              <w:spacing w:after="0" w:line="240" w:lineRule="auto"/>
              <w:contextualSpacing/>
              <w:jc w:val="center"/>
              <w:rPr>
                <w:rFonts w:cstheme="minorHAnsi"/>
                <w:b/>
                <w:bCs/>
              </w:rPr>
            </w:pPr>
            <w:r w:rsidRPr="00AA0913">
              <w:rPr>
                <w:rFonts w:cstheme="minorHAnsi"/>
                <w:b/>
                <w:bCs/>
              </w:rPr>
              <w:t>5</w:t>
            </w:r>
          </w:p>
        </w:tc>
        <w:tc>
          <w:tcPr>
            <w:tcW w:w="891"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45B14A4D" w14:textId="77777777" w:rsidR="00AA0913" w:rsidRPr="00AA0913" w:rsidRDefault="00AA0913" w:rsidP="00AA0913">
            <w:pPr>
              <w:spacing w:after="0" w:line="240" w:lineRule="auto"/>
              <w:contextualSpacing/>
              <w:jc w:val="center"/>
              <w:rPr>
                <w:rFonts w:cstheme="minorHAnsi"/>
                <w:b/>
                <w:bCs/>
              </w:rPr>
            </w:pPr>
            <w:r w:rsidRPr="00AA0913">
              <w:rPr>
                <w:rFonts w:cstheme="minorHAnsi"/>
                <w:b/>
                <w:bCs/>
              </w:rPr>
              <w:t>6</w:t>
            </w:r>
          </w:p>
        </w:tc>
        <w:tc>
          <w:tcPr>
            <w:tcW w:w="608"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3D7C424A" w14:textId="77777777" w:rsidR="00AA0913" w:rsidRPr="00AA0913" w:rsidRDefault="00AA0913" w:rsidP="00AA0913">
            <w:pPr>
              <w:spacing w:after="0" w:line="240" w:lineRule="auto"/>
              <w:contextualSpacing/>
              <w:jc w:val="center"/>
              <w:rPr>
                <w:rFonts w:cstheme="minorHAnsi"/>
                <w:b/>
                <w:bCs/>
              </w:rPr>
            </w:pPr>
            <w:r w:rsidRPr="00AA0913">
              <w:rPr>
                <w:rFonts w:cstheme="minorHAnsi"/>
                <w:b/>
                <w:bCs/>
              </w:rPr>
              <w:t>7</w:t>
            </w:r>
          </w:p>
        </w:tc>
      </w:tr>
      <w:tr w:rsidR="00AA0913" w:rsidRPr="00AA0913" w14:paraId="13D560E6" w14:textId="77777777" w:rsidTr="0D117C43">
        <w:trPr>
          <w:trHeight w:val="300"/>
          <w:jc w:val="center"/>
        </w:trPr>
        <w:tc>
          <w:tcPr>
            <w:tcW w:w="518" w:type="dxa"/>
            <w:tcBorders>
              <w:top w:val="single" w:sz="4" w:space="0" w:color="auto"/>
              <w:left w:val="single" w:sz="4" w:space="0" w:color="auto"/>
              <w:bottom w:val="single" w:sz="4" w:space="0" w:color="auto"/>
              <w:right w:val="single" w:sz="4" w:space="0" w:color="auto"/>
            </w:tcBorders>
            <w:noWrap/>
            <w:vAlign w:val="center"/>
            <w:hideMark/>
          </w:tcPr>
          <w:p w14:paraId="43347C53" w14:textId="77777777" w:rsidR="00AA0913" w:rsidRPr="00AA0913" w:rsidRDefault="00AA0913" w:rsidP="00AA0913">
            <w:pPr>
              <w:spacing w:after="0" w:line="240" w:lineRule="auto"/>
              <w:contextualSpacing/>
              <w:jc w:val="center"/>
              <w:rPr>
                <w:rFonts w:cstheme="minorHAnsi"/>
              </w:rPr>
            </w:pPr>
            <w:r w:rsidRPr="00AA0913">
              <w:rPr>
                <w:rFonts w:cstheme="minorHAnsi"/>
              </w:rPr>
              <w:t>1</w:t>
            </w:r>
          </w:p>
        </w:tc>
        <w:tc>
          <w:tcPr>
            <w:tcW w:w="1367" w:type="dxa"/>
            <w:tcBorders>
              <w:top w:val="single" w:sz="4" w:space="0" w:color="auto"/>
              <w:left w:val="single" w:sz="4" w:space="0" w:color="auto"/>
              <w:bottom w:val="single" w:sz="4" w:space="0" w:color="auto"/>
              <w:right w:val="single" w:sz="4" w:space="0" w:color="auto"/>
            </w:tcBorders>
            <w:shd w:val="clear" w:color="auto" w:fill="auto"/>
            <w:noWrap/>
            <w:hideMark/>
          </w:tcPr>
          <w:p w14:paraId="4F925F22" w14:textId="77777777" w:rsidR="00AA0913" w:rsidRPr="00AA0913" w:rsidRDefault="00AA0913" w:rsidP="00AA0913">
            <w:pPr>
              <w:spacing w:after="0" w:line="240" w:lineRule="auto"/>
              <w:contextualSpacing/>
              <w:rPr>
                <w:rFonts w:cstheme="minorHAnsi"/>
              </w:rPr>
            </w:pPr>
            <w:proofErr w:type="spellStart"/>
            <w:r w:rsidRPr="00AA0913">
              <w:rPr>
                <w:rFonts w:cstheme="minorHAnsi"/>
              </w:rPr>
              <w:t>Eunike</w:t>
            </w:r>
            <w:proofErr w:type="spellEnd"/>
            <w:r w:rsidRPr="00AA0913">
              <w:rPr>
                <w:rFonts w:cstheme="minorHAnsi"/>
              </w:rPr>
              <w:t xml:space="preserve"> </w:t>
            </w:r>
            <w:proofErr w:type="spellStart"/>
            <w:r w:rsidRPr="00AA0913">
              <w:rPr>
                <w:rFonts w:cstheme="minorHAnsi"/>
              </w:rPr>
              <w:t>Anetha</w:t>
            </w:r>
            <w:proofErr w:type="spellEnd"/>
            <w:r w:rsidRPr="00AA0913">
              <w:rPr>
                <w:rFonts w:cstheme="minorHAnsi"/>
              </w:rPr>
              <w:t xml:space="preserve"> </w:t>
            </w:r>
            <w:proofErr w:type="spellStart"/>
            <w:r w:rsidRPr="00AA0913">
              <w:rPr>
                <w:rFonts w:cstheme="minorHAnsi"/>
              </w:rPr>
              <w:t>Krisetia</w:t>
            </w:r>
            <w:proofErr w:type="spellEnd"/>
          </w:p>
        </w:tc>
        <w:tc>
          <w:tcPr>
            <w:tcW w:w="3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58732B" w14:textId="77777777" w:rsidR="00AA0913" w:rsidRPr="00AA0913" w:rsidRDefault="00AA0913" w:rsidP="00AA0913">
            <w:pPr>
              <w:spacing w:after="0" w:line="240" w:lineRule="auto"/>
              <w:contextualSpacing/>
              <w:rPr>
                <w:rFonts w:cstheme="minorHAnsi"/>
              </w:rPr>
            </w:pPr>
            <w:proofErr w:type="spellStart"/>
            <w:r w:rsidRPr="00AA0913">
              <w:rPr>
                <w:rFonts w:cstheme="minorHAnsi"/>
              </w:rPr>
              <w:t>Juara</w:t>
            </w:r>
            <w:proofErr w:type="spellEnd"/>
            <w:r w:rsidRPr="00AA0913">
              <w:rPr>
                <w:rFonts w:cstheme="minorHAnsi"/>
              </w:rPr>
              <w:t xml:space="preserve"> 1 </w:t>
            </w:r>
            <w:proofErr w:type="spellStart"/>
            <w:r w:rsidRPr="00AA0913">
              <w:rPr>
                <w:rFonts w:cstheme="minorHAnsi"/>
              </w:rPr>
              <w:t>Mawapres</w:t>
            </w:r>
            <w:proofErr w:type="spellEnd"/>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470DF8" w14:textId="77777777" w:rsidR="00AA0913" w:rsidRPr="00AA0913" w:rsidRDefault="00AA0913" w:rsidP="00AA0913">
            <w:pPr>
              <w:spacing w:after="0" w:line="240" w:lineRule="auto"/>
              <w:contextualSpacing/>
              <w:jc w:val="center"/>
              <w:rPr>
                <w:rFonts w:cstheme="minorHAnsi"/>
              </w:rPr>
            </w:pPr>
            <w:proofErr w:type="spellStart"/>
            <w:r w:rsidRPr="00AA0913">
              <w:rPr>
                <w:rFonts w:cstheme="minorHAnsi"/>
              </w:rPr>
              <w:t>Maret</w:t>
            </w:r>
            <w:proofErr w:type="spellEnd"/>
            <w:r w:rsidRPr="00AA0913">
              <w:rPr>
                <w:rFonts w:cstheme="minorHAnsi"/>
              </w:rPr>
              <w:t xml:space="preserve"> 2020</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EF924D" w14:textId="77777777" w:rsidR="00AA0913" w:rsidRPr="00AA0913" w:rsidRDefault="00AA0913" w:rsidP="00AA0913">
            <w:pPr>
              <w:spacing w:after="0" w:line="240" w:lineRule="auto"/>
              <w:contextualSpacing/>
              <w:jc w:val="center"/>
              <w:rPr>
                <w:rFonts w:cstheme="minorHAnsi"/>
              </w:rPr>
            </w:pPr>
          </w:p>
        </w:tc>
        <w:tc>
          <w:tcPr>
            <w:tcW w:w="8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CC5815" w14:textId="77777777" w:rsidR="00AA0913" w:rsidRPr="00AA0913" w:rsidRDefault="00AA0913" w:rsidP="00AA0913">
            <w:pPr>
              <w:spacing w:after="0" w:line="240" w:lineRule="auto"/>
              <w:contextualSpacing/>
              <w:jc w:val="center"/>
              <w:rPr>
                <w:rFonts w:cstheme="minorHAnsi"/>
              </w:rPr>
            </w:pPr>
            <w:r w:rsidRPr="00AA0913">
              <w:rPr>
                <w:rFonts w:cstheme="minorHAnsi"/>
              </w:rPr>
              <w:t>V</w:t>
            </w:r>
          </w:p>
        </w:tc>
        <w:tc>
          <w:tcPr>
            <w:tcW w:w="6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5BFBBC" w14:textId="77777777" w:rsidR="00AA0913" w:rsidRPr="00AA0913" w:rsidRDefault="00AA0913" w:rsidP="00AA0913">
            <w:pPr>
              <w:spacing w:after="0" w:line="240" w:lineRule="auto"/>
              <w:contextualSpacing/>
              <w:jc w:val="center"/>
              <w:rPr>
                <w:rFonts w:cstheme="minorHAnsi"/>
              </w:rPr>
            </w:pPr>
          </w:p>
        </w:tc>
      </w:tr>
      <w:tr w:rsidR="00AA0913" w:rsidRPr="00AA0913" w14:paraId="71EA242D" w14:textId="77777777" w:rsidTr="0D117C43">
        <w:trPr>
          <w:trHeight w:val="300"/>
          <w:jc w:val="center"/>
        </w:trPr>
        <w:tc>
          <w:tcPr>
            <w:tcW w:w="518" w:type="dxa"/>
            <w:tcBorders>
              <w:top w:val="single" w:sz="4" w:space="0" w:color="auto"/>
              <w:left w:val="single" w:sz="4" w:space="0" w:color="auto"/>
              <w:bottom w:val="single" w:sz="4" w:space="0" w:color="auto"/>
              <w:right w:val="single" w:sz="4" w:space="0" w:color="auto"/>
            </w:tcBorders>
            <w:noWrap/>
            <w:vAlign w:val="center"/>
            <w:hideMark/>
          </w:tcPr>
          <w:p w14:paraId="7BF305EF" w14:textId="77777777" w:rsidR="00AA0913" w:rsidRPr="00AA0913" w:rsidRDefault="00AA0913" w:rsidP="00AA0913">
            <w:pPr>
              <w:spacing w:after="0" w:line="240" w:lineRule="auto"/>
              <w:contextualSpacing/>
              <w:jc w:val="center"/>
              <w:rPr>
                <w:rFonts w:cstheme="minorHAnsi"/>
              </w:rPr>
            </w:pPr>
            <w:r w:rsidRPr="00AA0913">
              <w:rPr>
                <w:rFonts w:cstheme="minorHAnsi"/>
              </w:rPr>
              <w:t>2</w:t>
            </w:r>
          </w:p>
        </w:tc>
        <w:tc>
          <w:tcPr>
            <w:tcW w:w="1367" w:type="dxa"/>
            <w:tcBorders>
              <w:top w:val="single" w:sz="8" w:space="0" w:color="auto"/>
              <w:left w:val="single" w:sz="4" w:space="0" w:color="auto"/>
              <w:bottom w:val="single" w:sz="4" w:space="0" w:color="auto"/>
              <w:right w:val="single" w:sz="4" w:space="0" w:color="auto"/>
            </w:tcBorders>
            <w:shd w:val="clear" w:color="auto" w:fill="auto"/>
            <w:noWrap/>
            <w:hideMark/>
          </w:tcPr>
          <w:p w14:paraId="35378C60" w14:textId="77777777" w:rsidR="00AA0913" w:rsidRPr="00AA0913" w:rsidRDefault="00AA0913" w:rsidP="00AA0913">
            <w:pPr>
              <w:spacing w:after="0" w:line="240" w:lineRule="auto"/>
              <w:contextualSpacing/>
              <w:rPr>
                <w:rFonts w:cstheme="minorHAnsi"/>
              </w:rPr>
            </w:pPr>
            <w:proofErr w:type="spellStart"/>
            <w:r w:rsidRPr="00AA0913">
              <w:rPr>
                <w:rFonts w:cstheme="minorHAnsi"/>
              </w:rPr>
              <w:t>Eunike</w:t>
            </w:r>
            <w:proofErr w:type="spellEnd"/>
            <w:r w:rsidRPr="00AA0913">
              <w:rPr>
                <w:rFonts w:cstheme="minorHAnsi"/>
              </w:rPr>
              <w:t xml:space="preserve"> </w:t>
            </w:r>
            <w:proofErr w:type="spellStart"/>
            <w:r w:rsidRPr="00AA0913">
              <w:rPr>
                <w:rFonts w:cstheme="minorHAnsi"/>
              </w:rPr>
              <w:t>Anetha</w:t>
            </w:r>
            <w:proofErr w:type="spellEnd"/>
            <w:r w:rsidRPr="00AA0913">
              <w:rPr>
                <w:rFonts w:cstheme="minorHAnsi"/>
              </w:rPr>
              <w:t xml:space="preserve"> </w:t>
            </w:r>
            <w:proofErr w:type="spellStart"/>
            <w:r w:rsidRPr="00AA0913">
              <w:rPr>
                <w:rFonts w:cstheme="minorHAnsi"/>
              </w:rPr>
              <w:t>Krisetia</w:t>
            </w:r>
            <w:proofErr w:type="spellEnd"/>
          </w:p>
        </w:tc>
        <w:tc>
          <w:tcPr>
            <w:tcW w:w="3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10FDBE" w14:textId="77777777" w:rsidR="00AA0913" w:rsidRPr="00AA0913" w:rsidRDefault="00AA0913" w:rsidP="00AA0913">
            <w:pPr>
              <w:spacing w:after="0" w:line="240" w:lineRule="auto"/>
              <w:contextualSpacing/>
              <w:rPr>
                <w:rFonts w:cstheme="minorHAnsi"/>
              </w:rPr>
            </w:pPr>
            <w:proofErr w:type="spellStart"/>
            <w:r w:rsidRPr="00AA0913">
              <w:rPr>
                <w:rFonts w:cstheme="minorHAnsi"/>
              </w:rPr>
              <w:t>Juara</w:t>
            </w:r>
            <w:proofErr w:type="spellEnd"/>
            <w:r w:rsidRPr="00AA0913">
              <w:rPr>
                <w:rFonts w:cstheme="minorHAnsi"/>
              </w:rPr>
              <w:t xml:space="preserve"> 1 </w:t>
            </w:r>
            <w:proofErr w:type="spellStart"/>
            <w:r w:rsidRPr="00AA0913">
              <w:rPr>
                <w:rFonts w:cstheme="minorHAnsi"/>
              </w:rPr>
              <w:t>Menulis</w:t>
            </w:r>
            <w:proofErr w:type="spellEnd"/>
            <w:r w:rsidRPr="00AA0913">
              <w:rPr>
                <w:rFonts w:cstheme="minorHAnsi"/>
              </w:rPr>
              <w:t xml:space="preserve"> </w:t>
            </w:r>
            <w:proofErr w:type="spellStart"/>
            <w:r w:rsidRPr="00AA0913">
              <w:rPr>
                <w:rFonts w:cstheme="minorHAnsi"/>
              </w:rPr>
              <w:t>Cerita</w:t>
            </w:r>
            <w:proofErr w:type="spellEnd"/>
            <w:r w:rsidRPr="00AA0913">
              <w:rPr>
                <w:rFonts w:cstheme="minorHAnsi"/>
              </w:rPr>
              <w:t xml:space="preserve"> </w:t>
            </w:r>
            <w:proofErr w:type="spellStart"/>
            <w:r w:rsidRPr="00AA0913">
              <w:rPr>
                <w:rFonts w:cstheme="minorHAnsi"/>
              </w:rPr>
              <w:t>Pendek</w:t>
            </w:r>
            <w:proofErr w:type="spellEnd"/>
            <w:r w:rsidRPr="00AA0913">
              <w:rPr>
                <w:rFonts w:cstheme="minorHAnsi"/>
              </w:rPr>
              <w:t xml:space="preserve"> Bahasa Mandarin</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E324B6" w14:textId="77777777" w:rsidR="00AA0913" w:rsidRPr="00AA0913" w:rsidRDefault="00AA0913" w:rsidP="00AA0913">
            <w:pPr>
              <w:spacing w:after="0" w:line="240" w:lineRule="auto"/>
              <w:contextualSpacing/>
              <w:jc w:val="center"/>
              <w:rPr>
                <w:rFonts w:cstheme="minorHAnsi"/>
              </w:rPr>
            </w:pPr>
            <w:r w:rsidRPr="00AA0913">
              <w:rPr>
                <w:rFonts w:cstheme="minorHAnsi"/>
              </w:rPr>
              <w:t xml:space="preserve">3 </w:t>
            </w:r>
            <w:proofErr w:type="spellStart"/>
            <w:r w:rsidRPr="00AA0913">
              <w:rPr>
                <w:rFonts w:cstheme="minorHAnsi"/>
              </w:rPr>
              <w:t>Agustus</w:t>
            </w:r>
            <w:proofErr w:type="spellEnd"/>
            <w:r w:rsidRPr="00AA0913">
              <w:rPr>
                <w:rFonts w:cstheme="minorHAnsi"/>
              </w:rPr>
              <w:t xml:space="preserve"> 2020- 14 September2020</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0426EB" w14:textId="77777777" w:rsidR="00AA0913" w:rsidRPr="00AA0913" w:rsidRDefault="00AA0913" w:rsidP="00AA0913">
            <w:pPr>
              <w:spacing w:after="0" w:line="240" w:lineRule="auto"/>
              <w:contextualSpacing/>
              <w:jc w:val="center"/>
              <w:rPr>
                <w:rFonts w:cstheme="minorHAnsi"/>
              </w:rPr>
            </w:pPr>
          </w:p>
        </w:tc>
        <w:tc>
          <w:tcPr>
            <w:tcW w:w="8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55E62D" w14:textId="77777777" w:rsidR="00AA0913" w:rsidRPr="00AA0913" w:rsidRDefault="00AA0913" w:rsidP="00AA0913">
            <w:pPr>
              <w:spacing w:after="0" w:line="240" w:lineRule="auto"/>
              <w:contextualSpacing/>
              <w:jc w:val="center"/>
              <w:rPr>
                <w:rFonts w:cstheme="minorHAnsi"/>
              </w:rPr>
            </w:pPr>
          </w:p>
        </w:tc>
        <w:tc>
          <w:tcPr>
            <w:tcW w:w="6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6C4043" w14:textId="77777777" w:rsidR="00AA0913" w:rsidRPr="00AA0913" w:rsidRDefault="00AA0913" w:rsidP="00AA0913">
            <w:pPr>
              <w:spacing w:after="0" w:line="240" w:lineRule="auto"/>
              <w:contextualSpacing/>
              <w:jc w:val="center"/>
              <w:rPr>
                <w:rFonts w:cstheme="minorHAnsi"/>
              </w:rPr>
            </w:pPr>
            <w:r w:rsidRPr="00AA0913">
              <w:rPr>
                <w:rFonts w:cstheme="minorHAnsi"/>
              </w:rPr>
              <w:t>V</w:t>
            </w:r>
          </w:p>
        </w:tc>
      </w:tr>
      <w:tr w:rsidR="00AA0913" w:rsidRPr="00AA0913" w14:paraId="404625DE" w14:textId="77777777" w:rsidTr="0D117C43">
        <w:trPr>
          <w:trHeight w:val="300"/>
          <w:jc w:val="center"/>
        </w:trPr>
        <w:tc>
          <w:tcPr>
            <w:tcW w:w="518" w:type="dxa"/>
            <w:tcBorders>
              <w:top w:val="single" w:sz="4" w:space="0" w:color="auto"/>
              <w:left w:val="single" w:sz="4" w:space="0" w:color="auto"/>
              <w:bottom w:val="single" w:sz="4" w:space="0" w:color="auto"/>
              <w:right w:val="single" w:sz="4" w:space="0" w:color="auto"/>
            </w:tcBorders>
            <w:noWrap/>
            <w:vAlign w:val="center"/>
            <w:hideMark/>
          </w:tcPr>
          <w:p w14:paraId="3E7ACA62" w14:textId="77777777" w:rsidR="00AA0913" w:rsidRPr="00AA0913" w:rsidRDefault="00AA0913" w:rsidP="00AA0913">
            <w:pPr>
              <w:spacing w:after="0" w:line="240" w:lineRule="auto"/>
              <w:contextualSpacing/>
              <w:jc w:val="center"/>
              <w:rPr>
                <w:rFonts w:cstheme="minorHAnsi"/>
              </w:rPr>
            </w:pPr>
            <w:r w:rsidRPr="00AA0913">
              <w:rPr>
                <w:rFonts w:cstheme="minorHAnsi"/>
              </w:rPr>
              <w:t>3</w:t>
            </w:r>
          </w:p>
        </w:tc>
        <w:tc>
          <w:tcPr>
            <w:tcW w:w="1367" w:type="dxa"/>
            <w:tcBorders>
              <w:top w:val="nil"/>
              <w:left w:val="single" w:sz="4" w:space="0" w:color="auto"/>
              <w:bottom w:val="single" w:sz="4" w:space="0" w:color="auto"/>
              <w:right w:val="single" w:sz="4" w:space="0" w:color="auto"/>
            </w:tcBorders>
            <w:shd w:val="clear" w:color="auto" w:fill="auto"/>
            <w:noWrap/>
            <w:hideMark/>
          </w:tcPr>
          <w:p w14:paraId="07B2EB25" w14:textId="77777777" w:rsidR="00AA0913" w:rsidRPr="00AA0913" w:rsidRDefault="00AA0913" w:rsidP="00AA0913">
            <w:pPr>
              <w:spacing w:after="0" w:line="240" w:lineRule="auto"/>
              <w:contextualSpacing/>
              <w:rPr>
                <w:rFonts w:cstheme="minorHAnsi"/>
              </w:rPr>
            </w:pPr>
            <w:proofErr w:type="spellStart"/>
            <w:r w:rsidRPr="00AA0913">
              <w:rPr>
                <w:rFonts w:cstheme="minorHAnsi"/>
              </w:rPr>
              <w:t>Eunike</w:t>
            </w:r>
            <w:proofErr w:type="spellEnd"/>
            <w:r w:rsidRPr="00AA0913">
              <w:rPr>
                <w:rFonts w:cstheme="minorHAnsi"/>
              </w:rPr>
              <w:t xml:space="preserve"> </w:t>
            </w:r>
            <w:proofErr w:type="spellStart"/>
            <w:r w:rsidRPr="00AA0913">
              <w:rPr>
                <w:rFonts w:cstheme="minorHAnsi"/>
              </w:rPr>
              <w:t>Anetha</w:t>
            </w:r>
            <w:proofErr w:type="spellEnd"/>
            <w:r w:rsidRPr="00AA0913">
              <w:rPr>
                <w:rFonts w:cstheme="minorHAnsi"/>
              </w:rPr>
              <w:t xml:space="preserve"> </w:t>
            </w:r>
            <w:proofErr w:type="spellStart"/>
            <w:r w:rsidRPr="00AA0913">
              <w:rPr>
                <w:rFonts w:cstheme="minorHAnsi"/>
              </w:rPr>
              <w:t>Krisetia</w:t>
            </w:r>
            <w:proofErr w:type="spellEnd"/>
          </w:p>
        </w:tc>
        <w:tc>
          <w:tcPr>
            <w:tcW w:w="3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F3A03D" w14:textId="77777777" w:rsidR="00AA0913" w:rsidRPr="00AA0913" w:rsidRDefault="00AA0913" w:rsidP="00AA0913">
            <w:pPr>
              <w:spacing w:after="0" w:line="240" w:lineRule="auto"/>
              <w:contextualSpacing/>
              <w:rPr>
                <w:rFonts w:cstheme="minorHAnsi"/>
              </w:rPr>
            </w:pPr>
            <w:proofErr w:type="spellStart"/>
            <w:r w:rsidRPr="00AA0913">
              <w:rPr>
                <w:rFonts w:cstheme="minorHAnsi"/>
              </w:rPr>
              <w:t>Juara</w:t>
            </w:r>
            <w:proofErr w:type="spellEnd"/>
            <w:r w:rsidRPr="00AA0913">
              <w:rPr>
                <w:rFonts w:cstheme="minorHAnsi"/>
              </w:rPr>
              <w:t xml:space="preserve"> 3 </w:t>
            </w:r>
            <w:proofErr w:type="spellStart"/>
            <w:r w:rsidRPr="00AA0913">
              <w:rPr>
                <w:rFonts w:cstheme="minorHAnsi"/>
              </w:rPr>
              <w:t>Lomba</w:t>
            </w:r>
            <w:proofErr w:type="spellEnd"/>
            <w:r w:rsidRPr="00AA0913">
              <w:rPr>
                <w:rFonts w:cstheme="minorHAnsi"/>
              </w:rPr>
              <w:t xml:space="preserve"> </w:t>
            </w:r>
            <w:proofErr w:type="spellStart"/>
            <w:r w:rsidRPr="00AA0913">
              <w:rPr>
                <w:rFonts w:cstheme="minorHAnsi"/>
              </w:rPr>
              <w:t>Puisi</w:t>
            </w:r>
            <w:proofErr w:type="spellEnd"/>
            <w:r w:rsidRPr="00AA0913">
              <w:rPr>
                <w:rFonts w:cstheme="minorHAnsi"/>
              </w:rPr>
              <w:t xml:space="preserve"> “Saya </w:t>
            </w:r>
            <w:proofErr w:type="spellStart"/>
            <w:r w:rsidRPr="00AA0913">
              <w:rPr>
                <w:rFonts w:cstheme="minorHAnsi"/>
              </w:rPr>
              <w:t>Memberi</w:t>
            </w:r>
            <w:proofErr w:type="spellEnd"/>
            <w:r w:rsidRPr="00AA0913">
              <w:rPr>
                <w:rFonts w:cstheme="minorHAnsi"/>
              </w:rPr>
              <w:t xml:space="preserve"> </w:t>
            </w:r>
            <w:proofErr w:type="spellStart"/>
            <w:r w:rsidRPr="00AA0913">
              <w:rPr>
                <w:rFonts w:cstheme="minorHAnsi"/>
              </w:rPr>
              <w:t>Selamat</w:t>
            </w:r>
            <w:proofErr w:type="spellEnd"/>
            <w:r w:rsidRPr="00AA0913">
              <w:rPr>
                <w:rFonts w:cstheme="minorHAnsi"/>
              </w:rPr>
              <w:t xml:space="preserve"> </w:t>
            </w:r>
            <w:proofErr w:type="spellStart"/>
            <w:r w:rsidRPr="00AA0913">
              <w:rPr>
                <w:rFonts w:cstheme="minorHAnsi"/>
              </w:rPr>
              <w:t>Melalui</w:t>
            </w:r>
            <w:proofErr w:type="spellEnd"/>
            <w:r w:rsidRPr="00AA0913">
              <w:rPr>
                <w:rFonts w:cstheme="minorHAnsi"/>
              </w:rPr>
              <w:t xml:space="preserve"> Pusat Bahasa Mandarin UM”</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572E09" w14:textId="77777777" w:rsidR="00AA0913" w:rsidRPr="00AA0913" w:rsidRDefault="00AA0913" w:rsidP="00AA0913">
            <w:pPr>
              <w:spacing w:after="0" w:line="240" w:lineRule="auto"/>
              <w:contextualSpacing/>
              <w:jc w:val="center"/>
              <w:rPr>
                <w:rFonts w:cstheme="minorHAnsi"/>
              </w:rPr>
            </w:pPr>
            <w:r w:rsidRPr="00AA0913">
              <w:rPr>
                <w:rFonts w:cstheme="minorHAnsi"/>
              </w:rPr>
              <w:t xml:space="preserve">5 </w:t>
            </w:r>
            <w:proofErr w:type="spellStart"/>
            <w:r w:rsidRPr="00AA0913">
              <w:rPr>
                <w:rFonts w:cstheme="minorHAnsi"/>
              </w:rPr>
              <w:t>Oktober</w:t>
            </w:r>
            <w:proofErr w:type="spellEnd"/>
            <w:r w:rsidRPr="00AA0913">
              <w:rPr>
                <w:rFonts w:cstheme="minorHAnsi"/>
              </w:rPr>
              <w:t xml:space="preserve"> 2020</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8DDC13" w14:textId="77777777" w:rsidR="00AA0913" w:rsidRPr="00AA0913" w:rsidRDefault="00AA0913" w:rsidP="00AA0913">
            <w:pPr>
              <w:spacing w:after="0" w:line="240" w:lineRule="auto"/>
              <w:contextualSpacing/>
              <w:jc w:val="center"/>
              <w:rPr>
                <w:rFonts w:cstheme="minorHAnsi"/>
              </w:rPr>
            </w:pPr>
          </w:p>
        </w:tc>
        <w:tc>
          <w:tcPr>
            <w:tcW w:w="8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407F5A" w14:textId="77777777" w:rsidR="00AA0913" w:rsidRPr="00AA0913" w:rsidRDefault="00AA0913" w:rsidP="00AA0913">
            <w:pPr>
              <w:spacing w:after="0" w:line="240" w:lineRule="auto"/>
              <w:contextualSpacing/>
              <w:jc w:val="center"/>
              <w:rPr>
                <w:rFonts w:cstheme="minorHAnsi"/>
              </w:rPr>
            </w:pPr>
          </w:p>
        </w:tc>
        <w:tc>
          <w:tcPr>
            <w:tcW w:w="6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6246E1" w14:textId="77777777" w:rsidR="00AA0913" w:rsidRPr="00AA0913" w:rsidRDefault="00AA0913" w:rsidP="00AA0913">
            <w:pPr>
              <w:spacing w:after="0" w:line="240" w:lineRule="auto"/>
              <w:contextualSpacing/>
              <w:jc w:val="center"/>
              <w:rPr>
                <w:rFonts w:cstheme="minorHAnsi"/>
              </w:rPr>
            </w:pPr>
            <w:r w:rsidRPr="00AA0913">
              <w:rPr>
                <w:rFonts w:cstheme="minorHAnsi"/>
              </w:rPr>
              <w:t>V</w:t>
            </w:r>
          </w:p>
        </w:tc>
      </w:tr>
      <w:tr w:rsidR="00AA0913" w:rsidRPr="00AA0913" w14:paraId="5830B399" w14:textId="77777777" w:rsidTr="0D117C43">
        <w:trPr>
          <w:trHeight w:val="300"/>
          <w:jc w:val="center"/>
        </w:trPr>
        <w:tc>
          <w:tcPr>
            <w:tcW w:w="518" w:type="dxa"/>
            <w:tcBorders>
              <w:top w:val="single" w:sz="4" w:space="0" w:color="auto"/>
              <w:left w:val="single" w:sz="4" w:space="0" w:color="auto"/>
              <w:bottom w:val="single" w:sz="4" w:space="0" w:color="auto"/>
              <w:right w:val="single" w:sz="4" w:space="0" w:color="auto"/>
            </w:tcBorders>
            <w:noWrap/>
            <w:vAlign w:val="center"/>
            <w:hideMark/>
          </w:tcPr>
          <w:p w14:paraId="5E27805A" w14:textId="77777777" w:rsidR="00AA0913" w:rsidRPr="00AA0913" w:rsidRDefault="00AA0913" w:rsidP="00AA0913">
            <w:pPr>
              <w:spacing w:after="0" w:line="240" w:lineRule="auto"/>
              <w:contextualSpacing/>
              <w:jc w:val="center"/>
              <w:rPr>
                <w:rFonts w:cstheme="minorHAnsi"/>
              </w:rPr>
            </w:pPr>
            <w:r w:rsidRPr="00AA0913">
              <w:rPr>
                <w:rFonts w:cstheme="minorHAnsi"/>
              </w:rPr>
              <w:t>4</w:t>
            </w:r>
          </w:p>
        </w:tc>
        <w:tc>
          <w:tcPr>
            <w:tcW w:w="1367" w:type="dxa"/>
            <w:tcBorders>
              <w:top w:val="nil"/>
              <w:left w:val="single" w:sz="4" w:space="0" w:color="auto"/>
              <w:bottom w:val="single" w:sz="4" w:space="0" w:color="auto"/>
              <w:right w:val="single" w:sz="4" w:space="0" w:color="auto"/>
            </w:tcBorders>
            <w:shd w:val="clear" w:color="auto" w:fill="auto"/>
            <w:noWrap/>
            <w:hideMark/>
          </w:tcPr>
          <w:p w14:paraId="2C73DA35" w14:textId="77777777" w:rsidR="00AA0913" w:rsidRPr="00AA0913" w:rsidRDefault="00AA0913" w:rsidP="00AA0913">
            <w:pPr>
              <w:spacing w:after="0" w:line="240" w:lineRule="auto"/>
              <w:contextualSpacing/>
              <w:rPr>
                <w:rFonts w:cstheme="minorHAnsi"/>
              </w:rPr>
            </w:pPr>
            <w:proofErr w:type="spellStart"/>
            <w:r w:rsidRPr="00AA0913">
              <w:rPr>
                <w:rFonts w:cstheme="minorHAnsi"/>
              </w:rPr>
              <w:t>Eunike</w:t>
            </w:r>
            <w:proofErr w:type="spellEnd"/>
            <w:r w:rsidRPr="00AA0913">
              <w:rPr>
                <w:rFonts w:cstheme="minorHAnsi"/>
              </w:rPr>
              <w:t xml:space="preserve"> </w:t>
            </w:r>
            <w:proofErr w:type="spellStart"/>
            <w:r w:rsidRPr="00AA0913">
              <w:rPr>
                <w:rFonts w:cstheme="minorHAnsi"/>
              </w:rPr>
              <w:t>Anetha</w:t>
            </w:r>
            <w:proofErr w:type="spellEnd"/>
            <w:r w:rsidRPr="00AA0913">
              <w:rPr>
                <w:rFonts w:cstheme="minorHAnsi"/>
              </w:rPr>
              <w:t xml:space="preserve"> </w:t>
            </w:r>
            <w:proofErr w:type="spellStart"/>
            <w:r w:rsidRPr="00AA0913">
              <w:rPr>
                <w:rFonts w:cstheme="minorHAnsi"/>
              </w:rPr>
              <w:t>Krisetia</w:t>
            </w:r>
            <w:proofErr w:type="spellEnd"/>
          </w:p>
        </w:tc>
        <w:tc>
          <w:tcPr>
            <w:tcW w:w="3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86F11A" w14:textId="77777777" w:rsidR="00AA0913" w:rsidRPr="00AA0913" w:rsidRDefault="00AA0913" w:rsidP="00AA0913">
            <w:pPr>
              <w:spacing w:after="0" w:line="240" w:lineRule="auto"/>
              <w:contextualSpacing/>
              <w:rPr>
                <w:rFonts w:cstheme="minorHAnsi"/>
              </w:rPr>
            </w:pPr>
            <w:proofErr w:type="spellStart"/>
            <w:r w:rsidRPr="00AA0913">
              <w:rPr>
                <w:rFonts w:cstheme="minorHAnsi"/>
              </w:rPr>
              <w:t>Juara</w:t>
            </w:r>
            <w:proofErr w:type="spellEnd"/>
            <w:r w:rsidRPr="00AA0913">
              <w:rPr>
                <w:rFonts w:cstheme="minorHAnsi"/>
              </w:rPr>
              <w:t xml:space="preserve"> Harapan </w:t>
            </w:r>
            <w:proofErr w:type="spellStart"/>
            <w:r w:rsidRPr="00AA0913">
              <w:rPr>
                <w:rFonts w:cstheme="minorHAnsi"/>
              </w:rPr>
              <w:t>Lomba</w:t>
            </w:r>
            <w:proofErr w:type="spellEnd"/>
            <w:r w:rsidRPr="00AA0913">
              <w:rPr>
                <w:rFonts w:cstheme="minorHAnsi"/>
              </w:rPr>
              <w:t xml:space="preserve"> </w:t>
            </w:r>
            <w:proofErr w:type="spellStart"/>
            <w:r w:rsidRPr="00AA0913">
              <w:rPr>
                <w:rFonts w:cstheme="minorHAnsi"/>
              </w:rPr>
              <w:t>Mengarang</w:t>
            </w:r>
            <w:proofErr w:type="spellEnd"/>
            <w:r w:rsidRPr="00AA0913">
              <w:rPr>
                <w:rFonts w:cstheme="minorHAnsi"/>
              </w:rPr>
              <w:t xml:space="preserve"> Pada Hari Guru Nasional 2020 </w:t>
            </w:r>
            <w:proofErr w:type="spellStart"/>
            <w:r w:rsidRPr="00AA0913">
              <w:rPr>
                <w:rFonts w:cstheme="minorHAnsi"/>
              </w:rPr>
              <w:t>bertema</w:t>
            </w:r>
            <w:proofErr w:type="spellEnd"/>
            <w:r w:rsidRPr="00AA0913">
              <w:rPr>
                <w:rFonts w:cstheme="minorHAnsi"/>
              </w:rPr>
              <w:t xml:space="preserve"> “</w:t>
            </w:r>
            <w:proofErr w:type="spellStart"/>
            <w:r w:rsidRPr="00AA0913">
              <w:rPr>
                <w:rFonts w:ascii="MS Gothic" w:eastAsia="MS Gothic" w:hAnsi="MS Gothic" w:cs="MS Gothic" w:hint="eastAsia"/>
              </w:rPr>
              <w:t>老</w:t>
            </w:r>
            <w:r w:rsidRPr="00AA0913">
              <w:rPr>
                <w:rFonts w:ascii="Microsoft JhengHei" w:eastAsia="Microsoft JhengHei" w:hAnsi="Microsoft JhengHei" w:cs="Microsoft JhengHei" w:hint="eastAsia"/>
              </w:rPr>
              <w:t>师，</w:t>
            </w:r>
            <w:proofErr w:type="gramStart"/>
            <w:r w:rsidRPr="00AA0913">
              <w:rPr>
                <w:rFonts w:ascii="Microsoft JhengHei" w:eastAsia="Microsoft JhengHei" w:hAnsi="Microsoft JhengHei" w:cs="Microsoft JhengHei" w:hint="eastAsia"/>
              </w:rPr>
              <w:t>你好</w:t>
            </w:r>
            <w:proofErr w:type="spellEnd"/>
            <w:r w:rsidRPr="00AA0913">
              <w:rPr>
                <w:rFonts w:cstheme="minorHAnsi"/>
              </w:rPr>
              <w:t>“</w:t>
            </w:r>
            <w:proofErr w:type="gramEnd"/>
            <w:r w:rsidRPr="00AA0913">
              <w:rPr>
                <w:rFonts w:cstheme="minorHAnsi"/>
              </w:rPr>
              <w:t>”</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DC6816" w14:textId="77777777" w:rsidR="00AA0913" w:rsidRPr="00AA0913" w:rsidRDefault="00AA0913" w:rsidP="00AA0913">
            <w:pPr>
              <w:spacing w:after="0" w:line="240" w:lineRule="auto"/>
              <w:contextualSpacing/>
              <w:jc w:val="center"/>
              <w:rPr>
                <w:rFonts w:cstheme="minorHAnsi"/>
              </w:rPr>
            </w:pPr>
            <w:r w:rsidRPr="00AA0913">
              <w:rPr>
                <w:rFonts w:cstheme="minorHAnsi"/>
              </w:rPr>
              <w:t>26 November 2020</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91CE5D" w14:textId="77777777" w:rsidR="00AA0913" w:rsidRPr="00AA0913" w:rsidRDefault="00AA0913" w:rsidP="00AA0913">
            <w:pPr>
              <w:spacing w:after="0" w:line="240" w:lineRule="auto"/>
              <w:contextualSpacing/>
              <w:jc w:val="center"/>
              <w:rPr>
                <w:rFonts w:cstheme="minorHAnsi"/>
              </w:rPr>
            </w:pPr>
          </w:p>
        </w:tc>
        <w:tc>
          <w:tcPr>
            <w:tcW w:w="8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A68C5E" w14:textId="77777777" w:rsidR="00AA0913" w:rsidRPr="00AA0913" w:rsidRDefault="00AA0913" w:rsidP="00AA0913">
            <w:pPr>
              <w:spacing w:after="0" w:line="240" w:lineRule="auto"/>
              <w:contextualSpacing/>
              <w:jc w:val="center"/>
              <w:rPr>
                <w:rFonts w:cstheme="minorHAnsi"/>
              </w:rPr>
            </w:pPr>
            <w:r w:rsidRPr="00AA0913">
              <w:rPr>
                <w:rFonts w:cstheme="minorHAnsi"/>
              </w:rPr>
              <w:t>V</w:t>
            </w:r>
          </w:p>
        </w:tc>
        <w:tc>
          <w:tcPr>
            <w:tcW w:w="6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63D008" w14:textId="77777777" w:rsidR="00AA0913" w:rsidRPr="00AA0913" w:rsidRDefault="00AA0913" w:rsidP="00AA0913">
            <w:pPr>
              <w:spacing w:after="0" w:line="240" w:lineRule="auto"/>
              <w:contextualSpacing/>
              <w:jc w:val="center"/>
              <w:rPr>
                <w:rFonts w:cstheme="minorHAnsi"/>
              </w:rPr>
            </w:pPr>
          </w:p>
        </w:tc>
      </w:tr>
      <w:tr w:rsidR="00AA0913" w:rsidRPr="00AA0913" w14:paraId="7D39C123" w14:textId="77777777" w:rsidTr="0D117C43">
        <w:trPr>
          <w:trHeight w:val="300"/>
          <w:jc w:val="center"/>
        </w:trPr>
        <w:tc>
          <w:tcPr>
            <w:tcW w:w="518" w:type="dxa"/>
            <w:tcBorders>
              <w:top w:val="single" w:sz="4" w:space="0" w:color="auto"/>
              <w:left w:val="single" w:sz="4" w:space="0" w:color="auto"/>
              <w:bottom w:val="single" w:sz="4" w:space="0" w:color="auto"/>
              <w:right w:val="single" w:sz="4" w:space="0" w:color="auto"/>
            </w:tcBorders>
            <w:noWrap/>
            <w:vAlign w:val="center"/>
            <w:hideMark/>
          </w:tcPr>
          <w:p w14:paraId="5F66D59D" w14:textId="77777777" w:rsidR="00AA0913" w:rsidRPr="00AA0913" w:rsidRDefault="00AA0913" w:rsidP="00AA0913">
            <w:pPr>
              <w:spacing w:after="0" w:line="240" w:lineRule="auto"/>
              <w:contextualSpacing/>
              <w:jc w:val="center"/>
              <w:rPr>
                <w:rFonts w:cstheme="minorHAnsi"/>
              </w:rPr>
            </w:pPr>
            <w:r w:rsidRPr="00AA0913">
              <w:rPr>
                <w:rFonts w:cstheme="minorHAnsi"/>
              </w:rPr>
              <w:t>5</w:t>
            </w:r>
          </w:p>
        </w:tc>
        <w:tc>
          <w:tcPr>
            <w:tcW w:w="1367" w:type="dxa"/>
            <w:tcBorders>
              <w:top w:val="nil"/>
              <w:left w:val="single" w:sz="4" w:space="0" w:color="auto"/>
              <w:bottom w:val="single" w:sz="4" w:space="0" w:color="auto"/>
              <w:right w:val="single" w:sz="4" w:space="0" w:color="auto"/>
            </w:tcBorders>
            <w:shd w:val="clear" w:color="auto" w:fill="auto"/>
            <w:noWrap/>
            <w:hideMark/>
          </w:tcPr>
          <w:p w14:paraId="071DCA7F" w14:textId="77777777" w:rsidR="00AA0913" w:rsidRPr="00AA0913" w:rsidRDefault="00AA0913" w:rsidP="00AA0913">
            <w:pPr>
              <w:spacing w:after="0" w:line="240" w:lineRule="auto"/>
              <w:contextualSpacing/>
              <w:rPr>
                <w:rFonts w:cstheme="minorHAnsi"/>
              </w:rPr>
            </w:pPr>
            <w:proofErr w:type="spellStart"/>
            <w:r w:rsidRPr="00AA0913">
              <w:rPr>
                <w:rFonts w:cstheme="minorHAnsi"/>
              </w:rPr>
              <w:t>Reynald</w:t>
            </w:r>
            <w:proofErr w:type="spellEnd"/>
            <w:r w:rsidRPr="00AA0913">
              <w:rPr>
                <w:rFonts w:cstheme="minorHAnsi"/>
              </w:rPr>
              <w:t xml:space="preserve"> Hardy </w:t>
            </w:r>
            <w:proofErr w:type="spellStart"/>
            <w:r w:rsidRPr="00AA0913">
              <w:rPr>
                <w:rFonts w:cstheme="minorHAnsi"/>
              </w:rPr>
              <w:t>Juandra</w:t>
            </w:r>
            <w:proofErr w:type="spellEnd"/>
          </w:p>
        </w:tc>
        <w:tc>
          <w:tcPr>
            <w:tcW w:w="3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EE112D" w14:textId="77777777" w:rsidR="00AA0913" w:rsidRPr="00AA0913" w:rsidRDefault="00AA0913" w:rsidP="00AA0913">
            <w:pPr>
              <w:spacing w:after="0" w:line="240" w:lineRule="auto"/>
              <w:contextualSpacing/>
              <w:rPr>
                <w:rFonts w:cstheme="minorHAnsi"/>
              </w:rPr>
            </w:pPr>
            <w:proofErr w:type="spellStart"/>
            <w:r w:rsidRPr="00AA0913">
              <w:rPr>
                <w:rFonts w:cstheme="minorHAnsi"/>
              </w:rPr>
              <w:t>Juara</w:t>
            </w:r>
            <w:proofErr w:type="spellEnd"/>
            <w:r w:rsidRPr="00AA0913">
              <w:rPr>
                <w:rFonts w:cstheme="minorHAnsi"/>
              </w:rPr>
              <w:t xml:space="preserve"> 1 </w:t>
            </w:r>
            <w:proofErr w:type="spellStart"/>
            <w:r w:rsidRPr="00AA0913">
              <w:rPr>
                <w:rFonts w:cstheme="minorHAnsi"/>
              </w:rPr>
              <w:t>Lomba</w:t>
            </w:r>
            <w:proofErr w:type="spellEnd"/>
            <w:r w:rsidRPr="00AA0913">
              <w:rPr>
                <w:rFonts w:cstheme="minorHAnsi"/>
              </w:rPr>
              <w:t xml:space="preserve"> </w:t>
            </w:r>
            <w:proofErr w:type="spellStart"/>
            <w:r w:rsidRPr="00AA0913">
              <w:rPr>
                <w:rFonts w:cstheme="minorHAnsi"/>
              </w:rPr>
              <w:t>Puisi</w:t>
            </w:r>
            <w:proofErr w:type="spellEnd"/>
            <w:r w:rsidRPr="00AA0913">
              <w:rPr>
                <w:rFonts w:cstheme="minorHAnsi"/>
              </w:rPr>
              <w:t xml:space="preserve"> “Saya </w:t>
            </w:r>
            <w:proofErr w:type="spellStart"/>
            <w:r w:rsidRPr="00AA0913">
              <w:rPr>
                <w:rFonts w:cstheme="minorHAnsi"/>
              </w:rPr>
              <w:t>Memberi</w:t>
            </w:r>
            <w:proofErr w:type="spellEnd"/>
            <w:r w:rsidRPr="00AA0913">
              <w:rPr>
                <w:rFonts w:cstheme="minorHAnsi"/>
              </w:rPr>
              <w:t xml:space="preserve"> </w:t>
            </w:r>
            <w:proofErr w:type="spellStart"/>
            <w:r w:rsidRPr="00AA0913">
              <w:rPr>
                <w:rFonts w:cstheme="minorHAnsi"/>
              </w:rPr>
              <w:t>Selamat</w:t>
            </w:r>
            <w:proofErr w:type="spellEnd"/>
            <w:r w:rsidRPr="00AA0913">
              <w:rPr>
                <w:rFonts w:cstheme="minorHAnsi"/>
              </w:rPr>
              <w:t xml:space="preserve"> </w:t>
            </w:r>
            <w:proofErr w:type="spellStart"/>
            <w:r w:rsidRPr="00AA0913">
              <w:rPr>
                <w:rFonts w:cstheme="minorHAnsi"/>
              </w:rPr>
              <w:t>Melalui</w:t>
            </w:r>
            <w:proofErr w:type="spellEnd"/>
            <w:r w:rsidRPr="00AA0913">
              <w:rPr>
                <w:rFonts w:cstheme="minorHAnsi"/>
              </w:rPr>
              <w:t xml:space="preserve"> Pusat Bahasa Mandarin UM”</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15B72C" w14:textId="77777777" w:rsidR="00AA0913" w:rsidRPr="00AA0913" w:rsidRDefault="00AA0913" w:rsidP="00AA0913">
            <w:pPr>
              <w:spacing w:after="0" w:line="240" w:lineRule="auto"/>
              <w:contextualSpacing/>
              <w:jc w:val="center"/>
              <w:rPr>
                <w:rFonts w:cstheme="minorHAnsi"/>
              </w:rPr>
            </w:pPr>
            <w:r w:rsidRPr="00AA0913">
              <w:rPr>
                <w:rFonts w:cstheme="minorHAnsi"/>
              </w:rPr>
              <w:t xml:space="preserve">5 </w:t>
            </w:r>
            <w:proofErr w:type="spellStart"/>
            <w:r w:rsidRPr="00AA0913">
              <w:rPr>
                <w:rFonts w:cstheme="minorHAnsi"/>
              </w:rPr>
              <w:t>Oktober</w:t>
            </w:r>
            <w:proofErr w:type="spellEnd"/>
            <w:r w:rsidRPr="00AA0913">
              <w:rPr>
                <w:rFonts w:cstheme="minorHAnsi"/>
              </w:rPr>
              <w:t xml:space="preserve"> 2020</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210C4C" w14:textId="77777777" w:rsidR="00AA0913" w:rsidRPr="00AA0913" w:rsidRDefault="00AA0913" w:rsidP="00AA0913">
            <w:pPr>
              <w:spacing w:after="0" w:line="240" w:lineRule="auto"/>
              <w:contextualSpacing/>
              <w:jc w:val="center"/>
              <w:rPr>
                <w:rFonts w:cstheme="minorHAnsi"/>
              </w:rPr>
            </w:pPr>
          </w:p>
        </w:tc>
        <w:tc>
          <w:tcPr>
            <w:tcW w:w="8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E17616" w14:textId="77777777" w:rsidR="00AA0913" w:rsidRPr="00AA0913" w:rsidRDefault="00AA0913" w:rsidP="00AA0913">
            <w:pPr>
              <w:spacing w:after="0" w:line="240" w:lineRule="auto"/>
              <w:contextualSpacing/>
              <w:jc w:val="center"/>
              <w:rPr>
                <w:rFonts w:cstheme="minorHAnsi"/>
              </w:rPr>
            </w:pPr>
          </w:p>
        </w:tc>
        <w:tc>
          <w:tcPr>
            <w:tcW w:w="6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7BDF7D" w14:textId="77777777" w:rsidR="00AA0913" w:rsidRPr="00AA0913" w:rsidRDefault="00AA0913" w:rsidP="00AA0913">
            <w:pPr>
              <w:spacing w:after="0" w:line="240" w:lineRule="auto"/>
              <w:contextualSpacing/>
              <w:jc w:val="center"/>
              <w:rPr>
                <w:rFonts w:cstheme="minorHAnsi"/>
              </w:rPr>
            </w:pPr>
            <w:r w:rsidRPr="00AA0913">
              <w:rPr>
                <w:rFonts w:cstheme="minorHAnsi"/>
              </w:rPr>
              <w:t>V</w:t>
            </w:r>
          </w:p>
        </w:tc>
      </w:tr>
      <w:tr w:rsidR="00AA0913" w:rsidRPr="00AA0913" w14:paraId="13DD143A" w14:textId="77777777" w:rsidTr="0D117C43">
        <w:trPr>
          <w:trHeight w:val="300"/>
          <w:jc w:val="center"/>
        </w:trPr>
        <w:tc>
          <w:tcPr>
            <w:tcW w:w="518" w:type="dxa"/>
            <w:tcBorders>
              <w:top w:val="single" w:sz="4" w:space="0" w:color="auto"/>
              <w:left w:val="single" w:sz="4" w:space="0" w:color="auto"/>
              <w:bottom w:val="single" w:sz="4" w:space="0" w:color="auto"/>
              <w:right w:val="single" w:sz="4" w:space="0" w:color="auto"/>
            </w:tcBorders>
            <w:noWrap/>
            <w:vAlign w:val="center"/>
            <w:hideMark/>
          </w:tcPr>
          <w:p w14:paraId="2BB3625D" w14:textId="77777777" w:rsidR="00AA0913" w:rsidRPr="00AA0913" w:rsidRDefault="00AA0913" w:rsidP="00AA0913">
            <w:pPr>
              <w:spacing w:after="0" w:line="240" w:lineRule="auto"/>
              <w:contextualSpacing/>
              <w:jc w:val="center"/>
              <w:rPr>
                <w:rFonts w:cstheme="minorHAnsi"/>
              </w:rPr>
            </w:pPr>
            <w:r w:rsidRPr="00AA0913">
              <w:rPr>
                <w:rFonts w:cstheme="minorHAnsi"/>
              </w:rPr>
              <w:lastRenderedPageBreak/>
              <w:t>6</w:t>
            </w:r>
          </w:p>
        </w:tc>
        <w:tc>
          <w:tcPr>
            <w:tcW w:w="1367" w:type="dxa"/>
            <w:tcBorders>
              <w:top w:val="nil"/>
              <w:left w:val="single" w:sz="4" w:space="0" w:color="auto"/>
              <w:bottom w:val="single" w:sz="4" w:space="0" w:color="auto"/>
              <w:right w:val="single" w:sz="4" w:space="0" w:color="auto"/>
            </w:tcBorders>
            <w:shd w:val="clear" w:color="auto" w:fill="auto"/>
            <w:noWrap/>
            <w:hideMark/>
          </w:tcPr>
          <w:p w14:paraId="1BD14D00" w14:textId="77777777" w:rsidR="00AA0913" w:rsidRPr="00AA0913" w:rsidRDefault="00AA0913" w:rsidP="00AA0913">
            <w:pPr>
              <w:spacing w:after="0" w:line="240" w:lineRule="auto"/>
              <w:contextualSpacing/>
              <w:rPr>
                <w:rFonts w:cstheme="minorHAnsi"/>
              </w:rPr>
            </w:pPr>
            <w:proofErr w:type="spellStart"/>
            <w:r w:rsidRPr="00AA0913">
              <w:rPr>
                <w:rFonts w:cstheme="minorHAnsi"/>
              </w:rPr>
              <w:t>Reynald</w:t>
            </w:r>
            <w:proofErr w:type="spellEnd"/>
            <w:r w:rsidRPr="00AA0913">
              <w:rPr>
                <w:rFonts w:cstheme="minorHAnsi"/>
              </w:rPr>
              <w:t xml:space="preserve"> Hardy </w:t>
            </w:r>
            <w:proofErr w:type="spellStart"/>
            <w:r w:rsidRPr="00AA0913">
              <w:rPr>
                <w:rFonts w:cstheme="minorHAnsi"/>
              </w:rPr>
              <w:t>Juandra</w:t>
            </w:r>
            <w:proofErr w:type="spellEnd"/>
          </w:p>
        </w:tc>
        <w:tc>
          <w:tcPr>
            <w:tcW w:w="3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83A9DA" w14:textId="77777777" w:rsidR="00AA0913" w:rsidRPr="00AA0913" w:rsidRDefault="00AA0913" w:rsidP="00AA0913">
            <w:pPr>
              <w:spacing w:after="0" w:line="240" w:lineRule="auto"/>
              <w:contextualSpacing/>
              <w:rPr>
                <w:rFonts w:cstheme="minorHAnsi"/>
              </w:rPr>
            </w:pPr>
            <w:proofErr w:type="spellStart"/>
            <w:r w:rsidRPr="00AA0913">
              <w:rPr>
                <w:rFonts w:cstheme="minorHAnsi"/>
              </w:rPr>
              <w:t>Juara</w:t>
            </w:r>
            <w:proofErr w:type="spellEnd"/>
            <w:r w:rsidRPr="00AA0913">
              <w:rPr>
                <w:rFonts w:cstheme="minorHAnsi"/>
              </w:rPr>
              <w:t xml:space="preserve"> 2 </w:t>
            </w:r>
            <w:proofErr w:type="spellStart"/>
            <w:r w:rsidRPr="00AA0913">
              <w:rPr>
                <w:rFonts w:cstheme="minorHAnsi"/>
              </w:rPr>
              <w:t>Menulis</w:t>
            </w:r>
            <w:proofErr w:type="spellEnd"/>
            <w:r w:rsidRPr="00AA0913">
              <w:rPr>
                <w:rFonts w:cstheme="minorHAnsi"/>
              </w:rPr>
              <w:t xml:space="preserve"> </w:t>
            </w:r>
            <w:proofErr w:type="spellStart"/>
            <w:r w:rsidRPr="00AA0913">
              <w:rPr>
                <w:rFonts w:cstheme="minorHAnsi"/>
              </w:rPr>
              <w:t>Cerita</w:t>
            </w:r>
            <w:proofErr w:type="spellEnd"/>
            <w:r w:rsidRPr="00AA0913">
              <w:rPr>
                <w:rFonts w:cstheme="minorHAnsi"/>
              </w:rPr>
              <w:t xml:space="preserve"> </w:t>
            </w:r>
            <w:proofErr w:type="spellStart"/>
            <w:r w:rsidRPr="00AA0913">
              <w:rPr>
                <w:rFonts w:cstheme="minorHAnsi"/>
              </w:rPr>
              <w:t>Pendek</w:t>
            </w:r>
            <w:proofErr w:type="spellEnd"/>
            <w:r w:rsidRPr="00AA0913">
              <w:rPr>
                <w:rFonts w:cstheme="minorHAnsi"/>
              </w:rPr>
              <w:t xml:space="preserve"> Bahasa Mandarin</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17FA85" w14:textId="77777777" w:rsidR="00AA0913" w:rsidRPr="00AA0913" w:rsidRDefault="00AA0913" w:rsidP="00AA0913">
            <w:pPr>
              <w:spacing w:after="0" w:line="240" w:lineRule="auto"/>
              <w:contextualSpacing/>
              <w:jc w:val="center"/>
              <w:rPr>
                <w:rFonts w:cstheme="minorHAnsi"/>
              </w:rPr>
            </w:pPr>
            <w:r w:rsidRPr="00AA0913">
              <w:rPr>
                <w:rFonts w:cstheme="minorHAnsi"/>
              </w:rPr>
              <w:t xml:space="preserve">3 </w:t>
            </w:r>
            <w:proofErr w:type="spellStart"/>
            <w:r w:rsidRPr="00AA0913">
              <w:rPr>
                <w:rFonts w:cstheme="minorHAnsi"/>
              </w:rPr>
              <w:t>Agustus</w:t>
            </w:r>
            <w:proofErr w:type="spellEnd"/>
            <w:r w:rsidRPr="00AA0913">
              <w:rPr>
                <w:rFonts w:cstheme="minorHAnsi"/>
              </w:rPr>
              <w:t xml:space="preserve"> 2020- 14 September2020</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F2907E" w14:textId="77777777" w:rsidR="00AA0913" w:rsidRPr="00AA0913" w:rsidRDefault="00AA0913" w:rsidP="00AA0913">
            <w:pPr>
              <w:spacing w:after="0" w:line="240" w:lineRule="auto"/>
              <w:contextualSpacing/>
              <w:jc w:val="center"/>
              <w:rPr>
                <w:rFonts w:cstheme="minorHAnsi"/>
              </w:rPr>
            </w:pPr>
          </w:p>
        </w:tc>
        <w:tc>
          <w:tcPr>
            <w:tcW w:w="8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9DF2E4" w14:textId="77777777" w:rsidR="00AA0913" w:rsidRPr="00AA0913" w:rsidRDefault="00AA0913" w:rsidP="00AA0913">
            <w:pPr>
              <w:spacing w:after="0" w:line="240" w:lineRule="auto"/>
              <w:contextualSpacing/>
              <w:jc w:val="center"/>
              <w:rPr>
                <w:rFonts w:cstheme="minorHAnsi"/>
              </w:rPr>
            </w:pPr>
          </w:p>
        </w:tc>
        <w:tc>
          <w:tcPr>
            <w:tcW w:w="6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7BC262" w14:textId="77777777" w:rsidR="00AA0913" w:rsidRPr="00AA0913" w:rsidRDefault="00AA0913" w:rsidP="00AA0913">
            <w:pPr>
              <w:spacing w:after="0" w:line="240" w:lineRule="auto"/>
              <w:contextualSpacing/>
              <w:jc w:val="center"/>
              <w:rPr>
                <w:rFonts w:cstheme="minorHAnsi"/>
              </w:rPr>
            </w:pPr>
            <w:r w:rsidRPr="00AA0913">
              <w:rPr>
                <w:rFonts w:cstheme="minorHAnsi"/>
              </w:rPr>
              <w:t>V</w:t>
            </w:r>
          </w:p>
        </w:tc>
      </w:tr>
      <w:tr w:rsidR="00AA0913" w:rsidRPr="00AA0913" w14:paraId="19863914" w14:textId="77777777" w:rsidTr="0D117C43">
        <w:trPr>
          <w:trHeight w:val="300"/>
          <w:jc w:val="center"/>
        </w:trPr>
        <w:tc>
          <w:tcPr>
            <w:tcW w:w="518" w:type="dxa"/>
            <w:tcBorders>
              <w:top w:val="single" w:sz="4" w:space="0" w:color="auto"/>
              <w:left w:val="single" w:sz="4" w:space="0" w:color="auto"/>
              <w:bottom w:val="single" w:sz="4" w:space="0" w:color="auto"/>
              <w:right w:val="single" w:sz="4" w:space="0" w:color="auto"/>
            </w:tcBorders>
            <w:noWrap/>
            <w:vAlign w:val="center"/>
            <w:hideMark/>
          </w:tcPr>
          <w:p w14:paraId="235DBAC1" w14:textId="77777777" w:rsidR="00AA0913" w:rsidRPr="00AA0913" w:rsidRDefault="00AA0913" w:rsidP="00AA0913">
            <w:pPr>
              <w:spacing w:after="0" w:line="240" w:lineRule="auto"/>
              <w:contextualSpacing/>
              <w:jc w:val="center"/>
              <w:rPr>
                <w:rFonts w:cstheme="minorHAnsi"/>
              </w:rPr>
            </w:pPr>
            <w:r w:rsidRPr="00AA0913">
              <w:rPr>
                <w:rFonts w:cstheme="minorHAnsi"/>
              </w:rPr>
              <w:t>7</w:t>
            </w:r>
          </w:p>
        </w:tc>
        <w:tc>
          <w:tcPr>
            <w:tcW w:w="1367" w:type="dxa"/>
            <w:tcBorders>
              <w:top w:val="nil"/>
              <w:left w:val="single" w:sz="4" w:space="0" w:color="auto"/>
              <w:bottom w:val="single" w:sz="8" w:space="0" w:color="auto"/>
              <w:right w:val="single" w:sz="4" w:space="0" w:color="auto"/>
            </w:tcBorders>
            <w:shd w:val="clear" w:color="auto" w:fill="auto"/>
            <w:noWrap/>
            <w:hideMark/>
          </w:tcPr>
          <w:p w14:paraId="5DD2551B" w14:textId="77777777" w:rsidR="00AA0913" w:rsidRPr="00AA0913" w:rsidRDefault="00AA0913" w:rsidP="00AA0913">
            <w:pPr>
              <w:spacing w:after="0" w:line="240" w:lineRule="auto"/>
              <w:contextualSpacing/>
              <w:rPr>
                <w:rFonts w:cstheme="minorHAnsi"/>
              </w:rPr>
            </w:pPr>
            <w:proofErr w:type="spellStart"/>
            <w:r w:rsidRPr="00AA0913">
              <w:rPr>
                <w:rFonts w:cstheme="minorHAnsi"/>
              </w:rPr>
              <w:t>Reynald</w:t>
            </w:r>
            <w:proofErr w:type="spellEnd"/>
            <w:r w:rsidRPr="00AA0913">
              <w:rPr>
                <w:rFonts w:cstheme="minorHAnsi"/>
              </w:rPr>
              <w:t xml:space="preserve"> Hardy </w:t>
            </w:r>
            <w:proofErr w:type="spellStart"/>
            <w:r w:rsidRPr="00AA0913">
              <w:rPr>
                <w:rFonts w:cstheme="minorHAnsi"/>
              </w:rPr>
              <w:t>Juandra</w:t>
            </w:r>
            <w:proofErr w:type="spellEnd"/>
          </w:p>
        </w:tc>
        <w:tc>
          <w:tcPr>
            <w:tcW w:w="3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17C23A" w14:textId="77777777" w:rsidR="00AA0913" w:rsidRPr="00AA0913" w:rsidRDefault="00AA0913" w:rsidP="00AA0913">
            <w:pPr>
              <w:spacing w:after="0" w:line="240" w:lineRule="auto"/>
              <w:contextualSpacing/>
              <w:rPr>
                <w:rFonts w:cstheme="minorHAnsi"/>
              </w:rPr>
            </w:pPr>
            <w:proofErr w:type="spellStart"/>
            <w:r w:rsidRPr="00AA0913">
              <w:rPr>
                <w:rFonts w:cstheme="minorHAnsi"/>
              </w:rPr>
              <w:t>Juara</w:t>
            </w:r>
            <w:proofErr w:type="spellEnd"/>
            <w:r w:rsidRPr="00AA0913">
              <w:rPr>
                <w:rFonts w:cstheme="minorHAnsi"/>
              </w:rPr>
              <w:t xml:space="preserve"> 2 </w:t>
            </w:r>
            <w:proofErr w:type="spellStart"/>
            <w:r w:rsidRPr="00AA0913">
              <w:rPr>
                <w:rFonts w:cstheme="minorHAnsi"/>
              </w:rPr>
              <w:t>Lomba</w:t>
            </w:r>
            <w:proofErr w:type="spellEnd"/>
            <w:r w:rsidRPr="00AA0913">
              <w:rPr>
                <w:rFonts w:cstheme="minorHAnsi"/>
              </w:rPr>
              <w:t xml:space="preserve"> </w:t>
            </w:r>
            <w:proofErr w:type="spellStart"/>
            <w:r w:rsidRPr="00AA0913">
              <w:rPr>
                <w:rFonts w:cstheme="minorHAnsi"/>
              </w:rPr>
              <w:t>Kaligrafi</w:t>
            </w:r>
            <w:proofErr w:type="spellEnd"/>
            <w:r w:rsidRPr="00AA0913">
              <w:rPr>
                <w:rFonts w:cstheme="minorHAnsi"/>
              </w:rPr>
              <w:t xml:space="preserve"> </w:t>
            </w:r>
            <w:proofErr w:type="spellStart"/>
            <w:r w:rsidRPr="00AA0913">
              <w:rPr>
                <w:rFonts w:cstheme="minorHAnsi"/>
              </w:rPr>
              <w:t>Tiongkok</w:t>
            </w:r>
            <w:proofErr w:type="spellEnd"/>
            <w:r w:rsidRPr="00AA0913">
              <w:rPr>
                <w:rFonts w:cstheme="minorHAnsi"/>
              </w:rPr>
              <w:t xml:space="preserve"> “Saya </w:t>
            </w:r>
            <w:proofErr w:type="spellStart"/>
            <w:r w:rsidRPr="00AA0913">
              <w:rPr>
                <w:rFonts w:cstheme="minorHAnsi"/>
              </w:rPr>
              <w:t>Memberi</w:t>
            </w:r>
            <w:proofErr w:type="spellEnd"/>
            <w:r w:rsidRPr="00AA0913">
              <w:rPr>
                <w:rFonts w:cstheme="minorHAnsi"/>
              </w:rPr>
              <w:t xml:space="preserve"> </w:t>
            </w:r>
            <w:proofErr w:type="spellStart"/>
            <w:r w:rsidRPr="00AA0913">
              <w:rPr>
                <w:rFonts w:cstheme="minorHAnsi"/>
              </w:rPr>
              <w:t>Selamat</w:t>
            </w:r>
            <w:proofErr w:type="spellEnd"/>
            <w:r w:rsidRPr="00AA0913">
              <w:rPr>
                <w:rFonts w:cstheme="minorHAnsi"/>
              </w:rPr>
              <w:t xml:space="preserve"> </w:t>
            </w:r>
            <w:proofErr w:type="spellStart"/>
            <w:r w:rsidRPr="00AA0913">
              <w:rPr>
                <w:rFonts w:cstheme="minorHAnsi"/>
              </w:rPr>
              <w:t>Melalui</w:t>
            </w:r>
            <w:proofErr w:type="spellEnd"/>
            <w:r w:rsidRPr="00AA0913">
              <w:rPr>
                <w:rFonts w:cstheme="minorHAnsi"/>
              </w:rPr>
              <w:t xml:space="preserve"> Pusat Bahasa Mandarin UM”</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83079B" w14:textId="77777777" w:rsidR="00AA0913" w:rsidRPr="00AA0913" w:rsidRDefault="00AA0913" w:rsidP="00AA0913">
            <w:pPr>
              <w:spacing w:after="0" w:line="240" w:lineRule="auto"/>
              <w:contextualSpacing/>
              <w:jc w:val="center"/>
              <w:rPr>
                <w:rFonts w:cstheme="minorHAnsi"/>
              </w:rPr>
            </w:pPr>
            <w:r w:rsidRPr="00AA0913">
              <w:rPr>
                <w:rFonts w:cstheme="minorHAnsi"/>
              </w:rPr>
              <w:t xml:space="preserve">5 </w:t>
            </w:r>
            <w:proofErr w:type="spellStart"/>
            <w:r w:rsidRPr="00AA0913">
              <w:rPr>
                <w:rFonts w:cstheme="minorHAnsi"/>
              </w:rPr>
              <w:t>Oktober</w:t>
            </w:r>
            <w:proofErr w:type="spellEnd"/>
            <w:r w:rsidRPr="00AA0913">
              <w:rPr>
                <w:rFonts w:cstheme="minorHAnsi"/>
              </w:rPr>
              <w:t xml:space="preserve"> 2020</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C7ABA8" w14:textId="77777777" w:rsidR="00AA0913" w:rsidRPr="00AA0913" w:rsidRDefault="00AA0913" w:rsidP="00AA0913">
            <w:pPr>
              <w:spacing w:after="0" w:line="240" w:lineRule="auto"/>
              <w:contextualSpacing/>
              <w:jc w:val="center"/>
              <w:rPr>
                <w:rFonts w:cstheme="minorHAnsi"/>
              </w:rPr>
            </w:pPr>
          </w:p>
        </w:tc>
        <w:tc>
          <w:tcPr>
            <w:tcW w:w="8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1150E1" w14:textId="77777777" w:rsidR="00AA0913" w:rsidRPr="00AA0913" w:rsidRDefault="00AA0913" w:rsidP="00AA0913">
            <w:pPr>
              <w:spacing w:after="0" w:line="240" w:lineRule="auto"/>
              <w:contextualSpacing/>
              <w:jc w:val="center"/>
              <w:rPr>
                <w:rFonts w:cstheme="minorHAnsi"/>
              </w:rPr>
            </w:pPr>
          </w:p>
        </w:tc>
        <w:tc>
          <w:tcPr>
            <w:tcW w:w="6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58A387" w14:textId="77777777" w:rsidR="00AA0913" w:rsidRPr="00AA0913" w:rsidRDefault="00AA0913" w:rsidP="00AA0913">
            <w:pPr>
              <w:spacing w:after="0" w:line="240" w:lineRule="auto"/>
              <w:contextualSpacing/>
              <w:jc w:val="center"/>
              <w:rPr>
                <w:rFonts w:cstheme="minorHAnsi"/>
              </w:rPr>
            </w:pPr>
            <w:r w:rsidRPr="00AA0913">
              <w:rPr>
                <w:rFonts w:cstheme="minorHAnsi"/>
              </w:rPr>
              <w:t>V</w:t>
            </w:r>
          </w:p>
        </w:tc>
      </w:tr>
      <w:tr w:rsidR="00AA0913" w:rsidRPr="00AA0913" w14:paraId="2EA4B5AC" w14:textId="77777777" w:rsidTr="0D117C43">
        <w:trPr>
          <w:trHeight w:val="300"/>
          <w:jc w:val="center"/>
        </w:trPr>
        <w:tc>
          <w:tcPr>
            <w:tcW w:w="518" w:type="dxa"/>
            <w:tcBorders>
              <w:top w:val="single" w:sz="4" w:space="0" w:color="auto"/>
              <w:left w:val="single" w:sz="4" w:space="0" w:color="auto"/>
              <w:bottom w:val="single" w:sz="4" w:space="0" w:color="auto"/>
              <w:right w:val="single" w:sz="4" w:space="0" w:color="auto"/>
            </w:tcBorders>
            <w:noWrap/>
            <w:vAlign w:val="center"/>
            <w:hideMark/>
          </w:tcPr>
          <w:p w14:paraId="4D486F3C" w14:textId="77777777" w:rsidR="00AA0913" w:rsidRPr="00AA0913" w:rsidRDefault="00AA0913" w:rsidP="00AA0913">
            <w:pPr>
              <w:spacing w:after="0" w:line="240" w:lineRule="auto"/>
              <w:contextualSpacing/>
              <w:jc w:val="center"/>
              <w:rPr>
                <w:rFonts w:cstheme="minorHAnsi"/>
              </w:rPr>
            </w:pPr>
            <w:r w:rsidRPr="00AA0913">
              <w:rPr>
                <w:rFonts w:cstheme="minorHAnsi"/>
              </w:rPr>
              <w:t>8</w:t>
            </w:r>
          </w:p>
        </w:tc>
        <w:tc>
          <w:tcPr>
            <w:tcW w:w="1367" w:type="dxa"/>
            <w:tcBorders>
              <w:top w:val="nil"/>
              <w:left w:val="nil"/>
              <w:bottom w:val="nil"/>
              <w:right w:val="nil"/>
            </w:tcBorders>
            <w:shd w:val="clear" w:color="auto" w:fill="auto"/>
            <w:noWrap/>
            <w:hideMark/>
          </w:tcPr>
          <w:p w14:paraId="6EE028C3" w14:textId="77777777" w:rsidR="00AA0913" w:rsidRPr="00AA0913" w:rsidRDefault="00AA0913" w:rsidP="00AA0913">
            <w:pPr>
              <w:spacing w:after="0" w:line="240" w:lineRule="auto"/>
              <w:contextualSpacing/>
              <w:rPr>
                <w:rFonts w:cstheme="minorHAnsi"/>
              </w:rPr>
            </w:pPr>
            <w:proofErr w:type="spellStart"/>
            <w:r w:rsidRPr="00AA0913">
              <w:rPr>
                <w:rFonts w:cstheme="minorHAnsi"/>
              </w:rPr>
              <w:t>Reynald</w:t>
            </w:r>
            <w:proofErr w:type="spellEnd"/>
            <w:r w:rsidRPr="00AA0913">
              <w:rPr>
                <w:rFonts w:cstheme="minorHAnsi"/>
              </w:rPr>
              <w:t xml:space="preserve"> Hardy </w:t>
            </w:r>
            <w:proofErr w:type="spellStart"/>
            <w:r w:rsidRPr="00AA0913">
              <w:rPr>
                <w:rFonts w:cstheme="minorHAnsi"/>
              </w:rPr>
              <w:t>Juandra</w:t>
            </w:r>
            <w:proofErr w:type="spellEnd"/>
          </w:p>
        </w:tc>
        <w:tc>
          <w:tcPr>
            <w:tcW w:w="32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88A41F" w14:textId="77777777" w:rsidR="00AA0913" w:rsidRPr="00AA0913" w:rsidRDefault="00AA0913" w:rsidP="00AA0913">
            <w:pPr>
              <w:spacing w:after="0" w:line="240" w:lineRule="auto"/>
              <w:contextualSpacing/>
              <w:rPr>
                <w:rFonts w:cstheme="minorHAnsi"/>
              </w:rPr>
            </w:pPr>
            <w:proofErr w:type="spellStart"/>
            <w:r w:rsidRPr="00AA0913">
              <w:rPr>
                <w:rFonts w:cstheme="minorHAnsi"/>
              </w:rPr>
              <w:t>Juara</w:t>
            </w:r>
            <w:proofErr w:type="spellEnd"/>
            <w:r w:rsidRPr="00AA0913">
              <w:rPr>
                <w:rFonts w:cstheme="minorHAnsi"/>
              </w:rPr>
              <w:t xml:space="preserve"> Harapan </w:t>
            </w:r>
            <w:proofErr w:type="spellStart"/>
            <w:r w:rsidRPr="00AA0913">
              <w:rPr>
                <w:rFonts w:cstheme="minorHAnsi"/>
              </w:rPr>
              <w:t>Kompetisi</w:t>
            </w:r>
            <w:proofErr w:type="spellEnd"/>
            <w:r w:rsidRPr="00AA0913">
              <w:rPr>
                <w:rFonts w:cstheme="minorHAnsi"/>
              </w:rPr>
              <w:t xml:space="preserve"> </w:t>
            </w:r>
            <w:proofErr w:type="spellStart"/>
            <w:r w:rsidRPr="00AA0913">
              <w:rPr>
                <w:rFonts w:cstheme="minorHAnsi"/>
              </w:rPr>
              <w:t>Mengarang</w:t>
            </w:r>
            <w:proofErr w:type="spellEnd"/>
            <w:r w:rsidRPr="00AA0913">
              <w:rPr>
                <w:rFonts w:cstheme="minorHAnsi"/>
              </w:rPr>
              <w:t xml:space="preserve"> di New Normal </w:t>
            </w:r>
            <w:proofErr w:type="spellStart"/>
            <w:r w:rsidRPr="00AA0913">
              <w:rPr>
                <w:rFonts w:cstheme="minorHAnsi"/>
              </w:rPr>
              <w:t>Pandemi</w:t>
            </w:r>
            <w:proofErr w:type="spellEnd"/>
            <w:r w:rsidRPr="00AA0913">
              <w:rPr>
                <w:rFonts w:cstheme="minorHAnsi"/>
              </w:rPr>
              <w:t xml:space="preserve"> 2020 "</w:t>
            </w:r>
            <w:proofErr w:type="spellStart"/>
            <w:proofErr w:type="gramStart"/>
            <w:r w:rsidRPr="00AA0913">
              <w:rPr>
                <w:rFonts w:ascii="MS Gothic" w:eastAsia="MS Gothic" w:hAnsi="MS Gothic" w:cs="MS Gothic" w:hint="eastAsia"/>
              </w:rPr>
              <w:t>我与</w:t>
            </w:r>
            <w:r w:rsidRPr="00AA0913">
              <w:rPr>
                <w:rFonts w:ascii="Microsoft JhengHei" w:eastAsia="Microsoft JhengHei" w:hAnsi="Microsoft JhengHei" w:cs="Microsoft JhengHei" w:hint="eastAsia"/>
              </w:rPr>
              <w:t>汉语的故事</w:t>
            </w:r>
            <w:proofErr w:type="spellEnd"/>
            <w:r w:rsidRPr="00AA0913">
              <w:rPr>
                <w:rFonts w:cstheme="minorHAnsi"/>
              </w:rPr>
              <w:t>“</w:t>
            </w:r>
            <w:proofErr w:type="gramEnd"/>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0D06AA" w14:textId="77777777" w:rsidR="00AA0913" w:rsidRPr="00AA0913" w:rsidRDefault="00AA0913" w:rsidP="00AA0913">
            <w:pPr>
              <w:spacing w:after="0" w:line="240" w:lineRule="auto"/>
              <w:contextualSpacing/>
              <w:jc w:val="center"/>
              <w:rPr>
                <w:rFonts w:cstheme="minorHAnsi"/>
              </w:rPr>
            </w:pPr>
            <w:r w:rsidRPr="00AA0913">
              <w:rPr>
                <w:rFonts w:cstheme="minorHAnsi"/>
              </w:rPr>
              <w:t>12 September 2020</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C57397" w14:textId="77777777" w:rsidR="00AA0913" w:rsidRPr="00AA0913" w:rsidRDefault="00AA0913" w:rsidP="00AA0913">
            <w:pPr>
              <w:spacing w:after="0" w:line="240" w:lineRule="auto"/>
              <w:contextualSpacing/>
              <w:jc w:val="center"/>
              <w:rPr>
                <w:rFonts w:cstheme="minorHAnsi"/>
              </w:rPr>
            </w:pPr>
          </w:p>
        </w:tc>
        <w:tc>
          <w:tcPr>
            <w:tcW w:w="8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F01471" w14:textId="77777777" w:rsidR="00AA0913" w:rsidRPr="00AA0913" w:rsidRDefault="00AA0913" w:rsidP="00AA0913">
            <w:pPr>
              <w:spacing w:after="0" w:line="240" w:lineRule="auto"/>
              <w:contextualSpacing/>
              <w:jc w:val="center"/>
              <w:rPr>
                <w:rFonts w:cstheme="minorHAnsi"/>
              </w:rPr>
            </w:pPr>
            <w:r w:rsidRPr="00AA0913">
              <w:rPr>
                <w:rFonts w:cstheme="minorHAnsi"/>
              </w:rPr>
              <w:t>V</w:t>
            </w:r>
          </w:p>
        </w:tc>
        <w:tc>
          <w:tcPr>
            <w:tcW w:w="6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4CE972" w14:textId="77777777" w:rsidR="00AA0913" w:rsidRPr="00AA0913" w:rsidRDefault="00AA0913" w:rsidP="00AA0913">
            <w:pPr>
              <w:spacing w:after="0" w:line="240" w:lineRule="auto"/>
              <w:contextualSpacing/>
              <w:jc w:val="center"/>
              <w:rPr>
                <w:rFonts w:cstheme="minorHAnsi"/>
              </w:rPr>
            </w:pPr>
          </w:p>
        </w:tc>
      </w:tr>
      <w:tr w:rsidR="00AA0913" w:rsidRPr="00AA0913" w14:paraId="4DC4B76D" w14:textId="77777777" w:rsidTr="0D117C43">
        <w:trPr>
          <w:trHeight w:val="300"/>
          <w:jc w:val="center"/>
        </w:trPr>
        <w:tc>
          <w:tcPr>
            <w:tcW w:w="518" w:type="dxa"/>
            <w:tcBorders>
              <w:top w:val="single" w:sz="4" w:space="0" w:color="auto"/>
              <w:left w:val="single" w:sz="4" w:space="0" w:color="auto"/>
              <w:bottom w:val="nil"/>
              <w:right w:val="single" w:sz="4" w:space="0" w:color="auto"/>
            </w:tcBorders>
            <w:noWrap/>
            <w:vAlign w:val="center"/>
            <w:hideMark/>
          </w:tcPr>
          <w:p w14:paraId="7FDA59AD" w14:textId="77777777" w:rsidR="00AA0913" w:rsidRPr="00AA0913" w:rsidRDefault="00AA0913" w:rsidP="00AA0913">
            <w:pPr>
              <w:spacing w:after="0" w:line="240" w:lineRule="auto"/>
              <w:contextualSpacing/>
              <w:jc w:val="center"/>
              <w:rPr>
                <w:rFonts w:cstheme="minorHAnsi"/>
              </w:rPr>
            </w:pPr>
            <w:r w:rsidRPr="00AA0913">
              <w:rPr>
                <w:rFonts w:cstheme="minorHAnsi"/>
              </w:rPr>
              <w:t>9</w:t>
            </w:r>
          </w:p>
        </w:tc>
        <w:tc>
          <w:tcPr>
            <w:tcW w:w="1367" w:type="dxa"/>
            <w:tcBorders>
              <w:top w:val="single" w:sz="4" w:space="0" w:color="auto"/>
              <w:left w:val="single" w:sz="4" w:space="0" w:color="auto"/>
              <w:bottom w:val="nil"/>
              <w:right w:val="single" w:sz="4" w:space="0" w:color="auto"/>
            </w:tcBorders>
            <w:shd w:val="clear" w:color="auto" w:fill="auto"/>
            <w:hideMark/>
          </w:tcPr>
          <w:p w14:paraId="76AF4C03" w14:textId="77777777" w:rsidR="00AA0913" w:rsidRPr="00AA0913" w:rsidRDefault="00AA0913" w:rsidP="00AA0913">
            <w:pPr>
              <w:spacing w:after="0" w:line="240" w:lineRule="auto"/>
              <w:contextualSpacing/>
              <w:rPr>
                <w:rFonts w:cstheme="minorHAnsi"/>
              </w:rPr>
            </w:pPr>
            <w:proofErr w:type="spellStart"/>
            <w:r w:rsidRPr="00AA0913">
              <w:rPr>
                <w:rFonts w:cstheme="minorHAnsi"/>
              </w:rPr>
              <w:t>Tandi</w:t>
            </w:r>
            <w:proofErr w:type="spellEnd"/>
            <w:r w:rsidRPr="00AA0913">
              <w:rPr>
                <w:rFonts w:cstheme="minorHAnsi"/>
              </w:rPr>
              <w:t xml:space="preserve"> </w:t>
            </w:r>
            <w:proofErr w:type="spellStart"/>
            <w:r w:rsidRPr="00AA0913">
              <w:rPr>
                <w:rFonts w:cstheme="minorHAnsi"/>
              </w:rPr>
              <w:t>Wiyarta</w:t>
            </w:r>
            <w:proofErr w:type="spellEnd"/>
          </w:p>
        </w:tc>
        <w:tc>
          <w:tcPr>
            <w:tcW w:w="3285" w:type="dxa"/>
            <w:tcBorders>
              <w:top w:val="single" w:sz="4" w:space="0" w:color="auto"/>
              <w:left w:val="single" w:sz="4" w:space="0" w:color="auto"/>
              <w:bottom w:val="nil"/>
              <w:right w:val="single" w:sz="4" w:space="0" w:color="auto"/>
            </w:tcBorders>
            <w:shd w:val="clear" w:color="auto" w:fill="auto"/>
            <w:noWrap/>
            <w:vAlign w:val="center"/>
            <w:hideMark/>
          </w:tcPr>
          <w:p w14:paraId="3E040D32" w14:textId="77777777" w:rsidR="00AA0913" w:rsidRPr="00AA0913" w:rsidRDefault="00AA0913" w:rsidP="00AA0913">
            <w:pPr>
              <w:spacing w:after="0" w:line="240" w:lineRule="auto"/>
              <w:contextualSpacing/>
              <w:rPr>
                <w:rFonts w:cstheme="minorHAnsi"/>
              </w:rPr>
            </w:pPr>
            <w:proofErr w:type="spellStart"/>
            <w:r w:rsidRPr="00AA0913">
              <w:rPr>
                <w:rFonts w:cstheme="minorHAnsi"/>
              </w:rPr>
              <w:t>Juara</w:t>
            </w:r>
            <w:proofErr w:type="spellEnd"/>
            <w:r w:rsidRPr="00AA0913">
              <w:rPr>
                <w:rFonts w:cstheme="minorHAnsi"/>
              </w:rPr>
              <w:t xml:space="preserve"> 2 </w:t>
            </w:r>
            <w:proofErr w:type="spellStart"/>
            <w:r w:rsidRPr="00AA0913">
              <w:rPr>
                <w:rFonts w:cstheme="minorHAnsi"/>
              </w:rPr>
              <w:t>Lomba</w:t>
            </w:r>
            <w:proofErr w:type="spellEnd"/>
            <w:r w:rsidRPr="00AA0913">
              <w:rPr>
                <w:rFonts w:cstheme="minorHAnsi"/>
              </w:rPr>
              <w:t xml:space="preserve"> </w:t>
            </w:r>
            <w:proofErr w:type="spellStart"/>
            <w:r w:rsidRPr="00AA0913">
              <w:rPr>
                <w:rFonts w:cstheme="minorHAnsi"/>
              </w:rPr>
              <w:t>Kaligrafi</w:t>
            </w:r>
            <w:proofErr w:type="spellEnd"/>
            <w:r w:rsidRPr="00AA0913">
              <w:rPr>
                <w:rFonts w:cstheme="minorHAnsi"/>
              </w:rPr>
              <w:t xml:space="preserve"> </w:t>
            </w:r>
            <w:proofErr w:type="spellStart"/>
            <w:r w:rsidRPr="00AA0913">
              <w:rPr>
                <w:rFonts w:cstheme="minorHAnsi"/>
              </w:rPr>
              <w:t>Tiongkok</w:t>
            </w:r>
            <w:proofErr w:type="spellEnd"/>
            <w:r w:rsidRPr="00AA0913">
              <w:rPr>
                <w:rFonts w:cstheme="minorHAnsi"/>
              </w:rPr>
              <w:t xml:space="preserve"> "Saya </w:t>
            </w:r>
            <w:proofErr w:type="spellStart"/>
            <w:r w:rsidRPr="00AA0913">
              <w:rPr>
                <w:rFonts w:cstheme="minorHAnsi"/>
              </w:rPr>
              <w:t>Memberi</w:t>
            </w:r>
            <w:proofErr w:type="spellEnd"/>
            <w:r w:rsidRPr="00AA0913">
              <w:rPr>
                <w:rFonts w:cstheme="minorHAnsi"/>
              </w:rPr>
              <w:t xml:space="preserve"> </w:t>
            </w:r>
            <w:proofErr w:type="spellStart"/>
            <w:r w:rsidRPr="00AA0913">
              <w:rPr>
                <w:rFonts w:cstheme="minorHAnsi"/>
              </w:rPr>
              <w:t>Selamat</w:t>
            </w:r>
            <w:proofErr w:type="spellEnd"/>
            <w:r w:rsidRPr="00AA0913">
              <w:rPr>
                <w:rFonts w:cstheme="minorHAnsi"/>
              </w:rPr>
              <w:t xml:space="preserve"> </w:t>
            </w:r>
            <w:proofErr w:type="spellStart"/>
            <w:r w:rsidRPr="00AA0913">
              <w:rPr>
                <w:rFonts w:cstheme="minorHAnsi"/>
              </w:rPr>
              <w:t>Melalui</w:t>
            </w:r>
            <w:proofErr w:type="spellEnd"/>
            <w:r w:rsidRPr="00AA0913">
              <w:rPr>
                <w:rFonts w:cstheme="minorHAnsi"/>
              </w:rPr>
              <w:t xml:space="preserve"> Pusat Bahasa Mandarin </w:t>
            </w:r>
            <w:proofErr w:type="gramStart"/>
            <w:r w:rsidRPr="00AA0913">
              <w:rPr>
                <w:rFonts w:cstheme="minorHAnsi"/>
              </w:rPr>
              <w:t>UM“</w:t>
            </w:r>
            <w:proofErr w:type="gramEnd"/>
          </w:p>
        </w:tc>
        <w:tc>
          <w:tcPr>
            <w:tcW w:w="1350" w:type="dxa"/>
            <w:tcBorders>
              <w:top w:val="single" w:sz="4" w:space="0" w:color="auto"/>
              <w:left w:val="single" w:sz="4" w:space="0" w:color="auto"/>
              <w:bottom w:val="nil"/>
              <w:right w:val="single" w:sz="4" w:space="0" w:color="auto"/>
            </w:tcBorders>
            <w:shd w:val="clear" w:color="auto" w:fill="auto"/>
            <w:noWrap/>
            <w:vAlign w:val="center"/>
            <w:hideMark/>
          </w:tcPr>
          <w:p w14:paraId="3C7B059D" w14:textId="77777777" w:rsidR="00AA0913" w:rsidRPr="00AA0913" w:rsidRDefault="00AA0913" w:rsidP="00AA0913">
            <w:pPr>
              <w:spacing w:after="0" w:line="240" w:lineRule="auto"/>
              <w:contextualSpacing/>
              <w:jc w:val="center"/>
              <w:rPr>
                <w:rFonts w:cstheme="minorHAnsi"/>
              </w:rPr>
            </w:pPr>
            <w:r w:rsidRPr="00AA0913">
              <w:rPr>
                <w:rFonts w:cstheme="minorHAnsi"/>
              </w:rPr>
              <w:t xml:space="preserve">5 </w:t>
            </w:r>
            <w:proofErr w:type="spellStart"/>
            <w:r w:rsidRPr="00AA0913">
              <w:rPr>
                <w:rFonts w:cstheme="minorHAnsi"/>
              </w:rPr>
              <w:t>Oktober</w:t>
            </w:r>
            <w:proofErr w:type="spellEnd"/>
            <w:r w:rsidRPr="00AA0913">
              <w:rPr>
                <w:rFonts w:cstheme="minorHAnsi"/>
              </w:rPr>
              <w:t xml:space="preserve"> 2020</w:t>
            </w:r>
          </w:p>
        </w:tc>
        <w:tc>
          <w:tcPr>
            <w:tcW w:w="1170" w:type="dxa"/>
            <w:tcBorders>
              <w:top w:val="single" w:sz="4" w:space="0" w:color="auto"/>
              <w:left w:val="single" w:sz="4" w:space="0" w:color="auto"/>
              <w:bottom w:val="nil"/>
              <w:right w:val="single" w:sz="4" w:space="0" w:color="auto"/>
            </w:tcBorders>
            <w:shd w:val="clear" w:color="auto" w:fill="auto"/>
            <w:noWrap/>
            <w:vAlign w:val="center"/>
            <w:hideMark/>
          </w:tcPr>
          <w:p w14:paraId="569338B1" w14:textId="77777777" w:rsidR="00AA0913" w:rsidRPr="00AA0913" w:rsidRDefault="00AA0913" w:rsidP="00AA0913">
            <w:pPr>
              <w:spacing w:after="0" w:line="240" w:lineRule="auto"/>
              <w:contextualSpacing/>
              <w:jc w:val="center"/>
              <w:rPr>
                <w:rFonts w:cstheme="minorHAnsi"/>
              </w:rPr>
            </w:pPr>
          </w:p>
        </w:tc>
        <w:tc>
          <w:tcPr>
            <w:tcW w:w="891" w:type="dxa"/>
            <w:tcBorders>
              <w:top w:val="single" w:sz="4" w:space="0" w:color="auto"/>
              <w:left w:val="single" w:sz="4" w:space="0" w:color="auto"/>
              <w:bottom w:val="nil"/>
              <w:right w:val="single" w:sz="4" w:space="0" w:color="auto"/>
            </w:tcBorders>
            <w:shd w:val="clear" w:color="auto" w:fill="auto"/>
            <w:noWrap/>
            <w:vAlign w:val="center"/>
            <w:hideMark/>
          </w:tcPr>
          <w:p w14:paraId="68F2C447" w14:textId="77777777" w:rsidR="00AA0913" w:rsidRPr="00AA0913" w:rsidRDefault="00AA0913" w:rsidP="00AA0913">
            <w:pPr>
              <w:spacing w:after="0" w:line="240" w:lineRule="auto"/>
              <w:contextualSpacing/>
              <w:jc w:val="center"/>
              <w:rPr>
                <w:rFonts w:cstheme="minorHAnsi"/>
              </w:rPr>
            </w:pPr>
          </w:p>
        </w:tc>
        <w:tc>
          <w:tcPr>
            <w:tcW w:w="608" w:type="dxa"/>
            <w:tcBorders>
              <w:top w:val="single" w:sz="4" w:space="0" w:color="auto"/>
              <w:left w:val="single" w:sz="4" w:space="0" w:color="auto"/>
              <w:bottom w:val="nil"/>
              <w:right w:val="single" w:sz="4" w:space="0" w:color="auto"/>
            </w:tcBorders>
            <w:shd w:val="clear" w:color="auto" w:fill="auto"/>
            <w:noWrap/>
            <w:vAlign w:val="center"/>
            <w:hideMark/>
          </w:tcPr>
          <w:p w14:paraId="4460B9CD" w14:textId="77777777" w:rsidR="00AA0913" w:rsidRPr="00AA0913" w:rsidRDefault="00AA0913" w:rsidP="00AA0913">
            <w:pPr>
              <w:spacing w:after="0" w:line="240" w:lineRule="auto"/>
              <w:contextualSpacing/>
              <w:jc w:val="center"/>
              <w:rPr>
                <w:rFonts w:cstheme="minorHAnsi"/>
              </w:rPr>
            </w:pPr>
            <w:r w:rsidRPr="00AA0913">
              <w:rPr>
                <w:rFonts w:cstheme="minorHAnsi"/>
              </w:rPr>
              <w:t>V</w:t>
            </w:r>
          </w:p>
        </w:tc>
      </w:tr>
      <w:tr w:rsidR="00AA0913" w:rsidRPr="00AA0913" w14:paraId="2CD95099" w14:textId="77777777" w:rsidTr="0D117C43">
        <w:trPr>
          <w:trHeight w:val="300"/>
          <w:jc w:val="center"/>
        </w:trPr>
        <w:tc>
          <w:tcPr>
            <w:tcW w:w="518"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EBDB528" w14:textId="77777777" w:rsidR="00AA0913" w:rsidRPr="00AA0913" w:rsidRDefault="00AA0913" w:rsidP="00AA0913">
            <w:pPr>
              <w:spacing w:after="0" w:line="240" w:lineRule="auto"/>
              <w:contextualSpacing/>
              <w:jc w:val="center"/>
              <w:rPr>
                <w:rFonts w:cstheme="minorHAnsi"/>
              </w:rPr>
            </w:pPr>
            <w:r w:rsidRPr="00AA0913">
              <w:rPr>
                <w:rFonts w:cstheme="minorHAnsi"/>
              </w:rPr>
              <w:t>10</w:t>
            </w:r>
          </w:p>
        </w:tc>
        <w:tc>
          <w:tcPr>
            <w:tcW w:w="13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1EDB69DE" w14:textId="77777777" w:rsidR="00AA0913" w:rsidRPr="00AA0913" w:rsidRDefault="00AA0913" w:rsidP="00AA0913">
            <w:pPr>
              <w:spacing w:after="0" w:line="240" w:lineRule="auto"/>
              <w:contextualSpacing/>
              <w:rPr>
                <w:rFonts w:cstheme="minorHAnsi"/>
              </w:rPr>
            </w:pPr>
            <w:proofErr w:type="spellStart"/>
            <w:r w:rsidRPr="00AA0913">
              <w:rPr>
                <w:rFonts w:cstheme="minorHAnsi"/>
              </w:rPr>
              <w:t>Niken</w:t>
            </w:r>
            <w:proofErr w:type="spellEnd"/>
            <w:r w:rsidRPr="00AA0913">
              <w:rPr>
                <w:rFonts w:cstheme="minorHAnsi"/>
              </w:rPr>
              <w:t xml:space="preserve"> </w:t>
            </w:r>
            <w:proofErr w:type="spellStart"/>
            <w:r w:rsidRPr="00AA0913">
              <w:rPr>
                <w:rFonts w:cstheme="minorHAnsi"/>
              </w:rPr>
              <w:t>Maryu</w:t>
            </w:r>
            <w:proofErr w:type="spellEnd"/>
            <w:r w:rsidRPr="00AA0913">
              <w:rPr>
                <w:rFonts w:cstheme="minorHAnsi"/>
              </w:rPr>
              <w:t xml:space="preserve"> </w:t>
            </w:r>
            <w:proofErr w:type="spellStart"/>
            <w:r w:rsidRPr="00AA0913">
              <w:rPr>
                <w:rFonts w:cstheme="minorHAnsi"/>
              </w:rPr>
              <w:t>Larasati</w:t>
            </w:r>
            <w:proofErr w:type="spellEnd"/>
          </w:p>
        </w:tc>
        <w:tc>
          <w:tcPr>
            <w:tcW w:w="32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6279352D" w14:textId="77777777" w:rsidR="00AA0913" w:rsidRPr="00AA0913" w:rsidRDefault="00AA0913" w:rsidP="00AA0913">
            <w:pPr>
              <w:spacing w:after="0" w:line="240" w:lineRule="auto"/>
              <w:contextualSpacing/>
              <w:rPr>
                <w:rFonts w:cstheme="minorHAnsi"/>
              </w:rPr>
            </w:pPr>
            <w:proofErr w:type="spellStart"/>
            <w:r w:rsidRPr="00AA0913">
              <w:rPr>
                <w:rFonts w:cstheme="minorHAnsi"/>
              </w:rPr>
              <w:t>Juara</w:t>
            </w:r>
            <w:proofErr w:type="spellEnd"/>
            <w:r w:rsidRPr="00AA0913">
              <w:rPr>
                <w:rFonts w:cstheme="minorHAnsi"/>
              </w:rPr>
              <w:t xml:space="preserve"> 1 </w:t>
            </w:r>
            <w:proofErr w:type="spellStart"/>
            <w:r w:rsidRPr="00AA0913">
              <w:rPr>
                <w:rFonts w:cstheme="minorHAnsi"/>
              </w:rPr>
              <w:t>Kompetisi</w:t>
            </w:r>
            <w:proofErr w:type="spellEnd"/>
            <w:r w:rsidRPr="00AA0913">
              <w:rPr>
                <w:rFonts w:cstheme="minorHAnsi"/>
              </w:rPr>
              <w:t xml:space="preserve"> </w:t>
            </w:r>
            <w:proofErr w:type="spellStart"/>
            <w:r w:rsidRPr="00AA0913">
              <w:rPr>
                <w:rFonts w:cstheme="minorHAnsi"/>
              </w:rPr>
              <w:t>Mengarang</w:t>
            </w:r>
            <w:proofErr w:type="spellEnd"/>
            <w:r w:rsidRPr="00AA0913">
              <w:rPr>
                <w:rFonts w:cstheme="minorHAnsi"/>
              </w:rPr>
              <w:t xml:space="preserve"> di New Normal </w:t>
            </w:r>
            <w:proofErr w:type="spellStart"/>
            <w:r w:rsidRPr="00AA0913">
              <w:rPr>
                <w:rFonts w:cstheme="minorHAnsi"/>
              </w:rPr>
              <w:t>Pandemi</w:t>
            </w:r>
            <w:proofErr w:type="spellEnd"/>
            <w:r w:rsidRPr="00AA0913">
              <w:rPr>
                <w:rFonts w:cstheme="minorHAnsi"/>
              </w:rPr>
              <w:t xml:space="preserve"> 2020 "</w:t>
            </w:r>
            <w:proofErr w:type="spellStart"/>
            <w:proofErr w:type="gramStart"/>
            <w:r w:rsidRPr="00AA0913">
              <w:rPr>
                <w:rFonts w:ascii="MS Gothic" w:eastAsia="MS Gothic" w:hAnsi="MS Gothic" w:cs="MS Gothic" w:hint="eastAsia"/>
              </w:rPr>
              <w:t>我与</w:t>
            </w:r>
            <w:r w:rsidRPr="00AA0913">
              <w:rPr>
                <w:rFonts w:ascii="Microsoft JhengHei" w:eastAsia="Microsoft JhengHei" w:hAnsi="Microsoft JhengHei" w:cs="Microsoft JhengHei" w:hint="eastAsia"/>
              </w:rPr>
              <w:t>汉语的故事</w:t>
            </w:r>
            <w:proofErr w:type="spellEnd"/>
            <w:r w:rsidRPr="00AA0913">
              <w:rPr>
                <w:rFonts w:cstheme="minorHAnsi"/>
              </w:rPr>
              <w:t>“</w:t>
            </w:r>
            <w:proofErr w:type="gramEnd"/>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5EF9DCC8" w14:textId="77777777" w:rsidR="00AA0913" w:rsidRPr="00AA0913" w:rsidRDefault="00AA0913" w:rsidP="00AA0913">
            <w:pPr>
              <w:spacing w:after="0" w:line="240" w:lineRule="auto"/>
              <w:contextualSpacing/>
              <w:jc w:val="center"/>
              <w:rPr>
                <w:rFonts w:cstheme="minorHAnsi"/>
              </w:rPr>
            </w:pPr>
            <w:r w:rsidRPr="00AA0913">
              <w:rPr>
                <w:rFonts w:cstheme="minorHAnsi"/>
              </w:rPr>
              <w:t>12 September 2020</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3297D1E7" w14:textId="77777777" w:rsidR="00AA0913" w:rsidRPr="00AA0913" w:rsidRDefault="00AA0913" w:rsidP="00AA0913">
            <w:pPr>
              <w:spacing w:after="0" w:line="240" w:lineRule="auto"/>
              <w:contextualSpacing/>
              <w:jc w:val="center"/>
              <w:rPr>
                <w:rFonts w:cstheme="minorHAnsi"/>
              </w:rPr>
            </w:pPr>
          </w:p>
        </w:tc>
        <w:tc>
          <w:tcPr>
            <w:tcW w:w="8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055C5E51" w14:textId="77777777" w:rsidR="00AA0913" w:rsidRPr="00AA0913" w:rsidRDefault="00AA0913" w:rsidP="00AA0913">
            <w:pPr>
              <w:spacing w:after="0" w:line="240" w:lineRule="auto"/>
              <w:contextualSpacing/>
              <w:jc w:val="center"/>
              <w:rPr>
                <w:rFonts w:cstheme="minorHAnsi"/>
              </w:rPr>
            </w:pPr>
            <w:r w:rsidRPr="00AA0913">
              <w:rPr>
                <w:rFonts w:cstheme="minorHAnsi"/>
              </w:rPr>
              <w:t>V</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439B0345" w14:textId="77777777" w:rsidR="00AA0913" w:rsidRPr="00AA0913" w:rsidRDefault="00AA0913" w:rsidP="00AA0913">
            <w:pPr>
              <w:spacing w:after="0" w:line="240" w:lineRule="auto"/>
              <w:contextualSpacing/>
              <w:jc w:val="center"/>
              <w:rPr>
                <w:rFonts w:cstheme="minorHAnsi"/>
              </w:rPr>
            </w:pPr>
          </w:p>
        </w:tc>
      </w:tr>
      <w:tr w:rsidR="00AA0913" w:rsidRPr="00AA0913" w14:paraId="191CDDE2" w14:textId="77777777" w:rsidTr="0D117C43">
        <w:trPr>
          <w:trHeight w:val="300"/>
          <w:jc w:val="center"/>
        </w:trPr>
        <w:tc>
          <w:tcPr>
            <w:tcW w:w="518"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27F5D1F4" w14:textId="77777777" w:rsidR="00AA0913" w:rsidRPr="00AA0913" w:rsidRDefault="00AA0913" w:rsidP="00AA0913">
            <w:pPr>
              <w:spacing w:after="0" w:line="240" w:lineRule="auto"/>
              <w:contextualSpacing/>
              <w:jc w:val="center"/>
              <w:rPr>
                <w:rFonts w:cstheme="minorHAnsi"/>
              </w:rPr>
            </w:pPr>
            <w:r w:rsidRPr="00AA0913">
              <w:rPr>
                <w:rFonts w:cstheme="minorHAnsi"/>
              </w:rPr>
              <w:t>11</w:t>
            </w:r>
          </w:p>
        </w:tc>
        <w:tc>
          <w:tcPr>
            <w:tcW w:w="13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1C844559" w14:textId="77777777" w:rsidR="00AA0913" w:rsidRPr="00AA0913" w:rsidRDefault="00AA0913" w:rsidP="00AA0913">
            <w:pPr>
              <w:spacing w:after="0" w:line="240" w:lineRule="auto"/>
              <w:contextualSpacing/>
              <w:rPr>
                <w:rFonts w:cstheme="minorHAnsi"/>
              </w:rPr>
            </w:pPr>
            <w:proofErr w:type="spellStart"/>
            <w:r w:rsidRPr="00AA0913">
              <w:rPr>
                <w:rFonts w:cstheme="minorHAnsi"/>
              </w:rPr>
              <w:t>Fendy</w:t>
            </w:r>
            <w:proofErr w:type="spellEnd"/>
            <w:r w:rsidRPr="00AA0913">
              <w:rPr>
                <w:rFonts w:cstheme="minorHAnsi"/>
              </w:rPr>
              <w:t xml:space="preserve"> </w:t>
            </w:r>
            <w:proofErr w:type="spellStart"/>
            <w:r w:rsidRPr="00AA0913">
              <w:rPr>
                <w:rFonts w:cstheme="minorHAnsi"/>
              </w:rPr>
              <w:t>Pujianto</w:t>
            </w:r>
            <w:proofErr w:type="spellEnd"/>
          </w:p>
        </w:tc>
        <w:tc>
          <w:tcPr>
            <w:tcW w:w="32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hideMark/>
          </w:tcPr>
          <w:p w14:paraId="19653AA8" w14:textId="77777777" w:rsidR="00AA0913" w:rsidRPr="00AA0913" w:rsidRDefault="00AA0913" w:rsidP="00AA0913">
            <w:pPr>
              <w:spacing w:after="0" w:line="240" w:lineRule="auto"/>
              <w:contextualSpacing/>
              <w:rPr>
                <w:rFonts w:cstheme="minorHAnsi"/>
              </w:rPr>
            </w:pPr>
            <w:proofErr w:type="spellStart"/>
            <w:r w:rsidRPr="00AA0913">
              <w:rPr>
                <w:rFonts w:cstheme="minorHAnsi"/>
              </w:rPr>
              <w:t>Juara</w:t>
            </w:r>
            <w:proofErr w:type="spellEnd"/>
            <w:r w:rsidRPr="00AA0913">
              <w:rPr>
                <w:rFonts w:cstheme="minorHAnsi"/>
              </w:rPr>
              <w:t xml:space="preserve"> 2 </w:t>
            </w:r>
            <w:proofErr w:type="spellStart"/>
            <w:r w:rsidRPr="00AA0913">
              <w:rPr>
                <w:rFonts w:cstheme="minorHAnsi"/>
              </w:rPr>
              <w:t>Lomba</w:t>
            </w:r>
            <w:proofErr w:type="spellEnd"/>
            <w:r w:rsidRPr="00AA0913">
              <w:rPr>
                <w:rFonts w:cstheme="minorHAnsi"/>
              </w:rPr>
              <w:t xml:space="preserve"> </w:t>
            </w:r>
            <w:proofErr w:type="spellStart"/>
            <w:r w:rsidRPr="00AA0913">
              <w:rPr>
                <w:rFonts w:cstheme="minorHAnsi"/>
              </w:rPr>
              <w:t>Pengetahuan</w:t>
            </w:r>
            <w:proofErr w:type="spellEnd"/>
            <w:r w:rsidRPr="00AA0913">
              <w:rPr>
                <w:rFonts w:cstheme="minorHAnsi"/>
              </w:rPr>
              <w:t xml:space="preserve"> </w:t>
            </w:r>
            <w:proofErr w:type="spellStart"/>
            <w:r w:rsidRPr="00AA0913">
              <w:rPr>
                <w:rFonts w:cstheme="minorHAnsi"/>
              </w:rPr>
              <w:t>Umum</w:t>
            </w:r>
            <w:proofErr w:type="spellEnd"/>
            <w:r w:rsidRPr="00AA0913">
              <w:rPr>
                <w:rFonts w:cstheme="minorHAnsi"/>
              </w:rPr>
              <w:t xml:space="preserve"> </w:t>
            </w:r>
            <w:proofErr w:type="spellStart"/>
            <w:r w:rsidRPr="00AA0913">
              <w:rPr>
                <w:rFonts w:cstheme="minorHAnsi"/>
              </w:rPr>
              <w:t>Tiongkok</w:t>
            </w:r>
            <w:proofErr w:type="spellEnd"/>
            <w:r w:rsidRPr="00AA0913">
              <w:rPr>
                <w:rFonts w:cstheme="minorHAnsi"/>
              </w:rPr>
              <w:t xml:space="preserve"> Ke-3</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5B87F1E8" w14:textId="77777777" w:rsidR="00AA0913" w:rsidRPr="00AA0913" w:rsidRDefault="00AA0913" w:rsidP="00AA0913">
            <w:pPr>
              <w:spacing w:after="0" w:line="240" w:lineRule="auto"/>
              <w:contextualSpacing/>
              <w:jc w:val="center"/>
              <w:rPr>
                <w:rFonts w:cstheme="minorHAnsi"/>
              </w:rPr>
            </w:pPr>
            <w:r w:rsidRPr="00AA0913">
              <w:rPr>
                <w:rFonts w:cstheme="minorHAnsi"/>
              </w:rPr>
              <w:t>2020</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095837F0" w14:textId="77777777" w:rsidR="00AA0913" w:rsidRPr="00AA0913" w:rsidRDefault="00AA0913" w:rsidP="00AA0913">
            <w:pPr>
              <w:spacing w:after="0" w:line="240" w:lineRule="auto"/>
              <w:contextualSpacing/>
              <w:jc w:val="center"/>
              <w:rPr>
                <w:rFonts w:cstheme="minorHAnsi"/>
              </w:rPr>
            </w:pPr>
          </w:p>
        </w:tc>
        <w:tc>
          <w:tcPr>
            <w:tcW w:w="8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18669FD2" w14:textId="77777777" w:rsidR="00AA0913" w:rsidRPr="00AA0913" w:rsidRDefault="00AA0913" w:rsidP="00AA0913">
            <w:pPr>
              <w:spacing w:after="0" w:line="240" w:lineRule="auto"/>
              <w:contextualSpacing/>
              <w:jc w:val="center"/>
              <w:rPr>
                <w:rFonts w:cstheme="minorHAnsi"/>
              </w:rPr>
            </w:pP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340E0685" w14:textId="77777777" w:rsidR="00AA0913" w:rsidRPr="00AA0913" w:rsidRDefault="00AA0913" w:rsidP="00AA0913">
            <w:pPr>
              <w:spacing w:after="0" w:line="240" w:lineRule="auto"/>
              <w:contextualSpacing/>
              <w:jc w:val="center"/>
              <w:rPr>
                <w:rFonts w:cstheme="minorHAnsi"/>
              </w:rPr>
            </w:pPr>
            <w:r w:rsidRPr="00AA0913">
              <w:rPr>
                <w:rFonts w:cstheme="minorHAnsi"/>
              </w:rPr>
              <w:t>V</w:t>
            </w:r>
          </w:p>
        </w:tc>
      </w:tr>
      <w:tr w:rsidR="00AA0913" w:rsidRPr="00AA0913" w14:paraId="1BD550DE" w14:textId="77777777" w:rsidTr="0D117C43">
        <w:trPr>
          <w:trHeight w:val="300"/>
          <w:jc w:val="center"/>
        </w:trPr>
        <w:tc>
          <w:tcPr>
            <w:tcW w:w="518"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378D81C" w14:textId="77777777" w:rsidR="00AA0913" w:rsidRPr="00AA0913" w:rsidRDefault="00AA0913" w:rsidP="00AA0913">
            <w:pPr>
              <w:spacing w:after="0" w:line="240" w:lineRule="auto"/>
              <w:contextualSpacing/>
              <w:jc w:val="center"/>
              <w:rPr>
                <w:rFonts w:cstheme="minorHAnsi"/>
              </w:rPr>
            </w:pPr>
            <w:r w:rsidRPr="00AA0913">
              <w:rPr>
                <w:rFonts w:cstheme="minorHAnsi"/>
              </w:rPr>
              <w:t>12</w:t>
            </w:r>
          </w:p>
        </w:tc>
        <w:tc>
          <w:tcPr>
            <w:tcW w:w="13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4E0755B4" w14:textId="77777777" w:rsidR="00AA0913" w:rsidRPr="00AA0913" w:rsidRDefault="00AA0913" w:rsidP="00AA0913">
            <w:pPr>
              <w:spacing w:after="0" w:line="240" w:lineRule="auto"/>
              <w:contextualSpacing/>
              <w:rPr>
                <w:rFonts w:cstheme="minorHAnsi"/>
              </w:rPr>
            </w:pPr>
            <w:proofErr w:type="spellStart"/>
            <w:r w:rsidRPr="00AA0913">
              <w:rPr>
                <w:rFonts w:cstheme="minorHAnsi"/>
              </w:rPr>
              <w:t>Wui</w:t>
            </w:r>
            <w:proofErr w:type="spellEnd"/>
            <w:r w:rsidRPr="00AA0913">
              <w:rPr>
                <w:rFonts w:cstheme="minorHAnsi"/>
              </w:rPr>
              <w:t xml:space="preserve"> </w:t>
            </w:r>
            <w:proofErr w:type="spellStart"/>
            <w:r w:rsidRPr="00AA0913">
              <w:rPr>
                <w:rFonts w:cstheme="minorHAnsi"/>
              </w:rPr>
              <w:t>Liong</w:t>
            </w:r>
            <w:proofErr w:type="spellEnd"/>
          </w:p>
        </w:tc>
        <w:tc>
          <w:tcPr>
            <w:tcW w:w="32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hideMark/>
          </w:tcPr>
          <w:p w14:paraId="0A6FC8B0" w14:textId="77777777" w:rsidR="00AA0913" w:rsidRPr="00AA0913" w:rsidRDefault="00AA0913" w:rsidP="00AA0913">
            <w:pPr>
              <w:spacing w:after="0" w:line="240" w:lineRule="auto"/>
              <w:contextualSpacing/>
              <w:rPr>
                <w:rFonts w:cstheme="minorHAnsi"/>
              </w:rPr>
            </w:pPr>
            <w:proofErr w:type="spellStart"/>
            <w:r w:rsidRPr="00AA0913">
              <w:rPr>
                <w:rFonts w:cstheme="minorHAnsi"/>
              </w:rPr>
              <w:t>Juara</w:t>
            </w:r>
            <w:proofErr w:type="spellEnd"/>
            <w:r w:rsidRPr="00AA0913">
              <w:rPr>
                <w:rFonts w:cstheme="minorHAnsi"/>
              </w:rPr>
              <w:t xml:space="preserve"> 3 </w:t>
            </w:r>
            <w:proofErr w:type="spellStart"/>
            <w:r w:rsidRPr="00AA0913">
              <w:rPr>
                <w:rFonts w:cstheme="minorHAnsi"/>
              </w:rPr>
              <w:t>Lomba</w:t>
            </w:r>
            <w:proofErr w:type="spellEnd"/>
            <w:r w:rsidRPr="00AA0913">
              <w:rPr>
                <w:rFonts w:cstheme="minorHAnsi"/>
              </w:rPr>
              <w:t xml:space="preserve"> </w:t>
            </w:r>
            <w:proofErr w:type="spellStart"/>
            <w:r w:rsidRPr="00AA0913">
              <w:rPr>
                <w:rFonts w:cstheme="minorHAnsi"/>
              </w:rPr>
              <w:t>Pengetahuan</w:t>
            </w:r>
            <w:proofErr w:type="spellEnd"/>
            <w:r w:rsidRPr="00AA0913">
              <w:rPr>
                <w:rFonts w:cstheme="minorHAnsi"/>
              </w:rPr>
              <w:t xml:space="preserve"> </w:t>
            </w:r>
            <w:proofErr w:type="spellStart"/>
            <w:r w:rsidRPr="00AA0913">
              <w:rPr>
                <w:rFonts w:cstheme="minorHAnsi"/>
              </w:rPr>
              <w:t>Umum</w:t>
            </w:r>
            <w:proofErr w:type="spellEnd"/>
            <w:r w:rsidRPr="00AA0913">
              <w:rPr>
                <w:rFonts w:cstheme="minorHAnsi"/>
              </w:rPr>
              <w:t xml:space="preserve"> </w:t>
            </w:r>
            <w:proofErr w:type="spellStart"/>
            <w:r w:rsidRPr="00AA0913">
              <w:rPr>
                <w:rFonts w:cstheme="minorHAnsi"/>
              </w:rPr>
              <w:t>Tiongkok</w:t>
            </w:r>
            <w:proofErr w:type="spellEnd"/>
            <w:r w:rsidRPr="00AA0913">
              <w:rPr>
                <w:rFonts w:cstheme="minorHAnsi"/>
              </w:rPr>
              <w:t xml:space="preserve"> Ke-3</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7D72C9CC" w14:textId="77777777" w:rsidR="00AA0913" w:rsidRPr="00AA0913" w:rsidRDefault="00AA0913" w:rsidP="00AA0913">
            <w:pPr>
              <w:spacing w:after="0" w:line="240" w:lineRule="auto"/>
              <w:contextualSpacing/>
              <w:jc w:val="center"/>
              <w:rPr>
                <w:rFonts w:cstheme="minorHAnsi"/>
              </w:rPr>
            </w:pPr>
            <w:r w:rsidRPr="00AA0913">
              <w:rPr>
                <w:rFonts w:cstheme="minorHAnsi"/>
              </w:rPr>
              <w:t>2020</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37B48A5A" w14:textId="77777777" w:rsidR="00AA0913" w:rsidRPr="00AA0913" w:rsidRDefault="00AA0913" w:rsidP="00AA0913">
            <w:pPr>
              <w:spacing w:after="0" w:line="240" w:lineRule="auto"/>
              <w:contextualSpacing/>
              <w:jc w:val="center"/>
              <w:rPr>
                <w:rFonts w:cstheme="minorHAnsi"/>
              </w:rPr>
            </w:pPr>
          </w:p>
        </w:tc>
        <w:tc>
          <w:tcPr>
            <w:tcW w:w="8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242C6042" w14:textId="77777777" w:rsidR="00AA0913" w:rsidRPr="00AA0913" w:rsidRDefault="00AA0913" w:rsidP="00AA0913">
            <w:pPr>
              <w:spacing w:after="0" w:line="240" w:lineRule="auto"/>
              <w:contextualSpacing/>
              <w:jc w:val="center"/>
              <w:rPr>
                <w:rFonts w:cstheme="minorHAnsi"/>
              </w:rPr>
            </w:pP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55759B58" w14:textId="77777777" w:rsidR="00AA0913" w:rsidRPr="00AA0913" w:rsidRDefault="00AA0913" w:rsidP="00AA0913">
            <w:pPr>
              <w:spacing w:after="0" w:line="240" w:lineRule="auto"/>
              <w:contextualSpacing/>
              <w:jc w:val="center"/>
              <w:rPr>
                <w:rFonts w:cstheme="minorHAnsi"/>
              </w:rPr>
            </w:pPr>
            <w:r w:rsidRPr="00AA0913">
              <w:rPr>
                <w:rFonts w:cstheme="minorHAnsi"/>
              </w:rPr>
              <w:t>V</w:t>
            </w:r>
          </w:p>
        </w:tc>
      </w:tr>
      <w:tr w:rsidR="00AA0913" w:rsidRPr="00AA0913" w14:paraId="4CA6200A" w14:textId="77777777" w:rsidTr="0D117C43">
        <w:trPr>
          <w:trHeight w:val="300"/>
          <w:jc w:val="center"/>
        </w:trPr>
        <w:tc>
          <w:tcPr>
            <w:tcW w:w="518" w:type="dxa"/>
            <w:tcBorders>
              <w:top w:val="single" w:sz="4" w:space="0" w:color="000000" w:themeColor="text1"/>
              <w:left w:val="single" w:sz="4" w:space="0" w:color="000000" w:themeColor="text1"/>
              <w:bottom w:val="nil"/>
              <w:right w:val="single" w:sz="4" w:space="0" w:color="000000" w:themeColor="text1"/>
            </w:tcBorders>
            <w:noWrap/>
            <w:vAlign w:val="center"/>
            <w:hideMark/>
          </w:tcPr>
          <w:p w14:paraId="618C1C94" w14:textId="77777777" w:rsidR="00AA0913" w:rsidRPr="00AA0913" w:rsidRDefault="00AA0913" w:rsidP="00AA0913">
            <w:pPr>
              <w:spacing w:after="0" w:line="240" w:lineRule="auto"/>
              <w:contextualSpacing/>
              <w:jc w:val="center"/>
              <w:rPr>
                <w:rFonts w:cstheme="minorHAnsi"/>
              </w:rPr>
            </w:pPr>
            <w:r w:rsidRPr="00AA0913">
              <w:rPr>
                <w:rFonts w:cstheme="minorHAnsi"/>
              </w:rPr>
              <w:t>13</w:t>
            </w:r>
          </w:p>
        </w:tc>
        <w:tc>
          <w:tcPr>
            <w:tcW w:w="1367" w:type="dxa"/>
            <w:tcBorders>
              <w:top w:val="single" w:sz="4" w:space="0" w:color="000000" w:themeColor="text1"/>
              <w:left w:val="single" w:sz="4" w:space="0" w:color="000000" w:themeColor="text1"/>
              <w:bottom w:val="nil"/>
              <w:right w:val="single" w:sz="4" w:space="0" w:color="000000" w:themeColor="text1"/>
            </w:tcBorders>
            <w:shd w:val="clear" w:color="auto" w:fill="auto"/>
            <w:hideMark/>
          </w:tcPr>
          <w:p w14:paraId="573141FD"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Maxel</w:t>
            </w:r>
            <w:proofErr w:type="spellEnd"/>
            <w:r w:rsidRPr="00AA0913">
              <w:rPr>
                <w:rFonts w:cstheme="minorHAnsi"/>
              </w:rPr>
              <w:t xml:space="preserve"> </w:t>
            </w:r>
            <w:proofErr w:type="spellStart"/>
            <w:r w:rsidRPr="00AA0913">
              <w:rPr>
                <w:rFonts w:cstheme="minorHAnsi"/>
              </w:rPr>
              <w:t>Yosafat</w:t>
            </w:r>
            <w:proofErr w:type="spellEnd"/>
          </w:p>
        </w:tc>
        <w:tc>
          <w:tcPr>
            <w:tcW w:w="3285" w:type="dxa"/>
            <w:tcBorders>
              <w:top w:val="single" w:sz="4" w:space="0" w:color="000000" w:themeColor="text1"/>
              <w:left w:val="single" w:sz="4" w:space="0" w:color="000000" w:themeColor="text1"/>
              <w:bottom w:val="nil"/>
              <w:right w:val="single" w:sz="4" w:space="0" w:color="000000" w:themeColor="text1"/>
            </w:tcBorders>
            <w:shd w:val="clear" w:color="auto" w:fill="auto"/>
            <w:noWrap/>
            <w:hideMark/>
          </w:tcPr>
          <w:p w14:paraId="17BD7A27"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Juara</w:t>
            </w:r>
            <w:proofErr w:type="spellEnd"/>
            <w:r w:rsidRPr="00AA0913">
              <w:rPr>
                <w:rFonts w:cstheme="minorHAnsi"/>
              </w:rPr>
              <w:t xml:space="preserve"> 1 </w:t>
            </w:r>
            <w:proofErr w:type="spellStart"/>
            <w:r w:rsidRPr="00AA0913">
              <w:rPr>
                <w:rFonts w:cstheme="minorHAnsi"/>
              </w:rPr>
              <w:t>Lomba</w:t>
            </w:r>
            <w:proofErr w:type="spellEnd"/>
            <w:r w:rsidRPr="00AA0913">
              <w:rPr>
                <w:rFonts w:cstheme="minorHAnsi"/>
              </w:rPr>
              <w:t xml:space="preserve"> Wushu "Virtual Wushu Competition"</w:t>
            </w:r>
          </w:p>
        </w:tc>
        <w:tc>
          <w:tcPr>
            <w:tcW w:w="1350" w:type="dxa"/>
            <w:tcBorders>
              <w:top w:val="single" w:sz="4" w:space="0" w:color="000000" w:themeColor="text1"/>
              <w:left w:val="single" w:sz="4" w:space="0" w:color="000000" w:themeColor="text1"/>
              <w:bottom w:val="nil"/>
              <w:right w:val="single" w:sz="4" w:space="0" w:color="000000" w:themeColor="text1"/>
            </w:tcBorders>
            <w:shd w:val="clear" w:color="auto" w:fill="auto"/>
            <w:noWrap/>
            <w:vAlign w:val="center"/>
            <w:hideMark/>
          </w:tcPr>
          <w:p w14:paraId="5B03EB94" w14:textId="77777777" w:rsidR="00AA0913" w:rsidRPr="00AA0913" w:rsidRDefault="00AA0913" w:rsidP="00AA0913">
            <w:pPr>
              <w:spacing w:after="0" w:line="240" w:lineRule="auto"/>
              <w:contextualSpacing/>
              <w:jc w:val="center"/>
              <w:rPr>
                <w:rFonts w:cstheme="minorHAnsi"/>
              </w:rPr>
            </w:pPr>
            <w:r w:rsidRPr="00AA0913">
              <w:rPr>
                <w:rFonts w:cstheme="minorHAnsi"/>
              </w:rPr>
              <w:t>2020</w:t>
            </w:r>
          </w:p>
        </w:tc>
        <w:tc>
          <w:tcPr>
            <w:tcW w:w="1170" w:type="dxa"/>
            <w:tcBorders>
              <w:top w:val="single" w:sz="4" w:space="0" w:color="000000" w:themeColor="text1"/>
              <w:left w:val="single" w:sz="4" w:space="0" w:color="000000" w:themeColor="text1"/>
              <w:bottom w:val="nil"/>
              <w:right w:val="single" w:sz="4" w:space="0" w:color="000000" w:themeColor="text1"/>
            </w:tcBorders>
            <w:shd w:val="clear" w:color="auto" w:fill="auto"/>
            <w:noWrap/>
            <w:vAlign w:val="center"/>
            <w:hideMark/>
          </w:tcPr>
          <w:p w14:paraId="40717C8F" w14:textId="77777777" w:rsidR="00AA0913" w:rsidRPr="00AA0913" w:rsidRDefault="00AA0913" w:rsidP="00AA0913">
            <w:pPr>
              <w:spacing w:after="0" w:line="240" w:lineRule="auto"/>
              <w:contextualSpacing/>
              <w:jc w:val="center"/>
              <w:rPr>
                <w:rFonts w:cstheme="minorHAnsi"/>
              </w:rPr>
            </w:pPr>
          </w:p>
        </w:tc>
        <w:tc>
          <w:tcPr>
            <w:tcW w:w="891" w:type="dxa"/>
            <w:tcBorders>
              <w:top w:val="single" w:sz="4" w:space="0" w:color="000000" w:themeColor="text1"/>
              <w:left w:val="single" w:sz="4" w:space="0" w:color="000000" w:themeColor="text1"/>
              <w:bottom w:val="nil"/>
              <w:right w:val="single" w:sz="4" w:space="0" w:color="000000" w:themeColor="text1"/>
            </w:tcBorders>
            <w:shd w:val="clear" w:color="auto" w:fill="auto"/>
            <w:noWrap/>
            <w:vAlign w:val="center"/>
            <w:hideMark/>
          </w:tcPr>
          <w:p w14:paraId="5CC45416" w14:textId="77777777" w:rsidR="00AA0913" w:rsidRPr="00AA0913" w:rsidRDefault="00AA0913" w:rsidP="00AA0913">
            <w:pPr>
              <w:spacing w:after="0" w:line="240" w:lineRule="auto"/>
              <w:contextualSpacing/>
              <w:jc w:val="center"/>
              <w:rPr>
                <w:rFonts w:cstheme="minorHAnsi"/>
              </w:rPr>
            </w:pPr>
          </w:p>
        </w:tc>
        <w:tc>
          <w:tcPr>
            <w:tcW w:w="608" w:type="dxa"/>
            <w:tcBorders>
              <w:top w:val="single" w:sz="4" w:space="0" w:color="000000" w:themeColor="text1"/>
              <w:left w:val="single" w:sz="4" w:space="0" w:color="000000" w:themeColor="text1"/>
              <w:bottom w:val="nil"/>
              <w:right w:val="single" w:sz="4" w:space="0" w:color="000000" w:themeColor="text1"/>
            </w:tcBorders>
            <w:shd w:val="clear" w:color="auto" w:fill="auto"/>
            <w:noWrap/>
            <w:vAlign w:val="center"/>
            <w:hideMark/>
          </w:tcPr>
          <w:p w14:paraId="72DABD89" w14:textId="77777777" w:rsidR="00AA0913" w:rsidRPr="00AA0913" w:rsidRDefault="00AA0913" w:rsidP="00AA0913">
            <w:pPr>
              <w:spacing w:after="0" w:line="240" w:lineRule="auto"/>
              <w:contextualSpacing/>
              <w:jc w:val="center"/>
              <w:rPr>
                <w:rFonts w:cstheme="minorHAnsi"/>
              </w:rPr>
            </w:pPr>
            <w:r w:rsidRPr="00AA0913">
              <w:rPr>
                <w:rFonts w:cstheme="minorHAnsi"/>
              </w:rPr>
              <w:t>V</w:t>
            </w:r>
          </w:p>
        </w:tc>
      </w:tr>
      <w:tr w:rsidR="00AA0913" w:rsidRPr="00AA0913" w14:paraId="527F77A3" w14:textId="77777777" w:rsidTr="0D117C43">
        <w:trPr>
          <w:trHeight w:val="300"/>
          <w:jc w:val="center"/>
        </w:trPr>
        <w:tc>
          <w:tcPr>
            <w:tcW w:w="518" w:type="dxa"/>
            <w:tcBorders>
              <w:top w:val="single" w:sz="4" w:space="0" w:color="000000" w:themeColor="text1"/>
              <w:left w:val="single" w:sz="4" w:space="0" w:color="000000" w:themeColor="text1"/>
              <w:bottom w:val="nil"/>
              <w:right w:val="single" w:sz="4" w:space="0" w:color="000000" w:themeColor="text1"/>
            </w:tcBorders>
            <w:noWrap/>
            <w:vAlign w:val="center"/>
            <w:hideMark/>
          </w:tcPr>
          <w:p w14:paraId="1C27EF6F" w14:textId="77777777" w:rsidR="00AA0913" w:rsidRPr="00AA0913" w:rsidRDefault="00AA0913" w:rsidP="00AA0913">
            <w:pPr>
              <w:spacing w:after="0" w:line="240" w:lineRule="auto"/>
              <w:contextualSpacing/>
              <w:jc w:val="center"/>
              <w:rPr>
                <w:rFonts w:cstheme="minorHAnsi"/>
              </w:rPr>
            </w:pPr>
            <w:r w:rsidRPr="00AA0913">
              <w:rPr>
                <w:rFonts w:cstheme="minorHAnsi"/>
              </w:rPr>
              <w:t>14</w:t>
            </w:r>
          </w:p>
        </w:tc>
        <w:tc>
          <w:tcPr>
            <w:tcW w:w="1367" w:type="dxa"/>
            <w:tcBorders>
              <w:top w:val="single" w:sz="4" w:space="0" w:color="000000" w:themeColor="text1"/>
              <w:left w:val="single" w:sz="4" w:space="0" w:color="000000" w:themeColor="text1"/>
              <w:bottom w:val="nil"/>
              <w:right w:val="single" w:sz="4" w:space="0" w:color="000000" w:themeColor="text1"/>
            </w:tcBorders>
            <w:shd w:val="clear" w:color="auto" w:fill="auto"/>
            <w:noWrap/>
            <w:hideMark/>
          </w:tcPr>
          <w:p w14:paraId="431939F5"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Deodatus</w:t>
            </w:r>
            <w:proofErr w:type="spellEnd"/>
            <w:r w:rsidRPr="00AA0913">
              <w:rPr>
                <w:rFonts w:cstheme="minorHAnsi"/>
              </w:rPr>
              <w:t xml:space="preserve"> David </w:t>
            </w:r>
            <w:proofErr w:type="spellStart"/>
            <w:r w:rsidRPr="00AA0913">
              <w:rPr>
                <w:rFonts w:cstheme="minorHAnsi"/>
              </w:rPr>
              <w:t>Jiuangga</w:t>
            </w:r>
            <w:proofErr w:type="spellEnd"/>
          </w:p>
        </w:tc>
        <w:tc>
          <w:tcPr>
            <w:tcW w:w="3285" w:type="dxa"/>
            <w:tcBorders>
              <w:top w:val="single" w:sz="4" w:space="0" w:color="000000" w:themeColor="text1"/>
              <w:left w:val="single" w:sz="4" w:space="0" w:color="000000" w:themeColor="text1"/>
              <w:bottom w:val="nil"/>
              <w:right w:val="single" w:sz="4" w:space="0" w:color="000000" w:themeColor="text1"/>
            </w:tcBorders>
            <w:shd w:val="clear" w:color="auto" w:fill="auto"/>
            <w:noWrap/>
            <w:hideMark/>
          </w:tcPr>
          <w:p w14:paraId="39D15488"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Juara</w:t>
            </w:r>
            <w:proofErr w:type="spellEnd"/>
            <w:r w:rsidRPr="00AA0913">
              <w:rPr>
                <w:rFonts w:cstheme="minorHAnsi"/>
              </w:rPr>
              <w:t xml:space="preserve"> </w:t>
            </w:r>
            <w:proofErr w:type="spellStart"/>
            <w:r w:rsidRPr="00AA0913">
              <w:rPr>
                <w:rFonts w:cstheme="minorHAnsi"/>
              </w:rPr>
              <w:t>Favorit</w:t>
            </w:r>
            <w:proofErr w:type="spellEnd"/>
            <w:r w:rsidRPr="00AA0913">
              <w:rPr>
                <w:rFonts w:cstheme="minorHAnsi"/>
              </w:rPr>
              <w:t xml:space="preserve"> </w:t>
            </w:r>
            <w:proofErr w:type="spellStart"/>
            <w:r w:rsidRPr="00AA0913">
              <w:rPr>
                <w:rFonts w:cstheme="minorHAnsi"/>
              </w:rPr>
              <w:t>Pemilihan</w:t>
            </w:r>
            <w:proofErr w:type="spellEnd"/>
            <w:r w:rsidRPr="00AA0913">
              <w:rPr>
                <w:rFonts w:cstheme="minorHAnsi"/>
              </w:rPr>
              <w:t xml:space="preserve"> Koko </w:t>
            </w:r>
            <w:proofErr w:type="spellStart"/>
            <w:r w:rsidRPr="00AA0913">
              <w:rPr>
                <w:rFonts w:cstheme="minorHAnsi"/>
              </w:rPr>
              <w:t>Cici</w:t>
            </w:r>
            <w:proofErr w:type="spellEnd"/>
            <w:r w:rsidRPr="00AA0913">
              <w:rPr>
                <w:rFonts w:cstheme="minorHAnsi"/>
              </w:rPr>
              <w:t xml:space="preserve"> </w:t>
            </w:r>
            <w:proofErr w:type="spellStart"/>
            <w:r w:rsidRPr="00AA0913">
              <w:rPr>
                <w:rFonts w:cstheme="minorHAnsi"/>
              </w:rPr>
              <w:t>Jatim</w:t>
            </w:r>
            <w:proofErr w:type="spellEnd"/>
          </w:p>
        </w:tc>
        <w:tc>
          <w:tcPr>
            <w:tcW w:w="1350" w:type="dxa"/>
            <w:tcBorders>
              <w:top w:val="single" w:sz="4" w:space="0" w:color="000000" w:themeColor="text1"/>
              <w:left w:val="single" w:sz="4" w:space="0" w:color="000000" w:themeColor="text1"/>
              <w:bottom w:val="nil"/>
              <w:right w:val="single" w:sz="4" w:space="0" w:color="000000" w:themeColor="text1"/>
            </w:tcBorders>
            <w:shd w:val="clear" w:color="auto" w:fill="auto"/>
            <w:noWrap/>
            <w:vAlign w:val="center"/>
            <w:hideMark/>
          </w:tcPr>
          <w:p w14:paraId="2EA4A7CB" w14:textId="77777777" w:rsidR="00AA0913" w:rsidRPr="00AA0913" w:rsidRDefault="00AA0913" w:rsidP="00AA0913">
            <w:pPr>
              <w:spacing w:after="0" w:line="240" w:lineRule="auto"/>
              <w:contextualSpacing/>
              <w:jc w:val="center"/>
              <w:rPr>
                <w:rFonts w:cstheme="minorHAnsi"/>
              </w:rPr>
            </w:pPr>
            <w:r w:rsidRPr="00AA0913">
              <w:rPr>
                <w:rFonts w:cstheme="minorHAnsi"/>
              </w:rPr>
              <w:t>2022</w:t>
            </w:r>
          </w:p>
        </w:tc>
        <w:tc>
          <w:tcPr>
            <w:tcW w:w="1170" w:type="dxa"/>
            <w:tcBorders>
              <w:top w:val="single" w:sz="4" w:space="0" w:color="000000" w:themeColor="text1"/>
              <w:left w:val="single" w:sz="4" w:space="0" w:color="000000" w:themeColor="text1"/>
              <w:bottom w:val="nil"/>
              <w:right w:val="single" w:sz="4" w:space="0" w:color="000000" w:themeColor="text1"/>
            </w:tcBorders>
            <w:shd w:val="clear" w:color="auto" w:fill="auto"/>
            <w:noWrap/>
            <w:vAlign w:val="center"/>
            <w:hideMark/>
          </w:tcPr>
          <w:p w14:paraId="7DC5EE09" w14:textId="77777777" w:rsidR="00AA0913" w:rsidRPr="00AA0913" w:rsidRDefault="00AA0913" w:rsidP="00AA0913">
            <w:pPr>
              <w:spacing w:after="0" w:line="240" w:lineRule="auto"/>
              <w:contextualSpacing/>
              <w:jc w:val="center"/>
              <w:rPr>
                <w:rFonts w:cstheme="minorHAnsi"/>
              </w:rPr>
            </w:pPr>
          </w:p>
        </w:tc>
        <w:tc>
          <w:tcPr>
            <w:tcW w:w="891" w:type="dxa"/>
            <w:tcBorders>
              <w:top w:val="single" w:sz="4" w:space="0" w:color="000000" w:themeColor="text1"/>
              <w:left w:val="single" w:sz="4" w:space="0" w:color="000000" w:themeColor="text1"/>
              <w:bottom w:val="nil"/>
              <w:right w:val="single" w:sz="4" w:space="0" w:color="000000" w:themeColor="text1"/>
            </w:tcBorders>
            <w:shd w:val="clear" w:color="auto" w:fill="auto"/>
            <w:noWrap/>
            <w:vAlign w:val="center"/>
            <w:hideMark/>
          </w:tcPr>
          <w:p w14:paraId="2D49C090" w14:textId="77777777" w:rsidR="00AA0913" w:rsidRPr="00AA0913" w:rsidRDefault="00AA0913" w:rsidP="00AA0913">
            <w:pPr>
              <w:spacing w:after="0" w:line="240" w:lineRule="auto"/>
              <w:contextualSpacing/>
              <w:jc w:val="center"/>
              <w:rPr>
                <w:rFonts w:cstheme="minorHAnsi"/>
              </w:rPr>
            </w:pPr>
          </w:p>
        </w:tc>
        <w:tc>
          <w:tcPr>
            <w:tcW w:w="608" w:type="dxa"/>
            <w:tcBorders>
              <w:top w:val="single" w:sz="4" w:space="0" w:color="000000" w:themeColor="text1"/>
              <w:left w:val="single" w:sz="4" w:space="0" w:color="000000" w:themeColor="text1"/>
              <w:bottom w:val="nil"/>
              <w:right w:val="single" w:sz="4" w:space="0" w:color="000000" w:themeColor="text1"/>
            </w:tcBorders>
            <w:shd w:val="clear" w:color="auto" w:fill="auto"/>
            <w:noWrap/>
            <w:vAlign w:val="center"/>
            <w:hideMark/>
          </w:tcPr>
          <w:p w14:paraId="016D205E" w14:textId="77777777" w:rsidR="00AA0913" w:rsidRPr="00AA0913" w:rsidRDefault="00AA0913" w:rsidP="00AA0913">
            <w:pPr>
              <w:spacing w:after="0" w:line="240" w:lineRule="auto"/>
              <w:contextualSpacing/>
              <w:jc w:val="center"/>
              <w:rPr>
                <w:rFonts w:cstheme="minorHAnsi"/>
              </w:rPr>
            </w:pPr>
            <w:r w:rsidRPr="00AA0913">
              <w:rPr>
                <w:rFonts w:cstheme="minorHAnsi"/>
              </w:rPr>
              <w:t>V</w:t>
            </w:r>
          </w:p>
        </w:tc>
      </w:tr>
      <w:tr w:rsidR="00AA0913" w:rsidRPr="00AA0913" w14:paraId="0F4D4DF1" w14:textId="77777777" w:rsidTr="0D117C43">
        <w:trPr>
          <w:trHeight w:val="300"/>
          <w:jc w:val="center"/>
        </w:trPr>
        <w:tc>
          <w:tcPr>
            <w:tcW w:w="518"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7F1D789C" w14:textId="77777777" w:rsidR="00AA0913" w:rsidRPr="00AA0913" w:rsidRDefault="00AA0913" w:rsidP="00AA0913">
            <w:pPr>
              <w:spacing w:after="0" w:line="240" w:lineRule="auto"/>
              <w:contextualSpacing/>
              <w:jc w:val="center"/>
              <w:rPr>
                <w:rFonts w:cstheme="minorHAnsi"/>
              </w:rPr>
            </w:pPr>
            <w:r w:rsidRPr="00AA0913">
              <w:rPr>
                <w:rFonts w:cstheme="minorHAnsi"/>
              </w:rPr>
              <w:t>15</w:t>
            </w:r>
          </w:p>
        </w:tc>
        <w:tc>
          <w:tcPr>
            <w:tcW w:w="13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hideMark/>
          </w:tcPr>
          <w:p w14:paraId="28A90085"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Deodatus</w:t>
            </w:r>
            <w:proofErr w:type="spellEnd"/>
            <w:r w:rsidRPr="00AA0913">
              <w:rPr>
                <w:rFonts w:cstheme="minorHAnsi"/>
              </w:rPr>
              <w:t xml:space="preserve"> David </w:t>
            </w:r>
            <w:proofErr w:type="spellStart"/>
            <w:r w:rsidRPr="00AA0913">
              <w:rPr>
                <w:rFonts w:cstheme="minorHAnsi"/>
              </w:rPr>
              <w:t>Jiuangga</w:t>
            </w:r>
            <w:proofErr w:type="spellEnd"/>
          </w:p>
        </w:tc>
        <w:tc>
          <w:tcPr>
            <w:tcW w:w="32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hideMark/>
          </w:tcPr>
          <w:p w14:paraId="7685ADED"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Juara</w:t>
            </w:r>
            <w:proofErr w:type="spellEnd"/>
            <w:r w:rsidRPr="00AA0913">
              <w:rPr>
                <w:rFonts w:cstheme="minorHAnsi"/>
              </w:rPr>
              <w:t xml:space="preserve"> Harapan 3 Minutes Tour Guide, Let Me Show You My Hometown</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016E6579" w14:textId="77777777" w:rsidR="00AA0913" w:rsidRPr="00AA0913" w:rsidRDefault="00AA0913" w:rsidP="00AA0913">
            <w:pPr>
              <w:spacing w:after="0" w:line="240" w:lineRule="auto"/>
              <w:contextualSpacing/>
              <w:jc w:val="center"/>
              <w:rPr>
                <w:rFonts w:cstheme="minorHAnsi"/>
              </w:rPr>
            </w:pPr>
            <w:r w:rsidRPr="00AA0913">
              <w:rPr>
                <w:rFonts w:cstheme="minorHAnsi"/>
              </w:rPr>
              <w:t>2022</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0337768D" w14:textId="77777777" w:rsidR="00AA0913" w:rsidRPr="00AA0913" w:rsidRDefault="00AA0913" w:rsidP="00AA0913">
            <w:pPr>
              <w:spacing w:after="0" w:line="240" w:lineRule="auto"/>
              <w:contextualSpacing/>
              <w:jc w:val="center"/>
              <w:rPr>
                <w:rFonts w:cstheme="minorHAnsi"/>
              </w:rPr>
            </w:pPr>
            <w:r w:rsidRPr="00AA0913">
              <w:rPr>
                <w:rFonts w:cstheme="minorHAnsi"/>
              </w:rPr>
              <w:t>V</w:t>
            </w:r>
          </w:p>
        </w:tc>
        <w:tc>
          <w:tcPr>
            <w:tcW w:w="8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01CBBD6B" w14:textId="77777777" w:rsidR="00AA0913" w:rsidRPr="00AA0913" w:rsidRDefault="00AA0913" w:rsidP="00AA0913">
            <w:pPr>
              <w:spacing w:after="0" w:line="240" w:lineRule="auto"/>
              <w:contextualSpacing/>
              <w:jc w:val="center"/>
              <w:rPr>
                <w:rFonts w:cstheme="minorHAnsi"/>
              </w:rPr>
            </w:pP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002E67B5" w14:textId="77777777" w:rsidR="00AA0913" w:rsidRPr="00AA0913" w:rsidRDefault="00AA0913" w:rsidP="00AA0913">
            <w:pPr>
              <w:spacing w:after="0" w:line="240" w:lineRule="auto"/>
              <w:contextualSpacing/>
              <w:jc w:val="center"/>
              <w:rPr>
                <w:rFonts w:cstheme="minorHAnsi"/>
              </w:rPr>
            </w:pPr>
          </w:p>
        </w:tc>
      </w:tr>
      <w:tr w:rsidR="00AA0913" w:rsidRPr="00AA0913" w14:paraId="18334C39" w14:textId="77777777" w:rsidTr="0D117C43">
        <w:trPr>
          <w:trHeight w:val="300"/>
          <w:jc w:val="center"/>
        </w:trPr>
        <w:tc>
          <w:tcPr>
            <w:tcW w:w="518"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23B3C000" w14:textId="77777777" w:rsidR="00AA0913" w:rsidRPr="00AA0913" w:rsidRDefault="00AA0913" w:rsidP="00AA0913">
            <w:pPr>
              <w:spacing w:after="0" w:line="240" w:lineRule="auto"/>
              <w:jc w:val="center"/>
              <w:rPr>
                <w:rFonts w:cstheme="minorHAnsi"/>
              </w:rPr>
            </w:pPr>
            <w:r w:rsidRPr="00AA0913">
              <w:rPr>
                <w:rFonts w:cstheme="minorHAnsi"/>
              </w:rPr>
              <w:t>16</w:t>
            </w:r>
          </w:p>
        </w:tc>
        <w:tc>
          <w:tcPr>
            <w:tcW w:w="13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hideMark/>
          </w:tcPr>
          <w:p w14:paraId="41D97BE8" w14:textId="77777777" w:rsidR="00AA0913" w:rsidRPr="00AA0913" w:rsidRDefault="00AA0913" w:rsidP="00AA0913">
            <w:pPr>
              <w:spacing w:after="0" w:line="240" w:lineRule="auto"/>
              <w:jc w:val="both"/>
              <w:rPr>
                <w:rFonts w:cstheme="minorHAnsi"/>
              </w:rPr>
            </w:pPr>
            <w:r w:rsidRPr="00AA0913">
              <w:rPr>
                <w:rFonts w:cstheme="minorHAnsi"/>
              </w:rPr>
              <w:t xml:space="preserve">Gabriella </w:t>
            </w:r>
            <w:proofErr w:type="spellStart"/>
            <w:r w:rsidRPr="00AA0913">
              <w:rPr>
                <w:rFonts w:cstheme="minorHAnsi"/>
              </w:rPr>
              <w:t>Jeviana</w:t>
            </w:r>
            <w:proofErr w:type="spellEnd"/>
            <w:r w:rsidRPr="00AA0913">
              <w:rPr>
                <w:rFonts w:cstheme="minorHAnsi"/>
              </w:rPr>
              <w:t xml:space="preserve"> Prana Jaya</w:t>
            </w:r>
          </w:p>
        </w:tc>
        <w:tc>
          <w:tcPr>
            <w:tcW w:w="32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hideMark/>
          </w:tcPr>
          <w:p w14:paraId="4F734271"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Juara</w:t>
            </w:r>
            <w:proofErr w:type="spellEnd"/>
            <w:r w:rsidRPr="00AA0913">
              <w:rPr>
                <w:rFonts w:cstheme="minorHAnsi"/>
              </w:rPr>
              <w:t xml:space="preserve"> Harapan 3 Minutes Tour Guide, Let Me Show You My Hometown</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13C8D267" w14:textId="77777777" w:rsidR="00AA0913" w:rsidRPr="00AA0913" w:rsidRDefault="00AA0913" w:rsidP="00AA0913">
            <w:pPr>
              <w:spacing w:after="0" w:line="240" w:lineRule="auto"/>
              <w:contextualSpacing/>
              <w:jc w:val="center"/>
              <w:rPr>
                <w:rFonts w:cstheme="minorHAnsi"/>
              </w:rPr>
            </w:pPr>
            <w:r w:rsidRPr="00AA0913">
              <w:rPr>
                <w:rFonts w:cstheme="minorHAnsi"/>
              </w:rPr>
              <w:t>2022</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1A3C7BBB" w14:textId="77777777" w:rsidR="00AA0913" w:rsidRPr="00AA0913" w:rsidRDefault="00AA0913" w:rsidP="00AA0913">
            <w:pPr>
              <w:spacing w:after="0" w:line="240" w:lineRule="auto"/>
              <w:contextualSpacing/>
              <w:jc w:val="center"/>
              <w:rPr>
                <w:rFonts w:cstheme="minorHAnsi"/>
              </w:rPr>
            </w:pPr>
            <w:r w:rsidRPr="00AA0913">
              <w:rPr>
                <w:rFonts w:cstheme="minorHAnsi"/>
              </w:rPr>
              <w:t>V</w:t>
            </w:r>
          </w:p>
        </w:tc>
        <w:tc>
          <w:tcPr>
            <w:tcW w:w="8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1D638542" w14:textId="77777777" w:rsidR="00AA0913" w:rsidRPr="00AA0913" w:rsidRDefault="00AA0913" w:rsidP="00AA0913">
            <w:pPr>
              <w:spacing w:after="0" w:line="240" w:lineRule="auto"/>
              <w:jc w:val="center"/>
              <w:rPr>
                <w:rFonts w:cstheme="minorHAnsi"/>
              </w:rPr>
            </w:pP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0DFC0407" w14:textId="77777777" w:rsidR="00AA0913" w:rsidRPr="00AA0913" w:rsidRDefault="00AA0913" w:rsidP="00AA0913">
            <w:pPr>
              <w:spacing w:after="0" w:line="240" w:lineRule="auto"/>
              <w:jc w:val="center"/>
              <w:rPr>
                <w:rFonts w:cstheme="minorHAnsi"/>
              </w:rPr>
            </w:pPr>
          </w:p>
        </w:tc>
      </w:tr>
      <w:tr w:rsidR="00AA0913" w:rsidRPr="00AA0913" w14:paraId="3AF7EA8D" w14:textId="77777777" w:rsidTr="0D117C43">
        <w:trPr>
          <w:trHeight w:val="300"/>
          <w:jc w:val="center"/>
        </w:trPr>
        <w:tc>
          <w:tcPr>
            <w:tcW w:w="518"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2FFEBB8" w14:textId="77777777" w:rsidR="00AA0913" w:rsidRPr="00AA0913" w:rsidRDefault="00AA0913" w:rsidP="00AA0913">
            <w:pPr>
              <w:spacing w:after="0" w:line="240" w:lineRule="auto"/>
              <w:jc w:val="center"/>
              <w:rPr>
                <w:rFonts w:cstheme="minorHAnsi"/>
              </w:rPr>
            </w:pPr>
            <w:r w:rsidRPr="00AA0913">
              <w:rPr>
                <w:rFonts w:cstheme="minorHAnsi"/>
              </w:rPr>
              <w:t>17</w:t>
            </w:r>
          </w:p>
        </w:tc>
        <w:tc>
          <w:tcPr>
            <w:tcW w:w="13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hideMark/>
          </w:tcPr>
          <w:p w14:paraId="2F02B07C" w14:textId="77777777" w:rsidR="00AA0913" w:rsidRPr="00AA0913" w:rsidRDefault="00AA0913" w:rsidP="00AA0913">
            <w:pPr>
              <w:spacing w:after="0" w:line="240" w:lineRule="auto"/>
              <w:jc w:val="both"/>
              <w:rPr>
                <w:rFonts w:cstheme="minorHAnsi"/>
              </w:rPr>
            </w:pPr>
            <w:r w:rsidRPr="00AA0913">
              <w:rPr>
                <w:rFonts w:cstheme="minorHAnsi"/>
              </w:rPr>
              <w:t xml:space="preserve">Meli </w:t>
            </w:r>
            <w:proofErr w:type="spellStart"/>
            <w:r w:rsidRPr="00AA0913">
              <w:rPr>
                <w:rFonts w:cstheme="minorHAnsi"/>
              </w:rPr>
              <w:t>Pangestu</w:t>
            </w:r>
            <w:proofErr w:type="spellEnd"/>
          </w:p>
        </w:tc>
        <w:tc>
          <w:tcPr>
            <w:tcW w:w="32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hideMark/>
          </w:tcPr>
          <w:p w14:paraId="15395932"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Juara</w:t>
            </w:r>
            <w:proofErr w:type="spellEnd"/>
            <w:r w:rsidRPr="00AA0913">
              <w:rPr>
                <w:rFonts w:cstheme="minorHAnsi"/>
              </w:rPr>
              <w:t xml:space="preserve"> Harapan 3 Minutes Tour Guide, Let Me Show You My Hometown</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541F9CF8" w14:textId="77777777" w:rsidR="00AA0913" w:rsidRPr="00AA0913" w:rsidRDefault="00AA0913" w:rsidP="00AA0913">
            <w:pPr>
              <w:spacing w:after="0" w:line="240" w:lineRule="auto"/>
              <w:contextualSpacing/>
              <w:jc w:val="center"/>
              <w:rPr>
                <w:rFonts w:cstheme="minorHAnsi"/>
              </w:rPr>
            </w:pPr>
            <w:r w:rsidRPr="00AA0913">
              <w:rPr>
                <w:rFonts w:cstheme="minorHAnsi"/>
              </w:rPr>
              <w:t>2022</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5BD5ACB6" w14:textId="77777777" w:rsidR="00AA0913" w:rsidRPr="00AA0913" w:rsidRDefault="00AA0913" w:rsidP="00AA0913">
            <w:pPr>
              <w:spacing w:after="0" w:line="240" w:lineRule="auto"/>
              <w:contextualSpacing/>
              <w:jc w:val="center"/>
              <w:rPr>
                <w:rFonts w:cstheme="minorHAnsi"/>
              </w:rPr>
            </w:pPr>
            <w:r w:rsidRPr="00AA0913">
              <w:rPr>
                <w:rFonts w:cstheme="minorHAnsi"/>
              </w:rPr>
              <w:t>V</w:t>
            </w:r>
          </w:p>
        </w:tc>
        <w:tc>
          <w:tcPr>
            <w:tcW w:w="8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2F4F9B0F" w14:textId="77777777" w:rsidR="00AA0913" w:rsidRPr="00AA0913" w:rsidRDefault="00AA0913" w:rsidP="00AA0913">
            <w:pPr>
              <w:spacing w:after="0" w:line="240" w:lineRule="auto"/>
              <w:jc w:val="center"/>
              <w:rPr>
                <w:rFonts w:cstheme="minorHAnsi"/>
              </w:rPr>
            </w:pP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1BFC593B" w14:textId="77777777" w:rsidR="00AA0913" w:rsidRPr="00AA0913" w:rsidRDefault="00AA0913" w:rsidP="00AA0913">
            <w:pPr>
              <w:spacing w:after="0" w:line="240" w:lineRule="auto"/>
              <w:jc w:val="center"/>
              <w:rPr>
                <w:rFonts w:cstheme="minorHAnsi"/>
              </w:rPr>
            </w:pPr>
          </w:p>
        </w:tc>
      </w:tr>
      <w:tr w:rsidR="00AA0913" w:rsidRPr="00AA0913" w14:paraId="2CF93F37" w14:textId="77777777" w:rsidTr="0D117C43">
        <w:trPr>
          <w:trHeight w:val="300"/>
          <w:jc w:val="center"/>
        </w:trPr>
        <w:tc>
          <w:tcPr>
            <w:tcW w:w="518"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53EDECF4" w14:textId="77777777" w:rsidR="00AA0913" w:rsidRPr="00AA0913" w:rsidRDefault="00AA0913" w:rsidP="00AA0913">
            <w:pPr>
              <w:spacing w:after="0" w:line="240" w:lineRule="auto"/>
              <w:jc w:val="center"/>
              <w:rPr>
                <w:rFonts w:cstheme="minorHAnsi"/>
              </w:rPr>
            </w:pPr>
            <w:r w:rsidRPr="00AA0913">
              <w:rPr>
                <w:rFonts w:cstheme="minorHAnsi"/>
              </w:rPr>
              <w:t>18</w:t>
            </w:r>
          </w:p>
        </w:tc>
        <w:tc>
          <w:tcPr>
            <w:tcW w:w="13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hideMark/>
          </w:tcPr>
          <w:p w14:paraId="69A81C4A" w14:textId="77777777" w:rsidR="00AA0913" w:rsidRPr="00AA0913" w:rsidRDefault="00AA0913" w:rsidP="00AA0913">
            <w:pPr>
              <w:spacing w:after="0" w:line="240" w:lineRule="auto"/>
              <w:jc w:val="both"/>
              <w:rPr>
                <w:rFonts w:cstheme="minorHAnsi"/>
              </w:rPr>
            </w:pPr>
            <w:r w:rsidRPr="00AA0913">
              <w:rPr>
                <w:rFonts w:cstheme="minorHAnsi"/>
              </w:rPr>
              <w:t>Steven Asher Land</w:t>
            </w:r>
          </w:p>
        </w:tc>
        <w:tc>
          <w:tcPr>
            <w:tcW w:w="32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hideMark/>
          </w:tcPr>
          <w:p w14:paraId="71521FF1"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Juara</w:t>
            </w:r>
            <w:proofErr w:type="spellEnd"/>
            <w:r w:rsidRPr="00AA0913">
              <w:rPr>
                <w:rFonts w:cstheme="minorHAnsi"/>
              </w:rPr>
              <w:t xml:space="preserve"> Harapan 3 Minutes Tour Guide, Let Me Show You My Hometown</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76A05151" w14:textId="77777777" w:rsidR="00AA0913" w:rsidRPr="00AA0913" w:rsidRDefault="00AA0913" w:rsidP="00AA0913">
            <w:pPr>
              <w:spacing w:after="0" w:line="240" w:lineRule="auto"/>
              <w:contextualSpacing/>
              <w:jc w:val="center"/>
              <w:rPr>
                <w:rFonts w:cstheme="minorHAnsi"/>
              </w:rPr>
            </w:pPr>
            <w:r w:rsidRPr="00AA0913">
              <w:rPr>
                <w:rFonts w:cstheme="minorHAnsi"/>
              </w:rPr>
              <w:t>2022</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7F5C787F" w14:textId="77777777" w:rsidR="00AA0913" w:rsidRPr="00AA0913" w:rsidRDefault="00AA0913" w:rsidP="00AA0913">
            <w:pPr>
              <w:spacing w:after="0" w:line="240" w:lineRule="auto"/>
              <w:contextualSpacing/>
              <w:jc w:val="center"/>
              <w:rPr>
                <w:rFonts w:cstheme="minorHAnsi"/>
              </w:rPr>
            </w:pPr>
            <w:r w:rsidRPr="00AA0913">
              <w:rPr>
                <w:rFonts w:cstheme="minorHAnsi"/>
              </w:rPr>
              <w:t>V</w:t>
            </w:r>
          </w:p>
        </w:tc>
        <w:tc>
          <w:tcPr>
            <w:tcW w:w="8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1987ABE1" w14:textId="77777777" w:rsidR="00AA0913" w:rsidRPr="00AA0913" w:rsidRDefault="00AA0913" w:rsidP="00AA0913">
            <w:pPr>
              <w:spacing w:after="0" w:line="240" w:lineRule="auto"/>
              <w:jc w:val="center"/>
              <w:rPr>
                <w:rFonts w:cstheme="minorHAnsi"/>
              </w:rPr>
            </w:pP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04D9A771" w14:textId="77777777" w:rsidR="00AA0913" w:rsidRPr="00AA0913" w:rsidRDefault="00AA0913" w:rsidP="00AA0913">
            <w:pPr>
              <w:spacing w:after="0" w:line="240" w:lineRule="auto"/>
              <w:jc w:val="center"/>
              <w:rPr>
                <w:rFonts w:cstheme="minorHAnsi"/>
              </w:rPr>
            </w:pPr>
          </w:p>
        </w:tc>
      </w:tr>
      <w:tr w:rsidR="00AA0913" w:rsidRPr="00AA0913" w14:paraId="40AA80C1" w14:textId="77777777" w:rsidTr="0D117C43">
        <w:trPr>
          <w:trHeight w:val="300"/>
          <w:jc w:val="center"/>
        </w:trPr>
        <w:tc>
          <w:tcPr>
            <w:tcW w:w="518"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70FAFE6A" w14:textId="77777777" w:rsidR="00AA0913" w:rsidRPr="00AA0913" w:rsidRDefault="00AA0913" w:rsidP="00AA0913">
            <w:pPr>
              <w:spacing w:after="0" w:line="240" w:lineRule="auto"/>
              <w:contextualSpacing/>
              <w:jc w:val="center"/>
              <w:rPr>
                <w:rFonts w:cstheme="minorHAnsi"/>
              </w:rPr>
            </w:pPr>
            <w:r w:rsidRPr="00AA0913">
              <w:rPr>
                <w:rFonts w:cstheme="minorHAnsi"/>
              </w:rPr>
              <w:t>19</w:t>
            </w:r>
          </w:p>
        </w:tc>
        <w:tc>
          <w:tcPr>
            <w:tcW w:w="13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hideMark/>
          </w:tcPr>
          <w:p w14:paraId="67FF15C0"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Deodatus</w:t>
            </w:r>
            <w:proofErr w:type="spellEnd"/>
            <w:r w:rsidRPr="00AA0913">
              <w:rPr>
                <w:rFonts w:cstheme="minorHAnsi"/>
              </w:rPr>
              <w:t xml:space="preserve"> David </w:t>
            </w:r>
            <w:proofErr w:type="spellStart"/>
            <w:r w:rsidRPr="00AA0913">
              <w:rPr>
                <w:rFonts w:cstheme="minorHAnsi"/>
              </w:rPr>
              <w:t>Jiuangga</w:t>
            </w:r>
            <w:proofErr w:type="spellEnd"/>
          </w:p>
        </w:tc>
        <w:tc>
          <w:tcPr>
            <w:tcW w:w="32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hideMark/>
          </w:tcPr>
          <w:p w14:paraId="3FF260A9"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Juara</w:t>
            </w:r>
            <w:proofErr w:type="spellEnd"/>
            <w:r w:rsidRPr="00AA0913">
              <w:rPr>
                <w:rFonts w:cstheme="minorHAnsi"/>
              </w:rPr>
              <w:t xml:space="preserve"> 2 </w:t>
            </w:r>
            <w:proofErr w:type="spellStart"/>
            <w:r w:rsidRPr="00AA0913">
              <w:rPr>
                <w:rFonts w:cstheme="minorHAnsi"/>
              </w:rPr>
              <w:t>Pidato</w:t>
            </w:r>
            <w:proofErr w:type="spellEnd"/>
            <w:r w:rsidRPr="00AA0913">
              <w:rPr>
                <w:rFonts w:cstheme="minorHAnsi"/>
              </w:rPr>
              <w:t xml:space="preserve"> Chinatown Culture Festival</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5072FB2D" w14:textId="77777777" w:rsidR="00AA0913" w:rsidRPr="00AA0913" w:rsidRDefault="00AA0913" w:rsidP="00AA0913">
            <w:pPr>
              <w:spacing w:after="0" w:line="240" w:lineRule="auto"/>
              <w:contextualSpacing/>
              <w:jc w:val="center"/>
              <w:rPr>
                <w:rFonts w:cstheme="minorHAnsi"/>
              </w:rPr>
            </w:pPr>
            <w:r w:rsidRPr="00AA0913">
              <w:rPr>
                <w:rFonts w:cstheme="minorHAnsi"/>
              </w:rPr>
              <w:t>2022</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661AC7A2" w14:textId="77777777" w:rsidR="00AA0913" w:rsidRPr="00AA0913" w:rsidRDefault="00AA0913" w:rsidP="00AA0913">
            <w:pPr>
              <w:spacing w:after="0" w:line="240" w:lineRule="auto"/>
              <w:contextualSpacing/>
              <w:jc w:val="center"/>
              <w:rPr>
                <w:rFonts w:cstheme="minorHAnsi"/>
              </w:rPr>
            </w:pPr>
          </w:p>
        </w:tc>
        <w:tc>
          <w:tcPr>
            <w:tcW w:w="8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2C698D56" w14:textId="77777777" w:rsidR="00AA0913" w:rsidRPr="00AA0913" w:rsidRDefault="00AA0913" w:rsidP="00AA0913">
            <w:pPr>
              <w:spacing w:after="0" w:line="240" w:lineRule="auto"/>
              <w:contextualSpacing/>
              <w:jc w:val="center"/>
              <w:rPr>
                <w:rFonts w:cstheme="minorHAnsi"/>
              </w:rPr>
            </w:pP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noWrap/>
            <w:vAlign w:val="center"/>
            <w:hideMark/>
          </w:tcPr>
          <w:p w14:paraId="685FDCE7" w14:textId="77777777" w:rsidR="00AA0913" w:rsidRPr="00AA0913" w:rsidRDefault="00AA0913" w:rsidP="00AA0913">
            <w:pPr>
              <w:spacing w:after="0" w:line="240" w:lineRule="auto"/>
              <w:contextualSpacing/>
              <w:jc w:val="center"/>
              <w:rPr>
                <w:rFonts w:cstheme="minorHAnsi"/>
              </w:rPr>
            </w:pPr>
            <w:r w:rsidRPr="00AA0913">
              <w:rPr>
                <w:rFonts w:cstheme="minorHAnsi"/>
              </w:rPr>
              <w:t>V</w:t>
            </w:r>
          </w:p>
        </w:tc>
      </w:tr>
    </w:tbl>
    <w:p w14:paraId="681A4919" w14:textId="77777777" w:rsidR="00AA0913" w:rsidRPr="00AA0913" w:rsidRDefault="00AA0913" w:rsidP="00AA0913">
      <w:pPr>
        <w:spacing w:after="0" w:line="240" w:lineRule="auto"/>
        <w:contextualSpacing/>
        <w:jc w:val="both"/>
        <w:rPr>
          <w:rFonts w:cstheme="minorHAnsi"/>
        </w:rPr>
      </w:pPr>
    </w:p>
    <w:p w14:paraId="53732DE1" w14:textId="77777777" w:rsidR="00AA0913" w:rsidRPr="00AA0913" w:rsidRDefault="00AA0913" w:rsidP="00AA0913">
      <w:pPr>
        <w:spacing w:after="0" w:line="240" w:lineRule="auto"/>
        <w:contextualSpacing/>
        <w:jc w:val="both"/>
        <w:rPr>
          <w:rFonts w:cstheme="minorHAnsi"/>
          <w:b/>
        </w:rPr>
      </w:pPr>
      <w:r w:rsidRPr="00AA0913">
        <w:rPr>
          <w:rFonts w:cstheme="minorHAnsi"/>
          <w:b/>
        </w:rPr>
        <w:t xml:space="preserve">9.1.2.3 Masa </w:t>
      </w:r>
      <w:proofErr w:type="spellStart"/>
      <w:r w:rsidRPr="00AA0913">
        <w:rPr>
          <w:rFonts w:cstheme="minorHAnsi"/>
          <w:b/>
        </w:rPr>
        <w:t>Studi</w:t>
      </w:r>
      <w:proofErr w:type="spellEnd"/>
      <w:r w:rsidRPr="00AA0913">
        <w:rPr>
          <w:rFonts w:cstheme="minorHAnsi"/>
          <w:b/>
        </w:rPr>
        <w:t xml:space="preserve">, </w:t>
      </w:r>
      <w:proofErr w:type="spellStart"/>
      <w:r w:rsidRPr="00AA0913">
        <w:rPr>
          <w:rFonts w:cstheme="minorHAnsi"/>
          <w:b/>
        </w:rPr>
        <w:t>Kelulusan</w:t>
      </w:r>
      <w:proofErr w:type="spellEnd"/>
      <w:r w:rsidRPr="00AA0913">
        <w:rPr>
          <w:rFonts w:cstheme="minorHAnsi"/>
          <w:b/>
        </w:rPr>
        <w:t xml:space="preserve"> </w:t>
      </w:r>
      <w:proofErr w:type="spellStart"/>
      <w:r w:rsidRPr="00AA0913">
        <w:rPr>
          <w:rFonts w:cstheme="minorHAnsi"/>
          <w:b/>
        </w:rPr>
        <w:t>Tepat</w:t>
      </w:r>
      <w:proofErr w:type="spellEnd"/>
      <w:r w:rsidRPr="00AA0913">
        <w:rPr>
          <w:rFonts w:cstheme="minorHAnsi"/>
          <w:b/>
        </w:rPr>
        <w:t xml:space="preserve"> Waktu, dan </w:t>
      </w:r>
      <w:proofErr w:type="spellStart"/>
      <w:r w:rsidRPr="00AA0913">
        <w:rPr>
          <w:rFonts w:cstheme="minorHAnsi"/>
          <w:b/>
        </w:rPr>
        <w:t>Keberhasilan</w:t>
      </w:r>
      <w:proofErr w:type="spellEnd"/>
      <w:r w:rsidRPr="00AA0913">
        <w:rPr>
          <w:rFonts w:cstheme="minorHAnsi"/>
          <w:b/>
        </w:rPr>
        <w:t xml:space="preserve"> </w:t>
      </w:r>
      <w:proofErr w:type="spellStart"/>
      <w:r w:rsidRPr="00AA0913">
        <w:rPr>
          <w:rFonts w:cstheme="minorHAnsi"/>
          <w:b/>
        </w:rPr>
        <w:t>Studi</w:t>
      </w:r>
      <w:proofErr w:type="spellEnd"/>
    </w:p>
    <w:p w14:paraId="04B3FCDD" w14:textId="77777777" w:rsidR="00AA0913" w:rsidRPr="00AA0913" w:rsidRDefault="00AA0913" w:rsidP="00AA0913">
      <w:pPr>
        <w:spacing w:after="0" w:line="240" w:lineRule="auto"/>
        <w:contextualSpacing/>
        <w:jc w:val="both"/>
        <w:rPr>
          <w:rFonts w:cstheme="minorHAnsi"/>
        </w:rPr>
      </w:pPr>
      <w:r w:rsidRPr="00AA0913">
        <w:rPr>
          <w:rFonts w:cstheme="minorHAnsi"/>
        </w:rPr>
        <w:t xml:space="preserve">Data </w:t>
      </w:r>
      <w:proofErr w:type="spellStart"/>
      <w:r w:rsidRPr="00AA0913">
        <w:rPr>
          <w:rFonts w:cstheme="minorHAnsi"/>
        </w:rPr>
        <w:t>tentang</w:t>
      </w:r>
      <w:proofErr w:type="spellEnd"/>
      <w:r w:rsidRPr="00AA0913">
        <w:rPr>
          <w:rFonts w:cstheme="minorHAnsi"/>
        </w:rPr>
        <w:t xml:space="preserve"> masa </w:t>
      </w:r>
      <w:proofErr w:type="spellStart"/>
      <w:r w:rsidRPr="00AA0913">
        <w:rPr>
          <w:rFonts w:cstheme="minorHAnsi"/>
        </w:rPr>
        <w:t>studi</w:t>
      </w:r>
      <w:proofErr w:type="spellEnd"/>
      <w:r w:rsidRPr="00AA0913">
        <w:rPr>
          <w:rFonts w:cstheme="minorHAnsi"/>
        </w:rPr>
        <w:t xml:space="preserve">, </w:t>
      </w:r>
      <w:proofErr w:type="spellStart"/>
      <w:r w:rsidRPr="00AA0913">
        <w:rPr>
          <w:rFonts w:cstheme="minorHAnsi"/>
        </w:rPr>
        <w:t>kelulusan</w:t>
      </w:r>
      <w:proofErr w:type="spellEnd"/>
      <w:r w:rsidRPr="00AA0913">
        <w:rPr>
          <w:rFonts w:cstheme="minorHAnsi"/>
        </w:rPr>
        <w:t xml:space="preserve"> </w:t>
      </w:r>
      <w:proofErr w:type="spellStart"/>
      <w:r w:rsidRPr="00AA0913">
        <w:rPr>
          <w:rFonts w:cstheme="minorHAnsi"/>
        </w:rPr>
        <w:t>tepat</w:t>
      </w:r>
      <w:proofErr w:type="spellEnd"/>
      <w:r w:rsidRPr="00AA0913">
        <w:rPr>
          <w:rFonts w:cstheme="minorHAnsi"/>
        </w:rPr>
        <w:t xml:space="preserve"> </w:t>
      </w:r>
      <w:proofErr w:type="spellStart"/>
      <w:r w:rsidRPr="00AA0913">
        <w:rPr>
          <w:rFonts w:cstheme="minorHAnsi"/>
        </w:rPr>
        <w:t>waktu</w:t>
      </w:r>
      <w:proofErr w:type="spellEnd"/>
      <w:r w:rsidRPr="00AA0913">
        <w:rPr>
          <w:rFonts w:cstheme="minorHAnsi"/>
        </w:rPr>
        <w:t xml:space="preserve">, dan </w:t>
      </w:r>
      <w:proofErr w:type="spellStart"/>
      <w:r w:rsidRPr="00AA0913">
        <w:rPr>
          <w:rFonts w:cstheme="minorHAnsi"/>
        </w:rPr>
        <w:t>keberhasilan</w:t>
      </w:r>
      <w:proofErr w:type="spellEnd"/>
      <w:r w:rsidRPr="00AA0913">
        <w:rPr>
          <w:rFonts w:cstheme="minorHAnsi"/>
        </w:rPr>
        <w:t xml:space="preserve"> </w:t>
      </w:r>
      <w:proofErr w:type="spellStart"/>
      <w:r w:rsidRPr="00AA0913">
        <w:rPr>
          <w:rFonts w:cstheme="minorHAnsi"/>
        </w:rPr>
        <w:t>studi</w:t>
      </w:r>
      <w:proofErr w:type="spellEnd"/>
      <w:r w:rsidRPr="00AA0913">
        <w:rPr>
          <w:rFonts w:cstheme="minorHAnsi"/>
        </w:rPr>
        <w:t xml:space="preserve"> </w:t>
      </w:r>
      <w:proofErr w:type="spellStart"/>
      <w:r w:rsidRPr="00AA0913">
        <w:rPr>
          <w:rFonts w:cstheme="minorHAnsi"/>
        </w:rPr>
        <w:t>mahasiswa</w:t>
      </w:r>
      <w:proofErr w:type="spellEnd"/>
      <w:r w:rsidRPr="00AA0913">
        <w:rPr>
          <w:rFonts w:cstheme="minorHAnsi"/>
        </w:rPr>
        <w:t xml:space="preserve"> (</w:t>
      </w:r>
      <w:proofErr w:type="spellStart"/>
      <w:r w:rsidRPr="00AA0913">
        <w:rPr>
          <w:rFonts w:cstheme="minorHAnsi"/>
        </w:rPr>
        <w:t>Tabel</w:t>
      </w:r>
      <w:proofErr w:type="spellEnd"/>
      <w:r w:rsidRPr="00AA0913">
        <w:rPr>
          <w:rFonts w:cstheme="minorHAnsi"/>
        </w:rPr>
        <w:t xml:space="preserve"> 9.1.2.3).</w:t>
      </w:r>
    </w:p>
    <w:p w14:paraId="07F861E3" w14:textId="77777777" w:rsidR="00AA0913" w:rsidRPr="00AA0913" w:rsidRDefault="00AA0913" w:rsidP="00AA0913">
      <w:pPr>
        <w:spacing w:after="0" w:line="240" w:lineRule="auto"/>
        <w:contextualSpacing/>
        <w:jc w:val="both"/>
        <w:rPr>
          <w:rFonts w:cstheme="minorHAnsi"/>
        </w:rPr>
      </w:pPr>
    </w:p>
    <w:p w14:paraId="5ECFEC66"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lastRenderedPageBreak/>
        <w:t>Tabel</w:t>
      </w:r>
      <w:proofErr w:type="spellEnd"/>
      <w:r w:rsidRPr="00AA0913">
        <w:rPr>
          <w:rFonts w:cstheme="minorHAnsi"/>
        </w:rPr>
        <w:t xml:space="preserve"> 9.1.2.3 Masa </w:t>
      </w:r>
      <w:proofErr w:type="spellStart"/>
      <w:r w:rsidRPr="00AA0913">
        <w:rPr>
          <w:rFonts w:cstheme="minorHAnsi"/>
        </w:rPr>
        <w:t>Studi</w:t>
      </w:r>
      <w:proofErr w:type="spellEnd"/>
      <w:r w:rsidRPr="00AA0913">
        <w:rPr>
          <w:rFonts w:cstheme="minorHAnsi"/>
        </w:rPr>
        <w:t xml:space="preserve">, </w:t>
      </w:r>
      <w:proofErr w:type="spellStart"/>
      <w:r w:rsidRPr="00AA0913">
        <w:rPr>
          <w:rFonts w:cstheme="minorHAnsi"/>
        </w:rPr>
        <w:t>Kelulusan</w:t>
      </w:r>
      <w:proofErr w:type="spellEnd"/>
      <w:r w:rsidRPr="00AA0913">
        <w:rPr>
          <w:rFonts w:cstheme="minorHAnsi"/>
        </w:rPr>
        <w:t xml:space="preserve"> </w:t>
      </w:r>
      <w:proofErr w:type="spellStart"/>
      <w:r w:rsidRPr="00AA0913">
        <w:rPr>
          <w:rFonts w:cstheme="minorHAnsi"/>
        </w:rPr>
        <w:t>Tepat</w:t>
      </w:r>
      <w:proofErr w:type="spellEnd"/>
      <w:r w:rsidRPr="00AA0913">
        <w:rPr>
          <w:rFonts w:cstheme="minorHAnsi"/>
        </w:rPr>
        <w:t xml:space="preserve"> Waktu, dan </w:t>
      </w:r>
      <w:proofErr w:type="spellStart"/>
      <w:r w:rsidRPr="00AA0913">
        <w:rPr>
          <w:rFonts w:cstheme="minorHAnsi"/>
        </w:rPr>
        <w:t>Keberhasilan</w:t>
      </w:r>
      <w:proofErr w:type="spellEnd"/>
      <w:r w:rsidRPr="00AA0913">
        <w:rPr>
          <w:rFonts w:cstheme="minorHAnsi"/>
        </w:rPr>
        <w:t xml:space="preserve"> </w:t>
      </w:r>
      <w:proofErr w:type="spellStart"/>
      <w:r w:rsidRPr="00AA0913">
        <w:rPr>
          <w:rFonts w:cstheme="minorHAnsi"/>
        </w:rPr>
        <w:t>Studi</w:t>
      </w:r>
      <w:proofErr w:type="spellEnd"/>
    </w:p>
    <w:p w14:paraId="69ACE1F7" w14:textId="77777777" w:rsidR="00AA0913" w:rsidRPr="00AA0913" w:rsidRDefault="00AA0913" w:rsidP="00AA0913">
      <w:pPr>
        <w:spacing w:after="0" w:line="240" w:lineRule="auto"/>
        <w:contextualSpacing/>
        <w:jc w:val="both"/>
        <w:rPr>
          <w:rFonts w:cstheme="minorHAnsi"/>
        </w:rPr>
      </w:pPr>
    </w:p>
    <w:tbl>
      <w:tblPr>
        <w:tblW w:w="0" w:type="auto"/>
        <w:tblLayout w:type="fixed"/>
        <w:tblCellMar>
          <w:top w:w="15" w:type="dxa"/>
          <w:bottom w:w="15" w:type="dxa"/>
        </w:tblCellMar>
        <w:tblLook w:val="04A0" w:firstRow="1" w:lastRow="0" w:firstColumn="1" w:lastColumn="0" w:noHBand="0" w:noVBand="1"/>
      </w:tblPr>
      <w:tblGrid>
        <w:gridCol w:w="895"/>
        <w:gridCol w:w="1170"/>
        <w:gridCol w:w="720"/>
        <w:gridCol w:w="720"/>
        <w:gridCol w:w="720"/>
        <w:gridCol w:w="757"/>
        <w:gridCol w:w="773"/>
        <w:gridCol w:w="720"/>
        <w:gridCol w:w="720"/>
        <w:gridCol w:w="990"/>
        <w:gridCol w:w="831"/>
      </w:tblGrid>
      <w:tr w:rsidR="00AA0913" w:rsidRPr="00AA0913" w14:paraId="721AA2F0" w14:textId="77777777" w:rsidTr="0C5F4A02">
        <w:trPr>
          <w:trHeight w:val="300"/>
        </w:trPr>
        <w:tc>
          <w:tcPr>
            <w:tcW w:w="895" w:type="dxa"/>
            <w:vMerge w:val="restart"/>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2865A390" w14:textId="77777777" w:rsidR="00AA0913" w:rsidRPr="00AA0913" w:rsidRDefault="00AA0913" w:rsidP="00AA0913">
            <w:pPr>
              <w:spacing w:after="0" w:line="240" w:lineRule="auto"/>
              <w:contextualSpacing/>
              <w:jc w:val="both"/>
              <w:rPr>
                <w:rFonts w:cstheme="minorHAnsi"/>
                <w:b/>
                <w:bCs/>
              </w:rPr>
            </w:pPr>
            <w:proofErr w:type="spellStart"/>
            <w:r w:rsidRPr="00AA0913">
              <w:rPr>
                <w:rFonts w:cstheme="minorHAnsi"/>
                <w:b/>
                <w:bCs/>
              </w:rPr>
              <w:t>Tahun</w:t>
            </w:r>
            <w:proofErr w:type="spellEnd"/>
            <w:r w:rsidRPr="00AA0913">
              <w:rPr>
                <w:rFonts w:cstheme="minorHAnsi"/>
                <w:b/>
                <w:bCs/>
              </w:rPr>
              <w:t xml:space="preserve"> Masuk</w:t>
            </w:r>
          </w:p>
        </w:tc>
        <w:tc>
          <w:tcPr>
            <w:tcW w:w="1170" w:type="dxa"/>
            <w:vMerge w:val="restart"/>
            <w:tcBorders>
              <w:top w:val="single" w:sz="4" w:space="0" w:color="auto"/>
              <w:left w:val="single" w:sz="4" w:space="0" w:color="auto"/>
              <w:bottom w:val="single" w:sz="4" w:space="0" w:color="auto"/>
              <w:right w:val="single" w:sz="4" w:space="0" w:color="auto"/>
            </w:tcBorders>
            <w:shd w:val="clear" w:color="auto" w:fill="BDD7EE"/>
            <w:vAlign w:val="center"/>
            <w:hideMark/>
          </w:tcPr>
          <w:p w14:paraId="5E409531" w14:textId="77777777" w:rsidR="00AA0913" w:rsidRPr="00AA0913" w:rsidRDefault="00AA0913" w:rsidP="00AA0913">
            <w:pPr>
              <w:spacing w:after="0" w:line="240" w:lineRule="auto"/>
              <w:contextualSpacing/>
              <w:jc w:val="both"/>
              <w:rPr>
                <w:rFonts w:cstheme="minorHAnsi"/>
                <w:b/>
                <w:bCs/>
              </w:rPr>
            </w:pPr>
            <w:proofErr w:type="spellStart"/>
            <w:r w:rsidRPr="00AA0913">
              <w:rPr>
                <w:rFonts w:cstheme="minorHAnsi"/>
                <w:b/>
                <w:bCs/>
              </w:rPr>
              <w:t>Jumlah</w:t>
            </w:r>
            <w:proofErr w:type="spellEnd"/>
            <w:r w:rsidRPr="00AA0913">
              <w:rPr>
                <w:rFonts w:cstheme="minorHAnsi"/>
                <w:b/>
                <w:bCs/>
              </w:rPr>
              <w:t xml:space="preserve"> </w:t>
            </w:r>
            <w:proofErr w:type="spellStart"/>
            <w:r w:rsidRPr="00AA0913">
              <w:rPr>
                <w:rFonts w:cstheme="minorHAnsi"/>
                <w:b/>
                <w:bCs/>
              </w:rPr>
              <w:t>Mahasiswa</w:t>
            </w:r>
            <w:proofErr w:type="spellEnd"/>
            <w:r w:rsidRPr="00AA0913">
              <w:rPr>
                <w:rFonts w:cstheme="minorHAnsi"/>
                <w:b/>
                <w:bCs/>
              </w:rPr>
              <w:t xml:space="preserve"> </w:t>
            </w:r>
            <w:proofErr w:type="spellStart"/>
            <w:r w:rsidRPr="00AA0913">
              <w:rPr>
                <w:rFonts w:cstheme="minorHAnsi"/>
                <w:b/>
                <w:bCs/>
              </w:rPr>
              <w:t>Diterima</w:t>
            </w:r>
            <w:proofErr w:type="spellEnd"/>
          </w:p>
        </w:tc>
        <w:tc>
          <w:tcPr>
            <w:tcW w:w="5130" w:type="dxa"/>
            <w:gridSpan w:val="7"/>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6EA85662" w14:textId="77777777" w:rsidR="00AA0913" w:rsidRPr="00AA0913" w:rsidRDefault="00AA0913" w:rsidP="00AA0913">
            <w:pPr>
              <w:spacing w:after="0" w:line="240" w:lineRule="auto"/>
              <w:contextualSpacing/>
              <w:jc w:val="both"/>
              <w:rPr>
                <w:rFonts w:cstheme="minorHAnsi"/>
                <w:b/>
                <w:bCs/>
              </w:rPr>
            </w:pPr>
            <w:proofErr w:type="spellStart"/>
            <w:r w:rsidRPr="00AA0913">
              <w:rPr>
                <w:rFonts w:cstheme="minorHAnsi"/>
                <w:b/>
                <w:bCs/>
              </w:rPr>
              <w:t>Jumlah</w:t>
            </w:r>
            <w:proofErr w:type="spellEnd"/>
            <w:r w:rsidRPr="00AA0913">
              <w:rPr>
                <w:rFonts w:cstheme="minorHAnsi"/>
                <w:b/>
                <w:bCs/>
              </w:rPr>
              <w:t xml:space="preserve"> </w:t>
            </w:r>
            <w:proofErr w:type="spellStart"/>
            <w:r w:rsidRPr="00AA0913">
              <w:rPr>
                <w:rFonts w:cstheme="minorHAnsi"/>
                <w:b/>
                <w:bCs/>
              </w:rPr>
              <w:t>Mahasiswa</w:t>
            </w:r>
            <w:proofErr w:type="spellEnd"/>
            <w:r w:rsidRPr="00AA0913">
              <w:rPr>
                <w:rFonts w:cstheme="minorHAnsi"/>
                <w:b/>
                <w:bCs/>
              </w:rPr>
              <w:t xml:space="preserve"> yang Lulus pada …</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BDD7EE"/>
            <w:vAlign w:val="center"/>
            <w:hideMark/>
          </w:tcPr>
          <w:p w14:paraId="4B06E8C9" w14:textId="77777777" w:rsidR="00AA0913" w:rsidRPr="00AA0913" w:rsidRDefault="00AA0913" w:rsidP="00AA0913">
            <w:pPr>
              <w:spacing w:after="0" w:line="240" w:lineRule="auto"/>
              <w:contextualSpacing/>
              <w:rPr>
                <w:rFonts w:cstheme="minorHAnsi"/>
                <w:b/>
                <w:bCs/>
              </w:rPr>
            </w:pPr>
            <w:proofErr w:type="spellStart"/>
            <w:r w:rsidRPr="00AA0913">
              <w:rPr>
                <w:rFonts w:cstheme="minorHAnsi"/>
                <w:b/>
                <w:bCs/>
              </w:rPr>
              <w:t>Jumlah</w:t>
            </w:r>
            <w:proofErr w:type="spellEnd"/>
            <w:r w:rsidRPr="00AA0913">
              <w:rPr>
                <w:rFonts w:cstheme="minorHAnsi"/>
                <w:b/>
                <w:bCs/>
              </w:rPr>
              <w:t xml:space="preserve"> </w:t>
            </w:r>
            <w:proofErr w:type="spellStart"/>
            <w:r w:rsidRPr="00AA0913">
              <w:rPr>
                <w:rFonts w:cstheme="minorHAnsi"/>
                <w:b/>
                <w:bCs/>
              </w:rPr>
              <w:t>Lulusan</w:t>
            </w:r>
            <w:proofErr w:type="spellEnd"/>
            <w:r w:rsidRPr="00AA0913">
              <w:rPr>
                <w:rFonts w:cstheme="minorHAnsi"/>
                <w:b/>
                <w:bCs/>
              </w:rPr>
              <w:t xml:space="preserve"> </w:t>
            </w:r>
            <w:proofErr w:type="spellStart"/>
            <w:r w:rsidRPr="00AA0913">
              <w:rPr>
                <w:rFonts w:cstheme="minorHAnsi"/>
                <w:b/>
                <w:bCs/>
              </w:rPr>
              <w:t>sd</w:t>
            </w:r>
            <w:proofErr w:type="spellEnd"/>
            <w:r w:rsidRPr="00AA0913">
              <w:rPr>
                <w:rFonts w:cstheme="minorHAnsi"/>
                <w:b/>
                <w:bCs/>
              </w:rPr>
              <w:t xml:space="preserve"> Akhir TS</w:t>
            </w:r>
          </w:p>
        </w:tc>
        <w:tc>
          <w:tcPr>
            <w:tcW w:w="831" w:type="dxa"/>
            <w:vMerge w:val="restart"/>
            <w:tcBorders>
              <w:top w:val="single" w:sz="4" w:space="0" w:color="auto"/>
              <w:left w:val="single" w:sz="4" w:space="0" w:color="auto"/>
              <w:bottom w:val="single" w:sz="4" w:space="0" w:color="auto"/>
              <w:right w:val="single" w:sz="4" w:space="0" w:color="auto"/>
            </w:tcBorders>
            <w:shd w:val="clear" w:color="auto" w:fill="BDD7EE"/>
            <w:vAlign w:val="center"/>
            <w:hideMark/>
          </w:tcPr>
          <w:p w14:paraId="631D322C" w14:textId="77777777" w:rsidR="00AA0913" w:rsidRPr="00AA0913" w:rsidRDefault="00AA0913" w:rsidP="00AA0913">
            <w:pPr>
              <w:spacing w:after="0" w:line="240" w:lineRule="auto"/>
              <w:contextualSpacing/>
              <w:rPr>
                <w:rFonts w:cstheme="minorHAnsi"/>
                <w:b/>
                <w:bCs/>
              </w:rPr>
            </w:pPr>
            <w:r w:rsidRPr="00AA0913">
              <w:rPr>
                <w:rFonts w:cstheme="minorHAnsi"/>
                <w:b/>
                <w:bCs/>
              </w:rPr>
              <w:t xml:space="preserve">Rata-Rata Masa </w:t>
            </w:r>
            <w:proofErr w:type="spellStart"/>
            <w:r w:rsidRPr="00AA0913">
              <w:rPr>
                <w:rFonts w:cstheme="minorHAnsi"/>
                <w:b/>
                <w:bCs/>
              </w:rPr>
              <w:t>Studi</w:t>
            </w:r>
            <w:proofErr w:type="spellEnd"/>
          </w:p>
        </w:tc>
      </w:tr>
      <w:tr w:rsidR="00AA0913" w:rsidRPr="00AA0913" w14:paraId="78888417" w14:textId="77777777" w:rsidTr="0C5F4A02">
        <w:trPr>
          <w:trHeight w:val="615"/>
        </w:trPr>
        <w:tc>
          <w:tcPr>
            <w:tcW w:w="895" w:type="dxa"/>
            <w:vMerge/>
            <w:vAlign w:val="center"/>
            <w:hideMark/>
          </w:tcPr>
          <w:p w14:paraId="02E9D30B" w14:textId="77777777" w:rsidR="00AA0913" w:rsidRPr="00AA0913" w:rsidRDefault="00AA0913" w:rsidP="00AA0913">
            <w:pPr>
              <w:spacing w:after="0" w:line="240" w:lineRule="auto"/>
              <w:contextualSpacing/>
              <w:jc w:val="both"/>
              <w:rPr>
                <w:rFonts w:cstheme="minorHAnsi"/>
                <w:b/>
                <w:bCs/>
              </w:rPr>
            </w:pPr>
          </w:p>
        </w:tc>
        <w:tc>
          <w:tcPr>
            <w:tcW w:w="1170" w:type="dxa"/>
            <w:vMerge/>
            <w:vAlign w:val="center"/>
            <w:hideMark/>
          </w:tcPr>
          <w:p w14:paraId="5F51F83A" w14:textId="77777777" w:rsidR="00AA0913" w:rsidRPr="00AA0913" w:rsidRDefault="00AA0913" w:rsidP="00AA0913">
            <w:pPr>
              <w:spacing w:after="0" w:line="240" w:lineRule="auto"/>
              <w:contextualSpacing/>
              <w:jc w:val="both"/>
              <w:rPr>
                <w:rFonts w:cstheme="minorHAnsi"/>
                <w:b/>
                <w:bCs/>
              </w:rPr>
            </w:pPr>
          </w:p>
        </w:tc>
        <w:tc>
          <w:tcPr>
            <w:tcW w:w="720"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66ACC1DB"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 xml:space="preserve">Akhir </w:t>
            </w:r>
            <w:r w:rsidRPr="00AA0913">
              <w:rPr>
                <w:rFonts w:cstheme="minorHAnsi"/>
                <w:b/>
                <w:bCs/>
              </w:rPr>
              <w:br/>
              <w:t>TS-6</w:t>
            </w:r>
          </w:p>
        </w:tc>
        <w:tc>
          <w:tcPr>
            <w:tcW w:w="720"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0C95D7E9"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 xml:space="preserve">Akhir </w:t>
            </w:r>
            <w:r w:rsidRPr="00AA0913">
              <w:rPr>
                <w:rFonts w:cstheme="minorHAnsi"/>
                <w:b/>
                <w:bCs/>
              </w:rPr>
              <w:br/>
              <w:t>TS-5</w:t>
            </w:r>
          </w:p>
        </w:tc>
        <w:tc>
          <w:tcPr>
            <w:tcW w:w="720"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6B88C7F4"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 xml:space="preserve">Akhir </w:t>
            </w:r>
            <w:r w:rsidRPr="00AA0913">
              <w:rPr>
                <w:rFonts w:cstheme="minorHAnsi"/>
                <w:b/>
                <w:bCs/>
              </w:rPr>
              <w:br/>
              <w:t>TS-4</w:t>
            </w:r>
          </w:p>
        </w:tc>
        <w:tc>
          <w:tcPr>
            <w:tcW w:w="757"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796BD253"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 xml:space="preserve">Akhir </w:t>
            </w:r>
            <w:r w:rsidRPr="00AA0913">
              <w:rPr>
                <w:rFonts w:cstheme="minorHAnsi"/>
                <w:b/>
                <w:bCs/>
              </w:rPr>
              <w:br/>
              <w:t>TS-3</w:t>
            </w:r>
          </w:p>
        </w:tc>
        <w:tc>
          <w:tcPr>
            <w:tcW w:w="773"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3870AF91"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 xml:space="preserve">Akhir </w:t>
            </w:r>
            <w:r w:rsidRPr="00AA0913">
              <w:rPr>
                <w:rFonts w:cstheme="minorHAnsi"/>
                <w:b/>
                <w:bCs/>
              </w:rPr>
              <w:br/>
              <w:t>TS-2</w:t>
            </w:r>
          </w:p>
        </w:tc>
        <w:tc>
          <w:tcPr>
            <w:tcW w:w="720"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560C196D"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 xml:space="preserve">Akhir </w:t>
            </w:r>
            <w:r w:rsidRPr="00AA0913">
              <w:rPr>
                <w:rFonts w:cstheme="minorHAnsi"/>
                <w:b/>
                <w:bCs/>
              </w:rPr>
              <w:br/>
              <w:t>TS-1</w:t>
            </w:r>
          </w:p>
        </w:tc>
        <w:tc>
          <w:tcPr>
            <w:tcW w:w="720"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29385CF1"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Akhir TS</w:t>
            </w:r>
          </w:p>
        </w:tc>
        <w:tc>
          <w:tcPr>
            <w:tcW w:w="990" w:type="dxa"/>
            <w:vMerge/>
            <w:vAlign w:val="center"/>
            <w:hideMark/>
          </w:tcPr>
          <w:p w14:paraId="72524411" w14:textId="77777777" w:rsidR="00AA0913" w:rsidRPr="00AA0913" w:rsidRDefault="00AA0913" w:rsidP="00AA0913">
            <w:pPr>
              <w:spacing w:after="0" w:line="240" w:lineRule="auto"/>
              <w:contextualSpacing/>
              <w:jc w:val="both"/>
              <w:rPr>
                <w:rFonts w:cstheme="minorHAnsi"/>
                <w:b/>
                <w:bCs/>
              </w:rPr>
            </w:pPr>
          </w:p>
        </w:tc>
        <w:tc>
          <w:tcPr>
            <w:tcW w:w="831" w:type="dxa"/>
            <w:vMerge/>
            <w:vAlign w:val="center"/>
            <w:hideMark/>
          </w:tcPr>
          <w:p w14:paraId="590A3B0F" w14:textId="77777777" w:rsidR="00AA0913" w:rsidRPr="00AA0913" w:rsidRDefault="00AA0913" w:rsidP="00AA0913">
            <w:pPr>
              <w:spacing w:after="0" w:line="240" w:lineRule="auto"/>
              <w:contextualSpacing/>
              <w:jc w:val="both"/>
              <w:rPr>
                <w:rFonts w:cstheme="minorHAnsi"/>
                <w:b/>
                <w:bCs/>
              </w:rPr>
            </w:pPr>
          </w:p>
        </w:tc>
      </w:tr>
      <w:tr w:rsidR="00AA0913" w:rsidRPr="00AA0913" w14:paraId="7CC7AE8C" w14:textId="77777777" w:rsidTr="0C5F4A02">
        <w:trPr>
          <w:trHeight w:val="300"/>
        </w:trPr>
        <w:tc>
          <w:tcPr>
            <w:tcW w:w="895"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284057CC"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1</w:t>
            </w:r>
          </w:p>
        </w:tc>
        <w:tc>
          <w:tcPr>
            <w:tcW w:w="1170"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4775073F"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2</w:t>
            </w:r>
          </w:p>
        </w:tc>
        <w:tc>
          <w:tcPr>
            <w:tcW w:w="720"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6FA3E96E"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3</w:t>
            </w:r>
          </w:p>
        </w:tc>
        <w:tc>
          <w:tcPr>
            <w:tcW w:w="720"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7E3F103A"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4</w:t>
            </w:r>
          </w:p>
        </w:tc>
        <w:tc>
          <w:tcPr>
            <w:tcW w:w="720"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545E773B"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5</w:t>
            </w:r>
          </w:p>
        </w:tc>
        <w:tc>
          <w:tcPr>
            <w:tcW w:w="757"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4710FD82"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6</w:t>
            </w:r>
          </w:p>
        </w:tc>
        <w:tc>
          <w:tcPr>
            <w:tcW w:w="773"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71DA2D5B"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7</w:t>
            </w:r>
          </w:p>
        </w:tc>
        <w:tc>
          <w:tcPr>
            <w:tcW w:w="720"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5A0AE0B0"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8</w:t>
            </w:r>
          </w:p>
        </w:tc>
        <w:tc>
          <w:tcPr>
            <w:tcW w:w="720"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6E5A97AD"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9</w:t>
            </w:r>
          </w:p>
        </w:tc>
        <w:tc>
          <w:tcPr>
            <w:tcW w:w="990"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2479BC97"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10</w:t>
            </w:r>
          </w:p>
        </w:tc>
        <w:tc>
          <w:tcPr>
            <w:tcW w:w="831"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6D44A054"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11</w:t>
            </w:r>
          </w:p>
        </w:tc>
      </w:tr>
      <w:tr w:rsidR="00AA0913" w:rsidRPr="00AA0913" w14:paraId="48969B7A" w14:textId="77777777" w:rsidTr="0C5F4A02">
        <w:trPr>
          <w:trHeight w:val="300"/>
        </w:trPr>
        <w:tc>
          <w:tcPr>
            <w:tcW w:w="895" w:type="dxa"/>
            <w:tcBorders>
              <w:top w:val="single" w:sz="4" w:space="0" w:color="auto"/>
              <w:left w:val="single" w:sz="4" w:space="0" w:color="auto"/>
              <w:bottom w:val="single" w:sz="4" w:space="0" w:color="auto"/>
              <w:right w:val="single" w:sz="4" w:space="0" w:color="auto"/>
            </w:tcBorders>
            <w:noWrap/>
            <w:vAlign w:val="bottom"/>
            <w:hideMark/>
          </w:tcPr>
          <w:p w14:paraId="138030C4" w14:textId="77777777" w:rsidR="00AA0913" w:rsidRPr="00AA0913" w:rsidRDefault="00AA0913" w:rsidP="00AA0913">
            <w:pPr>
              <w:spacing w:after="0" w:line="240" w:lineRule="auto"/>
              <w:contextualSpacing/>
              <w:jc w:val="both"/>
              <w:rPr>
                <w:rFonts w:cstheme="minorHAnsi"/>
              </w:rPr>
            </w:pPr>
            <w:r w:rsidRPr="00AA0913">
              <w:rPr>
                <w:rFonts w:cstheme="minorHAnsi"/>
              </w:rPr>
              <w:t>TS-6</w:t>
            </w:r>
          </w:p>
        </w:tc>
        <w:tc>
          <w:tcPr>
            <w:tcW w:w="117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37DB8514" w14:textId="77777777" w:rsidR="00AA0913" w:rsidRPr="00AA0913" w:rsidRDefault="00AA0913" w:rsidP="00AA0913">
            <w:pPr>
              <w:spacing w:after="0" w:line="240" w:lineRule="auto"/>
              <w:contextualSpacing/>
              <w:jc w:val="both"/>
              <w:rPr>
                <w:rFonts w:cstheme="minorHAnsi"/>
              </w:rPr>
            </w:pPr>
            <w:r w:rsidRPr="00AA0913">
              <w:rPr>
                <w:rFonts w:cstheme="minorHAnsi"/>
              </w:rPr>
              <w:t>53</w:t>
            </w:r>
          </w:p>
        </w:tc>
        <w:tc>
          <w:tcPr>
            <w:tcW w:w="720"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7B8D1ABE"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c>
          <w:tcPr>
            <w:tcW w:w="720"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6F47D9FD"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c>
          <w:tcPr>
            <w:tcW w:w="720"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3282BF90"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c>
          <w:tcPr>
            <w:tcW w:w="757"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5CFBCC81" w14:textId="77777777" w:rsidR="00AA0913" w:rsidRPr="00AA0913" w:rsidRDefault="00AA0913" w:rsidP="00AA0913">
            <w:pPr>
              <w:spacing w:after="0" w:line="240" w:lineRule="auto"/>
              <w:contextualSpacing/>
              <w:jc w:val="both"/>
              <w:rPr>
                <w:rFonts w:cstheme="minorHAnsi"/>
              </w:rPr>
            </w:pPr>
            <w:r w:rsidRPr="00AA0913">
              <w:rPr>
                <w:rFonts w:cstheme="minorHAnsi"/>
              </w:rPr>
              <w:t>40</w:t>
            </w:r>
          </w:p>
        </w:tc>
        <w:tc>
          <w:tcPr>
            <w:tcW w:w="773"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42E15EDC"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c>
          <w:tcPr>
            <w:tcW w:w="72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5B00EA46" w14:textId="77777777" w:rsidR="00AA0913" w:rsidRPr="00AA0913" w:rsidRDefault="00AA0913" w:rsidP="00AA0913">
            <w:pPr>
              <w:spacing w:after="0" w:line="240" w:lineRule="auto"/>
              <w:contextualSpacing/>
              <w:jc w:val="both"/>
              <w:rPr>
                <w:rFonts w:cstheme="minorHAnsi"/>
              </w:rPr>
            </w:pPr>
          </w:p>
        </w:tc>
        <w:tc>
          <w:tcPr>
            <w:tcW w:w="72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4D285CCA" w14:textId="77777777" w:rsidR="00AA0913" w:rsidRPr="00AA0913" w:rsidRDefault="00AA0913" w:rsidP="00AA0913">
            <w:pPr>
              <w:spacing w:after="0" w:line="240" w:lineRule="auto"/>
              <w:contextualSpacing/>
              <w:jc w:val="both"/>
              <w:rPr>
                <w:rFonts w:cstheme="minorHAnsi"/>
              </w:rPr>
            </w:pPr>
          </w:p>
        </w:tc>
        <w:tc>
          <w:tcPr>
            <w:tcW w:w="99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07C97AA" w14:textId="77777777" w:rsidR="00AA0913" w:rsidRPr="00AA0913" w:rsidRDefault="00AA0913" w:rsidP="00AA0913">
            <w:pPr>
              <w:spacing w:after="0" w:line="240" w:lineRule="auto"/>
              <w:contextualSpacing/>
              <w:jc w:val="both"/>
              <w:rPr>
                <w:rFonts w:cstheme="minorHAnsi"/>
              </w:rPr>
            </w:pPr>
            <w:r w:rsidRPr="00AA0913">
              <w:rPr>
                <w:rFonts w:cstheme="minorHAnsi"/>
              </w:rPr>
              <w:t>40</w:t>
            </w:r>
          </w:p>
        </w:tc>
        <w:tc>
          <w:tcPr>
            <w:tcW w:w="83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66D305E9" w14:textId="77777777" w:rsidR="00AA0913" w:rsidRPr="00AA0913" w:rsidRDefault="00AA0913" w:rsidP="00AA0913">
            <w:pPr>
              <w:spacing w:after="0" w:line="240" w:lineRule="auto"/>
              <w:contextualSpacing/>
              <w:jc w:val="both"/>
              <w:rPr>
                <w:rFonts w:cstheme="minorHAnsi"/>
              </w:rPr>
            </w:pPr>
            <w:r w:rsidRPr="00AA0913">
              <w:rPr>
                <w:rFonts w:cstheme="minorHAnsi"/>
              </w:rPr>
              <w:t>4</w:t>
            </w:r>
          </w:p>
        </w:tc>
      </w:tr>
      <w:tr w:rsidR="00AA0913" w:rsidRPr="00AA0913" w14:paraId="3996DCEB" w14:textId="77777777" w:rsidTr="0C5F4A02">
        <w:trPr>
          <w:trHeight w:val="300"/>
        </w:trPr>
        <w:tc>
          <w:tcPr>
            <w:tcW w:w="895" w:type="dxa"/>
            <w:tcBorders>
              <w:top w:val="single" w:sz="4" w:space="0" w:color="auto"/>
              <w:left w:val="single" w:sz="4" w:space="0" w:color="auto"/>
              <w:bottom w:val="single" w:sz="4" w:space="0" w:color="auto"/>
              <w:right w:val="single" w:sz="4" w:space="0" w:color="auto"/>
            </w:tcBorders>
            <w:noWrap/>
            <w:vAlign w:val="bottom"/>
            <w:hideMark/>
          </w:tcPr>
          <w:p w14:paraId="54D77D5F" w14:textId="77777777" w:rsidR="00AA0913" w:rsidRPr="00AA0913" w:rsidRDefault="00AA0913" w:rsidP="00AA0913">
            <w:pPr>
              <w:spacing w:after="0" w:line="240" w:lineRule="auto"/>
              <w:contextualSpacing/>
              <w:jc w:val="both"/>
              <w:rPr>
                <w:rFonts w:cstheme="minorHAnsi"/>
              </w:rPr>
            </w:pPr>
            <w:r w:rsidRPr="00AA0913">
              <w:rPr>
                <w:rFonts w:cstheme="minorHAnsi"/>
              </w:rPr>
              <w:t>TS-5</w:t>
            </w:r>
          </w:p>
        </w:tc>
        <w:tc>
          <w:tcPr>
            <w:tcW w:w="117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69F18E7C" w14:textId="77777777" w:rsidR="00AA0913" w:rsidRPr="00AA0913" w:rsidRDefault="00AA0913" w:rsidP="00AA0913">
            <w:pPr>
              <w:spacing w:after="0" w:line="240" w:lineRule="auto"/>
              <w:contextualSpacing/>
              <w:jc w:val="both"/>
              <w:rPr>
                <w:rFonts w:cstheme="minorHAnsi"/>
              </w:rPr>
            </w:pPr>
            <w:r w:rsidRPr="00AA0913">
              <w:rPr>
                <w:rFonts w:cstheme="minorHAnsi"/>
              </w:rPr>
              <w:t>2</w:t>
            </w:r>
          </w:p>
        </w:tc>
        <w:tc>
          <w:tcPr>
            <w:tcW w:w="720"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72F4173E" w14:textId="77777777" w:rsidR="00AA0913" w:rsidRPr="00AA0913" w:rsidRDefault="00AA0913" w:rsidP="00AA0913">
            <w:pPr>
              <w:spacing w:after="0" w:line="240" w:lineRule="auto"/>
              <w:contextualSpacing/>
              <w:jc w:val="both"/>
              <w:rPr>
                <w:rFonts w:cstheme="minorHAnsi"/>
              </w:rPr>
            </w:pPr>
          </w:p>
        </w:tc>
        <w:tc>
          <w:tcPr>
            <w:tcW w:w="720"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192C8A74" w14:textId="77777777" w:rsidR="00AA0913" w:rsidRPr="00AA0913" w:rsidRDefault="00AA0913" w:rsidP="00AA0913">
            <w:pPr>
              <w:spacing w:after="0" w:line="240" w:lineRule="auto"/>
              <w:contextualSpacing/>
              <w:jc w:val="both"/>
              <w:rPr>
                <w:rFonts w:cstheme="minorHAnsi"/>
              </w:rPr>
            </w:pPr>
          </w:p>
        </w:tc>
        <w:tc>
          <w:tcPr>
            <w:tcW w:w="720"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5CC85164" w14:textId="77777777" w:rsidR="00AA0913" w:rsidRPr="00AA0913" w:rsidRDefault="00AA0913" w:rsidP="00AA0913">
            <w:pPr>
              <w:spacing w:after="0" w:line="240" w:lineRule="auto"/>
              <w:contextualSpacing/>
              <w:jc w:val="both"/>
              <w:rPr>
                <w:rFonts w:cstheme="minorHAnsi"/>
              </w:rPr>
            </w:pPr>
          </w:p>
        </w:tc>
        <w:tc>
          <w:tcPr>
            <w:tcW w:w="757"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0BE74D96" w14:textId="77777777" w:rsidR="00AA0913" w:rsidRPr="00AA0913" w:rsidRDefault="00AA0913" w:rsidP="00AA0913">
            <w:pPr>
              <w:spacing w:after="0" w:line="240" w:lineRule="auto"/>
              <w:contextualSpacing/>
              <w:jc w:val="both"/>
              <w:rPr>
                <w:rFonts w:cstheme="minorHAnsi"/>
              </w:rPr>
            </w:pPr>
          </w:p>
        </w:tc>
        <w:tc>
          <w:tcPr>
            <w:tcW w:w="773"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43982851" w14:textId="77777777" w:rsidR="00AA0913" w:rsidRPr="00AA0913" w:rsidRDefault="00AA0913" w:rsidP="00AA0913">
            <w:pPr>
              <w:spacing w:after="0" w:line="240" w:lineRule="auto"/>
              <w:contextualSpacing/>
              <w:jc w:val="both"/>
              <w:rPr>
                <w:rFonts w:cstheme="minorHAnsi"/>
              </w:rPr>
            </w:pPr>
            <w:r w:rsidRPr="00AA0913">
              <w:rPr>
                <w:rFonts w:cstheme="minorHAnsi"/>
              </w:rPr>
              <w:t>2</w:t>
            </w:r>
          </w:p>
        </w:tc>
        <w:tc>
          <w:tcPr>
            <w:tcW w:w="72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3F4F8770" w14:textId="77777777" w:rsidR="00AA0913" w:rsidRPr="00AA0913" w:rsidRDefault="00AA0913" w:rsidP="00AA0913">
            <w:pPr>
              <w:spacing w:after="0" w:line="240" w:lineRule="auto"/>
              <w:contextualSpacing/>
              <w:jc w:val="both"/>
              <w:rPr>
                <w:rFonts w:cstheme="minorHAnsi"/>
              </w:rPr>
            </w:pPr>
          </w:p>
        </w:tc>
        <w:tc>
          <w:tcPr>
            <w:tcW w:w="72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690BAF9F" w14:textId="77777777" w:rsidR="00AA0913" w:rsidRPr="00AA0913" w:rsidRDefault="00AA0913" w:rsidP="00AA0913">
            <w:pPr>
              <w:spacing w:after="0" w:line="240" w:lineRule="auto"/>
              <w:contextualSpacing/>
              <w:jc w:val="both"/>
              <w:rPr>
                <w:rFonts w:cstheme="minorHAnsi"/>
              </w:rPr>
            </w:pPr>
          </w:p>
        </w:tc>
        <w:tc>
          <w:tcPr>
            <w:tcW w:w="99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005D6219" w14:textId="77777777" w:rsidR="00AA0913" w:rsidRPr="00AA0913" w:rsidRDefault="00AA0913" w:rsidP="00AA0913">
            <w:pPr>
              <w:spacing w:after="0" w:line="240" w:lineRule="auto"/>
              <w:contextualSpacing/>
              <w:jc w:val="both"/>
              <w:rPr>
                <w:rFonts w:cstheme="minorHAnsi"/>
              </w:rPr>
            </w:pPr>
            <w:r w:rsidRPr="00AA0913">
              <w:rPr>
                <w:rFonts w:cstheme="minorHAnsi"/>
              </w:rPr>
              <w:t>2</w:t>
            </w:r>
          </w:p>
        </w:tc>
        <w:tc>
          <w:tcPr>
            <w:tcW w:w="83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9890BD0" w14:textId="77777777" w:rsidR="00AA0913" w:rsidRPr="00AA0913" w:rsidRDefault="00AA0913" w:rsidP="00AA0913">
            <w:pPr>
              <w:spacing w:after="0" w:line="240" w:lineRule="auto"/>
              <w:contextualSpacing/>
              <w:jc w:val="both"/>
              <w:rPr>
                <w:rFonts w:cstheme="minorHAnsi"/>
              </w:rPr>
            </w:pPr>
            <w:r w:rsidRPr="00AA0913">
              <w:rPr>
                <w:rFonts w:cstheme="minorHAnsi"/>
              </w:rPr>
              <w:t>4</w:t>
            </w:r>
          </w:p>
        </w:tc>
      </w:tr>
      <w:tr w:rsidR="00AA0913" w:rsidRPr="00AA0913" w14:paraId="5129DEE4" w14:textId="77777777" w:rsidTr="0C5F4A02">
        <w:trPr>
          <w:trHeight w:val="300"/>
        </w:trPr>
        <w:tc>
          <w:tcPr>
            <w:tcW w:w="895" w:type="dxa"/>
            <w:tcBorders>
              <w:top w:val="single" w:sz="4" w:space="0" w:color="auto"/>
              <w:left w:val="single" w:sz="4" w:space="0" w:color="auto"/>
              <w:bottom w:val="single" w:sz="4" w:space="0" w:color="auto"/>
              <w:right w:val="single" w:sz="4" w:space="0" w:color="auto"/>
            </w:tcBorders>
            <w:noWrap/>
            <w:vAlign w:val="bottom"/>
            <w:hideMark/>
          </w:tcPr>
          <w:p w14:paraId="6BA5E79C" w14:textId="77777777" w:rsidR="00AA0913" w:rsidRPr="00AA0913" w:rsidRDefault="00AA0913" w:rsidP="00AA0913">
            <w:pPr>
              <w:spacing w:after="0" w:line="240" w:lineRule="auto"/>
              <w:contextualSpacing/>
              <w:jc w:val="both"/>
              <w:rPr>
                <w:rFonts w:cstheme="minorHAnsi"/>
              </w:rPr>
            </w:pPr>
            <w:r w:rsidRPr="00AA0913">
              <w:rPr>
                <w:rFonts w:cstheme="minorHAnsi"/>
              </w:rPr>
              <w:t>TS-4</w:t>
            </w:r>
          </w:p>
        </w:tc>
        <w:tc>
          <w:tcPr>
            <w:tcW w:w="117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56B33F96" w14:textId="77777777" w:rsidR="00AA0913" w:rsidRPr="00AA0913" w:rsidRDefault="00AA0913" w:rsidP="00AA0913">
            <w:pPr>
              <w:spacing w:after="0" w:line="240" w:lineRule="auto"/>
              <w:contextualSpacing/>
              <w:jc w:val="both"/>
              <w:rPr>
                <w:rFonts w:cstheme="minorHAnsi"/>
              </w:rPr>
            </w:pPr>
            <w:r w:rsidRPr="00AA0913">
              <w:rPr>
                <w:rFonts w:cstheme="minorHAnsi"/>
              </w:rPr>
              <w:t>11</w:t>
            </w:r>
          </w:p>
        </w:tc>
        <w:tc>
          <w:tcPr>
            <w:tcW w:w="720"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359B3755" w14:textId="77777777" w:rsidR="00AA0913" w:rsidRPr="00AA0913" w:rsidRDefault="00AA0913" w:rsidP="00AA0913">
            <w:pPr>
              <w:spacing w:after="0" w:line="240" w:lineRule="auto"/>
              <w:contextualSpacing/>
              <w:jc w:val="both"/>
              <w:rPr>
                <w:rFonts w:cstheme="minorHAnsi"/>
              </w:rPr>
            </w:pPr>
          </w:p>
        </w:tc>
        <w:tc>
          <w:tcPr>
            <w:tcW w:w="720"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1EA6898E" w14:textId="77777777" w:rsidR="00AA0913" w:rsidRPr="00AA0913" w:rsidRDefault="00AA0913" w:rsidP="00AA0913">
            <w:pPr>
              <w:spacing w:after="0" w:line="240" w:lineRule="auto"/>
              <w:contextualSpacing/>
              <w:jc w:val="both"/>
              <w:rPr>
                <w:rFonts w:cstheme="minorHAnsi"/>
              </w:rPr>
            </w:pPr>
          </w:p>
        </w:tc>
        <w:tc>
          <w:tcPr>
            <w:tcW w:w="720"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75F7BF9C" w14:textId="77777777" w:rsidR="00AA0913" w:rsidRPr="00AA0913" w:rsidRDefault="00AA0913" w:rsidP="00AA0913">
            <w:pPr>
              <w:spacing w:after="0" w:line="240" w:lineRule="auto"/>
              <w:contextualSpacing/>
              <w:jc w:val="both"/>
              <w:rPr>
                <w:rFonts w:cstheme="minorHAnsi"/>
              </w:rPr>
            </w:pPr>
          </w:p>
        </w:tc>
        <w:tc>
          <w:tcPr>
            <w:tcW w:w="757"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3C7EB843" w14:textId="77777777" w:rsidR="00AA0913" w:rsidRPr="00AA0913" w:rsidRDefault="00AA0913" w:rsidP="00AA0913">
            <w:pPr>
              <w:spacing w:after="0" w:line="240" w:lineRule="auto"/>
              <w:contextualSpacing/>
              <w:jc w:val="both"/>
              <w:rPr>
                <w:rFonts w:cstheme="minorHAnsi"/>
              </w:rPr>
            </w:pPr>
          </w:p>
        </w:tc>
        <w:tc>
          <w:tcPr>
            <w:tcW w:w="773"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646FAE17" w14:textId="77777777" w:rsidR="00AA0913" w:rsidRPr="00AA0913" w:rsidRDefault="00AA0913" w:rsidP="00AA0913">
            <w:pPr>
              <w:spacing w:after="0" w:line="240" w:lineRule="auto"/>
              <w:contextualSpacing/>
              <w:jc w:val="both"/>
              <w:rPr>
                <w:rFonts w:cstheme="minorHAnsi"/>
              </w:rPr>
            </w:pPr>
          </w:p>
        </w:tc>
        <w:tc>
          <w:tcPr>
            <w:tcW w:w="72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B769AB3" w14:textId="77777777" w:rsidR="00AA0913" w:rsidRPr="00AA0913" w:rsidRDefault="00AA0913" w:rsidP="00AA0913">
            <w:pPr>
              <w:spacing w:after="0" w:line="240" w:lineRule="auto"/>
              <w:contextualSpacing/>
              <w:jc w:val="both"/>
              <w:rPr>
                <w:rFonts w:cstheme="minorHAnsi"/>
              </w:rPr>
            </w:pPr>
            <w:r w:rsidRPr="00AA0913">
              <w:rPr>
                <w:rFonts w:cstheme="minorHAnsi"/>
              </w:rPr>
              <w:t>6</w:t>
            </w:r>
          </w:p>
        </w:tc>
        <w:tc>
          <w:tcPr>
            <w:tcW w:w="72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00197F8D" w14:textId="77777777" w:rsidR="00AA0913" w:rsidRPr="00AA0913" w:rsidRDefault="00AA0913" w:rsidP="00AA0913">
            <w:pPr>
              <w:spacing w:after="0" w:line="240" w:lineRule="auto"/>
              <w:contextualSpacing/>
              <w:jc w:val="both"/>
              <w:rPr>
                <w:rFonts w:cstheme="minorHAnsi"/>
              </w:rPr>
            </w:pPr>
          </w:p>
        </w:tc>
        <w:tc>
          <w:tcPr>
            <w:tcW w:w="99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6D3EF260" w14:textId="77777777" w:rsidR="00AA0913" w:rsidRPr="00AA0913" w:rsidRDefault="00AA0913" w:rsidP="00AA0913">
            <w:pPr>
              <w:spacing w:after="0" w:line="240" w:lineRule="auto"/>
              <w:contextualSpacing/>
              <w:jc w:val="both"/>
              <w:rPr>
                <w:rFonts w:cstheme="minorHAnsi"/>
              </w:rPr>
            </w:pPr>
            <w:r w:rsidRPr="00AA0913">
              <w:rPr>
                <w:rFonts w:cstheme="minorHAnsi"/>
              </w:rPr>
              <w:t>6</w:t>
            </w:r>
          </w:p>
        </w:tc>
        <w:tc>
          <w:tcPr>
            <w:tcW w:w="83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2E548E3" w14:textId="77777777" w:rsidR="00AA0913" w:rsidRPr="00AA0913" w:rsidRDefault="00AA0913" w:rsidP="00AA0913">
            <w:pPr>
              <w:spacing w:after="0" w:line="240" w:lineRule="auto"/>
              <w:contextualSpacing/>
              <w:jc w:val="both"/>
              <w:rPr>
                <w:rFonts w:cstheme="minorHAnsi"/>
              </w:rPr>
            </w:pPr>
            <w:r w:rsidRPr="00AA0913">
              <w:rPr>
                <w:rFonts w:cstheme="minorHAnsi"/>
              </w:rPr>
              <w:t>4</w:t>
            </w:r>
          </w:p>
        </w:tc>
      </w:tr>
      <w:tr w:rsidR="00AA0913" w:rsidRPr="00AA0913" w14:paraId="04D3EC1A" w14:textId="77777777" w:rsidTr="0C5F4A02">
        <w:trPr>
          <w:trHeight w:val="300"/>
        </w:trPr>
        <w:tc>
          <w:tcPr>
            <w:tcW w:w="895" w:type="dxa"/>
            <w:tcBorders>
              <w:top w:val="single" w:sz="4" w:space="0" w:color="auto"/>
              <w:left w:val="single" w:sz="4" w:space="0" w:color="auto"/>
              <w:bottom w:val="single" w:sz="4" w:space="0" w:color="auto"/>
              <w:right w:val="single" w:sz="4" w:space="0" w:color="auto"/>
            </w:tcBorders>
            <w:noWrap/>
            <w:vAlign w:val="bottom"/>
            <w:hideMark/>
          </w:tcPr>
          <w:p w14:paraId="4E58B408" w14:textId="77777777" w:rsidR="00AA0913" w:rsidRPr="00AA0913" w:rsidRDefault="00AA0913" w:rsidP="00AA0913">
            <w:pPr>
              <w:spacing w:after="0" w:line="240" w:lineRule="auto"/>
              <w:contextualSpacing/>
              <w:jc w:val="both"/>
              <w:rPr>
                <w:rFonts w:cstheme="minorHAnsi"/>
              </w:rPr>
            </w:pPr>
            <w:r w:rsidRPr="00AA0913">
              <w:rPr>
                <w:rFonts w:cstheme="minorHAnsi"/>
              </w:rPr>
              <w:t>TS-3</w:t>
            </w:r>
          </w:p>
        </w:tc>
        <w:tc>
          <w:tcPr>
            <w:tcW w:w="117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3BFF83A1" w14:textId="77777777" w:rsidR="00AA0913" w:rsidRPr="00AA0913" w:rsidRDefault="00AA0913" w:rsidP="00AA0913">
            <w:pPr>
              <w:spacing w:after="0" w:line="240" w:lineRule="auto"/>
              <w:contextualSpacing/>
              <w:jc w:val="both"/>
              <w:rPr>
                <w:rFonts w:cstheme="minorHAnsi"/>
              </w:rPr>
            </w:pPr>
            <w:r w:rsidRPr="00AA0913">
              <w:rPr>
                <w:rFonts w:cstheme="minorHAnsi"/>
              </w:rPr>
              <w:t>19</w:t>
            </w:r>
          </w:p>
        </w:tc>
        <w:tc>
          <w:tcPr>
            <w:tcW w:w="720"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54698078" w14:textId="77777777" w:rsidR="00AA0913" w:rsidRPr="00AA0913" w:rsidRDefault="00AA0913" w:rsidP="00AA0913">
            <w:pPr>
              <w:spacing w:after="0" w:line="240" w:lineRule="auto"/>
              <w:contextualSpacing/>
              <w:jc w:val="both"/>
              <w:rPr>
                <w:rFonts w:cstheme="minorHAnsi"/>
              </w:rPr>
            </w:pPr>
          </w:p>
        </w:tc>
        <w:tc>
          <w:tcPr>
            <w:tcW w:w="720"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6E725249" w14:textId="77777777" w:rsidR="00AA0913" w:rsidRPr="00AA0913" w:rsidRDefault="00AA0913" w:rsidP="00AA0913">
            <w:pPr>
              <w:spacing w:after="0" w:line="240" w:lineRule="auto"/>
              <w:contextualSpacing/>
              <w:jc w:val="both"/>
              <w:rPr>
                <w:rFonts w:cstheme="minorHAnsi"/>
              </w:rPr>
            </w:pPr>
          </w:p>
        </w:tc>
        <w:tc>
          <w:tcPr>
            <w:tcW w:w="720"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32CB9A6E" w14:textId="77777777" w:rsidR="00AA0913" w:rsidRPr="00AA0913" w:rsidRDefault="00AA0913" w:rsidP="00AA0913">
            <w:pPr>
              <w:spacing w:after="0" w:line="240" w:lineRule="auto"/>
              <w:contextualSpacing/>
              <w:jc w:val="both"/>
              <w:rPr>
                <w:rFonts w:cstheme="minorHAnsi"/>
              </w:rPr>
            </w:pPr>
          </w:p>
        </w:tc>
        <w:tc>
          <w:tcPr>
            <w:tcW w:w="757"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47F0349E" w14:textId="77777777" w:rsidR="00AA0913" w:rsidRPr="00AA0913" w:rsidRDefault="00AA0913" w:rsidP="00AA0913">
            <w:pPr>
              <w:spacing w:after="0" w:line="240" w:lineRule="auto"/>
              <w:contextualSpacing/>
              <w:jc w:val="both"/>
              <w:rPr>
                <w:rFonts w:cstheme="minorHAnsi"/>
              </w:rPr>
            </w:pPr>
          </w:p>
        </w:tc>
        <w:tc>
          <w:tcPr>
            <w:tcW w:w="773"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651F7640" w14:textId="77777777" w:rsidR="00AA0913" w:rsidRPr="00AA0913" w:rsidRDefault="00AA0913" w:rsidP="00AA0913">
            <w:pPr>
              <w:spacing w:after="0" w:line="240" w:lineRule="auto"/>
              <w:contextualSpacing/>
              <w:jc w:val="both"/>
              <w:rPr>
                <w:rFonts w:cstheme="minorHAnsi"/>
              </w:rPr>
            </w:pPr>
          </w:p>
        </w:tc>
        <w:tc>
          <w:tcPr>
            <w:tcW w:w="720"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030861D3" w14:textId="77777777" w:rsidR="00AA0913" w:rsidRPr="00AA0913" w:rsidRDefault="00AA0913" w:rsidP="00AA0913">
            <w:pPr>
              <w:spacing w:after="0" w:line="240" w:lineRule="auto"/>
              <w:contextualSpacing/>
              <w:jc w:val="both"/>
              <w:rPr>
                <w:rFonts w:cstheme="minorHAnsi"/>
              </w:rPr>
            </w:pPr>
          </w:p>
        </w:tc>
        <w:tc>
          <w:tcPr>
            <w:tcW w:w="72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739D96B1" w14:textId="77777777" w:rsidR="00AA0913" w:rsidRPr="00AA0913" w:rsidRDefault="00AA0913" w:rsidP="00AA0913">
            <w:pPr>
              <w:spacing w:after="0" w:line="240" w:lineRule="auto"/>
              <w:contextualSpacing/>
              <w:jc w:val="both"/>
              <w:rPr>
                <w:rFonts w:cstheme="minorHAnsi"/>
              </w:rPr>
            </w:pPr>
            <w:r w:rsidRPr="00AA0913">
              <w:rPr>
                <w:rFonts w:cstheme="minorHAnsi"/>
              </w:rPr>
              <w:t>12</w:t>
            </w:r>
          </w:p>
        </w:tc>
        <w:tc>
          <w:tcPr>
            <w:tcW w:w="99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7FAB0999" w14:textId="77777777" w:rsidR="00AA0913" w:rsidRPr="00AA0913" w:rsidRDefault="00AA0913" w:rsidP="00AA0913">
            <w:pPr>
              <w:spacing w:after="0" w:line="240" w:lineRule="auto"/>
              <w:contextualSpacing/>
              <w:jc w:val="both"/>
              <w:rPr>
                <w:rFonts w:cstheme="minorHAnsi"/>
              </w:rPr>
            </w:pPr>
            <w:r w:rsidRPr="00AA0913">
              <w:rPr>
                <w:rFonts w:cstheme="minorHAnsi"/>
              </w:rPr>
              <w:t>12</w:t>
            </w:r>
          </w:p>
        </w:tc>
        <w:tc>
          <w:tcPr>
            <w:tcW w:w="83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5F9C28BE" w14:textId="77777777" w:rsidR="00AA0913" w:rsidRPr="00AA0913" w:rsidRDefault="00AA0913" w:rsidP="00AA0913">
            <w:pPr>
              <w:spacing w:after="0" w:line="240" w:lineRule="auto"/>
              <w:contextualSpacing/>
              <w:jc w:val="both"/>
              <w:rPr>
                <w:rFonts w:cstheme="minorHAnsi"/>
              </w:rPr>
            </w:pPr>
            <w:r w:rsidRPr="00AA0913">
              <w:rPr>
                <w:rFonts w:cstheme="minorHAnsi"/>
              </w:rPr>
              <w:t>4</w:t>
            </w:r>
          </w:p>
        </w:tc>
      </w:tr>
    </w:tbl>
    <w:p w14:paraId="51154436" w14:textId="77777777" w:rsidR="00AA0913" w:rsidRPr="00AA0913" w:rsidRDefault="00AA0913" w:rsidP="00AA0913">
      <w:pPr>
        <w:spacing w:after="0" w:line="240" w:lineRule="auto"/>
        <w:contextualSpacing/>
        <w:jc w:val="both"/>
        <w:rPr>
          <w:rFonts w:cstheme="minorHAnsi"/>
        </w:rPr>
      </w:pPr>
    </w:p>
    <w:p w14:paraId="37E6B03F" w14:textId="77777777" w:rsidR="00AA0913" w:rsidRPr="00AA0913" w:rsidRDefault="00AA0913" w:rsidP="00AA0913">
      <w:pPr>
        <w:spacing w:after="0" w:line="240" w:lineRule="auto"/>
        <w:contextualSpacing/>
        <w:jc w:val="both"/>
        <w:rPr>
          <w:rFonts w:cstheme="minorHAnsi"/>
          <w:b/>
        </w:rPr>
      </w:pPr>
      <w:commentRangeStart w:id="72"/>
      <w:r w:rsidRPr="00AA0913">
        <w:rPr>
          <w:rFonts w:cstheme="minorHAnsi"/>
          <w:b/>
        </w:rPr>
        <w:t xml:space="preserve">9.1.2.4 Tracer Study, Waktu </w:t>
      </w:r>
      <w:proofErr w:type="spellStart"/>
      <w:r w:rsidRPr="00AA0913">
        <w:rPr>
          <w:rFonts w:cstheme="minorHAnsi"/>
          <w:b/>
        </w:rPr>
        <w:t>Tunggu</w:t>
      </w:r>
      <w:proofErr w:type="spellEnd"/>
      <w:r w:rsidRPr="00AA0913">
        <w:rPr>
          <w:rFonts w:cstheme="minorHAnsi"/>
          <w:b/>
        </w:rPr>
        <w:t xml:space="preserve"> </w:t>
      </w:r>
      <w:proofErr w:type="spellStart"/>
      <w:r w:rsidRPr="00AA0913">
        <w:rPr>
          <w:rFonts w:cstheme="minorHAnsi"/>
          <w:b/>
        </w:rPr>
        <w:t>Mendapatkan</w:t>
      </w:r>
      <w:proofErr w:type="spellEnd"/>
      <w:r w:rsidRPr="00AA0913">
        <w:rPr>
          <w:rFonts w:cstheme="minorHAnsi"/>
          <w:b/>
        </w:rPr>
        <w:t xml:space="preserve"> </w:t>
      </w:r>
      <w:proofErr w:type="spellStart"/>
      <w:r w:rsidRPr="00AA0913">
        <w:rPr>
          <w:rFonts w:cstheme="minorHAnsi"/>
          <w:b/>
        </w:rPr>
        <w:t>Pekerjaan</w:t>
      </w:r>
      <w:proofErr w:type="spellEnd"/>
      <w:r w:rsidRPr="00AA0913">
        <w:rPr>
          <w:rFonts w:cstheme="minorHAnsi"/>
          <w:b/>
        </w:rPr>
        <w:t xml:space="preserve"> </w:t>
      </w:r>
      <w:proofErr w:type="spellStart"/>
      <w:r w:rsidRPr="00AA0913">
        <w:rPr>
          <w:rFonts w:cstheme="minorHAnsi"/>
          <w:b/>
        </w:rPr>
        <w:t>Pertama</w:t>
      </w:r>
      <w:commentRangeEnd w:id="72"/>
      <w:proofErr w:type="spellEnd"/>
      <w:r w:rsidRPr="00AA0913">
        <w:rPr>
          <w:rStyle w:val="CommentReference"/>
          <w:rFonts w:cstheme="minorHAnsi"/>
          <w:sz w:val="22"/>
          <w:szCs w:val="22"/>
        </w:rPr>
        <w:commentReference w:id="72"/>
      </w:r>
    </w:p>
    <w:p w14:paraId="2804388E" w14:textId="77777777" w:rsidR="00AA0913" w:rsidRPr="00AA0913" w:rsidRDefault="00AA0913" w:rsidP="00AA0913">
      <w:pPr>
        <w:spacing w:after="0" w:line="240" w:lineRule="auto"/>
        <w:contextualSpacing/>
        <w:jc w:val="both"/>
        <w:rPr>
          <w:rFonts w:cstheme="minorHAnsi"/>
        </w:rPr>
      </w:pPr>
      <w:r w:rsidRPr="00AA0913">
        <w:rPr>
          <w:rFonts w:cstheme="minorHAnsi"/>
        </w:rPr>
        <w:t xml:space="preserve">Data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hasil</w:t>
      </w:r>
      <w:proofErr w:type="spellEnd"/>
      <w:r w:rsidRPr="00AA0913">
        <w:rPr>
          <w:rFonts w:cstheme="minorHAnsi"/>
        </w:rPr>
        <w:t xml:space="preserve"> </w:t>
      </w:r>
      <w:proofErr w:type="spellStart"/>
      <w:r w:rsidRPr="00AA0913">
        <w:rPr>
          <w:rFonts w:cstheme="minorHAnsi"/>
        </w:rPr>
        <w:t>pelacakan</w:t>
      </w:r>
      <w:proofErr w:type="spellEnd"/>
      <w:r w:rsidRPr="00AA0913">
        <w:rPr>
          <w:rFonts w:cstheme="minorHAnsi"/>
        </w:rPr>
        <w:t xml:space="preserve"> </w:t>
      </w:r>
      <w:proofErr w:type="spellStart"/>
      <w:r w:rsidRPr="00AA0913">
        <w:rPr>
          <w:rFonts w:cstheme="minorHAnsi"/>
        </w:rPr>
        <w:t>lulusan</w:t>
      </w:r>
      <w:proofErr w:type="spellEnd"/>
      <w:r w:rsidRPr="00AA0913">
        <w:rPr>
          <w:rFonts w:cstheme="minorHAnsi"/>
        </w:rPr>
        <w:t xml:space="preserve"> (tracer study), </w:t>
      </w:r>
      <w:proofErr w:type="spellStart"/>
      <w:r w:rsidRPr="00AA0913">
        <w:rPr>
          <w:rFonts w:cstheme="minorHAnsi"/>
        </w:rPr>
        <w:t>jumlah</w:t>
      </w:r>
      <w:proofErr w:type="spellEnd"/>
      <w:r w:rsidRPr="00AA0913">
        <w:rPr>
          <w:rFonts w:cstheme="minorHAnsi"/>
        </w:rPr>
        <w:t xml:space="preserve"> </w:t>
      </w:r>
      <w:proofErr w:type="spellStart"/>
      <w:r w:rsidRPr="00AA0913">
        <w:rPr>
          <w:rFonts w:cstheme="minorHAnsi"/>
        </w:rPr>
        <w:t>lulusan</w:t>
      </w:r>
      <w:proofErr w:type="spellEnd"/>
      <w:r w:rsidRPr="00AA0913">
        <w:rPr>
          <w:rFonts w:cstheme="minorHAnsi"/>
        </w:rPr>
        <w:t xml:space="preserve"> yang </w:t>
      </w:r>
      <w:proofErr w:type="spellStart"/>
      <w:r w:rsidRPr="00AA0913">
        <w:rPr>
          <w:rFonts w:cstheme="minorHAnsi"/>
        </w:rPr>
        <w:t>terlacak</w:t>
      </w:r>
      <w:proofErr w:type="spellEnd"/>
      <w:r w:rsidRPr="00AA0913">
        <w:rPr>
          <w:rFonts w:cstheme="minorHAnsi"/>
        </w:rPr>
        <w:t xml:space="preserve">, dan </w:t>
      </w:r>
      <w:proofErr w:type="spellStart"/>
      <w:r w:rsidRPr="00AA0913">
        <w:rPr>
          <w:rFonts w:cstheme="minorHAnsi"/>
        </w:rPr>
        <w:t>waktu</w:t>
      </w:r>
      <w:proofErr w:type="spellEnd"/>
      <w:r w:rsidRPr="00AA0913">
        <w:rPr>
          <w:rFonts w:cstheme="minorHAnsi"/>
        </w:rPr>
        <w:t xml:space="preserve"> </w:t>
      </w:r>
      <w:proofErr w:type="spellStart"/>
      <w:r w:rsidRPr="00AA0913">
        <w:rPr>
          <w:rFonts w:cstheme="minorHAnsi"/>
        </w:rPr>
        <w:t>tunggu</w:t>
      </w:r>
      <w:proofErr w:type="spellEnd"/>
      <w:r w:rsidRPr="00AA0913">
        <w:rPr>
          <w:rFonts w:cstheme="minorHAnsi"/>
        </w:rPr>
        <w:t xml:space="preserve"> </w:t>
      </w:r>
      <w:proofErr w:type="spellStart"/>
      <w:r w:rsidRPr="00AA0913">
        <w:rPr>
          <w:rFonts w:cstheme="minorHAnsi"/>
        </w:rPr>
        <w:t>mendapatkan</w:t>
      </w:r>
      <w:proofErr w:type="spellEnd"/>
      <w:r w:rsidRPr="00AA0913">
        <w:rPr>
          <w:rFonts w:cstheme="minorHAnsi"/>
        </w:rPr>
        <w:t xml:space="preserve"> </w:t>
      </w:r>
      <w:proofErr w:type="spellStart"/>
      <w:r w:rsidRPr="00AA0913">
        <w:rPr>
          <w:rFonts w:cstheme="minorHAnsi"/>
        </w:rPr>
        <w:t>pekerjaan</w:t>
      </w:r>
      <w:proofErr w:type="spellEnd"/>
      <w:r w:rsidRPr="00AA0913">
        <w:rPr>
          <w:rFonts w:cstheme="minorHAnsi"/>
        </w:rPr>
        <w:t xml:space="preserve"> </w:t>
      </w:r>
      <w:proofErr w:type="spellStart"/>
      <w:r w:rsidRPr="00AA0913">
        <w:rPr>
          <w:rFonts w:cstheme="minorHAnsi"/>
        </w:rPr>
        <w:t>pertama</w:t>
      </w:r>
      <w:proofErr w:type="spellEnd"/>
      <w:r w:rsidRPr="00AA0913">
        <w:rPr>
          <w:rFonts w:cstheme="minorHAnsi"/>
        </w:rPr>
        <w:t xml:space="preserve"> (</w:t>
      </w:r>
      <w:proofErr w:type="spellStart"/>
      <w:r w:rsidRPr="00AA0913">
        <w:rPr>
          <w:rFonts w:cstheme="minorHAnsi"/>
        </w:rPr>
        <w:t>Tabel</w:t>
      </w:r>
      <w:proofErr w:type="spellEnd"/>
      <w:r w:rsidRPr="00AA0913">
        <w:rPr>
          <w:rFonts w:cstheme="minorHAnsi"/>
        </w:rPr>
        <w:t xml:space="preserve"> 9.1.2.4).</w:t>
      </w:r>
    </w:p>
    <w:p w14:paraId="44FA66FE" w14:textId="77777777" w:rsidR="00AA0913" w:rsidRPr="00AA0913" w:rsidRDefault="00AA0913" w:rsidP="00AA0913">
      <w:pPr>
        <w:spacing w:after="0" w:line="240" w:lineRule="auto"/>
        <w:contextualSpacing/>
        <w:jc w:val="both"/>
        <w:rPr>
          <w:rFonts w:cstheme="minorHAnsi"/>
        </w:rPr>
      </w:pPr>
    </w:p>
    <w:p w14:paraId="554DFC15"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Pelaksanaan</w:t>
      </w:r>
      <w:proofErr w:type="spellEnd"/>
      <w:r w:rsidRPr="00AA0913">
        <w:rPr>
          <w:rFonts w:cstheme="minorHAnsi"/>
        </w:rPr>
        <w:t xml:space="preserve"> tracer study </w:t>
      </w:r>
      <w:proofErr w:type="spellStart"/>
      <w:r w:rsidRPr="00AA0913">
        <w:rPr>
          <w:rFonts w:cstheme="minorHAnsi"/>
        </w:rPr>
        <w:t>sudah</w:t>
      </w:r>
      <w:proofErr w:type="spellEnd"/>
      <w:r w:rsidRPr="00AA0913">
        <w:rPr>
          <w:rFonts w:cstheme="minorHAnsi"/>
        </w:rPr>
        <w:t xml:space="preserve"> </w:t>
      </w:r>
      <w:proofErr w:type="spellStart"/>
      <w:r w:rsidRPr="00AA0913">
        <w:rPr>
          <w:rFonts w:cstheme="minorHAnsi"/>
        </w:rPr>
        <w:t>dilakukan</w:t>
      </w:r>
      <w:proofErr w:type="spellEnd"/>
      <w:r w:rsidRPr="00AA0913">
        <w:rPr>
          <w:rFonts w:cstheme="minorHAnsi"/>
        </w:rPr>
        <w:t xml:space="preserve"> </w:t>
      </w:r>
      <w:proofErr w:type="spellStart"/>
      <w:r w:rsidRPr="00AA0913">
        <w:rPr>
          <w:rFonts w:cstheme="minorHAnsi"/>
        </w:rPr>
        <w:t>dengan</w:t>
      </w:r>
      <w:proofErr w:type="spellEnd"/>
      <w:r w:rsidRPr="00AA0913">
        <w:rPr>
          <w:rFonts w:cstheme="minorHAnsi"/>
        </w:rPr>
        <w:t xml:space="preserve"> </w:t>
      </w:r>
      <w:proofErr w:type="spellStart"/>
      <w:r w:rsidRPr="00AA0913">
        <w:rPr>
          <w:rFonts w:cstheme="minorHAnsi"/>
        </w:rPr>
        <w:t>sistem</w:t>
      </w:r>
      <w:proofErr w:type="spellEnd"/>
      <w:r w:rsidRPr="00AA0913">
        <w:rPr>
          <w:rFonts w:cstheme="minorHAnsi"/>
        </w:rPr>
        <w:t xml:space="preserve"> </w:t>
      </w:r>
      <w:proofErr w:type="spellStart"/>
      <w:r w:rsidRPr="00AA0913">
        <w:rPr>
          <w:rFonts w:cstheme="minorHAnsi"/>
        </w:rPr>
        <w:t>baku</w:t>
      </w:r>
      <w:proofErr w:type="spellEnd"/>
      <w:r w:rsidRPr="00AA0913">
        <w:rPr>
          <w:rFonts w:cstheme="minorHAnsi"/>
        </w:rPr>
        <w:t xml:space="preserve"> yang </w:t>
      </w:r>
      <w:proofErr w:type="spellStart"/>
      <w:r w:rsidRPr="00AA0913">
        <w:rPr>
          <w:rFonts w:cstheme="minorHAnsi"/>
        </w:rPr>
        <w:t>dikoordinir</w:t>
      </w:r>
      <w:proofErr w:type="spellEnd"/>
      <w:r w:rsidRPr="00AA0913">
        <w:rPr>
          <w:rFonts w:cstheme="minorHAnsi"/>
        </w:rPr>
        <w:t xml:space="preserve"> oleh </w:t>
      </w:r>
      <w:proofErr w:type="spellStart"/>
      <w:r w:rsidRPr="00AA0913">
        <w:rPr>
          <w:rFonts w:cstheme="minorHAnsi"/>
        </w:rPr>
        <w:t>bagian</w:t>
      </w:r>
      <w:proofErr w:type="spellEnd"/>
      <w:r w:rsidRPr="00AA0913">
        <w:rPr>
          <w:rFonts w:cstheme="minorHAnsi"/>
        </w:rPr>
        <w:t xml:space="preserve"> </w:t>
      </w:r>
      <w:proofErr w:type="spellStart"/>
      <w:r w:rsidRPr="00AA0913">
        <w:rPr>
          <w:rFonts w:cstheme="minorHAnsi"/>
        </w:rPr>
        <w:t>kemahasiswaan</w:t>
      </w:r>
      <w:proofErr w:type="spellEnd"/>
      <w:r w:rsidRPr="00AA0913">
        <w:rPr>
          <w:rFonts w:cstheme="minorHAnsi"/>
        </w:rPr>
        <w:t xml:space="preserve"> Universitas Ma Chung. Tracer study </w:t>
      </w:r>
      <w:proofErr w:type="spellStart"/>
      <w:r w:rsidRPr="00AA0913">
        <w:rPr>
          <w:rFonts w:cstheme="minorHAnsi"/>
        </w:rPr>
        <w:t>dilakukan</w:t>
      </w:r>
      <w:proofErr w:type="spellEnd"/>
      <w:r w:rsidRPr="00AA0913">
        <w:rPr>
          <w:rFonts w:cstheme="minorHAnsi"/>
        </w:rPr>
        <w:t xml:space="preserve"> </w:t>
      </w:r>
      <w:proofErr w:type="spellStart"/>
      <w:r w:rsidRPr="00AA0913">
        <w:rPr>
          <w:rFonts w:cstheme="minorHAnsi"/>
        </w:rPr>
        <w:t>secara</w:t>
      </w:r>
      <w:proofErr w:type="spellEnd"/>
      <w:r w:rsidRPr="00AA0913">
        <w:rPr>
          <w:rFonts w:cstheme="minorHAnsi"/>
        </w:rPr>
        <w:t xml:space="preserve"> online </w:t>
      </w:r>
      <w:proofErr w:type="spellStart"/>
      <w:r w:rsidRPr="00AA0913">
        <w:rPr>
          <w:rFonts w:cstheme="minorHAnsi"/>
        </w:rPr>
        <w:t>untuk</w:t>
      </w:r>
      <w:proofErr w:type="spellEnd"/>
      <w:r w:rsidRPr="00AA0913">
        <w:rPr>
          <w:rFonts w:cstheme="minorHAnsi"/>
        </w:rPr>
        <w:t xml:space="preserve"> </w:t>
      </w:r>
      <w:proofErr w:type="spellStart"/>
      <w:r w:rsidRPr="00AA0913">
        <w:rPr>
          <w:rFonts w:cstheme="minorHAnsi"/>
        </w:rPr>
        <w:t>mendapatkan</w:t>
      </w:r>
      <w:proofErr w:type="spellEnd"/>
      <w:r w:rsidRPr="00AA0913">
        <w:rPr>
          <w:rFonts w:cstheme="minorHAnsi"/>
        </w:rPr>
        <w:t xml:space="preserve"> data yang </w:t>
      </w:r>
      <w:proofErr w:type="spellStart"/>
      <w:r w:rsidRPr="00AA0913">
        <w:rPr>
          <w:rFonts w:cstheme="minorHAnsi"/>
        </w:rPr>
        <w:t>dibutuhkan</w:t>
      </w:r>
      <w:proofErr w:type="spellEnd"/>
      <w:r w:rsidRPr="00AA0913">
        <w:rPr>
          <w:rFonts w:cstheme="minorHAnsi"/>
        </w:rPr>
        <w:t xml:space="preserve"> </w:t>
      </w:r>
      <w:proofErr w:type="spellStart"/>
      <w:r w:rsidRPr="00AA0913">
        <w:rPr>
          <w:rFonts w:cstheme="minorHAnsi"/>
        </w:rPr>
        <w:t>dari</w:t>
      </w:r>
      <w:proofErr w:type="spellEnd"/>
      <w:r w:rsidRPr="00AA0913">
        <w:rPr>
          <w:rFonts w:cstheme="minorHAnsi"/>
        </w:rPr>
        <w:t xml:space="preserve"> stakeholders </w:t>
      </w:r>
    </w:p>
    <w:p w14:paraId="2BCC9B5B" w14:textId="77777777" w:rsidR="00AA0913" w:rsidRPr="00AA0913" w:rsidRDefault="00AA0913" w:rsidP="00AA0913">
      <w:pPr>
        <w:spacing w:after="0" w:line="240" w:lineRule="auto"/>
        <w:contextualSpacing/>
        <w:jc w:val="both"/>
        <w:rPr>
          <w:rFonts w:cstheme="minorHAnsi"/>
        </w:rPr>
      </w:pPr>
      <w:r w:rsidRPr="00AA0913">
        <w:rPr>
          <w:rFonts w:cstheme="minorHAnsi"/>
        </w:rPr>
        <w:t xml:space="preserve"> </w:t>
      </w:r>
    </w:p>
    <w:p w14:paraId="6370B0D9"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Kegiatan</w:t>
      </w:r>
      <w:proofErr w:type="spellEnd"/>
      <w:r w:rsidRPr="00AA0913">
        <w:rPr>
          <w:rFonts w:cstheme="minorHAnsi"/>
        </w:rPr>
        <w:t xml:space="preserve"> tracer study </w:t>
      </w:r>
      <w:proofErr w:type="spellStart"/>
      <w:r w:rsidRPr="00AA0913">
        <w:rPr>
          <w:rFonts w:cstheme="minorHAnsi"/>
        </w:rPr>
        <w:t>sudah</w:t>
      </w:r>
      <w:proofErr w:type="spellEnd"/>
      <w:r w:rsidRPr="00AA0913">
        <w:rPr>
          <w:rFonts w:cstheme="minorHAnsi"/>
        </w:rPr>
        <w:t xml:space="preserve"> </w:t>
      </w:r>
      <w:proofErr w:type="spellStart"/>
      <w:r w:rsidRPr="00AA0913">
        <w:rPr>
          <w:rFonts w:cstheme="minorHAnsi"/>
        </w:rPr>
        <w:t>dilakukan</w:t>
      </w:r>
      <w:proofErr w:type="spellEnd"/>
      <w:r w:rsidRPr="00AA0913">
        <w:rPr>
          <w:rFonts w:cstheme="minorHAnsi"/>
        </w:rPr>
        <w:t xml:space="preserve"> </w:t>
      </w:r>
      <w:proofErr w:type="spellStart"/>
      <w:r w:rsidRPr="00AA0913">
        <w:rPr>
          <w:rFonts w:cstheme="minorHAnsi"/>
        </w:rPr>
        <w:t>setiap</w:t>
      </w:r>
      <w:proofErr w:type="spellEnd"/>
      <w:r w:rsidRPr="00AA0913">
        <w:rPr>
          <w:rFonts w:cstheme="minorHAnsi"/>
        </w:rPr>
        <w:t xml:space="preserve"> </w:t>
      </w:r>
      <w:proofErr w:type="spellStart"/>
      <w:r w:rsidRPr="00AA0913">
        <w:rPr>
          <w:rFonts w:cstheme="minorHAnsi"/>
        </w:rPr>
        <w:t>tahunnya</w:t>
      </w:r>
      <w:proofErr w:type="spellEnd"/>
      <w:r w:rsidRPr="00AA0913">
        <w:rPr>
          <w:rFonts w:cstheme="minorHAnsi"/>
        </w:rPr>
        <w:t xml:space="preserve">.  </w:t>
      </w:r>
    </w:p>
    <w:p w14:paraId="753D56E9" w14:textId="77777777" w:rsidR="00AA0913" w:rsidRPr="00AA0913" w:rsidRDefault="00AA0913" w:rsidP="00AA0913">
      <w:pPr>
        <w:spacing w:after="0" w:line="240" w:lineRule="auto"/>
        <w:contextualSpacing/>
        <w:jc w:val="both"/>
        <w:rPr>
          <w:rFonts w:cstheme="minorHAnsi"/>
        </w:rPr>
      </w:pPr>
      <w:r w:rsidRPr="00AA0913">
        <w:rPr>
          <w:rFonts w:cstheme="minorHAnsi"/>
        </w:rPr>
        <w:t xml:space="preserve"> </w:t>
      </w:r>
    </w:p>
    <w:p w14:paraId="4D3C1FEE"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Kuesioner</w:t>
      </w:r>
      <w:proofErr w:type="spellEnd"/>
      <w:r w:rsidRPr="00AA0913">
        <w:rPr>
          <w:rFonts w:cstheme="minorHAnsi"/>
        </w:rPr>
        <w:t xml:space="preserve"> yang </w:t>
      </w:r>
      <w:proofErr w:type="spellStart"/>
      <w:r w:rsidRPr="00AA0913">
        <w:rPr>
          <w:rFonts w:cstheme="minorHAnsi"/>
        </w:rPr>
        <w:t>disebarkan</w:t>
      </w:r>
      <w:proofErr w:type="spellEnd"/>
      <w:r w:rsidRPr="00AA0913">
        <w:rPr>
          <w:rFonts w:cstheme="minorHAnsi"/>
        </w:rPr>
        <w:t xml:space="preserve"> </w:t>
      </w:r>
      <w:proofErr w:type="spellStart"/>
      <w:r w:rsidRPr="00AA0913">
        <w:rPr>
          <w:rFonts w:cstheme="minorHAnsi"/>
        </w:rPr>
        <w:t>secara</w:t>
      </w:r>
      <w:proofErr w:type="spellEnd"/>
      <w:r w:rsidRPr="00AA0913">
        <w:rPr>
          <w:rFonts w:cstheme="minorHAnsi"/>
        </w:rPr>
        <w:t xml:space="preserve"> online </w:t>
      </w:r>
      <w:proofErr w:type="spellStart"/>
      <w:r w:rsidRPr="00AA0913">
        <w:rPr>
          <w:rFonts w:cstheme="minorHAnsi"/>
        </w:rPr>
        <w:t>memuat</w:t>
      </w:r>
      <w:proofErr w:type="spellEnd"/>
      <w:r w:rsidRPr="00AA0913">
        <w:rPr>
          <w:rFonts w:cstheme="minorHAnsi"/>
        </w:rPr>
        <w:t xml:space="preserve"> </w:t>
      </w:r>
      <w:proofErr w:type="spellStart"/>
      <w:r w:rsidRPr="00AA0913">
        <w:rPr>
          <w:rFonts w:cstheme="minorHAnsi"/>
        </w:rPr>
        <w:t>seluruh</w:t>
      </w:r>
      <w:proofErr w:type="spellEnd"/>
      <w:r w:rsidRPr="00AA0913">
        <w:rPr>
          <w:rFonts w:cstheme="minorHAnsi"/>
        </w:rPr>
        <w:t xml:space="preserve"> </w:t>
      </w:r>
      <w:proofErr w:type="spellStart"/>
      <w:r w:rsidRPr="00AA0913">
        <w:rPr>
          <w:rFonts w:cstheme="minorHAnsi"/>
        </w:rPr>
        <w:t>pertanyaan</w:t>
      </w:r>
      <w:proofErr w:type="spellEnd"/>
      <w:r w:rsidRPr="00AA0913">
        <w:rPr>
          <w:rFonts w:cstheme="minorHAnsi"/>
        </w:rPr>
        <w:t xml:space="preserve"> inti tracer study DIKTI. </w:t>
      </w:r>
    </w:p>
    <w:p w14:paraId="16A1CDE6" w14:textId="77777777" w:rsidR="00AA0913" w:rsidRPr="00AA0913" w:rsidRDefault="00AA0913" w:rsidP="00AA0913">
      <w:pPr>
        <w:spacing w:after="0" w:line="240" w:lineRule="auto"/>
        <w:contextualSpacing/>
        <w:jc w:val="both"/>
        <w:rPr>
          <w:rFonts w:cstheme="minorHAnsi"/>
        </w:rPr>
      </w:pPr>
      <w:r w:rsidRPr="00AA0913">
        <w:rPr>
          <w:rFonts w:cstheme="minorHAnsi"/>
        </w:rPr>
        <w:t xml:space="preserve"> </w:t>
      </w:r>
    </w:p>
    <w:p w14:paraId="58649B43" w14:textId="77777777" w:rsidR="00AA0913" w:rsidRPr="00AA0913" w:rsidRDefault="00AA0913" w:rsidP="00AA0913">
      <w:pPr>
        <w:spacing w:after="0" w:line="240" w:lineRule="auto"/>
        <w:contextualSpacing/>
        <w:jc w:val="both"/>
        <w:rPr>
          <w:rFonts w:cstheme="minorHAnsi"/>
        </w:rPr>
      </w:pPr>
      <w:r w:rsidRPr="00AA0913">
        <w:rPr>
          <w:rFonts w:cstheme="minorHAnsi"/>
        </w:rPr>
        <w:t xml:space="preserve">Tracer study </w:t>
      </w:r>
      <w:proofErr w:type="spellStart"/>
      <w:r w:rsidRPr="00AA0913">
        <w:rPr>
          <w:rFonts w:cstheme="minorHAnsi"/>
        </w:rPr>
        <w:t>sudah</w:t>
      </w:r>
      <w:proofErr w:type="spellEnd"/>
      <w:r w:rsidRPr="00AA0913">
        <w:rPr>
          <w:rFonts w:cstheme="minorHAnsi"/>
        </w:rPr>
        <w:t xml:space="preserve"> </w:t>
      </w:r>
      <w:proofErr w:type="spellStart"/>
      <w:r w:rsidRPr="00AA0913">
        <w:rPr>
          <w:rFonts w:cstheme="minorHAnsi"/>
        </w:rPr>
        <w:t>dilakukan</w:t>
      </w:r>
      <w:proofErr w:type="spellEnd"/>
      <w:r w:rsidRPr="00AA0913">
        <w:rPr>
          <w:rFonts w:cstheme="minorHAnsi"/>
        </w:rPr>
        <w:t xml:space="preserve"> </w:t>
      </w:r>
      <w:proofErr w:type="spellStart"/>
      <w:r w:rsidRPr="00AA0913">
        <w:rPr>
          <w:rFonts w:cstheme="minorHAnsi"/>
        </w:rPr>
        <w:t>ke</w:t>
      </w:r>
      <w:proofErr w:type="spellEnd"/>
      <w:r w:rsidRPr="00AA0913">
        <w:rPr>
          <w:rFonts w:cstheme="minorHAnsi"/>
        </w:rPr>
        <w:t xml:space="preserve"> target </w:t>
      </w:r>
      <w:proofErr w:type="spellStart"/>
      <w:r w:rsidRPr="00AA0913">
        <w:rPr>
          <w:rFonts w:cstheme="minorHAnsi"/>
        </w:rPr>
        <w:t>populasi</w:t>
      </w:r>
      <w:proofErr w:type="spellEnd"/>
      <w:r w:rsidRPr="00AA0913">
        <w:rPr>
          <w:rFonts w:cstheme="minorHAnsi"/>
        </w:rPr>
        <w:t xml:space="preserve"> </w:t>
      </w:r>
      <w:proofErr w:type="spellStart"/>
      <w:r w:rsidRPr="00AA0913">
        <w:rPr>
          <w:rFonts w:cstheme="minorHAnsi"/>
        </w:rPr>
        <w:t>yaitu</w:t>
      </w:r>
      <w:proofErr w:type="spellEnd"/>
      <w:r w:rsidRPr="00AA0913">
        <w:rPr>
          <w:rFonts w:cstheme="minorHAnsi"/>
        </w:rPr>
        <w:t xml:space="preserve"> </w:t>
      </w:r>
      <w:proofErr w:type="spellStart"/>
      <w:r w:rsidRPr="00AA0913">
        <w:rPr>
          <w:rFonts w:cstheme="minorHAnsi"/>
        </w:rPr>
        <w:t>lulusan</w:t>
      </w:r>
      <w:proofErr w:type="spellEnd"/>
      <w:r w:rsidRPr="00AA0913">
        <w:rPr>
          <w:rFonts w:cstheme="minorHAnsi"/>
        </w:rPr>
        <w:t xml:space="preserve"> TS-4 </w:t>
      </w:r>
      <w:proofErr w:type="spellStart"/>
      <w:r w:rsidRPr="00AA0913">
        <w:rPr>
          <w:rFonts w:cstheme="minorHAnsi"/>
        </w:rPr>
        <w:t>sampai</w:t>
      </w:r>
      <w:proofErr w:type="spellEnd"/>
      <w:r w:rsidRPr="00AA0913">
        <w:rPr>
          <w:rFonts w:cstheme="minorHAnsi"/>
        </w:rPr>
        <w:t xml:space="preserve"> </w:t>
      </w:r>
      <w:proofErr w:type="spellStart"/>
      <w:r w:rsidRPr="00AA0913">
        <w:rPr>
          <w:rFonts w:cstheme="minorHAnsi"/>
        </w:rPr>
        <w:t>dengan</w:t>
      </w:r>
      <w:proofErr w:type="spellEnd"/>
      <w:r w:rsidRPr="00AA0913">
        <w:rPr>
          <w:rFonts w:cstheme="minorHAnsi"/>
        </w:rPr>
        <w:t xml:space="preserve"> TS-2 </w:t>
      </w:r>
    </w:p>
    <w:p w14:paraId="26A547B6" w14:textId="77777777" w:rsidR="00AA0913" w:rsidRPr="00AA0913" w:rsidRDefault="00AA0913" w:rsidP="00AA0913">
      <w:pPr>
        <w:spacing w:after="0" w:line="240" w:lineRule="auto"/>
        <w:contextualSpacing/>
        <w:jc w:val="both"/>
        <w:rPr>
          <w:rFonts w:cstheme="minorHAnsi"/>
        </w:rPr>
      </w:pPr>
      <w:r w:rsidRPr="00AA0913">
        <w:rPr>
          <w:rFonts w:cstheme="minorHAnsi"/>
        </w:rPr>
        <w:t xml:space="preserve"> </w:t>
      </w:r>
    </w:p>
    <w:p w14:paraId="2DBCD9F3" w14:textId="77777777" w:rsidR="00AA0913" w:rsidRPr="00AA0913" w:rsidRDefault="00AA0913" w:rsidP="00AA0913">
      <w:pPr>
        <w:spacing w:after="0" w:line="240" w:lineRule="auto"/>
        <w:contextualSpacing/>
        <w:jc w:val="both"/>
        <w:rPr>
          <w:rFonts w:cstheme="minorHAnsi"/>
        </w:rPr>
      </w:pPr>
      <w:r w:rsidRPr="00AA0913">
        <w:rPr>
          <w:rFonts w:cstheme="minorHAnsi"/>
        </w:rPr>
        <w:t xml:space="preserve">Hasil </w:t>
      </w:r>
      <w:proofErr w:type="spellStart"/>
      <w:r w:rsidRPr="00AA0913">
        <w:rPr>
          <w:rFonts w:cstheme="minorHAnsi"/>
        </w:rPr>
        <w:t>dari</w:t>
      </w:r>
      <w:proofErr w:type="spellEnd"/>
      <w:r w:rsidRPr="00AA0913">
        <w:rPr>
          <w:rFonts w:cstheme="minorHAnsi"/>
        </w:rPr>
        <w:t xml:space="preserve"> tracer study </w:t>
      </w:r>
      <w:proofErr w:type="spellStart"/>
      <w:r w:rsidRPr="00AA0913">
        <w:rPr>
          <w:rFonts w:cstheme="minorHAnsi"/>
        </w:rPr>
        <w:t>nantinya</w:t>
      </w:r>
      <w:proofErr w:type="spellEnd"/>
      <w:r w:rsidRPr="00AA0913">
        <w:rPr>
          <w:rFonts w:cstheme="minorHAnsi"/>
        </w:rPr>
        <w:t xml:space="preserve"> </w:t>
      </w:r>
      <w:proofErr w:type="spellStart"/>
      <w:r w:rsidRPr="00AA0913">
        <w:rPr>
          <w:rFonts w:cstheme="minorHAnsi"/>
        </w:rPr>
        <w:t>akan</w:t>
      </w:r>
      <w:proofErr w:type="spellEnd"/>
      <w:r w:rsidRPr="00AA0913">
        <w:rPr>
          <w:rFonts w:cstheme="minorHAnsi"/>
        </w:rPr>
        <w:t xml:space="preserve"> </w:t>
      </w:r>
      <w:proofErr w:type="spellStart"/>
      <w:r w:rsidRPr="00AA0913">
        <w:rPr>
          <w:rFonts w:cstheme="minorHAnsi"/>
        </w:rPr>
        <w:t>dijadikan</w:t>
      </w:r>
      <w:proofErr w:type="spellEnd"/>
      <w:r w:rsidRPr="00AA0913">
        <w:rPr>
          <w:rFonts w:cstheme="minorHAnsi"/>
        </w:rPr>
        <w:t xml:space="preserve"> </w:t>
      </w:r>
      <w:proofErr w:type="spellStart"/>
      <w:r w:rsidRPr="00AA0913">
        <w:rPr>
          <w:rFonts w:cstheme="minorHAnsi"/>
        </w:rPr>
        <w:t>bahan</w:t>
      </w:r>
      <w:proofErr w:type="spellEnd"/>
      <w:r w:rsidRPr="00AA0913">
        <w:rPr>
          <w:rFonts w:cstheme="minorHAnsi"/>
        </w:rPr>
        <w:t xml:space="preserve"> </w:t>
      </w:r>
      <w:proofErr w:type="spellStart"/>
      <w:r w:rsidRPr="00AA0913">
        <w:rPr>
          <w:rFonts w:cstheme="minorHAnsi"/>
        </w:rPr>
        <w:t>evaluasi</w:t>
      </w:r>
      <w:proofErr w:type="spellEnd"/>
      <w:r w:rsidRPr="00AA0913">
        <w:rPr>
          <w:rFonts w:cstheme="minorHAnsi"/>
        </w:rPr>
        <w:t xml:space="preserve"> dan </w:t>
      </w:r>
      <w:proofErr w:type="spellStart"/>
      <w:r w:rsidRPr="00AA0913">
        <w:rPr>
          <w:rFonts w:cstheme="minorHAnsi"/>
        </w:rPr>
        <w:t>pengembangan</w:t>
      </w:r>
      <w:proofErr w:type="spellEnd"/>
      <w:r w:rsidRPr="00AA0913">
        <w:rPr>
          <w:rFonts w:cstheme="minorHAnsi"/>
        </w:rPr>
        <w:t xml:space="preserve"> </w:t>
      </w:r>
      <w:proofErr w:type="spellStart"/>
      <w:r w:rsidRPr="00AA0913">
        <w:rPr>
          <w:rFonts w:cstheme="minorHAnsi"/>
        </w:rPr>
        <w:t>kurikulum</w:t>
      </w:r>
      <w:proofErr w:type="spellEnd"/>
      <w:r w:rsidRPr="00AA0913">
        <w:rPr>
          <w:rFonts w:cstheme="minorHAnsi"/>
        </w:rPr>
        <w:t xml:space="preserve"> dan </w:t>
      </w:r>
      <w:proofErr w:type="spellStart"/>
      <w:r w:rsidRPr="00AA0913">
        <w:rPr>
          <w:rFonts w:cstheme="minorHAnsi"/>
        </w:rPr>
        <w:t>pembelajaran</w:t>
      </w:r>
      <w:proofErr w:type="spellEnd"/>
      <w:r w:rsidRPr="00AA0913">
        <w:rPr>
          <w:rFonts w:cstheme="minorHAnsi"/>
        </w:rPr>
        <w:t xml:space="preserve"> </w:t>
      </w:r>
      <w:proofErr w:type="spellStart"/>
      <w:r w:rsidRPr="00AA0913">
        <w:rPr>
          <w:rFonts w:cstheme="minorHAnsi"/>
        </w:rPr>
        <w:t>sehingga</w:t>
      </w:r>
      <w:proofErr w:type="spellEnd"/>
      <w:r w:rsidRPr="00AA0913">
        <w:rPr>
          <w:rFonts w:cstheme="minorHAnsi"/>
        </w:rPr>
        <w:t xml:space="preserve"> </w:t>
      </w:r>
      <w:proofErr w:type="spellStart"/>
      <w:r w:rsidRPr="00AA0913">
        <w:rPr>
          <w:rFonts w:cstheme="minorHAnsi"/>
        </w:rPr>
        <w:t>peningkatan</w:t>
      </w:r>
      <w:proofErr w:type="spellEnd"/>
      <w:r w:rsidRPr="00AA0913">
        <w:rPr>
          <w:rFonts w:cstheme="minorHAnsi"/>
        </w:rPr>
        <w:t xml:space="preserve"> </w:t>
      </w:r>
      <w:proofErr w:type="spellStart"/>
      <w:r w:rsidRPr="00AA0913">
        <w:rPr>
          <w:rFonts w:cstheme="minorHAnsi"/>
        </w:rPr>
        <w:t>skor</w:t>
      </w:r>
      <w:proofErr w:type="spellEnd"/>
      <w:r w:rsidRPr="00AA0913">
        <w:rPr>
          <w:rFonts w:cstheme="minorHAnsi"/>
        </w:rPr>
        <w:t xml:space="preserve"> </w:t>
      </w:r>
      <w:proofErr w:type="spellStart"/>
      <w:r w:rsidRPr="00AA0913">
        <w:rPr>
          <w:rFonts w:cstheme="minorHAnsi"/>
        </w:rPr>
        <w:t>bisa</w:t>
      </w:r>
      <w:proofErr w:type="spellEnd"/>
      <w:r w:rsidRPr="00AA0913">
        <w:rPr>
          <w:rFonts w:cstheme="minorHAnsi"/>
        </w:rPr>
        <w:t xml:space="preserve"> </w:t>
      </w:r>
      <w:proofErr w:type="spellStart"/>
      <w:r w:rsidRPr="00AA0913">
        <w:rPr>
          <w:rFonts w:cstheme="minorHAnsi"/>
        </w:rPr>
        <w:t>dicapai</w:t>
      </w:r>
      <w:proofErr w:type="spellEnd"/>
      <w:r w:rsidRPr="00AA0913">
        <w:rPr>
          <w:rFonts w:cstheme="minorHAnsi"/>
        </w:rPr>
        <w:t>.</w:t>
      </w:r>
    </w:p>
    <w:p w14:paraId="41020808" w14:textId="77777777" w:rsidR="00AA0913" w:rsidRPr="00AA0913" w:rsidRDefault="00AA0913" w:rsidP="00AA0913">
      <w:pPr>
        <w:spacing w:after="0" w:line="240" w:lineRule="auto"/>
        <w:contextualSpacing/>
        <w:jc w:val="both"/>
        <w:rPr>
          <w:rFonts w:cstheme="minorHAnsi"/>
        </w:rPr>
      </w:pPr>
    </w:p>
    <w:p w14:paraId="05FB030F"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Tabel</w:t>
      </w:r>
      <w:proofErr w:type="spellEnd"/>
      <w:r w:rsidRPr="00AA0913">
        <w:rPr>
          <w:rFonts w:cstheme="minorHAnsi"/>
        </w:rPr>
        <w:t xml:space="preserve"> 9.1.2.4 Tracer Study, Waktu </w:t>
      </w:r>
      <w:proofErr w:type="spellStart"/>
      <w:r w:rsidRPr="00AA0913">
        <w:rPr>
          <w:rFonts w:cstheme="minorHAnsi"/>
        </w:rPr>
        <w:t>Tunggu</w:t>
      </w:r>
      <w:proofErr w:type="spellEnd"/>
      <w:r w:rsidRPr="00AA0913">
        <w:rPr>
          <w:rFonts w:cstheme="minorHAnsi"/>
        </w:rPr>
        <w:t xml:space="preserve"> </w:t>
      </w:r>
      <w:proofErr w:type="spellStart"/>
      <w:r w:rsidRPr="00AA0913">
        <w:rPr>
          <w:rFonts w:cstheme="minorHAnsi"/>
        </w:rPr>
        <w:t>Mendapatkan</w:t>
      </w:r>
      <w:proofErr w:type="spellEnd"/>
      <w:r w:rsidRPr="00AA0913">
        <w:rPr>
          <w:rFonts w:cstheme="minorHAnsi"/>
        </w:rPr>
        <w:t xml:space="preserve"> </w:t>
      </w:r>
      <w:proofErr w:type="spellStart"/>
      <w:r w:rsidRPr="00AA0913">
        <w:rPr>
          <w:rFonts w:cstheme="minorHAnsi"/>
        </w:rPr>
        <w:t>Pekerjaan</w:t>
      </w:r>
      <w:proofErr w:type="spellEnd"/>
      <w:r w:rsidRPr="00AA0913">
        <w:rPr>
          <w:rFonts w:cstheme="minorHAnsi"/>
        </w:rPr>
        <w:t xml:space="preserve"> </w:t>
      </w:r>
      <w:proofErr w:type="spellStart"/>
      <w:r w:rsidRPr="00AA0913">
        <w:rPr>
          <w:rFonts w:cstheme="minorHAnsi"/>
        </w:rPr>
        <w:t>Pertama</w:t>
      </w:r>
      <w:proofErr w:type="spellEnd"/>
    </w:p>
    <w:p w14:paraId="09B11C5C" w14:textId="77777777" w:rsidR="00AA0913" w:rsidRPr="00AA0913" w:rsidRDefault="00AA0913" w:rsidP="00AA0913">
      <w:pPr>
        <w:spacing w:after="0" w:line="240" w:lineRule="auto"/>
        <w:contextualSpacing/>
        <w:jc w:val="both"/>
        <w:rPr>
          <w:rFonts w:cstheme="minorHAnsi"/>
        </w:rPr>
      </w:pPr>
      <w:r w:rsidRPr="00AA0913">
        <w:rPr>
          <w:rFonts w:cstheme="minorHAnsi"/>
        </w:rPr>
        <w:t xml:space="preserve">Dari </w:t>
      </w:r>
      <w:proofErr w:type="spellStart"/>
      <w:r w:rsidRPr="00AA0913">
        <w:rPr>
          <w:rFonts w:cstheme="minorHAnsi"/>
        </w:rPr>
        <w:t>jumlah</w:t>
      </w:r>
      <w:proofErr w:type="spellEnd"/>
      <w:r w:rsidRPr="00AA0913">
        <w:rPr>
          <w:rFonts w:cstheme="minorHAnsi"/>
        </w:rPr>
        <w:t xml:space="preserve"> </w:t>
      </w:r>
      <w:proofErr w:type="spellStart"/>
      <w:r w:rsidRPr="00AA0913">
        <w:rPr>
          <w:rFonts w:cstheme="minorHAnsi"/>
        </w:rPr>
        <w:t>lulusan</w:t>
      </w:r>
      <w:proofErr w:type="spellEnd"/>
      <w:r w:rsidRPr="00AA0913">
        <w:rPr>
          <w:rFonts w:cstheme="minorHAnsi"/>
        </w:rPr>
        <w:t xml:space="preserve"> yang </w:t>
      </w:r>
      <w:proofErr w:type="spellStart"/>
      <w:r w:rsidRPr="00AA0913">
        <w:rPr>
          <w:rFonts w:cstheme="minorHAnsi"/>
        </w:rPr>
        <w:t>terlacak</w:t>
      </w:r>
      <w:proofErr w:type="spellEnd"/>
      <w:r w:rsidRPr="00AA0913">
        <w:rPr>
          <w:rFonts w:cstheme="minorHAnsi"/>
        </w:rPr>
        <w:t xml:space="preserve">, … </w:t>
      </w:r>
      <w:proofErr w:type="spellStart"/>
      <w:r w:rsidRPr="00AA0913">
        <w:rPr>
          <w:rFonts w:cstheme="minorHAnsi"/>
        </w:rPr>
        <w:t>namun</w:t>
      </w:r>
      <w:proofErr w:type="spellEnd"/>
      <w:r w:rsidRPr="00AA0913">
        <w:rPr>
          <w:rFonts w:cstheme="minorHAnsi"/>
        </w:rPr>
        <w:t>...</w:t>
      </w:r>
    </w:p>
    <w:tbl>
      <w:tblPr>
        <w:tblW w:w="0" w:type="auto"/>
        <w:tblCellMar>
          <w:top w:w="15" w:type="dxa"/>
          <w:bottom w:w="15" w:type="dxa"/>
        </w:tblCellMar>
        <w:tblLook w:val="04A0" w:firstRow="1" w:lastRow="0" w:firstColumn="1" w:lastColumn="0" w:noHBand="0" w:noVBand="1"/>
      </w:tblPr>
      <w:tblGrid>
        <w:gridCol w:w="971"/>
        <w:gridCol w:w="1182"/>
        <w:gridCol w:w="2082"/>
        <w:gridCol w:w="1046"/>
        <w:gridCol w:w="1268"/>
        <w:gridCol w:w="1344"/>
        <w:gridCol w:w="1123"/>
      </w:tblGrid>
      <w:tr w:rsidR="00AA0913" w:rsidRPr="00AA0913" w14:paraId="57E67C66" w14:textId="77777777" w:rsidTr="6C2F6B05">
        <w:trPr>
          <w:trHeight w:val="300"/>
        </w:trPr>
        <w:tc>
          <w:tcPr>
            <w:tcW w:w="0" w:type="auto"/>
            <w:vMerge w:val="restart"/>
            <w:tcBorders>
              <w:top w:val="single" w:sz="4" w:space="0" w:color="auto"/>
              <w:left w:val="single" w:sz="4" w:space="0" w:color="auto"/>
              <w:bottom w:val="nil"/>
              <w:right w:val="single" w:sz="4" w:space="0" w:color="auto"/>
            </w:tcBorders>
            <w:shd w:val="clear" w:color="auto" w:fill="BDD7EE"/>
            <w:noWrap/>
            <w:vAlign w:val="center"/>
            <w:hideMark/>
          </w:tcPr>
          <w:p w14:paraId="6A99BAF4" w14:textId="77777777" w:rsidR="00AA0913" w:rsidRPr="00AA0913" w:rsidRDefault="00AA0913" w:rsidP="00AA0913">
            <w:pPr>
              <w:spacing w:after="0" w:line="240" w:lineRule="auto"/>
              <w:contextualSpacing/>
              <w:jc w:val="both"/>
              <w:rPr>
                <w:rFonts w:cstheme="minorHAnsi"/>
                <w:b/>
                <w:bCs/>
              </w:rPr>
            </w:pPr>
            <w:proofErr w:type="spellStart"/>
            <w:r w:rsidRPr="00AA0913">
              <w:rPr>
                <w:rFonts w:cstheme="minorHAnsi"/>
                <w:b/>
                <w:bCs/>
              </w:rPr>
              <w:t>Tahun</w:t>
            </w:r>
            <w:proofErr w:type="spellEnd"/>
            <w:r w:rsidRPr="00AA0913">
              <w:rPr>
                <w:rFonts w:cstheme="minorHAnsi"/>
                <w:b/>
                <w:bCs/>
              </w:rPr>
              <w:t xml:space="preserve"> Lulus</w:t>
            </w:r>
          </w:p>
        </w:tc>
        <w:tc>
          <w:tcPr>
            <w:tcW w:w="0" w:type="auto"/>
            <w:vMerge w:val="restart"/>
            <w:tcBorders>
              <w:top w:val="single" w:sz="4" w:space="0" w:color="auto"/>
              <w:left w:val="single" w:sz="4" w:space="0" w:color="auto"/>
              <w:bottom w:val="nil"/>
              <w:right w:val="single" w:sz="4" w:space="0" w:color="auto"/>
            </w:tcBorders>
            <w:shd w:val="clear" w:color="auto" w:fill="BDD7EE"/>
            <w:noWrap/>
            <w:vAlign w:val="center"/>
            <w:hideMark/>
          </w:tcPr>
          <w:p w14:paraId="26A61210" w14:textId="77777777" w:rsidR="00AA0913" w:rsidRPr="00AA0913" w:rsidRDefault="00AA0913" w:rsidP="00AA0913">
            <w:pPr>
              <w:spacing w:after="0" w:line="240" w:lineRule="auto"/>
              <w:contextualSpacing/>
              <w:jc w:val="both"/>
              <w:rPr>
                <w:rFonts w:cstheme="minorHAnsi"/>
                <w:b/>
                <w:bCs/>
              </w:rPr>
            </w:pPr>
            <w:proofErr w:type="spellStart"/>
            <w:r w:rsidRPr="00AA0913">
              <w:rPr>
                <w:rFonts w:cstheme="minorHAnsi"/>
                <w:b/>
                <w:bCs/>
              </w:rPr>
              <w:t>Jumlah</w:t>
            </w:r>
            <w:proofErr w:type="spellEnd"/>
            <w:r w:rsidRPr="00AA0913">
              <w:rPr>
                <w:rFonts w:cstheme="minorHAnsi"/>
                <w:b/>
                <w:bCs/>
              </w:rPr>
              <w:t xml:space="preserve"> </w:t>
            </w:r>
            <w:proofErr w:type="spellStart"/>
            <w:r w:rsidRPr="00AA0913">
              <w:rPr>
                <w:rFonts w:cstheme="minorHAnsi"/>
                <w:b/>
                <w:bCs/>
              </w:rPr>
              <w:t>Lulusan</w:t>
            </w:r>
            <w:proofErr w:type="spellEnd"/>
          </w:p>
        </w:tc>
        <w:tc>
          <w:tcPr>
            <w:tcW w:w="0" w:type="auto"/>
            <w:vMerge w:val="restart"/>
            <w:tcBorders>
              <w:top w:val="single" w:sz="4" w:space="0" w:color="auto"/>
              <w:left w:val="single" w:sz="4" w:space="0" w:color="auto"/>
              <w:bottom w:val="nil"/>
              <w:right w:val="single" w:sz="4" w:space="0" w:color="auto"/>
            </w:tcBorders>
            <w:shd w:val="clear" w:color="auto" w:fill="BDD7EE"/>
            <w:noWrap/>
            <w:vAlign w:val="center"/>
            <w:hideMark/>
          </w:tcPr>
          <w:p w14:paraId="4C0FA71C" w14:textId="77777777" w:rsidR="00AA0913" w:rsidRPr="00AA0913" w:rsidRDefault="00AA0913" w:rsidP="00AA0913">
            <w:pPr>
              <w:spacing w:after="0" w:line="240" w:lineRule="auto"/>
              <w:contextualSpacing/>
              <w:jc w:val="both"/>
              <w:rPr>
                <w:rFonts w:cstheme="minorHAnsi"/>
                <w:b/>
                <w:bCs/>
              </w:rPr>
            </w:pPr>
            <w:proofErr w:type="spellStart"/>
            <w:r w:rsidRPr="00AA0913">
              <w:rPr>
                <w:rFonts w:cstheme="minorHAnsi"/>
                <w:b/>
                <w:bCs/>
              </w:rPr>
              <w:t>Jumlah</w:t>
            </w:r>
            <w:proofErr w:type="spellEnd"/>
            <w:r w:rsidRPr="00AA0913">
              <w:rPr>
                <w:rFonts w:cstheme="minorHAnsi"/>
                <w:b/>
                <w:bCs/>
              </w:rPr>
              <w:t xml:space="preserve"> </w:t>
            </w:r>
            <w:proofErr w:type="spellStart"/>
            <w:r w:rsidRPr="00AA0913">
              <w:rPr>
                <w:rFonts w:cstheme="minorHAnsi"/>
                <w:b/>
                <w:bCs/>
              </w:rPr>
              <w:t>Lulusan</w:t>
            </w:r>
            <w:proofErr w:type="spellEnd"/>
            <w:r w:rsidRPr="00AA0913">
              <w:rPr>
                <w:rFonts w:cstheme="minorHAnsi"/>
                <w:b/>
                <w:bCs/>
              </w:rPr>
              <w:t xml:space="preserve"> yang </w:t>
            </w:r>
            <w:proofErr w:type="spellStart"/>
            <w:r w:rsidRPr="00AA0913">
              <w:rPr>
                <w:rFonts w:cstheme="minorHAnsi"/>
                <w:b/>
                <w:bCs/>
              </w:rPr>
              <w:t>Terlacak</w:t>
            </w:r>
            <w:proofErr w:type="spellEnd"/>
          </w:p>
        </w:tc>
        <w:tc>
          <w:tcPr>
            <w:tcW w:w="0" w:type="auto"/>
            <w:gridSpan w:val="4"/>
            <w:tcBorders>
              <w:top w:val="single" w:sz="4" w:space="0" w:color="auto"/>
              <w:left w:val="single" w:sz="4" w:space="0" w:color="auto"/>
              <w:bottom w:val="single" w:sz="4" w:space="0" w:color="auto"/>
              <w:right w:val="single" w:sz="4" w:space="0" w:color="auto"/>
            </w:tcBorders>
            <w:shd w:val="clear" w:color="auto" w:fill="BDD7EE"/>
            <w:vAlign w:val="center"/>
            <w:hideMark/>
          </w:tcPr>
          <w:p w14:paraId="0F8AB8F6" w14:textId="77777777" w:rsidR="00AA0913" w:rsidRPr="00AA0913" w:rsidRDefault="00AA0913" w:rsidP="00AA0913">
            <w:pPr>
              <w:spacing w:after="0" w:line="240" w:lineRule="auto"/>
              <w:contextualSpacing/>
              <w:jc w:val="both"/>
              <w:rPr>
                <w:rFonts w:cstheme="minorHAnsi"/>
                <w:b/>
                <w:bCs/>
              </w:rPr>
            </w:pPr>
            <w:proofErr w:type="spellStart"/>
            <w:r w:rsidRPr="00AA0913">
              <w:rPr>
                <w:rFonts w:cstheme="minorHAnsi"/>
                <w:b/>
                <w:bCs/>
              </w:rPr>
              <w:t>Jumlah</w:t>
            </w:r>
            <w:proofErr w:type="spellEnd"/>
            <w:r w:rsidRPr="00AA0913">
              <w:rPr>
                <w:rFonts w:cstheme="minorHAnsi"/>
                <w:b/>
                <w:bCs/>
              </w:rPr>
              <w:t xml:space="preserve"> </w:t>
            </w:r>
            <w:proofErr w:type="spellStart"/>
            <w:r w:rsidRPr="00AA0913">
              <w:rPr>
                <w:rFonts w:cstheme="minorHAnsi"/>
                <w:b/>
                <w:bCs/>
              </w:rPr>
              <w:t>Lulusan</w:t>
            </w:r>
            <w:proofErr w:type="spellEnd"/>
            <w:r w:rsidRPr="00AA0913">
              <w:rPr>
                <w:rFonts w:cstheme="minorHAnsi"/>
                <w:b/>
                <w:bCs/>
              </w:rPr>
              <w:t xml:space="preserve"> </w:t>
            </w:r>
            <w:proofErr w:type="spellStart"/>
            <w:r w:rsidRPr="00AA0913">
              <w:rPr>
                <w:rFonts w:cstheme="minorHAnsi"/>
                <w:b/>
                <w:bCs/>
              </w:rPr>
              <w:t>Terlacak</w:t>
            </w:r>
            <w:proofErr w:type="spellEnd"/>
            <w:r w:rsidRPr="00AA0913">
              <w:rPr>
                <w:rFonts w:cstheme="minorHAnsi"/>
                <w:b/>
                <w:bCs/>
              </w:rPr>
              <w:t xml:space="preserve"> </w:t>
            </w:r>
            <w:proofErr w:type="spellStart"/>
            <w:r w:rsidRPr="00AA0913">
              <w:rPr>
                <w:rFonts w:cstheme="minorHAnsi"/>
                <w:b/>
                <w:bCs/>
              </w:rPr>
              <w:t>dengan</w:t>
            </w:r>
            <w:proofErr w:type="spellEnd"/>
            <w:r w:rsidRPr="00AA0913">
              <w:rPr>
                <w:rFonts w:cstheme="minorHAnsi"/>
                <w:b/>
                <w:bCs/>
              </w:rPr>
              <w:t xml:space="preserve"> Waktu </w:t>
            </w:r>
            <w:proofErr w:type="spellStart"/>
            <w:r w:rsidRPr="00AA0913">
              <w:rPr>
                <w:rFonts w:cstheme="minorHAnsi"/>
                <w:b/>
                <w:bCs/>
              </w:rPr>
              <w:t>Tunggu</w:t>
            </w:r>
            <w:proofErr w:type="spellEnd"/>
            <w:r w:rsidRPr="00AA0913">
              <w:rPr>
                <w:rFonts w:cstheme="minorHAnsi"/>
                <w:b/>
                <w:bCs/>
              </w:rPr>
              <w:t xml:space="preserve"> </w:t>
            </w:r>
            <w:proofErr w:type="spellStart"/>
            <w:r w:rsidRPr="00AA0913">
              <w:rPr>
                <w:rFonts w:cstheme="minorHAnsi"/>
                <w:b/>
                <w:bCs/>
              </w:rPr>
              <w:t>Mendapatkan</w:t>
            </w:r>
            <w:proofErr w:type="spellEnd"/>
            <w:r w:rsidRPr="00AA0913">
              <w:rPr>
                <w:rFonts w:cstheme="minorHAnsi"/>
                <w:b/>
                <w:bCs/>
              </w:rPr>
              <w:t xml:space="preserve"> </w:t>
            </w:r>
            <w:proofErr w:type="spellStart"/>
            <w:r w:rsidRPr="00AA0913">
              <w:rPr>
                <w:rFonts w:cstheme="minorHAnsi"/>
                <w:b/>
                <w:bCs/>
              </w:rPr>
              <w:t>Pekerjaan</w:t>
            </w:r>
            <w:proofErr w:type="spellEnd"/>
            <w:r w:rsidRPr="00AA0913">
              <w:rPr>
                <w:rFonts w:cstheme="minorHAnsi"/>
                <w:b/>
                <w:bCs/>
              </w:rPr>
              <w:t xml:space="preserve"> </w:t>
            </w:r>
            <w:proofErr w:type="spellStart"/>
            <w:r w:rsidRPr="00AA0913">
              <w:rPr>
                <w:rFonts w:cstheme="minorHAnsi"/>
                <w:b/>
                <w:bCs/>
              </w:rPr>
              <w:t>Pertama</w:t>
            </w:r>
            <w:proofErr w:type="spellEnd"/>
          </w:p>
        </w:tc>
      </w:tr>
      <w:tr w:rsidR="00AA0913" w:rsidRPr="00AA0913" w14:paraId="10373D81" w14:textId="77777777" w:rsidTr="6C2F6B05">
        <w:trPr>
          <w:trHeight w:val="300"/>
        </w:trPr>
        <w:tc>
          <w:tcPr>
            <w:tcW w:w="0" w:type="auto"/>
            <w:vMerge/>
            <w:vAlign w:val="center"/>
            <w:hideMark/>
          </w:tcPr>
          <w:p w14:paraId="403F3663" w14:textId="77777777" w:rsidR="00AA0913" w:rsidRPr="00AA0913" w:rsidRDefault="00AA0913" w:rsidP="00AA0913">
            <w:pPr>
              <w:spacing w:after="0" w:line="240" w:lineRule="auto"/>
              <w:contextualSpacing/>
              <w:jc w:val="both"/>
              <w:rPr>
                <w:rFonts w:cstheme="minorHAnsi"/>
                <w:b/>
                <w:bCs/>
              </w:rPr>
            </w:pPr>
          </w:p>
        </w:tc>
        <w:tc>
          <w:tcPr>
            <w:tcW w:w="0" w:type="auto"/>
            <w:vMerge/>
            <w:vAlign w:val="center"/>
            <w:hideMark/>
          </w:tcPr>
          <w:p w14:paraId="54164BEE" w14:textId="77777777" w:rsidR="00AA0913" w:rsidRPr="00AA0913" w:rsidRDefault="00AA0913" w:rsidP="00AA0913">
            <w:pPr>
              <w:spacing w:after="0" w:line="240" w:lineRule="auto"/>
              <w:contextualSpacing/>
              <w:jc w:val="both"/>
              <w:rPr>
                <w:rFonts w:cstheme="minorHAnsi"/>
                <w:b/>
                <w:bCs/>
              </w:rPr>
            </w:pPr>
          </w:p>
        </w:tc>
        <w:tc>
          <w:tcPr>
            <w:tcW w:w="0" w:type="auto"/>
            <w:vMerge/>
            <w:vAlign w:val="center"/>
            <w:hideMark/>
          </w:tcPr>
          <w:p w14:paraId="766BCCBD" w14:textId="77777777" w:rsidR="00AA0913" w:rsidRPr="00AA0913" w:rsidRDefault="00AA0913" w:rsidP="00AA0913">
            <w:pPr>
              <w:spacing w:after="0" w:line="240" w:lineRule="auto"/>
              <w:contextualSpacing/>
              <w:jc w:val="both"/>
              <w:rPr>
                <w:rFonts w:cstheme="minorHAnsi"/>
                <w:b/>
                <w:bCs/>
              </w:rPr>
            </w:pPr>
          </w:p>
        </w:tc>
        <w:tc>
          <w:tcPr>
            <w:tcW w:w="0" w:type="auto"/>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209A625A"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 xml:space="preserve">WT &lt; 3 </w:t>
            </w:r>
            <w:proofErr w:type="spellStart"/>
            <w:r w:rsidRPr="00AA0913">
              <w:rPr>
                <w:rFonts w:cstheme="minorHAnsi"/>
                <w:b/>
                <w:bCs/>
              </w:rPr>
              <w:t>Bulan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5DBBDB8E"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 xml:space="preserve">3 ≤ WT &lt; 6 </w:t>
            </w:r>
            <w:proofErr w:type="spellStart"/>
            <w:r w:rsidRPr="00AA0913">
              <w:rPr>
                <w:rFonts w:cstheme="minorHAnsi"/>
                <w:b/>
                <w:bCs/>
              </w:rPr>
              <w:t>Bulan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0AE2ADA8"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 xml:space="preserve">6 ≤ WT &lt; 12 </w:t>
            </w:r>
            <w:proofErr w:type="spellStart"/>
            <w:r w:rsidRPr="00AA0913">
              <w:rPr>
                <w:rFonts w:cstheme="minorHAnsi"/>
                <w:b/>
                <w:bCs/>
              </w:rPr>
              <w:t>Bulan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352CBC0E"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 xml:space="preserve">WT ≥ 12 </w:t>
            </w:r>
            <w:proofErr w:type="spellStart"/>
            <w:r w:rsidRPr="00AA0913">
              <w:rPr>
                <w:rFonts w:cstheme="minorHAnsi"/>
                <w:b/>
                <w:bCs/>
              </w:rPr>
              <w:t>Bulan</w:t>
            </w:r>
            <w:proofErr w:type="spellEnd"/>
          </w:p>
        </w:tc>
      </w:tr>
      <w:tr w:rsidR="00AA0913" w:rsidRPr="00AA0913" w14:paraId="02614152" w14:textId="77777777" w:rsidTr="6C2F6B05">
        <w:trPr>
          <w:trHeight w:val="300"/>
        </w:trPr>
        <w:tc>
          <w:tcPr>
            <w:tcW w:w="0" w:type="auto"/>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323F3E3A"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1</w:t>
            </w:r>
          </w:p>
        </w:tc>
        <w:tc>
          <w:tcPr>
            <w:tcW w:w="0" w:type="auto"/>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3F431209"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2</w:t>
            </w:r>
          </w:p>
        </w:tc>
        <w:tc>
          <w:tcPr>
            <w:tcW w:w="0" w:type="auto"/>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0B17AA61"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3</w:t>
            </w:r>
          </w:p>
        </w:tc>
        <w:tc>
          <w:tcPr>
            <w:tcW w:w="0" w:type="auto"/>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25F00D2D"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4</w:t>
            </w:r>
          </w:p>
        </w:tc>
        <w:tc>
          <w:tcPr>
            <w:tcW w:w="0" w:type="auto"/>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05364B32"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5</w:t>
            </w:r>
          </w:p>
        </w:tc>
        <w:tc>
          <w:tcPr>
            <w:tcW w:w="0" w:type="auto"/>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0EEF7A75" w14:textId="77777777" w:rsidR="00AA0913" w:rsidRPr="00AA0913" w:rsidRDefault="00AA0913" w:rsidP="00AA0913">
            <w:pPr>
              <w:spacing w:after="0" w:line="240" w:lineRule="auto"/>
              <w:contextualSpacing/>
              <w:jc w:val="both"/>
              <w:rPr>
                <w:rFonts w:cstheme="minorHAnsi"/>
                <w:b/>
                <w:bCs/>
              </w:rPr>
            </w:pPr>
          </w:p>
        </w:tc>
        <w:tc>
          <w:tcPr>
            <w:tcW w:w="0" w:type="auto"/>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1439A450"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6</w:t>
            </w:r>
          </w:p>
        </w:tc>
      </w:tr>
      <w:tr w:rsidR="00AA0913" w:rsidRPr="00AA0913" w14:paraId="440CF22F" w14:textId="77777777" w:rsidTr="008279F3">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813995D" w14:textId="77777777" w:rsidR="00AA0913" w:rsidRPr="00AA0913" w:rsidRDefault="00AA0913" w:rsidP="00AA0913">
            <w:pPr>
              <w:spacing w:after="0" w:line="240" w:lineRule="auto"/>
              <w:contextualSpacing/>
              <w:jc w:val="both"/>
              <w:rPr>
                <w:rFonts w:cstheme="minorHAnsi"/>
              </w:rPr>
            </w:pPr>
            <w:r w:rsidRPr="00AA0913">
              <w:rPr>
                <w:rFonts w:cstheme="minorHAnsi"/>
              </w:rPr>
              <w:t>TS-4</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EF75EE"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8C0094"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FF14CA"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CD8038"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BCC154"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519D50"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r>
      <w:tr w:rsidR="00AA0913" w:rsidRPr="00AA0913" w14:paraId="1FE88360" w14:textId="77777777" w:rsidTr="008279F3">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FB3D309" w14:textId="77777777" w:rsidR="00AA0913" w:rsidRPr="00AA0913" w:rsidRDefault="00AA0913" w:rsidP="00AA0913">
            <w:pPr>
              <w:spacing w:after="0" w:line="240" w:lineRule="auto"/>
              <w:contextualSpacing/>
              <w:jc w:val="both"/>
              <w:rPr>
                <w:rFonts w:cstheme="minorHAnsi"/>
              </w:rPr>
            </w:pPr>
            <w:r w:rsidRPr="00AA0913">
              <w:rPr>
                <w:rFonts w:cstheme="minorHAnsi"/>
              </w:rPr>
              <w:t>TS-3</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B3D190" w14:textId="77777777" w:rsidR="00AA0913" w:rsidRPr="00AA0913" w:rsidRDefault="00AA0913" w:rsidP="00AA0913">
            <w:pPr>
              <w:spacing w:after="0" w:line="240" w:lineRule="auto"/>
              <w:contextualSpacing/>
              <w:jc w:val="both"/>
              <w:rPr>
                <w:rFonts w:cstheme="minorHAnsi"/>
              </w:rPr>
            </w:pPr>
            <w:r w:rsidRPr="00AA0913">
              <w:rPr>
                <w:rFonts w:cstheme="minorHAnsi"/>
              </w:rPr>
              <w:t>40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7B8496" w14:textId="77777777" w:rsidR="00AA0913" w:rsidRPr="00AA0913" w:rsidRDefault="00AA0913" w:rsidP="00AA0913">
            <w:pPr>
              <w:spacing w:after="0" w:line="240" w:lineRule="auto"/>
              <w:contextualSpacing/>
              <w:jc w:val="both"/>
              <w:rPr>
                <w:rFonts w:cstheme="minorHAnsi"/>
                <w:color w:val="FF0000"/>
              </w:rPr>
            </w:pPr>
            <w:r w:rsidRPr="00AA0913">
              <w:rPr>
                <w:rFonts w:cstheme="minorHAnsi"/>
                <w:color w:val="FF0000"/>
              </w:rPr>
              <w:t>10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9A5153" w14:textId="77777777" w:rsidR="00AA0913" w:rsidRPr="00AA0913" w:rsidRDefault="00AA0913" w:rsidP="00AA0913">
            <w:pPr>
              <w:spacing w:after="0" w:line="240" w:lineRule="auto"/>
              <w:contextualSpacing/>
              <w:jc w:val="both"/>
              <w:rPr>
                <w:rFonts w:cstheme="minorHAnsi"/>
                <w:color w:val="FF0000"/>
              </w:rPr>
            </w:pPr>
            <w:r w:rsidRPr="00AA0913">
              <w:rPr>
                <w:rFonts w:cstheme="minorHAnsi"/>
                <w:color w:val="FF0000"/>
              </w:rPr>
              <w:t>6</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2EA709"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CABB7D"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87A597"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r>
      <w:tr w:rsidR="00AA0913" w:rsidRPr="00AA0913" w14:paraId="2BA2577C" w14:textId="77777777" w:rsidTr="008279F3">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604B478" w14:textId="77777777" w:rsidR="00AA0913" w:rsidRPr="00AA0913" w:rsidRDefault="00AA0913" w:rsidP="00AA0913">
            <w:pPr>
              <w:spacing w:after="0" w:line="240" w:lineRule="auto"/>
              <w:contextualSpacing/>
              <w:jc w:val="both"/>
              <w:rPr>
                <w:rFonts w:cstheme="minorHAnsi"/>
              </w:rPr>
            </w:pPr>
            <w:r w:rsidRPr="00AA0913">
              <w:rPr>
                <w:rFonts w:cstheme="minorHAnsi"/>
              </w:rPr>
              <w:t>TS-2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8C3B14" w14:textId="77777777" w:rsidR="00AA0913" w:rsidRPr="00AA0913" w:rsidRDefault="00AA0913" w:rsidP="00AA0913">
            <w:pPr>
              <w:spacing w:after="0" w:line="240" w:lineRule="auto"/>
              <w:contextualSpacing/>
              <w:jc w:val="both"/>
              <w:rPr>
                <w:rFonts w:cstheme="minorHAnsi"/>
              </w:rPr>
            </w:pPr>
            <w:r w:rsidRPr="00AA0913">
              <w:rPr>
                <w:rFonts w:cstheme="minorHAnsi"/>
              </w:rPr>
              <w:t>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C36627" w14:textId="77777777" w:rsidR="00AA0913" w:rsidRPr="00AA0913" w:rsidRDefault="00AA0913" w:rsidP="00AA0913">
            <w:pPr>
              <w:spacing w:after="0" w:line="240" w:lineRule="auto"/>
              <w:contextualSpacing/>
              <w:jc w:val="both"/>
              <w:rPr>
                <w:rFonts w:cstheme="minorHAnsi"/>
              </w:rPr>
            </w:pPr>
            <w:r w:rsidRPr="00AA0913">
              <w:rPr>
                <w:rFonts w:cstheme="minorHAnsi"/>
              </w:rPr>
              <w:t>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32B19F" w14:textId="77777777" w:rsidR="00AA0913" w:rsidRPr="00AA0913" w:rsidRDefault="00AA0913" w:rsidP="00AA0913">
            <w:pPr>
              <w:spacing w:after="0" w:line="240" w:lineRule="auto"/>
              <w:contextualSpacing/>
              <w:jc w:val="both"/>
              <w:rPr>
                <w:rFonts w:cstheme="minorHAnsi"/>
              </w:rPr>
            </w:pPr>
            <w:r w:rsidRPr="00AA0913">
              <w:rPr>
                <w:rFonts w:cstheme="minorHAnsi"/>
              </w:rPr>
              <w:t>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D4F73A"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1D5D70"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664B6"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r>
    </w:tbl>
    <w:p w14:paraId="0E0300D3" w14:textId="77777777" w:rsidR="00AA0913" w:rsidRPr="00AA0913" w:rsidRDefault="00AA0913" w:rsidP="00AA0913">
      <w:pPr>
        <w:spacing w:after="0" w:line="240" w:lineRule="auto"/>
        <w:contextualSpacing/>
        <w:jc w:val="both"/>
        <w:rPr>
          <w:rFonts w:cstheme="minorHAnsi"/>
        </w:rPr>
      </w:pPr>
    </w:p>
    <w:p w14:paraId="24434ACA" w14:textId="77777777" w:rsidR="00AA0913" w:rsidRPr="00AA0913" w:rsidRDefault="00AA0913" w:rsidP="00AA0913">
      <w:pPr>
        <w:spacing w:after="0" w:line="240" w:lineRule="auto"/>
        <w:contextualSpacing/>
        <w:jc w:val="both"/>
        <w:rPr>
          <w:rFonts w:cstheme="minorHAnsi"/>
          <w:b/>
        </w:rPr>
      </w:pPr>
      <w:commentRangeStart w:id="74"/>
      <w:r w:rsidRPr="00AA0913">
        <w:rPr>
          <w:rFonts w:cstheme="minorHAnsi"/>
          <w:b/>
        </w:rPr>
        <w:t xml:space="preserve">9.1.2.5 Tingkat </w:t>
      </w:r>
      <w:proofErr w:type="spellStart"/>
      <w:r w:rsidRPr="00AA0913">
        <w:rPr>
          <w:rFonts w:cstheme="minorHAnsi"/>
          <w:b/>
        </w:rPr>
        <w:t>Relevansi</w:t>
      </w:r>
      <w:proofErr w:type="spellEnd"/>
      <w:r w:rsidRPr="00AA0913">
        <w:rPr>
          <w:rFonts w:cstheme="minorHAnsi"/>
          <w:b/>
        </w:rPr>
        <w:t xml:space="preserve"> </w:t>
      </w:r>
      <w:proofErr w:type="spellStart"/>
      <w:r w:rsidRPr="00AA0913">
        <w:rPr>
          <w:rFonts w:cstheme="minorHAnsi"/>
          <w:b/>
        </w:rPr>
        <w:t>Pekerjaan</w:t>
      </w:r>
      <w:commentRangeEnd w:id="74"/>
      <w:proofErr w:type="spellEnd"/>
      <w:r w:rsidRPr="00AA0913">
        <w:rPr>
          <w:rStyle w:val="CommentReference"/>
          <w:rFonts w:cstheme="minorHAnsi"/>
          <w:sz w:val="22"/>
          <w:szCs w:val="22"/>
        </w:rPr>
        <w:commentReference w:id="74"/>
      </w:r>
    </w:p>
    <w:p w14:paraId="4498DA56" w14:textId="77777777" w:rsidR="00AA0913" w:rsidRPr="00AA0913" w:rsidRDefault="00AA0913" w:rsidP="00AA0913">
      <w:pPr>
        <w:spacing w:after="0" w:line="240" w:lineRule="auto"/>
        <w:contextualSpacing/>
        <w:jc w:val="both"/>
        <w:rPr>
          <w:rFonts w:cstheme="minorHAnsi"/>
        </w:rPr>
      </w:pPr>
      <w:r w:rsidRPr="00AA0913">
        <w:rPr>
          <w:rFonts w:cstheme="minorHAnsi"/>
        </w:rPr>
        <w:t xml:space="preserve">Data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jumlah</w:t>
      </w:r>
      <w:proofErr w:type="spellEnd"/>
      <w:r w:rsidRPr="00AA0913">
        <w:rPr>
          <w:rFonts w:cstheme="minorHAnsi"/>
        </w:rPr>
        <w:t xml:space="preserve"> </w:t>
      </w:r>
      <w:proofErr w:type="spellStart"/>
      <w:r w:rsidRPr="00AA0913">
        <w:rPr>
          <w:rFonts w:cstheme="minorHAnsi"/>
        </w:rPr>
        <w:t>lulusan</w:t>
      </w:r>
      <w:proofErr w:type="spellEnd"/>
      <w:r w:rsidRPr="00AA0913">
        <w:rPr>
          <w:rFonts w:cstheme="minorHAnsi"/>
        </w:rPr>
        <w:t xml:space="preserve">, </w:t>
      </w:r>
      <w:proofErr w:type="spellStart"/>
      <w:r w:rsidRPr="00AA0913">
        <w:rPr>
          <w:rFonts w:cstheme="minorHAnsi"/>
        </w:rPr>
        <w:t>jumlah</w:t>
      </w:r>
      <w:proofErr w:type="spellEnd"/>
      <w:r w:rsidRPr="00AA0913">
        <w:rPr>
          <w:rFonts w:cstheme="minorHAnsi"/>
        </w:rPr>
        <w:t xml:space="preserve"> </w:t>
      </w:r>
      <w:proofErr w:type="spellStart"/>
      <w:r w:rsidRPr="00AA0913">
        <w:rPr>
          <w:rFonts w:cstheme="minorHAnsi"/>
        </w:rPr>
        <w:t>lulusan</w:t>
      </w:r>
      <w:proofErr w:type="spellEnd"/>
      <w:r w:rsidRPr="00AA0913">
        <w:rPr>
          <w:rFonts w:cstheme="minorHAnsi"/>
        </w:rPr>
        <w:t xml:space="preserve"> yang </w:t>
      </w:r>
      <w:proofErr w:type="spellStart"/>
      <w:r w:rsidRPr="00AA0913">
        <w:rPr>
          <w:rFonts w:cstheme="minorHAnsi"/>
        </w:rPr>
        <w:t>terlacak</w:t>
      </w:r>
      <w:proofErr w:type="spellEnd"/>
      <w:r w:rsidRPr="00AA0913">
        <w:rPr>
          <w:rFonts w:cstheme="minorHAnsi"/>
        </w:rPr>
        <w:t xml:space="preserve">, dan </w:t>
      </w:r>
      <w:proofErr w:type="spellStart"/>
      <w:r w:rsidRPr="00AA0913">
        <w:rPr>
          <w:rFonts w:cstheme="minorHAnsi"/>
        </w:rPr>
        <w:t>jumlah</w:t>
      </w:r>
      <w:proofErr w:type="spellEnd"/>
      <w:r w:rsidRPr="00AA0913">
        <w:rPr>
          <w:rFonts w:cstheme="minorHAnsi"/>
        </w:rPr>
        <w:t xml:space="preserve"> </w:t>
      </w:r>
      <w:proofErr w:type="spellStart"/>
      <w:r w:rsidRPr="00AA0913">
        <w:rPr>
          <w:rFonts w:cstheme="minorHAnsi"/>
        </w:rPr>
        <w:t>lulusan</w:t>
      </w:r>
      <w:proofErr w:type="spellEnd"/>
      <w:r w:rsidRPr="00AA0913">
        <w:rPr>
          <w:rFonts w:cstheme="minorHAnsi"/>
        </w:rPr>
        <w:t xml:space="preserve"> </w:t>
      </w:r>
      <w:proofErr w:type="spellStart"/>
      <w:r w:rsidRPr="00AA0913">
        <w:rPr>
          <w:rFonts w:cstheme="minorHAnsi"/>
        </w:rPr>
        <w:t>terlacak</w:t>
      </w:r>
      <w:proofErr w:type="spellEnd"/>
      <w:r w:rsidRPr="00AA0913">
        <w:rPr>
          <w:rFonts w:cstheme="minorHAnsi"/>
        </w:rPr>
        <w:t xml:space="preserve"> </w:t>
      </w:r>
      <w:proofErr w:type="spellStart"/>
      <w:r w:rsidRPr="00AA0913">
        <w:rPr>
          <w:rFonts w:cstheme="minorHAnsi"/>
        </w:rPr>
        <w:t>dengan</w:t>
      </w:r>
      <w:proofErr w:type="spellEnd"/>
      <w:r w:rsidRPr="00AA0913">
        <w:rPr>
          <w:rFonts w:cstheme="minorHAnsi"/>
        </w:rPr>
        <w:t xml:space="preserve"> </w:t>
      </w:r>
      <w:proofErr w:type="spellStart"/>
      <w:r w:rsidRPr="00AA0913">
        <w:rPr>
          <w:rFonts w:cstheme="minorHAnsi"/>
        </w:rPr>
        <w:t>tingkat</w:t>
      </w:r>
      <w:proofErr w:type="spellEnd"/>
      <w:r w:rsidRPr="00AA0913">
        <w:rPr>
          <w:rFonts w:cstheme="minorHAnsi"/>
        </w:rPr>
        <w:t xml:space="preserve"> </w:t>
      </w:r>
      <w:proofErr w:type="spellStart"/>
      <w:r w:rsidRPr="00AA0913">
        <w:rPr>
          <w:rFonts w:cstheme="minorHAnsi"/>
        </w:rPr>
        <w:t>relevansi</w:t>
      </w:r>
      <w:proofErr w:type="spellEnd"/>
      <w:r w:rsidRPr="00AA0913">
        <w:rPr>
          <w:rFonts w:cstheme="minorHAnsi"/>
        </w:rPr>
        <w:t xml:space="preserve"> </w:t>
      </w:r>
      <w:proofErr w:type="spellStart"/>
      <w:r w:rsidRPr="00AA0913">
        <w:rPr>
          <w:rFonts w:cstheme="minorHAnsi"/>
        </w:rPr>
        <w:t>bidang</w:t>
      </w:r>
      <w:proofErr w:type="spellEnd"/>
      <w:r w:rsidRPr="00AA0913">
        <w:rPr>
          <w:rFonts w:cstheme="minorHAnsi"/>
        </w:rPr>
        <w:t xml:space="preserve"> </w:t>
      </w:r>
      <w:proofErr w:type="spellStart"/>
      <w:r w:rsidRPr="00AA0913">
        <w:rPr>
          <w:rFonts w:cstheme="minorHAnsi"/>
        </w:rPr>
        <w:t>kerja</w:t>
      </w:r>
      <w:proofErr w:type="spellEnd"/>
      <w:r w:rsidRPr="00AA0913">
        <w:rPr>
          <w:rFonts w:cstheme="minorHAnsi"/>
        </w:rPr>
        <w:t xml:space="preserve"> </w:t>
      </w:r>
      <w:proofErr w:type="spellStart"/>
      <w:r w:rsidRPr="00AA0913">
        <w:rPr>
          <w:rFonts w:cstheme="minorHAnsi"/>
        </w:rPr>
        <w:t>mereka</w:t>
      </w:r>
      <w:proofErr w:type="spellEnd"/>
      <w:r w:rsidRPr="00AA0913">
        <w:rPr>
          <w:rFonts w:cstheme="minorHAnsi"/>
        </w:rPr>
        <w:t xml:space="preserve"> (</w:t>
      </w:r>
      <w:proofErr w:type="spellStart"/>
      <w:r w:rsidRPr="00AA0913">
        <w:rPr>
          <w:rFonts w:cstheme="minorHAnsi"/>
        </w:rPr>
        <w:t>yaitu</w:t>
      </w:r>
      <w:proofErr w:type="spellEnd"/>
      <w:r w:rsidRPr="00AA0913">
        <w:rPr>
          <w:rFonts w:cstheme="minorHAnsi"/>
        </w:rPr>
        <w:t xml:space="preserve"> </w:t>
      </w:r>
      <w:proofErr w:type="spellStart"/>
      <w:r w:rsidRPr="00AA0913">
        <w:rPr>
          <w:rFonts w:cstheme="minorHAnsi"/>
        </w:rPr>
        <w:t>bidang</w:t>
      </w:r>
      <w:proofErr w:type="spellEnd"/>
      <w:r w:rsidRPr="00AA0913">
        <w:rPr>
          <w:rFonts w:cstheme="minorHAnsi"/>
        </w:rPr>
        <w:t xml:space="preserve"> </w:t>
      </w:r>
      <w:proofErr w:type="spellStart"/>
      <w:r w:rsidRPr="00AA0913">
        <w:rPr>
          <w:rFonts w:cstheme="minorHAnsi"/>
        </w:rPr>
        <w:t>kependidikan</w:t>
      </w:r>
      <w:proofErr w:type="spellEnd"/>
      <w:r w:rsidRPr="00AA0913">
        <w:rPr>
          <w:rFonts w:cstheme="minorHAnsi"/>
        </w:rPr>
        <w:t xml:space="preserve"> </w:t>
      </w:r>
      <w:proofErr w:type="spellStart"/>
      <w:r w:rsidRPr="00AA0913">
        <w:rPr>
          <w:rFonts w:cstheme="minorHAnsi"/>
        </w:rPr>
        <w:t>dalam</w:t>
      </w:r>
      <w:proofErr w:type="spellEnd"/>
      <w:r w:rsidRPr="00AA0913">
        <w:rPr>
          <w:rFonts w:cstheme="minorHAnsi"/>
        </w:rPr>
        <w:t xml:space="preserve"> arti </w:t>
      </w:r>
      <w:proofErr w:type="spellStart"/>
      <w:r w:rsidRPr="00AA0913">
        <w:rPr>
          <w:rFonts w:cstheme="minorHAnsi"/>
        </w:rPr>
        <w:t>luas</w:t>
      </w:r>
      <w:proofErr w:type="spellEnd"/>
      <w:r w:rsidRPr="00AA0913">
        <w:rPr>
          <w:rFonts w:cstheme="minorHAnsi"/>
        </w:rPr>
        <w:t xml:space="preserve">: guru, </w:t>
      </w:r>
      <w:proofErr w:type="spellStart"/>
      <w:r w:rsidRPr="00AA0913">
        <w:rPr>
          <w:rFonts w:cstheme="minorHAnsi"/>
        </w:rPr>
        <w:t>instruktur</w:t>
      </w:r>
      <w:proofErr w:type="spellEnd"/>
      <w:r w:rsidRPr="00AA0913">
        <w:rPr>
          <w:rFonts w:cstheme="minorHAnsi"/>
        </w:rPr>
        <w:t xml:space="preserve">, </w:t>
      </w:r>
      <w:proofErr w:type="spellStart"/>
      <w:r w:rsidRPr="00AA0913">
        <w:rPr>
          <w:rFonts w:cstheme="minorHAnsi"/>
        </w:rPr>
        <w:t>pelatih</w:t>
      </w:r>
      <w:proofErr w:type="spellEnd"/>
      <w:r w:rsidRPr="00AA0913">
        <w:rPr>
          <w:rFonts w:cstheme="minorHAnsi"/>
        </w:rPr>
        <w:t xml:space="preserve">, </w:t>
      </w:r>
      <w:proofErr w:type="spellStart"/>
      <w:r w:rsidRPr="00AA0913">
        <w:rPr>
          <w:rFonts w:cstheme="minorHAnsi"/>
        </w:rPr>
        <w:t>penerjemah</w:t>
      </w:r>
      <w:proofErr w:type="spellEnd"/>
      <w:r w:rsidRPr="00AA0913">
        <w:rPr>
          <w:rFonts w:cstheme="minorHAnsi"/>
        </w:rPr>
        <w:t>, dan lain-lain) (</w:t>
      </w:r>
      <w:proofErr w:type="spellStart"/>
      <w:r w:rsidRPr="00AA0913">
        <w:rPr>
          <w:rFonts w:cstheme="minorHAnsi"/>
        </w:rPr>
        <w:t>Tabel</w:t>
      </w:r>
      <w:proofErr w:type="spellEnd"/>
      <w:r w:rsidRPr="00AA0913">
        <w:rPr>
          <w:rFonts w:cstheme="minorHAnsi"/>
        </w:rPr>
        <w:t xml:space="preserve"> 9.1.2.5).</w:t>
      </w:r>
    </w:p>
    <w:p w14:paraId="36FCDC80" w14:textId="77777777" w:rsidR="00AA0913" w:rsidRPr="00AA0913" w:rsidRDefault="00AA0913" w:rsidP="00AA0913">
      <w:pPr>
        <w:spacing w:after="0" w:line="240" w:lineRule="auto"/>
        <w:contextualSpacing/>
        <w:jc w:val="both"/>
        <w:rPr>
          <w:rFonts w:cstheme="minorHAnsi"/>
        </w:rPr>
      </w:pPr>
    </w:p>
    <w:tbl>
      <w:tblPr>
        <w:tblW w:w="0" w:type="auto"/>
        <w:tblCellMar>
          <w:top w:w="15" w:type="dxa"/>
          <w:bottom w:w="15" w:type="dxa"/>
        </w:tblCellMar>
        <w:tblLook w:val="04A0" w:firstRow="1" w:lastRow="0" w:firstColumn="1" w:lastColumn="0" w:noHBand="0" w:noVBand="1"/>
      </w:tblPr>
      <w:tblGrid>
        <w:gridCol w:w="1222"/>
        <w:gridCol w:w="1149"/>
        <w:gridCol w:w="1068"/>
        <w:gridCol w:w="1662"/>
        <w:gridCol w:w="1921"/>
        <w:gridCol w:w="1994"/>
      </w:tblGrid>
      <w:tr w:rsidR="00AA0913" w:rsidRPr="00AA0913" w14:paraId="374DE6A6" w14:textId="77777777" w:rsidTr="79A7832B">
        <w:trPr>
          <w:trHeight w:val="300"/>
        </w:trPr>
        <w:tc>
          <w:tcPr>
            <w:tcW w:w="0" w:type="auto"/>
            <w:vMerge w:val="restart"/>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1DA3EA60" w14:textId="77777777" w:rsidR="00AA0913" w:rsidRPr="00AA0913" w:rsidRDefault="00AA0913" w:rsidP="00AA0913">
            <w:pPr>
              <w:spacing w:after="0" w:line="240" w:lineRule="auto"/>
              <w:contextualSpacing/>
              <w:jc w:val="both"/>
              <w:rPr>
                <w:rFonts w:cstheme="minorHAnsi"/>
                <w:b/>
                <w:bCs/>
              </w:rPr>
            </w:pPr>
            <w:proofErr w:type="spellStart"/>
            <w:r w:rsidRPr="00AA0913">
              <w:rPr>
                <w:rFonts w:cstheme="minorHAnsi"/>
                <w:b/>
                <w:bCs/>
              </w:rPr>
              <w:t>Tahun</w:t>
            </w:r>
            <w:proofErr w:type="spellEnd"/>
            <w:r w:rsidRPr="00AA0913">
              <w:rPr>
                <w:rFonts w:cstheme="minorHAnsi"/>
                <w:b/>
                <w:bCs/>
              </w:rPr>
              <w:t xml:space="preserve"> Lulus</w:t>
            </w:r>
          </w:p>
        </w:tc>
        <w:tc>
          <w:tcPr>
            <w:tcW w:w="1230" w:type="dxa"/>
            <w:vMerge w:val="restart"/>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3463307B" w14:textId="77777777" w:rsidR="00AA0913" w:rsidRPr="00AA0913" w:rsidRDefault="00AA0913" w:rsidP="00AA0913">
            <w:pPr>
              <w:spacing w:after="0" w:line="240" w:lineRule="auto"/>
              <w:contextualSpacing/>
              <w:jc w:val="both"/>
              <w:rPr>
                <w:rFonts w:cstheme="minorHAnsi"/>
                <w:b/>
                <w:bCs/>
              </w:rPr>
            </w:pPr>
            <w:proofErr w:type="spellStart"/>
            <w:r w:rsidRPr="00AA0913">
              <w:rPr>
                <w:rFonts w:cstheme="minorHAnsi"/>
                <w:b/>
                <w:bCs/>
              </w:rPr>
              <w:t>Jumlah</w:t>
            </w:r>
            <w:proofErr w:type="spellEnd"/>
            <w:r w:rsidRPr="00AA0913">
              <w:rPr>
                <w:rFonts w:cstheme="minorHAnsi"/>
                <w:b/>
                <w:bCs/>
              </w:rPr>
              <w:t xml:space="preserve"> </w:t>
            </w:r>
            <w:proofErr w:type="spellStart"/>
            <w:r w:rsidRPr="00AA0913">
              <w:rPr>
                <w:rFonts w:cstheme="minorHAnsi"/>
                <w:b/>
                <w:bCs/>
              </w:rPr>
              <w:t>Lulusan</w:t>
            </w:r>
            <w:proofErr w:type="spellEnd"/>
          </w:p>
        </w:tc>
        <w:tc>
          <w:tcPr>
            <w:tcW w:w="1142" w:type="dxa"/>
            <w:vMerge w:val="restart"/>
            <w:tcBorders>
              <w:top w:val="single" w:sz="4" w:space="0" w:color="auto"/>
              <w:left w:val="single" w:sz="4" w:space="0" w:color="auto"/>
              <w:bottom w:val="single" w:sz="4" w:space="0" w:color="auto"/>
              <w:right w:val="single" w:sz="4" w:space="0" w:color="auto"/>
            </w:tcBorders>
            <w:shd w:val="clear" w:color="auto" w:fill="BDD7EE"/>
            <w:vAlign w:val="center"/>
            <w:hideMark/>
          </w:tcPr>
          <w:p w14:paraId="5C479CB9" w14:textId="77777777" w:rsidR="00AA0913" w:rsidRPr="00AA0913" w:rsidRDefault="00AA0913" w:rsidP="00AA0913">
            <w:pPr>
              <w:spacing w:after="0" w:line="240" w:lineRule="auto"/>
              <w:contextualSpacing/>
              <w:jc w:val="both"/>
              <w:rPr>
                <w:rFonts w:cstheme="minorHAnsi"/>
                <w:b/>
                <w:bCs/>
              </w:rPr>
            </w:pPr>
            <w:proofErr w:type="spellStart"/>
            <w:r w:rsidRPr="00AA0913">
              <w:rPr>
                <w:rFonts w:cstheme="minorHAnsi"/>
                <w:b/>
                <w:bCs/>
              </w:rPr>
              <w:t>Jumlah</w:t>
            </w:r>
            <w:proofErr w:type="spellEnd"/>
            <w:r w:rsidRPr="00AA0913">
              <w:rPr>
                <w:rFonts w:cstheme="minorHAnsi"/>
                <w:b/>
                <w:bCs/>
              </w:rPr>
              <w:t xml:space="preserve"> </w:t>
            </w:r>
            <w:proofErr w:type="spellStart"/>
            <w:r w:rsidRPr="00AA0913">
              <w:rPr>
                <w:rFonts w:cstheme="minorHAnsi"/>
                <w:b/>
                <w:bCs/>
              </w:rPr>
              <w:t>Lulusan</w:t>
            </w:r>
            <w:proofErr w:type="spellEnd"/>
            <w:r w:rsidRPr="00AA0913">
              <w:rPr>
                <w:rFonts w:cstheme="minorHAnsi"/>
                <w:b/>
                <w:bCs/>
              </w:rPr>
              <w:t xml:space="preserve"> </w:t>
            </w:r>
            <w:r w:rsidRPr="00AA0913">
              <w:rPr>
                <w:rFonts w:cstheme="minorHAnsi"/>
                <w:b/>
                <w:bCs/>
              </w:rPr>
              <w:lastRenderedPageBreak/>
              <w:t xml:space="preserve">yang </w:t>
            </w:r>
            <w:proofErr w:type="spellStart"/>
            <w:r w:rsidRPr="00AA0913">
              <w:rPr>
                <w:rFonts w:cstheme="minorHAnsi"/>
                <w:b/>
                <w:bCs/>
              </w:rPr>
              <w:t>Terlacak</w:t>
            </w:r>
            <w:proofErr w:type="spellEnd"/>
          </w:p>
        </w:tc>
        <w:tc>
          <w:tcPr>
            <w:tcW w:w="0" w:type="auto"/>
            <w:gridSpan w:val="3"/>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42544E55" w14:textId="77777777" w:rsidR="00AA0913" w:rsidRPr="00AA0913" w:rsidRDefault="00AA0913" w:rsidP="00AA0913">
            <w:pPr>
              <w:spacing w:after="0" w:line="240" w:lineRule="auto"/>
              <w:contextualSpacing/>
              <w:jc w:val="both"/>
              <w:rPr>
                <w:rFonts w:cstheme="minorHAnsi"/>
                <w:b/>
                <w:bCs/>
              </w:rPr>
            </w:pPr>
            <w:proofErr w:type="spellStart"/>
            <w:r w:rsidRPr="00AA0913">
              <w:rPr>
                <w:rFonts w:cstheme="minorHAnsi"/>
                <w:b/>
                <w:bCs/>
              </w:rPr>
              <w:lastRenderedPageBreak/>
              <w:t>Jumlah</w:t>
            </w:r>
            <w:proofErr w:type="spellEnd"/>
            <w:r w:rsidRPr="00AA0913">
              <w:rPr>
                <w:rFonts w:cstheme="minorHAnsi"/>
                <w:b/>
                <w:bCs/>
              </w:rPr>
              <w:t xml:space="preserve"> </w:t>
            </w:r>
            <w:proofErr w:type="spellStart"/>
            <w:r w:rsidRPr="00AA0913">
              <w:rPr>
                <w:rFonts w:cstheme="minorHAnsi"/>
                <w:b/>
                <w:bCs/>
              </w:rPr>
              <w:t>Lulusan</w:t>
            </w:r>
            <w:proofErr w:type="spellEnd"/>
            <w:r w:rsidRPr="00AA0913">
              <w:rPr>
                <w:rFonts w:cstheme="minorHAnsi"/>
                <w:b/>
                <w:bCs/>
              </w:rPr>
              <w:t xml:space="preserve"> </w:t>
            </w:r>
            <w:proofErr w:type="spellStart"/>
            <w:r w:rsidRPr="00AA0913">
              <w:rPr>
                <w:rFonts w:cstheme="minorHAnsi"/>
                <w:b/>
                <w:bCs/>
              </w:rPr>
              <w:t>Terlacak</w:t>
            </w:r>
            <w:proofErr w:type="spellEnd"/>
            <w:r w:rsidRPr="00AA0913">
              <w:rPr>
                <w:rFonts w:cstheme="minorHAnsi"/>
                <w:b/>
                <w:bCs/>
              </w:rPr>
              <w:t xml:space="preserve"> </w:t>
            </w:r>
            <w:proofErr w:type="spellStart"/>
            <w:r w:rsidRPr="00AA0913">
              <w:rPr>
                <w:rFonts w:cstheme="minorHAnsi"/>
                <w:b/>
                <w:bCs/>
              </w:rPr>
              <w:t>dengan</w:t>
            </w:r>
            <w:proofErr w:type="spellEnd"/>
            <w:r w:rsidRPr="00AA0913">
              <w:rPr>
                <w:rFonts w:cstheme="minorHAnsi"/>
                <w:b/>
                <w:bCs/>
              </w:rPr>
              <w:t xml:space="preserve"> Tingkat </w:t>
            </w:r>
            <w:proofErr w:type="spellStart"/>
            <w:r w:rsidRPr="00AA0913">
              <w:rPr>
                <w:rFonts w:cstheme="minorHAnsi"/>
                <w:b/>
                <w:bCs/>
              </w:rPr>
              <w:t>Relevansi</w:t>
            </w:r>
            <w:proofErr w:type="spellEnd"/>
            <w:r w:rsidRPr="00AA0913">
              <w:rPr>
                <w:rFonts w:cstheme="minorHAnsi"/>
                <w:b/>
                <w:bCs/>
              </w:rPr>
              <w:t xml:space="preserve"> </w:t>
            </w:r>
            <w:proofErr w:type="spellStart"/>
            <w:r w:rsidRPr="00AA0913">
              <w:rPr>
                <w:rFonts w:cstheme="minorHAnsi"/>
                <w:b/>
                <w:bCs/>
              </w:rPr>
              <w:t>Bidang</w:t>
            </w:r>
            <w:proofErr w:type="spellEnd"/>
            <w:r w:rsidRPr="00AA0913">
              <w:rPr>
                <w:rFonts w:cstheme="minorHAnsi"/>
                <w:b/>
                <w:bCs/>
              </w:rPr>
              <w:t xml:space="preserve"> </w:t>
            </w:r>
            <w:proofErr w:type="spellStart"/>
            <w:r w:rsidRPr="00AA0913">
              <w:rPr>
                <w:rFonts w:cstheme="minorHAnsi"/>
                <w:b/>
                <w:bCs/>
              </w:rPr>
              <w:t>Kerja</w:t>
            </w:r>
            <w:proofErr w:type="spellEnd"/>
          </w:p>
        </w:tc>
      </w:tr>
      <w:tr w:rsidR="00AA0913" w:rsidRPr="00AA0913" w14:paraId="5FF87DA8" w14:textId="77777777" w:rsidTr="79A7832B">
        <w:trPr>
          <w:trHeight w:val="300"/>
        </w:trPr>
        <w:tc>
          <w:tcPr>
            <w:tcW w:w="0" w:type="auto"/>
            <w:vMerge/>
            <w:vAlign w:val="center"/>
            <w:hideMark/>
          </w:tcPr>
          <w:p w14:paraId="42964AFE" w14:textId="77777777" w:rsidR="00AA0913" w:rsidRPr="00AA0913" w:rsidRDefault="00AA0913" w:rsidP="00AA0913">
            <w:pPr>
              <w:spacing w:after="0" w:line="240" w:lineRule="auto"/>
              <w:contextualSpacing/>
              <w:jc w:val="both"/>
              <w:rPr>
                <w:rFonts w:cstheme="minorHAnsi"/>
                <w:b/>
                <w:bCs/>
              </w:rPr>
            </w:pPr>
          </w:p>
        </w:tc>
        <w:tc>
          <w:tcPr>
            <w:tcW w:w="1230" w:type="dxa"/>
            <w:vMerge/>
            <w:vAlign w:val="center"/>
            <w:hideMark/>
          </w:tcPr>
          <w:p w14:paraId="1AC7C034" w14:textId="77777777" w:rsidR="00AA0913" w:rsidRPr="00AA0913" w:rsidRDefault="00AA0913" w:rsidP="00AA0913">
            <w:pPr>
              <w:spacing w:after="0" w:line="240" w:lineRule="auto"/>
              <w:contextualSpacing/>
              <w:jc w:val="both"/>
              <w:rPr>
                <w:rFonts w:cstheme="minorHAnsi"/>
                <w:b/>
                <w:bCs/>
              </w:rPr>
            </w:pPr>
          </w:p>
        </w:tc>
        <w:tc>
          <w:tcPr>
            <w:tcW w:w="1142" w:type="dxa"/>
            <w:vMerge/>
            <w:vAlign w:val="center"/>
            <w:hideMark/>
          </w:tcPr>
          <w:p w14:paraId="7C253AC4" w14:textId="77777777" w:rsidR="00AA0913" w:rsidRPr="00AA0913" w:rsidRDefault="00AA0913" w:rsidP="00AA0913">
            <w:pPr>
              <w:spacing w:after="0" w:line="240" w:lineRule="auto"/>
              <w:contextualSpacing/>
              <w:jc w:val="both"/>
              <w:rPr>
                <w:rFonts w:cstheme="minorHAnsi"/>
                <w:b/>
                <w:bCs/>
              </w:rPr>
            </w:pPr>
          </w:p>
        </w:tc>
        <w:tc>
          <w:tcPr>
            <w:tcW w:w="0" w:type="auto"/>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3B4C7407"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Tinggi</w:t>
            </w:r>
          </w:p>
        </w:tc>
        <w:tc>
          <w:tcPr>
            <w:tcW w:w="0" w:type="auto"/>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7F0C1013"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Sedang</w:t>
            </w:r>
          </w:p>
        </w:tc>
        <w:tc>
          <w:tcPr>
            <w:tcW w:w="0" w:type="auto"/>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0CD19973" w14:textId="77777777" w:rsidR="00AA0913" w:rsidRPr="00AA0913" w:rsidRDefault="00AA0913" w:rsidP="00AA0913">
            <w:pPr>
              <w:spacing w:after="0" w:line="240" w:lineRule="auto"/>
              <w:contextualSpacing/>
              <w:jc w:val="both"/>
              <w:rPr>
                <w:rFonts w:cstheme="minorHAnsi"/>
                <w:b/>
                <w:bCs/>
              </w:rPr>
            </w:pPr>
            <w:proofErr w:type="spellStart"/>
            <w:r w:rsidRPr="00AA0913">
              <w:rPr>
                <w:rFonts w:cstheme="minorHAnsi"/>
                <w:b/>
                <w:bCs/>
              </w:rPr>
              <w:t>Rendah</w:t>
            </w:r>
            <w:proofErr w:type="spellEnd"/>
          </w:p>
        </w:tc>
      </w:tr>
      <w:tr w:rsidR="00AA0913" w:rsidRPr="00AA0913" w14:paraId="2645643F" w14:textId="77777777" w:rsidTr="79A7832B">
        <w:trPr>
          <w:trHeight w:val="300"/>
        </w:trPr>
        <w:tc>
          <w:tcPr>
            <w:tcW w:w="0" w:type="auto"/>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5AF98EAA"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1</w:t>
            </w:r>
          </w:p>
        </w:tc>
        <w:tc>
          <w:tcPr>
            <w:tcW w:w="1230"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32E2FA88"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2</w:t>
            </w:r>
          </w:p>
        </w:tc>
        <w:tc>
          <w:tcPr>
            <w:tcW w:w="1142"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48B20707"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3</w:t>
            </w:r>
          </w:p>
        </w:tc>
        <w:tc>
          <w:tcPr>
            <w:tcW w:w="0" w:type="auto"/>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70C4664A"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4</w:t>
            </w:r>
          </w:p>
        </w:tc>
        <w:tc>
          <w:tcPr>
            <w:tcW w:w="0" w:type="auto"/>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3995216A"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5</w:t>
            </w:r>
          </w:p>
        </w:tc>
        <w:tc>
          <w:tcPr>
            <w:tcW w:w="0" w:type="auto"/>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292FB527" w14:textId="77777777" w:rsidR="00AA0913" w:rsidRPr="00AA0913" w:rsidRDefault="00AA0913" w:rsidP="00AA0913">
            <w:pPr>
              <w:spacing w:after="0" w:line="240" w:lineRule="auto"/>
              <w:contextualSpacing/>
              <w:jc w:val="both"/>
              <w:rPr>
                <w:rFonts w:cstheme="minorHAnsi"/>
                <w:b/>
                <w:bCs/>
              </w:rPr>
            </w:pPr>
            <w:r w:rsidRPr="00AA0913">
              <w:rPr>
                <w:rFonts w:cstheme="minorHAnsi"/>
                <w:b/>
                <w:bCs/>
              </w:rPr>
              <w:t>6</w:t>
            </w:r>
          </w:p>
        </w:tc>
      </w:tr>
      <w:tr w:rsidR="00AA0913" w:rsidRPr="00AA0913" w14:paraId="7C1028B7" w14:textId="77777777" w:rsidTr="008279F3">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F239EE0" w14:textId="77777777" w:rsidR="00AA0913" w:rsidRPr="00AA0913" w:rsidRDefault="00AA0913" w:rsidP="00AA0913">
            <w:pPr>
              <w:spacing w:after="0" w:line="240" w:lineRule="auto"/>
              <w:contextualSpacing/>
              <w:jc w:val="both"/>
              <w:rPr>
                <w:rFonts w:cstheme="minorHAnsi"/>
              </w:rPr>
            </w:pPr>
            <w:r w:rsidRPr="00AA0913">
              <w:rPr>
                <w:rFonts w:cstheme="minorHAnsi"/>
              </w:rPr>
              <w:t>TS-4</w:t>
            </w:r>
          </w:p>
        </w:tc>
        <w:tc>
          <w:tcPr>
            <w:tcW w:w="12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92D6FC"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c>
          <w:tcPr>
            <w:tcW w:w="11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4E52B2"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C745A3"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C7694A"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1F0503"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r>
      <w:tr w:rsidR="00AA0913" w:rsidRPr="00AA0913" w14:paraId="0011C5D0" w14:textId="77777777" w:rsidTr="2C67AF8F">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2F6F296" w14:textId="77777777" w:rsidR="00AA0913" w:rsidRPr="00AA0913" w:rsidRDefault="00AA0913" w:rsidP="00AA0913">
            <w:pPr>
              <w:spacing w:after="0" w:line="240" w:lineRule="auto"/>
              <w:contextualSpacing/>
              <w:jc w:val="both"/>
              <w:rPr>
                <w:rFonts w:cstheme="minorHAnsi"/>
              </w:rPr>
            </w:pPr>
            <w:r w:rsidRPr="00AA0913">
              <w:rPr>
                <w:rFonts w:cstheme="minorHAnsi"/>
              </w:rPr>
              <w:t>TS-3</w:t>
            </w:r>
          </w:p>
        </w:tc>
        <w:tc>
          <w:tcPr>
            <w:tcW w:w="12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C532F2" w14:textId="77777777" w:rsidR="00AA0913" w:rsidRPr="00AA0913" w:rsidRDefault="00AA0913" w:rsidP="00AA0913">
            <w:pPr>
              <w:spacing w:after="0" w:line="240" w:lineRule="auto"/>
              <w:contextualSpacing/>
              <w:jc w:val="both"/>
              <w:rPr>
                <w:rFonts w:cstheme="minorHAnsi"/>
              </w:rPr>
            </w:pPr>
            <w:r w:rsidRPr="00AA0913">
              <w:rPr>
                <w:rFonts w:cstheme="minorHAnsi"/>
              </w:rPr>
              <w:t>40</w:t>
            </w:r>
          </w:p>
        </w:tc>
        <w:tc>
          <w:tcPr>
            <w:tcW w:w="11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402835" w14:textId="77777777" w:rsidR="00AA0913" w:rsidRPr="00AA0913" w:rsidRDefault="00AA0913" w:rsidP="00AA0913">
            <w:pPr>
              <w:spacing w:after="0" w:line="240" w:lineRule="auto"/>
              <w:contextualSpacing/>
              <w:jc w:val="both"/>
              <w:rPr>
                <w:rFonts w:cstheme="minorHAnsi"/>
              </w:rPr>
            </w:pPr>
            <w:r w:rsidRPr="00AA0913">
              <w:rPr>
                <w:rFonts w:cstheme="minorHAnsi"/>
              </w:rPr>
              <w:t>10</w:t>
            </w:r>
          </w:p>
        </w:tc>
        <w:tc>
          <w:tcPr>
            <w:tcW w:w="0" w:type="auto"/>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6535F3C"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c>
          <w:tcPr>
            <w:tcW w:w="0" w:type="auto"/>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7793C84"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c>
          <w:tcPr>
            <w:tcW w:w="0" w:type="auto"/>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11364E1"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r>
      <w:tr w:rsidR="00AA0913" w:rsidRPr="00AA0913" w14:paraId="43A3644F" w14:textId="77777777" w:rsidTr="008279F3">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4DE6746" w14:textId="77777777" w:rsidR="00AA0913" w:rsidRPr="00AA0913" w:rsidRDefault="00AA0913" w:rsidP="00AA0913">
            <w:pPr>
              <w:spacing w:after="0" w:line="240" w:lineRule="auto"/>
              <w:contextualSpacing/>
              <w:jc w:val="both"/>
              <w:rPr>
                <w:rFonts w:cstheme="minorHAnsi"/>
              </w:rPr>
            </w:pPr>
            <w:r w:rsidRPr="00AA0913">
              <w:rPr>
                <w:rFonts w:cstheme="minorHAnsi"/>
              </w:rPr>
              <w:t>TS-2</w:t>
            </w:r>
          </w:p>
        </w:tc>
        <w:tc>
          <w:tcPr>
            <w:tcW w:w="12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2CB070" w14:textId="77777777" w:rsidR="00AA0913" w:rsidRPr="00AA0913" w:rsidRDefault="00AA0913" w:rsidP="00AA0913">
            <w:pPr>
              <w:spacing w:after="0" w:line="240" w:lineRule="auto"/>
              <w:contextualSpacing/>
              <w:jc w:val="both"/>
              <w:rPr>
                <w:rFonts w:cstheme="minorHAnsi"/>
              </w:rPr>
            </w:pPr>
            <w:r w:rsidRPr="00AA0913">
              <w:rPr>
                <w:rFonts w:cstheme="minorHAnsi"/>
              </w:rPr>
              <w:t>2</w:t>
            </w:r>
          </w:p>
        </w:tc>
        <w:tc>
          <w:tcPr>
            <w:tcW w:w="11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798F29" w14:textId="77777777" w:rsidR="00AA0913" w:rsidRPr="00AA0913" w:rsidRDefault="00AA0913" w:rsidP="00AA0913">
            <w:pPr>
              <w:spacing w:after="0" w:line="240" w:lineRule="auto"/>
              <w:contextualSpacing/>
              <w:jc w:val="both"/>
              <w:rPr>
                <w:rFonts w:cstheme="minorHAnsi"/>
              </w:rPr>
            </w:pPr>
            <w:r w:rsidRPr="00AA0913">
              <w:rPr>
                <w:rFonts w:cstheme="minorHAnsi"/>
              </w:rPr>
              <w:t>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75BC89" w14:textId="77777777" w:rsidR="00AA0913" w:rsidRPr="00AA0913" w:rsidRDefault="00AA0913" w:rsidP="00AA0913">
            <w:pPr>
              <w:spacing w:after="0" w:line="240" w:lineRule="auto"/>
              <w:contextualSpacing/>
              <w:jc w:val="both"/>
              <w:rPr>
                <w:rFonts w:cstheme="minorHAnsi"/>
              </w:rPr>
            </w:pPr>
            <w:r w:rsidRPr="00AA0913">
              <w:rPr>
                <w:rFonts w:cstheme="minorHAnsi"/>
              </w:rPr>
              <w:t>2</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CEA6CB"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E1771C" w14:textId="77777777" w:rsidR="00AA0913" w:rsidRPr="00AA0913" w:rsidRDefault="00AA0913" w:rsidP="00AA0913">
            <w:pPr>
              <w:spacing w:after="0" w:line="240" w:lineRule="auto"/>
              <w:contextualSpacing/>
              <w:jc w:val="both"/>
              <w:rPr>
                <w:rFonts w:cstheme="minorHAnsi"/>
              </w:rPr>
            </w:pPr>
            <w:r w:rsidRPr="00AA0913">
              <w:rPr>
                <w:rFonts w:cstheme="minorHAnsi"/>
              </w:rPr>
              <w:t>0</w:t>
            </w:r>
          </w:p>
        </w:tc>
      </w:tr>
    </w:tbl>
    <w:p w14:paraId="6E4BFD58" w14:textId="77777777" w:rsidR="00AA0913" w:rsidRPr="00AA0913" w:rsidRDefault="00AA0913" w:rsidP="00AA0913">
      <w:pPr>
        <w:spacing w:after="0" w:line="240" w:lineRule="auto"/>
        <w:contextualSpacing/>
        <w:jc w:val="both"/>
        <w:rPr>
          <w:rFonts w:cstheme="minorHAnsi"/>
        </w:rPr>
      </w:pPr>
    </w:p>
    <w:p w14:paraId="74430038" w14:textId="77777777" w:rsidR="00AA0913" w:rsidRPr="00AA0913" w:rsidRDefault="00AA0913" w:rsidP="00AA0913">
      <w:pPr>
        <w:spacing w:after="0" w:line="240" w:lineRule="auto"/>
        <w:contextualSpacing/>
        <w:jc w:val="both"/>
        <w:rPr>
          <w:rFonts w:cstheme="minorHAnsi"/>
          <w:b/>
        </w:rPr>
      </w:pPr>
      <w:commentRangeStart w:id="76"/>
      <w:r w:rsidRPr="00AA0913">
        <w:rPr>
          <w:rFonts w:cstheme="minorHAnsi"/>
          <w:b/>
        </w:rPr>
        <w:t xml:space="preserve">9.1.2.6 Tingkat </w:t>
      </w:r>
      <w:proofErr w:type="spellStart"/>
      <w:r w:rsidRPr="00AA0913">
        <w:rPr>
          <w:rFonts w:cstheme="minorHAnsi"/>
          <w:b/>
        </w:rPr>
        <w:t>Kepuasan</w:t>
      </w:r>
      <w:proofErr w:type="spellEnd"/>
      <w:r w:rsidRPr="00AA0913">
        <w:rPr>
          <w:rFonts w:cstheme="minorHAnsi"/>
          <w:b/>
        </w:rPr>
        <w:t xml:space="preserve"> </w:t>
      </w:r>
      <w:proofErr w:type="spellStart"/>
      <w:r w:rsidRPr="00AA0913">
        <w:rPr>
          <w:rFonts w:cstheme="minorHAnsi"/>
          <w:b/>
        </w:rPr>
        <w:t>Pengguna</w:t>
      </w:r>
      <w:proofErr w:type="spellEnd"/>
      <w:r w:rsidRPr="00AA0913">
        <w:rPr>
          <w:rFonts w:cstheme="minorHAnsi"/>
          <w:b/>
        </w:rPr>
        <w:t xml:space="preserve"> </w:t>
      </w:r>
      <w:proofErr w:type="spellStart"/>
      <w:r w:rsidRPr="00AA0913">
        <w:rPr>
          <w:rFonts w:cstheme="minorHAnsi"/>
          <w:b/>
        </w:rPr>
        <w:t>Lulusan</w:t>
      </w:r>
      <w:commentRangeEnd w:id="76"/>
      <w:proofErr w:type="spellEnd"/>
      <w:r w:rsidRPr="00AA0913">
        <w:rPr>
          <w:rStyle w:val="CommentReference"/>
          <w:rFonts w:cstheme="minorHAnsi"/>
          <w:sz w:val="22"/>
          <w:szCs w:val="22"/>
        </w:rPr>
        <w:commentReference w:id="76"/>
      </w:r>
    </w:p>
    <w:p w14:paraId="496C49DF" w14:textId="77777777" w:rsidR="00AA0913" w:rsidRPr="00AA0913" w:rsidRDefault="00AA0913" w:rsidP="00AA0913">
      <w:pPr>
        <w:spacing w:after="0" w:line="240" w:lineRule="auto"/>
        <w:contextualSpacing/>
        <w:jc w:val="both"/>
        <w:rPr>
          <w:rFonts w:cstheme="minorHAnsi"/>
        </w:rPr>
      </w:pPr>
      <w:r w:rsidRPr="00AA0913">
        <w:rPr>
          <w:rFonts w:cstheme="minorHAnsi"/>
        </w:rPr>
        <w:t xml:space="preserve">Data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tingkat</w:t>
      </w:r>
      <w:proofErr w:type="spellEnd"/>
      <w:r w:rsidRPr="00AA0913">
        <w:rPr>
          <w:rFonts w:cstheme="minorHAnsi"/>
        </w:rPr>
        <w:t xml:space="preserve"> </w:t>
      </w:r>
      <w:proofErr w:type="spellStart"/>
      <w:r w:rsidRPr="00AA0913">
        <w:rPr>
          <w:rFonts w:cstheme="minorHAnsi"/>
        </w:rPr>
        <w:t>kepuasan</w:t>
      </w:r>
      <w:proofErr w:type="spellEnd"/>
      <w:r w:rsidRPr="00AA0913">
        <w:rPr>
          <w:rFonts w:cstheme="minorHAnsi"/>
        </w:rPr>
        <w:t xml:space="preserve"> </w:t>
      </w:r>
      <w:proofErr w:type="spellStart"/>
      <w:r w:rsidRPr="00AA0913">
        <w:rPr>
          <w:rFonts w:cstheme="minorHAnsi"/>
        </w:rPr>
        <w:t>pengguna</w:t>
      </w:r>
      <w:proofErr w:type="spellEnd"/>
      <w:r w:rsidRPr="00AA0913">
        <w:rPr>
          <w:rFonts w:cstheme="minorHAnsi"/>
        </w:rPr>
        <w:t xml:space="preserve"> </w:t>
      </w:r>
      <w:proofErr w:type="spellStart"/>
      <w:r w:rsidRPr="00AA0913">
        <w:rPr>
          <w:rFonts w:cstheme="minorHAnsi"/>
        </w:rPr>
        <w:t>terkait</w:t>
      </w:r>
      <w:proofErr w:type="spellEnd"/>
      <w:r w:rsidRPr="00AA0913">
        <w:rPr>
          <w:rFonts w:cstheme="minorHAnsi"/>
        </w:rPr>
        <w:t xml:space="preserve"> </w:t>
      </w:r>
      <w:proofErr w:type="spellStart"/>
      <w:r w:rsidRPr="00AA0913">
        <w:rPr>
          <w:rFonts w:cstheme="minorHAnsi"/>
        </w:rPr>
        <w:t>dengan</w:t>
      </w:r>
      <w:proofErr w:type="spellEnd"/>
      <w:r w:rsidRPr="00AA0913">
        <w:rPr>
          <w:rFonts w:cstheme="minorHAnsi"/>
        </w:rPr>
        <w:t xml:space="preserve"> </w:t>
      </w:r>
      <w:proofErr w:type="spellStart"/>
      <w:r w:rsidRPr="00AA0913">
        <w:rPr>
          <w:rFonts w:cstheme="minorHAnsi"/>
        </w:rPr>
        <w:t>tujuh</w:t>
      </w:r>
      <w:proofErr w:type="spellEnd"/>
      <w:r w:rsidRPr="00AA0913">
        <w:rPr>
          <w:rFonts w:cstheme="minorHAnsi"/>
        </w:rPr>
        <w:t xml:space="preserve"> </w:t>
      </w:r>
      <w:proofErr w:type="spellStart"/>
      <w:r w:rsidRPr="00AA0913">
        <w:rPr>
          <w:rFonts w:cstheme="minorHAnsi"/>
        </w:rPr>
        <w:t>jenis</w:t>
      </w:r>
      <w:proofErr w:type="spellEnd"/>
      <w:r w:rsidRPr="00AA0913">
        <w:rPr>
          <w:rFonts w:cstheme="minorHAnsi"/>
        </w:rPr>
        <w:t xml:space="preserve"> </w:t>
      </w:r>
      <w:proofErr w:type="spellStart"/>
      <w:r w:rsidRPr="00AA0913">
        <w:rPr>
          <w:rFonts w:cstheme="minorHAnsi"/>
        </w:rPr>
        <w:t>kemampuan</w:t>
      </w:r>
      <w:proofErr w:type="spellEnd"/>
      <w:r w:rsidRPr="00AA0913">
        <w:rPr>
          <w:rFonts w:cstheme="minorHAnsi"/>
        </w:rPr>
        <w:t xml:space="preserve"> yang </w:t>
      </w:r>
      <w:proofErr w:type="spellStart"/>
      <w:r w:rsidRPr="00AA0913">
        <w:rPr>
          <w:rFonts w:cstheme="minorHAnsi"/>
        </w:rPr>
        <w:t>ditunjukkan</w:t>
      </w:r>
      <w:proofErr w:type="spellEnd"/>
      <w:r w:rsidRPr="00AA0913">
        <w:rPr>
          <w:rFonts w:cstheme="minorHAnsi"/>
        </w:rPr>
        <w:t xml:space="preserve"> oleh </w:t>
      </w:r>
      <w:proofErr w:type="spellStart"/>
      <w:r w:rsidRPr="00AA0913">
        <w:rPr>
          <w:rFonts w:cstheme="minorHAnsi"/>
        </w:rPr>
        <w:t>lulusan</w:t>
      </w:r>
      <w:proofErr w:type="spellEnd"/>
      <w:r w:rsidRPr="00AA0913">
        <w:rPr>
          <w:rFonts w:cstheme="minorHAnsi"/>
        </w:rPr>
        <w:t xml:space="preserve"> (</w:t>
      </w:r>
      <w:proofErr w:type="spellStart"/>
      <w:r w:rsidRPr="00AA0913">
        <w:rPr>
          <w:rFonts w:cstheme="minorHAnsi"/>
        </w:rPr>
        <w:t>Tabel</w:t>
      </w:r>
      <w:proofErr w:type="spellEnd"/>
      <w:r w:rsidRPr="00AA0913">
        <w:rPr>
          <w:rFonts w:cstheme="minorHAnsi"/>
        </w:rPr>
        <w:t xml:space="preserve"> 9.1.2.6).</w:t>
      </w:r>
    </w:p>
    <w:p w14:paraId="5A5ACEA5" w14:textId="77777777" w:rsidR="00AA0913" w:rsidRPr="00AA0913" w:rsidRDefault="00AA0913" w:rsidP="00AA0913">
      <w:pPr>
        <w:spacing w:after="0" w:line="240" w:lineRule="auto"/>
        <w:contextualSpacing/>
        <w:jc w:val="both"/>
        <w:rPr>
          <w:rFonts w:cstheme="minorHAnsi"/>
        </w:rPr>
      </w:pPr>
    </w:p>
    <w:p w14:paraId="68B67997"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Tabel</w:t>
      </w:r>
      <w:proofErr w:type="spellEnd"/>
      <w:r w:rsidRPr="00AA0913">
        <w:rPr>
          <w:rFonts w:cstheme="minorHAnsi"/>
        </w:rPr>
        <w:t xml:space="preserve"> 9.1.2.6 Tingkat </w:t>
      </w:r>
      <w:proofErr w:type="spellStart"/>
      <w:r w:rsidRPr="00AA0913">
        <w:rPr>
          <w:rFonts w:cstheme="minorHAnsi"/>
        </w:rPr>
        <w:t>Kepuasan</w:t>
      </w:r>
      <w:proofErr w:type="spellEnd"/>
      <w:r w:rsidRPr="00AA0913">
        <w:rPr>
          <w:rFonts w:cstheme="minorHAnsi"/>
        </w:rPr>
        <w:t xml:space="preserve"> </w:t>
      </w:r>
      <w:proofErr w:type="spellStart"/>
      <w:r w:rsidRPr="00AA0913">
        <w:rPr>
          <w:rFonts w:cstheme="minorHAnsi"/>
        </w:rPr>
        <w:t>Pengguna</w:t>
      </w:r>
      <w:proofErr w:type="spellEnd"/>
      <w:r w:rsidRPr="00AA0913">
        <w:rPr>
          <w:rFonts w:cstheme="minorHAnsi"/>
        </w:rPr>
        <w:t xml:space="preserve"> </w:t>
      </w:r>
      <w:proofErr w:type="spellStart"/>
      <w:r w:rsidRPr="00AA0913">
        <w:rPr>
          <w:rFonts w:cstheme="minorHAnsi"/>
        </w:rPr>
        <w:t>Lulusan</w:t>
      </w:r>
      <w:proofErr w:type="spellEnd"/>
    </w:p>
    <w:p w14:paraId="3B63740A" w14:textId="77777777" w:rsidR="00AA0913" w:rsidRPr="00AA0913" w:rsidRDefault="00AA0913" w:rsidP="00AA0913">
      <w:pPr>
        <w:spacing w:after="0" w:line="240" w:lineRule="auto"/>
        <w:contextualSpacing/>
        <w:jc w:val="both"/>
        <w:rPr>
          <w:rFonts w:cstheme="minorHAnsi"/>
        </w:rPr>
      </w:pPr>
    </w:p>
    <w:tbl>
      <w:tblPr>
        <w:tblW w:w="0" w:type="auto"/>
        <w:tblCellMar>
          <w:top w:w="15" w:type="dxa"/>
          <w:bottom w:w="15" w:type="dxa"/>
        </w:tblCellMar>
        <w:tblLook w:val="04A0" w:firstRow="1" w:lastRow="0" w:firstColumn="1" w:lastColumn="0" w:noHBand="0" w:noVBand="1"/>
      </w:tblPr>
      <w:tblGrid>
        <w:gridCol w:w="480"/>
        <w:gridCol w:w="1957"/>
        <w:gridCol w:w="1136"/>
        <w:gridCol w:w="740"/>
        <w:gridCol w:w="902"/>
        <w:gridCol w:w="900"/>
        <w:gridCol w:w="2901"/>
      </w:tblGrid>
      <w:tr w:rsidR="00AA0913" w:rsidRPr="00AA0913" w14:paraId="50DEA742" w14:textId="77777777" w:rsidTr="0D117C43">
        <w:trPr>
          <w:trHeight w:val="300"/>
        </w:trPr>
        <w:tc>
          <w:tcPr>
            <w:tcW w:w="0" w:type="auto"/>
            <w:vMerge w:val="restart"/>
            <w:tcBorders>
              <w:top w:val="single" w:sz="4" w:space="0" w:color="auto"/>
              <w:left w:val="single" w:sz="4" w:space="0" w:color="auto"/>
              <w:bottom w:val="nil"/>
              <w:right w:val="single" w:sz="4" w:space="0" w:color="auto"/>
            </w:tcBorders>
            <w:shd w:val="clear" w:color="auto" w:fill="BDD7EE"/>
            <w:noWrap/>
            <w:vAlign w:val="center"/>
            <w:hideMark/>
          </w:tcPr>
          <w:p w14:paraId="716789D5"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No</w:t>
            </w:r>
          </w:p>
        </w:tc>
        <w:tc>
          <w:tcPr>
            <w:tcW w:w="1957" w:type="dxa"/>
            <w:vMerge w:val="restart"/>
            <w:tcBorders>
              <w:top w:val="single" w:sz="4" w:space="0" w:color="auto"/>
              <w:left w:val="single" w:sz="4" w:space="0" w:color="auto"/>
              <w:bottom w:val="nil"/>
              <w:right w:val="single" w:sz="4" w:space="0" w:color="auto"/>
            </w:tcBorders>
            <w:shd w:val="clear" w:color="auto" w:fill="BDD7EE"/>
            <w:noWrap/>
            <w:vAlign w:val="center"/>
            <w:hideMark/>
          </w:tcPr>
          <w:p w14:paraId="2C1FA74B" w14:textId="77777777" w:rsidR="00AA0913" w:rsidRPr="00AA0913" w:rsidRDefault="00AA0913" w:rsidP="00AA0913">
            <w:pPr>
              <w:spacing w:after="0" w:line="240" w:lineRule="auto"/>
              <w:jc w:val="center"/>
              <w:rPr>
                <w:rFonts w:eastAsia="Times New Roman" w:cstheme="minorHAnsi"/>
                <w:b/>
                <w:bCs/>
                <w:color w:val="000000"/>
              </w:rPr>
            </w:pPr>
            <w:proofErr w:type="spellStart"/>
            <w:r w:rsidRPr="00AA0913">
              <w:rPr>
                <w:rFonts w:eastAsia="Times New Roman" w:cstheme="minorHAnsi"/>
                <w:b/>
                <w:bCs/>
                <w:color w:val="000000"/>
              </w:rPr>
              <w:t>Jenis</w:t>
            </w:r>
            <w:proofErr w:type="spellEnd"/>
            <w:r w:rsidRPr="00AA0913">
              <w:rPr>
                <w:rFonts w:eastAsia="Times New Roman" w:cstheme="minorHAnsi"/>
                <w:b/>
                <w:bCs/>
                <w:color w:val="000000"/>
              </w:rPr>
              <w:t xml:space="preserve"> </w:t>
            </w:r>
            <w:proofErr w:type="spellStart"/>
            <w:r w:rsidRPr="00AA0913">
              <w:rPr>
                <w:rFonts w:eastAsia="Times New Roman" w:cstheme="minorHAnsi"/>
                <w:b/>
                <w:bCs/>
                <w:color w:val="000000"/>
              </w:rPr>
              <w:t>Kemampuan</w:t>
            </w:r>
            <w:proofErr w:type="spellEnd"/>
          </w:p>
        </w:tc>
        <w:tc>
          <w:tcPr>
            <w:tcW w:w="3678" w:type="dxa"/>
            <w:gridSpan w:val="4"/>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5561A5E9"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 xml:space="preserve">Tingkat </w:t>
            </w:r>
            <w:proofErr w:type="spellStart"/>
            <w:r w:rsidRPr="00AA0913">
              <w:rPr>
                <w:rFonts w:eastAsia="Times New Roman" w:cstheme="minorHAnsi"/>
                <w:b/>
                <w:bCs/>
                <w:color w:val="000000"/>
              </w:rPr>
              <w:t>Kepuasan</w:t>
            </w:r>
            <w:proofErr w:type="spellEnd"/>
            <w:r w:rsidRPr="00AA0913">
              <w:rPr>
                <w:rFonts w:eastAsia="Times New Roman" w:cstheme="minorHAnsi"/>
                <w:b/>
                <w:bCs/>
                <w:color w:val="000000"/>
              </w:rPr>
              <w:t xml:space="preserve"> </w:t>
            </w:r>
            <w:proofErr w:type="spellStart"/>
            <w:r w:rsidRPr="00AA0913">
              <w:rPr>
                <w:rFonts w:eastAsia="Times New Roman" w:cstheme="minorHAnsi"/>
                <w:b/>
                <w:bCs/>
                <w:color w:val="000000"/>
              </w:rPr>
              <w:t>Pengguna</w:t>
            </w:r>
            <w:proofErr w:type="spellEnd"/>
            <w:r w:rsidRPr="00AA0913">
              <w:rPr>
                <w:rFonts w:eastAsia="Times New Roman" w:cstheme="minorHAnsi"/>
                <w:b/>
                <w:bCs/>
                <w:color w:val="000000"/>
              </w:rPr>
              <w:t xml:space="preserve"> (%)</w:t>
            </w:r>
          </w:p>
        </w:tc>
        <w:tc>
          <w:tcPr>
            <w:tcW w:w="2901" w:type="dxa"/>
            <w:vMerge w:val="restart"/>
            <w:tcBorders>
              <w:top w:val="single" w:sz="4" w:space="0" w:color="auto"/>
              <w:left w:val="single" w:sz="4" w:space="0" w:color="auto"/>
              <w:bottom w:val="nil"/>
              <w:right w:val="single" w:sz="4" w:space="0" w:color="auto"/>
            </w:tcBorders>
            <w:shd w:val="clear" w:color="auto" w:fill="BDD7EE"/>
            <w:noWrap/>
            <w:vAlign w:val="center"/>
            <w:hideMark/>
          </w:tcPr>
          <w:p w14:paraId="1E26C84B" w14:textId="77777777" w:rsidR="00AA0913" w:rsidRPr="00AA0913" w:rsidRDefault="00AA0913" w:rsidP="00AA0913">
            <w:pPr>
              <w:spacing w:after="0" w:line="240" w:lineRule="auto"/>
              <w:jc w:val="center"/>
              <w:rPr>
                <w:rFonts w:eastAsia="Times New Roman" w:cstheme="minorHAnsi"/>
                <w:b/>
                <w:bCs/>
                <w:color w:val="000000"/>
              </w:rPr>
            </w:pPr>
            <w:commentRangeStart w:id="78"/>
            <w:proofErr w:type="spellStart"/>
            <w:r w:rsidRPr="00AA0913">
              <w:rPr>
                <w:rFonts w:eastAsia="Times New Roman" w:cstheme="minorHAnsi"/>
                <w:b/>
                <w:bCs/>
                <w:color w:val="000000" w:themeColor="text1"/>
              </w:rPr>
              <w:t>Rencana</w:t>
            </w:r>
            <w:proofErr w:type="spellEnd"/>
            <w:r w:rsidRPr="00AA0913">
              <w:rPr>
                <w:rFonts w:eastAsia="Times New Roman" w:cstheme="minorHAnsi"/>
                <w:b/>
                <w:bCs/>
                <w:color w:val="000000" w:themeColor="text1"/>
              </w:rPr>
              <w:t xml:space="preserve"> </w:t>
            </w:r>
            <w:proofErr w:type="spellStart"/>
            <w:r w:rsidRPr="00AA0913">
              <w:rPr>
                <w:rFonts w:eastAsia="Times New Roman" w:cstheme="minorHAnsi"/>
                <w:b/>
                <w:bCs/>
                <w:color w:val="000000" w:themeColor="text1"/>
              </w:rPr>
              <w:t>Tindak</w:t>
            </w:r>
            <w:proofErr w:type="spellEnd"/>
            <w:r w:rsidRPr="00AA0913">
              <w:rPr>
                <w:rFonts w:eastAsia="Times New Roman" w:cstheme="minorHAnsi"/>
                <w:b/>
                <w:bCs/>
                <w:color w:val="000000" w:themeColor="text1"/>
              </w:rPr>
              <w:t xml:space="preserve"> </w:t>
            </w:r>
            <w:proofErr w:type="spellStart"/>
            <w:r w:rsidRPr="00AA0913">
              <w:rPr>
                <w:rFonts w:eastAsia="Times New Roman" w:cstheme="minorHAnsi"/>
                <w:b/>
                <w:bCs/>
                <w:color w:val="000000" w:themeColor="text1"/>
              </w:rPr>
              <w:t>Lanjut</w:t>
            </w:r>
            <w:proofErr w:type="spellEnd"/>
            <w:r w:rsidRPr="00AA0913">
              <w:rPr>
                <w:rFonts w:eastAsia="Times New Roman" w:cstheme="minorHAnsi"/>
                <w:b/>
                <w:bCs/>
                <w:color w:val="000000" w:themeColor="text1"/>
              </w:rPr>
              <w:t xml:space="preserve"> oleh PS dan/</w:t>
            </w:r>
            <w:proofErr w:type="spellStart"/>
            <w:r w:rsidRPr="00AA0913">
              <w:rPr>
                <w:rFonts w:eastAsia="Times New Roman" w:cstheme="minorHAnsi"/>
                <w:b/>
                <w:bCs/>
                <w:color w:val="000000" w:themeColor="text1"/>
              </w:rPr>
              <w:t>atau</w:t>
            </w:r>
            <w:proofErr w:type="spellEnd"/>
            <w:r w:rsidRPr="00AA0913">
              <w:rPr>
                <w:rFonts w:eastAsia="Times New Roman" w:cstheme="minorHAnsi"/>
                <w:b/>
                <w:bCs/>
                <w:color w:val="000000" w:themeColor="text1"/>
              </w:rPr>
              <w:t xml:space="preserve"> UPPS</w:t>
            </w:r>
            <w:commentRangeEnd w:id="78"/>
            <w:r w:rsidRPr="00AA0913">
              <w:rPr>
                <w:rFonts w:cstheme="minorHAnsi"/>
              </w:rPr>
              <w:commentReference w:id="78"/>
            </w:r>
          </w:p>
        </w:tc>
      </w:tr>
      <w:tr w:rsidR="00AA0913" w:rsidRPr="00AA0913" w14:paraId="109C0DB4" w14:textId="77777777" w:rsidTr="0D117C43">
        <w:trPr>
          <w:trHeight w:val="300"/>
        </w:trPr>
        <w:tc>
          <w:tcPr>
            <w:tcW w:w="0" w:type="auto"/>
            <w:vMerge/>
            <w:vAlign w:val="center"/>
            <w:hideMark/>
          </w:tcPr>
          <w:p w14:paraId="08C369CB" w14:textId="77777777" w:rsidR="00AA0913" w:rsidRPr="00AA0913" w:rsidRDefault="00AA0913" w:rsidP="00AA0913">
            <w:pPr>
              <w:spacing w:after="0" w:line="240" w:lineRule="auto"/>
              <w:rPr>
                <w:rFonts w:eastAsia="Times New Roman" w:cstheme="minorHAnsi"/>
                <w:b/>
                <w:bCs/>
                <w:color w:val="000000"/>
              </w:rPr>
            </w:pPr>
          </w:p>
        </w:tc>
        <w:tc>
          <w:tcPr>
            <w:tcW w:w="1957" w:type="dxa"/>
            <w:vMerge/>
            <w:vAlign w:val="center"/>
            <w:hideMark/>
          </w:tcPr>
          <w:p w14:paraId="4BBE49EA" w14:textId="77777777" w:rsidR="00AA0913" w:rsidRPr="00AA0913" w:rsidRDefault="00AA0913" w:rsidP="00AA0913">
            <w:pPr>
              <w:spacing w:after="0" w:line="240" w:lineRule="auto"/>
              <w:rPr>
                <w:rFonts w:eastAsia="Times New Roman" w:cstheme="minorHAnsi"/>
                <w:b/>
                <w:bCs/>
                <w:color w:val="000000"/>
              </w:rPr>
            </w:pPr>
          </w:p>
        </w:tc>
        <w:tc>
          <w:tcPr>
            <w:tcW w:w="1136"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5E26868C"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 xml:space="preserve">Sangat </w:t>
            </w:r>
            <w:proofErr w:type="spellStart"/>
            <w:r w:rsidRPr="00AA0913">
              <w:rPr>
                <w:rFonts w:eastAsia="Times New Roman" w:cstheme="minorHAnsi"/>
                <w:b/>
                <w:bCs/>
                <w:color w:val="000000"/>
              </w:rPr>
              <w:t>Baik</w:t>
            </w:r>
            <w:proofErr w:type="spellEnd"/>
          </w:p>
        </w:tc>
        <w:tc>
          <w:tcPr>
            <w:tcW w:w="740"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0704A252" w14:textId="77777777" w:rsidR="00AA0913" w:rsidRPr="00AA0913" w:rsidRDefault="00AA0913" w:rsidP="00AA0913">
            <w:pPr>
              <w:spacing w:after="0" w:line="240" w:lineRule="auto"/>
              <w:jc w:val="center"/>
              <w:rPr>
                <w:rFonts w:eastAsia="Times New Roman" w:cstheme="minorHAnsi"/>
                <w:b/>
                <w:bCs/>
                <w:color w:val="000000"/>
              </w:rPr>
            </w:pPr>
            <w:proofErr w:type="spellStart"/>
            <w:r w:rsidRPr="00AA0913">
              <w:rPr>
                <w:rFonts w:eastAsia="Times New Roman" w:cstheme="minorHAnsi"/>
                <w:b/>
                <w:bCs/>
                <w:color w:val="000000"/>
              </w:rPr>
              <w:t>Baik</w:t>
            </w:r>
            <w:proofErr w:type="spellEnd"/>
          </w:p>
        </w:tc>
        <w:tc>
          <w:tcPr>
            <w:tcW w:w="902"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57D3E81F" w14:textId="77777777" w:rsidR="00AA0913" w:rsidRPr="00AA0913" w:rsidRDefault="00AA0913" w:rsidP="00AA0913">
            <w:pPr>
              <w:spacing w:after="0" w:line="240" w:lineRule="auto"/>
              <w:jc w:val="center"/>
              <w:rPr>
                <w:rFonts w:eastAsia="Times New Roman" w:cstheme="minorHAnsi"/>
                <w:b/>
                <w:bCs/>
                <w:color w:val="000000"/>
              </w:rPr>
            </w:pPr>
            <w:proofErr w:type="spellStart"/>
            <w:r w:rsidRPr="00AA0913">
              <w:rPr>
                <w:rFonts w:eastAsia="Times New Roman" w:cstheme="minorHAnsi"/>
                <w:b/>
                <w:bCs/>
                <w:color w:val="000000"/>
              </w:rPr>
              <w:t>Cukup</w:t>
            </w:r>
            <w:proofErr w:type="spellEnd"/>
          </w:p>
        </w:tc>
        <w:tc>
          <w:tcPr>
            <w:tcW w:w="900"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777CE046"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Kurang</w:t>
            </w:r>
          </w:p>
        </w:tc>
        <w:tc>
          <w:tcPr>
            <w:tcW w:w="2901" w:type="dxa"/>
            <w:vMerge/>
            <w:vAlign w:val="center"/>
            <w:hideMark/>
          </w:tcPr>
          <w:p w14:paraId="0CB4D6AB" w14:textId="77777777" w:rsidR="00AA0913" w:rsidRPr="00AA0913" w:rsidRDefault="00AA0913" w:rsidP="00AA0913">
            <w:pPr>
              <w:spacing w:after="0" w:line="240" w:lineRule="auto"/>
              <w:rPr>
                <w:rFonts w:eastAsia="Times New Roman" w:cstheme="minorHAnsi"/>
                <w:b/>
                <w:bCs/>
                <w:color w:val="000000"/>
              </w:rPr>
            </w:pPr>
          </w:p>
        </w:tc>
      </w:tr>
      <w:tr w:rsidR="00AA0913" w:rsidRPr="00AA0913" w14:paraId="1DECF3D0" w14:textId="77777777" w:rsidTr="0D117C43">
        <w:trPr>
          <w:trHeight w:val="300"/>
        </w:trPr>
        <w:tc>
          <w:tcPr>
            <w:tcW w:w="0" w:type="auto"/>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4DC672FA"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1</w:t>
            </w:r>
          </w:p>
        </w:tc>
        <w:tc>
          <w:tcPr>
            <w:tcW w:w="1957"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5135D0B0"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2</w:t>
            </w:r>
          </w:p>
        </w:tc>
        <w:tc>
          <w:tcPr>
            <w:tcW w:w="1136"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1893D10C"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3</w:t>
            </w:r>
          </w:p>
        </w:tc>
        <w:tc>
          <w:tcPr>
            <w:tcW w:w="740"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79C77C6B"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4</w:t>
            </w:r>
          </w:p>
        </w:tc>
        <w:tc>
          <w:tcPr>
            <w:tcW w:w="902"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74FD0483"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5</w:t>
            </w:r>
          </w:p>
        </w:tc>
        <w:tc>
          <w:tcPr>
            <w:tcW w:w="900"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29A3084F"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6</w:t>
            </w:r>
          </w:p>
        </w:tc>
        <w:tc>
          <w:tcPr>
            <w:tcW w:w="2901"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6E8275C5"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7</w:t>
            </w:r>
          </w:p>
        </w:tc>
      </w:tr>
      <w:tr w:rsidR="00AA0913" w:rsidRPr="00AA0913" w14:paraId="759F7D50" w14:textId="77777777" w:rsidTr="2C608C52">
        <w:trPr>
          <w:trHeight w:val="300"/>
        </w:trPr>
        <w:tc>
          <w:tcPr>
            <w:tcW w:w="0" w:type="auto"/>
            <w:tcBorders>
              <w:top w:val="single" w:sz="4" w:space="0" w:color="auto"/>
              <w:left w:val="single" w:sz="4" w:space="0" w:color="auto"/>
              <w:bottom w:val="single" w:sz="4" w:space="0" w:color="auto"/>
              <w:right w:val="single" w:sz="4" w:space="0" w:color="auto"/>
            </w:tcBorders>
            <w:noWrap/>
            <w:hideMark/>
          </w:tcPr>
          <w:p w14:paraId="2652461C"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1</w:t>
            </w:r>
          </w:p>
        </w:tc>
        <w:tc>
          <w:tcPr>
            <w:tcW w:w="1957" w:type="dxa"/>
            <w:tcBorders>
              <w:top w:val="single" w:sz="4" w:space="0" w:color="auto"/>
              <w:left w:val="single" w:sz="4" w:space="0" w:color="auto"/>
              <w:bottom w:val="single" w:sz="4" w:space="0" w:color="auto"/>
              <w:right w:val="single" w:sz="4" w:space="0" w:color="auto"/>
            </w:tcBorders>
            <w:noWrap/>
            <w:hideMark/>
          </w:tcPr>
          <w:p w14:paraId="3D5867F4" w14:textId="77777777" w:rsidR="00AA0913" w:rsidRPr="00AA0913" w:rsidRDefault="00AA0913" w:rsidP="00AA0913">
            <w:pPr>
              <w:spacing w:after="0" w:line="240" w:lineRule="auto"/>
              <w:jc w:val="both"/>
              <w:rPr>
                <w:rFonts w:eastAsia="Times New Roman" w:cstheme="minorHAnsi"/>
                <w:color w:val="000000"/>
              </w:rPr>
            </w:pPr>
            <w:r w:rsidRPr="00AA0913">
              <w:rPr>
                <w:rFonts w:eastAsia="Times New Roman" w:cstheme="minorHAnsi"/>
                <w:color w:val="000000"/>
              </w:rPr>
              <w:t xml:space="preserve">Etika </w:t>
            </w:r>
            <w:proofErr w:type="spellStart"/>
            <w:r w:rsidRPr="00AA0913">
              <w:rPr>
                <w:rFonts w:eastAsia="Times New Roman" w:cstheme="minorHAnsi"/>
                <w:color w:val="000000"/>
              </w:rPr>
              <w:t>berperilaku</w:t>
            </w:r>
            <w:proofErr w:type="spellEnd"/>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98D5EF"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100</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53E095"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DB74CB"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1C6039"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c>
          <w:tcPr>
            <w:tcW w:w="290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AA42155" w14:textId="77777777" w:rsidR="00AA0913" w:rsidRPr="00AA0913" w:rsidRDefault="00AA0913" w:rsidP="00AA0913">
            <w:pPr>
              <w:spacing w:after="0" w:line="240" w:lineRule="auto"/>
              <w:rPr>
                <w:rFonts w:eastAsia="Times New Roman" w:cstheme="minorHAnsi"/>
                <w:color w:val="000000"/>
              </w:rPr>
            </w:pPr>
          </w:p>
        </w:tc>
      </w:tr>
      <w:tr w:rsidR="00AA0913" w:rsidRPr="00AA0913" w14:paraId="3F702F88" w14:textId="77777777" w:rsidTr="5D8BD8C0">
        <w:trPr>
          <w:trHeight w:val="300"/>
        </w:trPr>
        <w:tc>
          <w:tcPr>
            <w:tcW w:w="0" w:type="auto"/>
            <w:tcBorders>
              <w:top w:val="single" w:sz="4" w:space="0" w:color="auto"/>
              <w:left w:val="single" w:sz="4" w:space="0" w:color="auto"/>
              <w:bottom w:val="single" w:sz="4" w:space="0" w:color="auto"/>
              <w:right w:val="single" w:sz="4" w:space="0" w:color="auto"/>
            </w:tcBorders>
            <w:noWrap/>
            <w:hideMark/>
          </w:tcPr>
          <w:p w14:paraId="02975230"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2</w:t>
            </w:r>
          </w:p>
        </w:tc>
        <w:tc>
          <w:tcPr>
            <w:tcW w:w="1957" w:type="dxa"/>
            <w:tcBorders>
              <w:top w:val="single" w:sz="4" w:space="0" w:color="auto"/>
              <w:left w:val="single" w:sz="4" w:space="0" w:color="auto"/>
              <w:bottom w:val="single" w:sz="4" w:space="0" w:color="auto"/>
              <w:right w:val="single" w:sz="4" w:space="0" w:color="auto"/>
            </w:tcBorders>
            <w:noWrap/>
            <w:hideMark/>
          </w:tcPr>
          <w:p w14:paraId="0238B31D" w14:textId="77777777" w:rsidR="00AA0913" w:rsidRPr="00AA0913" w:rsidRDefault="00AA0913" w:rsidP="00AA0913">
            <w:pPr>
              <w:spacing w:after="0" w:line="240" w:lineRule="auto"/>
              <w:jc w:val="both"/>
              <w:rPr>
                <w:rFonts w:eastAsia="Times New Roman" w:cstheme="minorHAnsi"/>
                <w:color w:val="000000"/>
              </w:rPr>
            </w:pPr>
            <w:r w:rsidRPr="00AA0913">
              <w:rPr>
                <w:rFonts w:eastAsia="Times New Roman" w:cstheme="minorHAnsi"/>
                <w:color w:val="000000"/>
              </w:rPr>
              <w:t xml:space="preserve">Kinerja yang </w:t>
            </w:r>
            <w:proofErr w:type="spellStart"/>
            <w:r w:rsidRPr="00AA0913">
              <w:rPr>
                <w:rFonts w:eastAsia="Times New Roman" w:cstheme="minorHAnsi"/>
                <w:color w:val="000000"/>
              </w:rPr>
              <w:t>terkait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dengan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kompetensi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utama</w:t>
            </w:r>
            <w:proofErr w:type="spellEnd"/>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3C1170"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66.67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75E57A"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33.33</w:t>
            </w:r>
          </w:p>
        </w:tc>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F14BD2"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F66A3E"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c>
          <w:tcPr>
            <w:tcW w:w="290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75693C8"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Pembaharuan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kurikulum</w:t>
            </w:r>
            <w:proofErr w:type="spellEnd"/>
            <w:r w:rsidRPr="00AA0913">
              <w:rPr>
                <w:rFonts w:eastAsia="Times New Roman" w:cstheme="minorHAnsi"/>
                <w:color w:val="000000"/>
              </w:rPr>
              <w:t xml:space="preserve"> yang </w:t>
            </w:r>
            <w:proofErr w:type="spellStart"/>
            <w:r w:rsidRPr="00AA0913">
              <w:rPr>
                <w:rFonts w:eastAsia="Times New Roman" w:cstheme="minorHAnsi"/>
                <w:color w:val="000000"/>
              </w:rPr>
              <w:t>adaptif</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terhadap</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kebutuhan</w:t>
            </w:r>
            <w:proofErr w:type="spellEnd"/>
            <w:r w:rsidRPr="00AA0913">
              <w:rPr>
                <w:rFonts w:eastAsia="Times New Roman" w:cstheme="minorHAnsi"/>
                <w:color w:val="000000"/>
              </w:rPr>
              <w:t xml:space="preserve"> pasar </w:t>
            </w:r>
            <w:proofErr w:type="spellStart"/>
            <w:r w:rsidRPr="00AA0913">
              <w:rPr>
                <w:rFonts w:eastAsia="Times New Roman" w:cstheme="minorHAnsi"/>
                <w:color w:val="000000"/>
              </w:rPr>
              <w:t>serta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meninjau</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kembali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capaian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pembelajaran</w:t>
            </w:r>
            <w:proofErr w:type="spellEnd"/>
          </w:p>
        </w:tc>
      </w:tr>
      <w:tr w:rsidR="00AA0913" w:rsidRPr="00AA0913" w14:paraId="284C1C14" w14:textId="77777777" w:rsidTr="5D8BD8C0">
        <w:trPr>
          <w:trHeight w:val="300"/>
        </w:trPr>
        <w:tc>
          <w:tcPr>
            <w:tcW w:w="0" w:type="auto"/>
            <w:tcBorders>
              <w:top w:val="single" w:sz="4" w:space="0" w:color="auto"/>
              <w:left w:val="single" w:sz="4" w:space="0" w:color="auto"/>
              <w:bottom w:val="single" w:sz="4" w:space="0" w:color="auto"/>
              <w:right w:val="single" w:sz="4" w:space="0" w:color="auto"/>
            </w:tcBorders>
            <w:noWrap/>
            <w:hideMark/>
          </w:tcPr>
          <w:p w14:paraId="4DDC4002"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3</w:t>
            </w:r>
          </w:p>
        </w:tc>
        <w:tc>
          <w:tcPr>
            <w:tcW w:w="1957" w:type="dxa"/>
            <w:tcBorders>
              <w:top w:val="single" w:sz="4" w:space="0" w:color="auto"/>
              <w:left w:val="single" w:sz="4" w:space="0" w:color="auto"/>
              <w:bottom w:val="single" w:sz="4" w:space="0" w:color="auto"/>
              <w:right w:val="single" w:sz="4" w:space="0" w:color="auto"/>
            </w:tcBorders>
            <w:noWrap/>
            <w:hideMark/>
          </w:tcPr>
          <w:p w14:paraId="15907122" w14:textId="77777777" w:rsidR="00AA0913" w:rsidRPr="00AA0913" w:rsidRDefault="00AA0913" w:rsidP="00AA0913">
            <w:pPr>
              <w:spacing w:after="0" w:line="240" w:lineRule="auto"/>
              <w:jc w:val="both"/>
              <w:rPr>
                <w:rFonts w:eastAsia="Times New Roman" w:cstheme="minorHAnsi"/>
                <w:color w:val="000000"/>
              </w:rPr>
            </w:pPr>
            <w:proofErr w:type="spellStart"/>
            <w:r w:rsidRPr="00AA0913">
              <w:rPr>
                <w:rFonts w:eastAsia="Times New Roman" w:cstheme="minorHAnsi"/>
                <w:color w:val="000000"/>
              </w:rPr>
              <w:t>Kemampuan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bekerja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dalam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tim</w:t>
            </w:r>
            <w:proofErr w:type="spellEnd"/>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50E81C"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66.67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E5744D"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33.33</w:t>
            </w:r>
          </w:p>
        </w:tc>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ABB106"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B3012E"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c>
          <w:tcPr>
            <w:tcW w:w="290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47411EEC"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Penyelenggaraan</w:t>
            </w:r>
            <w:proofErr w:type="spellEnd"/>
            <w:r w:rsidRPr="00AA0913">
              <w:rPr>
                <w:rFonts w:eastAsia="Times New Roman" w:cstheme="minorHAnsi"/>
                <w:color w:val="000000"/>
              </w:rPr>
              <w:t xml:space="preserve"> Orientation Based of Reflection (OBOR)</w:t>
            </w:r>
          </w:p>
        </w:tc>
      </w:tr>
      <w:tr w:rsidR="00AA0913" w:rsidRPr="00AA0913" w14:paraId="2CB671EB" w14:textId="77777777" w:rsidTr="5D8BD8C0">
        <w:trPr>
          <w:trHeight w:val="300"/>
        </w:trPr>
        <w:tc>
          <w:tcPr>
            <w:tcW w:w="0" w:type="auto"/>
            <w:tcBorders>
              <w:top w:val="single" w:sz="4" w:space="0" w:color="auto"/>
              <w:left w:val="single" w:sz="4" w:space="0" w:color="auto"/>
              <w:bottom w:val="single" w:sz="4" w:space="0" w:color="auto"/>
              <w:right w:val="single" w:sz="4" w:space="0" w:color="auto"/>
            </w:tcBorders>
            <w:noWrap/>
            <w:hideMark/>
          </w:tcPr>
          <w:p w14:paraId="0ADDE4AA"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4</w:t>
            </w:r>
          </w:p>
        </w:tc>
        <w:tc>
          <w:tcPr>
            <w:tcW w:w="1957" w:type="dxa"/>
            <w:tcBorders>
              <w:top w:val="single" w:sz="4" w:space="0" w:color="auto"/>
              <w:left w:val="single" w:sz="4" w:space="0" w:color="auto"/>
              <w:bottom w:val="single" w:sz="4" w:space="0" w:color="auto"/>
              <w:right w:val="single" w:sz="4" w:space="0" w:color="auto"/>
            </w:tcBorders>
            <w:noWrap/>
            <w:hideMark/>
          </w:tcPr>
          <w:p w14:paraId="7D9A067A" w14:textId="77777777" w:rsidR="00AA0913" w:rsidRPr="00AA0913" w:rsidRDefault="00AA0913" w:rsidP="00AA0913">
            <w:pPr>
              <w:spacing w:after="0" w:line="240" w:lineRule="auto"/>
              <w:jc w:val="both"/>
              <w:rPr>
                <w:rFonts w:eastAsia="Times New Roman" w:cstheme="minorHAnsi"/>
                <w:color w:val="000000"/>
              </w:rPr>
            </w:pPr>
            <w:proofErr w:type="spellStart"/>
            <w:r w:rsidRPr="00AA0913">
              <w:rPr>
                <w:rFonts w:eastAsia="Times New Roman" w:cstheme="minorHAnsi"/>
                <w:color w:val="000000"/>
              </w:rPr>
              <w:t>Kemampuan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berkomunikasi</w:t>
            </w:r>
            <w:proofErr w:type="spellEnd"/>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F7636B"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100</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ADC554"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780FF7"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095883"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c>
          <w:tcPr>
            <w:tcW w:w="290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C957501"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Penyelenggaraan</w:t>
            </w:r>
            <w:proofErr w:type="spellEnd"/>
            <w:r w:rsidRPr="00AA0913">
              <w:rPr>
                <w:rFonts w:eastAsia="Times New Roman" w:cstheme="minorHAnsi"/>
                <w:color w:val="000000"/>
              </w:rPr>
              <w:t xml:space="preserve"> Orientation Based of Reflection (OBOR)</w:t>
            </w:r>
          </w:p>
        </w:tc>
      </w:tr>
      <w:tr w:rsidR="00AA0913" w:rsidRPr="00AA0913" w14:paraId="1F490A47" w14:textId="77777777" w:rsidTr="22C9E8C4">
        <w:trPr>
          <w:trHeight w:val="300"/>
        </w:trPr>
        <w:tc>
          <w:tcPr>
            <w:tcW w:w="0" w:type="auto"/>
            <w:tcBorders>
              <w:top w:val="single" w:sz="4" w:space="0" w:color="auto"/>
              <w:left w:val="single" w:sz="4" w:space="0" w:color="auto"/>
              <w:bottom w:val="single" w:sz="4" w:space="0" w:color="auto"/>
              <w:right w:val="single" w:sz="4" w:space="0" w:color="auto"/>
            </w:tcBorders>
            <w:noWrap/>
            <w:hideMark/>
          </w:tcPr>
          <w:p w14:paraId="6E3D13F1"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5</w:t>
            </w:r>
          </w:p>
        </w:tc>
        <w:tc>
          <w:tcPr>
            <w:tcW w:w="1957" w:type="dxa"/>
            <w:tcBorders>
              <w:top w:val="single" w:sz="4" w:space="0" w:color="auto"/>
              <w:left w:val="single" w:sz="4" w:space="0" w:color="auto"/>
              <w:bottom w:val="single" w:sz="4" w:space="0" w:color="auto"/>
              <w:right w:val="single" w:sz="4" w:space="0" w:color="auto"/>
            </w:tcBorders>
            <w:noWrap/>
            <w:hideMark/>
          </w:tcPr>
          <w:p w14:paraId="38330102"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Kemampuan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berbahasa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Inggris</w:t>
            </w:r>
            <w:proofErr w:type="spellEnd"/>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BA7854"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100</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A6F6BF"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54DB20"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671704"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c>
          <w:tcPr>
            <w:tcW w:w="290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7AEADDB9"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themeColor="text1"/>
              </w:rPr>
              <w:t>Merencanakan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kegiatan-kegiatan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pelatihan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komunikasi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dalam</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bahasa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Inggris</w:t>
            </w:r>
            <w:proofErr w:type="spellEnd"/>
            <w:r w:rsidRPr="00AA0913">
              <w:rPr>
                <w:rFonts w:eastAsia="Times New Roman" w:cstheme="minorHAnsi"/>
                <w:color w:val="000000" w:themeColor="text1"/>
              </w:rPr>
              <w:t xml:space="preserve"> (TOEIC) </w:t>
            </w:r>
            <w:proofErr w:type="spellStart"/>
            <w:r w:rsidRPr="00AA0913">
              <w:rPr>
                <w:rFonts w:eastAsia="Times New Roman" w:cstheme="minorHAnsi"/>
                <w:color w:val="000000" w:themeColor="text1"/>
              </w:rPr>
              <w:t>dari</w:t>
            </w:r>
            <w:proofErr w:type="spellEnd"/>
            <w:r w:rsidRPr="00AA0913">
              <w:rPr>
                <w:rFonts w:eastAsia="Times New Roman" w:cstheme="minorHAnsi"/>
                <w:color w:val="000000" w:themeColor="text1"/>
              </w:rPr>
              <w:t xml:space="preserve"> Universitas</w:t>
            </w:r>
          </w:p>
        </w:tc>
      </w:tr>
      <w:tr w:rsidR="00AA0913" w:rsidRPr="00AA0913" w14:paraId="409EE10C" w14:textId="77777777" w:rsidTr="0D117C43">
        <w:trPr>
          <w:trHeight w:val="300"/>
        </w:trPr>
        <w:tc>
          <w:tcPr>
            <w:tcW w:w="0" w:type="auto"/>
            <w:tcBorders>
              <w:top w:val="single" w:sz="4" w:space="0" w:color="auto"/>
              <w:left w:val="single" w:sz="4" w:space="0" w:color="auto"/>
              <w:bottom w:val="single" w:sz="4" w:space="0" w:color="auto"/>
              <w:right w:val="single" w:sz="4" w:space="0" w:color="auto"/>
            </w:tcBorders>
            <w:noWrap/>
            <w:hideMark/>
          </w:tcPr>
          <w:p w14:paraId="501C1A3D"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6</w:t>
            </w:r>
          </w:p>
        </w:tc>
        <w:tc>
          <w:tcPr>
            <w:tcW w:w="1957" w:type="dxa"/>
            <w:tcBorders>
              <w:top w:val="single" w:sz="4" w:space="0" w:color="auto"/>
              <w:left w:val="single" w:sz="4" w:space="0" w:color="auto"/>
              <w:bottom w:val="single" w:sz="4" w:space="0" w:color="auto"/>
              <w:right w:val="single" w:sz="4" w:space="0" w:color="auto"/>
            </w:tcBorders>
            <w:noWrap/>
            <w:hideMark/>
          </w:tcPr>
          <w:p w14:paraId="612764D5"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Kemampuan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penggunaan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teknologi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informasi</w:t>
            </w:r>
            <w:proofErr w:type="spellEnd"/>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5434F1"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66.67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7FDB2B"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33.33</w:t>
            </w:r>
          </w:p>
        </w:tc>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07BD63"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F964B7"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c>
          <w:tcPr>
            <w:tcW w:w="29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99B418"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Pembaharuan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kurikulum</w:t>
            </w:r>
            <w:proofErr w:type="spellEnd"/>
            <w:r w:rsidRPr="00AA0913">
              <w:rPr>
                <w:rFonts w:eastAsia="Times New Roman" w:cstheme="minorHAnsi"/>
                <w:color w:val="000000"/>
              </w:rPr>
              <w:t xml:space="preserve"> dan </w:t>
            </w:r>
            <w:proofErr w:type="spellStart"/>
            <w:r w:rsidRPr="00AA0913">
              <w:rPr>
                <w:rFonts w:eastAsia="Times New Roman" w:cstheme="minorHAnsi"/>
                <w:color w:val="000000"/>
              </w:rPr>
              <w:t>materi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mata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kuliah</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Sistem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Informasi</w:t>
            </w:r>
            <w:proofErr w:type="spellEnd"/>
          </w:p>
        </w:tc>
      </w:tr>
      <w:tr w:rsidR="00AA0913" w:rsidRPr="00AA0913" w14:paraId="2F09DBD6" w14:textId="77777777" w:rsidTr="52ACD410">
        <w:trPr>
          <w:trHeight w:val="300"/>
        </w:trPr>
        <w:tc>
          <w:tcPr>
            <w:tcW w:w="0" w:type="auto"/>
            <w:tcBorders>
              <w:top w:val="single" w:sz="4" w:space="0" w:color="auto"/>
              <w:left w:val="single" w:sz="4" w:space="0" w:color="auto"/>
              <w:bottom w:val="single" w:sz="4" w:space="0" w:color="auto"/>
              <w:right w:val="single" w:sz="4" w:space="0" w:color="auto"/>
            </w:tcBorders>
            <w:noWrap/>
            <w:hideMark/>
          </w:tcPr>
          <w:p w14:paraId="2A2C6B84"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7</w:t>
            </w:r>
          </w:p>
        </w:tc>
        <w:tc>
          <w:tcPr>
            <w:tcW w:w="1957" w:type="dxa"/>
            <w:tcBorders>
              <w:top w:val="single" w:sz="4" w:space="0" w:color="auto"/>
              <w:left w:val="single" w:sz="4" w:space="0" w:color="auto"/>
              <w:bottom w:val="single" w:sz="4" w:space="0" w:color="auto"/>
              <w:right w:val="single" w:sz="4" w:space="0" w:color="auto"/>
            </w:tcBorders>
            <w:noWrap/>
            <w:hideMark/>
          </w:tcPr>
          <w:p w14:paraId="05257ED9"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Upaya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pengembangan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diri</w:t>
            </w:r>
            <w:proofErr w:type="spellEnd"/>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8000C9"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100</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AACA1A"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18324C"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4E41FC"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c>
          <w:tcPr>
            <w:tcW w:w="290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6646391C"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themeColor="text1"/>
              </w:rPr>
              <w:t>Mengadakan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pelatihan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tentang</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minat</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bakat</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mahasiswa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dengan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mengundang</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pakar</w:t>
            </w:r>
            <w:proofErr w:type="spellEnd"/>
            <w:r w:rsidRPr="00AA0913">
              <w:rPr>
                <w:rFonts w:eastAsia="Times New Roman" w:cstheme="minorHAnsi"/>
                <w:color w:val="000000" w:themeColor="text1"/>
              </w:rPr>
              <w:t xml:space="preserve"> dan </w:t>
            </w:r>
            <w:proofErr w:type="spellStart"/>
            <w:r w:rsidRPr="00AA0913">
              <w:rPr>
                <w:rFonts w:eastAsia="Times New Roman" w:cstheme="minorHAnsi"/>
                <w:color w:val="000000" w:themeColor="text1"/>
              </w:rPr>
              <w:t>membimbing</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serta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memfasilitasi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mahasiswa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untuk</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ikut</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serta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dalam</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berbagai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kompetisi</w:t>
            </w:r>
            <w:proofErr w:type="spellEnd"/>
            <w:r w:rsidRPr="00AA0913">
              <w:rPr>
                <w:rFonts w:eastAsia="Times New Roman" w:cstheme="minorHAnsi"/>
                <w:color w:val="000000" w:themeColor="text1"/>
              </w:rPr>
              <w:t xml:space="preserve"> </w:t>
            </w:r>
          </w:p>
        </w:tc>
      </w:tr>
    </w:tbl>
    <w:p w14:paraId="28437377" w14:textId="77777777" w:rsidR="00AA0913" w:rsidRPr="00AA0913" w:rsidRDefault="00AA0913" w:rsidP="00AA0913">
      <w:pPr>
        <w:spacing w:after="0" w:line="240" w:lineRule="auto"/>
        <w:contextualSpacing/>
        <w:jc w:val="both"/>
        <w:rPr>
          <w:rFonts w:cstheme="minorHAnsi"/>
        </w:rPr>
      </w:pPr>
    </w:p>
    <w:p w14:paraId="3EB16416" w14:textId="77777777" w:rsidR="00AA0913" w:rsidRPr="00AA0913" w:rsidRDefault="00AA0913" w:rsidP="00AA0913">
      <w:pPr>
        <w:spacing w:after="0" w:line="240" w:lineRule="auto"/>
        <w:contextualSpacing/>
        <w:jc w:val="both"/>
        <w:rPr>
          <w:rFonts w:cstheme="minorHAnsi"/>
        </w:rPr>
      </w:pPr>
    </w:p>
    <w:p w14:paraId="36598140" w14:textId="77777777" w:rsidR="00AA0913" w:rsidRPr="00AA0913" w:rsidRDefault="00AA0913" w:rsidP="00AA0913">
      <w:pPr>
        <w:spacing w:after="0" w:line="240" w:lineRule="auto"/>
        <w:contextualSpacing/>
        <w:jc w:val="both"/>
        <w:rPr>
          <w:rFonts w:cstheme="minorHAnsi"/>
          <w:b/>
        </w:rPr>
      </w:pPr>
      <w:r w:rsidRPr="00AA0913">
        <w:rPr>
          <w:rFonts w:cstheme="minorHAnsi"/>
          <w:b/>
        </w:rPr>
        <w:t xml:space="preserve">9.1.3 </w:t>
      </w:r>
      <w:proofErr w:type="spellStart"/>
      <w:r w:rsidRPr="00AA0913">
        <w:rPr>
          <w:rFonts w:cstheme="minorHAnsi"/>
          <w:b/>
        </w:rPr>
        <w:t>Evaluasi</w:t>
      </w:r>
      <w:proofErr w:type="spellEnd"/>
    </w:p>
    <w:p w14:paraId="22C04540"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Evaluasi</w:t>
      </w:r>
      <w:proofErr w:type="spellEnd"/>
      <w:r w:rsidRPr="00AA0913">
        <w:rPr>
          <w:rFonts w:cstheme="minorHAnsi"/>
        </w:rPr>
        <w:t xml:space="preserve"> </w:t>
      </w:r>
      <w:proofErr w:type="spellStart"/>
      <w:r w:rsidRPr="00AA0913">
        <w:rPr>
          <w:rFonts w:cstheme="minorHAnsi"/>
        </w:rPr>
        <w:t>terhadap</w:t>
      </w:r>
      <w:proofErr w:type="spellEnd"/>
      <w:r w:rsidRPr="00AA0913">
        <w:rPr>
          <w:rFonts w:cstheme="minorHAnsi"/>
        </w:rPr>
        <w:t xml:space="preserve"> </w:t>
      </w:r>
      <w:proofErr w:type="spellStart"/>
      <w:r w:rsidRPr="00AA0913">
        <w:rPr>
          <w:rFonts w:cstheme="minorHAnsi"/>
        </w:rPr>
        <w:t>kebijakan</w:t>
      </w:r>
      <w:proofErr w:type="spellEnd"/>
      <w:r w:rsidRPr="00AA0913">
        <w:rPr>
          <w:rFonts w:cstheme="minorHAnsi"/>
        </w:rPr>
        <w:t xml:space="preserve"> dan </w:t>
      </w:r>
      <w:proofErr w:type="spellStart"/>
      <w:r w:rsidRPr="00AA0913">
        <w:rPr>
          <w:rFonts w:cstheme="minorHAnsi"/>
        </w:rPr>
        <w:t>realisasi</w:t>
      </w:r>
      <w:proofErr w:type="spellEnd"/>
      <w:r w:rsidRPr="00AA0913">
        <w:rPr>
          <w:rFonts w:cstheme="minorHAnsi"/>
        </w:rPr>
        <w:t xml:space="preserve"> </w:t>
      </w:r>
      <w:proofErr w:type="spellStart"/>
      <w:r w:rsidRPr="00AA0913">
        <w:rPr>
          <w:rFonts w:cstheme="minorHAnsi"/>
        </w:rPr>
        <w:t>dari</w:t>
      </w:r>
      <w:proofErr w:type="spellEnd"/>
      <w:r w:rsidRPr="00AA0913">
        <w:rPr>
          <w:rFonts w:cstheme="minorHAnsi"/>
        </w:rPr>
        <w:t xml:space="preserve"> </w:t>
      </w:r>
      <w:proofErr w:type="spellStart"/>
      <w:r w:rsidRPr="00AA0913">
        <w:rPr>
          <w:rFonts w:cstheme="minorHAnsi"/>
        </w:rPr>
        <w:t>keluaran</w:t>
      </w:r>
      <w:proofErr w:type="spellEnd"/>
      <w:r w:rsidRPr="00AA0913">
        <w:rPr>
          <w:rFonts w:cstheme="minorHAnsi"/>
        </w:rPr>
        <w:t xml:space="preserve"> dan </w:t>
      </w:r>
      <w:proofErr w:type="spellStart"/>
      <w:r w:rsidRPr="00AA0913">
        <w:rPr>
          <w:rFonts w:cstheme="minorHAnsi"/>
        </w:rPr>
        <w:t>capaian</w:t>
      </w:r>
      <w:proofErr w:type="spellEnd"/>
      <w:r w:rsidRPr="00AA0913">
        <w:rPr>
          <w:rFonts w:cstheme="minorHAnsi"/>
        </w:rPr>
        <w:t xml:space="preserve"> dharma </w:t>
      </w:r>
      <w:proofErr w:type="spellStart"/>
      <w:r w:rsidRPr="00AA0913">
        <w:rPr>
          <w:rFonts w:cstheme="minorHAnsi"/>
        </w:rPr>
        <w:t>pendidikan</w:t>
      </w:r>
      <w:proofErr w:type="spellEnd"/>
      <w:r w:rsidRPr="00AA0913">
        <w:rPr>
          <w:rFonts w:cstheme="minorHAnsi"/>
        </w:rPr>
        <w:t xml:space="preserve"> yang </w:t>
      </w:r>
      <w:proofErr w:type="spellStart"/>
      <w:r w:rsidRPr="00AA0913">
        <w:rPr>
          <w:rFonts w:cstheme="minorHAnsi"/>
        </w:rPr>
        <w:t>meliputi</w:t>
      </w:r>
      <w:proofErr w:type="spellEnd"/>
      <w:r w:rsidRPr="00AA0913">
        <w:rPr>
          <w:rFonts w:cstheme="minorHAnsi"/>
        </w:rPr>
        <w:t xml:space="preserve"> IPK </w:t>
      </w:r>
      <w:proofErr w:type="spellStart"/>
      <w:r w:rsidRPr="00AA0913">
        <w:rPr>
          <w:rFonts w:cstheme="minorHAnsi"/>
        </w:rPr>
        <w:t>lulusan</w:t>
      </w:r>
      <w:proofErr w:type="spellEnd"/>
      <w:r w:rsidRPr="00AA0913">
        <w:rPr>
          <w:rFonts w:cstheme="minorHAnsi"/>
        </w:rPr>
        <w:t xml:space="preserve">, </w:t>
      </w:r>
      <w:proofErr w:type="spellStart"/>
      <w:r w:rsidRPr="00AA0913">
        <w:rPr>
          <w:rFonts w:cstheme="minorHAnsi"/>
        </w:rPr>
        <w:t>prestasi</w:t>
      </w:r>
      <w:proofErr w:type="spellEnd"/>
      <w:r w:rsidRPr="00AA0913">
        <w:rPr>
          <w:rFonts w:cstheme="minorHAnsi"/>
        </w:rPr>
        <w:t xml:space="preserve"> </w:t>
      </w:r>
      <w:proofErr w:type="spellStart"/>
      <w:r w:rsidRPr="00AA0913">
        <w:rPr>
          <w:rFonts w:cstheme="minorHAnsi"/>
        </w:rPr>
        <w:t>mahasiswa</w:t>
      </w:r>
      <w:proofErr w:type="spellEnd"/>
      <w:r w:rsidRPr="00AA0913">
        <w:rPr>
          <w:rFonts w:cstheme="minorHAnsi"/>
        </w:rPr>
        <w:t xml:space="preserve">, masa </w:t>
      </w:r>
      <w:proofErr w:type="spellStart"/>
      <w:r w:rsidRPr="00AA0913">
        <w:rPr>
          <w:rFonts w:cstheme="minorHAnsi"/>
        </w:rPr>
        <w:t>studi</w:t>
      </w:r>
      <w:proofErr w:type="spellEnd"/>
      <w:r w:rsidRPr="00AA0913">
        <w:rPr>
          <w:rFonts w:cstheme="minorHAnsi"/>
        </w:rPr>
        <w:t xml:space="preserve">, </w:t>
      </w:r>
      <w:proofErr w:type="spellStart"/>
      <w:r w:rsidRPr="00AA0913">
        <w:rPr>
          <w:rFonts w:cstheme="minorHAnsi"/>
        </w:rPr>
        <w:t>kelulusan</w:t>
      </w:r>
      <w:proofErr w:type="spellEnd"/>
      <w:r w:rsidRPr="00AA0913">
        <w:rPr>
          <w:rFonts w:cstheme="minorHAnsi"/>
        </w:rPr>
        <w:t xml:space="preserve"> </w:t>
      </w:r>
      <w:proofErr w:type="spellStart"/>
      <w:r w:rsidRPr="00AA0913">
        <w:rPr>
          <w:rFonts w:cstheme="minorHAnsi"/>
        </w:rPr>
        <w:t>tepat</w:t>
      </w:r>
      <w:proofErr w:type="spellEnd"/>
      <w:r w:rsidRPr="00AA0913">
        <w:rPr>
          <w:rFonts w:cstheme="minorHAnsi"/>
        </w:rPr>
        <w:t xml:space="preserve"> </w:t>
      </w:r>
      <w:proofErr w:type="spellStart"/>
      <w:r w:rsidRPr="00AA0913">
        <w:rPr>
          <w:rFonts w:cstheme="minorHAnsi"/>
        </w:rPr>
        <w:t>waktu</w:t>
      </w:r>
      <w:proofErr w:type="spellEnd"/>
      <w:r w:rsidRPr="00AA0913">
        <w:rPr>
          <w:rFonts w:cstheme="minorHAnsi"/>
        </w:rPr>
        <w:t xml:space="preserve">, </w:t>
      </w:r>
      <w:proofErr w:type="spellStart"/>
      <w:r w:rsidRPr="00AA0913">
        <w:rPr>
          <w:rFonts w:cstheme="minorHAnsi"/>
        </w:rPr>
        <w:t>keberhasilan</w:t>
      </w:r>
      <w:proofErr w:type="spellEnd"/>
      <w:r w:rsidRPr="00AA0913">
        <w:rPr>
          <w:rFonts w:cstheme="minorHAnsi"/>
        </w:rPr>
        <w:t xml:space="preserve"> </w:t>
      </w:r>
      <w:proofErr w:type="spellStart"/>
      <w:r w:rsidRPr="00AA0913">
        <w:rPr>
          <w:rFonts w:cstheme="minorHAnsi"/>
        </w:rPr>
        <w:t>studi</w:t>
      </w:r>
      <w:proofErr w:type="spellEnd"/>
      <w:r w:rsidRPr="00AA0913">
        <w:rPr>
          <w:rFonts w:cstheme="minorHAnsi"/>
        </w:rPr>
        <w:t xml:space="preserve">, tracer </w:t>
      </w:r>
      <w:proofErr w:type="spellStart"/>
      <w:r w:rsidRPr="00AA0913">
        <w:rPr>
          <w:rFonts w:cstheme="minorHAnsi"/>
        </w:rPr>
        <w:t>studi</w:t>
      </w:r>
      <w:proofErr w:type="spellEnd"/>
      <w:r w:rsidRPr="00AA0913">
        <w:rPr>
          <w:rFonts w:cstheme="minorHAnsi"/>
        </w:rPr>
        <w:t xml:space="preserve">, </w:t>
      </w:r>
      <w:proofErr w:type="spellStart"/>
      <w:r w:rsidRPr="00AA0913">
        <w:rPr>
          <w:rFonts w:cstheme="minorHAnsi"/>
        </w:rPr>
        <w:t>waktu</w:t>
      </w:r>
      <w:proofErr w:type="spellEnd"/>
      <w:r w:rsidRPr="00AA0913">
        <w:rPr>
          <w:rFonts w:cstheme="minorHAnsi"/>
        </w:rPr>
        <w:t xml:space="preserve"> </w:t>
      </w:r>
      <w:proofErr w:type="spellStart"/>
      <w:r w:rsidRPr="00AA0913">
        <w:rPr>
          <w:rFonts w:cstheme="minorHAnsi"/>
        </w:rPr>
        <w:t>tunggu</w:t>
      </w:r>
      <w:proofErr w:type="spellEnd"/>
      <w:r w:rsidRPr="00AA0913">
        <w:rPr>
          <w:rFonts w:cstheme="minorHAnsi"/>
        </w:rPr>
        <w:t xml:space="preserve">, </w:t>
      </w:r>
      <w:proofErr w:type="spellStart"/>
      <w:r w:rsidRPr="00AA0913">
        <w:rPr>
          <w:rFonts w:cstheme="minorHAnsi"/>
        </w:rPr>
        <w:t>relevansi</w:t>
      </w:r>
      <w:proofErr w:type="spellEnd"/>
      <w:r w:rsidRPr="00AA0913">
        <w:rPr>
          <w:rFonts w:cstheme="minorHAnsi"/>
        </w:rPr>
        <w:t xml:space="preserve"> </w:t>
      </w:r>
      <w:proofErr w:type="spellStart"/>
      <w:r w:rsidRPr="00AA0913">
        <w:rPr>
          <w:rFonts w:cstheme="minorHAnsi"/>
        </w:rPr>
        <w:t>bidang</w:t>
      </w:r>
      <w:proofErr w:type="spellEnd"/>
      <w:r w:rsidRPr="00AA0913">
        <w:rPr>
          <w:rFonts w:cstheme="minorHAnsi"/>
        </w:rPr>
        <w:t xml:space="preserve"> </w:t>
      </w:r>
      <w:proofErr w:type="spellStart"/>
      <w:r w:rsidRPr="00AA0913">
        <w:rPr>
          <w:rFonts w:cstheme="minorHAnsi"/>
        </w:rPr>
        <w:t>pekerjaan</w:t>
      </w:r>
      <w:proofErr w:type="spellEnd"/>
      <w:r w:rsidRPr="00AA0913">
        <w:rPr>
          <w:rFonts w:cstheme="minorHAnsi"/>
        </w:rPr>
        <w:t xml:space="preserve">, dan </w:t>
      </w:r>
      <w:proofErr w:type="spellStart"/>
      <w:r w:rsidRPr="00AA0913">
        <w:rPr>
          <w:rFonts w:cstheme="minorHAnsi"/>
        </w:rPr>
        <w:t>tingkat</w:t>
      </w:r>
      <w:proofErr w:type="spellEnd"/>
      <w:r w:rsidRPr="00AA0913">
        <w:rPr>
          <w:rFonts w:cstheme="minorHAnsi"/>
        </w:rPr>
        <w:t xml:space="preserve"> </w:t>
      </w:r>
      <w:proofErr w:type="spellStart"/>
      <w:r w:rsidRPr="00AA0913">
        <w:rPr>
          <w:rFonts w:cstheme="minorHAnsi"/>
        </w:rPr>
        <w:t>kepuasan</w:t>
      </w:r>
      <w:proofErr w:type="spellEnd"/>
      <w:r w:rsidRPr="00AA0913">
        <w:rPr>
          <w:rFonts w:cstheme="minorHAnsi"/>
        </w:rPr>
        <w:t xml:space="preserve"> </w:t>
      </w:r>
      <w:proofErr w:type="spellStart"/>
      <w:r w:rsidRPr="00AA0913">
        <w:rPr>
          <w:rFonts w:cstheme="minorHAnsi"/>
        </w:rPr>
        <w:t>pengguna</w:t>
      </w:r>
      <w:proofErr w:type="spellEnd"/>
      <w:r w:rsidRPr="00AA0913">
        <w:rPr>
          <w:rFonts w:cstheme="minorHAnsi"/>
        </w:rPr>
        <w:t xml:space="preserve"> </w:t>
      </w:r>
      <w:proofErr w:type="spellStart"/>
      <w:r w:rsidRPr="00AA0913">
        <w:rPr>
          <w:rFonts w:cstheme="minorHAnsi"/>
        </w:rPr>
        <w:t>lulusan</w:t>
      </w:r>
      <w:proofErr w:type="spellEnd"/>
      <w:r w:rsidRPr="00AA0913">
        <w:rPr>
          <w:rFonts w:cstheme="minorHAnsi"/>
        </w:rPr>
        <w:t>.</w:t>
      </w:r>
    </w:p>
    <w:tbl>
      <w:tblPr>
        <w:tblW w:w="9016" w:type="dxa"/>
        <w:tblLook w:val="04A0" w:firstRow="1" w:lastRow="0" w:firstColumn="1" w:lastColumn="0" w:noHBand="0" w:noVBand="1"/>
      </w:tblPr>
      <w:tblGrid>
        <w:gridCol w:w="1423"/>
        <w:gridCol w:w="3136"/>
        <w:gridCol w:w="4457"/>
      </w:tblGrid>
      <w:tr w:rsidR="00AA0913" w:rsidRPr="00AA0913" w14:paraId="46FC0B15" w14:textId="77777777" w:rsidTr="684F255D">
        <w:trPr>
          <w:trHeight w:val="300"/>
          <w:tblHeader/>
        </w:trPr>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2D694A" w14:textId="77777777" w:rsidR="00AA0913" w:rsidRPr="00AA0913" w:rsidRDefault="00AA0913" w:rsidP="00AA0913">
            <w:pPr>
              <w:spacing w:after="0" w:line="240" w:lineRule="auto"/>
              <w:jc w:val="center"/>
              <w:rPr>
                <w:rFonts w:eastAsia="Times New Roman" w:cstheme="minorHAnsi"/>
                <w:b/>
                <w:color w:val="000000"/>
              </w:rPr>
            </w:pPr>
            <w:proofErr w:type="spellStart"/>
            <w:r w:rsidRPr="00AA0913">
              <w:rPr>
                <w:rFonts w:eastAsia="Times New Roman" w:cstheme="minorHAnsi"/>
                <w:b/>
                <w:color w:val="000000"/>
              </w:rPr>
              <w:lastRenderedPageBreak/>
              <w:t>Aspek</w:t>
            </w:r>
            <w:proofErr w:type="spellEnd"/>
            <w:r w:rsidRPr="00AA0913">
              <w:rPr>
                <w:rFonts w:eastAsia="Times New Roman" w:cstheme="minorHAnsi"/>
                <w:b/>
                <w:color w:val="000000"/>
              </w:rPr>
              <w:t xml:space="preserve"> yang </w:t>
            </w:r>
            <w:proofErr w:type="spellStart"/>
            <w:r w:rsidRPr="00AA0913">
              <w:rPr>
                <w:rFonts w:eastAsia="Times New Roman" w:cstheme="minorHAnsi"/>
                <w:b/>
                <w:color w:val="000000"/>
              </w:rPr>
              <w:t>Dievaluasi</w:t>
            </w:r>
            <w:proofErr w:type="spellEnd"/>
          </w:p>
        </w:tc>
        <w:tc>
          <w:tcPr>
            <w:tcW w:w="3239" w:type="dxa"/>
            <w:tcBorders>
              <w:top w:val="single" w:sz="4" w:space="0" w:color="auto"/>
              <w:left w:val="nil"/>
              <w:bottom w:val="single" w:sz="4" w:space="0" w:color="auto"/>
              <w:right w:val="single" w:sz="4" w:space="0" w:color="auto"/>
            </w:tcBorders>
            <w:shd w:val="clear" w:color="auto" w:fill="auto"/>
            <w:noWrap/>
            <w:vAlign w:val="center"/>
            <w:hideMark/>
          </w:tcPr>
          <w:p w14:paraId="7A2D08D5" w14:textId="77777777" w:rsidR="00AA0913" w:rsidRPr="00AA0913" w:rsidRDefault="00AA0913" w:rsidP="00AA0913">
            <w:pPr>
              <w:spacing w:after="0" w:line="240" w:lineRule="auto"/>
              <w:jc w:val="center"/>
              <w:rPr>
                <w:rFonts w:eastAsia="Times New Roman" w:cstheme="minorHAnsi"/>
                <w:b/>
                <w:color w:val="000000"/>
              </w:rPr>
            </w:pPr>
            <w:proofErr w:type="spellStart"/>
            <w:r w:rsidRPr="00AA0913">
              <w:rPr>
                <w:rFonts w:eastAsia="Times New Roman" w:cstheme="minorHAnsi"/>
                <w:b/>
                <w:color w:val="000000"/>
              </w:rPr>
              <w:t>Kelebihan</w:t>
            </w:r>
            <w:proofErr w:type="spellEnd"/>
          </w:p>
        </w:tc>
        <w:tc>
          <w:tcPr>
            <w:tcW w:w="4607" w:type="dxa"/>
            <w:tcBorders>
              <w:top w:val="single" w:sz="4" w:space="0" w:color="auto"/>
              <w:left w:val="nil"/>
              <w:bottom w:val="single" w:sz="4" w:space="0" w:color="auto"/>
              <w:right w:val="single" w:sz="4" w:space="0" w:color="auto"/>
            </w:tcBorders>
            <w:shd w:val="clear" w:color="auto" w:fill="auto"/>
            <w:noWrap/>
            <w:vAlign w:val="center"/>
            <w:hideMark/>
          </w:tcPr>
          <w:p w14:paraId="2CB8C220" w14:textId="77777777" w:rsidR="00AA0913" w:rsidRPr="00AA0913" w:rsidRDefault="00AA0913" w:rsidP="00AA0913">
            <w:pPr>
              <w:spacing w:after="0" w:line="240" w:lineRule="auto"/>
              <w:jc w:val="center"/>
              <w:rPr>
                <w:rFonts w:eastAsia="Times New Roman" w:cstheme="minorHAnsi"/>
                <w:b/>
                <w:color w:val="000000"/>
              </w:rPr>
            </w:pPr>
            <w:proofErr w:type="spellStart"/>
            <w:r w:rsidRPr="00AA0913">
              <w:rPr>
                <w:rFonts w:eastAsia="Times New Roman" w:cstheme="minorHAnsi"/>
                <w:b/>
                <w:color w:val="000000"/>
              </w:rPr>
              <w:t>Kekurangan</w:t>
            </w:r>
            <w:proofErr w:type="spellEnd"/>
          </w:p>
        </w:tc>
      </w:tr>
      <w:tr w:rsidR="00AA0913" w:rsidRPr="00AA0913" w14:paraId="4C4E0B7C" w14:textId="77777777" w:rsidTr="684F255D">
        <w:trPr>
          <w:trHeight w:val="3135"/>
        </w:trPr>
        <w:tc>
          <w:tcPr>
            <w:tcW w:w="1170" w:type="dxa"/>
            <w:tcBorders>
              <w:top w:val="nil"/>
              <w:left w:val="single" w:sz="4" w:space="0" w:color="auto"/>
              <w:bottom w:val="single" w:sz="4" w:space="0" w:color="auto"/>
              <w:right w:val="single" w:sz="4" w:space="0" w:color="auto"/>
            </w:tcBorders>
            <w:shd w:val="clear" w:color="auto" w:fill="auto"/>
            <w:noWrap/>
            <w:hideMark/>
          </w:tcPr>
          <w:p w14:paraId="4E420D14"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Kebijakan</w:t>
            </w:r>
            <w:proofErr w:type="spellEnd"/>
          </w:p>
        </w:tc>
        <w:tc>
          <w:tcPr>
            <w:tcW w:w="3239" w:type="dxa"/>
            <w:tcBorders>
              <w:top w:val="nil"/>
              <w:left w:val="nil"/>
              <w:bottom w:val="single" w:sz="4" w:space="0" w:color="auto"/>
              <w:right w:val="single" w:sz="4" w:space="0" w:color="auto"/>
            </w:tcBorders>
            <w:shd w:val="clear" w:color="auto" w:fill="auto"/>
            <w:hideMark/>
          </w:tcPr>
          <w:p w14:paraId="56FC9A0C"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Kebijakan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telah</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disusun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berdasarkan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tujuan</w:t>
            </w:r>
            <w:proofErr w:type="spellEnd"/>
            <w:r w:rsidRPr="00AA0913">
              <w:rPr>
                <w:rFonts w:eastAsia="Times New Roman" w:cstheme="minorHAnsi"/>
                <w:color w:val="000000"/>
              </w:rPr>
              <w:t xml:space="preserve"> dan </w:t>
            </w:r>
            <w:proofErr w:type="spellStart"/>
            <w:r w:rsidRPr="00AA0913">
              <w:rPr>
                <w:rFonts w:eastAsia="Times New Roman" w:cstheme="minorHAnsi"/>
                <w:color w:val="000000"/>
              </w:rPr>
              <w:t>sasaran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mutu</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perguruan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tinggi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Kebijakan</w:t>
            </w:r>
            <w:proofErr w:type="spellEnd"/>
            <w:r w:rsidRPr="00AA0913">
              <w:rPr>
                <w:rFonts w:eastAsia="Times New Roman" w:cstheme="minorHAnsi"/>
                <w:color w:val="000000"/>
              </w:rPr>
              <w:t xml:space="preserve"> yang </w:t>
            </w:r>
            <w:proofErr w:type="spellStart"/>
            <w:r w:rsidRPr="00AA0913">
              <w:rPr>
                <w:rFonts w:eastAsia="Times New Roman" w:cstheme="minorHAnsi"/>
                <w:color w:val="000000"/>
              </w:rPr>
              <w:t>dibuat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sudah</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mencakup</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semua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aspek</w:t>
            </w:r>
            <w:proofErr w:type="spellEnd"/>
            <w:r w:rsidRPr="00AA0913">
              <w:rPr>
                <w:rFonts w:eastAsia="Times New Roman" w:cstheme="minorHAnsi"/>
                <w:color w:val="000000"/>
              </w:rPr>
              <w:t xml:space="preserve"> yang </w:t>
            </w:r>
            <w:proofErr w:type="spellStart"/>
            <w:r w:rsidRPr="00AA0913">
              <w:rPr>
                <w:rFonts w:eastAsia="Times New Roman" w:cstheme="minorHAnsi"/>
                <w:color w:val="000000"/>
              </w:rPr>
              <w:t>meliputi</w:t>
            </w:r>
            <w:proofErr w:type="spellEnd"/>
            <w:r w:rsidRPr="00AA0913">
              <w:rPr>
                <w:rFonts w:eastAsia="Times New Roman" w:cstheme="minorHAnsi"/>
                <w:color w:val="000000"/>
              </w:rPr>
              <w:t xml:space="preserve"> IPK </w:t>
            </w:r>
            <w:proofErr w:type="spellStart"/>
            <w:r w:rsidRPr="00AA0913">
              <w:rPr>
                <w:rFonts w:eastAsia="Times New Roman" w:cstheme="minorHAnsi"/>
                <w:color w:val="000000"/>
              </w:rPr>
              <w:t>lulusan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prestasi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mahasiswa</w:t>
            </w:r>
            <w:proofErr w:type="spellEnd"/>
            <w:r w:rsidRPr="00AA0913">
              <w:rPr>
                <w:rFonts w:eastAsia="Times New Roman" w:cstheme="minorHAnsi"/>
                <w:color w:val="000000"/>
              </w:rPr>
              <w:t xml:space="preserve">, masa </w:t>
            </w:r>
            <w:proofErr w:type="spellStart"/>
            <w:r w:rsidRPr="00AA0913">
              <w:rPr>
                <w:rFonts w:eastAsia="Times New Roman" w:cstheme="minorHAnsi"/>
                <w:color w:val="000000"/>
              </w:rPr>
              <w:t>studi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kelulusan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tepat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waktu</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keberhasilan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studi</w:t>
            </w:r>
            <w:proofErr w:type="spellEnd"/>
            <w:r w:rsidRPr="00AA0913">
              <w:rPr>
                <w:rFonts w:eastAsia="Times New Roman" w:cstheme="minorHAnsi"/>
                <w:color w:val="000000"/>
              </w:rPr>
              <w:t xml:space="preserve">, tracer study, </w:t>
            </w:r>
            <w:proofErr w:type="spellStart"/>
            <w:r w:rsidRPr="00AA0913">
              <w:rPr>
                <w:rFonts w:eastAsia="Times New Roman" w:cstheme="minorHAnsi"/>
                <w:color w:val="000000"/>
              </w:rPr>
              <w:t>waktu</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tunggu</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relevansi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bidang</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pekerjaan</w:t>
            </w:r>
            <w:proofErr w:type="spellEnd"/>
            <w:r w:rsidRPr="00AA0913">
              <w:rPr>
                <w:rFonts w:eastAsia="Times New Roman" w:cstheme="minorHAnsi"/>
                <w:color w:val="000000"/>
              </w:rPr>
              <w:t xml:space="preserve">, dan </w:t>
            </w:r>
            <w:proofErr w:type="spellStart"/>
            <w:r w:rsidRPr="00AA0913">
              <w:rPr>
                <w:rFonts w:eastAsia="Times New Roman" w:cstheme="minorHAnsi"/>
                <w:color w:val="000000"/>
              </w:rPr>
              <w:t>tingkat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kepuasan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pengguna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lulusan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Selain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itu</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kebijakan</w:t>
            </w:r>
            <w:proofErr w:type="spellEnd"/>
            <w:r w:rsidRPr="00AA0913">
              <w:rPr>
                <w:rFonts w:eastAsia="Times New Roman" w:cstheme="minorHAnsi"/>
                <w:color w:val="000000"/>
              </w:rPr>
              <w:t xml:space="preserve"> juga </w:t>
            </w:r>
            <w:proofErr w:type="spellStart"/>
            <w:r w:rsidRPr="00AA0913">
              <w:rPr>
                <w:rFonts w:eastAsia="Times New Roman" w:cstheme="minorHAnsi"/>
                <w:color w:val="000000"/>
              </w:rPr>
              <w:t>telah</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disosialisasikan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melalui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pertemuan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Fakultas</w:t>
            </w:r>
            <w:proofErr w:type="spellEnd"/>
            <w:r w:rsidRPr="00AA0913">
              <w:rPr>
                <w:rFonts w:eastAsia="Times New Roman" w:cstheme="minorHAnsi"/>
                <w:color w:val="000000"/>
              </w:rPr>
              <w:t>.</w:t>
            </w:r>
          </w:p>
        </w:tc>
        <w:tc>
          <w:tcPr>
            <w:tcW w:w="4607" w:type="dxa"/>
            <w:tcBorders>
              <w:top w:val="nil"/>
              <w:left w:val="nil"/>
              <w:bottom w:val="single" w:sz="4" w:space="0" w:color="auto"/>
              <w:right w:val="single" w:sz="4" w:space="0" w:color="auto"/>
            </w:tcBorders>
            <w:shd w:val="clear" w:color="auto" w:fill="auto"/>
            <w:hideMark/>
          </w:tcPr>
          <w:p w14:paraId="33AE99C6"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themeColor="text1"/>
              </w:rPr>
              <w:t>Kebijakan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telah</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disosialisasikan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namun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belum</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sepenuhnya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dipahami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mahasiswa</w:t>
            </w:r>
            <w:proofErr w:type="spellEnd"/>
            <w:r w:rsidRPr="00AA0913">
              <w:rPr>
                <w:rFonts w:eastAsia="Times New Roman" w:cstheme="minorHAnsi"/>
                <w:color w:val="000000" w:themeColor="text1"/>
              </w:rPr>
              <w:t>.</w:t>
            </w:r>
          </w:p>
        </w:tc>
      </w:tr>
      <w:tr w:rsidR="00AA0913" w:rsidRPr="00AA0913" w14:paraId="43D1CD41" w14:textId="77777777" w:rsidTr="684F255D">
        <w:trPr>
          <w:trHeight w:val="2550"/>
        </w:trPr>
        <w:tc>
          <w:tcPr>
            <w:tcW w:w="1170" w:type="dxa"/>
            <w:tcBorders>
              <w:top w:val="nil"/>
              <w:left w:val="single" w:sz="4" w:space="0" w:color="auto"/>
              <w:bottom w:val="single" w:sz="4" w:space="0" w:color="auto"/>
              <w:right w:val="single" w:sz="4" w:space="0" w:color="auto"/>
            </w:tcBorders>
            <w:shd w:val="clear" w:color="auto" w:fill="auto"/>
            <w:noWrap/>
            <w:hideMark/>
          </w:tcPr>
          <w:p w14:paraId="691B639E"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IPK </w:t>
            </w:r>
            <w:proofErr w:type="spellStart"/>
            <w:r w:rsidRPr="00AA0913">
              <w:rPr>
                <w:rFonts w:eastAsia="Times New Roman" w:cstheme="minorHAnsi"/>
                <w:color w:val="000000"/>
              </w:rPr>
              <w:t>Lulusan</w:t>
            </w:r>
            <w:proofErr w:type="spellEnd"/>
          </w:p>
        </w:tc>
        <w:tc>
          <w:tcPr>
            <w:tcW w:w="3239" w:type="dxa"/>
            <w:tcBorders>
              <w:top w:val="nil"/>
              <w:left w:val="nil"/>
              <w:bottom w:val="single" w:sz="4" w:space="0" w:color="auto"/>
              <w:right w:val="single" w:sz="4" w:space="0" w:color="auto"/>
            </w:tcBorders>
            <w:shd w:val="clear" w:color="auto" w:fill="auto"/>
            <w:hideMark/>
          </w:tcPr>
          <w:p w14:paraId="5AC9A0DA"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Pada TS-2, </w:t>
            </w:r>
            <w:proofErr w:type="spellStart"/>
            <w:r w:rsidRPr="00AA0913">
              <w:rPr>
                <w:rFonts w:eastAsia="Times New Roman" w:cstheme="minorHAnsi"/>
                <w:color w:val="000000"/>
              </w:rPr>
              <w:t>dengan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jumlah</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lulusan</w:t>
            </w:r>
            <w:proofErr w:type="spellEnd"/>
            <w:r w:rsidRPr="00AA0913">
              <w:rPr>
                <w:rFonts w:eastAsia="Times New Roman" w:cstheme="minorHAnsi"/>
                <w:color w:val="000000"/>
              </w:rPr>
              <w:t xml:space="preserve"> 2 orang rata-rata IPK </w:t>
            </w:r>
            <w:proofErr w:type="spellStart"/>
            <w:r w:rsidRPr="00AA0913">
              <w:rPr>
                <w:rFonts w:eastAsia="Times New Roman" w:cstheme="minorHAnsi"/>
                <w:color w:val="000000"/>
              </w:rPr>
              <w:t>lulusan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adalah</w:t>
            </w:r>
            <w:proofErr w:type="spellEnd"/>
            <w:r w:rsidRPr="00AA0913">
              <w:rPr>
                <w:rFonts w:eastAsia="Times New Roman" w:cstheme="minorHAnsi"/>
                <w:color w:val="000000"/>
              </w:rPr>
              <w:t xml:space="preserve"> 3.65 </w:t>
            </w:r>
            <w:proofErr w:type="spellStart"/>
            <w:r w:rsidRPr="00AA0913">
              <w:rPr>
                <w:rFonts w:eastAsia="Times New Roman" w:cstheme="minorHAnsi"/>
                <w:color w:val="000000"/>
              </w:rPr>
              <w:t>dengan</w:t>
            </w:r>
            <w:proofErr w:type="spellEnd"/>
            <w:r w:rsidRPr="00AA0913">
              <w:rPr>
                <w:rFonts w:eastAsia="Times New Roman" w:cstheme="minorHAnsi"/>
                <w:color w:val="000000"/>
              </w:rPr>
              <w:t xml:space="preserve"> IPK </w:t>
            </w:r>
            <w:proofErr w:type="spellStart"/>
            <w:r w:rsidRPr="00AA0913">
              <w:rPr>
                <w:rFonts w:eastAsia="Times New Roman" w:cstheme="minorHAnsi"/>
                <w:color w:val="000000"/>
              </w:rPr>
              <w:t>terendah</w:t>
            </w:r>
            <w:proofErr w:type="spellEnd"/>
            <w:r w:rsidRPr="00AA0913">
              <w:rPr>
                <w:rFonts w:eastAsia="Times New Roman" w:cstheme="minorHAnsi"/>
                <w:color w:val="000000"/>
              </w:rPr>
              <w:t xml:space="preserve"> 3.58 dan </w:t>
            </w:r>
            <w:proofErr w:type="spellStart"/>
            <w:r w:rsidRPr="00AA0913">
              <w:rPr>
                <w:rFonts w:eastAsia="Times New Roman" w:cstheme="minorHAnsi"/>
                <w:color w:val="000000"/>
              </w:rPr>
              <w:t>tertinggi</w:t>
            </w:r>
            <w:proofErr w:type="spellEnd"/>
            <w:r w:rsidRPr="00AA0913">
              <w:rPr>
                <w:rFonts w:eastAsia="Times New Roman" w:cstheme="minorHAnsi"/>
                <w:color w:val="000000"/>
              </w:rPr>
              <w:t xml:space="preserve"> 3.71. </w:t>
            </w:r>
            <w:proofErr w:type="spellStart"/>
            <w:r w:rsidRPr="00AA0913">
              <w:rPr>
                <w:rFonts w:eastAsia="Times New Roman" w:cstheme="minorHAnsi"/>
                <w:color w:val="000000"/>
              </w:rPr>
              <w:t>Selanjutnya</w:t>
            </w:r>
            <w:proofErr w:type="spellEnd"/>
            <w:r w:rsidRPr="00AA0913">
              <w:rPr>
                <w:rFonts w:eastAsia="Times New Roman" w:cstheme="minorHAnsi"/>
                <w:color w:val="000000"/>
              </w:rPr>
              <w:t xml:space="preserve">, pada TS-1 </w:t>
            </w:r>
            <w:proofErr w:type="spellStart"/>
            <w:r w:rsidRPr="00AA0913">
              <w:rPr>
                <w:rFonts w:eastAsia="Times New Roman" w:cstheme="minorHAnsi"/>
                <w:color w:val="000000"/>
              </w:rPr>
              <w:t>terdapat</w:t>
            </w:r>
            <w:proofErr w:type="spellEnd"/>
            <w:r w:rsidRPr="00AA0913">
              <w:rPr>
                <w:rFonts w:eastAsia="Times New Roman" w:cstheme="minorHAnsi"/>
                <w:color w:val="000000"/>
              </w:rPr>
              <w:t xml:space="preserve"> 6 </w:t>
            </w:r>
            <w:proofErr w:type="spellStart"/>
            <w:r w:rsidRPr="00AA0913">
              <w:rPr>
                <w:rFonts w:eastAsia="Times New Roman" w:cstheme="minorHAnsi"/>
                <w:color w:val="000000"/>
              </w:rPr>
              <w:t>lulusan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dengan</w:t>
            </w:r>
            <w:proofErr w:type="spellEnd"/>
            <w:r w:rsidRPr="00AA0913">
              <w:rPr>
                <w:rFonts w:eastAsia="Times New Roman" w:cstheme="minorHAnsi"/>
                <w:color w:val="000000"/>
              </w:rPr>
              <w:t xml:space="preserve"> IPK rata-rata 3.50 yang mana IPK </w:t>
            </w:r>
            <w:proofErr w:type="spellStart"/>
            <w:r w:rsidRPr="00AA0913">
              <w:rPr>
                <w:rFonts w:eastAsia="Times New Roman" w:cstheme="minorHAnsi"/>
                <w:color w:val="000000"/>
              </w:rPr>
              <w:t>terendah</w:t>
            </w:r>
            <w:proofErr w:type="spellEnd"/>
            <w:r w:rsidRPr="00AA0913">
              <w:rPr>
                <w:rFonts w:eastAsia="Times New Roman" w:cstheme="minorHAnsi"/>
                <w:color w:val="000000"/>
              </w:rPr>
              <w:t xml:space="preserve"> 3.13 dan </w:t>
            </w:r>
            <w:proofErr w:type="spellStart"/>
            <w:r w:rsidRPr="00AA0913">
              <w:rPr>
                <w:rFonts w:eastAsia="Times New Roman" w:cstheme="minorHAnsi"/>
                <w:color w:val="000000"/>
              </w:rPr>
              <w:t>tertinggi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adalah</w:t>
            </w:r>
            <w:proofErr w:type="spellEnd"/>
            <w:r w:rsidRPr="00AA0913">
              <w:rPr>
                <w:rFonts w:eastAsia="Times New Roman" w:cstheme="minorHAnsi"/>
                <w:color w:val="000000"/>
              </w:rPr>
              <w:t xml:space="preserve"> 3.89. </w:t>
            </w:r>
            <w:proofErr w:type="spellStart"/>
            <w:r w:rsidRPr="00AA0913">
              <w:rPr>
                <w:rFonts w:eastAsia="Times New Roman" w:cstheme="minorHAnsi"/>
                <w:color w:val="000000"/>
              </w:rPr>
              <w:t>Secara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keseluruhan</w:t>
            </w:r>
            <w:proofErr w:type="spellEnd"/>
            <w:r w:rsidRPr="00AA0913">
              <w:rPr>
                <w:rFonts w:eastAsia="Times New Roman" w:cstheme="minorHAnsi"/>
                <w:color w:val="000000"/>
              </w:rPr>
              <w:t xml:space="preserve"> rata-rata IPK </w:t>
            </w:r>
            <w:proofErr w:type="spellStart"/>
            <w:r w:rsidRPr="00AA0913">
              <w:rPr>
                <w:rFonts w:eastAsia="Times New Roman" w:cstheme="minorHAnsi"/>
                <w:color w:val="000000"/>
              </w:rPr>
              <w:t>lulusan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berada</w:t>
            </w:r>
            <w:proofErr w:type="spellEnd"/>
            <w:r w:rsidRPr="00AA0913">
              <w:rPr>
                <w:rFonts w:eastAsia="Times New Roman" w:cstheme="minorHAnsi"/>
                <w:color w:val="000000"/>
              </w:rPr>
              <w:t xml:space="preserve"> pada </w:t>
            </w:r>
            <w:proofErr w:type="spellStart"/>
            <w:r w:rsidRPr="00AA0913">
              <w:rPr>
                <w:rFonts w:eastAsia="Times New Roman" w:cstheme="minorHAnsi"/>
                <w:color w:val="000000"/>
              </w:rPr>
              <w:t>angka</w:t>
            </w:r>
            <w:proofErr w:type="spellEnd"/>
            <w:r w:rsidRPr="00AA0913">
              <w:rPr>
                <w:rFonts w:eastAsia="Times New Roman" w:cstheme="minorHAnsi"/>
                <w:color w:val="000000"/>
              </w:rPr>
              <w:t xml:space="preserve"> 3.58 dan </w:t>
            </w:r>
            <w:proofErr w:type="spellStart"/>
            <w:r w:rsidRPr="00AA0913">
              <w:rPr>
                <w:rFonts w:eastAsia="Times New Roman" w:cstheme="minorHAnsi"/>
                <w:color w:val="000000"/>
              </w:rPr>
              <w:t>dikategorikan</w:t>
            </w:r>
            <w:proofErr w:type="spellEnd"/>
            <w:r w:rsidRPr="00AA0913">
              <w:rPr>
                <w:rFonts w:eastAsia="Times New Roman" w:cstheme="minorHAnsi"/>
                <w:color w:val="000000"/>
              </w:rPr>
              <w:t xml:space="preserve"> </w:t>
            </w:r>
            <w:r w:rsidRPr="00AA0913">
              <w:rPr>
                <w:rFonts w:eastAsia="Times New Roman" w:cstheme="minorHAnsi"/>
                <w:b/>
                <w:bCs/>
                <w:color w:val="000000"/>
              </w:rPr>
              <w:t xml:space="preserve">Sangat </w:t>
            </w:r>
            <w:proofErr w:type="spellStart"/>
            <w:r w:rsidRPr="00AA0913">
              <w:rPr>
                <w:rFonts w:eastAsia="Times New Roman" w:cstheme="minorHAnsi"/>
                <w:b/>
                <w:bCs/>
                <w:color w:val="000000"/>
              </w:rPr>
              <w:t>Baik</w:t>
            </w:r>
            <w:proofErr w:type="spellEnd"/>
            <w:r w:rsidRPr="00AA0913">
              <w:rPr>
                <w:rFonts w:eastAsia="Times New Roman" w:cstheme="minorHAnsi"/>
                <w:color w:val="000000"/>
              </w:rPr>
              <w:t>.</w:t>
            </w:r>
          </w:p>
        </w:tc>
        <w:tc>
          <w:tcPr>
            <w:tcW w:w="4607" w:type="dxa"/>
            <w:tcBorders>
              <w:top w:val="nil"/>
              <w:left w:val="nil"/>
              <w:bottom w:val="single" w:sz="4" w:space="0" w:color="auto"/>
              <w:right w:val="single" w:sz="4" w:space="0" w:color="auto"/>
            </w:tcBorders>
            <w:shd w:val="clear" w:color="auto" w:fill="auto"/>
            <w:hideMark/>
          </w:tcPr>
          <w:p w14:paraId="042CC016"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Dari data di </w:t>
            </w:r>
            <w:proofErr w:type="spellStart"/>
            <w:r w:rsidRPr="00AA0913">
              <w:rPr>
                <w:rFonts w:eastAsia="Times New Roman" w:cstheme="minorHAnsi"/>
                <w:color w:val="000000"/>
              </w:rPr>
              <w:t>atas</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terdapat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penurunan</w:t>
            </w:r>
            <w:proofErr w:type="spellEnd"/>
            <w:r w:rsidRPr="00AA0913">
              <w:rPr>
                <w:rFonts w:eastAsia="Times New Roman" w:cstheme="minorHAnsi"/>
                <w:color w:val="000000"/>
              </w:rPr>
              <w:t xml:space="preserve"> IPK rata-rata </w:t>
            </w:r>
            <w:proofErr w:type="spellStart"/>
            <w:r w:rsidRPr="00AA0913">
              <w:rPr>
                <w:rFonts w:eastAsia="Times New Roman" w:cstheme="minorHAnsi"/>
                <w:color w:val="000000"/>
              </w:rPr>
              <w:t>dari</w:t>
            </w:r>
            <w:proofErr w:type="spellEnd"/>
            <w:r w:rsidRPr="00AA0913">
              <w:rPr>
                <w:rFonts w:eastAsia="Times New Roman" w:cstheme="minorHAnsi"/>
                <w:color w:val="000000"/>
              </w:rPr>
              <w:t xml:space="preserve"> TS-2 </w:t>
            </w:r>
            <w:proofErr w:type="spellStart"/>
            <w:r w:rsidRPr="00AA0913">
              <w:rPr>
                <w:rFonts w:eastAsia="Times New Roman" w:cstheme="minorHAnsi"/>
                <w:color w:val="000000"/>
              </w:rPr>
              <w:t>ke</w:t>
            </w:r>
            <w:proofErr w:type="spellEnd"/>
            <w:r w:rsidRPr="00AA0913">
              <w:rPr>
                <w:rFonts w:eastAsia="Times New Roman" w:cstheme="minorHAnsi"/>
                <w:color w:val="000000"/>
              </w:rPr>
              <w:t xml:space="preserve"> TS-1.</w:t>
            </w:r>
          </w:p>
        </w:tc>
      </w:tr>
      <w:tr w:rsidR="00AA0913" w:rsidRPr="00AA0913" w14:paraId="1135B391" w14:textId="77777777" w:rsidTr="684F255D">
        <w:trPr>
          <w:trHeight w:val="1200"/>
        </w:trPr>
        <w:tc>
          <w:tcPr>
            <w:tcW w:w="1170" w:type="dxa"/>
            <w:tcBorders>
              <w:top w:val="nil"/>
              <w:left w:val="single" w:sz="4" w:space="0" w:color="auto"/>
              <w:bottom w:val="single" w:sz="4" w:space="0" w:color="auto"/>
              <w:right w:val="single" w:sz="4" w:space="0" w:color="auto"/>
            </w:tcBorders>
            <w:shd w:val="clear" w:color="auto" w:fill="auto"/>
            <w:noWrap/>
            <w:hideMark/>
          </w:tcPr>
          <w:p w14:paraId="62BC1878"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Prestasi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Mahasiswa</w:t>
            </w:r>
            <w:proofErr w:type="spellEnd"/>
          </w:p>
        </w:tc>
        <w:tc>
          <w:tcPr>
            <w:tcW w:w="3239" w:type="dxa"/>
            <w:tcBorders>
              <w:top w:val="nil"/>
              <w:left w:val="nil"/>
              <w:bottom w:val="single" w:sz="4" w:space="0" w:color="auto"/>
              <w:right w:val="single" w:sz="4" w:space="0" w:color="auto"/>
            </w:tcBorders>
            <w:shd w:val="clear" w:color="auto" w:fill="auto"/>
            <w:hideMark/>
          </w:tcPr>
          <w:p w14:paraId="650395F9"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themeColor="text1"/>
              </w:rPr>
              <w:t>Prestasi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mahasiswa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dapat</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dikategorikan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b/>
                <w:color w:val="000000" w:themeColor="text1"/>
              </w:rPr>
              <w:t>baik</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dengan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menimbang</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adanya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prestasi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mahasiswa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baik</w:t>
            </w:r>
            <w:proofErr w:type="spellEnd"/>
            <w:r w:rsidRPr="00AA0913">
              <w:rPr>
                <w:rFonts w:eastAsia="Times New Roman" w:cstheme="minorHAnsi"/>
                <w:color w:val="000000" w:themeColor="text1"/>
              </w:rPr>
              <w:t xml:space="preserve"> di </w:t>
            </w:r>
            <w:proofErr w:type="spellStart"/>
            <w:r w:rsidRPr="00AA0913">
              <w:rPr>
                <w:rFonts w:eastAsia="Times New Roman" w:cstheme="minorHAnsi"/>
                <w:color w:val="000000" w:themeColor="text1"/>
              </w:rPr>
              <w:t>tingkat</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lokal</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nasional</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maupun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internasional</w:t>
            </w:r>
            <w:proofErr w:type="spellEnd"/>
            <w:r w:rsidRPr="00AA0913">
              <w:rPr>
                <w:rFonts w:eastAsia="Times New Roman" w:cstheme="minorHAnsi"/>
                <w:color w:val="000000" w:themeColor="text1"/>
              </w:rPr>
              <w:t>.</w:t>
            </w:r>
          </w:p>
        </w:tc>
        <w:tc>
          <w:tcPr>
            <w:tcW w:w="4607" w:type="dxa"/>
            <w:tcBorders>
              <w:top w:val="nil"/>
              <w:left w:val="nil"/>
              <w:bottom w:val="single" w:sz="4" w:space="0" w:color="auto"/>
              <w:right w:val="single" w:sz="4" w:space="0" w:color="auto"/>
            </w:tcBorders>
            <w:shd w:val="clear" w:color="auto" w:fill="auto"/>
            <w:vAlign w:val="bottom"/>
            <w:hideMark/>
          </w:tcPr>
          <w:p w14:paraId="559D5E40"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Kelemahan</w:t>
            </w:r>
            <w:proofErr w:type="spellEnd"/>
            <w:r w:rsidRPr="00AA0913">
              <w:rPr>
                <w:rFonts w:eastAsia="Times New Roman" w:cstheme="minorHAnsi"/>
                <w:color w:val="000000"/>
              </w:rPr>
              <w:t xml:space="preserve"> pada </w:t>
            </w:r>
            <w:proofErr w:type="spellStart"/>
            <w:r w:rsidRPr="00AA0913">
              <w:rPr>
                <w:rFonts w:eastAsia="Times New Roman" w:cstheme="minorHAnsi"/>
                <w:color w:val="000000"/>
              </w:rPr>
              <w:t>aspek</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ini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adalah</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kurang</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meratanya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prestasi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mahasiswa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dalam</w:t>
            </w:r>
            <w:proofErr w:type="spellEnd"/>
            <w:r w:rsidRPr="00AA0913">
              <w:rPr>
                <w:rFonts w:eastAsia="Times New Roman" w:cstheme="minorHAnsi"/>
                <w:color w:val="000000"/>
              </w:rPr>
              <w:t xml:space="preserve"> masing-masing TS.</w:t>
            </w:r>
          </w:p>
        </w:tc>
      </w:tr>
      <w:tr w:rsidR="00AA0913" w:rsidRPr="00AA0913" w14:paraId="29FE99B2" w14:textId="77777777" w:rsidTr="684F255D">
        <w:trPr>
          <w:trHeight w:val="1500"/>
        </w:trPr>
        <w:tc>
          <w:tcPr>
            <w:tcW w:w="1170" w:type="dxa"/>
            <w:tcBorders>
              <w:top w:val="nil"/>
              <w:left w:val="single" w:sz="4" w:space="0" w:color="auto"/>
              <w:bottom w:val="single" w:sz="4" w:space="0" w:color="auto"/>
              <w:right w:val="single" w:sz="4" w:space="0" w:color="auto"/>
            </w:tcBorders>
            <w:shd w:val="clear" w:color="auto" w:fill="auto"/>
            <w:noWrap/>
            <w:hideMark/>
          </w:tcPr>
          <w:p w14:paraId="54366DE2"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Masa </w:t>
            </w:r>
            <w:proofErr w:type="spellStart"/>
            <w:r w:rsidRPr="00AA0913">
              <w:rPr>
                <w:rFonts w:eastAsia="Times New Roman" w:cstheme="minorHAnsi"/>
                <w:color w:val="000000"/>
              </w:rPr>
              <w:t>Studi</w:t>
            </w:r>
            <w:proofErr w:type="spellEnd"/>
          </w:p>
        </w:tc>
        <w:tc>
          <w:tcPr>
            <w:tcW w:w="3239" w:type="dxa"/>
            <w:tcBorders>
              <w:top w:val="nil"/>
              <w:left w:val="nil"/>
              <w:bottom w:val="single" w:sz="4" w:space="0" w:color="auto"/>
              <w:right w:val="single" w:sz="4" w:space="0" w:color="auto"/>
            </w:tcBorders>
            <w:shd w:val="clear" w:color="auto" w:fill="auto"/>
            <w:hideMark/>
          </w:tcPr>
          <w:p w14:paraId="47225762"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Secara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keseluruhan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dalam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aspek</w:t>
            </w:r>
            <w:proofErr w:type="spellEnd"/>
            <w:r w:rsidRPr="00AA0913">
              <w:rPr>
                <w:rFonts w:eastAsia="Times New Roman" w:cstheme="minorHAnsi"/>
                <w:color w:val="000000"/>
              </w:rPr>
              <w:t xml:space="preserve"> masa </w:t>
            </w:r>
            <w:proofErr w:type="spellStart"/>
            <w:r w:rsidRPr="00AA0913">
              <w:rPr>
                <w:rFonts w:eastAsia="Times New Roman" w:cstheme="minorHAnsi"/>
                <w:color w:val="000000"/>
              </w:rPr>
              <w:t>studi</w:t>
            </w:r>
            <w:proofErr w:type="spellEnd"/>
            <w:r w:rsidRPr="00AA0913">
              <w:rPr>
                <w:rFonts w:eastAsia="Times New Roman" w:cstheme="minorHAnsi"/>
                <w:color w:val="000000"/>
              </w:rPr>
              <w:t xml:space="preserve">, 100% </w:t>
            </w:r>
            <w:proofErr w:type="spellStart"/>
            <w:r w:rsidRPr="00AA0913">
              <w:rPr>
                <w:rFonts w:eastAsia="Times New Roman" w:cstheme="minorHAnsi"/>
                <w:color w:val="000000"/>
              </w:rPr>
              <w:t>kelulusan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tepat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waktu</w:t>
            </w:r>
            <w:proofErr w:type="spellEnd"/>
            <w:r w:rsidRPr="00AA0913">
              <w:rPr>
                <w:rFonts w:eastAsia="Times New Roman" w:cstheme="minorHAnsi"/>
                <w:color w:val="000000"/>
              </w:rPr>
              <w:t xml:space="preserve"> dan </w:t>
            </w:r>
            <w:proofErr w:type="spellStart"/>
            <w:r w:rsidRPr="00AA0913">
              <w:rPr>
                <w:rFonts w:eastAsia="Times New Roman" w:cstheme="minorHAnsi"/>
                <w:color w:val="000000"/>
              </w:rPr>
              <w:t>keberhasilan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studi</w:t>
            </w:r>
            <w:proofErr w:type="spellEnd"/>
            <w:r w:rsidRPr="00AA0913">
              <w:rPr>
                <w:rFonts w:eastAsia="Times New Roman" w:cstheme="minorHAnsi"/>
                <w:color w:val="000000"/>
              </w:rPr>
              <w:t xml:space="preserve"> yang mana </w:t>
            </w:r>
            <w:proofErr w:type="spellStart"/>
            <w:r w:rsidRPr="00AA0913">
              <w:rPr>
                <w:rFonts w:eastAsia="Times New Roman" w:cstheme="minorHAnsi"/>
                <w:color w:val="000000"/>
              </w:rPr>
              <w:t>hal</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ini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menunjukkan</w:t>
            </w:r>
            <w:proofErr w:type="spellEnd"/>
            <w:r w:rsidRPr="00AA0913">
              <w:rPr>
                <w:rFonts w:eastAsia="Times New Roman" w:cstheme="minorHAnsi"/>
                <w:color w:val="000000"/>
              </w:rPr>
              <w:t xml:space="preserve"> masa </w:t>
            </w:r>
            <w:proofErr w:type="spellStart"/>
            <w:r w:rsidRPr="00AA0913">
              <w:rPr>
                <w:rFonts w:eastAsia="Times New Roman" w:cstheme="minorHAnsi"/>
                <w:color w:val="000000"/>
              </w:rPr>
              <w:t>studi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lulusan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berada</w:t>
            </w:r>
            <w:proofErr w:type="spellEnd"/>
            <w:r w:rsidRPr="00AA0913">
              <w:rPr>
                <w:rFonts w:eastAsia="Times New Roman" w:cstheme="minorHAnsi"/>
                <w:color w:val="000000"/>
              </w:rPr>
              <w:t xml:space="preserve"> pada </w:t>
            </w:r>
            <w:proofErr w:type="spellStart"/>
            <w:r w:rsidRPr="00AA0913">
              <w:rPr>
                <w:rFonts w:eastAsia="Times New Roman" w:cstheme="minorHAnsi"/>
                <w:color w:val="000000"/>
              </w:rPr>
              <w:t>kategori</w:t>
            </w:r>
            <w:proofErr w:type="spellEnd"/>
            <w:r w:rsidRPr="00AA0913">
              <w:rPr>
                <w:rFonts w:eastAsia="Times New Roman" w:cstheme="minorHAnsi"/>
                <w:color w:val="000000"/>
              </w:rPr>
              <w:t xml:space="preserve"> </w:t>
            </w:r>
            <w:r w:rsidRPr="00AA0913">
              <w:rPr>
                <w:rFonts w:eastAsia="Times New Roman" w:cstheme="minorHAnsi"/>
                <w:b/>
                <w:bCs/>
                <w:color w:val="000000"/>
              </w:rPr>
              <w:t xml:space="preserve">sangat </w:t>
            </w:r>
            <w:proofErr w:type="spellStart"/>
            <w:r w:rsidRPr="00AA0913">
              <w:rPr>
                <w:rFonts w:eastAsia="Times New Roman" w:cstheme="minorHAnsi"/>
                <w:b/>
                <w:bCs/>
                <w:color w:val="000000"/>
              </w:rPr>
              <w:t>baik</w:t>
            </w:r>
            <w:proofErr w:type="spellEnd"/>
            <w:r w:rsidRPr="00AA0913">
              <w:rPr>
                <w:rFonts w:eastAsia="Times New Roman" w:cstheme="minorHAnsi"/>
                <w:color w:val="000000"/>
              </w:rPr>
              <w:t>.</w:t>
            </w:r>
          </w:p>
        </w:tc>
        <w:tc>
          <w:tcPr>
            <w:tcW w:w="4607" w:type="dxa"/>
            <w:tcBorders>
              <w:top w:val="nil"/>
              <w:left w:val="nil"/>
              <w:bottom w:val="single" w:sz="4" w:space="0" w:color="auto"/>
              <w:right w:val="single" w:sz="4" w:space="0" w:color="auto"/>
            </w:tcBorders>
            <w:shd w:val="clear" w:color="auto" w:fill="auto"/>
            <w:noWrap/>
            <w:vAlign w:val="bottom"/>
            <w:hideMark/>
          </w:tcPr>
          <w:p w14:paraId="0B7F341B" w14:textId="77777777" w:rsidR="00AA0913" w:rsidRPr="00AA0913" w:rsidRDefault="00AA0913" w:rsidP="00AA0913">
            <w:pPr>
              <w:spacing w:after="0" w:line="240" w:lineRule="auto"/>
              <w:rPr>
                <w:rFonts w:eastAsia="Calibri" w:cstheme="minorHAnsi"/>
              </w:rPr>
            </w:pPr>
            <w:proofErr w:type="spellStart"/>
            <w:r w:rsidRPr="00AA0913">
              <w:rPr>
                <w:rFonts w:eastAsia="Calibri" w:cstheme="minorHAnsi"/>
              </w:rPr>
              <w:t>Sementara</w:t>
            </w:r>
            <w:proofErr w:type="spellEnd"/>
            <w:r w:rsidRPr="00AA0913">
              <w:rPr>
                <w:rFonts w:eastAsia="Calibri" w:cstheme="minorHAnsi"/>
              </w:rPr>
              <w:t xml:space="preserve"> pada </w:t>
            </w:r>
            <w:proofErr w:type="spellStart"/>
            <w:r w:rsidRPr="00AA0913">
              <w:rPr>
                <w:rFonts w:eastAsia="Calibri" w:cstheme="minorHAnsi"/>
              </w:rPr>
              <w:t>umumnya</w:t>
            </w:r>
            <w:proofErr w:type="spellEnd"/>
            <w:r w:rsidRPr="00AA0913">
              <w:rPr>
                <w:rFonts w:eastAsia="Calibri" w:cstheme="minorHAnsi"/>
              </w:rPr>
              <w:t xml:space="preserve"> masa </w:t>
            </w:r>
            <w:proofErr w:type="spellStart"/>
            <w:r w:rsidRPr="00AA0913">
              <w:rPr>
                <w:rFonts w:eastAsia="Calibri" w:cstheme="minorHAnsi"/>
              </w:rPr>
              <w:t>studi</w:t>
            </w:r>
            <w:proofErr w:type="spellEnd"/>
            <w:r w:rsidRPr="00AA0913">
              <w:rPr>
                <w:rFonts w:eastAsia="Calibri" w:cstheme="minorHAnsi"/>
              </w:rPr>
              <w:t xml:space="preserve"> sangat </w:t>
            </w:r>
            <w:proofErr w:type="spellStart"/>
            <w:r w:rsidRPr="00AA0913">
              <w:rPr>
                <w:rFonts w:eastAsia="Calibri" w:cstheme="minorHAnsi"/>
              </w:rPr>
              <w:t>baik</w:t>
            </w:r>
            <w:proofErr w:type="spellEnd"/>
            <w:r w:rsidRPr="00AA0913">
              <w:rPr>
                <w:rFonts w:eastAsia="Calibri" w:cstheme="minorHAnsi"/>
              </w:rPr>
              <w:t xml:space="preserve">, </w:t>
            </w:r>
            <w:proofErr w:type="spellStart"/>
            <w:r w:rsidRPr="00AA0913">
              <w:rPr>
                <w:rFonts w:eastAsia="Calibri" w:cstheme="minorHAnsi"/>
              </w:rPr>
              <w:t>hal</w:t>
            </w:r>
            <w:proofErr w:type="spellEnd"/>
            <w:r w:rsidRPr="00AA0913">
              <w:rPr>
                <w:rFonts w:eastAsia="Calibri" w:cstheme="minorHAnsi"/>
              </w:rPr>
              <w:t xml:space="preserve"> lain yang </w:t>
            </w:r>
            <w:proofErr w:type="spellStart"/>
            <w:r w:rsidRPr="00AA0913">
              <w:rPr>
                <w:rFonts w:eastAsia="Calibri" w:cstheme="minorHAnsi"/>
              </w:rPr>
              <w:t>perlu</w:t>
            </w:r>
            <w:proofErr w:type="spellEnd"/>
            <w:r w:rsidRPr="00AA0913">
              <w:rPr>
                <w:rFonts w:eastAsia="Calibri" w:cstheme="minorHAnsi"/>
              </w:rPr>
              <w:t xml:space="preserve"> </w:t>
            </w:r>
            <w:proofErr w:type="spellStart"/>
            <w:r w:rsidRPr="00AA0913">
              <w:rPr>
                <w:rFonts w:eastAsia="Calibri" w:cstheme="minorHAnsi"/>
              </w:rPr>
              <w:t>diperhatikan</w:t>
            </w:r>
            <w:proofErr w:type="spellEnd"/>
            <w:r w:rsidRPr="00AA0913">
              <w:rPr>
                <w:rFonts w:eastAsia="Calibri" w:cstheme="minorHAnsi"/>
              </w:rPr>
              <w:t xml:space="preserve"> </w:t>
            </w:r>
            <w:proofErr w:type="spellStart"/>
            <w:r w:rsidRPr="00AA0913">
              <w:rPr>
                <w:rFonts w:eastAsia="Calibri" w:cstheme="minorHAnsi"/>
              </w:rPr>
              <w:t>adalah</w:t>
            </w:r>
            <w:proofErr w:type="spellEnd"/>
            <w:r w:rsidRPr="00AA0913">
              <w:rPr>
                <w:rFonts w:eastAsia="Calibri" w:cstheme="minorHAnsi"/>
              </w:rPr>
              <w:t xml:space="preserve"> </w:t>
            </w:r>
            <w:proofErr w:type="spellStart"/>
            <w:r w:rsidRPr="00AA0913">
              <w:rPr>
                <w:rFonts w:eastAsia="Calibri" w:cstheme="minorHAnsi"/>
              </w:rPr>
              <w:t>jumlah</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yang </w:t>
            </w:r>
            <w:proofErr w:type="spellStart"/>
            <w:r w:rsidRPr="00AA0913">
              <w:rPr>
                <w:rFonts w:eastAsia="Calibri" w:cstheme="minorHAnsi"/>
              </w:rPr>
              <w:t>diterima</w:t>
            </w:r>
            <w:proofErr w:type="spellEnd"/>
            <w:r w:rsidRPr="00AA0913">
              <w:rPr>
                <w:rFonts w:eastAsia="Calibri" w:cstheme="minorHAnsi"/>
              </w:rPr>
              <w:t xml:space="preserve"> </w:t>
            </w:r>
            <w:proofErr w:type="spellStart"/>
            <w:r w:rsidRPr="00AA0913">
              <w:rPr>
                <w:rFonts w:eastAsia="Calibri" w:cstheme="minorHAnsi"/>
              </w:rPr>
              <w:t>setiap</w:t>
            </w:r>
            <w:proofErr w:type="spellEnd"/>
            <w:r w:rsidRPr="00AA0913">
              <w:rPr>
                <w:rFonts w:eastAsia="Calibri" w:cstheme="minorHAnsi"/>
              </w:rPr>
              <w:t xml:space="preserve"> </w:t>
            </w:r>
            <w:proofErr w:type="spellStart"/>
            <w:r w:rsidRPr="00AA0913">
              <w:rPr>
                <w:rFonts w:eastAsia="Calibri" w:cstheme="minorHAnsi"/>
              </w:rPr>
              <w:t>tahun</w:t>
            </w:r>
            <w:proofErr w:type="spellEnd"/>
            <w:r w:rsidRPr="00AA0913">
              <w:rPr>
                <w:rFonts w:eastAsia="Calibri" w:cstheme="minorHAnsi"/>
              </w:rPr>
              <w:t xml:space="preserve"> </w:t>
            </w:r>
            <w:proofErr w:type="spellStart"/>
            <w:r w:rsidRPr="00AA0913">
              <w:rPr>
                <w:rFonts w:eastAsia="Calibri" w:cstheme="minorHAnsi"/>
              </w:rPr>
              <w:t>cukup</w:t>
            </w:r>
            <w:proofErr w:type="spellEnd"/>
            <w:r w:rsidRPr="00AA0913">
              <w:rPr>
                <w:rFonts w:eastAsia="Calibri" w:cstheme="minorHAnsi"/>
              </w:rPr>
              <w:t xml:space="preserve"> </w:t>
            </w:r>
            <w:proofErr w:type="spellStart"/>
            <w:r w:rsidRPr="00AA0913">
              <w:rPr>
                <w:rFonts w:eastAsia="Calibri" w:cstheme="minorHAnsi"/>
              </w:rPr>
              <w:t>rendah</w:t>
            </w:r>
            <w:proofErr w:type="spellEnd"/>
            <w:r w:rsidRPr="00AA0913">
              <w:rPr>
                <w:rFonts w:eastAsia="Calibri" w:cstheme="minorHAnsi"/>
              </w:rPr>
              <w:t xml:space="preserve">, </w:t>
            </w:r>
            <w:proofErr w:type="spellStart"/>
            <w:r w:rsidRPr="00AA0913">
              <w:rPr>
                <w:rFonts w:eastAsia="Calibri" w:cstheme="minorHAnsi"/>
              </w:rPr>
              <w:t>terutama</w:t>
            </w:r>
            <w:proofErr w:type="spellEnd"/>
            <w:r w:rsidRPr="00AA0913">
              <w:rPr>
                <w:rFonts w:eastAsia="Calibri" w:cstheme="minorHAnsi"/>
              </w:rPr>
              <w:t xml:space="preserve"> pada </w:t>
            </w:r>
            <w:proofErr w:type="spellStart"/>
            <w:r w:rsidRPr="00AA0913">
              <w:rPr>
                <w:rFonts w:eastAsia="Calibri" w:cstheme="minorHAnsi"/>
              </w:rPr>
              <w:t>tahun</w:t>
            </w:r>
            <w:proofErr w:type="spellEnd"/>
            <w:r w:rsidRPr="00AA0913">
              <w:rPr>
                <w:rFonts w:eastAsia="Calibri" w:cstheme="minorHAnsi"/>
              </w:rPr>
              <w:t xml:space="preserve"> </w:t>
            </w:r>
            <w:proofErr w:type="spellStart"/>
            <w:r w:rsidRPr="00AA0913">
              <w:rPr>
                <w:rFonts w:eastAsia="Calibri" w:cstheme="minorHAnsi"/>
              </w:rPr>
              <w:t>terakhir</w:t>
            </w:r>
            <w:proofErr w:type="spellEnd"/>
            <w:r w:rsidRPr="00AA0913">
              <w:rPr>
                <w:rFonts w:eastAsia="Calibri" w:cstheme="minorHAnsi"/>
              </w:rPr>
              <w:t xml:space="preserve"> (TS-2). </w:t>
            </w:r>
          </w:p>
        </w:tc>
      </w:tr>
      <w:tr w:rsidR="00AA0913" w:rsidRPr="00AA0913" w14:paraId="721E4D10" w14:textId="77777777" w:rsidTr="684F255D">
        <w:trPr>
          <w:trHeight w:val="600"/>
        </w:trPr>
        <w:tc>
          <w:tcPr>
            <w:tcW w:w="1170" w:type="dxa"/>
            <w:tcBorders>
              <w:top w:val="nil"/>
              <w:left w:val="single" w:sz="4" w:space="0" w:color="auto"/>
              <w:bottom w:val="single" w:sz="4" w:space="0" w:color="auto"/>
              <w:right w:val="single" w:sz="4" w:space="0" w:color="auto"/>
            </w:tcBorders>
            <w:shd w:val="clear" w:color="auto" w:fill="auto"/>
            <w:noWrap/>
            <w:hideMark/>
          </w:tcPr>
          <w:p w14:paraId="275B09BF"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Kelulusan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Tepat</w:t>
            </w:r>
            <w:proofErr w:type="spellEnd"/>
            <w:r w:rsidRPr="00AA0913">
              <w:rPr>
                <w:rFonts w:eastAsia="Times New Roman" w:cstheme="minorHAnsi"/>
                <w:color w:val="000000"/>
              </w:rPr>
              <w:t xml:space="preserve"> Waktu</w:t>
            </w:r>
          </w:p>
        </w:tc>
        <w:tc>
          <w:tcPr>
            <w:tcW w:w="3239" w:type="dxa"/>
            <w:tcBorders>
              <w:top w:val="nil"/>
              <w:left w:val="nil"/>
              <w:bottom w:val="single" w:sz="4" w:space="0" w:color="auto"/>
              <w:right w:val="single" w:sz="4" w:space="0" w:color="auto"/>
            </w:tcBorders>
            <w:shd w:val="clear" w:color="auto" w:fill="auto"/>
            <w:hideMark/>
          </w:tcPr>
          <w:p w14:paraId="6A91B42F"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Secara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keseluruhan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dalam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aspek</w:t>
            </w:r>
            <w:proofErr w:type="spellEnd"/>
            <w:r w:rsidRPr="00AA0913">
              <w:rPr>
                <w:rFonts w:eastAsia="Times New Roman" w:cstheme="minorHAnsi"/>
                <w:color w:val="000000"/>
              </w:rPr>
              <w:t xml:space="preserve"> masa </w:t>
            </w:r>
            <w:proofErr w:type="spellStart"/>
            <w:r w:rsidRPr="00AA0913">
              <w:rPr>
                <w:rFonts w:eastAsia="Times New Roman" w:cstheme="minorHAnsi"/>
                <w:color w:val="000000"/>
              </w:rPr>
              <w:t>studi</w:t>
            </w:r>
            <w:proofErr w:type="spellEnd"/>
            <w:r w:rsidRPr="00AA0913">
              <w:rPr>
                <w:rFonts w:eastAsia="Times New Roman" w:cstheme="minorHAnsi"/>
                <w:color w:val="000000"/>
              </w:rPr>
              <w:t xml:space="preserve">, 100% </w:t>
            </w:r>
            <w:proofErr w:type="spellStart"/>
            <w:r w:rsidRPr="00AA0913">
              <w:rPr>
                <w:rFonts w:eastAsia="Times New Roman" w:cstheme="minorHAnsi"/>
                <w:color w:val="000000"/>
              </w:rPr>
              <w:t>kelulusan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tepat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waktu</w:t>
            </w:r>
            <w:proofErr w:type="spellEnd"/>
            <w:r w:rsidRPr="00AA0913">
              <w:rPr>
                <w:rFonts w:eastAsia="Times New Roman" w:cstheme="minorHAnsi"/>
                <w:color w:val="000000"/>
              </w:rPr>
              <w:t>.</w:t>
            </w:r>
          </w:p>
        </w:tc>
        <w:tc>
          <w:tcPr>
            <w:tcW w:w="4607" w:type="dxa"/>
            <w:tcBorders>
              <w:top w:val="nil"/>
              <w:left w:val="nil"/>
              <w:bottom w:val="single" w:sz="4" w:space="0" w:color="auto"/>
              <w:right w:val="single" w:sz="4" w:space="0" w:color="auto"/>
            </w:tcBorders>
            <w:shd w:val="clear" w:color="auto" w:fill="auto"/>
            <w:noWrap/>
            <w:vAlign w:val="bottom"/>
            <w:hideMark/>
          </w:tcPr>
          <w:p w14:paraId="72BA5A12"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themeColor="text1"/>
              </w:rPr>
              <w:t> </w:t>
            </w:r>
            <w:proofErr w:type="spellStart"/>
            <w:r w:rsidRPr="00AA0913">
              <w:rPr>
                <w:rFonts w:eastAsia="Calibri" w:cstheme="minorHAnsi"/>
              </w:rPr>
              <w:t>Jumlah</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yang lulus pada </w:t>
            </w:r>
            <w:proofErr w:type="spellStart"/>
            <w:r w:rsidRPr="00AA0913">
              <w:rPr>
                <w:rFonts w:eastAsia="Calibri" w:cstheme="minorHAnsi"/>
              </w:rPr>
              <w:t>akhir</w:t>
            </w:r>
            <w:proofErr w:type="spellEnd"/>
            <w:r w:rsidRPr="00AA0913">
              <w:rPr>
                <w:rFonts w:eastAsia="Calibri" w:cstheme="minorHAnsi"/>
              </w:rPr>
              <w:t xml:space="preserve"> </w:t>
            </w:r>
            <w:proofErr w:type="spellStart"/>
            <w:r w:rsidRPr="00AA0913">
              <w:rPr>
                <w:rFonts w:eastAsia="Calibri" w:cstheme="minorHAnsi"/>
              </w:rPr>
              <w:t>tahun</w:t>
            </w:r>
            <w:proofErr w:type="spellEnd"/>
            <w:r w:rsidRPr="00AA0913">
              <w:rPr>
                <w:rFonts w:eastAsia="Calibri" w:cstheme="minorHAnsi"/>
              </w:rPr>
              <w:t xml:space="preserve"> </w:t>
            </w:r>
            <w:proofErr w:type="spellStart"/>
            <w:r w:rsidRPr="00AA0913">
              <w:rPr>
                <w:rFonts w:eastAsia="Calibri" w:cstheme="minorHAnsi"/>
              </w:rPr>
              <w:t>terakhir</w:t>
            </w:r>
            <w:proofErr w:type="spellEnd"/>
            <w:r w:rsidRPr="00AA0913">
              <w:rPr>
                <w:rFonts w:eastAsia="Calibri" w:cstheme="minorHAnsi"/>
              </w:rPr>
              <w:t xml:space="preserve"> (Akhir TS) </w:t>
            </w:r>
            <w:proofErr w:type="spellStart"/>
            <w:r w:rsidRPr="00AA0913">
              <w:rPr>
                <w:rFonts w:eastAsia="Calibri" w:cstheme="minorHAnsi"/>
              </w:rPr>
              <w:t>masih</w:t>
            </w:r>
            <w:proofErr w:type="spellEnd"/>
            <w:r w:rsidRPr="00AA0913">
              <w:rPr>
                <w:rFonts w:eastAsia="Calibri" w:cstheme="minorHAnsi"/>
              </w:rPr>
              <w:t xml:space="preserve"> </w:t>
            </w:r>
            <w:proofErr w:type="spellStart"/>
            <w:r w:rsidRPr="00AA0913">
              <w:rPr>
                <w:rFonts w:eastAsia="Calibri" w:cstheme="minorHAnsi"/>
              </w:rPr>
              <w:t>cukup</w:t>
            </w:r>
            <w:proofErr w:type="spellEnd"/>
            <w:r w:rsidRPr="00AA0913">
              <w:rPr>
                <w:rFonts w:eastAsia="Calibri" w:cstheme="minorHAnsi"/>
              </w:rPr>
              <w:t xml:space="preserve"> </w:t>
            </w:r>
            <w:proofErr w:type="spellStart"/>
            <w:r w:rsidRPr="00AA0913">
              <w:rPr>
                <w:rFonts w:eastAsia="Calibri" w:cstheme="minorHAnsi"/>
              </w:rPr>
              <w:t>rendah</w:t>
            </w:r>
            <w:proofErr w:type="spellEnd"/>
            <w:r w:rsidRPr="00AA0913">
              <w:rPr>
                <w:rFonts w:eastAsia="Calibri" w:cstheme="minorHAnsi"/>
              </w:rPr>
              <w:t xml:space="preserve">. </w:t>
            </w:r>
            <w:r w:rsidRPr="00AA0913">
              <w:rPr>
                <w:rFonts w:eastAsia="Calibri" w:cstheme="minorHAnsi"/>
                <w:color w:val="FF0000"/>
              </w:rPr>
              <w:t xml:space="preserve">Hal </w:t>
            </w:r>
            <w:proofErr w:type="spellStart"/>
            <w:r w:rsidRPr="00AA0913">
              <w:rPr>
                <w:rFonts w:eastAsia="Calibri" w:cstheme="minorHAnsi"/>
                <w:color w:val="FF0000"/>
              </w:rPr>
              <w:t>ini</w:t>
            </w:r>
            <w:proofErr w:type="spellEnd"/>
            <w:r w:rsidRPr="00AA0913">
              <w:rPr>
                <w:rFonts w:eastAsia="Calibri" w:cstheme="minorHAnsi"/>
                <w:color w:val="FF0000"/>
              </w:rPr>
              <w:t xml:space="preserve"> </w:t>
            </w:r>
            <w:proofErr w:type="spellStart"/>
            <w:r w:rsidRPr="00AA0913">
              <w:rPr>
                <w:rFonts w:eastAsia="Calibri" w:cstheme="minorHAnsi"/>
                <w:color w:val="FF0000"/>
              </w:rPr>
              <w:t>dapat</w:t>
            </w:r>
            <w:proofErr w:type="spellEnd"/>
            <w:r w:rsidRPr="00AA0913">
              <w:rPr>
                <w:rFonts w:eastAsia="Calibri" w:cstheme="minorHAnsi"/>
                <w:color w:val="FF0000"/>
              </w:rPr>
              <w:t xml:space="preserve"> </w:t>
            </w:r>
            <w:proofErr w:type="spellStart"/>
            <w:r w:rsidRPr="00AA0913">
              <w:rPr>
                <w:rFonts w:eastAsia="Calibri" w:cstheme="minorHAnsi"/>
                <w:color w:val="FF0000"/>
              </w:rPr>
              <w:t>menandakan</w:t>
            </w:r>
            <w:proofErr w:type="spellEnd"/>
            <w:r w:rsidRPr="00AA0913">
              <w:rPr>
                <w:rFonts w:eastAsia="Calibri" w:cstheme="minorHAnsi"/>
                <w:color w:val="FF0000"/>
              </w:rPr>
              <w:t xml:space="preserve"> </w:t>
            </w:r>
            <w:proofErr w:type="spellStart"/>
            <w:r w:rsidRPr="00AA0913">
              <w:rPr>
                <w:rFonts w:eastAsia="Calibri" w:cstheme="minorHAnsi"/>
                <w:color w:val="FF0000"/>
              </w:rPr>
              <w:t>bahwa</w:t>
            </w:r>
            <w:proofErr w:type="spellEnd"/>
            <w:r w:rsidRPr="00AA0913">
              <w:rPr>
                <w:rFonts w:eastAsia="Calibri" w:cstheme="minorHAnsi"/>
                <w:color w:val="FF0000"/>
              </w:rPr>
              <w:t xml:space="preserve"> </w:t>
            </w:r>
            <w:proofErr w:type="spellStart"/>
            <w:r w:rsidRPr="00AA0913">
              <w:rPr>
                <w:rFonts w:eastAsia="Calibri" w:cstheme="minorHAnsi"/>
                <w:color w:val="FF0000"/>
              </w:rPr>
              <w:t>banyak</w:t>
            </w:r>
            <w:proofErr w:type="spellEnd"/>
            <w:r w:rsidRPr="00AA0913">
              <w:rPr>
                <w:rFonts w:eastAsia="Calibri" w:cstheme="minorHAnsi"/>
                <w:color w:val="FF0000"/>
              </w:rPr>
              <w:t xml:space="preserve"> </w:t>
            </w:r>
            <w:proofErr w:type="spellStart"/>
            <w:r w:rsidRPr="00AA0913">
              <w:rPr>
                <w:rFonts w:eastAsia="Calibri" w:cstheme="minorHAnsi"/>
                <w:color w:val="FF0000"/>
              </w:rPr>
              <w:t>mahasiswa</w:t>
            </w:r>
            <w:proofErr w:type="spellEnd"/>
            <w:r w:rsidRPr="00AA0913">
              <w:rPr>
                <w:rFonts w:eastAsia="Calibri" w:cstheme="minorHAnsi"/>
                <w:color w:val="FF0000"/>
              </w:rPr>
              <w:t xml:space="preserve"> yang </w:t>
            </w:r>
            <w:proofErr w:type="spellStart"/>
            <w:r w:rsidRPr="00AA0913">
              <w:rPr>
                <w:rFonts w:eastAsia="Calibri" w:cstheme="minorHAnsi"/>
                <w:color w:val="FF0000"/>
              </w:rPr>
              <w:t>mengalami</w:t>
            </w:r>
            <w:proofErr w:type="spellEnd"/>
            <w:r w:rsidRPr="00AA0913">
              <w:rPr>
                <w:rFonts w:eastAsia="Calibri" w:cstheme="minorHAnsi"/>
                <w:color w:val="FF0000"/>
              </w:rPr>
              <w:t xml:space="preserve"> </w:t>
            </w:r>
            <w:proofErr w:type="spellStart"/>
            <w:r w:rsidRPr="00AA0913">
              <w:rPr>
                <w:rFonts w:eastAsia="Calibri" w:cstheme="minorHAnsi"/>
                <w:color w:val="FF0000"/>
              </w:rPr>
              <w:t>kesulitan</w:t>
            </w:r>
            <w:proofErr w:type="spellEnd"/>
            <w:r w:rsidRPr="00AA0913">
              <w:rPr>
                <w:rFonts w:eastAsia="Calibri" w:cstheme="minorHAnsi"/>
                <w:color w:val="FF0000"/>
              </w:rPr>
              <w:t xml:space="preserve"> </w:t>
            </w:r>
            <w:proofErr w:type="spellStart"/>
            <w:r w:rsidRPr="00AA0913">
              <w:rPr>
                <w:rFonts w:eastAsia="Calibri" w:cstheme="minorHAnsi"/>
                <w:color w:val="FF0000"/>
              </w:rPr>
              <w:t>dalam</w:t>
            </w:r>
            <w:proofErr w:type="spellEnd"/>
            <w:r w:rsidRPr="00AA0913">
              <w:rPr>
                <w:rFonts w:eastAsia="Calibri" w:cstheme="minorHAnsi"/>
                <w:color w:val="FF0000"/>
              </w:rPr>
              <w:t xml:space="preserve"> </w:t>
            </w:r>
            <w:proofErr w:type="spellStart"/>
            <w:r w:rsidRPr="00AA0913">
              <w:rPr>
                <w:rFonts w:eastAsia="Calibri" w:cstheme="minorHAnsi"/>
                <w:color w:val="FF0000"/>
              </w:rPr>
              <w:t>menyelesaikan</w:t>
            </w:r>
            <w:proofErr w:type="spellEnd"/>
            <w:r w:rsidRPr="00AA0913">
              <w:rPr>
                <w:rFonts w:eastAsia="Calibri" w:cstheme="minorHAnsi"/>
                <w:color w:val="FF0000"/>
              </w:rPr>
              <w:t xml:space="preserve"> </w:t>
            </w:r>
            <w:proofErr w:type="spellStart"/>
            <w:r w:rsidRPr="00AA0913">
              <w:rPr>
                <w:rFonts w:eastAsia="Calibri" w:cstheme="minorHAnsi"/>
                <w:color w:val="FF0000"/>
              </w:rPr>
              <w:t>studi</w:t>
            </w:r>
            <w:proofErr w:type="spellEnd"/>
            <w:r w:rsidRPr="00AA0913">
              <w:rPr>
                <w:rFonts w:eastAsia="Calibri" w:cstheme="minorHAnsi"/>
                <w:color w:val="FF0000"/>
              </w:rPr>
              <w:t xml:space="preserve"> pada </w:t>
            </w:r>
            <w:proofErr w:type="spellStart"/>
            <w:r w:rsidRPr="00AA0913">
              <w:rPr>
                <w:rFonts w:eastAsia="Calibri" w:cstheme="minorHAnsi"/>
                <w:color w:val="FF0000"/>
              </w:rPr>
              <w:t>waktu</w:t>
            </w:r>
            <w:proofErr w:type="spellEnd"/>
            <w:r w:rsidRPr="00AA0913">
              <w:rPr>
                <w:rFonts w:eastAsia="Calibri" w:cstheme="minorHAnsi"/>
                <w:color w:val="FF0000"/>
              </w:rPr>
              <w:t xml:space="preserve"> yang </w:t>
            </w:r>
            <w:proofErr w:type="spellStart"/>
            <w:r w:rsidRPr="00AA0913">
              <w:rPr>
                <w:rFonts w:eastAsia="Calibri" w:cstheme="minorHAnsi"/>
                <w:color w:val="FF0000"/>
              </w:rPr>
              <w:t>tepa</w:t>
            </w:r>
            <w:r w:rsidRPr="00AA0913">
              <w:rPr>
                <w:rFonts w:eastAsia="Calibri" w:cstheme="minorHAnsi"/>
              </w:rPr>
              <w:t>t</w:t>
            </w:r>
            <w:proofErr w:type="spellEnd"/>
            <w:r w:rsidRPr="00AA0913">
              <w:rPr>
                <w:rFonts w:eastAsia="Calibri" w:cstheme="minorHAnsi"/>
              </w:rPr>
              <w:t>.</w:t>
            </w:r>
          </w:p>
        </w:tc>
      </w:tr>
      <w:tr w:rsidR="00AA0913" w:rsidRPr="00AA0913" w14:paraId="0F75E14F" w14:textId="77777777" w:rsidTr="684F255D">
        <w:trPr>
          <w:trHeight w:val="900"/>
        </w:trPr>
        <w:tc>
          <w:tcPr>
            <w:tcW w:w="1170" w:type="dxa"/>
            <w:tcBorders>
              <w:top w:val="nil"/>
              <w:left w:val="single" w:sz="4" w:space="0" w:color="auto"/>
              <w:bottom w:val="single" w:sz="4" w:space="0" w:color="auto"/>
              <w:right w:val="single" w:sz="4" w:space="0" w:color="auto"/>
            </w:tcBorders>
            <w:shd w:val="clear" w:color="auto" w:fill="auto"/>
            <w:hideMark/>
          </w:tcPr>
          <w:p w14:paraId="0F7F47A4"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Keberhasilan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Studi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Mahasiswa</w:t>
            </w:r>
            <w:proofErr w:type="spellEnd"/>
          </w:p>
        </w:tc>
        <w:tc>
          <w:tcPr>
            <w:tcW w:w="3239" w:type="dxa"/>
            <w:tcBorders>
              <w:top w:val="nil"/>
              <w:left w:val="nil"/>
              <w:bottom w:val="single" w:sz="4" w:space="0" w:color="auto"/>
              <w:right w:val="single" w:sz="4" w:space="0" w:color="auto"/>
            </w:tcBorders>
            <w:shd w:val="clear" w:color="auto" w:fill="auto"/>
            <w:hideMark/>
          </w:tcPr>
          <w:p w14:paraId="20EC168D"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Secara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keseluruhan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terdapat</w:t>
            </w:r>
            <w:proofErr w:type="spellEnd"/>
            <w:r w:rsidRPr="00AA0913">
              <w:rPr>
                <w:rFonts w:eastAsia="Times New Roman" w:cstheme="minorHAnsi"/>
                <w:color w:val="000000"/>
              </w:rPr>
              <w:t xml:space="preserve"> 100% </w:t>
            </w:r>
            <w:proofErr w:type="spellStart"/>
            <w:r w:rsidRPr="00AA0913">
              <w:rPr>
                <w:rFonts w:eastAsia="Times New Roman" w:cstheme="minorHAnsi"/>
                <w:color w:val="000000"/>
              </w:rPr>
              <w:t>mahasiswa</w:t>
            </w:r>
            <w:proofErr w:type="spellEnd"/>
            <w:r w:rsidRPr="00AA0913">
              <w:rPr>
                <w:rFonts w:eastAsia="Times New Roman" w:cstheme="minorHAnsi"/>
                <w:color w:val="000000"/>
              </w:rPr>
              <w:t xml:space="preserve"> yang </w:t>
            </w:r>
            <w:proofErr w:type="spellStart"/>
            <w:r w:rsidRPr="00AA0913">
              <w:rPr>
                <w:rFonts w:eastAsia="Times New Roman" w:cstheme="minorHAnsi"/>
                <w:color w:val="000000"/>
              </w:rPr>
              <w:t>berhasil</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menyelesaikan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studinya</w:t>
            </w:r>
            <w:proofErr w:type="spellEnd"/>
            <w:r w:rsidRPr="00AA0913">
              <w:rPr>
                <w:rFonts w:eastAsia="Times New Roman" w:cstheme="minorHAnsi"/>
                <w:color w:val="000000"/>
              </w:rPr>
              <w:t>.</w:t>
            </w:r>
          </w:p>
        </w:tc>
        <w:tc>
          <w:tcPr>
            <w:tcW w:w="4607" w:type="dxa"/>
            <w:tcBorders>
              <w:top w:val="nil"/>
              <w:left w:val="nil"/>
              <w:bottom w:val="single" w:sz="4" w:space="0" w:color="auto"/>
              <w:right w:val="single" w:sz="4" w:space="0" w:color="auto"/>
            </w:tcBorders>
            <w:shd w:val="clear" w:color="auto" w:fill="auto"/>
            <w:noWrap/>
            <w:vAlign w:val="bottom"/>
            <w:hideMark/>
          </w:tcPr>
          <w:p w14:paraId="1C29ED00"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themeColor="text1"/>
              </w:rPr>
              <w:t> </w:t>
            </w:r>
            <w:proofErr w:type="spellStart"/>
            <w:r w:rsidRPr="00AA0913">
              <w:rPr>
                <w:rFonts w:eastAsia="Times New Roman" w:cstheme="minorHAnsi"/>
                <w:color w:val="000000" w:themeColor="text1"/>
              </w:rPr>
              <w:t>Sekalipun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secara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keseluruhan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mahassiswa</w:t>
            </w:r>
            <w:proofErr w:type="spellEnd"/>
            <w:r w:rsidRPr="00AA0913">
              <w:rPr>
                <w:rFonts w:eastAsia="Times New Roman" w:cstheme="minorHAnsi"/>
                <w:color w:val="000000" w:themeColor="text1"/>
              </w:rPr>
              <w:t xml:space="preserve"> PPBM </w:t>
            </w:r>
            <w:proofErr w:type="spellStart"/>
            <w:r w:rsidRPr="00AA0913">
              <w:rPr>
                <w:rFonts w:eastAsia="Times New Roman" w:cstheme="minorHAnsi"/>
                <w:color w:val="000000" w:themeColor="text1"/>
              </w:rPr>
              <w:t>berhasil</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dalam</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menempuh</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studinya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jumlah</w:t>
            </w:r>
            <w:proofErr w:type="spellEnd"/>
            <w:r w:rsidRPr="00AA0913">
              <w:rPr>
                <w:rFonts w:eastAsia="Times New Roman" w:cstheme="minorHAnsi"/>
                <w:color w:val="000000" w:themeColor="text1"/>
              </w:rPr>
              <w:t xml:space="preserve"> intake </w:t>
            </w:r>
            <w:proofErr w:type="spellStart"/>
            <w:r w:rsidRPr="00AA0913">
              <w:rPr>
                <w:rFonts w:eastAsia="Times New Roman" w:cstheme="minorHAnsi"/>
                <w:color w:val="000000" w:themeColor="text1"/>
              </w:rPr>
              <w:t>mahasiswanya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masih</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kecil</w:t>
            </w:r>
            <w:proofErr w:type="spellEnd"/>
            <w:r w:rsidRPr="00AA0913">
              <w:rPr>
                <w:rFonts w:eastAsia="Times New Roman" w:cstheme="minorHAnsi"/>
                <w:color w:val="000000" w:themeColor="text1"/>
              </w:rPr>
              <w:t xml:space="preserve">. </w:t>
            </w:r>
          </w:p>
        </w:tc>
      </w:tr>
      <w:tr w:rsidR="00AA0913" w:rsidRPr="00AA0913" w14:paraId="13AF34E2" w14:textId="77777777" w:rsidTr="684F255D">
        <w:trPr>
          <w:trHeight w:val="600"/>
        </w:trPr>
        <w:tc>
          <w:tcPr>
            <w:tcW w:w="1170" w:type="dxa"/>
            <w:tcBorders>
              <w:top w:val="nil"/>
              <w:left w:val="single" w:sz="4" w:space="0" w:color="auto"/>
              <w:bottom w:val="single" w:sz="4" w:space="0" w:color="auto"/>
              <w:right w:val="single" w:sz="4" w:space="0" w:color="auto"/>
            </w:tcBorders>
            <w:shd w:val="clear" w:color="auto" w:fill="auto"/>
            <w:noWrap/>
            <w:hideMark/>
          </w:tcPr>
          <w:p w14:paraId="3851520A"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lastRenderedPageBreak/>
              <w:t xml:space="preserve">Tracer </w:t>
            </w:r>
            <w:proofErr w:type="spellStart"/>
            <w:r w:rsidRPr="00AA0913">
              <w:rPr>
                <w:rFonts w:eastAsia="Times New Roman" w:cstheme="minorHAnsi"/>
                <w:color w:val="000000"/>
              </w:rPr>
              <w:t>Studi</w:t>
            </w:r>
            <w:proofErr w:type="spellEnd"/>
          </w:p>
        </w:tc>
        <w:tc>
          <w:tcPr>
            <w:tcW w:w="3239" w:type="dxa"/>
            <w:tcBorders>
              <w:top w:val="nil"/>
              <w:left w:val="nil"/>
              <w:bottom w:val="single" w:sz="4" w:space="0" w:color="auto"/>
              <w:right w:val="single" w:sz="4" w:space="0" w:color="auto"/>
            </w:tcBorders>
            <w:shd w:val="clear" w:color="auto" w:fill="auto"/>
            <w:hideMark/>
          </w:tcPr>
          <w:p w14:paraId="22C52845"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Jumlah</w:t>
            </w:r>
            <w:proofErr w:type="spellEnd"/>
            <w:r w:rsidRPr="00AA0913">
              <w:rPr>
                <w:rFonts w:eastAsia="Times New Roman" w:cstheme="minorHAnsi"/>
                <w:color w:val="000000"/>
              </w:rPr>
              <w:t xml:space="preserve"> total </w:t>
            </w:r>
            <w:proofErr w:type="spellStart"/>
            <w:r w:rsidRPr="00AA0913">
              <w:rPr>
                <w:rFonts w:eastAsia="Times New Roman" w:cstheme="minorHAnsi"/>
                <w:color w:val="000000"/>
              </w:rPr>
              <w:t>mahasiswa</w:t>
            </w:r>
            <w:proofErr w:type="spellEnd"/>
            <w:r w:rsidRPr="00AA0913">
              <w:rPr>
                <w:rFonts w:eastAsia="Times New Roman" w:cstheme="minorHAnsi"/>
                <w:color w:val="000000"/>
              </w:rPr>
              <w:t xml:space="preserve"> yang </w:t>
            </w:r>
            <w:proofErr w:type="spellStart"/>
            <w:r w:rsidRPr="00AA0913">
              <w:rPr>
                <w:rFonts w:eastAsia="Times New Roman" w:cstheme="minorHAnsi"/>
                <w:color w:val="000000"/>
              </w:rPr>
              <w:t>terlacak</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adalah</w:t>
            </w:r>
            <w:proofErr w:type="spellEnd"/>
            <w:r w:rsidRPr="00AA0913">
              <w:rPr>
                <w:rFonts w:eastAsia="Times New Roman" w:cstheme="minorHAnsi"/>
                <w:color w:val="000000"/>
              </w:rPr>
              <w:t xml:space="preserve"> 100% </w:t>
            </w:r>
            <w:proofErr w:type="spellStart"/>
            <w:r w:rsidRPr="00AA0913">
              <w:rPr>
                <w:rFonts w:eastAsia="Times New Roman" w:cstheme="minorHAnsi"/>
                <w:color w:val="000000"/>
              </w:rPr>
              <w:t>dari</w:t>
            </w:r>
            <w:proofErr w:type="spellEnd"/>
            <w:r w:rsidRPr="00AA0913">
              <w:rPr>
                <w:rFonts w:eastAsia="Times New Roman" w:cstheme="minorHAnsi"/>
                <w:color w:val="000000"/>
              </w:rPr>
              <w:t xml:space="preserve"> total </w:t>
            </w:r>
            <w:proofErr w:type="spellStart"/>
            <w:r w:rsidRPr="00AA0913">
              <w:rPr>
                <w:rFonts w:eastAsia="Times New Roman" w:cstheme="minorHAnsi"/>
                <w:color w:val="000000"/>
              </w:rPr>
              <w:t>lulusan</w:t>
            </w:r>
            <w:proofErr w:type="spellEnd"/>
            <w:r w:rsidRPr="00AA0913">
              <w:rPr>
                <w:rFonts w:eastAsia="Times New Roman" w:cstheme="minorHAnsi"/>
                <w:color w:val="000000"/>
              </w:rPr>
              <w:t>.</w:t>
            </w:r>
          </w:p>
        </w:tc>
        <w:tc>
          <w:tcPr>
            <w:tcW w:w="4607" w:type="dxa"/>
            <w:tcBorders>
              <w:top w:val="nil"/>
              <w:left w:val="nil"/>
              <w:bottom w:val="single" w:sz="4" w:space="0" w:color="auto"/>
              <w:right w:val="single" w:sz="4" w:space="0" w:color="auto"/>
            </w:tcBorders>
            <w:shd w:val="clear" w:color="auto" w:fill="auto"/>
            <w:noWrap/>
            <w:vAlign w:val="bottom"/>
            <w:hideMark/>
          </w:tcPr>
          <w:p w14:paraId="00A6A25B"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themeColor="text1"/>
              </w:rPr>
              <w:t>Jumlah</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responden</w:t>
            </w:r>
            <w:proofErr w:type="spellEnd"/>
            <w:r w:rsidRPr="00AA0913">
              <w:rPr>
                <w:rFonts w:eastAsia="Times New Roman" w:cstheme="minorHAnsi"/>
                <w:color w:val="000000" w:themeColor="text1"/>
              </w:rPr>
              <w:t xml:space="preserve"> yang </w:t>
            </w:r>
            <w:proofErr w:type="spellStart"/>
            <w:r w:rsidRPr="00AA0913">
              <w:rPr>
                <w:rFonts w:eastAsia="Times New Roman" w:cstheme="minorHAnsi"/>
                <w:color w:val="000000" w:themeColor="text1"/>
              </w:rPr>
              <w:t>terlibat</w:t>
            </w:r>
            <w:proofErr w:type="spellEnd"/>
            <w:r w:rsidRPr="00AA0913">
              <w:rPr>
                <w:rFonts w:eastAsia="Times New Roman" w:cstheme="minorHAnsi"/>
                <w:color w:val="000000" w:themeColor="text1"/>
              </w:rPr>
              <w:t xml:space="preserve"> pada tracer study </w:t>
            </w:r>
            <w:proofErr w:type="spellStart"/>
            <w:r w:rsidRPr="00AA0913">
              <w:rPr>
                <w:rFonts w:eastAsia="Times New Roman" w:cstheme="minorHAnsi"/>
                <w:color w:val="000000" w:themeColor="text1"/>
              </w:rPr>
              <w:t>masih</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relatif</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kecil</w:t>
            </w:r>
            <w:proofErr w:type="spellEnd"/>
            <w:r w:rsidRPr="00AA0913">
              <w:rPr>
                <w:rFonts w:eastAsia="Times New Roman" w:cstheme="minorHAnsi"/>
                <w:color w:val="000000" w:themeColor="text1"/>
              </w:rPr>
              <w:t>.</w:t>
            </w:r>
          </w:p>
        </w:tc>
      </w:tr>
      <w:tr w:rsidR="00AA0913" w:rsidRPr="00AA0913" w14:paraId="7C2CC719" w14:textId="77777777" w:rsidTr="0EEE6D1C">
        <w:trPr>
          <w:trHeight w:val="1500"/>
        </w:trPr>
        <w:tc>
          <w:tcPr>
            <w:tcW w:w="1170" w:type="dxa"/>
            <w:tcBorders>
              <w:top w:val="nil"/>
              <w:left w:val="single" w:sz="4" w:space="0" w:color="auto"/>
              <w:bottom w:val="single" w:sz="4" w:space="0" w:color="auto"/>
              <w:right w:val="single" w:sz="4" w:space="0" w:color="auto"/>
            </w:tcBorders>
            <w:shd w:val="clear" w:color="auto" w:fill="auto"/>
            <w:hideMark/>
          </w:tcPr>
          <w:p w14:paraId="438C81F1"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Waktu </w:t>
            </w:r>
            <w:proofErr w:type="spellStart"/>
            <w:r w:rsidRPr="00AA0913">
              <w:rPr>
                <w:rFonts w:eastAsia="Times New Roman" w:cstheme="minorHAnsi"/>
                <w:color w:val="000000"/>
              </w:rPr>
              <w:t>Tunggu</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Mendapatkan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Pekerjaan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Pertama</w:t>
            </w:r>
            <w:proofErr w:type="spellEnd"/>
          </w:p>
        </w:tc>
        <w:tc>
          <w:tcPr>
            <w:tcW w:w="3239" w:type="dxa"/>
            <w:tcBorders>
              <w:top w:val="nil"/>
              <w:left w:val="nil"/>
              <w:bottom w:val="single" w:sz="4" w:space="0" w:color="auto"/>
              <w:right w:val="single" w:sz="4" w:space="0" w:color="auto"/>
            </w:tcBorders>
            <w:shd w:val="clear" w:color="auto" w:fill="FFFF00"/>
            <w:hideMark/>
          </w:tcPr>
          <w:p w14:paraId="0061D69B"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Dari </w:t>
            </w:r>
            <w:proofErr w:type="spellStart"/>
            <w:r w:rsidRPr="00AA0913">
              <w:rPr>
                <w:rFonts w:eastAsia="Times New Roman" w:cstheme="minorHAnsi"/>
                <w:color w:val="000000"/>
              </w:rPr>
              <w:t>jumlah</w:t>
            </w:r>
            <w:proofErr w:type="spellEnd"/>
            <w:r w:rsidRPr="00AA0913">
              <w:rPr>
                <w:rFonts w:eastAsia="Times New Roman" w:cstheme="minorHAnsi"/>
                <w:color w:val="000000"/>
              </w:rPr>
              <w:t xml:space="preserve"> total alumni yang </w:t>
            </w:r>
            <w:proofErr w:type="spellStart"/>
            <w:r w:rsidRPr="00AA0913">
              <w:rPr>
                <w:rFonts w:eastAsia="Times New Roman" w:cstheme="minorHAnsi"/>
                <w:color w:val="000000"/>
              </w:rPr>
              <w:t>terlacak</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terdapat</w:t>
            </w:r>
            <w:proofErr w:type="spellEnd"/>
            <w:r w:rsidRPr="00AA0913">
              <w:rPr>
                <w:rFonts w:eastAsia="Times New Roman" w:cstheme="minorHAnsi"/>
                <w:color w:val="000000"/>
              </w:rPr>
              <w:t xml:space="preserve"> 67% alumni yang </w:t>
            </w:r>
            <w:proofErr w:type="spellStart"/>
            <w:r w:rsidRPr="00AA0913">
              <w:rPr>
                <w:rFonts w:eastAsia="Times New Roman" w:cstheme="minorHAnsi"/>
                <w:color w:val="000000"/>
              </w:rPr>
              <w:t>mendapatkan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pekerjaan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dalam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kurun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waktu</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kurang</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dari</w:t>
            </w:r>
            <w:proofErr w:type="spellEnd"/>
            <w:r w:rsidRPr="00AA0913">
              <w:rPr>
                <w:rFonts w:eastAsia="Times New Roman" w:cstheme="minorHAnsi"/>
                <w:color w:val="000000"/>
              </w:rPr>
              <w:t xml:space="preserve"> 6 </w:t>
            </w:r>
            <w:proofErr w:type="spellStart"/>
            <w:r w:rsidRPr="00AA0913">
              <w:rPr>
                <w:rFonts w:eastAsia="Times New Roman" w:cstheme="minorHAnsi"/>
                <w:color w:val="000000"/>
              </w:rPr>
              <w:t>bulan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Temuan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tersebut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dapat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dikategorikan</w:t>
            </w:r>
            <w:proofErr w:type="spellEnd"/>
            <w:r w:rsidRPr="00AA0913">
              <w:rPr>
                <w:rFonts w:eastAsia="Times New Roman" w:cstheme="minorHAnsi"/>
                <w:color w:val="000000"/>
              </w:rPr>
              <w:t xml:space="preserve"> </w:t>
            </w:r>
            <w:proofErr w:type="spellStart"/>
            <w:r w:rsidRPr="00AA0913">
              <w:rPr>
                <w:rFonts w:eastAsia="Times New Roman" w:cstheme="minorHAnsi"/>
                <w:b/>
                <w:bCs/>
                <w:color w:val="000000"/>
              </w:rPr>
              <w:t>cukup</w:t>
            </w:r>
            <w:proofErr w:type="spellEnd"/>
            <w:r w:rsidRPr="00AA0913">
              <w:rPr>
                <w:rFonts w:eastAsia="Times New Roman" w:cstheme="minorHAnsi"/>
                <w:b/>
                <w:bCs/>
                <w:color w:val="000000"/>
              </w:rPr>
              <w:t xml:space="preserve"> </w:t>
            </w:r>
            <w:proofErr w:type="spellStart"/>
            <w:r w:rsidRPr="00AA0913">
              <w:rPr>
                <w:rFonts w:eastAsia="Times New Roman" w:cstheme="minorHAnsi"/>
                <w:b/>
                <w:bCs/>
                <w:color w:val="000000"/>
              </w:rPr>
              <w:t>baik</w:t>
            </w:r>
            <w:proofErr w:type="spellEnd"/>
            <w:r w:rsidRPr="00AA0913">
              <w:rPr>
                <w:rFonts w:eastAsia="Times New Roman" w:cstheme="minorHAnsi"/>
                <w:color w:val="000000"/>
              </w:rPr>
              <w:t>.</w:t>
            </w:r>
          </w:p>
        </w:tc>
        <w:tc>
          <w:tcPr>
            <w:tcW w:w="4607" w:type="dxa"/>
            <w:tcBorders>
              <w:top w:val="nil"/>
              <w:left w:val="nil"/>
              <w:bottom w:val="single" w:sz="4" w:space="0" w:color="auto"/>
              <w:right w:val="single" w:sz="4" w:space="0" w:color="auto"/>
            </w:tcBorders>
            <w:shd w:val="clear" w:color="auto" w:fill="auto"/>
            <w:noWrap/>
            <w:vAlign w:val="bottom"/>
            <w:hideMark/>
          </w:tcPr>
          <w:p w14:paraId="44729E39" w14:textId="77777777" w:rsidR="00AA0913" w:rsidRPr="00AA0913" w:rsidRDefault="00AA0913" w:rsidP="00AA0913">
            <w:pPr>
              <w:spacing w:after="0" w:line="240" w:lineRule="auto"/>
              <w:rPr>
                <w:rFonts w:eastAsia="Calibri" w:cstheme="minorHAnsi"/>
              </w:rPr>
            </w:pPr>
            <w:proofErr w:type="spellStart"/>
            <w:r w:rsidRPr="00AA0913">
              <w:rPr>
                <w:rFonts w:eastAsia="Times New Roman" w:cstheme="minorHAnsi"/>
                <w:color w:val="000000" w:themeColor="text1"/>
              </w:rPr>
              <w:t>Minimnya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i</w:t>
            </w:r>
            <w:r w:rsidRPr="00AA0913">
              <w:rPr>
                <w:rFonts w:eastAsia="Calibri" w:cstheme="minorHAnsi"/>
              </w:rPr>
              <w:t>nformasi</w:t>
            </w:r>
            <w:proofErr w:type="spellEnd"/>
            <w:r w:rsidRPr="00AA0913">
              <w:rPr>
                <w:rFonts w:eastAsia="Calibri" w:cstheme="minorHAnsi"/>
              </w:rPr>
              <w:t xml:space="preserve"> </w:t>
            </w:r>
            <w:proofErr w:type="spellStart"/>
            <w:r w:rsidRPr="00AA0913">
              <w:rPr>
                <w:rFonts w:eastAsia="Calibri" w:cstheme="minorHAnsi"/>
              </w:rPr>
              <w:t>mengenai</w:t>
            </w:r>
            <w:proofErr w:type="spellEnd"/>
            <w:r w:rsidRPr="00AA0913">
              <w:rPr>
                <w:rFonts w:eastAsia="Calibri" w:cstheme="minorHAnsi"/>
              </w:rPr>
              <w:t xml:space="preserve"> </w:t>
            </w:r>
            <w:proofErr w:type="spellStart"/>
            <w:r w:rsidRPr="00AA0913">
              <w:rPr>
                <w:rFonts w:eastAsia="Calibri" w:cstheme="minorHAnsi"/>
              </w:rPr>
              <w:t>kualitas</w:t>
            </w:r>
            <w:proofErr w:type="spellEnd"/>
            <w:r w:rsidRPr="00AA0913">
              <w:rPr>
                <w:rFonts w:eastAsia="Calibri" w:cstheme="minorHAnsi"/>
              </w:rPr>
              <w:t xml:space="preserve"> </w:t>
            </w:r>
            <w:proofErr w:type="spellStart"/>
            <w:r w:rsidRPr="00AA0913">
              <w:rPr>
                <w:rFonts w:eastAsia="Calibri" w:cstheme="minorHAnsi"/>
              </w:rPr>
              <w:t>pekerjaan</w:t>
            </w:r>
            <w:proofErr w:type="spellEnd"/>
            <w:r w:rsidRPr="00AA0913">
              <w:rPr>
                <w:rFonts w:eastAsia="Calibri" w:cstheme="minorHAnsi"/>
              </w:rPr>
              <w:t xml:space="preserve"> yang </w:t>
            </w:r>
            <w:proofErr w:type="spellStart"/>
            <w:r w:rsidRPr="00AA0913">
              <w:rPr>
                <w:rFonts w:eastAsia="Calibri" w:cstheme="minorHAnsi"/>
              </w:rPr>
              <w:t>ditempati</w:t>
            </w:r>
            <w:proofErr w:type="spellEnd"/>
            <w:r w:rsidRPr="00AA0913">
              <w:rPr>
                <w:rFonts w:eastAsia="Calibri" w:cstheme="minorHAnsi"/>
              </w:rPr>
              <w:t xml:space="preserve"> oleh </w:t>
            </w:r>
            <w:proofErr w:type="spellStart"/>
            <w:r w:rsidRPr="00AA0913">
              <w:rPr>
                <w:rFonts w:eastAsia="Calibri" w:cstheme="minorHAnsi"/>
              </w:rPr>
              <w:t>lulusan</w:t>
            </w:r>
            <w:proofErr w:type="spellEnd"/>
            <w:r w:rsidRPr="00AA0913">
              <w:rPr>
                <w:rFonts w:eastAsia="Calibri" w:cstheme="minorHAnsi"/>
              </w:rPr>
              <w:t xml:space="preserve">, </w:t>
            </w:r>
            <w:proofErr w:type="spellStart"/>
            <w:r w:rsidRPr="00AA0913">
              <w:rPr>
                <w:rFonts w:eastAsia="Calibri" w:cstheme="minorHAnsi"/>
              </w:rPr>
              <w:t>misalnya</w:t>
            </w:r>
            <w:proofErr w:type="spellEnd"/>
            <w:r w:rsidRPr="00AA0913">
              <w:rPr>
                <w:rFonts w:eastAsia="Calibri" w:cstheme="minorHAnsi"/>
              </w:rPr>
              <w:t xml:space="preserve"> </w:t>
            </w:r>
            <w:proofErr w:type="spellStart"/>
            <w:r w:rsidRPr="00AA0913">
              <w:rPr>
                <w:rFonts w:eastAsia="Calibri" w:cstheme="minorHAnsi"/>
              </w:rPr>
              <w:t>gaji</w:t>
            </w:r>
            <w:proofErr w:type="spellEnd"/>
            <w:r w:rsidRPr="00AA0913">
              <w:rPr>
                <w:rFonts w:eastAsia="Calibri" w:cstheme="minorHAnsi"/>
              </w:rPr>
              <w:t xml:space="preserve"> yang </w:t>
            </w:r>
            <w:proofErr w:type="spellStart"/>
            <w:r w:rsidRPr="00AA0913">
              <w:rPr>
                <w:rFonts w:eastAsia="Calibri" w:cstheme="minorHAnsi"/>
              </w:rPr>
              <w:t>diterima</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kesejahteraan</w:t>
            </w:r>
            <w:proofErr w:type="spellEnd"/>
            <w:r w:rsidRPr="00AA0913">
              <w:rPr>
                <w:rFonts w:eastAsia="Calibri" w:cstheme="minorHAnsi"/>
              </w:rPr>
              <w:t xml:space="preserve"> </w:t>
            </w:r>
            <w:proofErr w:type="spellStart"/>
            <w:r w:rsidRPr="00AA0913">
              <w:rPr>
                <w:rFonts w:eastAsia="Calibri" w:cstheme="minorHAnsi"/>
              </w:rPr>
              <w:t>kerja</w:t>
            </w:r>
            <w:proofErr w:type="spellEnd"/>
            <w:r w:rsidRPr="00AA0913">
              <w:rPr>
                <w:rFonts w:eastAsia="Calibri" w:cstheme="minorHAnsi"/>
              </w:rPr>
              <w:t xml:space="preserve"> </w:t>
            </w:r>
            <w:proofErr w:type="spellStart"/>
            <w:r w:rsidRPr="00AA0913">
              <w:rPr>
                <w:rFonts w:eastAsia="Calibri" w:cstheme="minorHAnsi"/>
              </w:rPr>
              <w:t>lainnya</w:t>
            </w:r>
            <w:proofErr w:type="spellEnd"/>
            <w:r w:rsidRPr="00AA0913">
              <w:rPr>
                <w:rFonts w:eastAsia="Calibri" w:cstheme="minorHAnsi"/>
              </w:rPr>
              <w:t xml:space="preserve">. </w:t>
            </w:r>
            <w:proofErr w:type="spellStart"/>
            <w:r w:rsidRPr="00AA0913">
              <w:rPr>
                <w:rFonts w:eastAsia="Calibri" w:cstheme="minorHAnsi"/>
              </w:rPr>
              <w:t>Informasi</w:t>
            </w:r>
            <w:proofErr w:type="spellEnd"/>
            <w:r w:rsidRPr="00AA0913">
              <w:rPr>
                <w:rFonts w:eastAsia="Calibri" w:cstheme="minorHAnsi"/>
              </w:rPr>
              <w:t xml:space="preserve"> </w:t>
            </w:r>
            <w:proofErr w:type="spellStart"/>
            <w:r w:rsidRPr="00AA0913">
              <w:rPr>
                <w:rFonts w:eastAsia="Calibri" w:cstheme="minorHAnsi"/>
              </w:rPr>
              <w:t>ini</w:t>
            </w:r>
            <w:proofErr w:type="spellEnd"/>
            <w:r w:rsidRPr="00AA0913">
              <w:rPr>
                <w:rFonts w:eastAsia="Calibri" w:cstheme="minorHAnsi"/>
              </w:rPr>
              <w:t xml:space="preserve"> </w:t>
            </w:r>
            <w:proofErr w:type="spellStart"/>
            <w:r w:rsidRPr="00AA0913">
              <w:rPr>
                <w:rFonts w:eastAsia="Calibri" w:cstheme="minorHAnsi"/>
              </w:rPr>
              <w:t>penting</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mengevaluasi</w:t>
            </w:r>
            <w:proofErr w:type="spellEnd"/>
            <w:r w:rsidRPr="00AA0913">
              <w:rPr>
                <w:rFonts w:eastAsia="Calibri" w:cstheme="minorHAnsi"/>
              </w:rPr>
              <w:t xml:space="preserve"> </w:t>
            </w:r>
            <w:proofErr w:type="spellStart"/>
            <w:r w:rsidRPr="00AA0913">
              <w:rPr>
                <w:rFonts w:eastAsia="Calibri" w:cstheme="minorHAnsi"/>
              </w:rPr>
              <w:t>apakah</w:t>
            </w:r>
            <w:proofErr w:type="spellEnd"/>
            <w:r w:rsidRPr="00AA0913">
              <w:rPr>
                <w:rFonts w:eastAsia="Calibri" w:cstheme="minorHAnsi"/>
              </w:rPr>
              <w:t xml:space="preserve"> program </w:t>
            </w:r>
            <w:proofErr w:type="spellStart"/>
            <w:r w:rsidRPr="00AA0913">
              <w:rPr>
                <w:rFonts w:eastAsia="Calibri" w:cstheme="minorHAnsi"/>
              </w:rPr>
              <w:t>studi</w:t>
            </w:r>
            <w:proofErr w:type="spellEnd"/>
            <w:r w:rsidRPr="00AA0913">
              <w:rPr>
                <w:rFonts w:eastAsia="Calibri" w:cstheme="minorHAnsi"/>
              </w:rPr>
              <w:t xml:space="preserve"> yang </w:t>
            </w:r>
            <w:proofErr w:type="spellStart"/>
            <w:r w:rsidRPr="00AA0913">
              <w:rPr>
                <w:rFonts w:eastAsia="Calibri" w:cstheme="minorHAnsi"/>
              </w:rPr>
              <w:t>diambil</w:t>
            </w:r>
            <w:proofErr w:type="spellEnd"/>
            <w:r w:rsidRPr="00AA0913">
              <w:rPr>
                <w:rFonts w:eastAsia="Calibri" w:cstheme="minorHAnsi"/>
              </w:rPr>
              <w:t xml:space="preserve"> </w:t>
            </w:r>
            <w:proofErr w:type="spellStart"/>
            <w:r w:rsidRPr="00AA0913">
              <w:rPr>
                <w:rFonts w:eastAsia="Calibri" w:cstheme="minorHAnsi"/>
              </w:rPr>
              <w:t>telah</w:t>
            </w:r>
            <w:proofErr w:type="spellEnd"/>
            <w:r w:rsidRPr="00AA0913">
              <w:rPr>
                <w:rFonts w:eastAsia="Calibri" w:cstheme="minorHAnsi"/>
              </w:rPr>
              <w:t xml:space="preserve"> </w:t>
            </w:r>
            <w:proofErr w:type="spellStart"/>
            <w:r w:rsidRPr="00AA0913">
              <w:rPr>
                <w:rFonts w:eastAsia="Calibri" w:cstheme="minorHAnsi"/>
              </w:rPr>
              <w:t>memberikan</w:t>
            </w:r>
            <w:proofErr w:type="spellEnd"/>
            <w:r w:rsidRPr="00AA0913">
              <w:rPr>
                <w:rFonts w:eastAsia="Calibri" w:cstheme="minorHAnsi"/>
              </w:rPr>
              <w:t xml:space="preserve"> </w:t>
            </w:r>
            <w:proofErr w:type="spellStart"/>
            <w:r w:rsidRPr="00AA0913">
              <w:rPr>
                <w:rFonts w:eastAsia="Calibri" w:cstheme="minorHAnsi"/>
              </w:rPr>
              <w:t>nilai</w:t>
            </w:r>
            <w:proofErr w:type="spellEnd"/>
            <w:r w:rsidRPr="00AA0913">
              <w:rPr>
                <w:rFonts w:eastAsia="Calibri" w:cstheme="minorHAnsi"/>
              </w:rPr>
              <w:t xml:space="preserve"> </w:t>
            </w:r>
            <w:proofErr w:type="spellStart"/>
            <w:r w:rsidRPr="00AA0913">
              <w:rPr>
                <w:rFonts w:eastAsia="Calibri" w:cstheme="minorHAnsi"/>
              </w:rPr>
              <w:t>tambah</w:t>
            </w:r>
            <w:proofErr w:type="spellEnd"/>
            <w:r w:rsidRPr="00AA0913">
              <w:rPr>
                <w:rFonts w:eastAsia="Calibri" w:cstheme="minorHAnsi"/>
              </w:rPr>
              <w:t xml:space="preserve"> </w:t>
            </w:r>
            <w:proofErr w:type="spellStart"/>
            <w:r w:rsidRPr="00AA0913">
              <w:rPr>
                <w:rFonts w:eastAsia="Calibri" w:cstheme="minorHAnsi"/>
              </w:rPr>
              <w:t>bagi</w:t>
            </w:r>
            <w:proofErr w:type="spellEnd"/>
            <w:r w:rsidRPr="00AA0913">
              <w:rPr>
                <w:rFonts w:eastAsia="Calibri" w:cstheme="minorHAnsi"/>
              </w:rPr>
              <w:t xml:space="preserve"> </w:t>
            </w:r>
            <w:proofErr w:type="spellStart"/>
            <w:r w:rsidRPr="00AA0913">
              <w:rPr>
                <w:rFonts w:eastAsia="Calibri" w:cstheme="minorHAnsi"/>
              </w:rPr>
              <w:t>lulusan</w:t>
            </w:r>
            <w:proofErr w:type="spellEnd"/>
            <w:r w:rsidRPr="00AA0913">
              <w:rPr>
                <w:rFonts w:eastAsia="Calibri" w:cstheme="minorHAnsi"/>
              </w:rPr>
              <w:t xml:space="preserve"> </w:t>
            </w:r>
            <w:proofErr w:type="spellStart"/>
            <w:r w:rsidRPr="00AA0913">
              <w:rPr>
                <w:rFonts w:eastAsia="Calibri" w:cstheme="minorHAnsi"/>
              </w:rPr>
              <w:t>dalam</w:t>
            </w:r>
            <w:proofErr w:type="spellEnd"/>
            <w:r w:rsidRPr="00AA0913">
              <w:rPr>
                <w:rFonts w:eastAsia="Calibri" w:cstheme="minorHAnsi"/>
              </w:rPr>
              <w:t xml:space="preserve"> </w:t>
            </w:r>
            <w:proofErr w:type="spellStart"/>
            <w:r w:rsidRPr="00AA0913">
              <w:rPr>
                <w:rFonts w:eastAsia="Calibri" w:cstheme="minorHAnsi"/>
              </w:rPr>
              <w:t>hal</w:t>
            </w:r>
            <w:proofErr w:type="spellEnd"/>
            <w:r w:rsidRPr="00AA0913">
              <w:rPr>
                <w:rFonts w:eastAsia="Calibri" w:cstheme="minorHAnsi"/>
              </w:rPr>
              <w:t xml:space="preserve"> </w:t>
            </w:r>
            <w:proofErr w:type="spellStart"/>
            <w:r w:rsidRPr="00AA0913">
              <w:rPr>
                <w:rFonts w:eastAsia="Calibri" w:cstheme="minorHAnsi"/>
              </w:rPr>
              <w:t>pengembangan</w:t>
            </w:r>
            <w:proofErr w:type="spellEnd"/>
            <w:r w:rsidRPr="00AA0913">
              <w:rPr>
                <w:rFonts w:eastAsia="Calibri" w:cstheme="minorHAnsi"/>
              </w:rPr>
              <w:t xml:space="preserve"> </w:t>
            </w:r>
            <w:proofErr w:type="spellStart"/>
            <w:r w:rsidRPr="00AA0913">
              <w:rPr>
                <w:rFonts w:eastAsia="Calibri" w:cstheme="minorHAnsi"/>
              </w:rPr>
              <w:t>karir</w:t>
            </w:r>
            <w:proofErr w:type="spellEnd"/>
            <w:r w:rsidRPr="00AA0913">
              <w:rPr>
                <w:rFonts w:eastAsia="Calibri" w:cstheme="minorHAnsi"/>
              </w:rPr>
              <w:t xml:space="preserve"> dan </w:t>
            </w:r>
            <w:proofErr w:type="spellStart"/>
            <w:r w:rsidRPr="00AA0913">
              <w:rPr>
                <w:rFonts w:eastAsia="Calibri" w:cstheme="minorHAnsi"/>
              </w:rPr>
              <w:t>kesejahteraan</w:t>
            </w:r>
            <w:proofErr w:type="spellEnd"/>
            <w:r w:rsidRPr="00AA0913">
              <w:rPr>
                <w:rFonts w:eastAsia="Calibri" w:cstheme="minorHAnsi"/>
              </w:rPr>
              <w:t xml:space="preserve"> </w:t>
            </w:r>
            <w:proofErr w:type="spellStart"/>
            <w:r w:rsidRPr="00AA0913">
              <w:rPr>
                <w:rFonts w:eastAsia="Calibri" w:cstheme="minorHAnsi"/>
              </w:rPr>
              <w:t>hidup</w:t>
            </w:r>
            <w:proofErr w:type="spellEnd"/>
          </w:p>
        </w:tc>
      </w:tr>
      <w:tr w:rsidR="00AA0913" w:rsidRPr="00AA0913" w14:paraId="0639731B" w14:textId="77777777" w:rsidTr="430379B8">
        <w:trPr>
          <w:trHeight w:val="300"/>
        </w:trPr>
        <w:tc>
          <w:tcPr>
            <w:tcW w:w="1170" w:type="dxa"/>
            <w:tcBorders>
              <w:top w:val="nil"/>
              <w:left w:val="single" w:sz="4" w:space="0" w:color="auto"/>
              <w:bottom w:val="single" w:sz="4" w:space="0" w:color="auto"/>
              <w:right w:val="single" w:sz="4" w:space="0" w:color="auto"/>
            </w:tcBorders>
            <w:shd w:val="clear" w:color="auto" w:fill="auto"/>
            <w:noWrap/>
            <w:vAlign w:val="bottom"/>
            <w:hideMark/>
          </w:tcPr>
          <w:p w14:paraId="5CDF02DD"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Tingkat </w:t>
            </w:r>
            <w:proofErr w:type="spellStart"/>
            <w:r w:rsidRPr="00AA0913">
              <w:rPr>
                <w:rFonts w:eastAsia="Times New Roman" w:cstheme="minorHAnsi"/>
                <w:color w:val="000000"/>
              </w:rPr>
              <w:t>Relevansi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Pekerjaan</w:t>
            </w:r>
            <w:proofErr w:type="spellEnd"/>
          </w:p>
        </w:tc>
        <w:tc>
          <w:tcPr>
            <w:tcW w:w="3239" w:type="dxa"/>
            <w:tcBorders>
              <w:top w:val="nil"/>
              <w:left w:val="nil"/>
              <w:bottom w:val="single" w:sz="4" w:space="0" w:color="auto"/>
              <w:right w:val="single" w:sz="4" w:space="0" w:color="auto"/>
            </w:tcBorders>
            <w:shd w:val="clear" w:color="auto" w:fill="auto"/>
            <w:noWrap/>
            <w:vAlign w:val="bottom"/>
            <w:hideMark/>
          </w:tcPr>
          <w:p w14:paraId="727DD0FE" w14:textId="77777777" w:rsidR="00AA0913" w:rsidRPr="00AA0913" w:rsidRDefault="00AA0913" w:rsidP="00AA0913">
            <w:pPr>
              <w:spacing w:after="0" w:line="240" w:lineRule="auto"/>
              <w:rPr>
                <w:rFonts w:eastAsia="Calibri" w:cstheme="minorHAnsi"/>
              </w:rPr>
            </w:pPr>
            <w:r w:rsidRPr="00AA0913">
              <w:rPr>
                <w:rFonts w:eastAsia="Times New Roman" w:cstheme="minorHAnsi"/>
                <w:color w:val="000000" w:themeColor="text1"/>
              </w:rPr>
              <w:t> </w:t>
            </w:r>
            <w:proofErr w:type="spellStart"/>
            <w:r w:rsidRPr="00AA0913">
              <w:rPr>
                <w:rFonts w:eastAsia="Calibri" w:cstheme="minorHAnsi"/>
              </w:rPr>
              <w:t>Pengukuran</w:t>
            </w:r>
            <w:proofErr w:type="spellEnd"/>
            <w:r w:rsidRPr="00AA0913">
              <w:rPr>
                <w:rFonts w:eastAsia="Calibri" w:cstheme="minorHAnsi"/>
              </w:rPr>
              <w:t xml:space="preserve"> </w:t>
            </w:r>
            <w:proofErr w:type="spellStart"/>
            <w:r w:rsidRPr="00AA0913">
              <w:rPr>
                <w:rFonts w:eastAsia="Calibri" w:cstheme="minorHAnsi"/>
              </w:rPr>
              <w:t>tingkat</w:t>
            </w:r>
            <w:proofErr w:type="spellEnd"/>
            <w:r w:rsidRPr="00AA0913">
              <w:rPr>
                <w:rFonts w:eastAsia="Calibri" w:cstheme="minorHAnsi"/>
              </w:rPr>
              <w:t xml:space="preserve"> </w:t>
            </w:r>
            <w:proofErr w:type="spellStart"/>
            <w:r w:rsidRPr="00AA0913">
              <w:rPr>
                <w:rFonts w:eastAsia="Calibri" w:cstheme="minorHAnsi"/>
              </w:rPr>
              <w:t>relevansi</w:t>
            </w:r>
            <w:proofErr w:type="spellEnd"/>
            <w:r w:rsidRPr="00AA0913">
              <w:rPr>
                <w:rFonts w:eastAsia="Calibri" w:cstheme="minorHAnsi"/>
              </w:rPr>
              <w:t xml:space="preserve"> </w:t>
            </w:r>
            <w:proofErr w:type="spellStart"/>
            <w:r w:rsidRPr="00AA0913">
              <w:rPr>
                <w:rFonts w:eastAsia="Calibri" w:cstheme="minorHAnsi"/>
              </w:rPr>
              <w:t>bidang</w:t>
            </w:r>
            <w:proofErr w:type="spellEnd"/>
            <w:r w:rsidRPr="00AA0913">
              <w:rPr>
                <w:rFonts w:eastAsia="Calibri" w:cstheme="minorHAnsi"/>
              </w:rPr>
              <w:t xml:space="preserve"> </w:t>
            </w:r>
            <w:proofErr w:type="spellStart"/>
            <w:r w:rsidRPr="00AA0913">
              <w:rPr>
                <w:rFonts w:eastAsia="Calibri" w:cstheme="minorHAnsi"/>
              </w:rPr>
              <w:t>kerja</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PPBM </w:t>
            </w:r>
            <w:proofErr w:type="spellStart"/>
            <w:r w:rsidRPr="00AA0913">
              <w:rPr>
                <w:rFonts w:eastAsia="Calibri" w:cstheme="minorHAnsi"/>
              </w:rPr>
              <w:t>telah</w:t>
            </w:r>
            <w:proofErr w:type="spellEnd"/>
            <w:r w:rsidRPr="00AA0913">
              <w:rPr>
                <w:rFonts w:eastAsia="Calibri" w:cstheme="minorHAnsi"/>
              </w:rPr>
              <w:t xml:space="preserve"> </w:t>
            </w:r>
            <w:proofErr w:type="spellStart"/>
            <w:r w:rsidRPr="00AA0913">
              <w:rPr>
                <w:rFonts w:eastAsia="Calibri" w:cstheme="minorHAnsi"/>
              </w:rPr>
              <w:t>dijalankan</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diidentifikasi</w:t>
            </w:r>
            <w:proofErr w:type="spellEnd"/>
            <w:r w:rsidRPr="00AA0913">
              <w:rPr>
                <w:rFonts w:eastAsia="Calibri" w:cstheme="minorHAnsi"/>
              </w:rPr>
              <w:t xml:space="preserve"> </w:t>
            </w:r>
            <w:proofErr w:type="spellStart"/>
            <w:r w:rsidRPr="00AA0913">
              <w:rPr>
                <w:rFonts w:eastAsia="Calibri" w:cstheme="minorHAnsi"/>
              </w:rPr>
              <w:t>relevansi</w:t>
            </w:r>
            <w:proofErr w:type="spellEnd"/>
            <w:r w:rsidRPr="00AA0913">
              <w:rPr>
                <w:rFonts w:eastAsia="Calibri" w:cstheme="minorHAnsi"/>
              </w:rPr>
              <w:t xml:space="preserve"> </w:t>
            </w:r>
            <w:proofErr w:type="spellStart"/>
            <w:r w:rsidRPr="00AA0913">
              <w:rPr>
                <w:rFonts w:eastAsia="Calibri" w:cstheme="minorHAnsi"/>
              </w:rPr>
              <w:t>pekerjaan</w:t>
            </w:r>
            <w:proofErr w:type="spellEnd"/>
            <w:r w:rsidRPr="00AA0913">
              <w:rPr>
                <w:rFonts w:eastAsia="Calibri" w:cstheme="minorHAnsi"/>
              </w:rPr>
              <w:t xml:space="preserve"> yang </w:t>
            </w:r>
            <w:proofErr w:type="spellStart"/>
            <w:r w:rsidRPr="00AA0913">
              <w:rPr>
                <w:rFonts w:eastAsia="Calibri" w:cstheme="minorHAnsi"/>
              </w:rPr>
              <w:t>ditekuni</w:t>
            </w:r>
            <w:proofErr w:type="spellEnd"/>
            <w:r w:rsidRPr="00AA0913">
              <w:rPr>
                <w:rFonts w:eastAsia="Calibri" w:cstheme="minorHAnsi"/>
              </w:rPr>
              <w:t xml:space="preserve">. Hasil </w:t>
            </w:r>
            <w:proofErr w:type="spellStart"/>
            <w:r w:rsidRPr="00AA0913">
              <w:rPr>
                <w:rFonts w:eastAsia="Calibri" w:cstheme="minorHAnsi"/>
              </w:rPr>
              <w:t>ini</w:t>
            </w:r>
            <w:proofErr w:type="spellEnd"/>
            <w:r w:rsidRPr="00AA0913">
              <w:rPr>
                <w:rFonts w:eastAsia="Calibri" w:cstheme="minorHAnsi"/>
              </w:rPr>
              <w:t xml:space="preserve"> </w:t>
            </w:r>
            <w:proofErr w:type="spellStart"/>
            <w:r w:rsidRPr="00AA0913">
              <w:rPr>
                <w:rFonts w:eastAsia="Calibri" w:cstheme="minorHAnsi"/>
              </w:rPr>
              <w:t>digunakan</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melakukan</w:t>
            </w:r>
            <w:proofErr w:type="spellEnd"/>
            <w:r w:rsidRPr="00AA0913">
              <w:rPr>
                <w:rFonts w:eastAsia="Calibri" w:cstheme="minorHAnsi"/>
              </w:rPr>
              <w:t xml:space="preserve"> </w:t>
            </w:r>
            <w:proofErr w:type="spellStart"/>
            <w:r w:rsidRPr="00AA0913">
              <w:rPr>
                <w:rFonts w:eastAsia="Calibri" w:cstheme="minorHAnsi"/>
              </w:rPr>
              <w:t>evaluasi</w:t>
            </w:r>
            <w:proofErr w:type="spellEnd"/>
            <w:r w:rsidRPr="00AA0913">
              <w:rPr>
                <w:rFonts w:eastAsia="Calibri" w:cstheme="minorHAnsi"/>
              </w:rPr>
              <w:t xml:space="preserve"> dan </w:t>
            </w:r>
            <w:proofErr w:type="spellStart"/>
            <w:r w:rsidRPr="00AA0913">
              <w:rPr>
                <w:rFonts w:eastAsia="Calibri" w:cstheme="minorHAnsi"/>
              </w:rPr>
              <w:t>pengembangan</w:t>
            </w:r>
            <w:proofErr w:type="spellEnd"/>
            <w:r w:rsidRPr="00AA0913">
              <w:rPr>
                <w:rFonts w:eastAsia="Calibri" w:cstheme="minorHAnsi"/>
              </w:rPr>
              <w:t xml:space="preserve"> program </w:t>
            </w:r>
            <w:proofErr w:type="spellStart"/>
            <w:r w:rsidRPr="00AA0913">
              <w:rPr>
                <w:rFonts w:eastAsia="Calibri" w:cstheme="minorHAnsi"/>
              </w:rPr>
              <w:t>studi</w:t>
            </w:r>
            <w:proofErr w:type="spellEnd"/>
            <w:r w:rsidRPr="00AA0913">
              <w:rPr>
                <w:rFonts w:eastAsia="Calibri" w:cstheme="minorHAnsi"/>
              </w:rPr>
              <w:t xml:space="preserve"> agar </w:t>
            </w:r>
            <w:proofErr w:type="spellStart"/>
            <w:r w:rsidRPr="00AA0913">
              <w:rPr>
                <w:rFonts w:eastAsia="Calibri" w:cstheme="minorHAnsi"/>
              </w:rPr>
              <w:t>lebih</w:t>
            </w:r>
            <w:proofErr w:type="spellEnd"/>
            <w:r w:rsidRPr="00AA0913">
              <w:rPr>
                <w:rFonts w:eastAsia="Calibri" w:cstheme="minorHAnsi"/>
              </w:rPr>
              <w:t xml:space="preserve"> </w:t>
            </w:r>
            <w:proofErr w:type="spellStart"/>
            <w:r w:rsidRPr="00AA0913">
              <w:rPr>
                <w:rFonts w:eastAsia="Calibri" w:cstheme="minorHAnsi"/>
              </w:rPr>
              <w:t>sesuai</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kebutuhan</w:t>
            </w:r>
            <w:proofErr w:type="spellEnd"/>
            <w:r w:rsidRPr="00AA0913">
              <w:rPr>
                <w:rFonts w:eastAsia="Calibri" w:cstheme="minorHAnsi"/>
              </w:rPr>
              <w:t xml:space="preserve"> dunia </w:t>
            </w:r>
            <w:proofErr w:type="spellStart"/>
            <w:r w:rsidRPr="00AA0913">
              <w:rPr>
                <w:rFonts w:eastAsia="Calibri" w:cstheme="minorHAnsi"/>
              </w:rPr>
              <w:t>kerja</w:t>
            </w:r>
            <w:proofErr w:type="spellEnd"/>
          </w:p>
        </w:tc>
        <w:tc>
          <w:tcPr>
            <w:tcW w:w="4607" w:type="dxa"/>
            <w:tcBorders>
              <w:top w:val="nil"/>
              <w:left w:val="nil"/>
              <w:bottom w:val="single" w:sz="4" w:space="0" w:color="auto"/>
              <w:right w:val="single" w:sz="4" w:space="0" w:color="auto"/>
            </w:tcBorders>
            <w:shd w:val="clear" w:color="auto" w:fill="FFFF00"/>
            <w:noWrap/>
            <w:vAlign w:val="bottom"/>
            <w:hideMark/>
          </w:tcPr>
          <w:p w14:paraId="5FC79203" w14:textId="77777777" w:rsidR="00AA0913" w:rsidRPr="00AA0913" w:rsidRDefault="00AA0913" w:rsidP="00AA0913">
            <w:pPr>
              <w:spacing w:after="0" w:line="240" w:lineRule="auto"/>
              <w:rPr>
                <w:rFonts w:eastAsia="Calibri" w:cstheme="minorHAnsi"/>
              </w:rPr>
            </w:pPr>
            <w:proofErr w:type="spellStart"/>
            <w:r w:rsidRPr="00AA0913">
              <w:rPr>
                <w:rFonts w:eastAsia="Calibri" w:cstheme="minorHAnsi"/>
              </w:rPr>
              <w:t>Jumlah</w:t>
            </w:r>
            <w:proofErr w:type="spellEnd"/>
            <w:r w:rsidRPr="00AA0913">
              <w:rPr>
                <w:rFonts w:eastAsia="Calibri" w:cstheme="minorHAnsi"/>
              </w:rPr>
              <w:t xml:space="preserve"> </w:t>
            </w:r>
            <w:proofErr w:type="spellStart"/>
            <w:r w:rsidRPr="00AA0913">
              <w:rPr>
                <w:rFonts w:eastAsia="Calibri" w:cstheme="minorHAnsi"/>
              </w:rPr>
              <w:t>sampel</w:t>
            </w:r>
            <w:proofErr w:type="spellEnd"/>
            <w:r w:rsidRPr="00AA0913">
              <w:rPr>
                <w:rFonts w:eastAsia="Calibri" w:cstheme="minorHAnsi"/>
              </w:rPr>
              <w:t xml:space="preserve"> yang </w:t>
            </w:r>
            <w:proofErr w:type="spellStart"/>
            <w:r w:rsidRPr="00AA0913">
              <w:rPr>
                <w:rFonts w:eastAsia="Calibri" w:cstheme="minorHAnsi"/>
              </w:rPr>
              <w:t>terlacak</w:t>
            </w:r>
            <w:proofErr w:type="spellEnd"/>
            <w:r w:rsidRPr="00AA0913">
              <w:rPr>
                <w:rFonts w:eastAsia="Calibri" w:cstheme="minorHAnsi"/>
              </w:rPr>
              <w:t xml:space="preserve"> </w:t>
            </w:r>
            <w:proofErr w:type="spellStart"/>
            <w:r w:rsidRPr="00AA0913">
              <w:rPr>
                <w:rFonts w:eastAsia="Calibri" w:cstheme="minorHAnsi"/>
              </w:rPr>
              <w:t>terbilang</w:t>
            </w:r>
            <w:proofErr w:type="spellEnd"/>
            <w:r w:rsidRPr="00AA0913">
              <w:rPr>
                <w:rFonts w:eastAsia="Calibri" w:cstheme="minorHAnsi"/>
              </w:rPr>
              <w:t xml:space="preserve"> </w:t>
            </w:r>
            <w:proofErr w:type="spellStart"/>
            <w:r w:rsidRPr="00AA0913">
              <w:rPr>
                <w:rFonts w:eastAsia="Calibri" w:cstheme="minorHAnsi"/>
              </w:rPr>
              <w:t>sedikit</w:t>
            </w:r>
            <w:proofErr w:type="spellEnd"/>
            <w:r w:rsidRPr="00AA0913">
              <w:rPr>
                <w:rFonts w:eastAsia="Calibri" w:cstheme="minorHAnsi"/>
              </w:rPr>
              <w:t xml:space="preserve">, </w:t>
            </w:r>
            <w:proofErr w:type="spellStart"/>
            <w:r w:rsidRPr="00AA0913">
              <w:rPr>
                <w:rFonts w:eastAsia="Calibri" w:cstheme="minorHAnsi"/>
              </w:rPr>
              <w:t>terutama</w:t>
            </w:r>
            <w:proofErr w:type="spellEnd"/>
            <w:r w:rsidRPr="00AA0913">
              <w:rPr>
                <w:rFonts w:eastAsia="Calibri" w:cstheme="minorHAnsi"/>
              </w:rPr>
              <w:t xml:space="preserve"> pada </w:t>
            </w:r>
            <w:proofErr w:type="spellStart"/>
            <w:r w:rsidRPr="00AA0913">
              <w:rPr>
                <w:rFonts w:eastAsia="Calibri" w:cstheme="minorHAnsi"/>
              </w:rPr>
              <w:t>tahun</w:t>
            </w:r>
            <w:proofErr w:type="spellEnd"/>
            <w:r w:rsidRPr="00AA0913">
              <w:rPr>
                <w:rFonts w:eastAsia="Calibri" w:cstheme="minorHAnsi"/>
              </w:rPr>
              <w:t xml:space="preserve"> </w:t>
            </w:r>
            <w:proofErr w:type="spellStart"/>
            <w:r w:rsidRPr="00AA0913">
              <w:rPr>
                <w:rFonts w:eastAsia="Calibri" w:cstheme="minorHAnsi"/>
              </w:rPr>
              <w:t>lulusan</w:t>
            </w:r>
            <w:proofErr w:type="spellEnd"/>
            <w:r w:rsidRPr="00AA0913">
              <w:rPr>
                <w:rFonts w:eastAsia="Calibri" w:cstheme="minorHAnsi"/>
              </w:rPr>
              <w:t xml:space="preserve"> TS-3 yang </w:t>
            </w:r>
            <w:proofErr w:type="spellStart"/>
            <w:r w:rsidRPr="00AA0913">
              <w:rPr>
                <w:rFonts w:eastAsia="Calibri" w:cstheme="minorHAnsi"/>
              </w:rPr>
              <w:t>hanya</w:t>
            </w:r>
            <w:proofErr w:type="spellEnd"/>
            <w:r w:rsidRPr="00AA0913">
              <w:rPr>
                <w:rFonts w:eastAsia="Calibri" w:cstheme="minorHAnsi"/>
              </w:rPr>
              <w:t xml:space="preserve"> </w:t>
            </w:r>
            <w:proofErr w:type="spellStart"/>
            <w:r w:rsidRPr="00AA0913">
              <w:rPr>
                <w:rFonts w:eastAsia="Calibri" w:cstheme="minorHAnsi"/>
              </w:rPr>
              <w:t>terdapat</w:t>
            </w:r>
            <w:proofErr w:type="spellEnd"/>
            <w:r w:rsidRPr="00AA0913">
              <w:rPr>
                <w:rFonts w:eastAsia="Calibri" w:cstheme="minorHAnsi"/>
              </w:rPr>
              <w:t xml:space="preserve"> 10 orang yang </w:t>
            </w:r>
            <w:proofErr w:type="spellStart"/>
            <w:r w:rsidRPr="00AA0913">
              <w:rPr>
                <w:rFonts w:eastAsia="Calibri" w:cstheme="minorHAnsi"/>
              </w:rPr>
              <w:t>terlacak</w:t>
            </w:r>
            <w:proofErr w:type="spellEnd"/>
            <w:r w:rsidRPr="00AA0913">
              <w:rPr>
                <w:rFonts w:eastAsia="Calibri" w:cstheme="minorHAnsi"/>
              </w:rPr>
              <w:t>.</w:t>
            </w:r>
          </w:p>
        </w:tc>
      </w:tr>
      <w:tr w:rsidR="00AA0913" w:rsidRPr="00AA0913" w14:paraId="281A5BBF" w14:textId="77777777" w:rsidTr="430379B8">
        <w:trPr>
          <w:trHeight w:val="2400"/>
        </w:trPr>
        <w:tc>
          <w:tcPr>
            <w:tcW w:w="1170" w:type="dxa"/>
            <w:tcBorders>
              <w:top w:val="nil"/>
              <w:left w:val="single" w:sz="4" w:space="0" w:color="auto"/>
              <w:bottom w:val="single" w:sz="4" w:space="0" w:color="auto"/>
              <w:right w:val="single" w:sz="4" w:space="0" w:color="auto"/>
            </w:tcBorders>
            <w:shd w:val="clear" w:color="auto" w:fill="auto"/>
            <w:hideMark/>
          </w:tcPr>
          <w:p w14:paraId="65018981"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Tingkat </w:t>
            </w:r>
            <w:proofErr w:type="spellStart"/>
            <w:r w:rsidRPr="00AA0913">
              <w:rPr>
                <w:rFonts w:eastAsia="Times New Roman" w:cstheme="minorHAnsi"/>
                <w:color w:val="000000"/>
              </w:rPr>
              <w:t>Kepuasan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Pengguna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Lulusan</w:t>
            </w:r>
            <w:proofErr w:type="spellEnd"/>
          </w:p>
        </w:tc>
        <w:tc>
          <w:tcPr>
            <w:tcW w:w="3239" w:type="dxa"/>
            <w:tcBorders>
              <w:top w:val="nil"/>
              <w:left w:val="nil"/>
              <w:bottom w:val="single" w:sz="4" w:space="0" w:color="auto"/>
              <w:right w:val="single" w:sz="4" w:space="0" w:color="auto"/>
            </w:tcBorders>
            <w:shd w:val="clear" w:color="auto" w:fill="auto"/>
            <w:hideMark/>
          </w:tcPr>
          <w:p w14:paraId="07050AA2"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Tingkat </w:t>
            </w:r>
            <w:proofErr w:type="spellStart"/>
            <w:r w:rsidRPr="00AA0913">
              <w:rPr>
                <w:rFonts w:eastAsia="Times New Roman" w:cstheme="minorHAnsi"/>
                <w:color w:val="000000"/>
              </w:rPr>
              <w:t>kepuasan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pengguna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lulusan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termasuk</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dalam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kategori</w:t>
            </w:r>
            <w:proofErr w:type="spellEnd"/>
            <w:r w:rsidRPr="00AA0913">
              <w:rPr>
                <w:rFonts w:eastAsia="Times New Roman" w:cstheme="minorHAnsi"/>
                <w:color w:val="000000"/>
              </w:rPr>
              <w:t xml:space="preserve"> </w:t>
            </w:r>
            <w:r w:rsidRPr="00AA0913">
              <w:rPr>
                <w:rFonts w:eastAsia="Times New Roman" w:cstheme="minorHAnsi"/>
                <w:b/>
                <w:bCs/>
                <w:color w:val="000000"/>
              </w:rPr>
              <w:t xml:space="preserve">sangat </w:t>
            </w:r>
            <w:proofErr w:type="spellStart"/>
            <w:r w:rsidRPr="00AA0913">
              <w:rPr>
                <w:rFonts w:eastAsia="Times New Roman" w:cstheme="minorHAnsi"/>
                <w:b/>
                <w:bCs/>
                <w:color w:val="000000"/>
              </w:rPr>
              <w:t>baik</w:t>
            </w:r>
            <w:proofErr w:type="spellEnd"/>
            <w:r w:rsidRPr="00AA0913">
              <w:rPr>
                <w:rFonts w:eastAsia="Times New Roman" w:cstheme="minorHAnsi"/>
                <w:color w:val="000000"/>
              </w:rPr>
              <w:t xml:space="preserve">. Hal </w:t>
            </w:r>
            <w:proofErr w:type="spellStart"/>
            <w:r w:rsidRPr="00AA0913">
              <w:rPr>
                <w:rFonts w:eastAsia="Times New Roman" w:cstheme="minorHAnsi"/>
                <w:color w:val="000000"/>
              </w:rPr>
              <w:t>ini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dapat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dilihat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dari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jumlah</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persentase</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kepuasan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pengguna</w:t>
            </w:r>
            <w:proofErr w:type="spellEnd"/>
            <w:r w:rsidRPr="00AA0913">
              <w:rPr>
                <w:rFonts w:eastAsia="Times New Roman" w:cstheme="minorHAnsi"/>
                <w:color w:val="000000"/>
              </w:rPr>
              <w:t xml:space="preserve"> yang </w:t>
            </w:r>
            <w:proofErr w:type="spellStart"/>
            <w:r w:rsidRPr="00AA0913">
              <w:rPr>
                <w:rFonts w:eastAsia="Times New Roman" w:cstheme="minorHAnsi"/>
                <w:color w:val="000000"/>
              </w:rPr>
              <w:t>berada</w:t>
            </w:r>
            <w:proofErr w:type="spellEnd"/>
            <w:r w:rsidRPr="00AA0913">
              <w:rPr>
                <w:rFonts w:eastAsia="Times New Roman" w:cstheme="minorHAnsi"/>
                <w:color w:val="000000"/>
              </w:rPr>
              <w:t xml:space="preserve"> pada </w:t>
            </w:r>
            <w:proofErr w:type="spellStart"/>
            <w:r w:rsidRPr="00AA0913">
              <w:rPr>
                <w:rFonts w:eastAsia="Times New Roman" w:cstheme="minorHAnsi"/>
                <w:color w:val="000000"/>
              </w:rPr>
              <w:t>angka</w:t>
            </w:r>
            <w:proofErr w:type="spellEnd"/>
            <w:r w:rsidRPr="00AA0913">
              <w:rPr>
                <w:rFonts w:eastAsia="Times New Roman" w:cstheme="minorHAnsi"/>
                <w:color w:val="000000"/>
              </w:rPr>
              <w:t xml:space="preserve"> 100% </w:t>
            </w:r>
            <w:proofErr w:type="spellStart"/>
            <w:r w:rsidRPr="00AA0913">
              <w:rPr>
                <w:rFonts w:eastAsia="Times New Roman" w:cstheme="minorHAnsi"/>
                <w:color w:val="000000"/>
              </w:rPr>
              <w:t>dalam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kriteria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etika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berperilaku</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kemampuan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berkomunikasi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kemampuan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berbahasa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Inggris</w:t>
            </w:r>
            <w:proofErr w:type="spellEnd"/>
            <w:r w:rsidRPr="00AA0913">
              <w:rPr>
                <w:rFonts w:eastAsia="Times New Roman" w:cstheme="minorHAnsi"/>
                <w:color w:val="000000"/>
              </w:rPr>
              <w:t xml:space="preserve"> dan </w:t>
            </w:r>
            <w:proofErr w:type="spellStart"/>
            <w:r w:rsidRPr="00AA0913">
              <w:rPr>
                <w:rFonts w:eastAsia="Times New Roman" w:cstheme="minorHAnsi"/>
                <w:color w:val="000000"/>
              </w:rPr>
              <w:t>upaya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pengembangan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diri</w:t>
            </w:r>
            <w:proofErr w:type="spellEnd"/>
            <w:r w:rsidRPr="00AA0913">
              <w:rPr>
                <w:rFonts w:eastAsia="Times New Roman" w:cstheme="minorHAnsi"/>
                <w:color w:val="000000"/>
              </w:rPr>
              <w:t xml:space="preserve">. </w:t>
            </w:r>
          </w:p>
        </w:tc>
        <w:tc>
          <w:tcPr>
            <w:tcW w:w="4607" w:type="dxa"/>
            <w:tcBorders>
              <w:top w:val="nil"/>
              <w:left w:val="nil"/>
              <w:bottom w:val="single" w:sz="4" w:space="0" w:color="auto"/>
              <w:right w:val="single" w:sz="4" w:space="0" w:color="auto"/>
            </w:tcBorders>
            <w:shd w:val="clear" w:color="auto" w:fill="FFFF00"/>
            <w:hideMark/>
          </w:tcPr>
          <w:p w14:paraId="6775AA7D"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themeColor="text1"/>
              </w:rPr>
              <w:t>Terdapat</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kriteria</w:t>
            </w:r>
            <w:proofErr w:type="spellEnd"/>
            <w:r w:rsidRPr="00AA0913">
              <w:rPr>
                <w:rFonts w:eastAsia="Times New Roman" w:cstheme="minorHAnsi"/>
                <w:color w:val="000000" w:themeColor="text1"/>
              </w:rPr>
              <w:t xml:space="preserve"> yang </w:t>
            </w:r>
            <w:proofErr w:type="spellStart"/>
            <w:r w:rsidRPr="00AA0913">
              <w:rPr>
                <w:rFonts w:eastAsia="Times New Roman" w:cstheme="minorHAnsi"/>
                <w:color w:val="000000" w:themeColor="text1"/>
              </w:rPr>
              <w:t>menunjukkan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persentase</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kepuasan</w:t>
            </w:r>
            <w:proofErr w:type="spellEnd"/>
            <w:r w:rsidRPr="00AA0913">
              <w:rPr>
                <w:rFonts w:eastAsia="Times New Roman" w:cstheme="minorHAnsi"/>
                <w:color w:val="000000" w:themeColor="text1"/>
              </w:rPr>
              <w:t xml:space="preserve"> pada </w:t>
            </w:r>
            <w:proofErr w:type="spellStart"/>
            <w:r w:rsidRPr="00AA0913">
              <w:rPr>
                <w:rFonts w:eastAsia="Times New Roman" w:cstheme="minorHAnsi"/>
                <w:color w:val="000000" w:themeColor="text1"/>
              </w:rPr>
              <w:t>kategori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baik</w:t>
            </w:r>
            <w:proofErr w:type="spellEnd"/>
            <w:r w:rsidRPr="00AA0913">
              <w:rPr>
                <w:rFonts w:eastAsia="Times New Roman" w:cstheme="minorHAnsi"/>
                <w:color w:val="000000" w:themeColor="text1"/>
              </w:rPr>
              <w:t xml:space="preserve"> pada </w:t>
            </w:r>
            <w:proofErr w:type="spellStart"/>
            <w:r w:rsidRPr="00AA0913">
              <w:rPr>
                <w:rFonts w:eastAsia="Times New Roman" w:cstheme="minorHAnsi"/>
                <w:color w:val="000000" w:themeColor="text1"/>
              </w:rPr>
              <w:t>angka</w:t>
            </w:r>
            <w:proofErr w:type="spellEnd"/>
            <w:r w:rsidRPr="00AA0913">
              <w:rPr>
                <w:rFonts w:eastAsia="Times New Roman" w:cstheme="minorHAnsi"/>
                <w:color w:val="000000" w:themeColor="text1"/>
              </w:rPr>
              <w:t xml:space="preserve"> 66.67% </w:t>
            </w:r>
            <w:proofErr w:type="spellStart"/>
            <w:r w:rsidRPr="00AA0913">
              <w:rPr>
                <w:rFonts w:eastAsia="Times New Roman" w:cstheme="minorHAnsi"/>
                <w:color w:val="000000" w:themeColor="text1"/>
              </w:rPr>
              <w:t>yaitu</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dalam</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kriteria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kemampuan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bekerja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dalam</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tim</w:t>
            </w:r>
            <w:proofErr w:type="spellEnd"/>
            <w:r w:rsidRPr="00AA0913">
              <w:rPr>
                <w:rFonts w:eastAsia="Times New Roman" w:cstheme="minorHAnsi"/>
                <w:color w:val="000000" w:themeColor="text1"/>
              </w:rPr>
              <w:t xml:space="preserve"> dan </w:t>
            </w:r>
            <w:proofErr w:type="spellStart"/>
            <w:r w:rsidRPr="00AA0913">
              <w:rPr>
                <w:rFonts w:eastAsia="Times New Roman" w:cstheme="minorHAnsi"/>
                <w:color w:val="000000" w:themeColor="text1"/>
              </w:rPr>
              <w:t>kemampuan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penggunaan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teknologi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informasi</w:t>
            </w:r>
            <w:proofErr w:type="spellEnd"/>
            <w:r w:rsidRPr="00AA0913">
              <w:rPr>
                <w:rFonts w:eastAsia="Times New Roman" w:cstheme="minorHAnsi"/>
                <w:color w:val="000000" w:themeColor="text1"/>
              </w:rPr>
              <w:t>.</w:t>
            </w:r>
          </w:p>
        </w:tc>
      </w:tr>
    </w:tbl>
    <w:p w14:paraId="163E7C2A" w14:textId="77777777" w:rsidR="00AA0913" w:rsidRPr="00AA0913" w:rsidRDefault="00AA0913" w:rsidP="00AA0913">
      <w:pPr>
        <w:spacing w:after="0" w:line="240" w:lineRule="auto"/>
        <w:contextualSpacing/>
        <w:jc w:val="both"/>
        <w:rPr>
          <w:rFonts w:cstheme="minorHAnsi"/>
        </w:rPr>
      </w:pPr>
    </w:p>
    <w:p w14:paraId="762E1F90" w14:textId="77777777" w:rsidR="00AA0913" w:rsidRPr="00AA0913" w:rsidRDefault="00AA0913" w:rsidP="00AA0913">
      <w:pPr>
        <w:spacing w:after="0" w:line="240" w:lineRule="auto"/>
        <w:jc w:val="both"/>
        <w:rPr>
          <w:rFonts w:cstheme="minorHAnsi"/>
        </w:rPr>
      </w:pPr>
      <w:proofErr w:type="spellStart"/>
      <w:r w:rsidRPr="00AA0913">
        <w:rPr>
          <w:rFonts w:eastAsia="Calibri" w:cstheme="minorHAnsi"/>
        </w:rPr>
        <w:t>Selanjutnya</w:t>
      </w:r>
      <w:proofErr w:type="spellEnd"/>
      <w:r w:rsidRPr="00AA0913">
        <w:rPr>
          <w:rFonts w:eastAsia="Calibri" w:cstheme="minorHAnsi"/>
        </w:rPr>
        <w:t xml:space="preserve"> PS </w:t>
      </w:r>
      <w:proofErr w:type="spellStart"/>
      <w:r w:rsidRPr="00AA0913">
        <w:rPr>
          <w:rFonts w:eastAsia="Calibri" w:cstheme="minorHAnsi"/>
        </w:rPr>
        <w:t>menjalankan</w:t>
      </w:r>
      <w:proofErr w:type="spellEnd"/>
      <w:r w:rsidRPr="00AA0913">
        <w:rPr>
          <w:rFonts w:eastAsia="Calibri" w:cstheme="minorHAnsi"/>
        </w:rPr>
        <w:t xml:space="preserve"> </w:t>
      </w:r>
      <w:proofErr w:type="spellStart"/>
      <w:r w:rsidRPr="00AA0913">
        <w:rPr>
          <w:rFonts w:eastAsia="Calibri" w:cstheme="minorHAnsi"/>
        </w:rPr>
        <w:t>analisis</w:t>
      </w:r>
      <w:proofErr w:type="spellEnd"/>
      <w:r w:rsidRPr="00AA0913">
        <w:rPr>
          <w:rFonts w:eastAsia="Calibri" w:cstheme="minorHAnsi"/>
        </w:rPr>
        <w:t xml:space="preserve"> SWOT </w:t>
      </w:r>
      <w:proofErr w:type="spellStart"/>
      <w:r w:rsidRPr="00AA0913">
        <w:rPr>
          <w:rFonts w:eastAsia="Calibri" w:cstheme="minorHAnsi"/>
        </w:rPr>
        <w:t>terkait</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prestasi</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Pendidikan Bahasa Mandarin Universitas Ma Chung: </w:t>
      </w:r>
    </w:p>
    <w:tbl>
      <w:tblPr>
        <w:tblStyle w:val="TableGrid"/>
        <w:tblW w:w="0" w:type="auto"/>
        <w:tblLayout w:type="fixed"/>
        <w:tblLook w:val="04A0" w:firstRow="1" w:lastRow="0" w:firstColumn="1" w:lastColumn="0" w:noHBand="0" w:noVBand="1"/>
      </w:tblPr>
      <w:tblGrid>
        <w:gridCol w:w="4508"/>
        <w:gridCol w:w="4508"/>
      </w:tblGrid>
      <w:tr w:rsidR="00AA0913" w:rsidRPr="00AA0913" w14:paraId="5F18CDA7" w14:textId="77777777" w:rsidTr="0D117C43">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627DBC04" w14:textId="77777777" w:rsidR="00AA0913" w:rsidRPr="00AA0913" w:rsidRDefault="00AA0913" w:rsidP="00AA0913">
            <w:pPr>
              <w:jc w:val="center"/>
              <w:rPr>
                <w:rFonts w:cstheme="minorHAnsi"/>
              </w:rPr>
            </w:pPr>
            <w:proofErr w:type="spellStart"/>
            <w:r w:rsidRPr="00AA0913">
              <w:rPr>
                <w:rFonts w:eastAsia="Calibri" w:cstheme="minorHAnsi"/>
                <w:b/>
                <w:bCs/>
              </w:rPr>
              <w:t>Kekuatan</w:t>
            </w:r>
            <w:proofErr w:type="spellEnd"/>
          </w:p>
          <w:p w14:paraId="0CA2C417" w14:textId="77777777" w:rsidR="00AA0913" w:rsidRPr="00AA0913" w:rsidRDefault="00AA0913" w:rsidP="00AA0913">
            <w:pPr>
              <w:jc w:val="center"/>
              <w:rPr>
                <w:rFonts w:cstheme="minorHAnsi"/>
              </w:rPr>
            </w:pPr>
            <w:r w:rsidRPr="00AA0913">
              <w:rPr>
                <w:rFonts w:eastAsia="Calibri" w:cstheme="minorHAnsi"/>
                <w:b/>
                <w:bCs/>
              </w:rPr>
              <w:t xml:space="preserve"> </w:t>
            </w:r>
          </w:p>
          <w:p w14:paraId="5B4969A4" w14:textId="77777777" w:rsidR="00AA0913" w:rsidRPr="00AA0913" w:rsidRDefault="00AA0913" w:rsidP="00AA0913">
            <w:pPr>
              <w:pStyle w:val="ListParagraph"/>
              <w:numPr>
                <w:ilvl w:val="0"/>
                <w:numId w:val="213"/>
              </w:numPr>
              <w:rPr>
                <w:rFonts w:cstheme="minorHAnsi"/>
              </w:rPr>
            </w:pPr>
            <w:r w:rsidRPr="00AA0913">
              <w:rPr>
                <w:rFonts w:cstheme="minorHAnsi"/>
              </w:rPr>
              <w:t xml:space="preserve">Rata-rata IPK </w:t>
            </w:r>
            <w:proofErr w:type="spellStart"/>
            <w:r w:rsidRPr="00AA0913">
              <w:rPr>
                <w:rFonts w:cstheme="minorHAnsi"/>
              </w:rPr>
              <w:t>mahasiswa</w:t>
            </w:r>
            <w:proofErr w:type="spellEnd"/>
            <w:r w:rsidRPr="00AA0913">
              <w:rPr>
                <w:rFonts w:cstheme="minorHAnsi"/>
              </w:rPr>
              <w:t xml:space="preserve"> yang lulus </w:t>
            </w:r>
            <w:proofErr w:type="spellStart"/>
            <w:r w:rsidRPr="00AA0913">
              <w:rPr>
                <w:rFonts w:cstheme="minorHAnsi"/>
              </w:rPr>
              <w:t>cukup</w:t>
            </w:r>
            <w:proofErr w:type="spellEnd"/>
            <w:r w:rsidRPr="00AA0913">
              <w:rPr>
                <w:rFonts w:cstheme="minorHAnsi"/>
              </w:rPr>
              <w:t xml:space="preserve"> </w:t>
            </w:r>
            <w:proofErr w:type="spellStart"/>
            <w:r w:rsidRPr="00AA0913">
              <w:rPr>
                <w:rFonts w:cstheme="minorHAnsi"/>
              </w:rPr>
              <w:t>tinggi</w:t>
            </w:r>
            <w:proofErr w:type="spellEnd"/>
            <w:r w:rsidRPr="00AA0913">
              <w:rPr>
                <w:rFonts w:cstheme="minorHAnsi"/>
              </w:rPr>
              <w:t xml:space="preserve"> </w:t>
            </w:r>
            <w:proofErr w:type="spellStart"/>
            <w:r w:rsidRPr="00AA0913">
              <w:rPr>
                <w:rFonts w:cstheme="minorHAnsi"/>
              </w:rPr>
              <w:t>yaitu</w:t>
            </w:r>
            <w:proofErr w:type="spellEnd"/>
            <w:r w:rsidRPr="00AA0913">
              <w:rPr>
                <w:rFonts w:cstheme="minorHAnsi"/>
              </w:rPr>
              <w:t xml:space="preserve"> 3.60.</w:t>
            </w:r>
          </w:p>
          <w:p w14:paraId="2A6696C4" w14:textId="77777777" w:rsidR="00AA0913" w:rsidRPr="00AA0913" w:rsidRDefault="00AA0913" w:rsidP="00AA0913">
            <w:pPr>
              <w:pStyle w:val="ListParagraph"/>
              <w:numPr>
                <w:ilvl w:val="0"/>
                <w:numId w:val="213"/>
              </w:numPr>
              <w:rPr>
                <w:rFonts w:cstheme="minorHAnsi"/>
              </w:rPr>
            </w:pPr>
            <w:proofErr w:type="spellStart"/>
            <w:r w:rsidRPr="00AA0913">
              <w:rPr>
                <w:rFonts w:cstheme="minorHAnsi"/>
              </w:rPr>
              <w:t>Mahasiswa</w:t>
            </w:r>
            <w:proofErr w:type="spellEnd"/>
            <w:r w:rsidRPr="00AA0913">
              <w:rPr>
                <w:rFonts w:cstheme="minorHAnsi"/>
              </w:rPr>
              <w:t xml:space="preserve"> </w:t>
            </w:r>
            <w:proofErr w:type="spellStart"/>
            <w:r w:rsidRPr="00AA0913">
              <w:rPr>
                <w:rFonts w:cstheme="minorHAnsi"/>
              </w:rPr>
              <w:t>telah</w:t>
            </w:r>
            <w:proofErr w:type="spellEnd"/>
            <w:r w:rsidRPr="00AA0913">
              <w:rPr>
                <w:rFonts w:cstheme="minorHAnsi"/>
              </w:rPr>
              <w:t xml:space="preserve"> </w:t>
            </w:r>
            <w:proofErr w:type="spellStart"/>
            <w:r w:rsidRPr="00AA0913">
              <w:rPr>
                <w:rFonts w:cstheme="minorHAnsi"/>
              </w:rPr>
              <w:t>meraih</w:t>
            </w:r>
            <w:proofErr w:type="spellEnd"/>
            <w:r w:rsidRPr="00AA0913">
              <w:rPr>
                <w:rFonts w:cstheme="minorHAnsi"/>
              </w:rPr>
              <w:t xml:space="preserve"> </w:t>
            </w:r>
            <w:proofErr w:type="spellStart"/>
            <w:r w:rsidRPr="00AA0913">
              <w:rPr>
                <w:rFonts w:cstheme="minorHAnsi"/>
              </w:rPr>
              <w:t>banyak</w:t>
            </w:r>
            <w:proofErr w:type="spellEnd"/>
            <w:r w:rsidRPr="00AA0913">
              <w:rPr>
                <w:rFonts w:cstheme="minorHAnsi"/>
              </w:rPr>
              <w:t xml:space="preserve"> </w:t>
            </w:r>
            <w:proofErr w:type="spellStart"/>
            <w:r w:rsidRPr="00AA0913">
              <w:rPr>
                <w:rFonts w:cstheme="minorHAnsi"/>
              </w:rPr>
              <w:t>prestasi</w:t>
            </w:r>
            <w:proofErr w:type="spellEnd"/>
            <w:r w:rsidRPr="00AA0913">
              <w:rPr>
                <w:rFonts w:cstheme="minorHAnsi"/>
              </w:rPr>
              <w:t xml:space="preserve"> </w:t>
            </w:r>
            <w:proofErr w:type="spellStart"/>
            <w:r w:rsidRPr="00AA0913">
              <w:rPr>
                <w:rFonts w:cstheme="minorHAnsi"/>
              </w:rPr>
              <w:t>akademik</w:t>
            </w:r>
            <w:proofErr w:type="spellEnd"/>
            <w:r w:rsidRPr="00AA0913">
              <w:rPr>
                <w:rFonts w:cstheme="minorHAnsi"/>
              </w:rPr>
              <w:t xml:space="preserve"> dan non-</w:t>
            </w:r>
            <w:proofErr w:type="spellStart"/>
            <w:r w:rsidRPr="00AA0913">
              <w:rPr>
                <w:rFonts w:cstheme="minorHAnsi"/>
              </w:rPr>
              <w:t>akademik</w:t>
            </w:r>
            <w:proofErr w:type="spellEnd"/>
            <w:r w:rsidRPr="00AA0913">
              <w:rPr>
                <w:rFonts w:cstheme="minorHAnsi"/>
              </w:rPr>
              <w:t xml:space="preserve"> </w:t>
            </w:r>
            <w:proofErr w:type="spellStart"/>
            <w:r w:rsidRPr="00AA0913">
              <w:rPr>
                <w:rFonts w:cstheme="minorHAnsi"/>
              </w:rPr>
              <w:t>dalam</w:t>
            </w:r>
            <w:proofErr w:type="spellEnd"/>
            <w:r w:rsidRPr="00AA0913">
              <w:rPr>
                <w:rFonts w:cstheme="minorHAnsi"/>
              </w:rPr>
              <w:t xml:space="preserve"> </w:t>
            </w:r>
            <w:proofErr w:type="spellStart"/>
            <w:r w:rsidRPr="00AA0913">
              <w:rPr>
                <w:rFonts w:cstheme="minorHAnsi"/>
              </w:rPr>
              <w:t>tiga</w:t>
            </w:r>
            <w:proofErr w:type="spellEnd"/>
            <w:r w:rsidRPr="00AA0913">
              <w:rPr>
                <w:rFonts w:cstheme="minorHAnsi"/>
              </w:rPr>
              <w:t xml:space="preserve"> </w:t>
            </w:r>
            <w:proofErr w:type="spellStart"/>
            <w:r w:rsidRPr="00AA0913">
              <w:rPr>
                <w:rFonts w:cstheme="minorHAnsi"/>
              </w:rPr>
              <w:t>tahun</w:t>
            </w:r>
            <w:proofErr w:type="spellEnd"/>
            <w:r w:rsidRPr="00AA0913">
              <w:rPr>
                <w:rFonts w:cstheme="minorHAnsi"/>
              </w:rPr>
              <w:t xml:space="preserve"> </w:t>
            </w:r>
            <w:proofErr w:type="spellStart"/>
            <w:r w:rsidRPr="00AA0913">
              <w:rPr>
                <w:rFonts w:cstheme="minorHAnsi"/>
              </w:rPr>
              <w:t>terakhir</w:t>
            </w:r>
            <w:proofErr w:type="spellEnd"/>
            <w:r w:rsidRPr="00AA0913">
              <w:rPr>
                <w:rFonts w:cstheme="minorHAnsi"/>
              </w:rPr>
              <w:t xml:space="preserve"> di </w:t>
            </w:r>
            <w:proofErr w:type="spellStart"/>
            <w:r w:rsidRPr="00AA0913">
              <w:rPr>
                <w:rFonts w:cstheme="minorHAnsi"/>
              </w:rPr>
              <w:t>tingkat</w:t>
            </w:r>
            <w:proofErr w:type="spellEnd"/>
            <w:r w:rsidRPr="00AA0913">
              <w:rPr>
                <w:rFonts w:cstheme="minorHAnsi"/>
              </w:rPr>
              <w:t xml:space="preserve"> </w:t>
            </w:r>
            <w:proofErr w:type="spellStart"/>
            <w:r w:rsidRPr="00AA0913">
              <w:rPr>
                <w:rFonts w:cstheme="minorHAnsi"/>
              </w:rPr>
              <w:t>lokal</w:t>
            </w:r>
            <w:proofErr w:type="spellEnd"/>
            <w:r w:rsidRPr="00AA0913">
              <w:rPr>
                <w:rFonts w:cstheme="minorHAnsi"/>
              </w:rPr>
              <w:t xml:space="preserve">, </w:t>
            </w:r>
            <w:proofErr w:type="spellStart"/>
            <w:r w:rsidRPr="00AA0913">
              <w:rPr>
                <w:rFonts w:cstheme="minorHAnsi"/>
              </w:rPr>
              <w:t>nasional</w:t>
            </w:r>
            <w:proofErr w:type="spellEnd"/>
            <w:r w:rsidRPr="00AA0913">
              <w:rPr>
                <w:rFonts w:cstheme="minorHAnsi"/>
              </w:rPr>
              <w:t xml:space="preserve">, dan </w:t>
            </w:r>
            <w:proofErr w:type="spellStart"/>
            <w:r w:rsidRPr="00AA0913">
              <w:rPr>
                <w:rFonts w:cstheme="minorHAnsi"/>
              </w:rPr>
              <w:t>internasional</w:t>
            </w:r>
            <w:proofErr w:type="spellEnd"/>
            <w:r w:rsidRPr="00AA0913">
              <w:rPr>
                <w:rFonts w:cstheme="minorHAnsi"/>
              </w:rPr>
              <w:t>.</w:t>
            </w:r>
          </w:p>
          <w:p w14:paraId="3CB29D0B" w14:textId="77777777" w:rsidR="00AA0913" w:rsidRPr="00AA0913" w:rsidRDefault="00AA0913" w:rsidP="00AA0913">
            <w:pPr>
              <w:pStyle w:val="ListParagraph"/>
              <w:numPr>
                <w:ilvl w:val="0"/>
                <w:numId w:val="213"/>
              </w:numPr>
              <w:rPr>
                <w:rFonts w:cstheme="minorHAnsi"/>
              </w:rPr>
            </w:pPr>
            <w:proofErr w:type="spellStart"/>
            <w:r w:rsidRPr="00AA0913">
              <w:rPr>
                <w:rFonts w:cstheme="minorHAnsi"/>
              </w:rPr>
              <w:t>Semua</w:t>
            </w:r>
            <w:proofErr w:type="spellEnd"/>
            <w:r w:rsidRPr="00AA0913">
              <w:rPr>
                <w:rFonts w:cstheme="minorHAnsi"/>
              </w:rPr>
              <w:t xml:space="preserve"> </w:t>
            </w:r>
            <w:proofErr w:type="spellStart"/>
            <w:r w:rsidRPr="00AA0913">
              <w:rPr>
                <w:rFonts w:cstheme="minorHAnsi"/>
              </w:rPr>
              <w:t>mahasiswa</w:t>
            </w:r>
            <w:proofErr w:type="spellEnd"/>
            <w:r w:rsidRPr="00AA0913">
              <w:rPr>
                <w:rFonts w:cstheme="minorHAnsi"/>
              </w:rPr>
              <w:t xml:space="preserve"> yang </w:t>
            </w:r>
            <w:proofErr w:type="spellStart"/>
            <w:r w:rsidRPr="00AA0913">
              <w:rPr>
                <w:rFonts w:cstheme="minorHAnsi"/>
              </w:rPr>
              <w:t>berhasil</w:t>
            </w:r>
            <w:proofErr w:type="spellEnd"/>
            <w:r w:rsidRPr="00AA0913">
              <w:rPr>
                <w:rFonts w:cstheme="minorHAnsi"/>
              </w:rPr>
              <w:t xml:space="preserve"> </w:t>
            </w:r>
            <w:proofErr w:type="spellStart"/>
            <w:r w:rsidRPr="00AA0913">
              <w:rPr>
                <w:rFonts w:cstheme="minorHAnsi"/>
              </w:rPr>
              <w:t>menyelesaikan</w:t>
            </w:r>
            <w:proofErr w:type="spellEnd"/>
            <w:r w:rsidRPr="00AA0913">
              <w:rPr>
                <w:rFonts w:cstheme="minorHAnsi"/>
              </w:rPr>
              <w:t xml:space="preserve"> </w:t>
            </w:r>
            <w:proofErr w:type="spellStart"/>
            <w:r w:rsidRPr="00AA0913">
              <w:rPr>
                <w:rFonts w:cstheme="minorHAnsi"/>
              </w:rPr>
              <w:t>studi</w:t>
            </w:r>
            <w:proofErr w:type="spellEnd"/>
            <w:r w:rsidRPr="00AA0913">
              <w:rPr>
                <w:rFonts w:cstheme="minorHAnsi"/>
              </w:rPr>
              <w:t xml:space="preserve"> </w:t>
            </w:r>
            <w:proofErr w:type="spellStart"/>
            <w:r w:rsidRPr="00AA0913">
              <w:rPr>
                <w:rFonts w:cstheme="minorHAnsi"/>
              </w:rPr>
              <w:t>tepat</w:t>
            </w:r>
            <w:proofErr w:type="spellEnd"/>
            <w:r w:rsidRPr="00AA0913">
              <w:rPr>
                <w:rFonts w:cstheme="minorHAnsi"/>
              </w:rPr>
              <w:t xml:space="preserve"> </w:t>
            </w:r>
            <w:proofErr w:type="spellStart"/>
            <w:r w:rsidRPr="00AA0913">
              <w:rPr>
                <w:rFonts w:cstheme="minorHAnsi"/>
              </w:rPr>
              <w:t>waktu</w:t>
            </w:r>
            <w:proofErr w:type="spellEnd"/>
            <w:r w:rsidRPr="00AA0913">
              <w:rPr>
                <w:rFonts w:cstheme="minorHAnsi"/>
              </w:rPr>
              <w:t>.</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2B3F7F8C" w14:textId="77777777" w:rsidR="00AA0913" w:rsidRPr="00AA0913" w:rsidRDefault="00AA0913" w:rsidP="00AA0913">
            <w:pPr>
              <w:jc w:val="center"/>
              <w:rPr>
                <w:rFonts w:cstheme="minorHAnsi"/>
              </w:rPr>
            </w:pPr>
            <w:proofErr w:type="spellStart"/>
            <w:r w:rsidRPr="00AA0913">
              <w:rPr>
                <w:rFonts w:eastAsia="Calibri" w:cstheme="minorHAnsi"/>
                <w:b/>
                <w:bCs/>
              </w:rPr>
              <w:t>Kelemahan</w:t>
            </w:r>
            <w:proofErr w:type="spellEnd"/>
          </w:p>
          <w:p w14:paraId="3E0CDB73" w14:textId="77777777" w:rsidR="00AA0913" w:rsidRPr="00AA0913" w:rsidRDefault="00AA0913" w:rsidP="00AA0913">
            <w:pPr>
              <w:rPr>
                <w:rFonts w:cstheme="minorHAnsi"/>
              </w:rPr>
            </w:pPr>
            <w:r w:rsidRPr="00AA0913">
              <w:rPr>
                <w:rFonts w:eastAsia="Calibri" w:cstheme="minorHAnsi"/>
              </w:rPr>
              <w:t xml:space="preserve"> </w:t>
            </w:r>
          </w:p>
          <w:p w14:paraId="0E4BB075" w14:textId="77777777" w:rsidR="00AA0913" w:rsidRPr="00AA0913" w:rsidRDefault="00AA0913" w:rsidP="00AA0913">
            <w:pPr>
              <w:pStyle w:val="ListParagraph"/>
              <w:numPr>
                <w:ilvl w:val="0"/>
                <w:numId w:val="210"/>
              </w:numPr>
              <w:rPr>
                <w:rFonts w:cstheme="minorHAnsi"/>
              </w:rPr>
            </w:pPr>
            <w:proofErr w:type="spellStart"/>
            <w:r w:rsidRPr="00AA0913">
              <w:rPr>
                <w:rFonts w:cstheme="minorHAnsi"/>
              </w:rPr>
              <w:t>Jumlah</w:t>
            </w:r>
            <w:proofErr w:type="spellEnd"/>
            <w:r w:rsidRPr="00AA0913">
              <w:rPr>
                <w:rFonts w:cstheme="minorHAnsi"/>
              </w:rPr>
              <w:t xml:space="preserve"> </w:t>
            </w:r>
            <w:proofErr w:type="spellStart"/>
            <w:r w:rsidRPr="00AA0913">
              <w:rPr>
                <w:rFonts w:cstheme="minorHAnsi"/>
              </w:rPr>
              <w:t>mahasiswa</w:t>
            </w:r>
            <w:proofErr w:type="spellEnd"/>
            <w:r w:rsidRPr="00AA0913">
              <w:rPr>
                <w:rFonts w:cstheme="minorHAnsi"/>
              </w:rPr>
              <w:t xml:space="preserve"> yang lulus pada </w:t>
            </w:r>
            <w:proofErr w:type="spellStart"/>
            <w:r w:rsidRPr="00AA0913">
              <w:rPr>
                <w:rFonts w:cstheme="minorHAnsi"/>
              </w:rPr>
              <w:t>akhir</w:t>
            </w:r>
            <w:proofErr w:type="spellEnd"/>
            <w:r w:rsidRPr="00AA0913">
              <w:rPr>
                <w:rFonts w:cstheme="minorHAnsi"/>
              </w:rPr>
              <w:t xml:space="preserve"> </w:t>
            </w:r>
            <w:proofErr w:type="spellStart"/>
            <w:r w:rsidRPr="00AA0913">
              <w:rPr>
                <w:rFonts w:cstheme="minorHAnsi"/>
              </w:rPr>
              <w:t>tahun</w:t>
            </w:r>
            <w:proofErr w:type="spellEnd"/>
            <w:r w:rsidRPr="00AA0913">
              <w:rPr>
                <w:rFonts w:cstheme="minorHAnsi"/>
              </w:rPr>
              <w:t xml:space="preserve"> </w:t>
            </w:r>
            <w:proofErr w:type="spellStart"/>
            <w:r w:rsidRPr="00AA0913">
              <w:rPr>
                <w:rFonts w:cstheme="minorHAnsi"/>
              </w:rPr>
              <w:t>terakhir</w:t>
            </w:r>
            <w:proofErr w:type="spellEnd"/>
            <w:r w:rsidRPr="00AA0913">
              <w:rPr>
                <w:rFonts w:cstheme="minorHAnsi"/>
              </w:rPr>
              <w:t xml:space="preserve"> </w:t>
            </w:r>
            <w:proofErr w:type="spellStart"/>
            <w:r w:rsidRPr="00AA0913">
              <w:rPr>
                <w:rFonts w:cstheme="minorHAnsi"/>
              </w:rPr>
              <w:t>relatif</w:t>
            </w:r>
            <w:proofErr w:type="spellEnd"/>
            <w:r w:rsidRPr="00AA0913">
              <w:rPr>
                <w:rFonts w:cstheme="minorHAnsi"/>
              </w:rPr>
              <w:t xml:space="preserve"> </w:t>
            </w:r>
            <w:proofErr w:type="spellStart"/>
            <w:r w:rsidRPr="00AA0913">
              <w:rPr>
                <w:rFonts w:cstheme="minorHAnsi"/>
              </w:rPr>
              <w:t>sedikit</w:t>
            </w:r>
            <w:proofErr w:type="spellEnd"/>
            <w:r w:rsidRPr="00AA0913">
              <w:rPr>
                <w:rFonts w:cstheme="minorHAnsi"/>
              </w:rPr>
              <w:t xml:space="preserve"> </w:t>
            </w:r>
            <w:proofErr w:type="spellStart"/>
            <w:r w:rsidRPr="00AA0913">
              <w:rPr>
                <w:rFonts w:cstheme="minorHAnsi"/>
              </w:rPr>
              <w:t>dibandingkan</w:t>
            </w:r>
            <w:proofErr w:type="spellEnd"/>
            <w:r w:rsidRPr="00AA0913">
              <w:rPr>
                <w:rFonts w:cstheme="minorHAnsi"/>
              </w:rPr>
              <w:t xml:space="preserve"> </w:t>
            </w:r>
            <w:proofErr w:type="spellStart"/>
            <w:r w:rsidRPr="00AA0913">
              <w:rPr>
                <w:rFonts w:cstheme="minorHAnsi"/>
              </w:rPr>
              <w:t>dengan</w:t>
            </w:r>
            <w:proofErr w:type="spellEnd"/>
            <w:r w:rsidRPr="00AA0913">
              <w:rPr>
                <w:rFonts w:cstheme="minorHAnsi"/>
              </w:rPr>
              <w:t xml:space="preserve"> </w:t>
            </w:r>
            <w:proofErr w:type="spellStart"/>
            <w:r w:rsidRPr="00AA0913">
              <w:rPr>
                <w:rFonts w:cstheme="minorHAnsi"/>
              </w:rPr>
              <w:t>jumlah</w:t>
            </w:r>
            <w:proofErr w:type="spellEnd"/>
            <w:r w:rsidRPr="00AA0913">
              <w:rPr>
                <w:rFonts w:cstheme="minorHAnsi"/>
              </w:rPr>
              <w:t xml:space="preserve"> </w:t>
            </w:r>
            <w:proofErr w:type="spellStart"/>
            <w:r w:rsidRPr="00AA0913">
              <w:rPr>
                <w:rFonts w:cstheme="minorHAnsi"/>
              </w:rPr>
              <w:t>mahasiswa</w:t>
            </w:r>
            <w:proofErr w:type="spellEnd"/>
            <w:r w:rsidRPr="00AA0913">
              <w:rPr>
                <w:rFonts w:cstheme="minorHAnsi"/>
              </w:rPr>
              <w:t xml:space="preserve"> yang </w:t>
            </w:r>
            <w:proofErr w:type="spellStart"/>
            <w:r w:rsidRPr="00AA0913">
              <w:rPr>
                <w:rFonts w:cstheme="minorHAnsi"/>
              </w:rPr>
              <w:t>diterima</w:t>
            </w:r>
            <w:proofErr w:type="spellEnd"/>
            <w:r w:rsidRPr="00AA0913">
              <w:rPr>
                <w:rFonts w:cstheme="minorHAnsi"/>
              </w:rPr>
              <w:t xml:space="preserve"> pada </w:t>
            </w:r>
            <w:proofErr w:type="spellStart"/>
            <w:r w:rsidRPr="00AA0913">
              <w:rPr>
                <w:rFonts w:cstheme="minorHAnsi"/>
              </w:rPr>
              <w:t>tahun</w:t>
            </w:r>
            <w:proofErr w:type="spellEnd"/>
            <w:r w:rsidRPr="00AA0913">
              <w:rPr>
                <w:rFonts w:cstheme="minorHAnsi"/>
              </w:rPr>
              <w:t xml:space="preserve"> </w:t>
            </w:r>
            <w:proofErr w:type="spellStart"/>
            <w:r w:rsidRPr="00AA0913">
              <w:rPr>
                <w:rFonts w:cstheme="minorHAnsi"/>
              </w:rPr>
              <w:t>masuk</w:t>
            </w:r>
            <w:proofErr w:type="spellEnd"/>
            <w:r w:rsidRPr="00AA0913">
              <w:rPr>
                <w:rFonts w:cstheme="minorHAnsi"/>
              </w:rPr>
              <w:t xml:space="preserve"> </w:t>
            </w:r>
            <w:proofErr w:type="spellStart"/>
            <w:r w:rsidRPr="00AA0913">
              <w:rPr>
                <w:rFonts w:cstheme="minorHAnsi"/>
              </w:rPr>
              <w:t>terakhir</w:t>
            </w:r>
            <w:proofErr w:type="spellEnd"/>
            <w:r w:rsidRPr="00AA0913">
              <w:rPr>
                <w:rFonts w:cstheme="minorHAnsi"/>
              </w:rPr>
              <w:t xml:space="preserve">, </w:t>
            </w:r>
            <w:proofErr w:type="spellStart"/>
            <w:r w:rsidRPr="00AA0913">
              <w:rPr>
                <w:rFonts w:cstheme="minorHAnsi"/>
              </w:rPr>
              <w:t>menunjukkan</w:t>
            </w:r>
            <w:proofErr w:type="spellEnd"/>
            <w:r w:rsidRPr="00AA0913">
              <w:rPr>
                <w:rFonts w:cstheme="minorHAnsi"/>
              </w:rPr>
              <w:t xml:space="preserve"> </w:t>
            </w:r>
            <w:proofErr w:type="spellStart"/>
            <w:r w:rsidRPr="00AA0913">
              <w:rPr>
                <w:rFonts w:cstheme="minorHAnsi"/>
              </w:rPr>
              <w:t>tingkat</w:t>
            </w:r>
            <w:proofErr w:type="spellEnd"/>
            <w:r w:rsidRPr="00AA0913">
              <w:rPr>
                <w:rFonts w:cstheme="minorHAnsi"/>
              </w:rPr>
              <w:t xml:space="preserve"> </w:t>
            </w:r>
            <w:proofErr w:type="spellStart"/>
            <w:r w:rsidRPr="00AA0913">
              <w:rPr>
                <w:rFonts w:cstheme="minorHAnsi"/>
              </w:rPr>
              <w:t>kelulusan</w:t>
            </w:r>
            <w:proofErr w:type="spellEnd"/>
            <w:r w:rsidRPr="00AA0913">
              <w:rPr>
                <w:rFonts w:cstheme="minorHAnsi"/>
              </w:rPr>
              <w:t xml:space="preserve"> yang </w:t>
            </w:r>
            <w:proofErr w:type="spellStart"/>
            <w:r w:rsidRPr="00AA0913">
              <w:rPr>
                <w:rFonts w:cstheme="minorHAnsi"/>
              </w:rPr>
              <w:t>masih</w:t>
            </w:r>
            <w:proofErr w:type="spellEnd"/>
            <w:r w:rsidRPr="00AA0913">
              <w:rPr>
                <w:rFonts w:cstheme="minorHAnsi"/>
              </w:rPr>
              <w:t xml:space="preserve"> </w:t>
            </w:r>
            <w:proofErr w:type="spellStart"/>
            <w:r w:rsidRPr="00AA0913">
              <w:rPr>
                <w:rFonts w:cstheme="minorHAnsi"/>
              </w:rPr>
              <w:t>perlu</w:t>
            </w:r>
            <w:proofErr w:type="spellEnd"/>
            <w:r w:rsidRPr="00AA0913">
              <w:rPr>
                <w:rFonts w:cstheme="minorHAnsi"/>
              </w:rPr>
              <w:t xml:space="preserve"> </w:t>
            </w:r>
            <w:proofErr w:type="spellStart"/>
            <w:r w:rsidRPr="00AA0913">
              <w:rPr>
                <w:rFonts w:cstheme="minorHAnsi"/>
              </w:rPr>
              <w:t>ditingkatkan</w:t>
            </w:r>
            <w:proofErr w:type="spellEnd"/>
          </w:p>
          <w:p w14:paraId="08BD3EA4" w14:textId="77777777" w:rsidR="00AA0913" w:rsidRPr="00AA0913" w:rsidRDefault="00AA0913" w:rsidP="00AA0913">
            <w:pPr>
              <w:pStyle w:val="ListParagraph"/>
              <w:numPr>
                <w:ilvl w:val="0"/>
                <w:numId w:val="210"/>
              </w:numPr>
              <w:rPr>
                <w:rFonts w:cstheme="minorHAnsi"/>
              </w:rPr>
            </w:pPr>
            <w:proofErr w:type="spellStart"/>
            <w:r w:rsidRPr="00AA0913">
              <w:rPr>
                <w:rFonts w:cstheme="minorHAnsi"/>
              </w:rPr>
              <w:t>Prestasi</w:t>
            </w:r>
            <w:proofErr w:type="spellEnd"/>
            <w:r w:rsidRPr="00AA0913">
              <w:rPr>
                <w:rFonts w:cstheme="minorHAnsi"/>
              </w:rPr>
              <w:t xml:space="preserve"> </w:t>
            </w:r>
            <w:proofErr w:type="spellStart"/>
            <w:r w:rsidRPr="00AA0913">
              <w:rPr>
                <w:rFonts w:cstheme="minorHAnsi"/>
              </w:rPr>
              <w:t>mahasiswa</w:t>
            </w:r>
            <w:proofErr w:type="spellEnd"/>
            <w:r w:rsidRPr="00AA0913">
              <w:rPr>
                <w:rFonts w:cstheme="minorHAnsi"/>
              </w:rPr>
              <w:t xml:space="preserve"> </w:t>
            </w:r>
            <w:proofErr w:type="spellStart"/>
            <w:r w:rsidRPr="00AA0913">
              <w:rPr>
                <w:rFonts w:cstheme="minorHAnsi"/>
              </w:rPr>
              <w:t>sebagian</w:t>
            </w:r>
            <w:proofErr w:type="spellEnd"/>
            <w:r w:rsidRPr="00AA0913">
              <w:rPr>
                <w:rFonts w:cstheme="minorHAnsi"/>
              </w:rPr>
              <w:t xml:space="preserve"> </w:t>
            </w:r>
            <w:proofErr w:type="spellStart"/>
            <w:r w:rsidRPr="00AA0913">
              <w:rPr>
                <w:rFonts w:cstheme="minorHAnsi"/>
              </w:rPr>
              <w:t>besar</w:t>
            </w:r>
            <w:proofErr w:type="spellEnd"/>
            <w:r w:rsidRPr="00AA0913">
              <w:rPr>
                <w:rFonts w:cstheme="minorHAnsi"/>
              </w:rPr>
              <w:t xml:space="preserve"> </w:t>
            </w:r>
            <w:proofErr w:type="spellStart"/>
            <w:r w:rsidRPr="00AA0913">
              <w:rPr>
                <w:rFonts w:cstheme="minorHAnsi"/>
              </w:rPr>
              <w:t>dicapai</w:t>
            </w:r>
            <w:proofErr w:type="spellEnd"/>
            <w:r w:rsidRPr="00AA0913">
              <w:rPr>
                <w:rFonts w:cstheme="minorHAnsi"/>
              </w:rPr>
              <w:t xml:space="preserve"> oleh </w:t>
            </w:r>
            <w:proofErr w:type="spellStart"/>
            <w:r w:rsidRPr="00AA0913">
              <w:rPr>
                <w:rFonts w:cstheme="minorHAnsi"/>
              </w:rPr>
              <w:t>hanya</w:t>
            </w:r>
            <w:proofErr w:type="spellEnd"/>
            <w:r w:rsidRPr="00AA0913">
              <w:rPr>
                <w:rFonts w:cstheme="minorHAnsi"/>
              </w:rPr>
              <w:t xml:space="preserve"> </w:t>
            </w:r>
            <w:proofErr w:type="spellStart"/>
            <w:r w:rsidRPr="00AA0913">
              <w:rPr>
                <w:rFonts w:cstheme="minorHAnsi"/>
              </w:rPr>
              <w:t>beberapa</w:t>
            </w:r>
            <w:proofErr w:type="spellEnd"/>
            <w:r w:rsidRPr="00AA0913">
              <w:rPr>
                <w:rFonts w:cstheme="minorHAnsi"/>
              </w:rPr>
              <w:t xml:space="preserve"> </w:t>
            </w:r>
            <w:proofErr w:type="spellStart"/>
            <w:r w:rsidRPr="00AA0913">
              <w:rPr>
                <w:rFonts w:cstheme="minorHAnsi"/>
              </w:rPr>
              <w:t>mahasiswa</w:t>
            </w:r>
            <w:proofErr w:type="spellEnd"/>
            <w:r w:rsidRPr="00AA0913">
              <w:rPr>
                <w:rFonts w:cstheme="minorHAnsi"/>
              </w:rPr>
              <w:t xml:space="preserve"> </w:t>
            </w:r>
            <w:proofErr w:type="spellStart"/>
            <w:r w:rsidRPr="00AA0913">
              <w:rPr>
                <w:rFonts w:cstheme="minorHAnsi"/>
              </w:rPr>
              <w:t>saja</w:t>
            </w:r>
            <w:proofErr w:type="spellEnd"/>
            <w:r w:rsidRPr="00AA0913">
              <w:rPr>
                <w:rFonts w:cstheme="minorHAnsi"/>
              </w:rPr>
              <w:t xml:space="preserve">, </w:t>
            </w:r>
            <w:proofErr w:type="spellStart"/>
            <w:r w:rsidRPr="00AA0913">
              <w:rPr>
                <w:rFonts w:cstheme="minorHAnsi"/>
              </w:rPr>
              <w:t>sehingga</w:t>
            </w:r>
            <w:proofErr w:type="spellEnd"/>
            <w:r w:rsidRPr="00AA0913">
              <w:rPr>
                <w:rFonts w:cstheme="minorHAnsi"/>
              </w:rPr>
              <w:t xml:space="preserve"> </w:t>
            </w:r>
            <w:proofErr w:type="spellStart"/>
            <w:r w:rsidRPr="00AA0913">
              <w:rPr>
                <w:rFonts w:cstheme="minorHAnsi"/>
              </w:rPr>
              <w:t>masih</w:t>
            </w:r>
            <w:proofErr w:type="spellEnd"/>
            <w:r w:rsidRPr="00AA0913">
              <w:rPr>
                <w:rFonts w:cstheme="minorHAnsi"/>
              </w:rPr>
              <w:t xml:space="preserve"> </w:t>
            </w:r>
            <w:proofErr w:type="spellStart"/>
            <w:r w:rsidRPr="00AA0913">
              <w:rPr>
                <w:rFonts w:cstheme="minorHAnsi"/>
              </w:rPr>
              <w:t>perlu</w:t>
            </w:r>
            <w:proofErr w:type="spellEnd"/>
            <w:r w:rsidRPr="00AA0913">
              <w:rPr>
                <w:rFonts w:cstheme="minorHAnsi"/>
              </w:rPr>
              <w:t xml:space="preserve"> </w:t>
            </w:r>
            <w:proofErr w:type="spellStart"/>
            <w:r w:rsidRPr="00AA0913">
              <w:rPr>
                <w:rFonts w:cstheme="minorHAnsi"/>
              </w:rPr>
              <w:t>meningkatkan</w:t>
            </w:r>
            <w:proofErr w:type="spellEnd"/>
            <w:r w:rsidRPr="00AA0913">
              <w:rPr>
                <w:rFonts w:cstheme="minorHAnsi"/>
              </w:rPr>
              <w:t xml:space="preserve"> </w:t>
            </w:r>
            <w:proofErr w:type="spellStart"/>
            <w:r w:rsidRPr="00AA0913">
              <w:rPr>
                <w:rFonts w:cstheme="minorHAnsi"/>
              </w:rPr>
              <w:t>jumlah</w:t>
            </w:r>
            <w:proofErr w:type="spellEnd"/>
            <w:r w:rsidRPr="00AA0913">
              <w:rPr>
                <w:rFonts w:cstheme="minorHAnsi"/>
              </w:rPr>
              <w:t xml:space="preserve"> </w:t>
            </w:r>
            <w:proofErr w:type="spellStart"/>
            <w:r w:rsidRPr="00AA0913">
              <w:rPr>
                <w:rFonts w:cstheme="minorHAnsi"/>
              </w:rPr>
              <w:t>mahasiswa</w:t>
            </w:r>
            <w:proofErr w:type="spellEnd"/>
            <w:r w:rsidRPr="00AA0913">
              <w:rPr>
                <w:rFonts w:cstheme="minorHAnsi"/>
              </w:rPr>
              <w:t xml:space="preserve"> yang </w:t>
            </w:r>
            <w:proofErr w:type="spellStart"/>
            <w:r w:rsidRPr="00AA0913">
              <w:rPr>
                <w:rFonts w:cstheme="minorHAnsi"/>
              </w:rPr>
              <w:t>dapat</w:t>
            </w:r>
            <w:proofErr w:type="spellEnd"/>
            <w:r w:rsidRPr="00AA0913">
              <w:rPr>
                <w:rFonts w:cstheme="minorHAnsi"/>
              </w:rPr>
              <w:t xml:space="preserve"> </w:t>
            </w:r>
            <w:proofErr w:type="spellStart"/>
            <w:r w:rsidRPr="00AA0913">
              <w:rPr>
                <w:rFonts w:cstheme="minorHAnsi"/>
              </w:rPr>
              <w:t>meraih</w:t>
            </w:r>
            <w:proofErr w:type="spellEnd"/>
            <w:r w:rsidRPr="00AA0913">
              <w:rPr>
                <w:rFonts w:cstheme="minorHAnsi"/>
              </w:rPr>
              <w:t xml:space="preserve"> </w:t>
            </w:r>
            <w:proofErr w:type="spellStart"/>
            <w:r w:rsidRPr="00AA0913">
              <w:rPr>
                <w:rFonts w:cstheme="minorHAnsi"/>
              </w:rPr>
              <w:t>prestasi</w:t>
            </w:r>
            <w:proofErr w:type="spellEnd"/>
          </w:p>
        </w:tc>
      </w:tr>
      <w:tr w:rsidR="00AA0913" w:rsidRPr="00AA0913" w14:paraId="348BC8CC" w14:textId="77777777" w:rsidTr="0D117C43">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559662B9" w14:textId="77777777" w:rsidR="00AA0913" w:rsidRPr="00AA0913" w:rsidRDefault="00AA0913" w:rsidP="00AA0913">
            <w:pPr>
              <w:jc w:val="center"/>
              <w:rPr>
                <w:rFonts w:cstheme="minorHAnsi"/>
              </w:rPr>
            </w:pPr>
            <w:proofErr w:type="spellStart"/>
            <w:r w:rsidRPr="00AA0913">
              <w:rPr>
                <w:rFonts w:eastAsia="Calibri" w:cstheme="minorHAnsi"/>
                <w:b/>
                <w:bCs/>
              </w:rPr>
              <w:t>Peluang</w:t>
            </w:r>
            <w:proofErr w:type="spellEnd"/>
          </w:p>
          <w:p w14:paraId="055631FF" w14:textId="77777777" w:rsidR="00AA0913" w:rsidRPr="00AA0913" w:rsidRDefault="00AA0913" w:rsidP="00AA0913">
            <w:pPr>
              <w:jc w:val="center"/>
              <w:rPr>
                <w:rFonts w:cstheme="minorHAnsi"/>
              </w:rPr>
            </w:pPr>
            <w:r w:rsidRPr="00AA0913">
              <w:rPr>
                <w:rFonts w:eastAsia="Calibri" w:cstheme="minorHAnsi"/>
                <w:b/>
                <w:bCs/>
              </w:rPr>
              <w:t xml:space="preserve"> </w:t>
            </w:r>
          </w:p>
          <w:p w14:paraId="56C8AE7F" w14:textId="77777777" w:rsidR="00AA0913" w:rsidRPr="00AA0913" w:rsidRDefault="00AA0913" w:rsidP="00AA0913">
            <w:pPr>
              <w:pStyle w:val="ListParagraph"/>
              <w:numPr>
                <w:ilvl w:val="0"/>
                <w:numId w:val="208"/>
              </w:numPr>
              <w:rPr>
                <w:rFonts w:cstheme="minorHAnsi"/>
              </w:rPr>
            </w:pPr>
            <w:proofErr w:type="spellStart"/>
            <w:r w:rsidRPr="00AA0913">
              <w:rPr>
                <w:rFonts w:cstheme="minorHAnsi"/>
              </w:rPr>
              <w:lastRenderedPageBreak/>
              <w:t>Adanya</w:t>
            </w:r>
            <w:proofErr w:type="spellEnd"/>
            <w:r w:rsidRPr="00AA0913">
              <w:rPr>
                <w:rFonts w:cstheme="minorHAnsi"/>
              </w:rPr>
              <w:t xml:space="preserve"> </w:t>
            </w:r>
            <w:proofErr w:type="spellStart"/>
            <w:r w:rsidRPr="00AA0913">
              <w:rPr>
                <w:rFonts w:cstheme="minorHAnsi"/>
              </w:rPr>
              <w:t>dukungan</w:t>
            </w:r>
            <w:proofErr w:type="spellEnd"/>
            <w:r w:rsidRPr="00AA0913">
              <w:rPr>
                <w:rFonts w:cstheme="minorHAnsi"/>
              </w:rPr>
              <w:t xml:space="preserve"> </w:t>
            </w:r>
            <w:proofErr w:type="spellStart"/>
            <w:r w:rsidRPr="00AA0913">
              <w:rPr>
                <w:rFonts w:cstheme="minorHAnsi"/>
              </w:rPr>
              <w:t>dari</w:t>
            </w:r>
            <w:proofErr w:type="spellEnd"/>
            <w:r w:rsidRPr="00AA0913">
              <w:rPr>
                <w:rFonts w:cstheme="minorHAnsi"/>
              </w:rPr>
              <w:t xml:space="preserve"> </w:t>
            </w:r>
            <w:proofErr w:type="spellStart"/>
            <w:r w:rsidRPr="00AA0913">
              <w:rPr>
                <w:rFonts w:cstheme="minorHAnsi"/>
              </w:rPr>
              <w:t>pihak</w:t>
            </w:r>
            <w:proofErr w:type="spellEnd"/>
            <w:r w:rsidRPr="00AA0913">
              <w:rPr>
                <w:rFonts w:cstheme="minorHAnsi"/>
              </w:rPr>
              <w:t xml:space="preserve"> universitas </w:t>
            </w:r>
            <w:proofErr w:type="spellStart"/>
            <w:r w:rsidRPr="00AA0913">
              <w:rPr>
                <w:rFonts w:cstheme="minorHAnsi"/>
              </w:rPr>
              <w:t>dalam</w:t>
            </w:r>
            <w:proofErr w:type="spellEnd"/>
            <w:r w:rsidRPr="00AA0913">
              <w:rPr>
                <w:rFonts w:cstheme="minorHAnsi"/>
              </w:rPr>
              <w:t xml:space="preserve"> </w:t>
            </w:r>
            <w:proofErr w:type="spellStart"/>
            <w:r w:rsidRPr="00AA0913">
              <w:rPr>
                <w:rFonts w:cstheme="minorHAnsi"/>
              </w:rPr>
              <w:t>menyediakan</w:t>
            </w:r>
            <w:proofErr w:type="spellEnd"/>
            <w:r w:rsidRPr="00AA0913">
              <w:rPr>
                <w:rFonts w:cstheme="minorHAnsi"/>
              </w:rPr>
              <w:t xml:space="preserve"> </w:t>
            </w:r>
            <w:proofErr w:type="spellStart"/>
            <w:r w:rsidRPr="00AA0913">
              <w:rPr>
                <w:rFonts w:cstheme="minorHAnsi"/>
              </w:rPr>
              <w:t>sarana</w:t>
            </w:r>
            <w:proofErr w:type="spellEnd"/>
            <w:r w:rsidRPr="00AA0913">
              <w:rPr>
                <w:rFonts w:cstheme="minorHAnsi"/>
              </w:rPr>
              <w:t xml:space="preserve"> dan </w:t>
            </w:r>
            <w:proofErr w:type="spellStart"/>
            <w:r w:rsidRPr="00AA0913">
              <w:rPr>
                <w:rFonts w:cstheme="minorHAnsi"/>
              </w:rPr>
              <w:t>fasilitas</w:t>
            </w:r>
            <w:proofErr w:type="spellEnd"/>
            <w:r w:rsidRPr="00AA0913">
              <w:rPr>
                <w:rFonts w:cstheme="minorHAnsi"/>
              </w:rPr>
              <w:t xml:space="preserve"> </w:t>
            </w:r>
            <w:proofErr w:type="spellStart"/>
            <w:r w:rsidRPr="00AA0913">
              <w:rPr>
                <w:rFonts w:cstheme="minorHAnsi"/>
              </w:rPr>
              <w:t>pendidikan</w:t>
            </w:r>
            <w:proofErr w:type="spellEnd"/>
            <w:r w:rsidRPr="00AA0913">
              <w:rPr>
                <w:rFonts w:cstheme="minorHAnsi"/>
              </w:rPr>
              <w:t xml:space="preserve"> yang </w:t>
            </w:r>
            <w:proofErr w:type="spellStart"/>
            <w:r w:rsidRPr="00AA0913">
              <w:rPr>
                <w:rFonts w:cstheme="minorHAnsi"/>
              </w:rPr>
              <w:t>memadai</w:t>
            </w:r>
            <w:proofErr w:type="spellEnd"/>
            <w:r w:rsidRPr="00AA0913">
              <w:rPr>
                <w:rFonts w:cstheme="minorHAnsi"/>
              </w:rPr>
              <w:t xml:space="preserve"> </w:t>
            </w:r>
            <w:proofErr w:type="spellStart"/>
            <w:r w:rsidRPr="00AA0913">
              <w:rPr>
                <w:rFonts w:cstheme="minorHAnsi"/>
              </w:rPr>
              <w:t>untuk</w:t>
            </w:r>
            <w:proofErr w:type="spellEnd"/>
            <w:r w:rsidRPr="00AA0913">
              <w:rPr>
                <w:rFonts w:cstheme="minorHAnsi"/>
              </w:rPr>
              <w:t xml:space="preserve"> </w:t>
            </w:r>
            <w:proofErr w:type="spellStart"/>
            <w:r w:rsidRPr="00AA0913">
              <w:rPr>
                <w:rFonts w:cstheme="minorHAnsi"/>
              </w:rPr>
              <w:t>mendukung</w:t>
            </w:r>
            <w:proofErr w:type="spellEnd"/>
            <w:r w:rsidRPr="00AA0913">
              <w:rPr>
                <w:rFonts w:cstheme="minorHAnsi"/>
              </w:rPr>
              <w:t xml:space="preserve"> </w:t>
            </w:r>
            <w:proofErr w:type="spellStart"/>
            <w:r w:rsidRPr="00AA0913">
              <w:rPr>
                <w:rFonts w:cstheme="minorHAnsi"/>
              </w:rPr>
              <w:t>pencapaian</w:t>
            </w:r>
            <w:proofErr w:type="spellEnd"/>
            <w:r w:rsidRPr="00AA0913">
              <w:rPr>
                <w:rFonts w:cstheme="minorHAnsi"/>
              </w:rPr>
              <w:t xml:space="preserve"> </w:t>
            </w:r>
            <w:proofErr w:type="spellStart"/>
            <w:r w:rsidRPr="00AA0913">
              <w:rPr>
                <w:rFonts w:cstheme="minorHAnsi"/>
              </w:rPr>
              <w:t>prestasi</w:t>
            </w:r>
            <w:proofErr w:type="spellEnd"/>
            <w:r w:rsidRPr="00AA0913">
              <w:rPr>
                <w:rFonts w:cstheme="minorHAnsi"/>
              </w:rPr>
              <w:t xml:space="preserve"> </w:t>
            </w:r>
            <w:proofErr w:type="spellStart"/>
            <w:r w:rsidRPr="00AA0913">
              <w:rPr>
                <w:rFonts w:cstheme="minorHAnsi"/>
              </w:rPr>
              <w:t>mahasiswa</w:t>
            </w:r>
            <w:proofErr w:type="spellEnd"/>
          </w:p>
          <w:p w14:paraId="6BDB1414" w14:textId="77777777" w:rsidR="00AA0913" w:rsidRPr="00AA0913" w:rsidRDefault="00AA0913" w:rsidP="00AA0913">
            <w:pPr>
              <w:pStyle w:val="ListParagraph"/>
              <w:numPr>
                <w:ilvl w:val="0"/>
                <w:numId w:val="208"/>
              </w:numPr>
              <w:rPr>
                <w:rFonts w:cstheme="minorHAnsi"/>
              </w:rPr>
            </w:pPr>
            <w:proofErr w:type="spellStart"/>
            <w:r w:rsidRPr="00AA0913">
              <w:rPr>
                <w:rFonts w:cstheme="minorHAnsi"/>
              </w:rPr>
              <w:t>Adanya</w:t>
            </w:r>
            <w:proofErr w:type="spellEnd"/>
            <w:r w:rsidRPr="00AA0913">
              <w:rPr>
                <w:rFonts w:cstheme="minorHAnsi"/>
              </w:rPr>
              <w:t xml:space="preserve"> </w:t>
            </w:r>
            <w:proofErr w:type="spellStart"/>
            <w:r w:rsidRPr="00AA0913">
              <w:rPr>
                <w:rFonts w:cstheme="minorHAnsi"/>
              </w:rPr>
              <w:t>dukungan</w:t>
            </w:r>
            <w:proofErr w:type="spellEnd"/>
            <w:r w:rsidRPr="00AA0913">
              <w:rPr>
                <w:rFonts w:cstheme="minorHAnsi"/>
              </w:rPr>
              <w:t xml:space="preserve"> </w:t>
            </w:r>
            <w:proofErr w:type="spellStart"/>
            <w:r w:rsidRPr="00AA0913">
              <w:rPr>
                <w:rFonts w:cstheme="minorHAnsi"/>
              </w:rPr>
              <w:t>dari</w:t>
            </w:r>
            <w:proofErr w:type="spellEnd"/>
            <w:r w:rsidRPr="00AA0913">
              <w:rPr>
                <w:rFonts w:cstheme="minorHAnsi"/>
              </w:rPr>
              <w:t xml:space="preserve"> </w:t>
            </w:r>
            <w:proofErr w:type="spellStart"/>
            <w:r w:rsidRPr="00AA0913">
              <w:rPr>
                <w:rFonts w:cstheme="minorHAnsi"/>
              </w:rPr>
              <w:t>pihak</w:t>
            </w:r>
            <w:proofErr w:type="spellEnd"/>
            <w:r w:rsidRPr="00AA0913">
              <w:rPr>
                <w:rFonts w:cstheme="minorHAnsi"/>
              </w:rPr>
              <w:t xml:space="preserve"> sponsor </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lembaga</w:t>
            </w:r>
            <w:proofErr w:type="spellEnd"/>
            <w:r w:rsidRPr="00AA0913">
              <w:rPr>
                <w:rFonts w:cstheme="minorHAnsi"/>
              </w:rPr>
              <w:t xml:space="preserve"> </w:t>
            </w:r>
            <w:proofErr w:type="spellStart"/>
            <w:r w:rsidRPr="00AA0913">
              <w:rPr>
                <w:rFonts w:cstheme="minorHAnsi"/>
              </w:rPr>
              <w:t>pemerintah</w:t>
            </w:r>
            <w:proofErr w:type="spellEnd"/>
            <w:r w:rsidRPr="00AA0913">
              <w:rPr>
                <w:rFonts w:cstheme="minorHAnsi"/>
              </w:rPr>
              <w:t xml:space="preserve"> </w:t>
            </w:r>
            <w:proofErr w:type="spellStart"/>
            <w:r w:rsidRPr="00AA0913">
              <w:rPr>
                <w:rFonts w:cstheme="minorHAnsi"/>
              </w:rPr>
              <w:t>dalam</w:t>
            </w:r>
            <w:proofErr w:type="spellEnd"/>
            <w:r w:rsidRPr="00AA0913">
              <w:rPr>
                <w:rFonts w:cstheme="minorHAnsi"/>
              </w:rPr>
              <w:t xml:space="preserve"> </w:t>
            </w:r>
            <w:proofErr w:type="spellStart"/>
            <w:r w:rsidRPr="00AA0913">
              <w:rPr>
                <w:rFonts w:cstheme="minorHAnsi"/>
              </w:rPr>
              <w:t>memberikan</w:t>
            </w:r>
            <w:proofErr w:type="spellEnd"/>
            <w:r w:rsidRPr="00AA0913">
              <w:rPr>
                <w:rFonts w:cstheme="minorHAnsi"/>
              </w:rPr>
              <w:t xml:space="preserve"> </w:t>
            </w:r>
            <w:proofErr w:type="spellStart"/>
            <w:r w:rsidRPr="00AA0913">
              <w:rPr>
                <w:rFonts w:cstheme="minorHAnsi"/>
              </w:rPr>
              <w:t>penghargaan</w:t>
            </w:r>
            <w:proofErr w:type="spellEnd"/>
            <w:r w:rsidRPr="00AA0913">
              <w:rPr>
                <w:rFonts w:cstheme="minorHAnsi"/>
              </w:rPr>
              <w:t xml:space="preserve"> </w:t>
            </w:r>
            <w:proofErr w:type="spellStart"/>
            <w:r w:rsidRPr="00AA0913">
              <w:rPr>
                <w:rFonts w:cstheme="minorHAnsi"/>
              </w:rPr>
              <w:t>atau</w:t>
            </w:r>
            <w:proofErr w:type="spellEnd"/>
            <w:r w:rsidRPr="00AA0913">
              <w:rPr>
                <w:rFonts w:cstheme="minorHAnsi"/>
              </w:rPr>
              <w:t xml:space="preserve"> dana </w:t>
            </w:r>
            <w:proofErr w:type="spellStart"/>
            <w:r w:rsidRPr="00AA0913">
              <w:rPr>
                <w:rFonts w:cstheme="minorHAnsi"/>
              </w:rPr>
              <w:t>beasiswa</w:t>
            </w:r>
            <w:proofErr w:type="spellEnd"/>
            <w:r w:rsidRPr="00AA0913">
              <w:rPr>
                <w:rFonts w:cstheme="minorHAnsi"/>
              </w:rPr>
              <w:t xml:space="preserve"> </w:t>
            </w:r>
            <w:proofErr w:type="spellStart"/>
            <w:r w:rsidRPr="00AA0913">
              <w:rPr>
                <w:rFonts w:cstheme="minorHAnsi"/>
              </w:rPr>
              <w:t>kepada</w:t>
            </w:r>
            <w:proofErr w:type="spellEnd"/>
            <w:r w:rsidRPr="00AA0913">
              <w:rPr>
                <w:rFonts w:cstheme="minorHAnsi"/>
              </w:rPr>
              <w:t xml:space="preserve"> </w:t>
            </w:r>
            <w:proofErr w:type="spellStart"/>
            <w:r w:rsidRPr="00AA0913">
              <w:rPr>
                <w:rFonts w:cstheme="minorHAnsi"/>
              </w:rPr>
              <w:t>mahasiswa</w:t>
            </w:r>
            <w:proofErr w:type="spellEnd"/>
            <w:r w:rsidRPr="00AA0913">
              <w:rPr>
                <w:rFonts w:cstheme="minorHAnsi"/>
              </w:rPr>
              <w:t xml:space="preserve"> yang </w:t>
            </w:r>
            <w:proofErr w:type="spellStart"/>
            <w:r w:rsidRPr="00AA0913">
              <w:rPr>
                <w:rFonts w:cstheme="minorHAnsi"/>
              </w:rPr>
              <w:t>meraih</w:t>
            </w:r>
            <w:proofErr w:type="spellEnd"/>
            <w:r w:rsidRPr="00AA0913">
              <w:rPr>
                <w:rFonts w:cstheme="minorHAnsi"/>
              </w:rPr>
              <w:t xml:space="preserve"> </w:t>
            </w:r>
            <w:proofErr w:type="spellStart"/>
            <w:r w:rsidRPr="00AA0913">
              <w:rPr>
                <w:rFonts w:cstheme="minorHAnsi"/>
              </w:rPr>
              <w:t>prestasi</w:t>
            </w:r>
            <w:proofErr w:type="spellEnd"/>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4E9E2A37" w14:textId="77777777" w:rsidR="00AA0913" w:rsidRPr="00AA0913" w:rsidRDefault="00AA0913" w:rsidP="00AA0913">
            <w:pPr>
              <w:jc w:val="center"/>
              <w:rPr>
                <w:rFonts w:cstheme="minorHAnsi"/>
              </w:rPr>
            </w:pPr>
            <w:proofErr w:type="spellStart"/>
            <w:r w:rsidRPr="00AA0913">
              <w:rPr>
                <w:rFonts w:eastAsia="Calibri" w:cstheme="minorHAnsi"/>
                <w:b/>
                <w:bCs/>
              </w:rPr>
              <w:lastRenderedPageBreak/>
              <w:t>Ancaman</w:t>
            </w:r>
            <w:proofErr w:type="spellEnd"/>
          </w:p>
          <w:p w14:paraId="24C67000" w14:textId="77777777" w:rsidR="00AA0913" w:rsidRPr="00AA0913" w:rsidRDefault="00AA0913" w:rsidP="00AA0913">
            <w:pPr>
              <w:rPr>
                <w:rFonts w:cstheme="minorHAnsi"/>
              </w:rPr>
            </w:pPr>
            <w:r w:rsidRPr="00AA0913">
              <w:rPr>
                <w:rFonts w:eastAsia="Calibri" w:cstheme="minorHAnsi"/>
              </w:rPr>
              <w:t xml:space="preserve"> </w:t>
            </w:r>
          </w:p>
          <w:p w14:paraId="6BC378AE" w14:textId="77777777" w:rsidR="00AA0913" w:rsidRPr="00AA0913" w:rsidRDefault="00AA0913" w:rsidP="00AA0913">
            <w:pPr>
              <w:pStyle w:val="ListParagraph"/>
              <w:numPr>
                <w:ilvl w:val="0"/>
                <w:numId w:val="206"/>
              </w:numPr>
              <w:rPr>
                <w:rFonts w:cstheme="minorHAnsi"/>
              </w:rPr>
            </w:pPr>
            <w:proofErr w:type="spellStart"/>
            <w:r w:rsidRPr="00AA0913">
              <w:rPr>
                <w:rFonts w:cstheme="minorHAnsi"/>
              </w:rPr>
              <w:lastRenderedPageBreak/>
              <w:t>Adanya</w:t>
            </w:r>
            <w:proofErr w:type="spellEnd"/>
            <w:r w:rsidRPr="00AA0913">
              <w:rPr>
                <w:rFonts w:cstheme="minorHAnsi"/>
              </w:rPr>
              <w:t xml:space="preserve"> </w:t>
            </w:r>
            <w:proofErr w:type="spellStart"/>
            <w:r w:rsidRPr="00AA0913">
              <w:rPr>
                <w:rFonts w:cstheme="minorHAnsi"/>
              </w:rPr>
              <w:t>persaingan</w:t>
            </w:r>
            <w:proofErr w:type="spellEnd"/>
            <w:r w:rsidRPr="00AA0913">
              <w:rPr>
                <w:rFonts w:cstheme="minorHAnsi"/>
              </w:rPr>
              <w:t xml:space="preserve"> yang </w:t>
            </w:r>
            <w:proofErr w:type="spellStart"/>
            <w:r w:rsidRPr="00AA0913">
              <w:rPr>
                <w:rFonts w:cstheme="minorHAnsi"/>
              </w:rPr>
              <w:t>semakin</w:t>
            </w:r>
            <w:proofErr w:type="spellEnd"/>
            <w:r w:rsidRPr="00AA0913">
              <w:rPr>
                <w:rFonts w:cstheme="minorHAnsi"/>
              </w:rPr>
              <w:t xml:space="preserve"> </w:t>
            </w:r>
            <w:proofErr w:type="spellStart"/>
            <w:r w:rsidRPr="00AA0913">
              <w:rPr>
                <w:rFonts w:cstheme="minorHAnsi"/>
              </w:rPr>
              <w:t>ketat</w:t>
            </w:r>
            <w:proofErr w:type="spellEnd"/>
            <w:r w:rsidRPr="00AA0913">
              <w:rPr>
                <w:rFonts w:cstheme="minorHAnsi"/>
              </w:rPr>
              <w:t xml:space="preserve"> di dunia </w:t>
            </w:r>
            <w:proofErr w:type="spellStart"/>
            <w:r w:rsidRPr="00AA0913">
              <w:rPr>
                <w:rFonts w:cstheme="minorHAnsi"/>
              </w:rPr>
              <w:t>pendidikan</w:t>
            </w:r>
            <w:proofErr w:type="spellEnd"/>
            <w:r w:rsidRPr="00AA0913">
              <w:rPr>
                <w:rFonts w:cstheme="minorHAnsi"/>
              </w:rPr>
              <w:t xml:space="preserve">, </w:t>
            </w:r>
            <w:proofErr w:type="spellStart"/>
            <w:r w:rsidRPr="00AA0913">
              <w:rPr>
                <w:rFonts w:cstheme="minorHAnsi"/>
              </w:rPr>
              <w:t>sehingga</w:t>
            </w:r>
            <w:proofErr w:type="spellEnd"/>
            <w:r w:rsidRPr="00AA0913">
              <w:rPr>
                <w:rFonts w:cstheme="minorHAnsi"/>
              </w:rPr>
              <w:t xml:space="preserve"> </w:t>
            </w:r>
            <w:proofErr w:type="spellStart"/>
            <w:r w:rsidRPr="00AA0913">
              <w:rPr>
                <w:rFonts w:cstheme="minorHAnsi"/>
              </w:rPr>
              <w:t>perlu</w:t>
            </w:r>
            <w:proofErr w:type="spellEnd"/>
            <w:r w:rsidRPr="00AA0913">
              <w:rPr>
                <w:rFonts w:cstheme="minorHAnsi"/>
              </w:rPr>
              <w:t xml:space="preserve"> </w:t>
            </w:r>
            <w:proofErr w:type="spellStart"/>
            <w:r w:rsidRPr="00AA0913">
              <w:rPr>
                <w:rFonts w:cstheme="minorHAnsi"/>
              </w:rPr>
              <w:t>terus</w:t>
            </w:r>
            <w:proofErr w:type="spellEnd"/>
            <w:r w:rsidRPr="00AA0913">
              <w:rPr>
                <w:rFonts w:cstheme="minorHAnsi"/>
              </w:rPr>
              <w:t xml:space="preserve"> </w:t>
            </w:r>
            <w:proofErr w:type="spellStart"/>
            <w:r w:rsidRPr="00AA0913">
              <w:rPr>
                <w:rFonts w:cstheme="minorHAnsi"/>
              </w:rPr>
              <w:t>meningkatkan</w:t>
            </w:r>
            <w:proofErr w:type="spellEnd"/>
            <w:r w:rsidRPr="00AA0913">
              <w:rPr>
                <w:rFonts w:cstheme="minorHAnsi"/>
              </w:rPr>
              <w:t xml:space="preserve"> </w:t>
            </w:r>
            <w:proofErr w:type="spellStart"/>
            <w:r w:rsidRPr="00AA0913">
              <w:rPr>
                <w:rFonts w:cstheme="minorHAnsi"/>
              </w:rPr>
              <w:t>kualitas</w:t>
            </w:r>
            <w:proofErr w:type="spellEnd"/>
            <w:r w:rsidRPr="00AA0913">
              <w:rPr>
                <w:rFonts w:cstheme="minorHAnsi"/>
              </w:rPr>
              <w:t xml:space="preserve"> dan </w:t>
            </w:r>
            <w:proofErr w:type="spellStart"/>
            <w:r w:rsidRPr="00AA0913">
              <w:rPr>
                <w:rFonts w:cstheme="minorHAnsi"/>
              </w:rPr>
              <w:t>kuantitas</w:t>
            </w:r>
            <w:proofErr w:type="spellEnd"/>
            <w:r w:rsidRPr="00AA0913">
              <w:rPr>
                <w:rFonts w:cstheme="minorHAnsi"/>
              </w:rPr>
              <w:t xml:space="preserve"> </w:t>
            </w:r>
            <w:proofErr w:type="spellStart"/>
            <w:r w:rsidRPr="00AA0913">
              <w:rPr>
                <w:rFonts w:cstheme="minorHAnsi"/>
              </w:rPr>
              <w:t>prestasi</w:t>
            </w:r>
            <w:proofErr w:type="spellEnd"/>
            <w:r w:rsidRPr="00AA0913">
              <w:rPr>
                <w:rFonts w:cstheme="minorHAnsi"/>
              </w:rPr>
              <w:t xml:space="preserve"> yang </w:t>
            </w:r>
            <w:proofErr w:type="spellStart"/>
            <w:r w:rsidRPr="00AA0913">
              <w:rPr>
                <w:rFonts w:cstheme="minorHAnsi"/>
              </w:rPr>
              <w:t>dicapai</w:t>
            </w:r>
            <w:proofErr w:type="spellEnd"/>
          </w:p>
          <w:p w14:paraId="44F98C65" w14:textId="77777777" w:rsidR="00AA0913" w:rsidRPr="00AA0913" w:rsidRDefault="00AA0913" w:rsidP="00AA0913">
            <w:pPr>
              <w:pStyle w:val="ListParagraph"/>
              <w:numPr>
                <w:ilvl w:val="0"/>
                <w:numId w:val="206"/>
              </w:numPr>
              <w:rPr>
                <w:rFonts w:cstheme="minorHAnsi"/>
              </w:rPr>
            </w:pPr>
            <w:proofErr w:type="spellStart"/>
            <w:r w:rsidRPr="00AA0913">
              <w:rPr>
                <w:rFonts w:cstheme="minorHAnsi"/>
              </w:rPr>
              <w:t>Adanya</w:t>
            </w:r>
            <w:proofErr w:type="spellEnd"/>
            <w:r w:rsidRPr="00AA0913">
              <w:rPr>
                <w:rFonts w:cstheme="minorHAnsi"/>
              </w:rPr>
              <w:t xml:space="preserve"> </w:t>
            </w:r>
            <w:proofErr w:type="spellStart"/>
            <w:r w:rsidRPr="00AA0913">
              <w:rPr>
                <w:rFonts w:cstheme="minorHAnsi"/>
              </w:rPr>
              <w:t>perubahan</w:t>
            </w:r>
            <w:proofErr w:type="spellEnd"/>
            <w:r w:rsidRPr="00AA0913">
              <w:rPr>
                <w:rFonts w:cstheme="minorHAnsi"/>
              </w:rPr>
              <w:t xml:space="preserve"> </w:t>
            </w:r>
            <w:proofErr w:type="spellStart"/>
            <w:r w:rsidRPr="00AA0913">
              <w:rPr>
                <w:rFonts w:cstheme="minorHAnsi"/>
              </w:rPr>
              <w:t>kebijakan</w:t>
            </w:r>
            <w:proofErr w:type="spellEnd"/>
            <w:r w:rsidRPr="00AA0913">
              <w:rPr>
                <w:rFonts w:cstheme="minorHAnsi"/>
              </w:rPr>
              <w:t xml:space="preserve"> </w:t>
            </w:r>
            <w:proofErr w:type="spellStart"/>
            <w:r w:rsidRPr="00AA0913">
              <w:rPr>
                <w:rFonts w:cstheme="minorHAnsi"/>
              </w:rPr>
              <w:t>pemerintah</w:t>
            </w:r>
            <w:proofErr w:type="spellEnd"/>
            <w:r w:rsidRPr="00AA0913">
              <w:rPr>
                <w:rFonts w:cstheme="minorHAnsi"/>
              </w:rPr>
              <w:t xml:space="preserve"> </w:t>
            </w:r>
            <w:proofErr w:type="spellStart"/>
            <w:r w:rsidRPr="00AA0913">
              <w:rPr>
                <w:rFonts w:cstheme="minorHAnsi"/>
              </w:rPr>
              <w:t>atau</w:t>
            </w:r>
            <w:proofErr w:type="spellEnd"/>
            <w:r w:rsidRPr="00AA0913">
              <w:rPr>
                <w:rFonts w:cstheme="minorHAnsi"/>
              </w:rPr>
              <w:t xml:space="preserve"> sponsor yang </w:t>
            </w:r>
            <w:proofErr w:type="spellStart"/>
            <w:r w:rsidRPr="00AA0913">
              <w:rPr>
                <w:rFonts w:cstheme="minorHAnsi"/>
              </w:rPr>
              <w:t>dapat</w:t>
            </w:r>
            <w:proofErr w:type="spellEnd"/>
            <w:r w:rsidRPr="00AA0913">
              <w:rPr>
                <w:rFonts w:cstheme="minorHAnsi"/>
              </w:rPr>
              <w:t xml:space="preserve"> </w:t>
            </w:r>
            <w:proofErr w:type="spellStart"/>
            <w:r w:rsidRPr="00AA0913">
              <w:rPr>
                <w:rFonts w:cstheme="minorHAnsi"/>
              </w:rPr>
              <w:t>mempengaruhi</w:t>
            </w:r>
            <w:proofErr w:type="spellEnd"/>
            <w:r w:rsidRPr="00AA0913">
              <w:rPr>
                <w:rFonts w:cstheme="minorHAnsi"/>
              </w:rPr>
              <w:t xml:space="preserve"> </w:t>
            </w:r>
            <w:proofErr w:type="spellStart"/>
            <w:r w:rsidRPr="00AA0913">
              <w:rPr>
                <w:rFonts w:cstheme="minorHAnsi"/>
              </w:rPr>
              <w:t>dukungan</w:t>
            </w:r>
            <w:proofErr w:type="spellEnd"/>
            <w:r w:rsidRPr="00AA0913">
              <w:rPr>
                <w:rFonts w:cstheme="minorHAnsi"/>
              </w:rPr>
              <w:t xml:space="preserve"> yang </w:t>
            </w:r>
            <w:proofErr w:type="spellStart"/>
            <w:r w:rsidRPr="00AA0913">
              <w:rPr>
                <w:rFonts w:cstheme="minorHAnsi"/>
              </w:rPr>
              <w:t>diberikan</w:t>
            </w:r>
            <w:proofErr w:type="spellEnd"/>
            <w:r w:rsidRPr="00AA0913">
              <w:rPr>
                <w:rFonts w:cstheme="minorHAnsi"/>
              </w:rPr>
              <w:t xml:space="preserve"> </w:t>
            </w:r>
            <w:proofErr w:type="spellStart"/>
            <w:r w:rsidRPr="00AA0913">
              <w:rPr>
                <w:rFonts w:cstheme="minorHAnsi"/>
              </w:rPr>
              <w:t>kepada</w:t>
            </w:r>
            <w:proofErr w:type="spellEnd"/>
            <w:r w:rsidRPr="00AA0913">
              <w:rPr>
                <w:rFonts w:cstheme="minorHAnsi"/>
              </w:rPr>
              <w:t xml:space="preserve"> </w:t>
            </w:r>
            <w:proofErr w:type="spellStart"/>
            <w:r w:rsidRPr="00AA0913">
              <w:rPr>
                <w:rFonts w:cstheme="minorHAnsi"/>
              </w:rPr>
              <w:t>mahasiswa</w:t>
            </w:r>
            <w:proofErr w:type="spellEnd"/>
            <w:r w:rsidRPr="00AA0913">
              <w:rPr>
                <w:rFonts w:cstheme="minorHAnsi"/>
              </w:rPr>
              <w:t xml:space="preserve"> dan universitas</w:t>
            </w:r>
          </w:p>
        </w:tc>
      </w:tr>
    </w:tbl>
    <w:p w14:paraId="71A3063C" w14:textId="77777777" w:rsidR="00AA0913" w:rsidRPr="00AA0913" w:rsidRDefault="00AA0913" w:rsidP="00AA0913">
      <w:pPr>
        <w:spacing w:after="0" w:line="240" w:lineRule="auto"/>
        <w:jc w:val="both"/>
        <w:rPr>
          <w:rFonts w:eastAsia="Calibri" w:cstheme="minorHAnsi"/>
        </w:rPr>
      </w:pPr>
    </w:p>
    <w:p w14:paraId="16331A9E" w14:textId="77777777" w:rsidR="00AA0913" w:rsidRPr="00AA0913" w:rsidRDefault="00AA0913" w:rsidP="00AA0913">
      <w:pPr>
        <w:spacing w:after="0" w:line="240" w:lineRule="auto"/>
        <w:contextualSpacing/>
        <w:jc w:val="both"/>
        <w:rPr>
          <w:rFonts w:cstheme="minorHAnsi"/>
        </w:rPr>
      </w:pPr>
    </w:p>
    <w:p w14:paraId="4190EBC0" w14:textId="77777777" w:rsidR="00AA0913" w:rsidRPr="00AA0913" w:rsidRDefault="00AA0913" w:rsidP="00AA0913">
      <w:pPr>
        <w:spacing w:after="0" w:line="240" w:lineRule="auto"/>
        <w:contextualSpacing/>
        <w:jc w:val="both"/>
        <w:rPr>
          <w:rFonts w:cstheme="minorHAnsi"/>
        </w:rPr>
      </w:pPr>
    </w:p>
    <w:p w14:paraId="6FB1021C" w14:textId="77777777" w:rsidR="00AA0913" w:rsidRPr="00AA0913" w:rsidRDefault="00AA0913" w:rsidP="00AA0913">
      <w:pPr>
        <w:spacing w:after="0" w:line="240" w:lineRule="auto"/>
        <w:contextualSpacing/>
        <w:jc w:val="both"/>
        <w:rPr>
          <w:rFonts w:cstheme="minorHAnsi"/>
          <w:b/>
        </w:rPr>
      </w:pPr>
      <w:r w:rsidRPr="00AA0913">
        <w:rPr>
          <w:rFonts w:cstheme="minorHAnsi"/>
          <w:b/>
        </w:rPr>
        <w:t xml:space="preserve">9.1.4 </w:t>
      </w:r>
      <w:proofErr w:type="spellStart"/>
      <w:r w:rsidRPr="00AA0913">
        <w:rPr>
          <w:rFonts w:cstheme="minorHAnsi"/>
          <w:b/>
        </w:rPr>
        <w:t>Tindak</w:t>
      </w:r>
      <w:proofErr w:type="spellEnd"/>
      <w:r w:rsidRPr="00AA0913">
        <w:rPr>
          <w:rFonts w:cstheme="minorHAnsi"/>
          <w:b/>
        </w:rPr>
        <w:t xml:space="preserve"> </w:t>
      </w:r>
      <w:proofErr w:type="spellStart"/>
      <w:r w:rsidRPr="00AA0913">
        <w:rPr>
          <w:rFonts w:cstheme="minorHAnsi"/>
          <w:b/>
        </w:rPr>
        <w:t>Lanjut</w:t>
      </w:r>
      <w:proofErr w:type="spellEnd"/>
    </w:p>
    <w:p w14:paraId="74AAD272"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Tindak</w:t>
      </w:r>
      <w:proofErr w:type="spellEnd"/>
      <w:r w:rsidRPr="00AA0913">
        <w:rPr>
          <w:rFonts w:cstheme="minorHAnsi"/>
        </w:rPr>
        <w:t xml:space="preserve"> </w:t>
      </w:r>
      <w:proofErr w:type="spellStart"/>
      <w:r w:rsidRPr="00AA0913">
        <w:rPr>
          <w:rFonts w:cstheme="minorHAnsi"/>
        </w:rPr>
        <w:t>lanjut</w:t>
      </w:r>
      <w:proofErr w:type="spellEnd"/>
      <w:r w:rsidRPr="00AA0913">
        <w:rPr>
          <w:rFonts w:cstheme="minorHAnsi"/>
        </w:rPr>
        <w:t xml:space="preserve"> yang </w:t>
      </w:r>
      <w:proofErr w:type="spellStart"/>
      <w:r w:rsidRPr="00AA0913">
        <w:rPr>
          <w:rFonts w:cstheme="minorHAnsi"/>
        </w:rPr>
        <w:t>telah</w:t>
      </w:r>
      <w:proofErr w:type="spellEnd"/>
      <w:r w:rsidRPr="00AA0913">
        <w:rPr>
          <w:rFonts w:cstheme="minorHAnsi"/>
        </w:rPr>
        <w:t xml:space="preserve"> </w:t>
      </w:r>
      <w:proofErr w:type="spellStart"/>
      <w:r w:rsidRPr="00AA0913">
        <w:rPr>
          <w:rFonts w:cstheme="minorHAnsi"/>
        </w:rPr>
        <w:t>diambil</w:t>
      </w:r>
      <w:proofErr w:type="spellEnd"/>
      <w:r w:rsidRPr="00AA0913">
        <w:rPr>
          <w:rFonts w:cstheme="minorHAnsi"/>
        </w:rPr>
        <w:t xml:space="preserve"> UPPS </w:t>
      </w:r>
      <w:proofErr w:type="spellStart"/>
      <w:r w:rsidRPr="00AA0913">
        <w:rPr>
          <w:rFonts w:cstheme="minorHAnsi"/>
        </w:rPr>
        <w:t>dalam</w:t>
      </w:r>
      <w:proofErr w:type="spellEnd"/>
      <w:r w:rsidRPr="00AA0913">
        <w:rPr>
          <w:rFonts w:cstheme="minorHAnsi"/>
        </w:rPr>
        <w:t xml:space="preserve"> </w:t>
      </w:r>
      <w:proofErr w:type="spellStart"/>
      <w:r w:rsidRPr="00AA0913">
        <w:rPr>
          <w:rFonts w:cstheme="minorHAnsi"/>
        </w:rPr>
        <w:t>rangka</w:t>
      </w:r>
      <w:proofErr w:type="spellEnd"/>
      <w:r w:rsidRPr="00AA0913">
        <w:rPr>
          <w:rFonts w:cstheme="minorHAnsi"/>
        </w:rPr>
        <w:t xml:space="preserve"> </w:t>
      </w:r>
      <w:proofErr w:type="spellStart"/>
      <w:r w:rsidRPr="00AA0913">
        <w:rPr>
          <w:rFonts w:cstheme="minorHAnsi"/>
        </w:rPr>
        <w:t>meningkatkan</w:t>
      </w:r>
      <w:proofErr w:type="spellEnd"/>
      <w:r w:rsidRPr="00AA0913">
        <w:rPr>
          <w:rFonts w:cstheme="minorHAnsi"/>
        </w:rPr>
        <w:t xml:space="preserve"> </w:t>
      </w:r>
      <w:proofErr w:type="spellStart"/>
      <w:r w:rsidRPr="00AA0913">
        <w:rPr>
          <w:rFonts w:cstheme="minorHAnsi"/>
        </w:rPr>
        <w:t>jumlah</w:t>
      </w:r>
      <w:proofErr w:type="spellEnd"/>
      <w:r w:rsidRPr="00AA0913">
        <w:rPr>
          <w:rFonts w:cstheme="minorHAnsi"/>
        </w:rPr>
        <w:t xml:space="preserve"> dan </w:t>
      </w:r>
      <w:proofErr w:type="spellStart"/>
      <w:r w:rsidRPr="00AA0913">
        <w:rPr>
          <w:rFonts w:cstheme="minorHAnsi"/>
        </w:rPr>
        <w:t>kualitas</w:t>
      </w:r>
      <w:proofErr w:type="spellEnd"/>
      <w:r w:rsidRPr="00AA0913">
        <w:rPr>
          <w:rFonts w:cstheme="minorHAnsi"/>
        </w:rPr>
        <w:t xml:space="preserve"> </w:t>
      </w:r>
      <w:proofErr w:type="spellStart"/>
      <w:r w:rsidRPr="00AA0913">
        <w:rPr>
          <w:rFonts w:cstheme="minorHAnsi"/>
        </w:rPr>
        <w:t>keluaran</w:t>
      </w:r>
      <w:proofErr w:type="spellEnd"/>
      <w:r w:rsidRPr="00AA0913">
        <w:rPr>
          <w:rFonts w:cstheme="minorHAnsi"/>
        </w:rPr>
        <w:t xml:space="preserve"> dan </w:t>
      </w:r>
      <w:proofErr w:type="spellStart"/>
      <w:r w:rsidRPr="00AA0913">
        <w:rPr>
          <w:rFonts w:cstheme="minorHAnsi"/>
        </w:rPr>
        <w:t>capaian</w:t>
      </w:r>
      <w:proofErr w:type="spellEnd"/>
      <w:r w:rsidRPr="00AA0913">
        <w:rPr>
          <w:rFonts w:cstheme="minorHAnsi"/>
        </w:rPr>
        <w:t xml:space="preserve"> dharma </w:t>
      </w:r>
      <w:proofErr w:type="spellStart"/>
      <w:r w:rsidRPr="00AA0913">
        <w:rPr>
          <w:rFonts w:cstheme="minorHAnsi"/>
        </w:rPr>
        <w:t>pendidikan</w:t>
      </w:r>
      <w:proofErr w:type="spellEnd"/>
      <w:r w:rsidRPr="00AA0913">
        <w:rPr>
          <w:rFonts w:cstheme="minorHAnsi"/>
        </w:rPr>
        <w:t xml:space="preserve"> yang </w:t>
      </w:r>
      <w:proofErr w:type="spellStart"/>
      <w:r w:rsidRPr="00AA0913">
        <w:rPr>
          <w:rFonts w:cstheme="minorHAnsi"/>
        </w:rPr>
        <w:t>meliputi</w:t>
      </w:r>
      <w:proofErr w:type="spellEnd"/>
      <w:r w:rsidRPr="00AA0913">
        <w:rPr>
          <w:rFonts w:cstheme="minorHAnsi"/>
        </w:rPr>
        <w:t xml:space="preserve"> IPK </w:t>
      </w:r>
      <w:proofErr w:type="spellStart"/>
      <w:r w:rsidRPr="00AA0913">
        <w:rPr>
          <w:rFonts w:cstheme="minorHAnsi"/>
        </w:rPr>
        <w:t>lulusan</w:t>
      </w:r>
      <w:proofErr w:type="spellEnd"/>
      <w:r w:rsidRPr="00AA0913">
        <w:rPr>
          <w:rFonts w:cstheme="minorHAnsi"/>
        </w:rPr>
        <w:t xml:space="preserve">, </w:t>
      </w:r>
      <w:proofErr w:type="spellStart"/>
      <w:r w:rsidRPr="00AA0913">
        <w:rPr>
          <w:rFonts w:cstheme="minorHAnsi"/>
        </w:rPr>
        <w:t>prestasi</w:t>
      </w:r>
      <w:proofErr w:type="spellEnd"/>
      <w:r w:rsidRPr="00AA0913">
        <w:rPr>
          <w:rFonts w:cstheme="minorHAnsi"/>
        </w:rPr>
        <w:t xml:space="preserve"> </w:t>
      </w:r>
      <w:proofErr w:type="spellStart"/>
      <w:r w:rsidRPr="00AA0913">
        <w:rPr>
          <w:rFonts w:cstheme="minorHAnsi"/>
        </w:rPr>
        <w:t>mahasiswa</w:t>
      </w:r>
      <w:proofErr w:type="spellEnd"/>
      <w:r w:rsidRPr="00AA0913">
        <w:rPr>
          <w:rFonts w:cstheme="minorHAnsi"/>
        </w:rPr>
        <w:t xml:space="preserve">, masa </w:t>
      </w:r>
      <w:proofErr w:type="spellStart"/>
      <w:r w:rsidRPr="00AA0913">
        <w:rPr>
          <w:rFonts w:cstheme="minorHAnsi"/>
        </w:rPr>
        <w:t>studi</w:t>
      </w:r>
      <w:proofErr w:type="spellEnd"/>
      <w:r w:rsidRPr="00AA0913">
        <w:rPr>
          <w:rFonts w:cstheme="minorHAnsi"/>
        </w:rPr>
        <w:t xml:space="preserve">, </w:t>
      </w:r>
      <w:proofErr w:type="spellStart"/>
      <w:r w:rsidRPr="00AA0913">
        <w:rPr>
          <w:rFonts w:cstheme="minorHAnsi"/>
        </w:rPr>
        <w:t>kelulusan</w:t>
      </w:r>
      <w:proofErr w:type="spellEnd"/>
      <w:r w:rsidRPr="00AA0913">
        <w:rPr>
          <w:rFonts w:cstheme="minorHAnsi"/>
        </w:rPr>
        <w:t xml:space="preserve"> </w:t>
      </w:r>
      <w:proofErr w:type="spellStart"/>
      <w:r w:rsidRPr="00AA0913">
        <w:rPr>
          <w:rFonts w:cstheme="minorHAnsi"/>
        </w:rPr>
        <w:t>tepat</w:t>
      </w:r>
      <w:proofErr w:type="spellEnd"/>
      <w:r w:rsidRPr="00AA0913">
        <w:rPr>
          <w:rFonts w:cstheme="minorHAnsi"/>
        </w:rPr>
        <w:t xml:space="preserve"> </w:t>
      </w:r>
      <w:proofErr w:type="spellStart"/>
      <w:r w:rsidRPr="00AA0913">
        <w:rPr>
          <w:rFonts w:cstheme="minorHAnsi"/>
        </w:rPr>
        <w:t>waktu</w:t>
      </w:r>
      <w:proofErr w:type="spellEnd"/>
      <w:r w:rsidRPr="00AA0913">
        <w:rPr>
          <w:rFonts w:cstheme="minorHAnsi"/>
        </w:rPr>
        <w:t xml:space="preserve">, </w:t>
      </w:r>
      <w:proofErr w:type="spellStart"/>
      <w:r w:rsidRPr="00AA0913">
        <w:rPr>
          <w:rFonts w:cstheme="minorHAnsi"/>
        </w:rPr>
        <w:t>keberhasilan</w:t>
      </w:r>
      <w:proofErr w:type="spellEnd"/>
      <w:r w:rsidRPr="00AA0913">
        <w:rPr>
          <w:rFonts w:cstheme="minorHAnsi"/>
        </w:rPr>
        <w:t xml:space="preserve"> </w:t>
      </w:r>
      <w:proofErr w:type="spellStart"/>
      <w:r w:rsidRPr="00AA0913">
        <w:rPr>
          <w:rFonts w:cstheme="minorHAnsi"/>
        </w:rPr>
        <w:t>studi</w:t>
      </w:r>
      <w:proofErr w:type="spellEnd"/>
      <w:r w:rsidRPr="00AA0913">
        <w:rPr>
          <w:rFonts w:cstheme="minorHAnsi"/>
        </w:rPr>
        <w:t xml:space="preserve">, tracer study, </w:t>
      </w:r>
      <w:proofErr w:type="spellStart"/>
      <w:r w:rsidRPr="00AA0913">
        <w:rPr>
          <w:rFonts w:cstheme="minorHAnsi"/>
        </w:rPr>
        <w:t>waktu</w:t>
      </w:r>
      <w:proofErr w:type="spellEnd"/>
      <w:r w:rsidRPr="00AA0913">
        <w:rPr>
          <w:rFonts w:cstheme="minorHAnsi"/>
        </w:rPr>
        <w:t xml:space="preserve"> </w:t>
      </w:r>
      <w:proofErr w:type="spellStart"/>
      <w:r w:rsidRPr="00AA0913">
        <w:rPr>
          <w:rFonts w:cstheme="minorHAnsi"/>
        </w:rPr>
        <w:t>tunggu</w:t>
      </w:r>
      <w:proofErr w:type="spellEnd"/>
      <w:r w:rsidRPr="00AA0913">
        <w:rPr>
          <w:rFonts w:cstheme="minorHAnsi"/>
        </w:rPr>
        <w:t xml:space="preserve">, </w:t>
      </w:r>
      <w:proofErr w:type="spellStart"/>
      <w:r w:rsidRPr="00AA0913">
        <w:rPr>
          <w:rFonts w:cstheme="minorHAnsi"/>
        </w:rPr>
        <w:t>relevansi</w:t>
      </w:r>
      <w:proofErr w:type="spellEnd"/>
      <w:r w:rsidRPr="00AA0913">
        <w:rPr>
          <w:rFonts w:cstheme="minorHAnsi"/>
        </w:rPr>
        <w:t xml:space="preserve"> </w:t>
      </w:r>
      <w:proofErr w:type="spellStart"/>
      <w:r w:rsidRPr="00AA0913">
        <w:rPr>
          <w:rFonts w:cstheme="minorHAnsi"/>
        </w:rPr>
        <w:t>bidang</w:t>
      </w:r>
      <w:proofErr w:type="spellEnd"/>
      <w:r w:rsidRPr="00AA0913">
        <w:rPr>
          <w:rFonts w:cstheme="minorHAnsi"/>
        </w:rPr>
        <w:t xml:space="preserve"> </w:t>
      </w:r>
      <w:proofErr w:type="spellStart"/>
      <w:r w:rsidRPr="00AA0913">
        <w:rPr>
          <w:rFonts w:cstheme="minorHAnsi"/>
        </w:rPr>
        <w:t>pekerjaan</w:t>
      </w:r>
      <w:proofErr w:type="spellEnd"/>
      <w:r w:rsidRPr="00AA0913">
        <w:rPr>
          <w:rFonts w:cstheme="minorHAnsi"/>
        </w:rPr>
        <w:t xml:space="preserve">, dan </w:t>
      </w:r>
      <w:proofErr w:type="spellStart"/>
      <w:r w:rsidRPr="00AA0913">
        <w:rPr>
          <w:rFonts w:cstheme="minorHAnsi"/>
        </w:rPr>
        <w:t>tingkat</w:t>
      </w:r>
      <w:proofErr w:type="spellEnd"/>
      <w:r w:rsidRPr="00AA0913">
        <w:rPr>
          <w:rFonts w:cstheme="minorHAnsi"/>
        </w:rPr>
        <w:t xml:space="preserve"> </w:t>
      </w:r>
      <w:proofErr w:type="spellStart"/>
      <w:r w:rsidRPr="00AA0913">
        <w:rPr>
          <w:rFonts w:cstheme="minorHAnsi"/>
        </w:rPr>
        <w:t>kepuasan</w:t>
      </w:r>
      <w:proofErr w:type="spellEnd"/>
      <w:r w:rsidRPr="00AA0913">
        <w:rPr>
          <w:rFonts w:cstheme="minorHAnsi"/>
        </w:rPr>
        <w:t xml:space="preserve"> </w:t>
      </w:r>
      <w:proofErr w:type="spellStart"/>
      <w:r w:rsidRPr="00AA0913">
        <w:rPr>
          <w:rFonts w:cstheme="minorHAnsi"/>
        </w:rPr>
        <w:t>pengguna</w:t>
      </w:r>
      <w:proofErr w:type="spellEnd"/>
      <w:r w:rsidRPr="00AA0913">
        <w:rPr>
          <w:rFonts w:cstheme="minorHAnsi"/>
        </w:rPr>
        <w:t xml:space="preserve"> </w:t>
      </w:r>
      <w:proofErr w:type="spellStart"/>
      <w:r w:rsidRPr="00AA0913">
        <w:rPr>
          <w:rFonts w:cstheme="minorHAnsi"/>
        </w:rPr>
        <w:t>lulusan</w:t>
      </w:r>
      <w:proofErr w:type="spellEnd"/>
      <w:r w:rsidRPr="00AA0913">
        <w:rPr>
          <w:rFonts w:cstheme="minorHAnsi"/>
        </w:rPr>
        <w:t>.</w:t>
      </w:r>
    </w:p>
    <w:p w14:paraId="58585D5E" w14:textId="77777777" w:rsidR="00AA0913" w:rsidRPr="00AA0913" w:rsidRDefault="00AA0913" w:rsidP="00AA0913">
      <w:pPr>
        <w:spacing w:after="0" w:line="240" w:lineRule="auto"/>
        <w:contextualSpacing/>
        <w:jc w:val="both"/>
        <w:rPr>
          <w:rFonts w:cstheme="minorHAnsi"/>
        </w:rPr>
      </w:pPr>
    </w:p>
    <w:p w14:paraId="5102C606" w14:textId="77777777" w:rsidR="00AA0913" w:rsidRPr="00AA0913" w:rsidRDefault="00AA0913" w:rsidP="00AA0913">
      <w:pPr>
        <w:spacing w:after="0" w:line="240" w:lineRule="auto"/>
        <w:contextualSpacing/>
        <w:jc w:val="both"/>
        <w:rPr>
          <w:rFonts w:cstheme="minorHAnsi"/>
        </w:rPr>
      </w:pPr>
    </w:p>
    <w:tbl>
      <w:tblPr>
        <w:tblW w:w="9108" w:type="dxa"/>
        <w:tblLook w:val="04A0" w:firstRow="1" w:lastRow="0" w:firstColumn="1" w:lastColumn="0" w:noHBand="0" w:noVBand="1"/>
      </w:tblPr>
      <w:tblGrid>
        <w:gridCol w:w="2853"/>
        <w:gridCol w:w="3480"/>
        <w:gridCol w:w="2775"/>
      </w:tblGrid>
      <w:tr w:rsidR="00AA0913" w:rsidRPr="00AA0913" w14:paraId="33706253" w14:textId="77777777" w:rsidTr="0D117C43">
        <w:trPr>
          <w:trHeight w:val="300"/>
          <w:tblHeader/>
        </w:trPr>
        <w:tc>
          <w:tcPr>
            <w:tcW w:w="28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73BD14" w14:textId="77777777" w:rsidR="00AA0913" w:rsidRPr="00AA0913" w:rsidRDefault="00AA0913" w:rsidP="00AA0913">
            <w:pPr>
              <w:spacing w:after="0" w:line="240" w:lineRule="auto"/>
              <w:jc w:val="center"/>
              <w:rPr>
                <w:rFonts w:eastAsia="Times New Roman" w:cstheme="minorHAnsi"/>
                <w:b/>
                <w:color w:val="000000"/>
              </w:rPr>
            </w:pPr>
            <w:proofErr w:type="spellStart"/>
            <w:r w:rsidRPr="00AA0913">
              <w:rPr>
                <w:rFonts w:eastAsia="Times New Roman" w:cstheme="minorHAnsi"/>
                <w:b/>
                <w:color w:val="000000"/>
              </w:rPr>
              <w:t>Aspek</w:t>
            </w:r>
            <w:proofErr w:type="spellEnd"/>
            <w:r w:rsidRPr="00AA0913">
              <w:rPr>
                <w:rFonts w:eastAsia="Times New Roman" w:cstheme="minorHAnsi"/>
                <w:b/>
                <w:color w:val="000000"/>
              </w:rPr>
              <w:t xml:space="preserve"> yang </w:t>
            </w:r>
            <w:proofErr w:type="spellStart"/>
            <w:r w:rsidRPr="00AA0913">
              <w:rPr>
                <w:rFonts w:eastAsia="Times New Roman" w:cstheme="minorHAnsi"/>
                <w:b/>
                <w:color w:val="000000"/>
              </w:rPr>
              <w:t>Dievaluasi</w:t>
            </w:r>
            <w:proofErr w:type="spellEnd"/>
          </w:p>
        </w:tc>
        <w:tc>
          <w:tcPr>
            <w:tcW w:w="3480" w:type="dxa"/>
            <w:tcBorders>
              <w:top w:val="single" w:sz="4" w:space="0" w:color="auto"/>
              <w:left w:val="nil"/>
              <w:bottom w:val="single" w:sz="4" w:space="0" w:color="auto"/>
              <w:right w:val="single" w:sz="4" w:space="0" w:color="auto"/>
            </w:tcBorders>
            <w:shd w:val="clear" w:color="auto" w:fill="auto"/>
            <w:noWrap/>
            <w:vAlign w:val="center"/>
            <w:hideMark/>
          </w:tcPr>
          <w:p w14:paraId="5D298D7E" w14:textId="77777777" w:rsidR="00AA0913" w:rsidRPr="00AA0913" w:rsidRDefault="00AA0913" w:rsidP="00AA0913">
            <w:pPr>
              <w:spacing w:after="0" w:line="240" w:lineRule="auto"/>
              <w:jc w:val="center"/>
              <w:rPr>
                <w:rFonts w:eastAsia="Times New Roman" w:cstheme="minorHAnsi"/>
                <w:b/>
                <w:color w:val="000000"/>
              </w:rPr>
            </w:pPr>
            <w:r w:rsidRPr="00AA0913">
              <w:rPr>
                <w:rFonts w:eastAsia="Times New Roman" w:cstheme="minorHAnsi"/>
                <w:b/>
                <w:color w:val="000000"/>
              </w:rPr>
              <w:t xml:space="preserve">Hasil </w:t>
            </w:r>
            <w:proofErr w:type="spellStart"/>
            <w:r w:rsidRPr="00AA0913">
              <w:rPr>
                <w:rFonts w:eastAsia="Times New Roman" w:cstheme="minorHAnsi"/>
                <w:b/>
                <w:color w:val="000000"/>
              </w:rPr>
              <w:t>Evaluasi</w:t>
            </w:r>
            <w:proofErr w:type="spellEnd"/>
          </w:p>
        </w:tc>
        <w:tc>
          <w:tcPr>
            <w:tcW w:w="2775" w:type="dxa"/>
            <w:tcBorders>
              <w:top w:val="single" w:sz="4" w:space="0" w:color="auto"/>
              <w:left w:val="nil"/>
              <w:bottom w:val="single" w:sz="4" w:space="0" w:color="auto"/>
              <w:right w:val="single" w:sz="4" w:space="0" w:color="auto"/>
            </w:tcBorders>
            <w:shd w:val="clear" w:color="auto" w:fill="auto"/>
            <w:noWrap/>
            <w:vAlign w:val="center"/>
            <w:hideMark/>
          </w:tcPr>
          <w:p w14:paraId="1E2603E6" w14:textId="77777777" w:rsidR="00AA0913" w:rsidRPr="00AA0913" w:rsidRDefault="00AA0913" w:rsidP="00AA0913">
            <w:pPr>
              <w:spacing w:after="0" w:line="240" w:lineRule="auto"/>
              <w:jc w:val="center"/>
              <w:rPr>
                <w:rFonts w:eastAsia="Times New Roman" w:cstheme="minorHAnsi"/>
                <w:b/>
                <w:color w:val="000000"/>
              </w:rPr>
            </w:pPr>
            <w:proofErr w:type="spellStart"/>
            <w:r w:rsidRPr="00AA0913">
              <w:rPr>
                <w:rFonts w:eastAsia="Times New Roman" w:cstheme="minorHAnsi"/>
                <w:b/>
                <w:color w:val="000000"/>
              </w:rPr>
              <w:t>Tindak</w:t>
            </w:r>
            <w:proofErr w:type="spellEnd"/>
            <w:r w:rsidRPr="00AA0913">
              <w:rPr>
                <w:rFonts w:eastAsia="Times New Roman" w:cstheme="minorHAnsi"/>
                <w:b/>
                <w:color w:val="000000"/>
              </w:rPr>
              <w:t xml:space="preserve"> </w:t>
            </w:r>
            <w:proofErr w:type="spellStart"/>
            <w:r w:rsidRPr="00AA0913">
              <w:rPr>
                <w:rFonts w:eastAsia="Times New Roman" w:cstheme="minorHAnsi"/>
                <w:b/>
                <w:color w:val="000000"/>
              </w:rPr>
              <w:t>Lanjut</w:t>
            </w:r>
            <w:proofErr w:type="spellEnd"/>
          </w:p>
        </w:tc>
      </w:tr>
      <w:tr w:rsidR="00AA0913" w:rsidRPr="00AA0913" w14:paraId="77560743" w14:textId="77777777" w:rsidTr="0D117C43">
        <w:trPr>
          <w:trHeight w:val="3135"/>
        </w:trPr>
        <w:tc>
          <w:tcPr>
            <w:tcW w:w="2853" w:type="dxa"/>
            <w:tcBorders>
              <w:top w:val="nil"/>
              <w:left w:val="single" w:sz="4" w:space="0" w:color="auto"/>
              <w:bottom w:val="single" w:sz="4" w:space="0" w:color="auto"/>
              <w:right w:val="single" w:sz="4" w:space="0" w:color="auto"/>
            </w:tcBorders>
            <w:shd w:val="clear" w:color="auto" w:fill="auto"/>
            <w:noWrap/>
            <w:hideMark/>
          </w:tcPr>
          <w:p w14:paraId="7978E6D6"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Kebijakan</w:t>
            </w:r>
            <w:proofErr w:type="spellEnd"/>
          </w:p>
        </w:tc>
        <w:tc>
          <w:tcPr>
            <w:tcW w:w="3480" w:type="dxa"/>
            <w:tcBorders>
              <w:top w:val="nil"/>
              <w:left w:val="nil"/>
              <w:bottom w:val="single" w:sz="4" w:space="0" w:color="auto"/>
              <w:right w:val="single" w:sz="4" w:space="0" w:color="auto"/>
            </w:tcBorders>
            <w:shd w:val="clear" w:color="auto" w:fill="auto"/>
            <w:hideMark/>
          </w:tcPr>
          <w:p w14:paraId="2E3C9408"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Kebijakan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sudah</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mencakup</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semua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aspek</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seperti</w:t>
            </w:r>
            <w:proofErr w:type="spellEnd"/>
            <w:r w:rsidRPr="00AA0913">
              <w:rPr>
                <w:rFonts w:eastAsia="Times New Roman" w:cstheme="minorHAnsi"/>
                <w:color w:val="000000"/>
              </w:rPr>
              <w:t xml:space="preserve"> IPK </w:t>
            </w:r>
            <w:proofErr w:type="spellStart"/>
            <w:r w:rsidRPr="00AA0913">
              <w:rPr>
                <w:rFonts w:eastAsia="Times New Roman" w:cstheme="minorHAnsi"/>
                <w:color w:val="000000"/>
              </w:rPr>
              <w:t>lulusan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prestasi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mahasiswa</w:t>
            </w:r>
            <w:proofErr w:type="spellEnd"/>
            <w:r w:rsidRPr="00AA0913">
              <w:rPr>
                <w:rFonts w:eastAsia="Times New Roman" w:cstheme="minorHAnsi"/>
                <w:color w:val="000000"/>
              </w:rPr>
              <w:t xml:space="preserve">, masa </w:t>
            </w:r>
            <w:proofErr w:type="spellStart"/>
            <w:r w:rsidRPr="00AA0913">
              <w:rPr>
                <w:rFonts w:eastAsia="Times New Roman" w:cstheme="minorHAnsi"/>
                <w:color w:val="000000"/>
              </w:rPr>
              <w:t>studi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kelulusan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tepat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waktu</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keberhasilan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studi</w:t>
            </w:r>
            <w:proofErr w:type="spellEnd"/>
            <w:r w:rsidRPr="00AA0913">
              <w:rPr>
                <w:rFonts w:eastAsia="Times New Roman" w:cstheme="minorHAnsi"/>
                <w:color w:val="000000"/>
              </w:rPr>
              <w:t xml:space="preserve">, tracer study, </w:t>
            </w:r>
            <w:proofErr w:type="spellStart"/>
            <w:r w:rsidRPr="00AA0913">
              <w:rPr>
                <w:rFonts w:eastAsia="Times New Roman" w:cstheme="minorHAnsi"/>
                <w:color w:val="000000"/>
              </w:rPr>
              <w:t>waktu</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tunggu</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relevansi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bidang</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pekerjaan</w:t>
            </w:r>
            <w:proofErr w:type="spellEnd"/>
            <w:r w:rsidRPr="00AA0913">
              <w:rPr>
                <w:rFonts w:eastAsia="Times New Roman" w:cstheme="minorHAnsi"/>
                <w:color w:val="000000"/>
              </w:rPr>
              <w:t xml:space="preserve">, dan </w:t>
            </w:r>
            <w:proofErr w:type="spellStart"/>
            <w:r w:rsidRPr="00AA0913">
              <w:rPr>
                <w:rFonts w:eastAsia="Times New Roman" w:cstheme="minorHAnsi"/>
                <w:color w:val="000000"/>
              </w:rPr>
              <w:t>tingkat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kepuasan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pengguna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lulusan</w:t>
            </w:r>
            <w:proofErr w:type="spellEnd"/>
            <w:r w:rsidRPr="00AA0913">
              <w:rPr>
                <w:rFonts w:eastAsia="Times New Roman" w:cstheme="minorHAnsi"/>
                <w:color w:val="000000"/>
              </w:rPr>
              <w:t xml:space="preserve"> dan </w:t>
            </w:r>
            <w:proofErr w:type="spellStart"/>
            <w:r w:rsidRPr="00AA0913">
              <w:rPr>
                <w:rFonts w:eastAsia="Times New Roman" w:cstheme="minorHAnsi"/>
                <w:color w:val="000000"/>
              </w:rPr>
              <w:t>telah</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disosialiasasikan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melalui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pertemuan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Fakultas</w:t>
            </w:r>
            <w:proofErr w:type="spellEnd"/>
            <w:r w:rsidRPr="00AA0913">
              <w:rPr>
                <w:rFonts w:eastAsia="Times New Roman" w:cstheme="minorHAnsi"/>
                <w:color w:val="000000"/>
              </w:rPr>
              <w:t xml:space="preserve">. Akan </w:t>
            </w:r>
            <w:proofErr w:type="spellStart"/>
            <w:r w:rsidRPr="00AA0913">
              <w:rPr>
                <w:rFonts w:eastAsia="Times New Roman" w:cstheme="minorHAnsi"/>
                <w:color w:val="000000"/>
              </w:rPr>
              <w:t>tetapi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masih</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didapati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beberapa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dosen</w:t>
            </w:r>
            <w:proofErr w:type="spellEnd"/>
            <w:r w:rsidRPr="00AA0913">
              <w:rPr>
                <w:rFonts w:eastAsia="Times New Roman" w:cstheme="minorHAnsi"/>
                <w:color w:val="000000"/>
              </w:rPr>
              <w:t xml:space="preserve"> yang </w:t>
            </w:r>
            <w:proofErr w:type="spellStart"/>
            <w:r w:rsidRPr="00AA0913">
              <w:rPr>
                <w:rFonts w:eastAsia="Times New Roman" w:cstheme="minorHAnsi"/>
                <w:color w:val="000000"/>
              </w:rPr>
              <w:t>belum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memahami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seluruh</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kebijakan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sehingga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informasi</w:t>
            </w:r>
            <w:proofErr w:type="spellEnd"/>
            <w:r w:rsidRPr="00AA0913">
              <w:rPr>
                <w:rFonts w:eastAsia="Times New Roman" w:cstheme="minorHAnsi"/>
                <w:color w:val="000000"/>
              </w:rPr>
              <w:t xml:space="preserve"> yang </w:t>
            </w:r>
            <w:proofErr w:type="spellStart"/>
            <w:r w:rsidRPr="00AA0913">
              <w:rPr>
                <w:rFonts w:eastAsia="Times New Roman" w:cstheme="minorHAnsi"/>
                <w:color w:val="000000"/>
              </w:rPr>
              <w:t>disampaikan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belum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lengkap</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karena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belum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ada</w:t>
            </w:r>
            <w:proofErr w:type="spellEnd"/>
            <w:r w:rsidRPr="00AA0913">
              <w:rPr>
                <w:rFonts w:eastAsia="Times New Roman" w:cstheme="minorHAnsi"/>
                <w:color w:val="000000"/>
              </w:rPr>
              <w:t xml:space="preserve"> manual yang </w:t>
            </w:r>
            <w:proofErr w:type="spellStart"/>
            <w:r w:rsidRPr="00AA0913">
              <w:rPr>
                <w:rFonts w:eastAsia="Times New Roman" w:cstheme="minorHAnsi"/>
                <w:color w:val="000000"/>
              </w:rPr>
              <w:t>digunakan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sebagai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panduan</w:t>
            </w:r>
            <w:proofErr w:type="spellEnd"/>
            <w:r w:rsidRPr="00AA0913">
              <w:rPr>
                <w:rFonts w:eastAsia="Times New Roman" w:cstheme="minorHAnsi"/>
                <w:color w:val="000000"/>
              </w:rPr>
              <w:t>.</w:t>
            </w:r>
          </w:p>
        </w:tc>
        <w:tc>
          <w:tcPr>
            <w:tcW w:w="2775" w:type="dxa"/>
            <w:tcBorders>
              <w:top w:val="nil"/>
              <w:left w:val="nil"/>
              <w:bottom w:val="single" w:sz="4" w:space="0" w:color="auto"/>
              <w:right w:val="single" w:sz="4" w:space="0" w:color="auto"/>
            </w:tcBorders>
            <w:shd w:val="clear" w:color="auto" w:fill="auto"/>
            <w:hideMark/>
          </w:tcPr>
          <w:p w14:paraId="6507CD26"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Semua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dokumen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kebijakan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akan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disimpan</w:t>
            </w:r>
            <w:proofErr w:type="spellEnd"/>
            <w:r w:rsidRPr="00AA0913">
              <w:rPr>
                <w:rFonts w:eastAsia="Times New Roman" w:cstheme="minorHAnsi"/>
                <w:color w:val="000000" w:themeColor="text1"/>
              </w:rPr>
              <w:t xml:space="preserve"> pada one drive </w:t>
            </w:r>
            <w:proofErr w:type="spellStart"/>
            <w:r w:rsidRPr="00AA0913">
              <w:rPr>
                <w:rFonts w:eastAsia="Times New Roman" w:cstheme="minorHAnsi"/>
                <w:color w:val="000000" w:themeColor="text1"/>
              </w:rPr>
              <w:t>yg</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dapat</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diakses</w:t>
            </w:r>
            <w:proofErr w:type="spellEnd"/>
            <w:r w:rsidRPr="00AA0913">
              <w:rPr>
                <w:rFonts w:eastAsia="Times New Roman" w:cstheme="minorHAnsi"/>
                <w:color w:val="000000" w:themeColor="text1"/>
              </w:rPr>
              <w:t xml:space="preserve"> oleh </w:t>
            </w:r>
            <w:proofErr w:type="spellStart"/>
            <w:r w:rsidRPr="00AA0913">
              <w:rPr>
                <w:rFonts w:eastAsia="Times New Roman" w:cstheme="minorHAnsi"/>
                <w:color w:val="000000" w:themeColor="text1"/>
              </w:rPr>
              <w:t>dosen</w:t>
            </w:r>
            <w:proofErr w:type="spellEnd"/>
            <w:r w:rsidRPr="00AA0913">
              <w:rPr>
                <w:rFonts w:eastAsia="Times New Roman" w:cstheme="minorHAnsi"/>
                <w:color w:val="000000" w:themeColor="text1"/>
              </w:rPr>
              <w:t xml:space="preserve"> dan </w:t>
            </w:r>
            <w:proofErr w:type="spellStart"/>
            <w:r w:rsidRPr="00AA0913">
              <w:rPr>
                <w:rFonts w:eastAsia="Times New Roman" w:cstheme="minorHAnsi"/>
                <w:color w:val="000000" w:themeColor="text1"/>
              </w:rPr>
              <w:t>mahasiswa</w:t>
            </w:r>
            <w:proofErr w:type="spellEnd"/>
            <w:r w:rsidRPr="00AA0913">
              <w:rPr>
                <w:rFonts w:eastAsia="Times New Roman" w:cstheme="minorHAnsi"/>
                <w:color w:val="000000" w:themeColor="text1"/>
              </w:rPr>
              <w:t>.</w:t>
            </w:r>
          </w:p>
        </w:tc>
      </w:tr>
      <w:tr w:rsidR="00AA0913" w:rsidRPr="00AA0913" w14:paraId="5ED05835" w14:textId="77777777" w:rsidTr="0D117C43">
        <w:trPr>
          <w:trHeight w:val="2550"/>
        </w:trPr>
        <w:tc>
          <w:tcPr>
            <w:tcW w:w="2853" w:type="dxa"/>
            <w:tcBorders>
              <w:top w:val="nil"/>
              <w:left w:val="single" w:sz="4" w:space="0" w:color="auto"/>
              <w:bottom w:val="single" w:sz="4" w:space="0" w:color="auto"/>
              <w:right w:val="single" w:sz="4" w:space="0" w:color="auto"/>
            </w:tcBorders>
            <w:shd w:val="clear" w:color="auto" w:fill="auto"/>
            <w:noWrap/>
            <w:hideMark/>
          </w:tcPr>
          <w:p w14:paraId="3A619B16"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IPK </w:t>
            </w:r>
            <w:proofErr w:type="spellStart"/>
            <w:r w:rsidRPr="00AA0913">
              <w:rPr>
                <w:rFonts w:eastAsia="Times New Roman" w:cstheme="minorHAnsi"/>
                <w:color w:val="000000"/>
              </w:rPr>
              <w:t>Lulusan</w:t>
            </w:r>
            <w:proofErr w:type="spellEnd"/>
          </w:p>
        </w:tc>
        <w:tc>
          <w:tcPr>
            <w:tcW w:w="3480" w:type="dxa"/>
            <w:tcBorders>
              <w:top w:val="nil"/>
              <w:left w:val="nil"/>
              <w:bottom w:val="single" w:sz="4" w:space="0" w:color="auto"/>
              <w:right w:val="single" w:sz="4" w:space="0" w:color="auto"/>
            </w:tcBorders>
            <w:shd w:val="clear" w:color="auto" w:fill="auto"/>
            <w:hideMark/>
          </w:tcPr>
          <w:p w14:paraId="4D877DAC"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Secara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keseluruhan</w:t>
            </w:r>
            <w:proofErr w:type="spellEnd"/>
            <w:r w:rsidRPr="00AA0913">
              <w:rPr>
                <w:rFonts w:eastAsia="Times New Roman" w:cstheme="minorHAnsi"/>
                <w:color w:val="000000"/>
              </w:rPr>
              <w:t xml:space="preserve"> rata-rata IPK </w:t>
            </w:r>
            <w:proofErr w:type="spellStart"/>
            <w:r w:rsidRPr="00AA0913">
              <w:rPr>
                <w:rFonts w:eastAsia="Times New Roman" w:cstheme="minorHAnsi"/>
                <w:color w:val="000000"/>
              </w:rPr>
              <w:t>lulusan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berada</w:t>
            </w:r>
            <w:proofErr w:type="spellEnd"/>
            <w:r w:rsidRPr="00AA0913">
              <w:rPr>
                <w:rFonts w:eastAsia="Times New Roman" w:cstheme="minorHAnsi"/>
                <w:color w:val="000000"/>
              </w:rPr>
              <w:t xml:space="preserve"> pada </w:t>
            </w:r>
            <w:proofErr w:type="spellStart"/>
            <w:r w:rsidRPr="00AA0913">
              <w:rPr>
                <w:rFonts w:eastAsia="Times New Roman" w:cstheme="minorHAnsi"/>
                <w:color w:val="000000"/>
              </w:rPr>
              <w:t>angka</w:t>
            </w:r>
            <w:proofErr w:type="spellEnd"/>
            <w:r w:rsidRPr="00AA0913">
              <w:rPr>
                <w:rFonts w:eastAsia="Times New Roman" w:cstheme="minorHAnsi"/>
                <w:color w:val="000000"/>
              </w:rPr>
              <w:t xml:space="preserve"> 3.58 dan </w:t>
            </w:r>
            <w:proofErr w:type="spellStart"/>
            <w:r w:rsidRPr="00AA0913">
              <w:rPr>
                <w:rFonts w:eastAsia="Times New Roman" w:cstheme="minorHAnsi"/>
                <w:color w:val="000000"/>
              </w:rPr>
              <w:t>dikategorikan</w:t>
            </w:r>
            <w:proofErr w:type="spellEnd"/>
            <w:r w:rsidRPr="00AA0913">
              <w:rPr>
                <w:rFonts w:eastAsia="Times New Roman" w:cstheme="minorHAnsi"/>
                <w:color w:val="000000"/>
              </w:rPr>
              <w:t xml:space="preserve"> Sangat </w:t>
            </w:r>
            <w:proofErr w:type="spellStart"/>
            <w:r w:rsidRPr="00AA0913">
              <w:rPr>
                <w:rFonts w:eastAsia="Times New Roman" w:cstheme="minorHAnsi"/>
                <w:color w:val="000000"/>
              </w:rPr>
              <w:t>Baik</w:t>
            </w:r>
            <w:proofErr w:type="spellEnd"/>
            <w:r w:rsidRPr="00AA0913">
              <w:rPr>
                <w:rFonts w:eastAsia="Times New Roman" w:cstheme="minorHAnsi"/>
                <w:color w:val="000000"/>
              </w:rPr>
              <w:t xml:space="preserve">. Akan </w:t>
            </w:r>
            <w:proofErr w:type="spellStart"/>
            <w:r w:rsidRPr="00AA0913">
              <w:rPr>
                <w:rFonts w:eastAsia="Times New Roman" w:cstheme="minorHAnsi"/>
                <w:color w:val="000000"/>
              </w:rPr>
              <w:t>tetapi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terdapat</w:t>
            </w:r>
            <w:proofErr w:type="spellEnd"/>
            <w:r w:rsidRPr="00AA0913">
              <w:rPr>
                <w:rFonts w:eastAsia="Times New Roman" w:cstheme="minorHAnsi"/>
                <w:color w:val="000000"/>
              </w:rPr>
              <w:t xml:space="preserve"> juga </w:t>
            </w:r>
            <w:proofErr w:type="spellStart"/>
            <w:r w:rsidRPr="00AA0913">
              <w:rPr>
                <w:rFonts w:eastAsia="Times New Roman" w:cstheme="minorHAnsi"/>
                <w:color w:val="000000"/>
              </w:rPr>
              <w:t>penurunan</w:t>
            </w:r>
            <w:proofErr w:type="spellEnd"/>
            <w:r w:rsidRPr="00AA0913">
              <w:rPr>
                <w:rFonts w:eastAsia="Times New Roman" w:cstheme="minorHAnsi"/>
                <w:color w:val="000000"/>
              </w:rPr>
              <w:t xml:space="preserve"> IPK rata-rata </w:t>
            </w:r>
            <w:proofErr w:type="spellStart"/>
            <w:r w:rsidRPr="00AA0913">
              <w:rPr>
                <w:rFonts w:eastAsia="Times New Roman" w:cstheme="minorHAnsi"/>
                <w:color w:val="000000"/>
              </w:rPr>
              <w:t>maksimum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dari</w:t>
            </w:r>
            <w:proofErr w:type="spellEnd"/>
            <w:r w:rsidRPr="00AA0913">
              <w:rPr>
                <w:rFonts w:eastAsia="Times New Roman" w:cstheme="minorHAnsi"/>
                <w:color w:val="000000"/>
              </w:rPr>
              <w:t xml:space="preserve"> TS-2 </w:t>
            </w:r>
            <w:proofErr w:type="spellStart"/>
            <w:r w:rsidRPr="00AA0913">
              <w:rPr>
                <w:rFonts w:eastAsia="Times New Roman" w:cstheme="minorHAnsi"/>
                <w:color w:val="000000"/>
              </w:rPr>
              <w:t>ke</w:t>
            </w:r>
            <w:proofErr w:type="spellEnd"/>
            <w:r w:rsidRPr="00AA0913">
              <w:rPr>
                <w:rFonts w:eastAsia="Times New Roman" w:cstheme="minorHAnsi"/>
                <w:color w:val="000000"/>
              </w:rPr>
              <w:t xml:space="preserve"> TS-1.</w:t>
            </w:r>
          </w:p>
        </w:tc>
        <w:tc>
          <w:tcPr>
            <w:tcW w:w="2775" w:type="dxa"/>
            <w:tcBorders>
              <w:top w:val="nil"/>
              <w:left w:val="nil"/>
              <w:bottom w:val="single" w:sz="4" w:space="0" w:color="auto"/>
              <w:right w:val="single" w:sz="4" w:space="0" w:color="auto"/>
            </w:tcBorders>
            <w:shd w:val="clear" w:color="auto" w:fill="auto"/>
            <w:hideMark/>
          </w:tcPr>
          <w:p w14:paraId="61ED11CA" w14:textId="77777777" w:rsidR="00AA0913" w:rsidRPr="00AA0913" w:rsidRDefault="00AA0913" w:rsidP="00AA0913">
            <w:pPr>
              <w:spacing w:after="0" w:line="240" w:lineRule="auto"/>
              <w:rPr>
                <w:rFonts w:cstheme="minorHAnsi"/>
              </w:rPr>
            </w:pPr>
            <w:proofErr w:type="spellStart"/>
            <w:r w:rsidRPr="00AA0913">
              <w:rPr>
                <w:rFonts w:eastAsia="Calibri" w:cstheme="minorHAnsi"/>
              </w:rPr>
              <w:t>Tindak</w:t>
            </w:r>
            <w:proofErr w:type="spellEnd"/>
            <w:r w:rsidRPr="00AA0913">
              <w:rPr>
                <w:rFonts w:eastAsia="Calibri" w:cstheme="minorHAnsi"/>
              </w:rPr>
              <w:t xml:space="preserve"> </w:t>
            </w:r>
            <w:proofErr w:type="spellStart"/>
            <w:r w:rsidRPr="00AA0913">
              <w:rPr>
                <w:rFonts w:eastAsia="Calibri" w:cstheme="minorHAnsi"/>
              </w:rPr>
              <w:t>lanjut</w:t>
            </w:r>
            <w:proofErr w:type="spellEnd"/>
            <w:r w:rsidRPr="00AA0913">
              <w:rPr>
                <w:rFonts w:eastAsia="Calibri" w:cstheme="minorHAnsi"/>
              </w:rPr>
              <w:t xml:space="preserve"> yang </w:t>
            </w:r>
            <w:proofErr w:type="spellStart"/>
            <w:r w:rsidRPr="00AA0913">
              <w:rPr>
                <w:rFonts w:eastAsia="Calibri" w:cstheme="minorHAnsi"/>
              </w:rPr>
              <w:t>dapat</w:t>
            </w:r>
            <w:proofErr w:type="spellEnd"/>
            <w:r w:rsidRPr="00AA0913">
              <w:rPr>
                <w:rFonts w:eastAsia="Calibri" w:cstheme="minorHAnsi"/>
              </w:rPr>
              <w:t xml:space="preserve"> </w:t>
            </w:r>
            <w:proofErr w:type="spellStart"/>
            <w:r w:rsidRPr="00AA0913">
              <w:rPr>
                <w:rFonts w:eastAsia="Calibri" w:cstheme="minorHAnsi"/>
              </w:rPr>
              <w:t>dilakukan</w:t>
            </w:r>
            <w:proofErr w:type="spellEnd"/>
            <w:r w:rsidRPr="00AA0913">
              <w:rPr>
                <w:rFonts w:eastAsia="Calibri" w:cstheme="minorHAnsi"/>
              </w:rPr>
              <w:t xml:space="preserve"> </w:t>
            </w:r>
            <w:proofErr w:type="spellStart"/>
            <w:r w:rsidRPr="00AA0913">
              <w:rPr>
                <w:rFonts w:eastAsia="Calibri" w:cstheme="minorHAnsi"/>
              </w:rPr>
              <w:t>adalah</w:t>
            </w:r>
            <w:proofErr w:type="spellEnd"/>
            <w:r w:rsidRPr="00AA0913">
              <w:rPr>
                <w:rFonts w:eastAsia="Calibri" w:cstheme="minorHAnsi"/>
              </w:rPr>
              <w:t xml:space="preserve"> </w:t>
            </w:r>
            <w:proofErr w:type="spellStart"/>
            <w:r w:rsidRPr="00AA0913">
              <w:rPr>
                <w:rFonts w:eastAsia="Calibri" w:cstheme="minorHAnsi"/>
              </w:rPr>
              <w:t>melakukan</w:t>
            </w:r>
            <w:proofErr w:type="spellEnd"/>
            <w:r w:rsidRPr="00AA0913">
              <w:rPr>
                <w:rFonts w:eastAsia="Calibri" w:cstheme="minorHAnsi"/>
              </w:rPr>
              <w:t xml:space="preserve"> </w:t>
            </w:r>
            <w:proofErr w:type="spellStart"/>
            <w:r w:rsidRPr="00AA0913">
              <w:rPr>
                <w:rFonts w:eastAsia="Calibri" w:cstheme="minorHAnsi"/>
              </w:rPr>
              <w:t>analisis</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mengidentifikasi</w:t>
            </w:r>
            <w:proofErr w:type="spellEnd"/>
            <w:r w:rsidRPr="00AA0913">
              <w:rPr>
                <w:rFonts w:eastAsia="Calibri" w:cstheme="minorHAnsi"/>
              </w:rPr>
              <w:t xml:space="preserve"> </w:t>
            </w:r>
            <w:proofErr w:type="spellStart"/>
            <w:r w:rsidRPr="00AA0913">
              <w:rPr>
                <w:rFonts w:eastAsia="Calibri" w:cstheme="minorHAnsi"/>
              </w:rPr>
              <w:t>penyebab</w:t>
            </w:r>
            <w:proofErr w:type="spellEnd"/>
            <w:r w:rsidRPr="00AA0913">
              <w:rPr>
                <w:rFonts w:eastAsia="Calibri" w:cstheme="minorHAnsi"/>
              </w:rPr>
              <w:t xml:space="preserve"> </w:t>
            </w:r>
            <w:proofErr w:type="spellStart"/>
            <w:r w:rsidRPr="00AA0913">
              <w:rPr>
                <w:rFonts w:eastAsia="Calibri" w:cstheme="minorHAnsi"/>
              </w:rPr>
              <w:t>penurunan</w:t>
            </w:r>
            <w:proofErr w:type="spellEnd"/>
            <w:r w:rsidRPr="00AA0913">
              <w:rPr>
                <w:rFonts w:eastAsia="Calibri" w:cstheme="minorHAnsi"/>
              </w:rPr>
              <w:t xml:space="preserve"> IPK rata-rata </w:t>
            </w:r>
            <w:proofErr w:type="spellStart"/>
            <w:r w:rsidRPr="00AA0913">
              <w:rPr>
                <w:rFonts w:eastAsia="Calibri" w:cstheme="minorHAnsi"/>
              </w:rPr>
              <w:t>maksimum</w:t>
            </w:r>
            <w:proofErr w:type="spellEnd"/>
            <w:r w:rsidRPr="00AA0913">
              <w:rPr>
                <w:rFonts w:eastAsia="Calibri" w:cstheme="minorHAnsi"/>
              </w:rPr>
              <w:t xml:space="preserve"> </w:t>
            </w:r>
            <w:proofErr w:type="spellStart"/>
            <w:r w:rsidRPr="00AA0913">
              <w:rPr>
                <w:rFonts w:eastAsia="Calibri" w:cstheme="minorHAnsi"/>
              </w:rPr>
              <w:t>tersebut</w:t>
            </w:r>
            <w:proofErr w:type="spellEnd"/>
            <w:r w:rsidRPr="00AA0913">
              <w:rPr>
                <w:rFonts w:eastAsia="Calibri" w:cstheme="minorHAnsi"/>
              </w:rPr>
              <w:t xml:space="preserve">. </w:t>
            </w:r>
            <w:proofErr w:type="spellStart"/>
            <w:r w:rsidRPr="00AA0913">
              <w:rPr>
                <w:rFonts w:eastAsia="Calibri" w:cstheme="minorHAnsi"/>
              </w:rPr>
              <w:t>Kemudian</w:t>
            </w:r>
            <w:proofErr w:type="spellEnd"/>
            <w:r w:rsidRPr="00AA0913">
              <w:rPr>
                <w:rFonts w:eastAsia="Calibri" w:cstheme="minorHAnsi"/>
              </w:rPr>
              <w:t xml:space="preserve"> </w:t>
            </w:r>
            <w:proofErr w:type="spellStart"/>
            <w:r w:rsidRPr="00AA0913">
              <w:rPr>
                <w:rFonts w:eastAsia="Calibri" w:cstheme="minorHAnsi"/>
              </w:rPr>
              <w:t>dilakukan</w:t>
            </w:r>
            <w:proofErr w:type="spellEnd"/>
            <w:r w:rsidRPr="00AA0913">
              <w:rPr>
                <w:rFonts w:eastAsia="Calibri" w:cstheme="minorHAnsi"/>
              </w:rPr>
              <w:t xml:space="preserve"> </w:t>
            </w:r>
            <w:proofErr w:type="spellStart"/>
            <w:r w:rsidRPr="00AA0913">
              <w:rPr>
                <w:rFonts w:eastAsia="Calibri" w:cstheme="minorHAnsi"/>
              </w:rPr>
              <w:t>perbaikan</w:t>
            </w:r>
            <w:proofErr w:type="spellEnd"/>
            <w:r w:rsidRPr="00AA0913">
              <w:rPr>
                <w:rFonts w:eastAsia="Calibri" w:cstheme="minorHAnsi"/>
              </w:rPr>
              <w:t xml:space="preserve"> pada </w:t>
            </w:r>
            <w:proofErr w:type="spellStart"/>
            <w:r w:rsidRPr="00AA0913">
              <w:rPr>
                <w:rFonts w:eastAsia="Calibri" w:cstheme="minorHAnsi"/>
              </w:rPr>
              <w:t>faktor-faktor</w:t>
            </w:r>
            <w:proofErr w:type="spellEnd"/>
            <w:r w:rsidRPr="00AA0913">
              <w:rPr>
                <w:rFonts w:eastAsia="Calibri" w:cstheme="minorHAnsi"/>
              </w:rPr>
              <w:t xml:space="preserve"> yang </w:t>
            </w:r>
            <w:proofErr w:type="spellStart"/>
            <w:r w:rsidRPr="00AA0913">
              <w:rPr>
                <w:rFonts w:eastAsia="Calibri" w:cstheme="minorHAnsi"/>
              </w:rPr>
              <w:t>mempengaruhi</w:t>
            </w:r>
            <w:proofErr w:type="spellEnd"/>
            <w:r w:rsidRPr="00AA0913">
              <w:rPr>
                <w:rFonts w:eastAsia="Calibri" w:cstheme="minorHAnsi"/>
              </w:rPr>
              <w:t xml:space="preserve"> </w:t>
            </w:r>
            <w:proofErr w:type="spellStart"/>
            <w:r w:rsidRPr="00AA0913">
              <w:rPr>
                <w:rFonts w:eastAsia="Calibri" w:cstheme="minorHAnsi"/>
              </w:rPr>
              <w:t>penurunan</w:t>
            </w:r>
            <w:proofErr w:type="spellEnd"/>
            <w:r w:rsidRPr="00AA0913">
              <w:rPr>
                <w:rFonts w:eastAsia="Calibri" w:cstheme="minorHAnsi"/>
              </w:rPr>
              <w:t xml:space="preserve"> </w:t>
            </w:r>
            <w:proofErr w:type="spellStart"/>
            <w:r w:rsidRPr="00AA0913">
              <w:rPr>
                <w:rFonts w:eastAsia="Calibri" w:cstheme="minorHAnsi"/>
              </w:rPr>
              <w:t>tersebut</w:t>
            </w:r>
            <w:proofErr w:type="spellEnd"/>
            <w:r w:rsidRPr="00AA0913">
              <w:rPr>
                <w:rFonts w:eastAsia="Calibri" w:cstheme="minorHAnsi"/>
              </w:rPr>
              <w:t xml:space="preserve">, </w:t>
            </w:r>
            <w:proofErr w:type="spellStart"/>
            <w:r w:rsidRPr="00AA0913">
              <w:rPr>
                <w:rFonts w:eastAsia="Calibri" w:cstheme="minorHAnsi"/>
              </w:rPr>
              <w:t>seperti</w:t>
            </w:r>
            <w:proofErr w:type="spellEnd"/>
            <w:r w:rsidRPr="00AA0913">
              <w:rPr>
                <w:rFonts w:eastAsia="Calibri" w:cstheme="minorHAnsi"/>
              </w:rPr>
              <w:t xml:space="preserve"> </w:t>
            </w:r>
            <w:proofErr w:type="spellStart"/>
            <w:r w:rsidRPr="00AA0913">
              <w:rPr>
                <w:rFonts w:eastAsia="Calibri" w:cstheme="minorHAnsi"/>
              </w:rPr>
              <w:t>kualitas</w:t>
            </w:r>
            <w:proofErr w:type="spellEnd"/>
            <w:r w:rsidRPr="00AA0913">
              <w:rPr>
                <w:rFonts w:eastAsia="Calibri" w:cstheme="minorHAnsi"/>
              </w:rPr>
              <w:t xml:space="preserve"> </w:t>
            </w:r>
            <w:proofErr w:type="spellStart"/>
            <w:r w:rsidRPr="00AA0913">
              <w:rPr>
                <w:rFonts w:eastAsia="Calibri" w:cstheme="minorHAnsi"/>
              </w:rPr>
              <w:t>pengajaran</w:t>
            </w:r>
            <w:proofErr w:type="spellEnd"/>
            <w:r w:rsidRPr="00AA0913">
              <w:rPr>
                <w:rFonts w:eastAsia="Calibri" w:cstheme="minorHAnsi"/>
              </w:rPr>
              <w:t xml:space="preserve"> dan </w:t>
            </w:r>
            <w:proofErr w:type="spellStart"/>
            <w:r w:rsidRPr="00AA0913">
              <w:rPr>
                <w:rFonts w:eastAsia="Calibri" w:cstheme="minorHAnsi"/>
              </w:rPr>
              <w:t>pembelajaran</w:t>
            </w:r>
            <w:proofErr w:type="spellEnd"/>
            <w:r w:rsidRPr="00AA0913">
              <w:rPr>
                <w:rFonts w:eastAsia="Calibri" w:cstheme="minorHAnsi"/>
              </w:rPr>
              <w:t xml:space="preserve">, </w:t>
            </w:r>
            <w:proofErr w:type="spellStart"/>
            <w:r w:rsidRPr="00AA0913">
              <w:rPr>
                <w:rFonts w:eastAsia="Calibri" w:cstheme="minorHAnsi"/>
              </w:rPr>
              <w:t>sarana</w:t>
            </w:r>
            <w:proofErr w:type="spellEnd"/>
            <w:r w:rsidRPr="00AA0913">
              <w:rPr>
                <w:rFonts w:eastAsia="Calibri" w:cstheme="minorHAnsi"/>
              </w:rPr>
              <w:t xml:space="preserve"> </w:t>
            </w:r>
            <w:proofErr w:type="spellStart"/>
            <w:r w:rsidRPr="00AA0913">
              <w:rPr>
                <w:rFonts w:eastAsia="Calibri" w:cstheme="minorHAnsi"/>
              </w:rPr>
              <w:t>prasarana</w:t>
            </w:r>
            <w:proofErr w:type="spellEnd"/>
            <w:r w:rsidRPr="00AA0913">
              <w:rPr>
                <w:rFonts w:eastAsia="Calibri" w:cstheme="minorHAnsi"/>
              </w:rPr>
              <w:t xml:space="preserve">, </w:t>
            </w:r>
            <w:proofErr w:type="spellStart"/>
            <w:r w:rsidRPr="00AA0913">
              <w:rPr>
                <w:rFonts w:eastAsia="Calibri" w:cstheme="minorHAnsi"/>
              </w:rPr>
              <w:t>kurikulum</w:t>
            </w:r>
            <w:proofErr w:type="spellEnd"/>
            <w:r w:rsidRPr="00AA0913">
              <w:rPr>
                <w:rFonts w:eastAsia="Calibri" w:cstheme="minorHAnsi"/>
              </w:rPr>
              <w:t xml:space="preserve">, dan lain </w:t>
            </w:r>
            <w:proofErr w:type="spellStart"/>
            <w:r w:rsidRPr="00AA0913">
              <w:rPr>
                <w:rFonts w:eastAsia="Calibri" w:cstheme="minorHAnsi"/>
              </w:rPr>
              <w:t>sebagainya</w:t>
            </w:r>
            <w:proofErr w:type="spellEnd"/>
            <w:r w:rsidRPr="00AA0913">
              <w:rPr>
                <w:rFonts w:eastAsia="Calibri" w:cstheme="minorHAnsi"/>
              </w:rPr>
              <w:t xml:space="preserve">. </w:t>
            </w:r>
            <w:proofErr w:type="spellStart"/>
            <w:r w:rsidRPr="00AA0913">
              <w:rPr>
                <w:rFonts w:eastAsia="Calibri" w:cstheme="minorHAnsi"/>
              </w:rPr>
              <w:t>Selain</w:t>
            </w:r>
            <w:proofErr w:type="spellEnd"/>
            <w:r w:rsidRPr="00AA0913">
              <w:rPr>
                <w:rFonts w:eastAsia="Calibri" w:cstheme="minorHAnsi"/>
              </w:rPr>
              <w:t xml:space="preserve"> </w:t>
            </w:r>
            <w:proofErr w:type="spellStart"/>
            <w:r w:rsidRPr="00AA0913">
              <w:rPr>
                <w:rFonts w:eastAsia="Calibri" w:cstheme="minorHAnsi"/>
              </w:rPr>
              <w:t>itu</w:t>
            </w:r>
            <w:proofErr w:type="spellEnd"/>
            <w:r w:rsidRPr="00AA0913">
              <w:rPr>
                <w:rFonts w:eastAsia="Calibri" w:cstheme="minorHAnsi"/>
              </w:rPr>
              <w:t xml:space="preserve">, </w:t>
            </w:r>
            <w:proofErr w:type="spellStart"/>
            <w:r w:rsidRPr="00AA0913">
              <w:rPr>
                <w:rFonts w:eastAsia="Calibri" w:cstheme="minorHAnsi"/>
              </w:rPr>
              <w:t>perlu</w:t>
            </w:r>
            <w:proofErr w:type="spellEnd"/>
            <w:r w:rsidRPr="00AA0913">
              <w:rPr>
                <w:rFonts w:eastAsia="Calibri" w:cstheme="minorHAnsi"/>
              </w:rPr>
              <w:t xml:space="preserve"> juga </w:t>
            </w:r>
            <w:proofErr w:type="spellStart"/>
            <w:r w:rsidRPr="00AA0913">
              <w:rPr>
                <w:rFonts w:eastAsia="Calibri" w:cstheme="minorHAnsi"/>
              </w:rPr>
              <w:t>dilakukan</w:t>
            </w:r>
            <w:proofErr w:type="spellEnd"/>
            <w:r w:rsidRPr="00AA0913">
              <w:rPr>
                <w:rFonts w:eastAsia="Calibri" w:cstheme="minorHAnsi"/>
              </w:rPr>
              <w:t xml:space="preserve"> </w:t>
            </w:r>
            <w:proofErr w:type="spellStart"/>
            <w:r w:rsidRPr="00AA0913">
              <w:rPr>
                <w:rFonts w:eastAsia="Calibri" w:cstheme="minorHAnsi"/>
              </w:rPr>
              <w:lastRenderedPageBreak/>
              <w:t>pemantauan</w:t>
            </w:r>
            <w:proofErr w:type="spellEnd"/>
            <w:r w:rsidRPr="00AA0913">
              <w:rPr>
                <w:rFonts w:eastAsia="Calibri" w:cstheme="minorHAnsi"/>
              </w:rPr>
              <w:t xml:space="preserve"> dan </w:t>
            </w:r>
            <w:proofErr w:type="spellStart"/>
            <w:r w:rsidRPr="00AA0913">
              <w:rPr>
                <w:rFonts w:eastAsia="Calibri" w:cstheme="minorHAnsi"/>
              </w:rPr>
              <w:t>evaluasi</w:t>
            </w:r>
            <w:proofErr w:type="spellEnd"/>
            <w:r w:rsidRPr="00AA0913">
              <w:rPr>
                <w:rFonts w:eastAsia="Calibri" w:cstheme="minorHAnsi"/>
              </w:rPr>
              <w:t xml:space="preserve"> </w:t>
            </w:r>
            <w:proofErr w:type="spellStart"/>
            <w:r w:rsidRPr="00AA0913">
              <w:rPr>
                <w:rFonts w:eastAsia="Calibri" w:cstheme="minorHAnsi"/>
              </w:rPr>
              <w:t>secara</w:t>
            </w:r>
            <w:proofErr w:type="spellEnd"/>
            <w:r w:rsidRPr="00AA0913">
              <w:rPr>
                <w:rFonts w:eastAsia="Calibri" w:cstheme="minorHAnsi"/>
              </w:rPr>
              <w:t xml:space="preserve"> </w:t>
            </w:r>
            <w:proofErr w:type="spellStart"/>
            <w:r w:rsidRPr="00AA0913">
              <w:rPr>
                <w:rFonts w:eastAsia="Calibri" w:cstheme="minorHAnsi"/>
              </w:rPr>
              <w:t>berkala</w:t>
            </w:r>
            <w:proofErr w:type="spellEnd"/>
            <w:r w:rsidRPr="00AA0913">
              <w:rPr>
                <w:rFonts w:eastAsia="Calibri" w:cstheme="minorHAnsi"/>
              </w:rPr>
              <w:t xml:space="preserve"> </w:t>
            </w:r>
            <w:proofErr w:type="spellStart"/>
            <w:r w:rsidRPr="00AA0913">
              <w:rPr>
                <w:rFonts w:eastAsia="Calibri" w:cstheme="minorHAnsi"/>
              </w:rPr>
              <w:t>terhadap</w:t>
            </w:r>
            <w:proofErr w:type="spellEnd"/>
            <w:r w:rsidRPr="00AA0913">
              <w:rPr>
                <w:rFonts w:eastAsia="Calibri" w:cstheme="minorHAnsi"/>
              </w:rPr>
              <w:t xml:space="preserve"> </w:t>
            </w:r>
            <w:proofErr w:type="spellStart"/>
            <w:r w:rsidRPr="00AA0913">
              <w:rPr>
                <w:rFonts w:eastAsia="Calibri" w:cstheme="minorHAnsi"/>
              </w:rPr>
              <w:t>kinerja</w:t>
            </w:r>
            <w:proofErr w:type="spellEnd"/>
            <w:r w:rsidRPr="00AA0913">
              <w:rPr>
                <w:rFonts w:eastAsia="Calibri" w:cstheme="minorHAnsi"/>
              </w:rPr>
              <w:t xml:space="preserve"> program PPBM agar </w:t>
            </w:r>
            <w:proofErr w:type="spellStart"/>
            <w:r w:rsidRPr="00AA0913">
              <w:rPr>
                <w:rFonts w:eastAsia="Calibri" w:cstheme="minorHAnsi"/>
              </w:rPr>
              <w:t>dapat</w:t>
            </w:r>
            <w:proofErr w:type="spellEnd"/>
            <w:r w:rsidRPr="00AA0913">
              <w:rPr>
                <w:rFonts w:eastAsia="Calibri" w:cstheme="minorHAnsi"/>
              </w:rPr>
              <w:t xml:space="preserve"> </w:t>
            </w:r>
            <w:proofErr w:type="spellStart"/>
            <w:r w:rsidRPr="00AA0913">
              <w:rPr>
                <w:rFonts w:eastAsia="Calibri" w:cstheme="minorHAnsi"/>
              </w:rPr>
              <w:t>terus</w:t>
            </w:r>
            <w:proofErr w:type="spellEnd"/>
            <w:r w:rsidRPr="00AA0913">
              <w:rPr>
                <w:rFonts w:eastAsia="Calibri" w:cstheme="minorHAnsi"/>
              </w:rPr>
              <w:t xml:space="preserve"> </w:t>
            </w:r>
            <w:proofErr w:type="spellStart"/>
            <w:r w:rsidRPr="00AA0913">
              <w:rPr>
                <w:rFonts w:eastAsia="Calibri" w:cstheme="minorHAnsi"/>
              </w:rPr>
              <w:t>ditingkatkan</w:t>
            </w:r>
            <w:proofErr w:type="spellEnd"/>
            <w:r w:rsidRPr="00AA0913">
              <w:rPr>
                <w:rFonts w:eastAsia="Calibri" w:cstheme="minorHAnsi"/>
              </w:rPr>
              <w:t xml:space="preserve"> </w:t>
            </w:r>
            <w:proofErr w:type="spellStart"/>
            <w:r w:rsidRPr="00AA0913">
              <w:rPr>
                <w:rFonts w:eastAsia="Calibri" w:cstheme="minorHAnsi"/>
              </w:rPr>
              <w:t>kualitasnya</w:t>
            </w:r>
            <w:proofErr w:type="spellEnd"/>
          </w:p>
        </w:tc>
      </w:tr>
      <w:tr w:rsidR="00AA0913" w:rsidRPr="00AA0913" w14:paraId="7736F337" w14:textId="77777777" w:rsidTr="0D117C43">
        <w:trPr>
          <w:trHeight w:val="1200"/>
        </w:trPr>
        <w:tc>
          <w:tcPr>
            <w:tcW w:w="2853" w:type="dxa"/>
            <w:tcBorders>
              <w:top w:val="nil"/>
              <w:left w:val="single" w:sz="4" w:space="0" w:color="auto"/>
              <w:bottom w:val="single" w:sz="4" w:space="0" w:color="auto"/>
              <w:right w:val="single" w:sz="4" w:space="0" w:color="auto"/>
            </w:tcBorders>
            <w:shd w:val="clear" w:color="auto" w:fill="auto"/>
            <w:noWrap/>
            <w:hideMark/>
          </w:tcPr>
          <w:p w14:paraId="79D4E3AF"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Prestasi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Mahasiswa</w:t>
            </w:r>
            <w:proofErr w:type="spellEnd"/>
          </w:p>
        </w:tc>
        <w:tc>
          <w:tcPr>
            <w:tcW w:w="3480" w:type="dxa"/>
            <w:tcBorders>
              <w:top w:val="nil"/>
              <w:left w:val="nil"/>
              <w:bottom w:val="single" w:sz="4" w:space="0" w:color="auto"/>
              <w:right w:val="single" w:sz="4" w:space="0" w:color="auto"/>
            </w:tcBorders>
            <w:shd w:val="clear" w:color="auto" w:fill="auto"/>
            <w:hideMark/>
          </w:tcPr>
          <w:p w14:paraId="772FA921"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Prestasi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mahasiswa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dapat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dikategorikan</w:t>
            </w:r>
            <w:proofErr w:type="spellEnd"/>
            <w:r w:rsidRPr="00AA0913">
              <w:rPr>
                <w:rFonts w:eastAsia="Times New Roman" w:cstheme="minorHAnsi"/>
                <w:color w:val="000000"/>
              </w:rPr>
              <w:t xml:space="preserve"> </w:t>
            </w:r>
            <w:proofErr w:type="spellStart"/>
            <w:r w:rsidRPr="00AA0913">
              <w:rPr>
                <w:rFonts w:eastAsia="Times New Roman" w:cstheme="minorHAnsi"/>
                <w:b/>
                <w:bCs/>
                <w:color w:val="000000"/>
              </w:rPr>
              <w:t>baik</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dengan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menimbang</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adanya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prestasi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mahasiswa</w:t>
            </w:r>
            <w:proofErr w:type="spellEnd"/>
            <w:r w:rsidRPr="00AA0913">
              <w:rPr>
                <w:rFonts w:eastAsia="Times New Roman" w:cstheme="minorHAnsi"/>
                <w:color w:val="000000"/>
              </w:rPr>
              <w:t xml:space="preserve"> di </w:t>
            </w:r>
            <w:proofErr w:type="spellStart"/>
            <w:r w:rsidRPr="00AA0913">
              <w:rPr>
                <w:rFonts w:eastAsia="Times New Roman" w:cstheme="minorHAnsi"/>
                <w:color w:val="000000"/>
              </w:rPr>
              <w:t>tingkat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internasional</w:t>
            </w:r>
            <w:proofErr w:type="spellEnd"/>
            <w:r w:rsidRPr="00AA0913">
              <w:rPr>
                <w:rFonts w:eastAsia="Times New Roman" w:cstheme="minorHAnsi"/>
                <w:color w:val="000000"/>
              </w:rPr>
              <w:t xml:space="preserve">. Kurang </w:t>
            </w:r>
            <w:proofErr w:type="spellStart"/>
            <w:r w:rsidRPr="00AA0913">
              <w:rPr>
                <w:rFonts w:eastAsia="Times New Roman" w:cstheme="minorHAnsi"/>
                <w:color w:val="000000"/>
              </w:rPr>
              <w:t>meratanya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prestasi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mahasiswa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dalam</w:t>
            </w:r>
            <w:proofErr w:type="spellEnd"/>
            <w:r w:rsidRPr="00AA0913">
              <w:rPr>
                <w:rFonts w:eastAsia="Times New Roman" w:cstheme="minorHAnsi"/>
                <w:color w:val="000000"/>
              </w:rPr>
              <w:t xml:space="preserve"> masing-masing TS.</w:t>
            </w:r>
          </w:p>
        </w:tc>
        <w:tc>
          <w:tcPr>
            <w:tcW w:w="2775" w:type="dxa"/>
            <w:tcBorders>
              <w:top w:val="nil"/>
              <w:left w:val="nil"/>
              <w:bottom w:val="single" w:sz="4" w:space="0" w:color="auto"/>
              <w:right w:val="single" w:sz="4" w:space="0" w:color="auto"/>
            </w:tcBorders>
            <w:shd w:val="clear" w:color="auto" w:fill="auto"/>
            <w:vAlign w:val="bottom"/>
            <w:hideMark/>
          </w:tcPr>
          <w:p w14:paraId="7A78613A" w14:textId="77777777" w:rsidR="00AA0913" w:rsidRPr="00AA0913" w:rsidRDefault="00AA0913" w:rsidP="00AA0913">
            <w:pPr>
              <w:spacing w:after="0" w:line="240" w:lineRule="auto"/>
              <w:rPr>
                <w:rFonts w:cstheme="minorHAnsi"/>
              </w:rPr>
            </w:pPr>
            <w:proofErr w:type="spellStart"/>
            <w:r w:rsidRPr="00AA0913">
              <w:rPr>
                <w:rFonts w:eastAsia="Calibri" w:cstheme="minorHAnsi"/>
              </w:rPr>
              <w:t>Memberikan</w:t>
            </w:r>
            <w:proofErr w:type="spellEnd"/>
            <w:r w:rsidRPr="00AA0913">
              <w:rPr>
                <w:rFonts w:eastAsia="Calibri" w:cstheme="minorHAnsi"/>
              </w:rPr>
              <w:t xml:space="preserve"> </w:t>
            </w:r>
            <w:proofErr w:type="spellStart"/>
            <w:r w:rsidRPr="00AA0913">
              <w:rPr>
                <w:rFonts w:eastAsia="Calibri" w:cstheme="minorHAnsi"/>
              </w:rPr>
              <w:t>apresiasi</w:t>
            </w:r>
            <w:proofErr w:type="spellEnd"/>
            <w:r w:rsidRPr="00AA0913">
              <w:rPr>
                <w:rFonts w:eastAsia="Calibri" w:cstheme="minorHAnsi"/>
              </w:rPr>
              <w:t xml:space="preserve"> yang </w:t>
            </w:r>
            <w:proofErr w:type="spellStart"/>
            <w:r w:rsidRPr="00AA0913">
              <w:rPr>
                <w:rFonts w:eastAsia="Calibri" w:cstheme="minorHAnsi"/>
              </w:rPr>
              <w:t>lebih</w:t>
            </w:r>
            <w:proofErr w:type="spellEnd"/>
            <w:r w:rsidRPr="00AA0913">
              <w:rPr>
                <w:rFonts w:eastAsia="Calibri" w:cstheme="minorHAnsi"/>
              </w:rPr>
              <w:t xml:space="preserve"> pada </w:t>
            </w:r>
            <w:proofErr w:type="spellStart"/>
            <w:r w:rsidRPr="00AA0913">
              <w:rPr>
                <w:rFonts w:eastAsia="Calibri" w:cstheme="minorHAnsi"/>
              </w:rPr>
              <w:t>prestasi</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di </w:t>
            </w:r>
            <w:proofErr w:type="spellStart"/>
            <w:r w:rsidRPr="00AA0913">
              <w:rPr>
                <w:rFonts w:eastAsia="Calibri" w:cstheme="minorHAnsi"/>
              </w:rPr>
              <w:t>tingkat</w:t>
            </w:r>
            <w:proofErr w:type="spellEnd"/>
            <w:r w:rsidRPr="00AA0913">
              <w:rPr>
                <w:rFonts w:eastAsia="Calibri" w:cstheme="minorHAnsi"/>
              </w:rPr>
              <w:t xml:space="preserve"> </w:t>
            </w:r>
            <w:proofErr w:type="spellStart"/>
            <w:r w:rsidRPr="00AA0913">
              <w:rPr>
                <w:rFonts w:eastAsia="Calibri" w:cstheme="minorHAnsi"/>
              </w:rPr>
              <w:t>internasional</w:t>
            </w:r>
            <w:proofErr w:type="spellEnd"/>
            <w:r w:rsidRPr="00AA0913">
              <w:rPr>
                <w:rFonts w:eastAsia="Calibri" w:cstheme="minorHAnsi"/>
              </w:rPr>
              <w:t xml:space="preserve">, </w:t>
            </w:r>
            <w:proofErr w:type="spellStart"/>
            <w:r w:rsidRPr="00AA0913">
              <w:rPr>
                <w:rFonts w:eastAsia="Calibri" w:cstheme="minorHAnsi"/>
              </w:rPr>
              <w:t>seperti</w:t>
            </w:r>
            <w:proofErr w:type="spellEnd"/>
            <w:r w:rsidRPr="00AA0913">
              <w:rPr>
                <w:rFonts w:eastAsia="Calibri" w:cstheme="minorHAnsi"/>
              </w:rPr>
              <w:t xml:space="preserve"> </w:t>
            </w:r>
            <w:proofErr w:type="spellStart"/>
            <w:r w:rsidRPr="00AA0913">
              <w:rPr>
                <w:rFonts w:eastAsia="Calibri" w:cstheme="minorHAnsi"/>
              </w:rPr>
              <w:t>memberikan</w:t>
            </w:r>
            <w:proofErr w:type="spellEnd"/>
            <w:r w:rsidRPr="00AA0913">
              <w:rPr>
                <w:rFonts w:eastAsia="Calibri" w:cstheme="minorHAnsi"/>
              </w:rPr>
              <w:t xml:space="preserve"> </w:t>
            </w:r>
            <w:proofErr w:type="spellStart"/>
            <w:r w:rsidRPr="00AA0913">
              <w:rPr>
                <w:rFonts w:eastAsia="Calibri" w:cstheme="minorHAnsi"/>
              </w:rPr>
              <w:t>penghargaan</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beasiswa</w:t>
            </w:r>
            <w:proofErr w:type="spellEnd"/>
            <w:r w:rsidRPr="00AA0913">
              <w:rPr>
                <w:rFonts w:eastAsia="Calibri" w:cstheme="minorHAnsi"/>
              </w:rPr>
              <w:t xml:space="preserve"> </w:t>
            </w:r>
            <w:proofErr w:type="spellStart"/>
            <w:r w:rsidRPr="00AA0913">
              <w:rPr>
                <w:rFonts w:eastAsia="Calibri" w:cstheme="minorHAnsi"/>
              </w:rPr>
              <w:t>khusus</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yang </w:t>
            </w:r>
            <w:proofErr w:type="spellStart"/>
            <w:r w:rsidRPr="00AA0913">
              <w:rPr>
                <w:rFonts w:eastAsia="Calibri" w:cstheme="minorHAnsi"/>
              </w:rPr>
              <w:t>berhasil</w:t>
            </w:r>
            <w:proofErr w:type="spellEnd"/>
            <w:r w:rsidRPr="00AA0913">
              <w:rPr>
                <w:rFonts w:eastAsia="Calibri" w:cstheme="minorHAnsi"/>
              </w:rPr>
              <w:t xml:space="preserve"> </w:t>
            </w:r>
            <w:proofErr w:type="spellStart"/>
            <w:r w:rsidRPr="00AA0913">
              <w:rPr>
                <w:rFonts w:eastAsia="Calibri" w:cstheme="minorHAnsi"/>
              </w:rPr>
              <w:t>meraih</w:t>
            </w:r>
            <w:proofErr w:type="spellEnd"/>
            <w:r w:rsidRPr="00AA0913">
              <w:rPr>
                <w:rFonts w:eastAsia="Calibri" w:cstheme="minorHAnsi"/>
              </w:rPr>
              <w:t xml:space="preserve"> </w:t>
            </w:r>
            <w:proofErr w:type="spellStart"/>
            <w:r w:rsidRPr="00AA0913">
              <w:rPr>
                <w:rFonts w:eastAsia="Calibri" w:cstheme="minorHAnsi"/>
              </w:rPr>
              <w:t>prestasi</w:t>
            </w:r>
            <w:proofErr w:type="spellEnd"/>
            <w:r w:rsidRPr="00AA0913">
              <w:rPr>
                <w:rFonts w:eastAsia="Calibri" w:cstheme="minorHAnsi"/>
              </w:rPr>
              <w:t xml:space="preserve"> di </w:t>
            </w:r>
            <w:proofErr w:type="spellStart"/>
            <w:r w:rsidRPr="00AA0913">
              <w:rPr>
                <w:rFonts w:eastAsia="Calibri" w:cstheme="minorHAnsi"/>
              </w:rPr>
              <w:t>tingkat</w:t>
            </w:r>
            <w:proofErr w:type="spellEnd"/>
            <w:r w:rsidRPr="00AA0913">
              <w:rPr>
                <w:rFonts w:eastAsia="Calibri" w:cstheme="minorHAnsi"/>
              </w:rPr>
              <w:t xml:space="preserve"> </w:t>
            </w:r>
            <w:proofErr w:type="spellStart"/>
            <w:r w:rsidRPr="00AA0913">
              <w:rPr>
                <w:rFonts w:eastAsia="Calibri" w:cstheme="minorHAnsi"/>
              </w:rPr>
              <w:t>internasional</w:t>
            </w:r>
            <w:proofErr w:type="spellEnd"/>
            <w:r w:rsidRPr="00AA0913">
              <w:rPr>
                <w:rFonts w:eastAsia="Calibri" w:cstheme="minorHAnsi"/>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motivasi</w:t>
            </w:r>
            <w:proofErr w:type="spellEnd"/>
            <w:r w:rsidRPr="00AA0913">
              <w:rPr>
                <w:rFonts w:eastAsia="Calibri" w:cstheme="minorHAnsi"/>
              </w:rPr>
              <w:t xml:space="preserve"> dan </w:t>
            </w:r>
            <w:proofErr w:type="spellStart"/>
            <w:r w:rsidRPr="00AA0913">
              <w:rPr>
                <w:rFonts w:eastAsia="Calibri" w:cstheme="minorHAnsi"/>
              </w:rPr>
              <w:t>dukungan</w:t>
            </w:r>
            <w:proofErr w:type="spellEnd"/>
            <w:r w:rsidRPr="00AA0913">
              <w:rPr>
                <w:rFonts w:eastAsia="Calibri" w:cstheme="minorHAnsi"/>
              </w:rPr>
              <w:t xml:space="preserve"> </w:t>
            </w:r>
            <w:proofErr w:type="spellStart"/>
            <w:r w:rsidRPr="00AA0913">
              <w:rPr>
                <w:rFonts w:eastAsia="Calibri" w:cstheme="minorHAnsi"/>
              </w:rPr>
              <w:t>bagi</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agar </w:t>
            </w:r>
            <w:proofErr w:type="spellStart"/>
            <w:r w:rsidRPr="00AA0913">
              <w:rPr>
                <w:rFonts w:eastAsia="Calibri" w:cstheme="minorHAnsi"/>
              </w:rPr>
              <w:t>lebih</w:t>
            </w:r>
            <w:proofErr w:type="spellEnd"/>
            <w:r w:rsidRPr="00AA0913">
              <w:rPr>
                <w:rFonts w:eastAsia="Calibri" w:cstheme="minorHAnsi"/>
              </w:rPr>
              <w:t xml:space="preserve"> </w:t>
            </w:r>
            <w:proofErr w:type="spellStart"/>
            <w:r w:rsidRPr="00AA0913">
              <w:rPr>
                <w:rFonts w:eastAsia="Calibri" w:cstheme="minorHAnsi"/>
              </w:rPr>
              <w:t>berprestasi</w:t>
            </w:r>
            <w:proofErr w:type="spellEnd"/>
            <w:r w:rsidRPr="00AA0913">
              <w:rPr>
                <w:rFonts w:eastAsia="Calibri" w:cstheme="minorHAnsi"/>
              </w:rPr>
              <w:t xml:space="preserve"> di </w:t>
            </w:r>
            <w:proofErr w:type="spellStart"/>
            <w:r w:rsidRPr="00AA0913">
              <w:rPr>
                <w:rFonts w:eastAsia="Calibri" w:cstheme="minorHAnsi"/>
              </w:rPr>
              <w:t>tingkat</w:t>
            </w:r>
            <w:proofErr w:type="spellEnd"/>
            <w:r w:rsidRPr="00AA0913">
              <w:rPr>
                <w:rFonts w:eastAsia="Calibri" w:cstheme="minorHAnsi"/>
              </w:rPr>
              <w:t xml:space="preserve"> </w:t>
            </w:r>
            <w:proofErr w:type="spellStart"/>
            <w:r w:rsidRPr="00AA0913">
              <w:rPr>
                <w:rFonts w:eastAsia="Calibri" w:cstheme="minorHAnsi"/>
              </w:rPr>
              <w:t>lokal</w:t>
            </w:r>
            <w:proofErr w:type="spellEnd"/>
            <w:r w:rsidRPr="00AA0913">
              <w:rPr>
                <w:rFonts w:eastAsia="Calibri" w:cstheme="minorHAnsi"/>
              </w:rPr>
              <w:t xml:space="preserve"> dan regional, </w:t>
            </w:r>
            <w:proofErr w:type="spellStart"/>
            <w:r w:rsidRPr="00AA0913">
              <w:rPr>
                <w:rFonts w:eastAsia="Calibri" w:cstheme="minorHAnsi"/>
              </w:rPr>
              <w:t>seperti</w:t>
            </w:r>
            <w:proofErr w:type="spellEnd"/>
            <w:r w:rsidRPr="00AA0913">
              <w:rPr>
                <w:rFonts w:eastAsia="Calibri" w:cstheme="minorHAnsi"/>
              </w:rPr>
              <w:t xml:space="preserve"> </w:t>
            </w:r>
            <w:proofErr w:type="spellStart"/>
            <w:r w:rsidRPr="00AA0913">
              <w:rPr>
                <w:rFonts w:eastAsia="Calibri" w:cstheme="minorHAnsi"/>
              </w:rPr>
              <w:t>mengadakan</w:t>
            </w:r>
            <w:proofErr w:type="spellEnd"/>
            <w:r w:rsidRPr="00AA0913">
              <w:rPr>
                <w:rFonts w:eastAsia="Calibri" w:cstheme="minorHAnsi"/>
              </w:rPr>
              <w:t xml:space="preserve"> program-program </w:t>
            </w:r>
            <w:proofErr w:type="spellStart"/>
            <w:r w:rsidRPr="00AA0913">
              <w:rPr>
                <w:rFonts w:eastAsia="Calibri" w:cstheme="minorHAnsi"/>
              </w:rPr>
              <w:t>pelatihan</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pemberian</w:t>
            </w:r>
            <w:proofErr w:type="spellEnd"/>
            <w:r w:rsidRPr="00AA0913">
              <w:rPr>
                <w:rFonts w:eastAsia="Calibri" w:cstheme="minorHAnsi"/>
              </w:rPr>
              <w:t xml:space="preserve"> </w:t>
            </w:r>
            <w:proofErr w:type="spellStart"/>
            <w:r w:rsidRPr="00AA0913">
              <w:rPr>
                <w:rFonts w:eastAsia="Calibri" w:cstheme="minorHAnsi"/>
              </w:rPr>
              <w:t>motivasi</w:t>
            </w:r>
            <w:proofErr w:type="spellEnd"/>
            <w:r w:rsidRPr="00AA0913">
              <w:rPr>
                <w:rFonts w:eastAsia="Calibri" w:cstheme="minorHAnsi"/>
              </w:rPr>
              <w:t xml:space="preserve">. </w:t>
            </w:r>
            <w:proofErr w:type="spellStart"/>
            <w:r w:rsidRPr="00AA0913">
              <w:rPr>
                <w:rFonts w:eastAsia="Calibri" w:cstheme="minorHAnsi"/>
              </w:rPr>
              <w:t>Meninjau</w:t>
            </w:r>
            <w:proofErr w:type="spellEnd"/>
            <w:r w:rsidRPr="00AA0913">
              <w:rPr>
                <w:rFonts w:eastAsia="Calibri" w:cstheme="minorHAnsi"/>
              </w:rPr>
              <w:t xml:space="preserve"> </w:t>
            </w:r>
            <w:proofErr w:type="spellStart"/>
            <w:r w:rsidRPr="00AA0913">
              <w:rPr>
                <w:rFonts w:eastAsia="Calibri" w:cstheme="minorHAnsi"/>
              </w:rPr>
              <w:t>ulang</w:t>
            </w:r>
            <w:proofErr w:type="spellEnd"/>
            <w:r w:rsidRPr="00AA0913">
              <w:rPr>
                <w:rFonts w:eastAsia="Calibri" w:cstheme="minorHAnsi"/>
              </w:rPr>
              <w:t xml:space="preserve"> </w:t>
            </w:r>
            <w:proofErr w:type="spellStart"/>
            <w:r w:rsidRPr="00AA0913">
              <w:rPr>
                <w:rFonts w:eastAsia="Calibri" w:cstheme="minorHAnsi"/>
              </w:rPr>
              <w:t>sistem</w:t>
            </w:r>
            <w:proofErr w:type="spellEnd"/>
            <w:r w:rsidRPr="00AA0913">
              <w:rPr>
                <w:rFonts w:eastAsia="Calibri" w:cstheme="minorHAnsi"/>
              </w:rPr>
              <w:t xml:space="preserve"> </w:t>
            </w:r>
            <w:proofErr w:type="spellStart"/>
            <w:r w:rsidRPr="00AA0913">
              <w:rPr>
                <w:rFonts w:eastAsia="Calibri" w:cstheme="minorHAnsi"/>
              </w:rPr>
              <w:t>penilaian</w:t>
            </w:r>
            <w:proofErr w:type="spellEnd"/>
            <w:r w:rsidRPr="00AA0913">
              <w:rPr>
                <w:rFonts w:eastAsia="Calibri" w:cstheme="minorHAnsi"/>
              </w:rPr>
              <w:t xml:space="preserve"> dan </w:t>
            </w:r>
            <w:proofErr w:type="spellStart"/>
            <w:r w:rsidRPr="00AA0913">
              <w:rPr>
                <w:rFonts w:eastAsia="Calibri" w:cstheme="minorHAnsi"/>
              </w:rPr>
              <w:t>penghargaan</w:t>
            </w:r>
            <w:proofErr w:type="spellEnd"/>
            <w:r w:rsidRPr="00AA0913">
              <w:rPr>
                <w:rFonts w:eastAsia="Calibri" w:cstheme="minorHAnsi"/>
              </w:rPr>
              <w:t xml:space="preserve"> di </w:t>
            </w:r>
            <w:proofErr w:type="spellStart"/>
            <w:r w:rsidRPr="00AA0913">
              <w:rPr>
                <w:rFonts w:eastAsia="Calibri" w:cstheme="minorHAnsi"/>
              </w:rPr>
              <w:t>dalam</w:t>
            </w:r>
            <w:proofErr w:type="spellEnd"/>
            <w:r w:rsidRPr="00AA0913">
              <w:rPr>
                <w:rFonts w:eastAsia="Calibri" w:cstheme="minorHAnsi"/>
              </w:rPr>
              <w:t xml:space="preserve"> </w:t>
            </w:r>
            <w:proofErr w:type="spellStart"/>
            <w:r w:rsidRPr="00AA0913">
              <w:rPr>
                <w:rFonts w:eastAsia="Calibri" w:cstheme="minorHAnsi"/>
              </w:rPr>
              <w:t>kampus</w:t>
            </w:r>
            <w:proofErr w:type="spellEnd"/>
            <w:r w:rsidRPr="00AA0913">
              <w:rPr>
                <w:rFonts w:eastAsia="Calibri" w:cstheme="minorHAnsi"/>
              </w:rPr>
              <w:t xml:space="preserve">, </w:t>
            </w:r>
            <w:proofErr w:type="spellStart"/>
            <w:r w:rsidRPr="00AA0913">
              <w:rPr>
                <w:rFonts w:eastAsia="Calibri" w:cstheme="minorHAnsi"/>
              </w:rPr>
              <w:t>sehingga</w:t>
            </w:r>
            <w:proofErr w:type="spellEnd"/>
            <w:r w:rsidRPr="00AA0913">
              <w:rPr>
                <w:rFonts w:eastAsia="Calibri" w:cstheme="minorHAnsi"/>
              </w:rPr>
              <w:t xml:space="preserve"> </w:t>
            </w:r>
            <w:proofErr w:type="spellStart"/>
            <w:r w:rsidRPr="00AA0913">
              <w:rPr>
                <w:rFonts w:eastAsia="Calibri" w:cstheme="minorHAnsi"/>
              </w:rPr>
              <w:t>bisa</w:t>
            </w:r>
            <w:proofErr w:type="spellEnd"/>
            <w:r w:rsidRPr="00AA0913">
              <w:rPr>
                <w:rFonts w:eastAsia="Calibri" w:cstheme="minorHAnsi"/>
              </w:rPr>
              <w:t xml:space="preserve"> </w:t>
            </w:r>
            <w:proofErr w:type="spellStart"/>
            <w:r w:rsidRPr="00AA0913">
              <w:rPr>
                <w:rFonts w:eastAsia="Calibri" w:cstheme="minorHAnsi"/>
              </w:rPr>
              <w:t>mendorong</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lebih</w:t>
            </w:r>
            <w:proofErr w:type="spellEnd"/>
            <w:r w:rsidRPr="00AA0913">
              <w:rPr>
                <w:rFonts w:eastAsia="Calibri" w:cstheme="minorHAnsi"/>
              </w:rPr>
              <w:t xml:space="preserve"> </w:t>
            </w:r>
            <w:proofErr w:type="spellStart"/>
            <w:r w:rsidRPr="00AA0913">
              <w:rPr>
                <w:rFonts w:eastAsia="Calibri" w:cstheme="minorHAnsi"/>
              </w:rPr>
              <w:t>berprestasi</w:t>
            </w:r>
            <w:proofErr w:type="spellEnd"/>
            <w:r w:rsidRPr="00AA0913">
              <w:rPr>
                <w:rFonts w:eastAsia="Calibri" w:cstheme="minorHAnsi"/>
              </w:rPr>
              <w:t xml:space="preserve"> di </w:t>
            </w:r>
            <w:proofErr w:type="spellStart"/>
            <w:r w:rsidRPr="00AA0913">
              <w:rPr>
                <w:rFonts w:eastAsia="Calibri" w:cstheme="minorHAnsi"/>
              </w:rPr>
              <w:t>semua</w:t>
            </w:r>
            <w:proofErr w:type="spellEnd"/>
            <w:r w:rsidRPr="00AA0913">
              <w:rPr>
                <w:rFonts w:eastAsia="Calibri" w:cstheme="minorHAnsi"/>
              </w:rPr>
              <w:t xml:space="preserve"> </w:t>
            </w:r>
            <w:proofErr w:type="spellStart"/>
            <w:r w:rsidRPr="00AA0913">
              <w:rPr>
                <w:rFonts w:eastAsia="Calibri" w:cstheme="minorHAnsi"/>
              </w:rPr>
              <w:t>tingkatan</w:t>
            </w:r>
            <w:proofErr w:type="spellEnd"/>
            <w:r w:rsidRPr="00AA0913">
              <w:rPr>
                <w:rFonts w:eastAsia="Calibri" w:cstheme="minorHAnsi"/>
              </w:rPr>
              <w:t xml:space="preserve">, </w:t>
            </w:r>
            <w:proofErr w:type="spellStart"/>
            <w:r w:rsidRPr="00AA0913">
              <w:rPr>
                <w:rFonts w:eastAsia="Calibri" w:cstheme="minorHAnsi"/>
              </w:rPr>
              <w:t>termasuk</w:t>
            </w:r>
            <w:proofErr w:type="spellEnd"/>
            <w:r w:rsidRPr="00AA0913">
              <w:rPr>
                <w:rFonts w:eastAsia="Calibri" w:cstheme="minorHAnsi"/>
              </w:rPr>
              <w:t xml:space="preserve"> di </w:t>
            </w:r>
            <w:proofErr w:type="spellStart"/>
            <w:r w:rsidRPr="00AA0913">
              <w:rPr>
                <w:rFonts w:eastAsia="Calibri" w:cstheme="minorHAnsi"/>
              </w:rPr>
              <w:t>tingkat</w:t>
            </w:r>
            <w:proofErr w:type="spellEnd"/>
            <w:r w:rsidRPr="00AA0913">
              <w:rPr>
                <w:rFonts w:eastAsia="Calibri" w:cstheme="minorHAnsi"/>
              </w:rPr>
              <w:t xml:space="preserve"> </w:t>
            </w:r>
            <w:proofErr w:type="spellStart"/>
            <w:r w:rsidRPr="00AA0913">
              <w:rPr>
                <w:rFonts w:eastAsia="Calibri" w:cstheme="minorHAnsi"/>
              </w:rPr>
              <w:t>lokal</w:t>
            </w:r>
            <w:proofErr w:type="spellEnd"/>
            <w:r w:rsidRPr="00AA0913">
              <w:rPr>
                <w:rFonts w:eastAsia="Calibri" w:cstheme="minorHAnsi"/>
              </w:rPr>
              <w:t xml:space="preserve"> dan regional.</w:t>
            </w:r>
          </w:p>
        </w:tc>
      </w:tr>
      <w:tr w:rsidR="00AA0913" w:rsidRPr="00AA0913" w14:paraId="30D5404B" w14:textId="77777777" w:rsidTr="0D117C43">
        <w:trPr>
          <w:trHeight w:val="1500"/>
        </w:trPr>
        <w:tc>
          <w:tcPr>
            <w:tcW w:w="2853" w:type="dxa"/>
            <w:tcBorders>
              <w:top w:val="nil"/>
              <w:left w:val="single" w:sz="4" w:space="0" w:color="auto"/>
              <w:bottom w:val="single" w:sz="4" w:space="0" w:color="auto"/>
              <w:right w:val="single" w:sz="4" w:space="0" w:color="auto"/>
            </w:tcBorders>
            <w:shd w:val="clear" w:color="auto" w:fill="auto"/>
            <w:noWrap/>
            <w:hideMark/>
          </w:tcPr>
          <w:p w14:paraId="121D7CA5"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Masa </w:t>
            </w:r>
            <w:proofErr w:type="spellStart"/>
            <w:r w:rsidRPr="00AA0913">
              <w:rPr>
                <w:rFonts w:eastAsia="Times New Roman" w:cstheme="minorHAnsi"/>
                <w:color w:val="000000"/>
              </w:rPr>
              <w:t>Studi</w:t>
            </w:r>
            <w:proofErr w:type="spellEnd"/>
          </w:p>
        </w:tc>
        <w:tc>
          <w:tcPr>
            <w:tcW w:w="3480" w:type="dxa"/>
            <w:tcBorders>
              <w:top w:val="nil"/>
              <w:left w:val="nil"/>
              <w:bottom w:val="single" w:sz="4" w:space="0" w:color="auto"/>
              <w:right w:val="single" w:sz="4" w:space="0" w:color="auto"/>
            </w:tcBorders>
            <w:shd w:val="clear" w:color="auto" w:fill="auto"/>
            <w:hideMark/>
          </w:tcPr>
          <w:p w14:paraId="10437C91"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Secara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keseluruhan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dalam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aspek</w:t>
            </w:r>
            <w:proofErr w:type="spellEnd"/>
            <w:r w:rsidRPr="00AA0913">
              <w:rPr>
                <w:rFonts w:eastAsia="Times New Roman" w:cstheme="minorHAnsi"/>
                <w:color w:val="000000"/>
              </w:rPr>
              <w:t xml:space="preserve"> masa </w:t>
            </w:r>
            <w:proofErr w:type="spellStart"/>
            <w:r w:rsidRPr="00AA0913">
              <w:rPr>
                <w:rFonts w:eastAsia="Times New Roman" w:cstheme="minorHAnsi"/>
                <w:color w:val="000000"/>
              </w:rPr>
              <w:t>studi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terdapat</w:t>
            </w:r>
            <w:proofErr w:type="spellEnd"/>
            <w:r w:rsidRPr="00AA0913">
              <w:rPr>
                <w:rFonts w:eastAsia="Times New Roman" w:cstheme="minorHAnsi"/>
                <w:color w:val="000000"/>
              </w:rPr>
              <w:t xml:space="preserve"> 100% </w:t>
            </w:r>
            <w:proofErr w:type="spellStart"/>
            <w:r w:rsidRPr="00AA0913">
              <w:rPr>
                <w:rFonts w:eastAsia="Times New Roman" w:cstheme="minorHAnsi"/>
                <w:color w:val="000000"/>
              </w:rPr>
              <w:t>kelulusan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tepat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waktu</w:t>
            </w:r>
            <w:proofErr w:type="spellEnd"/>
            <w:r w:rsidRPr="00AA0913">
              <w:rPr>
                <w:rFonts w:eastAsia="Times New Roman" w:cstheme="minorHAnsi"/>
                <w:color w:val="000000"/>
              </w:rPr>
              <w:t xml:space="preserve"> dan </w:t>
            </w:r>
            <w:proofErr w:type="spellStart"/>
            <w:r w:rsidRPr="00AA0913">
              <w:rPr>
                <w:rFonts w:eastAsia="Times New Roman" w:cstheme="minorHAnsi"/>
                <w:color w:val="000000"/>
              </w:rPr>
              <w:t>keberhasilan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studi</w:t>
            </w:r>
            <w:proofErr w:type="spellEnd"/>
            <w:r w:rsidRPr="00AA0913">
              <w:rPr>
                <w:rFonts w:eastAsia="Times New Roman" w:cstheme="minorHAnsi"/>
                <w:color w:val="000000"/>
              </w:rPr>
              <w:t>.</w:t>
            </w:r>
          </w:p>
        </w:tc>
        <w:tc>
          <w:tcPr>
            <w:tcW w:w="2775" w:type="dxa"/>
            <w:tcBorders>
              <w:top w:val="nil"/>
              <w:left w:val="nil"/>
              <w:bottom w:val="single" w:sz="4" w:space="0" w:color="auto"/>
              <w:right w:val="single" w:sz="4" w:space="0" w:color="auto"/>
            </w:tcBorders>
            <w:shd w:val="clear" w:color="auto" w:fill="auto"/>
            <w:noWrap/>
            <w:vAlign w:val="bottom"/>
            <w:hideMark/>
          </w:tcPr>
          <w:p w14:paraId="080E8A1D" w14:textId="77777777" w:rsidR="00AA0913" w:rsidRPr="00AA0913" w:rsidRDefault="00AA0913" w:rsidP="00AA0913">
            <w:pPr>
              <w:spacing w:after="0" w:line="240" w:lineRule="auto"/>
              <w:rPr>
                <w:rFonts w:eastAsia="Calibri" w:cstheme="minorHAnsi"/>
              </w:rPr>
            </w:pPr>
            <w:r w:rsidRPr="00AA0913">
              <w:rPr>
                <w:rFonts w:eastAsia="Times New Roman" w:cstheme="minorHAnsi"/>
                <w:color w:val="000000" w:themeColor="text1"/>
              </w:rPr>
              <w:t> </w:t>
            </w:r>
            <w:proofErr w:type="spellStart"/>
            <w:r w:rsidRPr="00AA0913">
              <w:rPr>
                <w:rFonts w:eastAsia="Segoe UI" w:cstheme="minorHAnsi"/>
              </w:rPr>
              <w:t>Melakukan</w:t>
            </w:r>
            <w:proofErr w:type="spellEnd"/>
            <w:r w:rsidRPr="00AA0913">
              <w:rPr>
                <w:rFonts w:eastAsia="Segoe UI" w:cstheme="minorHAnsi"/>
              </w:rPr>
              <w:t xml:space="preserve"> </w:t>
            </w:r>
            <w:proofErr w:type="spellStart"/>
            <w:r w:rsidRPr="00AA0913">
              <w:rPr>
                <w:rFonts w:eastAsia="Segoe UI" w:cstheme="minorHAnsi"/>
              </w:rPr>
              <w:t>evaluasi</w:t>
            </w:r>
            <w:proofErr w:type="spellEnd"/>
            <w:r w:rsidRPr="00AA0913">
              <w:rPr>
                <w:rFonts w:eastAsia="Segoe UI" w:cstheme="minorHAnsi"/>
              </w:rPr>
              <w:t xml:space="preserve"> </w:t>
            </w:r>
            <w:proofErr w:type="spellStart"/>
            <w:r w:rsidRPr="00AA0913">
              <w:rPr>
                <w:rFonts w:eastAsia="Segoe UI" w:cstheme="minorHAnsi"/>
              </w:rPr>
              <w:t>menyeluruh</w:t>
            </w:r>
            <w:proofErr w:type="spellEnd"/>
            <w:r w:rsidRPr="00AA0913">
              <w:rPr>
                <w:rFonts w:eastAsia="Segoe UI" w:cstheme="minorHAnsi"/>
              </w:rPr>
              <w:t xml:space="preserve"> </w:t>
            </w:r>
            <w:proofErr w:type="spellStart"/>
            <w:r w:rsidRPr="00AA0913">
              <w:rPr>
                <w:rFonts w:eastAsia="Segoe UI" w:cstheme="minorHAnsi"/>
              </w:rPr>
              <w:t>terhadap</w:t>
            </w:r>
            <w:proofErr w:type="spellEnd"/>
            <w:r w:rsidRPr="00AA0913">
              <w:rPr>
                <w:rFonts w:eastAsia="Segoe UI" w:cstheme="minorHAnsi"/>
              </w:rPr>
              <w:t xml:space="preserve"> program </w:t>
            </w:r>
            <w:proofErr w:type="spellStart"/>
            <w:r w:rsidRPr="00AA0913">
              <w:rPr>
                <w:rFonts w:eastAsia="Segoe UI" w:cstheme="minorHAnsi"/>
              </w:rPr>
              <w:t>studi</w:t>
            </w:r>
            <w:proofErr w:type="spellEnd"/>
            <w:r w:rsidRPr="00AA0913">
              <w:rPr>
                <w:rFonts w:eastAsia="Segoe UI" w:cstheme="minorHAnsi"/>
              </w:rPr>
              <w:t xml:space="preserve"> dan </w:t>
            </w:r>
            <w:proofErr w:type="spellStart"/>
            <w:r w:rsidRPr="00AA0913">
              <w:rPr>
                <w:rFonts w:eastAsia="Segoe UI" w:cstheme="minorHAnsi"/>
              </w:rPr>
              <w:t>mencari</w:t>
            </w:r>
            <w:proofErr w:type="spellEnd"/>
            <w:r w:rsidRPr="00AA0913">
              <w:rPr>
                <w:rFonts w:eastAsia="Segoe UI" w:cstheme="minorHAnsi"/>
              </w:rPr>
              <w:t xml:space="preserve"> </w:t>
            </w:r>
            <w:proofErr w:type="spellStart"/>
            <w:r w:rsidRPr="00AA0913">
              <w:rPr>
                <w:rFonts w:eastAsia="Segoe UI" w:cstheme="minorHAnsi"/>
              </w:rPr>
              <w:t>faktor-faktor</w:t>
            </w:r>
            <w:proofErr w:type="spellEnd"/>
            <w:r w:rsidRPr="00AA0913">
              <w:rPr>
                <w:rFonts w:eastAsia="Segoe UI" w:cstheme="minorHAnsi"/>
              </w:rPr>
              <w:t xml:space="preserve"> yang </w:t>
            </w:r>
            <w:proofErr w:type="spellStart"/>
            <w:r w:rsidRPr="00AA0913">
              <w:rPr>
                <w:rFonts w:eastAsia="Segoe UI" w:cstheme="minorHAnsi"/>
              </w:rPr>
              <w:t>dapat</w:t>
            </w:r>
            <w:proofErr w:type="spellEnd"/>
            <w:r w:rsidRPr="00AA0913">
              <w:rPr>
                <w:rFonts w:eastAsia="Segoe UI" w:cstheme="minorHAnsi"/>
              </w:rPr>
              <w:t xml:space="preserve"> </w:t>
            </w:r>
            <w:proofErr w:type="spellStart"/>
            <w:r w:rsidRPr="00AA0913">
              <w:rPr>
                <w:rFonts w:eastAsia="Segoe UI" w:cstheme="minorHAnsi"/>
              </w:rPr>
              <w:t>meningkatkan</w:t>
            </w:r>
            <w:proofErr w:type="spellEnd"/>
            <w:r w:rsidRPr="00AA0913">
              <w:rPr>
                <w:rFonts w:eastAsia="Segoe UI" w:cstheme="minorHAnsi"/>
              </w:rPr>
              <w:t xml:space="preserve"> </w:t>
            </w:r>
            <w:proofErr w:type="spellStart"/>
            <w:r w:rsidRPr="00AA0913">
              <w:rPr>
                <w:rFonts w:eastAsia="Segoe UI" w:cstheme="minorHAnsi"/>
              </w:rPr>
              <w:t>kualitas</w:t>
            </w:r>
            <w:proofErr w:type="spellEnd"/>
            <w:r w:rsidRPr="00AA0913">
              <w:rPr>
                <w:rFonts w:eastAsia="Segoe UI" w:cstheme="minorHAnsi"/>
              </w:rPr>
              <w:t xml:space="preserve"> program </w:t>
            </w:r>
            <w:proofErr w:type="spellStart"/>
            <w:r w:rsidRPr="00AA0913">
              <w:rPr>
                <w:rFonts w:eastAsia="Segoe UI" w:cstheme="minorHAnsi"/>
              </w:rPr>
              <w:t>studi</w:t>
            </w:r>
            <w:proofErr w:type="spellEnd"/>
            <w:r w:rsidRPr="00AA0913">
              <w:rPr>
                <w:rFonts w:eastAsia="Segoe UI" w:cstheme="minorHAnsi"/>
              </w:rPr>
              <w:t xml:space="preserve"> </w:t>
            </w:r>
            <w:proofErr w:type="spellStart"/>
            <w:r w:rsidRPr="00AA0913">
              <w:rPr>
                <w:rFonts w:eastAsia="Segoe UI" w:cstheme="minorHAnsi"/>
              </w:rPr>
              <w:t>serta</w:t>
            </w:r>
            <w:proofErr w:type="spellEnd"/>
            <w:r w:rsidRPr="00AA0913">
              <w:rPr>
                <w:rFonts w:eastAsia="Segoe UI" w:cstheme="minorHAnsi"/>
              </w:rPr>
              <w:t xml:space="preserve"> </w:t>
            </w:r>
            <w:proofErr w:type="spellStart"/>
            <w:r w:rsidRPr="00AA0913">
              <w:rPr>
                <w:rFonts w:eastAsia="Segoe UI" w:cstheme="minorHAnsi"/>
              </w:rPr>
              <w:t>mengoptimalkan</w:t>
            </w:r>
            <w:proofErr w:type="spellEnd"/>
            <w:r w:rsidRPr="00AA0913">
              <w:rPr>
                <w:rFonts w:eastAsia="Segoe UI" w:cstheme="minorHAnsi"/>
              </w:rPr>
              <w:t xml:space="preserve"> </w:t>
            </w:r>
            <w:proofErr w:type="spellStart"/>
            <w:r w:rsidRPr="00AA0913">
              <w:rPr>
                <w:rFonts w:eastAsia="Segoe UI" w:cstheme="minorHAnsi"/>
              </w:rPr>
              <w:t>pencapaian</w:t>
            </w:r>
            <w:proofErr w:type="spellEnd"/>
            <w:r w:rsidRPr="00AA0913">
              <w:rPr>
                <w:rFonts w:eastAsia="Segoe UI" w:cstheme="minorHAnsi"/>
              </w:rPr>
              <w:t xml:space="preserve"> target-target </w:t>
            </w:r>
            <w:proofErr w:type="spellStart"/>
            <w:r w:rsidRPr="00AA0913">
              <w:rPr>
                <w:rFonts w:eastAsia="Segoe UI" w:cstheme="minorHAnsi"/>
              </w:rPr>
              <w:t>pendidikan</w:t>
            </w:r>
            <w:proofErr w:type="spellEnd"/>
            <w:r w:rsidRPr="00AA0913">
              <w:rPr>
                <w:rFonts w:eastAsia="Segoe UI" w:cstheme="minorHAnsi"/>
              </w:rPr>
              <w:t xml:space="preserve"> </w:t>
            </w:r>
            <w:proofErr w:type="spellStart"/>
            <w:r w:rsidRPr="00AA0913">
              <w:rPr>
                <w:rFonts w:eastAsia="Segoe UI" w:cstheme="minorHAnsi"/>
              </w:rPr>
              <w:t>lainnya</w:t>
            </w:r>
            <w:proofErr w:type="spellEnd"/>
          </w:p>
        </w:tc>
      </w:tr>
      <w:tr w:rsidR="00AA0913" w:rsidRPr="00AA0913" w14:paraId="1F0F67D7" w14:textId="77777777" w:rsidTr="0D117C43">
        <w:trPr>
          <w:trHeight w:val="600"/>
        </w:trPr>
        <w:tc>
          <w:tcPr>
            <w:tcW w:w="2853" w:type="dxa"/>
            <w:tcBorders>
              <w:top w:val="nil"/>
              <w:left w:val="single" w:sz="4" w:space="0" w:color="auto"/>
              <w:bottom w:val="single" w:sz="4" w:space="0" w:color="auto"/>
              <w:right w:val="single" w:sz="4" w:space="0" w:color="auto"/>
            </w:tcBorders>
            <w:shd w:val="clear" w:color="auto" w:fill="auto"/>
            <w:noWrap/>
            <w:hideMark/>
          </w:tcPr>
          <w:p w14:paraId="00105B36"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Kelulusan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Tepat</w:t>
            </w:r>
            <w:proofErr w:type="spellEnd"/>
            <w:r w:rsidRPr="00AA0913">
              <w:rPr>
                <w:rFonts w:eastAsia="Times New Roman" w:cstheme="minorHAnsi"/>
                <w:color w:val="000000"/>
              </w:rPr>
              <w:t xml:space="preserve"> Waktu</w:t>
            </w:r>
          </w:p>
        </w:tc>
        <w:tc>
          <w:tcPr>
            <w:tcW w:w="3480" w:type="dxa"/>
            <w:tcBorders>
              <w:top w:val="nil"/>
              <w:left w:val="nil"/>
              <w:bottom w:val="single" w:sz="4" w:space="0" w:color="auto"/>
              <w:right w:val="single" w:sz="4" w:space="0" w:color="auto"/>
            </w:tcBorders>
            <w:shd w:val="clear" w:color="auto" w:fill="auto"/>
            <w:hideMark/>
          </w:tcPr>
          <w:p w14:paraId="0E87D18E"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Secara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keseluruhan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dalam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aspek</w:t>
            </w:r>
            <w:proofErr w:type="spellEnd"/>
            <w:r w:rsidRPr="00AA0913">
              <w:rPr>
                <w:rFonts w:eastAsia="Times New Roman" w:cstheme="minorHAnsi"/>
                <w:color w:val="000000"/>
              </w:rPr>
              <w:t xml:space="preserve"> masa </w:t>
            </w:r>
            <w:proofErr w:type="spellStart"/>
            <w:r w:rsidRPr="00AA0913">
              <w:rPr>
                <w:rFonts w:eastAsia="Times New Roman" w:cstheme="minorHAnsi"/>
                <w:color w:val="000000"/>
              </w:rPr>
              <w:t>studi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terdapat</w:t>
            </w:r>
            <w:proofErr w:type="spellEnd"/>
            <w:r w:rsidRPr="00AA0913">
              <w:rPr>
                <w:rFonts w:eastAsia="Times New Roman" w:cstheme="minorHAnsi"/>
                <w:color w:val="000000"/>
              </w:rPr>
              <w:t xml:space="preserve"> 100% </w:t>
            </w:r>
            <w:proofErr w:type="spellStart"/>
            <w:r w:rsidRPr="00AA0913">
              <w:rPr>
                <w:rFonts w:eastAsia="Times New Roman" w:cstheme="minorHAnsi"/>
                <w:color w:val="000000"/>
              </w:rPr>
              <w:t>kelulusan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tepat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waktu</w:t>
            </w:r>
            <w:proofErr w:type="spellEnd"/>
            <w:r w:rsidRPr="00AA0913">
              <w:rPr>
                <w:rFonts w:eastAsia="Times New Roman" w:cstheme="minorHAnsi"/>
                <w:color w:val="000000"/>
              </w:rPr>
              <w:t>.</w:t>
            </w:r>
          </w:p>
        </w:tc>
        <w:tc>
          <w:tcPr>
            <w:tcW w:w="2775" w:type="dxa"/>
            <w:tcBorders>
              <w:top w:val="nil"/>
              <w:left w:val="nil"/>
              <w:bottom w:val="single" w:sz="4" w:space="0" w:color="auto"/>
              <w:right w:val="single" w:sz="4" w:space="0" w:color="auto"/>
            </w:tcBorders>
            <w:shd w:val="clear" w:color="auto" w:fill="auto"/>
            <w:noWrap/>
            <w:vAlign w:val="bottom"/>
            <w:hideMark/>
          </w:tcPr>
          <w:p w14:paraId="0B7EEB23"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Calibri" w:cstheme="minorHAnsi"/>
                <w:color w:val="000000" w:themeColor="text1"/>
              </w:rPr>
              <w:t>Mempertahankan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capaian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prestasi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tersebut</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menjadikannya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sebagai</w:t>
            </w:r>
            <w:proofErr w:type="spellEnd"/>
            <w:r w:rsidRPr="00AA0913">
              <w:rPr>
                <w:rFonts w:eastAsia="Calibri" w:cstheme="minorHAnsi"/>
                <w:color w:val="000000" w:themeColor="text1"/>
              </w:rPr>
              <w:t xml:space="preserve"> target yang </w:t>
            </w:r>
            <w:proofErr w:type="spellStart"/>
            <w:r w:rsidRPr="00AA0913">
              <w:rPr>
                <w:rFonts w:eastAsia="Calibri" w:cstheme="minorHAnsi"/>
                <w:color w:val="000000" w:themeColor="text1"/>
              </w:rPr>
              <w:t>terus</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dipertahankan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ke</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depannya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Selain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itu</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perlu</w:t>
            </w:r>
            <w:proofErr w:type="spellEnd"/>
            <w:r w:rsidRPr="00AA0913">
              <w:rPr>
                <w:rFonts w:eastAsia="Calibri" w:cstheme="minorHAnsi"/>
                <w:color w:val="000000" w:themeColor="text1"/>
              </w:rPr>
              <w:t xml:space="preserve"> juga </w:t>
            </w:r>
            <w:proofErr w:type="spellStart"/>
            <w:r w:rsidRPr="00AA0913">
              <w:rPr>
                <w:rFonts w:eastAsia="Calibri" w:cstheme="minorHAnsi"/>
                <w:color w:val="000000" w:themeColor="text1"/>
              </w:rPr>
              <w:t>dilakukan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evaluasi</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analisis</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mengenai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faktor-faktor</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apa</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telah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lastRenderedPageBreak/>
              <w:t>mempengaruhi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keberhasilan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tersebut</w:t>
            </w:r>
            <w:proofErr w:type="spellEnd"/>
            <w:r w:rsidRPr="00AA0913">
              <w:rPr>
                <w:rFonts w:eastAsia="Calibri" w:cstheme="minorHAnsi"/>
                <w:color w:val="000000" w:themeColor="text1"/>
              </w:rPr>
              <w:t xml:space="preserve">, agar </w:t>
            </w:r>
            <w:proofErr w:type="spellStart"/>
            <w:r w:rsidRPr="00AA0913">
              <w:rPr>
                <w:rFonts w:eastAsia="Calibri" w:cstheme="minorHAnsi"/>
                <w:color w:val="000000" w:themeColor="text1"/>
              </w:rPr>
              <w:t>bisa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dijadikan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sebagai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acuan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dalam</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meningkatkan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kualitas</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prestasi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mahasiswa</w:t>
            </w:r>
            <w:proofErr w:type="spellEnd"/>
            <w:r w:rsidRPr="00AA0913">
              <w:rPr>
                <w:rFonts w:eastAsia="Calibri" w:cstheme="minorHAnsi"/>
                <w:color w:val="000000" w:themeColor="text1"/>
              </w:rPr>
              <w:t xml:space="preserve"> di masa yang </w:t>
            </w:r>
            <w:proofErr w:type="spellStart"/>
            <w:r w:rsidRPr="00AA0913">
              <w:rPr>
                <w:rFonts w:eastAsia="Calibri" w:cstheme="minorHAnsi"/>
                <w:color w:val="000000" w:themeColor="text1"/>
              </w:rPr>
              <w:t>akan</w:t>
            </w:r>
            <w:proofErr w:type="spellEnd"/>
            <w:r w:rsidRPr="00AA0913">
              <w:rPr>
                <w:rFonts w:eastAsia="Calibri" w:cstheme="minorHAnsi"/>
                <w:color w:val="000000" w:themeColor="text1"/>
              </w:rPr>
              <w:t xml:space="preserve"> dating</w:t>
            </w:r>
          </w:p>
        </w:tc>
      </w:tr>
      <w:tr w:rsidR="00AA0913" w:rsidRPr="00AA0913" w14:paraId="73F4FB81" w14:textId="77777777" w:rsidTr="371B4959">
        <w:trPr>
          <w:trHeight w:val="900"/>
        </w:trPr>
        <w:tc>
          <w:tcPr>
            <w:tcW w:w="2853" w:type="dxa"/>
            <w:tcBorders>
              <w:top w:val="nil"/>
              <w:left w:val="single" w:sz="4" w:space="0" w:color="auto"/>
              <w:bottom w:val="single" w:sz="4" w:space="0" w:color="auto"/>
              <w:right w:val="single" w:sz="4" w:space="0" w:color="auto"/>
            </w:tcBorders>
            <w:shd w:val="clear" w:color="auto" w:fill="auto"/>
            <w:hideMark/>
          </w:tcPr>
          <w:p w14:paraId="2D0F6763"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Keberhasilan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Studi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Mahasiswa</w:t>
            </w:r>
            <w:proofErr w:type="spellEnd"/>
          </w:p>
        </w:tc>
        <w:tc>
          <w:tcPr>
            <w:tcW w:w="3480" w:type="dxa"/>
            <w:tcBorders>
              <w:top w:val="nil"/>
              <w:left w:val="nil"/>
              <w:bottom w:val="single" w:sz="4" w:space="0" w:color="auto"/>
              <w:right w:val="single" w:sz="4" w:space="0" w:color="auto"/>
            </w:tcBorders>
            <w:shd w:val="clear" w:color="auto" w:fill="FFFF00"/>
            <w:hideMark/>
          </w:tcPr>
          <w:p w14:paraId="42FDFEC8"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Terdapat</w:t>
            </w:r>
            <w:proofErr w:type="spellEnd"/>
            <w:r w:rsidRPr="00AA0913">
              <w:rPr>
                <w:rFonts w:eastAsia="Times New Roman" w:cstheme="minorHAnsi"/>
                <w:color w:val="000000"/>
              </w:rPr>
              <w:t xml:space="preserve"> 100% </w:t>
            </w:r>
            <w:proofErr w:type="spellStart"/>
            <w:r w:rsidRPr="00AA0913">
              <w:rPr>
                <w:rFonts w:eastAsia="Times New Roman" w:cstheme="minorHAnsi"/>
                <w:color w:val="000000"/>
              </w:rPr>
              <w:t>mahasiswa</w:t>
            </w:r>
            <w:proofErr w:type="spellEnd"/>
            <w:r w:rsidRPr="00AA0913">
              <w:rPr>
                <w:rFonts w:eastAsia="Times New Roman" w:cstheme="minorHAnsi"/>
                <w:color w:val="000000"/>
              </w:rPr>
              <w:t xml:space="preserve"> yang </w:t>
            </w:r>
            <w:proofErr w:type="spellStart"/>
            <w:r w:rsidRPr="00AA0913">
              <w:rPr>
                <w:rFonts w:eastAsia="Times New Roman" w:cstheme="minorHAnsi"/>
                <w:color w:val="000000"/>
              </w:rPr>
              <w:t>berhasil</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menyelesaikan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studinya</w:t>
            </w:r>
            <w:proofErr w:type="spellEnd"/>
            <w:r w:rsidRPr="00AA0913">
              <w:rPr>
                <w:rFonts w:eastAsia="Times New Roman" w:cstheme="minorHAnsi"/>
                <w:color w:val="000000"/>
              </w:rPr>
              <w:t>.</w:t>
            </w:r>
          </w:p>
        </w:tc>
        <w:tc>
          <w:tcPr>
            <w:tcW w:w="2775" w:type="dxa"/>
            <w:tcBorders>
              <w:top w:val="nil"/>
              <w:left w:val="nil"/>
              <w:bottom w:val="single" w:sz="4" w:space="0" w:color="auto"/>
              <w:right w:val="single" w:sz="4" w:space="0" w:color="auto"/>
            </w:tcBorders>
            <w:shd w:val="clear" w:color="auto" w:fill="auto"/>
            <w:noWrap/>
            <w:vAlign w:val="bottom"/>
            <w:hideMark/>
          </w:tcPr>
          <w:p w14:paraId="252412E1"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themeColor="text1"/>
              </w:rPr>
              <w:t> </w:t>
            </w:r>
            <w:proofErr w:type="spellStart"/>
            <w:r w:rsidRPr="00AA0913">
              <w:rPr>
                <w:rFonts w:eastAsia="Times New Roman" w:cstheme="minorHAnsi"/>
                <w:color w:val="000000" w:themeColor="text1"/>
              </w:rPr>
              <w:t>Dijadikan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patokan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untuk</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pencapaian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keberhasilan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dalam</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penyelesaian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studi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sambil</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mengevaluasi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hal-hal</w:t>
            </w:r>
            <w:proofErr w:type="spellEnd"/>
            <w:r w:rsidRPr="00AA0913">
              <w:rPr>
                <w:rFonts w:eastAsia="Times New Roman" w:cstheme="minorHAnsi"/>
                <w:color w:val="000000" w:themeColor="text1"/>
              </w:rPr>
              <w:t xml:space="preserve"> yang </w:t>
            </w:r>
            <w:proofErr w:type="spellStart"/>
            <w:r w:rsidRPr="00AA0913">
              <w:rPr>
                <w:rFonts w:eastAsia="Times New Roman" w:cstheme="minorHAnsi"/>
                <w:color w:val="000000" w:themeColor="text1"/>
              </w:rPr>
              <w:t>menyebabkan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penyelesaian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studi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tepat</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waktu</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untuk</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selanjutnya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dijadikan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acuan</w:t>
            </w:r>
            <w:proofErr w:type="spellEnd"/>
            <w:r w:rsidRPr="00AA0913">
              <w:rPr>
                <w:rFonts w:eastAsia="Times New Roman" w:cstheme="minorHAnsi"/>
                <w:color w:val="000000" w:themeColor="text1"/>
              </w:rPr>
              <w:t>.</w:t>
            </w:r>
          </w:p>
        </w:tc>
      </w:tr>
      <w:tr w:rsidR="00AA0913" w:rsidRPr="00AA0913" w14:paraId="4DAD2087" w14:textId="77777777" w:rsidTr="06DD3419">
        <w:trPr>
          <w:trHeight w:val="600"/>
        </w:trPr>
        <w:tc>
          <w:tcPr>
            <w:tcW w:w="2853" w:type="dxa"/>
            <w:tcBorders>
              <w:top w:val="nil"/>
              <w:left w:val="single" w:sz="4" w:space="0" w:color="auto"/>
              <w:bottom w:val="single" w:sz="4" w:space="0" w:color="auto"/>
              <w:right w:val="single" w:sz="4" w:space="0" w:color="auto"/>
            </w:tcBorders>
            <w:shd w:val="clear" w:color="auto" w:fill="auto"/>
            <w:noWrap/>
            <w:hideMark/>
          </w:tcPr>
          <w:p w14:paraId="186185CB"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Tracer </w:t>
            </w:r>
            <w:proofErr w:type="spellStart"/>
            <w:r w:rsidRPr="00AA0913">
              <w:rPr>
                <w:rFonts w:eastAsia="Times New Roman" w:cstheme="minorHAnsi"/>
                <w:color w:val="000000"/>
              </w:rPr>
              <w:t>Studi</w:t>
            </w:r>
            <w:proofErr w:type="spellEnd"/>
          </w:p>
        </w:tc>
        <w:tc>
          <w:tcPr>
            <w:tcW w:w="3480" w:type="dxa"/>
            <w:tcBorders>
              <w:top w:val="nil"/>
              <w:left w:val="nil"/>
              <w:bottom w:val="single" w:sz="4" w:space="0" w:color="auto"/>
              <w:right w:val="single" w:sz="4" w:space="0" w:color="auto"/>
            </w:tcBorders>
            <w:shd w:val="clear" w:color="auto" w:fill="FFFF00"/>
            <w:hideMark/>
          </w:tcPr>
          <w:p w14:paraId="70566F05"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Jumlah</w:t>
            </w:r>
            <w:proofErr w:type="spellEnd"/>
            <w:r w:rsidRPr="00AA0913">
              <w:rPr>
                <w:rFonts w:eastAsia="Times New Roman" w:cstheme="minorHAnsi"/>
                <w:color w:val="000000"/>
              </w:rPr>
              <w:t xml:space="preserve"> total </w:t>
            </w:r>
            <w:proofErr w:type="spellStart"/>
            <w:r w:rsidRPr="00AA0913">
              <w:rPr>
                <w:rFonts w:eastAsia="Times New Roman" w:cstheme="minorHAnsi"/>
                <w:color w:val="000000"/>
              </w:rPr>
              <w:t>mahasiswa</w:t>
            </w:r>
            <w:proofErr w:type="spellEnd"/>
            <w:r w:rsidRPr="00AA0913">
              <w:rPr>
                <w:rFonts w:eastAsia="Times New Roman" w:cstheme="minorHAnsi"/>
                <w:color w:val="000000"/>
              </w:rPr>
              <w:t xml:space="preserve"> yang </w:t>
            </w:r>
            <w:proofErr w:type="spellStart"/>
            <w:r w:rsidRPr="00AA0913">
              <w:rPr>
                <w:rFonts w:eastAsia="Times New Roman" w:cstheme="minorHAnsi"/>
                <w:color w:val="000000"/>
              </w:rPr>
              <w:t>terlacak</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adalah</w:t>
            </w:r>
            <w:proofErr w:type="spellEnd"/>
            <w:r w:rsidRPr="00AA0913">
              <w:rPr>
                <w:rFonts w:eastAsia="Times New Roman" w:cstheme="minorHAnsi"/>
                <w:color w:val="000000"/>
              </w:rPr>
              <w:t xml:space="preserve"> 100% </w:t>
            </w:r>
            <w:proofErr w:type="spellStart"/>
            <w:r w:rsidRPr="00AA0913">
              <w:rPr>
                <w:rFonts w:eastAsia="Times New Roman" w:cstheme="minorHAnsi"/>
                <w:color w:val="000000"/>
              </w:rPr>
              <w:t>dari</w:t>
            </w:r>
            <w:proofErr w:type="spellEnd"/>
            <w:r w:rsidRPr="00AA0913">
              <w:rPr>
                <w:rFonts w:eastAsia="Times New Roman" w:cstheme="minorHAnsi"/>
                <w:color w:val="000000"/>
              </w:rPr>
              <w:t xml:space="preserve"> total </w:t>
            </w:r>
            <w:proofErr w:type="spellStart"/>
            <w:r w:rsidRPr="00AA0913">
              <w:rPr>
                <w:rFonts w:eastAsia="Times New Roman" w:cstheme="minorHAnsi"/>
                <w:color w:val="000000"/>
              </w:rPr>
              <w:t>lulusan</w:t>
            </w:r>
            <w:proofErr w:type="spellEnd"/>
            <w:r w:rsidRPr="00AA0913">
              <w:rPr>
                <w:rFonts w:eastAsia="Times New Roman" w:cstheme="minorHAnsi"/>
                <w:color w:val="000000"/>
              </w:rPr>
              <w:t>.</w:t>
            </w:r>
          </w:p>
        </w:tc>
        <w:tc>
          <w:tcPr>
            <w:tcW w:w="2775" w:type="dxa"/>
            <w:tcBorders>
              <w:top w:val="nil"/>
              <w:left w:val="nil"/>
              <w:bottom w:val="single" w:sz="4" w:space="0" w:color="auto"/>
              <w:right w:val="single" w:sz="4" w:space="0" w:color="auto"/>
            </w:tcBorders>
            <w:shd w:val="clear" w:color="auto" w:fill="auto"/>
            <w:noWrap/>
            <w:vAlign w:val="bottom"/>
            <w:hideMark/>
          </w:tcPr>
          <w:p w14:paraId="3EEE0E73"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themeColor="text1"/>
              </w:rPr>
              <w:t>Perlu</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ditingkatkan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jumlah</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lulusan</w:t>
            </w:r>
            <w:proofErr w:type="spellEnd"/>
            <w:r w:rsidRPr="00AA0913">
              <w:rPr>
                <w:rFonts w:eastAsia="Times New Roman" w:cstheme="minorHAnsi"/>
                <w:color w:val="000000" w:themeColor="text1"/>
              </w:rPr>
              <w:t xml:space="preserve"> yang </w:t>
            </w:r>
            <w:proofErr w:type="spellStart"/>
            <w:r w:rsidRPr="00AA0913">
              <w:rPr>
                <w:rFonts w:eastAsia="Times New Roman" w:cstheme="minorHAnsi"/>
                <w:color w:val="000000" w:themeColor="text1"/>
              </w:rPr>
              <w:t>terlibat</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dalam</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pengisian</w:t>
            </w:r>
            <w:proofErr w:type="spellEnd"/>
            <w:r w:rsidRPr="00AA0913">
              <w:rPr>
                <w:rFonts w:eastAsia="Times New Roman" w:cstheme="minorHAnsi"/>
                <w:color w:val="000000" w:themeColor="text1"/>
              </w:rPr>
              <w:t xml:space="preserve"> tracer study </w:t>
            </w:r>
            <w:proofErr w:type="spellStart"/>
            <w:r w:rsidRPr="00AA0913">
              <w:rPr>
                <w:rFonts w:eastAsia="Times New Roman" w:cstheme="minorHAnsi"/>
                <w:color w:val="000000" w:themeColor="text1"/>
              </w:rPr>
              <w:t>misalnya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dengan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mengintensifkan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pembentukan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grup-grup</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sosial</w:t>
            </w:r>
            <w:proofErr w:type="spellEnd"/>
            <w:r w:rsidRPr="00AA0913">
              <w:rPr>
                <w:rFonts w:eastAsia="Times New Roman" w:cstheme="minorHAnsi"/>
                <w:color w:val="000000" w:themeColor="text1"/>
              </w:rPr>
              <w:t xml:space="preserve"> media </w:t>
            </w:r>
            <w:proofErr w:type="spellStart"/>
            <w:r w:rsidRPr="00AA0913">
              <w:rPr>
                <w:rFonts w:eastAsia="Times New Roman" w:cstheme="minorHAnsi"/>
                <w:color w:val="000000" w:themeColor="text1"/>
              </w:rPr>
              <w:t>untuk</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memperkuat</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jejaring</w:t>
            </w:r>
            <w:proofErr w:type="spellEnd"/>
            <w:r w:rsidRPr="00AA0913">
              <w:rPr>
                <w:rFonts w:eastAsia="Times New Roman" w:cstheme="minorHAnsi"/>
                <w:color w:val="000000" w:themeColor="text1"/>
              </w:rPr>
              <w:t xml:space="preserve"> </w:t>
            </w:r>
          </w:p>
        </w:tc>
      </w:tr>
      <w:tr w:rsidR="00AA0913" w:rsidRPr="00AA0913" w14:paraId="7504FA13" w14:textId="77777777" w:rsidTr="0D117C43">
        <w:trPr>
          <w:trHeight w:val="1500"/>
        </w:trPr>
        <w:tc>
          <w:tcPr>
            <w:tcW w:w="2853" w:type="dxa"/>
            <w:tcBorders>
              <w:top w:val="nil"/>
              <w:left w:val="single" w:sz="4" w:space="0" w:color="auto"/>
              <w:bottom w:val="single" w:sz="4" w:space="0" w:color="auto"/>
              <w:right w:val="single" w:sz="4" w:space="0" w:color="auto"/>
            </w:tcBorders>
            <w:shd w:val="clear" w:color="auto" w:fill="auto"/>
            <w:hideMark/>
          </w:tcPr>
          <w:p w14:paraId="05C5B137"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Waktu </w:t>
            </w:r>
            <w:proofErr w:type="spellStart"/>
            <w:r w:rsidRPr="00AA0913">
              <w:rPr>
                <w:rFonts w:eastAsia="Times New Roman" w:cstheme="minorHAnsi"/>
                <w:color w:val="000000"/>
              </w:rPr>
              <w:t>Tunggu</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Mendapatkan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Pekerjaan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Pertama</w:t>
            </w:r>
            <w:proofErr w:type="spellEnd"/>
          </w:p>
        </w:tc>
        <w:tc>
          <w:tcPr>
            <w:tcW w:w="3480" w:type="dxa"/>
            <w:tcBorders>
              <w:top w:val="nil"/>
              <w:left w:val="nil"/>
              <w:bottom w:val="single" w:sz="4" w:space="0" w:color="auto"/>
              <w:right w:val="single" w:sz="4" w:space="0" w:color="auto"/>
            </w:tcBorders>
            <w:shd w:val="clear" w:color="auto" w:fill="auto"/>
            <w:hideMark/>
          </w:tcPr>
          <w:p w14:paraId="0C2C3A1D"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themeColor="text1"/>
              </w:rPr>
              <w:t xml:space="preserve">Waktu </w:t>
            </w:r>
            <w:proofErr w:type="spellStart"/>
            <w:r w:rsidRPr="00AA0913">
              <w:rPr>
                <w:rFonts w:eastAsia="Times New Roman" w:cstheme="minorHAnsi"/>
                <w:color w:val="000000" w:themeColor="text1"/>
              </w:rPr>
              <w:t>tunggu</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untuk</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mendapatkan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pekerjaan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cukup</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singkat</w:t>
            </w:r>
            <w:proofErr w:type="spellEnd"/>
            <w:r w:rsidRPr="00AA0913">
              <w:rPr>
                <w:rFonts w:eastAsia="Times New Roman" w:cstheme="minorHAnsi"/>
                <w:color w:val="000000" w:themeColor="text1"/>
              </w:rPr>
              <w:t>.</w:t>
            </w:r>
          </w:p>
        </w:tc>
        <w:tc>
          <w:tcPr>
            <w:tcW w:w="2775" w:type="dxa"/>
            <w:tcBorders>
              <w:top w:val="nil"/>
              <w:left w:val="nil"/>
              <w:bottom w:val="single" w:sz="4" w:space="0" w:color="auto"/>
              <w:right w:val="single" w:sz="4" w:space="0" w:color="auto"/>
            </w:tcBorders>
            <w:shd w:val="clear" w:color="auto" w:fill="auto"/>
            <w:noWrap/>
            <w:vAlign w:val="bottom"/>
            <w:hideMark/>
          </w:tcPr>
          <w:p w14:paraId="17BE27AE"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themeColor="text1"/>
              </w:rPr>
              <w:t> </w:t>
            </w:r>
            <w:proofErr w:type="spellStart"/>
            <w:r w:rsidRPr="00AA0913">
              <w:rPr>
                <w:rFonts w:eastAsia="Times New Roman" w:cstheme="minorHAnsi"/>
                <w:color w:val="000000" w:themeColor="text1"/>
              </w:rPr>
              <w:t>Sementara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waktu</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tunggu</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untuk</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mendapatkan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cukup</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singkat</w:t>
            </w:r>
            <w:proofErr w:type="spellEnd"/>
            <w:r w:rsidRPr="00AA0913">
              <w:rPr>
                <w:rFonts w:eastAsia="Times New Roman" w:cstheme="minorHAnsi"/>
                <w:color w:val="000000" w:themeColor="text1"/>
              </w:rPr>
              <w:t xml:space="preserve">, PPBM </w:t>
            </w:r>
            <w:proofErr w:type="spellStart"/>
            <w:r w:rsidRPr="00AA0913">
              <w:rPr>
                <w:rFonts w:eastAsia="Times New Roman" w:cstheme="minorHAnsi"/>
                <w:color w:val="000000" w:themeColor="text1"/>
              </w:rPr>
              <w:t>perlu</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melakukan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kajian</w:t>
            </w:r>
            <w:proofErr w:type="spellEnd"/>
            <w:r w:rsidRPr="00AA0913">
              <w:rPr>
                <w:rFonts w:eastAsia="Times New Roman" w:cstheme="minorHAnsi"/>
                <w:color w:val="000000" w:themeColor="text1"/>
              </w:rPr>
              <w:t xml:space="preserve"> dan </w:t>
            </w:r>
            <w:proofErr w:type="spellStart"/>
            <w:r w:rsidRPr="00AA0913">
              <w:rPr>
                <w:rFonts w:eastAsia="Times New Roman" w:cstheme="minorHAnsi"/>
                <w:color w:val="000000" w:themeColor="text1"/>
              </w:rPr>
              <w:t>evaluasi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secara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intensif</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terhadap</w:t>
            </w:r>
            <w:proofErr w:type="spellEnd"/>
            <w:r w:rsidRPr="00AA0913">
              <w:rPr>
                <w:rFonts w:eastAsia="Times New Roman" w:cstheme="minorHAnsi"/>
                <w:color w:val="000000" w:themeColor="text1"/>
              </w:rPr>
              <w:t xml:space="preserve"> data </w:t>
            </w:r>
            <w:proofErr w:type="spellStart"/>
            <w:r w:rsidRPr="00AA0913">
              <w:rPr>
                <w:rFonts w:eastAsia="Times New Roman" w:cstheme="minorHAnsi"/>
                <w:color w:val="000000" w:themeColor="text1"/>
              </w:rPr>
              <w:t>waktu</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tunggu</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ini</w:t>
            </w:r>
            <w:proofErr w:type="spellEnd"/>
            <w:r w:rsidRPr="00AA0913">
              <w:rPr>
                <w:rFonts w:eastAsia="Times New Roman" w:cstheme="minorHAnsi"/>
                <w:color w:val="000000" w:themeColor="text1"/>
              </w:rPr>
              <w:t xml:space="preserve">. </w:t>
            </w:r>
          </w:p>
        </w:tc>
      </w:tr>
      <w:tr w:rsidR="00AA0913" w:rsidRPr="00AA0913" w14:paraId="77867C7E" w14:textId="77777777" w:rsidTr="0D117C43">
        <w:trPr>
          <w:trHeight w:val="300"/>
        </w:trPr>
        <w:tc>
          <w:tcPr>
            <w:tcW w:w="2853" w:type="dxa"/>
            <w:tcBorders>
              <w:top w:val="nil"/>
              <w:left w:val="single" w:sz="4" w:space="0" w:color="auto"/>
              <w:bottom w:val="single" w:sz="4" w:space="0" w:color="auto"/>
              <w:right w:val="single" w:sz="4" w:space="0" w:color="auto"/>
            </w:tcBorders>
            <w:shd w:val="clear" w:color="auto" w:fill="auto"/>
            <w:noWrap/>
            <w:vAlign w:val="bottom"/>
            <w:hideMark/>
          </w:tcPr>
          <w:p w14:paraId="5AFAB020"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Tingkat </w:t>
            </w:r>
            <w:proofErr w:type="spellStart"/>
            <w:r w:rsidRPr="00AA0913">
              <w:rPr>
                <w:rFonts w:eastAsia="Times New Roman" w:cstheme="minorHAnsi"/>
                <w:color w:val="000000"/>
              </w:rPr>
              <w:t>Relevansi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Pekerjaan</w:t>
            </w:r>
            <w:proofErr w:type="spellEnd"/>
          </w:p>
        </w:tc>
        <w:tc>
          <w:tcPr>
            <w:tcW w:w="3480" w:type="dxa"/>
            <w:tcBorders>
              <w:top w:val="nil"/>
              <w:left w:val="nil"/>
              <w:bottom w:val="single" w:sz="4" w:space="0" w:color="auto"/>
              <w:right w:val="single" w:sz="4" w:space="0" w:color="auto"/>
            </w:tcBorders>
            <w:shd w:val="clear" w:color="auto" w:fill="auto"/>
            <w:noWrap/>
            <w:vAlign w:val="bottom"/>
            <w:hideMark/>
          </w:tcPr>
          <w:p w14:paraId="5E4393F7"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themeColor="text1"/>
              </w:rPr>
              <w:t xml:space="preserve">Hasil tracer study </w:t>
            </w:r>
            <w:proofErr w:type="spellStart"/>
            <w:r w:rsidRPr="00AA0913">
              <w:rPr>
                <w:rFonts w:eastAsia="Times New Roman" w:cstheme="minorHAnsi"/>
                <w:color w:val="000000" w:themeColor="text1"/>
              </w:rPr>
              <w:t>menunjukkan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bahwa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pekerjaaan</w:t>
            </w:r>
            <w:proofErr w:type="spellEnd"/>
            <w:r w:rsidRPr="00AA0913">
              <w:rPr>
                <w:rFonts w:eastAsia="Times New Roman" w:cstheme="minorHAnsi"/>
                <w:color w:val="000000" w:themeColor="text1"/>
              </w:rPr>
              <w:t xml:space="preserve"> yang </w:t>
            </w:r>
            <w:proofErr w:type="spellStart"/>
            <w:r w:rsidRPr="00AA0913">
              <w:rPr>
                <w:rFonts w:eastAsia="Times New Roman" w:cstheme="minorHAnsi"/>
                <w:color w:val="000000" w:themeColor="text1"/>
              </w:rPr>
              <w:t>diperoleh</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lulusan</w:t>
            </w:r>
            <w:proofErr w:type="spellEnd"/>
            <w:r w:rsidRPr="00AA0913">
              <w:rPr>
                <w:rFonts w:eastAsia="Times New Roman" w:cstheme="minorHAnsi"/>
                <w:color w:val="000000" w:themeColor="text1"/>
              </w:rPr>
              <w:t xml:space="preserve"> sangat </w:t>
            </w:r>
            <w:proofErr w:type="spellStart"/>
            <w:r w:rsidRPr="00AA0913">
              <w:rPr>
                <w:rFonts w:eastAsia="Times New Roman" w:cstheme="minorHAnsi"/>
                <w:color w:val="000000" w:themeColor="text1"/>
              </w:rPr>
              <w:t>relevan</w:t>
            </w:r>
            <w:proofErr w:type="spellEnd"/>
            <w:r w:rsidRPr="00AA0913">
              <w:rPr>
                <w:rFonts w:eastAsia="Times New Roman" w:cstheme="minorHAnsi"/>
                <w:color w:val="000000" w:themeColor="text1"/>
              </w:rPr>
              <w:t>.</w:t>
            </w:r>
          </w:p>
        </w:tc>
        <w:tc>
          <w:tcPr>
            <w:tcW w:w="2775" w:type="dxa"/>
            <w:tcBorders>
              <w:top w:val="nil"/>
              <w:left w:val="nil"/>
              <w:bottom w:val="single" w:sz="4" w:space="0" w:color="auto"/>
              <w:right w:val="single" w:sz="4" w:space="0" w:color="auto"/>
            </w:tcBorders>
            <w:shd w:val="clear" w:color="auto" w:fill="auto"/>
            <w:noWrap/>
            <w:vAlign w:val="bottom"/>
            <w:hideMark/>
          </w:tcPr>
          <w:p w14:paraId="61904A7D"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themeColor="text1"/>
              </w:rPr>
              <w:t>Perlu</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ditingkatkan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keterlibatan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lulusan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untuk</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pengisian</w:t>
            </w:r>
            <w:proofErr w:type="spellEnd"/>
            <w:r w:rsidRPr="00AA0913">
              <w:rPr>
                <w:rFonts w:eastAsia="Times New Roman" w:cstheme="minorHAnsi"/>
                <w:color w:val="000000" w:themeColor="text1"/>
              </w:rPr>
              <w:t xml:space="preserve"> tracer study agar </w:t>
            </w:r>
            <w:proofErr w:type="spellStart"/>
            <w:r w:rsidRPr="00AA0913">
              <w:rPr>
                <w:rFonts w:eastAsia="Times New Roman" w:cstheme="minorHAnsi"/>
                <w:color w:val="000000" w:themeColor="text1"/>
              </w:rPr>
              <w:t>hasil</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diperoleh</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gambaran</w:t>
            </w:r>
            <w:proofErr w:type="spellEnd"/>
            <w:r w:rsidRPr="00AA0913">
              <w:rPr>
                <w:rFonts w:eastAsia="Times New Roman" w:cstheme="minorHAnsi"/>
                <w:color w:val="000000" w:themeColor="text1"/>
              </w:rPr>
              <w:t xml:space="preserve"> yang </w:t>
            </w:r>
            <w:proofErr w:type="spellStart"/>
            <w:r w:rsidRPr="00AA0913">
              <w:rPr>
                <w:rFonts w:eastAsia="Times New Roman" w:cstheme="minorHAnsi"/>
                <w:color w:val="000000" w:themeColor="text1"/>
              </w:rPr>
              <w:t>lebih</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akurat</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untuk</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melakukan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penilaian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relevansi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pekerjaan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dengan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kurikulum</w:t>
            </w:r>
            <w:proofErr w:type="spellEnd"/>
            <w:r w:rsidRPr="00AA0913">
              <w:rPr>
                <w:rFonts w:eastAsia="Times New Roman" w:cstheme="minorHAnsi"/>
                <w:color w:val="000000" w:themeColor="text1"/>
              </w:rPr>
              <w:t xml:space="preserve"> pada PPBM</w:t>
            </w:r>
          </w:p>
        </w:tc>
      </w:tr>
      <w:tr w:rsidR="00AA0913" w:rsidRPr="00AA0913" w14:paraId="27142DA6" w14:textId="77777777" w:rsidTr="0D117C43">
        <w:trPr>
          <w:trHeight w:val="2400"/>
        </w:trPr>
        <w:tc>
          <w:tcPr>
            <w:tcW w:w="2853" w:type="dxa"/>
            <w:tcBorders>
              <w:top w:val="nil"/>
              <w:left w:val="single" w:sz="4" w:space="0" w:color="auto"/>
              <w:bottom w:val="single" w:sz="4" w:space="0" w:color="auto"/>
              <w:right w:val="single" w:sz="4" w:space="0" w:color="auto"/>
            </w:tcBorders>
            <w:shd w:val="clear" w:color="auto" w:fill="auto"/>
            <w:hideMark/>
          </w:tcPr>
          <w:p w14:paraId="7D62DADE"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Tingkat </w:t>
            </w:r>
            <w:proofErr w:type="spellStart"/>
            <w:r w:rsidRPr="00AA0913">
              <w:rPr>
                <w:rFonts w:eastAsia="Times New Roman" w:cstheme="minorHAnsi"/>
                <w:color w:val="000000"/>
              </w:rPr>
              <w:t>Kepuasan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Pengguna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Lulusan</w:t>
            </w:r>
            <w:proofErr w:type="spellEnd"/>
          </w:p>
        </w:tc>
        <w:tc>
          <w:tcPr>
            <w:tcW w:w="3480" w:type="dxa"/>
            <w:tcBorders>
              <w:top w:val="nil"/>
              <w:left w:val="nil"/>
              <w:bottom w:val="single" w:sz="4" w:space="0" w:color="auto"/>
              <w:right w:val="single" w:sz="4" w:space="0" w:color="auto"/>
            </w:tcBorders>
            <w:shd w:val="clear" w:color="auto" w:fill="auto"/>
            <w:hideMark/>
          </w:tcPr>
          <w:p w14:paraId="54736278"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Tingkat </w:t>
            </w:r>
            <w:proofErr w:type="spellStart"/>
            <w:r w:rsidRPr="00AA0913">
              <w:rPr>
                <w:rFonts w:eastAsia="Times New Roman" w:cstheme="minorHAnsi"/>
                <w:color w:val="000000"/>
              </w:rPr>
              <w:t>kepuasan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pengguna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lulusan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termasuk</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dalam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kategori</w:t>
            </w:r>
            <w:proofErr w:type="spellEnd"/>
            <w:r w:rsidRPr="00AA0913">
              <w:rPr>
                <w:rFonts w:eastAsia="Times New Roman" w:cstheme="minorHAnsi"/>
                <w:color w:val="000000"/>
              </w:rPr>
              <w:t xml:space="preserve"> </w:t>
            </w:r>
            <w:r w:rsidRPr="00AA0913">
              <w:rPr>
                <w:rFonts w:eastAsia="Times New Roman" w:cstheme="minorHAnsi"/>
                <w:b/>
                <w:bCs/>
                <w:color w:val="000000"/>
              </w:rPr>
              <w:t xml:space="preserve">sangat </w:t>
            </w:r>
            <w:proofErr w:type="spellStart"/>
            <w:r w:rsidRPr="00AA0913">
              <w:rPr>
                <w:rFonts w:eastAsia="Times New Roman" w:cstheme="minorHAnsi"/>
                <w:b/>
                <w:bCs/>
                <w:color w:val="000000"/>
              </w:rPr>
              <w:t>baik</w:t>
            </w:r>
            <w:proofErr w:type="spellEnd"/>
            <w:r w:rsidRPr="00AA0913">
              <w:rPr>
                <w:rFonts w:eastAsia="Times New Roman" w:cstheme="minorHAnsi"/>
                <w:color w:val="000000"/>
              </w:rPr>
              <w:t xml:space="preserve">. Hal </w:t>
            </w:r>
            <w:proofErr w:type="spellStart"/>
            <w:r w:rsidRPr="00AA0913">
              <w:rPr>
                <w:rFonts w:eastAsia="Times New Roman" w:cstheme="minorHAnsi"/>
                <w:color w:val="000000"/>
              </w:rPr>
              <w:t>ini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dapat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dilihat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dari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jumlah</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persentase</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kepuasan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pengguna</w:t>
            </w:r>
            <w:proofErr w:type="spellEnd"/>
            <w:r w:rsidRPr="00AA0913">
              <w:rPr>
                <w:rFonts w:eastAsia="Times New Roman" w:cstheme="minorHAnsi"/>
                <w:color w:val="000000"/>
              </w:rPr>
              <w:t xml:space="preserve"> yang </w:t>
            </w:r>
            <w:proofErr w:type="spellStart"/>
            <w:r w:rsidRPr="00AA0913">
              <w:rPr>
                <w:rFonts w:eastAsia="Times New Roman" w:cstheme="minorHAnsi"/>
                <w:color w:val="000000"/>
              </w:rPr>
              <w:t>berada</w:t>
            </w:r>
            <w:proofErr w:type="spellEnd"/>
            <w:r w:rsidRPr="00AA0913">
              <w:rPr>
                <w:rFonts w:eastAsia="Times New Roman" w:cstheme="minorHAnsi"/>
                <w:color w:val="000000"/>
              </w:rPr>
              <w:t xml:space="preserve"> pada </w:t>
            </w:r>
            <w:proofErr w:type="spellStart"/>
            <w:r w:rsidRPr="00AA0913">
              <w:rPr>
                <w:rFonts w:eastAsia="Times New Roman" w:cstheme="minorHAnsi"/>
                <w:color w:val="000000"/>
              </w:rPr>
              <w:t>angka</w:t>
            </w:r>
            <w:proofErr w:type="spellEnd"/>
            <w:r w:rsidRPr="00AA0913">
              <w:rPr>
                <w:rFonts w:eastAsia="Times New Roman" w:cstheme="minorHAnsi"/>
                <w:color w:val="000000"/>
              </w:rPr>
              <w:t xml:space="preserve"> 100% </w:t>
            </w:r>
            <w:proofErr w:type="spellStart"/>
            <w:r w:rsidRPr="00AA0913">
              <w:rPr>
                <w:rFonts w:eastAsia="Times New Roman" w:cstheme="minorHAnsi"/>
                <w:color w:val="000000"/>
              </w:rPr>
              <w:t>dalam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kriteria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etika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berperilaku</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kemampuan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berkomunikasi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kemampuan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berbahasa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Inggris</w:t>
            </w:r>
            <w:proofErr w:type="spellEnd"/>
            <w:r w:rsidRPr="00AA0913">
              <w:rPr>
                <w:rFonts w:eastAsia="Times New Roman" w:cstheme="minorHAnsi"/>
                <w:color w:val="000000"/>
              </w:rPr>
              <w:t xml:space="preserve"> dan </w:t>
            </w:r>
            <w:proofErr w:type="spellStart"/>
            <w:r w:rsidRPr="00AA0913">
              <w:rPr>
                <w:rFonts w:eastAsia="Times New Roman" w:cstheme="minorHAnsi"/>
                <w:color w:val="000000"/>
              </w:rPr>
              <w:t>upaya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pengembangan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diri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Namun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Terdapat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kriteria</w:t>
            </w:r>
            <w:proofErr w:type="spellEnd"/>
            <w:r w:rsidRPr="00AA0913">
              <w:rPr>
                <w:rFonts w:eastAsia="Times New Roman" w:cstheme="minorHAnsi"/>
                <w:color w:val="000000"/>
              </w:rPr>
              <w:t xml:space="preserve"> yang </w:t>
            </w:r>
            <w:proofErr w:type="spellStart"/>
            <w:r w:rsidRPr="00AA0913">
              <w:rPr>
                <w:rFonts w:eastAsia="Times New Roman" w:cstheme="minorHAnsi"/>
                <w:color w:val="000000"/>
              </w:rPr>
              <w:t>menunjukkan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persentase</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kepuasan</w:t>
            </w:r>
            <w:proofErr w:type="spellEnd"/>
            <w:r w:rsidRPr="00AA0913">
              <w:rPr>
                <w:rFonts w:eastAsia="Times New Roman" w:cstheme="minorHAnsi"/>
                <w:color w:val="000000"/>
              </w:rPr>
              <w:t xml:space="preserve"> pada </w:t>
            </w:r>
            <w:proofErr w:type="spellStart"/>
            <w:r w:rsidRPr="00AA0913">
              <w:rPr>
                <w:rFonts w:eastAsia="Times New Roman" w:cstheme="minorHAnsi"/>
                <w:color w:val="000000"/>
              </w:rPr>
              <w:t>kategori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cukup</w:t>
            </w:r>
            <w:proofErr w:type="spellEnd"/>
            <w:r w:rsidRPr="00AA0913">
              <w:rPr>
                <w:rFonts w:eastAsia="Times New Roman" w:cstheme="minorHAnsi"/>
                <w:color w:val="000000"/>
              </w:rPr>
              <w:t xml:space="preserve"> pada </w:t>
            </w:r>
            <w:proofErr w:type="spellStart"/>
            <w:r w:rsidRPr="00AA0913">
              <w:rPr>
                <w:rFonts w:eastAsia="Times New Roman" w:cstheme="minorHAnsi"/>
                <w:color w:val="000000"/>
              </w:rPr>
              <w:t>angka</w:t>
            </w:r>
            <w:proofErr w:type="spellEnd"/>
            <w:r w:rsidRPr="00AA0913">
              <w:rPr>
                <w:rFonts w:eastAsia="Times New Roman" w:cstheme="minorHAnsi"/>
                <w:color w:val="000000"/>
              </w:rPr>
              <w:t xml:space="preserve"> 66.67% </w:t>
            </w:r>
            <w:proofErr w:type="spellStart"/>
            <w:r w:rsidRPr="00AA0913">
              <w:rPr>
                <w:rFonts w:eastAsia="Times New Roman" w:cstheme="minorHAnsi"/>
                <w:color w:val="000000"/>
              </w:rPr>
              <w:t>yaitu</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lastRenderedPageBreak/>
              <w:t>dalam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kriteria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kemampuan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bekerja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dalam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tim</w:t>
            </w:r>
            <w:proofErr w:type="spellEnd"/>
            <w:r w:rsidRPr="00AA0913">
              <w:rPr>
                <w:rFonts w:eastAsia="Times New Roman" w:cstheme="minorHAnsi"/>
                <w:color w:val="000000"/>
              </w:rPr>
              <w:t xml:space="preserve"> dan </w:t>
            </w:r>
            <w:proofErr w:type="spellStart"/>
            <w:r w:rsidRPr="00AA0913">
              <w:rPr>
                <w:rFonts w:eastAsia="Times New Roman" w:cstheme="minorHAnsi"/>
                <w:color w:val="000000"/>
              </w:rPr>
              <w:t>kemampuan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penggunaan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teknologi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informasi</w:t>
            </w:r>
            <w:proofErr w:type="spellEnd"/>
            <w:r w:rsidRPr="00AA0913">
              <w:rPr>
                <w:rFonts w:eastAsia="Times New Roman" w:cstheme="minorHAnsi"/>
                <w:color w:val="000000"/>
              </w:rPr>
              <w:t>.</w:t>
            </w:r>
          </w:p>
        </w:tc>
        <w:tc>
          <w:tcPr>
            <w:tcW w:w="2775" w:type="dxa"/>
            <w:tcBorders>
              <w:top w:val="nil"/>
              <w:left w:val="nil"/>
              <w:bottom w:val="single" w:sz="4" w:space="0" w:color="auto"/>
              <w:right w:val="single" w:sz="4" w:space="0" w:color="auto"/>
            </w:tcBorders>
            <w:shd w:val="clear" w:color="auto" w:fill="auto"/>
            <w:hideMark/>
          </w:tcPr>
          <w:p w14:paraId="69957E1E" w14:textId="77777777" w:rsidR="00AA0913" w:rsidRPr="00AA0913" w:rsidRDefault="00AA0913" w:rsidP="00AA0913">
            <w:pPr>
              <w:spacing w:after="0" w:line="240" w:lineRule="auto"/>
              <w:rPr>
                <w:rFonts w:cstheme="minorHAnsi"/>
              </w:rPr>
            </w:pPr>
            <w:proofErr w:type="spellStart"/>
            <w:r w:rsidRPr="00AA0913">
              <w:rPr>
                <w:rFonts w:eastAsia="Calibri" w:cstheme="minorHAnsi"/>
              </w:rPr>
              <w:lastRenderedPageBreak/>
              <w:t>Melakukan</w:t>
            </w:r>
            <w:proofErr w:type="spellEnd"/>
            <w:r w:rsidRPr="00AA0913">
              <w:rPr>
                <w:rFonts w:eastAsia="Calibri" w:cstheme="minorHAnsi"/>
              </w:rPr>
              <w:t xml:space="preserve"> </w:t>
            </w:r>
            <w:proofErr w:type="spellStart"/>
            <w:r w:rsidRPr="00AA0913">
              <w:rPr>
                <w:rFonts w:eastAsia="Calibri" w:cstheme="minorHAnsi"/>
              </w:rPr>
              <w:t>evaluasi</w:t>
            </w:r>
            <w:proofErr w:type="spellEnd"/>
            <w:r w:rsidRPr="00AA0913">
              <w:rPr>
                <w:rFonts w:eastAsia="Calibri" w:cstheme="minorHAnsi"/>
              </w:rPr>
              <w:t xml:space="preserve"> </w:t>
            </w:r>
            <w:proofErr w:type="spellStart"/>
            <w:r w:rsidRPr="00AA0913">
              <w:rPr>
                <w:rFonts w:eastAsia="Calibri" w:cstheme="minorHAnsi"/>
              </w:rPr>
              <w:t>terhadap</w:t>
            </w:r>
            <w:proofErr w:type="spellEnd"/>
            <w:r w:rsidRPr="00AA0913">
              <w:rPr>
                <w:rFonts w:eastAsia="Calibri" w:cstheme="minorHAnsi"/>
              </w:rPr>
              <w:t xml:space="preserve"> program dan </w:t>
            </w:r>
            <w:proofErr w:type="spellStart"/>
            <w:r w:rsidRPr="00AA0913">
              <w:rPr>
                <w:rFonts w:eastAsia="Calibri" w:cstheme="minorHAnsi"/>
              </w:rPr>
              <w:t>kurikulum</w:t>
            </w:r>
            <w:proofErr w:type="spellEnd"/>
            <w:r w:rsidRPr="00AA0913">
              <w:rPr>
                <w:rFonts w:eastAsia="Calibri" w:cstheme="minorHAnsi"/>
              </w:rPr>
              <w:t xml:space="preserve"> yang </w:t>
            </w:r>
            <w:proofErr w:type="spellStart"/>
            <w:r w:rsidRPr="00AA0913">
              <w:rPr>
                <w:rFonts w:eastAsia="Calibri" w:cstheme="minorHAnsi"/>
              </w:rPr>
              <w:t>berkaitan</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kriteria</w:t>
            </w:r>
            <w:proofErr w:type="spellEnd"/>
            <w:r w:rsidRPr="00AA0913">
              <w:rPr>
                <w:rFonts w:eastAsia="Calibri" w:cstheme="minorHAnsi"/>
              </w:rPr>
              <w:t xml:space="preserve"> yang </w:t>
            </w:r>
            <w:proofErr w:type="spellStart"/>
            <w:r w:rsidRPr="00AA0913">
              <w:rPr>
                <w:rFonts w:eastAsia="Calibri" w:cstheme="minorHAnsi"/>
              </w:rPr>
              <w:t>menunjukkan</w:t>
            </w:r>
            <w:proofErr w:type="spellEnd"/>
            <w:r w:rsidRPr="00AA0913">
              <w:rPr>
                <w:rFonts w:eastAsia="Calibri" w:cstheme="minorHAnsi"/>
              </w:rPr>
              <w:t xml:space="preserve"> </w:t>
            </w:r>
            <w:proofErr w:type="spellStart"/>
            <w:r w:rsidRPr="00AA0913">
              <w:rPr>
                <w:rFonts w:eastAsia="Calibri" w:cstheme="minorHAnsi"/>
              </w:rPr>
              <w:t>persentase</w:t>
            </w:r>
            <w:proofErr w:type="spellEnd"/>
            <w:r w:rsidRPr="00AA0913">
              <w:rPr>
                <w:rFonts w:eastAsia="Calibri" w:cstheme="minorHAnsi"/>
              </w:rPr>
              <w:t xml:space="preserve"> </w:t>
            </w:r>
            <w:proofErr w:type="spellStart"/>
            <w:r w:rsidRPr="00AA0913">
              <w:rPr>
                <w:rFonts w:eastAsia="Calibri" w:cstheme="minorHAnsi"/>
              </w:rPr>
              <w:t>kepuasan</w:t>
            </w:r>
            <w:proofErr w:type="spellEnd"/>
            <w:r w:rsidRPr="00AA0913">
              <w:rPr>
                <w:rFonts w:eastAsia="Calibri" w:cstheme="minorHAnsi"/>
              </w:rPr>
              <w:t xml:space="preserve"> pada </w:t>
            </w:r>
            <w:proofErr w:type="spellStart"/>
            <w:r w:rsidRPr="00AA0913">
              <w:rPr>
                <w:rFonts w:eastAsia="Calibri" w:cstheme="minorHAnsi"/>
              </w:rPr>
              <w:t>kategori</w:t>
            </w:r>
            <w:proofErr w:type="spellEnd"/>
            <w:r w:rsidRPr="00AA0913">
              <w:rPr>
                <w:rFonts w:eastAsia="Calibri" w:cstheme="minorHAnsi"/>
              </w:rPr>
              <w:t xml:space="preserve"> </w:t>
            </w:r>
            <w:proofErr w:type="spellStart"/>
            <w:r w:rsidRPr="00AA0913">
              <w:rPr>
                <w:rFonts w:eastAsia="Calibri" w:cstheme="minorHAnsi"/>
              </w:rPr>
              <w:t>cukup</w:t>
            </w:r>
            <w:proofErr w:type="spellEnd"/>
            <w:r w:rsidRPr="00AA0913">
              <w:rPr>
                <w:rFonts w:eastAsia="Calibri" w:cstheme="minorHAnsi"/>
              </w:rPr>
              <w:t xml:space="preserve"> </w:t>
            </w:r>
            <w:proofErr w:type="spellStart"/>
            <w:r w:rsidRPr="00AA0913">
              <w:rPr>
                <w:rFonts w:eastAsia="Calibri" w:cstheme="minorHAnsi"/>
              </w:rPr>
              <w:t>tersebut</w:t>
            </w:r>
            <w:proofErr w:type="spellEnd"/>
            <w:r w:rsidRPr="00AA0913">
              <w:rPr>
                <w:rFonts w:eastAsia="Calibri" w:cstheme="minorHAnsi"/>
              </w:rPr>
              <w:t xml:space="preserve">. </w:t>
            </w:r>
            <w:proofErr w:type="spellStart"/>
            <w:r w:rsidRPr="00AA0913">
              <w:rPr>
                <w:rFonts w:eastAsia="Calibri" w:cstheme="minorHAnsi"/>
              </w:rPr>
              <w:t>Merencanakan</w:t>
            </w:r>
            <w:proofErr w:type="spellEnd"/>
            <w:r w:rsidRPr="00AA0913">
              <w:rPr>
                <w:rFonts w:eastAsia="Calibri" w:cstheme="minorHAnsi"/>
              </w:rPr>
              <w:t xml:space="preserve"> </w:t>
            </w:r>
            <w:proofErr w:type="spellStart"/>
            <w:r w:rsidRPr="00AA0913">
              <w:rPr>
                <w:rFonts w:eastAsia="Calibri" w:cstheme="minorHAnsi"/>
              </w:rPr>
              <w:t>pengembangan</w:t>
            </w:r>
            <w:proofErr w:type="spellEnd"/>
            <w:r w:rsidRPr="00AA0913">
              <w:rPr>
                <w:rFonts w:eastAsia="Calibri" w:cstheme="minorHAnsi"/>
              </w:rPr>
              <w:t xml:space="preserve"> program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pelatihan</w:t>
            </w:r>
            <w:proofErr w:type="spellEnd"/>
            <w:r w:rsidRPr="00AA0913">
              <w:rPr>
                <w:rFonts w:eastAsia="Calibri" w:cstheme="minorHAnsi"/>
              </w:rPr>
              <w:t xml:space="preserve"> </w:t>
            </w:r>
            <w:proofErr w:type="spellStart"/>
            <w:r w:rsidRPr="00AA0913">
              <w:rPr>
                <w:rFonts w:eastAsia="Calibri" w:cstheme="minorHAnsi"/>
              </w:rPr>
              <w:t>khusus</w:t>
            </w:r>
            <w:proofErr w:type="spellEnd"/>
            <w:r w:rsidRPr="00AA0913">
              <w:rPr>
                <w:rFonts w:eastAsia="Calibri" w:cstheme="minorHAnsi"/>
              </w:rPr>
              <w:t xml:space="preserve"> yang </w:t>
            </w:r>
            <w:proofErr w:type="spellStart"/>
            <w:r w:rsidRPr="00AA0913">
              <w:rPr>
                <w:rFonts w:eastAsia="Calibri" w:cstheme="minorHAnsi"/>
              </w:rPr>
              <w:t>dapat</w:t>
            </w:r>
            <w:proofErr w:type="spellEnd"/>
            <w:r w:rsidRPr="00AA0913">
              <w:rPr>
                <w:rFonts w:eastAsia="Calibri" w:cstheme="minorHAnsi"/>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kemampuan</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w:t>
            </w:r>
            <w:proofErr w:type="spellStart"/>
            <w:r w:rsidRPr="00AA0913">
              <w:rPr>
                <w:rFonts w:eastAsia="Calibri" w:cstheme="minorHAnsi"/>
              </w:rPr>
              <w:t>dalam</w:t>
            </w:r>
            <w:proofErr w:type="spellEnd"/>
            <w:r w:rsidRPr="00AA0913">
              <w:rPr>
                <w:rFonts w:eastAsia="Calibri" w:cstheme="minorHAnsi"/>
              </w:rPr>
              <w:t xml:space="preserve"> </w:t>
            </w:r>
            <w:proofErr w:type="spellStart"/>
            <w:r w:rsidRPr="00AA0913">
              <w:rPr>
                <w:rFonts w:eastAsia="Calibri" w:cstheme="minorHAnsi"/>
              </w:rPr>
              <w:t>hal</w:t>
            </w:r>
            <w:proofErr w:type="spellEnd"/>
            <w:r w:rsidRPr="00AA0913">
              <w:rPr>
                <w:rFonts w:eastAsia="Calibri" w:cstheme="minorHAnsi"/>
              </w:rPr>
              <w:t xml:space="preserve"> </w:t>
            </w:r>
            <w:proofErr w:type="spellStart"/>
            <w:r w:rsidRPr="00AA0913">
              <w:rPr>
                <w:rFonts w:eastAsia="Calibri" w:cstheme="minorHAnsi"/>
              </w:rPr>
              <w:t>bekerja</w:t>
            </w:r>
            <w:proofErr w:type="spellEnd"/>
            <w:r w:rsidRPr="00AA0913">
              <w:rPr>
                <w:rFonts w:eastAsia="Calibri" w:cstheme="minorHAnsi"/>
              </w:rPr>
              <w:t xml:space="preserve"> </w:t>
            </w:r>
            <w:proofErr w:type="spellStart"/>
            <w:r w:rsidRPr="00AA0913">
              <w:rPr>
                <w:rFonts w:eastAsia="Calibri" w:cstheme="minorHAnsi"/>
              </w:rPr>
              <w:t>dalam</w:t>
            </w:r>
            <w:proofErr w:type="spellEnd"/>
            <w:r w:rsidRPr="00AA0913">
              <w:rPr>
                <w:rFonts w:eastAsia="Calibri" w:cstheme="minorHAnsi"/>
              </w:rPr>
              <w:t xml:space="preserve"> </w:t>
            </w:r>
            <w:proofErr w:type="spellStart"/>
            <w:r w:rsidRPr="00AA0913">
              <w:rPr>
                <w:rFonts w:eastAsia="Calibri" w:cstheme="minorHAnsi"/>
              </w:rPr>
              <w:t>tim</w:t>
            </w:r>
            <w:proofErr w:type="spellEnd"/>
            <w:r w:rsidRPr="00AA0913">
              <w:rPr>
                <w:rFonts w:eastAsia="Calibri" w:cstheme="minorHAnsi"/>
              </w:rPr>
              <w:t xml:space="preserve"> </w:t>
            </w:r>
            <w:r w:rsidRPr="00AA0913">
              <w:rPr>
                <w:rFonts w:eastAsia="Calibri" w:cstheme="minorHAnsi"/>
              </w:rPr>
              <w:lastRenderedPageBreak/>
              <w:t xml:space="preserve">dan </w:t>
            </w:r>
            <w:proofErr w:type="spellStart"/>
            <w:r w:rsidRPr="00AA0913">
              <w:rPr>
                <w:rFonts w:eastAsia="Calibri" w:cstheme="minorHAnsi"/>
              </w:rPr>
              <w:t>penggunaan</w:t>
            </w:r>
            <w:proofErr w:type="spellEnd"/>
            <w:r w:rsidRPr="00AA0913">
              <w:rPr>
                <w:rFonts w:eastAsia="Calibri" w:cstheme="minorHAnsi"/>
              </w:rPr>
              <w:t xml:space="preserve"> </w:t>
            </w:r>
            <w:proofErr w:type="spellStart"/>
            <w:r w:rsidRPr="00AA0913">
              <w:rPr>
                <w:rFonts w:eastAsia="Calibri" w:cstheme="minorHAnsi"/>
              </w:rPr>
              <w:t>teknologi</w:t>
            </w:r>
            <w:proofErr w:type="spellEnd"/>
            <w:r w:rsidRPr="00AA0913">
              <w:rPr>
                <w:rFonts w:eastAsia="Calibri" w:cstheme="minorHAnsi"/>
              </w:rPr>
              <w:t xml:space="preserve"> </w:t>
            </w:r>
            <w:proofErr w:type="spellStart"/>
            <w:r w:rsidRPr="00AA0913">
              <w:rPr>
                <w:rFonts w:eastAsia="Calibri" w:cstheme="minorHAnsi"/>
              </w:rPr>
              <w:t>informasi</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membantu</w:t>
            </w:r>
            <w:proofErr w:type="spellEnd"/>
            <w:r w:rsidRPr="00AA0913">
              <w:rPr>
                <w:rFonts w:eastAsia="Calibri" w:cstheme="minorHAnsi"/>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persentase</w:t>
            </w:r>
            <w:proofErr w:type="spellEnd"/>
            <w:r w:rsidRPr="00AA0913">
              <w:rPr>
                <w:rFonts w:eastAsia="Calibri" w:cstheme="minorHAnsi"/>
              </w:rPr>
              <w:t xml:space="preserve"> </w:t>
            </w:r>
            <w:proofErr w:type="spellStart"/>
            <w:r w:rsidRPr="00AA0913">
              <w:rPr>
                <w:rFonts w:eastAsia="Calibri" w:cstheme="minorHAnsi"/>
              </w:rPr>
              <w:t>kepuasan</w:t>
            </w:r>
            <w:proofErr w:type="spellEnd"/>
            <w:r w:rsidRPr="00AA0913">
              <w:rPr>
                <w:rFonts w:eastAsia="Calibri" w:cstheme="minorHAnsi"/>
              </w:rPr>
              <w:t xml:space="preserve"> </w:t>
            </w:r>
            <w:proofErr w:type="spellStart"/>
            <w:r w:rsidRPr="00AA0913">
              <w:rPr>
                <w:rFonts w:eastAsia="Calibri" w:cstheme="minorHAnsi"/>
              </w:rPr>
              <w:t>pengguna</w:t>
            </w:r>
            <w:proofErr w:type="spellEnd"/>
            <w:r w:rsidRPr="00AA0913">
              <w:rPr>
                <w:rFonts w:eastAsia="Calibri" w:cstheme="minorHAnsi"/>
              </w:rPr>
              <w:t xml:space="preserve"> pada </w:t>
            </w:r>
            <w:proofErr w:type="spellStart"/>
            <w:r w:rsidRPr="00AA0913">
              <w:rPr>
                <w:rFonts w:eastAsia="Calibri" w:cstheme="minorHAnsi"/>
              </w:rPr>
              <w:t>kriteria</w:t>
            </w:r>
            <w:proofErr w:type="spellEnd"/>
            <w:r w:rsidRPr="00AA0913">
              <w:rPr>
                <w:rFonts w:eastAsia="Calibri" w:cstheme="minorHAnsi"/>
              </w:rPr>
              <w:t xml:space="preserve"> yang </w:t>
            </w:r>
            <w:proofErr w:type="spellStart"/>
            <w:r w:rsidRPr="00AA0913">
              <w:rPr>
                <w:rFonts w:eastAsia="Calibri" w:cstheme="minorHAnsi"/>
              </w:rPr>
              <w:t>masih</w:t>
            </w:r>
            <w:proofErr w:type="spellEnd"/>
            <w:r w:rsidRPr="00AA0913">
              <w:rPr>
                <w:rFonts w:eastAsia="Calibri" w:cstheme="minorHAnsi"/>
              </w:rPr>
              <w:t xml:space="preserve"> </w:t>
            </w:r>
            <w:proofErr w:type="spellStart"/>
            <w:r w:rsidRPr="00AA0913">
              <w:rPr>
                <w:rFonts w:eastAsia="Calibri" w:cstheme="minorHAnsi"/>
              </w:rPr>
              <w:t>berada</w:t>
            </w:r>
            <w:proofErr w:type="spellEnd"/>
            <w:r w:rsidRPr="00AA0913">
              <w:rPr>
                <w:rFonts w:eastAsia="Calibri" w:cstheme="minorHAnsi"/>
              </w:rPr>
              <w:t xml:space="preserve"> pada </w:t>
            </w:r>
            <w:proofErr w:type="spellStart"/>
            <w:r w:rsidRPr="00AA0913">
              <w:rPr>
                <w:rFonts w:eastAsia="Calibri" w:cstheme="minorHAnsi"/>
              </w:rPr>
              <w:t>kategori</w:t>
            </w:r>
            <w:proofErr w:type="spellEnd"/>
            <w:r w:rsidRPr="00AA0913">
              <w:rPr>
                <w:rFonts w:eastAsia="Calibri" w:cstheme="minorHAnsi"/>
              </w:rPr>
              <w:t xml:space="preserve"> </w:t>
            </w:r>
            <w:proofErr w:type="spellStart"/>
            <w:r w:rsidRPr="00AA0913">
              <w:rPr>
                <w:rFonts w:eastAsia="Calibri" w:cstheme="minorHAnsi"/>
              </w:rPr>
              <w:t>cukup</w:t>
            </w:r>
            <w:proofErr w:type="spellEnd"/>
            <w:r w:rsidRPr="00AA0913">
              <w:rPr>
                <w:rFonts w:eastAsia="Calibri" w:cstheme="minorHAnsi"/>
              </w:rPr>
              <w:t xml:space="preserve"> </w:t>
            </w:r>
            <w:proofErr w:type="spellStart"/>
            <w:r w:rsidRPr="00AA0913">
              <w:rPr>
                <w:rFonts w:eastAsia="Calibri" w:cstheme="minorHAnsi"/>
              </w:rPr>
              <w:t>tersebut</w:t>
            </w:r>
            <w:proofErr w:type="spellEnd"/>
            <w:r w:rsidRPr="00AA0913">
              <w:rPr>
                <w:rFonts w:eastAsia="Calibri" w:cstheme="minorHAnsi"/>
              </w:rPr>
              <w:t xml:space="preserve">. </w:t>
            </w:r>
            <w:proofErr w:type="spellStart"/>
            <w:r w:rsidRPr="00AA0913">
              <w:rPr>
                <w:rFonts w:eastAsia="Calibri" w:cstheme="minorHAnsi"/>
              </w:rPr>
              <w:t>Selain</w:t>
            </w:r>
            <w:proofErr w:type="spellEnd"/>
            <w:r w:rsidRPr="00AA0913">
              <w:rPr>
                <w:rFonts w:eastAsia="Calibri" w:cstheme="minorHAnsi"/>
              </w:rPr>
              <w:t xml:space="preserve"> </w:t>
            </w:r>
            <w:proofErr w:type="spellStart"/>
            <w:r w:rsidRPr="00AA0913">
              <w:rPr>
                <w:rFonts w:eastAsia="Calibri" w:cstheme="minorHAnsi"/>
              </w:rPr>
              <w:t>itu</w:t>
            </w:r>
            <w:proofErr w:type="spellEnd"/>
            <w:r w:rsidRPr="00AA0913">
              <w:rPr>
                <w:rFonts w:eastAsia="Calibri" w:cstheme="minorHAnsi"/>
              </w:rPr>
              <w:t xml:space="preserve">, </w:t>
            </w:r>
            <w:proofErr w:type="spellStart"/>
            <w:r w:rsidRPr="00AA0913">
              <w:rPr>
                <w:rFonts w:eastAsia="Calibri" w:cstheme="minorHAnsi"/>
              </w:rPr>
              <w:t>perlu</w:t>
            </w:r>
            <w:proofErr w:type="spellEnd"/>
            <w:r w:rsidRPr="00AA0913">
              <w:rPr>
                <w:rFonts w:eastAsia="Calibri" w:cstheme="minorHAnsi"/>
              </w:rPr>
              <w:t xml:space="preserve"> juga </w:t>
            </w:r>
            <w:proofErr w:type="spellStart"/>
            <w:r w:rsidRPr="00AA0913">
              <w:rPr>
                <w:rFonts w:eastAsia="Calibri" w:cstheme="minorHAnsi"/>
              </w:rPr>
              <w:t>dilakukan</w:t>
            </w:r>
            <w:proofErr w:type="spellEnd"/>
            <w:r w:rsidRPr="00AA0913">
              <w:rPr>
                <w:rFonts w:eastAsia="Calibri" w:cstheme="minorHAnsi"/>
              </w:rPr>
              <w:t xml:space="preserve"> monitoring dan </w:t>
            </w:r>
            <w:proofErr w:type="spellStart"/>
            <w:r w:rsidRPr="00AA0913">
              <w:rPr>
                <w:rFonts w:eastAsia="Calibri" w:cstheme="minorHAnsi"/>
              </w:rPr>
              <w:t>evaluasi</w:t>
            </w:r>
            <w:proofErr w:type="spellEnd"/>
            <w:r w:rsidRPr="00AA0913">
              <w:rPr>
                <w:rFonts w:eastAsia="Calibri" w:cstheme="minorHAnsi"/>
              </w:rPr>
              <w:t xml:space="preserve"> </w:t>
            </w:r>
            <w:proofErr w:type="spellStart"/>
            <w:r w:rsidRPr="00AA0913">
              <w:rPr>
                <w:rFonts w:eastAsia="Calibri" w:cstheme="minorHAnsi"/>
              </w:rPr>
              <w:t>secara</w:t>
            </w:r>
            <w:proofErr w:type="spellEnd"/>
            <w:r w:rsidRPr="00AA0913">
              <w:rPr>
                <w:rFonts w:eastAsia="Calibri" w:cstheme="minorHAnsi"/>
              </w:rPr>
              <w:t xml:space="preserve"> </w:t>
            </w:r>
            <w:proofErr w:type="spellStart"/>
            <w:r w:rsidRPr="00AA0913">
              <w:rPr>
                <w:rFonts w:eastAsia="Calibri" w:cstheme="minorHAnsi"/>
              </w:rPr>
              <w:t>berkala</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memastikan</w:t>
            </w:r>
            <w:proofErr w:type="spellEnd"/>
            <w:r w:rsidRPr="00AA0913">
              <w:rPr>
                <w:rFonts w:eastAsia="Calibri" w:cstheme="minorHAnsi"/>
              </w:rPr>
              <w:t xml:space="preserve"> </w:t>
            </w:r>
            <w:proofErr w:type="spellStart"/>
            <w:r w:rsidRPr="00AA0913">
              <w:rPr>
                <w:rFonts w:eastAsia="Calibri" w:cstheme="minorHAnsi"/>
              </w:rPr>
              <w:t>keberhasilan</w:t>
            </w:r>
            <w:proofErr w:type="spellEnd"/>
            <w:r w:rsidRPr="00AA0913">
              <w:rPr>
                <w:rFonts w:eastAsia="Calibri" w:cstheme="minorHAnsi"/>
              </w:rPr>
              <w:t xml:space="preserve"> </w:t>
            </w:r>
            <w:proofErr w:type="spellStart"/>
            <w:r w:rsidRPr="00AA0913">
              <w:rPr>
                <w:rFonts w:eastAsia="Calibri" w:cstheme="minorHAnsi"/>
              </w:rPr>
              <w:t>dari</w:t>
            </w:r>
            <w:proofErr w:type="spellEnd"/>
            <w:r w:rsidRPr="00AA0913">
              <w:rPr>
                <w:rFonts w:eastAsia="Calibri" w:cstheme="minorHAnsi"/>
              </w:rPr>
              <w:t xml:space="preserve"> </w:t>
            </w:r>
            <w:proofErr w:type="spellStart"/>
            <w:r w:rsidRPr="00AA0913">
              <w:rPr>
                <w:rFonts w:eastAsia="Calibri" w:cstheme="minorHAnsi"/>
              </w:rPr>
              <w:t>tindakan</w:t>
            </w:r>
            <w:proofErr w:type="spellEnd"/>
            <w:r w:rsidRPr="00AA0913">
              <w:rPr>
                <w:rFonts w:eastAsia="Calibri" w:cstheme="minorHAnsi"/>
              </w:rPr>
              <w:t xml:space="preserve"> yang </w:t>
            </w:r>
            <w:proofErr w:type="spellStart"/>
            <w:r w:rsidRPr="00AA0913">
              <w:rPr>
                <w:rFonts w:eastAsia="Calibri" w:cstheme="minorHAnsi"/>
              </w:rPr>
              <w:t>diambil</w:t>
            </w:r>
            <w:proofErr w:type="spellEnd"/>
          </w:p>
        </w:tc>
      </w:tr>
    </w:tbl>
    <w:p w14:paraId="4C281099" w14:textId="77777777" w:rsidR="00AA0913" w:rsidRPr="00AA0913" w:rsidRDefault="00AA0913" w:rsidP="00AA0913">
      <w:pPr>
        <w:spacing w:after="0" w:line="240" w:lineRule="auto"/>
        <w:rPr>
          <w:rFonts w:cstheme="minorHAnsi"/>
        </w:rPr>
      </w:pPr>
    </w:p>
    <w:p w14:paraId="38118883" w14:textId="77777777" w:rsidR="00AA0913" w:rsidRPr="00AA0913" w:rsidRDefault="00AA0913" w:rsidP="00AA0913">
      <w:pPr>
        <w:spacing w:after="0" w:line="240" w:lineRule="auto"/>
        <w:contextualSpacing/>
        <w:jc w:val="both"/>
        <w:rPr>
          <w:rFonts w:cstheme="minorHAnsi"/>
        </w:rPr>
      </w:pPr>
    </w:p>
    <w:p w14:paraId="13AED5A5" w14:textId="77777777" w:rsidR="00AA0913" w:rsidRPr="00AA0913" w:rsidRDefault="00AA0913" w:rsidP="00AA0913">
      <w:pPr>
        <w:spacing w:after="0" w:line="240" w:lineRule="auto"/>
        <w:contextualSpacing/>
        <w:jc w:val="both"/>
        <w:rPr>
          <w:rFonts w:cstheme="minorHAnsi"/>
        </w:rPr>
      </w:pPr>
    </w:p>
    <w:p w14:paraId="3546DC6E" w14:textId="77777777" w:rsidR="00AA0913" w:rsidRPr="00AA0913" w:rsidRDefault="00AA0913" w:rsidP="00AA0913">
      <w:pPr>
        <w:spacing w:after="0" w:line="240" w:lineRule="auto"/>
        <w:contextualSpacing/>
        <w:jc w:val="both"/>
        <w:rPr>
          <w:rFonts w:cstheme="minorHAnsi"/>
          <w:b/>
        </w:rPr>
      </w:pPr>
      <w:r w:rsidRPr="00AA0913">
        <w:rPr>
          <w:rFonts w:cstheme="minorHAnsi"/>
          <w:b/>
        </w:rPr>
        <w:t xml:space="preserve">9.2 </w:t>
      </w:r>
      <w:proofErr w:type="spellStart"/>
      <w:r w:rsidRPr="00AA0913">
        <w:rPr>
          <w:rFonts w:cstheme="minorHAnsi"/>
          <w:b/>
        </w:rPr>
        <w:t>Keluaran</w:t>
      </w:r>
      <w:proofErr w:type="spellEnd"/>
      <w:r w:rsidRPr="00AA0913">
        <w:rPr>
          <w:rFonts w:cstheme="minorHAnsi"/>
          <w:b/>
        </w:rPr>
        <w:t xml:space="preserve"> dan </w:t>
      </w:r>
      <w:proofErr w:type="spellStart"/>
      <w:r w:rsidRPr="00AA0913">
        <w:rPr>
          <w:rFonts w:cstheme="minorHAnsi"/>
          <w:b/>
        </w:rPr>
        <w:t>Capaian</w:t>
      </w:r>
      <w:proofErr w:type="spellEnd"/>
      <w:r w:rsidRPr="00AA0913">
        <w:rPr>
          <w:rFonts w:cstheme="minorHAnsi"/>
          <w:b/>
        </w:rPr>
        <w:t xml:space="preserve"> Dharma </w:t>
      </w:r>
      <w:proofErr w:type="spellStart"/>
      <w:r w:rsidRPr="00AA0913">
        <w:rPr>
          <w:rFonts w:cstheme="minorHAnsi"/>
          <w:b/>
        </w:rPr>
        <w:t>Penelitian</w:t>
      </w:r>
      <w:proofErr w:type="spellEnd"/>
      <w:r w:rsidRPr="00AA0913">
        <w:rPr>
          <w:rFonts w:cstheme="minorHAnsi"/>
          <w:b/>
        </w:rPr>
        <w:t xml:space="preserve"> dan </w:t>
      </w:r>
      <w:proofErr w:type="spellStart"/>
      <w:r w:rsidRPr="00AA0913">
        <w:rPr>
          <w:rFonts w:cstheme="minorHAnsi"/>
          <w:b/>
        </w:rPr>
        <w:t>PkM</w:t>
      </w:r>
      <w:proofErr w:type="spellEnd"/>
    </w:p>
    <w:p w14:paraId="7A83385B" w14:textId="77777777" w:rsidR="00AA0913" w:rsidRPr="00AA0913" w:rsidRDefault="00AA0913" w:rsidP="00AA0913">
      <w:pPr>
        <w:spacing w:after="0" w:line="240" w:lineRule="auto"/>
        <w:contextualSpacing/>
        <w:jc w:val="both"/>
        <w:rPr>
          <w:rFonts w:cstheme="minorHAnsi"/>
          <w:b/>
        </w:rPr>
      </w:pPr>
      <w:r w:rsidRPr="00AA0913">
        <w:rPr>
          <w:rFonts w:cstheme="minorHAnsi"/>
          <w:b/>
        </w:rPr>
        <w:t xml:space="preserve">9.2.1 </w:t>
      </w:r>
      <w:proofErr w:type="spellStart"/>
      <w:r w:rsidRPr="00AA0913">
        <w:rPr>
          <w:rFonts w:cstheme="minorHAnsi"/>
          <w:b/>
        </w:rPr>
        <w:t>Kebijakan</w:t>
      </w:r>
      <w:proofErr w:type="spellEnd"/>
    </w:p>
    <w:p w14:paraId="1715F771"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Kebijakan</w:t>
      </w:r>
      <w:proofErr w:type="spellEnd"/>
      <w:r w:rsidRPr="00AA0913">
        <w:rPr>
          <w:rFonts w:cstheme="minorHAnsi"/>
        </w:rPr>
        <w:t xml:space="preserve"> </w:t>
      </w:r>
      <w:proofErr w:type="spellStart"/>
      <w:r w:rsidRPr="00AA0913">
        <w:rPr>
          <w:rFonts w:cstheme="minorHAnsi"/>
        </w:rPr>
        <w:t>tertulis</w:t>
      </w:r>
      <w:proofErr w:type="spellEnd"/>
      <w:r w:rsidRPr="00AA0913">
        <w:rPr>
          <w:rFonts w:cstheme="minorHAnsi"/>
        </w:rPr>
        <w:t xml:space="preserve"> </w:t>
      </w:r>
      <w:proofErr w:type="spellStart"/>
      <w:r w:rsidRPr="00AA0913">
        <w:rPr>
          <w:rFonts w:cstheme="minorHAnsi"/>
        </w:rPr>
        <w:t>dalam</w:t>
      </w:r>
      <w:proofErr w:type="spellEnd"/>
      <w:r w:rsidRPr="00AA0913">
        <w:rPr>
          <w:rFonts w:cstheme="minorHAnsi"/>
        </w:rPr>
        <w:t xml:space="preserve"> </w:t>
      </w:r>
      <w:proofErr w:type="spellStart"/>
      <w:r w:rsidRPr="00AA0913">
        <w:rPr>
          <w:rFonts w:cstheme="minorHAnsi"/>
        </w:rPr>
        <w:t>bentuk</w:t>
      </w:r>
      <w:proofErr w:type="spellEnd"/>
      <w:r w:rsidRPr="00AA0913">
        <w:rPr>
          <w:rFonts w:cstheme="minorHAnsi"/>
        </w:rPr>
        <w:t xml:space="preserve"> </w:t>
      </w:r>
      <w:proofErr w:type="spellStart"/>
      <w:r w:rsidRPr="00AA0913">
        <w:rPr>
          <w:rFonts w:cstheme="minorHAnsi"/>
        </w:rPr>
        <w:t>peraturan</w:t>
      </w:r>
      <w:proofErr w:type="spellEnd"/>
      <w:r w:rsidRPr="00AA0913">
        <w:rPr>
          <w:rFonts w:cstheme="minorHAnsi"/>
        </w:rPr>
        <w:t xml:space="preserve"> </w:t>
      </w:r>
      <w:proofErr w:type="spellStart"/>
      <w:r w:rsidRPr="00AA0913">
        <w:rPr>
          <w:rFonts w:cstheme="minorHAnsi"/>
        </w:rPr>
        <w:t>perundang-undangan</w:t>
      </w:r>
      <w:proofErr w:type="spellEnd"/>
      <w:r w:rsidRPr="00AA0913">
        <w:rPr>
          <w:rFonts w:cstheme="minorHAnsi"/>
        </w:rPr>
        <w:t xml:space="preserve"> dan/</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peraturan</w:t>
      </w:r>
      <w:proofErr w:type="spellEnd"/>
      <w:r w:rsidRPr="00AA0913">
        <w:rPr>
          <w:rFonts w:cstheme="minorHAnsi"/>
        </w:rPr>
        <w:t xml:space="preserve"> </w:t>
      </w:r>
      <w:proofErr w:type="spellStart"/>
      <w:r w:rsidRPr="00AA0913">
        <w:rPr>
          <w:rFonts w:cstheme="minorHAnsi"/>
        </w:rPr>
        <w:t>pimpinan</w:t>
      </w:r>
      <w:proofErr w:type="spellEnd"/>
      <w:r w:rsidRPr="00AA0913">
        <w:rPr>
          <w:rFonts w:cstheme="minorHAnsi"/>
        </w:rPr>
        <w:t xml:space="preserve"> </w:t>
      </w:r>
      <w:proofErr w:type="spellStart"/>
      <w:r w:rsidRPr="00AA0913">
        <w:rPr>
          <w:rFonts w:cstheme="minorHAnsi"/>
        </w:rPr>
        <w:t>perguruan</w:t>
      </w:r>
      <w:proofErr w:type="spellEnd"/>
      <w:r w:rsidRPr="00AA0913">
        <w:rPr>
          <w:rFonts w:cstheme="minorHAnsi"/>
        </w:rPr>
        <w:t xml:space="preserve"> </w:t>
      </w:r>
      <w:proofErr w:type="spellStart"/>
      <w:r w:rsidRPr="00AA0913">
        <w:rPr>
          <w:rFonts w:cstheme="minorHAnsi"/>
        </w:rPr>
        <w:t>tinggi</w:t>
      </w:r>
      <w:proofErr w:type="spellEnd"/>
      <w:r w:rsidRPr="00AA0913">
        <w:rPr>
          <w:rFonts w:cstheme="minorHAnsi"/>
        </w:rPr>
        <w:t xml:space="preserve"> yang </w:t>
      </w:r>
      <w:proofErr w:type="spellStart"/>
      <w:r w:rsidRPr="00AA0913">
        <w:rPr>
          <w:rFonts w:cstheme="minorHAnsi"/>
        </w:rPr>
        <w:t>mengatur</w:t>
      </w:r>
      <w:proofErr w:type="spellEnd"/>
      <w:r w:rsidRPr="00AA0913">
        <w:rPr>
          <w:rFonts w:cstheme="minorHAnsi"/>
        </w:rPr>
        <w:t xml:space="preserve"> </w:t>
      </w:r>
      <w:proofErr w:type="spellStart"/>
      <w:r w:rsidRPr="00AA0913">
        <w:rPr>
          <w:rFonts w:cstheme="minorHAnsi"/>
        </w:rPr>
        <w:t>keluaran</w:t>
      </w:r>
      <w:proofErr w:type="spellEnd"/>
      <w:r w:rsidRPr="00AA0913">
        <w:rPr>
          <w:rFonts w:cstheme="minorHAnsi"/>
        </w:rPr>
        <w:t xml:space="preserve"> dan </w:t>
      </w:r>
      <w:proofErr w:type="spellStart"/>
      <w:r w:rsidRPr="00AA0913">
        <w:rPr>
          <w:rFonts w:cstheme="minorHAnsi"/>
        </w:rPr>
        <w:t>capaian</w:t>
      </w:r>
      <w:proofErr w:type="spellEnd"/>
      <w:r w:rsidRPr="00AA0913">
        <w:rPr>
          <w:rFonts w:cstheme="minorHAnsi"/>
        </w:rPr>
        <w:t xml:space="preserve"> dharma </w:t>
      </w:r>
      <w:proofErr w:type="spellStart"/>
      <w:r w:rsidRPr="00AA0913">
        <w:rPr>
          <w:rFonts w:cstheme="minorHAnsi"/>
        </w:rPr>
        <w:t>penelitian</w:t>
      </w:r>
      <w:proofErr w:type="spellEnd"/>
      <w:r w:rsidRPr="00AA0913">
        <w:rPr>
          <w:rFonts w:cstheme="minorHAnsi"/>
        </w:rPr>
        <w:t xml:space="preserve"> dan </w:t>
      </w:r>
      <w:proofErr w:type="spellStart"/>
      <w:r w:rsidRPr="00AA0913">
        <w:rPr>
          <w:rFonts w:cstheme="minorHAnsi"/>
        </w:rPr>
        <w:t>PkM</w:t>
      </w:r>
      <w:proofErr w:type="spellEnd"/>
      <w:r w:rsidRPr="00AA0913">
        <w:rPr>
          <w:rFonts w:cstheme="minorHAnsi"/>
        </w:rPr>
        <w:t xml:space="preserve"> </w:t>
      </w:r>
      <w:proofErr w:type="spellStart"/>
      <w:r w:rsidRPr="00AA0913">
        <w:rPr>
          <w:rFonts w:cstheme="minorHAnsi"/>
        </w:rPr>
        <w:t>dosen</w:t>
      </w:r>
      <w:proofErr w:type="spellEnd"/>
      <w:r w:rsidRPr="00AA0913">
        <w:rPr>
          <w:rFonts w:cstheme="minorHAnsi"/>
        </w:rPr>
        <w:t xml:space="preserve"> dan </w:t>
      </w:r>
      <w:proofErr w:type="spellStart"/>
      <w:r w:rsidRPr="00AA0913">
        <w:rPr>
          <w:rFonts w:cstheme="minorHAnsi"/>
        </w:rPr>
        <w:t>mahasiswa</w:t>
      </w:r>
      <w:proofErr w:type="spellEnd"/>
      <w:r w:rsidRPr="00AA0913">
        <w:rPr>
          <w:rFonts w:cstheme="minorHAnsi"/>
        </w:rPr>
        <w:t xml:space="preserve">, yang </w:t>
      </w:r>
      <w:proofErr w:type="spellStart"/>
      <w:r w:rsidRPr="00AA0913">
        <w:rPr>
          <w:rFonts w:cstheme="minorHAnsi"/>
        </w:rPr>
        <w:t>meliputi</w:t>
      </w:r>
      <w:proofErr w:type="spellEnd"/>
      <w:r w:rsidRPr="00AA0913">
        <w:rPr>
          <w:rFonts w:cstheme="minorHAnsi"/>
        </w:rPr>
        <w:t xml:space="preserve"> </w:t>
      </w:r>
      <w:proofErr w:type="spellStart"/>
      <w:r w:rsidRPr="00AA0913">
        <w:rPr>
          <w:rFonts w:cstheme="minorHAnsi"/>
        </w:rPr>
        <w:t>publikasi</w:t>
      </w:r>
      <w:proofErr w:type="spellEnd"/>
      <w:r w:rsidRPr="00AA0913">
        <w:rPr>
          <w:rFonts w:cstheme="minorHAnsi"/>
        </w:rPr>
        <w:t xml:space="preserve">, </w:t>
      </w:r>
      <w:proofErr w:type="spellStart"/>
      <w:r w:rsidRPr="00AA0913">
        <w:rPr>
          <w:rFonts w:cstheme="minorHAnsi"/>
        </w:rPr>
        <w:t>karya</w:t>
      </w:r>
      <w:proofErr w:type="spellEnd"/>
      <w:r w:rsidRPr="00AA0913">
        <w:rPr>
          <w:rFonts w:cstheme="minorHAnsi"/>
        </w:rPr>
        <w:t xml:space="preserve"> </w:t>
      </w:r>
      <w:proofErr w:type="spellStart"/>
      <w:r w:rsidRPr="00AA0913">
        <w:rPr>
          <w:rFonts w:cstheme="minorHAnsi"/>
        </w:rPr>
        <w:t>ilmiah</w:t>
      </w:r>
      <w:proofErr w:type="spellEnd"/>
      <w:r w:rsidRPr="00AA0913">
        <w:rPr>
          <w:rFonts w:cstheme="minorHAnsi"/>
        </w:rPr>
        <w:t xml:space="preserve"> yang </w:t>
      </w:r>
      <w:proofErr w:type="spellStart"/>
      <w:r w:rsidRPr="00AA0913">
        <w:rPr>
          <w:rFonts w:cstheme="minorHAnsi"/>
        </w:rPr>
        <w:t>disitasi</w:t>
      </w:r>
      <w:proofErr w:type="spellEnd"/>
      <w:r w:rsidRPr="00AA0913">
        <w:rPr>
          <w:rFonts w:cstheme="minorHAnsi"/>
        </w:rPr>
        <w:t xml:space="preserve">, </w:t>
      </w:r>
      <w:proofErr w:type="spellStart"/>
      <w:r w:rsidRPr="00AA0913">
        <w:rPr>
          <w:rFonts w:cstheme="minorHAnsi"/>
        </w:rPr>
        <w:t>produk</w:t>
      </w:r>
      <w:proofErr w:type="spellEnd"/>
      <w:r w:rsidRPr="00AA0913">
        <w:rPr>
          <w:rFonts w:cstheme="minorHAnsi"/>
        </w:rPr>
        <w:t xml:space="preserve"> </w:t>
      </w:r>
      <w:proofErr w:type="spellStart"/>
      <w:r w:rsidRPr="00AA0913">
        <w:rPr>
          <w:rFonts w:cstheme="minorHAnsi"/>
        </w:rPr>
        <w:t>jasa</w:t>
      </w:r>
      <w:proofErr w:type="spellEnd"/>
      <w:r w:rsidRPr="00AA0913">
        <w:rPr>
          <w:rFonts w:cstheme="minorHAnsi"/>
        </w:rPr>
        <w:t xml:space="preserve"> yang </w:t>
      </w:r>
      <w:proofErr w:type="spellStart"/>
      <w:r w:rsidRPr="00AA0913">
        <w:rPr>
          <w:rFonts w:cstheme="minorHAnsi"/>
        </w:rPr>
        <w:t>diadopsi</w:t>
      </w:r>
      <w:proofErr w:type="spellEnd"/>
      <w:r w:rsidRPr="00AA0913">
        <w:rPr>
          <w:rFonts w:cstheme="minorHAnsi"/>
        </w:rPr>
        <w:t xml:space="preserve"> oleh </w:t>
      </w:r>
      <w:proofErr w:type="spellStart"/>
      <w:r w:rsidRPr="00AA0913">
        <w:rPr>
          <w:rFonts w:cstheme="minorHAnsi"/>
        </w:rPr>
        <w:t>masyarakat</w:t>
      </w:r>
      <w:proofErr w:type="spellEnd"/>
      <w:r w:rsidRPr="00AA0913">
        <w:rPr>
          <w:rFonts w:cstheme="minorHAnsi"/>
        </w:rPr>
        <w:t xml:space="preserve">, dan </w:t>
      </w:r>
      <w:proofErr w:type="spellStart"/>
      <w:r w:rsidRPr="00AA0913">
        <w:rPr>
          <w:rFonts w:cstheme="minorHAnsi"/>
        </w:rPr>
        <w:t>produk</w:t>
      </w:r>
      <w:proofErr w:type="spellEnd"/>
      <w:r w:rsidRPr="00AA0913">
        <w:rPr>
          <w:rFonts w:cstheme="minorHAnsi"/>
        </w:rPr>
        <w:t xml:space="preserve"> </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jasa</w:t>
      </w:r>
      <w:proofErr w:type="spellEnd"/>
      <w:r w:rsidRPr="00AA0913">
        <w:rPr>
          <w:rFonts w:cstheme="minorHAnsi"/>
        </w:rPr>
        <w:t xml:space="preserve"> yang </w:t>
      </w:r>
      <w:proofErr w:type="spellStart"/>
      <w:r w:rsidRPr="00AA0913">
        <w:rPr>
          <w:rFonts w:cstheme="minorHAnsi"/>
        </w:rPr>
        <w:t>ber</w:t>
      </w:r>
      <w:proofErr w:type="spellEnd"/>
      <w:r w:rsidRPr="00AA0913">
        <w:rPr>
          <w:rFonts w:cstheme="minorHAnsi"/>
        </w:rPr>
        <w:t xml:space="preserve">-HKI </w:t>
      </w:r>
      <w:proofErr w:type="spellStart"/>
      <w:r w:rsidRPr="00AA0913">
        <w:rPr>
          <w:rFonts w:cstheme="minorHAnsi"/>
        </w:rPr>
        <w:t>atau</w:t>
      </w:r>
      <w:proofErr w:type="spellEnd"/>
      <w:r w:rsidRPr="00AA0913">
        <w:rPr>
          <w:rFonts w:cstheme="minorHAnsi"/>
        </w:rPr>
        <w:t xml:space="preserve"> paten.</w:t>
      </w:r>
    </w:p>
    <w:p w14:paraId="40C2719C" w14:textId="77777777" w:rsidR="00AA0913" w:rsidRPr="00AA0913" w:rsidRDefault="00AA0913" w:rsidP="00AA0913">
      <w:pPr>
        <w:spacing w:after="0" w:line="240" w:lineRule="auto"/>
        <w:contextualSpacing/>
        <w:jc w:val="both"/>
        <w:rPr>
          <w:rFonts w:cstheme="minorHAnsi"/>
        </w:rPr>
      </w:pPr>
    </w:p>
    <w:p w14:paraId="7E8D330D" w14:textId="77777777" w:rsidR="00AA0913" w:rsidRPr="00AA0913" w:rsidRDefault="00AA0913" w:rsidP="00AA0913">
      <w:pPr>
        <w:pStyle w:val="ListParagraph"/>
        <w:numPr>
          <w:ilvl w:val="0"/>
          <w:numId w:val="222"/>
        </w:numPr>
        <w:spacing w:after="0" w:line="240" w:lineRule="auto"/>
        <w:jc w:val="both"/>
        <w:rPr>
          <w:rFonts w:cstheme="minorHAnsi"/>
        </w:rPr>
      </w:pPr>
      <w:proofErr w:type="spellStart"/>
      <w:r w:rsidRPr="00AA0913">
        <w:rPr>
          <w:rFonts w:cstheme="minorHAnsi"/>
        </w:rPr>
        <w:t>Undang-Undang</w:t>
      </w:r>
      <w:proofErr w:type="spellEnd"/>
      <w:r w:rsidRPr="00AA0913">
        <w:rPr>
          <w:rFonts w:cstheme="minorHAnsi"/>
        </w:rPr>
        <w:t xml:space="preserve"> </w:t>
      </w:r>
      <w:proofErr w:type="spellStart"/>
      <w:r w:rsidRPr="00AA0913">
        <w:rPr>
          <w:rFonts w:cstheme="minorHAnsi"/>
        </w:rPr>
        <w:t>Nomor</w:t>
      </w:r>
      <w:proofErr w:type="spellEnd"/>
      <w:r w:rsidRPr="00AA0913">
        <w:rPr>
          <w:rFonts w:cstheme="minorHAnsi"/>
        </w:rPr>
        <w:t xml:space="preserve"> 14 </w:t>
      </w:r>
      <w:proofErr w:type="spellStart"/>
      <w:r w:rsidRPr="00AA0913">
        <w:rPr>
          <w:rFonts w:cstheme="minorHAnsi"/>
        </w:rPr>
        <w:t>Tahun</w:t>
      </w:r>
      <w:proofErr w:type="spellEnd"/>
      <w:r w:rsidRPr="00AA0913">
        <w:rPr>
          <w:rFonts w:cstheme="minorHAnsi"/>
        </w:rPr>
        <w:t xml:space="preserve"> 2005 </w:t>
      </w:r>
      <w:proofErr w:type="spellStart"/>
      <w:r w:rsidRPr="00AA0913">
        <w:rPr>
          <w:rFonts w:cstheme="minorHAnsi"/>
        </w:rPr>
        <w:t>Pasal</w:t>
      </w:r>
      <w:proofErr w:type="spellEnd"/>
      <w:r w:rsidRPr="00AA0913">
        <w:rPr>
          <w:rFonts w:cstheme="minorHAnsi"/>
        </w:rPr>
        <w:t xml:space="preserve"> (5) </w:t>
      </w:r>
      <w:proofErr w:type="spellStart"/>
      <w:r w:rsidRPr="00AA0913">
        <w:rPr>
          <w:rFonts w:cstheme="minorHAnsi"/>
        </w:rPr>
        <w:t>tentang</w:t>
      </w:r>
      <w:proofErr w:type="spellEnd"/>
      <w:r w:rsidRPr="00AA0913">
        <w:rPr>
          <w:rFonts w:cstheme="minorHAnsi"/>
        </w:rPr>
        <w:t xml:space="preserve"> Peran dan </w:t>
      </w:r>
      <w:proofErr w:type="spellStart"/>
      <w:r w:rsidRPr="00AA0913">
        <w:rPr>
          <w:rFonts w:cstheme="minorHAnsi"/>
        </w:rPr>
        <w:t>Fungsi</w:t>
      </w:r>
      <w:proofErr w:type="spellEnd"/>
      <w:r w:rsidRPr="00AA0913">
        <w:rPr>
          <w:rFonts w:cstheme="minorHAnsi"/>
        </w:rPr>
        <w:t xml:space="preserve"> </w:t>
      </w:r>
      <w:proofErr w:type="spellStart"/>
      <w:r w:rsidRPr="00AA0913">
        <w:rPr>
          <w:rFonts w:cstheme="minorHAnsi"/>
        </w:rPr>
        <w:t>Dosen</w:t>
      </w:r>
      <w:proofErr w:type="spellEnd"/>
    </w:p>
    <w:p w14:paraId="09EC8192" w14:textId="77777777" w:rsidR="00AA0913" w:rsidRPr="00AA0913" w:rsidRDefault="00AA0913" w:rsidP="00AA0913">
      <w:pPr>
        <w:pStyle w:val="ListParagraph"/>
        <w:numPr>
          <w:ilvl w:val="0"/>
          <w:numId w:val="222"/>
        </w:numPr>
        <w:spacing w:after="0" w:line="240" w:lineRule="auto"/>
        <w:jc w:val="both"/>
        <w:rPr>
          <w:rFonts w:cstheme="minorHAnsi"/>
        </w:rPr>
      </w:pPr>
      <w:proofErr w:type="spellStart"/>
      <w:r w:rsidRPr="00AA0913">
        <w:rPr>
          <w:rFonts w:cstheme="minorHAnsi"/>
        </w:rPr>
        <w:t>Undang-Undang</w:t>
      </w:r>
      <w:proofErr w:type="spellEnd"/>
      <w:r w:rsidRPr="00AA0913">
        <w:rPr>
          <w:rFonts w:cstheme="minorHAnsi"/>
        </w:rPr>
        <w:t xml:space="preserve"> </w:t>
      </w:r>
      <w:proofErr w:type="spellStart"/>
      <w:r w:rsidRPr="00AA0913">
        <w:rPr>
          <w:rFonts w:cstheme="minorHAnsi"/>
        </w:rPr>
        <w:t>Nomor</w:t>
      </w:r>
      <w:proofErr w:type="spellEnd"/>
      <w:r w:rsidRPr="00AA0913">
        <w:rPr>
          <w:rFonts w:cstheme="minorHAnsi"/>
        </w:rPr>
        <w:t xml:space="preserve"> 14 </w:t>
      </w:r>
      <w:proofErr w:type="spellStart"/>
      <w:r w:rsidRPr="00AA0913">
        <w:rPr>
          <w:rFonts w:cstheme="minorHAnsi"/>
        </w:rPr>
        <w:t>Tahun</w:t>
      </w:r>
      <w:proofErr w:type="spellEnd"/>
      <w:r w:rsidRPr="00AA0913">
        <w:rPr>
          <w:rFonts w:cstheme="minorHAnsi"/>
        </w:rPr>
        <w:t xml:space="preserve"> 2005 </w:t>
      </w:r>
      <w:proofErr w:type="spellStart"/>
      <w:r w:rsidRPr="00AA0913">
        <w:rPr>
          <w:rFonts w:cstheme="minorHAnsi"/>
        </w:rPr>
        <w:t>Pasal</w:t>
      </w:r>
      <w:proofErr w:type="spellEnd"/>
      <w:r w:rsidRPr="00AA0913">
        <w:rPr>
          <w:rFonts w:cstheme="minorHAnsi"/>
        </w:rPr>
        <w:t xml:space="preserve"> (6)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Tugas</w:t>
      </w:r>
      <w:proofErr w:type="spellEnd"/>
      <w:r w:rsidRPr="00AA0913">
        <w:rPr>
          <w:rFonts w:cstheme="minorHAnsi"/>
        </w:rPr>
        <w:t xml:space="preserve"> dan </w:t>
      </w:r>
      <w:proofErr w:type="spellStart"/>
      <w:r w:rsidRPr="00AA0913">
        <w:rPr>
          <w:rFonts w:cstheme="minorHAnsi"/>
        </w:rPr>
        <w:t>Kewajiban</w:t>
      </w:r>
      <w:proofErr w:type="spellEnd"/>
      <w:r w:rsidRPr="00AA0913">
        <w:rPr>
          <w:rFonts w:cstheme="minorHAnsi"/>
        </w:rPr>
        <w:t xml:space="preserve"> </w:t>
      </w:r>
      <w:proofErr w:type="spellStart"/>
      <w:r w:rsidRPr="00AA0913">
        <w:rPr>
          <w:rFonts w:cstheme="minorHAnsi"/>
        </w:rPr>
        <w:t>Dosen</w:t>
      </w:r>
      <w:proofErr w:type="spellEnd"/>
    </w:p>
    <w:p w14:paraId="51337DA7" w14:textId="77777777" w:rsidR="00AA0913" w:rsidRPr="00AA0913" w:rsidRDefault="00AA0913" w:rsidP="00AA0913">
      <w:pPr>
        <w:pStyle w:val="ListParagraph"/>
        <w:numPr>
          <w:ilvl w:val="0"/>
          <w:numId w:val="222"/>
        </w:numPr>
        <w:spacing w:after="0" w:line="240" w:lineRule="auto"/>
        <w:jc w:val="both"/>
        <w:rPr>
          <w:rFonts w:cstheme="minorHAnsi"/>
        </w:rPr>
      </w:pPr>
      <w:proofErr w:type="spellStart"/>
      <w:r w:rsidRPr="00AA0913">
        <w:rPr>
          <w:rFonts w:cstheme="minorHAnsi"/>
        </w:rPr>
        <w:t>Undang-Undang</w:t>
      </w:r>
      <w:proofErr w:type="spellEnd"/>
      <w:r w:rsidRPr="00AA0913">
        <w:rPr>
          <w:rFonts w:cstheme="minorHAnsi"/>
        </w:rPr>
        <w:t xml:space="preserve"> </w:t>
      </w:r>
      <w:proofErr w:type="spellStart"/>
      <w:r w:rsidRPr="00AA0913">
        <w:rPr>
          <w:rFonts w:cstheme="minorHAnsi"/>
        </w:rPr>
        <w:t>Nomor</w:t>
      </w:r>
      <w:proofErr w:type="spellEnd"/>
      <w:r w:rsidRPr="00AA0913">
        <w:rPr>
          <w:rFonts w:cstheme="minorHAnsi"/>
        </w:rPr>
        <w:t xml:space="preserve"> 12 </w:t>
      </w:r>
      <w:proofErr w:type="spellStart"/>
      <w:r w:rsidRPr="00AA0913">
        <w:rPr>
          <w:rFonts w:cstheme="minorHAnsi"/>
        </w:rPr>
        <w:t>Tahun</w:t>
      </w:r>
      <w:proofErr w:type="spellEnd"/>
      <w:r w:rsidRPr="00AA0913">
        <w:rPr>
          <w:rFonts w:cstheme="minorHAnsi"/>
        </w:rPr>
        <w:t xml:space="preserve"> 2012 </w:t>
      </w:r>
      <w:proofErr w:type="spellStart"/>
      <w:r w:rsidRPr="00AA0913">
        <w:rPr>
          <w:rFonts w:cstheme="minorHAnsi"/>
        </w:rPr>
        <w:t>Pasa</w:t>
      </w:r>
      <w:proofErr w:type="spellEnd"/>
      <w:r w:rsidRPr="00AA0913">
        <w:rPr>
          <w:rFonts w:cstheme="minorHAnsi"/>
        </w:rPr>
        <w:t xml:space="preserve"> (12)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tugas</w:t>
      </w:r>
      <w:proofErr w:type="spellEnd"/>
      <w:r w:rsidRPr="00AA0913">
        <w:rPr>
          <w:rFonts w:cstheme="minorHAnsi"/>
        </w:rPr>
        <w:t xml:space="preserve"> </w:t>
      </w:r>
      <w:proofErr w:type="spellStart"/>
      <w:r w:rsidRPr="00AA0913">
        <w:rPr>
          <w:rFonts w:cstheme="minorHAnsi"/>
        </w:rPr>
        <w:t>dosen</w:t>
      </w:r>
      <w:proofErr w:type="spellEnd"/>
      <w:r w:rsidRPr="00AA0913">
        <w:rPr>
          <w:rFonts w:cstheme="minorHAnsi"/>
        </w:rPr>
        <w:t xml:space="preserve"> </w:t>
      </w:r>
      <w:proofErr w:type="spellStart"/>
      <w:r w:rsidRPr="00AA0913">
        <w:rPr>
          <w:rFonts w:cstheme="minorHAnsi"/>
        </w:rPr>
        <w:t>sebagai</w:t>
      </w:r>
      <w:proofErr w:type="spellEnd"/>
      <w:r w:rsidRPr="00AA0913">
        <w:rPr>
          <w:rFonts w:cstheme="minorHAnsi"/>
        </w:rPr>
        <w:t xml:space="preserve"> </w:t>
      </w:r>
      <w:proofErr w:type="spellStart"/>
      <w:r w:rsidRPr="00AA0913">
        <w:rPr>
          <w:rFonts w:cstheme="minorHAnsi"/>
        </w:rPr>
        <w:t>anggota</w:t>
      </w:r>
      <w:proofErr w:type="spellEnd"/>
      <w:r w:rsidRPr="00AA0913">
        <w:rPr>
          <w:rFonts w:cstheme="minorHAnsi"/>
        </w:rPr>
        <w:t xml:space="preserve"> civitas </w:t>
      </w:r>
      <w:proofErr w:type="spellStart"/>
      <w:r w:rsidRPr="00AA0913">
        <w:rPr>
          <w:rFonts w:cstheme="minorHAnsi"/>
        </w:rPr>
        <w:t>akademika</w:t>
      </w:r>
      <w:proofErr w:type="spellEnd"/>
      <w:r w:rsidRPr="00AA0913">
        <w:rPr>
          <w:rFonts w:cstheme="minorHAnsi"/>
        </w:rPr>
        <w:t xml:space="preserve">, </w:t>
      </w:r>
      <w:proofErr w:type="spellStart"/>
      <w:r w:rsidRPr="00AA0913">
        <w:rPr>
          <w:rFonts w:cstheme="minorHAnsi"/>
        </w:rPr>
        <w:t>dosen</w:t>
      </w:r>
      <w:proofErr w:type="spellEnd"/>
      <w:r w:rsidRPr="00AA0913">
        <w:rPr>
          <w:rFonts w:cstheme="minorHAnsi"/>
        </w:rPr>
        <w:t xml:space="preserve"> </w:t>
      </w:r>
      <w:proofErr w:type="spellStart"/>
      <w:r w:rsidRPr="00AA0913">
        <w:rPr>
          <w:rFonts w:cstheme="minorHAnsi"/>
        </w:rPr>
        <w:t>sebagai</w:t>
      </w:r>
      <w:proofErr w:type="spellEnd"/>
      <w:r w:rsidRPr="00AA0913">
        <w:rPr>
          <w:rFonts w:cstheme="minorHAnsi"/>
        </w:rPr>
        <w:t xml:space="preserve"> </w:t>
      </w:r>
      <w:proofErr w:type="spellStart"/>
      <w:r w:rsidRPr="00AA0913">
        <w:rPr>
          <w:rFonts w:cstheme="minorHAnsi"/>
        </w:rPr>
        <w:t>ilmuwan</w:t>
      </w:r>
      <w:proofErr w:type="spellEnd"/>
      <w:r w:rsidRPr="00AA0913">
        <w:rPr>
          <w:rFonts w:cstheme="minorHAnsi"/>
        </w:rPr>
        <w:t xml:space="preserve">, dan </w:t>
      </w:r>
      <w:proofErr w:type="spellStart"/>
      <w:r w:rsidRPr="00AA0913">
        <w:rPr>
          <w:rFonts w:cstheme="minorHAnsi"/>
        </w:rPr>
        <w:t>dosen</w:t>
      </w:r>
      <w:proofErr w:type="spellEnd"/>
      <w:r w:rsidRPr="00AA0913">
        <w:rPr>
          <w:rFonts w:cstheme="minorHAnsi"/>
        </w:rPr>
        <w:t xml:space="preserve"> </w:t>
      </w:r>
      <w:proofErr w:type="spellStart"/>
      <w:r w:rsidRPr="00AA0913">
        <w:rPr>
          <w:rFonts w:cstheme="minorHAnsi"/>
        </w:rPr>
        <w:t>secara</w:t>
      </w:r>
      <w:proofErr w:type="spellEnd"/>
      <w:r w:rsidRPr="00AA0913">
        <w:rPr>
          <w:rFonts w:cstheme="minorHAnsi"/>
        </w:rPr>
        <w:t xml:space="preserve"> </w:t>
      </w:r>
      <w:proofErr w:type="spellStart"/>
      <w:r w:rsidRPr="00AA0913">
        <w:rPr>
          <w:rFonts w:cstheme="minorHAnsi"/>
        </w:rPr>
        <w:t>perseorangan</w:t>
      </w:r>
      <w:proofErr w:type="spellEnd"/>
      <w:r w:rsidRPr="00AA0913">
        <w:rPr>
          <w:rFonts w:cstheme="minorHAnsi"/>
        </w:rPr>
        <w:t xml:space="preserve"> </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berkelompok</w:t>
      </w:r>
      <w:proofErr w:type="spellEnd"/>
      <w:r w:rsidRPr="00AA0913">
        <w:rPr>
          <w:rFonts w:cstheme="minorHAnsi"/>
        </w:rPr>
        <w:t xml:space="preserve"> </w:t>
      </w:r>
      <w:proofErr w:type="spellStart"/>
      <w:r w:rsidRPr="00AA0913">
        <w:rPr>
          <w:rFonts w:cstheme="minorHAnsi"/>
        </w:rPr>
        <w:t>wajib</w:t>
      </w:r>
      <w:proofErr w:type="spellEnd"/>
      <w:r w:rsidRPr="00AA0913">
        <w:rPr>
          <w:rFonts w:cstheme="minorHAnsi"/>
        </w:rPr>
        <w:t xml:space="preserve"> </w:t>
      </w:r>
      <w:proofErr w:type="spellStart"/>
      <w:r w:rsidRPr="00AA0913">
        <w:rPr>
          <w:rFonts w:cstheme="minorHAnsi"/>
        </w:rPr>
        <w:t>menulis</w:t>
      </w:r>
      <w:proofErr w:type="spellEnd"/>
      <w:r w:rsidRPr="00AA0913">
        <w:rPr>
          <w:rFonts w:cstheme="minorHAnsi"/>
        </w:rPr>
        <w:t xml:space="preserve"> </w:t>
      </w:r>
      <w:proofErr w:type="spellStart"/>
      <w:r w:rsidRPr="00AA0913">
        <w:rPr>
          <w:rFonts w:cstheme="minorHAnsi"/>
        </w:rPr>
        <w:t>buku</w:t>
      </w:r>
      <w:proofErr w:type="spellEnd"/>
      <w:r w:rsidRPr="00AA0913">
        <w:rPr>
          <w:rFonts w:cstheme="minorHAnsi"/>
        </w:rPr>
        <w:t xml:space="preserve"> ajar dan </w:t>
      </w:r>
      <w:proofErr w:type="spellStart"/>
      <w:r w:rsidRPr="00AA0913">
        <w:rPr>
          <w:rFonts w:cstheme="minorHAnsi"/>
        </w:rPr>
        <w:t>buku</w:t>
      </w:r>
      <w:proofErr w:type="spellEnd"/>
      <w:r w:rsidRPr="00AA0913">
        <w:rPr>
          <w:rFonts w:cstheme="minorHAnsi"/>
        </w:rPr>
        <w:t xml:space="preserve"> </w:t>
      </w:r>
      <w:proofErr w:type="spellStart"/>
      <w:r w:rsidRPr="00AA0913">
        <w:rPr>
          <w:rFonts w:cstheme="minorHAnsi"/>
        </w:rPr>
        <w:t>teks</w:t>
      </w:r>
      <w:proofErr w:type="spellEnd"/>
      <w:r w:rsidRPr="00AA0913">
        <w:rPr>
          <w:rFonts w:cstheme="minorHAnsi"/>
        </w:rPr>
        <w:t>.</w:t>
      </w:r>
    </w:p>
    <w:p w14:paraId="3F6851AD" w14:textId="77777777" w:rsidR="00AA0913" w:rsidRPr="00AA0913" w:rsidRDefault="00AA0913" w:rsidP="00AA0913">
      <w:pPr>
        <w:pStyle w:val="ListParagraph"/>
        <w:numPr>
          <w:ilvl w:val="0"/>
          <w:numId w:val="222"/>
        </w:numPr>
        <w:spacing w:after="0" w:line="240" w:lineRule="auto"/>
        <w:jc w:val="both"/>
        <w:rPr>
          <w:rFonts w:cstheme="minorHAnsi"/>
        </w:rPr>
      </w:pPr>
      <w:proofErr w:type="spellStart"/>
      <w:r w:rsidRPr="00AA0913">
        <w:rPr>
          <w:rFonts w:cstheme="minorHAnsi"/>
        </w:rPr>
        <w:t>Permendistekdikti</w:t>
      </w:r>
      <w:proofErr w:type="spellEnd"/>
      <w:r w:rsidRPr="00AA0913">
        <w:rPr>
          <w:rFonts w:cstheme="minorHAnsi"/>
        </w:rPr>
        <w:t xml:space="preserve"> </w:t>
      </w:r>
      <w:proofErr w:type="spellStart"/>
      <w:r w:rsidRPr="00AA0913">
        <w:rPr>
          <w:rFonts w:cstheme="minorHAnsi"/>
        </w:rPr>
        <w:t>Nomor</w:t>
      </w:r>
      <w:proofErr w:type="spellEnd"/>
      <w:r w:rsidRPr="00AA0913">
        <w:rPr>
          <w:rFonts w:cstheme="minorHAnsi"/>
        </w:rPr>
        <w:t xml:space="preserve"> 44 </w:t>
      </w:r>
      <w:proofErr w:type="spellStart"/>
      <w:r w:rsidRPr="00AA0913">
        <w:rPr>
          <w:rFonts w:cstheme="minorHAnsi"/>
        </w:rPr>
        <w:t>Tahun</w:t>
      </w:r>
      <w:proofErr w:type="spellEnd"/>
      <w:r w:rsidRPr="00AA0913">
        <w:rPr>
          <w:rFonts w:cstheme="minorHAnsi"/>
        </w:rPr>
        <w:t xml:space="preserve"> 2015 </w:t>
      </w:r>
      <w:proofErr w:type="spellStart"/>
      <w:r w:rsidRPr="00AA0913">
        <w:rPr>
          <w:rFonts w:cstheme="minorHAnsi"/>
        </w:rPr>
        <w:t>Pasal</w:t>
      </w:r>
      <w:proofErr w:type="spellEnd"/>
      <w:r w:rsidRPr="00AA0913">
        <w:rPr>
          <w:rFonts w:cstheme="minorHAnsi"/>
        </w:rPr>
        <w:t xml:space="preserve"> (28) Ayat (1) dan (2)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perhitungan</w:t>
      </w:r>
      <w:proofErr w:type="spellEnd"/>
      <w:r w:rsidRPr="00AA0913">
        <w:rPr>
          <w:rFonts w:cstheme="minorHAnsi"/>
        </w:rPr>
        <w:t xml:space="preserve"> </w:t>
      </w:r>
      <w:proofErr w:type="spellStart"/>
      <w:r w:rsidRPr="00AA0913">
        <w:rPr>
          <w:rFonts w:cstheme="minorHAnsi"/>
        </w:rPr>
        <w:t>beban</w:t>
      </w:r>
      <w:proofErr w:type="spellEnd"/>
      <w:r w:rsidRPr="00AA0913">
        <w:rPr>
          <w:rFonts w:cstheme="minorHAnsi"/>
        </w:rPr>
        <w:t xml:space="preserve"> </w:t>
      </w:r>
      <w:proofErr w:type="spellStart"/>
      <w:r w:rsidRPr="00AA0913">
        <w:rPr>
          <w:rFonts w:cstheme="minorHAnsi"/>
        </w:rPr>
        <w:t>kerja</w:t>
      </w:r>
      <w:proofErr w:type="spellEnd"/>
      <w:r w:rsidRPr="00AA0913">
        <w:rPr>
          <w:rFonts w:cstheme="minorHAnsi"/>
        </w:rPr>
        <w:t xml:space="preserve"> </w:t>
      </w:r>
      <w:proofErr w:type="spellStart"/>
      <w:r w:rsidRPr="00AA0913">
        <w:rPr>
          <w:rFonts w:cstheme="minorHAnsi"/>
        </w:rPr>
        <w:t>dsoen</w:t>
      </w:r>
      <w:proofErr w:type="spellEnd"/>
      <w:r w:rsidRPr="00AA0913">
        <w:rPr>
          <w:rFonts w:cstheme="minorHAnsi"/>
        </w:rPr>
        <w:t xml:space="preserve"> dan </w:t>
      </w:r>
      <w:proofErr w:type="spellStart"/>
      <w:r w:rsidRPr="00AA0913">
        <w:rPr>
          <w:rFonts w:cstheme="minorHAnsi"/>
        </w:rPr>
        <w:t>beban</w:t>
      </w:r>
      <w:proofErr w:type="spellEnd"/>
      <w:r w:rsidRPr="00AA0913">
        <w:rPr>
          <w:rFonts w:cstheme="minorHAnsi"/>
        </w:rPr>
        <w:t xml:space="preserve"> </w:t>
      </w:r>
      <w:proofErr w:type="spellStart"/>
      <w:r w:rsidRPr="00AA0913">
        <w:rPr>
          <w:rFonts w:cstheme="minorHAnsi"/>
        </w:rPr>
        <w:t>kerja</w:t>
      </w:r>
      <w:proofErr w:type="spellEnd"/>
      <w:r w:rsidRPr="00AA0913">
        <w:rPr>
          <w:rFonts w:cstheme="minorHAnsi"/>
        </w:rPr>
        <w:t xml:space="preserve"> pada </w:t>
      </w:r>
      <w:proofErr w:type="spellStart"/>
      <w:r w:rsidRPr="00AA0913">
        <w:rPr>
          <w:rFonts w:cstheme="minorHAnsi"/>
        </w:rPr>
        <w:t>kegiatan</w:t>
      </w:r>
      <w:proofErr w:type="spellEnd"/>
      <w:r w:rsidRPr="00AA0913">
        <w:rPr>
          <w:rFonts w:cstheme="minorHAnsi"/>
        </w:rPr>
        <w:t xml:space="preserve"> </w:t>
      </w:r>
      <w:proofErr w:type="spellStart"/>
      <w:r w:rsidRPr="00AA0913">
        <w:rPr>
          <w:rFonts w:cstheme="minorHAnsi"/>
        </w:rPr>
        <w:t>pokok</w:t>
      </w:r>
      <w:proofErr w:type="spellEnd"/>
      <w:r w:rsidRPr="00AA0913">
        <w:rPr>
          <w:rFonts w:cstheme="minorHAnsi"/>
        </w:rPr>
        <w:t xml:space="preserve"> </w:t>
      </w:r>
      <w:proofErr w:type="spellStart"/>
      <w:r w:rsidRPr="00AA0913">
        <w:rPr>
          <w:rFonts w:cstheme="minorHAnsi"/>
        </w:rPr>
        <w:t>dosen</w:t>
      </w:r>
      <w:proofErr w:type="spellEnd"/>
      <w:r w:rsidRPr="00AA0913">
        <w:rPr>
          <w:rFonts w:cstheme="minorHAnsi"/>
        </w:rPr>
        <w:t>.</w:t>
      </w:r>
    </w:p>
    <w:p w14:paraId="201223CE" w14:textId="77777777" w:rsidR="00AA0913" w:rsidRPr="00AA0913" w:rsidRDefault="00AA0913" w:rsidP="00AA0913">
      <w:pPr>
        <w:pStyle w:val="ListParagraph"/>
        <w:numPr>
          <w:ilvl w:val="0"/>
          <w:numId w:val="222"/>
        </w:numPr>
        <w:spacing w:after="0" w:line="240" w:lineRule="auto"/>
        <w:jc w:val="both"/>
        <w:rPr>
          <w:rFonts w:cstheme="minorHAnsi"/>
        </w:rPr>
      </w:pPr>
      <w:proofErr w:type="spellStart"/>
      <w:r w:rsidRPr="00AA0913">
        <w:rPr>
          <w:rFonts w:cstheme="minorHAnsi"/>
        </w:rPr>
        <w:t>Peraturan</w:t>
      </w:r>
      <w:proofErr w:type="spellEnd"/>
      <w:r w:rsidRPr="00AA0913">
        <w:rPr>
          <w:rFonts w:cstheme="minorHAnsi"/>
        </w:rPr>
        <w:t xml:space="preserve"> </w:t>
      </w:r>
      <w:proofErr w:type="spellStart"/>
      <w:r w:rsidRPr="00AA0913">
        <w:rPr>
          <w:rFonts w:cstheme="minorHAnsi"/>
        </w:rPr>
        <w:t>Pemerintah</w:t>
      </w:r>
      <w:proofErr w:type="spellEnd"/>
      <w:r w:rsidRPr="00AA0913">
        <w:rPr>
          <w:rFonts w:cstheme="minorHAnsi"/>
        </w:rPr>
        <w:t xml:space="preserve"> </w:t>
      </w:r>
      <w:proofErr w:type="spellStart"/>
      <w:r w:rsidRPr="00AA0913">
        <w:rPr>
          <w:rFonts w:cstheme="minorHAnsi"/>
        </w:rPr>
        <w:t>Nomor</w:t>
      </w:r>
      <w:proofErr w:type="spellEnd"/>
      <w:r w:rsidRPr="00AA0913">
        <w:rPr>
          <w:rFonts w:cstheme="minorHAnsi"/>
        </w:rPr>
        <w:t xml:space="preserve"> 57 </w:t>
      </w:r>
      <w:proofErr w:type="spellStart"/>
      <w:r w:rsidRPr="00AA0913">
        <w:rPr>
          <w:rFonts w:cstheme="minorHAnsi"/>
        </w:rPr>
        <w:t>Tahun</w:t>
      </w:r>
      <w:proofErr w:type="spellEnd"/>
      <w:r w:rsidRPr="00AA0913">
        <w:rPr>
          <w:rFonts w:cstheme="minorHAnsi"/>
        </w:rPr>
        <w:t xml:space="preserve"> 2021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Standar</w:t>
      </w:r>
      <w:proofErr w:type="spellEnd"/>
      <w:r w:rsidRPr="00AA0913">
        <w:rPr>
          <w:rFonts w:cstheme="minorHAnsi"/>
        </w:rPr>
        <w:t xml:space="preserve"> Nasional Pendidikan (SNP)</w:t>
      </w:r>
    </w:p>
    <w:p w14:paraId="72F45406" w14:textId="77777777" w:rsidR="00AA0913" w:rsidRPr="00AA0913" w:rsidRDefault="00AA0913" w:rsidP="00AA0913">
      <w:pPr>
        <w:pStyle w:val="ListParagraph"/>
        <w:numPr>
          <w:ilvl w:val="0"/>
          <w:numId w:val="222"/>
        </w:numPr>
        <w:spacing w:after="0" w:line="240" w:lineRule="auto"/>
        <w:jc w:val="both"/>
        <w:rPr>
          <w:rFonts w:cstheme="minorHAnsi"/>
        </w:rPr>
      </w:pPr>
      <w:proofErr w:type="spellStart"/>
      <w:r w:rsidRPr="00AA0913">
        <w:rPr>
          <w:rFonts w:cstheme="minorHAnsi"/>
        </w:rPr>
        <w:t>Undang-undang</w:t>
      </w:r>
      <w:proofErr w:type="spellEnd"/>
      <w:r w:rsidRPr="00AA0913">
        <w:rPr>
          <w:rFonts w:cstheme="minorHAnsi"/>
        </w:rPr>
        <w:t xml:space="preserve"> </w:t>
      </w:r>
      <w:proofErr w:type="spellStart"/>
      <w:r w:rsidRPr="00AA0913">
        <w:rPr>
          <w:rFonts w:cstheme="minorHAnsi"/>
        </w:rPr>
        <w:t>Republik</w:t>
      </w:r>
      <w:proofErr w:type="spellEnd"/>
      <w:r w:rsidRPr="00AA0913">
        <w:rPr>
          <w:rFonts w:cstheme="minorHAnsi"/>
        </w:rPr>
        <w:t xml:space="preserve"> Indonesia </w:t>
      </w:r>
      <w:proofErr w:type="spellStart"/>
      <w:r w:rsidRPr="00AA0913">
        <w:rPr>
          <w:rFonts w:cstheme="minorHAnsi"/>
        </w:rPr>
        <w:t>Nomor</w:t>
      </w:r>
      <w:proofErr w:type="spellEnd"/>
      <w:r w:rsidRPr="00AA0913">
        <w:rPr>
          <w:rFonts w:cstheme="minorHAnsi"/>
        </w:rPr>
        <w:t xml:space="preserve"> 20 </w:t>
      </w:r>
      <w:proofErr w:type="spellStart"/>
      <w:r w:rsidRPr="00AA0913">
        <w:rPr>
          <w:rFonts w:cstheme="minorHAnsi"/>
        </w:rPr>
        <w:t>tahun</w:t>
      </w:r>
      <w:proofErr w:type="spellEnd"/>
      <w:r w:rsidRPr="00AA0913">
        <w:rPr>
          <w:rFonts w:cstheme="minorHAnsi"/>
        </w:rPr>
        <w:t xml:space="preserve"> 2003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Sistem</w:t>
      </w:r>
      <w:proofErr w:type="spellEnd"/>
      <w:r w:rsidRPr="00AA0913">
        <w:rPr>
          <w:rFonts w:cstheme="minorHAnsi"/>
        </w:rPr>
        <w:t xml:space="preserve"> Pendidikan Nasional</w:t>
      </w:r>
    </w:p>
    <w:p w14:paraId="2248613E" w14:textId="77777777" w:rsidR="00AA0913" w:rsidRPr="00AA0913" w:rsidRDefault="00AA0913" w:rsidP="00AA0913">
      <w:pPr>
        <w:pStyle w:val="ListParagraph"/>
        <w:numPr>
          <w:ilvl w:val="0"/>
          <w:numId w:val="222"/>
        </w:numPr>
        <w:spacing w:after="0" w:line="240" w:lineRule="auto"/>
        <w:rPr>
          <w:rFonts w:eastAsia="Calibri" w:cstheme="minorHAnsi"/>
        </w:rPr>
      </w:pPr>
      <w:proofErr w:type="spellStart"/>
      <w:r w:rsidRPr="00AA0913">
        <w:rPr>
          <w:rFonts w:cstheme="minorHAnsi"/>
        </w:rPr>
        <w:t>Undang-undang</w:t>
      </w:r>
      <w:proofErr w:type="spellEnd"/>
      <w:r w:rsidRPr="00AA0913">
        <w:rPr>
          <w:rFonts w:cstheme="minorHAnsi"/>
        </w:rPr>
        <w:t xml:space="preserve"> </w:t>
      </w:r>
      <w:proofErr w:type="spellStart"/>
      <w:r w:rsidRPr="00AA0913">
        <w:rPr>
          <w:rFonts w:cstheme="minorHAnsi"/>
        </w:rPr>
        <w:t>Republik</w:t>
      </w:r>
      <w:proofErr w:type="spellEnd"/>
      <w:r w:rsidRPr="00AA0913">
        <w:rPr>
          <w:rFonts w:cstheme="minorHAnsi"/>
        </w:rPr>
        <w:t xml:space="preserve"> Indonesia </w:t>
      </w:r>
      <w:proofErr w:type="spellStart"/>
      <w:r w:rsidRPr="00AA0913">
        <w:rPr>
          <w:rFonts w:cstheme="minorHAnsi"/>
        </w:rPr>
        <w:t>Nomor</w:t>
      </w:r>
      <w:proofErr w:type="spellEnd"/>
      <w:r w:rsidRPr="00AA0913">
        <w:rPr>
          <w:rFonts w:cstheme="minorHAnsi"/>
        </w:rPr>
        <w:t xml:space="preserve"> 12 </w:t>
      </w:r>
      <w:proofErr w:type="spellStart"/>
      <w:r w:rsidRPr="00AA0913">
        <w:rPr>
          <w:rFonts w:cstheme="minorHAnsi"/>
        </w:rPr>
        <w:t>tahun</w:t>
      </w:r>
      <w:proofErr w:type="spellEnd"/>
      <w:r w:rsidRPr="00AA0913">
        <w:rPr>
          <w:rFonts w:cstheme="minorHAnsi"/>
        </w:rPr>
        <w:t xml:space="preserve"> 2012 </w:t>
      </w:r>
      <w:proofErr w:type="spellStart"/>
      <w:r w:rsidRPr="00AA0913">
        <w:rPr>
          <w:rFonts w:cstheme="minorHAnsi"/>
        </w:rPr>
        <w:t>tentang</w:t>
      </w:r>
      <w:proofErr w:type="spellEnd"/>
      <w:r w:rsidRPr="00AA0913">
        <w:rPr>
          <w:rFonts w:cstheme="minorHAnsi"/>
        </w:rPr>
        <w:t xml:space="preserve"> </w:t>
      </w:r>
      <w:r w:rsidRPr="00AA0913">
        <w:rPr>
          <w:rFonts w:eastAsia="Calibri" w:cstheme="minorHAnsi"/>
        </w:rPr>
        <w:t>Pendidikan Tinggi</w:t>
      </w:r>
    </w:p>
    <w:p w14:paraId="4DC75320" w14:textId="77777777" w:rsidR="00AA0913" w:rsidRPr="00AA0913" w:rsidRDefault="00AA0913" w:rsidP="00AA0913">
      <w:pPr>
        <w:pStyle w:val="ListParagraph"/>
        <w:numPr>
          <w:ilvl w:val="0"/>
          <w:numId w:val="222"/>
        </w:numPr>
        <w:spacing w:after="0" w:line="240" w:lineRule="auto"/>
        <w:rPr>
          <w:rFonts w:cstheme="minorHAnsi"/>
        </w:rPr>
      </w:pPr>
      <w:proofErr w:type="spellStart"/>
      <w:r w:rsidRPr="00AA0913">
        <w:rPr>
          <w:rFonts w:cstheme="minorHAnsi"/>
        </w:rPr>
        <w:t>Peraturan</w:t>
      </w:r>
      <w:proofErr w:type="spellEnd"/>
      <w:r w:rsidRPr="00AA0913">
        <w:rPr>
          <w:rFonts w:cstheme="minorHAnsi"/>
        </w:rPr>
        <w:t xml:space="preserve"> </w:t>
      </w:r>
      <w:proofErr w:type="spellStart"/>
      <w:r w:rsidRPr="00AA0913">
        <w:rPr>
          <w:rFonts w:cstheme="minorHAnsi"/>
        </w:rPr>
        <w:t>Pemerintah</w:t>
      </w:r>
      <w:proofErr w:type="spellEnd"/>
      <w:r w:rsidRPr="00AA0913">
        <w:rPr>
          <w:rFonts w:cstheme="minorHAnsi"/>
        </w:rPr>
        <w:t xml:space="preserve"> </w:t>
      </w:r>
      <w:proofErr w:type="spellStart"/>
      <w:r w:rsidRPr="00AA0913">
        <w:rPr>
          <w:rFonts w:cstheme="minorHAnsi"/>
        </w:rPr>
        <w:t>Republik</w:t>
      </w:r>
      <w:proofErr w:type="spellEnd"/>
      <w:r w:rsidRPr="00AA0913">
        <w:rPr>
          <w:rFonts w:cstheme="minorHAnsi"/>
        </w:rPr>
        <w:t xml:space="preserve"> Indonesia </w:t>
      </w:r>
      <w:proofErr w:type="spellStart"/>
      <w:r w:rsidRPr="00AA0913">
        <w:rPr>
          <w:rFonts w:cstheme="minorHAnsi"/>
        </w:rPr>
        <w:t>Nomor</w:t>
      </w:r>
      <w:proofErr w:type="spellEnd"/>
      <w:r w:rsidRPr="00AA0913">
        <w:rPr>
          <w:rFonts w:cstheme="minorHAnsi"/>
        </w:rPr>
        <w:t xml:space="preserve"> 66 </w:t>
      </w:r>
      <w:proofErr w:type="spellStart"/>
      <w:r w:rsidRPr="00AA0913">
        <w:rPr>
          <w:rFonts w:cstheme="minorHAnsi"/>
        </w:rPr>
        <w:t>Tahun</w:t>
      </w:r>
      <w:proofErr w:type="spellEnd"/>
      <w:r w:rsidRPr="00AA0913">
        <w:rPr>
          <w:rFonts w:cstheme="minorHAnsi"/>
        </w:rPr>
        <w:t xml:space="preserve"> 2010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Perubahan</w:t>
      </w:r>
      <w:proofErr w:type="spellEnd"/>
      <w:r w:rsidRPr="00AA0913">
        <w:rPr>
          <w:rFonts w:cstheme="minorHAnsi"/>
        </w:rPr>
        <w:t xml:space="preserve"> Atas </w:t>
      </w:r>
      <w:proofErr w:type="spellStart"/>
      <w:r w:rsidRPr="00AA0913">
        <w:rPr>
          <w:rFonts w:cstheme="minorHAnsi"/>
        </w:rPr>
        <w:t>Peraturan</w:t>
      </w:r>
      <w:proofErr w:type="spellEnd"/>
      <w:r w:rsidRPr="00AA0913">
        <w:rPr>
          <w:rFonts w:cstheme="minorHAnsi"/>
        </w:rPr>
        <w:t xml:space="preserve"> </w:t>
      </w:r>
      <w:proofErr w:type="spellStart"/>
      <w:r w:rsidRPr="00AA0913">
        <w:rPr>
          <w:rFonts w:cstheme="minorHAnsi"/>
        </w:rPr>
        <w:t>Pemerintah</w:t>
      </w:r>
      <w:proofErr w:type="spellEnd"/>
      <w:r w:rsidRPr="00AA0913">
        <w:rPr>
          <w:rFonts w:cstheme="minorHAnsi"/>
        </w:rPr>
        <w:t xml:space="preserve"> </w:t>
      </w:r>
      <w:proofErr w:type="spellStart"/>
      <w:r w:rsidRPr="00AA0913">
        <w:rPr>
          <w:rFonts w:cstheme="minorHAnsi"/>
        </w:rPr>
        <w:t>Nomor</w:t>
      </w:r>
      <w:proofErr w:type="spellEnd"/>
      <w:r w:rsidRPr="00AA0913">
        <w:rPr>
          <w:rFonts w:cstheme="minorHAnsi"/>
        </w:rPr>
        <w:t xml:space="preserve"> 17 </w:t>
      </w:r>
      <w:proofErr w:type="spellStart"/>
      <w:r w:rsidRPr="00AA0913">
        <w:rPr>
          <w:rFonts w:cstheme="minorHAnsi"/>
        </w:rPr>
        <w:t>Tahun</w:t>
      </w:r>
      <w:proofErr w:type="spellEnd"/>
      <w:r w:rsidRPr="00AA0913">
        <w:rPr>
          <w:rFonts w:cstheme="minorHAnsi"/>
        </w:rPr>
        <w:t xml:space="preserve"> 2010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Pengelolaan</w:t>
      </w:r>
      <w:proofErr w:type="spellEnd"/>
      <w:r w:rsidRPr="00AA0913">
        <w:rPr>
          <w:rFonts w:cstheme="minorHAnsi"/>
        </w:rPr>
        <w:t xml:space="preserve"> dan </w:t>
      </w:r>
      <w:proofErr w:type="spellStart"/>
      <w:r w:rsidRPr="00AA0913">
        <w:rPr>
          <w:rFonts w:cstheme="minorHAnsi"/>
        </w:rPr>
        <w:t>Penyelenggaraan</w:t>
      </w:r>
      <w:proofErr w:type="spellEnd"/>
      <w:r w:rsidRPr="00AA0913">
        <w:rPr>
          <w:rFonts w:cstheme="minorHAnsi"/>
        </w:rPr>
        <w:t xml:space="preserve"> Pendidikan</w:t>
      </w:r>
    </w:p>
    <w:p w14:paraId="72CCD707" w14:textId="77777777" w:rsidR="00AA0913" w:rsidRPr="00AA0913" w:rsidRDefault="00AA0913" w:rsidP="00AA0913">
      <w:pPr>
        <w:pStyle w:val="ListParagraph"/>
        <w:numPr>
          <w:ilvl w:val="0"/>
          <w:numId w:val="222"/>
        </w:numPr>
        <w:spacing w:after="0" w:line="240" w:lineRule="auto"/>
        <w:rPr>
          <w:rFonts w:cstheme="minorHAnsi"/>
        </w:rPr>
      </w:pPr>
      <w:proofErr w:type="spellStart"/>
      <w:r w:rsidRPr="00AA0913">
        <w:rPr>
          <w:rFonts w:cstheme="minorHAnsi"/>
        </w:rPr>
        <w:t>Permendikbud</w:t>
      </w:r>
      <w:proofErr w:type="spellEnd"/>
      <w:r w:rsidRPr="00AA0913">
        <w:rPr>
          <w:rFonts w:cstheme="minorHAnsi"/>
        </w:rPr>
        <w:t xml:space="preserve"> </w:t>
      </w:r>
      <w:proofErr w:type="spellStart"/>
      <w:r w:rsidRPr="00AA0913">
        <w:rPr>
          <w:rFonts w:cstheme="minorHAnsi"/>
        </w:rPr>
        <w:t>Republik</w:t>
      </w:r>
      <w:proofErr w:type="spellEnd"/>
      <w:r w:rsidRPr="00AA0913">
        <w:rPr>
          <w:rFonts w:cstheme="minorHAnsi"/>
        </w:rPr>
        <w:t xml:space="preserve"> Indonesia </w:t>
      </w:r>
      <w:proofErr w:type="spellStart"/>
      <w:r w:rsidRPr="00AA0913">
        <w:rPr>
          <w:rFonts w:cstheme="minorHAnsi"/>
        </w:rPr>
        <w:t>Nomor</w:t>
      </w:r>
      <w:proofErr w:type="spellEnd"/>
      <w:r w:rsidRPr="00AA0913">
        <w:rPr>
          <w:rFonts w:cstheme="minorHAnsi"/>
        </w:rPr>
        <w:t xml:space="preserve"> 3 </w:t>
      </w:r>
      <w:proofErr w:type="spellStart"/>
      <w:r w:rsidRPr="00AA0913">
        <w:rPr>
          <w:rFonts w:cstheme="minorHAnsi"/>
        </w:rPr>
        <w:t>tahun</w:t>
      </w:r>
      <w:proofErr w:type="spellEnd"/>
      <w:r w:rsidRPr="00AA0913">
        <w:rPr>
          <w:rFonts w:cstheme="minorHAnsi"/>
        </w:rPr>
        <w:t xml:space="preserve"> 2020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Standar</w:t>
      </w:r>
      <w:proofErr w:type="spellEnd"/>
      <w:r w:rsidRPr="00AA0913">
        <w:rPr>
          <w:rFonts w:cstheme="minorHAnsi"/>
        </w:rPr>
        <w:t xml:space="preserve"> Nasional Pendidikan Tinggi</w:t>
      </w:r>
    </w:p>
    <w:p w14:paraId="376210AB" w14:textId="77777777" w:rsidR="00AA0913" w:rsidRPr="00AA0913" w:rsidRDefault="00AA0913" w:rsidP="00AA0913">
      <w:pPr>
        <w:pStyle w:val="ListParagraph"/>
        <w:numPr>
          <w:ilvl w:val="0"/>
          <w:numId w:val="222"/>
        </w:numPr>
        <w:spacing w:after="0" w:line="240" w:lineRule="auto"/>
        <w:rPr>
          <w:rFonts w:cstheme="minorHAnsi"/>
        </w:rPr>
      </w:pPr>
      <w:r w:rsidRPr="00AA0913">
        <w:rPr>
          <w:rFonts w:cstheme="minorHAnsi"/>
        </w:rPr>
        <w:t xml:space="preserve">SK </w:t>
      </w:r>
      <w:proofErr w:type="spellStart"/>
      <w:r w:rsidRPr="00AA0913">
        <w:rPr>
          <w:rFonts w:cstheme="minorHAnsi"/>
        </w:rPr>
        <w:t>Rektor</w:t>
      </w:r>
      <w:proofErr w:type="spellEnd"/>
      <w:r w:rsidRPr="00AA0913">
        <w:rPr>
          <w:rFonts w:cstheme="minorHAnsi"/>
        </w:rPr>
        <w:t xml:space="preserve"> Universitas Ma Chung </w:t>
      </w:r>
      <w:proofErr w:type="spellStart"/>
      <w:r w:rsidRPr="00AA0913">
        <w:rPr>
          <w:rFonts w:cstheme="minorHAnsi"/>
        </w:rPr>
        <w:t>Nomor</w:t>
      </w:r>
      <w:proofErr w:type="spellEnd"/>
      <w:r w:rsidRPr="00AA0913">
        <w:rPr>
          <w:rFonts w:cstheme="minorHAnsi"/>
        </w:rPr>
        <w:t xml:space="preserve"> 0031/MACHUNG/SK-REK/V/2019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Pedoman</w:t>
      </w:r>
      <w:proofErr w:type="spellEnd"/>
      <w:r w:rsidRPr="00AA0913">
        <w:rPr>
          <w:rFonts w:cstheme="minorHAnsi"/>
        </w:rPr>
        <w:t xml:space="preserve"> Pendidikan Universitas Ma Chung</w:t>
      </w:r>
    </w:p>
    <w:p w14:paraId="482643F7" w14:textId="77777777" w:rsidR="00AA0913" w:rsidRPr="00AA0913" w:rsidRDefault="00AA0913" w:rsidP="00AA0913">
      <w:pPr>
        <w:pStyle w:val="ListParagraph"/>
        <w:numPr>
          <w:ilvl w:val="0"/>
          <w:numId w:val="222"/>
        </w:numPr>
        <w:spacing w:after="0" w:line="240" w:lineRule="auto"/>
        <w:rPr>
          <w:rFonts w:cstheme="minorHAnsi"/>
        </w:rPr>
      </w:pPr>
      <w:r w:rsidRPr="00AA0913">
        <w:rPr>
          <w:rFonts w:cstheme="minorHAnsi"/>
        </w:rPr>
        <w:t xml:space="preserve">SK Yayasan Harapan </w:t>
      </w:r>
      <w:proofErr w:type="spellStart"/>
      <w:r w:rsidRPr="00AA0913">
        <w:rPr>
          <w:rFonts w:cstheme="minorHAnsi"/>
        </w:rPr>
        <w:t>Bangsa</w:t>
      </w:r>
      <w:proofErr w:type="spellEnd"/>
      <w:r w:rsidRPr="00AA0913">
        <w:rPr>
          <w:rFonts w:cstheme="minorHAnsi"/>
        </w:rPr>
        <w:t xml:space="preserve"> Sejahtera </w:t>
      </w:r>
      <w:proofErr w:type="spellStart"/>
      <w:r w:rsidRPr="00AA0913">
        <w:rPr>
          <w:rFonts w:cstheme="minorHAnsi"/>
        </w:rPr>
        <w:t>Nomor</w:t>
      </w:r>
      <w:proofErr w:type="spellEnd"/>
      <w:r w:rsidRPr="00AA0913">
        <w:rPr>
          <w:rFonts w:cstheme="minorHAnsi"/>
        </w:rPr>
        <w:t xml:space="preserve"> 006/YHBS-SK/XII/2019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Statuta</w:t>
      </w:r>
      <w:proofErr w:type="spellEnd"/>
      <w:r w:rsidRPr="00AA0913">
        <w:rPr>
          <w:rFonts w:cstheme="minorHAnsi"/>
        </w:rPr>
        <w:t xml:space="preserve"> Universitas Ma Chung </w:t>
      </w:r>
      <w:proofErr w:type="spellStart"/>
      <w:r w:rsidRPr="00AA0913">
        <w:rPr>
          <w:rFonts w:cstheme="minorHAnsi"/>
        </w:rPr>
        <w:t>tahun</w:t>
      </w:r>
      <w:proofErr w:type="spellEnd"/>
      <w:r w:rsidRPr="00AA0913">
        <w:rPr>
          <w:rFonts w:cstheme="minorHAnsi"/>
        </w:rPr>
        <w:t xml:space="preserve"> 2019</w:t>
      </w:r>
    </w:p>
    <w:p w14:paraId="7F0A3E62" w14:textId="77777777" w:rsidR="00AA0913" w:rsidRPr="00AA0913" w:rsidRDefault="00AA0913" w:rsidP="00AA0913">
      <w:pPr>
        <w:pStyle w:val="ListParagraph"/>
        <w:numPr>
          <w:ilvl w:val="0"/>
          <w:numId w:val="222"/>
        </w:numPr>
        <w:spacing w:after="0" w:line="240" w:lineRule="auto"/>
        <w:rPr>
          <w:rFonts w:cstheme="minorHAnsi"/>
        </w:rPr>
      </w:pPr>
      <w:r w:rsidRPr="00AA0913">
        <w:rPr>
          <w:rFonts w:eastAsia="Calibri" w:cstheme="minorHAnsi"/>
          <w:color w:val="000000" w:themeColor="text1"/>
        </w:rPr>
        <w:t xml:space="preserve">Keputusan </w:t>
      </w:r>
      <w:proofErr w:type="spellStart"/>
      <w:r w:rsidRPr="00AA0913">
        <w:rPr>
          <w:rFonts w:eastAsia="Calibri" w:cstheme="minorHAnsi"/>
          <w:color w:val="000000" w:themeColor="text1"/>
        </w:rPr>
        <w:t>Senat</w:t>
      </w:r>
      <w:proofErr w:type="spellEnd"/>
      <w:r w:rsidRPr="00AA0913">
        <w:rPr>
          <w:rFonts w:eastAsia="Calibri" w:cstheme="minorHAnsi"/>
          <w:color w:val="000000" w:themeColor="text1"/>
        </w:rPr>
        <w:t xml:space="preserve"> Universitas </w:t>
      </w:r>
      <w:proofErr w:type="spellStart"/>
      <w:r w:rsidRPr="00AA0913">
        <w:rPr>
          <w:rFonts w:eastAsia="Calibri" w:cstheme="minorHAnsi"/>
          <w:color w:val="000000" w:themeColor="text1"/>
        </w:rPr>
        <w:t>nomor</w:t>
      </w:r>
      <w:proofErr w:type="spellEnd"/>
      <w:r w:rsidRPr="00AA0913">
        <w:rPr>
          <w:rFonts w:eastAsia="Calibri" w:cstheme="minorHAnsi"/>
          <w:color w:val="000000" w:themeColor="text1"/>
        </w:rPr>
        <w:t xml:space="preserve"> 0010/MACHUNG/SK-SENAT/XII/2017 </w:t>
      </w:r>
      <w:proofErr w:type="spellStart"/>
      <w:r w:rsidRPr="00AA0913">
        <w:rPr>
          <w:rFonts w:eastAsia="Calibri" w:cstheme="minorHAnsi"/>
          <w:color w:val="000000" w:themeColor="text1"/>
        </w:rPr>
        <w:t>tentang</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Standar</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Mutu</w:t>
      </w:r>
      <w:proofErr w:type="spellEnd"/>
      <w:r w:rsidRPr="00AA0913">
        <w:rPr>
          <w:rFonts w:eastAsia="Calibri" w:cstheme="minorHAnsi"/>
          <w:color w:val="000000" w:themeColor="text1"/>
        </w:rPr>
        <w:t xml:space="preserve"> Universitas Ma Chung</w:t>
      </w:r>
    </w:p>
    <w:p w14:paraId="470825C5" w14:textId="77777777" w:rsidR="00AA0913" w:rsidRPr="00AA0913" w:rsidRDefault="00AA0913" w:rsidP="00AA0913">
      <w:pPr>
        <w:pStyle w:val="ListParagraph"/>
        <w:numPr>
          <w:ilvl w:val="0"/>
          <w:numId w:val="222"/>
        </w:numPr>
        <w:spacing w:after="0" w:line="240" w:lineRule="auto"/>
        <w:rPr>
          <w:rFonts w:eastAsia="Calibri" w:cstheme="minorHAnsi"/>
          <w:color w:val="000000" w:themeColor="text1"/>
        </w:rPr>
      </w:pPr>
      <w:proofErr w:type="spellStart"/>
      <w:r w:rsidRPr="00AA0913">
        <w:rPr>
          <w:rFonts w:eastAsia="Calibri" w:cstheme="minorHAnsi"/>
          <w:color w:val="000000" w:themeColor="text1"/>
        </w:rPr>
        <w:t>Standar</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Mutu</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nomor</w:t>
      </w:r>
      <w:proofErr w:type="spellEnd"/>
      <w:r w:rsidRPr="00AA0913">
        <w:rPr>
          <w:rFonts w:eastAsia="Calibri" w:cstheme="minorHAnsi"/>
          <w:color w:val="000000" w:themeColor="text1"/>
        </w:rPr>
        <w:t xml:space="preserve"> 009/SPMI-MACHUNG/SM/01A </w:t>
      </w:r>
      <w:proofErr w:type="spellStart"/>
      <w:r w:rsidRPr="00AA0913">
        <w:rPr>
          <w:rFonts w:eastAsia="Calibri" w:cstheme="minorHAnsi"/>
          <w:color w:val="000000" w:themeColor="text1"/>
        </w:rPr>
        <w:t>tentang</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Standar</w:t>
      </w:r>
      <w:proofErr w:type="spellEnd"/>
      <w:r w:rsidRPr="00AA0913">
        <w:rPr>
          <w:rFonts w:eastAsia="Calibri" w:cstheme="minorHAnsi"/>
          <w:color w:val="000000" w:themeColor="text1"/>
        </w:rPr>
        <w:t xml:space="preserve"> Hasil </w:t>
      </w:r>
      <w:proofErr w:type="spellStart"/>
      <w:r w:rsidRPr="00AA0913">
        <w:rPr>
          <w:rFonts w:eastAsia="Calibri" w:cstheme="minorHAnsi"/>
          <w:color w:val="000000" w:themeColor="text1"/>
        </w:rPr>
        <w:t>Penelitian</w:t>
      </w:r>
      <w:proofErr w:type="spellEnd"/>
    </w:p>
    <w:p w14:paraId="1E9DCD43" w14:textId="77777777" w:rsidR="00AA0913" w:rsidRPr="00AA0913" w:rsidRDefault="00AA0913" w:rsidP="00AA0913">
      <w:pPr>
        <w:pStyle w:val="ListParagraph"/>
        <w:numPr>
          <w:ilvl w:val="0"/>
          <w:numId w:val="222"/>
        </w:numPr>
        <w:spacing w:after="0" w:line="240" w:lineRule="auto"/>
        <w:rPr>
          <w:rFonts w:eastAsia="Calibri" w:cstheme="minorHAnsi"/>
          <w:color w:val="000000" w:themeColor="text1"/>
        </w:rPr>
      </w:pPr>
      <w:proofErr w:type="spellStart"/>
      <w:r w:rsidRPr="00AA0913">
        <w:rPr>
          <w:rFonts w:eastAsia="Calibri" w:cstheme="minorHAnsi"/>
          <w:color w:val="000000" w:themeColor="text1"/>
        </w:rPr>
        <w:t>Standar</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Mutu</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nomor</w:t>
      </w:r>
      <w:proofErr w:type="spellEnd"/>
      <w:r w:rsidRPr="00AA0913">
        <w:rPr>
          <w:rFonts w:eastAsia="Calibri" w:cstheme="minorHAnsi"/>
          <w:color w:val="000000" w:themeColor="text1"/>
        </w:rPr>
        <w:t xml:space="preserve"> 017/SPMI-MACHUNG/SM/01A </w:t>
      </w:r>
      <w:proofErr w:type="spellStart"/>
      <w:r w:rsidRPr="00AA0913">
        <w:rPr>
          <w:rFonts w:eastAsia="Calibri" w:cstheme="minorHAnsi"/>
          <w:color w:val="000000" w:themeColor="text1"/>
        </w:rPr>
        <w:t>tentang</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Standar</w:t>
      </w:r>
      <w:proofErr w:type="spellEnd"/>
      <w:r w:rsidRPr="00AA0913">
        <w:rPr>
          <w:rFonts w:eastAsia="Calibri" w:cstheme="minorHAnsi"/>
          <w:color w:val="000000" w:themeColor="text1"/>
        </w:rPr>
        <w:t xml:space="preserve"> Hasil </w:t>
      </w:r>
      <w:proofErr w:type="spellStart"/>
      <w:r w:rsidRPr="00AA0913">
        <w:rPr>
          <w:rFonts w:eastAsia="Calibri" w:cstheme="minorHAnsi"/>
          <w:color w:val="000000" w:themeColor="text1"/>
        </w:rPr>
        <w:t>Pengabdian</w:t>
      </w:r>
      <w:proofErr w:type="spellEnd"/>
      <w:r w:rsidRPr="00AA0913">
        <w:rPr>
          <w:rFonts w:eastAsia="Calibri" w:cstheme="minorHAnsi"/>
          <w:color w:val="000000" w:themeColor="text1"/>
        </w:rPr>
        <w:t xml:space="preserve"> Masyarakat</w:t>
      </w:r>
    </w:p>
    <w:p w14:paraId="26D83CE3" w14:textId="77777777" w:rsidR="00AA0913" w:rsidRPr="00AA0913" w:rsidRDefault="00AA0913" w:rsidP="00AA0913">
      <w:pPr>
        <w:pStyle w:val="ListParagraph"/>
        <w:numPr>
          <w:ilvl w:val="0"/>
          <w:numId w:val="222"/>
        </w:numPr>
        <w:spacing w:after="0" w:line="240" w:lineRule="auto"/>
        <w:rPr>
          <w:rFonts w:cstheme="minorHAnsi"/>
        </w:rPr>
      </w:pPr>
      <w:proofErr w:type="spellStart"/>
      <w:r w:rsidRPr="00AA0913">
        <w:rPr>
          <w:rFonts w:cstheme="minorHAnsi"/>
        </w:rPr>
        <w:t>Adendum</w:t>
      </w:r>
      <w:proofErr w:type="spellEnd"/>
      <w:r w:rsidRPr="00AA0913">
        <w:rPr>
          <w:rFonts w:cstheme="minorHAnsi"/>
        </w:rPr>
        <w:t xml:space="preserve"> II Keputusan </w:t>
      </w:r>
      <w:proofErr w:type="spellStart"/>
      <w:r w:rsidRPr="00AA0913">
        <w:rPr>
          <w:rFonts w:cstheme="minorHAnsi"/>
        </w:rPr>
        <w:t>Rektor</w:t>
      </w:r>
      <w:proofErr w:type="spellEnd"/>
      <w:r w:rsidRPr="00AA0913">
        <w:rPr>
          <w:rFonts w:cstheme="minorHAnsi"/>
        </w:rPr>
        <w:t xml:space="preserve"> </w:t>
      </w:r>
      <w:proofErr w:type="spellStart"/>
      <w:r w:rsidRPr="00AA0913">
        <w:rPr>
          <w:rFonts w:cstheme="minorHAnsi"/>
        </w:rPr>
        <w:t>Nomor</w:t>
      </w:r>
      <w:proofErr w:type="spellEnd"/>
      <w:r w:rsidRPr="00AA0913">
        <w:rPr>
          <w:rFonts w:cstheme="minorHAnsi"/>
        </w:rPr>
        <w:t xml:space="preserve"> 00347/MACHUNG/SK-REK/VIII/2007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Ketentuan</w:t>
      </w:r>
      <w:proofErr w:type="spellEnd"/>
      <w:r w:rsidRPr="00AA0913">
        <w:rPr>
          <w:rFonts w:cstheme="minorHAnsi"/>
        </w:rPr>
        <w:t xml:space="preserve"> Beban </w:t>
      </w:r>
      <w:proofErr w:type="spellStart"/>
      <w:r w:rsidRPr="00AA0913">
        <w:rPr>
          <w:rFonts w:cstheme="minorHAnsi"/>
        </w:rPr>
        <w:t>Kerja</w:t>
      </w:r>
      <w:proofErr w:type="spellEnd"/>
      <w:r w:rsidRPr="00AA0913">
        <w:rPr>
          <w:rFonts w:cstheme="minorHAnsi"/>
        </w:rPr>
        <w:t xml:space="preserve"> </w:t>
      </w:r>
      <w:proofErr w:type="spellStart"/>
      <w:r w:rsidRPr="00AA0913">
        <w:rPr>
          <w:rFonts w:cstheme="minorHAnsi"/>
        </w:rPr>
        <w:t>Dosen</w:t>
      </w:r>
      <w:proofErr w:type="spellEnd"/>
      <w:r w:rsidRPr="00AA0913">
        <w:rPr>
          <w:rFonts w:cstheme="minorHAnsi"/>
        </w:rPr>
        <w:t xml:space="preserve"> Universitas Ma Chung</w:t>
      </w:r>
    </w:p>
    <w:p w14:paraId="50A4971F" w14:textId="77777777" w:rsidR="00AA0913" w:rsidRPr="00AA0913" w:rsidRDefault="00AA0913" w:rsidP="00AA0913">
      <w:pPr>
        <w:pStyle w:val="ListParagraph"/>
        <w:numPr>
          <w:ilvl w:val="0"/>
          <w:numId w:val="222"/>
        </w:numPr>
        <w:spacing w:after="0" w:line="240" w:lineRule="auto"/>
        <w:rPr>
          <w:rFonts w:cstheme="minorHAnsi"/>
        </w:rPr>
      </w:pPr>
      <w:r w:rsidRPr="00AA0913">
        <w:rPr>
          <w:rFonts w:cstheme="minorHAnsi"/>
        </w:rPr>
        <w:lastRenderedPageBreak/>
        <w:t xml:space="preserve">Keputusan </w:t>
      </w:r>
      <w:proofErr w:type="spellStart"/>
      <w:r w:rsidRPr="00AA0913">
        <w:rPr>
          <w:rFonts w:cstheme="minorHAnsi"/>
        </w:rPr>
        <w:t>Rektor</w:t>
      </w:r>
      <w:proofErr w:type="spellEnd"/>
      <w:r w:rsidRPr="00AA0913">
        <w:rPr>
          <w:rFonts w:cstheme="minorHAnsi"/>
        </w:rPr>
        <w:t xml:space="preserve"> </w:t>
      </w:r>
      <w:proofErr w:type="spellStart"/>
      <w:r w:rsidRPr="00AA0913">
        <w:rPr>
          <w:rFonts w:cstheme="minorHAnsi"/>
        </w:rPr>
        <w:t>Nomor</w:t>
      </w:r>
      <w:proofErr w:type="spellEnd"/>
      <w:r w:rsidRPr="00AA0913">
        <w:rPr>
          <w:rFonts w:cstheme="minorHAnsi"/>
        </w:rPr>
        <w:t xml:space="preserve"> 0033A/MACHUNG/SK-REK/VIII/2021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Insentif</w:t>
      </w:r>
      <w:proofErr w:type="spellEnd"/>
      <w:r w:rsidRPr="00AA0913">
        <w:rPr>
          <w:rFonts w:cstheme="minorHAnsi"/>
        </w:rPr>
        <w:t xml:space="preserve"> </w:t>
      </w:r>
      <w:proofErr w:type="spellStart"/>
      <w:r w:rsidRPr="00AA0913">
        <w:rPr>
          <w:rFonts w:cstheme="minorHAnsi"/>
        </w:rPr>
        <w:t>Publikasi</w:t>
      </w:r>
      <w:proofErr w:type="spellEnd"/>
      <w:r w:rsidRPr="00AA0913">
        <w:rPr>
          <w:rFonts w:cstheme="minorHAnsi"/>
        </w:rPr>
        <w:t xml:space="preserve"> dan </w:t>
      </w:r>
      <w:proofErr w:type="spellStart"/>
      <w:r w:rsidRPr="00AA0913">
        <w:rPr>
          <w:rFonts w:cstheme="minorHAnsi"/>
        </w:rPr>
        <w:t>Kekayaan</w:t>
      </w:r>
      <w:proofErr w:type="spellEnd"/>
      <w:r w:rsidRPr="00AA0913">
        <w:rPr>
          <w:rFonts w:cstheme="minorHAnsi"/>
        </w:rPr>
        <w:t xml:space="preserve"> </w:t>
      </w:r>
      <w:proofErr w:type="spellStart"/>
      <w:r w:rsidRPr="00AA0913">
        <w:rPr>
          <w:rFonts w:cstheme="minorHAnsi"/>
        </w:rPr>
        <w:t>Intelektual</w:t>
      </w:r>
      <w:proofErr w:type="spellEnd"/>
      <w:r w:rsidRPr="00AA0913">
        <w:rPr>
          <w:rFonts w:cstheme="minorHAnsi"/>
        </w:rPr>
        <w:t xml:space="preserve"> di Universitas Ma Chung</w:t>
      </w:r>
    </w:p>
    <w:p w14:paraId="5546651D" w14:textId="77777777" w:rsidR="00AA0913" w:rsidRPr="00AA0913" w:rsidRDefault="00AA0913" w:rsidP="00AA0913">
      <w:pPr>
        <w:spacing w:after="0" w:line="240" w:lineRule="auto"/>
        <w:jc w:val="both"/>
        <w:rPr>
          <w:rFonts w:cstheme="minorHAnsi"/>
        </w:rPr>
      </w:pPr>
      <w:proofErr w:type="spellStart"/>
      <w:r w:rsidRPr="00AA0913">
        <w:rPr>
          <w:rFonts w:cstheme="minorHAnsi"/>
        </w:rPr>
        <w:t>Pengenalan</w:t>
      </w:r>
      <w:proofErr w:type="spellEnd"/>
      <w:r w:rsidRPr="00AA0913">
        <w:rPr>
          <w:rFonts w:cstheme="minorHAnsi"/>
        </w:rPr>
        <w:t xml:space="preserve"> </w:t>
      </w:r>
      <w:proofErr w:type="spellStart"/>
      <w:r w:rsidRPr="00AA0913">
        <w:rPr>
          <w:rFonts w:cstheme="minorHAnsi"/>
        </w:rPr>
        <w:t>kebijakan</w:t>
      </w:r>
      <w:proofErr w:type="spellEnd"/>
      <w:r w:rsidRPr="00AA0913">
        <w:rPr>
          <w:rFonts w:cstheme="minorHAnsi"/>
        </w:rPr>
        <w:t xml:space="preserve"> </w:t>
      </w:r>
      <w:proofErr w:type="spellStart"/>
      <w:r w:rsidRPr="00AA0913">
        <w:rPr>
          <w:rFonts w:cstheme="minorHAnsi"/>
        </w:rPr>
        <w:t>keluaran</w:t>
      </w:r>
      <w:proofErr w:type="spellEnd"/>
      <w:r w:rsidRPr="00AA0913">
        <w:rPr>
          <w:rFonts w:cstheme="minorHAnsi"/>
        </w:rPr>
        <w:t xml:space="preserve"> dan </w:t>
      </w:r>
      <w:proofErr w:type="spellStart"/>
      <w:r w:rsidRPr="00AA0913">
        <w:rPr>
          <w:rFonts w:cstheme="minorHAnsi"/>
        </w:rPr>
        <w:t>capaian</w:t>
      </w:r>
      <w:proofErr w:type="spellEnd"/>
      <w:r w:rsidRPr="00AA0913">
        <w:rPr>
          <w:rFonts w:cstheme="minorHAnsi"/>
        </w:rPr>
        <w:t xml:space="preserve"> dharma </w:t>
      </w:r>
      <w:proofErr w:type="spellStart"/>
      <w:r w:rsidRPr="00AA0913">
        <w:rPr>
          <w:rFonts w:cstheme="minorHAnsi"/>
        </w:rPr>
        <w:t>penelitian</w:t>
      </w:r>
      <w:proofErr w:type="spellEnd"/>
      <w:r w:rsidRPr="00AA0913">
        <w:rPr>
          <w:rFonts w:cstheme="minorHAnsi"/>
        </w:rPr>
        <w:t xml:space="preserve"> dan </w:t>
      </w:r>
      <w:proofErr w:type="spellStart"/>
      <w:r w:rsidRPr="00AA0913">
        <w:rPr>
          <w:rFonts w:cstheme="minorHAnsi"/>
        </w:rPr>
        <w:t>PkM</w:t>
      </w:r>
      <w:proofErr w:type="spellEnd"/>
      <w:r w:rsidRPr="00AA0913">
        <w:rPr>
          <w:rFonts w:cstheme="minorHAnsi"/>
        </w:rPr>
        <w:t xml:space="preserve"> </w:t>
      </w:r>
      <w:proofErr w:type="spellStart"/>
      <w:r w:rsidRPr="00AA0913">
        <w:rPr>
          <w:rFonts w:cstheme="minorHAnsi"/>
        </w:rPr>
        <w:t>dosen</w:t>
      </w:r>
      <w:proofErr w:type="spellEnd"/>
      <w:r w:rsidRPr="00AA0913">
        <w:rPr>
          <w:rFonts w:cstheme="minorHAnsi"/>
        </w:rPr>
        <w:t xml:space="preserve"> dan </w:t>
      </w:r>
      <w:proofErr w:type="spellStart"/>
      <w:r w:rsidRPr="00AA0913">
        <w:rPr>
          <w:rFonts w:cstheme="minorHAnsi"/>
        </w:rPr>
        <w:t>mahasiswa</w:t>
      </w:r>
      <w:proofErr w:type="spellEnd"/>
      <w:r w:rsidRPr="00AA0913">
        <w:rPr>
          <w:rFonts w:cstheme="minorHAnsi"/>
        </w:rPr>
        <w:t xml:space="preserve"> </w:t>
      </w:r>
      <w:proofErr w:type="spellStart"/>
      <w:r w:rsidRPr="00AA0913">
        <w:rPr>
          <w:rFonts w:cstheme="minorHAnsi"/>
        </w:rPr>
        <w:t>telah</w:t>
      </w:r>
      <w:proofErr w:type="spellEnd"/>
      <w:r w:rsidRPr="00AA0913">
        <w:rPr>
          <w:rFonts w:cstheme="minorHAnsi"/>
        </w:rPr>
        <w:t xml:space="preserve"> </w:t>
      </w:r>
      <w:proofErr w:type="spellStart"/>
      <w:r w:rsidRPr="00AA0913">
        <w:rPr>
          <w:rFonts w:cstheme="minorHAnsi"/>
        </w:rPr>
        <w:t>dilakukan</w:t>
      </w:r>
      <w:proofErr w:type="spellEnd"/>
      <w:r w:rsidRPr="00AA0913">
        <w:rPr>
          <w:rFonts w:cstheme="minorHAnsi"/>
        </w:rPr>
        <w:t xml:space="preserve"> </w:t>
      </w:r>
      <w:proofErr w:type="spellStart"/>
      <w:r w:rsidRPr="00AA0913">
        <w:rPr>
          <w:rFonts w:cstheme="minorHAnsi"/>
        </w:rPr>
        <w:t>melalui</w:t>
      </w:r>
      <w:proofErr w:type="spellEnd"/>
      <w:r w:rsidRPr="00AA0913">
        <w:rPr>
          <w:rFonts w:cstheme="minorHAnsi"/>
        </w:rPr>
        <w:t xml:space="preserve"> </w:t>
      </w:r>
      <w:proofErr w:type="spellStart"/>
      <w:r w:rsidRPr="00AA0913">
        <w:rPr>
          <w:rFonts w:cstheme="minorHAnsi"/>
        </w:rPr>
        <w:t>beberapa</w:t>
      </w:r>
      <w:proofErr w:type="spellEnd"/>
      <w:r w:rsidRPr="00AA0913">
        <w:rPr>
          <w:rFonts w:cstheme="minorHAnsi"/>
        </w:rPr>
        <w:t xml:space="preserve"> </w:t>
      </w:r>
      <w:proofErr w:type="spellStart"/>
      <w:r w:rsidRPr="00AA0913">
        <w:rPr>
          <w:rFonts w:cstheme="minorHAnsi"/>
        </w:rPr>
        <w:t>tahapan</w:t>
      </w:r>
      <w:proofErr w:type="spellEnd"/>
      <w:r w:rsidRPr="00AA0913">
        <w:rPr>
          <w:rFonts w:cstheme="minorHAnsi"/>
        </w:rPr>
        <w:t xml:space="preserve"> yang </w:t>
      </w:r>
      <w:proofErr w:type="spellStart"/>
      <w:r w:rsidRPr="00AA0913">
        <w:rPr>
          <w:rFonts w:cstheme="minorHAnsi"/>
        </w:rPr>
        <w:t>melibatkan</w:t>
      </w:r>
      <w:proofErr w:type="spellEnd"/>
      <w:r w:rsidRPr="00AA0913">
        <w:rPr>
          <w:rFonts w:cstheme="minorHAnsi"/>
        </w:rPr>
        <w:t xml:space="preserve"> </w:t>
      </w:r>
      <w:proofErr w:type="spellStart"/>
      <w:r w:rsidRPr="00AA0913">
        <w:rPr>
          <w:rFonts w:cstheme="minorHAnsi"/>
        </w:rPr>
        <w:t>pihak-pihak</w:t>
      </w:r>
      <w:proofErr w:type="spellEnd"/>
      <w:r w:rsidRPr="00AA0913">
        <w:rPr>
          <w:rFonts w:cstheme="minorHAnsi"/>
        </w:rPr>
        <w:t xml:space="preserve"> yang </w:t>
      </w:r>
      <w:proofErr w:type="spellStart"/>
      <w:r w:rsidRPr="00AA0913">
        <w:rPr>
          <w:rFonts w:cstheme="minorHAnsi"/>
        </w:rPr>
        <w:t>berkepentingan</w:t>
      </w:r>
      <w:proofErr w:type="spellEnd"/>
      <w:r w:rsidRPr="00AA0913">
        <w:rPr>
          <w:rFonts w:cstheme="minorHAnsi"/>
        </w:rPr>
        <w:t xml:space="preserve">. </w:t>
      </w:r>
      <w:proofErr w:type="spellStart"/>
      <w:r w:rsidRPr="00AA0913">
        <w:rPr>
          <w:rFonts w:cstheme="minorHAnsi"/>
        </w:rPr>
        <w:t>Tahap</w:t>
      </w:r>
      <w:proofErr w:type="spellEnd"/>
      <w:r w:rsidRPr="00AA0913">
        <w:rPr>
          <w:rFonts w:cstheme="minorHAnsi"/>
        </w:rPr>
        <w:t xml:space="preserve"> </w:t>
      </w:r>
      <w:proofErr w:type="spellStart"/>
      <w:r w:rsidRPr="00AA0913">
        <w:rPr>
          <w:rFonts w:cstheme="minorHAnsi"/>
        </w:rPr>
        <w:t>pertama</w:t>
      </w:r>
      <w:proofErr w:type="spellEnd"/>
      <w:r w:rsidRPr="00AA0913">
        <w:rPr>
          <w:rFonts w:cstheme="minorHAnsi"/>
        </w:rPr>
        <w:t xml:space="preserve"> </w:t>
      </w:r>
      <w:proofErr w:type="spellStart"/>
      <w:r w:rsidRPr="00AA0913">
        <w:rPr>
          <w:rFonts w:cstheme="minorHAnsi"/>
        </w:rPr>
        <w:t>adalah</w:t>
      </w:r>
      <w:proofErr w:type="spellEnd"/>
      <w:r w:rsidRPr="00AA0913">
        <w:rPr>
          <w:rFonts w:cstheme="minorHAnsi"/>
        </w:rPr>
        <w:t xml:space="preserve"> </w:t>
      </w:r>
      <w:proofErr w:type="spellStart"/>
      <w:r w:rsidRPr="00AA0913">
        <w:rPr>
          <w:rFonts w:cstheme="minorHAnsi"/>
        </w:rPr>
        <w:t>pertemuan</w:t>
      </w:r>
      <w:proofErr w:type="spellEnd"/>
      <w:r w:rsidRPr="00AA0913">
        <w:rPr>
          <w:rFonts w:cstheme="minorHAnsi"/>
        </w:rPr>
        <w:t xml:space="preserve"> </w:t>
      </w:r>
      <w:proofErr w:type="spellStart"/>
      <w:r w:rsidRPr="00AA0913">
        <w:rPr>
          <w:rFonts w:cstheme="minorHAnsi"/>
        </w:rPr>
        <w:t>pimpinan</w:t>
      </w:r>
      <w:proofErr w:type="spellEnd"/>
      <w:r w:rsidRPr="00AA0913">
        <w:rPr>
          <w:rFonts w:cstheme="minorHAnsi"/>
        </w:rPr>
        <w:t xml:space="preserve">, yang </w:t>
      </w:r>
      <w:proofErr w:type="spellStart"/>
      <w:r w:rsidRPr="00AA0913">
        <w:rPr>
          <w:rFonts w:cstheme="minorHAnsi"/>
        </w:rPr>
        <w:t>dihadiri</w:t>
      </w:r>
      <w:proofErr w:type="spellEnd"/>
      <w:r w:rsidRPr="00AA0913">
        <w:rPr>
          <w:rFonts w:cstheme="minorHAnsi"/>
        </w:rPr>
        <w:t xml:space="preserve"> oleh </w:t>
      </w:r>
      <w:proofErr w:type="spellStart"/>
      <w:r w:rsidRPr="00AA0913">
        <w:rPr>
          <w:rFonts w:cstheme="minorHAnsi"/>
        </w:rPr>
        <w:t>pimpinan</w:t>
      </w:r>
      <w:proofErr w:type="spellEnd"/>
      <w:r w:rsidRPr="00AA0913">
        <w:rPr>
          <w:rFonts w:cstheme="minorHAnsi"/>
        </w:rPr>
        <w:t xml:space="preserve"> </w:t>
      </w:r>
      <w:proofErr w:type="spellStart"/>
      <w:r w:rsidRPr="00AA0913">
        <w:rPr>
          <w:rFonts w:cstheme="minorHAnsi"/>
        </w:rPr>
        <w:t>rektorat</w:t>
      </w:r>
      <w:proofErr w:type="spellEnd"/>
      <w:r w:rsidRPr="00AA0913">
        <w:rPr>
          <w:rFonts w:cstheme="minorHAnsi"/>
        </w:rPr>
        <w:t xml:space="preserve">, </w:t>
      </w:r>
      <w:proofErr w:type="spellStart"/>
      <w:r w:rsidRPr="00AA0913">
        <w:rPr>
          <w:rFonts w:cstheme="minorHAnsi"/>
        </w:rPr>
        <w:t>dekanat</w:t>
      </w:r>
      <w:proofErr w:type="spellEnd"/>
      <w:r w:rsidRPr="00AA0913">
        <w:rPr>
          <w:rFonts w:cstheme="minorHAnsi"/>
        </w:rPr>
        <w:t xml:space="preserve">, Bagian </w:t>
      </w:r>
      <w:proofErr w:type="spellStart"/>
      <w:r w:rsidRPr="00AA0913">
        <w:rPr>
          <w:rFonts w:cstheme="minorHAnsi"/>
        </w:rPr>
        <w:t>Kemahasiswaan</w:t>
      </w:r>
      <w:proofErr w:type="spellEnd"/>
      <w:r w:rsidRPr="00AA0913">
        <w:rPr>
          <w:rFonts w:cstheme="minorHAnsi"/>
        </w:rPr>
        <w:t xml:space="preserve"> dan Alumni. Agenda </w:t>
      </w:r>
      <w:proofErr w:type="spellStart"/>
      <w:r w:rsidRPr="00AA0913">
        <w:rPr>
          <w:rFonts w:cstheme="minorHAnsi"/>
        </w:rPr>
        <w:t>pertemuan</w:t>
      </w:r>
      <w:proofErr w:type="spellEnd"/>
      <w:r w:rsidRPr="00AA0913">
        <w:rPr>
          <w:rFonts w:cstheme="minorHAnsi"/>
        </w:rPr>
        <w:t xml:space="preserve"> </w:t>
      </w:r>
      <w:proofErr w:type="spellStart"/>
      <w:r w:rsidRPr="00AA0913">
        <w:rPr>
          <w:rFonts w:cstheme="minorHAnsi"/>
        </w:rPr>
        <w:t>membahas</w:t>
      </w:r>
      <w:proofErr w:type="spellEnd"/>
      <w:r w:rsidRPr="00AA0913">
        <w:rPr>
          <w:rFonts w:cstheme="minorHAnsi"/>
        </w:rPr>
        <w:t xml:space="preserve">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kebijakan</w:t>
      </w:r>
      <w:proofErr w:type="spellEnd"/>
      <w:r w:rsidRPr="00AA0913">
        <w:rPr>
          <w:rFonts w:cstheme="minorHAnsi"/>
        </w:rPr>
        <w:t xml:space="preserve"> </w:t>
      </w:r>
      <w:proofErr w:type="spellStart"/>
      <w:r w:rsidRPr="00AA0913">
        <w:rPr>
          <w:rFonts w:cstheme="minorHAnsi"/>
        </w:rPr>
        <w:t>keluaran</w:t>
      </w:r>
      <w:proofErr w:type="spellEnd"/>
      <w:r w:rsidRPr="00AA0913">
        <w:rPr>
          <w:rFonts w:cstheme="minorHAnsi"/>
        </w:rPr>
        <w:t xml:space="preserve"> dan </w:t>
      </w:r>
      <w:proofErr w:type="spellStart"/>
      <w:r w:rsidRPr="00AA0913">
        <w:rPr>
          <w:rFonts w:cstheme="minorHAnsi"/>
        </w:rPr>
        <w:t>capaian</w:t>
      </w:r>
      <w:proofErr w:type="spellEnd"/>
      <w:r w:rsidRPr="00AA0913">
        <w:rPr>
          <w:rFonts w:cstheme="minorHAnsi"/>
        </w:rPr>
        <w:t xml:space="preserve"> dharma </w:t>
      </w:r>
      <w:proofErr w:type="spellStart"/>
      <w:r w:rsidRPr="00AA0913">
        <w:rPr>
          <w:rFonts w:cstheme="minorHAnsi"/>
        </w:rPr>
        <w:t>penelitian</w:t>
      </w:r>
      <w:proofErr w:type="spellEnd"/>
      <w:r w:rsidRPr="00AA0913">
        <w:rPr>
          <w:rFonts w:cstheme="minorHAnsi"/>
        </w:rPr>
        <w:t xml:space="preserve"> dan </w:t>
      </w:r>
      <w:proofErr w:type="spellStart"/>
      <w:r w:rsidRPr="00AA0913">
        <w:rPr>
          <w:rFonts w:cstheme="minorHAnsi"/>
        </w:rPr>
        <w:t>PkM</w:t>
      </w:r>
      <w:proofErr w:type="spellEnd"/>
      <w:r w:rsidRPr="00AA0913">
        <w:rPr>
          <w:rFonts w:cstheme="minorHAnsi"/>
        </w:rPr>
        <w:t xml:space="preserve"> </w:t>
      </w:r>
      <w:proofErr w:type="spellStart"/>
      <w:r w:rsidRPr="00AA0913">
        <w:rPr>
          <w:rFonts w:cstheme="minorHAnsi"/>
        </w:rPr>
        <w:t>dosen</w:t>
      </w:r>
      <w:proofErr w:type="spellEnd"/>
      <w:r w:rsidRPr="00AA0913">
        <w:rPr>
          <w:rFonts w:cstheme="minorHAnsi"/>
        </w:rPr>
        <w:t xml:space="preserve"> dan </w:t>
      </w:r>
      <w:proofErr w:type="spellStart"/>
      <w:r w:rsidRPr="00AA0913">
        <w:rPr>
          <w:rFonts w:cstheme="minorHAnsi"/>
        </w:rPr>
        <w:t>mahasiswa</w:t>
      </w:r>
      <w:proofErr w:type="spellEnd"/>
      <w:r w:rsidRPr="00AA0913">
        <w:rPr>
          <w:rFonts w:cstheme="minorHAnsi"/>
        </w:rPr>
        <w:t xml:space="preserve"> yang </w:t>
      </w:r>
      <w:proofErr w:type="spellStart"/>
      <w:r w:rsidRPr="00AA0913">
        <w:rPr>
          <w:rFonts w:cstheme="minorHAnsi"/>
        </w:rPr>
        <w:t>telah</w:t>
      </w:r>
      <w:proofErr w:type="spellEnd"/>
      <w:r w:rsidRPr="00AA0913">
        <w:rPr>
          <w:rFonts w:cstheme="minorHAnsi"/>
        </w:rPr>
        <w:t xml:space="preserve"> </w:t>
      </w:r>
      <w:proofErr w:type="spellStart"/>
      <w:r w:rsidRPr="00AA0913">
        <w:rPr>
          <w:rFonts w:cstheme="minorHAnsi"/>
        </w:rPr>
        <w:t>dirancang</w:t>
      </w:r>
      <w:proofErr w:type="spellEnd"/>
      <w:r w:rsidRPr="00AA0913">
        <w:rPr>
          <w:rFonts w:cstheme="minorHAnsi"/>
        </w:rPr>
        <w:t xml:space="preserve">. </w:t>
      </w:r>
      <w:proofErr w:type="spellStart"/>
      <w:r w:rsidRPr="00AA0913">
        <w:rPr>
          <w:rFonts w:cstheme="minorHAnsi"/>
        </w:rPr>
        <w:t>Tahap</w:t>
      </w:r>
      <w:proofErr w:type="spellEnd"/>
      <w:r w:rsidRPr="00AA0913">
        <w:rPr>
          <w:rFonts w:cstheme="minorHAnsi"/>
        </w:rPr>
        <w:t xml:space="preserve"> </w:t>
      </w:r>
      <w:proofErr w:type="spellStart"/>
      <w:r w:rsidRPr="00AA0913">
        <w:rPr>
          <w:rFonts w:cstheme="minorHAnsi"/>
        </w:rPr>
        <w:t>kedua</w:t>
      </w:r>
      <w:proofErr w:type="spellEnd"/>
      <w:r w:rsidRPr="00AA0913">
        <w:rPr>
          <w:rFonts w:cstheme="minorHAnsi"/>
        </w:rPr>
        <w:t xml:space="preserve"> </w:t>
      </w:r>
      <w:proofErr w:type="spellStart"/>
      <w:r w:rsidRPr="00AA0913">
        <w:rPr>
          <w:rFonts w:cstheme="minorHAnsi"/>
        </w:rPr>
        <w:t>adalah</w:t>
      </w:r>
      <w:proofErr w:type="spellEnd"/>
      <w:r w:rsidRPr="00AA0913">
        <w:rPr>
          <w:rFonts w:cstheme="minorHAnsi"/>
        </w:rPr>
        <w:t xml:space="preserve"> </w:t>
      </w:r>
      <w:proofErr w:type="spellStart"/>
      <w:r w:rsidRPr="00AA0913">
        <w:rPr>
          <w:rFonts w:cstheme="minorHAnsi"/>
        </w:rPr>
        <w:t>pertemuan</w:t>
      </w:r>
      <w:proofErr w:type="spellEnd"/>
      <w:r w:rsidRPr="00AA0913">
        <w:rPr>
          <w:rFonts w:cstheme="minorHAnsi"/>
        </w:rPr>
        <w:t xml:space="preserve"> </w:t>
      </w:r>
      <w:proofErr w:type="spellStart"/>
      <w:r w:rsidRPr="00AA0913">
        <w:rPr>
          <w:rFonts w:cstheme="minorHAnsi"/>
        </w:rPr>
        <w:t>koordinasi</w:t>
      </w:r>
      <w:proofErr w:type="spellEnd"/>
      <w:r w:rsidRPr="00AA0913">
        <w:rPr>
          <w:rFonts w:cstheme="minorHAnsi"/>
        </w:rPr>
        <w:t xml:space="preserve"> di </w:t>
      </w:r>
      <w:proofErr w:type="spellStart"/>
      <w:r w:rsidRPr="00AA0913">
        <w:rPr>
          <w:rFonts w:cstheme="minorHAnsi"/>
        </w:rPr>
        <w:t>tingkat</w:t>
      </w:r>
      <w:proofErr w:type="spellEnd"/>
      <w:r w:rsidRPr="00AA0913">
        <w:rPr>
          <w:rFonts w:cstheme="minorHAnsi"/>
        </w:rPr>
        <w:t xml:space="preserve"> </w:t>
      </w:r>
      <w:proofErr w:type="spellStart"/>
      <w:r w:rsidRPr="00AA0913">
        <w:rPr>
          <w:rFonts w:cstheme="minorHAnsi"/>
        </w:rPr>
        <w:t>fakultas</w:t>
      </w:r>
      <w:proofErr w:type="spellEnd"/>
      <w:r w:rsidRPr="00AA0913">
        <w:rPr>
          <w:rFonts w:cstheme="minorHAnsi"/>
        </w:rPr>
        <w:t xml:space="preserve"> pada </w:t>
      </w:r>
      <w:proofErr w:type="spellStart"/>
      <w:r w:rsidRPr="00AA0913">
        <w:rPr>
          <w:rFonts w:cstheme="minorHAnsi"/>
        </w:rPr>
        <w:t>tanggal</w:t>
      </w:r>
      <w:proofErr w:type="spellEnd"/>
      <w:r w:rsidRPr="00AA0913">
        <w:rPr>
          <w:rFonts w:cstheme="minorHAnsi"/>
        </w:rPr>
        <w:t xml:space="preserve"> </w:t>
      </w:r>
      <w:proofErr w:type="spellStart"/>
      <w:r w:rsidRPr="00AA0913">
        <w:rPr>
          <w:rFonts w:cstheme="minorHAnsi"/>
        </w:rPr>
        <w:t>tertentu</w:t>
      </w:r>
      <w:proofErr w:type="spellEnd"/>
      <w:r w:rsidRPr="00AA0913">
        <w:rPr>
          <w:rFonts w:cstheme="minorHAnsi"/>
        </w:rPr>
        <w:t xml:space="preserve">, yang </w:t>
      </w:r>
      <w:proofErr w:type="spellStart"/>
      <w:r w:rsidRPr="00AA0913">
        <w:rPr>
          <w:rFonts w:cstheme="minorHAnsi"/>
        </w:rPr>
        <w:t>dihadiri</w:t>
      </w:r>
      <w:proofErr w:type="spellEnd"/>
      <w:r w:rsidRPr="00AA0913">
        <w:rPr>
          <w:rFonts w:cstheme="minorHAnsi"/>
        </w:rPr>
        <w:t xml:space="preserve"> oleh </w:t>
      </w:r>
      <w:proofErr w:type="spellStart"/>
      <w:r w:rsidRPr="00AA0913">
        <w:rPr>
          <w:rFonts w:cstheme="minorHAnsi"/>
        </w:rPr>
        <w:t>jajaran</w:t>
      </w:r>
      <w:proofErr w:type="spellEnd"/>
      <w:r w:rsidRPr="00AA0913">
        <w:rPr>
          <w:rFonts w:cstheme="minorHAnsi"/>
        </w:rPr>
        <w:t xml:space="preserve"> </w:t>
      </w:r>
      <w:proofErr w:type="spellStart"/>
      <w:r w:rsidRPr="00AA0913">
        <w:rPr>
          <w:rFonts w:cstheme="minorHAnsi"/>
        </w:rPr>
        <w:t>dekanat</w:t>
      </w:r>
      <w:proofErr w:type="spellEnd"/>
      <w:r w:rsidRPr="00AA0913">
        <w:rPr>
          <w:rFonts w:cstheme="minorHAnsi"/>
        </w:rPr>
        <w:t xml:space="preserve"> dan </w:t>
      </w:r>
      <w:proofErr w:type="spellStart"/>
      <w:r w:rsidRPr="00AA0913">
        <w:rPr>
          <w:rFonts w:cstheme="minorHAnsi"/>
        </w:rPr>
        <w:t>seluruh</w:t>
      </w:r>
      <w:proofErr w:type="spellEnd"/>
      <w:r w:rsidRPr="00AA0913">
        <w:rPr>
          <w:rFonts w:cstheme="minorHAnsi"/>
        </w:rPr>
        <w:t xml:space="preserve"> </w:t>
      </w:r>
      <w:proofErr w:type="spellStart"/>
      <w:r w:rsidRPr="00AA0913">
        <w:rPr>
          <w:rFonts w:cstheme="minorHAnsi"/>
        </w:rPr>
        <w:t>dosen</w:t>
      </w:r>
      <w:proofErr w:type="spellEnd"/>
      <w:r w:rsidRPr="00AA0913">
        <w:rPr>
          <w:rFonts w:cstheme="minorHAnsi"/>
        </w:rPr>
        <w:t xml:space="preserve"> di program </w:t>
      </w:r>
      <w:proofErr w:type="spellStart"/>
      <w:r w:rsidRPr="00AA0913">
        <w:rPr>
          <w:rFonts w:cstheme="minorHAnsi"/>
        </w:rPr>
        <w:t>studi</w:t>
      </w:r>
      <w:proofErr w:type="spellEnd"/>
      <w:r w:rsidRPr="00AA0913">
        <w:rPr>
          <w:rFonts w:cstheme="minorHAnsi"/>
        </w:rPr>
        <w:t xml:space="preserve">. </w:t>
      </w:r>
      <w:proofErr w:type="spellStart"/>
      <w:r w:rsidRPr="00AA0913">
        <w:rPr>
          <w:rFonts w:cstheme="minorHAnsi"/>
        </w:rPr>
        <w:t>Pertemuan</w:t>
      </w:r>
      <w:proofErr w:type="spellEnd"/>
      <w:r w:rsidRPr="00AA0913">
        <w:rPr>
          <w:rFonts w:cstheme="minorHAnsi"/>
        </w:rPr>
        <w:t xml:space="preserve"> </w:t>
      </w:r>
      <w:proofErr w:type="spellStart"/>
      <w:r w:rsidRPr="00AA0913">
        <w:rPr>
          <w:rFonts w:cstheme="minorHAnsi"/>
        </w:rPr>
        <w:t>ini</w:t>
      </w:r>
      <w:proofErr w:type="spellEnd"/>
      <w:r w:rsidRPr="00AA0913">
        <w:rPr>
          <w:rFonts w:cstheme="minorHAnsi"/>
        </w:rPr>
        <w:t xml:space="preserve"> juga </w:t>
      </w:r>
      <w:proofErr w:type="spellStart"/>
      <w:r w:rsidRPr="00AA0913">
        <w:rPr>
          <w:rFonts w:cstheme="minorHAnsi"/>
        </w:rPr>
        <w:t>membahas</w:t>
      </w:r>
      <w:proofErr w:type="spellEnd"/>
      <w:r w:rsidRPr="00AA0913">
        <w:rPr>
          <w:rFonts w:cstheme="minorHAnsi"/>
        </w:rPr>
        <w:t xml:space="preserve"> </w:t>
      </w:r>
      <w:proofErr w:type="spellStart"/>
      <w:r w:rsidRPr="00AA0913">
        <w:rPr>
          <w:rFonts w:cstheme="minorHAnsi"/>
        </w:rPr>
        <w:t>tentang</w:t>
      </w:r>
      <w:proofErr w:type="spellEnd"/>
      <w:r w:rsidRPr="00AA0913">
        <w:rPr>
          <w:rFonts w:cstheme="minorHAnsi"/>
        </w:rPr>
        <w:t xml:space="preserve"> </w:t>
      </w:r>
      <w:proofErr w:type="spellStart"/>
      <w:r w:rsidRPr="00AA0913">
        <w:rPr>
          <w:rFonts w:cstheme="minorHAnsi"/>
        </w:rPr>
        <w:t>kebijakan</w:t>
      </w:r>
      <w:proofErr w:type="spellEnd"/>
      <w:r w:rsidRPr="00AA0913">
        <w:rPr>
          <w:rFonts w:cstheme="minorHAnsi"/>
        </w:rPr>
        <w:t xml:space="preserve"> yang </w:t>
      </w:r>
      <w:proofErr w:type="spellStart"/>
      <w:r w:rsidRPr="00AA0913">
        <w:rPr>
          <w:rFonts w:cstheme="minorHAnsi"/>
        </w:rPr>
        <w:t>telah</w:t>
      </w:r>
      <w:proofErr w:type="spellEnd"/>
      <w:r w:rsidRPr="00AA0913">
        <w:rPr>
          <w:rFonts w:cstheme="minorHAnsi"/>
        </w:rPr>
        <w:t xml:space="preserve"> </w:t>
      </w:r>
      <w:proofErr w:type="spellStart"/>
      <w:r w:rsidRPr="00AA0913">
        <w:rPr>
          <w:rFonts w:cstheme="minorHAnsi"/>
        </w:rPr>
        <w:t>dirancang</w:t>
      </w:r>
      <w:proofErr w:type="spellEnd"/>
      <w:r w:rsidRPr="00AA0913">
        <w:rPr>
          <w:rFonts w:cstheme="minorHAnsi"/>
        </w:rPr>
        <w:t xml:space="preserve">. </w:t>
      </w:r>
      <w:proofErr w:type="spellStart"/>
      <w:r w:rsidRPr="00AA0913">
        <w:rPr>
          <w:rFonts w:cstheme="minorHAnsi"/>
        </w:rPr>
        <w:t>Dengan</w:t>
      </w:r>
      <w:proofErr w:type="spellEnd"/>
      <w:r w:rsidRPr="00AA0913">
        <w:rPr>
          <w:rFonts w:cstheme="minorHAnsi"/>
        </w:rPr>
        <w:t xml:space="preserve"> </w:t>
      </w:r>
      <w:proofErr w:type="spellStart"/>
      <w:r w:rsidRPr="00AA0913">
        <w:rPr>
          <w:rFonts w:cstheme="minorHAnsi"/>
        </w:rPr>
        <w:t>melalui</w:t>
      </w:r>
      <w:proofErr w:type="spellEnd"/>
      <w:r w:rsidRPr="00AA0913">
        <w:rPr>
          <w:rFonts w:cstheme="minorHAnsi"/>
        </w:rPr>
        <w:t xml:space="preserve"> </w:t>
      </w:r>
      <w:proofErr w:type="spellStart"/>
      <w:r w:rsidRPr="00AA0913">
        <w:rPr>
          <w:rFonts w:cstheme="minorHAnsi"/>
        </w:rPr>
        <w:t>tahapan-tahapan</w:t>
      </w:r>
      <w:proofErr w:type="spellEnd"/>
      <w:r w:rsidRPr="00AA0913">
        <w:rPr>
          <w:rFonts w:cstheme="minorHAnsi"/>
        </w:rPr>
        <w:t xml:space="preserve"> </w:t>
      </w:r>
      <w:proofErr w:type="spellStart"/>
      <w:r w:rsidRPr="00AA0913">
        <w:rPr>
          <w:rFonts w:cstheme="minorHAnsi"/>
        </w:rPr>
        <w:t>ini</w:t>
      </w:r>
      <w:proofErr w:type="spellEnd"/>
      <w:r w:rsidRPr="00AA0913">
        <w:rPr>
          <w:rFonts w:cstheme="minorHAnsi"/>
        </w:rPr>
        <w:t xml:space="preserve">, </w:t>
      </w:r>
      <w:proofErr w:type="spellStart"/>
      <w:r w:rsidRPr="00AA0913">
        <w:rPr>
          <w:rFonts w:cstheme="minorHAnsi"/>
        </w:rPr>
        <w:t>diharapkan</w:t>
      </w:r>
      <w:proofErr w:type="spellEnd"/>
      <w:r w:rsidRPr="00AA0913">
        <w:rPr>
          <w:rFonts w:cstheme="minorHAnsi"/>
        </w:rPr>
        <w:t xml:space="preserve"> </w:t>
      </w:r>
      <w:proofErr w:type="spellStart"/>
      <w:r w:rsidRPr="00AA0913">
        <w:rPr>
          <w:rFonts w:cstheme="minorHAnsi"/>
        </w:rPr>
        <w:t>kebijakan</w:t>
      </w:r>
      <w:proofErr w:type="spellEnd"/>
      <w:r w:rsidRPr="00AA0913">
        <w:rPr>
          <w:rFonts w:cstheme="minorHAnsi"/>
        </w:rPr>
        <w:t xml:space="preserve"> </w:t>
      </w:r>
      <w:proofErr w:type="spellStart"/>
      <w:r w:rsidRPr="00AA0913">
        <w:rPr>
          <w:rFonts w:cstheme="minorHAnsi"/>
        </w:rPr>
        <w:t>dapat</w:t>
      </w:r>
      <w:proofErr w:type="spellEnd"/>
      <w:r w:rsidRPr="00AA0913">
        <w:rPr>
          <w:rFonts w:cstheme="minorHAnsi"/>
        </w:rPr>
        <w:t xml:space="preserve"> </w:t>
      </w:r>
      <w:proofErr w:type="spellStart"/>
      <w:r w:rsidRPr="00AA0913">
        <w:rPr>
          <w:rFonts w:cstheme="minorHAnsi"/>
        </w:rPr>
        <w:t>disosialisasikan</w:t>
      </w:r>
      <w:proofErr w:type="spellEnd"/>
      <w:r w:rsidRPr="00AA0913">
        <w:rPr>
          <w:rFonts w:cstheme="minorHAnsi"/>
        </w:rPr>
        <w:t xml:space="preserve"> </w:t>
      </w:r>
      <w:proofErr w:type="spellStart"/>
      <w:r w:rsidRPr="00AA0913">
        <w:rPr>
          <w:rFonts w:cstheme="minorHAnsi"/>
        </w:rPr>
        <w:t>dengan</w:t>
      </w:r>
      <w:proofErr w:type="spellEnd"/>
      <w:r w:rsidRPr="00AA0913">
        <w:rPr>
          <w:rFonts w:cstheme="minorHAnsi"/>
        </w:rPr>
        <w:t xml:space="preserve"> </w:t>
      </w:r>
      <w:proofErr w:type="spellStart"/>
      <w:r w:rsidRPr="00AA0913">
        <w:rPr>
          <w:rFonts w:cstheme="minorHAnsi"/>
        </w:rPr>
        <w:t>efektif</w:t>
      </w:r>
      <w:proofErr w:type="spellEnd"/>
      <w:r w:rsidRPr="00AA0913">
        <w:rPr>
          <w:rFonts w:cstheme="minorHAnsi"/>
        </w:rPr>
        <w:t xml:space="preserve"> </w:t>
      </w:r>
      <w:proofErr w:type="spellStart"/>
      <w:r w:rsidRPr="00AA0913">
        <w:rPr>
          <w:rFonts w:cstheme="minorHAnsi"/>
        </w:rPr>
        <w:t>kepada</w:t>
      </w:r>
      <w:proofErr w:type="spellEnd"/>
      <w:r w:rsidRPr="00AA0913">
        <w:rPr>
          <w:rFonts w:cstheme="minorHAnsi"/>
        </w:rPr>
        <w:t xml:space="preserve"> </w:t>
      </w:r>
      <w:proofErr w:type="spellStart"/>
      <w:r w:rsidRPr="00AA0913">
        <w:rPr>
          <w:rFonts w:cstheme="minorHAnsi"/>
        </w:rPr>
        <w:t>pihak-pihak</w:t>
      </w:r>
      <w:proofErr w:type="spellEnd"/>
      <w:r w:rsidRPr="00AA0913">
        <w:rPr>
          <w:rFonts w:cstheme="minorHAnsi"/>
        </w:rPr>
        <w:t xml:space="preserve"> yang </w:t>
      </w:r>
      <w:proofErr w:type="spellStart"/>
      <w:r w:rsidRPr="00AA0913">
        <w:rPr>
          <w:rFonts w:cstheme="minorHAnsi"/>
        </w:rPr>
        <w:t>berkepentingan</w:t>
      </w:r>
      <w:proofErr w:type="spellEnd"/>
      <w:r w:rsidRPr="00AA0913">
        <w:rPr>
          <w:rFonts w:cstheme="minorHAnsi"/>
        </w:rPr>
        <w:t xml:space="preserve"> dan </w:t>
      </w:r>
      <w:proofErr w:type="spellStart"/>
      <w:r w:rsidRPr="00AA0913">
        <w:rPr>
          <w:rFonts w:cstheme="minorHAnsi"/>
        </w:rPr>
        <w:t>mendapat</w:t>
      </w:r>
      <w:proofErr w:type="spellEnd"/>
      <w:r w:rsidRPr="00AA0913">
        <w:rPr>
          <w:rFonts w:cstheme="minorHAnsi"/>
        </w:rPr>
        <w:t xml:space="preserve"> </w:t>
      </w:r>
      <w:proofErr w:type="spellStart"/>
      <w:r w:rsidRPr="00AA0913">
        <w:rPr>
          <w:rFonts w:cstheme="minorHAnsi"/>
        </w:rPr>
        <w:t>dukungan</w:t>
      </w:r>
      <w:proofErr w:type="spellEnd"/>
      <w:r w:rsidRPr="00AA0913">
        <w:rPr>
          <w:rFonts w:cstheme="minorHAnsi"/>
        </w:rPr>
        <w:t xml:space="preserve"> </w:t>
      </w:r>
      <w:proofErr w:type="spellStart"/>
      <w:r w:rsidRPr="00AA0913">
        <w:rPr>
          <w:rFonts w:cstheme="minorHAnsi"/>
        </w:rPr>
        <w:t>untuk</w:t>
      </w:r>
      <w:proofErr w:type="spellEnd"/>
      <w:r w:rsidRPr="00AA0913">
        <w:rPr>
          <w:rFonts w:cstheme="minorHAnsi"/>
        </w:rPr>
        <w:t xml:space="preserve"> </w:t>
      </w:r>
      <w:proofErr w:type="spellStart"/>
      <w:r w:rsidRPr="00AA0913">
        <w:rPr>
          <w:rFonts w:cstheme="minorHAnsi"/>
        </w:rPr>
        <w:t>diimplementasikan</w:t>
      </w:r>
      <w:proofErr w:type="spellEnd"/>
      <w:r w:rsidRPr="00AA0913">
        <w:rPr>
          <w:rFonts w:cstheme="minorHAnsi"/>
        </w:rPr>
        <w:t xml:space="preserve"> </w:t>
      </w:r>
      <w:proofErr w:type="spellStart"/>
      <w:r w:rsidRPr="00AA0913">
        <w:rPr>
          <w:rFonts w:cstheme="minorHAnsi"/>
        </w:rPr>
        <w:t>dengan</w:t>
      </w:r>
      <w:proofErr w:type="spellEnd"/>
      <w:r w:rsidRPr="00AA0913">
        <w:rPr>
          <w:rFonts w:cstheme="minorHAnsi"/>
        </w:rPr>
        <w:t xml:space="preserve"> </w:t>
      </w:r>
      <w:proofErr w:type="spellStart"/>
      <w:r w:rsidRPr="00AA0913">
        <w:rPr>
          <w:rFonts w:cstheme="minorHAnsi"/>
        </w:rPr>
        <w:t>baik</w:t>
      </w:r>
      <w:proofErr w:type="spellEnd"/>
      <w:r w:rsidRPr="00AA0913">
        <w:rPr>
          <w:rFonts w:cstheme="minorHAnsi"/>
          <w:color w:val="374151"/>
        </w:rPr>
        <w:t>.</w:t>
      </w:r>
    </w:p>
    <w:p w14:paraId="08A1F61C" w14:textId="77777777" w:rsidR="00AA0913" w:rsidRPr="00AA0913" w:rsidRDefault="00AA0913" w:rsidP="00AA0913">
      <w:pPr>
        <w:spacing w:after="0" w:line="240" w:lineRule="auto"/>
        <w:jc w:val="both"/>
        <w:rPr>
          <w:rFonts w:cstheme="minorHAnsi"/>
        </w:rPr>
      </w:pPr>
    </w:p>
    <w:p w14:paraId="486B4B37" w14:textId="77777777" w:rsidR="00AA0913" w:rsidRPr="00AA0913" w:rsidRDefault="00AA0913" w:rsidP="00AA0913">
      <w:pPr>
        <w:spacing w:after="0" w:line="240" w:lineRule="auto"/>
        <w:contextualSpacing/>
        <w:jc w:val="both"/>
        <w:rPr>
          <w:rFonts w:cstheme="minorHAnsi"/>
          <w:b/>
        </w:rPr>
      </w:pPr>
      <w:r w:rsidRPr="00AA0913">
        <w:rPr>
          <w:rFonts w:cstheme="minorHAnsi"/>
          <w:b/>
        </w:rPr>
        <w:t xml:space="preserve">9.2.2 </w:t>
      </w:r>
      <w:proofErr w:type="spellStart"/>
      <w:r w:rsidRPr="00AA0913">
        <w:rPr>
          <w:rFonts w:cstheme="minorHAnsi"/>
          <w:b/>
        </w:rPr>
        <w:t>Pelaksanaan</w:t>
      </w:r>
      <w:proofErr w:type="spellEnd"/>
    </w:p>
    <w:p w14:paraId="57315BEA" w14:textId="77777777" w:rsidR="00AA0913" w:rsidRPr="00AA0913" w:rsidRDefault="00AA0913" w:rsidP="00AA0913">
      <w:pPr>
        <w:spacing w:after="0" w:line="240" w:lineRule="auto"/>
        <w:contextualSpacing/>
        <w:jc w:val="both"/>
        <w:rPr>
          <w:rFonts w:cstheme="minorHAnsi"/>
          <w:b/>
        </w:rPr>
      </w:pPr>
      <w:r w:rsidRPr="00AA0913">
        <w:rPr>
          <w:rFonts w:cstheme="minorHAnsi"/>
          <w:b/>
        </w:rPr>
        <w:t xml:space="preserve">9.2.2.1 </w:t>
      </w:r>
      <w:proofErr w:type="spellStart"/>
      <w:r w:rsidRPr="00AA0913">
        <w:rPr>
          <w:rFonts w:cstheme="minorHAnsi"/>
          <w:b/>
        </w:rPr>
        <w:t>Publikasi</w:t>
      </w:r>
      <w:proofErr w:type="spellEnd"/>
      <w:r w:rsidRPr="00AA0913">
        <w:rPr>
          <w:rFonts w:cstheme="minorHAnsi"/>
          <w:b/>
        </w:rPr>
        <w:t xml:space="preserve"> DTPS dan </w:t>
      </w:r>
      <w:proofErr w:type="spellStart"/>
      <w:r w:rsidRPr="00AA0913">
        <w:rPr>
          <w:rFonts w:cstheme="minorHAnsi"/>
          <w:b/>
        </w:rPr>
        <w:t>Mahasiswa</w:t>
      </w:r>
      <w:proofErr w:type="spellEnd"/>
    </w:p>
    <w:p w14:paraId="1B9FFF2B" w14:textId="77777777" w:rsidR="00AA0913" w:rsidRPr="00AA0913" w:rsidRDefault="00AA0913" w:rsidP="00AA0913">
      <w:pPr>
        <w:spacing w:after="0" w:line="240" w:lineRule="auto"/>
        <w:contextualSpacing/>
        <w:jc w:val="both"/>
        <w:rPr>
          <w:rFonts w:cstheme="minorHAnsi"/>
        </w:rPr>
      </w:pPr>
      <w:r w:rsidRPr="00AA0913">
        <w:rPr>
          <w:rFonts w:cstheme="minorHAnsi"/>
        </w:rPr>
        <w:t xml:space="preserve">Data </w:t>
      </w:r>
      <w:proofErr w:type="spellStart"/>
      <w:r w:rsidRPr="00AA0913">
        <w:rPr>
          <w:rFonts w:cstheme="minorHAnsi"/>
        </w:rPr>
        <w:t>publikasi</w:t>
      </w:r>
      <w:proofErr w:type="spellEnd"/>
      <w:r w:rsidRPr="00AA0913">
        <w:rPr>
          <w:rFonts w:cstheme="minorHAnsi"/>
        </w:rPr>
        <w:t xml:space="preserve"> </w:t>
      </w:r>
      <w:proofErr w:type="spellStart"/>
      <w:r w:rsidRPr="00AA0913">
        <w:rPr>
          <w:rFonts w:cstheme="minorHAnsi"/>
        </w:rPr>
        <w:t>hasil</w:t>
      </w:r>
      <w:proofErr w:type="spellEnd"/>
      <w:r w:rsidRPr="00AA0913">
        <w:rPr>
          <w:rFonts w:cstheme="minorHAnsi"/>
        </w:rPr>
        <w:t xml:space="preserve"> </w:t>
      </w:r>
      <w:proofErr w:type="spellStart"/>
      <w:r w:rsidRPr="00AA0913">
        <w:rPr>
          <w:rFonts w:cstheme="minorHAnsi"/>
        </w:rPr>
        <w:t>penelitian</w:t>
      </w:r>
      <w:proofErr w:type="spellEnd"/>
      <w:r w:rsidRPr="00AA0913">
        <w:rPr>
          <w:rFonts w:cstheme="minorHAnsi"/>
        </w:rPr>
        <w:t xml:space="preserve">, </w:t>
      </w:r>
      <w:proofErr w:type="spellStart"/>
      <w:r w:rsidRPr="00AA0913">
        <w:rPr>
          <w:rFonts w:cstheme="minorHAnsi"/>
        </w:rPr>
        <w:t>PkM</w:t>
      </w:r>
      <w:proofErr w:type="spellEnd"/>
      <w:r w:rsidRPr="00AA0913">
        <w:rPr>
          <w:rFonts w:cstheme="minorHAnsi"/>
        </w:rPr>
        <w:t>, dan/</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pemikiran</w:t>
      </w:r>
      <w:proofErr w:type="spellEnd"/>
      <w:r w:rsidRPr="00AA0913">
        <w:rPr>
          <w:rFonts w:cstheme="minorHAnsi"/>
        </w:rPr>
        <w:t xml:space="preserve"> DTPS (dan </w:t>
      </w:r>
      <w:proofErr w:type="spellStart"/>
      <w:r w:rsidRPr="00AA0913">
        <w:rPr>
          <w:rFonts w:cstheme="minorHAnsi"/>
        </w:rPr>
        <w:t>mahasiswa</w:t>
      </w:r>
      <w:proofErr w:type="spellEnd"/>
      <w:r w:rsidRPr="00AA0913">
        <w:rPr>
          <w:rFonts w:cstheme="minorHAnsi"/>
        </w:rPr>
        <w:t xml:space="preserve"> yang </w:t>
      </w:r>
      <w:proofErr w:type="spellStart"/>
      <w:r w:rsidRPr="00AA0913">
        <w:rPr>
          <w:rFonts w:cstheme="minorHAnsi"/>
        </w:rPr>
        <w:t>dibimbingnya</w:t>
      </w:r>
      <w:proofErr w:type="spellEnd"/>
      <w:r w:rsidRPr="00AA0913">
        <w:rPr>
          <w:rFonts w:cstheme="minorHAnsi"/>
        </w:rPr>
        <w:t xml:space="preserve">) yang </w:t>
      </w:r>
      <w:proofErr w:type="spellStart"/>
      <w:r w:rsidRPr="00AA0913">
        <w:rPr>
          <w:rFonts w:cstheme="minorHAnsi"/>
        </w:rPr>
        <w:t>bidang</w:t>
      </w:r>
      <w:proofErr w:type="spellEnd"/>
      <w:r w:rsidRPr="00AA0913">
        <w:rPr>
          <w:rFonts w:cstheme="minorHAnsi"/>
        </w:rPr>
        <w:t xml:space="preserve"> </w:t>
      </w:r>
      <w:proofErr w:type="spellStart"/>
      <w:r w:rsidRPr="00AA0913">
        <w:rPr>
          <w:rFonts w:cstheme="minorHAnsi"/>
        </w:rPr>
        <w:t>keahlian</w:t>
      </w:r>
      <w:proofErr w:type="spellEnd"/>
      <w:r w:rsidRPr="00AA0913">
        <w:rPr>
          <w:rFonts w:cstheme="minorHAnsi"/>
        </w:rPr>
        <w:t xml:space="preserve"> </w:t>
      </w:r>
      <w:proofErr w:type="spellStart"/>
      <w:r w:rsidRPr="00AA0913">
        <w:rPr>
          <w:rFonts w:cstheme="minorHAnsi"/>
        </w:rPr>
        <w:t>sesuai</w:t>
      </w:r>
      <w:proofErr w:type="spellEnd"/>
      <w:r w:rsidRPr="00AA0913">
        <w:rPr>
          <w:rFonts w:cstheme="minorHAnsi"/>
        </w:rPr>
        <w:t xml:space="preserve"> </w:t>
      </w:r>
      <w:proofErr w:type="spellStart"/>
      <w:r w:rsidRPr="00AA0913">
        <w:rPr>
          <w:rFonts w:cstheme="minorHAnsi"/>
        </w:rPr>
        <w:t>dengan</w:t>
      </w:r>
      <w:proofErr w:type="spellEnd"/>
      <w:r w:rsidRPr="00AA0913">
        <w:rPr>
          <w:rFonts w:cstheme="minorHAnsi"/>
        </w:rPr>
        <w:t xml:space="preserve"> </w:t>
      </w:r>
      <w:proofErr w:type="spellStart"/>
      <w:r w:rsidRPr="00AA0913">
        <w:rPr>
          <w:rFonts w:cstheme="minorHAnsi"/>
        </w:rPr>
        <w:t>bidang</w:t>
      </w:r>
      <w:proofErr w:type="spellEnd"/>
      <w:r w:rsidRPr="00AA0913">
        <w:rPr>
          <w:rFonts w:cstheme="minorHAnsi"/>
        </w:rPr>
        <w:t xml:space="preserve"> PS </w:t>
      </w:r>
      <w:proofErr w:type="spellStart"/>
      <w:r w:rsidRPr="00AA0913">
        <w:rPr>
          <w:rFonts w:cstheme="minorHAnsi"/>
        </w:rPr>
        <w:t>dalam</w:t>
      </w:r>
      <w:proofErr w:type="spellEnd"/>
      <w:r w:rsidRPr="00AA0913">
        <w:rPr>
          <w:rFonts w:cstheme="minorHAnsi"/>
        </w:rPr>
        <w:t xml:space="preserve"> </w:t>
      </w:r>
      <w:proofErr w:type="spellStart"/>
      <w:r w:rsidRPr="00AA0913">
        <w:rPr>
          <w:rFonts w:cstheme="minorHAnsi"/>
        </w:rPr>
        <w:t>tiga</w:t>
      </w:r>
      <w:proofErr w:type="spellEnd"/>
      <w:r w:rsidRPr="00AA0913">
        <w:rPr>
          <w:rFonts w:cstheme="minorHAnsi"/>
        </w:rPr>
        <w:t xml:space="preserve"> </w:t>
      </w:r>
      <w:proofErr w:type="spellStart"/>
      <w:r w:rsidRPr="00AA0913">
        <w:rPr>
          <w:rFonts w:cstheme="minorHAnsi"/>
        </w:rPr>
        <w:t>tahun</w:t>
      </w:r>
      <w:proofErr w:type="spellEnd"/>
      <w:r w:rsidRPr="00AA0913">
        <w:rPr>
          <w:rFonts w:cstheme="minorHAnsi"/>
        </w:rPr>
        <w:t xml:space="preserve"> </w:t>
      </w:r>
      <w:proofErr w:type="spellStart"/>
      <w:r w:rsidRPr="00AA0913">
        <w:rPr>
          <w:rFonts w:cstheme="minorHAnsi"/>
        </w:rPr>
        <w:t>terakhir</w:t>
      </w:r>
      <w:proofErr w:type="spellEnd"/>
      <w:r w:rsidRPr="00AA0913">
        <w:rPr>
          <w:rFonts w:cstheme="minorHAnsi"/>
        </w:rPr>
        <w:t>. (</w:t>
      </w:r>
      <w:proofErr w:type="spellStart"/>
      <w:r w:rsidRPr="00AA0913">
        <w:rPr>
          <w:rFonts w:cstheme="minorHAnsi"/>
        </w:rPr>
        <w:t>Tabel</w:t>
      </w:r>
      <w:proofErr w:type="spellEnd"/>
      <w:r w:rsidRPr="00AA0913">
        <w:rPr>
          <w:rFonts w:cstheme="minorHAnsi"/>
        </w:rPr>
        <w:t xml:space="preserve"> 9.2.2.1)</w:t>
      </w:r>
    </w:p>
    <w:p w14:paraId="640CE252" w14:textId="77777777" w:rsidR="00AA0913" w:rsidRPr="00AA0913" w:rsidRDefault="00AA0913" w:rsidP="00AA0913">
      <w:pPr>
        <w:spacing w:after="0" w:line="240" w:lineRule="auto"/>
        <w:contextualSpacing/>
        <w:jc w:val="both"/>
        <w:rPr>
          <w:rFonts w:cstheme="minorHAnsi"/>
        </w:rPr>
      </w:pPr>
    </w:p>
    <w:p w14:paraId="5D534B7D"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Tabel</w:t>
      </w:r>
      <w:proofErr w:type="spellEnd"/>
      <w:r w:rsidRPr="00AA0913">
        <w:rPr>
          <w:rFonts w:cstheme="minorHAnsi"/>
        </w:rPr>
        <w:t xml:space="preserve"> 9.2.2.1 </w:t>
      </w:r>
      <w:proofErr w:type="spellStart"/>
      <w:r w:rsidRPr="00AA0913">
        <w:rPr>
          <w:rFonts w:cstheme="minorHAnsi"/>
        </w:rPr>
        <w:t>Publikasi</w:t>
      </w:r>
      <w:proofErr w:type="spellEnd"/>
      <w:r w:rsidRPr="00AA0913">
        <w:rPr>
          <w:rFonts w:cstheme="minorHAnsi"/>
        </w:rPr>
        <w:t xml:space="preserve"> DTPS dan </w:t>
      </w:r>
      <w:proofErr w:type="spellStart"/>
      <w:r w:rsidRPr="00AA0913">
        <w:rPr>
          <w:rFonts w:cstheme="minorHAnsi"/>
        </w:rPr>
        <w:t>Mahasiswa</w:t>
      </w:r>
      <w:proofErr w:type="spellEnd"/>
    </w:p>
    <w:p w14:paraId="5F83E33C" w14:textId="77777777" w:rsidR="00AA0913" w:rsidRPr="00AA0913" w:rsidRDefault="00AA0913" w:rsidP="00AA0913">
      <w:pPr>
        <w:spacing w:after="0" w:line="240" w:lineRule="auto"/>
        <w:contextualSpacing/>
        <w:jc w:val="both"/>
        <w:rPr>
          <w:rFonts w:cstheme="minorHAnsi"/>
        </w:rPr>
      </w:pPr>
    </w:p>
    <w:tbl>
      <w:tblPr>
        <w:tblW w:w="0" w:type="auto"/>
        <w:tblLook w:val="04A0" w:firstRow="1" w:lastRow="0" w:firstColumn="1" w:lastColumn="0" w:noHBand="0" w:noVBand="1"/>
      </w:tblPr>
      <w:tblGrid>
        <w:gridCol w:w="476"/>
        <w:gridCol w:w="5696"/>
        <w:gridCol w:w="604"/>
        <w:gridCol w:w="604"/>
        <w:gridCol w:w="427"/>
        <w:gridCol w:w="776"/>
        <w:gridCol w:w="438"/>
      </w:tblGrid>
      <w:tr w:rsidR="00AA0913" w:rsidRPr="00AA0913" w14:paraId="2DAAB98B" w14:textId="77777777" w:rsidTr="0D117C43">
        <w:trPr>
          <w:trHeight w:val="300"/>
        </w:trPr>
        <w:tc>
          <w:tcPr>
            <w:tcW w:w="0" w:type="auto"/>
            <w:vMerge w:val="restart"/>
            <w:tcBorders>
              <w:top w:val="single" w:sz="4" w:space="0" w:color="auto"/>
              <w:left w:val="single" w:sz="4" w:space="0" w:color="auto"/>
              <w:bottom w:val="single" w:sz="4" w:space="0" w:color="000000" w:themeColor="text1"/>
              <w:right w:val="single" w:sz="4" w:space="0" w:color="auto"/>
            </w:tcBorders>
            <w:shd w:val="clear" w:color="auto" w:fill="BDD7EE"/>
            <w:noWrap/>
            <w:vAlign w:val="center"/>
            <w:hideMark/>
          </w:tcPr>
          <w:p w14:paraId="61B1530E"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No</w:t>
            </w:r>
          </w:p>
        </w:tc>
        <w:tc>
          <w:tcPr>
            <w:tcW w:w="0" w:type="auto"/>
            <w:vMerge w:val="restart"/>
            <w:tcBorders>
              <w:top w:val="single" w:sz="4" w:space="0" w:color="auto"/>
              <w:left w:val="single" w:sz="4" w:space="0" w:color="auto"/>
              <w:bottom w:val="single" w:sz="4" w:space="0" w:color="000000" w:themeColor="text1"/>
              <w:right w:val="single" w:sz="4" w:space="0" w:color="auto"/>
            </w:tcBorders>
            <w:shd w:val="clear" w:color="auto" w:fill="BDD7EE"/>
            <w:noWrap/>
            <w:vAlign w:val="center"/>
            <w:hideMark/>
          </w:tcPr>
          <w:p w14:paraId="6ACC2D41" w14:textId="77777777" w:rsidR="00AA0913" w:rsidRPr="00AA0913" w:rsidRDefault="00AA0913" w:rsidP="00AA0913">
            <w:pPr>
              <w:spacing w:after="0" w:line="240" w:lineRule="auto"/>
              <w:rPr>
                <w:rFonts w:eastAsia="Times New Roman" w:cstheme="minorHAnsi"/>
                <w:b/>
                <w:bCs/>
                <w:color w:val="000000"/>
              </w:rPr>
            </w:pPr>
            <w:proofErr w:type="spellStart"/>
            <w:r w:rsidRPr="00AA0913">
              <w:rPr>
                <w:rFonts w:eastAsia="Times New Roman" w:cstheme="minorHAnsi"/>
                <w:b/>
                <w:bCs/>
                <w:color w:val="000000"/>
              </w:rPr>
              <w:t>Jenis</w:t>
            </w:r>
            <w:proofErr w:type="spellEnd"/>
            <w:r w:rsidRPr="00AA0913">
              <w:rPr>
                <w:rFonts w:eastAsia="Times New Roman" w:cstheme="minorHAnsi"/>
                <w:b/>
                <w:bCs/>
                <w:color w:val="000000"/>
              </w:rPr>
              <w:t xml:space="preserve"> </w:t>
            </w:r>
            <w:proofErr w:type="spellStart"/>
            <w:r w:rsidRPr="00AA0913">
              <w:rPr>
                <w:rFonts w:eastAsia="Times New Roman" w:cstheme="minorHAnsi"/>
                <w:b/>
                <w:bCs/>
                <w:color w:val="000000"/>
              </w:rPr>
              <w:t>Publikasi</w:t>
            </w:r>
            <w:proofErr w:type="spellEnd"/>
          </w:p>
        </w:tc>
        <w:tc>
          <w:tcPr>
            <w:tcW w:w="0" w:type="auto"/>
            <w:gridSpan w:val="3"/>
            <w:tcBorders>
              <w:top w:val="single" w:sz="4" w:space="0" w:color="auto"/>
              <w:left w:val="nil"/>
              <w:bottom w:val="single" w:sz="4" w:space="0" w:color="auto"/>
              <w:right w:val="single" w:sz="4" w:space="0" w:color="000000" w:themeColor="text1"/>
            </w:tcBorders>
            <w:shd w:val="clear" w:color="auto" w:fill="BDD7EE"/>
            <w:noWrap/>
            <w:vAlign w:val="center"/>
            <w:hideMark/>
          </w:tcPr>
          <w:p w14:paraId="35F10968" w14:textId="77777777" w:rsidR="00AA0913" w:rsidRPr="00AA0913" w:rsidRDefault="00AA0913" w:rsidP="00AA0913">
            <w:pPr>
              <w:spacing w:after="0" w:line="240" w:lineRule="auto"/>
              <w:jc w:val="center"/>
              <w:rPr>
                <w:rFonts w:eastAsia="Times New Roman" w:cstheme="minorHAnsi"/>
                <w:b/>
                <w:bCs/>
                <w:color w:val="000000"/>
              </w:rPr>
            </w:pPr>
            <w:proofErr w:type="spellStart"/>
            <w:r w:rsidRPr="00AA0913">
              <w:rPr>
                <w:rFonts w:eastAsia="Times New Roman" w:cstheme="minorHAnsi"/>
                <w:b/>
                <w:bCs/>
                <w:color w:val="000000"/>
              </w:rPr>
              <w:t>Jumlah</w:t>
            </w:r>
            <w:proofErr w:type="spellEnd"/>
            <w:r w:rsidRPr="00AA0913">
              <w:rPr>
                <w:rFonts w:eastAsia="Times New Roman" w:cstheme="minorHAnsi"/>
                <w:b/>
                <w:bCs/>
                <w:color w:val="000000"/>
              </w:rPr>
              <w:t xml:space="preserve"> </w:t>
            </w:r>
            <w:proofErr w:type="spellStart"/>
            <w:r w:rsidRPr="00AA0913">
              <w:rPr>
                <w:rFonts w:eastAsia="Times New Roman" w:cstheme="minorHAnsi"/>
                <w:b/>
                <w:bCs/>
                <w:color w:val="000000"/>
              </w:rPr>
              <w:t>Judul</w:t>
            </w:r>
            <w:proofErr w:type="spellEnd"/>
          </w:p>
        </w:tc>
        <w:tc>
          <w:tcPr>
            <w:tcW w:w="0" w:type="auto"/>
            <w:gridSpan w:val="2"/>
            <w:vMerge w:val="restart"/>
            <w:tcBorders>
              <w:top w:val="single" w:sz="4" w:space="0" w:color="auto"/>
              <w:left w:val="single" w:sz="4" w:space="0" w:color="auto"/>
              <w:bottom w:val="single" w:sz="4" w:space="0" w:color="000000" w:themeColor="text1"/>
              <w:right w:val="nil"/>
            </w:tcBorders>
            <w:shd w:val="clear" w:color="auto" w:fill="BDD7EE"/>
            <w:noWrap/>
            <w:vAlign w:val="center"/>
            <w:hideMark/>
          </w:tcPr>
          <w:p w14:paraId="7B0298BE" w14:textId="77777777" w:rsidR="00AA0913" w:rsidRPr="00AA0913" w:rsidRDefault="00AA0913" w:rsidP="00AA0913">
            <w:pPr>
              <w:spacing w:after="0" w:line="240" w:lineRule="auto"/>
              <w:jc w:val="center"/>
              <w:rPr>
                <w:rFonts w:eastAsia="Times New Roman" w:cstheme="minorHAnsi"/>
                <w:b/>
                <w:bCs/>
                <w:color w:val="000000"/>
              </w:rPr>
            </w:pPr>
            <w:proofErr w:type="spellStart"/>
            <w:r w:rsidRPr="00AA0913">
              <w:rPr>
                <w:rFonts w:eastAsia="Times New Roman" w:cstheme="minorHAnsi"/>
                <w:b/>
                <w:bCs/>
                <w:color w:val="000000"/>
              </w:rPr>
              <w:t>Jumlah</w:t>
            </w:r>
            <w:proofErr w:type="spellEnd"/>
          </w:p>
        </w:tc>
      </w:tr>
      <w:tr w:rsidR="00AA0913" w:rsidRPr="00AA0913" w14:paraId="2E9717F0" w14:textId="77777777" w:rsidTr="0D117C43">
        <w:trPr>
          <w:trHeight w:val="300"/>
        </w:trPr>
        <w:tc>
          <w:tcPr>
            <w:tcW w:w="0" w:type="auto"/>
            <w:vMerge/>
            <w:vAlign w:val="center"/>
            <w:hideMark/>
          </w:tcPr>
          <w:p w14:paraId="099CE18A" w14:textId="77777777" w:rsidR="00AA0913" w:rsidRPr="00AA0913" w:rsidRDefault="00AA0913" w:rsidP="00AA0913">
            <w:pPr>
              <w:spacing w:after="0" w:line="240" w:lineRule="auto"/>
              <w:rPr>
                <w:rFonts w:eastAsia="Times New Roman" w:cstheme="minorHAnsi"/>
                <w:b/>
                <w:bCs/>
                <w:color w:val="000000"/>
              </w:rPr>
            </w:pPr>
          </w:p>
        </w:tc>
        <w:tc>
          <w:tcPr>
            <w:tcW w:w="0" w:type="auto"/>
            <w:vMerge/>
            <w:vAlign w:val="center"/>
            <w:hideMark/>
          </w:tcPr>
          <w:p w14:paraId="62852F04" w14:textId="77777777" w:rsidR="00AA0913" w:rsidRPr="00AA0913" w:rsidRDefault="00AA0913" w:rsidP="00AA0913">
            <w:pPr>
              <w:spacing w:after="0" w:line="240" w:lineRule="auto"/>
              <w:rPr>
                <w:rFonts w:eastAsia="Times New Roman" w:cstheme="minorHAnsi"/>
                <w:b/>
                <w:bCs/>
                <w:color w:val="000000"/>
              </w:rPr>
            </w:pPr>
          </w:p>
        </w:tc>
        <w:tc>
          <w:tcPr>
            <w:tcW w:w="0" w:type="auto"/>
            <w:tcBorders>
              <w:top w:val="nil"/>
              <w:left w:val="nil"/>
              <w:bottom w:val="single" w:sz="4" w:space="0" w:color="auto"/>
              <w:right w:val="single" w:sz="4" w:space="0" w:color="auto"/>
            </w:tcBorders>
            <w:shd w:val="clear" w:color="auto" w:fill="BDD7EE"/>
            <w:noWrap/>
            <w:vAlign w:val="center"/>
            <w:hideMark/>
          </w:tcPr>
          <w:p w14:paraId="2A699C06"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TS-2</w:t>
            </w:r>
          </w:p>
        </w:tc>
        <w:tc>
          <w:tcPr>
            <w:tcW w:w="0" w:type="auto"/>
            <w:tcBorders>
              <w:top w:val="nil"/>
              <w:left w:val="nil"/>
              <w:bottom w:val="single" w:sz="4" w:space="0" w:color="auto"/>
              <w:right w:val="single" w:sz="4" w:space="0" w:color="auto"/>
            </w:tcBorders>
            <w:shd w:val="clear" w:color="auto" w:fill="BDD7EE"/>
            <w:noWrap/>
            <w:vAlign w:val="center"/>
            <w:hideMark/>
          </w:tcPr>
          <w:p w14:paraId="3093576A"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TS-1</w:t>
            </w:r>
          </w:p>
        </w:tc>
        <w:tc>
          <w:tcPr>
            <w:tcW w:w="0" w:type="auto"/>
            <w:tcBorders>
              <w:top w:val="nil"/>
              <w:left w:val="nil"/>
              <w:bottom w:val="single" w:sz="4" w:space="0" w:color="auto"/>
              <w:right w:val="single" w:sz="4" w:space="0" w:color="auto"/>
            </w:tcBorders>
            <w:shd w:val="clear" w:color="auto" w:fill="BDD7EE"/>
            <w:noWrap/>
            <w:vAlign w:val="center"/>
            <w:hideMark/>
          </w:tcPr>
          <w:p w14:paraId="1F8D510E"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TS</w:t>
            </w:r>
          </w:p>
        </w:tc>
        <w:tc>
          <w:tcPr>
            <w:tcW w:w="0" w:type="auto"/>
            <w:gridSpan w:val="2"/>
            <w:vMerge/>
            <w:vAlign w:val="center"/>
            <w:hideMark/>
          </w:tcPr>
          <w:p w14:paraId="0B6B4DDF" w14:textId="77777777" w:rsidR="00AA0913" w:rsidRPr="00AA0913" w:rsidRDefault="00AA0913" w:rsidP="00AA0913">
            <w:pPr>
              <w:spacing w:after="0" w:line="240" w:lineRule="auto"/>
              <w:rPr>
                <w:rFonts w:eastAsia="Times New Roman" w:cstheme="minorHAnsi"/>
                <w:b/>
                <w:bCs/>
                <w:color w:val="000000"/>
              </w:rPr>
            </w:pPr>
          </w:p>
        </w:tc>
      </w:tr>
      <w:tr w:rsidR="00AA0913" w:rsidRPr="00AA0913" w14:paraId="5913A992" w14:textId="77777777" w:rsidTr="0D117C43">
        <w:trPr>
          <w:trHeight w:val="300"/>
        </w:trPr>
        <w:tc>
          <w:tcPr>
            <w:tcW w:w="0" w:type="auto"/>
            <w:tcBorders>
              <w:top w:val="nil"/>
              <w:left w:val="single" w:sz="4" w:space="0" w:color="auto"/>
              <w:bottom w:val="single" w:sz="4" w:space="0" w:color="auto"/>
              <w:right w:val="single" w:sz="4" w:space="0" w:color="auto"/>
            </w:tcBorders>
            <w:shd w:val="clear" w:color="auto" w:fill="FFF2CC" w:themeFill="accent4" w:themeFillTint="33"/>
            <w:noWrap/>
            <w:vAlign w:val="bottom"/>
            <w:hideMark/>
          </w:tcPr>
          <w:p w14:paraId="757E274E"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1</w:t>
            </w:r>
          </w:p>
        </w:tc>
        <w:tc>
          <w:tcPr>
            <w:tcW w:w="0" w:type="auto"/>
            <w:tcBorders>
              <w:top w:val="nil"/>
              <w:left w:val="nil"/>
              <w:bottom w:val="single" w:sz="4" w:space="0" w:color="auto"/>
              <w:right w:val="single" w:sz="4" w:space="0" w:color="auto"/>
            </w:tcBorders>
            <w:shd w:val="clear" w:color="auto" w:fill="FFF2CC" w:themeFill="accent4" w:themeFillTint="33"/>
            <w:noWrap/>
            <w:vAlign w:val="bottom"/>
            <w:hideMark/>
          </w:tcPr>
          <w:p w14:paraId="03B6C25E"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2</w:t>
            </w:r>
          </w:p>
        </w:tc>
        <w:tc>
          <w:tcPr>
            <w:tcW w:w="0" w:type="auto"/>
            <w:tcBorders>
              <w:top w:val="nil"/>
              <w:left w:val="nil"/>
              <w:bottom w:val="single" w:sz="4" w:space="0" w:color="auto"/>
              <w:right w:val="single" w:sz="4" w:space="0" w:color="auto"/>
            </w:tcBorders>
            <w:shd w:val="clear" w:color="auto" w:fill="FFF2CC" w:themeFill="accent4" w:themeFillTint="33"/>
            <w:noWrap/>
            <w:vAlign w:val="bottom"/>
            <w:hideMark/>
          </w:tcPr>
          <w:p w14:paraId="154B3A56"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3</w:t>
            </w:r>
          </w:p>
        </w:tc>
        <w:tc>
          <w:tcPr>
            <w:tcW w:w="0" w:type="auto"/>
            <w:tcBorders>
              <w:top w:val="nil"/>
              <w:left w:val="nil"/>
              <w:bottom w:val="single" w:sz="4" w:space="0" w:color="auto"/>
              <w:right w:val="single" w:sz="4" w:space="0" w:color="auto"/>
            </w:tcBorders>
            <w:shd w:val="clear" w:color="auto" w:fill="FFF2CC" w:themeFill="accent4" w:themeFillTint="33"/>
            <w:noWrap/>
            <w:vAlign w:val="bottom"/>
            <w:hideMark/>
          </w:tcPr>
          <w:p w14:paraId="0209B2D6"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4</w:t>
            </w:r>
          </w:p>
        </w:tc>
        <w:tc>
          <w:tcPr>
            <w:tcW w:w="0" w:type="auto"/>
            <w:tcBorders>
              <w:top w:val="nil"/>
              <w:left w:val="nil"/>
              <w:bottom w:val="single" w:sz="4" w:space="0" w:color="auto"/>
              <w:right w:val="single" w:sz="4" w:space="0" w:color="auto"/>
            </w:tcBorders>
            <w:shd w:val="clear" w:color="auto" w:fill="FFF2CC" w:themeFill="accent4" w:themeFillTint="33"/>
            <w:noWrap/>
            <w:vAlign w:val="bottom"/>
            <w:hideMark/>
          </w:tcPr>
          <w:p w14:paraId="491E7B0E"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5</w:t>
            </w:r>
          </w:p>
        </w:tc>
        <w:tc>
          <w:tcPr>
            <w:tcW w:w="0" w:type="auto"/>
            <w:gridSpan w:val="2"/>
            <w:tcBorders>
              <w:top w:val="single" w:sz="4" w:space="0" w:color="auto"/>
              <w:left w:val="nil"/>
              <w:bottom w:val="single" w:sz="4" w:space="0" w:color="auto"/>
              <w:right w:val="nil"/>
            </w:tcBorders>
            <w:shd w:val="clear" w:color="auto" w:fill="FFF2CC" w:themeFill="accent4" w:themeFillTint="33"/>
            <w:noWrap/>
            <w:vAlign w:val="bottom"/>
            <w:hideMark/>
          </w:tcPr>
          <w:p w14:paraId="3163B496"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6</w:t>
            </w:r>
          </w:p>
        </w:tc>
      </w:tr>
      <w:tr w:rsidR="00AA0913" w:rsidRPr="00AA0913" w14:paraId="380993B6" w14:textId="77777777" w:rsidTr="0D117C4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25D2007"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1</w:t>
            </w:r>
          </w:p>
        </w:tc>
        <w:tc>
          <w:tcPr>
            <w:tcW w:w="0" w:type="auto"/>
            <w:tcBorders>
              <w:top w:val="nil"/>
              <w:left w:val="nil"/>
              <w:bottom w:val="single" w:sz="4" w:space="0" w:color="auto"/>
              <w:right w:val="single" w:sz="4" w:space="0" w:color="auto"/>
            </w:tcBorders>
            <w:shd w:val="clear" w:color="auto" w:fill="auto"/>
            <w:noWrap/>
            <w:vAlign w:val="bottom"/>
            <w:hideMark/>
          </w:tcPr>
          <w:p w14:paraId="29A28C27"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Artikel di </w:t>
            </w:r>
            <w:proofErr w:type="spellStart"/>
            <w:r w:rsidRPr="00AA0913">
              <w:rPr>
                <w:rFonts w:eastAsia="Times New Roman" w:cstheme="minorHAnsi"/>
                <w:color w:val="000000"/>
              </w:rPr>
              <w:t>jurnal</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nasional</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ber</w:t>
            </w:r>
            <w:proofErr w:type="spellEnd"/>
            <w:r w:rsidRPr="00AA0913">
              <w:rPr>
                <w:rFonts w:eastAsia="Times New Roman" w:cstheme="minorHAnsi"/>
                <w:color w:val="000000"/>
              </w:rPr>
              <w:t>-ISSN</w:t>
            </w:r>
          </w:p>
        </w:tc>
        <w:tc>
          <w:tcPr>
            <w:tcW w:w="0" w:type="auto"/>
            <w:tcBorders>
              <w:top w:val="nil"/>
              <w:left w:val="nil"/>
              <w:bottom w:val="single" w:sz="4" w:space="0" w:color="auto"/>
              <w:right w:val="single" w:sz="4" w:space="0" w:color="auto"/>
            </w:tcBorders>
            <w:shd w:val="clear" w:color="auto" w:fill="FFFF00"/>
            <w:noWrap/>
            <w:vAlign w:val="center"/>
            <w:hideMark/>
          </w:tcPr>
          <w:p w14:paraId="5BE78550"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themeColor="text1"/>
              </w:rPr>
              <w:t> </w:t>
            </w:r>
          </w:p>
        </w:tc>
        <w:tc>
          <w:tcPr>
            <w:tcW w:w="0" w:type="auto"/>
            <w:tcBorders>
              <w:top w:val="nil"/>
              <w:left w:val="nil"/>
              <w:bottom w:val="single" w:sz="4" w:space="0" w:color="auto"/>
              <w:right w:val="single" w:sz="4" w:space="0" w:color="auto"/>
            </w:tcBorders>
            <w:shd w:val="clear" w:color="auto" w:fill="FFFF00"/>
            <w:noWrap/>
            <w:vAlign w:val="center"/>
            <w:hideMark/>
          </w:tcPr>
          <w:p w14:paraId="5BF24366"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FFFF00"/>
            <w:noWrap/>
            <w:vAlign w:val="center"/>
            <w:hideMark/>
          </w:tcPr>
          <w:p w14:paraId="78108B20"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auto"/>
            <w:noWrap/>
            <w:vAlign w:val="center"/>
            <w:hideMark/>
          </w:tcPr>
          <w:p w14:paraId="2DB63A1F"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N-A1=</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42E07587"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r>
      <w:tr w:rsidR="00AA0913" w:rsidRPr="00AA0913" w14:paraId="7994AF7E" w14:textId="77777777" w:rsidTr="0D117C4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2747486"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2</w:t>
            </w:r>
          </w:p>
        </w:tc>
        <w:tc>
          <w:tcPr>
            <w:tcW w:w="0" w:type="auto"/>
            <w:tcBorders>
              <w:top w:val="nil"/>
              <w:left w:val="nil"/>
              <w:bottom w:val="single" w:sz="4" w:space="0" w:color="auto"/>
              <w:right w:val="single" w:sz="4" w:space="0" w:color="auto"/>
            </w:tcBorders>
            <w:shd w:val="clear" w:color="auto" w:fill="auto"/>
            <w:noWrap/>
            <w:vAlign w:val="bottom"/>
            <w:hideMark/>
          </w:tcPr>
          <w:p w14:paraId="28A7167E"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Artikel di </w:t>
            </w:r>
            <w:proofErr w:type="spellStart"/>
            <w:r w:rsidRPr="00AA0913">
              <w:rPr>
                <w:rFonts w:eastAsia="Times New Roman" w:cstheme="minorHAnsi"/>
                <w:color w:val="000000"/>
              </w:rPr>
              <w:t>jurnal</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nasional</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terakreditasi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Kemdikbud</w:t>
            </w:r>
            <w:proofErr w:type="spellEnd"/>
            <w:r w:rsidRPr="00AA0913">
              <w:rPr>
                <w:rFonts w:eastAsia="Times New Roman" w:cstheme="minorHAnsi"/>
                <w:color w:val="000000"/>
              </w:rPr>
              <w:t>/</w:t>
            </w:r>
            <w:proofErr w:type="spellStart"/>
            <w:r w:rsidRPr="00AA0913">
              <w:rPr>
                <w:rFonts w:eastAsia="Times New Roman" w:cstheme="minorHAnsi"/>
                <w:color w:val="000000"/>
              </w:rPr>
              <w:t>Ristek</w:t>
            </w:r>
            <w:proofErr w:type="spellEnd"/>
            <w:r w:rsidRPr="00AA0913">
              <w:rPr>
                <w:rFonts w:eastAsia="Times New Roman" w:cstheme="minorHAnsi"/>
                <w:color w:val="000000"/>
              </w:rPr>
              <w:t>-BRIN</w:t>
            </w:r>
          </w:p>
        </w:tc>
        <w:tc>
          <w:tcPr>
            <w:tcW w:w="0" w:type="auto"/>
            <w:tcBorders>
              <w:top w:val="nil"/>
              <w:left w:val="nil"/>
              <w:bottom w:val="single" w:sz="4" w:space="0" w:color="auto"/>
              <w:right w:val="single" w:sz="4" w:space="0" w:color="auto"/>
            </w:tcBorders>
            <w:shd w:val="clear" w:color="auto" w:fill="FFFF00"/>
            <w:noWrap/>
            <w:vAlign w:val="center"/>
            <w:hideMark/>
          </w:tcPr>
          <w:p w14:paraId="2D16A323"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themeColor="text1"/>
              </w:rPr>
              <w:t> 3</w:t>
            </w:r>
          </w:p>
        </w:tc>
        <w:tc>
          <w:tcPr>
            <w:tcW w:w="0" w:type="auto"/>
            <w:tcBorders>
              <w:top w:val="nil"/>
              <w:left w:val="nil"/>
              <w:bottom w:val="single" w:sz="4" w:space="0" w:color="auto"/>
              <w:right w:val="single" w:sz="4" w:space="0" w:color="auto"/>
            </w:tcBorders>
            <w:shd w:val="clear" w:color="auto" w:fill="FFFF00"/>
            <w:noWrap/>
            <w:vAlign w:val="center"/>
            <w:hideMark/>
          </w:tcPr>
          <w:p w14:paraId="587D3481"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3</w:t>
            </w:r>
          </w:p>
        </w:tc>
        <w:tc>
          <w:tcPr>
            <w:tcW w:w="0" w:type="auto"/>
            <w:tcBorders>
              <w:top w:val="nil"/>
              <w:left w:val="nil"/>
              <w:bottom w:val="single" w:sz="4" w:space="0" w:color="auto"/>
              <w:right w:val="single" w:sz="4" w:space="0" w:color="auto"/>
            </w:tcBorders>
            <w:shd w:val="clear" w:color="auto" w:fill="FFFF00"/>
            <w:noWrap/>
            <w:vAlign w:val="center"/>
            <w:hideMark/>
          </w:tcPr>
          <w:p w14:paraId="56541AF2"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themeColor="text1"/>
              </w:rPr>
              <w:t>6</w:t>
            </w:r>
          </w:p>
        </w:tc>
        <w:tc>
          <w:tcPr>
            <w:tcW w:w="0" w:type="auto"/>
            <w:tcBorders>
              <w:top w:val="nil"/>
              <w:left w:val="nil"/>
              <w:bottom w:val="single" w:sz="4" w:space="0" w:color="auto"/>
              <w:right w:val="single" w:sz="4" w:space="0" w:color="auto"/>
            </w:tcBorders>
            <w:shd w:val="clear" w:color="auto" w:fill="auto"/>
            <w:noWrap/>
            <w:vAlign w:val="center"/>
            <w:hideMark/>
          </w:tcPr>
          <w:p w14:paraId="739A86D5"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N-A2=</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0A33A02E"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themeColor="text1"/>
              </w:rPr>
              <w:t>12</w:t>
            </w:r>
          </w:p>
        </w:tc>
      </w:tr>
      <w:tr w:rsidR="00AA0913" w:rsidRPr="00AA0913" w14:paraId="354A7964" w14:textId="77777777" w:rsidTr="0D117C4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81D6A1C"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3</w:t>
            </w:r>
          </w:p>
        </w:tc>
        <w:tc>
          <w:tcPr>
            <w:tcW w:w="0" w:type="auto"/>
            <w:tcBorders>
              <w:top w:val="nil"/>
              <w:left w:val="nil"/>
              <w:bottom w:val="single" w:sz="4" w:space="0" w:color="auto"/>
              <w:right w:val="single" w:sz="4" w:space="0" w:color="auto"/>
            </w:tcBorders>
            <w:shd w:val="clear" w:color="auto" w:fill="auto"/>
            <w:noWrap/>
            <w:vAlign w:val="bottom"/>
            <w:hideMark/>
          </w:tcPr>
          <w:p w14:paraId="7B7C9F64"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Artikel di </w:t>
            </w:r>
            <w:proofErr w:type="spellStart"/>
            <w:r w:rsidRPr="00AA0913">
              <w:rPr>
                <w:rFonts w:eastAsia="Times New Roman" w:cstheme="minorHAnsi"/>
                <w:color w:val="000000"/>
              </w:rPr>
              <w:t>jurnal</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internasional</w:t>
            </w:r>
            <w:proofErr w:type="spellEnd"/>
          </w:p>
        </w:tc>
        <w:tc>
          <w:tcPr>
            <w:tcW w:w="0" w:type="auto"/>
            <w:tcBorders>
              <w:top w:val="nil"/>
              <w:left w:val="nil"/>
              <w:bottom w:val="single" w:sz="4" w:space="0" w:color="auto"/>
              <w:right w:val="single" w:sz="4" w:space="0" w:color="auto"/>
            </w:tcBorders>
            <w:shd w:val="clear" w:color="auto" w:fill="FFFF00"/>
            <w:noWrap/>
            <w:vAlign w:val="center"/>
            <w:hideMark/>
          </w:tcPr>
          <w:p w14:paraId="76FBBCC1"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FFFF00"/>
            <w:noWrap/>
            <w:vAlign w:val="center"/>
            <w:hideMark/>
          </w:tcPr>
          <w:p w14:paraId="32853B04"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FFFF00"/>
            <w:noWrap/>
            <w:vAlign w:val="center"/>
            <w:hideMark/>
          </w:tcPr>
          <w:p w14:paraId="3C35C884"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auto"/>
            <w:noWrap/>
            <w:vAlign w:val="center"/>
            <w:hideMark/>
          </w:tcPr>
          <w:p w14:paraId="765A5567"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N-A3=</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028B4E60"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r>
      <w:tr w:rsidR="00AA0913" w:rsidRPr="00AA0913" w14:paraId="65DBE34E" w14:textId="77777777" w:rsidTr="0D117C4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51FB3DF"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4</w:t>
            </w:r>
          </w:p>
        </w:tc>
        <w:tc>
          <w:tcPr>
            <w:tcW w:w="0" w:type="auto"/>
            <w:tcBorders>
              <w:top w:val="nil"/>
              <w:left w:val="nil"/>
              <w:bottom w:val="single" w:sz="4" w:space="0" w:color="auto"/>
              <w:right w:val="single" w:sz="4" w:space="0" w:color="auto"/>
            </w:tcBorders>
            <w:shd w:val="clear" w:color="auto" w:fill="auto"/>
            <w:noWrap/>
            <w:vAlign w:val="bottom"/>
            <w:hideMark/>
          </w:tcPr>
          <w:p w14:paraId="2C442185"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Artikel di </w:t>
            </w:r>
            <w:proofErr w:type="spellStart"/>
            <w:r w:rsidRPr="00AA0913">
              <w:rPr>
                <w:rFonts w:eastAsia="Times New Roman" w:cstheme="minorHAnsi"/>
                <w:color w:val="000000"/>
              </w:rPr>
              <w:t>jurnal</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internasional</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bereputasi</w:t>
            </w:r>
            <w:proofErr w:type="spellEnd"/>
          </w:p>
        </w:tc>
        <w:tc>
          <w:tcPr>
            <w:tcW w:w="0" w:type="auto"/>
            <w:tcBorders>
              <w:top w:val="nil"/>
              <w:left w:val="nil"/>
              <w:bottom w:val="single" w:sz="4" w:space="0" w:color="auto"/>
              <w:right w:val="single" w:sz="4" w:space="0" w:color="auto"/>
            </w:tcBorders>
            <w:shd w:val="clear" w:color="auto" w:fill="FFFF00"/>
            <w:noWrap/>
            <w:vAlign w:val="center"/>
            <w:hideMark/>
          </w:tcPr>
          <w:p w14:paraId="4CC6A4F0"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FFFF00"/>
            <w:noWrap/>
            <w:vAlign w:val="center"/>
            <w:hideMark/>
          </w:tcPr>
          <w:p w14:paraId="7BB258CF"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FFFF00"/>
            <w:noWrap/>
            <w:vAlign w:val="center"/>
            <w:hideMark/>
          </w:tcPr>
          <w:p w14:paraId="0406044D"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auto"/>
            <w:noWrap/>
            <w:vAlign w:val="center"/>
            <w:hideMark/>
          </w:tcPr>
          <w:p w14:paraId="75DF9E44"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N-A4=</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1EC77B8F"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r>
      <w:tr w:rsidR="00AA0913" w:rsidRPr="00AA0913" w14:paraId="197C0608" w14:textId="77777777" w:rsidTr="0D117C4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FAC16AE"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5</w:t>
            </w:r>
          </w:p>
        </w:tc>
        <w:tc>
          <w:tcPr>
            <w:tcW w:w="0" w:type="auto"/>
            <w:tcBorders>
              <w:top w:val="nil"/>
              <w:left w:val="nil"/>
              <w:bottom w:val="single" w:sz="4" w:space="0" w:color="auto"/>
              <w:right w:val="single" w:sz="4" w:space="0" w:color="auto"/>
            </w:tcBorders>
            <w:shd w:val="clear" w:color="auto" w:fill="auto"/>
            <w:noWrap/>
            <w:vAlign w:val="bottom"/>
            <w:hideMark/>
          </w:tcPr>
          <w:p w14:paraId="47EEE7E7"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Artikel </w:t>
            </w:r>
            <w:proofErr w:type="spellStart"/>
            <w:r w:rsidRPr="00AA0913">
              <w:rPr>
                <w:rFonts w:eastAsia="Times New Roman" w:cstheme="minorHAnsi"/>
                <w:color w:val="000000"/>
              </w:rPr>
              <w:t>dalam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prosiding</w:t>
            </w:r>
            <w:proofErr w:type="spellEnd"/>
            <w:r w:rsidRPr="00AA0913">
              <w:rPr>
                <w:rFonts w:eastAsia="Times New Roman" w:cstheme="minorHAnsi"/>
                <w:color w:val="000000"/>
              </w:rPr>
              <w:t xml:space="preserve"> seminar </w:t>
            </w:r>
            <w:proofErr w:type="spellStart"/>
            <w:r w:rsidRPr="00AA0913">
              <w:rPr>
                <w:rFonts w:eastAsia="Times New Roman" w:cstheme="minorHAnsi"/>
                <w:color w:val="000000"/>
              </w:rPr>
              <w:t>lokal</w:t>
            </w:r>
            <w:proofErr w:type="spellEnd"/>
            <w:r w:rsidRPr="00AA0913">
              <w:rPr>
                <w:rFonts w:eastAsia="Times New Roman" w:cstheme="minorHAnsi"/>
                <w:color w:val="000000"/>
              </w:rPr>
              <w:t>/</w:t>
            </w:r>
            <w:proofErr w:type="spellStart"/>
            <w:r w:rsidRPr="00AA0913">
              <w:rPr>
                <w:rFonts w:eastAsia="Times New Roman" w:cstheme="minorHAnsi"/>
                <w:color w:val="000000"/>
              </w:rPr>
              <w:t>perguruan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tinggi</w:t>
            </w:r>
            <w:proofErr w:type="spellEnd"/>
          </w:p>
        </w:tc>
        <w:tc>
          <w:tcPr>
            <w:tcW w:w="0" w:type="auto"/>
            <w:tcBorders>
              <w:top w:val="nil"/>
              <w:left w:val="nil"/>
              <w:bottom w:val="single" w:sz="4" w:space="0" w:color="auto"/>
              <w:right w:val="single" w:sz="4" w:space="0" w:color="auto"/>
            </w:tcBorders>
            <w:shd w:val="clear" w:color="auto" w:fill="FFFF00"/>
            <w:noWrap/>
            <w:vAlign w:val="center"/>
            <w:hideMark/>
          </w:tcPr>
          <w:p w14:paraId="334368D4"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2</w:t>
            </w:r>
          </w:p>
        </w:tc>
        <w:tc>
          <w:tcPr>
            <w:tcW w:w="0" w:type="auto"/>
            <w:tcBorders>
              <w:top w:val="nil"/>
              <w:left w:val="nil"/>
              <w:bottom w:val="single" w:sz="4" w:space="0" w:color="auto"/>
              <w:right w:val="single" w:sz="4" w:space="0" w:color="auto"/>
            </w:tcBorders>
            <w:shd w:val="clear" w:color="auto" w:fill="FFFF00"/>
            <w:noWrap/>
            <w:vAlign w:val="center"/>
            <w:hideMark/>
          </w:tcPr>
          <w:p w14:paraId="3C1953AC"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FFFF00"/>
            <w:noWrap/>
            <w:vAlign w:val="center"/>
            <w:hideMark/>
          </w:tcPr>
          <w:p w14:paraId="32ABD257"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themeColor="text1"/>
              </w:rPr>
              <w:t> 8</w:t>
            </w:r>
          </w:p>
        </w:tc>
        <w:tc>
          <w:tcPr>
            <w:tcW w:w="0" w:type="auto"/>
            <w:tcBorders>
              <w:top w:val="nil"/>
              <w:left w:val="nil"/>
              <w:bottom w:val="single" w:sz="4" w:space="0" w:color="auto"/>
              <w:right w:val="single" w:sz="4" w:space="0" w:color="auto"/>
            </w:tcBorders>
            <w:shd w:val="clear" w:color="auto" w:fill="auto"/>
            <w:noWrap/>
            <w:vAlign w:val="center"/>
            <w:hideMark/>
          </w:tcPr>
          <w:p w14:paraId="04B119D1"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N-B1=</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193821F9"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themeColor="text1"/>
              </w:rPr>
              <w:t>10</w:t>
            </w:r>
          </w:p>
        </w:tc>
      </w:tr>
      <w:tr w:rsidR="00AA0913" w:rsidRPr="00AA0913" w14:paraId="52950CFC" w14:textId="77777777" w:rsidTr="0D117C4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60019B4"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6</w:t>
            </w:r>
          </w:p>
        </w:tc>
        <w:tc>
          <w:tcPr>
            <w:tcW w:w="0" w:type="auto"/>
            <w:tcBorders>
              <w:top w:val="nil"/>
              <w:left w:val="nil"/>
              <w:bottom w:val="single" w:sz="4" w:space="0" w:color="auto"/>
              <w:right w:val="single" w:sz="4" w:space="0" w:color="auto"/>
            </w:tcBorders>
            <w:shd w:val="clear" w:color="auto" w:fill="auto"/>
            <w:noWrap/>
            <w:vAlign w:val="bottom"/>
            <w:hideMark/>
          </w:tcPr>
          <w:p w14:paraId="0CE6DC18"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Artikel </w:t>
            </w:r>
            <w:proofErr w:type="spellStart"/>
            <w:r w:rsidRPr="00AA0913">
              <w:rPr>
                <w:rFonts w:eastAsia="Times New Roman" w:cstheme="minorHAnsi"/>
                <w:color w:val="000000"/>
              </w:rPr>
              <w:t>dalam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prosiding</w:t>
            </w:r>
            <w:proofErr w:type="spellEnd"/>
            <w:r w:rsidRPr="00AA0913">
              <w:rPr>
                <w:rFonts w:eastAsia="Times New Roman" w:cstheme="minorHAnsi"/>
                <w:color w:val="000000"/>
              </w:rPr>
              <w:t xml:space="preserve"> seminar </w:t>
            </w:r>
            <w:proofErr w:type="spellStart"/>
            <w:r w:rsidRPr="00AA0913">
              <w:rPr>
                <w:rFonts w:eastAsia="Times New Roman" w:cstheme="minorHAnsi"/>
                <w:color w:val="000000"/>
              </w:rPr>
              <w:t>nasional</w:t>
            </w:r>
            <w:proofErr w:type="spellEnd"/>
          </w:p>
        </w:tc>
        <w:tc>
          <w:tcPr>
            <w:tcW w:w="0" w:type="auto"/>
            <w:tcBorders>
              <w:top w:val="nil"/>
              <w:left w:val="nil"/>
              <w:bottom w:val="single" w:sz="4" w:space="0" w:color="auto"/>
              <w:right w:val="single" w:sz="4" w:space="0" w:color="auto"/>
            </w:tcBorders>
            <w:shd w:val="clear" w:color="auto" w:fill="FFFF00"/>
            <w:noWrap/>
            <w:vAlign w:val="center"/>
            <w:hideMark/>
          </w:tcPr>
          <w:p w14:paraId="0F96460F"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FFFF00"/>
            <w:noWrap/>
            <w:vAlign w:val="center"/>
            <w:hideMark/>
          </w:tcPr>
          <w:p w14:paraId="130A6FEA"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FFFF00"/>
            <w:noWrap/>
            <w:vAlign w:val="center"/>
            <w:hideMark/>
          </w:tcPr>
          <w:p w14:paraId="12741BE8"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auto"/>
            <w:noWrap/>
            <w:vAlign w:val="center"/>
            <w:hideMark/>
          </w:tcPr>
          <w:p w14:paraId="0B5F5A18"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N-B2=</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640FF0C8"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r>
      <w:tr w:rsidR="00AA0913" w:rsidRPr="00AA0913" w14:paraId="29D129FE" w14:textId="77777777" w:rsidTr="0D117C4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B2001B4"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7</w:t>
            </w:r>
          </w:p>
        </w:tc>
        <w:tc>
          <w:tcPr>
            <w:tcW w:w="0" w:type="auto"/>
            <w:tcBorders>
              <w:top w:val="nil"/>
              <w:left w:val="nil"/>
              <w:bottom w:val="single" w:sz="4" w:space="0" w:color="auto"/>
              <w:right w:val="single" w:sz="4" w:space="0" w:color="auto"/>
            </w:tcBorders>
            <w:shd w:val="clear" w:color="auto" w:fill="auto"/>
            <w:noWrap/>
            <w:vAlign w:val="bottom"/>
            <w:hideMark/>
          </w:tcPr>
          <w:p w14:paraId="55EE2E48"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Artikel </w:t>
            </w:r>
            <w:proofErr w:type="spellStart"/>
            <w:r w:rsidRPr="00AA0913">
              <w:rPr>
                <w:rFonts w:eastAsia="Times New Roman" w:cstheme="minorHAnsi"/>
                <w:color w:val="000000"/>
              </w:rPr>
              <w:t>dalam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prosiding</w:t>
            </w:r>
            <w:proofErr w:type="spellEnd"/>
            <w:r w:rsidRPr="00AA0913">
              <w:rPr>
                <w:rFonts w:eastAsia="Times New Roman" w:cstheme="minorHAnsi"/>
                <w:color w:val="000000"/>
              </w:rPr>
              <w:t xml:space="preserve"> seminar </w:t>
            </w:r>
            <w:proofErr w:type="spellStart"/>
            <w:r w:rsidRPr="00AA0913">
              <w:rPr>
                <w:rFonts w:eastAsia="Times New Roman" w:cstheme="minorHAnsi"/>
                <w:color w:val="000000"/>
              </w:rPr>
              <w:t>internasional</w:t>
            </w:r>
            <w:proofErr w:type="spellEnd"/>
          </w:p>
        </w:tc>
        <w:tc>
          <w:tcPr>
            <w:tcW w:w="0" w:type="auto"/>
            <w:tcBorders>
              <w:top w:val="nil"/>
              <w:left w:val="nil"/>
              <w:bottom w:val="single" w:sz="4" w:space="0" w:color="auto"/>
              <w:right w:val="single" w:sz="4" w:space="0" w:color="auto"/>
            </w:tcBorders>
            <w:shd w:val="clear" w:color="auto" w:fill="FFFF00"/>
            <w:noWrap/>
            <w:vAlign w:val="center"/>
            <w:hideMark/>
          </w:tcPr>
          <w:p w14:paraId="2D725C78"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FFFF00"/>
            <w:noWrap/>
            <w:vAlign w:val="center"/>
            <w:hideMark/>
          </w:tcPr>
          <w:p w14:paraId="1752390B"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FFFF00"/>
            <w:noWrap/>
            <w:vAlign w:val="center"/>
            <w:hideMark/>
          </w:tcPr>
          <w:p w14:paraId="48631F7B"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auto"/>
            <w:noWrap/>
            <w:vAlign w:val="center"/>
            <w:hideMark/>
          </w:tcPr>
          <w:p w14:paraId="1DBB8C46"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N-B3=</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3F01240F"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r>
      <w:tr w:rsidR="00AA0913" w:rsidRPr="00AA0913" w14:paraId="3D9130DC" w14:textId="77777777" w:rsidTr="0D117C4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844C73E"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8</w:t>
            </w:r>
          </w:p>
        </w:tc>
        <w:tc>
          <w:tcPr>
            <w:tcW w:w="0" w:type="auto"/>
            <w:tcBorders>
              <w:top w:val="nil"/>
              <w:left w:val="nil"/>
              <w:bottom w:val="single" w:sz="4" w:space="0" w:color="auto"/>
              <w:right w:val="single" w:sz="4" w:space="0" w:color="auto"/>
            </w:tcBorders>
            <w:shd w:val="clear" w:color="auto" w:fill="auto"/>
            <w:noWrap/>
            <w:vAlign w:val="bottom"/>
            <w:hideMark/>
          </w:tcPr>
          <w:p w14:paraId="619C8AC9"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Tulisan di media </w:t>
            </w:r>
            <w:proofErr w:type="spellStart"/>
            <w:r w:rsidRPr="00AA0913">
              <w:rPr>
                <w:rFonts w:eastAsia="Times New Roman" w:cstheme="minorHAnsi"/>
                <w:color w:val="000000"/>
              </w:rPr>
              <w:t>massa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lokal</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atau</w:t>
            </w:r>
            <w:proofErr w:type="spellEnd"/>
            <w:r w:rsidRPr="00AA0913">
              <w:rPr>
                <w:rFonts w:eastAsia="Times New Roman" w:cstheme="minorHAnsi"/>
                <w:color w:val="000000"/>
              </w:rPr>
              <w:t xml:space="preserve"> wilayah</w:t>
            </w:r>
          </w:p>
        </w:tc>
        <w:tc>
          <w:tcPr>
            <w:tcW w:w="0" w:type="auto"/>
            <w:tcBorders>
              <w:top w:val="nil"/>
              <w:left w:val="nil"/>
              <w:bottom w:val="single" w:sz="4" w:space="0" w:color="auto"/>
              <w:right w:val="single" w:sz="4" w:space="0" w:color="auto"/>
            </w:tcBorders>
            <w:shd w:val="clear" w:color="auto" w:fill="FFFF00"/>
            <w:noWrap/>
            <w:vAlign w:val="center"/>
            <w:hideMark/>
          </w:tcPr>
          <w:p w14:paraId="4D852520"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FFFF00"/>
            <w:noWrap/>
            <w:vAlign w:val="center"/>
            <w:hideMark/>
          </w:tcPr>
          <w:p w14:paraId="07EE09E1"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FFFF00"/>
            <w:noWrap/>
            <w:vAlign w:val="center"/>
            <w:hideMark/>
          </w:tcPr>
          <w:p w14:paraId="51FDBAA1"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auto"/>
            <w:noWrap/>
            <w:vAlign w:val="center"/>
            <w:hideMark/>
          </w:tcPr>
          <w:p w14:paraId="0DED8DAE"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N-C1=</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6D6101DB"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r>
      <w:tr w:rsidR="00AA0913" w:rsidRPr="00AA0913" w14:paraId="79D18452" w14:textId="77777777" w:rsidTr="0D117C4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60C3CF8"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9</w:t>
            </w:r>
          </w:p>
        </w:tc>
        <w:tc>
          <w:tcPr>
            <w:tcW w:w="0" w:type="auto"/>
            <w:tcBorders>
              <w:top w:val="nil"/>
              <w:left w:val="nil"/>
              <w:bottom w:val="single" w:sz="4" w:space="0" w:color="auto"/>
              <w:right w:val="single" w:sz="4" w:space="0" w:color="auto"/>
            </w:tcBorders>
            <w:shd w:val="clear" w:color="auto" w:fill="auto"/>
            <w:noWrap/>
            <w:vAlign w:val="bottom"/>
            <w:hideMark/>
          </w:tcPr>
          <w:p w14:paraId="1E8BAFCA"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Tulisan di media </w:t>
            </w:r>
            <w:proofErr w:type="spellStart"/>
            <w:r w:rsidRPr="00AA0913">
              <w:rPr>
                <w:rFonts w:eastAsia="Times New Roman" w:cstheme="minorHAnsi"/>
                <w:color w:val="000000"/>
              </w:rPr>
              <w:t>massa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nasional</w:t>
            </w:r>
            <w:proofErr w:type="spellEnd"/>
          </w:p>
        </w:tc>
        <w:tc>
          <w:tcPr>
            <w:tcW w:w="0" w:type="auto"/>
            <w:tcBorders>
              <w:top w:val="nil"/>
              <w:left w:val="nil"/>
              <w:bottom w:val="single" w:sz="4" w:space="0" w:color="auto"/>
              <w:right w:val="single" w:sz="4" w:space="0" w:color="auto"/>
            </w:tcBorders>
            <w:shd w:val="clear" w:color="auto" w:fill="FFFF00"/>
            <w:noWrap/>
            <w:vAlign w:val="center"/>
            <w:hideMark/>
          </w:tcPr>
          <w:p w14:paraId="6FE3ACF9"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FFFF00"/>
            <w:noWrap/>
            <w:vAlign w:val="center"/>
            <w:hideMark/>
          </w:tcPr>
          <w:p w14:paraId="0C6FCF6F"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FFFF00"/>
            <w:noWrap/>
            <w:vAlign w:val="center"/>
            <w:hideMark/>
          </w:tcPr>
          <w:p w14:paraId="38759C48"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auto"/>
            <w:noWrap/>
            <w:vAlign w:val="center"/>
            <w:hideMark/>
          </w:tcPr>
          <w:p w14:paraId="12F95086"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N-C2=</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0192DA68"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r>
      <w:tr w:rsidR="00AA0913" w:rsidRPr="00AA0913" w14:paraId="45AB3359" w14:textId="77777777" w:rsidTr="0D117C4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5CE3500"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10</w:t>
            </w:r>
          </w:p>
        </w:tc>
        <w:tc>
          <w:tcPr>
            <w:tcW w:w="0" w:type="auto"/>
            <w:tcBorders>
              <w:top w:val="nil"/>
              <w:left w:val="nil"/>
              <w:bottom w:val="single" w:sz="4" w:space="0" w:color="auto"/>
              <w:right w:val="single" w:sz="4" w:space="0" w:color="auto"/>
            </w:tcBorders>
            <w:shd w:val="clear" w:color="auto" w:fill="auto"/>
            <w:noWrap/>
            <w:vAlign w:val="bottom"/>
            <w:hideMark/>
          </w:tcPr>
          <w:p w14:paraId="02D42615"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Tulisan di media </w:t>
            </w:r>
            <w:proofErr w:type="spellStart"/>
            <w:r w:rsidRPr="00AA0913">
              <w:rPr>
                <w:rFonts w:eastAsia="Times New Roman" w:cstheme="minorHAnsi"/>
                <w:color w:val="000000"/>
              </w:rPr>
              <w:t>massa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internasional</w:t>
            </w:r>
            <w:proofErr w:type="spellEnd"/>
          </w:p>
        </w:tc>
        <w:tc>
          <w:tcPr>
            <w:tcW w:w="0" w:type="auto"/>
            <w:tcBorders>
              <w:top w:val="nil"/>
              <w:left w:val="nil"/>
              <w:bottom w:val="single" w:sz="4" w:space="0" w:color="auto"/>
              <w:right w:val="single" w:sz="4" w:space="0" w:color="auto"/>
            </w:tcBorders>
            <w:shd w:val="clear" w:color="auto" w:fill="FFFF00"/>
            <w:noWrap/>
            <w:vAlign w:val="center"/>
            <w:hideMark/>
          </w:tcPr>
          <w:p w14:paraId="1FC5A875"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FFFF00"/>
            <w:noWrap/>
            <w:vAlign w:val="center"/>
            <w:hideMark/>
          </w:tcPr>
          <w:p w14:paraId="7CDC4627"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FFFF00"/>
            <w:noWrap/>
            <w:vAlign w:val="center"/>
            <w:hideMark/>
          </w:tcPr>
          <w:p w14:paraId="297C391C"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auto"/>
            <w:noWrap/>
            <w:vAlign w:val="center"/>
            <w:hideMark/>
          </w:tcPr>
          <w:p w14:paraId="1DA7B33A"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N-C3=</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4593798F"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r>
      <w:tr w:rsidR="00AA0913" w:rsidRPr="00AA0913" w14:paraId="651553F3" w14:textId="77777777" w:rsidTr="0D117C4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3DDB359"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11</w:t>
            </w:r>
          </w:p>
        </w:tc>
        <w:tc>
          <w:tcPr>
            <w:tcW w:w="0" w:type="auto"/>
            <w:tcBorders>
              <w:top w:val="nil"/>
              <w:left w:val="nil"/>
              <w:bottom w:val="single" w:sz="4" w:space="0" w:color="auto"/>
              <w:right w:val="single" w:sz="4" w:space="0" w:color="auto"/>
            </w:tcBorders>
            <w:shd w:val="clear" w:color="auto" w:fill="auto"/>
            <w:noWrap/>
            <w:vAlign w:val="bottom"/>
            <w:hideMark/>
          </w:tcPr>
          <w:p w14:paraId="7B364B40"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Pameran</w:t>
            </w:r>
            <w:proofErr w:type="spellEnd"/>
            <w:r w:rsidRPr="00AA0913">
              <w:rPr>
                <w:rFonts w:eastAsia="Times New Roman" w:cstheme="minorHAnsi"/>
                <w:color w:val="000000"/>
              </w:rPr>
              <w:t>/</w:t>
            </w:r>
            <w:proofErr w:type="spellStart"/>
            <w:r w:rsidRPr="00AA0913">
              <w:rPr>
                <w:rFonts w:eastAsia="Times New Roman" w:cstheme="minorHAnsi"/>
                <w:color w:val="000000"/>
              </w:rPr>
              <w:t>pagelaran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tingkat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lokal</w:t>
            </w:r>
            <w:proofErr w:type="spellEnd"/>
            <w:r w:rsidRPr="00AA0913">
              <w:rPr>
                <w:rFonts w:eastAsia="Times New Roman" w:cstheme="minorHAnsi"/>
                <w:color w:val="000000"/>
              </w:rPr>
              <w:t>/wilayah/</w:t>
            </w:r>
            <w:proofErr w:type="spellStart"/>
            <w:r w:rsidRPr="00AA0913">
              <w:rPr>
                <w:rFonts w:eastAsia="Times New Roman" w:cstheme="minorHAnsi"/>
                <w:color w:val="000000"/>
              </w:rPr>
              <w:t>perguruan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tinggi</w:t>
            </w:r>
            <w:proofErr w:type="spellEnd"/>
          </w:p>
        </w:tc>
        <w:tc>
          <w:tcPr>
            <w:tcW w:w="0" w:type="auto"/>
            <w:tcBorders>
              <w:top w:val="nil"/>
              <w:left w:val="nil"/>
              <w:bottom w:val="single" w:sz="4" w:space="0" w:color="auto"/>
              <w:right w:val="single" w:sz="4" w:space="0" w:color="auto"/>
            </w:tcBorders>
            <w:shd w:val="clear" w:color="auto" w:fill="FFFF00"/>
            <w:noWrap/>
            <w:vAlign w:val="center"/>
            <w:hideMark/>
          </w:tcPr>
          <w:p w14:paraId="6CF1C1FF"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FFFF00"/>
            <w:noWrap/>
            <w:vAlign w:val="center"/>
            <w:hideMark/>
          </w:tcPr>
          <w:p w14:paraId="11AC3545"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FFFF00"/>
            <w:noWrap/>
            <w:vAlign w:val="center"/>
            <w:hideMark/>
          </w:tcPr>
          <w:p w14:paraId="1684659F"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auto"/>
            <w:noWrap/>
            <w:vAlign w:val="center"/>
            <w:hideMark/>
          </w:tcPr>
          <w:p w14:paraId="703B3829"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N-D1=</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2AE66DF7"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r>
      <w:tr w:rsidR="00AA0913" w:rsidRPr="00AA0913" w14:paraId="5417128E" w14:textId="77777777" w:rsidTr="0D117C4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E428C75"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12</w:t>
            </w:r>
          </w:p>
        </w:tc>
        <w:tc>
          <w:tcPr>
            <w:tcW w:w="0" w:type="auto"/>
            <w:tcBorders>
              <w:top w:val="nil"/>
              <w:left w:val="nil"/>
              <w:bottom w:val="single" w:sz="4" w:space="0" w:color="auto"/>
              <w:right w:val="single" w:sz="4" w:space="0" w:color="auto"/>
            </w:tcBorders>
            <w:shd w:val="clear" w:color="auto" w:fill="auto"/>
            <w:noWrap/>
            <w:vAlign w:val="bottom"/>
            <w:hideMark/>
          </w:tcPr>
          <w:p w14:paraId="5A135605"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Pameran</w:t>
            </w:r>
            <w:proofErr w:type="spellEnd"/>
            <w:r w:rsidRPr="00AA0913">
              <w:rPr>
                <w:rFonts w:eastAsia="Times New Roman" w:cstheme="minorHAnsi"/>
                <w:color w:val="000000"/>
              </w:rPr>
              <w:t>/</w:t>
            </w:r>
            <w:proofErr w:type="spellStart"/>
            <w:r w:rsidRPr="00AA0913">
              <w:rPr>
                <w:rFonts w:eastAsia="Times New Roman" w:cstheme="minorHAnsi"/>
                <w:color w:val="000000"/>
              </w:rPr>
              <w:t>pagelaran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tingkat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nasional</w:t>
            </w:r>
            <w:proofErr w:type="spellEnd"/>
          </w:p>
        </w:tc>
        <w:tc>
          <w:tcPr>
            <w:tcW w:w="0" w:type="auto"/>
            <w:tcBorders>
              <w:top w:val="nil"/>
              <w:left w:val="nil"/>
              <w:bottom w:val="single" w:sz="4" w:space="0" w:color="auto"/>
              <w:right w:val="single" w:sz="4" w:space="0" w:color="auto"/>
            </w:tcBorders>
            <w:shd w:val="clear" w:color="auto" w:fill="FFFF00"/>
            <w:noWrap/>
            <w:vAlign w:val="center"/>
            <w:hideMark/>
          </w:tcPr>
          <w:p w14:paraId="32D7DEDA"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FFFF00"/>
            <w:noWrap/>
            <w:vAlign w:val="center"/>
            <w:hideMark/>
          </w:tcPr>
          <w:p w14:paraId="1E8D0D4A"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FFFF00"/>
            <w:noWrap/>
            <w:vAlign w:val="center"/>
            <w:hideMark/>
          </w:tcPr>
          <w:p w14:paraId="24439D49"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auto"/>
            <w:noWrap/>
            <w:vAlign w:val="center"/>
            <w:hideMark/>
          </w:tcPr>
          <w:p w14:paraId="50F5C559"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N-D2=</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7FA0BA46"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r>
      <w:tr w:rsidR="00AA0913" w:rsidRPr="00AA0913" w14:paraId="13DBB364" w14:textId="77777777" w:rsidTr="0D117C4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42FA6A2"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13</w:t>
            </w:r>
          </w:p>
        </w:tc>
        <w:tc>
          <w:tcPr>
            <w:tcW w:w="0" w:type="auto"/>
            <w:tcBorders>
              <w:top w:val="nil"/>
              <w:left w:val="nil"/>
              <w:bottom w:val="single" w:sz="4" w:space="0" w:color="auto"/>
              <w:right w:val="single" w:sz="4" w:space="0" w:color="auto"/>
            </w:tcBorders>
            <w:shd w:val="clear" w:color="auto" w:fill="auto"/>
            <w:noWrap/>
            <w:vAlign w:val="bottom"/>
            <w:hideMark/>
          </w:tcPr>
          <w:p w14:paraId="03184E8D"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Pameran</w:t>
            </w:r>
            <w:proofErr w:type="spellEnd"/>
            <w:r w:rsidRPr="00AA0913">
              <w:rPr>
                <w:rFonts w:eastAsia="Times New Roman" w:cstheme="minorHAnsi"/>
                <w:color w:val="000000"/>
              </w:rPr>
              <w:t>/</w:t>
            </w:r>
            <w:proofErr w:type="spellStart"/>
            <w:r w:rsidRPr="00AA0913">
              <w:rPr>
                <w:rFonts w:eastAsia="Times New Roman" w:cstheme="minorHAnsi"/>
                <w:color w:val="000000"/>
              </w:rPr>
              <w:t>pagelaran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tingkat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nasional</w:t>
            </w:r>
            <w:proofErr w:type="spellEnd"/>
          </w:p>
        </w:tc>
        <w:tc>
          <w:tcPr>
            <w:tcW w:w="0" w:type="auto"/>
            <w:tcBorders>
              <w:top w:val="nil"/>
              <w:left w:val="nil"/>
              <w:bottom w:val="single" w:sz="4" w:space="0" w:color="auto"/>
              <w:right w:val="single" w:sz="4" w:space="0" w:color="auto"/>
            </w:tcBorders>
            <w:shd w:val="clear" w:color="auto" w:fill="FFFF00"/>
            <w:noWrap/>
            <w:vAlign w:val="center"/>
            <w:hideMark/>
          </w:tcPr>
          <w:p w14:paraId="568A2574"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FFFF00"/>
            <w:noWrap/>
            <w:vAlign w:val="center"/>
            <w:hideMark/>
          </w:tcPr>
          <w:p w14:paraId="0CCBAFC2"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FFFF00"/>
            <w:noWrap/>
            <w:vAlign w:val="center"/>
            <w:hideMark/>
          </w:tcPr>
          <w:p w14:paraId="7D225D12"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 </w:t>
            </w:r>
          </w:p>
        </w:tc>
        <w:tc>
          <w:tcPr>
            <w:tcW w:w="0" w:type="auto"/>
            <w:tcBorders>
              <w:top w:val="nil"/>
              <w:left w:val="nil"/>
              <w:bottom w:val="single" w:sz="4" w:space="0" w:color="auto"/>
              <w:right w:val="single" w:sz="4" w:space="0" w:color="auto"/>
            </w:tcBorders>
            <w:shd w:val="clear" w:color="auto" w:fill="auto"/>
            <w:noWrap/>
            <w:vAlign w:val="center"/>
            <w:hideMark/>
          </w:tcPr>
          <w:p w14:paraId="2A597334"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N-D3=</w:t>
            </w:r>
          </w:p>
        </w:tc>
        <w:tc>
          <w:tcPr>
            <w:tcW w:w="0" w:type="auto"/>
            <w:tcBorders>
              <w:top w:val="nil"/>
              <w:left w:val="nil"/>
              <w:bottom w:val="single" w:sz="4" w:space="0" w:color="auto"/>
              <w:right w:val="single" w:sz="4" w:space="0" w:color="auto"/>
            </w:tcBorders>
            <w:shd w:val="clear" w:color="auto" w:fill="D9D9D9" w:themeFill="background1" w:themeFillShade="D9"/>
            <w:noWrap/>
            <w:vAlign w:val="center"/>
            <w:hideMark/>
          </w:tcPr>
          <w:p w14:paraId="44A54883"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0</w:t>
            </w:r>
          </w:p>
        </w:tc>
      </w:tr>
    </w:tbl>
    <w:p w14:paraId="6E7DC915" w14:textId="77777777" w:rsidR="00AA0913" w:rsidRPr="00AA0913" w:rsidRDefault="00AA0913" w:rsidP="00AA0913">
      <w:pPr>
        <w:spacing w:after="0" w:line="240" w:lineRule="auto"/>
        <w:contextualSpacing/>
        <w:jc w:val="both"/>
        <w:rPr>
          <w:rFonts w:cstheme="minorHAnsi"/>
        </w:rPr>
      </w:pPr>
    </w:p>
    <w:p w14:paraId="6A982EF3" w14:textId="77777777" w:rsidR="00AA0913" w:rsidRPr="00AA0913" w:rsidRDefault="00AA0913" w:rsidP="00AA0913">
      <w:pPr>
        <w:spacing w:after="0" w:line="240" w:lineRule="auto"/>
        <w:contextualSpacing/>
        <w:jc w:val="both"/>
        <w:rPr>
          <w:rFonts w:cstheme="minorHAnsi"/>
        </w:rPr>
      </w:pPr>
      <w:r w:rsidRPr="00AA0913">
        <w:rPr>
          <w:rFonts w:cstheme="minorHAnsi"/>
        </w:rPr>
        <w:t xml:space="preserve"> 9.2.2.2 </w:t>
      </w:r>
      <w:proofErr w:type="spellStart"/>
      <w:r w:rsidRPr="00AA0913">
        <w:rPr>
          <w:rFonts w:cstheme="minorHAnsi"/>
        </w:rPr>
        <w:t>Karya</w:t>
      </w:r>
      <w:proofErr w:type="spellEnd"/>
      <w:r w:rsidRPr="00AA0913">
        <w:rPr>
          <w:rFonts w:cstheme="minorHAnsi"/>
        </w:rPr>
        <w:t xml:space="preserve"> </w:t>
      </w:r>
      <w:proofErr w:type="spellStart"/>
      <w:r w:rsidRPr="00AA0913">
        <w:rPr>
          <w:rFonts w:cstheme="minorHAnsi"/>
        </w:rPr>
        <w:t>Ilmiah</w:t>
      </w:r>
      <w:proofErr w:type="spellEnd"/>
      <w:r w:rsidRPr="00AA0913">
        <w:rPr>
          <w:rFonts w:cstheme="minorHAnsi"/>
        </w:rPr>
        <w:t xml:space="preserve"> DPTS dan </w:t>
      </w:r>
      <w:proofErr w:type="spellStart"/>
      <w:r w:rsidRPr="00AA0913">
        <w:rPr>
          <w:rFonts w:cstheme="minorHAnsi"/>
        </w:rPr>
        <w:t>Mahasiswa</w:t>
      </w:r>
      <w:proofErr w:type="spellEnd"/>
      <w:r w:rsidRPr="00AA0913">
        <w:rPr>
          <w:rFonts w:cstheme="minorHAnsi"/>
        </w:rPr>
        <w:t xml:space="preserve"> yang </w:t>
      </w:r>
      <w:proofErr w:type="spellStart"/>
      <w:r w:rsidRPr="00AA0913">
        <w:rPr>
          <w:rFonts w:cstheme="minorHAnsi"/>
        </w:rPr>
        <w:t>Disitasi</w:t>
      </w:r>
      <w:proofErr w:type="spellEnd"/>
    </w:p>
    <w:p w14:paraId="6B4E1816" w14:textId="77777777" w:rsidR="00AA0913" w:rsidRPr="00AA0913" w:rsidRDefault="00AA0913" w:rsidP="00AA0913">
      <w:pPr>
        <w:spacing w:after="0" w:line="240" w:lineRule="auto"/>
        <w:contextualSpacing/>
        <w:jc w:val="both"/>
        <w:rPr>
          <w:rFonts w:cstheme="minorHAnsi"/>
        </w:rPr>
      </w:pPr>
      <w:r w:rsidRPr="00AA0913">
        <w:rPr>
          <w:rFonts w:cstheme="minorHAnsi"/>
        </w:rPr>
        <w:t xml:space="preserve">Data </w:t>
      </w:r>
      <w:proofErr w:type="spellStart"/>
      <w:r w:rsidRPr="00AA0913">
        <w:rPr>
          <w:rFonts w:cstheme="minorHAnsi"/>
        </w:rPr>
        <w:t>karya</w:t>
      </w:r>
      <w:proofErr w:type="spellEnd"/>
      <w:r w:rsidRPr="00AA0913">
        <w:rPr>
          <w:rFonts w:cstheme="minorHAnsi"/>
        </w:rPr>
        <w:t xml:space="preserve"> </w:t>
      </w:r>
      <w:proofErr w:type="spellStart"/>
      <w:r w:rsidRPr="00AA0913">
        <w:rPr>
          <w:rFonts w:cstheme="minorHAnsi"/>
        </w:rPr>
        <w:t>ilmiah</w:t>
      </w:r>
      <w:proofErr w:type="spellEnd"/>
      <w:r w:rsidRPr="00AA0913">
        <w:rPr>
          <w:rFonts w:cstheme="minorHAnsi"/>
        </w:rPr>
        <w:t xml:space="preserve"> </w:t>
      </w:r>
      <w:proofErr w:type="spellStart"/>
      <w:r w:rsidRPr="00AA0913">
        <w:rPr>
          <w:rFonts w:cstheme="minorHAnsi"/>
        </w:rPr>
        <w:t>hasil</w:t>
      </w:r>
      <w:proofErr w:type="spellEnd"/>
      <w:r w:rsidRPr="00AA0913">
        <w:rPr>
          <w:rFonts w:cstheme="minorHAnsi"/>
        </w:rPr>
        <w:t xml:space="preserve"> </w:t>
      </w:r>
      <w:proofErr w:type="spellStart"/>
      <w:r w:rsidRPr="00AA0913">
        <w:rPr>
          <w:rFonts w:cstheme="minorHAnsi"/>
        </w:rPr>
        <w:t>penelitian</w:t>
      </w:r>
      <w:proofErr w:type="spellEnd"/>
      <w:r w:rsidRPr="00AA0913">
        <w:rPr>
          <w:rFonts w:cstheme="minorHAnsi"/>
        </w:rPr>
        <w:t xml:space="preserve">, </w:t>
      </w:r>
      <w:proofErr w:type="spellStart"/>
      <w:r w:rsidRPr="00AA0913">
        <w:rPr>
          <w:rFonts w:cstheme="minorHAnsi"/>
        </w:rPr>
        <w:t>PkM</w:t>
      </w:r>
      <w:proofErr w:type="spellEnd"/>
      <w:r w:rsidRPr="00AA0913">
        <w:rPr>
          <w:rFonts w:cstheme="minorHAnsi"/>
        </w:rPr>
        <w:t>, dan/</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pemikiran</w:t>
      </w:r>
      <w:proofErr w:type="spellEnd"/>
      <w:r w:rsidRPr="00AA0913">
        <w:rPr>
          <w:rFonts w:cstheme="minorHAnsi"/>
        </w:rPr>
        <w:t xml:space="preserve"> (</w:t>
      </w:r>
      <w:proofErr w:type="spellStart"/>
      <w:r w:rsidRPr="00AA0913">
        <w:rPr>
          <w:rFonts w:cstheme="minorHAnsi"/>
        </w:rPr>
        <w:t>judul</w:t>
      </w:r>
      <w:proofErr w:type="spellEnd"/>
      <w:r w:rsidRPr="00AA0913">
        <w:rPr>
          <w:rFonts w:cstheme="minorHAnsi"/>
        </w:rPr>
        <w:t xml:space="preserve"> </w:t>
      </w:r>
      <w:proofErr w:type="spellStart"/>
      <w:r w:rsidRPr="00AA0913">
        <w:rPr>
          <w:rFonts w:cstheme="minorHAnsi"/>
        </w:rPr>
        <w:t>karya</w:t>
      </w:r>
      <w:proofErr w:type="spellEnd"/>
      <w:r w:rsidRPr="00AA0913">
        <w:rPr>
          <w:rFonts w:cstheme="minorHAnsi"/>
        </w:rPr>
        <w:t xml:space="preserve"> </w:t>
      </w:r>
      <w:proofErr w:type="spellStart"/>
      <w:r w:rsidRPr="00AA0913">
        <w:rPr>
          <w:rFonts w:cstheme="minorHAnsi"/>
        </w:rPr>
        <w:t>ilmiah</w:t>
      </w:r>
      <w:proofErr w:type="spellEnd"/>
      <w:r w:rsidRPr="00AA0913">
        <w:rPr>
          <w:rFonts w:cstheme="minorHAnsi"/>
        </w:rPr>
        <w:t xml:space="preserve">, </w:t>
      </w:r>
      <w:proofErr w:type="spellStart"/>
      <w:r w:rsidRPr="00AA0913">
        <w:rPr>
          <w:rFonts w:cstheme="minorHAnsi"/>
        </w:rPr>
        <w:t>tahun</w:t>
      </w:r>
      <w:proofErr w:type="spellEnd"/>
      <w:r w:rsidRPr="00AA0913">
        <w:rPr>
          <w:rFonts w:cstheme="minorHAnsi"/>
        </w:rPr>
        <w:t xml:space="preserve">, </w:t>
      </w:r>
      <w:proofErr w:type="spellStart"/>
      <w:r w:rsidRPr="00AA0913">
        <w:rPr>
          <w:rFonts w:cstheme="minorHAnsi"/>
        </w:rPr>
        <w:t>nama</w:t>
      </w:r>
      <w:proofErr w:type="spellEnd"/>
      <w:r w:rsidRPr="00AA0913">
        <w:rPr>
          <w:rFonts w:cstheme="minorHAnsi"/>
        </w:rPr>
        <w:t xml:space="preserve"> </w:t>
      </w:r>
      <w:proofErr w:type="spellStart"/>
      <w:r w:rsidRPr="00AA0913">
        <w:rPr>
          <w:rFonts w:cstheme="minorHAnsi"/>
        </w:rPr>
        <w:t>jurnal</w:t>
      </w:r>
      <w:proofErr w:type="spellEnd"/>
      <w:r w:rsidRPr="00AA0913">
        <w:rPr>
          <w:rFonts w:cstheme="minorHAnsi"/>
        </w:rPr>
        <w:t>/</w:t>
      </w:r>
      <w:proofErr w:type="spellStart"/>
      <w:r w:rsidRPr="00AA0913">
        <w:rPr>
          <w:rFonts w:cstheme="minorHAnsi"/>
        </w:rPr>
        <w:t>prosiding</w:t>
      </w:r>
      <w:proofErr w:type="spellEnd"/>
      <w:r w:rsidRPr="00AA0913">
        <w:rPr>
          <w:rFonts w:cstheme="minorHAnsi"/>
        </w:rPr>
        <w:t>/</w:t>
      </w:r>
      <w:proofErr w:type="spellStart"/>
      <w:r w:rsidRPr="00AA0913">
        <w:rPr>
          <w:rFonts w:cstheme="minorHAnsi"/>
        </w:rPr>
        <w:t>buku</w:t>
      </w:r>
      <w:proofErr w:type="spellEnd"/>
      <w:r w:rsidRPr="00AA0913">
        <w:rPr>
          <w:rFonts w:cstheme="minorHAnsi"/>
        </w:rPr>
        <w:t xml:space="preserve">, </w:t>
      </w:r>
      <w:proofErr w:type="spellStart"/>
      <w:r w:rsidRPr="00AA0913">
        <w:rPr>
          <w:rFonts w:cstheme="minorHAnsi"/>
        </w:rPr>
        <w:t>nomor</w:t>
      </w:r>
      <w:proofErr w:type="spellEnd"/>
      <w:r w:rsidRPr="00AA0913">
        <w:rPr>
          <w:rFonts w:cstheme="minorHAnsi"/>
        </w:rPr>
        <w:t xml:space="preserve"> </w:t>
      </w:r>
      <w:proofErr w:type="spellStart"/>
      <w:r w:rsidRPr="00AA0913">
        <w:rPr>
          <w:rFonts w:cstheme="minorHAnsi"/>
        </w:rPr>
        <w:t>halaman</w:t>
      </w:r>
      <w:proofErr w:type="spellEnd"/>
      <w:r w:rsidRPr="00AA0913">
        <w:rPr>
          <w:rFonts w:cstheme="minorHAnsi"/>
        </w:rPr>
        <w:t xml:space="preserve">) DTPS (dan </w:t>
      </w:r>
      <w:proofErr w:type="spellStart"/>
      <w:r w:rsidRPr="00AA0913">
        <w:rPr>
          <w:rFonts w:cstheme="minorHAnsi"/>
        </w:rPr>
        <w:t>mahasiswa</w:t>
      </w:r>
      <w:proofErr w:type="spellEnd"/>
      <w:r w:rsidRPr="00AA0913">
        <w:rPr>
          <w:rFonts w:cstheme="minorHAnsi"/>
        </w:rPr>
        <w:t xml:space="preserve"> yang </w:t>
      </w:r>
      <w:proofErr w:type="spellStart"/>
      <w:r w:rsidRPr="00AA0913">
        <w:rPr>
          <w:rFonts w:cstheme="minorHAnsi"/>
        </w:rPr>
        <w:t>dibimbingnya</w:t>
      </w:r>
      <w:proofErr w:type="spellEnd"/>
      <w:r w:rsidRPr="00AA0913">
        <w:rPr>
          <w:rFonts w:cstheme="minorHAnsi"/>
        </w:rPr>
        <w:t xml:space="preserve">) yang </w:t>
      </w:r>
      <w:proofErr w:type="spellStart"/>
      <w:r w:rsidRPr="00AA0913">
        <w:rPr>
          <w:rFonts w:cstheme="minorHAnsi"/>
        </w:rPr>
        <w:t>bidang</w:t>
      </w:r>
      <w:proofErr w:type="spellEnd"/>
      <w:r w:rsidRPr="00AA0913">
        <w:rPr>
          <w:rFonts w:cstheme="minorHAnsi"/>
        </w:rPr>
        <w:t xml:space="preserve"> </w:t>
      </w:r>
      <w:proofErr w:type="spellStart"/>
      <w:r w:rsidRPr="00AA0913">
        <w:rPr>
          <w:rFonts w:cstheme="minorHAnsi"/>
        </w:rPr>
        <w:t>keahliannya</w:t>
      </w:r>
      <w:proofErr w:type="spellEnd"/>
      <w:r w:rsidRPr="00AA0913">
        <w:rPr>
          <w:rFonts w:cstheme="minorHAnsi"/>
        </w:rPr>
        <w:t xml:space="preserve"> </w:t>
      </w:r>
      <w:proofErr w:type="spellStart"/>
      <w:r w:rsidRPr="00AA0913">
        <w:rPr>
          <w:rFonts w:cstheme="minorHAnsi"/>
        </w:rPr>
        <w:t>sesuai</w:t>
      </w:r>
      <w:proofErr w:type="spellEnd"/>
      <w:r w:rsidRPr="00AA0913">
        <w:rPr>
          <w:rFonts w:cstheme="minorHAnsi"/>
        </w:rPr>
        <w:t xml:space="preserve"> </w:t>
      </w:r>
      <w:proofErr w:type="spellStart"/>
      <w:r w:rsidRPr="00AA0913">
        <w:rPr>
          <w:rFonts w:cstheme="minorHAnsi"/>
        </w:rPr>
        <w:t>dengan</w:t>
      </w:r>
      <w:proofErr w:type="spellEnd"/>
      <w:r w:rsidRPr="00AA0913">
        <w:rPr>
          <w:rFonts w:cstheme="minorHAnsi"/>
        </w:rPr>
        <w:t xml:space="preserve"> </w:t>
      </w:r>
      <w:proofErr w:type="spellStart"/>
      <w:r w:rsidRPr="00AA0913">
        <w:rPr>
          <w:rFonts w:cstheme="minorHAnsi"/>
        </w:rPr>
        <w:t>bidang</w:t>
      </w:r>
      <w:proofErr w:type="spellEnd"/>
      <w:r w:rsidRPr="00AA0913">
        <w:rPr>
          <w:rFonts w:cstheme="minorHAnsi"/>
        </w:rPr>
        <w:t xml:space="preserve"> PS </w:t>
      </w:r>
      <w:proofErr w:type="spellStart"/>
      <w:r w:rsidRPr="00AA0913">
        <w:rPr>
          <w:rFonts w:cstheme="minorHAnsi"/>
        </w:rPr>
        <w:t>dalam</w:t>
      </w:r>
      <w:proofErr w:type="spellEnd"/>
      <w:r w:rsidRPr="00AA0913">
        <w:rPr>
          <w:rFonts w:cstheme="minorHAnsi"/>
        </w:rPr>
        <w:t xml:space="preserve"> </w:t>
      </w:r>
      <w:proofErr w:type="spellStart"/>
      <w:r w:rsidRPr="00AA0913">
        <w:rPr>
          <w:rFonts w:cstheme="minorHAnsi"/>
        </w:rPr>
        <w:t>tiga</w:t>
      </w:r>
      <w:proofErr w:type="spellEnd"/>
      <w:r w:rsidRPr="00AA0913">
        <w:rPr>
          <w:rFonts w:cstheme="minorHAnsi"/>
        </w:rPr>
        <w:t xml:space="preserve"> </w:t>
      </w:r>
      <w:proofErr w:type="spellStart"/>
      <w:r w:rsidRPr="00AA0913">
        <w:rPr>
          <w:rFonts w:cstheme="minorHAnsi"/>
        </w:rPr>
        <w:t>tahun</w:t>
      </w:r>
      <w:proofErr w:type="spellEnd"/>
      <w:r w:rsidRPr="00AA0913">
        <w:rPr>
          <w:rFonts w:cstheme="minorHAnsi"/>
        </w:rPr>
        <w:t xml:space="preserve"> </w:t>
      </w:r>
      <w:proofErr w:type="spellStart"/>
      <w:r w:rsidRPr="00AA0913">
        <w:rPr>
          <w:rFonts w:cstheme="minorHAnsi"/>
        </w:rPr>
        <w:t>terakhir</w:t>
      </w:r>
      <w:proofErr w:type="spellEnd"/>
      <w:r w:rsidRPr="00AA0913">
        <w:rPr>
          <w:rFonts w:cstheme="minorHAnsi"/>
        </w:rPr>
        <w:t xml:space="preserve"> (</w:t>
      </w:r>
      <w:proofErr w:type="spellStart"/>
      <w:r w:rsidRPr="00AA0913">
        <w:rPr>
          <w:rFonts w:cstheme="minorHAnsi"/>
        </w:rPr>
        <w:t>Tabel</w:t>
      </w:r>
      <w:proofErr w:type="spellEnd"/>
      <w:r w:rsidRPr="00AA0913">
        <w:rPr>
          <w:rFonts w:cstheme="minorHAnsi"/>
        </w:rPr>
        <w:t xml:space="preserve"> 9.2.2.2)</w:t>
      </w:r>
    </w:p>
    <w:p w14:paraId="2DFEEED7" w14:textId="77777777" w:rsidR="00AA0913" w:rsidRPr="00AA0913" w:rsidRDefault="00AA0913" w:rsidP="00AA0913">
      <w:pPr>
        <w:spacing w:after="0" w:line="240" w:lineRule="auto"/>
        <w:contextualSpacing/>
        <w:jc w:val="both"/>
        <w:rPr>
          <w:rFonts w:cstheme="minorHAnsi"/>
        </w:rPr>
      </w:pPr>
    </w:p>
    <w:p w14:paraId="281D88D8"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Tabel</w:t>
      </w:r>
      <w:proofErr w:type="spellEnd"/>
      <w:r w:rsidRPr="00AA0913">
        <w:rPr>
          <w:rFonts w:cstheme="minorHAnsi"/>
        </w:rPr>
        <w:t xml:space="preserve"> 9.2.2.2 </w:t>
      </w:r>
      <w:proofErr w:type="spellStart"/>
      <w:r w:rsidRPr="00AA0913">
        <w:rPr>
          <w:rFonts w:cstheme="minorHAnsi"/>
        </w:rPr>
        <w:t>Karya</w:t>
      </w:r>
      <w:proofErr w:type="spellEnd"/>
      <w:r w:rsidRPr="00AA0913">
        <w:rPr>
          <w:rFonts w:cstheme="minorHAnsi"/>
        </w:rPr>
        <w:t xml:space="preserve"> </w:t>
      </w:r>
      <w:proofErr w:type="spellStart"/>
      <w:r w:rsidRPr="00AA0913">
        <w:rPr>
          <w:rFonts w:cstheme="minorHAnsi"/>
        </w:rPr>
        <w:t>Ilmiah</w:t>
      </w:r>
      <w:proofErr w:type="spellEnd"/>
      <w:r w:rsidRPr="00AA0913">
        <w:rPr>
          <w:rFonts w:cstheme="minorHAnsi"/>
        </w:rPr>
        <w:t xml:space="preserve"> DTPS dan </w:t>
      </w:r>
      <w:proofErr w:type="spellStart"/>
      <w:r w:rsidRPr="00AA0913">
        <w:rPr>
          <w:rFonts w:cstheme="minorHAnsi"/>
        </w:rPr>
        <w:t>Mahasiswa</w:t>
      </w:r>
      <w:proofErr w:type="spellEnd"/>
      <w:r w:rsidRPr="00AA0913">
        <w:rPr>
          <w:rFonts w:cstheme="minorHAnsi"/>
        </w:rPr>
        <w:t xml:space="preserve"> yang </w:t>
      </w:r>
      <w:proofErr w:type="spellStart"/>
      <w:r w:rsidRPr="00AA0913">
        <w:rPr>
          <w:rFonts w:cstheme="minorHAnsi"/>
        </w:rPr>
        <w:t>Disitasi</w:t>
      </w:r>
      <w:proofErr w:type="spellEnd"/>
    </w:p>
    <w:tbl>
      <w:tblPr>
        <w:tblW w:w="9016" w:type="dxa"/>
        <w:tblCellMar>
          <w:top w:w="15" w:type="dxa"/>
          <w:bottom w:w="15" w:type="dxa"/>
        </w:tblCellMar>
        <w:tblLook w:val="04A0" w:firstRow="1" w:lastRow="0" w:firstColumn="1" w:lastColumn="0" w:noHBand="0" w:noVBand="1"/>
      </w:tblPr>
      <w:tblGrid>
        <w:gridCol w:w="615"/>
        <w:gridCol w:w="1335"/>
        <w:gridCol w:w="5967"/>
        <w:gridCol w:w="1099"/>
      </w:tblGrid>
      <w:tr w:rsidR="00AA0913" w:rsidRPr="00AA0913" w14:paraId="6DCFAAEB" w14:textId="77777777" w:rsidTr="0D117C43">
        <w:trPr>
          <w:trHeight w:val="435"/>
        </w:trPr>
        <w:tc>
          <w:tcPr>
            <w:tcW w:w="615"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10179F0A" w14:textId="77777777" w:rsidR="00AA0913" w:rsidRPr="00AA0913" w:rsidRDefault="00AA0913" w:rsidP="00AA0913">
            <w:pPr>
              <w:spacing w:after="0" w:line="240" w:lineRule="auto"/>
              <w:rPr>
                <w:rFonts w:eastAsia="Times New Roman" w:cstheme="minorHAnsi"/>
                <w:b/>
                <w:bCs/>
                <w:color w:val="000000"/>
              </w:rPr>
            </w:pPr>
            <w:r w:rsidRPr="00AA0913">
              <w:rPr>
                <w:rFonts w:eastAsia="Times New Roman" w:cstheme="minorHAnsi"/>
                <w:b/>
                <w:bCs/>
                <w:color w:val="000000"/>
              </w:rPr>
              <w:lastRenderedPageBreak/>
              <w:t>No</w:t>
            </w:r>
          </w:p>
        </w:tc>
        <w:tc>
          <w:tcPr>
            <w:tcW w:w="1335"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753CEA91" w14:textId="77777777" w:rsidR="00AA0913" w:rsidRPr="00AA0913" w:rsidRDefault="00AA0913" w:rsidP="00AA0913">
            <w:pPr>
              <w:spacing w:after="0" w:line="240" w:lineRule="auto"/>
              <w:rPr>
                <w:rFonts w:eastAsia="Times New Roman" w:cstheme="minorHAnsi"/>
                <w:b/>
                <w:bCs/>
                <w:color w:val="000000"/>
              </w:rPr>
            </w:pPr>
            <w:r w:rsidRPr="00AA0913">
              <w:rPr>
                <w:rFonts w:eastAsia="Times New Roman" w:cstheme="minorHAnsi"/>
                <w:b/>
                <w:bCs/>
                <w:color w:val="000000"/>
              </w:rPr>
              <w:t xml:space="preserve">Nama </w:t>
            </w:r>
            <w:proofErr w:type="spellStart"/>
            <w:r w:rsidRPr="00AA0913">
              <w:rPr>
                <w:rFonts w:eastAsia="Times New Roman" w:cstheme="minorHAnsi"/>
                <w:b/>
                <w:bCs/>
                <w:color w:val="000000"/>
              </w:rPr>
              <w:t>Dosen</w:t>
            </w:r>
            <w:proofErr w:type="spellEnd"/>
            <w:r w:rsidRPr="00AA0913">
              <w:rPr>
                <w:rFonts w:eastAsia="Times New Roman" w:cstheme="minorHAnsi"/>
                <w:b/>
                <w:bCs/>
                <w:color w:val="000000"/>
              </w:rPr>
              <w:t xml:space="preserve"> dan/</w:t>
            </w:r>
            <w:proofErr w:type="spellStart"/>
            <w:r w:rsidRPr="00AA0913">
              <w:rPr>
                <w:rFonts w:eastAsia="Times New Roman" w:cstheme="minorHAnsi"/>
                <w:b/>
                <w:bCs/>
                <w:color w:val="000000"/>
              </w:rPr>
              <w:t>atau</w:t>
            </w:r>
            <w:proofErr w:type="spellEnd"/>
            <w:r w:rsidRPr="00AA0913">
              <w:rPr>
                <w:rFonts w:eastAsia="Times New Roman" w:cstheme="minorHAnsi"/>
                <w:b/>
                <w:bCs/>
                <w:color w:val="000000"/>
              </w:rPr>
              <w:t xml:space="preserve"> </w:t>
            </w:r>
            <w:proofErr w:type="spellStart"/>
            <w:r w:rsidRPr="00AA0913">
              <w:rPr>
                <w:rFonts w:eastAsia="Times New Roman" w:cstheme="minorHAnsi"/>
                <w:b/>
                <w:bCs/>
                <w:color w:val="000000"/>
              </w:rPr>
              <w:t>Mahasiswa</w:t>
            </w:r>
            <w:proofErr w:type="spellEnd"/>
          </w:p>
        </w:tc>
        <w:tc>
          <w:tcPr>
            <w:tcW w:w="5967"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3CFFB5C3" w14:textId="77777777" w:rsidR="00AA0913" w:rsidRPr="00AA0913" w:rsidRDefault="00AA0913" w:rsidP="00AA0913">
            <w:pPr>
              <w:spacing w:after="0" w:line="240" w:lineRule="auto"/>
              <w:rPr>
                <w:rFonts w:eastAsia="Times New Roman" w:cstheme="minorHAnsi"/>
                <w:b/>
                <w:bCs/>
                <w:color w:val="000000"/>
              </w:rPr>
            </w:pPr>
            <w:proofErr w:type="spellStart"/>
            <w:r w:rsidRPr="00AA0913">
              <w:rPr>
                <w:rFonts w:eastAsia="Times New Roman" w:cstheme="minorHAnsi"/>
                <w:b/>
                <w:bCs/>
                <w:color w:val="000000"/>
              </w:rPr>
              <w:t>Judul</w:t>
            </w:r>
            <w:proofErr w:type="spellEnd"/>
            <w:r w:rsidRPr="00AA0913">
              <w:rPr>
                <w:rFonts w:eastAsia="Times New Roman" w:cstheme="minorHAnsi"/>
                <w:b/>
                <w:bCs/>
                <w:color w:val="000000"/>
              </w:rPr>
              <w:t xml:space="preserve"> </w:t>
            </w:r>
            <w:proofErr w:type="spellStart"/>
            <w:r w:rsidRPr="00AA0913">
              <w:rPr>
                <w:rFonts w:eastAsia="Times New Roman" w:cstheme="minorHAnsi"/>
                <w:b/>
                <w:bCs/>
                <w:color w:val="000000"/>
              </w:rPr>
              <w:t>Karya</w:t>
            </w:r>
            <w:proofErr w:type="spellEnd"/>
            <w:r w:rsidRPr="00AA0913">
              <w:rPr>
                <w:rFonts w:eastAsia="Times New Roman" w:cstheme="minorHAnsi"/>
                <w:b/>
                <w:bCs/>
                <w:color w:val="000000"/>
              </w:rPr>
              <w:t xml:space="preserve"> </w:t>
            </w:r>
            <w:proofErr w:type="spellStart"/>
            <w:r w:rsidRPr="00AA0913">
              <w:rPr>
                <w:rFonts w:eastAsia="Times New Roman" w:cstheme="minorHAnsi"/>
                <w:b/>
                <w:bCs/>
                <w:color w:val="000000"/>
              </w:rPr>
              <w:t>Ilmiah</w:t>
            </w:r>
            <w:proofErr w:type="spellEnd"/>
            <w:r w:rsidRPr="00AA0913">
              <w:rPr>
                <w:rFonts w:eastAsia="Times New Roman" w:cstheme="minorHAnsi"/>
                <w:b/>
                <w:bCs/>
                <w:color w:val="000000"/>
              </w:rPr>
              <w:t xml:space="preserve">, </w:t>
            </w:r>
            <w:proofErr w:type="spellStart"/>
            <w:r w:rsidRPr="00AA0913">
              <w:rPr>
                <w:rFonts w:eastAsia="Times New Roman" w:cstheme="minorHAnsi"/>
                <w:b/>
                <w:bCs/>
                <w:color w:val="000000"/>
              </w:rPr>
              <w:t>Tahun</w:t>
            </w:r>
            <w:proofErr w:type="spellEnd"/>
            <w:r w:rsidRPr="00AA0913">
              <w:rPr>
                <w:rFonts w:eastAsia="Times New Roman" w:cstheme="minorHAnsi"/>
                <w:b/>
                <w:bCs/>
                <w:color w:val="000000"/>
              </w:rPr>
              <w:t xml:space="preserve">, Nama </w:t>
            </w:r>
            <w:proofErr w:type="spellStart"/>
            <w:r w:rsidRPr="00AA0913">
              <w:rPr>
                <w:rFonts w:eastAsia="Times New Roman" w:cstheme="minorHAnsi"/>
                <w:b/>
                <w:bCs/>
                <w:color w:val="000000"/>
              </w:rPr>
              <w:t>Jurnal</w:t>
            </w:r>
            <w:proofErr w:type="spellEnd"/>
            <w:r w:rsidRPr="00AA0913">
              <w:rPr>
                <w:rFonts w:eastAsia="Times New Roman" w:cstheme="minorHAnsi"/>
                <w:b/>
                <w:bCs/>
                <w:color w:val="000000"/>
              </w:rPr>
              <w:t>/</w:t>
            </w:r>
            <w:proofErr w:type="spellStart"/>
            <w:r w:rsidRPr="00AA0913">
              <w:rPr>
                <w:rFonts w:eastAsia="Times New Roman" w:cstheme="minorHAnsi"/>
                <w:b/>
                <w:bCs/>
                <w:color w:val="000000"/>
              </w:rPr>
              <w:t>Prosiding</w:t>
            </w:r>
            <w:proofErr w:type="spellEnd"/>
            <w:r w:rsidRPr="00AA0913">
              <w:rPr>
                <w:rFonts w:eastAsia="Times New Roman" w:cstheme="minorHAnsi"/>
                <w:b/>
                <w:bCs/>
                <w:color w:val="000000"/>
              </w:rPr>
              <w:t>/</w:t>
            </w:r>
            <w:proofErr w:type="spellStart"/>
            <w:r w:rsidRPr="00AA0913">
              <w:rPr>
                <w:rFonts w:eastAsia="Times New Roman" w:cstheme="minorHAnsi"/>
                <w:b/>
                <w:bCs/>
                <w:color w:val="000000"/>
              </w:rPr>
              <w:t>Buku</w:t>
            </w:r>
            <w:proofErr w:type="spellEnd"/>
            <w:r w:rsidRPr="00AA0913">
              <w:rPr>
                <w:rFonts w:eastAsia="Times New Roman" w:cstheme="minorHAnsi"/>
                <w:b/>
                <w:bCs/>
                <w:color w:val="000000"/>
              </w:rPr>
              <w:t xml:space="preserve">, </w:t>
            </w:r>
            <w:proofErr w:type="spellStart"/>
            <w:r w:rsidRPr="00AA0913">
              <w:rPr>
                <w:rFonts w:eastAsia="Times New Roman" w:cstheme="minorHAnsi"/>
                <w:b/>
                <w:bCs/>
                <w:color w:val="000000"/>
              </w:rPr>
              <w:t>Nomor</w:t>
            </w:r>
            <w:proofErr w:type="spellEnd"/>
            <w:r w:rsidRPr="00AA0913">
              <w:rPr>
                <w:rFonts w:eastAsia="Times New Roman" w:cstheme="minorHAnsi"/>
                <w:b/>
                <w:bCs/>
                <w:color w:val="000000"/>
              </w:rPr>
              <w:t xml:space="preserve"> Halaman</w:t>
            </w:r>
          </w:p>
        </w:tc>
        <w:tc>
          <w:tcPr>
            <w:tcW w:w="1099"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38ECC1B2" w14:textId="77777777" w:rsidR="00AA0913" w:rsidRPr="00AA0913" w:rsidRDefault="00AA0913" w:rsidP="00AA0913">
            <w:pPr>
              <w:spacing w:after="0" w:line="240" w:lineRule="auto"/>
              <w:jc w:val="center"/>
              <w:rPr>
                <w:rFonts w:eastAsia="Times New Roman" w:cstheme="minorHAnsi"/>
                <w:b/>
                <w:bCs/>
                <w:color w:val="000000"/>
              </w:rPr>
            </w:pPr>
            <w:commentRangeStart w:id="79"/>
            <w:proofErr w:type="spellStart"/>
            <w:r w:rsidRPr="00AA0913">
              <w:rPr>
                <w:rFonts w:eastAsia="Times New Roman" w:cstheme="minorHAnsi"/>
                <w:b/>
                <w:bCs/>
                <w:color w:val="000000" w:themeColor="text1"/>
              </w:rPr>
              <w:t>Jumlah</w:t>
            </w:r>
            <w:proofErr w:type="spellEnd"/>
            <w:r w:rsidRPr="00AA0913">
              <w:rPr>
                <w:rFonts w:eastAsia="Times New Roman" w:cstheme="minorHAnsi"/>
                <w:b/>
                <w:bCs/>
                <w:color w:val="000000" w:themeColor="text1"/>
              </w:rPr>
              <w:t xml:space="preserve"> </w:t>
            </w:r>
            <w:proofErr w:type="spellStart"/>
            <w:r w:rsidRPr="00AA0913">
              <w:rPr>
                <w:rFonts w:eastAsia="Times New Roman" w:cstheme="minorHAnsi"/>
                <w:b/>
                <w:bCs/>
                <w:color w:val="000000" w:themeColor="text1"/>
              </w:rPr>
              <w:t>Sitasi</w:t>
            </w:r>
            <w:commentRangeEnd w:id="79"/>
            <w:proofErr w:type="spellEnd"/>
            <w:r w:rsidRPr="00AA0913">
              <w:rPr>
                <w:rFonts w:cstheme="minorHAnsi"/>
              </w:rPr>
              <w:commentReference w:id="79"/>
            </w:r>
          </w:p>
        </w:tc>
      </w:tr>
      <w:tr w:rsidR="00AA0913" w:rsidRPr="00AA0913" w14:paraId="682F4AD5" w14:textId="77777777" w:rsidTr="0D117C43">
        <w:trPr>
          <w:trHeight w:val="300"/>
        </w:trPr>
        <w:tc>
          <w:tcPr>
            <w:tcW w:w="615"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52DCF0BB"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1</w:t>
            </w:r>
          </w:p>
        </w:tc>
        <w:tc>
          <w:tcPr>
            <w:tcW w:w="1335"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010C1D6A"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2</w:t>
            </w:r>
          </w:p>
        </w:tc>
        <w:tc>
          <w:tcPr>
            <w:tcW w:w="5967"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48D11910"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3</w:t>
            </w:r>
          </w:p>
        </w:tc>
        <w:tc>
          <w:tcPr>
            <w:tcW w:w="1099"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18BB6570"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4</w:t>
            </w:r>
          </w:p>
        </w:tc>
      </w:tr>
      <w:tr w:rsidR="00AA0913" w:rsidRPr="00AA0913" w14:paraId="3F3585BB" w14:textId="77777777" w:rsidTr="0D117C43">
        <w:trPr>
          <w:trHeight w:val="300"/>
        </w:trPr>
        <w:tc>
          <w:tcPr>
            <w:tcW w:w="615" w:type="dxa"/>
            <w:tcBorders>
              <w:top w:val="single" w:sz="4" w:space="0" w:color="auto"/>
              <w:left w:val="single" w:sz="4" w:space="0" w:color="auto"/>
              <w:bottom w:val="single" w:sz="4" w:space="0" w:color="auto"/>
              <w:right w:val="single" w:sz="4" w:space="0" w:color="auto"/>
            </w:tcBorders>
            <w:noWrap/>
            <w:vAlign w:val="bottom"/>
            <w:hideMark/>
          </w:tcPr>
          <w:p w14:paraId="7956C2B7"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1</w:t>
            </w:r>
          </w:p>
        </w:tc>
        <w:tc>
          <w:tcPr>
            <w:tcW w:w="13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78D18E"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Vincentius</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Valiandy</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Jiuangga</w:t>
            </w:r>
            <w:proofErr w:type="spellEnd"/>
          </w:p>
        </w:tc>
        <w:tc>
          <w:tcPr>
            <w:tcW w:w="59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0BFDCB" w14:textId="77777777" w:rsidR="00AA0913" w:rsidRPr="00AA0913" w:rsidRDefault="00AA0913" w:rsidP="00AA0913">
            <w:pPr>
              <w:spacing w:after="0" w:line="240" w:lineRule="auto"/>
              <w:rPr>
                <w:rFonts w:eastAsia="Times New Roman" w:cstheme="minorHAnsi"/>
              </w:rPr>
            </w:pPr>
            <w:r w:rsidRPr="00AA0913">
              <w:rPr>
                <w:rFonts w:cstheme="minorHAnsi"/>
              </w:rPr>
              <w:t>Teachers Voice: Their Experiences in Emergency Remote Teaching amid Covid-19 Pandemic (</w:t>
            </w:r>
            <w:proofErr w:type="spellStart"/>
            <w:r w:rsidRPr="00AA0913">
              <w:rPr>
                <w:rFonts w:cstheme="minorHAnsi"/>
              </w:rPr>
              <w:t>Mextesol</w:t>
            </w:r>
            <w:proofErr w:type="spellEnd"/>
            <w:r w:rsidRPr="00AA0913">
              <w:rPr>
                <w:rFonts w:cstheme="minorHAnsi"/>
              </w:rPr>
              <w:t xml:space="preserve"> Journal) 45(4), n4, 2021</w:t>
            </w:r>
          </w:p>
        </w:tc>
        <w:tc>
          <w:tcPr>
            <w:tcW w:w="10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1419FC" w14:textId="77777777" w:rsidR="00AA0913" w:rsidRPr="00AA0913" w:rsidRDefault="00AA0913" w:rsidP="00AA0913">
            <w:pPr>
              <w:spacing w:after="0" w:line="240" w:lineRule="auto"/>
              <w:jc w:val="center"/>
              <w:rPr>
                <w:rFonts w:eastAsia="Times New Roman" w:cstheme="minorHAnsi"/>
              </w:rPr>
            </w:pPr>
            <w:r w:rsidRPr="00AA0913">
              <w:rPr>
                <w:rFonts w:cstheme="minorHAnsi"/>
              </w:rPr>
              <w:t>21</w:t>
            </w:r>
          </w:p>
        </w:tc>
      </w:tr>
      <w:tr w:rsidR="00AA0913" w:rsidRPr="00AA0913" w14:paraId="7E2187DB" w14:textId="77777777" w:rsidTr="0D117C43">
        <w:trPr>
          <w:trHeight w:val="300"/>
        </w:trPr>
        <w:tc>
          <w:tcPr>
            <w:tcW w:w="615" w:type="dxa"/>
            <w:tcBorders>
              <w:top w:val="single" w:sz="4" w:space="0" w:color="auto"/>
              <w:left w:val="single" w:sz="4" w:space="0" w:color="auto"/>
              <w:bottom w:val="single" w:sz="4" w:space="0" w:color="auto"/>
              <w:right w:val="single" w:sz="4" w:space="0" w:color="auto"/>
            </w:tcBorders>
            <w:noWrap/>
            <w:vAlign w:val="bottom"/>
            <w:hideMark/>
          </w:tcPr>
          <w:p w14:paraId="03581EB8"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2</w:t>
            </w:r>
          </w:p>
        </w:tc>
        <w:tc>
          <w:tcPr>
            <w:tcW w:w="13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9F2CC4" w14:textId="77777777" w:rsidR="00AA0913" w:rsidRPr="00AA0913" w:rsidRDefault="00AA0913" w:rsidP="00AA0913">
            <w:pPr>
              <w:spacing w:after="0" w:line="240" w:lineRule="auto"/>
              <w:rPr>
                <w:rFonts w:eastAsia="Times New Roman" w:cstheme="minorHAnsi"/>
                <w:color w:val="000000" w:themeColor="text1"/>
              </w:rPr>
            </w:pPr>
            <w:proofErr w:type="spellStart"/>
            <w:r w:rsidRPr="00AA0913">
              <w:rPr>
                <w:rFonts w:eastAsia="Times New Roman" w:cstheme="minorHAnsi"/>
                <w:color w:val="000000" w:themeColor="text1"/>
              </w:rPr>
              <w:t>Yohanna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Nirmalasari</w:t>
            </w:r>
            <w:proofErr w:type="spellEnd"/>
          </w:p>
          <w:p w14:paraId="038556B0" w14:textId="77777777" w:rsidR="00AA0913" w:rsidRPr="00AA0913" w:rsidRDefault="00AA0913" w:rsidP="00AA0913">
            <w:pPr>
              <w:spacing w:after="0" w:line="240" w:lineRule="auto"/>
              <w:rPr>
                <w:rFonts w:eastAsia="Times New Roman" w:cstheme="minorHAnsi"/>
                <w:color w:val="000000"/>
              </w:rPr>
            </w:pPr>
          </w:p>
        </w:tc>
        <w:tc>
          <w:tcPr>
            <w:tcW w:w="59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5B5E9A" w14:textId="77777777" w:rsidR="00AA0913" w:rsidRPr="00AA0913" w:rsidRDefault="00AA0913" w:rsidP="00AA0913">
            <w:pPr>
              <w:spacing w:after="0" w:line="240" w:lineRule="auto"/>
              <w:rPr>
                <w:rFonts w:eastAsia="Times New Roman" w:cstheme="minorHAnsi"/>
              </w:rPr>
            </w:pPr>
            <w:r w:rsidRPr="00AA0913">
              <w:rPr>
                <w:rFonts w:cstheme="minorHAnsi"/>
              </w:rPr>
              <w:t xml:space="preserve">Pola </w:t>
            </w:r>
            <w:proofErr w:type="spellStart"/>
            <w:r w:rsidRPr="00AA0913">
              <w:rPr>
                <w:rFonts w:cstheme="minorHAnsi"/>
              </w:rPr>
              <w:t>Argumen</w:t>
            </w:r>
            <w:proofErr w:type="spellEnd"/>
            <w:r w:rsidRPr="00AA0913">
              <w:rPr>
                <w:rFonts w:cstheme="minorHAnsi"/>
              </w:rPr>
              <w:t xml:space="preserve"> </w:t>
            </w:r>
            <w:proofErr w:type="spellStart"/>
            <w:r w:rsidRPr="00AA0913">
              <w:rPr>
                <w:rFonts w:cstheme="minorHAnsi"/>
              </w:rPr>
              <w:t>Mahasiswa</w:t>
            </w:r>
            <w:proofErr w:type="spellEnd"/>
            <w:r w:rsidRPr="00AA0913">
              <w:rPr>
                <w:rFonts w:cstheme="minorHAnsi"/>
              </w:rPr>
              <w:t xml:space="preserve"> </w:t>
            </w:r>
            <w:proofErr w:type="spellStart"/>
            <w:r w:rsidRPr="00AA0913">
              <w:rPr>
                <w:rFonts w:cstheme="minorHAnsi"/>
              </w:rPr>
              <w:t>Jurusan</w:t>
            </w:r>
            <w:proofErr w:type="spellEnd"/>
            <w:r w:rsidRPr="00AA0913">
              <w:rPr>
                <w:rFonts w:cstheme="minorHAnsi"/>
              </w:rPr>
              <w:t xml:space="preserve"> Pendidikan Bahasa Mandarin (KLAUSA: Kajian </w:t>
            </w:r>
            <w:proofErr w:type="spellStart"/>
            <w:r w:rsidRPr="00AA0913">
              <w:rPr>
                <w:rFonts w:cstheme="minorHAnsi"/>
              </w:rPr>
              <w:t>Lingustik</w:t>
            </w:r>
            <w:proofErr w:type="spellEnd"/>
            <w:r w:rsidRPr="00AA0913">
              <w:rPr>
                <w:rFonts w:cstheme="minorHAnsi"/>
              </w:rPr>
              <w:t xml:space="preserve">, </w:t>
            </w:r>
            <w:proofErr w:type="spellStart"/>
            <w:r w:rsidRPr="00AA0913">
              <w:rPr>
                <w:rFonts w:cstheme="minorHAnsi"/>
              </w:rPr>
              <w:t>Pembelajaran</w:t>
            </w:r>
            <w:proofErr w:type="spellEnd"/>
            <w:r w:rsidRPr="00AA0913">
              <w:rPr>
                <w:rFonts w:cstheme="minorHAnsi"/>
              </w:rPr>
              <w:t xml:space="preserve"> Bahasa, dan Sastra) 4(01), 59-67, 2020 </w:t>
            </w:r>
          </w:p>
        </w:tc>
        <w:tc>
          <w:tcPr>
            <w:tcW w:w="10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490A6C" w14:textId="77777777" w:rsidR="00AA0913" w:rsidRPr="00AA0913" w:rsidRDefault="00AA0913" w:rsidP="00AA0913">
            <w:pPr>
              <w:spacing w:after="0" w:line="240" w:lineRule="auto"/>
              <w:jc w:val="center"/>
              <w:rPr>
                <w:rFonts w:eastAsia="Times New Roman" w:cstheme="minorHAnsi"/>
              </w:rPr>
            </w:pPr>
            <w:r w:rsidRPr="00AA0913">
              <w:rPr>
                <w:rFonts w:eastAsia="Times New Roman" w:cstheme="minorHAnsi"/>
              </w:rPr>
              <w:t>2</w:t>
            </w:r>
          </w:p>
        </w:tc>
      </w:tr>
      <w:tr w:rsidR="00AA0913" w:rsidRPr="00AA0913" w14:paraId="64E54460" w14:textId="77777777" w:rsidTr="0D117C43">
        <w:trPr>
          <w:trHeight w:val="300"/>
        </w:trPr>
        <w:tc>
          <w:tcPr>
            <w:tcW w:w="615" w:type="dxa"/>
            <w:tcBorders>
              <w:top w:val="single" w:sz="4" w:space="0" w:color="auto"/>
              <w:left w:val="single" w:sz="4" w:space="0" w:color="auto"/>
              <w:bottom w:val="single" w:sz="4" w:space="0" w:color="auto"/>
              <w:right w:val="single" w:sz="4" w:space="0" w:color="auto"/>
            </w:tcBorders>
            <w:noWrap/>
            <w:vAlign w:val="bottom"/>
            <w:hideMark/>
          </w:tcPr>
          <w:p w14:paraId="6765C65B"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3</w:t>
            </w:r>
          </w:p>
        </w:tc>
        <w:tc>
          <w:tcPr>
            <w:tcW w:w="13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777D2E" w14:textId="77777777" w:rsidR="00AA0913" w:rsidRPr="00AA0913" w:rsidRDefault="00AA0913" w:rsidP="00AA0913">
            <w:pPr>
              <w:spacing w:after="0" w:line="240" w:lineRule="auto"/>
              <w:rPr>
                <w:rFonts w:eastAsia="Times New Roman" w:cstheme="minorHAnsi"/>
                <w:color w:val="000000" w:themeColor="text1"/>
              </w:rPr>
            </w:pPr>
            <w:proofErr w:type="spellStart"/>
            <w:r w:rsidRPr="00AA0913">
              <w:rPr>
                <w:rFonts w:eastAsia="Times New Roman" w:cstheme="minorHAnsi"/>
                <w:color w:val="000000" w:themeColor="text1"/>
              </w:rPr>
              <w:t>Yohanna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Nirmalasari</w:t>
            </w:r>
            <w:proofErr w:type="spellEnd"/>
          </w:p>
          <w:p w14:paraId="710A2BAB" w14:textId="77777777" w:rsidR="00AA0913" w:rsidRPr="00AA0913" w:rsidRDefault="00AA0913" w:rsidP="00AA0913">
            <w:pPr>
              <w:spacing w:after="0" w:line="240" w:lineRule="auto"/>
              <w:jc w:val="center"/>
              <w:rPr>
                <w:rFonts w:eastAsia="Times New Roman" w:cstheme="minorHAnsi"/>
                <w:color w:val="000000"/>
              </w:rPr>
            </w:pPr>
          </w:p>
        </w:tc>
        <w:tc>
          <w:tcPr>
            <w:tcW w:w="59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3A36C8" w14:textId="77777777" w:rsidR="00AA0913" w:rsidRPr="00AA0913" w:rsidRDefault="00AA0913" w:rsidP="00AA0913">
            <w:pPr>
              <w:spacing w:after="0" w:line="240" w:lineRule="auto"/>
              <w:rPr>
                <w:rFonts w:cstheme="minorHAnsi"/>
              </w:rPr>
            </w:pPr>
            <w:proofErr w:type="spellStart"/>
            <w:r w:rsidRPr="00AA0913">
              <w:rPr>
                <w:rFonts w:eastAsia="Calibri" w:cstheme="minorHAnsi"/>
                <w:color w:val="222222"/>
              </w:rPr>
              <w:t>Nirmalasari</w:t>
            </w:r>
            <w:proofErr w:type="spellEnd"/>
            <w:r w:rsidRPr="00AA0913">
              <w:rPr>
                <w:rFonts w:eastAsia="Calibri" w:cstheme="minorHAnsi"/>
                <w:color w:val="222222"/>
              </w:rPr>
              <w:t xml:space="preserve">, Y. (2018). Pola </w:t>
            </w:r>
            <w:proofErr w:type="spellStart"/>
            <w:r w:rsidRPr="00AA0913">
              <w:rPr>
                <w:rFonts w:eastAsia="Calibri" w:cstheme="minorHAnsi"/>
                <w:color w:val="222222"/>
              </w:rPr>
              <w:t>kalimat</w:t>
            </w:r>
            <w:proofErr w:type="spellEnd"/>
            <w:r w:rsidRPr="00AA0913">
              <w:rPr>
                <w:rFonts w:eastAsia="Calibri" w:cstheme="minorHAnsi"/>
                <w:color w:val="222222"/>
              </w:rPr>
              <w:t xml:space="preserve"> </w:t>
            </w:r>
            <w:proofErr w:type="spellStart"/>
            <w:r w:rsidRPr="00AA0913">
              <w:rPr>
                <w:rFonts w:eastAsia="Calibri" w:cstheme="minorHAnsi"/>
                <w:color w:val="222222"/>
              </w:rPr>
              <w:t>bahasa</w:t>
            </w:r>
            <w:proofErr w:type="spellEnd"/>
            <w:r w:rsidRPr="00AA0913">
              <w:rPr>
                <w:rFonts w:eastAsia="Calibri" w:cstheme="minorHAnsi"/>
                <w:color w:val="222222"/>
              </w:rPr>
              <w:t xml:space="preserve"> Indonesia </w:t>
            </w:r>
            <w:proofErr w:type="spellStart"/>
            <w:r w:rsidRPr="00AA0913">
              <w:rPr>
                <w:rFonts w:eastAsia="Calibri" w:cstheme="minorHAnsi"/>
                <w:color w:val="222222"/>
              </w:rPr>
              <w:t>tulis</w:t>
            </w:r>
            <w:proofErr w:type="spellEnd"/>
            <w:r w:rsidRPr="00AA0913">
              <w:rPr>
                <w:rFonts w:eastAsia="Calibri" w:cstheme="minorHAnsi"/>
                <w:color w:val="222222"/>
              </w:rPr>
              <w:t xml:space="preserve"> </w:t>
            </w:r>
            <w:proofErr w:type="spellStart"/>
            <w:r w:rsidRPr="00AA0913">
              <w:rPr>
                <w:rFonts w:eastAsia="Calibri" w:cstheme="minorHAnsi"/>
                <w:color w:val="222222"/>
              </w:rPr>
              <w:t>pembelajar</w:t>
            </w:r>
            <w:proofErr w:type="spellEnd"/>
            <w:r w:rsidRPr="00AA0913">
              <w:rPr>
                <w:rFonts w:eastAsia="Calibri" w:cstheme="minorHAnsi"/>
                <w:color w:val="222222"/>
              </w:rPr>
              <w:t xml:space="preserve"> BIPA </w:t>
            </w:r>
            <w:proofErr w:type="spellStart"/>
            <w:r w:rsidRPr="00AA0913">
              <w:rPr>
                <w:rFonts w:eastAsia="Calibri" w:cstheme="minorHAnsi"/>
                <w:color w:val="222222"/>
              </w:rPr>
              <w:t>tingkat</w:t>
            </w:r>
            <w:proofErr w:type="spellEnd"/>
            <w:r w:rsidRPr="00AA0913">
              <w:rPr>
                <w:rFonts w:eastAsia="Calibri" w:cstheme="minorHAnsi"/>
                <w:color w:val="222222"/>
              </w:rPr>
              <w:t xml:space="preserve"> </w:t>
            </w:r>
            <w:proofErr w:type="spellStart"/>
            <w:r w:rsidRPr="00AA0913">
              <w:rPr>
                <w:rFonts w:eastAsia="Calibri" w:cstheme="minorHAnsi"/>
                <w:color w:val="222222"/>
              </w:rPr>
              <w:t>pemula</w:t>
            </w:r>
            <w:proofErr w:type="spellEnd"/>
            <w:r w:rsidRPr="00AA0913">
              <w:rPr>
                <w:rFonts w:eastAsia="Calibri" w:cstheme="minorHAnsi"/>
                <w:color w:val="222222"/>
              </w:rPr>
              <w:t xml:space="preserve"> </w:t>
            </w:r>
            <w:proofErr w:type="spellStart"/>
            <w:r w:rsidRPr="00AA0913">
              <w:rPr>
                <w:rFonts w:eastAsia="Calibri" w:cstheme="minorHAnsi"/>
                <w:color w:val="222222"/>
              </w:rPr>
              <w:t>asal</w:t>
            </w:r>
            <w:proofErr w:type="spellEnd"/>
            <w:r w:rsidRPr="00AA0913">
              <w:rPr>
                <w:rFonts w:eastAsia="Calibri" w:cstheme="minorHAnsi"/>
                <w:color w:val="222222"/>
              </w:rPr>
              <w:t xml:space="preserve"> </w:t>
            </w:r>
            <w:proofErr w:type="spellStart"/>
            <w:r w:rsidRPr="00AA0913">
              <w:rPr>
                <w:rFonts w:eastAsia="Calibri" w:cstheme="minorHAnsi"/>
                <w:color w:val="222222"/>
              </w:rPr>
              <w:t>Tiongkok</w:t>
            </w:r>
            <w:proofErr w:type="spellEnd"/>
            <w:r w:rsidRPr="00AA0913">
              <w:rPr>
                <w:rFonts w:eastAsia="Calibri" w:cstheme="minorHAnsi"/>
                <w:color w:val="222222"/>
              </w:rPr>
              <w:t xml:space="preserve"> di Universitas Ma Chung </w:t>
            </w:r>
            <w:proofErr w:type="spellStart"/>
            <w:r w:rsidRPr="00AA0913">
              <w:rPr>
                <w:rFonts w:eastAsia="Calibri" w:cstheme="minorHAnsi"/>
                <w:color w:val="222222"/>
              </w:rPr>
              <w:t>Tahun</w:t>
            </w:r>
            <w:proofErr w:type="spellEnd"/>
            <w:r w:rsidRPr="00AA0913">
              <w:rPr>
                <w:rFonts w:eastAsia="Calibri" w:cstheme="minorHAnsi"/>
                <w:color w:val="222222"/>
              </w:rPr>
              <w:t xml:space="preserve"> 2018. </w:t>
            </w:r>
            <w:r w:rsidRPr="00AA0913">
              <w:rPr>
                <w:rFonts w:eastAsia="Calibri" w:cstheme="minorHAnsi"/>
                <w:i/>
                <w:iCs/>
              </w:rPr>
              <w:t xml:space="preserve">KLAUSA (Kajian </w:t>
            </w:r>
            <w:proofErr w:type="spellStart"/>
            <w:r w:rsidRPr="00AA0913">
              <w:rPr>
                <w:rFonts w:eastAsia="Calibri" w:cstheme="minorHAnsi"/>
                <w:i/>
                <w:iCs/>
              </w:rPr>
              <w:t>Linguistik</w:t>
            </w:r>
            <w:proofErr w:type="spellEnd"/>
            <w:r w:rsidRPr="00AA0913">
              <w:rPr>
                <w:rFonts w:eastAsia="Calibri" w:cstheme="minorHAnsi"/>
                <w:i/>
                <w:iCs/>
              </w:rPr>
              <w:t xml:space="preserve">, </w:t>
            </w:r>
            <w:proofErr w:type="spellStart"/>
            <w:r w:rsidRPr="00AA0913">
              <w:rPr>
                <w:rFonts w:eastAsia="Calibri" w:cstheme="minorHAnsi"/>
                <w:i/>
                <w:iCs/>
              </w:rPr>
              <w:t>Pembelajaran</w:t>
            </w:r>
            <w:proofErr w:type="spellEnd"/>
            <w:r w:rsidRPr="00AA0913">
              <w:rPr>
                <w:rFonts w:eastAsia="Calibri" w:cstheme="minorHAnsi"/>
                <w:i/>
                <w:iCs/>
              </w:rPr>
              <w:t xml:space="preserve"> Bahasa, Dan Sastra)</w:t>
            </w:r>
            <w:r w:rsidRPr="00AA0913">
              <w:rPr>
                <w:rFonts w:eastAsia="Calibri" w:cstheme="minorHAnsi"/>
              </w:rPr>
              <w:t xml:space="preserve">, </w:t>
            </w:r>
            <w:r w:rsidRPr="00AA0913">
              <w:rPr>
                <w:rFonts w:eastAsia="Calibri" w:cstheme="minorHAnsi"/>
                <w:i/>
                <w:iCs/>
              </w:rPr>
              <w:t>2</w:t>
            </w:r>
            <w:r w:rsidRPr="00AA0913">
              <w:rPr>
                <w:rFonts w:eastAsia="Calibri" w:cstheme="minorHAnsi"/>
              </w:rPr>
              <w:t>(01), 41-50.</w:t>
            </w:r>
          </w:p>
        </w:tc>
        <w:tc>
          <w:tcPr>
            <w:tcW w:w="10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5473A5" w14:textId="77777777" w:rsidR="00AA0913" w:rsidRPr="00AA0913" w:rsidRDefault="00AA0913" w:rsidP="00AA0913">
            <w:pPr>
              <w:spacing w:after="0" w:line="240" w:lineRule="auto"/>
              <w:jc w:val="center"/>
              <w:rPr>
                <w:rFonts w:eastAsia="Times New Roman" w:cstheme="minorHAnsi"/>
              </w:rPr>
            </w:pPr>
            <w:r w:rsidRPr="00AA0913">
              <w:rPr>
                <w:rFonts w:eastAsia="Times New Roman" w:cstheme="minorHAnsi"/>
              </w:rPr>
              <w:t>8</w:t>
            </w:r>
          </w:p>
        </w:tc>
      </w:tr>
      <w:tr w:rsidR="00AA0913" w:rsidRPr="00AA0913" w14:paraId="28755FCE" w14:textId="77777777" w:rsidTr="0D117C43">
        <w:trPr>
          <w:trHeight w:val="300"/>
        </w:trPr>
        <w:tc>
          <w:tcPr>
            <w:tcW w:w="615" w:type="dxa"/>
            <w:tcBorders>
              <w:top w:val="single" w:sz="4" w:space="0" w:color="auto"/>
              <w:left w:val="single" w:sz="4" w:space="0" w:color="auto"/>
              <w:bottom w:val="single" w:sz="4" w:space="0" w:color="auto"/>
              <w:right w:val="single" w:sz="4" w:space="0" w:color="auto"/>
            </w:tcBorders>
            <w:noWrap/>
            <w:vAlign w:val="bottom"/>
            <w:hideMark/>
          </w:tcPr>
          <w:p w14:paraId="4A7D02FF"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4</w:t>
            </w:r>
          </w:p>
        </w:tc>
        <w:tc>
          <w:tcPr>
            <w:tcW w:w="13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E8CE99" w14:textId="77777777" w:rsidR="00AA0913" w:rsidRPr="00AA0913" w:rsidRDefault="00AA0913" w:rsidP="00AA0913">
            <w:pPr>
              <w:spacing w:after="0" w:line="240" w:lineRule="auto"/>
              <w:rPr>
                <w:rFonts w:eastAsia="Times New Roman" w:cstheme="minorHAnsi"/>
                <w:color w:val="000000" w:themeColor="text1"/>
              </w:rPr>
            </w:pPr>
            <w:proofErr w:type="spellStart"/>
            <w:r w:rsidRPr="00AA0913">
              <w:rPr>
                <w:rFonts w:eastAsia="Times New Roman" w:cstheme="minorHAnsi"/>
                <w:color w:val="000000" w:themeColor="text1"/>
              </w:rPr>
              <w:t>Yohanna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Nirmalasari</w:t>
            </w:r>
            <w:proofErr w:type="spellEnd"/>
          </w:p>
          <w:p w14:paraId="564A94E1" w14:textId="77777777" w:rsidR="00AA0913" w:rsidRPr="00AA0913" w:rsidRDefault="00AA0913" w:rsidP="00AA0913">
            <w:pPr>
              <w:spacing w:after="0" w:line="240" w:lineRule="auto"/>
              <w:jc w:val="center"/>
              <w:rPr>
                <w:rFonts w:eastAsia="Times New Roman" w:cstheme="minorHAnsi"/>
                <w:color w:val="000000"/>
              </w:rPr>
            </w:pPr>
          </w:p>
        </w:tc>
        <w:tc>
          <w:tcPr>
            <w:tcW w:w="59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3E58A7" w14:textId="77777777" w:rsidR="00AA0913" w:rsidRPr="00AA0913" w:rsidRDefault="00AA0913" w:rsidP="00AA0913">
            <w:pPr>
              <w:spacing w:after="0" w:line="240" w:lineRule="auto"/>
              <w:rPr>
                <w:rFonts w:eastAsia="Times New Roman" w:cstheme="minorHAnsi"/>
              </w:rPr>
            </w:pPr>
            <w:proofErr w:type="spellStart"/>
            <w:r w:rsidRPr="00AA0913">
              <w:rPr>
                <w:rFonts w:eastAsia="Arial" w:cstheme="minorHAnsi"/>
                <w:color w:val="222222"/>
              </w:rPr>
              <w:t>Nirmalasari</w:t>
            </w:r>
            <w:proofErr w:type="spellEnd"/>
            <w:r w:rsidRPr="00AA0913">
              <w:rPr>
                <w:rFonts w:eastAsia="Arial" w:cstheme="minorHAnsi"/>
                <w:color w:val="222222"/>
              </w:rPr>
              <w:t xml:space="preserve">, Y. (2022). </w:t>
            </w:r>
            <w:proofErr w:type="spellStart"/>
            <w:r w:rsidRPr="00AA0913">
              <w:rPr>
                <w:rFonts w:eastAsia="Arial" w:cstheme="minorHAnsi"/>
                <w:color w:val="222222"/>
              </w:rPr>
              <w:t>Pengembangan</w:t>
            </w:r>
            <w:proofErr w:type="spellEnd"/>
            <w:r w:rsidRPr="00AA0913">
              <w:rPr>
                <w:rFonts w:eastAsia="Arial" w:cstheme="minorHAnsi"/>
                <w:color w:val="222222"/>
              </w:rPr>
              <w:t xml:space="preserve"> </w:t>
            </w:r>
            <w:proofErr w:type="spellStart"/>
            <w:r w:rsidRPr="00AA0913">
              <w:rPr>
                <w:rFonts w:eastAsia="Arial" w:cstheme="minorHAnsi"/>
                <w:color w:val="222222"/>
              </w:rPr>
              <w:t>bahasan</w:t>
            </w:r>
            <w:proofErr w:type="spellEnd"/>
            <w:r w:rsidRPr="00AA0913">
              <w:rPr>
                <w:rFonts w:eastAsia="Arial" w:cstheme="minorHAnsi"/>
                <w:color w:val="222222"/>
              </w:rPr>
              <w:t xml:space="preserve"> ajar </w:t>
            </w:r>
            <w:proofErr w:type="spellStart"/>
            <w:r w:rsidRPr="00AA0913">
              <w:rPr>
                <w:rFonts w:eastAsia="Arial" w:cstheme="minorHAnsi"/>
                <w:color w:val="222222"/>
              </w:rPr>
              <w:t>menyimak</w:t>
            </w:r>
            <w:proofErr w:type="spellEnd"/>
            <w:r w:rsidRPr="00AA0913">
              <w:rPr>
                <w:rFonts w:eastAsia="Arial" w:cstheme="minorHAnsi"/>
                <w:color w:val="222222"/>
              </w:rPr>
              <w:t xml:space="preserve"> </w:t>
            </w:r>
            <w:proofErr w:type="spellStart"/>
            <w:r w:rsidRPr="00AA0913">
              <w:rPr>
                <w:rFonts w:eastAsia="Arial" w:cstheme="minorHAnsi"/>
                <w:color w:val="222222"/>
              </w:rPr>
              <w:t>berbasis</w:t>
            </w:r>
            <w:proofErr w:type="spellEnd"/>
            <w:r w:rsidRPr="00AA0913">
              <w:rPr>
                <w:rFonts w:eastAsia="Arial" w:cstheme="minorHAnsi"/>
                <w:color w:val="222222"/>
              </w:rPr>
              <w:t xml:space="preserve"> KOPI </w:t>
            </w:r>
            <w:proofErr w:type="spellStart"/>
            <w:r w:rsidRPr="00AA0913">
              <w:rPr>
                <w:rFonts w:eastAsia="Arial" w:cstheme="minorHAnsi"/>
                <w:color w:val="222222"/>
              </w:rPr>
              <w:t>bagi</w:t>
            </w:r>
            <w:proofErr w:type="spellEnd"/>
            <w:r w:rsidRPr="00AA0913">
              <w:rPr>
                <w:rFonts w:eastAsia="Arial" w:cstheme="minorHAnsi"/>
                <w:color w:val="222222"/>
              </w:rPr>
              <w:t xml:space="preserve"> </w:t>
            </w:r>
            <w:proofErr w:type="spellStart"/>
            <w:r w:rsidRPr="00AA0913">
              <w:rPr>
                <w:rFonts w:eastAsia="Arial" w:cstheme="minorHAnsi"/>
                <w:color w:val="222222"/>
              </w:rPr>
              <w:t>pemelajar</w:t>
            </w:r>
            <w:proofErr w:type="spellEnd"/>
            <w:r w:rsidRPr="00AA0913">
              <w:rPr>
                <w:rFonts w:eastAsia="Arial" w:cstheme="minorHAnsi"/>
                <w:color w:val="222222"/>
              </w:rPr>
              <w:t xml:space="preserve"> BIPA </w:t>
            </w:r>
            <w:proofErr w:type="spellStart"/>
            <w:r w:rsidRPr="00AA0913">
              <w:rPr>
                <w:rFonts w:eastAsia="Arial" w:cstheme="minorHAnsi"/>
                <w:color w:val="222222"/>
              </w:rPr>
              <w:t>tingkat</w:t>
            </w:r>
            <w:proofErr w:type="spellEnd"/>
            <w:r w:rsidRPr="00AA0913">
              <w:rPr>
                <w:rFonts w:eastAsia="Arial" w:cstheme="minorHAnsi"/>
                <w:color w:val="222222"/>
              </w:rPr>
              <w:t xml:space="preserve"> </w:t>
            </w:r>
            <w:proofErr w:type="spellStart"/>
            <w:proofErr w:type="gramStart"/>
            <w:r w:rsidRPr="00AA0913">
              <w:rPr>
                <w:rFonts w:eastAsia="Arial" w:cstheme="minorHAnsi"/>
                <w:color w:val="222222"/>
              </w:rPr>
              <w:t>pemula</w:t>
            </w:r>
            <w:proofErr w:type="spellEnd"/>
            <w:r w:rsidRPr="00AA0913">
              <w:rPr>
                <w:rFonts w:eastAsia="Arial" w:cstheme="minorHAnsi"/>
                <w:color w:val="222222"/>
              </w:rPr>
              <w:t xml:space="preserve"> .</w:t>
            </w:r>
            <w:proofErr w:type="gramEnd"/>
            <w:r w:rsidRPr="00AA0913">
              <w:rPr>
                <w:rFonts w:eastAsia="Arial" w:cstheme="minorHAnsi"/>
                <w:color w:val="222222"/>
              </w:rPr>
              <w:t xml:space="preserve"> </w:t>
            </w:r>
            <w:r w:rsidRPr="00AA0913">
              <w:rPr>
                <w:rFonts w:eastAsia="Arial" w:cstheme="minorHAnsi"/>
                <w:i/>
                <w:iCs/>
                <w:color w:val="222222"/>
              </w:rPr>
              <w:t xml:space="preserve">KLAUSA (Kajian </w:t>
            </w:r>
            <w:proofErr w:type="spellStart"/>
            <w:r w:rsidRPr="00AA0913">
              <w:rPr>
                <w:rFonts w:eastAsia="Arial" w:cstheme="minorHAnsi"/>
                <w:i/>
                <w:iCs/>
                <w:color w:val="222222"/>
              </w:rPr>
              <w:t>Linguistik</w:t>
            </w:r>
            <w:proofErr w:type="spellEnd"/>
            <w:r w:rsidRPr="00AA0913">
              <w:rPr>
                <w:rFonts w:eastAsia="Arial" w:cstheme="minorHAnsi"/>
                <w:i/>
                <w:iCs/>
                <w:color w:val="222222"/>
              </w:rPr>
              <w:t xml:space="preserve">, </w:t>
            </w:r>
            <w:proofErr w:type="spellStart"/>
            <w:r w:rsidRPr="00AA0913">
              <w:rPr>
                <w:rFonts w:eastAsia="Arial" w:cstheme="minorHAnsi"/>
                <w:i/>
                <w:iCs/>
                <w:color w:val="222222"/>
              </w:rPr>
              <w:t>Pembelajaran</w:t>
            </w:r>
            <w:proofErr w:type="spellEnd"/>
            <w:r w:rsidRPr="00AA0913">
              <w:rPr>
                <w:rFonts w:eastAsia="Arial" w:cstheme="minorHAnsi"/>
                <w:i/>
                <w:iCs/>
                <w:color w:val="222222"/>
              </w:rPr>
              <w:t xml:space="preserve"> Bahasa, dan Sastra)</w:t>
            </w:r>
            <w:r w:rsidRPr="00AA0913">
              <w:rPr>
                <w:rFonts w:eastAsia="Arial" w:cstheme="minorHAnsi"/>
                <w:color w:val="222222"/>
              </w:rPr>
              <w:t xml:space="preserve">, </w:t>
            </w:r>
            <w:r w:rsidRPr="00AA0913">
              <w:rPr>
                <w:rFonts w:eastAsia="Arial" w:cstheme="minorHAnsi"/>
                <w:i/>
                <w:iCs/>
                <w:color w:val="222222"/>
              </w:rPr>
              <w:t>6</w:t>
            </w:r>
            <w:r w:rsidRPr="00AA0913">
              <w:rPr>
                <w:rFonts w:eastAsia="Arial" w:cstheme="minorHAnsi"/>
                <w:color w:val="222222"/>
              </w:rPr>
              <w:t>(1), 61-72.</w:t>
            </w:r>
          </w:p>
        </w:tc>
        <w:tc>
          <w:tcPr>
            <w:tcW w:w="10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DBBB23" w14:textId="77777777" w:rsidR="00AA0913" w:rsidRPr="00AA0913" w:rsidRDefault="00AA0913" w:rsidP="00AA0913">
            <w:pPr>
              <w:spacing w:after="0" w:line="240" w:lineRule="auto"/>
              <w:jc w:val="center"/>
              <w:rPr>
                <w:rFonts w:eastAsia="Times New Roman" w:cstheme="minorHAnsi"/>
              </w:rPr>
            </w:pPr>
            <w:r w:rsidRPr="00AA0913">
              <w:rPr>
                <w:rFonts w:eastAsia="Times New Roman" w:cstheme="minorHAnsi"/>
              </w:rPr>
              <w:t>2</w:t>
            </w:r>
          </w:p>
          <w:p w14:paraId="28A6F799" w14:textId="77777777" w:rsidR="00AA0913" w:rsidRPr="00AA0913" w:rsidRDefault="00AA0913" w:rsidP="00AA0913">
            <w:pPr>
              <w:spacing w:after="0" w:line="240" w:lineRule="auto"/>
              <w:jc w:val="center"/>
              <w:rPr>
                <w:rFonts w:eastAsia="Times New Roman" w:cstheme="minorHAnsi"/>
              </w:rPr>
            </w:pPr>
          </w:p>
        </w:tc>
      </w:tr>
      <w:tr w:rsidR="00AA0913" w:rsidRPr="00AA0913" w14:paraId="06C84438" w14:textId="77777777" w:rsidTr="0D117C43">
        <w:trPr>
          <w:trHeight w:val="300"/>
        </w:trPr>
        <w:tc>
          <w:tcPr>
            <w:tcW w:w="615" w:type="dxa"/>
            <w:tcBorders>
              <w:top w:val="single" w:sz="4" w:space="0" w:color="auto"/>
              <w:left w:val="single" w:sz="4" w:space="0" w:color="auto"/>
              <w:bottom w:val="single" w:sz="4" w:space="0" w:color="auto"/>
              <w:right w:val="single" w:sz="4" w:space="0" w:color="auto"/>
            </w:tcBorders>
            <w:noWrap/>
            <w:vAlign w:val="bottom"/>
            <w:hideMark/>
          </w:tcPr>
          <w:p w14:paraId="39E936A8" w14:textId="77777777" w:rsidR="00AA0913" w:rsidRPr="00AA0913" w:rsidRDefault="00AA0913" w:rsidP="00AA0913">
            <w:pPr>
              <w:spacing w:after="0" w:line="240" w:lineRule="auto"/>
              <w:jc w:val="center"/>
              <w:rPr>
                <w:rFonts w:eastAsia="Times New Roman" w:cstheme="minorHAnsi"/>
                <w:color w:val="000000" w:themeColor="text1"/>
              </w:rPr>
            </w:pPr>
            <w:r w:rsidRPr="00AA0913">
              <w:rPr>
                <w:rFonts w:eastAsia="Times New Roman" w:cstheme="minorHAnsi"/>
                <w:color w:val="000000" w:themeColor="text1"/>
              </w:rPr>
              <w:t>5</w:t>
            </w:r>
          </w:p>
        </w:tc>
        <w:tc>
          <w:tcPr>
            <w:tcW w:w="13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E2962F" w14:textId="77777777" w:rsidR="00AA0913" w:rsidRPr="00AA0913" w:rsidRDefault="00AA0913" w:rsidP="00AA0913">
            <w:pPr>
              <w:spacing w:after="0" w:line="240" w:lineRule="auto"/>
              <w:rPr>
                <w:rFonts w:eastAsia="Arial" w:cstheme="minorHAnsi"/>
                <w:color w:val="222222"/>
              </w:rPr>
            </w:pPr>
            <w:r w:rsidRPr="00AA0913">
              <w:rPr>
                <w:rFonts w:eastAsia="Arial" w:cstheme="minorHAnsi"/>
                <w:color w:val="222222"/>
              </w:rPr>
              <w:t xml:space="preserve"> Clarissa Stephanie</w:t>
            </w:r>
          </w:p>
        </w:tc>
        <w:tc>
          <w:tcPr>
            <w:tcW w:w="59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A86A09" w14:textId="77777777" w:rsidR="00AA0913" w:rsidRPr="00AA0913" w:rsidRDefault="00AA0913" w:rsidP="00AA0913">
            <w:pPr>
              <w:spacing w:after="0" w:line="240" w:lineRule="auto"/>
              <w:rPr>
                <w:rFonts w:eastAsia="Arial" w:cstheme="minorHAnsi"/>
              </w:rPr>
            </w:pPr>
            <w:r w:rsidRPr="00AA0913">
              <w:rPr>
                <w:rFonts w:eastAsia="Arial" w:cstheme="minorHAnsi"/>
                <w:color w:val="222222"/>
              </w:rPr>
              <w:t xml:space="preserve">Stephanie, C., &amp; </w:t>
            </w:r>
            <w:proofErr w:type="spellStart"/>
            <w:r w:rsidRPr="00AA0913">
              <w:rPr>
                <w:rFonts w:eastAsia="Arial" w:cstheme="minorHAnsi"/>
                <w:color w:val="222222"/>
              </w:rPr>
              <w:t>Ginting</w:t>
            </w:r>
            <w:proofErr w:type="spellEnd"/>
            <w:r w:rsidRPr="00AA0913">
              <w:rPr>
                <w:rFonts w:eastAsia="Arial" w:cstheme="minorHAnsi"/>
                <w:color w:val="222222"/>
              </w:rPr>
              <w:t xml:space="preserve">, D. (2022). Emergency remote teaching of Mandarin classes during the COVID-19 pandemic. </w:t>
            </w:r>
            <w:r w:rsidRPr="00AA0913">
              <w:rPr>
                <w:rFonts w:eastAsia="Arial" w:cstheme="minorHAnsi"/>
                <w:i/>
                <w:iCs/>
                <w:color w:val="222222"/>
              </w:rPr>
              <w:t xml:space="preserve">KLAUSA (Kajian </w:t>
            </w:r>
            <w:proofErr w:type="spellStart"/>
            <w:r w:rsidRPr="00AA0913">
              <w:rPr>
                <w:rFonts w:eastAsia="Arial" w:cstheme="minorHAnsi"/>
                <w:i/>
                <w:iCs/>
                <w:color w:val="222222"/>
              </w:rPr>
              <w:t>Linguistik</w:t>
            </w:r>
            <w:proofErr w:type="spellEnd"/>
            <w:r w:rsidRPr="00AA0913">
              <w:rPr>
                <w:rFonts w:eastAsia="Arial" w:cstheme="minorHAnsi"/>
                <w:i/>
                <w:iCs/>
                <w:color w:val="222222"/>
              </w:rPr>
              <w:t xml:space="preserve">, </w:t>
            </w:r>
            <w:proofErr w:type="spellStart"/>
            <w:r w:rsidRPr="00AA0913">
              <w:rPr>
                <w:rFonts w:eastAsia="Arial" w:cstheme="minorHAnsi"/>
                <w:i/>
                <w:iCs/>
                <w:color w:val="222222"/>
              </w:rPr>
              <w:t>Pembelajaran</w:t>
            </w:r>
            <w:proofErr w:type="spellEnd"/>
            <w:r w:rsidRPr="00AA0913">
              <w:rPr>
                <w:rFonts w:eastAsia="Arial" w:cstheme="minorHAnsi"/>
                <w:i/>
                <w:iCs/>
                <w:color w:val="222222"/>
              </w:rPr>
              <w:t xml:space="preserve"> Bahasa, dan Sastra)</w:t>
            </w:r>
            <w:r w:rsidRPr="00AA0913">
              <w:rPr>
                <w:rFonts w:eastAsia="Arial" w:cstheme="minorHAnsi"/>
                <w:color w:val="222222"/>
              </w:rPr>
              <w:t xml:space="preserve">, </w:t>
            </w:r>
            <w:r w:rsidRPr="00AA0913">
              <w:rPr>
                <w:rFonts w:eastAsia="Arial" w:cstheme="minorHAnsi"/>
                <w:i/>
                <w:iCs/>
                <w:color w:val="222222"/>
              </w:rPr>
              <w:t>6</w:t>
            </w:r>
            <w:r w:rsidRPr="00AA0913">
              <w:rPr>
                <w:rFonts w:eastAsia="Arial" w:cstheme="minorHAnsi"/>
                <w:color w:val="222222"/>
              </w:rPr>
              <w:t>(2), 95-111.</w:t>
            </w:r>
          </w:p>
        </w:tc>
        <w:tc>
          <w:tcPr>
            <w:tcW w:w="10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F89065" w14:textId="77777777" w:rsidR="00AA0913" w:rsidRPr="00AA0913" w:rsidRDefault="00AA0913" w:rsidP="00AA0913">
            <w:pPr>
              <w:spacing w:after="0" w:line="240" w:lineRule="auto"/>
              <w:jc w:val="center"/>
              <w:rPr>
                <w:rFonts w:eastAsia="Times New Roman" w:cstheme="minorHAnsi"/>
              </w:rPr>
            </w:pPr>
            <w:r w:rsidRPr="00AA0913">
              <w:rPr>
                <w:rFonts w:eastAsia="Times New Roman" w:cstheme="minorHAnsi"/>
              </w:rPr>
              <w:t>1</w:t>
            </w:r>
          </w:p>
        </w:tc>
      </w:tr>
      <w:tr w:rsidR="00AA0913" w:rsidRPr="00AA0913" w14:paraId="651A8C3D" w14:textId="77777777" w:rsidTr="0D117C43">
        <w:trPr>
          <w:trHeight w:val="300"/>
        </w:trPr>
        <w:tc>
          <w:tcPr>
            <w:tcW w:w="615" w:type="dxa"/>
            <w:tcBorders>
              <w:top w:val="single" w:sz="4" w:space="0" w:color="auto"/>
              <w:left w:val="single" w:sz="4" w:space="0" w:color="auto"/>
              <w:bottom w:val="single" w:sz="4" w:space="0" w:color="auto"/>
              <w:right w:val="single" w:sz="4" w:space="0" w:color="auto"/>
            </w:tcBorders>
            <w:noWrap/>
            <w:vAlign w:val="bottom"/>
            <w:hideMark/>
          </w:tcPr>
          <w:p w14:paraId="4BEDBD6F" w14:textId="77777777" w:rsidR="00AA0913" w:rsidRPr="00AA0913" w:rsidRDefault="00AA0913" w:rsidP="00AA0913">
            <w:pPr>
              <w:spacing w:after="0" w:line="240" w:lineRule="auto"/>
              <w:jc w:val="center"/>
              <w:rPr>
                <w:rFonts w:eastAsia="Times New Roman" w:cstheme="minorHAnsi"/>
                <w:color w:val="000000" w:themeColor="text1"/>
              </w:rPr>
            </w:pPr>
            <w:r w:rsidRPr="00AA0913">
              <w:rPr>
                <w:rFonts w:eastAsia="Times New Roman" w:cstheme="minorHAnsi"/>
                <w:color w:val="000000" w:themeColor="text1"/>
              </w:rPr>
              <w:t>6</w:t>
            </w:r>
          </w:p>
        </w:tc>
        <w:tc>
          <w:tcPr>
            <w:tcW w:w="13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8921CA" w14:textId="77777777" w:rsidR="00AA0913" w:rsidRPr="00AA0913" w:rsidRDefault="00AA0913" w:rsidP="00AA0913">
            <w:pPr>
              <w:spacing w:after="0" w:line="240" w:lineRule="auto"/>
              <w:rPr>
                <w:rFonts w:eastAsia="Arial" w:cstheme="minorHAnsi"/>
                <w:color w:val="222222"/>
              </w:rPr>
            </w:pPr>
            <w:r w:rsidRPr="00AA0913">
              <w:rPr>
                <w:rFonts w:eastAsia="Arial" w:cstheme="minorHAnsi"/>
                <w:color w:val="222222"/>
              </w:rPr>
              <w:t xml:space="preserve">Dhatu </w:t>
            </w:r>
            <w:proofErr w:type="spellStart"/>
            <w:r w:rsidRPr="00AA0913">
              <w:rPr>
                <w:rFonts w:eastAsia="Arial" w:cstheme="minorHAnsi"/>
                <w:color w:val="222222"/>
              </w:rPr>
              <w:t>Sitaresmi</w:t>
            </w:r>
            <w:proofErr w:type="spellEnd"/>
          </w:p>
        </w:tc>
        <w:tc>
          <w:tcPr>
            <w:tcW w:w="59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E233BF" w14:textId="77777777" w:rsidR="00AA0913" w:rsidRPr="00AA0913" w:rsidRDefault="00AA0913" w:rsidP="00AA0913">
            <w:pPr>
              <w:spacing w:after="0" w:line="240" w:lineRule="auto"/>
              <w:rPr>
                <w:rFonts w:eastAsia="Arial" w:cstheme="minorHAnsi"/>
              </w:rPr>
            </w:pPr>
            <w:proofErr w:type="spellStart"/>
            <w:r w:rsidRPr="00AA0913">
              <w:rPr>
                <w:rFonts w:eastAsia="Arial" w:cstheme="minorHAnsi"/>
                <w:color w:val="222222"/>
              </w:rPr>
              <w:t>Sitaresmi</w:t>
            </w:r>
            <w:proofErr w:type="spellEnd"/>
            <w:r w:rsidRPr="00AA0913">
              <w:rPr>
                <w:rFonts w:eastAsia="Arial" w:cstheme="minorHAnsi"/>
                <w:color w:val="222222"/>
              </w:rPr>
              <w:t xml:space="preserve">, D., &amp; </w:t>
            </w:r>
            <w:proofErr w:type="spellStart"/>
            <w:r w:rsidRPr="00AA0913">
              <w:rPr>
                <w:rFonts w:eastAsia="Arial" w:cstheme="minorHAnsi"/>
                <w:color w:val="222222"/>
              </w:rPr>
              <w:t>Ginting</w:t>
            </w:r>
            <w:proofErr w:type="spellEnd"/>
            <w:r w:rsidRPr="00AA0913">
              <w:rPr>
                <w:rFonts w:eastAsia="Arial" w:cstheme="minorHAnsi"/>
                <w:color w:val="222222"/>
              </w:rPr>
              <w:t xml:space="preserve">, D. (2022). </w:t>
            </w:r>
            <w:proofErr w:type="spellStart"/>
            <w:r w:rsidRPr="00AA0913">
              <w:rPr>
                <w:rFonts w:eastAsia="Arial" w:cstheme="minorHAnsi"/>
                <w:color w:val="222222"/>
              </w:rPr>
              <w:t>Peningkatan</w:t>
            </w:r>
            <w:proofErr w:type="spellEnd"/>
            <w:r w:rsidRPr="00AA0913">
              <w:rPr>
                <w:rFonts w:eastAsia="Arial" w:cstheme="minorHAnsi"/>
                <w:color w:val="222222"/>
              </w:rPr>
              <w:t xml:space="preserve"> </w:t>
            </w:r>
            <w:proofErr w:type="spellStart"/>
            <w:r w:rsidRPr="00AA0913">
              <w:rPr>
                <w:rFonts w:eastAsia="Arial" w:cstheme="minorHAnsi"/>
                <w:color w:val="222222"/>
              </w:rPr>
              <w:t>Kemampuan</w:t>
            </w:r>
            <w:proofErr w:type="spellEnd"/>
            <w:r w:rsidRPr="00AA0913">
              <w:rPr>
                <w:rFonts w:eastAsia="Arial" w:cstheme="minorHAnsi"/>
                <w:color w:val="222222"/>
              </w:rPr>
              <w:t xml:space="preserve"> </w:t>
            </w:r>
            <w:proofErr w:type="spellStart"/>
            <w:r w:rsidRPr="00AA0913">
              <w:rPr>
                <w:rFonts w:eastAsia="Arial" w:cstheme="minorHAnsi"/>
                <w:color w:val="222222"/>
              </w:rPr>
              <w:t>Menyimak</w:t>
            </w:r>
            <w:proofErr w:type="spellEnd"/>
            <w:r w:rsidRPr="00AA0913">
              <w:rPr>
                <w:rFonts w:eastAsia="Arial" w:cstheme="minorHAnsi"/>
                <w:color w:val="222222"/>
              </w:rPr>
              <w:t xml:space="preserve"> </w:t>
            </w:r>
            <w:proofErr w:type="spellStart"/>
            <w:r w:rsidRPr="00AA0913">
              <w:rPr>
                <w:rFonts w:eastAsia="Arial" w:cstheme="minorHAnsi"/>
                <w:color w:val="222222"/>
              </w:rPr>
              <w:t>Melalui</w:t>
            </w:r>
            <w:proofErr w:type="spellEnd"/>
            <w:r w:rsidRPr="00AA0913">
              <w:rPr>
                <w:rFonts w:eastAsia="Arial" w:cstheme="minorHAnsi"/>
                <w:color w:val="222222"/>
              </w:rPr>
              <w:t xml:space="preserve"> </w:t>
            </w:r>
            <w:proofErr w:type="spellStart"/>
            <w:r w:rsidRPr="00AA0913">
              <w:rPr>
                <w:rFonts w:eastAsia="Arial" w:cstheme="minorHAnsi"/>
                <w:color w:val="222222"/>
              </w:rPr>
              <w:t>Metode</w:t>
            </w:r>
            <w:proofErr w:type="spellEnd"/>
            <w:r w:rsidRPr="00AA0913">
              <w:rPr>
                <w:rFonts w:eastAsia="Arial" w:cstheme="minorHAnsi"/>
                <w:color w:val="222222"/>
              </w:rPr>
              <w:t xml:space="preserve"> Top-Down Bottom-Up. </w:t>
            </w:r>
            <w:proofErr w:type="spellStart"/>
            <w:r w:rsidRPr="00AA0913">
              <w:rPr>
                <w:rFonts w:eastAsia="Arial" w:cstheme="minorHAnsi"/>
                <w:i/>
                <w:iCs/>
                <w:color w:val="222222"/>
              </w:rPr>
              <w:t>Jurnal</w:t>
            </w:r>
            <w:proofErr w:type="spellEnd"/>
            <w:r w:rsidRPr="00AA0913">
              <w:rPr>
                <w:rFonts w:eastAsia="Arial" w:cstheme="minorHAnsi"/>
                <w:i/>
                <w:iCs/>
                <w:color w:val="222222"/>
              </w:rPr>
              <w:t xml:space="preserve"> Pendidikan</w:t>
            </w:r>
            <w:r w:rsidRPr="00AA0913">
              <w:rPr>
                <w:rFonts w:eastAsia="Arial" w:cstheme="minorHAnsi"/>
                <w:color w:val="222222"/>
              </w:rPr>
              <w:t xml:space="preserve">, </w:t>
            </w:r>
            <w:r w:rsidRPr="00AA0913">
              <w:rPr>
                <w:rFonts w:eastAsia="Arial" w:cstheme="minorHAnsi"/>
                <w:i/>
                <w:iCs/>
                <w:color w:val="222222"/>
              </w:rPr>
              <w:t>10</w:t>
            </w:r>
            <w:r w:rsidRPr="00AA0913">
              <w:rPr>
                <w:rFonts w:eastAsia="Arial" w:cstheme="minorHAnsi"/>
                <w:color w:val="222222"/>
              </w:rPr>
              <w:t>(2), 176-186.</w:t>
            </w:r>
          </w:p>
        </w:tc>
        <w:tc>
          <w:tcPr>
            <w:tcW w:w="10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E81FD8" w14:textId="77777777" w:rsidR="00AA0913" w:rsidRPr="00AA0913" w:rsidRDefault="00AA0913" w:rsidP="00AA0913">
            <w:pPr>
              <w:spacing w:after="0" w:line="240" w:lineRule="auto"/>
              <w:jc w:val="center"/>
              <w:rPr>
                <w:rFonts w:eastAsia="Times New Roman" w:cstheme="minorHAnsi"/>
              </w:rPr>
            </w:pPr>
            <w:r w:rsidRPr="00AA0913">
              <w:rPr>
                <w:rFonts w:eastAsia="Times New Roman" w:cstheme="minorHAnsi"/>
              </w:rPr>
              <w:t>1</w:t>
            </w:r>
          </w:p>
        </w:tc>
      </w:tr>
      <w:tr w:rsidR="00AA0913" w:rsidRPr="00AA0913" w14:paraId="045C28C7" w14:textId="77777777" w:rsidTr="0D117C43">
        <w:trPr>
          <w:trHeight w:val="300"/>
        </w:trPr>
        <w:tc>
          <w:tcPr>
            <w:tcW w:w="615" w:type="dxa"/>
            <w:tcBorders>
              <w:top w:val="single" w:sz="4" w:space="0" w:color="auto"/>
              <w:left w:val="single" w:sz="4" w:space="0" w:color="auto"/>
              <w:bottom w:val="single" w:sz="4" w:space="0" w:color="auto"/>
              <w:right w:val="single" w:sz="4" w:space="0" w:color="auto"/>
            </w:tcBorders>
            <w:noWrap/>
            <w:vAlign w:val="bottom"/>
            <w:hideMark/>
          </w:tcPr>
          <w:p w14:paraId="4682FA38" w14:textId="77777777" w:rsidR="00AA0913" w:rsidRPr="00AA0913" w:rsidRDefault="00AA0913" w:rsidP="00AA0913">
            <w:pPr>
              <w:spacing w:after="0" w:line="240" w:lineRule="auto"/>
              <w:jc w:val="center"/>
              <w:rPr>
                <w:rFonts w:eastAsia="Times New Roman" w:cstheme="minorHAnsi"/>
                <w:color w:val="000000" w:themeColor="text1"/>
              </w:rPr>
            </w:pPr>
            <w:r w:rsidRPr="00AA0913">
              <w:rPr>
                <w:rFonts w:eastAsia="Times New Roman" w:cstheme="minorHAnsi"/>
                <w:color w:val="000000" w:themeColor="text1"/>
              </w:rPr>
              <w:t>7</w:t>
            </w:r>
          </w:p>
        </w:tc>
        <w:tc>
          <w:tcPr>
            <w:tcW w:w="13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C60C10" w14:textId="77777777" w:rsidR="00AA0913" w:rsidRPr="00AA0913" w:rsidRDefault="00AA0913" w:rsidP="00AA0913">
            <w:pPr>
              <w:spacing w:after="0" w:line="240" w:lineRule="auto"/>
              <w:rPr>
                <w:rFonts w:eastAsia="Times New Roman" w:cstheme="minorHAnsi"/>
                <w:color w:val="000000" w:themeColor="text1"/>
              </w:rPr>
            </w:pPr>
            <w:proofErr w:type="spellStart"/>
            <w:r w:rsidRPr="00AA0913">
              <w:rPr>
                <w:rFonts w:eastAsia="Times New Roman" w:cstheme="minorHAnsi"/>
                <w:color w:val="000000" w:themeColor="text1"/>
              </w:rPr>
              <w:t>Yohanna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Nirmalasari</w:t>
            </w:r>
            <w:proofErr w:type="spellEnd"/>
          </w:p>
          <w:p w14:paraId="2DC993DC" w14:textId="77777777" w:rsidR="00AA0913" w:rsidRPr="00AA0913" w:rsidRDefault="00AA0913" w:rsidP="00AA0913">
            <w:pPr>
              <w:spacing w:after="0" w:line="240" w:lineRule="auto"/>
              <w:rPr>
                <w:rFonts w:eastAsia="Arial" w:cstheme="minorHAnsi"/>
                <w:color w:val="222222"/>
              </w:rPr>
            </w:pPr>
          </w:p>
        </w:tc>
        <w:tc>
          <w:tcPr>
            <w:tcW w:w="59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3A34CB" w14:textId="77777777" w:rsidR="00AA0913" w:rsidRPr="00AA0913" w:rsidRDefault="00AA0913" w:rsidP="00AA0913">
            <w:pPr>
              <w:spacing w:after="0" w:line="240" w:lineRule="auto"/>
              <w:rPr>
                <w:rFonts w:eastAsia="Arial" w:cstheme="minorHAnsi"/>
              </w:rPr>
            </w:pPr>
            <w:proofErr w:type="spellStart"/>
            <w:r w:rsidRPr="00AA0913">
              <w:rPr>
                <w:rFonts w:eastAsia="Arial" w:cstheme="minorHAnsi"/>
                <w:color w:val="222222"/>
              </w:rPr>
              <w:t>Nirmalasari</w:t>
            </w:r>
            <w:proofErr w:type="spellEnd"/>
            <w:r w:rsidRPr="00AA0913">
              <w:rPr>
                <w:rFonts w:eastAsia="Arial" w:cstheme="minorHAnsi"/>
                <w:color w:val="222222"/>
              </w:rPr>
              <w:t xml:space="preserve">, Y., </w:t>
            </w:r>
            <w:proofErr w:type="spellStart"/>
            <w:r w:rsidRPr="00AA0913">
              <w:rPr>
                <w:rFonts w:eastAsia="Arial" w:cstheme="minorHAnsi"/>
                <w:color w:val="222222"/>
              </w:rPr>
              <w:t>Sitaresmi</w:t>
            </w:r>
            <w:proofErr w:type="spellEnd"/>
            <w:r w:rsidRPr="00AA0913">
              <w:rPr>
                <w:rFonts w:eastAsia="Arial" w:cstheme="minorHAnsi"/>
                <w:color w:val="222222"/>
              </w:rPr>
              <w:t xml:space="preserve">, D., &amp; </w:t>
            </w:r>
            <w:proofErr w:type="spellStart"/>
            <w:r w:rsidRPr="00AA0913">
              <w:rPr>
                <w:rFonts w:eastAsia="Arial" w:cstheme="minorHAnsi"/>
                <w:color w:val="222222"/>
              </w:rPr>
              <w:t>Jiuangga</w:t>
            </w:r>
            <w:proofErr w:type="spellEnd"/>
            <w:r w:rsidRPr="00AA0913">
              <w:rPr>
                <w:rFonts w:eastAsia="Arial" w:cstheme="minorHAnsi"/>
                <w:color w:val="222222"/>
              </w:rPr>
              <w:t>, V. V. (2021). “</w:t>
            </w:r>
            <w:proofErr w:type="spellStart"/>
            <w:r w:rsidRPr="00AA0913">
              <w:rPr>
                <w:rFonts w:eastAsia="Arial" w:cstheme="minorHAnsi"/>
                <w:color w:val="222222"/>
              </w:rPr>
              <w:t>BeDiL</w:t>
            </w:r>
            <w:proofErr w:type="spellEnd"/>
            <w:r w:rsidRPr="00AA0913">
              <w:rPr>
                <w:rFonts w:eastAsia="Arial" w:cstheme="minorHAnsi"/>
                <w:color w:val="222222"/>
              </w:rPr>
              <w:t xml:space="preserve">” Learning Media Training in The New Normality Era. </w:t>
            </w:r>
            <w:r w:rsidRPr="00AA0913">
              <w:rPr>
                <w:rFonts w:eastAsia="Arial" w:cstheme="minorHAnsi"/>
                <w:i/>
                <w:iCs/>
                <w:color w:val="222222"/>
              </w:rPr>
              <w:t>Journal of Community Practice and Social Welfare</w:t>
            </w:r>
            <w:r w:rsidRPr="00AA0913">
              <w:rPr>
                <w:rFonts w:eastAsia="Arial" w:cstheme="minorHAnsi"/>
                <w:color w:val="222222"/>
              </w:rPr>
              <w:t xml:space="preserve">, </w:t>
            </w:r>
            <w:r w:rsidRPr="00AA0913">
              <w:rPr>
                <w:rFonts w:eastAsia="Arial" w:cstheme="minorHAnsi"/>
                <w:i/>
                <w:iCs/>
                <w:color w:val="222222"/>
              </w:rPr>
              <w:t>1</w:t>
            </w:r>
            <w:r w:rsidRPr="00AA0913">
              <w:rPr>
                <w:rFonts w:eastAsia="Arial" w:cstheme="minorHAnsi"/>
                <w:color w:val="222222"/>
              </w:rPr>
              <w:t>(2), 54-63.</w:t>
            </w:r>
          </w:p>
        </w:tc>
        <w:tc>
          <w:tcPr>
            <w:tcW w:w="10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08095E" w14:textId="77777777" w:rsidR="00AA0913" w:rsidRPr="00AA0913" w:rsidRDefault="00AA0913" w:rsidP="00AA0913">
            <w:pPr>
              <w:spacing w:after="0" w:line="240" w:lineRule="auto"/>
              <w:jc w:val="center"/>
              <w:rPr>
                <w:rFonts w:eastAsia="Times New Roman" w:cstheme="minorHAnsi"/>
              </w:rPr>
            </w:pPr>
            <w:r w:rsidRPr="00AA0913">
              <w:rPr>
                <w:rFonts w:eastAsia="Times New Roman" w:cstheme="minorHAnsi"/>
              </w:rPr>
              <w:t>1</w:t>
            </w:r>
          </w:p>
        </w:tc>
      </w:tr>
      <w:tr w:rsidR="00AA0913" w:rsidRPr="00AA0913" w14:paraId="491C6BC7" w14:textId="77777777" w:rsidTr="0D117C43">
        <w:trPr>
          <w:trHeight w:val="300"/>
        </w:trPr>
        <w:tc>
          <w:tcPr>
            <w:tcW w:w="615" w:type="dxa"/>
            <w:tcBorders>
              <w:top w:val="single" w:sz="4" w:space="0" w:color="auto"/>
              <w:left w:val="single" w:sz="4" w:space="0" w:color="auto"/>
              <w:bottom w:val="single" w:sz="4" w:space="0" w:color="auto"/>
              <w:right w:val="single" w:sz="4" w:space="0" w:color="auto"/>
            </w:tcBorders>
            <w:noWrap/>
            <w:vAlign w:val="bottom"/>
            <w:hideMark/>
          </w:tcPr>
          <w:p w14:paraId="5E9514A9" w14:textId="77777777" w:rsidR="00AA0913" w:rsidRPr="00AA0913" w:rsidRDefault="00AA0913" w:rsidP="00AA0913">
            <w:pPr>
              <w:spacing w:after="0" w:line="240" w:lineRule="auto"/>
              <w:jc w:val="center"/>
              <w:rPr>
                <w:rFonts w:eastAsia="Times New Roman" w:cstheme="minorHAnsi"/>
                <w:color w:val="000000" w:themeColor="text1"/>
              </w:rPr>
            </w:pPr>
            <w:r w:rsidRPr="00AA0913">
              <w:rPr>
                <w:rFonts w:eastAsia="Times New Roman" w:cstheme="minorHAnsi"/>
                <w:color w:val="000000" w:themeColor="text1"/>
              </w:rPr>
              <w:t>8</w:t>
            </w:r>
          </w:p>
        </w:tc>
        <w:tc>
          <w:tcPr>
            <w:tcW w:w="13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468458" w14:textId="77777777" w:rsidR="00AA0913" w:rsidRPr="00AA0913" w:rsidRDefault="00AA0913" w:rsidP="00AA0913">
            <w:pPr>
              <w:spacing w:after="0" w:line="240" w:lineRule="auto"/>
              <w:rPr>
                <w:rFonts w:eastAsia="Arial" w:cstheme="minorHAnsi"/>
                <w:color w:val="222222"/>
              </w:rPr>
            </w:pPr>
            <w:r w:rsidRPr="00AA0913">
              <w:rPr>
                <w:rFonts w:eastAsia="Arial" w:cstheme="minorHAnsi"/>
                <w:color w:val="222222"/>
              </w:rPr>
              <w:t xml:space="preserve">Dhatu </w:t>
            </w:r>
            <w:proofErr w:type="spellStart"/>
            <w:r w:rsidRPr="00AA0913">
              <w:rPr>
                <w:rFonts w:eastAsia="Arial" w:cstheme="minorHAnsi"/>
                <w:color w:val="222222"/>
              </w:rPr>
              <w:t>Sitaresmi</w:t>
            </w:r>
            <w:proofErr w:type="spellEnd"/>
          </w:p>
          <w:p w14:paraId="644FDB7D" w14:textId="77777777" w:rsidR="00AA0913" w:rsidRPr="00AA0913" w:rsidRDefault="00AA0913" w:rsidP="00AA0913">
            <w:pPr>
              <w:spacing w:after="0" w:line="240" w:lineRule="auto"/>
              <w:rPr>
                <w:rFonts w:eastAsia="Times New Roman" w:cstheme="minorHAnsi"/>
                <w:color w:val="000000" w:themeColor="text1"/>
              </w:rPr>
            </w:pPr>
          </w:p>
        </w:tc>
        <w:tc>
          <w:tcPr>
            <w:tcW w:w="59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A43B1A" w14:textId="77777777" w:rsidR="00AA0913" w:rsidRPr="00AA0913" w:rsidRDefault="00AA0913" w:rsidP="00AA0913">
            <w:pPr>
              <w:spacing w:after="0" w:line="240" w:lineRule="auto"/>
              <w:rPr>
                <w:rFonts w:eastAsia="Arial" w:cstheme="minorHAnsi"/>
              </w:rPr>
            </w:pPr>
            <w:proofErr w:type="spellStart"/>
            <w:r w:rsidRPr="00AA0913">
              <w:rPr>
                <w:rFonts w:eastAsia="Arial" w:cstheme="minorHAnsi"/>
                <w:color w:val="222222"/>
              </w:rPr>
              <w:t>Sitaresmi</w:t>
            </w:r>
            <w:proofErr w:type="spellEnd"/>
            <w:r w:rsidRPr="00AA0913">
              <w:rPr>
                <w:rFonts w:eastAsia="Arial" w:cstheme="minorHAnsi"/>
                <w:color w:val="222222"/>
              </w:rPr>
              <w:t xml:space="preserve">, D. (2020). </w:t>
            </w:r>
            <w:proofErr w:type="spellStart"/>
            <w:r w:rsidRPr="00AA0913">
              <w:rPr>
                <w:rFonts w:ascii="MS Gothic" w:eastAsia="MS Gothic" w:hAnsi="MS Gothic" w:cs="MS Gothic" w:hint="eastAsia"/>
                <w:color w:val="222222"/>
              </w:rPr>
              <w:t>印尼留学生</w:t>
            </w:r>
            <w:r w:rsidRPr="00AA0913">
              <w:rPr>
                <w:rFonts w:ascii="Microsoft JhengHei" w:eastAsia="Microsoft JhengHei" w:hAnsi="Microsoft JhengHei" w:cs="Microsoft JhengHei" w:hint="eastAsia"/>
                <w:color w:val="222222"/>
              </w:rPr>
              <w:t>汉语撮口呼韵母偏误分析</w:t>
            </w:r>
            <w:proofErr w:type="spellEnd"/>
            <w:r w:rsidRPr="00AA0913">
              <w:rPr>
                <w:rFonts w:eastAsia="Arial" w:cstheme="minorHAnsi"/>
                <w:color w:val="222222"/>
              </w:rPr>
              <w:t xml:space="preserve">. </w:t>
            </w:r>
            <w:r w:rsidRPr="00AA0913">
              <w:rPr>
                <w:rFonts w:eastAsia="Arial" w:cstheme="minorHAnsi"/>
                <w:i/>
                <w:iCs/>
                <w:color w:val="222222"/>
              </w:rPr>
              <w:t xml:space="preserve">KLAUSA (Kajian </w:t>
            </w:r>
            <w:proofErr w:type="spellStart"/>
            <w:r w:rsidRPr="00AA0913">
              <w:rPr>
                <w:rFonts w:eastAsia="Arial" w:cstheme="minorHAnsi"/>
                <w:i/>
                <w:iCs/>
                <w:color w:val="222222"/>
              </w:rPr>
              <w:t>Linguistik</w:t>
            </w:r>
            <w:proofErr w:type="spellEnd"/>
            <w:r w:rsidRPr="00AA0913">
              <w:rPr>
                <w:rFonts w:eastAsia="Arial" w:cstheme="minorHAnsi"/>
                <w:i/>
                <w:iCs/>
                <w:color w:val="222222"/>
              </w:rPr>
              <w:t xml:space="preserve">, </w:t>
            </w:r>
            <w:proofErr w:type="spellStart"/>
            <w:r w:rsidRPr="00AA0913">
              <w:rPr>
                <w:rFonts w:eastAsia="Arial" w:cstheme="minorHAnsi"/>
                <w:i/>
                <w:iCs/>
                <w:color w:val="222222"/>
              </w:rPr>
              <w:t>Pembelajaran</w:t>
            </w:r>
            <w:proofErr w:type="spellEnd"/>
            <w:r w:rsidRPr="00AA0913">
              <w:rPr>
                <w:rFonts w:eastAsia="Arial" w:cstheme="minorHAnsi"/>
                <w:i/>
                <w:iCs/>
                <w:color w:val="222222"/>
              </w:rPr>
              <w:t xml:space="preserve"> Bahasa, dan Sastra)</w:t>
            </w:r>
            <w:r w:rsidRPr="00AA0913">
              <w:rPr>
                <w:rFonts w:eastAsia="Arial" w:cstheme="minorHAnsi"/>
                <w:color w:val="222222"/>
              </w:rPr>
              <w:t xml:space="preserve">, </w:t>
            </w:r>
            <w:r w:rsidRPr="00AA0913">
              <w:rPr>
                <w:rFonts w:eastAsia="Arial" w:cstheme="minorHAnsi"/>
                <w:i/>
                <w:iCs/>
                <w:color w:val="222222"/>
              </w:rPr>
              <w:t>4</w:t>
            </w:r>
            <w:r w:rsidRPr="00AA0913">
              <w:rPr>
                <w:rFonts w:eastAsia="Arial" w:cstheme="minorHAnsi"/>
                <w:color w:val="222222"/>
              </w:rPr>
              <w:t>(02), 165-174.</w:t>
            </w:r>
          </w:p>
        </w:tc>
        <w:tc>
          <w:tcPr>
            <w:tcW w:w="10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7C357A" w14:textId="77777777" w:rsidR="00AA0913" w:rsidRPr="00AA0913" w:rsidRDefault="00AA0913" w:rsidP="00AA0913">
            <w:pPr>
              <w:spacing w:after="0" w:line="240" w:lineRule="auto"/>
              <w:jc w:val="center"/>
              <w:rPr>
                <w:rFonts w:eastAsia="Times New Roman" w:cstheme="minorHAnsi"/>
              </w:rPr>
            </w:pPr>
            <w:r w:rsidRPr="00AA0913">
              <w:rPr>
                <w:rFonts w:eastAsia="Times New Roman" w:cstheme="minorHAnsi"/>
              </w:rPr>
              <w:t>1</w:t>
            </w:r>
          </w:p>
        </w:tc>
      </w:tr>
      <w:tr w:rsidR="00AA0913" w:rsidRPr="00AA0913" w14:paraId="3A43EC34" w14:textId="77777777" w:rsidTr="0D117C43">
        <w:trPr>
          <w:trHeight w:val="300"/>
        </w:trPr>
        <w:tc>
          <w:tcPr>
            <w:tcW w:w="615" w:type="dxa"/>
            <w:tcBorders>
              <w:top w:val="single" w:sz="4" w:space="0" w:color="auto"/>
              <w:left w:val="single" w:sz="4" w:space="0" w:color="auto"/>
              <w:bottom w:val="single" w:sz="4" w:space="0" w:color="auto"/>
              <w:right w:val="single" w:sz="4" w:space="0" w:color="auto"/>
            </w:tcBorders>
            <w:noWrap/>
            <w:vAlign w:val="bottom"/>
            <w:hideMark/>
          </w:tcPr>
          <w:p w14:paraId="625F7EB1" w14:textId="77777777" w:rsidR="00AA0913" w:rsidRPr="00AA0913" w:rsidRDefault="00AA0913" w:rsidP="00AA0913">
            <w:pPr>
              <w:spacing w:after="0" w:line="240" w:lineRule="auto"/>
              <w:jc w:val="center"/>
              <w:rPr>
                <w:rFonts w:eastAsia="Times New Roman" w:cstheme="minorHAnsi"/>
                <w:color w:val="000000" w:themeColor="text1"/>
              </w:rPr>
            </w:pPr>
            <w:r w:rsidRPr="00AA0913">
              <w:rPr>
                <w:rFonts w:eastAsia="Times New Roman" w:cstheme="minorHAnsi"/>
                <w:color w:val="000000" w:themeColor="text1"/>
              </w:rPr>
              <w:t>9</w:t>
            </w:r>
          </w:p>
        </w:tc>
        <w:tc>
          <w:tcPr>
            <w:tcW w:w="13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8C3E7F" w14:textId="77777777" w:rsidR="00AA0913" w:rsidRPr="00AA0913" w:rsidRDefault="00AA0913" w:rsidP="00AA0913">
            <w:pPr>
              <w:spacing w:after="0" w:line="240" w:lineRule="auto"/>
              <w:rPr>
                <w:rFonts w:eastAsia="Arial" w:cstheme="minorHAnsi"/>
                <w:color w:val="222222"/>
              </w:rPr>
            </w:pPr>
            <w:proofErr w:type="spellStart"/>
            <w:r w:rsidRPr="00AA0913">
              <w:rPr>
                <w:rFonts w:eastAsia="Arial" w:cstheme="minorHAnsi"/>
                <w:color w:val="222222"/>
              </w:rPr>
              <w:t>Vincentius</w:t>
            </w:r>
            <w:proofErr w:type="spellEnd"/>
            <w:r w:rsidRPr="00AA0913">
              <w:rPr>
                <w:rFonts w:eastAsia="Arial" w:cstheme="minorHAnsi"/>
                <w:color w:val="222222"/>
              </w:rPr>
              <w:t xml:space="preserve"> </w:t>
            </w:r>
            <w:proofErr w:type="spellStart"/>
            <w:r w:rsidRPr="00AA0913">
              <w:rPr>
                <w:rFonts w:eastAsia="Arial" w:cstheme="minorHAnsi"/>
                <w:color w:val="222222"/>
              </w:rPr>
              <w:t>Jiuangga</w:t>
            </w:r>
            <w:proofErr w:type="spellEnd"/>
          </w:p>
        </w:tc>
        <w:tc>
          <w:tcPr>
            <w:tcW w:w="59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463AB9" w14:textId="77777777" w:rsidR="00AA0913" w:rsidRPr="00AA0913" w:rsidRDefault="00AA0913" w:rsidP="00AA0913">
            <w:pPr>
              <w:spacing w:after="0" w:line="240" w:lineRule="auto"/>
              <w:rPr>
                <w:rFonts w:eastAsia="Arial" w:cstheme="minorHAnsi"/>
              </w:rPr>
            </w:pPr>
            <w:proofErr w:type="spellStart"/>
            <w:r w:rsidRPr="00AA0913">
              <w:rPr>
                <w:rFonts w:eastAsia="Arial" w:cstheme="minorHAnsi"/>
                <w:color w:val="222222"/>
              </w:rPr>
              <w:t>Jiuangga</w:t>
            </w:r>
            <w:proofErr w:type="spellEnd"/>
            <w:r w:rsidRPr="00AA0913">
              <w:rPr>
                <w:rFonts w:eastAsia="Arial" w:cstheme="minorHAnsi"/>
                <w:color w:val="222222"/>
              </w:rPr>
              <w:t xml:space="preserve">, V. V. (2022). </w:t>
            </w:r>
            <w:proofErr w:type="spellStart"/>
            <w:r w:rsidRPr="00AA0913">
              <w:rPr>
                <w:rFonts w:eastAsia="Arial" w:cstheme="minorHAnsi"/>
                <w:color w:val="222222"/>
              </w:rPr>
              <w:t>Interferensi</w:t>
            </w:r>
            <w:proofErr w:type="spellEnd"/>
            <w:r w:rsidRPr="00AA0913">
              <w:rPr>
                <w:rFonts w:eastAsia="Arial" w:cstheme="minorHAnsi"/>
                <w:color w:val="222222"/>
              </w:rPr>
              <w:t xml:space="preserve"> </w:t>
            </w:r>
            <w:proofErr w:type="spellStart"/>
            <w:r w:rsidRPr="00AA0913">
              <w:rPr>
                <w:rFonts w:eastAsia="Arial" w:cstheme="minorHAnsi"/>
                <w:color w:val="222222"/>
              </w:rPr>
              <w:t>bahasa</w:t>
            </w:r>
            <w:proofErr w:type="spellEnd"/>
            <w:r w:rsidRPr="00AA0913">
              <w:rPr>
                <w:rFonts w:eastAsia="Arial" w:cstheme="minorHAnsi"/>
                <w:color w:val="222222"/>
              </w:rPr>
              <w:t xml:space="preserve"> Mandarin </w:t>
            </w:r>
            <w:proofErr w:type="spellStart"/>
            <w:r w:rsidRPr="00AA0913">
              <w:rPr>
                <w:rFonts w:eastAsia="Arial" w:cstheme="minorHAnsi"/>
                <w:color w:val="222222"/>
              </w:rPr>
              <w:t>dalam</w:t>
            </w:r>
            <w:proofErr w:type="spellEnd"/>
            <w:r w:rsidRPr="00AA0913">
              <w:rPr>
                <w:rFonts w:eastAsia="Arial" w:cstheme="minorHAnsi"/>
                <w:color w:val="222222"/>
              </w:rPr>
              <w:t xml:space="preserve"> </w:t>
            </w:r>
            <w:proofErr w:type="spellStart"/>
            <w:r w:rsidRPr="00AA0913">
              <w:rPr>
                <w:rFonts w:eastAsia="Arial" w:cstheme="minorHAnsi"/>
                <w:color w:val="222222"/>
              </w:rPr>
              <w:t>bahasa</w:t>
            </w:r>
            <w:proofErr w:type="spellEnd"/>
            <w:r w:rsidRPr="00AA0913">
              <w:rPr>
                <w:rFonts w:eastAsia="Arial" w:cstheme="minorHAnsi"/>
                <w:color w:val="222222"/>
              </w:rPr>
              <w:t xml:space="preserve"> Indonesia </w:t>
            </w:r>
            <w:proofErr w:type="spellStart"/>
            <w:r w:rsidRPr="00AA0913">
              <w:rPr>
                <w:rFonts w:eastAsia="Arial" w:cstheme="minorHAnsi"/>
                <w:color w:val="222222"/>
              </w:rPr>
              <w:t>lisan</w:t>
            </w:r>
            <w:proofErr w:type="spellEnd"/>
            <w:r w:rsidRPr="00AA0913">
              <w:rPr>
                <w:rFonts w:eastAsia="Arial" w:cstheme="minorHAnsi"/>
                <w:color w:val="222222"/>
              </w:rPr>
              <w:t xml:space="preserve"> </w:t>
            </w:r>
            <w:proofErr w:type="spellStart"/>
            <w:r w:rsidRPr="00AA0913">
              <w:rPr>
                <w:rFonts w:eastAsia="Arial" w:cstheme="minorHAnsi"/>
                <w:color w:val="222222"/>
              </w:rPr>
              <w:t>pemelajar</w:t>
            </w:r>
            <w:proofErr w:type="spellEnd"/>
            <w:r w:rsidRPr="00AA0913">
              <w:rPr>
                <w:rFonts w:eastAsia="Arial" w:cstheme="minorHAnsi"/>
                <w:color w:val="222222"/>
              </w:rPr>
              <w:t xml:space="preserve"> </w:t>
            </w:r>
            <w:proofErr w:type="spellStart"/>
            <w:proofErr w:type="gramStart"/>
            <w:r w:rsidRPr="00AA0913">
              <w:rPr>
                <w:rFonts w:eastAsia="Arial" w:cstheme="minorHAnsi"/>
                <w:color w:val="222222"/>
              </w:rPr>
              <w:t>Tiongkok</w:t>
            </w:r>
            <w:proofErr w:type="spellEnd"/>
            <w:r w:rsidRPr="00AA0913">
              <w:rPr>
                <w:rFonts w:eastAsia="Arial" w:cstheme="minorHAnsi"/>
                <w:color w:val="222222"/>
              </w:rPr>
              <w:t xml:space="preserve"> .</w:t>
            </w:r>
            <w:proofErr w:type="gramEnd"/>
            <w:r w:rsidRPr="00AA0913">
              <w:rPr>
                <w:rFonts w:eastAsia="Arial" w:cstheme="minorHAnsi"/>
                <w:color w:val="222222"/>
              </w:rPr>
              <w:t xml:space="preserve"> </w:t>
            </w:r>
            <w:r w:rsidRPr="00AA0913">
              <w:rPr>
                <w:rFonts w:eastAsia="Arial" w:cstheme="minorHAnsi"/>
                <w:i/>
                <w:iCs/>
                <w:color w:val="222222"/>
              </w:rPr>
              <w:t xml:space="preserve">KLAUSA (Kajian </w:t>
            </w:r>
            <w:proofErr w:type="spellStart"/>
            <w:r w:rsidRPr="00AA0913">
              <w:rPr>
                <w:rFonts w:eastAsia="Arial" w:cstheme="minorHAnsi"/>
                <w:i/>
                <w:iCs/>
                <w:color w:val="222222"/>
              </w:rPr>
              <w:t>Linguistik</w:t>
            </w:r>
            <w:proofErr w:type="spellEnd"/>
            <w:r w:rsidRPr="00AA0913">
              <w:rPr>
                <w:rFonts w:eastAsia="Arial" w:cstheme="minorHAnsi"/>
                <w:i/>
                <w:iCs/>
                <w:color w:val="222222"/>
              </w:rPr>
              <w:t xml:space="preserve">, </w:t>
            </w:r>
            <w:proofErr w:type="spellStart"/>
            <w:r w:rsidRPr="00AA0913">
              <w:rPr>
                <w:rFonts w:eastAsia="Arial" w:cstheme="minorHAnsi"/>
                <w:i/>
                <w:iCs/>
                <w:color w:val="222222"/>
              </w:rPr>
              <w:t>Pembelajaran</w:t>
            </w:r>
            <w:proofErr w:type="spellEnd"/>
            <w:r w:rsidRPr="00AA0913">
              <w:rPr>
                <w:rFonts w:eastAsia="Arial" w:cstheme="minorHAnsi"/>
                <w:i/>
                <w:iCs/>
                <w:color w:val="222222"/>
              </w:rPr>
              <w:t xml:space="preserve"> Bahasa, dan Sastra)</w:t>
            </w:r>
            <w:r w:rsidRPr="00AA0913">
              <w:rPr>
                <w:rFonts w:eastAsia="Arial" w:cstheme="minorHAnsi"/>
                <w:color w:val="222222"/>
              </w:rPr>
              <w:t xml:space="preserve">, </w:t>
            </w:r>
            <w:r w:rsidRPr="00AA0913">
              <w:rPr>
                <w:rFonts w:eastAsia="Arial" w:cstheme="minorHAnsi"/>
                <w:i/>
                <w:iCs/>
                <w:color w:val="222222"/>
              </w:rPr>
              <w:t>6</w:t>
            </w:r>
            <w:r w:rsidRPr="00AA0913">
              <w:rPr>
                <w:rFonts w:eastAsia="Arial" w:cstheme="minorHAnsi"/>
                <w:color w:val="222222"/>
              </w:rPr>
              <w:t>(1), 85-97.</w:t>
            </w:r>
          </w:p>
        </w:tc>
        <w:tc>
          <w:tcPr>
            <w:tcW w:w="10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47819C" w14:textId="77777777" w:rsidR="00AA0913" w:rsidRPr="00AA0913" w:rsidRDefault="00AA0913" w:rsidP="00AA0913">
            <w:pPr>
              <w:spacing w:after="0" w:line="240" w:lineRule="auto"/>
              <w:jc w:val="center"/>
              <w:rPr>
                <w:rFonts w:eastAsia="Times New Roman" w:cstheme="minorHAnsi"/>
              </w:rPr>
            </w:pPr>
            <w:r w:rsidRPr="00AA0913">
              <w:rPr>
                <w:rFonts w:eastAsia="Times New Roman" w:cstheme="minorHAnsi"/>
              </w:rPr>
              <w:t>1</w:t>
            </w:r>
          </w:p>
        </w:tc>
      </w:tr>
    </w:tbl>
    <w:p w14:paraId="5AC95903" w14:textId="77777777" w:rsidR="00AA0913" w:rsidRPr="00AA0913" w:rsidRDefault="00AA0913" w:rsidP="00AA0913">
      <w:pPr>
        <w:spacing w:after="0" w:line="240" w:lineRule="auto"/>
        <w:contextualSpacing/>
        <w:jc w:val="both"/>
        <w:rPr>
          <w:rFonts w:cstheme="minorHAnsi"/>
        </w:rPr>
      </w:pPr>
    </w:p>
    <w:p w14:paraId="7968A4EC" w14:textId="77777777" w:rsidR="00AA0913" w:rsidRPr="00AA0913" w:rsidRDefault="00AA0913" w:rsidP="00AA0913">
      <w:pPr>
        <w:spacing w:after="0" w:line="240" w:lineRule="auto"/>
        <w:contextualSpacing/>
        <w:jc w:val="both"/>
        <w:rPr>
          <w:rFonts w:cstheme="minorHAnsi"/>
        </w:rPr>
      </w:pPr>
    </w:p>
    <w:p w14:paraId="3E8BF3F6" w14:textId="77777777" w:rsidR="00AA0913" w:rsidRPr="00AA0913" w:rsidRDefault="00AA0913" w:rsidP="00AA0913">
      <w:pPr>
        <w:spacing w:after="0" w:line="240" w:lineRule="auto"/>
        <w:contextualSpacing/>
        <w:jc w:val="both"/>
        <w:rPr>
          <w:rFonts w:cstheme="minorHAnsi"/>
          <w:b/>
        </w:rPr>
      </w:pPr>
      <w:r w:rsidRPr="00AA0913">
        <w:rPr>
          <w:rFonts w:cstheme="minorHAnsi"/>
          <w:b/>
        </w:rPr>
        <w:t xml:space="preserve">9.2.2.3 </w:t>
      </w:r>
      <w:proofErr w:type="spellStart"/>
      <w:r w:rsidRPr="00AA0913">
        <w:rPr>
          <w:rFonts w:cstheme="minorHAnsi"/>
          <w:b/>
        </w:rPr>
        <w:t>Produk</w:t>
      </w:r>
      <w:proofErr w:type="spellEnd"/>
      <w:r w:rsidRPr="00AA0913">
        <w:rPr>
          <w:rFonts w:cstheme="minorHAnsi"/>
          <w:b/>
        </w:rPr>
        <w:t xml:space="preserve"> </w:t>
      </w:r>
      <w:proofErr w:type="spellStart"/>
      <w:r w:rsidRPr="00AA0913">
        <w:rPr>
          <w:rFonts w:cstheme="minorHAnsi"/>
          <w:b/>
        </w:rPr>
        <w:t>atau</w:t>
      </w:r>
      <w:proofErr w:type="spellEnd"/>
      <w:r w:rsidRPr="00AA0913">
        <w:rPr>
          <w:rFonts w:cstheme="minorHAnsi"/>
          <w:b/>
        </w:rPr>
        <w:t xml:space="preserve"> Jasa dan </w:t>
      </w:r>
      <w:proofErr w:type="spellStart"/>
      <w:r w:rsidRPr="00AA0913">
        <w:rPr>
          <w:rFonts w:cstheme="minorHAnsi"/>
          <w:b/>
        </w:rPr>
        <w:t>Mahasiswa</w:t>
      </w:r>
      <w:proofErr w:type="spellEnd"/>
      <w:r w:rsidRPr="00AA0913">
        <w:rPr>
          <w:rFonts w:cstheme="minorHAnsi"/>
          <w:b/>
        </w:rPr>
        <w:t xml:space="preserve"> yang </w:t>
      </w:r>
      <w:proofErr w:type="spellStart"/>
      <w:r w:rsidRPr="00AA0913">
        <w:rPr>
          <w:rFonts w:cstheme="minorHAnsi"/>
          <w:b/>
        </w:rPr>
        <w:t>Diadopsi</w:t>
      </w:r>
      <w:proofErr w:type="spellEnd"/>
      <w:r w:rsidRPr="00AA0913">
        <w:rPr>
          <w:rFonts w:cstheme="minorHAnsi"/>
          <w:b/>
        </w:rPr>
        <w:t xml:space="preserve"> oleh Masyarakat</w:t>
      </w:r>
    </w:p>
    <w:p w14:paraId="1A1AF285" w14:textId="77777777" w:rsidR="00AA0913" w:rsidRPr="00AA0913" w:rsidRDefault="00AA0913" w:rsidP="00AA0913">
      <w:pPr>
        <w:spacing w:after="0" w:line="240" w:lineRule="auto"/>
        <w:contextualSpacing/>
        <w:jc w:val="both"/>
        <w:rPr>
          <w:rFonts w:cstheme="minorHAnsi"/>
        </w:rPr>
      </w:pPr>
      <w:r w:rsidRPr="00AA0913">
        <w:rPr>
          <w:rFonts w:cstheme="minorHAnsi"/>
        </w:rPr>
        <w:t xml:space="preserve">Data </w:t>
      </w:r>
      <w:proofErr w:type="spellStart"/>
      <w:r w:rsidRPr="00AA0913">
        <w:rPr>
          <w:rFonts w:cstheme="minorHAnsi"/>
        </w:rPr>
        <w:t>produk</w:t>
      </w:r>
      <w:proofErr w:type="spellEnd"/>
      <w:r w:rsidRPr="00AA0913">
        <w:rPr>
          <w:rFonts w:cstheme="minorHAnsi"/>
        </w:rPr>
        <w:t xml:space="preserve"> </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jasa</w:t>
      </w:r>
      <w:proofErr w:type="spellEnd"/>
      <w:r w:rsidRPr="00AA0913">
        <w:rPr>
          <w:rFonts w:cstheme="minorHAnsi"/>
        </w:rPr>
        <w:t xml:space="preserve"> </w:t>
      </w:r>
      <w:proofErr w:type="spellStart"/>
      <w:r w:rsidRPr="00AA0913">
        <w:rPr>
          <w:rFonts w:cstheme="minorHAnsi"/>
        </w:rPr>
        <w:t>hasil</w:t>
      </w:r>
      <w:proofErr w:type="spellEnd"/>
      <w:r w:rsidRPr="00AA0913">
        <w:rPr>
          <w:rFonts w:cstheme="minorHAnsi"/>
        </w:rPr>
        <w:t xml:space="preserve"> </w:t>
      </w:r>
      <w:proofErr w:type="spellStart"/>
      <w:r w:rsidRPr="00AA0913">
        <w:rPr>
          <w:rFonts w:cstheme="minorHAnsi"/>
        </w:rPr>
        <w:t>penelitian</w:t>
      </w:r>
      <w:proofErr w:type="spellEnd"/>
      <w:r w:rsidRPr="00AA0913">
        <w:rPr>
          <w:rFonts w:cstheme="minorHAnsi"/>
        </w:rPr>
        <w:t xml:space="preserve">, </w:t>
      </w:r>
      <w:proofErr w:type="spellStart"/>
      <w:r w:rsidRPr="00AA0913">
        <w:rPr>
          <w:rFonts w:cstheme="minorHAnsi"/>
        </w:rPr>
        <w:t>PkM</w:t>
      </w:r>
      <w:proofErr w:type="spellEnd"/>
      <w:r w:rsidRPr="00AA0913">
        <w:rPr>
          <w:rFonts w:cstheme="minorHAnsi"/>
        </w:rPr>
        <w:t>, dan/</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pemikiran</w:t>
      </w:r>
      <w:proofErr w:type="spellEnd"/>
      <w:r w:rsidRPr="00AA0913">
        <w:rPr>
          <w:rFonts w:cstheme="minorHAnsi"/>
        </w:rPr>
        <w:t xml:space="preserve"> DTPS (dan </w:t>
      </w:r>
      <w:proofErr w:type="spellStart"/>
      <w:r w:rsidRPr="00AA0913">
        <w:rPr>
          <w:rFonts w:cstheme="minorHAnsi"/>
        </w:rPr>
        <w:t>mahasiswa</w:t>
      </w:r>
      <w:proofErr w:type="spellEnd"/>
      <w:r w:rsidRPr="00AA0913">
        <w:rPr>
          <w:rFonts w:cstheme="minorHAnsi"/>
        </w:rPr>
        <w:t xml:space="preserve"> yang </w:t>
      </w:r>
      <w:proofErr w:type="spellStart"/>
      <w:r w:rsidRPr="00AA0913">
        <w:rPr>
          <w:rFonts w:cstheme="minorHAnsi"/>
        </w:rPr>
        <w:t>dibimbingnya</w:t>
      </w:r>
      <w:proofErr w:type="spellEnd"/>
      <w:r w:rsidRPr="00AA0913">
        <w:rPr>
          <w:rFonts w:cstheme="minorHAnsi"/>
        </w:rPr>
        <w:t xml:space="preserve">) yang </w:t>
      </w:r>
      <w:proofErr w:type="spellStart"/>
      <w:r w:rsidRPr="00AA0913">
        <w:rPr>
          <w:rFonts w:cstheme="minorHAnsi"/>
        </w:rPr>
        <w:t>bidang</w:t>
      </w:r>
      <w:proofErr w:type="spellEnd"/>
      <w:r w:rsidRPr="00AA0913">
        <w:rPr>
          <w:rFonts w:cstheme="minorHAnsi"/>
        </w:rPr>
        <w:t xml:space="preserve"> </w:t>
      </w:r>
      <w:proofErr w:type="spellStart"/>
      <w:r w:rsidRPr="00AA0913">
        <w:rPr>
          <w:rFonts w:cstheme="minorHAnsi"/>
        </w:rPr>
        <w:t>keahliannya</w:t>
      </w:r>
      <w:proofErr w:type="spellEnd"/>
      <w:r w:rsidRPr="00AA0913">
        <w:rPr>
          <w:rFonts w:cstheme="minorHAnsi"/>
        </w:rPr>
        <w:t xml:space="preserve"> </w:t>
      </w:r>
      <w:proofErr w:type="spellStart"/>
      <w:r w:rsidRPr="00AA0913">
        <w:rPr>
          <w:rFonts w:cstheme="minorHAnsi"/>
        </w:rPr>
        <w:t>sesuai</w:t>
      </w:r>
      <w:proofErr w:type="spellEnd"/>
      <w:r w:rsidRPr="00AA0913">
        <w:rPr>
          <w:rFonts w:cstheme="minorHAnsi"/>
        </w:rPr>
        <w:t xml:space="preserve"> </w:t>
      </w:r>
      <w:proofErr w:type="spellStart"/>
      <w:r w:rsidRPr="00AA0913">
        <w:rPr>
          <w:rFonts w:cstheme="minorHAnsi"/>
        </w:rPr>
        <w:t>dengan</w:t>
      </w:r>
      <w:proofErr w:type="spellEnd"/>
      <w:r w:rsidRPr="00AA0913">
        <w:rPr>
          <w:rFonts w:cstheme="minorHAnsi"/>
        </w:rPr>
        <w:t xml:space="preserve"> </w:t>
      </w:r>
      <w:proofErr w:type="spellStart"/>
      <w:r w:rsidRPr="00AA0913">
        <w:rPr>
          <w:rFonts w:cstheme="minorHAnsi"/>
        </w:rPr>
        <w:t>bidang</w:t>
      </w:r>
      <w:proofErr w:type="spellEnd"/>
      <w:r w:rsidRPr="00AA0913">
        <w:rPr>
          <w:rFonts w:cstheme="minorHAnsi"/>
        </w:rPr>
        <w:t xml:space="preserve"> PS </w:t>
      </w:r>
      <w:proofErr w:type="spellStart"/>
      <w:r w:rsidRPr="00AA0913">
        <w:rPr>
          <w:rFonts w:cstheme="minorHAnsi"/>
        </w:rPr>
        <w:t>dalam</w:t>
      </w:r>
      <w:proofErr w:type="spellEnd"/>
      <w:r w:rsidRPr="00AA0913">
        <w:rPr>
          <w:rFonts w:cstheme="minorHAnsi"/>
        </w:rPr>
        <w:t xml:space="preserve"> </w:t>
      </w:r>
      <w:proofErr w:type="spellStart"/>
      <w:r w:rsidRPr="00AA0913">
        <w:rPr>
          <w:rFonts w:cstheme="minorHAnsi"/>
        </w:rPr>
        <w:t>tiga</w:t>
      </w:r>
      <w:proofErr w:type="spellEnd"/>
      <w:r w:rsidRPr="00AA0913">
        <w:rPr>
          <w:rFonts w:cstheme="minorHAnsi"/>
        </w:rPr>
        <w:t xml:space="preserve"> </w:t>
      </w:r>
      <w:proofErr w:type="spellStart"/>
      <w:r w:rsidRPr="00AA0913">
        <w:rPr>
          <w:rFonts w:cstheme="minorHAnsi"/>
        </w:rPr>
        <w:t>tahun</w:t>
      </w:r>
      <w:proofErr w:type="spellEnd"/>
      <w:r w:rsidRPr="00AA0913">
        <w:rPr>
          <w:rFonts w:cstheme="minorHAnsi"/>
        </w:rPr>
        <w:t xml:space="preserve"> </w:t>
      </w:r>
      <w:proofErr w:type="spellStart"/>
      <w:r w:rsidRPr="00AA0913">
        <w:rPr>
          <w:rFonts w:cstheme="minorHAnsi"/>
        </w:rPr>
        <w:t>terakhir</w:t>
      </w:r>
      <w:proofErr w:type="spellEnd"/>
      <w:r w:rsidRPr="00AA0913">
        <w:rPr>
          <w:rFonts w:cstheme="minorHAnsi"/>
        </w:rPr>
        <w:t xml:space="preserve"> yang </w:t>
      </w:r>
      <w:proofErr w:type="spellStart"/>
      <w:r w:rsidRPr="00AA0913">
        <w:rPr>
          <w:rFonts w:cstheme="minorHAnsi"/>
        </w:rPr>
        <w:t>telah</w:t>
      </w:r>
      <w:proofErr w:type="spellEnd"/>
      <w:r w:rsidRPr="00AA0913">
        <w:rPr>
          <w:rFonts w:cstheme="minorHAnsi"/>
        </w:rPr>
        <w:t xml:space="preserve"> </w:t>
      </w:r>
      <w:proofErr w:type="spellStart"/>
      <w:r w:rsidRPr="00AA0913">
        <w:rPr>
          <w:rFonts w:cstheme="minorHAnsi"/>
        </w:rPr>
        <w:t>diadopsi</w:t>
      </w:r>
      <w:proofErr w:type="spellEnd"/>
      <w:r w:rsidRPr="00AA0913">
        <w:rPr>
          <w:rFonts w:cstheme="minorHAnsi"/>
        </w:rPr>
        <w:t xml:space="preserve"> oleh </w:t>
      </w:r>
      <w:proofErr w:type="spellStart"/>
      <w:r w:rsidRPr="00AA0913">
        <w:rPr>
          <w:rFonts w:cstheme="minorHAnsi"/>
        </w:rPr>
        <w:t>masyarakat</w:t>
      </w:r>
      <w:proofErr w:type="spellEnd"/>
      <w:r w:rsidRPr="00AA0913">
        <w:rPr>
          <w:rFonts w:cstheme="minorHAnsi"/>
        </w:rPr>
        <w:t xml:space="preserve"> (</w:t>
      </w:r>
      <w:proofErr w:type="spellStart"/>
      <w:r w:rsidRPr="00AA0913">
        <w:rPr>
          <w:rFonts w:cstheme="minorHAnsi"/>
        </w:rPr>
        <w:t>Tabel</w:t>
      </w:r>
      <w:proofErr w:type="spellEnd"/>
      <w:r w:rsidRPr="00AA0913">
        <w:rPr>
          <w:rFonts w:cstheme="minorHAnsi"/>
        </w:rPr>
        <w:t xml:space="preserve"> 9.2.2.3).</w:t>
      </w:r>
    </w:p>
    <w:p w14:paraId="16D69D1A" w14:textId="77777777" w:rsidR="00AA0913" w:rsidRPr="00AA0913" w:rsidRDefault="00AA0913" w:rsidP="00AA0913">
      <w:pPr>
        <w:spacing w:after="0" w:line="240" w:lineRule="auto"/>
        <w:contextualSpacing/>
        <w:jc w:val="both"/>
        <w:rPr>
          <w:rFonts w:cstheme="minorHAnsi"/>
        </w:rPr>
      </w:pPr>
    </w:p>
    <w:p w14:paraId="4255BE8B"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Tabel</w:t>
      </w:r>
      <w:proofErr w:type="spellEnd"/>
      <w:r w:rsidRPr="00AA0913">
        <w:rPr>
          <w:rFonts w:cstheme="minorHAnsi"/>
        </w:rPr>
        <w:t xml:space="preserve"> 9.2.2.3 </w:t>
      </w:r>
      <w:proofErr w:type="spellStart"/>
      <w:r w:rsidRPr="00AA0913">
        <w:rPr>
          <w:rFonts w:cstheme="minorHAnsi"/>
        </w:rPr>
        <w:t>Produk</w:t>
      </w:r>
      <w:proofErr w:type="spellEnd"/>
      <w:r w:rsidRPr="00AA0913">
        <w:rPr>
          <w:rFonts w:cstheme="minorHAnsi"/>
        </w:rPr>
        <w:t xml:space="preserve"> </w:t>
      </w:r>
      <w:proofErr w:type="spellStart"/>
      <w:r w:rsidRPr="00AA0913">
        <w:rPr>
          <w:rFonts w:cstheme="minorHAnsi"/>
        </w:rPr>
        <w:t>atau</w:t>
      </w:r>
      <w:proofErr w:type="spellEnd"/>
      <w:r w:rsidRPr="00AA0913">
        <w:rPr>
          <w:rFonts w:cstheme="minorHAnsi"/>
        </w:rPr>
        <w:t xml:space="preserve"> Jasa DTPS dan </w:t>
      </w:r>
      <w:proofErr w:type="spellStart"/>
      <w:r w:rsidRPr="00AA0913">
        <w:rPr>
          <w:rFonts w:cstheme="minorHAnsi"/>
        </w:rPr>
        <w:t>Mahasiswa</w:t>
      </w:r>
      <w:proofErr w:type="spellEnd"/>
      <w:r w:rsidRPr="00AA0913">
        <w:rPr>
          <w:rFonts w:cstheme="minorHAnsi"/>
        </w:rPr>
        <w:t xml:space="preserve"> yang </w:t>
      </w:r>
      <w:proofErr w:type="spellStart"/>
      <w:r w:rsidRPr="00AA0913">
        <w:rPr>
          <w:rFonts w:cstheme="minorHAnsi"/>
        </w:rPr>
        <w:t>Diadopsi</w:t>
      </w:r>
      <w:proofErr w:type="spellEnd"/>
      <w:r w:rsidRPr="00AA0913">
        <w:rPr>
          <w:rFonts w:cstheme="minorHAnsi"/>
        </w:rPr>
        <w:t xml:space="preserve"> oleh Masyarakat</w:t>
      </w:r>
    </w:p>
    <w:p w14:paraId="6E7BBB00" w14:textId="77777777" w:rsidR="00AA0913" w:rsidRPr="00AA0913" w:rsidRDefault="00AA0913" w:rsidP="00AA0913">
      <w:pPr>
        <w:spacing w:after="0" w:line="240" w:lineRule="auto"/>
        <w:contextualSpacing/>
        <w:jc w:val="both"/>
        <w:rPr>
          <w:rFonts w:cstheme="minorHAnsi"/>
        </w:rPr>
      </w:pPr>
    </w:p>
    <w:tbl>
      <w:tblPr>
        <w:tblW w:w="9085" w:type="dxa"/>
        <w:tblCellMar>
          <w:top w:w="15" w:type="dxa"/>
          <w:bottom w:w="15" w:type="dxa"/>
        </w:tblCellMar>
        <w:tblLook w:val="04A0" w:firstRow="1" w:lastRow="0" w:firstColumn="1" w:lastColumn="0" w:noHBand="0" w:noVBand="1"/>
      </w:tblPr>
      <w:tblGrid>
        <w:gridCol w:w="480"/>
        <w:gridCol w:w="2305"/>
        <w:gridCol w:w="2970"/>
        <w:gridCol w:w="1800"/>
        <w:gridCol w:w="1530"/>
      </w:tblGrid>
      <w:tr w:rsidR="00AA0913" w:rsidRPr="00AA0913" w14:paraId="5E82DD69" w14:textId="77777777" w:rsidTr="0D117C43">
        <w:trPr>
          <w:trHeight w:val="435"/>
          <w:tblHeader/>
        </w:trPr>
        <w:tc>
          <w:tcPr>
            <w:tcW w:w="0" w:type="auto"/>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1BC1ED68"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No</w:t>
            </w:r>
          </w:p>
        </w:tc>
        <w:tc>
          <w:tcPr>
            <w:tcW w:w="2305"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79BD72BD"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 xml:space="preserve">Nama </w:t>
            </w:r>
            <w:proofErr w:type="spellStart"/>
            <w:r w:rsidRPr="00AA0913">
              <w:rPr>
                <w:rFonts w:eastAsia="Times New Roman" w:cstheme="minorHAnsi"/>
                <w:b/>
                <w:bCs/>
                <w:color w:val="000000"/>
              </w:rPr>
              <w:t>Dosen</w:t>
            </w:r>
            <w:proofErr w:type="spellEnd"/>
            <w:r w:rsidRPr="00AA0913">
              <w:rPr>
                <w:rFonts w:eastAsia="Times New Roman" w:cstheme="minorHAnsi"/>
                <w:b/>
                <w:bCs/>
                <w:color w:val="000000"/>
              </w:rPr>
              <w:t xml:space="preserve"> dan/</w:t>
            </w:r>
            <w:proofErr w:type="spellStart"/>
            <w:r w:rsidRPr="00AA0913">
              <w:rPr>
                <w:rFonts w:eastAsia="Times New Roman" w:cstheme="minorHAnsi"/>
                <w:b/>
                <w:bCs/>
                <w:color w:val="000000"/>
              </w:rPr>
              <w:t>atau</w:t>
            </w:r>
            <w:proofErr w:type="spellEnd"/>
            <w:r w:rsidRPr="00AA0913">
              <w:rPr>
                <w:rFonts w:eastAsia="Times New Roman" w:cstheme="minorHAnsi"/>
                <w:b/>
                <w:bCs/>
                <w:color w:val="000000"/>
              </w:rPr>
              <w:t xml:space="preserve"> </w:t>
            </w:r>
            <w:proofErr w:type="spellStart"/>
            <w:r w:rsidRPr="00AA0913">
              <w:rPr>
                <w:rFonts w:eastAsia="Times New Roman" w:cstheme="minorHAnsi"/>
                <w:b/>
                <w:bCs/>
                <w:color w:val="000000"/>
              </w:rPr>
              <w:t>Mahasiswa</w:t>
            </w:r>
            <w:proofErr w:type="spellEnd"/>
          </w:p>
        </w:tc>
        <w:tc>
          <w:tcPr>
            <w:tcW w:w="2970"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73E7B332"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 xml:space="preserve">Nama </w:t>
            </w:r>
            <w:proofErr w:type="spellStart"/>
            <w:r w:rsidRPr="00AA0913">
              <w:rPr>
                <w:rFonts w:eastAsia="Times New Roman" w:cstheme="minorHAnsi"/>
                <w:b/>
                <w:bCs/>
                <w:color w:val="000000"/>
              </w:rPr>
              <w:t>Produk</w:t>
            </w:r>
            <w:proofErr w:type="spellEnd"/>
            <w:r w:rsidRPr="00AA0913">
              <w:rPr>
                <w:rFonts w:eastAsia="Times New Roman" w:cstheme="minorHAnsi"/>
                <w:b/>
                <w:bCs/>
                <w:color w:val="000000"/>
              </w:rPr>
              <w:t>/Jasa</w:t>
            </w:r>
          </w:p>
        </w:tc>
        <w:tc>
          <w:tcPr>
            <w:tcW w:w="1800"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1AD26CCB" w14:textId="77777777" w:rsidR="00AA0913" w:rsidRPr="00AA0913" w:rsidRDefault="00AA0913" w:rsidP="00AA0913">
            <w:pPr>
              <w:spacing w:after="0" w:line="240" w:lineRule="auto"/>
              <w:jc w:val="center"/>
              <w:rPr>
                <w:rFonts w:eastAsia="Times New Roman" w:cstheme="minorHAnsi"/>
                <w:b/>
                <w:bCs/>
                <w:color w:val="000000"/>
              </w:rPr>
            </w:pPr>
            <w:proofErr w:type="spellStart"/>
            <w:r w:rsidRPr="00AA0913">
              <w:rPr>
                <w:rFonts w:eastAsia="Times New Roman" w:cstheme="minorHAnsi"/>
                <w:b/>
                <w:bCs/>
                <w:color w:val="000000"/>
              </w:rPr>
              <w:t>Deskripsi</w:t>
            </w:r>
            <w:proofErr w:type="spellEnd"/>
            <w:r w:rsidRPr="00AA0913">
              <w:rPr>
                <w:rFonts w:eastAsia="Times New Roman" w:cstheme="minorHAnsi"/>
                <w:b/>
                <w:bCs/>
                <w:color w:val="000000"/>
              </w:rPr>
              <w:t xml:space="preserve"> </w:t>
            </w:r>
            <w:proofErr w:type="spellStart"/>
            <w:r w:rsidRPr="00AA0913">
              <w:rPr>
                <w:rFonts w:eastAsia="Times New Roman" w:cstheme="minorHAnsi"/>
                <w:b/>
                <w:bCs/>
                <w:color w:val="000000"/>
              </w:rPr>
              <w:t>Produk</w:t>
            </w:r>
            <w:proofErr w:type="spellEnd"/>
            <w:r w:rsidRPr="00AA0913">
              <w:rPr>
                <w:rFonts w:eastAsia="Times New Roman" w:cstheme="minorHAnsi"/>
                <w:b/>
                <w:bCs/>
                <w:color w:val="000000"/>
              </w:rPr>
              <w:t>/Jasa</w:t>
            </w:r>
          </w:p>
        </w:tc>
        <w:tc>
          <w:tcPr>
            <w:tcW w:w="1530"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15A46351"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Bukti</w:t>
            </w:r>
          </w:p>
        </w:tc>
      </w:tr>
      <w:tr w:rsidR="00AA0913" w:rsidRPr="00AA0913" w14:paraId="40AF33C7" w14:textId="77777777" w:rsidTr="0D117C43">
        <w:trPr>
          <w:trHeight w:val="300"/>
          <w:tblHeader/>
        </w:trPr>
        <w:tc>
          <w:tcPr>
            <w:tcW w:w="0" w:type="auto"/>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5D74EDD1"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1</w:t>
            </w:r>
          </w:p>
        </w:tc>
        <w:tc>
          <w:tcPr>
            <w:tcW w:w="2305"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69D4619C"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2</w:t>
            </w:r>
          </w:p>
        </w:tc>
        <w:tc>
          <w:tcPr>
            <w:tcW w:w="2970"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13B19316"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3</w:t>
            </w:r>
          </w:p>
        </w:tc>
        <w:tc>
          <w:tcPr>
            <w:tcW w:w="1800"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1E647EAC"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4</w:t>
            </w:r>
          </w:p>
        </w:tc>
        <w:tc>
          <w:tcPr>
            <w:tcW w:w="1530"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105C517F"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5</w:t>
            </w:r>
          </w:p>
        </w:tc>
      </w:tr>
      <w:tr w:rsidR="00AA0913" w:rsidRPr="00AA0913" w14:paraId="14D8D07C" w14:textId="77777777" w:rsidTr="0D117C43">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C622D71"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1</w:t>
            </w:r>
          </w:p>
        </w:tc>
        <w:tc>
          <w:tcPr>
            <w:tcW w:w="23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75FAD9"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rPr>
              <w:t xml:space="preserve">Dhatu </w:t>
            </w:r>
            <w:proofErr w:type="spellStart"/>
            <w:r w:rsidRPr="00AA0913">
              <w:rPr>
                <w:rFonts w:eastAsia="Times New Roman" w:cstheme="minorHAnsi"/>
                <w:color w:val="000000"/>
              </w:rPr>
              <w:t>Sitaresmi</w:t>
            </w:r>
            <w:proofErr w:type="spellEnd"/>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255CE1"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color w:val="000000"/>
              </w:rPr>
              <w:t>Pemantapan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Kemampuan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Berbicara</w:t>
            </w:r>
            <w:proofErr w:type="spellEnd"/>
            <w:r w:rsidRPr="00AA0913">
              <w:rPr>
                <w:rFonts w:eastAsia="Times New Roman" w:cstheme="minorHAnsi"/>
                <w:color w:val="000000"/>
              </w:rPr>
              <w:t xml:space="preserve"> Bahasa Mandarin </w:t>
            </w:r>
            <w:proofErr w:type="spellStart"/>
            <w:r w:rsidRPr="00AA0913">
              <w:rPr>
                <w:rFonts w:eastAsia="Times New Roman" w:cstheme="minorHAnsi"/>
                <w:color w:val="000000"/>
              </w:rPr>
              <w:lastRenderedPageBreak/>
              <w:t>Bagi</w:t>
            </w:r>
            <w:proofErr w:type="spellEnd"/>
            <w:r w:rsidRPr="00AA0913">
              <w:rPr>
                <w:rFonts w:eastAsia="Times New Roman" w:cstheme="minorHAnsi"/>
                <w:color w:val="000000"/>
              </w:rPr>
              <w:t xml:space="preserve"> Anak-</w:t>
            </w:r>
            <w:proofErr w:type="spellStart"/>
            <w:r w:rsidRPr="00AA0913">
              <w:rPr>
                <w:rFonts w:eastAsia="Times New Roman" w:cstheme="minorHAnsi"/>
                <w:color w:val="000000"/>
              </w:rPr>
              <w:t>anak</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Panti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Asuhan</w:t>
            </w:r>
            <w:proofErr w:type="spellEnd"/>
            <w:r w:rsidRPr="00AA0913">
              <w:rPr>
                <w:rFonts w:eastAsia="Times New Roman" w:cstheme="minorHAnsi"/>
                <w:color w:val="000000"/>
              </w:rPr>
              <w:t xml:space="preserve"> Kristen </w:t>
            </w:r>
            <w:proofErr w:type="spellStart"/>
            <w:r w:rsidRPr="00AA0913">
              <w:rPr>
                <w:rFonts w:eastAsia="Times New Roman" w:cstheme="minorHAnsi"/>
                <w:color w:val="000000"/>
              </w:rPr>
              <w:t>Bakti</w:t>
            </w:r>
            <w:proofErr w:type="spellEnd"/>
            <w:r w:rsidRPr="00AA0913">
              <w:rPr>
                <w:rFonts w:eastAsia="Times New Roman" w:cstheme="minorHAnsi"/>
                <w:color w:val="000000"/>
              </w:rPr>
              <w:t xml:space="preserve"> Kasih Malang</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68FBED"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color w:val="000000"/>
              </w:rPr>
              <w:lastRenderedPageBreak/>
              <w:t>Pelatihan</w:t>
            </w:r>
            <w:proofErr w:type="spellEnd"/>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95AB47"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color w:val="000000" w:themeColor="text1"/>
              </w:rPr>
              <w:t>Laporan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akhir</w:t>
            </w:r>
            <w:commentRangeStart w:id="81"/>
            <w:proofErr w:type="spellEnd"/>
            <w:r w:rsidRPr="00AA0913">
              <w:rPr>
                <w:rFonts w:eastAsia="Times New Roman" w:cstheme="minorHAnsi"/>
                <w:color w:val="000000" w:themeColor="text1"/>
              </w:rPr>
              <w:t xml:space="preserve">, Surat </w:t>
            </w:r>
            <w:proofErr w:type="spellStart"/>
            <w:r w:rsidRPr="00AA0913">
              <w:rPr>
                <w:rFonts w:eastAsia="Times New Roman" w:cstheme="minorHAnsi"/>
                <w:color w:val="000000" w:themeColor="text1"/>
              </w:rPr>
              <w:t>Tugas</w:t>
            </w:r>
            <w:commentRangeEnd w:id="81"/>
            <w:proofErr w:type="spellEnd"/>
            <w:r w:rsidRPr="00AA0913">
              <w:rPr>
                <w:rStyle w:val="CommentReference"/>
                <w:rFonts w:cstheme="minorHAnsi"/>
                <w:sz w:val="22"/>
                <w:szCs w:val="22"/>
              </w:rPr>
              <w:commentReference w:id="81"/>
            </w:r>
          </w:p>
        </w:tc>
      </w:tr>
      <w:tr w:rsidR="00AA0913" w:rsidRPr="00AA0913" w14:paraId="0FF1ABF0" w14:textId="77777777" w:rsidTr="0D117C43">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CC2EB1A"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2</w:t>
            </w:r>
          </w:p>
        </w:tc>
        <w:tc>
          <w:tcPr>
            <w:tcW w:w="23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C23E47"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Yohanna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Nirmalasari</w:t>
            </w:r>
            <w:proofErr w:type="spellEnd"/>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DC10F9"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rPr>
              <w:t>Pelatihan</w:t>
            </w:r>
            <w:proofErr w:type="spellEnd"/>
            <w:r w:rsidRPr="00AA0913">
              <w:rPr>
                <w:rFonts w:eastAsia="Times New Roman" w:cstheme="minorHAnsi"/>
              </w:rPr>
              <w:t xml:space="preserve"> </w:t>
            </w:r>
            <w:proofErr w:type="spellStart"/>
            <w:r w:rsidRPr="00AA0913">
              <w:rPr>
                <w:rFonts w:eastAsia="Times New Roman" w:cstheme="minorHAnsi"/>
              </w:rPr>
              <w:t>Penulisan</w:t>
            </w:r>
            <w:proofErr w:type="spellEnd"/>
            <w:r w:rsidRPr="00AA0913">
              <w:rPr>
                <w:rFonts w:eastAsia="Times New Roman" w:cstheme="minorHAnsi"/>
              </w:rPr>
              <w:t xml:space="preserve"> Surat </w:t>
            </w:r>
            <w:proofErr w:type="spellStart"/>
            <w:r w:rsidRPr="00AA0913">
              <w:rPr>
                <w:rFonts w:eastAsia="Times New Roman" w:cstheme="minorHAnsi"/>
              </w:rPr>
              <w:t>Lamaran</w:t>
            </w:r>
            <w:proofErr w:type="spellEnd"/>
            <w:r w:rsidRPr="00AA0913">
              <w:rPr>
                <w:rFonts w:eastAsia="Times New Roman" w:cstheme="minorHAnsi"/>
              </w:rPr>
              <w:t xml:space="preserve"> </w:t>
            </w:r>
            <w:proofErr w:type="spellStart"/>
            <w:r w:rsidRPr="00AA0913">
              <w:rPr>
                <w:rFonts w:eastAsia="Times New Roman" w:cstheme="minorHAnsi"/>
              </w:rPr>
              <w:t>Kerja</w:t>
            </w:r>
            <w:proofErr w:type="spellEnd"/>
            <w:r w:rsidRPr="00AA0913">
              <w:rPr>
                <w:rFonts w:eastAsia="Times New Roman" w:cstheme="minorHAnsi"/>
              </w:rPr>
              <w:t xml:space="preserve"> Dan </w:t>
            </w:r>
            <w:proofErr w:type="spellStart"/>
            <w:r w:rsidRPr="00AA0913">
              <w:rPr>
                <w:rFonts w:eastAsia="Times New Roman" w:cstheme="minorHAnsi"/>
              </w:rPr>
              <w:t>Pengenalan</w:t>
            </w:r>
            <w:proofErr w:type="spellEnd"/>
            <w:r w:rsidRPr="00AA0913">
              <w:rPr>
                <w:rFonts w:eastAsia="Times New Roman" w:cstheme="minorHAnsi"/>
              </w:rPr>
              <w:t xml:space="preserve"> Bahasa Mandarin Dasar </w:t>
            </w:r>
            <w:proofErr w:type="spellStart"/>
            <w:r w:rsidRPr="00AA0913">
              <w:rPr>
                <w:rFonts w:eastAsia="Times New Roman" w:cstheme="minorHAnsi"/>
              </w:rPr>
              <w:t>Melalui</w:t>
            </w:r>
            <w:proofErr w:type="spellEnd"/>
            <w:r w:rsidRPr="00AA0913">
              <w:rPr>
                <w:rFonts w:eastAsia="Times New Roman" w:cstheme="minorHAnsi"/>
              </w:rPr>
              <w:t xml:space="preserve"> </w:t>
            </w:r>
            <w:proofErr w:type="spellStart"/>
            <w:r w:rsidRPr="00AA0913">
              <w:rPr>
                <w:rFonts w:eastAsia="Times New Roman" w:cstheme="minorHAnsi"/>
              </w:rPr>
              <w:t>Kegiatan</w:t>
            </w:r>
            <w:proofErr w:type="spellEnd"/>
            <w:r w:rsidRPr="00AA0913">
              <w:rPr>
                <w:rFonts w:eastAsia="Times New Roman" w:cstheme="minorHAnsi"/>
              </w:rPr>
              <w:t xml:space="preserve"> </w:t>
            </w:r>
            <w:proofErr w:type="spellStart"/>
            <w:r w:rsidRPr="00AA0913">
              <w:rPr>
                <w:rFonts w:eastAsia="Times New Roman" w:cstheme="minorHAnsi"/>
              </w:rPr>
              <w:t>Minggu</w:t>
            </w:r>
            <w:proofErr w:type="spellEnd"/>
            <w:r w:rsidRPr="00AA0913">
              <w:rPr>
                <w:rFonts w:eastAsia="Times New Roman" w:cstheme="minorHAnsi"/>
              </w:rPr>
              <w:t xml:space="preserve"> Bahasa Di </w:t>
            </w:r>
            <w:proofErr w:type="spellStart"/>
            <w:r w:rsidRPr="00AA0913">
              <w:rPr>
                <w:rFonts w:eastAsia="Times New Roman" w:cstheme="minorHAnsi"/>
              </w:rPr>
              <w:t>Smk</w:t>
            </w:r>
            <w:proofErr w:type="spellEnd"/>
            <w:r w:rsidRPr="00AA0913">
              <w:rPr>
                <w:rFonts w:eastAsia="Times New Roman" w:cstheme="minorHAnsi"/>
              </w:rPr>
              <w:t xml:space="preserve"> Kristen Elim Malang</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83D881"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color w:val="000000"/>
              </w:rPr>
              <w:t>Pelatihan</w:t>
            </w:r>
            <w:proofErr w:type="spellEnd"/>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15A19D" w14:textId="77777777" w:rsidR="00AA0913" w:rsidRPr="00AA0913" w:rsidRDefault="00AA0913" w:rsidP="00AA0913">
            <w:pPr>
              <w:spacing w:after="0" w:line="240" w:lineRule="auto"/>
              <w:rPr>
                <w:rFonts w:eastAsia="Times New Roman" w:cstheme="minorHAnsi"/>
              </w:rPr>
            </w:pPr>
            <w:commentRangeStart w:id="84"/>
            <w:proofErr w:type="spellStart"/>
            <w:r w:rsidRPr="00AA0913">
              <w:rPr>
                <w:rFonts w:eastAsia="Times New Roman" w:cstheme="minorHAnsi"/>
                <w:color w:val="000000" w:themeColor="text1"/>
              </w:rPr>
              <w:t>Laporan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akhir</w:t>
            </w:r>
            <w:proofErr w:type="spellEnd"/>
            <w:r w:rsidRPr="00AA0913">
              <w:rPr>
                <w:rFonts w:eastAsia="Times New Roman" w:cstheme="minorHAnsi"/>
                <w:color w:val="000000" w:themeColor="text1"/>
              </w:rPr>
              <w:t xml:space="preserve">, Surat </w:t>
            </w:r>
            <w:proofErr w:type="spellStart"/>
            <w:r w:rsidRPr="00AA0913">
              <w:rPr>
                <w:rFonts w:eastAsia="Times New Roman" w:cstheme="minorHAnsi"/>
                <w:color w:val="000000" w:themeColor="text1"/>
              </w:rPr>
              <w:t>Tugas</w:t>
            </w:r>
            <w:commentRangeEnd w:id="84"/>
            <w:proofErr w:type="spellEnd"/>
            <w:r w:rsidRPr="00AA0913">
              <w:rPr>
                <w:rStyle w:val="CommentReference"/>
                <w:rFonts w:cstheme="minorHAnsi"/>
                <w:sz w:val="22"/>
                <w:szCs w:val="22"/>
              </w:rPr>
              <w:commentReference w:id="84"/>
            </w:r>
          </w:p>
          <w:p w14:paraId="28E5B8DD" w14:textId="77777777" w:rsidR="00AA0913" w:rsidRPr="00AA0913" w:rsidRDefault="00AA0913" w:rsidP="00AA0913">
            <w:pPr>
              <w:spacing w:after="0" w:line="240" w:lineRule="auto"/>
              <w:rPr>
                <w:rFonts w:eastAsia="Times New Roman" w:cstheme="minorHAnsi"/>
                <w:color w:val="000000" w:themeColor="text1"/>
              </w:rPr>
            </w:pPr>
          </w:p>
        </w:tc>
      </w:tr>
      <w:tr w:rsidR="00AA0913" w:rsidRPr="00AA0913" w14:paraId="1C03D0C6" w14:textId="77777777" w:rsidTr="0D117C43">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55DCBC3"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3</w:t>
            </w:r>
          </w:p>
        </w:tc>
        <w:tc>
          <w:tcPr>
            <w:tcW w:w="23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5ECCCF"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Yohanna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Nirmalasari</w:t>
            </w:r>
            <w:proofErr w:type="spellEnd"/>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E3FA4A"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rPr>
              <w:t>Ibdm</w:t>
            </w:r>
            <w:proofErr w:type="spellEnd"/>
            <w:r w:rsidRPr="00AA0913">
              <w:rPr>
                <w:rFonts w:eastAsia="Times New Roman" w:cstheme="minorHAnsi"/>
              </w:rPr>
              <w:t xml:space="preserve"> </w:t>
            </w:r>
            <w:proofErr w:type="spellStart"/>
            <w:r w:rsidRPr="00AA0913">
              <w:rPr>
                <w:rFonts w:eastAsia="Times New Roman" w:cstheme="minorHAnsi"/>
              </w:rPr>
              <w:t>Implementasi</w:t>
            </w:r>
            <w:proofErr w:type="spellEnd"/>
            <w:r w:rsidRPr="00AA0913">
              <w:rPr>
                <w:rFonts w:eastAsia="Times New Roman" w:cstheme="minorHAnsi"/>
              </w:rPr>
              <w:t xml:space="preserve"> Thematic Unit Lessons </w:t>
            </w:r>
            <w:proofErr w:type="spellStart"/>
            <w:r w:rsidRPr="00AA0913">
              <w:rPr>
                <w:rFonts w:eastAsia="Times New Roman" w:cstheme="minorHAnsi"/>
              </w:rPr>
              <w:t>Untuk</w:t>
            </w:r>
            <w:proofErr w:type="spellEnd"/>
            <w:r w:rsidRPr="00AA0913">
              <w:rPr>
                <w:rFonts w:eastAsia="Times New Roman" w:cstheme="minorHAnsi"/>
              </w:rPr>
              <w:t xml:space="preserve"> </w:t>
            </w:r>
            <w:proofErr w:type="spellStart"/>
            <w:r w:rsidRPr="00AA0913">
              <w:rPr>
                <w:rFonts w:eastAsia="Times New Roman" w:cstheme="minorHAnsi"/>
              </w:rPr>
              <w:t>Siswa</w:t>
            </w:r>
            <w:proofErr w:type="spellEnd"/>
            <w:r w:rsidRPr="00AA0913">
              <w:rPr>
                <w:rFonts w:eastAsia="Times New Roman" w:cstheme="minorHAnsi"/>
              </w:rPr>
              <w:t xml:space="preserve"> Tk Dharma Wanita </w:t>
            </w:r>
            <w:proofErr w:type="spellStart"/>
            <w:r w:rsidRPr="00AA0913">
              <w:rPr>
                <w:rFonts w:eastAsia="Times New Roman" w:cstheme="minorHAnsi"/>
              </w:rPr>
              <w:t>Persatuan</w:t>
            </w:r>
            <w:proofErr w:type="spellEnd"/>
            <w:r w:rsidRPr="00AA0913">
              <w:rPr>
                <w:rFonts w:eastAsia="Times New Roman" w:cstheme="minorHAnsi"/>
              </w:rPr>
              <w:t xml:space="preserve"> 1 </w:t>
            </w:r>
            <w:proofErr w:type="spellStart"/>
            <w:r w:rsidRPr="00AA0913">
              <w:rPr>
                <w:rFonts w:eastAsia="Times New Roman" w:cstheme="minorHAnsi"/>
              </w:rPr>
              <w:t>Desa</w:t>
            </w:r>
            <w:proofErr w:type="spellEnd"/>
            <w:r w:rsidRPr="00AA0913">
              <w:rPr>
                <w:rFonts w:eastAsia="Times New Roman" w:cstheme="minorHAnsi"/>
              </w:rPr>
              <w:t xml:space="preserve"> </w:t>
            </w:r>
            <w:proofErr w:type="spellStart"/>
            <w:r w:rsidRPr="00AA0913">
              <w:rPr>
                <w:rFonts w:eastAsia="Times New Roman" w:cstheme="minorHAnsi"/>
              </w:rPr>
              <w:t>Sumbersekar</w:t>
            </w:r>
            <w:proofErr w:type="spellEnd"/>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05C19A"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color w:val="000000"/>
              </w:rPr>
              <w:t>Pelatihan</w:t>
            </w:r>
            <w:proofErr w:type="spellEnd"/>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E0E6D2"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color w:val="000000" w:themeColor="text1"/>
              </w:rPr>
              <w:t>Laporan</w:t>
            </w:r>
            <w:proofErr w:type="spellEnd"/>
            <w:r w:rsidRPr="00AA0913">
              <w:rPr>
                <w:rFonts w:eastAsia="Times New Roman" w:cstheme="minorHAnsi"/>
                <w:color w:val="000000" w:themeColor="text1"/>
              </w:rPr>
              <w:t xml:space="preserve">, Surat </w:t>
            </w:r>
            <w:proofErr w:type="spellStart"/>
            <w:r w:rsidRPr="00AA0913">
              <w:rPr>
                <w:rFonts w:eastAsia="Times New Roman" w:cstheme="minorHAnsi"/>
                <w:color w:val="000000" w:themeColor="text1"/>
              </w:rPr>
              <w:t>Tugas</w:t>
            </w:r>
            <w:proofErr w:type="spellEnd"/>
          </w:p>
        </w:tc>
      </w:tr>
      <w:tr w:rsidR="00AA0913" w:rsidRPr="00AA0913" w14:paraId="0E781816" w14:textId="77777777" w:rsidTr="0D117C43">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96CF52C"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4</w:t>
            </w:r>
          </w:p>
        </w:tc>
        <w:tc>
          <w:tcPr>
            <w:tcW w:w="23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06907F"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Yohanna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Nirmalasari</w:t>
            </w:r>
            <w:proofErr w:type="spellEnd"/>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E2271C"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rPr>
              <w:t>Inisiasi</w:t>
            </w:r>
            <w:proofErr w:type="spellEnd"/>
            <w:r w:rsidRPr="00AA0913">
              <w:rPr>
                <w:rFonts w:eastAsia="Times New Roman" w:cstheme="minorHAnsi"/>
              </w:rPr>
              <w:t xml:space="preserve"> Dan </w:t>
            </w:r>
            <w:proofErr w:type="spellStart"/>
            <w:r w:rsidRPr="00AA0913">
              <w:rPr>
                <w:rFonts w:eastAsia="Times New Roman" w:cstheme="minorHAnsi"/>
              </w:rPr>
              <w:t>Pendampingan</w:t>
            </w:r>
            <w:proofErr w:type="spellEnd"/>
            <w:r w:rsidRPr="00AA0913">
              <w:rPr>
                <w:rFonts w:eastAsia="Times New Roman" w:cstheme="minorHAnsi"/>
              </w:rPr>
              <w:t xml:space="preserve"> </w:t>
            </w:r>
            <w:proofErr w:type="spellStart"/>
            <w:r w:rsidRPr="00AA0913">
              <w:rPr>
                <w:rFonts w:eastAsia="Times New Roman" w:cstheme="minorHAnsi"/>
              </w:rPr>
              <w:t>Klinik</w:t>
            </w:r>
            <w:proofErr w:type="spellEnd"/>
            <w:r w:rsidRPr="00AA0913">
              <w:rPr>
                <w:rFonts w:eastAsia="Times New Roman" w:cstheme="minorHAnsi"/>
              </w:rPr>
              <w:t xml:space="preserve"> Usaha </w:t>
            </w:r>
            <w:proofErr w:type="spellStart"/>
            <w:r w:rsidRPr="00AA0913">
              <w:rPr>
                <w:rFonts w:eastAsia="Times New Roman" w:cstheme="minorHAnsi"/>
              </w:rPr>
              <w:t>Bagi</w:t>
            </w:r>
            <w:proofErr w:type="spellEnd"/>
            <w:r w:rsidRPr="00AA0913">
              <w:rPr>
                <w:rFonts w:eastAsia="Times New Roman" w:cstheme="minorHAnsi"/>
              </w:rPr>
              <w:t xml:space="preserve"> </w:t>
            </w:r>
            <w:proofErr w:type="spellStart"/>
            <w:r w:rsidRPr="00AA0913">
              <w:rPr>
                <w:rFonts w:eastAsia="Times New Roman" w:cstheme="minorHAnsi"/>
              </w:rPr>
              <w:t>Pelaku</w:t>
            </w:r>
            <w:proofErr w:type="spellEnd"/>
            <w:r w:rsidRPr="00AA0913">
              <w:rPr>
                <w:rFonts w:eastAsia="Times New Roman" w:cstheme="minorHAnsi"/>
              </w:rPr>
              <w:t xml:space="preserve"> Usaha </w:t>
            </w:r>
            <w:proofErr w:type="spellStart"/>
            <w:r w:rsidRPr="00AA0913">
              <w:rPr>
                <w:rFonts w:eastAsia="Times New Roman" w:cstheme="minorHAnsi"/>
              </w:rPr>
              <w:t>Mikro</w:t>
            </w:r>
            <w:proofErr w:type="spellEnd"/>
            <w:r w:rsidRPr="00AA0913">
              <w:rPr>
                <w:rFonts w:eastAsia="Times New Roman" w:cstheme="minorHAnsi"/>
              </w:rPr>
              <w:t xml:space="preserve"> Kecil </w:t>
            </w:r>
            <w:proofErr w:type="spellStart"/>
            <w:r w:rsidRPr="00AA0913">
              <w:rPr>
                <w:rFonts w:eastAsia="Times New Roman" w:cstheme="minorHAnsi"/>
              </w:rPr>
              <w:t>Menengah</w:t>
            </w:r>
            <w:proofErr w:type="spellEnd"/>
            <w:r w:rsidRPr="00AA0913">
              <w:rPr>
                <w:rFonts w:eastAsia="Times New Roman" w:cstheme="minorHAnsi"/>
              </w:rPr>
              <w:t xml:space="preserve"> Di </w:t>
            </w:r>
            <w:proofErr w:type="spellStart"/>
            <w:r w:rsidRPr="00AA0913">
              <w:rPr>
                <w:rFonts w:eastAsia="Times New Roman" w:cstheme="minorHAnsi"/>
              </w:rPr>
              <w:t>Desa</w:t>
            </w:r>
            <w:proofErr w:type="spellEnd"/>
            <w:r w:rsidRPr="00AA0913">
              <w:rPr>
                <w:rFonts w:eastAsia="Times New Roman" w:cstheme="minorHAnsi"/>
              </w:rPr>
              <w:t xml:space="preserve"> </w:t>
            </w:r>
            <w:proofErr w:type="spellStart"/>
            <w:r w:rsidRPr="00AA0913">
              <w:rPr>
                <w:rFonts w:eastAsia="Times New Roman" w:cstheme="minorHAnsi"/>
              </w:rPr>
              <w:t>Kucur</w:t>
            </w:r>
            <w:proofErr w:type="spellEnd"/>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03483E"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color w:val="000000"/>
              </w:rPr>
              <w:t>Pelatihan</w:t>
            </w:r>
            <w:proofErr w:type="spellEnd"/>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F76204"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color w:val="000000"/>
              </w:rPr>
              <w:t>Dokumentasi</w:t>
            </w:r>
            <w:proofErr w:type="spellEnd"/>
            <w:r w:rsidRPr="00AA0913">
              <w:rPr>
                <w:rFonts w:eastAsia="Times New Roman" w:cstheme="minorHAnsi"/>
                <w:color w:val="000000"/>
              </w:rPr>
              <w:t xml:space="preserve">, Surat </w:t>
            </w:r>
            <w:proofErr w:type="spellStart"/>
            <w:r w:rsidRPr="00AA0913">
              <w:rPr>
                <w:rFonts w:eastAsia="Times New Roman" w:cstheme="minorHAnsi"/>
                <w:color w:val="000000"/>
              </w:rPr>
              <w:t>Tugas</w:t>
            </w:r>
            <w:proofErr w:type="spellEnd"/>
          </w:p>
        </w:tc>
      </w:tr>
      <w:tr w:rsidR="00AA0913" w:rsidRPr="00AA0913" w14:paraId="07FC5AD1" w14:textId="77777777" w:rsidTr="0D117C43">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040B54C"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5</w:t>
            </w:r>
          </w:p>
        </w:tc>
        <w:tc>
          <w:tcPr>
            <w:tcW w:w="23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77EC04"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Vincentius</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Valiandy</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Jiuangga</w:t>
            </w:r>
            <w:proofErr w:type="spellEnd"/>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A63344"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rPr>
              <w:t>Peningkatan</w:t>
            </w:r>
            <w:proofErr w:type="spellEnd"/>
            <w:r w:rsidRPr="00AA0913">
              <w:rPr>
                <w:rFonts w:eastAsia="Times New Roman" w:cstheme="minorHAnsi"/>
              </w:rPr>
              <w:t xml:space="preserve"> </w:t>
            </w:r>
            <w:proofErr w:type="spellStart"/>
            <w:r w:rsidRPr="00AA0913">
              <w:rPr>
                <w:rFonts w:eastAsia="Times New Roman" w:cstheme="minorHAnsi"/>
              </w:rPr>
              <w:t>Keterlibatan</w:t>
            </w:r>
            <w:proofErr w:type="spellEnd"/>
            <w:r w:rsidRPr="00AA0913">
              <w:rPr>
                <w:rFonts w:eastAsia="Times New Roman" w:cstheme="minorHAnsi"/>
              </w:rPr>
              <w:t xml:space="preserve"> </w:t>
            </w:r>
            <w:proofErr w:type="spellStart"/>
            <w:r w:rsidRPr="00AA0913">
              <w:rPr>
                <w:rFonts w:eastAsia="Times New Roman" w:cstheme="minorHAnsi"/>
              </w:rPr>
              <w:t>Siswa</w:t>
            </w:r>
            <w:proofErr w:type="spellEnd"/>
            <w:r w:rsidRPr="00AA0913">
              <w:rPr>
                <w:rFonts w:eastAsia="Times New Roman" w:cstheme="minorHAnsi"/>
              </w:rPr>
              <w:t xml:space="preserve"> </w:t>
            </w:r>
            <w:proofErr w:type="spellStart"/>
            <w:r w:rsidRPr="00AA0913">
              <w:rPr>
                <w:rFonts w:eastAsia="Times New Roman" w:cstheme="minorHAnsi"/>
              </w:rPr>
              <w:t>Smpk</w:t>
            </w:r>
            <w:proofErr w:type="spellEnd"/>
            <w:r w:rsidRPr="00AA0913">
              <w:rPr>
                <w:rFonts w:eastAsia="Times New Roman" w:cstheme="minorHAnsi"/>
              </w:rPr>
              <w:t xml:space="preserve"> Sang Timur Malang </w:t>
            </w:r>
            <w:proofErr w:type="spellStart"/>
            <w:r w:rsidRPr="00AA0913">
              <w:rPr>
                <w:rFonts w:eastAsia="Times New Roman" w:cstheme="minorHAnsi"/>
              </w:rPr>
              <w:t>Dalam</w:t>
            </w:r>
            <w:proofErr w:type="spellEnd"/>
            <w:r w:rsidRPr="00AA0913">
              <w:rPr>
                <w:rFonts w:eastAsia="Times New Roman" w:cstheme="minorHAnsi"/>
              </w:rPr>
              <w:t xml:space="preserve"> </w:t>
            </w:r>
            <w:proofErr w:type="spellStart"/>
            <w:r w:rsidRPr="00AA0913">
              <w:rPr>
                <w:rFonts w:eastAsia="Times New Roman" w:cstheme="minorHAnsi"/>
              </w:rPr>
              <w:t>Kelas</w:t>
            </w:r>
            <w:proofErr w:type="spellEnd"/>
            <w:r w:rsidRPr="00AA0913">
              <w:rPr>
                <w:rFonts w:eastAsia="Times New Roman" w:cstheme="minorHAnsi"/>
              </w:rPr>
              <w:t xml:space="preserve"> Daring (Student Engagement) </w:t>
            </w:r>
            <w:proofErr w:type="spellStart"/>
            <w:r w:rsidRPr="00AA0913">
              <w:rPr>
                <w:rFonts w:eastAsia="Times New Roman" w:cstheme="minorHAnsi"/>
              </w:rPr>
              <w:t>Melalui</w:t>
            </w:r>
            <w:proofErr w:type="spellEnd"/>
            <w:r w:rsidRPr="00AA0913">
              <w:rPr>
                <w:rFonts w:eastAsia="Times New Roman" w:cstheme="minorHAnsi"/>
              </w:rPr>
              <w:t xml:space="preserve"> </w:t>
            </w:r>
            <w:proofErr w:type="spellStart"/>
            <w:r w:rsidRPr="00AA0913">
              <w:rPr>
                <w:rFonts w:eastAsia="Times New Roman" w:cstheme="minorHAnsi"/>
              </w:rPr>
              <w:t>Pemanfaatan</w:t>
            </w:r>
            <w:proofErr w:type="spellEnd"/>
            <w:r w:rsidRPr="00AA0913">
              <w:rPr>
                <w:rFonts w:eastAsia="Times New Roman" w:cstheme="minorHAnsi"/>
              </w:rPr>
              <w:t xml:space="preserve"> </w:t>
            </w:r>
            <w:proofErr w:type="spellStart"/>
            <w:r w:rsidRPr="00AA0913">
              <w:rPr>
                <w:rFonts w:eastAsia="Times New Roman" w:cstheme="minorHAnsi"/>
              </w:rPr>
              <w:t>Aplikasi-Aplikasi</w:t>
            </w:r>
            <w:proofErr w:type="spellEnd"/>
            <w:r w:rsidRPr="00AA0913">
              <w:rPr>
                <w:rFonts w:eastAsia="Times New Roman" w:cstheme="minorHAnsi"/>
              </w:rPr>
              <w:t xml:space="preserve"> Digital </w:t>
            </w:r>
            <w:proofErr w:type="spellStart"/>
            <w:r w:rsidRPr="00AA0913">
              <w:rPr>
                <w:rFonts w:eastAsia="Times New Roman" w:cstheme="minorHAnsi"/>
              </w:rPr>
              <w:t>Untuk</w:t>
            </w:r>
            <w:proofErr w:type="spellEnd"/>
            <w:r w:rsidRPr="00AA0913">
              <w:rPr>
                <w:rFonts w:eastAsia="Times New Roman" w:cstheme="minorHAnsi"/>
              </w:rPr>
              <w:t xml:space="preserve"> Pendidikan</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097B10"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color w:val="000000"/>
              </w:rPr>
              <w:t>Pelatihan</w:t>
            </w:r>
            <w:proofErr w:type="spellEnd"/>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C2F9F7"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color w:val="000000" w:themeColor="text1"/>
              </w:rPr>
              <w:t>Laporan</w:t>
            </w:r>
            <w:proofErr w:type="spellEnd"/>
            <w:r w:rsidRPr="00AA0913">
              <w:rPr>
                <w:rFonts w:eastAsia="Times New Roman" w:cstheme="minorHAnsi"/>
                <w:color w:val="000000" w:themeColor="text1"/>
              </w:rPr>
              <w:t xml:space="preserve">, Surat </w:t>
            </w:r>
            <w:proofErr w:type="spellStart"/>
            <w:r w:rsidRPr="00AA0913">
              <w:rPr>
                <w:rFonts w:eastAsia="Times New Roman" w:cstheme="minorHAnsi"/>
                <w:color w:val="000000" w:themeColor="text1"/>
              </w:rPr>
              <w:t>Tugas</w:t>
            </w:r>
            <w:proofErr w:type="spellEnd"/>
          </w:p>
        </w:tc>
      </w:tr>
      <w:tr w:rsidR="00AA0913" w:rsidRPr="00AA0913" w14:paraId="2E07FA13" w14:textId="77777777" w:rsidTr="0D117C43">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734AE7B"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6</w:t>
            </w:r>
          </w:p>
        </w:tc>
        <w:tc>
          <w:tcPr>
            <w:tcW w:w="23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16AB7B"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Yohanna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Nirmalasari</w:t>
            </w:r>
            <w:proofErr w:type="spellEnd"/>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BD5ED4"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rPr>
              <w:t>Ibm</w:t>
            </w:r>
            <w:proofErr w:type="spellEnd"/>
            <w:r w:rsidRPr="00AA0913">
              <w:rPr>
                <w:rFonts w:eastAsia="Times New Roman" w:cstheme="minorHAnsi"/>
              </w:rPr>
              <w:t xml:space="preserve"> </w:t>
            </w:r>
            <w:proofErr w:type="spellStart"/>
            <w:r w:rsidRPr="00AA0913">
              <w:rPr>
                <w:rFonts w:eastAsia="Times New Roman" w:cstheme="minorHAnsi"/>
              </w:rPr>
              <w:t>Pelatihan</w:t>
            </w:r>
            <w:proofErr w:type="spellEnd"/>
            <w:r w:rsidRPr="00AA0913">
              <w:rPr>
                <w:rFonts w:eastAsia="Times New Roman" w:cstheme="minorHAnsi"/>
              </w:rPr>
              <w:t xml:space="preserve"> Media </w:t>
            </w:r>
            <w:proofErr w:type="spellStart"/>
            <w:r w:rsidRPr="00AA0913">
              <w:rPr>
                <w:rFonts w:eastAsia="Times New Roman" w:cstheme="minorHAnsi"/>
              </w:rPr>
              <w:t>Pembelajaran</w:t>
            </w:r>
            <w:proofErr w:type="spellEnd"/>
            <w:r w:rsidRPr="00AA0913">
              <w:rPr>
                <w:rFonts w:eastAsia="Times New Roman" w:cstheme="minorHAnsi"/>
              </w:rPr>
              <w:t xml:space="preserve"> “</w:t>
            </w:r>
            <w:proofErr w:type="spellStart"/>
            <w:r w:rsidRPr="00AA0913">
              <w:rPr>
                <w:rFonts w:eastAsia="Times New Roman" w:cstheme="minorHAnsi"/>
              </w:rPr>
              <w:t>Bedil</w:t>
            </w:r>
            <w:proofErr w:type="spellEnd"/>
            <w:r w:rsidRPr="00AA0913">
              <w:rPr>
                <w:rFonts w:eastAsia="Times New Roman" w:cstheme="minorHAnsi"/>
              </w:rPr>
              <w:t xml:space="preserve">” </w:t>
            </w:r>
          </w:p>
          <w:p w14:paraId="4EEBE05A" w14:textId="77777777" w:rsidR="00AA0913" w:rsidRPr="00AA0913" w:rsidRDefault="00AA0913" w:rsidP="00AA0913">
            <w:pPr>
              <w:spacing w:after="0" w:line="240" w:lineRule="auto"/>
              <w:rPr>
                <w:rFonts w:eastAsia="Times New Roman" w:cstheme="minorHAnsi"/>
              </w:rPr>
            </w:pPr>
            <w:r w:rsidRPr="00AA0913">
              <w:rPr>
                <w:rFonts w:eastAsia="Times New Roman" w:cstheme="minorHAnsi"/>
              </w:rPr>
              <w:t xml:space="preserve">Era </w:t>
            </w:r>
            <w:proofErr w:type="spellStart"/>
            <w:r w:rsidRPr="00AA0913">
              <w:rPr>
                <w:rFonts w:eastAsia="Times New Roman" w:cstheme="minorHAnsi"/>
              </w:rPr>
              <w:t>Kenormalan</w:t>
            </w:r>
            <w:proofErr w:type="spellEnd"/>
            <w:r w:rsidRPr="00AA0913">
              <w:rPr>
                <w:rFonts w:eastAsia="Times New Roman" w:cstheme="minorHAnsi"/>
              </w:rPr>
              <w:t xml:space="preserve"> </w:t>
            </w:r>
            <w:proofErr w:type="spellStart"/>
            <w:r w:rsidRPr="00AA0913">
              <w:rPr>
                <w:rFonts w:eastAsia="Times New Roman" w:cstheme="minorHAnsi"/>
              </w:rPr>
              <w:t>Baru</w:t>
            </w:r>
            <w:proofErr w:type="spellEnd"/>
            <w:r w:rsidRPr="00AA0913">
              <w:rPr>
                <w:rFonts w:eastAsia="Times New Roman" w:cstheme="minorHAnsi"/>
              </w:rPr>
              <w:t xml:space="preserve"> Di </w:t>
            </w:r>
            <w:proofErr w:type="spellStart"/>
            <w:r w:rsidRPr="00AA0913">
              <w:rPr>
                <w:rFonts w:eastAsia="Times New Roman" w:cstheme="minorHAnsi"/>
              </w:rPr>
              <w:t>Smk</w:t>
            </w:r>
            <w:proofErr w:type="spellEnd"/>
            <w:r w:rsidRPr="00AA0913">
              <w:rPr>
                <w:rFonts w:eastAsia="Times New Roman" w:cstheme="minorHAnsi"/>
              </w:rPr>
              <w:t xml:space="preserve"> Kristen Elim Malang</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0AC7EB"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color w:val="000000"/>
              </w:rPr>
              <w:t>Pelatihan</w:t>
            </w:r>
            <w:proofErr w:type="spellEnd"/>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A45971"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color w:val="000000" w:themeColor="text1"/>
              </w:rPr>
              <w:t>Laporan</w:t>
            </w:r>
            <w:proofErr w:type="spellEnd"/>
            <w:r w:rsidRPr="00AA0913">
              <w:rPr>
                <w:rFonts w:eastAsia="Times New Roman" w:cstheme="minorHAnsi"/>
                <w:color w:val="000000" w:themeColor="text1"/>
              </w:rPr>
              <w:t xml:space="preserve">, Surat </w:t>
            </w:r>
            <w:proofErr w:type="spellStart"/>
            <w:r w:rsidRPr="00AA0913">
              <w:rPr>
                <w:rFonts w:eastAsia="Times New Roman" w:cstheme="minorHAnsi"/>
                <w:color w:val="000000" w:themeColor="text1"/>
              </w:rPr>
              <w:t>Tugas</w:t>
            </w:r>
            <w:proofErr w:type="spellEnd"/>
          </w:p>
        </w:tc>
      </w:tr>
      <w:tr w:rsidR="00AA0913" w:rsidRPr="00AA0913" w14:paraId="680D661D" w14:textId="77777777" w:rsidTr="0D117C43">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3118352"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7</w:t>
            </w:r>
          </w:p>
        </w:tc>
        <w:tc>
          <w:tcPr>
            <w:tcW w:w="23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E7A127"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Anggrah</w:t>
            </w:r>
            <w:proofErr w:type="spellEnd"/>
            <w:r w:rsidRPr="00AA0913">
              <w:rPr>
                <w:rFonts w:eastAsia="Times New Roman" w:cstheme="minorHAnsi"/>
                <w:color w:val="000000"/>
              </w:rPr>
              <w:t xml:space="preserve"> Diah </w:t>
            </w:r>
            <w:proofErr w:type="spellStart"/>
            <w:r w:rsidRPr="00AA0913">
              <w:rPr>
                <w:rFonts w:eastAsia="Times New Roman" w:cstheme="minorHAnsi"/>
                <w:color w:val="000000"/>
              </w:rPr>
              <w:t>Airlinda</w:t>
            </w:r>
            <w:proofErr w:type="spellEnd"/>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1E3022"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rPr>
              <w:t>Peningkatan</w:t>
            </w:r>
            <w:proofErr w:type="spellEnd"/>
            <w:r w:rsidRPr="00AA0913">
              <w:rPr>
                <w:rFonts w:eastAsia="Times New Roman" w:cstheme="minorHAnsi"/>
              </w:rPr>
              <w:t xml:space="preserve"> </w:t>
            </w:r>
            <w:proofErr w:type="spellStart"/>
            <w:r w:rsidRPr="00AA0913">
              <w:rPr>
                <w:rFonts w:eastAsia="Times New Roman" w:cstheme="minorHAnsi"/>
              </w:rPr>
              <w:t>Kemampuan</w:t>
            </w:r>
            <w:proofErr w:type="spellEnd"/>
            <w:r w:rsidRPr="00AA0913">
              <w:rPr>
                <w:rFonts w:eastAsia="Times New Roman" w:cstheme="minorHAnsi"/>
              </w:rPr>
              <w:t xml:space="preserve"> </w:t>
            </w:r>
            <w:proofErr w:type="spellStart"/>
            <w:r w:rsidRPr="00AA0913">
              <w:rPr>
                <w:rFonts w:eastAsia="Times New Roman" w:cstheme="minorHAnsi"/>
              </w:rPr>
              <w:t>Berkomunikasi</w:t>
            </w:r>
            <w:proofErr w:type="spellEnd"/>
            <w:r w:rsidRPr="00AA0913">
              <w:rPr>
                <w:rFonts w:eastAsia="Times New Roman" w:cstheme="minorHAnsi"/>
              </w:rPr>
              <w:t xml:space="preserve"> </w:t>
            </w:r>
            <w:proofErr w:type="spellStart"/>
            <w:r w:rsidRPr="00AA0913">
              <w:rPr>
                <w:rFonts w:eastAsia="Times New Roman" w:cstheme="minorHAnsi"/>
              </w:rPr>
              <w:t>Dalam</w:t>
            </w:r>
            <w:proofErr w:type="spellEnd"/>
            <w:r w:rsidRPr="00AA0913">
              <w:rPr>
                <w:rFonts w:eastAsia="Times New Roman" w:cstheme="minorHAnsi"/>
              </w:rPr>
              <w:t xml:space="preserve"> Bahasa </w:t>
            </w:r>
            <w:proofErr w:type="spellStart"/>
            <w:r w:rsidRPr="00AA0913">
              <w:rPr>
                <w:rFonts w:eastAsia="Times New Roman" w:cstheme="minorHAnsi"/>
              </w:rPr>
              <w:t>Inggris</w:t>
            </w:r>
            <w:proofErr w:type="spellEnd"/>
            <w:r w:rsidRPr="00AA0913">
              <w:rPr>
                <w:rFonts w:eastAsia="Times New Roman" w:cstheme="minorHAnsi"/>
              </w:rPr>
              <w:t xml:space="preserve"> </w:t>
            </w:r>
            <w:proofErr w:type="spellStart"/>
            <w:r w:rsidRPr="00AA0913">
              <w:rPr>
                <w:rFonts w:eastAsia="Times New Roman" w:cstheme="minorHAnsi"/>
              </w:rPr>
              <w:t>Untuk</w:t>
            </w:r>
            <w:proofErr w:type="spellEnd"/>
            <w:r w:rsidRPr="00AA0913">
              <w:rPr>
                <w:rFonts w:eastAsia="Times New Roman" w:cstheme="minorHAnsi"/>
              </w:rPr>
              <w:t xml:space="preserve"> </w:t>
            </w:r>
            <w:proofErr w:type="spellStart"/>
            <w:r w:rsidRPr="00AA0913">
              <w:rPr>
                <w:rFonts w:eastAsia="Times New Roman" w:cstheme="minorHAnsi"/>
              </w:rPr>
              <w:t>Staf</w:t>
            </w:r>
            <w:proofErr w:type="spellEnd"/>
            <w:r w:rsidRPr="00AA0913">
              <w:rPr>
                <w:rFonts w:eastAsia="Times New Roman" w:cstheme="minorHAnsi"/>
              </w:rPr>
              <w:t xml:space="preserve"> Atlas Fitness Center Malang</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296677"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color w:val="000000"/>
              </w:rPr>
              <w:t>Pelatihan</w:t>
            </w:r>
            <w:proofErr w:type="spellEnd"/>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4C9C19"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color w:val="000000" w:themeColor="text1"/>
              </w:rPr>
              <w:t>Laporan</w:t>
            </w:r>
            <w:proofErr w:type="spellEnd"/>
            <w:r w:rsidRPr="00AA0913">
              <w:rPr>
                <w:rFonts w:eastAsia="Times New Roman" w:cstheme="minorHAnsi"/>
                <w:color w:val="000000" w:themeColor="text1"/>
              </w:rPr>
              <w:t xml:space="preserve">, Surat </w:t>
            </w:r>
            <w:proofErr w:type="spellStart"/>
            <w:r w:rsidRPr="00AA0913">
              <w:rPr>
                <w:rFonts w:eastAsia="Times New Roman" w:cstheme="minorHAnsi"/>
                <w:color w:val="000000" w:themeColor="text1"/>
              </w:rPr>
              <w:t>Tugas</w:t>
            </w:r>
            <w:proofErr w:type="spellEnd"/>
          </w:p>
        </w:tc>
      </w:tr>
      <w:tr w:rsidR="00AA0913" w:rsidRPr="00AA0913" w14:paraId="096F8D89" w14:textId="77777777" w:rsidTr="0D117C43">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5134A43"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8</w:t>
            </w:r>
          </w:p>
        </w:tc>
        <w:tc>
          <w:tcPr>
            <w:tcW w:w="23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14E37A"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Anggrah</w:t>
            </w:r>
            <w:proofErr w:type="spellEnd"/>
            <w:r w:rsidRPr="00AA0913">
              <w:rPr>
                <w:rFonts w:eastAsia="Times New Roman" w:cstheme="minorHAnsi"/>
                <w:color w:val="000000"/>
              </w:rPr>
              <w:t xml:space="preserve"> Diah </w:t>
            </w:r>
            <w:proofErr w:type="spellStart"/>
            <w:r w:rsidRPr="00AA0913">
              <w:rPr>
                <w:rFonts w:eastAsia="Times New Roman" w:cstheme="minorHAnsi"/>
                <w:color w:val="000000"/>
              </w:rPr>
              <w:t>Airlinda</w:t>
            </w:r>
            <w:proofErr w:type="spellEnd"/>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6791D1"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rPr>
              <w:t>Pembelajaran</w:t>
            </w:r>
            <w:proofErr w:type="spellEnd"/>
            <w:r w:rsidRPr="00AA0913">
              <w:rPr>
                <w:rFonts w:eastAsia="Times New Roman" w:cstheme="minorHAnsi"/>
              </w:rPr>
              <w:t xml:space="preserve"> Bahasa </w:t>
            </w:r>
            <w:proofErr w:type="spellStart"/>
            <w:r w:rsidRPr="00AA0913">
              <w:rPr>
                <w:rFonts w:eastAsia="Times New Roman" w:cstheme="minorHAnsi"/>
              </w:rPr>
              <w:t>Inggris</w:t>
            </w:r>
            <w:proofErr w:type="spellEnd"/>
            <w:r w:rsidRPr="00AA0913">
              <w:rPr>
                <w:rFonts w:eastAsia="Times New Roman" w:cstheme="minorHAnsi"/>
              </w:rPr>
              <w:t xml:space="preserve"> Dan Mandarin </w:t>
            </w:r>
            <w:proofErr w:type="spellStart"/>
            <w:r w:rsidRPr="00AA0913">
              <w:rPr>
                <w:rFonts w:eastAsia="Times New Roman" w:cstheme="minorHAnsi"/>
              </w:rPr>
              <w:t>Selama</w:t>
            </w:r>
            <w:proofErr w:type="spellEnd"/>
            <w:r w:rsidRPr="00AA0913">
              <w:rPr>
                <w:rFonts w:eastAsia="Times New Roman" w:cstheme="minorHAnsi"/>
              </w:rPr>
              <w:t xml:space="preserve"> Masa New Normal </w:t>
            </w:r>
            <w:proofErr w:type="spellStart"/>
            <w:r w:rsidRPr="00AA0913">
              <w:rPr>
                <w:rFonts w:eastAsia="Times New Roman" w:cstheme="minorHAnsi"/>
              </w:rPr>
              <w:t>Melalui</w:t>
            </w:r>
            <w:proofErr w:type="spellEnd"/>
            <w:r w:rsidRPr="00AA0913">
              <w:rPr>
                <w:rFonts w:eastAsia="Times New Roman" w:cstheme="minorHAnsi"/>
              </w:rPr>
              <w:t xml:space="preserve"> </w:t>
            </w:r>
            <w:proofErr w:type="spellStart"/>
            <w:r w:rsidRPr="00AA0913">
              <w:rPr>
                <w:rFonts w:eastAsia="Times New Roman" w:cstheme="minorHAnsi"/>
              </w:rPr>
              <w:t>Penerapan</w:t>
            </w:r>
            <w:proofErr w:type="spellEnd"/>
            <w:r w:rsidRPr="00AA0913">
              <w:rPr>
                <w:rFonts w:eastAsia="Times New Roman" w:cstheme="minorHAnsi"/>
              </w:rPr>
              <w:t xml:space="preserve"> Model </w:t>
            </w:r>
            <w:proofErr w:type="spellStart"/>
            <w:r w:rsidRPr="00AA0913">
              <w:rPr>
                <w:rFonts w:eastAsia="Times New Roman" w:cstheme="minorHAnsi"/>
              </w:rPr>
              <w:t>Belajar</w:t>
            </w:r>
            <w:proofErr w:type="spellEnd"/>
            <w:r w:rsidRPr="00AA0913">
              <w:rPr>
                <w:rFonts w:eastAsia="Times New Roman" w:cstheme="minorHAnsi"/>
              </w:rPr>
              <w:t xml:space="preserve"> </w:t>
            </w:r>
            <w:proofErr w:type="spellStart"/>
            <w:r w:rsidRPr="00AA0913">
              <w:rPr>
                <w:rFonts w:eastAsia="Times New Roman" w:cstheme="minorHAnsi"/>
              </w:rPr>
              <w:t>Terbalik</w:t>
            </w:r>
            <w:proofErr w:type="spellEnd"/>
            <w:r w:rsidRPr="00AA0913">
              <w:rPr>
                <w:rFonts w:eastAsia="Times New Roman" w:cstheme="minorHAnsi"/>
              </w:rPr>
              <w:t xml:space="preserve"> (Flipped Learning) Di </w:t>
            </w:r>
            <w:proofErr w:type="spellStart"/>
            <w:r w:rsidRPr="00AA0913">
              <w:rPr>
                <w:rFonts w:eastAsia="Times New Roman" w:cstheme="minorHAnsi"/>
              </w:rPr>
              <w:t>Smpk</w:t>
            </w:r>
            <w:proofErr w:type="spellEnd"/>
            <w:r w:rsidRPr="00AA0913">
              <w:rPr>
                <w:rFonts w:eastAsia="Times New Roman" w:cstheme="minorHAnsi"/>
              </w:rPr>
              <w:t xml:space="preserve"> Kristen Kalam Kudus</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51D83E"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color w:val="000000"/>
              </w:rPr>
              <w:t>Pelatihan</w:t>
            </w:r>
            <w:proofErr w:type="spellEnd"/>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E189C9"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color w:val="000000" w:themeColor="text1"/>
              </w:rPr>
              <w:t>Laporan</w:t>
            </w:r>
            <w:proofErr w:type="spellEnd"/>
            <w:r w:rsidRPr="00AA0913">
              <w:rPr>
                <w:rFonts w:eastAsia="Times New Roman" w:cstheme="minorHAnsi"/>
                <w:color w:val="000000" w:themeColor="text1"/>
              </w:rPr>
              <w:t xml:space="preserve">, Surat </w:t>
            </w:r>
            <w:proofErr w:type="spellStart"/>
            <w:r w:rsidRPr="00AA0913">
              <w:rPr>
                <w:rFonts w:eastAsia="Times New Roman" w:cstheme="minorHAnsi"/>
                <w:color w:val="000000" w:themeColor="text1"/>
              </w:rPr>
              <w:t>Tugas</w:t>
            </w:r>
            <w:proofErr w:type="spellEnd"/>
          </w:p>
        </w:tc>
      </w:tr>
      <w:tr w:rsidR="00AA0913" w:rsidRPr="00AA0913" w14:paraId="3A032F1B" w14:textId="77777777" w:rsidTr="0D117C43">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7956603"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9</w:t>
            </w:r>
          </w:p>
        </w:tc>
        <w:tc>
          <w:tcPr>
            <w:tcW w:w="23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773F21" w14:textId="77777777" w:rsidR="00AA0913" w:rsidRPr="00AA0913" w:rsidRDefault="00AA0913" w:rsidP="00AA0913">
            <w:pPr>
              <w:spacing w:after="0" w:line="240" w:lineRule="auto"/>
              <w:jc w:val="center"/>
              <w:rPr>
                <w:rFonts w:eastAsia="Times New Roman" w:cstheme="minorHAnsi"/>
                <w:color w:val="000000"/>
              </w:rPr>
            </w:pPr>
            <w:proofErr w:type="spellStart"/>
            <w:r w:rsidRPr="00AA0913">
              <w:rPr>
                <w:rFonts w:eastAsia="Times New Roman" w:cstheme="minorHAnsi"/>
                <w:color w:val="000000"/>
              </w:rPr>
              <w:t>Yohanna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Nirmalasari</w:t>
            </w:r>
            <w:proofErr w:type="spellEnd"/>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BDBE1D"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rPr>
              <w:t>Ibm</w:t>
            </w:r>
            <w:proofErr w:type="spellEnd"/>
            <w:r w:rsidRPr="00AA0913">
              <w:rPr>
                <w:rFonts w:eastAsia="Times New Roman" w:cstheme="minorHAnsi"/>
              </w:rPr>
              <w:t xml:space="preserve"> </w:t>
            </w:r>
            <w:proofErr w:type="spellStart"/>
            <w:r w:rsidRPr="00AA0913">
              <w:rPr>
                <w:rFonts w:eastAsia="Times New Roman" w:cstheme="minorHAnsi"/>
              </w:rPr>
              <w:t>Pelatihan</w:t>
            </w:r>
            <w:proofErr w:type="spellEnd"/>
            <w:r w:rsidRPr="00AA0913">
              <w:rPr>
                <w:rFonts w:eastAsia="Times New Roman" w:cstheme="minorHAnsi"/>
              </w:rPr>
              <w:t xml:space="preserve"> </w:t>
            </w:r>
            <w:proofErr w:type="spellStart"/>
            <w:r w:rsidRPr="00AA0913">
              <w:rPr>
                <w:rFonts w:eastAsia="Times New Roman" w:cstheme="minorHAnsi"/>
              </w:rPr>
              <w:t>Profesionalitas</w:t>
            </w:r>
            <w:proofErr w:type="spellEnd"/>
            <w:r w:rsidRPr="00AA0913">
              <w:rPr>
                <w:rFonts w:eastAsia="Times New Roman" w:cstheme="minorHAnsi"/>
              </w:rPr>
              <w:t xml:space="preserve"> </w:t>
            </w:r>
            <w:proofErr w:type="spellStart"/>
            <w:r w:rsidRPr="00AA0913">
              <w:rPr>
                <w:rFonts w:eastAsia="Times New Roman" w:cstheme="minorHAnsi"/>
              </w:rPr>
              <w:t>Gumani</w:t>
            </w:r>
            <w:proofErr w:type="spellEnd"/>
            <w:r w:rsidRPr="00AA0913">
              <w:rPr>
                <w:rFonts w:eastAsia="Times New Roman" w:cstheme="minorHAnsi"/>
              </w:rPr>
              <w:t xml:space="preserve"> Di </w:t>
            </w:r>
            <w:proofErr w:type="spellStart"/>
            <w:r w:rsidRPr="00AA0913">
              <w:rPr>
                <w:rFonts w:eastAsia="Times New Roman" w:cstheme="minorHAnsi"/>
              </w:rPr>
              <w:t>Smk</w:t>
            </w:r>
            <w:proofErr w:type="spellEnd"/>
            <w:r w:rsidRPr="00AA0913">
              <w:rPr>
                <w:rFonts w:eastAsia="Times New Roman" w:cstheme="minorHAnsi"/>
              </w:rPr>
              <w:t xml:space="preserve"> Kristen Elim Malang</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33324E"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color w:val="000000"/>
              </w:rPr>
              <w:t>Pelatihan</w:t>
            </w:r>
            <w:proofErr w:type="spellEnd"/>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1DB706"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color w:val="000000" w:themeColor="text1"/>
              </w:rPr>
              <w:t>Laporan</w:t>
            </w:r>
            <w:proofErr w:type="spellEnd"/>
            <w:r w:rsidRPr="00AA0913">
              <w:rPr>
                <w:rFonts w:eastAsia="Times New Roman" w:cstheme="minorHAnsi"/>
                <w:color w:val="000000" w:themeColor="text1"/>
              </w:rPr>
              <w:t xml:space="preserve">, Surat </w:t>
            </w:r>
            <w:proofErr w:type="spellStart"/>
            <w:r w:rsidRPr="00AA0913">
              <w:rPr>
                <w:rFonts w:eastAsia="Times New Roman" w:cstheme="minorHAnsi"/>
                <w:color w:val="000000" w:themeColor="text1"/>
              </w:rPr>
              <w:t>Tugas</w:t>
            </w:r>
            <w:proofErr w:type="spellEnd"/>
          </w:p>
        </w:tc>
      </w:tr>
      <w:tr w:rsidR="00AA0913" w:rsidRPr="00AA0913" w14:paraId="29CD832D" w14:textId="77777777" w:rsidTr="0D117C43">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732F50E"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10</w:t>
            </w:r>
          </w:p>
        </w:tc>
        <w:tc>
          <w:tcPr>
            <w:tcW w:w="23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EFD02F" w14:textId="77777777" w:rsidR="00AA0913" w:rsidRPr="00AA0913" w:rsidRDefault="00AA0913" w:rsidP="00AA0913">
            <w:pPr>
              <w:spacing w:after="0" w:line="240" w:lineRule="auto"/>
              <w:jc w:val="center"/>
              <w:rPr>
                <w:rFonts w:eastAsia="Times New Roman" w:cstheme="minorHAnsi"/>
                <w:color w:val="000000"/>
              </w:rPr>
            </w:pPr>
            <w:proofErr w:type="spellStart"/>
            <w:r w:rsidRPr="00AA0913">
              <w:rPr>
                <w:rFonts w:eastAsia="Times New Roman" w:cstheme="minorHAnsi"/>
                <w:color w:val="000000"/>
              </w:rPr>
              <w:t>Yohanna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Nirmalasari</w:t>
            </w:r>
            <w:proofErr w:type="spellEnd"/>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127A75" w14:textId="77777777" w:rsidR="00AA0913" w:rsidRPr="00AA0913" w:rsidRDefault="00AA0913" w:rsidP="00AA0913">
            <w:pPr>
              <w:spacing w:after="0" w:line="240" w:lineRule="auto"/>
              <w:rPr>
                <w:rFonts w:eastAsia="Times New Roman" w:cstheme="minorHAnsi"/>
              </w:rPr>
            </w:pPr>
            <w:r w:rsidRPr="00AA0913">
              <w:rPr>
                <w:rFonts w:eastAsia="Times New Roman" w:cstheme="minorHAnsi"/>
              </w:rPr>
              <w:t xml:space="preserve">Fun Learning </w:t>
            </w:r>
            <w:proofErr w:type="spellStart"/>
            <w:r w:rsidRPr="00AA0913">
              <w:rPr>
                <w:rFonts w:eastAsia="Times New Roman" w:cstheme="minorHAnsi"/>
              </w:rPr>
              <w:t>Dalam</w:t>
            </w:r>
            <w:proofErr w:type="spellEnd"/>
            <w:r w:rsidRPr="00AA0913">
              <w:rPr>
                <w:rFonts w:eastAsia="Times New Roman" w:cstheme="minorHAnsi"/>
              </w:rPr>
              <w:t xml:space="preserve"> </w:t>
            </w:r>
            <w:proofErr w:type="spellStart"/>
            <w:r w:rsidRPr="00AA0913">
              <w:rPr>
                <w:rFonts w:eastAsia="Times New Roman" w:cstheme="minorHAnsi"/>
              </w:rPr>
              <w:t>Pengajaran</w:t>
            </w:r>
            <w:proofErr w:type="spellEnd"/>
            <w:r w:rsidRPr="00AA0913">
              <w:rPr>
                <w:rFonts w:eastAsia="Times New Roman" w:cstheme="minorHAnsi"/>
              </w:rPr>
              <w:t xml:space="preserve"> Bahasa </w:t>
            </w:r>
            <w:proofErr w:type="spellStart"/>
            <w:r w:rsidRPr="00AA0913">
              <w:rPr>
                <w:rFonts w:eastAsia="Times New Roman" w:cstheme="minorHAnsi"/>
              </w:rPr>
              <w:t>Inggris</w:t>
            </w:r>
            <w:proofErr w:type="spellEnd"/>
            <w:r w:rsidRPr="00AA0913">
              <w:rPr>
                <w:rFonts w:eastAsia="Times New Roman" w:cstheme="minorHAnsi"/>
              </w:rPr>
              <w:t xml:space="preserve"> </w:t>
            </w:r>
            <w:proofErr w:type="gramStart"/>
            <w:r w:rsidRPr="00AA0913">
              <w:rPr>
                <w:rFonts w:eastAsia="Times New Roman" w:cstheme="minorHAnsi"/>
              </w:rPr>
              <w:t>Di</w:t>
            </w:r>
            <w:proofErr w:type="gramEnd"/>
            <w:r w:rsidRPr="00AA0913">
              <w:rPr>
                <w:rFonts w:eastAsia="Times New Roman" w:cstheme="minorHAnsi"/>
              </w:rPr>
              <w:t xml:space="preserve"> Mis Al-Hikmah </w:t>
            </w:r>
            <w:proofErr w:type="spellStart"/>
            <w:r w:rsidRPr="00AA0913">
              <w:rPr>
                <w:rFonts w:eastAsia="Times New Roman" w:cstheme="minorHAnsi"/>
              </w:rPr>
              <w:t>Desa</w:t>
            </w:r>
            <w:proofErr w:type="spellEnd"/>
            <w:r w:rsidRPr="00AA0913">
              <w:rPr>
                <w:rFonts w:eastAsia="Times New Roman" w:cstheme="minorHAnsi"/>
              </w:rPr>
              <w:t xml:space="preserve"> </w:t>
            </w:r>
            <w:proofErr w:type="spellStart"/>
            <w:r w:rsidRPr="00AA0913">
              <w:rPr>
                <w:rFonts w:eastAsia="Times New Roman" w:cstheme="minorHAnsi"/>
              </w:rPr>
              <w:t>Sumberejo</w:t>
            </w:r>
            <w:proofErr w:type="spellEnd"/>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F0BD1D"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color w:val="000000"/>
              </w:rPr>
              <w:t>Pelatihan</w:t>
            </w:r>
            <w:proofErr w:type="spellEnd"/>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93B682" w14:textId="77777777" w:rsidR="00AA0913" w:rsidRPr="00AA0913" w:rsidRDefault="00AA0913" w:rsidP="00AA0913">
            <w:pPr>
              <w:spacing w:after="0" w:line="240" w:lineRule="auto"/>
              <w:rPr>
                <w:rFonts w:eastAsia="Times New Roman" w:cstheme="minorHAnsi"/>
              </w:rPr>
            </w:pPr>
            <w:proofErr w:type="spellStart"/>
            <w:r w:rsidRPr="00AA0913">
              <w:rPr>
                <w:rFonts w:eastAsia="Times New Roman" w:cstheme="minorHAnsi"/>
                <w:color w:val="000000" w:themeColor="text1"/>
              </w:rPr>
              <w:t>Laporan</w:t>
            </w:r>
            <w:proofErr w:type="spellEnd"/>
            <w:r w:rsidRPr="00AA0913">
              <w:rPr>
                <w:rFonts w:eastAsia="Times New Roman" w:cstheme="minorHAnsi"/>
                <w:color w:val="000000" w:themeColor="text1"/>
              </w:rPr>
              <w:t xml:space="preserve">, Surat </w:t>
            </w:r>
            <w:proofErr w:type="spellStart"/>
            <w:r w:rsidRPr="00AA0913">
              <w:rPr>
                <w:rFonts w:eastAsia="Times New Roman" w:cstheme="minorHAnsi"/>
                <w:color w:val="000000" w:themeColor="text1"/>
              </w:rPr>
              <w:t>Tugas</w:t>
            </w:r>
            <w:proofErr w:type="spellEnd"/>
          </w:p>
        </w:tc>
      </w:tr>
      <w:tr w:rsidR="00AA0913" w:rsidRPr="00AA0913" w14:paraId="60A37630" w14:textId="77777777" w:rsidTr="0D117C43">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C2E290B" w14:textId="77777777" w:rsidR="00AA0913" w:rsidRPr="00AA0913" w:rsidRDefault="00AA0913" w:rsidP="00AA0913">
            <w:pPr>
              <w:spacing w:after="0" w:line="240" w:lineRule="auto"/>
              <w:jc w:val="center"/>
              <w:rPr>
                <w:rFonts w:eastAsia="Times New Roman" w:cstheme="minorHAnsi"/>
                <w:color w:val="000000"/>
              </w:rPr>
            </w:pPr>
          </w:p>
        </w:tc>
        <w:tc>
          <w:tcPr>
            <w:tcW w:w="23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E960B7" w14:textId="77777777" w:rsidR="00AA0913" w:rsidRPr="00AA0913" w:rsidRDefault="00AA0913" w:rsidP="00AA0913">
            <w:pPr>
              <w:spacing w:after="0" w:line="240" w:lineRule="auto"/>
              <w:jc w:val="center"/>
              <w:rPr>
                <w:rFonts w:eastAsia="Times New Roman" w:cstheme="minorHAnsi"/>
                <w:color w:val="000000"/>
              </w:rPr>
            </w:pPr>
            <w:proofErr w:type="spellStart"/>
            <w:r w:rsidRPr="00AA0913">
              <w:rPr>
                <w:rFonts w:eastAsia="Times New Roman" w:cstheme="minorHAnsi"/>
                <w:color w:val="000000"/>
              </w:rPr>
              <w:t>Jumlah</w:t>
            </w:r>
            <w:proofErr w:type="spellEnd"/>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301E88" w14:textId="77777777" w:rsidR="00AA0913" w:rsidRPr="00AA0913" w:rsidRDefault="00AA0913" w:rsidP="00AA0913">
            <w:pPr>
              <w:spacing w:after="0" w:line="240" w:lineRule="auto"/>
              <w:rPr>
                <w:rFonts w:eastAsia="Times New Roman" w:cstheme="minorHAnsi"/>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0FF6E8" w14:textId="77777777" w:rsidR="00AA0913" w:rsidRPr="00AA0913" w:rsidRDefault="00AA0913" w:rsidP="00AA0913">
            <w:pPr>
              <w:spacing w:after="0" w:line="240" w:lineRule="auto"/>
              <w:rPr>
                <w:rFonts w:eastAsia="Times New Roman" w:cstheme="minorHAnsi"/>
              </w:rPr>
            </w:pP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8028A1" w14:textId="77777777" w:rsidR="00AA0913" w:rsidRPr="00AA0913" w:rsidRDefault="00AA0913" w:rsidP="00AA0913">
            <w:pPr>
              <w:spacing w:after="0" w:line="240" w:lineRule="auto"/>
              <w:rPr>
                <w:rFonts w:eastAsia="Times New Roman" w:cstheme="minorHAnsi"/>
              </w:rPr>
            </w:pPr>
          </w:p>
        </w:tc>
      </w:tr>
    </w:tbl>
    <w:p w14:paraId="79F9F723" w14:textId="77777777" w:rsidR="00AA0913" w:rsidRPr="00AA0913" w:rsidRDefault="00AA0913" w:rsidP="00AA0913">
      <w:pPr>
        <w:spacing w:after="0" w:line="240" w:lineRule="auto"/>
        <w:contextualSpacing/>
        <w:jc w:val="both"/>
        <w:rPr>
          <w:rFonts w:cstheme="minorHAnsi"/>
        </w:rPr>
      </w:pPr>
    </w:p>
    <w:p w14:paraId="058AE28B" w14:textId="77777777" w:rsidR="00AA0913" w:rsidRPr="00AA0913" w:rsidRDefault="00AA0913" w:rsidP="00AA0913">
      <w:pPr>
        <w:spacing w:after="0" w:line="240" w:lineRule="auto"/>
        <w:contextualSpacing/>
        <w:jc w:val="both"/>
        <w:rPr>
          <w:rFonts w:cstheme="minorHAnsi"/>
          <w:b/>
        </w:rPr>
      </w:pPr>
      <w:r w:rsidRPr="00AA0913">
        <w:rPr>
          <w:rFonts w:cstheme="minorHAnsi"/>
          <w:b/>
        </w:rPr>
        <w:t xml:space="preserve">9.2.2.4 </w:t>
      </w:r>
      <w:proofErr w:type="spellStart"/>
      <w:r w:rsidRPr="00AA0913">
        <w:rPr>
          <w:rFonts w:cstheme="minorHAnsi"/>
          <w:b/>
        </w:rPr>
        <w:t>Produk</w:t>
      </w:r>
      <w:proofErr w:type="spellEnd"/>
      <w:r w:rsidRPr="00AA0913">
        <w:rPr>
          <w:rFonts w:cstheme="minorHAnsi"/>
          <w:b/>
        </w:rPr>
        <w:t xml:space="preserve"> </w:t>
      </w:r>
      <w:proofErr w:type="spellStart"/>
      <w:r w:rsidRPr="00AA0913">
        <w:rPr>
          <w:rFonts w:cstheme="minorHAnsi"/>
          <w:b/>
        </w:rPr>
        <w:t>atau</w:t>
      </w:r>
      <w:proofErr w:type="spellEnd"/>
      <w:r w:rsidRPr="00AA0913">
        <w:rPr>
          <w:rFonts w:cstheme="minorHAnsi"/>
          <w:b/>
        </w:rPr>
        <w:t xml:space="preserve"> Jasa DTPS dan </w:t>
      </w:r>
      <w:proofErr w:type="spellStart"/>
      <w:r w:rsidRPr="00AA0913">
        <w:rPr>
          <w:rFonts w:cstheme="minorHAnsi"/>
          <w:b/>
        </w:rPr>
        <w:t>Mahasiswa</w:t>
      </w:r>
      <w:proofErr w:type="spellEnd"/>
      <w:r w:rsidRPr="00AA0913">
        <w:rPr>
          <w:rFonts w:cstheme="minorHAnsi"/>
          <w:b/>
        </w:rPr>
        <w:t xml:space="preserve"> yang </w:t>
      </w:r>
      <w:proofErr w:type="spellStart"/>
      <w:r w:rsidRPr="00AA0913">
        <w:rPr>
          <w:rFonts w:cstheme="minorHAnsi"/>
          <w:b/>
        </w:rPr>
        <w:t>ber</w:t>
      </w:r>
      <w:proofErr w:type="spellEnd"/>
      <w:r w:rsidRPr="00AA0913">
        <w:rPr>
          <w:rFonts w:cstheme="minorHAnsi"/>
          <w:b/>
        </w:rPr>
        <w:t xml:space="preserve">-HKI </w:t>
      </w:r>
      <w:proofErr w:type="spellStart"/>
      <w:r w:rsidRPr="00AA0913">
        <w:rPr>
          <w:rFonts w:cstheme="minorHAnsi"/>
          <w:b/>
        </w:rPr>
        <w:t>atau</w:t>
      </w:r>
      <w:proofErr w:type="spellEnd"/>
      <w:r w:rsidRPr="00AA0913">
        <w:rPr>
          <w:rFonts w:cstheme="minorHAnsi"/>
          <w:b/>
        </w:rPr>
        <w:t xml:space="preserve"> Paten</w:t>
      </w:r>
    </w:p>
    <w:p w14:paraId="3C21A678" w14:textId="77777777" w:rsidR="00AA0913" w:rsidRPr="00AA0913" w:rsidRDefault="00AA0913" w:rsidP="00AA0913">
      <w:pPr>
        <w:spacing w:after="0" w:line="240" w:lineRule="auto"/>
        <w:contextualSpacing/>
        <w:jc w:val="both"/>
        <w:rPr>
          <w:rFonts w:cstheme="minorHAnsi"/>
        </w:rPr>
      </w:pPr>
      <w:r w:rsidRPr="00AA0913">
        <w:rPr>
          <w:rFonts w:cstheme="minorHAnsi"/>
        </w:rPr>
        <w:lastRenderedPageBreak/>
        <w:t xml:space="preserve">Data </w:t>
      </w:r>
      <w:proofErr w:type="spellStart"/>
      <w:r w:rsidRPr="00AA0913">
        <w:rPr>
          <w:rFonts w:cstheme="minorHAnsi"/>
        </w:rPr>
        <w:t>produk</w:t>
      </w:r>
      <w:proofErr w:type="spellEnd"/>
      <w:r w:rsidRPr="00AA0913">
        <w:rPr>
          <w:rFonts w:cstheme="minorHAnsi"/>
        </w:rPr>
        <w:t xml:space="preserve"> </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jasa</w:t>
      </w:r>
      <w:proofErr w:type="spellEnd"/>
      <w:r w:rsidRPr="00AA0913">
        <w:rPr>
          <w:rFonts w:cstheme="minorHAnsi"/>
        </w:rPr>
        <w:t xml:space="preserve"> </w:t>
      </w:r>
      <w:proofErr w:type="spellStart"/>
      <w:r w:rsidRPr="00AA0913">
        <w:rPr>
          <w:rFonts w:cstheme="minorHAnsi"/>
        </w:rPr>
        <w:t>hasil</w:t>
      </w:r>
      <w:proofErr w:type="spellEnd"/>
      <w:r w:rsidRPr="00AA0913">
        <w:rPr>
          <w:rFonts w:cstheme="minorHAnsi"/>
        </w:rPr>
        <w:t xml:space="preserve"> </w:t>
      </w:r>
      <w:proofErr w:type="spellStart"/>
      <w:r w:rsidRPr="00AA0913">
        <w:rPr>
          <w:rFonts w:cstheme="minorHAnsi"/>
        </w:rPr>
        <w:t>penelitian</w:t>
      </w:r>
      <w:proofErr w:type="spellEnd"/>
      <w:r w:rsidRPr="00AA0913">
        <w:rPr>
          <w:rFonts w:cstheme="minorHAnsi"/>
        </w:rPr>
        <w:t xml:space="preserve">, </w:t>
      </w:r>
      <w:proofErr w:type="spellStart"/>
      <w:r w:rsidRPr="00AA0913">
        <w:rPr>
          <w:rFonts w:cstheme="minorHAnsi"/>
        </w:rPr>
        <w:t>PkM</w:t>
      </w:r>
      <w:proofErr w:type="spellEnd"/>
      <w:r w:rsidRPr="00AA0913">
        <w:rPr>
          <w:rFonts w:cstheme="minorHAnsi"/>
        </w:rPr>
        <w:t>, dan/</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pemikiran</w:t>
      </w:r>
      <w:proofErr w:type="spellEnd"/>
      <w:r w:rsidRPr="00AA0913">
        <w:rPr>
          <w:rFonts w:cstheme="minorHAnsi"/>
        </w:rPr>
        <w:t xml:space="preserve"> DTPS (dan </w:t>
      </w:r>
      <w:proofErr w:type="spellStart"/>
      <w:r w:rsidRPr="00AA0913">
        <w:rPr>
          <w:rFonts w:cstheme="minorHAnsi"/>
        </w:rPr>
        <w:t>mahasiswa</w:t>
      </w:r>
      <w:proofErr w:type="spellEnd"/>
      <w:r w:rsidRPr="00AA0913">
        <w:rPr>
          <w:rFonts w:cstheme="minorHAnsi"/>
        </w:rPr>
        <w:t xml:space="preserve"> yang </w:t>
      </w:r>
      <w:proofErr w:type="spellStart"/>
      <w:r w:rsidRPr="00AA0913">
        <w:rPr>
          <w:rFonts w:cstheme="minorHAnsi"/>
        </w:rPr>
        <w:t>dibimbingnya</w:t>
      </w:r>
      <w:proofErr w:type="spellEnd"/>
      <w:r w:rsidRPr="00AA0913">
        <w:rPr>
          <w:rFonts w:cstheme="minorHAnsi"/>
        </w:rPr>
        <w:t xml:space="preserve">) yang </w:t>
      </w:r>
      <w:proofErr w:type="spellStart"/>
      <w:r w:rsidRPr="00AA0913">
        <w:rPr>
          <w:rFonts w:cstheme="minorHAnsi"/>
        </w:rPr>
        <w:t>bidang</w:t>
      </w:r>
      <w:proofErr w:type="spellEnd"/>
      <w:r w:rsidRPr="00AA0913">
        <w:rPr>
          <w:rFonts w:cstheme="minorHAnsi"/>
        </w:rPr>
        <w:t xml:space="preserve"> </w:t>
      </w:r>
      <w:proofErr w:type="spellStart"/>
      <w:r w:rsidRPr="00AA0913">
        <w:rPr>
          <w:rFonts w:cstheme="minorHAnsi"/>
        </w:rPr>
        <w:t>keahliannya</w:t>
      </w:r>
      <w:proofErr w:type="spellEnd"/>
      <w:r w:rsidRPr="00AA0913">
        <w:rPr>
          <w:rFonts w:cstheme="minorHAnsi"/>
        </w:rPr>
        <w:t xml:space="preserve"> </w:t>
      </w:r>
      <w:proofErr w:type="spellStart"/>
      <w:r w:rsidRPr="00AA0913">
        <w:rPr>
          <w:rFonts w:cstheme="minorHAnsi"/>
        </w:rPr>
        <w:t>sesuai</w:t>
      </w:r>
      <w:proofErr w:type="spellEnd"/>
      <w:r w:rsidRPr="00AA0913">
        <w:rPr>
          <w:rFonts w:cstheme="minorHAnsi"/>
        </w:rPr>
        <w:t xml:space="preserve"> </w:t>
      </w:r>
      <w:proofErr w:type="spellStart"/>
      <w:r w:rsidRPr="00AA0913">
        <w:rPr>
          <w:rFonts w:cstheme="minorHAnsi"/>
        </w:rPr>
        <w:t>dengan</w:t>
      </w:r>
      <w:proofErr w:type="spellEnd"/>
      <w:r w:rsidRPr="00AA0913">
        <w:rPr>
          <w:rFonts w:cstheme="minorHAnsi"/>
        </w:rPr>
        <w:t xml:space="preserve"> </w:t>
      </w:r>
      <w:proofErr w:type="spellStart"/>
      <w:r w:rsidRPr="00AA0913">
        <w:rPr>
          <w:rFonts w:cstheme="minorHAnsi"/>
        </w:rPr>
        <w:t>bidang</w:t>
      </w:r>
      <w:proofErr w:type="spellEnd"/>
      <w:r w:rsidRPr="00AA0913">
        <w:rPr>
          <w:rFonts w:cstheme="minorHAnsi"/>
        </w:rPr>
        <w:t xml:space="preserve"> PS </w:t>
      </w:r>
      <w:proofErr w:type="spellStart"/>
      <w:r w:rsidRPr="00AA0913">
        <w:rPr>
          <w:rFonts w:cstheme="minorHAnsi"/>
        </w:rPr>
        <w:t>dalam</w:t>
      </w:r>
      <w:proofErr w:type="spellEnd"/>
      <w:r w:rsidRPr="00AA0913">
        <w:rPr>
          <w:rFonts w:cstheme="minorHAnsi"/>
        </w:rPr>
        <w:t xml:space="preserve"> </w:t>
      </w:r>
      <w:proofErr w:type="spellStart"/>
      <w:r w:rsidRPr="00AA0913">
        <w:rPr>
          <w:rFonts w:cstheme="minorHAnsi"/>
        </w:rPr>
        <w:t>tiga</w:t>
      </w:r>
      <w:proofErr w:type="spellEnd"/>
      <w:r w:rsidRPr="00AA0913">
        <w:rPr>
          <w:rFonts w:cstheme="minorHAnsi"/>
        </w:rPr>
        <w:t xml:space="preserve"> </w:t>
      </w:r>
      <w:proofErr w:type="spellStart"/>
      <w:r w:rsidRPr="00AA0913">
        <w:rPr>
          <w:rFonts w:cstheme="minorHAnsi"/>
        </w:rPr>
        <w:t>tahun</w:t>
      </w:r>
      <w:proofErr w:type="spellEnd"/>
      <w:r w:rsidRPr="00AA0913">
        <w:rPr>
          <w:rFonts w:cstheme="minorHAnsi"/>
        </w:rPr>
        <w:t xml:space="preserve"> </w:t>
      </w:r>
      <w:proofErr w:type="spellStart"/>
      <w:r w:rsidRPr="00AA0913">
        <w:rPr>
          <w:rFonts w:cstheme="minorHAnsi"/>
        </w:rPr>
        <w:t>terakhir</w:t>
      </w:r>
      <w:proofErr w:type="spellEnd"/>
      <w:r w:rsidRPr="00AA0913">
        <w:rPr>
          <w:rFonts w:cstheme="minorHAnsi"/>
        </w:rPr>
        <w:t xml:space="preserve"> yang </w:t>
      </w:r>
      <w:proofErr w:type="spellStart"/>
      <w:r w:rsidRPr="00AA0913">
        <w:rPr>
          <w:rFonts w:cstheme="minorHAnsi"/>
        </w:rPr>
        <w:t>sudah</w:t>
      </w:r>
      <w:proofErr w:type="spellEnd"/>
      <w:r w:rsidRPr="00AA0913">
        <w:rPr>
          <w:rFonts w:cstheme="minorHAnsi"/>
        </w:rPr>
        <w:t xml:space="preserve"> </w:t>
      </w:r>
      <w:proofErr w:type="spellStart"/>
      <w:r w:rsidRPr="00AA0913">
        <w:rPr>
          <w:rFonts w:cstheme="minorHAnsi"/>
        </w:rPr>
        <w:t>memiliki</w:t>
      </w:r>
      <w:proofErr w:type="spellEnd"/>
      <w:r w:rsidRPr="00AA0913">
        <w:rPr>
          <w:rFonts w:cstheme="minorHAnsi"/>
        </w:rPr>
        <w:t xml:space="preserve"> HKI </w:t>
      </w:r>
      <w:proofErr w:type="spellStart"/>
      <w:r w:rsidRPr="00AA0913">
        <w:rPr>
          <w:rFonts w:cstheme="minorHAnsi"/>
        </w:rPr>
        <w:t>atau</w:t>
      </w:r>
      <w:proofErr w:type="spellEnd"/>
      <w:r w:rsidRPr="00AA0913">
        <w:rPr>
          <w:rFonts w:cstheme="minorHAnsi"/>
        </w:rPr>
        <w:t xml:space="preserve"> paten (</w:t>
      </w:r>
      <w:proofErr w:type="spellStart"/>
      <w:r w:rsidRPr="00AA0913">
        <w:rPr>
          <w:rFonts w:cstheme="minorHAnsi"/>
        </w:rPr>
        <w:t>Tabel</w:t>
      </w:r>
      <w:proofErr w:type="spellEnd"/>
      <w:r w:rsidRPr="00AA0913">
        <w:rPr>
          <w:rFonts w:cstheme="minorHAnsi"/>
        </w:rPr>
        <w:t xml:space="preserve"> 9.2.2.4)</w:t>
      </w:r>
    </w:p>
    <w:p w14:paraId="71FC175E" w14:textId="77777777" w:rsidR="00AA0913" w:rsidRPr="00AA0913" w:rsidRDefault="00AA0913" w:rsidP="00AA0913">
      <w:pPr>
        <w:spacing w:after="0" w:line="240" w:lineRule="auto"/>
        <w:contextualSpacing/>
        <w:jc w:val="both"/>
        <w:rPr>
          <w:rFonts w:cstheme="minorHAnsi"/>
        </w:rPr>
      </w:pPr>
    </w:p>
    <w:p w14:paraId="6F195FD1"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Tabel</w:t>
      </w:r>
      <w:proofErr w:type="spellEnd"/>
      <w:r w:rsidRPr="00AA0913">
        <w:rPr>
          <w:rFonts w:cstheme="minorHAnsi"/>
        </w:rPr>
        <w:t xml:space="preserve"> 9.2.2.4 </w:t>
      </w:r>
      <w:proofErr w:type="spellStart"/>
      <w:r w:rsidRPr="00AA0913">
        <w:rPr>
          <w:rFonts w:cstheme="minorHAnsi"/>
        </w:rPr>
        <w:t>Produk</w:t>
      </w:r>
      <w:proofErr w:type="spellEnd"/>
      <w:r w:rsidRPr="00AA0913">
        <w:rPr>
          <w:rFonts w:cstheme="minorHAnsi"/>
        </w:rPr>
        <w:t xml:space="preserve"> </w:t>
      </w:r>
      <w:proofErr w:type="spellStart"/>
      <w:r w:rsidRPr="00AA0913">
        <w:rPr>
          <w:rFonts w:cstheme="minorHAnsi"/>
        </w:rPr>
        <w:t>atau</w:t>
      </w:r>
      <w:proofErr w:type="spellEnd"/>
      <w:r w:rsidRPr="00AA0913">
        <w:rPr>
          <w:rFonts w:cstheme="minorHAnsi"/>
        </w:rPr>
        <w:t xml:space="preserve"> Jasa DTPS dan </w:t>
      </w:r>
      <w:proofErr w:type="spellStart"/>
      <w:r w:rsidRPr="00AA0913">
        <w:rPr>
          <w:rFonts w:cstheme="minorHAnsi"/>
        </w:rPr>
        <w:t>Mahasiswa</w:t>
      </w:r>
      <w:proofErr w:type="spellEnd"/>
      <w:r w:rsidRPr="00AA0913">
        <w:rPr>
          <w:rFonts w:cstheme="minorHAnsi"/>
        </w:rPr>
        <w:t xml:space="preserve"> yang </w:t>
      </w:r>
      <w:proofErr w:type="spellStart"/>
      <w:r w:rsidRPr="00AA0913">
        <w:rPr>
          <w:rFonts w:cstheme="minorHAnsi"/>
        </w:rPr>
        <w:t>ber</w:t>
      </w:r>
      <w:proofErr w:type="spellEnd"/>
      <w:r w:rsidRPr="00AA0913">
        <w:rPr>
          <w:rFonts w:cstheme="minorHAnsi"/>
        </w:rPr>
        <w:t xml:space="preserve">-HKI </w:t>
      </w:r>
      <w:proofErr w:type="spellStart"/>
      <w:r w:rsidRPr="00AA0913">
        <w:rPr>
          <w:rFonts w:cstheme="minorHAnsi"/>
        </w:rPr>
        <w:t>atau</w:t>
      </w:r>
      <w:proofErr w:type="spellEnd"/>
      <w:r w:rsidRPr="00AA0913">
        <w:rPr>
          <w:rFonts w:cstheme="minorHAnsi"/>
        </w:rPr>
        <w:t xml:space="preserve"> Paten</w:t>
      </w:r>
    </w:p>
    <w:tbl>
      <w:tblPr>
        <w:tblW w:w="9529" w:type="dxa"/>
        <w:tblCellMar>
          <w:top w:w="15" w:type="dxa"/>
          <w:bottom w:w="15" w:type="dxa"/>
        </w:tblCellMar>
        <w:tblLook w:val="04A0" w:firstRow="1" w:lastRow="0" w:firstColumn="1" w:lastColumn="0" w:noHBand="0" w:noVBand="1"/>
      </w:tblPr>
      <w:tblGrid>
        <w:gridCol w:w="480"/>
        <w:gridCol w:w="3115"/>
        <w:gridCol w:w="1452"/>
        <w:gridCol w:w="1806"/>
        <w:gridCol w:w="2784"/>
      </w:tblGrid>
      <w:tr w:rsidR="00AA0913" w:rsidRPr="00AA0913" w14:paraId="1B3C900A" w14:textId="77777777" w:rsidTr="2CEB6ABC">
        <w:trPr>
          <w:trHeight w:val="435"/>
        </w:trPr>
        <w:tc>
          <w:tcPr>
            <w:tcW w:w="0" w:type="auto"/>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3B7DB9B4"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No</w:t>
            </w:r>
          </w:p>
        </w:tc>
        <w:tc>
          <w:tcPr>
            <w:tcW w:w="3115"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614A1411"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 xml:space="preserve">Nama </w:t>
            </w:r>
            <w:proofErr w:type="spellStart"/>
            <w:r w:rsidRPr="00AA0913">
              <w:rPr>
                <w:rFonts w:eastAsia="Times New Roman" w:cstheme="minorHAnsi"/>
                <w:b/>
                <w:bCs/>
                <w:color w:val="000000"/>
              </w:rPr>
              <w:t>Dosen</w:t>
            </w:r>
            <w:proofErr w:type="spellEnd"/>
            <w:r w:rsidRPr="00AA0913">
              <w:rPr>
                <w:rFonts w:eastAsia="Times New Roman" w:cstheme="minorHAnsi"/>
                <w:b/>
                <w:bCs/>
                <w:color w:val="000000"/>
              </w:rPr>
              <w:t xml:space="preserve"> dan/</w:t>
            </w:r>
            <w:proofErr w:type="spellStart"/>
            <w:r w:rsidRPr="00AA0913">
              <w:rPr>
                <w:rFonts w:eastAsia="Times New Roman" w:cstheme="minorHAnsi"/>
                <w:b/>
                <w:bCs/>
                <w:color w:val="000000"/>
              </w:rPr>
              <w:t>atau</w:t>
            </w:r>
            <w:proofErr w:type="spellEnd"/>
            <w:r w:rsidRPr="00AA0913">
              <w:rPr>
                <w:rFonts w:eastAsia="Times New Roman" w:cstheme="minorHAnsi"/>
                <w:b/>
                <w:bCs/>
                <w:color w:val="000000"/>
              </w:rPr>
              <w:t xml:space="preserve"> </w:t>
            </w:r>
            <w:proofErr w:type="spellStart"/>
            <w:r w:rsidRPr="00AA0913">
              <w:rPr>
                <w:rFonts w:eastAsia="Times New Roman" w:cstheme="minorHAnsi"/>
                <w:b/>
                <w:bCs/>
                <w:color w:val="000000"/>
              </w:rPr>
              <w:t>Mahasiswa</w:t>
            </w:r>
            <w:proofErr w:type="spellEnd"/>
          </w:p>
        </w:tc>
        <w:tc>
          <w:tcPr>
            <w:tcW w:w="1344"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71F0BCAB" w14:textId="77777777" w:rsidR="00AA0913" w:rsidRPr="00AA0913" w:rsidRDefault="00AA0913" w:rsidP="00AA0913">
            <w:pPr>
              <w:spacing w:after="0" w:line="240" w:lineRule="auto"/>
              <w:jc w:val="center"/>
              <w:rPr>
                <w:rFonts w:eastAsia="Times New Roman" w:cstheme="minorHAnsi"/>
                <w:b/>
                <w:bCs/>
                <w:color w:val="000000"/>
              </w:rPr>
            </w:pPr>
            <w:proofErr w:type="spellStart"/>
            <w:r w:rsidRPr="00AA0913">
              <w:rPr>
                <w:rFonts w:eastAsia="Times New Roman" w:cstheme="minorHAnsi"/>
                <w:b/>
                <w:bCs/>
                <w:color w:val="000000"/>
              </w:rPr>
              <w:t>Identitas</w:t>
            </w:r>
            <w:proofErr w:type="spellEnd"/>
            <w:r w:rsidRPr="00AA0913">
              <w:rPr>
                <w:rFonts w:eastAsia="Times New Roman" w:cstheme="minorHAnsi"/>
                <w:b/>
                <w:bCs/>
                <w:color w:val="000000"/>
              </w:rPr>
              <w:t xml:space="preserve"> </w:t>
            </w:r>
            <w:proofErr w:type="spellStart"/>
            <w:r w:rsidRPr="00AA0913">
              <w:rPr>
                <w:rFonts w:eastAsia="Times New Roman" w:cstheme="minorHAnsi"/>
                <w:b/>
                <w:bCs/>
                <w:color w:val="000000"/>
              </w:rPr>
              <w:t>Produk</w:t>
            </w:r>
            <w:proofErr w:type="spellEnd"/>
            <w:r w:rsidRPr="00AA0913">
              <w:rPr>
                <w:rFonts w:eastAsia="Times New Roman" w:cstheme="minorHAnsi"/>
                <w:b/>
                <w:bCs/>
                <w:color w:val="000000"/>
              </w:rPr>
              <w:t>/Jasa</w:t>
            </w:r>
          </w:p>
        </w:tc>
        <w:tc>
          <w:tcPr>
            <w:tcW w:w="1806"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3B82ECEC" w14:textId="77777777" w:rsidR="00AA0913" w:rsidRPr="00AA0913" w:rsidRDefault="00AA0913" w:rsidP="00AA0913">
            <w:pPr>
              <w:spacing w:after="0" w:line="240" w:lineRule="auto"/>
              <w:jc w:val="center"/>
              <w:rPr>
                <w:rFonts w:eastAsia="Times New Roman" w:cstheme="minorHAnsi"/>
                <w:b/>
                <w:bCs/>
                <w:color w:val="000000"/>
              </w:rPr>
            </w:pPr>
            <w:proofErr w:type="spellStart"/>
            <w:r w:rsidRPr="00AA0913">
              <w:rPr>
                <w:rFonts w:eastAsia="Times New Roman" w:cstheme="minorHAnsi"/>
                <w:b/>
                <w:bCs/>
                <w:color w:val="000000"/>
              </w:rPr>
              <w:t>Tahun</w:t>
            </w:r>
            <w:proofErr w:type="spellEnd"/>
            <w:r w:rsidRPr="00AA0913">
              <w:rPr>
                <w:rFonts w:eastAsia="Times New Roman" w:cstheme="minorHAnsi"/>
                <w:b/>
                <w:bCs/>
                <w:color w:val="000000"/>
              </w:rPr>
              <w:t xml:space="preserve"> (YYYY)</w:t>
            </w:r>
          </w:p>
        </w:tc>
        <w:tc>
          <w:tcPr>
            <w:tcW w:w="2784" w:type="dxa"/>
            <w:tcBorders>
              <w:top w:val="single" w:sz="4" w:space="0" w:color="auto"/>
              <w:left w:val="single" w:sz="4" w:space="0" w:color="auto"/>
              <w:bottom w:val="single" w:sz="4" w:space="0" w:color="auto"/>
              <w:right w:val="single" w:sz="4" w:space="0" w:color="auto"/>
            </w:tcBorders>
            <w:shd w:val="clear" w:color="auto" w:fill="BDD7EE"/>
            <w:noWrap/>
            <w:vAlign w:val="center"/>
            <w:hideMark/>
          </w:tcPr>
          <w:p w14:paraId="28C7FCDE"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Bukti</w:t>
            </w:r>
          </w:p>
        </w:tc>
      </w:tr>
      <w:tr w:rsidR="00AA0913" w:rsidRPr="00AA0913" w14:paraId="169947EF" w14:textId="77777777" w:rsidTr="2CEB6ABC">
        <w:trPr>
          <w:trHeight w:val="300"/>
        </w:trPr>
        <w:tc>
          <w:tcPr>
            <w:tcW w:w="0" w:type="auto"/>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7D6E9CBB"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1</w:t>
            </w:r>
          </w:p>
        </w:tc>
        <w:tc>
          <w:tcPr>
            <w:tcW w:w="3115"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177FAE9E"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2</w:t>
            </w:r>
          </w:p>
        </w:tc>
        <w:tc>
          <w:tcPr>
            <w:tcW w:w="1344"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185AA078"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3</w:t>
            </w:r>
          </w:p>
        </w:tc>
        <w:tc>
          <w:tcPr>
            <w:tcW w:w="1806"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67CAD07E"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4</w:t>
            </w:r>
          </w:p>
        </w:tc>
        <w:tc>
          <w:tcPr>
            <w:tcW w:w="2784"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bottom"/>
            <w:hideMark/>
          </w:tcPr>
          <w:p w14:paraId="6AAD54C0"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5</w:t>
            </w:r>
          </w:p>
        </w:tc>
      </w:tr>
      <w:tr w:rsidR="00AA0913" w:rsidRPr="00AA0913" w14:paraId="25AE4DA6" w14:textId="77777777" w:rsidTr="2CEB6ABC">
        <w:trPr>
          <w:trHeight w:val="300"/>
        </w:trPr>
        <w:tc>
          <w:tcPr>
            <w:tcW w:w="0" w:type="auto"/>
            <w:tcBorders>
              <w:top w:val="single" w:sz="4" w:space="0" w:color="auto"/>
              <w:left w:val="single" w:sz="4" w:space="0" w:color="auto"/>
              <w:bottom w:val="single" w:sz="4" w:space="0" w:color="auto"/>
              <w:right w:val="single" w:sz="4" w:space="0" w:color="auto"/>
            </w:tcBorders>
            <w:noWrap/>
            <w:hideMark/>
          </w:tcPr>
          <w:p w14:paraId="11694ACF"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1</w:t>
            </w:r>
          </w:p>
        </w:tc>
        <w:tc>
          <w:tcPr>
            <w:tcW w:w="31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679668" w14:textId="77777777" w:rsidR="00AA0913" w:rsidRPr="00AA0913" w:rsidRDefault="00AA0913" w:rsidP="00AA0913">
            <w:pPr>
              <w:spacing w:after="0" w:line="240" w:lineRule="auto"/>
              <w:rPr>
                <w:rFonts w:eastAsia="Times New Roman" w:cstheme="minorHAnsi"/>
                <w:color w:val="000000"/>
              </w:rPr>
            </w:pPr>
            <w:proofErr w:type="spellStart"/>
            <w:r w:rsidRPr="00AA0913">
              <w:rPr>
                <w:rFonts w:cstheme="minorHAnsi"/>
                <w:color w:val="000000"/>
              </w:rPr>
              <w:t>Yo</w:t>
            </w:r>
            <w:r w:rsidRPr="00AA0913">
              <w:rPr>
                <w:rFonts w:eastAsia="Times New Roman" w:cstheme="minorHAnsi"/>
                <w:color w:val="000000"/>
              </w:rPr>
              <w:t>hanna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Nirmalasari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Anggrah</w:t>
            </w:r>
            <w:proofErr w:type="spellEnd"/>
            <w:r w:rsidRPr="00AA0913">
              <w:rPr>
                <w:rFonts w:eastAsia="Times New Roman" w:cstheme="minorHAnsi"/>
                <w:color w:val="000000"/>
              </w:rPr>
              <w:t xml:space="preserve"> Diah </w:t>
            </w:r>
            <w:proofErr w:type="spellStart"/>
            <w:r w:rsidRPr="00AA0913">
              <w:rPr>
                <w:rFonts w:eastAsia="Times New Roman" w:cstheme="minorHAnsi"/>
                <w:color w:val="000000"/>
              </w:rPr>
              <w:t>Airlinda</w:t>
            </w:r>
            <w:proofErr w:type="spellEnd"/>
            <w:r w:rsidRPr="00AA0913">
              <w:rPr>
                <w:rFonts w:eastAsia="Times New Roman" w:cstheme="minorHAnsi"/>
                <w:color w:val="000000"/>
              </w:rPr>
              <w:t xml:space="preserve">, Dhatu </w:t>
            </w:r>
            <w:proofErr w:type="spellStart"/>
            <w:r w:rsidRPr="00AA0913">
              <w:rPr>
                <w:rFonts w:eastAsia="Times New Roman" w:cstheme="minorHAnsi"/>
                <w:color w:val="000000"/>
              </w:rPr>
              <w:t>Sitaresmi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Vincentius</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Valiandy</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Jiuangga</w:t>
            </w:r>
            <w:proofErr w:type="spellEnd"/>
          </w:p>
        </w:tc>
        <w:tc>
          <w:tcPr>
            <w:tcW w:w="13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01D7E5" w14:textId="77777777" w:rsidR="00AA0913" w:rsidRPr="00AA0913" w:rsidRDefault="00AA0913" w:rsidP="00AA0913">
            <w:pPr>
              <w:spacing w:after="0" w:line="240" w:lineRule="auto"/>
              <w:jc w:val="center"/>
              <w:rPr>
                <w:rFonts w:eastAsia="Times New Roman" w:cstheme="minorHAnsi"/>
              </w:rPr>
            </w:pPr>
            <w:proofErr w:type="spellStart"/>
            <w:r w:rsidRPr="00AA0913">
              <w:rPr>
                <w:rFonts w:eastAsia="Times New Roman" w:cstheme="minorHAnsi"/>
                <w:color w:val="000000" w:themeColor="text1"/>
              </w:rPr>
              <w:t>Buku</w:t>
            </w:r>
            <w:proofErr w:type="spellEnd"/>
            <w:r w:rsidRPr="00AA0913">
              <w:rPr>
                <w:rFonts w:eastAsia="Times New Roman" w:cstheme="minorHAnsi"/>
                <w:color w:val="000000" w:themeColor="text1"/>
              </w:rPr>
              <w:t xml:space="preserve"> </w:t>
            </w:r>
            <w:r w:rsidRPr="00AA0913">
              <w:rPr>
                <w:rFonts w:eastAsia="Calibri" w:cstheme="minorHAnsi"/>
              </w:rPr>
              <w:t xml:space="preserve">Media </w:t>
            </w:r>
            <w:proofErr w:type="spellStart"/>
            <w:r w:rsidRPr="00AA0913">
              <w:rPr>
                <w:rFonts w:eastAsia="Calibri" w:cstheme="minorHAnsi"/>
              </w:rPr>
              <w:t>Pembelajaran</w:t>
            </w:r>
            <w:proofErr w:type="spellEnd"/>
            <w:r w:rsidRPr="00AA0913">
              <w:rPr>
                <w:rFonts w:eastAsia="Calibri" w:cstheme="minorHAnsi"/>
              </w:rPr>
              <w:t xml:space="preserve"> </w:t>
            </w:r>
            <w:proofErr w:type="spellStart"/>
            <w:r w:rsidRPr="00AA0913">
              <w:rPr>
                <w:rFonts w:eastAsia="Calibri" w:cstheme="minorHAnsi"/>
              </w:rPr>
              <w:t>Kreatif</w:t>
            </w:r>
            <w:proofErr w:type="spellEnd"/>
            <w:r w:rsidRPr="00AA0913">
              <w:rPr>
                <w:rFonts w:eastAsia="Calibri" w:cstheme="minorHAnsi"/>
              </w:rPr>
              <w:t xml:space="preserve"> </w:t>
            </w:r>
            <w:proofErr w:type="spellStart"/>
            <w:r w:rsidRPr="00AA0913">
              <w:rPr>
                <w:rFonts w:eastAsia="Calibri" w:cstheme="minorHAnsi"/>
              </w:rPr>
              <w:t>Bagi</w:t>
            </w:r>
            <w:proofErr w:type="spellEnd"/>
            <w:r w:rsidRPr="00AA0913">
              <w:rPr>
                <w:rFonts w:eastAsia="Calibri" w:cstheme="minorHAnsi"/>
              </w:rPr>
              <w:t xml:space="preserve"> </w:t>
            </w:r>
            <w:proofErr w:type="spellStart"/>
            <w:r w:rsidRPr="00AA0913">
              <w:rPr>
                <w:rFonts w:eastAsia="Calibri" w:cstheme="minorHAnsi"/>
              </w:rPr>
              <w:t>Pengajar</w:t>
            </w:r>
            <w:proofErr w:type="spellEnd"/>
            <w:r w:rsidRPr="00AA0913">
              <w:rPr>
                <w:rFonts w:eastAsia="Calibri" w:cstheme="minorHAnsi"/>
              </w:rPr>
              <w:t xml:space="preserve"> Bahasa Mandarin</w:t>
            </w:r>
          </w:p>
          <w:p w14:paraId="25C423F1" w14:textId="77777777" w:rsidR="00AA0913" w:rsidRPr="00AA0913" w:rsidRDefault="00AA0913" w:rsidP="00AA0913">
            <w:pPr>
              <w:spacing w:after="0" w:line="240" w:lineRule="auto"/>
              <w:jc w:val="center"/>
              <w:rPr>
                <w:rFonts w:eastAsia="Times New Roman" w:cstheme="minorHAnsi"/>
                <w:color w:val="000000" w:themeColor="text1"/>
              </w:rPr>
            </w:pPr>
          </w:p>
        </w:tc>
        <w:tc>
          <w:tcPr>
            <w:tcW w:w="18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A38D6B" w14:textId="77777777" w:rsidR="00AA0913" w:rsidRPr="00AA0913" w:rsidRDefault="00AA0913" w:rsidP="00AA0913">
            <w:pPr>
              <w:spacing w:after="0" w:line="240" w:lineRule="auto"/>
              <w:jc w:val="center"/>
              <w:rPr>
                <w:rFonts w:eastAsia="Times New Roman" w:cstheme="minorHAnsi"/>
              </w:rPr>
            </w:pPr>
            <w:r w:rsidRPr="00AA0913">
              <w:rPr>
                <w:rFonts w:eastAsia="Times New Roman" w:cstheme="minorHAnsi"/>
                <w:color w:val="000000"/>
              </w:rPr>
              <w:t>2020</w:t>
            </w:r>
          </w:p>
        </w:tc>
        <w:tc>
          <w:tcPr>
            <w:tcW w:w="27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753CE7" w14:textId="77777777" w:rsidR="00AA0913" w:rsidRPr="00AA0913" w:rsidRDefault="00AA0913" w:rsidP="00AA0913">
            <w:pPr>
              <w:spacing w:after="0" w:line="240" w:lineRule="auto"/>
              <w:rPr>
                <w:rFonts w:eastAsia="Times New Roman" w:cstheme="minorHAnsi"/>
              </w:rPr>
            </w:pPr>
            <w:r w:rsidRPr="00AA0913">
              <w:rPr>
                <w:rFonts w:eastAsia="Times New Roman" w:cstheme="minorHAnsi"/>
                <w:color w:val="000000"/>
              </w:rPr>
              <w:t xml:space="preserve">Surat </w:t>
            </w:r>
            <w:proofErr w:type="spellStart"/>
            <w:r w:rsidRPr="00AA0913">
              <w:rPr>
                <w:rFonts w:eastAsia="Times New Roman" w:cstheme="minorHAnsi"/>
                <w:color w:val="000000"/>
              </w:rPr>
              <w:t>pencatatan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ciptaan</w:t>
            </w:r>
            <w:proofErr w:type="spellEnd"/>
          </w:p>
        </w:tc>
      </w:tr>
      <w:tr w:rsidR="00AA0913" w:rsidRPr="00AA0913" w14:paraId="33625ABB" w14:textId="77777777" w:rsidTr="2CEB6ABC">
        <w:trPr>
          <w:trHeight w:val="300"/>
        </w:trPr>
        <w:tc>
          <w:tcPr>
            <w:tcW w:w="480" w:type="dxa"/>
            <w:tcBorders>
              <w:top w:val="single" w:sz="4" w:space="0" w:color="auto"/>
              <w:left w:val="single" w:sz="4" w:space="0" w:color="auto"/>
              <w:bottom w:val="single" w:sz="4" w:space="0" w:color="auto"/>
              <w:right w:val="single" w:sz="4" w:space="0" w:color="auto"/>
            </w:tcBorders>
            <w:shd w:val="clear" w:color="auto" w:fill="FFFF00"/>
            <w:noWrap/>
            <w:hideMark/>
          </w:tcPr>
          <w:p w14:paraId="2AE5AA14" w14:textId="77777777" w:rsidR="00AA0913" w:rsidRPr="00AA0913" w:rsidRDefault="00AA0913" w:rsidP="00AA0913">
            <w:pPr>
              <w:spacing w:after="0" w:line="240" w:lineRule="auto"/>
              <w:jc w:val="center"/>
              <w:rPr>
                <w:rFonts w:eastAsia="Times New Roman" w:cstheme="minorHAnsi"/>
                <w:color w:val="000000" w:themeColor="text1"/>
              </w:rPr>
            </w:pPr>
            <w:r w:rsidRPr="00AA0913">
              <w:rPr>
                <w:rFonts w:eastAsia="Times New Roman" w:cstheme="minorHAnsi"/>
                <w:color w:val="000000" w:themeColor="text1"/>
              </w:rPr>
              <w:t>2</w:t>
            </w:r>
          </w:p>
        </w:tc>
        <w:tc>
          <w:tcPr>
            <w:tcW w:w="3115"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47BA93C3" w14:textId="77777777" w:rsidR="00AA0913" w:rsidRPr="00AA0913" w:rsidRDefault="00AA0913" w:rsidP="00AA0913">
            <w:pPr>
              <w:spacing w:after="0" w:line="240" w:lineRule="auto"/>
              <w:rPr>
                <w:rFonts w:eastAsia="Times New Roman" w:cstheme="minorHAnsi"/>
                <w:color w:val="000000" w:themeColor="text1"/>
              </w:rPr>
            </w:pPr>
            <w:proofErr w:type="spellStart"/>
            <w:r w:rsidRPr="00AA0913">
              <w:rPr>
                <w:rFonts w:cstheme="minorHAnsi"/>
                <w:color w:val="000000" w:themeColor="text1"/>
              </w:rPr>
              <w:t>Yo</w:t>
            </w:r>
            <w:r w:rsidRPr="00AA0913">
              <w:rPr>
                <w:rFonts w:eastAsia="Times New Roman" w:cstheme="minorHAnsi"/>
                <w:color w:val="000000" w:themeColor="text1"/>
              </w:rPr>
              <w:t>hanna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Nirmalasari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Anggrah</w:t>
            </w:r>
            <w:proofErr w:type="spellEnd"/>
            <w:r w:rsidRPr="00AA0913">
              <w:rPr>
                <w:rFonts w:eastAsia="Times New Roman" w:cstheme="minorHAnsi"/>
                <w:color w:val="000000" w:themeColor="text1"/>
              </w:rPr>
              <w:t xml:space="preserve"> Diah </w:t>
            </w:r>
            <w:proofErr w:type="spellStart"/>
            <w:r w:rsidRPr="00AA0913">
              <w:rPr>
                <w:rFonts w:eastAsia="Times New Roman" w:cstheme="minorHAnsi"/>
                <w:color w:val="000000" w:themeColor="text1"/>
              </w:rPr>
              <w:t>Airlinda</w:t>
            </w:r>
            <w:proofErr w:type="spellEnd"/>
            <w:r w:rsidRPr="00AA0913">
              <w:rPr>
                <w:rFonts w:eastAsia="Times New Roman" w:cstheme="minorHAnsi"/>
                <w:color w:val="000000" w:themeColor="text1"/>
              </w:rPr>
              <w:t xml:space="preserve">, Dhatu </w:t>
            </w:r>
            <w:proofErr w:type="spellStart"/>
            <w:r w:rsidRPr="00AA0913">
              <w:rPr>
                <w:rFonts w:eastAsia="Times New Roman" w:cstheme="minorHAnsi"/>
                <w:color w:val="000000" w:themeColor="text1"/>
              </w:rPr>
              <w:t>Sitaresmi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Vincentius</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Valiandy</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Jiuangga</w:t>
            </w:r>
            <w:proofErr w:type="spellEnd"/>
            <w:r w:rsidRPr="00AA0913">
              <w:rPr>
                <w:rFonts w:eastAsia="Times New Roman" w:cstheme="minorHAnsi"/>
                <w:color w:val="000000" w:themeColor="text1"/>
              </w:rPr>
              <w:t xml:space="preserve">, Cindy </w:t>
            </w:r>
            <w:proofErr w:type="spellStart"/>
            <w:r w:rsidRPr="00AA0913">
              <w:rPr>
                <w:rFonts w:eastAsia="Times New Roman" w:cstheme="minorHAnsi"/>
                <w:color w:val="000000" w:themeColor="text1"/>
              </w:rPr>
              <w:t>Yuwono</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Deodatus</w:t>
            </w:r>
            <w:proofErr w:type="spellEnd"/>
            <w:r w:rsidRPr="00AA0913">
              <w:rPr>
                <w:rFonts w:eastAsia="Times New Roman" w:cstheme="minorHAnsi"/>
                <w:color w:val="000000" w:themeColor="text1"/>
              </w:rPr>
              <w:t xml:space="preserve"> David, </w:t>
            </w:r>
            <w:proofErr w:type="spellStart"/>
            <w:r w:rsidRPr="00AA0913">
              <w:rPr>
                <w:rFonts w:eastAsia="Times New Roman" w:cstheme="minorHAnsi"/>
                <w:color w:val="000000" w:themeColor="text1"/>
              </w:rPr>
              <w:t>Ghodur</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Abiyyutsabitul</w:t>
            </w:r>
            <w:proofErr w:type="spellEnd"/>
            <w:r w:rsidRPr="00AA0913">
              <w:rPr>
                <w:rFonts w:eastAsia="Times New Roman" w:cstheme="minorHAnsi"/>
                <w:color w:val="000000" w:themeColor="text1"/>
              </w:rPr>
              <w:t xml:space="preserve">, Renita </w:t>
            </w:r>
            <w:proofErr w:type="spellStart"/>
            <w:r w:rsidRPr="00AA0913">
              <w:rPr>
                <w:rFonts w:eastAsia="Times New Roman" w:cstheme="minorHAnsi"/>
                <w:color w:val="000000" w:themeColor="text1"/>
              </w:rPr>
              <w:t>Ravellia</w:t>
            </w:r>
            <w:proofErr w:type="spellEnd"/>
            <w:r w:rsidRPr="00AA0913">
              <w:rPr>
                <w:rFonts w:eastAsia="Times New Roman" w:cstheme="minorHAnsi"/>
                <w:color w:val="000000" w:themeColor="text1"/>
              </w:rPr>
              <w:t xml:space="preserve">, </w:t>
            </w:r>
          </w:p>
        </w:tc>
        <w:tc>
          <w:tcPr>
            <w:tcW w:w="1344"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5BC37927" w14:textId="77777777" w:rsidR="00AA0913" w:rsidRPr="00AA0913" w:rsidRDefault="00AA0913" w:rsidP="00AA0913">
            <w:pPr>
              <w:spacing w:after="0" w:line="240" w:lineRule="auto"/>
              <w:jc w:val="center"/>
              <w:rPr>
                <w:rFonts w:eastAsia="Times New Roman" w:cstheme="minorHAnsi"/>
                <w:color w:val="000000" w:themeColor="text1"/>
              </w:rPr>
            </w:pPr>
            <w:proofErr w:type="spellStart"/>
            <w:r w:rsidRPr="00AA0913">
              <w:rPr>
                <w:rFonts w:eastAsia="Times New Roman" w:cstheme="minorHAnsi"/>
                <w:color w:val="000000" w:themeColor="text1"/>
              </w:rPr>
              <w:t>Buku</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Antologi</w:t>
            </w:r>
            <w:proofErr w:type="spellEnd"/>
          </w:p>
        </w:tc>
        <w:tc>
          <w:tcPr>
            <w:tcW w:w="1806"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750BBAC9" w14:textId="77777777" w:rsidR="00AA0913" w:rsidRPr="00AA0913" w:rsidRDefault="00AA0913" w:rsidP="00AA0913">
            <w:pPr>
              <w:spacing w:after="0" w:line="240" w:lineRule="auto"/>
              <w:jc w:val="center"/>
              <w:rPr>
                <w:rFonts w:eastAsia="Times New Roman" w:cstheme="minorHAnsi"/>
                <w:color w:val="000000" w:themeColor="text1"/>
              </w:rPr>
            </w:pPr>
            <w:r w:rsidRPr="00AA0913">
              <w:rPr>
                <w:rFonts w:eastAsia="Times New Roman" w:cstheme="minorHAnsi"/>
                <w:color w:val="000000" w:themeColor="text1"/>
              </w:rPr>
              <w:t>2022</w:t>
            </w:r>
          </w:p>
        </w:tc>
        <w:tc>
          <w:tcPr>
            <w:tcW w:w="2784"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5E09A741" w14:textId="77777777" w:rsidR="00AA0913" w:rsidRPr="00AA0913" w:rsidRDefault="00AA0913" w:rsidP="00AA0913">
            <w:pPr>
              <w:spacing w:after="0" w:line="240" w:lineRule="auto"/>
              <w:rPr>
                <w:rFonts w:eastAsia="Times New Roman" w:cstheme="minorHAnsi"/>
                <w:color w:val="000000" w:themeColor="text1"/>
              </w:rPr>
            </w:pPr>
            <w:proofErr w:type="spellStart"/>
            <w:r w:rsidRPr="00AA0913">
              <w:rPr>
                <w:rFonts w:eastAsia="Times New Roman" w:cstheme="minorHAnsi"/>
                <w:color w:val="000000" w:themeColor="text1"/>
              </w:rPr>
              <w:t>Buku</w:t>
            </w:r>
            <w:proofErr w:type="spellEnd"/>
            <w:r w:rsidRPr="00AA0913">
              <w:rPr>
                <w:rFonts w:eastAsia="Times New Roman" w:cstheme="minorHAnsi"/>
                <w:color w:val="000000" w:themeColor="text1"/>
              </w:rPr>
              <w:t xml:space="preserve"> Digital</w:t>
            </w:r>
          </w:p>
        </w:tc>
      </w:tr>
      <w:tr w:rsidR="00AA0913" w:rsidRPr="00AA0913" w14:paraId="42F3D77D" w14:textId="77777777" w:rsidTr="2CEB6ABC">
        <w:trPr>
          <w:trHeight w:val="300"/>
        </w:trPr>
        <w:tc>
          <w:tcPr>
            <w:tcW w:w="480" w:type="dxa"/>
            <w:tcBorders>
              <w:top w:val="single" w:sz="4" w:space="0" w:color="auto"/>
              <w:left w:val="single" w:sz="4" w:space="0" w:color="auto"/>
              <w:bottom w:val="single" w:sz="4" w:space="0" w:color="auto"/>
              <w:right w:val="single" w:sz="4" w:space="0" w:color="auto"/>
            </w:tcBorders>
            <w:shd w:val="clear" w:color="auto" w:fill="FFFF00"/>
            <w:noWrap/>
            <w:hideMark/>
          </w:tcPr>
          <w:p w14:paraId="5F3F83E9" w14:textId="77777777" w:rsidR="00AA0913" w:rsidRPr="00AA0913" w:rsidRDefault="00AA0913" w:rsidP="00AA0913">
            <w:pPr>
              <w:spacing w:after="0" w:line="240" w:lineRule="auto"/>
              <w:jc w:val="center"/>
              <w:rPr>
                <w:rFonts w:eastAsia="Times New Roman" w:cstheme="minorHAnsi"/>
                <w:color w:val="000000" w:themeColor="text1"/>
              </w:rPr>
            </w:pPr>
            <w:r w:rsidRPr="00AA0913">
              <w:rPr>
                <w:rFonts w:eastAsia="Times New Roman" w:cstheme="minorHAnsi"/>
                <w:color w:val="000000" w:themeColor="text1"/>
              </w:rPr>
              <w:t>3</w:t>
            </w:r>
          </w:p>
        </w:tc>
        <w:tc>
          <w:tcPr>
            <w:tcW w:w="3115"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2B46287" w14:textId="77777777" w:rsidR="00AA0913" w:rsidRPr="00AA0913" w:rsidRDefault="00AA0913" w:rsidP="00AA0913">
            <w:pPr>
              <w:spacing w:after="0" w:line="240" w:lineRule="auto"/>
              <w:rPr>
                <w:rFonts w:cstheme="minorHAnsi"/>
                <w:color w:val="000000" w:themeColor="text1"/>
              </w:rPr>
            </w:pPr>
            <w:proofErr w:type="spellStart"/>
            <w:r w:rsidRPr="00AA0913">
              <w:rPr>
                <w:rFonts w:cstheme="minorHAnsi"/>
                <w:color w:val="000000" w:themeColor="text1"/>
              </w:rPr>
              <w:t>Deodatus</w:t>
            </w:r>
            <w:proofErr w:type="spellEnd"/>
            <w:r w:rsidRPr="00AA0913">
              <w:rPr>
                <w:rFonts w:cstheme="minorHAnsi"/>
                <w:color w:val="000000" w:themeColor="text1"/>
              </w:rPr>
              <w:t xml:space="preserve"> David, Cindy </w:t>
            </w:r>
            <w:proofErr w:type="spellStart"/>
            <w:r w:rsidRPr="00AA0913">
              <w:rPr>
                <w:rFonts w:cstheme="minorHAnsi"/>
                <w:color w:val="000000" w:themeColor="text1"/>
              </w:rPr>
              <w:t>Yuwono</w:t>
            </w:r>
            <w:proofErr w:type="spellEnd"/>
            <w:r w:rsidRPr="00AA0913">
              <w:rPr>
                <w:rFonts w:cstheme="minorHAnsi"/>
                <w:color w:val="000000" w:themeColor="text1"/>
              </w:rPr>
              <w:t xml:space="preserve">, </w:t>
            </w:r>
            <w:proofErr w:type="spellStart"/>
            <w:r w:rsidRPr="00AA0913">
              <w:rPr>
                <w:rFonts w:cstheme="minorHAnsi"/>
                <w:color w:val="000000" w:themeColor="text1"/>
              </w:rPr>
              <w:t>dkk</w:t>
            </w:r>
            <w:proofErr w:type="spellEnd"/>
            <w:r w:rsidRPr="00AA0913">
              <w:rPr>
                <w:rFonts w:cstheme="minorHAnsi"/>
                <w:color w:val="000000" w:themeColor="text1"/>
              </w:rPr>
              <w:t>.</w:t>
            </w:r>
          </w:p>
        </w:tc>
        <w:tc>
          <w:tcPr>
            <w:tcW w:w="1452"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7D34A98F" w14:textId="77777777" w:rsidR="00AA0913" w:rsidRPr="00AA0913" w:rsidRDefault="00AA0913" w:rsidP="00AA0913">
            <w:pPr>
              <w:spacing w:after="0" w:line="240" w:lineRule="auto"/>
              <w:jc w:val="center"/>
              <w:rPr>
                <w:rFonts w:eastAsia="Times New Roman" w:cstheme="minorHAnsi"/>
                <w:color w:val="000000" w:themeColor="text1"/>
              </w:rPr>
            </w:pPr>
            <w:proofErr w:type="spellStart"/>
            <w:r w:rsidRPr="00AA0913">
              <w:rPr>
                <w:rFonts w:eastAsia="Times New Roman" w:cstheme="minorHAnsi"/>
                <w:color w:val="000000" w:themeColor="text1"/>
              </w:rPr>
              <w:t>Buku</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antologi</w:t>
            </w:r>
            <w:proofErr w:type="spellEnd"/>
            <w:r w:rsidRPr="00AA0913">
              <w:rPr>
                <w:rFonts w:eastAsia="Times New Roman" w:cstheme="minorHAnsi"/>
                <w:color w:val="000000" w:themeColor="text1"/>
              </w:rPr>
              <w:t xml:space="preserve">: </w:t>
            </w:r>
          </w:p>
        </w:tc>
        <w:tc>
          <w:tcPr>
            <w:tcW w:w="1806"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6859CEF4" w14:textId="77777777" w:rsidR="00AA0913" w:rsidRPr="00AA0913" w:rsidRDefault="00AA0913" w:rsidP="00AA0913">
            <w:pPr>
              <w:spacing w:after="0" w:line="240" w:lineRule="auto"/>
              <w:jc w:val="center"/>
              <w:rPr>
                <w:rFonts w:eastAsia="Times New Roman" w:cstheme="minorHAnsi"/>
                <w:color w:val="000000" w:themeColor="text1"/>
              </w:rPr>
            </w:pPr>
            <w:r w:rsidRPr="00AA0913">
              <w:rPr>
                <w:rFonts w:eastAsia="Times New Roman" w:cstheme="minorHAnsi"/>
                <w:color w:val="000000" w:themeColor="text1"/>
              </w:rPr>
              <w:t>2022</w:t>
            </w:r>
          </w:p>
        </w:tc>
        <w:tc>
          <w:tcPr>
            <w:tcW w:w="2784"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58655828" w14:textId="77777777" w:rsidR="00AA0913" w:rsidRPr="00AA0913" w:rsidRDefault="00AA0913" w:rsidP="00AA0913">
            <w:pPr>
              <w:spacing w:after="0" w:line="240" w:lineRule="auto"/>
              <w:rPr>
                <w:rFonts w:eastAsia="Times New Roman" w:cstheme="minorHAnsi"/>
                <w:color w:val="000000" w:themeColor="text1"/>
              </w:rPr>
            </w:pPr>
            <w:proofErr w:type="spellStart"/>
            <w:r w:rsidRPr="00AA0913">
              <w:rPr>
                <w:rFonts w:eastAsia="Times New Roman" w:cstheme="minorHAnsi"/>
                <w:color w:val="000000" w:themeColor="text1"/>
              </w:rPr>
              <w:t>Buku</w:t>
            </w:r>
            <w:proofErr w:type="spellEnd"/>
            <w:r w:rsidRPr="00AA0913">
              <w:rPr>
                <w:rFonts w:eastAsia="Times New Roman" w:cstheme="minorHAnsi"/>
                <w:color w:val="000000" w:themeColor="text1"/>
              </w:rPr>
              <w:t xml:space="preserve"> digital</w:t>
            </w:r>
          </w:p>
        </w:tc>
      </w:tr>
    </w:tbl>
    <w:p w14:paraId="1F9EB1E6" w14:textId="77777777" w:rsidR="00AA0913" w:rsidRPr="00AA0913" w:rsidRDefault="00AA0913" w:rsidP="00AA0913">
      <w:pPr>
        <w:spacing w:after="0" w:line="240" w:lineRule="auto"/>
        <w:contextualSpacing/>
        <w:jc w:val="both"/>
        <w:rPr>
          <w:rFonts w:cstheme="minorHAnsi"/>
        </w:rPr>
      </w:pPr>
    </w:p>
    <w:p w14:paraId="261B9614" w14:textId="77777777" w:rsidR="00AA0913" w:rsidRPr="00AA0913" w:rsidRDefault="00AA0913" w:rsidP="00AA0913">
      <w:pPr>
        <w:spacing w:after="0" w:line="240" w:lineRule="auto"/>
        <w:contextualSpacing/>
        <w:jc w:val="both"/>
        <w:rPr>
          <w:rFonts w:cstheme="minorHAnsi"/>
          <w:b/>
        </w:rPr>
      </w:pPr>
      <w:r w:rsidRPr="00AA0913">
        <w:rPr>
          <w:rFonts w:cstheme="minorHAnsi"/>
          <w:b/>
        </w:rPr>
        <w:t xml:space="preserve">9.2.3 </w:t>
      </w:r>
      <w:proofErr w:type="spellStart"/>
      <w:r w:rsidRPr="00AA0913">
        <w:rPr>
          <w:rFonts w:cstheme="minorHAnsi"/>
          <w:b/>
        </w:rPr>
        <w:t>Evaluasi</w:t>
      </w:r>
      <w:proofErr w:type="spellEnd"/>
    </w:p>
    <w:p w14:paraId="0B5948B9"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Evaluasi</w:t>
      </w:r>
      <w:proofErr w:type="spellEnd"/>
      <w:r w:rsidRPr="00AA0913">
        <w:rPr>
          <w:rFonts w:cstheme="minorHAnsi"/>
        </w:rPr>
        <w:t xml:space="preserve"> </w:t>
      </w:r>
      <w:proofErr w:type="spellStart"/>
      <w:r w:rsidRPr="00AA0913">
        <w:rPr>
          <w:rFonts w:cstheme="minorHAnsi"/>
        </w:rPr>
        <w:t>terhadap</w:t>
      </w:r>
      <w:proofErr w:type="spellEnd"/>
      <w:r w:rsidRPr="00AA0913">
        <w:rPr>
          <w:rFonts w:cstheme="minorHAnsi"/>
        </w:rPr>
        <w:t xml:space="preserve"> </w:t>
      </w:r>
      <w:proofErr w:type="spellStart"/>
      <w:r w:rsidRPr="00AA0913">
        <w:rPr>
          <w:rFonts w:cstheme="minorHAnsi"/>
        </w:rPr>
        <w:t>kebijakan</w:t>
      </w:r>
      <w:proofErr w:type="spellEnd"/>
      <w:r w:rsidRPr="00AA0913">
        <w:rPr>
          <w:rFonts w:cstheme="minorHAnsi"/>
        </w:rPr>
        <w:t xml:space="preserve"> dan </w:t>
      </w:r>
      <w:proofErr w:type="spellStart"/>
      <w:r w:rsidRPr="00AA0913">
        <w:rPr>
          <w:rFonts w:cstheme="minorHAnsi"/>
        </w:rPr>
        <w:t>keluaran</w:t>
      </w:r>
      <w:proofErr w:type="spellEnd"/>
      <w:r w:rsidRPr="00AA0913">
        <w:rPr>
          <w:rFonts w:cstheme="minorHAnsi"/>
        </w:rPr>
        <w:t xml:space="preserve"> dan </w:t>
      </w:r>
      <w:proofErr w:type="spellStart"/>
      <w:r w:rsidRPr="00AA0913">
        <w:rPr>
          <w:rFonts w:cstheme="minorHAnsi"/>
        </w:rPr>
        <w:t>capaian</w:t>
      </w:r>
      <w:proofErr w:type="spellEnd"/>
      <w:r w:rsidRPr="00AA0913">
        <w:rPr>
          <w:rFonts w:cstheme="minorHAnsi"/>
        </w:rPr>
        <w:t xml:space="preserve"> dharma </w:t>
      </w:r>
      <w:proofErr w:type="spellStart"/>
      <w:r w:rsidRPr="00AA0913">
        <w:rPr>
          <w:rFonts w:cstheme="minorHAnsi"/>
        </w:rPr>
        <w:t>penelitian</w:t>
      </w:r>
      <w:proofErr w:type="spellEnd"/>
      <w:r w:rsidRPr="00AA0913">
        <w:rPr>
          <w:rFonts w:cstheme="minorHAnsi"/>
        </w:rPr>
        <w:t xml:space="preserve"> dan </w:t>
      </w:r>
      <w:proofErr w:type="spellStart"/>
      <w:r w:rsidRPr="00AA0913">
        <w:rPr>
          <w:rFonts w:cstheme="minorHAnsi"/>
        </w:rPr>
        <w:t>PkM</w:t>
      </w:r>
      <w:proofErr w:type="spellEnd"/>
      <w:r w:rsidRPr="00AA0913">
        <w:rPr>
          <w:rFonts w:cstheme="minorHAnsi"/>
        </w:rPr>
        <w:t xml:space="preserve"> </w:t>
      </w:r>
      <w:proofErr w:type="spellStart"/>
      <w:r w:rsidRPr="00AA0913">
        <w:rPr>
          <w:rFonts w:cstheme="minorHAnsi"/>
        </w:rPr>
        <w:t>dosen</w:t>
      </w:r>
      <w:proofErr w:type="spellEnd"/>
      <w:r w:rsidRPr="00AA0913">
        <w:rPr>
          <w:rFonts w:cstheme="minorHAnsi"/>
        </w:rPr>
        <w:t xml:space="preserve"> dan </w:t>
      </w:r>
      <w:proofErr w:type="spellStart"/>
      <w:r w:rsidRPr="00AA0913">
        <w:rPr>
          <w:rFonts w:cstheme="minorHAnsi"/>
        </w:rPr>
        <w:t>mahasiswa</w:t>
      </w:r>
      <w:proofErr w:type="spellEnd"/>
      <w:r w:rsidRPr="00AA0913">
        <w:rPr>
          <w:rFonts w:cstheme="minorHAnsi"/>
        </w:rPr>
        <w:t xml:space="preserve">, yang </w:t>
      </w:r>
      <w:proofErr w:type="spellStart"/>
      <w:r w:rsidRPr="00AA0913">
        <w:rPr>
          <w:rFonts w:cstheme="minorHAnsi"/>
        </w:rPr>
        <w:t>mepiluti</w:t>
      </w:r>
      <w:proofErr w:type="spellEnd"/>
      <w:r w:rsidRPr="00AA0913">
        <w:rPr>
          <w:rFonts w:cstheme="minorHAnsi"/>
        </w:rPr>
        <w:t xml:space="preserve"> </w:t>
      </w:r>
      <w:proofErr w:type="spellStart"/>
      <w:r w:rsidRPr="00AA0913">
        <w:rPr>
          <w:rFonts w:cstheme="minorHAnsi"/>
        </w:rPr>
        <w:t>publikasi</w:t>
      </w:r>
      <w:proofErr w:type="spellEnd"/>
      <w:r w:rsidRPr="00AA0913">
        <w:rPr>
          <w:rFonts w:cstheme="minorHAnsi"/>
        </w:rPr>
        <w:t xml:space="preserve">, </w:t>
      </w:r>
      <w:proofErr w:type="spellStart"/>
      <w:r w:rsidRPr="00AA0913">
        <w:rPr>
          <w:rFonts w:cstheme="minorHAnsi"/>
        </w:rPr>
        <w:t>karya</w:t>
      </w:r>
      <w:proofErr w:type="spellEnd"/>
      <w:r w:rsidRPr="00AA0913">
        <w:rPr>
          <w:rFonts w:cstheme="minorHAnsi"/>
        </w:rPr>
        <w:t xml:space="preserve"> </w:t>
      </w:r>
      <w:proofErr w:type="spellStart"/>
      <w:r w:rsidRPr="00AA0913">
        <w:rPr>
          <w:rFonts w:cstheme="minorHAnsi"/>
        </w:rPr>
        <w:t>ilmiah</w:t>
      </w:r>
      <w:proofErr w:type="spellEnd"/>
      <w:r w:rsidRPr="00AA0913">
        <w:rPr>
          <w:rFonts w:cstheme="minorHAnsi"/>
        </w:rPr>
        <w:t xml:space="preserve"> yang </w:t>
      </w:r>
      <w:proofErr w:type="spellStart"/>
      <w:r w:rsidRPr="00AA0913">
        <w:rPr>
          <w:rFonts w:cstheme="minorHAnsi"/>
        </w:rPr>
        <w:t>disitasi</w:t>
      </w:r>
      <w:proofErr w:type="spellEnd"/>
      <w:r w:rsidRPr="00AA0913">
        <w:rPr>
          <w:rFonts w:cstheme="minorHAnsi"/>
        </w:rPr>
        <w:t xml:space="preserve">, </w:t>
      </w:r>
      <w:proofErr w:type="spellStart"/>
      <w:r w:rsidRPr="00AA0913">
        <w:rPr>
          <w:rFonts w:cstheme="minorHAnsi"/>
        </w:rPr>
        <w:t>produk</w:t>
      </w:r>
      <w:proofErr w:type="spellEnd"/>
      <w:r w:rsidRPr="00AA0913">
        <w:rPr>
          <w:rFonts w:cstheme="minorHAnsi"/>
        </w:rPr>
        <w:t xml:space="preserve"> </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jasa</w:t>
      </w:r>
      <w:proofErr w:type="spellEnd"/>
      <w:r w:rsidRPr="00AA0913">
        <w:rPr>
          <w:rFonts w:cstheme="minorHAnsi"/>
        </w:rPr>
        <w:t xml:space="preserve"> yang </w:t>
      </w:r>
      <w:proofErr w:type="spellStart"/>
      <w:r w:rsidRPr="00AA0913">
        <w:rPr>
          <w:rFonts w:cstheme="minorHAnsi"/>
        </w:rPr>
        <w:t>diadopsi</w:t>
      </w:r>
      <w:proofErr w:type="spellEnd"/>
      <w:r w:rsidRPr="00AA0913">
        <w:rPr>
          <w:rFonts w:cstheme="minorHAnsi"/>
        </w:rPr>
        <w:t xml:space="preserve"> oleh </w:t>
      </w:r>
      <w:proofErr w:type="spellStart"/>
      <w:r w:rsidRPr="00AA0913">
        <w:rPr>
          <w:rFonts w:cstheme="minorHAnsi"/>
        </w:rPr>
        <w:t>masyarakat</w:t>
      </w:r>
      <w:proofErr w:type="spellEnd"/>
      <w:r w:rsidRPr="00AA0913">
        <w:rPr>
          <w:rFonts w:cstheme="minorHAnsi"/>
        </w:rPr>
        <w:t xml:space="preserve">, dan </w:t>
      </w:r>
      <w:proofErr w:type="spellStart"/>
      <w:r w:rsidRPr="00AA0913">
        <w:rPr>
          <w:rFonts w:cstheme="minorHAnsi"/>
        </w:rPr>
        <w:t>produk</w:t>
      </w:r>
      <w:proofErr w:type="spellEnd"/>
      <w:r w:rsidRPr="00AA0913">
        <w:rPr>
          <w:rFonts w:cstheme="minorHAnsi"/>
        </w:rPr>
        <w:t xml:space="preserve"> </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jasa</w:t>
      </w:r>
      <w:proofErr w:type="spellEnd"/>
      <w:r w:rsidRPr="00AA0913">
        <w:rPr>
          <w:rFonts w:cstheme="minorHAnsi"/>
        </w:rPr>
        <w:t xml:space="preserve"> yang </w:t>
      </w:r>
      <w:proofErr w:type="spellStart"/>
      <w:r w:rsidRPr="00AA0913">
        <w:rPr>
          <w:rFonts w:cstheme="minorHAnsi"/>
        </w:rPr>
        <w:t>ber</w:t>
      </w:r>
      <w:proofErr w:type="spellEnd"/>
      <w:r w:rsidRPr="00AA0913">
        <w:rPr>
          <w:rFonts w:cstheme="minorHAnsi"/>
        </w:rPr>
        <w:t xml:space="preserve">-HKI </w:t>
      </w:r>
      <w:proofErr w:type="spellStart"/>
      <w:r w:rsidRPr="00AA0913">
        <w:rPr>
          <w:rFonts w:cstheme="minorHAnsi"/>
        </w:rPr>
        <w:t>atau</w:t>
      </w:r>
      <w:proofErr w:type="spellEnd"/>
      <w:r w:rsidRPr="00AA0913">
        <w:rPr>
          <w:rFonts w:cstheme="minorHAnsi"/>
        </w:rPr>
        <w:t xml:space="preserve"> paten.</w:t>
      </w:r>
    </w:p>
    <w:p w14:paraId="7B47914F" w14:textId="77777777" w:rsidR="00AA0913" w:rsidRPr="00AA0913" w:rsidRDefault="00AA0913" w:rsidP="00AA0913">
      <w:pPr>
        <w:spacing w:after="0" w:line="240" w:lineRule="auto"/>
        <w:contextualSpacing/>
        <w:jc w:val="both"/>
        <w:rPr>
          <w:rFonts w:cstheme="minorHAnsi"/>
        </w:rPr>
      </w:pPr>
    </w:p>
    <w:tbl>
      <w:tblPr>
        <w:tblW w:w="9535" w:type="dxa"/>
        <w:tblLook w:val="04A0" w:firstRow="1" w:lastRow="0" w:firstColumn="1" w:lastColumn="0" w:noHBand="0" w:noVBand="1"/>
      </w:tblPr>
      <w:tblGrid>
        <w:gridCol w:w="538"/>
        <w:gridCol w:w="2877"/>
        <w:gridCol w:w="3060"/>
        <w:gridCol w:w="3060"/>
      </w:tblGrid>
      <w:tr w:rsidR="00AA0913" w:rsidRPr="00AA0913" w14:paraId="5715AC6E" w14:textId="77777777" w:rsidTr="0D117C43">
        <w:trPr>
          <w:trHeight w:val="300"/>
        </w:trPr>
        <w:tc>
          <w:tcPr>
            <w:tcW w:w="5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9E7512"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No.</w:t>
            </w:r>
          </w:p>
        </w:tc>
        <w:tc>
          <w:tcPr>
            <w:tcW w:w="2877" w:type="dxa"/>
            <w:tcBorders>
              <w:top w:val="single" w:sz="4" w:space="0" w:color="auto"/>
              <w:left w:val="nil"/>
              <w:bottom w:val="single" w:sz="4" w:space="0" w:color="auto"/>
              <w:right w:val="single" w:sz="4" w:space="0" w:color="auto"/>
            </w:tcBorders>
            <w:shd w:val="clear" w:color="auto" w:fill="auto"/>
            <w:noWrap/>
            <w:vAlign w:val="center"/>
            <w:hideMark/>
          </w:tcPr>
          <w:p w14:paraId="70FDE045" w14:textId="77777777" w:rsidR="00AA0913" w:rsidRPr="00AA0913" w:rsidRDefault="00AA0913" w:rsidP="00AA0913">
            <w:pPr>
              <w:spacing w:after="0" w:line="240" w:lineRule="auto"/>
              <w:jc w:val="center"/>
              <w:rPr>
                <w:rFonts w:eastAsia="Times New Roman" w:cstheme="minorHAnsi"/>
                <w:b/>
                <w:bCs/>
                <w:color w:val="000000"/>
              </w:rPr>
            </w:pPr>
            <w:proofErr w:type="spellStart"/>
            <w:r w:rsidRPr="00AA0913">
              <w:rPr>
                <w:rFonts w:eastAsia="Times New Roman" w:cstheme="minorHAnsi"/>
                <w:b/>
                <w:bCs/>
                <w:color w:val="000000"/>
              </w:rPr>
              <w:t>Aspek</w:t>
            </w:r>
            <w:proofErr w:type="spellEnd"/>
            <w:r w:rsidRPr="00AA0913">
              <w:rPr>
                <w:rFonts w:eastAsia="Times New Roman" w:cstheme="minorHAnsi"/>
                <w:b/>
                <w:bCs/>
                <w:color w:val="000000"/>
              </w:rPr>
              <w:t xml:space="preserve"> yang </w:t>
            </w:r>
            <w:proofErr w:type="spellStart"/>
            <w:r w:rsidRPr="00AA0913">
              <w:rPr>
                <w:rFonts w:eastAsia="Times New Roman" w:cstheme="minorHAnsi"/>
                <w:b/>
                <w:bCs/>
                <w:color w:val="000000"/>
              </w:rPr>
              <w:t>Dievaluasi</w:t>
            </w:r>
            <w:proofErr w:type="spellEnd"/>
          </w:p>
        </w:tc>
        <w:tc>
          <w:tcPr>
            <w:tcW w:w="3060" w:type="dxa"/>
            <w:tcBorders>
              <w:top w:val="single" w:sz="4" w:space="0" w:color="auto"/>
              <w:left w:val="nil"/>
              <w:bottom w:val="single" w:sz="4" w:space="0" w:color="auto"/>
              <w:right w:val="single" w:sz="4" w:space="0" w:color="auto"/>
            </w:tcBorders>
            <w:shd w:val="clear" w:color="auto" w:fill="auto"/>
            <w:noWrap/>
            <w:vAlign w:val="center"/>
            <w:hideMark/>
          </w:tcPr>
          <w:p w14:paraId="5691A1C3" w14:textId="77777777" w:rsidR="00AA0913" w:rsidRPr="00AA0913" w:rsidRDefault="00AA0913" w:rsidP="00AA0913">
            <w:pPr>
              <w:spacing w:after="0" w:line="240" w:lineRule="auto"/>
              <w:jc w:val="center"/>
              <w:rPr>
                <w:rFonts w:eastAsia="Times New Roman" w:cstheme="minorHAnsi"/>
                <w:b/>
                <w:bCs/>
                <w:color w:val="000000"/>
              </w:rPr>
            </w:pPr>
            <w:proofErr w:type="spellStart"/>
            <w:r w:rsidRPr="00AA0913">
              <w:rPr>
                <w:rFonts w:eastAsia="Times New Roman" w:cstheme="minorHAnsi"/>
                <w:b/>
                <w:bCs/>
                <w:color w:val="000000"/>
              </w:rPr>
              <w:t>Kelebihan</w:t>
            </w:r>
            <w:proofErr w:type="spellEnd"/>
          </w:p>
        </w:tc>
        <w:tc>
          <w:tcPr>
            <w:tcW w:w="3060" w:type="dxa"/>
            <w:tcBorders>
              <w:top w:val="single" w:sz="4" w:space="0" w:color="auto"/>
              <w:left w:val="nil"/>
              <w:bottom w:val="single" w:sz="4" w:space="0" w:color="auto"/>
              <w:right w:val="single" w:sz="4" w:space="0" w:color="auto"/>
            </w:tcBorders>
            <w:shd w:val="clear" w:color="auto" w:fill="auto"/>
            <w:noWrap/>
            <w:vAlign w:val="center"/>
            <w:hideMark/>
          </w:tcPr>
          <w:p w14:paraId="2BF7A8DB" w14:textId="77777777" w:rsidR="00AA0913" w:rsidRPr="00AA0913" w:rsidRDefault="00AA0913" w:rsidP="00AA0913">
            <w:pPr>
              <w:spacing w:after="0" w:line="240" w:lineRule="auto"/>
              <w:jc w:val="center"/>
              <w:rPr>
                <w:rFonts w:eastAsia="Times New Roman" w:cstheme="minorHAnsi"/>
                <w:b/>
                <w:bCs/>
                <w:color w:val="000000"/>
              </w:rPr>
            </w:pPr>
            <w:proofErr w:type="spellStart"/>
            <w:r w:rsidRPr="00AA0913">
              <w:rPr>
                <w:rFonts w:eastAsia="Times New Roman" w:cstheme="minorHAnsi"/>
                <w:b/>
                <w:bCs/>
                <w:color w:val="000000"/>
              </w:rPr>
              <w:t>Kekurangan</w:t>
            </w:r>
            <w:proofErr w:type="spellEnd"/>
          </w:p>
        </w:tc>
      </w:tr>
      <w:tr w:rsidR="00AA0913" w:rsidRPr="00AA0913" w14:paraId="745FBB36" w14:textId="77777777" w:rsidTr="0D117C43">
        <w:trPr>
          <w:trHeight w:val="300"/>
        </w:trPr>
        <w:tc>
          <w:tcPr>
            <w:tcW w:w="538" w:type="dxa"/>
            <w:tcBorders>
              <w:top w:val="nil"/>
              <w:left w:val="single" w:sz="4" w:space="0" w:color="auto"/>
              <w:bottom w:val="single" w:sz="4" w:space="0" w:color="auto"/>
              <w:right w:val="single" w:sz="4" w:space="0" w:color="auto"/>
            </w:tcBorders>
            <w:shd w:val="clear" w:color="auto" w:fill="auto"/>
            <w:noWrap/>
            <w:vAlign w:val="center"/>
            <w:hideMark/>
          </w:tcPr>
          <w:p w14:paraId="7584CDC0"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1</w:t>
            </w:r>
          </w:p>
        </w:tc>
        <w:tc>
          <w:tcPr>
            <w:tcW w:w="2877" w:type="dxa"/>
            <w:tcBorders>
              <w:top w:val="nil"/>
              <w:left w:val="nil"/>
              <w:bottom w:val="single" w:sz="4" w:space="0" w:color="auto"/>
              <w:right w:val="single" w:sz="4" w:space="0" w:color="auto"/>
            </w:tcBorders>
            <w:shd w:val="clear" w:color="auto" w:fill="auto"/>
            <w:noWrap/>
            <w:vAlign w:val="bottom"/>
            <w:hideMark/>
          </w:tcPr>
          <w:p w14:paraId="02D63E22"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Kebijakan</w:t>
            </w:r>
            <w:proofErr w:type="spellEnd"/>
          </w:p>
        </w:tc>
        <w:tc>
          <w:tcPr>
            <w:tcW w:w="3060" w:type="dxa"/>
            <w:tcBorders>
              <w:top w:val="nil"/>
              <w:left w:val="nil"/>
              <w:bottom w:val="single" w:sz="4" w:space="0" w:color="auto"/>
              <w:right w:val="single" w:sz="4" w:space="0" w:color="auto"/>
            </w:tcBorders>
            <w:shd w:val="clear" w:color="auto" w:fill="auto"/>
            <w:noWrap/>
            <w:vAlign w:val="bottom"/>
            <w:hideMark/>
          </w:tcPr>
          <w:p w14:paraId="701A49BC"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themeColor="text1"/>
              </w:rPr>
              <w:t xml:space="preserve">Universitas </w:t>
            </w:r>
            <w:proofErr w:type="spellStart"/>
            <w:r w:rsidRPr="00AA0913">
              <w:rPr>
                <w:rFonts w:eastAsia="Times New Roman" w:cstheme="minorHAnsi"/>
                <w:color w:val="000000" w:themeColor="text1"/>
              </w:rPr>
              <w:t>memiliki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kebijakan</w:t>
            </w:r>
            <w:proofErr w:type="spellEnd"/>
            <w:r w:rsidRPr="00AA0913">
              <w:rPr>
                <w:rFonts w:eastAsia="Times New Roman" w:cstheme="minorHAnsi"/>
                <w:color w:val="000000" w:themeColor="text1"/>
              </w:rPr>
              <w:t xml:space="preserve"> yang </w:t>
            </w:r>
            <w:proofErr w:type="spellStart"/>
            <w:r w:rsidRPr="00AA0913">
              <w:rPr>
                <w:rFonts w:eastAsia="Times New Roman" w:cstheme="minorHAnsi"/>
                <w:color w:val="000000" w:themeColor="text1"/>
              </w:rPr>
              <w:t>mengatur</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penyelenggaraan</w:t>
            </w:r>
            <w:proofErr w:type="spellEnd"/>
            <w:r w:rsidRPr="00AA0913">
              <w:rPr>
                <w:rFonts w:eastAsia="Times New Roman" w:cstheme="minorHAnsi"/>
                <w:color w:val="000000" w:themeColor="text1"/>
              </w:rPr>
              <w:t xml:space="preserve"> dan </w:t>
            </w:r>
            <w:proofErr w:type="spellStart"/>
            <w:r w:rsidRPr="00AA0913">
              <w:rPr>
                <w:rFonts w:eastAsia="Times New Roman" w:cstheme="minorHAnsi"/>
                <w:color w:val="000000" w:themeColor="text1"/>
              </w:rPr>
              <w:t>evaluasi</w:t>
            </w:r>
            <w:proofErr w:type="spellEnd"/>
            <w:r w:rsidRPr="00AA0913">
              <w:rPr>
                <w:rFonts w:eastAsia="Times New Roman" w:cstheme="minorHAnsi"/>
                <w:color w:val="000000" w:themeColor="text1"/>
              </w:rPr>
              <w:t xml:space="preserve"> dan monitoring </w:t>
            </w:r>
            <w:proofErr w:type="spellStart"/>
            <w:r w:rsidRPr="00AA0913">
              <w:rPr>
                <w:rFonts w:eastAsia="Times New Roman" w:cstheme="minorHAnsi"/>
                <w:color w:val="000000" w:themeColor="text1"/>
              </w:rPr>
              <w:t>penelitian</w:t>
            </w:r>
            <w:proofErr w:type="spellEnd"/>
            <w:r w:rsidRPr="00AA0913">
              <w:rPr>
                <w:rFonts w:eastAsia="Times New Roman" w:cstheme="minorHAnsi"/>
                <w:color w:val="000000" w:themeColor="text1"/>
              </w:rPr>
              <w:t xml:space="preserve"> dan </w:t>
            </w:r>
            <w:proofErr w:type="spellStart"/>
            <w:r w:rsidRPr="00AA0913">
              <w:rPr>
                <w:rFonts w:eastAsia="Times New Roman" w:cstheme="minorHAnsi"/>
                <w:color w:val="000000" w:themeColor="text1"/>
              </w:rPr>
              <w:t>abdimas</w:t>
            </w:r>
            <w:proofErr w:type="spellEnd"/>
            <w:r w:rsidRPr="00AA0913">
              <w:rPr>
                <w:rFonts w:eastAsia="Times New Roman" w:cstheme="minorHAnsi"/>
                <w:color w:val="000000" w:themeColor="text1"/>
              </w:rPr>
              <w:t xml:space="preserve"> </w:t>
            </w:r>
          </w:p>
        </w:tc>
        <w:tc>
          <w:tcPr>
            <w:tcW w:w="3060" w:type="dxa"/>
            <w:tcBorders>
              <w:top w:val="nil"/>
              <w:left w:val="nil"/>
              <w:bottom w:val="single" w:sz="4" w:space="0" w:color="auto"/>
              <w:right w:val="single" w:sz="4" w:space="0" w:color="auto"/>
            </w:tcBorders>
            <w:shd w:val="clear" w:color="auto" w:fill="auto"/>
            <w:noWrap/>
            <w:vAlign w:val="bottom"/>
            <w:hideMark/>
          </w:tcPr>
          <w:p w14:paraId="3B8B91A8"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themeColor="text1"/>
              </w:rPr>
              <w:t>Sekalipun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kebijakan</w:t>
            </w:r>
            <w:proofErr w:type="spellEnd"/>
            <w:r w:rsidRPr="00AA0913">
              <w:rPr>
                <w:rFonts w:eastAsia="Times New Roman" w:cstheme="minorHAnsi"/>
                <w:color w:val="000000" w:themeColor="text1"/>
              </w:rPr>
              <w:t xml:space="preserve"> yang </w:t>
            </w:r>
            <w:proofErr w:type="spellStart"/>
            <w:r w:rsidRPr="00AA0913">
              <w:rPr>
                <w:rFonts w:eastAsia="Times New Roman" w:cstheme="minorHAnsi"/>
                <w:color w:val="000000" w:themeColor="text1"/>
              </w:rPr>
              <w:t>mengatur</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penyelenggaraan</w:t>
            </w:r>
            <w:proofErr w:type="spellEnd"/>
            <w:r w:rsidRPr="00AA0913">
              <w:rPr>
                <w:rFonts w:eastAsia="Times New Roman" w:cstheme="minorHAnsi"/>
                <w:color w:val="000000" w:themeColor="text1"/>
              </w:rPr>
              <w:t xml:space="preserve"> dan </w:t>
            </w:r>
            <w:proofErr w:type="spellStart"/>
            <w:r w:rsidRPr="00AA0913">
              <w:rPr>
                <w:rFonts w:eastAsia="Times New Roman" w:cstheme="minorHAnsi"/>
                <w:color w:val="000000" w:themeColor="text1"/>
              </w:rPr>
              <w:t>evaluasi</w:t>
            </w:r>
            <w:proofErr w:type="spellEnd"/>
            <w:r w:rsidRPr="00AA0913">
              <w:rPr>
                <w:rFonts w:eastAsia="Times New Roman" w:cstheme="minorHAnsi"/>
                <w:color w:val="000000" w:themeColor="text1"/>
              </w:rPr>
              <w:t xml:space="preserve"> dan monitoring </w:t>
            </w:r>
            <w:proofErr w:type="spellStart"/>
            <w:r w:rsidRPr="00AA0913">
              <w:rPr>
                <w:rFonts w:eastAsia="Times New Roman" w:cstheme="minorHAnsi"/>
                <w:color w:val="000000" w:themeColor="text1"/>
              </w:rPr>
              <w:t>penelitian</w:t>
            </w:r>
            <w:proofErr w:type="spellEnd"/>
            <w:r w:rsidRPr="00AA0913">
              <w:rPr>
                <w:rFonts w:eastAsia="Times New Roman" w:cstheme="minorHAnsi"/>
                <w:color w:val="000000" w:themeColor="text1"/>
              </w:rPr>
              <w:t xml:space="preserve"> dan </w:t>
            </w:r>
            <w:proofErr w:type="spellStart"/>
            <w:r w:rsidRPr="00AA0913">
              <w:rPr>
                <w:rFonts w:eastAsia="Times New Roman" w:cstheme="minorHAnsi"/>
                <w:color w:val="000000" w:themeColor="text1"/>
              </w:rPr>
              <w:t>abdimas</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sudah</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disediakan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tidak</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semua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sivitas</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akademika</w:t>
            </w:r>
            <w:proofErr w:type="spellEnd"/>
            <w:r w:rsidRPr="00AA0913">
              <w:rPr>
                <w:rFonts w:eastAsia="Times New Roman" w:cstheme="minorHAnsi"/>
                <w:color w:val="000000" w:themeColor="text1"/>
              </w:rPr>
              <w:t xml:space="preserve"> di PPBM </w:t>
            </w:r>
            <w:proofErr w:type="spellStart"/>
            <w:r w:rsidRPr="00AA0913">
              <w:rPr>
                <w:rFonts w:eastAsia="Times New Roman" w:cstheme="minorHAnsi"/>
                <w:color w:val="000000" w:themeColor="text1"/>
              </w:rPr>
              <w:t>memahami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kebiajakan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tersebut</w:t>
            </w:r>
            <w:proofErr w:type="spellEnd"/>
          </w:p>
        </w:tc>
      </w:tr>
      <w:tr w:rsidR="00AA0913" w:rsidRPr="00AA0913" w14:paraId="79C4DB48" w14:textId="77777777" w:rsidTr="0D117C43">
        <w:trPr>
          <w:trHeight w:val="300"/>
        </w:trPr>
        <w:tc>
          <w:tcPr>
            <w:tcW w:w="538" w:type="dxa"/>
            <w:tcBorders>
              <w:top w:val="nil"/>
              <w:left w:val="single" w:sz="4" w:space="0" w:color="auto"/>
              <w:bottom w:val="single" w:sz="4" w:space="0" w:color="auto"/>
              <w:right w:val="single" w:sz="4" w:space="0" w:color="auto"/>
            </w:tcBorders>
            <w:shd w:val="clear" w:color="auto" w:fill="auto"/>
            <w:noWrap/>
            <w:vAlign w:val="center"/>
            <w:hideMark/>
          </w:tcPr>
          <w:p w14:paraId="179DF703"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2</w:t>
            </w:r>
          </w:p>
        </w:tc>
        <w:tc>
          <w:tcPr>
            <w:tcW w:w="2877" w:type="dxa"/>
            <w:tcBorders>
              <w:top w:val="nil"/>
              <w:left w:val="nil"/>
              <w:bottom w:val="single" w:sz="4" w:space="0" w:color="auto"/>
              <w:right w:val="single" w:sz="4" w:space="0" w:color="auto"/>
            </w:tcBorders>
            <w:shd w:val="clear" w:color="auto" w:fill="auto"/>
            <w:noWrap/>
            <w:vAlign w:val="bottom"/>
            <w:hideMark/>
          </w:tcPr>
          <w:p w14:paraId="2219F340"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Publikasi</w:t>
            </w:r>
            <w:proofErr w:type="spellEnd"/>
          </w:p>
        </w:tc>
        <w:tc>
          <w:tcPr>
            <w:tcW w:w="3060" w:type="dxa"/>
            <w:tcBorders>
              <w:top w:val="nil"/>
              <w:left w:val="nil"/>
              <w:bottom w:val="single" w:sz="4" w:space="0" w:color="auto"/>
              <w:right w:val="single" w:sz="4" w:space="0" w:color="auto"/>
            </w:tcBorders>
            <w:shd w:val="clear" w:color="auto" w:fill="auto"/>
            <w:noWrap/>
            <w:vAlign w:val="bottom"/>
            <w:hideMark/>
          </w:tcPr>
          <w:p w14:paraId="5895AAD3"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themeColor="text1"/>
              </w:rPr>
              <w:t xml:space="preserve">DPTS </w:t>
            </w:r>
            <w:proofErr w:type="spellStart"/>
            <w:r w:rsidRPr="00AA0913">
              <w:rPr>
                <w:rFonts w:eastAsia="Times New Roman" w:cstheme="minorHAnsi"/>
                <w:color w:val="000000" w:themeColor="text1"/>
              </w:rPr>
              <w:t>telah</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memiliki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publikasi</w:t>
            </w:r>
            <w:proofErr w:type="spellEnd"/>
            <w:r w:rsidRPr="00AA0913">
              <w:rPr>
                <w:rFonts w:eastAsia="Times New Roman" w:cstheme="minorHAnsi"/>
                <w:color w:val="000000" w:themeColor="text1"/>
              </w:rPr>
              <w:t xml:space="preserve"> di </w:t>
            </w:r>
            <w:proofErr w:type="spellStart"/>
            <w:r w:rsidRPr="00AA0913">
              <w:rPr>
                <w:rFonts w:eastAsia="Times New Roman" w:cstheme="minorHAnsi"/>
                <w:color w:val="000000" w:themeColor="text1"/>
              </w:rPr>
              <w:t>berbagai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jurnal</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nasional</w:t>
            </w:r>
            <w:proofErr w:type="spellEnd"/>
            <w:r w:rsidRPr="00AA0913">
              <w:rPr>
                <w:rFonts w:eastAsia="Times New Roman" w:cstheme="minorHAnsi"/>
                <w:color w:val="000000" w:themeColor="text1"/>
              </w:rPr>
              <w:t xml:space="preserve"> dan </w:t>
            </w:r>
            <w:proofErr w:type="spellStart"/>
            <w:r w:rsidRPr="00AA0913">
              <w:rPr>
                <w:rFonts w:eastAsia="Times New Roman" w:cstheme="minorHAnsi"/>
                <w:color w:val="000000" w:themeColor="text1"/>
              </w:rPr>
              <w:t>buku</w:t>
            </w:r>
            <w:proofErr w:type="spellEnd"/>
          </w:p>
        </w:tc>
        <w:tc>
          <w:tcPr>
            <w:tcW w:w="3060" w:type="dxa"/>
            <w:tcBorders>
              <w:top w:val="nil"/>
              <w:left w:val="nil"/>
              <w:bottom w:val="single" w:sz="4" w:space="0" w:color="auto"/>
              <w:right w:val="single" w:sz="4" w:space="0" w:color="auto"/>
            </w:tcBorders>
            <w:shd w:val="clear" w:color="auto" w:fill="auto"/>
            <w:noWrap/>
            <w:vAlign w:val="bottom"/>
            <w:hideMark/>
          </w:tcPr>
          <w:p w14:paraId="00C752EC"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themeColor="text1"/>
              </w:rPr>
              <w:t>Sedikit</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publikasi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internasional</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dari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dosen</w:t>
            </w:r>
            <w:proofErr w:type="spellEnd"/>
            <w:r w:rsidRPr="00AA0913">
              <w:rPr>
                <w:rFonts w:eastAsia="Times New Roman" w:cstheme="minorHAnsi"/>
                <w:color w:val="000000" w:themeColor="text1"/>
              </w:rPr>
              <w:t xml:space="preserve"> PPBM. Sebagian </w:t>
            </w:r>
            <w:proofErr w:type="spellStart"/>
            <w:r w:rsidRPr="00AA0913">
              <w:rPr>
                <w:rFonts w:eastAsia="Times New Roman" w:cstheme="minorHAnsi"/>
                <w:color w:val="000000" w:themeColor="text1"/>
              </w:rPr>
              <w:t>besar</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publikasi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hanya</w:t>
            </w:r>
            <w:proofErr w:type="spellEnd"/>
            <w:r w:rsidRPr="00AA0913">
              <w:rPr>
                <w:rFonts w:eastAsia="Times New Roman" w:cstheme="minorHAnsi"/>
                <w:color w:val="000000" w:themeColor="text1"/>
              </w:rPr>
              <w:t xml:space="preserve"> pada level </w:t>
            </w:r>
            <w:proofErr w:type="spellStart"/>
            <w:r w:rsidRPr="00AA0913">
              <w:rPr>
                <w:rFonts w:eastAsia="Times New Roman" w:cstheme="minorHAnsi"/>
                <w:color w:val="000000" w:themeColor="text1"/>
              </w:rPr>
              <w:t>nasional</w:t>
            </w:r>
            <w:proofErr w:type="spellEnd"/>
            <w:r w:rsidRPr="00AA0913">
              <w:rPr>
                <w:rFonts w:eastAsia="Times New Roman" w:cstheme="minorHAnsi"/>
                <w:color w:val="000000" w:themeColor="text1"/>
              </w:rPr>
              <w:t xml:space="preserve"> </w:t>
            </w:r>
          </w:p>
        </w:tc>
      </w:tr>
      <w:tr w:rsidR="00AA0913" w:rsidRPr="00AA0913" w14:paraId="6BAD76DE" w14:textId="77777777" w:rsidTr="0D117C43">
        <w:trPr>
          <w:trHeight w:val="1500"/>
        </w:trPr>
        <w:tc>
          <w:tcPr>
            <w:tcW w:w="538" w:type="dxa"/>
            <w:tcBorders>
              <w:top w:val="nil"/>
              <w:left w:val="single" w:sz="4" w:space="0" w:color="auto"/>
              <w:bottom w:val="single" w:sz="4" w:space="0" w:color="auto"/>
              <w:right w:val="single" w:sz="4" w:space="0" w:color="auto"/>
            </w:tcBorders>
            <w:shd w:val="clear" w:color="auto" w:fill="auto"/>
            <w:noWrap/>
            <w:hideMark/>
          </w:tcPr>
          <w:p w14:paraId="101D582A"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3</w:t>
            </w:r>
          </w:p>
        </w:tc>
        <w:tc>
          <w:tcPr>
            <w:tcW w:w="2877" w:type="dxa"/>
            <w:tcBorders>
              <w:top w:val="nil"/>
              <w:left w:val="nil"/>
              <w:bottom w:val="single" w:sz="4" w:space="0" w:color="auto"/>
              <w:right w:val="single" w:sz="4" w:space="0" w:color="auto"/>
            </w:tcBorders>
            <w:shd w:val="clear" w:color="auto" w:fill="auto"/>
            <w:hideMark/>
          </w:tcPr>
          <w:p w14:paraId="50CBFDC7"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themeColor="text1"/>
              </w:rPr>
              <w:t>Karya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ilmah</w:t>
            </w:r>
            <w:proofErr w:type="spellEnd"/>
            <w:r w:rsidRPr="00AA0913">
              <w:rPr>
                <w:rFonts w:eastAsia="Times New Roman" w:cstheme="minorHAnsi"/>
                <w:color w:val="000000" w:themeColor="text1"/>
              </w:rPr>
              <w:t xml:space="preserve"> yang </w:t>
            </w:r>
            <w:proofErr w:type="spellStart"/>
            <w:r w:rsidRPr="00AA0913">
              <w:rPr>
                <w:rFonts w:eastAsia="Times New Roman" w:cstheme="minorHAnsi"/>
                <w:color w:val="000000" w:themeColor="text1"/>
              </w:rPr>
              <w:t>disitasi</w:t>
            </w:r>
            <w:proofErr w:type="spellEnd"/>
          </w:p>
        </w:tc>
        <w:tc>
          <w:tcPr>
            <w:tcW w:w="3060" w:type="dxa"/>
            <w:tcBorders>
              <w:top w:val="nil"/>
              <w:left w:val="nil"/>
              <w:bottom w:val="single" w:sz="4" w:space="0" w:color="auto"/>
              <w:right w:val="single" w:sz="4" w:space="0" w:color="auto"/>
            </w:tcBorders>
            <w:shd w:val="clear" w:color="auto" w:fill="auto"/>
            <w:hideMark/>
          </w:tcPr>
          <w:p w14:paraId="3CD38FD0"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Beberapa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dosen</w:t>
            </w:r>
            <w:proofErr w:type="spellEnd"/>
            <w:r w:rsidRPr="00AA0913">
              <w:rPr>
                <w:rFonts w:eastAsia="Times New Roman" w:cstheme="minorHAnsi"/>
                <w:color w:val="000000"/>
              </w:rPr>
              <w:t xml:space="preserve"> di Program </w:t>
            </w:r>
            <w:proofErr w:type="spellStart"/>
            <w:r w:rsidRPr="00AA0913">
              <w:rPr>
                <w:rFonts w:eastAsia="Times New Roman" w:cstheme="minorHAnsi"/>
                <w:color w:val="000000"/>
              </w:rPr>
              <w:t>Studi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memiliki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karya</w:t>
            </w:r>
            <w:proofErr w:type="spellEnd"/>
            <w:r w:rsidRPr="00AA0913">
              <w:rPr>
                <w:rFonts w:eastAsia="Times New Roman" w:cstheme="minorHAnsi"/>
                <w:color w:val="000000"/>
              </w:rPr>
              <w:t xml:space="preserve"> yang </w:t>
            </w:r>
            <w:proofErr w:type="spellStart"/>
            <w:r w:rsidRPr="00AA0913">
              <w:rPr>
                <w:rFonts w:eastAsia="Times New Roman" w:cstheme="minorHAnsi"/>
                <w:color w:val="000000"/>
              </w:rPr>
              <w:t>sudah</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disitasi</w:t>
            </w:r>
            <w:proofErr w:type="spellEnd"/>
            <w:r w:rsidRPr="00AA0913">
              <w:rPr>
                <w:rFonts w:eastAsia="Times New Roman" w:cstheme="minorHAnsi"/>
                <w:color w:val="000000"/>
              </w:rPr>
              <w:t xml:space="preserve"> di </w:t>
            </w:r>
            <w:proofErr w:type="spellStart"/>
            <w:r w:rsidRPr="00AA0913">
              <w:rPr>
                <w:rFonts w:eastAsia="Times New Roman" w:cstheme="minorHAnsi"/>
                <w:color w:val="000000"/>
              </w:rPr>
              <w:t>luar</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sivitas</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akademika</w:t>
            </w:r>
            <w:proofErr w:type="spellEnd"/>
            <w:r w:rsidRPr="00AA0913">
              <w:rPr>
                <w:rFonts w:eastAsia="Times New Roman" w:cstheme="minorHAnsi"/>
                <w:color w:val="000000"/>
              </w:rPr>
              <w:t>.</w:t>
            </w:r>
          </w:p>
        </w:tc>
        <w:tc>
          <w:tcPr>
            <w:tcW w:w="3060" w:type="dxa"/>
            <w:tcBorders>
              <w:top w:val="nil"/>
              <w:left w:val="nil"/>
              <w:bottom w:val="single" w:sz="4" w:space="0" w:color="auto"/>
              <w:right w:val="single" w:sz="4" w:space="0" w:color="auto"/>
            </w:tcBorders>
            <w:shd w:val="clear" w:color="auto" w:fill="auto"/>
            <w:noWrap/>
            <w:vAlign w:val="bottom"/>
            <w:hideMark/>
          </w:tcPr>
          <w:p w14:paraId="1B40F435" w14:textId="77777777" w:rsidR="00AA0913" w:rsidRPr="00AA0913" w:rsidRDefault="00AA0913" w:rsidP="00AA0913">
            <w:pPr>
              <w:spacing w:after="0" w:line="240" w:lineRule="auto"/>
              <w:rPr>
                <w:rFonts w:eastAsia="Times New Roman" w:cstheme="minorHAnsi"/>
                <w:color w:val="000000" w:themeColor="text1"/>
              </w:rPr>
            </w:pPr>
            <w:r w:rsidRPr="00AA0913">
              <w:rPr>
                <w:rFonts w:eastAsia="Times New Roman" w:cstheme="minorHAnsi"/>
                <w:color w:val="000000" w:themeColor="text1"/>
              </w:rPr>
              <w:t xml:space="preserve">Masih </w:t>
            </w:r>
            <w:proofErr w:type="spellStart"/>
            <w:r w:rsidRPr="00AA0913">
              <w:rPr>
                <w:rFonts w:eastAsia="Times New Roman" w:cstheme="minorHAnsi"/>
                <w:color w:val="000000" w:themeColor="text1"/>
              </w:rPr>
              <w:t>belum</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banyak</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karya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ilmah</w:t>
            </w:r>
            <w:proofErr w:type="spellEnd"/>
            <w:r w:rsidRPr="00AA0913">
              <w:rPr>
                <w:rFonts w:eastAsia="Times New Roman" w:cstheme="minorHAnsi"/>
                <w:color w:val="000000" w:themeColor="text1"/>
              </w:rPr>
              <w:t xml:space="preserve"> yang </w:t>
            </w:r>
            <w:proofErr w:type="spellStart"/>
            <w:r w:rsidRPr="00AA0913">
              <w:rPr>
                <w:rFonts w:eastAsia="Times New Roman" w:cstheme="minorHAnsi"/>
                <w:color w:val="000000" w:themeColor="text1"/>
              </w:rPr>
              <w:t>disitasi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demikian</w:t>
            </w:r>
            <w:proofErr w:type="spellEnd"/>
            <w:r w:rsidRPr="00AA0913">
              <w:rPr>
                <w:rFonts w:eastAsia="Times New Roman" w:cstheme="minorHAnsi"/>
                <w:color w:val="000000" w:themeColor="text1"/>
              </w:rPr>
              <w:t xml:space="preserve"> juga </w:t>
            </w:r>
            <w:proofErr w:type="spellStart"/>
            <w:r w:rsidRPr="00AA0913">
              <w:rPr>
                <w:rFonts w:eastAsia="Times New Roman" w:cstheme="minorHAnsi"/>
                <w:color w:val="000000" w:themeColor="text1"/>
              </w:rPr>
              <w:t>jumlah</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sitasinya</w:t>
            </w:r>
            <w:proofErr w:type="spellEnd"/>
          </w:p>
          <w:p w14:paraId="25E56055" w14:textId="77777777" w:rsidR="00AA0913" w:rsidRPr="00AA0913" w:rsidRDefault="00AA0913" w:rsidP="00AA0913">
            <w:pPr>
              <w:spacing w:after="0" w:line="240" w:lineRule="auto"/>
              <w:rPr>
                <w:rFonts w:eastAsia="Times New Roman" w:cstheme="minorHAnsi"/>
                <w:color w:val="000000"/>
              </w:rPr>
            </w:pPr>
          </w:p>
        </w:tc>
      </w:tr>
      <w:tr w:rsidR="00AA0913" w:rsidRPr="00AA0913" w14:paraId="5847CCFF" w14:textId="77777777" w:rsidTr="0D117C43">
        <w:trPr>
          <w:trHeight w:val="1200"/>
        </w:trPr>
        <w:tc>
          <w:tcPr>
            <w:tcW w:w="538" w:type="dxa"/>
            <w:tcBorders>
              <w:top w:val="nil"/>
              <w:left w:val="single" w:sz="4" w:space="0" w:color="auto"/>
              <w:bottom w:val="single" w:sz="4" w:space="0" w:color="auto"/>
              <w:right w:val="single" w:sz="4" w:space="0" w:color="auto"/>
            </w:tcBorders>
            <w:shd w:val="clear" w:color="auto" w:fill="auto"/>
            <w:noWrap/>
            <w:hideMark/>
          </w:tcPr>
          <w:p w14:paraId="78B60241"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4</w:t>
            </w:r>
          </w:p>
        </w:tc>
        <w:tc>
          <w:tcPr>
            <w:tcW w:w="2877" w:type="dxa"/>
            <w:tcBorders>
              <w:top w:val="nil"/>
              <w:left w:val="nil"/>
              <w:bottom w:val="single" w:sz="4" w:space="0" w:color="auto"/>
              <w:right w:val="single" w:sz="4" w:space="0" w:color="auto"/>
            </w:tcBorders>
            <w:shd w:val="clear" w:color="auto" w:fill="auto"/>
            <w:hideMark/>
          </w:tcPr>
          <w:p w14:paraId="79816F1F"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Produk</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atau</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jasa</w:t>
            </w:r>
            <w:proofErr w:type="spellEnd"/>
            <w:r w:rsidRPr="00AA0913">
              <w:rPr>
                <w:rFonts w:eastAsia="Times New Roman" w:cstheme="minorHAnsi"/>
                <w:color w:val="000000"/>
              </w:rPr>
              <w:t xml:space="preserve"> yang </w:t>
            </w:r>
            <w:proofErr w:type="spellStart"/>
            <w:r w:rsidRPr="00AA0913">
              <w:rPr>
                <w:rFonts w:eastAsia="Times New Roman" w:cstheme="minorHAnsi"/>
                <w:color w:val="000000"/>
              </w:rPr>
              <w:t>diadopsi</w:t>
            </w:r>
            <w:proofErr w:type="spellEnd"/>
            <w:r w:rsidRPr="00AA0913">
              <w:rPr>
                <w:rFonts w:eastAsia="Times New Roman" w:cstheme="minorHAnsi"/>
                <w:color w:val="000000"/>
              </w:rPr>
              <w:t xml:space="preserve"> oleh </w:t>
            </w:r>
            <w:proofErr w:type="spellStart"/>
            <w:r w:rsidRPr="00AA0913">
              <w:rPr>
                <w:rFonts w:eastAsia="Times New Roman" w:cstheme="minorHAnsi"/>
                <w:color w:val="000000"/>
              </w:rPr>
              <w:t>masyarakat</w:t>
            </w:r>
            <w:proofErr w:type="spellEnd"/>
          </w:p>
        </w:tc>
        <w:tc>
          <w:tcPr>
            <w:tcW w:w="3060" w:type="dxa"/>
            <w:tcBorders>
              <w:top w:val="nil"/>
              <w:left w:val="nil"/>
              <w:bottom w:val="single" w:sz="4" w:space="0" w:color="auto"/>
              <w:right w:val="single" w:sz="4" w:space="0" w:color="auto"/>
            </w:tcBorders>
            <w:shd w:val="clear" w:color="auto" w:fill="auto"/>
            <w:hideMark/>
          </w:tcPr>
          <w:p w14:paraId="7590EDAC"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Jumlah</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produk</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atau</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jasa</w:t>
            </w:r>
            <w:proofErr w:type="spellEnd"/>
            <w:r w:rsidRPr="00AA0913">
              <w:rPr>
                <w:rFonts w:eastAsia="Times New Roman" w:cstheme="minorHAnsi"/>
                <w:color w:val="000000"/>
              </w:rPr>
              <w:t xml:space="preserve"> DTPS yang </w:t>
            </w:r>
            <w:proofErr w:type="spellStart"/>
            <w:r w:rsidRPr="00AA0913">
              <w:rPr>
                <w:rFonts w:eastAsia="Times New Roman" w:cstheme="minorHAnsi"/>
                <w:color w:val="000000"/>
              </w:rPr>
              <w:t>diadopsi</w:t>
            </w:r>
            <w:proofErr w:type="spellEnd"/>
            <w:r w:rsidRPr="00AA0913">
              <w:rPr>
                <w:rFonts w:eastAsia="Times New Roman" w:cstheme="minorHAnsi"/>
                <w:color w:val="000000"/>
              </w:rPr>
              <w:t xml:space="preserve"> oleh </w:t>
            </w:r>
            <w:proofErr w:type="spellStart"/>
            <w:r w:rsidRPr="00AA0913">
              <w:rPr>
                <w:rFonts w:eastAsia="Times New Roman" w:cstheme="minorHAnsi"/>
                <w:color w:val="000000"/>
              </w:rPr>
              <w:t>masyarakat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dapat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dikategorikan</w:t>
            </w:r>
            <w:proofErr w:type="spellEnd"/>
            <w:r w:rsidRPr="00AA0913">
              <w:rPr>
                <w:rFonts w:eastAsia="Times New Roman" w:cstheme="minorHAnsi"/>
                <w:color w:val="000000"/>
              </w:rPr>
              <w:t xml:space="preserve"> </w:t>
            </w:r>
            <w:proofErr w:type="spellStart"/>
            <w:r w:rsidRPr="00AA0913">
              <w:rPr>
                <w:rFonts w:eastAsia="Times New Roman" w:cstheme="minorHAnsi"/>
                <w:b/>
                <w:bCs/>
                <w:color w:val="000000"/>
              </w:rPr>
              <w:t>baik</w:t>
            </w:r>
            <w:proofErr w:type="spellEnd"/>
            <w:r w:rsidRPr="00AA0913">
              <w:rPr>
                <w:rFonts w:eastAsia="Times New Roman" w:cstheme="minorHAnsi"/>
                <w:color w:val="000000"/>
              </w:rPr>
              <w:t>.</w:t>
            </w:r>
          </w:p>
        </w:tc>
        <w:tc>
          <w:tcPr>
            <w:tcW w:w="3060" w:type="dxa"/>
            <w:tcBorders>
              <w:top w:val="nil"/>
              <w:left w:val="nil"/>
              <w:bottom w:val="single" w:sz="4" w:space="0" w:color="auto"/>
              <w:right w:val="single" w:sz="4" w:space="0" w:color="auto"/>
            </w:tcBorders>
            <w:shd w:val="clear" w:color="auto" w:fill="auto"/>
            <w:noWrap/>
            <w:vAlign w:val="bottom"/>
            <w:hideMark/>
          </w:tcPr>
          <w:p w14:paraId="53FAD199"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themeColor="text1"/>
              </w:rPr>
              <w:t>Sekalipun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produk</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atau</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jasa</w:t>
            </w:r>
            <w:proofErr w:type="spellEnd"/>
            <w:r w:rsidRPr="00AA0913">
              <w:rPr>
                <w:rFonts w:eastAsia="Times New Roman" w:cstheme="minorHAnsi"/>
                <w:color w:val="000000" w:themeColor="text1"/>
              </w:rPr>
              <w:t xml:space="preserve"> DTPS yang </w:t>
            </w:r>
            <w:proofErr w:type="spellStart"/>
            <w:r w:rsidRPr="00AA0913">
              <w:rPr>
                <w:rFonts w:eastAsia="Times New Roman" w:cstheme="minorHAnsi"/>
                <w:color w:val="000000" w:themeColor="text1"/>
              </w:rPr>
              <w:t>diadopsi</w:t>
            </w:r>
            <w:proofErr w:type="spellEnd"/>
            <w:r w:rsidRPr="00AA0913">
              <w:rPr>
                <w:rFonts w:eastAsia="Times New Roman" w:cstheme="minorHAnsi"/>
                <w:color w:val="000000" w:themeColor="text1"/>
              </w:rPr>
              <w:t xml:space="preserve"> oleh </w:t>
            </w:r>
            <w:proofErr w:type="spellStart"/>
            <w:r w:rsidRPr="00AA0913">
              <w:rPr>
                <w:rFonts w:eastAsia="Times New Roman" w:cstheme="minorHAnsi"/>
                <w:color w:val="000000" w:themeColor="text1"/>
              </w:rPr>
              <w:t>masyarakat</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dikategorikan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baik</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tetapi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jumlah</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produk</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tersebut</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masih</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sedikit</w:t>
            </w:r>
            <w:proofErr w:type="spellEnd"/>
            <w:r w:rsidRPr="00AA0913">
              <w:rPr>
                <w:rFonts w:eastAsia="Times New Roman" w:cstheme="minorHAnsi"/>
                <w:color w:val="000000" w:themeColor="text1"/>
              </w:rPr>
              <w:t xml:space="preserve">. </w:t>
            </w:r>
          </w:p>
        </w:tc>
      </w:tr>
      <w:tr w:rsidR="00AA0913" w:rsidRPr="00AA0913" w14:paraId="10AB064E" w14:textId="77777777" w:rsidTr="0D117C43">
        <w:trPr>
          <w:trHeight w:val="900"/>
        </w:trPr>
        <w:tc>
          <w:tcPr>
            <w:tcW w:w="538" w:type="dxa"/>
            <w:tcBorders>
              <w:top w:val="nil"/>
              <w:left w:val="single" w:sz="4" w:space="0" w:color="auto"/>
              <w:bottom w:val="single" w:sz="4" w:space="0" w:color="auto"/>
              <w:right w:val="single" w:sz="4" w:space="0" w:color="auto"/>
            </w:tcBorders>
            <w:shd w:val="clear" w:color="auto" w:fill="auto"/>
            <w:noWrap/>
            <w:hideMark/>
          </w:tcPr>
          <w:p w14:paraId="55903A7D"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lastRenderedPageBreak/>
              <w:t>5</w:t>
            </w:r>
          </w:p>
        </w:tc>
        <w:tc>
          <w:tcPr>
            <w:tcW w:w="2877" w:type="dxa"/>
            <w:tcBorders>
              <w:top w:val="nil"/>
              <w:left w:val="nil"/>
              <w:bottom w:val="single" w:sz="4" w:space="0" w:color="auto"/>
              <w:right w:val="single" w:sz="4" w:space="0" w:color="auto"/>
            </w:tcBorders>
            <w:shd w:val="clear" w:color="auto" w:fill="auto"/>
            <w:hideMark/>
          </w:tcPr>
          <w:p w14:paraId="19209DD0"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Produk</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atau</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jasa</w:t>
            </w:r>
            <w:proofErr w:type="spellEnd"/>
            <w:r w:rsidRPr="00AA0913">
              <w:rPr>
                <w:rFonts w:eastAsia="Times New Roman" w:cstheme="minorHAnsi"/>
                <w:color w:val="000000"/>
              </w:rPr>
              <w:t xml:space="preserve"> yang </w:t>
            </w:r>
            <w:proofErr w:type="spellStart"/>
            <w:r w:rsidRPr="00AA0913">
              <w:rPr>
                <w:rFonts w:eastAsia="Times New Roman" w:cstheme="minorHAnsi"/>
                <w:color w:val="000000"/>
              </w:rPr>
              <w:t>ber</w:t>
            </w:r>
            <w:proofErr w:type="spellEnd"/>
            <w:r w:rsidRPr="00AA0913">
              <w:rPr>
                <w:rFonts w:eastAsia="Times New Roman" w:cstheme="minorHAnsi"/>
                <w:color w:val="000000"/>
              </w:rPr>
              <w:t xml:space="preserve"> HKI </w:t>
            </w:r>
            <w:proofErr w:type="spellStart"/>
            <w:r w:rsidRPr="00AA0913">
              <w:rPr>
                <w:rFonts w:eastAsia="Times New Roman" w:cstheme="minorHAnsi"/>
                <w:color w:val="000000"/>
              </w:rPr>
              <w:t>atau</w:t>
            </w:r>
            <w:proofErr w:type="spellEnd"/>
            <w:r w:rsidRPr="00AA0913">
              <w:rPr>
                <w:rFonts w:eastAsia="Times New Roman" w:cstheme="minorHAnsi"/>
                <w:color w:val="000000"/>
              </w:rPr>
              <w:t xml:space="preserve"> paten</w:t>
            </w:r>
          </w:p>
        </w:tc>
        <w:tc>
          <w:tcPr>
            <w:tcW w:w="3060" w:type="dxa"/>
            <w:tcBorders>
              <w:top w:val="nil"/>
              <w:left w:val="nil"/>
              <w:bottom w:val="single" w:sz="4" w:space="0" w:color="auto"/>
              <w:right w:val="single" w:sz="4" w:space="0" w:color="auto"/>
            </w:tcBorders>
            <w:shd w:val="clear" w:color="auto" w:fill="auto"/>
            <w:hideMark/>
          </w:tcPr>
          <w:p w14:paraId="1352E438"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themeColor="text1"/>
              </w:rPr>
              <w:t xml:space="preserve">DTPS </w:t>
            </w:r>
            <w:proofErr w:type="spellStart"/>
            <w:r w:rsidRPr="00AA0913">
              <w:rPr>
                <w:rFonts w:eastAsia="Times New Roman" w:cstheme="minorHAnsi"/>
                <w:color w:val="000000" w:themeColor="text1"/>
              </w:rPr>
              <w:t>mampu</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menghasilkan</w:t>
            </w:r>
            <w:proofErr w:type="spellEnd"/>
            <w:r w:rsidRPr="00AA0913">
              <w:rPr>
                <w:rFonts w:eastAsia="Times New Roman" w:cstheme="minorHAnsi"/>
                <w:color w:val="000000" w:themeColor="text1"/>
              </w:rPr>
              <w:t xml:space="preserve"> 1 </w:t>
            </w:r>
            <w:proofErr w:type="spellStart"/>
            <w:r w:rsidRPr="00AA0913">
              <w:rPr>
                <w:rFonts w:eastAsia="Times New Roman" w:cstheme="minorHAnsi"/>
                <w:color w:val="000000" w:themeColor="text1"/>
              </w:rPr>
              <w:t>produk</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jasa</w:t>
            </w:r>
            <w:proofErr w:type="spellEnd"/>
            <w:r w:rsidRPr="00AA0913">
              <w:rPr>
                <w:rFonts w:eastAsia="Times New Roman" w:cstheme="minorHAnsi"/>
                <w:color w:val="000000" w:themeColor="text1"/>
              </w:rPr>
              <w:t xml:space="preserve"> yang </w:t>
            </w:r>
            <w:proofErr w:type="spellStart"/>
            <w:r w:rsidRPr="00AA0913">
              <w:rPr>
                <w:rFonts w:eastAsia="Times New Roman" w:cstheme="minorHAnsi"/>
                <w:color w:val="000000" w:themeColor="text1"/>
              </w:rPr>
              <w:t>ber</w:t>
            </w:r>
            <w:proofErr w:type="spellEnd"/>
            <w:r w:rsidRPr="00AA0913">
              <w:rPr>
                <w:rFonts w:eastAsia="Times New Roman" w:cstheme="minorHAnsi"/>
                <w:color w:val="000000" w:themeColor="text1"/>
              </w:rPr>
              <w:t>-HKI.</w:t>
            </w:r>
          </w:p>
        </w:tc>
        <w:tc>
          <w:tcPr>
            <w:tcW w:w="3060" w:type="dxa"/>
            <w:tcBorders>
              <w:top w:val="nil"/>
              <w:left w:val="nil"/>
              <w:bottom w:val="single" w:sz="4" w:space="0" w:color="auto"/>
              <w:right w:val="single" w:sz="4" w:space="0" w:color="auto"/>
            </w:tcBorders>
            <w:shd w:val="clear" w:color="auto" w:fill="auto"/>
            <w:noWrap/>
            <w:vAlign w:val="bottom"/>
            <w:hideMark/>
          </w:tcPr>
          <w:p w14:paraId="6E09FFE6"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themeColor="text1"/>
              </w:rPr>
              <w:t>Jumlah</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produk</w:t>
            </w:r>
            <w:proofErr w:type="spellEnd"/>
            <w:r w:rsidRPr="00AA0913">
              <w:rPr>
                <w:rFonts w:eastAsia="Times New Roman" w:cstheme="minorHAnsi"/>
                <w:color w:val="000000" w:themeColor="text1"/>
              </w:rPr>
              <w:t xml:space="preserve"> yang </w:t>
            </w:r>
            <w:proofErr w:type="spellStart"/>
            <w:r w:rsidRPr="00AA0913">
              <w:rPr>
                <w:rFonts w:eastAsia="Times New Roman" w:cstheme="minorHAnsi"/>
                <w:color w:val="000000" w:themeColor="text1"/>
              </w:rPr>
              <w:t>ber</w:t>
            </w:r>
            <w:proofErr w:type="spellEnd"/>
            <w:r w:rsidRPr="00AA0913">
              <w:rPr>
                <w:rFonts w:eastAsia="Times New Roman" w:cstheme="minorHAnsi"/>
                <w:color w:val="000000" w:themeColor="text1"/>
              </w:rPr>
              <w:t xml:space="preserve">-HKI </w:t>
            </w:r>
            <w:proofErr w:type="spellStart"/>
            <w:r w:rsidRPr="00AA0913">
              <w:rPr>
                <w:rFonts w:eastAsia="Times New Roman" w:cstheme="minorHAnsi"/>
                <w:color w:val="000000" w:themeColor="text1"/>
              </w:rPr>
              <w:t>atau</w:t>
            </w:r>
            <w:proofErr w:type="spellEnd"/>
            <w:r w:rsidRPr="00AA0913">
              <w:rPr>
                <w:rFonts w:eastAsia="Times New Roman" w:cstheme="minorHAnsi"/>
                <w:color w:val="000000" w:themeColor="text1"/>
              </w:rPr>
              <w:t xml:space="preserve"> paten </w:t>
            </w:r>
            <w:proofErr w:type="spellStart"/>
            <w:r w:rsidRPr="00AA0913">
              <w:rPr>
                <w:rFonts w:eastAsia="Times New Roman" w:cstheme="minorHAnsi"/>
                <w:color w:val="000000" w:themeColor="text1"/>
              </w:rPr>
              <w:t>masih</w:t>
            </w:r>
            <w:proofErr w:type="spellEnd"/>
            <w:r w:rsidRPr="00AA0913">
              <w:rPr>
                <w:rFonts w:eastAsia="Times New Roman" w:cstheme="minorHAnsi"/>
                <w:color w:val="000000" w:themeColor="text1"/>
              </w:rPr>
              <w:t xml:space="preserve"> sangat </w:t>
            </w:r>
            <w:proofErr w:type="spellStart"/>
            <w:r w:rsidRPr="00AA0913">
              <w:rPr>
                <w:rFonts w:eastAsia="Times New Roman" w:cstheme="minorHAnsi"/>
                <w:color w:val="000000" w:themeColor="text1"/>
              </w:rPr>
              <w:t>rendah</w:t>
            </w:r>
            <w:proofErr w:type="spellEnd"/>
          </w:p>
        </w:tc>
      </w:tr>
    </w:tbl>
    <w:p w14:paraId="0C1D999C" w14:textId="77777777" w:rsidR="00AA0913" w:rsidRPr="00AA0913" w:rsidRDefault="00AA0913" w:rsidP="00AA0913">
      <w:pPr>
        <w:spacing w:after="0" w:line="240" w:lineRule="auto"/>
        <w:contextualSpacing/>
        <w:jc w:val="both"/>
        <w:rPr>
          <w:rFonts w:cstheme="minorHAnsi"/>
        </w:rPr>
      </w:pPr>
    </w:p>
    <w:p w14:paraId="669A9CC8" w14:textId="77777777" w:rsidR="00AA0913" w:rsidRPr="00AA0913" w:rsidRDefault="00AA0913" w:rsidP="00AA0913">
      <w:pPr>
        <w:spacing w:after="0" w:line="240" w:lineRule="auto"/>
        <w:contextualSpacing/>
        <w:jc w:val="both"/>
        <w:rPr>
          <w:rFonts w:cstheme="minorHAnsi"/>
        </w:rPr>
      </w:pPr>
    </w:p>
    <w:p w14:paraId="547D9DD0" w14:textId="541751D8" w:rsidR="00AA0913" w:rsidRPr="00AA0913" w:rsidRDefault="00AA0913" w:rsidP="00AA0913">
      <w:pPr>
        <w:spacing w:after="0" w:line="240" w:lineRule="auto"/>
        <w:jc w:val="both"/>
        <w:rPr>
          <w:rFonts w:cstheme="minorHAnsi"/>
        </w:rPr>
      </w:pPr>
      <w:proofErr w:type="spellStart"/>
      <w:r w:rsidRPr="00AA0913">
        <w:rPr>
          <w:rFonts w:eastAsia="Calibri" w:cstheme="minorHAnsi"/>
        </w:rPr>
        <w:t>Selanjutnya</w:t>
      </w:r>
      <w:proofErr w:type="spellEnd"/>
      <w:r w:rsidRPr="00AA0913">
        <w:rPr>
          <w:rFonts w:eastAsia="Calibri" w:cstheme="minorHAnsi"/>
        </w:rPr>
        <w:t xml:space="preserve"> PS </w:t>
      </w:r>
      <w:proofErr w:type="spellStart"/>
      <w:r w:rsidRPr="00AA0913">
        <w:rPr>
          <w:rFonts w:eastAsia="Calibri" w:cstheme="minorHAnsi"/>
        </w:rPr>
        <w:t>menjalankan</w:t>
      </w:r>
      <w:proofErr w:type="spellEnd"/>
      <w:r w:rsidRPr="00AA0913">
        <w:rPr>
          <w:rFonts w:eastAsia="Calibri" w:cstheme="minorHAnsi"/>
        </w:rPr>
        <w:t xml:space="preserve"> </w:t>
      </w:r>
      <w:proofErr w:type="spellStart"/>
      <w:r w:rsidRPr="00AA0913">
        <w:rPr>
          <w:rFonts w:eastAsia="Calibri" w:cstheme="minorHAnsi"/>
        </w:rPr>
        <w:t>analisis</w:t>
      </w:r>
      <w:proofErr w:type="spellEnd"/>
      <w:r w:rsidRPr="00AA0913">
        <w:rPr>
          <w:rFonts w:eastAsia="Calibri" w:cstheme="minorHAnsi"/>
        </w:rPr>
        <w:t xml:space="preserve"> SWOT </w:t>
      </w:r>
      <w:proofErr w:type="spellStart"/>
      <w:r w:rsidRPr="00AA0913">
        <w:rPr>
          <w:rFonts w:eastAsia="Calibri" w:cstheme="minorHAnsi"/>
        </w:rPr>
        <w:t>terkait</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Publikasi</w:t>
      </w:r>
      <w:proofErr w:type="spellEnd"/>
      <w:r w:rsidRPr="00AA0913">
        <w:rPr>
          <w:rFonts w:eastAsia="Calibri" w:cstheme="minorHAnsi"/>
        </w:rPr>
        <w:t xml:space="preserve"> </w:t>
      </w:r>
      <w:proofErr w:type="spellStart"/>
      <w:r w:rsidRPr="00AA0913">
        <w:rPr>
          <w:rFonts w:eastAsia="Calibri" w:cstheme="minorHAnsi"/>
        </w:rPr>
        <w:t>dosen</w:t>
      </w:r>
      <w:proofErr w:type="spellEnd"/>
      <w:r w:rsidRPr="00AA0913">
        <w:rPr>
          <w:rFonts w:eastAsia="Calibri" w:cstheme="minorHAnsi"/>
        </w:rPr>
        <w:t xml:space="preserve"> dan </w:t>
      </w:r>
      <w:proofErr w:type="spellStart"/>
      <w:r w:rsidRPr="00AA0913">
        <w:rPr>
          <w:rFonts w:eastAsia="Calibri" w:cstheme="minorHAnsi"/>
        </w:rPr>
        <w:t>Mahasiswa</w:t>
      </w:r>
      <w:proofErr w:type="spellEnd"/>
      <w:r w:rsidRPr="00AA0913">
        <w:rPr>
          <w:rFonts w:eastAsia="Calibri" w:cstheme="minorHAnsi"/>
        </w:rPr>
        <w:t xml:space="preserve"> Pendidikan Bahasa Mandarin Universitas Ma Chung:</w:t>
      </w:r>
    </w:p>
    <w:tbl>
      <w:tblPr>
        <w:tblStyle w:val="TableGrid"/>
        <w:tblW w:w="0" w:type="auto"/>
        <w:tblLayout w:type="fixed"/>
        <w:tblLook w:val="04A0" w:firstRow="1" w:lastRow="0" w:firstColumn="1" w:lastColumn="0" w:noHBand="0" w:noVBand="1"/>
      </w:tblPr>
      <w:tblGrid>
        <w:gridCol w:w="4508"/>
        <w:gridCol w:w="4508"/>
      </w:tblGrid>
      <w:tr w:rsidR="00AA0913" w:rsidRPr="00AA0913" w14:paraId="6B161A83" w14:textId="77777777" w:rsidTr="2CEB6ABC">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721C29BF" w14:textId="77777777" w:rsidR="00AA0913" w:rsidRPr="00AA0913" w:rsidRDefault="00AA0913" w:rsidP="00AA0913">
            <w:pPr>
              <w:jc w:val="center"/>
              <w:rPr>
                <w:rFonts w:cstheme="minorHAnsi"/>
              </w:rPr>
            </w:pPr>
            <w:proofErr w:type="spellStart"/>
            <w:r w:rsidRPr="00AA0913">
              <w:rPr>
                <w:rFonts w:eastAsia="Calibri" w:cstheme="minorHAnsi"/>
                <w:b/>
                <w:bCs/>
              </w:rPr>
              <w:t>Kekuatan</w:t>
            </w:r>
            <w:proofErr w:type="spellEnd"/>
          </w:p>
          <w:p w14:paraId="3D7A87E3" w14:textId="77777777" w:rsidR="00AA0913" w:rsidRPr="00AA0913" w:rsidRDefault="00AA0913" w:rsidP="00AA0913">
            <w:pPr>
              <w:jc w:val="center"/>
              <w:rPr>
                <w:rFonts w:cstheme="minorHAnsi"/>
              </w:rPr>
            </w:pPr>
            <w:r w:rsidRPr="00AA0913">
              <w:rPr>
                <w:rFonts w:eastAsia="Calibri" w:cstheme="minorHAnsi"/>
                <w:b/>
                <w:bCs/>
              </w:rPr>
              <w:t xml:space="preserve"> </w:t>
            </w:r>
          </w:p>
          <w:p w14:paraId="20BBE0EA" w14:textId="77777777" w:rsidR="00AA0913" w:rsidRPr="00AA0913" w:rsidRDefault="00AA0913" w:rsidP="00AA0913">
            <w:pPr>
              <w:pStyle w:val="ListParagraph"/>
              <w:numPr>
                <w:ilvl w:val="0"/>
                <w:numId w:val="204"/>
              </w:numPr>
              <w:rPr>
                <w:rFonts w:cstheme="minorHAnsi"/>
              </w:rPr>
            </w:pPr>
            <w:proofErr w:type="spellStart"/>
            <w:r w:rsidRPr="00AA0913">
              <w:rPr>
                <w:rFonts w:cstheme="minorHAnsi"/>
              </w:rPr>
              <w:t>Terdapat</w:t>
            </w:r>
            <w:proofErr w:type="spellEnd"/>
            <w:r w:rsidRPr="00AA0913">
              <w:rPr>
                <w:rFonts w:cstheme="minorHAnsi"/>
              </w:rPr>
              <w:t xml:space="preserve"> </w:t>
            </w:r>
            <w:proofErr w:type="spellStart"/>
            <w:r w:rsidRPr="00AA0913">
              <w:rPr>
                <w:rFonts w:cstheme="minorHAnsi"/>
              </w:rPr>
              <w:t>publikasi</w:t>
            </w:r>
            <w:proofErr w:type="spellEnd"/>
            <w:r w:rsidRPr="00AA0913">
              <w:rPr>
                <w:rFonts w:cstheme="minorHAnsi"/>
              </w:rPr>
              <w:t xml:space="preserve"> di </w:t>
            </w:r>
            <w:proofErr w:type="spellStart"/>
            <w:r w:rsidRPr="00AA0913">
              <w:rPr>
                <w:rFonts w:cstheme="minorHAnsi"/>
              </w:rPr>
              <w:t>jurnal</w:t>
            </w:r>
            <w:proofErr w:type="spellEnd"/>
            <w:r w:rsidRPr="00AA0913">
              <w:rPr>
                <w:rFonts w:cstheme="minorHAnsi"/>
              </w:rPr>
              <w:t xml:space="preserve"> </w:t>
            </w:r>
            <w:proofErr w:type="spellStart"/>
            <w:r w:rsidRPr="00AA0913">
              <w:rPr>
                <w:rFonts w:cstheme="minorHAnsi"/>
              </w:rPr>
              <w:t>internasional</w:t>
            </w:r>
            <w:proofErr w:type="spellEnd"/>
            <w:r w:rsidRPr="00AA0913">
              <w:rPr>
                <w:rFonts w:cstheme="minorHAnsi"/>
              </w:rPr>
              <w:t xml:space="preserve"> dan </w:t>
            </w:r>
            <w:proofErr w:type="spellStart"/>
            <w:r w:rsidRPr="00AA0913">
              <w:rPr>
                <w:rFonts w:cstheme="minorHAnsi"/>
              </w:rPr>
              <w:t>nasional</w:t>
            </w:r>
            <w:proofErr w:type="spellEnd"/>
            <w:r w:rsidRPr="00AA0913">
              <w:rPr>
                <w:rFonts w:cstheme="minorHAnsi"/>
              </w:rPr>
              <w:t xml:space="preserve"> </w:t>
            </w:r>
            <w:proofErr w:type="spellStart"/>
            <w:r w:rsidRPr="00AA0913">
              <w:rPr>
                <w:rFonts w:cstheme="minorHAnsi"/>
              </w:rPr>
              <w:t>terakreditasi</w:t>
            </w:r>
            <w:proofErr w:type="spellEnd"/>
            <w:r w:rsidRPr="00AA0913">
              <w:rPr>
                <w:rFonts w:cstheme="minorHAnsi"/>
              </w:rPr>
              <w:t xml:space="preserve"> </w:t>
            </w:r>
            <w:proofErr w:type="spellStart"/>
            <w:r w:rsidRPr="00AA0913">
              <w:rPr>
                <w:rFonts w:cstheme="minorHAnsi"/>
              </w:rPr>
              <w:t>Kemdikbud</w:t>
            </w:r>
            <w:proofErr w:type="spellEnd"/>
            <w:r w:rsidRPr="00AA0913">
              <w:rPr>
                <w:rFonts w:cstheme="minorHAnsi"/>
              </w:rPr>
              <w:t>/</w:t>
            </w:r>
            <w:proofErr w:type="spellStart"/>
            <w:r w:rsidRPr="00AA0913">
              <w:rPr>
                <w:rFonts w:cstheme="minorHAnsi"/>
              </w:rPr>
              <w:t>Ristek</w:t>
            </w:r>
            <w:proofErr w:type="spellEnd"/>
            <w:r w:rsidRPr="00AA0913">
              <w:rPr>
                <w:rFonts w:cstheme="minorHAnsi"/>
              </w:rPr>
              <w:t>-BRIN</w:t>
            </w:r>
          </w:p>
          <w:p w14:paraId="62B0357E" w14:textId="77777777" w:rsidR="00AA0913" w:rsidRPr="00AA0913" w:rsidRDefault="00AA0913" w:rsidP="00AA0913">
            <w:pPr>
              <w:pStyle w:val="ListParagraph"/>
              <w:numPr>
                <w:ilvl w:val="0"/>
                <w:numId w:val="204"/>
              </w:numPr>
              <w:rPr>
                <w:rFonts w:cstheme="minorHAnsi"/>
              </w:rPr>
            </w:pPr>
            <w:proofErr w:type="spellStart"/>
            <w:r w:rsidRPr="00AA0913">
              <w:rPr>
                <w:rFonts w:cstheme="minorHAnsi"/>
              </w:rPr>
              <w:t>Terdapat</w:t>
            </w:r>
            <w:proofErr w:type="spellEnd"/>
            <w:r w:rsidRPr="00AA0913">
              <w:rPr>
                <w:rFonts w:cstheme="minorHAnsi"/>
              </w:rPr>
              <w:t xml:space="preserve"> </w:t>
            </w:r>
            <w:proofErr w:type="spellStart"/>
            <w:r w:rsidRPr="00AA0913">
              <w:rPr>
                <w:rFonts w:cstheme="minorHAnsi"/>
              </w:rPr>
              <w:t>karya</w:t>
            </w:r>
            <w:proofErr w:type="spellEnd"/>
            <w:r w:rsidRPr="00AA0913">
              <w:rPr>
                <w:rFonts w:cstheme="minorHAnsi"/>
              </w:rPr>
              <w:t xml:space="preserve"> </w:t>
            </w:r>
            <w:proofErr w:type="spellStart"/>
            <w:r w:rsidRPr="00AA0913">
              <w:rPr>
                <w:rFonts w:cstheme="minorHAnsi"/>
              </w:rPr>
              <w:t>ilmiah</w:t>
            </w:r>
            <w:proofErr w:type="spellEnd"/>
            <w:r w:rsidRPr="00AA0913">
              <w:rPr>
                <w:rFonts w:cstheme="minorHAnsi"/>
              </w:rPr>
              <w:t xml:space="preserve"> yang </w:t>
            </w:r>
            <w:proofErr w:type="spellStart"/>
            <w:r w:rsidRPr="00AA0913">
              <w:rPr>
                <w:rFonts w:cstheme="minorHAnsi"/>
              </w:rPr>
              <w:t>disitasi</w:t>
            </w:r>
            <w:proofErr w:type="spellEnd"/>
            <w:r w:rsidRPr="00AA0913">
              <w:rPr>
                <w:rFonts w:cstheme="minorHAnsi"/>
              </w:rPr>
              <w:t xml:space="preserve"> </w:t>
            </w:r>
            <w:proofErr w:type="spellStart"/>
            <w:r w:rsidRPr="00AA0913">
              <w:rPr>
                <w:rFonts w:cstheme="minorHAnsi"/>
              </w:rPr>
              <w:t>dengan</w:t>
            </w:r>
            <w:proofErr w:type="spellEnd"/>
            <w:r w:rsidRPr="00AA0913">
              <w:rPr>
                <w:rFonts w:cstheme="minorHAnsi"/>
              </w:rPr>
              <w:t xml:space="preserve"> </w:t>
            </w:r>
            <w:proofErr w:type="spellStart"/>
            <w:r w:rsidRPr="00AA0913">
              <w:rPr>
                <w:rFonts w:cstheme="minorHAnsi"/>
              </w:rPr>
              <w:t>jumlah</w:t>
            </w:r>
            <w:proofErr w:type="spellEnd"/>
            <w:r w:rsidRPr="00AA0913">
              <w:rPr>
                <w:rFonts w:cstheme="minorHAnsi"/>
              </w:rPr>
              <w:t xml:space="preserve"> yang </w:t>
            </w:r>
            <w:proofErr w:type="spellStart"/>
            <w:r w:rsidRPr="00AA0913">
              <w:rPr>
                <w:rFonts w:cstheme="minorHAnsi"/>
              </w:rPr>
              <w:t>signifikan</w:t>
            </w:r>
            <w:proofErr w:type="spellEnd"/>
            <w:r w:rsidRPr="00AA0913">
              <w:rPr>
                <w:rFonts w:cstheme="minorHAnsi"/>
              </w:rPr>
              <w:t>.</w:t>
            </w:r>
          </w:p>
          <w:p w14:paraId="1D00FD5D" w14:textId="77777777" w:rsidR="00AA0913" w:rsidRPr="00AA0913" w:rsidRDefault="00AA0913" w:rsidP="00AA0913">
            <w:pPr>
              <w:pStyle w:val="ListParagraph"/>
              <w:numPr>
                <w:ilvl w:val="0"/>
                <w:numId w:val="204"/>
              </w:numPr>
              <w:rPr>
                <w:rFonts w:cstheme="minorHAnsi"/>
              </w:rPr>
            </w:pPr>
            <w:proofErr w:type="spellStart"/>
            <w:r w:rsidRPr="00AA0913">
              <w:rPr>
                <w:rFonts w:cstheme="minorHAnsi"/>
              </w:rPr>
              <w:t>Terdapat</w:t>
            </w:r>
            <w:proofErr w:type="spellEnd"/>
            <w:r w:rsidRPr="00AA0913">
              <w:rPr>
                <w:rFonts w:cstheme="minorHAnsi"/>
              </w:rPr>
              <w:t xml:space="preserve"> </w:t>
            </w:r>
            <w:proofErr w:type="spellStart"/>
            <w:r w:rsidRPr="00AA0913">
              <w:rPr>
                <w:rFonts w:cstheme="minorHAnsi"/>
              </w:rPr>
              <w:t>produk</w:t>
            </w:r>
            <w:proofErr w:type="spellEnd"/>
            <w:r w:rsidRPr="00AA0913">
              <w:rPr>
                <w:rFonts w:cstheme="minorHAnsi"/>
              </w:rPr>
              <w:t xml:space="preserve"> </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jasa</w:t>
            </w:r>
            <w:proofErr w:type="spellEnd"/>
            <w:r w:rsidRPr="00AA0913">
              <w:rPr>
                <w:rFonts w:cstheme="minorHAnsi"/>
              </w:rPr>
              <w:t xml:space="preserve"> yang </w:t>
            </w:r>
            <w:proofErr w:type="spellStart"/>
            <w:r w:rsidRPr="00AA0913">
              <w:rPr>
                <w:rFonts w:cstheme="minorHAnsi"/>
              </w:rPr>
              <w:t>diadopsi</w:t>
            </w:r>
            <w:proofErr w:type="spellEnd"/>
            <w:r w:rsidRPr="00AA0913">
              <w:rPr>
                <w:rFonts w:cstheme="minorHAnsi"/>
              </w:rPr>
              <w:t xml:space="preserve"> oleh </w:t>
            </w:r>
            <w:proofErr w:type="spellStart"/>
            <w:r w:rsidRPr="00AA0913">
              <w:rPr>
                <w:rFonts w:cstheme="minorHAnsi"/>
              </w:rPr>
              <w:t>masyarakat</w:t>
            </w:r>
            <w:proofErr w:type="spellEnd"/>
            <w:r w:rsidRPr="00AA0913">
              <w:rPr>
                <w:rFonts w:cstheme="minorHAnsi"/>
              </w:rPr>
              <w:t xml:space="preserve">, yang </w:t>
            </w:r>
            <w:proofErr w:type="spellStart"/>
            <w:r w:rsidRPr="00AA0913">
              <w:rPr>
                <w:rFonts w:cstheme="minorHAnsi"/>
              </w:rPr>
              <w:t>menunjukkan</w:t>
            </w:r>
            <w:proofErr w:type="spellEnd"/>
            <w:r w:rsidRPr="00AA0913">
              <w:rPr>
                <w:rFonts w:cstheme="minorHAnsi"/>
              </w:rPr>
              <w:t xml:space="preserve"> </w:t>
            </w:r>
            <w:proofErr w:type="spellStart"/>
            <w:r w:rsidRPr="00AA0913">
              <w:rPr>
                <w:rFonts w:cstheme="minorHAnsi"/>
              </w:rPr>
              <w:t>bahwa</w:t>
            </w:r>
            <w:proofErr w:type="spellEnd"/>
            <w:r w:rsidRPr="00AA0913">
              <w:rPr>
                <w:rFonts w:cstheme="minorHAnsi"/>
              </w:rPr>
              <w:t xml:space="preserve"> </w:t>
            </w:r>
            <w:proofErr w:type="spellStart"/>
            <w:r w:rsidRPr="00AA0913">
              <w:rPr>
                <w:rFonts w:cstheme="minorHAnsi"/>
              </w:rPr>
              <w:t>hasil</w:t>
            </w:r>
            <w:proofErr w:type="spellEnd"/>
            <w:r w:rsidRPr="00AA0913">
              <w:rPr>
                <w:rFonts w:cstheme="minorHAnsi"/>
              </w:rPr>
              <w:t xml:space="preserve"> </w:t>
            </w:r>
            <w:proofErr w:type="spellStart"/>
            <w:r w:rsidRPr="00AA0913">
              <w:rPr>
                <w:rFonts w:cstheme="minorHAnsi"/>
              </w:rPr>
              <w:t>penelitian</w:t>
            </w:r>
            <w:proofErr w:type="spellEnd"/>
            <w:r w:rsidRPr="00AA0913">
              <w:rPr>
                <w:rFonts w:cstheme="minorHAnsi"/>
              </w:rPr>
              <w:t xml:space="preserve"> dan </w:t>
            </w:r>
            <w:proofErr w:type="spellStart"/>
            <w:r w:rsidRPr="00AA0913">
              <w:rPr>
                <w:rFonts w:cstheme="minorHAnsi"/>
              </w:rPr>
              <w:t>PkM</w:t>
            </w:r>
            <w:proofErr w:type="spellEnd"/>
            <w:r w:rsidRPr="00AA0913">
              <w:rPr>
                <w:rFonts w:cstheme="minorHAnsi"/>
              </w:rPr>
              <w:t xml:space="preserve"> </w:t>
            </w:r>
            <w:proofErr w:type="spellStart"/>
            <w:r w:rsidRPr="00AA0913">
              <w:rPr>
                <w:rFonts w:cstheme="minorHAnsi"/>
              </w:rPr>
              <w:t>mahasiswa</w:t>
            </w:r>
            <w:proofErr w:type="spellEnd"/>
            <w:r w:rsidRPr="00AA0913">
              <w:rPr>
                <w:rFonts w:cstheme="minorHAnsi"/>
              </w:rPr>
              <w:t xml:space="preserve"> dan </w:t>
            </w:r>
            <w:proofErr w:type="spellStart"/>
            <w:r w:rsidRPr="00AA0913">
              <w:rPr>
                <w:rFonts w:cstheme="minorHAnsi"/>
              </w:rPr>
              <w:t>dosen</w:t>
            </w:r>
            <w:proofErr w:type="spellEnd"/>
            <w:r w:rsidRPr="00AA0913">
              <w:rPr>
                <w:rFonts w:cstheme="minorHAnsi"/>
              </w:rPr>
              <w:t xml:space="preserve"> </w:t>
            </w:r>
            <w:proofErr w:type="spellStart"/>
            <w:r w:rsidRPr="00AA0913">
              <w:rPr>
                <w:rFonts w:cstheme="minorHAnsi"/>
              </w:rPr>
              <w:t>memiliki</w:t>
            </w:r>
            <w:proofErr w:type="spellEnd"/>
            <w:r w:rsidRPr="00AA0913">
              <w:rPr>
                <w:rFonts w:cstheme="minorHAnsi"/>
              </w:rPr>
              <w:t xml:space="preserve"> </w:t>
            </w:r>
            <w:proofErr w:type="spellStart"/>
            <w:r w:rsidRPr="00AA0913">
              <w:rPr>
                <w:rFonts w:cstheme="minorHAnsi"/>
              </w:rPr>
              <w:t>dampak</w:t>
            </w:r>
            <w:proofErr w:type="spellEnd"/>
            <w:r w:rsidRPr="00AA0913">
              <w:rPr>
                <w:rFonts w:cstheme="minorHAnsi"/>
              </w:rPr>
              <w:t xml:space="preserve"> </w:t>
            </w:r>
            <w:proofErr w:type="spellStart"/>
            <w:r w:rsidRPr="00AA0913">
              <w:rPr>
                <w:rFonts w:cstheme="minorHAnsi"/>
              </w:rPr>
              <w:t>nyata</w:t>
            </w:r>
            <w:proofErr w:type="spellEnd"/>
            <w:r w:rsidRPr="00AA0913">
              <w:rPr>
                <w:rFonts w:cstheme="minorHAnsi"/>
              </w:rPr>
              <w:t xml:space="preserve"> </w:t>
            </w:r>
            <w:proofErr w:type="spellStart"/>
            <w:r w:rsidRPr="00AA0913">
              <w:rPr>
                <w:rFonts w:cstheme="minorHAnsi"/>
              </w:rPr>
              <w:t>bagi</w:t>
            </w:r>
            <w:proofErr w:type="spellEnd"/>
            <w:r w:rsidRPr="00AA0913">
              <w:rPr>
                <w:rFonts w:cstheme="minorHAnsi"/>
              </w:rPr>
              <w:t xml:space="preserve"> </w:t>
            </w:r>
            <w:proofErr w:type="spellStart"/>
            <w:r w:rsidRPr="00AA0913">
              <w:rPr>
                <w:rFonts w:cstheme="minorHAnsi"/>
              </w:rPr>
              <w:t>masyarakat</w:t>
            </w:r>
            <w:proofErr w:type="spellEnd"/>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4A04A36A" w14:textId="77777777" w:rsidR="00AA0913" w:rsidRPr="00AA0913" w:rsidRDefault="00AA0913" w:rsidP="00AA0913">
            <w:pPr>
              <w:jc w:val="center"/>
              <w:rPr>
                <w:rFonts w:cstheme="minorHAnsi"/>
              </w:rPr>
            </w:pPr>
            <w:proofErr w:type="spellStart"/>
            <w:r w:rsidRPr="00AA0913">
              <w:rPr>
                <w:rFonts w:eastAsia="Calibri" w:cstheme="minorHAnsi"/>
                <w:b/>
                <w:bCs/>
              </w:rPr>
              <w:t>Kelemahan</w:t>
            </w:r>
            <w:proofErr w:type="spellEnd"/>
          </w:p>
          <w:p w14:paraId="2EFDF00D" w14:textId="77777777" w:rsidR="00AA0913" w:rsidRPr="00AA0913" w:rsidRDefault="00AA0913" w:rsidP="00AA0913">
            <w:pPr>
              <w:jc w:val="center"/>
              <w:rPr>
                <w:rFonts w:cstheme="minorHAnsi"/>
              </w:rPr>
            </w:pPr>
            <w:r w:rsidRPr="00AA0913">
              <w:rPr>
                <w:rFonts w:eastAsia="Calibri" w:cstheme="minorHAnsi"/>
                <w:b/>
                <w:bCs/>
              </w:rPr>
              <w:t xml:space="preserve"> </w:t>
            </w:r>
          </w:p>
          <w:p w14:paraId="5EEEF4B1" w14:textId="77777777" w:rsidR="00AA0913" w:rsidRPr="00AA0913" w:rsidRDefault="00AA0913" w:rsidP="00AA0913">
            <w:pPr>
              <w:pStyle w:val="ListParagraph"/>
              <w:numPr>
                <w:ilvl w:val="0"/>
                <w:numId w:val="201"/>
              </w:numPr>
              <w:rPr>
                <w:rFonts w:cstheme="minorHAnsi"/>
              </w:rPr>
            </w:pPr>
            <w:proofErr w:type="spellStart"/>
            <w:r w:rsidRPr="00AA0913">
              <w:rPr>
                <w:rFonts w:cstheme="minorHAnsi"/>
              </w:rPr>
              <w:t>Sedikit</w:t>
            </w:r>
            <w:proofErr w:type="spellEnd"/>
            <w:r w:rsidRPr="00AA0913">
              <w:rPr>
                <w:rFonts w:cstheme="minorHAnsi"/>
              </w:rPr>
              <w:t xml:space="preserve"> </w:t>
            </w:r>
            <w:proofErr w:type="spellStart"/>
            <w:r w:rsidRPr="00AA0913">
              <w:rPr>
                <w:rFonts w:cstheme="minorHAnsi"/>
              </w:rPr>
              <w:t>publikasi</w:t>
            </w:r>
            <w:proofErr w:type="spellEnd"/>
            <w:r w:rsidRPr="00AA0913">
              <w:rPr>
                <w:rFonts w:cstheme="minorHAnsi"/>
              </w:rPr>
              <w:t xml:space="preserve"> di </w:t>
            </w:r>
            <w:proofErr w:type="spellStart"/>
            <w:r w:rsidRPr="00AA0913">
              <w:rPr>
                <w:rFonts w:cstheme="minorHAnsi"/>
              </w:rPr>
              <w:t>jurnal</w:t>
            </w:r>
            <w:proofErr w:type="spellEnd"/>
            <w:r w:rsidRPr="00AA0913">
              <w:rPr>
                <w:rFonts w:cstheme="minorHAnsi"/>
              </w:rPr>
              <w:t xml:space="preserve"> </w:t>
            </w:r>
            <w:proofErr w:type="spellStart"/>
            <w:r w:rsidRPr="00AA0913">
              <w:rPr>
                <w:rFonts w:cstheme="minorHAnsi"/>
              </w:rPr>
              <w:t>internasional</w:t>
            </w:r>
            <w:proofErr w:type="spellEnd"/>
            <w:r w:rsidRPr="00AA0913">
              <w:rPr>
                <w:rFonts w:cstheme="minorHAnsi"/>
              </w:rPr>
              <w:t xml:space="preserve"> </w:t>
            </w:r>
            <w:proofErr w:type="spellStart"/>
            <w:r w:rsidRPr="00AA0913">
              <w:rPr>
                <w:rFonts w:cstheme="minorHAnsi"/>
              </w:rPr>
              <w:t>bereputasi</w:t>
            </w:r>
            <w:proofErr w:type="spellEnd"/>
            <w:r w:rsidRPr="00AA0913">
              <w:rPr>
                <w:rFonts w:cstheme="minorHAnsi"/>
              </w:rPr>
              <w:t xml:space="preserve">, yang </w:t>
            </w:r>
            <w:proofErr w:type="spellStart"/>
            <w:r w:rsidRPr="00AA0913">
              <w:rPr>
                <w:rFonts w:cstheme="minorHAnsi"/>
              </w:rPr>
              <w:t>menunjukkan</w:t>
            </w:r>
            <w:proofErr w:type="spellEnd"/>
            <w:r w:rsidRPr="00AA0913">
              <w:rPr>
                <w:rFonts w:cstheme="minorHAnsi"/>
              </w:rPr>
              <w:t xml:space="preserve"> </w:t>
            </w:r>
            <w:proofErr w:type="spellStart"/>
            <w:r w:rsidRPr="00AA0913">
              <w:rPr>
                <w:rFonts w:cstheme="minorHAnsi"/>
              </w:rPr>
              <w:t>kurangnya</w:t>
            </w:r>
            <w:proofErr w:type="spellEnd"/>
            <w:r w:rsidRPr="00AA0913">
              <w:rPr>
                <w:rFonts w:cstheme="minorHAnsi"/>
              </w:rPr>
              <w:t xml:space="preserve"> </w:t>
            </w:r>
            <w:proofErr w:type="spellStart"/>
            <w:r w:rsidRPr="00AA0913">
              <w:rPr>
                <w:rFonts w:cstheme="minorHAnsi"/>
              </w:rPr>
              <w:t>eksposur</w:t>
            </w:r>
            <w:proofErr w:type="spellEnd"/>
            <w:r w:rsidRPr="00AA0913">
              <w:rPr>
                <w:rFonts w:cstheme="minorHAnsi"/>
              </w:rPr>
              <w:t xml:space="preserve"> </w:t>
            </w:r>
            <w:proofErr w:type="spellStart"/>
            <w:r w:rsidRPr="00AA0913">
              <w:rPr>
                <w:rFonts w:cstheme="minorHAnsi"/>
              </w:rPr>
              <w:t>internasional</w:t>
            </w:r>
            <w:proofErr w:type="spellEnd"/>
            <w:r w:rsidRPr="00AA0913">
              <w:rPr>
                <w:rFonts w:cstheme="minorHAnsi"/>
              </w:rPr>
              <w:t xml:space="preserve"> </w:t>
            </w:r>
            <w:proofErr w:type="spellStart"/>
            <w:r w:rsidRPr="00AA0913">
              <w:rPr>
                <w:rFonts w:cstheme="minorHAnsi"/>
              </w:rPr>
              <w:t>untuk</w:t>
            </w:r>
            <w:proofErr w:type="spellEnd"/>
            <w:r w:rsidRPr="00AA0913">
              <w:rPr>
                <w:rFonts w:cstheme="minorHAnsi"/>
              </w:rPr>
              <w:t xml:space="preserve"> </w:t>
            </w:r>
            <w:proofErr w:type="spellStart"/>
            <w:r w:rsidRPr="00AA0913">
              <w:rPr>
                <w:rFonts w:cstheme="minorHAnsi"/>
              </w:rPr>
              <w:t>hasil</w:t>
            </w:r>
            <w:proofErr w:type="spellEnd"/>
            <w:r w:rsidRPr="00AA0913">
              <w:rPr>
                <w:rFonts w:cstheme="minorHAnsi"/>
              </w:rPr>
              <w:t xml:space="preserve"> </w:t>
            </w:r>
            <w:proofErr w:type="spellStart"/>
            <w:r w:rsidRPr="00AA0913">
              <w:rPr>
                <w:rFonts w:cstheme="minorHAnsi"/>
              </w:rPr>
              <w:t>penelitian</w:t>
            </w:r>
            <w:proofErr w:type="spellEnd"/>
            <w:r w:rsidRPr="00AA0913">
              <w:rPr>
                <w:rFonts w:cstheme="minorHAnsi"/>
              </w:rPr>
              <w:t xml:space="preserve"> dan </w:t>
            </w:r>
            <w:proofErr w:type="spellStart"/>
            <w:r w:rsidRPr="00AA0913">
              <w:rPr>
                <w:rFonts w:cstheme="minorHAnsi"/>
              </w:rPr>
              <w:t>PkM</w:t>
            </w:r>
            <w:proofErr w:type="spellEnd"/>
            <w:r w:rsidRPr="00AA0913">
              <w:rPr>
                <w:rFonts w:cstheme="minorHAnsi"/>
              </w:rPr>
              <w:t xml:space="preserve"> yang </w:t>
            </w:r>
            <w:proofErr w:type="spellStart"/>
            <w:r w:rsidRPr="00AA0913">
              <w:rPr>
                <w:rFonts w:cstheme="minorHAnsi"/>
              </w:rPr>
              <w:t>dilakukan</w:t>
            </w:r>
            <w:proofErr w:type="spellEnd"/>
          </w:p>
          <w:p w14:paraId="102E1F91" w14:textId="77777777" w:rsidR="00AA0913" w:rsidRPr="00AA0913" w:rsidRDefault="00AA0913" w:rsidP="00AA0913">
            <w:pPr>
              <w:pStyle w:val="ListParagraph"/>
              <w:numPr>
                <w:ilvl w:val="0"/>
                <w:numId w:val="201"/>
              </w:numPr>
              <w:rPr>
                <w:rFonts w:cstheme="minorHAnsi"/>
              </w:rPr>
            </w:pPr>
            <w:proofErr w:type="spellStart"/>
            <w:r w:rsidRPr="00AA0913">
              <w:rPr>
                <w:rFonts w:cstheme="minorHAnsi"/>
              </w:rPr>
              <w:t>Tidak</w:t>
            </w:r>
            <w:proofErr w:type="spellEnd"/>
            <w:r w:rsidRPr="00AA0913">
              <w:rPr>
                <w:rFonts w:cstheme="minorHAnsi"/>
              </w:rPr>
              <w:t xml:space="preserve"> </w:t>
            </w:r>
            <w:proofErr w:type="spellStart"/>
            <w:r w:rsidRPr="00AA0913">
              <w:rPr>
                <w:rFonts w:cstheme="minorHAnsi"/>
              </w:rPr>
              <w:t>ada</w:t>
            </w:r>
            <w:proofErr w:type="spellEnd"/>
            <w:r w:rsidRPr="00AA0913">
              <w:rPr>
                <w:rFonts w:cstheme="minorHAnsi"/>
              </w:rPr>
              <w:t xml:space="preserve"> </w:t>
            </w:r>
            <w:proofErr w:type="spellStart"/>
            <w:r w:rsidRPr="00AA0913">
              <w:rPr>
                <w:rFonts w:cstheme="minorHAnsi"/>
              </w:rPr>
              <w:t>publikasi</w:t>
            </w:r>
            <w:proofErr w:type="spellEnd"/>
            <w:r w:rsidRPr="00AA0913">
              <w:rPr>
                <w:rFonts w:cstheme="minorHAnsi"/>
              </w:rPr>
              <w:t xml:space="preserve"> di media </w:t>
            </w:r>
            <w:proofErr w:type="spellStart"/>
            <w:r w:rsidRPr="00AA0913">
              <w:rPr>
                <w:rFonts w:cstheme="minorHAnsi"/>
              </w:rPr>
              <w:t>massa</w:t>
            </w:r>
            <w:proofErr w:type="spellEnd"/>
            <w:r w:rsidRPr="00AA0913">
              <w:rPr>
                <w:rFonts w:cstheme="minorHAnsi"/>
              </w:rPr>
              <w:t xml:space="preserve"> </w:t>
            </w:r>
            <w:proofErr w:type="spellStart"/>
            <w:r w:rsidRPr="00AA0913">
              <w:rPr>
                <w:rFonts w:cstheme="minorHAnsi"/>
              </w:rPr>
              <w:t>lokal</w:t>
            </w:r>
            <w:proofErr w:type="spellEnd"/>
            <w:r w:rsidRPr="00AA0913">
              <w:rPr>
                <w:rFonts w:cstheme="minorHAnsi"/>
              </w:rPr>
              <w:t xml:space="preserve">, </w:t>
            </w:r>
            <w:proofErr w:type="spellStart"/>
            <w:r w:rsidRPr="00AA0913">
              <w:rPr>
                <w:rFonts w:cstheme="minorHAnsi"/>
              </w:rPr>
              <w:t>nasional</w:t>
            </w:r>
            <w:proofErr w:type="spellEnd"/>
            <w:r w:rsidRPr="00AA0913">
              <w:rPr>
                <w:rFonts w:cstheme="minorHAnsi"/>
              </w:rPr>
              <w:t xml:space="preserve">, </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internasional</w:t>
            </w:r>
            <w:proofErr w:type="spellEnd"/>
            <w:r w:rsidRPr="00AA0913">
              <w:rPr>
                <w:rFonts w:cstheme="minorHAnsi"/>
              </w:rPr>
              <w:t xml:space="preserve">, yang </w:t>
            </w:r>
            <w:proofErr w:type="spellStart"/>
            <w:r w:rsidRPr="00AA0913">
              <w:rPr>
                <w:rFonts w:cstheme="minorHAnsi"/>
              </w:rPr>
              <w:t>dapat</w:t>
            </w:r>
            <w:proofErr w:type="spellEnd"/>
            <w:r w:rsidRPr="00AA0913">
              <w:rPr>
                <w:rFonts w:cstheme="minorHAnsi"/>
              </w:rPr>
              <w:t xml:space="preserve"> </w:t>
            </w:r>
            <w:proofErr w:type="spellStart"/>
            <w:r w:rsidRPr="00AA0913">
              <w:rPr>
                <w:rFonts w:cstheme="minorHAnsi"/>
              </w:rPr>
              <w:t>mengurangi</w:t>
            </w:r>
            <w:proofErr w:type="spellEnd"/>
            <w:r w:rsidRPr="00AA0913">
              <w:rPr>
                <w:rFonts w:cstheme="minorHAnsi"/>
              </w:rPr>
              <w:t xml:space="preserve"> </w:t>
            </w:r>
            <w:proofErr w:type="spellStart"/>
            <w:r w:rsidRPr="00AA0913">
              <w:rPr>
                <w:rFonts w:cstheme="minorHAnsi"/>
              </w:rPr>
              <w:t>eksposur</w:t>
            </w:r>
            <w:proofErr w:type="spellEnd"/>
            <w:r w:rsidRPr="00AA0913">
              <w:rPr>
                <w:rFonts w:cstheme="minorHAnsi"/>
              </w:rPr>
              <w:t xml:space="preserve"> </w:t>
            </w:r>
            <w:proofErr w:type="spellStart"/>
            <w:r w:rsidRPr="00AA0913">
              <w:rPr>
                <w:rFonts w:cstheme="minorHAnsi"/>
              </w:rPr>
              <w:t>hasil</w:t>
            </w:r>
            <w:proofErr w:type="spellEnd"/>
            <w:r w:rsidRPr="00AA0913">
              <w:rPr>
                <w:rFonts w:cstheme="minorHAnsi"/>
              </w:rPr>
              <w:t xml:space="preserve"> </w:t>
            </w:r>
            <w:proofErr w:type="spellStart"/>
            <w:r w:rsidRPr="00AA0913">
              <w:rPr>
                <w:rFonts w:cstheme="minorHAnsi"/>
              </w:rPr>
              <w:t>penelitian</w:t>
            </w:r>
            <w:proofErr w:type="spellEnd"/>
            <w:r w:rsidRPr="00AA0913">
              <w:rPr>
                <w:rFonts w:cstheme="minorHAnsi"/>
              </w:rPr>
              <w:t xml:space="preserve"> dan </w:t>
            </w:r>
            <w:proofErr w:type="spellStart"/>
            <w:r w:rsidRPr="00AA0913">
              <w:rPr>
                <w:rFonts w:cstheme="minorHAnsi"/>
              </w:rPr>
              <w:t>PkM</w:t>
            </w:r>
            <w:proofErr w:type="spellEnd"/>
            <w:r w:rsidRPr="00AA0913">
              <w:rPr>
                <w:rFonts w:cstheme="minorHAnsi"/>
              </w:rPr>
              <w:t xml:space="preserve"> </w:t>
            </w:r>
            <w:proofErr w:type="spellStart"/>
            <w:r w:rsidRPr="00AA0913">
              <w:rPr>
                <w:rFonts w:cstheme="minorHAnsi"/>
              </w:rPr>
              <w:t>mahasiswa</w:t>
            </w:r>
            <w:proofErr w:type="spellEnd"/>
            <w:r w:rsidRPr="00AA0913">
              <w:rPr>
                <w:rFonts w:cstheme="minorHAnsi"/>
              </w:rPr>
              <w:t xml:space="preserve"> dan </w:t>
            </w:r>
            <w:proofErr w:type="spellStart"/>
            <w:r w:rsidRPr="00AA0913">
              <w:rPr>
                <w:rFonts w:cstheme="minorHAnsi"/>
              </w:rPr>
              <w:t>dosen</w:t>
            </w:r>
            <w:proofErr w:type="spellEnd"/>
            <w:r w:rsidRPr="00AA0913">
              <w:rPr>
                <w:rFonts w:cstheme="minorHAnsi"/>
              </w:rPr>
              <w:t xml:space="preserve"> </w:t>
            </w:r>
            <w:proofErr w:type="spellStart"/>
            <w:r w:rsidRPr="00AA0913">
              <w:rPr>
                <w:rFonts w:cstheme="minorHAnsi"/>
              </w:rPr>
              <w:t>ke</w:t>
            </w:r>
            <w:proofErr w:type="spellEnd"/>
            <w:r w:rsidRPr="00AA0913">
              <w:rPr>
                <w:rFonts w:cstheme="minorHAnsi"/>
              </w:rPr>
              <w:t xml:space="preserve"> </w:t>
            </w:r>
            <w:proofErr w:type="spellStart"/>
            <w:r w:rsidRPr="00AA0913">
              <w:rPr>
                <w:rFonts w:cstheme="minorHAnsi"/>
              </w:rPr>
              <w:t>masyarakat</w:t>
            </w:r>
            <w:proofErr w:type="spellEnd"/>
            <w:r w:rsidRPr="00AA0913">
              <w:rPr>
                <w:rFonts w:cstheme="minorHAnsi"/>
              </w:rPr>
              <w:t xml:space="preserve"> </w:t>
            </w:r>
            <w:proofErr w:type="spellStart"/>
            <w:r w:rsidRPr="00AA0913">
              <w:rPr>
                <w:rFonts w:cstheme="minorHAnsi"/>
              </w:rPr>
              <w:t>luas</w:t>
            </w:r>
            <w:proofErr w:type="spellEnd"/>
          </w:p>
          <w:p w14:paraId="547DBB6A" w14:textId="77777777" w:rsidR="00AA0913" w:rsidRPr="00AA0913" w:rsidRDefault="00AA0913" w:rsidP="00AA0913">
            <w:pPr>
              <w:pStyle w:val="ListParagraph"/>
              <w:numPr>
                <w:ilvl w:val="0"/>
                <w:numId w:val="201"/>
              </w:numPr>
              <w:rPr>
                <w:rFonts w:cstheme="minorHAnsi"/>
              </w:rPr>
            </w:pPr>
            <w:proofErr w:type="spellStart"/>
            <w:r w:rsidRPr="00AA0913">
              <w:rPr>
                <w:rFonts w:cstheme="minorHAnsi"/>
              </w:rPr>
              <w:t>Tidak</w:t>
            </w:r>
            <w:proofErr w:type="spellEnd"/>
            <w:r w:rsidRPr="00AA0913">
              <w:rPr>
                <w:rFonts w:cstheme="minorHAnsi"/>
              </w:rPr>
              <w:t xml:space="preserve"> </w:t>
            </w:r>
            <w:proofErr w:type="spellStart"/>
            <w:r w:rsidRPr="00AA0913">
              <w:rPr>
                <w:rFonts w:cstheme="minorHAnsi"/>
              </w:rPr>
              <w:t>ada</w:t>
            </w:r>
            <w:proofErr w:type="spellEnd"/>
            <w:r w:rsidRPr="00AA0913">
              <w:rPr>
                <w:rFonts w:cstheme="minorHAnsi"/>
              </w:rPr>
              <w:t xml:space="preserve"> </w:t>
            </w:r>
            <w:proofErr w:type="spellStart"/>
            <w:r w:rsidRPr="00AA0913">
              <w:rPr>
                <w:rFonts w:cstheme="minorHAnsi"/>
              </w:rPr>
              <w:t>pameran</w:t>
            </w:r>
            <w:proofErr w:type="spellEnd"/>
            <w:r w:rsidRPr="00AA0913">
              <w:rPr>
                <w:rFonts w:cstheme="minorHAnsi"/>
              </w:rPr>
              <w:t xml:space="preserve"> </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pagelaran</w:t>
            </w:r>
            <w:proofErr w:type="spellEnd"/>
            <w:r w:rsidRPr="00AA0913">
              <w:rPr>
                <w:rFonts w:cstheme="minorHAnsi"/>
              </w:rPr>
              <w:t xml:space="preserve"> </w:t>
            </w:r>
            <w:proofErr w:type="spellStart"/>
            <w:r w:rsidRPr="00AA0913">
              <w:rPr>
                <w:rFonts w:cstheme="minorHAnsi"/>
              </w:rPr>
              <w:t>tingkat</w:t>
            </w:r>
            <w:proofErr w:type="spellEnd"/>
            <w:r w:rsidRPr="00AA0913">
              <w:rPr>
                <w:rFonts w:cstheme="minorHAnsi"/>
              </w:rPr>
              <w:t xml:space="preserve"> </w:t>
            </w:r>
            <w:proofErr w:type="spellStart"/>
            <w:r w:rsidRPr="00AA0913">
              <w:rPr>
                <w:rFonts w:cstheme="minorHAnsi"/>
              </w:rPr>
              <w:t>nasional</w:t>
            </w:r>
            <w:proofErr w:type="spellEnd"/>
            <w:r w:rsidRPr="00AA0913">
              <w:rPr>
                <w:rFonts w:cstheme="minorHAnsi"/>
              </w:rPr>
              <w:t xml:space="preserve"> </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internasional</w:t>
            </w:r>
            <w:proofErr w:type="spellEnd"/>
            <w:r w:rsidRPr="00AA0913">
              <w:rPr>
                <w:rFonts w:cstheme="minorHAnsi"/>
              </w:rPr>
              <w:t xml:space="preserve">, yang </w:t>
            </w:r>
            <w:proofErr w:type="spellStart"/>
            <w:r w:rsidRPr="00AA0913">
              <w:rPr>
                <w:rFonts w:cstheme="minorHAnsi"/>
              </w:rPr>
              <w:t>dapat</w:t>
            </w:r>
            <w:proofErr w:type="spellEnd"/>
            <w:r w:rsidRPr="00AA0913">
              <w:rPr>
                <w:rFonts w:cstheme="minorHAnsi"/>
              </w:rPr>
              <w:t xml:space="preserve"> </w:t>
            </w:r>
            <w:proofErr w:type="spellStart"/>
            <w:r w:rsidRPr="00AA0913">
              <w:rPr>
                <w:rFonts w:cstheme="minorHAnsi"/>
              </w:rPr>
              <w:t>menjadi</w:t>
            </w:r>
            <w:proofErr w:type="spellEnd"/>
            <w:r w:rsidRPr="00AA0913">
              <w:rPr>
                <w:rFonts w:cstheme="minorHAnsi"/>
              </w:rPr>
              <w:t xml:space="preserve"> </w:t>
            </w:r>
            <w:proofErr w:type="spellStart"/>
            <w:r w:rsidRPr="00AA0913">
              <w:rPr>
                <w:rFonts w:cstheme="minorHAnsi"/>
              </w:rPr>
              <w:t>sarana</w:t>
            </w:r>
            <w:proofErr w:type="spellEnd"/>
            <w:r w:rsidRPr="00AA0913">
              <w:rPr>
                <w:rFonts w:cstheme="minorHAnsi"/>
              </w:rPr>
              <w:t xml:space="preserve"> </w:t>
            </w:r>
            <w:proofErr w:type="spellStart"/>
            <w:r w:rsidRPr="00AA0913">
              <w:rPr>
                <w:rFonts w:cstheme="minorHAnsi"/>
              </w:rPr>
              <w:t>untuk</w:t>
            </w:r>
            <w:proofErr w:type="spellEnd"/>
            <w:r w:rsidRPr="00AA0913">
              <w:rPr>
                <w:rFonts w:cstheme="minorHAnsi"/>
              </w:rPr>
              <w:t xml:space="preserve"> </w:t>
            </w:r>
            <w:proofErr w:type="spellStart"/>
            <w:r w:rsidRPr="00AA0913">
              <w:rPr>
                <w:rFonts w:cstheme="minorHAnsi"/>
              </w:rPr>
              <w:t>memamerkan</w:t>
            </w:r>
            <w:proofErr w:type="spellEnd"/>
            <w:r w:rsidRPr="00AA0913">
              <w:rPr>
                <w:rFonts w:cstheme="minorHAnsi"/>
              </w:rPr>
              <w:t xml:space="preserve"> </w:t>
            </w:r>
            <w:proofErr w:type="spellStart"/>
            <w:r w:rsidRPr="00AA0913">
              <w:rPr>
                <w:rFonts w:cstheme="minorHAnsi"/>
              </w:rPr>
              <w:t>produk</w:t>
            </w:r>
            <w:proofErr w:type="spellEnd"/>
            <w:r w:rsidRPr="00AA0913">
              <w:rPr>
                <w:rFonts w:cstheme="minorHAnsi"/>
              </w:rPr>
              <w:t xml:space="preserve"> </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jasa</w:t>
            </w:r>
            <w:proofErr w:type="spellEnd"/>
            <w:r w:rsidRPr="00AA0913">
              <w:rPr>
                <w:rFonts w:cstheme="minorHAnsi"/>
              </w:rPr>
              <w:t xml:space="preserve"> yang </w:t>
            </w:r>
            <w:proofErr w:type="spellStart"/>
            <w:r w:rsidRPr="00AA0913">
              <w:rPr>
                <w:rFonts w:cstheme="minorHAnsi"/>
              </w:rPr>
              <w:t>dihasilkan</w:t>
            </w:r>
            <w:proofErr w:type="spellEnd"/>
            <w:r w:rsidRPr="00AA0913">
              <w:rPr>
                <w:rFonts w:cstheme="minorHAnsi"/>
              </w:rPr>
              <w:t xml:space="preserve"> oleh </w:t>
            </w:r>
            <w:proofErr w:type="spellStart"/>
            <w:r w:rsidRPr="00AA0913">
              <w:rPr>
                <w:rFonts w:cstheme="minorHAnsi"/>
              </w:rPr>
              <w:t>mahasiswa</w:t>
            </w:r>
            <w:proofErr w:type="spellEnd"/>
            <w:r w:rsidRPr="00AA0913">
              <w:rPr>
                <w:rFonts w:cstheme="minorHAnsi"/>
              </w:rPr>
              <w:t xml:space="preserve"> dan </w:t>
            </w:r>
            <w:proofErr w:type="spellStart"/>
            <w:r w:rsidRPr="00AA0913">
              <w:rPr>
                <w:rFonts w:cstheme="minorHAnsi"/>
              </w:rPr>
              <w:t>dosen</w:t>
            </w:r>
            <w:proofErr w:type="spellEnd"/>
            <w:r w:rsidRPr="00AA0913">
              <w:rPr>
                <w:rFonts w:cstheme="minorHAnsi"/>
              </w:rPr>
              <w:t>.</w:t>
            </w:r>
          </w:p>
          <w:p w14:paraId="768BC51F" w14:textId="77777777" w:rsidR="00AA0913" w:rsidRPr="00AA0913" w:rsidRDefault="00AA0913" w:rsidP="00AA0913">
            <w:pPr>
              <w:rPr>
                <w:rFonts w:cstheme="minorHAnsi"/>
              </w:rPr>
            </w:pPr>
            <w:r w:rsidRPr="00AA0913">
              <w:rPr>
                <w:rFonts w:eastAsia="Calibri" w:cstheme="minorHAnsi"/>
              </w:rPr>
              <w:t xml:space="preserve"> </w:t>
            </w:r>
          </w:p>
        </w:tc>
      </w:tr>
      <w:tr w:rsidR="00AA0913" w:rsidRPr="00AA0913" w14:paraId="287FDAB3" w14:textId="77777777" w:rsidTr="2CEB6ABC">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4A04154A" w14:textId="77777777" w:rsidR="00AA0913" w:rsidRPr="00AA0913" w:rsidRDefault="00AA0913" w:rsidP="00AA0913">
            <w:pPr>
              <w:jc w:val="center"/>
              <w:rPr>
                <w:rFonts w:cstheme="minorHAnsi"/>
              </w:rPr>
            </w:pPr>
            <w:proofErr w:type="spellStart"/>
            <w:r w:rsidRPr="00AA0913">
              <w:rPr>
                <w:rFonts w:eastAsia="Calibri" w:cstheme="minorHAnsi"/>
                <w:b/>
                <w:bCs/>
              </w:rPr>
              <w:t>Peluang</w:t>
            </w:r>
            <w:proofErr w:type="spellEnd"/>
          </w:p>
          <w:p w14:paraId="19B1A1E9" w14:textId="77777777" w:rsidR="00AA0913" w:rsidRPr="00AA0913" w:rsidRDefault="00AA0913" w:rsidP="00AA0913">
            <w:pPr>
              <w:rPr>
                <w:rFonts w:cstheme="minorHAnsi"/>
              </w:rPr>
            </w:pPr>
            <w:r w:rsidRPr="00AA0913">
              <w:rPr>
                <w:rFonts w:eastAsia="Calibri" w:cstheme="minorHAnsi"/>
              </w:rPr>
              <w:t xml:space="preserve"> </w:t>
            </w:r>
          </w:p>
          <w:p w14:paraId="4E9D1BF2" w14:textId="77777777" w:rsidR="00AA0913" w:rsidRPr="00AA0913" w:rsidRDefault="00AA0913" w:rsidP="00AA0913">
            <w:pPr>
              <w:pStyle w:val="ListParagraph"/>
              <w:numPr>
                <w:ilvl w:val="0"/>
                <w:numId w:val="198"/>
              </w:numPr>
              <w:rPr>
                <w:rFonts w:cstheme="minorHAnsi"/>
              </w:rPr>
            </w:pPr>
            <w:proofErr w:type="spellStart"/>
            <w:r w:rsidRPr="00AA0913">
              <w:rPr>
                <w:rFonts w:cstheme="minorHAnsi"/>
              </w:rPr>
              <w:t>Peluang</w:t>
            </w:r>
            <w:proofErr w:type="spellEnd"/>
            <w:r w:rsidRPr="00AA0913">
              <w:rPr>
                <w:rFonts w:cstheme="minorHAnsi"/>
              </w:rPr>
              <w:t xml:space="preserve"> </w:t>
            </w:r>
            <w:proofErr w:type="spellStart"/>
            <w:r w:rsidRPr="00AA0913">
              <w:rPr>
                <w:rFonts w:cstheme="minorHAnsi"/>
              </w:rPr>
              <w:t>untuk</w:t>
            </w:r>
            <w:proofErr w:type="spellEnd"/>
            <w:r w:rsidRPr="00AA0913">
              <w:rPr>
                <w:rFonts w:cstheme="minorHAnsi"/>
              </w:rPr>
              <w:t xml:space="preserve"> </w:t>
            </w:r>
            <w:proofErr w:type="spellStart"/>
            <w:r w:rsidRPr="00AA0913">
              <w:rPr>
                <w:rFonts w:cstheme="minorHAnsi"/>
              </w:rPr>
              <w:t>melakukan</w:t>
            </w:r>
            <w:proofErr w:type="spellEnd"/>
            <w:r w:rsidRPr="00AA0913">
              <w:rPr>
                <w:rFonts w:cstheme="minorHAnsi"/>
              </w:rPr>
              <w:t xml:space="preserve"> </w:t>
            </w:r>
            <w:proofErr w:type="spellStart"/>
            <w:r w:rsidRPr="00AA0913">
              <w:rPr>
                <w:rFonts w:cstheme="minorHAnsi"/>
              </w:rPr>
              <w:t>kolaborasi</w:t>
            </w:r>
            <w:proofErr w:type="spellEnd"/>
            <w:r w:rsidRPr="00AA0913">
              <w:rPr>
                <w:rFonts w:cstheme="minorHAnsi"/>
              </w:rPr>
              <w:t xml:space="preserve"> </w:t>
            </w:r>
            <w:proofErr w:type="spellStart"/>
            <w:r w:rsidRPr="00AA0913">
              <w:rPr>
                <w:rFonts w:cstheme="minorHAnsi"/>
              </w:rPr>
              <w:t>penelitian</w:t>
            </w:r>
            <w:proofErr w:type="spellEnd"/>
            <w:r w:rsidRPr="00AA0913">
              <w:rPr>
                <w:rFonts w:cstheme="minorHAnsi"/>
              </w:rPr>
              <w:t xml:space="preserve"> </w:t>
            </w:r>
            <w:proofErr w:type="spellStart"/>
            <w:r w:rsidRPr="00AA0913">
              <w:rPr>
                <w:rFonts w:cstheme="minorHAnsi"/>
              </w:rPr>
              <w:t>dengan</w:t>
            </w:r>
            <w:proofErr w:type="spellEnd"/>
            <w:r w:rsidRPr="00AA0913">
              <w:rPr>
                <w:rFonts w:cstheme="minorHAnsi"/>
              </w:rPr>
              <w:t xml:space="preserve"> </w:t>
            </w:r>
            <w:proofErr w:type="spellStart"/>
            <w:r w:rsidRPr="00AA0913">
              <w:rPr>
                <w:rFonts w:cstheme="minorHAnsi"/>
              </w:rPr>
              <w:t>perguruan</w:t>
            </w:r>
            <w:proofErr w:type="spellEnd"/>
            <w:r w:rsidRPr="00AA0913">
              <w:rPr>
                <w:rFonts w:cstheme="minorHAnsi"/>
              </w:rPr>
              <w:t xml:space="preserve"> </w:t>
            </w:r>
            <w:proofErr w:type="spellStart"/>
            <w:r w:rsidRPr="00AA0913">
              <w:rPr>
                <w:rFonts w:cstheme="minorHAnsi"/>
              </w:rPr>
              <w:t>tinggi</w:t>
            </w:r>
            <w:proofErr w:type="spellEnd"/>
            <w:r w:rsidRPr="00AA0913">
              <w:rPr>
                <w:rFonts w:cstheme="minorHAnsi"/>
              </w:rPr>
              <w:t xml:space="preserve"> </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peneliti</w:t>
            </w:r>
            <w:proofErr w:type="spellEnd"/>
            <w:r w:rsidRPr="00AA0913">
              <w:rPr>
                <w:rFonts w:cstheme="minorHAnsi"/>
              </w:rPr>
              <w:t xml:space="preserve"> </w:t>
            </w:r>
            <w:proofErr w:type="spellStart"/>
            <w:r w:rsidRPr="00AA0913">
              <w:rPr>
                <w:rFonts w:cstheme="minorHAnsi"/>
              </w:rPr>
              <w:t>internasional</w:t>
            </w:r>
            <w:proofErr w:type="spellEnd"/>
            <w:r w:rsidRPr="00AA0913">
              <w:rPr>
                <w:rFonts w:cstheme="minorHAnsi"/>
              </w:rPr>
              <w:t xml:space="preserve"> yang </w:t>
            </w:r>
            <w:proofErr w:type="spellStart"/>
            <w:r w:rsidRPr="00AA0913">
              <w:rPr>
                <w:rFonts w:cstheme="minorHAnsi"/>
              </w:rPr>
              <w:t>dapat</w:t>
            </w:r>
            <w:proofErr w:type="spellEnd"/>
            <w:r w:rsidRPr="00AA0913">
              <w:rPr>
                <w:rFonts w:cstheme="minorHAnsi"/>
              </w:rPr>
              <w:t xml:space="preserve"> </w:t>
            </w:r>
            <w:proofErr w:type="spellStart"/>
            <w:r w:rsidRPr="00AA0913">
              <w:rPr>
                <w:rFonts w:cstheme="minorHAnsi"/>
              </w:rPr>
              <w:t>meningkatkan</w:t>
            </w:r>
            <w:proofErr w:type="spellEnd"/>
            <w:r w:rsidRPr="00AA0913">
              <w:rPr>
                <w:rFonts w:cstheme="minorHAnsi"/>
              </w:rPr>
              <w:t xml:space="preserve"> </w:t>
            </w:r>
            <w:proofErr w:type="spellStart"/>
            <w:r w:rsidRPr="00AA0913">
              <w:rPr>
                <w:rFonts w:cstheme="minorHAnsi"/>
              </w:rPr>
              <w:t>eksposur</w:t>
            </w:r>
            <w:proofErr w:type="spellEnd"/>
            <w:r w:rsidRPr="00AA0913">
              <w:rPr>
                <w:rFonts w:cstheme="minorHAnsi"/>
              </w:rPr>
              <w:t xml:space="preserve"> </w:t>
            </w:r>
            <w:proofErr w:type="spellStart"/>
            <w:r w:rsidRPr="00AA0913">
              <w:rPr>
                <w:rFonts w:cstheme="minorHAnsi"/>
              </w:rPr>
              <w:t>internasional</w:t>
            </w:r>
            <w:proofErr w:type="spellEnd"/>
            <w:r w:rsidRPr="00AA0913">
              <w:rPr>
                <w:rFonts w:cstheme="minorHAnsi"/>
              </w:rPr>
              <w:t xml:space="preserve"> dan </w:t>
            </w:r>
            <w:proofErr w:type="spellStart"/>
            <w:r w:rsidRPr="00AA0913">
              <w:rPr>
                <w:rFonts w:cstheme="minorHAnsi"/>
              </w:rPr>
              <w:t>kemampuan</w:t>
            </w:r>
            <w:proofErr w:type="spellEnd"/>
            <w:r w:rsidRPr="00AA0913">
              <w:rPr>
                <w:rFonts w:cstheme="minorHAnsi"/>
              </w:rPr>
              <w:t xml:space="preserve"> </w:t>
            </w:r>
            <w:proofErr w:type="spellStart"/>
            <w:r w:rsidRPr="00AA0913">
              <w:rPr>
                <w:rFonts w:cstheme="minorHAnsi"/>
              </w:rPr>
              <w:t>akademik</w:t>
            </w:r>
            <w:proofErr w:type="spellEnd"/>
            <w:r w:rsidRPr="00AA0913">
              <w:rPr>
                <w:rFonts w:cstheme="minorHAnsi"/>
              </w:rPr>
              <w:t xml:space="preserve"> </w:t>
            </w:r>
            <w:proofErr w:type="spellStart"/>
            <w:r w:rsidRPr="00AA0913">
              <w:rPr>
                <w:rFonts w:cstheme="minorHAnsi"/>
              </w:rPr>
              <w:t>mahasiswa</w:t>
            </w:r>
            <w:proofErr w:type="spellEnd"/>
            <w:r w:rsidRPr="00AA0913">
              <w:rPr>
                <w:rFonts w:cstheme="minorHAnsi"/>
              </w:rPr>
              <w:t xml:space="preserve"> dan </w:t>
            </w:r>
            <w:proofErr w:type="spellStart"/>
            <w:r w:rsidRPr="00AA0913">
              <w:rPr>
                <w:rFonts w:cstheme="minorHAnsi"/>
              </w:rPr>
              <w:t>dosen</w:t>
            </w:r>
            <w:proofErr w:type="spellEnd"/>
          </w:p>
          <w:p w14:paraId="7C45E482" w14:textId="77777777" w:rsidR="00AA0913" w:rsidRPr="00AA0913" w:rsidRDefault="00AA0913" w:rsidP="00AA0913">
            <w:pPr>
              <w:pStyle w:val="ListParagraph"/>
              <w:numPr>
                <w:ilvl w:val="0"/>
                <w:numId w:val="198"/>
              </w:numPr>
              <w:rPr>
                <w:rFonts w:cstheme="minorHAnsi"/>
              </w:rPr>
            </w:pPr>
            <w:proofErr w:type="spellStart"/>
            <w:r w:rsidRPr="00AA0913">
              <w:rPr>
                <w:rFonts w:cstheme="minorHAnsi"/>
              </w:rPr>
              <w:t>Peluang</w:t>
            </w:r>
            <w:proofErr w:type="spellEnd"/>
            <w:r w:rsidRPr="00AA0913">
              <w:rPr>
                <w:rFonts w:cstheme="minorHAnsi"/>
              </w:rPr>
              <w:t xml:space="preserve"> </w:t>
            </w:r>
            <w:proofErr w:type="spellStart"/>
            <w:r w:rsidRPr="00AA0913">
              <w:rPr>
                <w:rFonts w:cstheme="minorHAnsi"/>
              </w:rPr>
              <w:t>untuk</w:t>
            </w:r>
            <w:proofErr w:type="spellEnd"/>
            <w:r w:rsidRPr="00AA0913">
              <w:rPr>
                <w:rFonts w:cstheme="minorHAnsi"/>
              </w:rPr>
              <w:t xml:space="preserve"> </w:t>
            </w:r>
            <w:proofErr w:type="spellStart"/>
            <w:r w:rsidRPr="00AA0913">
              <w:rPr>
                <w:rFonts w:cstheme="minorHAnsi"/>
              </w:rPr>
              <w:t>mengembangkan</w:t>
            </w:r>
            <w:proofErr w:type="spellEnd"/>
            <w:r w:rsidRPr="00AA0913">
              <w:rPr>
                <w:rFonts w:cstheme="minorHAnsi"/>
              </w:rPr>
              <w:t xml:space="preserve"> </w:t>
            </w:r>
            <w:proofErr w:type="spellStart"/>
            <w:r w:rsidRPr="00AA0913">
              <w:rPr>
                <w:rFonts w:cstheme="minorHAnsi"/>
              </w:rPr>
              <w:t>produk</w:t>
            </w:r>
            <w:proofErr w:type="spellEnd"/>
            <w:r w:rsidRPr="00AA0913">
              <w:rPr>
                <w:rFonts w:cstheme="minorHAnsi"/>
              </w:rPr>
              <w:t xml:space="preserve"> </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jasa</w:t>
            </w:r>
            <w:proofErr w:type="spellEnd"/>
            <w:r w:rsidRPr="00AA0913">
              <w:rPr>
                <w:rFonts w:cstheme="minorHAnsi"/>
              </w:rPr>
              <w:t xml:space="preserve"> yang </w:t>
            </w:r>
            <w:proofErr w:type="spellStart"/>
            <w:r w:rsidRPr="00AA0913">
              <w:rPr>
                <w:rFonts w:cstheme="minorHAnsi"/>
              </w:rPr>
              <w:t>lebih</w:t>
            </w:r>
            <w:proofErr w:type="spellEnd"/>
            <w:r w:rsidRPr="00AA0913">
              <w:rPr>
                <w:rFonts w:cstheme="minorHAnsi"/>
              </w:rPr>
              <w:t xml:space="preserve"> </w:t>
            </w:r>
            <w:proofErr w:type="spellStart"/>
            <w:r w:rsidRPr="00AA0913">
              <w:rPr>
                <w:rFonts w:cstheme="minorHAnsi"/>
              </w:rPr>
              <w:t>inovatif</w:t>
            </w:r>
            <w:proofErr w:type="spellEnd"/>
            <w:r w:rsidRPr="00AA0913">
              <w:rPr>
                <w:rFonts w:cstheme="minorHAnsi"/>
              </w:rPr>
              <w:t xml:space="preserve"> dan </w:t>
            </w:r>
            <w:proofErr w:type="spellStart"/>
            <w:r w:rsidRPr="00AA0913">
              <w:rPr>
                <w:rFonts w:cstheme="minorHAnsi"/>
              </w:rPr>
              <w:t>sesuai</w:t>
            </w:r>
            <w:proofErr w:type="spellEnd"/>
            <w:r w:rsidRPr="00AA0913">
              <w:rPr>
                <w:rFonts w:cstheme="minorHAnsi"/>
              </w:rPr>
              <w:t xml:space="preserve"> </w:t>
            </w:r>
            <w:proofErr w:type="spellStart"/>
            <w:r w:rsidRPr="00AA0913">
              <w:rPr>
                <w:rFonts w:cstheme="minorHAnsi"/>
              </w:rPr>
              <w:t>dengan</w:t>
            </w:r>
            <w:proofErr w:type="spellEnd"/>
            <w:r w:rsidRPr="00AA0913">
              <w:rPr>
                <w:rFonts w:cstheme="minorHAnsi"/>
              </w:rPr>
              <w:t xml:space="preserve"> </w:t>
            </w:r>
            <w:proofErr w:type="spellStart"/>
            <w:r w:rsidRPr="00AA0913">
              <w:rPr>
                <w:rFonts w:cstheme="minorHAnsi"/>
              </w:rPr>
              <w:t>kebutuhan</w:t>
            </w:r>
            <w:proofErr w:type="spellEnd"/>
            <w:r w:rsidRPr="00AA0913">
              <w:rPr>
                <w:rFonts w:cstheme="minorHAnsi"/>
              </w:rPr>
              <w:t xml:space="preserve"> </w:t>
            </w:r>
            <w:proofErr w:type="spellStart"/>
            <w:r w:rsidRPr="00AA0913">
              <w:rPr>
                <w:rFonts w:cstheme="minorHAnsi"/>
              </w:rPr>
              <w:t>masyarakat</w:t>
            </w:r>
            <w:proofErr w:type="spellEnd"/>
          </w:p>
          <w:p w14:paraId="205C4803" w14:textId="77777777" w:rsidR="00AA0913" w:rsidRPr="00AA0913" w:rsidRDefault="00AA0913" w:rsidP="00AA0913">
            <w:pPr>
              <w:pStyle w:val="ListParagraph"/>
              <w:numPr>
                <w:ilvl w:val="0"/>
                <w:numId w:val="198"/>
              </w:numPr>
              <w:rPr>
                <w:rFonts w:cstheme="minorHAnsi"/>
              </w:rPr>
            </w:pPr>
            <w:proofErr w:type="spellStart"/>
            <w:r w:rsidRPr="00AA0913">
              <w:rPr>
                <w:rFonts w:cstheme="minorHAnsi"/>
              </w:rPr>
              <w:t>Adanya</w:t>
            </w:r>
            <w:proofErr w:type="spellEnd"/>
            <w:r w:rsidRPr="00AA0913">
              <w:rPr>
                <w:rFonts w:cstheme="minorHAnsi"/>
              </w:rPr>
              <w:t xml:space="preserve"> </w:t>
            </w:r>
            <w:proofErr w:type="spellStart"/>
            <w:r w:rsidRPr="00AA0913">
              <w:rPr>
                <w:rFonts w:cstheme="minorHAnsi"/>
              </w:rPr>
              <w:t>pusat</w:t>
            </w:r>
            <w:proofErr w:type="spellEnd"/>
            <w:r w:rsidRPr="00AA0913">
              <w:rPr>
                <w:rFonts w:cstheme="minorHAnsi"/>
              </w:rPr>
              <w:t xml:space="preserve"> </w:t>
            </w:r>
            <w:proofErr w:type="spellStart"/>
            <w:r w:rsidRPr="00AA0913">
              <w:rPr>
                <w:rFonts w:cstheme="minorHAnsi"/>
              </w:rPr>
              <w:t>studi</w:t>
            </w:r>
            <w:proofErr w:type="spellEnd"/>
            <w:r w:rsidRPr="00AA0913">
              <w:rPr>
                <w:rFonts w:cstheme="minorHAnsi"/>
              </w:rPr>
              <w:t xml:space="preserve"> </w:t>
            </w:r>
            <w:proofErr w:type="spellStart"/>
            <w:r w:rsidRPr="00AA0913">
              <w:rPr>
                <w:rFonts w:cstheme="minorHAnsi"/>
              </w:rPr>
              <w:t>Tionghoa</w:t>
            </w:r>
            <w:proofErr w:type="spellEnd"/>
            <w:r w:rsidRPr="00AA0913">
              <w:rPr>
                <w:rFonts w:cstheme="minorHAnsi"/>
              </w:rPr>
              <w:t xml:space="preserve">-Indonesia </w:t>
            </w:r>
            <w:proofErr w:type="spellStart"/>
            <w:r w:rsidRPr="00AA0913">
              <w:rPr>
                <w:rFonts w:cstheme="minorHAnsi"/>
              </w:rPr>
              <w:t>Soegeng</w:t>
            </w:r>
            <w:proofErr w:type="spellEnd"/>
            <w:r w:rsidRPr="00AA0913">
              <w:rPr>
                <w:rFonts w:cstheme="minorHAnsi"/>
              </w:rPr>
              <w:t xml:space="preserve"> </w:t>
            </w:r>
            <w:proofErr w:type="spellStart"/>
            <w:r w:rsidRPr="00AA0913">
              <w:rPr>
                <w:rFonts w:cstheme="minorHAnsi"/>
              </w:rPr>
              <w:t>Hendarto</w:t>
            </w:r>
            <w:proofErr w:type="spellEnd"/>
            <w:r w:rsidRPr="00AA0913">
              <w:rPr>
                <w:rFonts w:cstheme="minorHAnsi"/>
              </w:rPr>
              <w:t xml:space="preserve"> yang </w:t>
            </w:r>
            <w:proofErr w:type="spellStart"/>
            <w:r w:rsidRPr="00AA0913">
              <w:rPr>
                <w:rFonts w:cstheme="minorHAnsi"/>
              </w:rPr>
              <w:t>mengkaji</w:t>
            </w:r>
            <w:proofErr w:type="spellEnd"/>
            <w:r w:rsidRPr="00AA0913">
              <w:rPr>
                <w:rFonts w:cstheme="minorHAnsi"/>
              </w:rPr>
              <w:t xml:space="preserve"> </w:t>
            </w:r>
            <w:proofErr w:type="spellStart"/>
            <w:r w:rsidRPr="00AA0913">
              <w:rPr>
                <w:rFonts w:cstheme="minorHAnsi"/>
              </w:rPr>
              <w:t>budaya</w:t>
            </w:r>
            <w:proofErr w:type="spellEnd"/>
            <w:r w:rsidRPr="00AA0913">
              <w:rPr>
                <w:rFonts w:cstheme="minorHAnsi"/>
              </w:rPr>
              <w:t xml:space="preserve"> Tiong Hwa</w:t>
            </w:r>
          </w:p>
          <w:p w14:paraId="0F436D70" w14:textId="77777777" w:rsidR="00AA0913" w:rsidRPr="00AA0913" w:rsidRDefault="00AA0913" w:rsidP="00AA0913">
            <w:pPr>
              <w:rPr>
                <w:rFonts w:cstheme="minorHAnsi"/>
              </w:rPr>
            </w:pPr>
            <w:r w:rsidRPr="00AA0913">
              <w:rPr>
                <w:rFonts w:eastAsia="Calibri" w:cstheme="minorHAnsi"/>
              </w:rPr>
              <w:t xml:space="preserve"> </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28CA2D11" w14:textId="77777777" w:rsidR="00AA0913" w:rsidRPr="00AA0913" w:rsidRDefault="00AA0913" w:rsidP="00AA0913">
            <w:pPr>
              <w:jc w:val="center"/>
              <w:rPr>
                <w:rFonts w:cstheme="minorHAnsi"/>
              </w:rPr>
            </w:pPr>
            <w:proofErr w:type="spellStart"/>
            <w:r w:rsidRPr="00AA0913">
              <w:rPr>
                <w:rFonts w:eastAsia="Calibri" w:cstheme="minorHAnsi"/>
                <w:b/>
                <w:bCs/>
              </w:rPr>
              <w:t>Ancaman</w:t>
            </w:r>
            <w:proofErr w:type="spellEnd"/>
          </w:p>
          <w:p w14:paraId="6F2FB4AC" w14:textId="77777777" w:rsidR="00AA0913" w:rsidRPr="00AA0913" w:rsidRDefault="00AA0913" w:rsidP="00AA0913">
            <w:pPr>
              <w:rPr>
                <w:rFonts w:cstheme="minorHAnsi"/>
              </w:rPr>
            </w:pPr>
            <w:r w:rsidRPr="00AA0913">
              <w:rPr>
                <w:rFonts w:eastAsia="Calibri" w:cstheme="minorHAnsi"/>
              </w:rPr>
              <w:t xml:space="preserve"> </w:t>
            </w:r>
          </w:p>
          <w:p w14:paraId="14331FFA" w14:textId="77777777" w:rsidR="00AA0913" w:rsidRPr="00AA0913" w:rsidRDefault="00AA0913" w:rsidP="00AA0913">
            <w:pPr>
              <w:pStyle w:val="ListParagraph"/>
              <w:numPr>
                <w:ilvl w:val="0"/>
                <w:numId w:val="196"/>
              </w:numPr>
              <w:rPr>
                <w:rFonts w:cstheme="minorHAnsi"/>
              </w:rPr>
            </w:pPr>
            <w:proofErr w:type="spellStart"/>
            <w:r w:rsidRPr="00AA0913">
              <w:rPr>
                <w:rFonts w:cstheme="minorHAnsi"/>
              </w:rPr>
              <w:t>Persaingan</w:t>
            </w:r>
            <w:proofErr w:type="spellEnd"/>
            <w:r w:rsidRPr="00AA0913">
              <w:rPr>
                <w:rFonts w:cstheme="minorHAnsi"/>
              </w:rPr>
              <w:t xml:space="preserve"> </w:t>
            </w:r>
            <w:proofErr w:type="spellStart"/>
            <w:r w:rsidRPr="00AA0913">
              <w:rPr>
                <w:rFonts w:cstheme="minorHAnsi"/>
              </w:rPr>
              <w:t>dengan</w:t>
            </w:r>
            <w:proofErr w:type="spellEnd"/>
            <w:r w:rsidRPr="00AA0913">
              <w:rPr>
                <w:rFonts w:cstheme="minorHAnsi"/>
              </w:rPr>
              <w:t xml:space="preserve"> </w:t>
            </w:r>
            <w:proofErr w:type="spellStart"/>
            <w:r w:rsidRPr="00AA0913">
              <w:rPr>
                <w:rFonts w:cstheme="minorHAnsi"/>
              </w:rPr>
              <w:t>perguruan</w:t>
            </w:r>
            <w:proofErr w:type="spellEnd"/>
            <w:r w:rsidRPr="00AA0913">
              <w:rPr>
                <w:rFonts w:cstheme="minorHAnsi"/>
              </w:rPr>
              <w:t xml:space="preserve"> </w:t>
            </w:r>
            <w:proofErr w:type="spellStart"/>
            <w:r w:rsidRPr="00AA0913">
              <w:rPr>
                <w:rFonts w:cstheme="minorHAnsi"/>
              </w:rPr>
              <w:t>tinggi</w:t>
            </w:r>
            <w:proofErr w:type="spellEnd"/>
            <w:r w:rsidRPr="00AA0913">
              <w:rPr>
                <w:rFonts w:cstheme="minorHAnsi"/>
              </w:rPr>
              <w:t xml:space="preserve"> lain yang juga </w:t>
            </w:r>
            <w:proofErr w:type="spellStart"/>
            <w:r w:rsidRPr="00AA0913">
              <w:rPr>
                <w:rFonts w:cstheme="minorHAnsi"/>
              </w:rPr>
              <w:t>memiliki</w:t>
            </w:r>
            <w:proofErr w:type="spellEnd"/>
            <w:r w:rsidRPr="00AA0913">
              <w:rPr>
                <w:rFonts w:cstheme="minorHAnsi"/>
              </w:rPr>
              <w:t xml:space="preserve"> program </w:t>
            </w:r>
            <w:proofErr w:type="spellStart"/>
            <w:r w:rsidRPr="00AA0913">
              <w:rPr>
                <w:rFonts w:cstheme="minorHAnsi"/>
              </w:rPr>
              <w:t>studi</w:t>
            </w:r>
            <w:proofErr w:type="spellEnd"/>
            <w:r w:rsidRPr="00AA0913">
              <w:rPr>
                <w:rFonts w:cstheme="minorHAnsi"/>
              </w:rPr>
              <w:t xml:space="preserve"> yang </w:t>
            </w:r>
            <w:proofErr w:type="spellStart"/>
            <w:r w:rsidRPr="00AA0913">
              <w:rPr>
                <w:rFonts w:cstheme="minorHAnsi"/>
              </w:rPr>
              <w:t>sama</w:t>
            </w:r>
            <w:proofErr w:type="spellEnd"/>
            <w:r w:rsidRPr="00AA0913">
              <w:rPr>
                <w:rFonts w:cstheme="minorHAnsi"/>
              </w:rPr>
              <w:t xml:space="preserve"> </w:t>
            </w:r>
            <w:proofErr w:type="spellStart"/>
            <w:r w:rsidRPr="00AA0913">
              <w:rPr>
                <w:rFonts w:cstheme="minorHAnsi"/>
              </w:rPr>
              <w:t>dapat</w:t>
            </w:r>
            <w:proofErr w:type="spellEnd"/>
            <w:r w:rsidRPr="00AA0913">
              <w:rPr>
                <w:rFonts w:cstheme="minorHAnsi"/>
              </w:rPr>
              <w:t xml:space="preserve"> </w:t>
            </w:r>
            <w:proofErr w:type="spellStart"/>
            <w:r w:rsidRPr="00AA0913">
              <w:rPr>
                <w:rFonts w:cstheme="minorHAnsi"/>
              </w:rPr>
              <w:t>mengurangi</w:t>
            </w:r>
            <w:proofErr w:type="spellEnd"/>
            <w:r w:rsidRPr="00AA0913">
              <w:rPr>
                <w:rFonts w:cstheme="minorHAnsi"/>
              </w:rPr>
              <w:t xml:space="preserve"> </w:t>
            </w:r>
            <w:proofErr w:type="spellStart"/>
            <w:r w:rsidRPr="00AA0913">
              <w:rPr>
                <w:rFonts w:cstheme="minorHAnsi"/>
              </w:rPr>
              <w:t>eksposur</w:t>
            </w:r>
            <w:proofErr w:type="spellEnd"/>
            <w:r w:rsidRPr="00AA0913">
              <w:rPr>
                <w:rFonts w:cstheme="minorHAnsi"/>
              </w:rPr>
              <w:t xml:space="preserve"> dan </w:t>
            </w:r>
            <w:proofErr w:type="spellStart"/>
            <w:r w:rsidRPr="00AA0913">
              <w:rPr>
                <w:rFonts w:cstheme="minorHAnsi"/>
              </w:rPr>
              <w:t>pembiayaan</w:t>
            </w:r>
            <w:proofErr w:type="spellEnd"/>
            <w:r w:rsidRPr="00AA0913">
              <w:rPr>
                <w:rFonts w:cstheme="minorHAnsi"/>
              </w:rPr>
              <w:t xml:space="preserve"> </w:t>
            </w:r>
            <w:proofErr w:type="spellStart"/>
            <w:r w:rsidRPr="00AA0913">
              <w:rPr>
                <w:rFonts w:cstheme="minorHAnsi"/>
              </w:rPr>
              <w:t>untuk</w:t>
            </w:r>
            <w:proofErr w:type="spellEnd"/>
            <w:r w:rsidRPr="00AA0913">
              <w:rPr>
                <w:rFonts w:cstheme="minorHAnsi"/>
              </w:rPr>
              <w:t xml:space="preserve"> program </w:t>
            </w:r>
            <w:proofErr w:type="spellStart"/>
            <w:r w:rsidRPr="00AA0913">
              <w:rPr>
                <w:rFonts w:cstheme="minorHAnsi"/>
              </w:rPr>
              <w:t>studi</w:t>
            </w:r>
            <w:proofErr w:type="spellEnd"/>
            <w:r w:rsidRPr="00AA0913">
              <w:rPr>
                <w:rFonts w:cstheme="minorHAnsi"/>
              </w:rPr>
              <w:t xml:space="preserve"> </w:t>
            </w:r>
            <w:proofErr w:type="spellStart"/>
            <w:r w:rsidRPr="00AA0913">
              <w:rPr>
                <w:rFonts w:cstheme="minorHAnsi"/>
              </w:rPr>
              <w:t>ini</w:t>
            </w:r>
            <w:proofErr w:type="spellEnd"/>
            <w:r w:rsidRPr="00AA0913">
              <w:rPr>
                <w:rFonts w:cstheme="minorHAnsi"/>
              </w:rPr>
              <w:t xml:space="preserve"> </w:t>
            </w:r>
          </w:p>
          <w:p w14:paraId="085E661B" w14:textId="77777777" w:rsidR="00AA0913" w:rsidRPr="00AA0913" w:rsidRDefault="00AA0913" w:rsidP="00AA0913">
            <w:pPr>
              <w:pStyle w:val="ListParagraph"/>
              <w:numPr>
                <w:ilvl w:val="0"/>
                <w:numId w:val="196"/>
              </w:numPr>
              <w:rPr>
                <w:rFonts w:cstheme="minorHAnsi"/>
              </w:rPr>
            </w:pPr>
            <w:proofErr w:type="spellStart"/>
            <w:r w:rsidRPr="00AA0913">
              <w:rPr>
                <w:rFonts w:cstheme="minorHAnsi"/>
              </w:rPr>
              <w:t>Ketidakpastian</w:t>
            </w:r>
            <w:proofErr w:type="spellEnd"/>
            <w:r w:rsidRPr="00AA0913">
              <w:rPr>
                <w:rFonts w:cstheme="minorHAnsi"/>
              </w:rPr>
              <w:t xml:space="preserve"> </w:t>
            </w:r>
            <w:proofErr w:type="spellStart"/>
            <w:r w:rsidRPr="00AA0913">
              <w:rPr>
                <w:rFonts w:cstheme="minorHAnsi"/>
              </w:rPr>
              <w:t>kebijakan</w:t>
            </w:r>
            <w:proofErr w:type="spellEnd"/>
            <w:r w:rsidRPr="00AA0913">
              <w:rPr>
                <w:rFonts w:cstheme="minorHAnsi"/>
              </w:rPr>
              <w:t xml:space="preserve"> </w:t>
            </w:r>
            <w:proofErr w:type="spellStart"/>
            <w:r w:rsidRPr="00AA0913">
              <w:rPr>
                <w:rFonts w:cstheme="minorHAnsi"/>
              </w:rPr>
              <w:t>pendidikan</w:t>
            </w:r>
            <w:proofErr w:type="spellEnd"/>
            <w:r w:rsidRPr="00AA0913">
              <w:rPr>
                <w:rFonts w:cstheme="minorHAnsi"/>
              </w:rPr>
              <w:t xml:space="preserve"> dan </w:t>
            </w:r>
            <w:proofErr w:type="spellStart"/>
            <w:r w:rsidRPr="00AA0913">
              <w:rPr>
                <w:rFonts w:cstheme="minorHAnsi"/>
              </w:rPr>
              <w:t>penelitian</w:t>
            </w:r>
            <w:proofErr w:type="spellEnd"/>
            <w:r w:rsidRPr="00AA0913">
              <w:rPr>
                <w:rFonts w:cstheme="minorHAnsi"/>
              </w:rPr>
              <w:t xml:space="preserve"> di Indonesia </w:t>
            </w:r>
            <w:proofErr w:type="spellStart"/>
            <w:r w:rsidRPr="00AA0913">
              <w:rPr>
                <w:rFonts w:cstheme="minorHAnsi"/>
              </w:rPr>
              <w:t>dapat</w:t>
            </w:r>
            <w:proofErr w:type="spellEnd"/>
            <w:r w:rsidRPr="00AA0913">
              <w:rPr>
                <w:rFonts w:cstheme="minorHAnsi"/>
              </w:rPr>
              <w:t xml:space="preserve"> </w:t>
            </w:r>
            <w:proofErr w:type="spellStart"/>
            <w:r w:rsidRPr="00AA0913">
              <w:rPr>
                <w:rFonts w:cstheme="minorHAnsi"/>
              </w:rPr>
              <w:t>mempengaruhi</w:t>
            </w:r>
            <w:proofErr w:type="spellEnd"/>
            <w:r w:rsidRPr="00AA0913">
              <w:rPr>
                <w:rFonts w:cstheme="minorHAnsi"/>
              </w:rPr>
              <w:t xml:space="preserve"> </w:t>
            </w:r>
            <w:proofErr w:type="spellStart"/>
            <w:r w:rsidRPr="00AA0913">
              <w:rPr>
                <w:rFonts w:cstheme="minorHAnsi"/>
              </w:rPr>
              <w:t>pembiayaan</w:t>
            </w:r>
            <w:proofErr w:type="spellEnd"/>
            <w:r w:rsidRPr="00AA0913">
              <w:rPr>
                <w:rFonts w:cstheme="minorHAnsi"/>
              </w:rPr>
              <w:t xml:space="preserve"> dan </w:t>
            </w:r>
            <w:proofErr w:type="spellStart"/>
            <w:r w:rsidRPr="00AA0913">
              <w:rPr>
                <w:rFonts w:cstheme="minorHAnsi"/>
              </w:rPr>
              <w:t>keberlangsungan</w:t>
            </w:r>
            <w:proofErr w:type="spellEnd"/>
            <w:r w:rsidRPr="00AA0913">
              <w:rPr>
                <w:rFonts w:cstheme="minorHAnsi"/>
              </w:rPr>
              <w:t xml:space="preserve"> program </w:t>
            </w:r>
            <w:proofErr w:type="spellStart"/>
            <w:r w:rsidRPr="00AA0913">
              <w:rPr>
                <w:rFonts w:cstheme="minorHAnsi"/>
              </w:rPr>
              <w:t>studi</w:t>
            </w:r>
            <w:proofErr w:type="spellEnd"/>
          </w:p>
        </w:tc>
      </w:tr>
    </w:tbl>
    <w:p w14:paraId="4BF5C40B" w14:textId="77777777" w:rsidR="00AA0913" w:rsidRPr="00AA0913" w:rsidRDefault="00AA0913" w:rsidP="00AA0913">
      <w:pPr>
        <w:spacing w:after="0" w:line="240" w:lineRule="auto"/>
        <w:jc w:val="both"/>
        <w:rPr>
          <w:rFonts w:eastAsia="Calibri" w:cstheme="minorHAnsi"/>
        </w:rPr>
      </w:pPr>
    </w:p>
    <w:p w14:paraId="2E6EAA9F" w14:textId="77777777" w:rsidR="00AA0913" w:rsidRPr="00AA0913" w:rsidRDefault="00AA0913" w:rsidP="00AA0913">
      <w:pPr>
        <w:spacing w:after="0" w:line="240" w:lineRule="auto"/>
        <w:contextualSpacing/>
        <w:jc w:val="both"/>
        <w:rPr>
          <w:rFonts w:cstheme="minorHAnsi"/>
        </w:rPr>
      </w:pPr>
    </w:p>
    <w:p w14:paraId="66945A52" w14:textId="77777777" w:rsidR="00AA0913" w:rsidRPr="00AA0913" w:rsidRDefault="00AA0913" w:rsidP="00AA0913">
      <w:pPr>
        <w:spacing w:after="0" w:line="240" w:lineRule="auto"/>
        <w:contextualSpacing/>
        <w:jc w:val="both"/>
        <w:rPr>
          <w:rFonts w:cstheme="minorHAnsi"/>
          <w:b/>
        </w:rPr>
      </w:pPr>
      <w:r w:rsidRPr="00AA0913">
        <w:rPr>
          <w:rFonts w:cstheme="minorHAnsi"/>
          <w:b/>
        </w:rPr>
        <w:t xml:space="preserve">9.2.4 </w:t>
      </w:r>
      <w:proofErr w:type="spellStart"/>
      <w:r w:rsidRPr="00AA0913">
        <w:rPr>
          <w:rFonts w:cstheme="minorHAnsi"/>
          <w:b/>
        </w:rPr>
        <w:t>Tindak</w:t>
      </w:r>
      <w:proofErr w:type="spellEnd"/>
      <w:r w:rsidRPr="00AA0913">
        <w:rPr>
          <w:rFonts w:cstheme="minorHAnsi"/>
          <w:b/>
        </w:rPr>
        <w:t xml:space="preserve"> </w:t>
      </w:r>
      <w:proofErr w:type="spellStart"/>
      <w:r w:rsidRPr="00AA0913">
        <w:rPr>
          <w:rFonts w:cstheme="minorHAnsi"/>
          <w:b/>
        </w:rPr>
        <w:t>Lanjut</w:t>
      </w:r>
      <w:proofErr w:type="spellEnd"/>
    </w:p>
    <w:p w14:paraId="6459DD58" w14:textId="77777777" w:rsidR="00AA0913" w:rsidRPr="00AA0913" w:rsidRDefault="00AA0913" w:rsidP="00AA0913">
      <w:pPr>
        <w:spacing w:after="0" w:line="240" w:lineRule="auto"/>
        <w:contextualSpacing/>
        <w:jc w:val="both"/>
        <w:rPr>
          <w:rFonts w:cstheme="minorHAnsi"/>
        </w:rPr>
      </w:pPr>
      <w:proofErr w:type="spellStart"/>
      <w:r w:rsidRPr="00AA0913">
        <w:rPr>
          <w:rFonts w:cstheme="minorHAnsi"/>
        </w:rPr>
        <w:t>Tindak</w:t>
      </w:r>
      <w:proofErr w:type="spellEnd"/>
      <w:r w:rsidRPr="00AA0913">
        <w:rPr>
          <w:rFonts w:cstheme="minorHAnsi"/>
        </w:rPr>
        <w:t xml:space="preserve"> </w:t>
      </w:r>
      <w:proofErr w:type="spellStart"/>
      <w:r w:rsidRPr="00AA0913">
        <w:rPr>
          <w:rFonts w:cstheme="minorHAnsi"/>
        </w:rPr>
        <w:t>lanjut</w:t>
      </w:r>
      <w:proofErr w:type="spellEnd"/>
      <w:r w:rsidRPr="00AA0913">
        <w:rPr>
          <w:rFonts w:cstheme="minorHAnsi"/>
        </w:rPr>
        <w:t xml:space="preserve"> yang </w:t>
      </w:r>
      <w:proofErr w:type="spellStart"/>
      <w:r w:rsidRPr="00AA0913">
        <w:rPr>
          <w:rFonts w:cstheme="minorHAnsi"/>
        </w:rPr>
        <w:t>telah</w:t>
      </w:r>
      <w:proofErr w:type="spellEnd"/>
      <w:r w:rsidRPr="00AA0913">
        <w:rPr>
          <w:rFonts w:cstheme="minorHAnsi"/>
        </w:rPr>
        <w:t xml:space="preserve"> </w:t>
      </w:r>
      <w:proofErr w:type="spellStart"/>
      <w:r w:rsidRPr="00AA0913">
        <w:rPr>
          <w:rFonts w:cstheme="minorHAnsi"/>
        </w:rPr>
        <w:t>diambil</w:t>
      </w:r>
      <w:proofErr w:type="spellEnd"/>
      <w:r w:rsidRPr="00AA0913">
        <w:rPr>
          <w:rFonts w:cstheme="minorHAnsi"/>
        </w:rPr>
        <w:t xml:space="preserve"> oleh UPPS </w:t>
      </w:r>
      <w:proofErr w:type="spellStart"/>
      <w:r w:rsidRPr="00AA0913">
        <w:rPr>
          <w:rFonts w:cstheme="minorHAnsi"/>
        </w:rPr>
        <w:t>dalam</w:t>
      </w:r>
      <w:proofErr w:type="spellEnd"/>
      <w:r w:rsidRPr="00AA0913">
        <w:rPr>
          <w:rFonts w:cstheme="minorHAnsi"/>
        </w:rPr>
        <w:t xml:space="preserve"> </w:t>
      </w:r>
      <w:proofErr w:type="spellStart"/>
      <w:r w:rsidRPr="00AA0913">
        <w:rPr>
          <w:rFonts w:cstheme="minorHAnsi"/>
        </w:rPr>
        <w:t>rangka</w:t>
      </w:r>
      <w:proofErr w:type="spellEnd"/>
      <w:r w:rsidRPr="00AA0913">
        <w:rPr>
          <w:rFonts w:cstheme="minorHAnsi"/>
        </w:rPr>
        <w:t xml:space="preserve"> </w:t>
      </w:r>
      <w:proofErr w:type="spellStart"/>
      <w:r w:rsidRPr="00AA0913">
        <w:rPr>
          <w:rFonts w:cstheme="minorHAnsi"/>
        </w:rPr>
        <w:t>meningkatkan</w:t>
      </w:r>
      <w:proofErr w:type="spellEnd"/>
      <w:r w:rsidRPr="00AA0913">
        <w:rPr>
          <w:rFonts w:cstheme="minorHAnsi"/>
        </w:rPr>
        <w:t xml:space="preserve"> </w:t>
      </w:r>
      <w:proofErr w:type="spellStart"/>
      <w:r w:rsidRPr="00AA0913">
        <w:rPr>
          <w:rFonts w:cstheme="minorHAnsi"/>
        </w:rPr>
        <w:t>jumlah</w:t>
      </w:r>
      <w:proofErr w:type="spellEnd"/>
      <w:r w:rsidRPr="00AA0913">
        <w:rPr>
          <w:rFonts w:cstheme="minorHAnsi"/>
        </w:rPr>
        <w:t xml:space="preserve"> dan </w:t>
      </w:r>
      <w:proofErr w:type="spellStart"/>
      <w:r w:rsidRPr="00AA0913">
        <w:rPr>
          <w:rFonts w:cstheme="minorHAnsi"/>
        </w:rPr>
        <w:t>kualitas</w:t>
      </w:r>
      <w:proofErr w:type="spellEnd"/>
      <w:r w:rsidRPr="00AA0913">
        <w:rPr>
          <w:rFonts w:cstheme="minorHAnsi"/>
        </w:rPr>
        <w:t xml:space="preserve"> </w:t>
      </w:r>
      <w:proofErr w:type="spellStart"/>
      <w:r w:rsidRPr="00AA0913">
        <w:rPr>
          <w:rFonts w:cstheme="minorHAnsi"/>
        </w:rPr>
        <w:t>luaran</w:t>
      </w:r>
      <w:proofErr w:type="spellEnd"/>
      <w:r w:rsidRPr="00AA0913">
        <w:rPr>
          <w:rFonts w:cstheme="minorHAnsi"/>
        </w:rPr>
        <w:t xml:space="preserve"> dan </w:t>
      </w:r>
      <w:proofErr w:type="spellStart"/>
      <w:r w:rsidRPr="00AA0913">
        <w:rPr>
          <w:rFonts w:cstheme="minorHAnsi"/>
        </w:rPr>
        <w:t>capaian</w:t>
      </w:r>
      <w:proofErr w:type="spellEnd"/>
      <w:r w:rsidRPr="00AA0913">
        <w:rPr>
          <w:rFonts w:cstheme="minorHAnsi"/>
        </w:rPr>
        <w:t xml:space="preserve"> dharma </w:t>
      </w:r>
      <w:proofErr w:type="spellStart"/>
      <w:r w:rsidRPr="00AA0913">
        <w:rPr>
          <w:rFonts w:cstheme="minorHAnsi"/>
        </w:rPr>
        <w:t>penelitian</w:t>
      </w:r>
      <w:proofErr w:type="spellEnd"/>
      <w:r w:rsidRPr="00AA0913">
        <w:rPr>
          <w:rFonts w:cstheme="minorHAnsi"/>
        </w:rPr>
        <w:t xml:space="preserve"> dan </w:t>
      </w:r>
      <w:proofErr w:type="spellStart"/>
      <w:r w:rsidRPr="00AA0913">
        <w:rPr>
          <w:rFonts w:cstheme="minorHAnsi"/>
        </w:rPr>
        <w:t>PkM</w:t>
      </w:r>
      <w:proofErr w:type="spellEnd"/>
      <w:r w:rsidRPr="00AA0913">
        <w:rPr>
          <w:rFonts w:cstheme="minorHAnsi"/>
        </w:rPr>
        <w:t xml:space="preserve"> </w:t>
      </w:r>
      <w:proofErr w:type="spellStart"/>
      <w:r w:rsidRPr="00AA0913">
        <w:rPr>
          <w:rFonts w:cstheme="minorHAnsi"/>
        </w:rPr>
        <w:t>dosen</w:t>
      </w:r>
      <w:proofErr w:type="spellEnd"/>
      <w:r w:rsidRPr="00AA0913">
        <w:rPr>
          <w:rFonts w:cstheme="minorHAnsi"/>
        </w:rPr>
        <w:t xml:space="preserve"> dan </w:t>
      </w:r>
      <w:proofErr w:type="spellStart"/>
      <w:r w:rsidRPr="00AA0913">
        <w:rPr>
          <w:rFonts w:cstheme="minorHAnsi"/>
        </w:rPr>
        <w:t>mahasiswa</w:t>
      </w:r>
      <w:proofErr w:type="spellEnd"/>
      <w:r w:rsidRPr="00AA0913">
        <w:rPr>
          <w:rFonts w:cstheme="minorHAnsi"/>
        </w:rPr>
        <w:t xml:space="preserve">, yang </w:t>
      </w:r>
      <w:proofErr w:type="spellStart"/>
      <w:r w:rsidRPr="00AA0913">
        <w:rPr>
          <w:rFonts w:cstheme="minorHAnsi"/>
        </w:rPr>
        <w:t>meliputi</w:t>
      </w:r>
      <w:proofErr w:type="spellEnd"/>
      <w:r w:rsidRPr="00AA0913">
        <w:rPr>
          <w:rFonts w:cstheme="minorHAnsi"/>
        </w:rPr>
        <w:t xml:space="preserve"> </w:t>
      </w:r>
      <w:proofErr w:type="spellStart"/>
      <w:r w:rsidRPr="00AA0913">
        <w:rPr>
          <w:rFonts w:cstheme="minorHAnsi"/>
        </w:rPr>
        <w:t>publikasi</w:t>
      </w:r>
      <w:proofErr w:type="spellEnd"/>
      <w:r w:rsidRPr="00AA0913">
        <w:rPr>
          <w:rFonts w:cstheme="minorHAnsi"/>
        </w:rPr>
        <w:t xml:space="preserve">, </w:t>
      </w:r>
      <w:proofErr w:type="spellStart"/>
      <w:r w:rsidRPr="00AA0913">
        <w:rPr>
          <w:rFonts w:cstheme="minorHAnsi"/>
        </w:rPr>
        <w:t>karya</w:t>
      </w:r>
      <w:proofErr w:type="spellEnd"/>
      <w:r w:rsidRPr="00AA0913">
        <w:rPr>
          <w:rFonts w:cstheme="minorHAnsi"/>
        </w:rPr>
        <w:t xml:space="preserve"> </w:t>
      </w:r>
      <w:proofErr w:type="spellStart"/>
      <w:r w:rsidRPr="00AA0913">
        <w:rPr>
          <w:rFonts w:cstheme="minorHAnsi"/>
        </w:rPr>
        <w:t>ilmiah</w:t>
      </w:r>
      <w:proofErr w:type="spellEnd"/>
      <w:r w:rsidRPr="00AA0913">
        <w:rPr>
          <w:rFonts w:cstheme="minorHAnsi"/>
        </w:rPr>
        <w:t xml:space="preserve"> yang </w:t>
      </w:r>
      <w:proofErr w:type="spellStart"/>
      <w:r w:rsidRPr="00AA0913">
        <w:rPr>
          <w:rFonts w:cstheme="minorHAnsi"/>
        </w:rPr>
        <w:t>disitasi</w:t>
      </w:r>
      <w:proofErr w:type="spellEnd"/>
      <w:r w:rsidRPr="00AA0913">
        <w:rPr>
          <w:rFonts w:cstheme="minorHAnsi"/>
        </w:rPr>
        <w:t xml:space="preserve">, </w:t>
      </w:r>
      <w:proofErr w:type="spellStart"/>
      <w:r w:rsidRPr="00AA0913">
        <w:rPr>
          <w:rFonts w:cstheme="minorHAnsi"/>
        </w:rPr>
        <w:t>produk</w:t>
      </w:r>
      <w:proofErr w:type="spellEnd"/>
      <w:r w:rsidRPr="00AA0913">
        <w:rPr>
          <w:rFonts w:cstheme="minorHAnsi"/>
        </w:rPr>
        <w:t xml:space="preserve"> </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jasa</w:t>
      </w:r>
      <w:proofErr w:type="spellEnd"/>
      <w:r w:rsidRPr="00AA0913">
        <w:rPr>
          <w:rFonts w:cstheme="minorHAnsi"/>
        </w:rPr>
        <w:t xml:space="preserve"> yang </w:t>
      </w:r>
      <w:proofErr w:type="spellStart"/>
      <w:r w:rsidRPr="00AA0913">
        <w:rPr>
          <w:rFonts w:cstheme="minorHAnsi"/>
        </w:rPr>
        <w:t>diadopsi</w:t>
      </w:r>
      <w:proofErr w:type="spellEnd"/>
      <w:r w:rsidRPr="00AA0913">
        <w:rPr>
          <w:rFonts w:cstheme="minorHAnsi"/>
        </w:rPr>
        <w:t xml:space="preserve"> oleh </w:t>
      </w:r>
      <w:proofErr w:type="spellStart"/>
      <w:r w:rsidRPr="00AA0913">
        <w:rPr>
          <w:rFonts w:cstheme="minorHAnsi"/>
        </w:rPr>
        <w:t>masyarakat</w:t>
      </w:r>
      <w:proofErr w:type="spellEnd"/>
      <w:r w:rsidRPr="00AA0913">
        <w:rPr>
          <w:rFonts w:cstheme="minorHAnsi"/>
        </w:rPr>
        <w:t xml:space="preserve">, dan </w:t>
      </w:r>
      <w:proofErr w:type="spellStart"/>
      <w:r w:rsidRPr="00AA0913">
        <w:rPr>
          <w:rFonts w:cstheme="minorHAnsi"/>
        </w:rPr>
        <w:t>produk</w:t>
      </w:r>
      <w:proofErr w:type="spellEnd"/>
      <w:r w:rsidRPr="00AA0913">
        <w:rPr>
          <w:rFonts w:cstheme="minorHAnsi"/>
        </w:rPr>
        <w:t xml:space="preserve"> </w:t>
      </w:r>
      <w:proofErr w:type="spellStart"/>
      <w:r w:rsidRPr="00AA0913">
        <w:rPr>
          <w:rFonts w:cstheme="minorHAnsi"/>
        </w:rPr>
        <w:t>atau</w:t>
      </w:r>
      <w:proofErr w:type="spellEnd"/>
      <w:r w:rsidRPr="00AA0913">
        <w:rPr>
          <w:rFonts w:cstheme="minorHAnsi"/>
        </w:rPr>
        <w:t xml:space="preserve"> </w:t>
      </w:r>
      <w:proofErr w:type="spellStart"/>
      <w:r w:rsidRPr="00AA0913">
        <w:rPr>
          <w:rFonts w:cstheme="minorHAnsi"/>
        </w:rPr>
        <w:t>jasa</w:t>
      </w:r>
      <w:proofErr w:type="spellEnd"/>
      <w:r w:rsidRPr="00AA0913">
        <w:rPr>
          <w:rFonts w:cstheme="minorHAnsi"/>
        </w:rPr>
        <w:t xml:space="preserve"> yang </w:t>
      </w:r>
      <w:proofErr w:type="spellStart"/>
      <w:r w:rsidRPr="00AA0913">
        <w:rPr>
          <w:rFonts w:cstheme="minorHAnsi"/>
        </w:rPr>
        <w:t>ber</w:t>
      </w:r>
      <w:proofErr w:type="spellEnd"/>
      <w:r w:rsidRPr="00AA0913">
        <w:rPr>
          <w:rFonts w:cstheme="minorHAnsi"/>
        </w:rPr>
        <w:t xml:space="preserve">-HKI </w:t>
      </w:r>
      <w:proofErr w:type="spellStart"/>
      <w:r w:rsidRPr="00AA0913">
        <w:rPr>
          <w:rFonts w:cstheme="minorHAnsi"/>
        </w:rPr>
        <w:t>atau</w:t>
      </w:r>
      <w:proofErr w:type="spellEnd"/>
      <w:r w:rsidRPr="00AA0913">
        <w:rPr>
          <w:rFonts w:cstheme="minorHAnsi"/>
        </w:rPr>
        <w:t xml:space="preserve"> paten.</w:t>
      </w:r>
    </w:p>
    <w:p w14:paraId="668D65D6" w14:textId="77777777" w:rsidR="00AA0913" w:rsidRPr="00AA0913" w:rsidRDefault="00AA0913" w:rsidP="00AA0913">
      <w:pPr>
        <w:spacing w:after="0" w:line="240" w:lineRule="auto"/>
        <w:contextualSpacing/>
        <w:jc w:val="both"/>
        <w:rPr>
          <w:rFonts w:cstheme="minorHAnsi"/>
        </w:rPr>
      </w:pPr>
    </w:p>
    <w:tbl>
      <w:tblPr>
        <w:tblW w:w="9085" w:type="dxa"/>
        <w:tblLook w:val="04A0" w:firstRow="1" w:lastRow="0" w:firstColumn="1" w:lastColumn="0" w:noHBand="0" w:noVBand="1"/>
      </w:tblPr>
      <w:tblGrid>
        <w:gridCol w:w="520"/>
        <w:gridCol w:w="2320"/>
        <w:gridCol w:w="3095"/>
        <w:gridCol w:w="3150"/>
      </w:tblGrid>
      <w:tr w:rsidR="00AA0913" w:rsidRPr="00AA0913" w14:paraId="442FC4B2" w14:textId="77777777" w:rsidTr="2CEB6ABC">
        <w:trPr>
          <w:trHeight w:val="300"/>
        </w:trPr>
        <w:tc>
          <w:tcPr>
            <w:tcW w:w="5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88C005"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No</w:t>
            </w:r>
          </w:p>
        </w:tc>
        <w:tc>
          <w:tcPr>
            <w:tcW w:w="2320" w:type="dxa"/>
            <w:tcBorders>
              <w:top w:val="single" w:sz="4" w:space="0" w:color="auto"/>
              <w:left w:val="nil"/>
              <w:bottom w:val="single" w:sz="4" w:space="0" w:color="auto"/>
              <w:right w:val="single" w:sz="4" w:space="0" w:color="auto"/>
            </w:tcBorders>
            <w:shd w:val="clear" w:color="auto" w:fill="auto"/>
            <w:noWrap/>
            <w:vAlign w:val="center"/>
            <w:hideMark/>
          </w:tcPr>
          <w:p w14:paraId="6E3B74A1" w14:textId="77777777" w:rsidR="00AA0913" w:rsidRPr="00AA0913" w:rsidRDefault="00AA0913" w:rsidP="00AA0913">
            <w:pPr>
              <w:spacing w:after="0" w:line="240" w:lineRule="auto"/>
              <w:jc w:val="center"/>
              <w:rPr>
                <w:rFonts w:eastAsia="Times New Roman" w:cstheme="minorHAnsi"/>
                <w:b/>
                <w:bCs/>
                <w:color w:val="000000"/>
              </w:rPr>
            </w:pPr>
            <w:proofErr w:type="spellStart"/>
            <w:r w:rsidRPr="00AA0913">
              <w:rPr>
                <w:rFonts w:eastAsia="Times New Roman" w:cstheme="minorHAnsi"/>
                <w:b/>
                <w:bCs/>
                <w:color w:val="000000"/>
              </w:rPr>
              <w:t>Aspek</w:t>
            </w:r>
            <w:proofErr w:type="spellEnd"/>
            <w:r w:rsidRPr="00AA0913">
              <w:rPr>
                <w:rFonts w:eastAsia="Times New Roman" w:cstheme="minorHAnsi"/>
                <w:b/>
                <w:bCs/>
                <w:color w:val="000000"/>
              </w:rPr>
              <w:t xml:space="preserve"> yang </w:t>
            </w:r>
            <w:proofErr w:type="spellStart"/>
            <w:r w:rsidRPr="00AA0913">
              <w:rPr>
                <w:rFonts w:eastAsia="Times New Roman" w:cstheme="minorHAnsi"/>
                <w:b/>
                <w:bCs/>
                <w:color w:val="000000"/>
              </w:rPr>
              <w:t>Dievaluasi</w:t>
            </w:r>
            <w:proofErr w:type="spellEnd"/>
          </w:p>
        </w:tc>
        <w:tc>
          <w:tcPr>
            <w:tcW w:w="3095" w:type="dxa"/>
            <w:tcBorders>
              <w:top w:val="single" w:sz="4" w:space="0" w:color="auto"/>
              <w:left w:val="nil"/>
              <w:bottom w:val="single" w:sz="4" w:space="0" w:color="auto"/>
              <w:right w:val="single" w:sz="4" w:space="0" w:color="auto"/>
            </w:tcBorders>
            <w:shd w:val="clear" w:color="auto" w:fill="auto"/>
            <w:noWrap/>
            <w:vAlign w:val="center"/>
            <w:hideMark/>
          </w:tcPr>
          <w:p w14:paraId="79F62525" w14:textId="77777777" w:rsidR="00AA0913" w:rsidRPr="00AA0913" w:rsidRDefault="00AA0913" w:rsidP="00AA0913">
            <w:pPr>
              <w:spacing w:after="0" w:line="240" w:lineRule="auto"/>
              <w:jc w:val="center"/>
              <w:rPr>
                <w:rFonts w:eastAsia="Times New Roman" w:cstheme="minorHAnsi"/>
                <w:b/>
                <w:bCs/>
                <w:color w:val="000000"/>
              </w:rPr>
            </w:pPr>
            <w:r w:rsidRPr="00AA0913">
              <w:rPr>
                <w:rFonts w:eastAsia="Times New Roman" w:cstheme="minorHAnsi"/>
                <w:b/>
                <w:bCs/>
                <w:color w:val="000000"/>
              </w:rPr>
              <w:t xml:space="preserve">Hasil </w:t>
            </w:r>
            <w:proofErr w:type="spellStart"/>
            <w:r w:rsidRPr="00AA0913">
              <w:rPr>
                <w:rFonts w:eastAsia="Times New Roman" w:cstheme="minorHAnsi"/>
                <w:b/>
                <w:bCs/>
                <w:color w:val="000000"/>
              </w:rPr>
              <w:t>Evaluasi</w:t>
            </w:r>
            <w:proofErr w:type="spellEnd"/>
          </w:p>
        </w:tc>
        <w:tc>
          <w:tcPr>
            <w:tcW w:w="3150" w:type="dxa"/>
            <w:tcBorders>
              <w:top w:val="single" w:sz="4" w:space="0" w:color="auto"/>
              <w:left w:val="nil"/>
              <w:bottom w:val="single" w:sz="4" w:space="0" w:color="auto"/>
              <w:right w:val="single" w:sz="4" w:space="0" w:color="auto"/>
            </w:tcBorders>
            <w:shd w:val="clear" w:color="auto" w:fill="auto"/>
            <w:noWrap/>
            <w:vAlign w:val="center"/>
            <w:hideMark/>
          </w:tcPr>
          <w:p w14:paraId="72FBE291" w14:textId="77777777" w:rsidR="00AA0913" w:rsidRPr="00AA0913" w:rsidRDefault="00AA0913" w:rsidP="00AA0913">
            <w:pPr>
              <w:spacing w:after="0" w:line="240" w:lineRule="auto"/>
              <w:jc w:val="center"/>
              <w:rPr>
                <w:rFonts w:eastAsia="Times New Roman" w:cstheme="minorHAnsi"/>
                <w:b/>
                <w:bCs/>
                <w:color w:val="000000"/>
              </w:rPr>
            </w:pPr>
            <w:proofErr w:type="spellStart"/>
            <w:r w:rsidRPr="00AA0913">
              <w:rPr>
                <w:rFonts w:eastAsia="Times New Roman" w:cstheme="minorHAnsi"/>
                <w:b/>
                <w:bCs/>
                <w:color w:val="000000"/>
              </w:rPr>
              <w:t>Tindak</w:t>
            </w:r>
            <w:proofErr w:type="spellEnd"/>
            <w:r w:rsidRPr="00AA0913">
              <w:rPr>
                <w:rFonts w:eastAsia="Times New Roman" w:cstheme="minorHAnsi"/>
                <w:b/>
                <w:bCs/>
                <w:color w:val="000000"/>
              </w:rPr>
              <w:t xml:space="preserve"> </w:t>
            </w:r>
            <w:proofErr w:type="spellStart"/>
            <w:r w:rsidRPr="00AA0913">
              <w:rPr>
                <w:rFonts w:eastAsia="Times New Roman" w:cstheme="minorHAnsi"/>
                <w:b/>
                <w:bCs/>
                <w:color w:val="000000"/>
              </w:rPr>
              <w:t>Lanjut</w:t>
            </w:r>
            <w:proofErr w:type="spellEnd"/>
          </w:p>
        </w:tc>
      </w:tr>
      <w:tr w:rsidR="00AA0913" w:rsidRPr="00AA0913" w14:paraId="3CCC7CAA" w14:textId="77777777" w:rsidTr="2CEB6ABC">
        <w:trPr>
          <w:trHeight w:val="2843"/>
        </w:trPr>
        <w:tc>
          <w:tcPr>
            <w:tcW w:w="520" w:type="dxa"/>
            <w:tcBorders>
              <w:top w:val="nil"/>
              <w:left w:val="single" w:sz="4" w:space="0" w:color="auto"/>
              <w:bottom w:val="single" w:sz="4" w:space="0" w:color="auto"/>
              <w:right w:val="single" w:sz="4" w:space="0" w:color="auto"/>
            </w:tcBorders>
            <w:shd w:val="clear" w:color="auto" w:fill="auto"/>
            <w:noWrap/>
            <w:hideMark/>
          </w:tcPr>
          <w:p w14:paraId="7799A96B"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lastRenderedPageBreak/>
              <w:t>1</w:t>
            </w:r>
          </w:p>
        </w:tc>
        <w:tc>
          <w:tcPr>
            <w:tcW w:w="2320" w:type="dxa"/>
            <w:tcBorders>
              <w:top w:val="nil"/>
              <w:left w:val="nil"/>
              <w:bottom w:val="single" w:sz="4" w:space="0" w:color="auto"/>
              <w:right w:val="single" w:sz="4" w:space="0" w:color="auto"/>
            </w:tcBorders>
            <w:shd w:val="clear" w:color="auto" w:fill="auto"/>
            <w:noWrap/>
            <w:hideMark/>
          </w:tcPr>
          <w:p w14:paraId="5D055605"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Kebijakan</w:t>
            </w:r>
            <w:proofErr w:type="spellEnd"/>
          </w:p>
        </w:tc>
        <w:tc>
          <w:tcPr>
            <w:tcW w:w="3095" w:type="dxa"/>
            <w:tcBorders>
              <w:top w:val="nil"/>
              <w:left w:val="nil"/>
              <w:bottom w:val="single" w:sz="4" w:space="0" w:color="auto"/>
              <w:right w:val="single" w:sz="4" w:space="0" w:color="auto"/>
            </w:tcBorders>
            <w:shd w:val="clear" w:color="auto" w:fill="auto"/>
            <w:hideMark/>
          </w:tcPr>
          <w:p w14:paraId="30C1EA3D"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Kebijakan</w:t>
            </w:r>
            <w:proofErr w:type="spellEnd"/>
            <w:r w:rsidRPr="00AA0913">
              <w:rPr>
                <w:rFonts w:eastAsia="Times New Roman" w:cstheme="minorHAnsi"/>
                <w:color w:val="000000"/>
              </w:rPr>
              <w:t xml:space="preserve"> yang </w:t>
            </w:r>
            <w:proofErr w:type="spellStart"/>
            <w:r w:rsidRPr="00AA0913">
              <w:rPr>
                <w:rFonts w:eastAsia="Times New Roman" w:cstheme="minorHAnsi"/>
                <w:color w:val="000000"/>
              </w:rPr>
              <w:t>telah</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disusun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sebagai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referensi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sudah</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mencakup</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semua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aspek</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seperti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keluaran</w:t>
            </w:r>
            <w:proofErr w:type="spellEnd"/>
            <w:r w:rsidRPr="00AA0913">
              <w:rPr>
                <w:rFonts w:eastAsia="Times New Roman" w:cstheme="minorHAnsi"/>
                <w:color w:val="000000"/>
              </w:rPr>
              <w:t xml:space="preserve"> dan </w:t>
            </w:r>
            <w:proofErr w:type="spellStart"/>
            <w:r w:rsidRPr="00AA0913">
              <w:rPr>
                <w:rFonts w:eastAsia="Times New Roman" w:cstheme="minorHAnsi"/>
                <w:color w:val="000000"/>
              </w:rPr>
              <w:t>capaian</w:t>
            </w:r>
            <w:proofErr w:type="spellEnd"/>
            <w:r w:rsidRPr="00AA0913">
              <w:rPr>
                <w:rFonts w:eastAsia="Times New Roman" w:cstheme="minorHAnsi"/>
                <w:color w:val="000000"/>
              </w:rPr>
              <w:t xml:space="preserve"> dharma </w:t>
            </w:r>
            <w:proofErr w:type="spellStart"/>
            <w:r w:rsidRPr="00AA0913">
              <w:rPr>
                <w:rFonts w:eastAsia="Times New Roman" w:cstheme="minorHAnsi"/>
                <w:color w:val="000000"/>
              </w:rPr>
              <w:t>penelitian</w:t>
            </w:r>
            <w:proofErr w:type="spellEnd"/>
            <w:r w:rsidRPr="00AA0913">
              <w:rPr>
                <w:rFonts w:eastAsia="Times New Roman" w:cstheme="minorHAnsi"/>
                <w:color w:val="000000"/>
              </w:rPr>
              <w:t xml:space="preserve"> dan </w:t>
            </w:r>
            <w:proofErr w:type="spellStart"/>
            <w:r w:rsidRPr="00AA0913">
              <w:rPr>
                <w:rFonts w:eastAsia="Times New Roman" w:cstheme="minorHAnsi"/>
                <w:color w:val="000000"/>
              </w:rPr>
              <w:t>PkM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dosen</w:t>
            </w:r>
            <w:proofErr w:type="spellEnd"/>
            <w:r w:rsidRPr="00AA0913">
              <w:rPr>
                <w:rFonts w:eastAsia="Times New Roman" w:cstheme="minorHAnsi"/>
                <w:color w:val="000000"/>
              </w:rPr>
              <w:t xml:space="preserve"> dan </w:t>
            </w:r>
            <w:proofErr w:type="spellStart"/>
            <w:r w:rsidRPr="00AA0913">
              <w:rPr>
                <w:rFonts w:eastAsia="Times New Roman" w:cstheme="minorHAnsi"/>
                <w:color w:val="000000"/>
              </w:rPr>
              <w:t>mahasiswa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Meskipun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demikian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kebijakan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tersebut</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belum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diturunkan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ke</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dalam</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aturan</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spesifik</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khususnya</w:t>
            </w:r>
            <w:proofErr w:type="spellEnd"/>
            <w:r w:rsidRPr="00AA0913">
              <w:rPr>
                <w:rFonts w:eastAsia="Times New Roman" w:cstheme="minorHAnsi"/>
                <w:color w:val="000000"/>
              </w:rPr>
              <w:t xml:space="preserve"> yang </w:t>
            </w:r>
            <w:proofErr w:type="spellStart"/>
            <w:r w:rsidRPr="00AA0913">
              <w:rPr>
                <w:rFonts w:eastAsia="Times New Roman" w:cstheme="minorHAnsi"/>
                <w:color w:val="000000"/>
              </w:rPr>
              <w:t>mengatur</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mengenai</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publikasi</w:t>
            </w:r>
            <w:proofErr w:type="spellEnd"/>
            <w:r w:rsidRPr="00AA0913">
              <w:rPr>
                <w:rFonts w:eastAsia="Times New Roman" w:cstheme="minorHAnsi"/>
                <w:color w:val="000000"/>
              </w:rPr>
              <w:t>.</w:t>
            </w:r>
          </w:p>
        </w:tc>
        <w:tc>
          <w:tcPr>
            <w:tcW w:w="3150" w:type="dxa"/>
            <w:tcBorders>
              <w:top w:val="nil"/>
              <w:left w:val="nil"/>
              <w:bottom w:val="single" w:sz="4" w:space="0" w:color="auto"/>
              <w:right w:val="single" w:sz="4" w:space="0" w:color="auto"/>
            </w:tcBorders>
            <w:shd w:val="clear" w:color="auto" w:fill="auto"/>
            <w:noWrap/>
            <w:vAlign w:val="bottom"/>
            <w:hideMark/>
          </w:tcPr>
          <w:p w14:paraId="1A43F9A2" w14:textId="77777777" w:rsidR="00AA0913" w:rsidRPr="00AA0913" w:rsidRDefault="00AA0913" w:rsidP="00AA0913">
            <w:pPr>
              <w:spacing w:after="0" w:line="240" w:lineRule="auto"/>
              <w:rPr>
                <w:rFonts w:eastAsia="Calibri" w:cstheme="minorHAnsi"/>
              </w:rPr>
            </w:pPr>
            <w:proofErr w:type="spellStart"/>
            <w:r w:rsidRPr="00AA0913">
              <w:rPr>
                <w:rFonts w:eastAsia="Calibri" w:cstheme="minorHAnsi"/>
                <w:color w:val="000000" w:themeColor="text1"/>
              </w:rPr>
              <w:t>Mengembangkan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aturan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spesifik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terkait</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publikasi</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mengacu</w:t>
            </w:r>
            <w:proofErr w:type="spellEnd"/>
            <w:r w:rsidRPr="00AA0913">
              <w:rPr>
                <w:rFonts w:eastAsia="Calibri" w:cstheme="minorHAnsi"/>
                <w:color w:val="000000" w:themeColor="text1"/>
              </w:rPr>
              <w:t xml:space="preserve"> pada </w:t>
            </w:r>
            <w:proofErr w:type="spellStart"/>
            <w:r w:rsidRPr="00AA0913">
              <w:rPr>
                <w:rFonts w:eastAsia="Calibri" w:cstheme="minorHAnsi"/>
                <w:color w:val="000000" w:themeColor="text1"/>
              </w:rPr>
              <w:t>kebijakan</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telah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disusun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sebagai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referensi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melalui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pelibatkan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pihak-pihak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terkait</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seperti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dosen</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mahasiswa</w:t>
            </w:r>
            <w:proofErr w:type="spellEnd"/>
            <w:r w:rsidRPr="00AA0913">
              <w:rPr>
                <w:rFonts w:eastAsia="Calibri" w:cstheme="minorHAnsi"/>
                <w:color w:val="000000" w:themeColor="text1"/>
              </w:rPr>
              <w:t xml:space="preserve"> program </w:t>
            </w:r>
            <w:proofErr w:type="spellStart"/>
            <w:r w:rsidRPr="00AA0913">
              <w:rPr>
                <w:rFonts w:eastAsia="Calibri" w:cstheme="minorHAnsi"/>
                <w:color w:val="000000" w:themeColor="text1"/>
              </w:rPr>
              <w:t>studi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serta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melibatkan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pihak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pengambil</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kebijakan</w:t>
            </w:r>
            <w:proofErr w:type="spellEnd"/>
            <w:r w:rsidRPr="00AA0913">
              <w:rPr>
                <w:rFonts w:eastAsia="Calibri" w:cstheme="minorHAnsi"/>
                <w:color w:val="000000" w:themeColor="text1"/>
              </w:rPr>
              <w:t xml:space="preserve"> di </w:t>
            </w:r>
            <w:proofErr w:type="spellStart"/>
            <w:r w:rsidRPr="00AA0913">
              <w:rPr>
                <w:rFonts w:eastAsia="Calibri" w:cstheme="minorHAnsi"/>
                <w:color w:val="000000" w:themeColor="text1"/>
              </w:rPr>
              <w:t>tingkat</w:t>
            </w:r>
            <w:proofErr w:type="spellEnd"/>
            <w:r w:rsidRPr="00AA0913">
              <w:rPr>
                <w:rFonts w:eastAsia="Calibri" w:cstheme="minorHAnsi"/>
                <w:color w:val="000000" w:themeColor="text1"/>
              </w:rPr>
              <w:t xml:space="preserve"> universitas. </w:t>
            </w:r>
            <w:proofErr w:type="spellStart"/>
            <w:r w:rsidRPr="00AA0913">
              <w:rPr>
                <w:rFonts w:eastAsia="Calibri" w:cstheme="minorHAnsi"/>
                <w:color w:val="000000" w:themeColor="text1"/>
              </w:rPr>
              <w:t>Aturan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spesifik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tersebut</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mencakup</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hal-hal</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seperti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persyaratan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untuk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publikasi</w:t>
            </w:r>
            <w:proofErr w:type="spellEnd"/>
            <w:r w:rsidRPr="00AA0913">
              <w:rPr>
                <w:rFonts w:eastAsia="Calibri" w:cstheme="minorHAnsi"/>
                <w:color w:val="000000" w:themeColor="text1"/>
              </w:rPr>
              <w:t xml:space="preserve"> di </w:t>
            </w:r>
            <w:proofErr w:type="spellStart"/>
            <w:r w:rsidRPr="00AA0913">
              <w:rPr>
                <w:rFonts w:eastAsia="Calibri" w:cstheme="minorHAnsi"/>
                <w:color w:val="000000" w:themeColor="text1"/>
              </w:rPr>
              <w:t>jurnal</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nasional</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atau</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internasional</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persyaratan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untuk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penulisan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artikel</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ilmiah</w:t>
            </w:r>
            <w:proofErr w:type="spellEnd"/>
            <w:r w:rsidRPr="00AA0913">
              <w:rPr>
                <w:rFonts w:eastAsia="Calibri" w:cstheme="minorHAnsi"/>
                <w:color w:val="000000" w:themeColor="text1"/>
              </w:rPr>
              <w:t xml:space="preserve"> dan paper, </w:t>
            </w:r>
            <w:proofErr w:type="spellStart"/>
            <w:r w:rsidRPr="00AA0913">
              <w:rPr>
                <w:rFonts w:eastAsia="Calibri" w:cstheme="minorHAnsi"/>
                <w:color w:val="000000" w:themeColor="text1"/>
              </w:rPr>
              <w:t>persyaratan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untuk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presentasi</w:t>
            </w:r>
            <w:proofErr w:type="spellEnd"/>
            <w:r w:rsidRPr="00AA0913">
              <w:rPr>
                <w:rFonts w:eastAsia="Calibri" w:cstheme="minorHAnsi"/>
                <w:color w:val="000000" w:themeColor="text1"/>
              </w:rPr>
              <w:t xml:space="preserve"> di </w:t>
            </w:r>
            <w:proofErr w:type="spellStart"/>
            <w:r w:rsidRPr="00AA0913">
              <w:rPr>
                <w:rFonts w:eastAsia="Calibri" w:cstheme="minorHAnsi"/>
                <w:color w:val="000000" w:themeColor="text1"/>
              </w:rPr>
              <w:t>konferensi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ilmiah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atau</w:t>
            </w:r>
            <w:proofErr w:type="spellEnd"/>
            <w:r w:rsidRPr="00AA0913">
              <w:rPr>
                <w:rFonts w:eastAsia="Calibri" w:cstheme="minorHAnsi"/>
                <w:color w:val="000000" w:themeColor="text1"/>
              </w:rPr>
              <w:t xml:space="preserve"> seminar, dan </w:t>
            </w:r>
            <w:proofErr w:type="spellStart"/>
            <w:r w:rsidRPr="00AA0913">
              <w:rPr>
                <w:rFonts w:eastAsia="Calibri" w:cstheme="minorHAnsi"/>
                <w:color w:val="000000" w:themeColor="text1"/>
              </w:rPr>
              <w:t>persyaratan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untuk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pameran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atau</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pagelaran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produk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atau</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jasa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hasil</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penelitian</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PkM</w:t>
            </w:r>
            <w:proofErr w:type="spellEnd"/>
          </w:p>
        </w:tc>
      </w:tr>
      <w:tr w:rsidR="00AA0913" w:rsidRPr="00AA0913" w14:paraId="1E933B1E" w14:textId="77777777" w:rsidTr="2CEB6ABC">
        <w:trPr>
          <w:trHeight w:val="300"/>
        </w:trPr>
        <w:tc>
          <w:tcPr>
            <w:tcW w:w="520" w:type="dxa"/>
            <w:tcBorders>
              <w:top w:val="nil"/>
              <w:left w:val="single" w:sz="4" w:space="0" w:color="auto"/>
              <w:bottom w:val="single" w:sz="4" w:space="0" w:color="auto"/>
              <w:right w:val="single" w:sz="4" w:space="0" w:color="auto"/>
            </w:tcBorders>
            <w:shd w:val="clear" w:color="auto" w:fill="auto"/>
            <w:noWrap/>
            <w:hideMark/>
          </w:tcPr>
          <w:p w14:paraId="0BD7642C"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2</w:t>
            </w:r>
          </w:p>
        </w:tc>
        <w:tc>
          <w:tcPr>
            <w:tcW w:w="2320" w:type="dxa"/>
            <w:tcBorders>
              <w:top w:val="nil"/>
              <w:left w:val="nil"/>
              <w:bottom w:val="single" w:sz="4" w:space="0" w:color="auto"/>
              <w:right w:val="single" w:sz="4" w:space="0" w:color="auto"/>
            </w:tcBorders>
            <w:shd w:val="clear" w:color="auto" w:fill="auto"/>
            <w:noWrap/>
            <w:vAlign w:val="bottom"/>
            <w:hideMark/>
          </w:tcPr>
          <w:p w14:paraId="612A9A5D"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Publikasi</w:t>
            </w:r>
            <w:proofErr w:type="spellEnd"/>
          </w:p>
        </w:tc>
        <w:tc>
          <w:tcPr>
            <w:tcW w:w="3095" w:type="dxa"/>
            <w:tcBorders>
              <w:top w:val="nil"/>
              <w:left w:val="nil"/>
              <w:bottom w:val="single" w:sz="4" w:space="0" w:color="auto"/>
              <w:right w:val="single" w:sz="4" w:space="0" w:color="auto"/>
            </w:tcBorders>
            <w:shd w:val="clear" w:color="auto" w:fill="auto"/>
            <w:noWrap/>
            <w:vAlign w:val="bottom"/>
            <w:hideMark/>
          </w:tcPr>
          <w:p w14:paraId="3A70CC55"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themeColor="text1"/>
              </w:rPr>
              <w:t>Publikasi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kebanyakan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masih</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terbatas</w:t>
            </w:r>
            <w:proofErr w:type="spellEnd"/>
            <w:r w:rsidRPr="00AA0913">
              <w:rPr>
                <w:rFonts w:eastAsia="Times New Roman" w:cstheme="minorHAnsi"/>
                <w:color w:val="000000" w:themeColor="text1"/>
              </w:rPr>
              <w:t xml:space="preserve"> pada </w:t>
            </w:r>
            <w:proofErr w:type="spellStart"/>
            <w:r w:rsidRPr="00AA0913">
              <w:rPr>
                <w:rFonts w:eastAsia="Times New Roman" w:cstheme="minorHAnsi"/>
                <w:color w:val="000000" w:themeColor="text1"/>
              </w:rPr>
              <w:t>publikasi</w:t>
            </w:r>
            <w:proofErr w:type="spellEnd"/>
            <w:r w:rsidRPr="00AA0913">
              <w:rPr>
                <w:rFonts w:eastAsia="Times New Roman" w:cstheme="minorHAnsi"/>
                <w:color w:val="000000" w:themeColor="text1"/>
              </w:rPr>
              <w:t xml:space="preserve"> di </w:t>
            </w:r>
            <w:proofErr w:type="spellStart"/>
            <w:r w:rsidRPr="00AA0913">
              <w:rPr>
                <w:rFonts w:eastAsia="Times New Roman" w:cstheme="minorHAnsi"/>
                <w:color w:val="000000" w:themeColor="text1"/>
              </w:rPr>
              <w:t>jurnal</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ber</w:t>
            </w:r>
            <w:proofErr w:type="spellEnd"/>
            <w:r w:rsidRPr="00AA0913">
              <w:rPr>
                <w:rFonts w:eastAsia="Times New Roman" w:cstheme="minorHAnsi"/>
                <w:color w:val="000000" w:themeColor="text1"/>
              </w:rPr>
              <w:t xml:space="preserve">-ISSN dan </w:t>
            </w:r>
            <w:proofErr w:type="spellStart"/>
            <w:r w:rsidRPr="00AA0913">
              <w:rPr>
                <w:rFonts w:eastAsia="Times New Roman" w:cstheme="minorHAnsi"/>
                <w:color w:val="000000" w:themeColor="text1"/>
              </w:rPr>
              <w:t>nasional</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Sementara</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publikasi</w:t>
            </w:r>
            <w:proofErr w:type="spellEnd"/>
            <w:r w:rsidRPr="00AA0913">
              <w:rPr>
                <w:rFonts w:eastAsia="Times New Roman" w:cstheme="minorHAnsi"/>
                <w:color w:val="000000" w:themeColor="text1"/>
              </w:rPr>
              <w:t xml:space="preserve"> di </w:t>
            </w:r>
            <w:proofErr w:type="spellStart"/>
            <w:r w:rsidRPr="00AA0913">
              <w:rPr>
                <w:rFonts w:eastAsia="Times New Roman" w:cstheme="minorHAnsi"/>
                <w:color w:val="000000" w:themeColor="text1"/>
              </w:rPr>
              <w:t>jurnal</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internasional</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masih</w:t>
            </w:r>
            <w:proofErr w:type="spellEnd"/>
            <w:r w:rsidRPr="00AA0913">
              <w:rPr>
                <w:rFonts w:eastAsia="Times New Roman" w:cstheme="minorHAnsi"/>
                <w:color w:val="000000" w:themeColor="text1"/>
              </w:rPr>
              <w:t xml:space="preserve"> minim.</w:t>
            </w:r>
          </w:p>
        </w:tc>
        <w:tc>
          <w:tcPr>
            <w:tcW w:w="3150" w:type="dxa"/>
            <w:tcBorders>
              <w:top w:val="nil"/>
              <w:left w:val="nil"/>
              <w:bottom w:val="single" w:sz="4" w:space="0" w:color="auto"/>
              <w:right w:val="single" w:sz="4" w:space="0" w:color="auto"/>
            </w:tcBorders>
            <w:shd w:val="clear" w:color="auto" w:fill="auto"/>
            <w:noWrap/>
            <w:vAlign w:val="bottom"/>
            <w:hideMark/>
          </w:tcPr>
          <w:p w14:paraId="145BBDF6" w14:textId="77777777" w:rsidR="00AA0913" w:rsidRPr="00AA0913" w:rsidRDefault="00AA0913" w:rsidP="00AA0913">
            <w:pPr>
              <w:spacing w:after="0" w:line="240" w:lineRule="auto"/>
              <w:rPr>
                <w:rFonts w:eastAsia="Calibri" w:cstheme="minorHAnsi"/>
              </w:rPr>
            </w:pPr>
            <w:r w:rsidRPr="00AA0913">
              <w:rPr>
                <w:rFonts w:eastAsia="Times New Roman" w:cstheme="minorHAnsi"/>
                <w:color w:val="000000" w:themeColor="text1"/>
              </w:rPr>
              <w:t> </w:t>
            </w:r>
            <w:proofErr w:type="spellStart"/>
            <w:r w:rsidRPr="00AA0913">
              <w:rPr>
                <w:rFonts w:eastAsia="Calibri" w:cstheme="minorHAnsi"/>
              </w:rPr>
              <w:t>Memberikan</w:t>
            </w:r>
            <w:proofErr w:type="spellEnd"/>
            <w:r w:rsidRPr="00AA0913">
              <w:rPr>
                <w:rFonts w:eastAsia="Calibri" w:cstheme="minorHAnsi"/>
              </w:rPr>
              <w:t xml:space="preserve"> </w:t>
            </w:r>
            <w:proofErr w:type="spellStart"/>
            <w:r w:rsidRPr="00AA0913">
              <w:rPr>
                <w:rFonts w:eastAsia="Calibri" w:cstheme="minorHAnsi"/>
              </w:rPr>
              <w:t>pelatihan</w:t>
            </w:r>
            <w:proofErr w:type="spellEnd"/>
            <w:r w:rsidRPr="00AA0913">
              <w:rPr>
                <w:rFonts w:eastAsia="Calibri" w:cstheme="minorHAnsi"/>
              </w:rPr>
              <w:t xml:space="preserve"> dan </w:t>
            </w:r>
            <w:proofErr w:type="spellStart"/>
            <w:r w:rsidRPr="00AA0913">
              <w:rPr>
                <w:rFonts w:eastAsia="Calibri" w:cstheme="minorHAnsi"/>
              </w:rPr>
              <w:t>pembinaan</w:t>
            </w:r>
            <w:proofErr w:type="spellEnd"/>
            <w:r w:rsidRPr="00AA0913">
              <w:rPr>
                <w:rFonts w:eastAsia="Calibri" w:cstheme="minorHAnsi"/>
              </w:rPr>
              <w:t xml:space="preserve"> </w:t>
            </w:r>
            <w:proofErr w:type="spellStart"/>
            <w:r w:rsidRPr="00AA0913">
              <w:rPr>
                <w:rFonts w:eastAsia="Calibri" w:cstheme="minorHAnsi"/>
              </w:rPr>
              <w:t>kepada</w:t>
            </w:r>
            <w:proofErr w:type="spellEnd"/>
            <w:r w:rsidRPr="00AA0913">
              <w:rPr>
                <w:rFonts w:eastAsia="Calibri" w:cstheme="minorHAnsi"/>
              </w:rPr>
              <w:t xml:space="preserve"> </w:t>
            </w:r>
            <w:proofErr w:type="spellStart"/>
            <w:r w:rsidRPr="00AA0913">
              <w:rPr>
                <w:rFonts w:eastAsia="Calibri" w:cstheme="minorHAnsi"/>
              </w:rPr>
              <w:t>dosen</w:t>
            </w:r>
            <w:proofErr w:type="spellEnd"/>
            <w:r w:rsidRPr="00AA0913">
              <w:rPr>
                <w:rFonts w:eastAsia="Calibri" w:cstheme="minorHAnsi"/>
              </w:rPr>
              <w:t xml:space="preserve"> dan </w:t>
            </w:r>
            <w:proofErr w:type="spellStart"/>
            <w:r w:rsidRPr="00AA0913">
              <w:rPr>
                <w:rFonts w:eastAsia="Calibri" w:cstheme="minorHAnsi"/>
              </w:rPr>
              <w:t>mahasiswa</w:t>
            </w:r>
            <w:proofErr w:type="spellEnd"/>
            <w:r w:rsidRPr="00AA0913">
              <w:rPr>
                <w:rFonts w:eastAsia="Calibri" w:cstheme="minorHAnsi"/>
              </w:rPr>
              <w:t xml:space="preserve"> </w:t>
            </w:r>
            <w:proofErr w:type="spellStart"/>
            <w:r w:rsidRPr="00AA0913">
              <w:rPr>
                <w:rFonts w:eastAsia="Calibri" w:cstheme="minorHAnsi"/>
              </w:rPr>
              <w:t>dalam</w:t>
            </w:r>
            <w:proofErr w:type="spellEnd"/>
            <w:r w:rsidRPr="00AA0913">
              <w:rPr>
                <w:rFonts w:eastAsia="Calibri" w:cstheme="minorHAnsi"/>
              </w:rPr>
              <w:t xml:space="preserve"> </w:t>
            </w:r>
            <w:proofErr w:type="spellStart"/>
            <w:r w:rsidRPr="00AA0913">
              <w:rPr>
                <w:rFonts w:eastAsia="Calibri" w:cstheme="minorHAnsi"/>
              </w:rPr>
              <w:t>bidang</w:t>
            </w:r>
            <w:proofErr w:type="spellEnd"/>
            <w:r w:rsidRPr="00AA0913">
              <w:rPr>
                <w:rFonts w:eastAsia="Calibri" w:cstheme="minorHAnsi"/>
              </w:rPr>
              <w:t xml:space="preserve"> </w:t>
            </w:r>
            <w:proofErr w:type="spellStart"/>
            <w:r w:rsidRPr="00AA0913">
              <w:rPr>
                <w:rFonts w:eastAsia="Calibri" w:cstheme="minorHAnsi"/>
              </w:rPr>
              <w:t>penulisan</w:t>
            </w:r>
            <w:proofErr w:type="spellEnd"/>
            <w:r w:rsidRPr="00AA0913">
              <w:rPr>
                <w:rFonts w:eastAsia="Calibri" w:cstheme="minorHAnsi"/>
              </w:rPr>
              <w:t xml:space="preserve"> </w:t>
            </w:r>
            <w:proofErr w:type="spellStart"/>
            <w:r w:rsidRPr="00AA0913">
              <w:rPr>
                <w:rFonts w:eastAsia="Calibri" w:cstheme="minorHAnsi"/>
              </w:rPr>
              <w:t>artikel</w:t>
            </w:r>
            <w:proofErr w:type="spellEnd"/>
            <w:r w:rsidRPr="00AA0913">
              <w:rPr>
                <w:rFonts w:eastAsia="Calibri" w:cstheme="minorHAnsi"/>
              </w:rPr>
              <w:t xml:space="preserve"> </w:t>
            </w:r>
            <w:proofErr w:type="spellStart"/>
            <w:r w:rsidRPr="00AA0913">
              <w:rPr>
                <w:rFonts w:eastAsia="Calibri" w:cstheme="minorHAnsi"/>
              </w:rPr>
              <w:t>ilmiah</w:t>
            </w:r>
            <w:proofErr w:type="spellEnd"/>
            <w:r w:rsidRPr="00AA0913">
              <w:rPr>
                <w:rFonts w:eastAsia="Calibri" w:cstheme="minorHAnsi"/>
              </w:rPr>
              <w:t xml:space="preserve"> dan </w:t>
            </w:r>
            <w:proofErr w:type="spellStart"/>
            <w:r w:rsidRPr="00AA0913">
              <w:rPr>
                <w:rFonts w:eastAsia="Calibri" w:cstheme="minorHAnsi"/>
              </w:rPr>
              <w:t>publikasi</w:t>
            </w:r>
            <w:proofErr w:type="spellEnd"/>
            <w:r w:rsidRPr="00AA0913">
              <w:rPr>
                <w:rFonts w:eastAsia="Calibri" w:cstheme="minorHAnsi"/>
              </w:rPr>
              <w:t xml:space="preserve"> di </w:t>
            </w:r>
            <w:proofErr w:type="spellStart"/>
            <w:r w:rsidRPr="00AA0913">
              <w:rPr>
                <w:rFonts w:eastAsia="Calibri" w:cstheme="minorHAnsi"/>
              </w:rPr>
              <w:t>jurnal</w:t>
            </w:r>
            <w:proofErr w:type="spellEnd"/>
            <w:r w:rsidRPr="00AA0913">
              <w:rPr>
                <w:rFonts w:eastAsia="Calibri" w:cstheme="minorHAnsi"/>
              </w:rPr>
              <w:t xml:space="preserve"> </w:t>
            </w:r>
            <w:proofErr w:type="spellStart"/>
            <w:r w:rsidRPr="00AA0913">
              <w:rPr>
                <w:rFonts w:eastAsia="Calibri" w:cstheme="minorHAnsi"/>
              </w:rPr>
              <w:t>internasional</w:t>
            </w:r>
            <w:proofErr w:type="spellEnd"/>
            <w:r w:rsidRPr="00AA0913">
              <w:rPr>
                <w:rFonts w:eastAsia="Calibri" w:cstheme="minorHAnsi"/>
              </w:rPr>
              <w:t xml:space="preserve">, </w:t>
            </w:r>
            <w:proofErr w:type="spellStart"/>
            <w:r w:rsidRPr="00AA0913">
              <w:rPr>
                <w:rFonts w:eastAsia="Calibri" w:cstheme="minorHAnsi"/>
              </w:rPr>
              <w:t>sehingga</w:t>
            </w:r>
            <w:proofErr w:type="spellEnd"/>
            <w:r w:rsidRPr="00AA0913">
              <w:rPr>
                <w:rFonts w:eastAsia="Calibri" w:cstheme="minorHAnsi"/>
              </w:rPr>
              <w:t xml:space="preserve"> </w:t>
            </w:r>
            <w:proofErr w:type="spellStart"/>
            <w:r w:rsidRPr="00AA0913">
              <w:rPr>
                <w:rFonts w:eastAsia="Calibri" w:cstheme="minorHAnsi"/>
              </w:rPr>
              <w:t>mereka</w:t>
            </w:r>
            <w:proofErr w:type="spellEnd"/>
            <w:r w:rsidRPr="00AA0913">
              <w:rPr>
                <w:rFonts w:eastAsia="Calibri" w:cstheme="minorHAnsi"/>
              </w:rPr>
              <w:t xml:space="preserve"> </w:t>
            </w:r>
            <w:proofErr w:type="spellStart"/>
            <w:r w:rsidRPr="00AA0913">
              <w:rPr>
                <w:rFonts w:eastAsia="Calibri" w:cstheme="minorHAnsi"/>
              </w:rPr>
              <w:t>dapat</w:t>
            </w:r>
            <w:proofErr w:type="spellEnd"/>
            <w:r w:rsidRPr="00AA0913">
              <w:rPr>
                <w:rFonts w:eastAsia="Calibri" w:cstheme="minorHAnsi"/>
              </w:rPr>
              <w:t xml:space="preserve"> </w:t>
            </w:r>
            <w:proofErr w:type="spellStart"/>
            <w:r w:rsidRPr="00AA0913">
              <w:rPr>
                <w:rFonts w:eastAsia="Calibri" w:cstheme="minorHAnsi"/>
              </w:rPr>
              <w:t>menghasilkan</w:t>
            </w:r>
            <w:proofErr w:type="spellEnd"/>
            <w:r w:rsidRPr="00AA0913">
              <w:rPr>
                <w:rFonts w:eastAsia="Calibri" w:cstheme="minorHAnsi"/>
              </w:rPr>
              <w:t xml:space="preserve"> </w:t>
            </w:r>
            <w:proofErr w:type="spellStart"/>
            <w:r w:rsidRPr="00AA0913">
              <w:rPr>
                <w:rFonts w:eastAsia="Calibri" w:cstheme="minorHAnsi"/>
              </w:rPr>
              <w:t>karya</w:t>
            </w:r>
            <w:proofErr w:type="spellEnd"/>
            <w:r w:rsidRPr="00AA0913">
              <w:rPr>
                <w:rFonts w:eastAsia="Calibri" w:cstheme="minorHAnsi"/>
              </w:rPr>
              <w:t xml:space="preserve"> yang </w:t>
            </w:r>
            <w:proofErr w:type="spellStart"/>
            <w:r w:rsidRPr="00AA0913">
              <w:rPr>
                <w:rFonts w:eastAsia="Calibri" w:cstheme="minorHAnsi"/>
              </w:rPr>
              <w:t>berkualitas</w:t>
            </w:r>
            <w:proofErr w:type="spellEnd"/>
            <w:r w:rsidRPr="00AA0913">
              <w:rPr>
                <w:rFonts w:eastAsia="Calibri" w:cstheme="minorHAnsi"/>
              </w:rPr>
              <w:t xml:space="preserve"> dan </w:t>
            </w:r>
            <w:proofErr w:type="spellStart"/>
            <w:r w:rsidRPr="00AA0913">
              <w:rPr>
                <w:rFonts w:eastAsia="Calibri" w:cstheme="minorHAnsi"/>
              </w:rPr>
              <w:t>memiliki</w:t>
            </w:r>
            <w:proofErr w:type="spellEnd"/>
            <w:r w:rsidRPr="00AA0913">
              <w:rPr>
                <w:rFonts w:eastAsia="Calibri" w:cstheme="minorHAnsi"/>
              </w:rPr>
              <w:t xml:space="preserve"> </w:t>
            </w:r>
            <w:proofErr w:type="spellStart"/>
            <w:r w:rsidRPr="00AA0913">
              <w:rPr>
                <w:rFonts w:eastAsia="Calibri" w:cstheme="minorHAnsi"/>
              </w:rPr>
              <w:t>potensi</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dipublikasikan</w:t>
            </w:r>
            <w:proofErr w:type="spellEnd"/>
            <w:r w:rsidRPr="00AA0913">
              <w:rPr>
                <w:rFonts w:eastAsia="Calibri" w:cstheme="minorHAnsi"/>
              </w:rPr>
              <w:t xml:space="preserve"> di </w:t>
            </w:r>
            <w:proofErr w:type="spellStart"/>
            <w:r w:rsidRPr="00AA0913">
              <w:rPr>
                <w:rFonts w:eastAsia="Calibri" w:cstheme="minorHAnsi"/>
              </w:rPr>
              <w:t>jurnal</w:t>
            </w:r>
            <w:proofErr w:type="spellEnd"/>
            <w:r w:rsidRPr="00AA0913">
              <w:rPr>
                <w:rFonts w:eastAsia="Calibri" w:cstheme="minorHAnsi"/>
              </w:rPr>
              <w:t xml:space="preserve"> </w:t>
            </w:r>
            <w:proofErr w:type="spellStart"/>
            <w:r w:rsidRPr="00AA0913">
              <w:rPr>
                <w:rFonts w:eastAsia="Calibri" w:cstheme="minorHAnsi"/>
              </w:rPr>
              <w:t>internasional</w:t>
            </w:r>
            <w:proofErr w:type="spellEnd"/>
            <w:r w:rsidRPr="00AA0913">
              <w:rPr>
                <w:rFonts w:eastAsia="Calibri" w:cstheme="minorHAnsi"/>
              </w:rPr>
              <w:t xml:space="preserve">. </w:t>
            </w:r>
            <w:proofErr w:type="spellStart"/>
            <w:r w:rsidRPr="00AA0913">
              <w:rPr>
                <w:rFonts w:eastAsia="Calibri" w:cstheme="minorHAnsi"/>
              </w:rPr>
              <w:t>Mendorong</w:t>
            </w:r>
            <w:proofErr w:type="spellEnd"/>
            <w:r w:rsidRPr="00AA0913">
              <w:rPr>
                <w:rFonts w:eastAsia="Calibri" w:cstheme="minorHAnsi"/>
              </w:rPr>
              <w:t xml:space="preserve"> dan </w:t>
            </w:r>
            <w:proofErr w:type="spellStart"/>
            <w:r w:rsidRPr="00AA0913">
              <w:rPr>
                <w:rFonts w:eastAsia="Calibri" w:cstheme="minorHAnsi"/>
              </w:rPr>
              <w:t>memberikan</w:t>
            </w:r>
            <w:proofErr w:type="spellEnd"/>
            <w:r w:rsidRPr="00AA0913">
              <w:rPr>
                <w:rFonts w:eastAsia="Calibri" w:cstheme="minorHAnsi"/>
              </w:rPr>
              <w:t xml:space="preserve"> </w:t>
            </w:r>
            <w:proofErr w:type="spellStart"/>
            <w:r w:rsidRPr="00AA0913">
              <w:rPr>
                <w:rFonts w:eastAsia="Calibri" w:cstheme="minorHAnsi"/>
              </w:rPr>
              <w:t>dukungan</w:t>
            </w:r>
            <w:proofErr w:type="spellEnd"/>
            <w:r w:rsidRPr="00AA0913">
              <w:rPr>
                <w:rFonts w:eastAsia="Calibri" w:cstheme="minorHAnsi"/>
              </w:rPr>
              <w:t xml:space="preserve"> </w:t>
            </w:r>
            <w:proofErr w:type="spellStart"/>
            <w:r w:rsidRPr="00AA0913">
              <w:rPr>
                <w:rFonts w:eastAsia="Calibri" w:cstheme="minorHAnsi"/>
              </w:rPr>
              <w:t>kepada</w:t>
            </w:r>
            <w:proofErr w:type="spellEnd"/>
            <w:r w:rsidRPr="00AA0913">
              <w:rPr>
                <w:rFonts w:eastAsia="Calibri" w:cstheme="minorHAnsi"/>
              </w:rPr>
              <w:t xml:space="preserve"> </w:t>
            </w:r>
            <w:proofErr w:type="spellStart"/>
            <w:r w:rsidRPr="00AA0913">
              <w:rPr>
                <w:rFonts w:eastAsia="Calibri" w:cstheme="minorHAnsi"/>
              </w:rPr>
              <w:t>dosen</w:t>
            </w:r>
            <w:proofErr w:type="spellEnd"/>
            <w:r w:rsidRPr="00AA0913">
              <w:rPr>
                <w:rFonts w:eastAsia="Calibri" w:cstheme="minorHAnsi"/>
              </w:rPr>
              <w:t xml:space="preserve"> dan </w:t>
            </w:r>
            <w:proofErr w:type="spellStart"/>
            <w:r w:rsidRPr="00AA0913">
              <w:rPr>
                <w:rFonts w:eastAsia="Calibri" w:cstheme="minorHAnsi"/>
              </w:rPr>
              <w:t>mahasiswa</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mengikuti</w:t>
            </w:r>
            <w:proofErr w:type="spellEnd"/>
            <w:r w:rsidRPr="00AA0913">
              <w:rPr>
                <w:rFonts w:eastAsia="Calibri" w:cstheme="minorHAnsi"/>
              </w:rPr>
              <w:t xml:space="preserve"> </w:t>
            </w:r>
            <w:proofErr w:type="spellStart"/>
            <w:r w:rsidRPr="00AA0913">
              <w:rPr>
                <w:rFonts w:eastAsia="Calibri" w:cstheme="minorHAnsi"/>
              </w:rPr>
              <w:t>konferensi</w:t>
            </w:r>
            <w:proofErr w:type="spellEnd"/>
            <w:r w:rsidRPr="00AA0913">
              <w:rPr>
                <w:rFonts w:eastAsia="Calibri" w:cstheme="minorHAnsi"/>
              </w:rPr>
              <w:t xml:space="preserve"> </w:t>
            </w:r>
            <w:proofErr w:type="spellStart"/>
            <w:r w:rsidRPr="00AA0913">
              <w:rPr>
                <w:rFonts w:eastAsia="Calibri" w:cstheme="minorHAnsi"/>
              </w:rPr>
              <w:t>internasional</w:t>
            </w:r>
            <w:proofErr w:type="spellEnd"/>
            <w:r w:rsidRPr="00AA0913">
              <w:rPr>
                <w:rFonts w:eastAsia="Calibri" w:cstheme="minorHAnsi"/>
              </w:rPr>
              <w:t xml:space="preserve"> dan </w:t>
            </w:r>
            <w:proofErr w:type="spellStart"/>
            <w:r w:rsidRPr="00AA0913">
              <w:rPr>
                <w:rFonts w:eastAsia="Calibri" w:cstheme="minorHAnsi"/>
              </w:rPr>
              <w:t>mengirimkan</w:t>
            </w:r>
            <w:proofErr w:type="spellEnd"/>
            <w:r w:rsidRPr="00AA0913">
              <w:rPr>
                <w:rFonts w:eastAsia="Calibri" w:cstheme="minorHAnsi"/>
              </w:rPr>
              <w:t xml:space="preserve"> </w:t>
            </w:r>
            <w:proofErr w:type="spellStart"/>
            <w:r w:rsidRPr="00AA0913">
              <w:rPr>
                <w:rFonts w:eastAsia="Calibri" w:cstheme="minorHAnsi"/>
              </w:rPr>
              <w:t>abstrak</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paper </w:t>
            </w:r>
            <w:proofErr w:type="spellStart"/>
            <w:r w:rsidRPr="00AA0913">
              <w:rPr>
                <w:rFonts w:eastAsia="Calibri" w:cstheme="minorHAnsi"/>
              </w:rPr>
              <w:t>ke</w:t>
            </w:r>
            <w:proofErr w:type="spellEnd"/>
            <w:r w:rsidRPr="00AA0913">
              <w:rPr>
                <w:rFonts w:eastAsia="Calibri" w:cstheme="minorHAnsi"/>
              </w:rPr>
              <w:t xml:space="preserve"> </w:t>
            </w:r>
            <w:proofErr w:type="spellStart"/>
            <w:r w:rsidRPr="00AA0913">
              <w:rPr>
                <w:rFonts w:eastAsia="Calibri" w:cstheme="minorHAnsi"/>
              </w:rPr>
              <w:t>dalam</w:t>
            </w:r>
            <w:proofErr w:type="spellEnd"/>
            <w:r w:rsidRPr="00AA0913">
              <w:rPr>
                <w:rFonts w:eastAsia="Calibri" w:cstheme="minorHAnsi"/>
              </w:rPr>
              <w:t xml:space="preserve"> </w:t>
            </w:r>
            <w:proofErr w:type="spellStart"/>
            <w:r w:rsidRPr="00AA0913">
              <w:rPr>
                <w:rFonts w:eastAsia="Calibri" w:cstheme="minorHAnsi"/>
              </w:rPr>
              <w:t>konferensi</w:t>
            </w:r>
            <w:proofErr w:type="spellEnd"/>
            <w:r w:rsidRPr="00AA0913">
              <w:rPr>
                <w:rFonts w:eastAsia="Calibri" w:cstheme="minorHAnsi"/>
              </w:rPr>
              <w:t xml:space="preserve"> </w:t>
            </w:r>
            <w:proofErr w:type="spellStart"/>
            <w:r w:rsidRPr="00AA0913">
              <w:rPr>
                <w:rFonts w:eastAsia="Calibri" w:cstheme="minorHAnsi"/>
              </w:rPr>
              <w:t>tersebut</w:t>
            </w:r>
            <w:proofErr w:type="spellEnd"/>
            <w:r w:rsidRPr="00AA0913">
              <w:rPr>
                <w:rFonts w:eastAsia="Calibri" w:cstheme="minorHAnsi"/>
              </w:rPr>
              <w:t xml:space="preserve">. </w:t>
            </w:r>
            <w:proofErr w:type="spellStart"/>
            <w:r w:rsidRPr="00AA0913">
              <w:rPr>
                <w:rFonts w:eastAsia="Calibri" w:cstheme="minorHAnsi"/>
              </w:rPr>
              <w:t>Memberikan</w:t>
            </w:r>
            <w:proofErr w:type="spellEnd"/>
            <w:r w:rsidRPr="00AA0913">
              <w:rPr>
                <w:rFonts w:eastAsia="Calibri" w:cstheme="minorHAnsi"/>
              </w:rPr>
              <w:t xml:space="preserve"> </w:t>
            </w:r>
            <w:proofErr w:type="spellStart"/>
            <w:r w:rsidRPr="00AA0913">
              <w:rPr>
                <w:rFonts w:eastAsia="Calibri" w:cstheme="minorHAnsi"/>
              </w:rPr>
              <w:t>insentif</w:t>
            </w:r>
            <w:proofErr w:type="spellEnd"/>
            <w:r w:rsidRPr="00AA0913">
              <w:rPr>
                <w:rFonts w:eastAsia="Calibri" w:cstheme="minorHAnsi"/>
              </w:rPr>
              <w:t xml:space="preserve"> dan </w:t>
            </w:r>
            <w:proofErr w:type="spellStart"/>
            <w:r w:rsidRPr="00AA0913">
              <w:rPr>
                <w:rFonts w:eastAsia="Calibri" w:cstheme="minorHAnsi"/>
              </w:rPr>
              <w:t>penghargaan</w:t>
            </w:r>
            <w:proofErr w:type="spellEnd"/>
            <w:r w:rsidRPr="00AA0913">
              <w:rPr>
                <w:rFonts w:eastAsia="Calibri" w:cstheme="minorHAnsi"/>
              </w:rPr>
              <w:t xml:space="preserve"> </w:t>
            </w:r>
            <w:proofErr w:type="spellStart"/>
            <w:r w:rsidRPr="00AA0913">
              <w:rPr>
                <w:rFonts w:eastAsia="Calibri" w:cstheme="minorHAnsi"/>
              </w:rPr>
              <w:t>kepada</w:t>
            </w:r>
            <w:proofErr w:type="spellEnd"/>
            <w:r w:rsidRPr="00AA0913">
              <w:rPr>
                <w:rFonts w:eastAsia="Calibri" w:cstheme="minorHAnsi"/>
              </w:rPr>
              <w:t xml:space="preserve"> </w:t>
            </w:r>
            <w:proofErr w:type="spellStart"/>
            <w:r w:rsidRPr="00AA0913">
              <w:rPr>
                <w:rFonts w:eastAsia="Calibri" w:cstheme="minorHAnsi"/>
              </w:rPr>
              <w:t>dosen</w:t>
            </w:r>
            <w:proofErr w:type="spellEnd"/>
            <w:r w:rsidRPr="00AA0913">
              <w:rPr>
                <w:rFonts w:eastAsia="Calibri" w:cstheme="minorHAnsi"/>
              </w:rPr>
              <w:t xml:space="preserve"> dan </w:t>
            </w:r>
            <w:proofErr w:type="spellStart"/>
            <w:r w:rsidRPr="00AA0913">
              <w:rPr>
                <w:rFonts w:eastAsia="Calibri" w:cstheme="minorHAnsi"/>
              </w:rPr>
              <w:t>mahasiswa</w:t>
            </w:r>
            <w:proofErr w:type="spellEnd"/>
            <w:r w:rsidRPr="00AA0913">
              <w:rPr>
                <w:rFonts w:eastAsia="Calibri" w:cstheme="minorHAnsi"/>
              </w:rPr>
              <w:t xml:space="preserve"> yang </w:t>
            </w:r>
            <w:proofErr w:type="spellStart"/>
            <w:r w:rsidRPr="00AA0913">
              <w:rPr>
                <w:rFonts w:eastAsia="Calibri" w:cstheme="minorHAnsi"/>
              </w:rPr>
              <w:t>berhasil</w:t>
            </w:r>
            <w:proofErr w:type="spellEnd"/>
            <w:r w:rsidRPr="00AA0913">
              <w:rPr>
                <w:rFonts w:eastAsia="Calibri" w:cstheme="minorHAnsi"/>
              </w:rPr>
              <w:t xml:space="preserve"> </w:t>
            </w:r>
            <w:proofErr w:type="spellStart"/>
            <w:r w:rsidRPr="00AA0913">
              <w:rPr>
                <w:rFonts w:eastAsia="Calibri" w:cstheme="minorHAnsi"/>
              </w:rPr>
              <w:t>mempublikasikan</w:t>
            </w:r>
            <w:proofErr w:type="spellEnd"/>
            <w:r w:rsidRPr="00AA0913">
              <w:rPr>
                <w:rFonts w:eastAsia="Calibri" w:cstheme="minorHAnsi"/>
              </w:rPr>
              <w:t xml:space="preserve"> </w:t>
            </w:r>
            <w:proofErr w:type="spellStart"/>
            <w:r w:rsidRPr="00AA0913">
              <w:rPr>
                <w:rFonts w:eastAsia="Calibri" w:cstheme="minorHAnsi"/>
              </w:rPr>
              <w:t>artikel</w:t>
            </w:r>
            <w:proofErr w:type="spellEnd"/>
            <w:r w:rsidRPr="00AA0913">
              <w:rPr>
                <w:rFonts w:eastAsia="Calibri" w:cstheme="minorHAnsi"/>
              </w:rPr>
              <w:t xml:space="preserve"> di </w:t>
            </w:r>
            <w:proofErr w:type="spellStart"/>
            <w:r w:rsidRPr="00AA0913">
              <w:rPr>
                <w:rFonts w:eastAsia="Calibri" w:cstheme="minorHAnsi"/>
              </w:rPr>
              <w:t>jurnal</w:t>
            </w:r>
            <w:proofErr w:type="spellEnd"/>
            <w:r w:rsidRPr="00AA0913">
              <w:rPr>
                <w:rFonts w:eastAsia="Calibri" w:cstheme="minorHAnsi"/>
              </w:rPr>
              <w:t xml:space="preserve"> </w:t>
            </w:r>
            <w:proofErr w:type="spellStart"/>
            <w:r w:rsidRPr="00AA0913">
              <w:rPr>
                <w:rFonts w:eastAsia="Calibri" w:cstheme="minorHAnsi"/>
              </w:rPr>
              <w:t>internasional</w:t>
            </w:r>
            <w:proofErr w:type="spellEnd"/>
            <w:r w:rsidRPr="00AA0913">
              <w:rPr>
                <w:rFonts w:eastAsia="Calibri" w:cstheme="minorHAnsi"/>
              </w:rPr>
              <w:t xml:space="preserve">, </w:t>
            </w:r>
            <w:proofErr w:type="spellStart"/>
            <w:r w:rsidRPr="00AA0913">
              <w:rPr>
                <w:rFonts w:eastAsia="Calibri" w:cstheme="minorHAnsi"/>
              </w:rPr>
              <w:t>sebagai</w:t>
            </w:r>
            <w:proofErr w:type="spellEnd"/>
            <w:r w:rsidRPr="00AA0913">
              <w:rPr>
                <w:rFonts w:eastAsia="Calibri" w:cstheme="minorHAnsi"/>
              </w:rPr>
              <w:t xml:space="preserve"> </w:t>
            </w:r>
            <w:proofErr w:type="spellStart"/>
            <w:r w:rsidRPr="00AA0913">
              <w:rPr>
                <w:rFonts w:eastAsia="Calibri" w:cstheme="minorHAnsi"/>
              </w:rPr>
              <w:t>bentuk</w:t>
            </w:r>
            <w:proofErr w:type="spellEnd"/>
            <w:r w:rsidRPr="00AA0913">
              <w:rPr>
                <w:rFonts w:eastAsia="Calibri" w:cstheme="minorHAnsi"/>
              </w:rPr>
              <w:t xml:space="preserve"> </w:t>
            </w:r>
            <w:proofErr w:type="spellStart"/>
            <w:r w:rsidRPr="00AA0913">
              <w:rPr>
                <w:rFonts w:eastAsia="Calibri" w:cstheme="minorHAnsi"/>
              </w:rPr>
              <w:t>motivasi</w:t>
            </w:r>
            <w:proofErr w:type="spellEnd"/>
            <w:r w:rsidRPr="00AA0913">
              <w:rPr>
                <w:rFonts w:eastAsia="Calibri" w:cstheme="minorHAnsi"/>
              </w:rPr>
              <w:t xml:space="preserve"> dan </w:t>
            </w:r>
            <w:proofErr w:type="spellStart"/>
            <w:r w:rsidRPr="00AA0913">
              <w:rPr>
                <w:rFonts w:eastAsia="Calibri" w:cstheme="minorHAnsi"/>
              </w:rPr>
              <w:t>apresiasi</w:t>
            </w:r>
            <w:proofErr w:type="spellEnd"/>
            <w:r w:rsidRPr="00AA0913">
              <w:rPr>
                <w:rFonts w:eastAsia="Calibri" w:cstheme="minorHAnsi"/>
              </w:rPr>
              <w:t xml:space="preserve"> </w:t>
            </w:r>
            <w:proofErr w:type="spellStart"/>
            <w:r w:rsidRPr="00AA0913">
              <w:rPr>
                <w:rFonts w:eastAsia="Calibri" w:cstheme="minorHAnsi"/>
              </w:rPr>
              <w:t>atas</w:t>
            </w:r>
            <w:proofErr w:type="spellEnd"/>
            <w:r w:rsidRPr="00AA0913">
              <w:rPr>
                <w:rFonts w:eastAsia="Calibri" w:cstheme="minorHAnsi"/>
              </w:rPr>
              <w:t xml:space="preserve"> </w:t>
            </w:r>
            <w:proofErr w:type="spellStart"/>
            <w:r w:rsidRPr="00AA0913">
              <w:rPr>
                <w:rFonts w:eastAsia="Calibri" w:cstheme="minorHAnsi"/>
              </w:rPr>
              <w:t>prestasi</w:t>
            </w:r>
            <w:proofErr w:type="spellEnd"/>
            <w:r w:rsidRPr="00AA0913">
              <w:rPr>
                <w:rFonts w:eastAsia="Calibri" w:cstheme="minorHAnsi"/>
              </w:rPr>
              <w:t xml:space="preserve"> yang </w:t>
            </w:r>
            <w:proofErr w:type="spellStart"/>
            <w:r w:rsidRPr="00AA0913">
              <w:rPr>
                <w:rFonts w:eastAsia="Calibri" w:cstheme="minorHAnsi"/>
              </w:rPr>
              <w:t>telah</w:t>
            </w:r>
            <w:proofErr w:type="spellEnd"/>
            <w:r w:rsidRPr="00AA0913">
              <w:rPr>
                <w:rFonts w:eastAsia="Calibri" w:cstheme="minorHAnsi"/>
              </w:rPr>
              <w:t xml:space="preserve"> </w:t>
            </w:r>
            <w:proofErr w:type="spellStart"/>
            <w:r w:rsidRPr="00AA0913">
              <w:rPr>
                <w:rFonts w:eastAsia="Calibri" w:cstheme="minorHAnsi"/>
              </w:rPr>
              <w:t>dicapai</w:t>
            </w:r>
            <w:proofErr w:type="spellEnd"/>
          </w:p>
        </w:tc>
      </w:tr>
      <w:tr w:rsidR="00AA0913" w:rsidRPr="00AA0913" w14:paraId="41BD9362" w14:textId="77777777" w:rsidTr="2CEB6ABC">
        <w:trPr>
          <w:trHeight w:val="600"/>
        </w:trPr>
        <w:tc>
          <w:tcPr>
            <w:tcW w:w="520" w:type="dxa"/>
            <w:tcBorders>
              <w:top w:val="nil"/>
              <w:left w:val="single" w:sz="4" w:space="0" w:color="auto"/>
              <w:bottom w:val="single" w:sz="4" w:space="0" w:color="auto"/>
              <w:right w:val="single" w:sz="4" w:space="0" w:color="auto"/>
            </w:tcBorders>
            <w:shd w:val="clear" w:color="auto" w:fill="auto"/>
            <w:noWrap/>
            <w:hideMark/>
          </w:tcPr>
          <w:p w14:paraId="114FC2F2"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3</w:t>
            </w:r>
          </w:p>
        </w:tc>
        <w:tc>
          <w:tcPr>
            <w:tcW w:w="2320" w:type="dxa"/>
            <w:tcBorders>
              <w:top w:val="nil"/>
              <w:left w:val="nil"/>
              <w:bottom w:val="single" w:sz="4" w:space="0" w:color="auto"/>
              <w:right w:val="single" w:sz="4" w:space="0" w:color="auto"/>
            </w:tcBorders>
            <w:shd w:val="clear" w:color="auto" w:fill="auto"/>
            <w:vAlign w:val="bottom"/>
            <w:hideMark/>
          </w:tcPr>
          <w:p w14:paraId="3BF6779C"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Karya</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ilmiah</w:t>
            </w:r>
            <w:proofErr w:type="spellEnd"/>
            <w:r w:rsidRPr="00AA0913">
              <w:rPr>
                <w:rFonts w:eastAsia="Times New Roman" w:cstheme="minorHAnsi"/>
                <w:color w:val="000000"/>
              </w:rPr>
              <w:t xml:space="preserve"> yang </w:t>
            </w:r>
            <w:proofErr w:type="spellStart"/>
            <w:r w:rsidRPr="00AA0913">
              <w:rPr>
                <w:rFonts w:eastAsia="Times New Roman" w:cstheme="minorHAnsi"/>
                <w:color w:val="000000"/>
              </w:rPr>
              <w:t>disitasi</w:t>
            </w:r>
            <w:proofErr w:type="spellEnd"/>
          </w:p>
        </w:tc>
        <w:tc>
          <w:tcPr>
            <w:tcW w:w="3095" w:type="dxa"/>
            <w:tcBorders>
              <w:top w:val="nil"/>
              <w:left w:val="nil"/>
              <w:bottom w:val="single" w:sz="4" w:space="0" w:color="auto"/>
              <w:right w:val="single" w:sz="4" w:space="0" w:color="auto"/>
            </w:tcBorders>
            <w:shd w:val="clear" w:color="auto" w:fill="auto"/>
            <w:noWrap/>
            <w:hideMark/>
          </w:tcPr>
          <w:p w14:paraId="79577043"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themeColor="text1"/>
              </w:rPr>
              <w:t>Jumlah</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karya</w:t>
            </w:r>
            <w:proofErr w:type="spellEnd"/>
            <w:r w:rsidRPr="00AA0913">
              <w:rPr>
                <w:rFonts w:eastAsia="Times New Roman" w:cstheme="minorHAnsi"/>
                <w:color w:val="000000" w:themeColor="text1"/>
              </w:rPr>
              <w:t xml:space="preserve"> DTPS yang </w:t>
            </w:r>
            <w:proofErr w:type="spellStart"/>
            <w:r w:rsidRPr="00AA0913">
              <w:rPr>
                <w:rFonts w:eastAsia="Times New Roman" w:cstheme="minorHAnsi"/>
                <w:color w:val="000000" w:themeColor="text1"/>
              </w:rPr>
              <w:t>disitasi</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masih</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kurang</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dari</w:t>
            </w:r>
            <w:proofErr w:type="spellEnd"/>
            <w:r w:rsidRPr="00AA0913">
              <w:rPr>
                <w:rFonts w:eastAsia="Times New Roman" w:cstheme="minorHAnsi"/>
                <w:color w:val="000000" w:themeColor="text1"/>
              </w:rPr>
              <w:t xml:space="preserve"> 50.</w:t>
            </w:r>
          </w:p>
        </w:tc>
        <w:tc>
          <w:tcPr>
            <w:tcW w:w="3150" w:type="dxa"/>
            <w:tcBorders>
              <w:top w:val="nil"/>
              <w:left w:val="nil"/>
              <w:bottom w:val="single" w:sz="4" w:space="0" w:color="auto"/>
              <w:right w:val="single" w:sz="4" w:space="0" w:color="auto"/>
            </w:tcBorders>
            <w:shd w:val="clear" w:color="auto" w:fill="auto"/>
            <w:noWrap/>
            <w:vAlign w:val="bottom"/>
            <w:hideMark/>
          </w:tcPr>
          <w:p w14:paraId="2A7ABD51"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themeColor="text1"/>
              </w:rPr>
              <w:t> </w:t>
            </w:r>
            <w:proofErr w:type="spellStart"/>
            <w:r w:rsidRPr="00AA0913">
              <w:rPr>
                <w:rFonts w:eastAsia="Calibri" w:cstheme="minorHAnsi"/>
              </w:rPr>
              <w:t>Mendorong</w:t>
            </w:r>
            <w:proofErr w:type="spellEnd"/>
            <w:r w:rsidRPr="00AA0913">
              <w:rPr>
                <w:rFonts w:eastAsia="Calibri" w:cstheme="minorHAnsi"/>
              </w:rPr>
              <w:t xml:space="preserve"> DTPS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memilih</w:t>
            </w:r>
            <w:proofErr w:type="spellEnd"/>
            <w:r w:rsidRPr="00AA0913">
              <w:rPr>
                <w:rFonts w:eastAsia="Calibri" w:cstheme="minorHAnsi"/>
              </w:rPr>
              <w:t xml:space="preserve"> </w:t>
            </w:r>
            <w:proofErr w:type="spellStart"/>
            <w:r w:rsidRPr="00AA0913">
              <w:rPr>
                <w:rFonts w:eastAsia="Calibri" w:cstheme="minorHAnsi"/>
              </w:rPr>
              <w:t>topik</w:t>
            </w:r>
            <w:proofErr w:type="spellEnd"/>
            <w:r w:rsidRPr="00AA0913">
              <w:rPr>
                <w:rFonts w:eastAsia="Calibri" w:cstheme="minorHAnsi"/>
              </w:rPr>
              <w:t xml:space="preserve"> </w:t>
            </w:r>
            <w:proofErr w:type="spellStart"/>
            <w:r w:rsidRPr="00AA0913">
              <w:rPr>
                <w:rFonts w:eastAsia="Calibri" w:cstheme="minorHAnsi"/>
              </w:rPr>
              <w:t>penelitian</w:t>
            </w:r>
            <w:proofErr w:type="spellEnd"/>
            <w:r w:rsidRPr="00AA0913">
              <w:rPr>
                <w:rFonts w:eastAsia="Calibri" w:cstheme="minorHAnsi"/>
              </w:rPr>
              <w:t xml:space="preserve"> yang </w:t>
            </w:r>
            <w:proofErr w:type="spellStart"/>
            <w:r w:rsidRPr="00AA0913">
              <w:rPr>
                <w:rFonts w:eastAsia="Calibri" w:cstheme="minorHAnsi"/>
              </w:rPr>
              <w:t>relevan</w:t>
            </w:r>
            <w:proofErr w:type="spellEnd"/>
            <w:r w:rsidRPr="00AA0913">
              <w:rPr>
                <w:rFonts w:eastAsia="Calibri" w:cstheme="minorHAnsi"/>
              </w:rPr>
              <w:t xml:space="preserve"> dan </w:t>
            </w:r>
            <w:proofErr w:type="spellStart"/>
            <w:r w:rsidRPr="00AA0913">
              <w:rPr>
                <w:rFonts w:eastAsia="Calibri" w:cstheme="minorHAnsi"/>
              </w:rPr>
              <w:t>berdampak</w:t>
            </w:r>
            <w:proofErr w:type="spellEnd"/>
            <w:r w:rsidRPr="00AA0913">
              <w:rPr>
                <w:rFonts w:eastAsia="Calibri" w:cstheme="minorHAnsi"/>
              </w:rPr>
              <w:t xml:space="preserve"> </w:t>
            </w:r>
            <w:proofErr w:type="spellStart"/>
            <w:r w:rsidRPr="00AA0913">
              <w:rPr>
                <w:rFonts w:eastAsia="Calibri" w:cstheme="minorHAnsi"/>
              </w:rPr>
              <w:t>tinggi</w:t>
            </w:r>
            <w:proofErr w:type="spellEnd"/>
            <w:r w:rsidRPr="00AA0913">
              <w:rPr>
                <w:rFonts w:eastAsia="Calibri" w:cstheme="minorHAnsi"/>
              </w:rPr>
              <w:t xml:space="preserve"> </w:t>
            </w:r>
            <w:proofErr w:type="spellStart"/>
            <w:r w:rsidRPr="00AA0913">
              <w:rPr>
                <w:rFonts w:eastAsia="Calibri" w:cstheme="minorHAnsi"/>
              </w:rPr>
              <w:t>bagi</w:t>
            </w:r>
            <w:proofErr w:type="spellEnd"/>
            <w:r w:rsidRPr="00AA0913">
              <w:rPr>
                <w:rFonts w:eastAsia="Calibri" w:cstheme="minorHAnsi"/>
              </w:rPr>
              <w:t xml:space="preserve"> </w:t>
            </w:r>
            <w:proofErr w:type="spellStart"/>
            <w:r w:rsidRPr="00AA0913">
              <w:rPr>
                <w:rFonts w:eastAsia="Calibri" w:cstheme="minorHAnsi"/>
              </w:rPr>
              <w:t>masyarakat</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memberikan</w:t>
            </w:r>
            <w:proofErr w:type="spellEnd"/>
            <w:r w:rsidRPr="00AA0913">
              <w:rPr>
                <w:rFonts w:eastAsia="Calibri" w:cstheme="minorHAnsi"/>
              </w:rPr>
              <w:t xml:space="preserve"> </w:t>
            </w:r>
            <w:proofErr w:type="spellStart"/>
            <w:r w:rsidRPr="00AA0913">
              <w:rPr>
                <w:rFonts w:eastAsia="Calibri" w:cstheme="minorHAnsi"/>
              </w:rPr>
              <w:t>bimbingan</w:t>
            </w:r>
            <w:proofErr w:type="spellEnd"/>
            <w:r w:rsidRPr="00AA0913">
              <w:rPr>
                <w:rFonts w:eastAsia="Calibri" w:cstheme="minorHAnsi"/>
              </w:rPr>
              <w:t xml:space="preserve"> dan </w:t>
            </w:r>
            <w:proofErr w:type="spellStart"/>
            <w:r w:rsidRPr="00AA0913">
              <w:rPr>
                <w:rFonts w:eastAsia="Calibri" w:cstheme="minorHAnsi"/>
              </w:rPr>
              <w:t>pelatihan</w:t>
            </w:r>
            <w:proofErr w:type="spellEnd"/>
            <w:r w:rsidRPr="00AA0913">
              <w:rPr>
                <w:rFonts w:eastAsia="Calibri" w:cstheme="minorHAnsi"/>
              </w:rPr>
              <w:t xml:space="preserve"> </w:t>
            </w:r>
            <w:proofErr w:type="spellStart"/>
            <w:r w:rsidRPr="00AA0913">
              <w:rPr>
                <w:rFonts w:eastAsia="Calibri" w:cstheme="minorHAnsi"/>
              </w:rPr>
              <w:t>terkait</w:t>
            </w:r>
            <w:proofErr w:type="spellEnd"/>
            <w:r w:rsidRPr="00AA0913">
              <w:rPr>
                <w:rFonts w:eastAsia="Calibri" w:cstheme="minorHAnsi"/>
              </w:rPr>
              <w:t xml:space="preserve"> </w:t>
            </w:r>
            <w:proofErr w:type="spellStart"/>
            <w:r w:rsidRPr="00AA0913">
              <w:rPr>
                <w:rFonts w:eastAsia="Calibri" w:cstheme="minorHAnsi"/>
              </w:rPr>
              <w:t>pemilihan</w:t>
            </w:r>
            <w:proofErr w:type="spellEnd"/>
            <w:r w:rsidRPr="00AA0913">
              <w:rPr>
                <w:rFonts w:eastAsia="Calibri" w:cstheme="minorHAnsi"/>
              </w:rPr>
              <w:t xml:space="preserve"> </w:t>
            </w:r>
            <w:proofErr w:type="spellStart"/>
            <w:r w:rsidRPr="00AA0913">
              <w:rPr>
                <w:rFonts w:eastAsia="Calibri" w:cstheme="minorHAnsi"/>
              </w:rPr>
              <w:t>topik</w:t>
            </w:r>
            <w:proofErr w:type="spellEnd"/>
            <w:r w:rsidRPr="00AA0913">
              <w:rPr>
                <w:rFonts w:eastAsia="Calibri" w:cstheme="minorHAnsi"/>
              </w:rPr>
              <w:t xml:space="preserve"> </w:t>
            </w:r>
            <w:proofErr w:type="spellStart"/>
            <w:r w:rsidRPr="00AA0913">
              <w:rPr>
                <w:rFonts w:eastAsia="Calibri" w:cstheme="minorHAnsi"/>
              </w:rPr>
              <w:t>penelitian</w:t>
            </w:r>
            <w:proofErr w:type="spellEnd"/>
            <w:r w:rsidRPr="00AA0913">
              <w:rPr>
                <w:rFonts w:eastAsia="Calibri" w:cstheme="minorHAnsi"/>
              </w:rPr>
              <w:t xml:space="preserve"> yang </w:t>
            </w:r>
            <w:proofErr w:type="spellStart"/>
            <w:r w:rsidRPr="00AA0913">
              <w:rPr>
                <w:rFonts w:eastAsia="Calibri" w:cstheme="minorHAnsi"/>
              </w:rPr>
              <w:t>tepat</w:t>
            </w:r>
            <w:proofErr w:type="spellEnd"/>
            <w:r w:rsidRPr="00AA0913">
              <w:rPr>
                <w:rFonts w:eastAsia="Calibri" w:cstheme="minorHAnsi"/>
              </w:rPr>
              <w:t xml:space="preserve">. </w:t>
            </w:r>
            <w:proofErr w:type="spellStart"/>
            <w:r w:rsidRPr="00AA0913">
              <w:rPr>
                <w:rFonts w:eastAsia="Calibri" w:cstheme="minorHAnsi"/>
              </w:rPr>
              <w:lastRenderedPageBreak/>
              <w:t>Meningkatkan</w:t>
            </w:r>
            <w:proofErr w:type="spellEnd"/>
            <w:r w:rsidRPr="00AA0913">
              <w:rPr>
                <w:rFonts w:eastAsia="Calibri" w:cstheme="minorHAnsi"/>
              </w:rPr>
              <w:t xml:space="preserve"> </w:t>
            </w:r>
            <w:proofErr w:type="spellStart"/>
            <w:r w:rsidRPr="00AA0913">
              <w:rPr>
                <w:rFonts w:eastAsia="Calibri" w:cstheme="minorHAnsi"/>
              </w:rPr>
              <w:t>kualitas</w:t>
            </w:r>
            <w:proofErr w:type="spellEnd"/>
            <w:r w:rsidRPr="00AA0913">
              <w:rPr>
                <w:rFonts w:eastAsia="Calibri" w:cstheme="minorHAnsi"/>
              </w:rPr>
              <w:t xml:space="preserve"> </w:t>
            </w:r>
            <w:proofErr w:type="spellStart"/>
            <w:r w:rsidRPr="00AA0913">
              <w:rPr>
                <w:rFonts w:eastAsia="Calibri" w:cstheme="minorHAnsi"/>
              </w:rPr>
              <w:t>penelitian</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mengoptimalkan</w:t>
            </w:r>
            <w:proofErr w:type="spellEnd"/>
            <w:r w:rsidRPr="00AA0913">
              <w:rPr>
                <w:rFonts w:eastAsia="Calibri" w:cstheme="minorHAnsi"/>
              </w:rPr>
              <w:t xml:space="preserve"> </w:t>
            </w:r>
            <w:proofErr w:type="spellStart"/>
            <w:r w:rsidRPr="00AA0913">
              <w:rPr>
                <w:rFonts w:eastAsia="Calibri" w:cstheme="minorHAnsi"/>
              </w:rPr>
              <w:t>penggunaan</w:t>
            </w:r>
            <w:proofErr w:type="spellEnd"/>
            <w:r w:rsidRPr="00AA0913">
              <w:rPr>
                <w:rFonts w:eastAsia="Calibri" w:cstheme="minorHAnsi"/>
              </w:rPr>
              <w:t xml:space="preserve"> </w:t>
            </w:r>
            <w:proofErr w:type="spellStart"/>
            <w:r w:rsidRPr="00AA0913">
              <w:rPr>
                <w:rFonts w:eastAsia="Calibri" w:cstheme="minorHAnsi"/>
              </w:rPr>
              <w:t>sumber</w:t>
            </w:r>
            <w:proofErr w:type="spellEnd"/>
            <w:r w:rsidRPr="00AA0913">
              <w:rPr>
                <w:rFonts w:eastAsia="Calibri" w:cstheme="minorHAnsi"/>
              </w:rPr>
              <w:t xml:space="preserve"> </w:t>
            </w:r>
            <w:proofErr w:type="spellStart"/>
            <w:r w:rsidRPr="00AA0913">
              <w:rPr>
                <w:rFonts w:eastAsia="Calibri" w:cstheme="minorHAnsi"/>
              </w:rPr>
              <w:t>daya</w:t>
            </w:r>
            <w:proofErr w:type="spellEnd"/>
            <w:r w:rsidRPr="00AA0913">
              <w:rPr>
                <w:rFonts w:eastAsia="Calibri" w:cstheme="minorHAnsi"/>
              </w:rPr>
              <w:t xml:space="preserve"> yang </w:t>
            </w:r>
            <w:proofErr w:type="spellStart"/>
            <w:r w:rsidRPr="00AA0913">
              <w:rPr>
                <w:rFonts w:eastAsia="Calibri" w:cstheme="minorHAnsi"/>
              </w:rPr>
              <w:t>ada</w:t>
            </w:r>
            <w:proofErr w:type="spellEnd"/>
            <w:r w:rsidRPr="00AA0913">
              <w:rPr>
                <w:rFonts w:eastAsia="Calibri" w:cstheme="minorHAnsi"/>
              </w:rPr>
              <w:t xml:space="preserve">, </w:t>
            </w:r>
            <w:proofErr w:type="spellStart"/>
            <w:r w:rsidRPr="00AA0913">
              <w:rPr>
                <w:rFonts w:eastAsia="Calibri" w:cstheme="minorHAnsi"/>
              </w:rPr>
              <w:t>seperti</w:t>
            </w:r>
            <w:proofErr w:type="spellEnd"/>
            <w:r w:rsidRPr="00AA0913">
              <w:rPr>
                <w:rFonts w:eastAsia="Calibri" w:cstheme="minorHAnsi"/>
              </w:rPr>
              <w:t xml:space="preserve"> </w:t>
            </w:r>
            <w:proofErr w:type="spellStart"/>
            <w:r w:rsidRPr="00AA0913">
              <w:rPr>
                <w:rFonts w:eastAsia="Calibri" w:cstheme="minorHAnsi"/>
              </w:rPr>
              <w:t>laboratorium</w:t>
            </w:r>
            <w:proofErr w:type="spellEnd"/>
            <w:r w:rsidRPr="00AA0913">
              <w:rPr>
                <w:rFonts w:eastAsia="Calibri" w:cstheme="minorHAnsi"/>
              </w:rPr>
              <w:t xml:space="preserve">, </w:t>
            </w:r>
            <w:proofErr w:type="spellStart"/>
            <w:r w:rsidRPr="00AA0913">
              <w:rPr>
                <w:rFonts w:eastAsia="Calibri" w:cstheme="minorHAnsi"/>
              </w:rPr>
              <w:t>perpustakaan</w:t>
            </w:r>
            <w:proofErr w:type="spellEnd"/>
            <w:r w:rsidRPr="00AA0913">
              <w:rPr>
                <w:rFonts w:eastAsia="Calibri" w:cstheme="minorHAnsi"/>
              </w:rPr>
              <w:t xml:space="preserve">, dan </w:t>
            </w:r>
            <w:proofErr w:type="spellStart"/>
            <w:r w:rsidRPr="00AA0913">
              <w:rPr>
                <w:rFonts w:eastAsia="Calibri" w:cstheme="minorHAnsi"/>
              </w:rPr>
              <w:t>fasilitas</w:t>
            </w:r>
            <w:proofErr w:type="spellEnd"/>
            <w:r w:rsidRPr="00AA0913">
              <w:rPr>
                <w:rFonts w:eastAsia="Calibri" w:cstheme="minorHAnsi"/>
              </w:rPr>
              <w:t xml:space="preserve"> </w:t>
            </w:r>
            <w:proofErr w:type="spellStart"/>
            <w:r w:rsidRPr="00AA0913">
              <w:rPr>
                <w:rFonts w:eastAsia="Calibri" w:cstheme="minorHAnsi"/>
              </w:rPr>
              <w:t>penelitian</w:t>
            </w:r>
            <w:proofErr w:type="spellEnd"/>
            <w:r w:rsidRPr="00AA0913">
              <w:rPr>
                <w:rFonts w:eastAsia="Calibri" w:cstheme="minorHAnsi"/>
              </w:rPr>
              <w:t xml:space="preserve"> </w:t>
            </w:r>
            <w:proofErr w:type="spellStart"/>
            <w:r w:rsidRPr="00AA0913">
              <w:rPr>
                <w:rFonts w:eastAsia="Calibri" w:cstheme="minorHAnsi"/>
              </w:rPr>
              <w:t>lainnya</w:t>
            </w:r>
            <w:proofErr w:type="spellEnd"/>
            <w:r w:rsidRPr="00AA0913">
              <w:rPr>
                <w:rFonts w:eastAsia="Calibri" w:cstheme="minorHAnsi"/>
              </w:rPr>
              <w:t xml:space="preserve">. </w:t>
            </w:r>
            <w:proofErr w:type="spellStart"/>
            <w:r w:rsidRPr="00AA0913">
              <w:rPr>
                <w:rFonts w:eastAsia="Calibri" w:cstheme="minorHAnsi"/>
              </w:rPr>
              <w:t>Mendorong</w:t>
            </w:r>
            <w:proofErr w:type="spellEnd"/>
            <w:r w:rsidRPr="00AA0913">
              <w:rPr>
                <w:rFonts w:eastAsia="Calibri" w:cstheme="minorHAnsi"/>
              </w:rPr>
              <w:t xml:space="preserve"> DTPS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mempublikasikan</w:t>
            </w:r>
            <w:proofErr w:type="spellEnd"/>
            <w:r w:rsidRPr="00AA0913">
              <w:rPr>
                <w:rFonts w:eastAsia="Calibri" w:cstheme="minorHAnsi"/>
              </w:rPr>
              <w:t xml:space="preserve"> </w:t>
            </w:r>
            <w:proofErr w:type="spellStart"/>
            <w:r w:rsidRPr="00AA0913">
              <w:rPr>
                <w:rFonts w:eastAsia="Calibri" w:cstheme="minorHAnsi"/>
              </w:rPr>
              <w:t>hasil</w:t>
            </w:r>
            <w:proofErr w:type="spellEnd"/>
            <w:r w:rsidRPr="00AA0913">
              <w:rPr>
                <w:rFonts w:eastAsia="Calibri" w:cstheme="minorHAnsi"/>
              </w:rPr>
              <w:t xml:space="preserve"> </w:t>
            </w:r>
            <w:proofErr w:type="spellStart"/>
            <w:r w:rsidRPr="00AA0913">
              <w:rPr>
                <w:rFonts w:eastAsia="Calibri" w:cstheme="minorHAnsi"/>
              </w:rPr>
              <w:t>penelitian</w:t>
            </w:r>
            <w:proofErr w:type="spellEnd"/>
            <w:r w:rsidRPr="00AA0913">
              <w:rPr>
                <w:rFonts w:eastAsia="Calibri" w:cstheme="minorHAnsi"/>
              </w:rPr>
              <w:t xml:space="preserve"> </w:t>
            </w:r>
            <w:proofErr w:type="spellStart"/>
            <w:r w:rsidRPr="00AA0913">
              <w:rPr>
                <w:rFonts w:eastAsia="Calibri" w:cstheme="minorHAnsi"/>
              </w:rPr>
              <w:t>mereka</w:t>
            </w:r>
            <w:proofErr w:type="spellEnd"/>
            <w:r w:rsidRPr="00AA0913">
              <w:rPr>
                <w:rFonts w:eastAsia="Calibri" w:cstheme="minorHAnsi"/>
              </w:rPr>
              <w:t xml:space="preserve"> di </w:t>
            </w:r>
            <w:proofErr w:type="spellStart"/>
            <w:r w:rsidRPr="00AA0913">
              <w:rPr>
                <w:rFonts w:eastAsia="Calibri" w:cstheme="minorHAnsi"/>
              </w:rPr>
              <w:t>jurnal</w:t>
            </w:r>
            <w:proofErr w:type="spellEnd"/>
            <w:r w:rsidRPr="00AA0913">
              <w:rPr>
                <w:rFonts w:eastAsia="Calibri" w:cstheme="minorHAnsi"/>
              </w:rPr>
              <w:t xml:space="preserve"> </w:t>
            </w:r>
            <w:proofErr w:type="spellStart"/>
            <w:r w:rsidRPr="00AA0913">
              <w:rPr>
                <w:rFonts w:eastAsia="Calibri" w:cstheme="minorHAnsi"/>
              </w:rPr>
              <w:t>internasional</w:t>
            </w:r>
            <w:proofErr w:type="spellEnd"/>
            <w:r w:rsidRPr="00AA0913">
              <w:rPr>
                <w:rFonts w:eastAsia="Calibri" w:cstheme="minorHAnsi"/>
              </w:rPr>
              <w:t xml:space="preserve"> </w:t>
            </w:r>
            <w:proofErr w:type="spellStart"/>
            <w:r w:rsidRPr="00AA0913">
              <w:rPr>
                <w:rFonts w:eastAsia="Calibri" w:cstheme="minorHAnsi"/>
              </w:rPr>
              <w:t>bereputasi</w:t>
            </w:r>
            <w:proofErr w:type="spellEnd"/>
            <w:r w:rsidRPr="00AA0913">
              <w:rPr>
                <w:rFonts w:eastAsia="Calibri" w:cstheme="minorHAnsi"/>
              </w:rPr>
              <w:t xml:space="preserve"> dan media </w:t>
            </w:r>
            <w:proofErr w:type="spellStart"/>
            <w:r w:rsidRPr="00AA0913">
              <w:rPr>
                <w:rFonts w:eastAsia="Calibri" w:cstheme="minorHAnsi"/>
              </w:rPr>
              <w:t>massa</w:t>
            </w:r>
            <w:proofErr w:type="spellEnd"/>
            <w:r w:rsidRPr="00AA0913">
              <w:rPr>
                <w:rFonts w:eastAsia="Calibri" w:cstheme="minorHAnsi"/>
              </w:rPr>
              <w:t xml:space="preserve"> </w:t>
            </w:r>
            <w:proofErr w:type="spellStart"/>
            <w:r w:rsidRPr="00AA0913">
              <w:rPr>
                <w:rFonts w:eastAsia="Calibri" w:cstheme="minorHAnsi"/>
              </w:rPr>
              <w:t>lokal</w:t>
            </w:r>
            <w:proofErr w:type="spellEnd"/>
            <w:r w:rsidRPr="00AA0913">
              <w:rPr>
                <w:rFonts w:eastAsia="Calibri" w:cstheme="minorHAnsi"/>
              </w:rPr>
              <w:t xml:space="preserve">, </w:t>
            </w:r>
            <w:proofErr w:type="spellStart"/>
            <w:r w:rsidRPr="00AA0913">
              <w:rPr>
                <w:rFonts w:eastAsia="Calibri" w:cstheme="minorHAnsi"/>
              </w:rPr>
              <w:t>nasional</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internasional</w:t>
            </w:r>
            <w:proofErr w:type="spellEnd"/>
            <w:r w:rsidRPr="00AA0913">
              <w:rPr>
                <w:rFonts w:eastAsia="Calibri" w:cstheme="minorHAnsi"/>
              </w:rPr>
              <w:t xml:space="preserve"> </w:t>
            </w:r>
            <w:proofErr w:type="spellStart"/>
            <w:r w:rsidRPr="00AA0913">
              <w:rPr>
                <w:rFonts w:eastAsia="Calibri" w:cstheme="minorHAnsi"/>
              </w:rPr>
              <w:t>melalui</w:t>
            </w:r>
            <w:proofErr w:type="spellEnd"/>
            <w:r w:rsidRPr="00AA0913">
              <w:rPr>
                <w:rFonts w:eastAsia="Calibri" w:cstheme="minorHAnsi"/>
              </w:rPr>
              <w:t xml:space="preserve"> </w:t>
            </w:r>
            <w:proofErr w:type="spellStart"/>
            <w:r w:rsidRPr="00AA0913">
              <w:rPr>
                <w:rFonts w:eastAsia="Calibri" w:cstheme="minorHAnsi"/>
              </w:rPr>
              <w:t>bimbingan</w:t>
            </w:r>
            <w:proofErr w:type="spellEnd"/>
            <w:r w:rsidRPr="00AA0913">
              <w:rPr>
                <w:rFonts w:eastAsia="Calibri" w:cstheme="minorHAnsi"/>
              </w:rPr>
              <w:t xml:space="preserve"> dan </w:t>
            </w:r>
            <w:proofErr w:type="spellStart"/>
            <w:r w:rsidRPr="00AA0913">
              <w:rPr>
                <w:rFonts w:eastAsia="Calibri" w:cstheme="minorHAnsi"/>
              </w:rPr>
              <w:t>pelatihan</w:t>
            </w:r>
            <w:proofErr w:type="spellEnd"/>
            <w:r w:rsidRPr="00AA0913">
              <w:rPr>
                <w:rFonts w:eastAsia="Calibri" w:cstheme="minorHAnsi"/>
              </w:rPr>
              <w:t xml:space="preserve"> </w:t>
            </w:r>
            <w:proofErr w:type="spellStart"/>
            <w:r w:rsidRPr="00AA0913">
              <w:rPr>
                <w:rFonts w:eastAsia="Calibri" w:cstheme="minorHAnsi"/>
              </w:rPr>
              <w:t>terkait</w:t>
            </w:r>
            <w:proofErr w:type="spellEnd"/>
            <w:r w:rsidRPr="00AA0913">
              <w:rPr>
                <w:rFonts w:eastAsia="Calibri" w:cstheme="minorHAnsi"/>
              </w:rPr>
              <w:t xml:space="preserve"> </w:t>
            </w:r>
            <w:proofErr w:type="spellStart"/>
            <w:r w:rsidRPr="00AA0913">
              <w:rPr>
                <w:rFonts w:eastAsia="Calibri" w:cstheme="minorHAnsi"/>
              </w:rPr>
              <w:t>teknik</w:t>
            </w:r>
            <w:proofErr w:type="spellEnd"/>
            <w:r w:rsidRPr="00AA0913">
              <w:rPr>
                <w:rFonts w:eastAsia="Calibri" w:cstheme="minorHAnsi"/>
              </w:rPr>
              <w:t xml:space="preserve"> </w:t>
            </w:r>
            <w:proofErr w:type="spellStart"/>
            <w:r w:rsidRPr="00AA0913">
              <w:rPr>
                <w:rFonts w:eastAsia="Calibri" w:cstheme="minorHAnsi"/>
              </w:rPr>
              <w:t>penulisan</w:t>
            </w:r>
            <w:proofErr w:type="spellEnd"/>
            <w:r w:rsidRPr="00AA0913">
              <w:rPr>
                <w:rFonts w:eastAsia="Calibri" w:cstheme="minorHAnsi"/>
              </w:rPr>
              <w:t xml:space="preserve"> </w:t>
            </w:r>
            <w:proofErr w:type="spellStart"/>
            <w:r w:rsidRPr="00AA0913">
              <w:rPr>
                <w:rFonts w:eastAsia="Calibri" w:cstheme="minorHAnsi"/>
              </w:rPr>
              <w:t>ilmiah</w:t>
            </w:r>
            <w:proofErr w:type="spellEnd"/>
            <w:r w:rsidRPr="00AA0913">
              <w:rPr>
                <w:rFonts w:eastAsia="Calibri" w:cstheme="minorHAnsi"/>
              </w:rPr>
              <w:t xml:space="preserve"> yang </w:t>
            </w:r>
            <w:proofErr w:type="spellStart"/>
            <w:r w:rsidRPr="00AA0913">
              <w:rPr>
                <w:rFonts w:eastAsia="Calibri" w:cstheme="minorHAnsi"/>
              </w:rPr>
              <w:t>baik</w:t>
            </w:r>
            <w:proofErr w:type="spellEnd"/>
            <w:r w:rsidRPr="00AA0913">
              <w:rPr>
                <w:rFonts w:eastAsia="Calibri" w:cstheme="minorHAnsi"/>
              </w:rPr>
              <w:t xml:space="preserve"> dan </w:t>
            </w:r>
            <w:proofErr w:type="spellStart"/>
            <w:r w:rsidRPr="00AA0913">
              <w:rPr>
                <w:rFonts w:eastAsia="Calibri" w:cstheme="minorHAnsi"/>
              </w:rPr>
              <w:t>benar</w:t>
            </w:r>
            <w:proofErr w:type="spellEnd"/>
            <w:r w:rsidRPr="00AA0913">
              <w:rPr>
                <w:rFonts w:eastAsia="Calibri" w:cstheme="minorHAnsi"/>
              </w:rPr>
              <w:t xml:space="preserve"> </w:t>
            </w:r>
            <w:proofErr w:type="spellStart"/>
            <w:r w:rsidRPr="00AA0913">
              <w:rPr>
                <w:rFonts w:eastAsia="Calibri" w:cstheme="minorHAnsi"/>
              </w:rPr>
              <w:t>serta</w:t>
            </w:r>
            <w:proofErr w:type="spellEnd"/>
            <w:r w:rsidRPr="00AA0913">
              <w:rPr>
                <w:rFonts w:eastAsia="Calibri" w:cstheme="minorHAnsi"/>
              </w:rPr>
              <w:t xml:space="preserve"> </w:t>
            </w:r>
            <w:proofErr w:type="spellStart"/>
            <w:r w:rsidRPr="00AA0913">
              <w:rPr>
                <w:rFonts w:eastAsia="Calibri" w:cstheme="minorHAnsi"/>
              </w:rPr>
              <w:t>memfasilitasi</w:t>
            </w:r>
            <w:proofErr w:type="spellEnd"/>
            <w:r w:rsidRPr="00AA0913">
              <w:rPr>
                <w:rFonts w:eastAsia="Calibri" w:cstheme="minorHAnsi"/>
              </w:rPr>
              <w:t xml:space="preserve"> proses </w:t>
            </w:r>
            <w:proofErr w:type="spellStart"/>
            <w:r w:rsidRPr="00AA0913">
              <w:rPr>
                <w:rFonts w:eastAsia="Calibri" w:cstheme="minorHAnsi"/>
              </w:rPr>
              <w:t>penerbitan</w:t>
            </w:r>
            <w:proofErr w:type="spellEnd"/>
            <w:r w:rsidRPr="00AA0913">
              <w:rPr>
                <w:rFonts w:eastAsia="Calibri" w:cstheme="minorHAnsi"/>
              </w:rPr>
              <w:t xml:space="preserve"> </w:t>
            </w:r>
            <w:proofErr w:type="spellStart"/>
            <w:r w:rsidRPr="00AA0913">
              <w:rPr>
                <w:rFonts w:eastAsia="Calibri" w:cstheme="minorHAnsi"/>
              </w:rPr>
              <w:t>jurnal</w:t>
            </w:r>
            <w:proofErr w:type="spellEnd"/>
            <w:r w:rsidRPr="00AA0913">
              <w:rPr>
                <w:rFonts w:eastAsia="Calibri" w:cstheme="minorHAnsi"/>
              </w:rPr>
              <w:t>.</w:t>
            </w:r>
          </w:p>
        </w:tc>
      </w:tr>
      <w:tr w:rsidR="00AA0913" w:rsidRPr="00AA0913" w14:paraId="17565DF7" w14:textId="77777777" w:rsidTr="2CEB6ABC">
        <w:trPr>
          <w:trHeight w:val="900"/>
        </w:trPr>
        <w:tc>
          <w:tcPr>
            <w:tcW w:w="520" w:type="dxa"/>
            <w:tcBorders>
              <w:top w:val="nil"/>
              <w:left w:val="single" w:sz="4" w:space="0" w:color="auto"/>
              <w:bottom w:val="single" w:sz="4" w:space="0" w:color="auto"/>
              <w:right w:val="single" w:sz="4" w:space="0" w:color="auto"/>
            </w:tcBorders>
            <w:shd w:val="clear" w:color="auto" w:fill="auto"/>
            <w:noWrap/>
            <w:hideMark/>
          </w:tcPr>
          <w:p w14:paraId="20CBF0F8"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4</w:t>
            </w:r>
          </w:p>
        </w:tc>
        <w:tc>
          <w:tcPr>
            <w:tcW w:w="2320" w:type="dxa"/>
            <w:tcBorders>
              <w:top w:val="nil"/>
              <w:left w:val="nil"/>
              <w:bottom w:val="single" w:sz="4" w:space="0" w:color="auto"/>
              <w:right w:val="single" w:sz="4" w:space="0" w:color="auto"/>
            </w:tcBorders>
            <w:shd w:val="clear" w:color="auto" w:fill="auto"/>
            <w:hideMark/>
          </w:tcPr>
          <w:p w14:paraId="4AE80FD1"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Produk</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atau</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jasa</w:t>
            </w:r>
            <w:proofErr w:type="spellEnd"/>
            <w:r w:rsidRPr="00AA0913">
              <w:rPr>
                <w:rFonts w:eastAsia="Times New Roman" w:cstheme="minorHAnsi"/>
                <w:color w:val="000000"/>
              </w:rPr>
              <w:t xml:space="preserve"> yang </w:t>
            </w:r>
            <w:proofErr w:type="spellStart"/>
            <w:r w:rsidRPr="00AA0913">
              <w:rPr>
                <w:rFonts w:eastAsia="Times New Roman" w:cstheme="minorHAnsi"/>
                <w:color w:val="000000"/>
              </w:rPr>
              <w:t>diadopsi</w:t>
            </w:r>
            <w:proofErr w:type="spellEnd"/>
            <w:r w:rsidRPr="00AA0913">
              <w:rPr>
                <w:rFonts w:eastAsia="Times New Roman" w:cstheme="minorHAnsi"/>
                <w:color w:val="000000"/>
              </w:rPr>
              <w:t xml:space="preserve"> oleh </w:t>
            </w:r>
            <w:proofErr w:type="spellStart"/>
            <w:r w:rsidRPr="00AA0913">
              <w:rPr>
                <w:rFonts w:eastAsia="Times New Roman" w:cstheme="minorHAnsi"/>
                <w:color w:val="000000"/>
              </w:rPr>
              <w:t>masyarakat</w:t>
            </w:r>
            <w:proofErr w:type="spellEnd"/>
          </w:p>
        </w:tc>
        <w:tc>
          <w:tcPr>
            <w:tcW w:w="3095" w:type="dxa"/>
            <w:tcBorders>
              <w:top w:val="nil"/>
              <w:left w:val="nil"/>
              <w:bottom w:val="single" w:sz="4" w:space="0" w:color="auto"/>
              <w:right w:val="single" w:sz="4" w:space="0" w:color="auto"/>
            </w:tcBorders>
            <w:shd w:val="clear" w:color="auto" w:fill="auto"/>
            <w:noWrap/>
            <w:hideMark/>
          </w:tcPr>
          <w:p w14:paraId="43B3A7D5"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themeColor="text1"/>
              </w:rPr>
              <w:t>Jumlah</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produk</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atau</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jasa</w:t>
            </w:r>
            <w:proofErr w:type="spellEnd"/>
            <w:r w:rsidRPr="00AA0913">
              <w:rPr>
                <w:rFonts w:eastAsia="Times New Roman" w:cstheme="minorHAnsi"/>
                <w:color w:val="000000" w:themeColor="text1"/>
              </w:rPr>
              <w:t xml:space="preserve"> DTPS dan </w:t>
            </w:r>
            <w:proofErr w:type="spellStart"/>
            <w:r w:rsidRPr="00AA0913">
              <w:rPr>
                <w:rFonts w:eastAsia="Times New Roman" w:cstheme="minorHAnsi"/>
                <w:color w:val="000000" w:themeColor="text1"/>
              </w:rPr>
              <w:t>mahasiswa</w:t>
            </w:r>
            <w:proofErr w:type="spellEnd"/>
            <w:r w:rsidRPr="00AA0913">
              <w:rPr>
                <w:rFonts w:eastAsia="Times New Roman" w:cstheme="minorHAnsi"/>
                <w:color w:val="000000" w:themeColor="text1"/>
              </w:rPr>
              <w:t xml:space="preserve"> yang </w:t>
            </w:r>
            <w:proofErr w:type="spellStart"/>
            <w:r w:rsidRPr="00AA0913">
              <w:rPr>
                <w:rFonts w:eastAsia="Times New Roman" w:cstheme="minorHAnsi"/>
                <w:color w:val="000000" w:themeColor="text1"/>
              </w:rPr>
              <w:t>diadopsi</w:t>
            </w:r>
            <w:proofErr w:type="spellEnd"/>
            <w:r w:rsidRPr="00AA0913">
              <w:rPr>
                <w:rFonts w:eastAsia="Times New Roman" w:cstheme="minorHAnsi"/>
                <w:color w:val="000000" w:themeColor="text1"/>
              </w:rPr>
              <w:t xml:space="preserve"> oleh </w:t>
            </w:r>
            <w:proofErr w:type="spellStart"/>
            <w:r w:rsidRPr="00AA0913">
              <w:rPr>
                <w:rFonts w:eastAsia="Times New Roman" w:cstheme="minorHAnsi"/>
                <w:color w:val="000000" w:themeColor="text1"/>
              </w:rPr>
              <w:t>masyarakat</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dapat</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dikategorikan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baik</w:t>
            </w:r>
            <w:proofErr w:type="spellEnd"/>
            <w:r w:rsidRPr="00AA0913">
              <w:rPr>
                <w:rFonts w:eastAsia="Times New Roman" w:cstheme="minorHAnsi"/>
                <w:color w:val="000000" w:themeColor="text1"/>
              </w:rPr>
              <w:t xml:space="preserve">. </w:t>
            </w:r>
          </w:p>
          <w:p w14:paraId="5E3A673A" w14:textId="77777777" w:rsidR="00AA0913" w:rsidRPr="00AA0913" w:rsidRDefault="00AA0913" w:rsidP="00AA0913">
            <w:pPr>
              <w:spacing w:after="0" w:line="240" w:lineRule="auto"/>
              <w:rPr>
                <w:rFonts w:eastAsia="Times New Roman" w:cstheme="minorHAnsi"/>
                <w:color w:val="000000"/>
              </w:rPr>
            </w:pPr>
          </w:p>
        </w:tc>
        <w:tc>
          <w:tcPr>
            <w:tcW w:w="3150" w:type="dxa"/>
            <w:tcBorders>
              <w:top w:val="nil"/>
              <w:left w:val="nil"/>
              <w:bottom w:val="single" w:sz="4" w:space="0" w:color="auto"/>
              <w:right w:val="single" w:sz="4" w:space="0" w:color="auto"/>
            </w:tcBorders>
            <w:shd w:val="clear" w:color="auto" w:fill="auto"/>
            <w:noWrap/>
            <w:vAlign w:val="bottom"/>
            <w:hideMark/>
          </w:tcPr>
          <w:p w14:paraId="0196F58A" w14:textId="77777777" w:rsidR="00AA0913" w:rsidRPr="00AA0913" w:rsidRDefault="00AA0913" w:rsidP="00AA0913">
            <w:pPr>
              <w:spacing w:after="0" w:line="240" w:lineRule="auto"/>
              <w:rPr>
                <w:rFonts w:eastAsia="Calibri" w:cstheme="minorHAnsi"/>
              </w:rPr>
            </w:pPr>
            <w:r w:rsidRPr="00AA0913">
              <w:rPr>
                <w:rFonts w:eastAsia="Times New Roman" w:cstheme="minorHAnsi"/>
                <w:color w:val="000000" w:themeColor="text1"/>
              </w:rPr>
              <w:t>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kolaborasi</w:t>
            </w:r>
            <w:proofErr w:type="spellEnd"/>
            <w:r w:rsidRPr="00AA0913">
              <w:rPr>
                <w:rFonts w:eastAsia="Calibri" w:cstheme="minorHAnsi"/>
              </w:rPr>
              <w:t xml:space="preserve"> dan </w:t>
            </w:r>
            <w:proofErr w:type="spellStart"/>
            <w:r w:rsidRPr="00AA0913">
              <w:rPr>
                <w:rFonts w:eastAsia="Calibri" w:cstheme="minorHAnsi"/>
              </w:rPr>
              <w:t>kemitraan</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industri</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lembaga</w:t>
            </w:r>
            <w:proofErr w:type="spellEnd"/>
            <w:r w:rsidRPr="00AA0913">
              <w:rPr>
                <w:rFonts w:eastAsia="Calibri" w:cstheme="minorHAnsi"/>
              </w:rPr>
              <w:t xml:space="preserve"> </w:t>
            </w:r>
            <w:proofErr w:type="spellStart"/>
            <w:r w:rsidRPr="00AA0913">
              <w:rPr>
                <w:rFonts w:eastAsia="Calibri" w:cstheme="minorHAnsi"/>
              </w:rPr>
              <w:t>lainnya</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memperluas</w:t>
            </w:r>
            <w:proofErr w:type="spellEnd"/>
            <w:r w:rsidRPr="00AA0913">
              <w:rPr>
                <w:rFonts w:eastAsia="Calibri" w:cstheme="minorHAnsi"/>
              </w:rPr>
              <w:t xml:space="preserve"> </w:t>
            </w:r>
            <w:proofErr w:type="spellStart"/>
            <w:r w:rsidRPr="00AA0913">
              <w:rPr>
                <w:rFonts w:eastAsia="Calibri" w:cstheme="minorHAnsi"/>
              </w:rPr>
              <w:t>jangkauan</w:t>
            </w:r>
            <w:proofErr w:type="spellEnd"/>
            <w:r w:rsidRPr="00AA0913">
              <w:rPr>
                <w:rFonts w:eastAsia="Calibri" w:cstheme="minorHAnsi"/>
              </w:rPr>
              <w:t xml:space="preserve"> </w:t>
            </w:r>
            <w:proofErr w:type="spellStart"/>
            <w:r w:rsidRPr="00AA0913">
              <w:rPr>
                <w:rFonts w:eastAsia="Calibri" w:cstheme="minorHAnsi"/>
              </w:rPr>
              <w:t>produk</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jasa</w:t>
            </w:r>
            <w:proofErr w:type="spellEnd"/>
            <w:r w:rsidRPr="00AA0913">
              <w:rPr>
                <w:rFonts w:eastAsia="Calibri" w:cstheme="minorHAnsi"/>
              </w:rPr>
              <w:t xml:space="preserve"> yang </w:t>
            </w:r>
            <w:proofErr w:type="spellStart"/>
            <w:r w:rsidRPr="00AA0913">
              <w:rPr>
                <w:rFonts w:eastAsia="Calibri" w:cstheme="minorHAnsi"/>
              </w:rPr>
              <w:t>dihasilkan</w:t>
            </w:r>
            <w:proofErr w:type="spellEnd"/>
            <w:r w:rsidRPr="00AA0913">
              <w:rPr>
                <w:rFonts w:eastAsia="Calibri" w:cstheme="minorHAnsi"/>
              </w:rPr>
              <w:t xml:space="preserve">. </w:t>
            </w:r>
            <w:proofErr w:type="spellStart"/>
            <w:r w:rsidRPr="00AA0913">
              <w:rPr>
                <w:rFonts w:eastAsia="Calibri" w:cstheme="minorHAnsi"/>
              </w:rPr>
              <w:t>Diharapkan</w:t>
            </w:r>
            <w:proofErr w:type="spellEnd"/>
            <w:r w:rsidRPr="00AA0913">
              <w:rPr>
                <w:rFonts w:eastAsia="Calibri" w:cstheme="minorHAnsi"/>
              </w:rPr>
              <w:t xml:space="preserve"> DTPS dan </w:t>
            </w:r>
            <w:proofErr w:type="spellStart"/>
            <w:r w:rsidRPr="00AA0913">
              <w:rPr>
                <w:rFonts w:eastAsia="Calibri" w:cstheme="minorHAnsi"/>
              </w:rPr>
              <w:t>mahasiswa</w:t>
            </w:r>
            <w:proofErr w:type="spellEnd"/>
            <w:r w:rsidRPr="00AA0913">
              <w:rPr>
                <w:rFonts w:eastAsia="Calibri" w:cstheme="minorHAnsi"/>
              </w:rPr>
              <w:t xml:space="preserve"> </w:t>
            </w:r>
            <w:proofErr w:type="spellStart"/>
            <w:r w:rsidRPr="00AA0913">
              <w:rPr>
                <w:rFonts w:eastAsia="Calibri" w:cstheme="minorHAnsi"/>
              </w:rPr>
              <w:t>dapat</w:t>
            </w:r>
            <w:proofErr w:type="spellEnd"/>
            <w:r w:rsidRPr="00AA0913">
              <w:rPr>
                <w:rFonts w:eastAsia="Calibri" w:cstheme="minorHAnsi"/>
              </w:rPr>
              <w:t xml:space="preserve"> </w:t>
            </w:r>
            <w:proofErr w:type="spellStart"/>
            <w:r w:rsidRPr="00AA0913">
              <w:rPr>
                <w:rFonts w:eastAsia="Calibri" w:cstheme="minorHAnsi"/>
              </w:rPr>
              <w:t>lebih</w:t>
            </w:r>
            <w:proofErr w:type="spellEnd"/>
            <w:r w:rsidRPr="00AA0913">
              <w:rPr>
                <w:rFonts w:eastAsia="Calibri" w:cstheme="minorHAnsi"/>
              </w:rPr>
              <w:t xml:space="preserve"> </w:t>
            </w:r>
            <w:proofErr w:type="spellStart"/>
            <w:r w:rsidRPr="00AA0913">
              <w:rPr>
                <w:rFonts w:eastAsia="Calibri" w:cstheme="minorHAnsi"/>
              </w:rPr>
              <w:t>memahami</w:t>
            </w:r>
            <w:proofErr w:type="spellEnd"/>
            <w:r w:rsidRPr="00AA0913">
              <w:rPr>
                <w:rFonts w:eastAsia="Calibri" w:cstheme="minorHAnsi"/>
              </w:rPr>
              <w:t xml:space="preserve"> </w:t>
            </w:r>
            <w:proofErr w:type="spellStart"/>
            <w:r w:rsidRPr="00AA0913">
              <w:rPr>
                <w:rFonts w:eastAsia="Calibri" w:cstheme="minorHAnsi"/>
              </w:rPr>
              <w:t>kebutuhan</w:t>
            </w:r>
            <w:proofErr w:type="spellEnd"/>
            <w:r w:rsidRPr="00AA0913">
              <w:rPr>
                <w:rFonts w:eastAsia="Calibri" w:cstheme="minorHAnsi"/>
              </w:rPr>
              <w:t xml:space="preserve"> </w:t>
            </w:r>
            <w:proofErr w:type="spellStart"/>
            <w:r w:rsidRPr="00AA0913">
              <w:rPr>
                <w:rFonts w:eastAsia="Calibri" w:cstheme="minorHAnsi"/>
              </w:rPr>
              <w:t>masyarakat</w:t>
            </w:r>
            <w:proofErr w:type="spellEnd"/>
            <w:r w:rsidRPr="00AA0913">
              <w:rPr>
                <w:rFonts w:eastAsia="Calibri" w:cstheme="minorHAnsi"/>
              </w:rPr>
              <w:t xml:space="preserve"> dan </w:t>
            </w:r>
            <w:proofErr w:type="spellStart"/>
            <w:r w:rsidRPr="00AA0913">
              <w:rPr>
                <w:rFonts w:eastAsia="Calibri" w:cstheme="minorHAnsi"/>
              </w:rPr>
              <w:t>industri</w:t>
            </w:r>
            <w:proofErr w:type="spellEnd"/>
            <w:r w:rsidRPr="00AA0913">
              <w:rPr>
                <w:rFonts w:eastAsia="Calibri" w:cstheme="minorHAnsi"/>
              </w:rPr>
              <w:t xml:space="preserve">, </w:t>
            </w:r>
            <w:proofErr w:type="spellStart"/>
            <w:r w:rsidRPr="00AA0913">
              <w:rPr>
                <w:rFonts w:eastAsia="Calibri" w:cstheme="minorHAnsi"/>
              </w:rPr>
              <w:t>sehingga</w:t>
            </w:r>
            <w:proofErr w:type="spellEnd"/>
            <w:r w:rsidRPr="00AA0913">
              <w:rPr>
                <w:rFonts w:eastAsia="Calibri" w:cstheme="minorHAnsi"/>
              </w:rPr>
              <w:t xml:space="preserve"> </w:t>
            </w:r>
            <w:proofErr w:type="spellStart"/>
            <w:r w:rsidRPr="00AA0913">
              <w:rPr>
                <w:rFonts w:eastAsia="Calibri" w:cstheme="minorHAnsi"/>
              </w:rPr>
              <w:t>produk</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jasa</w:t>
            </w:r>
            <w:proofErr w:type="spellEnd"/>
            <w:r w:rsidRPr="00AA0913">
              <w:rPr>
                <w:rFonts w:eastAsia="Calibri" w:cstheme="minorHAnsi"/>
              </w:rPr>
              <w:t xml:space="preserve"> yang </w:t>
            </w:r>
            <w:proofErr w:type="spellStart"/>
            <w:r w:rsidRPr="00AA0913">
              <w:rPr>
                <w:rFonts w:eastAsia="Calibri" w:cstheme="minorHAnsi"/>
              </w:rPr>
              <w:t>dihasilkan</w:t>
            </w:r>
            <w:proofErr w:type="spellEnd"/>
            <w:r w:rsidRPr="00AA0913">
              <w:rPr>
                <w:rFonts w:eastAsia="Calibri" w:cstheme="minorHAnsi"/>
              </w:rPr>
              <w:t xml:space="preserve"> </w:t>
            </w:r>
            <w:proofErr w:type="spellStart"/>
            <w:r w:rsidRPr="00AA0913">
              <w:rPr>
                <w:rFonts w:eastAsia="Calibri" w:cstheme="minorHAnsi"/>
              </w:rPr>
              <w:t>dapat</w:t>
            </w:r>
            <w:proofErr w:type="spellEnd"/>
            <w:r w:rsidRPr="00AA0913">
              <w:rPr>
                <w:rFonts w:eastAsia="Calibri" w:cstheme="minorHAnsi"/>
              </w:rPr>
              <w:t xml:space="preserve"> </w:t>
            </w:r>
            <w:proofErr w:type="spellStart"/>
            <w:r w:rsidRPr="00AA0913">
              <w:rPr>
                <w:rFonts w:eastAsia="Calibri" w:cstheme="minorHAnsi"/>
              </w:rPr>
              <w:t>lebih</w:t>
            </w:r>
            <w:proofErr w:type="spellEnd"/>
            <w:r w:rsidRPr="00AA0913">
              <w:rPr>
                <w:rFonts w:eastAsia="Calibri" w:cstheme="minorHAnsi"/>
              </w:rPr>
              <w:t xml:space="preserve"> </w:t>
            </w:r>
            <w:proofErr w:type="spellStart"/>
            <w:r w:rsidRPr="00AA0913">
              <w:rPr>
                <w:rFonts w:eastAsia="Calibri" w:cstheme="minorHAnsi"/>
              </w:rPr>
              <w:t>sesuai</w:t>
            </w:r>
            <w:proofErr w:type="spellEnd"/>
            <w:r w:rsidRPr="00AA0913">
              <w:rPr>
                <w:rFonts w:eastAsia="Calibri" w:cstheme="minorHAnsi"/>
              </w:rPr>
              <w:t xml:space="preserve"> dan </w:t>
            </w:r>
            <w:proofErr w:type="spellStart"/>
            <w:r w:rsidRPr="00AA0913">
              <w:rPr>
                <w:rFonts w:eastAsia="Calibri" w:cstheme="minorHAnsi"/>
              </w:rPr>
              <w:t>relevan</w:t>
            </w:r>
            <w:proofErr w:type="spellEnd"/>
            <w:r w:rsidRPr="00AA0913">
              <w:rPr>
                <w:rFonts w:eastAsia="Calibri" w:cstheme="minorHAnsi"/>
              </w:rPr>
              <w:t xml:space="preserve">. </w:t>
            </w:r>
            <w:proofErr w:type="spellStart"/>
            <w:r w:rsidRPr="00AA0913">
              <w:rPr>
                <w:rFonts w:eastAsia="Calibri" w:cstheme="minorHAnsi"/>
              </w:rPr>
              <w:t>Menjalin</w:t>
            </w:r>
            <w:proofErr w:type="spellEnd"/>
            <w:r w:rsidRPr="00AA0913">
              <w:rPr>
                <w:rFonts w:eastAsia="Calibri" w:cstheme="minorHAnsi"/>
              </w:rPr>
              <w:t xml:space="preserve"> </w:t>
            </w:r>
            <w:proofErr w:type="spellStart"/>
            <w:r w:rsidRPr="00AA0913">
              <w:rPr>
                <w:rFonts w:eastAsia="Calibri" w:cstheme="minorHAnsi"/>
              </w:rPr>
              <w:t>kerja</w:t>
            </w:r>
            <w:proofErr w:type="spellEnd"/>
            <w:r w:rsidRPr="00AA0913">
              <w:rPr>
                <w:rFonts w:eastAsia="Calibri" w:cstheme="minorHAnsi"/>
              </w:rPr>
              <w:t xml:space="preserve"> </w:t>
            </w:r>
            <w:proofErr w:type="spellStart"/>
            <w:r w:rsidRPr="00AA0913">
              <w:rPr>
                <w:rFonts w:eastAsia="Calibri" w:cstheme="minorHAnsi"/>
              </w:rPr>
              <w:t>sama</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pihak-pihak</w:t>
            </w:r>
            <w:proofErr w:type="spellEnd"/>
            <w:r w:rsidRPr="00AA0913">
              <w:rPr>
                <w:rFonts w:eastAsia="Calibri" w:cstheme="minorHAnsi"/>
              </w:rPr>
              <w:t xml:space="preserve"> yang </w:t>
            </w:r>
            <w:proofErr w:type="spellStart"/>
            <w:r w:rsidRPr="00AA0913">
              <w:rPr>
                <w:rFonts w:eastAsia="Calibri" w:cstheme="minorHAnsi"/>
              </w:rPr>
              <w:t>terkait</w:t>
            </w:r>
            <w:proofErr w:type="spellEnd"/>
            <w:r w:rsidRPr="00AA0913">
              <w:rPr>
                <w:rFonts w:eastAsia="Calibri" w:cstheme="minorHAnsi"/>
              </w:rPr>
              <w:t xml:space="preserve">, </w:t>
            </w:r>
            <w:proofErr w:type="spellStart"/>
            <w:r w:rsidRPr="00AA0913">
              <w:rPr>
                <w:rFonts w:eastAsia="Calibri" w:cstheme="minorHAnsi"/>
              </w:rPr>
              <w:t>seperti</w:t>
            </w:r>
            <w:proofErr w:type="spellEnd"/>
            <w:r w:rsidRPr="00AA0913">
              <w:rPr>
                <w:rFonts w:eastAsia="Calibri" w:cstheme="minorHAnsi"/>
              </w:rPr>
              <w:t xml:space="preserve"> </w:t>
            </w:r>
            <w:proofErr w:type="spellStart"/>
            <w:r w:rsidRPr="00AA0913">
              <w:rPr>
                <w:rFonts w:eastAsia="Calibri" w:cstheme="minorHAnsi"/>
              </w:rPr>
              <w:t>pemerintah</w:t>
            </w:r>
            <w:proofErr w:type="spellEnd"/>
            <w:r w:rsidRPr="00AA0913">
              <w:rPr>
                <w:rFonts w:eastAsia="Calibri" w:cstheme="minorHAnsi"/>
              </w:rPr>
              <w:t xml:space="preserve">, </w:t>
            </w:r>
            <w:proofErr w:type="spellStart"/>
            <w:r w:rsidRPr="00AA0913">
              <w:rPr>
                <w:rFonts w:eastAsia="Calibri" w:cstheme="minorHAnsi"/>
              </w:rPr>
              <w:t>komunitas</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lembaga</w:t>
            </w:r>
            <w:proofErr w:type="spellEnd"/>
            <w:r w:rsidRPr="00AA0913">
              <w:rPr>
                <w:rFonts w:eastAsia="Calibri" w:cstheme="minorHAnsi"/>
              </w:rPr>
              <w:t xml:space="preserve"> non-profit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memperluas</w:t>
            </w:r>
            <w:proofErr w:type="spellEnd"/>
            <w:r w:rsidRPr="00AA0913">
              <w:rPr>
                <w:rFonts w:eastAsia="Calibri" w:cstheme="minorHAnsi"/>
              </w:rPr>
              <w:t xml:space="preserve"> </w:t>
            </w:r>
            <w:proofErr w:type="spellStart"/>
            <w:r w:rsidRPr="00AA0913">
              <w:rPr>
                <w:rFonts w:eastAsia="Calibri" w:cstheme="minorHAnsi"/>
              </w:rPr>
              <w:t>jangkauan</w:t>
            </w:r>
            <w:proofErr w:type="spellEnd"/>
            <w:r w:rsidRPr="00AA0913">
              <w:rPr>
                <w:rFonts w:eastAsia="Calibri" w:cstheme="minorHAnsi"/>
              </w:rPr>
              <w:t xml:space="preserve"> </w:t>
            </w:r>
            <w:proofErr w:type="spellStart"/>
            <w:r w:rsidRPr="00AA0913">
              <w:rPr>
                <w:rFonts w:eastAsia="Calibri" w:cstheme="minorHAnsi"/>
              </w:rPr>
              <w:t>publikasi</w:t>
            </w:r>
            <w:proofErr w:type="spellEnd"/>
            <w:r w:rsidRPr="00AA0913">
              <w:rPr>
                <w:rFonts w:eastAsia="Calibri" w:cstheme="minorHAnsi"/>
              </w:rPr>
              <w:t xml:space="preserve"> </w:t>
            </w:r>
            <w:proofErr w:type="spellStart"/>
            <w:r w:rsidRPr="00AA0913">
              <w:rPr>
                <w:rFonts w:eastAsia="Calibri" w:cstheme="minorHAnsi"/>
              </w:rPr>
              <w:t>produk</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jasa</w:t>
            </w:r>
            <w:proofErr w:type="spellEnd"/>
            <w:r w:rsidRPr="00AA0913">
              <w:rPr>
                <w:rFonts w:eastAsia="Calibri" w:cstheme="minorHAnsi"/>
              </w:rPr>
              <w:t xml:space="preserve"> yang </w:t>
            </w:r>
            <w:proofErr w:type="spellStart"/>
            <w:r w:rsidRPr="00AA0913">
              <w:rPr>
                <w:rFonts w:eastAsia="Calibri" w:cstheme="minorHAnsi"/>
              </w:rPr>
              <w:t>dihasilkan</w:t>
            </w:r>
            <w:proofErr w:type="spellEnd"/>
            <w:r w:rsidRPr="00AA0913">
              <w:rPr>
                <w:rFonts w:eastAsia="Calibri" w:cstheme="minorHAnsi"/>
              </w:rPr>
              <w:t xml:space="preserve"> </w:t>
            </w:r>
            <w:proofErr w:type="spellStart"/>
            <w:r w:rsidRPr="00AA0913">
              <w:rPr>
                <w:rFonts w:eastAsia="Calibri" w:cstheme="minorHAnsi"/>
              </w:rPr>
              <w:t>seperti</w:t>
            </w:r>
            <w:proofErr w:type="spellEnd"/>
            <w:r w:rsidRPr="00AA0913">
              <w:rPr>
                <w:rFonts w:eastAsia="Calibri" w:cstheme="minorHAnsi"/>
              </w:rPr>
              <w:t xml:space="preserve"> acara </w:t>
            </w:r>
            <w:proofErr w:type="spellStart"/>
            <w:r w:rsidRPr="00AA0913">
              <w:rPr>
                <w:rFonts w:eastAsia="Calibri" w:cstheme="minorHAnsi"/>
              </w:rPr>
              <w:t>pameran</w:t>
            </w:r>
            <w:proofErr w:type="spellEnd"/>
            <w:r w:rsidRPr="00AA0913">
              <w:rPr>
                <w:rFonts w:eastAsia="Calibri" w:cstheme="minorHAnsi"/>
              </w:rPr>
              <w:t xml:space="preserve">, seminar, workshop, </w:t>
            </w:r>
            <w:proofErr w:type="spellStart"/>
            <w:r w:rsidRPr="00AA0913">
              <w:rPr>
                <w:rFonts w:eastAsia="Calibri" w:cstheme="minorHAnsi"/>
              </w:rPr>
              <w:t>atau</w:t>
            </w:r>
            <w:proofErr w:type="spellEnd"/>
            <w:r w:rsidRPr="00AA0913">
              <w:rPr>
                <w:rFonts w:eastAsia="Calibri" w:cstheme="minorHAnsi"/>
              </w:rPr>
              <w:t xml:space="preserve"> media </w:t>
            </w:r>
            <w:proofErr w:type="spellStart"/>
            <w:r w:rsidRPr="00AA0913">
              <w:rPr>
                <w:rFonts w:eastAsia="Calibri" w:cstheme="minorHAnsi"/>
              </w:rPr>
              <w:t>sosial</w:t>
            </w:r>
            <w:proofErr w:type="spellEnd"/>
            <w:r w:rsidRPr="00AA0913">
              <w:rPr>
                <w:rFonts w:eastAsia="Calibri" w:cstheme="minorHAnsi"/>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dukungan</w:t>
            </w:r>
            <w:proofErr w:type="spellEnd"/>
            <w:r w:rsidRPr="00AA0913">
              <w:rPr>
                <w:rFonts w:eastAsia="Calibri" w:cstheme="minorHAnsi"/>
              </w:rPr>
              <w:t xml:space="preserve"> dan </w:t>
            </w:r>
            <w:proofErr w:type="spellStart"/>
            <w:r w:rsidRPr="00AA0913">
              <w:rPr>
                <w:rFonts w:eastAsia="Calibri" w:cstheme="minorHAnsi"/>
              </w:rPr>
              <w:t>insentif</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DTPS dan </w:t>
            </w:r>
            <w:proofErr w:type="spellStart"/>
            <w:r w:rsidRPr="00AA0913">
              <w:rPr>
                <w:rFonts w:eastAsia="Calibri" w:cstheme="minorHAnsi"/>
              </w:rPr>
              <w:t>mahasiswa</w:t>
            </w:r>
            <w:proofErr w:type="spellEnd"/>
            <w:r w:rsidRPr="00AA0913">
              <w:rPr>
                <w:rFonts w:eastAsia="Calibri" w:cstheme="minorHAnsi"/>
              </w:rPr>
              <w:t xml:space="preserve"> yang </w:t>
            </w:r>
            <w:proofErr w:type="spellStart"/>
            <w:r w:rsidRPr="00AA0913">
              <w:rPr>
                <w:rFonts w:eastAsia="Calibri" w:cstheme="minorHAnsi"/>
              </w:rPr>
              <w:t>berpartisipasi</w:t>
            </w:r>
            <w:proofErr w:type="spellEnd"/>
            <w:r w:rsidRPr="00AA0913">
              <w:rPr>
                <w:rFonts w:eastAsia="Calibri" w:cstheme="minorHAnsi"/>
              </w:rPr>
              <w:t xml:space="preserve"> </w:t>
            </w:r>
            <w:proofErr w:type="spellStart"/>
            <w:r w:rsidRPr="00AA0913">
              <w:rPr>
                <w:rFonts w:eastAsia="Calibri" w:cstheme="minorHAnsi"/>
              </w:rPr>
              <w:t>dalam</w:t>
            </w:r>
            <w:proofErr w:type="spellEnd"/>
            <w:r w:rsidRPr="00AA0913">
              <w:rPr>
                <w:rFonts w:eastAsia="Calibri" w:cstheme="minorHAnsi"/>
              </w:rPr>
              <w:t xml:space="preserve"> </w:t>
            </w:r>
            <w:proofErr w:type="spellStart"/>
            <w:r w:rsidRPr="00AA0913">
              <w:rPr>
                <w:rFonts w:eastAsia="Calibri" w:cstheme="minorHAnsi"/>
              </w:rPr>
              <w:t>kegiatan</w:t>
            </w:r>
            <w:proofErr w:type="spellEnd"/>
            <w:r w:rsidRPr="00AA0913">
              <w:rPr>
                <w:rFonts w:eastAsia="Calibri" w:cstheme="minorHAnsi"/>
              </w:rPr>
              <w:t xml:space="preserve"> </w:t>
            </w:r>
            <w:proofErr w:type="spellStart"/>
            <w:r w:rsidRPr="00AA0913">
              <w:rPr>
                <w:rFonts w:eastAsia="Calibri" w:cstheme="minorHAnsi"/>
              </w:rPr>
              <w:t>penelitian</w:t>
            </w:r>
            <w:proofErr w:type="spellEnd"/>
            <w:r w:rsidRPr="00AA0913">
              <w:rPr>
                <w:rFonts w:eastAsia="Calibri" w:cstheme="minorHAnsi"/>
              </w:rPr>
              <w:t xml:space="preserve"> dan </w:t>
            </w:r>
            <w:proofErr w:type="spellStart"/>
            <w:r w:rsidRPr="00AA0913">
              <w:rPr>
                <w:rFonts w:eastAsia="Calibri" w:cstheme="minorHAnsi"/>
              </w:rPr>
              <w:t>pengabdian</w:t>
            </w:r>
            <w:proofErr w:type="spellEnd"/>
            <w:r w:rsidRPr="00AA0913">
              <w:rPr>
                <w:rFonts w:eastAsia="Calibri" w:cstheme="minorHAnsi"/>
              </w:rPr>
              <w:t xml:space="preserve"> </w:t>
            </w:r>
            <w:proofErr w:type="spellStart"/>
            <w:r w:rsidRPr="00AA0913">
              <w:rPr>
                <w:rFonts w:eastAsia="Calibri" w:cstheme="minorHAnsi"/>
              </w:rPr>
              <w:t>masyarakat</w:t>
            </w:r>
            <w:proofErr w:type="spellEnd"/>
            <w:r w:rsidRPr="00AA0913">
              <w:rPr>
                <w:rFonts w:eastAsia="Calibri" w:cstheme="minorHAnsi"/>
              </w:rPr>
              <w:t xml:space="preserve">. </w:t>
            </w:r>
            <w:proofErr w:type="spellStart"/>
            <w:r w:rsidRPr="00AA0913">
              <w:rPr>
                <w:rFonts w:eastAsia="Calibri" w:cstheme="minorHAnsi"/>
              </w:rPr>
              <w:t>Insentif</w:t>
            </w:r>
            <w:proofErr w:type="spellEnd"/>
            <w:r w:rsidRPr="00AA0913">
              <w:rPr>
                <w:rFonts w:eastAsia="Calibri" w:cstheme="minorHAnsi"/>
              </w:rPr>
              <w:t xml:space="preserve"> </w:t>
            </w:r>
            <w:proofErr w:type="spellStart"/>
            <w:r w:rsidRPr="00AA0913">
              <w:rPr>
                <w:rFonts w:eastAsia="Calibri" w:cstheme="minorHAnsi"/>
              </w:rPr>
              <w:t>ini</w:t>
            </w:r>
            <w:proofErr w:type="spellEnd"/>
            <w:r w:rsidRPr="00AA0913">
              <w:rPr>
                <w:rFonts w:eastAsia="Calibri" w:cstheme="minorHAnsi"/>
              </w:rPr>
              <w:t xml:space="preserve"> </w:t>
            </w:r>
            <w:proofErr w:type="spellStart"/>
            <w:r w:rsidRPr="00AA0913">
              <w:rPr>
                <w:rFonts w:eastAsia="Calibri" w:cstheme="minorHAnsi"/>
              </w:rPr>
              <w:t>dapat</w:t>
            </w:r>
            <w:proofErr w:type="spellEnd"/>
            <w:r w:rsidRPr="00AA0913">
              <w:rPr>
                <w:rFonts w:eastAsia="Calibri" w:cstheme="minorHAnsi"/>
              </w:rPr>
              <w:t xml:space="preserve"> </w:t>
            </w:r>
            <w:proofErr w:type="spellStart"/>
            <w:r w:rsidRPr="00AA0913">
              <w:rPr>
                <w:rFonts w:eastAsia="Calibri" w:cstheme="minorHAnsi"/>
              </w:rPr>
              <w:t>berupa</w:t>
            </w:r>
            <w:proofErr w:type="spellEnd"/>
            <w:r w:rsidRPr="00AA0913">
              <w:rPr>
                <w:rFonts w:eastAsia="Calibri" w:cstheme="minorHAnsi"/>
              </w:rPr>
              <w:t xml:space="preserve"> </w:t>
            </w:r>
            <w:proofErr w:type="spellStart"/>
            <w:r w:rsidRPr="00AA0913">
              <w:rPr>
                <w:rFonts w:eastAsia="Calibri" w:cstheme="minorHAnsi"/>
              </w:rPr>
              <w:t>pengakuan</w:t>
            </w:r>
            <w:proofErr w:type="spellEnd"/>
            <w:r w:rsidRPr="00AA0913">
              <w:rPr>
                <w:rFonts w:eastAsia="Calibri" w:cstheme="minorHAnsi"/>
              </w:rPr>
              <w:t xml:space="preserve">, </w:t>
            </w:r>
            <w:proofErr w:type="spellStart"/>
            <w:r w:rsidRPr="00AA0913">
              <w:rPr>
                <w:rFonts w:eastAsia="Calibri" w:cstheme="minorHAnsi"/>
              </w:rPr>
              <w:t>penghargaan</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dana </w:t>
            </w:r>
            <w:proofErr w:type="spellStart"/>
            <w:r w:rsidRPr="00AA0913">
              <w:rPr>
                <w:rFonts w:eastAsia="Calibri" w:cstheme="minorHAnsi"/>
              </w:rPr>
              <w:t>penelitian</w:t>
            </w:r>
            <w:proofErr w:type="spellEnd"/>
            <w:r w:rsidRPr="00AA0913">
              <w:rPr>
                <w:rFonts w:eastAsia="Calibri" w:cstheme="minorHAnsi"/>
              </w:rPr>
              <w:t xml:space="preserve"> </w:t>
            </w:r>
            <w:proofErr w:type="spellStart"/>
            <w:r w:rsidRPr="00AA0913">
              <w:rPr>
                <w:rFonts w:eastAsia="Calibri" w:cstheme="minorHAnsi"/>
              </w:rPr>
              <w:t>tambahan</w:t>
            </w:r>
            <w:proofErr w:type="spellEnd"/>
          </w:p>
        </w:tc>
      </w:tr>
      <w:tr w:rsidR="00AA0913" w:rsidRPr="00AA0913" w14:paraId="7368E74B" w14:textId="77777777" w:rsidTr="2CEB6ABC">
        <w:trPr>
          <w:trHeight w:val="600"/>
        </w:trPr>
        <w:tc>
          <w:tcPr>
            <w:tcW w:w="520" w:type="dxa"/>
            <w:tcBorders>
              <w:top w:val="nil"/>
              <w:left w:val="single" w:sz="4" w:space="0" w:color="auto"/>
              <w:bottom w:val="single" w:sz="4" w:space="0" w:color="auto"/>
              <w:right w:val="single" w:sz="4" w:space="0" w:color="auto"/>
            </w:tcBorders>
            <w:shd w:val="clear" w:color="auto" w:fill="auto"/>
            <w:noWrap/>
            <w:hideMark/>
          </w:tcPr>
          <w:p w14:paraId="675F945C" w14:textId="77777777" w:rsidR="00AA0913" w:rsidRPr="00AA0913" w:rsidRDefault="00AA0913" w:rsidP="00AA0913">
            <w:pPr>
              <w:spacing w:after="0" w:line="240" w:lineRule="auto"/>
              <w:jc w:val="center"/>
              <w:rPr>
                <w:rFonts w:eastAsia="Times New Roman" w:cstheme="minorHAnsi"/>
                <w:color w:val="000000"/>
              </w:rPr>
            </w:pPr>
            <w:r w:rsidRPr="00AA0913">
              <w:rPr>
                <w:rFonts w:eastAsia="Times New Roman" w:cstheme="minorHAnsi"/>
                <w:color w:val="000000"/>
              </w:rPr>
              <w:t>5</w:t>
            </w:r>
          </w:p>
        </w:tc>
        <w:tc>
          <w:tcPr>
            <w:tcW w:w="2320" w:type="dxa"/>
            <w:tcBorders>
              <w:top w:val="nil"/>
              <w:left w:val="nil"/>
              <w:bottom w:val="single" w:sz="4" w:space="0" w:color="auto"/>
              <w:right w:val="single" w:sz="4" w:space="0" w:color="auto"/>
            </w:tcBorders>
            <w:shd w:val="clear" w:color="auto" w:fill="auto"/>
            <w:hideMark/>
          </w:tcPr>
          <w:p w14:paraId="58CB8BA3"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rPr>
              <w:t>Produk</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atau</w:t>
            </w:r>
            <w:proofErr w:type="spellEnd"/>
            <w:r w:rsidRPr="00AA0913">
              <w:rPr>
                <w:rFonts w:eastAsia="Times New Roman" w:cstheme="minorHAnsi"/>
                <w:color w:val="000000"/>
              </w:rPr>
              <w:t xml:space="preserve"> </w:t>
            </w:r>
            <w:proofErr w:type="spellStart"/>
            <w:r w:rsidRPr="00AA0913">
              <w:rPr>
                <w:rFonts w:eastAsia="Times New Roman" w:cstheme="minorHAnsi"/>
                <w:color w:val="000000"/>
              </w:rPr>
              <w:t>jasa</w:t>
            </w:r>
            <w:proofErr w:type="spellEnd"/>
            <w:r w:rsidRPr="00AA0913">
              <w:rPr>
                <w:rFonts w:eastAsia="Times New Roman" w:cstheme="minorHAnsi"/>
                <w:color w:val="000000"/>
              </w:rPr>
              <w:t xml:space="preserve"> yang </w:t>
            </w:r>
            <w:proofErr w:type="spellStart"/>
            <w:r w:rsidRPr="00AA0913">
              <w:rPr>
                <w:rFonts w:eastAsia="Times New Roman" w:cstheme="minorHAnsi"/>
                <w:color w:val="000000"/>
              </w:rPr>
              <w:t>ber</w:t>
            </w:r>
            <w:proofErr w:type="spellEnd"/>
            <w:r w:rsidRPr="00AA0913">
              <w:rPr>
                <w:rFonts w:eastAsia="Times New Roman" w:cstheme="minorHAnsi"/>
                <w:color w:val="000000"/>
              </w:rPr>
              <w:t xml:space="preserve">-HKI </w:t>
            </w:r>
            <w:proofErr w:type="spellStart"/>
            <w:r w:rsidRPr="00AA0913">
              <w:rPr>
                <w:rFonts w:eastAsia="Times New Roman" w:cstheme="minorHAnsi"/>
                <w:color w:val="000000"/>
              </w:rPr>
              <w:t>atau</w:t>
            </w:r>
            <w:proofErr w:type="spellEnd"/>
            <w:r w:rsidRPr="00AA0913">
              <w:rPr>
                <w:rFonts w:eastAsia="Times New Roman" w:cstheme="minorHAnsi"/>
                <w:color w:val="000000"/>
              </w:rPr>
              <w:t xml:space="preserve"> paten</w:t>
            </w:r>
          </w:p>
        </w:tc>
        <w:tc>
          <w:tcPr>
            <w:tcW w:w="3095" w:type="dxa"/>
            <w:tcBorders>
              <w:top w:val="nil"/>
              <w:left w:val="nil"/>
              <w:bottom w:val="single" w:sz="4" w:space="0" w:color="auto"/>
              <w:right w:val="single" w:sz="4" w:space="0" w:color="auto"/>
            </w:tcBorders>
            <w:shd w:val="clear" w:color="auto" w:fill="auto"/>
            <w:noWrap/>
            <w:vAlign w:val="bottom"/>
            <w:hideMark/>
          </w:tcPr>
          <w:p w14:paraId="13B8D844" w14:textId="77777777" w:rsidR="00AA0913" w:rsidRPr="00AA0913" w:rsidRDefault="00AA0913" w:rsidP="00AA0913">
            <w:pPr>
              <w:spacing w:after="0" w:line="240" w:lineRule="auto"/>
              <w:rPr>
                <w:rFonts w:eastAsia="Times New Roman" w:cstheme="minorHAnsi"/>
                <w:color w:val="000000"/>
              </w:rPr>
            </w:pPr>
            <w:proofErr w:type="spellStart"/>
            <w:r w:rsidRPr="00AA0913">
              <w:rPr>
                <w:rFonts w:eastAsia="Times New Roman" w:cstheme="minorHAnsi"/>
                <w:color w:val="000000" w:themeColor="text1"/>
              </w:rPr>
              <w:t>Jumlah</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produk</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atau</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jasa</w:t>
            </w:r>
            <w:proofErr w:type="spellEnd"/>
            <w:r w:rsidRPr="00AA0913">
              <w:rPr>
                <w:rFonts w:eastAsia="Times New Roman" w:cstheme="minorHAnsi"/>
                <w:color w:val="000000" w:themeColor="text1"/>
              </w:rPr>
              <w:t xml:space="preserve"> DTPS yang </w:t>
            </w:r>
            <w:proofErr w:type="spellStart"/>
            <w:r w:rsidRPr="00AA0913">
              <w:rPr>
                <w:rFonts w:eastAsia="Times New Roman" w:cstheme="minorHAnsi"/>
                <w:color w:val="000000" w:themeColor="text1"/>
              </w:rPr>
              <w:t>ber</w:t>
            </w:r>
            <w:proofErr w:type="spellEnd"/>
            <w:r w:rsidRPr="00AA0913">
              <w:rPr>
                <w:rFonts w:eastAsia="Times New Roman" w:cstheme="minorHAnsi"/>
                <w:color w:val="000000" w:themeColor="text1"/>
              </w:rPr>
              <w:t xml:space="preserve">-HKI </w:t>
            </w:r>
            <w:proofErr w:type="spellStart"/>
            <w:r w:rsidRPr="00AA0913">
              <w:rPr>
                <w:rFonts w:eastAsia="Times New Roman" w:cstheme="minorHAnsi"/>
                <w:color w:val="000000" w:themeColor="text1"/>
              </w:rPr>
              <w:t>atau</w:t>
            </w:r>
            <w:proofErr w:type="spellEnd"/>
            <w:r w:rsidRPr="00AA0913">
              <w:rPr>
                <w:rFonts w:eastAsia="Times New Roman" w:cstheme="minorHAnsi"/>
                <w:color w:val="000000" w:themeColor="text1"/>
              </w:rPr>
              <w:t xml:space="preserve"> paten </w:t>
            </w:r>
            <w:proofErr w:type="spellStart"/>
            <w:r w:rsidRPr="00AA0913">
              <w:rPr>
                <w:rFonts w:eastAsia="Times New Roman" w:cstheme="minorHAnsi"/>
                <w:color w:val="000000" w:themeColor="text1"/>
              </w:rPr>
              <w:t>selama</w:t>
            </w:r>
            <w:proofErr w:type="spellEnd"/>
            <w:r w:rsidRPr="00AA0913">
              <w:rPr>
                <w:rFonts w:eastAsia="Times New Roman" w:cstheme="minorHAnsi"/>
                <w:color w:val="000000" w:themeColor="text1"/>
              </w:rPr>
              <w:t xml:space="preserve"> 3 </w:t>
            </w:r>
            <w:proofErr w:type="spellStart"/>
            <w:r w:rsidRPr="00AA0913">
              <w:rPr>
                <w:rFonts w:eastAsia="Times New Roman" w:cstheme="minorHAnsi"/>
                <w:color w:val="000000" w:themeColor="text1"/>
              </w:rPr>
              <w:t>tahun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dikategorikan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kurang</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Selain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itu</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belum</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terdapat</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produk</w:t>
            </w:r>
            <w:proofErr w:type="spellEnd"/>
            <w:r w:rsidRPr="00AA0913">
              <w:rPr>
                <w:rFonts w:eastAsia="Times New Roman" w:cstheme="minorHAnsi"/>
                <w:color w:val="000000" w:themeColor="text1"/>
              </w:rPr>
              <w:t xml:space="preserve"> paten </w:t>
            </w:r>
            <w:proofErr w:type="spellStart"/>
            <w:r w:rsidRPr="00AA0913">
              <w:rPr>
                <w:rFonts w:eastAsia="Times New Roman" w:cstheme="minorHAnsi"/>
                <w:color w:val="000000" w:themeColor="text1"/>
              </w:rPr>
              <w:t>berupa</w:t>
            </w:r>
            <w:proofErr w:type="spellEnd"/>
            <w:r w:rsidRPr="00AA0913">
              <w:rPr>
                <w:rFonts w:eastAsia="Times New Roman" w:cstheme="minorHAnsi"/>
                <w:color w:val="000000" w:themeColor="text1"/>
              </w:rPr>
              <w:t xml:space="preserve"> media </w:t>
            </w:r>
            <w:proofErr w:type="spellStart"/>
            <w:r w:rsidRPr="00AA0913">
              <w:rPr>
                <w:rFonts w:eastAsia="Times New Roman" w:cstheme="minorHAnsi"/>
                <w:color w:val="000000" w:themeColor="text1"/>
              </w:rPr>
              <w:t>pembelajaran</w:t>
            </w:r>
            <w:proofErr w:type="spellEnd"/>
            <w:r w:rsidRPr="00AA0913">
              <w:rPr>
                <w:rFonts w:eastAsia="Times New Roman" w:cstheme="minorHAnsi"/>
                <w:color w:val="000000" w:themeColor="text1"/>
              </w:rPr>
              <w:t xml:space="preserve"> yang </w:t>
            </w:r>
            <w:proofErr w:type="spellStart"/>
            <w:r w:rsidRPr="00AA0913">
              <w:rPr>
                <w:rFonts w:eastAsia="Times New Roman" w:cstheme="minorHAnsi"/>
                <w:color w:val="000000" w:themeColor="text1"/>
              </w:rPr>
              <w:t>dapat</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lastRenderedPageBreak/>
              <w:t>digunakan</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atau</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diadopsi</w:t>
            </w:r>
            <w:proofErr w:type="spellEnd"/>
            <w:r w:rsidRPr="00AA0913">
              <w:rPr>
                <w:rFonts w:eastAsia="Times New Roman" w:cstheme="minorHAnsi"/>
                <w:color w:val="000000" w:themeColor="text1"/>
              </w:rPr>
              <w:t xml:space="preserve"> oleh </w:t>
            </w:r>
            <w:proofErr w:type="spellStart"/>
            <w:r w:rsidRPr="00AA0913">
              <w:rPr>
                <w:rFonts w:eastAsia="Times New Roman" w:cstheme="minorHAnsi"/>
                <w:color w:val="000000" w:themeColor="text1"/>
              </w:rPr>
              <w:t>pihak</w:t>
            </w:r>
            <w:proofErr w:type="spellEnd"/>
            <w:r w:rsidRPr="00AA0913">
              <w:rPr>
                <w:rFonts w:eastAsia="Times New Roman" w:cstheme="minorHAnsi"/>
                <w:color w:val="000000" w:themeColor="text1"/>
              </w:rPr>
              <w:t xml:space="preserve"> </w:t>
            </w:r>
            <w:proofErr w:type="spellStart"/>
            <w:r w:rsidRPr="00AA0913">
              <w:rPr>
                <w:rFonts w:eastAsia="Times New Roman" w:cstheme="minorHAnsi"/>
                <w:color w:val="000000" w:themeColor="text1"/>
              </w:rPr>
              <w:t>lain</w:t>
            </w:r>
            <w:proofErr w:type="spellEnd"/>
            <w:r w:rsidRPr="00AA0913">
              <w:rPr>
                <w:rFonts w:eastAsia="Times New Roman" w:cstheme="minorHAnsi"/>
                <w:color w:val="000000" w:themeColor="text1"/>
              </w:rPr>
              <w:t>.</w:t>
            </w:r>
          </w:p>
        </w:tc>
        <w:tc>
          <w:tcPr>
            <w:tcW w:w="3150" w:type="dxa"/>
            <w:tcBorders>
              <w:top w:val="nil"/>
              <w:left w:val="nil"/>
              <w:bottom w:val="single" w:sz="4" w:space="0" w:color="auto"/>
              <w:right w:val="single" w:sz="4" w:space="0" w:color="auto"/>
            </w:tcBorders>
            <w:shd w:val="clear" w:color="auto" w:fill="auto"/>
            <w:noWrap/>
            <w:vAlign w:val="bottom"/>
            <w:hideMark/>
          </w:tcPr>
          <w:p w14:paraId="354D5955" w14:textId="77777777" w:rsidR="00AA0913" w:rsidRPr="00AA0913" w:rsidRDefault="00AA0913" w:rsidP="00AA0913">
            <w:pPr>
              <w:spacing w:after="0" w:line="240" w:lineRule="auto"/>
              <w:rPr>
                <w:rFonts w:eastAsia="Times New Roman" w:cstheme="minorHAnsi"/>
                <w:color w:val="000000"/>
              </w:rPr>
            </w:pPr>
            <w:r w:rsidRPr="00AA0913">
              <w:rPr>
                <w:rFonts w:eastAsia="Times New Roman" w:cstheme="minorHAnsi"/>
                <w:color w:val="000000" w:themeColor="text1"/>
              </w:rPr>
              <w:lastRenderedPageBreak/>
              <w:t> </w:t>
            </w:r>
            <w:r w:rsidRPr="00AA0913">
              <w:rPr>
                <w:rFonts w:eastAsia="Calibri" w:cstheme="minorHAnsi"/>
              </w:rPr>
              <w:t xml:space="preserve"> </w:t>
            </w:r>
            <w:proofErr w:type="spellStart"/>
            <w:r w:rsidRPr="00AA0913">
              <w:rPr>
                <w:rFonts w:eastAsia="Calibri" w:cstheme="minorHAnsi"/>
              </w:rPr>
              <w:t>Mendorong</w:t>
            </w:r>
            <w:proofErr w:type="spellEnd"/>
            <w:r w:rsidRPr="00AA0913">
              <w:rPr>
                <w:rFonts w:eastAsia="Calibri" w:cstheme="minorHAnsi"/>
              </w:rPr>
              <w:t xml:space="preserve"> DTPS dan </w:t>
            </w:r>
            <w:proofErr w:type="spellStart"/>
            <w:r w:rsidRPr="00AA0913">
              <w:rPr>
                <w:rFonts w:eastAsia="Calibri" w:cstheme="minorHAnsi"/>
              </w:rPr>
              <w:t>mahasiswa</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menghasilkan</w:t>
            </w:r>
            <w:proofErr w:type="spellEnd"/>
            <w:r w:rsidRPr="00AA0913">
              <w:rPr>
                <w:rFonts w:eastAsia="Calibri" w:cstheme="minorHAnsi"/>
              </w:rPr>
              <w:t xml:space="preserve"> </w:t>
            </w:r>
            <w:proofErr w:type="spellStart"/>
            <w:r w:rsidRPr="00AA0913">
              <w:rPr>
                <w:rFonts w:eastAsia="Calibri" w:cstheme="minorHAnsi"/>
              </w:rPr>
              <w:t>produk</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jasa</w:t>
            </w:r>
            <w:proofErr w:type="spellEnd"/>
            <w:r w:rsidRPr="00AA0913">
              <w:rPr>
                <w:rFonts w:eastAsia="Calibri" w:cstheme="minorHAnsi"/>
              </w:rPr>
              <w:t xml:space="preserve"> yang </w:t>
            </w:r>
            <w:proofErr w:type="spellStart"/>
            <w:r w:rsidRPr="00AA0913">
              <w:rPr>
                <w:rFonts w:eastAsia="Calibri" w:cstheme="minorHAnsi"/>
              </w:rPr>
              <w:t>inovatif</w:t>
            </w:r>
            <w:proofErr w:type="spellEnd"/>
            <w:r w:rsidRPr="00AA0913">
              <w:rPr>
                <w:rFonts w:eastAsia="Calibri" w:cstheme="minorHAnsi"/>
              </w:rPr>
              <w:t xml:space="preserve"> dan </w:t>
            </w:r>
            <w:proofErr w:type="spellStart"/>
            <w:r w:rsidRPr="00AA0913">
              <w:rPr>
                <w:rFonts w:eastAsia="Calibri" w:cstheme="minorHAnsi"/>
              </w:rPr>
              <w:t>memiliki</w:t>
            </w:r>
            <w:proofErr w:type="spellEnd"/>
            <w:r w:rsidRPr="00AA0913">
              <w:rPr>
                <w:rFonts w:eastAsia="Calibri" w:cstheme="minorHAnsi"/>
              </w:rPr>
              <w:t xml:space="preserve"> </w:t>
            </w:r>
            <w:proofErr w:type="spellStart"/>
            <w:r w:rsidRPr="00AA0913">
              <w:rPr>
                <w:rFonts w:eastAsia="Calibri" w:cstheme="minorHAnsi"/>
              </w:rPr>
              <w:t>nilai</w:t>
            </w:r>
            <w:proofErr w:type="spellEnd"/>
            <w:r w:rsidRPr="00AA0913">
              <w:rPr>
                <w:rFonts w:eastAsia="Calibri" w:cstheme="minorHAnsi"/>
              </w:rPr>
              <w:t xml:space="preserve"> </w:t>
            </w:r>
            <w:proofErr w:type="spellStart"/>
            <w:r w:rsidRPr="00AA0913">
              <w:rPr>
                <w:rFonts w:eastAsia="Calibri" w:cstheme="minorHAnsi"/>
              </w:rPr>
              <w:t>jual</w:t>
            </w:r>
            <w:proofErr w:type="spellEnd"/>
            <w:r w:rsidRPr="00AA0913">
              <w:rPr>
                <w:rFonts w:eastAsia="Calibri" w:cstheme="minorHAnsi"/>
              </w:rPr>
              <w:t xml:space="preserve"> </w:t>
            </w:r>
            <w:proofErr w:type="spellStart"/>
            <w:r w:rsidRPr="00AA0913">
              <w:rPr>
                <w:rFonts w:eastAsia="Calibri" w:cstheme="minorHAnsi"/>
              </w:rPr>
              <w:t>tinggi</w:t>
            </w:r>
            <w:proofErr w:type="spellEnd"/>
            <w:r w:rsidRPr="00AA0913">
              <w:rPr>
                <w:rFonts w:eastAsia="Calibri" w:cstheme="minorHAnsi"/>
              </w:rPr>
              <w:t xml:space="preserve"> </w:t>
            </w:r>
            <w:proofErr w:type="spellStart"/>
            <w:r w:rsidRPr="00AA0913">
              <w:rPr>
                <w:rFonts w:eastAsia="Calibri" w:cstheme="minorHAnsi"/>
              </w:rPr>
              <w:t>sehingga</w:t>
            </w:r>
            <w:proofErr w:type="spellEnd"/>
            <w:r w:rsidRPr="00AA0913">
              <w:rPr>
                <w:rFonts w:eastAsia="Calibri" w:cstheme="minorHAnsi"/>
              </w:rPr>
              <w:t xml:space="preserve"> </w:t>
            </w:r>
            <w:proofErr w:type="spellStart"/>
            <w:r w:rsidRPr="00AA0913">
              <w:rPr>
                <w:rFonts w:eastAsia="Calibri" w:cstheme="minorHAnsi"/>
              </w:rPr>
              <w:t>berpotensi</w:t>
            </w:r>
            <w:proofErr w:type="spellEnd"/>
            <w:r w:rsidRPr="00AA0913">
              <w:rPr>
                <w:rFonts w:eastAsia="Calibri" w:cstheme="minorHAnsi"/>
              </w:rPr>
              <w:t xml:space="preserve"> </w:t>
            </w:r>
            <w:proofErr w:type="spellStart"/>
            <w:r w:rsidRPr="00AA0913">
              <w:rPr>
                <w:rFonts w:eastAsia="Calibri" w:cstheme="minorHAnsi"/>
              </w:rPr>
              <w:t>mendapatkan</w:t>
            </w:r>
            <w:proofErr w:type="spellEnd"/>
            <w:r w:rsidRPr="00AA0913">
              <w:rPr>
                <w:rFonts w:eastAsia="Calibri" w:cstheme="minorHAnsi"/>
              </w:rPr>
              <w:t xml:space="preserve"> paten </w:t>
            </w:r>
            <w:proofErr w:type="spellStart"/>
            <w:r w:rsidRPr="00AA0913">
              <w:rPr>
                <w:rFonts w:eastAsia="Calibri" w:cstheme="minorHAnsi"/>
              </w:rPr>
              <w:t>atau</w:t>
            </w:r>
            <w:proofErr w:type="spellEnd"/>
            <w:r w:rsidRPr="00AA0913">
              <w:rPr>
                <w:rFonts w:eastAsia="Calibri" w:cstheme="minorHAnsi"/>
              </w:rPr>
              <w:t xml:space="preserve"> HKI. </w:t>
            </w:r>
            <w:proofErr w:type="spellStart"/>
            <w:r w:rsidRPr="00AA0913">
              <w:rPr>
                <w:rFonts w:eastAsia="Calibri" w:cstheme="minorHAnsi"/>
              </w:rPr>
              <w:lastRenderedPageBreak/>
              <w:t>Menyediakan</w:t>
            </w:r>
            <w:proofErr w:type="spellEnd"/>
            <w:r w:rsidRPr="00AA0913">
              <w:rPr>
                <w:rFonts w:eastAsia="Calibri" w:cstheme="minorHAnsi"/>
              </w:rPr>
              <w:t xml:space="preserve"> </w:t>
            </w:r>
            <w:proofErr w:type="spellStart"/>
            <w:r w:rsidRPr="00AA0913">
              <w:rPr>
                <w:rFonts w:eastAsia="Calibri" w:cstheme="minorHAnsi"/>
              </w:rPr>
              <w:t>dukungan</w:t>
            </w:r>
            <w:proofErr w:type="spellEnd"/>
            <w:r w:rsidRPr="00AA0913">
              <w:rPr>
                <w:rFonts w:eastAsia="Calibri" w:cstheme="minorHAnsi"/>
              </w:rPr>
              <w:t xml:space="preserve"> dan </w:t>
            </w:r>
            <w:proofErr w:type="spellStart"/>
            <w:r w:rsidRPr="00AA0913">
              <w:rPr>
                <w:rFonts w:eastAsia="Calibri" w:cstheme="minorHAnsi"/>
              </w:rPr>
              <w:t>fasilitas</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kemampuan</w:t>
            </w:r>
            <w:proofErr w:type="spellEnd"/>
            <w:r w:rsidRPr="00AA0913">
              <w:rPr>
                <w:rFonts w:eastAsia="Calibri" w:cstheme="minorHAnsi"/>
              </w:rPr>
              <w:t xml:space="preserve"> DTPS dan </w:t>
            </w:r>
            <w:proofErr w:type="spellStart"/>
            <w:r w:rsidRPr="00AA0913">
              <w:rPr>
                <w:rFonts w:eastAsia="Calibri" w:cstheme="minorHAnsi"/>
              </w:rPr>
              <w:t>mahasiswa</w:t>
            </w:r>
            <w:proofErr w:type="spellEnd"/>
            <w:r w:rsidRPr="00AA0913">
              <w:rPr>
                <w:rFonts w:eastAsia="Calibri" w:cstheme="minorHAnsi"/>
              </w:rPr>
              <w:t xml:space="preserve"> </w:t>
            </w:r>
            <w:proofErr w:type="spellStart"/>
            <w:r w:rsidRPr="00AA0913">
              <w:rPr>
                <w:rFonts w:eastAsia="Calibri" w:cstheme="minorHAnsi"/>
              </w:rPr>
              <w:t>dalam</w:t>
            </w:r>
            <w:proofErr w:type="spellEnd"/>
            <w:r w:rsidRPr="00AA0913">
              <w:rPr>
                <w:rFonts w:eastAsia="Calibri" w:cstheme="minorHAnsi"/>
              </w:rPr>
              <w:t xml:space="preserve"> </w:t>
            </w:r>
            <w:proofErr w:type="spellStart"/>
            <w:r w:rsidRPr="00AA0913">
              <w:rPr>
                <w:rFonts w:eastAsia="Calibri" w:cstheme="minorHAnsi"/>
              </w:rPr>
              <w:t>mengembangkan</w:t>
            </w:r>
            <w:proofErr w:type="spellEnd"/>
            <w:r w:rsidRPr="00AA0913">
              <w:rPr>
                <w:rFonts w:eastAsia="Calibri" w:cstheme="minorHAnsi"/>
              </w:rPr>
              <w:t xml:space="preserve"> </w:t>
            </w:r>
            <w:proofErr w:type="spellStart"/>
            <w:r w:rsidRPr="00AA0913">
              <w:rPr>
                <w:rFonts w:eastAsia="Calibri" w:cstheme="minorHAnsi"/>
              </w:rPr>
              <w:t>produk</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jasa</w:t>
            </w:r>
            <w:proofErr w:type="spellEnd"/>
            <w:r w:rsidRPr="00AA0913">
              <w:rPr>
                <w:rFonts w:eastAsia="Calibri" w:cstheme="minorHAnsi"/>
              </w:rPr>
              <w:t xml:space="preserve"> yang </w:t>
            </w:r>
            <w:proofErr w:type="spellStart"/>
            <w:r w:rsidRPr="00AA0913">
              <w:rPr>
                <w:rFonts w:eastAsia="Calibri" w:cstheme="minorHAnsi"/>
              </w:rPr>
              <w:t>memiliki</w:t>
            </w:r>
            <w:proofErr w:type="spellEnd"/>
            <w:r w:rsidRPr="00AA0913">
              <w:rPr>
                <w:rFonts w:eastAsia="Calibri" w:cstheme="minorHAnsi"/>
              </w:rPr>
              <w:t xml:space="preserve"> </w:t>
            </w:r>
            <w:proofErr w:type="spellStart"/>
            <w:r w:rsidRPr="00AA0913">
              <w:rPr>
                <w:rFonts w:eastAsia="Calibri" w:cstheme="minorHAnsi"/>
              </w:rPr>
              <w:t>nilai</w:t>
            </w:r>
            <w:proofErr w:type="spellEnd"/>
            <w:r w:rsidRPr="00AA0913">
              <w:rPr>
                <w:rFonts w:eastAsia="Calibri" w:cstheme="minorHAnsi"/>
              </w:rPr>
              <w:t xml:space="preserve"> </w:t>
            </w:r>
            <w:proofErr w:type="spellStart"/>
            <w:r w:rsidRPr="00AA0913">
              <w:rPr>
                <w:rFonts w:eastAsia="Calibri" w:cstheme="minorHAnsi"/>
              </w:rPr>
              <w:t>jual</w:t>
            </w:r>
            <w:proofErr w:type="spellEnd"/>
            <w:r w:rsidRPr="00AA0913">
              <w:rPr>
                <w:rFonts w:eastAsia="Calibri" w:cstheme="minorHAnsi"/>
              </w:rPr>
              <w:t xml:space="preserve"> </w:t>
            </w:r>
            <w:proofErr w:type="spellStart"/>
            <w:r w:rsidRPr="00AA0913">
              <w:rPr>
                <w:rFonts w:eastAsia="Calibri" w:cstheme="minorHAnsi"/>
              </w:rPr>
              <w:t>tinggi</w:t>
            </w:r>
            <w:proofErr w:type="spellEnd"/>
            <w:r w:rsidRPr="00AA0913">
              <w:rPr>
                <w:rFonts w:eastAsia="Calibri" w:cstheme="minorHAnsi"/>
              </w:rPr>
              <w:t xml:space="preserve"> dan </w:t>
            </w:r>
            <w:proofErr w:type="spellStart"/>
            <w:r w:rsidRPr="00AA0913">
              <w:rPr>
                <w:rFonts w:eastAsia="Calibri" w:cstheme="minorHAnsi"/>
              </w:rPr>
              <w:t>inovatif</w:t>
            </w:r>
            <w:proofErr w:type="spellEnd"/>
            <w:r w:rsidRPr="00AA0913">
              <w:rPr>
                <w:rFonts w:eastAsia="Calibri" w:cstheme="minorHAnsi"/>
              </w:rPr>
              <w:t xml:space="preserve">. </w:t>
            </w:r>
            <w:proofErr w:type="spellStart"/>
            <w:r w:rsidRPr="00AA0913">
              <w:rPr>
                <w:rFonts w:eastAsia="Calibri" w:cstheme="minorHAnsi"/>
              </w:rPr>
              <w:t>Melakukan</w:t>
            </w:r>
            <w:proofErr w:type="spellEnd"/>
            <w:r w:rsidRPr="00AA0913">
              <w:rPr>
                <w:rFonts w:eastAsia="Calibri" w:cstheme="minorHAnsi"/>
              </w:rPr>
              <w:t xml:space="preserve"> </w:t>
            </w:r>
            <w:proofErr w:type="spellStart"/>
            <w:r w:rsidRPr="00AA0913">
              <w:rPr>
                <w:rFonts w:eastAsia="Calibri" w:cstheme="minorHAnsi"/>
              </w:rPr>
              <w:t>kerja</w:t>
            </w:r>
            <w:proofErr w:type="spellEnd"/>
            <w:r w:rsidRPr="00AA0913">
              <w:rPr>
                <w:rFonts w:eastAsia="Calibri" w:cstheme="minorHAnsi"/>
              </w:rPr>
              <w:t xml:space="preserve"> </w:t>
            </w:r>
            <w:proofErr w:type="spellStart"/>
            <w:r w:rsidRPr="00AA0913">
              <w:rPr>
                <w:rFonts w:eastAsia="Calibri" w:cstheme="minorHAnsi"/>
              </w:rPr>
              <w:t>sama</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industri</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instansi</w:t>
            </w:r>
            <w:proofErr w:type="spellEnd"/>
            <w:r w:rsidRPr="00AA0913">
              <w:rPr>
                <w:rFonts w:eastAsia="Calibri" w:cstheme="minorHAnsi"/>
              </w:rPr>
              <w:t xml:space="preserve"> lain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mengembangkan</w:t>
            </w:r>
            <w:proofErr w:type="spellEnd"/>
            <w:r w:rsidRPr="00AA0913">
              <w:rPr>
                <w:rFonts w:eastAsia="Calibri" w:cstheme="minorHAnsi"/>
              </w:rPr>
              <w:t xml:space="preserve"> </w:t>
            </w:r>
            <w:proofErr w:type="spellStart"/>
            <w:r w:rsidRPr="00AA0913">
              <w:rPr>
                <w:rFonts w:eastAsia="Calibri" w:cstheme="minorHAnsi"/>
              </w:rPr>
              <w:t>produk</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jasa</w:t>
            </w:r>
            <w:proofErr w:type="spellEnd"/>
            <w:r w:rsidRPr="00AA0913">
              <w:rPr>
                <w:rFonts w:eastAsia="Calibri" w:cstheme="minorHAnsi"/>
              </w:rPr>
              <w:t xml:space="preserve"> yang </w:t>
            </w:r>
            <w:proofErr w:type="spellStart"/>
            <w:r w:rsidRPr="00AA0913">
              <w:rPr>
                <w:rFonts w:eastAsia="Calibri" w:cstheme="minorHAnsi"/>
              </w:rPr>
              <w:t>memiliki</w:t>
            </w:r>
            <w:proofErr w:type="spellEnd"/>
            <w:r w:rsidRPr="00AA0913">
              <w:rPr>
                <w:rFonts w:eastAsia="Calibri" w:cstheme="minorHAnsi"/>
              </w:rPr>
              <w:t xml:space="preserve"> </w:t>
            </w:r>
            <w:proofErr w:type="spellStart"/>
            <w:r w:rsidRPr="00AA0913">
              <w:rPr>
                <w:rFonts w:eastAsia="Calibri" w:cstheme="minorHAnsi"/>
              </w:rPr>
              <w:t>potensi</w:t>
            </w:r>
            <w:proofErr w:type="spellEnd"/>
            <w:r w:rsidRPr="00AA0913">
              <w:rPr>
                <w:rFonts w:eastAsia="Calibri" w:cstheme="minorHAnsi"/>
              </w:rPr>
              <w:t xml:space="preserve"> paten </w:t>
            </w:r>
            <w:proofErr w:type="spellStart"/>
            <w:r w:rsidRPr="00AA0913">
              <w:rPr>
                <w:rFonts w:eastAsia="Calibri" w:cstheme="minorHAnsi"/>
              </w:rPr>
              <w:t>atau</w:t>
            </w:r>
            <w:proofErr w:type="spellEnd"/>
            <w:r w:rsidRPr="00AA0913">
              <w:rPr>
                <w:rFonts w:eastAsia="Calibri" w:cstheme="minorHAnsi"/>
              </w:rPr>
              <w:t xml:space="preserve"> HKI. </w:t>
            </w:r>
            <w:proofErr w:type="spellStart"/>
            <w:r w:rsidRPr="00AA0913">
              <w:rPr>
                <w:rFonts w:eastAsia="Calibri" w:cstheme="minorHAnsi"/>
              </w:rPr>
              <w:t>Mengadakan</w:t>
            </w:r>
            <w:proofErr w:type="spellEnd"/>
            <w:r w:rsidRPr="00AA0913">
              <w:rPr>
                <w:rFonts w:eastAsia="Calibri" w:cstheme="minorHAnsi"/>
              </w:rPr>
              <w:t xml:space="preserve"> </w:t>
            </w:r>
            <w:proofErr w:type="spellStart"/>
            <w:r w:rsidRPr="00AA0913">
              <w:rPr>
                <w:rFonts w:eastAsia="Calibri" w:cstheme="minorHAnsi"/>
              </w:rPr>
              <w:t>pelatihan</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workshop </w:t>
            </w:r>
            <w:proofErr w:type="spellStart"/>
            <w:r w:rsidRPr="00AA0913">
              <w:rPr>
                <w:rFonts w:eastAsia="Calibri" w:cstheme="minorHAnsi"/>
              </w:rPr>
              <w:t>bagi</w:t>
            </w:r>
            <w:proofErr w:type="spellEnd"/>
            <w:r w:rsidRPr="00AA0913">
              <w:rPr>
                <w:rFonts w:eastAsia="Calibri" w:cstheme="minorHAnsi"/>
              </w:rPr>
              <w:t xml:space="preserve"> DTPS dan </w:t>
            </w:r>
            <w:proofErr w:type="spellStart"/>
            <w:r w:rsidRPr="00AA0913">
              <w:rPr>
                <w:rFonts w:eastAsia="Calibri" w:cstheme="minorHAnsi"/>
              </w:rPr>
              <w:t>mahasiswa</w:t>
            </w:r>
            <w:proofErr w:type="spellEnd"/>
            <w:r w:rsidRPr="00AA0913">
              <w:rPr>
                <w:rFonts w:eastAsia="Calibri" w:cstheme="minorHAnsi"/>
              </w:rPr>
              <w:t xml:space="preserve"> </w:t>
            </w:r>
            <w:proofErr w:type="spellStart"/>
            <w:r w:rsidRPr="00AA0913">
              <w:rPr>
                <w:rFonts w:eastAsia="Calibri" w:cstheme="minorHAnsi"/>
              </w:rPr>
              <w:t>mengenai</w:t>
            </w:r>
            <w:proofErr w:type="spellEnd"/>
            <w:r w:rsidRPr="00AA0913">
              <w:rPr>
                <w:rFonts w:eastAsia="Calibri" w:cstheme="minorHAnsi"/>
              </w:rPr>
              <w:t xml:space="preserve"> </w:t>
            </w:r>
            <w:proofErr w:type="spellStart"/>
            <w:r w:rsidRPr="00AA0913">
              <w:rPr>
                <w:rFonts w:eastAsia="Calibri" w:cstheme="minorHAnsi"/>
              </w:rPr>
              <w:t>cara</w:t>
            </w:r>
            <w:proofErr w:type="spellEnd"/>
            <w:r w:rsidRPr="00AA0913">
              <w:rPr>
                <w:rFonts w:eastAsia="Calibri" w:cstheme="minorHAnsi"/>
              </w:rPr>
              <w:t xml:space="preserve"> </w:t>
            </w:r>
            <w:proofErr w:type="spellStart"/>
            <w:r w:rsidRPr="00AA0913">
              <w:rPr>
                <w:rFonts w:eastAsia="Calibri" w:cstheme="minorHAnsi"/>
              </w:rPr>
              <w:t>memperoleh</w:t>
            </w:r>
            <w:proofErr w:type="spellEnd"/>
            <w:r w:rsidRPr="00AA0913">
              <w:rPr>
                <w:rFonts w:eastAsia="Calibri" w:cstheme="minorHAnsi"/>
              </w:rPr>
              <w:t xml:space="preserve"> paten </w:t>
            </w:r>
            <w:proofErr w:type="spellStart"/>
            <w:r w:rsidRPr="00AA0913">
              <w:rPr>
                <w:rFonts w:eastAsia="Calibri" w:cstheme="minorHAnsi"/>
              </w:rPr>
              <w:t>atau</w:t>
            </w:r>
            <w:proofErr w:type="spellEnd"/>
            <w:r w:rsidRPr="00AA0913">
              <w:rPr>
                <w:rFonts w:eastAsia="Calibri" w:cstheme="minorHAnsi"/>
              </w:rPr>
              <w:t xml:space="preserve"> HKI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produk</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jasa</w:t>
            </w:r>
            <w:proofErr w:type="spellEnd"/>
            <w:r w:rsidRPr="00AA0913">
              <w:rPr>
                <w:rFonts w:eastAsia="Calibri" w:cstheme="minorHAnsi"/>
              </w:rPr>
              <w:t xml:space="preserve"> yang </w:t>
            </w:r>
            <w:proofErr w:type="spellStart"/>
            <w:r w:rsidRPr="00AA0913">
              <w:rPr>
                <w:rFonts w:eastAsia="Calibri" w:cstheme="minorHAnsi"/>
              </w:rPr>
              <w:t>mereka</w:t>
            </w:r>
            <w:proofErr w:type="spellEnd"/>
            <w:r w:rsidRPr="00AA0913">
              <w:rPr>
                <w:rFonts w:eastAsia="Calibri" w:cstheme="minorHAnsi"/>
              </w:rPr>
              <w:t xml:space="preserve"> </w:t>
            </w:r>
            <w:proofErr w:type="spellStart"/>
            <w:r w:rsidRPr="00AA0913">
              <w:rPr>
                <w:rFonts w:eastAsia="Calibri" w:cstheme="minorHAnsi"/>
              </w:rPr>
              <w:t>hasilkan</w:t>
            </w:r>
            <w:proofErr w:type="spellEnd"/>
            <w:r w:rsidRPr="00AA0913">
              <w:rPr>
                <w:rFonts w:eastAsia="Calibri" w:cstheme="minorHAnsi"/>
              </w:rPr>
              <w:t xml:space="preserve">. </w:t>
            </w:r>
            <w:proofErr w:type="spellStart"/>
            <w:r w:rsidRPr="00AA0913">
              <w:rPr>
                <w:rFonts w:eastAsia="Calibri" w:cstheme="minorHAnsi"/>
              </w:rPr>
              <w:t>Menyediakan</w:t>
            </w:r>
            <w:proofErr w:type="spellEnd"/>
            <w:r w:rsidRPr="00AA0913">
              <w:rPr>
                <w:rFonts w:eastAsia="Calibri" w:cstheme="minorHAnsi"/>
              </w:rPr>
              <w:t xml:space="preserve"> </w:t>
            </w:r>
            <w:proofErr w:type="spellStart"/>
            <w:r w:rsidRPr="00AA0913">
              <w:rPr>
                <w:rFonts w:eastAsia="Calibri" w:cstheme="minorHAnsi"/>
              </w:rPr>
              <w:t>sumber</w:t>
            </w:r>
            <w:proofErr w:type="spellEnd"/>
            <w:r w:rsidRPr="00AA0913">
              <w:rPr>
                <w:rFonts w:eastAsia="Calibri" w:cstheme="minorHAnsi"/>
              </w:rPr>
              <w:t xml:space="preserve"> </w:t>
            </w:r>
            <w:proofErr w:type="spellStart"/>
            <w:r w:rsidRPr="00AA0913">
              <w:rPr>
                <w:rFonts w:eastAsia="Calibri" w:cstheme="minorHAnsi"/>
              </w:rPr>
              <w:t>daya</w:t>
            </w:r>
            <w:proofErr w:type="spellEnd"/>
            <w:r w:rsidRPr="00AA0913">
              <w:rPr>
                <w:rFonts w:eastAsia="Calibri" w:cstheme="minorHAnsi"/>
              </w:rPr>
              <w:t xml:space="preserve"> dan </w:t>
            </w:r>
            <w:proofErr w:type="spellStart"/>
            <w:r w:rsidRPr="00AA0913">
              <w:rPr>
                <w:rFonts w:eastAsia="Calibri" w:cstheme="minorHAnsi"/>
              </w:rPr>
              <w:t>informasi</w:t>
            </w:r>
            <w:proofErr w:type="spellEnd"/>
            <w:r w:rsidRPr="00AA0913">
              <w:rPr>
                <w:rFonts w:eastAsia="Calibri" w:cstheme="minorHAnsi"/>
              </w:rPr>
              <w:t xml:space="preserve"> </w:t>
            </w:r>
            <w:proofErr w:type="spellStart"/>
            <w:r w:rsidRPr="00AA0913">
              <w:rPr>
                <w:rFonts w:eastAsia="Calibri" w:cstheme="minorHAnsi"/>
              </w:rPr>
              <w:t>terkait</w:t>
            </w:r>
            <w:proofErr w:type="spellEnd"/>
            <w:r w:rsidRPr="00AA0913">
              <w:rPr>
                <w:rFonts w:eastAsia="Calibri" w:cstheme="minorHAnsi"/>
              </w:rPr>
              <w:t xml:space="preserve"> paten </w:t>
            </w:r>
            <w:proofErr w:type="spellStart"/>
            <w:r w:rsidRPr="00AA0913">
              <w:rPr>
                <w:rFonts w:eastAsia="Calibri" w:cstheme="minorHAnsi"/>
              </w:rPr>
              <w:t>atau</w:t>
            </w:r>
            <w:proofErr w:type="spellEnd"/>
            <w:r w:rsidRPr="00AA0913">
              <w:rPr>
                <w:rFonts w:eastAsia="Calibri" w:cstheme="minorHAnsi"/>
              </w:rPr>
              <w:t xml:space="preserve"> HKI agar DTPS dan </w:t>
            </w:r>
            <w:proofErr w:type="spellStart"/>
            <w:r w:rsidRPr="00AA0913">
              <w:rPr>
                <w:rFonts w:eastAsia="Calibri" w:cstheme="minorHAnsi"/>
              </w:rPr>
              <w:t>mahasiswa</w:t>
            </w:r>
            <w:proofErr w:type="spellEnd"/>
            <w:r w:rsidRPr="00AA0913">
              <w:rPr>
                <w:rFonts w:eastAsia="Calibri" w:cstheme="minorHAnsi"/>
              </w:rPr>
              <w:t xml:space="preserve"> </w:t>
            </w:r>
            <w:proofErr w:type="spellStart"/>
            <w:r w:rsidRPr="00AA0913">
              <w:rPr>
                <w:rFonts w:eastAsia="Calibri" w:cstheme="minorHAnsi"/>
              </w:rPr>
              <w:t>dapat</w:t>
            </w:r>
            <w:proofErr w:type="spellEnd"/>
            <w:r w:rsidRPr="00AA0913">
              <w:rPr>
                <w:rFonts w:eastAsia="Calibri" w:cstheme="minorHAnsi"/>
              </w:rPr>
              <w:t xml:space="preserve"> </w:t>
            </w:r>
            <w:proofErr w:type="spellStart"/>
            <w:r w:rsidRPr="00AA0913">
              <w:rPr>
                <w:rFonts w:eastAsia="Calibri" w:cstheme="minorHAnsi"/>
              </w:rPr>
              <w:t>lebih</w:t>
            </w:r>
            <w:proofErr w:type="spellEnd"/>
            <w:r w:rsidRPr="00AA0913">
              <w:rPr>
                <w:rFonts w:eastAsia="Calibri" w:cstheme="minorHAnsi"/>
              </w:rPr>
              <w:t xml:space="preserve"> </w:t>
            </w:r>
            <w:proofErr w:type="spellStart"/>
            <w:r w:rsidRPr="00AA0913">
              <w:rPr>
                <w:rFonts w:eastAsia="Calibri" w:cstheme="minorHAnsi"/>
              </w:rPr>
              <w:t>mudah</w:t>
            </w:r>
            <w:proofErr w:type="spellEnd"/>
            <w:r w:rsidRPr="00AA0913">
              <w:rPr>
                <w:rFonts w:eastAsia="Calibri" w:cstheme="minorHAnsi"/>
              </w:rPr>
              <w:t xml:space="preserve"> </w:t>
            </w:r>
            <w:proofErr w:type="spellStart"/>
            <w:r w:rsidRPr="00AA0913">
              <w:rPr>
                <w:rFonts w:eastAsia="Calibri" w:cstheme="minorHAnsi"/>
              </w:rPr>
              <w:t>memahami</w:t>
            </w:r>
            <w:proofErr w:type="spellEnd"/>
            <w:r w:rsidRPr="00AA0913">
              <w:rPr>
                <w:rFonts w:eastAsia="Calibri" w:cstheme="minorHAnsi"/>
              </w:rPr>
              <w:t xml:space="preserve"> proses dan </w:t>
            </w:r>
            <w:proofErr w:type="spellStart"/>
            <w:r w:rsidRPr="00AA0913">
              <w:rPr>
                <w:rFonts w:eastAsia="Calibri" w:cstheme="minorHAnsi"/>
              </w:rPr>
              <w:t>persyaratan</w:t>
            </w:r>
            <w:proofErr w:type="spellEnd"/>
            <w:r w:rsidRPr="00AA0913">
              <w:rPr>
                <w:rFonts w:eastAsia="Calibri" w:cstheme="minorHAnsi"/>
              </w:rPr>
              <w:t xml:space="preserve"> yang </w:t>
            </w:r>
            <w:proofErr w:type="spellStart"/>
            <w:r w:rsidRPr="00AA0913">
              <w:rPr>
                <w:rFonts w:eastAsia="Calibri" w:cstheme="minorHAnsi"/>
              </w:rPr>
              <w:t>diperlukan</w:t>
            </w:r>
            <w:proofErr w:type="spellEnd"/>
            <w:r w:rsidRPr="00AA0913">
              <w:rPr>
                <w:rFonts w:eastAsia="Calibri" w:cstheme="minorHAnsi"/>
              </w:rPr>
              <w:t xml:space="preserve"> </w:t>
            </w:r>
            <w:proofErr w:type="spellStart"/>
            <w:r w:rsidRPr="00AA0913">
              <w:rPr>
                <w:rFonts w:eastAsia="Calibri" w:cstheme="minorHAnsi"/>
              </w:rPr>
              <w:t>dalam</w:t>
            </w:r>
            <w:proofErr w:type="spellEnd"/>
            <w:r w:rsidRPr="00AA0913">
              <w:rPr>
                <w:rFonts w:eastAsia="Calibri" w:cstheme="minorHAnsi"/>
              </w:rPr>
              <w:t xml:space="preserve"> </w:t>
            </w:r>
            <w:proofErr w:type="spellStart"/>
            <w:r w:rsidRPr="00AA0913">
              <w:rPr>
                <w:rFonts w:eastAsia="Calibri" w:cstheme="minorHAnsi"/>
              </w:rPr>
              <w:t>memperoleh</w:t>
            </w:r>
            <w:proofErr w:type="spellEnd"/>
            <w:r w:rsidRPr="00AA0913">
              <w:rPr>
                <w:rFonts w:eastAsia="Calibri" w:cstheme="minorHAnsi"/>
              </w:rPr>
              <w:t xml:space="preserve"> paten </w:t>
            </w:r>
            <w:proofErr w:type="spellStart"/>
            <w:r w:rsidRPr="00AA0913">
              <w:rPr>
                <w:rFonts w:eastAsia="Calibri" w:cstheme="minorHAnsi"/>
              </w:rPr>
              <w:t>atau</w:t>
            </w:r>
            <w:proofErr w:type="spellEnd"/>
            <w:r w:rsidRPr="00AA0913">
              <w:rPr>
                <w:rFonts w:eastAsia="Calibri" w:cstheme="minorHAnsi"/>
              </w:rPr>
              <w:t xml:space="preserve"> HKI. </w:t>
            </w:r>
            <w:proofErr w:type="spellStart"/>
            <w:r w:rsidRPr="00AA0913">
              <w:rPr>
                <w:rFonts w:eastAsia="Calibri" w:cstheme="minorHAnsi"/>
              </w:rPr>
              <w:t>Mendorong</w:t>
            </w:r>
            <w:proofErr w:type="spellEnd"/>
            <w:r w:rsidRPr="00AA0913">
              <w:rPr>
                <w:rFonts w:eastAsia="Calibri" w:cstheme="minorHAnsi"/>
              </w:rPr>
              <w:t xml:space="preserve"> </w:t>
            </w:r>
            <w:proofErr w:type="spellStart"/>
            <w:r w:rsidRPr="00AA0913">
              <w:rPr>
                <w:rFonts w:eastAsia="Calibri" w:cstheme="minorHAnsi"/>
              </w:rPr>
              <w:t>pengembangan</w:t>
            </w:r>
            <w:proofErr w:type="spellEnd"/>
            <w:r w:rsidRPr="00AA0913">
              <w:rPr>
                <w:rFonts w:eastAsia="Calibri" w:cstheme="minorHAnsi"/>
              </w:rPr>
              <w:t xml:space="preserve"> media </w:t>
            </w:r>
            <w:proofErr w:type="spellStart"/>
            <w:r w:rsidRPr="00AA0913">
              <w:rPr>
                <w:rFonts w:eastAsia="Calibri" w:cstheme="minorHAnsi"/>
              </w:rPr>
              <w:t>pembelajaran</w:t>
            </w:r>
            <w:proofErr w:type="spellEnd"/>
            <w:r w:rsidRPr="00AA0913">
              <w:rPr>
                <w:rFonts w:eastAsia="Calibri" w:cstheme="minorHAnsi"/>
              </w:rPr>
              <w:t xml:space="preserve"> yang </w:t>
            </w:r>
            <w:proofErr w:type="spellStart"/>
            <w:r w:rsidRPr="00AA0913">
              <w:rPr>
                <w:rFonts w:eastAsia="Calibri" w:cstheme="minorHAnsi"/>
              </w:rPr>
              <w:t>dapat</w:t>
            </w:r>
            <w:proofErr w:type="spellEnd"/>
            <w:r w:rsidRPr="00AA0913">
              <w:rPr>
                <w:rFonts w:eastAsia="Calibri" w:cstheme="minorHAnsi"/>
              </w:rPr>
              <w:t xml:space="preserve"> </w:t>
            </w:r>
            <w:proofErr w:type="spellStart"/>
            <w:r w:rsidRPr="00AA0913">
              <w:rPr>
                <w:rFonts w:eastAsia="Calibri" w:cstheme="minorHAnsi"/>
              </w:rPr>
              <w:t>digunakan</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diadopsi</w:t>
            </w:r>
            <w:proofErr w:type="spellEnd"/>
            <w:r w:rsidRPr="00AA0913">
              <w:rPr>
                <w:rFonts w:eastAsia="Calibri" w:cstheme="minorHAnsi"/>
              </w:rPr>
              <w:t xml:space="preserve"> oleh </w:t>
            </w:r>
            <w:proofErr w:type="spellStart"/>
            <w:r w:rsidRPr="00AA0913">
              <w:rPr>
                <w:rFonts w:eastAsia="Calibri" w:cstheme="minorHAnsi"/>
              </w:rPr>
              <w:t>pihak</w:t>
            </w:r>
            <w:proofErr w:type="spellEnd"/>
            <w:r w:rsidRPr="00AA0913">
              <w:rPr>
                <w:rFonts w:eastAsia="Calibri" w:cstheme="minorHAnsi"/>
              </w:rPr>
              <w:t xml:space="preserve"> lain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memberikan</w:t>
            </w:r>
            <w:proofErr w:type="spellEnd"/>
            <w:r w:rsidRPr="00AA0913">
              <w:rPr>
                <w:rFonts w:eastAsia="Calibri" w:cstheme="minorHAnsi"/>
              </w:rPr>
              <w:t xml:space="preserve"> </w:t>
            </w:r>
            <w:proofErr w:type="spellStart"/>
            <w:r w:rsidRPr="00AA0913">
              <w:rPr>
                <w:rFonts w:eastAsia="Calibri" w:cstheme="minorHAnsi"/>
              </w:rPr>
              <w:t>insentif</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penghargaan</w:t>
            </w:r>
            <w:proofErr w:type="spellEnd"/>
            <w:r w:rsidRPr="00AA0913">
              <w:rPr>
                <w:rFonts w:eastAsia="Calibri" w:cstheme="minorHAnsi"/>
              </w:rPr>
              <w:t xml:space="preserve"> </w:t>
            </w:r>
            <w:proofErr w:type="spellStart"/>
            <w:r w:rsidRPr="00AA0913">
              <w:rPr>
                <w:rFonts w:eastAsia="Calibri" w:cstheme="minorHAnsi"/>
              </w:rPr>
              <w:t>bagi</w:t>
            </w:r>
            <w:proofErr w:type="spellEnd"/>
            <w:r w:rsidRPr="00AA0913">
              <w:rPr>
                <w:rFonts w:eastAsia="Calibri" w:cstheme="minorHAnsi"/>
              </w:rPr>
              <w:t xml:space="preserve"> DTPS dan </w:t>
            </w:r>
            <w:proofErr w:type="spellStart"/>
            <w:r w:rsidRPr="00AA0913">
              <w:rPr>
                <w:rFonts w:eastAsia="Calibri" w:cstheme="minorHAnsi"/>
              </w:rPr>
              <w:t>mahasiswa</w:t>
            </w:r>
            <w:proofErr w:type="spellEnd"/>
            <w:r w:rsidRPr="00AA0913">
              <w:rPr>
                <w:rFonts w:eastAsia="Calibri" w:cstheme="minorHAnsi"/>
              </w:rPr>
              <w:t xml:space="preserve"> yang </w:t>
            </w:r>
            <w:proofErr w:type="spellStart"/>
            <w:r w:rsidRPr="00AA0913">
              <w:rPr>
                <w:rFonts w:eastAsia="Calibri" w:cstheme="minorHAnsi"/>
              </w:rPr>
              <w:t>berhasil</w:t>
            </w:r>
            <w:proofErr w:type="spellEnd"/>
            <w:r w:rsidRPr="00AA0913">
              <w:rPr>
                <w:rFonts w:eastAsia="Calibri" w:cstheme="minorHAnsi"/>
              </w:rPr>
              <w:t xml:space="preserve"> </w:t>
            </w:r>
            <w:proofErr w:type="spellStart"/>
            <w:r w:rsidRPr="00AA0913">
              <w:rPr>
                <w:rFonts w:eastAsia="Calibri" w:cstheme="minorHAnsi"/>
              </w:rPr>
              <w:t>menghasilkan</w:t>
            </w:r>
            <w:proofErr w:type="spellEnd"/>
            <w:r w:rsidRPr="00AA0913">
              <w:rPr>
                <w:rFonts w:eastAsia="Calibri" w:cstheme="minorHAnsi"/>
              </w:rPr>
              <w:t xml:space="preserve"> </w:t>
            </w:r>
            <w:proofErr w:type="spellStart"/>
            <w:r w:rsidRPr="00AA0913">
              <w:rPr>
                <w:rFonts w:eastAsia="Calibri" w:cstheme="minorHAnsi"/>
              </w:rPr>
              <w:t>produk</w:t>
            </w:r>
            <w:proofErr w:type="spellEnd"/>
            <w:r w:rsidRPr="00AA0913">
              <w:rPr>
                <w:rFonts w:eastAsia="Calibri" w:cstheme="minorHAnsi"/>
              </w:rPr>
              <w:t xml:space="preserve"> paten </w:t>
            </w:r>
            <w:proofErr w:type="spellStart"/>
            <w:r w:rsidRPr="00AA0913">
              <w:rPr>
                <w:rFonts w:eastAsia="Calibri" w:cstheme="minorHAnsi"/>
              </w:rPr>
              <w:t>berupa</w:t>
            </w:r>
            <w:proofErr w:type="spellEnd"/>
            <w:r w:rsidRPr="00AA0913">
              <w:rPr>
                <w:rFonts w:eastAsia="Calibri" w:cstheme="minorHAnsi"/>
              </w:rPr>
              <w:t xml:space="preserve"> media </w:t>
            </w:r>
            <w:proofErr w:type="spellStart"/>
            <w:r w:rsidRPr="00AA0913">
              <w:rPr>
                <w:rFonts w:eastAsia="Calibri" w:cstheme="minorHAnsi"/>
              </w:rPr>
              <w:t>pembelajaran</w:t>
            </w:r>
            <w:proofErr w:type="spellEnd"/>
            <w:r w:rsidRPr="00AA0913">
              <w:rPr>
                <w:rFonts w:eastAsia="Calibri" w:cstheme="minorHAnsi"/>
              </w:rPr>
              <w:t xml:space="preserve"> yang </w:t>
            </w:r>
            <w:proofErr w:type="spellStart"/>
            <w:r w:rsidRPr="00AA0913">
              <w:rPr>
                <w:rFonts w:eastAsia="Calibri" w:cstheme="minorHAnsi"/>
              </w:rPr>
              <w:t>inovatif</w:t>
            </w:r>
            <w:proofErr w:type="spellEnd"/>
            <w:r w:rsidRPr="00AA0913">
              <w:rPr>
                <w:rFonts w:eastAsia="Calibri" w:cstheme="minorHAnsi"/>
              </w:rPr>
              <w:t xml:space="preserve"> dan </w:t>
            </w:r>
            <w:proofErr w:type="spellStart"/>
            <w:r w:rsidRPr="00AA0913">
              <w:rPr>
                <w:rFonts w:eastAsia="Calibri" w:cstheme="minorHAnsi"/>
              </w:rPr>
              <w:t>efektif</w:t>
            </w:r>
            <w:proofErr w:type="spellEnd"/>
          </w:p>
        </w:tc>
      </w:tr>
    </w:tbl>
    <w:p w14:paraId="1A7E2B26" w14:textId="77777777" w:rsidR="00AA0913" w:rsidRPr="00AA0913" w:rsidRDefault="00AA0913" w:rsidP="00AA0913">
      <w:pPr>
        <w:spacing w:after="0" w:line="240" w:lineRule="auto"/>
        <w:contextualSpacing/>
        <w:jc w:val="both"/>
        <w:rPr>
          <w:rFonts w:cstheme="minorHAnsi"/>
        </w:rPr>
      </w:pPr>
    </w:p>
    <w:p w14:paraId="741779CD" w14:textId="77777777" w:rsidR="002A03C9" w:rsidRDefault="002A03C9" w:rsidP="00AA0913">
      <w:pPr>
        <w:spacing w:after="0" w:line="240" w:lineRule="auto"/>
        <w:contextualSpacing/>
        <w:jc w:val="both"/>
        <w:rPr>
          <w:rFonts w:eastAsia="Calibri" w:cstheme="minorHAnsi"/>
          <w:b/>
          <w:bCs/>
          <w:color w:val="000000" w:themeColor="text1"/>
        </w:rPr>
        <w:sectPr w:rsidR="002A03C9" w:rsidSect="00E95A74">
          <w:pgSz w:w="11906" w:h="16838" w:code="9"/>
          <w:pgMar w:top="1440" w:right="1440" w:bottom="1440" w:left="1440" w:header="708" w:footer="708" w:gutter="0"/>
          <w:cols w:space="708"/>
          <w:docGrid w:linePitch="360"/>
        </w:sectPr>
      </w:pPr>
    </w:p>
    <w:p w14:paraId="4F6AC035" w14:textId="77777777" w:rsidR="00AA0913" w:rsidRPr="00AA0913" w:rsidRDefault="00AA0913" w:rsidP="00AA0913">
      <w:pPr>
        <w:spacing w:after="0" w:line="240" w:lineRule="auto"/>
        <w:contextualSpacing/>
        <w:jc w:val="both"/>
        <w:rPr>
          <w:rFonts w:cstheme="minorHAnsi"/>
        </w:rPr>
      </w:pPr>
      <w:r w:rsidRPr="00AA0913">
        <w:rPr>
          <w:rFonts w:eastAsia="Calibri" w:cstheme="minorHAnsi"/>
          <w:b/>
          <w:bCs/>
          <w:color w:val="000000" w:themeColor="text1"/>
        </w:rPr>
        <w:lastRenderedPageBreak/>
        <w:t>BAGIAN C</w:t>
      </w:r>
    </w:p>
    <w:p w14:paraId="4D5C840D" w14:textId="77777777" w:rsidR="00AA0913" w:rsidRPr="00AA0913" w:rsidRDefault="00AA0913" w:rsidP="00AA0913">
      <w:pPr>
        <w:spacing w:after="0" w:line="240" w:lineRule="auto"/>
        <w:jc w:val="both"/>
        <w:rPr>
          <w:rFonts w:cstheme="minorHAnsi"/>
        </w:rPr>
      </w:pPr>
      <w:r w:rsidRPr="00AA0913">
        <w:rPr>
          <w:rFonts w:eastAsia="Calibri" w:cstheme="minorHAnsi"/>
          <w:b/>
          <w:bCs/>
          <w:color w:val="000000" w:themeColor="text1"/>
        </w:rPr>
        <w:t>ANALISIS PERMASALAHAN DAN PENGEMBANGAN PROGRAM STUDI</w:t>
      </w:r>
    </w:p>
    <w:p w14:paraId="7142B58B" w14:textId="77777777" w:rsidR="00AA0913" w:rsidRPr="00AA0913" w:rsidRDefault="00AA0913" w:rsidP="00AA0913">
      <w:pPr>
        <w:spacing w:after="0" w:line="240" w:lineRule="auto"/>
        <w:jc w:val="both"/>
        <w:rPr>
          <w:rFonts w:cstheme="minorHAnsi"/>
        </w:rPr>
      </w:pPr>
      <w:r w:rsidRPr="00AA0913">
        <w:rPr>
          <w:rFonts w:eastAsia="Calibri" w:cstheme="minorHAnsi"/>
          <w:b/>
          <w:bCs/>
          <w:color w:val="000000" w:themeColor="text1"/>
        </w:rPr>
        <w:t xml:space="preserve">C.1 </w:t>
      </w:r>
      <w:proofErr w:type="spellStart"/>
      <w:r w:rsidRPr="00AA0913">
        <w:rPr>
          <w:rFonts w:eastAsia="Calibri" w:cstheme="minorHAnsi"/>
          <w:b/>
          <w:bCs/>
          <w:color w:val="000000" w:themeColor="text1"/>
        </w:rPr>
        <w:t>Evaluasi</w:t>
      </w:r>
      <w:proofErr w:type="spellEnd"/>
      <w:r w:rsidRPr="00AA0913">
        <w:rPr>
          <w:rFonts w:eastAsia="Calibri" w:cstheme="minorHAnsi"/>
          <w:b/>
          <w:bCs/>
          <w:color w:val="000000" w:themeColor="text1"/>
        </w:rPr>
        <w:t xml:space="preserve"> </w:t>
      </w:r>
      <w:proofErr w:type="spellStart"/>
      <w:r w:rsidRPr="00AA0913">
        <w:rPr>
          <w:rFonts w:eastAsia="Calibri" w:cstheme="minorHAnsi"/>
          <w:b/>
          <w:bCs/>
          <w:color w:val="000000" w:themeColor="text1"/>
        </w:rPr>
        <w:t>Capaian</w:t>
      </w:r>
      <w:proofErr w:type="spellEnd"/>
      <w:r w:rsidRPr="00AA0913">
        <w:rPr>
          <w:rFonts w:eastAsia="Calibri" w:cstheme="minorHAnsi"/>
          <w:b/>
          <w:bCs/>
          <w:color w:val="000000" w:themeColor="text1"/>
        </w:rPr>
        <w:t xml:space="preserve"> Kinerja PS</w:t>
      </w:r>
    </w:p>
    <w:p w14:paraId="273B98FF" w14:textId="77777777" w:rsidR="00AA0913" w:rsidRPr="00AA0913" w:rsidRDefault="00AA0913" w:rsidP="00AA0913">
      <w:pPr>
        <w:spacing w:after="0" w:line="240" w:lineRule="auto"/>
        <w:jc w:val="both"/>
        <w:rPr>
          <w:rFonts w:cstheme="minorHAnsi"/>
        </w:rPr>
      </w:pPr>
      <w:r w:rsidRPr="00AA0913">
        <w:rPr>
          <w:rFonts w:eastAsia="Calibri" w:cstheme="minorHAnsi"/>
          <w:color w:val="000000" w:themeColor="text1"/>
        </w:rPr>
        <w:t xml:space="preserve">(1) </w:t>
      </w:r>
      <w:proofErr w:type="spellStart"/>
      <w:r w:rsidRPr="00AA0913">
        <w:rPr>
          <w:rFonts w:eastAsia="Calibri" w:cstheme="minorHAnsi"/>
          <w:color w:val="000000" w:themeColor="text1"/>
        </w:rPr>
        <w:t>Pelaksanaan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evaluasi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capaian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kinerja</w:t>
      </w:r>
      <w:proofErr w:type="spellEnd"/>
      <w:r w:rsidRPr="00AA0913">
        <w:rPr>
          <w:rFonts w:eastAsia="Calibri" w:cstheme="minorHAnsi"/>
          <w:color w:val="000000" w:themeColor="text1"/>
        </w:rPr>
        <w:t xml:space="preserve"> PS: </w:t>
      </w:r>
      <w:proofErr w:type="spellStart"/>
      <w:r w:rsidRPr="00AA0913">
        <w:rPr>
          <w:rFonts w:eastAsia="Calibri" w:cstheme="minorHAnsi"/>
          <w:color w:val="000000" w:themeColor="text1"/>
        </w:rPr>
        <w:t>waktu</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pelaksanaan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mekanisme</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pihak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pihak</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terlibat</w:t>
      </w:r>
      <w:proofErr w:type="spellEnd"/>
      <w:r w:rsidRPr="00AA0913">
        <w:rPr>
          <w:rFonts w:eastAsia="Calibri" w:cstheme="minorHAnsi"/>
          <w:color w:val="000000" w:themeColor="text1"/>
        </w:rPr>
        <w:t>:</w:t>
      </w:r>
      <w:r w:rsidRPr="00AA0913">
        <w:rPr>
          <w:rFonts w:eastAsia="Calibri" w:cstheme="minorHAnsi"/>
        </w:rPr>
        <w:t xml:space="preserve"> </w:t>
      </w:r>
      <w:proofErr w:type="spellStart"/>
      <w:r w:rsidRPr="00AA0913">
        <w:rPr>
          <w:rFonts w:eastAsia="Calibri" w:cstheme="minorHAnsi"/>
          <w:color w:val="000000" w:themeColor="text1"/>
        </w:rPr>
        <w:t>Evaluasi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capaian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kinerja</w:t>
      </w:r>
      <w:proofErr w:type="spellEnd"/>
      <w:r w:rsidRPr="00AA0913">
        <w:rPr>
          <w:rFonts w:eastAsia="Calibri" w:cstheme="minorHAnsi"/>
          <w:color w:val="000000" w:themeColor="text1"/>
        </w:rPr>
        <w:t xml:space="preserve"> PS </w:t>
      </w:r>
      <w:proofErr w:type="spellStart"/>
      <w:r w:rsidRPr="00AA0913">
        <w:rPr>
          <w:rFonts w:eastAsia="Calibri" w:cstheme="minorHAnsi"/>
          <w:color w:val="000000" w:themeColor="text1"/>
        </w:rPr>
        <w:t>dilaksanakan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melalui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penilaian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mutu</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dari</w:t>
      </w:r>
      <w:proofErr w:type="spellEnd"/>
      <w:r w:rsidRPr="00AA0913">
        <w:rPr>
          <w:rFonts w:eastAsia="Calibri" w:cstheme="minorHAnsi"/>
          <w:color w:val="000000" w:themeColor="text1"/>
        </w:rPr>
        <w:t xml:space="preserve"> internal </w:t>
      </w:r>
      <w:proofErr w:type="spellStart"/>
      <w:r w:rsidRPr="00AA0913">
        <w:rPr>
          <w:rFonts w:eastAsia="Calibri" w:cstheme="minorHAnsi"/>
          <w:color w:val="000000" w:themeColor="text1"/>
        </w:rPr>
        <w:t>maupun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eksternal</w:t>
      </w:r>
      <w:proofErr w:type="spellEnd"/>
      <w:r w:rsidRPr="00AA0913">
        <w:rPr>
          <w:rFonts w:eastAsia="Calibri" w:cstheme="minorHAnsi"/>
          <w:color w:val="000000" w:themeColor="text1"/>
        </w:rPr>
        <w:t>.</w:t>
      </w:r>
    </w:p>
    <w:p w14:paraId="34694016" w14:textId="77777777" w:rsidR="00AA0913" w:rsidRPr="00AA0913" w:rsidRDefault="00AA0913" w:rsidP="00AA0913">
      <w:pPr>
        <w:spacing w:after="0" w:line="240" w:lineRule="auto"/>
        <w:jc w:val="both"/>
        <w:rPr>
          <w:rFonts w:cstheme="minorHAnsi"/>
        </w:rPr>
      </w:pPr>
      <w:r w:rsidRPr="00AA0913">
        <w:rPr>
          <w:rFonts w:eastAsia="Calibri" w:cstheme="minorHAnsi"/>
          <w:color w:val="000000" w:themeColor="text1"/>
        </w:rPr>
        <w:t xml:space="preserve">(a) </w:t>
      </w:r>
      <w:proofErr w:type="spellStart"/>
      <w:r w:rsidRPr="00AA0913">
        <w:rPr>
          <w:rFonts w:eastAsia="Calibri" w:cstheme="minorHAnsi"/>
          <w:color w:val="000000" w:themeColor="text1"/>
        </w:rPr>
        <w:t>Evaluasi</w:t>
      </w:r>
      <w:proofErr w:type="spellEnd"/>
      <w:r w:rsidRPr="00AA0913">
        <w:rPr>
          <w:rFonts w:eastAsia="Calibri" w:cstheme="minorHAnsi"/>
          <w:color w:val="000000" w:themeColor="text1"/>
        </w:rPr>
        <w:t xml:space="preserve"> internal</w:t>
      </w:r>
    </w:p>
    <w:p w14:paraId="44CC507A" w14:textId="77777777" w:rsidR="00AA0913" w:rsidRPr="00AA0913" w:rsidRDefault="00AA0913" w:rsidP="00AA0913">
      <w:pPr>
        <w:pStyle w:val="ListParagraph"/>
        <w:numPr>
          <w:ilvl w:val="0"/>
          <w:numId w:val="219"/>
        </w:numPr>
        <w:spacing w:after="0" w:line="240" w:lineRule="auto"/>
        <w:jc w:val="both"/>
        <w:rPr>
          <w:rFonts w:eastAsia="Calibri" w:cstheme="minorHAnsi"/>
          <w:color w:val="000000" w:themeColor="text1"/>
        </w:rPr>
      </w:pPr>
      <w:proofErr w:type="spellStart"/>
      <w:r w:rsidRPr="00AA0913">
        <w:rPr>
          <w:rFonts w:eastAsia="Calibri" w:cstheme="minorHAnsi"/>
          <w:color w:val="000000" w:themeColor="text1"/>
        </w:rPr>
        <w:t>Rapat</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evaluasi</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persiapan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perkuliahan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secara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periodik</w:t>
      </w:r>
      <w:proofErr w:type="spellEnd"/>
      <w:r w:rsidRPr="00AA0913">
        <w:rPr>
          <w:rFonts w:eastAsia="Calibri" w:cstheme="minorHAnsi"/>
          <w:color w:val="000000" w:themeColor="text1"/>
        </w:rPr>
        <w:t xml:space="preserve"> oleh </w:t>
      </w:r>
      <w:proofErr w:type="spellStart"/>
      <w:r w:rsidRPr="00AA0913">
        <w:rPr>
          <w:rFonts w:eastAsia="Calibri" w:cstheme="minorHAnsi"/>
          <w:color w:val="000000" w:themeColor="text1"/>
        </w:rPr>
        <w:t>Ketua</w:t>
      </w:r>
      <w:proofErr w:type="spellEnd"/>
      <w:r w:rsidRPr="00AA0913">
        <w:rPr>
          <w:rFonts w:eastAsia="Calibri" w:cstheme="minorHAnsi"/>
          <w:color w:val="000000" w:themeColor="text1"/>
        </w:rPr>
        <w:t xml:space="preserve"> Program </w:t>
      </w:r>
      <w:proofErr w:type="spellStart"/>
      <w:r w:rsidRPr="00AA0913">
        <w:rPr>
          <w:rFonts w:eastAsia="Calibri" w:cstheme="minorHAnsi"/>
          <w:color w:val="000000" w:themeColor="text1"/>
        </w:rPr>
        <w:t>Studi</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dilaksanakan</w:t>
      </w:r>
      <w:proofErr w:type="spellEnd"/>
      <w:r w:rsidRPr="00AA0913">
        <w:rPr>
          <w:rFonts w:eastAsia="Calibri" w:cstheme="minorHAnsi"/>
          <w:color w:val="000000" w:themeColor="text1"/>
        </w:rPr>
        <w:t xml:space="preserve"> di </w:t>
      </w:r>
      <w:proofErr w:type="spellStart"/>
      <w:r w:rsidRPr="00AA0913">
        <w:rPr>
          <w:rFonts w:eastAsia="Calibri" w:cstheme="minorHAnsi"/>
          <w:color w:val="000000" w:themeColor="text1"/>
        </w:rPr>
        <w:t>awal</w:t>
      </w:r>
      <w:proofErr w:type="spellEnd"/>
      <w:r w:rsidRPr="00AA0913">
        <w:rPr>
          <w:rFonts w:eastAsia="Calibri" w:cstheme="minorHAnsi"/>
          <w:color w:val="000000" w:themeColor="text1"/>
        </w:rPr>
        <w:t xml:space="preserve"> semester </w:t>
      </w:r>
      <w:proofErr w:type="spellStart"/>
      <w:r w:rsidRPr="00AA0913">
        <w:rPr>
          <w:rFonts w:eastAsia="Calibri" w:cstheme="minorHAnsi"/>
          <w:color w:val="000000" w:themeColor="text1"/>
        </w:rPr>
        <w:t>dengan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mengundang</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seluruh</w:t>
      </w:r>
      <w:proofErr w:type="spellEnd"/>
      <w:r w:rsidRPr="00AA0913">
        <w:rPr>
          <w:rFonts w:eastAsia="Calibri" w:cstheme="minorHAnsi"/>
          <w:color w:val="000000" w:themeColor="text1"/>
        </w:rPr>
        <w:t xml:space="preserve"> DTPS</w:t>
      </w:r>
    </w:p>
    <w:p w14:paraId="6D3832E8" w14:textId="77777777" w:rsidR="00AA0913" w:rsidRPr="00AA0913" w:rsidRDefault="00AA0913" w:rsidP="00AA0913">
      <w:pPr>
        <w:pStyle w:val="ListParagraph"/>
        <w:numPr>
          <w:ilvl w:val="0"/>
          <w:numId w:val="219"/>
        </w:numPr>
        <w:spacing w:after="0" w:line="240" w:lineRule="auto"/>
        <w:jc w:val="both"/>
        <w:rPr>
          <w:rFonts w:eastAsia="Calibri" w:cstheme="minorHAnsi"/>
          <w:color w:val="000000" w:themeColor="text1"/>
        </w:rPr>
      </w:pPr>
      <w:proofErr w:type="spellStart"/>
      <w:r w:rsidRPr="00AA0913">
        <w:rPr>
          <w:rFonts w:eastAsia="Calibri" w:cstheme="minorHAnsi"/>
          <w:color w:val="000000" w:themeColor="text1"/>
        </w:rPr>
        <w:t>Rapat</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evaluasi</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persiapan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perkuliahan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secara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periodik</w:t>
      </w:r>
      <w:proofErr w:type="spellEnd"/>
      <w:r w:rsidRPr="00AA0913">
        <w:rPr>
          <w:rFonts w:eastAsia="Calibri" w:cstheme="minorHAnsi"/>
          <w:color w:val="000000" w:themeColor="text1"/>
        </w:rPr>
        <w:t xml:space="preserve"> oleh </w:t>
      </w:r>
      <w:proofErr w:type="spellStart"/>
      <w:r w:rsidRPr="00AA0913">
        <w:rPr>
          <w:rFonts w:eastAsia="Calibri" w:cstheme="minorHAnsi"/>
          <w:color w:val="000000" w:themeColor="text1"/>
        </w:rPr>
        <w:t>Dekan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Fakultas</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dilaksanakan</w:t>
      </w:r>
      <w:proofErr w:type="spellEnd"/>
      <w:r w:rsidRPr="00AA0913">
        <w:rPr>
          <w:rFonts w:eastAsia="Calibri" w:cstheme="minorHAnsi"/>
          <w:color w:val="000000" w:themeColor="text1"/>
        </w:rPr>
        <w:t xml:space="preserve"> di </w:t>
      </w:r>
      <w:proofErr w:type="spellStart"/>
      <w:r w:rsidRPr="00AA0913">
        <w:rPr>
          <w:rFonts w:eastAsia="Calibri" w:cstheme="minorHAnsi"/>
          <w:color w:val="000000" w:themeColor="text1"/>
        </w:rPr>
        <w:t>awal</w:t>
      </w:r>
      <w:proofErr w:type="spellEnd"/>
      <w:r w:rsidRPr="00AA0913">
        <w:rPr>
          <w:rFonts w:eastAsia="Calibri" w:cstheme="minorHAnsi"/>
          <w:color w:val="000000" w:themeColor="text1"/>
        </w:rPr>
        <w:t xml:space="preserve"> semester </w:t>
      </w:r>
      <w:proofErr w:type="spellStart"/>
      <w:r w:rsidRPr="00AA0913">
        <w:rPr>
          <w:rFonts w:eastAsia="Calibri" w:cstheme="minorHAnsi"/>
          <w:color w:val="000000" w:themeColor="text1"/>
        </w:rPr>
        <w:t>dengan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mengundang</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seluruh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dosen</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tenaga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kependidikan</w:t>
      </w:r>
      <w:proofErr w:type="spellEnd"/>
      <w:r w:rsidRPr="00AA0913">
        <w:rPr>
          <w:rFonts w:eastAsia="Calibri" w:cstheme="minorHAnsi"/>
          <w:color w:val="000000" w:themeColor="text1"/>
        </w:rPr>
        <w:t xml:space="preserve"> di </w:t>
      </w:r>
      <w:proofErr w:type="spellStart"/>
      <w:r w:rsidRPr="00AA0913">
        <w:rPr>
          <w:rFonts w:eastAsia="Calibri" w:cstheme="minorHAnsi"/>
          <w:color w:val="000000" w:themeColor="text1"/>
        </w:rPr>
        <w:t>lingkungan</w:t>
      </w:r>
      <w:proofErr w:type="spellEnd"/>
      <w:r w:rsidRPr="00AA0913">
        <w:rPr>
          <w:rFonts w:eastAsia="Calibri" w:cstheme="minorHAnsi"/>
          <w:color w:val="000000" w:themeColor="text1"/>
        </w:rPr>
        <w:t xml:space="preserve"> UPPS  </w:t>
      </w:r>
    </w:p>
    <w:p w14:paraId="2005DF46" w14:textId="77777777" w:rsidR="00AA0913" w:rsidRPr="00AA0913" w:rsidRDefault="00AA0913" w:rsidP="00AA0913">
      <w:pPr>
        <w:pStyle w:val="ListParagraph"/>
        <w:numPr>
          <w:ilvl w:val="0"/>
          <w:numId w:val="219"/>
        </w:numPr>
        <w:spacing w:after="0" w:line="240" w:lineRule="auto"/>
        <w:jc w:val="both"/>
        <w:rPr>
          <w:rFonts w:eastAsia="Calibri" w:cstheme="minorHAnsi"/>
          <w:color w:val="000000" w:themeColor="text1"/>
        </w:rPr>
      </w:pPr>
      <w:r w:rsidRPr="00AA0913">
        <w:rPr>
          <w:rFonts w:eastAsia="Calibri" w:cstheme="minorHAnsi"/>
          <w:color w:val="000000" w:themeColor="text1"/>
        </w:rPr>
        <w:t xml:space="preserve">Monitoring dan </w:t>
      </w:r>
      <w:proofErr w:type="spellStart"/>
      <w:r w:rsidRPr="00AA0913">
        <w:rPr>
          <w:rFonts w:eastAsia="Calibri" w:cstheme="minorHAnsi"/>
          <w:color w:val="000000" w:themeColor="text1"/>
        </w:rPr>
        <w:t>evaluasi</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dilakukan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secara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periodik</w:t>
      </w:r>
      <w:proofErr w:type="spellEnd"/>
      <w:r w:rsidRPr="00AA0913">
        <w:rPr>
          <w:rFonts w:eastAsia="Calibri" w:cstheme="minorHAnsi"/>
          <w:color w:val="000000" w:themeColor="text1"/>
        </w:rPr>
        <w:t xml:space="preserve"> di </w:t>
      </w:r>
      <w:proofErr w:type="spellStart"/>
      <w:r w:rsidRPr="00AA0913">
        <w:rPr>
          <w:rFonts w:eastAsia="Calibri" w:cstheme="minorHAnsi"/>
          <w:color w:val="000000" w:themeColor="text1"/>
        </w:rPr>
        <w:t>setiap</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akhir</w:t>
      </w:r>
      <w:proofErr w:type="spellEnd"/>
      <w:r w:rsidRPr="00AA0913">
        <w:rPr>
          <w:rFonts w:eastAsia="Calibri" w:cstheme="minorHAnsi"/>
          <w:color w:val="000000" w:themeColor="text1"/>
        </w:rPr>
        <w:t xml:space="preserve"> semester oleh Unit </w:t>
      </w:r>
      <w:proofErr w:type="spellStart"/>
      <w:r w:rsidRPr="00AA0913">
        <w:rPr>
          <w:rFonts w:eastAsia="Calibri" w:cstheme="minorHAnsi"/>
          <w:color w:val="000000" w:themeColor="text1"/>
        </w:rPr>
        <w:t>Penjaminan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Mutu</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terhadap</w:t>
      </w:r>
      <w:proofErr w:type="spellEnd"/>
      <w:r w:rsidRPr="00AA0913">
        <w:rPr>
          <w:rFonts w:eastAsia="Calibri" w:cstheme="minorHAnsi"/>
          <w:color w:val="000000" w:themeColor="text1"/>
        </w:rPr>
        <w:t xml:space="preserve"> proses </w:t>
      </w:r>
      <w:proofErr w:type="spellStart"/>
      <w:r w:rsidRPr="00AA0913">
        <w:rPr>
          <w:rFonts w:eastAsia="Calibri" w:cstheme="minorHAnsi"/>
          <w:color w:val="000000" w:themeColor="text1"/>
        </w:rPr>
        <w:t>perkuliahan</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berjalan</w:t>
      </w:r>
      <w:proofErr w:type="spellEnd"/>
      <w:r w:rsidRPr="00AA0913">
        <w:rPr>
          <w:rFonts w:eastAsia="Calibri" w:cstheme="minorHAnsi"/>
          <w:color w:val="000000" w:themeColor="text1"/>
        </w:rPr>
        <w:t xml:space="preserve"> </w:t>
      </w:r>
    </w:p>
    <w:p w14:paraId="1C5356F9" w14:textId="77777777" w:rsidR="00AA0913" w:rsidRPr="00AA0913" w:rsidRDefault="00AA0913" w:rsidP="00AA0913">
      <w:pPr>
        <w:pStyle w:val="ListParagraph"/>
        <w:numPr>
          <w:ilvl w:val="0"/>
          <w:numId w:val="219"/>
        </w:numPr>
        <w:spacing w:after="0" w:line="240" w:lineRule="auto"/>
        <w:jc w:val="both"/>
        <w:rPr>
          <w:rFonts w:eastAsia="Calibri" w:cstheme="minorHAnsi"/>
          <w:color w:val="000000" w:themeColor="text1"/>
        </w:rPr>
      </w:pPr>
      <w:proofErr w:type="spellStart"/>
      <w:r w:rsidRPr="00AA0913">
        <w:rPr>
          <w:rFonts w:eastAsia="Calibri" w:cstheme="minorHAnsi"/>
          <w:color w:val="000000" w:themeColor="text1"/>
        </w:rPr>
        <w:t>Rapat</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koordinasi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insidentil</w:t>
      </w:r>
      <w:proofErr w:type="spellEnd"/>
      <w:r w:rsidRPr="00AA0913">
        <w:rPr>
          <w:rFonts w:eastAsia="Calibri" w:cstheme="minorHAnsi"/>
          <w:color w:val="000000" w:themeColor="text1"/>
        </w:rPr>
        <w:t xml:space="preserve"> oleh </w:t>
      </w:r>
      <w:proofErr w:type="spellStart"/>
      <w:r w:rsidRPr="00AA0913">
        <w:rPr>
          <w:rFonts w:eastAsia="Calibri" w:cstheme="minorHAnsi"/>
          <w:color w:val="000000" w:themeColor="text1"/>
        </w:rPr>
        <w:t>Dekan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kepada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seluruh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dosen</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tenaga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kependidikan</w:t>
      </w:r>
      <w:proofErr w:type="spellEnd"/>
      <w:r w:rsidRPr="00AA0913">
        <w:rPr>
          <w:rFonts w:eastAsia="Calibri" w:cstheme="minorHAnsi"/>
          <w:color w:val="000000" w:themeColor="text1"/>
        </w:rPr>
        <w:t xml:space="preserve"> di UPPS </w:t>
      </w:r>
      <w:proofErr w:type="spellStart"/>
      <w:r w:rsidRPr="00AA0913">
        <w:rPr>
          <w:rFonts w:eastAsia="Calibri" w:cstheme="minorHAnsi"/>
          <w:color w:val="000000" w:themeColor="text1"/>
        </w:rPr>
        <w:t>tentang</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temuan</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bersifat</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mendesak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untuk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segera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diselesaikan</w:t>
      </w:r>
      <w:proofErr w:type="spellEnd"/>
      <w:r w:rsidRPr="00AA0913">
        <w:rPr>
          <w:rFonts w:eastAsia="Calibri" w:cstheme="minorHAnsi"/>
          <w:color w:val="000000" w:themeColor="text1"/>
        </w:rPr>
        <w:t xml:space="preserve"> </w:t>
      </w:r>
    </w:p>
    <w:p w14:paraId="443C606E" w14:textId="77777777" w:rsidR="00AA0913" w:rsidRPr="00AA0913" w:rsidRDefault="00AA0913" w:rsidP="00AA0913">
      <w:pPr>
        <w:pStyle w:val="ListParagraph"/>
        <w:numPr>
          <w:ilvl w:val="0"/>
          <w:numId w:val="219"/>
        </w:numPr>
        <w:spacing w:after="0" w:line="240" w:lineRule="auto"/>
        <w:jc w:val="both"/>
        <w:rPr>
          <w:rFonts w:eastAsia="Calibri" w:cstheme="minorHAnsi"/>
          <w:color w:val="000000" w:themeColor="text1"/>
        </w:rPr>
      </w:pPr>
      <w:proofErr w:type="spellStart"/>
      <w:r w:rsidRPr="00AA0913">
        <w:rPr>
          <w:rFonts w:eastAsia="Calibri" w:cstheme="minorHAnsi"/>
          <w:color w:val="000000" w:themeColor="text1"/>
        </w:rPr>
        <w:t>Pengisian</w:t>
      </w:r>
      <w:proofErr w:type="spellEnd"/>
      <w:r w:rsidRPr="00AA0913">
        <w:rPr>
          <w:rFonts w:eastAsia="Calibri" w:cstheme="minorHAnsi"/>
          <w:color w:val="000000" w:themeColor="text1"/>
        </w:rPr>
        <w:t xml:space="preserve"> ITIKAD yang </w:t>
      </w:r>
      <w:proofErr w:type="spellStart"/>
      <w:r w:rsidRPr="00AA0913">
        <w:rPr>
          <w:rFonts w:eastAsia="Calibri" w:cstheme="minorHAnsi"/>
          <w:color w:val="000000" w:themeColor="text1"/>
        </w:rPr>
        <w:t>dilakukan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satu</w:t>
      </w:r>
      <w:proofErr w:type="spellEnd"/>
      <w:r w:rsidRPr="00AA0913">
        <w:rPr>
          <w:rFonts w:eastAsia="Calibri" w:cstheme="minorHAnsi"/>
          <w:color w:val="000000" w:themeColor="text1"/>
        </w:rPr>
        <w:t xml:space="preserve"> kali </w:t>
      </w:r>
      <w:proofErr w:type="spellStart"/>
      <w:r w:rsidRPr="00AA0913">
        <w:rPr>
          <w:rFonts w:eastAsia="Calibri" w:cstheme="minorHAnsi"/>
          <w:color w:val="000000" w:themeColor="text1"/>
        </w:rPr>
        <w:t>pertahun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ajaran</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mencakup</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pelaksanaan</w:t>
      </w:r>
      <w:proofErr w:type="spellEnd"/>
      <w:r w:rsidRPr="00AA0913">
        <w:rPr>
          <w:rFonts w:eastAsia="Calibri" w:cstheme="minorHAnsi"/>
          <w:color w:val="000000" w:themeColor="text1"/>
        </w:rPr>
        <w:t xml:space="preserve"> Tri Dharma </w:t>
      </w:r>
      <w:proofErr w:type="spellStart"/>
      <w:r w:rsidRPr="00AA0913">
        <w:rPr>
          <w:rFonts w:eastAsia="Calibri" w:cstheme="minorHAnsi"/>
          <w:color w:val="000000" w:themeColor="text1"/>
        </w:rPr>
        <w:t>Perguruan</w:t>
      </w:r>
      <w:proofErr w:type="spellEnd"/>
      <w:r w:rsidRPr="00AA0913">
        <w:rPr>
          <w:rFonts w:eastAsia="Calibri" w:cstheme="minorHAnsi"/>
          <w:color w:val="000000" w:themeColor="text1"/>
        </w:rPr>
        <w:t xml:space="preserve"> Tinggi </w:t>
      </w:r>
    </w:p>
    <w:p w14:paraId="5B4C2ADC" w14:textId="77777777" w:rsidR="00AA0913" w:rsidRPr="00AA0913" w:rsidRDefault="00AA0913" w:rsidP="00AA0913">
      <w:pPr>
        <w:pStyle w:val="ListParagraph"/>
        <w:numPr>
          <w:ilvl w:val="0"/>
          <w:numId w:val="219"/>
        </w:numPr>
        <w:spacing w:after="0" w:line="240" w:lineRule="auto"/>
        <w:jc w:val="both"/>
        <w:rPr>
          <w:rFonts w:eastAsia="Calibri" w:cstheme="minorHAnsi"/>
          <w:color w:val="000000" w:themeColor="text1"/>
        </w:rPr>
      </w:pPr>
      <w:r w:rsidRPr="00AA0913">
        <w:rPr>
          <w:rFonts w:eastAsia="Calibri" w:cstheme="minorHAnsi"/>
          <w:color w:val="000000" w:themeColor="text1"/>
        </w:rPr>
        <w:t xml:space="preserve">Audit </w:t>
      </w:r>
      <w:proofErr w:type="spellStart"/>
      <w:r w:rsidRPr="00AA0913">
        <w:rPr>
          <w:rFonts w:eastAsia="Calibri" w:cstheme="minorHAnsi"/>
          <w:color w:val="000000" w:themeColor="text1"/>
        </w:rPr>
        <w:t>mutu</w:t>
      </w:r>
      <w:proofErr w:type="spellEnd"/>
      <w:r w:rsidRPr="00AA0913">
        <w:rPr>
          <w:rFonts w:eastAsia="Calibri" w:cstheme="minorHAnsi"/>
          <w:color w:val="000000" w:themeColor="text1"/>
        </w:rPr>
        <w:t xml:space="preserve"> internal (AMI) yang </w:t>
      </w:r>
      <w:proofErr w:type="spellStart"/>
      <w:r w:rsidRPr="00AA0913">
        <w:rPr>
          <w:rFonts w:eastAsia="Calibri" w:cstheme="minorHAnsi"/>
          <w:color w:val="000000" w:themeColor="text1"/>
        </w:rPr>
        <w:t>dilakukan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sekali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setiap</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tahun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akademik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berjalan</w:t>
      </w:r>
      <w:proofErr w:type="spellEnd"/>
      <w:r w:rsidRPr="00AA0913">
        <w:rPr>
          <w:rFonts w:eastAsia="Calibri" w:cstheme="minorHAnsi"/>
          <w:color w:val="000000" w:themeColor="text1"/>
        </w:rPr>
        <w:t xml:space="preserve">. Di </w:t>
      </w:r>
      <w:proofErr w:type="spellStart"/>
      <w:r w:rsidRPr="00AA0913">
        <w:rPr>
          <w:rFonts w:eastAsia="Calibri" w:cstheme="minorHAnsi"/>
          <w:color w:val="000000" w:themeColor="text1"/>
        </w:rPr>
        <w:t>dalam</w:t>
      </w:r>
      <w:proofErr w:type="spellEnd"/>
      <w:r w:rsidRPr="00AA0913">
        <w:rPr>
          <w:rFonts w:eastAsia="Calibri" w:cstheme="minorHAnsi"/>
          <w:color w:val="000000" w:themeColor="text1"/>
        </w:rPr>
        <w:t xml:space="preserve"> AMI, </w:t>
      </w:r>
      <w:proofErr w:type="spellStart"/>
      <w:r w:rsidRPr="00AA0913">
        <w:rPr>
          <w:rFonts w:eastAsia="Calibri" w:cstheme="minorHAnsi"/>
          <w:color w:val="000000" w:themeColor="text1"/>
        </w:rPr>
        <w:t>terdapat</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beberapa</w:t>
      </w:r>
      <w:proofErr w:type="spellEnd"/>
      <w:r w:rsidRPr="00AA0913">
        <w:rPr>
          <w:rFonts w:eastAsia="Calibri" w:cstheme="minorHAnsi"/>
          <w:color w:val="000000" w:themeColor="text1"/>
        </w:rPr>
        <w:t xml:space="preserve"> auditor yang </w:t>
      </w:r>
      <w:proofErr w:type="spellStart"/>
      <w:r w:rsidRPr="00AA0913">
        <w:rPr>
          <w:rFonts w:eastAsia="Calibri" w:cstheme="minorHAnsi"/>
          <w:color w:val="000000" w:themeColor="text1"/>
        </w:rPr>
        <w:t>mendapat</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penugasan</w:t>
      </w:r>
      <w:proofErr w:type="spellEnd"/>
      <w:r w:rsidRPr="00AA0913">
        <w:rPr>
          <w:rFonts w:eastAsia="Calibri" w:cstheme="minorHAnsi"/>
          <w:color w:val="000000" w:themeColor="text1"/>
        </w:rPr>
        <w:t xml:space="preserve"> oleh </w:t>
      </w:r>
      <w:proofErr w:type="spellStart"/>
      <w:r w:rsidRPr="00AA0913">
        <w:rPr>
          <w:rFonts w:eastAsia="Calibri" w:cstheme="minorHAnsi"/>
          <w:color w:val="000000" w:themeColor="text1"/>
        </w:rPr>
        <w:t>pimpinan</w:t>
      </w:r>
      <w:proofErr w:type="spellEnd"/>
      <w:r w:rsidRPr="00AA0913">
        <w:rPr>
          <w:rFonts w:eastAsia="Calibri" w:cstheme="minorHAnsi"/>
          <w:color w:val="000000" w:themeColor="text1"/>
        </w:rPr>
        <w:t xml:space="preserve"> universitas </w:t>
      </w:r>
      <w:proofErr w:type="spellStart"/>
      <w:r w:rsidRPr="00AA0913">
        <w:rPr>
          <w:rFonts w:eastAsia="Calibri" w:cstheme="minorHAnsi"/>
          <w:color w:val="000000" w:themeColor="text1"/>
        </w:rPr>
        <w:t>untuk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melakukan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konfirmasi</w:t>
      </w:r>
      <w:proofErr w:type="spellEnd"/>
      <w:r w:rsidRPr="00AA0913">
        <w:rPr>
          <w:rFonts w:eastAsia="Calibri" w:cstheme="minorHAnsi"/>
          <w:color w:val="000000" w:themeColor="text1"/>
        </w:rPr>
        <w:t xml:space="preserve"> data yang </w:t>
      </w:r>
      <w:proofErr w:type="spellStart"/>
      <w:r w:rsidRPr="00AA0913">
        <w:rPr>
          <w:rFonts w:eastAsia="Calibri" w:cstheme="minorHAnsi"/>
          <w:color w:val="000000" w:themeColor="text1"/>
        </w:rPr>
        <w:t>sudah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diisikan</w:t>
      </w:r>
      <w:proofErr w:type="spellEnd"/>
      <w:r w:rsidRPr="00AA0913">
        <w:rPr>
          <w:rFonts w:eastAsia="Calibri" w:cstheme="minorHAnsi"/>
          <w:color w:val="000000" w:themeColor="text1"/>
        </w:rPr>
        <w:t xml:space="preserve"> oleh UPPS dan PS. AMI </w:t>
      </w:r>
      <w:proofErr w:type="spellStart"/>
      <w:r w:rsidRPr="00AA0913">
        <w:rPr>
          <w:rFonts w:eastAsia="Calibri" w:cstheme="minorHAnsi"/>
          <w:color w:val="000000" w:themeColor="text1"/>
        </w:rPr>
        <w:t>dilaksanakan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untuk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menjamin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perbaikan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mutu</w:t>
      </w:r>
      <w:proofErr w:type="spellEnd"/>
      <w:r w:rsidRPr="00AA0913">
        <w:rPr>
          <w:rFonts w:eastAsia="Calibri" w:cstheme="minorHAnsi"/>
          <w:color w:val="000000" w:themeColor="text1"/>
        </w:rPr>
        <w:t>/</w:t>
      </w:r>
      <w:proofErr w:type="spellStart"/>
      <w:r w:rsidRPr="00AA0913">
        <w:rPr>
          <w:rFonts w:eastAsia="Calibri" w:cstheme="minorHAnsi"/>
          <w:color w:val="000000" w:themeColor="text1"/>
        </w:rPr>
        <w:t>kualitas</w:t>
      </w:r>
      <w:proofErr w:type="spellEnd"/>
      <w:r w:rsidRPr="00AA0913">
        <w:rPr>
          <w:rFonts w:eastAsia="Calibri" w:cstheme="minorHAnsi"/>
          <w:color w:val="000000" w:themeColor="text1"/>
        </w:rPr>
        <w:t xml:space="preserve"> UPPS dan PS </w:t>
      </w:r>
      <w:proofErr w:type="spellStart"/>
      <w:r w:rsidRPr="00AA0913">
        <w:rPr>
          <w:rFonts w:eastAsia="Calibri" w:cstheme="minorHAnsi"/>
          <w:color w:val="000000" w:themeColor="text1"/>
        </w:rPr>
        <w:t>secara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kontinyu</w:t>
      </w:r>
      <w:proofErr w:type="spellEnd"/>
      <w:r w:rsidRPr="00AA0913">
        <w:rPr>
          <w:rFonts w:eastAsia="Calibri" w:cstheme="minorHAnsi"/>
          <w:color w:val="000000" w:themeColor="text1"/>
        </w:rPr>
        <w:t xml:space="preserve">. </w:t>
      </w:r>
    </w:p>
    <w:p w14:paraId="14151E07" w14:textId="77777777" w:rsidR="00AA0913" w:rsidRPr="00AA0913" w:rsidRDefault="00AA0913" w:rsidP="00AA0913">
      <w:pPr>
        <w:spacing w:after="0" w:line="240" w:lineRule="auto"/>
        <w:jc w:val="both"/>
        <w:rPr>
          <w:rFonts w:cstheme="minorHAnsi"/>
        </w:rPr>
      </w:pPr>
      <w:r w:rsidRPr="00AA0913">
        <w:rPr>
          <w:rFonts w:eastAsia="Calibri" w:cstheme="minorHAnsi"/>
          <w:color w:val="0000FF"/>
        </w:rPr>
        <w:t xml:space="preserve"> </w:t>
      </w:r>
    </w:p>
    <w:p w14:paraId="092DBFCC" w14:textId="77777777" w:rsidR="00AA0913" w:rsidRPr="00AA0913" w:rsidRDefault="00AA0913" w:rsidP="00AA0913">
      <w:pPr>
        <w:spacing w:after="0" w:line="240" w:lineRule="auto"/>
        <w:jc w:val="both"/>
        <w:rPr>
          <w:rFonts w:cstheme="minorHAnsi"/>
        </w:rPr>
      </w:pPr>
      <w:r w:rsidRPr="00AA0913">
        <w:rPr>
          <w:rFonts w:eastAsia="Calibri" w:cstheme="minorHAnsi"/>
          <w:color w:val="000000" w:themeColor="text1"/>
        </w:rPr>
        <w:t xml:space="preserve">(b) </w:t>
      </w:r>
      <w:proofErr w:type="spellStart"/>
      <w:r w:rsidRPr="00AA0913">
        <w:rPr>
          <w:rFonts w:eastAsia="Calibri" w:cstheme="minorHAnsi"/>
          <w:color w:val="000000" w:themeColor="text1"/>
        </w:rPr>
        <w:t>Evaluasi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eksternal</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telah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dilakukan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akreditasi</w:t>
      </w:r>
      <w:proofErr w:type="spellEnd"/>
      <w:r w:rsidRPr="00AA0913">
        <w:rPr>
          <w:rFonts w:eastAsia="Calibri" w:cstheme="minorHAnsi"/>
          <w:color w:val="000000" w:themeColor="text1"/>
        </w:rPr>
        <w:t xml:space="preserve"> PS oleh BAN PT pada </w:t>
      </w:r>
      <w:proofErr w:type="spellStart"/>
      <w:r w:rsidRPr="00AA0913">
        <w:rPr>
          <w:rFonts w:eastAsia="Calibri" w:cstheme="minorHAnsi"/>
          <w:color w:val="000000" w:themeColor="text1"/>
        </w:rPr>
        <w:t>tahun</w:t>
      </w:r>
      <w:proofErr w:type="spellEnd"/>
      <w:r w:rsidRPr="00AA0913">
        <w:rPr>
          <w:rFonts w:eastAsia="Calibri" w:cstheme="minorHAnsi"/>
          <w:color w:val="000000" w:themeColor="text1"/>
        </w:rPr>
        <w:t xml:space="preserve"> 2018 </w:t>
      </w:r>
      <w:proofErr w:type="spellStart"/>
      <w:r w:rsidRPr="00AA0913">
        <w:rPr>
          <w:rFonts w:eastAsia="Calibri" w:cstheme="minorHAnsi"/>
          <w:color w:val="000000" w:themeColor="text1"/>
        </w:rPr>
        <w:t>untuk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mendapatkan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umpan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balik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perbaikan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kualitas</w:t>
      </w:r>
      <w:proofErr w:type="spellEnd"/>
      <w:r w:rsidRPr="00AA0913">
        <w:rPr>
          <w:rFonts w:eastAsia="Calibri" w:cstheme="minorHAnsi"/>
          <w:color w:val="000000" w:themeColor="text1"/>
        </w:rPr>
        <w:t xml:space="preserve"> PS yang </w:t>
      </w:r>
      <w:proofErr w:type="spellStart"/>
      <w:r w:rsidRPr="00AA0913">
        <w:rPr>
          <w:rFonts w:eastAsia="Calibri" w:cstheme="minorHAnsi"/>
          <w:color w:val="000000" w:themeColor="text1"/>
        </w:rPr>
        <w:t>dilaksanakan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secara</w:t>
      </w:r>
      <w:proofErr w:type="spellEnd"/>
      <w:r w:rsidRPr="00AA0913">
        <w:rPr>
          <w:rFonts w:eastAsia="Calibri" w:cstheme="minorHAnsi"/>
          <w:color w:val="000000" w:themeColor="text1"/>
        </w:rPr>
        <w:t xml:space="preserve"> luring. Dari </w:t>
      </w:r>
      <w:proofErr w:type="spellStart"/>
      <w:r w:rsidRPr="00AA0913">
        <w:rPr>
          <w:rFonts w:eastAsia="Calibri" w:cstheme="minorHAnsi"/>
          <w:color w:val="000000" w:themeColor="text1"/>
        </w:rPr>
        <w:t>hasil</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akreditasi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tersebut</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terdapat</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temuan-temuan</w:t>
      </w:r>
      <w:proofErr w:type="spellEnd"/>
      <w:r w:rsidRPr="00AA0913">
        <w:rPr>
          <w:rFonts w:eastAsia="Calibri" w:cstheme="minorHAnsi"/>
          <w:color w:val="000000" w:themeColor="text1"/>
        </w:rPr>
        <w:t xml:space="preserve"> yang juga </w:t>
      </w:r>
      <w:proofErr w:type="spellStart"/>
      <w:r w:rsidRPr="00AA0913">
        <w:rPr>
          <w:rFonts w:eastAsia="Calibri" w:cstheme="minorHAnsi"/>
          <w:color w:val="000000" w:themeColor="text1"/>
        </w:rPr>
        <w:t>perlu</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dievaluasi</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diperbaiki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untuk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meningkatkan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kinerja</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mutu</w:t>
      </w:r>
      <w:proofErr w:type="spellEnd"/>
      <w:r w:rsidRPr="00AA0913">
        <w:rPr>
          <w:rFonts w:eastAsia="Calibri" w:cstheme="minorHAnsi"/>
          <w:color w:val="000000" w:themeColor="text1"/>
        </w:rPr>
        <w:t xml:space="preserve"> PS.</w:t>
      </w:r>
    </w:p>
    <w:p w14:paraId="3B23B300" w14:textId="77777777" w:rsidR="00AA0913" w:rsidRPr="00AA0913" w:rsidRDefault="00AA0913" w:rsidP="00AA0913">
      <w:pPr>
        <w:spacing w:after="0" w:line="240" w:lineRule="auto"/>
        <w:jc w:val="both"/>
        <w:rPr>
          <w:rFonts w:cstheme="minorHAnsi"/>
        </w:rPr>
      </w:pPr>
      <w:r w:rsidRPr="00AA0913">
        <w:rPr>
          <w:rFonts w:eastAsia="Calibri" w:cstheme="minorHAnsi"/>
          <w:color w:val="000000" w:themeColor="text1"/>
        </w:rPr>
        <w:t xml:space="preserve"> </w:t>
      </w:r>
    </w:p>
    <w:p w14:paraId="6396E230" w14:textId="77777777" w:rsidR="00AA0913" w:rsidRPr="00AA0913" w:rsidRDefault="00AA0913" w:rsidP="00AA0913">
      <w:pPr>
        <w:spacing w:after="0" w:line="240" w:lineRule="auto"/>
        <w:jc w:val="both"/>
        <w:rPr>
          <w:rFonts w:cstheme="minorHAnsi"/>
        </w:rPr>
      </w:pPr>
      <w:r w:rsidRPr="00AA0913">
        <w:rPr>
          <w:rFonts w:eastAsia="Calibri" w:cstheme="minorHAnsi"/>
          <w:color w:val="000000" w:themeColor="text1"/>
        </w:rPr>
        <w:t xml:space="preserve">(2) Hasil </w:t>
      </w:r>
      <w:proofErr w:type="spellStart"/>
      <w:r w:rsidRPr="00AA0913">
        <w:rPr>
          <w:rFonts w:eastAsia="Calibri" w:cstheme="minorHAnsi"/>
          <w:color w:val="000000" w:themeColor="text1"/>
        </w:rPr>
        <w:t>evaluasi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capaian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kinerja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keberhasilan</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ketidakberhasilan</w:t>
      </w:r>
      <w:proofErr w:type="spellEnd"/>
      <w:r w:rsidRPr="00AA0913">
        <w:rPr>
          <w:rFonts w:eastAsia="Calibri" w:cstheme="minorHAnsi"/>
          <w:color w:val="000000" w:themeColor="text1"/>
        </w:rPr>
        <w:t xml:space="preserve">, dan (3) </w:t>
      </w:r>
      <w:proofErr w:type="spellStart"/>
      <w:r w:rsidRPr="00AA0913">
        <w:rPr>
          <w:rFonts w:eastAsia="Calibri" w:cstheme="minorHAnsi"/>
          <w:color w:val="000000" w:themeColor="text1"/>
        </w:rPr>
        <w:t>tindak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lanjut</w:t>
      </w:r>
      <w:proofErr w:type="spellEnd"/>
      <w:r w:rsidRPr="00AA0913">
        <w:rPr>
          <w:rFonts w:eastAsia="Calibri" w:cstheme="minorHAnsi"/>
          <w:color w:val="000000" w:themeColor="text1"/>
        </w:rPr>
        <w:t>.</w:t>
      </w:r>
    </w:p>
    <w:tbl>
      <w:tblPr>
        <w:tblStyle w:val="TableGrid"/>
        <w:tblW w:w="0" w:type="auto"/>
        <w:tblLayout w:type="fixed"/>
        <w:tblLook w:val="04A0" w:firstRow="1" w:lastRow="0" w:firstColumn="1" w:lastColumn="0" w:noHBand="0" w:noVBand="1"/>
      </w:tblPr>
      <w:tblGrid>
        <w:gridCol w:w="607"/>
        <w:gridCol w:w="2167"/>
        <w:gridCol w:w="3121"/>
        <w:gridCol w:w="3121"/>
      </w:tblGrid>
      <w:tr w:rsidR="00AA0913" w:rsidRPr="00AA0913" w14:paraId="5D7AB45D"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2E702773" w14:textId="77777777" w:rsidR="00AA0913" w:rsidRPr="00AA0913" w:rsidRDefault="00AA0913" w:rsidP="00AA0913">
            <w:pPr>
              <w:rPr>
                <w:rFonts w:cstheme="minorHAnsi"/>
              </w:rPr>
            </w:pPr>
            <w:r w:rsidRPr="00AA0913">
              <w:rPr>
                <w:rFonts w:eastAsia="Calibri" w:cstheme="minorHAnsi"/>
              </w:rPr>
              <w:t>No</w:t>
            </w:r>
          </w:p>
        </w:tc>
        <w:tc>
          <w:tcPr>
            <w:tcW w:w="2167" w:type="dxa"/>
            <w:tcBorders>
              <w:top w:val="single" w:sz="8" w:space="0" w:color="auto"/>
              <w:left w:val="single" w:sz="8" w:space="0" w:color="auto"/>
              <w:bottom w:val="single" w:sz="8" w:space="0" w:color="auto"/>
              <w:right w:val="single" w:sz="8" w:space="0" w:color="auto"/>
            </w:tcBorders>
            <w:tcMar>
              <w:left w:w="108" w:type="dxa"/>
              <w:right w:w="108" w:type="dxa"/>
            </w:tcMar>
          </w:tcPr>
          <w:p w14:paraId="1FA642B7" w14:textId="77777777" w:rsidR="00AA0913" w:rsidRPr="00AA0913" w:rsidRDefault="00AA0913" w:rsidP="00AA0913">
            <w:pPr>
              <w:rPr>
                <w:rFonts w:cstheme="minorHAnsi"/>
              </w:rPr>
            </w:pPr>
            <w:proofErr w:type="spellStart"/>
            <w:r w:rsidRPr="00AA0913">
              <w:rPr>
                <w:rFonts w:eastAsia="Calibri" w:cstheme="minorHAnsi"/>
              </w:rPr>
              <w:t>Aspek</w:t>
            </w:r>
            <w:proofErr w:type="spellEnd"/>
            <w:r w:rsidRPr="00AA0913">
              <w:rPr>
                <w:rFonts w:eastAsia="Calibri" w:cstheme="minorHAnsi"/>
              </w:rPr>
              <w:t xml:space="preserve"> yang </w:t>
            </w:r>
            <w:proofErr w:type="spellStart"/>
            <w:r w:rsidRPr="00AA0913">
              <w:rPr>
                <w:rFonts w:eastAsia="Calibri" w:cstheme="minorHAnsi"/>
              </w:rPr>
              <w:t>dievaluasi</w:t>
            </w:r>
            <w:proofErr w:type="spellEnd"/>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485A3B73" w14:textId="77777777" w:rsidR="00AA0913" w:rsidRPr="00AA0913" w:rsidRDefault="00AA0913" w:rsidP="00AA0913">
            <w:pPr>
              <w:rPr>
                <w:rFonts w:cstheme="minorHAnsi"/>
              </w:rPr>
            </w:pPr>
            <w:r w:rsidRPr="00AA0913">
              <w:rPr>
                <w:rFonts w:eastAsia="Calibri" w:cstheme="minorHAnsi"/>
              </w:rPr>
              <w:t xml:space="preserve">Hasil </w:t>
            </w:r>
            <w:proofErr w:type="spellStart"/>
            <w:r w:rsidRPr="00AA0913">
              <w:rPr>
                <w:rFonts w:eastAsia="Calibri" w:cstheme="minorHAnsi"/>
              </w:rPr>
              <w:t>Evaluasi</w:t>
            </w:r>
            <w:proofErr w:type="spellEnd"/>
            <w:r w:rsidRPr="00AA0913">
              <w:rPr>
                <w:rFonts w:eastAsia="Calibri" w:cstheme="minorHAnsi"/>
              </w:rPr>
              <w:t xml:space="preserve"> </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48A783DE" w14:textId="77777777" w:rsidR="00AA0913" w:rsidRPr="00AA0913" w:rsidRDefault="00AA0913" w:rsidP="00AA0913">
            <w:pPr>
              <w:rPr>
                <w:rFonts w:cstheme="minorHAnsi"/>
              </w:rPr>
            </w:pPr>
            <w:proofErr w:type="spellStart"/>
            <w:r w:rsidRPr="00AA0913">
              <w:rPr>
                <w:rFonts w:eastAsia="Calibri" w:cstheme="minorHAnsi"/>
              </w:rPr>
              <w:t>Tindak</w:t>
            </w:r>
            <w:proofErr w:type="spellEnd"/>
            <w:r w:rsidRPr="00AA0913">
              <w:rPr>
                <w:rFonts w:eastAsia="Calibri" w:cstheme="minorHAnsi"/>
              </w:rPr>
              <w:t xml:space="preserve"> </w:t>
            </w:r>
            <w:proofErr w:type="spellStart"/>
            <w:r w:rsidRPr="00AA0913">
              <w:rPr>
                <w:rFonts w:eastAsia="Calibri" w:cstheme="minorHAnsi"/>
              </w:rPr>
              <w:t>lanjut</w:t>
            </w:r>
            <w:proofErr w:type="spellEnd"/>
          </w:p>
        </w:tc>
      </w:tr>
      <w:tr w:rsidR="00AA0913" w:rsidRPr="00AA0913" w14:paraId="54092F94"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47663006" w14:textId="77777777" w:rsidR="00AA0913" w:rsidRPr="00AA0913" w:rsidRDefault="00AA0913" w:rsidP="00AA0913">
            <w:pPr>
              <w:rPr>
                <w:rFonts w:cstheme="minorHAnsi"/>
              </w:rPr>
            </w:pPr>
            <w:r w:rsidRPr="00AA0913">
              <w:rPr>
                <w:rFonts w:eastAsia="Calibri" w:cstheme="minorHAnsi"/>
              </w:rPr>
              <w:t>1</w:t>
            </w:r>
          </w:p>
        </w:tc>
        <w:tc>
          <w:tcPr>
            <w:tcW w:w="2167" w:type="dxa"/>
            <w:tcBorders>
              <w:top w:val="single" w:sz="8" w:space="0" w:color="auto"/>
              <w:left w:val="single" w:sz="8" w:space="0" w:color="auto"/>
              <w:bottom w:val="single" w:sz="8" w:space="0" w:color="auto"/>
              <w:right w:val="single" w:sz="8" w:space="0" w:color="auto"/>
            </w:tcBorders>
            <w:tcMar>
              <w:left w:w="108" w:type="dxa"/>
              <w:right w:w="108" w:type="dxa"/>
            </w:tcMar>
          </w:tcPr>
          <w:p w14:paraId="364D20A9" w14:textId="77777777" w:rsidR="00AA0913" w:rsidRPr="00AA0913" w:rsidRDefault="00AA0913" w:rsidP="00AA0913">
            <w:pPr>
              <w:rPr>
                <w:rFonts w:cstheme="minorHAnsi"/>
              </w:rPr>
            </w:pPr>
            <w:proofErr w:type="spellStart"/>
            <w:r w:rsidRPr="00AA0913">
              <w:rPr>
                <w:rFonts w:eastAsia="Calibri" w:cstheme="minorHAnsi"/>
              </w:rPr>
              <w:t>Keberhasilan</w:t>
            </w:r>
            <w:proofErr w:type="spellEnd"/>
            <w:r w:rsidRPr="00AA0913">
              <w:rPr>
                <w:rFonts w:eastAsia="Calibri" w:cstheme="minorHAnsi"/>
              </w:rPr>
              <w:t xml:space="preserve"> PS</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47EABC00" w14:textId="77777777" w:rsidR="00AA0913" w:rsidRPr="00AA0913" w:rsidRDefault="00AA0913" w:rsidP="00AA0913">
            <w:pPr>
              <w:rPr>
                <w:rFonts w:cstheme="minorHAnsi"/>
              </w:rPr>
            </w:pPr>
            <w:r w:rsidRPr="00AA0913">
              <w:rPr>
                <w:rFonts w:eastAsia="Calibri" w:cstheme="minorHAnsi"/>
                <w:color w:val="000000" w:themeColor="text1"/>
              </w:rPr>
              <w:t xml:space="preserve">DTPS </w:t>
            </w:r>
            <w:proofErr w:type="spellStart"/>
            <w:r w:rsidRPr="00AA0913">
              <w:rPr>
                <w:rFonts w:eastAsia="Calibri" w:cstheme="minorHAnsi"/>
                <w:color w:val="000000" w:themeColor="text1"/>
              </w:rPr>
              <w:t>memiliki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prestasi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baik</w:t>
            </w:r>
            <w:proofErr w:type="spellEnd"/>
            <w:r w:rsidRPr="00AA0913">
              <w:rPr>
                <w:rFonts w:eastAsia="Calibri" w:cstheme="minorHAnsi"/>
                <w:color w:val="000000" w:themeColor="text1"/>
              </w:rPr>
              <w:t xml:space="preserve"> di </w:t>
            </w:r>
            <w:proofErr w:type="spellStart"/>
            <w:r w:rsidRPr="00AA0913">
              <w:rPr>
                <w:rFonts w:eastAsia="Calibri" w:cstheme="minorHAnsi"/>
                <w:color w:val="000000" w:themeColor="text1"/>
              </w:rPr>
              <w:t>tingkat</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nasional</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maupun</w:t>
            </w:r>
            <w:proofErr w:type="spellEnd"/>
          </w:p>
          <w:p w14:paraId="133B2637" w14:textId="77777777" w:rsidR="00AA0913" w:rsidRPr="00AA0913" w:rsidRDefault="00AA0913" w:rsidP="00AA0913">
            <w:pPr>
              <w:rPr>
                <w:rFonts w:cstheme="minorHAnsi"/>
              </w:rPr>
            </w:pPr>
            <w:proofErr w:type="spellStart"/>
            <w:r w:rsidRPr="00AA0913">
              <w:rPr>
                <w:rFonts w:eastAsia="Calibri" w:cstheme="minorHAnsi"/>
                <w:color w:val="000000" w:themeColor="text1"/>
              </w:rPr>
              <w:t>internasional</w:t>
            </w:r>
            <w:proofErr w:type="spellEnd"/>
            <w:r w:rsidRPr="00AA0913">
              <w:rPr>
                <w:rFonts w:eastAsia="Calibri" w:cstheme="minorHAnsi"/>
                <w:color w:val="000000" w:themeColor="text1"/>
              </w:rPr>
              <w:t>.</w:t>
            </w:r>
            <w:r w:rsidRPr="00AA0913">
              <w:rPr>
                <w:rFonts w:eastAsia="Calibri" w:cstheme="minorHAnsi"/>
              </w:rPr>
              <w:t xml:space="preserve"> </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5F35DA21" w14:textId="77777777" w:rsidR="00AA0913" w:rsidRPr="00AA0913" w:rsidRDefault="00AA0913" w:rsidP="00AA0913">
            <w:pPr>
              <w:rPr>
                <w:rFonts w:cstheme="minorHAnsi"/>
              </w:rPr>
            </w:pPr>
            <w:r w:rsidRPr="00AA0913">
              <w:rPr>
                <w:rFonts w:eastAsia="Calibri" w:cstheme="minorHAnsi"/>
                <w:color w:val="000000" w:themeColor="text1"/>
              </w:rPr>
              <w:t xml:space="preserve">PS </w:t>
            </w:r>
            <w:proofErr w:type="spellStart"/>
            <w:r w:rsidRPr="00AA0913">
              <w:rPr>
                <w:rFonts w:eastAsia="Calibri" w:cstheme="minorHAnsi"/>
                <w:color w:val="000000" w:themeColor="text1"/>
              </w:rPr>
              <w:t>mempertahankan</w:t>
            </w:r>
            <w:proofErr w:type="spellEnd"/>
            <w:r w:rsidRPr="00AA0913">
              <w:rPr>
                <w:rFonts w:eastAsia="Calibri" w:cstheme="minorHAnsi"/>
                <w:color w:val="000000" w:themeColor="text1"/>
              </w:rPr>
              <w:t xml:space="preserve"> dan</w:t>
            </w:r>
          </w:p>
          <w:p w14:paraId="2FFE0F23" w14:textId="77777777" w:rsidR="00AA0913" w:rsidRPr="00AA0913" w:rsidRDefault="00AA0913" w:rsidP="00AA0913">
            <w:pPr>
              <w:rPr>
                <w:rFonts w:cstheme="minorHAnsi"/>
              </w:rPr>
            </w:pPr>
            <w:proofErr w:type="spellStart"/>
            <w:r w:rsidRPr="00AA0913">
              <w:rPr>
                <w:rFonts w:eastAsia="Calibri" w:cstheme="minorHAnsi"/>
                <w:color w:val="000000" w:themeColor="text1"/>
              </w:rPr>
              <w:t>meningkatkan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prestasi</w:t>
            </w:r>
            <w:proofErr w:type="spellEnd"/>
            <w:r w:rsidRPr="00AA0913">
              <w:rPr>
                <w:rFonts w:eastAsia="Calibri" w:cstheme="minorHAnsi"/>
                <w:color w:val="000000" w:themeColor="text1"/>
              </w:rPr>
              <w:t xml:space="preserve"> yang</w:t>
            </w:r>
          </w:p>
          <w:p w14:paraId="409781D0" w14:textId="77777777" w:rsidR="00AA0913" w:rsidRPr="00AA0913" w:rsidRDefault="00AA0913" w:rsidP="00AA0913">
            <w:pPr>
              <w:rPr>
                <w:rFonts w:cstheme="minorHAnsi"/>
              </w:rPr>
            </w:pPr>
            <w:proofErr w:type="spellStart"/>
            <w:r w:rsidRPr="00AA0913">
              <w:rPr>
                <w:rFonts w:eastAsia="Calibri" w:cstheme="minorHAnsi"/>
                <w:color w:val="000000" w:themeColor="text1"/>
              </w:rPr>
              <w:t>sudah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dicapai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khususnya</w:t>
            </w:r>
            <w:proofErr w:type="spellEnd"/>
            <w:r w:rsidRPr="00AA0913">
              <w:rPr>
                <w:rFonts w:eastAsia="Calibri" w:cstheme="minorHAnsi"/>
                <w:color w:val="000000" w:themeColor="text1"/>
              </w:rPr>
              <w:t xml:space="preserve"> pada</w:t>
            </w:r>
          </w:p>
          <w:p w14:paraId="0F5BE913" w14:textId="77777777" w:rsidR="00AA0913" w:rsidRPr="00AA0913" w:rsidRDefault="00AA0913" w:rsidP="00AA0913">
            <w:pPr>
              <w:rPr>
                <w:rFonts w:cstheme="minorHAnsi"/>
              </w:rPr>
            </w:pPr>
            <w:proofErr w:type="spellStart"/>
            <w:r w:rsidRPr="00AA0913">
              <w:rPr>
                <w:rFonts w:eastAsia="Calibri" w:cstheme="minorHAnsi"/>
                <w:color w:val="000000" w:themeColor="text1"/>
              </w:rPr>
              <w:t>tingkat</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internasional</w:t>
            </w:r>
            <w:proofErr w:type="spellEnd"/>
            <w:r w:rsidRPr="00AA0913">
              <w:rPr>
                <w:rFonts w:eastAsia="Calibri" w:cstheme="minorHAnsi"/>
                <w:color w:val="000000" w:themeColor="text1"/>
              </w:rPr>
              <w:t>.</w:t>
            </w:r>
            <w:r w:rsidRPr="00AA0913">
              <w:rPr>
                <w:rFonts w:eastAsia="Calibri" w:cstheme="minorHAnsi"/>
              </w:rPr>
              <w:t xml:space="preserve"> </w:t>
            </w:r>
          </w:p>
        </w:tc>
      </w:tr>
      <w:tr w:rsidR="00AA0913" w:rsidRPr="00AA0913" w14:paraId="47BE266F"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7F732B03" w14:textId="77777777" w:rsidR="00AA0913" w:rsidRPr="00AA0913" w:rsidRDefault="00AA0913" w:rsidP="00AA0913">
            <w:pPr>
              <w:rPr>
                <w:rFonts w:cstheme="minorHAnsi"/>
              </w:rPr>
            </w:pPr>
            <w:r w:rsidRPr="00AA0913">
              <w:rPr>
                <w:rFonts w:eastAsia="Calibri" w:cstheme="minorHAnsi"/>
              </w:rPr>
              <w:t>2</w:t>
            </w:r>
          </w:p>
        </w:tc>
        <w:tc>
          <w:tcPr>
            <w:tcW w:w="2167" w:type="dxa"/>
            <w:tcBorders>
              <w:top w:val="single" w:sz="8" w:space="0" w:color="auto"/>
              <w:left w:val="single" w:sz="8" w:space="0" w:color="auto"/>
              <w:bottom w:val="single" w:sz="8" w:space="0" w:color="auto"/>
              <w:right w:val="single" w:sz="8" w:space="0" w:color="auto"/>
            </w:tcBorders>
            <w:tcMar>
              <w:left w:w="108" w:type="dxa"/>
              <w:right w:w="108" w:type="dxa"/>
            </w:tcMar>
          </w:tcPr>
          <w:p w14:paraId="004601AA" w14:textId="77777777" w:rsidR="00AA0913" w:rsidRPr="00AA0913" w:rsidRDefault="00AA0913" w:rsidP="00AA0913">
            <w:pPr>
              <w:rPr>
                <w:rFonts w:cstheme="minorHAnsi"/>
              </w:rPr>
            </w:pPr>
            <w:r w:rsidRPr="00AA0913">
              <w:rPr>
                <w:rFonts w:eastAsia="Calibri" w:cstheme="minorHAnsi"/>
              </w:rPr>
              <w:t xml:space="preserve"> </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18BA75B5" w14:textId="77777777" w:rsidR="00AA0913" w:rsidRPr="00AA0913" w:rsidRDefault="00AA0913" w:rsidP="00AA0913">
            <w:pPr>
              <w:rPr>
                <w:rFonts w:cstheme="minorHAnsi"/>
              </w:rPr>
            </w:pPr>
            <w:proofErr w:type="spellStart"/>
            <w:r w:rsidRPr="00AA0913">
              <w:rPr>
                <w:rFonts w:eastAsia="Calibri" w:cstheme="minorHAnsi"/>
                <w:color w:val="000000" w:themeColor="text1"/>
              </w:rPr>
              <w:t>Rasio</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dosen</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mahasiswa</w:t>
            </w:r>
            <w:proofErr w:type="spellEnd"/>
          </w:p>
          <w:p w14:paraId="444254E8" w14:textId="77777777" w:rsidR="00AA0913" w:rsidRPr="00AA0913" w:rsidRDefault="00AA0913" w:rsidP="00AA0913">
            <w:pPr>
              <w:rPr>
                <w:rFonts w:cstheme="minorHAnsi"/>
              </w:rPr>
            </w:pPr>
            <w:r w:rsidRPr="00AA0913">
              <w:rPr>
                <w:rFonts w:eastAsia="Calibri" w:cstheme="minorHAnsi"/>
                <w:color w:val="000000" w:themeColor="text1"/>
              </w:rPr>
              <w:t xml:space="preserve">sangat ideal pada </w:t>
            </w:r>
            <w:proofErr w:type="spellStart"/>
            <w:r w:rsidRPr="00AA0913">
              <w:rPr>
                <w:rFonts w:eastAsia="Calibri" w:cstheme="minorHAnsi"/>
                <w:color w:val="000000" w:themeColor="text1"/>
              </w:rPr>
              <w:t>angka</w:t>
            </w:r>
            <w:proofErr w:type="spellEnd"/>
            <w:r w:rsidRPr="00AA0913">
              <w:rPr>
                <w:rFonts w:eastAsia="Calibri" w:cstheme="minorHAnsi"/>
                <w:color w:val="000000" w:themeColor="text1"/>
              </w:rPr>
              <w:t xml:space="preserve"> 1:11.</w:t>
            </w:r>
            <w:r w:rsidRPr="00AA0913">
              <w:rPr>
                <w:rFonts w:eastAsia="Calibri" w:cstheme="minorHAnsi"/>
              </w:rPr>
              <w:t xml:space="preserve"> </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3FC01A4F" w14:textId="77777777" w:rsidR="00AA0913" w:rsidRPr="00AA0913" w:rsidRDefault="00AA0913" w:rsidP="00AA0913">
            <w:pPr>
              <w:rPr>
                <w:rFonts w:cstheme="minorHAnsi"/>
              </w:rPr>
            </w:pPr>
            <w:proofErr w:type="spellStart"/>
            <w:r w:rsidRPr="00AA0913">
              <w:rPr>
                <w:rFonts w:eastAsia="Calibri" w:cstheme="minorHAnsi"/>
              </w:rPr>
              <w:t>Memperluas</w:t>
            </w:r>
            <w:proofErr w:type="spellEnd"/>
            <w:r w:rsidRPr="00AA0913">
              <w:rPr>
                <w:rFonts w:eastAsia="Calibri" w:cstheme="minorHAnsi"/>
              </w:rPr>
              <w:t xml:space="preserve"> </w:t>
            </w:r>
            <w:proofErr w:type="spellStart"/>
            <w:r w:rsidRPr="00AA0913">
              <w:rPr>
                <w:rFonts w:eastAsia="Calibri" w:cstheme="minorHAnsi"/>
              </w:rPr>
              <w:t>jumlah</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yang </w:t>
            </w:r>
            <w:proofErr w:type="spellStart"/>
            <w:r w:rsidRPr="00AA0913">
              <w:rPr>
                <w:rFonts w:eastAsia="Calibri" w:cstheme="minorHAnsi"/>
              </w:rPr>
              <w:t>mendaftar</w:t>
            </w:r>
            <w:proofErr w:type="spellEnd"/>
            <w:r w:rsidRPr="00AA0913">
              <w:rPr>
                <w:rFonts w:eastAsia="Calibri" w:cstheme="minorHAnsi"/>
              </w:rPr>
              <w:t xml:space="preserve"> di Prodi Pendidikan Bahasa Mandarin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cara</w:t>
            </w:r>
            <w:proofErr w:type="spellEnd"/>
            <w:r w:rsidRPr="00AA0913">
              <w:rPr>
                <w:rFonts w:eastAsia="Calibri" w:cstheme="minorHAnsi"/>
              </w:rPr>
              <w:t xml:space="preserve"> </w:t>
            </w:r>
            <w:proofErr w:type="spellStart"/>
            <w:r w:rsidRPr="00AA0913">
              <w:rPr>
                <w:rFonts w:eastAsia="Calibri" w:cstheme="minorHAnsi"/>
              </w:rPr>
              <w:t>melakukan</w:t>
            </w:r>
            <w:proofErr w:type="spellEnd"/>
            <w:r w:rsidRPr="00AA0913">
              <w:rPr>
                <w:rFonts w:eastAsia="Calibri" w:cstheme="minorHAnsi"/>
              </w:rPr>
              <w:t xml:space="preserve"> </w:t>
            </w:r>
            <w:proofErr w:type="spellStart"/>
            <w:r w:rsidRPr="00AA0913">
              <w:rPr>
                <w:rFonts w:eastAsia="Calibri" w:cstheme="minorHAnsi"/>
              </w:rPr>
              <w:t>promosi</w:t>
            </w:r>
            <w:proofErr w:type="spellEnd"/>
            <w:r w:rsidRPr="00AA0913">
              <w:rPr>
                <w:rFonts w:eastAsia="Calibri" w:cstheme="minorHAnsi"/>
              </w:rPr>
              <w:t xml:space="preserve"> di </w:t>
            </w:r>
            <w:proofErr w:type="spellStart"/>
            <w:r w:rsidRPr="00AA0913">
              <w:rPr>
                <w:rFonts w:eastAsia="Calibri" w:cstheme="minorHAnsi"/>
              </w:rPr>
              <w:t>kalangan</w:t>
            </w:r>
            <w:proofErr w:type="spellEnd"/>
            <w:r w:rsidRPr="00AA0913">
              <w:rPr>
                <w:rFonts w:eastAsia="Calibri" w:cstheme="minorHAnsi"/>
              </w:rPr>
              <w:t xml:space="preserve"> </w:t>
            </w:r>
            <w:proofErr w:type="spellStart"/>
            <w:r w:rsidRPr="00AA0913">
              <w:rPr>
                <w:rFonts w:eastAsia="Calibri" w:cstheme="minorHAnsi"/>
              </w:rPr>
              <w:t>siswa</w:t>
            </w:r>
            <w:proofErr w:type="spellEnd"/>
            <w:r w:rsidRPr="00AA0913">
              <w:rPr>
                <w:rFonts w:eastAsia="Calibri" w:cstheme="minorHAnsi"/>
              </w:rPr>
              <w:t xml:space="preserve"> SMA/SMK dan </w:t>
            </w:r>
            <w:proofErr w:type="spellStart"/>
            <w:r w:rsidRPr="00AA0913">
              <w:rPr>
                <w:rFonts w:eastAsia="Calibri" w:cstheme="minorHAnsi"/>
              </w:rPr>
              <w:t>publikasi</w:t>
            </w:r>
            <w:proofErr w:type="spellEnd"/>
            <w:r w:rsidRPr="00AA0913">
              <w:rPr>
                <w:rFonts w:eastAsia="Calibri" w:cstheme="minorHAnsi"/>
              </w:rPr>
              <w:t xml:space="preserve"> di media </w:t>
            </w:r>
            <w:proofErr w:type="spellStart"/>
            <w:r w:rsidRPr="00AA0913">
              <w:rPr>
                <w:rFonts w:eastAsia="Calibri" w:cstheme="minorHAnsi"/>
              </w:rPr>
              <w:t>sosial</w:t>
            </w:r>
            <w:proofErr w:type="spellEnd"/>
            <w:r w:rsidRPr="00AA0913">
              <w:rPr>
                <w:rFonts w:eastAsia="Calibri" w:cstheme="minorHAnsi"/>
              </w:rPr>
              <w:t xml:space="preserve"> </w:t>
            </w:r>
            <w:proofErr w:type="spellStart"/>
            <w:r w:rsidRPr="00AA0913">
              <w:rPr>
                <w:rFonts w:eastAsia="Calibri" w:cstheme="minorHAnsi"/>
              </w:rPr>
              <w:t>serta</w:t>
            </w:r>
            <w:proofErr w:type="spellEnd"/>
            <w:r w:rsidRPr="00AA0913">
              <w:rPr>
                <w:rFonts w:eastAsia="Calibri" w:cstheme="minorHAnsi"/>
              </w:rPr>
              <w:t xml:space="preserve"> website universitas</w:t>
            </w:r>
          </w:p>
        </w:tc>
      </w:tr>
      <w:tr w:rsidR="00AA0913" w:rsidRPr="00AA0913" w14:paraId="0760B8BB"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64D55314" w14:textId="77777777" w:rsidR="00AA0913" w:rsidRPr="00AA0913" w:rsidRDefault="00AA0913" w:rsidP="00AA0913">
            <w:pPr>
              <w:rPr>
                <w:rFonts w:cstheme="minorHAnsi"/>
              </w:rPr>
            </w:pPr>
            <w:r w:rsidRPr="00AA0913">
              <w:rPr>
                <w:rFonts w:eastAsia="Calibri" w:cstheme="minorHAnsi"/>
              </w:rPr>
              <w:t>3</w:t>
            </w:r>
          </w:p>
        </w:tc>
        <w:tc>
          <w:tcPr>
            <w:tcW w:w="2167" w:type="dxa"/>
            <w:tcBorders>
              <w:top w:val="single" w:sz="8" w:space="0" w:color="auto"/>
              <w:left w:val="single" w:sz="8" w:space="0" w:color="auto"/>
              <w:bottom w:val="single" w:sz="8" w:space="0" w:color="auto"/>
              <w:right w:val="single" w:sz="8" w:space="0" w:color="auto"/>
            </w:tcBorders>
            <w:tcMar>
              <w:left w:w="108" w:type="dxa"/>
              <w:right w:w="108" w:type="dxa"/>
            </w:tcMar>
          </w:tcPr>
          <w:p w14:paraId="66E10F8A" w14:textId="77777777" w:rsidR="00AA0913" w:rsidRPr="00AA0913" w:rsidRDefault="00AA0913" w:rsidP="00AA0913">
            <w:pPr>
              <w:rPr>
                <w:rFonts w:cstheme="minorHAnsi"/>
              </w:rPr>
            </w:pPr>
            <w:r w:rsidRPr="00AA0913">
              <w:rPr>
                <w:rFonts w:eastAsia="Calibri" w:cstheme="minorHAnsi"/>
              </w:rPr>
              <w:t xml:space="preserve"> </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631E02D6" w14:textId="77777777" w:rsidR="00AA0913" w:rsidRPr="00AA0913" w:rsidRDefault="00AA0913" w:rsidP="00AA0913">
            <w:pPr>
              <w:rPr>
                <w:rFonts w:cstheme="minorHAnsi"/>
              </w:rPr>
            </w:pPr>
            <w:r w:rsidRPr="00AA0913">
              <w:rPr>
                <w:rFonts w:eastAsia="Calibri" w:cstheme="minorHAnsi"/>
                <w:color w:val="000000" w:themeColor="text1"/>
              </w:rPr>
              <w:t xml:space="preserve">100% DTPS </w:t>
            </w:r>
            <w:proofErr w:type="spellStart"/>
            <w:r w:rsidRPr="00AA0913">
              <w:rPr>
                <w:rFonts w:eastAsia="Calibri" w:cstheme="minorHAnsi"/>
                <w:color w:val="000000" w:themeColor="text1"/>
              </w:rPr>
              <w:t>melaksanakan</w:t>
            </w:r>
            <w:proofErr w:type="spellEnd"/>
          </w:p>
          <w:p w14:paraId="115FC68E" w14:textId="77777777" w:rsidR="00AA0913" w:rsidRPr="00AA0913" w:rsidRDefault="00AA0913" w:rsidP="00AA0913">
            <w:pPr>
              <w:rPr>
                <w:rFonts w:cstheme="minorHAnsi"/>
              </w:rPr>
            </w:pPr>
            <w:proofErr w:type="spellStart"/>
            <w:r w:rsidRPr="00AA0913">
              <w:rPr>
                <w:rFonts w:eastAsia="Calibri" w:cstheme="minorHAnsi"/>
                <w:color w:val="000000" w:themeColor="text1"/>
              </w:rPr>
              <w:t>perkuliahan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sesuai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peraturan</w:t>
            </w:r>
            <w:proofErr w:type="spellEnd"/>
            <w:r w:rsidRPr="00AA0913">
              <w:rPr>
                <w:rFonts w:eastAsia="Calibri" w:cstheme="minorHAnsi"/>
                <w:color w:val="000000" w:themeColor="text1"/>
              </w:rPr>
              <w:t xml:space="preserve"> 16</w:t>
            </w:r>
          </w:p>
          <w:p w14:paraId="2250DDE6" w14:textId="77777777" w:rsidR="00AA0913" w:rsidRPr="00AA0913" w:rsidRDefault="00AA0913" w:rsidP="00AA0913">
            <w:pPr>
              <w:rPr>
                <w:rFonts w:cstheme="minorHAnsi"/>
              </w:rPr>
            </w:pPr>
            <w:r w:rsidRPr="00AA0913">
              <w:rPr>
                <w:rFonts w:eastAsia="Calibri" w:cstheme="minorHAnsi"/>
                <w:color w:val="000000" w:themeColor="text1"/>
              </w:rPr>
              <w:t xml:space="preserve">kali </w:t>
            </w:r>
            <w:proofErr w:type="spellStart"/>
            <w:r w:rsidRPr="00AA0913">
              <w:rPr>
                <w:rFonts w:eastAsia="Calibri" w:cstheme="minorHAnsi"/>
                <w:color w:val="000000" w:themeColor="text1"/>
              </w:rPr>
              <w:t>pertemuan</w:t>
            </w:r>
            <w:proofErr w:type="spellEnd"/>
            <w:r w:rsidRPr="00AA0913">
              <w:rPr>
                <w:rFonts w:eastAsia="Calibri" w:cstheme="minorHAnsi"/>
                <w:color w:val="000000" w:themeColor="text1"/>
              </w:rPr>
              <w:t>.</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135D8FC2" w14:textId="77777777" w:rsidR="00AA0913" w:rsidRPr="00AA0913" w:rsidRDefault="00AA0913" w:rsidP="00AA0913">
            <w:pPr>
              <w:rPr>
                <w:rFonts w:cstheme="minorHAnsi"/>
              </w:rPr>
            </w:pPr>
            <w:r w:rsidRPr="00AA0913">
              <w:rPr>
                <w:rFonts w:eastAsia="Calibri" w:cstheme="minorHAnsi"/>
              </w:rPr>
              <w:t xml:space="preserve">Monitoring dan </w:t>
            </w:r>
            <w:proofErr w:type="spellStart"/>
            <w:r w:rsidRPr="00AA0913">
              <w:rPr>
                <w:rFonts w:eastAsia="Calibri" w:cstheme="minorHAnsi"/>
              </w:rPr>
              <w:t>evaluasi</w:t>
            </w:r>
            <w:proofErr w:type="spellEnd"/>
            <w:r w:rsidRPr="00AA0913">
              <w:rPr>
                <w:rFonts w:eastAsia="Calibri" w:cstheme="minorHAnsi"/>
              </w:rPr>
              <w:t xml:space="preserve"> yang </w:t>
            </w:r>
            <w:proofErr w:type="spellStart"/>
            <w:r w:rsidRPr="00AA0913">
              <w:rPr>
                <w:rFonts w:eastAsia="Calibri" w:cstheme="minorHAnsi"/>
              </w:rPr>
              <w:t>rutin</w:t>
            </w:r>
            <w:proofErr w:type="spellEnd"/>
            <w:r w:rsidRPr="00AA0913">
              <w:rPr>
                <w:rFonts w:eastAsia="Calibri" w:cstheme="minorHAnsi"/>
              </w:rPr>
              <w:t xml:space="preserve"> </w:t>
            </w:r>
            <w:proofErr w:type="spellStart"/>
            <w:r w:rsidRPr="00AA0913">
              <w:rPr>
                <w:rFonts w:eastAsia="Calibri" w:cstheme="minorHAnsi"/>
              </w:rPr>
              <w:t>terhadap</w:t>
            </w:r>
            <w:proofErr w:type="spellEnd"/>
            <w:r w:rsidRPr="00AA0913">
              <w:rPr>
                <w:rFonts w:eastAsia="Calibri" w:cstheme="minorHAnsi"/>
              </w:rPr>
              <w:t xml:space="preserve"> </w:t>
            </w:r>
            <w:proofErr w:type="spellStart"/>
            <w:r w:rsidRPr="00AA0913">
              <w:rPr>
                <w:rFonts w:eastAsia="Calibri" w:cstheme="minorHAnsi"/>
              </w:rPr>
              <w:t>pelaksanaan</w:t>
            </w:r>
            <w:proofErr w:type="spellEnd"/>
            <w:r w:rsidRPr="00AA0913">
              <w:rPr>
                <w:rFonts w:eastAsia="Calibri" w:cstheme="minorHAnsi"/>
              </w:rPr>
              <w:t xml:space="preserve"> </w:t>
            </w:r>
            <w:proofErr w:type="spellStart"/>
            <w:r w:rsidRPr="00AA0913">
              <w:rPr>
                <w:rFonts w:eastAsia="Calibri" w:cstheme="minorHAnsi"/>
              </w:rPr>
              <w:t>perkuliahan</w:t>
            </w:r>
            <w:proofErr w:type="spellEnd"/>
            <w:r w:rsidRPr="00AA0913">
              <w:rPr>
                <w:rFonts w:eastAsia="Calibri" w:cstheme="minorHAnsi"/>
              </w:rPr>
              <w:t xml:space="preserve"> oleh </w:t>
            </w:r>
            <w:proofErr w:type="spellStart"/>
            <w:r w:rsidRPr="00AA0913">
              <w:rPr>
                <w:rFonts w:eastAsia="Calibri" w:cstheme="minorHAnsi"/>
              </w:rPr>
              <w:t>dosen</w:t>
            </w:r>
            <w:proofErr w:type="spellEnd"/>
            <w:r w:rsidRPr="00AA0913">
              <w:rPr>
                <w:rFonts w:eastAsia="Calibri" w:cstheme="minorHAnsi"/>
              </w:rPr>
              <w:t xml:space="preserve"> dan </w:t>
            </w:r>
            <w:proofErr w:type="spellStart"/>
            <w:r w:rsidRPr="00AA0913">
              <w:rPr>
                <w:rFonts w:eastAsia="Calibri" w:cstheme="minorHAnsi"/>
              </w:rPr>
              <w:t>mahasiswa</w:t>
            </w:r>
            <w:proofErr w:type="spellEnd"/>
          </w:p>
        </w:tc>
      </w:tr>
      <w:tr w:rsidR="00AA0913" w:rsidRPr="00AA0913" w14:paraId="36463382"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249B9AB4" w14:textId="77777777" w:rsidR="00AA0913" w:rsidRPr="00AA0913" w:rsidRDefault="00AA0913" w:rsidP="00AA0913">
            <w:pPr>
              <w:rPr>
                <w:rFonts w:cstheme="minorHAnsi"/>
              </w:rPr>
            </w:pPr>
            <w:r w:rsidRPr="00AA0913">
              <w:rPr>
                <w:rFonts w:eastAsia="Calibri" w:cstheme="minorHAnsi"/>
              </w:rPr>
              <w:t>4</w:t>
            </w:r>
          </w:p>
        </w:tc>
        <w:tc>
          <w:tcPr>
            <w:tcW w:w="2167" w:type="dxa"/>
            <w:tcBorders>
              <w:top w:val="single" w:sz="8" w:space="0" w:color="auto"/>
              <w:left w:val="single" w:sz="8" w:space="0" w:color="auto"/>
              <w:bottom w:val="single" w:sz="8" w:space="0" w:color="auto"/>
              <w:right w:val="single" w:sz="8" w:space="0" w:color="auto"/>
            </w:tcBorders>
            <w:tcMar>
              <w:left w:w="108" w:type="dxa"/>
              <w:right w:w="108" w:type="dxa"/>
            </w:tcMar>
          </w:tcPr>
          <w:p w14:paraId="008AAAC9" w14:textId="77777777" w:rsidR="00AA0913" w:rsidRPr="00AA0913" w:rsidRDefault="00AA0913" w:rsidP="00AA0913">
            <w:pPr>
              <w:rPr>
                <w:rFonts w:cstheme="minorHAnsi"/>
              </w:rPr>
            </w:pPr>
            <w:r w:rsidRPr="00AA0913">
              <w:rPr>
                <w:rFonts w:eastAsia="Calibri" w:cstheme="minorHAnsi"/>
              </w:rPr>
              <w:t xml:space="preserve"> </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62C687C1" w14:textId="77777777" w:rsidR="00AA0913" w:rsidRPr="00AA0913" w:rsidRDefault="00AA0913" w:rsidP="00AA0913">
            <w:pPr>
              <w:rPr>
                <w:rFonts w:cstheme="minorHAnsi"/>
              </w:rPr>
            </w:pPr>
            <w:r w:rsidRPr="00AA0913">
              <w:rPr>
                <w:rFonts w:eastAsia="Calibri" w:cstheme="minorHAnsi"/>
                <w:color w:val="000000" w:themeColor="text1"/>
              </w:rPr>
              <w:t xml:space="preserve">DTPS </w:t>
            </w:r>
            <w:proofErr w:type="spellStart"/>
            <w:r w:rsidRPr="00AA0913">
              <w:rPr>
                <w:rFonts w:eastAsia="Calibri" w:cstheme="minorHAnsi"/>
                <w:color w:val="000000" w:themeColor="text1"/>
              </w:rPr>
              <w:t>pernah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mendapatkan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hibah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penelitian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pengabdian</w:t>
            </w:r>
            <w:proofErr w:type="spellEnd"/>
            <w:r w:rsidRPr="00AA0913">
              <w:rPr>
                <w:rFonts w:eastAsia="Calibri" w:cstheme="minorHAnsi"/>
                <w:color w:val="000000" w:themeColor="text1"/>
              </w:rPr>
              <w:t>, dan</w:t>
            </w:r>
          </w:p>
          <w:p w14:paraId="7552F3CB" w14:textId="77777777" w:rsidR="00AA0913" w:rsidRPr="00AA0913" w:rsidRDefault="00AA0913" w:rsidP="00AA0913">
            <w:pPr>
              <w:rPr>
                <w:rFonts w:cstheme="minorHAnsi"/>
              </w:rPr>
            </w:pPr>
            <w:proofErr w:type="spellStart"/>
            <w:r w:rsidRPr="00AA0913">
              <w:rPr>
                <w:rFonts w:eastAsia="Calibri" w:cstheme="minorHAnsi"/>
                <w:color w:val="000000" w:themeColor="text1"/>
              </w:rPr>
              <w:t>publikasi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baik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dari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tingkat</w:t>
            </w:r>
            <w:proofErr w:type="spellEnd"/>
            <w:r w:rsidRPr="00AA0913">
              <w:rPr>
                <w:rFonts w:eastAsia="Calibri" w:cstheme="minorHAnsi"/>
                <w:color w:val="000000" w:themeColor="text1"/>
              </w:rPr>
              <w:t xml:space="preserve"> internal</w:t>
            </w:r>
          </w:p>
          <w:p w14:paraId="0A5FA1A5" w14:textId="77777777" w:rsidR="00AA0913" w:rsidRPr="00AA0913" w:rsidRDefault="00AA0913" w:rsidP="00AA0913">
            <w:pPr>
              <w:rPr>
                <w:rFonts w:cstheme="minorHAnsi"/>
              </w:rPr>
            </w:pPr>
            <w:r w:rsidRPr="00AA0913">
              <w:rPr>
                <w:rFonts w:eastAsia="Calibri" w:cstheme="minorHAnsi"/>
                <w:color w:val="000000" w:themeColor="text1"/>
              </w:rPr>
              <w:lastRenderedPageBreak/>
              <w:t xml:space="preserve">universitas </w:t>
            </w:r>
          </w:p>
          <w:p w14:paraId="11C8E3D4" w14:textId="77777777" w:rsidR="00AA0913" w:rsidRPr="00AA0913" w:rsidRDefault="00AA0913" w:rsidP="00AA0913">
            <w:pPr>
              <w:rPr>
                <w:rFonts w:cstheme="minorHAnsi"/>
              </w:rPr>
            </w:pPr>
            <w:r w:rsidRPr="00AA0913">
              <w:rPr>
                <w:rFonts w:eastAsia="Calibri" w:cstheme="minorHAnsi"/>
              </w:rPr>
              <w:t xml:space="preserve"> </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62D8E7EC" w14:textId="77777777" w:rsidR="00AA0913" w:rsidRPr="00AA0913" w:rsidRDefault="00AA0913" w:rsidP="00AA0913">
            <w:pPr>
              <w:rPr>
                <w:rFonts w:cstheme="minorHAnsi"/>
              </w:rPr>
            </w:pPr>
            <w:proofErr w:type="spellStart"/>
            <w:r w:rsidRPr="00AA0913">
              <w:rPr>
                <w:rFonts w:eastAsia="Calibri" w:cstheme="minorHAnsi"/>
                <w:color w:val="000000" w:themeColor="text1"/>
              </w:rPr>
              <w:lastRenderedPageBreak/>
              <w:t>Meningkatkan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eksposur</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publikasi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hasil</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penelitian</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pengabdian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masyarakat</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dilakukan</w:t>
            </w:r>
            <w:proofErr w:type="spellEnd"/>
            <w:r w:rsidRPr="00AA0913">
              <w:rPr>
                <w:rFonts w:eastAsia="Calibri" w:cstheme="minorHAnsi"/>
                <w:color w:val="000000" w:themeColor="text1"/>
              </w:rPr>
              <w:t xml:space="preserve"> oleh DTPS dan </w:t>
            </w:r>
            <w:proofErr w:type="spellStart"/>
            <w:r w:rsidRPr="00AA0913">
              <w:rPr>
                <w:rFonts w:eastAsia="Calibri" w:cstheme="minorHAnsi"/>
                <w:color w:val="000000" w:themeColor="text1"/>
              </w:rPr>
              <w:t>mahasiswa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dengan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cara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lastRenderedPageBreak/>
              <w:t>mengadakan</w:t>
            </w:r>
            <w:proofErr w:type="spellEnd"/>
            <w:r w:rsidRPr="00AA0913">
              <w:rPr>
                <w:rFonts w:eastAsia="Calibri" w:cstheme="minorHAnsi"/>
                <w:color w:val="000000" w:themeColor="text1"/>
              </w:rPr>
              <w:t xml:space="preserve"> seminar, </w:t>
            </w:r>
            <w:proofErr w:type="spellStart"/>
            <w:r w:rsidRPr="00AA0913">
              <w:rPr>
                <w:rFonts w:eastAsia="Calibri" w:cstheme="minorHAnsi"/>
                <w:color w:val="000000" w:themeColor="text1"/>
              </w:rPr>
              <w:t>konferensi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atau</w:t>
            </w:r>
            <w:proofErr w:type="spellEnd"/>
            <w:r w:rsidRPr="00AA0913">
              <w:rPr>
                <w:rFonts w:eastAsia="Calibri" w:cstheme="minorHAnsi"/>
                <w:color w:val="000000" w:themeColor="text1"/>
              </w:rPr>
              <w:t xml:space="preserve"> workshop, dan </w:t>
            </w:r>
            <w:proofErr w:type="spellStart"/>
            <w:r w:rsidRPr="00AA0913">
              <w:rPr>
                <w:rFonts w:eastAsia="Calibri" w:cstheme="minorHAnsi"/>
                <w:color w:val="000000" w:themeColor="text1"/>
              </w:rPr>
              <w:t>mempublikasikan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hasil-hasil</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tersebut</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melalui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jurnal</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ilmiah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atau</w:t>
            </w:r>
            <w:proofErr w:type="spellEnd"/>
            <w:r w:rsidRPr="00AA0913">
              <w:rPr>
                <w:rFonts w:eastAsia="Calibri" w:cstheme="minorHAnsi"/>
                <w:color w:val="000000" w:themeColor="text1"/>
              </w:rPr>
              <w:t xml:space="preserve"> media online yang </w:t>
            </w:r>
            <w:proofErr w:type="spellStart"/>
            <w:r w:rsidRPr="00AA0913">
              <w:rPr>
                <w:rFonts w:eastAsia="Calibri" w:cstheme="minorHAnsi"/>
                <w:color w:val="000000" w:themeColor="text1"/>
              </w:rPr>
              <w:t>relevan</w:t>
            </w:r>
            <w:proofErr w:type="spellEnd"/>
          </w:p>
        </w:tc>
      </w:tr>
      <w:tr w:rsidR="00AA0913" w:rsidRPr="00AA0913" w14:paraId="14BCB963"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3E32D5D9" w14:textId="77777777" w:rsidR="00AA0913" w:rsidRPr="00AA0913" w:rsidRDefault="00AA0913" w:rsidP="00AA0913">
            <w:pPr>
              <w:rPr>
                <w:rFonts w:cstheme="minorHAnsi"/>
              </w:rPr>
            </w:pPr>
            <w:r w:rsidRPr="00AA0913">
              <w:rPr>
                <w:rFonts w:eastAsia="Calibri" w:cstheme="minorHAnsi"/>
              </w:rPr>
              <w:t>5</w:t>
            </w:r>
          </w:p>
        </w:tc>
        <w:tc>
          <w:tcPr>
            <w:tcW w:w="2167" w:type="dxa"/>
            <w:tcBorders>
              <w:top w:val="single" w:sz="8" w:space="0" w:color="auto"/>
              <w:left w:val="single" w:sz="8" w:space="0" w:color="auto"/>
              <w:bottom w:val="single" w:sz="8" w:space="0" w:color="auto"/>
              <w:right w:val="single" w:sz="8" w:space="0" w:color="auto"/>
            </w:tcBorders>
            <w:tcMar>
              <w:left w:w="108" w:type="dxa"/>
              <w:right w:w="108" w:type="dxa"/>
            </w:tcMar>
          </w:tcPr>
          <w:p w14:paraId="3F42B495" w14:textId="77777777" w:rsidR="00AA0913" w:rsidRPr="00AA0913" w:rsidRDefault="00AA0913" w:rsidP="00AA0913">
            <w:pPr>
              <w:rPr>
                <w:rFonts w:cstheme="minorHAnsi"/>
              </w:rPr>
            </w:pPr>
            <w:r w:rsidRPr="00AA0913">
              <w:rPr>
                <w:rFonts w:eastAsia="Calibri" w:cstheme="minorHAnsi"/>
              </w:rPr>
              <w:t xml:space="preserve"> </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7D168E4B" w14:textId="77777777" w:rsidR="00AA0913" w:rsidRPr="00AA0913" w:rsidRDefault="00AA0913" w:rsidP="00AA0913">
            <w:pPr>
              <w:rPr>
                <w:rFonts w:cstheme="minorHAnsi"/>
              </w:rPr>
            </w:pPr>
            <w:r w:rsidRPr="00AA0913">
              <w:rPr>
                <w:rFonts w:eastAsia="Calibri" w:cstheme="minorHAnsi"/>
                <w:color w:val="000000" w:themeColor="text1"/>
              </w:rPr>
              <w:t xml:space="preserve">PS </w:t>
            </w:r>
            <w:proofErr w:type="spellStart"/>
            <w:r w:rsidRPr="00AA0913">
              <w:rPr>
                <w:rFonts w:eastAsia="Calibri" w:cstheme="minorHAnsi"/>
                <w:color w:val="000000" w:themeColor="text1"/>
              </w:rPr>
              <w:t>mampu</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mendirikan</w:t>
            </w:r>
            <w:proofErr w:type="spellEnd"/>
          </w:p>
          <w:p w14:paraId="655DCF1A" w14:textId="77777777" w:rsidR="00AA0913" w:rsidRPr="00AA0913" w:rsidRDefault="00AA0913" w:rsidP="00AA0913">
            <w:pPr>
              <w:rPr>
                <w:rFonts w:cstheme="minorHAnsi"/>
              </w:rPr>
            </w:pPr>
            <w:proofErr w:type="spellStart"/>
            <w:r w:rsidRPr="00AA0913">
              <w:rPr>
                <w:rFonts w:eastAsia="Calibri" w:cstheme="minorHAnsi"/>
                <w:color w:val="000000" w:themeColor="text1"/>
              </w:rPr>
              <w:t>laboratorium</w:t>
            </w:r>
            <w:proofErr w:type="spellEnd"/>
          </w:p>
          <w:p w14:paraId="5ADEFC06" w14:textId="77777777" w:rsidR="00AA0913" w:rsidRPr="00AA0913" w:rsidRDefault="00AA0913" w:rsidP="00AA0913">
            <w:pPr>
              <w:rPr>
                <w:rFonts w:cstheme="minorHAnsi"/>
              </w:rPr>
            </w:pPr>
            <w:proofErr w:type="spellStart"/>
            <w:r w:rsidRPr="00AA0913">
              <w:rPr>
                <w:rFonts w:eastAsia="Calibri" w:cstheme="minorHAnsi"/>
                <w:color w:val="000000" w:themeColor="text1"/>
              </w:rPr>
              <w:t>pembelajaran</w:t>
            </w:r>
            <w:proofErr w:type="spellEnd"/>
          </w:p>
          <w:p w14:paraId="37775B61" w14:textId="77777777" w:rsidR="00AA0913" w:rsidRPr="00AA0913" w:rsidRDefault="00AA0913" w:rsidP="00AA0913">
            <w:pPr>
              <w:rPr>
                <w:rFonts w:cstheme="minorHAnsi"/>
              </w:rPr>
            </w:pPr>
            <w:proofErr w:type="spellStart"/>
            <w:r w:rsidRPr="00AA0913">
              <w:rPr>
                <w:rFonts w:eastAsia="Calibri" w:cstheme="minorHAnsi"/>
                <w:color w:val="000000" w:themeColor="text1"/>
              </w:rPr>
              <w:t>bahasa</w:t>
            </w:r>
            <w:proofErr w:type="spellEnd"/>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78F972F9" w14:textId="77777777" w:rsidR="00AA0913" w:rsidRPr="00AA0913" w:rsidRDefault="00AA0913" w:rsidP="00AA0913">
            <w:pPr>
              <w:rPr>
                <w:rFonts w:cstheme="minorHAnsi"/>
              </w:rPr>
            </w:pPr>
            <w:proofErr w:type="spellStart"/>
            <w:r w:rsidRPr="00AA0913">
              <w:rPr>
                <w:rFonts w:eastAsia="Calibri" w:cstheme="minorHAnsi"/>
                <w:color w:val="000000" w:themeColor="text1"/>
              </w:rPr>
              <w:t>Mengembangkan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laboratorium</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pembelajaran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bahasa</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lebih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lengkap</w:t>
            </w:r>
            <w:proofErr w:type="spellEnd"/>
            <w:r w:rsidRPr="00AA0913">
              <w:rPr>
                <w:rFonts w:eastAsia="Calibri" w:cstheme="minorHAnsi"/>
                <w:color w:val="000000" w:themeColor="text1"/>
              </w:rPr>
              <w:t xml:space="preserve"> dan modern, </w:t>
            </w:r>
            <w:proofErr w:type="spellStart"/>
            <w:r w:rsidRPr="00AA0913">
              <w:rPr>
                <w:rFonts w:eastAsia="Calibri" w:cstheme="minorHAnsi"/>
                <w:color w:val="000000" w:themeColor="text1"/>
              </w:rPr>
              <w:t>untuk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meningkatkan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kualitas</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pembelajaran</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memberikan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pengalaman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belajar</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lebih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interaktif</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inovatif</w:t>
            </w:r>
            <w:proofErr w:type="spellEnd"/>
          </w:p>
        </w:tc>
      </w:tr>
      <w:tr w:rsidR="00AA0913" w:rsidRPr="00AA0913" w14:paraId="142355F1"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2720D96B" w14:textId="77777777" w:rsidR="00AA0913" w:rsidRPr="00AA0913" w:rsidRDefault="00AA0913" w:rsidP="00AA0913">
            <w:pPr>
              <w:rPr>
                <w:rFonts w:cstheme="minorHAnsi"/>
              </w:rPr>
            </w:pPr>
            <w:r w:rsidRPr="00AA0913">
              <w:rPr>
                <w:rFonts w:eastAsia="Calibri" w:cstheme="minorHAnsi"/>
              </w:rPr>
              <w:t>6</w:t>
            </w:r>
          </w:p>
        </w:tc>
        <w:tc>
          <w:tcPr>
            <w:tcW w:w="2167" w:type="dxa"/>
            <w:tcBorders>
              <w:top w:val="single" w:sz="8" w:space="0" w:color="auto"/>
              <w:left w:val="single" w:sz="8" w:space="0" w:color="auto"/>
              <w:bottom w:val="single" w:sz="8" w:space="0" w:color="auto"/>
              <w:right w:val="single" w:sz="8" w:space="0" w:color="auto"/>
            </w:tcBorders>
            <w:tcMar>
              <w:left w:w="108" w:type="dxa"/>
              <w:right w:w="108" w:type="dxa"/>
            </w:tcMar>
          </w:tcPr>
          <w:p w14:paraId="3241982B" w14:textId="77777777" w:rsidR="00AA0913" w:rsidRPr="00AA0913" w:rsidRDefault="00AA0913" w:rsidP="00AA0913">
            <w:pPr>
              <w:rPr>
                <w:rFonts w:cstheme="minorHAnsi"/>
              </w:rPr>
            </w:pPr>
            <w:r w:rsidRPr="00AA0913">
              <w:rPr>
                <w:rFonts w:eastAsia="Calibri" w:cstheme="minorHAnsi"/>
              </w:rPr>
              <w:t xml:space="preserve"> </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1977693D" w14:textId="77777777" w:rsidR="00AA0913" w:rsidRPr="00AA0913" w:rsidRDefault="00AA0913" w:rsidP="00AA0913">
            <w:pPr>
              <w:rPr>
                <w:rFonts w:cstheme="minorHAnsi"/>
              </w:rPr>
            </w:pPr>
            <w:r w:rsidRPr="00AA0913">
              <w:rPr>
                <w:rFonts w:eastAsia="Calibri" w:cstheme="minorHAnsi"/>
                <w:color w:val="000000" w:themeColor="text1"/>
              </w:rPr>
              <w:t xml:space="preserve">PS </w:t>
            </w:r>
            <w:proofErr w:type="spellStart"/>
            <w:r w:rsidRPr="00AA0913">
              <w:rPr>
                <w:rFonts w:eastAsia="Calibri" w:cstheme="minorHAnsi"/>
                <w:color w:val="000000" w:themeColor="text1"/>
              </w:rPr>
              <w:t>mampu</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menyelenggarakan</w:t>
            </w:r>
            <w:proofErr w:type="spellEnd"/>
          </w:p>
          <w:p w14:paraId="150D04CE" w14:textId="77777777" w:rsidR="00AA0913" w:rsidRPr="00AA0913" w:rsidRDefault="00AA0913" w:rsidP="00AA0913">
            <w:pPr>
              <w:rPr>
                <w:rFonts w:cstheme="minorHAnsi"/>
              </w:rPr>
            </w:pPr>
            <w:r w:rsidRPr="00AA0913">
              <w:rPr>
                <w:rFonts w:eastAsia="Calibri" w:cstheme="minorHAnsi"/>
                <w:i/>
                <w:iCs/>
                <w:color w:val="000000" w:themeColor="text1"/>
              </w:rPr>
              <w:t xml:space="preserve">student exchange </w:t>
            </w:r>
            <w:proofErr w:type="spellStart"/>
            <w:r w:rsidRPr="00AA0913">
              <w:rPr>
                <w:rFonts w:eastAsia="Calibri" w:cstheme="minorHAnsi"/>
                <w:color w:val="000000" w:themeColor="text1"/>
              </w:rPr>
              <w:t>ke</w:t>
            </w:r>
            <w:proofErr w:type="spellEnd"/>
            <w:r w:rsidRPr="00AA0913">
              <w:rPr>
                <w:rFonts w:eastAsia="Calibri" w:cstheme="minorHAnsi"/>
                <w:color w:val="000000" w:themeColor="text1"/>
              </w:rPr>
              <w:t xml:space="preserve"> universitas di China</w:t>
            </w:r>
            <w:r w:rsidRPr="00AA0913">
              <w:rPr>
                <w:rFonts w:eastAsia="Calibri" w:cstheme="minorHAnsi"/>
                <w:i/>
                <w:iCs/>
                <w:color w:val="000000" w:themeColor="text1"/>
              </w:rPr>
              <w:t>.</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2F7E1CCB" w14:textId="77777777" w:rsidR="00AA0913" w:rsidRPr="00AA0913" w:rsidRDefault="00AA0913" w:rsidP="00AA0913">
            <w:pPr>
              <w:rPr>
                <w:rFonts w:cstheme="minorHAnsi"/>
              </w:rPr>
            </w:pP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kerjasama</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universitas di China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jumlah</w:t>
            </w:r>
            <w:proofErr w:type="spellEnd"/>
            <w:r w:rsidRPr="00AA0913">
              <w:rPr>
                <w:rFonts w:eastAsia="Calibri" w:cstheme="minorHAnsi"/>
              </w:rPr>
              <w:t xml:space="preserve"> program student exchange yang </w:t>
            </w:r>
            <w:proofErr w:type="spellStart"/>
            <w:r w:rsidRPr="00AA0913">
              <w:rPr>
                <w:rFonts w:eastAsia="Calibri" w:cstheme="minorHAnsi"/>
              </w:rPr>
              <w:t>tersedia</w:t>
            </w:r>
            <w:proofErr w:type="spellEnd"/>
            <w:r w:rsidRPr="00AA0913">
              <w:rPr>
                <w:rFonts w:eastAsia="Calibri" w:cstheme="minorHAnsi"/>
              </w:rPr>
              <w:t xml:space="preserve"> dan </w:t>
            </w:r>
            <w:proofErr w:type="spellStart"/>
            <w:r w:rsidRPr="00AA0913">
              <w:rPr>
                <w:rFonts w:eastAsia="Calibri" w:cstheme="minorHAnsi"/>
              </w:rPr>
              <w:t>mengadakan</w:t>
            </w:r>
            <w:proofErr w:type="spellEnd"/>
            <w:r w:rsidRPr="00AA0913">
              <w:rPr>
                <w:rFonts w:eastAsia="Calibri" w:cstheme="minorHAnsi"/>
              </w:rPr>
              <w:t xml:space="preserve"> </w:t>
            </w:r>
            <w:proofErr w:type="spellStart"/>
            <w:r w:rsidRPr="00AA0913">
              <w:rPr>
                <w:rFonts w:eastAsia="Calibri" w:cstheme="minorHAnsi"/>
              </w:rPr>
              <w:t>pertemuan</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workshop </w:t>
            </w:r>
            <w:proofErr w:type="spellStart"/>
            <w:r w:rsidRPr="00AA0913">
              <w:rPr>
                <w:rFonts w:eastAsia="Calibri" w:cstheme="minorHAnsi"/>
              </w:rPr>
              <w:t>bersama</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pihak</w:t>
            </w:r>
            <w:proofErr w:type="spellEnd"/>
            <w:r w:rsidRPr="00AA0913">
              <w:rPr>
                <w:rFonts w:eastAsia="Calibri" w:cstheme="minorHAnsi"/>
              </w:rPr>
              <w:t xml:space="preserve"> universitas</w:t>
            </w:r>
          </w:p>
        </w:tc>
      </w:tr>
      <w:tr w:rsidR="00AA0913" w:rsidRPr="00AA0913" w14:paraId="096A885D"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2AA4A8E3" w14:textId="77777777" w:rsidR="00AA0913" w:rsidRPr="00AA0913" w:rsidRDefault="00AA0913" w:rsidP="00AA0913">
            <w:pPr>
              <w:rPr>
                <w:rFonts w:cstheme="minorHAnsi"/>
              </w:rPr>
            </w:pPr>
            <w:r w:rsidRPr="00AA0913">
              <w:rPr>
                <w:rFonts w:eastAsia="Calibri" w:cstheme="minorHAnsi"/>
              </w:rPr>
              <w:t>7</w:t>
            </w:r>
          </w:p>
        </w:tc>
        <w:tc>
          <w:tcPr>
            <w:tcW w:w="2167" w:type="dxa"/>
            <w:tcBorders>
              <w:top w:val="single" w:sz="8" w:space="0" w:color="auto"/>
              <w:left w:val="single" w:sz="8" w:space="0" w:color="auto"/>
              <w:bottom w:val="single" w:sz="8" w:space="0" w:color="auto"/>
              <w:right w:val="single" w:sz="8" w:space="0" w:color="auto"/>
            </w:tcBorders>
            <w:tcMar>
              <w:left w:w="108" w:type="dxa"/>
              <w:right w:w="108" w:type="dxa"/>
            </w:tcMar>
          </w:tcPr>
          <w:p w14:paraId="09EFD7FF" w14:textId="77777777" w:rsidR="00AA0913" w:rsidRPr="00AA0913" w:rsidRDefault="00AA0913" w:rsidP="00AA0913">
            <w:pPr>
              <w:rPr>
                <w:rFonts w:cstheme="minorHAnsi"/>
              </w:rPr>
            </w:pPr>
            <w:r w:rsidRPr="00AA0913">
              <w:rPr>
                <w:rFonts w:eastAsia="Calibri" w:cstheme="minorHAnsi"/>
              </w:rPr>
              <w:t xml:space="preserve"> </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513E08B5" w14:textId="77777777" w:rsidR="00AA0913" w:rsidRPr="00AA0913" w:rsidRDefault="00AA0913" w:rsidP="00AA0913">
            <w:pPr>
              <w:rPr>
                <w:rFonts w:cstheme="minorHAnsi"/>
              </w:rPr>
            </w:pPr>
            <w:r w:rsidRPr="00AA0913">
              <w:rPr>
                <w:rFonts w:eastAsia="Calibri" w:cstheme="minorHAnsi"/>
                <w:color w:val="000000" w:themeColor="text1"/>
              </w:rPr>
              <w:t xml:space="preserve">PS </w:t>
            </w:r>
            <w:proofErr w:type="spellStart"/>
            <w:r w:rsidRPr="00AA0913">
              <w:rPr>
                <w:rFonts w:eastAsia="Calibri" w:cstheme="minorHAnsi"/>
                <w:color w:val="000000" w:themeColor="text1"/>
              </w:rPr>
              <w:t>mampu</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menyelenggarakan</w:t>
            </w:r>
            <w:proofErr w:type="spellEnd"/>
          </w:p>
          <w:p w14:paraId="53E0F500" w14:textId="77777777" w:rsidR="00AA0913" w:rsidRPr="00AA0913" w:rsidRDefault="00AA0913" w:rsidP="00AA0913">
            <w:pPr>
              <w:rPr>
                <w:rFonts w:cstheme="minorHAnsi"/>
              </w:rPr>
            </w:pPr>
            <w:proofErr w:type="spellStart"/>
            <w:r w:rsidRPr="00AA0913">
              <w:rPr>
                <w:rFonts w:eastAsia="Calibri" w:cstheme="minorHAnsi"/>
                <w:color w:val="000000" w:themeColor="text1"/>
              </w:rPr>
              <w:t>pembelajaran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berbasis</w:t>
            </w:r>
            <w:proofErr w:type="spellEnd"/>
          </w:p>
          <w:p w14:paraId="7823D464" w14:textId="77777777" w:rsidR="00AA0913" w:rsidRPr="00AA0913" w:rsidRDefault="00AA0913" w:rsidP="00AA0913">
            <w:pPr>
              <w:rPr>
                <w:rFonts w:cstheme="minorHAnsi"/>
              </w:rPr>
            </w:pPr>
            <w:proofErr w:type="spellStart"/>
            <w:r w:rsidRPr="00AA0913">
              <w:rPr>
                <w:rFonts w:eastAsia="Calibri" w:cstheme="minorHAnsi"/>
                <w:color w:val="000000" w:themeColor="text1"/>
              </w:rPr>
              <w:t>luaran</w:t>
            </w:r>
            <w:proofErr w:type="spellEnd"/>
            <w:r w:rsidRPr="00AA0913">
              <w:rPr>
                <w:rFonts w:eastAsia="Calibri" w:cstheme="minorHAnsi"/>
              </w:rPr>
              <w:t xml:space="preserve"> </w:t>
            </w:r>
            <w:proofErr w:type="spellStart"/>
            <w:r w:rsidRPr="00AA0913">
              <w:rPr>
                <w:rFonts w:eastAsia="Calibri" w:cstheme="minorHAnsi"/>
                <w:color w:val="000000" w:themeColor="text1"/>
              </w:rPr>
              <w:t>secara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holistik</w:t>
            </w:r>
            <w:proofErr w:type="spellEnd"/>
            <w:r w:rsidRPr="00AA0913">
              <w:rPr>
                <w:rFonts w:eastAsia="Calibri" w:cstheme="minorHAnsi"/>
                <w:color w:val="000000" w:themeColor="text1"/>
              </w:rPr>
              <w:t>,</w:t>
            </w:r>
          </w:p>
          <w:p w14:paraId="119806E7" w14:textId="77777777" w:rsidR="00AA0913" w:rsidRPr="00AA0913" w:rsidRDefault="00AA0913" w:rsidP="00AA0913">
            <w:pPr>
              <w:rPr>
                <w:rFonts w:cstheme="minorHAnsi"/>
              </w:rPr>
            </w:pPr>
            <w:proofErr w:type="spellStart"/>
            <w:r w:rsidRPr="00AA0913">
              <w:rPr>
                <w:rFonts w:eastAsia="Calibri" w:cstheme="minorHAnsi"/>
                <w:color w:val="000000" w:themeColor="text1"/>
              </w:rPr>
              <w:t>interaktif</w:t>
            </w:r>
            <w:proofErr w:type="spellEnd"/>
            <w:r w:rsidRPr="00AA0913">
              <w:rPr>
                <w:rFonts w:eastAsia="Calibri" w:cstheme="minorHAnsi"/>
                <w:color w:val="000000" w:themeColor="text1"/>
              </w:rPr>
              <w:t>,</w:t>
            </w:r>
            <w:r w:rsidRPr="00AA0913">
              <w:rPr>
                <w:rFonts w:eastAsia="Calibri" w:cstheme="minorHAnsi"/>
              </w:rPr>
              <w:t xml:space="preserve"> </w:t>
            </w:r>
            <w:proofErr w:type="spellStart"/>
            <w:r w:rsidRPr="00AA0913">
              <w:rPr>
                <w:rFonts w:eastAsia="Calibri" w:cstheme="minorHAnsi"/>
                <w:color w:val="000000" w:themeColor="text1"/>
              </w:rPr>
              <w:t>integratif</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saintifik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konstekstual</w:t>
            </w:r>
            <w:proofErr w:type="spellEnd"/>
            <w:r w:rsidRPr="00AA0913">
              <w:rPr>
                <w:rFonts w:eastAsia="Calibri" w:cstheme="minorHAnsi"/>
                <w:color w:val="000000" w:themeColor="text1"/>
              </w:rPr>
              <w:t>,</w:t>
            </w:r>
            <w:r w:rsidRPr="00AA0913">
              <w:rPr>
                <w:rFonts w:eastAsia="Calibri" w:cstheme="minorHAnsi"/>
              </w:rPr>
              <w:t xml:space="preserve"> </w:t>
            </w:r>
            <w:proofErr w:type="spellStart"/>
            <w:r w:rsidRPr="00AA0913">
              <w:rPr>
                <w:rFonts w:eastAsia="Calibri" w:cstheme="minorHAnsi"/>
                <w:color w:val="000000" w:themeColor="text1"/>
              </w:rPr>
              <w:t>tematik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efektif</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kolaboratif</w:t>
            </w:r>
            <w:proofErr w:type="spellEnd"/>
            <w:r w:rsidRPr="00AA0913">
              <w:rPr>
                <w:rFonts w:eastAsia="Calibri" w:cstheme="minorHAnsi"/>
                <w:color w:val="000000" w:themeColor="text1"/>
              </w:rPr>
              <w:t>.</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104D8817" w14:textId="77777777" w:rsidR="00AA0913" w:rsidRPr="00AA0913" w:rsidRDefault="00AA0913" w:rsidP="00AA0913">
            <w:pPr>
              <w:rPr>
                <w:rFonts w:cstheme="minorHAnsi"/>
              </w:rPr>
            </w:pPr>
            <w:proofErr w:type="spellStart"/>
            <w:r w:rsidRPr="00AA0913">
              <w:rPr>
                <w:rFonts w:eastAsia="Calibri" w:cstheme="minorHAnsi"/>
              </w:rPr>
              <w:t>Melakukan</w:t>
            </w:r>
            <w:proofErr w:type="spellEnd"/>
            <w:r w:rsidRPr="00AA0913">
              <w:rPr>
                <w:rFonts w:eastAsia="Calibri" w:cstheme="minorHAnsi"/>
              </w:rPr>
              <w:t xml:space="preserve"> </w:t>
            </w:r>
            <w:proofErr w:type="spellStart"/>
            <w:r w:rsidRPr="00AA0913">
              <w:rPr>
                <w:rFonts w:eastAsia="Calibri" w:cstheme="minorHAnsi"/>
              </w:rPr>
              <w:t>peningkatan</w:t>
            </w:r>
            <w:proofErr w:type="spellEnd"/>
            <w:r w:rsidRPr="00AA0913">
              <w:rPr>
                <w:rFonts w:eastAsia="Calibri" w:cstheme="minorHAnsi"/>
              </w:rPr>
              <w:t xml:space="preserve"> </w:t>
            </w:r>
            <w:proofErr w:type="spellStart"/>
            <w:r w:rsidRPr="00AA0913">
              <w:rPr>
                <w:rFonts w:eastAsia="Calibri" w:cstheme="minorHAnsi"/>
              </w:rPr>
              <w:t>kompetensi</w:t>
            </w:r>
            <w:proofErr w:type="spellEnd"/>
            <w:r w:rsidRPr="00AA0913">
              <w:rPr>
                <w:rFonts w:eastAsia="Calibri" w:cstheme="minorHAnsi"/>
              </w:rPr>
              <w:t xml:space="preserve"> </w:t>
            </w:r>
            <w:proofErr w:type="spellStart"/>
            <w:r w:rsidRPr="00AA0913">
              <w:rPr>
                <w:rFonts w:eastAsia="Calibri" w:cstheme="minorHAnsi"/>
              </w:rPr>
              <w:t>dosen</w:t>
            </w:r>
            <w:proofErr w:type="spellEnd"/>
            <w:r w:rsidRPr="00AA0913">
              <w:rPr>
                <w:rFonts w:eastAsia="Calibri" w:cstheme="minorHAnsi"/>
              </w:rPr>
              <w:t xml:space="preserve"> </w:t>
            </w:r>
            <w:proofErr w:type="spellStart"/>
            <w:r w:rsidRPr="00AA0913">
              <w:rPr>
                <w:rFonts w:eastAsia="Calibri" w:cstheme="minorHAnsi"/>
              </w:rPr>
              <w:t>dalam</w:t>
            </w:r>
            <w:proofErr w:type="spellEnd"/>
            <w:r w:rsidRPr="00AA0913">
              <w:rPr>
                <w:rFonts w:eastAsia="Calibri" w:cstheme="minorHAnsi"/>
              </w:rPr>
              <w:t xml:space="preserve"> </w:t>
            </w:r>
            <w:proofErr w:type="spellStart"/>
            <w:r w:rsidRPr="00AA0913">
              <w:rPr>
                <w:rFonts w:eastAsia="Calibri" w:cstheme="minorHAnsi"/>
              </w:rPr>
              <w:t>merancang</w:t>
            </w:r>
            <w:proofErr w:type="spellEnd"/>
            <w:r w:rsidRPr="00AA0913">
              <w:rPr>
                <w:rFonts w:eastAsia="Calibri" w:cstheme="minorHAnsi"/>
              </w:rPr>
              <w:t xml:space="preserve">, </w:t>
            </w:r>
            <w:proofErr w:type="spellStart"/>
            <w:r w:rsidRPr="00AA0913">
              <w:rPr>
                <w:rFonts w:eastAsia="Calibri" w:cstheme="minorHAnsi"/>
              </w:rPr>
              <w:t>mengembangkan</w:t>
            </w:r>
            <w:proofErr w:type="spellEnd"/>
            <w:r w:rsidRPr="00AA0913">
              <w:rPr>
                <w:rFonts w:eastAsia="Calibri" w:cstheme="minorHAnsi"/>
              </w:rPr>
              <w:t xml:space="preserve">, dan </w:t>
            </w:r>
            <w:proofErr w:type="spellStart"/>
            <w:r w:rsidRPr="00AA0913">
              <w:rPr>
                <w:rFonts w:eastAsia="Calibri" w:cstheme="minorHAnsi"/>
              </w:rPr>
              <w:t>menyelenggarakan</w:t>
            </w:r>
            <w:proofErr w:type="spellEnd"/>
            <w:r w:rsidRPr="00AA0913">
              <w:rPr>
                <w:rFonts w:eastAsia="Calibri" w:cstheme="minorHAnsi"/>
              </w:rPr>
              <w:t xml:space="preserve"> </w:t>
            </w:r>
            <w:proofErr w:type="spellStart"/>
            <w:r w:rsidRPr="00AA0913">
              <w:rPr>
                <w:rFonts w:eastAsia="Calibri" w:cstheme="minorHAnsi"/>
              </w:rPr>
              <w:t>pembelajaran</w:t>
            </w:r>
            <w:proofErr w:type="spellEnd"/>
            <w:r w:rsidRPr="00AA0913">
              <w:rPr>
                <w:rFonts w:eastAsia="Calibri" w:cstheme="minorHAnsi"/>
              </w:rPr>
              <w:t xml:space="preserve"> </w:t>
            </w:r>
            <w:proofErr w:type="spellStart"/>
            <w:r w:rsidRPr="00AA0913">
              <w:rPr>
                <w:rFonts w:eastAsia="Calibri" w:cstheme="minorHAnsi"/>
              </w:rPr>
              <w:t>berbasis</w:t>
            </w:r>
            <w:proofErr w:type="spellEnd"/>
            <w:r w:rsidRPr="00AA0913">
              <w:rPr>
                <w:rFonts w:eastAsia="Calibri" w:cstheme="minorHAnsi"/>
              </w:rPr>
              <w:t xml:space="preserve"> </w:t>
            </w:r>
            <w:proofErr w:type="spellStart"/>
            <w:r w:rsidRPr="00AA0913">
              <w:rPr>
                <w:rFonts w:eastAsia="Calibri" w:cstheme="minorHAnsi"/>
              </w:rPr>
              <w:t>luaran</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pendekatan</w:t>
            </w:r>
            <w:proofErr w:type="spellEnd"/>
            <w:r w:rsidRPr="00AA0913">
              <w:rPr>
                <w:rFonts w:eastAsia="Calibri" w:cstheme="minorHAnsi"/>
              </w:rPr>
              <w:t xml:space="preserve"> </w:t>
            </w:r>
            <w:proofErr w:type="spellStart"/>
            <w:r w:rsidRPr="00AA0913">
              <w:rPr>
                <w:rFonts w:eastAsia="Calibri" w:cstheme="minorHAnsi"/>
              </w:rPr>
              <w:t>holistik</w:t>
            </w:r>
            <w:proofErr w:type="spellEnd"/>
            <w:r w:rsidRPr="00AA0913">
              <w:rPr>
                <w:rFonts w:eastAsia="Calibri" w:cstheme="minorHAnsi"/>
              </w:rPr>
              <w:t xml:space="preserve">, 8interaktif, </w:t>
            </w:r>
            <w:proofErr w:type="spellStart"/>
            <w:r w:rsidRPr="00AA0913">
              <w:rPr>
                <w:rFonts w:eastAsia="Calibri" w:cstheme="minorHAnsi"/>
              </w:rPr>
              <w:t>integratif</w:t>
            </w:r>
            <w:proofErr w:type="spellEnd"/>
            <w:r w:rsidRPr="00AA0913">
              <w:rPr>
                <w:rFonts w:eastAsia="Calibri" w:cstheme="minorHAnsi"/>
              </w:rPr>
              <w:t xml:space="preserve">, </w:t>
            </w:r>
            <w:proofErr w:type="spellStart"/>
            <w:r w:rsidRPr="00AA0913">
              <w:rPr>
                <w:rFonts w:eastAsia="Calibri" w:cstheme="minorHAnsi"/>
              </w:rPr>
              <w:t>saintifik</w:t>
            </w:r>
            <w:proofErr w:type="spellEnd"/>
            <w:r w:rsidRPr="00AA0913">
              <w:rPr>
                <w:rFonts w:eastAsia="Calibri" w:cstheme="minorHAnsi"/>
              </w:rPr>
              <w:t xml:space="preserve">, </w:t>
            </w:r>
            <w:proofErr w:type="spellStart"/>
            <w:r w:rsidRPr="00AA0913">
              <w:rPr>
                <w:rFonts w:eastAsia="Calibri" w:cstheme="minorHAnsi"/>
              </w:rPr>
              <w:t>konstekstual</w:t>
            </w:r>
            <w:proofErr w:type="spellEnd"/>
            <w:r w:rsidRPr="00AA0913">
              <w:rPr>
                <w:rFonts w:eastAsia="Calibri" w:cstheme="minorHAnsi"/>
              </w:rPr>
              <w:t xml:space="preserve">, </w:t>
            </w:r>
            <w:proofErr w:type="spellStart"/>
            <w:r w:rsidRPr="00AA0913">
              <w:rPr>
                <w:rFonts w:eastAsia="Calibri" w:cstheme="minorHAnsi"/>
              </w:rPr>
              <w:t>tematik</w:t>
            </w:r>
            <w:proofErr w:type="spellEnd"/>
            <w:r w:rsidRPr="00AA0913">
              <w:rPr>
                <w:rFonts w:eastAsia="Calibri" w:cstheme="minorHAnsi"/>
              </w:rPr>
              <w:t xml:space="preserve">, </w:t>
            </w:r>
            <w:proofErr w:type="spellStart"/>
            <w:r w:rsidRPr="00AA0913">
              <w:rPr>
                <w:rFonts w:eastAsia="Calibri" w:cstheme="minorHAnsi"/>
              </w:rPr>
              <w:t>efektif</w:t>
            </w:r>
            <w:proofErr w:type="spellEnd"/>
            <w:r w:rsidRPr="00AA0913">
              <w:rPr>
                <w:rFonts w:eastAsia="Calibri" w:cstheme="minorHAnsi"/>
              </w:rPr>
              <w:t xml:space="preserve">, dan </w:t>
            </w:r>
            <w:proofErr w:type="spellStart"/>
            <w:r w:rsidRPr="00AA0913">
              <w:rPr>
                <w:rFonts w:eastAsia="Calibri" w:cstheme="minorHAnsi"/>
              </w:rPr>
              <w:t>kolaboratif</w:t>
            </w:r>
            <w:proofErr w:type="spellEnd"/>
          </w:p>
        </w:tc>
      </w:tr>
      <w:tr w:rsidR="00AA0913" w:rsidRPr="00AA0913" w14:paraId="24C68BB2"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56FE1F7E" w14:textId="77777777" w:rsidR="00AA0913" w:rsidRPr="00AA0913" w:rsidRDefault="00AA0913" w:rsidP="00AA0913">
            <w:pPr>
              <w:rPr>
                <w:rFonts w:cstheme="minorHAnsi"/>
              </w:rPr>
            </w:pPr>
            <w:r w:rsidRPr="00AA0913">
              <w:rPr>
                <w:rFonts w:eastAsia="Calibri" w:cstheme="minorHAnsi"/>
              </w:rPr>
              <w:t>8</w:t>
            </w:r>
          </w:p>
        </w:tc>
        <w:tc>
          <w:tcPr>
            <w:tcW w:w="2167" w:type="dxa"/>
            <w:tcBorders>
              <w:top w:val="single" w:sz="8" w:space="0" w:color="auto"/>
              <w:left w:val="single" w:sz="8" w:space="0" w:color="auto"/>
              <w:bottom w:val="single" w:sz="8" w:space="0" w:color="auto"/>
              <w:right w:val="single" w:sz="8" w:space="0" w:color="auto"/>
            </w:tcBorders>
            <w:tcMar>
              <w:left w:w="108" w:type="dxa"/>
              <w:right w:w="108" w:type="dxa"/>
            </w:tcMar>
          </w:tcPr>
          <w:p w14:paraId="6E0AF817" w14:textId="77777777" w:rsidR="00AA0913" w:rsidRPr="00AA0913" w:rsidRDefault="00AA0913" w:rsidP="00AA0913">
            <w:pPr>
              <w:rPr>
                <w:rFonts w:cstheme="minorHAnsi"/>
              </w:rPr>
            </w:pPr>
            <w:r w:rsidRPr="00AA0913">
              <w:rPr>
                <w:rFonts w:eastAsia="Calibri" w:cstheme="minorHAnsi"/>
              </w:rPr>
              <w:t xml:space="preserve"> </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35DC89F6" w14:textId="77777777" w:rsidR="00AA0913" w:rsidRPr="00AA0913" w:rsidRDefault="00AA0913" w:rsidP="00AA0913">
            <w:pPr>
              <w:rPr>
                <w:rFonts w:cstheme="minorHAnsi"/>
              </w:rPr>
            </w:pPr>
            <w:r w:rsidRPr="00AA0913">
              <w:rPr>
                <w:rFonts w:eastAsia="Calibri" w:cstheme="minorHAnsi"/>
                <w:color w:val="000000" w:themeColor="text1"/>
              </w:rPr>
              <w:t xml:space="preserve">PS </w:t>
            </w:r>
            <w:proofErr w:type="spellStart"/>
            <w:r w:rsidRPr="00AA0913">
              <w:rPr>
                <w:rFonts w:eastAsia="Calibri" w:cstheme="minorHAnsi"/>
                <w:color w:val="000000" w:themeColor="text1"/>
              </w:rPr>
              <w:t>mampu</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menciptakan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suasana</w:t>
            </w:r>
            <w:proofErr w:type="spellEnd"/>
          </w:p>
          <w:p w14:paraId="68A562BA" w14:textId="77777777" w:rsidR="00AA0913" w:rsidRPr="00AA0913" w:rsidRDefault="00AA0913" w:rsidP="00AA0913">
            <w:pPr>
              <w:rPr>
                <w:rFonts w:cstheme="minorHAnsi"/>
              </w:rPr>
            </w:pPr>
            <w:proofErr w:type="spellStart"/>
            <w:r w:rsidRPr="00AA0913">
              <w:rPr>
                <w:rFonts w:eastAsia="Calibri" w:cstheme="minorHAnsi"/>
                <w:color w:val="000000" w:themeColor="text1"/>
              </w:rPr>
              <w:t>akademik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dengan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mengundang</w:t>
            </w:r>
            <w:proofErr w:type="spellEnd"/>
          </w:p>
          <w:p w14:paraId="2BC97AE6" w14:textId="77777777" w:rsidR="00AA0913" w:rsidRPr="00AA0913" w:rsidRDefault="00AA0913" w:rsidP="00AA0913">
            <w:pPr>
              <w:rPr>
                <w:rFonts w:cstheme="minorHAnsi"/>
              </w:rPr>
            </w:pPr>
            <w:r w:rsidRPr="00AA0913">
              <w:rPr>
                <w:rFonts w:eastAsia="Calibri" w:cstheme="minorHAnsi"/>
                <w:color w:val="000000" w:themeColor="text1"/>
              </w:rPr>
              <w:t xml:space="preserve">para </w:t>
            </w:r>
            <w:proofErr w:type="spellStart"/>
            <w:r w:rsidRPr="00AA0913">
              <w:rPr>
                <w:rFonts w:eastAsia="Calibri" w:cstheme="minorHAnsi"/>
                <w:color w:val="000000" w:themeColor="text1"/>
              </w:rPr>
              <w:t>pakar</w:t>
            </w:r>
            <w:proofErr w:type="spellEnd"/>
            <w:r w:rsidRPr="00AA0913">
              <w:rPr>
                <w:rFonts w:eastAsia="Calibri" w:cstheme="minorHAnsi"/>
                <w:color w:val="000000" w:themeColor="text1"/>
              </w:rPr>
              <w:t xml:space="preserve"> di </w:t>
            </w:r>
            <w:proofErr w:type="spellStart"/>
            <w:r w:rsidRPr="00AA0913">
              <w:rPr>
                <w:rFonts w:eastAsia="Calibri" w:cstheme="minorHAnsi"/>
                <w:color w:val="000000" w:themeColor="text1"/>
              </w:rPr>
              <w:t>bidang</w:t>
            </w:r>
            <w:proofErr w:type="spellEnd"/>
            <w:r w:rsidRPr="00AA0913">
              <w:rPr>
                <w:rFonts w:eastAsia="Calibri" w:cstheme="minorHAnsi"/>
                <w:color w:val="000000" w:themeColor="text1"/>
              </w:rPr>
              <w:t xml:space="preserve"> masing- masing </w:t>
            </w:r>
            <w:proofErr w:type="spellStart"/>
            <w:r w:rsidRPr="00AA0913">
              <w:rPr>
                <w:rFonts w:eastAsia="Calibri" w:cstheme="minorHAnsi"/>
                <w:color w:val="000000" w:themeColor="text1"/>
              </w:rPr>
              <w:t>melalui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kegiatan</w:t>
            </w:r>
            <w:proofErr w:type="spellEnd"/>
            <w:r w:rsidRPr="00AA0913">
              <w:rPr>
                <w:rFonts w:eastAsia="Calibri" w:cstheme="minorHAnsi"/>
                <w:color w:val="000000" w:themeColor="text1"/>
              </w:rPr>
              <w:t xml:space="preserve"> </w:t>
            </w:r>
            <w:r w:rsidRPr="00AA0913">
              <w:rPr>
                <w:rFonts w:eastAsia="Calibri" w:cstheme="minorHAnsi"/>
                <w:i/>
                <w:iCs/>
                <w:color w:val="000000" w:themeColor="text1"/>
              </w:rPr>
              <w:t>guest</w:t>
            </w:r>
            <w:r w:rsidRPr="00AA0913">
              <w:rPr>
                <w:rFonts w:eastAsia="Calibri" w:cstheme="minorHAnsi"/>
                <w:color w:val="000000" w:themeColor="text1"/>
              </w:rPr>
              <w:t xml:space="preserve"> </w:t>
            </w:r>
            <w:r w:rsidRPr="00AA0913">
              <w:rPr>
                <w:rFonts w:eastAsia="Calibri" w:cstheme="minorHAnsi"/>
                <w:i/>
                <w:iCs/>
                <w:color w:val="000000" w:themeColor="text1"/>
              </w:rPr>
              <w:t>lecture</w:t>
            </w:r>
            <w:r w:rsidRPr="00AA0913">
              <w:rPr>
                <w:rFonts w:eastAsia="Calibri" w:cstheme="minorHAnsi"/>
                <w:color w:val="000000" w:themeColor="text1"/>
              </w:rPr>
              <w:t>.</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6B7C90A9" w14:textId="77777777" w:rsidR="00AA0913" w:rsidRPr="00AA0913" w:rsidRDefault="00AA0913" w:rsidP="00AA0913">
            <w:pPr>
              <w:rPr>
                <w:rFonts w:cstheme="minorHAnsi"/>
              </w:rPr>
            </w:pPr>
            <w:proofErr w:type="spellStart"/>
            <w:r w:rsidRPr="00AA0913">
              <w:rPr>
                <w:rFonts w:eastAsia="Calibri" w:cstheme="minorHAnsi"/>
                <w:color w:val="000000" w:themeColor="text1"/>
              </w:rPr>
              <w:t>Mengadakan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kegiatan</w:t>
            </w:r>
            <w:proofErr w:type="spellEnd"/>
            <w:r w:rsidRPr="00AA0913">
              <w:rPr>
                <w:rFonts w:eastAsia="Calibri" w:cstheme="minorHAnsi"/>
                <w:color w:val="000000" w:themeColor="text1"/>
              </w:rPr>
              <w:t xml:space="preserve"> guest lecture </w:t>
            </w:r>
            <w:proofErr w:type="spellStart"/>
            <w:r w:rsidRPr="00AA0913">
              <w:rPr>
                <w:rFonts w:eastAsia="Calibri" w:cstheme="minorHAnsi"/>
                <w:color w:val="000000" w:themeColor="text1"/>
              </w:rPr>
              <w:t>secara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rutin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dengan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mengundang</w:t>
            </w:r>
            <w:proofErr w:type="spellEnd"/>
            <w:r w:rsidRPr="00AA0913">
              <w:rPr>
                <w:rFonts w:eastAsia="Calibri" w:cstheme="minorHAnsi"/>
                <w:color w:val="000000" w:themeColor="text1"/>
              </w:rPr>
              <w:t xml:space="preserve"> para </w:t>
            </w:r>
            <w:proofErr w:type="spellStart"/>
            <w:r w:rsidRPr="00AA0913">
              <w:rPr>
                <w:rFonts w:eastAsia="Calibri" w:cstheme="minorHAnsi"/>
                <w:color w:val="000000" w:themeColor="text1"/>
              </w:rPr>
              <w:t>pakar</w:t>
            </w:r>
            <w:proofErr w:type="spellEnd"/>
            <w:r w:rsidRPr="00AA0913">
              <w:rPr>
                <w:rFonts w:eastAsia="Calibri" w:cstheme="minorHAnsi"/>
                <w:color w:val="000000" w:themeColor="text1"/>
              </w:rPr>
              <w:t xml:space="preserve"> di </w:t>
            </w:r>
            <w:proofErr w:type="spellStart"/>
            <w:r w:rsidRPr="00AA0913">
              <w:rPr>
                <w:rFonts w:eastAsia="Calibri" w:cstheme="minorHAnsi"/>
                <w:color w:val="000000" w:themeColor="text1"/>
              </w:rPr>
              <w:t>bidang</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bahasa</w:t>
            </w:r>
            <w:proofErr w:type="spellEnd"/>
            <w:r w:rsidRPr="00AA0913">
              <w:rPr>
                <w:rFonts w:eastAsia="Calibri" w:cstheme="minorHAnsi"/>
                <w:color w:val="000000" w:themeColor="text1"/>
              </w:rPr>
              <w:t xml:space="preserve"> Mandarin </w:t>
            </w:r>
            <w:proofErr w:type="spellStart"/>
            <w:r w:rsidRPr="00AA0913">
              <w:rPr>
                <w:rFonts w:eastAsia="Calibri" w:cstheme="minorHAnsi"/>
                <w:color w:val="000000" w:themeColor="text1"/>
              </w:rPr>
              <w:t>atau</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pendidikan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bahasa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baik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dari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dalam</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maupun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luar</w:t>
            </w:r>
            <w:proofErr w:type="spellEnd"/>
            <w:r w:rsidRPr="00AA0913">
              <w:rPr>
                <w:rFonts w:eastAsia="Calibri" w:cstheme="minorHAnsi"/>
                <w:color w:val="000000" w:themeColor="text1"/>
              </w:rPr>
              <w:t xml:space="preserve"> negeri, </w:t>
            </w:r>
            <w:proofErr w:type="spellStart"/>
            <w:r w:rsidRPr="00AA0913">
              <w:rPr>
                <w:rFonts w:eastAsia="Calibri" w:cstheme="minorHAnsi"/>
                <w:color w:val="000000" w:themeColor="text1"/>
              </w:rPr>
              <w:t>untuk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berbagi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pengalaman</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pengetahuan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dengan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mahasiswa</w:t>
            </w:r>
            <w:proofErr w:type="spellEnd"/>
            <w:r w:rsidRPr="00AA0913">
              <w:rPr>
                <w:rFonts w:eastAsia="Calibri" w:cstheme="minorHAnsi"/>
                <w:color w:val="000000" w:themeColor="text1"/>
              </w:rPr>
              <w:t xml:space="preserve"> dan DTPS</w:t>
            </w:r>
          </w:p>
        </w:tc>
      </w:tr>
      <w:tr w:rsidR="00AA0913" w:rsidRPr="00AA0913" w14:paraId="28A5EB37"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6FE9FF82" w14:textId="77777777" w:rsidR="00AA0913" w:rsidRPr="00AA0913" w:rsidRDefault="00AA0913" w:rsidP="00AA0913">
            <w:pPr>
              <w:rPr>
                <w:rFonts w:cstheme="minorHAnsi"/>
              </w:rPr>
            </w:pPr>
            <w:r w:rsidRPr="00AA0913">
              <w:rPr>
                <w:rFonts w:eastAsia="Calibri" w:cstheme="minorHAnsi"/>
              </w:rPr>
              <w:t>9</w:t>
            </w:r>
          </w:p>
        </w:tc>
        <w:tc>
          <w:tcPr>
            <w:tcW w:w="2167" w:type="dxa"/>
            <w:tcBorders>
              <w:top w:val="single" w:sz="8" w:space="0" w:color="auto"/>
              <w:left w:val="single" w:sz="8" w:space="0" w:color="auto"/>
              <w:bottom w:val="single" w:sz="8" w:space="0" w:color="auto"/>
              <w:right w:val="single" w:sz="8" w:space="0" w:color="auto"/>
            </w:tcBorders>
            <w:tcMar>
              <w:left w:w="108" w:type="dxa"/>
              <w:right w:w="108" w:type="dxa"/>
            </w:tcMar>
          </w:tcPr>
          <w:p w14:paraId="7EFC01E1" w14:textId="77777777" w:rsidR="00AA0913" w:rsidRPr="00AA0913" w:rsidRDefault="00AA0913" w:rsidP="00AA0913">
            <w:pPr>
              <w:rPr>
                <w:rFonts w:cstheme="minorHAnsi"/>
              </w:rPr>
            </w:pPr>
            <w:r w:rsidRPr="00AA0913">
              <w:rPr>
                <w:rFonts w:eastAsia="Calibri" w:cstheme="minorHAnsi"/>
              </w:rPr>
              <w:t xml:space="preserve"> </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24E1050F" w14:textId="77777777" w:rsidR="00AA0913" w:rsidRPr="00AA0913" w:rsidRDefault="00AA0913" w:rsidP="00AA0913">
            <w:pPr>
              <w:rPr>
                <w:rFonts w:cstheme="minorHAnsi"/>
              </w:rPr>
            </w:pPr>
            <w:proofErr w:type="spellStart"/>
            <w:r w:rsidRPr="00AA0913">
              <w:rPr>
                <w:rFonts w:eastAsia="Calibri" w:cstheme="minorHAnsi"/>
                <w:color w:val="000000" w:themeColor="text1"/>
              </w:rPr>
              <w:t>Prestasi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mahasiswa</w:t>
            </w:r>
            <w:proofErr w:type="spellEnd"/>
            <w:r w:rsidRPr="00AA0913">
              <w:rPr>
                <w:rFonts w:eastAsia="Calibri" w:cstheme="minorHAnsi"/>
                <w:color w:val="000000" w:themeColor="text1"/>
              </w:rPr>
              <w:t xml:space="preserve"> PS </w:t>
            </w:r>
            <w:proofErr w:type="spellStart"/>
            <w:r w:rsidRPr="00AA0913">
              <w:rPr>
                <w:rFonts w:eastAsia="Calibri" w:cstheme="minorHAnsi"/>
                <w:color w:val="000000" w:themeColor="text1"/>
              </w:rPr>
              <w:t>mampu</w:t>
            </w:r>
            <w:proofErr w:type="spellEnd"/>
          </w:p>
          <w:p w14:paraId="678BCEB6" w14:textId="77777777" w:rsidR="00AA0913" w:rsidRPr="00AA0913" w:rsidRDefault="00AA0913" w:rsidP="00AA0913">
            <w:pPr>
              <w:rPr>
                <w:rFonts w:cstheme="minorHAnsi"/>
              </w:rPr>
            </w:pPr>
            <w:proofErr w:type="spellStart"/>
            <w:r w:rsidRPr="00AA0913">
              <w:rPr>
                <w:rFonts w:eastAsia="Calibri" w:cstheme="minorHAnsi"/>
                <w:color w:val="000000" w:themeColor="text1"/>
              </w:rPr>
              <w:t>menjuarai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kompetisi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tingkat</w:t>
            </w:r>
            <w:proofErr w:type="spellEnd"/>
            <w:r w:rsidRPr="00AA0913">
              <w:rPr>
                <w:rFonts w:eastAsia="Calibri" w:cstheme="minorHAnsi"/>
                <w:color w:val="000000" w:themeColor="text1"/>
              </w:rPr>
              <w:t xml:space="preserve"> local dan </w:t>
            </w:r>
            <w:proofErr w:type="spellStart"/>
            <w:r w:rsidRPr="00AA0913">
              <w:rPr>
                <w:rFonts w:eastAsia="Calibri" w:cstheme="minorHAnsi"/>
                <w:color w:val="000000" w:themeColor="text1"/>
              </w:rPr>
              <w:t>nasional</w:t>
            </w:r>
            <w:proofErr w:type="spellEnd"/>
            <w:r w:rsidRPr="00AA0913">
              <w:rPr>
                <w:rFonts w:eastAsia="Calibri" w:cstheme="minorHAnsi"/>
                <w:color w:val="000000" w:themeColor="text1"/>
              </w:rPr>
              <w:t>.</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79861A25" w14:textId="77777777" w:rsidR="00AA0913" w:rsidRPr="00AA0913" w:rsidRDefault="00AA0913" w:rsidP="00AA0913">
            <w:pPr>
              <w:rPr>
                <w:rFonts w:cstheme="minorHAnsi"/>
              </w:rPr>
            </w:pP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dukungan</w:t>
            </w:r>
            <w:proofErr w:type="spellEnd"/>
            <w:r w:rsidRPr="00AA0913">
              <w:rPr>
                <w:rFonts w:eastAsia="Calibri" w:cstheme="minorHAnsi"/>
              </w:rPr>
              <w:t xml:space="preserve"> dan </w:t>
            </w:r>
            <w:proofErr w:type="spellStart"/>
            <w:r w:rsidRPr="00AA0913">
              <w:rPr>
                <w:rFonts w:eastAsia="Calibri" w:cstheme="minorHAnsi"/>
              </w:rPr>
              <w:t>motivasi</w:t>
            </w:r>
            <w:proofErr w:type="spellEnd"/>
            <w:r w:rsidRPr="00AA0913">
              <w:rPr>
                <w:rFonts w:eastAsia="Calibri" w:cstheme="minorHAnsi"/>
              </w:rPr>
              <w:t xml:space="preserve"> pada </w:t>
            </w:r>
            <w:proofErr w:type="spellStart"/>
            <w:r w:rsidRPr="00AA0913">
              <w:rPr>
                <w:rFonts w:eastAsia="Calibri" w:cstheme="minorHAnsi"/>
              </w:rPr>
              <w:t>mahasiswa</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berpartisipasi</w:t>
            </w:r>
            <w:proofErr w:type="spellEnd"/>
            <w:r w:rsidRPr="00AA0913">
              <w:rPr>
                <w:rFonts w:eastAsia="Calibri" w:cstheme="minorHAnsi"/>
              </w:rPr>
              <w:t xml:space="preserve"> </w:t>
            </w:r>
            <w:proofErr w:type="spellStart"/>
            <w:r w:rsidRPr="00AA0913">
              <w:rPr>
                <w:rFonts w:eastAsia="Calibri" w:cstheme="minorHAnsi"/>
              </w:rPr>
              <w:t>dalam</w:t>
            </w:r>
            <w:proofErr w:type="spellEnd"/>
            <w:r w:rsidRPr="00AA0913">
              <w:rPr>
                <w:rFonts w:eastAsia="Calibri" w:cstheme="minorHAnsi"/>
              </w:rPr>
              <w:t xml:space="preserve"> </w:t>
            </w:r>
            <w:proofErr w:type="spellStart"/>
            <w:r w:rsidRPr="00AA0913">
              <w:rPr>
                <w:rFonts w:eastAsia="Calibri" w:cstheme="minorHAnsi"/>
              </w:rPr>
              <w:t>berbagai</w:t>
            </w:r>
            <w:proofErr w:type="spellEnd"/>
            <w:r w:rsidRPr="00AA0913">
              <w:rPr>
                <w:rFonts w:eastAsia="Calibri" w:cstheme="minorHAnsi"/>
              </w:rPr>
              <w:t xml:space="preserve"> </w:t>
            </w:r>
            <w:proofErr w:type="spellStart"/>
            <w:r w:rsidRPr="00AA0913">
              <w:rPr>
                <w:rFonts w:eastAsia="Calibri" w:cstheme="minorHAnsi"/>
              </w:rPr>
              <w:t>kompetisi</w:t>
            </w:r>
            <w:proofErr w:type="spellEnd"/>
            <w:r w:rsidRPr="00AA0913">
              <w:rPr>
                <w:rFonts w:eastAsia="Calibri" w:cstheme="minorHAnsi"/>
              </w:rPr>
              <w:t xml:space="preserve"> </w:t>
            </w:r>
            <w:proofErr w:type="spellStart"/>
            <w:r w:rsidRPr="00AA0913">
              <w:rPr>
                <w:rFonts w:eastAsia="Calibri" w:cstheme="minorHAnsi"/>
              </w:rPr>
              <w:t>melalui</w:t>
            </w:r>
            <w:proofErr w:type="spellEnd"/>
            <w:r w:rsidRPr="00AA0913">
              <w:rPr>
                <w:rFonts w:eastAsia="Calibri" w:cstheme="minorHAnsi"/>
              </w:rPr>
              <w:t xml:space="preserve"> </w:t>
            </w:r>
            <w:proofErr w:type="spellStart"/>
            <w:r w:rsidRPr="00AA0913">
              <w:rPr>
                <w:rFonts w:eastAsia="Calibri" w:cstheme="minorHAnsi"/>
              </w:rPr>
              <w:t>pembekalan</w:t>
            </w:r>
            <w:proofErr w:type="spellEnd"/>
            <w:r w:rsidRPr="00AA0913">
              <w:rPr>
                <w:rFonts w:eastAsia="Calibri" w:cstheme="minorHAnsi"/>
              </w:rPr>
              <w:t xml:space="preserve"> dan </w:t>
            </w:r>
            <w:proofErr w:type="spellStart"/>
            <w:r w:rsidRPr="00AA0913">
              <w:rPr>
                <w:rFonts w:eastAsia="Calibri" w:cstheme="minorHAnsi"/>
              </w:rPr>
              <w:t>pelatihan</w:t>
            </w:r>
            <w:proofErr w:type="spellEnd"/>
            <w:r w:rsidRPr="00AA0913">
              <w:rPr>
                <w:rFonts w:eastAsia="Calibri" w:cstheme="minorHAnsi"/>
              </w:rPr>
              <w:t xml:space="preserve"> </w:t>
            </w:r>
            <w:proofErr w:type="spellStart"/>
            <w:r w:rsidRPr="00AA0913">
              <w:rPr>
                <w:rFonts w:eastAsia="Calibri" w:cstheme="minorHAnsi"/>
              </w:rPr>
              <w:t>keterampilan</w:t>
            </w:r>
            <w:proofErr w:type="spellEnd"/>
            <w:r w:rsidRPr="00AA0913">
              <w:rPr>
                <w:rFonts w:eastAsia="Calibri" w:cstheme="minorHAnsi"/>
              </w:rPr>
              <w:t xml:space="preserve"> </w:t>
            </w:r>
            <w:proofErr w:type="spellStart"/>
            <w:r w:rsidRPr="00AA0913">
              <w:rPr>
                <w:rFonts w:eastAsia="Calibri" w:cstheme="minorHAnsi"/>
              </w:rPr>
              <w:t>khusus</w:t>
            </w:r>
            <w:proofErr w:type="spellEnd"/>
          </w:p>
        </w:tc>
      </w:tr>
      <w:tr w:rsidR="00AA0913" w:rsidRPr="00AA0913" w14:paraId="7B94A2F1"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003D5482" w14:textId="77777777" w:rsidR="00AA0913" w:rsidRPr="00AA0913" w:rsidRDefault="00AA0913" w:rsidP="00AA0913">
            <w:pPr>
              <w:rPr>
                <w:rFonts w:cstheme="minorHAnsi"/>
              </w:rPr>
            </w:pPr>
            <w:r w:rsidRPr="00AA0913">
              <w:rPr>
                <w:rFonts w:eastAsia="Calibri" w:cstheme="minorHAnsi"/>
              </w:rPr>
              <w:t>10</w:t>
            </w:r>
          </w:p>
        </w:tc>
        <w:tc>
          <w:tcPr>
            <w:tcW w:w="2167" w:type="dxa"/>
            <w:tcBorders>
              <w:top w:val="single" w:sz="8" w:space="0" w:color="auto"/>
              <w:left w:val="single" w:sz="8" w:space="0" w:color="auto"/>
              <w:bottom w:val="single" w:sz="8" w:space="0" w:color="auto"/>
              <w:right w:val="single" w:sz="8" w:space="0" w:color="auto"/>
            </w:tcBorders>
            <w:tcMar>
              <w:left w:w="108" w:type="dxa"/>
              <w:right w:w="108" w:type="dxa"/>
            </w:tcMar>
          </w:tcPr>
          <w:p w14:paraId="4BDFA331" w14:textId="77777777" w:rsidR="00AA0913" w:rsidRPr="00AA0913" w:rsidRDefault="00AA0913" w:rsidP="00AA0913">
            <w:pPr>
              <w:rPr>
                <w:rFonts w:cstheme="minorHAnsi"/>
              </w:rPr>
            </w:pPr>
            <w:r w:rsidRPr="00AA0913">
              <w:rPr>
                <w:rFonts w:eastAsia="Calibri" w:cstheme="minorHAnsi"/>
              </w:rPr>
              <w:t xml:space="preserve"> </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5D846FD5" w14:textId="77777777" w:rsidR="00AA0913" w:rsidRPr="00AA0913" w:rsidRDefault="00AA0913" w:rsidP="00AA0913">
            <w:pPr>
              <w:rPr>
                <w:rFonts w:cstheme="minorHAnsi"/>
              </w:rPr>
            </w:pPr>
            <w:r w:rsidRPr="00AA0913">
              <w:rPr>
                <w:rFonts w:eastAsia="Calibri" w:cstheme="minorHAnsi"/>
                <w:color w:val="000000" w:themeColor="text1"/>
              </w:rPr>
              <w:t xml:space="preserve">DTPS dan </w:t>
            </w:r>
            <w:proofErr w:type="spellStart"/>
            <w:r w:rsidRPr="00AA0913">
              <w:rPr>
                <w:rFonts w:eastAsia="Calibri" w:cstheme="minorHAnsi"/>
                <w:color w:val="000000" w:themeColor="text1"/>
              </w:rPr>
              <w:t>mahasiswa</w:t>
            </w:r>
            <w:proofErr w:type="spellEnd"/>
            <w:r w:rsidRPr="00AA0913">
              <w:rPr>
                <w:rFonts w:eastAsia="Calibri" w:cstheme="minorHAnsi"/>
                <w:color w:val="000000" w:themeColor="text1"/>
              </w:rPr>
              <w:t xml:space="preserve"> yang</w:t>
            </w:r>
          </w:p>
          <w:p w14:paraId="3CC32F39" w14:textId="77777777" w:rsidR="00AA0913" w:rsidRPr="00AA0913" w:rsidRDefault="00AA0913" w:rsidP="00AA0913">
            <w:pPr>
              <w:rPr>
                <w:rFonts w:cstheme="minorHAnsi"/>
              </w:rPr>
            </w:pPr>
            <w:proofErr w:type="spellStart"/>
            <w:r w:rsidRPr="00AA0913">
              <w:rPr>
                <w:rFonts w:eastAsia="Calibri" w:cstheme="minorHAnsi"/>
                <w:color w:val="000000" w:themeColor="text1"/>
              </w:rPr>
              <w:t>terlibat</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dalam</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kegiatan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penelitian</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pengabdian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kepada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masyarkat</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luaraannya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berupa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produk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jasa</w:t>
            </w:r>
            <w:proofErr w:type="spellEnd"/>
            <w:r w:rsidRPr="00AA0913">
              <w:rPr>
                <w:rFonts w:eastAsia="Calibri" w:cstheme="minorHAnsi"/>
                <w:color w:val="000000" w:themeColor="text1"/>
              </w:rPr>
              <w:t xml:space="preserve">, dan HAKI yang </w:t>
            </w:r>
            <w:proofErr w:type="spellStart"/>
            <w:r w:rsidRPr="00AA0913">
              <w:rPr>
                <w:rFonts w:eastAsia="Calibri" w:cstheme="minorHAnsi"/>
                <w:color w:val="000000" w:themeColor="text1"/>
              </w:rPr>
              <w:t>dimanfaatkan</w:t>
            </w:r>
            <w:proofErr w:type="spellEnd"/>
            <w:r w:rsidRPr="00AA0913">
              <w:rPr>
                <w:rFonts w:eastAsia="Calibri" w:cstheme="minorHAnsi"/>
                <w:color w:val="000000" w:themeColor="text1"/>
              </w:rPr>
              <w:t>/</w:t>
            </w:r>
            <w:proofErr w:type="spellStart"/>
            <w:r w:rsidRPr="00AA0913">
              <w:rPr>
                <w:rFonts w:eastAsia="Calibri" w:cstheme="minorHAnsi"/>
                <w:color w:val="000000" w:themeColor="text1"/>
              </w:rPr>
              <w:t>diadopsi</w:t>
            </w:r>
            <w:proofErr w:type="spellEnd"/>
            <w:r w:rsidRPr="00AA0913">
              <w:rPr>
                <w:rFonts w:eastAsia="Calibri" w:cstheme="minorHAnsi"/>
                <w:color w:val="000000" w:themeColor="text1"/>
              </w:rPr>
              <w:t xml:space="preserve"> oleh</w:t>
            </w:r>
          </w:p>
          <w:p w14:paraId="26F76650" w14:textId="77777777" w:rsidR="00AA0913" w:rsidRPr="00AA0913" w:rsidRDefault="00AA0913" w:rsidP="00AA0913">
            <w:pPr>
              <w:rPr>
                <w:rFonts w:cstheme="minorHAnsi"/>
              </w:rPr>
            </w:pPr>
            <w:proofErr w:type="spellStart"/>
            <w:r w:rsidRPr="00AA0913">
              <w:rPr>
                <w:rFonts w:eastAsia="Calibri" w:cstheme="minorHAnsi"/>
                <w:color w:val="000000" w:themeColor="text1"/>
              </w:rPr>
              <w:lastRenderedPageBreak/>
              <w:t>masyarakat</w:t>
            </w:r>
            <w:proofErr w:type="spellEnd"/>
            <w:r w:rsidRPr="00AA0913">
              <w:rPr>
                <w:rFonts w:eastAsia="Calibri" w:cstheme="minorHAnsi"/>
                <w:color w:val="000000" w:themeColor="text1"/>
              </w:rPr>
              <w:t xml:space="preserve">. </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7C1CE546" w14:textId="77777777" w:rsidR="00AA0913" w:rsidRPr="00AA0913" w:rsidRDefault="00AA0913" w:rsidP="00AA0913">
            <w:pPr>
              <w:rPr>
                <w:rFonts w:cstheme="minorHAnsi"/>
              </w:rPr>
            </w:pPr>
            <w:proofErr w:type="spellStart"/>
            <w:r w:rsidRPr="00AA0913">
              <w:rPr>
                <w:rFonts w:eastAsia="Calibri" w:cstheme="minorHAnsi"/>
                <w:color w:val="000000" w:themeColor="text1"/>
              </w:rPr>
              <w:lastRenderedPageBreak/>
              <w:t>Meningkatkan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jumlah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publikasi</w:t>
            </w:r>
            <w:proofErr w:type="spellEnd"/>
            <w:r w:rsidRPr="00AA0913">
              <w:rPr>
                <w:rFonts w:eastAsia="Calibri" w:cstheme="minorHAnsi"/>
                <w:color w:val="000000" w:themeColor="text1"/>
              </w:rPr>
              <w:t xml:space="preserve"> DTPS dan </w:t>
            </w:r>
            <w:proofErr w:type="spellStart"/>
            <w:r w:rsidRPr="00AA0913">
              <w:rPr>
                <w:rFonts w:eastAsia="Calibri" w:cstheme="minorHAnsi"/>
                <w:color w:val="000000" w:themeColor="text1"/>
              </w:rPr>
              <w:t>mahasiswa</w:t>
            </w:r>
            <w:proofErr w:type="spellEnd"/>
            <w:r w:rsidRPr="00AA0913">
              <w:rPr>
                <w:rFonts w:eastAsia="Calibri" w:cstheme="minorHAnsi"/>
                <w:color w:val="000000" w:themeColor="text1"/>
              </w:rPr>
              <w:t xml:space="preserve"> di media </w:t>
            </w:r>
            <w:proofErr w:type="spellStart"/>
            <w:r w:rsidRPr="00AA0913">
              <w:rPr>
                <w:rFonts w:eastAsia="Calibri" w:cstheme="minorHAnsi"/>
                <w:color w:val="000000" w:themeColor="text1"/>
              </w:rPr>
              <w:t>massa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internasional</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dengan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cara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mengadakan</w:t>
            </w:r>
            <w:proofErr w:type="spellEnd"/>
            <w:r w:rsidRPr="00AA0913">
              <w:rPr>
                <w:rFonts w:eastAsia="Calibri" w:cstheme="minorHAnsi"/>
                <w:color w:val="000000" w:themeColor="text1"/>
              </w:rPr>
              <w:t xml:space="preserve"> program </w:t>
            </w:r>
            <w:proofErr w:type="spellStart"/>
            <w:r w:rsidRPr="00AA0913">
              <w:rPr>
                <w:rFonts w:eastAsia="Calibri" w:cstheme="minorHAnsi"/>
                <w:color w:val="000000" w:themeColor="text1"/>
              </w:rPr>
              <w:t>pelatihan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penulisan</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publikasi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ilmiah</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efektif</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berkualitas</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tinggi</w:t>
            </w:r>
            <w:proofErr w:type="spellEnd"/>
          </w:p>
        </w:tc>
      </w:tr>
      <w:tr w:rsidR="00AA0913" w:rsidRPr="00AA0913" w14:paraId="27F421C1"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103BE2C7" w14:textId="77777777" w:rsidR="00AA0913" w:rsidRPr="00AA0913" w:rsidRDefault="00AA0913" w:rsidP="00AA0913">
            <w:pPr>
              <w:rPr>
                <w:rFonts w:cstheme="minorHAnsi"/>
              </w:rPr>
            </w:pPr>
            <w:r w:rsidRPr="00AA0913">
              <w:rPr>
                <w:rFonts w:eastAsia="Calibri" w:cstheme="minorHAnsi"/>
              </w:rPr>
              <w:t>11</w:t>
            </w:r>
          </w:p>
        </w:tc>
        <w:tc>
          <w:tcPr>
            <w:tcW w:w="2167" w:type="dxa"/>
            <w:tcBorders>
              <w:top w:val="single" w:sz="8" w:space="0" w:color="auto"/>
              <w:left w:val="single" w:sz="8" w:space="0" w:color="auto"/>
              <w:bottom w:val="single" w:sz="8" w:space="0" w:color="auto"/>
              <w:right w:val="single" w:sz="8" w:space="0" w:color="auto"/>
            </w:tcBorders>
            <w:tcMar>
              <w:left w:w="108" w:type="dxa"/>
              <w:right w:w="108" w:type="dxa"/>
            </w:tcMar>
          </w:tcPr>
          <w:p w14:paraId="64779D12" w14:textId="77777777" w:rsidR="00AA0913" w:rsidRPr="00AA0913" w:rsidRDefault="00AA0913" w:rsidP="00AA0913">
            <w:pPr>
              <w:rPr>
                <w:rFonts w:cstheme="minorHAnsi"/>
              </w:rPr>
            </w:pPr>
            <w:r w:rsidRPr="00AA0913">
              <w:rPr>
                <w:rFonts w:eastAsia="Calibri" w:cstheme="minorHAnsi"/>
              </w:rPr>
              <w:t xml:space="preserve"> </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5BD19EE5" w14:textId="77777777" w:rsidR="00AA0913" w:rsidRPr="00AA0913" w:rsidRDefault="00AA0913" w:rsidP="00AA0913">
            <w:pPr>
              <w:rPr>
                <w:rFonts w:cstheme="minorHAnsi"/>
              </w:rPr>
            </w:pPr>
            <w:r w:rsidRPr="00AA0913">
              <w:rPr>
                <w:rFonts w:eastAsia="Calibri" w:cstheme="minorHAnsi"/>
                <w:color w:val="000000" w:themeColor="text1"/>
              </w:rPr>
              <w:t>IPK</w:t>
            </w:r>
            <w:r w:rsidRPr="00AA0913">
              <w:rPr>
                <w:rFonts w:eastAsia="Calibri" w:cstheme="minorHAnsi"/>
              </w:rPr>
              <w:t xml:space="preserve"> </w:t>
            </w:r>
            <w:proofErr w:type="spellStart"/>
            <w:r w:rsidRPr="00AA0913">
              <w:rPr>
                <w:rFonts w:eastAsia="Calibri" w:cstheme="minorHAnsi"/>
                <w:color w:val="000000" w:themeColor="text1"/>
              </w:rPr>
              <w:t>lulusan</w:t>
            </w:r>
            <w:proofErr w:type="spellEnd"/>
            <w:r w:rsidRPr="00AA0913">
              <w:rPr>
                <w:rFonts w:eastAsia="Calibri" w:cstheme="minorHAnsi"/>
                <w:color w:val="000000" w:themeColor="text1"/>
              </w:rPr>
              <w:t xml:space="preserve"> PS sangat </w:t>
            </w:r>
            <w:proofErr w:type="spellStart"/>
            <w:r w:rsidRPr="00AA0913">
              <w:rPr>
                <w:rFonts w:eastAsia="Calibri" w:cstheme="minorHAnsi"/>
                <w:color w:val="000000" w:themeColor="text1"/>
              </w:rPr>
              <w:t>baik</w:t>
            </w:r>
            <w:proofErr w:type="spellEnd"/>
          </w:p>
          <w:p w14:paraId="13C98B7D" w14:textId="77777777" w:rsidR="00AA0913" w:rsidRPr="00AA0913" w:rsidRDefault="00AA0913" w:rsidP="00AA0913">
            <w:pPr>
              <w:rPr>
                <w:rFonts w:cstheme="minorHAnsi"/>
              </w:rPr>
            </w:pPr>
            <w:proofErr w:type="spellStart"/>
            <w:r w:rsidRPr="00AA0913">
              <w:rPr>
                <w:rFonts w:eastAsia="Calibri" w:cstheme="minorHAnsi"/>
                <w:color w:val="000000" w:themeColor="text1"/>
              </w:rPr>
              <w:t>ditunjukkan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dengan</w:t>
            </w:r>
            <w:proofErr w:type="spellEnd"/>
            <w:r w:rsidRPr="00AA0913">
              <w:rPr>
                <w:rFonts w:eastAsia="Calibri" w:cstheme="minorHAnsi"/>
                <w:color w:val="000000" w:themeColor="text1"/>
              </w:rPr>
              <w:t xml:space="preserve"> rata-rata </w:t>
            </w:r>
          </w:p>
          <w:p w14:paraId="35F8FB26" w14:textId="77777777" w:rsidR="00AA0913" w:rsidRPr="00AA0913" w:rsidRDefault="00AA0913" w:rsidP="00AA0913">
            <w:pPr>
              <w:rPr>
                <w:rFonts w:cstheme="minorHAnsi"/>
              </w:rPr>
            </w:pPr>
            <w:r w:rsidRPr="00AA0913">
              <w:rPr>
                <w:rFonts w:eastAsia="Calibri" w:cstheme="minorHAnsi"/>
                <w:color w:val="000000" w:themeColor="text1"/>
              </w:rPr>
              <w:t>3,60</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2BC7B83F" w14:textId="77777777" w:rsidR="00AA0913" w:rsidRPr="00AA0913" w:rsidRDefault="00AA0913" w:rsidP="00AA0913">
            <w:pPr>
              <w:rPr>
                <w:rFonts w:cstheme="minorHAnsi"/>
              </w:rPr>
            </w:pPr>
            <w:proofErr w:type="spellStart"/>
            <w:r w:rsidRPr="00AA0913">
              <w:rPr>
                <w:rFonts w:eastAsia="Calibri" w:cstheme="minorHAnsi"/>
                <w:color w:val="000000" w:themeColor="text1"/>
              </w:rPr>
              <w:t>Mengadakan</w:t>
            </w:r>
            <w:proofErr w:type="spellEnd"/>
            <w:r w:rsidRPr="00AA0913">
              <w:rPr>
                <w:rFonts w:eastAsia="Calibri" w:cstheme="minorHAnsi"/>
                <w:color w:val="000000" w:themeColor="text1"/>
              </w:rPr>
              <w:t xml:space="preserve"> program mentoring </w:t>
            </w:r>
            <w:proofErr w:type="spellStart"/>
            <w:r w:rsidRPr="00AA0913">
              <w:rPr>
                <w:rFonts w:eastAsia="Calibri" w:cstheme="minorHAnsi"/>
                <w:color w:val="000000" w:themeColor="text1"/>
              </w:rPr>
              <w:t>atau</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supervisi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akademik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bagi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mahasiswa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dengan</w:t>
            </w:r>
            <w:proofErr w:type="spellEnd"/>
            <w:r w:rsidRPr="00AA0913">
              <w:rPr>
                <w:rFonts w:eastAsia="Calibri" w:cstheme="minorHAnsi"/>
                <w:color w:val="000000" w:themeColor="text1"/>
              </w:rPr>
              <w:t xml:space="preserve"> IPK yang </w:t>
            </w:r>
            <w:proofErr w:type="spellStart"/>
            <w:r w:rsidRPr="00AA0913">
              <w:rPr>
                <w:rFonts w:eastAsia="Calibri" w:cstheme="minorHAnsi"/>
                <w:color w:val="000000" w:themeColor="text1"/>
              </w:rPr>
              <w:t>masih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rendah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untuk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membantu</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mereka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meningkatkan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prestasi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akademiknya</w:t>
            </w:r>
            <w:proofErr w:type="spellEnd"/>
          </w:p>
        </w:tc>
      </w:tr>
      <w:tr w:rsidR="00AA0913" w:rsidRPr="00AA0913" w14:paraId="67D3E01A"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5BBFACEC" w14:textId="77777777" w:rsidR="00AA0913" w:rsidRPr="00AA0913" w:rsidRDefault="00AA0913" w:rsidP="00AA0913">
            <w:pPr>
              <w:rPr>
                <w:rFonts w:cstheme="minorHAnsi"/>
              </w:rPr>
            </w:pPr>
            <w:r w:rsidRPr="00AA0913">
              <w:rPr>
                <w:rFonts w:eastAsia="Calibri" w:cstheme="minorHAnsi"/>
              </w:rPr>
              <w:t>12</w:t>
            </w:r>
          </w:p>
        </w:tc>
        <w:tc>
          <w:tcPr>
            <w:tcW w:w="2167" w:type="dxa"/>
            <w:tcBorders>
              <w:top w:val="single" w:sz="8" w:space="0" w:color="auto"/>
              <w:left w:val="single" w:sz="8" w:space="0" w:color="auto"/>
              <w:bottom w:val="single" w:sz="8" w:space="0" w:color="auto"/>
              <w:right w:val="single" w:sz="8" w:space="0" w:color="auto"/>
            </w:tcBorders>
            <w:tcMar>
              <w:left w:w="108" w:type="dxa"/>
              <w:right w:w="108" w:type="dxa"/>
            </w:tcMar>
          </w:tcPr>
          <w:p w14:paraId="6359C255" w14:textId="77777777" w:rsidR="00AA0913" w:rsidRPr="00AA0913" w:rsidRDefault="00AA0913" w:rsidP="00AA0913">
            <w:pPr>
              <w:rPr>
                <w:rFonts w:cstheme="minorHAnsi"/>
              </w:rPr>
            </w:pPr>
            <w:r w:rsidRPr="00AA0913">
              <w:rPr>
                <w:rFonts w:eastAsia="Calibri" w:cstheme="minorHAnsi"/>
              </w:rPr>
              <w:t xml:space="preserve"> </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0581269A" w14:textId="77777777" w:rsidR="00AA0913" w:rsidRPr="00AA0913" w:rsidRDefault="00AA0913" w:rsidP="00AA0913">
            <w:pPr>
              <w:rPr>
                <w:rFonts w:cstheme="minorHAnsi"/>
              </w:rPr>
            </w:pPr>
            <w:r w:rsidRPr="00AA0913">
              <w:rPr>
                <w:rFonts w:eastAsia="Calibri" w:cstheme="minorHAnsi"/>
                <w:color w:val="000000" w:themeColor="text1"/>
              </w:rPr>
              <w:t xml:space="preserve">Masa </w:t>
            </w:r>
            <w:proofErr w:type="spellStart"/>
            <w:r w:rsidRPr="00AA0913">
              <w:rPr>
                <w:rFonts w:eastAsia="Calibri" w:cstheme="minorHAnsi"/>
                <w:color w:val="000000" w:themeColor="text1"/>
              </w:rPr>
              <w:t>studi</w:t>
            </w:r>
            <w:proofErr w:type="spellEnd"/>
            <w:r w:rsidRPr="00AA0913">
              <w:rPr>
                <w:rFonts w:eastAsia="Calibri" w:cstheme="minorHAnsi"/>
                <w:color w:val="000000" w:themeColor="text1"/>
              </w:rPr>
              <w:t xml:space="preserve"> PS sangat </w:t>
            </w:r>
            <w:proofErr w:type="spellStart"/>
            <w:r w:rsidRPr="00AA0913">
              <w:rPr>
                <w:rFonts w:eastAsia="Calibri" w:cstheme="minorHAnsi"/>
                <w:color w:val="000000" w:themeColor="text1"/>
              </w:rPr>
              <w:t>baik</w:t>
            </w:r>
            <w:proofErr w:type="spellEnd"/>
          </w:p>
          <w:p w14:paraId="46B28EC1" w14:textId="77777777" w:rsidR="00AA0913" w:rsidRPr="00AA0913" w:rsidRDefault="00AA0913" w:rsidP="00AA0913">
            <w:pPr>
              <w:rPr>
                <w:rFonts w:cstheme="minorHAnsi"/>
              </w:rPr>
            </w:pPr>
            <w:proofErr w:type="spellStart"/>
            <w:r w:rsidRPr="00AA0913">
              <w:rPr>
                <w:rFonts w:eastAsia="Calibri" w:cstheme="minorHAnsi"/>
                <w:color w:val="000000" w:themeColor="text1"/>
              </w:rPr>
              <w:t>ditunjukkan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dengan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peningkatan</w:t>
            </w:r>
            <w:proofErr w:type="spellEnd"/>
          </w:p>
          <w:p w14:paraId="4B1B4D6A" w14:textId="77777777" w:rsidR="00AA0913" w:rsidRPr="00AA0913" w:rsidRDefault="00AA0913" w:rsidP="00AA0913">
            <w:pPr>
              <w:rPr>
                <w:rFonts w:cstheme="minorHAnsi"/>
              </w:rPr>
            </w:pPr>
            <w:r w:rsidRPr="00AA0913">
              <w:rPr>
                <w:rFonts w:eastAsia="Calibri" w:cstheme="minorHAnsi"/>
                <w:color w:val="000000" w:themeColor="text1"/>
              </w:rPr>
              <w:t xml:space="preserve">rata-rata masa </w:t>
            </w:r>
            <w:proofErr w:type="spellStart"/>
            <w:r w:rsidRPr="00AA0913">
              <w:rPr>
                <w:rFonts w:eastAsia="Calibri" w:cstheme="minorHAnsi"/>
                <w:color w:val="000000" w:themeColor="text1"/>
              </w:rPr>
              <w:t>studi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hingga</w:t>
            </w:r>
            <w:proofErr w:type="spellEnd"/>
          </w:p>
          <w:p w14:paraId="7175CA66" w14:textId="77777777" w:rsidR="00AA0913" w:rsidRPr="00AA0913" w:rsidRDefault="00AA0913" w:rsidP="00AA0913">
            <w:pPr>
              <w:rPr>
                <w:rFonts w:cstheme="minorHAnsi"/>
              </w:rPr>
            </w:pPr>
            <w:proofErr w:type="spellStart"/>
            <w:r w:rsidRPr="00AA0913">
              <w:rPr>
                <w:rFonts w:eastAsia="Calibri" w:cstheme="minorHAnsi"/>
                <w:color w:val="000000" w:themeColor="text1"/>
              </w:rPr>
              <w:t>mencapai</w:t>
            </w:r>
            <w:proofErr w:type="spellEnd"/>
            <w:r w:rsidRPr="00AA0913">
              <w:rPr>
                <w:rFonts w:eastAsia="Calibri" w:cstheme="minorHAnsi"/>
                <w:color w:val="000000" w:themeColor="text1"/>
              </w:rPr>
              <w:t xml:space="preserve"> 4 </w:t>
            </w:r>
            <w:proofErr w:type="spellStart"/>
            <w:r w:rsidRPr="00AA0913">
              <w:rPr>
                <w:rFonts w:eastAsia="Calibri" w:cstheme="minorHAnsi"/>
                <w:color w:val="000000" w:themeColor="text1"/>
              </w:rPr>
              <w:t>tahun</w:t>
            </w:r>
            <w:proofErr w:type="spellEnd"/>
            <w:r w:rsidRPr="00AA0913">
              <w:rPr>
                <w:rFonts w:eastAsia="Calibri" w:cstheme="minorHAnsi"/>
                <w:color w:val="000000" w:themeColor="text1"/>
              </w:rPr>
              <w:t xml:space="preserve"> di TS.</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4EE2A4AA" w14:textId="77777777" w:rsidR="00AA0913" w:rsidRPr="00AA0913" w:rsidRDefault="00AA0913" w:rsidP="00AA0913">
            <w:pPr>
              <w:rPr>
                <w:rFonts w:cstheme="minorHAnsi"/>
              </w:rPr>
            </w:pP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kualitas</w:t>
            </w:r>
            <w:proofErr w:type="spellEnd"/>
            <w:r w:rsidRPr="00AA0913">
              <w:rPr>
                <w:rFonts w:eastAsia="Calibri" w:cstheme="minorHAnsi"/>
              </w:rPr>
              <w:t xml:space="preserve"> </w:t>
            </w:r>
            <w:proofErr w:type="spellStart"/>
            <w:r w:rsidRPr="00AA0913">
              <w:rPr>
                <w:rFonts w:eastAsia="Calibri" w:cstheme="minorHAnsi"/>
              </w:rPr>
              <w:t>pembelajaran</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mengembangkan</w:t>
            </w:r>
            <w:proofErr w:type="spellEnd"/>
            <w:r w:rsidRPr="00AA0913">
              <w:rPr>
                <w:rFonts w:eastAsia="Calibri" w:cstheme="minorHAnsi"/>
              </w:rPr>
              <w:t xml:space="preserve"> </w:t>
            </w:r>
            <w:proofErr w:type="spellStart"/>
            <w:r w:rsidRPr="00AA0913">
              <w:rPr>
                <w:rFonts w:eastAsia="Calibri" w:cstheme="minorHAnsi"/>
              </w:rPr>
              <w:t>kurikulum</w:t>
            </w:r>
            <w:proofErr w:type="spellEnd"/>
            <w:r w:rsidRPr="00AA0913">
              <w:rPr>
                <w:rFonts w:eastAsia="Calibri" w:cstheme="minorHAnsi"/>
              </w:rPr>
              <w:t xml:space="preserve"> yang </w:t>
            </w:r>
            <w:proofErr w:type="spellStart"/>
            <w:r w:rsidRPr="00AA0913">
              <w:rPr>
                <w:rFonts w:eastAsia="Calibri" w:cstheme="minorHAnsi"/>
              </w:rPr>
              <w:t>menarik</w:t>
            </w:r>
            <w:proofErr w:type="spellEnd"/>
            <w:r w:rsidRPr="00AA0913">
              <w:rPr>
                <w:rFonts w:eastAsia="Calibri" w:cstheme="minorHAnsi"/>
              </w:rPr>
              <w:t xml:space="preserve"> dan </w:t>
            </w:r>
            <w:proofErr w:type="spellStart"/>
            <w:r w:rsidRPr="00AA0913">
              <w:rPr>
                <w:rFonts w:eastAsia="Calibri" w:cstheme="minorHAnsi"/>
              </w:rPr>
              <w:t>relevan</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kebutuhan</w:t>
            </w:r>
            <w:proofErr w:type="spellEnd"/>
            <w:r w:rsidRPr="00AA0913">
              <w:rPr>
                <w:rFonts w:eastAsia="Calibri" w:cstheme="minorHAnsi"/>
              </w:rPr>
              <w:t xml:space="preserve"> dunia </w:t>
            </w:r>
            <w:proofErr w:type="spellStart"/>
            <w:r w:rsidRPr="00AA0913">
              <w:rPr>
                <w:rFonts w:eastAsia="Calibri" w:cstheme="minorHAnsi"/>
              </w:rPr>
              <w:t>kerja</w:t>
            </w:r>
            <w:proofErr w:type="spellEnd"/>
            <w:r w:rsidRPr="00AA0913">
              <w:rPr>
                <w:rFonts w:eastAsia="Calibri" w:cstheme="minorHAnsi"/>
              </w:rPr>
              <w:t xml:space="preserve">, </w:t>
            </w:r>
            <w:proofErr w:type="spellStart"/>
            <w:r w:rsidRPr="00AA0913">
              <w:rPr>
                <w:rFonts w:eastAsia="Calibri" w:cstheme="minorHAnsi"/>
              </w:rPr>
              <w:t>serta</w:t>
            </w:r>
            <w:proofErr w:type="spellEnd"/>
            <w:r w:rsidRPr="00AA0913">
              <w:rPr>
                <w:rFonts w:eastAsia="Calibri" w:cstheme="minorHAnsi"/>
              </w:rPr>
              <w:t xml:space="preserve"> </w:t>
            </w:r>
            <w:proofErr w:type="spellStart"/>
            <w:r w:rsidRPr="00AA0913">
              <w:rPr>
                <w:rFonts w:eastAsia="Calibri" w:cstheme="minorHAnsi"/>
              </w:rPr>
              <w:t>menggunakan</w:t>
            </w:r>
            <w:proofErr w:type="spellEnd"/>
            <w:r w:rsidRPr="00AA0913">
              <w:rPr>
                <w:rFonts w:eastAsia="Calibri" w:cstheme="minorHAnsi"/>
              </w:rPr>
              <w:t xml:space="preserve"> </w:t>
            </w:r>
            <w:proofErr w:type="spellStart"/>
            <w:r w:rsidRPr="00AA0913">
              <w:rPr>
                <w:rFonts w:eastAsia="Calibri" w:cstheme="minorHAnsi"/>
              </w:rPr>
              <w:t>metode</w:t>
            </w:r>
            <w:proofErr w:type="spellEnd"/>
            <w:r w:rsidRPr="00AA0913">
              <w:rPr>
                <w:rFonts w:eastAsia="Calibri" w:cstheme="minorHAnsi"/>
              </w:rPr>
              <w:t xml:space="preserve"> </w:t>
            </w:r>
            <w:proofErr w:type="spellStart"/>
            <w:r w:rsidRPr="00AA0913">
              <w:rPr>
                <w:rFonts w:eastAsia="Calibri" w:cstheme="minorHAnsi"/>
              </w:rPr>
              <w:t>pembelajaran</w:t>
            </w:r>
            <w:proofErr w:type="spellEnd"/>
            <w:r w:rsidRPr="00AA0913">
              <w:rPr>
                <w:rFonts w:eastAsia="Calibri" w:cstheme="minorHAnsi"/>
              </w:rPr>
              <w:t xml:space="preserve"> yang </w:t>
            </w:r>
            <w:proofErr w:type="spellStart"/>
            <w:r w:rsidRPr="00AA0913">
              <w:rPr>
                <w:rFonts w:eastAsia="Calibri" w:cstheme="minorHAnsi"/>
              </w:rPr>
              <w:t>aktif</w:t>
            </w:r>
            <w:proofErr w:type="spellEnd"/>
            <w:r w:rsidRPr="00AA0913">
              <w:rPr>
                <w:rFonts w:eastAsia="Calibri" w:cstheme="minorHAnsi"/>
              </w:rPr>
              <w:t xml:space="preserve"> dan </w:t>
            </w:r>
            <w:proofErr w:type="spellStart"/>
            <w:r w:rsidRPr="00AA0913">
              <w:rPr>
                <w:rFonts w:eastAsia="Calibri" w:cstheme="minorHAnsi"/>
              </w:rPr>
              <w:t>inovatif</w:t>
            </w:r>
            <w:proofErr w:type="spellEnd"/>
          </w:p>
        </w:tc>
      </w:tr>
      <w:tr w:rsidR="00AA0913" w:rsidRPr="00AA0913" w14:paraId="15A9AE03"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46493730" w14:textId="77777777" w:rsidR="00AA0913" w:rsidRPr="00AA0913" w:rsidRDefault="00AA0913" w:rsidP="00AA0913">
            <w:pPr>
              <w:rPr>
                <w:rFonts w:cstheme="minorHAnsi"/>
              </w:rPr>
            </w:pPr>
            <w:r w:rsidRPr="00AA0913">
              <w:rPr>
                <w:rFonts w:eastAsia="Calibri" w:cstheme="minorHAnsi"/>
              </w:rPr>
              <w:t>1</w:t>
            </w:r>
          </w:p>
        </w:tc>
        <w:tc>
          <w:tcPr>
            <w:tcW w:w="2167" w:type="dxa"/>
            <w:tcBorders>
              <w:top w:val="single" w:sz="8" w:space="0" w:color="auto"/>
              <w:left w:val="single" w:sz="8" w:space="0" w:color="auto"/>
              <w:bottom w:val="single" w:sz="8" w:space="0" w:color="auto"/>
              <w:right w:val="single" w:sz="8" w:space="0" w:color="auto"/>
            </w:tcBorders>
            <w:tcMar>
              <w:left w:w="108" w:type="dxa"/>
              <w:right w:w="108" w:type="dxa"/>
            </w:tcMar>
          </w:tcPr>
          <w:p w14:paraId="01D6FBF1" w14:textId="77777777" w:rsidR="00AA0913" w:rsidRPr="00AA0913" w:rsidRDefault="00AA0913" w:rsidP="00AA0913">
            <w:pPr>
              <w:rPr>
                <w:rFonts w:cstheme="minorHAnsi"/>
              </w:rPr>
            </w:pPr>
            <w:proofErr w:type="spellStart"/>
            <w:r w:rsidRPr="00AA0913">
              <w:rPr>
                <w:rFonts w:eastAsia="Calibri" w:cstheme="minorHAnsi"/>
              </w:rPr>
              <w:t>Ketidakberhasilan</w:t>
            </w:r>
            <w:proofErr w:type="spellEnd"/>
            <w:r w:rsidRPr="00AA0913">
              <w:rPr>
                <w:rFonts w:eastAsia="Calibri" w:cstheme="minorHAnsi"/>
              </w:rPr>
              <w:t xml:space="preserve"> PS</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2F8BF550" w14:textId="77777777" w:rsidR="00AA0913" w:rsidRPr="00AA0913" w:rsidRDefault="00AA0913" w:rsidP="00AA0913">
            <w:pPr>
              <w:rPr>
                <w:rFonts w:cstheme="minorHAnsi"/>
              </w:rPr>
            </w:pPr>
            <w:proofErr w:type="spellStart"/>
            <w:r w:rsidRPr="00AA0913">
              <w:rPr>
                <w:rFonts w:eastAsia="Calibri" w:cstheme="minorHAnsi"/>
                <w:color w:val="000000" w:themeColor="text1"/>
              </w:rPr>
              <w:t>Kualifikasi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akademik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dosen</w:t>
            </w:r>
            <w:proofErr w:type="spellEnd"/>
            <w:r w:rsidRPr="00AA0913">
              <w:rPr>
                <w:rFonts w:eastAsia="Calibri" w:cstheme="minorHAnsi"/>
                <w:color w:val="000000" w:themeColor="text1"/>
              </w:rPr>
              <w:t xml:space="preserve"> di PS </w:t>
            </w:r>
            <w:proofErr w:type="spellStart"/>
            <w:r w:rsidRPr="00AA0913">
              <w:rPr>
                <w:rFonts w:eastAsia="Calibri" w:cstheme="minorHAnsi"/>
                <w:color w:val="000000" w:themeColor="text1"/>
              </w:rPr>
              <w:t>masih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rendah</w:t>
            </w:r>
            <w:proofErr w:type="spellEnd"/>
            <w:r w:rsidRPr="00AA0913">
              <w:rPr>
                <w:rFonts w:eastAsia="Calibri" w:cstheme="minorHAnsi"/>
                <w:color w:val="000000" w:themeColor="text1"/>
              </w:rPr>
              <w:t xml:space="preserve"> di mana 50% </w:t>
            </w:r>
            <w:proofErr w:type="spellStart"/>
            <w:r w:rsidRPr="00AA0913">
              <w:rPr>
                <w:rFonts w:eastAsia="Calibri" w:cstheme="minorHAnsi"/>
                <w:color w:val="000000" w:themeColor="text1"/>
              </w:rPr>
              <w:t>masih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ber</w:t>
            </w:r>
            <w:proofErr w:type="spellEnd"/>
            <w:r w:rsidRPr="00AA0913">
              <w:rPr>
                <w:rFonts w:eastAsia="Calibri" w:cstheme="minorHAnsi"/>
                <w:color w:val="000000" w:themeColor="text1"/>
              </w:rPr>
              <w:t xml:space="preserve">-JAD </w:t>
            </w:r>
            <w:proofErr w:type="spellStart"/>
            <w:r w:rsidRPr="00AA0913">
              <w:rPr>
                <w:rFonts w:eastAsia="Calibri" w:cstheme="minorHAnsi"/>
                <w:color w:val="000000" w:themeColor="text1"/>
              </w:rPr>
              <w:t>asisten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ahli</w:t>
            </w:r>
            <w:proofErr w:type="spellEnd"/>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274ED0B6" w14:textId="77777777" w:rsidR="00AA0913" w:rsidRPr="00AA0913" w:rsidRDefault="00AA0913" w:rsidP="00AA0913">
            <w:pPr>
              <w:rPr>
                <w:rFonts w:cstheme="minorHAnsi"/>
              </w:rPr>
            </w:pPr>
            <w:proofErr w:type="spellStart"/>
            <w:r w:rsidRPr="00AA0913">
              <w:rPr>
                <w:rFonts w:eastAsia="Calibri" w:cstheme="minorHAnsi"/>
                <w:color w:val="000000" w:themeColor="text1"/>
              </w:rPr>
              <w:t>Meningkatkan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kualifikasi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akademik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dosen</w:t>
            </w:r>
            <w:proofErr w:type="spellEnd"/>
            <w:r w:rsidRPr="00AA0913">
              <w:rPr>
                <w:rFonts w:eastAsia="Calibri" w:cstheme="minorHAnsi"/>
                <w:color w:val="000000" w:themeColor="text1"/>
              </w:rPr>
              <w:t xml:space="preserve"> di PS, </w:t>
            </w:r>
            <w:proofErr w:type="spellStart"/>
            <w:r w:rsidRPr="00AA0913">
              <w:rPr>
                <w:rFonts w:eastAsia="Calibri" w:cstheme="minorHAnsi"/>
                <w:color w:val="000000" w:themeColor="text1"/>
              </w:rPr>
              <w:t>khususnya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untuk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mengurangi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jumlah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dosen</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masih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berstatus</w:t>
            </w:r>
            <w:proofErr w:type="spellEnd"/>
            <w:r w:rsidRPr="00AA0913">
              <w:rPr>
                <w:rFonts w:eastAsia="Calibri" w:cstheme="minorHAnsi"/>
                <w:color w:val="000000" w:themeColor="text1"/>
              </w:rPr>
              <w:t xml:space="preserve"> JAD </w:t>
            </w:r>
            <w:proofErr w:type="spellStart"/>
            <w:r w:rsidRPr="00AA0913">
              <w:rPr>
                <w:rFonts w:eastAsia="Calibri" w:cstheme="minorHAnsi"/>
                <w:color w:val="000000" w:themeColor="text1"/>
              </w:rPr>
              <w:t>asisten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ahli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Memberikan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kesempatan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bagi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dosen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untuk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melanjutkan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studi</w:t>
            </w:r>
            <w:proofErr w:type="spellEnd"/>
            <w:r w:rsidRPr="00AA0913">
              <w:rPr>
                <w:rFonts w:eastAsia="Calibri" w:cstheme="minorHAnsi"/>
                <w:color w:val="000000" w:themeColor="text1"/>
              </w:rPr>
              <w:t xml:space="preserve"> S3 </w:t>
            </w:r>
            <w:proofErr w:type="spellStart"/>
            <w:r w:rsidRPr="00AA0913">
              <w:rPr>
                <w:rFonts w:eastAsia="Calibri" w:cstheme="minorHAnsi"/>
                <w:color w:val="000000" w:themeColor="text1"/>
              </w:rPr>
              <w:t>atau</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mengikuti</w:t>
            </w:r>
            <w:proofErr w:type="spellEnd"/>
            <w:r w:rsidRPr="00AA0913">
              <w:rPr>
                <w:rFonts w:eastAsia="Calibri" w:cstheme="minorHAnsi"/>
                <w:color w:val="000000" w:themeColor="text1"/>
              </w:rPr>
              <w:t xml:space="preserve"> program </w:t>
            </w:r>
            <w:proofErr w:type="spellStart"/>
            <w:r w:rsidRPr="00AA0913">
              <w:rPr>
                <w:rFonts w:eastAsia="Calibri" w:cstheme="minorHAnsi"/>
                <w:color w:val="000000" w:themeColor="text1"/>
              </w:rPr>
              <w:t>pelatihan</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pengembangan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diri</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relevan</w:t>
            </w:r>
            <w:proofErr w:type="spellEnd"/>
          </w:p>
        </w:tc>
      </w:tr>
      <w:tr w:rsidR="00AA0913" w:rsidRPr="00AA0913" w14:paraId="2B16A267"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29855F0A" w14:textId="77777777" w:rsidR="00AA0913" w:rsidRPr="00AA0913" w:rsidRDefault="00AA0913" w:rsidP="00AA0913">
            <w:pPr>
              <w:rPr>
                <w:rFonts w:cstheme="minorHAnsi"/>
              </w:rPr>
            </w:pPr>
            <w:r w:rsidRPr="00AA0913">
              <w:rPr>
                <w:rFonts w:eastAsia="Calibri" w:cstheme="minorHAnsi"/>
              </w:rPr>
              <w:t>2</w:t>
            </w:r>
          </w:p>
        </w:tc>
        <w:tc>
          <w:tcPr>
            <w:tcW w:w="2167" w:type="dxa"/>
            <w:tcBorders>
              <w:top w:val="single" w:sz="8" w:space="0" w:color="auto"/>
              <w:left w:val="single" w:sz="8" w:space="0" w:color="auto"/>
              <w:bottom w:val="single" w:sz="8" w:space="0" w:color="auto"/>
              <w:right w:val="single" w:sz="8" w:space="0" w:color="auto"/>
            </w:tcBorders>
            <w:tcMar>
              <w:left w:w="108" w:type="dxa"/>
              <w:right w:w="108" w:type="dxa"/>
            </w:tcMar>
          </w:tcPr>
          <w:p w14:paraId="7C9BD414" w14:textId="77777777" w:rsidR="00AA0913" w:rsidRPr="00AA0913" w:rsidRDefault="00AA0913" w:rsidP="00AA0913">
            <w:pPr>
              <w:rPr>
                <w:rFonts w:cstheme="minorHAnsi"/>
              </w:rPr>
            </w:pPr>
            <w:r w:rsidRPr="00AA0913">
              <w:rPr>
                <w:rFonts w:eastAsia="Calibri" w:cstheme="minorHAnsi"/>
              </w:rPr>
              <w:t xml:space="preserve"> </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0123EE1E" w14:textId="77777777" w:rsidR="00AA0913" w:rsidRPr="00AA0913" w:rsidRDefault="00AA0913" w:rsidP="00AA0913">
            <w:pPr>
              <w:rPr>
                <w:rFonts w:cstheme="minorHAnsi"/>
              </w:rPr>
            </w:pPr>
            <w:r w:rsidRPr="00AA0913">
              <w:rPr>
                <w:rFonts w:eastAsia="Calibri" w:cstheme="minorHAnsi"/>
                <w:color w:val="000000" w:themeColor="text1"/>
              </w:rPr>
              <w:t xml:space="preserve">Tulisan DTPS di media masa </w:t>
            </w:r>
            <w:proofErr w:type="spellStart"/>
            <w:r w:rsidRPr="00AA0913">
              <w:rPr>
                <w:rFonts w:eastAsia="Calibri" w:cstheme="minorHAnsi"/>
                <w:color w:val="000000" w:themeColor="text1"/>
              </w:rPr>
              <w:t>internasional</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masih</w:t>
            </w:r>
            <w:proofErr w:type="spellEnd"/>
          </w:p>
          <w:p w14:paraId="5A72A946" w14:textId="77777777" w:rsidR="00AA0913" w:rsidRPr="00AA0913" w:rsidRDefault="00AA0913" w:rsidP="00AA0913">
            <w:pPr>
              <w:rPr>
                <w:rFonts w:cstheme="minorHAnsi"/>
              </w:rPr>
            </w:pPr>
            <w:proofErr w:type="spellStart"/>
            <w:r w:rsidRPr="00AA0913">
              <w:rPr>
                <w:rFonts w:eastAsia="Calibri" w:cstheme="minorHAnsi"/>
                <w:color w:val="000000" w:themeColor="text1"/>
              </w:rPr>
              <w:t>Rendah</w:t>
            </w:r>
            <w:proofErr w:type="spellEnd"/>
            <w:r w:rsidRPr="00AA0913">
              <w:rPr>
                <w:rFonts w:eastAsia="Calibri" w:cstheme="minorHAnsi"/>
              </w:rPr>
              <w:t xml:space="preserve"> </w:t>
            </w:r>
            <w:proofErr w:type="spellStart"/>
            <w:r w:rsidRPr="00AA0913">
              <w:rPr>
                <w:rFonts w:eastAsia="Calibri" w:cstheme="minorHAnsi"/>
                <w:color w:val="000000" w:themeColor="text1"/>
              </w:rPr>
              <w:t>selama</w:t>
            </w:r>
            <w:proofErr w:type="spellEnd"/>
            <w:r w:rsidRPr="00AA0913">
              <w:rPr>
                <w:rFonts w:eastAsia="Calibri" w:cstheme="minorHAnsi"/>
                <w:color w:val="000000" w:themeColor="text1"/>
              </w:rPr>
              <w:t xml:space="preserve"> 4 </w:t>
            </w:r>
            <w:proofErr w:type="spellStart"/>
            <w:r w:rsidRPr="00AA0913">
              <w:rPr>
                <w:rFonts w:eastAsia="Calibri" w:cstheme="minorHAnsi"/>
                <w:color w:val="000000" w:themeColor="text1"/>
              </w:rPr>
              <w:t>tahun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akademik</w:t>
            </w:r>
            <w:proofErr w:type="spellEnd"/>
            <w:r w:rsidRPr="00AA0913">
              <w:rPr>
                <w:rFonts w:eastAsia="Calibri" w:cstheme="minorHAnsi"/>
                <w:color w:val="000000" w:themeColor="text1"/>
              </w:rPr>
              <w:t>.</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7BD4BAFE" w14:textId="77777777" w:rsidR="00AA0913" w:rsidRPr="00AA0913" w:rsidRDefault="00AA0913" w:rsidP="00AA0913">
            <w:pPr>
              <w:rPr>
                <w:rFonts w:cstheme="minorHAnsi"/>
              </w:rPr>
            </w:pPr>
            <w:proofErr w:type="spellStart"/>
            <w:r w:rsidRPr="00AA0913">
              <w:rPr>
                <w:rFonts w:eastAsia="Calibri" w:cstheme="minorHAnsi"/>
              </w:rPr>
              <w:t>Memotivasi</w:t>
            </w:r>
            <w:proofErr w:type="spellEnd"/>
            <w:r w:rsidRPr="00AA0913">
              <w:rPr>
                <w:rFonts w:eastAsia="Calibri" w:cstheme="minorHAnsi"/>
              </w:rPr>
              <w:t xml:space="preserve"> DTPS dan </w:t>
            </w:r>
            <w:proofErr w:type="spellStart"/>
            <w:r w:rsidRPr="00AA0913">
              <w:rPr>
                <w:rFonts w:eastAsia="Calibri" w:cstheme="minorHAnsi"/>
              </w:rPr>
              <w:t>mahasiswa</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aktif</w:t>
            </w:r>
            <w:proofErr w:type="spellEnd"/>
            <w:r w:rsidRPr="00AA0913">
              <w:rPr>
                <w:rFonts w:eastAsia="Calibri" w:cstheme="minorHAnsi"/>
              </w:rPr>
              <w:t xml:space="preserve"> </w:t>
            </w:r>
            <w:proofErr w:type="spellStart"/>
            <w:r w:rsidRPr="00AA0913">
              <w:rPr>
                <w:rFonts w:eastAsia="Calibri" w:cstheme="minorHAnsi"/>
              </w:rPr>
              <w:t>berpartisipasi</w:t>
            </w:r>
            <w:proofErr w:type="spellEnd"/>
            <w:r w:rsidRPr="00AA0913">
              <w:rPr>
                <w:rFonts w:eastAsia="Calibri" w:cstheme="minorHAnsi"/>
              </w:rPr>
              <w:t xml:space="preserve"> </w:t>
            </w:r>
            <w:proofErr w:type="spellStart"/>
            <w:r w:rsidRPr="00AA0913">
              <w:rPr>
                <w:rFonts w:eastAsia="Calibri" w:cstheme="minorHAnsi"/>
              </w:rPr>
              <w:t>dalam</w:t>
            </w:r>
            <w:proofErr w:type="spellEnd"/>
            <w:r w:rsidRPr="00AA0913">
              <w:rPr>
                <w:rFonts w:eastAsia="Calibri" w:cstheme="minorHAnsi"/>
              </w:rPr>
              <w:t xml:space="preserve"> </w:t>
            </w:r>
            <w:proofErr w:type="spellStart"/>
            <w:r w:rsidRPr="00AA0913">
              <w:rPr>
                <w:rFonts w:eastAsia="Calibri" w:cstheme="minorHAnsi"/>
              </w:rPr>
              <w:t>konferensi</w:t>
            </w:r>
            <w:proofErr w:type="spellEnd"/>
            <w:r w:rsidRPr="00AA0913">
              <w:rPr>
                <w:rFonts w:eastAsia="Calibri" w:cstheme="minorHAnsi"/>
              </w:rPr>
              <w:t xml:space="preserve"> </w:t>
            </w:r>
            <w:proofErr w:type="spellStart"/>
            <w:r w:rsidRPr="00AA0913">
              <w:rPr>
                <w:rFonts w:eastAsia="Calibri" w:cstheme="minorHAnsi"/>
              </w:rPr>
              <w:t>internasional</w:t>
            </w:r>
            <w:proofErr w:type="spellEnd"/>
            <w:r w:rsidRPr="00AA0913">
              <w:rPr>
                <w:rFonts w:eastAsia="Calibri" w:cstheme="minorHAnsi"/>
              </w:rPr>
              <w:t xml:space="preserve"> dan </w:t>
            </w:r>
            <w:proofErr w:type="spellStart"/>
            <w:r w:rsidRPr="00AA0913">
              <w:rPr>
                <w:rFonts w:eastAsia="Calibri" w:cstheme="minorHAnsi"/>
              </w:rPr>
              <w:t>membawa</w:t>
            </w:r>
            <w:proofErr w:type="spellEnd"/>
            <w:r w:rsidRPr="00AA0913">
              <w:rPr>
                <w:rFonts w:eastAsia="Calibri" w:cstheme="minorHAnsi"/>
              </w:rPr>
              <w:t xml:space="preserve"> </w:t>
            </w:r>
            <w:proofErr w:type="spellStart"/>
            <w:r w:rsidRPr="00AA0913">
              <w:rPr>
                <w:rFonts w:eastAsia="Calibri" w:cstheme="minorHAnsi"/>
              </w:rPr>
              <w:t>hasil</w:t>
            </w:r>
            <w:proofErr w:type="spellEnd"/>
            <w:r w:rsidRPr="00AA0913">
              <w:rPr>
                <w:rFonts w:eastAsia="Calibri" w:cstheme="minorHAnsi"/>
              </w:rPr>
              <w:t xml:space="preserve"> </w:t>
            </w:r>
            <w:proofErr w:type="spellStart"/>
            <w:r w:rsidRPr="00AA0913">
              <w:rPr>
                <w:rFonts w:eastAsia="Calibri" w:cstheme="minorHAnsi"/>
              </w:rPr>
              <w:t>penelitian</w:t>
            </w:r>
            <w:proofErr w:type="spellEnd"/>
            <w:r w:rsidRPr="00AA0913">
              <w:rPr>
                <w:rFonts w:eastAsia="Calibri" w:cstheme="minorHAnsi"/>
              </w:rPr>
              <w:t xml:space="preserve"> </w:t>
            </w:r>
            <w:proofErr w:type="spellStart"/>
            <w:r w:rsidRPr="00AA0913">
              <w:rPr>
                <w:rFonts w:eastAsia="Calibri" w:cstheme="minorHAnsi"/>
              </w:rPr>
              <w:t>mereka</w:t>
            </w:r>
            <w:proofErr w:type="spellEnd"/>
            <w:r w:rsidRPr="00AA0913">
              <w:rPr>
                <w:rFonts w:eastAsia="Calibri" w:cstheme="minorHAnsi"/>
              </w:rPr>
              <w:t xml:space="preserve"> </w:t>
            </w:r>
            <w:proofErr w:type="spellStart"/>
            <w:r w:rsidRPr="00AA0913">
              <w:rPr>
                <w:rFonts w:eastAsia="Calibri" w:cstheme="minorHAnsi"/>
              </w:rPr>
              <w:t>ke</w:t>
            </w:r>
            <w:proofErr w:type="spellEnd"/>
            <w:r w:rsidRPr="00AA0913">
              <w:rPr>
                <w:rFonts w:eastAsia="Calibri" w:cstheme="minorHAnsi"/>
              </w:rPr>
              <w:t xml:space="preserve"> </w:t>
            </w:r>
            <w:proofErr w:type="spellStart"/>
            <w:r w:rsidRPr="00AA0913">
              <w:rPr>
                <w:rFonts w:eastAsia="Calibri" w:cstheme="minorHAnsi"/>
              </w:rPr>
              <w:t>tingkat</w:t>
            </w:r>
            <w:proofErr w:type="spellEnd"/>
            <w:r w:rsidRPr="00AA0913">
              <w:rPr>
                <w:rFonts w:eastAsia="Calibri" w:cstheme="minorHAnsi"/>
              </w:rPr>
              <w:t xml:space="preserve"> </w:t>
            </w:r>
            <w:proofErr w:type="spellStart"/>
            <w:r w:rsidRPr="00AA0913">
              <w:rPr>
                <w:rFonts w:eastAsia="Calibri" w:cstheme="minorHAnsi"/>
              </w:rPr>
              <w:t>internasional</w:t>
            </w:r>
            <w:proofErr w:type="spellEnd"/>
          </w:p>
        </w:tc>
      </w:tr>
      <w:tr w:rsidR="00AA0913" w:rsidRPr="00AA0913" w14:paraId="5108FACC"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1E611446" w14:textId="77777777" w:rsidR="00AA0913" w:rsidRPr="00AA0913" w:rsidRDefault="00AA0913" w:rsidP="00AA0913">
            <w:pPr>
              <w:rPr>
                <w:rFonts w:cstheme="minorHAnsi"/>
              </w:rPr>
            </w:pPr>
            <w:r w:rsidRPr="00AA0913">
              <w:rPr>
                <w:rFonts w:eastAsia="Calibri" w:cstheme="minorHAnsi"/>
              </w:rPr>
              <w:t>3</w:t>
            </w:r>
          </w:p>
        </w:tc>
        <w:tc>
          <w:tcPr>
            <w:tcW w:w="2167" w:type="dxa"/>
            <w:tcBorders>
              <w:top w:val="single" w:sz="8" w:space="0" w:color="auto"/>
              <w:left w:val="single" w:sz="8" w:space="0" w:color="auto"/>
              <w:bottom w:val="single" w:sz="8" w:space="0" w:color="auto"/>
              <w:right w:val="single" w:sz="8" w:space="0" w:color="auto"/>
            </w:tcBorders>
            <w:tcMar>
              <w:left w:w="108" w:type="dxa"/>
              <w:right w:w="108" w:type="dxa"/>
            </w:tcMar>
          </w:tcPr>
          <w:p w14:paraId="0D538684" w14:textId="77777777" w:rsidR="00AA0913" w:rsidRPr="00AA0913" w:rsidRDefault="00AA0913" w:rsidP="00AA0913">
            <w:pPr>
              <w:rPr>
                <w:rFonts w:cstheme="minorHAnsi"/>
              </w:rPr>
            </w:pPr>
            <w:r w:rsidRPr="00AA0913">
              <w:rPr>
                <w:rFonts w:eastAsia="Calibri" w:cstheme="minorHAnsi"/>
              </w:rPr>
              <w:t xml:space="preserve"> </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585C3B8F" w14:textId="77777777" w:rsidR="00AA0913" w:rsidRPr="00AA0913" w:rsidRDefault="00AA0913" w:rsidP="00AA0913">
            <w:pPr>
              <w:rPr>
                <w:rFonts w:cstheme="minorHAnsi"/>
              </w:rPr>
            </w:pPr>
            <w:proofErr w:type="spellStart"/>
            <w:r w:rsidRPr="00AA0913">
              <w:rPr>
                <w:rFonts w:eastAsia="Calibri" w:cstheme="minorHAnsi"/>
                <w:color w:val="000000" w:themeColor="text1"/>
              </w:rPr>
              <w:t>Jumlah</w:t>
            </w:r>
            <w:proofErr w:type="spellEnd"/>
            <w:r w:rsidRPr="00AA0913">
              <w:rPr>
                <w:rFonts w:eastAsia="Calibri" w:cstheme="minorHAnsi"/>
              </w:rPr>
              <w:t xml:space="preserve"> </w:t>
            </w:r>
            <w:proofErr w:type="spellStart"/>
            <w:r w:rsidRPr="00AA0913">
              <w:rPr>
                <w:rFonts w:eastAsia="Calibri" w:cstheme="minorHAnsi"/>
                <w:color w:val="000000" w:themeColor="text1"/>
              </w:rPr>
              <w:t>sitasi</w:t>
            </w:r>
            <w:proofErr w:type="spellEnd"/>
            <w:r w:rsidRPr="00AA0913">
              <w:rPr>
                <w:rFonts w:eastAsia="Calibri" w:cstheme="minorHAnsi"/>
                <w:color w:val="000000" w:themeColor="text1"/>
              </w:rPr>
              <w:t xml:space="preserve"> DTPS dan</w:t>
            </w:r>
          </w:p>
          <w:p w14:paraId="6565D355" w14:textId="77777777" w:rsidR="00AA0913" w:rsidRPr="00AA0913" w:rsidRDefault="00AA0913" w:rsidP="00AA0913">
            <w:pPr>
              <w:rPr>
                <w:rFonts w:cstheme="minorHAnsi"/>
              </w:rPr>
            </w:pPr>
            <w:proofErr w:type="spellStart"/>
            <w:r w:rsidRPr="00AA0913">
              <w:rPr>
                <w:rFonts w:eastAsia="Calibri" w:cstheme="minorHAnsi"/>
                <w:color w:val="000000" w:themeColor="text1"/>
              </w:rPr>
              <w:t>Mahasiswa</w:t>
            </w:r>
            <w:proofErr w:type="spellEnd"/>
            <w:r w:rsidRPr="00AA0913">
              <w:rPr>
                <w:rFonts w:eastAsia="Calibri" w:cstheme="minorHAnsi"/>
              </w:rPr>
              <w:t xml:space="preserve"> </w:t>
            </w:r>
            <w:proofErr w:type="spellStart"/>
            <w:r w:rsidRPr="00AA0913">
              <w:rPr>
                <w:rFonts w:eastAsia="Calibri" w:cstheme="minorHAnsi"/>
                <w:color w:val="000000" w:themeColor="text1"/>
              </w:rPr>
              <w:t>tergolong</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masih</w:t>
            </w:r>
            <w:proofErr w:type="spellEnd"/>
          </w:p>
          <w:p w14:paraId="0E6963C9" w14:textId="77777777" w:rsidR="00AA0913" w:rsidRPr="00AA0913" w:rsidRDefault="00AA0913" w:rsidP="00AA0913">
            <w:pPr>
              <w:rPr>
                <w:rFonts w:eastAsia="Calibri" w:cstheme="minorHAnsi"/>
                <w:color w:val="000000" w:themeColor="text1"/>
              </w:rPr>
            </w:pPr>
            <w:r w:rsidRPr="00AA0913">
              <w:rPr>
                <w:rFonts w:eastAsia="Calibri" w:cstheme="minorHAnsi"/>
                <w:color w:val="000000" w:themeColor="text1"/>
              </w:rPr>
              <w:t xml:space="preserve">Kurang </w:t>
            </w:r>
            <w:proofErr w:type="spellStart"/>
            <w:r w:rsidRPr="00AA0913">
              <w:rPr>
                <w:rFonts w:eastAsia="Calibri" w:cstheme="minorHAnsi"/>
                <w:color w:val="000000" w:themeColor="text1"/>
              </w:rPr>
              <w:t>dari</w:t>
            </w:r>
            <w:proofErr w:type="spellEnd"/>
            <w:r w:rsidRPr="00AA0913">
              <w:rPr>
                <w:rFonts w:eastAsia="Calibri" w:cstheme="minorHAnsi"/>
                <w:color w:val="000000" w:themeColor="text1"/>
              </w:rPr>
              <w:t xml:space="preserve"> 50.</w:t>
            </w:r>
          </w:p>
        </w:tc>
        <w:tc>
          <w:tcPr>
            <w:tcW w:w="3121" w:type="dxa"/>
            <w:tcBorders>
              <w:top w:val="single" w:sz="8" w:space="0" w:color="auto"/>
              <w:left w:val="single" w:sz="8" w:space="0" w:color="auto"/>
              <w:bottom w:val="single" w:sz="8" w:space="0" w:color="auto"/>
              <w:right w:val="single" w:sz="8" w:space="0" w:color="auto"/>
            </w:tcBorders>
            <w:tcMar>
              <w:left w:w="108" w:type="dxa"/>
              <w:right w:w="108" w:type="dxa"/>
            </w:tcMar>
          </w:tcPr>
          <w:p w14:paraId="7C25CBD1" w14:textId="77777777" w:rsidR="00AA0913" w:rsidRPr="00AA0913" w:rsidRDefault="00AA0913" w:rsidP="00AA0913">
            <w:pPr>
              <w:rPr>
                <w:rFonts w:cstheme="minorHAnsi"/>
              </w:rPr>
            </w:pPr>
            <w:proofErr w:type="spellStart"/>
            <w:r w:rsidRPr="00AA0913">
              <w:rPr>
                <w:rFonts w:eastAsia="Calibri" w:cstheme="minorHAnsi"/>
                <w:color w:val="000000" w:themeColor="text1"/>
              </w:rPr>
              <w:t>Meningkatkan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jumlah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sitasi</w:t>
            </w:r>
            <w:proofErr w:type="spellEnd"/>
            <w:r w:rsidRPr="00AA0913">
              <w:rPr>
                <w:rFonts w:eastAsia="Calibri" w:cstheme="minorHAnsi"/>
                <w:color w:val="000000" w:themeColor="text1"/>
              </w:rPr>
              <w:t xml:space="preserve"> DTPS dan </w:t>
            </w:r>
            <w:proofErr w:type="spellStart"/>
            <w:r w:rsidRPr="00AA0913">
              <w:rPr>
                <w:rFonts w:eastAsia="Calibri" w:cstheme="minorHAnsi"/>
                <w:color w:val="000000" w:themeColor="text1"/>
              </w:rPr>
              <w:t>mahasiswa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dengan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cara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mengadakan</w:t>
            </w:r>
            <w:proofErr w:type="spellEnd"/>
            <w:r w:rsidRPr="00AA0913">
              <w:rPr>
                <w:rFonts w:eastAsia="Calibri" w:cstheme="minorHAnsi"/>
                <w:color w:val="000000" w:themeColor="text1"/>
              </w:rPr>
              <w:t xml:space="preserve"> program </w:t>
            </w:r>
            <w:proofErr w:type="spellStart"/>
            <w:r w:rsidRPr="00AA0913">
              <w:rPr>
                <w:rFonts w:eastAsia="Calibri" w:cstheme="minorHAnsi"/>
                <w:color w:val="000000" w:themeColor="text1"/>
              </w:rPr>
              <w:t>pelatihan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penulisan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artikel</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ilmiah</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baik</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mengadakan</w:t>
            </w:r>
            <w:proofErr w:type="spellEnd"/>
            <w:r w:rsidRPr="00AA0913">
              <w:rPr>
                <w:rFonts w:eastAsia="Calibri" w:cstheme="minorHAnsi"/>
                <w:color w:val="000000" w:themeColor="text1"/>
              </w:rPr>
              <w:t xml:space="preserve"> seminar </w:t>
            </w:r>
            <w:proofErr w:type="spellStart"/>
            <w:r w:rsidRPr="00AA0913">
              <w:rPr>
                <w:rFonts w:eastAsia="Calibri" w:cstheme="minorHAnsi"/>
                <w:color w:val="000000" w:themeColor="text1"/>
              </w:rPr>
              <w:t>atau</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konferensi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internasional</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untuk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memperkenalkan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hasil</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penelitian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mereka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kepada</w:t>
            </w:r>
            <w:proofErr w:type="spellEnd"/>
            <w:r w:rsidRPr="00AA0913">
              <w:rPr>
                <w:rFonts w:eastAsia="Calibri" w:cstheme="minorHAnsi"/>
                <w:color w:val="000000" w:themeColor="text1"/>
              </w:rPr>
              <w:t xml:space="preserve"> para </w:t>
            </w:r>
            <w:proofErr w:type="spellStart"/>
            <w:r w:rsidRPr="00AA0913">
              <w:rPr>
                <w:rFonts w:eastAsia="Calibri" w:cstheme="minorHAnsi"/>
                <w:color w:val="000000" w:themeColor="text1"/>
              </w:rPr>
              <w:t>akademisi</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praktisi</w:t>
            </w:r>
            <w:proofErr w:type="spellEnd"/>
            <w:r w:rsidRPr="00AA0913">
              <w:rPr>
                <w:rFonts w:eastAsia="Calibri" w:cstheme="minorHAnsi"/>
                <w:color w:val="000000" w:themeColor="text1"/>
              </w:rPr>
              <w:t xml:space="preserve"> di </w:t>
            </w:r>
            <w:proofErr w:type="spellStart"/>
            <w:r w:rsidRPr="00AA0913">
              <w:rPr>
                <w:rFonts w:eastAsia="Calibri" w:cstheme="minorHAnsi"/>
                <w:color w:val="000000" w:themeColor="text1"/>
              </w:rPr>
              <w:t>bidang</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sama</w:t>
            </w:r>
            <w:proofErr w:type="spellEnd"/>
          </w:p>
        </w:tc>
      </w:tr>
    </w:tbl>
    <w:p w14:paraId="608A5746" w14:textId="77777777" w:rsidR="00AA0913" w:rsidRPr="00AA0913" w:rsidRDefault="00AA0913" w:rsidP="00AA0913">
      <w:pPr>
        <w:spacing w:after="0" w:line="240" w:lineRule="auto"/>
        <w:jc w:val="both"/>
        <w:rPr>
          <w:rFonts w:cstheme="minorHAnsi"/>
        </w:rPr>
      </w:pPr>
      <w:r w:rsidRPr="00AA0913">
        <w:rPr>
          <w:rFonts w:eastAsia="Calibri" w:cstheme="minorHAnsi"/>
        </w:rPr>
        <w:t xml:space="preserve"> </w:t>
      </w:r>
    </w:p>
    <w:p w14:paraId="3642F93D" w14:textId="77777777" w:rsidR="00AA0913" w:rsidRPr="00AA0913" w:rsidRDefault="00AA0913" w:rsidP="00AA0913">
      <w:pPr>
        <w:spacing w:after="0" w:line="240" w:lineRule="auto"/>
        <w:jc w:val="both"/>
        <w:rPr>
          <w:rFonts w:cstheme="minorHAnsi"/>
        </w:rPr>
      </w:pPr>
      <w:r w:rsidRPr="00AA0913">
        <w:rPr>
          <w:rFonts w:eastAsia="Calibri" w:cstheme="minorHAnsi"/>
          <w:b/>
          <w:bCs/>
          <w:color w:val="000000" w:themeColor="text1"/>
        </w:rPr>
        <w:t xml:space="preserve">C2. </w:t>
      </w:r>
      <w:proofErr w:type="spellStart"/>
      <w:r w:rsidRPr="00AA0913">
        <w:rPr>
          <w:rFonts w:eastAsia="Calibri" w:cstheme="minorHAnsi"/>
          <w:b/>
          <w:bCs/>
          <w:color w:val="000000" w:themeColor="text1"/>
        </w:rPr>
        <w:t>Permasalahan</w:t>
      </w:r>
      <w:proofErr w:type="spellEnd"/>
      <w:r w:rsidRPr="00AA0913">
        <w:rPr>
          <w:rFonts w:eastAsia="Calibri" w:cstheme="minorHAnsi"/>
          <w:b/>
          <w:bCs/>
          <w:color w:val="000000" w:themeColor="text1"/>
        </w:rPr>
        <w:t xml:space="preserve"> dan </w:t>
      </w:r>
      <w:proofErr w:type="spellStart"/>
      <w:r w:rsidRPr="00AA0913">
        <w:rPr>
          <w:rFonts w:eastAsia="Calibri" w:cstheme="minorHAnsi"/>
          <w:b/>
          <w:bCs/>
          <w:color w:val="000000" w:themeColor="text1"/>
        </w:rPr>
        <w:t>Pemecahan</w:t>
      </w:r>
      <w:proofErr w:type="spellEnd"/>
      <w:r w:rsidRPr="00AA0913">
        <w:rPr>
          <w:rFonts w:eastAsia="Calibri" w:cstheme="minorHAnsi"/>
          <w:b/>
          <w:bCs/>
          <w:color w:val="000000" w:themeColor="text1"/>
        </w:rPr>
        <w:t xml:space="preserve"> </w:t>
      </w:r>
      <w:proofErr w:type="spellStart"/>
      <w:r w:rsidRPr="00AA0913">
        <w:rPr>
          <w:rFonts w:eastAsia="Calibri" w:cstheme="minorHAnsi"/>
          <w:b/>
          <w:bCs/>
          <w:color w:val="000000" w:themeColor="text1"/>
        </w:rPr>
        <w:t>Praktis</w:t>
      </w:r>
      <w:proofErr w:type="spellEnd"/>
    </w:p>
    <w:p w14:paraId="426066B6" w14:textId="77777777" w:rsidR="00AA0913" w:rsidRPr="00AA0913" w:rsidRDefault="00AA0913" w:rsidP="00AA0913">
      <w:pPr>
        <w:spacing w:after="0" w:line="240" w:lineRule="auto"/>
        <w:jc w:val="both"/>
        <w:rPr>
          <w:rFonts w:cstheme="minorHAnsi"/>
        </w:rPr>
      </w:pPr>
      <w:proofErr w:type="spellStart"/>
      <w:r w:rsidRPr="00AA0913">
        <w:rPr>
          <w:rFonts w:eastAsia="Calibri" w:cstheme="minorHAnsi"/>
          <w:color w:val="000000" w:themeColor="text1"/>
        </w:rPr>
        <w:t>Permasalahan</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dihadapi</w:t>
      </w:r>
      <w:proofErr w:type="spellEnd"/>
      <w:r w:rsidRPr="00AA0913">
        <w:rPr>
          <w:rFonts w:eastAsia="Calibri" w:cstheme="minorHAnsi"/>
          <w:color w:val="000000" w:themeColor="text1"/>
        </w:rPr>
        <w:t xml:space="preserve"> oleh PS dan </w:t>
      </w:r>
      <w:proofErr w:type="spellStart"/>
      <w:r w:rsidRPr="00AA0913">
        <w:rPr>
          <w:rFonts w:eastAsia="Calibri" w:cstheme="minorHAnsi"/>
          <w:color w:val="000000" w:themeColor="text1"/>
        </w:rPr>
        <w:t>pemecahannya</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mencakup</w:t>
      </w:r>
      <w:proofErr w:type="spellEnd"/>
      <w:r w:rsidRPr="00AA0913">
        <w:rPr>
          <w:rFonts w:eastAsia="Calibri" w:cstheme="minorHAnsi"/>
          <w:color w:val="000000" w:themeColor="text1"/>
        </w:rPr>
        <w:t xml:space="preserve"> (1) tata </w:t>
      </w:r>
      <w:proofErr w:type="spellStart"/>
      <w:r w:rsidRPr="00AA0913">
        <w:rPr>
          <w:rFonts w:eastAsia="Calibri" w:cstheme="minorHAnsi"/>
          <w:color w:val="000000" w:themeColor="text1"/>
        </w:rPr>
        <w:t>pamong</w:t>
      </w:r>
      <w:proofErr w:type="spellEnd"/>
      <w:r w:rsidRPr="00AA0913">
        <w:rPr>
          <w:rFonts w:eastAsia="Calibri" w:cstheme="minorHAnsi"/>
          <w:color w:val="000000" w:themeColor="text1"/>
        </w:rPr>
        <w:t xml:space="preserve">, tata </w:t>
      </w:r>
      <w:proofErr w:type="spellStart"/>
      <w:r w:rsidRPr="00AA0913">
        <w:rPr>
          <w:rFonts w:eastAsia="Calibri" w:cstheme="minorHAnsi"/>
          <w:color w:val="000000" w:themeColor="text1"/>
        </w:rPr>
        <w:t>kelola</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kerjasama</w:t>
      </w:r>
      <w:proofErr w:type="spellEnd"/>
      <w:r w:rsidRPr="00AA0913">
        <w:rPr>
          <w:rFonts w:eastAsia="Calibri" w:cstheme="minorHAnsi"/>
          <w:color w:val="000000" w:themeColor="text1"/>
        </w:rPr>
        <w:t xml:space="preserve">; (2) </w:t>
      </w:r>
      <w:proofErr w:type="spellStart"/>
      <w:r w:rsidRPr="00AA0913">
        <w:rPr>
          <w:rFonts w:eastAsia="Calibri" w:cstheme="minorHAnsi"/>
          <w:color w:val="000000" w:themeColor="text1"/>
        </w:rPr>
        <w:t>mahasiswa</w:t>
      </w:r>
      <w:proofErr w:type="spellEnd"/>
      <w:r w:rsidRPr="00AA0913">
        <w:rPr>
          <w:rFonts w:eastAsia="Calibri" w:cstheme="minorHAnsi"/>
          <w:color w:val="000000" w:themeColor="text1"/>
        </w:rPr>
        <w:t xml:space="preserve">; (3) </w:t>
      </w:r>
      <w:proofErr w:type="spellStart"/>
      <w:r w:rsidRPr="00AA0913">
        <w:rPr>
          <w:rFonts w:eastAsia="Calibri" w:cstheme="minorHAnsi"/>
          <w:color w:val="000000" w:themeColor="text1"/>
        </w:rPr>
        <w:t>sumber</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daya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manusia</w:t>
      </w:r>
      <w:proofErr w:type="spellEnd"/>
      <w:r w:rsidRPr="00AA0913">
        <w:rPr>
          <w:rFonts w:eastAsia="Calibri" w:cstheme="minorHAnsi"/>
          <w:color w:val="000000" w:themeColor="text1"/>
        </w:rPr>
        <w:t xml:space="preserve">; (4) </w:t>
      </w:r>
      <w:proofErr w:type="spellStart"/>
      <w:r w:rsidRPr="00AA0913">
        <w:rPr>
          <w:rFonts w:eastAsia="Calibri" w:cstheme="minorHAnsi"/>
          <w:color w:val="000000" w:themeColor="text1"/>
        </w:rPr>
        <w:t>keuangan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sarana</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prasarana</w:t>
      </w:r>
      <w:proofErr w:type="spellEnd"/>
      <w:r w:rsidRPr="00AA0913">
        <w:rPr>
          <w:rFonts w:eastAsia="Calibri" w:cstheme="minorHAnsi"/>
          <w:color w:val="000000" w:themeColor="text1"/>
        </w:rPr>
        <w:t xml:space="preserve">; (5) </w:t>
      </w:r>
      <w:proofErr w:type="spellStart"/>
      <w:r w:rsidRPr="00AA0913">
        <w:rPr>
          <w:rFonts w:eastAsia="Calibri" w:cstheme="minorHAnsi"/>
          <w:color w:val="000000" w:themeColor="text1"/>
        </w:rPr>
        <w:t>pendidikan</w:t>
      </w:r>
      <w:proofErr w:type="spellEnd"/>
      <w:r w:rsidRPr="00AA0913">
        <w:rPr>
          <w:rFonts w:eastAsia="Calibri" w:cstheme="minorHAnsi"/>
          <w:color w:val="000000" w:themeColor="text1"/>
        </w:rPr>
        <w:t xml:space="preserve">; (6) </w:t>
      </w:r>
      <w:proofErr w:type="spellStart"/>
      <w:r w:rsidRPr="00AA0913">
        <w:rPr>
          <w:rFonts w:eastAsia="Calibri" w:cstheme="minorHAnsi"/>
          <w:color w:val="000000" w:themeColor="text1"/>
        </w:rPr>
        <w:t>penelitian</w:t>
      </w:r>
      <w:proofErr w:type="spellEnd"/>
      <w:r w:rsidRPr="00AA0913">
        <w:rPr>
          <w:rFonts w:eastAsia="Calibri" w:cstheme="minorHAnsi"/>
          <w:color w:val="000000" w:themeColor="text1"/>
        </w:rPr>
        <w:t xml:space="preserve">; (7) </w:t>
      </w:r>
      <w:proofErr w:type="spellStart"/>
      <w:r w:rsidRPr="00AA0913">
        <w:rPr>
          <w:rFonts w:eastAsia="Calibri" w:cstheme="minorHAnsi"/>
          <w:color w:val="000000" w:themeColor="text1"/>
        </w:rPr>
        <w:t>pengabdian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kepada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masyarakat</w:t>
      </w:r>
      <w:proofErr w:type="spellEnd"/>
      <w:r w:rsidRPr="00AA0913">
        <w:rPr>
          <w:rFonts w:eastAsia="Calibri" w:cstheme="minorHAnsi"/>
          <w:color w:val="000000" w:themeColor="text1"/>
        </w:rPr>
        <w:t xml:space="preserve">; dan (8) </w:t>
      </w:r>
      <w:proofErr w:type="spellStart"/>
      <w:r w:rsidRPr="00AA0913">
        <w:rPr>
          <w:rFonts w:eastAsia="Calibri" w:cstheme="minorHAnsi"/>
          <w:color w:val="000000" w:themeColor="text1"/>
        </w:rPr>
        <w:t>luaran</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capaian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tridharma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dengan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mengikuti</w:t>
      </w:r>
      <w:proofErr w:type="spellEnd"/>
      <w:r w:rsidRPr="00AA0913">
        <w:rPr>
          <w:rFonts w:eastAsia="Calibri" w:cstheme="minorHAnsi"/>
          <w:color w:val="000000" w:themeColor="text1"/>
        </w:rPr>
        <w:t xml:space="preserve"> format </w:t>
      </w:r>
      <w:proofErr w:type="spellStart"/>
      <w:r w:rsidRPr="00AA0913">
        <w:rPr>
          <w:rFonts w:eastAsia="Calibri" w:cstheme="minorHAnsi"/>
          <w:color w:val="000000" w:themeColor="text1"/>
        </w:rPr>
        <w:t>Tabel</w:t>
      </w:r>
      <w:proofErr w:type="spellEnd"/>
      <w:r w:rsidRPr="00AA0913">
        <w:rPr>
          <w:rFonts w:eastAsia="Calibri" w:cstheme="minorHAnsi"/>
          <w:color w:val="000000" w:themeColor="text1"/>
        </w:rPr>
        <w:t xml:space="preserve"> C.2.</w:t>
      </w:r>
    </w:p>
    <w:p w14:paraId="07512DE3" w14:textId="77777777" w:rsidR="00AA0913" w:rsidRPr="00AA0913" w:rsidRDefault="00AA0913" w:rsidP="00AA0913">
      <w:pPr>
        <w:spacing w:after="0" w:line="240" w:lineRule="auto"/>
        <w:jc w:val="both"/>
        <w:rPr>
          <w:rFonts w:cstheme="minorHAnsi"/>
        </w:rPr>
      </w:pPr>
      <w:r w:rsidRPr="00AA0913">
        <w:rPr>
          <w:rFonts w:eastAsia="Calibri" w:cstheme="minorHAnsi"/>
          <w:color w:val="000000" w:themeColor="text1"/>
        </w:rPr>
        <w:t xml:space="preserve"> </w:t>
      </w:r>
    </w:p>
    <w:p w14:paraId="505A01CE" w14:textId="77777777" w:rsidR="00AA0913" w:rsidRPr="00AA0913" w:rsidRDefault="00AA0913" w:rsidP="00AA0913">
      <w:pPr>
        <w:spacing w:after="0" w:line="240" w:lineRule="auto"/>
        <w:jc w:val="both"/>
        <w:rPr>
          <w:rFonts w:cstheme="minorHAnsi"/>
        </w:rPr>
      </w:pPr>
      <w:proofErr w:type="spellStart"/>
      <w:r w:rsidRPr="00AA0913">
        <w:rPr>
          <w:rFonts w:eastAsia="Calibri" w:cstheme="minorHAnsi"/>
          <w:color w:val="000000" w:themeColor="text1"/>
        </w:rPr>
        <w:t>Tabel</w:t>
      </w:r>
      <w:proofErr w:type="spellEnd"/>
      <w:r w:rsidRPr="00AA0913">
        <w:rPr>
          <w:rFonts w:eastAsia="Calibri" w:cstheme="minorHAnsi"/>
          <w:color w:val="000000" w:themeColor="text1"/>
        </w:rPr>
        <w:t xml:space="preserve"> C2. </w:t>
      </w:r>
      <w:proofErr w:type="spellStart"/>
      <w:r w:rsidRPr="00AA0913">
        <w:rPr>
          <w:rFonts w:eastAsia="Calibri" w:cstheme="minorHAnsi"/>
          <w:color w:val="000000" w:themeColor="text1"/>
        </w:rPr>
        <w:t>Permasalahan</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Pemecahan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Praktis</w:t>
      </w:r>
      <w:proofErr w:type="spellEnd"/>
    </w:p>
    <w:tbl>
      <w:tblPr>
        <w:tblStyle w:val="TableGrid"/>
        <w:tblW w:w="0" w:type="auto"/>
        <w:tblLayout w:type="fixed"/>
        <w:tblLook w:val="04A0" w:firstRow="1" w:lastRow="0" w:firstColumn="1" w:lastColumn="0" w:noHBand="0" w:noVBand="1"/>
      </w:tblPr>
      <w:tblGrid>
        <w:gridCol w:w="607"/>
        <w:gridCol w:w="3554"/>
        <w:gridCol w:w="4854"/>
      </w:tblGrid>
      <w:tr w:rsidR="00AA0913" w:rsidRPr="00AA0913" w14:paraId="6A6329EA"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28041959" w14:textId="77777777" w:rsidR="00AA0913" w:rsidRPr="00AA0913" w:rsidRDefault="00AA0913" w:rsidP="00AA0913">
            <w:pPr>
              <w:rPr>
                <w:rFonts w:cstheme="minorHAnsi"/>
              </w:rPr>
            </w:pPr>
            <w:r w:rsidRPr="00AA0913">
              <w:rPr>
                <w:rFonts w:eastAsia="Calibri" w:cstheme="minorHAnsi"/>
                <w:color w:val="000000" w:themeColor="text1"/>
              </w:rPr>
              <w:lastRenderedPageBreak/>
              <w:t>No</w:t>
            </w:r>
          </w:p>
        </w:tc>
        <w:tc>
          <w:tcPr>
            <w:tcW w:w="3554" w:type="dxa"/>
            <w:tcBorders>
              <w:top w:val="single" w:sz="8" w:space="0" w:color="auto"/>
              <w:left w:val="single" w:sz="8" w:space="0" w:color="auto"/>
              <w:bottom w:val="single" w:sz="8" w:space="0" w:color="auto"/>
              <w:right w:val="single" w:sz="8" w:space="0" w:color="auto"/>
            </w:tcBorders>
            <w:tcMar>
              <w:left w:w="108" w:type="dxa"/>
              <w:right w:w="108" w:type="dxa"/>
            </w:tcMar>
          </w:tcPr>
          <w:p w14:paraId="404D392F" w14:textId="77777777" w:rsidR="00AA0913" w:rsidRPr="00AA0913" w:rsidRDefault="00AA0913" w:rsidP="00AA0913">
            <w:pPr>
              <w:rPr>
                <w:rFonts w:cstheme="minorHAnsi"/>
              </w:rPr>
            </w:pPr>
            <w:proofErr w:type="spellStart"/>
            <w:r w:rsidRPr="00AA0913">
              <w:rPr>
                <w:rFonts w:eastAsia="Calibri" w:cstheme="minorHAnsi"/>
                <w:color w:val="000000" w:themeColor="text1"/>
              </w:rPr>
              <w:t>Permasalahan</w:t>
            </w:r>
            <w:proofErr w:type="spellEnd"/>
          </w:p>
        </w:tc>
        <w:tc>
          <w:tcPr>
            <w:tcW w:w="4854" w:type="dxa"/>
            <w:tcBorders>
              <w:top w:val="single" w:sz="8" w:space="0" w:color="auto"/>
              <w:left w:val="single" w:sz="8" w:space="0" w:color="auto"/>
              <w:bottom w:val="single" w:sz="8" w:space="0" w:color="auto"/>
              <w:right w:val="single" w:sz="8" w:space="0" w:color="auto"/>
            </w:tcBorders>
            <w:tcMar>
              <w:left w:w="108" w:type="dxa"/>
              <w:right w:w="108" w:type="dxa"/>
            </w:tcMar>
          </w:tcPr>
          <w:p w14:paraId="6D978F59" w14:textId="77777777" w:rsidR="00AA0913" w:rsidRPr="00AA0913" w:rsidRDefault="00AA0913" w:rsidP="00AA0913">
            <w:pPr>
              <w:rPr>
                <w:rFonts w:cstheme="minorHAnsi"/>
              </w:rPr>
            </w:pPr>
            <w:proofErr w:type="spellStart"/>
            <w:r w:rsidRPr="00AA0913">
              <w:rPr>
                <w:rFonts w:eastAsia="Calibri" w:cstheme="minorHAnsi"/>
                <w:color w:val="000000" w:themeColor="text1"/>
              </w:rPr>
              <w:t>Pemecahan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Praktis</w:t>
            </w:r>
            <w:proofErr w:type="spellEnd"/>
          </w:p>
        </w:tc>
      </w:tr>
      <w:tr w:rsidR="00AA0913" w:rsidRPr="00AA0913" w14:paraId="51C2C11B"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794BD517" w14:textId="77777777" w:rsidR="00AA0913" w:rsidRPr="00AA0913" w:rsidRDefault="00AA0913" w:rsidP="00AA0913">
            <w:pPr>
              <w:rPr>
                <w:rFonts w:cstheme="minorHAnsi"/>
              </w:rPr>
            </w:pPr>
            <w:r w:rsidRPr="00AA0913">
              <w:rPr>
                <w:rFonts w:eastAsia="Calibri" w:cstheme="minorHAnsi"/>
                <w:color w:val="000000" w:themeColor="text1"/>
              </w:rPr>
              <w:t>1</w:t>
            </w:r>
          </w:p>
        </w:tc>
        <w:tc>
          <w:tcPr>
            <w:tcW w:w="3554" w:type="dxa"/>
            <w:tcBorders>
              <w:top w:val="single" w:sz="8" w:space="0" w:color="auto"/>
              <w:left w:val="single" w:sz="8" w:space="0" w:color="auto"/>
              <w:bottom w:val="single" w:sz="8" w:space="0" w:color="auto"/>
              <w:right w:val="single" w:sz="8" w:space="0" w:color="auto"/>
            </w:tcBorders>
            <w:tcMar>
              <w:left w:w="108" w:type="dxa"/>
              <w:right w:w="108" w:type="dxa"/>
            </w:tcMar>
          </w:tcPr>
          <w:p w14:paraId="6D3AC073" w14:textId="77777777" w:rsidR="00AA0913" w:rsidRPr="00AA0913" w:rsidRDefault="00AA0913" w:rsidP="00AA0913">
            <w:pPr>
              <w:rPr>
                <w:rFonts w:cstheme="minorHAnsi"/>
              </w:rPr>
            </w:pPr>
            <w:r w:rsidRPr="00AA0913">
              <w:rPr>
                <w:rFonts w:eastAsia="Calibri" w:cstheme="minorHAnsi"/>
                <w:color w:val="000000" w:themeColor="text1"/>
              </w:rPr>
              <w:t xml:space="preserve">Belum </w:t>
            </w:r>
            <w:proofErr w:type="spellStart"/>
            <w:r w:rsidRPr="00AA0913">
              <w:rPr>
                <w:rFonts w:eastAsia="Calibri" w:cstheme="minorHAnsi"/>
                <w:color w:val="000000" w:themeColor="text1"/>
              </w:rPr>
              <w:t>semua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dosen</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mahasiswa</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memahami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visi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misi</w:t>
            </w:r>
            <w:proofErr w:type="spellEnd"/>
            <w:r w:rsidRPr="00AA0913">
              <w:rPr>
                <w:rFonts w:eastAsia="Calibri" w:cstheme="minorHAnsi"/>
                <w:color w:val="000000" w:themeColor="text1"/>
              </w:rPr>
              <w:t xml:space="preserve"> PS. </w:t>
            </w:r>
          </w:p>
        </w:tc>
        <w:tc>
          <w:tcPr>
            <w:tcW w:w="4854" w:type="dxa"/>
            <w:tcBorders>
              <w:top w:val="single" w:sz="8" w:space="0" w:color="auto"/>
              <w:left w:val="single" w:sz="8" w:space="0" w:color="auto"/>
              <w:bottom w:val="single" w:sz="8" w:space="0" w:color="auto"/>
              <w:right w:val="single" w:sz="8" w:space="0" w:color="auto"/>
            </w:tcBorders>
            <w:tcMar>
              <w:left w:w="108" w:type="dxa"/>
              <w:right w:w="108" w:type="dxa"/>
            </w:tcMar>
          </w:tcPr>
          <w:p w14:paraId="01F5E79A" w14:textId="77777777" w:rsidR="00AA0913" w:rsidRPr="00AA0913" w:rsidRDefault="00AA0913" w:rsidP="00AA0913">
            <w:pPr>
              <w:rPr>
                <w:rFonts w:cstheme="minorHAnsi"/>
              </w:rPr>
            </w:pPr>
            <w:proofErr w:type="spellStart"/>
            <w:r w:rsidRPr="00AA0913">
              <w:rPr>
                <w:rFonts w:eastAsia="Calibri" w:cstheme="minorHAnsi"/>
              </w:rPr>
              <w:t>Mengadakan</w:t>
            </w:r>
            <w:proofErr w:type="spellEnd"/>
            <w:r w:rsidRPr="00AA0913">
              <w:rPr>
                <w:rFonts w:eastAsia="Calibri" w:cstheme="minorHAnsi"/>
              </w:rPr>
              <w:t xml:space="preserve"> </w:t>
            </w:r>
            <w:proofErr w:type="spellStart"/>
            <w:r w:rsidRPr="00AA0913">
              <w:rPr>
                <w:rFonts w:eastAsia="Calibri" w:cstheme="minorHAnsi"/>
              </w:rPr>
              <w:t>kegiatan</w:t>
            </w:r>
            <w:proofErr w:type="spellEnd"/>
            <w:r w:rsidRPr="00AA0913">
              <w:rPr>
                <w:rFonts w:eastAsia="Calibri" w:cstheme="minorHAnsi"/>
              </w:rPr>
              <w:t xml:space="preserve"> </w:t>
            </w:r>
            <w:proofErr w:type="spellStart"/>
            <w:r w:rsidRPr="00AA0913">
              <w:rPr>
                <w:rFonts w:eastAsia="Calibri" w:cstheme="minorHAnsi"/>
              </w:rPr>
              <w:t>sosialisasi</w:t>
            </w:r>
            <w:proofErr w:type="spellEnd"/>
            <w:r w:rsidRPr="00AA0913">
              <w:rPr>
                <w:rFonts w:eastAsia="Calibri" w:cstheme="minorHAnsi"/>
              </w:rPr>
              <w:t xml:space="preserve"> </w:t>
            </w:r>
            <w:proofErr w:type="spellStart"/>
            <w:r w:rsidRPr="00AA0913">
              <w:rPr>
                <w:rFonts w:eastAsia="Calibri" w:cstheme="minorHAnsi"/>
              </w:rPr>
              <w:t>visi</w:t>
            </w:r>
            <w:proofErr w:type="spellEnd"/>
            <w:r w:rsidRPr="00AA0913">
              <w:rPr>
                <w:rFonts w:eastAsia="Calibri" w:cstheme="minorHAnsi"/>
              </w:rPr>
              <w:t xml:space="preserve"> </w:t>
            </w:r>
            <w:proofErr w:type="spellStart"/>
            <w:r w:rsidRPr="00AA0913">
              <w:rPr>
                <w:rFonts w:eastAsia="Calibri" w:cstheme="minorHAnsi"/>
              </w:rPr>
              <w:t>misi</w:t>
            </w:r>
            <w:proofErr w:type="spellEnd"/>
            <w:r w:rsidRPr="00AA0913">
              <w:rPr>
                <w:rFonts w:eastAsia="Calibri" w:cstheme="minorHAnsi"/>
              </w:rPr>
              <w:t xml:space="preserve"> PS </w:t>
            </w:r>
            <w:proofErr w:type="spellStart"/>
            <w:r w:rsidRPr="00AA0913">
              <w:rPr>
                <w:rFonts w:eastAsia="Calibri" w:cstheme="minorHAnsi"/>
              </w:rPr>
              <w:t>secara</w:t>
            </w:r>
            <w:proofErr w:type="spellEnd"/>
            <w:r w:rsidRPr="00AA0913">
              <w:rPr>
                <w:rFonts w:eastAsia="Calibri" w:cstheme="minorHAnsi"/>
              </w:rPr>
              <w:t xml:space="preserve"> </w:t>
            </w:r>
            <w:proofErr w:type="spellStart"/>
            <w:r w:rsidRPr="00AA0913">
              <w:rPr>
                <w:rFonts w:eastAsia="Calibri" w:cstheme="minorHAnsi"/>
              </w:rPr>
              <w:t>rutin</w:t>
            </w:r>
            <w:proofErr w:type="spellEnd"/>
            <w:r w:rsidRPr="00AA0913">
              <w:rPr>
                <w:rFonts w:eastAsia="Calibri" w:cstheme="minorHAnsi"/>
              </w:rPr>
              <w:t xml:space="preserve"> </w:t>
            </w:r>
            <w:proofErr w:type="spellStart"/>
            <w:r w:rsidRPr="00AA0913">
              <w:rPr>
                <w:rFonts w:eastAsia="Calibri" w:cstheme="minorHAnsi"/>
              </w:rPr>
              <w:t>kepada</w:t>
            </w:r>
            <w:proofErr w:type="spellEnd"/>
            <w:r w:rsidRPr="00AA0913">
              <w:rPr>
                <w:rFonts w:eastAsia="Calibri" w:cstheme="minorHAnsi"/>
              </w:rPr>
              <w:t xml:space="preserve"> </w:t>
            </w:r>
            <w:proofErr w:type="spellStart"/>
            <w:r w:rsidRPr="00AA0913">
              <w:rPr>
                <w:rFonts w:eastAsia="Calibri" w:cstheme="minorHAnsi"/>
              </w:rPr>
              <w:t>seluruh</w:t>
            </w:r>
            <w:proofErr w:type="spellEnd"/>
            <w:r w:rsidRPr="00AA0913">
              <w:rPr>
                <w:rFonts w:eastAsia="Calibri" w:cstheme="minorHAnsi"/>
              </w:rPr>
              <w:t xml:space="preserve"> </w:t>
            </w:r>
            <w:proofErr w:type="spellStart"/>
            <w:r w:rsidRPr="00AA0913">
              <w:rPr>
                <w:rFonts w:eastAsia="Calibri" w:cstheme="minorHAnsi"/>
              </w:rPr>
              <w:t>dosen</w:t>
            </w:r>
            <w:proofErr w:type="spellEnd"/>
            <w:r w:rsidRPr="00AA0913">
              <w:rPr>
                <w:rFonts w:eastAsia="Calibri" w:cstheme="minorHAnsi"/>
              </w:rPr>
              <w:t xml:space="preserve"> dan </w:t>
            </w:r>
            <w:proofErr w:type="spellStart"/>
            <w:r w:rsidRPr="00AA0913">
              <w:rPr>
                <w:rFonts w:eastAsia="Calibri" w:cstheme="minorHAnsi"/>
              </w:rPr>
              <w:t>mahasiswa</w:t>
            </w:r>
            <w:proofErr w:type="spellEnd"/>
            <w:r w:rsidRPr="00AA0913">
              <w:rPr>
                <w:rFonts w:eastAsia="Calibri" w:cstheme="minorHAnsi"/>
              </w:rPr>
              <w:t xml:space="preserve"> agar </w:t>
            </w:r>
            <w:proofErr w:type="spellStart"/>
            <w:r w:rsidRPr="00AA0913">
              <w:rPr>
                <w:rFonts w:eastAsia="Calibri" w:cstheme="minorHAnsi"/>
              </w:rPr>
              <w:t>memahami</w:t>
            </w:r>
            <w:proofErr w:type="spellEnd"/>
            <w:r w:rsidRPr="00AA0913">
              <w:rPr>
                <w:rFonts w:eastAsia="Calibri" w:cstheme="minorHAnsi"/>
              </w:rPr>
              <w:t xml:space="preserve"> </w:t>
            </w:r>
            <w:proofErr w:type="spellStart"/>
            <w:r w:rsidRPr="00AA0913">
              <w:rPr>
                <w:rFonts w:eastAsia="Calibri" w:cstheme="minorHAnsi"/>
              </w:rPr>
              <w:t>visi</w:t>
            </w:r>
            <w:proofErr w:type="spellEnd"/>
            <w:r w:rsidRPr="00AA0913">
              <w:rPr>
                <w:rFonts w:eastAsia="Calibri" w:cstheme="minorHAnsi"/>
              </w:rPr>
              <w:t xml:space="preserve"> </w:t>
            </w:r>
            <w:proofErr w:type="spellStart"/>
            <w:r w:rsidRPr="00AA0913">
              <w:rPr>
                <w:rFonts w:eastAsia="Calibri" w:cstheme="minorHAnsi"/>
              </w:rPr>
              <w:t>misi</w:t>
            </w:r>
            <w:proofErr w:type="spellEnd"/>
            <w:r w:rsidRPr="00AA0913">
              <w:rPr>
                <w:rFonts w:eastAsia="Calibri" w:cstheme="minorHAnsi"/>
              </w:rPr>
              <w:t xml:space="preserve"> PS dan </w:t>
            </w:r>
            <w:proofErr w:type="spellStart"/>
            <w:r w:rsidRPr="00AA0913">
              <w:rPr>
                <w:rFonts w:eastAsia="Calibri" w:cstheme="minorHAnsi"/>
              </w:rPr>
              <w:t>dapat</w:t>
            </w:r>
            <w:proofErr w:type="spellEnd"/>
            <w:r w:rsidRPr="00AA0913">
              <w:rPr>
                <w:rFonts w:eastAsia="Calibri" w:cstheme="minorHAnsi"/>
              </w:rPr>
              <w:t xml:space="preserve"> </w:t>
            </w:r>
            <w:proofErr w:type="spellStart"/>
            <w:r w:rsidRPr="00AA0913">
              <w:rPr>
                <w:rFonts w:eastAsia="Calibri" w:cstheme="minorHAnsi"/>
              </w:rPr>
              <w:t>menumbuhkan</w:t>
            </w:r>
            <w:proofErr w:type="spellEnd"/>
            <w:r w:rsidRPr="00AA0913">
              <w:rPr>
                <w:rFonts w:eastAsia="Calibri" w:cstheme="minorHAnsi"/>
              </w:rPr>
              <w:t xml:space="preserve"> </w:t>
            </w:r>
            <w:proofErr w:type="spellStart"/>
            <w:r w:rsidRPr="00AA0913">
              <w:rPr>
                <w:rFonts w:eastAsia="Calibri" w:cstheme="minorHAnsi"/>
              </w:rPr>
              <w:t>kesadaran</w:t>
            </w:r>
            <w:proofErr w:type="spellEnd"/>
            <w:r w:rsidRPr="00AA0913">
              <w:rPr>
                <w:rFonts w:eastAsia="Calibri" w:cstheme="minorHAnsi"/>
              </w:rPr>
              <w:t xml:space="preserve"> </w:t>
            </w:r>
            <w:proofErr w:type="spellStart"/>
            <w:r w:rsidRPr="00AA0913">
              <w:rPr>
                <w:rFonts w:eastAsia="Calibri" w:cstheme="minorHAnsi"/>
              </w:rPr>
              <w:t>tentang</w:t>
            </w:r>
            <w:proofErr w:type="spellEnd"/>
            <w:r w:rsidRPr="00AA0913">
              <w:rPr>
                <w:rFonts w:eastAsia="Calibri" w:cstheme="minorHAnsi"/>
              </w:rPr>
              <w:t xml:space="preserve"> </w:t>
            </w:r>
            <w:proofErr w:type="spellStart"/>
            <w:r w:rsidRPr="00AA0913">
              <w:rPr>
                <w:rFonts w:eastAsia="Calibri" w:cstheme="minorHAnsi"/>
              </w:rPr>
              <w:t>tujuan</w:t>
            </w:r>
            <w:proofErr w:type="spellEnd"/>
            <w:r w:rsidRPr="00AA0913">
              <w:rPr>
                <w:rFonts w:eastAsia="Calibri" w:cstheme="minorHAnsi"/>
              </w:rPr>
              <w:t xml:space="preserve"> dan </w:t>
            </w:r>
            <w:proofErr w:type="spellStart"/>
            <w:r w:rsidRPr="00AA0913">
              <w:rPr>
                <w:rFonts w:eastAsia="Calibri" w:cstheme="minorHAnsi"/>
              </w:rPr>
              <w:t>arah</w:t>
            </w:r>
            <w:proofErr w:type="spellEnd"/>
            <w:r w:rsidRPr="00AA0913">
              <w:rPr>
                <w:rFonts w:eastAsia="Calibri" w:cstheme="minorHAnsi"/>
              </w:rPr>
              <w:t xml:space="preserve"> </w:t>
            </w:r>
            <w:proofErr w:type="spellStart"/>
            <w:r w:rsidRPr="00AA0913">
              <w:rPr>
                <w:rFonts w:eastAsia="Calibri" w:cstheme="minorHAnsi"/>
              </w:rPr>
              <w:t>pengembangan</w:t>
            </w:r>
            <w:proofErr w:type="spellEnd"/>
            <w:r w:rsidRPr="00AA0913">
              <w:rPr>
                <w:rFonts w:eastAsia="Calibri" w:cstheme="minorHAnsi"/>
              </w:rPr>
              <w:t xml:space="preserve"> PS</w:t>
            </w:r>
          </w:p>
        </w:tc>
      </w:tr>
      <w:tr w:rsidR="00AA0913" w:rsidRPr="00AA0913" w14:paraId="2B274DB4"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37771190" w14:textId="77777777" w:rsidR="00AA0913" w:rsidRPr="00AA0913" w:rsidRDefault="00AA0913" w:rsidP="00AA0913">
            <w:pPr>
              <w:rPr>
                <w:rFonts w:cstheme="minorHAnsi"/>
              </w:rPr>
            </w:pPr>
            <w:r w:rsidRPr="00AA0913">
              <w:rPr>
                <w:rFonts w:eastAsia="Calibri" w:cstheme="minorHAnsi"/>
                <w:color w:val="000000" w:themeColor="text1"/>
              </w:rPr>
              <w:t>2</w:t>
            </w:r>
          </w:p>
        </w:tc>
        <w:tc>
          <w:tcPr>
            <w:tcW w:w="3554" w:type="dxa"/>
            <w:tcBorders>
              <w:top w:val="single" w:sz="8" w:space="0" w:color="auto"/>
              <w:left w:val="single" w:sz="8" w:space="0" w:color="auto"/>
              <w:bottom w:val="single" w:sz="8" w:space="0" w:color="auto"/>
              <w:right w:val="single" w:sz="8" w:space="0" w:color="auto"/>
            </w:tcBorders>
            <w:tcMar>
              <w:left w:w="108" w:type="dxa"/>
              <w:right w:w="108" w:type="dxa"/>
            </w:tcMar>
          </w:tcPr>
          <w:p w14:paraId="6DE9893E" w14:textId="77777777" w:rsidR="00AA0913" w:rsidRPr="00AA0913" w:rsidRDefault="00AA0913" w:rsidP="00AA0913">
            <w:pPr>
              <w:rPr>
                <w:rFonts w:cstheme="minorHAnsi"/>
              </w:rPr>
            </w:pPr>
            <w:proofErr w:type="spellStart"/>
            <w:r w:rsidRPr="00AA0913">
              <w:rPr>
                <w:rFonts w:eastAsia="Calibri" w:cstheme="minorHAnsi"/>
                <w:color w:val="000000" w:themeColor="text1"/>
              </w:rPr>
              <w:t>Persaingan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antara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Perguruan</w:t>
            </w:r>
            <w:proofErr w:type="spellEnd"/>
            <w:r w:rsidRPr="00AA0913">
              <w:rPr>
                <w:rFonts w:eastAsia="Calibri" w:cstheme="minorHAnsi"/>
                <w:color w:val="000000" w:themeColor="text1"/>
              </w:rPr>
              <w:t xml:space="preserve"> Tinggi </w:t>
            </w:r>
            <w:proofErr w:type="spellStart"/>
            <w:r w:rsidRPr="00AA0913">
              <w:rPr>
                <w:rFonts w:eastAsia="Calibri" w:cstheme="minorHAnsi"/>
                <w:color w:val="000000" w:themeColor="text1"/>
              </w:rPr>
              <w:t>terbuka</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semakin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tajam</w:t>
            </w:r>
            <w:proofErr w:type="spellEnd"/>
          </w:p>
        </w:tc>
        <w:tc>
          <w:tcPr>
            <w:tcW w:w="4854" w:type="dxa"/>
            <w:tcBorders>
              <w:top w:val="single" w:sz="8" w:space="0" w:color="auto"/>
              <w:left w:val="single" w:sz="8" w:space="0" w:color="auto"/>
              <w:bottom w:val="single" w:sz="8" w:space="0" w:color="auto"/>
              <w:right w:val="single" w:sz="8" w:space="0" w:color="auto"/>
            </w:tcBorders>
            <w:tcMar>
              <w:left w:w="108" w:type="dxa"/>
              <w:right w:w="108" w:type="dxa"/>
            </w:tcMar>
          </w:tcPr>
          <w:p w14:paraId="3342F7C0" w14:textId="77777777" w:rsidR="00AA0913" w:rsidRPr="00AA0913" w:rsidRDefault="00AA0913" w:rsidP="00AA0913">
            <w:pPr>
              <w:rPr>
                <w:rFonts w:cstheme="minorHAnsi"/>
              </w:rPr>
            </w:pP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kualitas</w:t>
            </w:r>
            <w:proofErr w:type="spellEnd"/>
            <w:r w:rsidRPr="00AA0913">
              <w:rPr>
                <w:rFonts w:eastAsia="Calibri" w:cstheme="minorHAnsi"/>
              </w:rPr>
              <w:t xml:space="preserve"> </w:t>
            </w:r>
            <w:proofErr w:type="spellStart"/>
            <w:r w:rsidRPr="00AA0913">
              <w:rPr>
                <w:rFonts w:eastAsia="Calibri" w:cstheme="minorHAnsi"/>
              </w:rPr>
              <w:t>pendidikan</w:t>
            </w:r>
            <w:proofErr w:type="spellEnd"/>
            <w:r w:rsidRPr="00AA0913">
              <w:rPr>
                <w:rFonts w:eastAsia="Calibri" w:cstheme="minorHAnsi"/>
              </w:rPr>
              <w:t xml:space="preserve"> dan </w:t>
            </w:r>
            <w:proofErr w:type="spellStart"/>
            <w:r w:rsidRPr="00AA0913">
              <w:rPr>
                <w:rFonts w:eastAsia="Calibri" w:cstheme="minorHAnsi"/>
              </w:rPr>
              <w:t>fasilitas</w:t>
            </w:r>
            <w:proofErr w:type="spellEnd"/>
            <w:r w:rsidRPr="00AA0913">
              <w:rPr>
                <w:rFonts w:eastAsia="Calibri" w:cstheme="minorHAnsi"/>
              </w:rPr>
              <w:t xml:space="preserve"> yang </w:t>
            </w:r>
            <w:proofErr w:type="spellStart"/>
            <w:r w:rsidRPr="00AA0913">
              <w:rPr>
                <w:rFonts w:eastAsia="Calibri" w:cstheme="minorHAnsi"/>
              </w:rPr>
              <w:t>disediakan</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memenangkan</w:t>
            </w:r>
            <w:proofErr w:type="spellEnd"/>
            <w:r w:rsidRPr="00AA0913">
              <w:rPr>
                <w:rFonts w:eastAsia="Calibri" w:cstheme="minorHAnsi"/>
              </w:rPr>
              <w:t xml:space="preserve"> </w:t>
            </w:r>
            <w:proofErr w:type="spellStart"/>
            <w:r w:rsidRPr="00AA0913">
              <w:rPr>
                <w:rFonts w:eastAsia="Calibri" w:cstheme="minorHAnsi"/>
              </w:rPr>
              <w:t>persaingan</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Perguruan</w:t>
            </w:r>
            <w:proofErr w:type="spellEnd"/>
            <w:r w:rsidRPr="00AA0913">
              <w:rPr>
                <w:rFonts w:eastAsia="Calibri" w:cstheme="minorHAnsi"/>
              </w:rPr>
              <w:t xml:space="preserve"> Tinggi </w:t>
            </w:r>
            <w:proofErr w:type="spellStart"/>
            <w:r w:rsidRPr="00AA0913">
              <w:rPr>
                <w:rFonts w:eastAsia="Calibri" w:cstheme="minorHAnsi"/>
              </w:rPr>
              <w:t>lainnya</w:t>
            </w:r>
            <w:proofErr w:type="spellEnd"/>
            <w:r w:rsidRPr="00AA0913">
              <w:rPr>
                <w:rFonts w:eastAsia="Calibri" w:cstheme="minorHAnsi"/>
              </w:rPr>
              <w:t xml:space="preserve">. Hal </w:t>
            </w:r>
            <w:proofErr w:type="spellStart"/>
            <w:r w:rsidRPr="00AA0913">
              <w:rPr>
                <w:rFonts w:eastAsia="Calibri" w:cstheme="minorHAnsi"/>
              </w:rPr>
              <w:t>ini</w:t>
            </w:r>
            <w:proofErr w:type="spellEnd"/>
            <w:r w:rsidRPr="00AA0913">
              <w:rPr>
                <w:rFonts w:eastAsia="Calibri" w:cstheme="minorHAnsi"/>
              </w:rPr>
              <w:t xml:space="preserve"> </w:t>
            </w:r>
            <w:proofErr w:type="spellStart"/>
            <w:r w:rsidRPr="00AA0913">
              <w:rPr>
                <w:rFonts w:eastAsia="Calibri" w:cstheme="minorHAnsi"/>
              </w:rPr>
              <w:t>dapat</w:t>
            </w:r>
            <w:proofErr w:type="spellEnd"/>
            <w:r w:rsidRPr="00AA0913">
              <w:rPr>
                <w:rFonts w:eastAsia="Calibri" w:cstheme="minorHAnsi"/>
              </w:rPr>
              <w:t xml:space="preserve"> </w:t>
            </w:r>
            <w:proofErr w:type="spellStart"/>
            <w:r w:rsidRPr="00AA0913">
              <w:rPr>
                <w:rFonts w:eastAsia="Calibri" w:cstheme="minorHAnsi"/>
              </w:rPr>
              <w:t>dilakukan</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memperbaiki</w:t>
            </w:r>
            <w:proofErr w:type="spellEnd"/>
            <w:r w:rsidRPr="00AA0913">
              <w:rPr>
                <w:rFonts w:eastAsia="Calibri" w:cstheme="minorHAnsi"/>
              </w:rPr>
              <w:t xml:space="preserve"> </w:t>
            </w:r>
            <w:proofErr w:type="spellStart"/>
            <w:r w:rsidRPr="00AA0913">
              <w:rPr>
                <w:rFonts w:eastAsia="Calibri" w:cstheme="minorHAnsi"/>
              </w:rPr>
              <w:t>infrastruktur</w:t>
            </w:r>
            <w:proofErr w:type="spellEnd"/>
            <w:r w:rsidRPr="00AA0913">
              <w:rPr>
                <w:rFonts w:eastAsia="Calibri" w:cstheme="minorHAnsi"/>
              </w:rPr>
              <w:t xml:space="preserve">, </w:t>
            </w:r>
            <w:proofErr w:type="spellStart"/>
            <w:r w:rsidRPr="00AA0913">
              <w:rPr>
                <w:rFonts w:eastAsia="Calibri" w:cstheme="minorHAnsi"/>
              </w:rPr>
              <w:t>mengembangkan</w:t>
            </w:r>
            <w:proofErr w:type="spellEnd"/>
            <w:r w:rsidRPr="00AA0913">
              <w:rPr>
                <w:rFonts w:eastAsia="Calibri" w:cstheme="minorHAnsi"/>
              </w:rPr>
              <w:t xml:space="preserve"> </w:t>
            </w:r>
            <w:proofErr w:type="spellStart"/>
            <w:r w:rsidRPr="00AA0913">
              <w:rPr>
                <w:rFonts w:eastAsia="Calibri" w:cstheme="minorHAnsi"/>
              </w:rPr>
              <w:t>kurikulum</w:t>
            </w:r>
            <w:proofErr w:type="spellEnd"/>
            <w:r w:rsidRPr="00AA0913">
              <w:rPr>
                <w:rFonts w:eastAsia="Calibri" w:cstheme="minorHAnsi"/>
              </w:rPr>
              <w:t xml:space="preserve"> yang </w:t>
            </w:r>
            <w:proofErr w:type="spellStart"/>
            <w:r w:rsidRPr="00AA0913">
              <w:rPr>
                <w:rFonts w:eastAsia="Calibri" w:cstheme="minorHAnsi"/>
              </w:rPr>
              <w:t>berkualitas</w:t>
            </w:r>
            <w:proofErr w:type="spellEnd"/>
            <w:r w:rsidRPr="00AA0913">
              <w:rPr>
                <w:rFonts w:eastAsia="Calibri" w:cstheme="minorHAnsi"/>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kualitas</w:t>
            </w:r>
            <w:proofErr w:type="spellEnd"/>
            <w:r w:rsidRPr="00AA0913">
              <w:rPr>
                <w:rFonts w:eastAsia="Calibri" w:cstheme="minorHAnsi"/>
              </w:rPr>
              <w:t xml:space="preserve"> </w:t>
            </w:r>
            <w:proofErr w:type="spellStart"/>
            <w:r w:rsidRPr="00AA0913">
              <w:rPr>
                <w:rFonts w:eastAsia="Calibri" w:cstheme="minorHAnsi"/>
              </w:rPr>
              <w:t>dosen</w:t>
            </w:r>
            <w:proofErr w:type="spellEnd"/>
            <w:r w:rsidRPr="00AA0913">
              <w:rPr>
                <w:rFonts w:eastAsia="Calibri" w:cstheme="minorHAnsi"/>
              </w:rPr>
              <w:t xml:space="preserve">, dan </w:t>
            </w:r>
            <w:proofErr w:type="spellStart"/>
            <w:r w:rsidRPr="00AA0913">
              <w:rPr>
                <w:rFonts w:eastAsia="Calibri" w:cstheme="minorHAnsi"/>
              </w:rPr>
              <w:t>memberikan</w:t>
            </w:r>
            <w:proofErr w:type="spellEnd"/>
            <w:r w:rsidRPr="00AA0913">
              <w:rPr>
                <w:rFonts w:eastAsia="Calibri" w:cstheme="minorHAnsi"/>
              </w:rPr>
              <w:t xml:space="preserve"> </w:t>
            </w:r>
            <w:proofErr w:type="spellStart"/>
            <w:r w:rsidRPr="00AA0913">
              <w:rPr>
                <w:rFonts w:eastAsia="Calibri" w:cstheme="minorHAnsi"/>
              </w:rPr>
              <w:t>pengalaman</w:t>
            </w:r>
            <w:proofErr w:type="spellEnd"/>
            <w:r w:rsidRPr="00AA0913">
              <w:rPr>
                <w:rFonts w:eastAsia="Calibri" w:cstheme="minorHAnsi"/>
              </w:rPr>
              <w:t xml:space="preserve"> </w:t>
            </w:r>
            <w:proofErr w:type="spellStart"/>
            <w:r w:rsidRPr="00AA0913">
              <w:rPr>
                <w:rFonts w:eastAsia="Calibri" w:cstheme="minorHAnsi"/>
              </w:rPr>
              <w:t>belajar</w:t>
            </w:r>
            <w:proofErr w:type="spellEnd"/>
            <w:r w:rsidRPr="00AA0913">
              <w:rPr>
                <w:rFonts w:eastAsia="Calibri" w:cstheme="minorHAnsi"/>
              </w:rPr>
              <w:t xml:space="preserve"> yang </w:t>
            </w:r>
            <w:proofErr w:type="spellStart"/>
            <w:r w:rsidRPr="00AA0913">
              <w:rPr>
                <w:rFonts w:eastAsia="Calibri" w:cstheme="minorHAnsi"/>
              </w:rPr>
              <w:t>unik</w:t>
            </w:r>
            <w:proofErr w:type="spellEnd"/>
            <w:r w:rsidRPr="00AA0913">
              <w:rPr>
                <w:rFonts w:eastAsia="Calibri" w:cstheme="minorHAnsi"/>
              </w:rPr>
              <w:t xml:space="preserve"> </w:t>
            </w:r>
            <w:proofErr w:type="spellStart"/>
            <w:r w:rsidRPr="00AA0913">
              <w:rPr>
                <w:rFonts w:eastAsia="Calibri" w:cstheme="minorHAnsi"/>
              </w:rPr>
              <w:t>kepada</w:t>
            </w:r>
            <w:proofErr w:type="spellEnd"/>
            <w:r w:rsidRPr="00AA0913">
              <w:rPr>
                <w:rFonts w:eastAsia="Calibri" w:cstheme="minorHAnsi"/>
              </w:rPr>
              <w:t xml:space="preserve"> </w:t>
            </w:r>
            <w:proofErr w:type="spellStart"/>
            <w:r w:rsidRPr="00AA0913">
              <w:rPr>
                <w:rFonts w:eastAsia="Calibri" w:cstheme="minorHAnsi"/>
              </w:rPr>
              <w:t>mahasiswa</w:t>
            </w:r>
            <w:proofErr w:type="spellEnd"/>
          </w:p>
        </w:tc>
      </w:tr>
      <w:tr w:rsidR="00AA0913" w:rsidRPr="00AA0913" w14:paraId="03375183"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1DDCBAC6" w14:textId="77777777" w:rsidR="00AA0913" w:rsidRPr="00AA0913" w:rsidRDefault="00AA0913" w:rsidP="00AA0913">
            <w:pPr>
              <w:rPr>
                <w:rFonts w:cstheme="minorHAnsi"/>
              </w:rPr>
            </w:pPr>
            <w:r w:rsidRPr="00AA0913">
              <w:rPr>
                <w:rFonts w:eastAsia="Calibri" w:cstheme="minorHAnsi"/>
                <w:color w:val="000000" w:themeColor="text1"/>
              </w:rPr>
              <w:t>3</w:t>
            </w:r>
          </w:p>
        </w:tc>
        <w:tc>
          <w:tcPr>
            <w:tcW w:w="3554" w:type="dxa"/>
            <w:tcBorders>
              <w:top w:val="single" w:sz="8" w:space="0" w:color="auto"/>
              <w:left w:val="single" w:sz="8" w:space="0" w:color="auto"/>
              <w:bottom w:val="single" w:sz="8" w:space="0" w:color="auto"/>
              <w:right w:val="single" w:sz="8" w:space="0" w:color="auto"/>
            </w:tcBorders>
            <w:tcMar>
              <w:left w:w="108" w:type="dxa"/>
              <w:right w:w="108" w:type="dxa"/>
            </w:tcMar>
          </w:tcPr>
          <w:p w14:paraId="37F6033D" w14:textId="77777777" w:rsidR="00AA0913" w:rsidRPr="00AA0913" w:rsidRDefault="00AA0913" w:rsidP="00AA0913">
            <w:pPr>
              <w:rPr>
                <w:rFonts w:cstheme="minorHAnsi"/>
              </w:rPr>
            </w:pPr>
            <w:proofErr w:type="spellStart"/>
            <w:r w:rsidRPr="00AA0913">
              <w:rPr>
                <w:rFonts w:eastAsia="Calibri" w:cstheme="minorHAnsi"/>
                <w:color w:val="000000" w:themeColor="text1"/>
              </w:rPr>
              <w:t>Keberadaan</w:t>
            </w:r>
            <w:proofErr w:type="spellEnd"/>
            <w:r w:rsidRPr="00AA0913">
              <w:rPr>
                <w:rFonts w:eastAsia="Calibri" w:cstheme="minorHAnsi"/>
                <w:color w:val="000000" w:themeColor="text1"/>
              </w:rPr>
              <w:t xml:space="preserve"> program </w:t>
            </w:r>
            <w:proofErr w:type="spellStart"/>
            <w:r w:rsidRPr="00AA0913">
              <w:rPr>
                <w:rFonts w:eastAsia="Calibri" w:cstheme="minorHAnsi"/>
                <w:color w:val="000000" w:themeColor="text1"/>
              </w:rPr>
              <w:t>studi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serupa</w:t>
            </w:r>
            <w:proofErr w:type="spellEnd"/>
            <w:r w:rsidRPr="00AA0913">
              <w:rPr>
                <w:rFonts w:eastAsia="Calibri" w:cstheme="minorHAnsi"/>
                <w:color w:val="000000" w:themeColor="text1"/>
              </w:rPr>
              <w:t xml:space="preserve"> pada </w:t>
            </w:r>
            <w:proofErr w:type="spellStart"/>
            <w:r w:rsidRPr="00AA0913">
              <w:rPr>
                <w:rFonts w:eastAsia="Calibri" w:cstheme="minorHAnsi"/>
                <w:color w:val="000000" w:themeColor="text1"/>
              </w:rPr>
              <w:t>perguruan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tinggi</w:t>
            </w:r>
            <w:proofErr w:type="spellEnd"/>
            <w:r w:rsidRPr="00AA0913">
              <w:rPr>
                <w:rFonts w:eastAsia="Calibri" w:cstheme="minorHAnsi"/>
                <w:color w:val="000000" w:themeColor="text1"/>
              </w:rPr>
              <w:t xml:space="preserve"> lain yang </w:t>
            </w:r>
            <w:proofErr w:type="spellStart"/>
            <w:r w:rsidRPr="00AA0913">
              <w:rPr>
                <w:rFonts w:eastAsia="Calibri" w:cstheme="minorHAnsi"/>
                <w:color w:val="000000" w:themeColor="text1"/>
              </w:rPr>
              <w:t>bahkan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sudah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ada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sejak</w:t>
            </w:r>
            <w:proofErr w:type="spellEnd"/>
            <w:r w:rsidRPr="00AA0913">
              <w:rPr>
                <w:rFonts w:eastAsia="Calibri" w:cstheme="minorHAnsi"/>
                <w:color w:val="000000" w:themeColor="text1"/>
              </w:rPr>
              <w:t xml:space="preserve"> lama </w:t>
            </w:r>
            <w:proofErr w:type="spellStart"/>
            <w:r w:rsidRPr="00AA0913">
              <w:rPr>
                <w:rFonts w:eastAsia="Calibri" w:cstheme="minorHAnsi"/>
                <w:color w:val="000000" w:themeColor="text1"/>
              </w:rPr>
              <w:t>manjadikan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tantangan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untuk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mendapatkan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peluang</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perolehan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mahasiswa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baru</w:t>
            </w:r>
            <w:proofErr w:type="spellEnd"/>
            <w:r w:rsidRPr="00AA0913">
              <w:rPr>
                <w:rFonts w:eastAsia="Calibri" w:cstheme="minorHAnsi"/>
                <w:color w:val="000000" w:themeColor="text1"/>
              </w:rPr>
              <w:t>.</w:t>
            </w:r>
          </w:p>
        </w:tc>
        <w:tc>
          <w:tcPr>
            <w:tcW w:w="4854" w:type="dxa"/>
            <w:tcBorders>
              <w:top w:val="single" w:sz="8" w:space="0" w:color="auto"/>
              <w:left w:val="single" w:sz="8" w:space="0" w:color="auto"/>
              <w:bottom w:val="single" w:sz="8" w:space="0" w:color="auto"/>
              <w:right w:val="single" w:sz="8" w:space="0" w:color="auto"/>
            </w:tcBorders>
            <w:tcMar>
              <w:left w:w="108" w:type="dxa"/>
              <w:right w:w="108" w:type="dxa"/>
            </w:tcMar>
          </w:tcPr>
          <w:p w14:paraId="73E715AC" w14:textId="77777777" w:rsidR="00AA0913" w:rsidRPr="00AA0913" w:rsidRDefault="00AA0913" w:rsidP="00AA0913">
            <w:pPr>
              <w:rPr>
                <w:rFonts w:cstheme="minorHAnsi"/>
              </w:rPr>
            </w:pPr>
            <w:proofErr w:type="spellStart"/>
            <w:r w:rsidRPr="00AA0913">
              <w:rPr>
                <w:rFonts w:eastAsia="Calibri" w:cstheme="minorHAnsi"/>
              </w:rPr>
              <w:t>Melakukan</w:t>
            </w:r>
            <w:proofErr w:type="spellEnd"/>
            <w:r w:rsidRPr="00AA0913">
              <w:rPr>
                <w:rFonts w:eastAsia="Calibri" w:cstheme="minorHAnsi"/>
              </w:rPr>
              <w:t xml:space="preserve"> </w:t>
            </w:r>
            <w:proofErr w:type="spellStart"/>
            <w:r w:rsidRPr="00AA0913">
              <w:rPr>
                <w:rFonts w:eastAsia="Calibri" w:cstheme="minorHAnsi"/>
              </w:rPr>
              <w:t>promosi</w:t>
            </w:r>
            <w:proofErr w:type="spellEnd"/>
            <w:r w:rsidRPr="00AA0913">
              <w:rPr>
                <w:rFonts w:eastAsia="Calibri" w:cstheme="minorHAnsi"/>
              </w:rPr>
              <w:t xml:space="preserve"> yang </w:t>
            </w:r>
            <w:proofErr w:type="spellStart"/>
            <w:r w:rsidRPr="00AA0913">
              <w:rPr>
                <w:rFonts w:eastAsia="Calibri" w:cstheme="minorHAnsi"/>
              </w:rPr>
              <w:t>lebih</w:t>
            </w:r>
            <w:proofErr w:type="spellEnd"/>
            <w:r w:rsidRPr="00AA0913">
              <w:rPr>
                <w:rFonts w:eastAsia="Calibri" w:cstheme="minorHAnsi"/>
              </w:rPr>
              <w:t xml:space="preserve"> </w:t>
            </w:r>
            <w:proofErr w:type="spellStart"/>
            <w:r w:rsidRPr="00AA0913">
              <w:rPr>
                <w:rFonts w:eastAsia="Calibri" w:cstheme="minorHAnsi"/>
              </w:rPr>
              <w:t>agresif</w:t>
            </w:r>
            <w:proofErr w:type="spellEnd"/>
            <w:r w:rsidRPr="00AA0913">
              <w:rPr>
                <w:rFonts w:eastAsia="Calibri" w:cstheme="minorHAnsi"/>
              </w:rPr>
              <w:t xml:space="preserve"> dan </w:t>
            </w:r>
            <w:proofErr w:type="spellStart"/>
            <w:r w:rsidRPr="00AA0913">
              <w:rPr>
                <w:rFonts w:eastAsia="Calibri" w:cstheme="minorHAnsi"/>
              </w:rPr>
              <w:t>memperkenalkan</w:t>
            </w:r>
            <w:proofErr w:type="spellEnd"/>
            <w:r w:rsidRPr="00AA0913">
              <w:rPr>
                <w:rFonts w:eastAsia="Calibri" w:cstheme="minorHAnsi"/>
              </w:rPr>
              <w:t xml:space="preserve"> Program </w:t>
            </w:r>
            <w:proofErr w:type="spellStart"/>
            <w:r w:rsidRPr="00AA0913">
              <w:rPr>
                <w:rFonts w:eastAsia="Calibri" w:cstheme="minorHAnsi"/>
              </w:rPr>
              <w:t>Studi</w:t>
            </w:r>
            <w:proofErr w:type="spellEnd"/>
            <w:r w:rsidRPr="00AA0913">
              <w:rPr>
                <w:rFonts w:eastAsia="Calibri" w:cstheme="minorHAnsi"/>
              </w:rPr>
              <w:t xml:space="preserve"> </w:t>
            </w:r>
            <w:proofErr w:type="spellStart"/>
            <w:r w:rsidRPr="00AA0913">
              <w:rPr>
                <w:rFonts w:eastAsia="Calibri" w:cstheme="minorHAnsi"/>
              </w:rPr>
              <w:t>secara</w:t>
            </w:r>
            <w:proofErr w:type="spellEnd"/>
            <w:r w:rsidRPr="00AA0913">
              <w:rPr>
                <w:rFonts w:eastAsia="Calibri" w:cstheme="minorHAnsi"/>
              </w:rPr>
              <w:t xml:space="preserve"> </w:t>
            </w:r>
            <w:proofErr w:type="spellStart"/>
            <w:r w:rsidRPr="00AA0913">
              <w:rPr>
                <w:rFonts w:eastAsia="Calibri" w:cstheme="minorHAnsi"/>
              </w:rPr>
              <w:t>lebih</w:t>
            </w:r>
            <w:proofErr w:type="spellEnd"/>
            <w:r w:rsidRPr="00AA0913">
              <w:rPr>
                <w:rFonts w:eastAsia="Calibri" w:cstheme="minorHAnsi"/>
              </w:rPr>
              <w:t xml:space="preserve"> </w:t>
            </w:r>
            <w:proofErr w:type="spellStart"/>
            <w:r w:rsidRPr="00AA0913">
              <w:rPr>
                <w:rFonts w:eastAsia="Calibri" w:cstheme="minorHAnsi"/>
              </w:rPr>
              <w:t>terbuka</w:t>
            </w:r>
            <w:proofErr w:type="spellEnd"/>
            <w:r w:rsidRPr="00AA0913">
              <w:rPr>
                <w:rFonts w:eastAsia="Calibri" w:cstheme="minorHAnsi"/>
              </w:rPr>
              <w:t xml:space="preserve"> dan </w:t>
            </w:r>
            <w:proofErr w:type="spellStart"/>
            <w:r w:rsidRPr="00AA0913">
              <w:rPr>
                <w:rFonts w:eastAsia="Calibri" w:cstheme="minorHAnsi"/>
              </w:rPr>
              <w:t>merata</w:t>
            </w:r>
            <w:proofErr w:type="spellEnd"/>
            <w:r w:rsidRPr="00AA0913">
              <w:rPr>
                <w:rFonts w:eastAsia="Calibri" w:cstheme="minorHAnsi"/>
              </w:rPr>
              <w:t xml:space="preserve">, </w:t>
            </w:r>
            <w:proofErr w:type="spellStart"/>
            <w:r w:rsidRPr="00AA0913">
              <w:rPr>
                <w:rFonts w:eastAsia="Calibri" w:cstheme="minorHAnsi"/>
              </w:rPr>
              <w:t>serta</w:t>
            </w:r>
            <w:proofErr w:type="spellEnd"/>
            <w:r w:rsidRPr="00AA0913">
              <w:rPr>
                <w:rFonts w:eastAsia="Calibri" w:cstheme="minorHAnsi"/>
              </w:rPr>
              <w:t xml:space="preserve"> </w:t>
            </w:r>
            <w:proofErr w:type="spellStart"/>
            <w:r w:rsidRPr="00AA0913">
              <w:rPr>
                <w:rFonts w:eastAsia="Calibri" w:cstheme="minorHAnsi"/>
              </w:rPr>
              <w:t>menampilkan</w:t>
            </w:r>
            <w:proofErr w:type="spellEnd"/>
            <w:r w:rsidRPr="00AA0913">
              <w:rPr>
                <w:rFonts w:eastAsia="Calibri" w:cstheme="minorHAnsi"/>
              </w:rPr>
              <w:t xml:space="preserve"> </w:t>
            </w:r>
            <w:proofErr w:type="spellStart"/>
            <w:r w:rsidRPr="00AA0913">
              <w:rPr>
                <w:rFonts w:eastAsia="Calibri" w:cstheme="minorHAnsi"/>
              </w:rPr>
              <w:t>keunggulan</w:t>
            </w:r>
            <w:proofErr w:type="spellEnd"/>
            <w:r w:rsidRPr="00AA0913">
              <w:rPr>
                <w:rFonts w:eastAsia="Calibri" w:cstheme="minorHAnsi"/>
              </w:rPr>
              <w:t xml:space="preserve"> </w:t>
            </w:r>
            <w:proofErr w:type="spellStart"/>
            <w:r w:rsidRPr="00AA0913">
              <w:rPr>
                <w:rFonts w:eastAsia="Calibri" w:cstheme="minorHAnsi"/>
              </w:rPr>
              <w:t>dari</w:t>
            </w:r>
            <w:proofErr w:type="spellEnd"/>
            <w:r w:rsidRPr="00AA0913">
              <w:rPr>
                <w:rFonts w:eastAsia="Calibri" w:cstheme="minorHAnsi"/>
              </w:rPr>
              <w:t xml:space="preserve"> program </w:t>
            </w:r>
            <w:proofErr w:type="spellStart"/>
            <w:r w:rsidRPr="00AA0913">
              <w:rPr>
                <w:rFonts w:eastAsia="Calibri" w:cstheme="minorHAnsi"/>
              </w:rPr>
              <w:t>studi</w:t>
            </w:r>
            <w:proofErr w:type="spellEnd"/>
            <w:r w:rsidRPr="00AA0913">
              <w:rPr>
                <w:rFonts w:eastAsia="Calibri" w:cstheme="minorHAnsi"/>
              </w:rPr>
              <w:t xml:space="preserve"> </w:t>
            </w:r>
            <w:proofErr w:type="spellStart"/>
            <w:r w:rsidRPr="00AA0913">
              <w:rPr>
                <w:rFonts w:eastAsia="Calibri" w:cstheme="minorHAnsi"/>
              </w:rPr>
              <w:t>ini</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cara-cara</w:t>
            </w:r>
            <w:proofErr w:type="spellEnd"/>
            <w:r w:rsidRPr="00AA0913">
              <w:rPr>
                <w:rFonts w:eastAsia="Calibri" w:cstheme="minorHAnsi"/>
              </w:rPr>
              <w:t xml:space="preserve"> yang </w:t>
            </w:r>
            <w:proofErr w:type="spellStart"/>
            <w:r w:rsidRPr="00AA0913">
              <w:rPr>
                <w:rFonts w:eastAsia="Calibri" w:cstheme="minorHAnsi"/>
              </w:rPr>
              <w:t>kreatif</w:t>
            </w:r>
            <w:proofErr w:type="spellEnd"/>
            <w:r w:rsidRPr="00AA0913">
              <w:rPr>
                <w:rFonts w:eastAsia="Calibri" w:cstheme="minorHAnsi"/>
              </w:rPr>
              <w:t xml:space="preserve"> dan </w:t>
            </w:r>
            <w:proofErr w:type="spellStart"/>
            <w:r w:rsidRPr="00AA0913">
              <w:rPr>
                <w:rFonts w:eastAsia="Calibri" w:cstheme="minorHAnsi"/>
              </w:rPr>
              <w:t>inovatif</w:t>
            </w:r>
            <w:proofErr w:type="spellEnd"/>
          </w:p>
        </w:tc>
      </w:tr>
      <w:tr w:rsidR="00AA0913" w:rsidRPr="00AA0913" w14:paraId="36106889"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7C3EC2F6" w14:textId="77777777" w:rsidR="00AA0913" w:rsidRPr="00AA0913" w:rsidRDefault="00AA0913" w:rsidP="00AA0913">
            <w:pPr>
              <w:rPr>
                <w:rFonts w:cstheme="minorHAnsi"/>
              </w:rPr>
            </w:pPr>
            <w:r w:rsidRPr="00AA0913">
              <w:rPr>
                <w:rFonts w:eastAsia="Calibri" w:cstheme="minorHAnsi"/>
                <w:color w:val="000000" w:themeColor="text1"/>
              </w:rPr>
              <w:t>4</w:t>
            </w:r>
          </w:p>
        </w:tc>
        <w:tc>
          <w:tcPr>
            <w:tcW w:w="3554" w:type="dxa"/>
            <w:tcBorders>
              <w:top w:val="single" w:sz="8" w:space="0" w:color="auto"/>
              <w:left w:val="single" w:sz="8" w:space="0" w:color="auto"/>
              <w:bottom w:val="single" w:sz="8" w:space="0" w:color="auto"/>
              <w:right w:val="single" w:sz="8" w:space="0" w:color="auto"/>
            </w:tcBorders>
            <w:tcMar>
              <w:left w:w="108" w:type="dxa"/>
              <w:right w:w="108" w:type="dxa"/>
            </w:tcMar>
          </w:tcPr>
          <w:p w14:paraId="0ECA564D" w14:textId="77777777" w:rsidR="00AA0913" w:rsidRPr="00AA0913" w:rsidRDefault="00AA0913" w:rsidP="00AA0913">
            <w:pPr>
              <w:rPr>
                <w:rFonts w:eastAsia="Calibri" w:cstheme="minorHAnsi"/>
                <w:color w:val="000000" w:themeColor="text1"/>
              </w:rPr>
            </w:pPr>
            <w:r w:rsidRPr="00AA0913">
              <w:rPr>
                <w:rFonts w:eastAsia="Calibri" w:cstheme="minorHAnsi"/>
                <w:color w:val="000000" w:themeColor="text1"/>
              </w:rPr>
              <w:t xml:space="preserve">Belum </w:t>
            </w:r>
            <w:proofErr w:type="spellStart"/>
            <w:r w:rsidRPr="00AA0913">
              <w:rPr>
                <w:rFonts w:eastAsia="Calibri" w:cstheme="minorHAnsi"/>
                <w:color w:val="000000" w:themeColor="text1"/>
              </w:rPr>
              <w:t>semua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dosen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PPBMBmemiliki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Jabatan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fungsional</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akademik</w:t>
            </w:r>
            <w:proofErr w:type="spellEnd"/>
            <w:r w:rsidRPr="00AA0913">
              <w:rPr>
                <w:rFonts w:eastAsia="Calibri" w:cstheme="minorHAnsi"/>
                <w:color w:val="000000" w:themeColor="text1"/>
              </w:rPr>
              <w:t xml:space="preserve"> </w:t>
            </w:r>
          </w:p>
        </w:tc>
        <w:tc>
          <w:tcPr>
            <w:tcW w:w="4854" w:type="dxa"/>
            <w:tcBorders>
              <w:top w:val="single" w:sz="8" w:space="0" w:color="auto"/>
              <w:left w:val="single" w:sz="8" w:space="0" w:color="auto"/>
              <w:bottom w:val="single" w:sz="8" w:space="0" w:color="auto"/>
              <w:right w:val="single" w:sz="8" w:space="0" w:color="auto"/>
            </w:tcBorders>
            <w:tcMar>
              <w:left w:w="108" w:type="dxa"/>
              <w:right w:w="108" w:type="dxa"/>
            </w:tcMar>
          </w:tcPr>
          <w:p w14:paraId="035D86FE" w14:textId="77777777" w:rsidR="00AA0913" w:rsidRPr="00AA0913" w:rsidRDefault="00AA0913" w:rsidP="00AA0913">
            <w:pPr>
              <w:rPr>
                <w:rFonts w:eastAsia="Calibri" w:cstheme="minorHAnsi"/>
              </w:rPr>
            </w:pPr>
            <w:proofErr w:type="spellStart"/>
            <w:r w:rsidRPr="00AA0913">
              <w:rPr>
                <w:rFonts w:eastAsia="Calibri" w:cstheme="minorHAnsi"/>
              </w:rPr>
              <w:t>Memberikan</w:t>
            </w:r>
            <w:proofErr w:type="spellEnd"/>
            <w:r w:rsidRPr="00AA0913">
              <w:rPr>
                <w:rFonts w:eastAsia="Calibri" w:cstheme="minorHAnsi"/>
              </w:rPr>
              <w:t xml:space="preserve"> </w:t>
            </w:r>
            <w:proofErr w:type="spellStart"/>
            <w:r w:rsidRPr="00AA0913">
              <w:rPr>
                <w:rFonts w:eastAsia="Calibri" w:cstheme="minorHAnsi"/>
              </w:rPr>
              <w:t>dukungan</w:t>
            </w:r>
            <w:proofErr w:type="spellEnd"/>
            <w:r w:rsidRPr="00AA0913">
              <w:rPr>
                <w:rFonts w:eastAsia="Calibri" w:cstheme="minorHAnsi"/>
              </w:rPr>
              <w:t xml:space="preserve"> </w:t>
            </w:r>
            <w:proofErr w:type="spellStart"/>
            <w:r w:rsidRPr="00AA0913">
              <w:rPr>
                <w:rFonts w:eastAsia="Calibri" w:cstheme="minorHAnsi"/>
              </w:rPr>
              <w:t>kepada</w:t>
            </w:r>
            <w:proofErr w:type="spellEnd"/>
            <w:r w:rsidRPr="00AA0913">
              <w:rPr>
                <w:rFonts w:eastAsia="Calibri" w:cstheme="minorHAnsi"/>
              </w:rPr>
              <w:t xml:space="preserve"> </w:t>
            </w:r>
            <w:proofErr w:type="spellStart"/>
            <w:r w:rsidRPr="00AA0913">
              <w:rPr>
                <w:rFonts w:eastAsia="Calibri" w:cstheme="minorHAnsi"/>
              </w:rPr>
              <w:t>dosen</w:t>
            </w:r>
            <w:proofErr w:type="spellEnd"/>
            <w:r w:rsidRPr="00AA0913">
              <w:rPr>
                <w:rFonts w:eastAsia="Calibri" w:cstheme="minorHAnsi"/>
              </w:rPr>
              <w:t xml:space="preserve"> PPBM yang </w:t>
            </w:r>
            <w:proofErr w:type="spellStart"/>
            <w:r w:rsidRPr="00AA0913">
              <w:rPr>
                <w:rFonts w:eastAsia="Calibri" w:cstheme="minorHAnsi"/>
              </w:rPr>
              <w:t>belum</w:t>
            </w:r>
            <w:proofErr w:type="spellEnd"/>
            <w:r w:rsidRPr="00AA0913">
              <w:rPr>
                <w:rFonts w:eastAsia="Calibri" w:cstheme="minorHAnsi"/>
              </w:rPr>
              <w:t xml:space="preserve"> </w:t>
            </w:r>
            <w:proofErr w:type="spellStart"/>
            <w:r w:rsidRPr="00AA0913">
              <w:rPr>
                <w:rFonts w:eastAsia="Calibri" w:cstheme="minorHAnsi"/>
              </w:rPr>
              <w:t>memiliki</w:t>
            </w:r>
            <w:proofErr w:type="spellEnd"/>
            <w:r w:rsidRPr="00AA0913">
              <w:rPr>
                <w:rFonts w:eastAsia="Calibri" w:cstheme="minorHAnsi"/>
              </w:rPr>
              <w:t xml:space="preserve"> </w:t>
            </w:r>
            <w:proofErr w:type="spellStart"/>
            <w:r w:rsidRPr="00AA0913">
              <w:rPr>
                <w:rFonts w:eastAsia="Calibri" w:cstheme="minorHAnsi"/>
              </w:rPr>
              <w:t>Jabatan</w:t>
            </w:r>
            <w:proofErr w:type="spellEnd"/>
            <w:r w:rsidRPr="00AA0913">
              <w:rPr>
                <w:rFonts w:eastAsia="Calibri" w:cstheme="minorHAnsi"/>
              </w:rPr>
              <w:t xml:space="preserve"> </w:t>
            </w:r>
            <w:proofErr w:type="spellStart"/>
            <w:r w:rsidRPr="00AA0913">
              <w:rPr>
                <w:rFonts w:eastAsia="Calibri" w:cstheme="minorHAnsi"/>
              </w:rPr>
              <w:t>Fungsional</w:t>
            </w:r>
            <w:proofErr w:type="spellEnd"/>
            <w:r w:rsidRPr="00AA0913">
              <w:rPr>
                <w:rFonts w:eastAsia="Calibri" w:cstheme="minorHAnsi"/>
              </w:rPr>
              <w:t xml:space="preserve"> </w:t>
            </w:r>
            <w:proofErr w:type="spellStart"/>
            <w:r w:rsidRPr="00AA0913">
              <w:rPr>
                <w:rFonts w:eastAsia="Calibri" w:cstheme="minorHAnsi"/>
              </w:rPr>
              <w:t>Akademik</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memenuhi</w:t>
            </w:r>
            <w:proofErr w:type="spellEnd"/>
            <w:r w:rsidRPr="00AA0913">
              <w:rPr>
                <w:rFonts w:eastAsia="Calibri" w:cstheme="minorHAnsi"/>
              </w:rPr>
              <w:t xml:space="preserve"> </w:t>
            </w:r>
            <w:proofErr w:type="spellStart"/>
            <w:r w:rsidRPr="00AA0913">
              <w:rPr>
                <w:rFonts w:eastAsia="Calibri" w:cstheme="minorHAnsi"/>
              </w:rPr>
              <w:t>syarat</w:t>
            </w:r>
            <w:proofErr w:type="spellEnd"/>
            <w:r w:rsidRPr="00AA0913">
              <w:rPr>
                <w:rFonts w:eastAsia="Calibri" w:cstheme="minorHAnsi"/>
              </w:rPr>
              <w:t xml:space="preserve"> yang </w:t>
            </w:r>
            <w:proofErr w:type="spellStart"/>
            <w:r w:rsidRPr="00AA0913">
              <w:rPr>
                <w:rFonts w:eastAsia="Calibri" w:cstheme="minorHAnsi"/>
              </w:rPr>
              <w:t>dibutuhkan</w:t>
            </w:r>
            <w:proofErr w:type="spellEnd"/>
            <w:r w:rsidRPr="00AA0913">
              <w:rPr>
                <w:rFonts w:eastAsia="Calibri" w:cstheme="minorHAnsi"/>
              </w:rPr>
              <w:t xml:space="preserve">, </w:t>
            </w:r>
            <w:proofErr w:type="spellStart"/>
            <w:r w:rsidRPr="00AA0913">
              <w:rPr>
                <w:rFonts w:eastAsia="Calibri" w:cstheme="minorHAnsi"/>
              </w:rPr>
              <w:t>seperti</w:t>
            </w:r>
            <w:proofErr w:type="spellEnd"/>
            <w:r w:rsidRPr="00AA0913">
              <w:rPr>
                <w:rFonts w:eastAsia="Calibri" w:cstheme="minorHAnsi"/>
              </w:rPr>
              <w:t xml:space="preserve"> </w:t>
            </w:r>
            <w:proofErr w:type="spellStart"/>
            <w:r w:rsidRPr="00AA0913">
              <w:rPr>
                <w:rFonts w:eastAsia="Calibri" w:cstheme="minorHAnsi"/>
              </w:rPr>
              <w:t>mengikuti</w:t>
            </w:r>
            <w:proofErr w:type="spellEnd"/>
            <w:r w:rsidRPr="00AA0913">
              <w:rPr>
                <w:rFonts w:eastAsia="Calibri" w:cstheme="minorHAnsi"/>
              </w:rPr>
              <w:t xml:space="preserve"> </w:t>
            </w:r>
            <w:proofErr w:type="spellStart"/>
            <w:r w:rsidRPr="00AA0913">
              <w:rPr>
                <w:rFonts w:eastAsia="Calibri" w:cstheme="minorHAnsi"/>
              </w:rPr>
              <w:t>pelatihan</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memperoleh</w:t>
            </w:r>
            <w:proofErr w:type="spellEnd"/>
            <w:r w:rsidRPr="00AA0913">
              <w:rPr>
                <w:rFonts w:eastAsia="Calibri" w:cstheme="minorHAnsi"/>
              </w:rPr>
              <w:t xml:space="preserve"> </w:t>
            </w:r>
            <w:proofErr w:type="spellStart"/>
            <w:r w:rsidRPr="00AA0913">
              <w:rPr>
                <w:rFonts w:eastAsia="Calibri" w:cstheme="minorHAnsi"/>
              </w:rPr>
              <w:t>pengalaman</w:t>
            </w:r>
            <w:proofErr w:type="spellEnd"/>
            <w:r w:rsidRPr="00AA0913">
              <w:rPr>
                <w:rFonts w:eastAsia="Calibri" w:cstheme="minorHAnsi"/>
              </w:rPr>
              <w:t xml:space="preserve"> </w:t>
            </w:r>
            <w:proofErr w:type="spellStart"/>
            <w:r w:rsidRPr="00AA0913">
              <w:rPr>
                <w:rFonts w:eastAsia="Calibri" w:cstheme="minorHAnsi"/>
              </w:rPr>
              <w:t>kerja</w:t>
            </w:r>
            <w:proofErr w:type="spellEnd"/>
            <w:r w:rsidRPr="00AA0913">
              <w:rPr>
                <w:rFonts w:eastAsia="Calibri" w:cstheme="minorHAnsi"/>
              </w:rPr>
              <w:t xml:space="preserve"> yang </w:t>
            </w:r>
            <w:proofErr w:type="spellStart"/>
            <w:r w:rsidRPr="00AA0913">
              <w:rPr>
                <w:rFonts w:eastAsia="Calibri" w:cstheme="minorHAnsi"/>
              </w:rPr>
              <w:t>relevan</w:t>
            </w:r>
            <w:proofErr w:type="spellEnd"/>
          </w:p>
        </w:tc>
      </w:tr>
      <w:tr w:rsidR="00AA0913" w:rsidRPr="00AA0913" w14:paraId="4A3DF210"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2E871455" w14:textId="77777777" w:rsidR="00AA0913" w:rsidRPr="00AA0913" w:rsidRDefault="00AA0913" w:rsidP="00AA0913">
            <w:pPr>
              <w:rPr>
                <w:rFonts w:cstheme="minorHAnsi"/>
              </w:rPr>
            </w:pPr>
            <w:r w:rsidRPr="00AA0913">
              <w:rPr>
                <w:rFonts w:eastAsia="Calibri" w:cstheme="minorHAnsi"/>
                <w:color w:val="000000" w:themeColor="text1"/>
              </w:rPr>
              <w:t>5</w:t>
            </w:r>
          </w:p>
        </w:tc>
        <w:tc>
          <w:tcPr>
            <w:tcW w:w="3554" w:type="dxa"/>
            <w:tcBorders>
              <w:top w:val="single" w:sz="8" w:space="0" w:color="auto"/>
              <w:left w:val="single" w:sz="8" w:space="0" w:color="auto"/>
              <w:bottom w:val="single" w:sz="8" w:space="0" w:color="auto"/>
              <w:right w:val="single" w:sz="8" w:space="0" w:color="auto"/>
            </w:tcBorders>
            <w:tcMar>
              <w:left w:w="108" w:type="dxa"/>
              <w:right w:w="108" w:type="dxa"/>
            </w:tcMar>
          </w:tcPr>
          <w:p w14:paraId="0F23BC13" w14:textId="77777777" w:rsidR="00AA0913" w:rsidRPr="00AA0913" w:rsidRDefault="00AA0913" w:rsidP="00AA0913">
            <w:pPr>
              <w:rPr>
                <w:rFonts w:eastAsia="Calibri" w:cstheme="minorHAnsi"/>
                <w:color w:val="000000" w:themeColor="text1"/>
              </w:rPr>
            </w:pPr>
            <w:r w:rsidRPr="00AA0913">
              <w:rPr>
                <w:rFonts w:eastAsia="Calibri" w:cstheme="minorHAnsi"/>
                <w:color w:val="000000" w:themeColor="text1"/>
              </w:rPr>
              <w:t xml:space="preserve">PS yang </w:t>
            </w:r>
            <w:proofErr w:type="spellStart"/>
            <w:r w:rsidRPr="00AA0913">
              <w:rPr>
                <w:rFonts w:eastAsia="Calibri" w:cstheme="minorHAnsi"/>
                <w:color w:val="000000" w:themeColor="text1"/>
              </w:rPr>
              <w:t>tidak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memiliki</w:t>
            </w:r>
            <w:proofErr w:type="spellEnd"/>
            <w:r w:rsidRPr="00AA0913">
              <w:rPr>
                <w:rFonts w:eastAsia="Calibri" w:cstheme="minorHAnsi"/>
                <w:color w:val="000000" w:themeColor="text1"/>
              </w:rPr>
              <w:t xml:space="preserve"> DTPS </w:t>
            </w:r>
            <w:proofErr w:type="spellStart"/>
            <w:r w:rsidRPr="00AA0913">
              <w:rPr>
                <w:rFonts w:eastAsia="Calibri" w:cstheme="minorHAnsi"/>
                <w:color w:val="000000" w:themeColor="text1"/>
              </w:rPr>
              <w:t>penutur</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asli</w:t>
            </w:r>
            <w:proofErr w:type="spellEnd"/>
            <w:r w:rsidRPr="00AA0913">
              <w:rPr>
                <w:rFonts w:eastAsia="Calibri" w:cstheme="minorHAnsi"/>
                <w:color w:val="000000" w:themeColor="text1"/>
              </w:rPr>
              <w:t xml:space="preserve"> Bahasa Mandarin </w:t>
            </w:r>
            <w:proofErr w:type="spellStart"/>
            <w:r w:rsidRPr="00AA0913">
              <w:rPr>
                <w:rFonts w:eastAsia="Calibri" w:cstheme="minorHAnsi"/>
                <w:color w:val="000000" w:themeColor="text1"/>
              </w:rPr>
              <w:t>sendiri</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sementara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ini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masih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mengandalkan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kerjasama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dengan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lembaga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seperti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Konfucius</w:t>
            </w:r>
            <w:proofErr w:type="spellEnd"/>
          </w:p>
        </w:tc>
        <w:tc>
          <w:tcPr>
            <w:tcW w:w="4854" w:type="dxa"/>
            <w:tcBorders>
              <w:top w:val="single" w:sz="8" w:space="0" w:color="auto"/>
              <w:left w:val="single" w:sz="8" w:space="0" w:color="auto"/>
              <w:bottom w:val="single" w:sz="8" w:space="0" w:color="auto"/>
              <w:right w:val="single" w:sz="8" w:space="0" w:color="auto"/>
            </w:tcBorders>
            <w:tcMar>
              <w:left w:w="108" w:type="dxa"/>
              <w:right w:w="108" w:type="dxa"/>
            </w:tcMar>
          </w:tcPr>
          <w:p w14:paraId="68F2EB68" w14:textId="77777777" w:rsidR="00AA0913" w:rsidRPr="00AA0913" w:rsidRDefault="00AA0913" w:rsidP="00AA0913">
            <w:pPr>
              <w:rPr>
                <w:rFonts w:cstheme="minorHAnsi"/>
              </w:rPr>
            </w:pPr>
            <w:proofErr w:type="spellStart"/>
            <w:r w:rsidRPr="00AA0913">
              <w:rPr>
                <w:rFonts w:eastAsia="Calibri" w:cstheme="minorHAnsi"/>
              </w:rPr>
              <w:t>Mengembangkan</w:t>
            </w:r>
            <w:proofErr w:type="spellEnd"/>
            <w:r w:rsidRPr="00AA0913">
              <w:rPr>
                <w:rFonts w:eastAsia="Calibri" w:cstheme="minorHAnsi"/>
              </w:rPr>
              <w:t xml:space="preserve"> program </w:t>
            </w:r>
            <w:proofErr w:type="spellStart"/>
            <w:r w:rsidRPr="00AA0913">
              <w:rPr>
                <w:rFonts w:eastAsia="Calibri" w:cstheme="minorHAnsi"/>
              </w:rPr>
              <w:t>pelatihan</w:t>
            </w:r>
            <w:proofErr w:type="spellEnd"/>
            <w:r w:rsidRPr="00AA0913">
              <w:rPr>
                <w:rFonts w:eastAsia="Calibri" w:cstheme="minorHAnsi"/>
              </w:rPr>
              <w:t xml:space="preserve"> Bahasa Mandarin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dosen</w:t>
            </w:r>
            <w:proofErr w:type="spellEnd"/>
            <w:r w:rsidRPr="00AA0913">
              <w:rPr>
                <w:rFonts w:eastAsia="Calibri" w:cstheme="minorHAnsi"/>
              </w:rPr>
              <w:t xml:space="preserve"> agar </w:t>
            </w:r>
            <w:proofErr w:type="spellStart"/>
            <w:r w:rsidRPr="00AA0913">
              <w:rPr>
                <w:rFonts w:eastAsia="Calibri" w:cstheme="minorHAnsi"/>
              </w:rPr>
              <w:t>mereka</w:t>
            </w:r>
            <w:proofErr w:type="spellEnd"/>
            <w:r w:rsidRPr="00AA0913">
              <w:rPr>
                <w:rFonts w:eastAsia="Calibri" w:cstheme="minorHAnsi"/>
              </w:rPr>
              <w:t xml:space="preserve"> </w:t>
            </w:r>
            <w:proofErr w:type="spellStart"/>
            <w:r w:rsidRPr="00AA0913">
              <w:rPr>
                <w:rFonts w:eastAsia="Calibri" w:cstheme="minorHAnsi"/>
              </w:rPr>
              <w:t>dapat</w:t>
            </w:r>
            <w:proofErr w:type="spellEnd"/>
            <w:r w:rsidRPr="00AA0913">
              <w:rPr>
                <w:rFonts w:eastAsia="Calibri" w:cstheme="minorHAnsi"/>
              </w:rPr>
              <w:t xml:space="preserve"> </w:t>
            </w:r>
            <w:proofErr w:type="spellStart"/>
            <w:r w:rsidRPr="00AA0913">
              <w:rPr>
                <w:rFonts w:eastAsia="Calibri" w:cstheme="minorHAnsi"/>
              </w:rPr>
              <w:t>menguasai</w:t>
            </w:r>
            <w:proofErr w:type="spellEnd"/>
            <w:r w:rsidRPr="00AA0913">
              <w:rPr>
                <w:rFonts w:eastAsia="Calibri" w:cstheme="minorHAnsi"/>
              </w:rPr>
              <w:t xml:space="preserve"> Bahasa Mandarin </w:t>
            </w:r>
            <w:proofErr w:type="spellStart"/>
            <w:r w:rsidRPr="00AA0913">
              <w:rPr>
                <w:rFonts w:eastAsia="Calibri" w:cstheme="minorHAnsi"/>
              </w:rPr>
              <w:t>secara</w:t>
            </w:r>
            <w:proofErr w:type="spellEnd"/>
            <w:r w:rsidRPr="00AA0913">
              <w:rPr>
                <w:rFonts w:eastAsia="Calibri" w:cstheme="minorHAnsi"/>
              </w:rPr>
              <w:t xml:space="preserve"> </w:t>
            </w:r>
            <w:proofErr w:type="spellStart"/>
            <w:r w:rsidRPr="00AA0913">
              <w:rPr>
                <w:rFonts w:eastAsia="Calibri" w:cstheme="minorHAnsi"/>
              </w:rPr>
              <w:t>lebih</w:t>
            </w:r>
            <w:proofErr w:type="spellEnd"/>
            <w:r w:rsidRPr="00AA0913">
              <w:rPr>
                <w:rFonts w:eastAsia="Calibri" w:cstheme="minorHAnsi"/>
              </w:rPr>
              <w:t xml:space="preserve"> </w:t>
            </w:r>
            <w:proofErr w:type="spellStart"/>
            <w:r w:rsidRPr="00AA0913">
              <w:rPr>
                <w:rFonts w:eastAsia="Calibri" w:cstheme="minorHAnsi"/>
              </w:rPr>
              <w:t>baik</w:t>
            </w:r>
            <w:proofErr w:type="spellEnd"/>
            <w:r w:rsidRPr="00AA0913">
              <w:rPr>
                <w:rFonts w:eastAsia="Calibri" w:cstheme="minorHAnsi"/>
              </w:rPr>
              <w:t xml:space="preserve">. </w:t>
            </w:r>
            <w:proofErr w:type="spellStart"/>
            <w:r w:rsidRPr="00AA0913">
              <w:rPr>
                <w:rFonts w:eastAsia="Calibri" w:cstheme="minorHAnsi"/>
              </w:rPr>
              <w:t>Selain</w:t>
            </w:r>
            <w:proofErr w:type="spellEnd"/>
            <w:r w:rsidRPr="00AA0913">
              <w:rPr>
                <w:rFonts w:eastAsia="Calibri" w:cstheme="minorHAnsi"/>
              </w:rPr>
              <w:t xml:space="preserve"> </w:t>
            </w:r>
            <w:proofErr w:type="spellStart"/>
            <w:r w:rsidRPr="00AA0913">
              <w:rPr>
                <w:rFonts w:eastAsia="Calibri" w:cstheme="minorHAnsi"/>
              </w:rPr>
              <w:t>itu</w:t>
            </w:r>
            <w:proofErr w:type="spellEnd"/>
            <w:r w:rsidRPr="00AA0913">
              <w:rPr>
                <w:rFonts w:eastAsia="Calibri" w:cstheme="minorHAnsi"/>
              </w:rPr>
              <w:t xml:space="preserve">, </w:t>
            </w:r>
            <w:proofErr w:type="spellStart"/>
            <w:r w:rsidRPr="00AA0913">
              <w:rPr>
                <w:rFonts w:eastAsia="Calibri" w:cstheme="minorHAnsi"/>
              </w:rPr>
              <w:t>dapat</w:t>
            </w:r>
            <w:proofErr w:type="spellEnd"/>
            <w:r w:rsidRPr="00AA0913">
              <w:rPr>
                <w:rFonts w:eastAsia="Calibri" w:cstheme="minorHAnsi"/>
              </w:rPr>
              <w:t xml:space="preserve"> juga </w:t>
            </w:r>
            <w:proofErr w:type="spellStart"/>
            <w:r w:rsidRPr="00AA0913">
              <w:rPr>
                <w:rFonts w:eastAsia="Calibri" w:cstheme="minorHAnsi"/>
              </w:rPr>
              <w:t>mengundang</w:t>
            </w:r>
            <w:proofErr w:type="spellEnd"/>
            <w:r w:rsidRPr="00AA0913">
              <w:rPr>
                <w:rFonts w:eastAsia="Calibri" w:cstheme="minorHAnsi"/>
              </w:rPr>
              <w:t xml:space="preserve"> </w:t>
            </w:r>
            <w:proofErr w:type="spellStart"/>
            <w:r w:rsidRPr="00AA0913">
              <w:rPr>
                <w:rFonts w:eastAsia="Calibri" w:cstheme="minorHAnsi"/>
              </w:rPr>
              <w:t>dosen</w:t>
            </w:r>
            <w:proofErr w:type="spellEnd"/>
            <w:r w:rsidRPr="00AA0913">
              <w:rPr>
                <w:rFonts w:eastAsia="Calibri" w:cstheme="minorHAnsi"/>
              </w:rPr>
              <w:t xml:space="preserve"> </w:t>
            </w:r>
            <w:proofErr w:type="spellStart"/>
            <w:r w:rsidRPr="00AA0913">
              <w:rPr>
                <w:rFonts w:eastAsia="Calibri" w:cstheme="minorHAnsi"/>
              </w:rPr>
              <w:t>tamu</w:t>
            </w:r>
            <w:proofErr w:type="spellEnd"/>
            <w:r w:rsidRPr="00AA0913">
              <w:rPr>
                <w:rFonts w:eastAsia="Calibri" w:cstheme="minorHAnsi"/>
              </w:rPr>
              <w:t xml:space="preserve"> </w:t>
            </w:r>
            <w:proofErr w:type="spellStart"/>
            <w:r w:rsidRPr="00AA0913">
              <w:rPr>
                <w:rFonts w:eastAsia="Calibri" w:cstheme="minorHAnsi"/>
              </w:rPr>
              <w:t>penutur</w:t>
            </w:r>
            <w:proofErr w:type="spellEnd"/>
            <w:r w:rsidRPr="00AA0913">
              <w:rPr>
                <w:rFonts w:eastAsia="Calibri" w:cstheme="minorHAnsi"/>
              </w:rPr>
              <w:t xml:space="preserve"> </w:t>
            </w:r>
            <w:proofErr w:type="spellStart"/>
            <w:r w:rsidRPr="00AA0913">
              <w:rPr>
                <w:rFonts w:eastAsia="Calibri" w:cstheme="minorHAnsi"/>
              </w:rPr>
              <w:t>asli</w:t>
            </w:r>
            <w:proofErr w:type="spellEnd"/>
            <w:r w:rsidRPr="00AA0913">
              <w:rPr>
                <w:rFonts w:eastAsia="Calibri" w:cstheme="minorHAnsi"/>
              </w:rPr>
              <w:t xml:space="preserve"> Bahasa Mandarin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memberikan</w:t>
            </w:r>
            <w:proofErr w:type="spellEnd"/>
            <w:r w:rsidRPr="00AA0913">
              <w:rPr>
                <w:rFonts w:eastAsia="Calibri" w:cstheme="minorHAnsi"/>
              </w:rPr>
              <w:t xml:space="preserve"> </w:t>
            </w:r>
            <w:proofErr w:type="spellStart"/>
            <w:r w:rsidRPr="00AA0913">
              <w:rPr>
                <w:rFonts w:eastAsia="Calibri" w:cstheme="minorHAnsi"/>
              </w:rPr>
              <w:t>materi</w:t>
            </w:r>
            <w:proofErr w:type="spellEnd"/>
            <w:r w:rsidRPr="00AA0913">
              <w:rPr>
                <w:rFonts w:eastAsia="Calibri" w:cstheme="minorHAnsi"/>
              </w:rPr>
              <w:t xml:space="preserve"> </w:t>
            </w:r>
            <w:proofErr w:type="spellStart"/>
            <w:r w:rsidRPr="00AA0913">
              <w:rPr>
                <w:rFonts w:eastAsia="Calibri" w:cstheme="minorHAnsi"/>
              </w:rPr>
              <w:t>kuliah</w:t>
            </w:r>
            <w:proofErr w:type="spellEnd"/>
            <w:r w:rsidRPr="00AA0913">
              <w:rPr>
                <w:rFonts w:eastAsia="Calibri" w:cstheme="minorHAnsi"/>
              </w:rPr>
              <w:t xml:space="preserve"> yang </w:t>
            </w:r>
            <w:proofErr w:type="spellStart"/>
            <w:r w:rsidRPr="00AA0913">
              <w:rPr>
                <w:rFonts w:eastAsia="Calibri" w:cstheme="minorHAnsi"/>
              </w:rPr>
              <w:t>berkaitan</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bidang</w:t>
            </w:r>
            <w:proofErr w:type="spellEnd"/>
            <w:r w:rsidRPr="00AA0913">
              <w:rPr>
                <w:rFonts w:eastAsia="Calibri" w:cstheme="minorHAnsi"/>
              </w:rPr>
              <w:t xml:space="preserve"> </w:t>
            </w:r>
            <w:proofErr w:type="spellStart"/>
            <w:r w:rsidRPr="00AA0913">
              <w:rPr>
                <w:rFonts w:eastAsia="Calibri" w:cstheme="minorHAnsi"/>
              </w:rPr>
              <w:t>studi</w:t>
            </w:r>
            <w:proofErr w:type="spellEnd"/>
            <w:r w:rsidRPr="00AA0913">
              <w:rPr>
                <w:rFonts w:eastAsia="Calibri" w:cstheme="minorHAnsi"/>
              </w:rPr>
              <w:t xml:space="preserve"> Bahasa Mandarin</w:t>
            </w:r>
          </w:p>
        </w:tc>
      </w:tr>
      <w:tr w:rsidR="00AA0913" w:rsidRPr="00AA0913" w14:paraId="6579E50A"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457C1E43" w14:textId="77777777" w:rsidR="00AA0913" w:rsidRPr="00AA0913" w:rsidRDefault="00AA0913" w:rsidP="00AA0913">
            <w:pPr>
              <w:rPr>
                <w:rFonts w:cstheme="minorHAnsi"/>
              </w:rPr>
            </w:pPr>
            <w:r w:rsidRPr="00AA0913">
              <w:rPr>
                <w:rFonts w:eastAsia="Calibri" w:cstheme="minorHAnsi"/>
                <w:color w:val="000000" w:themeColor="text1"/>
              </w:rPr>
              <w:t>6</w:t>
            </w:r>
          </w:p>
        </w:tc>
        <w:tc>
          <w:tcPr>
            <w:tcW w:w="3554" w:type="dxa"/>
            <w:tcBorders>
              <w:top w:val="single" w:sz="8" w:space="0" w:color="auto"/>
              <w:left w:val="single" w:sz="8" w:space="0" w:color="auto"/>
              <w:bottom w:val="single" w:sz="8" w:space="0" w:color="auto"/>
              <w:right w:val="single" w:sz="8" w:space="0" w:color="auto"/>
            </w:tcBorders>
            <w:tcMar>
              <w:left w:w="108" w:type="dxa"/>
              <w:right w:w="108" w:type="dxa"/>
            </w:tcMar>
          </w:tcPr>
          <w:p w14:paraId="45A1D0FF" w14:textId="77777777" w:rsidR="00AA0913" w:rsidRPr="00AA0913" w:rsidRDefault="00AA0913" w:rsidP="00AA0913">
            <w:pPr>
              <w:rPr>
                <w:rFonts w:cstheme="minorHAnsi"/>
              </w:rPr>
            </w:pPr>
            <w:r w:rsidRPr="00AA0913">
              <w:rPr>
                <w:rFonts w:eastAsia="Calibri" w:cstheme="minorHAnsi"/>
                <w:color w:val="000000" w:themeColor="text1"/>
              </w:rPr>
              <w:t xml:space="preserve">Belum </w:t>
            </w:r>
            <w:proofErr w:type="spellStart"/>
            <w:r w:rsidRPr="00AA0913">
              <w:rPr>
                <w:rFonts w:eastAsia="Calibri" w:cstheme="minorHAnsi"/>
                <w:color w:val="000000" w:themeColor="text1"/>
              </w:rPr>
              <w:t>semua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dosen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memiliki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konsistensi</w:t>
            </w:r>
            <w:proofErr w:type="spellEnd"/>
            <w:r w:rsidRPr="00AA0913">
              <w:rPr>
                <w:rFonts w:eastAsia="Calibri" w:cstheme="minorHAnsi"/>
                <w:color w:val="000000" w:themeColor="text1"/>
              </w:rPr>
              <w:t xml:space="preserve"> pada road map </w:t>
            </w:r>
            <w:proofErr w:type="spellStart"/>
            <w:r w:rsidRPr="00AA0913">
              <w:rPr>
                <w:rFonts w:eastAsia="Calibri" w:cstheme="minorHAnsi"/>
                <w:color w:val="000000" w:themeColor="text1"/>
              </w:rPr>
              <w:t>penelitian</w:t>
            </w:r>
            <w:proofErr w:type="spellEnd"/>
          </w:p>
        </w:tc>
        <w:tc>
          <w:tcPr>
            <w:tcW w:w="4854" w:type="dxa"/>
            <w:tcBorders>
              <w:top w:val="single" w:sz="8" w:space="0" w:color="auto"/>
              <w:left w:val="single" w:sz="8" w:space="0" w:color="auto"/>
              <w:bottom w:val="single" w:sz="8" w:space="0" w:color="auto"/>
              <w:right w:val="single" w:sz="8" w:space="0" w:color="auto"/>
            </w:tcBorders>
            <w:tcMar>
              <w:left w:w="108" w:type="dxa"/>
              <w:right w:w="108" w:type="dxa"/>
            </w:tcMar>
          </w:tcPr>
          <w:p w14:paraId="6BDBAC9D" w14:textId="77777777" w:rsidR="00AA0913" w:rsidRPr="00AA0913" w:rsidRDefault="00AA0913" w:rsidP="00AA0913">
            <w:pPr>
              <w:rPr>
                <w:rFonts w:cstheme="minorHAnsi"/>
              </w:rPr>
            </w:pPr>
            <w:proofErr w:type="spellStart"/>
            <w:r w:rsidRPr="00AA0913">
              <w:rPr>
                <w:rFonts w:eastAsia="Calibri" w:cstheme="minorHAnsi"/>
              </w:rPr>
              <w:t>Mendorong</w:t>
            </w:r>
            <w:proofErr w:type="spellEnd"/>
            <w:r w:rsidRPr="00AA0913">
              <w:rPr>
                <w:rFonts w:eastAsia="Calibri" w:cstheme="minorHAnsi"/>
              </w:rPr>
              <w:t xml:space="preserve"> </w:t>
            </w:r>
            <w:proofErr w:type="spellStart"/>
            <w:r w:rsidRPr="00AA0913">
              <w:rPr>
                <w:rFonts w:eastAsia="Calibri" w:cstheme="minorHAnsi"/>
              </w:rPr>
              <w:t>dosen</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terus</w:t>
            </w:r>
            <w:proofErr w:type="spellEnd"/>
            <w:r w:rsidRPr="00AA0913">
              <w:rPr>
                <w:rFonts w:eastAsia="Calibri" w:cstheme="minorHAnsi"/>
              </w:rPr>
              <w:t xml:space="preserve"> </w:t>
            </w:r>
            <w:proofErr w:type="spellStart"/>
            <w:r w:rsidRPr="00AA0913">
              <w:rPr>
                <w:rFonts w:eastAsia="Calibri" w:cstheme="minorHAnsi"/>
              </w:rPr>
              <w:t>mengembangkan</w:t>
            </w:r>
            <w:proofErr w:type="spellEnd"/>
            <w:r w:rsidRPr="00AA0913">
              <w:rPr>
                <w:rFonts w:eastAsia="Calibri" w:cstheme="minorHAnsi"/>
              </w:rPr>
              <w:t xml:space="preserve"> roadmap </w:t>
            </w:r>
            <w:proofErr w:type="spellStart"/>
            <w:r w:rsidRPr="00AA0913">
              <w:rPr>
                <w:rFonts w:eastAsia="Calibri" w:cstheme="minorHAnsi"/>
              </w:rPr>
              <w:t>penelitian</w:t>
            </w:r>
            <w:proofErr w:type="spellEnd"/>
            <w:r w:rsidRPr="00AA0913">
              <w:rPr>
                <w:rFonts w:eastAsia="Calibri" w:cstheme="minorHAnsi"/>
              </w:rPr>
              <w:t xml:space="preserve"> </w:t>
            </w:r>
            <w:proofErr w:type="spellStart"/>
            <w:r w:rsidRPr="00AA0913">
              <w:rPr>
                <w:rFonts w:eastAsia="Calibri" w:cstheme="minorHAnsi"/>
              </w:rPr>
              <w:t>mereka</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konsistensi</w:t>
            </w:r>
            <w:proofErr w:type="spellEnd"/>
            <w:r w:rsidRPr="00AA0913">
              <w:rPr>
                <w:rFonts w:eastAsia="Calibri" w:cstheme="minorHAnsi"/>
              </w:rPr>
              <w:t xml:space="preserve"> dan </w:t>
            </w:r>
            <w:proofErr w:type="spellStart"/>
            <w:r w:rsidRPr="00AA0913">
              <w:rPr>
                <w:rFonts w:eastAsia="Calibri" w:cstheme="minorHAnsi"/>
              </w:rPr>
              <w:t>terus</w:t>
            </w:r>
            <w:proofErr w:type="spellEnd"/>
            <w:r w:rsidRPr="00AA0913">
              <w:rPr>
                <w:rFonts w:eastAsia="Calibri" w:cstheme="minorHAnsi"/>
              </w:rPr>
              <w:t xml:space="preserve"> </w:t>
            </w:r>
            <w:proofErr w:type="spellStart"/>
            <w:r w:rsidRPr="00AA0913">
              <w:rPr>
                <w:rFonts w:eastAsia="Calibri" w:cstheme="minorHAnsi"/>
              </w:rPr>
              <w:t>menerus</w:t>
            </w:r>
            <w:proofErr w:type="spellEnd"/>
            <w:r w:rsidRPr="00AA0913">
              <w:rPr>
                <w:rFonts w:eastAsia="Calibri" w:cstheme="minorHAnsi"/>
              </w:rPr>
              <w:t xml:space="preserve"> </w:t>
            </w:r>
            <w:proofErr w:type="spellStart"/>
            <w:r w:rsidRPr="00AA0913">
              <w:rPr>
                <w:rFonts w:eastAsia="Calibri" w:cstheme="minorHAnsi"/>
              </w:rPr>
              <w:t>memberikan</w:t>
            </w:r>
            <w:proofErr w:type="spellEnd"/>
            <w:r w:rsidRPr="00AA0913">
              <w:rPr>
                <w:rFonts w:eastAsia="Calibri" w:cstheme="minorHAnsi"/>
              </w:rPr>
              <w:t xml:space="preserve"> </w:t>
            </w:r>
            <w:proofErr w:type="spellStart"/>
            <w:r w:rsidRPr="00AA0913">
              <w:rPr>
                <w:rFonts w:eastAsia="Calibri" w:cstheme="minorHAnsi"/>
              </w:rPr>
              <w:t>dukungan</w:t>
            </w:r>
            <w:proofErr w:type="spellEnd"/>
            <w:r w:rsidRPr="00AA0913">
              <w:rPr>
                <w:rFonts w:eastAsia="Calibri" w:cstheme="minorHAnsi"/>
              </w:rPr>
              <w:t xml:space="preserve"> dan </w:t>
            </w:r>
            <w:proofErr w:type="spellStart"/>
            <w:r w:rsidRPr="00AA0913">
              <w:rPr>
                <w:rFonts w:eastAsia="Calibri" w:cstheme="minorHAnsi"/>
              </w:rPr>
              <w:t>bimbingan</w:t>
            </w:r>
            <w:proofErr w:type="spellEnd"/>
            <w:r w:rsidRPr="00AA0913">
              <w:rPr>
                <w:rFonts w:eastAsia="Calibri" w:cstheme="minorHAnsi"/>
              </w:rPr>
              <w:t xml:space="preserve"> </w:t>
            </w:r>
            <w:proofErr w:type="spellStart"/>
            <w:r w:rsidRPr="00AA0913">
              <w:rPr>
                <w:rFonts w:eastAsia="Calibri" w:cstheme="minorHAnsi"/>
              </w:rPr>
              <w:t>kepada</w:t>
            </w:r>
            <w:proofErr w:type="spellEnd"/>
            <w:r w:rsidRPr="00AA0913">
              <w:rPr>
                <w:rFonts w:eastAsia="Calibri" w:cstheme="minorHAnsi"/>
              </w:rPr>
              <w:t xml:space="preserve"> </w:t>
            </w:r>
            <w:proofErr w:type="spellStart"/>
            <w:r w:rsidRPr="00AA0913">
              <w:rPr>
                <w:rFonts w:eastAsia="Calibri" w:cstheme="minorHAnsi"/>
              </w:rPr>
              <w:t>mereka</w:t>
            </w:r>
            <w:proofErr w:type="spellEnd"/>
            <w:r w:rsidRPr="00AA0913">
              <w:rPr>
                <w:rFonts w:eastAsia="Calibri" w:cstheme="minorHAnsi"/>
              </w:rPr>
              <w:t xml:space="preserve"> </w:t>
            </w:r>
            <w:proofErr w:type="spellStart"/>
            <w:r w:rsidRPr="00AA0913">
              <w:rPr>
                <w:rFonts w:eastAsia="Calibri" w:cstheme="minorHAnsi"/>
              </w:rPr>
              <w:t>dalam</w:t>
            </w:r>
            <w:proofErr w:type="spellEnd"/>
            <w:r w:rsidRPr="00AA0913">
              <w:rPr>
                <w:rFonts w:eastAsia="Calibri" w:cstheme="minorHAnsi"/>
              </w:rPr>
              <w:t xml:space="preserve"> </w:t>
            </w:r>
            <w:proofErr w:type="spellStart"/>
            <w:r w:rsidRPr="00AA0913">
              <w:rPr>
                <w:rFonts w:eastAsia="Calibri" w:cstheme="minorHAnsi"/>
              </w:rPr>
              <w:t>mengembangkan</w:t>
            </w:r>
            <w:proofErr w:type="spellEnd"/>
            <w:r w:rsidRPr="00AA0913">
              <w:rPr>
                <w:rFonts w:eastAsia="Calibri" w:cstheme="minorHAnsi"/>
              </w:rPr>
              <w:t xml:space="preserve"> </w:t>
            </w:r>
            <w:proofErr w:type="spellStart"/>
            <w:r w:rsidRPr="00AA0913">
              <w:rPr>
                <w:rFonts w:eastAsia="Calibri" w:cstheme="minorHAnsi"/>
              </w:rPr>
              <w:t>penelitian</w:t>
            </w:r>
            <w:proofErr w:type="spellEnd"/>
          </w:p>
        </w:tc>
      </w:tr>
      <w:tr w:rsidR="00AA0913" w:rsidRPr="00AA0913" w14:paraId="5F2B74CB"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1054A0F4" w14:textId="77777777" w:rsidR="00AA0913" w:rsidRPr="00AA0913" w:rsidRDefault="00AA0913" w:rsidP="00AA0913">
            <w:pPr>
              <w:rPr>
                <w:rFonts w:cstheme="minorHAnsi"/>
              </w:rPr>
            </w:pPr>
            <w:r w:rsidRPr="00AA0913">
              <w:rPr>
                <w:rFonts w:eastAsia="Calibri" w:cstheme="minorHAnsi"/>
                <w:color w:val="000000" w:themeColor="text1"/>
              </w:rPr>
              <w:t>7</w:t>
            </w:r>
          </w:p>
        </w:tc>
        <w:tc>
          <w:tcPr>
            <w:tcW w:w="3554" w:type="dxa"/>
            <w:tcBorders>
              <w:top w:val="single" w:sz="8" w:space="0" w:color="auto"/>
              <w:left w:val="single" w:sz="8" w:space="0" w:color="auto"/>
              <w:bottom w:val="single" w:sz="8" w:space="0" w:color="auto"/>
              <w:right w:val="single" w:sz="8" w:space="0" w:color="auto"/>
            </w:tcBorders>
            <w:tcMar>
              <w:left w:w="108" w:type="dxa"/>
              <w:right w:w="108" w:type="dxa"/>
            </w:tcMar>
          </w:tcPr>
          <w:p w14:paraId="19AF6ED5" w14:textId="77777777" w:rsidR="00AA0913" w:rsidRPr="00AA0913" w:rsidRDefault="00AA0913" w:rsidP="00AA0913">
            <w:pPr>
              <w:rPr>
                <w:rFonts w:cstheme="minorHAnsi"/>
              </w:rPr>
            </w:pPr>
            <w:r w:rsidRPr="00AA0913">
              <w:rPr>
                <w:rFonts w:eastAsia="Calibri" w:cstheme="minorHAnsi"/>
                <w:color w:val="000000" w:themeColor="text1"/>
              </w:rPr>
              <w:t xml:space="preserve">Belum </w:t>
            </w:r>
            <w:proofErr w:type="spellStart"/>
            <w:r w:rsidRPr="00AA0913">
              <w:rPr>
                <w:rFonts w:eastAsia="Calibri" w:cstheme="minorHAnsi"/>
                <w:color w:val="000000" w:themeColor="text1"/>
              </w:rPr>
              <w:t>semua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pengabdian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masyarakat</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memiliki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dampak</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luas</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atau</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diadopsi</w:t>
            </w:r>
            <w:proofErr w:type="spellEnd"/>
            <w:r w:rsidRPr="00AA0913">
              <w:rPr>
                <w:rFonts w:eastAsia="Calibri" w:cstheme="minorHAnsi"/>
                <w:color w:val="000000" w:themeColor="text1"/>
              </w:rPr>
              <w:t xml:space="preserve"> oleh </w:t>
            </w:r>
            <w:proofErr w:type="spellStart"/>
            <w:r w:rsidRPr="00AA0913">
              <w:rPr>
                <w:rFonts w:eastAsia="Calibri" w:cstheme="minorHAnsi"/>
                <w:color w:val="000000" w:themeColor="text1"/>
              </w:rPr>
              <w:t>perusahaan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instansi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maupun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pemerintahan</w:t>
            </w:r>
            <w:proofErr w:type="spellEnd"/>
            <w:r w:rsidRPr="00AA0913">
              <w:rPr>
                <w:rFonts w:eastAsia="Calibri" w:cstheme="minorHAnsi"/>
                <w:color w:val="000000" w:themeColor="text1"/>
              </w:rPr>
              <w:t>.</w:t>
            </w:r>
          </w:p>
        </w:tc>
        <w:tc>
          <w:tcPr>
            <w:tcW w:w="4854" w:type="dxa"/>
            <w:tcBorders>
              <w:top w:val="single" w:sz="8" w:space="0" w:color="auto"/>
              <w:left w:val="single" w:sz="8" w:space="0" w:color="auto"/>
              <w:bottom w:val="single" w:sz="8" w:space="0" w:color="auto"/>
              <w:right w:val="single" w:sz="8" w:space="0" w:color="auto"/>
            </w:tcBorders>
            <w:tcMar>
              <w:left w:w="108" w:type="dxa"/>
              <w:right w:w="108" w:type="dxa"/>
            </w:tcMar>
          </w:tcPr>
          <w:p w14:paraId="7A3BB213" w14:textId="77777777" w:rsidR="00AA0913" w:rsidRPr="00AA0913" w:rsidRDefault="00AA0913" w:rsidP="00AA0913">
            <w:pPr>
              <w:rPr>
                <w:rFonts w:cstheme="minorHAnsi"/>
              </w:rPr>
            </w:pPr>
            <w:proofErr w:type="spellStart"/>
            <w:r w:rsidRPr="00AA0913">
              <w:rPr>
                <w:rFonts w:eastAsia="Calibri" w:cstheme="minorHAnsi"/>
              </w:rPr>
              <w:t>Membuat</w:t>
            </w:r>
            <w:proofErr w:type="spellEnd"/>
            <w:r w:rsidRPr="00AA0913">
              <w:rPr>
                <w:rFonts w:eastAsia="Calibri" w:cstheme="minorHAnsi"/>
              </w:rPr>
              <w:t xml:space="preserve"> program </w:t>
            </w:r>
            <w:proofErr w:type="spellStart"/>
            <w:r w:rsidRPr="00AA0913">
              <w:rPr>
                <w:rFonts w:eastAsia="Calibri" w:cstheme="minorHAnsi"/>
              </w:rPr>
              <w:t>pengabdian</w:t>
            </w:r>
            <w:proofErr w:type="spellEnd"/>
            <w:r w:rsidRPr="00AA0913">
              <w:rPr>
                <w:rFonts w:eastAsia="Calibri" w:cstheme="minorHAnsi"/>
              </w:rPr>
              <w:t xml:space="preserve"> </w:t>
            </w:r>
            <w:proofErr w:type="spellStart"/>
            <w:r w:rsidRPr="00AA0913">
              <w:rPr>
                <w:rFonts w:eastAsia="Calibri" w:cstheme="minorHAnsi"/>
              </w:rPr>
              <w:t>masyarakat</w:t>
            </w:r>
            <w:proofErr w:type="spellEnd"/>
            <w:r w:rsidRPr="00AA0913">
              <w:rPr>
                <w:rFonts w:eastAsia="Calibri" w:cstheme="minorHAnsi"/>
              </w:rPr>
              <w:t xml:space="preserve"> yang </w:t>
            </w:r>
            <w:proofErr w:type="spellStart"/>
            <w:r w:rsidRPr="00AA0913">
              <w:rPr>
                <w:rFonts w:eastAsia="Calibri" w:cstheme="minorHAnsi"/>
              </w:rPr>
              <w:t>lebih</w:t>
            </w:r>
            <w:proofErr w:type="spellEnd"/>
            <w:r w:rsidRPr="00AA0913">
              <w:rPr>
                <w:rFonts w:eastAsia="Calibri" w:cstheme="minorHAnsi"/>
              </w:rPr>
              <w:t xml:space="preserve"> </w:t>
            </w:r>
            <w:proofErr w:type="spellStart"/>
            <w:r w:rsidRPr="00AA0913">
              <w:rPr>
                <w:rFonts w:eastAsia="Calibri" w:cstheme="minorHAnsi"/>
              </w:rPr>
              <w:t>berfokus</w:t>
            </w:r>
            <w:proofErr w:type="spellEnd"/>
            <w:r w:rsidRPr="00AA0913">
              <w:rPr>
                <w:rFonts w:eastAsia="Calibri" w:cstheme="minorHAnsi"/>
              </w:rPr>
              <w:t xml:space="preserve"> pada </w:t>
            </w:r>
            <w:proofErr w:type="spellStart"/>
            <w:r w:rsidRPr="00AA0913">
              <w:rPr>
                <w:rFonts w:eastAsia="Calibri" w:cstheme="minorHAnsi"/>
              </w:rPr>
              <w:t>dampak</w:t>
            </w:r>
            <w:proofErr w:type="spellEnd"/>
            <w:r w:rsidRPr="00AA0913">
              <w:rPr>
                <w:rFonts w:eastAsia="Calibri" w:cstheme="minorHAnsi"/>
              </w:rPr>
              <w:t xml:space="preserve"> yang </w:t>
            </w:r>
            <w:proofErr w:type="spellStart"/>
            <w:r w:rsidRPr="00AA0913">
              <w:rPr>
                <w:rFonts w:eastAsia="Calibri" w:cstheme="minorHAnsi"/>
              </w:rPr>
              <w:t>lebih</w:t>
            </w:r>
            <w:proofErr w:type="spellEnd"/>
            <w:r w:rsidRPr="00AA0913">
              <w:rPr>
                <w:rFonts w:eastAsia="Calibri" w:cstheme="minorHAnsi"/>
              </w:rPr>
              <w:t xml:space="preserve"> </w:t>
            </w:r>
            <w:proofErr w:type="spellStart"/>
            <w:r w:rsidRPr="00AA0913">
              <w:rPr>
                <w:rFonts w:eastAsia="Calibri" w:cstheme="minorHAnsi"/>
              </w:rPr>
              <w:t>luas</w:t>
            </w:r>
            <w:proofErr w:type="spellEnd"/>
            <w:r w:rsidRPr="00AA0913">
              <w:rPr>
                <w:rFonts w:eastAsia="Calibri" w:cstheme="minorHAnsi"/>
              </w:rPr>
              <w:t xml:space="preserve">, </w:t>
            </w:r>
            <w:proofErr w:type="spellStart"/>
            <w:r w:rsidRPr="00AA0913">
              <w:rPr>
                <w:rFonts w:eastAsia="Calibri" w:cstheme="minorHAnsi"/>
              </w:rPr>
              <w:t>serta</w:t>
            </w:r>
            <w:proofErr w:type="spellEnd"/>
            <w:r w:rsidRPr="00AA0913">
              <w:rPr>
                <w:rFonts w:eastAsia="Calibri" w:cstheme="minorHAnsi"/>
              </w:rPr>
              <w:t xml:space="preserve"> </w:t>
            </w:r>
            <w:proofErr w:type="spellStart"/>
            <w:r w:rsidRPr="00AA0913">
              <w:rPr>
                <w:rFonts w:eastAsia="Calibri" w:cstheme="minorHAnsi"/>
              </w:rPr>
              <w:t>membangun</w:t>
            </w:r>
            <w:proofErr w:type="spellEnd"/>
            <w:r w:rsidRPr="00AA0913">
              <w:rPr>
                <w:rFonts w:eastAsia="Calibri" w:cstheme="minorHAnsi"/>
              </w:rPr>
              <w:t xml:space="preserve"> </w:t>
            </w:r>
            <w:proofErr w:type="spellStart"/>
            <w:r w:rsidRPr="00AA0913">
              <w:rPr>
                <w:rFonts w:eastAsia="Calibri" w:cstheme="minorHAnsi"/>
              </w:rPr>
              <w:t>kemitraan</w:t>
            </w:r>
            <w:proofErr w:type="spellEnd"/>
            <w:r w:rsidRPr="00AA0913">
              <w:rPr>
                <w:rFonts w:eastAsia="Calibri" w:cstheme="minorHAnsi"/>
              </w:rPr>
              <w:t xml:space="preserve"> yang </w:t>
            </w:r>
            <w:proofErr w:type="spellStart"/>
            <w:r w:rsidRPr="00AA0913">
              <w:rPr>
                <w:rFonts w:eastAsia="Calibri" w:cstheme="minorHAnsi"/>
              </w:rPr>
              <w:t>erat</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perusahaan</w:t>
            </w:r>
            <w:proofErr w:type="spellEnd"/>
            <w:r w:rsidRPr="00AA0913">
              <w:rPr>
                <w:rFonts w:eastAsia="Calibri" w:cstheme="minorHAnsi"/>
              </w:rPr>
              <w:t xml:space="preserve">, </w:t>
            </w:r>
            <w:proofErr w:type="spellStart"/>
            <w:r w:rsidRPr="00AA0913">
              <w:rPr>
                <w:rFonts w:eastAsia="Calibri" w:cstheme="minorHAnsi"/>
              </w:rPr>
              <w:t>instansi</w:t>
            </w:r>
            <w:proofErr w:type="spellEnd"/>
            <w:r w:rsidRPr="00AA0913">
              <w:rPr>
                <w:rFonts w:eastAsia="Calibri" w:cstheme="minorHAnsi"/>
              </w:rPr>
              <w:t xml:space="preserve">, dan </w:t>
            </w:r>
            <w:proofErr w:type="spellStart"/>
            <w:r w:rsidRPr="00AA0913">
              <w:rPr>
                <w:rFonts w:eastAsia="Calibri" w:cstheme="minorHAnsi"/>
              </w:rPr>
              <w:t>pemerintahan</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dampaknya</w:t>
            </w:r>
            <w:proofErr w:type="spellEnd"/>
          </w:p>
        </w:tc>
      </w:tr>
      <w:tr w:rsidR="00AA0913" w:rsidRPr="00AA0913" w14:paraId="5B798543"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212C6D2F" w14:textId="77777777" w:rsidR="00AA0913" w:rsidRPr="00AA0913" w:rsidRDefault="00AA0913" w:rsidP="00AA0913">
            <w:pPr>
              <w:rPr>
                <w:rFonts w:cstheme="minorHAnsi"/>
              </w:rPr>
            </w:pPr>
            <w:r w:rsidRPr="00AA0913">
              <w:rPr>
                <w:rFonts w:eastAsia="Calibri" w:cstheme="minorHAnsi"/>
                <w:color w:val="000000" w:themeColor="text1"/>
              </w:rPr>
              <w:t>8</w:t>
            </w:r>
          </w:p>
        </w:tc>
        <w:tc>
          <w:tcPr>
            <w:tcW w:w="3554" w:type="dxa"/>
            <w:tcBorders>
              <w:top w:val="single" w:sz="8" w:space="0" w:color="auto"/>
              <w:left w:val="single" w:sz="8" w:space="0" w:color="auto"/>
              <w:bottom w:val="single" w:sz="8" w:space="0" w:color="auto"/>
              <w:right w:val="single" w:sz="8" w:space="0" w:color="auto"/>
            </w:tcBorders>
            <w:tcMar>
              <w:left w:w="108" w:type="dxa"/>
              <w:right w:w="108" w:type="dxa"/>
            </w:tcMar>
          </w:tcPr>
          <w:p w14:paraId="40656AF5" w14:textId="77777777" w:rsidR="00AA0913" w:rsidRPr="00AA0913" w:rsidRDefault="00AA0913" w:rsidP="00AA0913">
            <w:pPr>
              <w:rPr>
                <w:rFonts w:cstheme="minorHAnsi"/>
              </w:rPr>
            </w:pPr>
            <w:proofErr w:type="spellStart"/>
            <w:r w:rsidRPr="00AA0913">
              <w:rPr>
                <w:rFonts w:eastAsia="Calibri" w:cstheme="minorHAnsi"/>
                <w:color w:val="000000" w:themeColor="text1"/>
              </w:rPr>
              <w:t>Tidak</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semua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semua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dosen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memiliki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publikasi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internasional</w:t>
            </w:r>
            <w:proofErr w:type="spellEnd"/>
            <w:r w:rsidRPr="00AA0913">
              <w:rPr>
                <w:rFonts w:eastAsia="Calibri" w:cstheme="minorHAnsi"/>
                <w:color w:val="000000" w:themeColor="text1"/>
              </w:rPr>
              <w:t xml:space="preserve"> </w:t>
            </w:r>
          </w:p>
        </w:tc>
        <w:tc>
          <w:tcPr>
            <w:tcW w:w="4854" w:type="dxa"/>
            <w:tcBorders>
              <w:top w:val="single" w:sz="8" w:space="0" w:color="auto"/>
              <w:left w:val="single" w:sz="8" w:space="0" w:color="auto"/>
              <w:bottom w:val="single" w:sz="8" w:space="0" w:color="auto"/>
              <w:right w:val="single" w:sz="8" w:space="0" w:color="auto"/>
            </w:tcBorders>
            <w:tcMar>
              <w:left w:w="108" w:type="dxa"/>
              <w:right w:w="108" w:type="dxa"/>
            </w:tcMar>
          </w:tcPr>
          <w:p w14:paraId="0DC50C67" w14:textId="77777777" w:rsidR="00AA0913" w:rsidRPr="00AA0913" w:rsidRDefault="00AA0913" w:rsidP="00AA0913">
            <w:pPr>
              <w:rPr>
                <w:rFonts w:cstheme="minorHAnsi"/>
              </w:rPr>
            </w:pPr>
            <w:proofErr w:type="spellStart"/>
            <w:r w:rsidRPr="00AA0913">
              <w:rPr>
                <w:rFonts w:eastAsia="Calibri" w:cstheme="minorHAnsi"/>
              </w:rPr>
              <w:t>Memberikan</w:t>
            </w:r>
            <w:proofErr w:type="spellEnd"/>
            <w:r w:rsidRPr="00AA0913">
              <w:rPr>
                <w:rFonts w:eastAsia="Calibri" w:cstheme="minorHAnsi"/>
              </w:rPr>
              <w:t xml:space="preserve"> </w:t>
            </w:r>
            <w:proofErr w:type="spellStart"/>
            <w:r w:rsidRPr="00AA0913">
              <w:rPr>
                <w:rFonts w:eastAsia="Calibri" w:cstheme="minorHAnsi"/>
              </w:rPr>
              <w:t>dukungan</w:t>
            </w:r>
            <w:proofErr w:type="spellEnd"/>
            <w:r w:rsidRPr="00AA0913">
              <w:rPr>
                <w:rFonts w:eastAsia="Calibri" w:cstheme="minorHAnsi"/>
              </w:rPr>
              <w:t xml:space="preserve"> </w:t>
            </w:r>
            <w:proofErr w:type="spellStart"/>
            <w:r w:rsidRPr="00AA0913">
              <w:rPr>
                <w:rFonts w:eastAsia="Calibri" w:cstheme="minorHAnsi"/>
              </w:rPr>
              <w:t>kepada</w:t>
            </w:r>
            <w:proofErr w:type="spellEnd"/>
            <w:r w:rsidRPr="00AA0913">
              <w:rPr>
                <w:rFonts w:eastAsia="Calibri" w:cstheme="minorHAnsi"/>
              </w:rPr>
              <w:t xml:space="preserve"> </w:t>
            </w:r>
            <w:proofErr w:type="spellStart"/>
            <w:r w:rsidRPr="00AA0913">
              <w:rPr>
                <w:rFonts w:eastAsia="Calibri" w:cstheme="minorHAnsi"/>
              </w:rPr>
              <w:t>dosen</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kualitas</w:t>
            </w:r>
            <w:proofErr w:type="spellEnd"/>
            <w:r w:rsidRPr="00AA0913">
              <w:rPr>
                <w:rFonts w:eastAsia="Calibri" w:cstheme="minorHAnsi"/>
              </w:rPr>
              <w:t xml:space="preserve"> </w:t>
            </w:r>
            <w:proofErr w:type="spellStart"/>
            <w:r w:rsidRPr="00AA0913">
              <w:rPr>
                <w:rFonts w:eastAsia="Calibri" w:cstheme="minorHAnsi"/>
              </w:rPr>
              <w:t>publikasi</w:t>
            </w:r>
            <w:proofErr w:type="spellEnd"/>
            <w:r w:rsidRPr="00AA0913">
              <w:rPr>
                <w:rFonts w:eastAsia="Calibri" w:cstheme="minorHAnsi"/>
              </w:rPr>
              <w:t xml:space="preserve"> </w:t>
            </w:r>
            <w:proofErr w:type="spellStart"/>
            <w:r w:rsidRPr="00AA0913">
              <w:rPr>
                <w:rFonts w:eastAsia="Calibri" w:cstheme="minorHAnsi"/>
              </w:rPr>
              <w:t>internasional</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memberikan</w:t>
            </w:r>
            <w:proofErr w:type="spellEnd"/>
            <w:r w:rsidRPr="00AA0913">
              <w:rPr>
                <w:rFonts w:eastAsia="Calibri" w:cstheme="minorHAnsi"/>
              </w:rPr>
              <w:t xml:space="preserve"> </w:t>
            </w:r>
            <w:proofErr w:type="spellStart"/>
            <w:r w:rsidRPr="00AA0913">
              <w:rPr>
                <w:rFonts w:eastAsia="Calibri" w:cstheme="minorHAnsi"/>
              </w:rPr>
              <w:t>pelatihan</w:t>
            </w:r>
            <w:proofErr w:type="spellEnd"/>
            <w:r w:rsidRPr="00AA0913">
              <w:rPr>
                <w:rFonts w:eastAsia="Calibri" w:cstheme="minorHAnsi"/>
              </w:rPr>
              <w:t xml:space="preserve"> dan </w:t>
            </w:r>
            <w:proofErr w:type="spellStart"/>
            <w:r w:rsidRPr="00AA0913">
              <w:rPr>
                <w:rFonts w:eastAsia="Calibri" w:cstheme="minorHAnsi"/>
              </w:rPr>
              <w:t>dukungan</w:t>
            </w:r>
            <w:proofErr w:type="spellEnd"/>
            <w:r w:rsidRPr="00AA0913">
              <w:rPr>
                <w:rFonts w:eastAsia="Calibri" w:cstheme="minorHAnsi"/>
              </w:rPr>
              <w:t xml:space="preserve"> </w:t>
            </w:r>
            <w:proofErr w:type="spellStart"/>
            <w:r w:rsidRPr="00AA0913">
              <w:rPr>
                <w:rFonts w:eastAsia="Calibri" w:cstheme="minorHAnsi"/>
              </w:rPr>
              <w:t>dari</w:t>
            </w:r>
            <w:proofErr w:type="spellEnd"/>
            <w:r w:rsidRPr="00AA0913">
              <w:rPr>
                <w:rFonts w:eastAsia="Calibri" w:cstheme="minorHAnsi"/>
              </w:rPr>
              <w:t xml:space="preserve"> </w:t>
            </w:r>
            <w:proofErr w:type="spellStart"/>
            <w:r w:rsidRPr="00AA0913">
              <w:rPr>
                <w:rFonts w:eastAsia="Calibri" w:cstheme="minorHAnsi"/>
              </w:rPr>
              <w:t>pihak</w:t>
            </w:r>
            <w:proofErr w:type="spellEnd"/>
            <w:r w:rsidRPr="00AA0913">
              <w:rPr>
                <w:rFonts w:eastAsia="Calibri" w:cstheme="minorHAnsi"/>
              </w:rPr>
              <w:t xml:space="preserve"> universitas, </w:t>
            </w:r>
            <w:proofErr w:type="spellStart"/>
            <w:r w:rsidRPr="00AA0913">
              <w:rPr>
                <w:rFonts w:eastAsia="Calibri" w:cstheme="minorHAnsi"/>
              </w:rPr>
              <w:t>serta</w:t>
            </w:r>
            <w:proofErr w:type="spellEnd"/>
            <w:r w:rsidRPr="00AA0913">
              <w:rPr>
                <w:rFonts w:eastAsia="Calibri" w:cstheme="minorHAnsi"/>
              </w:rPr>
              <w:t xml:space="preserve"> </w:t>
            </w:r>
            <w:proofErr w:type="spellStart"/>
            <w:r w:rsidRPr="00AA0913">
              <w:rPr>
                <w:rFonts w:eastAsia="Calibri" w:cstheme="minorHAnsi"/>
              </w:rPr>
              <w:t>memotivasi</w:t>
            </w:r>
            <w:proofErr w:type="spellEnd"/>
            <w:r w:rsidRPr="00AA0913">
              <w:rPr>
                <w:rFonts w:eastAsia="Calibri" w:cstheme="minorHAnsi"/>
              </w:rPr>
              <w:t xml:space="preserve"> </w:t>
            </w:r>
            <w:proofErr w:type="spellStart"/>
            <w:r w:rsidRPr="00AA0913">
              <w:rPr>
                <w:rFonts w:eastAsia="Calibri" w:cstheme="minorHAnsi"/>
              </w:rPr>
              <w:t>mereka</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terus</w:t>
            </w:r>
            <w:proofErr w:type="spellEnd"/>
            <w:r w:rsidRPr="00AA0913">
              <w:rPr>
                <w:rFonts w:eastAsia="Calibri" w:cstheme="minorHAnsi"/>
              </w:rPr>
              <w:t xml:space="preserve"> </w:t>
            </w:r>
            <w:proofErr w:type="spellStart"/>
            <w:r w:rsidRPr="00AA0913">
              <w:rPr>
                <w:rFonts w:eastAsia="Calibri" w:cstheme="minorHAnsi"/>
              </w:rPr>
              <w:t>berkontribusi</w:t>
            </w:r>
            <w:proofErr w:type="spellEnd"/>
            <w:r w:rsidRPr="00AA0913">
              <w:rPr>
                <w:rFonts w:eastAsia="Calibri" w:cstheme="minorHAnsi"/>
              </w:rPr>
              <w:t xml:space="preserve"> </w:t>
            </w:r>
            <w:proofErr w:type="spellStart"/>
            <w:r w:rsidRPr="00AA0913">
              <w:rPr>
                <w:rFonts w:eastAsia="Calibri" w:cstheme="minorHAnsi"/>
              </w:rPr>
              <w:t>dalam</w:t>
            </w:r>
            <w:proofErr w:type="spellEnd"/>
            <w:r w:rsidRPr="00AA0913">
              <w:rPr>
                <w:rFonts w:eastAsia="Calibri" w:cstheme="minorHAnsi"/>
              </w:rPr>
              <w:t xml:space="preserve"> </w:t>
            </w:r>
            <w:proofErr w:type="spellStart"/>
            <w:r w:rsidRPr="00AA0913">
              <w:rPr>
                <w:rFonts w:eastAsia="Calibri" w:cstheme="minorHAnsi"/>
              </w:rPr>
              <w:t>bidang</w:t>
            </w:r>
            <w:proofErr w:type="spellEnd"/>
            <w:r w:rsidRPr="00AA0913">
              <w:rPr>
                <w:rFonts w:eastAsia="Calibri" w:cstheme="minorHAnsi"/>
              </w:rPr>
              <w:t xml:space="preserve"> </w:t>
            </w:r>
            <w:proofErr w:type="spellStart"/>
            <w:r w:rsidRPr="00AA0913">
              <w:rPr>
                <w:rFonts w:eastAsia="Calibri" w:cstheme="minorHAnsi"/>
              </w:rPr>
              <w:t>penelitian</w:t>
            </w:r>
            <w:proofErr w:type="spellEnd"/>
          </w:p>
        </w:tc>
      </w:tr>
      <w:tr w:rsidR="00AA0913" w:rsidRPr="00AA0913" w14:paraId="2B1A8D05"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5FFA3DDE" w14:textId="77777777" w:rsidR="00AA0913" w:rsidRPr="00AA0913" w:rsidRDefault="00AA0913" w:rsidP="00AA0913">
            <w:pPr>
              <w:rPr>
                <w:rFonts w:cstheme="minorHAnsi"/>
              </w:rPr>
            </w:pPr>
            <w:r w:rsidRPr="00AA0913">
              <w:rPr>
                <w:rFonts w:eastAsia="Calibri" w:cstheme="minorHAnsi"/>
                <w:color w:val="000000" w:themeColor="text1"/>
              </w:rPr>
              <w:t>9</w:t>
            </w:r>
          </w:p>
        </w:tc>
        <w:tc>
          <w:tcPr>
            <w:tcW w:w="3554" w:type="dxa"/>
            <w:tcBorders>
              <w:top w:val="single" w:sz="8" w:space="0" w:color="auto"/>
              <w:left w:val="single" w:sz="8" w:space="0" w:color="auto"/>
              <w:bottom w:val="single" w:sz="8" w:space="0" w:color="auto"/>
              <w:right w:val="single" w:sz="8" w:space="0" w:color="auto"/>
            </w:tcBorders>
            <w:tcMar>
              <w:left w:w="108" w:type="dxa"/>
              <w:right w:w="108" w:type="dxa"/>
            </w:tcMar>
          </w:tcPr>
          <w:p w14:paraId="1E246862" w14:textId="77777777" w:rsidR="00AA0913" w:rsidRPr="00AA0913" w:rsidRDefault="00AA0913" w:rsidP="00AA0913">
            <w:pPr>
              <w:rPr>
                <w:rFonts w:cstheme="minorHAnsi"/>
              </w:rPr>
            </w:pPr>
            <w:proofErr w:type="spellStart"/>
            <w:r w:rsidRPr="00AA0913">
              <w:rPr>
                <w:rFonts w:eastAsia="Calibri" w:cstheme="minorHAnsi"/>
                <w:color w:val="000000" w:themeColor="text1"/>
              </w:rPr>
              <w:t>Rendahnya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perolehan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hibah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dari</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pendaan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eksternal</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Sejauh</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ini</w:t>
            </w:r>
            <w:proofErr w:type="spellEnd"/>
            <w:r w:rsidRPr="00AA0913">
              <w:rPr>
                <w:rFonts w:eastAsia="Calibri" w:cstheme="minorHAnsi"/>
                <w:color w:val="000000" w:themeColor="text1"/>
              </w:rPr>
              <w:t xml:space="preserve"> PS sangat </w:t>
            </w:r>
            <w:proofErr w:type="spellStart"/>
            <w:r w:rsidRPr="00AA0913">
              <w:rPr>
                <w:rFonts w:eastAsia="Calibri" w:cstheme="minorHAnsi"/>
                <w:color w:val="000000" w:themeColor="text1"/>
              </w:rPr>
              <w:t>mengandalkan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hibah</w:t>
            </w:r>
            <w:proofErr w:type="spellEnd"/>
            <w:r w:rsidRPr="00AA0913">
              <w:rPr>
                <w:rFonts w:eastAsia="Calibri" w:cstheme="minorHAnsi"/>
                <w:color w:val="000000" w:themeColor="text1"/>
              </w:rPr>
              <w:t xml:space="preserve"> internal</w:t>
            </w:r>
          </w:p>
        </w:tc>
        <w:tc>
          <w:tcPr>
            <w:tcW w:w="4854" w:type="dxa"/>
            <w:tcBorders>
              <w:top w:val="single" w:sz="8" w:space="0" w:color="auto"/>
              <w:left w:val="single" w:sz="8" w:space="0" w:color="auto"/>
              <w:bottom w:val="single" w:sz="8" w:space="0" w:color="auto"/>
              <w:right w:val="single" w:sz="8" w:space="0" w:color="auto"/>
            </w:tcBorders>
            <w:tcMar>
              <w:left w:w="108" w:type="dxa"/>
              <w:right w:w="108" w:type="dxa"/>
            </w:tcMar>
          </w:tcPr>
          <w:p w14:paraId="75C53F4E" w14:textId="77777777" w:rsidR="00AA0913" w:rsidRPr="00AA0913" w:rsidRDefault="00AA0913" w:rsidP="00AA0913">
            <w:pPr>
              <w:rPr>
                <w:rFonts w:cstheme="minorHAnsi"/>
              </w:rPr>
            </w:pP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usaha</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memperoleh</w:t>
            </w:r>
            <w:proofErr w:type="spellEnd"/>
            <w:r w:rsidRPr="00AA0913">
              <w:rPr>
                <w:rFonts w:eastAsia="Calibri" w:cstheme="minorHAnsi"/>
              </w:rPr>
              <w:t xml:space="preserve"> dana </w:t>
            </w:r>
            <w:proofErr w:type="spellStart"/>
            <w:r w:rsidRPr="00AA0913">
              <w:rPr>
                <w:rFonts w:eastAsia="Calibri" w:cstheme="minorHAnsi"/>
              </w:rPr>
              <w:t>hibah</w:t>
            </w:r>
            <w:proofErr w:type="spellEnd"/>
            <w:r w:rsidRPr="00AA0913">
              <w:rPr>
                <w:rFonts w:eastAsia="Calibri" w:cstheme="minorHAnsi"/>
              </w:rPr>
              <w:t xml:space="preserve"> </w:t>
            </w:r>
            <w:proofErr w:type="spellStart"/>
            <w:r w:rsidRPr="00AA0913">
              <w:rPr>
                <w:rFonts w:eastAsia="Calibri" w:cstheme="minorHAnsi"/>
              </w:rPr>
              <w:t>dari</w:t>
            </w:r>
            <w:proofErr w:type="spellEnd"/>
            <w:r w:rsidRPr="00AA0913">
              <w:rPr>
                <w:rFonts w:eastAsia="Calibri" w:cstheme="minorHAnsi"/>
              </w:rPr>
              <w:t xml:space="preserve"> </w:t>
            </w:r>
            <w:proofErr w:type="spellStart"/>
            <w:r w:rsidRPr="00AA0913">
              <w:rPr>
                <w:rFonts w:eastAsia="Calibri" w:cstheme="minorHAnsi"/>
              </w:rPr>
              <w:t>sumber</w:t>
            </w:r>
            <w:proofErr w:type="spellEnd"/>
            <w:r w:rsidRPr="00AA0913">
              <w:rPr>
                <w:rFonts w:eastAsia="Calibri" w:cstheme="minorHAnsi"/>
              </w:rPr>
              <w:t xml:space="preserve"> </w:t>
            </w:r>
            <w:proofErr w:type="spellStart"/>
            <w:r w:rsidRPr="00AA0913">
              <w:rPr>
                <w:rFonts w:eastAsia="Calibri" w:cstheme="minorHAnsi"/>
              </w:rPr>
              <w:t>eksternal</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cara</w:t>
            </w:r>
            <w:proofErr w:type="spellEnd"/>
            <w:r w:rsidRPr="00AA0913">
              <w:rPr>
                <w:rFonts w:eastAsia="Calibri" w:cstheme="minorHAnsi"/>
              </w:rPr>
              <w:t xml:space="preserve"> </w:t>
            </w:r>
            <w:proofErr w:type="spellStart"/>
            <w:r w:rsidRPr="00AA0913">
              <w:rPr>
                <w:rFonts w:eastAsia="Calibri" w:cstheme="minorHAnsi"/>
              </w:rPr>
              <w:t>aktif</w:t>
            </w:r>
            <w:proofErr w:type="spellEnd"/>
            <w:r w:rsidRPr="00AA0913">
              <w:rPr>
                <w:rFonts w:eastAsia="Calibri" w:cstheme="minorHAnsi"/>
              </w:rPr>
              <w:t xml:space="preserve"> </w:t>
            </w:r>
            <w:proofErr w:type="spellStart"/>
            <w:r w:rsidRPr="00AA0913">
              <w:rPr>
                <w:rFonts w:eastAsia="Calibri" w:cstheme="minorHAnsi"/>
              </w:rPr>
              <w:t>mencari</w:t>
            </w:r>
            <w:proofErr w:type="spellEnd"/>
            <w:r w:rsidRPr="00AA0913">
              <w:rPr>
                <w:rFonts w:eastAsia="Calibri" w:cstheme="minorHAnsi"/>
              </w:rPr>
              <w:t xml:space="preserve"> </w:t>
            </w:r>
            <w:proofErr w:type="spellStart"/>
            <w:r w:rsidRPr="00AA0913">
              <w:rPr>
                <w:rFonts w:eastAsia="Calibri" w:cstheme="minorHAnsi"/>
              </w:rPr>
              <w:t>peluang</w:t>
            </w:r>
            <w:proofErr w:type="spellEnd"/>
            <w:r w:rsidRPr="00AA0913">
              <w:rPr>
                <w:rFonts w:eastAsia="Calibri" w:cstheme="minorHAnsi"/>
              </w:rPr>
              <w:t xml:space="preserve"> dan </w:t>
            </w:r>
            <w:proofErr w:type="spellStart"/>
            <w:r w:rsidRPr="00AA0913">
              <w:rPr>
                <w:rFonts w:eastAsia="Calibri" w:cstheme="minorHAnsi"/>
              </w:rPr>
              <w:t>mengajukan</w:t>
            </w:r>
            <w:proofErr w:type="spellEnd"/>
            <w:r w:rsidRPr="00AA0913">
              <w:rPr>
                <w:rFonts w:eastAsia="Calibri" w:cstheme="minorHAnsi"/>
              </w:rPr>
              <w:t xml:space="preserve"> proposal </w:t>
            </w:r>
            <w:proofErr w:type="spellStart"/>
            <w:r w:rsidRPr="00AA0913">
              <w:rPr>
                <w:rFonts w:eastAsia="Calibri" w:cstheme="minorHAnsi"/>
              </w:rPr>
              <w:t>ke</w:t>
            </w:r>
            <w:proofErr w:type="spellEnd"/>
            <w:r w:rsidRPr="00AA0913">
              <w:rPr>
                <w:rFonts w:eastAsia="Calibri" w:cstheme="minorHAnsi"/>
              </w:rPr>
              <w:t xml:space="preserve"> </w:t>
            </w:r>
            <w:proofErr w:type="spellStart"/>
            <w:r w:rsidRPr="00AA0913">
              <w:rPr>
                <w:rFonts w:eastAsia="Calibri" w:cstheme="minorHAnsi"/>
              </w:rPr>
              <w:t>lembaga-lembaga</w:t>
            </w:r>
            <w:proofErr w:type="spellEnd"/>
            <w:r w:rsidRPr="00AA0913">
              <w:rPr>
                <w:rFonts w:eastAsia="Calibri" w:cstheme="minorHAnsi"/>
              </w:rPr>
              <w:t xml:space="preserve"> yang </w:t>
            </w:r>
            <w:proofErr w:type="spellStart"/>
            <w:r w:rsidRPr="00AA0913">
              <w:rPr>
                <w:rFonts w:eastAsia="Calibri" w:cstheme="minorHAnsi"/>
              </w:rPr>
              <w:t>menyediakan</w:t>
            </w:r>
            <w:proofErr w:type="spellEnd"/>
            <w:r w:rsidRPr="00AA0913">
              <w:rPr>
                <w:rFonts w:eastAsia="Calibri" w:cstheme="minorHAnsi"/>
              </w:rPr>
              <w:t xml:space="preserve"> </w:t>
            </w:r>
            <w:proofErr w:type="spellStart"/>
            <w:r w:rsidRPr="00AA0913">
              <w:rPr>
                <w:rFonts w:eastAsia="Calibri" w:cstheme="minorHAnsi"/>
              </w:rPr>
              <w:t>hibah</w:t>
            </w:r>
            <w:proofErr w:type="spellEnd"/>
          </w:p>
        </w:tc>
      </w:tr>
      <w:tr w:rsidR="00AA0913" w:rsidRPr="00AA0913" w14:paraId="67FA1742"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34A0D20F" w14:textId="77777777" w:rsidR="00AA0913" w:rsidRPr="00AA0913" w:rsidRDefault="00AA0913" w:rsidP="00AA0913">
            <w:pPr>
              <w:rPr>
                <w:rFonts w:cstheme="minorHAnsi"/>
              </w:rPr>
            </w:pPr>
            <w:r w:rsidRPr="00AA0913">
              <w:rPr>
                <w:rFonts w:eastAsia="Calibri" w:cstheme="minorHAnsi"/>
                <w:color w:val="000000" w:themeColor="text1"/>
              </w:rPr>
              <w:lastRenderedPageBreak/>
              <w:t>10</w:t>
            </w:r>
          </w:p>
        </w:tc>
        <w:tc>
          <w:tcPr>
            <w:tcW w:w="3554" w:type="dxa"/>
            <w:tcBorders>
              <w:top w:val="single" w:sz="8" w:space="0" w:color="auto"/>
              <w:left w:val="single" w:sz="8" w:space="0" w:color="auto"/>
              <w:bottom w:val="single" w:sz="8" w:space="0" w:color="auto"/>
              <w:right w:val="single" w:sz="8" w:space="0" w:color="auto"/>
            </w:tcBorders>
            <w:tcMar>
              <w:left w:w="108" w:type="dxa"/>
              <w:right w:w="108" w:type="dxa"/>
            </w:tcMar>
          </w:tcPr>
          <w:p w14:paraId="18A749BE" w14:textId="77777777" w:rsidR="00AA0913" w:rsidRPr="00AA0913" w:rsidRDefault="00AA0913" w:rsidP="00AA0913">
            <w:pPr>
              <w:rPr>
                <w:rFonts w:cstheme="minorHAnsi"/>
              </w:rPr>
            </w:pPr>
            <w:r w:rsidRPr="00AA0913">
              <w:rPr>
                <w:rFonts w:eastAsia="Calibri" w:cstheme="minorHAnsi"/>
                <w:color w:val="000000" w:themeColor="text1"/>
              </w:rPr>
              <w:t xml:space="preserve">Belum </w:t>
            </w:r>
            <w:proofErr w:type="spellStart"/>
            <w:r w:rsidRPr="00AA0913">
              <w:rPr>
                <w:rFonts w:eastAsia="Calibri" w:cstheme="minorHAnsi"/>
                <w:color w:val="000000" w:themeColor="text1"/>
              </w:rPr>
              <w:t>ada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dosen</w:t>
            </w:r>
            <w:proofErr w:type="spellEnd"/>
            <w:r w:rsidRPr="00AA0913">
              <w:rPr>
                <w:rFonts w:eastAsia="Calibri" w:cstheme="minorHAnsi"/>
                <w:color w:val="000000" w:themeColor="text1"/>
              </w:rPr>
              <w:t xml:space="preserve"> yang </w:t>
            </w:r>
            <w:proofErr w:type="spellStart"/>
            <w:r w:rsidRPr="00AA0913">
              <w:rPr>
                <w:rFonts w:eastAsia="Calibri" w:cstheme="minorHAnsi"/>
                <w:color w:val="000000" w:themeColor="text1"/>
              </w:rPr>
              <w:t>bergelar</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doktor</w:t>
            </w:r>
            <w:proofErr w:type="spellEnd"/>
          </w:p>
        </w:tc>
        <w:tc>
          <w:tcPr>
            <w:tcW w:w="4854" w:type="dxa"/>
            <w:tcBorders>
              <w:top w:val="single" w:sz="8" w:space="0" w:color="auto"/>
              <w:left w:val="single" w:sz="8" w:space="0" w:color="auto"/>
              <w:bottom w:val="single" w:sz="8" w:space="0" w:color="auto"/>
              <w:right w:val="single" w:sz="8" w:space="0" w:color="auto"/>
            </w:tcBorders>
            <w:tcMar>
              <w:left w:w="108" w:type="dxa"/>
              <w:right w:w="108" w:type="dxa"/>
            </w:tcMar>
          </w:tcPr>
          <w:p w14:paraId="64C4ABA7" w14:textId="77777777" w:rsidR="00AA0913" w:rsidRPr="00AA0913" w:rsidRDefault="00AA0913" w:rsidP="00AA0913">
            <w:pPr>
              <w:rPr>
                <w:rFonts w:cstheme="minorHAnsi"/>
              </w:rPr>
            </w:pPr>
            <w:proofErr w:type="spellStart"/>
            <w:r w:rsidRPr="00AA0913">
              <w:rPr>
                <w:rFonts w:eastAsia="Calibri" w:cstheme="minorHAnsi"/>
              </w:rPr>
              <w:t>Memberikan</w:t>
            </w:r>
            <w:proofErr w:type="spellEnd"/>
            <w:r w:rsidRPr="00AA0913">
              <w:rPr>
                <w:rFonts w:eastAsia="Calibri" w:cstheme="minorHAnsi"/>
              </w:rPr>
              <w:t xml:space="preserve"> </w:t>
            </w:r>
            <w:proofErr w:type="spellStart"/>
            <w:r w:rsidRPr="00AA0913">
              <w:rPr>
                <w:rFonts w:eastAsia="Calibri" w:cstheme="minorHAnsi"/>
              </w:rPr>
              <w:t>kesempatan</w:t>
            </w:r>
            <w:proofErr w:type="spellEnd"/>
            <w:r w:rsidRPr="00AA0913">
              <w:rPr>
                <w:rFonts w:eastAsia="Calibri" w:cstheme="minorHAnsi"/>
              </w:rPr>
              <w:t xml:space="preserve"> </w:t>
            </w:r>
            <w:proofErr w:type="spellStart"/>
            <w:r w:rsidRPr="00AA0913">
              <w:rPr>
                <w:rFonts w:eastAsia="Calibri" w:cstheme="minorHAnsi"/>
              </w:rPr>
              <w:t>kepada</w:t>
            </w:r>
            <w:proofErr w:type="spellEnd"/>
            <w:r w:rsidRPr="00AA0913">
              <w:rPr>
                <w:rFonts w:eastAsia="Calibri" w:cstheme="minorHAnsi"/>
              </w:rPr>
              <w:t xml:space="preserve"> </w:t>
            </w:r>
            <w:proofErr w:type="spellStart"/>
            <w:r w:rsidRPr="00AA0913">
              <w:rPr>
                <w:rFonts w:eastAsia="Calibri" w:cstheme="minorHAnsi"/>
              </w:rPr>
              <w:t>dosen</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melanjutkan</w:t>
            </w:r>
            <w:proofErr w:type="spellEnd"/>
            <w:r w:rsidRPr="00AA0913">
              <w:rPr>
                <w:rFonts w:eastAsia="Calibri" w:cstheme="minorHAnsi"/>
              </w:rPr>
              <w:t xml:space="preserve"> </w:t>
            </w:r>
            <w:proofErr w:type="spellStart"/>
            <w:r w:rsidRPr="00AA0913">
              <w:rPr>
                <w:rFonts w:eastAsia="Calibri" w:cstheme="minorHAnsi"/>
              </w:rPr>
              <w:t>studi</w:t>
            </w:r>
            <w:proofErr w:type="spellEnd"/>
            <w:r w:rsidRPr="00AA0913">
              <w:rPr>
                <w:rFonts w:eastAsia="Calibri" w:cstheme="minorHAnsi"/>
              </w:rPr>
              <w:t xml:space="preserve"> </w:t>
            </w:r>
            <w:proofErr w:type="spellStart"/>
            <w:r w:rsidRPr="00AA0913">
              <w:rPr>
                <w:rFonts w:eastAsia="Calibri" w:cstheme="minorHAnsi"/>
              </w:rPr>
              <w:t>ke</w:t>
            </w:r>
            <w:proofErr w:type="spellEnd"/>
            <w:r w:rsidRPr="00AA0913">
              <w:rPr>
                <w:rFonts w:eastAsia="Calibri" w:cstheme="minorHAnsi"/>
              </w:rPr>
              <w:t xml:space="preserve"> </w:t>
            </w:r>
            <w:proofErr w:type="spellStart"/>
            <w:r w:rsidRPr="00AA0913">
              <w:rPr>
                <w:rFonts w:eastAsia="Calibri" w:cstheme="minorHAnsi"/>
              </w:rPr>
              <w:t>jenjang</w:t>
            </w:r>
            <w:proofErr w:type="spellEnd"/>
            <w:r w:rsidRPr="00AA0913">
              <w:rPr>
                <w:rFonts w:eastAsia="Calibri" w:cstheme="minorHAnsi"/>
              </w:rPr>
              <w:t xml:space="preserve"> S3, </w:t>
            </w:r>
            <w:proofErr w:type="spellStart"/>
            <w:r w:rsidRPr="00AA0913">
              <w:rPr>
                <w:rFonts w:eastAsia="Calibri" w:cstheme="minorHAnsi"/>
              </w:rPr>
              <w:t>sehingga</w:t>
            </w:r>
            <w:proofErr w:type="spellEnd"/>
            <w:r w:rsidRPr="00AA0913">
              <w:rPr>
                <w:rFonts w:eastAsia="Calibri" w:cstheme="minorHAnsi"/>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kualitas</w:t>
            </w:r>
            <w:proofErr w:type="spellEnd"/>
            <w:r w:rsidRPr="00AA0913">
              <w:rPr>
                <w:rFonts w:eastAsia="Calibri" w:cstheme="minorHAnsi"/>
              </w:rPr>
              <w:t xml:space="preserve"> </w:t>
            </w:r>
            <w:proofErr w:type="spellStart"/>
            <w:r w:rsidRPr="00AA0913">
              <w:rPr>
                <w:rFonts w:eastAsia="Calibri" w:cstheme="minorHAnsi"/>
              </w:rPr>
              <w:t>pendidikan</w:t>
            </w:r>
            <w:proofErr w:type="spellEnd"/>
            <w:r w:rsidRPr="00AA0913">
              <w:rPr>
                <w:rFonts w:eastAsia="Calibri" w:cstheme="minorHAnsi"/>
              </w:rPr>
              <w:t xml:space="preserve"> dan </w:t>
            </w:r>
            <w:proofErr w:type="spellStart"/>
            <w:r w:rsidRPr="00AA0913">
              <w:rPr>
                <w:rFonts w:eastAsia="Calibri" w:cstheme="minorHAnsi"/>
              </w:rPr>
              <w:t>penelitian</w:t>
            </w:r>
            <w:proofErr w:type="spellEnd"/>
            <w:r w:rsidRPr="00AA0913">
              <w:rPr>
                <w:rFonts w:eastAsia="Calibri" w:cstheme="minorHAnsi"/>
              </w:rPr>
              <w:t xml:space="preserve"> di PS</w:t>
            </w:r>
          </w:p>
        </w:tc>
      </w:tr>
    </w:tbl>
    <w:p w14:paraId="005B26E8" w14:textId="77777777" w:rsidR="00AA0913" w:rsidRPr="00AA0913" w:rsidRDefault="00AA0913" w:rsidP="00AA0913">
      <w:pPr>
        <w:spacing w:after="0" w:line="240" w:lineRule="auto"/>
        <w:jc w:val="both"/>
        <w:rPr>
          <w:rFonts w:cstheme="minorHAnsi"/>
        </w:rPr>
      </w:pPr>
      <w:r w:rsidRPr="00AA0913">
        <w:rPr>
          <w:rFonts w:eastAsia="Calibri" w:cstheme="minorHAnsi"/>
          <w:color w:val="000000" w:themeColor="text1"/>
        </w:rPr>
        <w:t xml:space="preserve"> </w:t>
      </w:r>
    </w:p>
    <w:p w14:paraId="43F04349" w14:textId="77777777" w:rsidR="00AA0913" w:rsidRPr="00AA0913" w:rsidRDefault="00AA0913" w:rsidP="00AA0913">
      <w:pPr>
        <w:spacing w:after="0" w:line="240" w:lineRule="auto"/>
        <w:jc w:val="both"/>
        <w:rPr>
          <w:rFonts w:eastAsia="Calibri" w:cstheme="minorHAnsi"/>
          <w:color w:val="000000" w:themeColor="text1"/>
        </w:rPr>
      </w:pPr>
    </w:p>
    <w:p w14:paraId="7352196A" w14:textId="77777777" w:rsidR="00AA0913" w:rsidRPr="00AA0913" w:rsidRDefault="00AA0913" w:rsidP="00AA0913">
      <w:pPr>
        <w:spacing w:after="0" w:line="240" w:lineRule="auto"/>
        <w:jc w:val="both"/>
        <w:rPr>
          <w:rFonts w:cstheme="minorHAnsi"/>
        </w:rPr>
      </w:pPr>
      <w:r w:rsidRPr="00AA0913">
        <w:rPr>
          <w:rFonts w:eastAsia="Calibri" w:cstheme="minorHAnsi"/>
          <w:b/>
          <w:bCs/>
          <w:color w:val="000000" w:themeColor="text1"/>
        </w:rPr>
        <w:t xml:space="preserve">C.3 Program </w:t>
      </w:r>
      <w:proofErr w:type="spellStart"/>
      <w:r w:rsidRPr="00AA0913">
        <w:rPr>
          <w:rFonts w:eastAsia="Calibri" w:cstheme="minorHAnsi"/>
          <w:b/>
          <w:bCs/>
          <w:color w:val="000000" w:themeColor="text1"/>
        </w:rPr>
        <w:t>Pengembangan</w:t>
      </w:r>
      <w:proofErr w:type="spellEnd"/>
    </w:p>
    <w:p w14:paraId="2FA5F431" w14:textId="77777777" w:rsidR="00AA0913" w:rsidRPr="00AA0913" w:rsidRDefault="00AA0913" w:rsidP="00AA0913">
      <w:pPr>
        <w:spacing w:after="0" w:line="240" w:lineRule="auto"/>
        <w:jc w:val="both"/>
        <w:rPr>
          <w:rFonts w:cstheme="minorHAnsi"/>
        </w:rPr>
      </w:pPr>
      <w:r w:rsidRPr="00AA0913">
        <w:rPr>
          <w:rFonts w:eastAsia="Calibri" w:cstheme="minorHAnsi"/>
          <w:color w:val="000000" w:themeColor="text1"/>
        </w:rPr>
        <w:t xml:space="preserve">Program </w:t>
      </w:r>
      <w:proofErr w:type="spellStart"/>
      <w:r w:rsidRPr="00AA0913">
        <w:rPr>
          <w:rFonts w:eastAsia="Calibri" w:cstheme="minorHAnsi"/>
          <w:color w:val="000000" w:themeColor="text1"/>
        </w:rPr>
        <w:t>pengembangan</w:t>
      </w:r>
      <w:proofErr w:type="spellEnd"/>
      <w:r w:rsidRPr="00AA0913">
        <w:rPr>
          <w:rFonts w:eastAsia="Calibri" w:cstheme="minorHAnsi"/>
          <w:color w:val="000000" w:themeColor="text1"/>
        </w:rPr>
        <w:t xml:space="preserve"> PS yang </w:t>
      </w:r>
      <w:proofErr w:type="spellStart"/>
      <w:r w:rsidRPr="00AA0913">
        <w:rPr>
          <w:rFonts w:eastAsia="Calibri" w:cstheme="minorHAnsi"/>
          <w:color w:val="000000" w:themeColor="text1"/>
        </w:rPr>
        <w:t>mencakup</w:t>
      </w:r>
      <w:proofErr w:type="spellEnd"/>
      <w:r w:rsidRPr="00AA0913">
        <w:rPr>
          <w:rFonts w:eastAsia="Calibri" w:cstheme="minorHAnsi"/>
          <w:color w:val="000000" w:themeColor="text1"/>
        </w:rPr>
        <w:t xml:space="preserve"> (1) tata </w:t>
      </w:r>
      <w:proofErr w:type="spellStart"/>
      <w:r w:rsidRPr="00AA0913">
        <w:rPr>
          <w:rFonts w:eastAsia="Calibri" w:cstheme="minorHAnsi"/>
          <w:color w:val="000000" w:themeColor="text1"/>
        </w:rPr>
        <w:t>pamong</w:t>
      </w:r>
      <w:proofErr w:type="spellEnd"/>
      <w:r w:rsidRPr="00AA0913">
        <w:rPr>
          <w:rFonts w:eastAsia="Calibri" w:cstheme="minorHAnsi"/>
          <w:color w:val="000000" w:themeColor="text1"/>
        </w:rPr>
        <w:t xml:space="preserve">, tata </w:t>
      </w:r>
      <w:proofErr w:type="spellStart"/>
      <w:r w:rsidRPr="00AA0913">
        <w:rPr>
          <w:rFonts w:eastAsia="Calibri" w:cstheme="minorHAnsi"/>
          <w:color w:val="000000" w:themeColor="text1"/>
        </w:rPr>
        <w:t>kelola</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kerjasama</w:t>
      </w:r>
      <w:proofErr w:type="spellEnd"/>
      <w:r w:rsidRPr="00AA0913">
        <w:rPr>
          <w:rFonts w:eastAsia="Calibri" w:cstheme="minorHAnsi"/>
          <w:color w:val="000000" w:themeColor="text1"/>
        </w:rPr>
        <w:t xml:space="preserve">; (2) </w:t>
      </w:r>
      <w:proofErr w:type="spellStart"/>
      <w:r w:rsidRPr="00AA0913">
        <w:rPr>
          <w:rFonts w:eastAsia="Calibri" w:cstheme="minorHAnsi"/>
          <w:color w:val="000000" w:themeColor="text1"/>
        </w:rPr>
        <w:t>mahasiswa</w:t>
      </w:r>
      <w:proofErr w:type="spellEnd"/>
      <w:r w:rsidRPr="00AA0913">
        <w:rPr>
          <w:rFonts w:eastAsia="Calibri" w:cstheme="minorHAnsi"/>
          <w:color w:val="000000" w:themeColor="text1"/>
        </w:rPr>
        <w:t xml:space="preserve">; (3) </w:t>
      </w:r>
      <w:proofErr w:type="spellStart"/>
      <w:r w:rsidRPr="00AA0913">
        <w:rPr>
          <w:rFonts w:eastAsia="Calibri" w:cstheme="minorHAnsi"/>
          <w:color w:val="000000" w:themeColor="text1"/>
        </w:rPr>
        <w:t>sumber</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daya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manusia</w:t>
      </w:r>
      <w:proofErr w:type="spellEnd"/>
      <w:r w:rsidRPr="00AA0913">
        <w:rPr>
          <w:rFonts w:eastAsia="Calibri" w:cstheme="minorHAnsi"/>
          <w:color w:val="000000" w:themeColor="text1"/>
        </w:rPr>
        <w:t xml:space="preserve">; (4) </w:t>
      </w:r>
      <w:proofErr w:type="spellStart"/>
      <w:r w:rsidRPr="00AA0913">
        <w:rPr>
          <w:rFonts w:eastAsia="Calibri" w:cstheme="minorHAnsi"/>
          <w:color w:val="000000" w:themeColor="text1"/>
        </w:rPr>
        <w:t>keuangan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sarana</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prasarana</w:t>
      </w:r>
      <w:proofErr w:type="spellEnd"/>
      <w:r w:rsidRPr="00AA0913">
        <w:rPr>
          <w:rFonts w:eastAsia="Calibri" w:cstheme="minorHAnsi"/>
          <w:color w:val="000000" w:themeColor="text1"/>
        </w:rPr>
        <w:t xml:space="preserve">; (5) </w:t>
      </w:r>
      <w:proofErr w:type="spellStart"/>
      <w:r w:rsidRPr="00AA0913">
        <w:rPr>
          <w:rFonts w:eastAsia="Calibri" w:cstheme="minorHAnsi"/>
          <w:color w:val="000000" w:themeColor="text1"/>
        </w:rPr>
        <w:t>pendidikan</w:t>
      </w:r>
      <w:proofErr w:type="spellEnd"/>
      <w:r w:rsidRPr="00AA0913">
        <w:rPr>
          <w:rFonts w:eastAsia="Calibri" w:cstheme="minorHAnsi"/>
          <w:color w:val="000000" w:themeColor="text1"/>
        </w:rPr>
        <w:t xml:space="preserve">; (6) </w:t>
      </w:r>
      <w:proofErr w:type="spellStart"/>
      <w:r w:rsidRPr="00AA0913">
        <w:rPr>
          <w:rFonts w:eastAsia="Calibri" w:cstheme="minorHAnsi"/>
          <w:color w:val="000000" w:themeColor="text1"/>
        </w:rPr>
        <w:t>penelitian</w:t>
      </w:r>
      <w:proofErr w:type="spellEnd"/>
      <w:r w:rsidRPr="00AA0913">
        <w:rPr>
          <w:rFonts w:eastAsia="Calibri" w:cstheme="minorHAnsi"/>
          <w:color w:val="000000" w:themeColor="text1"/>
        </w:rPr>
        <w:t xml:space="preserve">; (7) </w:t>
      </w:r>
      <w:proofErr w:type="spellStart"/>
      <w:r w:rsidRPr="00AA0913">
        <w:rPr>
          <w:rFonts w:eastAsia="Calibri" w:cstheme="minorHAnsi"/>
          <w:color w:val="000000" w:themeColor="text1"/>
        </w:rPr>
        <w:t>pengabdian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kepada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masyarakat</w:t>
      </w:r>
      <w:proofErr w:type="spellEnd"/>
      <w:r w:rsidRPr="00AA0913">
        <w:rPr>
          <w:rFonts w:eastAsia="Calibri" w:cstheme="minorHAnsi"/>
          <w:color w:val="000000" w:themeColor="text1"/>
        </w:rPr>
        <w:t xml:space="preserve">; dan (8) </w:t>
      </w:r>
      <w:proofErr w:type="spellStart"/>
      <w:r w:rsidRPr="00AA0913">
        <w:rPr>
          <w:rFonts w:eastAsia="Calibri" w:cstheme="minorHAnsi"/>
          <w:color w:val="000000" w:themeColor="text1"/>
        </w:rPr>
        <w:t>luaran</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capaian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tridharma</w:t>
      </w:r>
      <w:proofErr w:type="spellEnd"/>
      <w:r w:rsidRPr="00AA0913">
        <w:rPr>
          <w:rFonts w:eastAsia="Calibri" w:cstheme="minorHAnsi"/>
          <w:color w:val="000000" w:themeColor="text1"/>
        </w:rPr>
        <w:t>.</w:t>
      </w:r>
    </w:p>
    <w:p w14:paraId="0C95B8DF" w14:textId="77777777" w:rsidR="00AA0913" w:rsidRPr="00AA0913" w:rsidRDefault="00AA0913" w:rsidP="00AA0913">
      <w:pPr>
        <w:spacing w:after="0" w:line="240" w:lineRule="auto"/>
        <w:jc w:val="both"/>
        <w:rPr>
          <w:rFonts w:cstheme="minorHAnsi"/>
        </w:rPr>
      </w:pPr>
      <w:r w:rsidRPr="00AA0913">
        <w:rPr>
          <w:rFonts w:eastAsia="Calibri" w:cstheme="minorHAnsi"/>
          <w:color w:val="000000" w:themeColor="text1"/>
        </w:rPr>
        <w:t xml:space="preserve"> </w:t>
      </w:r>
    </w:p>
    <w:tbl>
      <w:tblPr>
        <w:tblStyle w:val="TableGrid"/>
        <w:tblW w:w="0" w:type="auto"/>
        <w:tblLayout w:type="fixed"/>
        <w:tblLook w:val="04A0" w:firstRow="1" w:lastRow="0" w:firstColumn="1" w:lastColumn="0" w:noHBand="0" w:noVBand="1"/>
      </w:tblPr>
      <w:tblGrid>
        <w:gridCol w:w="607"/>
        <w:gridCol w:w="3554"/>
        <w:gridCol w:w="4854"/>
      </w:tblGrid>
      <w:tr w:rsidR="00AA0913" w:rsidRPr="00AA0913" w14:paraId="24D9A7E5"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66E1F7E9" w14:textId="77777777" w:rsidR="00AA0913" w:rsidRPr="00AA0913" w:rsidRDefault="00AA0913" w:rsidP="00AA0913">
            <w:pPr>
              <w:rPr>
                <w:rFonts w:cstheme="minorHAnsi"/>
              </w:rPr>
            </w:pPr>
            <w:r w:rsidRPr="00AA0913">
              <w:rPr>
                <w:rFonts w:eastAsia="Calibri" w:cstheme="minorHAnsi"/>
                <w:color w:val="000000" w:themeColor="text1"/>
              </w:rPr>
              <w:t>No</w:t>
            </w:r>
          </w:p>
        </w:tc>
        <w:tc>
          <w:tcPr>
            <w:tcW w:w="3554" w:type="dxa"/>
            <w:tcBorders>
              <w:top w:val="single" w:sz="8" w:space="0" w:color="auto"/>
              <w:left w:val="single" w:sz="8" w:space="0" w:color="auto"/>
              <w:bottom w:val="single" w:sz="8" w:space="0" w:color="auto"/>
              <w:right w:val="single" w:sz="8" w:space="0" w:color="auto"/>
            </w:tcBorders>
            <w:tcMar>
              <w:left w:w="108" w:type="dxa"/>
              <w:right w:w="108" w:type="dxa"/>
            </w:tcMar>
          </w:tcPr>
          <w:p w14:paraId="05F088A1" w14:textId="77777777" w:rsidR="00AA0913" w:rsidRPr="00AA0913" w:rsidRDefault="00AA0913" w:rsidP="00AA0913">
            <w:pPr>
              <w:rPr>
                <w:rFonts w:cstheme="minorHAnsi"/>
              </w:rPr>
            </w:pPr>
            <w:proofErr w:type="spellStart"/>
            <w:r w:rsidRPr="00AA0913">
              <w:rPr>
                <w:rFonts w:eastAsia="Calibri" w:cstheme="minorHAnsi"/>
                <w:color w:val="000000" w:themeColor="text1"/>
              </w:rPr>
              <w:t>Aspek</w:t>
            </w:r>
            <w:proofErr w:type="spellEnd"/>
          </w:p>
        </w:tc>
        <w:tc>
          <w:tcPr>
            <w:tcW w:w="4854" w:type="dxa"/>
            <w:tcBorders>
              <w:top w:val="single" w:sz="8" w:space="0" w:color="auto"/>
              <w:left w:val="single" w:sz="8" w:space="0" w:color="auto"/>
              <w:bottom w:val="single" w:sz="8" w:space="0" w:color="auto"/>
              <w:right w:val="single" w:sz="8" w:space="0" w:color="auto"/>
            </w:tcBorders>
            <w:tcMar>
              <w:left w:w="108" w:type="dxa"/>
              <w:right w:w="108" w:type="dxa"/>
            </w:tcMar>
          </w:tcPr>
          <w:p w14:paraId="77B639F0" w14:textId="77777777" w:rsidR="00AA0913" w:rsidRPr="00AA0913" w:rsidRDefault="00AA0913" w:rsidP="00AA0913">
            <w:pPr>
              <w:rPr>
                <w:rFonts w:cstheme="minorHAnsi"/>
              </w:rPr>
            </w:pPr>
            <w:r w:rsidRPr="00AA0913">
              <w:rPr>
                <w:rFonts w:eastAsia="Calibri" w:cstheme="minorHAnsi"/>
                <w:color w:val="000000" w:themeColor="text1"/>
              </w:rPr>
              <w:t xml:space="preserve">Program </w:t>
            </w:r>
            <w:proofErr w:type="spellStart"/>
            <w:r w:rsidRPr="00AA0913">
              <w:rPr>
                <w:rFonts w:eastAsia="Calibri" w:cstheme="minorHAnsi"/>
                <w:color w:val="000000" w:themeColor="text1"/>
              </w:rPr>
              <w:t>pengembangan</w:t>
            </w:r>
            <w:proofErr w:type="spellEnd"/>
          </w:p>
        </w:tc>
      </w:tr>
      <w:tr w:rsidR="00AA0913" w:rsidRPr="00AA0913" w14:paraId="5E801E66"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4D0AD1D5" w14:textId="77777777" w:rsidR="00AA0913" w:rsidRPr="00AA0913" w:rsidRDefault="00AA0913" w:rsidP="00AA0913">
            <w:pPr>
              <w:rPr>
                <w:rFonts w:cstheme="minorHAnsi"/>
              </w:rPr>
            </w:pPr>
            <w:r w:rsidRPr="00AA0913">
              <w:rPr>
                <w:rFonts w:eastAsia="Calibri" w:cstheme="minorHAnsi"/>
                <w:color w:val="000000" w:themeColor="text1"/>
              </w:rPr>
              <w:t>1</w:t>
            </w:r>
          </w:p>
        </w:tc>
        <w:tc>
          <w:tcPr>
            <w:tcW w:w="3554" w:type="dxa"/>
            <w:tcBorders>
              <w:top w:val="single" w:sz="8" w:space="0" w:color="auto"/>
              <w:left w:val="single" w:sz="8" w:space="0" w:color="auto"/>
              <w:bottom w:val="single" w:sz="8" w:space="0" w:color="auto"/>
              <w:right w:val="single" w:sz="8" w:space="0" w:color="auto"/>
            </w:tcBorders>
            <w:tcMar>
              <w:left w:w="108" w:type="dxa"/>
              <w:right w:w="108" w:type="dxa"/>
            </w:tcMar>
          </w:tcPr>
          <w:p w14:paraId="3320C9D2" w14:textId="77777777" w:rsidR="00AA0913" w:rsidRPr="00AA0913" w:rsidRDefault="00AA0913" w:rsidP="00AA0913">
            <w:pPr>
              <w:rPr>
                <w:rFonts w:cstheme="minorHAnsi"/>
              </w:rPr>
            </w:pPr>
            <w:r w:rsidRPr="00AA0913">
              <w:rPr>
                <w:rFonts w:eastAsia="Calibri" w:cstheme="minorHAnsi"/>
                <w:color w:val="000000" w:themeColor="text1"/>
              </w:rPr>
              <w:t xml:space="preserve">Tata </w:t>
            </w:r>
            <w:proofErr w:type="spellStart"/>
            <w:r w:rsidRPr="00AA0913">
              <w:rPr>
                <w:rFonts w:eastAsia="Calibri" w:cstheme="minorHAnsi"/>
                <w:color w:val="000000" w:themeColor="text1"/>
              </w:rPr>
              <w:t>pamong</w:t>
            </w:r>
            <w:proofErr w:type="spellEnd"/>
            <w:r w:rsidRPr="00AA0913">
              <w:rPr>
                <w:rFonts w:eastAsia="Calibri" w:cstheme="minorHAnsi"/>
                <w:color w:val="000000" w:themeColor="text1"/>
              </w:rPr>
              <w:t xml:space="preserve">, tata </w:t>
            </w:r>
            <w:proofErr w:type="spellStart"/>
            <w:r w:rsidRPr="00AA0913">
              <w:rPr>
                <w:rFonts w:eastAsia="Calibri" w:cstheme="minorHAnsi"/>
                <w:color w:val="000000" w:themeColor="text1"/>
              </w:rPr>
              <w:t>kelola</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kerjasama</w:t>
            </w:r>
            <w:proofErr w:type="spellEnd"/>
          </w:p>
        </w:tc>
        <w:tc>
          <w:tcPr>
            <w:tcW w:w="4854" w:type="dxa"/>
            <w:tcBorders>
              <w:top w:val="single" w:sz="8" w:space="0" w:color="auto"/>
              <w:left w:val="single" w:sz="8" w:space="0" w:color="auto"/>
              <w:bottom w:val="single" w:sz="8" w:space="0" w:color="auto"/>
              <w:right w:val="single" w:sz="8" w:space="0" w:color="auto"/>
            </w:tcBorders>
            <w:tcMar>
              <w:left w:w="108" w:type="dxa"/>
              <w:right w:w="108" w:type="dxa"/>
            </w:tcMar>
          </w:tcPr>
          <w:p w14:paraId="0BEB5748" w14:textId="77777777" w:rsidR="00AA0913" w:rsidRPr="00AA0913" w:rsidRDefault="00AA0913" w:rsidP="00AA0913">
            <w:pPr>
              <w:rPr>
                <w:rFonts w:cstheme="minorHAnsi"/>
              </w:rPr>
            </w:pP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koordinasi</w:t>
            </w:r>
            <w:proofErr w:type="spellEnd"/>
            <w:r w:rsidRPr="00AA0913">
              <w:rPr>
                <w:rFonts w:eastAsia="Calibri" w:cstheme="minorHAnsi"/>
              </w:rPr>
              <w:t xml:space="preserve"> </w:t>
            </w:r>
            <w:proofErr w:type="spellStart"/>
            <w:r w:rsidRPr="00AA0913">
              <w:rPr>
                <w:rFonts w:eastAsia="Calibri" w:cstheme="minorHAnsi"/>
              </w:rPr>
              <w:t>kelembagaan</w:t>
            </w:r>
            <w:proofErr w:type="spellEnd"/>
            <w:r w:rsidRPr="00AA0913">
              <w:rPr>
                <w:rFonts w:eastAsia="Calibri" w:cstheme="minorHAnsi"/>
              </w:rPr>
              <w:t xml:space="preserve"> </w:t>
            </w:r>
            <w:proofErr w:type="spellStart"/>
            <w:r w:rsidRPr="00AA0913">
              <w:rPr>
                <w:rFonts w:eastAsia="Calibri" w:cstheme="minorHAnsi"/>
              </w:rPr>
              <w:t>penjaminan</w:t>
            </w:r>
            <w:proofErr w:type="spellEnd"/>
            <w:r w:rsidRPr="00AA0913">
              <w:rPr>
                <w:rFonts w:eastAsia="Calibri" w:cstheme="minorHAnsi"/>
              </w:rPr>
              <w:t xml:space="preserve"> </w:t>
            </w:r>
            <w:proofErr w:type="spellStart"/>
            <w:r w:rsidRPr="00AA0913">
              <w:rPr>
                <w:rFonts w:eastAsia="Calibri" w:cstheme="minorHAnsi"/>
              </w:rPr>
              <w:t>mutu</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melibatkan</w:t>
            </w:r>
            <w:proofErr w:type="spellEnd"/>
            <w:r w:rsidRPr="00AA0913">
              <w:rPr>
                <w:rFonts w:eastAsia="Calibri" w:cstheme="minorHAnsi"/>
              </w:rPr>
              <w:t xml:space="preserve"> </w:t>
            </w:r>
            <w:proofErr w:type="spellStart"/>
            <w:r w:rsidRPr="00AA0913">
              <w:rPr>
                <w:rFonts w:eastAsia="Calibri" w:cstheme="minorHAnsi"/>
              </w:rPr>
              <w:t>pihak-pihak</w:t>
            </w:r>
            <w:proofErr w:type="spellEnd"/>
            <w:r w:rsidRPr="00AA0913">
              <w:rPr>
                <w:rFonts w:eastAsia="Calibri" w:cstheme="minorHAnsi"/>
              </w:rPr>
              <w:t xml:space="preserve"> </w:t>
            </w:r>
            <w:proofErr w:type="spellStart"/>
            <w:r w:rsidRPr="00AA0913">
              <w:rPr>
                <w:rFonts w:eastAsia="Calibri" w:cstheme="minorHAnsi"/>
              </w:rPr>
              <w:t>terkait</w:t>
            </w:r>
            <w:proofErr w:type="spellEnd"/>
            <w:r w:rsidRPr="00AA0913">
              <w:rPr>
                <w:rFonts w:eastAsia="Calibri" w:cstheme="minorHAnsi"/>
              </w:rPr>
              <w:t xml:space="preserve"> di </w:t>
            </w:r>
            <w:proofErr w:type="spellStart"/>
            <w:r w:rsidRPr="00AA0913">
              <w:rPr>
                <w:rFonts w:eastAsia="Calibri" w:cstheme="minorHAnsi"/>
              </w:rPr>
              <w:t>dalam</w:t>
            </w:r>
            <w:proofErr w:type="spellEnd"/>
            <w:r w:rsidRPr="00AA0913">
              <w:rPr>
                <w:rFonts w:eastAsia="Calibri" w:cstheme="minorHAnsi"/>
              </w:rPr>
              <w:t xml:space="preserve"> universitas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memastikan</w:t>
            </w:r>
            <w:proofErr w:type="spellEnd"/>
            <w:r w:rsidRPr="00AA0913">
              <w:rPr>
                <w:rFonts w:eastAsia="Calibri" w:cstheme="minorHAnsi"/>
              </w:rPr>
              <w:t xml:space="preserve"> </w:t>
            </w:r>
            <w:proofErr w:type="spellStart"/>
            <w:r w:rsidRPr="00AA0913">
              <w:rPr>
                <w:rFonts w:eastAsia="Calibri" w:cstheme="minorHAnsi"/>
              </w:rPr>
              <w:t>bahwa</w:t>
            </w:r>
            <w:proofErr w:type="spellEnd"/>
            <w:r w:rsidRPr="00AA0913">
              <w:rPr>
                <w:rFonts w:eastAsia="Calibri" w:cstheme="minorHAnsi"/>
              </w:rPr>
              <w:t xml:space="preserve"> </w:t>
            </w:r>
            <w:proofErr w:type="spellStart"/>
            <w:r w:rsidRPr="00AA0913">
              <w:rPr>
                <w:rFonts w:eastAsia="Calibri" w:cstheme="minorHAnsi"/>
              </w:rPr>
              <w:t>sistem</w:t>
            </w:r>
            <w:proofErr w:type="spellEnd"/>
            <w:r w:rsidRPr="00AA0913">
              <w:rPr>
                <w:rFonts w:eastAsia="Calibri" w:cstheme="minorHAnsi"/>
              </w:rPr>
              <w:t xml:space="preserve"> </w:t>
            </w:r>
            <w:proofErr w:type="spellStart"/>
            <w:r w:rsidRPr="00AA0913">
              <w:rPr>
                <w:rFonts w:eastAsia="Calibri" w:cstheme="minorHAnsi"/>
              </w:rPr>
              <w:t>penjaminan</w:t>
            </w:r>
            <w:proofErr w:type="spellEnd"/>
            <w:r w:rsidRPr="00AA0913">
              <w:rPr>
                <w:rFonts w:eastAsia="Calibri" w:cstheme="minorHAnsi"/>
              </w:rPr>
              <w:t xml:space="preserve"> </w:t>
            </w:r>
            <w:proofErr w:type="spellStart"/>
            <w:r w:rsidRPr="00AA0913">
              <w:rPr>
                <w:rFonts w:eastAsia="Calibri" w:cstheme="minorHAnsi"/>
              </w:rPr>
              <w:t>mutu</w:t>
            </w:r>
            <w:proofErr w:type="spellEnd"/>
            <w:r w:rsidRPr="00AA0913">
              <w:rPr>
                <w:rFonts w:eastAsia="Calibri" w:cstheme="minorHAnsi"/>
              </w:rPr>
              <w:t xml:space="preserve"> </w:t>
            </w:r>
            <w:proofErr w:type="spellStart"/>
            <w:r w:rsidRPr="00AA0913">
              <w:rPr>
                <w:rFonts w:eastAsia="Calibri" w:cstheme="minorHAnsi"/>
              </w:rPr>
              <w:t>berjalan</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baik</w:t>
            </w:r>
            <w:proofErr w:type="spellEnd"/>
            <w:r w:rsidRPr="00AA0913">
              <w:rPr>
                <w:rFonts w:eastAsia="Calibri" w:cstheme="minorHAnsi"/>
              </w:rPr>
              <w:t xml:space="preserve"> dan </w:t>
            </w:r>
            <w:proofErr w:type="spellStart"/>
            <w:r w:rsidRPr="00AA0913">
              <w:rPr>
                <w:rFonts w:eastAsia="Calibri" w:cstheme="minorHAnsi"/>
              </w:rPr>
              <w:t>memenuhi</w:t>
            </w:r>
            <w:proofErr w:type="spellEnd"/>
            <w:r w:rsidRPr="00AA0913">
              <w:rPr>
                <w:rFonts w:eastAsia="Calibri" w:cstheme="minorHAnsi"/>
              </w:rPr>
              <w:t xml:space="preserve"> </w:t>
            </w:r>
            <w:proofErr w:type="spellStart"/>
            <w:r w:rsidRPr="00AA0913">
              <w:rPr>
                <w:rFonts w:eastAsia="Calibri" w:cstheme="minorHAnsi"/>
              </w:rPr>
              <w:t>standar</w:t>
            </w:r>
            <w:proofErr w:type="spellEnd"/>
            <w:r w:rsidRPr="00AA0913">
              <w:rPr>
                <w:rFonts w:eastAsia="Calibri" w:cstheme="minorHAnsi"/>
              </w:rPr>
              <w:t xml:space="preserve"> yang </w:t>
            </w:r>
            <w:proofErr w:type="spellStart"/>
            <w:r w:rsidRPr="00AA0913">
              <w:rPr>
                <w:rFonts w:eastAsia="Calibri" w:cstheme="minorHAnsi"/>
              </w:rPr>
              <w:t>ditetapkan</w:t>
            </w:r>
            <w:proofErr w:type="spellEnd"/>
            <w:r w:rsidRPr="00AA0913">
              <w:rPr>
                <w:rFonts w:eastAsia="Calibri" w:cstheme="minorHAnsi"/>
              </w:rPr>
              <w:t xml:space="preserve"> oleh </w:t>
            </w:r>
            <w:proofErr w:type="spellStart"/>
            <w:r w:rsidRPr="00AA0913">
              <w:rPr>
                <w:rFonts w:eastAsia="Calibri" w:cstheme="minorHAnsi"/>
              </w:rPr>
              <w:t>ketentuan</w:t>
            </w:r>
            <w:proofErr w:type="spellEnd"/>
            <w:r w:rsidRPr="00AA0913">
              <w:rPr>
                <w:rFonts w:eastAsia="Calibri" w:cstheme="minorHAnsi"/>
              </w:rPr>
              <w:t xml:space="preserve"> </w:t>
            </w:r>
            <w:proofErr w:type="spellStart"/>
            <w:r w:rsidRPr="00AA0913">
              <w:rPr>
                <w:rFonts w:eastAsia="Calibri" w:cstheme="minorHAnsi"/>
              </w:rPr>
              <w:t>peraturan</w:t>
            </w:r>
            <w:proofErr w:type="spellEnd"/>
            <w:r w:rsidRPr="00AA0913">
              <w:rPr>
                <w:rFonts w:eastAsia="Calibri" w:cstheme="minorHAnsi"/>
              </w:rPr>
              <w:t xml:space="preserve"> </w:t>
            </w:r>
            <w:proofErr w:type="spellStart"/>
            <w:r w:rsidRPr="00AA0913">
              <w:rPr>
                <w:rFonts w:eastAsia="Calibri" w:cstheme="minorHAnsi"/>
              </w:rPr>
              <w:t>pemerintah</w:t>
            </w:r>
            <w:proofErr w:type="spellEnd"/>
            <w:r w:rsidRPr="00AA0913">
              <w:rPr>
                <w:rFonts w:eastAsia="Calibri" w:cstheme="minorHAnsi"/>
              </w:rPr>
              <w:t xml:space="preserve">. </w:t>
            </w:r>
            <w:proofErr w:type="spellStart"/>
            <w:r w:rsidRPr="00AA0913">
              <w:rPr>
                <w:rFonts w:eastAsia="Calibri" w:cstheme="minorHAnsi"/>
              </w:rPr>
              <w:t>Selain</w:t>
            </w:r>
            <w:proofErr w:type="spellEnd"/>
            <w:r w:rsidRPr="00AA0913">
              <w:rPr>
                <w:rFonts w:eastAsia="Calibri" w:cstheme="minorHAnsi"/>
              </w:rPr>
              <w:t xml:space="preserve"> </w:t>
            </w:r>
            <w:proofErr w:type="spellStart"/>
            <w:r w:rsidRPr="00AA0913">
              <w:rPr>
                <w:rFonts w:eastAsia="Calibri" w:cstheme="minorHAnsi"/>
              </w:rPr>
              <w:t>memastikan</w:t>
            </w:r>
            <w:proofErr w:type="spellEnd"/>
            <w:r w:rsidRPr="00AA0913">
              <w:rPr>
                <w:rFonts w:eastAsia="Calibri" w:cstheme="minorHAnsi"/>
              </w:rPr>
              <w:t xml:space="preserve"> </w:t>
            </w:r>
            <w:proofErr w:type="spellStart"/>
            <w:r w:rsidRPr="00AA0913">
              <w:rPr>
                <w:rFonts w:eastAsia="Calibri" w:cstheme="minorHAnsi"/>
              </w:rPr>
              <w:t>adanya</w:t>
            </w:r>
            <w:proofErr w:type="spellEnd"/>
            <w:r w:rsidRPr="00AA0913">
              <w:rPr>
                <w:rFonts w:eastAsia="Calibri" w:cstheme="minorHAnsi"/>
              </w:rPr>
              <w:t xml:space="preserve"> </w:t>
            </w:r>
            <w:proofErr w:type="spellStart"/>
            <w:r w:rsidRPr="00AA0913">
              <w:rPr>
                <w:rFonts w:eastAsia="Calibri" w:cstheme="minorHAnsi"/>
              </w:rPr>
              <w:t>keseragaman</w:t>
            </w:r>
            <w:proofErr w:type="spellEnd"/>
            <w:r w:rsidRPr="00AA0913">
              <w:rPr>
                <w:rFonts w:eastAsia="Calibri" w:cstheme="minorHAnsi"/>
              </w:rPr>
              <w:t xml:space="preserve"> </w:t>
            </w:r>
            <w:proofErr w:type="spellStart"/>
            <w:r w:rsidRPr="00AA0913">
              <w:rPr>
                <w:rFonts w:eastAsia="Calibri" w:cstheme="minorHAnsi"/>
              </w:rPr>
              <w:t>dalam</w:t>
            </w:r>
            <w:proofErr w:type="spellEnd"/>
            <w:r w:rsidRPr="00AA0913">
              <w:rPr>
                <w:rFonts w:eastAsia="Calibri" w:cstheme="minorHAnsi"/>
              </w:rPr>
              <w:t xml:space="preserve"> </w:t>
            </w:r>
            <w:proofErr w:type="spellStart"/>
            <w:r w:rsidRPr="00AA0913">
              <w:rPr>
                <w:rFonts w:eastAsia="Calibri" w:cstheme="minorHAnsi"/>
              </w:rPr>
              <w:t>sistem</w:t>
            </w:r>
            <w:proofErr w:type="spellEnd"/>
            <w:r w:rsidRPr="00AA0913">
              <w:rPr>
                <w:rFonts w:eastAsia="Calibri" w:cstheme="minorHAnsi"/>
              </w:rPr>
              <w:t xml:space="preserve"> </w:t>
            </w:r>
            <w:proofErr w:type="spellStart"/>
            <w:r w:rsidRPr="00AA0913">
              <w:rPr>
                <w:rFonts w:eastAsia="Calibri" w:cstheme="minorHAnsi"/>
              </w:rPr>
              <w:t>penjaminan</w:t>
            </w:r>
            <w:proofErr w:type="spellEnd"/>
            <w:r w:rsidRPr="00AA0913">
              <w:rPr>
                <w:rFonts w:eastAsia="Calibri" w:cstheme="minorHAnsi"/>
              </w:rPr>
              <w:t xml:space="preserve"> </w:t>
            </w:r>
            <w:proofErr w:type="spellStart"/>
            <w:r w:rsidRPr="00AA0913">
              <w:rPr>
                <w:rFonts w:eastAsia="Calibri" w:cstheme="minorHAnsi"/>
              </w:rPr>
              <w:t>mutu</w:t>
            </w:r>
            <w:proofErr w:type="spellEnd"/>
            <w:r w:rsidRPr="00AA0913">
              <w:rPr>
                <w:rFonts w:eastAsia="Calibri" w:cstheme="minorHAnsi"/>
              </w:rPr>
              <w:t xml:space="preserve"> </w:t>
            </w:r>
            <w:proofErr w:type="spellStart"/>
            <w:r w:rsidRPr="00AA0913">
              <w:rPr>
                <w:rFonts w:eastAsia="Calibri" w:cstheme="minorHAnsi"/>
              </w:rPr>
              <w:t>antara</w:t>
            </w:r>
            <w:proofErr w:type="spellEnd"/>
            <w:r w:rsidRPr="00AA0913">
              <w:rPr>
                <w:rFonts w:eastAsia="Calibri" w:cstheme="minorHAnsi"/>
              </w:rPr>
              <w:t xml:space="preserve"> program </w:t>
            </w:r>
            <w:proofErr w:type="spellStart"/>
            <w:r w:rsidRPr="00AA0913">
              <w:rPr>
                <w:rFonts w:eastAsia="Calibri" w:cstheme="minorHAnsi"/>
              </w:rPr>
              <w:t>studi</w:t>
            </w:r>
            <w:proofErr w:type="spellEnd"/>
            <w:r w:rsidRPr="00AA0913">
              <w:rPr>
                <w:rFonts w:eastAsia="Calibri" w:cstheme="minorHAnsi"/>
              </w:rPr>
              <w:t xml:space="preserve"> di universitas, UPPS dan PS </w:t>
            </w:r>
            <w:proofErr w:type="spellStart"/>
            <w:r w:rsidRPr="00AA0913">
              <w:rPr>
                <w:rFonts w:eastAsia="Calibri" w:cstheme="minorHAnsi"/>
              </w:rPr>
              <w:t>akan</w:t>
            </w:r>
            <w:proofErr w:type="spellEnd"/>
            <w:r w:rsidRPr="00AA0913">
              <w:rPr>
                <w:rFonts w:eastAsia="Calibri" w:cstheme="minorHAnsi"/>
              </w:rPr>
              <w:t xml:space="preserve"> </w:t>
            </w:r>
            <w:proofErr w:type="spellStart"/>
            <w:r w:rsidRPr="00AA0913">
              <w:rPr>
                <w:rFonts w:eastAsia="Calibri" w:cstheme="minorHAnsi"/>
              </w:rPr>
              <w:t>menerapkan</w:t>
            </w:r>
            <w:proofErr w:type="spellEnd"/>
            <w:r w:rsidRPr="00AA0913">
              <w:rPr>
                <w:rFonts w:eastAsia="Calibri" w:cstheme="minorHAnsi"/>
              </w:rPr>
              <w:t xml:space="preserve"> best practice </w:t>
            </w:r>
            <w:proofErr w:type="spellStart"/>
            <w:r w:rsidRPr="00AA0913">
              <w:rPr>
                <w:rFonts w:eastAsia="Calibri" w:cstheme="minorHAnsi"/>
              </w:rPr>
              <w:t>dalam</w:t>
            </w:r>
            <w:proofErr w:type="spellEnd"/>
            <w:r w:rsidRPr="00AA0913">
              <w:rPr>
                <w:rFonts w:eastAsia="Calibri" w:cstheme="minorHAnsi"/>
              </w:rPr>
              <w:t xml:space="preserve"> </w:t>
            </w:r>
            <w:proofErr w:type="spellStart"/>
            <w:r w:rsidRPr="00AA0913">
              <w:rPr>
                <w:rFonts w:eastAsia="Calibri" w:cstheme="minorHAnsi"/>
              </w:rPr>
              <w:t>penjaminan</w:t>
            </w:r>
            <w:proofErr w:type="spellEnd"/>
            <w:r w:rsidRPr="00AA0913">
              <w:rPr>
                <w:rFonts w:eastAsia="Calibri" w:cstheme="minorHAnsi"/>
              </w:rPr>
              <w:t xml:space="preserve"> </w:t>
            </w:r>
            <w:proofErr w:type="spellStart"/>
            <w:r w:rsidRPr="00AA0913">
              <w:rPr>
                <w:rFonts w:eastAsia="Calibri" w:cstheme="minorHAnsi"/>
              </w:rPr>
              <w:t>mutu</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melakukan</w:t>
            </w:r>
            <w:proofErr w:type="spellEnd"/>
            <w:r w:rsidRPr="00AA0913">
              <w:rPr>
                <w:rFonts w:eastAsia="Calibri" w:cstheme="minorHAnsi"/>
              </w:rPr>
              <w:t xml:space="preserve"> external benchmarking </w:t>
            </w:r>
            <w:proofErr w:type="spellStart"/>
            <w:r w:rsidRPr="00AA0913">
              <w:rPr>
                <w:rFonts w:eastAsia="Calibri" w:cstheme="minorHAnsi"/>
              </w:rPr>
              <w:t>dengan</w:t>
            </w:r>
            <w:proofErr w:type="spellEnd"/>
            <w:r w:rsidRPr="00AA0913">
              <w:rPr>
                <w:rFonts w:eastAsia="Calibri" w:cstheme="minorHAnsi"/>
              </w:rPr>
              <w:t xml:space="preserve"> universitas lain.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melakukan</w:t>
            </w:r>
            <w:proofErr w:type="spellEnd"/>
            <w:r w:rsidRPr="00AA0913">
              <w:rPr>
                <w:rFonts w:eastAsia="Calibri" w:cstheme="minorHAnsi"/>
              </w:rPr>
              <w:t xml:space="preserve"> external benchmarking, </w:t>
            </w:r>
            <w:proofErr w:type="spellStart"/>
            <w:r w:rsidRPr="00AA0913">
              <w:rPr>
                <w:rFonts w:eastAsia="Calibri" w:cstheme="minorHAnsi"/>
              </w:rPr>
              <w:t>prodi</w:t>
            </w:r>
            <w:proofErr w:type="spellEnd"/>
            <w:r w:rsidRPr="00AA0913">
              <w:rPr>
                <w:rFonts w:eastAsia="Calibri" w:cstheme="minorHAnsi"/>
              </w:rPr>
              <w:t xml:space="preserve"> Pendidikan Bahasa Mandarin Universitas Ma Chung </w:t>
            </w:r>
            <w:proofErr w:type="spellStart"/>
            <w:r w:rsidRPr="00AA0913">
              <w:rPr>
                <w:rFonts w:eastAsia="Calibri" w:cstheme="minorHAnsi"/>
              </w:rPr>
              <w:t>dapat</w:t>
            </w:r>
            <w:proofErr w:type="spellEnd"/>
            <w:r w:rsidRPr="00AA0913">
              <w:rPr>
                <w:rFonts w:eastAsia="Calibri" w:cstheme="minorHAnsi"/>
              </w:rPr>
              <w:t xml:space="preserve"> </w:t>
            </w:r>
            <w:proofErr w:type="spellStart"/>
            <w:r w:rsidRPr="00AA0913">
              <w:rPr>
                <w:rFonts w:eastAsia="Calibri" w:cstheme="minorHAnsi"/>
              </w:rPr>
              <w:t>mempelajari</w:t>
            </w:r>
            <w:proofErr w:type="spellEnd"/>
            <w:r w:rsidRPr="00AA0913">
              <w:rPr>
                <w:rFonts w:eastAsia="Calibri" w:cstheme="minorHAnsi"/>
              </w:rPr>
              <w:t xml:space="preserve"> </w:t>
            </w:r>
            <w:proofErr w:type="spellStart"/>
            <w:r w:rsidRPr="00AA0913">
              <w:rPr>
                <w:rFonts w:eastAsia="Calibri" w:cstheme="minorHAnsi"/>
              </w:rPr>
              <w:t>praktik-praktik</w:t>
            </w:r>
            <w:proofErr w:type="spellEnd"/>
            <w:r w:rsidRPr="00AA0913">
              <w:rPr>
                <w:rFonts w:eastAsia="Calibri" w:cstheme="minorHAnsi"/>
              </w:rPr>
              <w:t xml:space="preserve"> </w:t>
            </w:r>
            <w:proofErr w:type="spellStart"/>
            <w:r w:rsidRPr="00AA0913">
              <w:rPr>
                <w:rFonts w:eastAsia="Calibri" w:cstheme="minorHAnsi"/>
              </w:rPr>
              <w:t>terbaik</w:t>
            </w:r>
            <w:proofErr w:type="spellEnd"/>
            <w:r w:rsidRPr="00AA0913">
              <w:rPr>
                <w:rFonts w:eastAsia="Calibri" w:cstheme="minorHAnsi"/>
              </w:rPr>
              <w:t xml:space="preserve"> </w:t>
            </w:r>
            <w:proofErr w:type="spellStart"/>
            <w:r w:rsidRPr="00AA0913">
              <w:rPr>
                <w:rFonts w:eastAsia="Calibri" w:cstheme="minorHAnsi"/>
              </w:rPr>
              <w:t>dalam</w:t>
            </w:r>
            <w:proofErr w:type="spellEnd"/>
            <w:r w:rsidRPr="00AA0913">
              <w:rPr>
                <w:rFonts w:eastAsia="Calibri" w:cstheme="minorHAnsi"/>
              </w:rPr>
              <w:t xml:space="preserve"> </w:t>
            </w:r>
            <w:proofErr w:type="spellStart"/>
            <w:r w:rsidRPr="00AA0913">
              <w:rPr>
                <w:rFonts w:eastAsia="Calibri" w:cstheme="minorHAnsi"/>
              </w:rPr>
              <w:t>penjaminan</w:t>
            </w:r>
            <w:proofErr w:type="spellEnd"/>
            <w:r w:rsidRPr="00AA0913">
              <w:rPr>
                <w:rFonts w:eastAsia="Calibri" w:cstheme="minorHAnsi"/>
              </w:rPr>
              <w:t xml:space="preserve"> </w:t>
            </w:r>
            <w:proofErr w:type="spellStart"/>
            <w:r w:rsidRPr="00AA0913">
              <w:rPr>
                <w:rFonts w:eastAsia="Calibri" w:cstheme="minorHAnsi"/>
              </w:rPr>
              <w:t>mutu</w:t>
            </w:r>
            <w:proofErr w:type="spellEnd"/>
            <w:r w:rsidRPr="00AA0913">
              <w:rPr>
                <w:rFonts w:eastAsia="Calibri" w:cstheme="minorHAnsi"/>
              </w:rPr>
              <w:t xml:space="preserve"> </w:t>
            </w:r>
            <w:proofErr w:type="spellStart"/>
            <w:r w:rsidRPr="00AA0913">
              <w:rPr>
                <w:rFonts w:eastAsia="Calibri" w:cstheme="minorHAnsi"/>
              </w:rPr>
              <w:t>dari</w:t>
            </w:r>
            <w:proofErr w:type="spellEnd"/>
            <w:r w:rsidRPr="00AA0913">
              <w:rPr>
                <w:rFonts w:eastAsia="Calibri" w:cstheme="minorHAnsi"/>
              </w:rPr>
              <w:t xml:space="preserve"> universitas lain dan </w:t>
            </w:r>
            <w:proofErr w:type="spellStart"/>
            <w:r w:rsidRPr="00AA0913">
              <w:rPr>
                <w:rFonts w:eastAsia="Calibri" w:cstheme="minorHAnsi"/>
              </w:rPr>
              <w:t>memperbaiki</w:t>
            </w:r>
            <w:proofErr w:type="spellEnd"/>
            <w:r w:rsidRPr="00AA0913">
              <w:rPr>
                <w:rFonts w:eastAsia="Calibri" w:cstheme="minorHAnsi"/>
              </w:rPr>
              <w:t xml:space="preserve"> </w:t>
            </w:r>
            <w:proofErr w:type="spellStart"/>
            <w:r w:rsidRPr="00AA0913">
              <w:rPr>
                <w:rFonts w:eastAsia="Calibri" w:cstheme="minorHAnsi"/>
              </w:rPr>
              <w:t>sistem</w:t>
            </w:r>
            <w:proofErr w:type="spellEnd"/>
            <w:r w:rsidRPr="00AA0913">
              <w:rPr>
                <w:rFonts w:eastAsia="Calibri" w:cstheme="minorHAnsi"/>
              </w:rPr>
              <w:t xml:space="preserve"> </w:t>
            </w:r>
            <w:proofErr w:type="spellStart"/>
            <w:r w:rsidRPr="00AA0913">
              <w:rPr>
                <w:rFonts w:eastAsia="Calibri" w:cstheme="minorHAnsi"/>
              </w:rPr>
              <w:t>penjaminan</w:t>
            </w:r>
            <w:proofErr w:type="spellEnd"/>
            <w:r w:rsidRPr="00AA0913">
              <w:rPr>
                <w:rFonts w:eastAsia="Calibri" w:cstheme="minorHAnsi"/>
              </w:rPr>
              <w:t xml:space="preserve"> </w:t>
            </w:r>
            <w:proofErr w:type="spellStart"/>
            <w:r w:rsidRPr="00AA0913">
              <w:rPr>
                <w:rFonts w:eastAsia="Calibri" w:cstheme="minorHAnsi"/>
              </w:rPr>
              <w:t>mutunya</w:t>
            </w:r>
            <w:proofErr w:type="spellEnd"/>
          </w:p>
        </w:tc>
      </w:tr>
      <w:tr w:rsidR="00AA0913" w:rsidRPr="00AA0913" w14:paraId="6478201C"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741B2690" w14:textId="77777777" w:rsidR="00AA0913" w:rsidRPr="00AA0913" w:rsidRDefault="00AA0913" w:rsidP="00AA0913">
            <w:pPr>
              <w:rPr>
                <w:rFonts w:cstheme="minorHAnsi"/>
              </w:rPr>
            </w:pPr>
            <w:r w:rsidRPr="00AA0913">
              <w:rPr>
                <w:rFonts w:eastAsia="Calibri" w:cstheme="minorHAnsi"/>
                <w:color w:val="000000" w:themeColor="text1"/>
              </w:rPr>
              <w:t>2</w:t>
            </w:r>
          </w:p>
        </w:tc>
        <w:tc>
          <w:tcPr>
            <w:tcW w:w="3554" w:type="dxa"/>
            <w:tcBorders>
              <w:top w:val="single" w:sz="8" w:space="0" w:color="auto"/>
              <w:left w:val="single" w:sz="8" w:space="0" w:color="auto"/>
              <w:bottom w:val="single" w:sz="8" w:space="0" w:color="auto"/>
              <w:right w:val="single" w:sz="8" w:space="0" w:color="auto"/>
            </w:tcBorders>
            <w:tcMar>
              <w:left w:w="108" w:type="dxa"/>
              <w:right w:w="108" w:type="dxa"/>
            </w:tcMar>
          </w:tcPr>
          <w:p w14:paraId="50A357A6" w14:textId="77777777" w:rsidR="00AA0913" w:rsidRPr="00AA0913" w:rsidRDefault="00AA0913" w:rsidP="00AA0913">
            <w:pPr>
              <w:rPr>
                <w:rFonts w:cstheme="minorHAnsi"/>
              </w:rPr>
            </w:pPr>
            <w:proofErr w:type="spellStart"/>
            <w:r w:rsidRPr="00AA0913">
              <w:rPr>
                <w:rFonts w:eastAsia="Calibri" w:cstheme="minorHAnsi"/>
                <w:color w:val="000000" w:themeColor="text1"/>
              </w:rPr>
              <w:t>Mahasiswa</w:t>
            </w:r>
            <w:proofErr w:type="spellEnd"/>
          </w:p>
        </w:tc>
        <w:tc>
          <w:tcPr>
            <w:tcW w:w="4854" w:type="dxa"/>
            <w:tcBorders>
              <w:top w:val="single" w:sz="8" w:space="0" w:color="auto"/>
              <w:left w:val="single" w:sz="8" w:space="0" w:color="auto"/>
              <w:bottom w:val="single" w:sz="8" w:space="0" w:color="auto"/>
              <w:right w:val="single" w:sz="8" w:space="0" w:color="auto"/>
            </w:tcBorders>
            <w:tcMar>
              <w:left w:w="108" w:type="dxa"/>
              <w:right w:w="108" w:type="dxa"/>
            </w:tcMar>
          </w:tcPr>
          <w:p w14:paraId="25666687" w14:textId="77777777" w:rsidR="00AA0913" w:rsidRPr="00AA0913" w:rsidRDefault="00AA0913" w:rsidP="00AA0913">
            <w:pPr>
              <w:jc w:val="both"/>
              <w:rPr>
                <w:rFonts w:cstheme="minorHAnsi"/>
              </w:rPr>
            </w:pPr>
            <w:r w:rsidRPr="00AA0913">
              <w:rPr>
                <w:rFonts w:eastAsia="Calibri" w:cstheme="minorHAnsi"/>
              </w:rPr>
              <w:t xml:space="preserve">Program </w:t>
            </w:r>
            <w:proofErr w:type="spellStart"/>
            <w:r w:rsidRPr="00AA0913">
              <w:rPr>
                <w:rFonts w:eastAsia="Calibri" w:cstheme="minorHAnsi"/>
              </w:rPr>
              <w:t>Peningkatan</w:t>
            </w:r>
            <w:proofErr w:type="spellEnd"/>
            <w:r w:rsidRPr="00AA0913">
              <w:rPr>
                <w:rFonts w:eastAsia="Calibri" w:cstheme="minorHAnsi"/>
              </w:rPr>
              <w:t xml:space="preserve"> </w:t>
            </w:r>
            <w:proofErr w:type="spellStart"/>
            <w:r w:rsidRPr="00AA0913">
              <w:rPr>
                <w:rFonts w:eastAsia="Calibri" w:cstheme="minorHAnsi"/>
              </w:rPr>
              <w:t>Kualitas</w:t>
            </w:r>
            <w:proofErr w:type="spellEnd"/>
            <w:r w:rsidRPr="00AA0913">
              <w:rPr>
                <w:rFonts w:eastAsia="Calibri" w:cstheme="minorHAnsi"/>
              </w:rPr>
              <w:t xml:space="preserve"> </w:t>
            </w:r>
            <w:proofErr w:type="spellStart"/>
            <w:r w:rsidRPr="00AA0913">
              <w:rPr>
                <w:rFonts w:eastAsia="Calibri" w:cstheme="minorHAnsi"/>
              </w:rPr>
              <w:t>Layanan</w:t>
            </w:r>
            <w:proofErr w:type="spellEnd"/>
            <w:r w:rsidRPr="00AA0913">
              <w:rPr>
                <w:rFonts w:eastAsia="Calibri" w:cstheme="minorHAnsi"/>
              </w:rPr>
              <w:t xml:space="preserve"> dan </w:t>
            </w:r>
            <w:proofErr w:type="spellStart"/>
            <w:r w:rsidRPr="00AA0913">
              <w:rPr>
                <w:rFonts w:eastAsia="Calibri" w:cstheme="minorHAnsi"/>
              </w:rPr>
              <w:t>Pembinaan</w:t>
            </w:r>
            <w:proofErr w:type="spellEnd"/>
            <w:r w:rsidRPr="00AA0913">
              <w:rPr>
                <w:rFonts w:eastAsia="Calibri" w:cstheme="minorHAnsi"/>
              </w:rPr>
              <w:t xml:space="preserve"> PPBM </w:t>
            </w:r>
            <w:proofErr w:type="spellStart"/>
            <w:r w:rsidRPr="00AA0913">
              <w:rPr>
                <w:rFonts w:eastAsia="Calibri" w:cstheme="minorHAnsi"/>
              </w:rPr>
              <w:t>akan</w:t>
            </w:r>
            <w:proofErr w:type="spellEnd"/>
            <w:r w:rsidRPr="00AA0913">
              <w:rPr>
                <w:rFonts w:eastAsia="Calibri" w:cstheme="minorHAnsi"/>
              </w:rPr>
              <w:t xml:space="preserve"> </w:t>
            </w:r>
            <w:proofErr w:type="spellStart"/>
            <w:r w:rsidRPr="00AA0913">
              <w:rPr>
                <w:rFonts w:eastAsia="Calibri" w:cstheme="minorHAnsi"/>
              </w:rPr>
              <w:t>mengedepankan</w:t>
            </w:r>
            <w:proofErr w:type="spellEnd"/>
            <w:r w:rsidRPr="00AA0913">
              <w:rPr>
                <w:rFonts w:eastAsia="Calibri" w:cstheme="minorHAnsi"/>
              </w:rPr>
              <w:t xml:space="preserve"> </w:t>
            </w:r>
            <w:proofErr w:type="spellStart"/>
            <w:r w:rsidRPr="00AA0913">
              <w:rPr>
                <w:rFonts w:eastAsia="Calibri" w:cstheme="minorHAnsi"/>
              </w:rPr>
              <w:t>masukan</w:t>
            </w:r>
            <w:proofErr w:type="spellEnd"/>
            <w:r w:rsidRPr="00AA0913">
              <w:rPr>
                <w:rFonts w:eastAsia="Calibri" w:cstheme="minorHAnsi"/>
              </w:rPr>
              <w:t xml:space="preserve"> </w:t>
            </w:r>
            <w:proofErr w:type="spellStart"/>
            <w:r w:rsidRPr="00AA0913">
              <w:rPr>
                <w:rFonts w:eastAsia="Calibri" w:cstheme="minorHAnsi"/>
              </w:rPr>
              <w:t>dari</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mengembangkan</w:t>
            </w:r>
            <w:proofErr w:type="spellEnd"/>
            <w:r w:rsidRPr="00AA0913">
              <w:rPr>
                <w:rFonts w:eastAsia="Calibri" w:cstheme="minorHAnsi"/>
              </w:rPr>
              <w:t xml:space="preserve"> program yang </w:t>
            </w:r>
            <w:proofErr w:type="spellStart"/>
            <w:r w:rsidRPr="00AA0913">
              <w:rPr>
                <w:rFonts w:eastAsia="Calibri" w:cstheme="minorHAnsi"/>
              </w:rPr>
              <w:t>lebih</w:t>
            </w:r>
            <w:proofErr w:type="spellEnd"/>
            <w:r w:rsidRPr="00AA0913">
              <w:rPr>
                <w:rFonts w:eastAsia="Calibri" w:cstheme="minorHAnsi"/>
              </w:rPr>
              <w:t xml:space="preserve"> </w:t>
            </w:r>
            <w:proofErr w:type="spellStart"/>
            <w:r w:rsidRPr="00AA0913">
              <w:rPr>
                <w:rFonts w:eastAsia="Calibri" w:cstheme="minorHAnsi"/>
              </w:rPr>
              <w:t>sesuai</w:t>
            </w:r>
            <w:proofErr w:type="spellEnd"/>
            <w:r w:rsidRPr="00AA0913">
              <w:rPr>
                <w:rFonts w:eastAsia="Calibri" w:cstheme="minorHAnsi"/>
              </w:rPr>
              <w:t xml:space="preserve"> dan </w:t>
            </w:r>
            <w:proofErr w:type="spellStart"/>
            <w:r w:rsidRPr="00AA0913">
              <w:rPr>
                <w:rFonts w:eastAsia="Calibri" w:cstheme="minorHAnsi"/>
              </w:rPr>
              <w:t>memuaskan</w:t>
            </w:r>
            <w:proofErr w:type="spellEnd"/>
            <w:r w:rsidRPr="00AA0913">
              <w:rPr>
                <w:rFonts w:eastAsia="Calibri" w:cstheme="minorHAnsi"/>
              </w:rPr>
              <w:t xml:space="preserve"> </w:t>
            </w:r>
            <w:proofErr w:type="spellStart"/>
            <w:r w:rsidRPr="00AA0913">
              <w:rPr>
                <w:rFonts w:eastAsia="Calibri" w:cstheme="minorHAnsi"/>
              </w:rPr>
              <w:t>bagi</w:t>
            </w:r>
            <w:proofErr w:type="spellEnd"/>
            <w:r w:rsidRPr="00AA0913">
              <w:rPr>
                <w:rFonts w:eastAsia="Calibri" w:cstheme="minorHAnsi"/>
              </w:rPr>
              <w:t xml:space="preserve"> </w:t>
            </w:r>
            <w:proofErr w:type="spellStart"/>
            <w:r w:rsidRPr="00AA0913">
              <w:rPr>
                <w:rFonts w:eastAsia="Calibri" w:cstheme="minorHAnsi"/>
              </w:rPr>
              <w:t>seluruh</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w:t>
            </w:r>
            <w:proofErr w:type="spellStart"/>
            <w:r w:rsidRPr="00AA0913">
              <w:rPr>
                <w:rFonts w:eastAsia="Calibri" w:cstheme="minorHAnsi"/>
              </w:rPr>
              <w:t>Selain</w:t>
            </w:r>
            <w:proofErr w:type="spellEnd"/>
            <w:r w:rsidRPr="00AA0913">
              <w:rPr>
                <w:rFonts w:eastAsia="Calibri" w:cstheme="minorHAnsi"/>
              </w:rPr>
              <w:t xml:space="preserve"> </w:t>
            </w:r>
            <w:proofErr w:type="spellStart"/>
            <w:r w:rsidRPr="00AA0913">
              <w:rPr>
                <w:rFonts w:eastAsia="Calibri" w:cstheme="minorHAnsi"/>
              </w:rPr>
              <w:t>itu</w:t>
            </w:r>
            <w:proofErr w:type="spellEnd"/>
            <w:r w:rsidRPr="00AA0913">
              <w:rPr>
                <w:rFonts w:eastAsia="Calibri" w:cstheme="minorHAnsi"/>
              </w:rPr>
              <w:t xml:space="preserve">, PPBM </w:t>
            </w:r>
            <w:proofErr w:type="spellStart"/>
            <w:r w:rsidRPr="00AA0913">
              <w:rPr>
                <w:rFonts w:eastAsia="Calibri" w:cstheme="minorHAnsi"/>
              </w:rPr>
              <w:t>akan</w:t>
            </w:r>
            <w:proofErr w:type="spellEnd"/>
            <w:r w:rsidRPr="00AA0913">
              <w:rPr>
                <w:rFonts w:eastAsia="Calibri" w:cstheme="minorHAnsi"/>
              </w:rPr>
              <w:t xml:space="preserve"> </w:t>
            </w:r>
            <w:proofErr w:type="spellStart"/>
            <w:r w:rsidRPr="00AA0913">
              <w:rPr>
                <w:rFonts w:eastAsia="Calibri" w:cstheme="minorHAnsi"/>
              </w:rPr>
              <w:t>mengembangkan</w:t>
            </w:r>
            <w:proofErr w:type="spellEnd"/>
            <w:r w:rsidRPr="00AA0913">
              <w:rPr>
                <w:rFonts w:eastAsia="Calibri" w:cstheme="minorHAnsi"/>
              </w:rPr>
              <w:t xml:space="preserve"> program-program </w:t>
            </w:r>
            <w:proofErr w:type="spellStart"/>
            <w:r w:rsidRPr="00AA0913">
              <w:rPr>
                <w:rFonts w:eastAsia="Calibri" w:cstheme="minorHAnsi"/>
              </w:rPr>
              <w:t>layanan</w:t>
            </w:r>
            <w:proofErr w:type="spellEnd"/>
            <w:r w:rsidRPr="00AA0913">
              <w:rPr>
                <w:rFonts w:eastAsia="Calibri" w:cstheme="minorHAnsi"/>
              </w:rPr>
              <w:t xml:space="preserve"> </w:t>
            </w:r>
            <w:proofErr w:type="spellStart"/>
            <w:r w:rsidRPr="00AA0913">
              <w:rPr>
                <w:rFonts w:eastAsia="Calibri" w:cstheme="minorHAnsi"/>
              </w:rPr>
              <w:t>pembinaan</w:t>
            </w:r>
            <w:proofErr w:type="spellEnd"/>
            <w:r w:rsidRPr="00AA0913">
              <w:rPr>
                <w:rFonts w:eastAsia="Calibri" w:cstheme="minorHAnsi"/>
              </w:rPr>
              <w:t xml:space="preserve"> </w:t>
            </w:r>
            <w:proofErr w:type="spellStart"/>
            <w:r w:rsidRPr="00AA0913">
              <w:rPr>
                <w:rFonts w:eastAsia="Calibri" w:cstheme="minorHAnsi"/>
              </w:rPr>
              <w:t>bakat</w:t>
            </w:r>
            <w:proofErr w:type="spellEnd"/>
            <w:r w:rsidRPr="00AA0913">
              <w:rPr>
                <w:rFonts w:eastAsia="Calibri" w:cstheme="minorHAnsi"/>
              </w:rPr>
              <w:t xml:space="preserve"> yang </w:t>
            </w:r>
            <w:proofErr w:type="spellStart"/>
            <w:r w:rsidRPr="00AA0913">
              <w:rPr>
                <w:rFonts w:eastAsia="Calibri" w:cstheme="minorHAnsi"/>
              </w:rPr>
              <w:t>lebih</w:t>
            </w:r>
            <w:proofErr w:type="spellEnd"/>
            <w:r w:rsidRPr="00AA0913">
              <w:rPr>
                <w:rFonts w:eastAsia="Calibri" w:cstheme="minorHAnsi"/>
              </w:rPr>
              <w:t xml:space="preserve"> </w:t>
            </w:r>
            <w:proofErr w:type="spellStart"/>
            <w:r w:rsidRPr="00AA0913">
              <w:rPr>
                <w:rFonts w:eastAsia="Calibri" w:cstheme="minorHAnsi"/>
              </w:rPr>
              <w:t>beragam</w:t>
            </w:r>
            <w:proofErr w:type="spellEnd"/>
            <w:r w:rsidRPr="00AA0913">
              <w:rPr>
                <w:rFonts w:eastAsia="Calibri" w:cstheme="minorHAnsi"/>
              </w:rPr>
              <w:t xml:space="preserve"> dan </w:t>
            </w:r>
            <w:proofErr w:type="spellStart"/>
            <w:r w:rsidRPr="00AA0913">
              <w:rPr>
                <w:rFonts w:eastAsia="Calibri" w:cstheme="minorHAnsi"/>
              </w:rPr>
              <w:t>menarik</w:t>
            </w:r>
            <w:proofErr w:type="spellEnd"/>
            <w:r w:rsidRPr="00AA0913">
              <w:rPr>
                <w:rFonts w:eastAsia="Calibri" w:cstheme="minorHAnsi"/>
              </w:rPr>
              <w:t xml:space="preserve"> </w:t>
            </w:r>
            <w:proofErr w:type="spellStart"/>
            <w:r w:rsidRPr="00AA0913">
              <w:rPr>
                <w:rFonts w:eastAsia="Calibri" w:cstheme="minorHAnsi"/>
              </w:rPr>
              <w:t>bagi</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w:t>
            </w:r>
            <w:proofErr w:type="spellStart"/>
            <w:r w:rsidRPr="00AA0913">
              <w:rPr>
                <w:rFonts w:eastAsia="Calibri" w:cstheme="minorHAnsi"/>
              </w:rPr>
              <w:t>seperti</w:t>
            </w:r>
            <w:proofErr w:type="spellEnd"/>
            <w:r w:rsidRPr="00AA0913">
              <w:rPr>
                <w:rFonts w:eastAsia="Calibri" w:cstheme="minorHAnsi"/>
              </w:rPr>
              <w:t xml:space="preserve"> seminar, workshop, dan </w:t>
            </w:r>
            <w:proofErr w:type="spellStart"/>
            <w:r w:rsidRPr="00AA0913">
              <w:rPr>
                <w:rFonts w:eastAsia="Calibri" w:cstheme="minorHAnsi"/>
              </w:rPr>
              <w:t>pertunjukan</w:t>
            </w:r>
            <w:proofErr w:type="spellEnd"/>
            <w:r w:rsidRPr="00AA0913">
              <w:rPr>
                <w:rFonts w:eastAsia="Calibri" w:cstheme="minorHAnsi"/>
              </w:rPr>
              <w:t xml:space="preserve"> </w:t>
            </w:r>
            <w:proofErr w:type="spellStart"/>
            <w:r w:rsidRPr="00AA0913">
              <w:rPr>
                <w:rFonts w:eastAsia="Calibri" w:cstheme="minorHAnsi"/>
              </w:rPr>
              <w:t>seni</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mengembangkan</w:t>
            </w:r>
            <w:proofErr w:type="spellEnd"/>
            <w:r w:rsidRPr="00AA0913">
              <w:rPr>
                <w:rFonts w:eastAsia="Calibri" w:cstheme="minorHAnsi"/>
              </w:rPr>
              <w:t xml:space="preserve"> </w:t>
            </w:r>
            <w:proofErr w:type="spellStart"/>
            <w:r w:rsidRPr="00AA0913">
              <w:rPr>
                <w:rFonts w:eastAsia="Calibri" w:cstheme="minorHAnsi"/>
              </w:rPr>
              <w:t>potensi</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di </w:t>
            </w:r>
            <w:proofErr w:type="spellStart"/>
            <w:r w:rsidRPr="00AA0913">
              <w:rPr>
                <w:rFonts w:eastAsia="Calibri" w:cstheme="minorHAnsi"/>
              </w:rPr>
              <w:t>bidang</w:t>
            </w:r>
            <w:proofErr w:type="spellEnd"/>
            <w:r w:rsidRPr="00AA0913">
              <w:rPr>
                <w:rFonts w:eastAsia="Calibri" w:cstheme="minorHAnsi"/>
              </w:rPr>
              <w:t xml:space="preserve"> </w:t>
            </w:r>
            <w:proofErr w:type="spellStart"/>
            <w:r w:rsidRPr="00AA0913">
              <w:rPr>
                <w:rFonts w:eastAsia="Calibri" w:cstheme="minorHAnsi"/>
              </w:rPr>
              <w:t>bahasa</w:t>
            </w:r>
            <w:proofErr w:type="spellEnd"/>
            <w:r w:rsidRPr="00AA0913">
              <w:rPr>
                <w:rFonts w:eastAsia="Calibri" w:cstheme="minorHAnsi"/>
              </w:rPr>
              <w:t xml:space="preserve"> Mandarin. PPBM juga </w:t>
            </w:r>
            <w:proofErr w:type="spellStart"/>
            <w:r w:rsidRPr="00AA0913">
              <w:rPr>
                <w:rFonts w:eastAsia="Calibri" w:cstheme="minorHAnsi"/>
              </w:rPr>
              <w:t>akan</w:t>
            </w:r>
            <w:proofErr w:type="spellEnd"/>
            <w:r w:rsidRPr="00AA0913">
              <w:rPr>
                <w:rFonts w:eastAsia="Calibri" w:cstheme="minorHAnsi"/>
              </w:rPr>
              <w:t xml:space="preserve"> </w:t>
            </w:r>
            <w:proofErr w:type="spellStart"/>
            <w:r w:rsidRPr="00AA0913">
              <w:rPr>
                <w:rFonts w:eastAsia="Calibri" w:cstheme="minorHAnsi"/>
              </w:rPr>
              <w:t>menggandeng</w:t>
            </w:r>
            <w:proofErr w:type="spellEnd"/>
            <w:r w:rsidRPr="00AA0913">
              <w:rPr>
                <w:rFonts w:eastAsia="Calibri" w:cstheme="minorHAnsi"/>
              </w:rPr>
              <w:t xml:space="preserve"> para </w:t>
            </w:r>
            <w:proofErr w:type="spellStart"/>
            <w:r w:rsidRPr="00AA0913">
              <w:rPr>
                <w:rFonts w:eastAsia="Calibri" w:cstheme="minorHAnsi"/>
              </w:rPr>
              <w:t>praktisi</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ahli</w:t>
            </w:r>
            <w:proofErr w:type="spellEnd"/>
            <w:r w:rsidRPr="00AA0913">
              <w:rPr>
                <w:rFonts w:eastAsia="Calibri" w:cstheme="minorHAnsi"/>
              </w:rPr>
              <w:t xml:space="preserve"> di </w:t>
            </w:r>
            <w:proofErr w:type="spellStart"/>
            <w:r w:rsidRPr="00AA0913">
              <w:rPr>
                <w:rFonts w:eastAsia="Calibri" w:cstheme="minorHAnsi"/>
              </w:rPr>
              <w:t>bidang</w:t>
            </w:r>
            <w:proofErr w:type="spellEnd"/>
            <w:r w:rsidRPr="00AA0913">
              <w:rPr>
                <w:rFonts w:eastAsia="Calibri" w:cstheme="minorHAnsi"/>
              </w:rPr>
              <w:t xml:space="preserve"> </w:t>
            </w:r>
            <w:proofErr w:type="spellStart"/>
            <w:r w:rsidRPr="00AA0913">
              <w:rPr>
                <w:rFonts w:eastAsia="Calibri" w:cstheme="minorHAnsi"/>
              </w:rPr>
              <w:t>bahasa</w:t>
            </w:r>
            <w:proofErr w:type="spellEnd"/>
            <w:r w:rsidRPr="00AA0913">
              <w:rPr>
                <w:rFonts w:eastAsia="Calibri" w:cstheme="minorHAnsi"/>
              </w:rPr>
              <w:t xml:space="preserve"> Mandarin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memberikan</w:t>
            </w:r>
            <w:proofErr w:type="spellEnd"/>
            <w:r w:rsidRPr="00AA0913">
              <w:rPr>
                <w:rFonts w:eastAsia="Calibri" w:cstheme="minorHAnsi"/>
              </w:rPr>
              <w:t xml:space="preserve"> </w:t>
            </w:r>
            <w:proofErr w:type="spellStart"/>
            <w:r w:rsidRPr="00AA0913">
              <w:rPr>
                <w:rFonts w:eastAsia="Calibri" w:cstheme="minorHAnsi"/>
              </w:rPr>
              <w:t>pelatihan</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pengalaman</w:t>
            </w:r>
            <w:proofErr w:type="spellEnd"/>
            <w:r w:rsidRPr="00AA0913">
              <w:rPr>
                <w:rFonts w:eastAsia="Calibri" w:cstheme="minorHAnsi"/>
              </w:rPr>
              <w:t xml:space="preserve"> </w:t>
            </w:r>
            <w:proofErr w:type="spellStart"/>
            <w:r w:rsidRPr="00AA0913">
              <w:rPr>
                <w:rFonts w:eastAsia="Calibri" w:cstheme="minorHAnsi"/>
              </w:rPr>
              <w:t>praktis</w:t>
            </w:r>
            <w:proofErr w:type="spellEnd"/>
            <w:r w:rsidRPr="00AA0913">
              <w:rPr>
                <w:rFonts w:eastAsia="Calibri" w:cstheme="minorHAnsi"/>
              </w:rPr>
              <w:t xml:space="preserve"> yang </w:t>
            </w:r>
            <w:proofErr w:type="spellStart"/>
            <w:r w:rsidRPr="00AA0913">
              <w:rPr>
                <w:rFonts w:eastAsia="Calibri" w:cstheme="minorHAnsi"/>
              </w:rPr>
              <w:t>lebih</w:t>
            </w:r>
            <w:proofErr w:type="spellEnd"/>
            <w:r w:rsidRPr="00AA0913">
              <w:rPr>
                <w:rFonts w:eastAsia="Calibri" w:cstheme="minorHAnsi"/>
              </w:rPr>
              <w:t xml:space="preserve"> </w:t>
            </w:r>
            <w:proofErr w:type="spellStart"/>
            <w:r w:rsidRPr="00AA0913">
              <w:rPr>
                <w:rFonts w:eastAsia="Calibri" w:cstheme="minorHAnsi"/>
              </w:rPr>
              <w:t>memadai</w:t>
            </w:r>
            <w:proofErr w:type="spellEnd"/>
            <w:r w:rsidRPr="00AA0913">
              <w:rPr>
                <w:rFonts w:eastAsia="Calibri" w:cstheme="minorHAnsi"/>
              </w:rPr>
              <w:t xml:space="preserve"> </w:t>
            </w:r>
            <w:proofErr w:type="spellStart"/>
            <w:r w:rsidRPr="00AA0913">
              <w:rPr>
                <w:rFonts w:eastAsia="Calibri" w:cstheme="minorHAnsi"/>
              </w:rPr>
              <w:t>bagi</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PPBM juga </w:t>
            </w:r>
            <w:proofErr w:type="spellStart"/>
            <w:r w:rsidRPr="00AA0913">
              <w:rPr>
                <w:rFonts w:eastAsia="Calibri" w:cstheme="minorHAnsi"/>
              </w:rPr>
              <w:t>akan</w:t>
            </w:r>
            <w:proofErr w:type="spellEnd"/>
            <w:r w:rsidRPr="00AA0913">
              <w:rPr>
                <w:rFonts w:eastAsia="Calibri" w:cstheme="minorHAnsi"/>
              </w:rPr>
              <w:t xml:space="preserve"> </w:t>
            </w:r>
            <w:proofErr w:type="spellStart"/>
            <w:r w:rsidRPr="00AA0913">
              <w:rPr>
                <w:rFonts w:eastAsia="Calibri" w:cstheme="minorHAnsi"/>
              </w:rPr>
              <w:t>mengadakan</w:t>
            </w:r>
            <w:proofErr w:type="spellEnd"/>
            <w:r w:rsidRPr="00AA0913">
              <w:rPr>
                <w:rFonts w:eastAsia="Calibri" w:cstheme="minorHAnsi"/>
              </w:rPr>
              <w:t xml:space="preserve"> program-program </w:t>
            </w:r>
            <w:proofErr w:type="spellStart"/>
            <w:r w:rsidRPr="00AA0913">
              <w:rPr>
                <w:rFonts w:eastAsia="Calibri" w:cstheme="minorHAnsi"/>
              </w:rPr>
              <w:t>promosi</w:t>
            </w:r>
            <w:proofErr w:type="spellEnd"/>
            <w:r w:rsidRPr="00AA0913">
              <w:rPr>
                <w:rFonts w:eastAsia="Calibri" w:cstheme="minorHAnsi"/>
              </w:rPr>
              <w:t xml:space="preserve"> dan awareness agar </w:t>
            </w:r>
            <w:proofErr w:type="spellStart"/>
            <w:r w:rsidRPr="00AA0913">
              <w:rPr>
                <w:rFonts w:eastAsia="Calibri" w:cstheme="minorHAnsi"/>
              </w:rPr>
              <w:t>mahasiswa</w:t>
            </w:r>
            <w:proofErr w:type="spellEnd"/>
            <w:r w:rsidRPr="00AA0913">
              <w:rPr>
                <w:rFonts w:eastAsia="Calibri" w:cstheme="minorHAnsi"/>
              </w:rPr>
              <w:t xml:space="preserve"> </w:t>
            </w:r>
            <w:proofErr w:type="spellStart"/>
            <w:r w:rsidRPr="00AA0913">
              <w:rPr>
                <w:rFonts w:eastAsia="Calibri" w:cstheme="minorHAnsi"/>
              </w:rPr>
              <w:t>memiliki</w:t>
            </w:r>
            <w:proofErr w:type="spellEnd"/>
            <w:r w:rsidRPr="00AA0913">
              <w:rPr>
                <w:rFonts w:eastAsia="Calibri" w:cstheme="minorHAnsi"/>
              </w:rPr>
              <w:t xml:space="preserve"> </w:t>
            </w:r>
            <w:proofErr w:type="spellStart"/>
            <w:r w:rsidRPr="00AA0913">
              <w:rPr>
                <w:rFonts w:eastAsia="Calibri" w:cstheme="minorHAnsi"/>
              </w:rPr>
              <w:t>minat</w:t>
            </w:r>
            <w:proofErr w:type="spellEnd"/>
            <w:r w:rsidRPr="00AA0913">
              <w:rPr>
                <w:rFonts w:eastAsia="Calibri" w:cstheme="minorHAnsi"/>
              </w:rPr>
              <w:t xml:space="preserve"> yang </w:t>
            </w:r>
            <w:proofErr w:type="spellStart"/>
            <w:r w:rsidRPr="00AA0913">
              <w:rPr>
                <w:rFonts w:eastAsia="Calibri" w:cstheme="minorHAnsi"/>
              </w:rPr>
              <w:t>lebih</w:t>
            </w:r>
            <w:proofErr w:type="spellEnd"/>
            <w:r w:rsidRPr="00AA0913">
              <w:rPr>
                <w:rFonts w:eastAsia="Calibri" w:cstheme="minorHAnsi"/>
              </w:rPr>
              <w:t xml:space="preserve"> </w:t>
            </w:r>
            <w:proofErr w:type="spellStart"/>
            <w:r w:rsidRPr="00AA0913">
              <w:rPr>
                <w:rFonts w:eastAsia="Calibri" w:cstheme="minorHAnsi"/>
              </w:rPr>
              <w:t>besar</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mengikuti</w:t>
            </w:r>
            <w:proofErr w:type="spellEnd"/>
            <w:r w:rsidRPr="00AA0913">
              <w:rPr>
                <w:rFonts w:eastAsia="Calibri" w:cstheme="minorHAnsi"/>
              </w:rPr>
              <w:t xml:space="preserve"> program </w:t>
            </w:r>
            <w:proofErr w:type="spellStart"/>
            <w:r w:rsidRPr="00AA0913">
              <w:rPr>
                <w:rFonts w:eastAsia="Calibri" w:cstheme="minorHAnsi"/>
              </w:rPr>
              <w:t>layanan</w:t>
            </w:r>
            <w:proofErr w:type="spellEnd"/>
            <w:r w:rsidRPr="00AA0913">
              <w:rPr>
                <w:rFonts w:eastAsia="Calibri" w:cstheme="minorHAnsi"/>
              </w:rPr>
              <w:t xml:space="preserve"> dan </w:t>
            </w:r>
            <w:proofErr w:type="spellStart"/>
            <w:r w:rsidRPr="00AA0913">
              <w:rPr>
                <w:rFonts w:eastAsia="Calibri" w:cstheme="minorHAnsi"/>
              </w:rPr>
              <w:t>pembinaan</w:t>
            </w:r>
            <w:proofErr w:type="spellEnd"/>
            <w:r w:rsidRPr="00AA0913">
              <w:rPr>
                <w:rFonts w:eastAsia="Calibri" w:cstheme="minorHAnsi"/>
              </w:rPr>
              <w:t xml:space="preserve"> yang </w:t>
            </w:r>
            <w:proofErr w:type="spellStart"/>
            <w:r w:rsidRPr="00AA0913">
              <w:rPr>
                <w:rFonts w:eastAsia="Calibri" w:cstheme="minorHAnsi"/>
              </w:rPr>
              <w:t>disediakan</w:t>
            </w:r>
            <w:proofErr w:type="spellEnd"/>
            <w:r w:rsidRPr="00AA0913">
              <w:rPr>
                <w:rFonts w:eastAsia="Calibri" w:cstheme="minorHAnsi"/>
              </w:rPr>
              <w:t xml:space="preserve"> oleh PPBM </w:t>
            </w:r>
            <w:proofErr w:type="spellStart"/>
            <w:r w:rsidRPr="00AA0913">
              <w:rPr>
                <w:rFonts w:eastAsia="Calibri" w:cstheme="minorHAnsi"/>
              </w:rPr>
              <w:t>seperti</w:t>
            </w:r>
            <w:proofErr w:type="spellEnd"/>
            <w:r w:rsidRPr="00AA0913">
              <w:rPr>
                <w:rFonts w:eastAsia="Calibri" w:cstheme="minorHAnsi"/>
              </w:rPr>
              <w:t xml:space="preserve"> </w:t>
            </w:r>
            <w:proofErr w:type="spellStart"/>
            <w:r w:rsidRPr="00AA0913">
              <w:rPr>
                <w:rFonts w:eastAsia="Calibri" w:cstheme="minorHAnsi"/>
              </w:rPr>
              <w:t>pertemuan</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seminar, </w:t>
            </w:r>
            <w:proofErr w:type="spellStart"/>
            <w:r w:rsidRPr="00AA0913">
              <w:rPr>
                <w:rFonts w:eastAsia="Calibri" w:cstheme="minorHAnsi"/>
              </w:rPr>
              <w:t>serta</w:t>
            </w:r>
            <w:proofErr w:type="spellEnd"/>
            <w:r w:rsidRPr="00AA0913">
              <w:rPr>
                <w:rFonts w:eastAsia="Calibri" w:cstheme="minorHAnsi"/>
              </w:rPr>
              <w:t xml:space="preserve"> </w:t>
            </w:r>
            <w:proofErr w:type="spellStart"/>
            <w:r w:rsidRPr="00AA0913">
              <w:rPr>
                <w:rFonts w:eastAsia="Calibri" w:cstheme="minorHAnsi"/>
              </w:rPr>
              <w:t>memanfaatkan</w:t>
            </w:r>
            <w:proofErr w:type="spellEnd"/>
            <w:r w:rsidRPr="00AA0913">
              <w:rPr>
                <w:rFonts w:eastAsia="Calibri" w:cstheme="minorHAnsi"/>
              </w:rPr>
              <w:t xml:space="preserve"> media </w:t>
            </w:r>
            <w:proofErr w:type="spellStart"/>
            <w:r w:rsidRPr="00AA0913">
              <w:rPr>
                <w:rFonts w:eastAsia="Calibri" w:cstheme="minorHAnsi"/>
              </w:rPr>
              <w:t>sosial</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website PPBM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mempromosikan</w:t>
            </w:r>
            <w:proofErr w:type="spellEnd"/>
            <w:r w:rsidRPr="00AA0913">
              <w:rPr>
                <w:rFonts w:eastAsia="Calibri" w:cstheme="minorHAnsi"/>
              </w:rPr>
              <w:t xml:space="preserve"> program-program yang </w:t>
            </w:r>
            <w:proofErr w:type="spellStart"/>
            <w:r w:rsidRPr="00AA0913">
              <w:rPr>
                <w:rFonts w:eastAsia="Calibri" w:cstheme="minorHAnsi"/>
              </w:rPr>
              <w:t>ada</w:t>
            </w:r>
            <w:proofErr w:type="spellEnd"/>
            <w:r w:rsidRPr="00AA0913">
              <w:rPr>
                <w:rFonts w:eastAsia="Calibri" w:cstheme="minorHAnsi"/>
              </w:rPr>
              <w:t>.</w:t>
            </w:r>
          </w:p>
        </w:tc>
      </w:tr>
      <w:tr w:rsidR="00AA0913" w:rsidRPr="00AA0913" w14:paraId="0472968F"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6F74AE8E" w14:textId="77777777" w:rsidR="00AA0913" w:rsidRPr="00AA0913" w:rsidRDefault="00AA0913" w:rsidP="00AA0913">
            <w:pPr>
              <w:rPr>
                <w:rFonts w:cstheme="minorHAnsi"/>
              </w:rPr>
            </w:pPr>
            <w:r w:rsidRPr="00AA0913">
              <w:rPr>
                <w:rFonts w:eastAsia="Calibri" w:cstheme="minorHAnsi"/>
                <w:color w:val="000000" w:themeColor="text1"/>
              </w:rPr>
              <w:t>3</w:t>
            </w:r>
          </w:p>
        </w:tc>
        <w:tc>
          <w:tcPr>
            <w:tcW w:w="3554" w:type="dxa"/>
            <w:tcBorders>
              <w:top w:val="single" w:sz="8" w:space="0" w:color="auto"/>
              <w:left w:val="single" w:sz="8" w:space="0" w:color="auto"/>
              <w:bottom w:val="single" w:sz="8" w:space="0" w:color="auto"/>
              <w:right w:val="single" w:sz="8" w:space="0" w:color="auto"/>
            </w:tcBorders>
            <w:tcMar>
              <w:left w:w="108" w:type="dxa"/>
              <w:right w:w="108" w:type="dxa"/>
            </w:tcMar>
          </w:tcPr>
          <w:p w14:paraId="6A597C5D" w14:textId="77777777" w:rsidR="00AA0913" w:rsidRPr="00AA0913" w:rsidRDefault="00AA0913" w:rsidP="00AA0913">
            <w:pPr>
              <w:rPr>
                <w:rFonts w:cstheme="minorHAnsi"/>
              </w:rPr>
            </w:pPr>
            <w:proofErr w:type="spellStart"/>
            <w:r w:rsidRPr="00AA0913">
              <w:rPr>
                <w:rFonts w:eastAsia="Calibri" w:cstheme="minorHAnsi"/>
                <w:color w:val="000000" w:themeColor="text1"/>
              </w:rPr>
              <w:t>Sumber</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daya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manusia</w:t>
            </w:r>
            <w:proofErr w:type="spellEnd"/>
          </w:p>
        </w:tc>
        <w:tc>
          <w:tcPr>
            <w:tcW w:w="4854" w:type="dxa"/>
            <w:tcBorders>
              <w:top w:val="single" w:sz="8" w:space="0" w:color="auto"/>
              <w:left w:val="single" w:sz="8" w:space="0" w:color="auto"/>
              <w:bottom w:val="single" w:sz="8" w:space="0" w:color="auto"/>
              <w:right w:val="single" w:sz="8" w:space="0" w:color="auto"/>
            </w:tcBorders>
            <w:tcMar>
              <w:left w:w="108" w:type="dxa"/>
              <w:right w:w="108" w:type="dxa"/>
            </w:tcMar>
          </w:tcPr>
          <w:p w14:paraId="0604E284" w14:textId="77777777" w:rsidR="00AA0913" w:rsidRPr="00AA0913" w:rsidRDefault="00AA0913" w:rsidP="00AA0913">
            <w:pPr>
              <w:jc w:val="both"/>
              <w:rPr>
                <w:rFonts w:cstheme="minorHAnsi"/>
              </w:rPr>
            </w:pPr>
            <w:r w:rsidRPr="00AA0913">
              <w:rPr>
                <w:rFonts w:cstheme="minorHAnsi"/>
              </w:rPr>
              <w:t xml:space="preserve">Menyusun </w:t>
            </w:r>
            <w:proofErr w:type="spellStart"/>
            <w:r w:rsidRPr="00AA0913">
              <w:rPr>
                <w:rFonts w:cstheme="minorHAnsi"/>
              </w:rPr>
              <w:t>rencana</w:t>
            </w:r>
            <w:proofErr w:type="spellEnd"/>
            <w:r w:rsidRPr="00AA0913">
              <w:rPr>
                <w:rFonts w:cstheme="minorHAnsi"/>
              </w:rPr>
              <w:t xml:space="preserve"> </w:t>
            </w:r>
            <w:proofErr w:type="spellStart"/>
            <w:r w:rsidRPr="00AA0913">
              <w:rPr>
                <w:rFonts w:cstheme="minorHAnsi"/>
              </w:rPr>
              <w:t>strategis</w:t>
            </w:r>
            <w:proofErr w:type="spellEnd"/>
            <w:r w:rsidRPr="00AA0913">
              <w:rPr>
                <w:rFonts w:cstheme="minorHAnsi"/>
              </w:rPr>
              <w:t xml:space="preserve"> </w:t>
            </w:r>
            <w:proofErr w:type="spellStart"/>
            <w:r w:rsidRPr="00AA0913">
              <w:rPr>
                <w:rFonts w:cstheme="minorHAnsi"/>
              </w:rPr>
              <w:t>pengembangan</w:t>
            </w:r>
            <w:proofErr w:type="spellEnd"/>
            <w:r w:rsidRPr="00AA0913">
              <w:rPr>
                <w:rFonts w:cstheme="minorHAnsi"/>
              </w:rPr>
              <w:t xml:space="preserve"> </w:t>
            </w:r>
            <w:proofErr w:type="spellStart"/>
            <w:r w:rsidRPr="00AA0913">
              <w:rPr>
                <w:rFonts w:cstheme="minorHAnsi"/>
              </w:rPr>
              <w:t>kompetensi</w:t>
            </w:r>
            <w:proofErr w:type="spellEnd"/>
            <w:r w:rsidRPr="00AA0913">
              <w:rPr>
                <w:rFonts w:cstheme="minorHAnsi"/>
              </w:rPr>
              <w:t xml:space="preserve"> </w:t>
            </w:r>
            <w:proofErr w:type="spellStart"/>
            <w:r w:rsidRPr="00AA0913">
              <w:rPr>
                <w:rFonts w:cstheme="minorHAnsi"/>
              </w:rPr>
              <w:t>bagi</w:t>
            </w:r>
            <w:proofErr w:type="spellEnd"/>
            <w:r w:rsidRPr="00AA0913">
              <w:rPr>
                <w:rFonts w:cstheme="minorHAnsi"/>
              </w:rPr>
              <w:t xml:space="preserve"> </w:t>
            </w:r>
            <w:proofErr w:type="spellStart"/>
            <w:r w:rsidRPr="00AA0913">
              <w:rPr>
                <w:rFonts w:cstheme="minorHAnsi"/>
              </w:rPr>
              <w:t>tenaga</w:t>
            </w:r>
            <w:proofErr w:type="spellEnd"/>
            <w:r w:rsidRPr="00AA0913">
              <w:rPr>
                <w:rFonts w:cstheme="minorHAnsi"/>
              </w:rPr>
              <w:t xml:space="preserve"> </w:t>
            </w:r>
            <w:proofErr w:type="spellStart"/>
            <w:r w:rsidRPr="00AA0913">
              <w:rPr>
                <w:rFonts w:cstheme="minorHAnsi"/>
              </w:rPr>
              <w:t>kependidikan</w:t>
            </w:r>
            <w:proofErr w:type="spellEnd"/>
            <w:r w:rsidRPr="00AA0913">
              <w:rPr>
                <w:rFonts w:cstheme="minorHAnsi"/>
              </w:rPr>
              <w:t xml:space="preserve"> yang </w:t>
            </w:r>
            <w:proofErr w:type="spellStart"/>
            <w:r w:rsidRPr="00AA0913">
              <w:rPr>
                <w:rFonts w:cstheme="minorHAnsi"/>
              </w:rPr>
              <w:t>belum</w:t>
            </w:r>
            <w:proofErr w:type="spellEnd"/>
            <w:r w:rsidRPr="00AA0913">
              <w:rPr>
                <w:rFonts w:cstheme="minorHAnsi"/>
              </w:rPr>
              <w:t xml:space="preserve"> </w:t>
            </w:r>
            <w:proofErr w:type="spellStart"/>
            <w:r w:rsidRPr="00AA0913">
              <w:rPr>
                <w:rFonts w:cstheme="minorHAnsi"/>
              </w:rPr>
              <w:t>terlibat</w:t>
            </w:r>
            <w:proofErr w:type="spellEnd"/>
            <w:r w:rsidRPr="00AA0913">
              <w:rPr>
                <w:rFonts w:cstheme="minorHAnsi"/>
              </w:rPr>
              <w:t xml:space="preserve"> </w:t>
            </w:r>
            <w:proofErr w:type="spellStart"/>
            <w:r w:rsidRPr="00AA0913">
              <w:rPr>
                <w:rFonts w:cstheme="minorHAnsi"/>
              </w:rPr>
              <w:t>dalam</w:t>
            </w:r>
            <w:proofErr w:type="spellEnd"/>
            <w:r w:rsidRPr="00AA0913">
              <w:rPr>
                <w:rFonts w:cstheme="minorHAnsi"/>
              </w:rPr>
              <w:t xml:space="preserve"> </w:t>
            </w:r>
            <w:proofErr w:type="spellStart"/>
            <w:r w:rsidRPr="00AA0913">
              <w:rPr>
                <w:rFonts w:cstheme="minorHAnsi"/>
              </w:rPr>
              <w:t>kegiatan</w:t>
            </w:r>
            <w:proofErr w:type="spellEnd"/>
            <w:r w:rsidRPr="00AA0913">
              <w:rPr>
                <w:rFonts w:cstheme="minorHAnsi"/>
              </w:rPr>
              <w:t xml:space="preserve"> </w:t>
            </w:r>
            <w:proofErr w:type="spellStart"/>
            <w:r w:rsidRPr="00AA0913">
              <w:rPr>
                <w:rFonts w:cstheme="minorHAnsi"/>
              </w:rPr>
              <w:t>pengembangan</w:t>
            </w:r>
            <w:proofErr w:type="spellEnd"/>
            <w:r w:rsidRPr="00AA0913">
              <w:rPr>
                <w:rFonts w:cstheme="minorHAnsi"/>
              </w:rPr>
              <w:t xml:space="preserve"> </w:t>
            </w:r>
            <w:proofErr w:type="spellStart"/>
            <w:r w:rsidRPr="00AA0913">
              <w:rPr>
                <w:rFonts w:cstheme="minorHAnsi"/>
              </w:rPr>
              <w:t>kompetensi</w:t>
            </w:r>
            <w:proofErr w:type="spellEnd"/>
            <w:r w:rsidRPr="00AA0913">
              <w:rPr>
                <w:rFonts w:cstheme="minorHAnsi"/>
              </w:rPr>
              <w:t xml:space="preserve">. </w:t>
            </w:r>
            <w:proofErr w:type="spellStart"/>
            <w:r w:rsidRPr="00AA0913">
              <w:rPr>
                <w:rFonts w:cstheme="minorHAnsi"/>
              </w:rPr>
              <w:lastRenderedPageBreak/>
              <w:t>Rencana</w:t>
            </w:r>
            <w:proofErr w:type="spellEnd"/>
            <w:r w:rsidRPr="00AA0913">
              <w:rPr>
                <w:rFonts w:cstheme="minorHAnsi"/>
              </w:rPr>
              <w:t xml:space="preserve"> </w:t>
            </w:r>
            <w:proofErr w:type="spellStart"/>
            <w:r w:rsidRPr="00AA0913">
              <w:rPr>
                <w:rFonts w:cstheme="minorHAnsi"/>
              </w:rPr>
              <w:t>tersebut</w:t>
            </w:r>
            <w:proofErr w:type="spellEnd"/>
            <w:r w:rsidRPr="00AA0913">
              <w:rPr>
                <w:rFonts w:cstheme="minorHAnsi"/>
              </w:rPr>
              <w:t xml:space="preserve"> </w:t>
            </w:r>
            <w:proofErr w:type="spellStart"/>
            <w:r w:rsidRPr="00AA0913">
              <w:rPr>
                <w:rFonts w:cstheme="minorHAnsi"/>
              </w:rPr>
              <w:t>harus</w:t>
            </w:r>
            <w:proofErr w:type="spellEnd"/>
            <w:r w:rsidRPr="00AA0913">
              <w:rPr>
                <w:rFonts w:cstheme="minorHAnsi"/>
              </w:rPr>
              <w:t xml:space="preserve"> </w:t>
            </w:r>
            <w:proofErr w:type="spellStart"/>
            <w:r w:rsidRPr="00AA0913">
              <w:rPr>
                <w:rFonts w:cstheme="minorHAnsi"/>
              </w:rPr>
              <w:t>disusun</w:t>
            </w:r>
            <w:proofErr w:type="spellEnd"/>
            <w:r w:rsidRPr="00AA0913">
              <w:rPr>
                <w:rFonts w:cstheme="minorHAnsi"/>
              </w:rPr>
              <w:t xml:space="preserve"> </w:t>
            </w:r>
            <w:proofErr w:type="spellStart"/>
            <w:r w:rsidRPr="00AA0913">
              <w:rPr>
                <w:rFonts w:cstheme="minorHAnsi"/>
              </w:rPr>
              <w:t>secara</w:t>
            </w:r>
            <w:proofErr w:type="spellEnd"/>
            <w:r w:rsidRPr="00AA0913">
              <w:rPr>
                <w:rFonts w:cstheme="minorHAnsi"/>
              </w:rPr>
              <w:t xml:space="preserve"> </w:t>
            </w:r>
            <w:proofErr w:type="spellStart"/>
            <w:r w:rsidRPr="00AA0913">
              <w:rPr>
                <w:rFonts w:cstheme="minorHAnsi"/>
              </w:rPr>
              <w:t>terstruktur</w:t>
            </w:r>
            <w:proofErr w:type="spellEnd"/>
            <w:r w:rsidRPr="00AA0913">
              <w:rPr>
                <w:rFonts w:cstheme="minorHAnsi"/>
              </w:rPr>
              <w:t xml:space="preserve"> dan </w:t>
            </w:r>
            <w:proofErr w:type="spellStart"/>
            <w:r w:rsidRPr="00AA0913">
              <w:rPr>
                <w:rFonts w:cstheme="minorHAnsi"/>
              </w:rPr>
              <w:t>terencana</w:t>
            </w:r>
            <w:proofErr w:type="spellEnd"/>
            <w:r w:rsidRPr="00AA0913">
              <w:rPr>
                <w:rFonts w:cstheme="minorHAnsi"/>
              </w:rPr>
              <w:t xml:space="preserve"> </w:t>
            </w:r>
            <w:proofErr w:type="spellStart"/>
            <w:r w:rsidRPr="00AA0913">
              <w:rPr>
                <w:rFonts w:cstheme="minorHAnsi"/>
              </w:rPr>
              <w:t>dengan</w:t>
            </w:r>
            <w:proofErr w:type="spellEnd"/>
            <w:r w:rsidRPr="00AA0913">
              <w:rPr>
                <w:rFonts w:cstheme="minorHAnsi"/>
              </w:rPr>
              <w:t xml:space="preserve"> </w:t>
            </w:r>
            <w:proofErr w:type="spellStart"/>
            <w:r w:rsidRPr="00AA0913">
              <w:rPr>
                <w:rFonts w:cstheme="minorHAnsi"/>
              </w:rPr>
              <w:t>mengacu</w:t>
            </w:r>
            <w:proofErr w:type="spellEnd"/>
            <w:r w:rsidRPr="00AA0913">
              <w:rPr>
                <w:rFonts w:cstheme="minorHAnsi"/>
              </w:rPr>
              <w:t xml:space="preserve"> pada </w:t>
            </w:r>
            <w:proofErr w:type="spellStart"/>
            <w:r w:rsidRPr="00AA0913">
              <w:rPr>
                <w:rFonts w:cstheme="minorHAnsi"/>
              </w:rPr>
              <w:t>kebutuhan</w:t>
            </w:r>
            <w:proofErr w:type="spellEnd"/>
            <w:r w:rsidRPr="00AA0913">
              <w:rPr>
                <w:rFonts w:cstheme="minorHAnsi"/>
              </w:rPr>
              <w:t xml:space="preserve"> masing-masing </w:t>
            </w:r>
            <w:proofErr w:type="spellStart"/>
            <w:r w:rsidRPr="00AA0913">
              <w:rPr>
                <w:rFonts w:cstheme="minorHAnsi"/>
              </w:rPr>
              <w:t>tenaga</w:t>
            </w:r>
            <w:proofErr w:type="spellEnd"/>
            <w:r w:rsidRPr="00AA0913">
              <w:rPr>
                <w:rFonts w:cstheme="minorHAnsi"/>
              </w:rPr>
              <w:t xml:space="preserve"> </w:t>
            </w:r>
            <w:proofErr w:type="spellStart"/>
            <w:r w:rsidRPr="00AA0913">
              <w:rPr>
                <w:rFonts w:cstheme="minorHAnsi"/>
              </w:rPr>
              <w:t>kependidikan</w:t>
            </w:r>
            <w:proofErr w:type="spellEnd"/>
            <w:r w:rsidRPr="00AA0913">
              <w:rPr>
                <w:rFonts w:cstheme="minorHAnsi"/>
              </w:rPr>
              <w:t xml:space="preserve"> dan </w:t>
            </w:r>
            <w:proofErr w:type="spellStart"/>
            <w:r w:rsidRPr="00AA0913">
              <w:rPr>
                <w:rFonts w:cstheme="minorHAnsi"/>
              </w:rPr>
              <w:t>tugas</w:t>
            </w:r>
            <w:proofErr w:type="spellEnd"/>
            <w:r w:rsidRPr="00AA0913">
              <w:rPr>
                <w:rFonts w:cstheme="minorHAnsi"/>
              </w:rPr>
              <w:t xml:space="preserve"> </w:t>
            </w:r>
            <w:proofErr w:type="spellStart"/>
            <w:r w:rsidRPr="00AA0913">
              <w:rPr>
                <w:rFonts w:cstheme="minorHAnsi"/>
              </w:rPr>
              <w:t>pokok</w:t>
            </w:r>
            <w:proofErr w:type="spellEnd"/>
            <w:r w:rsidRPr="00AA0913">
              <w:rPr>
                <w:rFonts w:cstheme="minorHAnsi"/>
              </w:rPr>
              <w:t xml:space="preserve"> dan </w:t>
            </w:r>
            <w:proofErr w:type="spellStart"/>
            <w:r w:rsidRPr="00AA0913">
              <w:rPr>
                <w:rFonts w:cstheme="minorHAnsi"/>
              </w:rPr>
              <w:t>fungsinya</w:t>
            </w:r>
            <w:proofErr w:type="spellEnd"/>
            <w:r w:rsidRPr="00AA0913">
              <w:rPr>
                <w:rFonts w:cstheme="minorHAnsi"/>
              </w:rPr>
              <w:t xml:space="preserve">. </w:t>
            </w:r>
            <w:proofErr w:type="spellStart"/>
            <w:r w:rsidRPr="00AA0913">
              <w:rPr>
                <w:rFonts w:cstheme="minorHAnsi"/>
              </w:rPr>
              <w:t>Rencana</w:t>
            </w:r>
            <w:proofErr w:type="spellEnd"/>
            <w:r w:rsidRPr="00AA0913">
              <w:rPr>
                <w:rFonts w:cstheme="minorHAnsi"/>
              </w:rPr>
              <w:t xml:space="preserve"> </w:t>
            </w:r>
            <w:proofErr w:type="spellStart"/>
            <w:r w:rsidRPr="00AA0913">
              <w:rPr>
                <w:rFonts w:cstheme="minorHAnsi"/>
              </w:rPr>
              <w:t>strategis</w:t>
            </w:r>
            <w:proofErr w:type="spellEnd"/>
            <w:r w:rsidRPr="00AA0913">
              <w:rPr>
                <w:rFonts w:cstheme="minorHAnsi"/>
              </w:rPr>
              <w:t xml:space="preserve"> </w:t>
            </w:r>
            <w:proofErr w:type="spellStart"/>
            <w:r w:rsidRPr="00AA0913">
              <w:rPr>
                <w:rFonts w:cstheme="minorHAnsi"/>
              </w:rPr>
              <w:t>pengembangan</w:t>
            </w:r>
            <w:proofErr w:type="spellEnd"/>
            <w:r w:rsidRPr="00AA0913">
              <w:rPr>
                <w:rFonts w:cstheme="minorHAnsi"/>
              </w:rPr>
              <w:t xml:space="preserve"> </w:t>
            </w:r>
            <w:proofErr w:type="spellStart"/>
            <w:r w:rsidRPr="00AA0913">
              <w:rPr>
                <w:rFonts w:cstheme="minorHAnsi"/>
              </w:rPr>
              <w:t>kompetensi</w:t>
            </w:r>
            <w:proofErr w:type="spellEnd"/>
            <w:r w:rsidRPr="00AA0913">
              <w:rPr>
                <w:rFonts w:cstheme="minorHAnsi"/>
              </w:rPr>
              <w:t xml:space="preserve"> </w:t>
            </w:r>
            <w:proofErr w:type="spellStart"/>
            <w:r w:rsidRPr="00AA0913">
              <w:rPr>
                <w:rFonts w:cstheme="minorHAnsi"/>
              </w:rPr>
              <w:t>bertujuan</w:t>
            </w:r>
            <w:proofErr w:type="spellEnd"/>
            <w:r w:rsidRPr="00AA0913">
              <w:rPr>
                <w:rFonts w:cstheme="minorHAnsi"/>
              </w:rPr>
              <w:t xml:space="preserve"> </w:t>
            </w:r>
            <w:proofErr w:type="spellStart"/>
            <w:r w:rsidRPr="00AA0913">
              <w:rPr>
                <w:rFonts w:cstheme="minorHAnsi"/>
              </w:rPr>
              <w:t>untuk</w:t>
            </w:r>
            <w:proofErr w:type="spellEnd"/>
            <w:r w:rsidRPr="00AA0913">
              <w:rPr>
                <w:rFonts w:cstheme="minorHAnsi"/>
              </w:rPr>
              <w:t xml:space="preserve"> </w:t>
            </w:r>
            <w:proofErr w:type="spellStart"/>
            <w:r w:rsidRPr="00AA0913">
              <w:rPr>
                <w:rFonts w:cstheme="minorHAnsi"/>
              </w:rPr>
              <w:t>meningkatkan</w:t>
            </w:r>
            <w:proofErr w:type="spellEnd"/>
            <w:r w:rsidRPr="00AA0913">
              <w:rPr>
                <w:rFonts w:cstheme="minorHAnsi"/>
              </w:rPr>
              <w:t xml:space="preserve"> </w:t>
            </w:r>
            <w:proofErr w:type="spellStart"/>
            <w:r w:rsidRPr="00AA0913">
              <w:rPr>
                <w:rFonts w:cstheme="minorHAnsi"/>
              </w:rPr>
              <w:t>kemampuan</w:t>
            </w:r>
            <w:proofErr w:type="spellEnd"/>
            <w:r w:rsidRPr="00AA0913">
              <w:rPr>
                <w:rFonts w:cstheme="minorHAnsi"/>
              </w:rPr>
              <w:t xml:space="preserve"> dan </w:t>
            </w:r>
            <w:proofErr w:type="spellStart"/>
            <w:r w:rsidRPr="00AA0913">
              <w:rPr>
                <w:rFonts w:cstheme="minorHAnsi"/>
              </w:rPr>
              <w:t>keterampilan</w:t>
            </w:r>
            <w:proofErr w:type="spellEnd"/>
            <w:r w:rsidRPr="00AA0913">
              <w:rPr>
                <w:rFonts w:cstheme="minorHAnsi"/>
              </w:rPr>
              <w:t xml:space="preserve"> </w:t>
            </w:r>
            <w:proofErr w:type="spellStart"/>
            <w:r w:rsidRPr="00AA0913">
              <w:rPr>
                <w:rFonts w:cstheme="minorHAnsi"/>
              </w:rPr>
              <w:t>tenaga</w:t>
            </w:r>
            <w:proofErr w:type="spellEnd"/>
            <w:r w:rsidRPr="00AA0913">
              <w:rPr>
                <w:rFonts w:cstheme="minorHAnsi"/>
              </w:rPr>
              <w:t xml:space="preserve"> </w:t>
            </w:r>
            <w:proofErr w:type="spellStart"/>
            <w:r w:rsidRPr="00AA0913">
              <w:rPr>
                <w:rFonts w:cstheme="minorHAnsi"/>
              </w:rPr>
              <w:t>kependidikan</w:t>
            </w:r>
            <w:proofErr w:type="spellEnd"/>
            <w:r w:rsidRPr="00AA0913">
              <w:rPr>
                <w:rFonts w:cstheme="minorHAnsi"/>
              </w:rPr>
              <w:t xml:space="preserve"> </w:t>
            </w:r>
            <w:proofErr w:type="spellStart"/>
            <w:r w:rsidRPr="00AA0913">
              <w:rPr>
                <w:rFonts w:cstheme="minorHAnsi"/>
              </w:rPr>
              <w:t>dalam</w:t>
            </w:r>
            <w:proofErr w:type="spellEnd"/>
            <w:r w:rsidRPr="00AA0913">
              <w:rPr>
                <w:rFonts w:cstheme="minorHAnsi"/>
              </w:rPr>
              <w:t xml:space="preserve"> </w:t>
            </w:r>
            <w:proofErr w:type="spellStart"/>
            <w:r w:rsidRPr="00AA0913">
              <w:rPr>
                <w:rFonts w:cstheme="minorHAnsi"/>
              </w:rPr>
              <w:t>menjalankan</w:t>
            </w:r>
            <w:proofErr w:type="spellEnd"/>
            <w:r w:rsidRPr="00AA0913">
              <w:rPr>
                <w:rFonts w:cstheme="minorHAnsi"/>
              </w:rPr>
              <w:t xml:space="preserve"> </w:t>
            </w:r>
            <w:proofErr w:type="spellStart"/>
            <w:r w:rsidRPr="00AA0913">
              <w:rPr>
                <w:rFonts w:cstheme="minorHAnsi"/>
              </w:rPr>
              <w:t>tugas</w:t>
            </w:r>
            <w:proofErr w:type="spellEnd"/>
            <w:r w:rsidRPr="00AA0913">
              <w:rPr>
                <w:rFonts w:cstheme="minorHAnsi"/>
              </w:rPr>
              <w:t xml:space="preserve"> dan </w:t>
            </w:r>
            <w:proofErr w:type="spellStart"/>
            <w:r w:rsidRPr="00AA0913">
              <w:rPr>
                <w:rFonts w:cstheme="minorHAnsi"/>
              </w:rPr>
              <w:t>tanggung</w:t>
            </w:r>
            <w:proofErr w:type="spellEnd"/>
            <w:r w:rsidRPr="00AA0913">
              <w:rPr>
                <w:rFonts w:cstheme="minorHAnsi"/>
              </w:rPr>
              <w:t xml:space="preserve"> </w:t>
            </w:r>
            <w:proofErr w:type="spellStart"/>
            <w:r w:rsidRPr="00AA0913">
              <w:rPr>
                <w:rFonts w:cstheme="minorHAnsi"/>
              </w:rPr>
              <w:t>jawabnya</w:t>
            </w:r>
            <w:proofErr w:type="spellEnd"/>
            <w:r w:rsidRPr="00AA0913">
              <w:rPr>
                <w:rFonts w:cstheme="minorHAnsi"/>
              </w:rPr>
              <w:t xml:space="preserve"> </w:t>
            </w:r>
            <w:proofErr w:type="spellStart"/>
            <w:r w:rsidRPr="00AA0913">
              <w:rPr>
                <w:rFonts w:cstheme="minorHAnsi"/>
              </w:rPr>
              <w:t>sesuai</w:t>
            </w:r>
            <w:proofErr w:type="spellEnd"/>
            <w:r w:rsidRPr="00AA0913">
              <w:rPr>
                <w:rFonts w:cstheme="minorHAnsi"/>
              </w:rPr>
              <w:t xml:space="preserve"> </w:t>
            </w:r>
            <w:proofErr w:type="spellStart"/>
            <w:r w:rsidRPr="00AA0913">
              <w:rPr>
                <w:rFonts w:cstheme="minorHAnsi"/>
              </w:rPr>
              <w:t>dengan</w:t>
            </w:r>
            <w:proofErr w:type="spellEnd"/>
            <w:r w:rsidRPr="00AA0913">
              <w:rPr>
                <w:rFonts w:cstheme="minorHAnsi"/>
              </w:rPr>
              <w:t xml:space="preserve"> </w:t>
            </w:r>
            <w:proofErr w:type="spellStart"/>
            <w:r w:rsidRPr="00AA0913">
              <w:rPr>
                <w:rFonts w:cstheme="minorHAnsi"/>
              </w:rPr>
              <w:t>kebutuhan</w:t>
            </w:r>
            <w:proofErr w:type="spellEnd"/>
            <w:r w:rsidRPr="00AA0913">
              <w:rPr>
                <w:rFonts w:cstheme="minorHAnsi"/>
              </w:rPr>
              <w:t xml:space="preserve"> dan </w:t>
            </w:r>
            <w:proofErr w:type="spellStart"/>
            <w:r w:rsidRPr="00AA0913">
              <w:rPr>
                <w:rFonts w:cstheme="minorHAnsi"/>
              </w:rPr>
              <w:t>perkembangan</w:t>
            </w:r>
            <w:proofErr w:type="spellEnd"/>
            <w:r w:rsidRPr="00AA0913">
              <w:rPr>
                <w:rFonts w:cstheme="minorHAnsi"/>
              </w:rPr>
              <w:t xml:space="preserve"> di </w:t>
            </w:r>
            <w:proofErr w:type="spellStart"/>
            <w:r w:rsidRPr="00AA0913">
              <w:rPr>
                <w:rFonts w:cstheme="minorHAnsi"/>
              </w:rPr>
              <w:t>bidang</w:t>
            </w:r>
            <w:proofErr w:type="spellEnd"/>
            <w:r w:rsidRPr="00AA0913">
              <w:rPr>
                <w:rFonts w:cstheme="minorHAnsi"/>
              </w:rPr>
              <w:t xml:space="preserve"> </w:t>
            </w:r>
            <w:proofErr w:type="spellStart"/>
            <w:r w:rsidRPr="00AA0913">
              <w:rPr>
                <w:rFonts w:cstheme="minorHAnsi"/>
              </w:rPr>
              <w:t>pendidikan</w:t>
            </w:r>
            <w:proofErr w:type="spellEnd"/>
            <w:r w:rsidRPr="00AA0913">
              <w:rPr>
                <w:rFonts w:cstheme="minorHAnsi"/>
              </w:rPr>
              <w:t xml:space="preserve"> </w:t>
            </w:r>
            <w:proofErr w:type="spellStart"/>
            <w:r w:rsidRPr="00AA0913">
              <w:rPr>
                <w:rFonts w:cstheme="minorHAnsi"/>
              </w:rPr>
              <w:t>bahasa</w:t>
            </w:r>
            <w:proofErr w:type="spellEnd"/>
            <w:r w:rsidRPr="00AA0913">
              <w:rPr>
                <w:rFonts w:cstheme="minorHAnsi"/>
              </w:rPr>
              <w:t xml:space="preserve"> Mandarin. Proses </w:t>
            </w:r>
            <w:proofErr w:type="spellStart"/>
            <w:r w:rsidRPr="00AA0913">
              <w:rPr>
                <w:rFonts w:cstheme="minorHAnsi"/>
              </w:rPr>
              <w:t>penyusunan</w:t>
            </w:r>
            <w:proofErr w:type="spellEnd"/>
            <w:r w:rsidRPr="00AA0913">
              <w:rPr>
                <w:rFonts w:cstheme="minorHAnsi"/>
              </w:rPr>
              <w:t xml:space="preserve"> </w:t>
            </w:r>
            <w:proofErr w:type="spellStart"/>
            <w:r w:rsidRPr="00AA0913">
              <w:rPr>
                <w:rFonts w:cstheme="minorHAnsi"/>
              </w:rPr>
              <w:t>rencana</w:t>
            </w:r>
            <w:proofErr w:type="spellEnd"/>
            <w:r w:rsidRPr="00AA0913">
              <w:rPr>
                <w:rFonts w:cstheme="minorHAnsi"/>
              </w:rPr>
              <w:t xml:space="preserve"> </w:t>
            </w:r>
            <w:proofErr w:type="spellStart"/>
            <w:r w:rsidRPr="00AA0913">
              <w:rPr>
                <w:rFonts w:cstheme="minorHAnsi"/>
              </w:rPr>
              <w:t>strategis</w:t>
            </w:r>
            <w:proofErr w:type="spellEnd"/>
            <w:r w:rsidRPr="00AA0913">
              <w:rPr>
                <w:rFonts w:cstheme="minorHAnsi"/>
              </w:rPr>
              <w:t xml:space="preserve"> </w:t>
            </w:r>
            <w:proofErr w:type="spellStart"/>
            <w:r w:rsidRPr="00AA0913">
              <w:rPr>
                <w:rFonts w:cstheme="minorHAnsi"/>
              </w:rPr>
              <w:t>dilakukan</w:t>
            </w:r>
            <w:proofErr w:type="spellEnd"/>
            <w:r w:rsidRPr="00AA0913">
              <w:rPr>
                <w:rFonts w:cstheme="minorHAnsi"/>
              </w:rPr>
              <w:t xml:space="preserve"> </w:t>
            </w:r>
            <w:proofErr w:type="spellStart"/>
            <w:r w:rsidRPr="00AA0913">
              <w:rPr>
                <w:rFonts w:cstheme="minorHAnsi"/>
              </w:rPr>
              <w:t>secara</w:t>
            </w:r>
            <w:proofErr w:type="spellEnd"/>
            <w:r w:rsidRPr="00AA0913">
              <w:rPr>
                <w:rFonts w:cstheme="minorHAnsi"/>
              </w:rPr>
              <w:t xml:space="preserve"> </w:t>
            </w:r>
            <w:proofErr w:type="spellStart"/>
            <w:r w:rsidRPr="00AA0913">
              <w:rPr>
                <w:rFonts w:cstheme="minorHAnsi"/>
              </w:rPr>
              <w:t>sistematis</w:t>
            </w:r>
            <w:proofErr w:type="spellEnd"/>
            <w:r w:rsidRPr="00AA0913">
              <w:rPr>
                <w:rFonts w:cstheme="minorHAnsi"/>
              </w:rPr>
              <w:t xml:space="preserve"> dan </w:t>
            </w:r>
            <w:proofErr w:type="spellStart"/>
            <w:r w:rsidRPr="00AA0913">
              <w:rPr>
                <w:rFonts w:cstheme="minorHAnsi"/>
              </w:rPr>
              <w:t>terencana</w:t>
            </w:r>
            <w:proofErr w:type="spellEnd"/>
            <w:r w:rsidRPr="00AA0913">
              <w:rPr>
                <w:rFonts w:cstheme="minorHAnsi"/>
              </w:rPr>
              <w:t xml:space="preserve">, </w:t>
            </w:r>
            <w:proofErr w:type="spellStart"/>
            <w:r w:rsidRPr="00AA0913">
              <w:rPr>
                <w:rFonts w:cstheme="minorHAnsi"/>
              </w:rPr>
              <w:t>dengan</w:t>
            </w:r>
            <w:proofErr w:type="spellEnd"/>
            <w:r w:rsidRPr="00AA0913">
              <w:rPr>
                <w:rFonts w:cstheme="minorHAnsi"/>
              </w:rPr>
              <w:t xml:space="preserve"> </w:t>
            </w:r>
            <w:proofErr w:type="spellStart"/>
            <w:r w:rsidRPr="00AA0913">
              <w:rPr>
                <w:rFonts w:cstheme="minorHAnsi"/>
              </w:rPr>
              <w:t>mempertimbangkan</w:t>
            </w:r>
            <w:proofErr w:type="spellEnd"/>
            <w:r w:rsidRPr="00AA0913">
              <w:rPr>
                <w:rFonts w:cstheme="minorHAnsi"/>
              </w:rPr>
              <w:t xml:space="preserve"> </w:t>
            </w:r>
            <w:proofErr w:type="spellStart"/>
            <w:r w:rsidRPr="00AA0913">
              <w:rPr>
                <w:rFonts w:cstheme="minorHAnsi"/>
              </w:rPr>
              <w:t>faktor-faktor</w:t>
            </w:r>
            <w:proofErr w:type="spellEnd"/>
            <w:r w:rsidRPr="00AA0913">
              <w:rPr>
                <w:rFonts w:cstheme="minorHAnsi"/>
              </w:rPr>
              <w:t xml:space="preserve"> </w:t>
            </w:r>
            <w:proofErr w:type="spellStart"/>
            <w:r w:rsidRPr="00AA0913">
              <w:rPr>
                <w:rFonts w:cstheme="minorHAnsi"/>
              </w:rPr>
              <w:t>seperti</w:t>
            </w:r>
            <w:proofErr w:type="spellEnd"/>
            <w:r w:rsidRPr="00AA0913">
              <w:rPr>
                <w:rFonts w:cstheme="minorHAnsi"/>
              </w:rPr>
              <w:t xml:space="preserve"> </w:t>
            </w:r>
            <w:proofErr w:type="spellStart"/>
            <w:r w:rsidRPr="00AA0913">
              <w:rPr>
                <w:rFonts w:cstheme="minorHAnsi"/>
              </w:rPr>
              <w:t>tujuan</w:t>
            </w:r>
            <w:proofErr w:type="spellEnd"/>
            <w:r w:rsidRPr="00AA0913">
              <w:rPr>
                <w:rFonts w:cstheme="minorHAnsi"/>
              </w:rPr>
              <w:t xml:space="preserve">, </w:t>
            </w:r>
            <w:proofErr w:type="spellStart"/>
            <w:r w:rsidRPr="00AA0913">
              <w:rPr>
                <w:rFonts w:cstheme="minorHAnsi"/>
              </w:rPr>
              <w:t>sumber</w:t>
            </w:r>
            <w:proofErr w:type="spellEnd"/>
            <w:r w:rsidRPr="00AA0913">
              <w:rPr>
                <w:rFonts w:cstheme="minorHAnsi"/>
              </w:rPr>
              <w:t xml:space="preserve"> </w:t>
            </w:r>
            <w:proofErr w:type="spellStart"/>
            <w:r w:rsidRPr="00AA0913">
              <w:rPr>
                <w:rFonts w:cstheme="minorHAnsi"/>
              </w:rPr>
              <w:t>daya</w:t>
            </w:r>
            <w:proofErr w:type="spellEnd"/>
            <w:r w:rsidRPr="00AA0913">
              <w:rPr>
                <w:rFonts w:cstheme="minorHAnsi"/>
              </w:rPr>
              <w:t xml:space="preserve"> yang </w:t>
            </w:r>
            <w:proofErr w:type="spellStart"/>
            <w:r w:rsidRPr="00AA0913">
              <w:rPr>
                <w:rFonts w:cstheme="minorHAnsi"/>
              </w:rPr>
              <w:t>tersedia</w:t>
            </w:r>
            <w:proofErr w:type="spellEnd"/>
            <w:r w:rsidRPr="00AA0913">
              <w:rPr>
                <w:rFonts w:cstheme="minorHAnsi"/>
              </w:rPr>
              <w:t xml:space="preserve">, dan </w:t>
            </w:r>
            <w:proofErr w:type="spellStart"/>
            <w:r w:rsidRPr="00AA0913">
              <w:rPr>
                <w:rFonts w:cstheme="minorHAnsi"/>
              </w:rPr>
              <w:t>kendala</w:t>
            </w:r>
            <w:proofErr w:type="spellEnd"/>
            <w:r w:rsidRPr="00AA0913">
              <w:rPr>
                <w:rFonts w:cstheme="minorHAnsi"/>
              </w:rPr>
              <w:t xml:space="preserve"> yang </w:t>
            </w:r>
            <w:proofErr w:type="spellStart"/>
            <w:r w:rsidRPr="00AA0913">
              <w:rPr>
                <w:rFonts w:cstheme="minorHAnsi"/>
              </w:rPr>
              <w:t>mungkin</w:t>
            </w:r>
            <w:proofErr w:type="spellEnd"/>
            <w:r w:rsidRPr="00AA0913">
              <w:rPr>
                <w:rFonts w:cstheme="minorHAnsi"/>
              </w:rPr>
              <w:t xml:space="preserve"> </w:t>
            </w:r>
            <w:proofErr w:type="spellStart"/>
            <w:r w:rsidRPr="00AA0913">
              <w:rPr>
                <w:rFonts w:cstheme="minorHAnsi"/>
              </w:rPr>
              <w:t>dihadapi</w:t>
            </w:r>
            <w:proofErr w:type="spellEnd"/>
          </w:p>
        </w:tc>
      </w:tr>
      <w:tr w:rsidR="00AA0913" w:rsidRPr="00AA0913" w14:paraId="742C2E09"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3B068CB2" w14:textId="77777777" w:rsidR="00AA0913" w:rsidRPr="00AA0913" w:rsidRDefault="00AA0913" w:rsidP="00AA0913">
            <w:pPr>
              <w:rPr>
                <w:rFonts w:cstheme="minorHAnsi"/>
              </w:rPr>
            </w:pPr>
            <w:r w:rsidRPr="00AA0913">
              <w:rPr>
                <w:rFonts w:eastAsia="Calibri" w:cstheme="minorHAnsi"/>
                <w:color w:val="000000" w:themeColor="text1"/>
              </w:rPr>
              <w:t>4</w:t>
            </w:r>
          </w:p>
        </w:tc>
        <w:tc>
          <w:tcPr>
            <w:tcW w:w="3554" w:type="dxa"/>
            <w:tcBorders>
              <w:top w:val="single" w:sz="8" w:space="0" w:color="auto"/>
              <w:left w:val="single" w:sz="8" w:space="0" w:color="auto"/>
              <w:bottom w:val="single" w:sz="8" w:space="0" w:color="auto"/>
              <w:right w:val="single" w:sz="8" w:space="0" w:color="auto"/>
            </w:tcBorders>
            <w:tcMar>
              <w:left w:w="108" w:type="dxa"/>
              <w:right w:w="108" w:type="dxa"/>
            </w:tcMar>
          </w:tcPr>
          <w:p w14:paraId="05504A9B" w14:textId="77777777" w:rsidR="00AA0913" w:rsidRPr="00AA0913" w:rsidRDefault="00AA0913" w:rsidP="00AA0913">
            <w:pPr>
              <w:rPr>
                <w:rFonts w:cstheme="minorHAnsi"/>
              </w:rPr>
            </w:pPr>
            <w:proofErr w:type="spellStart"/>
            <w:r w:rsidRPr="00AA0913">
              <w:rPr>
                <w:rFonts w:eastAsia="Calibri" w:cstheme="minorHAnsi"/>
                <w:color w:val="000000" w:themeColor="text1"/>
              </w:rPr>
              <w:t>Keuangan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sarana</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prasarana</w:t>
            </w:r>
            <w:proofErr w:type="spellEnd"/>
          </w:p>
        </w:tc>
        <w:tc>
          <w:tcPr>
            <w:tcW w:w="4854" w:type="dxa"/>
            <w:tcBorders>
              <w:top w:val="single" w:sz="8" w:space="0" w:color="auto"/>
              <w:left w:val="single" w:sz="8" w:space="0" w:color="auto"/>
              <w:bottom w:val="single" w:sz="8" w:space="0" w:color="auto"/>
              <w:right w:val="single" w:sz="8" w:space="0" w:color="auto"/>
            </w:tcBorders>
            <w:tcMar>
              <w:left w:w="108" w:type="dxa"/>
              <w:right w:w="108" w:type="dxa"/>
            </w:tcMar>
          </w:tcPr>
          <w:p w14:paraId="744AC9CA" w14:textId="77777777" w:rsidR="00AA0913" w:rsidRPr="00AA0913" w:rsidRDefault="00AA0913" w:rsidP="00AA0913">
            <w:pPr>
              <w:jc w:val="both"/>
              <w:rPr>
                <w:rFonts w:cstheme="minorHAnsi"/>
                <w:color w:val="000000" w:themeColor="text1"/>
              </w:rPr>
            </w:pPr>
            <w:r w:rsidRPr="00AA0913">
              <w:rPr>
                <w:rFonts w:cstheme="minorHAnsi"/>
                <w:color w:val="000000" w:themeColor="text1"/>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dokumentasi</w:t>
            </w:r>
            <w:proofErr w:type="spellEnd"/>
            <w:r w:rsidRPr="00AA0913">
              <w:rPr>
                <w:rFonts w:eastAsia="Calibri" w:cstheme="minorHAnsi"/>
              </w:rPr>
              <w:t xml:space="preserve"> </w:t>
            </w:r>
            <w:proofErr w:type="spellStart"/>
            <w:r w:rsidRPr="00AA0913">
              <w:rPr>
                <w:rFonts w:eastAsia="Calibri" w:cstheme="minorHAnsi"/>
              </w:rPr>
              <w:t>informasi</w:t>
            </w:r>
            <w:proofErr w:type="spellEnd"/>
            <w:r w:rsidRPr="00AA0913">
              <w:rPr>
                <w:rFonts w:eastAsia="Calibri" w:cstheme="minorHAnsi"/>
              </w:rPr>
              <w:t xml:space="preserve"> </w:t>
            </w:r>
            <w:proofErr w:type="spellStart"/>
            <w:r w:rsidRPr="00AA0913">
              <w:rPr>
                <w:rFonts w:eastAsia="Calibri" w:cstheme="minorHAnsi"/>
              </w:rPr>
              <w:t>tentang</w:t>
            </w:r>
            <w:proofErr w:type="spellEnd"/>
            <w:r w:rsidRPr="00AA0913">
              <w:rPr>
                <w:rFonts w:eastAsia="Calibri" w:cstheme="minorHAnsi"/>
              </w:rPr>
              <w:t xml:space="preserve"> </w:t>
            </w:r>
            <w:proofErr w:type="spellStart"/>
            <w:r w:rsidRPr="00AA0913">
              <w:rPr>
                <w:rFonts w:eastAsia="Calibri" w:cstheme="minorHAnsi"/>
              </w:rPr>
              <w:t>sarana</w:t>
            </w:r>
            <w:proofErr w:type="spellEnd"/>
            <w:r w:rsidRPr="00AA0913">
              <w:rPr>
                <w:rFonts w:eastAsia="Calibri" w:cstheme="minorHAnsi"/>
              </w:rPr>
              <w:t xml:space="preserve"> dan </w:t>
            </w:r>
            <w:proofErr w:type="spellStart"/>
            <w:r w:rsidRPr="00AA0913">
              <w:rPr>
                <w:rFonts w:eastAsia="Calibri" w:cstheme="minorHAnsi"/>
              </w:rPr>
              <w:t>prasarana</w:t>
            </w:r>
            <w:proofErr w:type="spellEnd"/>
            <w:r w:rsidRPr="00AA0913">
              <w:rPr>
                <w:rFonts w:eastAsia="Calibri" w:cstheme="minorHAnsi"/>
              </w:rPr>
              <w:t xml:space="preserve"> </w:t>
            </w:r>
            <w:proofErr w:type="spellStart"/>
            <w:r w:rsidRPr="00AA0913">
              <w:rPr>
                <w:rFonts w:eastAsia="Calibri" w:cstheme="minorHAnsi"/>
              </w:rPr>
              <w:t>pendidikan</w:t>
            </w:r>
            <w:proofErr w:type="spellEnd"/>
            <w:r w:rsidRPr="00AA0913">
              <w:rPr>
                <w:rFonts w:eastAsia="Calibri" w:cstheme="minorHAnsi"/>
              </w:rPr>
              <w:t xml:space="preserve">. Langkah </w:t>
            </w:r>
            <w:proofErr w:type="spellStart"/>
            <w:r w:rsidRPr="00AA0913">
              <w:rPr>
                <w:rFonts w:eastAsia="Calibri" w:cstheme="minorHAnsi"/>
              </w:rPr>
              <w:t>ini</w:t>
            </w:r>
            <w:proofErr w:type="spellEnd"/>
            <w:r w:rsidRPr="00AA0913">
              <w:rPr>
                <w:rFonts w:eastAsia="Calibri" w:cstheme="minorHAnsi"/>
              </w:rPr>
              <w:t xml:space="preserve"> </w:t>
            </w:r>
            <w:proofErr w:type="spellStart"/>
            <w:r w:rsidRPr="00AA0913">
              <w:rPr>
                <w:rFonts w:eastAsia="Calibri" w:cstheme="minorHAnsi"/>
              </w:rPr>
              <w:t>dilakukan</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koordinasi</w:t>
            </w:r>
            <w:proofErr w:type="spellEnd"/>
            <w:r w:rsidRPr="00AA0913">
              <w:rPr>
                <w:rFonts w:eastAsia="Calibri" w:cstheme="minorHAnsi"/>
              </w:rPr>
              <w:t xml:space="preserve"> </w:t>
            </w:r>
            <w:proofErr w:type="spellStart"/>
            <w:r w:rsidRPr="00AA0913">
              <w:rPr>
                <w:rFonts w:eastAsia="Calibri" w:cstheme="minorHAnsi"/>
              </w:rPr>
              <w:t>antara</w:t>
            </w:r>
            <w:proofErr w:type="spellEnd"/>
            <w:r w:rsidRPr="00AA0913">
              <w:rPr>
                <w:rFonts w:eastAsia="Calibri" w:cstheme="minorHAnsi"/>
              </w:rPr>
              <w:t xml:space="preserve"> unit </w:t>
            </w:r>
            <w:proofErr w:type="spellStart"/>
            <w:r w:rsidRPr="00AA0913">
              <w:rPr>
                <w:rFonts w:eastAsia="Calibri" w:cstheme="minorHAnsi"/>
              </w:rPr>
              <w:t>kerja</w:t>
            </w:r>
            <w:proofErr w:type="spellEnd"/>
            <w:r w:rsidRPr="00AA0913">
              <w:rPr>
                <w:rFonts w:eastAsia="Calibri" w:cstheme="minorHAnsi"/>
              </w:rPr>
              <w:t xml:space="preserve"> yang </w:t>
            </w:r>
            <w:proofErr w:type="spellStart"/>
            <w:r w:rsidRPr="00AA0913">
              <w:rPr>
                <w:rFonts w:eastAsia="Calibri" w:cstheme="minorHAnsi"/>
              </w:rPr>
              <w:t>terkait</w:t>
            </w:r>
            <w:proofErr w:type="spellEnd"/>
            <w:r w:rsidRPr="00AA0913">
              <w:rPr>
                <w:rFonts w:eastAsia="Calibri" w:cstheme="minorHAnsi"/>
              </w:rPr>
              <w:t xml:space="preserve"> dan </w:t>
            </w:r>
            <w:proofErr w:type="spellStart"/>
            <w:r w:rsidRPr="00AA0913">
              <w:rPr>
                <w:rFonts w:eastAsia="Calibri" w:cstheme="minorHAnsi"/>
              </w:rPr>
              <w:t>memperkuat</w:t>
            </w:r>
            <w:proofErr w:type="spellEnd"/>
            <w:r w:rsidRPr="00AA0913">
              <w:rPr>
                <w:rFonts w:eastAsia="Calibri" w:cstheme="minorHAnsi"/>
              </w:rPr>
              <w:t xml:space="preserve"> </w:t>
            </w:r>
            <w:proofErr w:type="spellStart"/>
            <w:r w:rsidRPr="00AA0913">
              <w:rPr>
                <w:rFonts w:eastAsia="Calibri" w:cstheme="minorHAnsi"/>
              </w:rPr>
              <w:t>sistem</w:t>
            </w:r>
            <w:proofErr w:type="spellEnd"/>
            <w:r w:rsidRPr="00AA0913">
              <w:rPr>
                <w:rFonts w:eastAsia="Calibri" w:cstheme="minorHAnsi"/>
              </w:rPr>
              <w:t xml:space="preserve"> </w:t>
            </w:r>
            <w:proofErr w:type="spellStart"/>
            <w:r w:rsidRPr="00AA0913">
              <w:rPr>
                <w:rFonts w:eastAsia="Calibri" w:cstheme="minorHAnsi"/>
              </w:rPr>
              <w:t>dokumentasi</w:t>
            </w:r>
            <w:proofErr w:type="spellEnd"/>
            <w:r w:rsidRPr="00AA0913">
              <w:rPr>
                <w:rFonts w:eastAsia="Calibri" w:cstheme="minorHAnsi"/>
              </w:rPr>
              <w:t xml:space="preserve"> yang </w:t>
            </w:r>
            <w:proofErr w:type="spellStart"/>
            <w:r w:rsidRPr="00AA0913">
              <w:rPr>
                <w:rFonts w:eastAsia="Calibri" w:cstheme="minorHAnsi"/>
              </w:rPr>
              <w:t>ada</w:t>
            </w:r>
            <w:proofErr w:type="spellEnd"/>
            <w:r w:rsidRPr="00AA0913">
              <w:rPr>
                <w:rFonts w:eastAsia="Calibri" w:cstheme="minorHAnsi"/>
              </w:rPr>
              <w:t xml:space="preserve">. Tindakan </w:t>
            </w:r>
            <w:proofErr w:type="spellStart"/>
            <w:r w:rsidRPr="00AA0913">
              <w:rPr>
                <w:rFonts w:eastAsia="Calibri" w:cstheme="minorHAnsi"/>
              </w:rPr>
              <w:t>ini</w:t>
            </w:r>
            <w:proofErr w:type="spellEnd"/>
            <w:r w:rsidRPr="00AA0913">
              <w:rPr>
                <w:rFonts w:eastAsia="Calibri" w:cstheme="minorHAnsi"/>
              </w:rPr>
              <w:t xml:space="preserve"> </w:t>
            </w:r>
            <w:proofErr w:type="spellStart"/>
            <w:r w:rsidRPr="00AA0913">
              <w:rPr>
                <w:rFonts w:eastAsia="Calibri" w:cstheme="minorHAnsi"/>
              </w:rPr>
              <w:t>ditujukan</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membantu</w:t>
            </w:r>
            <w:proofErr w:type="spellEnd"/>
            <w:r w:rsidRPr="00AA0913">
              <w:rPr>
                <w:rFonts w:eastAsia="Calibri" w:cstheme="minorHAnsi"/>
              </w:rPr>
              <w:t xml:space="preserve"> </w:t>
            </w:r>
            <w:proofErr w:type="spellStart"/>
            <w:r w:rsidRPr="00AA0913">
              <w:rPr>
                <w:rFonts w:eastAsia="Calibri" w:cstheme="minorHAnsi"/>
              </w:rPr>
              <w:t>dalam</w:t>
            </w:r>
            <w:proofErr w:type="spellEnd"/>
            <w:r w:rsidRPr="00AA0913">
              <w:rPr>
                <w:rFonts w:eastAsia="Calibri" w:cstheme="minorHAnsi"/>
              </w:rPr>
              <w:t xml:space="preserve"> </w:t>
            </w:r>
            <w:proofErr w:type="spellStart"/>
            <w:r w:rsidRPr="00AA0913">
              <w:rPr>
                <w:rFonts w:eastAsia="Calibri" w:cstheme="minorHAnsi"/>
              </w:rPr>
              <w:t>pemantauan</w:t>
            </w:r>
            <w:proofErr w:type="spellEnd"/>
            <w:r w:rsidRPr="00AA0913">
              <w:rPr>
                <w:rFonts w:eastAsia="Calibri" w:cstheme="minorHAnsi"/>
              </w:rPr>
              <w:t xml:space="preserve"> dan </w:t>
            </w:r>
            <w:proofErr w:type="spellStart"/>
            <w:r w:rsidRPr="00AA0913">
              <w:rPr>
                <w:rFonts w:eastAsia="Calibri" w:cstheme="minorHAnsi"/>
              </w:rPr>
              <w:t>pengambilan</w:t>
            </w:r>
            <w:proofErr w:type="spellEnd"/>
            <w:r w:rsidRPr="00AA0913">
              <w:rPr>
                <w:rFonts w:eastAsia="Calibri" w:cstheme="minorHAnsi"/>
              </w:rPr>
              <w:t xml:space="preserve"> </w:t>
            </w:r>
            <w:proofErr w:type="spellStart"/>
            <w:r w:rsidRPr="00AA0913">
              <w:rPr>
                <w:rFonts w:eastAsia="Calibri" w:cstheme="minorHAnsi"/>
              </w:rPr>
              <w:t>keputusan</w:t>
            </w:r>
            <w:proofErr w:type="spellEnd"/>
            <w:r w:rsidRPr="00AA0913">
              <w:rPr>
                <w:rFonts w:eastAsia="Calibri" w:cstheme="minorHAnsi"/>
              </w:rPr>
              <w:t xml:space="preserve"> </w:t>
            </w:r>
            <w:proofErr w:type="spellStart"/>
            <w:r w:rsidRPr="00AA0913">
              <w:rPr>
                <w:rFonts w:eastAsia="Calibri" w:cstheme="minorHAnsi"/>
              </w:rPr>
              <w:t>terkait</w:t>
            </w:r>
            <w:proofErr w:type="spellEnd"/>
            <w:r w:rsidRPr="00AA0913">
              <w:rPr>
                <w:rFonts w:eastAsia="Calibri" w:cstheme="minorHAnsi"/>
              </w:rPr>
              <w:t xml:space="preserve"> </w:t>
            </w:r>
            <w:proofErr w:type="spellStart"/>
            <w:r w:rsidRPr="00AA0913">
              <w:rPr>
                <w:rFonts w:eastAsia="Calibri" w:cstheme="minorHAnsi"/>
              </w:rPr>
              <w:t>pengelolaan</w:t>
            </w:r>
            <w:proofErr w:type="spellEnd"/>
            <w:r w:rsidRPr="00AA0913">
              <w:rPr>
                <w:rFonts w:eastAsia="Calibri" w:cstheme="minorHAnsi"/>
              </w:rPr>
              <w:t xml:space="preserve"> </w:t>
            </w:r>
            <w:proofErr w:type="spellStart"/>
            <w:r w:rsidRPr="00AA0913">
              <w:rPr>
                <w:rFonts w:eastAsia="Calibri" w:cstheme="minorHAnsi"/>
              </w:rPr>
              <w:t>sarana</w:t>
            </w:r>
            <w:proofErr w:type="spellEnd"/>
            <w:r w:rsidRPr="00AA0913">
              <w:rPr>
                <w:rFonts w:eastAsia="Calibri" w:cstheme="minorHAnsi"/>
              </w:rPr>
              <w:t xml:space="preserve"> dan </w:t>
            </w:r>
            <w:proofErr w:type="spellStart"/>
            <w:r w:rsidRPr="00AA0913">
              <w:rPr>
                <w:rFonts w:eastAsia="Calibri" w:cstheme="minorHAnsi"/>
              </w:rPr>
              <w:t>prasarana</w:t>
            </w:r>
            <w:proofErr w:type="spellEnd"/>
            <w:r w:rsidRPr="00AA0913">
              <w:rPr>
                <w:rFonts w:eastAsia="Calibri" w:cstheme="minorHAnsi"/>
              </w:rPr>
              <w:t xml:space="preserve"> </w:t>
            </w:r>
            <w:proofErr w:type="spellStart"/>
            <w:r w:rsidRPr="00AA0913">
              <w:rPr>
                <w:rFonts w:eastAsia="Calibri" w:cstheme="minorHAnsi"/>
              </w:rPr>
              <w:t>pendidikan</w:t>
            </w:r>
            <w:proofErr w:type="spellEnd"/>
            <w:r w:rsidRPr="00AA0913">
              <w:rPr>
                <w:rFonts w:eastAsia="Calibri" w:cstheme="minorHAnsi"/>
              </w:rPr>
              <w:t xml:space="preserve"> yang </w:t>
            </w:r>
            <w:proofErr w:type="spellStart"/>
            <w:r w:rsidRPr="00AA0913">
              <w:rPr>
                <w:rFonts w:eastAsia="Calibri" w:cstheme="minorHAnsi"/>
              </w:rPr>
              <w:t>lebih</w:t>
            </w:r>
            <w:proofErr w:type="spellEnd"/>
            <w:r w:rsidRPr="00AA0913">
              <w:rPr>
                <w:rFonts w:eastAsia="Calibri" w:cstheme="minorHAnsi"/>
              </w:rPr>
              <w:t xml:space="preserve"> </w:t>
            </w:r>
            <w:proofErr w:type="spellStart"/>
            <w:r w:rsidRPr="00AA0913">
              <w:rPr>
                <w:rFonts w:eastAsia="Calibri" w:cstheme="minorHAnsi"/>
              </w:rPr>
              <w:t>efektif</w:t>
            </w:r>
            <w:proofErr w:type="spellEnd"/>
            <w:r w:rsidRPr="00AA0913">
              <w:rPr>
                <w:rFonts w:eastAsia="Calibri" w:cstheme="minorHAnsi"/>
              </w:rPr>
              <w:t xml:space="preserve"> dan </w:t>
            </w:r>
            <w:proofErr w:type="spellStart"/>
            <w:r w:rsidRPr="00AA0913">
              <w:rPr>
                <w:rFonts w:eastAsia="Calibri" w:cstheme="minorHAnsi"/>
              </w:rPr>
              <w:t>efisien</w:t>
            </w:r>
            <w:proofErr w:type="spellEnd"/>
            <w:r w:rsidRPr="00AA0913">
              <w:rPr>
                <w:rFonts w:eastAsia="Calibri" w:cstheme="minorHAnsi"/>
              </w:rPr>
              <w:t xml:space="preserve">. </w:t>
            </w:r>
            <w:proofErr w:type="spellStart"/>
            <w:r w:rsidRPr="00AA0913">
              <w:rPr>
                <w:rFonts w:eastAsia="Calibri" w:cstheme="minorHAnsi"/>
              </w:rPr>
              <w:t>Selain</w:t>
            </w:r>
            <w:proofErr w:type="spellEnd"/>
            <w:r w:rsidRPr="00AA0913">
              <w:rPr>
                <w:rFonts w:eastAsia="Calibri" w:cstheme="minorHAnsi"/>
              </w:rPr>
              <w:t xml:space="preserve"> </w:t>
            </w:r>
            <w:proofErr w:type="spellStart"/>
            <w:r w:rsidRPr="00AA0913">
              <w:rPr>
                <w:rFonts w:eastAsia="Calibri" w:cstheme="minorHAnsi"/>
              </w:rPr>
              <w:t>itu</w:t>
            </w:r>
            <w:proofErr w:type="spellEnd"/>
            <w:r w:rsidRPr="00AA0913">
              <w:rPr>
                <w:rFonts w:eastAsia="Calibri" w:cstheme="minorHAnsi"/>
              </w:rPr>
              <w:t xml:space="preserve"> </w:t>
            </w:r>
            <w:proofErr w:type="spellStart"/>
            <w:r w:rsidRPr="00AA0913">
              <w:rPr>
                <w:rFonts w:eastAsia="Calibri" w:cstheme="minorHAnsi"/>
              </w:rPr>
              <w:t>akan</w:t>
            </w:r>
            <w:proofErr w:type="spellEnd"/>
            <w:r w:rsidRPr="00AA0913">
              <w:rPr>
                <w:rFonts w:eastAsia="Calibri" w:cstheme="minorHAnsi"/>
              </w:rPr>
              <w:t xml:space="preserve"> </w:t>
            </w:r>
            <w:proofErr w:type="spellStart"/>
            <w:r w:rsidRPr="00AA0913">
              <w:rPr>
                <w:rFonts w:eastAsia="Calibri" w:cstheme="minorHAnsi"/>
              </w:rPr>
              <w:t>dikembangkan</w:t>
            </w:r>
            <w:proofErr w:type="spellEnd"/>
            <w:r w:rsidRPr="00AA0913">
              <w:rPr>
                <w:rFonts w:eastAsia="Calibri" w:cstheme="minorHAnsi"/>
              </w:rPr>
              <w:t xml:space="preserve"> program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penggunaan</w:t>
            </w:r>
            <w:proofErr w:type="spellEnd"/>
            <w:r w:rsidRPr="00AA0913">
              <w:rPr>
                <w:rFonts w:eastAsia="Calibri" w:cstheme="minorHAnsi"/>
              </w:rPr>
              <w:t xml:space="preserve"> </w:t>
            </w:r>
            <w:proofErr w:type="spellStart"/>
            <w:r w:rsidRPr="00AA0913">
              <w:rPr>
                <w:rFonts w:eastAsia="Calibri" w:cstheme="minorHAnsi"/>
              </w:rPr>
              <w:t>sarana</w:t>
            </w:r>
            <w:proofErr w:type="spellEnd"/>
            <w:r w:rsidRPr="00AA0913">
              <w:rPr>
                <w:rFonts w:eastAsia="Calibri" w:cstheme="minorHAnsi"/>
              </w:rPr>
              <w:t xml:space="preserve"> dan </w:t>
            </w:r>
            <w:proofErr w:type="spellStart"/>
            <w:r w:rsidRPr="00AA0913">
              <w:rPr>
                <w:rFonts w:eastAsia="Calibri" w:cstheme="minorHAnsi"/>
              </w:rPr>
              <w:t>prasarana</w:t>
            </w:r>
            <w:proofErr w:type="spellEnd"/>
            <w:r w:rsidRPr="00AA0913">
              <w:rPr>
                <w:rFonts w:eastAsia="Calibri" w:cstheme="minorHAnsi"/>
              </w:rPr>
              <w:t xml:space="preserve"> yang </w:t>
            </w:r>
            <w:proofErr w:type="spellStart"/>
            <w:r w:rsidRPr="00AA0913">
              <w:rPr>
                <w:rFonts w:eastAsia="Calibri" w:cstheme="minorHAnsi"/>
              </w:rPr>
              <w:t>ada</w:t>
            </w:r>
            <w:proofErr w:type="spellEnd"/>
            <w:r w:rsidRPr="00AA0913">
              <w:rPr>
                <w:rFonts w:eastAsia="Calibri" w:cstheme="minorHAnsi"/>
              </w:rPr>
              <w:t xml:space="preserve">. Unit </w:t>
            </w:r>
            <w:proofErr w:type="spellStart"/>
            <w:r w:rsidRPr="00AA0913">
              <w:rPr>
                <w:rFonts w:eastAsia="Calibri" w:cstheme="minorHAnsi"/>
              </w:rPr>
              <w:t>kerja</w:t>
            </w:r>
            <w:proofErr w:type="spellEnd"/>
            <w:r w:rsidRPr="00AA0913">
              <w:rPr>
                <w:rFonts w:eastAsia="Calibri" w:cstheme="minorHAnsi"/>
              </w:rPr>
              <w:t xml:space="preserve"> </w:t>
            </w:r>
            <w:proofErr w:type="spellStart"/>
            <w:r w:rsidRPr="00AA0913">
              <w:rPr>
                <w:rFonts w:eastAsia="Calibri" w:cstheme="minorHAnsi"/>
              </w:rPr>
              <w:t>memastikan</w:t>
            </w:r>
            <w:proofErr w:type="spellEnd"/>
            <w:r w:rsidRPr="00AA0913">
              <w:rPr>
                <w:rFonts w:eastAsia="Calibri" w:cstheme="minorHAnsi"/>
              </w:rPr>
              <w:t xml:space="preserve"> </w:t>
            </w:r>
            <w:proofErr w:type="spellStart"/>
            <w:r w:rsidRPr="00AA0913">
              <w:rPr>
                <w:rFonts w:eastAsia="Calibri" w:cstheme="minorHAnsi"/>
              </w:rPr>
              <w:t>bahwa</w:t>
            </w:r>
            <w:proofErr w:type="spellEnd"/>
            <w:r w:rsidRPr="00AA0913">
              <w:rPr>
                <w:rFonts w:eastAsia="Calibri" w:cstheme="minorHAnsi"/>
              </w:rPr>
              <w:t xml:space="preserve"> </w:t>
            </w:r>
            <w:proofErr w:type="spellStart"/>
            <w:r w:rsidRPr="00AA0913">
              <w:rPr>
                <w:rFonts w:eastAsia="Calibri" w:cstheme="minorHAnsi"/>
              </w:rPr>
              <w:t>sarana</w:t>
            </w:r>
            <w:proofErr w:type="spellEnd"/>
            <w:r w:rsidRPr="00AA0913">
              <w:rPr>
                <w:rFonts w:eastAsia="Calibri" w:cstheme="minorHAnsi"/>
              </w:rPr>
              <w:t xml:space="preserve"> dan </w:t>
            </w:r>
            <w:proofErr w:type="spellStart"/>
            <w:r w:rsidRPr="00AA0913">
              <w:rPr>
                <w:rFonts w:eastAsia="Calibri" w:cstheme="minorHAnsi"/>
              </w:rPr>
              <w:t>prasarana</w:t>
            </w:r>
            <w:proofErr w:type="spellEnd"/>
            <w:r w:rsidRPr="00AA0913">
              <w:rPr>
                <w:rFonts w:eastAsia="Calibri" w:cstheme="minorHAnsi"/>
              </w:rPr>
              <w:t xml:space="preserve"> </w:t>
            </w:r>
            <w:proofErr w:type="spellStart"/>
            <w:r w:rsidRPr="00AA0913">
              <w:rPr>
                <w:rFonts w:eastAsia="Calibri" w:cstheme="minorHAnsi"/>
              </w:rPr>
              <w:t>digunakan</w:t>
            </w:r>
            <w:proofErr w:type="spellEnd"/>
            <w:r w:rsidRPr="00AA0913">
              <w:rPr>
                <w:rFonts w:eastAsia="Calibri" w:cstheme="minorHAnsi"/>
              </w:rPr>
              <w:t xml:space="preserve"> </w:t>
            </w:r>
            <w:proofErr w:type="spellStart"/>
            <w:r w:rsidRPr="00AA0913">
              <w:rPr>
                <w:rFonts w:eastAsia="Calibri" w:cstheme="minorHAnsi"/>
              </w:rPr>
              <w:t>secara</w:t>
            </w:r>
            <w:proofErr w:type="spellEnd"/>
            <w:r w:rsidRPr="00AA0913">
              <w:rPr>
                <w:rFonts w:eastAsia="Calibri" w:cstheme="minorHAnsi"/>
              </w:rPr>
              <w:t xml:space="preserve"> </w:t>
            </w:r>
            <w:proofErr w:type="spellStart"/>
            <w:r w:rsidRPr="00AA0913">
              <w:rPr>
                <w:rFonts w:eastAsia="Calibri" w:cstheme="minorHAnsi"/>
              </w:rPr>
              <w:t>maksimal</w:t>
            </w:r>
            <w:proofErr w:type="spellEnd"/>
            <w:r w:rsidRPr="00AA0913">
              <w:rPr>
                <w:rFonts w:eastAsia="Calibri" w:cstheme="minorHAnsi"/>
              </w:rPr>
              <w:t xml:space="preserve"> dan optimal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koordinasi</w:t>
            </w:r>
            <w:proofErr w:type="spellEnd"/>
            <w:r w:rsidRPr="00AA0913">
              <w:rPr>
                <w:rFonts w:eastAsia="Calibri" w:cstheme="minorHAnsi"/>
              </w:rPr>
              <w:t xml:space="preserve"> dan </w:t>
            </w:r>
            <w:proofErr w:type="spellStart"/>
            <w:r w:rsidRPr="00AA0913">
              <w:rPr>
                <w:rFonts w:eastAsia="Calibri" w:cstheme="minorHAnsi"/>
              </w:rPr>
              <w:t>komunikasi</w:t>
            </w:r>
            <w:proofErr w:type="spellEnd"/>
            <w:r w:rsidRPr="00AA0913">
              <w:rPr>
                <w:rFonts w:eastAsia="Calibri" w:cstheme="minorHAnsi"/>
              </w:rPr>
              <w:t xml:space="preserve"> </w:t>
            </w:r>
            <w:proofErr w:type="spellStart"/>
            <w:r w:rsidRPr="00AA0913">
              <w:rPr>
                <w:rFonts w:eastAsia="Calibri" w:cstheme="minorHAnsi"/>
              </w:rPr>
              <w:t>antara</w:t>
            </w:r>
            <w:proofErr w:type="spellEnd"/>
            <w:r w:rsidRPr="00AA0913">
              <w:rPr>
                <w:rFonts w:eastAsia="Calibri" w:cstheme="minorHAnsi"/>
              </w:rPr>
              <w:t xml:space="preserve"> unit </w:t>
            </w:r>
            <w:proofErr w:type="spellStart"/>
            <w:r w:rsidRPr="00AA0913">
              <w:rPr>
                <w:rFonts w:eastAsia="Calibri" w:cstheme="minorHAnsi"/>
              </w:rPr>
              <w:t>kerja</w:t>
            </w:r>
            <w:proofErr w:type="spellEnd"/>
            <w:r w:rsidRPr="00AA0913">
              <w:rPr>
                <w:rFonts w:eastAsia="Calibri" w:cstheme="minorHAnsi"/>
              </w:rPr>
              <w:t xml:space="preserve">. </w:t>
            </w:r>
            <w:proofErr w:type="spellStart"/>
            <w:r w:rsidRPr="00AA0913">
              <w:rPr>
                <w:rFonts w:eastAsia="Calibri" w:cstheme="minorHAnsi"/>
              </w:rPr>
              <w:t>Tujuannya</w:t>
            </w:r>
            <w:proofErr w:type="spellEnd"/>
            <w:r w:rsidRPr="00AA0913">
              <w:rPr>
                <w:rFonts w:eastAsia="Calibri" w:cstheme="minorHAnsi"/>
              </w:rPr>
              <w:t xml:space="preserve"> </w:t>
            </w:r>
            <w:proofErr w:type="spellStart"/>
            <w:r w:rsidRPr="00AA0913">
              <w:rPr>
                <w:rFonts w:eastAsia="Calibri" w:cstheme="minorHAnsi"/>
              </w:rPr>
              <w:t>adalah</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membantu</w:t>
            </w:r>
            <w:proofErr w:type="spellEnd"/>
            <w:r w:rsidRPr="00AA0913">
              <w:rPr>
                <w:rFonts w:eastAsia="Calibri" w:cstheme="minorHAnsi"/>
              </w:rPr>
              <w:t xml:space="preserve"> </w:t>
            </w:r>
            <w:proofErr w:type="spellStart"/>
            <w:r w:rsidRPr="00AA0913">
              <w:rPr>
                <w:rFonts w:eastAsia="Calibri" w:cstheme="minorHAnsi"/>
              </w:rPr>
              <w:t>dalam</w:t>
            </w:r>
            <w:proofErr w:type="spellEnd"/>
            <w:r w:rsidRPr="00AA0913">
              <w:rPr>
                <w:rFonts w:eastAsia="Calibri" w:cstheme="minorHAnsi"/>
              </w:rPr>
              <w:t xml:space="preserve"> </w:t>
            </w:r>
            <w:proofErr w:type="spellStart"/>
            <w:r w:rsidRPr="00AA0913">
              <w:rPr>
                <w:rFonts w:eastAsia="Calibri" w:cstheme="minorHAnsi"/>
              </w:rPr>
              <w:t>mencegah</w:t>
            </w:r>
            <w:proofErr w:type="spellEnd"/>
            <w:r w:rsidRPr="00AA0913">
              <w:rPr>
                <w:rFonts w:eastAsia="Calibri" w:cstheme="minorHAnsi"/>
              </w:rPr>
              <w:t xml:space="preserve"> </w:t>
            </w:r>
            <w:proofErr w:type="spellStart"/>
            <w:r w:rsidRPr="00AA0913">
              <w:rPr>
                <w:rFonts w:eastAsia="Calibri" w:cstheme="minorHAnsi"/>
              </w:rPr>
              <w:t>kerusakan</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keausan</w:t>
            </w:r>
            <w:proofErr w:type="spellEnd"/>
            <w:r w:rsidRPr="00AA0913">
              <w:rPr>
                <w:rFonts w:eastAsia="Calibri" w:cstheme="minorHAnsi"/>
              </w:rPr>
              <w:t xml:space="preserve"> </w:t>
            </w:r>
            <w:proofErr w:type="spellStart"/>
            <w:r w:rsidRPr="00AA0913">
              <w:rPr>
                <w:rFonts w:eastAsia="Calibri" w:cstheme="minorHAnsi"/>
              </w:rPr>
              <w:t>sarana</w:t>
            </w:r>
            <w:proofErr w:type="spellEnd"/>
            <w:r w:rsidRPr="00AA0913">
              <w:rPr>
                <w:rFonts w:eastAsia="Calibri" w:cstheme="minorHAnsi"/>
              </w:rPr>
              <w:t xml:space="preserve"> dan </w:t>
            </w:r>
            <w:proofErr w:type="spellStart"/>
            <w:r w:rsidRPr="00AA0913">
              <w:rPr>
                <w:rFonts w:eastAsia="Calibri" w:cstheme="minorHAnsi"/>
              </w:rPr>
              <w:t>prasarana</w:t>
            </w:r>
            <w:proofErr w:type="spellEnd"/>
            <w:r w:rsidRPr="00AA0913">
              <w:rPr>
                <w:rFonts w:eastAsia="Calibri" w:cstheme="minorHAnsi"/>
              </w:rPr>
              <w:t xml:space="preserve"> </w:t>
            </w:r>
            <w:proofErr w:type="spellStart"/>
            <w:r w:rsidRPr="00AA0913">
              <w:rPr>
                <w:rFonts w:eastAsia="Calibri" w:cstheme="minorHAnsi"/>
              </w:rPr>
              <w:t>akibat</w:t>
            </w:r>
            <w:proofErr w:type="spellEnd"/>
            <w:r w:rsidRPr="00AA0913">
              <w:rPr>
                <w:rFonts w:eastAsia="Calibri" w:cstheme="minorHAnsi"/>
              </w:rPr>
              <w:t xml:space="preserve"> </w:t>
            </w:r>
            <w:proofErr w:type="spellStart"/>
            <w:r w:rsidRPr="00AA0913">
              <w:rPr>
                <w:rFonts w:eastAsia="Calibri" w:cstheme="minorHAnsi"/>
              </w:rPr>
              <w:t>penggunaan</w:t>
            </w:r>
            <w:proofErr w:type="spellEnd"/>
            <w:r w:rsidRPr="00AA0913">
              <w:rPr>
                <w:rFonts w:eastAsia="Calibri" w:cstheme="minorHAnsi"/>
              </w:rPr>
              <w:t xml:space="preserve"> yang </w:t>
            </w:r>
            <w:proofErr w:type="spellStart"/>
            <w:r w:rsidRPr="00AA0913">
              <w:rPr>
                <w:rFonts w:eastAsia="Calibri" w:cstheme="minorHAnsi"/>
              </w:rPr>
              <w:t>tidak</w:t>
            </w:r>
            <w:proofErr w:type="spellEnd"/>
            <w:r w:rsidRPr="00AA0913">
              <w:rPr>
                <w:rFonts w:eastAsia="Calibri" w:cstheme="minorHAnsi"/>
              </w:rPr>
              <w:t xml:space="preserve"> </w:t>
            </w:r>
            <w:proofErr w:type="spellStart"/>
            <w:r w:rsidRPr="00AA0913">
              <w:rPr>
                <w:rFonts w:eastAsia="Calibri" w:cstheme="minorHAnsi"/>
              </w:rPr>
              <w:t>sesuai</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pemeliharaan</w:t>
            </w:r>
            <w:proofErr w:type="spellEnd"/>
            <w:r w:rsidRPr="00AA0913">
              <w:rPr>
                <w:rFonts w:eastAsia="Calibri" w:cstheme="minorHAnsi"/>
              </w:rPr>
              <w:t xml:space="preserve"> yang </w:t>
            </w:r>
            <w:proofErr w:type="spellStart"/>
            <w:r w:rsidRPr="00AA0913">
              <w:rPr>
                <w:rFonts w:eastAsia="Calibri" w:cstheme="minorHAnsi"/>
              </w:rPr>
              <w:t>tidak</w:t>
            </w:r>
            <w:proofErr w:type="spellEnd"/>
            <w:r w:rsidRPr="00AA0913">
              <w:rPr>
                <w:rFonts w:eastAsia="Calibri" w:cstheme="minorHAnsi"/>
              </w:rPr>
              <w:t xml:space="preserve"> </w:t>
            </w:r>
            <w:proofErr w:type="spellStart"/>
            <w:r w:rsidRPr="00AA0913">
              <w:rPr>
                <w:rFonts w:eastAsia="Calibri" w:cstheme="minorHAnsi"/>
              </w:rPr>
              <w:t>teratur</w:t>
            </w:r>
            <w:proofErr w:type="spellEnd"/>
            <w:r w:rsidRPr="00AA0913">
              <w:rPr>
                <w:rFonts w:eastAsia="Calibri" w:cstheme="minorHAnsi"/>
              </w:rPr>
              <w:t>.</w:t>
            </w:r>
          </w:p>
        </w:tc>
      </w:tr>
      <w:tr w:rsidR="00AA0913" w:rsidRPr="00AA0913" w14:paraId="0FBE0FDF"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5DEEFF96" w14:textId="77777777" w:rsidR="00AA0913" w:rsidRPr="00AA0913" w:rsidRDefault="00AA0913" w:rsidP="00AA0913">
            <w:pPr>
              <w:rPr>
                <w:rFonts w:cstheme="minorHAnsi"/>
              </w:rPr>
            </w:pPr>
            <w:r w:rsidRPr="00AA0913">
              <w:rPr>
                <w:rFonts w:eastAsia="Calibri" w:cstheme="minorHAnsi"/>
                <w:color w:val="000000" w:themeColor="text1"/>
              </w:rPr>
              <w:t>5</w:t>
            </w:r>
          </w:p>
        </w:tc>
        <w:tc>
          <w:tcPr>
            <w:tcW w:w="3554" w:type="dxa"/>
            <w:tcBorders>
              <w:top w:val="single" w:sz="8" w:space="0" w:color="auto"/>
              <w:left w:val="single" w:sz="8" w:space="0" w:color="auto"/>
              <w:bottom w:val="single" w:sz="8" w:space="0" w:color="auto"/>
              <w:right w:val="single" w:sz="8" w:space="0" w:color="auto"/>
            </w:tcBorders>
            <w:tcMar>
              <w:left w:w="108" w:type="dxa"/>
              <w:right w:w="108" w:type="dxa"/>
            </w:tcMar>
          </w:tcPr>
          <w:p w14:paraId="34D0021F" w14:textId="77777777" w:rsidR="00AA0913" w:rsidRPr="00AA0913" w:rsidRDefault="00AA0913" w:rsidP="00AA0913">
            <w:pPr>
              <w:rPr>
                <w:rFonts w:cstheme="minorHAnsi"/>
              </w:rPr>
            </w:pPr>
            <w:r w:rsidRPr="00AA0913">
              <w:rPr>
                <w:rFonts w:eastAsia="Calibri" w:cstheme="minorHAnsi"/>
                <w:color w:val="000000" w:themeColor="text1"/>
              </w:rPr>
              <w:t>Pendidikan</w:t>
            </w:r>
          </w:p>
        </w:tc>
        <w:tc>
          <w:tcPr>
            <w:tcW w:w="4854" w:type="dxa"/>
            <w:tcBorders>
              <w:top w:val="single" w:sz="8" w:space="0" w:color="auto"/>
              <w:left w:val="single" w:sz="8" w:space="0" w:color="auto"/>
              <w:bottom w:val="single" w:sz="8" w:space="0" w:color="auto"/>
              <w:right w:val="single" w:sz="8" w:space="0" w:color="auto"/>
            </w:tcBorders>
            <w:tcMar>
              <w:left w:w="108" w:type="dxa"/>
              <w:right w:w="108" w:type="dxa"/>
            </w:tcMar>
          </w:tcPr>
          <w:p w14:paraId="2AEE36EE" w14:textId="77777777" w:rsidR="00AA0913" w:rsidRPr="00AA0913" w:rsidRDefault="00AA0913" w:rsidP="00AA0913">
            <w:pPr>
              <w:jc w:val="both"/>
              <w:rPr>
                <w:rFonts w:eastAsia="Calibri" w:cstheme="minorHAnsi"/>
              </w:rPr>
            </w:pPr>
            <w:r w:rsidRPr="00AA0913">
              <w:rPr>
                <w:rFonts w:eastAsia="Calibri" w:cstheme="minorHAnsi"/>
              </w:rPr>
              <w:t xml:space="preserve">Prodi Pendidikan Bahasa Mandarin di Universitas Ma Chung </w:t>
            </w:r>
            <w:proofErr w:type="spellStart"/>
            <w:r w:rsidRPr="00AA0913">
              <w:rPr>
                <w:rFonts w:eastAsia="Calibri" w:cstheme="minorHAnsi"/>
              </w:rPr>
              <w:t>akan</w:t>
            </w:r>
            <w:proofErr w:type="spellEnd"/>
            <w:r w:rsidRPr="00AA0913">
              <w:rPr>
                <w:rFonts w:eastAsia="Calibri" w:cstheme="minorHAnsi"/>
              </w:rPr>
              <w:t xml:space="preserve"> </w:t>
            </w:r>
            <w:proofErr w:type="spellStart"/>
            <w:r w:rsidRPr="00AA0913">
              <w:rPr>
                <w:rFonts w:eastAsia="Calibri" w:cstheme="minorHAnsi"/>
              </w:rPr>
              <w:t>memperbaiki</w:t>
            </w:r>
            <w:proofErr w:type="spellEnd"/>
            <w:r w:rsidRPr="00AA0913">
              <w:rPr>
                <w:rFonts w:eastAsia="Calibri" w:cstheme="minorHAnsi"/>
              </w:rPr>
              <w:t xml:space="preserve"> </w:t>
            </w:r>
            <w:proofErr w:type="spellStart"/>
            <w:r w:rsidRPr="00AA0913">
              <w:rPr>
                <w:rFonts w:eastAsia="Calibri" w:cstheme="minorHAnsi"/>
              </w:rPr>
              <w:t>layanan</w:t>
            </w:r>
            <w:proofErr w:type="spellEnd"/>
            <w:r w:rsidRPr="00AA0913">
              <w:rPr>
                <w:rFonts w:eastAsia="Calibri" w:cstheme="minorHAnsi"/>
              </w:rPr>
              <w:t xml:space="preserve"> </w:t>
            </w:r>
            <w:proofErr w:type="spellStart"/>
            <w:r w:rsidRPr="00AA0913">
              <w:rPr>
                <w:rFonts w:eastAsia="Calibri" w:cstheme="minorHAnsi"/>
              </w:rPr>
              <w:t>pembimbingan</w:t>
            </w:r>
            <w:proofErr w:type="spellEnd"/>
            <w:r w:rsidRPr="00AA0913">
              <w:rPr>
                <w:rFonts w:eastAsia="Calibri" w:cstheme="minorHAnsi"/>
              </w:rPr>
              <w:t xml:space="preserve"> </w:t>
            </w:r>
            <w:proofErr w:type="spellStart"/>
            <w:r w:rsidRPr="00AA0913">
              <w:rPr>
                <w:rFonts w:eastAsia="Calibri" w:cstheme="minorHAnsi"/>
              </w:rPr>
              <w:t>akademik</w:t>
            </w:r>
            <w:proofErr w:type="spellEnd"/>
            <w:r w:rsidRPr="00AA0913">
              <w:rPr>
                <w:rFonts w:eastAsia="Calibri" w:cstheme="minorHAnsi"/>
              </w:rPr>
              <w:t xml:space="preserve"> dan </w:t>
            </w:r>
            <w:proofErr w:type="spellStart"/>
            <w:r w:rsidRPr="00AA0913">
              <w:rPr>
                <w:rFonts w:eastAsia="Calibri" w:cstheme="minorHAnsi"/>
              </w:rPr>
              <w:t>magang</w:t>
            </w:r>
            <w:proofErr w:type="spellEnd"/>
            <w:r w:rsidRPr="00AA0913">
              <w:rPr>
                <w:rFonts w:eastAsia="Calibri" w:cstheme="minorHAnsi"/>
              </w:rPr>
              <w:t xml:space="preserve"> </w:t>
            </w:r>
            <w:proofErr w:type="spellStart"/>
            <w:r w:rsidRPr="00AA0913">
              <w:rPr>
                <w:rFonts w:eastAsia="Calibri" w:cstheme="minorHAnsi"/>
              </w:rPr>
              <w:t>kependidikan</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melakukan</w:t>
            </w:r>
            <w:proofErr w:type="spellEnd"/>
            <w:r w:rsidRPr="00AA0913">
              <w:rPr>
                <w:rFonts w:eastAsia="Calibri" w:cstheme="minorHAnsi"/>
              </w:rPr>
              <w:t xml:space="preserve"> </w:t>
            </w:r>
            <w:proofErr w:type="spellStart"/>
            <w:r w:rsidRPr="00AA0913">
              <w:rPr>
                <w:rFonts w:eastAsia="Calibri" w:cstheme="minorHAnsi"/>
              </w:rPr>
              <w:t>evaluasi</w:t>
            </w:r>
            <w:proofErr w:type="spellEnd"/>
            <w:r w:rsidRPr="00AA0913">
              <w:rPr>
                <w:rFonts w:eastAsia="Calibri" w:cstheme="minorHAnsi"/>
              </w:rPr>
              <w:t xml:space="preserve"> </w:t>
            </w:r>
            <w:proofErr w:type="spellStart"/>
            <w:r w:rsidRPr="00AA0913">
              <w:rPr>
                <w:rFonts w:eastAsia="Calibri" w:cstheme="minorHAnsi"/>
              </w:rPr>
              <w:t>terhadap</w:t>
            </w:r>
            <w:proofErr w:type="spellEnd"/>
            <w:r w:rsidRPr="00AA0913">
              <w:rPr>
                <w:rFonts w:eastAsia="Calibri" w:cstheme="minorHAnsi"/>
              </w:rPr>
              <w:t xml:space="preserve"> </w:t>
            </w:r>
            <w:proofErr w:type="spellStart"/>
            <w:r w:rsidRPr="00AA0913">
              <w:rPr>
                <w:rFonts w:eastAsia="Calibri" w:cstheme="minorHAnsi"/>
              </w:rPr>
              <w:t>keberhasilan</w:t>
            </w:r>
            <w:proofErr w:type="spellEnd"/>
            <w:r w:rsidRPr="00AA0913">
              <w:rPr>
                <w:rFonts w:eastAsia="Calibri" w:cstheme="minorHAnsi"/>
              </w:rPr>
              <w:t xml:space="preserve"> </w:t>
            </w:r>
            <w:proofErr w:type="spellStart"/>
            <w:r w:rsidRPr="00AA0913">
              <w:rPr>
                <w:rFonts w:eastAsia="Calibri" w:cstheme="minorHAnsi"/>
              </w:rPr>
              <w:t>pembimbingan</w:t>
            </w:r>
            <w:proofErr w:type="spellEnd"/>
            <w:r w:rsidRPr="00AA0913">
              <w:rPr>
                <w:rFonts w:eastAsia="Calibri" w:cstheme="minorHAnsi"/>
              </w:rPr>
              <w:t xml:space="preserve"> dan </w:t>
            </w:r>
            <w:proofErr w:type="spellStart"/>
            <w:r w:rsidRPr="00AA0913">
              <w:rPr>
                <w:rFonts w:eastAsia="Calibri" w:cstheme="minorHAnsi"/>
              </w:rPr>
              <w:t>menambah</w:t>
            </w:r>
            <w:proofErr w:type="spellEnd"/>
            <w:r w:rsidRPr="00AA0913">
              <w:rPr>
                <w:rFonts w:eastAsia="Calibri" w:cstheme="minorHAnsi"/>
              </w:rPr>
              <w:t xml:space="preserve"> </w:t>
            </w:r>
            <w:proofErr w:type="spellStart"/>
            <w:r w:rsidRPr="00AA0913">
              <w:rPr>
                <w:rFonts w:eastAsia="Calibri" w:cstheme="minorHAnsi"/>
              </w:rPr>
              <w:t>jumlah</w:t>
            </w:r>
            <w:proofErr w:type="spellEnd"/>
            <w:r w:rsidRPr="00AA0913">
              <w:rPr>
                <w:rFonts w:eastAsia="Calibri" w:cstheme="minorHAnsi"/>
              </w:rPr>
              <w:t xml:space="preserve"> </w:t>
            </w:r>
            <w:proofErr w:type="spellStart"/>
            <w:r w:rsidRPr="00AA0913">
              <w:rPr>
                <w:rFonts w:eastAsia="Calibri" w:cstheme="minorHAnsi"/>
              </w:rPr>
              <w:t>pertemuan</w:t>
            </w:r>
            <w:proofErr w:type="spellEnd"/>
            <w:r w:rsidRPr="00AA0913">
              <w:rPr>
                <w:rFonts w:eastAsia="Calibri" w:cstheme="minorHAnsi"/>
              </w:rPr>
              <w:t xml:space="preserve"> dan </w:t>
            </w:r>
            <w:proofErr w:type="spellStart"/>
            <w:r w:rsidRPr="00AA0913">
              <w:rPr>
                <w:rFonts w:eastAsia="Calibri" w:cstheme="minorHAnsi"/>
              </w:rPr>
              <w:t>dosen</w:t>
            </w:r>
            <w:proofErr w:type="spellEnd"/>
            <w:r w:rsidRPr="00AA0913">
              <w:rPr>
                <w:rFonts w:eastAsia="Calibri" w:cstheme="minorHAnsi"/>
              </w:rPr>
              <w:t xml:space="preserve"> </w:t>
            </w:r>
            <w:proofErr w:type="spellStart"/>
            <w:r w:rsidRPr="00AA0913">
              <w:rPr>
                <w:rFonts w:eastAsia="Calibri" w:cstheme="minorHAnsi"/>
              </w:rPr>
              <w:t>pembimbing</w:t>
            </w:r>
            <w:proofErr w:type="spellEnd"/>
            <w:r w:rsidRPr="00AA0913">
              <w:rPr>
                <w:rFonts w:eastAsia="Calibri" w:cstheme="minorHAnsi"/>
              </w:rPr>
              <w:t xml:space="preserve"> </w:t>
            </w:r>
            <w:proofErr w:type="spellStart"/>
            <w:r w:rsidRPr="00AA0913">
              <w:rPr>
                <w:rFonts w:eastAsia="Calibri" w:cstheme="minorHAnsi"/>
              </w:rPr>
              <w:t>magang</w:t>
            </w:r>
            <w:proofErr w:type="spellEnd"/>
            <w:r w:rsidRPr="00AA0913">
              <w:rPr>
                <w:rFonts w:eastAsia="Calibri" w:cstheme="minorHAnsi"/>
              </w:rPr>
              <w:t xml:space="preserve">. Prodi Pendidikan Bahasa Mandarin di Universitas Ma Chung </w:t>
            </w:r>
            <w:proofErr w:type="spellStart"/>
            <w:r w:rsidRPr="00AA0913">
              <w:rPr>
                <w:rFonts w:eastAsia="Calibri" w:cstheme="minorHAnsi"/>
              </w:rPr>
              <w:t>akan</w:t>
            </w:r>
            <w:proofErr w:type="spellEnd"/>
            <w:r w:rsidRPr="00AA0913">
              <w:rPr>
                <w:rFonts w:eastAsia="Calibri" w:cstheme="minorHAnsi"/>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kualitas</w:t>
            </w:r>
            <w:proofErr w:type="spellEnd"/>
            <w:r w:rsidRPr="00AA0913">
              <w:rPr>
                <w:rFonts w:eastAsia="Calibri" w:cstheme="minorHAnsi"/>
              </w:rPr>
              <w:t xml:space="preserve"> </w:t>
            </w:r>
            <w:proofErr w:type="spellStart"/>
            <w:r w:rsidRPr="00AA0913">
              <w:rPr>
                <w:rFonts w:eastAsia="Calibri" w:cstheme="minorHAnsi"/>
              </w:rPr>
              <w:t>layanan</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memperbarui</w:t>
            </w:r>
            <w:proofErr w:type="spellEnd"/>
            <w:r w:rsidRPr="00AA0913">
              <w:rPr>
                <w:rFonts w:eastAsia="Calibri" w:cstheme="minorHAnsi"/>
              </w:rPr>
              <w:t xml:space="preserve"> </w:t>
            </w:r>
            <w:proofErr w:type="spellStart"/>
            <w:r w:rsidRPr="00AA0913">
              <w:rPr>
                <w:rFonts w:eastAsia="Calibri" w:cstheme="minorHAnsi"/>
              </w:rPr>
              <w:t>laboratorium</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kegiatan</w:t>
            </w:r>
            <w:proofErr w:type="spellEnd"/>
            <w:r w:rsidRPr="00AA0913">
              <w:rPr>
                <w:rFonts w:eastAsia="Calibri" w:cstheme="minorHAnsi"/>
              </w:rPr>
              <w:t xml:space="preserve"> microteaching, </w:t>
            </w:r>
            <w:proofErr w:type="spellStart"/>
            <w:r w:rsidRPr="00AA0913">
              <w:rPr>
                <w:rFonts w:eastAsia="Calibri" w:cstheme="minorHAnsi"/>
              </w:rPr>
              <w:t>menambah</w:t>
            </w:r>
            <w:proofErr w:type="spellEnd"/>
            <w:r w:rsidRPr="00AA0913">
              <w:rPr>
                <w:rFonts w:eastAsia="Calibri" w:cstheme="minorHAnsi"/>
              </w:rPr>
              <w:t xml:space="preserve"> </w:t>
            </w:r>
            <w:proofErr w:type="spellStart"/>
            <w:r w:rsidRPr="00AA0913">
              <w:rPr>
                <w:rFonts w:eastAsia="Calibri" w:cstheme="minorHAnsi"/>
              </w:rPr>
              <w:t>jumlah</w:t>
            </w:r>
            <w:proofErr w:type="spellEnd"/>
            <w:r w:rsidRPr="00AA0913">
              <w:rPr>
                <w:rFonts w:eastAsia="Calibri" w:cstheme="minorHAnsi"/>
              </w:rPr>
              <w:t xml:space="preserve"> </w:t>
            </w:r>
            <w:proofErr w:type="spellStart"/>
            <w:r w:rsidRPr="00AA0913">
              <w:rPr>
                <w:rFonts w:eastAsia="Calibri" w:cstheme="minorHAnsi"/>
              </w:rPr>
              <w:t>pertemuan</w:t>
            </w:r>
            <w:proofErr w:type="spellEnd"/>
            <w:r w:rsidRPr="00AA0913">
              <w:rPr>
                <w:rFonts w:eastAsia="Calibri" w:cstheme="minorHAnsi"/>
              </w:rPr>
              <w:t xml:space="preserve"> </w:t>
            </w:r>
            <w:proofErr w:type="spellStart"/>
            <w:r w:rsidRPr="00AA0913">
              <w:rPr>
                <w:rFonts w:eastAsia="Calibri" w:cstheme="minorHAnsi"/>
              </w:rPr>
              <w:t>pembimbingan</w:t>
            </w:r>
            <w:proofErr w:type="spellEnd"/>
            <w:r w:rsidRPr="00AA0913">
              <w:rPr>
                <w:rFonts w:eastAsia="Calibri" w:cstheme="minorHAnsi"/>
              </w:rPr>
              <w:t xml:space="preserve"> dan </w:t>
            </w:r>
            <w:proofErr w:type="spellStart"/>
            <w:r w:rsidRPr="00AA0913">
              <w:rPr>
                <w:rFonts w:eastAsia="Calibri" w:cstheme="minorHAnsi"/>
              </w:rPr>
              <w:t>dosen</w:t>
            </w:r>
            <w:proofErr w:type="spellEnd"/>
            <w:r w:rsidRPr="00AA0913">
              <w:rPr>
                <w:rFonts w:eastAsia="Calibri" w:cstheme="minorHAnsi"/>
              </w:rPr>
              <w:t xml:space="preserve"> </w:t>
            </w:r>
            <w:proofErr w:type="spellStart"/>
            <w:r w:rsidRPr="00AA0913">
              <w:rPr>
                <w:rFonts w:eastAsia="Calibri" w:cstheme="minorHAnsi"/>
              </w:rPr>
              <w:t>pembimbing</w:t>
            </w:r>
            <w:proofErr w:type="spellEnd"/>
            <w:r w:rsidRPr="00AA0913">
              <w:rPr>
                <w:rFonts w:eastAsia="Calibri" w:cstheme="minorHAnsi"/>
              </w:rPr>
              <w:t xml:space="preserve"> </w:t>
            </w:r>
            <w:proofErr w:type="spellStart"/>
            <w:r w:rsidRPr="00AA0913">
              <w:rPr>
                <w:rFonts w:eastAsia="Calibri" w:cstheme="minorHAnsi"/>
              </w:rPr>
              <w:t>magang</w:t>
            </w:r>
            <w:proofErr w:type="spellEnd"/>
            <w:r w:rsidRPr="00AA0913">
              <w:rPr>
                <w:rFonts w:eastAsia="Calibri" w:cstheme="minorHAnsi"/>
              </w:rPr>
              <w:t xml:space="preserve">, </w:t>
            </w:r>
            <w:proofErr w:type="spellStart"/>
            <w:r w:rsidRPr="00AA0913">
              <w:rPr>
                <w:rFonts w:eastAsia="Calibri" w:cstheme="minorHAnsi"/>
              </w:rPr>
              <w:t>serta</w:t>
            </w:r>
            <w:proofErr w:type="spellEnd"/>
            <w:r w:rsidRPr="00AA0913">
              <w:rPr>
                <w:rFonts w:eastAsia="Calibri" w:cstheme="minorHAnsi"/>
              </w:rPr>
              <w:t xml:space="preserve"> </w:t>
            </w:r>
            <w:proofErr w:type="spellStart"/>
            <w:r w:rsidRPr="00AA0913">
              <w:rPr>
                <w:rFonts w:eastAsia="Calibri" w:cstheme="minorHAnsi"/>
              </w:rPr>
              <w:t>melakukan</w:t>
            </w:r>
            <w:proofErr w:type="spellEnd"/>
            <w:r w:rsidRPr="00AA0913">
              <w:rPr>
                <w:rFonts w:eastAsia="Calibri" w:cstheme="minorHAnsi"/>
              </w:rPr>
              <w:t xml:space="preserve"> </w:t>
            </w:r>
            <w:proofErr w:type="spellStart"/>
            <w:r w:rsidRPr="00AA0913">
              <w:rPr>
                <w:rFonts w:eastAsia="Calibri" w:cstheme="minorHAnsi"/>
              </w:rPr>
              <w:t>evaluasi</w:t>
            </w:r>
            <w:proofErr w:type="spellEnd"/>
            <w:r w:rsidRPr="00AA0913">
              <w:rPr>
                <w:rFonts w:eastAsia="Calibri" w:cstheme="minorHAnsi"/>
              </w:rPr>
              <w:t xml:space="preserve"> </w:t>
            </w:r>
            <w:proofErr w:type="spellStart"/>
            <w:r w:rsidRPr="00AA0913">
              <w:rPr>
                <w:rFonts w:eastAsia="Calibri" w:cstheme="minorHAnsi"/>
              </w:rPr>
              <w:t>terhadap</w:t>
            </w:r>
            <w:proofErr w:type="spellEnd"/>
            <w:r w:rsidRPr="00AA0913">
              <w:rPr>
                <w:rFonts w:eastAsia="Calibri" w:cstheme="minorHAnsi"/>
              </w:rPr>
              <w:t xml:space="preserve"> </w:t>
            </w:r>
            <w:proofErr w:type="spellStart"/>
            <w:r w:rsidRPr="00AA0913">
              <w:rPr>
                <w:rFonts w:eastAsia="Calibri" w:cstheme="minorHAnsi"/>
              </w:rPr>
              <w:t>keberhasilan</w:t>
            </w:r>
            <w:proofErr w:type="spellEnd"/>
            <w:r w:rsidRPr="00AA0913">
              <w:rPr>
                <w:rFonts w:eastAsia="Calibri" w:cstheme="minorHAnsi"/>
              </w:rPr>
              <w:t xml:space="preserve"> </w:t>
            </w:r>
            <w:proofErr w:type="spellStart"/>
            <w:r w:rsidRPr="00AA0913">
              <w:rPr>
                <w:rFonts w:eastAsia="Calibri" w:cstheme="minorHAnsi"/>
              </w:rPr>
              <w:t>pembimbingan</w:t>
            </w:r>
            <w:proofErr w:type="spellEnd"/>
            <w:r w:rsidRPr="00AA0913">
              <w:rPr>
                <w:rFonts w:eastAsia="Calibri" w:cstheme="minorHAnsi"/>
              </w:rPr>
              <w:t xml:space="preserve">. </w:t>
            </w:r>
            <w:proofErr w:type="spellStart"/>
            <w:r w:rsidRPr="00AA0913">
              <w:rPr>
                <w:rFonts w:eastAsia="Calibri" w:cstheme="minorHAnsi"/>
              </w:rPr>
              <w:t>Selain</w:t>
            </w:r>
            <w:proofErr w:type="spellEnd"/>
            <w:r w:rsidRPr="00AA0913">
              <w:rPr>
                <w:rFonts w:eastAsia="Calibri" w:cstheme="minorHAnsi"/>
              </w:rPr>
              <w:t xml:space="preserve"> </w:t>
            </w:r>
            <w:proofErr w:type="spellStart"/>
            <w:r w:rsidRPr="00AA0913">
              <w:rPr>
                <w:rFonts w:eastAsia="Calibri" w:cstheme="minorHAnsi"/>
              </w:rPr>
              <w:t>itu</w:t>
            </w:r>
            <w:proofErr w:type="spellEnd"/>
            <w:r w:rsidRPr="00AA0913">
              <w:rPr>
                <w:rFonts w:eastAsia="Calibri" w:cstheme="minorHAnsi"/>
              </w:rPr>
              <w:t xml:space="preserve">, </w:t>
            </w:r>
            <w:proofErr w:type="spellStart"/>
            <w:r w:rsidRPr="00AA0913">
              <w:rPr>
                <w:rFonts w:eastAsia="Calibri" w:cstheme="minorHAnsi"/>
              </w:rPr>
              <w:t>koordinasi</w:t>
            </w:r>
            <w:proofErr w:type="spellEnd"/>
            <w:r w:rsidRPr="00AA0913">
              <w:rPr>
                <w:rFonts w:eastAsia="Calibri" w:cstheme="minorHAnsi"/>
              </w:rPr>
              <w:t xml:space="preserve"> yang </w:t>
            </w:r>
            <w:proofErr w:type="spellStart"/>
            <w:r w:rsidRPr="00AA0913">
              <w:rPr>
                <w:rFonts w:eastAsia="Calibri" w:cstheme="minorHAnsi"/>
              </w:rPr>
              <w:t>baik</w:t>
            </w:r>
            <w:proofErr w:type="spellEnd"/>
            <w:r w:rsidRPr="00AA0913">
              <w:rPr>
                <w:rFonts w:eastAsia="Calibri" w:cstheme="minorHAnsi"/>
              </w:rPr>
              <w:t xml:space="preserve"> </w:t>
            </w:r>
            <w:proofErr w:type="spellStart"/>
            <w:r w:rsidRPr="00AA0913">
              <w:rPr>
                <w:rFonts w:eastAsia="Calibri" w:cstheme="minorHAnsi"/>
              </w:rPr>
              <w:t>antara</w:t>
            </w:r>
            <w:proofErr w:type="spellEnd"/>
            <w:r w:rsidRPr="00AA0913">
              <w:rPr>
                <w:rFonts w:eastAsia="Calibri" w:cstheme="minorHAnsi"/>
              </w:rPr>
              <w:t xml:space="preserve"> </w:t>
            </w:r>
            <w:proofErr w:type="spellStart"/>
            <w:r w:rsidRPr="00AA0913">
              <w:rPr>
                <w:rFonts w:eastAsia="Calibri" w:cstheme="minorHAnsi"/>
              </w:rPr>
              <w:t>dosen</w:t>
            </w:r>
            <w:proofErr w:type="spellEnd"/>
            <w:r w:rsidRPr="00AA0913">
              <w:rPr>
                <w:rFonts w:eastAsia="Calibri" w:cstheme="minorHAnsi"/>
              </w:rPr>
              <w:t xml:space="preserve"> </w:t>
            </w:r>
            <w:proofErr w:type="spellStart"/>
            <w:r w:rsidRPr="00AA0913">
              <w:rPr>
                <w:rFonts w:eastAsia="Calibri" w:cstheme="minorHAnsi"/>
              </w:rPr>
              <w:t>pembimbing</w:t>
            </w:r>
            <w:proofErr w:type="spellEnd"/>
            <w:r w:rsidRPr="00AA0913">
              <w:rPr>
                <w:rFonts w:eastAsia="Calibri" w:cstheme="minorHAnsi"/>
              </w:rPr>
              <w:t xml:space="preserve"> dan </w:t>
            </w:r>
            <w:proofErr w:type="spellStart"/>
            <w:r w:rsidRPr="00AA0913">
              <w:rPr>
                <w:rFonts w:eastAsia="Calibri" w:cstheme="minorHAnsi"/>
              </w:rPr>
              <w:t>mahasiswa</w:t>
            </w:r>
            <w:proofErr w:type="spellEnd"/>
            <w:r w:rsidRPr="00AA0913">
              <w:rPr>
                <w:rFonts w:eastAsia="Calibri" w:cstheme="minorHAnsi"/>
              </w:rPr>
              <w:t xml:space="preserve"> </w:t>
            </w:r>
            <w:proofErr w:type="spellStart"/>
            <w:r w:rsidRPr="00AA0913">
              <w:rPr>
                <w:rFonts w:eastAsia="Calibri" w:cstheme="minorHAnsi"/>
              </w:rPr>
              <w:t>akan</w:t>
            </w:r>
            <w:proofErr w:type="spellEnd"/>
            <w:r w:rsidRPr="00AA0913">
              <w:rPr>
                <w:rFonts w:eastAsia="Calibri" w:cstheme="minorHAnsi"/>
              </w:rPr>
              <w:t xml:space="preserve"> </w:t>
            </w:r>
            <w:proofErr w:type="spellStart"/>
            <w:r w:rsidRPr="00AA0913">
              <w:rPr>
                <w:rFonts w:eastAsia="Calibri" w:cstheme="minorHAnsi"/>
              </w:rPr>
              <w:t>ditingkatkan</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mengatasi</w:t>
            </w:r>
            <w:proofErr w:type="spellEnd"/>
            <w:r w:rsidRPr="00AA0913">
              <w:rPr>
                <w:rFonts w:eastAsia="Calibri" w:cstheme="minorHAnsi"/>
              </w:rPr>
              <w:t xml:space="preserve"> </w:t>
            </w:r>
            <w:proofErr w:type="spellStart"/>
            <w:r w:rsidRPr="00AA0913">
              <w:rPr>
                <w:rFonts w:eastAsia="Calibri" w:cstheme="minorHAnsi"/>
              </w:rPr>
              <w:t>keterbatasan</w:t>
            </w:r>
            <w:proofErr w:type="spellEnd"/>
            <w:r w:rsidRPr="00AA0913">
              <w:rPr>
                <w:rFonts w:eastAsia="Calibri" w:cstheme="minorHAnsi"/>
              </w:rPr>
              <w:t xml:space="preserve"> </w:t>
            </w:r>
            <w:proofErr w:type="spellStart"/>
            <w:r w:rsidRPr="00AA0913">
              <w:rPr>
                <w:rFonts w:eastAsia="Calibri" w:cstheme="minorHAnsi"/>
              </w:rPr>
              <w:t>waktu</w:t>
            </w:r>
            <w:proofErr w:type="spellEnd"/>
            <w:r w:rsidRPr="00AA0913">
              <w:rPr>
                <w:rFonts w:eastAsia="Calibri" w:cstheme="minorHAnsi"/>
              </w:rPr>
              <w:t xml:space="preserve"> dan </w:t>
            </w:r>
            <w:proofErr w:type="spellStart"/>
            <w:r w:rsidRPr="00AA0913">
              <w:rPr>
                <w:rFonts w:eastAsia="Calibri" w:cstheme="minorHAnsi"/>
              </w:rPr>
              <w:t>jadwal</w:t>
            </w:r>
            <w:proofErr w:type="spellEnd"/>
            <w:r w:rsidRPr="00AA0913">
              <w:rPr>
                <w:rFonts w:eastAsia="Calibri" w:cstheme="minorHAnsi"/>
              </w:rPr>
              <w:t xml:space="preserve"> </w:t>
            </w:r>
            <w:proofErr w:type="spellStart"/>
            <w:r w:rsidRPr="00AA0913">
              <w:rPr>
                <w:rFonts w:eastAsia="Calibri" w:cstheme="minorHAnsi"/>
              </w:rPr>
              <w:t>perkuliahan</w:t>
            </w:r>
            <w:proofErr w:type="spellEnd"/>
            <w:r w:rsidRPr="00AA0913">
              <w:rPr>
                <w:rFonts w:eastAsia="Calibri" w:cstheme="minorHAnsi"/>
              </w:rPr>
              <w:t>.</w:t>
            </w:r>
          </w:p>
        </w:tc>
      </w:tr>
      <w:tr w:rsidR="00AA0913" w:rsidRPr="00AA0913" w14:paraId="43EC55CA"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09739576" w14:textId="77777777" w:rsidR="00AA0913" w:rsidRPr="00AA0913" w:rsidRDefault="00AA0913" w:rsidP="00AA0913">
            <w:pPr>
              <w:rPr>
                <w:rFonts w:cstheme="minorHAnsi"/>
              </w:rPr>
            </w:pPr>
            <w:r w:rsidRPr="00AA0913">
              <w:rPr>
                <w:rFonts w:eastAsia="Calibri" w:cstheme="minorHAnsi"/>
                <w:color w:val="000000" w:themeColor="text1"/>
              </w:rPr>
              <w:t>6</w:t>
            </w:r>
          </w:p>
        </w:tc>
        <w:tc>
          <w:tcPr>
            <w:tcW w:w="3554" w:type="dxa"/>
            <w:tcBorders>
              <w:top w:val="single" w:sz="8" w:space="0" w:color="auto"/>
              <w:left w:val="single" w:sz="8" w:space="0" w:color="auto"/>
              <w:bottom w:val="single" w:sz="8" w:space="0" w:color="auto"/>
              <w:right w:val="single" w:sz="8" w:space="0" w:color="auto"/>
            </w:tcBorders>
            <w:tcMar>
              <w:left w:w="108" w:type="dxa"/>
              <w:right w:w="108" w:type="dxa"/>
            </w:tcMar>
          </w:tcPr>
          <w:p w14:paraId="3239933B" w14:textId="77777777" w:rsidR="00AA0913" w:rsidRPr="00AA0913" w:rsidRDefault="00AA0913" w:rsidP="00AA0913">
            <w:pPr>
              <w:rPr>
                <w:rFonts w:cstheme="minorHAnsi"/>
              </w:rPr>
            </w:pPr>
            <w:proofErr w:type="spellStart"/>
            <w:r w:rsidRPr="00AA0913">
              <w:rPr>
                <w:rFonts w:eastAsia="Calibri" w:cstheme="minorHAnsi"/>
                <w:color w:val="000000" w:themeColor="text1"/>
              </w:rPr>
              <w:t>Penelitian</w:t>
            </w:r>
            <w:proofErr w:type="spellEnd"/>
          </w:p>
        </w:tc>
        <w:tc>
          <w:tcPr>
            <w:tcW w:w="4854" w:type="dxa"/>
            <w:tcBorders>
              <w:top w:val="single" w:sz="8" w:space="0" w:color="auto"/>
              <w:left w:val="single" w:sz="8" w:space="0" w:color="auto"/>
              <w:bottom w:val="single" w:sz="8" w:space="0" w:color="auto"/>
              <w:right w:val="single" w:sz="8" w:space="0" w:color="auto"/>
            </w:tcBorders>
            <w:tcMar>
              <w:left w:w="108" w:type="dxa"/>
              <w:right w:w="108" w:type="dxa"/>
            </w:tcMar>
          </w:tcPr>
          <w:p w14:paraId="65D1FD39" w14:textId="77777777" w:rsidR="00AA0913" w:rsidRPr="00AA0913" w:rsidRDefault="00AA0913" w:rsidP="00AA0913">
            <w:pPr>
              <w:jc w:val="both"/>
              <w:rPr>
                <w:rFonts w:eastAsia="Calibri" w:cstheme="minorHAnsi"/>
              </w:rPr>
            </w:pPr>
            <w:proofErr w:type="spellStart"/>
            <w:r w:rsidRPr="00AA0913">
              <w:rPr>
                <w:rFonts w:eastAsia="Calibri" w:cstheme="minorHAnsi"/>
              </w:rPr>
              <w:t>Menjalin</w:t>
            </w:r>
            <w:proofErr w:type="spellEnd"/>
            <w:r w:rsidRPr="00AA0913">
              <w:rPr>
                <w:rFonts w:eastAsia="Calibri" w:cstheme="minorHAnsi"/>
              </w:rPr>
              <w:t xml:space="preserve"> </w:t>
            </w:r>
            <w:proofErr w:type="spellStart"/>
            <w:r w:rsidRPr="00AA0913">
              <w:rPr>
                <w:rFonts w:eastAsia="Calibri" w:cstheme="minorHAnsi"/>
              </w:rPr>
              <w:t>kerjasama</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perguruan</w:t>
            </w:r>
            <w:proofErr w:type="spellEnd"/>
            <w:r w:rsidRPr="00AA0913">
              <w:rPr>
                <w:rFonts w:eastAsia="Calibri" w:cstheme="minorHAnsi"/>
              </w:rPr>
              <w:t xml:space="preserve"> </w:t>
            </w:r>
            <w:proofErr w:type="spellStart"/>
            <w:r w:rsidRPr="00AA0913">
              <w:rPr>
                <w:rFonts w:eastAsia="Calibri" w:cstheme="minorHAnsi"/>
              </w:rPr>
              <w:t>tinggi</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lembaga</w:t>
            </w:r>
            <w:proofErr w:type="spellEnd"/>
            <w:r w:rsidRPr="00AA0913">
              <w:rPr>
                <w:rFonts w:eastAsia="Calibri" w:cstheme="minorHAnsi"/>
              </w:rPr>
              <w:t xml:space="preserve"> di </w:t>
            </w:r>
            <w:proofErr w:type="spellStart"/>
            <w:r w:rsidRPr="00AA0913">
              <w:rPr>
                <w:rFonts w:eastAsia="Calibri" w:cstheme="minorHAnsi"/>
              </w:rPr>
              <w:t>luar</w:t>
            </w:r>
            <w:proofErr w:type="spellEnd"/>
            <w:r w:rsidRPr="00AA0913">
              <w:rPr>
                <w:rFonts w:eastAsia="Calibri" w:cstheme="minorHAnsi"/>
              </w:rPr>
              <w:t xml:space="preserve"> negeri. Kerjasama </w:t>
            </w:r>
            <w:proofErr w:type="spellStart"/>
            <w:r w:rsidRPr="00AA0913">
              <w:rPr>
                <w:rFonts w:eastAsia="Calibri" w:cstheme="minorHAnsi"/>
              </w:rPr>
              <w:t>ini</w:t>
            </w:r>
            <w:proofErr w:type="spellEnd"/>
            <w:r w:rsidRPr="00AA0913">
              <w:rPr>
                <w:rFonts w:eastAsia="Calibri" w:cstheme="minorHAnsi"/>
              </w:rPr>
              <w:t xml:space="preserve"> </w:t>
            </w:r>
            <w:proofErr w:type="spellStart"/>
            <w:r w:rsidRPr="00AA0913">
              <w:rPr>
                <w:rFonts w:eastAsia="Calibri" w:cstheme="minorHAnsi"/>
              </w:rPr>
              <w:t>dapat</w:t>
            </w:r>
            <w:proofErr w:type="spellEnd"/>
            <w:r w:rsidRPr="00AA0913">
              <w:rPr>
                <w:rFonts w:eastAsia="Calibri" w:cstheme="minorHAnsi"/>
              </w:rPr>
              <w:t xml:space="preserve"> </w:t>
            </w:r>
            <w:proofErr w:type="spellStart"/>
            <w:r w:rsidRPr="00AA0913">
              <w:rPr>
                <w:rFonts w:eastAsia="Calibri" w:cstheme="minorHAnsi"/>
              </w:rPr>
              <w:t>berupa</w:t>
            </w:r>
            <w:proofErr w:type="spellEnd"/>
            <w:r w:rsidRPr="00AA0913">
              <w:rPr>
                <w:rFonts w:eastAsia="Calibri" w:cstheme="minorHAnsi"/>
              </w:rPr>
              <w:t xml:space="preserve"> </w:t>
            </w:r>
            <w:proofErr w:type="spellStart"/>
            <w:r w:rsidRPr="00AA0913">
              <w:rPr>
                <w:rFonts w:eastAsia="Calibri" w:cstheme="minorHAnsi"/>
              </w:rPr>
              <w:t>penelitian</w:t>
            </w:r>
            <w:proofErr w:type="spellEnd"/>
            <w:r w:rsidRPr="00AA0913">
              <w:rPr>
                <w:rFonts w:eastAsia="Calibri" w:cstheme="minorHAnsi"/>
              </w:rPr>
              <w:t xml:space="preserve"> </w:t>
            </w:r>
            <w:proofErr w:type="spellStart"/>
            <w:r w:rsidRPr="00AA0913">
              <w:rPr>
                <w:rFonts w:eastAsia="Calibri" w:cstheme="minorHAnsi"/>
              </w:rPr>
              <w:t>bersama</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program </w:t>
            </w:r>
            <w:proofErr w:type="spellStart"/>
            <w:r w:rsidRPr="00AA0913">
              <w:rPr>
                <w:rFonts w:eastAsia="Calibri" w:cstheme="minorHAnsi"/>
              </w:rPr>
              <w:t>pertukaran</w:t>
            </w:r>
            <w:proofErr w:type="spellEnd"/>
            <w:r w:rsidRPr="00AA0913">
              <w:rPr>
                <w:rFonts w:eastAsia="Calibri" w:cstheme="minorHAnsi"/>
              </w:rPr>
              <w:t xml:space="preserve"> </w:t>
            </w:r>
            <w:proofErr w:type="spellStart"/>
            <w:r w:rsidRPr="00AA0913">
              <w:rPr>
                <w:rFonts w:eastAsia="Calibri" w:cstheme="minorHAnsi"/>
              </w:rPr>
              <w:t>dosen</w:t>
            </w:r>
            <w:proofErr w:type="spellEnd"/>
            <w:r w:rsidRPr="00AA0913">
              <w:rPr>
                <w:rFonts w:eastAsia="Calibri" w:cstheme="minorHAnsi"/>
              </w:rPr>
              <w:t xml:space="preserve"> dan </w:t>
            </w:r>
            <w:proofErr w:type="spellStart"/>
            <w:r w:rsidRPr="00AA0913">
              <w:rPr>
                <w:rFonts w:eastAsia="Calibri" w:cstheme="minorHAnsi"/>
              </w:rPr>
              <w:t>mahasiswa</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kerjasama</w:t>
            </w:r>
            <w:proofErr w:type="spellEnd"/>
            <w:r w:rsidRPr="00AA0913">
              <w:rPr>
                <w:rFonts w:eastAsia="Calibri" w:cstheme="minorHAnsi"/>
              </w:rPr>
              <w:t xml:space="preserve"> </w:t>
            </w:r>
            <w:proofErr w:type="spellStart"/>
            <w:r w:rsidRPr="00AA0913">
              <w:rPr>
                <w:rFonts w:eastAsia="Calibri" w:cstheme="minorHAnsi"/>
              </w:rPr>
              <w:t>ini</w:t>
            </w:r>
            <w:proofErr w:type="spellEnd"/>
            <w:r w:rsidRPr="00AA0913">
              <w:rPr>
                <w:rFonts w:eastAsia="Calibri" w:cstheme="minorHAnsi"/>
              </w:rPr>
              <w:t xml:space="preserve">, </w:t>
            </w:r>
            <w:proofErr w:type="spellStart"/>
            <w:r w:rsidRPr="00AA0913">
              <w:rPr>
                <w:rFonts w:eastAsia="Calibri" w:cstheme="minorHAnsi"/>
              </w:rPr>
              <w:t>diharapkan</w:t>
            </w:r>
            <w:proofErr w:type="spellEnd"/>
            <w:r w:rsidRPr="00AA0913">
              <w:rPr>
                <w:rFonts w:eastAsia="Calibri" w:cstheme="minorHAnsi"/>
              </w:rPr>
              <w:t xml:space="preserve"> </w:t>
            </w:r>
            <w:proofErr w:type="spellStart"/>
            <w:r w:rsidRPr="00AA0913">
              <w:rPr>
                <w:rFonts w:eastAsia="Calibri" w:cstheme="minorHAnsi"/>
              </w:rPr>
              <w:lastRenderedPageBreak/>
              <w:t>dapat</w:t>
            </w:r>
            <w:proofErr w:type="spellEnd"/>
            <w:r w:rsidRPr="00AA0913">
              <w:rPr>
                <w:rFonts w:eastAsia="Calibri" w:cstheme="minorHAnsi"/>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kualitas</w:t>
            </w:r>
            <w:proofErr w:type="spellEnd"/>
            <w:r w:rsidRPr="00AA0913">
              <w:rPr>
                <w:rFonts w:eastAsia="Calibri" w:cstheme="minorHAnsi"/>
              </w:rPr>
              <w:t xml:space="preserve"> dan </w:t>
            </w:r>
            <w:proofErr w:type="spellStart"/>
            <w:r w:rsidRPr="00AA0913">
              <w:rPr>
                <w:rFonts w:eastAsia="Calibri" w:cstheme="minorHAnsi"/>
              </w:rPr>
              <w:t>jangkauan</w:t>
            </w:r>
            <w:proofErr w:type="spellEnd"/>
            <w:r w:rsidRPr="00AA0913">
              <w:rPr>
                <w:rFonts w:eastAsia="Calibri" w:cstheme="minorHAnsi"/>
              </w:rPr>
              <w:t xml:space="preserve"> </w:t>
            </w:r>
            <w:proofErr w:type="spellStart"/>
            <w:r w:rsidRPr="00AA0913">
              <w:rPr>
                <w:rFonts w:eastAsia="Calibri" w:cstheme="minorHAnsi"/>
              </w:rPr>
              <w:t>penelitian</w:t>
            </w:r>
            <w:proofErr w:type="spellEnd"/>
            <w:r w:rsidRPr="00AA0913">
              <w:rPr>
                <w:rFonts w:eastAsia="Calibri" w:cstheme="minorHAnsi"/>
              </w:rPr>
              <w:t xml:space="preserve">. </w:t>
            </w:r>
            <w:proofErr w:type="spellStart"/>
            <w:r w:rsidRPr="00AA0913">
              <w:rPr>
                <w:rFonts w:eastAsia="Calibri" w:cstheme="minorHAnsi"/>
              </w:rPr>
              <w:t>Diharapkan</w:t>
            </w:r>
            <w:proofErr w:type="spellEnd"/>
            <w:r w:rsidRPr="00AA0913">
              <w:rPr>
                <w:rFonts w:eastAsia="Calibri" w:cstheme="minorHAnsi"/>
              </w:rPr>
              <w:t xml:space="preserve"> </w:t>
            </w:r>
            <w:proofErr w:type="spellStart"/>
            <w:r w:rsidRPr="00AA0913">
              <w:rPr>
                <w:rFonts w:eastAsia="Calibri" w:cstheme="minorHAnsi"/>
              </w:rPr>
              <w:t>kerjasama</w:t>
            </w:r>
            <w:proofErr w:type="spellEnd"/>
            <w:r w:rsidRPr="00AA0913">
              <w:rPr>
                <w:rFonts w:eastAsia="Calibri" w:cstheme="minorHAnsi"/>
              </w:rPr>
              <w:t xml:space="preserve"> </w:t>
            </w:r>
            <w:proofErr w:type="spellStart"/>
            <w:r w:rsidRPr="00AA0913">
              <w:rPr>
                <w:rFonts w:eastAsia="Calibri" w:cstheme="minorHAnsi"/>
              </w:rPr>
              <w:t>ini</w:t>
            </w:r>
            <w:proofErr w:type="spellEnd"/>
            <w:r w:rsidRPr="00AA0913">
              <w:rPr>
                <w:rFonts w:eastAsia="Calibri" w:cstheme="minorHAnsi"/>
              </w:rPr>
              <w:t xml:space="preserve"> </w:t>
            </w:r>
            <w:proofErr w:type="spellStart"/>
            <w:r w:rsidRPr="00AA0913">
              <w:rPr>
                <w:rFonts w:eastAsia="Calibri" w:cstheme="minorHAnsi"/>
              </w:rPr>
              <w:t>akan</w:t>
            </w:r>
            <w:proofErr w:type="spellEnd"/>
            <w:r w:rsidRPr="00AA0913">
              <w:rPr>
                <w:rFonts w:eastAsia="Calibri" w:cstheme="minorHAnsi"/>
              </w:rPr>
              <w:t xml:space="preserve"> </w:t>
            </w:r>
            <w:proofErr w:type="spellStart"/>
            <w:r w:rsidRPr="00AA0913">
              <w:rPr>
                <w:rFonts w:eastAsia="Calibri" w:cstheme="minorHAnsi"/>
              </w:rPr>
              <w:t>membuahkan</w:t>
            </w:r>
            <w:proofErr w:type="spellEnd"/>
            <w:r w:rsidRPr="00AA0913">
              <w:rPr>
                <w:rFonts w:eastAsia="Calibri" w:cstheme="minorHAnsi"/>
              </w:rPr>
              <w:t xml:space="preserve"> </w:t>
            </w:r>
            <w:proofErr w:type="spellStart"/>
            <w:r w:rsidRPr="00AA0913">
              <w:rPr>
                <w:rFonts w:eastAsia="Calibri" w:cstheme="minorHAnsi"/>
              </w:rPr>
              <w:t>rencana</w:t>
            </w:r>
            <w:proofErr w:type="spellEnd"/>
            <w:r w:rsidRPr="00AA0913">
              <w:rPr>
                <w:rFonts w:eastAsia="Calibri" w:cstheme="minorHAnsi"/>
              </w:rPr>
              <w:t xml:space="preserve"> </w:t>
            </w:r>
            <w:proofErr w:type="spellStart"/>
            <w:r w:rsidRPr="00AA0913">
              <w:rPr>
                <w:rFonts w:eastAsia="Calibri" w:cstheme="minorHAnsi"/>
              </w:rPr>
              <w:t>penelitian</w:t>
            </w:r>
            <w:proofErr w:type="spellEnd"/>
            <w:r w:rsidRPr="00AA0913">
              <w:rPr>
                <w:rFonts w:eastAsia="Calibri" w:cstheme="minorHAnsi"/>
              </w:rPr>
              <w:t xml:space="preserve"> yang </w:t>
            </w:r>
            <w:proofErr w:type="spellStart"/>
            <w:r w:rsidRPr="00AA0913">
              <w:rPr>
                <w:rFonts w:eastAsia="Calibri" w:cstheme="minorHAnsi"/>
              </w:rPr>
              <w:t>bisa</w:t>
            </w:r>
            <w:proofErr w:type="spellEnd"/>
            <w:r w:rsidRPr="00AA0913">
              <w:rPr>
                <w:rFonts w:eastAsia="Calibri" w:cstheme="minorHAnsi"/>
              </w:rPr>
              <w:t xml:space="preserve"> </w:t>
            </w:r>
            <w:proofErr w:type="spellStart"/>
            <w:r w:rsidRPr="00AA0913">
              <w:rPr>
                <w:rFonts w:eastAsia="Calibri" w:cstheme="minorHAnsi"/>
              </w:rPr>
              <w:t>mendorong</w:t>
            </w:r>
            <w:proofErr w:type="spellEnd"/>
            <w:r w:rsidRPr="00AA0913">
              <w:rPr>
                <w:rFonts w:eastAsia="Calibri" w:cstheme="minorHAnsi"/>
              </w:rPr>
              <w:t xml:space="preserve"> </w:t>
            </w:r>
            <w:proofErr w:type="spellStart"/>
            <w:r w:rsidRPr="00AA0913">
              <w:rPr>
                <w:rFonts w:eastAsia="Calibri" w:cstheme="minorHAnsi"/>
              </w:rPr>
              <w:t>khususnya</w:t>
            </w:r>
            <w:proofErr w:type="spellEnd"/>
            <w:r w:rsidRPr="00AA0913">
              <w:rPr>
                <w:rFonts w:eastAsia="Calibri" w:cstheme="minorHAnsi"/>
              </w:rPr>
              <w:t xml:space="preserve"> </w:t>
            </w:r>
            <w:proofErr w:type="spellStart"/>
            <w:r w:rsidRPr="00AA0913">
              <w:rPr>
                <w:rFonts w:eastAsia="Calibri" w:cstheme="minorHAnsi"/>
              </w:rPr>
              <w:t>perolehan</w:t>
            </w:r>
            <w:proofErr w:type="spellEnd"/>
            <w:r w:rsidRPr="00AA0913">
              <w:rPr>
                <w:rFonts w:eastAsia="Calibri" w:cstheme="minorHAnsi"/>
              </w:rPr>
              <w:t xml:space="preserve"> </w:t>
            </w:r>
            <w:proofErr w:type="spellStart"/>
            <w:r w:rsidRPr="00AA0913">
              <w:rPr>
                <w:rFonts w:eastAsia="Calibri" w:cstheme="minorHAnsi"/>
              </w:rPr>
              <w:t>hibah</w:t>
            </w:r>
            <w:proofErr w:type="spellEnd"/>
            <w:r w:rsidRPr="00AA0913">
              <w:rPr>
                <w:rFonts w:eastAsia="Calibri" w:cstheme="minorHAnsi"/>
              </w:rPr>
              <w:t xml:space="preserve"> </w:t>
            </w:r>
            <w:proofErr w:type="spellStart"/>
            <w:r w:rsidRPr="00AA0913">
              <w:rPr>
                <w:rFonts w:eastAsia="Calibri" w:cstheme="minorHAnsi"/>
              </w:rPr>
              <w:t>eksternal</w:t>
            </w:r>
            <w:proofErr w:type="spellEnd"/>
            <w:r w:rsidRPr="00AA0913">
              <w:rPr>
                <w:rFonts w:eastAsia="Calibri" w:cstheme="minorHAnsi"/>
              </w:rPr>
              <w:t xml:space="preserve"> </w:t>
            </w:r>
            <w:proofErr w:type="spellStart"/>
            <w:r w:rsidRPr="00AA0913">
              <w:rPr>
                <w:rFonts w:eastAsia="Calibri" w:cstheme="minorHAnsi"/>
              </w:rPr>
              <w:t>seperti</w:t>
            </w:r>
            <w:proofErr w:type="spellEnd"/>
            <w:r w:rsidRPr="00AA0913">
              <w:rPr>
                <w:rFonts w:eastAsia="Calibri" w:cstheme="minorHAnsi"/>
              </w:rPr>
              <w:t xml:space="preserve"> Kementerian </w:t>
            </w:r>
            <w:proofErr w:type="spellStart"/>
            <w:r w:rsidRPr="00AA0913">
              <w:rPr>
                <w:rFonts w:eastAsia="Calibri" w:cstheme="minorHAnsi"/>
              </w:rPr>
              <w:t>Riset</w:t>
            </w:r>
            <w:proofErr w:type="spellEnd"/>
            <w:r w:rsidRPr="00AA0913">
              <w:rPr>
                <w:rFonts w:eastAsia="Calibri" w:cstheme="minorHAnsi"/>
              </w:rPr>
              <w:t xml:space="preserve"> dan </w:t>
            </w:r>
            <w:proofErr w:type="spellStart"/>
            <w:r w:rsidRPr="00AA0913">
              <w:rPr>
                <w:rFonts w:eastAsia="Calibri" w:cstheme="minorHAnsi"/>
              </w:rPr>
              <w:t>Teknologi</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bahkan</w:t>
            </w:r>
            <w:proofErr w:type="spellEnd"/>
            <w:r w:rsidRPr="00AA0913">
              <w:rPr>
                <w:rFonts w:eastAsia="Calibri" w:cstheme="minorHAnsi"/>
              </w:rPr>
              <w:t xml:space="preserve"> </w:t>
            </w:r>
            <w:proofErr w:type="spellStart"/>
            <w:r w:rsidRPr="00AA0913">
              <w:rPr>
                <w:rFonts w:eastAsia="Calibri" w:cstheme="minorHAnsi"/>
              </w:rPr>
              <w:t>lembaga</w:t>
            </w:r>
            <w:proofErr w:type="spellEnd"/>
            <w:r w:rsidRPr="00AA0913">
              <w:rPr>
                <w:rFonts w:eastAsia="Calibri" w:cstheme="minorHAnsi"/>
              </w:rPr>
              <w:t xml:space="preserve"> donor, dan </w:t>
            </w:r>
            <w:proofErr w:type="spellStart"/>
            <w:r w:rsidRPr="00AA0913">
              <w:rPr>
                <w:rFonts w:eastAsia="Calibri" w:cstheme="minorHAnsi"/>
              </w:rPr>
              <w:t>perusahaan</w:t>
            </w:r>
            <w:proofErr w:type="spellEnd"/>
            <w:r w:rsidRPr="00AA0913">
              <w:rPr>
                <w:rFonts w:eastAsia="Calibri" w:cstheme="minorHAnsi"/>
              </w:rPr>
              <w:t xml:space="preserve"> </w:t>
            </w:r>
            <w:proofErr w:type="spellStart"/>
            <w:r w:rsidRPr="00AA0913">
              <w:rPr>
                <w:rFonts w:eastAsia="Calibri" w:cstheme="minorHAnsi"/>
              </w:rPr>
              <w:t>swasta</w:t>
            </w:r>
            <w:proofErr w:type="spellEnd"/>
            <w:r w:rsidRPr="00AA0913">
              <w:rPr>
                <w:rFonts w:eastAsia="Calibri" w:cstheme="minorHAnsi"/>
              </w:rPr>
              <w:t xml:space="preserve"> yang </w:t>
            </w:r>
            <w:proofErr w:type="spellStart"/>
            <w:r w:rsidRPr="00AA0913">
              <w:rPr>
                <w:rFonts w:eastAsia="Calibri" w:cstheme="minorHAnsi"/>
              </w:rPr>
              <w:t>tertarik</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mendukung</w:t>
            </w:r>
            <w:proofErr w:type="spellEnd"/>
            <w:r w:rsidRPr="00AA0913">
              <w:rPr>
                <w:rFonts w:eastAsia="Calibri" w:cstheme="minorHAnsi"/>
              </w:rPr>
              <w:t xml:space="preserve"> </w:t>
            </w:r>
            <w:proofErr w:type="spellStart"/>
            <w:r w:rsidRPr="00AA0913">
              <w:rPr>
                <w:rFonts w:eastAsia="Calibri" w:cstheme="minorHAnsi"/>
              </w:rPr>
              <w:t>penelitian</w:t>
            </w:r>
            <w:proofErr w:type="spellEnd"/>
            <w:r w:rsidRPr="00AA0913">
              <w:rPr>
                <w:rFonts w:eastAsia="Calibri" w:cstheme="minorHAnsi"/>
              </w:rPr>
              <w:t xml:space="preserve"> </w:t>
            </w:r>
            <w:proofErr w:type="spellStart"/>
            <w:r w:rsidRPr="00AA0913">
              <w:rPr>
                <w:rFonts w:eastAsia="Calibri" w:cstheme="minorHAnsi"/>
              </w:rPr>
              <w:t>bahasa</w:t>
            </w:r>
            <w:proofErr w:type="spellEnd"/>
            <w:r w:rsidRPr="00AA0913">
              <w:rPr>
                <w:rFonts w:eastAsia="Calibri" w:cstheme="minorHAnsi"/>
              </w:rPr>
              <w:t xml:space="preserve"> Mandarin. </w:t>
            </w:r>
            <w:proofErr w:type="spellStart"/>
            <w:r w:rsidRPr="00AA0913">
              <w:rPr>
                <w:rFonts w:eastAsia="Calibri" w:cstheme="minorHAnsi"/>
              </w:rPr>
              <w:t>Selain</w:t>
            </w:r>
            <w:proofErr w:type="spellEnd"/>
            <w:r w:rsidRPr="00AA0913">
              <w:rPr>
                <w:rFonts w:eastAsia="Calibri" w:cstheme="minorHAnsi"/>
              </w:rPr>
              <w:t xml:space="preserve"> </w:t>
            </w:r>
            <w:proofErr w:type="spellStart"/>
            <w:r w:rsidRPr="00AA0913">
              <w:rPr>
                <w:rFonts w:eastAsia="Calibri" w:cstheme="minorHAnsi"/>
              </w:rPr>
              <w:t>itu</w:t>
            </w:r>
            <w:proofErr w:type="spellEnd"/>
            <w:r w:rsidRPr="00AA0913">
              <w:rPr>
                <w:rFonts w:eastAsia="Calibri" w:cstheme="minorHAnsi"/>
              </w:rPr>
              <w:t xml:space="preserve">, PPBM </w:t>
            </w:r>
            <w:proofErr w:type="spellStart"/>
            <w:r w:rsidRPr="00AA0913">
              <w:rPr>
                <w:rFonts w:eastAsia="Calibri" w:cstheme="minorHAnsi"/>
              </w:rPr>
              <w:t>akan</w:t>
            </w:r>
            <w:proofErr w:type="spellEnd"/>
            <w:r w:rsidRPr="00AA0913">
              <w:rPr>
                <w:rFonts w:eastAsia="Calibri" w:cstheme="minorHAnsi"/>
              </w:rPr>
              <w:t xml:space="preserve"> </w:t>
            </w:r>
            <w:proofErr w:type="spellStart"/>
            <w:r w:rsidRPr="00AA0913">
              <w:rPr>
                <w:rFonts w:eastAsia="Calibri" w:cstheme="minorHAnsi"/>
              </w:rPr>
              <w:t>menyediakan</w:t>
            </w:r>
            <w:proofErr w:type="spellEnd"/>
            <w:r w:rsidRPr="00AA0913">
              <w:rPr>
                <w:rFonts w:eastAsia="Calibri" w:cstheme="minorHAnsi"/>
              </w:rPr>
              <w:t xml:space="preserve"> program </w:t>
            </w:r>
            <w:proofErr w:type="spellStart"/>
            <w:r w:rsidRPr="00AA0913">
              <w:rPr>
                <w:rFonts w:eastAsia="Calibri" w:cstheme="minorHAnsi"/>
              </w:rPr>
              <w:t>pelatihan</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dosen</w:t>
            </w:r>
            <w:proofErr w:type="spellEnd"/>
            <w:r w:rsidRPr="00AA0913">
              <w:rPr>
                <w:rFonts w:eastAsia="Calibri" w:cstheme="minorHAnsi"/>
              </w:rPr>
              <w:t xml:space="preserve"> dan </w:t>
            </w:r>
            <w:proofErr w:type="spellStart"/>
            <w:r w:rsidRPr="00AA0913">
              <w:rPr>
                <w:rFonts w:eastAsia="Calibri" w:cstheme="minorHAnsi"/>
              </w:rPr>
              <w:t>mahasiswa</w:t>
            </w:r>
            <w:proofErr w:type="spellEnd"/>
            <w:r w:rsidRPr="00AA0913">
              <w:rPr>
                <w:rFonts w:eastAsia="Calibri" w:cstheme="minorHAnsi"/>
              </w:rPr>
              <w:t xml:space="preserve"> </w:t>
            </w:r>
            <w:proofErr w:type="spellStart"/>
            <w:r w:rsidRPr="00AA0913">
              <w:rPr>
                <w:rFonts w:eastAsia="Calibri" w:cstheme="minorHAnsi"/>
              </w:rPr>
              <w:t>dalam</w:t>
            </w:r>
            <w:proofErr w:type="spellEnd"/>
            <w:r w:rsidRPr="00AA0913">
              <w:rPr>
                <w:rFonts w:eastAsia="Calibri" w:cstheme="minorHAnsi"/>
              </w:rPr>
              <w:t xml:space="preserve"> </w:t>
            </w:r>
            <w:proofErr w:type="spellStart"/>
            <w:r w:rsidRPr="00AA0913">
              <w:rPr>
                <w:rFonts w:eastAsia="Calibri" w:cstheme="minorHAnsi"/>
              </w:rPr>
              <w:t>pengembangan</w:t>
            </w:r>
            <w:proofErr w:type="spellEnd"/>
            <w:r w:rsidRPr="00AA0913">
              <w:rPr>
                <w:rFonts w:eastAsia="Calibri" w:cstheme="minorHAnsi"/>
              </w:rPr>
              <w:t xml:space="preserve"> </w:t>
            </w:r>
            <w:proofErr w:type="spellStart"/>
            <w:r w:rsidRPr="00AA0913">
              <w:rPr>
                <w:rFonts w:eastAsia="Calibri" w:cstheme="minorHAnsi"/>
              </w:rPr>
              <w:t>penelitian</w:t>
            </w:r>
            <w:proofErr w:type="spellEnd"/>
            <w:r w:rsidRPr="00AA0913">
              <w:rPr>
                <w:rFonts w:eastAsia="Calibri" w:cstheme="minorHAnsi"/>
              </w:rPr>
              <w:t xml:space="preserve"> </w:t>
            </w:r>
            <w:proofErr w:type="spellStart"/>
            <w:r w:rsidRPr="00AA0913">
              <w:rPr>
                <w:rFonts w:eastAsia="Calibri" w:cstheme="minorHAnsi"/>
              </w:rPr>
              <w:t>seperti</w:t>
            </w:r>
            <w:proofErr w:type="spellEnd"/>
            <w:r w:rsidRPr="00AA0913">
              <w:rPr>
                <w:rFonts w:eastAsia="Calibri" w:cstheme="minorHAnsi"/>
              </w:rPr>
              <w:t xml:space="preserve"> </w:t>
            </w:r>
            <w:proofErr w:type="spellStart"/>
            <w:r w:rsidRPr="00AA0913">
              <w:rPr>
                <w:rFonts w:eastAsia="Calibri" w:cstheme="minorHAnsi"/>
              </w:rPr>
              <w:t>pelatihan-pelatihan</w:t>
            </w:r>
            <w:proofErr w:type="spellEnd"/>
            <w:r w:rsidRPr="00AA0913">
              <w:rPr>
                <w:rFonts w:eastAsia="Calibri" w:cstheme="minorHAnsi"/>
              </w:rPr>
              <w:t xml:space="preserve"> </w:t>
            </w:r>
            <w:proofErr w:type="spellStart"/>
            <w:r w:rsidRPr="00AA0913">
              <w:rPr>
                <w:rFonts w:eastAsia="Calibri" w:cstheme="minorHAnsi"/>
              </w:rPr>
              <w:t>berkala</w:t>
            </w:r>
            <w:proofErr w:type="spellEnd"/>
            <w:r w:rsidRPr="00AA0913">
              <w:rPr>
                <w:rFonts w:eastAsia="Calibri" w:cstheme="minorHAnsi"/>
              </w:rPr>
              <w:t xml:space="preserve"> </w:t>
            </w:r>
            <w:proofErr w:type="spellStart"/>
            <w:r w:rsidRPr="00AA0913">
              <w:rPr>
                <w:rFonts w:eastAsia="Calibri" w:cstheme="minorHAnsi"/>
              </w:rPr>
              <w:t>seperti</w:t>
            </w:r>
            <w:proofErr w:type="spellEnd"/>
            <w:r w:rsidRPr="00AA0913">
              <w:rPr>
                <w:rFonts w:eastAsia="Calibri" w:cstheme="minorHAnsi"/>
              </w:rPr>
              <w:t xml:space="preserve"> </w:t>
            </w:r>
            <w:proofErr w:type="spellStart"/>
            <w:r w:rsidRPr="00AA0913">
              <w:rPr>
                <w:rFonts w:eastAsia="Calibri" w:cstheme="minorHAnsi"/>
              </w:rPr>
              <w:t>metode</w:t>
            </w:r>
            <w:proofErr w:type="spellEnd"/>
            <w:r w:rsidRPr="00AA0913">
              <w:rPr>
                <w:rFonts w:eastAsia="Calibri" w:cstheme="minorHAnsi"/>
              </w:rPr>
              <w:t xml:space="preserve"> </w:t>
            </w:r>
            <w:proofErr w:type="spellStart"/>
            <w:r w:rsidRPr="00AA0913">
              <w:rPr>
                <w:rFonts w:eastAsia="Calibri" w:cstheme="minorHAnsi"/>
              </w:rPr>
              <w:t>penelitian</w:t>
            </w:r>
            <w:proofErr w:type="spellEnd"/>
            <w:r w:rsidRPr="00AA0913">
              <w:rPr>
                <w:rFonts w:eastAsia="Calibri" w:cstheme="minorHAnsi"/>
              </w:rPr>
              <w:t xml:space="preserve">, </w:t>
            </w:r>
            <w:proofErr w:type="spellStart"/>
            <w:r w:rsidRPr="00AA0913">
              <w:rPr>
                <w:rFonts w:eastAsia="Calibri" w:cstheme="minorHAnsi"/>
              </w:rPr>
              <w:t>pengolahan</w:t>
            </w:r>
            <w:proofErr w:type="spellEnd"/>
            <w:r w:rsidRPr="00AA0913">
              <w:rPr>
                <w:rFonts w:eastAsia="Calibri" w:cstheme="minorHAnsi"/>
              </w:rPr>
              <w:t xml:space="preserve"> data, dan </w:t>
            </w:r>
            <w:proofErr w:type="spellStart"/>
            <w:r w:rsidRPr="00AA0913">
              <w:rPr>
                <w:rFonts w:eastAsia="Calibri" w:cstheme="minorHAnsi"/>
              </w:rPr>
              <w:t>manajemen</w:t>
            </w:r>
            <w:proofErr w:type="spellEnd"/>
            <w:r w:rsidRPr="00AA0913">
              <w:rPr>
                <w:rFonts w:eastAsia="Calibri" w:cstheme="minorHAnsi"/>
              </w:rPr>
              <w:t xml:space="preserve"> </w:t>
            </w:r>
            <w:proofErr w:type="spellStart"/>
            <w:r w:rsidRPr="00AA0913">
              <w:rPr>
                <w:rFonts w:eastAsia="Calibri" w:cstheme="minorHAnsi"/>
              </w:rPr>
              <w:t>riset</w:t>
            </w:r>
            <w:proofErr w:type="spellEnd"/>
            <w:r w:rsidRPr="00AA0913">
              <w:rPr>
                <w:rFonts w:eastAsia="Calibri" w:cstheme="minorHAnsi"/>
              </w:rPr>
              <w:t>.</w:t>
            </w:r>
          </w:p>
        </w:tc>
      </w:tr>
      <w:tr w:rsidR="00AA0913" w:rsidRPr="00AA0913" w14:paraId="180F7C96"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5CA3F74E" w14:textId="77777777" w:rsidR="00AA0913" w:rsidRPr="00AA0913" w:rsidRDefault="00AA0913" w:rsidP="00AA0913">
            <w:pPr>
              <w:rPr>
                <w:rFonts w:cstheme="minorHAnsi"/>
              </w:rPr>
            </w:pPr>
            <w:r w:rsidRPr="00AA0913">
              <w:rPr>
                <w:rFonts w:eastAsia="Calibri" w:cstheme="minorHAnsi"/>
                <w:color w:val="000000" w:themeColor="text1"/>
              </w:rPr>
              <w:t>7</w:t>
            </w:r>
          </w:p>
        </w:tc>
        <w:tc>
          <w:tcPr>
            <w:tcW w:w="3554" w:type="dxa"/>
            <w:tcBorders>
              <w:top w:val="single" w:sz="8" w:space="0" w:color="auto"/>
              <w:left w:val="single" w:sz="8" w:space="0" w:color="auto"/>
              <w:bottom w:val="single" w:sz="8" w:space="0" w:color="auto"/>
              <w:right w:val="single" w:sz="8" w:space="0" w:color="auto"/>
            </w:tcBorders>
            <w:tcMar>
              <w:left w:w="108" w:type="dxa"/>
              <w:right w:w="108" w:type="dxa"/>
            </w:tcMar>
          </w:tcPr>
          <w:p w14:paraId="19534BC5" w14:textId="77777777" w:rsidR="00AA0913" w:rsidRPr="00AA0913" w:rsidRDefault="00AA0913" w:rsidP="00AA0913">
            <w:pPr>
              <w:rPr>
                <w:rFonts w:cstheme="minorHAnsi"/>
              </w:rPr>
            </w:pPr>
            <w:proofErr w:type="spellStart"/>
            <w:r w:rsidRPr="00AA0913">
              <w:rPr>
                <w:rFonts w:eastAsia="Calibri" w:cstheme="minorHAnsi"/>
                <w:color w:val="000000" w:themeColor="text1"/>
              </w:rPr>
              <w:t>Pengabdian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kepada</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masyarakat</w:t>
            </w:r>
            <w:proofErr w:type="spellEnd"/>
          </w:p>
        </w:tc>
        <w:tc>
          <w:tcPr>
            <w:tcW w:w="4854" w:type="dxa"/>
            <w:tcBorders>
              <w:top w:val="single" w:sz="8" w:space="0" w:color="auto"/>
              <w:left w:val="single" w:sz="8" w:space="0" w:color="auto"/>
              <w:bottom w:val="single" w:sz="8" w:space="0" w:color="auto"/>
              <w:right w:val="single" w:sz="8" w:space="0" w:color="auto"/>
            </w:tcBorders>
            <w:tcMar>
              <w:left w:w="108" w:type="dxa"/>
              <w:right w:w="108" w:type="dxa"/>
            </w:tcMar>
          </w:tcPr>
          <w:p w14:paraId="2B8E95A4" w14:textId="77777777" w:rsidR="00AA0913" w:rsidRPr="00AA0913" w:rsidRDefault="00AA0913" w:rsidP="00AA0913">
            <w:pPr>
              <w:jc w:val="both"/>
              <w:rPr>
                <w:rFonts w:cstheme="minorHAnsi"/>
              </w:rPr>
            </w:pPr>
            <w:r w:rsidRPr="00AA0913">
              <w:rPr>
                <w:rFonts w:eastAsia="Calibri" w:cstheme="minorHAnsi"/>
                <w:color w:val="000000" w:themeColor="text1"/>
              </w:rPr>
              <w:t xml:space="preserve"> </w:t>
            </w:r>
            <w:r w:rsidRPr="00AA0913">
              <w:rPr>
                <w:rFonts w:eastAsia="Calibri" w:cstheme="minorHAnsi"/>
              </w:rPr>
              <w:t xml:space="preserve">PPBM </w:t>
            </w:r>
            <w:proofErr w:type="spellStart"/>
            <w:r w:rsidRPr="00AA0913">
              <w:rPr>
                <w:rFonts w:eastAsia="Calibri" w:cstheme="minorHAnsi"/>
              </w:rPr>
              <w:t>akan</w:t>
            </w:r>
            <w:proofErr w:type="spellEnd"/>
            <w:r w:rsidRPr="00AA0913">
              <w:rPr>
                <w:rFonts w:eastAsia="Calibri" w:cstheme="minorHAnsi"/>
              </w:rPr>
              <w:t xml:space="preserve"> </w:t>
            </w:r>
            <w:proofErr w:type="spellStart"/>
            <w:r w:rsidRPr="00AA0913">
              <w:rPr>
                <w:rFonts w:eastAsia="Calibri" w:cstheme="minorHAnsi"/>
              </w:rPr>
              <w:t>memperluas</w:t>
            </w:r>
            <w:proofErr w:type="spellEnd"/>
            <w:r w:rsidRPr="00AA0913">
              <w:rPr>
                <w:rFonts w:eastAsia="Calibri" w:cstheme="minorHAnsi"/>
              </w:rPr>
              <w:t xml:space="preserve"> </w:t>
            </w:r>
            <w:proofErr w:type="spellStart"/>
            <w:r w:rsidRPr="00AA0913">
              <w:rPr>
                <w:rFonts w:eastAsia="Calibri" w:cstheme="minorHAnsi"/>
              </w:rPr>
              <w:t>jaringan</w:t>
            </w:r>
            <w:proofErr w:type="spellEnd"/>
            <w:r w:rsidRPr="00AA0913">
              <w:rPr>
                <w:rFonts w:eastAsia="Calibri" w:cstheme="minorHAnsi"/>
              </w:rPr>
              <w:t xml:space="preserve"> </w:t>
            </w:r>
            <w:proofErr w:type="spellStart"/>
            <w:r w:rsidRPr="00AA0913">
              <w:rPr>
                <w:rFonts w:eastAsia="Calibri" w:cstheme="minorHAnsi"/>
              </w:rPr>
              <w:t>mitra</w:t>
            </w:r>
            <w:proofErr w:type="spellEnd"/>
            <w:r w:rsidRPr="00AA0913">
              <w:rPr>
                <w:rFonts w:eastAsia="Calibri" w:cstheme="minorHAnsi"/>
              </w:rPr>
              <w:t xml:space="preserve"> dan </w:t>
            </w:r>
            <w:proofErr w:type="spellStart"/>
            <w:r w:rsidRPr="00AA0913">
              <w:rPr>
                <w:rFonts w:eastAsia="Calibri" w:cstheme="minorHAnsi"/>
              </w:rPr>
              <w:t>kerjasama</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institusi</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organisasi</w:t>
            </w:r>
            <w:proofErr w:type="spellEnd"/>
            <w:r w:rsidRPr="00AA0913">
              <w:rPr>
                <w:rFonts w:eastAsia="Calibri" w:cstheme="minorHAnsi"/>
              </w:rPr>
              <w:t xml:space="preserve"> lain </w:t>
            </w:r>
            <w:proofErr w:type="spellStart"/>
            <w:r w:rsidRPr="00AA0913">
              <w:rPr>
                <w:rFonts w:eastAsia="Calibri" w:cstheme="minorHAnsi"/>
              </w:rPr>
              <w:t>dalam</w:t>
            </w:r>
            <w:proofErr w:type="spellEnd"/>
            <w:r w:rsidRPr="00AA0913">
              <w:rPr>
                <w:rFonts w:eastAsia="Calibri" w:cstheme="minorHAnsi"/>
              </w:rPr>
              <w:t xml:space="preserve"> </w:t>
            </w:r>
            <w:proofErr w:type="spellStart"/>
            <w:r w:rsidRPr="00AA0913">
              <w:rPr>
                <w:rFonts w:eastAsia="Calibri" w:cstheme="minorHAnsi"/>
              </w:rPr>
              <w:t>pengembangan</w:t>
            </w:r>
            <w:proofErr w:type="spellEnd"/>
            <w:r w:rsidRPr="00AA0913">
              <w:rPr>
                <w:rFonts w:eastAsia="Calibri" w:cstheme="minorHAnsi"/>
              </w:rPr>
              <w:t xml:space="preserve"> </w:t>
            </w:r>
            <w:proofErr w:type="spellStart"/>
            <w:r w:rsidRPr="00AA0913">
              <w:rPr>
                <w:rFonts w:eastAsia="Calibri" w:cstheme="minorHAnsi"/>
              </w:rPr>
              <w:t>kegiatan</w:t>
            </w:r>
            <w:proofErr w:type="spellEnd"/>
            <w:r w:rsidRPr="00AA0913">
              <w:rPr>
                <w:rFonts w:eastAsia="Calibri" w:cstheme="minorHAnsi"/>
              </w:rPr>
              <w:t xml:space="preserve"> </w:t>
            </w:r>
            <w:proofErr w:type="spellStart"/>
            <w:r w:rsidRPr="00AA0913">
              <w:rPr>
                <w:rFonts w:eastAsia="Calibri" w:cstheme="minorHAnsi"/>
              </w:rPr>
              <w:t>PkM</w:t>
            </w:r>
            <w:proofErr w:type="spellEnd"/>
            <w:r w:rsidRPr="00AA0913">
              <w:rPr>
                <w:rFonts w:eastAsia="Calibri" w:cstheme="minorHAnsi"/>
              </w:rPr>
              <w:t xml:space="preserve">. Hal </w:t>
            </w:r>
            <w:proofErr w:type="spellStart"/>
            <w:r w:rsidRPr="00AA0913">
              <w:rPr>
                <w:rFonts w:eastAsia="Calibri" w:cstheme="minorHAnsi"/>
              </w:rPr>
              <w:t>ini</w:t>
            </w:r>
            <w:proofErr w:type="spellEnd"/>
            <w:r w:rsidRPr="00AA0913">
              <w:rPr>
                <w:rFonts w:eastAsia="Calibri" w:cstheme="minorHAnsi"/>
              </w:rPr>
              <w:t xml:space="preserve"> </w:t>
            </w:r>
            <w:proofErr w:type="spellStart"/>
            <w:r w:rsidRPr="00AA0913">
              <w:rPr>
                <w:rFonts w:eastAsia="Calibri" w:cstheme="minorHAnsi"/>
              </w:rPr>
              <w:t>dapat</w:t>
            </w:r>
            <w:proofErr w:type="spellEnd"/>
            <w:r w:rsidRPr="00AA0913">
              <w:rPr>
                <w:rFonts w:eastAsia="Calibri" w:cstheme="minorHAnsi"/>
              </w:rPr>
              <w:t xml:space="preserve"> </w:t>
            </w:r>
            <w:proofErr w:type="spellStart"/>
            <w:r w:rsidRPr="00AA0913">
              <w:rPr>
                <w:rFonts w:eastAsia="Calibri" w:cstheme="minorHAnsi"/>
              </w:rPr>
              <w:t>dilakukan</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memanfaatkan</w:t>
            </w:r>
            <w:proofErr w:type="spellEnd"/>
            <w:r w:rsidRPr="00AA0913">
              <w:rPr>
                <w:rFonts w:eastAsia="Calibri" w:cstheme="minorHAnsi"/>
              </w:rPr>
              <w:t xml:space="preserve"> </w:t>
            </w:r>
            <w:proofErr w:type="spellStart"/>
            <w:r w:rsidRPr="00AA0913">
              <w:rPr>
                <w:rFonts w:eastAsia="Calibri" w:cstheme="minorHAnsi"/>
              </w:rPr>
              <w:t>jaringan</w:t>
            </w:r>
            <w:proofErr w:type="spellEnd"/>
            <w:r w:rsidRPr="00AA0913">
              <w:rPr>
                <w:rFonts w:eastAsia="Calibri" w:cstheme="minorHAnsi"/>
              </w:rPr>
              <w:t xml:space="preserve"> alumni, </w:t>
            </w:r>
            <w:proofErr w:type="spellStart"/>
            <w:r w:rsidRPr="00AA0913">
              <w:rPr>
                <w:rFonts w:eastAsia="Calibri" w:cstheme="minorHAnsi"/>
              </w:rPr>
              <w:t>mengikuti</w:t>
            </w:r>
            <w:proofErr w:type="spellEnd"/>
            <w:r w:rsidRPr="00AA0913">
              <w:rPr>
                <w:rFonts w:eastAsia="Calibri" w:cstheme="minorHAnsi"/>
              </w:rPr>
              <w:t xml:space="preserve"> program-program </w:t>
            </w:r>
            <w:proofErr w:type="spellStart"/>
            <w:r w:rsidRPr="00AA0913">
              <w:rPr>
                <w:rFonts w:eastAsia="Calibri" w:cstheme="minorHAnsi"/>
              </w:rPr>
              <w:t>PkM</w:t>
            </w:r>
            <w:proofErr w:type="spellEnd"/>
            <w:r w:rsidRPr="00AA0913">
              <w:rPr>
                <w:rFonts w:eastAsia="Calibri" w:cstheme="minorHAnsi"/>
              </w:rPr>
              <w:t xml:space="preserve"> yang </w:t>
            </w:r>
            <w:proofErr w:type="spellStart"/>
            <w:r w:rsidRPr="00AA0913">
              <w:rPr>
                <w:rFonts w:eastAsia="Calibri" w:cstheme="minorHAnsi"/>
              </w:rPr>
              <w:t>diselenggarakan</w:t>
            </w:r>
            <w:proofErr w:type="spellEnd"/>
            <w:r w:rsidRPr="00AA0913">
              <w:rPr>
                <w:rFonts w:eastAsia="Calibri" w:cstheme="minorHAnsi"/>
              </w:rPr>
              <w:t xml:space="preserve"> oleh </w:t>
            </w:r>
            <w:proofErr w:type="spellStart"/>
            <w:r w:rsidRPr="00AA0913">
              <w:rPr>
                <w:rFonts w:eastAsia="Calibri" w:cstheme="minorHAnsi"/>
              </w:rPr>
              <w:t>pihak-pihak</w:t>
            </w:r>
            <w:proofErr w:type="spellEnd"/>
            <w:r w:rsidRPr="00AA0913">
              <w:rPr>
                <w:rFonts w:eastAsia="Calibri" w:cstheme="minorHAnsi"/>
              </w:rPr>
              <w:t xml:space="preserve"> </w:t>
            </w:r>
            <w:proofErr w:type="spellStart"/>
            <w:r w:rsidRPr="00AA0913">
              <w:rPr>
                <w:rFonts w:eastAsia="Calibri" w:cstheme="minorHAnsi"/>
              </w:rPr>
              <w:t>lain</w:t>
            </w:r>
            <w:proofErr w:type="spellEnd"/>
            <w:r w:rsidRPr="00AA0913">
              <w:rPr>
                <w:rFonts w:eastAsia="Calibri" w:cstheme="minorHAnsi"/>
              </w:rPr>
              <w:t xml:space="preserve">, dan </w:t>
            </w:r>
            <w:proofErr w:type="spellStart"/>
            <w:r w:rsidRPr="00AA0913">
              <w:rPr>
                <w:rFonts w:eastAsia="Calibri" w:cstheme="minorHAnsi"/>
              </w:rPr>
              <w:t>berpartisipasi</w:t>
            </w:r>
            <w:proofErr w:type="spellEnd"/>
            <w:r w:rsidRPr="00AA0913">
              <w:rPr>
                <w:rFonts w:eastAsia="Calibri" w:cstheme="minorHAnsi"/>
              </w:rPr>
              <w:t xml:space="preserve"> </w:t>
            </w:r>
            <w:proofErr w:type="spellStart"/>
            <w:r w:rsidRPr="00AA0913">
              <w:rPr>
                <w:rFonts w:eastAsia="Calibri" w:cstheme="minorHAnsi"/>
              </w:rPr>
              <w:t>dalam</w:t>
            </w:r>
            <w:proofErr w:type="spellEnd"/>
            <w:r w:rsidRPr="00AA0913">
              <w:rPr>
                <w:rFonts w:eastAsia="Calibri" w:cstheme="minorHAnsi"/>
              </w:rPr>
              <w:t xml:space="preserve"> forum-forum </w:t>
            </w:r>
            <w:proofErr w:type="spellStart"/>
            <w:r w:rsidRPr="00AA0913">
              <w:rPr>
                <w:rFonts w:eastAsia="Calibri" w:cstheme="minorHAnsi"/>
              </w:rPr>
              <w:t>diskusi</w:t>
            </w:r>
            <w:proofErr w:type="spellEnd"/>
            <w:r w:rsidRPr="00AA0913">
              <w:rPr>
                <w:rFonts w:eastAsia="Calibri" w:cstheme="minorHAnsi"/>
              </w:rPr>
              <w:t xml:space="preserve"> </w:t>
            </w:r>
            <w:proofErr w:type="spellStart"/>
            <w:r w:rsidRPr="00AA0913">
              <w:rPr>
                <w:rFonts w:eastAsia="Calibri" w:cstheme="minorHAnsi"/>
              </w:rPr>
              <w:t>terkait</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bahasa</w:t>
            </w:r>
            <w:proofErr w:type="spellEnd"/>
            <w:r w:rsidRPr="00AA0913">
              <w:rPr>
                <w:rFonts w:eastAsia="Calibri" w:cstheme="minorHAnsi"/>
              </w:rPr>
              <w:t xml:space="preserve"> dan sastra Mandarin. </w:t>
            </w:r>
            <w:proofErr w:type="spellStart"/>
            <w:r w:rsidRPr="00AA0913">
              <w:rPr>
                <w:rFonts w:eastAsia="Calibri" w:cstheme="minorHAnsi"/>
              </w:rPr>
              <w:t>Selain</w:t>
            </w:r>
            <w:proofErr w:type="spellEnd"/>
            <w:r w:rsidRPr="00AA0913">
              <w:rPr>
                <w:rFonts w:eastAsia="Calibri" w:cstheme="minorHAnsi"/>
              </w:rPr>
              <w:t xml:space="preserve"> </w:t>
            </w:r>
            <w:proofErr w:type="spellStart"/>
            <w:r w:rsidRPr="00AA0913">
              <w:rPr>
                <w:rFonts w:eastAsia="Calibri" w:cstheme="minorHAnsi"/>
              </w:rPr>
              <w:t>itu</w:t>
            </w:r>
            <w:proofErr w:type="spellEnd"/>
            <w:r w:rsidRPr="00AA0913">
              <w:rPr>
                <w:rFonts w:eastAsia="Calibri" w:cstheme="minorHAnsi"/>
              </w:rPr>
              <w:t xml:space="preserve"> PPBM </w:t>
            </w:r>
            <w:proofErr w:type="spellStart"/>
            <w:r w:rsidRPr="00AA0913">
              <w:rPr>
                <w:rFonts w:eastAsia="Calibri" w:cstheme="minorHAnsi"/>
              </w:rPr>
              <w:t>akan</w:t>
            </w:r>
            <w:proofErr w:type="spellEnd"/>
            <w:r w:rsidRPr="00AA0913">
              <w:rPr>
                <w:rFonts w:eastAsia="Calibri" w:cstheme="minorHAnsi"/>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diversifikasi</w:t>
            </w:r>
            <w:proofErr w:type="spellEnd"/>
            <w:r w:rsidRPr="00AA0913">
              <w:rPr>
                <w:rFonts w:eastAsia="Calibri" w:cstheme="minorHAnsi"/>
              </w:rPr>
              <w:t xml:space="preserve"> </w:t>
            </w:r>
            <w:proofErr w:type="spellStart"/>
            <w:r w:rsidRPr="00AA0913">
              <w:rPr>
                <w:rFonts w:eastAsia="Calibri" w:cstheme="minorHAnsi"/>
              </w:rPr>
              <w:t>kegiatan</w:t>
            </w:r>
            <w:proofErr w:type="spellEnd"/>
            <w:r w:rsidRPr="00AA0913">
              <w:rPr>
                <w:rFonts w:eastAsia="Calibri" w:cstheme="minorHAnsi"/>
              </w:rPr>
              <w:t xml:space="preserve"> </w:t>
            </w:r>
            <w:proofErr w:type="spellStart"/>
            <w:r w:rsidRPr="00AA0913">
              <w:rPr>
                <w:rFonts w:eastAsia="Calibri" w:cstheme="minorHAnsi"/>
              </w:rPr>
              <w:t>PkM</w:t>
            </w:r>
            <w:proofErr w:type="spellEnd"/>
            <w:r w:rsidRPr="00AA0913">
              <w:rPr>
                <w:rFonts w:eastAsia="Calibri" w:cstheme="minorHAnsi"/>
              </w:rPr>
              <w:t xml:space="preserve"> yang </w:t>
            </w:r>
            <w:proofErr w:type="spellStart"/>
            <w:r w:rsidRPr="00AA0913">
              <w:rPr>
                <w:rFonts w:eastAsia="Calibri" w:cstheme="minorHAnsi"/>
              </w:rPr>
              <w:t>lebih</w:t>
            </w:r>
            <w:proofErr w:type="spellEnd"/>
            <w:r w:rsidRPr="00AA0913">
              <w:rPr>
                <w:rFonts w:eastAsia="Calibri" w:cstheme="minorHAnsi"/>
              </w:rPr>
              <w:t xml:space="preserve"> </w:t>
            </w:r>
            <w:proofErr w:type="spellStart"/>
            <w:r w:rsidRPr="00AA0913">
              <w:rPr>
                <w:rFonts w:eastAsia="Calibri" w:cstheme="minorHAnsi"/>
              </w:rPr>
              <w:t>beragam</w:t>
            </w:r>
            <w:proofErr w:type="spellEnd"/>
            <w:r w:rsidRPr="00AA0913">
              <w:rPr>
                <w:rFonts w:eastAsia="Calibri" w:cstheme="minorHAnsi"/>
              </w:rPr>
              <w:t xml:space="preserve"> dan </w:t>
            </w:r>
            <w:proofErr w:type="spellStart"/>
            <w:r w:rsidRPr="00AA0913">
              <w:rPr>
                <w:rFonts w:eastAsia="Calibri" w:cstheme="minorHAnsi"/>
              </w:rPr>
              <w:t>inovatif</w:t>
            </w:r>
            <w:proofErr w:type="spellEnd"/>
            <w:r w:rsidRPr="00AA0913">
              <w:rPr>
                <w:rFonts w:eastAsia="Calibri" w:cstheme="minorHAnsi"/>
              </w:rPr>
              <w:t xml:space="preserve">. </w:t>
            </w:r>
            <w:proofErr w:type="spellStart"/>
            <w:r w:rsidRPr="00AA0913">
              <w:rPr>
                <w:rFonts w:eastAsia="Calibri" w:cstheme="minorHAnsi"/>
              </w:rPr>
              <w:t>Beberapa</w:t>
            </w:r>
            <w:proofErr w:type="spellEnd"/>
            <w:r w:rsidRPr="00AA0913">
              <w:rPr>
                <w:rFonts w:eastAsia="Calibri" w:cstheme="minorHAnsi"/>
              </w:rPr>
              <w:t xml:space="preserve"> ide </w:t>
            </w:r>
            <w:proofErr w:type="spellStart"/>
            <w:r w:rsidRPr="00AA0913">
              <w:rPr>
                <w:rFonts w:eastAsia="Calibri" w:cstheme="minorHAnsi"/>
              </w:rPr>
              <w:t>kegiatan</w:t>
            </w:r>
            <w:proofErr w:type="spellEnd"/>
            <w:r w:rsidRPr="00AA0913">
              <w:rPr>
                <w:rFonts w:eastAsia="Calibri" w:cstheme="minorHAnsi"/>
              </w:rPr>
              <w:t xml:space="preserve"> </w:t>
            </w:r>
            <w:proofErr w:type="spellStart"/>
            <w:r w:rsidRPr="00AA0913">
              <w:rPr>
                <w:rFonts w:eastAsia="Calibri" w:cstheme="minorHAnsi"/>
              </w:rPr>
              <w:t>PkM</w:t>
            </w:r>
            <w:proofErr w:type="spellEnd"/>
            <w:r w:rsidRPr="00AA0913">
              <w:rPr>
                <w:rFonts w:eastAsia="Calibri" w:cstheme="minorHAnsi"/>
              </w:rPr>
              <w:t xml:space="preserve"> yang </w:t>
            </w:r>
            <w:proofErr w:type="spellStart"/>
            <w:r w:rsidRPr="00AA0913">
              <w:rPr>
                <w:rFonts w:eastAsia="Calibri" w:cstheme="minorHAnsi"/>
              </w:rPr>
              <w:t>dapat</w:t>
            </w:r>
            <w:proofErr w:type="spellEnd"/>
            <w:r w:rsidRPr="00AA0913">
              <w:rPr>
                <w:rFonts w:eastAsia="Calibri" w:cstheme="minorHAnsi"/>
              </w:rPr>
              <w:t xml:space="preserve"> </w:t>
            </w:r>
            <w:proofErr w:type="spellStart"/>
            <w:r w:rsidRPr="00AA0913">
              <w:rPr>
                <w:rFonts w:eastAsia="Calibri" w:cstheme="minorHAnsi"/>
              </w:rPr>
              <w:t>dilakukan</w:t>
            </w:r>
            <w:proofErr w:type="spellEnd"/>
            <w:r w:rsidRPr="00AA0913">
              <w:rPr>
                <w:rFonts w:eastAsia="Calibri" w:cstheme="minorHAnsi"/>
              </w:rPr>
              <w:t xml:space="preserve"> </w:t>
            </w:r>
            <w:proofErr w:type="spellStart"/>
            <w:r w:rsidRPr="00AA0913">
              <w:rPr>
                <w:rFonts w:eastAsia="Calibri" w:cstheme="minorHAnsi"/>
              </w:rPr>
              <w:t>antara</w:t>
            </w:r>
            <w:proofErr w:type="spellEnd"/>
            <w:r w:rsidRPr="00AA0913">
              <w:rPr>
                <w:rFonts w:eastAsia="Calibri" w:cstheme="minorHAnsi"/>
              </w:rPr>
              <w:t xml:space="preserve"> lain </w:t>
            </w:r>
            <w:proofErr w:type="spellStart"/>
            <w:r w:rsidRPr="00AA0913">
              <w:rPr>
                <w:rFonts w:eastAsia="Calibri" w:cstheme="minorHAnsi"/>
              </w:rPr>
              <w:t>pelatihan</w:t>
            </w:r>
            <w:proofErr w:type="spellEnd"/>
            <w:r w:rsidRPr="00AA0913">
              <w:rPr>
                <w:rFonts w:eastAsia="Calibri" w:cstheme="minorHAnsi"/>
              </w:rPr>
              <w:t xml:space="preserve"> </w:t>
            </w:r>
            <w:proofErr w:type="spellStart"/>
            <w:r w:rsidRPr="00AA0913">
              <w:rPr>
                <w:rFonts w:eastAsia="Calibri" w:cstheme="minorHAnsi"/>
              </w:rPr>
              <w:t>bahasa</w:t>
            </w:r>
            <w:proofErr w:type="spellEnd"/>
            <w:r w:rsidRPr="00AA0913">
              <w:rPr>
                <w:rFonts w:eastAsia="Calibri" w:cstheme="minorHAnsi"/>
              </w:rPr>
              <w:t xml:space="preserve"> Mandarin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masyarakat</w:t>
            </w:r>
            <w:proofErr w:type="spellEnd"/>
            <w:r w:rsidRPr="00AA0913">
              <w:rPr>
                <w:rFonts w:eastAsia="Calibri" w:cstheme="minorHAnsi"/>
              </w:rPr>
              <w:t xml:space="preserve"> </w:t>
            </w:r>
            <w:proofErr w:type="spellStart"/>
            <w:r w:rsidRPr="00AA0913">
              <w:rPr>
                <w:rFonts w:eastAsia="Calibri" w:cstheme="minorHAnsi"/>
              </w:rPr>
              <w:t>umum</w:t>
            </w:r>
            <w:proofErr w:type="spellEnd"/>
            <w:r w:rsidRPr="00AA0913">
              <w:rPr>
                <w:rFonts w:eastAsia="Calibri" w:cstheme="minorHAnsi"/>
              </w:rPr>
              <w:t xml:space="preserve">, </w:t>
            </w:r>
            <w:proofErr w:type="spellStart"/>
            <w:r w:rsidRPr="00AA0913">
              <w:rPr>
                <w:rFonts w:eastAsia="Calibri" w:cstheme="minorHAnsi"/>
              </w:rPr>
              <w:t>pengembangan</w:t>
            </w:r>
            <w:proofErr w:type="spellEnd"/>
            <w:r w:rsidRPr="00AA0913">
              <w:rPr>
                <w:rFonts w:eastAsia="Calibri" w:cstheme="minorHAnsi"/>
              </w:rPr>
              <w:t xml:space="preserve"> </w:t>
            </w:r>
            <w:proofErr w:type="spellStart"/>
            <w:r w:rsidRPr="00AA0913">
              <w:rPr>
                <w:rFonts w:eastAsia="Calibri" w:cstheme="minorHAnsi"/>
              </w:rPr>
              <w:t>materi</w:t>
            </w:r>
            <w:proofErr w:type="spellEnd"/>
            <w:r w:rsidRPr="00AA0913">
              <w:rPr>
                <w:rFonts w:eastAsia="Calibri" w:cstheme="minorHAnsi"/>
              </w:rPr>
              <w:t xml:space="preserve"> ajar Mandarin </w:t>
            </w:r>
            <w:proofErr w:type="spellStart"/>
            <w:r w:rsidRPr="00AA0913">
              <w:rPr>
                <w:rFonts w:eastAsia="Calibri" w:cstheme="minorHAnsi"/>
              </w:rPr>
              <w:t>bagi</w:t>
            </w:r>
            <w:proofErr w:type="spellEnd"/>
            <w:r w:rsidRPr="00AA0913">
              <w:rPr>
                <w:rFonts w:eastAsia="Calibri" w:cstheme="minorHAnsi"/>
              </w:rPr>
              <w:t xml:space="preserve"> </w:t>
            </w:r>
            <w:proofErr w:type="spellStart"/>
            <w:r w:rsidRPr="00AA0913">
              <w:rPr>
                <w:rFonts w:eastAsia="Calibri" w:cstheme="minorHAnsi"/>
              </w:rPr>
              <w:t>siswa</w:t>
            </w:r>
            <w:proofErr w:type="spellEnd"/>
            <w:r w:rsidRPr="00AA0913">
              <w:rPr>
                <w:rFonts w:eastAsia="Calibri" w:cstheme="minorHAnsi"/>
              </w:rPr>
              <w:t xml:space="preserve"> </w:t>
            </w:r>
            <w:proofErr w:type="spellStart"/>
            <w:r w:rsidRPr="00AA0913">
              <w:rPr>
                <w:rFonts w:eastAsia="Calibri" w:cstheme="minorHAnsi"/>
              </w:rPr>
              <w:t>sekolah</w:t>
            </w:r>
            <w:proofErr w:type="spellEnd"/>
            <w:r w:rsidRPr="00AA0913">
              <w:rPr>
                <w:rFonts w:eastAsia="Calibri" w:cstheme="minorHAnsi"/>
              </w:rPr>
              <w:t xml:space="preserve"> </w:t>
            </w:r>
            <w:proofErr w:type="spellStart"/>
            <w:r w:rsidRPr="00AA0913">
              <w:rPr>
                <w:rFonts w:eastAsia="Calibri" w:cstheme="minorHAnsi"/>
              </w:rPr>
              <w:t>menengah</w:t>
            </w:r>
            <w:proofErr w:type="spellEnd"/>
            <w:r w:rsidRPr="00AA0913">
              <w:rPr>
                <w:rFonts w:eastAsia="Calibri" w:cstheme="minorHAnsi"/>
              </w:rPr>
              <w:t xml:space="preserve">, </w:t>
            </w:r>
            <w:proofErr w:type="spellStart"/>
            <w:r w:rsidRPr="00AA0913">
              <w:rPr>
                <w:rFonts w:eastAsia="Calibri" w:cstheme="minorHAnsi"/>
              </w:rPr>
              <w:t>pembuatan</w:t>
            </w:r>
            <w:proofErr w:type="spellEnd"/>
            <w:r w:rsidRPr="00AA0913">
              <w:rPr>
                <w:rFonts w:eastAsia="Calibri" w:cstheme="minorHAnsi"/>
              </w:rPr>
              <w:t xml:space="preserve"> </w:t>
            </w:r>
            <w:proofErr w:type="spellStart"/>
            <w:r w:rsidRPr="00AA0913">
              <w:rPr>
                <w:rFonts w:eastAsia="Calibri" w:cstheme="minorHAnsi"/>
              </w:rPr>
              <w:t>aplikasi</w:t>
            </w:r>
            <w:proofErr w:type="spellEnd"/>
            <w:r w:rsidRPr="00AA0913">
              <w:rPr>
                <w:rFonts w:eastAsia="Calibri" w:cstheme="minorHAnsi"/>
              </w:rPr>
              <w:t xml:space="preserve"> </w:t>
            </w:r>
            <w:proofErr w:type="spellStart"/>
            <w:r w:rsidRPr="00AA0913">
              <w:rPr>
                <w:rFonts w:eastAsia="Calibri" w:cstheme="minorHAnsi"/>
              </w:rPr>
              <w:t>pembelajaran</w:t>
            </w:r>
            <w:proofErr w:type="spellEnd"/>
            <w:r w:rsidRPr="00AA0913">
              <w:rPr>
                <w:rFonts w:eastAsia="Calibri" w:cstheme="minorHAnsi"/>
              </w:rPr>
              <w:t xml:space="preserve"> </w:t>
            </w:r>
            <w:proofErr w:type="spellStart"/>
            <w:r w:rsidRPr="00AA0913">
              <w:rPr>
                <w:rFonts w:eastAsia="Calibri" w:cstheme="minorHAnsi"/>
              </w:rPr>
              <w:t>bahasa</w:t>
            </w:r>
            <w:proofErr w:type="spellEnd"/>
            <w:r w:rsidRPr="00AA0913">
              <w:rPr>
                <w:rFonts w:eastAsia="Calibri" w:cstheme="minorHAnsi"/>
              </w:rPr>
              <w:t xml:space="preserve"> Mandarin, dan </w:t>
            </w:r>
            <w:proofErr w:type="spellStart"/>
            <w:r w:rsidRPr="00AA0913">
              <w:rPr>
                <w:rFonts w:eastAsia="Calibri" w:cstheme="minorHAnsi"/>
              </w:rPr>
              <w:t>kegiatan-kegiatan</w:t>
            </w:r>
            <w:proofErr w:type="spellEnd"/>
            <w:r w:rsidRPr="00AA0913">
              <w:rPr>
                <w:rFonts w:eastAsia="Calibri" w:cstheme="minorHAnsi"/>
              </w:rPr>
              <w:t xml:space="preserve"> </w:t>
            </w:r>
            <w:proofErr w:type="spellStart"/>
            <w:r w:rsidRPr="00AA0913">
              <w:rPr>
                <w:rFonts w:eastAsia="Calibri" w:cstheme="minorHAnsi"/>
              </w:rPr>
              <w:t>kreatif</w:t>
            </w:r>
            <w:proofErr w:type="spellEnd"/>
            <w:r w:rsidRPr="00AA0913">
              <w:rPr>
                <w:rFonts w:eastAsia="Calibri" w:cstheme="minorHAnsi"/>
              </w:rPr>
              <w:t xml:space="preserve"> </w:t>
            </w:r>
            <w:proofErr w:type="spellStart"/>
            <w:r w:rsidRPr="00AA0913">
              <w:rPr>
                <w:rFonts w:eastAsia="Calibri" w:cstheme="minorHAnsi"/>
              </w:rPr>
              <w:t>lainnya</w:t>
            </w:r>
            <w:proofErr w:type="spellEnd"/>
            <w:r w:rsidRPr="00AA0913">
              <w:rPr>
                <w:rFonts w:eastAsia="Calibri" w:cstheme="minorHAnsi"/>
              </w:rPr>
              <w:t xml:space="preserve">. PPBM </w:t>
            </w:r>
            <w:proofErr w:type="spellStart"/>
            <w:r w:rsidRPr="00AA0913">
              <w:rPr>
                <w:rFonts w:eastAsia="Calibri" w:cstheme="minorHAnsi"/>
              </w:rPr>
              <w:t>akan</w:t>
            </w:r>
            <w:proofErr w:type="spellEnd"/>
            <w:r w:rsidRPr="00AA0913">
              <w:rPr>
                <w:rFonts w:eastAsia="Calibri" w:cstheme="minorHAnsi"/>
              </w:rPr>
              <w:t xml:space="preserve"> </w:t>
            </w:r>
            <w:proofErr w:type="spellStart"/>
            <w:r w:rsidRPr="00AA0913">
              <w:rPr>
                <w:rFonts w:eastAsia="Calibri" w:cstheme="minorHAnsi"/>
              </w:rPr>
              <w:t>berusaha</w:t>
            </w:r>
            <w:proofErr w:type="spellEnd"/>
            <w:r w:rsidRPr="00AA0913">
              <w:rPr>
                <w:rFonts w:eastAsia="Calibri" w:cstheme="minorHAnsi"/>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perolehan</w:t>
            </w:r>
            <w:proofErr w:type="spellEnd"/>
            <w:r w:rsidRPr="00AA0913">
              <w:rPr>
                <w:rFonts w:eastAsia="Calibri" w:cstheme="minorHAnsi"/>
              </w:rPr>
              <w:t xml:space="preserve"> </w:t>
            </w:r>
            <w:proofErr w:type="spellStart"/>
            <w:r w:rsidRPr="00AA0913">
              <w:rPr>
                <w:rFonts w:eastAsia="Calibri" w:cstheme="minorHAnsi"/>
              </w:rPr>
              <w:t>hibah</w:t>
            </w:r>
            <w:proofErr w:type="spellEnd"/>
            <w:r w:rsidRPr="00AA0913">
              <w:rPr>
                <w:rFonts w:eastAsia="Calibri" w:cstheme="minorHAnsi"/>
              </w:rPr>
              <w:t xml:space="preserve"> </w:t>
            </w:r>
            <w:proofErr w:type="spellStart"/>
            <w:r w:rsidRPr="00AA0913">
              <w:rPr>
                <w:rFonts w:eastAsia="Calibri" w:cstheme="minorHAnsi"/>
              </w:rPr>
              <w:t>eksternal</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mendukung</w:t>
            </w:r>
            <w:proofErr w:type="spellEnd"/>
            <w:r w:rsidRPr="00AA0913">
              <w:rPr>
                <w:rFonts w:eastAsia="Calibri" w:cstheme="minorHAnsi"/>
              </w:rPr>
              <w:t xml:space="preserve"> </w:t>
            </w:r>
            <w:proofErr w:type="spellStart"/>
            <w:r w:rsidRPr="00AA0913">
              <w:rPr>
                <w:rFonts w:eastAsia="Calibri" w:cstheme="minorHAnsi"/>
              </w:rPr>
              <w:t>kegiatan</w:t>
            </w:r>
            <w:proofErr w:type="spellEnd"/>
            <w:r w:rsidRPr="00AA0913">
              <w:rPr>
                <w:rFonts w:eastAsia="Calibri" w:cstheme="minorHAnsi"/>
              </w:rPr>
              <w:t xml:space="preserve"> </w:t>
            </w:r>
            <w:proofErr w:type="spellStart"/>
            <w:r w:rsidRPr="00AA0913">
              <w:rPr>
                <w:rFonts w:eastAsia="Calibri" w:cstheme="minorHAnsi"/>
              </w:rPr>
              <w:t>PkM</w:t>
            </w:r>
            <w:proofErr w:type="spellEnd"/>
            <w:r w:rsidRPr="00AA0913">
              <w:rPr>
                <w:rFonts w:eastAsia="Calibri" w:cstheme="minorHAnsi"/>
              </w:rPr>
              <w:t xml:space="preserve">. Hal </w:t>
            </w:r>
            <w:proofErr w:type="spellStart"/>
            <w:r w:rsidRPr="00AA0913">
              <w:rPr>
                <w:rFonts w:eastAsia="Calibri" w:cstheme="minorHAnsi"/>
              </w:rPr>
              <w:t>ini</w:t>
            </w:r>
            <w:proofErr w:type="spellEnd"/>
            <w:r w:rsidRPr="00AA0913">
              <w:rPr>
                <w:rFonts w:eastAsia="Calibri" w:cstheme="minorHAnsi"/>
              </w:rPr>
              <w:t xml:space="preserve"> </w:t>
            </w:r>
            <w:proofErr w:type="spellStart"/>
            <w:r w:rsidRPr="00AA0913">
              <w:rPr>
                <w:rFonts w:eastAsia="Calibri" w:cstheme="minorHAnsi"/>
              </w:rPr>
              <w:t>dapat</w:t>
            </w:r>
            <w:proofErr w:type="spellEnd"/>
            <w:r w:rsidRPr="00AA0913">
              <w:rPr>
                <w:rFonts w:eastAsia="Calibri" w:cstheme="minorHAnsi"/>
              </w:rPr>
              <w:t xml:space="preserve"> </w:t>
            </w:r>
            <w:proofErr w:type="spellStart"/>
            <w:r w:rsidRPr="00AA0913">
              <w:rPr>
                <w:rFonts w:eastAsia="Calibri" w:cstheme="minorHAnsi"/>
              </w:rPr>
              <w:t>dilakukan</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mengajukan</w:t>
            </w:r>
            <w:proofErr w:type="spellEnd"/>
            <w:r w:rsidRPr="00AA0913">
              <w:rPr>
                <w:rFonts w:eastAsia="Calibri" w:cstheme="minorHAnsi"/>
              </w:rPr>
              <w:t xml:space="preserve"> proposal-proposal </w:t>
            </w:r>
            <w:proofErr w:type="spellStart"/>
            <w:r w:rsidRPr="00AA0913">
              <w:rPr>
                <w:rFonts w:eastAsia="Calibri" w:cstheme="minorHAnsi"/>
              </w:rPr>
              <w:t>kegiatan</w:t>
            </w:r>
            <w:proofErr w:type="spellEnd"/>
            <w:r w:rsidRPr="00AA0913">
              <w:rPr>
                <w:rFonts w:eastAsia="Calibri" w:cstheme="minorHAnsi"/>
              </w:rPr>
              <w:t xml:space="preserve"> </w:t>
            </w:r>
            <w:proofErr w:type="spellStart"/>
            <w:r w:rsidRPr="00AA0913">
              <w:rPr>
                <w:rFonts w:eastAsia="Calibri" w:cstheme="minorHAnsi"/>
              </w:rPr>
              <w:t>PkM</w:t>
            </w:r>
            <w:proofErr w:type="spellEnd"/>
            <w:r w:rsidRPr="00AA0913">
              <w:rPr>
                <w:rFonts w:eastAsia="Calibri" w:cstheme="minorHAnsi"/>
              </w:rPr>
              <w:t xml:space="preserve"> yang </w:t>
            </w:r>
            <w:proofErr w:type="spellStart"/>
            <w:r w:rsidRPr="00AA0913">
              <w:rPr>
                <w:rFonts w:eastAsia="Calibri" w:cstheme="minorHAnsi"/>
              </w:rPr>
              <w:t>inovatif</w:t>
            </w:r>
            <w:proofErr w:type="spellEnd"/>
            <w:r w:rsidRPr="00AA0913">
              <w:rPr>
                <w:rFonts w:eastAsia="Calibri" w:cstheme="minorHAnsi"/>
              </w:rPr>
              <w:t xml:space="preserve"> dan </w:t>
            </w:r>
            <w:proofErr w:type="spellStart"/>
            <w:r w:rsidRPr="00AA0913">
              <w:rPr>
                <w:rFonts w:eastAsia="Calibri" w:cstheme="minorHAnsi"/>
              </w:rPr>
              <w:t>relevan</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isu-isu</w:t>
            </w:r>
            <w:proofErr w:type="spellEnd"/>
            <w:r w:rsidRPr="00AA0913">
              <w:rPr>
                <w:rFonts w:eastAsia="Calibri" w:cstheme="minorHAnsi"/>
              </w:rPr>
              <w:t xml:space="preserve"> </w:t>
            </w:r>
            <w:proofErr w:type="spellStart"/>
            <w:r w:rsidRPr="00AA0913">
              <w:rPr>
                <w:rFonts w:eastAsia="Calibri" w:cstheme="minorHAnsi"/>
              </w:rPr>
              <w:t>terkini</w:t>
            </w:r>
            <w:proofErr w:type="spellEnd"/>
            <w:r w:rsidRPr="00AA0913">
              <w:rPr>
                <w:rFonts w:eastAsia="Calibri" w:cstheme="minorHAnsi"/>
              </w:rPr>
              <w:t xml:space="preserve">, </w:t>
            </w:r>
            <w:proofErr w:type="spellStart"/>
            <w:r w:rsidRPr="00AA0913">
              <w:rPr>
                <w:rFonts w:eastAsia="Calibri" w:cstheme="minorHAnsi"/>
              </w:rPr>
              <w:t>serta</w:t>
            </w:r>
            <w:proofErr w:type="spellEnd"/>
            <w:r w:rsidRPr="00AA0913">
              <w:rPr>
                <w:rFonts w:eastAsia="Calibri" w:cstheme="minorHAnsi"/>
              </w:rPr>
              <w:t xml:space="preserve"> </w:t>
            </w:r>
            <w:proofErr w:type="spellStart"/>
            <w:r w:rsidRPr="00AA0913">
              <w:rPr>
                <w:rFonts w:eastAsia="Calibri" w:cstheme="minorHAnsi"/>
              </w:rPr>
              <w:t>memanfaatkan</w:t>
            </w:r>
            <w:proofErr w:type="spellEnd"/>
            <w:r w:rsidRPr="00AA0913">
              <w:rPr>
                <w:rFonts w:eastAsia="Calibri" w:cstheme="minorHAnsi"/>
              </w:rPr>
              <w:t xml:space="preserve"> </w:t>
            </w:r>
            <w:proofErr w:type="spellStart"/>
            <w:r w:rsidRPr="00AA0913">
              <w:rPr>
                <w:rFonts w:eastAsia="Calibri" w:cstheme="minorHAnsi"/>
              </w:rPr>
              <w:t>peluang</w:t>
            </w:r>
            <w:proofErr w:type="spellEnd"/>
            <w:r w:rsidRPr="00AA0913">
              <w:rPr>
                <w:rFonts w:eastAsia="Calibri" w:cstheme="minorHAnsi"/>
              </w:rPr>
              <w:t xml:space="preserve"> </w:t>
            </w:r>
            <w:proofErr w:type="spellStart"/>
            <w:r w:rsidRPr="00AA0913">
              <w:rPr>
                <w:rFonts w:eastAsia="Calibri" w:cstheme="minorHAnsi"/>
              </w:rPr>
              <w:t>hibah</w:t>
            </w:r>
            <w:proofErr w:type="spellEnd"/>
            <w:r w:rsidRPr="00AA0913">
              <w:rPr>
                <w:rFonts w:eastAsia="Calibri" w:cstheme="minorHAnsi"/>
              </w:rPr>
              <w:t xml:space="preserve"> </w:t>
            </w:r>
            <w:proofErr w:type="spellStart"/>
            <w:r w:rsidRPr="00AA0913">
              <w:rPr>
                <w:rFonts w:eastAsia="Calibri" w:cstheme="minorHAnsi"/>
              </w:rPr>
              <w:t>dari</w:t>
            </w:r>
            <w:proofErr w:type="spellEnd"/>
            <w:r w:rsidRPr="00AA0913">
              <w:rPr>
                <w:rFonts w:eastAsia="Calibri" w:cstheme="minorHAnsi"/>
              </w:rPr>
              <w:t xml:space="preserve"> </w:t>
            </w:r>
            <w:proofErr w:type="spellStart"/>
            <w:r w:rsidRPr="00AA0913">
              <w:rPr>
                <w:rFonts w:eastAsia="Calibri" w:cstheme="minorHAnsi"/>
              </w:rPr>
              <w:t>lembaga-lembaga</w:t>
            </w:r>
            <w:proofErr w:type="spellEnd"/>
            <w:r w:rsidRPr="00AA0913">
              <w:rPr>
                <w:rFonts w:eastAsia="Calibri" w:cstheme="minorHAnsi"/>
              </w:rPr>
              <w:t xml:space="preserve"> </w:t>
            </w:r>
            <w:proofErr w:type="spellStart"/>
            <w:r w:rsidRPr="00AA0913">
              <w:rPr>
                <w:rFonts w:eastAsia="Calibri" w:cstheme="minorHAnsi"/>
              </w:rPr>
              <w:t>pemerintah</w:t>
            </w:r>
            <w:proofErr w:type="spellEnd"/>
            <w:r w:rsidRPr="00AA0913">
              <w:rPr>
                <w:rFonts w:eastAsia="Calibri" w:cstheme="minorHAnsi"/>
              </w:rPr>
              <w:t xml:space="preserve"> </w:t>
            </w:r>
            <w:proofErr w:type="spellStart"/>
            <w:r w:rsidRPr="00AA0913">
              <w:rPr>
                <w:rFonts w:eastAsia="Calibri" w:cstheme="minorHAnsi"/>
              </w:rPr>
              <w:t>maupun</w:t>
            </w:r>
            <w:proofErr w:type="spellEnd"/>
            <w:r w:rsidRPr="00AA0913">
              <w:rPr>
                <w:rFonts w:eastAsia="Calibri" w:cstheme="minorHAnsi"/>
              </w:rPr>
              <w:t xml:space="preserve"> </w:t>
            </w:r>
            <w:proofErr w:type="spellStart"/>
            <w:r w:rsidRPr="00AA0913">
              <w:rPr>
                <w:rFonts w:eastAsia="Calibri" w:cstheme="minorHAnsi"/>
              </w:rPr>
              <w:t>swasta</w:t>
            </w:r>
            <w:proofErr w:type="spellEnd"/>
            <w:r w:rsidRPr="00AA0913">
              <w:rPr>
                <w:rFonts w:eastAsia="Calibri" w:cstheme="minorHAnsi"/>
              </w:rPr>
              <w:t xml:space="preserve"> yang </w:t>
            </w:r>
            <w:proofErr w:type="spellStart"/>
            <w:r w:rsidRPr="00AA0913">
              <w:rPr>
                <w:rFonts w:eastAsia="Calibri" w:cstheme="minorHAnsi"/>
              </w:rPr>
              <w:t>tersedia</w:t>
            </w:r>
            <w:proofErr w:type="spellEnd"/>
            <w:r w:rsidRPr="00AA0913">
              <w:rPr>
                <w:rFonts w:eastAsia="Calibri" w:cstheme="minorHAnsi"/>
              </w:rPr>
              <w:t>.</w:t>
            </w:r>
          </w:p>
        </w:tc>
      </w:tr>
      <w:tr w:rsidR="00AA0913" w:rsidRPr="00AA0913" w14:paraId="7D5B3BEE" w14:textId="77777777" w:rsidTr="2CEB6ABC">
        <w:trPr>
          <w:trHeight w:val="300"/>
        </w:trPr>
        <w:tc>
          <w:tcPr>
            <w:tcW w:w="607" w:type="dxa"/>
            <w:tcBorders>
              <w:top w:val="single" w:sz="8" w:space="0" w:color="auto"/>
              <w:left w:val="single" w:sz="8" w:space="0" w:color="auto"/>
              <w:bottom w:val="single" w:sz="8" w:space="0" w:color="auto"/>
              <w:right w:val="single" w:sz="8" w:space="0" w:color="auto"/>
            </w:tcBorders>
            <w:tcMar>
              <w:left w:w="108" w:type="dxa"/>
              <w:right w:w="108" w:type="dxa"/>
            </w:tcMar>
          </w:tcPr>
          <w:p w14:paraId="252B4F53" w14:textId="77777777" w:rsidR="00AA0913" w:rsidRPr="00AA0913" w:rsidRDefault="00AA0913" w:rsidP="00AA0913">
            <w:pPr>
              <w:rPr>
                <w:rFonts w:cstheme="minorHAnsi"/>
              </w:rPr>
            </w:pPr>
            <w:r w:rsidRPr="00AA0913">
              <w:rPr>
                <w:rFonts w:eastAsia="Calibri" w:cstheme="minorHAnsi"/>
                <w:color w:val="000000" w:themeColor="text1"/>
              </w:rPr>
              <w:t>8</w:t>
            </w:r>
          </w:p>
        </w:tc>
        <w:tc>
          <w:tcPr>
            <w:tcW w:w="3554" w:type="dxa"/>
            <w:tcBorders>
              <w:top w:val="single" w:sz="8" w:space="0" w:color="auto"/>
              <w:left w:val="single" w:sz="8" w:space="0" w:color="auto"/>
              <w:bottom w:val="single" w:sz="8" w:space="0" w:color="auto"/>
              <w:right w:val="single" w:sz="8" w:space="0" w:color="auto"/>
            </w:tcBorders>
            <w:tcMar>
              <w:left w:w="108" w:type="dxa"/>
              <w:right w:w="108" w:type="dxa"/>
            </w:tcMar>
          </w:tcPr>
          <w:p w14:paraId="098EEBE9" w14:textId="77777777" w:rsidR="00AA0913" w:rsidRPr="00AA0913" w:rsidRDefault="00AA0913" w:rsidP="00AA0913">
            <w:pPr>
              <w:rPr>
                <w:rFonts w:eastAsia="Calibri" w:cstheme="minorHAnsi"/>
                <w:color w:val="000000" w:themeColor="text1"/>
              </w:rPr>
            </w:pPr>
            <w:proofErr w:type="spellStart"/>
            <w:r w:rsidRPr="00AA0913">
              <w:rPr>
                <w:rFonts w:eastAsia="Calibri" w:cstheme="minorHAnsi"/>
                <w:color w:val="000000" w:themeColor="text1"/>
              </w:rPr>
              <w:t>Keluaran</w:t>
            </w:r>
            <w:proofErr w:type="spellEnd"/>
            <w:r w:rsidRPr="00AA0913">
              <w:rPr>
                <w:rFonts w:eastAsia="Calibri" w:cstheme="minorHAnsi"/>
                <w:color w:val="000000" w:themeColor="text1"/>
              </w:rPr>
              <w:t xml:space="preserve"> dan </w:t>
            </w:r>
            <w:proofErr w:type="spellStart"/>
            <w:r w:rsidRPr="00AA0913">
              <w:rPr>
                <w:rFonts w:eastAsia="Calibri" w:cstheme="minorHAnsi"/>
                <w:color w:val="000000" w:themeColor="text1"/>
              </w:rPr>
              <w:t>capaian</w:t>
            </w:r>
            <w:proofErr w:type="spellEnd"/>
            <w:r w:rsidRPr="00AA0913">
              <w:rPr>
                <w:rFonts w:eastAsia="Calibri" w:cstheme="minorHAnsi"/>
                <w:color w:val="000000" w:themeColor="text1"/>
              </w:rPr>
              <w:t xml:space="preserve"> </w:t>
            </w:r>
            <w:proofErr w:type="spellStart"/>
            <w:r w:rsidRPr="00AA0913">
              <w:rPr>
                <w:rFonts w:eastAsia="Calibri" w:cstheme="minorHAnsi"/>
                <w:color w:val="000000" w:themeColor="text1"/>
              </w:rPr>
              <w:t>tridharma</w:t>
            </w:r>
            <w:proofErr w:type="spellEnd"/>
          </w:p>
        </w:tc>
        <w:tc>
          <w:tcPr>
            <w:tcW w:w="4854" w:type="dxa"/>
            <w:tcBorders>
              <w:top w:val="single" w:sz="8" w:space="0" w:color="auto"/>
              <w:left w:val="single" w:sz="8" w:space="0" w:color="auto"/>
              <w:bottom w:val="single" w:sz="8" w:space="0" w:color="auto"/>
              <w:right w:val="single" w:sz="8" w:space="0" w:color="auto"/>
            </w:tcBorders>
            <w:tcMar>
              <w:left w:w="108" w:type="dxa"/>
              <w:right w:w="108" w:type="dxa"/>
            </w:tcMar>
          </w:tcPr>
          <w:p w14:paraId="4AFD0B6E" w14:textId="77777777" w:rsidR="00AA0913" w:rsidRPr="00AA0913" w:rsidRDefault="00AA0913" w:rsidP="00AA0913">
            <w:pPr>
              <w:jc w:val="both"/>
              <w:rPr>
                <w:rFonts w:cstheme="minorHAnsi"/>
              </w:rPr>
            </w:pPr>
            <w:r w:rsidRPr="00AA0913">
              <w:rPr>
                <w:rFonts w:eastAsia="Calibri" w:cstheme="minorHAnsi"/>
                <w:color w:val="000000" w:themeColor="text1"/>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tingkat</w:t>
            </w:r>
            <w:proofErr w:type="spellEnd"/>
            <w:r w:rsidRPr="00AA0913">
              <w:rPr>
                <w:rFonts w:eastAsia="Calibri" w:cstheme="minorHAnsi"/>
              </w:rPr>
              <w:t xml:space="preserve"> </w:t>
            </w:r>
            <w:proofErr w:type="spellStart"/>
            <w:r w:rsidRPr="00AA0913">
              <w:rPr>
                <w:rFonts w:eastAsia="Calibri" w:cstheme="minorHAnsi"/>
              </w:rPr>
              <w:t>kelulusan</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PPBM Universitas Ma Chung </w:t>
            </w:r>
            <w:proofErr w:type="spellStart"/>
            <w:r w:rsidRPr="00AA0913">
              <w:rPr>
                <w:rFonts w:eastAsia="Calibri" w:cstheme="minorHAnsi"/>
              </w:rPr>
              <w:t>akan</w:t>
            </w:r>
            <w:proofErr w:type="spellEnd"/>
            <w:r w:rsidRPr="00AA0913">
              <w:rPr>
                <w:rFonts w:eastAsia="Calibri" w:cstheme="minorHAnsi"/>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kualitas</w:t>
            </w:r>
            <w:proofErr w:type="spellEnd"/>
            <w:r w:rsidRPr="00AA0913">
              <w:rPr>
                <w:rFonts w:eastAsia="Calibri" w:cstheme="minorHAnsi"/>
              </w:rPr>
              <w:t xml:space="preserve"> </w:t>
            </w:r>
            <w:proofErr w:type="spellStart"/>
            <w:r w:rsidRPr="00AA0913">
              <w:rPr>
                <w:rFonts w:eastAsia="Calibri" w:cstheme="minorHAnsi"/>
              </w:rPr>
              <w:t>pengajaran</w:t>
            </w:r>
            <w:proofErr w:type="spellEnd"/>
            <w:r w:rsidRPr="00AA0913">
              <w:rPr>
                <w:rFonts w:eastAsia="Calibri" w:cstheme="minorHAnsi"/>
              </w:rPr>
              <w:t xml:space="preserve"> dan </w:t>
            </w:r>
            <w:proofErr w:type="spellStart"/>
            <w:r w:rsidRPr="00AA0913">
              <w:rPr>
                <w:rFonts w:eastAsia="Calibri" w:cstheme="minorHAnsi"/>
              </w:rPr>
              <w:t>pembelajaran</w:t>
            </w:r>
            <w:proofErr w:type="spellEnd"/>
            <w:r w:rsidRPr="00AA0913">
              <w:rPr>
                <w:rFonts w:eastAsia="Calibri" w:cstheme="minorHAnsi"/>
              </w:rPr>
              <w:t xml:space="preserve"> </w:t>
            </w:r>
            <w:proofErr w:type="spellStart"/>
            <w:r w:rsidRPr="00AA0913">
              <w:rPr>
                <w:rFonts w:eastAsia="Calibri" w:cstheme="minorHAnsi"/>
              </w:rPr>
              <w:t>melalui</w:t>
            </w:r>
            <w:proofErr w:type="spellEnd"/>
            <w:r w:rsidRPr="00AA0913">
              <w:rPr>
                <w:rFonts w:eastAsia="Calibri" w:cstheme="minorHAnsi"/>
              </w:rPr>
              <w:t xml:space="preserve"> </w:t>
            </w:r>
            <w:proofErr w:type="spellStart"/>
            <w:r w:rsidRPr="00AA0913">
              <w:rPr>
                <w:rFonts w:eastAsia="Calibri" w:cstheme="minorHAnsi"/>
              </w:rPr>
              <w:t>perbaikan</w:t>
            </w:r>
            <w:proofErr w:type="spellEnd"/>
            <w:r w:rsidRPr="00AA0913">
              <w:rPr>
                <w:rFonts w:eastAsia="Calibri" w:cstheme="minorHAnsi"/>
              </w:rPr>
              <w:t xml:space="preserve"> </w:t>
            </w:r>
            <w:proofErr w:type="spellStart"/>
            <w:r w:rsidRPr="00AA0913">
              <w:rPr>
                <w:rFonts w:eastAsia="Calibri" w:cstheme="minorHAnsi"/>
              </w:rPr>
              <w:t>sistem</w:t>
            </w:r>
            <w:proofErr w:type="spellEnd"/>
            <w:r w:rsidRPr="00AA0913">
              <w:rPr>
                <w:rFonts w:eastAsia="Calibri" w:cstheme="minorHAnsi"/>
              </w:rPr>
              <w:t xml:space="preserve"> </w:t>
            </w:r>
            <w:proofErr w:type="spellStart"/>
            <w:r w:rsidRPr="00AA0913">
              <w:rPr>
                <w:rFonts w:eastAsia="Calibri" w:cstheme="minorHAnsi"/>
              </w:rPr>
              <w:t>kurikulum</w:t>
            </w:r>
            <w:proofErr w:type="spellEnd"/>
            <w:r w:rsidRPr="00AA0913">
              <w:rPr>
                <w:rFonts w:eastAsia="Calibri" w:cstheme="minorHAnsi"/>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kualitas</w:t>
            </w:r>
            <w:proofErr w:type="spellEnd"/>
            <w:r w:rsidRPr="00AA0913">
              <w:rPr>
                <w:rFonts w:eastAsia="Calibri" w:cstheme="minorHAnsi"/>
              </w:rPr>
              <w:t xml:space="preserve"> </w:t>
            </w:r>
            <w:proofErr w:type="spellStart"/>
            <w:r w:rsidRPr="00AA0913">
              <w:rPr>
                <w:rFonts w:eastAsia="Calibri" w:cstheme="minorHAnsi"/>
              </w:rPr>
              <w:t>dosen</w:t>
            </w:r>
            <w:proofErr w:type="spellEnd"/>
            <w:r w:rsidRPr="00AA0913">
              <w:rPr>
                <w:rFonts w:eastAsia="Calibri" w:cstheme="minorHAnsi"/>
              </w:rPr>
              <w:t xml:space="preserve">, dan </w:t>
            </w:r>
            <w:proofErr w:type="spellStart"/>
            <w:r w:rsidRPr="00AA0913">
              <w:rPr>
                <w:rFonts w:eastAsia="Calibri" w:cstheme="minorHAnsi"/>
              </w:rPr>
              <w:t>memberikan</w:t>
            </w:r>
            <w:proofErr w:type="spellEnd"/>
            <w:r w:rsidRPr="00AA0913">
              <w:rPr>
                <w:rFonts w:eastAsia="Calibri" w:cstheme="minorHAnsi"/>
              </w:rPr>
              <w:t xml:space="preserve"> </w:t>
            </w:r>
            <w:proofErr w:type="spellStart"/>
            <w:r w:rsidRPr="00AA0913">
              <w:rPr>
                <w:rFonts w:eastAsia="Calibri" w:cstheme="minorHAnsi"/>
              </w:rPr>
              <w:t>dukungan</w:t>
            </w:r>
            <w:proofErr w:type="spellEnd"/>
            <w:r w:rsidRPr="00AA0913">
              <w:rPr>
                <w:rFonts w:eastAsia="Calibri" w:cstheme="minorHAnsi"/>
              </w:rPr>
              <w:t xml:space="preserve"> </w:t>
            </w:r>
            <w:proofErr w:type="spellStart"/>
            <w:r w:rsidRPr="00AA0913">
              <w:rPr>
                <w:rFonts w:eastAsia="Calibri" w:cstheme="minorHAnsi"/>
              </w:rPr>
              <w:t>akademik</w:t>
            </w:r>
            <w:proofErr w:type="spellEnd"/>
            <w:r w:rsidRPr="00AA0913">
              <w:rPr>
                <w:rFonts w:eastAsia="Calibri" w:cstheme="minorHAnsi"/>
              </w:rPr>
              <w:t xml:space="preserve"> </w:t>
            </w:r>
            <w:proofErr w:type="spellStart"/>
            <w:r w:rsidRPr="00AA0913">
              <w:rPr>
                <w:rFonts w:eastAsia="Calibri" w:cstheme="minorHAnsi"/>
              </w:rPr>
              <w:t>kepada</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yang </w:t>
            </w:r>
            <w:proofErr w:type="spellStart"/>
            <w:r w:rsidRPr="00AA0913">
              <w:rPr>
                <w:rFonts w:eastAsia="Calibri" w:cstheme="minorHAnsi"/>
              </w:rPr>
              <w:t>membutuhkan</w:t>
            </w:r>
            <w:proofErr w:type="spellEnd"/>
            <w:r w:rsidRPr="00AA0913">
              <w:rPr>
                <w:rFonts w:eastAsia="Calibri" w:cstheme="minorHAnsi"/>
              </w:rPr>
              <w:t xml:space="preserve">. </w:t>
            </w:r>
            <w:proofErr w:type="spellStart"/>
            <w:r w:rsidRPr="00AA0913">
              <w:rPr>
                <w:rFonts w:eastAsia="Calibri" w:cstheme="minorHAnsi"/>
              </w:rPr>
              <w:t>Selain</w:t>
            </w:r>
            <w:proofErr w:type="spellEnd"/>
            <w:r w:rsidRPr="00AA0913">
              <w:rPr>
                <w:rFonts w:eastAsia="Calibri" w:cstheme="minorHAnsi"/>
              </w:rPr>
              <w:t xml:space="preserve"> </w:t>
            </w:r>
            <w:proofErr w:type="spellStart"/>
            <w:r w:rsidRPr="00AA0913">
              <w:rPr>
                <w:rFonts w:eastAsia="Calibri" w:cstheme="minorHAnsi"/>
              </w:rPr>
              <w:t>itu</w:t>
            </w:r>
            <w:proofErr w:type="spellEnd"/>
            <w:r w:rsidRPr="00AA0913">
              <w:rPr>
                <w:rFonts w:eastAsia="Calibri" w:cstheme="minorHAnsi"/>
              </w:rPr>
              <w:t xml:space="preserve">, </w:t>
            </w:r>
            <w:proofErr w:type="spellStart"/>
            <w:r w:rsidRPr="00AA0913">
              <w:rPr>
                <w:rFonts w:eastAsia="Calibri" w:cstheme="minorHAnsi"/>
              </w:rPr>
              <w:t>akan</w:t>
            </w:r>
            <w:proofErr w:type="spellEnd"/>
            <w:r w:rsidRPr="00AA0913">
              <w:rPr>
                <w:rFonts w:eastAsia="Calibri" w:cstheme="minorHAnsi"/>
              </w:rPr>
              <w:t xml:space="preserve"> </w:t>
            </w:r>
            <w:proofErr w:type="spellStart"/>
            <w:r w:rsidRPr="00AA0913">
              <w:rPr>
                <w:rFonts w:eastAsia="Calibri" w:cstheme="minorHAnsi"/>
              </w:rPr>
              <w:t>dilakukan</w:t>
            </w:r>
            <w:proofErr w:type="spellEnd"/>
            <w:r w:rsidRPr="00AA0913">
              <w:rPr>
                <w:rFonts w:eastAsia="Calibri" w:cstheme="minorHAnsi"/>
              </w:rPr>
              <w:t xml:space="preserve"> monitoring dan </w:t>
            </w:r>
            <w:proofErr w:type="spellStart"/>
            <w:r w:rsidRPr="00AA0913">
              <w:rPr>
                <w:rFonts w:eastAsia="Calibri" w:cstheme="minorHAnsi"/>
              </w:rPr>
              <w:t>evaluasi</w:t>
            </w:r>
            <w:proofErr w:type="spellEnd"/>
            <w:r w:rsidRPr="00AA0913">
              <w:rPr>
                <w:rFonts w:eastAsia="Calibri" w:cstheme="minorHAnsi"/>
              </w:rPr>
              <w:t xml:space="preserve"> </w:t>
            </w:r>
            <w:proofErr w:type="spellStart"/>
            <w:r w:rsidRPr="00AA0913">
              <w:rPr>
                <w:rFonts w:eastAsia="Calibri" w:cstheme="minorHAnsi"/>
              </w:rPr>
              <w:t>secara</w:t>
            </w:r>
            <w:proofErr w:type="spellEnd"/>
            <w:r w:rsidRPr="00AA0913">
              <w:rPr>
                <w:rFonts w:eastAsia="Calibri" w:cstheme="minorHAnsi"/>
              </w:rPr>
              <w:t xml:space="preserve"> </w:t>
            </w:r>
            <w:proofErr w:type="spellStart"/>
            <w:r w:rsidRPr="00AA0913">
              <w:rPr>
                <w:rFonts w:eastAsia="Calibri" w:cstheme="minorHAnsi"/>
              </w:rPr>
              <w:t>berkala</w:t>
            </w:r>
            <w:proofErr w:type="spellEnd"/>
            <w:r w:rsidRPr="00AA0913">
              <w:rPr>
                <w:rFonts w:eastAsia="Calibri" w:cstheme="minorHAnsi"/>
              </w:rPr>
              <w:t xml:space="preserve"> </w:t>
            </w:r>
            <w:proofErr w:type="spellStart"/>
            <w:r w:rsidRPr="00AA0913">
              <w:rPr>
                <w:rFonts w:eastAsia="Calibri" w:cstheme="minorHAnsi"/>
              </w:rPr>
              <w:t>terhadap</w:t>
            </w:r>
            <w:proofErr w:type="spellEnd"/>
            <w:r w:rsidRPr="00AA0913">
              <w:rPr>
                <w:rFonts w:eastAsia="Calibri" w:cstheme="minorHAnsi"/>
              </w:rPr>
              <w:t xml:space="preserve"> </w:t>
            </w:r>
            <w:proofErr w:type="spellStart"/>
            <w:r w:rsidRPr="00AA0913">
              <w:rPr>
                <w:rFonts w:eastAsia="Calibri" w:cstheme="minorHAnsi"/>
              </w:rPr>
              <w:t>kemajuan</w:t>
            </w:r>
            <w:proofErr w:type="spellEnd"/>
            <w:r w:rsidRPr="00AA0913">
              <w:rPr>
                <w:rFonts w:eastAsia="Calibri" w:cstheme="minorHAnsi"/>
              </w:rPr>
              <w:t xml:space="preserve"> </w:t>
            </w:r>
            <w:proofErr w:type="spellStart"/>
            <w:r w:rsidRPr="00AA0913">
              <w:rPr>
                <w:rFonts w:eastAsia="Calibri" w:cstheme="minorHAnsi"/>
              </w:rPr>
              <w:t>akademik</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w:t>
            </w:r>
            <w:proofErr w:type="spellStart"/>
            <w:r w:rsidRPr="00AA0913">
              <w:rPr>
                <w:rFonts w:eastAsia="Calibri" w:cstheme="minorHAnsi"/>
              </w:rPr>
              <w:t>sehingga</w:t>
            </w:r>
            <w:proofErr w:type="spellEnd"/>
            <w:r w:rsidRPr="00AA0913">
              <w:rPr>
                <w:rFonts w:eastAsia="Calibri" w:cstheme="minorHAnsi"/>
              </w:rPr>
              <w:t xml:space="preserve"> </w:t>
            </w:r>
            <w:proofErr w:type="spellStart"/>
            <w:r w:rsidRPr="00AA0913">
              <w:rPr>
                <w:rFonts w:eastAsia="Calibri" w:cstheme="minorHAnsi"/>
              </w:rPr>
              <w:t>dosen</w:t>
            </w:r>
            <w:proofErr w:type="spellEnd"/>
            <w:r w:rsidRPr="00AA0913">
              <w:rPr>
                <w:rFonts w:eastAsia="Calibri" w:cstheme="minorHAnsi"/>
              </w:rPr>
              <w:t xml:space="preserve"> </w:t>
            </w:r>
            <w:proofErr w:type="spellStart"/>
            <w:r w:rsidRPr="00AA0913">
              <w:rPr>
                <w:rFonts w:eastAsia="Calibri" w:cstheme="minorHAnsi"/>
              </w:rPr>
              <w:t>dapat</w:t>
            </w:r>
            <w:proofErr w:type="spellEnd"/>
            <w:r w:rsidRPr="00AA0913">
              <w:rPr>
                <w:rFonts w:eastAsia="Calibri" w:cstheme="minorHAnsi"/>
              </w:rPr>
              <w:t xml:space="preserve"> </w:t>
            </w:r>
            <w:proofErr w:type="spellStart"/>
            <w:r w:rsidRPr="00AA0913">
              <w:rPr>
                <w:rFonts w:eastAsia="Calibri" w:cstheme="minorHAnsi"/>
              </w:rPr>
              <w:t>memberikan</w:t>
            </w:r>
            <w:proofErr w:type="spellEnd"/>
            <w:r w:rsidRPr="00AA0913">
              <w:rPr>
                <w:rFonts w:eastAsia="Calibri" w:cstheme="minorHAnsi"/>
              </w:rPr>
              <w:t xml:space="preserve"> </w:t>
            </w:r>
            <w:proofErr w:type="spellStart"/>
            <w:r w:rsidRPr="00AA0913">
              <w:rPr>
                <w:rFonts w:eastAsia="Calibri" w:cstheme="minorHAnsi"/>
              </w:rPr>
              <w:t>bimbingan</w:t>
            </w:r>
            <w:proofErr w:type="spellEnd"/>
            <w:r w:rsidRPr="00AA0913">
              <w:rPr>
                <w:rFonts w:eastAsia="Calibri" w:cstheme="minorHAnsi"/>
              </w:rPr>
              <w:t xml:space="preserve"> dan </w:t>
            </w:r>
            <w:proofErr w:type="spellStart"/>
            <w:r w:rsidRPr="00AA0913">
              <w:rPr>
                <w:rFonts w:eastAsia="Calibri" w:cstheme="minorHAnsi"/>
              </w:rPr>
              <w:t>dorongan</w:t>
            </w:r>
            <w:proofErr w:type="spellEnd"/>
            <w:r w:rsidRPr="00AA0913">
              <w:rPr>
                <w:rFonts w:eastAsia="Calibri" w:cstheme="minorHAnsi"/>
              </w:rPr>
              <w:t xml:space="preserve"> yang </w:t>
            </w:r>
            <w:proofErr w:type="spellStart"/>
            <w:r w:rsidRPr="00AA0913">
              <w:rPr>
                <w:rFonts w:eastAsia="Calibri" w:cstheme="minorHAnsi"/>
              </w:rPr>
              <w:t>tepat</w:t>
            </w:r>
            <w:proofErr w:type="spellEnd"/>
            <w:r w:rsidRPr="00AA0913">
              <w:rPr>
                <w:rFonts w:eastAsia="Calibri" w:cstheme="minorHAnsi"/>
              </w:rPr>
              <w:t>.</w:t>
            </w:r>
          </w:p>
          <w:p w14:paraId="68AC673B" w14:textId="77777777" w:rsidR="00AA0913" w:rsidRPr="00AA0913" w:rsidRDefault="00AA0913" w:rsidP="00AA0913">
            <w:pPr>
              <w:jc w:val="both"/>
              <w:rPr>
                <w:rFonts w:cstheme="minorHAnsi"/>
              </w:rPr>
            </w:pP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jumlah</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yang </w:t>
            </w:r>
            <w:proofErr w:type="spellStart"/>
            <w:r w:rsidRPr="00AA0913">
              <w:rPr>
                <w:rFonts w:eastAsia="Calibri" w:cstheme="minorHAnsi"/>
              </w:rPr>
              <w:t>meraih</w:t>
            </w:r>
            <w:proofErr w:type="spellEnd"/>
            <w:r w:rsidRPr="00AA0913">
              <w:rPr>
                <w:rFonts w:eastAsia="Calibri" w:cstheme="minorHAnsi"/>
              </w:rPr>
              <w:t xml:space="preserve"> </w:t>
            </w:r>
            <w:proofErr w:type="spellStart"/>
            <w:r w:rsidRPr="00AA0913">
              <w:rPr>
                <w:rFonts w:eastAsia="Calibri" w:cstheme="minorHAnsi"/>
              </w:rPr>
              <w:t>prestasi</w:t>
            </w:r>
            <w:proofErr w:type="spellEnd"/>
            <w:r w:rsidRPr="00AA0913">
              <w:rPr>
                <w:rFonts w:eastAsia="Calibri" w:cstheme="minorHAnsi"/>
              </w:rPr>
              <w:t xml:space="preserve">, PPBM </w:t>
            </w:r>
            <w:proofErr w:type="spellStart"/>
            <w:r w:rsidRPr="00AA0913">
              <w:rPr>
                <w:rFonts w:eastAsia="Calibri" w:cstheme="minorHAnsi"/>
              </w:rPr>
              <w:t>akan</w:t>
            </w:r>
            <w:proofErr w:type="spellEnd"/>
            <w:r w:rsidRPr="00AA0913">
              <w:rPr>
                <w:rFonts w:eastAsia="Calibri" w:cstheme="minorHAnsi"/>
              </w:rPr>
              <w:t xml:space="preserve"> </w:t>
            </w:r>
            <w:proofErr w:type="spellStart"/>
            <w:r w:rsidRPr="00AA0913">
              <w:rPr>
                <w:rFonts w:eastAsia="Calibri" w:cstheme="minorHAnsi"/>
              </w:rPr>
              <w:t>memberikan</w:t>
            </w:r>
            <w:proofErr w:type="spellEnd"/>
            <w:r w:rsidRPr="00AA0913">
              <w:rPr>
                <w:rFonts w:eastAsia="Calibri" w:cstheme="minorHAnsi"/>
              </w:rPr>
              <w:t xml:space="preserve"> </w:t>
            </w:r>
            <w:proofErr w:type="spellStart"/>
            <w:r w:rsidRPr="00AA0913">
              <w:rPr>
                <w:rFonts w:eastAsia="Calibri" w:cstheme="minorHAnsi"/>
              </w:rPr>
              <w:t>memberikan</w:t>
            </w:r>
            <w:proofErr w:type="spellEnd"/>
            <w:r w:rsidRPr="00AA0913">
              <w:rPr>
                <w:rFonts w:eastAsia="Calibri" w:cstheme="minorHAnsi"/>
              </w:rPr>
              <w:t xml:space="preserve"> </w:t>
            </w:r>
            <w:proofErr w:type="spellStart"/>
            <w:r w:rsidRPr="00AA0913">
              <w:rPr>
                <w:rFonts w:eastAsia="Calibri" w:cstheme="minorHAnsi"/>
              </w:rPr>
              <w:t>dukungan</w:t>
            </w:r>
            <w:proofErr w:type="spellEnd"/>
            <w:r w:rsidRPr="00AA0913">
              <w:rPr>
                <w:rFonts w:eastAsia="Calibri" w:cstheme="minorHAnsi"/>
              </w:rPr>
              <w:t xml:space="preserve"> yang </w:t>
            </w:r>
            <w:proofErr w:type="spellStart"/>
            <w:r w:rsidRPr="00AA0913">
              <w:rPr>
                <w:rFonts w:eastAsia="Calibri" w:cstheme="minorHAnsi"/>
              </w:rPr>
              <w:t>lebih</w:t>
            </w:r>
            <w:proofErr w:type="spellEnd"/>
            <w:r w:rsidRPr="00AA0913">
              <w:rPr>
                <w:rFonts w:eastAsia="Calibri" w:cstheme="minorHAnsi"/>
              </w:rPr>
              <w:t xml:space="preserve"> </w:t>
            </w:r>
            <w:proofErr w:type="spellStart"/>
            <w:r w:rsidRPr="00AA0913">
              <w:rPr>
                <w:rFonts w:eastAsia="Calibri" w:cstheme="minorHAnsi"/>
              </w:rPr>
              <w:t>besar</w:t>
            </w:r>
            <w:proofErr w:type="spellEnd"/>
            <w:r w:rsidRPr="00AA0913">
              <w:rPr>
                <w:rFonts w:eastAsia="Calibri" w:cstheme="minorHAnsi"/>
              </w:rPr>
              <w:t xml:space="preserve"> pada </w:t>
            </w:r>
            <w:proofErr w:type="spellStart"/>
            <w:r w:rsidRPr="00AA0913">
              <w:rPr>
                <w:rFonts w:eastAsia="Calibri" w:cstheme="minorHAnsi"/>
              </w:rPr>
              <w:t>mahasiswa</w:t>
            </w:r>
            <w:proofErr w:type="spellEnd"/>
            <w:r w:rsidRPr="00AA0913">
              <w:rPr>
                <w:rFonts w:eastAsia="Calibri" w:cstheme="minorHAnsi"/>
              </w:rPr>
              <w:t xml:space="preserve"> yang </w:t>
            </w:r>
            <w:proofErr w:type="spellStart"/>
            <w:r w:rsidRPr="00AA0913">
              <w:rPr>
                <w:rFonts w:eastAsia="Calibri" w:cstheme="minorHAnsi"/>
              </w:rPr>
              <w:t>memiliki</w:t>
            </w:r>
            <w:proofErr w:type="spellEnd"/>
            <w:r w:rsidRPr="00AA0913">
              <w:rPr>
                <w:rFonts w:eastAsia="Calibri" w:cstheme="minorHAnsi"/>
              </w:rPr>
              <w:t xml:space="preserve"> </w:t>
            </w:r>
            <w:proofErr w:type="spellStart"/>
            <w:r w:rsidRPr="00AA0913">
              <w:rPr>
                <w:rFonts w:eastAsia="Calibri" w:cstheme="minorHAnsi"/>
              </w:rPr>
              <w:t>potensi</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meraih</w:t>
            </w:r>
            <w:proofErr w:type="spellEnd"/>
            <w:r w:rsidRPr="00AA0913">
              <w:rPr>
                <w:rFonts w:eastAsia="Calibri" w:cstheme="minorHAnsi"/>
              </w:rPr>
              <w:t xml:space="preserve"> </w:t>
            </w:r>
            <w:proofErr w:type="spellStart"/>
            <w:r w:rsidRPr="00AA0913">
              <w:rPr>
                <w:rFonts w:eastAsia="Calibri" w:cstheme="minorHAnsi"/>
              </w:rPr>
              <w:t>prestasi</w:t>
            </w:r>
            <w:proofErr w:type="spellEnd"/>
            <w:r w:rsidRPr="00AA0913">
              <w:rPr>
                <w:rFonts w:eastAsia="Calibri" w:cstheme="minorHAnsi"/>
              </w:rPr>
              <w:t xml:space="preserve"> </w:t>
            </w:r>
            <w:proofErr w:type="spellStart"/>
            <w:r w:rsidRPr="00AA0913">
              <w:rPr>
                <w:rFonts w:eastAsia="Calibri" w:cstheme="minorHAnsi"/>
              </w:rPr>
              <w:t>seperti</w:t>
            </w:r>
            <w:proofErr w:type="spellEnd"/>
            <w:r w:rsidRPr="00AA0913">
              <w:rPr>
                <w:rFonts w:eastAsia="Calibri" w:cstheme="minorHAnsi"/>
              </w:rPr>
              <w:t xml:space="preserve"> </w:t>
            </w:r>
            <w:proofErr w:type="spellStart"/>
            <w:r w:rsidRPr="00AA0913">
              <w:rPr>
                <w:rFonts w:eastAsia="Calibri" w:cstheme="minorHAnsi"/>
              </w:rPr>
              <w:t>pemberian</w:t>
            </w:r>
            <w:proofErr w:type="spellEnd"/>
            <w:r w:rsidRPr="00AA0913">
              <w:rPr>
                <w:rFonts w:eastAsia="Calibri" w:cstheme="minorHAnsi"/>
              </w:rPr>
              <w:t xml:space="preserve"> </w:t>
            </w:r>
            <w:proofErr w:type="spellStart"/>
            <w:r w:rsidRPr="00AA0913">
              <w:rPr>
                <w:rFonts w:eastAsia="Calibri" w:cstheme="minorHAnsi"/>
              </w:rPr>
              <w:t>beasiswa</w:t>
            </w:r>
            <w:proofErr w:type="spellEnd"/>
            <w:r w:rsidRPr="00AA0913">
              <w:rPr>
                <w:rFonts w:eastAsia="Calibri" w:cstheme="minorHAnsi"/>
              </w:rPr>
              <w:t xml:space="preserve">, </w:t>
            </w:r>
            <w:proofErr w:type="spellStart"/>
            <w:r w:rsidRPr="00AA0913">
              <w:rPr>
                <w:rFonts w:eastAsia="Calibri" w:cstheme="minorHAnsi"/>
              </w:rPr>
              <w:t>kesempatan</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mengikuti</w:t>
            </w:r>
            <w:proofErr w:type="spellEnd"/>
            <w:r w:rsidRPr="00AA0913">
              <w:rPr>
                <w:rFonts w:eastAsia="Calibri" w:cstheme="minorHAnsi"/>
              </w:rPr>
              <w:t xml:space="preserve"> </w:t>
            </w:r>
            <w:proofErr w:type="spellStart"/>
            <w:r w:rsidRPr="00AA0913">
              <w:rPr>
                <w:rFonts w:eastAsia="Calibri" w:cstheme="minorHAnsi"/>
              </w:rPr>
              <w:t>kompetisi</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kegiatan</w:t>
            </w:r>
            <w:proofErr w:type="spellEnd"/>
            <w:r w:rsidRPr="00AA0913">
              <w:rPr>
                <w:rFonts w:eastAsia="Calibri" w:cstheme="minorHAnsi"/>
              </w:rPr>
              <w:t xml:space="preserve"> </w:t>
            </w:r>
            <w:proofErr w:type="spellStart"/>
            <w:r w:rsidRPr="00AA0913">
              <w:rPr>
                <w:rFonts w:eastAsia="Calibri" w:cstheme="minorHAnsi"/>
              </w:rPr>
              <w:t>akademik</w:t>
            </w:r>
            <w:proofErr w:type="spellEnd"/>
            <w:r w:rsidRPr="00AA0913">
              <w:rPr>
                <w:rFonts w:eastAsia="Calibri" w:cstheme="minorHAnsi"/>
              </w:rPr>
              <w:t xml:space="preserve"> </w:t>
            </w:r>
            <w:proofErr w:type="spellStart"/>
            <w:r w:rsidRPr="00AA0913">
              <w:rPr>
                <w:rFonts w:eastAsia="Calibri" w:cstheme="minorHAnsi"/>
              </w:rPr>
              <w:t>lainnya</w:t>
            </w:r>
            <w:proofErr w:type="spellEnd"/>
            <w:r w:rsidRPr="00AA0913">
              <w:rPr>
                <w:rFonts w:eastAsia="Calibri" w:cstheme="minorHAnsi"/>
              </w:rPr>
              <w:t xml:space="preserve">, dan </w:t>
            </w:r>
            <w:proofErr w:type="spellStart"/>
            <w:r w:rsidRPr="00AA0913">
              <w:rPr>
                <w:rFonts w:eastAsia="Calibri" w:cstheme="minorHAnsi"/>
              </w:rPr>
              <w:t>penghargaan</w:t>
            </w:r>
            <w:proofErr w:type="spellEnd"/>
            <w:r w:rsidRPr="00AA0913">
              <w:rPr>
                <w:rFonts w:eastAsia="Calibri" w:cstheme="minorHAnsi"/>
              </w:rPr>
              <w:t xml:space="preserve"> </w:t>
            </w:r>
            <w:proofErr w:type="spellStart"/>
            <w:r w:rsidRPr="00AA0913">
              <w:rPr>
                <w:rFonts w:eastAsia="Calibri" w:cstheme="minorHAnsi"/>
              </w:rPr>
              <w:t>bagi</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yang </w:t>
            </w:r>
            <w:proofErr w:type="spellStart"/>
            <w:r w:rsidRPr="00AA0913">
              <w:rPr>
                <w:rFonts w:eastAsia="Calibri" w:cstheme="minorHAnsi"/>
              </w:rPr>
              <w:lastRenderedPageBreak/>
              <w:t>meraih</w:t>
            </w:r>
            <w:proofErr w:type="spellEnd"/>
            <w:r w:rsidRPr="00AA0913">
              <w:rPr>
                <w:rFonts w:eastAsia="Calibri" w:cstheme="minorHAnsi"/>
              </w:rPr>
              <w:t xml:space="preserve"> </w:t>
            </w:r>
            <w:proofErr w:type="spellStart"/>
            <w:r w:rsidRPr="00AA0913">
              <w:rPr>
                <w:rFonts w:eastAsia="Calibri" w:cstheme="minorHAnsi"/>
              </w:rPr>
              <w:t>prestasi</w:t>
            </w:r>
            <w:proofErr w:type="spellEnd"/>
            <w:r w:rsidRPr="00AA0913">
              <w:rPr>
                <w:rFonts w:eastAsia="Calibri" w:cstheme="minorHAnsi"/>
              </w:rPr>
              <w:t xml:space="preserve">. </w:t>
            </w:r>
            <w:proofErr w:type="spellStart"/>
            <w:r w:rsidRPr="00AA0913">
              <w:rPr>
                <w:rFonts w:eastAsia="Calibri" w:cstheme="minorHAnsi"/>
              </w:rPr>
              <w:t>Selain</w:t>
            </w:r>
            <w:proofErr w:type="spellEnd"/>
            <w:r w:rsidRPr="00AA0913">
              <w:rPr>
                <w:rFonts w:eastAsia="Calibri" w:cstheme="minorHAnsi"/>
              </w:rPr>
              <w:t xml:space="preserve"> </w:t>
            </w:r>
            <w:proofErr w:type="spellStart"/>
            <w:r w:rsidRPr="00AA0913">
              <w:rPr>
                <w:rFonts w:eastAsia="Calibri" w:cstheme="minorHAnsi"/>
              </w:rPr>
              <w:t>itu</w:t>
            </w:r>
            <w:proofErr w:type="spellEnd"/>
            <w:r w:rsidRPr="00AA0913">
              <w:rPr>
                <w:rFonts w:eastAsia="Calibri" w:cstheme="minorHAnsi"/>
              </w:rPr>
              <w:t xml:space="preserve">, PPBM </w:t>
            </w:r>
            <w:proofErr w:type="spellStart"/>
            <w:r w:rsidRPr="00AA0913">
              <w:rPr>
                <w:rFonts w:eastAsia="Calibri" w:cstheme="minorHAnsi"/>
              </w:rPr>
              <w:t>akan</w:t>
            </w:r>
            <w:proofErr w:type="spellEnd"/>
            <w:r w:rsidRPr="00AA0913">
              <w:rPr>
                <w:rFonts w:eastAsia="Calibri" w:cstheme="minorHAnsi"/>
              </w:rPr>
              <w:t xml:space="preserve"> </w:t>
            </w:r>
            <w:proofErr w:type="spellStart"/>
            <w:r w:rsidRPr="00AA0913">
              <w:rPr>
                <w:rFonts w:eastAsia="Calibri" w:cstheme="minorHAnsi"/>
              </w:rPr>
              <w:t>menjalankan</w:t>
            </w:r>
            <w:proofErr w:type="spellEnd"/>
            <w:r w:rsidRPr="00AA0913">
              <w:rPr>
                <w:rFonts w:eastAsia="Calibri" w:cstheme="minorHAnsi"/>
              </w:rPr>
              <w:t xml:space="preserve"> program mentoring dan coaching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mahasiswa</w:t>
            </w:r>
            <w:proofErr w:type="spellEnd"/>
            <w:r w:rsidRPr="00AA0913">
              <w:rPr>
                <w:rFonts w:eastAsia="Calibri" w:cstheme="minorHAnsi"/>
              </w:rPr>
              <w:t xml:space="preserve"> agar </w:t>
            </w:r>
            <w:proofErr w:type="spellStart"/>
            <w:r w:rsidRPr="00AA0913">
              <w:rPr>
                <w:rFonts w:eastAsia="Calibri" w:cstheme="minorHAnsi"/>
              </w:rPr>
              <w:t>mereka</w:t>
            </w:r>
            <w:proofErr w:type="spellEnd"/>
            <w:r w:rsidRPr="00AA0913">
              <w:rPr>
                <w:rFonts w:eastAsia="Calibri" w:cstheme="minorHAnsi"/>
              </w:rPr>
              <w:t xml:space="preserve"> </w:t>
            </w:r>
            <w:proofErr w:type="spellStart"/>
            <w:r w:rsidRPr="00AA0913">
              <w:rPr>
                <w:rFonts w:eastAsia="Calibri" w:cstheme="minorHAnsi"/>
              </w:rPr>
              <w:t>lebih</w:t>
            </w:r>
            <w:proofErr w:type="spellEnd"/>
            <w:r w:rsidRPr="00AA0913">
              <w:rPr>
                <w:rFonts w:eastAsia="Calibri" w:cstheme="minorHAnsi"/>
              </w:rPr>
              <w:t xml:space="preserve"> </w:t>
            </w:r>
            <w:proofErr w:type="spellStart"/>
            <w:r w:rsidRPr="00AA0913">
              <w:rPr>
                <w:rFonts w:eastAsia="Calibri" w:cstheme="minorHAnsi"/>
              </w:rPr>
              <w:t>siap</w:t>
            </w:r>
            <w:proofErr w:type="spellEnd"/>
            <w:r w:rsidRPr="00AA0913">
              <w:rPr>
                <w:rFonts w:eastAsia="Calibri" w:cstheme="minorHAnsi"/>
              </w:rPr>
              <w:t xml:space="preserve"> </w:t>
            </w:r>
            <w:proofErr w:type="spellStart"/>
            <w:r w:rsidRPr="00AA0913">
              <w:rPr>
                <w:rFonts w:eastAsia="Calibri" w:cstheme="minorHAnsi"/>
              </w:rPr>
              <w:t>dalam</w:t>
            </w:r>
            <w:proofErr w:type="spellEnd"/>
            <w:r w:rsidRPr="00AA0913">
              <w:rPr>
                <w:rFonts w:eastAsia="Calibri" w:cstheme="minorHAnsi"/>
              </w:rPr>
              <w:t xml:space="preserve"> </w:t>
            </w:r>
            <w:proofErr w:type="spellStart"/>
            <w:r w:rsidRPr="00AA0913">
              <w:rPr>
                <w:rFonts w:eastAsia="Calibri" w:cstheme="minorHAnsi"/>
              </w:rPr>
              <w:t>meraih</w:t>
            </w:r>
            <w:proofErr w:type="spellEnd"/>
            <w:r w:rsidRPr="00AA0913">
              <w:rPr>
                <w:rFonts w:eastAsia="Calibri" w:cstheme="minorHAnsi"/>
              </w:rPr>
              <w:t xml:space="preserve"> </w:t>
            </w:r>
            <w:proofErr w:type="spellStart"/>
            <w:r w:rsidRPr="00AA0913">
              <w:rPr>
                <w:rFonts w:eastAsia="Calibri" w:cstheme="minorHAnsi"/>
              </w:rPr>
              <w:t>prestasi</w:t>
            </w:r>
            <w:proofErr w:type="spellEnd"/>
          </w:p>
          <w:p w14:paraId="39012E55" w14:textId="77777777" w:rsidR="00AA0913" w:rsidRPr="00AA0913" w:rsidRDefault="00AA0913" w:rsidP="00AA0913">
            <w:pPr>
              <w:jc w:val="both"/>
              <w:rPr>
                <w:rFonts w:cstheme="minorHAnsi"/>
              </w:rPr>
            </w:pPr>
            <w:proofErr w:type="spellStart"/>
            <w:r w:rsidRPr="00AA0913">
              <w:rPr>
                <w:rFonts w:eastAsia="Calibri" w:cstheme="minorHAnsi"/>
              </w:rPr>
              <w:t>Meningkatkan</w:t>
            </w:r>
            <w:proofErr w:type="spellEnd"/>
            <w:r w:rsidRPr="00AA0913">
              <w:rPr>
                <w:rFonts w:eastAsia="Calibri" w:cstheme="minorHAnsi"/>
              </w:rPr>
              <w:t xml:space="preserve"> Hasil </w:t>
            </w:r>
            <w:proofErr w:type="spellStart"/>
            <w:r w:rsidRPr="00AA0913">
              <w:rPr>
                <w:rFonts w:eastAsia="Calibri" w:cstheme="minorHAnsi"/>
              </w:rPr>
              <w:t>Penelitian</w:t>
            </w:r>
            <w:proofErr w:type="spellEnd"/>
            <w:r w:rsidRPr="00AA0913">
              <w:rPr>
                <w:rFonts w:eastAsia="Calibri" w:cstheme="minorHAnsi"/>
              </w:rPr>
              <w:t xml:space="preserve"> dan </w:t>
            </w:r>
            <w:proofErr w:type="spellStart"/>
            <w:r w:rsidRPr="00AA0913">
              <w:rPr>
                <w:rFonts w:eastAsia="Calibri" w:cstheme="minorHAnsi"/>
              </w:rPr>
              <w:t>PkM</w:t>
            </w:r>
            <w:proofErr w:type="spellEnd"/>
            <w:r w:rsidRPr="00AA0913">
              <w:rPr>
                <w:rFonts w:eastAsia="Calibri" w:cstheme="minorHAnsi"/>
              </w:rPr>
              <w:t xml:space="preserve"> PPBM </w:t>
            </w:r>
            <w:proofErr w:type="spellStart"/>
            <w:r w:rsidRPr="00AA0913">
              <w:rPr>
                <w:rFonts w:eastAsia="Calibri" w:cstheme="minorHAnsi"/>
              </w:rPr>
              <w:t>akan</w:t>
            </w:r>
            <w:proofErr w:type="spellEnd"/>
            <w:r w:rsidRPr="00AA0913">
              <w:rPr>
                <w:rFonts w:eastAsia="Calibri" w:cstheme="minorHAnsi"/>
              </w:rPr>
              <w:t xml:space="preserve"> </w:t>
            </w:r>
            <w:proofErr w:type="spellStart"/>
            <w:r w:rsidRPr="00AA0913">
              <w:rPr>
                <w:rFonts w:eastAsia="Calibri" w:cstheme="minorHAnsi"/>
              </w:rPr>
              <w:t>meningkatkan</w:t>
            </w:r>
            <w:proofErr w:type="spellEnd"/>
            <w:r w:rsidRPr="00AA0913">
              <w:rPr>
                <w:rFonts w:eastAsia="Calibri" w:cstheme="minorHAnsi"/>
              </w:rPr>
              <w:t xml:space="preserve"> </w:t>
            </w:r>
            <w:proofErr w:type="spellStart"/>
            <w:r w:rsidRPr="00AA0913">
              <w:rPr>
                <w:rFonts w:eastAsia="Calibri" w:cstheme="minorHAnsi"/>
              </w:rPr>
              <w:t>kualitas</w:t>
            </w:r>
            <w:proofErr w:type="spellEnd"/>
            <w:r w:rsidRPr="00AA0913">
              <w:rPr>
                <w:rFonts w:eastAsia="Calibri" w:cstheme="minorHAnsi"/>
              </w:rPr>
              <w:t xml:space="preserve"> </w:t>
            </w:r>
            <w:proofErr w:type="spellStart"/>
            <w:r w:rsidRPr="00AA0913">
              <w:rPr>
                <w:rFonts w:eastAsia="Calibri" w:cstheme="minorHAnsi"/>
              </w:rPr>
              <w:t>publikasi</w:t>
            </w:r>
            <w:proofErr w:type="spellEnd"/>
            <w:r w:rsidRPr="00AA0913">
              <w:rPr>
                <w:rFonts w:eastAsia="Calibri" w:cstheme="minorHAnsi"/>
              </w:rPr>
              <w:t xml:space="preserve"> dan </w:t>
            </w:r>
            <w:proofErr w:type="spellStart"/>
            <w:r w:rsidRPr="00AA0913">
              <w:rPr>
                <w:rFonts w:eastAsia="Calibri" w:cstheme="minorHAnsi"/>
              </w:rPr>
              <w:t>kolaborasi</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perguruan</w:t>
            </w:r>
            <w:proofErr w:type="spellEnd"/>
            <w:r w:rsidRPr="00AA0913">
              <w:rPr>
                <w:rFonts w:eastAsia="Calibri" w:cstheme="minorHAnsi"/>
              </w:rPr>
              <w:t xml:space="preserve"> </w:t>
            </w:r>
            <w:proofErr w:type="spellStart"/>
            <w:r w:rsidRPr="00AA0913">
              <w:rPr>
                <w:rFonts w:eastAsia="Calibri" w:cstheme="minorHAnsi"/>
              </w:rPr>
              <w:t>tinggi</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peneliti</w:t>
            </w:r>
            <w:proofErr w:type="spellEnd"/>
            <w:r w:rsidRPr="00AA0913">
              <w:rPr>
                <w:rFonts w:eastAsia="Calibri" w:cstheme="minorHAnsi"/>
              </w:rPr>
              <w:t xml:space="preserve"> </w:t>
            </w:r>
            <w:proofErr w:type="spellStart"/>
            <w:r w:rsidRPr="00AA0913">
              <w:rPr>
                <w:rFonts w:eastAsia="Calibri" w:cstheme="minorHAnsi"/>
              </w:rPr>
              <w:t>internasional</w:t>
            </w:r>
            <w:proofErr w:type="spellEnd"/>
            <w:r w:rsidRPr="00AA0913">
              <w:rPr>
                <w:rFonts w:eastAsia="Calibri" w:cstheme="minorHAnsi"/>
              </w:rPr>
              <w:t xml:space="preserve"> </w:t>
            </w:r>
            <w:proofErr w:type="spellStart"/>
            <w:r w:rsidRPr="00AA0913">
              <w:rPr>
                <w:rFonts w:eastAsia="Calibri" w:cstheme="minorHAnsi"/>
              </w:rPr>
              <w:t>elalui</w:t>
            </w:r>
            <w:proofErr w:type="spellEnd"/>
            <w:r w:rsidRPr="00AA0913">
              <w:rPr>
                <w:rFonts w:eastAsia="Calibri" w:cstheme="minorHAnsi"/>
              </w:rPr>
              <w:t xml:space="preserve"> </w:t>
            </w:r>
            <w:proofErr w:type="spellStart"/>
            <w:r w:rsidRPr="00AA0913">
              <w:rPr>
                <w:rFonts w:eastAsia="Calibri" w:cstheme="minorHAnsi"/>
              </w:rPr>
              <w:t>pemberian</w:t>
            </w:r>
            <w:proofErr w:type="spellEnd"/>
            <w:r w:rsidRPr="00AA0913">
              <w:rPr>
                <w:rFonts w:eastAsia="Calibri" w:cstheme="minorHAnsi"/>
              </w:rPr>
              <w:t xml:space="preserve"> </w:t>
            </w:r>
            <w:proofErr w:type="spellStart"/>
            <w:r w:rsidRPr="00AA0913">
              <w:rPr>
                <w:rFonts w:eastAsia="Calibri" w:cstheme="minorHAnsi"/>
              </w:rPr>
              <w:t>dukungan</w:t>
            </w:r>
            <w:proofErr w:type="spellEnd"/>
            <w:r w:rsidRPr="00AA0913">
              <w:rPr>
                <w:rFonts w:eastAsia="Calibri" w:cstheme="minorHAnsi"/>
              </w:rPr>
              <w:t xml:space="preserve"> </w:t>
            </w:r>
            <w:proofErr w:type="spellStart"/>
            <w:r w:rsidRPr="00AA0913">
              <w:rPr>
                <w:rFonts w:eastAsia="Calibri" w:cstheme="minorHAnsi"/>
              </w:rPr>
              <w:t>kepada</w:t>
            </w:r>
            <w:proofErr w:type="spellEnd"/>
            <w:r w:rsidRPr="00AA0913">
              <w:rPr>
                <w:rFonts w:eastAsia="Calibri" w:cstheme="minorHAnsi"/>
              </w:rPr>
              <w:t xml:space="preserve"> </w:t>
            </w:r>
            <w:proofErr w:type="spellStart"/>
            <w:r w:rsidRPr="00AA0913">
              <w:rPr>
                <w:rFonts w:eastAsia="Calibri" w:cstheme="minorHAnsi"/>
              </w:rPr>
              <w:t>dosen</w:t>
            </w:r>
            <w:proofErr w:type="spellEnd"/>
            <w:r w:rsidRPr="00AA0913">
              <w:rPr>
                <w:rFonts w:eastAsia="Calibri" w:cstheme="minorHAnsi"/>
              </w:rPr>
              <w:t xml:space="preserve"> dan </w:t>
            </w:r>
            <w:proofErr w:type="spellStart"/>
            <w:r w:rsidRPr="00AA0913">
              <w:rPr>
                <w:rFonts w:eastAsia="Calibri" w:cstheme="minorHAnsi"/>
              </w:rPr>
              <w:t>mahasiswa</w:t>
            </w:r>
            <w:proofErr w:type="spellEnd"/>
            <w:r w:rsidRPr="00AA0913">
              <w:rPr>
                <w:rFonts w:eastAsia="Calibri" w:cstheme="minorHAnsi"/>
              </w:rPr>
              <w:t xml:space="preserve">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melakukan</w:t>
            </w:r>
            <w:proofErr w:type="spellEnd"/>
            <w:r w:rsidRPr="00AA0913">
              <w:rPr>
                <w:rFonts w:eastAsia="Calibri" w:cstheme="minorHAnsi"/>
              </w:rPr>
              <w:t xml:space="preserve"> </w:t>
            </w:r>
            <w:proofErr w:type="spellStart"/>
            <w:r w:rsidRPr="00AA0913">
              <w:rPr>
                <w:rFonts w:eastAsia="Calibri" w:cstheme="minorHAnsi"/>
              </w:rPr>
              <w:t>penelitian</w:t>
            </w:r>
            <w:proofErr w:type="spellEnd"/>
            <w:r w:rsidRPr="00AA0913">
              <w:rPr>
                <w:rFonts w:eastAsia="Calibri" w:cstheme="minorHAnsi"/>
              </w:rPr>
              <w:t xml:space="preserve"> yang </w:t>
            </w:r>
            <w:proofErr w:type="spellStart"/>
            <w:r w:rsidRPr="00AA0913">
              <w:rPr>
                <w:rFonts w:eastAsia="Calibri" w:cstheme="minorHAnsi"/>
              </w:rPr>
              <w:t>berkualitas</w:t>
            </w:r>
            <w:proofErr w:type="spellEnd"/>
            <w:r w:rsidRPr="00AA0913">
              <w:rPr>
                <w:rFonts w:eastAsia="Calibri" w:cstheme="minorHAnsi"/>
              </w:rPr>
              <w:t xml:space="preserve"> dan </w:t>
            </w:r>
            <w:proofErr w:type="spellStart"/>
            <w:r w:rsidRPr="00AA0913">
              <w:rPr>
                <w:rFonts w:eastAsia="Calibri" w:cstheme="minorHAnsi"/>
              </w:rPr>
              <w:t>berkontribusi</w:t>
            </w:r>
            <w:proofErr w:type="spellEnd"/>
            <w:r w:rsidRPr="00AA0913">
              <w:rPr>
                <w:rFonts w:eastAsia="Calibri" w:cstheme="minorHAnsi"/>
              </w:rPr>
              <w:t xml:space="preserve"> </w:t>
            </w:r>
            <w:proofErr w:type="spellStart"/>
            <w:r w:rsidRPr="00AA0913">
              <w:rPr>
                <w:rFonts w:eastAsia="Calibri" w:cstheme="minorHAnsi"/>
              </w:rPr>
              <w:t>bagi</w:t>
            </w:r>
            <w:proofErr w:type="spellEnd"/>
            <w:r w:rsidRPr="00AA0913">
              <w:rPr>
                <w:rFonts w:eastAsia="Calibri" w:cstheme="minorHAnsi"/>
              </w:rPr>
              <w:t xml:space="preserve"> </w:t>
            </w:r>
            <w:proofErr w:type="spellStart"/>
            <w:r w:rsidRPr="00AA0913">
              <w:rPr>
                <w:rFonts w:eastAsia="Calibri" w:cstheme="minorHAnsi"/>
              </w:rPr>
              <w:t>masyarakat</w:t>
            </w:r>
            <w:proofErr w:type="spellEnd"/>
            <w:r w:rsidRPr="00AA0913">
              <w:rPr>
                <w:rFonts w:eastAsia="Calibri" w:cstheme="minorHAnsi"/>
              </w:rPr>
              <w:t xml:space="preserve"> dan </w:t>
            </w:r>
            <w:proofErr w:type="spellStart"/>
            <w:r w:rsidRPr="00AA0913">
              <w:rPr>
                <w:rFonts w:eastAsia="Calibri" w:cstheme="minorHAnsi"/>
              </w:rPr>
              <w:t>menjalin</w:t>
            </w:r>
            <w:proofErr w:type="spellEnd"/>
            <w:r w:rsidRPr="00AA0913">
              <w:rPr>
                <w:rFonts w:eastAsia="Calibri" w:cstheme="minorHAnsi"/>
              </w:rPr>
              <w:t xml:space="preserve"> </w:t>
            </w:r>
            <w:proofErr w:type="spellStart"/>
            <w:r w:rsidRPr="00AA0913">
              <w:rPr>
                <w:rFonts w:eastAsia="Calibri" w:cstheme="minorHAnsi"/>
              </w:rPr>
              <w:t>kerjasama</w:t>
            </w:r>
            <w:proofErr w:type="spellEnd"/>
            <w:r w:rsidRPr="00AA0913">
              <w:rPr>
                <w:rFonts w:eastAsia="Calibri" w:cstheme="minorHAnsi"/>
              </w:rPr>
              <w:t xml:space="preserve"> </w:t>
            </w:r>
            <w:proofErr w:type="spellStart"/>
            <w:r w:rsidRPr="00AA0913">
              <w:rPr>
                <w:rFonts w:eastAsia="Calibri" w:cstheme="minorHAnsi"/>
              </w:rPr>
              <w:t>dengan</w:t>
            </w:r>
            <w:proofErr w:type="spellEnd"/>
            <w:r w:rsidRPr="00AA0913">
              <w:rPr>
                <w:rFonts w:eastAsia="Calibri" w:cstheme="minorHAnsi"/>
              </w:rPr>
              <w:t xml:space="preserve"> </w:t>
            </w:r>
            <w:proofErr w:type="spellStart"/>
            <w:r w:rsidRPr="00AA0913">
              <w:rPr>
                <w:rFonts w:eastAsia="Calibri" w:cstheme="minorHAnsi"/>
              </w:rPr>
              <w:t>perguruan</w:t>
            </w:r>
            <w:proofErr w:type="spellEnd"/>
            <w:r w:rsidRPr="00AA0913">
              <w:rPr>
                <w:rFonts w:eastAsia="Calibri" w:cstheme="minorHAnsi"/>
              </w:rPr>
              <w:t xml:space="preserve"> </w:t>
            </w:r>
            <w:proofErr w:type="spellStart"/>
            <w:r w:rsidRPr="00AA0913">
              <w:rPr>
                <w:rFonts w:eastAsia="Calibri" w:cstheme="minorHAnsi"/>
              </w:rPr>
              <w:t>tinggi</w:t>
            </w:r>
            <w:proofErr w:type="spellEnd"/>
            <w:r w:rsidRPr="00AA0913">
              <w:rPr>
                <w:rFonts w:eastAsia="Calibri" w:cstheme="minorHAnsi"/>
              </w:rPr>
              <w:t xml:space="preserve"> </w:t>
            </w:r>
            <w:proofErr w:type="spellStart"/>
            <w:r w:rsidRPr="00AA0913">
              <w:rPr>
                <w:rFonts w:eastAsia="Calibri" w:cstheme="minorHAnsi"/>
              </w:rPr>
              <w:t>atau</w:t>
            </w:r>
            <w:proofErr w:type="spellEnd"/>
            <w:r w:rsidRPr="00AA0913">
              <w:rPr>
                <w:rFonts w:eastAsia="Calibri" w:cstheme="minorHAnsi"/>
              </w:rPr>
              <w:t xml:space="preserve"> </w:t>
            </w:r>
            <w:proofErr w:type="spellStart"/>
            <w:r w:rsidRPr="00AA0913">
              <w:rPr>
                <w:rFonts w:eastAsia="Calibri" w:cstheme="minorHAnsi"/>
              </w:rPr>
              <w:t>peneliti</w:t>
            </w:r>
            <w:proofErr w:type="spellEnd"/>
            <w:r w:rsidRPr="00AA0913">
              <w:rPr>
                <w:rFonts w:eastAsia="Calibri" w:cstheme="minorHAnsi"/>
              </w:rPr>
              <w:t xml:space="preserve"> </w:t>
            </w:r>
            <w:proofErr w:type="spellStart"/>
            <w:r w:rsidRPr="00AA0913">
              <w:rPr>
                <w:rFonts w:eastAsia="Calibri" w:cstheme="minorHAnsi"/>
              </w:rPr>
              <w:t>dari</w:t>
            </w:r>
            <w:proofErr w:type="spellEnd"/>
            <w:r w:rsidRPr="00AA0913">
              <w:rPr>
                <w:rFonts w:eastAsia="Calibri" w:cstheme="minorHAnsi"/>
              </w:rPr>
              <w:t xml:space="preserve"> </w:t>
            </w:r>
            <w:proofErr w:type="spellStart"/>
            <w:r w:rsidRPr="00AA0913">
              <w:rPr>
                <w:rFonts w:eastAsia="Calibri" w:cstheme="minorHAnsi"/>
              </w:rPr>
              <w:t>kampus</w:t>
            </w:r>
            <w:proofErr w:type="spellEnd"/>
            <w:r w:rsidRPr="00AA0913">
              <w:rPr>
                <w:rFonts w:eastAsia="Calibri" w:cstheme="minorHAnsi"/>
              </w:rPr>
              <w:t xml:space="preserve"> lain </w:t>
            </w:r>
            <w:proofErr w:type="spellStart"/>
            <w:r w:rsidRPr="00AA0913">
              <w:rPr>
                <w:rFonts w:eastAsia="Calibri" w:cstheme="minorHAnsi"/>
              </w:rPr>
              <w:t>untuk</w:t>
            </w:r>
            <w:proofErr w:type="spellEnd"/>
            <w:r w:rsidRPr="00AA0913">
              <w:rPr>
                <w:rFonts w:eastAsia="Calibri" w:cstheme="minorHAnsi"/>
              </w:rPr>
              <w:t xml:space="preserve"> </w:t>
            </w:r>
            <w:proofErr w:type="spellStart"/>
            <w:r w:rsidRPr="00AA0913">
              <w:rPr>
                <w:rFonts w:eastAsia="Calibri" w:cstheme="minorHAnsi"/>
              </w:rPr>
              <w:t>melakukan</w:t>
            </w:r>
            <w:proofErr w:type="spellEnd"/>
            <w:r w:rsidRPr="00AA0913">
              <w:rPr>
                <w:rFonts w:eastAsia="Calibri" w:cstheme="minorHAnsi"/>
              </w:rPr>
              <w:t xml:space="preserve"> </w:t>
            </w:r>
            <w:proofErr w:type="spellStart"/>
            <w:r w:rsidRPr="00AA0913">
              <w:rPr>
                <w:rFonts w:eastAsia="Calibri" w:cstheme="minorHAnsi"/>
              </w:rPr>
              <w:t>penelitian</w:t>
            </w:r>
            <w:proofErr w:type="spellEnd"/>
            <w:r w:rsidRPr="00AA0913">
              <w:rPr>
                <w:rFonts w:eastAsia="Calibri" w:cstheme="minorHAnsi"/>
              </w:rPr>
              <w:t xml:space="preserve"> </w:t>
            </w:r>
            <w:proofErr w:type="spellStart"/>
            <w:r w:rsidRPr="00AA0913">
              <w:rPr>
                <w:rFonts w:eastAsia="Calibri" w:cstheme="minorHAnsi"/>
              </w:rPr>
              <w:t>bersama</w:t>
            </w:r>
            <w:proofErr w:type="spellEnd"/>
            <w:r w:rsidRPr="00AA0913">
              <w:rPr>
                <w:rFonts w:eastAsia="Calibri" w:cstheme="minorHAnsi"/>
              </w:rPr>
              <w:t xml:space="preserve"> dan </w:t>
            </w:r>
            <w:proofErr w:type="spellStart"/>
            <w:r w:rsidRPr="00AA0913">
              <w:rPr>
                <w:rFonts w:eastAsia="Calibri" w:cstheme="minorHAnsi"/>
              </w:rPr>
              <w:t>mempublikasikan</w:t>
            </w:r>
            <w:proofErr w:type="spellEnd"/>
            <w:r w:rsidRPr="00AA0913">
              <w:rPr>
                <w:rFonts w:eastAsia="Calibri" w:cstheme="minorHAnsi"/>
              </w:rPr>
              <w:t xml:space="preserve"> </w:t>
            </w:r>
            <w:proofErr w:type="spellStart"/>
            <w:r w:rsidRPr="00AA0913">
              <w:rPr>
                <w:rFonts w:eastAsia="Calibri" w:cstheme="minorHAnsi"/>
              </w:rPr>
              <w:t>hasil</w:t>
            </w:r>
            <w:proofErr w:type="spellEnd"/>
            <w:r w:rsidRPr="00AA0913">
              <w:rPr>
                <w:rFonts w:eastAsia="Calibri" w:cstheme="minorHAnsi"/>
              </w:rPr>
              <w:t xml:space="preserve"> </w:t>
            </w:r>
            <w:proofErr w:type="spellStart"/>
            <w:r w:rsidRPr="00AA0913">
              <w:rPr>
                <w:rFonts w:eastAsia="Calibri" w:cstheme="minorHAnsi"/>
              </w:rPr>
              <w:t>penelitian</w:t>
            </w:r>
            <w:proofErr w:type="spellEnd"/>
            <w:r w:rsidRPr="00AA0913">
              <w:rPr>
                <w:rFonts w:eastAsia="Calibri" w:cstheme="minorHAnsi"/>
              </w:rPr>
              <w:t xml:space="preserve"> di </w:t>
            </w:r>
            <w:proofErr w:type="spellStart"/>
            <w:r w:rsidRPr="00AA0913">
              <w:rPr>
                <w:rFonts w:eastAsia="Calibri" w:cstheme="minorHAnsi"/>
              </w:rPr>
              <w:t>jurnal</w:t>
            </w:r>
            <w:proofErr w:type="spellEnd"/>
            <w:r w:rsidRPr="00AA0913">
              <w:rPr>
                <w:rFonts w:eastAsia="Calibri" w:cstheme="minorHAnsi"/>
              </w:rPr>
              <w:t xml:space="preserve"> </w:t>
            </w:r>
            <w:proofErr w:type="spellStart"/>
            <w:r w:rsidRPr="00AA0913">
              <w:rPr>
                <w:rFonts w:eastAsia="Calibri" w:cstheme="minorHAnsi"/>
              </w:rPr>
              <w:t>internasional</w:t>
            </w:r>
            <w:proofErr w:type="spellEnd"/>
          </w:p>
        </w:tc>
      </w:tr>
    </w:tbl>
    <w:p w14:paraId="30171D7C" w14:textId="77777777" w:rsidR="00AA0913" w:rsidRPr="00AA0913" w:rsidRDefault="00AA0913" w:rsidP="00AA0913">
      <w:pPr>
        <w:spacing w:after="0" w:line="240" w:lineRule="auto"/>
        <w:jc w:val="both"/>
        <w:rPr>
          <w:rFonts w:eastAsia="Calibri" w:cstheme="minorHAnsi"/>
          <w:color w:val="000000" w:themeColor="text1"/>
        </w:rPr>
      </w:pPr>
    </w:p>
    <w:p w14:paraId="01D2F9FD" w14:textId="77777777" w:rsidR="00AA0913" w:rsidRPr="00AA0913" w:rsidRDefault="00AA0913" w:rsidP="00AA0913">
      <w:pPr>
        <w:spacing w:after="0" w:line="240" w:lineRule="auto"/>
        <w:contextualSpacing/>
        <w:jc w:val="both"/>
        <w:rPr>
          <w:rFonts w:cstheme="minorHAnsi"/>
        </w:rPr>
      </w:pPr>
    </w:p>
    <w:p w14:paraId="15CD0D85" w14:textId="77777777" w:rsidR="00AA0913" w:rsidRPr="00AA0913" w:rsidRDefault="00AA0913" w:rsidP="00AA0913">
      <w:pPr>
        <w:spacing w:after="0" w:line="240" w:lineRule="auto"/>
        <w:contextualSpacing/>
        <w:jc w:val="both"/>
        <w:rPr>
          <w:rFonts w:cstheme="minorHAnsi"/>
        </w:rPr>
      </w:pPr>
    </w:p>
    <w:p w14:paraId="768C5A0B" w14:textId="77777777" w:rsidR="00AA0913" w:rsidRPr="00AA0913" w:rsidRDefault="00AA0913" w:rsidP="00AA0913">
      <w:pPr>
        <w:spacing w:after="0" w:line="240" w:lineRule="auto"/>
        <w:contextualSpacing/>
        <w:jc w:val="both"/>
        <w:rPr>
          <w:rFonts w:cstheme="minorHAnsi"/>
        </w:rPr>
      </w:pPr>
    </w:p>
    <w:p w14:paraId="016747B8" w14:textId="77777777" w:rsidR="00AA0913" w:rsidRPr="00AA0913" w:rsidRDefault="00AA0913" w:rsidP="00AA0913">
      <w:pPr>
        <w:spacing w:after="0" w:line="240" w:lineRule="auto"/>
        <w:contextualSpacing/>
        <w:jc w:val="both"/>
        <w:rPr>
          <w:rFonts w:cstheme="minorHAnsi"/>
        </w:rPr>
      </w:pPr>
    </w:p>
    <w:p w14:paraId="72370AB9" w14:textId="77777777" w:rsidR="00AA0913" w:rsidRPr="00AA0913" w:rsidRDefault="00AA0913" w:rsidP="00AA0913">
      <w:pPr>
        <w:spacing w:after="0" w:line="240" w:lineRule="auto"/>
        <w:contextualSpacing/>
        <w:jc w:val="both"/>
        <w:rPr>
          <w:rFonts w:cstheme="minorHAnsi"/>
        </w:rPr>
      </w:pPr>
    </w:p>
    <w:p w14:paraId="44A353D8" w14:textId="77777777" w:rsidR="00AA0913" w:rsidRPr="00AA0913" w:rsidRDefault="00AA0913" w:rsidP="00AA0913">
      <w:pPr>
        <w:spacing w:after="0" w:line="240" w:lineRule="auto"/>
        <w:contextualSpacing/>
        <w:jc w:val="both"/>
        <w:rPr>
          <w:rFonts w:cstheme="minorHAnsi"/>
        </w:rPr>
      </w:pPr>
    </w:p>
    <w:p w14:paraId="48D4556B" w14:textId="77777777" w:rsidR="00AA0913" w:rsidRPr="00AA0913" w:rsidRDefault="00AA0913" w:rsidP="00AA0913">
      <w:pPr>
        <w:spacing w:after="0" w:line="240" w:lineRule="auto"/>
        <w:contextualSpacing/>
        <w:jc w:val="both"/>
        <w:rPr>
          <w:rFonts w:cstheme="minorHAnsi"/>
        </w:rPr>
      </w:pPr>
    </w:p>
    <w:p w14:paraId="14DDBC72" w14:textId="77777777" w:rsidR="00AA0913" w:rsidRPr="00AA0913" w:rsidRDefault="00AA0913" w:rsidP="00AA0913">
      <w:pPr>
        <w:spacing w:after="0" w:line="240" w:lineRule="auto"/>
        <w:contextualSpacing/>
        <w:jc w:val="both"/>
        <w:rPr>
          <w:rFonts w:cstheme="minorHAnsi"/>
        </w:rPr>
      </w:pPr>
    </w:p>
    <w:p w14:paraId="19931B56" w14:textId="77777777" w:rsidR="00AA0913" w:rsidRPr="00AA0913" w:rsidRDefault="00AA0913" w:rsidP="00AA0913">
      <w:pPr>
        <w:spacing w:after="0" w:line="240" w:lineRule="auto"/>
        <w:contextualSpacing/>
        <w:jc w:val="both"/>
        <w:rPr>
          <w:rFonts w:cstheme="minorHAnsi"/>
        </w:rPr>
      </w:pPr>
    </w:p>
    <w:p w14:paraId="3B8C7561" w14:textId="77777777" w:rsidR="00AA0913" w:rsidRPr="00AA0913" w:rsidRDefault="00AA0913" w:rsidP="00AA0913">
      <w:pPr>
        <w:spacing w:after="0" w:line="240" w:lineRule="auto"/>
        <w:contextualSpacing/>
        <w:jc w:val="both"/>
        <w:rPr>
          <w:rFonts w:cstheme="minorHAnsi"/>
        </w:rPr>
      </w:pPr>
    </w:p>
    <w:p w14:paraId="167FDA7D" w14:textId="77777777" w:rsidR="00AA0913" w:rsidRPr="00AA0913" w:rsidRDefault="00AA0913" w:rsidP="00AA0913">
      <w:pPr>
        <w:spacing w:after="0" w:line="240" w:lineRule="auto"/>
        <w:contextualSpacing/>
        <w:jc w:val="both"/>
        <w:rPr>
          <w:rFonts w:cstheme="minorHAnsi"/>
        </w:rPr>
      </w:pPr>
    </w:p>
    <w:p w14:paraId="41EDB57E" w14:textId="77777777" w:rsidR="00AA0913" w:rsidRPr="00AA0913" w:rsidRDefault="00AA0913" w:rsidP="00AA0913">
      <w:pPr>
        <w:spacing w:after="0" w:line="240" w:lineRule="auto"/>
        <w:contextualSpacing/>
        <w:jc w:val="both"/>
        <w:rPr>
          <w:rFonts w:cstheme="minorHAnsi"/>
        </w:rPr>
      </w:pPr>
    </w:p>
    <w:p w14:paraId="57587292" w14:textId="77777777" w:rsidR="00AA0913" w:rsidRPr="00AA0913" w:rsidRDefault="00AA0913" w:rsidP="00AA0913">
      <w:pPr>
        <w:spacing w:after="0" w:line="240" w:lineRule="auto"/>
        <w:contextualSpacing/>
        <w:jc w:val="both"/>
        <w:rPr>
          <w:rFonts w:cstheme="minorHAnsi"/>
        </w:rPr>
      </w:pPr>
    </w:p>
    <w:p w14:paraId="77303609" w14:textId="77777777" w:rsidR="00AA0913" w:rsidRPr="00AA0913" w:rsidRDefault="00AA0913" w:rsidP="00AA0913">
      <w:pPr>
        <w:spacing w:after="0" w:line="240" w:lineRule="auto"/>
        <w:contextualSpacing/>
        <w:jc w:val="both"/>
        <w:rPr>
          <w:rFonts w:cstheme="minorHAnsi"/>
        </w:rPr>
      </w:pPr>
    </w:p>
    <w:p w14:paraId="0F95DFCC" w14:textId="77777777" w:rsidR="00AA0913" w:rsidRPr="00AA0913" w:rsidRDefault="00AA0913" w:rsidP="00AA0913">
      <w:pPr>
        <w:spacing w:after="0" w:line="240" w:lineRule="auto"/>
        <w:contextualSpacing/>
        <w:jc w:val="both"/>
        <w:rPr>
          <w:rFonts w:cstheme="minorHAnsi"/>
        </w:rPr>
      </w:pPr>
    </w:p>
    <w:p w14:paraId="03B75793" w14:textId="77777777" w:rsidR="00AA0913" w:rsidRPr="00AA0913" w:rsidRDefault="00AA0913" w:rsidP="00AA0913">
      <w:pPr>
        <w:spacing w:after="0" w:line="240" w:lineRule="auto"/>
        <w:contextualSpacing/>
        <w:jc w:val="both"/>
        <w:rPr>
          <w:rFonts w:cstheme="minorHAnsi"/>
        </w:rPr>
      </w:pPr>
    </w:p>
    <w:p w14:paraId="2BA75A4D" w14:textId="77777777" w:rsidR="00AA0913" w:rsidRPr="00AA0913" w:rsidRDefault="00AA0913" w:rsidP="00AA0913">
      <w:pPr>
        <w:spacing w:after="0" w:line="240" w:lineRule="auto"/>
        <w:contextualSpacing/>
        <w:jc w:val="both"/>
        <w:rPr>
          <w:rFonts w:cstheme="minorHAnsi"/>
        </w:rPr>
      </w:pPr>
    </w:p>
    <w:p w14:paraId="06DCEA85" w14:textId="77777777" w:rsidR="0076297E" w:rsidRPr="00AA0913" w:rsidRDefault="0076297E" w:rsidP="00AA0913">
      <w:pPr>
        <w:spacing w:after="0" w:line="240" w:lineRule="auto"/>
        <w:contextualSpacing/>
        <w:jc w:val="both"/>
        <w:rPr>
          <w:rFonts w:cstheme="minorHAnsi"/>
        </w:rPr>
      </w:pPr>
    </w:p>
    <w:sectPr w:rsidR="0076297E" w:rsidRPr="00AA0913" w:rsidSect="00E95A74">
      <w:pgSz w:w="11906" w:h="16838" w:code="9"/>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niel Ginting" w:date="2023-01-01T12:30:00Z" w:initials="DG">
    <w:p w14:paraId="1921131C" w14:textId="0D070D7F" w:rsidR="00687314" w:rsidRDefault="00687314">
      <w:pPr>
        <w:pStyle w:val="CommentText"/>
      </w:pPr>
      <w:r>
        <w:rPr>
          <w:rStyle w:val="CommentReference"/>
        </w:rPr>
        <w:annotationRef/>
      </w:r>
      <w:r>
        <w:t>inta info ke LPPM</w:t>
      </w:r>
      <w:r>
        <w:rPr>
          <w:rStyle w:val="CommentReference"/>
        </w:rPr>
        <w:annotationRef/>
      </w:r>
    </w:p>
  </w:comment>
  <w:comment w:id="1" w:author="Daniel Ginting" w:date="2023-01-01T12:31:00Z" w:initials="DG">
    <w:p w14:paraId="16536EB4" w14:textId="29167F0D" w:rsidR="00687314" w:rsidRDefault="00687314">
      <w:pPr>
        <w:pStyle w:val="CommentText"/>
      </w:pPr>
      <w:r>
        <w:rPr>
          <w:rStyle w:val="CommentReference"/>
        </w:rPr>
        <w:annotationRef/>
      </w:r>
      <w:r>
        <w:t>Minta informasi ke LPPM</w:t>
      </w:r>
      <w:r>
        <w:rPr>
          <w:rStyle w:val="CommentReference"/>
        </w:rPr>
        <w:annotationRef/>
      </w:r>
    </w:p>
  </w:comment>
  <w:comment w:id="2" w:author="Daniel Ginting" w:date="2023-01-01T12:38:00Z" w:initials="DG">
    <w:p w14:paraId="61C07618" w14:textId="6B19244C" w:rsidR="00687314" w:rsidRDefault="00687314">
      <w:pPr>
        <w:pStyle w:val="CommentText"/>
      </w:pPr>
      <w:r>
        <w:rPr>
          <w:rStyle w:val="CommentReference"/>
        </w:rPr>
        <w:annotationRef/>
      </w:r>
      <w:r>
        <w:t>Informasi di UPT administrasi dan kemahasiswaan</w:t>
      </w:r>
    </w:p>
  </w:comment>
  <w:comment w:id="3" w:author="Dr. Daniel Ginting." w:date="2023-05-11T20:06:00Z" w:initials="DG">
    <w:p w14:paraId="628C0D9F" w14:textId="612A99A9" w:rsidR="00687314" w:rsidRDefault="00687314">
      <w:pPr>
        <w:pStyle w:val="CommentText"/>
      </w:pPr>
      <w:r>
        <w:t xml:space="preserve">Mbak </w:t>
      </w:r>
      <w:r>
        <w:rPr>
          <w:color w:val="2B579A"/>
          <w:shd w:val="clear" w:color="auto" w:fill="E6E6E6"/>
        </w:rPr>
        <w:fldChar w:fldCharType="begin"/>
      </w:r>
      <w:r>
        <w:instrText xml:space="preserve"> HYPERLINK "mailto:janviera.nugrahani@machung.ac.id"</w:instrText>
      </w:r>
      <w:bookmarkStart w:id="4" w:name="_@_9E88171B772B46F8946A430E861A88BCZ"/>
      <w:r>
        <w:rPr>
          <w:color w:val="2B579A"/>
          <w:shd w:val="clear" w:color="auto" w:fill="E6E6E6"/>
        </w:rPr>
      </w:r>
      <w:r>
        <w:rPr>
          <w:color w:val="2B579A"/>
          <w:shd w:val="clear" w:color="auto" w:fill="E6E6E6"/>
        </w:rPr>
        <w:fldChar w:fldCharType="separate"/>
      </w:r>
      <w:bookmarkEnd w:id="4"/>
      <w:r w:rsidRPr="096E4AA4">
        <w:rPr>
          <w:rStyle w:val="Mention1"/>
          <w:noProof/>
        </w:rPr>
        <w:t>@Janviera Adriana Nugrahani, SE.,S.Kom</w:t>
      </w:r>
      <w:r>
        <w:rPr>
          <w:color w:val="2B579A"/>
          <w:shd w:val="clear" w:color="auto" w:fill="E6E6E6"/>
        </w:rPr>
        <w:fldChar w:fldCharType="end"/>
      </w:r>
      <w:r>
        <w:t xml:space="preserve"> mohon bantuan berapa jumlah mahasiswa FBS tahun TS? </w:t>
      </w:r>
      <w:r>
        <w:rPr>
          <w:rStyle w:val="CommentReference"/>
        </w:rPr>
        <w:annotationRef/>
      </w:r>
    </w:p>
  </w:comment>
  <w:comment w:id="5" w:author="Daniel Ginting" w:date="2023-01-01T12:39:00Z" w:initials="DG">
    <w:p w14:paraId="73EB8E59" w14:textId="59846998" w:rsidR="00687314" w:rsidRDefault="00687314">
      <w:pPr>
        <w:pStyle w:val="CommentText"/>
      </w:pPr>
      <w:r>
        <w:rPr>
          <w:rStyle w:val="CommentReference"/>
        </w:rPr>
        <w:annotationRef/>
      </w:r>
      <w:r>
        <w:t>Informasi pada bagian UPT administasi dan kemahasiswaan</w:t>
      </w:r>
    </w:p>
  </w:comment>
  <w:comment w:id="6" w:author="Dr. Daniel Ginting." w:date="2023-05-11T20:07:00Z" w:initials="DG">
    <w:p w14:paraId="38AA461A" w14:textId="117EFF7B" w:rsidR="00687314" w:rsidRDefault="00687314">
      <w:pPr>
        <w:pStyle w:val="CommentText"/>
      </w:pPr>
      <w:r>
        <w:t xml:space="preserve">Untuk IPK mahasiswa FBS (Sasing dan PPBM) dan rata-rata lama studi berapa ya mbak </w:t>
      </w:r>
      <w:r>
        <w:rPr>
          <w:color w:val="2B579A"/>
          <w:shd w:val="clear" w:color="auto" w:fill="E6E6E6"/>
        </w:rPr>
        <w:fldChar w:fldCharType="begin"/>
      </w:r>
      <w:r>
        <w:instrText xml:space="preserve"> HYPERLINK "mailto:janviera.nugrahani@machung.ac.id"</w:instrText>
      </w:r>
      <w:bookmarkStart w:id="7" w:name="_@_CE798077A621462ABD32C25A73F938A4Z"/>
      <w:r>
        <w:rPr>
          <w:color w:val="2B579A"/>
          <w:shd w:val="clear" w:color="auto" w:fill="E6E6E6"/>
        </w:rPr>
      </w:r>
      <w:r>
        <w:rPr>
          <w:color w:val="2B579A"/>
          <w:shd w:val="clear" w:color="auto" w:fill="E6E6E6"/>
        </w:rPr>
        <w:fldChar w:fldCharType="separate"/>
      </w:r>
      <w:bookmarkEnd w:id="7"/>
      <w:r w:rsidRPr="096E4AA4">
        <w:rPr>
          <w:rStyle w:val="Mention1"/>
          <w:noProof/>
        </w:rPr>
        <w:t>@Janviera Adriana Nugrahani, SE.,S.Kom</w:t>
      </w:r>
      <w:r>
        <w:rPr>
          <w:color w:val="2B579A"/>
          <w:shd w:val="clear" w:color="auto" w:fill="E6E6E6"/>
        </w:rPr>
        <w:fldChar w:fldCharType="end"/>
      </w:r>
      <w:r>
        <w:t>?</w:t>
      </w:r>
      <w:r>
        <w:rPr>
          <w:rStyle w:val="CommentReference"/>
        </w:rPr>
        <w:annotationRef/>
      </w:r>
    </w:p>
  </w:comment>
  <w:comment w:id="8" w:author="Daniel Ginting" w:date="2023-01-01T12:51:00Z" w:initials="DG">
    <w:p w14:paraId="0FCF4D05" w14:textId="4F899E4F" w:rsidR="00687314" w:rsidRDefault="00687314">
      <w:pPr>
        <w:pStyle w:val="CommentText"/>
      </w:pPr>
      <w:r>
        <w:rPr>
          <w:rStyle w:val="CommentReference"/>
        </w:rPr>
        <w:annotationRef/>
      </w:r>
      <w:r>
        <w:t>Informasi di LPPM</w:t>
      </w:r>
    </w:p>
  </w:comment>
  <w:comment w:id="9" w:author="Dr. Daniel Ginting." w:date="2023-05-11T20:08:00Z" w:initials="DG">
    <w:p w14:paraId="759D9675" w14:textId="2D30FCD3" w:rsidR="00687314" w:rsidRDefault="00687314">
      <w:pPr>
        <w:pStyle w:val="CommentText"/>
      </w:pPr>
      <w:r>
        <w:t xml:space="preserve">Pak </w:t>
      </w:r>
      <w:r>
        <w:rPr>
          <w:color w:val="2B579A"/>
          <w:shd w:val="clear" w:color="auto" w:fill="E6E6E6"/>
        </w:rPr>
        <w:fldChar w:fldCharType="begin"/>
      </w:r>
      <w:r>
        <w:instrText xml:space="preserve"> HYPERLINK "mailto:welly.hardjono@machung.ac.id"</w:instrText>
      </w:r>
      <w:bookmarkStart w:id="10" w:name="_@_D24F5AF163214629B92D6325F1426C0BZ"/>
      <w:r>
        <w:rPr>
          <w:color w:val="2B579A"/>
          <w:shd w:val="clear" w:color="auto" w:fill="E6E6E6"/>
        </w:rPr>
      </w:r>
      <w:r>
        <w:rPr>
          <w:color w:val="2B579A"/>
          <w:shd w:val="clear" w:color="auto" w:fill="E6E6E6"/>
        </w:rPr>
        <w:fldChar w:fldCharType="separate"/>
      </w:r>
      <w:bookmarkEnd w:id="10"/>
      <w:r w:rsidRPr="096E4AA4">
        <w:rPr>
          <w:rStyle w:val="Mention1"/>
          <w:noProof/>
        </w:rPr>
        <w:t>@Welly Prasetyo Hardjono,S.Kom</w:t>
      </w:r>
      <w:r>
        <w:rPr>
          <w:color w:val="2B579A"/>
          <w:shd w:val="clear" w:color="auto" w:fill="E6E6E6"/>
        </w:rPr>
        <w:fldChar w:fldCharType="end"/>
      </w:r>
      <w:r>
        <w:t xml:space="preserve"> mohon bantuannya untuk mengisikan data keuangan pendanaan pendidikan, penelitian, abdimas, publikasi dan investasi SDM/sarana prasarana FBS. </w:t>
      </w:r>
      <w:r>
        <w:rPr>
          <w:rStyle w:val="CommentReference"/>
        </w:rPr>
        <w:annotationRef/>
      </w:r>
    </w:p>
  </w:comment>
  <w:comment w:id="11" w:author="Daniel Ginting" w:date="2023-01-01T12:52:00Z" w:initials="DG">
    <w:p w14:paraId="7E94300A" w14:textId="1603EDE4" w:rsidR="00687314" w:rsidRDefault="00687314">
      <w:pPr>
        <w:pStyle w:val="CommentText"/>
      </w:pPr>
      <w:r>
        <w:rPr>
          <w:rStyle w:val="CommentReference"/>
        </w:rPr>
        <w:annotationRef/>
      </w:r>
      <w:r>
        <w:rPr>
          <w:rStyle w:val="CommentReference"/>
        </w:rPr>
        <w:annotationRef/>
      </w:r>
    </w:p>
  </w:comment>
  <w:comment w:id="12" w:author="Daniel Ginting" w:date="2023-01-01T13:02:00Z" w:initials="DG">
    <w:p w14:paraId="2FC9F9DA" w14:textId="350D7EB9" w:rsidR="00687314" w:rsidRDefault="00687314">
      <w:pPr>
        <w:pStyle w:val="CommentText"/>
      </w:pPr>
      <w:r>
        <w:rPr>
          <w:rStyle w:val="CommentReference"/>
        </w:rPr>
        <w:annotationRef/>
      </w:r>
      <w:r>
        <w:t>Informasi dari UPT KUI</w:t>
      </w:r>
    </w:p>
  </w:comment>
  <w:comment w:id="13" w:author="Dr. Daniel Ginting." w:date="2023-05-11T20:09:00Z" w:initials="DG">
    <w:p w14:paraId="287EAD3A" w14:textId="5E28E064" w:rsidR="00687314" w:rsidRDefault="00687314">
      <w:pPr>
        <w:pStyle w:val="CommentText"/>
      </w:pPr>
      <w:r>
        <w:t xml:space="preserve">Mbak </w:t>
      </w:r>
      <w:r>
        <w:rPr>
          <w:color w:val="2B579A"/>
          <w:shd w:val="clear" w:color="auto" w:fill="E6E6E6"/>
        </w:rPr>
        <w:fldChar w:fldCharType="begin"/>
      </w:r>
      <w:r>
        <w:instrText xml:space="preserve"> HYPERLINK "mailto:mustika.tarra@machung.ac.id"</w:instrText>
      </w:r>
      <w:bookmarkStart w:id="14" w:name="_@_52D173C7081046C08429A45EA08B281CZ"/>
      <w:r>
        <w:rPr>
          <w:color w:val="2B579A"/>
          <w:shd w:val="clear" w:color="auto" w:fill="E6E6E6"/>
        </w:rPr>
      </w:r>
      <w:r>
        <w:rPr>
          <w:color w:val="2B579A"/>
          <w:shd w:val="clear" w:color="auto" w:fill="E6E6E6"/>
        </w:rPr>
        <w:fldChar w:fldCharType="separate"/>
      </w:r>
      <w:bookmarkEnd w:id="14"/>
      <w:r w:rsidRPr="096E4AA4">
        <w:rPr>
          <w:rStyle w:val="Mention1"/>
          <w:noProof/>
        </w:rPr>
        <w:t>@Mustika Tarra ,ST</w:t>
      </w:r>
      <w:r>
        <w:rPr>
          <w:color w:val="2B579A"/>
          <w:shd w:val="clear" w:color="auto" w:fill="E6E6E6"/>
        </w:rPr>
        <w:fldChar w:fldCharType="end"/>
      </w:r>
      <w:r>
        <w:t xml:space="preserve"> mohon konfirmasi kerjasama FBS dalam dan luar negeri pada TS-2 sampai TS. Terima kasih </w:t>
      </w:r>
      <w:r>
        <w:rPr>
          <w:rStyle w:val="CommentReference"/>
        </w:rPr>
        <w:annotationRef/>
      </w:r>
    </w:p>
  </w:comment>
  <w:comment w:id="15" w:author="Reviewer" w:date="2023-03-08T19:50:00Z" w:initials="R">
    <w:p w14:paraId="6F4B4CE0" w14:textId="77777777" w:rsidR="00687314" w:rsidRDefault="00687314">
      <w:pPr>
        <w:pStyle w:val="CommentText"/>
      </w:pPr>
      <w:r>
        <w:rPr>
          <w:rStyle w:val="CommentReference"/>
        </w:rPr>
        <w:annotationRef/>
      </w:r>
      <w:r>
        <w:t>Mbak Novi:</w:t>
      </w:r>
      <w:r>
        <w:rPr>
          <w:rStyle w:val="CommentReference"/>
        </w:rPr>
        <w:annotationRef/>
      </w:r>
    </w:p>
    <w:p w14:paraId="36D118C0" w14:textId="77777777" w:rsidR="00687314" w:rsidRDefault="00687314">
      <w:pPr>
        <w:pStyle w:val="CommentText"/>
      </w:pPr>
      <w:r>
        <w:t>Mohon bantuannya untuk melengkapi kebijakan-kebijakan ini</w:t>
      </w:r>
    </w:p>
  </w:comment>
  <w:comment w:id="16" w:author="Windra Swastika, Ph.D" w:date="2023-03-09T15:45:00Z" w:initials="WSP">
    <w:p w14:paraId="0EAF3C78" w14:textId="77777777" w:rsidR="00687314" w:rsidRDefault="00687314">
      <w:pPr>
        <w:pStyle w:val="CommentText"/>
      </w:pPr>
      <w:r>
        <w:rPr>
          <w:rStyle w:val="CommentReference"/>
        </w:rPr>
        <w:annotationRef/>
      </w:r>
      <w:r>
        <w:t>Dibuatkan SK Dekan untuk mekanisme penyusunan dan sosialiasi VMTS, SK untuk rumusan visi misi</w:t>
      </w:r>
      <w:r>
        <w:rPr>
          <w:rStyle w:val="CommentReference"/>
        </w:rPr>
        <w:annotationRef/>
      </w:r>
    </w:p>
  </w:comment>
  <w:comment w:id="17" w:author="Guest User" w:date="2023-03-31T17:35:00Z" w:initials="GU">
    <w:p w14:paraId="73AF7C57" w14:textId="77777777" w:rsidR="00687314" w:rsidRDefault="00687314">
      <w:pPr>
        <w:pStyle w:val="CommentText"/>
      </w:pPr>
      <w:r>
        <w:t>SK ini sudah saya siapkan</w:t>
      </w:r>
      <w:r>
        <w:rPr>
          <w:rStyle w:val="CommentReference"/>
        </w:rPr>
        <w:annotationRef/>
      </w:r>
      <w:r>
        <w:rPr>
          <w:rStyle w:val="CommentReference"/>
        </w:rPr>
        <w:annotationRef/>
      </w:r>
    </w:p>
  </w:comment>
  <w:comment w:id="19" w:author="Reviewer" w:date="2023-03-08T19:52:00Z" w:initials="R">
    <w:p w14:paraId="2E421104" w14:textId="77777777" w:rsidR="00687314" w:rsidRDefault="00687314">
      <w:pPr>
        <w:pStyle w:val="CommentText"/>
      </w:pPr>
      <w:r>
        <w:rPr>
          <w:rStyle w:val="CommentReference"/>
        </w:rPr>
        <w:annotationRef/>
      </w:r>
      <w:r>
        <w:t xml:space="preserve">Pak Windra dan Mas Irfan, </w:t>
      </w:r>
    </w:p>
    <w:p w14:paraId="37938039" w14:textId="77777777" w:rsidR="00687314" w:rsidRDefault="00687314">
      <w:pPr>
        <w:pStyle w:val="CommentText"/>
      </w:pPr>
      <w:r>
        <w:t>Mohon bantuannya untuk point e khususnya terkait penyiapan laman khusus untuk keperluan diseminasi VMTS PBM</w:t>
      </w:r>
    </w:p>
  </w:comment>
  <w:comment w:id="20" w:author="Dr. Daniel Ginting." w:date="2023-04-01T10:43:00Z" w:initials="DG">
    <w:p w14:paraId="30AAE645" w14:textId="77777777" w:rsidR="00687314" w:rsidRDefault="00687314">
      <w:pPr>
        <w:pStyle w:val="CommentText"/>
      </w:pPr>
      <w:r>
        <w:t xml:space="preserve">pak </w:t>
      </w:r>
      <w:r>
        <w:rPr>
          <w:color w:val="2B579A"/>
          <w:shd w:val="clear" w:color="auto" w:fill="E6E6E6"/>
        </w:rPr>
        <w:fldChar w:fldCharType="begin"/>
      </w:r>
      <w:r>
        <w:instrText xml:space="preserve"> HYPERLINK "mailto:windra.swastika@machung.ac.id"</w:instrText>
      </w:r>
      <w:bookmarkStart w:id="22" w:name="_@_B36719F1F3ED40CD95939D05564027DDZ"/>
      <w:r>
        <w:rPr>
          <w:color w:val="2B579A"/>
          <w:shd w:val="clear" w:color="auto" w:fill="E6E6E6"/>
        </w:rPr>
      </w:r>
      <w:r>
        <w:rPr>
          <w:color w:val="2B579A"/>
          <w:shd w:val="clear" w:color="auto" w:fill="E6E6E6"/>
        </w:rPr>
        <w:fldChar w:fldCharType="separate"/>
      </w:r>
      <w:bookmarkEnd w:id="22"/>
      <w:r w:rsidRPr="1B3652E6">
        <w:rPr>
          <w:rStyle w:val="Mention1"/>
          <w:noProof/>
        </w:rPr>
        <w:t>@Windra Swastika, Ph.D</w:t>
      </w:r>
      <w:r>
        <w:rPr>
          <w:color w:val="2B579A"/>
          <w:shd w:val="clear" w:color="auto" w:fill="E6E6E6"/>
        </w:rPr>
        <w:fldChar w:fldCharType="end"/>
      </w:r>
      <w:r>
        <w:t xml:space="preserve"> &amp; mas </w:t>
      </w:r>
      <w:r>
        <w:rPr>
          <w:color w:val="2B579A"/>
          <w:shd w:val="clear" w:color="auto" w:fill="E6E6E6"/>
        </w:rPr>
        <w:fldChar w:fldCharType="begin"/>
      </w:r>
      <w:r>
        <w:instrText xml:space="preserve"> HYPERLINK "mailto:Irfan.tri@machung.ac.id"</w:instrText>
      </w:r>
      <w:bookmarkStart w:id="23" w:name="_@_29647BBB573B46A98ADEFF0D221CF2F4Z"/>
      <w:r>
        <w:rPr>
          <w:color w:val="2B579A"/>
          <w:shd w:val="clear" w:color="auto" w:fill="E6E6E6"/>
        </w:rPr>
      </w:r>
      <w:r>
        <w:rPr>
          <w:color w:val="2B579A"/>
          <w:shd w:val="clear" w:color="auto" w:fill="E6E6E6"/>
        </w:rPr>
        <w:fldChar w:fldCharType="separate"/>
      </w:r>
      <w:bookmarkEnd w:id="23"/>
      <w:r w:rsidRPr="1B3652E6">
        <w:rPr>
          <w:rStyle w:val="Mention1"/>
          <w:noProof/>
        </w:rPr>
        <w:t>@Irfan Tri Raharjo</w:t>
      </w:r>
      <w:r>
        <w:rPr>
          <w:color w:val="2B579A"/>
          <w:shd w:val="clear" w:color="auto" w:fill="E6E6E6"/>
        </w:rPr>
        <w:fldChar w:fldCharType="end"/>
      </w:r>
      <w:r>
        <w:t xml:space="preserve">  Mas Gerry sedang menyiapkan lamannya </w:t>
      </w:r>
      <w:r>
        <w:rPr>
          <w:rStyle w:val="CommentReference"/>
        </w:rPr>
        <w:annotationRef/>
      </w:r>
    </w:p>
  </w:comment>
  <w:comment w:id="21" w:author="Dr. Daniel Ginting." w:date="2023-04-13T09:53:00Z" w:initials="DG">
    <w:p w14:paraId="2750BD8F" w14:textId="77777777" w:rsidR="00687314" w:rsidRDefault="00687314">
      <w:pPr>
        <w:pStyle w:val="CommentText"/>
      </w:pPr>
      <w:r>
        <w:t>Website sudah siap Pak</w:t>
      </w:r>
      <w:r>
        <w:rPr>
          <w:color w:val="2B579A"/>
          <w:shd w:val="clear" w:color="auto" w:fill="E6E6E6"/>
        </w:rPr>
        <w:fldChar w:fldCharType="begin"/>
      </w:r>
      <w:r>
        <w:instrText xml:space="preserve"> HYPERLINK "mailto:windra.swastika@machung.ac.id"</w:instrText>
      </w:r>
      <w:bookmarkStart w:id="24" w:name="_@_2C71F6F2F2B6405BB3D14EB19CAF1E9BZ"/>
      <w:r>
        <w:rPr>
          <w:color w:val="2B579A"/>
          <w:shd w:val="clear" w:color="auto" w:fill="E6E6E6"/>
        </w:rPr>
      </w:r>
      <w:r>
        <w:rPr>
          <w:color w:val="2B579A"/>
          <w:shd w:val="clear" w:color="auto" w:fill="E6E6E6"/>
        </w:rPr>
        <w:fldChar w:fldCharType="separate"/>
      </w:r>
      <w:bookmarkEnd w:id="24"/>
      <w:r w:rsidRPr="2BA1CA36">
        <w:rPr>
          <w:rStyle w:val="Mention1"/>
          <w:noProof/>
        </w:rPr>
        <w:t>@Windra Swastika, Ph.D</w:t>
      </w:r>
      <w:r>
        <w:rPr>
          <w:color w:val="2B579A"/>
          <w:shd w:val="clear" w:color="auto" w:fill="E6E6E6"/>
        </w:rPr>
        <w:fldChar w:fldCharType="end"/>
      </w:r>
      <w:r>
        <w:t xml:space="preserve"> Mas </w:t>
      </w:r>
      <w:r>
        <w:rPr>
          <w:color w:val="2B579A"/>
          <w:shd w:val="clear" w:color="auto" w:fill="E6E6E6"/>
        </w:rPr>
        <w:fldChar w:fldCharType="begin"/>
      </w:r>
      <w:r>
        <w:instrText xml:space="preserve"> HYPERLINK "mailto:Irfan.tri@machung.ac.id"</w:instrText>
      </w:r>
      <w:bookmarkStart w:id="25" w:name="_@_753AC4259D144D66BF358584FD7B1443Z"/>
      <w:r>
        <w:rPr>
          <w:color w:val="2B579A"/>
          <w:shd w:val="clear" w:color="auto" w:fill="E6E6E6"/>
        </w:rPr>
      </w:r>
      <w:r>
        <w:rPr>
          <w:color w:val="2B579A"/>
          <w:shd w:val="clear" w:color="auto" w:fill="E6E6E6"/>
        </w:rPr>
        <w:fldChar w:fldCharType="separate"/>
      </w:r>
      <w:bookmarkEnd w:id="25"/>
      <w:r w:rsidRPr="2BA1CA36">
        <w:rPr>
          <w:rStyle w:val="Mention1"/>
          <w:noProof/>
        </w:rPr>
        <w:t>@Irfan Tri Raharjo</w:t>
      </w:r>
      <w:r>
        <w:rPr>
          <w:color w:val="2B579A"/>
          <w:shd w:val="clear" w:color="auto" w:fill="E6E6E6"/>
        </w:rPr>
        <w:fldChar w:fldCharType="end"/>
      </w:r>
      <w:r>
        <w:t xml:space="preserve"> </w:t>
      </w:r>
      <w:r>
        <w:rPr>
          <w:rStyle w:val="CommentReference"/>
        </w:rPr>
        <w:annotationRef/>
      </w:r>
    </w:p>
  </w:comment>
  <w:comment w:id="26" w:author="Windra Swastika, Ph.D" w:date="2023-03-09T15:00:00Z" w:initials="WSP">
    <w:p w14:paraId="5F84DE48" w14:textId="77777777" w:rsidR="00687314" w:rsidRDefault="00687314">
      <w:pPr>
        <w:pStyle w:val="CommentText"/>
      </w:pPr>
      <w:r>
        <w:rPr>
          <w:rStyle w:val="CommentReference"/>
        </w:rPr>
        <w:annotationRef/>
      </w:r>
      <w:r>
        <w:rPr>
          <w:rStyle w:val="CommentReference"/>
        </w:rPr>
        <w:t>Yang tertera di tabel adalah tujuan.</w:t>
      </w:r>
    </w:p>
  </w:comment>
  <w:comment w:id="27" w:author="Guest User" w:date="2023-03-13T12:39:00Z" w:initials="GU">
    <w:p w14:paraId="07504700" w14:textId="77777777" w:rsidR="00687314" w:rsidRDefault="00687314">
      <w:pPr>
        <w:pStyle w:val="CommentText"/>
      </w:pPr>
      <w:r>
        <w:t xml:space="preserve">Bu @Anggrah mohon bantuannya untuk mengisikan strategi untuk mencapai tujuan. Trims </w:t>
      </w:r>
      <w:r>
        <w:rPr>
          <w:rStyle w:val="CommentReference"/>
        </w:rPr>
        <w:annotationRef/>
      </w:r>
    </w:p>
  </w:comment>
  <w:comment w:id="28" w:author="Anggrah Diah Arlinda, MTCSOL" w:date="2023-03-14T11:16:00Z" w:initials="AM">
    <w:p w14:paraId="2DC0927C" w14:textId="77777777" w:rsidR="00687314" w:rsidRDefault="00687314">
      <w:pPr>
        <w:pStyle w:val="CommentText"/>
      </w:pPr>
      <w:r>
        <w:t>sudah saya isi strategi mencapai tujuan</w:t>
      </w:r>
      <w:r>
        <w:rPr>
          <w:rStyle w:val="CommentReference"/>
        </w:rPr>
        <w:annotationRef/>
      </w:r>
    </w:p>
  </w:comment>
  <w:comment w:id="29" w:author="Anggrah Diah Arlinda, MTCSOL" w:date="2023-03-14T11:18:00Z" w:initials="AM">
    <w:p w14:paraId="4FC05D76" w14:textId="77777777" w:rsidR="00687314" w:rsidRDefault="00687314">
      <w:pPr>
        <w:pStyle w:val="CommentText"/>
      </w:pPr>
      <w:r>
        <w:t>apabila memerlukan link surat tugas nya:</w:t>
      </w:r>
      <w:r>
        <w:rPr>
          <w:rStyle w:val="CommentReference"/>
        </w:rPr>
        <w:annotationRef/>
      </w:r>
    </w:p>
    <w:p w14:paraId="21CE5D79" w14:textId="77777777" w:rsidR="00687314" w:rsidRDefault="00000000" w:rsidP="00CD4E67">
      <w:pPr>
        <w:pStyle w:val="CommentText"/>
        <w:rPr>
          <w:rStyle w:val="Hyperlink"/>
        </w:rPr>
      </w:pPr>
      <w:hyperlink r:id="rId1">
        <w:r w:rsidR="00687314" w:rsidRPr="2556828D">
          <w:rPr>
            <w:rStyle w:val="Hyperlink"/>
          </w:rPr>
          <w:t>https://machungac-my.sharepoint.com/:b:/g/personal/anggrah_diah_machung_ac_id/EdwjPyGKbWxPg6szJDex1UEBms9-4m2Wg1cHueXeVrV8ew?e=gT200b</w:t>
        </w:r>
      </w:hyperlink>
    </w:p>
    <w:p w14:paraId="04E4AA20" w14:textId="77777777" w:rsidR="00687314" w:rsidRDefault="00000000" w:rsidP="00CD4E67">
      <w:pPr>
        <w:pStyle w:val="CommentText"/>
        <w:rPr>
          <w:rStyle w:val="Hyperlink"/>
        </w:rPr>
      </w:pPr>
      <w:hyperlink r:id="rId2">
        <w:r w:rsidR="00687314" w:rsidRPr="2556828D">
          <w:rPr>
            <w:rStyle w:val="Hyperlink"/>
          </w:rPr>
          <w:t>ST Austria Januari.pdf</w:t>
        </w:r>
      </w:hyperlink>
    </w:p>
  </w:comment>
  <w:comment w:id="30" w:author="Windra Swastika, Ph.D" w:date="2023-03-09T15:37:00Z" w:initials="WSP">
    <w:p w14:paraId="535F45D2" w14:textId="77777777" w:rsidR="00687314" w:rsidRDefault="00687314">
      <w:pPr>
        <w:pStyle w:val="CommentText"/>
      </w:pPr>
      <w:r>
        <w:rPr>
          <w:rStyle w:val="CommentReference"/>
        </w:rPr>
        <w:annotationRef/>
      </w:r>
      <w:r>
        <w:t>Spesifik untuk PBM – Bu Tarra konfirmasi kepastian angka untuk kerjasama.</w:t>
      </w:r>
    </w:p>
  </w:comment>
  <w:comment w:id="31" w:author="Windra Swastika, Ph.D" w:date="2023-03-09T15:48:00Z" w:initials="WSP">
    <w:p w14:paraId="09066BF9" w14:textId="77777777" w:rsidR="00687314" w:rsidRDefault="00687314">
      <w:pPr>
        <w:pStyle w:val="CommentText"/>
      </w:pPr>
      <w:r>
        <w:rPr>
          <w:rStyle w:val="CommentReference"/>
        </w:rPr>
        <w:annotationRef/>
      </w:r>
      <w:r>
        <w:t>Minta ke Bu Yohanna – unggah ke Onedrive</w:t>
      </w:r>
      <w:r>
        <w:rPr>
          <w:rStyle w:val="CommentReference"/>
        </w:rPr>
        <w:annotationRef/>
      </w:r>
    </w:p>
  </w:comment>
  <w:comment w:id="32" w:author="Anggrah Diah Arlinda, MTCSOL" w:date="2023-03-14T11:15:00Z" w:initials="AM">
    <w:p w14:paraId="5668EB66" w14:textId="77777777" w:rsidR="00687314" w:rsidRDefault="00687314">
      <w:pPr>
        <w:pStyle w:val="CommentText"/>
      </w:pPr>
      <w:r>
        <w:t>sudah saya unggah di folder Kriteria 1. VMTS</w:t>
      </w:r>
      <w:r>
        <w:rPr>
          <w:rStyle w:val="CommentReference"/>
        </w:rPr>
        <w:annotationRef/>
      </w:r>
    </w:p>
  </w:comment>
  <w:comment w:id="33" w:author="Windra Swastika, Ph.D" w:date="2023-03-09T08:18:00Z" w:initials="WP">
    <w:p w14:paraId="121B8DE3" w14:textId="77777777" w:rsidR="00687314" w:rsidRDefault="00687314">
      <w:pPr>
        <w:pStyle w:val="CommentText"/>
      </w:pPr>
      <w:r>
        <w:t>Dokumentasi evaluasi VMTS</w:t>
      </w:r>
      <w:r>
        <w:rPr>
          <w:rStyle w:val="CommentReference"/>
        </w:rPr>
        <w:annotationRef/>
      </w:r>
    </w:p>
  </w:comment>
  <w:comment w:id="34" w:author="Windra Swastika, Ph.D" w:date="2023-03-09T18:31:00Z" w:initials="WP">
    <w:p w14:paraId="674DE2A3" w14:textId="77777777" w:rsidR="00687314" w:rsidRDefault="00687314">
      <w:pPr>
        <w:pStyle w:val="CommentText"/>
      </w:pPr>
      <w:r>
        <w:rPr>
          <w:color w:val="2B579A"/>
          <w:shd w:val="clear" w:color="auto" w:fill="E6E6E6"/>
        </w:rPr>
        <w:fldChar w:fldCharType="begin"/>
      </w:r>
      <w:r>
        <w:instrText xml:space="preserve"> HYPERLINK "mailto:nadia.desiera@machung.ac.id"</w:instrText>
      </w:r>
      <w:bookmarkStart w:id="36" w:name="_@_46EA5B45A20A4A849A7B9A0F600D91DBZ"/>
      <w:r>
        <w:rPr>
          <w:color w:val="2B579A"/>
          <w:shd w:val="clear" w:color="auto" w:fill="E6E6E6"/>
        </w:rPr>
      </w:r>
      <w:r>
        <w:rPr>
          <w:color w:val="2B579A"/>
          <w:shd w:val="clear" w:color="auto" w:fill="E6E6E6"/>
        </w:rPr>
        <w:fldChar w:fldCharType="separate"/>
      </w:r>
      <w:bookmarkEnd w:id="36"/>
      <w:r w:rsidRPr="2DD3F9E6">
        <w:rPr>
          <w:rStyle w:val="Mention10"/>
          <w:noProof/>
        </w:rPr>
        <w:t>@Nadia Desiera</w:t>
      </w:r>
      <w:r>
        <w:rPr>
          <w:color w:val="2B579A"/>
          <w:shd w:val="clear" w:color="auto" w:fill="E6E6E6"/>
        </w:rPr>
        <w:fldChar w:fldCharType="end"/>
      </w:r>
      <w:r>
        <w:t xml:space="preserve"> </w:t>
      </w:r>
      <w:r>
        <w:rPr>
          <w:rStyle w:val="CommentReference"/>
        </w:rPr>
        <w:annotationRef/>
      </w:r>
    </w:p>
  </w:comment>
  <w:comment w:id="35" w:author="Reviewer" w:date="2023-03-03T09:56:00Z" w:initials="R">
    <w:p w14:paraId="31FC82C6" w14:textId="77777777" w:rsidR="00687314" w:rsidRDefault="00687314" w:rsidP="00CD4E67">
      <w:pPr>
        <w:pStyle w:val="CommentText"/>
      </w:pPr>
      <w:r>
        <w:rPr>
          <w:rStyle w:val="CommentReference"/>
        </w:rPr>
        <w:annotationRef/>
      </w:r>
      <w:r>
        <w:t>Perlu ditambahkan kebijakan</w:t>
      </w:r>
    </w:p>
  </w:comment>
  <w:comment w:id="37" w:author="Nadia Desiera" w:date="2023-03-17T09:06:00Z" w:initials="ND">
    <w:p w14:paraId="3F31AD90" w14:textId="77777777" w:rsidR="00687314" w:rsidRDefault="00687314">
      <w:pPr>
        <w:pStyle w:val="CommentText"/>
      </w:pPr>
      <w:r>
        <w:t>SKR tentang OTK UMC telah saya dapatkan dari Sdri. Lianda Subekti pada hari Jumat, 17 Maret 2023</w:t>
      </w:r>
      <w:r>
        <w:rPr>
          <w:rStyle w:val="CommentReference"/>
        </w:rPr>
        <w:annotationRef/>
      </w:r>
    </w:p>
  </w:comment>
  <w:comment w:id="38" w:author="Nadia Desiera" w:date="2023-03-31T14:51:00Z" w:initials="ND">
    <w:p w14:paraId="6FDC39A9" w14:textId="77777777" w:rsidR="00687314" w:rsidRDefault="00687314">
      <w:pPr>
        <w:pStyle w:val="CommentText"/>
      </w:pPr>
      <w:r>
        <w:t>SK Dekan telah diterbitkan pada hari Jumat, 31 Maret 2023</w:t>
      </w:r>
      <w:r>
        <w:rPr>
          <w:rStyle w:val="CommentReference"/>
        </w:rPr>
        <w:annotationRef/>
      </w:r>
    </w:p>
  </w:comment>
  <w:comment w:id="39" w:author="Nadia Desiera" w:date="2023-03-17T09:18:00Z" w:initials="ND">
    <w:p w14:paraId="6E9D0C1E" w14:textId="77777777" w:rsidR="00687314" w:rsidRDefault="00687314">
      <w:pPr>
        <w:pStyle w:val="CommentText"/>
      </w:pPr>
      <w:r>
        <w:t>telah disesuaikan dengan SKR OTK UMC tahun 2020</w:t>
      </w:r>
      <w:r>
        <w:rPr>
          <w:rStyle w:val="CommentReference"/>
        </w:rPr>
        <w:annotationRef/>
      </w:r>
    </w:p>
  </w:comment>
  <w:comment w:id="40" w:author="Daniel Ginting" w:date="2022-11-09T23:23:00Z" w:initials="DG">
    <w:p w14:paraId="19E6C154" w14:textId="77777777" w:rsidR="00687314" w:rsidRDefault="00687314" w:rsidP="00CD4E67">
      <w:pPr>
        <w:pStyle w:val="CommentText"/>
      </w:pPr>
      <w:r>
        <w:rPr>
          <w:rStyle w:val="CommentReference"/>
        </w:rPr>
        <w:annotationRef/>
      </w:r>
      <w:r>
        <w:t>Dokumen tentang kebijakan perekrutan dosen dan mahasiswa</w:t>
      </w:r>
    </w:p>
  </w:comment>
  <w:comment w:id="41" w:author="Windra Swastika, Ph.D" w:date="2023-03-09T16:07:00Z" w:initials="WSP">
    <w:p w14:paraId="449372AE" w14:textId="77777777" w:rsidR="00687314" w:rsidRDefault="00687314">
      <w:pPr>
        <w:pStyle w:val="CommentText"/>
      </w:pPr>
      <w:r>
        <w:rPr>
          <w:rStyle w:val="CommentReference"/>
        </w:rPr>
        <w:annotationRef/>
      </w:r>
      <w:r>
        <w:t>Dilengkapi oleh PSDM</w:t>
      </w:r>
    </w:p>
  </w:comment>
  <w:comment w:id="42" w:author="Windra Swastika, Ph.D" w:date="2023-03-09T18:22:00Z" w:initials="WP">
    <w:p w14:paraId="67A35BC5" w14:textId="77777777" w:rsidR="00687314" w:rsidRDefault="00687314">
      <w:pPr>
        <w:pStyle w:val="CommentText"/>
      </w:pPr>
      <w:r>
        <w:rPr>
          <w:color w:val="2B579A"/>
          <w:shd w:val="clear" w:color="auto" w:fill="E6E6E6"/>
        </w:rPr>
        <w:fldChar w:fldCharType="begin"/>
      </w:r>
      <w:r>
        <w:instrText xml:space="preserve"> HYPERLINK "mailto:Irfan.tri@machung.ac.id"</w:instrText>
      </w:r>
      <w:bookmarkStart w:id="43" w:name="_@_73B2FE4A6D594291BA527E6CA8A46492Z"/>
      <w:r>
        <w:rPr>
          <w:color w:val="2B579A"/>
          <w:shd w:val="clear" w:color="auto" w:fill="E6E6E6"/>
        </w:rPr>
      </w:r>
      <w:r>
        <w:rPr>
          <w:color w:val="2B579A"/>
          <w:shd w:val="clear" w:color="auto" w:fill="E6E6E6"/>
        </w:rPr>
        <w:fldChar w:fldCharType="separate"/>
      </w:r>
      <w:bookmarkEnd w:id="43"/>
      <w:r w:rsidRPr="2DD3F9E6">
        <w:rPr>
          <w:rStyle w:val="Mention10"/>
          <w:noProof/>
        </w:rPr>
        <w:t>@Irfan Tri Raharjo</w:t>
      </w:r>
      <w:r>
        <w:rPr>
          <w:color w:val="2B579A"/>
          <w:shd w:val="clear" w:color="auto" w:fill="E6E6E6"/>
        </w:rPr>
        <w:fldChar w:fldCharType="end"/>
      </w:r>
      <w:r>
        <w:t xml:space="preserve"> </w:t>
      </w:r>
      <w:r>
        <w:rPr>
          <w:rStyle w:val="CommentReference"/>
        </w:rPr>
        <w:annotationRef/>
      </w:r>
    </w:p>
  </w:comment>
  <w:comment w:id="44" w:author="Windra Swastika, Ph.D" w:date="2023-03-09T18:23:00Z" w:initials="WP">
    <w:p w14:paraId="01047740" w14:textId="77777777" w:rsidR="00687314" w:rsidRDefault="00687314">
      <w:pPr>
        <w:pStyle w:val="CommentText"/>
      </w:pPr>
      <w:r>
        <w:rPr>
          <w:color w:val="2B579A"/>
          <w:shd w:val="clear" w:color="auto" w:fill="E6E6E6"/>
        </w:rPr>
        <w:fldChar w:fldCharType="begin"/>
      </w:r>
      <w:r>
        <w:instrText xml:space="preserve"> HYPERLINK "mailto:Irfan.tri@machung.ac.id"</w:instrText>
      </w:r>
      <w:bookmarkStart w:id="46" w:name="_@_2AA409CB55A24EEF8B6B727C5DDBB7C5Z"/>
      <w:r>
        <w:rPr>
          <w:color w:val="2B579A"/>
          <w:shd w:val="clear" w:color="auto" w:fill="E6E6E6"/>
        </w:rPr>
      </w:r>
      <w:r>
        <w:rPr>
          <w:color w:val="2B579A"/>
          <w:shd w:val="clear" w:color="auto" w:fill="E6E6E6"/>
        </w:rPr>
        <w:fldChar w:fldCharType="separate"/>
      </w:r>
      <w:bookmarkEnd w:id="46"/>
      <w:r w:rsidRPr="2DD3F9E6">
        <w:rPr>
          <w:rStyle w:val="Mention10"/>
          <w:noProof/>
        </w:rPr>
        <w:t>@Irfan Tri Raharjo</w:t>
      </w:r>
      <w:r>
        <w:rPr>
          <w:color w:val="2B579A"/>
          <w:shd w:val="clear" w:color="auto" w:fill="E6E6E6"/>
        </w:rPr>
        <w:fldChar w:fldCharType="end"/>
      </w:r>
      <w:r>
        <w:t xml:space="preserve">  - koordinasi dengan UPT SI, jika ada.</w:t>
      </w:r>
      <w:r>
        <w:rPr>
          <w:rStyle w:val="CommentReference"/>
        </w:rPr>
        <w:annotationRef/>
      </w:r>
    </w:p>
  </w:comment>
  <w:comment w:id="45" w:author="Nadia Desiera" w:date="2023-03-10T08:31:00Z" w:initials="ND">
    <w:p w14:paraId="235F8E32" w14:textId="77777777" w:rsidR="00687314" w:rsidRDefault="00687314">
      <w:pPr>
        <w:pStyle w:val="CommentText"/>
      </w:pPr>
      <w:r>
        <w:t>telah ditanyakan ke Pak Yudhi pada hari Kamis, 9 Maret 2023 pk. 16.14 WIB namun jawaban dari beliau adalah hal ini tidak pernah ada</w:t>
      </w:r>
      <w:r>
        <w:rPr>
          <w:rStyle w:val="CommentReference"/>
        </w:rPr>
        <w:annotationRef/>
      </w:r>
    </w:p>
  </w:comment>
  <w:comment w:id="47" w:author="Reviewer" w:date="2023-03-09T09:16:00Z" w:initials="R">
    <w:p w14:paraId="23DED3A2" w14:textId="77777777" w:rsidR="00687314" w:rsidRDefault="00687314" w:rsidP="00CD4E67">
      <w:pPr>
        <w:pStyle w:val="CommentText"/>
      </w:pPr>
      <w:r>
        <w:rPr>
          <w:rStyle w:val="CommentReference"/>
        </w:rPr>
        <w:annotationRef/>
      </w:r>
      <w:r>
        <w:t>Mohon bantuan Pak Windra/mas Irfan untuk memfasilitasi laman FBS di mana ditemukan informasi kebijakan-kebijakan FBS termasuk VMTS FBS</w:t>
      </w:r>
    </w:p>
    <w:p w14:paraId="3669A70F" w14:textId="77777777" w:rsidR="00687314" w:rsidRDefault="00687314" w:rsidP="00CD4E67">
      <w:pPr>
        <w:pStyle w:val="CommentText"/>
      </w:pPr>
    </w:p>
  </w:comment>
  <w:comment w:id="48" w:author="Windra Swastika, Ph.D" w:date="2023-04-10T14:31:00Z" w:initials="WP">
    <w:p w14:paraId="026CBC23" w14:textId="77777777" w:rsidR="00687314" w:rsidRDefault="00687314">
      <w:r>
        <w:t>Apakah dana ini masuk di kementrian atau lembaga DN</w:t>
      </w:r>
      <w:r>
        <w:annotationRef/>
      </w:r>
    </w:p>
  </w:comment>
  <w:comment w:id="49" w:author="Yohanna Nirmalasari,S.Pd., M.Pd" w:date="2023-04-13T14:45:00Z" w:initials="YM">
    <w:p w14:paraId="211EC431" w14:textId="77777777" w:rsidR="00687314" w:rsidRDefault="00687314">
      <w:r>
        <w:rPr>
          <w:color w:val="2B579A"/>
          <w:shd w:val="clear" w:color="auto" w:fill="E6E6E6"/>
        </w:rPr>
        <w:fldChar w:fldCharType="begin"/>
      </w:r>
      <w:r>
        <w:instrText xml:space="preserve"> HYPERLINK "mailto:daniel.ginting@machung.ac.id"</w:instrText>
      </w:r>
      <w:bookmarkStart w:id="51" w:name="_@_21F65D419B2A4D2686055FB8E8A7C8ACZ"/>
      <w:r>
        <w:rPr>
          <w:color w:val="2B579A"/>
          <w:shd w:val="clear" w:color="auto" w:fill="E6E6E6"/>
        </w:rPr>
      </w:r>
      <w:r>
        <w:rPr>
          <w:color w:val="2B579A"/>
          <w:shd w:val="clear" w:color="auto" w:fill="E6E6E6"/>
        </w:rPr>
        <w:fldChar w:fldCharType="separate"/>
      </w:r>
      <w:bookmarkEnd w:id="51"/>
      <w:r w:rsidRPr="7B5D488B">
        <w:rPr>
          <w:rStyle w:val="Mention1"/>
          <w:noProof/>
        </w:rPr>
        <w:t>@Dr. Daniel Ginting.</w:t>
      </w:r>
      <w:r>
        <w:rPr>
          <w:color w:val="2B579A"/>
          <w:shd w:val="clear" w:color="auto" w:fill="E6E6E6"/>
        </w:rPr>
        <w:fldChar w:fldCharType="end"/>
      </w:r>
      <w:r>
        <w:t xml:space="preserve"> </w:t>
      </w:r>
      <w:r>
        <w:annotationRef/>
      </w:r>
    </w:p>
  </w:comment>
  <w:comment w:id="50" w:author="Dr. Daniel Ginting." w:date="2023-05-04T08:32:00Z" w:initials="DG">
    <w:p w14:paraId="34594A71" w14:textId="77777777" w:rsidR="00687314" w:rsidRDefault="00687314">
      <w:r>
        <w:t xml:space="preserve">Bu </w:t>
      </w:r>
      <w:r>
        <w:rPr>
          <w:color w:val="2B579A"/>
          <w:shd w:val="clear" w:color="auto" w:fill="E6E6E6"/>
        </w:rPr>
        <w:fldChar w:fldCharType="begin"/>
      </w:r>
      <w:r>
        <w:instrText xml:space="preserve"> HYPERLINK "mailto:yohanna.nirmalasari@machung.ac.id"</w:instrText>
      </w:r>
      <w:bookmarkStart w:id="52" w:name="_@_4E6D8F192762488595E7947CB0C03C0FZ"/>
      <w:r>
        <w:rPr>
          <w:color w:val="2B579A"/>
          <w:shd w:val="clear" w:color="auto" w:fill="E6E6E6"/>
        </w:rPr>
      </w:r>
      <w:r>
        <w:rPr>
          <w:color w:val="2B579A"/>
          <w:shd w:val="clear" w:color="auto" w:fill="E6E6E6"/>
        </w:rPr>
        <w:fldChar w:fldCharType="separate"/>
      </w:r>
      <w:bookmarkEnd w:id="52"/>
      <w:r w:rsidRPr="3BCD6536">
        <w:rPr>
          <w:rStyle w:val="Mention1"/>
          <w:noProof/>
        </w:rPr>
        <w:t>@Yohanna Nirmalasari,S.Pd., M.Pd</w:t>
      </w:r>
      <w:r>
        <w:rPr>
          <w:color w:val="2B579A"/>
          <w:shd w:val="clear" w:color="auto" w:fill="E6E6E6"/>
        </w:rPr>
        <w:fldChar w:fldCharType="end"/>
      </w:r>
      <w:r>
        <w:t xml:space="preserve">  minta di </w:t>
      </w:r>
      <w:r>
        <w:rPr>
          <w:color w:val="2B579A"/>
          <w:shd w:val="clear" w:color="auto" w:fill="E6E6E6"/>
        </w:rPr>
        <w:fldChar w:fldCharType="begin"/>
      </w:r>
      <w:r>
        <w:instrText xml:space="preserve"> HYPERLINK "mailto:nadia.desiera@machung.ac.id"</w:instrText>
      </w:r>
      <w:bookmarkStart w:id="53" w:name="_@_206A1D38740F442BAF3C11F98DAF5D42Z"/>
      <w:r>
        <w:rPr>
          <w:color w:val="2B579A"/>
          <w:shd w:val="clear" w:color="auto" w:fill="E6E6E6"/>
        </w:rPr>
      </w:r>
      <w:r>
        <w:rPr>
          <w:color w:val="2B579A"/>
          <w:shd w:val="clear" w:color="auto" w:fill="E6E6E6"/>
        </w:rPr>
        <w:fldChar w:fldCharType="separate"/>
      </w:r>
      <w:bookmarkEnd w:id="53"/>
      <w:r w:rsidRPr="3BCD6536">
        <w:rPr>
          <w:rStyle w:val="Mention1"/>
          <w:noProof/>
        </w:rPr>
        <w:t>@Nadia Desiera</w:t>
      </w:r>
      <w:r>
        <w:rPr>
          <w:color w:val="2B579A"/>
          <w:shd w:val="clear" w:color="auto" w:fill="E6E6E6"/>
        </w:rPr>
        <w:fldChar w:fldCharType="end"/>
      </w:r>
      <w:r>
        <w:t xml:space="preserve"> </w:t>
      </w:r>
      <w:r>
        <w:annotationRef/>
      </w:r>
    </w:p>
  </w:comment>
  <w:comment w:id="54" w:author="Yohanna Nirmalasari,S.Pd., M.Pd" w:date="2023-05-04T13:10:00Z" w:initials="YM">
    <w:p w14:paraId="36295668" w14:textId="77777777" w:rsidR="00687314" w:rsidRDefault="00687314">
      <w:r>
        <w:rPr>
          <w:color w:val="2B579A"/>
          <w:shd w:val="clear" w:color="auto" w:fill="E6E6E6"/>
        </w:rPr>
        <w:fldChar w:fldCharType="begin"/>
      </w:r>
      <w:r>
        <w:instrText xml:space="preserve"> HYPERLINK "mailto:taufik.chairudin@machung.ac.id"</w:instrText>
      </w:r>
      <w:bookmarkStart w:id="55" w:name="_@_045C2F8C25494189A6A559CE30D4488DZ"/>
      <w:r>
        <w:rPr>
          <w:color w:val="2B579A"/>
          <w:shd w:val="clear" w:color="auto" w:fill="E6E6E6"/>
        </w:rPr>
      </w:r>
      <w:r>
        <w:rPr>
          <w:color w:val="2B579A"/>
          <w:shd w:val="clear" w:color="auto" w:fill="E6E6E6"/>
        </w:rPr>
        <w:fldChar w:fldCharType="separate"/>
      </w:r>
      <w:bookmarkEnd w:id="55"/>
      <w:r w:rsidRPr="5A5424A1">
        <w:rPr>
          <w:rStyle w:val="Mention1"/>
          <w:noProof/>
        </w:rPr>
        <w:t>@Taufik Chairudin , SE</w:t>
      </w:r>
      <w:r>
        <w:rPr>
          <w:color w:val="2B579A"/>
          <w:shd w:val="clear" w:color="auto" w:fill="E6E6E6"/>
        </w:rPr>
        <w:fldChar w:fldCharType="end"/>
      </w:r>
      <w:r>
        <w:t xml:space="preserve"> </w:t>
      </w:r>
      <w:r>
        <w:annotationRef/>
      </w:r>
    </w:p>
  </w:comment>
  <w:comment w:id="56" w:author="Dr. Daniel Ginting." w:date="2023-05-04T07:24:00Z" w:initials="DG">
    <w:p w14:paraId="777E05CE" w14:textId="77777777" w:rsidR="00687314" w:rsidRDefault="00687314">
      <w:r>
        <w:t xml:space="preserve">Mohon bantuan mas </w:t>
      </w:r>
      <w:r>
        <w:rPr>
          <w:color w:val="2B579A"/>
          <w:shd w:val="clear" w:color="auto" w:fill="E6E6E6"/>
        </w:rPr>
        <w:fldChar w:fldCharType="begin"/>
      </w:r>
      <w:r>
        <w:instrText xml:space="preserve"> HYPERLINK "mailto:taufik.chairudin@machung.ac.id"</w:instrText>
      </w:r>
      <w:bookmarkStart w:id="59" w:name="_@_7218FF7C212A4784AD9ADC7CF6EB0DB8Z"/>
      <w:r>
        <w:rPr>
          <w:color w:val="2B579A"/>
          <w:shd w:val="clear" w:color="auto" w:fill="E6E6E6"/>
        </w:rPr>
      </w:r>
      <w:r>
        <w:rPr>
          <w:color w:val="2B579A"/>
          <w:shd w:val="clear" w:color="auto" w:fill="E6E6E6"/>
        </w:rPr>
        <w:fldChar w:fldCharType="separate"/>
      </w:r>
      <w:bookmarkEnd w:id="59"/>
      <w:r w:rsidRPr="1A106071">
        <w:rPr>
          <w:rStyle w:val="Mention1"/>
          <w:noProof/>
        </w:rPr>
        <w:t>@Taufik Chairudin , SE</w:t>
      </w:r>
      <w:r>
        <w:rPr>
          <w:color w:val="2B579A"/>
          <w:shd w:val="clear" w:color="auto" w:fill="E6E6E6"/>
        </w:rPr>
        <w:fldChar w:fldCharType="end"/>
      </w:r>
      <w:r>
        <w:t xml:space="preserve"> menambahkan SK terkait abdimas. Mas </w:t>
      </w:r>
      <w:r>
        <w:rPr>
          <w:color w:val="2B579A"/>
          <w:shd w:val="clear" w:color="auto" w:fill="E6E6E6"/>
        </w:rPr>
        <w:fldChar w:fldCharType="begin"/>
      </w:r>
      <w:r>
        <w:instrText xml:space="preserve"> HYPERLINK "mailto:Irfan.tri@machung.ac.id"</w:instrText>
      </w:r>
      <w:bookmarkStart w:id="60" w:name="_@_67274223E7494247A3E86B4A2699C5B6Z"/>
      <w:r>
        <w:rPr>
          <w:color w:val="2B579A"/>
          <w:shd w:val="clear" w:color="auto" w:fill="E6E6E6"/>
        </w:rPr>
      </w:r>
      <w:r>
        <w:rPr>
          <w:color w:val="2B579A"/>
          <w:shd w:val="clear" w:color="auto" w:fill="E6E6E6"/>
        </w:rPr>
        <w:fldChar w:fldCharType="separate"/>
      </w:r>
      <w:bookmarkEnd w:id="60"/>
      <w:r w:rsidRPr="1A106071">
        <w:rPr>
          <w:rStyle w:val="Mention1"/>
          <w:noProof/>
        </w:rPr>
        <w:t>@Irfan Tri Raharjo</w:t>
      </w:r>
      <w:r>
        <w:rPr>
          <w:color w:val="2B579A"/>
          <w:shd w:val="clear" w:color="auto" w:fill="E6E6E6"/>
        </w:rPr>
        <w:fldChar w:fldCharType="end"/>
      </w:r>
      <w:r>
        <w:t xml:space="preserve"> kalau ada standar evaluasi abdimas, mohon ditambahkan di bagian ini</w:t>
      </w:r>
      <w:r>
        <w:annotationRef/>
      </w:r>
    </w:p>
  </w:comment>
  <w:comment w:id="57" w:author="Irfan Tri Raharjo" w:date="2023-05-04T08:08:00Z" w:initials="IR">
    <w:p w14:paraId="38B1B968" w14:textId="77777777" w:rsidR="00687314" w:rsidRDefault="00687314">
      <w:r>
        <w:t xml:space="preserve">Sudah saya tambahkan di poin nomor 7, Pak </w:t>
      </w:r>
      <w:r>
        <w:rPr>
          <w:color w:val="2B579A"/>
          <w:shd w:val="clear" w:color="auto" w:fill="E6E6E6"/>
        </w:rPr>
        <w:fldChar w:fldCharType="begin"/>
      </w:r>
      <w:r>
        <w:instrText xml:space="preserve"> HYPERLINK "mailto:daniel.ginting@machung.ac.id"</w:instrText>
      </w:r>
      <w:bookmarkStart w:id="61" w:name="_@_9933B2AF588A476CAC506000B86AA60EZ"/>
      <w:r>
        <w:rPr>
          <w:color w:val="2B579A"/>
          <w:shd w:val="clear" w:color="auto" w:fill="E6E6E6"/>
        </w:rPr>
      </w:r>
      <w:r>
        <w:rPr>
          <w:color w:val="2B579A"/>
          <w:shd w:val="clear" w:color="auto" w:fill="E6E6E6"/>
        </w:rPr>
        <w:fldChar w:fldCharType="separate"/>
      </w:r>
      <w:bookmarkEnd w:id="61"/>
      <w:r w:rsidRPr="6F921BFF">
        <w:rPr>
          <w:rStyle w:val="Mention1"/>
          <w:noProof/>
        </w:rPr>
        <w:t>@Dr. Daniel Ginting.</w:t>
      </w:r>
      <w:r>
        <w:rPr>
          <w:color w:val="2B579A"/>
          <w:shd w:val="clear" w:color="auto" w:fill="E6E6E6"/>
        </w:rPr>
        <w:fldChar w:fldCharType="end"/>
      </w:r>
      <w:r>
        <w:t xml:space="preserve"> , dokumen softcopy juga sdh ada di share folder, mohon bantuan tim prodi untuk mengecek ulang apakah ada yang perlu kami tambahkan</w:t>
      </w:r>
      <w:r>
        <w:annotationRef/>
      </w:r>
    </w:p>
  </w:comment>
  <w:comment w:id="58" w:author="Dr. Daniel Ginting." w:date="2023-05-04T08:32:00Z" w:initials="DG">
    <w:p w14:paraId="15229124" w14:textId="77777777" w:rsidR="00687314" w:rsidRDefault="00687314">
      <w:r>
        <w:t xml:space="preserve">Terima kasih mas. Kalau ada SK lain yang terkait silahkan ditambahkan mas </w:t>
      </w:r>
      <w:r>
        <w:rPr>
          <w:color w:val="2B579A"/>
          <w:shd w:val="clear" w:color="auto" w:fill="E6E6E6"/>
        </w:rPr>
        <w:fldChar w:fldCharType="begin"/>
      </w:r>
      <w:r>
        <w:instrText xml:space="preserve"> HYPERLINK "mailto:Irfan.tri@machung.ac.id"</w:instrText>
      </w:r>
      <w:bookmarkStart w:id="62" w:name="_@_2578A9A52F844F5DA787666F2B37A87CZ"/>
      <w:r>
        <w:rPr>
          <w:color w:val="2B579A"/>
          <w:shd w:val="clear" w:color="auto" w:fill="E6E6E6"/>
        </w:rPr>
      </w:r>
      <w:r>
        <w:rPr>
          <w:color w:val="2B579A"/>
          <w:shd w:val="clear" w:color="auto" w:fill="E6E6E6"/>
        </w:rPr>
        <w:fldChar w:fldCharType="separate"/>
      </w:r>
      <w:bookmarkEnd w:id="62"/>
      <w:r w:rsidRPr="1528302C">
        <w:rPr>
          <w:rStyle w:val="Mention1"/>
          <w:noProof/>
        </w:rPr>
        <w:t>@Irfan Tri Raharjo</w:t>
      </w:r>
      <w:r>
        <w:rPr>
          <w:color w:val="2B579A"/>
          <w:shd w:val="clear" w:color="auto" w:fill="E6E6E6"/>
        </w:rPr>
        <w:fldChar w:fldCharType="end"/>
      </w:r>
      <w:r>
        <w:t xml:space="preserve"> </w:t>
      </w:r>
      <w:r>
        <w:annotationRef/>
      </w:r>
    </w:p>
  </w:comment>
  <w:comment w:id="63" w:author="Yohanna Nirmalasari,S.Pd., M.Pd" w:date="2023-05-04T14:27:00Z" w:initials="YM">
    <w:p w14:paraId="6A26DB0E" w14:textId="77777777" w:rsidR="00687314" w:rsidRDefault="00687314">
      <w:pPr>
        <w:pStyle w:val="CommentText"/>
      </w:pPr>
      <w:r>
        <w:fldChar w:fldCharType="begin"/>
      </w:r>
      <w:r>
        <w:instrText xml:space="preserve"> HYPERLINK "mailto:dhatu.sitaresmi@machung.ac.id"</w:instrText>
      </w:r>
      <w:bookmarkStart w:id="65" w:name="_@_AA451E9522CB4C788AC2454BEB63BE9FZ"/>
      <w:r>
        <w:fldChar w:fldCharType="separate"/>
      </w:r>
      <w:bookmarkEnd w:id="65"/>
      <w:r w:rsidRPr="424DFC5F">
        <w:rPr>
          <w:rStyle w:val="Mention1"/>
          <w:noProof/>
        </w:rPr>
        <w:t>@Dhatu Sitaresmi, S.S., MTCSOL</w:t>
      </w:r>
      <w:r>
        <w:fldChar w:fldCharType="end"/>
      </w:r>
      <w:r>
        <w:rPr>
          <w:rStyle w:val="CommentReference"/>
        </w:rPr>
        <w:annotationRef/>
      </w:r>
    </w:p>
  </w:comment>
  <w:comment w:id="66" w:author="Dr. Daniel Ginting." w:date="2023-05-04T07:08:00Z" w:initials="DG">
    <w:p w14:paraId="6FAEA523" w14:textId="77777777" w:rsidR="00687314" w:rsidRDefault="00687314">
      <w:r>
        <w:t xml:space="preserve">Mohon diisikan identitas mahasiswa. Jangan sampai kosong Bu </w:t>
      </w:r>
      <w:r>
        <w:rPr>
          <w:color w:val="2B579A"/>
          <w:shd w:val="clear" w:color="auto" w:fill="E6E6E6"/>
        </w:rPr>
        <w:fldChar w:fldCharType="begin"/>
      </w:r>
      <w:r>
        <w:instrText xml:space="preserve"> HYPERLINK "mailto:dhatu.sitaresmi@machung.ac.id"</w:instrText>
      </w:r>
      <w:bookmarkStart w:id="67" w:name="_@_468ADC87EAF64C8C902D5CD8ADB3EB35Z"/>
      <w:r>
        <w:rPr>
          <w:color w:val="2B579A"/>
          <w:shd w:val="clear" w:color="auto" w:fill="E6E6E6"/>
        </w:rPr>
      </w:r>
      <w:r>
        <w:rPr>
          <w:color w:val="2B579A"/>
          <w:shd w:val="clear" w:color="auto" w:fill="E6E6E6"/>
        </w:rPr>
        <w:fldChar w:fldCharType="separate"/>
      </w:r>
      <w:bookmarkEnd w:id="67"/>
      <w:r w:rsidRPr="1A106071">
        <w:rPr>
          <w:rStyle w:val="Mention1"/>
          <w:noProof/>
        </w:rPr>
        <w:t>@Dhatu Sitaresmi, S.S., MTCSOL</w:t>
      </w:r>
      <w:r>
        <w:rPr>
          <w:color w:val="2B579A"/>
          <w:shd w:val="clear" w:color="auto" w:fill="E6E6E6"/>
        </w:rPr>
        <w:fldChar w:fldCharType="end"/>
      </w:r>
      <w:r>
        <w:t xml:space="preserve"> </w:t>
      </w:r>
      <w:r>
        <w:annotationRef/>
      </w:r>
    </w:p>
  </w:comment>
  <w:comment w:id="68" w:author="Dr. Daniel Ginting." w:date="2023-05-04T07:09:00Z" w:initials="DG">
    <w:p w14:paraId="1A0235FD" w14:textId="77777777" w:rsidR="00687314" w:rsidRDefault="00687314">
      <w:r>
        <w:t xml:space="preserve">Ini juga harus diisi identitas mahasiswa bu </w:t>
      </w:r>
      <w:r>
        <w:rPr>
          <w:color w:val="2B579A"/>
          <w:shd w:val="clear" w:color="auto" w:fill="E6E6E6"/>
        </w:rPr>
        <w:fldChar w:fldCharType="begin"/>
      </w:r>
      <w:r>
        <w:instrText xml:space="preserve"> HYPERLINK "mailto:dhatu.sitaresmi@machung.ac.id"</w:instrText>
      </w:r>
      <w:bookmarkStart w:id="69" w:name="_@_DEC1D1B179024BB8B92EFE73CE8C18DDZ"/>
      <w:r>
        <w:rPr>
          <w:color w:val="2B579A"/>
          <w:shd w:val="clear" w:color="auto" w:fill="E6E6E6"/>
        </w:rPr>
      </w:r>
      <w:r>
        <w:rPr>
          <w:color w:val="2B579A"/>
          <w:shd w:val="clear" w:color="auto" w:fill="E6E6E6"/>
        </w:rPr>
        <w:fldChar w:fldCharType="separate"/>
      </w:r>
      <w:bookmarkEnd w:id="69"/>
      <w:r w:rsidRPr="1A106071">
        <w:rPr>
          <w:rStyle w:val="Mention1"/>
          <w:noProof/>
        </w:rPr>
        <w:t>@Dhatu Sitaresmi, S.S., MTCSOL</w:t>
      </w:r>
      <w:r>
        <w:rPr>
          <w:color w:val="2B579A"/>
          <w:shd w:val="clear" w:color="auto" w:fill="E6E6E6"/>
        </w:rPr>
        <w:fldChar w:fldCharType="end"/>
      </w:r>
      <w:r>
        <w:t xml:space="preserve"> </w:t>
      </w:r>
      <w:r>
        <w:annotationRef/>
      </w:r>
    </w:p>
  </w:comment>
  <w:comment w:id="70" w:author="Dhatu Sitaresmi, S.S., MTCSOL" w:date="2023-05-13T11:45:00Z" w:initials="DM">
    <w:p w14:paraId="4E4002C8" w14:textId="77777777" w:rsidR="00AA0913" w:rsidRDefault="00AA0913">
      <w:pPr>
        <w:pStyle w:val="CommentText"/>
      </w:pPr>
      <w:r>
        <w:fldChar w:fldCharType="begin"/>
      </w:r>
      <w:r>
        <w:instrText xml:space="preserve"> HYPERLINK "mailto:novie.maria@machung.ac.id"</w:instrText>
      </w:r>
      <w:bookmarkStart w:id="71" w:name="_@_DF329E1730AB49B180BA5D558945752AZ"/>
      <w:r>
        <w:fldChar w:fldCharType="separate"/>
      </w:r>
      <w:bookmarkEnd w:id="71"/>
      <w:r w:rsidRPr="1D87747F">
        <w:rPr>
          <w:rStyle w:val="Mention"/>
          <w:noProof/>
        </w:rPr>
        <w:t>@Novie Maria Setiawati, S.IP</w:t>
      </w:r>
      <w:r>
        <w:fldChar w:fldCharType="end"/>
      </w:r>
      <w:r>
        <w:t xml:space="preserve"> </w:t>
      </w:r>
      <w:r>
        <w:rPr>
          <w:rStyle w:val="CommentReference"/>
        </w:rPr>
        <w:annotationRef/>
      </w:r>
    </w:p>
  </w:comment>
  <w:comment w:id="72" w:author="Windra Swastika, Ph.D" w:date="2023-05-11T13:22:00Z" w:initials="WSP">
    <w:p w14:paraId="08B77F16" w14:textId="77777777" w:rsidR="00AA0913" w:rsidRPr="00F626C6" w:rsidRDefault="00AA0913" w:rsidP="00F626C6">
      <w:pPr>
        <w:rPr>
          <w:rFonts w:ascii="Times New Roman" w:eastAsia="Times New Roman" w:hAnsi="Times New Roman" w:cs="Times New Roman"/>
          <w:sz w:val="24"/>
          <w:szCs w:val="24"/>
          <w:lang w:eastAsia="ja-JP"/>
        </w:rPr>
      </w:pPr>
      <w:r>
        <w:rPr>
          <w:rStyle w:val="CommentReference"/>
        </w:rPr>
        <w:annotationRef/>
      </w:r>
      <w:r>
        <w:t xml:space="preserve">Referensi untuk LED Kriteria 9: </w:t>
      </w:r>
      <w:hyperlink r:id="rId3" w:history="1">
        <w:r w:rsidRPr="00F626C6">
          <w:rPr>
            <w:rFonts w:ascii="Times New Roman" w:eastAsia="Times New Roman" w:hAnsi="Times New Roman" w:cs="Times New Roman"/>
            <w:color w:val="0000FF"/>
            <w:sz w:val="24"/>
            <w:szCs w:val="24"/>
            <w:u w:val="single"/>
            <w:lang w:eastAsia="ja-JP"/>
          </w:rPr>
          <w:t>LEK 9 - LUARAN DAN CAPAIAN TRIDHARMA Final.docx</w:t>
        </w:r>
      </w:hyperlink>
    </w:p>
    <w:p w14:paraId="02932CF6" w14:textId="77777777" w:rsidR="00AA0913" w:rsidRDefault="00AA0913">
      <w:pPr>
        <w:pStyle w:val="CommentText"/>
      </w:pPr>
    </w:p>
    <w:p w14:paraId="63309528" w14:textId="77777777" w:rsidR="00AA0913" w:rsidRDefault="00AA0913">
      <w:pPr>
        <w:pStyle w:val="CommentText"/>
      </w:pPr>
      <w:r>
        <w:fldChar w:fldCharType="begin"/>
      </w:r>
      <w:r>
        <w:instrText xml:space="preserve"> HYPERLINK "mailto:dhatu.sitaresmi@machung.ac.id" </w:instrText>
      </w:r>
      <w:bookmarkStart w:id="73" w:name="_@_E75C46F7D61DEC4B8142B5659889047DZ"/>
      <w:r>
        <w:rPr>
          <w:rStyle w:val="Mention"/>
        </w:rPr>
        <w:fldChar w:fldCharType="separate"/>
      </w:r>
      <w:bookmarkEnd w:id="73"/>
      <w:r w:rsidRPr="00F626C6">
        <w:rPr>
          <w:rStyle w:val="Mention"/>
          <w:noProof/>
        </w:rPr>
        <w:t>@Dhatu Sitaresmi, S.S., MTCSOL</w:t>
      </w:r>
      <w:r>
        <w:fldChar w:fldCharType="end"/>
      </w:r>
    </w:p>
  </w:comment>
  <w:comment w:id="74" w:author="Dhatu Sitaresmi, S.S., MTCSOL" w:date="2023-05-11T14:14:00Z" w:initials="DM">
    <w:p w14:paraId="59D71DC9" w14:textId="77777777" w:rsidR="00AA0913" w:rsidRDefault="00AA0913">
      <w:pPr>
        <w:pStyle w:val="CommentText"/>
      </w:pPr>
      <w:r>
        <w:fldChar w:fldCharType="begin"/>
      </w:r>
      <w:r>
        <w:instrText xml:space="preserve"> HYPERLINK "mailto:puspita.agustina@machung.ac.id"</w:instrText>
      </w:r>
      <w:bookmarkStart w:id="75" w:name="_@_07BBA21D6E63467294EF2F3912B17286Z"/>
      <w:r>
        <w:fldChar w:fldCharType="separate"/>
      </w:r>
      <w:bookmarkEnd w:id="75"/>
      <w:r w:rsidRPr="30A7D9F0">
        <w:rPr>
          <w:rStyle w:val="Mention"/>
          <w:noProof/>
        </w:rPr>
        <w:t>@Puspita Agustina S.P</w:t>
      </w:r>
      <w:r>
        <w:fldChar w:fldCharType="end"/>
      </w:r>
      <w:r>
        <w:t xml:space="preserve"> </w:t>
      </w:r>
      <w:r>
        <w:rPr>
          <w:rStyle w:val="CommentReference"/>
        </w:rPr>
        <w:annotationRef/>
      </w:r>
    </w:p>
  </w:comment>
  <w:comment w:id="76" w:author="Dhatu Sitaresmi, S.S., MTCSOL" w:date="2023-05-11T14:13:00Z" w:initials="DM">
    <w:p w14:paraId="2C9E9B56" w14:textId="77777777" w:rsidR="00AA0913" w:rsidRDefault="00AA0913">
      <w:pPr>
        <w:pStyle w:val="CommentText"/>
      </w:pPr>
      <w:r>
        <w:fldChar w:fldCharType="begin"/>
      </w:r>
      <w:r>
        <w:instrText xml:space="preserve"> HYPERLINK "mailto:puspita.agustina@machung.ac.id"</w:instrText>
      </w:r>
      <w:bookmarkStart w:id="77" w:name="_@_CEF503EC454F49EC9F2694DA09F55AD3Z"/>
      <w:r>
        <w:fldChar w:fldCharType="separate"/>
      </w:r>
      <w:bookmarkEnd w:id="77"/>
      <w:r w:rsidRPr="605C0152">
        <w:rPr>
          <w:rStyle w:val="Mention"/>
          <w:noProof/>
        </w:rPr>
        <w:t>@Puspita Agustina S.P</w:t>
      </w:r>
      <w:r>
        <w:fldChar w:fldCharType="end"/>
      </w:r>
      <w:r>
        <w:t xml:space="preserve"> </w:t>
      </w:r>
      <w:r>
        <w:rPr>
          <w:rStyle w:val="CommentReference"/>
        </w:rPr>
        <w:annotationRef/>
      </w:r>
    </w:p>
  </w:comment>
  <w:comment w:id="78" w:author="Irfan Tri Raharjo" w:date="2023-05-11T08:39:00Z" w:initials="IR">
    <w:p w14:paraId="5BB9FA9F" w14:textId="77777777" w:rsidR="00AA0913" w:rsidRDefault="00AA0913">
      <w:r>
        <w:t>Sebaiknya rencana tindak lanjut juga ditulis pada file data kuantitatif (excel)</w:t>
      </w:r>
      <w:r>
        <w:annotationRef/>
      </w:r>
    </w:p>
  </w:comment>
  <w:comment w:id="79" w:author="Dr. Daniel Ginting." w:date="2023-05-11T10:19:00Z" w:initials="DG">
    <w:p w14:paraId="08D09170" w14:textId="77777777" w:rsidR="00AA0913" w:rsidRDefault="00AA0913">
      <w:r>
        <w:t xml:space="preserve">Bu </w:t>
      </w:r>
      <w:r>
        <w:rPr>
          <w:color w:val="2B579A"/>
          <w:shd w:val="clear" w:color="auto" w:fill="E6E6E6"/>
        </w:rPr>
        <w:fldChar w:fldCharType="begin"/>
      </w:r>
      <w:r>
        <w:instrText xml:space="preserve"> HYPERLINK "mailto:dhatu.sitaresmi@machung.ac.id"</w:instrText>
      </w:r>
      <w:bookmarkStart w:id="80" w:name="_@_1CCDA0EA48114C62A27D200711DDA97CZ"/>
      <w:r>
        <w:rPr>
          <w:color w:val="2B579A"/>
          <w:shd w:val="clear" w:color="auto" w:fill="E6E6E6"/>
        </w:rPr>
      </w:r>
      <w:r>
        <w:rPr>
          <w:color w:val="2B579A"/>
          <w:shd w:val="clear" w:color="auto" w:fill="E6E6E6"/>
        </w:rPr>
        <w:fldChar w:fldCharType="separate"/>
      </w:r>
      <w:bookmarkEnd w:id="80"/>
      <w:r w:rsidRPr="0D117C43">
        <w:rPr>
          <w:rStyle w:val="Mention"/>
          <w:noProof/>
        </w:rPr>
        <w:t>@Dhatu Sitaresmi, S.S., MTCSOL</w:t>
      </w:r>
      <w:r>
        <w:rPr>
          <w:color w:val="2B579A"/>
          <w:shd w:val="clear" w:color="auto" w:fill="E6E6E6"/>
        </w:rPr>
        <w:fldChar w:fldCharType="end"/>
      </w:r>
      <w:r>
        <w:t xml:space="preserve"> coba cek di Sinta https://sinta.kemdikbud.go.id/departments/authors/2101/2B5C28EB-9B74-45B2-A2B8-D92F6588BDEA/B7147B3F-4914-4AEA-BD88-7ADB9C02C241</w:t>
      </w:r>
      <w:r>
        <w:annotationRef/>
      </w:r>
    </w:p>
  </w:comment>
  <w:comment w:id="81" w:author="Dr. Daniel Ginting." w:date="2023-05-11T08:53:00Z" w:initials="DG">
    <w:p w14:paraId="446829D6" w14:textId="77777777" w:rsidR="00AA0913" w:rsidRDefault="00AA0913">
      <w:r>
        <w:t xml:space="preserve">mas </w:t>
      </w:r>
      <w:r>
        <w:rPr>
          <w:color w:val="2B579A"/>
          <w:shd w:val="clear" w:color="auto" w:fill="E6E6E6"/>
        </w:rPr>
        <w:fldChar w:fldCharType="begin"/>
      </w:r>
      <w:r>
        <w:instrText xml:space="preserve"> HYPERLINK "mailto:taufik.chairudin@machung.ac.id"</w:instrText>
      </w:r>
      <w:bookmarkStart w:id="82" w:name="_@_8A4A62D47DE54E60B9BC89B0DBEB4F93Z"/>
      <w:r>
        <w:rPr>
          <w:color w:val="2B579A"/>
          <w:shd w:val="clear" w:color="auto" w:fill="E6E6E6"/>
        </w:rPr>
      </w:r>
      <w:r>
        <w:rPr>
          <w:color w:val="2B579A"/>
          <w:shd w:val="clear" w:color="auto" w:fill="E6E6E6"/>
        </w:rPr>
        <w:fldChar w:fldCharType="separate"/>
      </w:r>
      <w:bookmarkEnd w:id="82"/>
      <w:r w:rsidRPr="0D117C43">
        <w:rPr>
          <w:rStyle w:val="Mention"/>
          <w:noProof/>
        </w:rPr>
        <w:t>@Taufik Chairudin , SE</w:t>
      </w:r>
      <w:r>
        <w:rPr>
          <w:color w:val="2B579A"/>
          <w:shd w:val="clear" w:color="auto" w:fill="E6E6E6"/>
        </w:rPr>
        <w:fldChar w:fldCharType="end"/>
      </w:r>
      <w:r>
        <w:t xml:space="preserve"> dan mas </w:t>
      </w:r>
      <w:r>
        <w:rPr>
          <w:color w:val="2B579A"/>
          <w:shd w:val="clear" w:color="auto" w:fill="E6E6E6"/>
        </w:rPr>
        <w:fldChar w:fldCharType="begin"/>
      </w:r>
      <w:r>
        <w:instrText xml:space="preserve"> HYPERLINK "mailto:trianom.suryandharu@machung.ac.id"</w:instrText>
      </w:r>
      <w:bookmarkStart w:id="83" w:name="_@_4B220F0A5D6D4F9197FE06796B4635F5Z"/>
      <w:r>
        <w:rPr>
          <w:color w:val="2B579A"/>
          <w:shd w:val="clear" w:color="auto" w:fill="E6E6E6"/>
        </w:rPr>
      </w:r>
      <w:r>
        <w:rPr>
          <w:color w:val="2B579A"/>
          <w:shd w:val="clear" w:color="auto" w:fill="E6E6E6"/>
        </w:rPr>
        <w:fldChar w:fldCharType="separate"/>
      </w:r>
      <w:bookmarkEnd w:id="83"/>
      <w:r w:rsidRPr="0D117C43">
        <w:rPr>
          <w:rStyle w:val="Mention"/>
          <w:noProof/>
        </w:rPr>
        <w:t>@Trianom Suryandharu, S.Sos</w:t>
      </w:r>
      <w:r>
        <w:rPr>
          <w:color w:val="2B579A"/>
          <w:shd w:val="clear" w:color="auto" w:fill="E6E6E6"/>
        </w:rPr>
        <w:fldChar w:fldCharType="end"/>
      </w:r>
      <w:r>
        <w:t xml:space="preserve"> mungkin bisa menambahkan data ini</w:t>
      </w:r>
      <w:r>
        <w:annotationRef/>
      </w:r>
    </w:p>
  </w:comment>
  <w:comment w:id="84" w:author="Dr. Daniel Ginting." w:date="2023-05-11T08:53:00Z" w:initials="DG">
    <w:p w14:paraId="6B19E0C3" w14:textId="77777777" w:rsidR="00AA0913" w:rsidRDefault="00AA0913">
      <w:pPr>
        <w:pStyle w:val="CommentText"/>
      </w:pPr>
      <w:r>
        <w:t xml:space="preserve">mas </w:t>
      </w:r>
      <w:hyperlink r:id="rId4" w:history="1">
        <w:r>
          <w:rPr>
            <w:rStyle w:val="Mention"/>
            <w:noProof/>
          </w:rPr>
          <w:t>@Taufik Chairudin , SE</w:t>
        </w:r>
      </w:hyperlink>
      <w:r>
        <w:t xml:space="preserve"> dan mas </w:t>
      </w:r>
      <w:hyperlink r:id="rId5" w:history="1">
        <w:r>
          <w:rPr>
            <w:rStyle w:val="Mention"/>
            <w:noProof/>
          </w:rPr>
          <w:t>@Trianom Suryandharu, S.Sos</w:t>
        </w:r>
      </w:hyperlink>
      <w:r>
        <w:t xml:space="preserve"> mungkin bisa menambahkan data ini</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21131C" w15:done="1"/>
  <w15:commentEx w15:paraId="16536EB4" w15:done="1"/>
  <w15:commentEx w15:paraId="61C07618" w15:done="0"/>
  <w15:commentEx w15:paraId="628C0D9F" w15:paraIdParent="61C07618" w15:done="0"/>
  <w15:commentEx w15:paraId="73EB8E59" w15:done="0"/>
  <w15:commentEx w15:paraId="38AA461A" w15:paraIdParent="73EB8E59" w15:done="0"/>
  <w15:commentEx w15:paraId="0FCF4D05" w15:done="0"/>
  <w15:commentEx w15:paraId="759D9675" w15:paraIdParent="0FCF4D05" w15:done="0"/>
  <w15:commentEx w15:paraId="7E94300A" w15:done="1"/>
  <w15:commentEx w15:paraId="2FC9F9DA" w15:done="0"/>
  <w15:commentEx w15:paraId="287EAD3A" w15:done="0"/>
  <w15:commentEx w15:paraId="36D118C0" w15:done="1"/>
  <w15:commentEx w15:paraId="0EAF3C78" w15:paraIdParent="36D118C0" w15:done="1"/>
  <w15:commentEx w15:paraId="73AF7C57" w15:paraIdParent="36D118C0" w15:done="1"/>
  <w15:commentEx w15:paraId="37938039" w15:done="0"/>
  <w15:commentEx w15:paraId="30AAE645" w15:paraIdParent="37938039" w15:done="0"/>
  <w15:commentEx w15:paraId="2750BD8F" w15:paraIdParent="37938039" w15:done="0"/>
  <w15:commentEx w15:paraId="5F84DE48" w15:done="0"/>
  <w15:commentEx w15:paraId="07504700" w15:paraIdParent="5F84DE48" w15:done="0"/>
  <w15:commentEx w15:paraId="2DC0927C" w15:paraIdParent="5F84DE48" w15:done="0"/>
  <w15:commentEx w15:paraId="04E4AA20" w15:paraIdParent="5F84DE48" w15:done="0"/>
  <w15:commentEx w15:paraId="535F45D2" w15:done="0"/>
  <w15:commentEx w15:paraId="09066BF9" w15:done="0"/>
  <w15:commentEx w15:paraId="5668EB66" w15:paraIdParent="09066BF9" w15:done="0"/>
  <w15:commentEx w15:paraId="121B8DE3" w15:done="0"/>
  <w15:commentEx w15:paraId="674DE2A3" w15:done="0"/>
  <w15:commentEx w15:paraId="31FC82C6" w15:done="0"/>
  <w15:commentEx w15:paraId="3F31AD90" w15:done="0"/>
  <w15:commentEx w15:paraId="6FDC39A9" w15:done="0"/>
  <w15:commentEx w15:paraId="6E9D0C1E" w15:done="0"/>
  <w15:commentEx w15:paraId="19E6C154" w15:done="0"/>
  <w15:commentEx w15:paraId="449372AE" w15:done="0"/>
  <w15:commentEx w15:paraId="67A35BC5" w15:paraIdParent="449372AE" w15:done="0"/>
  <w15:commentEx w15:paraId="01047740" w15:done="0"/>
  <w15:commentEx w15:paraId="235F8E32" w15:paraIdParent="01047740" w15:done="0"/>
  <w15:commentEx w15:paraId="3669A70F" w15:done="0"/>
  <w15:commentEx w15:paraId="026CBC23" w15:done="0"/>
  <w15:commentEx w15:paraId="211EC431" w15:done="0"/>
  <w15:commentEx w15:paraId="34594A71" w15:paraIdParent="211EC431" w15:done="0"/>
  <w15:commentEx w15:paraId="36295668" w15:done="0"/>
  <w15:commentEx w15:paraId="777E05CE" w15:done="0"/>
  <w15:commentEx w15:paraId="38B1B968" w15:paraIdParent="777E05CE" w15:done="0"/>
  <w15:commentEx w15:paraId="15229124" w15:paraIdParent="777E05CE" w15:done="0"/>
  <w15:commentEx w15:paraId="6A26DB0E" w15:done="0"/>
  <w15:commentEx w15:paraId="6FAEA523" w15:done="0"/>
  <w15:commentEx w15:paraId="1A0235FD" w15:done="0"/>
  <w15:commentEx w15:paraId="4E4002C8" w15:done="0"/>
  <w15:commentEx w15:paraId="63309528" w15:done="0"/>
  <w15:commentEx w15:paraId="59D71DC9" w15:done="0"/>
  <w15:commentEx w15:paraId="2C9E9B56" w15:done="0"/>
  <w15:commentEx w15:paraId="5BB9FA9F" w15:done="0"/>
  <w15:commentEx w15:paraId="08D09170" w15:done="0"/>
  <w15:commentEx w15:paraId="446829D6" w15:done="0"/>
  <w15:commentEx w15:paraId="6B19E0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7C3212E" w16cex:dateUtc="2023-05-11T13:06:00Z"/>
  <w16cex:commentExtensible w16cex:durableId="14952807" w16cex:dateUtc="2023-05-11T13:07:00Z"/>
  <w16cex:commentExtensible w16cex:durableId="31D8F899" w16cex:dateUtc="2023-05-11T13:08:00Z"/>
  <w16cex:commentExtensible w16cex:durableId="0D00A38A" w16cex:dateUtc="2023-05-11T13:09:00Z"/>
  <w16cex:commentExtensible w16cex:durableId="7B2E789C" w16cex:dateUtc="2023-05-13T04:45:00Z"/>
  <w16cex:commentExtensible w16cex:durableId="28076A81" w16cex:dateUtc="2023-05-11T06:22:00Z"/>
  <w16cex:commentExtensible w16cex:durableId="07751065" w16cex:dateUtc="2023-05-11T07:14:00Z"/>
  <w16cex:commentExtensible w16cex:durableId="47135F9B" w16cex:dateUtc="2023-05-11T07:13:00Z"/>
  <w16cex:commentExtensible w16cex:durableId="13CC9B27" w16cex:dateUtc="2023-05-11T01:39:00Z"/>
  <w16cex:commentExtensible w16cex:durableId="4E994D79" w16cex:dateUtc="2023-05-11T03:19:00Z"/>
  <w16cex:commentExtensible w16cex:durableId="71984D3F" w16cex:dateUtc="2023-05-11T01:53:00Z"/>
  <w16cex:commentExtensible w16cex:durableId="627CA15F" w16cex:dateUtc="2023-05-11T0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21131C" w16cid:durableId="75BBA0C1"/>
  <w16cid:commentId w16cid:paraId="16536EB4" w16cid:durableId="46A1BDE9"/>
  <w16cid:commentId w16cid:paraId="61C07618" w16cid:durableId="08E64404"/>
  <w16cid:commentId w16cid:paraId="628C0D9F" w16cid:durableId="57C3212E"/>
  <w16cid:commentId w16cid:paraId="73EB8E59" w16cid:durableId="5D38046D"/>
  <w16cid:commentId w16cid:paraId="38AA461A" w16cid:durableId="14952807"/>
  <w16cid:commentId w16cid:paraId="0FCF4D05" w16cid:durableId="6EB47381"/>
  <w16cid:commentId w16cid:paraId="759D9675" w16cid:durableId="31D8F899"/>
  <w16cid:commentId w16cid:paraId="7E94300A" w16cid:durableId="7E365CC3"/>
  <w16cid:commentId w16cid:paraId="2FC9F9DA" w16cid:durableId="08AAA9B5"/>
  <w16cid:commentId w16cid:paraId="287EAD3A" w16cid:durableId="0D00A38A"/>
  <w16cid:commentId w16cid:paraId="36D118C0" w16cid:durableId="280CB497"/>
  <w16cid:commentId w16cid:paraId="0EAF3C78" w16cid:durableId="280CB498"/>
  <w16cid:commentId w16cid:paraId="73AF7C57" w16cid:durableId="280CB499"/>
  <w16cid:commentId w16cid:paraId="37938039" w16cid:durableId="280CB49A"/>
  <w16cid:commentId w16cid:paraId="30AAE645" w16cid:durableId="280CB49B"/>
  <w16cid:commentId w16cid:paraId="2750BD8F" w16cid:durableId="280CB49C"/>
  <w16cid:commentId w16cid:paraId="5F84DE48" w16cid:durableId="280CB49D"/>
  <w16cid:commentId w16cid:paraId="07504700" w16cid:durableId="280CB49E"/>
  <w16cid:commentId w16cid:paraId="2DC0927C" w16cid:durableId="280CB49F"/>
  <w16cid:commentId w16cid:paraId="04E4AA20" w16cid:durableId="280CB4A0"/>
  <w16cid:commentId w16cid:paraId="535F45D2" w16cid:durableId="280CB4A1"/>
  <w16cid:commentId w16cid:paraId="09066BF9" w16cid:durableId="280CB4A2"/>
  <w16cid:commentId w16cid:paraId="5668EB66" w16cid:durableId="280CB4A3"/>
  <w16cid:commentId w16cid:paraId="121B8DE3" w16cid:durableId="280CB4A4"/>
  <w16cid:commentId w16cid:paraId="674DE2A3" w16cid:durableId="280CB4A5"/>
  <w16cid:commentId w16cid:paraId="31FC82C6" w16cid:durableId="280CB4A6"/>
  <w16cid:commentId w16cid:paraId="3F31AD90" w16cid:durableId="280CB4A7"/>
  <w16cid:commentId w16cid:paraId="6FDC39A9" w16cid:durableId="280CB4A8"/>
  <w16cid:commentId w16cid:paraId="6E9D0C1E" w16cid:durableId="280CB4A9"/>
  <w16cid:commentId w16cid:paraId="19E6C154" w16cid:durableId="280CB4AA"/>
  <w16cid:commentId w16cid:paraId="449372AE" w16cid:durableId="280CB4AB"/>
  <w16cid:commentId w16cid:paraId="67A35BC5" w16cid:durableId="280CB4AC"/>
  <w16cid:commentId w16cid:paraId="01047740" w16cid:durableId="280CB4AD"/>
  <w16cid:commentId w16cid:paraId="235F8E32" w16cid:durableId="280CB4AE"/>
  <w16cid:commentId w16cid:paraId="3669A70F" w16cid:durableId="280CB4AF"/>
  <w16cid:commentId w16cid:paraId="026CBC23" w16cid:durableId="280CB4B0"/>
  <w16cid:commentId w16cid:paraId="211EC431" w16cid:durableId="280CB4B1"/>
  <w16cid:commentId w16cid:paraId="34594A71" w16cid:durableId="280CB4B2"/>
  <w16cid:commentId w16cid:paraId="36295668" w16cid:durableId="280CB4B3"/>
  <w16cid:commentId w16cid:paraId="777E05CE" w16cid:durableId="280CB4B4"/>
  <w16cid:commentId w16cid:paraId="38B1B968" w16cid:durableId="280CB4B5"/>
  <w16cid:commentId w16cid:paraId="15229124" w16cid:durableId="280CB4B6"/>
  <w16cid:commentId w16cid:paraId="6A26DB0E" w16cid:durableId="280CB4B7"/>
  <w16cid:commentId w16cid:paraId="6FAEA523" w16cid:durableId="280CB4B8"/>
  <w16cid:commentId w16cid:paraId="1A0235FD" w16cid:durableId="280CB4B9"/>
  <w16cid:commentId w16cid:paraId="4E4002C8" w16cid:durableId="7B2E789C"/>
  <w16cid:commentId w16cid:paraId="63309528" w16cid:durableId="28076A81"/>
  <w16cid:commentId w16cid:paraId="59D71DC9" w16cid:durableId="07751065"/>
  <w16cid:commentId w16cid:paraId="2C9E9B56" w16cid:durableId="47135F9B"/>
  <w16cid:commentId w16cid:paraId="5BB9FA9F" w16cid:durableId="13CC9B27"/>
  <w16cid:commentId w16cid:paraId="08D09170" w16cid:durableId="4E994D79"/>
  <w16cid:commentId w16cid:paraId="446829D6" w16cid:durableId="71984D3F"/>
  <w16cid:commentId w16cid:paraId="6B19E0C3" w16cid:durableId="627CA1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6EF8C" w14:textId="77777777" w:rsidR="00932417" w:rsidRDefault="00932417" w:rsidP="0036255B">
      <w:pPr>
        <w:spacing w:after="0" w:line="240" w:lineRule="auto"/>
      </w:pPr>
      <w:r>
        <w:separator/>
      </w:r>
    </w:p>
  </w:endnote>
  <w:endnote w:type="continuationSeparator" w:id="0">
    <w:p w14:paraId="3E279C67" w14:textId="77777777" w:rsidR="00932417" w:rsidRDefault="00932417" w:rsidP="00362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6737254"/>
      <w:docPartObj>
        <w:docPartGallery w:val="Page Numbers (Bottom of Page)"/>
        <w:docPartUnique/>
      </w:docPartObj>
    </w:sdtPr>
    <w:sdtEndPr>
      <w:rPr>
        <w:noProof/>
      </w:rPr>
    </w:sdtEndPr>
    <w:sdtContent>
      <w:p w14:paraId="19C8BB0A" w14:textId="004FFF87" w:rsidR="00687314" w:rsidRDefault="00687314">
        <w:pPr>
          <w:pStyle w:val="Footer"/>
          <w:jc w:val="right"/>
        </w:pPr>
        <w:r>
          <w:fldChar w:fldCharType="begin"/>
        </w:r>
        <w:r>
          <w:instrText xml:space="preserve"> PAGE   \* MERGEFORMAT </w:instrText>
        </w:r>
        <w:r>
          <w:fldChar w:fldCharType="separate"/>
        </w:r>
        <w:r w:rsidR="006F68E9">
          <w:rPr>
            <w:noProof/>
          </w:rPr>
          <w:t>54</w:t>
        </w:r>
        <w:r>
          <w:rPr>
            <w:noProof/>
          </w:rPr>
          <w:fldChar w:fldCharType="end"/>
        </w:r>
      </w:p>
    </w:sdtContent>
  </w:sdt>
  <w:p w14:paraId="6DE362AF" w14:textId="77777777" w:rsidR="00687314" w:rsidRDefault="006873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28C9F" w14:textId="77777777" w:rsidR="00687314" w:rsidRDefault="00000000">
    <w:pPr>
      <w:spacing w:line="200" w:lineRule="exact"/>
    </w:pPr>
    <w:r>
      <w:rPr>
        <w:noProof/>
        <w:lang w:val="id-ID"/>
      </w:rPr>
      <w:pict w14:anchorId="1CFA7408">
        <v:shapetype id="_x0000_t202" coordsize="21600,21600" o:spt="202" path="m,l,21600r21600,l21600,xe">
          <v:stroke joinstyle="miter"/>
          <v:path gradientshapeok="t" o:connecttype="rect"/>
        </v:shapetype>
        <v:shape id="_x0000_s1025" type="#_x0000_t202" style="position:absolute;margin-left:530.3pt;margin-top:787.6pt;width:16.25pt;height:13.05pt;z-index:-251658752;mso-wrap-edited:f;mso-position-horizontal-relative:page;mso-position-vertical-relative:page" filled="f" stroked="f">
          <v:textbox inset="0,0,0,0">
            <w:txbxContent>
              <w:p w14:paraId="4F4214CC" w14:textId="77777777" w:rsidR="00687314" w:rsidRDefault="00687314">
                <w:pPr>
                  <w:spacing w:line="240" w:lineRule="exact"/>
                  <w:ind w:left="40"/>
                  <w:rPr>
                    <w:rFonts w:ascii="Arial" w:eastAsia="Arial" w:hAnsi="Arial" w:cs="Arial"/>
                  </w:rPr>
                </w:pPr>
                <w:r>
                  <w:fldChar w:fldCharType="begin"/>
                </w:r>
                <w:r>
                  <w:rPr>
                    <w:rFonts w:ascii="Arial" w:eastAsia="Arial" w:hAnsi="Arial" w:cs="Arial"/>
                  </w:rPr>
                  <w:instrText xml:space="preserve"> PAGE </w:instrText>
                </w:r>
                <w:r>
                  <w:fldChar w:fldCharType="separate"/>
                </w:r>
                <w:r w:rsidR="006F68E9">
                  <w:rPr>
                    <w:rFonts w:ascii="Arial" w:eastAsia="Arial" w:hAnsi="Arial" w:cs="Arial"/>
                    <w:noProof/>
                  </w:rPr>
                  <w:t>76</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6583133"/>
      <w:docPartObj>
        <w:docPartGallery w:val="Page Numbers (Bottom of Page)"/>
        <w:docPartUnique/>
      </w:docPartObj>
    </w:sdtPr>
    <w:sdtEndPr>
      <w:rPr>
        <w:noProof/>
      </w:rPr>
    </w:sdtEndPr>
    <w:sdtContent>
      <w:p w14:paraId="2757918F" w14:textId="40763A6D" w:rsidR="006F68E9" w:rsidRDefault="006F68E9">
        <w:pPr>
          <w:pStyle w:val="Footer"/>
          <w:jc w:val="right"/>
        </w:pPr>
        <w:r>
          <w:fldChar w:fldCharType="begin"/>
        </w:r>
        <w:r>
          <w:instrText xml:space="preserve"> PAGE   \* MERGEFORMAT </w:instrText>
        </w:r>
        <w:r>
          <w:fldChar w:fldCharType="separate"/>
        </w:r>
        <w:r>
          <w:rPr>
            <w:noProof/>
          </w:rPr>
          <w:t>77</w:t>
        </w:r>
        <w:r>
          <w:rPr>
            <w:noProof/>
          </w:rPr>
          <w:fldChar w:fldCharType="end"/>
        </w:r>
      </w:p>
    </w:sdtContent>
  </w:sdt>
  <w:p w14:paraId="2E0126FF" w14:textId="77777777" w:rsidR="00687314" w:rsidRDefault="00687314">
    <w:pPr>
      <w:spacing w:line="0" w:lineRule="atLeast"/>
      <w:rPr>
        <w:sz w:val="0"/>
        <w:szCs w:val="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509768"/>
      <w:docPartObj>
        <w:docPartGallery w:val="Page Numbers (Bottom of Page)"/>
        <w:docPartUnique/>
      </w:docPartObj>
    </w:sdtPr>
    <w:sdtEndPr>
      <w:rPr>
        <w:noProof/>
      </w:rPr>
    </w:sdtEndPr>
    <w:sdtContent>
      <w:p w14:paraId="7008AC48" w14:textId="27DA3EF8" w:rsidR="006F68E9" w:rsidRDefault="006F68E9">
        <w:pPr>
          <w:pStyle w:val="Footer"/>
          <w:jc w:val="right"/>
        </w:pPr>
        <w:r>
          <w:fldChar w:fldCharType="begin"/>
        </w:r>
        <w:r>
          <w:instrText xml:space="preserve"> PAGE   \* MERGEFORMAT </w:instrText>
        </w:r>
        <w:r>
          <w:fldChar w:fldCharType="separate"/>
        </w:r>
        <w:r>
          <w:rPr>
            <w:noProof/>
          </w:rPr>
          <w:t>82</w:t>
        </w:r>
        <w:r>
          <w:rPr>
            <w:noProof/>
          </w:rPr>
          <w:fldChar w:fldCharType="end"/>
        </w:r>
      </w:p>
    </w:sdtContent>
  </w:sdt>
  <w:p w14:paraId="3A77221A" w14:textId="77777777" w:rsidR="00687314" w:rsidRDefault="00687314">
    <w:pPr>
      <w:spacing w:line="0" w:lineRule="atLeast"/>
      <w:rPr>
        <w:sz w:val="0"/>
        <w:szCs w:val="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5909161"/>
      <w:docPartObj>
        <w:docPartGallery w:val="Page Numbers (Bottom of Page)"/>
        <w:docPartUnique/>
      </w:docPartObj>
    </w:sdtPr>
    <w:sdtEndPr>
      <w:rPr>
        <w:noProof/>
      </w:rPr>
    </w:sdtEndPr>
    <w:sdtContent>
      <w:p w14:paraId="45AE035D" w14:textId="57A17667" w:rsidR="006F68E9" w:rsidRDefault="006F68E9">
        <w:pPr>
          <w:pStyle w:val="Footer"/>
          <w:jc w:val="right"/>
        </w:pPr>
        <w:r>
          <w:fldChar w:fldCharType="begin"/>
        </w:r>
        <w:r>
          <w:instrText xml:space="preserve"> PAGE   \* MERGEFORMAT </w:instrText>
        </w:r>
        <w:r>
          <w:fldChar w:fldCharType="separate"/>
        </w:r>
        <w:r>
          <w:rPr>
            <w:noProof/>
          </w:rPr>
          <w:t>169</w:t>
        </w:r>
        <w:r>
          <w:rPr>
            <w:noProof/>
          </w:rPr>
          <w:fldChar w:fldCharType="end"/>
        </w:r>
      </w:p>
    </w:sdtContent>
  </w:sdt>
  <w:p w14:paraId="61DA32D2" w14:textId="77777777" w:rsidR="00687314" w:rsidRDefault="00687314" w:rsidP="00CD4E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D5113" w14:textId="77777777" w:rsidR="00932417" w:rsidRDefault="00932417" w:rsidP="0036255B">
      <w:pPr>
        <w:spacing w:after="0" w:line="240" w:lineRule="auto"/>
      </w:pPr>
      <w:r>
        <w:separator/>
      </w:r>
    </w:p>
  </w:footnote>
  <w:footnote w:type="continuationSeparator" w:id="0">
    <w:p w14:paraId="00CF1EC5" w14:textId="77777777" w:rsidR="00932417" w:rsidRDefault="00932417" w:rsidP="003625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0687314" w14:paraId="4900C527" w14:textId="77777777" w:rsidTr="00CD4E67">
      <w:trPr>
        <w:trHeight w:val="300"/>
      </w:trPr>
      <w:tc>
        <w:tcPr>
          <w:tcW w:w="3120" w:type="dxa"/>
        </w:tcPr>
        <w:p w14:paraId="08CD7ADF" w14:textId="77777777" w:rsidR="00687314" w:rsidRDefault="00687314" w:rsidP="00CD4E67">
          <w:pPr>
            <w:pStyle w:val="Header"/>
            <w:ind w:left="-115"/>
          </w:pPr>
        </w:p>
      </w:tc>
      <w:tc>
        <w:tcPr>
          <w:tcW w:w="3120" w:type="dxa"/>
        </w:tcPr>
        <w:p w14:paraId="4DEF6360" w14:textId="77777777" w:rsidR="00687314" w:rsidRDefault="00687314" w:rsidP="00CD4E67">
          <w:pPr>
            <w:pStyle w:val="Header"/>
            <w:jc w:val="center"/>
          </w:pPr>
        </w:p>
      </w:tc>
      <w:tc>
        <w:tcPr>
          <w:tcW w:w="3120" w:type="dxa"/>
        </w:tcPr>
        <w:p w14:paraId="73C433B6" w14:textId="77777777" w:rsidR="00687314" w:rsidRDefault="00687314" w:rsidP="00CD4E67">
          <w:pPr>
            <w:pStyle w:val="Header"/>
            <w:ind w:right="-115"/>
            <w:jc w:val="right"/>
          </w:pPr>
        </w:p>
      </w:tc>
    </w:tr>
  </w:tbl>
  <w:p w14:paraId="3D9842B5" w14:textId="77777777" w:rsidR="00687314" w:rsidRDefault="00687314" w:rsidP="00CD4E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5364"/>
    <w:multiLevelType w:val="hybridMultilevel"/>
    <w:tmpl w:val="DEB2D758"/>
    <w:lvl w:ilvl="0" w:tplc="CA02511A">
      <w:start w:val="1"/>
      <w:numFmt w:val="bullet"/>
      <w:lvlText w:val="·"/>
      <w:lvlJc w:val="left"/>
      <w:pPr>
        <w:ind w:left="720" w:hanging="360"/>
      </w:pPr>
      <w:rPr>
        <w:rFonts w:ascii="Symbol" w:hAnsi="Symbol" w:hint="default"/>
      </w:rPr>
    </w:lvl>
    <w:lvl w:ilvl="1" w:tplc="EB22132E">
      <w:start w:val="1"/>
      <w:numFmt w:val="bullet"/>
      <w:lvlText w:val="o"/>
      <w:lvlJc w:val="left"/>
      <w:pPr>
        <w:ind w:left="1440" w:hanging="360"/>
      </w:pPr>
      <w:rPr>
        <w:rFonts w:ascii="Courier New" w:hAnsi="Courier New" w:hint="default"/>
      </w:rPr>
    </w:lvl>
    <w:lvl w:ilvl="2" w:tplc="0A9A10E6">
      <w:start w:val="1"/>
      <w:numFmt w:val="bullet"/>
      <w:lvlText w:val=""/>
      <w:lvlJc w:val="left"/>
      <w:pPr>
        <w:ind w:left="2160" w:hanging="360"/>
      </w:pPr>
      <w:rPr>
        <w:rFonts w:ascii="Wingdings" w:hAnsi="Wingdings" w:hint="default"/>
      </w:rPr>
    </w:lvl>
    <w:lvl w:ilvl="3" w:tplc="BA304E66">
      <w:start w:val="1"/>
      <w:numFmt w:val="bullet"/>
      <w:lvlText w:val=""/>
      <w:lvlJc w:val="left"/>
      <w:pPr>
        <w:ind w:left="2880" w:hanging="360"/>
      </w:pPr>
      <w:rPr>
        <w:rFonts w:ascii="Symbol" w:hAnsi="Symbol" w:hint="default"/>
      </w:rPr>
    </w:lvl>
    <w:lvl w:ilvl="4" w:tplc="309C4D4E">
      <w:start w:val="1"/>
      <w:numFmt w:val="bullet"/>
      <w:lvlText w:val="o"/>
      <w:lvlJc w:val="left"/>
      <w:pPr>
        <w:ind w:left="3600" w:hanging="360"/>
      </w:pPr>
      <w:rPr>
        <w:rFonts w:ascii="Courier New" w:hAnsi="Courier New" w:hint="default"/>
      </w:rPr>
    </w:lvl>
    <w:lvl w:ilvl="5" w:tplc="1AE41544">
      <w:start w:val="1"/>
      <w:numFmt w:val="bullet"/>
      <w:lvlText w:val=""/>
      <w:lvlJc w:val="left"/>
      <w:pPr>
        <w:ind w:left="4320" w:hanging="360"/>
      </w:pPr>
      <w:rPr>
        <w:rFonts w:ascii="Wingdings" w:hAnsi="Wingdings" w:hint="default"/>
      </w:rPr>
    </w:lvl>
    <w:lvl w:ilvl="6" w:tplc="1E88948C">
      <w:start w:val="1"/>
      <w:numFmt w:val="bullet"/>
      <w:lvlText w:val=""/>
      <w:lvlJc w:val="left"/>
      <w:pPr>
        <w:ind w:left="5040" w:hanging="360"/>
      </w:pPr>
      <w:rPr>
        <w:rFonts w:ascii="Symbol" w:hAnsi="Symbol" w:hint="default"/>
      </w:rPr>
    </w:lvl>
    <w:lvl w:ilvl="7" w:tplc="3BDCBE38">
      <w:start w:val="1"/>
      <w:numFmt w:val="bullet"/>
      <w:lvlText w:val="o"/>
      <w:lvlJc w:val="left"/>
      <w:pPr>
        <w:ind w:left="5760" w:hanging="360"/>
      </w:pPr>
      <w:rPr>
        <w:rFonts w:ascii="Courier New" w:hAnsi="Courier New" w:hint="default"/>
      </w:rPr>
    </w:lvl>
    <w:lvl w:ilvl="8" w:tplc="E9FAB7EA">
      <w:start w:val="1"/>
      <w:numFmt w:val="bullet"/>
      <w:lvlText w:val=""/>
      <w:lvlJc w:val="left"/>
      <w:pPr>
        <w:ind w:left="6480" w:hanging="360"/>
      </w:pPr>
      <w:rPr>
        <w:rFonts w:ascii="Wingdings" w:hAnsi="Wingdings" w:hint="default"/>
      </w:rPr>
    </w:lvl>
  </w:abstractNum>
  <w:abstractNum w:abstractNumId="1" w15:restartNumberingAfterBreak="0">
    <w:nsid w:val="01D42664"/>
    <w:multiLevelType w:val="hybridMultilevel"/>
    <w:tmpl w:val="3710ACA6"/>
    <w:lvl w:ilvl="0" w:tplc="CE982318">
      <w:start w:val="1"/>
      <w:numFmt w:val="bullet"/>
      <w:lvlText w:val="·"/>
      <w:lvlJc w:val="left"/>
      <w:pPr>
        <w:ind w:left="720" w:hanging="360"/>
      </w:pPr>
      <w:rPr>
        <w:rFonts w:ascii="Symbol" w:hAnsi="Symbol" w:hint="default"/>
      </w:rPr>
    </w:lvl>
    <w:lvl w:ilvl="1" w:tplc="C8F86556">
      <w:start w:val="1"/>
      <w:numFmt w:val="bullet"/>
      <w:lvlText w:val="o"/>
      <w:lvlJc w:val="left"/>
      <w:pPr>
        <w:ind w:left="1440" w:hanging="360"/>
      </w:pPr>
      <w:rPr>
        <w:rFonts w:ascii="Courier New" w:hAnsi="Courier New" w:hint="default"/>
      </w:rPr>
    </w:lvl>
    <w:lvl w:ilvl="2" w:tplc="EDD8207E">
      <w:start w:val="1"/>
      <w:numFmt w:val="bullet"/>
      <w:lvlText w:val=""/>
      <w:lvlJc w:val="left"/>
      <w:pPr>
        <w:ind w:left="2160" w:hanging="360"/>
      </w:pPr>
      <w:rPr>
        <w:rFonts w:ascii="Wingdings" w:hAnsi="Wingdings" w:hint="default"/>
      </w:rPr>
    </w:lvl>
    <w:lvl w:ilvl="3" w:tplc="EFDC8466">
      <w:start w:val="1"/>
      <w:numFmt w:val="bullet"/>
      <w:lvlText w:val=""/>
      <w:lvlJc w:val="left"/>
      <w:pPr>
        <w:ind w:left="2880" w:hanging="360"/>
      </w:pPr>
      <w:rPr>
        <w:rFonts w:ascii="Symbol" w:hAnsi="Symbol" w:hint="default"/>
      </w:rPr>
    </w:lvl>
    <w:lvl w:ilvl="4" w:tplc="E0781376">
      <w:start w:val="1"/>
      <w:numFmt w:val="bullet"/>
      <w:lvlText w:val="o"/>
      <w:lvlJc w:val="left"/>
      <w:pPr>
        <w:ind w:left="3600" w:hanging="360"/>
      </w:pPr>
      <w:rPr>
        <w:rFonts w:ascii="Courier New" w:hAnsi="Courier New" w:hint="default"/>
      </w:rPr>
    </w:lvl>
    <w:lvl w:ilvl="5" w:tplc="F77AAAC2">
      <w:start w:val="1"/>
      <w:numFmt w:val="bullet"/>
      <w:lvlText w:val=""/>
      <w:lvlJc w:val="left"/>
      <w:pPr>
        <w:ind w:left="4320" w:hanging="360"/>
      </w:pPr>
      <w:rPr>
        <w:rFonts w:ascii="Wingdings" w:hAnsi="Wingdings" w:hint="default"/>
      </w:rPr>
    </w:lvl>
    <w:lvl w:ilvl="6" w:tplc="7D4A0DBC">
      <w:start w:val="1"/>
      <w:numFmt w:val="bullet"/>
      <w:lvlText w:val=""/>
      <w:lvlJc w:val="left"/>
      <w:pPr>
        <w:ind w:left="5040" w:hanging="360"/>
      </w:pPr>
      <w:rPr>
        <w:rFonts w:ascii="Symbol" w:hAnsi="Symbol" w:hint="default"/>
      </w:rPr>
    </w:lvl>
    <w:lvl w:ilvl="7" w:tplc="5C94EDF2">
      <w:start w:val="1"/>
      <w:numFmt w:val="bullet"/>
      <w:lvlText w:val="o"/>
      <w:lvlJc w:val="left"/>
      <w:pPr>
        <w:ind w:left="5760" w:hanging="360"/>
      </w:pPr>
      <w:rPr>
        <w:rFonts w:ascii="Courier New" w:hAnsi="Courier New" w:hint="default"/>
      </w:rPr>
    </w:lvl>
    <w:lvl w:ilvl="8" w:tplc="15FCE442">
      <w:start w:val="1"/>
      <w:numFmt w:val="bullet"/>
      <w:lvlText w:val=""/>
      <w:lvlJc w:val="left"/>
      <w:pPr>
        <w:ind w:left="6480" w:hanging="360"/>
      </w:pPr>
      <w:rPr>
        <w:rFonts w:ascii="Wingdings" w:hAnsi="Wingdings" w:hint="default"/>
      </w:rPr>
    </w:lvl>
  </w:abstractNum>
  <w:abstractNum w:abstractNumId="2" w15:restartNumberingAfterBreak="0">
    <w:nsid w:val="021193BC"/>
    <w:multiLevelType w:val="hybridMultilevel"/>
    <w:tmpl w:val="52ECA46E"/>
    <w:lvl w:ilvl="0" w:tplc="776A9956">
      <w:start w:val="1"/>
      <w:numFmt w:val="bullet"/>
      <w:lvlText w:val=""/>
      <w:lvlJc w:val="left"/>
      <w:pPr>
        <w:ind w:left="720" w:hanging="360"/>
      </w:pPr>
      <w:rPr>
        <w:rFonts w:ascii="Symbol" w:hAnsi="Symbol" w:hint="default"/>
      </w:rPr>
    </w:lvl>
    <w:lvl w:ilvl="1" w:tplc="FF6A310E">
      <w:start w:val="1"/>
      <w:numFmt w:val="bullet"/>
      <w:lvlText w:val="o"/>
      <w:lvlJc w:val="left"/>
      <w:pPr>
        <w:ind w:left="1440" w:hanging="360"/>
      </w:pPr>
      <w:rPr>
        <w:rFonts w:ascii="Courier New" w:hAnsi="Courier New" w:hint="default"/>
      </w:rPr>
    </w:lvl>
    <w:lvl w:ilvl="2" w:tplc="2AF426EC">
      <w:start w:val="1"/>
      <w:numFmt w:val="bullet"/>
      <w:lvlText w:val=""/>
      <w:lvlJc w:val="left"/>
      <w:pPr>
        <w:ind w:left="2160" w:hanging="360"/>
      </w:pPr>
      <w:rPr>
        <w:rFonts w:ascii="Wingdings" w:hAnsi="Wingdings" w:hint="default"/>
      </w:rPr>
    </w:lvl>
    <w:lvl w:ilvl="3" w:tplc="7910C642">
      <w:start w:val="1"/>
      <w:numFmt w:val="bullet"/>
      <w:lvlText w:val=""/>
      <w:lvlJc w:val="left"/>
      <w:pPr>
        <w:ind w:left="2880" w:hanging="360"/>
      </w:pPr>
      <w:rPr>
        <w:rFonts w:ascii="Symbol" w:hAnsi="Symbol" w:hint="default"/>
      </w:rPr>
    </w:lvl>
    <w:lvl w:ilvl="4" w:tplc="6A2CAB00">
      <w:start w:val="1"/>
      <w:numFmt w:val="bullet"/>
      <w:lvlText w:val="o"/>
      <w:lvlJc w:val="left"/>
      <w:pPr>
        <w:ind w:left="3600" w:hanging="360"/>
      </w:pPr>
      <w:rPr>
        <w:rFonts w:ascii="Courier New" w:hAnsi="Courier New" w:hint="default"/>
      </w:rPr>
    </w:lvl>
    <w:lvl w:ilvl="5" w:tplc="9F8C4C9E">
      <w:start w:val="1"/>
      <w:numFmt w:val="bullet"/>
      <w:lvlText w:val=""/>
      <w:lvlJc w:val="left"/>
      <w:pPr>
        <w:ind w:left="4320" w:hanging="360"/>
      </w:pPr>
      <w:rPr>
        <w:rFonts w:ascii="Wingdings" w:hAnsi="Wingdings" w:hint="default"/>
      </w:rPr>
    </w:lvl>
    <w:lvl w:ilvl="6" w:tplc="9B0C8CC8">
      <w:start w:val="1"/>
      <w:numFmt w:val="bullet"/>
      <w:lvlText w:val=""/>
      <w:lvlJc w:val="left"/>
      <w:pPr>
        <w:ind w:left="5040" w:hanging="360"/>
      </w:pPr>
      <w:rPr>
        <w:rFonts w:ascii="Symbol" w:hAnsi="Symbol" w:hint="default"/>
      </w:rPr>
    </w:lvl>
    <w:lvl w:ilvl="7" w:tplc="51406DB8">
      <w:start w:val="1"/>
      <w:numFmt w:val="bullet"/>
      <w:lvlText w:val="o"/>
      <w:lvlJc w:val="left"/>
      <w:pPr>
        <w:ind w:left="5760" w:hanging="360"/>
      </w:pPr>
      <w:rPr>
        <w:rFonts w:ascii="Courier New" w:hAnsi="Courier New" w:hint="default"/>
      </w:rPr>
    </w:lvl>
    <w:lvl w:ilvl="8" w:tplc="B29CA0F8">
      <w:start w:val="1"/>
      <w:numFmt w:val="bullet"/>
      <w:lvlText w:val=""/>
      <w:lvlJc w:val="left"/>
      <w:pPr>
        <w:ind w:left="6480" w:hanging="360"/>
      </w:pPr>
      <w:rPr>
        <w:rFonts w:ascii="Wingdings" w:hAnsi="Wingdings" w:hint="default"/>
      </w:rPr>
    </w:lvl>
  </w:abstractNum>
  <w:abstractNum w:abstractNumId="3" w15:restartNumberingAfterBreak="0">
    <w:nsid w:val="0302BB0D"/>
    <w:multiLevelType w:val="hybridMultilevel"/>
    <w:tmpl w:val="8D406B9E"/>
    <w:lvl w:ilvl="0" w:tplc="0F86DCC2">
      <w:start w:val="1"/>
      <w:numFmt w:val="decimal"/>
      <w:lvlText w:val="%1."/>
      <w:lvlJc w:val="left"/>
      <w:pPr>
        <w:ind w:left="720" w:hanging="360"/>
      </w:pPr>
    </w:lvl>
    <w:lvl w:ilvl="1" w:tplc="9A76406A">
      <w:start w:val="1"/>
      <w:numFmt w:val="lowerLetter"/>
      <w:lvlText w:val="%2."/>
      <w:lvlJc w:val="left"/>
      <w:pPr>
        <w:ind w:left="1440" w:hanging="360"/>
      </w:pPr>
    </w:lvl>
    <w:lvl w:ilvl="2" w:tplc="6E90EF38">
      <w:start w:val="1"/>
      <w:numFmt w:val="lowerRoman"/>
      <w:lvlText w:val="%3."/>
      <w:lvlJc w:val="right"/>
      <w:pPr>
        <w:ind w:left="2160" w:hanging="180"/>
      </w:pPr>
    </w:lvl>
    <w:lvl w:ilvl="3" w:tplc="D7EC375C">
      <w:start w:val="1"/>
      <w:numFmt w:val="decimal"/>
      <w:lvlText w:val="%4."/>
      <w:lvlJc w:val="left"/>
      <w:pPr>
        <w:ind w:left="2880" w:hanging="360"/>
      </w:pPr>
    </w:lvl>
    <w:lvl w:ilvl="4" w:tplc="26CCB0FC">
      <w:start w:val="1"/>
      <w:numFmt w:val="lowerLetter"/>
      <w:lvlText w:val="%5."/>
      <w:lvlJc w:val="left"/>
      <w:pPr>
        <w:ind w:left="3600" w:hanging="360"/>
      </w:pPr>
    </w:lvl>
    <w:lvl w:ilvl="5" w:tplc="26A4DB2C">
      <w:start w:val="1"/>
      <w:numFmt w:val="lowerRoman"/>
      <w:lvlText w:val="%6."/>
      <w:lvlJc w:val="right"/>
      <w:pPr>
        <w:ind w:left="4320" w:hanging="180"/>
      </w:pPr>
    </w:lvl>
    <w:lvl w:ilvl="6" w:tplc="A9BAE550">
      <w:start w:val="1"/>
      <w:numFmt w:val="decimal"/>
      <w:lvlText w:val="%7."/>
      <w:lvlJc w:val="left"/>
      <w:pPr>
        <w:ind w:left="5040" w:hanging="360"/>
      </w:pPr>
    </w:lvl>
    <w:lvl w:ilvl="7" w:tplc="E6947F40">
      <w:start w:val="1"/>
      <w:numFmt w:val="lowerLetter"/>
      <w:lvlText w:val="%8."/>
      <w:lvlJc w:val="left"/>
      <w:pPr>
        <w:ind w:left="5760" w:hanging="360"/>
      </w:pPr>
    </w:lvl>
    <w:lvl w:ilvl="8" w:tplc="3E746C68">
      <w:start w:val="1"/>
      <w:numFmt w:val="lowerRoman"/>
      <w:lvlText w:val="%9."/>
      <w:lvlJc w:val="right"/>
      <w:pPr>
        <w:ind w:left="6480" w:hanging="180"/>
      </w:pPr>
    </w:lvl>
  </w:abstractNum>
  <w:abstractNum w:abstractNumId="4" w15:restartNumberingAfterBreak="0">
    <w:nsid w:val="03807944"/>
    <w:multiLevelType w:val="hybridMultilevel"/>
    <w:tmpl w:val="297863D6"/>
    <w:lvl w:ilvl="0" w:tplc="1B3E63A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04CD5D38"/>
    <w:multiLevelType w:val="hybridMultilevel"/>
    <w:tmpl w:val="DE88A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066D48"/>
    <w:multiLevelType w:val="multilevel"/>
    <w:tmpl w:val="59E661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8241C4"/>
    <w:multiLevelType w:val="hybridMultilevel"/>
    <w:tmpl w:val="C5528F22"/>
    <w:lvl w:ilvl="0" w:tplc="A6B2854E">
      <w:start w:val="1"/>
      <w:numFmt w:val="bullet"/>
      <w:lvlText w:val="·"/>
      <w:lvlJc w:val="left"/>
      <w:pPr>
        <w:ind w:left="720" w:hanging="360"/>
      </w:pPr>
      <w:rPr>
        <w:rFonts w:ascii="Symbol" w:hAnsi="Symbol" w:hint="default"/>
      </w:rPr>
    </w:lvl>
    <w:lvl w:ilvl="1" w:tplc="73DE98AC">
      <w:start w:val="1"/>
      <w:numFmt w:val="bullet"/>
      <w:lvlText w:val="o"/>
      <w:lvlJc w:val="left"/>
      <w:pPr>
        <w:ind w:left="1440" w:hanging="360"/>
      </w:pPr>
      <w:rPr>
        <w:rFonts w:ascii="Courier New" w:hAnsi="Courier New" w:hint="default"/>
      </w:rPr>
    </w:lvl>
    <w:lvl w:ilvl="2" w:tplc="87B81C5A">
      <w:start w:val="1"/>
      <w:numFmt w:val="bullet"/>
      <w:lvlText w:val=""/>
      <w:lvlJc w:val="left"/>
      <w:pPr>
        <w:ind w:left="2160" w:hanging="360"/>
      </w:pPr>
      <w:rPr>
        <w:rFonts w:ascii="Wingdings" w:hAnsi="Wingdings" w:hint="default"/>
      </w:rPr>
    </w:lvl>
    <w:lvl w:ilvl="3" w:tplc="FED8603A">
      <w:start w:val="1"/>
      <w:numFmt w:val="bullet"/>
      <w:lvlText w:val=""/>
      <w:lvlJc w:val="left"/>
      <w:pPr>
        <w:ind w:left="2880" w:hanging="360"/>
      </w:pPr>
      <w:rPr>
        <w:rFonts w:ascii="Symbol" w:hAnsi="Symbol" w:hint="default"/>
      </w:rPr>
    </w:lvl>
    <w:lvl w:ilvl="4" w:tplc="19843DE0">
      <w:start w:val="1"/>
      <w:numFmt w:val="bullet"/>
      <w:lvlText w:val="o"/>
      <w:lvlJc w:val="left"/>
      <w:pPr>
        <w:ind w:left="3600" w:hanging="360"/>
      </w:pPr>
      <w:rPr>
        <w:rFonts w:ascii="Courier New" w:hAnsi="Courier New" w:hint="default"/>
      </w:rPr>
    </w:lvl>
    <w:lvl w:ilvl="5" w:tplc="230619E4">
      <w:start w:val="1"/>
      <w:numFmt w:val="bullet"/>
      <w:lvlText w:val=""/>
      <w:lvlJc w:val="left"/>
      <w:pPr>
        <w:ind w:left="4320" w:hanging="360"/>
      </w:pPr>
      <w:rPr>
        <w:rFonts w:ascii="Wingdings" w:hAnsi="Wingdings" w:hint="default"/>
      </w:rPr>
    </w:lvl>
    <w:lvl w:ilvl="6" w:tplc="A2C876B4">
      <w:start w:val="1"/>
      <w:numFmt w:val="bullet"/>
      <w:lvlText w:val=""/>
      <w:lvlJc w:val="left"/>
      <w:pPr>
        <w:ind w:left="5040" w:hanging="360"/>
      </w:pPr>
      <w:rPr>
        <w:rFonts w:ascii="Symbol" w:hAnsi="Symbol" w:hint="default"/>
      </w:rPr>
    </w:lvl>
    <w:lvl w:ilvl="7" w:tplc="433A6BF8">
      <w:start w:val="1"/>
      <w:numFmt w:val="bullet"/>
      <w:lvlText w:val="o"/>
      <w:lvlJc w:val="left"/>
      <w:pPr>
        <w:ind w:left="5760" w:hanging="360"/>
      </w:pPr>
      <w:rPr>
        <w:rFonts w:ascii="Courier New" w:hAnsi="Courier New" w:hint="default"/>
      </w:rPr>
    </w:lvl>
    <w:lvl w:ilvl="8" w:tplc="60B45854">
      <w:start w:val="1"/>
      <w:numFmt w:val="bullet"/>
      <w:lvlText w:val=""/>
      <w:lvlJc w:val="left"/>
      <w:pPr>
        <w:ind w:left="6480" w:hanging="360"/>
      </w:pPr>
      <w:rPr>
        <w:rFonts w:ascii="Wingdings" w:hAnsi="Wingdings" w:hint="default"/>
      </w:rPr>
    </w:lvl>
  </w:abstractNum>
  <w:abstractNum w:abstractNumId="8" w15:restartNumberingAfterBreak="0">
    <w:nsid w:val="06DFCBF6"/>
    <w:multiLevelType w:val="hybridMultilevel"/>
    <w:tmpl w:val="FFFFFFFF"/>
    <w:lvl w:ilvl="0" w:tplc="35AA0CCE">
      <w:start w:val="1"/>
      <w:numFmt w:val="bullet"/>
      <w:lvlText w:val="·"/>
      <w:lvlJc w:val="left"/>
      <w:pPr>
        <w:ind w:left="720" w:hanging="360"/>
      </w:pPr>
      <w:rPr>
        <w:rFonts w:ascii="Symbol" w:hAnsi="Symbol" w:hint="default"/>
      </w:rPr>
    </w:lvl>
    <w:lvl w:ilvl="1" w:tplc="7626EB22">
      <w:start w:val="1"/>
      <w:numFmt w:val="bullet"/>
      <w:lvlText w:val="o"/>
      <w:lvlJc w:val="left"/>
      <w:pPr>
        <w:ind w:left="1440" w:hanging="360"/>
      </w:pPr>
      <w:rPr>
        <w:rFonts w:ascii="Courier New" w:hAnsi="Courier New" w:hint="default"/>
      </w:rPr>
    </w:lvl>
    <w:lvl w:ilvl="2" w:tplc="23549460">
      <w:start w:val="1"/>
      <w:numFmt w:val="bullet"/>
      <w:lvlText w:val=""/>
      <w:lvlJc w:val="left"/>
      <w:pPr>
        <w:ind w:left="2160" w:hanging="360"/>
      </w:pPr>
      <w:rPr>
        <w:rFonts w:ascii="Wingdings" w:hAnsi="Wingdings" w:hint="default"/>
      </w:rPr>
    </w:lvl>
    <w:lvl w:ilvl="3" w:tplc="B6A214A0">
      <w:start w:val="1"/>
      <w:numFmt w:val="bullet"/>
      <w:lvlText w:val=""/>
      <w:lvlJc w:val="left"/>
      <w:pPr>
        <w:ind w:left="2880" w:hanging="360"/>
      </w:pPr>
      <w:rPr>
        <w:rFonts w:ascii="Symbol" w:hAnsi="Symbol" w:hint="default"/>
      </w:rPr>
    </w:lvl>
    <w:lvl w:ilvl="4" w:tplc="85C2C51A">
      <w:start w:val="1"/>
      <w:numFmt w:val="bullet"/>
      <w:lvlText w:val="o"/>
      <w:lvlJc w:val="left"/>
      <w:pPr>
        <w:ind w:left="3600" w:hanging="360"/>
      </w:pPr>
      <w:rPr>
        <w:rFonts w:ascii="Courier New" w:hAnsi="Courier New" w:hint="default"/>
      </w:rPr>
    </w:lvl>
    <w:lvl w:ilvl="5" w:tplc="02DE79E0">
      <w:start w:val="1"/>
      <w:numFmt w:val="bullet"/>
      <w:lvlText w:val=""/>
      <w:lvlJc w:val="left"/>
      <w:pPr>
        <w:ind w:left="4320" w:hanging="360"/>
      </w:pPr>
      <w:rPr>
        <w:rFonts w:ascii="Wingdings" w:hAnsi="Wingdings" w:hint="default"/>
      </w:rPr>
    </w:lvl>
    <w:lvl w:ilvl="6" w:tplc="0254CE56">
      <w:start w:val="1"/>
      <w:numFmt w:val="bullet"/>
      <w:lvlText w:val=""/>
      <w:lvlJc w:val="left"/>
      <w:pPr>
        <w:ind w:left="5040" w:hanging="360"/>
      </w:pPr>
      <w:rPr>
        <w:rFonts w:ascii="Symbol" w:hAnsi="Symbol" w:hint="default"/>
      </w:rPr>
    </w:lvl>
    <w:lvl w:ilvl="7" w:tplc="3F864494">
      <w:start w:val="1"/>
      <w:numFmt w:val="bullet"/>
      <w:lvlText w:val="o"/>
      <w:lvlJc w:val="left"/>
      <w:pPr>
        <w:ind w:left="5760" w:hanging="360"/>
      </w:pPr>
      <w:rPr>
        <w:rFonts w:ascii="Courier New" w:hAnsi="Courier New" w:hint="default"/>
      </w:rPr>
    </w:lvl>
    <w:lvl w:ilvl="8" w:tplc="3E98D2E4">
      <w:start w:val="1"/>
      <w:numFmt w:val="bullet"/>
      <w:lvlText w:val=""/>
      <w:lvlJc w:val="left"/>
      <w:pPr>
        <w:ind w:left="6480" w:hanging="360"/>
      </w:pPr>
      <w:rPr>
        <w:rFonts w:ascii="Wingdings" w:hAnsi="Wingdings" w:hint="default"/>
      </w:rPr>
    </w:lvl>
  </w:abstractNum>
  <w:abstractNum w:abstractNumId="9" w15:restartNumberingAfterBreak="0">
    <w:nsid w:val="07A44EEB"/>
    <w:multiLevelType w:val="hybridMultilevel"/>
    <w:tmpl w:val="FD9E62EA"/>
    <w:lvl w:ilvl="0" w:tplc="DC2ADE6A">
      <w:start w:val="1"/>
      <w:numFmt w:val="lowerLetter"/>
      <w:lvlText w:val="%1."/>
      <w:lvlJc w:val="left"/>
      <w:pPr>
        <w:ind w:left="607" w:hanging="360"/>
      </w:pPr>
      <w:rPr>
        <w:rFonts w:hint="default"/>
      </w:rPr>
    </w:lvl>
    <w:lvl w:ilvl="1" w:tplc="04090019" w:tentative="1">
      <w:start w:val="1"/>
      <w:numFmt w:val="lowerLetter"/>
      <w:lvlText w:val="%2."/>
      <w:lvlJc w:val="left"/>
      <w:pPr>
        <w:ind w:left="1327" w:hanging="360"/>
      </w:pPr>
    </w:lvl>
    <w:lvl w:ilvl="2" w:tplc="0409001B" w:tentative="1">
      <w:start w:val="1"/>
      <w:numFmt w:val="lowerRoman"/>
      <w:lvlText w:val="%3."/>
      <w:lvlJc w:val="right"/>
      <w:pPr>
        <w:ind w:left="2047" w:hanging="180"/>
      </w:pPr>
    </w:lvl>
    <w:lvl w:ilvl="3" w:tplc="0409000F" w:tentative="1">
      <w:start w:val="1"/>
      <w:numFmt w:val="decimal"/>
      <w:lvlText w:val="%4."/>
      <w:lvlJc w:val="left"/>
      <w:pPr>
        <w:ind w:left="2767" w:hanging="360"/>
      </w:pPr>
    </w:lvl>
    <w:lvl w:ilvl="4" w:tplc="04090019" w:tentative="1">
      <w:start w:val="1"/>
      <w:numFmt w:val="lowerLetter"/>
      <w:lvlText w:val="%5."/>
      <w:lvlJc w:val="left"/>
      <w:pPr>
        <w:ind w:left="3487" w:hanging="360"/>
      </w:pPr>
    </w:lvl>
    <w:lvl w:ilvl="5" w:tplc="0409001B" w:tentative="1">
      <w:start w:val="1"/>
      <w:numFmt w:val="lowerRoman"/>
      <w:lvlText w:val="%6."/>
      <w:lvlJc w:val="right"/>
      <w:pPr>
        <w:ind w:left="4207" w:hanging="180"/>
      </w:pPr>
    </w:lvl>
    <w:lvl w:ilvl="6" w:tplc="0409000F" w:tentative="1">
      <w:start w:val="1"/>
      <w:numFmt w:val="decimal"/>
      <w:lvlText w:val="%7."/>
      <w:lvlJc w:val="left"/>
      <w:pPr>
        <w:ind w:left="4927" w:hanging="360"/>
      </w:pPr>
    </w:lvl>
    <w:lvl w:ilvl="7" w:tplc="04090019" w:tentative="1">
      <w:start w:val="1"/>
      <w:numFmt w:val="lowerLetter"/>
      <w:lvlText w:val="%8."/>
      <w:lvlJc w:val="left"/>
      <w:pPr>
        <w:ind w:left="5647" w:hanging="360"/>
      </w:pPr>
    </w:lvl>
    <w:lvl w:ilvl="8" w:tplc="0409001B" w:tentative="1">
      <w:start w:val="1"/>
      <w:numFmt w:val="lowerRoman"/>
      <w:lvlText w:val="%9."/>
      <w:lvlJc w:val="right"/>
      <w:pPr>
        <w:ind w:left="6367" w:hanging="180"/>
      </w:pPr>
    </w:lvl>
  </w:abstractNum>
  <w:abstractNum w:abstractNumId="10" w15:restartNumberingAfterBreak="0">
    <w:nsid w:val="07D5337A"/>
    <w:multiLevelType w:val="multilevel"/>
    <w:tmpl w:val="F5FEA4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B57EE"/>
    <w:multiLevelType w:val="hybridMultilevel"/>
    <w:tmpl w:val="8CEA85AC"/>
    <w:lvl w:ilvl="0" w:tplc="79CABA3E">
      <w:start w:val="1"/>
      <w:numFmt w:val="bullet"/>
      <w:lvlText w:val="·"/>
      <w:lvlJc w:val="left"/>
      <w:pPr>
        <w:ind w:left="720" w:hanging="360"/>
      </w:pPr>
      <w:rPr>
        <w:rFonts w:ascii="Symbol" w:hAnsi="Symbol" w:hint="default"/>
      </w:rPr>
    </w:lvl>
    <w:lvl w:ilvl="1" w:tplc="7DCC9740">
      <w:start w:val="1"/>
      <w:numFmt w:val="bullet"/>
      <w:lvlText w:val="o"/>
      <w:lvlJc w:val="left"/>
      <w:pPr>
        <w:ind w:left="1440" w:hanging="360"/>
      </w:pPr>
      <w:rPr>
        <w:rFonts w:ascii="Courier New" w:hAnsi="Courier New" w:hint="default"/>
      </w:rPr>
    </w:lvl>
    <w:lvl w:ilvl="2" w:tplc="F4308C92">
      <w:start w:val="1"/>
      <w:numFmt w:val="bullet"/>
      <w:lvlText w:val=""/>
      <w:lvlJc w:val="left"/>
      <w:pPr>
        <w:ind w:left="2160" w:hanging="360"/>
      </w:pPr>
      <w:rPr>
        <w:rFonts w:ascii="Wingdings" w:hAnsi="Wingdings" w:hint="default"/>
      </w:rPr>
    </w:lvl>
    <w:lvl w:ilvl="3" w:tplc="476C7790">
      <w:start w:val="1"/>
      <w:numFmt w:val="bullet"/>
      <w:lvlText w:val=""/>
      <w:lvlJc w:val="left"/>
      <w:pPr>
        <w:ind w:left="2880" w:hanging="360"/>
      </w:pPr>
      <w:rPr>
        <w:rFonts w:ascii="Symbol" w:hAnsi="Symbol" w:hint="default"/>
      </w:rPr>
    </w:lvl>
    <w:lvl w:ilvl="4" w:tplc="633E9C46">
      <w:start w:val="1"/>
      <w:numFmt w:val="bullet"/>
      <w:lvlText w:val="o"/>
      <w:lvlJc w:val="left"/>
      <w:pPr>
        <w:ind w:left="3600" w:hanging="360"/>
      </w:pPr>
      <w:rPr>
        <w:rFonts w:ascii="Courier New" w:hAnsi="Courier New" w:hint="default"/>
      </w:rPr>
    </w:lvl>
    <w:lvl w:ilvl="5" w:tplc="D918E5BA">
      <w:start w:val="1"/>
      <w:numFmt w:val="bullet"/>
      <w:lvlText w:val=""/>
      <w:lvlJc w:val="left"/>
      <w:pPr>
        <w:ind w:left="4320" w:hanging="360"/>
      </w:pPr>
      <w:rPr>
        <w:rFonts w:ascii="Wingdings" w:hAnsi="Wingdings" w:hint="default"/>
      </w:rPr>
    </w:lvl>
    <w:lvl w:ilvl="6" w:tplc="B18A84A4">
      <w:start w:val="1"/>
      <w:numFmt w:val="bullet"/>
      <w:lvlText w:val=""/>
      <w:lvlJc w:val="left"/>
      <w:pPr>
        <w:ind w:left="5040" w:hanging="360"/>
      </w:pPr>
      <w:rPr>
        <w:rFonts w:ascii="Symbol" w:hAnsi="Symbol" w:hint="default"/>
      </w:rPr>
    </w:lvl>
    <w:lvl w:ilvl="7" w:tplc="25021EFA">
      <w:start w:val="1"/>
      <w:numFmt w:val="bullet"/>
      <w:lvlText w:val="o"/>
      <w:lvlJc w:val="left"/>
      <w:pPr>
        <w:ind w:left="5760" w:hanging="360"/>
      </w:pPr>
      <w:rPr>
        <w:rFonts w:ascii="Courier New" w:hAnsi="Courier New" w:hint="default"/>
      </w:rPr>
    </w:lvl>
    <w:lvl w:ilvl="8" w:tplc="A656C788">
      <w:start w:val="1"/>
      <w:numFmt w:val="bullet"/>
      <w:lvlText w:val=""/>
      <w:lvlJc w:val="left"/>
      <w:pPr>
        <w:ind w:left="6480" w:hanging="360"/>
      </w:pPr>
      <w:rPr>
        <w:rFonts w:ascii="Wingdings" w:hAnsi="Wingdings" w:hint="default"/>
      </w:rPr>
    </w:lvl>
  </w:abstractNum>
  <w:abstractNum w:abstractNumId="12" w15:restartNumberingAfterBreak="0">
    <w:nsid w:val="0A8D260C"/>
    <w:multiLevelType w:val="hybridMultilevel"/>
    <w:tmpl w:val="FFFFFFFF"/>
    <w:lvl w:ilvl="0" w:tplc="6CEC1D18">
      <w:start w:val="1"/>
      <w:numFmt w:val="bullet"/>
      <w:lvlText w:val=""/>
      <w:lvlJc w:val="left"/>
      <w:pPr>
        <w:ind w:left="720" w:hanging="360"/>
      </w:pPr>
      <w:rPr>
        <w:rFonts w:ascii="Symbol" w:hAnsi="Symbol" w:hint="default"/>
      </w:rPr>
    </w:lvl>
    <w:lvl w:ilvl="1" w:tplc="ABDED1B4">
      <w:start w:val="1"/>
      <w:numFmt w:val="bullet"/>
      <w:lvlText w:val="o"/>
      <w:lvlJc w:val="left"/>
      <w:pPr>
        <w:ind w:left="1440" w:hanging="360"/>
      </w:pPr>
      <w:rPr>
        <w:rFonts w:ascii="Courier New" w:hAnsi="Courier New" w:hint="default"/>
      </w:rPr>
    </w:lvl>
    <w:lvl w:ilvl="2" w:tplc="96F6FD32">
      <w:start w:val="1"/>
      <w:numFmt w:val="bullet"/>
      <w:lvlText w:val=""/>
      <w:lvlJc w:val="left"/>
      <w:pPr>
        <w:ind w:left="2160" w:hanging="360"/>
      </w:pPr>
      <w:rPr>
        <w:rFonts w:ascii="Wingdings" w:hAnsi="Wingdings" w:hint="default"/>
      </w:rPr>
    </w:lvl>
    <w:lvl w:ilvl="3" w:tplc="2282442E">
      <w:start w:val="1"/>
      <w:numFmt w:val="bullet"/>
      <w:lvlText w:val=""/>
      <w:lvlJc w:val="left"/>
      <w:pPr>
        <w:ind w:left="2880" w:hanging="360"/>
      </w:pPr>
      <w:rPr>
        <w:rFonts w:ascii="Symbol" w:hAnsi="Symbol" w:hint="default"/>
      </w:rPr>
    </w:lvl>
    <w:lvl w:ilvl="4" w:tplc="F3F21DCE">
      <w:start w:val="1"/>
      <w:numFmt w:val="bullet"/>
      <w:lvlText w:val="o"/>
      <w:lvlJc w:val="left"/>
      <w:pPr>
        <w:ind w:left="3600" w:hanging="360"/>
      </w:pPr>
      <w:rPr>
        <w:rFonts w:ascii="Courier New" w:hAnsi="Courier New" w:hint="default"/>
      </w:rPr>
    </w:lvl>
    <w:lvl w:ilvl="5" w:tplc="EA3EF5B6">
      <w:start w:val="1"/>
      <w:numFmt w:val="bullet"/>
      <w:lvlText w:val=""/>
      <w:lvlJc w:val="left"/>
      <w:pPr>
        <w:ind w:left="4320" w:hanging="360"/>
      </w:pPr>
      <w:rPr>
        <w:rFonts w:ascii="Wingdings" w:hAnsi="Wingdings" w:hint="default"/>
      </w:rPr>
    </w:lvl>
    <w:lvl w:ilvl="6" w:tplc="C836755A">
      <w:start w:val="1"/>
      <w:numFmt w:val="bullet"/>
      <w:lvlText w:val=""/>
      <w:lvlJc w:val="left"/>
      <w:pPr>
        <w:ind w:left="5040" w:hanging="360"/>
      </w:pPr>
      <w:rPr>
        <w:rFonts w:ascii="Symbol" w:hAnsi="Symbol" w:hint="default"/>
      </w:rPr>
    </w:lvl>
    <w:lvl w:ilvl="7" w:tplc="A02EB4BA">
      <w:start w:val="1"/>
      <w:numFmt w:val="bullet"/>
      <w:lvlText w:val="o"/>
      <w:lvlJc w:val="left"/>
      <w:pPr>
        <w:ind w:left="5760" w:hanging="360"/>
      </w:pPr>
      <w:rPr>
        <w:rFonts w:ascii="Courier New" w:hAnsi="Courier New" w:hint="default"/>
      </w:rPr>
    </w:lvl>
    <w:lvl w:ilvl="8" w:tplc="B4269036">
      <w:start w:val="1"/>
      <w:numFmt w:val="bullet"/>
      <w:lvlText w:val=""/>
      <w:lvlJc w:val="left"/>
      <w:pPr>
        <w:ind w:left="6480" w:hanging="360"/>
      </w:pPr>
      <w:rPr>
        <w:rFonts w:ascii="Wingdings" w:hAnsi="Wingdings" w:hint="default"/>
      </w:rPr>
    </w:lvl>
  </w:abstractNum>
  <w:abstractNum w:abstractNumId="13" w15:restartNumberingAfterBreak="0">
    <w:nsid w:val="0AC586C5"/>
    <w:multiLevelType w:val="hybridMultilevel"/>
    <w:tmpl w:val="E87A4248"/>
    <w:lvl w:ilvl="0" w:tplc="470643D6">
      <w:start w:val="1"/>
      <w:numFmt w:val="bullet"/>
      <w:lvlText w:val="·"/>
      <w:lvlJc w:val="left"/>
      <w:pPr>
        <w:ind w:left="720" w:hanging="360"/>
      </w:pPr>
      <w:rPr>
        <w:rFonts w:ascii="Symbol" w:hAnsi="Symbol" w:hint="default"/>
      </w:rPr>
    </w:lvl>
    <w:lvl w:ilvl="1" w:tplc="D0C471E2">
      <w:start w:val="1"/>
      <w:numFmt w:val="bullet"/>
      <w:lvlText w:val="o"/>
      <w:lvlJc w:val="left"/>
      <w:pPr>
        <w:ind w:left="1440" w:hanging="360"/>
      </w:pPr>
      <w:rPr>
        <w:rFonts w:ascii="Courier New" w:hAnsi="Courier New" w:hint="default"/>
      </w:rPr>
    </w:lvl>
    <w:lvl w:ilvl="2" w:tplc="83667BA2">
      <w:start w:val="1"/>
      <w:numFmt w:val="bullet"/>
      <w:lvlText w:val=""/>
      <w:lvlJc w:val="left"/>
      <w:pPr>
        <w:ind w:left="2160" w:hanging="360"/>
      </w:pPr>
      <w:rPr>
        <w:rFonts w:ascii="Wingdings" w:hAnsi="Wingdings" w:hint="default"/>
      </w:rPr>
    </w:lvl>
    <w:lvl w:ilvl="3" w:tplc="55C2572A">
      <w:start w:val="1"/>
      <w:numFmt w:val="bullet"/>
      <w:lvlText w:val=""/>
      <w:lvlJc w:val="left"/>
      <w:pPr>
        <w:ind w:left="2880" w:hanging="360"/>
      </w:pPr>
      <w:rPr>
        <w:rFonts w:ascii="Symbol" w:hAnsi="Symbol" w:hint="default"/>
      </w:rPr>
    </w:lvl>
    <w:lvl w:ilvl="4" w:tplc="58B0C396">
      <w:start w:val="1"/>
      <w:numFmt w:val="bullet"/>
      <w:lvlText w:val="o"/>
      <w:lvlJc w:val="left"/>
      <w:pPr>
        <w:ind w:left="3600" w:hanging="360"/>
      </w:pPr>
      <w:rPr>
        <w:rFonts w:ascii="Courier New" w:hAnsi="Courier New" w:hint="default"/>
      </w:rPr>
    </w:lvl>
    <w:lvl w:ilvl="5" w:tplc="D6063A4C">
      <w:start w:val="1"/>
      <w:numFmt w:val="bullet"/>
      <w:lvlText w:val=""/>
      <w:lvlJc w:val="left"/>
      <w:pPr>
        <w:ind w:left="4320" w:hanging="360"/>
      </w:pPr>
      <w:rPr>
        <w:rFonts w:ascii="Wingdings" w:hAnsi="Wingdings" w:hint="default"/>
      </w:rPr>
    </w:lvl>
    <w:lvl w:ilvl="6" w:tplc="E0547EE0">
      <w:start w:val="1"/>
      <w:numFmt w:val="bullet"/>
      <w:lvlText w:val=""/>
      <w:lvlJc w:val="left"/>
      <w:pPr>
        <w:ind w:left="5040" w:hanging="360"/>
      </w:pPr>
      <w:rPr>
        <w:rFonts w:ascii="Symbol" w:hAnsi="Symbol" w:hint="default"/>
      </w:rPr>
    </w:lvl>
    <w:lvl w:ilvl="7" w:tplc="E84C3D0E">
      <w:start w:val="1"/>
      <w:numFmt w:val="bullet"/>
      <w:lvlText w:val="o"/>
      <w:lvlJc w:val="left"/>
      <w:pPr>
        <w:ind w:left="5760" w:hanging="360"/>
      </w:pPr>
      <w:rPr>
        <w:rFonts w:ascii="Courier New" w:hAnsi="Courier New" w:hint="default"/>
      </w:rPr>
    </w:lvl>
    <w:lvl w:ilvl="8" w:tplc="93FEE8E0">
      <w:start w:val="1"/>
      <w:numFmt w:val="bullet"/>
      <w:lvlText w:val=""/>
      <w:lvlJc w:val="left"/>
      <w:pPr>
        <w:ind w:left="6480" w:hanging="360"/>
      </w:pPr>
      <w:rPr>
        <w:rFonts w:ascii="Wingdings" w:hAnsi="Wingdings" w:hint="default"/>
      </w:rPr>
    </w:lvl>
  </w:abstractNum>
  <w:abstractNum w:abstractNumId="14" w15:restartNumberingAfterBreak="0">
    <w:nsid w:val="0BC23890"/>
    <w:multiLevelType w:val="hybridMultilevel"/>
    <w:tmpl w:val="373C4FBC"/>
    <w:lvl w:ilvl="0" w:tplc="B5565A6C">
      <w:start w:val="1"/>
      <w:numFmt w:val="lowerLetter"/>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5" w15:restartNumberingAfterBreak="0">
    <w:nsid w:val="0C244E51"/>
    <w:multiLevelType w:val="hybridMultilevel"/>
    <w:tmpl w:val="7B40CFB8"/>
    <w:lvl w:ilvl="0" w:tplc="4A70FDA2">
      <w:start w:val="1"/>
      <w:numFmt w:val="bullet"/>
      <w:lvlText w:val=""/>
      <w:lvlJc w:val="left"/>
      <w:pPr>
        <w:ind w:left="720" w:hanging="360"/>
      </w:pPr>
      <w:rPr>
        <w:rFonts w:ascii="Symbol" w:hAnsi="Symbol" w:hint="default"/>
      </w:rPr>
    </w:lvl>
    <w:lvl w:ilvl="1" w:tplc="E3AE493C">
      <w:start w:val="1"/>
      <w:numFmt w:val="bullet"/>
      <w:lvlText w:val="o"/>
      <w:lvlJc w:val="left"/>
      <w:pPr>
        <w:ind w:left="1440" w:hanging="360"/>
      </w:pPr>
      <w:rPr>
        <w:rFonts w:ascii="Courier New" w:hAnsi="Courier New" w:hint="default"/>
      </w:rPr>
    </w:lvl>
    <w:lvl w:ilvl="2" w:tplc="E62E32F0">
      <w:start w:val="1"/>
      <w:numFmt w:val="bullet"/>
      <w:lvlText w:val=""/>
      <w:lvlJc w:val="left"/>
      <w:pPr>
        <w:ind w:left="2160" w:hanging="360"/>
      </w:pPr>
      <w:rPr>
        <w:rFonts w:ascii="Wingdings" w:hAnsi="Wingdings" w:hint="default"/>
      </w:rPr>
    </w:lvl>
    <w:lvl w:ilvl="3" w:tplc="AE7EA85C">
      <w:start w:val="1"/>
      <w:numFmt w:val="bullet"/>
      <w:lvlText w:val=""/>
      <w:lvlJc w:val="left"/>
      <w:pPr>
        <w:ind w:left="2880" w:hanging="360"/>
      </w:pPr>
      <w:rPr>
        <w:rFonts w:ascii="Symbol" w:hAnsi="Symbol" w:hint="default"/>
      </w:rPr>
    </w:lvl>
    <w:lvl w:ilvl="4" w:tplc="5596DE9C">
      <w:start w:val="1"/>
      <w:numFmt w:val="bullet"/>
      <w:lvlText w:val="o"/>
      <w:lvlJc w:val="left"/>
      <w:pPr>
        <w:ind w:left="3600" w:hanging="360"/>
      </w:pPr>
      <w:rPr>
        <w:rFonts w:ascii="Courier New" w:hAnsi="Courier New" w:hint="default"/>
      </w:rPr>
    </w:lvl>
    <w:lvl w:ilvl="5" w:tplc="AEB290B0">
      <w:start w:val="1"/>
      <w:numFmt w:val="bullet"/>
      <w:lvlText w:val=""/>
      <w:lvlJc w:val="left"/>
      <w:pPr>
        <w:ind w:left="4320" w:hanging="360"/>
      </w:pPr>
      <w:rPr>
        <w:rFonts w:ascii="Wingdings" w:hAnsi="Wingdings" w:hint="default"/>
      </w:rPr>
    </w:lvl>
    <w:lvl w:ilvl="6" w:tplc="2F0C5DC0">
      <w:start w:val="1"/>
      <w:numFmt w:val="bullet"/>
      <w:lvlText w:val=""/>
      <w:lvlJc w:val="left"/>
      <w:pPr>
        <w:ind w:left="5040" w:hanging="360"/>
      </w:pPr>
      <w:rPr>
        <w:rFonts w:ascii="Symbol" w:hAnsi="Symbol" w:hint="default"/>
      </w:rPr>
    </w:lvl>
    <w:lvl w:ilvl="7" w:tplc="1FCAF2D6">
      <w:start w:val="1"/>
      <w:numFmt w:val="bullet"/>
      <w:lvlText w:val="o"/>
      <w:lvlJc w:val="left"/>
      <w:pPr>
        <w:ind w:left="5760" w:hanging="360"/>
      </w:pPr>
      <w:rPr>
        <w:rFonts w:ascii="Courier New" w:hAnsi="Courier New" w:hint="default"/>
      </w:rPr>
    </w:lvl>
    <w:lvl w:ilvl="8" w:tplc="8FCAC33C">
      <w:start w:val="1"/>
      <w:numFmt w:val="bullet"/>
      <w:lvlText w:val=""/>
      <w:lvlJc w:val="left"/>
      <w:pPr>
        <w:ind w:left="6480" w:hanging="360"/>
      </w:pPr>
      <w:rPr>
        <w:rFonts w:ascii="Wingdings" w:hAnsi="Wingdings" w:hint="default"/>
      </w:rPr>
    </w:lvl>
  </w:abstractNum>
  <w:abstractNum w:abstractNumId="16" w15:restartNumberingAfterBreak="0">
    <w:nsid w:val="0CB1BCC4"/>
    <w:multiLevelType w:val="hybridMultilevel"/>
    <w:tmpl w:val="25B85792"/>
    <w:lvl w:ilvl="0" w:tplc="FECCA10C">
      <w:start w:val="1"/>
      <w:numFmt w:val="bullet"/>
      <w:lvlText w:val="·"/>
      <w:lvlJc w:val="left"/>
      <w:pPr>
        <w:ind w:left="720" w:hanging="360"/>
      </w:pPr>
      <w:rPr>
        <w:rFonts w:ascii="Symbol" w:hAnsi="Symbol" w:hint="default"/>
      </w:rPr>
    </w:lvl>
    <w:lvl w:ilvl="1" w:tplc="F01E6B02">
      <w:start w:val="1"/>
      <w:numFmt w:val="bullet"/>
      <w:lvlText w:val="o"/>
      <w:lvlJc w:val="left"/>
      <w:pPr>
        <w:ind w:left="1440" w:hanging="360"/>
      </w:pPr>
      <w:rPr>
        <w:rFonts w:ascii="Courier New" w:hAnsi="Courier New" w:hint="default"/>
      </w:rPr>
    </w:lvl>
    <w:lvl w:ilvl="2" w:tplc="AE380BA6">
      <w:start w:val="1"/>
      <w:numFmt w:val="bullet"/>
      <w:lvlText w:val=""/>
      <w:lvlJc w:val="left"/>
      <w:pPr>
        <w:ind w:left="2160" w:hanging="360"/>
      </w:pPr>
      <w:rPr>
        <w:rFonts w:ascii="Wingdings" w:hAnsi="Wingdings" w:hint="default"/>
      </w:rPr>
    </w:lvl>
    <w:lvl w:ilvl="3" w:tplc="3BACA7C4">
      <w:start w:val="1"/>
      <w:numFmt w:val="bullet"/>
      <w:lvlText w:val=""/>
      <w:lvlJc w:val="left"/>
      <w:pPr>
        <w:ind w:left="2880" w:hanging="360"/>
      </w:pPr>
      <w:rPr>
        <w:rFonts w:ascii="Symbol" w:hAnsi="Symbol" w:hint="default"/>
      </w:rPr>
    </w:lvl>
    <w:lvl w:ilvl="4" w:tplc="93768770">
      <w:start w:val="1"/>
      <w:numFmt w:val="bullet"/>
      <w:lvlText w:val="o"/>
      <w:lvlJc w:val="left"/>
      <w:pPr>
        <w:ind w:left="3600" w:hanging="360"/>
      </w:pPr>
      <w:rPr>
        <w:rFonts w:ascii="Courier New" w:hAnsi="Courier New" w:hint="default"/>
      </w:rPr>
    </w:lvl>
    <w:lvl w:ilvl="5" w:tplc="6C0C9E70">
      <w:start w:val="1"/>
      <w:numFmt w:val="bullet"/>
      <w:lvlText w:val=""/>
      <w:lvlJc w:val="left"/>
      <w:pPr>
        <w:ind w:left="4320" w:hanging="360"/>
      </w:pPr>
      <w:rPr>
        <w:rFonts w:ascii="Wingdings" w:hAnsi="Wingdings" w:hint="default"/>
      </w:rPr>
    </w:lvl>
    <w:lvl w:ilvl="6" w:tplc="A6D007E6">
      <w:start w:val="1"/>
      <w:numFmt w:val="bullet"/>
      <w:lvlText w:val=""/>
      <w:lvlJc w:val="left"/>
      <w:pPr>
        <w:ind w:left="5040" w:hanging="360"/>
      </w:pPr>
      <w:rPr>
        <w:rFonts w:ascii="Symbol" w:hAnsi="Symbol" w:hint="default"/>
      </w:rPr>
    </w:lvl>
    <w:lvl w:ilvl="7" w:tplc="4B30C782">
      <w:start w:val="1"/>
      <w:numFmt w:val="bullet"/>
      <w:lvlText w:val="o"/>
      <w:lvlJc w:val="left"/>
      <w:pPr>
        <w:ind w:left="5760" w:hanging="360"/>
      </w:pPr>
      <w:rPr>
        <w:rFonts w:ascii="Courier New" w:hAnsi="Courier New" w:hint="default"/>
      </w:rPr>
    </w:lvl>
    <w:lvl w:ilvl="8" w:tplc="74066DEC">
      <w:start w:val="1"/>
      <w:numFmt w:val="bullet"/>
      <w:lvlText w:val=""/>
      <w:lvlJc w:val="left"/>
      <w:pPr>
        <w:ind w:left="6480" w:hanging="360"/>
      </w:pPr>
      <w:rPr>
        <w:rFonts w:ascii="Wingdings" w:hAnsi="Wingdings" w:hint="default"/>
      </w:rPr>
    </w:lvl>
  </w:abstractNum>
  <w:abstractNum w:abstractNumId="17" w15:restartNumberingAfterBreak="0">
    <w:nsid w:val="0CC5C4F6"/>
    <w:multiLevelType w:val="hybridMultilevel"/>
    <w:tmpl w:val="1910C7CA"/>
    <w:lvl w:ilvl="0" w:tplc="07EA0F9C">
      <w:start w:val="1"/>
      <w:numFmt w:val="bullet"/>
      <w:lvlText w:val="·"/>
      <w:lvlJc w:val="left"/>
      <w:pPr>
        <w:ind w:left="720" w:hanging="360"/>
      </w:pPr>
      <w:rPr>
        <w:rFonts w:ascii="Symbol" w:hAnsi="Symbol" w:hint="default"/>
      </w:rPr>
    </w:lvl>
    <w:lvl w:ilvl="1" w:tplc="318E88A8">
      <w:start w:val="1"/>
      <w:numFmt w:val="bullet"/>
      <w:lvlText w:val="o"/>
      <w:lvlJc w:val="left"/>
      <w:pPr>
        <w:ind w:left="1440" w:hanging="360"/>
      </w:pPr>
      <w:rPr>
        <w:rFonts w:ascii="Courier New" w:hAnsi="Courier New" w:hint="default"/>
      </w:rPr>
    </w:lvl>
    <w:lvl w:ilvl="2" w:tplc="00E248AA">
      <w:start w:val="1"/>
      <w:numFmt w:val="bullet"/>
      <w:lvlText w:val=""/>
      <w:lvlJc w:val="left"/>
      <w:pPr>
        <w:ind w:left="2160" w:hanging="360"/>
      </w:pPr>
      <w:rPr>
        <w:rFonts w:ascii="Wingdings" w:hAnsi="Wingdings" w:hint="default"/>
      </w:rPr>
    </w:lvl>
    <w:lvl w:ilvl="3" w:tplc="04BCE36C">
      <w:start w:val="1"/>
      <w:numFmt w:val="bullet"/>
      <w:lvlText w:val=""/>
      <w:lvlJc w:val="left"/>
      <w:pPr>
        <w:ind w:left="2880" w:hanging="360"/>
      </w:pPr>
      <w:rPr>
        <w:rFonts w:ascii="Symbol" w:hAnsi="Symbol" w:hint="default"/>
      </w:rPr>
    </w:lvl>
    <w:lvl w:ilvl="4" w:tplc="28E069E4">
      <w:start w:val="1"/>
      <w:numFmt w:val="bullet"/>
      <w:lvlText w:val="o"/>
      <w:lvlJc w:val="left"/>
      <w:pPr>
        <w:ind w:left="3600" w:hanging="360"/>
      </w:pPr>
      <w:rPr>
        <w:rFonts w:ascii="Courier New" w:hAnsi="Courier New" w:hint="default"/>
      </w:rPr>
    </w:lvl>
    <w:lvl w:ilvl="5" w:tplc="D9EE0C7C">
      <w:start w:val="1"/>
      <w:numFmt w:val="bullet"/>
      <w:lvlText w:val=""/>
      <w:lvlJc w:val="left"/>
      <w:pPr>
        <w:ind w:left="4320" w:hanging="360"/>
      </w:pPr>
      <w:rPr>
        <w:rFonts w:ascii="Wingdings" w:hAnsi="Wingdings" w:hint="default"/>
      </w:rPr>
    </w:lvl>
    <w:lvl w:ilvl="6" w:tplc="445E15E2">
      <w:start w:val="1"/>
      <w:numFmt w:val="bullet"/>
      <w:lvlText w:val=""/>
      <w:lvlJc w:val="left"/>
      <w:pPr>
        <w:ind w:left="5040" w:hanging="360"/>
      </w:pPr>
      <w:rPr>
        <w:rFonts w:ascii="Symbol" w:hAnsi="Symbol" w:hint="default"/>
      </w:rPr>
    </w:lvl>
    <w:lvl w:ilvl="7" w:tplc="C0FE4E9C">
      <w:start w:val="1"/>
      <w:numFmt w:val="bullet"/>
      <w:lvlText w:val="o"/>
      <w:lvlJc w:val="left"/>
      <w:pPr>
        <w:ind w:left="5760" w:hanging="360"/>
      </w:pPr>
      <w:rPr>
        <w:rFonts w:ascii="Courier New" w:hAnsi="Courier New" w:hint="default"/>
      </w:rPr>
    </w:lvl>
    <w:lvl w:ilvl="8" w:tplc="102262B4">
      <w:start w:val="1"/>
      <w:numFmt w:val="bullet"/>
      <w:lvlText w:val=""/>
      <w:lvlJc w:val="left"/>
      <w:pPr>
        <w:ind w:left="6480" w:hanging="360"/>
      </w:pPr>
      <w:rPr>
        <w:rFonts w:ascii="Wingdings" w:hAnsi="Wingdings" w:hint="default"/>
      </w:rPr>
    </w:lvl>
  </w:abstractNum>
  <w:abstractNum w:abstractNumId="18" w15:restartNumberingAfterBreak="0">
    <w:nsid w:val="0D44185B"/>
    <w:multiLevelType w:val="multilevel"/>
    <w:tmpl w:val="462E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B304EA"/>
    <w:multiLevelType w:val="hybridMultilevel"/>
    <w:tmpl w:val="58CAD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8D1202"/>
    <w:multiLevelType w:val="hybridMultilevel"/>
    <w:tmpl w:val="F94A3742"/>
    <w:lvl w:ilvl="0" w:tplc="2DEE6A88">
      <w:start w:val="1"/>
      <w:numFmt w:val="bullet"/>
      <w:lvlText w:val="·"/>
      <w:lvlJc w:val="left"/>
      <w:pPr>
        <w:ind w:left="720" w:hanging="360"/>
      </w:pPr>
      <w:rPr>
        <w:rFonts w:ascii="Symbol" w:hAnsi="Symbol" w:hint="default"/>
      </w:rPr>
    </w:lvl>
    <w:lvl w:ilvl="1" w:tplc="6F708C90">
      <w:start w:val="1"/>
      <w:numFmt w:val="bullet"/>
      <w:lvlText w:val="o"/>
      <w:lvlJc w:val="left"/>
      <w:pPr>
        <w:ind w:left="1440" w:hanging="360"/>
      </w:pPr>
      <w:rPr>
        <w:rFonts w:ascii="Courier New" w:hAnsi="Courier New" w:hint="default"/>
      </w:rPr>
    </w:lvl>
    <w:lvl w:ilvl="2" w:tplc="E52E91DC">
      <w:start w:val="1"/>
      <w:numFmt w:val="bullet"/>
      <w:lvlText w:val=""/>
      <w:lvlJc w:val="left"/>
      <w:pPr>
        <w:ind w:left="2160" w:hanging="360"/>
      </w:pPr>
      <w:rPr>
        <w:rFonts w:ascii="Wingdings" w:hAnsi="Wingdings" w:hint="default"/>
      </w:rPr>
    </w:lvl>
    <w:lvl w:ilvl="3" w:tplc="1F5A3CF0">
      <w:start w:val="1"/>
      <w:numFmt w:val="bullet"/>
      <w:lvlText w:val=""/>
      <w:lvlJc w:val="left"/>
      <w:pPr>
        <w:ind w:left="2880" w:hanging="360"/>
      </w:pPr>
      <w:rPr>
        <w:rFonts w:ascii="Symbol" w:hAnsi="Symbol" w:hint="default"/>
      </w:rPr>
    </w:lvl>
    <w:lvl w:ilvl="4" w:tplc="1C623AC0">
      <w:start w:val="1"/>
      <w:numFmt w:val="bullet"/>
      <w:lvlText w:val="o"/>
      <w:lvlJc w:val="left"/>
      <w:pPr>
        <w:ind w:left="3600" w:hanging="360"/>
      </w:pPr>
      <w:rPr>
        <w:rFonts w:ascii="Courier New" w:hAnsi="Courier New" w:hint="default"/>
      </w:rPr>
    </w:lvl>
    <w:lvl w:ilvl="5" w:tplc="2274FD5C">
      <w:start w:val="1"/>
      <w:numFmt w:val="bullet"/>
      <w:lvlText w:val=""/>
      <w:lvlJc w:val="left"/>
      <w:pPr>
        <w:ind w:left="4320" w:hanging="360"/>
      </w:pPr>
      <w:rPr>
        <w:rFonts w:ascii="Wingdings" w:hAnsi="Wingdings" w:hint="default"/>
      </w:rPr>
    </w:lvl>
    <w:lvl w:ilvl="6" w:tplc="54EC7482">
      <w:start w:val="1"/>
      <w:numFmt w:val="bullet"/>
      <w:lvlText w:val=""/>
      <w:lvlJc w:val="left"/>
      <w:pPr>
        <w:ind w:left="5040" w:hanging="360"/>
      </w:pPr>
      <w:rPr>
        <w:rFonts w:ascii="Symbol" w:hAnsi="Symbol" w:hint="default"/>
      </w:rPr>
    </w:lvl>
    <w:lvl w:ilvl="7" w:tplc="02DAC7F6">
      <w:start w:val="1"/>
      <w:numFmt w:val="bullet"/>
      <w:lvlText w:val="o"/>
      <w:lvlJc w:val="left"/>
      <w:pPr>
        <w:ind w:left="5760" w:hanging="360"/>
      </w:pPr>
      <w:rPr>
        <w:rFonts w:ascii="Courier New" w:hAnsi="Courier New" w:hint="default"/>
      </w:rPr>
    </w:lvl>
    <w:lvl w:ilvl="8" w:tplc="D9D8F55A">
      <w:start w:val="1"/>
      <w:numFmt w:val="bullet"/>
      <w:lvlText w:val=""/>
      <w:lvlJc w:val="left"/>
      <w:pPr>
        <w:ind w:left="6480" w:hanging="360"/>
      </w:pPr>
      <w:rPr>
        <w:rFonts w:ascii="Wingdings" w:hAnsi="Wingdings" w:hint="default"/>
      </w:rPr>
    </w:lvl>
  </w:abstractNum>
  <w:abstractNum w:abstractNumId="21" w15:restartNumberingAfterBreak="0">
    <w:nsid w:val="135B4E21"/>
    <w:multiLevelType w:val="hybridMultilevel"/>
    <w:tmpl w:val="CD2CCDB0"/>
    <w:lvl w:ilvl="0" w:tplc="DC2ADE6A">
      <w:start w:val="1"/>
      <w:numFmt w:val="lowerLetter"/>
      <w:lvlText w:val="%1."/>
      <w:lvlJc w:val="left"/>
      <w:pPr>
        <w:ind w:left="607" w:hanging="360"/>
      </w:pPr>
      <w:rPr>
        <w:rFonts w:hint="default"/>
      </w:rPr>
    </w:lvl>
    <w:lvl w:ilvl="1" w:tplc="04090019" w:tentative="1">
      <w:start w:val="1"/>
      <w:numFmt w:val="lowerLetter"/>
      <w:lvlText w:val="%2."/>
      <w:lvlJc w:val="left"/>
      <w:pPr>
        <w:ind w:left="1327" w:hanging="360"/>
      </w:pPr>
    </w:lvl>
    <w:lvl w:ilvl="2" w:tplc="0409001B" w:tentative="1">
      <w:start w:val="1"/>
      <w:numFmt w:val="lowerRoman"/>
      <w:lvlText w:val="%3."/>
      <w:lvlJc w:val="right"/>
      <w:pPr>
        <w:ind w:left="2047" w:hanging="180"/>
      </w:pPr>
    </w:lvl>
    <w:lvl w:ilvl="3" w:tplc="0409000F" w:tentative="1">
      <w:start w:val="1"/>
      <w:numFmt w:val="decimal"/>
      <w:lvlText w:val="%4."/>
      <w:lvlJc w:val="left"/>
      <w:pPr>
        <w:ind w:left="2767" w:hanging="360"/>
      </w:pPr>
    </w:lvl>
    <w:lvl w:ilvl="4" w:tplc="04090019" w:tentative="1">
      <w:start w:val="1"/>
      <w:numFmt w:val="lowerLetter"/>
      <w:lvlText w:val="%5."/>
      <w:lvlJc w:val="left"/>
      <w:pPr>
        <w:ind w:left="3487" w:hanging="360"/>
      </w:pPr>
    </w:lvl>
    <w:lvl w:ilvl="5" w:tplc="0409001B" w:tentative="1">
      <w:start w:val="1"/>
      <w:numFmt w:val="lowerRoman"/>
      <w:lvlText w:val="%6."/>
      <w:lvlJc w:val="right"/>
      <w:pPr>
        <w:ind w:left="4207" w:hanging="180"/>
      </w:pPr>
    </w:lvl>
    <w:lvl w:ilvl="6" w:tplc="0409000F" w:tentative="1">
      <w:start w:val="1"/>
      <w:numFmt w:val="decimal"/>
      <w:lvlText w:val="%7."/>
      <w:lvlJc w:val="left"/>
      <w:pPr>
        <w:ind w:left="4927" w:hanging="360"/>
      </w:pPr>
    </w:lvl>
    <w:lvl w:ilvl="7" w:tplc="04090019" w:tentative="1">
      <w:start w:val="1"/>
      <w:numFmt w:val="lowerLetter"/>
      <w:lvlText w:val="%8."/>
      <w:lvlJc w:val="left"/>
      <w:pPr>
        <w:ind w:left="5647" w:hanging="360"/>
      </w:pPr>
    </w:lvl>
    <w:lvl w:ilvl="8" w:tplc="0409001B" w:tentative="1">
      <w:start w:val="1"/>
      <w:numFmt w:val="lowerRoman"/>
      <w:lvlText w:val="%9."/>
      <w:lvlJc w:val="right"/>
      <w:pPr>
        <w:ind w:left="6367" w:hanging="180"/>
      </w:pPr>
    </w:lvl>
  </w:abstractNum>
  <w:abstractNum w:abstractNumId="22" w15:restartNumberingAfterBreak="0">
    <w:nsid w:val="145BF367"/>
    <w:multiLevelType w:val="hybridMultilevel"/>
    <w:tmpl w:val="C64C0F26"/>
    <w:lvl w:ilvl="0" w:tplc="A2B20148">
      <w:start w:val="1"/>
      <w:numFmt w:val="decimal"/>
      <w:lvlText w:val="%1."/>
      <w:lvlJc w:val="left"/>
      <w:pPr>
        <w:ind w:left="720" w:hanging="360"/>
      </w:pPr>
    </w:lvl>
    <w:lvl w:ilvl="1" w:tplc="72661BA8">
      <w:start w:val="1"/>
      <w:numFmt w:val="lowerLetter"/>
      <w:lvlText w:val="%2."/>
      <w:lvlJc w:val="left"/>
      <w:pPr>
        <w:ind w:left="1440" w:hanging="360"/>
      </w:pPr>
    </w:lvl>
    <w:lvl w:ilvl="2" w:tplc="8354C34E">
      <w:start w:val="1"/>
      <w:numFmt w:val="lowerRoman"/>
      <w:lvlText w:val="%3."/>
      <w:lvlJc w:val="right"/>
      <w:pPr>
        <w:ind w:left="2160" w:hanging="180"/>
      </w:pPr>
    </w:lvl>
    <w:lvl w:ilvl="3" w:tplc="05A01DDE">
      <w:start w:val="1"/>
      <w:numFmt w:val="decimal"/>
      <w:lvlText w:val="%4."/>
      <w:lvlJc w:val="left"/>
      <w:pPr>
        <w:ind w:left="2880" w:hanging="360"/>
      </w:pPr>
    </w:lvl>
    <w:lvl w:ilvl="4" w:tplc="189A3D1C">
      <w:start w:val="1"/>
      <w:numFmt w:val="lowerLetter"/>
      <w:lvlText w:val="%5."/>
      <w:lvlJc w:val="left"/>
      <w:pPr>
        <w:ind w:left="3600" w:hanging="360"/>
      </w:pPr>
    </w:lvl>
    <w:lvl w:ilvl="5" w:tplc="D99482A4">
      <w:start w:val="1"/>
      <w:numFmt w:val="lowerRoman"/>
      <w:lvlText w:val="%6."/>
      <w:lvlJc w:val="right"/>
      <w:pPr>
        <w:ind w:left="4320" w:hanging="180"/>
      </w:pPr>
    </w:lvl>
    <w:lvl w:ilvl="6" w:tplc="4FC0DB32">
      <w:start w:val="1"/>
      <w:numFmt w:val="decimal"/>
      <w:lvlText w:val="%7."/>
      <w:lvlJc w:val="left"/>
      <w:pPr>
        <w:ind w:left="5040" w:hanging="360"/>
      </w:pPr>
    </w:lvl>
    <w:lvl w:ilvl="7" w:tplc="AABEB6FC">
      <w:start w:val="1"/>
      <w:numFmt w:val="lowerLetter"/>
      <w:lvlText w:val="%8."/>
      <w:lvlJc w:val="left"/>
      <w:pPr>
        <w:ind w:left="5760" w:hanging="360"/>
      </w:pPr>
    </w:lvl>
    <w:lvl w:ilvl="8" w:tplc="4FEEB9A8">
      <w:start w:val="1"/>
      <w:numFmt w:val="lowerRoman"/>
      <w:lvlText w:val="%9."/>
      <w:lvlJc w:val="right"/>
      <w:pPr>
        <w:ind w:left="6480" w:hanging="180"/>
      </w:pPr>
    </w:lvl>
  </w:abstractNum>
  <w:abstractNum w:abstractNumId="23" w15:restartNumberingAfterBreak="0">
    <w:nsid w:val="15202AC6"/>
    <w:multiLevelType w:val="hybridMultilevel"/>
    <w:tmpl w:val="78B2D67E"/>
    <w:lvl w:ilvl="0" w:tplc="B5565A6C">
      <w:start w:val="1"/>
      <w:numFmt w:val="lowerLetter"/>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4" w15:restartNumberingAfterBreak="0">
    <w:nsid w:val="15C96452"/>
    <w:multiLevelType w:val="hybridMultilevel"/>
    <w:tmpl w:val="B254B046"/>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9">
      <w:start w:val="1"/>
      <w:numFmt w:val="lowerLetter"/>
      <w:lvlText w:val="%3."/>
      <w:lvlJc w:val="lef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5" w15:restartNumberingAfterBreak="0">
    <w:nsid w:val="16523A70"/>
    <w:multiLevelType w:val="hybridMultilevel"/>
    <w:tmpl w:val="903E1E92"/>
    <w:lvl w:ilvl="0" w:tplc="0C3497F6">
      <w:start w:val="1"/>
      <w:numFmt w:val="bullet"/>
      <w:lvlText w:val=""/>
      <w:lvlJc w:val="left"/>
      <w:pPr>
        <w:ind w:left="720" w:hanging="360"/>
      </w:pPr>
      <w:rPr>
        <w:rFonts w:ascii="Symbol" w:hAnsi="Symbol" w:hint="default"/>
      </w:rPr>
    </w:lvl>
    <w:lvl w:ilvl="1" w:tplc="36C21A48">
      <w:start w:val="1"/>
      <w:numFmt w:val="bullet"/>
      <w:lvlText w:val="o"/>
      <w:lvlJc w:val="left"/>
      <w:pPr>
        <w:ind w:left="1440" w:hanging="360"/>
      </w:pPr>
      <w:rPr>
        <w:rFonts w:ascii="Courier New" w:hAnsi="Courier New" w:hint="default"/>
      </w:rPr>
    </w:lvl>
    <w:lvl w:ilvl="2" w:tplc="BA5E5946">
      <w:start w:val="1"/>
      <w:numFmt w:val="bullet"/>
      <w:lvlText w:val=""/>
      <w:lvlJc w:val="left"/>
      <w:pPr>
        <w:ind w:left="2160" w:hanging="360"/>
      </w:pPr>
      <w:rPr>
        <w:rFonts w:ascii="Wingdings" w:hAnsi="Wingdings" w:hint="default"/>
      </w:rPr>
    </w:lvl>
    <w:lvl w:ilvl="3" w:tplc="44A4CB56">
      <w:start w:val="1"/>
      <w:numFmt w:val="bullet"/>
      <w:lvlText w:val=""/>
      <w:lvlJc w:val="left"/>
      <w:pPr>
        <w:ind w:left="2880" w:hanging="360"/>
      </w:pPr>
      <w:rPr>
        <w:rFonts w:ascii="Symbol" w:hAnsi="Symbol" w:hint="default"/>
      </w:rPr>
    </w:lvl>
    <w:lvl w:ilvl="4" w:tplc="5972F23A">
      <w:start w:val="1"/>
      <w:numFmt w:val="bullet"/>
      <w:lvlText w:val="o"/>
      <w:lvlJc w:val="left"/>
      <w:pPr>
        <w:ind w:left="3600" w:hanging="360"/>
      </w:pPr>
      <w:rPr>
        <w:rFonts w:ascii="Courier New" w:hAnsi="Courier New" w:hint="default"/>
      </w:rPr>
    </w:lvl>
    <w:lvl w:ilvl="5" w:tplc="23CCD138">
      <w:start w:val="1"/>
      <w:numFmt w:val="bullet"/>
      <w:lvlText w:val=""/>
      <w:lvlJc w:val="left"/>
      <w:pPr>
        <w:ind w:left="4320" w:hanging="360"/>
      </w:pPr>
      <w:rPr>
        <w:rFonts w:ascii="Wingdings" w:hAnsi="Wingdings" w:hint="default"/>
      </w:rPr>
    </w:lvl>
    <w:lvl w:ilvl="6" w:tplc="0F023278">
      <w:start w:val="1"/>
      <w:numFmt w:val="bullet"/>
      <w:lvlText w:val=""/>
      <w:lvlJc w:val="left"/>
      <w:pPr>
        <w:ind w:left="5040" w:hanging="360"/>
      </w:pPr>
      <w:rPr>
        <w:rFonts w:ascii="Symbol" w:hAnsi="Symbol" w:hint="default"/>
      </w:rPr>
    </w:lvl>
    <w:lvl w:ilvl="7" w:tplc="7A9C0E80">
      <w:start w:val="1"/>
      <w:numFmt w:val="bullet"/>
      <w:lvlText w:val="o"/>
      <w:lvlJc w:val="left"/>
      <w:pPr>
        <w:ind w:left="5760" w:hanging="360"/>
      </w:pPr>
      <w:rPr>
        <w:rFonts w:ascii="Courier New" w:hAnsi="Courier New" w:hint="default"/>
      </w:rPr>
    </w:lvl>
    <w:lvl w:ilvl="8" w:tplc="976C70E8">
      <w:start w:val="1"/>
      <w:numFmt w:val="bullet"/>
      <w:lvlText w:val=""/>
      <w:lvlJc w:val="left"/>
      <w:pPr>
        <w:ind w:left="6480" w:hanging="360"/>
      </w:pPr>
      <w:rPr>
        <w:rFonts w:ascii="Wingdings" w:hAnsi="Wingdings" w:hint="default"/>
      </w:rPr>
    </w:lvl>
  </w:abstractNum>
  <w:abstractNum w:abstractNumId="26" w15:restartNumberingAfterBreak="0">
    <w:nsid w:val="166FA081"/>
    <w:multiLevelType w:val="hybridMultilevel"/>
    <w:tmpl w:val="5BB6E4B2"/>
    <w:lvl w:ilvl="0" w:tplc="FE14CCA0">
      <w:start w:val="1"/>
      <w:numFmt w:val="decimal"/>
      <w:lvlText w:val="%1."/>
      <w:lvlJc w:val="left"/>
      <w:pPr>
        <w:ind w:left="720" w:hanging="360"/>
      </w:pPr>
    </w:lvl>
    <w:lvl w:ilvl="1" w:tplc="914238D6">
      <w:start w:val="1"/>
      <w:numFmt w:val="lowerLetter"/>
      <w:lvlText w:val="%2."/>
      <w:lvlJc w:val="left"/>
      <w:pPr>
        <w:ind w:left="1440" w:hanging="360"/>
      </w:pPr>
    </w:lvl>
    <w:lvl w:ilvl="2" w:tplc="F8C4FB86">
      <w:start w:val="1"/>
      <w:numFmt w:val="lowerRoman"/>
      <w:lvlText w:val="%3."/>
      <w:lvlJc w:val="right"/>
      <w:pPr>
        <w:ind w:left="2160" w:hanging="180"/>
      </w:pPr>
    </w:lvl>
    <w:lvl w:ilvl="3" w:tplc="DF6484FA">
      <w:start w:val="1"/>
      <w:numFmt w:val="decimal"/>
      <w:lvlText w:val="%4."/>
      <w:lvlJc w:val="left"/>
      <w:pPr>
        <w:ind w:left="2880" w:hanging="360"/>
      </w:pPr>
    </w:lvl>
    <w:lvl w:ilvl="4" w:tplc="EFD207F2">
      <w:start w:val="1"/>
      <w:numFmt w:val="lowerLetter"/>
      <w:lvlText w:val="%5."/>
      <w:lvlJc w:val="left"/>
      <w:pPr>
        <w:ind w:left="3600" w:hanging="360"/>
      </w:pPr>
    </w:lvl>
    <w:lvl w:ilvl="5" w:tplc="18E8D6B6">
      <w:start w:val="1"/>
      <w:numFmt w:val="lowerRoman"/>
      <w:lvlText w:val="%6."/>
      <w:lvlJc w:val="right"/>
      <w:pPr>
        <w:ind w:left="4320" w:hanging="180"/>
      </w:pPr>
    </w:lvl>
    <w:lvl w:ilvl="6" w:tplc="A680F976">
      <w:start w:val="1"/>
      <w:numFmt w:val="decimal"/>
      <w:lvlText w:val="%7."/>
      <w:lvlJc w:val="left"/>
      <w:pPr>
        <w:ind w:left="5040" w:hanging="360"/>
      </w:pPr>
    </w:lvl>
    <w:lvl w:ilvl="7" w:tplc="CB0AEB00">
      <w:start w:val="1"/>
      <w:numFmt w:val="lowerLetter"/>
      <w:lvlText w:val="%8."/>
      <w:lvlJc w:val="left"/>
      <w:pPr>
        <w:ind w:left="5760" w:hanging="360"/>
      </w:pPr>
    </w:lvl>
    <w:lvl w:ilvl="8" w:tplc="07F497B6">
      <w:start w:val="1"/>
      <w:numFmt w:val="lowerRoman"/>
      <w:lvlText w:val="%9."/>
      <w:lvlJc w:val="right"/>
      <w:pPr>
        <w:ind w:left="6480" w:hanging="180"/>
      </w:pPr>
    </w:lvl>
  </w:abstractNum>
  <w:abstractNum w:abstractNumId="27" w15:restartNumberingAfterBreak="0">
    <w:nsid w:val="16835FDC"/>
    <w:multiLevelType w:val="hybridMultilevel"/>
    <w:tmpl w:val="840C5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8163284"/>
    <w:multiLevelType w:val="hybridMultilevel"/>
    <w:tmpl w:val="CCC8C3AA"/>
    <w:lvl w:ilvl="0" w:tplc="E3BADAEE">
      <w:start w:val="1"/>
      <w:numFmt w:val="bullet"/>
      <w:lvlText w:val=""/>
      <w:lvlJc w:val="left"/>
      <w:pPr>
        <w:ind w:left="720" w:hanging="360"/>
      </w:pPr>
      <w:rPr>
        <w:rFonts w:ascii="Symbol" w:hAnsi="Symbol" w:hint="default"/>
      </w:rPr>
    </w:lvl>
    <w:lvl w:ilvl="1" w:tplc="8B141C78">
      <w:start w:val="1"/>
      <w:numFmt w:val="bullet"/>
      <w:lvlText w:val="o"/>
      <w:lvlJc w:val="left"/>
      <w:pPr>
        <w:ind w:left="1440" w:hanging="360"/>
      </w:pPr>
      <w:rPr>
        <w:rFonts w:ascii="Courier New" w:hAnsi="Courier New" w:hint="default"/>
      </w:rPr>
    </w:lvl>
    <w:lvl w:ilvl="2" w:tplc="760E7452">
      <w:start w:val="1"/>
      <w:numFmt w:val="bullet"/>
      <w:lvlText w:val=""/>
      <w:lvlJc w:val="left"/>
      <w:pPr>
        <w:ind w:left="2160" w:hanging="360"/>
      </w:pPr>
      <w:rPr>
        <w:rFonts w:ascii="Wingdings" w:hAnsi="Wingdings" w:hint="default"/>
      </w:rPr>
    </w:lvl>
    <w:lvl w:ilvl="3" w:tplc="DC36B8F2">
      <w:start w:val="1"/>
      <w:numFmt w:val="bullet"/>
      <w:lvlText w:val=""/>
      <w:lvlJc w:val="left"/>
      <w:pPr>
        <w:ind w:left="2880" w:hanging="360"/>
      </w:pPr>
      <w:rPr>
        <w:rFonts w:ascii="Symbol" w:hAnsi="Symbol" w:hint="default"/>
      </w:rPr>
    </w:lvl>
    <w:lvl w:ilvl="4" w:tplc="AC327D08">
      <w:start w:val="1"/>
      <w:numFmt w:val="bullet"/>
      <w:lvlText w:val="o"/>
      <w:lvlJc w:val="left"/>
      <w:pPr>
        <w:ind w:left="3600" w:hanging="360"/>
      </w:pPr>
      <w:rPr>
        <w:rFonts w:ascii="Courier New" w:hAnsi="Courier New" w:hint="default"/>
      </w:rPr>
    </w:lvl>
    <w:lvl w:ilvl="5" w:tplc="42EE194A">
      <w:start w:val="1"/>
      <w:numFmt w:val="bullet"/>
      <w:lvlText w:val=""/>
      <w:lvlJc w:val="left"/>
      <w:pPr>
        <w:ind w:left="4320" w:hanging="360"/>
      </w:pPr>
      <w:rPr>
        <w:rFonts w:ascii="Wingdings" w:hAnsi="Wingdings" w:hint="default"/>
      </w:rPr>
    </w:lvl>
    <w:lvl w:ilvl="6" w:tplc="6EAE60BE">
      <w:start w:val="1"/>
      <w:numFmt w:val="bullet"/>
      <w:lvlText w:val=""/>
      <w:lvlJc w:val="left"/>
      <w:pPr>
        <w:ind w:left="5040" w:hanging="360"/>
      </w:pPr>
      <w:rPr>
        <w:rFonts w:ascii="Symbol" w:hAnsi="Symbol" w:hint="default"/>
      </w:rPr>
    </w:lvl>
    <w:lvl w:ilvl="7" w:tplc="F81860FE">
      <w:start w:val="1"/>
      <w:numFmt w:val="bullet"/>
      <w:lvlText w:val="o"/>
      <w:lvlJc w:val="left"/>
      <w:pPr>
        <w:ind w:left="5760" w:hanging="360"/>
      </w:pPr>
      <w:rPr>
        <w:rFonts w:ascii="Courier New" w:hAnsi="Courier New" w:hint="default"/>
      </w:rPr>
    </w:lvl>
    <w:lvl w:ilvl="8" w:tplc="4468A240">
      <w:start w:val="1"/>
      <w:numFmt w:val="bullet"/>
      <w:lvlText w:val=""/>
      <w:lvlJc w:val="left"/>
      <w:pPr>
        <w:ind w:left="6480" w:hanging="360"/>
      </w:pPr>
      <w:rPr>
        <w:rFonts w:ascii="Wingdings" w:hAnsi="Wingdings" w:hint="default"/>
      </w:rPr>
    </w:lvl>
  </w:abstractNum>
  <w:abstractNum w:abstractNumId="29" w15:restartNumberingAfterBreak="0">
    <w:nsid w:val="18731735"/>
    <w:multiLevelType w:val="multilevel"/>
    <w:tmpl w:val="4DD2C1C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18C273B4"/>
    <w:multiLevelType w:val="multilevel"/>
    <w:tmpl w:val="13D4093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1" w15:restartNumberingAfterBreak="0">
    <w:nsid w:val="18CA49B0"/>
    <w:multiLevelType w:val="hybridMultilevel"/>
    <w:tmpl w:val="A860F128"/>
    <w:lvl w:ilvl="0" w:tplc="272ACE06">
      <w:start w:val="1"/>
      <w:numFmt w:val="bullet"/>
      <w:lvlText w:val="·"/>
      <w:lvlJc w:val="left"/>
      <w:pPr>
        <w:ind w:left="720" w:hanging="360"/>
      </w:pPr>
      <w:rPr>
        <w:rFonts w:ascii="Symbol" w:hAnsi="Symbol" w:hint="default"/>
      </w:rPr>
    </w:lvl>
    <w:lvl w:ilvl="1" w:tplc="6134A202">
      <w:start w:val="1"/>
      <w:numFmt w:val="bullet"/>
      <w:lvlText w:val="o"/>
      <w:lvlJc w:val="left"/>
      <w:pPr>
        <w:ind w:left="1440" w:hanging="360"/>
      </w:pPr>
      <w:rPr>
        <w:rFonts w:ascii="Courier New" w:hAnsi="Courier New" w:hint="default"/>
      </w:rPr>
    </w:lvl>
    <w:lvl w:ilvl="2" w:tplc="9AB0EA2A">
      <w:start w:val="1"/>
      <w:numFmt w:val="bullet"/>
      <w:lvlText w:val=""/>
      <w:lvlJc w:val="left"/>
      <w:pPr>
        <w:ind w:left="2160" w:hanging="360"/>
      </w:pPr>
      <w:rPr>
        <w:rFonts w:ascii="Wingdings" w:hAnsi="Wingdings" w:hint="default"/>
      </w:rPr>
    </w:lvl>
    <w:lvl w:ilvl="3" w:tplc="113EF430">
      <w:start w:val="1"/>
      <w:numFmt w:val="bullet"/>
      <w:lvlText w:val=""/>
      <w:lvlJc w:val="left"/>
      <w:pPr>
        <w:ind w:left="2880" w:hanging="360"/>
      </w:pPr>
      <w:rPr>
        <w:rFonts w:ascii="Symbol" w:hAnsi="Symbol" w:hint="default"/>
      </w:rPr>
    </w:lvl>
    <w:lvl w:ilvl="4" w:tplc="9978FEB8">
      <w:start w:val="1"/>
      <w:numFmt w:val="bullet"/>
      <w:lvlText w:val="o"/>
      <w:lvlJc w:val="left"/>
      <w:pPr>
        <w:ind w:left="3600" w:hanging="360"/>
      </w:pPr>
      <w:rPr>
        <w:rFonts w:ascii="Courier New" w:hAnsi="Courier New" w:hint="default"/>
      </w:rPr>
    </w:lvl>
    <w:lvl w:ilvl="5" w:tplc="744C1B56">
      <w:start w:val="1"/>
      <w:numFmt w:val="bullet"/>
      <w:lvlText w:val=""/>
      <w:lvlJc w:val="left"/>
      <w:pPr>
        <w:ind w:left="4320" w:hanging="360"/>
      </w:pPr>
      <w:rPr>
        <w:rFonts w:ascii="Wingdings" w:hAnsi="Wingdings" w:hint="default"/>
      </w:rPr>
    </w:lvl>
    <w:lvl w:ilvl="6" w:tplc="2556AA04">
      <w:start w:val="1"/>
      <w:numFmt w:val="bullet"/>
      <w:lvlText w:val=""/>
      <w:lvlJc w:val="left"/>
      <w:pPr>
        <w:ind w:left="5040" w:hanging="360"/>
      </w:pPr>
      <w:rPr>
        <w:rFonts w:ascii="Symbol" w:hAnsi="Symbol" w:hint="default"/>
      </w:rPr>
    </w:lvl>
    <w:lvl w:ilvl="7" w:tplc="EC10D5DC">
      <w:start w:val="1"/>
      <w:numFmt w:val="bullet"/>
      <w:lvlText w:val="o"/>
      <w:lvlJc w:val="left"/>
      <w:pPr>
        <w:ind w:left="5760" w:hanging="360"/>
      </w:pPr>
      <w:rPr>
        <w:rFonts w:ascii="Courier New" w:hAnsi="Courier New" w:hint="default"/>
      </w:rPr>
    </w:lvl>
    <w:lvl w:ilvl="8" w:tplc="DBA6FB3C">
      <w:start w:val="1"/>
      <w:numFmt w:val="bullet"/>
      <w:lvlText w:val=""/>
      <w:lvlJc w:val="left"/>
      <w:pPr>
        <w:ind w:left="6480" w:hanging="360"/>
      </w:pPr>
      <w:rPr>
        <w:rFonts w:ascii="Wingdings" w:hAnsi="Wingdings" w:hint="default"/>
      </w:rPr>
    </w:lvl>
  </w:abstractNum>
  <w:abstractNum w:abstractNumId="32" w15:restartNumberingAfterBreak="0">
    <w:nsid w:val="19947FBD"/>
    <w:multiLevelType w:val="hybridMultilevel"/>
    <w:tmpl w:val="41D03E4C"/>
    <w:lvl w:ilvl="0" w:tplc="DC2ADE6A">
      <w:start w:val="1"/>
      <w:numFmt w:val="lowerLetter"/>
      <w:lvlText w:val="%1."/>
      <w:lvlJc w:val="left"/>
      <w:pPr>
        <w:ind w:left="607" w:hanging="360"/>
      </w:pPr>
      <w:rPr>
        <w:rFonts w:hint="default"/>
      </w:rPr>
    </w:lvl>
    <w:lvl w:ilvl="1" w:tplc="04090019" w:tentative="1">
      <w:start w:val="1"/>
      <w:numFmt w:val="lowerLetter"/>
      <w:lvlText w:val="%2."/>
      <w:lvlJc w:val="left"/>
      <w:pPr>
        <w:ind w:left="1327" w:hanging="360"/>
      </w:pPr>
    </w:lvl>
    <w:lvl w:ilvl="2" w:tplc="0409001B" w:tentative="1">
      <w:start w:val="1"/>
      <w:numFmt w:val="lowerRoman"/>
      <w:lvlText w:val="%3."/>
      <w:lvlJc w:val="right"/>
      <w:pPr>
        <w:ind w:left="2047" w:hanging="180"/>
      </w:pPr>
    </w:lvl>
    <w:lvl w:ilvl="3" w:tplc="0409000F" w:tentative="1">
      <w:start w:val="1"/>
      <w:numFmt w:val="decimal"/>
      <w:lvlText w:val="%4."/>
      <w:lvlJc w:val="left"/>
      <w:pPr>
        <w:ind w:left="2767" w:hanging="360"/>
      </w:pPr>
    </w:lvl>
    <w:lvl w:ilvl="4" w:tplc="04090019" w:tentative="1">
      <w:start w:val="1"/>
      <w:numFmt w:val="lowerLetter"/>
      <w:lvlText w:val="%5."/>
      <w:lvlJc w:val="left"/>
      <w:pPr>
        <w:ind w:left="3487" w:hanging="360"/>
      </w:pPr>
    </w:lvl>
    <w:lvl w:ilvl="5" w:tplc="0409001B" w:tentative="1">
      <w:start w:val="1"/>
      <w:numFmt w:val="lowerRoman"/>
      <w:lvlText w:val="%6."/>
      <w:lvlJc w:val="right"/>
      <w:pPr>
        <w:ind w:left="4207" w:hanging="180"/>
      </w:pPr>
    </w:lvl>
    <w:lvl w:ilvl="6" w:tplc="0409000F" w:tentative="1">
      <w:start w:val="1"/>
      <w:numFmt w:val="decimal"/>
      <w:lvlText w:val="%7."/>
      <w:lvlJc w:val="left"/>
      <w:pPr>
        <w:ind w:left="4927" w:hanging="360"/>
      </w:pPr>
    </w:lvl>
    <w:lvl w:ilvl="7" w:tplc="04090019" w:tentative="1">
      <w:start w:val="1"/>
      <w:numFmt w:val="lowerLetter"/>
      <w:lvlText w:val="%8."/>
      <w:lvlJc w:val="left"/>
      <w:pPr>
        <w:ind w:left="5647" w:hanging="360"/>
      </w:pPr>
    </w:lvl>
    <w:lvl w:ilvl="8" w:tplc="0409001B" w:tentative="1">
      <w:start w:val="1"/>
      <w:numFmt w:val="lowerRoman"/>
      <w:lvlText w:val="%9."/>
      <w:lvlJc w:val="right"/>
      <w:pPr>
        <w:ind w:left="6367" w:hanging="180"/>
      </w:pPr>
    </w:lvl>
  </w:abstractNum>
  <w:abstractNum w:abstractNumId="33" w15:restartNumberingAfterBreak="0">
    <w:nsid w:val="1B75D55E"/>
    <w:multiLevelType w:val="hybridMultilevel"/>
    <w:tmpl w:val="ABECF95E"/>
    <w:lvl w:ilvl="0" w:tplc="1DD4BD3A">
      <w:start w:val="1"/>
      <w:numFmt w:val="bullet"/>
      <w:lvlText w:val="·"/>
      <w:lvlJc w:val="left"/>
      <w:pPr>
        <w:ind w:left="720" w:hanging="360"/>
      </w:pPr>
      <w:rPr>
        <w:rFonts w:ascii="Symbol" w:hAnsi="Symbol" w:hint="default"/>
      </w:rPr>
    </w:lvl>
    <w:lvl w:ilvl="1" w:tplc="FC469828">
      <w:start w:val="1"/>
      <w:numFmt w:val="bullet"/>
      <w:lvlText w:val="o"/>
      <w:lvlJc w:val="left"/>
      <w:pPr>
        <w:ind w:left="1440" w:hanging="360"/>
      </w:pPr>
      <w:rPr>
        <w:rFonts w:ascii="Courier New" w:hAnsi="Courier New" w:hint="default"/>
      </w:rPr>
    </w:lvl>
    <w:lvl w:ilvl="2" w:tplc="9E42F76E">
      <w:start w:val="1"/>
      <w:numFmt w:val="bullet"/>
      <w:lvlText w:val=""/>
      <w:lvlJc w:val="left"/>
      <w:pPr>
        <w:ind w:left="2160" w:hanging="360"/>
      </w:pPr>
      <w:rPr>
        <w:rFonts w:ascii="Wingdings" w:hAnsi="Wingdings" w:hint="default"/>
      </w:rPr>
    </w:lvl>
    <w:lvl w:ilvl="3" w:tplc="EC121F68">
      <w:start w:val="1"/>
      <w:numFmt w:val="bullet"/>
      <w:lvlText w:val=""/>
      <w:lvlJc w:val="left"/>
      <w:pPr>
        <w:ind w:left="2880" w:hanging="360"/>
      </w:pPr>
      <w:rPr>
        <w:rFonts w:ascii="Symbol" w:hAnsi="Symbol" w:hint="default"/>
      </w:rPr>
    </w:lvl>
    <w:lvl w:ilvl="4" w:tplc="29667582">
      <w:start w:val="1"/>
      <w:numFmt w:val="bullet"/>
      <w:lvlText w:val="o"/>
      <w:lvlJc w:val="left"/>
      <w:pPr>
        <w:ind w:left="3600" w:hanging="360"/>
      </w:pPr>
      <w:rPr>
        <w:rFonts w:ascii="Courier New" w:hAnsi="Courier New" w:hint="default"/>
      </w:rPr>
    </w:lvl>
    <w:lvl w:ilvl="5" w:tplc="8DF43898">
      <w:start w:val="1"/>
      <w:numFmt w:val="bullet"/>
      <w:lvlText w:val=""/>
      <w:lvlJc w:val="left"/>
      <w:pPr>
        <w:ind w:left="4320" w:hanging="360"/>
      </w:pPr>
      <w:rPr>
        <w:rFonts w:ascii="Wingdings" w:hAnsi="Wingdings" w:hint="default"/>
      </w:rPr>
    </w:lvl>
    <w:lvl w:ilvl="6" w:tplc="842E513A">
      <w:start w:val="1"/>
      <w:numFmt w:val="bullet"/>
      <w:lvlText w:val=""/>
      <w:lvlJc w:val="left"/>
      <w:pPr>
        <w:ind w:left="5040" w:hanging="360"/>
      </w:pPr>
      <w:rPr>
        <w:rFonts w:ascii="Symbol" w:hAnsi="Symbol" w:hint="default"/>
      </w:rPr>
    </w:lvl>
    <w:lvl w:ilvl="7" w:tplc="A8789252">
      <w:start w:val="1"/>
      <w:numFmt w:val="bullet"/>
      <w:lvlText w:val="o"/>
      <w:lvlJc w:val="left"/>
      <w:pPr>
        <w:ind w:left="5760" w:hanging="360"/>
      </w:pPr>
      <w:rPr>
        <w:rFonts w:ascii="Courier New" w:hAnsi="Courier New" w:hint="default"/>
      </w:rPr>
    </w:lvl>
    <w:lvl w:ilvl="8" w:tplc="F3BAC94E">
      <w:start w:val="1"/>
      <w:numFmt w:val="bullet"/>
      <w:lvlText w:val=""/>
      <w:lvlJc w:val="left"/>
      <w:pPr>
        <w:ind w:left="6480" w:hanging="360"/>
      </w:pPr>
      <w:rPr>
        <w:rFonts w:ascii="Wingdings" w:hAnsi="Wingdings" w:hint="default"/>
      </w:rPr>
    </w:lvl>
  </w:abstractNum>
  <w:abstractNum w:abstractNumId="34" w15:restartNumberingAfterBreak="0">
    <w:nsid w:val="1BD7089E"/>
    <w:multiLevelType w:val="hybridMultilevel"/>
    <w:tmpl w:val="19BA4714"/>
    <w:lvl w:ilvl="0" w:tplc="1EF282FE">
      <w:start w:val="1"/>
      <w:numFmt w:val="bullet"/>
      <w:lvlText w:val="·"/>
      <w:lvlJc w:val="left"/>
      <w:pPr>
        <w:ind w:left="720" w:hanging="360"/>
      </w:pPr>
      <w:rPr>
        <w:rFonts w:ascii="Symbol" w:hAnsi="Symbol" w:hint="default"/>
      </w:rPr>
    </w:lvl>
    <w:lvl w:ilvl="1" w:tplc="D90071C0">
      <w:start w:val="1"/>
      <w:numFmt w:val="bullet"/>
      <w:lvlText w:val="o"/>
      <w:lvlJc w:val="left"/>
      <w:pPr>
        <w:ind w:left="1440" w:hanging="360"/>
      </w:pPr>
      <w:rPr>
        <w:rFonts w:ascii="Courier New" w:hAnsi="Courier New" w:hint="default"/>
      </w:rPr>
    </w:lvl>
    <w:lvl w:ilvl="2" w:tplc="67CEE962">
      <w:start w:val="1"/>
      <w:numFmt w:val="bullet"/>
      <w:lvlText w:val=""/>
      <w:lvlJc w:val="left"/>
      <w:pPr>
        <w:ind w:left="2160" w:hanging="360"/>
      </w:pPr>
      <w:rPr>
        <w:rFonts w:ascii="Wingdings" w:hAnsi="Wingdings" w:hint="default"/>
      </w:rPr>
    </w:lvl>
    <w:lvl w:ilvl="3" w:tplc="107838EC">
      <w:start w:val="1"/>
      <w:numFmt w:val="bullet"/>
      <w:lvlText w:val=""/>
      <w:lvlJc w:val="left"/>
      <w:pPr>
        <w:ind w:left="2880" w:hanging="360"/>
      </w:pPr>
      <w:rPr>
        <w:rFonts w:ascii="Symbol" w:hAnsi="Symbol" w:hint="default"/>
      </w:rPr>
    </w:lvl>
    <w:lvl w:ilvl="4" w:tplc="2F44A2DA">
      <w:start w:val="1"/>
      <w:numFmt w:val="bullet"/>
      <w:lvlText w:val="o"/>
      <w:lvlJc w:val="left"/>
      <w:pPr>
        <w:ind w:left="3600" w:hanging="360"/>
      </w:pPr>
      <w:rPr>
        <w:rFonts w:ascii="Courier New" w:hAnsi="Courier New" w:hint="default"/>
      </w:rPr>
    </w:lvl>
    <w:lvl w:ilvl="5" w:tplc="F4BEAE80">
      <w:start w:val="1"/>
      <w:numFmt w:val="bullet"/>
      <w:lvlText w:val=""/>
      <w:lvlJc w:val="left"/>
      <w:pPr>
        <w:ind w:left="4320" w:hanging="360"/>
      </w:pPr>
      <w:rPr>
        <w:rFonts w:ascii="Wingdings" w:hAnsi="Wingdings" w:hint="default"/>
      </w:rPr>
    </w:lvl>
    <w:lvl w:ilvl="6" w:tplc="F5CAE1CA">
      <w:start w:val="1"/>
      <w:numFmt w:val="bullet"/>
      <w:lvlText w:val=""/>
      <w:lvlJc w:val="left"/>
      <w:pPr>
        <w:ind w:left="5040" w:hanging="360"/>
      </w:pPr>
      <w:rPr>
        <w:rFonts w:ascii="Symbol" w:hAnsi="Symbol" w:hint="default"/>
      </w:rPr>
    </w:lvl>
    <w:lvl w:ilvl="7" w:tplc="86782CA0">
      <w:start w:val="1"/>
      <w:numFmt w:val="bullet"/>
      <w:lvlText w:val="o"/>
      <w:lvlJc w:val="left"/>
      <w:pPr>
        <w:ind w:left="5760" w:hanging="360"/>
      </w:pPr>
      <w:rPr>
        <w:rFonts w:ascii="Courier New" w:hAnsi="Courier New" w:hint="default"/>
      </w:rPr>
    </w:lvl>
    <w:lvl w:ilvl="8" w:tplc="78BC21FA">
      <w:start w:val="1"/>
      <w:numFmt w:val="bullet"/>
      <w:lvlText w:val=""/>
      <w:lvlJc w:val="left"/>
      <w:pPr>
        <w:ind w:left="6480" w:hanging="360"/>
      </w:pPr>
      <w:rPr>
        <w:rFonts w:ascii="Wingdings" w:hAnsi="Wingdings" w:hint="default"/>
      </w:rPr>
    </w:lvl>
  </w:abstractNum>
  <w:abstractNum w:abstractNumId="35" w15:restartNumberingAfterBreak="0">
    <w:nsid w:val="1C4A8B92"/>
    <w:multiLevelType w:val="hybridMultilevel"/>
    <w:tmpl w:val="CB0CFF06"/>
    <w:lvl w:ilvl="0" w:tplc="10AE57BA">
      <w:start w:val="1"/>
      <w:numFmt w:val="bullet"/>
      <w:lvlText w:val=""/>
      <w:lvlJc w:val="left"/>
      <w:pPr>
        <w:ind w:left="720" w:hanging="360"/>
      </w:pPr>
      <w:rPr>
        <w:rFonts w:ascii="Symbol" w:hAnsi="Symbol" w:hint="default"/>
      </w:rPr>
    </w:lvl>
    <w:lvl w:ilvl="1" w:tplc="024A1E04">
      <w:start w:val="1"/>
      <w:numFmt w:val="bullet"/>
      <w:lvlText w:val="o"/>
      <w:lvlJc w:val="left"/>
      <w:pPr>
        <w:ind w:left="1440" w:hanging="360"/>
      </w:pPr>
      <w:rPr>
        <w:rFonts w:ascii="Courier New" w:hAnsi="Courier New" w:hint="default"/>
      </w:rPr>
    </w:lvl>
    <w:lvl w:ilvl="2" w:tplc="EED4D7EE">
      <w:start w:val="1"/>
      <w:numFmt w:val="bullet"/>
      <w:lvlText w:val=""/>
      <w:lvlJc w:val="left"/>
      <w:pPr>
        <w:ind w:left="2160" w:hanging="360"/>
      </w:pPr>
      <w:rPr>
        <w:rFonts w:ascii="Wingdings" w:hAnsi="Wingdings" w:hint="default"/>
      </w:rPr>
    </w:lvl>
    <w:lvl w:ilvl="3" w:tplc="444EF5CC">
      <w:start w:val="1"/>
      <w:numFmt w:val="bullet"/>
      <w:lvlText w:val=""/>
      <w:lvlJc w:val="left"/>
      <w:pPr>
        <w:ind w:left="2880" w:hanging="360"/>
      </w:pPr>
      <w:rPr>
        <w:rFonts w:ascii="Symbol" w:hAnsi="Symbol" w:hint="default"/>
      </w:rPr>
    </w:lvl>
    <w:lvl w:ilvl="4" w:tplc="547CAA7A">
      <w:start w:val="1"/>
      <w:numFmt w:val="bullet"/>
      <w:lvlText w:val="o"/>
      <w:lvlJc w:val="left"/>
      <w:pPr>
        <w:ind w:left="3600" w:hanging="360"/>
      </w:pPr>
      <w:rPr>
        <w:rFonts w:ascii="Courier New" w:hAnsi="Courier New" w:hint="default"/>
      </w:rPr>
    </w:lvl>
    <w:lvl w:ilvl="5" w:tplc="A92A4F90">
      <w:start w:val="1"/>
      <w:numFmt w:val="bullet"/>
      <w:lvlText w:val=""/>
      <w:lvlJc w:val="left"/>
      <w:pPr>
        <w:ind w:left="4320" w:hanging="360"/>
      </w:pPr>
      <w:rPr>
        <w:rFonts w:ascii="Wingdings" w:hAnsi="Wingdings" w:hint="default"/>
      </w:rPr>
    </w:lvl>
    <w:lvl w:ilvl="6" w:tplc="A016081E">
      <w:start w:val="1"/>
      <w:numFmt w:val="bullet"/>
      <w:lvlText w:val=""/>
      <w:lvlJc w:val="left"/>
      <w:pPr>
        <w:ind w:left="5040" w:hanging="360"/>
      </w:pPr>
      <w:rPr>
        <w:rFonts w:ascii="Symbol" w:hAnsi="Symbol" w:hint="default"/>
      </w:rPr>
    </w:lvl>
    <w:lvl w:ilvl="7" w:tplc="D4A8BA98">
      <w:start w:val="1"/>
      <w:numFmt w:val="bullet"/>
      <w:lvlText w:val="o"/>
      <w:lvlJc w:val="left"/>
      <w:pPr>
        <w:ind w:left="5760" w:hanging="360"/>
      </w:pPr>
      <w:rPr>
        <w:rFonts w:ascii="Courier New" w:hAnsi="Courier New" w:hint="default"/>
      </w:rPr>
    </w:lvl>
    <w:lvl w:ilvl="8" w:tplc="D2082A3C">
      <w:start w:val="1"/>
      <w:numFmt w:val="bullet"/>
      <w:lvlText w:val=""/>
      <w:lvlJc w:val="left"/>
      <w:pPr>
        <w:ind w:left="6480" w:hanging="360"/>
      </w:pPr>
      <w:rPr>
        <w:rFonts w:ascii="Wingdings" w:hAnsi="Wingdings" w:hint="default"/>
      </w:rPr>
    </w:lvl>
  </w:abstractNum>
  <w:abstractNum w:abstractNumId="36" w15:restartNumberingAfterBreak="0">
    <w:nsid w:val="1C8F1BF4"/>
    <w:multiLevelType w:val="hybridMultilevel"/>
    <w:tmpl w:val="FC1EB204"/>
    <w:lvl w:ilvl="0" w:tplc="BA8ABB80">
      <w:start w:val="1"/>
      <w:numFmt w:val="bullet"/>
      <w:lvlText w:val="·"/>
      <w:lvlJc w:val="left"/>
      <w:pPr>
        <w:ind w:left="720" w:hanging="360"/>
      </w:pPr>
      <w:rPr>
        <w:rFonts w:ascii="Symbol" w:hAnsi="Symbol" w:hint="default"/>
      </w:rPr>
    </w:lvl>
    <w:lvl w:ilvl="1" w:tplc="D7FA1B32">
      <w:start w:val="1"/>
      <w:numFmt w:val="bullet"/>
      <w:lvlText w:val="o"/>
      <w:lvlJc w:val="left"/>
      <w:pPr>
        <w:ind w:left="1440" w:hanging="360"/>
      </w:pPr>
      <w:rPr>
        <w:rFonts w:ascii="Courier New" w:hAnsi="Courier New" w:hint="default"/>
      </w:rPr>
    </w:lvl>
    <w:lvl w:ilvl="2" w:tplc="BAE09AE4">
      <w:start w:val="1"/>
      <w:numFmt w:val="bullet"/>
      <w:lvlText w:val=""/>
      <w:lvlJc w:val="left"/>
      <w:pPr>
        <w:ind w:left="2160" w:hanging="360"/>
      </w:pPr>
      <w:rPr>
        <w:rFonts w:ascii="Wingdings" w:hAnsi="Wingdings" w:hint="default"/>
      </w:rPr>
    </w:lvl>
    <w:lvl w:ilvl="3" w:tplc="C682E2C2">
      <w:start w:val="1"/>
      <w:numFmt w:val="bullet"/>
      <w:lvlText w:val=""/>
      <w:lvlJc w:val="left"/>
      <w:pPr>
        <w:ind w:left="2880" w:hanging="360"/>
      </w:pPr>
      <w:rPr>
        <w:rFonts w:ascii="Symbol" w:hAnsi="Symbol" w:hint="default"/>
      </w:rPr>
    </w:lvl>
    <w:lvl w:ilvl="4" w:tplc="D3700FEA">
      <w:start w:val="1"/>
      <w:numFmt w:val="bullet"/>
      <w:lvlText w:val="o"/>
      <w:lvlJc w:val="left"/>
      <w:pPr>
        <w:ind w:left="3600" w:hanging="360"/>
      </w:pPr>
      <w:rPr>
        <w:rFonts w:ascii="Courier New" w:hAnsi="Courier New" w:hint="default"/>
      </w:rPr>
    </w:lvl>
    <w:lvl w:ilvl="5" w:tplc="06A0A8BA">
      <w:start w:val="1"/>
      <w:numFmt w:val="bullet"/>
      <w:lvlText w:val=""/>
      <w:lvlJc w:val="left"/>
      <w:pPr>
        <w:ind w:left="4320" w:hanging="360"/>
      </w:pPr>
      <w:rPr>
        <w:rFonts w:ascii="Wingdings" w:hAnsi="Wingdings" w:hint="default"/>
      </w:rPr>
    </w:lvl>
    <w:lvl w:ilvl="6" w:tplc="76F2B8EC">
      <w:start w:val="1"/>
      <w:numFmt w:val="bullet"/>
      <w:lvlText w:val=""/>
      <w:lvlJc w:val="left"/>
      <w:pPr>
        <w:ind w:left="5040" w:hanging="360"/>
      </w:pPr>
      <w:rPr>
        <w:rFonts w:ascii="Symbol" w:hAnsi="Symbol" w:hint="default"/>
      </w:rPr>
    </w:lvl>
    <w:lvl w:ilvl="7" w:tplc="B4A808A2">
      <w:start w:val="1"/>
      <w:numFmt w:val="bullet"/>
      <w:lvlText w:val="o"/>
      <w:lvlJc w:val="left"/>
      <w:pPr>
        <w:ind w:left="5760" w:hanging="360"/>
      </w:pPr>
      <w:rPr>
        <w:rFonts w:ascii="Courier New" w:hAnsi="Courier New" w:hint="default"/>
      </w:rPr>
    </w:lvl>
    <w:lvl w:ilvl="8" w:tplc="82A4562A">
      <w:start w:val="1"/>
      <w:numFmt w:val="bullet"/>
      <w:lvlText w:val=""/>
      <w:lvlJc w:val="left"/>
      <w:pPr>
        <w:ind w:left="6480" w:hanging="360"/>
      </w:pPr>
      <w:rPr>
        <w:rFonts w:ascii="Wingdings" w:hAnsi="Wingdings" w:hint="default"/>
      </w:rPr>
    </w:lvl>
  </w:abstractNum>
  <w:abstractNum w:abstractNumId="37" w15:restartNumberingAfterBreak="0">
    <w:nsid w:val="1CEC34A5"/>
    <w:multiLevelType w:val="hybridMultilevel"/>
    <w:tmpl w:val="43CC57E2"/>
    <w:lvl w:ilvl="0" w:tplc="DC2ADE6A">
      <w:start w:val="1"/>
      <w:numFmt w:val="lowerLetter"/>
      <w:lvlText w:val="%1."/>
      <w:lvlJc w:val="left"/>
      <w:pPr>
        <w:ind w:left="607" w:hanging="360"/>
      </w:pPr>
      <w:rPr>
        <w:rFonts w:hint="default"/>
      </w:rPr>
    </w:lvl>
    <w:lvl w:ilvl="1" w:tplc="04090019" w:tentative="1">
      <w:start w:val="1"/>
      <w:numFmt w:val="lowerLetter"/>
      <w:lvlText w:val="%2."/>
      <w:lvlJc w:val="left"/>
      <w:pPr>
        <w:ind w:left="1327" w:hanging="360"/>
      </w:pPr>
    </w:lvl>
    <w:lvl w:ilvl="2" w:tplc="0409001B" w:tentative="1">
      <w:start w:val="1"/>
      <w:numFmt w:val="lowerRoman"/>
      <w:lvlText w:val="%3."/>
      <w:lvlJc w:val="right"/>
      <w:pPr>
        <w:ind w:left="2047" w:hanging="180"/>
      </w:pPr>
    </w:lvl>
    <w:lvl w:ilvl="3" w:tplc="0409000F" w:tentative="1">
      <w:start w:val="1"/>
      <w:numFmt w:val="decimal"/>
      <w:lvlText w:val="%4."/>
      <w:lvlJc w:val="left"/>
      <w:pPr>
        <w:ind w:left="2767" w:hanging="360"/>
      </w:pPr>
    </w:lvl>
    <w:lvl w:ilvl="4" w:tplc="04090019" w:tentative="1">
      <w:start w:val="1"/>
      <w:numFmt w:val="lowerLetter"/>
      <w:lvlText w:val="%5."/>
      <w:lvlJc w:val="left"/>
      <w:pPr>
        <w:ind w:left="3487" w:hanging="360"/>
      </w:pPr>
    </w:lvl>
    <w:lvl w:ilvl="5" w:tplc="0409001B" w:tentative="1">
      <w:start w:val="1"/>
      <w:numFmt w:val="lowerRoman"/>
      <w:lvlText w:val="%6."/>
      <w:lvlJc w:val="right"/>
      <w:pPr>
        <w:ind w:left="4207" w:hanging="180"/>
      </w:pPr>
    </w:lvl>
    <w:lvl w:ilvl="6" w:tplc="0409000F" w:tentative="1">
      <w:start w:val="1"/>
      <w:numFmt w:val="decimal"/>
      <w:lvlText w:val="%7."/>
      <w:lvlJc w:val="left"/>
      <w:pPr>
        <w:ind w:left="4927" w:hanging="360"/>
      </w:pPr>
    </w:lvl>
    <w:lvl w:ilvl="7" w:tplc="04090019" w:tentative="1">
      <w:start w:val="1"/>
      <w:numFmt w:val="lowerLetter"/>
      <w:lvlText w:val="%8."/>
      <w:lvlJc w:val="left"/>
      <w:pPr>
        <w:ind w:left="5647" w:hanging="360"/>
      </w:pPr>
    </w:lvl>
    <w:lvl w:ilvl="8" w:tplc="0409001B" w:tentative="1">
      <w:start w:val="1"/>
      <w:numFmt w:val="lowerRoman"/>
      <w:lvlText w:val="%9."/>
      <w:lvlJc w:val="right"/>
      <w:pPr>
        <w:ind w:left="6367" w:hanging="180"/>
      </w:pPr>
    </w:lvl>
  </w:abstractNum>
  <w:abstractNum w:abstractNumId="38" w15:restartNumberingAfterBreak="0">
    <w:nsid w:val="1D051008"/>
    <w:multiLevelType w:val="hybridMultilevel"/>
    <w:tmpl w:val="8BA81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DA77993"/>
    <w:multiLevelType w:val="hybridMultilevel"/>
    <w:tmpl w:val="140A1BCA"/>
    <w:lvl w:ilvl="0" w:tplc="5C583970">
      <w:start w:val="1"/>
      <w:numFmt w:val="bullet"/>
      <w:lvlText w:val="·"/>
      <w:lvlJc w:val="left"/>
      <w:pPr>
        <w:ind w:left="720" w:hanging="360"/>
      </w:pPr>
      <w:rPr>
        <w:rFonts w:ascii="Symbol" w:hAnsi="Symbol" w:hint="default"/>
      </w:rPr>
    </w:lvl>
    <w:lvl w:ilvl="1" w:tplc="035C4A9A">
      <w:start w:val="1"/>
      <w:numFmt w:val="bullet"/>
      <w:lvlText w:val="o"/>
      <w:lvlJc w:val="left"/>
      <w:pPr>
        <w:ind w:left="1440" w:hanging="360"/>
      </w:pPr>
      <w:rPr>
        <w:rFonts w:ascii="Courier New" w:hAnsi="Courier New" w:hint="default"/>
      </w:rPr>
    </w:lvl>
    <w:lvl w:ilvl="2" w:tplc="435EE4B8">
      <w:start w:val="1"/>
      <w:numFmt w:val="bullet"/>
      <w:lvlText w:val=""/>
      <w:lvlJc w:val="left"/>
      <w:pPr>
        <w:ind w:left="2160" w:hanging="360"/>
      </w:pPr>
      <w:rPr>
        <w:rFonts w:ascii="Wingdings" w:hAnsi="Wingdings" w:hint="default"/>
      </w:rPr>
    </w:lvl>
    <w:lvl w:ilvl="3" w:tplc="EA569A64">
      <w:start w:val="1"/>
      <w:numFmt w:val="bullet"/>
      <w:lvlText w:val=""/>
      <w:lvlJc w:val="left"/>
      <w:pPr>
        <w:ind w:left="2880" w:hanging="360"/>
      </w:pPr>
      <w:rPr>
        <w:rFonts w:ascii="Symbol" w:hAnsi="Symbol" w:hint="default"/>
      </w:rPr>
    </w:lvl>
    <w:lvl w:ilvl="4" w:tplc="61743D28">
      <w:start w:val="1"/>
      <w:numFmt w:val="bullet"/>
      <w:lvlText w:val="o"/>
      <w:lvlJc w:val="left"/>
      <w:pPr>
        <w:ind w:left="3600" w:hanging="360"/>
      </w:pPr>
      <w:rPr>
        <w:rFonts w:ascii="Courier New" w:hAnsi="Courier New" w:hint="default"/>
      </w:rPr>
    </w:lvl>
    <w:lvl w:ilvl="5" w:tplc="72CA35E6">
      <w:start w:val="1"/>
      <w:numFmt w:val="bullet"/>
      <w:lvlText w:val=""/>
      <w:lvlJc w:val="left"/>
      <w:pPr>
        <w:ind w:left="4320" w:hanging="360"/>
      </w:pPr>
      <w:rPr>
        <w:rFonts w:ascii="Wingdings" w:hAnsi="Wingdings" w:hint="default"/>
      </w:rPr>
    </w:lvl>
    <w:lvl w:ilvl="6" w:tplc="065423B4">
      <w:start w:val="1"/>
      <w:numFmt w:val="bullet"/>
      <w:lvlText w:val=""/>
      <w:lvlJc w:val="left"/>
      <w:pPr>
        <w:ind w:left="5040" w:hanging="360"/>
      </w:pPr>
      <w:rPr>
        <w:rFonts w:ascii="Symbol" w:hAnsi="Symbol" w:hint="default"/>
      </w:rPr>
    </w:lvl>
    <w:lvl w:ilvl="7" w:tplc="F3BE50AE">
      <w:start w:val="1"/>
      <w:numFmt w:val="bullet"/>
      <w:lvlText w:val="o"/>
      <w:lvlJc w:val="left"/>
      <w:pPr>
        <w:ind w:left="5760" w:hanging="360"/>
      </w:pPr>
      <w:rPr>
        <w:rFonts w:ascii="Courier New" w:hAnsi="Courier New" w:hint="default"/>
      </w:rPr>
    </w:lvl>
    <w:lvl w:ilvl="8" w:tplc="7646ED94">
      <w:start w:val="1"/>
      <w:numFmt w:val="bullet"/>
      <w:lvlText w:val=""/>
      <w:lvlJc w:val="left"/>
      <w:pPr>
        <w:ind w:left="6480" w:hanging="360"/>
      </w:pPr>
      <w:rPr>
        <w:rFonts w:ascii="Wingdings" w:hAnsi="Wingdings" w:hint="default"/>
      </w:rPr>
    </w:lvl>
  </w:abstractNum>
  <w:abstractNum w:abstractNumId="40" w15:restartNumberingAfterBreak="0">
    <w:nsid w:val="1E115B8D"/>
    <w:multiLevelType w:val="hybridMultilevel"/>
    <w:tmpl w:val="9C26CDDE"/>
    <w:lvl w:ilvl="0" w:tplc="3AF8BD1A">
      <w:start w:val="1"/>
      <w:numFmt w:val="bullet"/>
      <w:lvlText w:val="·"/>
      <w:lvlJc w:val="left"/>
      <w:pPr>
        <w:ind w:left="720" w:hanging="360"/>
      </w:pPr>
      <w:rPr>
        <w:rFonts w:ascii="Symbol" w:hAnsi="Symbol" w:hint="default"/>
      </w:rPr>
    </w:lvl>
    <w:lvl w:ilvl="1" w:tplc="119ABCF4">
      <w:start w:val="1"/>
      <w:numFmt w:val="bullet"/>
      <w:lvlText w:val="o"/>
      <w:lvlJc w:val="left"/>
      <w:pPr>
        <w:ind w:left="1440" w:hanging="360"/>
      </w:pPr>
      <w:rPr>
        <w:rFonts w:ascii="Courier New" w:hAnsi="Courier New" w:hint="default"/>
      </w:rPr>
    </w:lvl>
    <w:lvl w:ilvl="2" w:tplc="89867816">
      <w:start w:val="1"/>
      <w:numFmt w:val="bullet"/>
      <w:lvlText w:val=""/>
      <w:lvlJc w:val="left"/>
      <w:pPr>
        <w:ind w:left="2160" w:hanging="360"/>
      </w:pPr>
      <w:rPr>
        <w:rFonts w:ascii="Wingdings" w:hAnsi="Wingdings" w:hint="default"/>
      </w:rPr>
    </w:lvl>
    <w:lvl w:ilvl="3" w:tplc="658E571A">
      <w:start w:val="1"/>
      <w:numFmt w:val="bullet"/>
      <w:lvlText w:val=""/>
      <w:lvlJc w:val="left"/>
      <w:pPr>
        <w:ind w:left="2880" w:hanging="360"/>
      </w:pPr>
      <w:rPr>
        <w:rFonts w:ascii="Symbol" w:hAnsi="Symbol" w:hint="default"/>
      </w:rPr>
    </w:lvl>
    <w:lvl w:ilvl="4" w:tplc="F50ED70A">
      <w:start w:val="1"/>
      <w:numFmt w:val="bullet"/>
      <w:lvlText w:val="o"/>
      <w:lvlJc w:val="left"/>
      <w:pPr>
        <w:ind w:left="3600" w:hanging="360"/>
      </w:pPr>
      <w:rPr>
        <w:rFonts w:ascii="Courier New" w:hAnsi="Courier New" w:hint="default"/>
      </w:rPr>
    </w:lvl>
    <w:lvl w:ilvl="5" w:tplc="283E5E18">
      <w:start w:val="1"/>
      <w:numFmt w:val="bullet"/>
      <w:lvlText w:val=""/>
      <w:lvlJc w:val="left"/>
      <w:pPr>
        <w:ind w:left="4320" w:hanging="360"/>
      </w:pPr>
      <w:rPr>
        <w:rFonts w:ascii="Wingdings" w:hAnsi="Wingdings" w:hint="default"/>
      </w:rPr>
    </w:lvl>
    <w:lvl w:ilvl="6" w:tplc="337EB6FA">
      <w:start w:val="1"/>
      <w:numFmt w:val="bullet"/>
      <w:lvlText w:val=""/>
      <w:lvlJc w:val="left"/>
      <w:pPr>
        <w:ind w:left="5040" w:hanging="360"/>
      </w:pPr>
      <w:rPr>
        <w:rFonts w:ascii="Symbol" w:hAnsi="Symbol" w:hint="default"/>
      </w:rPr>
    </w:lvl>
    <w:lvl w:ilvl="7" w:tplc="2BACE798">
      <w:start w:val="1"/>
      <w:numFmt w:val="bullet"/>
      <w:lvlText w:val="o"/>
      <w:lvlJc w:val="left"/>
      <w:pPr>
        <w:ind w:left="5760" w:hanging="360"/>
      </w:pPr>
      <w:rPr>
        <w:rFonts w:ascii="Courier New" w:hAnsi="Courier New" w:hint="default"/>
      </w:rPr>
    </w:lvl>
    <w:lvl w:ilvl="8" w:tplc="3906FE74">
      <w:start w:val="1"/>
      <w:numFmt w:val="bullet"/>
      <w:lvlText w:val=""/>
      <w:lvlJc w:val="left"/>
      <w:pPr>
        <w:ind w:left="6480" w:hanging="360"/>
      </w:pPr>
      <w:rPr>
        <w:rFonts w:ascii="Wingdings" w:hAnsi="Wingdings" w:hint="default"/>
      </w:rPr>
    </w:lvl>
  </w:abstractNum>
  <w:abstractNum w:abstractNumId="41" w15:restartNumberingAfterBreak="0">
    <w:nsid w:val="1E5E2922"/>
    <w:multiLevelType w:val="hybridMultilevel"/>
    <w:tmpl w:val="D8E0C0D0"/>
    <w:lvl w:ilvl="0" w:tplc="6E7603DE">
      <w:start w:val="1"/>
      <w:numFmt w:val="bullet"/>
      <w:lvlText w:val=""/>
      <w:lvlJc w:val="left"/>
      <w:pPr>
        <w:ind w:left="720" w:hanging="360"/>
      </w:pPr>
      <w:rPr>
        <w:rFonts w:ascii="Symbol" w:hAnsi="Symbol" w:hint="default"/>
      </w:rPr>
    </w:lvl>
    <w:lvl w:ilvl="1" w:tplc="9DEE534C">
      <w:start w:val="1"/>
      <w:numFmt w:val="bullet"/>
      <w:lvlText w:val="-"/>
      <w:lvlJc w:val="left"/>
      <w:pPr>
        <w:ind w:left="1440" w:hanging="360"/>
      </w:pPr>
      <w:rPr>
        <w:rFonts w:ascii="Calibri" w:hAnsi="Calibri" w:hint="default"/>
      </w:rPr>
    </w:lvl>
    <w:lvl w:ilvl="2" w:tplc="1984364C">
      <w:start w:val="1"/>
      <w:numFmt w:val="bullet"/>
      <w:lvlText w:val=""/>
      <w:lvlJc w:val="left"/>
      <w:pPr>
        <w:ind w:left="2160" w:hanging="360"/>
      </w:pPr>
      <w:rPr>
        <w:rFonts w:ascii="Wingdings" w:hAnsi="Wingdings" w:hint="default"/>
      </w:rPr>
    </w:lvl>
    <w:lvl w:ilvl="3" w:tplc="6262C7A8">
      <w:start w:val="1"/>
      <w:numFmt w:val="bullet"/>
      <w:lvlText w:val=""/>
      <w:lvlJc w:val="left"/>
      <w:pPr>
        <w:ind w:left="2880" w:hanging="360"/>
      </w:pPr>
      <w:rPr>
        <w:rFonts w:ascii="Symbol" w:hAnsi="Symbol" w:hint="default"/>
      </w:rPr>
    </w:lvl>
    <w:lvl w:ilvl="4" w:tplc="1FE28814">
      <w:start w:val="1"/>
      <w:numFmt w:val="bullet"/>
      <w:lvlText w:val="o"/>
      <w:lvlJc w:val="left"/>
      <w:pPr>
        <w:ind w:left="3600" w:hanging="360"/>
      </w:pPr>
      <w:rPr>
        <w:rFonts w:ascii="Courier New" w:hAnsi="Courier New" w:hint="default"/>
      </w:rPr>
    </w:lvl>
    <w:lvl w:ilvl="5" w:tplc="CEF65670">
      <w:start w:val="1"/>
      <w:numFmt w:val="bullet"/>
      <w:lvlText w:val=""/>
      <w:lvlJc w:val="left"/>
      <w:pPr>
        <w:ind w:left="4320" w:hanging="360"/>
      </w:pPr>
      <w:rPr>
        <w:rFonts w:ascii="Wingdings" w:hAnsi="Wingdings" w:hint="default"/>
      </w:rPr>
    </w:lvl>
    <w:lvl w:ilvl="6" w:tplc="833AE564">
      <w:start w:val="1"/>
      <w:numFmt w:val="bullet"/>
      <w:lvlText w:val=""/>
      <w:lvlJc w:val="left"/>
      <w:pPr>
        <w:ind w:left="5040" w:hanging="360"/>
      </w:pPr>
      <w:rPr>
        <w:rFonts w:ascii="Symbol" w:hAnsi="Symbol" w:hint="default"/>
      </w:rPr>
    </w:lvl>
    <w:lvl w:ilvl="7" w:tplc="F0BC1F18">
      <w:start w:val="1"/>
      <w:numFmt w:val="bullet"/>
      <w:lvlText w:val="o"/>
      <w:lvlJc w:val="left"/>
      <w:pPr>
        <w:ind w:left="5760" w:hanging="360"/>
      </w:pPr>
      <w:rPr>
        <w:rFonts w:ascii="Courier New" w:hAnsi="Courier New" w:hint="default"/>
      </w:rPr>
    </w:lvl>
    <w:lvl w:ilvl="8" w:tplc="24A8AFE0">
      <w:start w:val="1"/>
      <w:numFmt w:val="bullet"/>
      <w:lvlText w:val=""/>
      <w:lvlJc w:val="left"/>
      <w:pPr>
        <w:ind w:left="6480" w:hanging="360"/>
      </w:pPr>
      <w:rPr>
        <w:rFonts w:ascii="Wingdings" w:hAnsi="Wingdings" w:hint="default"/>
      </w:rPr>
    </w:lvl>
  </w:abstractNum>
  <w:abstractNum w:abstractNumId="42" w15:restartNumberingAfterBreak="0">
    <w:nsid w:val="20964F77"/>
    <w:multiLevelType w:val="hybridMultilevel"/>
    <w:tmpl w:val="96605B8E"/>
    <w:lvl w:ilvl="0" w:tplc="AB2C3AF6">
      <w:start w:val="1"/>
      <w:numFmt w:val="bullet"/>
      <w:lvlText w:val="·"/>
      <w:lvlJc w:val="left"/>
      <w:pPr>
        <w:ind w:left="720" w:hanging="360"/>
      </w:pPr>
      <w:rPr>
        <w:rFonts w:ascii="Symbol" w:hAnsi="Symbol" w:hint="default"/>
      </w:rPr>
    </w:lvl>
    <w:lvl w:ilvl="1" w:tplc="74461096">
      <w:start w:val="1"/>
      <w:numFmt w:val="bullet"/>
      <w:lvlText w:val="o"/>
      <w:lvlJc w:val="left"/>
      <w:pPr>
        <w:ind w:left="1440" w:hanging="360"/>
      </w:pPr>
      <w:rPr>
        <w:rFonts w:ascii="Courier New" w:hAnsi="Courier New" w:hint="default"/>
      </w:rPr>
    </w:lvl>
    <w:lvl w:ilvl="2" w:tplc="CA967C6C">
      <w:start w:val="1"/>
      <w:numFmt w:val="bullet"/>
      <w:lvlText w:val=""/>
      <w:lvlJc w:val="left"/>
      <w:pPr>
        <w:ind w:left="2160" w:hanging="360"/>
      </w:pPr>
      <w:rPr>
        <w:rFonts w:ascii="Wingdings" w:hAnsi="Wingdings" w:hint="default"/>
      </w:rPr>
    </w:lvl>
    <w:lvl w:ilvl="3" w:tplc="B10C9A08">
      <w:start w:val="1"/>
      <w:numFmt w:val="bullet"/>
      <w:lvlText w:val=""/>
      <w:lvlJc w:val="left"/>
      <w:pPr>
        <w:ind w:left="2880" w:hanging="360"/>
      </w:pPr>
      <w:rPr>
        <w:rFonts w:ascii="Symbol" w:hAnsi="Symbol" w:hint="default"/>
      </w:rPr>
    </w:lvl>
    <w:lvl w:ilvl="4" w:tplc="9036D0C8">
      <w:start w:val="1"/>
      <w:numFmt w:val="bullet"/>
      <w:lvlText w:val="o"/>
      <w:lvlJc w:val="left"/>
      <w:pPr>
        <w:ind w:left="3600" w:hanging="360"/>
      </w:pPr>
      <w:rPr>
        <w:rFonts w:ascii="Courier New" w:hAnsi="Courier New" w:hint="default"/>
      </w:rPr>
    </w:lvl>
    <w:lvl w:ilvl="5" w:tplc="2CECC206">
      <w:start w:val="1"/>
      <w:numFmt w:val="bullet"/>
      <w:lvlText w:val=""/>
      <w:lvlJc w:val="left"/>
      <w:pPr>
        <w:ind w:left="4320" w:hanging="360"/>
      </w:pPr>
      <w:rPr>
        <w:rFonts w:ascii="Wingdings" w:hAnsi="Wingdings" w:hint="default"/>
      </w:rPr>
    </w:lvl>
    <w:lvl w:ilvl="6" w:tplc="E0FCCDBE">
      <w:start w:val="1"/>
      <w:numFmt w:val="bullet"/>
      <w:lvlText w:val=""/>
      <w:lvlJc w:val="left"/>
      <w:pPr>
        <w:ind w:left="5040" w:hanging="360"/>
      </w:pPr>
      <w:rPr>
        <w:rFonts w:ascii="Symbol" w:hAnsi="Symbol" w:hint="default"/>
      </w:rPr>
    </w:lvl>
    <w:lvl w:ilvl="7" w:tplc="9DCE5B5E">
      <w:start w:val="1"/>
      <w:numFmt w:val="bullet"/>
      <w:lvlText w:val="o"/>
      <w:lvlJc w:val="left"/>
      <w:pPr>
        <w:ind w:left="5760" w:hanging="360"/>
      </w:pPr>
      <w:rPr>
        <w:rFonts w:ascii="Courier New" w:hAnsi="Courier New" w:hint="default"/>
      </w:rPr>
    </w:lvl>
    <w:lvl w:ilvl="8" w:tplc="867A670C">
      <w:start w:val="1"/>
      <w:numFmt w:val="bullet"/>
      <w:lvlText w:val=""/>
      <w:lvlJc w:val="left"/>
      <w:pPr>
        <w:ind w:left="6480" w:hanging="360"/>
      </w:pPr>
      <w:rPr>
        <w:rFonts w:ascii="Wingdings" w:hAnsi="Wingdings" w:hint="default"/>
      </w:rPr>
    </w:lvl>
  </w:abstractNum>
  <w:abstractNum w:abstractNumId="43" w15:restartNumberingAfterBreak="0">
    <w:nsid w:val="20A4FF5F"/>
    <w:multiLevelType w:val="hybridMultilevel"/>
    <w:tmpl w:val="07709022"/>
    <w:lvl w:ilvl="0" w:tplc="DA6E445E">
      <w:start w:val="1"/>
      <w:numFmt w:val="bullet"/>
      <w:lvlText w:val="·"/>
      <w:lvlJc w:val="left"/>
      <w:pPr>
        <w:ind w:left="720" w:hanging="360"/>
      </w:pPr>
      <w:rPr>
        <w:rFonts w:ascii="Symbol" w:hAnsi="Symbol" w:hint="default"/>
      </w:rPr>
    </w:lvl>
    <w:lvl w:ilvl="1" w:tplc="550C125C">
      <w:start w:val="1"/>
      <w:numFmt w:val="bullet"/>
      <w:lvlText w:val="o"/>
      <w:lvlJc w:val="left"/>
      <w:pPr>
        <w:ind w:left="1440" w:hanging="360"/>
      </w:pPr>
      <w:rPr>
        <w:rFonts w:ascii="Courier New" w:hAnsi="Courier New" w:hint="default"/>
      </w:rPr>
    </w:lvl>
    <w:lvl w:ilvl="2" w:tplc="A4BA07BA">
      <w:start w:val="1"/>
      <w:numFmt w:val="bullet"/>
      <w:lvlText w:val=""/>
      <w:lvlJc w:val="left"/>
      <w:pPr>
        <w:ind w:left="2160" w:hanging="360"/>
      </w:pPr>
      <w:rPr>
        <w:rFonts w:ascii="Wingdings" w:hAnsi="Wingdings" w:hint="default"/>
      </w:rPr>
    </w:lvl>
    <w:lvl w:ilvl="3" w:tplc="A6E8AF2C">
      <w:start w:val="1"/>
      <w:numFmt w:val="bullet"/>
      <w:lvlText w:val=""/>
      <w:lvlJc w:val="left"/>
      <w:pPr>
        <w:ind w:left="2880" w:hanging="360"/>
      </w:pPr>
      <w:rPr>
        <w:rFonts w:ascii="Symbol" w:hAnsi="Symbol" w:hint="default"/>
      </w:rPr>
    </w:lvl>
    <w:lvl w:ilvl="4" w:tplc="BD9EFE7C">
      <w:start w:val="1"/>
      <w:numFmt w:val="bullet"/>
      <w:lvlText w:val="o"/>
      <w:lvlJc w:val="left"/>
      <w:pPr>
        <w:ind w:left="3600" w:hanging="360"/>
      </w:pPr>
      <w:rPr>
        <w:rFonts w:ascii="Courier New" w:hAnsi="Courier New" w:hint="default"/>
      </w:rPr>
    </w:lvl>
    <w:lvl w:ilvl="5" w:tplc="797E3C5A">
      <w:start w:val="1"/>
      <w:numFmt w:val="bullet"/>
      <w:lvlText w:val=""/>
      <w:lvlJc w:val="left"/>
      <w:pPr>
        <w:ind w:left="4320" w:hanging="360"/>
      </w:pPr>
      <w:rPr>
        <w:rFonts w:ascii="Wingdings" w:hAnsi="Wingdings" w:hint="default"/>
      </w:rPr>
    </w:lvl>
    <w:lvl w:ilvl="6" w:tplc="C3F6586E">
      <w:start w:val="1"/>
      <w:numFmt w:val="bullet"/>
      <w:lvlText w:val=""/>
      <w:lvlJc w:val="left"/>
      <w:pPr>
        <w:ind w:left="5040" w:hanging="360"/>
      </w:pPr>
      <w:rPr>
        <w:rFonts w:ascii="Symbol" w:hAnsi="Symbol" w:hint="default"/>
      </w:rPr>
    </w:lvl>
    <w:lvl w:ilvl="7" w:tplc="E5B63DF8">
      <w:start w:val="1"/>
      <w:numFmt w:val="bullet"/>
      <w:lvlText w:val="o"/>
      <w:lvlJc w:val="left"/>
      <w:pPr>
        <w:ind w:left="5760" w:hanging="360"/>
      </w:pPr>
      <w:rPr>
        <w:rFonts w:ascii="Courier New" w:hAnsi="Courier New" w:hint="default"/>
      </w:rPr>
    </w:lvl>
    <w:lvl w:ilvl="8" w:tplc="D67859D6">
      <w:start w:val="1"/>
      <w:numFmt w:val="bullet"/>
      <w:lvlText w:val=""/>
      <w:lvlJc w:val="left"/>
      <w:pPr>
        <w:ind w:left="6480" w:hanging="360"/>
      </w:pPr>
      <w:rPr>
        <w:rFonts w:ascii="Wingdings" w:hAnsi="Wingdings" w:hint="default"/>
      </w:rPr>
    </w:lvl>
  </w:abstractNum>
  <w:abstractNum w:abstractNumId="44" w15:restartNumberingAfterBreak="0">
    <w:nsid w:val="20B739F3"/>
    <w:multiLevelType w:val="hybridMultilevel"/>
    <w:tmpl w:val="D4DE00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10B5588"/>
    <w:multiLevelType w:val="hybridMultilevel"/>
    <w:tmpl w:val="AAD6513E"/>
    <w:lvl w:ilvl="0" w:tplc="1EE48AB2">
      <w:start w:val="1"/>
      <w:numFmt w:val="bullet"/>
      <w:lvlText w:val="·"/>
      <w:lvlJc w:val="left"/>
      <w:pPr>
        <w:ind w:left="720" w:hanging="360"/>
      </w:pPr>
      <w:rPr>
        <w:rFonts w:ascii="Symbol" w:hAnsi="Symbol" w:hint="default"/>
      </w:rPr>
    </w:lvl>
    <w:lvl w:ilvl="1" w:tplc="44F8581A">
      <w:start w:val="1"/>
      <w:numFmt w:val="bullet"/>
      <w:lvlText w:val="o"/>
      <w:lvlJc w:val="left"/>
      <w:pPr>
        <w:ind w:left="1440" w:hanging="360"/>
      </w:pPr>
      <w:rPr>
        <w:rFonts w:ascii="Courier New" w:hAnsi="Courier New" w:hint="default"/>
      </w:rPr>
    </w:lvl>
    <w:lvl w:ilvl="2" w:tplc="386C1804">
      <w:start w:val="1"/>
      <w:numFmt w:val="bullet"/>
      <w:lvlText w:val=""/>
      <w:lvlJc w:val="left"/>
      <w:pPr>
        <w:ind w:left="2160" w:hanging="360"/>
      </w:pPr>
      <w:rPr>
        <w:rFonts w:ascii="Wingdings" w:hAnsi="Wingdings" w:hint="default"/>
      </w:rPr>
    </w:lvl>
    <w:lvl w:ilvl="3" w:tplc="9ABCA53A">
      <w:start w:val="1"/>
      <w:numFmt w:val="bullet"/>
      <w:lvlText w:val=""/>
      <w:lvlJc w:val="left"/>
      <w:pPr>
        <w:ind w:left="2880" w:hanging="360"/>
      </w:pPr>
      <w:rPr>
        <w:rFonts w:ascii="Symbol" w:hAnsi="Symbol" w:hint="default"/>
      </w:rPr>
    </w:lvl>
    <w:lvl w:ilvl="4" w:tplc="52FE5970">
      <w:start w:val="1"/>
      <w:numFmt w:val="bullet"/>
      <w:lvlText w:val="o"/>
      <w:lvlJc w:val="left"/>
      <w:pPr>
        <w:ind w:left="3600" w:hanging="360"/>
      </w:pPr>
      <w:rPr>
        <w:rFonts w:ascii="Courier New" w:hAnsi="Courier New" w:hint="default"/>
      </w:rPr>
    </w:lvl>
    <w:lvl w:ilvl="5" w:tplc="77FC97A2">
      <w:start w:val="1"/>
      <w:numFmt w:val="bullet"/>
      <w:lvlText w:val=""/>
      <w:lvlJc w:val="left"/>
      <w:pPr>
        <w:ind w:left="4320" w:hanging="360"/>
      </w:pPr>
      <w:rPr>
        <w:rFonts w:ascii="Wingdings" w:hAnsi="Wingdings" w:hint="default"/>
      </w:rPr>
    </w:lvl>
    <w:lvl w:ilvl="6" w:tplc="C916F6E0">
      <w:start w:val="1"/>
      <w:numFmt w:val="bullet"/>
      <w:lvlText w:val=""/>
      <w:lvlJc w:val="left"/>
      <w:pPr>
        <w:ind w:left="5040" w:hanging="360"/>
      </w:pPr>
      <w:rPr>
        <w:rFonts w:ascii="Symbol" w:hAnsi="Symbol" w:hint="default"/>
      </w:rPr>
    </w:lvl>
    <w:lvl w:ilvl="7" w:tplc="8BE44134">
      <w:start w:val="1"/>
      <w:numFmt w:val="bullet"/>
      <w:lvlText w:val="o"/>
      <w:lvlJc w:val="left"/>
      <w:pPr>
        <w:ind w:left="5760" w:hanging="360"/>
      </w:pPr>
      <w:rPr>
        <w:rFonts w:ascii="Courier New" w:hAnsi="Courier New" w:hint="default"/>
      </w:rPr>
    </w:lvl>
    <w:lvl w:ilvl="8" w:tplc="C2A0173E">
      <w:start w:val="1"/>
      <w:numFmt w:val="bullet"/>
      <w:lvlText w:val=""/>
      <w:lvlJc w:val="left"/>
      <w:pPr>
        <w:ind w:left="6480" w:hanging="360"/>
      </w:pPr>
      <w:rPr>
        <w:rFonts w:ascii="Wingdings" w:hAnsi="Wingdings" w:hint="default"/>
      </w:rPr>
    </w:lvl>
  </w:abstractNum>
  <w:abstractNum w:abstractNumId="46" w15:restartNumberingAfterBreak="0">
    <w:nsid w:val="212008EB"/>
    <w:multiLevelType w:val="hybridMultilevel"/>
    <w:tmpl w:val="FFFFFFFF"/>
    <w:lvl w:ilvl="0" w:tplc="68FCE89A">
      <w:start w:val="1"/>
      <w:numFmt w:val="bullet"/>
      <w:lvlText w:val="·"/>
      <w:lvlJc w:val="left"/>
      <w:pPr>
        <w:ind w:left="720" w:hanging="360"/>
      </w:pPr>
      <w:rPr>
        <w:rFonts w:ascii="Symbol" w:hAnsi="Symbol" w:hint="default"/>
      </w:rPr>
    </w:lvl>
    <w:lvl w:ilvl="1" w:tplc="1172C030">
      <w:start w:val="1"/>
      <w:numFmt w:val="bullet"/>
      <w:lvlText w:val="o"/>
      <w:lvlJc w:val="left"/>
      <w:pPr>
        <w:ind w:left="1440" w:hanging="360"/>
      </w:pPr>
      <w:rPr>
        <w:rFonts w:ascii="Courier New" w:hAnsi="Courier New" w:hint="default"/>
      </w:rPr>
    </w:lvl>
    <w:lvl w:ilvl="2" w:tplc="667CF90A">
      <w:start w:val="1"/>
      <w:numFmt w:val="bullet"/>
      <w:lvlText w:val=""/>
      <w:lvlJc w:val="left"/>
      <w:pPr>
        <w:ind w:left="2160" w:hanging="360"/>
      </w:pPr>
      <w:rPr>
        <w:rFonts w:ascii="Wingdings" w:hAnsi="Wingdings" w:hint="default"/>
      </w:rPr>
    </w:lvl>
    <w:lvl w:ilvl="3" w:tplc="AB50C1F8">
      <w:start w:val="1"/>
      <w:numFmt w:val="bullet"/>
      <w:lvlText w:val=""/>
      <w:lvlJc w:val="left"/>
      <w:pPr>
        <w:ind w:left="2880" w:hanging="360"/>
      </w:pPr>
      <w:rPr>
        <w:rFonts w:ascii="Symbol" w:hAnsi="Symbol" w:hint="default"/>
      </w:rPr>
    </w:lvl>
    <w:lvl w:ilvl="4" w:tplc="F378D74C">
      <w:start w:val="1"/>
      <w:numFmt w:val="bullet"/>
      <w:lvlText w:val="o"/>
      <w:lvlJc w:val="left"/>
      <w:pPr>
        <w:ind w:left="3600" w:hanging="360"/>
      </w:pPr>
      <w:rPr>
        <w:rFonts w:ascii="Courier New" w:hAnsi="Courier New" w:hint="default"/>
      </w:rPr>
    </w:lvl>
    <w:lvl w:ilvl="5" w:tplc="15E2BCDE">
      <w:start w:val="1"/>
      <w:numFmt w:val="bullet"/>
      <w:lvlText w:val=""/>
      <w:lvlJc w:val="left"/>
      <w:pPr>
        <w:ind w:left="4320" w:hanging="360"/>
      </w:pPr>
      <w:rPr>
        <w:rFonts w:ascii="Wingdings" w:hAnsi="Wingdings" w:hint="default"/>
      </w:rPr>
    </w:lvl>
    <w:lvl w:ilvl="6" w:tplc="01209FCC">
      <w:start w:val="1"/>
      <w:numFmt w:val="bullet"/>
      <w:lvlText w:val=""/>
      <w:lvlJc w:val="left"/>
      <w:pPr>
        <w:ind w:left="5040" w:hanging="360"/>
      </w:pPr>
      <w:rPr>
        <w:rFonts w:ascii="Symbol" w:hAnsi="Symbol" w:hint="default"/>
      </w:rPr>
    </w:lvl>
    <w:lvl w:ilvl="7" w:tplc="CF4087EC">
      <w:start w:val="1"/>
      <w:numFmt w:val="bullet"/>
      <w:lvlText w:val="o"/>
      <w:lvlJc w:val="left"/>
      <w:pPr>
        <w:ind w:left="5760" w:hanging="360"/>
      </w:pPr>
      <w:rPr>
        <w:rFonts w:ascii="Courier New" w:hAnsi="Courier New" w:hint="default"/>
      </w:rPr>
    </w:lvl>
    <w:lvl w:ilvl="8" w:tplc="EE96AC9E">
      <w:start w:val="1"/>
      <w:numFmt w:val="bullet"/>
      <w:lvlText w:val=""/>
      <w:lvlJc w:val="left"/>
      <w:pPr>
        <w:ind w:left="6480" w:hanging="360"/>
      </w:pPr>
      <w:rPr>
        <w:rFonts w:ascii="Wingdings" w:hAnsi="Wingdings" w:hint="default"/>
      </w:rPr>
    </w:lvl>
  </w:abstractNum>
  <w:abstractNum w:abstractNumId="47" w15:restartNumberingAfterBreak="0">
    <w:nsid w:val="215B612B"/>
    <w:multiLevelType w:val="hybridMultilevel"/>
    <w:tmpl w:val="E57678FC"/>
    <w:lvl w:ilvl="0" w:tplc="A9ACC958">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8" w15:restartNumberingAfterBreak="0">
    <w:nsid w:val="21DC3E29"/>
    <w:multiLevelType w:val="hybridMultilevel"/>
    <w:tmpl w:val="E3C0DAFA"/>
    <w:lvl w:ilvl="0" w:tplc="B622AC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22B94793"/>
    <w:multiLevelType w:val="hybridMultilevel"/>
    <w:tmpl w:val="42BA4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2BCBB15"/>
    <w:multiLevelType w:val="hybridMultilevel"/>
    <w:tmpl w:val="7966CDB2"/>
    <w:lvl w:ilvl="0" w:tplc="CC22C6B8">
      <w:start w:val="1"/>
      <w:numFmt w:val="decimal"/>
      <w:lvlText w:val="%1."/>
      <w:lvlJc w:val="left"/>
      <w:pPr>
        <w:ind w:left="720" w:hanging="360"/>
      </w:pPr>
    </w:lvl>
    <w:lvl w:ilvl="1" w:tplc="FDA4271E">
      <w:start w:val="1"/>
      <w:numFmt w:val="lowerLetter"/>
      <w:lvlText w:val="%2."/>
      <w:lvlJc w:val="left"/>
      <w:pPr>
        <w:ind w:left="1440" w:hanging="360"/>
      </w:pPr>
    </w:lvl>
    <w:lvl w:ilvl="2" w:tplc="0D06048C">
      <w:start w:val="1"/>
      <w:numFmt w:val="lowerRoman"/>
      <w:lvlText w:val="%3."/>
      <w:lvlJc w:val="right"/>
      <w:pPr>
        <w:ind w:left="2160" w:hanging="180"/>
      </w:pPr>
    </w:lvl>
    <w:lvl w:ilvl="3" w:tplc="C2C45F86">
      <w:start w:val="1"/>
      <w:numFmt w:val="decimal"/>
      <w:lvlText w:val="%4."/>
      <w:lvlJc w:val="left"/>
      <w:pPr>
        <w:ind w:left="2880" w:hanging="360"/>
      </w:pPr>
    </w:lvl>
    <w:lvl w:ilvl="4" w:tplc="FE9406B2">
      <w:start w:val="1"/>
      <w:numFmt w:val="lowerLetter"/>
      <w:lvlText w:val="%5."/>
      <w:lvlJc w:val="left"/>
      <w:pPr>
        <w:ind w:left="3600" w:hanging="360"/>
      </w:pPr>
    </w:lvl>
    <w:lvl w:ilvl="5" w:tplc="50A8B822">
      <w:start w:val="1"/>
      <w:numFmt w:val="lowerRoman"/>
      <w:lvlText w:val="%6."/>
      <w:lvlJc w:val="right"/>
      <w:pPr>
        <w:ind w:left="4320" w:hanging="180"/>
      </w:pPr>
    </w:lvl>
    <w:lvl w:ilvl="6" w:tplc="8F9E407A">
      <w:start w:val="1"/>
      <w:numFmt w:val="decimal"/>
      <w:lvlText w:val="%7."/>
      <w:lvlJc w:val="left"/>
      <w:pPr>
        <w:ind w:left="5040" w:hanging="360"/>
      </w:pPr>
    </w:lvl>
    <w:lvl w:ilvl="7" w:tplc="00147936">
      <w:start w:val="1"/>
      <w:numFmt w:val="lowerLetter"/>
      <w:lvlText w:val="%8."/>
      <w:lvlJc w:val="left"/>
      <w:pPr>
        <w:ind w:left="5760" w:hanging="360"/>
      </w:pPr>
    </w:lvl>
    <w:lvl w:ilvl="8" w:tplc="81C620EC">
      <w:start w:val="1"/>
      <w:numFmt w:val="lowerRoman"/>
      <w:lvlText w:val="%9."/>
      <w:lvlJc w:val="right"/>
      <w:pPr>
        <w:ind w:left="6480" w:hanging="180"/>
      </w:pPr>
    </w:lvl>
  </w:abstractNum>
  <w:abstractNum w:abstractNumId="51" w15:restartNumberingAfterBreak="0">
    <w:nsid w:val="23373F90"/>
    <w:multiLevelType w:val="hybridMultilevel"/>
    <w:tmpl w:val="F2A436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23467DE5"/>
    <w:multiLevelType w:val="hybridMultilevel"/>
    <w:tmpl w:val="AABC6C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3F2217B"/>
    <w:multiLevelType w:val="multilevel"/>
    <w:tmpl w:val="2F762460"/>
    <w:lvl w:ilvl="0">
      <w:start w:val="6"/>
      <w:numFmt w:val="decimal"/>
      <w:lvlText w:val="%1"/>
      <w:lvlJc w:val="left"/>
      <w:pPr>
        <w:ind w:left="480" w:hanging="480"/>
      </w:pPr>
      <w:rPr>
        <w:rFonts w:hint="default"/>
      </w:rPr>
    </w:lvl>
    <w:lvl w:ilvl="1">
      <w:start w:val="5"/>
      <w:numFmt w:val="decimal"/>
      <w:lvlText w:val="%1.%2"/>
      <w:lvlJc w:val="left"/>
      <w:pPr>
        <w:ind w:left="834" w:hanging="480"/>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54" w15:restartNumberingAfterBreak="0">
    <w:nsid w:val="246C7FBE"/>
    <w:multiLevelType w:val="hybridMultilevel"/>
    <w:tmpl w:val="FFF28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5692ADD"/>
    <w:multiLevelType w:val="hybridMultilevel"/>
    <w:tmpl w:val="FFFFFFFF"/>
    <w:lvl w:ilvl="0" w:tplc="64AA5C68">
      <w:start w:val="1"/>
      <w:numFmt w:val="bullet"/>
      <w:lvlText w:val="·"/>
      <w:lvlJc w:val="left"/>
      <w:pPr>
        <w:ind w:left="720" w:hanging="360"/>
      </w:pPr>
      <w:rPr>
        <w:rFonts w:ascii="Symbol" w:hAnsi="Symbol" w:hint="default"/>
      </w:rPr>
    </w:lvl>
    <w:lvl w:ilvl="1" w:tplc="563E1E70">
      <w:start w:val="1"/>
      <w:numFmt w:val="bullet"/>
      <w:lvlText w:val="o"/>
      <w:lvlJc w:val="left"/>
      <w:pPr>
        <w:ind w:left="1440" w:hanging="360"/>
      </w:pPr>
      <w:rPr>
        <w:rFonts w:ascii="Courier New" w:hAnsi="Courier New" w:hint="default"/>
      </w:rPr>
    </w:lvl>
    <w:lvl w:ilvl="2" w:tplc="13F28330">
      <w:start w:val="1"/>
      <w:numFmt w:val="bullet"/>
      <w:lvlText w:val=""/>
      <w:lvlJc w:val="left"/>
      <w:pPr>
        <w:ind w:left="2160" w:hanging="360"/>
      </w:pPr>
      <w:rPr>
        <w:rFonts w:ascii="Wingdings" w:hAnsi="Wingdings" w:hint="default"/>
      </w:rPr>
    </w:lvl>
    <w:lvl w:ilvl="3" w:tplc="409E6676">
      <w:start w:val="1"/>
      <w:numFmt w:val="bullet"/>
      <w:lvlText w:val=""/>
      <w:lvlJc w:val="left"/>
      <w:pPr>
        <w:ind w:left="2880" w:hanging="360"/>
      </w:pPr>
      <w:rPr>
        <w:rFonts w:ascii="Symbol" w:hAnsi="Symbol" w:hint="default"/>
      </w:rPr>
    </w:lvl>
    <w:lvl w:ilvl="4" w:tplc="1A569C52">
      <w:start w:val="1"/>
      <w:numFmt w:val="bullet"/>
      <w:lvlText w:val="o"/>
      <w:lvlJc w:val="left"/>
      <w:pPr>
        <w:ind w:left="3600" w:hanging="360"/>
      </w:pPr>
      <w:rPr>
        <w:rFonts w:ascii="Courier New" w:hAnsi="Courier New" w:hint="default"/>
      </w:rPr>
    </w:lvl>
    <w:lvl w:ilvl="5" w:tplc="A3FC82FE">
      <w:start w:val="1"/>
      <w:numFmt w:val="bullet"/>
      <w:lvlText w:val=""/>
      <w:lvlJc w:val="left"/>
      <w:pPr>
        <w:ind w:left="4320" w:hanging="360"/>
      </w:pPr>
      <w:rPr>
        <w:rFonts w:ascii="Wingdings" w:hAnsi="Wingdings" w:hint="default"/>
      </w:rPr>
    </w:lvl>
    <w:lvl w:ilvl="6" w:tplc="D77AF29E">
      <w:start w:val="1"/>
      <w:numFmt w:val="bullet"/>
      <w:lvlText w:val=""/>
      <w:lvlJc w:val="left"/>
      <w:pPr>
        <w:ind w:left="5040" w:hanging="360"/>
      </w:pPr>
      <w:rPr>
        <w:rFonts w:ascii="Symbol" w:hAnsi="Symbol" w:hint="default"/>
      </w:rPr>
    </w:lvl>
    <w:lvl w:ilvl="7" w:tplc="48FAF35E">
      <w:start w:val="1"/>
      <w:numFmt w:val="bullet"/>
      <w:lvlText w:val="o"/>
      <w:lvlJc w:val="left"/>
      <w:pPr>
        <w:ind w:left="5760" w:hanging="360"/>
      </w:pPr>
      <w:rPr>
        <w:rFonts w:ascii="Courier New" w:hAnsi="Courier New" w:hint="default"/>
      </w:rPr>
    </w:lvl>
    <w:lvl w:ilvl="8" w:tplc="F8AECAF8">
      <w:start w:val="1"/>
      <w:numFmt w:val="bullet"/>
      <w:lvlText w:val=""/>
      <w:lvlJc w:val="left"/>
      <w:pPr>
        <w:ind w:left="6480" w:hanging="360"/>
      </w:pPr>
      <w:rPr>
        <w:rFonts w:ascii="Wingdings" w:hAnsi="Wingdings" w:hint="default"/>
      </w:rPr>
    </w:lvl>
  </w:abstractNum>
  <w:abstractNum w:abstractNumId="56" w15:restartNumberingAfterBreak="0">
    <w:nsid w:val="25BFB3B3"/>
    <w:multiLevelType w:val="hybridMultilevel"/>
    <w:tmpl w:val="647C487A"/>
    <w:lvl w:ilvl="0" w:tplc="E4A8AFC4">
      <w:start w:val="1"/>
      <w:numFmt w:val="bullet"/>
      <w:lvlText w:val="·"/>
      <w:lvlJc w:val="left"/>
      <w:pPr>
        <w:ind w:left="720" w:hanging="360"/>
      </w:pPr>
      <w:rPr>
        <w:rFonts w:ascii="Symbol" w:hAnsi="Symbol" w:hint="default"/>
      </w:rPr>
    </w:lvl>
    <w:lvl w:ilvl="1" w:tplc="A49C9236">
      <w:start w:val="1"/>
      <w:numFmt w:val="bullet"/>
      <w:lvlText w:val="o"/>
      <w:lvlJc w:val="left"/>
      <w:pPr>
        <w:ind w:left="1440" w:hanging="360"/>
      </w:pPr>
      <w:rPr>
        <w:rFonts w:ascii="Courier New" w:hAnsi="Courier New" w:hint="default"/>
      </w:rPr>
    </w:lvl>
    <w:lvl w:ilvl="2" w:tplc="C8D4F102">
      <w:start w:val="1"/>
      <w:numFmt w:val="bullet"/>
      <w:lvlText w:val=""/>
      <w:lvlJc w:val="left"/>
      <w:pPr>
        <w:ind w:left="2160" w:hanging="360"/>
      </w:pPr>
      <w:rPr>
        <w:rFonts w:ascii="Wingdings" w:hAnsi="Wingdings" w:hint="default"/>
      </w:rPr>
    </w:lvl>
    <w:lvl w:ilvl="3" w:tplc="68146358">
      <w:start w:val="1"/>
      <w:numFmt w:val="bullet"/>
      <w:lvlText w:val=""/>
      <w:lvlJc w:val="left"/>
      <w:pPr>
        <w:ind w:left="2880" w:hanging="360"/>
      </w:pPr>
      <w:rPr>
        <w:rFonts w:ascii="Symbol" w:hAnsi="Symbol" w:hint="default"/>
      </w:rPr>
    </w:lvl>
    <w:lvl w:ilvl="4" w:tplc="8196D0AE">
      <w:start w:val="1"/>
      <w:numFmt w:val="bullet"/>
      <w:lvlText w:val="o"/>
      <w:lvlJc w:val="left"/>
      <w:pPr>
        <w:ind w:left="3600" w:hanging="360"/>
      </w:pPr>
      <w:rPr>
        <w:rFonts w:ascii="Courier New" w:hAnsi="Courier New" w:hint="default"/>
      </w:rPr>
    </w:lvl>
    <w:lvl w:ilvl="5" w:tplc="20662A0C">
      <w:start w:val="1"/>
      <w:numFmt w:val="bullet"/>
      <w:lvlText w:val=""/>
      <w:lvlJc w:val="left"/>
      <w:pPr>
        <w:ind w:left="4320" w:hanging="360"/>
      </w:pPr>
      <w:rPr>
        <w:rFonts w:ascii="Wingdings" w:hAnsi="Wingdings" w:hint="default"/>
      </w:rPr>
    </w:lvl>
    <w:lvl w:ilvl="6" w:tplc="6406B2AA">
      <w:start w:val="1"/>
      <w:numFmt w:val="bullet"/>
      <w:lvlText w:val=""/>
      <w:lvlJc w:val="left"/>
      <w:pPr>
        <w:ind w:left="5040" w:hanging="360"/>
      </w:pPr>
      <w:rPr>
        <w:rFonts w:ascii="Symbol" w:hAnsi="Symbol" w:hint="default"/>
      </w:rPr>
    </w:lvl>
    <w:lvl w:ilvl="7" w:tplc="915AC600">
      <w:start w:val="1"/>
      <w:numFmt w:val="bullet"/>
      <w:lvlText w:val="o"/>
      <w:lvlJc w:val="left"/>
      <w:pPr>
        <w:ind w:left="5760" w:hanging="360"/>
      </w:pPr>
      <w:rPr>
        <w:rFonts w:ascii="Courier New" w:hAnsi="Courier New" w:hint="default"/>
      </w:rPr>
    </w:lvl>
    <w:lvl w:ilvl="8" w:tplc="6C8487C6">
      <w:start w:val="1"/>
      <w:numFmt w:val="bullet"/>
      <w:lvlText w:val=""/>
      <w:lvlJc w:val="left"/>
      <w:pPr>
        <w:ind w:left="6480" w:hanging="360"/>
      </w:pPr>
      <w:rPr>
        <w:rFonts w:ascii="Wingdings" w:hAnsi="Wingdings" w:hint="default"/>
      </w:rPr>
    </w:lvl>
  </w:abstractNum>
  <w:abstractNum w:abstractNumId="57" w15:restartNumberingAfterBreak="0">
    <w:nsid w:val="26972700"/>
    <w:multiLevelType w:val="hybridMultilevel"/>
    <w:tmpl w:val="EA320E9E"/>
    <w:lvl w:ilvl="0" w:tplc="130E5AF6">
      <w:start w:val="1"/>
      <w:numFmt w:val="lowerRoman"/>
      <w:lvlText w:val="%1."/>
      <w:lvlJc w:val="left"/>
      <w:pPr>
        <w:ind w:left="2160" w:hanging="72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8" w15:restartNumberingAfterBreak="0">
    <w:nsid w:val="26DE57FA"/>
    <w:multiLevelType w:val="multilevel"/>
    <w:tmpl w:val="D3A850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72C5B05"/>
    <w:multiLevelType w:val="hybridMultilevel"/>
    <w:tmpl w:val="24CABCB6"/>
    <w:lvl w:ilvl="0" w:tplc="3F60B714">
      <w:start w:val="1"/>
      <w:numFmt w:val="bullet"/>
      <w:lvlText w:val=""/>
      <w:lvlJc w:val="left"/>
      <w:pPr>
        <w:ind w:left="720" w:hanging="360"/>
      </w:pPr>
      <w:rPr>
        <w:rFonts w:ascii="Symbol" w:hAnsi="Symbol" w:hint="default"/>
      </w:rPr>
    </w:lvl>
    <w:lvl w:ilvl="1" w:tplc="08CCF0F4">
      <w:start w:val="1"/>
      <w:numFmt w:val="bullet"/>
      <w:lvlText w:val="o"/>
      <w:lvlJc w:val="left"/>
      <w:pPr>
        <w:ind w:left="1440" w:hanging="360"/>
      </w:pPr>
      <w:rPr>
        <w:rFonts w:ascii="Courier New" w:hAnsi="Courier New" w:hint="default"/>
      </w:rPr>
    </w:lvl>
    <w:lvl w:ilvl="2" w:tplc="4C50F4BA">
      <w:start w:val="1"/>
      <w:numFmt w:val="bullet"/>
      <w:lvlText w:val=""/>
      <w:lvlJc w:val="left"/>
      <w:pPr>
        <w:ind w:left="2160" w:hanging="360"/>
      </w:pPr>
      <w:rPr>
        <w:rFonts w:ascii="Wingdings" w:hAnsi="Wingdings" w:hint="default"/>
      </w:rPr>
    </w:lvl>
    <w:lvl w:ilvl="3" w:tplc="1512C0F8">
      <w:start w:val="1"/>
      <w:numFmt w:val="bullet"/>
      <w:lvlText w:val=""/>
      <w:lvlJc w:val="left"/>
      <w:pPr>
        <w:ind w:left="2880" w:hanging="360"/>
      </w:pPr>
      <w:rPr>
        <w:rFonts w:ascii="Symbol" w:hAnsi="Symbol" w:hint="default"/>
      </w:rPr>
    </w:lvl>
    <w:lvl w:ilvl="4" w:tplc="85C2FF8C">
      <w:start w:val="1"/>
      <w:numFmt w:val="bullet"/>
      <w:lvlText w:val="o"/>
      <w:lvlJc w:val="left"/>
      <w:pPr>
        <w:ind w:left="3600" w:hanging="360"/>
      </w:pPr>
      <w:rPr>
        <w:rFonts w:ascii="Courier New" w:hAnsi="Courier New" w:hint="default"/>
      </w:rPr>
    </w:lvl>
    <w:lvl w:ilvl="5" w:tplc="4768C2FC">
      <w:start w:val="1"/>
      <w:numFmt w:val="bullet"/>
      <w:lvlText w:val=""/>
      <w:lvlJc w:val="left"/>
      <w:pPr>
        <w:ind w:left="4320" w:hanging="360"/>
      </w:pPr>
      <w:rPr>
        <w:rFonts w:ascii="Wingdings" w:hAnsi="Wingdings" w:hint="default"/>
      </w:rPr>
    </w:lvl>
    <w:lvl w:ilvl="6" w:tplc="E3DE7F46">
      <w:start w:val="1"/>
      <w:numFmt w:val="bullet"/>
      <w:lvlText w:val=""/>
      <w:lvlJc w:val="left"/>
      <w:pPr>
        <w:ind w:left="5040" w:hanging="360"/>
      </w:pPr>
      <w:rPr>
        <w:rFonts w:ascii="Symbol" w:hAnsi="Symbol" w:hint="default"/>
      </w:rPr>
    </w:lvl>
    <w:lvl w:ilvl="7" w:tplc="18500FDA">
      <w:start w:val="1"/>
      <w:numFmt w:val="bullet"/>
      <w:lvlText w:val="o"/>
      <w:lvlJc w:val="left"/>
      <w:pPr>
        <w:ind w:left="5760" w:hanging="360"/>
      </w:pPr>
      <w:rPr>
        <w:rFonts w:ascii="Courier New" w:hAnsi="Courier New" w:hint="default"/>
      </w:rPr>
    </w:lvl>
    <w:lvl w:ilvl="8" w:tplc="605641AE">
      <w:start w:val="1"/>
      <w:numFmt w:val="bullet"/>
      <w:lvlText w:val=""/>
      <w:lvlJc w:val="left"/>
      <w:pPr>
        <w:ind w:left="6480" w:hanging="360"/>
      </w:pPr>
      <w:rPr>
        <w:rFonts w:ascii="Wingdings" w:hAnsi="Wingdings" w:hint="default"/>
      </w:rPr>
    </w:lvl>
  </w:abstractNum>
  <w:abstractNum w:abstractNumId="60" w15:restartNumberingAfterBreak="0">
    <w:nsid w:val="276E7034"/>
    <w:multiLevelType w:val="hybridMultilevel"/>
    <w:tmpl w:val="A5FC4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7B51064"/>
    <w:multiLevelType w:val="multilevel"/>
    <w:tmpl w:val="02607B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84748DF"/>
    <w:multiLevelType w:val="hybridMultilevel"/>
    <w:tmpl w:val="ACBC278A"/>
    <w:lvl w:ilvl="0" w:tplc="4D704050">
      <w:start w:val="1"/>
      <w:numFmt w:val="bullet"/>
      <w:lvlText w:val="·"/>
      <w:lvlJc w:val="left"/>
      <w:pPr>
        <w:ind w:left="720" w:hanging="360"/>
      </w:pPr>
      <w:rPr>
        <w:rFonts w:ascii="Symbol" w:hAnsi="Symbol" w:hint="default"/>
      </w:rPr>
    </w:lvl>
    <w:lvl w:ilvl="1" w:tplc="AB4AC6F2">
      <w:start w:val="1"/>
      <w:numFmt w:val="bullet"/>
      <w:lvlText w:val="o"/>
      <w:lvlJc w:val="left"/>
      <w:pPr>
        <w:ind w:left="1440" w:hanging="360"/>
      </w:pPr>
      <w:rPr>
        <w:rFonts w:ascii="Courier New" w:hAnsi="Courier New" w:hint="default"/>
      </w:rPr>
    </w:lvl>
    <w:lvl w:ilvl="2" w:tplc="AC62C64E">
      <w:start w:val="1"/>
      <w:numFmt w:val="bullet"/>
      <w:lvlText w:val=""/>
      <w:lvlJc w:val="left"/>
      <w:pPr>
        <w:ind w:left="2160" w:hanging="360"/>
      </w:pPr>
      <w:rPr>
        <w:rFonts w:ascii="Wingdings" w:hAnsi="Wingdings" w:hint="default"/>
      </w:rPr>
    </w:lvl>
    <w:lvl w:ilvl="3" w:tplc="110664C2">
      <w:start w:val="1"/>
      <w:numFmt w:val="bullet"/>
      <w:lvlText w:val=""/>
      <w:lvlJc w:val="left"/>
      <w:pPr>
        <w:ind w:left="2880" w:hanging="360"/>
      </w:pPr>
      <w:rPr>
        <w:rFonts w:ascii="Symbol" w:hAnsi="Symbol" w:hint="default"/>
      </w:rPr>
    </w:lvl>
    <w:lvl w:ilvl="4" w:tplc="FE76A496">
      <w:start w:val="1"/>
      <w:numFmt w:val="bullet"/>
      <w:lvlText w:val="o"/>
      <w:lvlJc w:val="left"/>
      <w:pPr>
        <w:ind w:left="3600" w:hanging="360"/>
      </w:pPr>
      <w:rPr>
        <w:rFonts w:ascii="Courier New" w:hAnsi="Courier New" w:hint="default"/>
      </w:rPr>
    </w:lvl>
    <w:lvl w:ilvl="5" w:tplc="91D0861A">
      <w:start w:val="1"/>
      <w:numFmt w:val="bullet"/>
      <w:lvlText w:val=""/>
      <w:lvlJc w:val="left"/>
      <w:pPr>
        <w:ind w:left="4320" w:hanging="360"/>
      </w:pPr>
      <w:rPr>
        <w:rFonts w:ascii="Wingdings" w:hAnsi="Wingdings" w:hint="default"/>
      </w:rPr>
    </w:lvl>
    <w:lvl w:ilvl="6" w:tplc="1188DF84">
      <w:start w:val="1"/>
      <w:numFmt w:val="bullet"/>
      <w:lvlText w:val=""/>
      <w:lvlJc w:val="left"/>
      <w:pPr>
        <w:ind w:left="5040" w:hanging="360"/>
      </w:pPr>
      <w:rPr>
        <w:rFonts w:ascii="Symbol" w:hAnsi="Symbol" w:hint="default"/>
      </w:rPr>
    </w:lvl>
    <w:lvl w:ilvl="7" w:tplc="5BEA9D4E">
      <w:start w:val="1"/>
      <w:numFmt w:val="bullet"/>
      <w:lvlText w:val="o"/>
      <w:lvlJc w:val="left"/>
      <w:pPr>
        <w:ind w:left="5760" w:hanging="360"/>
      </w:pPr>
      <w:rPr>
        <w:rFonts w:ascii="Courier New" w:hAnsi="Courier New" w:hint="default"/>
      </w:rPr>
    </w:lvl>
    <w:lvl w:ilvl="8" w:tplc="373EB554">
      <w:start w:val="1"/>
      <w:numFmt w:val="bullet"/>
      <w:lvlText w:val=""/>
      <w:lvlJc w:val="left"/>
      <w:pPr>
        <w:ind w:left="6480" w:hanging="360"/>
      </w:pPr>
      <w:rPr>
        <w:rFonts w:ascii="Wingdings" w:hAnsi="Wingdings" w:hint="default"/>
      </w:rPr>
    </w:lvl>
  </w:abstractNum>
  <w:abstractNum w:abstractNumId="63" w15:restartNumberingAfterBreak="0">
    <w:nsid w:val="2878B3D6"/>
    <w:multiLevelType w:val="hybridMultilevel"/>
    <w:tmpl w:val="1B1AF9C4"/>
    <w:lvl w:ilvl="0" w:tplc="67D6EDE6">
      <w:start w:val="1"/>
      <w:numFmt w:val="bullet"/>
      <w:lvlText w:val="·"/>
      <w:lvlJc w:val="left"/>
      <w:pPr>
        <w:ind w:left="720" w:hanging="360"/>
      </w:pPr>
      <w:rPr>
        <w:rFonts w:ascii="Symbol" w:hAnsi="Symbol" w:hint="default"/>
      </w:rPr>
    </w:lvl>
    <w:lvl w:ilvl="1" w:tplc="5048475C">
      <w:start w:val="1"/>
      <w:numFmt w:val="bullet"/>
      <w:lvlText w:val="o"/>
      <w:lvlJc w:val="left"/>
      <w:pPr>
        <w:ind w:left="1440" w:hanging="360"/>
      </w:pPr>
      <w:rPr>
        <w:rFonts w:ascii="Courier New" w:hAnsi="Courier New" w:hint="default"/>
      </w:rPr>
    </w:lvl>
    <w:lvl w:ilvl="2" w:tplc="0CEAB07C">
      <w:start w:val="1"/>
      <w:numFmt w:val="bullet"/>
      <w:lvlText w:val=""/>
      <w:lvlJc w:val="left"/>
      <w:pPr>
        <w:ind w:left="2160" w:hanging="360"/>
      </w:pPr>
      <w:rPr>
        <w:rFonts w:ascii="Wingdings" w:hAnsi="Wingdings" w:hint="default"/>
      </w:rPr>
    </w:lvl>
    <w:lvl w:ilvl="3" w:tplc="02665478">
      <w:start w:val="1"/>
      <w:numFmt w:val="bullet"/>
      <w:lvlText w:val=""/>
      <w:lvlJc w:val="left"/>
      <w:pPr>
        <w:ind w:left="2880" w:hanging="360"/>
      </w:pPr>
      <w:rPr>
        <w:rFonts w:ascii="Symbol" w:hAnsi="Symbol" w:hint="default"/>
      </w:rPr>
    </w:lvl>
    <w:lvl w:ilvl="4" w:tplc="F2C4D83E">
      <w:start w:val="1"/>
      <w:numFmt w:val="bullet"/>
      <w:lvlText w:val="o"/>
      <w:lvlJc w:val="left"/>
      <w:pPr>
        <w:ind w:left="3600" w:hanging="360"/>
      </w:pPr>
      <w:rPr>
        <w:rFonts w:ascii="Courier New" w:hAnsi="Courier New" w:hint="default"/>
      </w:rPr>
    </w:lvl>
    <w:lvl w:ilvl="5" w:tplc="52E47116">
      <w:start w:val="1"/>
      <w:numFmt w:val="bullet"/>
      <w:lvlText w:val=""/>
      <w:lvlJc w:val="left"/>
      <w:pPr>
        <w:ind w:left="4320" w:hanging="360"/>
      </w:pPr>
      <w:rPr>
        <w:rFonts w:ascii="Wingdings" w:hAnsi="Wingdings" w:hint="default"/>
      </w:rPr>
    </w:lvl>
    <w:lvl w:ilvl="6" w:tplc="BFCEDDE4">
      <w:start w:val="1"/>
      <w:numFmt w:val="bullet"/>
      <w:lvlText w:val=""/>
      <w:lvlJc w:val="left"/>
      <w:pPr>
        <w:ind w:left="5040" w:hanging="360"/>
      </w:pPr>
      <w:rPr>
        <w:rFonts w:ascii="Symbol" w:hAnsi="Symbol" w:hint="default"/>
      </w:rPr>
    </w:lvl>
    <w:lvl w:ilvl="7" w:tplc="25B61A70">
      <w:start w:val="1"/>
      <w:numFmt w:val="bullet"/>
      <w:lvlText w:val="o"/>
      <w:lvlJc w:val="left"/>
      <w:pPr>
        <w:ind w:left="5760" w:hanging="360"/>
      </w:pPr>
      <w:rPr>
        <w:rFonts w:ascii="Courier New" w:hAnsi="Courier New" w:hint="default"/>
      </w:rPr>
    </w:lvl>
    <w:lvl w:ilvl="8" w:tplc="9B162584">
      <w:start w:val="1"/>
      <w:numFmt w:val="bullet"/>
      <w:lvlText w:val=""/>
      <w:lvlJc w:val="left"/>
      <w:pPr>
        <w:ind w:left="6480" w:hanging="360"/>
      </w:pPr>
      <w:rPr>
        <w:rFonts w:ascii="Wingdings" w:hAnsi="Wingdings" w:hint="default"/>
      </w:rPr>
    </w:lvl>
  </w:abstractNum>
  <w:abstractNum w:abstractNumId="64" w15:restartNumberingAfterBreak="0">
    <w:nsid w:val="2885847E"/>
    <w:multiLevelType w:val="hybridMultilevel"/>
    <w:tmpl w:val="5FF0D5E6"/>
    <w:lvl w:ilvl="0" w:tplc="8CC84AC0">
      <w:start w:val="1"/>
      <w:numFmt w:val="bullet"/>
      <w:lvlText w:val="·"/>
      <w:lvlJc w:val="left"/>
      <w:pPr>
        <w:ind w:left="720" w:hanging="360"/>
      </w:pPr>
      <w:rPr>
        <w:rFonts w:ascii="Symbol" w:hAnsi="Symbol" w:hint="default"/>
      </w:rPr>
    </w:lvl>
    <w:lvl w:ilvl="1" w:tplc="F732022E">
      <w:start w:val="1"/>
      <w:numFmt w:val="bullet"/>
      <w:lvlText w:val="o"/>
      <w:lvlJc w:val="left"/>
      <w:pPr>
        <w:ind w:left="1440" w:hanging="360"/>
      </w:pPr>
      <w:rPr>
        <w:rFonts w:ascii="Courier New" w:hAnsi="Courier New" w:hint="default"/>
      </w:rPr>
    </w:lvl>
    <w:lvl w:ilvl="2" w:tplc="EC24A39E">
      <w:start w:val="1"/>
      <w:numFmt w:val="bullet"/>
      <w:lvlText w:val=""/>
      <w:lvlJc w:val="left"/>
      <w:pPr>
        <w:ind w:left="2160" w:hanging="360"/>
      </w:pPr>
      <w:rPr>
        <w:rFonts w:ascii="Wingdings" w:hAnsi="Wingdings" w:hint="default"/>
      </w:rPr>
    </w:lvl>
    <w:lvl w:ilvl="3" w:tplc="59822AF2">
      <w:start w:val="1"/>
      <w:numFmt w:val="bullet"/>
      <w:lvlText w:val=""/>
      <w:lvlJc w:val="left"/>
      <w:pPr>
        <w:ind w:left="2880" w:hanging="360"/>
      </w:pPr>
      <w:rPr>
        <w:rFonts w:ascii="Symbol" w:hAnsi="Symbol" w:hint="default"/>
      </w:rPr>
    </w:lvl>
    <w:lvl w:ilvl="4" w:tplc="000E5FDA">
      <w:start w:val="1"/>
      <w:numFmt w:val="bullet"/>
      <w:lvlText w:val="o"/>
      <w:lvlJc w:val="left"/>
      <w:pPr>
        <w:ind w:left="3600" w:hanging="360"/>
      </w:pPr>
      <w:rPr>
        <w:rFonts w:ascii="Courier New" w:hAnsi="Courier New" w:hint="default"/>
      </w:rPr>
    </w:lvl>
    <w:lvl w:ilvl="5" w:tplc="8E16519C">
      <w:start w:val="1"/>
      <w:numFmt w:val="bullet"/>
      <w:lvlText w:val=""/>
      <w:lvlJc w:val="left"/>
      <w:pPr>
        <w:ind w:left="4320" w:hanging="360"/>
      </w:pPr>
      <w:rPr>
        <w:rFonts w:ascii="Wingdings" w:hAnsi="Wingdings" w:hint="default"/>
      </w:rPr>
    </w:lvl>
    <w:lvl w:ilvl="6" w:tplc="3F180830">
      <w:start w:val="1"/>
      <w:numFmt w:val="bullet"/>
      <w:lvlText w:val=""/>
      <w:lvlJc w:val="left"/>
      <w:pPr>
        <w:ind w:left="5040" w:hanging="360"/>
      </w:pPr>
      <w:rPr>
        <w:rFonts w:ascii="Symbol" w:hAnsi="Symbol" w:hint="default"/>
      </w:rPr>
    </w:lvl>
    <w:lvl w:ilvl="7" w:tplc="9774E5AE">
      <w:start w:val="1"/>
      <w:numFmt w:val="bullet"/>
      <w:lvlText w:val="o"/>
      <w:lvlJc w:val="left"/>
      <w:pPr>
        <w:ind w:left="5760" w:hanging="360"/>
      </w:pPr>
      <w:rPr>
        <w:rFonts w:ascii="Courier New" w:hAnsi="Courier New" w:hint="default"/>
      </w:rPr>
    </w:lvl>
    <w:lvl w:ilvl="8" w:tplc="00B0AFC8">
      <w:start w:val="1"/>
      <w:numFmt w:val="bullet"/>
      <w:lvlText w:val=""/>
      <w:lvlJc w:val="left"/>
      <w:pPr>
        <w:ind w:left="6480" w:hanging="360"/>
      </w:pPr>
      <w:rPr>
        <w:rFonts w:ascii="Wingdings" w:hAnsi="Wingdings" w:hint="default"/>
      </w:rPr>
    </w:lvl>
  </w:abstractNum>
  <w:abstractNum w:abstractNumId="65" w15:restartNumberingAfterBreak="0">
    <w:nsid w:val="28A99988"/>
    <w:multiLevelType w:val="hybridMultilevel"/>
    <w:tmpl w:val="C5083CF2"/>
    <w:lvl w:ilvl="0" w:tplc="6FC692AA">
      <w:start w:val="1"/>
      <w:numFmt w:val="bullet"/>
      <w:lvlText w:val=""/>
      <w:lvlJc w:val="left"/>
      <w:pPr>
        <w:ind w:left="720" w:hanging="360"/>
      </w:pPr>
      <w:rPr>
        <w:rFonts w:ascii="Symbol" w:hAnsi="Symbol" w:hint="default"/>
      </w:rPr>
    </w:lvl>
    <w:lvl w:ilvl="1" w:tplc="0B4CB3B6">
      <w:start w:val="1"/>
      <w:numFmt w:val="bullet"/>
      <w:lvlText w:val="o"/>
      <w:lvlJc w:val="left"/>
      <w:pPr>
        <w:ind w:left="1440" w:hanging="360"/>
      </w:pPr>
      <w:rPr>
        <w:rFonts w:ascii="Courier New" w:hAnsi="Courier New" w:hint="default"/>
      </w:rPr>
    </w:lvl>
    <w:lvl w:ilvl="2" w:tplc="CE6A4EFE">
      <w:start w:val="1"/>
      <w:numFmt w:val="bullet"/>
      <w:lvlText w:val=""/>
      <w:lvlJc w:val="left"/>
      <w:pPr>
        <w:ind w:left="2160" w:hanging="360"/>
      </w:pPr>
      <w:rPr>
        <w:rFonts w:ascii="Wingdings" w:hAnsi="Wingdings" w:hint="default"/>
      </w:rPr>
    </w:lvl>
    <w:lvl w:ilvl="3" w:tplc="FB7AF9B0">
      <w:start w:val="1"/>
      <w:numFmt w:val="bullet"/>
      <w:lvlText w:val=""/>
      <w:lvlJc w:val="left"/>
      <w:pPr>
        <w:ind w:left="2880" w:hanging="360"/>
      </w:pPr>
      <w:rPr>
        <w:rFonts w:ascii="Symbol" w:hAnsi="Symbol" w:hint="default"/>
      </w:rPr>
    </w:lvl>
    <w:lvl w:ilvl="4" w:tplc="8642F23E">
      <w:start w:val="1"/>
      <w:numFmt w:val="bullet"/>
      <w:lvlText w:val="o"/>
      <w:lvlJc w:val="left"/>
      <w:pPr>
        <w:ind w:left="3600" w:hanging="360"/>
      </w:pPr>
      <w:rPr>
        <w:rFonts w:ascii="Courier New" w:hAnsi="Courier New" w:hint="default"/>
      </w:rPr>
    </w:lvl>
    <w:lvl w:ilvl="5" w:tplc="CBC625CC">
      <w:start w:val="1"/>
      <w:numFmt w:val="bullet"/>
      <w:lvlText w:val=""/>
      <w:lvlJc w:val="left"/>
      <w:pPr>
        <w:ind w:left="4320" w:hanging="360"/>
      </w:pPr>
      <w:rPr>
        <w:rFonts w:ascii="Wingdings" w:hAnsi="Wingdings" w:hint="default"/>
      </w:rPr>
    </w:lvl>
    <w:lvl w:ilvl="6" w:tplc="85EC4A50">
      <w:start w:val="1"/>
      <w:numFmt w:val="bullet"/>
      <w:lvlText w:val=""/>
      <w:lvlJc w:val="left"/>
      <w:pPr>
        <w:ind w:left="5040" w:hanging="360"/>
      </w:pPr>
      <w:rPr>
        <w:rFonts w:ascii="Symbol" w:hAnsi="Symbol" w:hint="default"/>
      </w:rPr>
    </w:lvl>
    <w:lvl w:ilvl="7" w:tplc="34644CAE">
      <w:start w:val="1"/>
      <w:numFmt w:val="bullet"/>
      <w:lvlText w:val="o"/>
      <w:lvlJc w:val="left"/>
      <w:pPr>
        <w:ind w:left="5760" w:hanging="360"/>
      </w:pPr>
      <w:rPr>
        <w:rFonts w:ascii="Courier New" w:hAnsi="Courier New" w:hint="default"/>
      </w:rPr>
    </w:lvl>
    <w:lvl w:ilvl="8" w:tplc="2F461DCC">
      <w:start w:val="1"/>
      <w:numFmt w:val="bullet"/>
      <w:lvlText w:val=""/>
      <w:lvlJc w:val="left"/>
      <w:pPr>
        <w:ind w:left="6480" w:hanging="360"/>
      </w:pPr>
      <w:rPr>
        <w:rFonts w:ascii="Wingdings" w:hAnsi="Wingdings" w:hint="default"/>
      </w:rPr>
    </w:lvl>
  </w:abstractNum>
  <w:abstractNum w:abstractNumId="66" w15:restartNumberingAfterBreak="0">
    <w:nsid w:val="29D21ED3"/>
    <w:multiLevelType w:val="hybridMultilevel"/>
    <w:tmpl w:val="50B21B50"/>
    <w:lvl w:ilvl="0" w:tplc="470865B6">
      <w:start w:val="3"/>
      <w:numFmt w:val="lowerRoman"/>
      <w:lvlText w:val="%1."/>
      <w:lvlJc w:val="right"/>
      <w:pPr>
        <w:ind w:left="720" w:hanging="360"/>
      </w:pPr>
    </w:lvl>
    <w:lvl w:ilvl="1" w:tplc="77B4D646">
      <w:start w:val="1"/>
      <w:numFmt w:val="lowerLetter"/>
      <w:lvlText w:val="%2."/>
      <w:lvlJc w:val="left"/>
      <w:pPr>
        <w:ind w:left="1440" w:hanging="360"/>
      </w:pPr>
    </w:lvl>
    <w:lvl w:ilvl="2" w:tplc="DEC2542C">
      <w:start w:val="1"/>
      <w:numFmt w:val="lowerRoman"/>
      <w:lvlText w:val="%3."/>
      <w:lvlJc w:val="right"/>
      <w:pPr>
        <w:ind w:left="2160" w:hanging="180"/>
      </w:pPr>
    </w:lvl>
    <w:lvl w:ilvl="3" w:tplc="906AAB30">
      <w:start w:val="1"/>
      <w:numFmt w:val="decimal"/>
      <w:lvlText w:val="%4."/>
      <w:lvlJc w:val="left"/>
      <w:pPr>
        <w:ind w:left="2880" w:hanging="360"/>
      </w:pPr>
    </w:lvl>
    <w:lvl w:ilvl="4" w:tplc="DCCC1CF4">
      <w:start w:val="1"/>
      <w:numFmt w:val="lowerLetter"/>
      <w:lvlText w:val="%5."/>
      <w:lvlJc w:val="left"/>
      <w:pPr>
        <w:ind w:left="3600" w:hanging="360"/>
      </w:pPr>
    </w:lvl>
    <w:lvl w:ilvl="5" w:tplc="092C1800">
      <w:start w:val="1"/>
      <w:numFmt w:val="lowerRoman"/>
      <w:lvlText w:val="%6."/>
      <w:lvlJc w:val="right"/>
      <w:pPr>
        <w:ind w:left="4320" w:hanging="180"/>
      </w:pPr>
    </w:lvl>
    <w:lvl w:ilvl="6" w:tplc="217AC2D8">
      <w:start w:val="1"/>
      <w:numFmt w:val="decimal"/>
      <w:lvlText w:val="%7."/>
      <w:lvlJc w:val="left"/>
      <w:pPr>
        <w:ind w:left="5040" w:hanging="360"/>
      </w:pPr>
    </w:lvl>
    <w:lvl w:ilvl="7" w:tplc="63CCE734">
      <w:start w:val="1"/>
      <w:numFmt w:val="lowerLetter"/>
      <w:lvlText w:val="%8."/>
      <w:lvlJc w:val="left"/>
      <w:pPr>
        <w:ind w:left="5760" w:hanging="360"/>
      </w:pPr>
    </w:lvl>
    <w:lvl w:ilvl="8" w:tplc="78664D92">
      <w:start w:val="1"/>
      <w:numFmt w:val="lowerRoman"/>
      <w:lvlText w:val="%9."/>
      <w:lvlJc w:val="right"/>
      <w:pPr>
        <w:ind w:left="6480" w:hanging="180"/>
      </w:pPr>
    </w:lvl>
  </w:abstractNum>
  <w:abstractNum w:abstractNumId="67" w15:restartNumberingAfterBreak="0">
    <w:nsid w:val="2A4A0265"/>
    <w:multiLevelType w:val="hybridMultilevel"/>
    <w:tmpl w:val="536263F6"/>
    <w:lvl w:ilvl="0" w:tplc="56601B24">
      <w:start w:val="1"/>
      <w:numFmt w:val="bullet"/>
      <w:lvlText w:val="·"/>
      <w:lvlJc w:val="left"/>
      <w:pPr>
        <w:ind w:left="720" w:hanging="360"/>
      </w:pPr>
      <w:rPr>
        <w:rFonts w:ascii="Symbol" w:hAnsi="Symbol" w:hint="default"/>
      </w:rPr>
    </w:lvl>
    <w:lvl w:ilvl="1" w:tplc="BB6A48EA">
      <w:start w:val="1"/>
      <w:numFmt w:val="bullet"/>
      <w:lvlText w:val="o"/>
      <w:lvlJc w:val="left"/>
      <w:pPr>
        <w:ind w:left="1440" w:hanging="360"/>
      </w:pPr>
      <w:rPr>
        <w:rFonts w:ascii="Courier New" w:hAnsi="Courier New" w:hint="default"/>
      </w:rPr>
    </w:lvl>
    <w:lvl w:ilvl="2" w:tplc="A838E448">
      <w:start w:val="1"/>
      <w:numFmt w:val="bullet"/>
      <w:lvlText w:val=""/>
      <w:lvlJc w:val="left"/>
      <w:pPr>
        <w:ind w:left="2160" w:hanging="360"/>
      </w:pPr>
      <w:rPr>
        <w:rFonts w:ascii="Wingdings" w:hAnsi="Wingdings" w:hint="default"/>
      </w:rPr>
    </w:lvl>
    <w:lvl w:ilvl="3" w:tplc="3C48272E">
      <w:start w:val="1"/>
      <w:numFmt w:val="bullet"/>
      <w:lvlText w:val=""/>
      <w:lvlJc w:val="left"/>
      <w:pPr>
        <w:ind w:left="2880" w:hanging="360"/>
      </w:pPr>
      <w:rPr>
        <w:rFonts w:ascii="Symbol" w:hAnsi="Symbol" w:hint="default"/>
      </w:rPr>
    </w:lvl>
    <w:lvl w:ilvl="4" w:tplc="8DEE81AA">
      <w:start w:val="1"/>
      <w:numFmt w:val="bullet"/>
      <w:lvlText w:val="o"/>
      <w:lvlJc w:val="left"/>
      <w:pPr>
        <w:ind w:left="3600" w:hanging="360"/>
      </w:pPr>
      <w:rPr>
        <w:rFonts w:ascii="Courier New" w:hAnsi="Courier New" w:hint="default"/>
      </w:rPr>
    </w:lvl>
    <w:lvl w:ilvl="5" w:tplc="C51A2FBA">
      <w:start w:val="1"/>
      <w:numFmt w:val="bullet"/>
      <w:lvlText w:val=""/>
      <w:lvlJc w:val="left"/>
      <w:pPr>
        <w:ind w:left="4320" w:hanging="360"/>
      </w:pPr>
      <w:rPr>
        <w:rFonts w:ascii="Wingdings" w:hAnsi="Wingdings" w:hint="default"/>
      </w:rPr>
    </w:lvl>
    <w:lvl w:ilvl="6" w:tplc="7CCCFD18">
      <w:start w:val="1"/>
      <w:numFmt w:val="bullet"/>
      <w:lvlText w:val=""/>
      <w:lvlJc w:val="left"/>
      <w:pPr>
        <w:ind w:left="5040" w:hanging="360"/>
      </w:pPr>
      <w:rPr>
        <w:rFonts w:ascii="Symbol" w:hAnsi="Symbol" w:hint="default"/>
      </w:rPr>
    </w:lvl>
    <w:lvl w:ilvl="7" w:tplc="41F26D1A">
      <w:start w:val="1"/>
      <w:numFmt w:val="bullet"/>
      <w:lvlText w:val="o"/>
      <w:lvlJc w:val="left"/>
      <w:pPr>
        <w:ind w:left="5760" w:hanging="360"/>
      </w:pPr>
      <w:rPr>
        <w:rFonts w:ascii="Courier New" w:hAnsi="Courier New" w:hint="default"/>
      </w:rPr>
    </w:lvl>
    <w:lvl w:ilvl="8" w:tplc="D7602DB8">
      <w:start w:val="1"/>
      <w:numFmt w:val="bullet"/>
      <w:lvlText w:val=""/>
      <w:lvlJc w:val="left"/>
      <w:pPr>
        <w:ind w:left="6480" w:hanging="360"/>
      </w:pPr>
      <w:rPr>
        <w:rFonts w:ascii="Wingdings" w:hAnsi="Wingdings" w:hint="default"/>
      </w:rPr>
    </w:lvl>
  </w:abstractNum>
  <w:abstractNum w:abstractNumId="68" w15:restartNumberingAfterBreak="0">
    <w:nsid w:val="2BA2279E"/>
    <w:multiLevelType w:val="hybridMultilevel"/>
    <w:tmpl w:val="59F20934"/>
    <w:lvl w:ilvl="0" w:tplc="AF32C566">
      <w:start w:val="1"/>
      <w:numFmt w:val="decimal"/>
      <w:lvlText w:val="%1."/>
      <w:lvlJc w:val="left"/>
      <w:pPr>
        <w:ind w:left="426" w:hanging="360"/>
      </w:pPr>
      <w:rPr>
        <w:rFonts w:hint="default"/>
      </w:rPr>
    </w:lvl>
    <w:lvl w:ilvl="1" w:tplc="38090019" w:tentative="1">
      <w:start w:val="1"/>
      <w:numFmt w:val="lowerLetter"/>
      <w:lvlText w:val="%2."/>
      <w:lvlJc w:val="left"/>
      <w:pPr>
        <w:ind w:left="1146" w:hanging="360"/>
      </w:pPr>
    </w:lvl>
    <w:lvl w:ilvl="2" w:tplc="3809001B" w:tentative="1">
      <w:start w:val="1"/>
      <w:numFmt w:val="lowerRoman"/>
      <w:lvlText w:val="%3."/>
      <w:lvlJc w:val="right"/>
      <w:pPr>
        <w:ind w:left="1866" w:hanging="180"/>
      </w:pPr>
    </w:lvl>
    <w:lvl w:ilvl="3" w:tplc="3809000F" w:tentative="1">
      <w:start w:val="1"/>
      <w:numFmt w:val="decimal"/>
      <w:lvlText w:val="%4."/>
      <w:lvlJc w:val="left"/>
      <w:pPr>
        <w:ind w:left="2586" w:hanging="360"/>
      </w:pPr>
    </w:lvl>
    <w:lvl w:ilvl="4" w:tplc="38090019" w:tentative="1">
      <w:start w:val="1"/>
      <w:numFmt w:val="lowerLetter"/>
      <w:lvlText w:val="%5."/>
      <w:lvlJc w:val="left"/>
      <w:pPr>
        <w:ind w:left="3306" w:hanging="360"/>
      </w:pPr>
    </w:lvl>
    <w:lvl w:ilvl="5" w:tplc="3809001B" w:tentative="1">
      <w:start w:val="1"/>
      <w:numFmt w:val="lowerRoman"/>
      <w:lvlText w:val="%6."/>
      <w:lvlJc w:val="right"/>
      <w:pPr>
        <w:ind w:left="4026" w:hanging="180"/>
      </w:pPr>
    </w:lvl>
    <w:lvl w:ilvl="6" w:tplc="3809000F" w:tentative="1">
      <w:start w:val="1"/>
      <w:numFmt w:val="decimal"/>
      <w:lvlText w:val="%7."/>
      <w:lvlJc w:val="left"/>
      <w:pPr>
        <w:ind w:left="4746" w:hanging="360"/>
      </w:pPr>
    </w:lvl>
    <w:lvl w:ilvl="7" w:tplc="38090019" w:tentative="1">
      <w:start w:val="1"/>
      <w:numFmt w:val="lowerLetter"/>
      <w:lvlText w:val="%8."/>
      <w:lvlJc w:val="left"/>
      <w:pPr>
        <w:ind w:left="5466" w:hanging="360"/>
      </w:pPr>
    </w:lvl>
    <w:lvl w:ilvl="8" w:tplc="3809001B" w:tentative="1">
      <w:start w:val="1"/>
      <w:numFmt w:val="lowerRoman"/>
      <w:lvlText w:val="%9."/>
      <w:lvlJc w:val="right"/>
      <w:pPr>
        <w:ind w:left="6186" w:hanging="180"/>
      </w:pPr>
    </w:lvl>
  </w:abstractNum>
  <w:abstractNum w:abstractNumId="69" w15:restartNumberingAfterBreak="0">
    <w:nsid w:val="2C628FD6"/>
    <w:multiLevelType w:val="hybridMultilevel"/>
    <w:tmpl w:val="08DC50FA"/>
    <w:lvl w:ilvl="0" w:tplc="129AF68C">
      <w:start w:val="1"/>
      <w:numFmt w:val="bullet"/>
      <w:lvlText w:val="·"/>
      <w:lvlJc w:val="left"/>
      <w:pPr>
        <w:ind w:left="720" w:hanging="360"/>
      </w:pPr>
      <w:rPr>
        <w:rFonts w:ascii="Symbol" w:hAnsi="Symbol" w:hint="default"/>
      </w:rPr>
    </w:lvl>
    <w:lvl w:ilvl="1" w:tplc="E30AA790">
      <w:start w:val="1"/>
      <w:numFmt w:val="bullet"/>
      <w:lvlText w:val="o"/>
      <w:lvlJc w:val="left"/>
      <w:pPr>
        <w:ind w:left="1440" w:hanging="360"/>
      </w:pPr>
      <w:rPr>
        <w:rFonts w:ascii="Courier New" w:hAnsi="Courier New" w:hint="default"/>
      </w:rPr>
    </w:lvl>
    <w:lvl w:ilvl="2" w:tplc="AA3AE896">
      <w:start w:val="1"/>
      <w:numFmt w:val="bullet"/>
      <w:lvlText w:val=""/>
      <w:lvlJc w:val="left"/>
      <w:pPr>
        <w:ind w:left="2160" w:hanging="360"/>
      </w:pPr>
      <w:rPr>
        <w:rFonts w:ascii="Wingdings" w:hAnsi="Wingdings" w:hint="default"/>
      </w:rPr>
    </w:lvl>
    <w:lvl w:ilvl="3" w:tplc="68700588">
      <w:start w:val="1"/>
      <w:numFmt w:val="bullet"/>
      <w:lvlText w:val=""/>
      <w:lvlJc w:val="left"/>
      <w:pPr>
        <w:ind w:left="2880" w:hanging="360"/>
      </w:pPr>
      <w:rPr>
        <w:rFonts w:ascii="Symbol" w:hAnsi="Symbol" w:hint="default"/>
      </w:rPr>
    </w:lvl>
    <w:lvl w:ilvl="4" w:tplc="96BE9506">
      <w:start w:val="1"/>
      <w:numFmt w:val="bullet"/>
      <w:lvlText w:val="o"/>
      <w:lvlJc w:val="left"/>
      <w:pPr>
        <w:ind w:left="3600" w:hanging="360"/>
      </w:pPr>
      <w:rPr>
        <w:rFonts w:ascii="Courier New" w:hAnsi="Courier New" w:hint="default"/>
      </w:rPr>
    </w:lvl>
    <w:lvl w:ilvl="5" w:tplc="73C6CCB6">
      <w:start w:val="1"/>
      <w:numFmt w:val="bullet"/>
      <w:lvlText w:val=""/>
      <w:lvlJc w:val="left"/>
      <w:pPr>
        <w:ind w:left="4320" w:hanging="360"/>
      </w:pPr>
      <w:rPr>
        <w:rFonts w:ascii="Wingdings" w:hAnsi="Wingdings" w:hint="default"/>
      </w:rPr>
    </w:lvl>
    <w:lvl w:ilvl="6" w:tplc="F78EBCD4">
      <w:start w:val="1"/>
      <w:numFmt w:val="bullet"/>
      <w:lvlText w:val=""/>
      <w:lvlJc w:val="left"/>
      <w:pPr>
        <w:ind w:left="5040" w:hanging="360"/>
      </w:pPr>
      <w:rPr>
        <w:rFonts w:ascii="Symbol" w:hAnsi="Symbol" w:hint="default"/>
      </w:rPr>
    </w:lvl>
    <w:lvl w:ilvl="7" w:tplc="AC54B9E8">
      <w:start w:val="1"/>
      <w:numFmt w:val="bullet"/>
      <w:lvlText w:val="o"/>
      <w:lvlJc w:val="left"/>
      <w:pPr>
        <w:ind w:left="5760" w:hanging="360"/>
      </w:pPr>
      <w:rPr>
        <w:rFonts w:ascii="Courier New" w:hAnsi="Courier New" w:hint="default"/>
      </w:rPr>
    </w:lvl>
    <w:lvl w:ilvl="8" w:tplc="92BA607E">
      <w:start w:val="1"/>
      <w:numFmt w:val="bullet"/>
      <w:lvlText w:val=""/>
      <w:lvlJc w:val="left"/>
      <w:pPr>
        <w:ind w:left="6480" w:hanging="360"/>
      </w:pPr>
      <w:rPr>
        <w:rFonts w:ascii="Wingdings" w:hAnsi="Wingdings" w:hint="default"/>
      </w:rPr>
    </w:lvl>
  </w:abstractNum>
  <w:abstractNum w:abstractNumId="70" w15:restartNumberingAfterBreak="0">
    <w:nsid w:val="2CEF8335"/>
    <w:multiLevelType w:val="hybridMultilevel"/>
    <w:tmpl w:val="71D0B300"/>
    <w:lvl w:ilvl="0" w:tplc="A68A7BE0">
      <w:start w:val="1"/>
      <w:numFmt w:val="decimal"/>
      <w:lvlText w:val="%1."/>
      <w:lvlJc w:val="left"/>
      <w:pPr>
        <w:ind w:left="720" w:hanging="360"/>
      </w:pPr>
    </w:lvl>
    <w:lvl w:ilvl="1" w:tplc="A08CABD4">
      <w:start w:val="1"/>
      <w:numFmt w:val="lowerLetter"/>
      <w:lvlText w:val="%2."/>
      <w:lvlJc w:val="left"/>
      <w:pPr>
        <w:ind w:left="1440" w:hanging="360"/>
      </w:pPr>
    </w:lvl>
    <w:lvl w:ilvl="2" w:tplc="8A0A0170">
      <w:start w:val="1"/>
      <w:numFmt w:val="lowerRoman"/>
      <w:lvlText w:val="%3."/>
      <w:lvlJc w:val="right"/>
      <w:pPr>
        <w:ind w:left="2160" w:hanging="180"/>
      </w:pPr>
    </w:lvl>
    <w:lvl w:ilvl="3" w:tplc="6A6C4124">
      <w:start w:val="1"/>
      <w:numFmt w:val="decimal"/>
      <w:lvlText w:val="%4."/>
      <w:lvlJc w:val="left"/>
      <w:pPr>
        <w:ind w:left="2880" w:hanging="360"/>
      </w:pPr>
    </w:lvl>
    <w:lvl w:ilvl="4" w:tplc="6C383046">
      <w:start w:val="1"/>
      <w:numFmt w:val="lowerLetter"/>
      <w:lvlText w:val="%5."/>
      <w:lvlJc w:val="left"/>
      <w:pPr>
        <w:ind w:left="3600" w:hanging="360"/>
      </w:pPr>
    </w:lvl>
    <w:lvl w:ilvl="5" w:tplc="574C6F8A">
      <w:start w:val="1"/>
      <w:numFmt w:val="lowerRoman"/>
      <w:lvlText w:val="%6."/>
      <w:lvlJc w:val="right"/>
      <w:pPr>
        <w:ind w:left="4320" w:hanging="180"/>
      </w:pPr>
    </w:lvl>
    <w:lvl w:ilvl="6" w:tplc="5B401A54">
      <w:start w:val="1"/>
      <w:numFmt w:val="decimal"/>
      <w:lvlText w:val="%7."/>
      <w:lvlJc w:val="left"/>
      <w:pPr>
        <w:ind w:left="5040" w:hanging="360"/>
      </w:pPr>
    </w:lvl>
    <w:lvl w:ilvl="7" w:tplc="788E3B2C">
      <w:start w:val="1"/>
      <w:numFmt w:val="lowerLetter"/>
      <w:lvlText w:val="%8."/>
      <w:lvlJc w:val="left"/>
      <w:pPr>
        <w:ind w:left="5760" w:hanging="360"/>
      </w:pPr>
    </w:lvl>
    <w:lvl w:ilvl="8" w:tplc="8326C8A4">
      <w:start w:val="1"/>
      <w:numFmt w:val="lowerRoman"/>
      <w:lvlText w:val="%9."/>
      <w:lvlJc w:val="right"/>
      <w:pPr>
        <w:ind w:left="6480" w:hanging="180"/>
      </w:pPr>
    </w:lvl>
  </w:abstractNum>
  <w:abstractNum w:abstractNumId="71" w15:restartNumberingAfterBreak="0">
    <w:nsid w:val="2D12A94F"/>
    <w:multiLevelType w:val="hybridMultilevel"/>
    <w:tmpl w:val="306E34C4"/>
    <w:lvl w:ilvl="0" w:tplc="BA469B56">
      <w:start w:val="1"/>
      <w:numFmt w:val="decimal"/>
      <w:lvlText w:val="%1."/>
      <w:lvlJc w:val="left"/>
      <w:pPr>
        <w:ind w:left="720" w:hanging="360"/>
      </w:pPr>
    </w:lvl>
    <w:lvl w:ilvl="1" w:tplc="AFBA00EE">
      <w:start w:val="1"/>
      <w:numFmt w:val="lowerLetter"/>
      <w:lvlText w:val="%2."/>
      <w:lvlJc w:val="left"/>
      <w:pPr>
        <w:ind w:left="1440" w:hanging="360"/>
      </w:pPr>
    </w:lvl>
    <w:lvl w:ilvl="2" w:tplc="0D4EC8A6">
      <w:start w:val="1"/>
      <w:numFmt w:val="lowerRoman"/>
      <w:lvlText w:val="%3."/>
      <w:lvlJc w:val="right"/>
      <w:pPr>
        <w:ind w:left="2160" w:hanging="180"/>
      </w:pPr>
    </w:lvl>
    <w:lvl w:ilvl="3" w:tplc="0DDAC04A">
      <w:start w:val="1"/>
      <w:numFmt w:val="decimal"/>
      <w:lvlText w:val="%4."/>
      <w:lvlJc w:val="left"/>
      <w:pPr>
        <w:ind w:left="2880" w:hanging="360"/>
      </w:pPr>
    </w:lvl>
    <w:lvl w:ilvl="4" w:tplc="62E2CE0E">
      <w:start w:val="1"/>
      <w:numFmt w:val="lowerLetter"/>
      <w:lvlText w:val="%5."/>
      <w:lvlJc w:val="left"/>
      <w:pPr>
        <w:ind w:left="3600" w:hanging="360"/>
      </w:pPr>
    </w:lvl>
    <w:lvl w:ilvl="5" w:tplc="94A29EC4">
      <w:start w:val="1"/>
      <w:numFmt w:val="lowerRoman"/>
      <w:lvlText w:val="%6."/>
      <w:lvlJc w:val="right"/>
      <w:pPr>
        <w:ind w:left="4320" w:hanging="180"/>
      </w:pPr>
    </w:lvl>
    <w:lvl w:ilvl="6" w:tplc="390248F0">
      <w:start w:val="1"/>
      <w:numFmt w:val="decimal"/>
      <w:lvlText w:val="%7."/>
      <w:lvlJc w:val="left"/>
      <w:pPr>
        <w:ind w:left="5040" w:hanging="360"/>
      </w:pPr>
    </w:lvl>
    <w:lvl w:ilvl="7" w:tplc="8A5EBA1E">
      <w:start w:val="1"/>
      <w:numFmt w:val="lowerLetter"/>
      <w:lvlText w:val="%8."/>
      <w:lvlJc w:val="left"/>
      <w:pPr>
        <w:ind w:left="5760" w:hanging="360"/>
      </w:pPr>
    </w:lvl>
    <w:lvl w:ilvl="8" w:tplc="C332D27C">
      <w:start w:val="1"/>
      <w:numFmt w:val="lowerRoman"/>
      <w:lvlText w:val="%9."/>
      <w:lvlJc w:val="right"/>
      <w:pPr>
        <w:ind w:left="6480" w:hanging="180"/>
      </w:pPr>
    </w:lvl>
  </w:abstractNum>
  <w:abstractNum w:abstractNumId="72" w15:restartNumberingAfterBreak="0">
    <w:nsid w:val="2DD3653D"/>
    <w:multiLevelType w:val="hybridMultilevel"/>
    <w:tmpl w:val="376CBCEC"/>
    <w:lvl w:ilvl="0" w:tplc="50344F7C">
      <w:start w:val="1"/>
      <w:numFmt w:val="bullet"/>
      <w:lvlText w:val="·"/>
      <w:lvlJc w:val="left"/>
      <w:pPr>
        <w:ind w:left="720" w:hanging="360"/>
      </w:pPr>
      <w:rPr>
        <w:rFonts w:ascii="Symbol" w:hAnsi="Symbol" w:hint="default"/>
      </w:rPr>
    </w:lvl>
    <w:lvl w:ilvl="1" w:tplc="9856A0E8">
      <w:start w:val="1"/>
      <w:numFmt w:val="bullet"/>
      <w:lvlText w:val="o"/>
      <w:lvlJc w:val="left"/>
      <w:pPr>
        <w:ind w:left="1440" w:hanging="360"/>
      </w:pPr>
      <w:rPr>
        <w:rFonts w:ascii="Courier New" w:hAnsi="Courier New" w:hint="default"/>
      </w:rPr>
    </w:lvl>
    <w:lvl w:ilvl="2" w:tplc="73807DD2">
      <w:start w:val="1"/>
      <w:numFmt w:val="bullet"/>
      <w:lvlText w:val=""/>
      <w:lvlJc w:val="left"/>
      <w:pPr>
        <w:ind w:left="2160" w:hanging="360"/>
      </w:pPr>
      <w:rPr>
        <w:rFonts w:ascii="Wingdings" w:hAnsi="Wingdings" w:hint="default"/>
      </w:rPr>
    </w:lvl>
    <w:lvl w:ilvl="3" w:tplc="61022604">
      <w:start w:val="1"/>
      <w:numFmt w:val="bullet"/>
      <w:lvlText w:val=""/>
      <w:lvlJc w:val="left"/>
      <w:pPr>
        <w:ind w:left="2880" w:hanging="360"/>
      </w:pPr>
      <w:rPr>
        <w:rFonts w:ascii="Symbol" w:hAnsi="Symbol" w:hint="default"/>
      </w:rPr>
    </w:lvl>
    <w:lvl w:ilvl="4" w:tplc="CE4822D0">
      <w:start w:val="1"/>
      <w:numFmt w:val="bullet"/>
      <w:lvlText w:val="o"/>
      <w:lvlJc w:val="left"/>
      <w:pPr>
        <w:ind w:left="3600" w:hanging="360"/>
      </w:pPr>
      <w:rPr>
        <w:rFonts w:ascii="Courier New" w:hAnsi="Courier New" w:hint="default"/>
      </w:rPr>
    </w:lvl>
    <w:lvl w:ilvl="5" w:tplc="07127E42">
      <w:start w:val="1"/>
      <w:numFmt w:val="bullet"/>
      <w:lvlText w:val=""/>
      <w:lvlJc w:val="left"/>
      <w:pPr>
        <w:ind w:left="4320" w:hanging="360"/>
      </w:pPr>
      <w:rPr>
        <w:rFonts w:ascii="Wingdings" w:hAnsi="Wingdings" w:hint="default"/>
      </w:rPr>
    </w:lvl>
    <w:lvl w:ilvl="6" w:tplc="285CA314">
      <w:start w:val="1"/>
      <w:numFmt w:val="bullet"/>
      <w:lvlText w:val=""/>
      <w:lvlJc w:val="left"/>
      <w:pPr>
        <w:ind w:left="5040" w:hanging="360"/>
      </w:pPr>
      <w:rPr>
        <w:rFonts w:ascii="Symbol" w:hAnsi="Symbol" w:hint="default"/>
      </w:rPr>
    </w:lvl>
    <w:lvl w:ilvl="7" w:tplc="A2C63334">
      <w:start w:val="1"/>
      <w:numFmt w:val="bullet"/>
      <w:lvlText w:val="o"/>
      <w:lvlJc w:val="left"/>
      <w:pPr>
        <w:ind w:left="5760" w:hanging="360"/>
      </w:pPr>
      <w:rPr>
        <w:rFonts w:ascii="Courier New" w:hAnsi="Courier New" w:hint="default"/>
      </w:rPr>
    </w:lvl>
    <w:lvl w:ilvl="8" w:tplc="AC7A4408">
      <w:start w:val="1"/>
      <w:numFmt w:val="bullet"/>
      <w:lvlText w:val=""/>
      <w:lvlJc w:val="left"/>
      <w:pPr>
        <w:ind w:left="6480" w:hanging="360"/>
      </w:pPr>
      <w:rPr>
        <w:rFonts w:ascii="Wingdings" w:hAnsi="Wingdings" w:hint="default"/>
      </w:rPr>
    </w:lvl>
  </w:abstractNum>
  <w:abstractNum w:abstractNumId="73" w15:restartNumberingAfterBreak="0">
    <w:nsid w:val="2E16F169"/>
    <w:multiLevelType w:val="multilevel"/>
    <w:tmpl w:val="C742D8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2E221873"/>
    <w:multiLevelType w:val="hybridMultilevel"/>
    <w:tmpl w:val="5ACEEB5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F3C584F"/>
    <w:multiLevelType w:val="hybridMultilevel"/>
    <w:tmpl w:val="2DC8D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0846240"/>
    <w:multiLevelType w:val="hybridMultilevel"/>
    <w:tmpl w:val="DB24A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1623BAA"/>
    <w:multiLevelType w:val="hybridMultilevel"/>
    <w:tmpl w:val="CBB0CB04"/>
    <w:lvl w:ilvl="0" w:tplc="D302B544">
      <w:start w:val="1"/>
      <w:numFmt w:val="bullet"/>
      <w:lvlText w:val="·"/>
      <w:lvlJc w:val="left"/>
      <w:pPr>
        <w:ind w:left="720" w:hanging="360"/>
      </w:pPr>
      <w:rPr>
        <w:rFonts w:ascii="Symbol" w:hAnsi="Symbol" w:hint="default"/>
      </w:rPr>
    </w:lvl>
    <w:lvl w:ilvl="1" w:tplc="6F28E32C">
      <w:start w:val="1"/>
      <w:numFmt w:val="bullet"/>
      <w:lvlText w:val="o"/>
      <w:lvlJc w:val="left"/>
      <w:pPr>
        <w:ind w:left="1440" w:hanging="360"/>
      </w:pPr>
      <w:rPr>
        <w:rFonts w:ascii="Courier New" w:hAnsi="Courier New" w:hint="default"/>
      </w:rPr>
    </w:lvl>
    <w:lvl w:ilvl="2" w:tplc="B182595C">
      <w:start w:val="1"/>
      <w:numFmt w:val="bullet"/>
      <w:lvlText w:val=""/>
      <w:lvlJc w:val="left"/>
      <w:pPr>
        <w:ind w:left="2160" w:hanging="360"/>
      </w:pPr>
      <w:rPr>
        <w:rFonts w:ascii="Wingdings" w:hAnsi="Wingdings" w:hint="default"/>
      </w:rPr>
    </w:lvl>
    <w:lvl w:ilvl="3" w:tplc="BA5E2CD6">
      <w:start w:val="1"/>
      <w:numFmt w:val="bullet"/>
      <w:lvlText w:val=""/>
      <w:lvlJc w:val="left"/>
      <w:pPr>
        <w:ind w:left="2880" w:hanging="360"/>
      </w:pPr>
      <w:rPr>
        <w:rFonts w:ascii="Symbol" w:hAnsi="Symbol" w:hint="default"/>
      </w:rPr>
    </w:lvl>
    <w:lvl w:ilvl="4" w:tplc="6226C680">
      <w:start w:val="1"/>
      <w:numFmt w:val="bullet"/>
      <w:lvlText w:val="o"/>
      <w:lvlJc w:val="left"/>
      <w:pPr>
        <w:ind w:left="3600" w:hanging="360"/>
      </w:pPr>
      <w:rPr>
        <w:rFonts w:ascii="Courier New" w:hAnsi="Courier New" w:hint="default"/>
      </w:rPr>
    </w:lvl>
    <w:lvl w:ilvl="5" w:tplc="B70279BC">
      <w:start w:val="1"/>
      <w:numFmt w:val="bullet"/>
      <w:lvlText w:val=""/>
      <w:lvlJc w:val="left"/>
      <w:pPr>
        <w:ind w:left="4320" w:hanging="360"/>
      </w:pPr>
      <w:rPr>
        <w:rFonts w:ascii="Wingdings" w:hAnsi="Wingdings" w:hint="default"/>
      </w:rPr>
    </w:lvl>
    <w:lvl w:ilvl="6" w:tplc="C74C3606">
      <w:start w:val="1"/>
      <w:numFmt w:val="bullet"/>
      <w:lvlText w:val=""/>
      <w:lvlJc w:val="left"/>
      <w:pPr>
        <w:ind w:left="5040" w:hanging="360"/>
      </w:pPr>
      <w:rPr>
        <w:rFonts w:ascii="Symbol" w:hAnsi="Symbol" w:hint="default"/>
      </w:rPr>
    </w:lvl>
    <w:lvl w:ilvl="7" w:tplc="CBC00C38">
      <w:start w:val="1"/>
      <w:numFmt w:val="bullet"/>
      <w:lvlText w:val="o"/>
      <w:lvlJc w:val="left"/>
      <w:pPr>
        <w:ind w:left="5760" w:hanging="360"/>
      </w:pPr>
      <w:rPr>
        <w:rFonts w:ascii="Courier New" w:hAnsi="Courier New" w:hint="default"/>
      </w:rPr>
    </w:lvl>
    <w:lvl w:ilvl="8" w:tplc="FCB8ECDE">
      <w:start w:val="1"/>
      <w:numFmt w:val="bullet"/>
      <w:lvlText w:val=""/>
      <w:lvlJc w:val="left"/>
      <w:pPr>
        <w:ind w:left="6480" w:hanging="360"/>
      </w:pPr>
      <w:rPr>
        <w:rFonts w:ascii="Wingdings" w:hAnsi="Wingdings" w:hint="default"/>
      </w:rPr>
    </w:lvl>
  </w:abstractNum>
  <w:abstractNum w:abstractNumId="78" w15:restartNumberingAfterBreak="0">
    <w:nsid w:val="316244EE"/>
    <w:multiLevelType w:val="hybridMultilevel"/>
    <w:tmpl w:val="62FCBBCE"/>
    <w:lvl w:ilvl="0" w:tplc="84788418">
      <w:start w:val="1"/>
      <w:numFmt w:val="bullet"/>
      <w:lvlText w:val="·"/>
      <w:lvlJc w:val="left"/>
      <w:pPr>
        <w:ind w:left="720" w:hanging="360"/>
      </w:pPr>
      <w:rPr>
        <w:rFonts w:ascii="Symbol" w:hAnsi="Symbol" w:hint="default"/>
      </w:rPr>
    </w:lvl>
    <w:lvl w:ilvl="1" w:tplc="F5C88736">
      <w:start w:val="1"/>
      <w:numFmt w:val="bullet"/>
      <w:lvlText w:val="o"/>
      <w:lvlJc w:val="left"/>
      <w:pPr>
        <w:ind w:left="1440" w:hanging="360"/>
      </w:pPr>
      <w:rPr>
        <w:rFonts w:ascii="Courier New" w:hAnsi="Courier New" w:hint="default"/>
      </w:rPr>
    </w:lvl>
    <w:lvl w:ilvl="2" w:tplc="A3C06D12">
      <w:start w:val="1"/>
      <w:numFmt w:val="bullet"/>
      <w:lvlText w:val=""/>
      <w:lvlJc w:val="left"/>
      <w:pPr>
        <w:ind w:left="2160" w:hanging="360"/>
      </w:pPr>
      <w:rPr>
        <w:rFonts w:ascii="Wingdings" w:hAnsi="Wingdings" w:hint="default"/>
      </w:rPr>
    </w:lvl>
    <w:lvl w:ilvl="3" w:tplc="E8C0A7AC">
      <w:start w:val="1"/>
      <w:numFmt w:val="bullet"/>
      <w:lvlText w:val=""/>
      <w:lvlJc w:val="left"/>
      <w:pPr>
        <w:ind w:left="2880" w:hanging="360"/>
      </w:pPr>
      <w:rPr>
        <w:rFonts w:ascii="Symbol" w:hAnsi="Symbol" w:hint="default"/>
      </w:rPr>
    </w:lvl>
    <w:lvl w:ilvl="4" w:tplc="EF02E2E6">
      <w:start w:val="1"/>
      <w:numFmt w:val="bullet"/>
      <w:lvlText w:val="o"/>
      <w:lvlJc w:val="left"/>
      <w:pPr>
        <w:ind w:left="3600" w:hanging="360"/>
      </w:pPr>
      <w:rPr>
        <w:rFonts w:ascii="Courier New" w:hAnsi="Courier New" w:hint="default"/>
      </w:rPr>
    </w:lvl>
    <w:lvl w:ilvl="5" w:tplc="324E3A02">
      <w:start w:val="1"/>
      <w:numFmt w:val="bullet"/>
      <w:lvlText w:val=""/>
      <w:lvlJc w:val="left"/>
      <w:pPr>
        <w:ind w:left="4320" w:hanging="360"/>
      </w:pPr>
      <w:rPr>
        <w:rFonts w:ascii="Wingdings" w:hAnsi="Wingdings" w:hint="default"/>
      </w:rPr>
    </w:lvl>
    <w:lvl w:ilvl="6" w:tplc="C41291EE">
      <w:start w:val="1"/>
      <w:numFmt w:val="bullet"/>
      <w:lvlText w:val=""/>
      <w:lvlJc w:val="left"/>
      <w:pPr>
        <w:ind w:left="5040" w:hanging="360"/>
      </w:pPr>
      <w:rPr>
        <w:rFonts w:ascii="Symbol" w:hAnsi="Symbol" w:hint="default"/>
      </w:rPr>
    </w:lvl>
    <w:lvl w:ilvl="7" w:tplc="01126414">
      <w:start w:val="1"/>
      <w:numFmt w:val="bullet"/>
      <w:lvlText w:val="o"/>
      <w:lvlJc w:val="left"/>
      <w:pPr>
        <w:ind w:left="5760" w:hanging="360"/>
      </w:pPr>
      <w:rPr>
        <w:rFonts w:ascii="Courier New" w:hAnsi="Courier New" w:hint="default"/>
      </w:rPr>
    </w:lvl>
    <w:lvl w:ilvl="8" w:tplc="ACD60412">
      <w:start w:val="1"/>
      <w:numFmt w:val="bullet"/>
      <w:lvlText w:val=""/>
      <w:lvlJc w:val="left"/>
      <w:pPr>
        <w:ind w:left="6480" w:hanging="360"/>
      </w:pPr>
      <w:rPr>
        <w:rFonts w:ascii="Wingdings" w:hAnsi="Wingdings" w:hint="default"/>
      </w:rPr>
    </w:lvl>
  </w:abstractNum>
  <w:abstractNum w:abstractNumId="79" w15:restartNumberingAfterBreak="0">
    <w:nsid w:val="319ED39E"/>
    <w:multiLevelType w:val="hybridMultilevel"/>
    <w:tmpl w:val="493AA91E"/>
    <w:lvl w:ilvl="0" w:tplc="4EBCD056">
      <w:start w:val="1"/>
      <w:numFmt w:val="bullet"/>
      <w:lvlText w:val="·"/>
      <w:lvlJc w:val="left"/>
      <w:pPr>
        <w:ind w:left="720" w:hanging="360"/>
      </w:pPr>
      <w:rPr>
        <w:rFonts w:ascii="Symbol" w:hAnsi="Symbol" w:hint="default"/>
      </w:rPr>
    </w:lvl>
    <w:lvl w:ilvl="1" w:tplc="FE2ECAA8">
      <w:start w:val="1"/>
      <w:numFmt w:val="bullet"/>
      <w:lvlText w:val="o"/>
      <w:lvlJc w:val="left"/>
      <w:pPr>
        <w:ind w:left="1440" w:hanging="360"/>
      </w:pPr>
      <w:rPr>
        <w:rFonts w:ascii="Courier New" w:hAnsi="Courier New" w:hint="default"/>
      </w:rPr>
    </w:lvl>
    <w:lvl w:ilvl="2" w:tplc="0A14E30C">
      <w:start w:val="1"/>
      <w:numFmt w:val="bullet"/>
      <w:lvlText w:val=""/>
      <w:lvlJc w:val="left"/>
      <w:pPr>
        <w:ind w:left="2160" w:hanging="360"/>
      </w:pPr>
      <w:rPr>
        <w:rFonts w:ascii="Wingdings" w:hAnsi="Wingdings" w:hint="default"/>
      </w:rPr>
    </w:lvl>
    <w:lvl w:ilvl="3" w:tplc="E8081B72">
      <w:start w:val="1"/>
      <w:numFmt w:val="bullet"/>
      <w:lvlText w:val=""/>
      <w:lvlJc w:val="left"/>
      <w:pPr>
        <w:ind w:left="2880" w:hanging="360"/>
      </w:pPr>
      <w:rPr>
        <w:rFonts w:ascii="Symbol" w:hAnsi="Symbol" w:hint="default"/>
      </w:rPr>
    </w:lvl>
    <w:lvl w:ilvl="4" w:tplc="63EE3790">
      <w:start w:val="1"/>
      <w:numFmt w:val="bullet"/>
      <w:lvlText w:val="o"/>
      <w:lvlJc w:val="left"/>
      <w:pPr>
        <w:ind w:left="3600" w:hanging="360"/>
      </w:pPr>
      <w:rPr>
        <w:rFonts w:ascii="Courier New" w:hAnsi="Courier New" w:hint="default"/>
      </w:rPr>
    </w:lvl>
    <w:lvl w:ilvl="5" w:tplc="14123B10">
      <w:start w:val="1"/>
      <w:numFmt w:val="bullet"/>
      <w:lvlText w:val=""/>
      <w:lvlJc w:val="left"/>
      <w:pPr>
        <w:ind w:left="4320" w:hanging="360"/>
      </w:pPr>
      <w:rPr>
        <w:rFonts w:ascii="Wingdings" w:hAnsi="Wingdings" w:hint="default"/>
      </w:rPr>
    </w:lvl>
    <w:lvl w:ilvl="6" w:tplc="2EC81DCE">
      <w:start w:val="1"/>
      <w:numFmt w:val="bullet"/>
      <w:lvlText w:val=""/>
      <w:lvlJc w:val="left"/>
      <w:pPr>
        <w:ind w:left="5040" w:hanging="360"/>
      </w:pPr>
      <w:rPr>
        <w:rFonts w:ascii="Symbol" w:hAnsi="Symbol" w:hint="default"/>
      </w:rPr>
    </w:lvl>
    <w:lvl w:ilvl="7" w:tplc="C6FA023E">
      <w:start w:val="1"/>
      <w:numFmt w:val="bullet"/>
      <w:lvlText w:val="o"/>
      <w:lvlJc w:val="left"/>
      <w:pPr>
        <w:ind w:left="5760" w:hanging="360"/>
      </w:pPr>
      <w:rPr>
        <w:rFonts w:ascii="Courier New" w:hAnsi="Courier New" w:hint="default"/>
      </w:rPr>
    </w:lvl>
    <w:lvl w:ilvl="8" w:tplc="6B5AD348">
      <w:start w:val="1"/>
      <w:numFmt w:val="bullet"/>
      <w:lvlText w:val=""/>
      <w:lvlJc w:val="left"/>
      <w:pPr>
        <w:ind w:left="6480" w:hanging="360"/>
      </w:pPr>
      <w:rPr>
        <w:rFonts w:ascii="Wingdings" w:hAnsi="Wingdings" w:hint="default"/>
      </w:rPr>
    </w:lvl>
  </w:abstractNum>
  <w:abstractNum w:abstractNumId="80" w15:restartNumberingAfterBreak="0">
    <w:nsid w:val="31B37D6B"/>
    <w:multiLevelType w:val="hybridMultilevel"/>
    <w:tmpl w:val="55E832C0"/>
    <w:lvl w:ilvl="0" w:tplc="54C20646">
      <w:start w:val="1"/>
      <w:numFmt w:val="bullet"/>
      <w:lvlText w:val="·"/>
      <w:lvlJc w:val="left"/>
      <w:pPr>
        <w:ind w:left="720" w:hanging="360"/>
      </w:pPr>
      <w:rPr>
        <w:rFonts w:ascii="Symbol" w:hAnsi="Symbol" w:hint="default"/>
      </w:rPr>
    </w:lvl>
    <w:lvl w:ilvl="1" w:tplc="E670151C">
      <w:start w:val="1"/>
      <w:numFmt w:val="bullet"/>
      <w:lvlText w:val="o"/>
      <w:lvlJc w:val="left"/>
      <w:pPr>
        <w:ind w:left="1440" w:hanging="360"/>
      </w:pPr>
      <w:rPr>
        <w:rFonts w:ascii="Courier New" w:hAnsi="Courier New" w:hint="default"/>
      </w:rPr>
    </w:lvl>
    <w:lvl w:ilvl="2" w:tplc="55B2F11E">
      <w:start w:val="1"/>
      <w:numFmt w:val="bullet"/>
      <w:lvlText w:val=""/>
      <w:lvlJc w:val="left"/>
      <w:pPr>
        <w:ind w:left="2160" w:hanging="360"/>
      </w:pPr>
      <w:rPr>
        <w:rFonts w:ascii="Wingdings" w:hAnsi="Wingdings" w:hint="default"/>
      </w:rPr>
    </w:lvl>
    <w:lvl w:ilvl="3" w:tplc="C1103D60">
      <w:start w:val="1"/>
      <w:numFmt w:val="bullet"/>
      <w:lvlText w:val=""/>
      <w:lvlJc w:val="left"/>
      <w:pPr>
        <w:ind w:left="2880" w:hanging="360"/>
      </w:pPr>
      <w:rPr>
        <w:rFonts w:ascii="Symbol" w:hAnsi="Symbol" w:hint="default"/>
      </w:rPr>
    </w:lvl>
    <w:lvl w:ilvl="4" w:tplc="EBD27A64">
      <w:start w:val="1"/>
      <w:numFmt w:val="bullet"/>
      <w:lvlText w:val="o"/>
      <w:lvlJc w:val="left"/>
      <w:pPr>
        <w:ind w:left="3600" w:hanging="360"/>
      </w:pPr>
      <w:rPr>
        <w:rFonts w:ascii="Courier New" w:hAnsi="Courier New" w:hint="default"/>
      </w:rPr>
    </w:lvl>
    <w:lvl w:ilvl="5" w:tplc="EC5E503C">
      <w:start w:val="1"/>
      <w:numFmt w:val="bullet"/>
      <w:lvlText w:val=""/>
      <w:lvlJc w:val="left"/>
      <w:pPr>
        <w:ind w:left="4320" w:hanging="360"/>
      </w:pPr>
      <w:rPr>
        <w:rFonts w:ascii="Wingdings" w:hAnsi="Wingdings" w:hint="default"/>
      </w:rPr>
    </w:lvl>
    <w:lvl w:ilvl="6" w:tplc="72105C7C">
      <w:start w:val="1"/>
      <w:numFmt w:val="bullet"/>
      <w:lvlText w:val=""/>
      <w:lvlJc w:val="left"/>
      <w:pPr>
        <w:ind w:left="5040" w:hanging="360"/>
      </w:pPr>
      <w:rPr>
        <w:rFonts w:ascii="Symbol" w:hAnsi="Symbol" w:hint="default"/>
      </w:rPr>
    </w:lvl>
    <w:lvl w:ilvl="7" w:tplc="71600008">
      <w:start w:val="1"/>
      <w:numFmt w:val="bullet"/>
      <w:lvlText w:val="o"/>
      <w:lvlJc w:val="left"/>
      <w:pPr>
        <w:ind w:left="5760" w:hanging="360"/>
      </w:pPr>
      <w:rPr>
        <w:rFonts w:ascii="Courier New" w:hAnsi="Courier New" w:hint="default"/>
      </w:rPr>
    </w:lvl>
    <w:lvl w:ilvl="8" w:tplc="8EE670B8">
      <w:start w:val="1"/>
      <w:numFmt w:val="bullet"/>
      <w:lvlText w:val=""/>
      <w:lvlJc w:val="left"/>
      <w:pPr>
        <w:ind w:left="6480" w:hanging="360"/>
      </w:pPr>
      <w:rPr>
        <w:rFonts w:ascii="Wingdings" w:hAnsi="Wingdings" w:hint="default"/>
      </w:rPr>
    </w:lvl>
  </w:abstractNum>
  <w:abstractNum w:abstractNumId="81" w15:restartNumberingAfterBreak="0">
    <w:nsid w:val="31DF6660"/>
    <w:multiLevelType w:val="hybridMultilevel"/>
    <w:tmpl w:val="A5D2FCD2"/>
    <w:lvl w:ilvl="0" w:tplc="A31AA558">
      <w:start w:val="1"/>
      <w:numFmt w:val="bullet"/>
      <w:lvlText w:val="·"/>
      <w:lvlJc w:val="left"/>
      <w:pPr>
        <w:ind w:left="720" w:hanging="360"/>
      </w:pPr>
      <w:rPr>
        <w:rFonts w:ascii="Symbol" w:hAnsi="Symbol" w:hint="default"/>
      </w:rPr>
    </w:lvl>
    <w:lvl w:ilvl="1" w:tplc="99168C6A">
      <w:start w:val="1"/>
      <w:numFmt w:val="bullet"/>
      <w:lvlText w:val="o"/>
      <w:lvlJc w:val="left"/>
      <w:pPr>
        <w:ind w:left="1440" w:hanging="360"/>
      </w:pPr>
      <w:rPr>
        <w:rFonts w:ascii="Courier New" w:hAnsi="Courier New" w:hint="default"/>
      </w:rPr>
    </w:lvl>
    <w:lvl w:ilvl="2" w:tplc="62F01C62">
      <w:start w:val="1"/>
      <w:numFmt w:val="bullet"/>
      <w:lvlText w:val=""/>
      <w:lvlJc w:val="left"/>
      <w:pPr>
        <w:ind w:left="2160" w:hanging="360"/>
      </w:pPr>
      <w:rPr>
        <w:rFonts w:ascii="Wingdings" w:hAnsi="Wingdings" w:hint="default"/>
      </w:rPr>
    </w:lvl>
    <w:lvl w:ilvl="3" w:tplc="639CEC12">
      <w:start w:val="1"/>
      <w:numFmt w:val="bullet"/>
      <w:lvlText w:val=""/>
      <w:lvlJc w:val="left"/>
      <w:pPr>
        <w:ind w:left="2880" w:hanging="360"/>
      </w:pPr>
      <w:rPr>
        <w:rFonts w:ascii="Symbol" w:hAnsi="Symbol" w:hint="default"/>
      </w:rPr>
    </w:lvl>
    <w:lvl w:ilvl="4" w:tplc="2D520124">
      <w:start w:val="1"/>
      <w:numFmt w:val="bullet"/>
      <w:lvlText w:val="o"/>
      <w:lvlJc w:val="left"/>
      <w:pPr>
        <w:ind w:left="3600" w:hanging="360"/>
      </w:pPr>
      <w:rPr>
        <w:rFonts w:ascii="Courier New" w:hAnsi="Courier New" w:hint="default"/>
      </w:rPr>
    </w:lvl>
    <w:lvl w:ilvl="5" w:tplc="351E15C6">
      <w:start w:val="1"/>
      <w:numFmt w:val="bullet"/>
      <w:lvlText w:val=""/>
      <w:lvlJc w:val="left"/>
      <w:pPr>
        <w:ind w:left="4320" w:hanging="360"/>
      </w:pPr>
      <w:rPr>
        <w:rFonts w:ascii="Wingdings" w:hAnsi="Wingdings" w:hint="default"/>
      </w:rPr>
    </w:lvl>
    <w:lvl w:ilvl="6" w:tplc="96F23836">
      <w:start w:val="1"/>
      <w:numFmt w:val="bullet"/>
      <w:lvlText w:val=""/>
      <w:lvlJc w:val="left"/>
      <w:pPr>
        <w:ind w:left="5040" w:hanging="360"/>
      </w:pPr>
      <w:rPr>
        <w:rFonts w:ascii="Symbol" w:hAnsi="Symbol" w:hint="default"/>
      </w:rPr>
    </w:lvl>
    <w:lvl w:ilvl="7" w:tplc="E2A2212A">
      <w:start w:val="1"/>
      <w:numFmt w:val="bullet"/>
      <w:lvlText w:val="o"/>
      <w:lvlJc w:val="left"/>
      <w:pPr>
        <w:ind w:left="5760" w:hanging="360"/>
      </w:pPr>
      <w:rPr>
        <w:rFonts w:ascii="Courier New" w:hAnsi="Courier New" w:hint="default"/>
      </w:rPr>
    </w:lvl>
    <w:lvl w:ilvl="8" w:tplc="BB346F6E">
      <w:start w:val="1"/>
      <w:numFmt w:val="bullet"/>
      <w:lvlText w:val=""/>
      <w:lvlJc w:val="left"/>
      <w:pPr>
        <w:ind w:left="6480" w:hanging="360"/>
      </w:pPr>
      <w:rPr>
        <w:rFonts w:ascii="Wingdings" w:hAnsi="Wingdings" w:hint="default"/>
      </w:rPr>
    </w:lvl>
  </w:abstractNum>
  <w:abstractNum w:abstractNumId="82" w15:restartNumberingAfterBreak="0">
    <w:nsid w:val="322D166A"/>
    <w:multiLevelType w:val="hybridMultilevel"/>
    <w:tmpl w:val="5A7CAB64"/>
    <w:lvl w:ilvl="0" w:tplc="C3E8575A">
      <w:start w:val="1"/>
      <w:numFmt w:val="bullet"/>
      <w:lvlText w:val="·"/>
      <w:lvlJc w:val="left"/>
      <w:pPr>
        <w:ind w:left="720" w:hanging="360"/>
      </w:pPr>
      <w:rPr>
        <w:rFonts w:ascii="Symbol" w:hAnsi="Symbol" w:hint="default"/>
      </w:rPr>
    </w:lvl>
    <w:lvl w:ilvl="1" w:tplc="7B0AA620">
      <w:start w:val="1"/>
      <w:numFmt w:val="bullet"/>
      <w:lvlText w:val="o"/>
      <w:lvlJc w:val="left"/>
      <w:pPr>
        <w:ind w:left="1440" w:hanging="360"/>
      </w:pPr>
      <w:rPr>
        <w:rFonts w:ascii="Courier New" w:hAnsi="Courier New" w:hint="default"/>
      </w:rPr>
    </w:lvl>
    <w:lvl w:ilvl="2" w:tplc="81D0A0E0">
      <w:start w:val="1"/>
      <w:numFmt w:val="bullet"/>
      <w:lvlText w:val=""/>
      <w:lvlJc w:val="left"/>
      <w:pPr>
        <w:ind w:left="2160" w:hanging="360"/>
      </w:pPr>
      <w:rPr>
        <w:rFonts w:ascii="Wingdings" w:hAnsi="Wingdings" w:hint="default"/>
      </w:rPr>
    </w:lvl>
    <w:lvl w:ilvl="3" w:tplc="5E3206C4">
      <w:start w:val="1"/>
      <w:numFmt w:val="bullet"/>
      <w:lvlText w:val=""/>
      <w:lvlJc w:val="left"/>
      <w:pPr>
        <w:ind w:left="2880" w:hanging="360"/>
      </w:pPr>
      <w:rPr>
        <w:rFonts w:ascii="Symbol" w:hAnsi="Symbol" w:hint="default"/>
      </w:rPr>
    </w:lvl>
    <w:lvl w:ilvl="4" w:tplc="F42A7B3A">
      <w:start w:val="1"/>
      <w:numFmt w:val="bullet"/>
      <w:lvlText w:val="o"/>
      <w:lvlJc w:val="left"/>
      <w:pPr>
        <w:ind w:left="3600" w:hanging="360"/>
      </w:pPr>
      <w:rPr>
        <w:rFonts w:ascii="Courier New" w:hAnsi="Courier New" w:hint="default"/>
      </w:rPr>
    </w:lvl>
    <w:lvl w:ilvl="5" w:tplc="FA647CD2">
      <w:start w:val="1"/>
      <w:numFmt w:val="bullet"/>
      <w:lvlText w:val=""/>
      <w:lvlJc w:val="left"/>
      <w:pPr>
        <w:ind w:left="4320" w:hanging="360"/>
      </w:pPr>
      <w:rPr>
        <w:rFonts w:ascii="Wingdings" w:hAnsi="Wingdings" w:hint="default"/>
      </w:rPr>
    </w:lvl>
    <w:lvl w:ilvl="6" w:tplc="20EEC14C">
      <w:start w:val="1"/>
      <w:numFmt w:val="bullet"/>
      <w:lvlText w:val=""/>
      <w:lvlJc w:val="left"/>
      <w:pPr>
        <w:ind w:left="5040" w:hanging="360"/>
      </w:pPr>
      <w:rPr>
        <w:rFonts w:ascii="Symbol" w:hAnsi="Symbol" w:hint="default"/>
      </w:rPr>
    </w:lvl>
    <w:lvl w:ilvl="7" w:tplc="27544C8E">
      <w:start w:val="1"/>
      <w:numFmt w:val="bullet"/>
      <w:lvlText w:val="o"/>
      <w:lvlJc w:val="left"/>
      <w:pPr>
        <w:ind w:left="5760" w:hanging="360"/>
      </w:pPr>
      <w:rPr>
        <w:rFonts w:ascii="Courier New" w:hAnsi="Courier New" w:hint="default"/>
      </w:rPr>
    </w:lvl>
    <w:lvl w:ilvl="8" w:tplc="7804A85C">
      <w:start w:val="1"/>
      <w:numFmt w:val="bullet"/>
      <w:lvlText w:val=""/>
      <w:lvlJc w:val="left"/>
      <w:pPr>
        <w:ind w:left="6480" w:hanging="360"/>
      </w:pPr>
      <w:rPr>
        <w:rFonts w:ascii="Wingdings" w:hAnsi="Wingdings" w:hint="default"/>
      </w:rPr>
    </w:lvl>
  </w:abstractNum>
  <w:abstractNum w:abstractNumId="83" w15:restartNumberingAfterBreak="0">
    <w:nsid w:val="32A33D38"/>
    <w:multiLevelType w:val="hybridMultilevel"/>
    <w:tmpl w:val="B5A89136"/>
    <w:lvl w:ilvl="0" w:tplc="58927154">
      <w:start w:val="1"/>
      <w:numFmt w:val="bullet"/>
      <w:lvlText w:val="·"/>
      <w:lvlJc w:val="left"/>
      <w:pPr>
        <w:ind w:left="720" w:hanging="360"/>
      </w:pPr>
      <w:rPr>
        <w:rFonts w:ascii="Symbol" w:hAnsi="Symbol" w:hint="default"/>
      </w:rPr>
    </w:lvl>
    <w:lvl w:ilvl="1" w:tplc="3B3854DC">
      <w:start w:val="1"/>
      <w:numFmt w:val="bullet"/>
      <w:lvlText w:val="o"/>
      <w:lvlJc w:val="left"/>
      <w:pPr>
        <w:ind w:left="1440" w:hanging="360"/>
      </w:pPr>
      <w:rPr>
        <w:rFonts w:ascii="Courier New" w:hAnsi="Courier New" w:hint="default"/>
      </w:rPr>
    </w:lvl>
    <w:lvl w:ilvl="2" w:tplc="031A4FCA">
      <w:start w:val="1"/>
      <w:numFmt w:val="bullet"/>
      <w:lvlText w:val=""/>
      <w:lvlJc w:val="left"/>
      <w:pPr>
        <w:ind w:left="2160" w:hanging="360"/>
      </w:pPr>
      <w:rPr>
        <w:rFonts w:ascii="Wingdings" w:hAnsi="Wingdings" w:hint="default"/>
      </w:rPr>
    </w:lvl>
    <w:lvl w:ilvl="3" w:tplc="4776FEA2">
      <w:start w:val="1"/>
      <w:numFmt w:val="bullet"/>
      <w:lvlText w:val=""/>
      <w:lvlJc w:val="left"/>
      <w:pPr>
        <w:ind w:left="2880" w:hanging="360"/>
      </w:pPr>
      <w:rPr>
        <w:rFonts w:ascii="Symbol" w:hAnsi="Symbol" w:hint="default"/>
      </w:rPr>
    </w:lvl>
    <w:lvl w:ilvl="4" w:tplc="2CE825F2">
      <w:start w:val="1"/>
      <w:numFmt w:val="bullet"/>
      <w:lvlText w:val="o"/>
      <w:lvlJc w:val="left"/>
      <w:pPr>
        <w:ind w:left="3600" w:hanging="360"/>
      </w:pPr>
      <w:rPr>
        <w:rFonts w:ascii="Courier New" w:hAnsi="Courier New" w:hint="default"/>
      </w:rPr>
    </w:lvl>
    <w:lvl w:ilvl="5" w:tplc="309EAE9A">
      <w:start w:val="1"/>
      <w:numFmt w:val="bullet"/>
      <w:lvlText w:val=""/>
      <w:lvlJc w:val="left"/>
      <w:pPr>
        <w:ind w:left="4320" w:hanging="360"/>
      </w:pPr>
      <w:rPr>
        <w:rFonts w:ascii="Wingdings" w:hAnsi="Wingdings" w:hint="default"/>
      </w:rPr>
    </w:lvl>
    <w:lvl w:ilvl="6" w:tplc="E37A58BE">
      <w:start w:val="1"/>
      <w:numFmt w:val="bullet"/>
      <w:lvlText w:val=""/>
      <w:lvlJc w:val="left"/>
      <w:pPr>
        <w:ind w:left="5040" w:hanging="360"/>
      </w:pPr>
      <w:rPr>
        <w:rFonts w:ascii="Symbol" w:hAnsi="Symbol" w:hint="default"/>
      </w:rPr>
    </w:lvl>
    <w:lvl w:ilvl="7" w:tplc="F4B0C358">
      <w:start w:val="1"/>
      <w:numFmt w:val="bullet"/>
      <w:lvlText w:val="o"/>
      <w:lvlJc w:val="left"/>
      <w:pPr>
        <w:ind w:left="5760" w:hanging="360"/>
      </w:pPr>
      <w:rPr>
        <w:rFonts w:ascii="Courier New" w:hAnsi="Courier New" w:hint="default"/>
      </w:rPr>
    </w:lvl>
    <w:lvl w:ilvl="8" w:tplc="7DB4052E">
      <w:start w:val="1"/>
      <w:numFmt w:val="bullet"/>
      <w:lvlText w:val=""/>
      <w:lvlJc w:val="left"/>
      <w:pPr>
        <w:ind w:left="6480" w:hanging="360"/>
      </w:pPr>
      <w:rPr>
        <w:rFonts w:ascii="Wingdings" w:hAnsi="Wingdings" w:hint="default"/>
      </w:rPr>
    </w:lvl>
  </w:abstractNum>
  <w:abstractNum w:abstractNumId="84" w15:restartNumberingAfterBreak="0">
    <w:nsid w:val="33729E56"/>
    <w:multiLevelType w:val="hybridMultilevel"/>
    <w:tmpl w:val="E8FEEF1E"/>
    <w:lvl w:ilvl="0" w:tplc="EAB85C1E">
      <w:start w:val="1"/>
      <w:numFmt w:val="bullet"/>
      <w:lvlText w:val="·"/>
      <w:lvlJc w:val="left"/>
      <w:pPr>
        <w:ind w:left="720" w:hanging="360"/>
      </w:pPr>
      <w:rPr>
        <w:rFonts w:ascii="Symbol" w:hAnsi="Symbol" w:hint="default"/>
      </w:rPr>
    </w:lvl>
    <w:lvl w:ilvl="1" w:tplc="5472F6B4">
      <w:start w:val="1"/>
      <w:numFmt w:val="bullet"/>
      <w:lvlText w:val="o"/>
      <w:lvlJc w:val="left"/>
      <w:pPr>
        <w:ind w:left="1440" w:hanging="360"/>
      </w:pPr>
      <w:rPr>
        <w:rFonts w:ascii="Courier New" w:hAnsi="Courier New" w:hint="default"/>
      </w:rPr>
    </w:lvl>
    <w:lvl w:ilvl="2" w:tplc="DE32E6A2">
      <w:start w:val="1"/>
      <w:numFmt w:val="bullet"/>
      <w:lvlText w:val=""/>
      <w:lvlJc w:val="left"/>
      <w:pPr>
        <w:ind w:left="2160" w:hanging="360"/>
      </w:pPr>
      <w:rPr>
        <w:rFonts w:ascii="Wingdings" w:hAnsi="Wingdings" w:hint="default"/>
      </w:rPr>
    </w:lvl>
    <w:lvl w:ilvl="3" w:tplc="8B5CCC84">
      <w:start w:val="1"/>
      <w:numFmt w:val="bullet"/>
      <w:lvlText w:val=""/>
      <w:lvlJc w:val="left"/>
      <w:pPr>
        <w:ind w:left="2880" w:hanging="360"/>
      </w:pPr>
      <w:rPr>
        <w:rFonts w:ascii="Symbol" w:hAnsi="Symbol" w:hint="default"/>
      </w:rPr>
    </w:lvl>
    <w:lvl w:ilvl="4" w:tplc="723E4BE0">
      <w:start w:val="1"/>
      <w:numFmt w:val="bullet"/>
      <w:lvlText w:val="o"/>
      <w:lvlJc w:val="left"/>
      <w:pPr>
        <w:ind w:left="3600" w:hanging="360"/>
      </w:pPr>
      <w:rPr>
        <w:rFonts w:ascii="Courier New" w:hAnsi="Courier New" w:hint="default"/>
      </w:rPr>
    </w:lvl>
    <w:lvl w:ilvl="5" w:tplc="6784C830">
      <w:start w:val="1"/>
      <w:numFmt w:val="bullet"/>
      <w:lvlText w:val=""/>
      <w:lvlJc w:val="left"/>
      <w:pPr>
        <w:ind w:left="4320" w:hanging="360"/>
      </w:pPr>
      <w:rPr>
        <w:rFonts w:ascii="Wingdings" w:hAnsi="Wingdings" w:hint="default"/>
      </w:rPr>
    </w:lvl>
    <w:lvl w:ilvl="6" w:tplc="835E47EA">
      <w:start w:val="1"/>
      <w:numFmt w:val="bullet"/>
      <w:lvlText w:val=""/>
      <w:lvlJc w:val="left"/>
      <w:pPr>
        <w:ind w:left="5040" w:hanging="360"/>
      </w:pPr>
      <w:rPr>
        <w:rFonts w:ascii="Symbol" w:hAnsi="Symbol" w:hint="default"/>
      </w:rPr>
    </w:lvl>
    <w:lvl w:ilvl="7" w:tplc="67C8D236">
      <w:start w:val="1"/>
      <w:numFmt w:val="bullet"/>
      <w:lvlText w:val="o"/>
      <w:lvlJc w:val="left"/>
      <w:pPr>
        <w:ind w:left="5760" w:hanging="360"/>
      </w:pPr>
      <w:rPr>
        <w:rFonts w:ascii="Courier New" w:hAnsi="Courier New" w:hint="default"/>
      </w:rPr>
    </w:lvl>
    <w:lvl w:ilvl="8" w:tplc="F404F95E">
      <w:start w:val="1"/>
      <w:numFmt w:val="bullet"/>
      <w:lvlText w:val=""/>
      <w:lvlJc w:val="left"/>
      <w:pPr>
        <w:ind w:left="6480" w:hanging="360"/>
      </w:pPr>
      <w:rPr>
        <w:rFonts w:ascii="Wingdings" w:hAnsi="Wingdings" w:hint="default"/>
      </w:rPr>
    </w:lvl>
  </w:abstractNum>
  <w:abstractNum w:abstractNumId="85" w15:restartNumberingAfterBreak="0">
    <w:nsid w:val="33A22EE2"/>
    <w:multiLevelType w:val="hybridMultilevel"/>
    <w:tmpl w:val="475C02CE"/>
    <w:lvl w:ilvl="0" w:tplc="E3167304">
      <w:start w:val="5"/>
      <w:numFmt w:val="lowerRoman"/>
      <w:lvlText w:val="%1."/>
      <w:lvlJc w:val="right"/>
      <w:pPr>
        <w:ind w:left="720" w:hanging="360"/>
      </w:pPr>
    </w:lvl>
    <w:lvl w:ilvl="1" w:tplc="C8AA9CC0">
      <w:start w:val="1"/>
      <w:numFmt w:val="lowerLetter"/>
      <w:lvlText w:val="%2."/>
      <w:lvlJc w:val="left"/>
      <w:pPr>
        <w:ind w:left="1440" w:hanging="360"/>
      </w:pPr>
    </w:lvl>
    <w:lvl w:ilvl="2" w:tplc="F6CC7D4C">
      <w:start w:val="1"/>
      <w:numFmt w:val="lowerRoman"/>
      <w:lvlText w:val="%3."/>
      <w:lvlJc w:val="right"/>
      <w:pPr>
        <w:ind w:left="2160" w:hanging="180"/>
      </w:pPr>
    </w:lvl>
    <w:lvl w:ilvl="3" w:tplc="3A08A702">
      <w:start w:val="1"/>
      <w:numFmt w:val="decimal"/>
      <w:lvlText w:val="%4."/>
      <w:lvlJc w:val="left"/>
      <w:pPr>
        <w:ind w:left="2880" w:hanging="360"/>
      </w:pPr>
    </w:lvl>
    <w:lvl w:ilvl="4" w:tplc="6F0C9F7E">
      <w:start w:val="1"/>
      <w:numFmt w:val="lowerLetter"/>
      <w:lvlText w:val="%5."/>
      <w:lvlJc w:val="left"/>
      <w:pPr>
        <w:ind w:left="3600" w:hanging="360"/>
      </w:pPr>
    </w:lvl>
    <w:lvl w:ilvl="5" w:tplc="2E62C804">
      <w:start w:val="1"/>
      <w:numFmt w:val="lowerRoman"/>
      <w:lvlText w:val="%6."/>
      <w:lvlJc w:val="right"/>
      <w:pPr>
        <w:ind w:left="4320" w:hanging="180"/>
      </w:pPr>
    </w:lvl>
    <w:lvl w:ilvl="6" w:tplc="C096D072">
      <w:start w:val="1"/>
      <w:numFmt w:val="decimal"/>
      <w:lvlText w:val="%7."/>
      <w:lvlJc w:val="left"/>
      <w:pPr>
        <w:ind w:left="5040" w:hanging="360"/>
      </w:pPr>
    </w:lvl>
    <w:lvl w:ilvl="7" w:tplc="30160CDC">
      <w:start w:val="1"/>
      <w:numFmt w:val="lowerLetter"/>
      <w:lvlText w:val="%8."/>
      <w:lvlJc w:val="left"/>
      <w:pPr>
        <w:ind w:left="5760" w:hanging="360"/>
      </w:pPr>
    </w:lvl>
    <w:lvl w:ilvl="8" w:tplc="92925D68">
      <w:start w:val="1"/>
      <w:numFmt w:val="lowerRoman"/>
      <w:lvlText w:val="%9."/>
      <w:lvlJc w:val="right"/>
      <w:pPr>
        <w:ind w:left="6480" w:hanging="180"/>
      </w:pPr>
    </w:lvl>
  </w:abstractNum>
  <w:abstractNum w:abstractNumId="86" w15:restartNumberingAfterBreak="0">
    <w:nsid w:val="33A6056D"/>
    <w:multiLevelType w:val="hybridMultilevel"/>
    <w:tmpl w:val="D7BAA372"/>
    <w:lvl w:ilvl="0" w:tplc="D22EDF70">
      <w:start w:val="1"/>
      <w:numFmt w:val="bullet"/>
      <w:lvlText w:val="·"/>
      <w:lvlJc w:val="left"/>
      <w:pPr>
        <w:ind w:left="720" w:hanging="360"/>
      </w:pPr>
      <w:rPr>
        <w:rFonts w:ascii="Symbol" w:hAnsi="Symbol" w:hint="default"/>
      </w:rPr>
    </w:lvl>
    <w:lvl w:ilvl="1" w:tplc="6BA8991C">
      <w:start w:val="1"/>
      <w:numFmt w:val="bullet"/>
      <w:lvlText w:val="o"/>
      <w:lvlJc w:val="left"/>
      <w:pPr>
        <w:ind w:left="1440" w:hanging="360"/>
      </w:pPr>
      <w:rPr>
        <w:rFonts w:ascii="Courier New" w:hAnsi="Courier New" w:hint="default"/>
      </w:rPr>
    </w:lvl>
    <w:lvl w:ilvl="2" w:tplc="45B0053E">
      <w:start w:val="1"/>
      <w:numFmt w:val="bullet"/>
      <w:lvlText w:val=""/>
      <w:lvlJc w:val="left"/>
      <w:pPr>
        <w:ind w:left="2160" w:hanging="360"/>
      </w:pPr>
      <w:rPr>
        <w:rFonts w:ascii="Wingdings" w:hAnsi="Wingdings" w:hint="default"/>
      </w:rPr>
    </w:lvl>
    <w:lvl w:ilvl="3" w:tplc="810ADF0A">
      <w:start w:val="1"/>
      <w:numFmt w:val="bullet"/>
      <w:lvlText w:val=""/>
      <w:lvlJc w:val="left"/>
      <w:pPr>
        <w:ind w:left="2880" w:hanging="360"/>
      </w:pPr>
      <w:rPr>
        <w:rFonts w:ascii="Symbol" w:hAnsi="Symbol" w:hint="default"/>
      </w:rPr>
    </w:lvl>
    <w:lvl w:ilvl="4" w:tplc="020E3016">
      <w:start w:val="1"/>
      <w:numFmt w:val="bullet"/>
      <w:lvlText w:val="o"/>
      <w:lvlJc w:val="left"/>
      <w:pPr>
        <w:ind w:left="3600" w:hanging="360"/>
      </w:pPr>
      <w:rPr>
        <w:rFonts w:ascii="Courier New" w:hAnsi="Courier New" w:hint="default"/>
      </w:rPr>
    </w:lvl>
    <w:lvl w:ilvl="5" w:tplc="2D520312">
      <w:start w:val="1"/>
      <w:numFmt w:val="bullet"/>
      <w:lvlText w:val=""/>
      <w:lvlJc w:val="left"/>
      <w:pPr>
        <w:ind w:left="4320" w:hanging="360"/>
      </w:pPr>
      <w:rPr>
        <w:rFonts w:ascii="Wingdings" w:hAnsi="Wingdings" w:hint="default"/>
      </w:rPr>
    </w:lvl>
    <w:lvl w:ilvl="6" w:tplc="2ADCC0E8">
      <w:start w:val="1"/>
      <w:numFmt w:val="bullet"/>
      <w:lvlText w:val=""/>
      <w:lvlJc w:val="left"/>
      <w:pPr>
        <w:ind w:left="5040" w:hanging="360"/>
      </w:pPr>
      <w:rPr>
        <w:rFonts w:ascii="Symbol" w:hAnsi="Symbol" w:hint="default"/>
      </w:rPr>
    </w:lvl>
    <w:lvl w:ilvl="7" w:tplc="08FE78F8">
      <w:start w:val="1"/>
      <w:numFmt w:val="bullet"/>
      <w:lvlText w:val="o"/>
      <w:lvlJc w:val="left"/>
      <w:pPr>
        <w:ind w:left="5760" w:hanging="360"/>
      </w:pPr>
      <w:rPr>
        <w:rFonts w:ascii="Courier New" w:hAnsi="Courier New" w:hint="default"/>
      </w:rPr>
    </w:lvl>
    <w:lvl w:ilvl="8" w:tplc="429A7E68">
      <w:start w:val="1"/>
      <w:numFmt w:val="bullet"/>
      <w:lvlText w:val=""/>
      <w:lvlJc w:val="left"/>
      <w:pPr>
        <w:ind w:left="6480" w:hanging="360"/>
      </w:pPr>
      <w:rPr>
        <w:rFonts w:ascii="Wingdings" w:hAnsi="Wingdings" w:hint="default"/>
      </w:rPr>
    </w:lvl>
  </w:abstractNum>
  <w:abstractNum w:abstractNumId="87" w15:restartNumberingAfterBreak="0">
    <w:nsid w:val="34655177"/>
    <w:multiLevelType w:val="hybridMultilevel"/>
    <w:tmpl w:val="FFFFFFFF"/>
    <w:lvl w:ilvl="0" w:tplc="6AB4E0AA">
      <w:start w:val="1"/>
      <w:numFmt w:val="bullet"/>
      <w:lvlText w:val=""/>
      <w:lvlJc w:val="left"/>
      <w:pPr>
        <w:ind w:left="720" w:hanging="360"/>
      </w:pPr>
      <w:rPr>
        <w:rFonts w:ascii="Symbol" w:hAnsi="Symbol" w:hint="default"/>
      </w:rPr>
    </w:lvl>
    <w:lvl w:ilvl="1" w:tplc="833AEE02">
      <w:start w:val="1"/>
      <w:numFmt w:val="bullet"/>
      <w:lvlText w:val="o"/>
      <w:lvlJc w:val="left"/>
      <w:pPr>
        <w:ind w:left="1440" w:hanging="360"/>
      </w:pPr>
      <w:rPr>
        <w:rFonts w:ascii="Courier New" w:hAnsi="Courier New" w:hint="default"/>
      </w:rPr>
    </w:lvl>
    <w:lvl w:ilvl="2" w:tplc="41B07450">
      <w:start w:val="1"/>
      <w:numFmt w:val="bullet"/>
      <w:lvlText w:val=""/>
      <w:lvlJc w:val="left"/>
      <w:pPr>
        <w:ind w:left="2160" w:hanging="360"/>
      </w:pPr>
      <w:rPr>
        <w:rFonts w:ascii="Wingdings" w:hAnsi="Wingdings" w:hint="default"/>
      </w:rPr>
    </w:lvl>
    <w:lvl w:ilvl="3" w:tplc="8816291C">
      <w:start w:val="1"/>
      <w:numFmt w:val="bullet"/>
      <w:lvlText w:val=""/>
      <w:lvlJc w:val="left"/>
      <w:pPr>
        <w:ind w:left="2880" w:hanging="360"/>
      </w:pPr>
      <w:rPr>
        <w:rFonts w:ascii="Symbol" w:hAnsi="Symbol" w:hint="default"/>
      </w:rPr>
    </w:lvl>
    <w:lvl w:ilvl="4" w:tplc="7E2E4B04">
      <w:start w:val="1"/>
      <w:numFmt w:val="bullet"/>
      <w:lvlText w:val="o"/>
      <w:lvlJc w:val="left"/>
      <w:pPr>
        <w:ind w:left="3600" w:hanging="360"/>
      </w:pPr>
      <w:rPr>
        <w:rFonts w:ascii="Courier New" w:hAnsi="Courier New" w:hint="default"/>
      </w:rPr>
    </w:lvl>
    <w:lvl w:ilvl="5" w:tplc="5126763C">
      <w:start w:val="1"/>
      <w:numFmt w:val="bullet"/>
      <w:lvlText w:val=""/>
      <w:lvlJc w:val="left"/>
      <w:pPr>
        <w:ind w:left="4320" w:hanging="360"/>
      </w:pPr>
      <w:rPr>
        <w:rFonts w:ascii="Wingdings" w:hAnsi="Wingdings" w:hint="default"/>
      </w:rPr>
    </w:lvl>
    <w:lvl w:ilvl="6" w:tplc="403CAB78">
      <w:start w:val="1"/>
      <w:numFmt w:val="bullet"/>
      <w:lvlText w:val=""/>
      <w:lvlJc w:val="left"/>
      <w:pPr>
        <w:ind w:left="5040" w:hanging="360"/>
      </w:pPr>
      <w:rPr>
        <w:rFonts w:ascii="Symbol" w:hAnsi="Symbol" w:hint="default"/>
      </w:rPr>
    </w:lvl>
    <w:lvl w:ilvl="7" w:tplc="B8FC3278">
      <w:start w:val="1"/>
      <w:numFmt w:val="bullet"/>
      <w:lvlText w:val="o"/>
      <w:lvlJc w:val="left"/>
      <w:pPr>
        <w:ind w:left="5760" w:hanging="360"/>
      </w:pPr>
      <w:rPr>
        <w:rFonts w:ascii="Courier New" w:hAnsi="Courier New" w:hint="default"/>
      </w:rPr>
    </w:lvl>
    <w:lvl w:ilvl="8" w:tplc="951A7ACC">
      <w:start w:val="1"/>
      <w:numFmt w:val="bullet"/>
      <w:lvlText w:val=""/>
      <w:lvlJc w:val="left"/>
      <w:pPr>
        <w:ind w:left="6480" w:hanging="360"/>
      </w:pPr>
      <w:rPr>
        <w:rFonts w:ascii="Wingdings" w:hAnsi="Wingdings" w:hint="default"/>
      </w:rPr>
    </w:lvl>
  </w:abstractNum>
  <w:abstractNum w:abstractNumId="88" w15:restartNumberingAfterBreak="0">
    <w:nsid w:val="35426808"/>
    <w:multiLevelType w:val="multilevel"/>
    <w:tmpl w:val="766225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55D849C"/>
    <w:multiLevelType w:val="hybridMultilevel"/>
    <w:tmpl w:val="FFFFFFFF"/>
    <w:lvl w:ilvl="0" w:tplc="8240365A">
      <w:start w:val="1"/>
      <w:numFmt w:val="bullet"/>
      <w:lvlText w:val="·"/>
      <w:lvlJc w:val="left"/>
      <w:pPr>
        <w:ind w:left="720" w:hanging="360"/>
      </w:pPr>
      <w:rPr>
        <w:rFonts w:ascii="Symbol" w:hAnsi="Symbol" w:hint="default"/>
      </w:rPr>
    </w:lvl>
    <w:lvl w:ilvl="1" w:tplc="A8484FC0">
      <w:start w:val="1"/>
      <w:numFmt w:val="bullet"/>
      <w:lvlText w:val="o"/>
      <w:lvlJc w:val="left"/>
      <w:pPr>
        <w:ind w:left="1440" w:hanging="360"/>
      </w:pPr>
      <w:rPr>
        <w:rFonts w:ascii="Courier New" w:hAnsi="Courier New" w:hint="default"/>
      </w:rPr>
    </w:lvl>
    <w:lvl w:ilvl="2" w:tplc="1346B8E2">
      <w:start w:val="1"/>
      <w:numFmt w:val="bullet"/>
      <w:lvlText w:val=""/>
      <w:lvlJc w:val="left"/>
      <w:pPr>
        <w:ind w:left="2160" w:hanging="360"/>
      </w:pPr>
      <w:rPr>
        <w:rFonts w:ascii="Wingdings" w:hAnsi="Wingdings" w:hint="default"/>
      </w:rPr>
    </w:lvl>
    <w:lvl w:ilvl="3" w:tplc="24B0BB54">
      <w:start w:val="1"/>
      <w:numFmt w:val="bullet"/>
      <w:lvlText w:val=""/>
      <w:lvlJc w:val="left"/>
      <w:pPr>
        <w:ind w:left="2880" w:hanging="360"/>
      </w:pPr>
      <w:rPr>
        <w:rFonts w:ascii="Symbol" w:hAnsi="Symbol" w:hint="default"/>
      </w:rPr>
    </w:lvl>
    <w:lvl w:ilvl="4" w:tplc="F746F62C">
      <w:start w:val="1"/>
      <w:numFmt w:val="bullet"/>
      <w:lvlText w:val="o"/>
      <w:lvlJc w:val="left"/>
      <w:pPr>
        <w:ind w:left="3600" w:hanging="360"/>
      </w:pPr>
      <w:rPr>
        <w:rFonts w:ascii="Courier New" w:hAnsi="Courier New" w:hint="default"/>
      </w:rPr>
    </w:lvl>
    <w:lvl w:ilvl="5" w:tplc="815636BC">
      <w:start w:val="1"/>
      <w:numFmt w:val="bullet"/>
      <w:lvlText w:val=""/>
      <w:lvlJc w:val="left"/>
      <w:pPr>
        <w:ind w:left="4320" w:hanging="360"/>
      </w:pPr>
      <w:rPr>
        <w:rFonts w:ascii="Wingdings" w:hAnsi="Wingdings" w:hint="default"/>
      </w:rPr>
    </w:lvl>
    <w:lvl w:ilvl="6" w:tplc="5512F430">
      <w:start w:val="1"/>
      <w:numFmt w:val="bullet"/>
      <w:lvlText w:val=""/>
      <w:lvlJc w:val="left"/>
      <w:pPr>
        <w:ind w:left="5040" w:hanging="360"/>
      </w:pPr>
      <w:rPr>
        <w:rFonts w:ascii="Symbol" w:hAnsi="Symbol" w:hint="default"/>
      </w:rPr>
    </w:lvl>
    <w:lvl w:ilvl="7" w:tplc="7A4633A8">
      <w:start w:val="1"/>
      <w:numFmt w:val="bullet"/>
      <w:lvlText w:val="o"/>
      <w:lvlJc w:val="left"/>
      <w:pPr>
        <w:ind w:left="5760" w:hanging="360"/>
      </w:pPr>
      <w:rPr>
        <w:rFonts w:ascii="Courier New" w:hAnsi="Courier New" w:hint="default"/>
      </w:rPr>
    </w:lvl>
    <w:lvl w:ilvl="8" w:tplc="45A05694">
      <w:start w:val="1"/>
      <w:numFmt w:val="bullet"/>
      <w:lvlText w:val=""/>
      <w:lvlJc w:val="left"/>
      <w:pPr>
        <w:ind w:left="6480" w:hanging="360"/>
      </w:pPr>
      <w:rPr>
        <w:rFonts w:ascii="Wingdings" w:hAnsi="Wingdings" w:hint="default"/>
      </w:rPr>
    </w:lvl>
  </w:abstractNum>
  <w:abstractNum w:abstractNumId="90" w15:restartNumberingAfterBreak="0">
    <w:nsid w:val="35641177"/>
    <w:multiLevelType w:val="hybridMultilevel"/>
    <w:tmpl w:val="C5561238"/>
    <w:lvl w:ilvl="0" w:tplc="7174EBF2">
      <w:start w:val="1"/>
      <w:numFmt w:val="bullet"/>
      <w:lvlText w:val="·"/>
      <w:lvlJc w:val="left"/>
      <w:pPr>
        <w:ind w:left="720" w:hanging="360"/>
      </w:pPr>
      <w:rPr>
        <w:rFonts w:ascii="Symbol" w:hAnsi="Symbol" w:hint="default"/>
      </w:rPr>
    </w:lvl>
    <w:lvl w:ilvl="1" w:tplc="69BCBEFE">
      <w:start w:val="1"/>
      <w:numFmt w:val="bullet"/>
      <w:lvlText w:val="o"/>
      <w:lvlJc w:val="left"/>
      <w:pPr>
        <w:ind w:left="1440" w:hanging="360"/>
      </w:pPr>
      <w:rPr>
        <w:rFonts w:ascii="Courier New" w:hAnsi="Courier New" w:hint="default"/>
      </w:rPr>
    </w:lvl>
    <w:lvl w:ilvl="2" w:tplc="87D8068C">
      <w:start w:val="1"/>
      <w:numFmt w:val="bullet"/>
      <w:lvlText w:val=""/>
      <w:lvlJc w:val="left"/>
      <w:pPr>
        <w:ind w:left="2160" w:hanging="360"/>
      </w:pPr>
      <w:rPr>
        <w:rFonts w:ascii="Wingdings" w:hAnsi="Wingdings" w:hint="default"/>
      </w:rPr>
    </w:lvl>
    <w:lvl w:ilvl="3" w:tplc="A39E520C">
      <w:start w:val="1"/>
      <w:numFmt w:val="bullet"/>
      <w:lvlText w:val=""/>
      <w:lvlJc w:val="left"/>
      <w:pPr>
        <w:ind w:left="2880" w:hanging="360"/>
      </w:pPr>
      <w:rPr>
        <w:rFonts w:ascii="Symbol" w:hAnsi="Symbol" w:hint="default"/>
      </w:rPr>
    </w:lvl>
    <w:lvl w:ilvl="4" w:tplc="14AEDA20">
      <w:start w:val="1"/>
      <w:numFmt w:val="bullet"/>
      <w:lvlText w:val="o"/>
      <w:lvlJc w:val="left"/>
      <w:pPr>
        <w:ind w:left="3600" w:hanging="360"/>
      </w:pPr>
      <w:rPr>
        <w:rFonts w:ascii="Courier New" w:hAnsi="Courier New" w:hint="default"/>
      </w:rPr>
    </w:lvl>
    <w:lvl w:ilvl="5" w:tplc="BC98A34C">
      <w:start w:val="1"/>
      <w:numFmt w:val="bullet"/>
      <w:lvlText w:val=""/>
      <w:lvlJc w:val="left"/>
      <w:pPr>
        <w:ind w:left="4320" w:hanging="360"/>
      </w:pPr>
      <w:rPr>
        <w:rFonts w:ascii="Wingdings" w:hAnsi="Wingdings" w:hint="default"/>
      </w:rPr>
    </w:lvl>
    <w:lvl w:ilvl="6" w:tplc="4D88CB56">
      <w:start w:val="1"/>
      <w:numFmt w:val="bullet"/>
      <w:lvlText w:val=""/>
      <w:lvlJc w:val="left"/>
      <w:pPr>
        <w:ind w:left="5040" w:hanging="360"/>
      </w:pPr>
      <w:rPr>
        <w:rFonts w:ascii="Symbol" w:hAnsi="Symbol" w:hint="default"/>
      </w:rPr>
    </w:lvl>
    <w:lvl w:ilvl="7" w:tplc="20408092">
      <w:start w:val="1"/>
      <w:numFmt w:val="bullet"/>
      <w:lvlText w:val="o"/>
      <w:lvlJc w:val="left"/>
      <w:pPr>
        <w:ind w:left="5760" w:hanging="360"/>
      </w:pPr>
      <w:rPr>
        <w:rFonts w:ascii="Courier New" w:hAnsi="Courier New" w:hint="default"/>
      </w:rPr>
    </w:lvl>
    <w:lvl w:ilvl="8" w:tplc="D04200BA">
      <w:start w:val="1"/>
      <w:numFmt w:val="bullet"/>
      <w:lvlText w:val=""/>
      <w:lvlJc w:val="left"/>
      <w:pPr>
        <w:ind w:left="6480" w:hanging="360"/>
      </w:pPr>
      <w:rPr>
        <w:rFonts w:ascii="Wingdings" w:hAnsi="Wingdings" w:hint="default"/>
      </w:rPr>
    </w:lvl>
  </w:abstractNum>
  <w:abstractNum w:abstractNumId="91" w15:restartNumberingAfterBreak="0">
    <w:nsid w:val="357B75D1"/>
    <w:multiLevelType w:val="hybridMultilevel"/>
    <w:tmpl w:val="2FD68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5B354E2"/>
    <w:multiLevelType w:val="hybridMultilevel"/>
    <w:tmpl w:val="55E6C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5B99706"/>
    <w:multiLevelType w:val="hybridMultilevel"/>
    <w:tmpl w:val="74460324"/>
    <w:lvl w:ilvl="0" w:tplc="F9C6C03C">
      <w:start w:val="1"/>
      <w:numFmt w:val="bullet"/>
      <w:lvlText w:val="·"/>
      <w:lvlJc w:val="left"/>
      <w:pPr>
        <w:ind w:left="720" w:hanging="360"/>
      </w:pPr>
      <w:rPr>
        <w:rFonts w:ascii="Symbol" w:hAnsi="Symbol" w:hint="default"/>
      </w:rPr>
    </w:lvl>
    <w:lvl w:ilvl="1" w:tplc="51E2C774">
      <w:start w:val="1"/>
      <w:numFmt w:val="bullet"/>
      <w:lvlText w:val="o"/>
      <w:lvlJc w:val="left"/>
      <w:pPr>
        <w:ind w:left="1440" w:hanging="360"/>
      </w:pPr>
      <w:rPr>
        <w:rFonts w:ascii="Courier New" w:hAnsi="Courier New" w:hint="default"/>
      </w:rPr>
    </w:lvl>
    <w:lvl w:ilvl="2" w:tplc="214CA570">
      <w:start w:val="1"/>
      <w:numFmt w:val="bullet"/>
      <w:lvlText w:val=""/>
      <w:lvlJc w:val="left"/>
      <w:pPr>
        <w:ind w:left="2160" w:hanging="360"/>
      </w:pPr>
      <w:rPr>
        <w:rFonts w:ascii="Wingdings" w:hAnsi="Wingdings" w:hint="default"/>
      </w:rPr>
    </w:lvl>
    <w:lvl w:ilvl="3" w:tplc="38BA8834">
      <w:start w:val="1"/>
      <w:numFmt w:val="bullet"/>
      <w:lvlText w:val=""/>
      <w:lvlJc w:val="left"/>
      <w:pPr>
        <w:ind w:left="2880" w:hanging="360"/>
      </w:pPr>
      <w:rPr>
        <w:rFonts w:ascii="Symbol" w:hAnsi="Symbol" w:hint="default"/>
      </w:rPr>
    </w:lvl>
    <w:lvl w:ilvl="4" w:tplc="BF32560E">
      <w:start w:val="1"/>
      <w:numFmt w:val="bullet"/>
      <w:lvlText w:val="o"/>
      <w:lvlJc w:val="left"/>
      <w:pPr>
        <w:ind w:left="3600" w:hanging="360"/>
      </w:pPr>
      <w:rPr>
        <w:rFonts w:ascii="Courier New" w:hAnsi="Courier New" w:hint="default"/>
      </w:rPr>
    </w:lvl>
    <w:lvl w:ilvl="5" w:tplc="F24AC7E6">
      <w:start w:val="1"/>
      <w:numFmt w:val="bullet"/>
      <w:lvlText w:val=""/>
      <w:lvlJc w:val="left"/>
      <w:pPr>
        <w:ind w:left="4320" w:hanging="360"/>
      </w:pPr>
      <w:rPr>
        <w:rFonts w:ascii="Wingdings" w:hAnsi="Wingdings" w:hint="default"/>
      </w:rPr>
    </w:lvl>
    <w:lvl w:ilvl="6" w:tplc="7EB6A102">
      <w:start w:val="1"/>
      <w:numFmt w:val="bullet"/>
      <w:lvlText w:val=""/>
      <w:lvlJc w:val="left"/>
      <w:pPr>
        <w:ind w:left="5040" w:hanging="360"/>
      </w:pPr>
      <w:rPr>
        <w:rFonts w:ascii="Symbol" w:hAnsi="Symbol" w:hint="default"/>
      </w:rPr>
    </w:lvl>
    <w:lvl w:ilvl="7" w:tplc="56462E4A">
      <w:start w:val="1"/>
      <w:numFmt w:val="bullet"/>
      <w:lvlText w:val="o"/>
      <w:lvlJc w:val="left"/>
      <w:pPr>
        <w:ind w:left="5760" w:hanging="360"/>
      </w:pPr>
      <w:rPr>
        <w:rFonts w:ascii="Courier New" w:hAnsi="Courier New" w:hint="default"/>
      </w:rPr>
    </w:lvl>
    <w:lvl w:ilvl="8" w:tplc="44CC9E18">
      <w:start w:val="1"/>
      <w:numFmt w:val="bullet"/>
      <w:lvlText w:val=""/>
      <w:lvlJc w:val="left"/>
      <w:pPr>
        <w:ind w:left="6480" w:hanging="360"/>
      </w:pPr>
      <w:rPr>
        <w:rFonts w:ascii="Wingdings" w:hAnsi="Wingdings" w:hint="default"/>
      </w:rPr>
    </w:lvl>
  </w:abstractNum>
  <w:abstractNum w:abstractNumId="94" w15:restartNumberingAfterBreak="0">
    <w:nsid w:val="3653588E"/>
    <w:multiLevelType w:val="hybridMultilevel"/>
    <w:tmpl w:val="E3A6DD28"/>
    <w:lvl w:ilvl="0" w:tplc="0D3C0A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385BFBF3"/>
    <w:multiLevelType w:val="hybridMultilevel"/>
    <w:tmpl w:val="E6E4701A"/>
    <w:lvl w:ilvl="0" w:tplc="1CA659FE">
      <w:start w:val="1"/>
      <w:numFmt w:val="bullet"/>
      <w:lvlText w:val="·"/>
      <w:lvlJc w:val="left"/>
      <w:pPr>
        <w:ind w:left="720" w:hanging="360"/>
      </w:pPr>
      <w:rPr>
        <w:rFonts w:ascii="Symbol" w:hAnsi="Symbol" w:hint="default"/>
      </w:rPr>
    </w:lvl>
    <w:lvl w:ilvl="1" w:tplc="C3A2CB08">
      <w:start w:val="1"/>
      <w:numFmt w:val="bullet"/>
      <w:lvlText w:val="o"/>
      <w:lvlJc w:val="left"/>
      <w:pPr>
        <w:ind w:left="1440" w:hanging="360"/>
      </w:pPr>
      <w:rPr>
        <w:rFonts w:ascii="Courier New" w:hAnsi="Courier New" w:hint="default"/>
      </w:rPr>
    </w:lvl>
    <w:lvl w:ilvl="2" w:tplc="A5100422">
      <w:start w:val="1"/>
      <w:numFmt w:val="bullet"/>
      <w:lvlText w:val=""/>
      <w:lvlJc w:val="left"/>
      <w:pPr>
        <w:ind w:left="2160" w:hanging="360"/>
      </w:pPr>
      <w:rPr>
        <w:rFonts w:ascii="Wingdings" w:hAnsi="Wingdings" w:hint="default"/>
      </w:rPr>
    </w:lvl>
    <w:lvl w:ilvl="3" w:tplc="E2F8DF4A">
      <w:start w:val="1"/>
      <w:numFmt w:val="bullet"/>
      <w:lvlText w:val=""/>
      <w:lvlJc w:val="left"/>
      <w:pPr>
        <w:ind w:left="2880" w:hanging="360"/>
      </w:pPr>
      <w:rPr>
        <w:rFonts w:ascii="Symbol" w:hAnsi="Symbol" w:hint="default"/>
      </w:rPr>
    </w:lvl>
    <w:lvl w:ilvl="4" w:tplc="9C669CA8">
      <w:start w:val="1"/>
      <w:numFmt w:val="bullet"/>
      <w:lvlText w:val="o"/>
      <w:lvlJc w:val="left"/>
      <w:pPr>
        <w:ind w:left="3600" w:hanging="360"/>
      </w:pPr>
      <w:rPr>
        <w:rFonts w:ascii="Courier New" w:hAnsi="Courier New" w:hint="default"/>
      </w:rPr>
    </w:lvl>
    <w:lvl w:ilvl="5" w:tplc="89DAD3BA">
      <w:start w:val="1"/>
      <w:numFmt w:val="bullet"/>
      <w:lvlText w:val=""/>
      <w:lvlJc w:val="left"/>
      <w:pPr>
        <w:ind w:left="4320" w:hanging="360"/>
      </w:pPr>
      <w:rPr>
        <w:rFonts w:ascii="Wingdings" w:hAnsi="Wingdings" w:hint="default"/>
      </w:rPr>
    </w:lvl>
    <w:lvl w:ilvl="6" w:tplc="1EFAB868">
      <w:start w:val="1"/>
      <w:numFmt w:val="bullet"/>
      <w:lvlText w:val=""/>
      <w:lvlJc w:val="left"/>
      <w:pPr>
        <w:ind w:left="5040" w:hanging="360"/>
      </w:pPr>
      <w:rPr>
        <w:rFonts w:ascii="Symbol" w:hAnsi="Symbol" w:hint="default"/>
      </w:rPr>
    </w:lvl>
    <w:lvl w:ilvl="7" w:tplc="EC6A2D44">
      <w:start w:val="1"/>
      <w:numFmt w:val="bullet"/>
      <w:lvlText w:val="o"/>
      <w:lvlJc w:val="left"/>
      <w:pPr>
        <w:ind w:left="5760" w:hanging="360"/>
      </w:pPr>
      <w:rPr>
        <w:rFonts w:ascii="Courier New" w:hAnsi="Courier New" w:hint="default"/>
      </w:rPr>
    </w:lvl>
    <w:lvl w:ilvl="8" w:tplc="EE0E2362">
      <w:start w:val="1"/>
      <w:numFmt w:val="bullet"/>
      <w:lvlText w:val=""/>
      <w:lvlJc w:val="left"/>
      <w:pPr>
        <w:ind w:left="6480" w:hanging="360"/>
      </w:pPr>
      <w:rPr>
        <w:rFonts w:ascii="Wingdings" w:hAnsi="Wingdings" w:hint="default"/>
      </w:rPr>
    </w:lvl>
  </w:abstractNum>
  <w:abstractNum w:abstractNumId="96" w15:restartNumberingAfterBreak="0">
    <w:nsid w:val="39D5652A"/>
    <w:multiLevelType w:val="hybridMultilevel"/>
    <w:tmpl w:val="9412EACE"/>
    <w:lvl w:ilvl="0" w:tplc="66F083AA">
      <w:start w:val="1"/>
      <w:numFmt w:val="lowerLetter"/>
      <w:lvlText w:val="%1."/>
      <w:lvlJc w:val="left"/>
      <w:pPr>
        <w:ind w:left="720" w:hanging="360"/>
      </w:pPr>
    </w:lvl>
    <w:lvl w:ilvl="1" w:tplc="83B08340">
      <w:start w:val="1"/>
      <w:numFmt w:val="lowerLetter"/>
      <w:lvlText w:val="%2."/>
      <w:lvlJc w:val="left"/>
      <w:pPr>
        <w:ind w:left="1440" w:hanging="360"/>
      </w:pPr>
    </w:lvl>
    <w:lvl w:ilvl="2" w:tplc="C052AE04">
      <w:start w:val="1"/>
      <w:numFmt w:val="lowerRoman"/>
      <w:lvlText w:val="%3."/>
      <w:lvlJc w:val="right"/>
      <w:pPr>
        <w:ind w:left="2160" w:hanging="180"/>
      </w:pPr>
    </w:lvl>
    <w:lvl w:ilvl="3" w:tplc="7FCE9682">
      <w:start w:val="1"/>
      <w:numFmt w:val="decimal"/>
      <w:lvlText w:val="%4."/>
      <w:lvlJc w:val="left"/>
      <w:pPr>
        <w:ind w:left="2880" w:hanging="360"/>
      </w:pPr>
    </w:lvl>
    <w:lvl w:ilvl="4" w:tplc="67C446E0">
      <w:start w:val="1"/>
      <w:numFmt w:val="lowerLetter"/>
      <w:lvlText w:val="%5."/>
      <w:lvlJc w:val="left"/>
      <w:pPr>
        <w:ind w:left="3600" w:hanging="360"/>
      </w:pPr>
    </w:lvl>
    <w:lvl w:ilvl="5" w:tplc="73A03486">
      <w:start w:val="1"/>
      <w:numFmt w:val="lowerRoman"/>
      <w:lvlText w:val="%6."/>
      <w:lvlJc w:val="right"/>
      <w:pPr>
        <w:ind w:left="4320" w:hanging="180"/>
      </w:pPr>
    </w:lvl>
    <w:lvl w:ilvl="6" w:tplc="8092D964">
      <w:start w:val="1"/>
      <w:numFmt w:val="decimal"/>
      <w:lvlText w:val="%7."/>
      <w:lvlJc w:val="left"/>
      <w:pPr>
        <w:ind w:left="5040" w:hanging="360"/>
      </w:pPr>
    </w:lvl>
    <w:lvl w:ilvl="7" w:tplc="7E86835A">
      <w:start w:val="1"/>
      <w:numFmt w:val="lowerLetter"/>
      <w:lvlText w:val="%8."/>
      <w:lvlJc w:val="left"/>
      <w:pPr>
        <w:ind w:left="5760" w:hanging="360"/>
      </w:pPr>
    </w:lvl>
    <w:lvl w:ilvl="8" w:tplc="76F074DA">
      <w:start w:val="1"/>
      <w:numFmt w:val="lowerRoman"/>
      <w:lvlText w:val="%9."/>
      <w:lvlJc w:val="right"/>
      <w:pPr>
        <w:ind w:left="6480" w:hanging="180"/>
      </w:pPr>
    </w:lvl>
  </w:abstractNum>
  <w:abstractNum w:abstractNumId="97" w15:restartNumberingAfterBreak="0">
    <w:nsid w:val="39E95AA7"/>
    <w:multiLevelType w:val="hybridMultilevel"/>
    <w:tmpl w:val="06BCBE4E"/>
    <w:lvl w:ilvl="0" w:tplc="568A7110">
      <w:start w:val="1"/>
      <w:numFmt w:val="bullet"/>
      <w:lvlText w:val="·"/>
      <w:lvlJc w:val="left"/>
      <w:pPr>
        <w:ind w:left="720" w:hanging="360"/>
      </w:pPr>
      <w:rPr>
        <w:rFonts w:ascii="Symbol" w:hAnsi="Symbol" w:hint="default"/>
      </w:rPr>
    </w:lvl>
    <w:lvl w:ilvl="1" w:tplc="CD221494">
      <w:start w:val="1"/>
      <w:numFmt w:val="bullet"/>
      <w:lvlText w:val="o"/>
      <w:lvlJc w:val="left"/>
      <w:pPr>
        <w:ind w:left="1440" w:hanging="360"/>
      </w:pPr>
      <w:rPr>
        <w:rFonts w:ascii="Courier New" w:hAnsi="Courier New" w:hint="default"/>
      </w:rPr>
    </w:lvl>
    <w:lvl w:ilvl="2" w:tplc="BE00A2D4">
      <w:start w:val="1"/>
      <w:numFmt w:val="bullet"/>
      <w:lvlText w:val=""/>
      <w:lvlJc w:val="left"/>
      <w:pPr>
        <w:ind w:left="2160" w:hanging="360"/>
      </w:pPr>
      <w:rPr>
        <w:rFonts w:ascii="Wingdings" w:hAnsi="Wingdings" w:hint="default"/>
      </w:rPr>
    </w:lvl>
    <w:lvl w:ilvl="3" w:tplc="42FC4294">
      <w:start w:val="1"/>
      <w:numFmt w:val="bullet"/>
      <w:lvlText w:val=""/>
      <w:lvlJc w:val="left"/>
      <w:pPr>
        <w:ind w:left="2880" w:hanging="360"/>
      </w:pPr>
      <w:rPr>
        <w:rFonts w:ascii="Symbol" w:hAnsi="Symbol" w:hint="default"/>
      </w:rPr>
    </w:lvl>
    <w:lvl w:ilvl="4" w:tplc="9A7AD1BE">
      <w:start w:val="1"/>
      <w:numFmt w:val="bullet"/>
      <w:lvlText w:val="o"/>
      <w:lvlJc w:val="left"/>
      <w:pPr>
        <w:ind w:left="3600" w:hanging="360"/>
      </w:pPr>
      <w:rPr>
        <w:rFonts w:ascii="Courier New" w:hAnsi="Courier New" w:hint="default"/>
      </w:rPr>
    </w:lvl>
    <w:lvl w:ilvl="5" w:tplc="114280F0">
      <w:start w:val="1"/>
      <w:numFmt w:val="bullet"/>
      <w:lvlText w:val=""/>
      <w:lvlJc w:val="left"/>
      <w:pPr>
        <w:ind w:left="4320" w:hanging="360"/>
      </w:pPr>
      <w:rPr>
        <w:rFonts w:ascii="Wingdings" w:hAnsi="Wingdings" w:hint="default"/>
      </w:rPr>
    </w:lvl>
    <w:lvl w:ilvl="6" w:tplc="DA6E3A72">
      <w:start w:val="1"/>
      <w:numFmt w:val="bullet"/>
      <w:lvlText w:val=""/>
      <w:lvlJc w:val="left"/>
      <w:pPr>
        <w:ind w:left="5040" w:hanging="360"/>
      </w:pPr>
      <w:rPr>
        <w:rFonts w:ascii="Symbol" w:hAnsi="Symbol" w:hint="default"/>
      </w:rPr>
    </w:lvl>
    <w:lvl w:ilvl="7" w:tplc="96909518">
      <w:start w:val="1"/>
      <w:numFmt w:val="bullet"/>
      <w:lvlText w:val="o"/>
      <w:lvlJc w:val="left"/>
      <w:pPr>
        <w:ind w:left="5760" w:hanging="360"/>
      </w:pPr>
      <w:rPr>
        <w:rFonts w:ascii="Courier New" w:hAnsi="Courier New" w:hint="default"/>
      </w:rPr>
    </w:lvl>
    <w:lvl w:ilvl="8" w:tplc="49943B4E">
      <w:start w:val="1"/>
      <w:numFmt w:val="bullet"/>
      <w:lvlText w:val=""/>
      <w:lvlJc w:val="left"/>
      <w:pPr>
        <w:ind w:left="6480" w:hanging="360"/>
      </w:pPr>
      <w:rPr>
        <w:rFonts w:ascii="Wingdings" w:hAnsi="Wingdings" w:hint="default"/>
      </w:rPr>
    </w:lvl>
  </w:abstractNum>
  <w:abstractNum w:abstractNumId="98" w15:restartNumberingAfterBreak="0">
    <w:nsid w:val="3B4A9E83"/>
    <w:multiLevelType w:val="hybridMultilevel"/>
    <w:tmpl w:val="3A6EDF3A"/>
    <w:lvl w:ilvl="0" w:tplc="3BCEA994">
      <w:start w:val="2"/>
      <w:numFmt w:val="lowerRoman"/>
      <w:lvlText w:val="%1."/>
      <w:lvlJc w:val="right"/>
      <w:pPr>
        <w:ind w:left="720" w:hanging="360"/>
      </w:pPr>
    </w:lvl>
    <w:lvl w:ilvl="1" w:tplc="39608678">
      <w:start w:val="1"/>
      <w:numFmt w:val="lowerLetter"/>
      <w:lvlText w:val="%2."/>
      <w:lvlJc w:val="left"/>
      <w:pPr>
        <w:ind w:left="1440" w:hanging="360"/>
      </w:pPr>
    </w:lvl>
    <w:lvl w:ilvl="2" w:tplc="4BBE2870">
      <w:start w:val="1"/>
      <w:numFmt w:val="lowerRoman"/>
      <w:lvlText w:val="%3."/>
      <w:lvlJc w:val="right"/>
      <w:pPr>
        <w:ind w:left="2160" w:hanging="180"/>
      </w:pPr>
    </w:lvl>
    <w:lvl w:ilvl="3" w:tplc="B97A3180">
      <w:start w:val="1"/>
      <w:numFmt w:val="decimal"/>
      <w:lvlText w:val="%4."/>
      <w:lvlJc w:val="left"/>
      <w:pPr>
        <w:ind w:left="2880" w:hanging="360"/>
      </w:pPr>
    </w:lvl>
    <w:lvl w:ilvl="4" w:tplc="895C266E">
      <w:start w:val="1"/>
      <w:numFmt w:val="lowerLetter"/>
      <w:lvlText w:val="%5."/>
      <w:lvlJc w:val="left"/>
      <w:pPr>
        <w:ind w:left="3600" w:hanging="360"/>
      </w:pPr>
    </w:lvl>
    <w:lvl w:ilvl="5" w:tplc="B43A85F0">
      <w:start w:val="1"/>
      <w:numFmt w:val="lowerRoman"/>
      <w:lvlText w:val="%6."/>
      <w:lvlJc w:val="right"/>
      <w:pPr>
        <w:ind w:left="4320" w:hanging="180"/>
      </w:pPr>
    </w:lvl>
    <w:lvl w:ilvl="6" w:tplc="C6CACCD6">
      <w:start w:val="1"/>
      <w:numFmt w:val="decimal"/>
      <w:lvlText w:val="%7."/>
      <w:lvlJc w:val="left"/>
      <w:pPr>
        <w:ind w:left="5040" w:hanging="360"/>
      </w:pPr>
    </w:lvl>
    <w:lvl w:ilvl="7" w:tplc="B1CECB8A">
      <w:start w:val="1"/>
      <w:numFmt w:val="lowerLetter"/>
      <w:lvlText w:val="%8."/>
      <w:lvlJc w:val="left"/>
      <w:pPr>
        <w:ind w:left="5760" w:hanging="360"/>
      </w:pPr>
    </w:lvl>
    <w:lvl w:ilvl="8" w:tplc="FBD6CA88">
      <w:start w:val="1"/>
      <w:numFmt w:val="lowerRoman"/>
      <w:lvlText w:val="%9."/>
      <w:lvlJc w:val="right"/>
      <w:pPr>
        <w:ind w:left="6480" w:hanging="180"/>
      </w:pPr>
    </w:lvl>
  </w:abstractNum>
  <w:abstractNum w:abstractNumId="99" w15:restartNumberingAfterBreak="0">
    <w:nsid w:val="3BE6D5E1"/>
    <w:multiLevelType w:val="hybridMultilevel"/>
    <w:tmpl w:val="542EBEF0"/>
    <w:lvl w:ilvl="0" w:tplc="B1B63A76">
      <w:start w:val="1"/>
      <w:numFmt w:val="bullet"/>
      <w:lvlText w:val=""/>
      <w:lvlJc w:val="left"/>
      <w:pPr>
        <w:ind w:left="720" w:hanging="360"/>
      </w:pPr>
      <w:rPr>
        <w:rFonts w:ascii="Symbol" w:hAnsi="Symbol" w:hint="default"/>
      </w:rPr>
    </w:lvl>
    <w:lvl w:ilvl="1" w:tplc="279E58A2">
      <w:start w:val="1"/>
      <w:numFmt w:val="bullet"/>
      <w:lvlText w:val="o"/>
      <w:lvlJc w:val="left"/>
      <w:pPr>
        <w:ind w:left="1440" w:hanging="360"/>
      </w:pPr>
      <w:rPr>
        <w:rFonts w:ascii="Courier New" w:hAnsi="Courier New" w:hint="default"/>
      </w:rPr>
    </w:lvl>
    <w:lvl w:ilvl="2" w:tplc="9EF0EF40">
      <w:start w:val="1"/>
      <w:numFmt w:val="bullet"/>
      <w:lvlText w:val=""/>
      <w:lvlJc w:val="left"/>
      <w:pPr>
        <w:ind w:left="2160" w:hanging="360"/>
      </w:pPr>
      <w:rPr>
        <w:rFonts w:ascii="Wingdings" w:hAnsi="Wingdings" w:hint="default"/>
      </w:rPr>
    </w:lvl>
    <w:lvl w:ilvl="3" w:tplc="FA202C22">
      <w:start w:val="1"/>
      <w:numFmt w:val="bullet"/>
      <w:lvlText w:val=""/>
      <w:lvlJc w:val="left"/>
      <w:pPr>
        <w:ind w:left="2880" w:hanging="360"/>
      </w:pPr>
      <w:rPr>
        <w:rFonts w:ascii="Symbol" w:hAnsi="Symbol" w:hint="default"/>
      </w:rPr>
    </w:lvl>
    <w:lvl w:ilvl="4" w:tplc="9DD46D90">
      <w:start w:val="1"/>
      <w:numFmt w:val="bullet"/>
      <w:lvlText w:val="o"/>
      <w:lvlJc w:val="left"/>
      <w:pPr>
        <w:ind w:left="3600" w:hanging="360"/>
      </w:pPr>
      <w:rPr>
        <w:rFonts w:ascii="Courier New" w:hAnsi="Courier New" w:hint="default"/>
      </w:rPr>
    </w:lvl>
    <w:lvl w:ilvl="5" w:tplc="A9E430D8">
      <w:start w:val="1"/>
      <w:numFmt w:val="bullet"/>
      <w:lvlText w:val=""/>
      <w:lvlJc w:val="left"/>
      <w:pPr>
        <w:ind w:left="4320" w:hanging="360"/>
      </w:pPr>
      <w:rPr>
        <w:rFonts w:ascii="Wingdings" w:hAnsi="Wingdings" w:hint="default"/>
      </w:rPr>
    </w:lvl>
    <w:lvl w:ilvl="6" w:tplc="180E44D6">
      <w:start w:val="1"/>
      <w:numFmt w:val="bullet"/>
      <w:lvlText w:val=""/>
      <w:lvlJc w:val="left"/>
      <w:pPr>
        <w:ind w:left="5040" w:hanging="360"/>
      </w:pPr>
      <w:rPr>
        <w:rFonts w:ascii="Symbol" w:hAnsi="Symbol" w:hint="default"/>
      </w:rPr>
    </w:lvl>
    <w:lvl w:ilvl="7" w:tplc="296434E6">
      <w:start w:val="1"/>
      <w:numFmt w:val="bullet"/>
      <w:lvlText w:val="o"/>
      <w:lvlJc w:val="left"/>
      <w:pPr>
        <w:ind w:left="5760" w:hanging="360"/>
      </w:pPr>
      <w:rPr>
        <w:rFonts w:ascii="Courier New" w:hAnsi="Courier New" w:hint="default"/>
      </w:rPr>
    </w:lvl>
    <w:lvl w:ilvl="8" w:tplc="E9A87F56">
      <w:start w:val="1"/>
      <w:numFmt w:val="bullet"/>
      <w:lvlText w:val=""/>
      <w:lvlJc w:val="left"/>
      <w:pPr>
        <w:ind w:left="6480" w:hanging="360"/>
      </w:pPr>
      <w:rPr>
        <w:rFonts w:ascii="Wingdings" w:hAnsi="Wingdings" w:hint="default"/>
      </w:rPr>
    </w:lvl>
  </w:abstractNum>
  <w:abstractNum w:abstractNumId="100" w15:restartNumberingAfterBreak="0">
    <w:nsid w:val="3C102E80"/>
    <w:multiLevelType w:val="hybridMultilevel"/>
    <w:tmpl w:val="E4426162"/>
    <w:lvl w:ilvl="0" w:tplc="807A614A">
      <w:start w:val="1"/>
      <w:numFmt w:val="bullet"/>
      <w:lvlText w:val="·"/>
      <w:lvlJc w:val="left"/>
      <w:pPr>
        <w:ind w:left="720" w:hanging="360"/>
      </w:pPr>
      <w:rPr>
        <w:rFonts w:ascii="Symbol" w:hAnsi="Symbol" w:hint="default"/>
      </w:rPr>
    </w:lvl>
    <w:lvl w:ilvl="1" w:tplc="B1A46CFC">
      <w:start w:val="1"/>
      <w:numFmt w:val="bullet"/>
      <w:lvlText w:val="o"/>
      <w:lvlJc w:val="left"/>
      <w:pPr>
        <w:ind w:left="1440" w:hanging="360"/>
      </w:pPr>
      <w:rPr>
        <w:rFonts w:ascii="Courier New" w:hAnsi="Courier New" w:hint="default"/>
      </w:rPr>
    </w:lvl>
    <w:lvl w:ilvl="2" w:tplc="5D785C42">
      <w:start w:val="1"/>
      <w:numFmt w:val="bullet"/>
      <w:lvlText w:val=""/>
      <w:lvlJc w:val="left"/>
      <w:pPr>
        <w:ind w:left="2160" w:hanging="360"/>
      </w:pPr>
      <w:rPr>
        <w:rFonts w:ascii="Wingdings" w:hAnsi="Wingdings" w:hint="default"/>
      </w:rPr>
    </w:lvl>
    <w:lvl w:ilvl="3" w:tplc="C12425DA">
      <w:start w:val="1"/>
      <w:numFmt w:val="bullet"/>
      <w:lvlText w:val=""/>
      <w:lvlJc w:val="left"/>
      <w:pPr>
        <w:ind w:left="2880" w:hanging="360"/>
      </w:pPr>
      <w:rPr>
        <w:rFonts w:ascii="Symbol" w:hAnsi="Symbol" w:hint="default"/>
      </w:rPr>
    </w:lvl>
    <w:lvl w:ilvl="4" w:tplc="A84C03FA">
      <w:start w:val="1"/>
      <w:numFmt w:val="bullet"/>
      <w:lvlText w:val="o"/>
      <w:lvlJc w:val="left"/>
      <w:pPr>
        <w:ind w:left="3600" w:hanging="360"/>
      </w:pPr>
      <w:rPr>
        <w:rFonts w:ascii="Courier New" w:hAnsi="Courier New" w:hint="default"/>
      </w:rPr>
    </w:lvl>
    <w:lvl w:ilvl="5" w:tplc="08A61B00">
      <w:start w:val="1"/>
      <w:numFmt w:val="bullet"/>
      <w:lvlText w:val=""/>
      <w:lvlJc w:val="left"/>
      <w:pPr>
        <w:ind w:left="4320" w:hanging="360"/>
      </w:pPr>
      <w:rPr>
        <w:rFonts w:ascii="Wingdings" w:hAnsi="Wingdings" w:hint="default"/>
      </w:rPr>
    </w:lvl>
    <w:lvl w:ilvl="6" w:tplc="22EE61FA">
      <w:start w:val="1"/>
      <w:numFmt w:val="bullet"/>
      <w:lvlText w:val=""/>
      <w:lvlJc w:val="left"/>
      <w:pPr>
        <w:ind w:left="5040" w:hanging="360"/>
      </w:pPr>
      <w:rPr>
        <w:rFonts w:ascii="Symbol" w:hAnsi="Symbol" w:hint="default"/>
      </w:rPr>
    </w:lvl>
    <w:lvl w:ilvl="7" w:tplc="2E54C4FA">
      <w:start w:val="1"/>
      <w:numFmt w:val="bullet"/>
      <w:lvlText w:val="o"/>
      <w:lvlJc w:val="left"/>
      <w:pPr>
        <w:ind w:left="5760" w:hanging="360"/>
      </w:pPr>
      <w:rPr>
        <w:rFonts w:ascii="Courier New" w:hAnsi="Courier New" w:hint="default"/>
      </w:rPr>
    </w:lvl>
    <w:lvl w:ilvl="8" w:tplc="5D02913C">
      <w:start w:val="1"/>
      <w:numFmt w:val="bullet"/>
      <w:lvlText w:val=""/>
      <w:lvlJc w:val="left"/>
      <w:pPr>
        <w:ind w:left="6480" w:hanging="360"/>
      </w:pPr>
      <w:rPr>
        <w:rFonts w:ascii="Wingdings" w:hAnsi="Wingdings" w:hint="default"/>
      </w:rPr>
    </w:lvl>
  </w:abstractNum>
  <w:abstractNum w:abstractNumId="101" w15:restartNumberingAfterBreak="0">
    <w:nsid w:val="3C751B4A"/>
    <w:multiLevelType w:val="hybridMultilevel"/>
    <w:tmpl w:val="4F9694B2"/>
    <w:lvl w:ilvl="0" w:tplc="1436C6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D2F7362"/>
    <w:multiLevelType w:val="hybridMultilevel"/>
    <w:tmpl w:val="5E149C68"/>
    <w:lvl w:ilvl="0" w:tplc="AFB2DB1E">
      <w:start w:val="1"/>
      <w:numFmt w:val="bullet"/>
      <w:lvlText w:val="·"/>
      <w:lvlJc w:val="left"/>
      <w:pPr>
        <w:ind w:left="720" w:hanging="360"/>
      </w:pPr>
      <w:rPr>
        <w:rFonts w:ascii="Symbol" w:hAnsi="Symbol" w:hint="default"/>
      </w:rPr>
    </w:lvl>
    <w:lvl w:ilvl="1" w:tplc="CFCA3530">
      <w:start w:val="1"/>
      <w:numFmt w:val="bullet"/>
      <w:lvlText w:val="o"/>
      <w:lvlJc w:val="left"/>
      <w:pPr>
        <w:ind w:left="1440" w:hanging="360"/>
      </w:pPr>
      <w:rPr>
        <w:rFonts w:ascii="Courier New" w:hAnsi="Courier New" w:hint="default"/>
      </w:rPr>
    </w:lvl>
    <w:lvl w:ilvl="2" w:tplc="FCD2A262">
      <w:start w:val="1"/>
      <w:numFmt w:val="bullet"/>
      <w:lvlText w:val=""/>
      <w:lvlJc w:val="left"/>
      <w:pPr>
        <w:ind w:left="2160" w:hanging="360"/>
      </w:pPr>
      <w:rPr>
        <w:rFonts w:ascii="Wingdings" w:hAnsi="Wingdings" w:hint="default"/>
      </w:rPr>
    </w:lvl>
    <w:lvl w:ilvl="3" w:tplc="14EE6F26">
      <w:start w:val="1"/>
      <w:numFmt w:val="bullet"/>
      <w:lvlText w:val=""/>
      <w:lvlJc w:val="left"/>
      <w:pPr>
        <w:ind w:left="2880" w:hanging="360"/>
      </w:pPr>
      <w:rPr>
        <w:rFonts w:ascii="Symbol" w:hAnsi="Symbol" w:hint="default"/>
      </w:rPr>
    </w:lvl>
    <w:lvl w:ilvl="4" w:tplc="65420162">
      <w:start w:val="1"/>
      <w:numFmt w:val="bullet"/>
      <w:lvlText w:val="o"/>
      <w:lvlJc w:val="left"/>
      <w:pPr>
        <w:ind w:left="3600" w:hanging="360"/>
      </w:pPr>
      <w:rPr>
        <w:rFonts w:ascii="Courier New" w:hAnsi="Courier New" w:hint="default"/>
      </w:rPr>
    </w:lvl>
    <w:lvl w:ilvl="5" w:tplc="4448057E">
      <w:start w:val="1"/>
      <w:numFmt w:val="bullet"/>
      <w:lvlText w:val=""/>
      <w:lvlJc w:val="left"/>
      <w:pPr>
        <w:ind w:left="4320" w:hanging="360"/>
      </w:pPr>
      <w:rPr>
        <w:rFonts w:ascii="Wingdings" w:hAnsi="Wingdings" w:hint="default"/>
      </w:rPr>
    </w:lvl>
    <w:lvl w:ilvl="6" w:tplc="F32EBA28">
      <w:start w:val="1"/>
      <w:numFmt w:val="bullet"/>
      <w:lvlText w:val=""/>
      <w:lvlJc w:val="left"/>
      <w:pPr>
        <w:ind w:left="5040" w:hanging="360"/>
      </w:pPr>
      <w:rPr>
        <w:rFonts w:ascii="Symbol" w:hAnsi="Symbol" w:hint="default"/>
      </w:rPr>
    </w:lvl>
    <w:lvl w:ilvl="7" w:tplc="1B086CB6">
      <w:start w:val="1"/>
      <w:numFmt w:val="bullet"/>
      <w:lvlText w:val="o"/>
      <w:lvlJc w:val="left"/>
      <w:pPr>
        <w:ind w:left="5760" w:hanging="360"/>
      </w:pPr>
      <w:rPr>
        <w:rFonts w:ascii="Courier New" w:hAnsi="Courier New" w:hint="default"/>
      </w:rPr>
    </w:lvl>
    <w:lvl w:ilvl="8" w:tplc="F1BC6C68">
      <w:start w:val="1"/>
      <w:numFmt w:val="bullet"/>
      <w:lvlText w:val=""/>
      <w:lvlJc w:val="left"/>
      <w:pPr>
        <w:ind w:left="6480" w:hanging="360"/>
      </w:pPr>
      <w:rPr>
        <w:rFonts w:ascii="Wingdings" w:hAnsi="Wingdings" w:hint="default"/>
      </w:rPr>
    </w:lvl>
  </w:abstractNum>
  <w:abstractNum w:abstractNumId="103" w15:restartNumberingAfterBreak="0">
    <w:nsid w:val="3D866E35"/>
    <w:multiLevelType w:val="multilevel"/>
    <w:tmpl w:val="906AD78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DF866B0"/>
    <w:multiLevelType w:val="hybridMultilevel"/>
    <w:tmpl w:val="E7426F1A"/>
    <w:lvl w:ilvl="0" w:tplc="BF64F078">
      <w:start w:val="1"/>
      <w:numFmt w:val="bullet"/>
      <w:lvlText w:val="·"/>
      <w:lvlJc w:val="left"/>
      <w:pPr>
        <w:ind w:left="720" w:hanging="360"/>
      </w:pPr>
      <w:rPr>
        <w:rFonts w:ascii="Symbol" w:hAnsi="Symbol" w:hint="default"/>
      </w:rPr>
    </w:lvl>
    <w:lvl w:ilvl="1" w:tplc="ABBE44EE">
      <w:start w:val="1"/>
      <w:numFmt w:val="bullet"/>
      <w:lvlText w:val="o"/>
      <w:lvlJc w:val="left"/>
      <w:pPr>
        <w:ind w:left="1440" w:hanging="360"/>
      </w:pPr>
      <w:rPr>
        <w:rFonts w:ascii="Courier New" w:hAnsi="Courier New" w:hint="default"/>
      </w:rPr>
    </w:lvl>
    <w:lvl w:ilvl="2" w:tplc="CACA4B5A">
      <w:start w:val="1"/>
      <w:numFmt w:val="bullet"/>
      <w:lvlText w:val=""/>
      <w:lvlJc w:val="left"/>
      <w:pPr>
        <w:ind w:left="2160" w:hanging="360"/>
      </w:pPr>
      <w:rPr>
        <w:rFonts w:ascii="Wingdings" w:hAnsi="Wingdings" w:hint="default"/>
      </w:rPr>
    </w:lvl>
    <w:lvl w:ilvl="3" w:tplc="3586ABC8">
      <w:start w:val="1"/>
      <w:numFmt w:val="bullet"/>
      <w:lvlText w:val=""/>
      <w:lvlJc w:val="left"/>
      <w:pPr>
        <w:ind w:left="2880" w:hanging="360"/>
      </w:pPr>
      <w:rPr>
        <w:rFonts w:ascii="Symbol" w:hAnsi="Symbol" w:hint="default"/>
      </w:rPr>
    </w:lvl>
    <w:lvl w:ilvl="4" w:tplc="9014E0F8">
      <w:start w:val="1"/>
      <w:numFmt w:val="bullet"/>
      <w:lvlText w:val="o"/>
      <w:lvlJc w:val="left"/>
      <w:pPr>
        <w:ind w:left="3600" w:hanging="360"/>
      </w:pPr>
      <w:rPr>
        <w:rFonts w:ascii="Courier New" w:hAnsi="Courier New" w:hint="default"/>
      </w:rPr>
    </w:lvl>
    <w:lvl w:ilvl="5" w:tplc="094E38B8">
      <w:start w:val="1"/>
      <w:numFmt w:val="bullet"/>
      <w:lvlText w:val=""/>
      <w:lvlJc w:val="left"/>
      <w:pPr>
        <w:ind w:left="4320" w:hanging="360"/>
      </w:pPr>
      <w:rPr>
        <w:rFonts w:ascii="Wingdings" w:hAnsi="Wingdings" w:hint="default"/>
      </w:rPr>
    </w:lvl>
    <w:lvl w:ilvl="6" w:tplc="4D18E89E">
      <w:start w:val="1"/>
      <w:numFmt w:val="bullet"/>
      <w:lvlText w:val=""/>
      <w:lvlJc w:val="left"/>
      <w:pPr>
        <w:ind w:left="5040" w:hanging="360"/>
      </w:pPr>
      <w:rPr>
        <w:rFonts w:ascii="Symbol" w:hAnsi="Symbol" w:hint="default"/>
      </w:rPr>
    </w:lvl>
    <w:lvl w:ilvl="7" w:tplc="BD4A5DEC">
      <w:start w:val="1"/>
      <w:numFmt w:val="bullet"/>
      <w:lvlText w:val="o"/>
      <w:lvlJc w:val="left"/>
      <w:pPr>
        <w:ind w:left="5760" w:hanging="360"/>
      </w:pPr>
      <w:rPr>
        <w:rFonts w:ascii="Courier New" w:hAnsi="Courier New" w:hint="default"/>
      </w:rPr>
    </w:lvl>
    <w:lvl w:ilvl="8" w:tplc="9E20B4A0">
      <w:start w:val="1"/>
      <w:numFmt w:val="bullet"/>
      <w:lvlText w:val=""/>
      <w:lvlJc w:val="left"/>
      <w:pPr>
        <w:ind w:left="6480" w:hanging="360"/>
      </w:pPr>
      <w:rPr>
        <w:rFonts w:ascii="Wingdings" w:hAnsi="Wingdings" w:hint="default"/>
      </w:rPr>
    </w:lvl>
  </w:abstractNum>
  <w:abstractNum w:abstractNumId="105" w15:restartNumberingAfterBreak="0">
    <w:nsid w:val="3ED9C89F"/>
    <w:multiLevelType w:val="hybridMultilevel"/>
    <w:tmpl w:val="C95A0ECE"/>
    <w:lvl w:ilvl="0" w:tplc="38323E7E">
      <w:start w:val="1"/>
      <w:numFmt w:val="decimal"/>
      <w:lvlText w:val="%1."/>
      <w:lvlJc w:val="left"/>
      <w:pPr>
        <w:ind w:left="720" w:hanging="360"/>
      </w:pPr>
    </w:lvl>
    <w:lvl w:ilvl="1" w:tplc="DE9C9B56">
      <w:start w:val="1"/>
      <w:numFmt w:val="lowerLetter"/>
      <w:lvlText w:val="%2."/>
      <w:lvlJc w:val="left"/>
      <w:pPr>
        <w:ind w:left="1440" w:hanging="360"/>
      </w:pPr>
    </w:lvl>
    <w:lvl w:ilvl="2" w:tplc="B614D342">
      <w:start w:val="1"/>
      <w:numFmt w:val="lowerRoman"/>
      <w:lvlText w:val="%3."/>
      <w:lvlJc w:val="right"/>
      <w:pPr>
        <w:ind w:left="2160" w:hanging="180"/>
      </w:pPr>
    </w:lvl>
    <w:lvl w:ilvl="3" w:tplc="00F27A9C">
      <w:start w:val="1"/>
      <w:numFmt w:val="decimal"/>
      <w:lvlText w:val="%4."/>
      <w:lvlJc w:val="left"/>
      <w:pPr>
        <w:ind w:left="2880" w:hanging="360"/>
      </w:pPr>
    </w:lvl>
    <w:lvl w:ilvl="4" w:tplc="3C389AFE">
      <w:start w:val="1"/>
      <w:numFmt w:val="lowerLetter"/>
      <w:lvlText w:val="%5."/>
      <w:lvlJc w:val="left"/>
      <w:pPr>
        <w:ind w:left="3600" w:hanging="360"/>
      </w:pPr>
    </w:lvl>
    <w:lvl w:ilvl="5" w:tplc="A170C50A">
      <w:start w:val="1"/>
      <w:numFmt w:val="lowerRoman"/>
      <w:lvlText w:val="%6."/>
      <w:lvlJc w:val="right"/>
      <w:pPr>
        <w:ind w:left="4320" w:hanging="180"/>
      </w:pPr>
    </w:lvl>
    <w:lvl w:ilvl="6" w:tplc="9F563772">
      <w:start w:val="1"/>
      <w:numFmt w:val="decimal"/>
      <w:lvlText w:val="%7."/>
      <w:lvlJc w:val="left"/>
      <w:pPr>
        <w:ind w:left="5040" w:hanging="360"/>
      </w:pPr>
    </w:lvl>
    <w:lvl w:ilvl="7" w:tplc="A0B24FB2">
      <w:start w:val="1"/>
      <w:numFmt w:val="lowerLetter"/>
      <w:lvlText w:val="%8."/>
      <w:lvlJc w:val="left"/>
      <w:pPr>
        <w:ind w:left="5760" w:hanging="360"/>
      </w:pPr>
    </w:lvl>
    <w:lvl w:ilvl="8" w:tplc="C3460DF6">
      <w:start w:val="1"/>
      <w:numFmt w:val="lowerRoman"/>
      <w:lvlText w:val="%9."/>
      <w:lvlJc w:val="right"/>
      <w:pPr>
        <w:ind w:left="6480" w:hanging="180"/>
      </w:pPr>
    </w:lvl>
  </w:abstractNum>
  <w:abstractNum w:abstractNumId="106" w15:restartNumberingAfterBreak="0">
    <w:nsid w:val="3F7C1027"/>
    <w:multiLevelType w:val="hybridMultilevel"/>
    <w:tmpl w:val="2C564BE4"/>
    <w:lvl w:ilvl="0" w:tplc="C022857A">
      <w:start w:val="1"/>
      <w:numFmt w:val="decimal"/>
      <w:lvlText w:val="%1."/>
      <w:lvlJc w:val="left"/>
      <w:pPr>
        <w:ind w:left="720" w:hanging="360"/>
      </w:pPr>
    </w:lvl>
    <w:lvl w:ilvl="1" w:tplc="34B2F574">
      <w:start w:val="1"/>
      <w:numFmt w:val="lowerLetter"/>
      <w:lvlText w:val="%2."/>
      <w:lvlJc w:val="left"/>
      <w:pPr>
        <w:ind w:left="1440" w:hanging="360"/>
      </w:pPr>
    </w:lvl>
    <w:lvl w:ilvl="2" w:tplc="EE68D38E">
      <w:start w:val="1"/>
      <w:numFmt w:val="lowerRoman"/>
      <w:lvlText w:val="%3."/>
      <w:lvlJc w:val="right"/>
      <w:pPr>
        <w:ind w:left="2160" w:hanging="180"/>
      </w:pPr>
    </w:lvl>
    <w:lvl w:ilvl="3" w:tplc="A22E5ECA">
      <w:start w:val="1"/>
      <w:numFmt w:val="decimal"/>
      <w:lvlText w:val="%4."/>
      <w:lvlJc w:val="left"/>
      <w:pPr>
        <w:ind w:left="2880" w:hanging="360"/>
      </w:pPr>
    </w:lvl>
    <w:lvl w:ilvl="4" w:tplc="CCE86D6A">
      <w:start w:val="1"/>
      <w:numFmt w:val="lowerLetter"/>
      <w:lvlText w:val="%5."/>
      <w:lvlJc w:val="left"/>
      <w:pPr>
        <w:ind w:left="3600" w:hanging="360"/>
      </w:pPr>
    </w:lvl>
    <w:lvl w:ilvl="5" w:tplc="171CCC38">
      <w:start w:val="1"/>
      <w:numFmt w:val="lowerRoman"/>
      <w:lvlText w:val="%6."/>
      <w:lvlJc w:val="right"/>
      <w:pPr>
        <w:ind w:left="4320" w:hanging="180"/>
      </w:pPr>
    </w:lvl>
    <w:lvl w:ilvl="6" w:tplc="3F086ABE">
      <w:start w:val="1"/>
      <w:numFmt w:val="decimal"/>
      <w:lvlText w:val="%7."/>
      <w:lvlJc w:val="left"/>
      <w:pPr>
        <w:ind w:left="5040" w:hanging="360"/>
      </w:pPr>
    </w:lvl>
    <w:lvl w:ilvl="7" w:tplc="5ECC0C80">
      <w:start w:val="1"/>
      <w:numFmt w:val="lowerLetter"/>
      <w:lvlText w:val="%8."/>
      <w:lvlJc w:val="left"/>
      <w:pPr>
        <w:ind w:left="5760" w:hanging="360"/>
      </w:pPr>
    </w:lvl>
    <w:lvl w:ilvl="8" w:tplc="FB1E42F2">
      <w:start w:val="1"/>
      <w:numFmt w:val="lowerRoman"/>
      <w:lvlText w:val="%9."/>
      <w:lvlJc w:val="right"/>
      <w:pPr>
        <w:ind w:left="6480" w:hanging="180"/>
      </w:pPr>
    </w:lvl>
  </w:abstractNum>
  <w:abstractNum w:abstractNumId="107" w15:restartNumberingAfterBreak="0">
    <w:nsid w:val="3FB86E67"/>
    <w:multiLevelType w:val="hybridMultilevel"/>
    <w:tmpl w:val="A17A5778"/>
    <w:lvl w:ilvl="0" w:tplc="F482CB7E">
      <w:start w:val="1"/>
      <w:numFmt w:val="bullet"/>
      <w:lvlText w:val=""/>
      <w:lvlJc w:val="left"/>
      <w:pPr>
        <w:ind w:left="720" w:hanging="360"/>
      </w:pPr>
      <w:rPr>
        <w:rFonts w:ascii="Symbol" w:hAnsi="Symbol" w:hint="default"/>
      </w:rPr>
    </w:lvl>
    <w:lvl w:ilvl="1" w:tplc="42DA1536">
      <w:start w:val="1"/>
      <w:numFmt w:val="bullet"/>
      <w:lvlText w:val="o"/>
      <w:lvlJc w:val="left"/>
      <w:pPr>
        <w:ind w:left="1440" w:hanging="360"/>
      </w:pPr>
      <w:rPr>
        <w:rFonts w:ascii="Courier New" w:hAnsi="Courier New" w:hint="default"/>
      </w:rPr>
    </w:lvl>
    <w:lvl w:ilvl="2" w:tplc="417A3430">
      <w:start w:val="1"/>
      <w:numFmt w:val="bullet"/>
      <w:lvlText w:val=""/>
      <w:lvlJc w:val="left"/>
      <w:pPr>
        <w:ind w:left="2160" w:hanging="360"/>
      </w:pPr>
      <w:rPr>
        <w:rFonts w:ascii="Wingdings" w:hAnsi="Wingdings" w:hint="default"/>
      </w:rPr>
    </w:lvl>
    <w:lvl w:ilvl="3" w:tplc="9EF24FBE">
      <w:start w:val="1"/>
      <w:numFmt w:val="bullet"/>
      <w:lvlText w:val=""/>
      <w:lvlJc w:val="left"/>
      <w:pPr>
        <w:ind w:left="2880" w:hanging="360"/>
      </w:pPr>
      <w:rPr>
        <w:rFonts w:ascii="Symbol" w:hAnsi="Symbol" w:hint="default"/>
      </w:rPr>
    </w:lvl>
    <w:lvl w:ilvl="4" w:tplc="91F4BCD6">
      <w:start w:val="1"/>
      <w:numFmt w:val="bullet"/>
      <w:lvlText w:val="o"/>
      <w:lvlJc w:val="left"/>
      <w:pPr>
        <w:ind w:left="3600" w:hanging="360"/>
      </w:pPr>
      <w:rPr>
        <w:rFonts w:ascii="Courier New" w:hAnsi="Courier New" w:hint="default"/>
      </w:rPr>
    </w:lvl>
    <w:lvl w:ilvl="5" w:tplc="012E93E4">
      <w:start w:val="1"/>
      <w:numFmt w:val="bullet"/>
      <w:lvlText w:val=""/>
      <w:lvlJc w:val="left"/>
      <w:pPr>
        <w:ind w:left="4320" w:hanging="360"/>
      </w:pPr>
      <w:rPr>
        <w:rFonts w:ascii="Wingdings" w:hAnsi="Wingdings" w:hint="default"/>
      </w:rPr>
    </w:lvl>
    <w:lvl w:ilvl="6" w:tplc="35623D9A">
      <w:start w:val="1"/>
      <w:numFmt w:val="bullet"/>
      <w:lvlText w:val=""/>
      <w:lvlJc w:val="left"/>
      <w:pPr>
        <w:ind w:left="5040" w:hanging="360"/>
      </w:pPr>
      <w:rPr>
        <w:rFonts w:ascii="Symbol" w:hAnsi="Symbol" w:hint="default"/>
      </w:rPr>
    </w:lvl>
    <w:lvl w:ilvl="7" w:tplc="956CCF00">
      <w:start w:val="1"/>
      <w:numFmt w:val="bullet"/>
      <w:lvlText w:val="o"/>
      <w:lvlJc w:val="left"/>
      <w:pPr>
        <w:ind w:left="5760" w:hanging="360"/>
      </w:pPr>
      <w:rPr>
        <w:rFonts w:ascii="Courier New" w:hAnsi="Courier New" w:hint="default"/>
      </w:rPr>
    </w:lvl>
    <w:lvl w:ilvl="8" w:tplc="C6FA229A">
      <w:start w:val="1"/>
      <w:numFmt w:val="bullet"/>
      <w:lvlText w:val=""/>
      <w:lvlJc w:val="left"/>
      <w:pPr>
        <w:ind w:left="6480" w:hanging="360"/>
      </w:pPr>
      <w:rPr>
        <w:rFonts w:ascii="Wingdings" w:hAnsi="Wingdings" w:hint="default"/>
      </w:rPr>
    </w:lvl>
  </w:abstractNum>
  <w:abstractNum w:abstractNumId="108" w15:restartNumberingAfterBreak="0">
    <w:nsid w:val="3FD96AC7"/>
    <w:multiLevelType w:val="hybridMultilevel"/>
    <w:tmpl w:val="D550012E"/>
    <w:lvl w:ilvl="0" w:tplc="BDB8E522">
      <w:start w:val="1"/>
      <w:numFmt w:val="bullet"/>
      <w:lvlText w:val="·"/>
      <w:lvlJc w:val="left"/>
      <w:pPr>
        <w:ind w:left="720" w:hanging="360"/>
      </w:pPr>
      <w:rPr>
        <w:rFonts w:ascii="Symbol" w:hAnsi="Symbol" w:hint="default"/>
      </w:rPr>
    </w:lvl>
    <w:lvl w:ilvl="1" w:tplc="EDF46D6C">
      <w:start w:val="1"/>
      <w:numFmt w:val="bullet"/>
      <w:lvlText w:val="o"/>
      <w:lvlJc w:val="left"/>
      <w:pPr>
        <w:ind w:left="1440" w:hanging="360"/>
      </w:pPr>
      <w:rPr>
        <w:rFonts w:ascii="Courier New" w:hAnsi="Courier New" w:hint="default"/>
      </w:rPr>
    </w:lvl>
    <w:lvl w:ilvl="2" w:tplc="5A42E87A">
      <w:start w:val="1"/>
      <w:numFmt w:val="bullet"/>
      <w:lvlText w:val=""/>
      <w:lvlJc w:val="left"/>
      <w:pPr>
        <w:ind w:left="2160" w:hanging="360"/>
      </w:pPr>
      <w:rPr>
        <w:rFonts w:ascii="Wingdings" w:hAnsi="Wingdings" w:hint="default"/>
      </w:rPr>
    </w:lvl>
    <w:lvl w:ilvl="3" w:tplc="1FA67ED0">
      <w:start w:val="1"/>
      <w:numFmt w:val="bullet"/>
      <w:lvlText w:val=""/>
      <w:lvlJc w:val="left"/>
      <w:pPr>
        <w:ind w:left="2880" w:hanging="360"/>
      </w:pPr>
      <w:rPr>
        <w:rFonts w:ascii="Symbol" w:hAnsi="Symbol" w:hint="default"/>
      </w:rPr>
    </w:lvl>
    <w:lvl w:ilvl="4" w:tplc="821E3CAC">
      <w:start w:val="1"/>
      <w:numFmt w:val="bullet"/>
      <w:lvlText w:val="o"/>
      <w:lvlJc w:val="left"/>
      <w:pPr>
        <w:ind w:left="3600" w:hanging="360"/>
      </w:pPr>
      <w:rPr>
        <w:rFonts w:ascii="Courier New" w:hAnsi="Courier New" w:hint="default"/>
      </w:rPr>
    </w:lvl>
    <w:lvl w:ilvl="5" w:tplc="E88E2948">
      <w:start w:val="1"/>
      <w:numFmt w:val="bullet"/>
      <w:lvlText w:val=""/>
      <w:lvlJc w:val="left"/>
      <w:pPr>
        <w:ind w:left="4320" w:hanging="360"/>
      </w:pPr>
      <w:rPr>
        <w:rFonts w:ascii="Wingdings" w:hAnsi="Wingdings" w:hint="default"/>
      </w:rPr>
    </w:lvl>
    <w:lvl w:ilvl="6" w:tplc="09AA32AE">
      <w:start w:val="1"/>
      <w:numFmt w:val="bullet"/>
      <w:lvlText w:val=""/>
      <w:lvlJc w:val="left"/>
      <w:pPr>
        <w:ind w:left="5040" w:hanging="360"/>
      </w:pPr>
      <w:rPr>
        <w:rFonts w:ascii="Symbol" w:hAnsi="Symbol" w:hint="default"/>
      </w:rPr>
    </w:lvl>
    <w:lvl w:ilvl="7" w:tplc="A01CCF8C">
      <w:start w:val="1"/>
      <w:numFmt w:val="bullet"/>
      <w:lvlText w:val="o"/>
      <w:lvlJc w:val="left"/>
      <w:pPr>
        <w:ind w:left="5760" w:hanging="360"/>
      </w:pPr>
      <w:rPr>
        <w:rFonts w:ascii="Courier New" w:hAnsi="Courier New" w:hint="default"/>
      </w:rPr>
    </w:lvl>
    <w:lvl w:ilvl="8" w:tplc="CF8A5590">
      <w:start w:val="1"/>
      <w:numFmt w:val="bullet"/>
      <w:lvlText w:val=""/>
      <w:lvlJc w:val="left"/>
      <w:pPr>
        <w:ind w:left="6480" w:hanging="360"/>
      </w:pPr>
      <w:rPr>
        <w:rFonts w:ascii="Wingdings" w:hAnsi="Wingdings" w:hint="default"/>
      </w:rPr>
    </w:lvl>
  </w:abstractNum>
  <w:abstractNum w:abstractNumId="109" w15:restartNumberingAfterBreak="0">
    <w:nsid w:val="4023919E"/>
    <w:multiLevelType w:val="hybridMultilevel"/>
    <w:tmpl w:val="1F2C4A58"/>
    <w:lvl w:ilvl="0" w:tplc="999EDED0">
      <w:start w:val="1"/>
      <w:numFmt w:val="bullet"/>
      <w:lvlText w:val="·"/>
      <w:lvlJc w:val="left"/>
      <w:pPr>
        <w:ind w:left="720" w:hanging="360"/>
      </w:pPr>
      <w:rPr>
        <w:rFonts w:ascii="Symbol" w:hAnsi="Symbol" w:hint="default"/>
      </w:rPr>
    </w:lvl>
    <w:lvl w:ilvl="1" w:tplc="4A922706">
      <w:start w:val="1"/>
      <w:numFmt w:val="bullet"/>
      <w:lvlText w:val="o"/>
      <w:lvlJc w:val="left"/>
      <w:pPr>
        <w:ind w:left="1440" w:hanging="360"/>
      </w:pPr>
      <w:rPr>
        <w:rFonts w:ascii="Courier New" w:hAnsi="Courier New" w:hint="default"/>
      </w:rPr>
    </w:lvl>
    <w:lvl w:ilvl="2" w:tplc="66820398">
      <w:start w:val="1"/>
      <w:numFmt w:val="bullet"/>
      <w:lvlText w:val=""/>
      <w:lvlJc w:val="left"/>
      <w:pPr>
        <w:ind w:left="2160" w:hanging="360"/>
      </w:pPr>
      <w:rPr>
        <w:rFonts w:ascii="Wingdings" w:hAnsi="Wingdings" w:hint="default"/>
      </w:rPr>
    </w:lvl>
    <w:lvl w:ilvl="3" w:tplc="46189C68">
      <w:start w:val="1"/>
      <w:numFmt w:val="bullet"/>
      <w:lvlText w:val=""/>
      <w:lvlJc w:val="left"/>
      <w:pPr>
        <w:ind w:left="2880" w:hanging="360"/>
      </w:pPr>
      <w:rPr>
        <w:rFonts w:ascii="Symbol" w:hAnsi="Symbol" w:hint="default"/>
      </w:rPr>
    </w:lvl>
    <w:lvl w:ilvl="4" w:tplc="D96A4A20">
      <w:start w:val="1"/>
      <w:numFmt w:val="bullet"/>
      <w:lvlText w:val="o"/>
      <w:lvlJc w:val="left"/>
      <w:pPr>
        <w:ind w:left="3600" w:hanging="360"/>
      </w:pPr>
      <w:rPr>
        <w:rFonts w:ascii="Courier New" w:hAnsi="Courier New" w:hint="default"/>
      </w:rPr>
    </w:lvl>
    <w:lvl w:ilvl="5" w:tplc="19E6D862">
      <w:start w:val="1"/>
      <w:numFmt w:val="bullet"/>
      <w:lvlText w:val=""/>
      <w:lvlJc w:val="left"/>
      <w:pPr>
        <w:ind w:left="4320" w:hanging="360"/>
      </w:pPr>
      <w:rPr>
        <w:rFonts w:ascii="Wingdings" w:hAnsi="Wingdings" w:hint="default"/>
      </w:rPr>
    </w:lvl>
    <w:lvl w:ilvl="6" w:tplc="AFFAAADC">
      <w:start w:val="1"/>
      <w:numFmt w:val="bullet"/>
      <w:lvlText w:val=""/>
      <w:lvlJc w:val="left"/>
      <w:pPr>
        <w:ind w:left="5040" w:hanging="360"/>
      </w:pPr>
      <w:rPr>
        <w:rFonts w:ascii="Symbol" w:hAnsi="Symbol" w:hint="default"/>
      </w:rPr>
    </w:lvl>
    <w:lvl w:ilvl="7" w:tplc="63286CC2">
      <w:start w:val="1"/>
      <w:numFmt w:val="bullet"/>
      <w:lvlText w:val="o"/>
      <w:lvlJc w:val="left"/>
      <w:pPr>
        <w:ind w:left="5760" w:hanging="360"/>
      </w:pPr>
      <w:rPr>
        <w:rFonts w:ascii="Courier New" w:hAnsi="Courier New" w:hint="default"/>
      </w:rPr>
    </w:lvl>
    <w:lvl w:ilvl="8" w:tplc="D39452E2">
      <w:start w:val="1"/>
      <w:numFmt w:val="bullet"/>
      <w:lvlText w:val=""/>
      <w:lvlJc w:val="left"/>
      <w:pPr>
        <w:ind w:left="6480" w:hanging="360"/>
      </w:pPr>
      <w:rPr>
        <w:rFonts w:ascii="Wingdings" w:hAnsi="Wingdings" w:hint="default"/>
      </w:rPr>
    </w:lvl>
  </w:abstractNum>
  <w:abstractNum w:abstractNumId="110" w15:restartNumberingAfterBreak="0">
    <w:nsid w:val="40532110"/>
    <w:multiLevelType w:val="hybridMultilevel"/>
    <w:tmpl w:val="728260CE"/>
    <w:lvl w:ilvl="0" w:tplc="54FA5B32">
      <w:start w:val="1"/>
      <w:numFmt w:val="bullet"/>
      <w:lvlText w:val="·"/>
      <w:lvlJc w:val="left"/>
      <w:pPr>
        <w:ind w:left="720" w:hanging="360"/>
      </w:pPr>
      <w:rPr>
        <w:rFonts w:ascii="Symbol" w:hAnsi="Symbol" w:hint="default"/>
      </w:rPr>
    </w:lvl>
    <w:lvl w:ilvl="1" w:tplc="E9BA2EA8">
      <w:start w:val="1"/>
      <w:numFmt w:val="bullet"/>
      <w:lvlText w:val="o"/>
      <w:lvlJc w:val="left"/>
      <w:pPr>
        <w:ind w:left="1440" w:hanging="360"/>
      </w:pPr>
      <w:rPr>
        <w:rFonts w:ascii="Courier New" w:hAnsi="Courier New" w:hint="default"/>
      </w:rPr>
    </w:lvl>
    <w:lvl w:ilvl="2" w:tplc="738EAA80">
      <w:start w:val="1"/>
      <w:numFmt w:val="bullet"/>
      <w:lvlText w:val=""/>
      <w:lvlJc w:val="left"/>
      <w:pPr>
        <w:ind w:left="2160" w:hanging="360"/>
      </w:pPr>
      <w:rPr>
        <w:rFonts w:ascii="Wingdings" w:hAnsi="Wingdings" w:hint="default"/>
      </w:rPr>
    </w:lvl>
    <w:lvl w:ilvl="3" w:tplc="A56233E6">
      <w:start w:val="1"/>
      <w:numFmt w:val="bullet"/>
      <w:lvlText w:val=""/>
      <w:lvlJc w:val="left"/>
      <w:pPr>
        <w:ind w:left="2880" w:hanging="360"/>
      </w:pPr>
      <w:rPr>
        <w:rFonts w:ascii="Symbol" w:hAnsi="Symbol" w:hint="default"/>
      </w:rPr>
    </w:lvl>
    <w:lvl w:ilvl="4" w:tplc="73202396">
      <w:start w:val="1"/>
      <w:numFmt w:val="bullet"/>
      <w:lvlText w:val="o"/>
      <w:lvlJc w:val="left"/>
      <w:pPr>
        <w:ind w:left="3600" w:hanging="360"/>
      </w:pPr>
      <w:rPr>
        <w:rFonts w:ascii="Courier New" w:hAnsi="Courier New" w:hint="default"/>
      </w:rPr>
    </w:lvl>
    <w:lvl w:ilvl="5" w:tplc="B5180FDA">
      <w:start w:val="1"/>
      <w:numFmt w:val="bullet"/>
      <w:lvlText w:val=""/>
      <w:lvlJc w:val="left"/>
      <w:pPr>
        <w:ind w:left="4320" w:hanging="360"/>
      </w:pPr>
      <w:rPr>
        <w:rFonts w:ascii="Wingdings" w:hAnsi="Wingdings" w:hint="default"/>
      </w:rPr>
    </w:lvl>
    <w:lvl w:ilvl="6" w:tplc="5CAC9D60">
      <w:start w:val="1"/>
      <w:numFmt w:val="bullet"/>
      <w:lvlText w:val=""/>
      <w:lvlJc w:val="left"/>
      <w:pPr>
        <w:ind w:left="5040" w:hanging="360"/>
      </w:pPr>
      <w:rPr>
        <w:rFonts w:ascii="Symbol" w:hAnsi="Symbol" w:hint="default"/>
      </w:rPr>
    </w:lvl>
    <w:lvl w:ilvl="7" w:tplc="FAD44EAA">
      <w:start w:val="1"/>
      <w:numFmt w:val="bullet"/>
      <w:lvlText w:val="o"/>
      <w:lvlJc w:val="left"/>
      <w:pPr>
        <w:ind w:left="5760" w:hanging="360"/>
      </w:pPr>
      <w:rPr>
        <w:rFonts w:ascii="Courier New" w:hAnsi="Courier New" w:hint="default"/>
      </w:rPr>
    </w:lvl>
    <w:lvl w:ilvl="8" w:tplc="3BDCB578">
      <w:start w:val="1"/>
      <w:numFmt w:val="bullet"/>
      <w:lvlText w:val=""/>
      <w:lvlJc w:val="left"/>
      <w:pPr>
        <w:ind w:left="6480" w:hanging="360"/>
      </w:pPr>
      <w:rPr>
        <w:rFonts w:ascii="Wingdings" w:hAnsi="Wingdings" w:hint="default"/>
      </w:rPr>
    </w:lvl>
  </w:abstractNum>
  <w:abstractNum w:abstractNumId="111" w15:restartNumberingAfterBreak="0">
    <w:nsid w:val="40A2FC62"/>
    <w:multiLevelType w:val="hybridMultilevel"/>
    <w:tmpl w:val="FFFFFFFF"/>
    <w:lvl w:ilvl="0" w:tplc="F64A2F28">
      <w:start w:val="1"/>
      <w:numFmt w:val="bullet"/>
      <w:lvlText w:val=""/>
      <w:lvlJc w:val="left"/>
      <w:pPr>
        <w:ind w:left="720" w:hanging="360"/>
      </w:pPr>
      <w:rPr>
        <w:rFonts w:ascii="Symbol" w:hAnsi="Symbol" w:hint="default"/>
      </w:rPr>
    </w:lvl>
    <w:lvl w:ilvl="1" w:tplc="9564BAFA">
      <w:start w:val="1"/>
      <w:numFmt w:val="bullet"/>
      <w:lvlText w:val="o"/>
      <w:lvlJc w:val="left"/>
      <w:pPr>
        <w:ind w:left="1440" w:hanging="360"/>
      </w:pPr>
      <w:rPr>
        <w:rFonts w:ascii="Courier New" w:hAnsi="Courier New" w:hint="default"/>
      </w:rPr>
    </w:lvl>
    <w:lvl w:ilvl="2" w:tplc="AE50D3CC">
      <w:start w:val="1"/>
      <w:numFmt w:val="bullet"/>
      <w:lvlText w:val=""/>
      <w:lvlJc w:val="left"/>
      <w:pPr>
        <w:ind w:left="2160" w:hanging="360"/>
      </w:pPr>
      <w:rPr>
        <w:rFonts w:ascii="Wingdings" w:hAnsi="Wingdings" w:hint="default"/>
      </w:rPr>
    </w:lvl>
    <w:lvl w:ilvl="3" w:tplc="F35E2560">
      <w:start w:val="1"/>
      <w:numFmt w:val="bullet"/>
      <w:lvlText w:val=""/>
      <w:lvlJc w:val="left"/>
      <w:pPr>
        <w:ind w:left="2880" w:hanging="360"/>
      </w:pPr>
      <w:rPr>
        <w:rFonts w:ascii="Symbol" w:hAnsi="Symbol" w:hint="default"/>
      </w:rPr>
    </w:lvl>
    <w:lvl w:ilvl="4" w:tplc="4E2A3280">
      <w:start w:val="1"/>
      <w:numFmt w:val="bullet"/>
      <w:lvlText w:val="o"/>
      <w:lvlJc w:val="left"/>
      <w:pPr>
        <w:ind w:left="3600" w:hanging="360"/>
      </w:pPr>
      <w:rPr>
        <w:rFonts w:ascii="Courier New" w:hAnsi="Courier New" w:hint="default"/>
      </w:rPr>
    </w:lvl>
    <w:lvl w:ilvl="5" w:tplc="E11A1F2C">
      <w:start w:val="1"/>
      <w:numFmt w:val="bullet"/>
      <w:lvlText w:val=""/>
      <w:lvlJc w:val="left"/>
      <w:pPr>
        <w:ind w:left="4320" w:hanging="360"/>
      </w:pPr>
      <w:rPr>
        <w:rFonts w:ascii="Wingdings" w:hAnsi="Wingdings" w:hint="default"/>
      </w:rPr>
    </w:lvl>
    <w:lvl w:ilvl="6" w:tplc="254E8080">
      <w:start w:val="1"/>
      <w:numFmt w:val="bullet"/>
      <w:lvlText w:val=""/>
      <w:lvlJc w:val="left"/>
      <w:pPr>
        <w:ind w:left="5040" w:hanging="360"/>
      </w:pPr>
      <w:rPr>
        <w:rFonts w:ascii="Symbol" w:hAnsi="Symbol" w:hint="default"/>
      </w:rPr>
    </w:lvl>
    <w:lvl w:ilvl="7" w:tplc="49581C2E">
      <w:start w:val="1"/>
      <w:numFmt w:val="bullet"/>
      <w:lvlText w:val="o"/>
      <w:lvlJc w:val="left"/>
      <w:pPr>
        <w:ind w:left="5760" w:hanging="360"/>
      </w:pPr>
      <w:rPr>
        <w:rFonts w:ascii="Courier New" w:hAnsi="Courier New" w:hint="default"/>
      </w:rPr>
    </w:lvl>
    <w:lvl w:ilvl="8" w:tplc="973EADDA">
      <w:start w:val="1"/>
      <w:numFmt w:val="bullet"/>
      <w:lvlText w:val=""/>
      <w:lvlJc w:val="left"/>
      <w:pPr>
        <w:ind w:left="6480" w:hanging="360"/>
      </w:pPr>
      <w:rPr>
        <w:rFonts w:ascii="Wingdings" w:hAnsi="Wingdings" w:hint="default"/>
      </w:rPr>
    </w:lvl>
  </w:abstractNum>
  <w:abstractNum w:abstractNumId="112" w15:restartNumberingAfterBreak="0">
    <w:nsid w:val="40F82634"/>
    <w:multiLevelType w:val="hybridMultilevel"/>
    <w:tmpl w:val="2B1E95F4"/>
    <w:lvl w:ilvl="0" w:tplc="53569A86">
      <w:start w:val="1"/>
      <w:numFmt w:val="lowerLetter"/>
      <w:lvlText w:val="%1."/>
      <w:lvlJc w:val="left"/>
      <w:pPr>
        <w:ind w:left="1080" w:hanging="360"/>
      </w:pPr>
      <w:rPr>
        <w:rFonts w:hint="default"/>
      </w:rPr>
    </w:lvl>
    <w:lvl w:ilvl="1" w:tplc="4E102846">
      <w:start w:val="1"/>
      <w:numFmt w:val="decimal"/>
      <w:lvlText w:val="%2."/>
      <w:lvlJc w:val="left"/>
      <w:pPr>
        <w:ind w:left="1800" w:hanging="360"/>
      </w:pPr>
      <w:rPr>
        <w:rFonts w:hint="default"/>
        <w:color w:val="202124"/>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15:restartNumberingAfterBreak="0">
    <w:nsid w:val="41C9757B"/>
    <w:multiLevelType w:val="hybridMultilevel"/>
    <w:tmpl w:val="0518C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20D3B79"/>
    <w:multiLevelType w:val="hybridMultilevel"/>
    <w:tmpl w:val="BDA88A3E"/>
    <w:lvl w:ilvl="0" w:tplc="4E52378E">
      <w:start w:val="1"/>
      <w:numFmt w:val="lowerRoman"/>
      <w:lvlText w:val="%1."/>
      <w:lvlJc w:val="left"/>
      <w:pPr>
        <w:ind w:left="2160" w:hanging="72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15" w15:restartNumberingAfterBreak="0">
    <w:nsid w:val="42294E2E"/>
    <w:multiLevelType w:val="multilevel"/>
    <w:tmpl w:val="12AE20E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2380EE0"/>
    <w:multiLevelType w:val="hybridMultilevel"/>
    <w:tmpl w:val="90C411DE"/>
    <w:lvl w:ilvl="0" w:tplc="40660B6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7" w15:restartNumberingAfterBreak="0">
    <w:nsid w:val="427AAED1"/>
    <w:multiLevelType w:val="hybridMultilevel"/>
    <w:tmpl w:val="3418E6D2"/>
    <w:lvl w:ilvl="0" w:tplc="A2AA03A0">
      <w:start w:val="1"/>
      <w:numFmt w:val="bullet"/>
      <w:lvlText w:val="·"/>
      <w:lvlJc w:val="left"/>
      <w:pPr>
        <w:ind w:left="720" w:hanging="360"/>
      </w:pPr>
      <w:rPr>
        <w:rFonts w:ascii="Symbol" w:hAnsi="Symbol" w:hint="default"/>
      </w:rPr>
    </w:lvl>
    <w:lvl w:ilvl="1" w:tplc="9384DAB4">
      <w:start w:val="1"/>
      <w:numFmt w:val="bullet"/>
      <w:lvlText w:val="o"/>
      <w:lvlJc w:val="left"/>
      <w:pPr>
        <w:ind w:left="1440" w:hanging="360"/>
      </w:pPr>
      <w:rPr>
        <w:rFonts w:ascii="Courier New" w:hAnsi="Courier New" w:hint="default"/>
      </w:rPr>
    </w:lvl>
    <w:lvl w:ilvl="2" w:tplc="C1267AD8">
      <w:start w:val="1"/>
      <w:numFmt w:val="bullet"/>
      <w:lvlText w:val=""/>
      <w:lvlJc w:val="left"/>
      <w:pPr>
        <w:ind w:left="2160" w:hanging="360"/>
      </w:pPr>
      <w:rPr>
        <w:rFonts w:ascii="Wingdings" w:hAnsi="Wingdings" w:hint="default"/>
      </w:rPr>
    </w:lvl>
    <w:lvl w:ilvl="3" w:tplc="29924758">
      <w:start w:val="1"/>
      <w:numFmt w:val="bullet"/>
      <w:lvlText w:val=""/>
      <w:lvlJc w:val="left"/>
      <w:pPr>
        <w:ind w:left="2880" w:hanging="360"/>
      </w:pPr>
      <w:rPr>
        <w:rFonts w:ascii="Symbol" w:hAnsi="Symbol" w:hint="default"/>
      </w:rPr>
    </w:lvl>
    <w:lvl w:ilvl="4" w:tplc="76E6CDB6">
      <w:start w:val="1"/>
      <w:numFmt w:val="bullet"/>
      <w:lvlText w:val="o"/>
      <w:lvlJc w:val="left"/>
      <w:pPr>
        <w:ind w:left="3600" w:hanging="360"/>
      </w:pPr>
      <w:rPr>
        <w:rFonts w:ascii="Courier New" w:hAnsi="Courier New" w:hint="default"/>
      </w:rPr>
    </w:lvl>
    <w:lvl w:ilvl="5" w:tplc="4636E21C">
      <w:start w:val="1"/>
      <w:numFmt w:val="bullet"/>
      <w:lvlText w:val=""/>
      <w:lvlJc w:val="left"/>
      <w:pPr>
        <w:ind w:left="4320" w:hanging="360"/>
      </w:pPr>
      <w:rPr>
        <w:rFonts w:ascii="Wingdings" w:hAnsi="Wingdings" w:hint="default"/>
      </w:rPr>
    </w:lvl>
    <w:lvl w:ilvl="6" w:tplc="CD8280F8">
      <w:start w:val="1"/>
      <w:numFmt w:val="bullet"/>
      <w:lvlText w:val=""/>
      <w:lvlJc w:val="left"/>
      <w:pPr>
        <w:ind w:left="5040" w:hanging="360"/>
      </w:pPr>
      <w:rPr>
        <w:rFonts w:ascii="Symbol" w:hAnsi="Symbol" w:hint="default"/>
      </w:rPr>
    </w:lvl>
    <w:lvl w:ilvl="7" w:tplc="1632E10E">
      <w:start w:val="1"/>
      <w:numFmt w:val="bullet"/>
      <w:lvlText w:val="o"/>
      <w:lvlJc w:val="left"/>
      <w:pPr>
        <w:ind w:left="5760" w:hanging="360"/>
      </w:pPr>
      <w:rPr>
        <w:rFonts w:ascii="Courier New" w:hAnsi="Courier New" w:hint="default"/>
      </w:rPr>
    </w:lvl>
    <w:lvl w:ilvl="8" w:tplc="875C5F60">
      <w:start w:val="1"/>
      <w:numFmt w:val="bullet"/>
      <w:lvlText w:val=""/>
      <w:lvlJc w:val="left"/>
      <w:pPr>
        <w:ind w:left="6480" w:hanging="360"/>
      </w:pPr>
      <w:rPr>
        <w:rFonts w:ascii="Wingdings" w:hAnsi="Wingdings" w:hint="default"/>
      </w:rPr>
    </w:lvl>
  </w:abstractNum>
  <w:abstractNum w:abstractNumId="118" w15:restartNumberingAfterBreak="0">
    <w:nsid w:val="43148058"/>
    <w:multiLevelType w:val="hybridMultilevel"/>
    <w:tmpl w:val="A0F20100"/>
    <w:lvl w:ilvl="0" w:tplc="C902EDD8">
      <w:start w:val="1"/>
      <w:numFmt w:val="bullet"/>
      <w:lvlText w:val="·"/>
      <w:lvlJc w:val="left"/>
      <w:pPr>
        <w:ind w:left="720" w:hanging="360"/>
      </w:pPr>
      <w:rPr>
        <w:rFonts w:ascii="Symbol" w:hAnsi="Symbol" w:hint="default"/>
      </w:rPr>
    </w:lvl>
    <w:lvl w:ilvl="1" w:tplc="266A17E2">
      <w:start w:val="1"/>
      <w:numFmt w:val="bullet"/>
      <w:lvlText w:val="o"/>
      <w:lvlJc w:val="left"/>
      <w:pPr>
        <w:ind w:left="1440" w:hanging="360"/>
      </w:pPr>
      <w:rPr>
        <w:rFonts w:ascii="Courier New" w:hAnsi="Courier New" w:hint="default"/>
      </w:rPr>
    </w:lvl>
    <w:lvl w:ilvl="2" w:tplc="C0728C9A">
      <w:start w:val="1"/>
      <w:numFmt w:val="bullet"/>
      <w:lvlText w:val=""/>
      <w:lvlJc w:val="left"/>
      <w:pPr>
        <w:ind w:left="2160" w:hanging="360"/>
      </w:pPr>
      <w:rPr>
        <w:rFonts w:ascii="Wingdings" w:hAnsi="Wingdings" w:hint="default"/>
      </w:rPr>
    </w:lvl>
    <w:lvl w:ilvl="3" w:tplc="95F2E5CE">
      <w:start w:val="1"/>
      <w:numFmt w:val="bullet"/>
      <w:lvlText w:val=""/>
      <w:lvlJc w:val="left"/>
      <w:pPr>
        <w:ind w:left="2880" w:hanging="360"/>
      </w:pPr>
      <w:rPr>
        <w:rFonts w:ascii="Symbol" w:hAnsi="Symbol" w:hint="default"/>
      </w:rPr>
    </w:lvl>
    <w:lvl w:ilvl="4" w:tplc="C28E4C8E">
      <w:start w:val="1"/>
      <w:numFmt w:val="bullet"/>
      <w:lvlText w:val="o"/>
      <w:lvlJc w:val="left"/>
      <w:pPr>
        <w:ind w:left="3600" w:hanging="360"/>
      </w:pPr>
      <w:rPr>
        <w:rFonts w:ascii="Courier New" w:hAnsi="Courier New" w:hint="default"/>
      </w:rPr>
    </w:lvl>
    <w:lvl w:ilvl="5" w:tplc="77D81CDE">
      <w:start w:val="1"/>
      <w:numFmt w:val="bullet"/>
      <w:lvlText w:val=""/>
      <w:lvlJc w:val="left"/>
      <w:pPr>
        <w:ind w:left="4320" w:hanging="360"/>
      </w:pPr>
      <w:rPr>
        <w:rFonts w:ascii="Wingdings" w:hAnsi="Wingdings" w:hint="default"/>
      </w:rPr>
    </w:lvl>
    <w:lvl w:ilvl="6" w:tplc="E46204C8">
      <w:start w:val="1"/>
      <w:numFmt w:val="bullet"/>
      <w:lvlText w:val=""/>
      <w:lvlJc w:val="left"/>
      <w:pPr>
        <w:ind w:left="5040" w:hanging="360"/>
      </w:pPr>
      <w:rPr>
        <w:rFonts w:ascii="Symbol" w:hAnsi="Symbol" w:hint="default"/>
      </w:rPr>
    </w:lvl>
    <w:lvl w:ilvl="7" w:tplc="E97859AE">
      <w:start w:val="1"/>
      <w:numFmt w:val="bullet"/>
      <w:lvlText w:val="o"/>
      <w:lvlJc w:val="left"/>
      <w:pPr>
        <w:ind w:left="5760" w:hanging="360"/>
      </w:pPr>
      <w:rPr>
        <w:rFonts w:ascii="Courier New" w:hAnsi="Courier New" w:hint="default"/>
      </w:rPr>
    </w:lvl>
    <w:lvl w:ilvl="8" w:tplc="D2AEE8A6">
      <w:start w:val="1"/>
      <w:numFmt w:val="bullet"/>
      <w:lvlText w:val=""/>
      <w:lvlJc w:val="left"/>
      <w:pPr>
        <w:ind w:left="6480" w:hanging="360"/>
      </w:pPr>
      <w:rPr>
        <w:rFonts w:ascii="Wingdings" w:hAnsi="Wingdings" w:hint="default"/>
      </w:rPr>
    </w:lvl>
  </w:abstractNum>
  <w:abstractNum w:abstractNumId="119" w15:restartNumberingAfterBreak="0">
    <w:nsid w:val="440D6AFA"/>
    <w:multiLevelType w:val="multilevel"/>
    <w:tmpl w:val="4DD2C1C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0" w15:restartNumberingAfterBreak="0">
    <w:nsid w:val="448A1685"/>
    <w:multiLevelType w:val="multilevel"/>
    <w:tmpl w:val="E062CA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1" w15:restartNumberingAfterBreak="0">
    <w:nsid w:val="44B87439"/>
    <w:multiLevelType w:val="hybridMultilevel"/>
    <w:tmpl w:val="88CA1D3A"/>
    <w:lvl w:ilvl="0" w:tplc="8BA48EC2">
      <w:start w:val="1"/>
      <w:numFmt w:val="bullet"/>
      <w:lvlText w:val="·"/>
      <w:lvlJc w:val="left"/>
      <w:pPr>
        <w:ind w:left="720" w:hanging="360"/>
      </w:pPr>
      <w:rPr>
        <w:rFonts w:ascii="Symbol" w:hAnsi="Symbol" w:hint="default"/>
      </w:rPr>
    </w:lvl>
    <w:lvl w:ilvl="1" w:tplc="1CDC82F8">
      <w:start w:val="1"/>
      <w:numFmt w:val="bullet"/>
      <w:lvlText w:val="o"/>
      <w:lvlJc w:val="left"/>
      <w:pPr>
        <w:ind w:left="1440" w:hanging="360"/>
      </w:pPr>
      <w:rPr>
        <w:rFonts w:ascii="Courier New" w:hAnsi="Courier New" w:hint="default"/>
      </w:rPr>
    </w:lvl>
    <w:lvl w:ilvl="2" w:tplc="F4DEAF18">
      <w:start w:val="1"/>
      <w:numFmt w:val="bullet"/>
      <w:lvlText w:val=""/>
      <w:lvlJc w:val="left"/>
      <w:pPr>
        <w:ind w:left="2160" w:hanging="360"/>
      </w:pPr>
      <w:rPr>
        <w:rFonts w:ascii="Wingdings" w:hAnsi="Wingdings" w:hint="default"/>
      </w:rPr>
    </w:lvl>
    <w:lvl w:ilvl="3" w:tplc="C88C1750">
      <w:start w:val="1"/>
      <w:numFmt w:val="bullet"/>
      <w:lvlText w:val=""/>
      <w:lvlJc w:val="left"/>
      <w:pPr>
        <w:ind w:left="2880" w:hanging="360"/>
      </w:pPr>
      <w:rPr>
        <w:rFonts w:ascii="Symbol" w:hAnsi="Symbol" w:hint="default"/>
      </w:rPr>
    </w:lvl>
    <w:lvl w:ilvl="4" w:tplc="BC049184">
      <w:start w:val="1"/>
      <w:numFmt w:val="bullet"/>
      <w:lvlText w:val="o"/>
      <w:lvlJc w:val="left"/>
      <w:pPr>
        <w:ind w:left="3600" w:hanging="360"/>
      </w:pPr>
      <w:rPr>
        <w:rFonts w:ascii="Courier New" w:hAnsi="Courier New" w:hint="default"/>
      </w:rPr>
    </w:lvl>
    <w:lvl w:ilvl="5" w:tplc="12104218">
      <w:start w:val="1"/>
      <w:numFmt w:val="bullet"/>
      <w:lvlText w:val=""/>
      <w:lvlJc w:val="left"/>
      <w:pPr>
        <w:ind w:left="4320" w:hanging="360"/>
      </w:pPr>
      <w:rPr>
        <w:rFonts w:ascii="Wingdings" w:hAnsi="Wingdings" w:hint="default"/>
      </w:rPr>
    </w:lvl>
    <w:lvl w:ilvl="6" w:tplc="00E0DF62">
      <w:start w:val="1"/>
      <w:numFmt w:val="bullet"/>
      <w:lvlText w:val=""/>
      <w:lvlJc w:val="left"/>
      <w:pPr>
        <w:ind w:left="5040" w:hanging="360"/>
      </w:pPr>
      <w:rPr>
        <w:rFonts w:ascii="Symbol" w:hAnsi="Symbol" w:hint="default"/>
      </w:rPr>
    </w:lvl>
    <w:lvl w:ilvl="7" w:tplc="737277DC">
      <w:start w:val="1"/>
      <w:numFmt w:val="bullet"/>
      <w:lvlText w:val="o"/>
      <w:lvlJc w:val="left"/>
      <w:pPr>
        <w:ind w:left="5760" w:hanging="360"/>
      </w:pPr>
      <w:rPr>
        <w:rFonts w:ascii="Courier New" w:hAnsi="Courier New" w:hint="default"/>
      </w:rPr>
    </w:lvl>
    <w:lvl w:ilvl="8" w:tplc="B02E631A">
      <w:start w:val="1"/>
      <w:numFmt w:val="bullet"/>
      <w:lvlText w:val=""/>
      <w:lvlJc w:val="left"/>
      <w:pPr>
        <w:ind w:left="6480" w:hanging="360"/>
      </w:pPr>
      <w:rPr>
        <w:rFonts w:ascii="Wingdings" w:hAnsi="Wingdings" w:hint="default"/>
      </w:rPr>
    </w:lvl>
  </w:abstractNum>
  <w:abstractNum w:abstractNumId="122" w15:restartNumberingAfterBreak="0">
    <w:nsid w:val="44BA4285"/>
    <w:multiLevelType w:val="hybridMultilevel"/>
    <w:tmpl w:val="A0FE9886"/>
    <w:lvl w:ilvl="0" w:tplc="E6CCA898">
      <w:start w:val="1"/>
      <w:numFmt w:val="bullet"/>
      <w:lvlText w:val="·"/>
      <w:lvlJc w:val="left"/>
      <w:pPr>
        <w:ind w:left="720" w:hanging="360"/>
      </w:pPr>
      <w:rPr>
        <w:rFonts w:ascii="Symbol" w:hAnsi="Symbol" w:hint="default"/>
      </w:rPr>
    </w:lvl>
    <w:lvl w:ilvl="1" w:tplc="7D92C628">
      <w:start w:val="1"/>
      <w:numFmt w:val="bullet"/>
      <w:lvlText w:val="o"/>
      <w:lvlJc w:val="left"/>
      <w:pPr>
        <w:ind w:left="1440" w:hanging="360"/>
      </w:pPr>
      <w:rPr>
        <w:rFonts w:ascii="Courier New" w:hAnsi="Courier New" w:hint="default"/>
      </w:rPr>
    </w:lvl>
    <w:lvl w:ilvl="2" w:tplc="70B8A7D4">
      <w:start w:val="1"/>
      <w:numFmt w:val="bullet"/>
      <w:lvlText w:val=""/>
      <w:lvlJc w:val="left"/>
      <w:pPr>
        <w:ind w:left="2160" w:hanging="360"/>
      </w:pPr>
      <w:rPr>
        <w:rFonts w:ascii="Wingdings" w:hAnsi="Wingdings" w:hint="default"/>
      </w:rPr>
    </w:lvl>
    <w:lvl w:ilvl="3" w:tplc="180A7F2A">
      <w:start w:val="1"/>
      <w:numFmt w:val="bullet"/>
      <w:lvlText w:val=""/>
      <w:lvlJc w:val="left"/>
      <w:pPr>
        <w:ind w:left="2880" w:hanging="360"/>
      </w:pPr>
      <w:rPr>
        <w:rFonts w:ascii="Symbol" w:hAnsi="Symbol" w:hint="default"/>
      </w:rPr>
    </w:lvl>
    <w:lvl w:ilvl="4" w:tplc="DE6EB6E0">
      <w:start w:val="1"/>
      <w:numFmt w:val="bullet"/>
      <w:lvlText w:val="o"/>
      <w:lvlJc w:val="left"/>
      <w:pPr>
        <w:ind w:left="3600" w:hanging="360"/>
      </w:pPr>
      <w:rPr>
        <w:rFonts w:ascii="Courier New" w:hAnsi="Courier New" w:hint="default"/>
      </w:rPr>
    </w:lvl>
    <w:lvl w:ilvl="5" w:tplc="2B0A8DCC">
      <w:start w:val="1"/>
      <w:numFmt w:val="bullet"/>
      <w:lvlText w:val=""/>
      <w:lvlJc w:val="left"/>
      <w:pPr>
        <w:ind w:left="4320" w:hanging="360"/>
      </w:pPr>
      <w:rPr>
        <w:rFonts w:ascii="Wingdings" w:hAnsi="Wingdings" w:hint="default"/>
      </w:rPr>
    </w:lvl>
    <w:lvl w:ilvl="6" w:tplc="2CB2325E">
      <w:start w:val="1"/>
      <w:numFmt w:val="bullet"/>
      <w:lvlText w:val=""/>
      <w:lvlJc w:val="left"/>
      <w:pPr>
        <w:ind w:left="5040" w:hanging="360"/>
      </w:pPr>
      <w:rPr>
        <w:rFonts w:ascii="Symbol" w:hAnsi="Symbol" w:hint="default"/>
      </w:rPr>
    </w:lvl>
    <w:lvl w:ilvl="7" w:tplc="CA084F82">
      <w:start w:val="1"/>
      <w:numFmt w:val="bullet"/>
      <w:lvlText w:val="o"/>
      <w:lvlJc w:val="left"/>
      <w:pPr>
        <w:ind w:left="5760" w:hanging="360"/>
      </w:pPr>
      <w:rPr>
        <w:rFonts w:ascii="Courier New" w:hAnsi="Courier New" w:hint="default"/>
      </w:rPr>
    </w:lvl>
    <w:lvl w:ilvl="8" w:tplc="B584347E">
      <w:start w:val="1"/>
      <w:numFmt w:val="bullet"/>
      <w:lvlText w:val=""/>
      <w:lvlJc w:val="left"/>
      <w:pPr>
        <w:ind w:left="6480" w:hanging="360"/>
      </w:pPr>
      <w:rPr>
        <w:rFonts w:ascii="Wingdings" w:hAnsi="Wingdings" w:hint="default"/>
      </w:rPr>
    </w:lvl>
  </w:abstractNum>
  <w:abstractNum w:abstractNumId="123" w15:restartNumberingAfterBreak="0">
    <w:nsid w:val="468887BA"/>
    <w:multiLevelType w:val="hybridMultilevel"/>
    <w:tmpl w:val="C66CD4BA"/>
    <w:lvl w:ilvl="0" w:tplc="96967ACC">
      <w:start w:val="1"/>
      <w:numFmt w:val="bullet"/>
      <w:lvlText w:val="·"/>
      <w:lvlJc w:val="left"/>
      <w:pPr>
        <w:ind w:left="720" w:hanging="360"/>
      </w:pPr>
      <w:rPr>
        <w:rFonts w:ascii="Symbol" w:hAnsi="Symbol" w:hint="default"/>
      </w:rPr>
    </w:lvl>
    <w:lvl w:ilvl="1" w:tplc="76FE7456">
      <w:start w:val="1"/>
      <w:numFmt w:val="bullet"/>
      <w:lvlText w:val="o"/>
      <w:lvlJc w:val="left"/>
      <w:pPr>
        <w:ind w:left="1440" w:hanging="360"/>
      </w:pPr>
      <w:rPr>
        <w:rFonts w:ascii="Courier New" w:hAnsi="Courier New" w:hint="default"/>
      </w:rPr>
    </w:lvl>
    <w:lvl w:ilvl="2" w:tplc="81E6E19C">
      <w:start w:val="1"/>
      <w:numFmt w:val="bullet"/>
      <w:lvlText w:val=""/>
      <w:lvlJc w:val="left"/>
      <w:pPr>
        <w:ind w:left="2160" w:hanging="360"/>
      </w:pPr>
      <w:rPr>
        <w:rFonts w:ascii="Wingdings" w:hAnsi="Wingdings" w:hint="default"/>
      </w:rPr>
    </w:lvl>
    <w:lvl w:ilvl="3" w:tplc="DDB05686">
      <w:start w:val="1"/>
      <w:numFmt w:val="bullet"/>
      <w:lvlText w:val=""/>
      <w:lvlJc w:val="left"/>
      <w:pPr>
        <w:ind w:left="2880" w:hanging="360"/>
      </w:pPr>
      <w:rPr>
        <w:rFonts w:ascii="Symbol" w:hAnsi="Symbol" w:hint="default"/>
      </w:rPr>
    </w:lvl>
    <w:lvl w:ilvl="4" w:tplc="A9C22090">
      <w:start w:val="1"/>
      <w:numFmt w:val="bullet"/>
      <w:lvlText w:val="o"/>
      <w:lvlJc w:val="left"/>
      <w:pPr>
        <w:ind w:left="3600" w:hanging="360"/>
      </w:pPr>
      <w:rPr>
        <w:rFonts w:ascii="Courier New" w:hAnsi="Courier New" w:hint="default"/>
      </w:rPr>
    </w:lvl>
    <w:lvl w:ilvl="5" w:tplc="BECAFF58">
      <w:start w:val="1"/>
      <w:numFmt w:val="bullet"/>
      <w:lvlText w:val=""/>
      <w:lvlJc w:val="left"/>
      <w:pPr>
        <w:ind w:left="4320" w:hanging="360"/>
      </w:pPr>
      <w:rPr>
        <w:rFonts w:ascii="Wingdings" w:hAnsi="Wingdings" w:hint="default"/>
      </w:rPr>
    </w:lvl>
    <w:lvl w:ilvl="6" w:tplc="6B6EB6B2">
      <w:start w:val="1"/>
      <w:numFmt w:val="bullet"/>
      <w:lvlText w:val=""/>
      <w:lvlJc w:val="left"/>
      <w:pPr>
        <w:ind w:left="5040" w:hanging="360"/>
      </w:pPr>
      <w:rPr>
        <w:rFonts w:ascii="Symbol" w:hAnsi="Symbol" w:hint="default"/>
      </w:rPr>
    </w:lvl>
    <w:lvl w:ilvl="7" w:tplc="72B8A0A4">
      <w:start w:val="1"/>
      <w:numFmt w:val="bullet"/>
      <w:lvlText w:val="o"/>
      <w:lvlJc w:val="left"/>
      <w:pPr>
        <w:ind w:left="5760" w:hanging="360"/>
      </w:pPr>
      <w:rPr>
        <w:rFonts w:ascii="Courier New" w:hAnsi="Courier New" w:hint="default"/>
      </w:rPr>
    </w:lvl>
    <w:lvl w:ilvl="8" w:tplc="2EEA2B88">
      <w:start w:val="1"/>
      <w:numFmt w:val="bullet"/>
      <w:lvlText w:val=""/>
      <w:lvlJc w:val="left"/>
      <w:pPr>
        <w:ind w:left="6480" w:hanging="360"/>
      </w:pPr>
      <w:rPr>
        <w:rFonts w:ascii="Wingdings" w:hAnsi="Wingdings" w:hint="default"/>
      </w:rPr>
    </w:lvl>
  </w:abstractNum>
  <w:abstractNum w:abstractNumId="124" w15:restartNumberingAfterBreak="0">
    <w:nsid w:val="46C47FF8"/>
    <w:multiLevelType w:val="hybridMultilevel"/>
    <w:tmpl w:val="5C802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7CAAB91"/>
    <w:multiLevelType w:val="hybridMultilevel"/>
    <w:tmpl w:val="815C3C86"/>
    <w:lvl w:ilvl="0" w:tplc="6A3E22D4">
      <w:start w:val="1"/>
      <w:numFmt w:val="bullet"/>
      <w:lvlText w:val="·"/>
      <w:lvlJc w:val="left"/>
      <w:pPr>
        <w:ind w:left="720" w:hanging="360"/>
      </w:pPr>
      <w:rPr>
        <w:rFonts w:ascii="Symbol" w:hAnsi="Symbol" w:hint="default"/>
      </w:rPr>
    </w:lvl>
    <w:lvl w:ilvl="1" w:tplc="780E2294">
      <w:start w:val="1"/>
      <w:numFmt w:val="bullet"/>
      <w:lvlText w:val="o"/>
      <w:lvlJc w:val="left"/>
      <w:pPr>
        <w:ind w:left="1440" w:hanging="360"/>
      </w:pPr>
      <w:rPr>
        <w:rFonts w:ascii="Courier New" w:hAnsi="Courier New" w:hint="default"/>
      </w:rPr>
    </w:lvl>
    <w:lvl w:ilvl="2" w:tplc="F774CA38">
      <w:start w:val="1"/>
      <w:numFmt w:val="bullet"/>
      <w:lvlText w:val=""/>
      <w:lvlJc w:val="left"/>
      <w:pPr>
        <w:ind w:left="2160" w:hanging="360"/>
      </w:pPr>
      <w:rPr>
        <w:rFonts w:ascii="Wingdings" w:hAnsi="Wingdings" w:hint="default"/>
      </w:rPr>
    </w:lvl>
    <w:lvl w:ilvl="3" w:tplc="6F8244EC">
      <w:start w:val="1"/>
      <w:numFmt w:val="bullet"/>
      <w:lvlText w:val=""/>
      <w:lvlJc w:val="left"/>
      <w:pPr>
        <w:ind w:left="2880" w:hanging="360"/>
      </w:pPr>
      <w:rPr>
        <w:rFonts w:ascii="Symbol" w:hAnsi="Symbol" w:hint="default"/>
      </w:rPr>
    </w:lvl>
    <w:lvl w:ilvl="4" w:tplc="A3F20834">
      <w:start w:val="1"/>
      <w:numFmt w:val="bullet"/>
      <w:lvlText w:val="o"/>
      <w:lvlJc w:val="left"/>
      <w:pPr>
        <w:ind w:left="3600" w:hanging="360"/>
      </w:pPr>
      <w:rPr>
        <w:rFonts w:ascii="Courier New" w:hAnsi="Courier New" w:hint="default"/>
      </w:rPr>
    </w:lvl>
    <w:lvl w:ilvl="5" w:tplc="08F62E2C">
      <w:start w:val="1"/>
      <w:numFmt w:val="bullet"/>
      <w:lvlText w:val=""/>
      <w:lvlJc w:val="left"/>
      <w:pPr>
        <w:ind w:left="4320" w:hanging="360"/>
      </w:pPr>
      <w:rPr>
        <w:rFonts w:ascii="Wingdings" w:hAnsi="Wingdings" w:hint="default"/>
      </w:rPr>
    </w:lvl>
    <w:lvl w:ilvl="6" w:tplc="B9BCFCC2">
      <w:start w:val="1"/>
      <w:numFmt w:val="bullet"/>
      <w:lvlText w:val=""/>
      <w:lvlJc w:val="left"/>
      <w:pPr>
        <w:ind w:left="5040" w:hanging="360"/>
      </w:pPr>
      <w:rPr>
        <w:rFonts w:ascii="Symbol" w:hAnsi="Symbol" w:hint="default"/>
      </w:rPr>
    </w:lvl>
    <w:lvl w:ilvl="7" w:tplc="54E8CDFE">
      <w:start w:val="1"/>
      <w:numFmt w:val="bullet"/>
      <w:lvlText w:val="o"/>
      <w:lvlJc w:val="left"/>
      <w:pPr>
        <w:ind w:left="5760" w:hanging="360"/>
      </w:pPr>
      <w:rPr>
        <w:rFonts w:ascii="Courier New" w:hAnsi="Courier New" w:hint="default"/>
      </w:rPr>
    </w:lvl>
    <w:lvl w:ilvl="8" w:tplc="158AC13E">
      <w:start w:val="1"/>
      <w:numFmt w:val="bullet"/>
      <w:lvlText w:val=""/>
      <w:lvlJc w:val="left"/>
      <w:pPr>
        <w:ind w:left="6480" w:hanging="360"/>
      </w:pPr>
      <w:rPr>
        <w:rFonts w:ascii="Wingdings" w:hAnsi="Wingdings" w:hint="default"/>
      </w:rPr>
    </w:lvl>
  </w:abstractNum>
  <w:abstractNum w:abstractNumId="126" w15:restartNumberingAfterBreak="0">
    <w:nsid w:val="48FB0997"/>
    <w:multiLevelType w:val="multilevel"/>
    <w:tmpl w:val="439663A6"/>
    <w:lvl w:ilvl="0">
      <w:start w:val="1"/>
      <w:numFmt w:val="decimal"/>
      <w:lvlText w:val="%1."/>
      <w:lvlJc w:val="left"/>
      <w:pPr>
        <w:ind w:left="720" w:hanging="360"/>
      </w:p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27" w15:restartNumberingAfterBreak="0">
    <w:nsid w:val="49C1F44C"/>
    <w:multiLevelType w:val="hybridMultilevel"/>
    <w:tmpl w:val="0D141B94"/>
    <w:lvl w:ilvl="0" w:tplc="7C0EBB94">
      <w:start w:val="1"/>
      <w:numFmt w:val="decimal"/>
      <w:lvlText w:val="%1."/>
      <w:lvlJc w:val="left"/>
      <w:pPr>
        <w:ind w:left="720" w:hanging="360"/>
      </w:pPr>
    </w:lvl>
    <w:lvl w:ilvl="1" w:tplc="A4FA7F1A">
      <w:start w:val="1"/>
      <w:numFmt w:val="lowerLetter"/>
      <w:lvlText w:val="%2."/>
      <w:lvlJc w:val="left"/>
      <w:pPr>
        <w:ind w:left="1440" w:hanging="360"/>
      </w:pPr>
    </w:lvl>
    <w:lvl w:ilvl="2" w:tplc="6528193A">
      <w:start w:val="1"/>
      <w:numFmt w:val="lowerRoman"/>
      <w:lvlText w:val="%3."/>
      <w:lvlJc w:val="right"/>
      <w:pPr>
        <w:ind w:left="2160" w:hanging="180"/>
      </w:pPr>
    </w:lvl>
    <w:lvl w:ilvl="3" w:tplc="3C1A13C8">
      <w:start w:val="1"/>
      <w:numFmt w:val="decimal"/>
      <w:lvlText w:val="%4."/>
      <w:lvlJc w:val="left"/>
      <w:pPr>
        <w:ind w:left="2880" w:hanging="360"/>
      </w:pPr>
    </w:lvl>
    <w:lvl w:ilvl="4" w:tplc="52FAD8BE">
      <w:start w:val="1"/>
      <w:numFmt w:val="lowerLetter"/>
      <w:lvlText w:val="%5."/>
      <w:lvlJc w:val="left"/>
      <w:pPr>
        <w:ind w:left="3600" w:hanging="360"/>
      </w:pPr>
    </w:lvl>
    <w:lvl w:ilvl="5" w:tplc="8804672E">
      <w:start w:val="1"/>
      <w:numFmt w:val="lowerRoman"/>
      <w:lvlText w:val="%6."/>
      <w:lvlJc w:val="right"/>
      <w:pPr>
        <w:ind w:left="4320" w:hanging="180"/>
      </w:pPr>
    </w:lvl>
    <w:lvl w:ilvl="6" w:tplc="E58851FC">
      <w:start w:val="1"/>
      <w:numFmt w:val="decimal"/>
      <w:lvlText w:val="%7."/>
      <w:lvlJc w:val="left"/>
      <w:pPr>
        <w:ind w:left="5040" w:hanging="360"/>
      </w:pPr>
    </w:lvl>
    <w:lvl w:ilvl="7" w:tplc="C696E0FA">
      <w:start w:val="1"/>
      <w:numFmt w:val="lowerLetter"/>
      <w:lvlText w:val="%8."/>
      <w:lvlJc w:val="left"/>
      <w:pPr>
        <w:ind w:left="5760" w:hanging="360"/>
      </w:pPr>
    </w:lvl>
    <w:lvl w:ilvl="8" w:tplc="64EAD2D0">
      <w:start w:val="1"/>
      <w:numFmt w:val="lowerRoman"/>
      <w:lvlText w:val="%9."/>
      <w:lvlJc w:val="right"/>
      <w:pPr>
        <w:ind w:left="6480" w:hanging="180"/>
      </w:pPr>
    </w:lvl>
  </w:abstractNum>
  <w:abstractNum w:abstractNumId="128" w15:restartNumberingAfterBreak="0">
    <w:nsid w:val="49CD3AD2"/>
    <w:multiLevelType w:val="hybridMultilevel"/>
    <w:tmpl w:val="8CB6B4A0"/>
    <w:lvl w:ilvl="0" w:tplc="D8C6B032">
      <w:start w:val="1"/>
      <w:numFmt w:val="bullet"/>
      <w:lvlText w:val="·"/>
      <w:lvlJc w:val="left"/>
      <w:pPr>
        <w:ind w:left="720" w:hanging="360"/>
      </w:pPr>
      <w:rPr>
        <w:rFonts w:ascii="Symbol" w:hAnsi="Symbol" w:hint="default"/>
      </w:rPr>
    </w:lvl>
    <w:lvl w:ilvl="1" w:tplc="F42AA6DC">
      <w:start w:val="1"/>
      <w:numFmt w:val="bullet"/>
      <w:lvlText w:val="o"/>
      <w:lvlJc w:val="left"/>
      <w:pPr>
        <w:ind w:left="1440" w:hanging="360"/>
      </w:pPr>
      <w:rPr>
        <w:rFonts w:ascii="Courier New" w:hAnsi="Courier New" w:hint="default"/>
      </w:rPr>
    </w:lvl>
    <w:lvl w:ilvl="2" w:tplc="C48E2568">
      <w:start w:val="1"/>
      <w:numFmt w:val="bullet"/>
      <w:lvlText w:val=""/>
      <w:lvlJc w:val="left"/>
      <w:pPr>
        <w:ind w:left="2160" w:hanging="360"/>
      </w:pPr>
      <w:rPr>
        <w:rFonts w:ascii="Wingdings" w:hAnsi="Wingdings" w:hint="default"/>
      </w:rPr>
    </w:lvl>
    <w:lvl w:ilvl="3" w:tplc="5934887A">
      <w:start w:val="1"/>
      <w:numFmt w:val="bullet"/>
      <w:lvlText w:val=""/>
      <w:lvlJc w:val="left"/>
      <w:pPr>
        <w:ind w:left="2880" w:hanging="360"/>
      </w:pPr>
      <w:rPr>
        <w:rFonts w:ascii="Symbol" w:hAnsi="Symbol" w:hint="default"/>
      </w:rPr>
    </w:lvl>
    <w:lvl w:ilvl="4" w:tplc="32B0DDFC">
      <w:start w:val="1"/>
      <w:numFmt w:val="bullet"/>
      <w:lvlText w:val="o"/>
      <w:lvlJc w:val="left"/>
      <w:pPr>
        <w:ind w:left="3600" w:hanging="360"/>
      </w:pPr>
      <w:rPr>
        <w:rFonts w:ascii="Courier New" w:hAnsi="Courier New" w:hint="default"/>
      </w:rPr>
    </w:lvl>
    <w:lvl w:ilvl="5" w:tplc="CAA6E6BE">
      <w:start w:val="1"/>
      <w:numFmt w:val="bullet"/>
      <w:lvlText w:val=""/>
      <w:lvlJc w:val="left"/>
      <w:pPr>
        <w:ind w:left="4320" w:hanging="360"/>
      </w:pPr>
      <w:rPr>
        <w:rFonts w:ascii="Wingdings" w:hAnsi="Wingdings" w:hint="default"/>
      </w:rPr>
    </w:lvl>
    <w:lvl w:ilvl="6" w:tplc="C3B81AF0">
      <w:start w:val="1"/>
      <w:numFmt w:val="bullet"/>
      <w:lvlText w:val=""/>
      <w:lvlJc w:val="left"/>
      <w:pPr>
        <w:ind w:left="5040" w:hanging="360"/>
      </w:pPr>
      <w:rPr>
        <w:rFonts w:ascii="Symbol" w:hAnsi="Symbol" w:hint="default"/>
      </w:rPr>
    </w:lvl>
    <w:lvl w:ilvl="7" w:tplc="B44AEE0E">
      <w:start w:val="1"/>
      <w:numFmt w:val="bullet"/>
      <w:lvlText w:val="o"/>
      <w:lvlJc w:val="left"/>
      <w:pPr>
        <w:ind w:left="5760" w:hanging="360"/>
      </w:pPr>
      <w:rPr>
        <w:rFonts w:ascii="Courier New" w:hAnsi="Courier New" w:hint="default"/>
      </w:rPr>
    </w:lvl>
    <w:lvl w:ilvl="8" w:tplc="2FB6D146">
      <w:start w:val="1"/>
      <w:numFmt w:val="bullet"/>
      <w:lvlText w:val=""/>
      <w:lvlJc w:val="left"/>
      <w:pPr>
        <w:ind w:left="6480" w:hanging="360"/>
      </w:pPr>
      <w:rPr>
        <w:rFonts w:ascii="Wingdings" w:hAnsi="Wingdings" w:hint="default"/>
      </w:rPr>
    </w:lvl>
  </w:abstractNum>
  <w:abstractNum w:abstractNumId="129" w15:restartNumberingAfterBreak="0">
    <w:nsid w:val="49F039ED"/>
    <w:multiLevelType w:val="hybridMultilevel"/>
    <w:tmpl w:val="8D880C54"/>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0" w15:restartNumberingAfterBreak="0">
    <w:nsid w:val="4A4E58FA"/>
    <w:multiLevelType w:val="multilevel"/>
    <w:tmpl w:val="50043F7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AF01998"/>
    <w:multiLevelType w:val="hybridMultilevel"/>
    <w:tmpl w:val="2752C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D557D10"/>
    <w:multiLevelType w:val="hybridMultilevel"/>
    <w:tmpl w:val="67D84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D728C35"/>
    <w:multiLevelType w:val="hybridMultilevel"/>
    <w:tmpl w:val="73AA9D78"/>
    <w:lvl w:ilvl="0" w:tplc="8DA80F6A">
      <w:start w:val="1"/>
      <w:numFmt w:val="lowerRoman"/>
      <w:lvlText w:val="%1."/>
      <w:lvlJc w:val="right"/>
      <w:pPr>
        <w:ind w:left="720" w:hanging="360"/>
      </w:pPr>
    </w:lvl>
    <w:lvl w:ilvl="1" w:tplc="AC3AD3B8">
      <w:start w:val="1"/>
      <w:numFmt w:val="lowerLetter"/>
      <w:lvlText w:val="%2."/>
      <w:lvlJc w:val="left"/>
      <w:pPr>
        <w:ind w:left="1440" w:hanging="360"/>
      </w:pPr>
    </w:lvl>
    <w:lvl w:ilvl="2" w:tplc="E6E4584C">
      <w:start w:val="1"/>
      <w:numFmt w:val="lowerRoman"/>
      <w:lvlText w:val="%3."/>
      <w:lvlJc w:val="right"/>
      <w:pPr>
        <w:ind w:left="2160" w:hanging="180"/>
      </w:pPr>
    </w:lvl>
    <w:lvl w:ilvl="3" w:tplc="EED2B5B8">
      <w:start w:val="1"/>
      <w:numFmt w:val="decimal"/>
      <w:lvlText w:val="%4."/>
      <w:lvlJc w:val="left"/>
      <w:pPr>
        <w:ind w:left="2880" w:hanging="360"/>
      </w:pPr>
    </w:lvl>
    <w:lvl w:ilvl="4" w:tplc="D1649F42">
      <w:start w:val="1"/>
      <w:numFmt w:val="lowerLetter"/>
      <w:lvlText w:val="%5."/>
      <w:lvlJc w:val="left"/>
      <w:pPr>
        <w:ind w:left="3600" w:hanging="360"/>
      </w:pPr>
    </w:lvl>
    <w:lvl w:ilvl="5" w:tplc="2A926D06">
      <w:start w:val="1"/>
      <w:numFmt w:val="lowerRoman"/>
      <w:lvlText w:val="%6."/>
      <w:lvlJc w:val="right"/>
      <w:pPr>
        <w:ind w:left="4320" w:hanging="180"/>
      </w:pPr>
    </w:lvl>
    <w:lvl w:ilvl="6" w:tplc="168EACE6">
      <w:start w:val="1"/>
      <w:numFmt w:val="decimal"/>
      <w:lvlText w:val="%7."/>
      <w:lvlJc w:val="left"/>
      <w:pPr>
        <w:ind w:left="5040" w:hanging="360"/>
      </w:pPr>
    </w:lvl>
    <w:lvl w:ilvl="7" w:tplc="80F6F1C6">
      <w:start w:val="1"/>
      <w:numFmt w:val="lowerLetter"/>
      <w:lvlText w:val="%8."/>
      <w:lvlJc w:val="left"/>
      <w:pPr>
        <w:ind w:left="5760" w:hanging="360"/>
      </w:pPr>
    </w:lvl>
    <w:lvl w:ilvl="8" w:tplc="CE703C84">
      <w:start w:val="1"/>
      <w:numFmt w:val="lowerRoman"/>
      <w:lvlText w:val="%9."/>
      <w:lvlJc w:val="right"/>
      <w:pPr>
        <w:ind w:left="6480" w:hanging="180"/>
      </w:pPr>
    </w:lvl>
  </w:abstractNum>
  <w:abstractNum w:abstractNumId="134" w15:restartNumberingAfterBreak="0">
    <w:nsid w:val="4E3B721F"/>
    <w:multiLevelType w:val="hybridMultilevel"/>
    <w:tmpl w:val="C248C716"/>
    <w:lvl w:ilvl="0" w:tplc="25F23210">
      <w:start w:val="1"/>
      <w:numFmt w:val="bullet"/>
      <w:lvlText w:val=""/>
      <w:lvlJc w:val="left"/>
      <w:pPr>
        <w:ind w:left="720" w:hanging="360"/>
      </w:pPr>
      <w:rPr>
        <w:rFonts w:ascii="Symbol" w:hAnsi="Symbol" w:hint="default"/>
      </w:rPr>
    </w:lvl>
    <w:lvl w:ilvl="1" w:tplc="F760DDF6">
      <w:start w:val="1"/>
      <w:numFmt w:val="bullet"/>
      <w:lvlText w:val="o"/>
      <w:lvlJc w:val="left"/>
      <w:pPr>
        <w:ind w:left="1440" w:hanging="360"/>
      </w:pPr>
      <w:rPr>
        <w:rFonts w:ascii="Courier New" w:hAnsi="Courier New" w:hint="default"/>
      </w:rPr>
    </w:lvl>
    <w:lvl w:ilvl="2" w:tplc="C49ACA18">
      <w:start w:val="1"/>
      <w:numFmt w:val="bullet"/>
      <w:lvlText w:val=""/>
      <w:lvlJc w:val="left"/>
      <w:pPr>
        <w:ind w:left="2160" w:hanging="360"/>
      </w:pPr>
      <w:rPr>
        <w:rFonts w:ascii="Wingdings" w:hAnsi="Wingdings" w:hint="default"/>
      </w:rPr>
    </w:lvl>
    <w:lvl w:ilvl="3" w:tplc="72DCC15A">
      <w:start w:val="1"/>
      <w:numFmt w:val="bullet"/>
      <w:lvlText w:val=""/>
      <w:lvlJc w:val="left"/>
      <w:pPr>
        <w:ind w:left="2880" w:hanging="360"/>
      </w:pPr>
      <w:rPr>
        <w:rFonts w:ascii="Symbol" w:hAnsi="Symbol" w:hint="default"/>
      </w:rPr>
    </w:lvl>
    <w:lvl w:ilvl="4" w:tplc="53B846A0">
      <w:start w:val="1"/>
      <w:numFmt w:val="bullet"/>
      <w:lvlText w:val="o"/>
      <w:lvlJc w:val="left"/>
      <w:pPr>
        <w:ind w:left="3600" w:hanging="360"/>
      </w:pPr>
      <w:rPr>
        <w:rFonts w:ascii="Courier New" w:hAnsi="Courier New" w:hint="default"/>
      </w:rPr>
    </w:lvl>
    <w:lvl w:ilvl="5" w:tplc="F4FC1032">
      <w:start w:val="1"/>
      <w:numFmt w:val="bullet"/>
      <w:lvlText w:val=""/>
      <w:lvlJc w:val="left"/>
      <w:pPr>
        <w:ind w:left="4320" w:hanging="360"/>
      </w:pPr>
      <w:rPr>
        <w:rFonts w:ascii="Wingdings" w:hAnsi="Wingdings" w:hint="default"/>
      </w:rPr>
    </w:lvl>
    <w:lvl w:ilvl="6" w:tplc="962472C2">
      <w:start w:val="1"/>
      <w:numFmt w:val="bullet"/>
      <w:lvlText w:val=""/>
      <w:lvlJc w:val="left"/>
      <w:pPr>
        <w:ind w:left="5040" w:hanging="360"/>
      </w:pPr>
      <w:rPr>
        <w:rFonts w:ascii="Symbol" w:hAnsi="Symbol" w:hint="default"/>
      </w:rPr>
    </w:lvl>
    <w:lvl w:ilvl="7" w:tplc="DA80E940">
      <w:start w:val="1"/>
      <w:numFmt w:val="bullet"/>
      <w:lvlText w:val="o"/>
      <w:lvlJc w:val="left"/>
      <w:pPr>
        <w:ind w:left="5760" w:hanging="360"/>
      </w:pPr>
      <w:rPr>
        <w:rFonts w:ascii="Courier New" w:hAnsi="Courier New" w:hint="default"/>
      </w:rPr>
    </w:lvl>
    <w:lvl w:ilvl="8" w:tplc="F244DB56">
      <w:start w:val="1"/>
      <w:numFmt w:val="bullet"/>
      <w:lvlText w:val=""/>
      <w:lvlJc w:val="left"/>
      <w:pPr>
        <w:ind w:left="6480" w:hanging="360"/>
      </w:pPr>
      <w:rPr>
        <w:rFonts w:ascii="Wingdings" w:hAnsi="Wingdings" w:hint="default"/>
      </w:rPr>
    </w:lvl>
  </w:abstractNum>
  <w:abstractNum w:abstractNumId="135" w15:restartNumberingAfterBreak="0">
    <w:nsid w:val="4EAC6D0B"/>
    <w:multiLevelType w:val="hybridMultilevel"/>
    <w:tmpl w:val="CFF4601E"/>
    <w:lvl w:ilvl="0" w:tplc="410A8CA4">
      <w:start w:val="1"/>
      <w:numFmt w:val="decimal"/>
      <w:lvlText w:val="%1."/>
      <w:lvlJc w:val="left"/>
      <w:pPr>
        <w:ind w:left="426" w:hanging="360"/>
      </w:pPr>
      <w:rPr>
        <w:rFonts w:hint="default"/>
      </w:rPr>
    </w:lvl>
    <w:lvl w:ilvl="1" w:tplc="38090019" w:tentative="1">
      <w:start w:val="1"/>
      <w:numFmt w:val="lowerLetter"/>
      <w:lvlText w:val="%2."/>
      <w:lvlJc w:val="left"/>
      <w:pPr>
        <w:ind w:left="1146" w:hanging="360"/>
      </w:pPr>
    </w:lvl>
    <w:lvl w:ilvl="2" w:tplc="3809001B" w:tentative="1">
      <w:start w:val="1"/>
      <w:numFmt w:val="lowerRoman"/>
      <w:lvlText w:val="%3."/>
      <w:lvlJc w:val="right"/>
      <w:pPr>
        <w:ind w:left="1866" w:hanging="180"/>
      </w:pPr>
    </w:lvl>
    <w:lvl w:ilvl="3" w:tplc="3809000F" w:tentative="1">
      <w:start w:val="1"/>
      <w:numFmt w:val="decimal"/>
      <w:lvlText w:val="%4."/>
      <w:lvlJc w:val="left"/>
      <w:pPr>
        <w:ind w:left="2586" w:hanging="360"/>
      </w:pPr>
    </w:lvl>
    <w:lvl w:ilvl="4" w:tplc="38090019" w:tentative="1">
      <w:start w:val="1"/>
      <w:numFmt w:val="lowerLetter"/>
      <w:lvlText w:val="%5."/>
      <w:lvlJc w:val="left"/>
      <w:pPr>
        <w:ind w:left="3306" w:hanging="360"/>
      </w:pPr>
    </w:lvl>
    <w:lvl w:ilvl="5" w:tplc="3809001B" w:tentative="1">
      <w:start w:val="1"/>
      <w:numFmt w:val="lowerRoman"/>
      <w:lvlText w:val="%6."/>
      <w:lvlJc w:val="right"/>
      <w:pPr>
        <w:ind w:left="4026" w:hanging="180"/>
      </w:pPr>
    </w:lvl>
    <w:lvl w:ilvl="6" w:tplc="3809000F" w:tentative="1">
      <w:start w:val="1"/>
      <w:numFmt w:val="decimal"/>
      <w:lvlText w:val="%7."/>
      <w:lvlJc w:val="left"/>
      <w:pPr>
        <w:ind w:left="4746" w:hanging="360"/>
      </w:pPr>
    </w:lvl>
    <w:lvl w:ilvl="7" w:tplc="38090019" w:tentative="1">
      <w:start w:val="1"/>
      <w:numFmt w:val="lowerLetter"/>
      <w:lvlText w:val="%8."/>
      <w:lvlJc w:val="left"/>
      <w:pPr>
        <w:ind w:left="5466" w:hanging="360"/>
      </w:pPr>
    </w:lvl>
    <w:lvl w:ilvl="8" w:tplc="3809001B" w:tentative="1">
      <w:start w:val="1"/>
      <w:numFmt w:val="lowerRoman"/>
      <w:lvlText w:val="%9."/>
      <w:lvlJc w:val="right"/>
      <w:pPr>
        <w:ind w:left="6186" w:hanging="180"/>
      </w:pPr>
    </w:lvl>
  </w:abstractNum>
  <w:abstractNum w:abstractNumId="136" w15:restartNumberingAfterBreak="0">
    <w:nsid w:val="4EC51D87"/>
    <w:multiLevelType w:val="multilevel"/>
    <w:tmpl w:val="050630C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EEC84B3"/>
    <w:multiLevelType w:val="hybridMultilevel"/>
    <w:tmpl w:val="E5ACA522"/>
    <w:lvl w:ilvl="0" w:tplc="8910AFB0">
      <w:start w:val="1"/>
      <w:numFmt w:val="bullet"/>
      <w:lvlText w:val="·"/>
      <w:lvlJc w:val="left"/>
      <w:pPr>
        <w:ind w:left="720" w:hanging="360"/>
      </w:pPr>
      <w:rPr>
        <w:rFonts w:ascii="Symbol" w:hAnsi="Symbol" w:hint="default"/>
      </w:rPr>
    </w:lvl>
    <w:lvl w:ilvl="1" w:tplc="89EC86AE">
      <w:start w:val="1"/>
      <w:numFmt w:val="bullet"/>
      <w:lvlText w:val="o"/>
      <w:lvlJc w:val="left"/>
      <w:pPr>
        <w:ind w:left="1440" w:hanging="360"/>
      </w:pPr>
      <w:rPr>
        <w:rFonts w:ascii="Courier New" w:hAnsi="Courier New" w:hint="default"/>
      </w:rPr>
    </w:lvl>
    <w:lvl w:ilvl="2" w:tplc="45123AB4">
      <w:start w:val="1"/>
      <w:numFmt w:val="bullet"/>
      <w:lvlText w:val=""/>
      <w:lvlJc w:val="left"/>
      <w:pPr>
        <w:ind w:left="2160" w:hanging="360"/>
      </w:pPr>
      <w:rPr>
        <w:rFonts w:ascii="Wingdings" w:hAnsi="Wingdings" w:hint="default"/>
      </w:rPr>
    </w:lvl>
    <w:lvl w:ilvl="3" w:tplc="6D0C0852">
      <w:start w:val="1"/>
      <w:numFmt w:val="bullet"/>
      <w:lvlText w:val=""/>
      <w:lvlJc w:val="left"/>
      <w:pPr>
        <w:ind w:left="2880" w:hanging="360"/>
      </w:pPr>
      <w:rPr>
        <w:rFonts w:ascii="Symbol" w:hAnsi="Symbol" w:hint="default"/>
      </w:rPr>
    </w:lvl>
    <w:lvl w:ilvl="4" w:tplc="A0AA181E">
      <w:start w:val="1"/>
      <w:numFmt w:val="bullet"/>
      <w:lvlText w:val="o"/>
      <w:lvlJc w:val="left"/>
      <w:pPr>
        <w:ind w:left="3600" w:hanging="360"/>
      </w:pPr>
      <w:rPr>
        <w:rFonts w:ascii="Courier New" w:hAnsi="Courier New" w:hint="default"/>
      </w:rPr>
    </w:lvl>
    <w:lvl w:ilvl="5" w:tplc="B44A2FD4">
      <w:start w:val="1"/>
      <w:numFmt w:val="bullet"/>
      <w:lvlText w:val=""/>
      <w:lvlJc w:val="left"/>
      <w:pPr>
        <w:ind w:left="4320" w:hanging="360"/>
      </w:pPr>
      <w:rPr>
        <w:rFonts w:ascii="Wingdings" w:hAnsi="Wingdings" w:hint="default"/>
      </w:rPr>
    </w:lvl>
    <w:lvl w:ilvl="6" w:tplc="387AFEB0">
      <w:start w:val="1"/>
      <w:numFmt w:val="bullet"/>
      <w:lvlText w:val=""/>
      <w:lvlJc w:val="left"/>
      <w:pPr>
        <w:ind w:left="5040" w:hanging="360"/>
      </w:pPr>
      <w:rPr>
        <w:rFonts w:ascii="Symbol" w:hAnsi="Symbol" w:hint="default"/>
      </w:rPr>
    </w:lvl>
    <w:lvl w:ilvl="7" w:tplc="57944620">
      <w:start w:val="1"/>
      <w:numFmt w:val="bullet"/>
      <w:lvlText w:val="o"/>
      <w:lvlJc w:val="left"/>
      <w:pPr>
        <w:ind w:left="5760" w:hanging="360"/>
      </w:pPr>
      <w:rPr>
        <w:rFonts w:ascii="Courier New" w:hAnsi="Courier New" w:hint="default"/>
      </w:rPr>
    </w:lvl>
    <w:lvl w:ilvl="8" w:tplc="B0A4FAD2">
      <w:start w:val="1"/>
      <w:numFmt w:val="bullet"/>
      <w:lvlText w:val=""/>
      <w:lvlJc w:val="left"/>
      <w:pPr>
        <w:ind w:left="6480" w:hanging="360"/>
      </w:pPr>
      <w:rPr>
        <w:rFonts w:ascii="Wingdings" w:hAnsi="Wingdings" w:hint="default"/>
      </w:rPr>
    </w:lvl>
  </w:abstractNum>
  <w:abstractNum w:abstractNumId="138" w15:restartNumberingAfterBreak="0">
    <w:nsid w:val="4FBD3F49"/>
    <w:multiLevelType w:val="hybridMultilevel"/>
    <w:tmpl w:val="DC1CCD12"/>
    <w:lvl w:ilvl="0" w:tplc="AD16D404">
      <w:start w:val="1"/>
      <w:numFmt w:val="bullet"/>
      <w:lvlText w:val="·"/>
      <w:lvlJc w:val="left"/>
      <w:pPr>
        <w:ind w:left="720" w:hanging="360"/>
      </w:pPr>
      <w:rPr>
        <w:rFonts w:ascii="Symbol" w:hAnsi="Symbol" w:hint="default"/>
      </w:rPr>
    </w:lvl>
    <w:lvl w:ilvl="1" w:tplc="433EEC52">
      <w:start w:val="1"/>
      <w:numFmt w:val="bullet"/>
      <w:lvlText w:val="o"/>
      <w:lvlJc w:val="left"/>
      <w:pPr>
        <w:ind w:left="1440" w:hanging="360"/>
      </w:pPr>
      <w:rPr>
        <w:rFonts w:ascii="Courier New" w:hAnsi="Courier New" w:hint="default"/>
      </w:rPr>
    </w:lvl>
    <w:lvl w:ilvl="2" w:tplc="B43047D2">
      <w:start w:val="1"/>
      <w:numFmt w:val="bullet"/>
      <w:lvlText w:val=""/>
      <w:lvlJc w:val="left"/>
      <w:pPr>
        <w:ind w:left="2160" w:hanging="360"/>
      </w:pPr>
      <w:rPr>
        <w:rFonts w:ascii="Wingdings" w:hAnsi="Wingdings" w:hint="default"/>
      </w:rPr>
    </w:lvl>
    <w:lvl w:ilvl="3" w:tplc="C19C1BB4">
      <w:start w:val="1"/>
      <w:numFmt w:val="bullet"/>
      <w:lvlText w:val=""/>
      <w:lvlJc w:val="left"/>
      <w:pPr>
        <w:ind w:left="2880" w:hanging="360"/>
      </w:pPr>
      <w:rPr>
        <w:rFonts w:ascii="Symbol" w:hAnsi="Symbol" w:hint="default"/>
      </w:rPr>
    </w:lvl>
    <w:lvl w:ilvl="4" w:tplc="15720D90">
      <w:start w:val="1"/>
      <w:numFmt w:val="bullet"/>
      <w:lvlText w:val="o"/>
      <w:lvlJc w:val="left"/>
      <w:pPr>
        <w:ind w:left="3600" w:hanging="360"/>
      </w:pPr>
      <w:rPr>
        <w:rFonts w:ascii="Courier New" w:hAnsi="Courier New" w:hint="default"/>
      </w:rPr>
    </w:lvl>
    <w:lvl w:ilvl="5" w:tplc="BE7E836A">
      <w:start w:val="1"/>
      <w:numFmt w:val="bullet"/>
      <w:lvlText w:val=""/>
      <w:lvlJc w:val="left"/>
      <w:pPr>
        <w:ind w:left="4320" w:hanging="360"/>
      </w:pPr>
      <w:rPr>
        <w:rFonts w:ascii="Wingdings" w:hAnsi="Wingdings" w:hint="default"/>
      </w:rPr>
    </w:lvl>
    <w:lvl w:ilvl="6" w:tplc="FA8EE2A6">
      <w:start w:val="1"/>
      <w:numFmt w:val="bullet"/>
      <w:lvlText w:val=""/>
      <w:lvlJc w:val="left"/>
      <w:pPr>
        <w:ind w:left="5040" w:hanging="360"/>
      </w:pPr>
      <w:rPr>
        <w:rFonts w:ascii="Symbol" w:hAnsi="Symbol" w:hint="default"/>
      </w:rPr>
    </w:lvl>
    <w:lvl w:ilvl="7" w:tplc="8D22ED6C">
      <w:start w:val="1"/>
      <w:numFmt w:val="bullet"/>
      <w:lvlText w:val="o"/>
      <w:lvlJc w:val="left"/>
      <w:pPr>
        <w:ind w:left="5760" w:hanging="360"/>
      </w:pPr>
      <w:rPr>
        <w:rFonts w:ascii="Courier New" w:hAnsi="Courier New" w:hint="default"/>
      </w:rPr>
    </w:lvl>
    <w:lvl w:ilvl="8" w:tplc="EFEE42C2">
      <w:start w:val="1"/>
      <w:numFmt w:val="bullet"/>
      <w:lvlText w:val=""/>
      <w:lvlJc w:val="left"/>
      <w:pPr>
        <w:ind w:left="6480" w:hanging="360"/>
      </w:pPr>
      <w:rPr>
        <w:rFonts w:ascii="Wingdings" w:hAnsi="Wingdings" w:hint="default"/>
      </w:rPr>
    </w:lvl>
  </w:abstractNum>
  <w:abstractNum w:abstractNumId="139" w15:restartNumberingAfterBreak="0">
    <w:nsid w:val="50EC61A0"/>
    <w:multiLevelType w:val="hybridMultilevel"/>
    <w:tmpl w:val="C4301ACE"/>
    <w:lvl w:ilvl="0" w:tplc="A544C854">
      <w:start w:val="1"/>
      <w:numFmt w:val="bullet"/>
      <w:lvlText w:val=""/>
      <w:lvlJc w:val="left"/>
      <w:pPr>
        <w:ind w:left="720" w:hanging="360"/>
      </w:pPr>
      <w:rPr>
        <w:rFonts w:ascii="Symbol" w:hAnsi="Symbol" w:hint="default"/>
      </w:rPr>
    </w:lvl>
    <w:lvl w:ilvl="1" w:tplc="DF740A66">
      <w:start w:val="1"/>
      <w:numFmt w:val="bullet"/>
      <w:lvlText w:val="o"/>
      <w:lvlJc w:val="left"/>
      <w:pPr>
        <w:ind w:left="1440" w:hanging="360"/>
      </w:pPr>
      <w:rPr>
        <w:rFonts w:ascii="Courier New" w:hAnsi="Courier New" w:hint="default"/>
      </w:rPr>
    </w:lvl>
    <w:lvl w:ilvl="2" w:tplc="479EEAD6">
      <w:start w:val="1"/>
      <w:numFmt w:val="bullet"/>
      <w:lvlText w:val=""/>
      <w:lvlJc w:val="left"/>
      <w:pPr>
        <w:ind w:left="2160" w:hanging="360"/>
      </w:pPr>
      <w:rPr>
        <w:rFonts w:ascii="Wingdings" w:hAnsi="Wingdings" w:hint="default"/>
      </w:rPr>
    </w:lvl>
    <w:lvl w:ilvl="3" w:tplc="A468C694">
      <w:start w:val="1"/>
      <w:numFmt w:val="bullet"/>
      <w:lvlText w:val=""/>
      <w:lvlJc w:val="left"/>
      <w:pPr>
        <w:ind w:left="2880" w:hanging="360"/>
      </w:pPr>
      <w:rPr>
        <w:rFonts w:ascii="Symbol" w:hAnsi="Symbol" w:hint="default"/>
      </w:rPr>
    </w:lvl>
    <w:lvl w:ilvl="4" w:tplc="B6C2D0CE">
      <w:start w:val="1"/>
      <w:numFmt w:val="bullet"/>
      <w:lvlText w:val="o"/>
      <w:lvlJc w:val="left"/>
      <w:pPr>
        <w:ind w:left="3600" w:hanging="360"/>
      </w:pPr>
      <w:rPr>
        <w:rFonts w:ascii="Courier New" w:hAnsi="Courier New" w:hint="default"/>
      </w:rPr>
    </w:lvl>
    <w:lvl w:ilvl="5" w:tplc="1F461D14">
      <w:start w:val="1"/>
      <w:numFmt w:val="bullet"/>
      <w:lvlText w:val=""/>
      <w:lvlJc w:val="left"/>
      <w:pPr>
        <w:ind w:left="4320" w:hanging="360"/>
      </w:pPr>
      <w:rPr>
        <w:rFonts w:ascii="Wingdings" w:hAnsi="Wingdings" w:hint="default"/>
      </w:rPr>
    </w:lvl>
    <w:lvl w:ilvl="6" w:tplc="0BDA0B2C">
      <w:start w:val="1"/>
      <w:numFmt w:val="bullet"/>
      <w:lvlText w:val=""/>
      <w:lvlJc w:val="left"/>
      <w:pPr>
        <w:ind w:left="5040" w:hanging="360"/>
      </w:pPr>
      <w:rPr>
        <w:rFonts w:ascii="Symbol" w:hAnsi="Symbol" w:hint="default"/>
      </w:rPr>
    </w:lvl>
    <w:lvl w:ilvl="7" w:tplc="FB3E3AA6">
      <w:start w:val="1"/>
      <w:numFmt w:val="bullet"/>
      <w:lvlText w:val="o"/>
      <w:lvlJc w:val="left"/>
      <w:pPr>
        <w:ind w:left="5760" w:hanging="360"/>
      </w:pPr>
      <w:rPr>
        <w:rFonts w:ascii="Courier New" w:hAnsi="Courier New" w:hint="default"/>
      </w:rPr>
    </w:lvl>
    <w:lvl w:ilvl="8" w:tplc="49665380">
      <w:start w:val="1"/>
      <w:numFmt w:val="bullet"/>
      <w:lvlText w:val=""/>
      <w:lvlJc w:val="left"/>
      <w:pPr>
        <w:ind w:left="6480" w:hanging="360"/>
      </w:pPr>
      <w:rPr>
        <w:rFonts w:ascii="Wingdings" w:hAnsi="Wingdings" w:hint="default"/>
      </w:rPr>
    </w:lvl>
  </w:abstractNum>
  <w:abstractNum w:abstractNumId="140" w15:restartNumberingAfterBreak="0">
    <w:nsid w:val="50EC96C0"/>
    <w:multiLevelType w:val="hybridMultilevel"/>
    <w:tmpl w:val="FFFFFFFF"/>
    <w:lvl w:ilvl="0" w:tplc="800821EA">
      <w:start w:val="1"/>
      <w:numFmt w:val="bullet"/>
      <w:lvlText w:val="·"/>
      <w:lvlJc w:val="left"/>
      <w:pPr>
        <w:ind w:left="720" w:hanging="360"/>
      </w:pPr>
      <w:rPr>
        <w:rFonts w:ascii="Symbol" w:hAnsi="Symbol" w:hint="default"/>
      </w:rPr>
    </w:lvl>
    <w:lvl w:ilvl="1" w:tplc="6402199A">
      <w:start w:val="1"/>
      <w:numFmt w:val="bullet"/>
      <w:lvlText w:val="o"/>
      <w:lvlJc w:val="left"/>
      <w:pPr>
        <w:ind w:left="1440" w:hanging="360"/>
      </w:pPr>
      <w:rPr>
        <w:rFonts w:ascii="Courier New" w:hAnsi="Courier New" w:hint="default"/>
      </w:rPr>
    </w:lvl>
    <w:lvl w:ilvl="2" w:tplc="68645626">
      <w:start w:val="1"/>
      <w:numFmt w:val="bullet"/>
      <w:lvlText w:val=""/>
      <w:lvlJc w:val="left"/>
      <w:pPr>
        <w:ind w:left="2160" w:hanging="360"/>
      </w:pPr>
      <w:rPr>
        <w:rFonts w:ascii="Wingdings" w:hAnsi="Wingdings" w:hint="default"/>
      </w:rPr>
    </w:lvl>
    <w:lvl w:ilvl="3" w:tplc="8680561A">
      <w:start w:val="1"/>
      <w:numFmt w:val="bullet"/>
      <w:lvlText w:val=""/>
      <w:lvlJc w:val="left"/>
      <w:pPr>
        <w:ind w:left="2880" w:hanging="360"/>
      </w:pPr>
      <w:rPr>
        <w:rFonts w:ascii="Symbol" w:hAnsi="Symbol" w:hint="default"/>
      </w:rPr>
    </w:lvl>
    <w:lvl w:ilvl="4" w:tplc="8A82360C">
      <w:start w:val="1"/>
      <w:numFmt w:val="bullet"/>
      <w:lvlText w:val="o"/>
      <w:lvlJc w:val="left"/>
      <w:pPr>
        <w:ind w:left="3600" w:hanging="360"/>
      </w:pPr>
      <w:rPr>
        <w:rFonts w:ascii="Courier New" w:hAnsi="Courier New" w:hint="default"/>
      </w:rPr>
    </w:lvl>
    <w:lvl w:ilvl="5" w:tplc="F34409BA">
      <w:start w:val="1"/>
      <w:numFmt w:val="bullet"/>
      <w:lvlText w:val=""/>
      <w:lvlJc w:val="left"/>
      <w:pPr>
        <w:ind w:left="4320" w:hanging="360"/>
      </w:pPr>
      <w:rPr>
        <w:rFonts w:ascii="Wingdings" w:hAnsi="Wingdings" w:hint="default"/>
      </w:rPr>
    </w:lvl>
    <w:lvl w:ilvl="6" w:tplc="A5227922">
      <w:start w:val="1"/>
      <w:numFmt w:val="bullet"/>
      <w:lvlText w:val=""/>
      <w:lvlJc w:val="left"/>
      <w:pPr>
        <w:ind w:left="5040" w:hanging="360"/>
      </w:pPr>
      <w:rPr>
        <w:rFonts w:ascii="Symbol" w:hAnsi="Symbol" w:hint="default"/>
      </w:rPr>
    </w:lvl>
    <w:lvl w:ilvl="7" w:tplc="84F6404C">
      <w:start w:val="1"/>
      <w:numFmt w:val="bullet"/>
      <w:lvlText w:val="o"/>
      <w:lvlJc w:val="left"/>
      <w:pPr>
        <w:ind w:left="5760" w:hanging="360"/>
      </w:pPr>
      <w:rPr>
        <w:rFonts w:ascii="Courier New" w:hAnsi="Courier New" w:hint="default"/>
      </w:rPr>
    </w:lvl>
    <w:lvl w:ilvl="8" w:tplc="08CCB32C">
      <w:start w:val="1"/>
      <w:numFmt w:val="bullet"/>
      <w:lvlText w:val=""/>
      <w:lvlJc w:val="left"/>
      <w:pPr>
        <w:ind w:left="6480" w:hanging="360"/>
      </w:pPr>
      <w:rPr>
        <w:rFonts w:ascii="Wingdings" w:hAnsi="Wingdings" w:hint="default"/>
      </w:rPr>
    </w:lvl>
  </w:abstractNum>
  <w:abstractNum w:abstractNumId="141" w15:restartNumberingAfterBreak="0">
    <w:nsid w:val="50FD2DA0"/>
    <w:multiLevelType w:val="hybridMultilevel"/>
    <w:tmpl w:val="37FE8D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2428960"/>
    <w:multiLevelType w:val="hybridMultilevel"/>
    <w:tmpl w:val="8222B2FA"/>
    <w:lvl w:ilvl="0" w:tplc="C92C38C0">
      <w:start w:val="1"/>
      <w:numFmt w:val="bullet"/>
      <w:lvlText w:val="·"/>
      <w:lvlJc w:val="left"/>
      <w:pPr>
        <w:ind w:left="720" w:hanging="360"/>
      </w:pPr>
      <w:rPr>
        <w:rFonts w:ascii="Symbol" w:hAnsi="Symbol" w:hint="default"/>
      </w:rPr>
    </w:lvl>
    <w:lvl w:ilvl="1" w:tplc="704227CE">
      <w:start w:val="1"/>
      <w:numFmt w:val="bullet"/>
      <w:lvlText w:val="o"/>
      <w:lvlJc w:val="left"/>
      <w:pPr>
        <w:ind w:left="1440" w:hanging="360"/>
      </w:pPr>
      <w:rPr>
        <w:rFonts w:ascii="Courier New" w:hAnsi="Courier New" w:hint="default"/>
      </w:rPr>
    </w:lvl>
    <w:lvl w:ilvl="2" w:tplc="69020B6A">
      <w:start w:val="1"/>
      <w:numFmt w:val="bullet"/>
      <w:lvlText w:val=""/>
      <w:lvlJc w:val="left"/>
      <w:pPr>
        <w:ind w:left="2160" w:hanging="360"/>
      </w:pPr>
      <w:rPr>
        <w:rFonts w:ascii="Wingdings" w:hAnsi="Wingdings" w:hint="default"/>
      </w:rPr>
    </w:lvl>
    <w:lvl w:ilvl="3" w:tplc="2FCAD5F2">
      <w:start w:val="1"/>
      <w:numFmt w:val="bullet"/>
      <w:lvlText w:val=""/>
      <w:lvlJc w:val="left"/>
      <w:pPr>
        <w:ind w:left="2880" w:hanging="360"/>
      </w:pPr>
      <w:rPr>
        <w:rFonts w:ascii="Symbol" w:hAnsi="Symbol" w:hint="default"/>
      </w:rPr>
    </w:lvl>
    <w:lvl w:ilvl="4" w:tplc="3EBAC70E">
      <w:start w:val="1"/>
      <w:numFmt w:val="bullet"/>
      <w:lvlText w:val="o"/>
      <w:lvlJc w:val="left"/>
      <w:pPr>
        <w:ind w:left="3600" w:hanging="360"/>
      </w:pPr>
      <w:rPr>
        <w:rFonts w:ascii="Courier New" w:hAnsi="Courier New" w:hint="default"/>
      </w:rPr>
    </w:lvl>
    <w:lvl w:ilvl="5" w:tplc="21202EB4">
      <w:start w:val="1"/>
      <w:numFmt w:val="bullet"/>
      <w:lvlText w:val=""/>
      <w:lvlJc w:val="left"/>
      <w:pPr>
        <w:ind w:left="4320" w:hanging="360"/>
      </w:pPr>
      <w:rPr>
        <w:rFonts w:ascii="Wingdings" w:hAnsi="Wingdings" w:hint="default"/>
      </w:rPr>
    </w:lvl>
    <w:lvl w:ilvl="6" w:tplc="FA02A674">
      <w:start w:val="1"/>
      <w:numFmt w:val="bullet"/>
      <w:lvlText w:val=""/>
      <w:lvlJc w:val="left"/>
      <w:pPr>
        <w:ind w:left="5040" w:hanging="360"/>
      </w:pPr>
      <w:rPr>
        <w:rFonts w:ascii="Symbol" w:hAnsi="Symbol" w:hint="default"/>
      </w:rPr>
    </w:lvl>
    <w:lvl w:ilvl="7" w:tplc="416051E6">
      <w:start w:val="1"/>
      <w:numFmt w:val="bullet"/>
      <w:lvlText w:val="o"/>
      <w:lvlJc w:val="left"/>
      <w:pPr>
        <w:ind w:left="5760" w:hanging="360"/>
      </w:pPr>
      <w:rPr>
        <w:rFonts w:ascii="Courier New" w:hAnsi="Courier New" w:hint="default"/>
      </w:rPr>
    </w:lvl>
    <w:lvl w:ilvl="8" w:tplc="542457C0">
      <w:start w:val="1"/>
      <w:numFmt w:val="bullet"/>
      <w:lvlText w:val=""/>
      <w:lvlJc w:val="left"/>
      <w:pPr>
        <w:ind w:left="6480" w:hanging="360"/>
      </w:pPr>
      <w:rPr>
        <w:rFonts w:ascii="Wingdings" w:hAnsi="Wingdings" w:hint="default"/>
      </w:rPr>
    </w:lvl>
  </w:abstractNum>
  <w:abstractNum w:abstractNumId="143" w15:restartNumberingAfterBreak="0">
    <w:nsid w:val="53095967"/>
    <w:multiLevelType w:val="multilevel"/>
    <w:tmpl w:val="20CA28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3C6EB02"/>
    <w:multiLevelType w:val="hybridMultilevel"/>
    <w:tmpl w:val="1C6475E6"/>
    <w:lvl w:ilvl="0" w:tplc="78F60F4E">
      <w:start w:val="1"/>
      <w:numFmt w:val="bullet"/>
      <w:lvlText w:val="·"/>
      <w:lvlJc w:val="left"/>
      <w:pPr>
        <w:ind w:left="720" w:hanging="360"/>
      </w:pPr>
      <w:rPr>
        <w:rFonts w:ascii="Symbol" w:hAnsi="Symbol" w:hint="default"/>
      </w:rPr>
    </w:lvl>
    <w:lvl w:ilvl="1" w:tplc="707EF5E6">
      <w:start w:val="1"/>
      <w:numFmt w:val="bullet"/>
      <w:lvlText w:val="o"/>
      <w:lvlJc w:val="left"/>
      <w:pPr>
        <w:ind w:left="1440" w:hanging="360"/>
      </w:pPr>
      <w:rPr>
        <w:rFonts w:ascii="Courier New" w:hAnsi="Courier New" w:hint="default"/>
      </w:rPr>
    </w:lvl>
    <w:lvl w:ilvl="2" w:tplc="3800AF74">
      <w:start w:val="1"/>
      <w:numFmt w:val="bullet"/>
      <w:lvlText w:val=""/>
      <w:lvlJc w:val="left"/>
      <w:pPr>
        <w:ind w:left="2160" w:hanging="360"/>
      </w:pPr>
      <w:rPr>
        <w:rFonts w:ascii="Wingdings" w:hAnsi="Wingdings" w:hint="default"/>
      </w:rPr>
    </w:lvl>
    <w:lvl w:ilvl="3" w:tplc="8A5C5728">
      <w:start w:val="1"/>
      <w:numFmt w:val="bullet"/>
      <w:lvlText w:val=""/>
      <w:lvlJc w:val="left"/>
      <w:pPr>
        <w:ind w:left="2880" w:hanging="360"/>
      </w:pPr>
      <w:rPr>
        <w:rFonts w:ascii="Symbol" w:hAnsi="Symbol" w:hint="default"/>
      </w:rPr>
    </w:lvl>
    <w:lvl w:ilvl="4" w:tplc="F8EE436E">
      <w:start w:val="1"/>
      <w:numFmt w:val="bullet"/>
      <w:lvlText w:val="o"/>
      <w:lvlJc w:val="left"/>
      <w:pPr>
        <w:ind w:left="3600" w:hanging="360"/>
      </w:pPr>
      <w:rPr>
        <w:rFonts w:ascii="Courier New" w:hAnsi="Courier New" w:hint="default"/>
      </w:rPr>
    </w:lvl>
    <w:lvl w:ilvl="5" w:tplc="6488527C">
      <w:start w:val="1"/>
      <w:numFmt w:val="bullet"/>
      <w:lvlText w:val=""/>
      <w:lvlJc w:val="left"/>
      <w:pPr>
        <w:ind w:left="4320" w:hanging="360"/>
      </w:pPr>
      <w:rPr>
        <w:rFonts w:ascii="Wingdings" w:hAnsi="Wingdings" w:hint="default"/>
      </w:rPr>
    </w:lvl>
    <w:lvl w:ilvl="6" w:tplc="D5D4A41E">
      <w:start w:val="1"/>
      <w:numFmt w:val="bullet"/>
      <w:lvlText w:val=""/>
      <w:lvlJc w:val="left"/>
      <w:pPr>
        <w:ind w:left="5040" w:hanging="360"/>
      </w:pPr>
      <w:rPr>
        <w:rFonts w:ascii="Symbol" w:hAnsi="Symbol" w:hint="default"/>
      </w:rPr>
    </w:lvl>
    <w:lvl w:ilvl="7" w:tplc="80D637C4">
      <w:start w:val="1"/>
      <w:numFmt w:val="bullet"/>
      <w:lvlText w:val="o"/>
      <w:lvlJc w:val="left"/>
      <w:pPr>
        <w:ind w:left="5760" w:hanging="360"/>
      </w:pPr>
      <w:rPr>
        <w:rFonts w:ascii="Courier New" w:hAnsi="Courier New" w:hint="default"/>
      </w:rPr>
    </w:lvl>
    <w:lvl w:ilvl="8" w:tplc="AF7EF202">
      <w:start w:val="1"/>
      <w:numFmt w:val="bullet"/>
      <w:lvlText w:val=""/>
      <w:lvlJc w:val="left"/>
      <w:pPr>
        <w:ind w:left="6480" w:hanging="360"/>
      </w:pPr>
      <w:rPr>
        <w:rFonts w:ascii="Wingdings" w:hAnsi="Wingdings" w:hint="default"/>
      </w:rPr>
    </w:lvl>
  </w:abstractNum>
  <w:abstractNum w:abstractNumId="145" w15:restartNumberingAfterBreak="0">
    <w:nsid w:val="53CF311C"/>
    <w:multiLevelType w:val="hybridMultilevel"/>
    <w:tmpl w:val="FFFFFFFF"/>
    <w:lvl w:ilvl="0" w:tplc="1EE0CEDE">
      <w:start w:val="1"/>
      <w:numFmt w:val="bullet"/>
      <w:lvlText w:val="·"/>
      <w:lvlJc w:val="left"/>
      <w:pPr>
        <w:ind w:left="720" w:hanging="360"/>
      </w:pPr>
      <w:rPr>
        <w:rFonts w:ascii="Symbol" w:hAnsi="Symbol" w:hint="default"/>
      </w:rPr>
    </w:lvl>
    <w:lvl w:ilvl="1" w:tplc="9BE65DF4">
      <w:start w:val="1"/>
      <w:numFmt w:val="bullet"/>
      <w:lvlText w:val="o"/>
      <w:lvlJc w:val="left"/>
      <w:pPr>
        <w:ind w:left="1440" w:hanging="360"/>
      </w:pPr>
      <w:rPr>
        <w:rFonts w:ascii="Courier New" w:hAnsi="Courier New" w:hint="default"/>
      </w:rPr>
    </w:lvl>
    <w:lvl w:ilvl="2" w:tplc="D8A015BE">
      <w:start w:val="1"/>
      <w:numFmt w:val="bullet"/>
      <w:lvlText w:val=""/>
      <w:lvlJc w:val="left"/>
      <w:pPr>
        <w:ind w:left="2160" w:hanging="360"/>
      </w:pPr>
      <w:rPr>
        <w:rFonts w:ascii="Wingdings" w:hAnsi="Wingdings" w:hint="default"/>
      </w:rPr>
    </w:lvl>
    <w:lvl w:ilvl="3" w:tplc="9A121024">
      <w:start w:val="1"/>
      <w:numFmt w:val="bullet"/>
      <w:lvlText w:val=""/>
      <w:lvlJc w:val="left"/>
      <w:pPr>
        <w:ind w:left="2880" w:hanging="360"/>
      </w:pPr>
      <w:rPr>
        <w:rFonts w:ascii="Symbol" w:hAnsi="Symbol" w:hint="default"/>
      </w:rPr>
    </w:lvl>
    <w:lvl w:ilvl="4" w:tplc="73E6A87E">
      <w:start w:val="1"/>
      <w:numFmt w:val="bullet"/>
      <w:lvlText w:val="o"/>
      <w:lvlJc w:val="left"/>
      <w:pPr>
        <w:ind w:left="3600" w:hanging="360"/>
      </w:pPr>
      <w:rPr>
        <w:rFonts w:ascii="Courier New" w:hAnsi="Courier New" w:hint="default"/>
      </w:rPr>
    </w:lvl>
    <w:lvl w:ilvl="5" w:tplc="7EB0B26C">
      <w:start w:val="1"/>
      <w:numFmt w:val="bullet"/>
      <w:lvlText w:val=""/>
      <w:lvlJc w:val="left"/>
      <w:pPr>
        <w:ind w:left="4320" w:hanging="360"/>
      </w:pPr>
      <w:rPr>
        <w:rFonts w:ascii="Wingdings" w:hAnsi="Wingdings" w:hint="default"/>
      </w:rPr>
    </w:lvl>
    <w:lvl w:ilvl="6" w:tplc="4824E04E">
      <w:start w:val="1"/>
      <w:numFmt w:val="bullet"/>
      <w:lvlText w:val=""/>
      <w:lvlJc w:val="left"/>
      <w:pPr>
        <w:ind w:left="5040" w:hanging="360"/>
      </w:pPr>
      <w:rPr>
        <w:rFonts w:ascii="Symbol" w:hAnsi="Symbol" w:hint="default"/>
      </w:rPr>
    </w:lvl>
    <w:lvl w:ilvl="7" w:tplc="CC5A2BFE">
      <w:start w:val="1"/>
      <w:numFmt w:val="bullet"/>
      <w:lvlText w:val="o"/>
      <w:lvlJc w:val="left"/>
      <w:pPr>
        <w:ind w:left="5760" w:hanging="360"/>
      </w:pPr>
      <w:rPr>
        <w:rFonts w:ascii="Courier New" w:hAnsi="Courier New" w:hint="default"/>
      </w:rPr>
    </w:lvl>
    <w:lvl w:ilvl="8" w:tplc="0A465FDC">
      <w:start w:val="1"/>
      <w:numFmt w:val="bullet"/>
      <w:lvlText w:val=""/>
      <w:lvlJc w:val="left"/>
      <w:pPr>
        <w:ind w:left="6480" w:hanging="360"/>
      </w:pPr>
      <w:rPr>
        <w:rFonts w:ascii="Wingdings" w:hAnsi="Wingdings" w:hint="default"/>
      </w:rPr>
    </w:lvl>
  </w:abstractNum>
  <w:abstractNum w:abstractNumId="146" w15:restartNumberingAfterBreak="0">
    <w:nsid w:val="54244349"/>
    <w:multiLevelType w:val="hybridMultilevel"/>
    <w:tmpl w:val="3904E028"/>
    <w:lvl w:ilvl="0" w:tplc="EA5EC3D4">
      <w:start w:val="1"/>
      <w:numFmt w:val="decimal"/>
      <w:lvlText w:val="%1."/>
      <w:lvlJc w:val="left"/>
      <w:pPr>
        <w:ind w:left="426" w:hanging="360"/>
      </w:pPr>
      <w:rPr>
        <w:rFonts w:hint="default"/>
      </w:rPr>
    </w:lvl>
    <w:lvl w:ilvl="1" w:tplc="38090019" w:tentative="1">
      <w:start w:val="1"/>
      <w:numFmt w:val="lowerLetter"/>
      <w:lvlText w:val="%2."/>
      <w:lvlJc w:val="left"/>
      <w:pPr>
        <w:ind w:left="1146" w:hanging="360"/>
      </w:pPr>
    </w:lvl>
    <w:lvl w:ilvl="2" w:tplc="3809001B" w:tentative="1">
      <w:start w:val="1"/>
      <w:numFmt w:val="lowerRoman"/>
      <w:lvlText w:val="%3."/>
      <w:lvlJc w:val="right"/>
      <w:pPr>
        <w:ind w:left="1866" w:hanging="180"/>
      </w:pPr>
    </w:lvl>
    <w:lvl w:ilvl="3" w:tplc="3809000F" w:tentative="1">
      <w:start w:val="1"/>
      <w:numFmt w:val="decimal"/>
      <w:lvlText w:val="%4."/>
      <w:lvlJc w:val="left"/>
      <w:pPr>
        <w:ind w:left="2586" w:hanging="360"/>
      </w:pPr>
    </w:lvl>
    <w:lvl w:ilvl="4" w:tplc="38090019" w:tentative="1">
      <w:start w:val="1"/>
      <w:numFmt w:val="lowerLetter"/>
      <w:lvlText w:val="%5."/>
      <w:lvlJc w:val="left"/>
      <w:pPr>
        <w:ind w:left="3306" w:hanging="360"/>
      </w:pPr>
    </w:lvl>
    <w:lvl w:ilvl="5" w:tplc="3809001B" w:tentative="1">
      <w:start w:val="1"/>
      <w:numFmt w:val="lowerRoman"/>
      <w:lvlText w:val="%6."/>
      <w:lvlJc w:val="right"/>
      <w:pPr>
        <w:ind w:left="4026" w:hanging="180"/>
      </w:pPr>
    </w:lvl>
    <w:lvl w:ilvl="6" w:tplc="3809000F" w:tentative="1">
      <w:start w:val="1"/>
      <w:numFmt w:val="decimal"/>
      <w:lvlText w:val="%7."/>
      <w:lvlJc w:val="left"/>
      <w:pPr>
        <w:ind w:left="4746" w:hanging="360"/>
      </w:pPr>
    </w:lvl>
    <w:lvl w:ilvl="7" w:tplc="38090019" w:tentative="1">
      <w:start w:val="1"/>
      <w:numFmt w:val="lowerLetter"/>
      <w:lvlText w:val="%8."/>
      <w:lvlJc w:val="left"/>
      <w:pPr>
        <w:ind w:left="5466" w:hanging="360"/>
      </w:pPr>
    </w:lvl>
    <w:lvl w:ilvl="8" w:tplc="3809001B" w:tentative="1">
      <w:start w:val="1"/>
      <w:numFmt w:val="lowerRoman"/>
      <w:lvlText w:val="%9."/>
      <w:lvlJc w:val="right"/>
      <w:pPr>
        <w:ind w:left="6186" w:hanging="180"/>
      </w:pPr>
    </w:lvl>
  </w:abstractNum>
  <w:abstractNum w:abstractNumId="147" w15:restartNumberingAfterBreak="0">
    <w:nsid w:val="566AE341"/>
    <w:multiLevelType w:val="hybridMultilevel"/>
    <w:tmpl w:val="FFFFFFFF"/>
    <w:lvl w:ilvl="0" w:tplc="3028D532">
      <w:start w:val="1"/>
      <w:numFmt w:val="bullet"/>
      <w:lvlText w:val="·"/>
      <w:lvlJc w:val="left"/>
      <w:pPr>
        <w:ind w:left="720" w:hanging="360"/>
      </w:pPr>
      <w:rPr>
        <w:rFonts w:ascii="Symbol" w:hAnsi="Symbol" w:hint="default"/>
      </w:rPr>
    </w:lvl>
    <w:lvl w:ilvl="1" w:tplc="7C0A22B4">
      <w:start w:val="1"/>
      <w:numFmt w:val="bullet"/>
      <w:lvlText w:val="o"/>
      <w:lvlJc w:val="left"/>
      <w:pPr>
        <w:ind w:left="1440" w:hanging="360"/>
      </w:pPr>
      <w:rPr>
        <w:rFonts w:ascii="Courier New" w:hAnsi="Courier New" w:hint="default"/>
      </w:rPr>
    </w:lvl>
    <w:lvl w:ilvl="2" w:tplc="A36C0D8A">
      <w:start w:val="1"/>
      <w:numFmt w:val="bullet"/>
      <w:lvlText w:val=""/>
      <w:lvlJc w:val="left"/>
      <w:pPr>
        <w:ind w:left="2160" w:hanging="360"/>
      </w:pPr>
      <w:rPr>
        <w:rFonts w:ascii="Wingdings" w:hAnsi="Wingdings" w:hint="default"/>
      </w:rPr>
    </w:lvl>
    <w:lvl w:ilvl="3" w:tplc="CC3EF38E">
      <w:start w:val="1"/>
      <w:numFmt w:val="bullet"/>
      <w:lvlText w:val=""/>
      <w:lvlJc w:val="left"/>
      <w:pPr>
        <w:ind w:left="2880" w:hanging="360"/>
      </w:pPr>
      <w:rPr>
        <w:rFonts w:ascii="Symbol" w:hAnsi="Symbol" w:hint="default"/>
      </w:rPr>
    </w:lvl>
    <w:lvl w:ilvl="4" w:tplc="222AF6FC">
      <w:start w:val="1"/>
      <w:numFmt w:val="bullet"/>
      <w:lvlText w:val="o"/>
      <w:lvlJc w:val="left"/>
      <w:pPr>
        <w:ind w:left="3600" w:hanging="360"/>
      </w:pPr>
      <w:rPr>
        <w:rFonts w:ascii="Courier New" w:hAnsi="Courier New" w:hint="default"/>
      </w:rPr>
    </w:lvl>
    <w:lvl w:ilvl="5" w:tplc="AABA2DF0">
      <w:start w:val="1"/>
      <w:numFmt w:val="bullet"/>
      <w:lvlText w:val=""/>
      <w:lvlJc w:val="left"/>
      <w:pPr>
        <w:ind w:left="4320" w:hanging="360"/>
      </w:pPr>
      <w:rPr>
        <w:rFonts w:ascii="Wingdings" w:hAnsi="Wingdings" w:hint="default"/>
      </w:rPr>
    </w:lvl>
    <w:lvl w:ilvl="6" w:tplc="B186F3D4">
      <w:start w:val="1"/>
      <w:numFmt w:val="bullet"/>
      <w:lvlText w:val=""/>
      <w:lvlJc w:val="left"/>
      <w:pPr>
        <w:ind w:left="5040" w:hanging="360"/>
      </w:pPr>
      <w:rPr>
        <w:rFonts w:ascii="Symbol" w:hAnsi="Symbol" w:hint="default"/>
      </w:rPr>
    </w:lvl>
    <w:lvl w:ilvl="7" w:tplc="B5E22832">
      <w:start w:val="1"/>
      <w:numFmt w:val="bullet"/>
      <w:lvlText w:val="o"/>
      <w:lvlJc w:val="left"/>
      <w:pPr>
        <w:ind w:left="5760" w:hanging="360"/>
      </w:pPr>
      <w:rPr>
        <w:rFonts w:ascii="Courier New" w:hAnsi="Courier New" w:hint="default"/>
      </w:rPr>
    </w:lvl>
    <w:lvl w:ilvl="8" w:tplc="54FCE206">
      <w:start w:val="1"/>
      <w:numFmt w:val="bullet"/>
      <w:lvlText w:val=""/>
      <w:lvlJc w:val="left"/>
      <w:pPr>
        <w:ind w:left="6480" w:hanging="360"/>
      </w:pPr>
      <w:rPr>
        <w:rFonts w:ascii="Wingdings" w:hAnsi="Wingdings" w:hint="default"/>
      </w:rPr>
    </w:lvl>
  </w:abstractNum>
  <w:abstractNum w:abstractNumId="148" w15:restartNumberingAfterBreak="0">
    <w:nsid w:val="57DCE5B7"/>
    <w:multiLevelType w:val="hybridMultilevel"/>
    <w:tmpl w:val="FFFFFFFF"/>
    <w:lvl w:ilvl="0" w:tplc="DAACA210">
      <w:start w:val="1"/>
      <w:numFmt w:val="bullet"/>
      <w:lvlText w:val="·"/>
      <w:lvlJc w:val="left"/>
      <w:pPr>
        <w:ind w:left="720" w:hanging="360"/>
      </w:pPr>
      <w:rPr>
        <w:rFonts w:ascii="Symbol" w:hAnsi="Symbol" w:hint="default"/>
      </w:rPr>
    </w:lvl>
    <w:lvl w:ilvl="1" w:tplc="EABA5E80">
      <w:start w:val="1"/>
      <w:numFmt w:val="bullet"/>
      <w:lvlText w:val="o"/>
      <w:lvlJc w:val="left"/>
      <w:pPr>
        <w:ind w:left="1440" w:hanging="360"/>
      </w:pPr>
      <w:rPr>
        <w:rFonts w:ascii="Courier New" w:hAnsi="Courier New" w:hint="default"/>
      </w:rPr>
    </w:lvl>
    <w:lvl w:ilvl="2" w:tplc="D284CE14">
      <w:start w:val="1"/>
      <w:numFmt w:val="bullet"/>
      <w:lvlText w:val=""/>
      <w:lvlJc w:val="left"/>
      <w:pPr>
        <w:ind w:left="2160" w:hanging="360"/>
      </w:pPr>
      <w:rPr>
        <w:rFonts w:ascii="Wingdings" w:hAnsi="Wingdings" w:hint="default"/>
      </w:rPr>
    </w:lvl>
    <w:lvl w:ilvl="3" w:tplc="6FF0CEFA">
      <w:start w:val="1"/>
      <w:numFmt w:val="bullet"/>
      <w:lvlText w:val=""/>
      <w:lvlJc w:val="left"/>
      <w:pPr>
        <w:ind w:left="2880" w:hanging="360"/>
      </w:pPr>
      <w:rPr>
        <w:rFonts w:ascii="Symbol" w:hAnsi="Symbol" w:hint="default"/>
      </w:rPr>
    </w:lvl>
    <w:lvl w:ilvl="4" w:tplc="EADEC3AE">
      <w:start w:val="1"/>
      <w:numFmt w:val="bullet"/>
      <w:lvlText w:val="o"/>
      <w:lvlJc w:val="left"/>
      <w:pPr>
        <w:ind w:left="3600" w:hanging="360"/>
      </w:pPr>
      <w:rPr>
        <w:rFonts w:ascii="Courier New" w:hAnsi="Courier New" w:hint="default"/>
      </w:rPr>
    </w:lvl>
    <w:lvl w:ilvl="5" w:tplc="9EDA9A2C">
      <w:start w:val="1"/>
      <w:numFmt w:val="bullet"/>
      <w:lvlText w:val=""/>
      <w:lvlJc w:val="left"/>
      <w:pPr>
        <w:ind w:left="4320" w:hanging="360"/>
      </w:pPr>
      <w:rPr>
        <w:rFonts w:ascii="Wingdings" w:hAnsi="Wingdings" w:hint="default"/>
      </w:rPr>
    </w:lvl>
    <w:lvl w:ilvl="6" w:tplc="23FE5438">
      <w:start w:val="1"/>
      <w:numFmt w:val="bullet"/>
      <w:lvlText w:val=""/>
      <w:lvlJc w:val="left"/>
      <w:pPr>
        <w:ind w:left="5040" w:hanging="360"/>
      </w:pPr>
      <w:rPr>
        <w:rFonts w:ascii="Symbol" w:hAnsi="Symbol" w:hint="default"/>
      </w:rPr>
    </w:lvl>
    <w:lvl w:ilvl="7" w:tplc="620A8D5C">
      <w:start w:val="1"/>
      <w:numFmt w:val="bullet"/>
      <w:lvlText w:val="o"/>
      <w:lvlJc w:val="left"/>
      <w:pPr>
        <w:ind w:left="5760" w:hanging="360"/>
      </w:pPr>
      <w:rPr>
        <w:rFonts w:ascii="Courier New" w:hAnsi="Courier New" w:hint="default"/>
      </w:rPr>
    </w:lvl>
    <w:lvl w:ilvl="8" w:tplc="7EB8DC3E">
      <w:start w:val="1"/>
      <w:numFmt w:val="bullet"/>
      <w:lvlText w:val=""/>
      <w:lvlJc w:val="left"/>
      <w:pPr>
        <w:ind w:left="6480" w:hanging="360"/>
      </w:pPr>
      <w:rPr>
        <w:rFonts w:ascii="Wingdings" w:hAnsi="Wingdings" w:hint="default"/>
      </w:rPr>
    </w:lvl>
  </w:abstractNum>
  <w:abstractNum w:abstractNumId="149" w15:restartNumberingAfterBreak="0">
    <w:nsid w:val="59B07CE5"/>
    <w:multiLevelType w:val="multilevel"/>
    <w:tmpl w:val="7BF6F6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B2DE9F1"/>
    <w:multiLevelType w:val="hybridMultilevel"/>
    <w:tmpl w:val="57DAB436"/>
    <w:lvl w:ilvl="0" w:tplc="08109E88">
      <w:start w:val="1"/>
      <w:numFmt w:val="bullet"/>
      <w:lvlText w:val="·"/>
      <w:lvlJc w:val="left"/>
      <w:pPr>
        <w:ind w:left="720" w:hanging="360"/>
      </w:pPr>
      <w:rPr>
        <w:rFonts w:ascii="Symbol" w:hAnsi="Symbol" w:hint="default"/>
      </w:rPr>
    </w:lvl>
    <w:lvl w:ilvl="1" w:tplc="4F1E9C9E">
      <w:start w:val="1"/>
      <w:numFmt w:val="bullet"/>
      <w:lvlText w:val="o"/>
      <w:lvlJc w:val="left"/>
      <w:pPr>
        <w:ind w:left="1440" w:hanging="360"/>
      </w:pPr>
      <w:rPr>
        <w:rFonts w:ascii="Courier New" w:hAnsi="Courier New" w:hint="default"/>
      </w:rPr>
    </w:lvl>
    <w:lvl w:ilvl="2" w:tplc="EA2E72B0">
      <w:start w:val="1"/>
      <w:numFmt w:val="bullet"/>
      <w:lvlText w:val=""/>
      <w:lvlJc w:val="left"/>
      <w:pPr>
        <w:ind w:left="2160" w:hanging="360"/>
      </w:pPr>
      <w:rPr>
        <w:rFonts w:ascii="Wingdings" w:hAnsi="Wingdings" w:hint="default"/>
      </w:rPr>
    </w:lvl>
    <w:lvl w:ilvl="3" w:tplc="6406C484">
      <w:start w:val="1"/>
      <w:numFmt w:val="bullet"/>
      <w:lvlText w:val=""/>
      <w:lvlJc w:val="left"/>
      <w:pPr>
        <w:ind w:left="2880" w:hanging="360"/>
      </w:pPr>
      <w:rPr>
        <w:rFonts w:ascii="Symbol" w:hAnsi="Symbol" w:hint="default"/>
      </w:rPr>
    </w:lvl>
    <w:lvl w:ilvl="4" w:tplc="9FBEC5A6">
      <w:start w:val="1"/>
      <w:numFmt w:val="bullet"/>
      <w:lvlText w:val="o"/>
      <w:lvlJc w:val="left"/>
      <w:pPr>
        <w:ind w:left="3600" w:hanging="360"/>
      </w:pPr>
      <w:rPr>
        <w:rFonts w:ascii="Courier New" w:hAnsi="Courier New" w:hint="default"/>
      </w:rPr>
    </w:lvl>
    <w:lvl w:ilvl="5" w:tplc="1B38A440">
      <w:start w:val="1"/>
      <w:numFmt w:val="bullet"/>
      <w:lvlText w:val=""/>
      <w:lvlJc w:val="left"/>
      <w:pPr>
        <w:ind w:left="4320" w:hanging="360"/>
      </w:pPr>
      <w:rPr>
        <w:rFonts w:ascii="Wingdings" w:hAnsi="Wingdings" w:hint="default"/>
      </w:rPr>
    </w:lvl>
    <w:lvl w:ilvl="6" w:tplc="DECE226C">
      <w:start w:val="1"/>
      <w:numFmt w:val="bullet"/>
      <w:lvlText w:val=""/>
      <w:lvlJc w:val="left"/>
      <w:pPr>
        <w:ind w:left="5040" w:hanging="360"/>
      </w:pPr>
      <w:rPr>
        <w:rFonts w:ascii="Symbol" w:hAnsi="Symbol" w:hint="default"/>
      </w:rPr>
    </w:lvl>
    <w:lvl w:ilvl="7" w:tplc="E5DA65B8">
      <w:start w:val="1"/>
      <w:numFmt w:val="bullet"/>
      <w:lvlText w:val="o"/>
      <w:lvlJc w:val="left"/>
      <w:pPr>
        <w:ind w:left="5760" w:hanging="360"/>
      </w:pPr>
      <w:rPr>
        <w:rFonts w:ascii="Courier New" w:hAnsi="Courier New" w:hint="default"/>
      </w:rPr>
    </w:lvl>
    <w:lvl w:ilvl="8" w:tplc="A6628514">
      <w:start w:val="1"/>
      <w:numFmt w:val="bullet"/>
      <w:lvlText w:val=""/>
      <w:lvlJc w:val="left"/>
      <w:pPr>
        <w:ind w:left="6480" w:hanging="360"/>
      </w:pPr>
      <w:rPr>
        <w:rFonts w:ascii="Wingdings" w:hAnsi="Wingdings" w:hint="default"/>
      </w:rPr>
    </w:lvl>
  </w:abstractNum>
  <w:abstractNum w:abstractNumId="151" w15:restartNumberingAfterBreak="0">
    <w:nsid w:val="5B5F9718"/>
    <w:multiLevelType w:val="hybridMultilevel"/>
    <w:tmpl w:val="10C0FF2C"/>
    <w:lvl w:ilvl="0" w:tplc="C29EBABE">
      <w:start w:val="1"/>
      <w:numFmt w:val="bullet"/>
      <w:lvlText w:val="·"/>
      <w:lvlJc w:val="left"/>
      <w:pPr>
        <w:ind w:left="720" w:hanging="360"/>
      </w:pPr>
      <w:rPr>
        <w:rFonts w:ascii="Symbol" w:hAnsi="Symbol" w:hint="default"/>
      </w:rPr>
    </w:lvl>
    <w:lvl w:ilvl="1" w:tplc="99A25484">
      <w:start w:val="1"/>
      <w:numFmt w:val="bullet"/>
      <w:lvlText w:val="o"/>
      <w:lvlJc w:val="left"/>
      <w:pPr>
        <w:ind w:left="1440" w:hanging="360"/>
      </w:pPr>
      <w:rPr>
        <w:rFonts w:ascii="Courier New" w:hAnsi="Courier New" w:hint="default"/>
      </w:rPr>
    </w:lvl>
    <w:lvl w:ilvl="2" w:tplc="CA20C47E">
      <w:start w:val="1"/>
      <w:numFmt w:val="bullet"/>
      <w:lvlText w:val=""/>
      <w:lvlJc w:val="left"/>
      <w:pPr>
        <w:ind w:left="2160" w:hanging="360"/>
      </w:pPr>
      <w:rPr>
        <w:rFonts w:ascii="Wingdings" w:hAnsi="Wingdings" w:hint="default"/>
      </w:rPr>
    </w:lvl>
    <w:lvl w:ilvl="3" w:tplc="BF443088">
      <w:start w:val="1"/>
      <w:numFmt w:val="bullet"/>
      <w:lvlText w:val=""/>
      <w:lvlJc w:val="left"/>
      <w:pPr>
        <w:ind w:left="2880" w:hanging="360"/>
      </w:pPr>
      <w:rPr>
        <w:rFonts w:ascii="Symbol" w:hAnsi="Symbol" w:hint="default"/>
      </w:rPr>
    </w:lvl>
    <w:lvl w:ilvl="4" w:tplc="2C08AC42">
      <w:start w:val="1"/>
      <w:numFmt w:val="bullet"/>
      <w:lvlText w:val="o"/>
      <w:lvlJc w:val="left"/>
      <w:pPr>
        <w:ind w:left="3600" w:hanging="360"/>
      </w:pPr>
      <w:rPr>
        <w:rFonts w:ascii="Courier New" w:hAnsi="Courier New" w:hint="default"/>
      </w:rPr>
    </w:lvl>
    <w:lvl w:ilvl="5" w:tplc="D7D0CDBC">
      <w:start w:val="1"/>
      <w:numFmt w:val="bullet"/>
      <w:lvlText w:val=""/>
      <w:lvlJc w:val="left"/>
      <w:pPr>
        <w:ind w:left="4320" w:hanging="360"/>
      </w:pPr>
      <w:rPr>
        <w:rFonts w:ascii="Wingdings" w:hAnsi="Wingdings" w:hint="default"/>
      </w:rPr>
    </w:lvl>
    <w:lvl w:ilvl="6" w:tplc="1FA41A12">
      <w:start w:val="1"/>
      <w:numFmt w:val="bullet"/>
      <w:lvlText w:val=""/>
      <w:lvlJc w:val="left"/>
      <w:pPr>
        <w:ind w:left="5040" w:hanging="360"/>
      </w:pPr>
      <w:rPr>
        <w:rFonts w:ascii="Symbol" w:hAnsi="Symbol" w:hint="default"/>
      </w:rPr>
    </w:lvl>
    <w:lvl w:ilvl="7" w:tplc="A6C69CE6">
      <w:start w:val="1"/>
      <w:numFmt w:val="bullet"/>
      <w:lvlText w:val="o"/>
      <w:lvlJc w:val="left"/>
      <w:pPr>
        <w:ind w:left="5760" w:hanging="360"/>
      </w:pPr>
      <w:rPr>
        <w:rFonts w:ascii="Courier New" w:hAnsi="Courier New" w:hint="default"/>
      </w:rPr>
    </w:lvl>
    <w:lvl w:ilvl="8" w:tplc="C068E688">
      <w:start w:val="1"/>
      <w:numFmt w:val="bullet"/>
      <w:lvlText w:val=""/>
      <w:lvlJc w:val="left"/>
      <w:pPr>
        <w:ind w:left="6480" w:hanging="360"/>
      </w:pPr>
      <w:rPr>
        <w:rFonts w:ascii="Wingdings" w:hAnsi="Wingdings" w:hint="default"/>
      </w:rPr>
    </w:lvl>
  </w:abstractNum>
  <w:abstractNum w:abstractNumId="152" w15:restartNumberingAfterBreak="0">
    <w:nsid w:val="5BAE5C16"/>
    <w:multiLevelType w:val="hybridMultilevel"/>
    <w:tmpl w:val="3FF60C2E"/>
    <w:lvl w:ilvl="0" w:tplc="9B1852A6">
      <w:start w:val="1"/>
      <w:numFmt w:val="lowerLetter"/>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3" w15:restartNumberingAfterBreak="0">
    <w:nsid w:val="5BF6403E"/>
    <w:multiLevelType w:val="hybridMultilevel"/>
    <w:tmpl w:val="A06A866E"/>
    <w:lvl w:ilvl="0" w:tplc="B5565A6C">
      <w:start w:val="1"/>
      <w:numFmt w:val="lowerLetter"/>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54" w15:restartNumberingAfterBreak="0">
    <w:nsid w:val="5C9F0EE7"/>
    <w:multiLevelType w:val="hybridMultilevel"/>
    <w:tmpl w:val="AE20A136"/>
    <w:lvl w:ilvl="0" w:tplc="07022A0C">
      <w:start w:val="1"/>
      <w:numFmt w:val="bullet"/>
      <w:lvlText w:val="·"/>
      <w:lvlJc w:val="left"/>
      <w:pPr>
        <w:ind w:left="720" w:hanging="360"/>
      </w:pPr>
      <w:rPr>
        <w:rFonts w:ascii="Symbol" w:hAnsi="Symbol" w:hint="default"/>
      </w:rPr>
    </w:lvl>
    <w:lvl w:ilvl="1" w:tplc="724646BE">
      <w:start w:val="1"/>
      <w:numFmt w:val="bullet"/>
      <w:lvlText w:val="o"/>
      <w:lvlJc w:val="left"/>
      <w:pPr>
        <w:ind w:left="1440" w:hanging="360"/>
      </w:pPr>
      <w:rPr>
        <w:rFonts w:ascii="Courier New" w:hAnsi="Courier New" w:hint="default"/>
      </w:rPr>
    </w:lvl>
    <w:lvl w:ilvl="2" w:tplc="3600F4EC">
      <w:start w:val="1"/>
      <w:numFmt w:val="bullet"/>
      <w:lvlText w:val=""/>
      <w:lvlJc w:val="left"/>
      <w:pPr>
        <w:ind w:left="2160" w:hanging="360"/>
      </w:pPr>
      <w:rPr>
        <w:rFonts w:ascii="Wingdings" w:hAnsi="Wingdings" w:hint="default"/>
      </w:rPr>
    </w:lvl>
    <w:lvl w:ilvl="3" w:tplc="CBECA928">
      <w:start w:val="1"/>
      <w:numFmt w:val="bullet"/>
      <w:lvlText w:val=""/>
      <w:lvlJc w:val="left"/>
      <w:pPr>
        <w:ind w:left="2880" w:hanging="360"/>
      </w:pPr>
      <w:rPr>
        <w:rFonts w:ascii="Symbol" w:hAnsi="Symbol" w:hint="default"/>
      </w:rPr>
    </w:lvl>
    <w:lvl w:ilvl="4" w:tplc="D75EC372">
      <w:start w:val="1"/>
      <w:numFmt w:val="bullet"/>
      <w:lvlText w:val="o"/>
      <w:lvlJc w:val="left"/>
      <w:pPr>
        <w:ind w:left="3600" w:hanging="360"/>
      </w:pPr>
      <w:rPr>
        <w:rFonts w:ascii="Courier New" w:hAnsi="Courier New" w:hint="default"/>
      </w:rPr>
    </w:lvl>
    <w:lvl w:ilvl="5" w:tplc="63A2BB1A">
      <w:start w:val="1"/>
      <w:numFmt w:val="bullet"/>
      <w:lvlText w:val=""/>
      <w:lvlJc w:val="left"/>
      <w:pPr>
        <w:ind w:left="4320" w:hanging="360"/>
      </w:pPr>
      <w:rPr>
        <w:rFonts w:ascii="Wingdings" w:hAnsi="Wingdings" w:hint="default"/>
      </w:rPr>
    </w:lvl>
    <w:lvl w:ilvl="6" w:tplc="84A0526E">
      <w:start w:val="1"/>
      <w:numFmt w:val="bullet"/>
      <w:lvlText w:val=""/>
      <w:lvlJc w:val="left"/>
      <w:pPr>
        <w:ind w:left="5040" w:hanging="360"/>
      </w:pPr>
      <w:rPr>
        <w:rFonts w:ascii="Symbol" w:hAnsi="Symbol" w:hint="default"/>
      </w:rPr>
    </w:lvl>
    <w:lvl w:ilvl="7" w:tplc="AF82946E">
      <w:start w:val="1"/>
      <w:numFmt w:val="bullet"/>
      <w:lvlText w:val="o"/>
      <w:lvlJc w:val="left"/>
      <w:pPr>
        <w:ind w:left="5760" w:hanging="360"/>
      </w:pPr>
      <w:rPr>
        <w:rFonts w:ascii="Courier New" w:hAnsi="Courier New" w:hint="default"/>
      </w:rPr>
    </w:lvl>
    <w:lvl w:ilvl="8" w:tplc="E00E203A">
      <w:start w:val="1"/>
      <w:numFmt w:val="bullet"/>
      <w:lvlText w:val=""/>
      <w:lvlJc w:val="left"/>
      <w:pPr>
        <w:ind w:left="6480" w:hanging="360"/>
      </w:pPr>
      <w:rPr>
        <w:rFonts w:ascii="Wingdings" w:hAnsi="Wingdings" w:hint="default"/>
      </w:rPr>
    </w:lvl>
  </w:abstractNum>
  <w:abstractNum w:abstractNumId="155" w15:restartNumberingAfterBreak="0">
    <w:nsid w:val="5D1FD340"/>
    <w:multiLevelType w:val="hybridMultilevel"/>
    <w:tmpl w:val="FFFFFFFF"/>
    <w:lvl w:ilvl="0" w:tplc="AE6E4268">
      <w:start w:val="1"/>
      <w:numFmt w:val="bullet"/>
      <w:lvlText w:val="·"/>
      <w:lvlJc w:val="left"/>
      <w:pPr>
        <w:ind w:left="720" w:hanging="360"/>
      </w:pPr>
      <w:rPr>
        <w:rFonts w:ascii="Symbol" w:hAnsi="Symbol" w:hint="default"/>
      </w:rPr>
    </w:lvl>
    <w:lvl w:ilvl="1" w:tplc="EEC0D452">
      <w:start w:val="1"/>
      <w:numFmt w:val="bullet"/>
      <w:lvlText w:val="o"/>
      <w:lvlJc w:val="left"/>
      <w:pPr>
        <w:ind w:left="1440" w:hanging="360"/>
      </w:pPr>
      <w:rPr>
        <w:rFonts w:ascii="Courier New" w:hAnsi="Courier New" w:hint="default"/>
      </w:rPr>
    </w:lvl>
    <w:lvl w:ilvl="2" w:tplc="EAC65F10">
      <w:start w:val="1"/>
      <w:numFmt w:val="bullet"/>
      <w:lvlText w:val=""/>
      <w:lvlJc w:val="left"/>
      <w:pPr>
        <w:ind w:left="2160" w:hanging="360"/>
      </w:pPr>
      <w:rPr>
        <w:rFonts w:ascii="Wingdings" w:hAnsi="Wingdings" w:hint="default"/>
      </w:rPr>
    </w:lvl>
    <w:lvl w:ilvl="3" w:tplc="426C962C">
      <w:start w:val="1"/>
      <w:numFmt w:val="bullet"/>
      <w:lvlText w:val=""/>
      <w:lvlJc w:val="left"/>
      <w:pPr>
        <w:ind w:left="2880" w:hanging="360"/>
      </w:pPr>
      <w:rPr>
        <w:rFonts w:ascii="Symbol" w:hAnsi="Symbol" w:hint="default"/>
      </w:rPr>
    </w:lvl>
    <w:lvl w:ilvl="4" w:tplc="84205304">
      <w:start w:val="1"/>
      <w:numFmt w:val="bullet"/>
      <w:lvlText w:val="o"/>
      <w:lvlJc w:val="left"/>
      <w:pPr>
        <w:ind w:left="3600" w:hanging="360"/>
      </w:pPr>
      <w:rPr>
        <w:rFonts w:ascii="Courier New" w:hAnsi="Courier New" w:hint="default"/>
      </w:rPr>
    </w:lvl>
    <w:lvl w:ilvl="5" w:tplc="2C3EB006">
      <w:start w:val="1"/>
      <w:numFmt w:val="bullet"/>
      <w:lvlText w:val=""/>
      <w:lvlJc w:val="left"/>
      <w:pPr>
        <w:ind w:left="4320" w:hanging="360"/>
      </w:pPr>
      <w:rPr>
        <w:rFonts w:ascii="Wingdings" w:hAnsi="Wingdings" w:hint="default"/>
      </w:rPr>
    </w:lvl>
    <w:lvl w:ilvl="6" w:tplc="529CA0A4">
      <w:start w:val="1"/>
      <w:numFmt w:val="bullet"/>
      <w:lvlText w:val=""/>
      <w:lvlJc w:val="left"/>
      <w:pPr>
        <w:ind w:left="5040" w:hanging="360"/>
      </w:pPr>
      <w:rPr>
        <w:rFonts w:ascii="Symbol" w:hAnsi="Symbol" w:hint="default"/>
      </w:rPr>
    </w:lvl>
    <w:lvl w:ilvl="7" w:tplc="37A4FC16">
      <w:start w:val="1"/>
      <w:numFmt w:val="bullet"/>
      <w:lvlText w:val="o"/>
      <w:lvlJc w:val="left"/>
      <w:pPr>
        <w:ind w:left="5760" w:hanging="360"/>
      </w:pPr>
      <w:rPr>
        <w:rFonts w:ascii="Courier New" w:hAnsi="Courier New" w:hint="default"/>
      </w:rPr>
    </w:lvl>
    <w:lvl w:ilvl="8" w:tplc="8D600138">
      <w:start w:val="1"/>
      <w:numFmt w:val="bullet"/>
      <w:lvlText w:val=""/>
      <w:lvlJc w:val="left"/>
      <w:pPr>
        <w:ind w:left="6480" w:hanging="360"/>
      </w:pPr>
      <w:rPr>
        <w:rFonts w:ascii="Wingdings" w:hAnsi="Wingdings" w:hint="default"/>
      </w:rPr>
    </w:lvl>
  </w:abstractNum>
  <w:abstractNum w:abstractNumId="156" w15:restartNumberingAfterBreak="0">
    <w:nsid w:val="5E0F32BF"/>
    <w:multiLevelType w:val="hybridMultilevel"/>
    <w:tmpl w:val="D812D4B6"/>
    <w:lvl w:ilvl="0" w:tplc="4C5CF224">
      <w:start w:val="1"/>
      <w:numFmt w:val="lowerRoman"/>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7" w15:restartNumberingAfterBreak="0">
    <w:nsid w:val="5F1028B9"/>
    <w:multiLevelType w:val="hybridMultilevel"/>
    <w:tmpl w:val="6CF69182"/>
    <w:lvl w:ilvl="0" w:tplc="DA824FA0">
      <w:start w:val="1"/>
      <w:numFmt w:val="lowerLetter"/>
      <w:lvlText w:val="%1."/>
      <w:lvlJc w:val="left"/>
      <w:pPr>
        <w:ind w:left="1080" w:hanging="360"/>
      </w:pPr>
      <w:rPr>
        <w:rFonts w:hint="default"/>
      </w:rPr>
    </w:lvl>
    <w:lvl w:ilvl="1" w:tplc="2D3CB716">
      <w:start w:val="1"/>
      <w:numFmt w:val="decimal"/>
      <w:lvlText w:val="%2."/>
      <w:lvlJc w:val="left"/>
      <w:pPr>
        <w:ind w:left="1800" w:hanging="360"/>
      </w:pPr>
      <w:rPr>
        <w:rFonts w:hint="default"/>
      </w:rPr>
    </w:lvl>
    <w:lvl w:ilvl="2" w:tplc="8A3828C6">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605016F7"/>
    <w:multiLevelType w:val="hybridMultilevel"/>
    <w:tmpl w:val="47AAA1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60EC0750"/>
    <w:multiLevelType w:val="hybridMultilevel"/>
    <w:tmpl w:val="CFD0FB04"/>
    <w:lvl w:ilvl="0" w:tplc="7B6C474A">
      <w:start w:val="4"/>
      <w:numFmt w:val="lowerRoman"/>
      <w:lvlText w:val="%1."/>
      <w:lvlJc w:val="right"/>
      <w:pPr>
        <w:ind w:left="720" w:hanging="360"/>
      </w:pPr>
    </w:lvl>
    <w:lvl w:ilvl="1" w:tplc="6EF62D20">
      <w:start w:val="1"/>
      <w:numFmt w:val="lowerLetter"/>
      <w:lvlText w:val="%2."/>
      <w:lvlJc w:val="left"/>
      <w:pPr>
        <w:ind w:left="1440" w:hanging="360"/>
      </w:pPr>
    </w:lvl>
    <w:lvl w:ilvl="2" w:tplc="8EE0D052">
      <w:start w:val="1"/>
      <w:numFmt w:val="lowerRoman"/>
      <w:lvlText w:val="%3."/>
      <w:lvlJc w:val="right"/>
      <w:pPr>
        <w:ind w:left="2160" w:hanging="180"/>
      </w:pPr>
    </w:lvl>
    <w:lvl w:ilvl="3" w:tplc="6702290C">
      <w:start w:val="1"/>
      <w:numFmt w:val="decimal"/>
      <w:lvlText w:val="%4."/>
      <w:lvlJc w:val="left"/>
      <w:pPr>
        <w:ind w:left="2880" w:hanging="360"/>
      </w:pPr>
    </w:lvl>
    <w:lvl w:ilvl="4" w:tplc="141A8AD2">
      <w:start w:val="1"/>
      <w:numFmt w:val="lowerLetter"/>
      <w:lvlText w:val="%5."/>
      <w:lvlJc w:val="left"/>
      <w:pPr>
        <w:ind w:left="3600" w:hanging="360"/>
      </w:pPr>
    </w:lvl>
    <w:lvl w:ilvl="5" w:tplc="17847D7A">
      <w:start w:val="1"/>
      <w:numFmt w:val="lowerRoman"/>
      <w:lvlText w:val="%6."/>
      <w:lvlJc w:val="right"/>
      <w:pPr>
        <w:ind w:left="4320" w:hanging="180"/>
      </w:pPr>
    </w:lvl>
    <w:lvl w:ilvl="6" w:tplc="1DAC9CC6">
      <w:start w:val="1"/>
      <w:numFmt w:val="decimal"/>
      <w:lvlText w:val="%7."/>
      <w:lvlJc w:val="left"/>
      <w:pPr>
        <w:ind w:left="5040" w:hanging="360"/>
      </w:pPr>
    </w:lvl>
    <w:lvl w:ilvl="7" w:tplc="D36ECFC6">
      <w:start w:val="1"/>
      <w:numFmt w:val="lowerLetter"/>
      <w:lvlText w:val="%8."/>
      <w:lvlJc w:val="left"/>
      <w:pPr>
        <w:ind w:left="5760" w:hanging="360"/>
      </w:pPr>
    </w:lvl>
    <w:lvl w:ilvl="8" w:tplc="9F3077B8">
      <w:start w:val="1"/>
      <w:numFmt w:val="lowerRoman"/>
      <w:lvlText w:val="%9."/>
      <w:lvlJc w:val="right"/>
      <w:pPr>
        <w:ind w:left="6480" w:hanging="180"/>
      </w:pPr>
    </w:lvl>
  </w:abstractNum>
  <w:abstractNum w:abstractNumId="160" w15:restartNumberingAfterBreak="0">
    <w:nsid w:val="60F617F5"/>
    <w:multiLevelType w:val="multilevel"/>
    <w:tmpl w:val="A8B0EEF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1" w15:restartNumberingAfterBreak="0">
    <w:nsid w:val="6126327C"/>
    <w:multiLevelType w:val="multilevel"/>
    <w:tmpl w:val="4DD2C1C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2" w15:restartNumberingAfterBreak="0">
    <w:nsid w:val="612CE0ED"/>
    <w:multiLevelType w:val="hybridMultilevel"/>
    <w:tmpl w:val="CDD4D94C"/>
    <w:lvl w:ilvl="0" w:tplc="E25EC7BA">
      <w:start w:val="6"/>
      <w:numFmt w:val="lowerRoman"/>
      <w:lvlText w:val="%1."/>
      <w:lvlJc w:val="right"/>
      <w:pPr>
        <w:ind w:left="720" w:hanging="360"/>
      </w:pPr>
    </w:lvl>
    <w:lvl w:ilvl="1" w:tplc="D67A86CA">
      <w:start w:val="1"/>
      <w:numFmt w:val="lowerLetter"/>
      <w:lvlText w:val="%2."/>
      <w:lvlJc w:val="left"/>
      <w:pPr>
        <w:ind w:left="1440" w:hanging="360"/>
      </w:pPr>
    </w:lvl>
    <w:lvl w:ilvl="2" w:tplc="956244EE">
      <w:start w:val="1"/>
      <w:numFmt w:val="lowerRoman"/>
      <w:lvlText w:val="%3."/>
      <w:lvlJc w:val="right"/>
      <w:pPr>
        <w:ind w:left="2160" w:hanging="180"/>
      </w:pPr>
    </w:lvl>
    <w:lvl w:ilvl="3" w:tplc="E0A24E04">
      <w:start w:val="1"/>
      <w:numFmt w:val="decimal"/>
      <w:lvlText w:val="%4."/>
      <w:lvlJc w:val="left"/>
      <w:pPr>
        <w:ind w:left="2880" w:hanging="360"/>
      </w:pPr>
    </w:lvl>
    <w:lvl w:ilvl="4" w:tplc="8984F3C2">
      <w:start w:val="1"/>
      <w:numFmt w:val="lowerLetter"/>
      <w:lvlText w:val="%5."/>
      <w:lvlJc w:val="left"/>
      <w:pPr>
        <w:ind w:left="3600" w:hanging="360"/>
      </w:pPr>
    </w:lvl>
    <w:lvl w:ilvl="5" w:tplc="FB84C304">
      <w:start w:val="1"/>
      <w:numFmt w:val="lowerRoman"/>
      <w:lvlText w:val="%6."/>
      <w:lvlJc w:val="right"/>
      <w:pPr>
        <w:ind w:left="4320" w:hanging="180"/>
      </w:pPr>
    </w:lvl>
    <w:lvl w:ilvl="6" w:tplc="243EBF3E">
      <w:start w:val="1"/>
      <w:numFmt w:val="decimal"/>
      <w:lvlText w:val="%7."/>
      <w:lvlJc w:val="left"/>
      <w:pPr>
        <w:ind w:left="5040" w:hanging="360"/>
      </w:pPr>
    </w:lvl>
    <w:lvl w:ilvl="7" w:tplc="5DB68D18">
      <w:start w:val="1"/>
      <w:numFmt w:val="lowerLetter"/>
      <w:lvlText w:val="%8."/>
      <w:lvlJc w:val="left"/>
      <w:pPr>
        <w:ind w:left="5760" w:hanging="360"/>
      </w:pPr>
    </w:lvl>
    <w:lvl w:ilvl="8" w:tplc="70B2F07C">
      <w:start w:val="1"/>
      <w:numFmt w:val="lowerRoman"/>
      <w:lvlText w:val="%9."/>
      <w:lvlJc w:val="right"/>
      <w:pPr>
        <w:ind w:left="6480" w:hanging="180"/>
      </w:pPr>
    </w:lvl>
  </w:abstractNum>
  <w:abstractNum w:abstractNumId="163" w15:restartNumberingAfterBreak="0">
    <w:nsid w:val="614F70C2"/>
    <w:multiLevelType w:val="hybridMultilevel"/>
    <w:tmpl w:val="FEB87402"/>
    <w:lvl w:ilvl="0" w:tplc="FFFFFFF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4" w15:restartNumberingAfterBreak="0">
    <w:nsid w:val="62C529B1"/>
    <w:multiLevelType w:val="hybridMultilevel"/>
    <w:tmpl w:val="0876F052"/>
    <w:lvl w:ilvl="0" w:tplc="1F3A754E">
      <w:start w:val="1"/>
      <w:numFmt w:val="bullet"/>
      <w:lvlText w:val="·"/>
      <w:lvlJc w:val="left"/>
      <w:pPr>
        <w:ind w:left="720" w:hanging="360"/>
      </w:pPr>
      <w:rPr>
        <w:rFonts w:ascii="Symbol" w:hAnsi="Symbol" w:hint="default"/>
      </w:rPr>
    </w:lvl>
    <w:lvl w:ilvl="1" w:tplc="D1FC7232">
      <w:start w:val="1"/>
      <w:numFmt w:val="bullet"/>
      <w:lvlText w:val="o"/>
      <w:lvlJc w:val="left"/>
      <w:pPr>
        <w:ind w:left="1440" w:hanging="360"/>
      </w:pPr>
      <w:rPr>
        <w:rFonts w:ascii="Courier New" w:hAnsi="Courier New" w:hint="default"/>
      </w:rPr>
    </w:lvl>
    <w:lvl w:ilvl="2" w:tplc="42AC0ECA">
      <w:start w:val="1"/>
      <w:numFmt w:val="bullet"/>
      <w:lvlText w:val=""/>
      <w:lvlJc w:val="left"/>
      <w:pPr>
        <w:ind w:left="2160" w:hanging="360"/>
      </w:pPr>
      <w:rPr>
        <w:rFonts w:ascii="Wingdings" w:hAnsi="Wingdings" w:hint="default"/>
      </w:rPr>
    </w:lvl>
    <w:lvl w:ilvl="3" w:tplc="CF4053F6">
      <w:start w:val="1"/>
      <w:numFmt w:val="bullet"/>
      <w:lvlText w:val=""/>
      <w:lvlJc w:val="left"/>
      <w:pPr>
        <w:ind w:left="2880" w:hanging="360"/>
      </w:pPr>
      <w:rPr>
        <w:rFonts w:ascii="Symbol" w:hAnsi="Symbol" w:hint="default"/>
      </w:rPr>
    </w:lvl>
    <w:lvl w:ilvl="4" w:tplc="6B6A2A3C">
      <w:start w:val="1"/>
      <w:numFmt w:val="bullet"/>
      <w:lvlText w:val="o"/>
      <w:lvlJc w:val="left"/>
      <w:pPr>
        <w:ind w:left="3600" w:hanging="360"/>
      </w:pPr>
      <w:rPr>
        <w:rFonts w:ascii="Courier New" w:hAnsi="Courier New" w:hint="default"/>
      </w:rPr>
    </w:lvl>
    <w:lvl w:ilvl="5" w:tplc="9B5C8D76">
      <w:start w:val="1"/>
      <w:numFmt w:val="bullet"/>
      <w:lvlText w:val=""/>
      <w:lvlJc w:val="left"/>
      <w:pPr>
        <w:ind w:left="4320" w:hanging="360"/>
      </w:pPr>
      <w:rPr>
        <w:rFonts w:ascii="Wingdings" w:hAnsi="Wingdings" w:hint="default"/>
      </w:rPr>
    </w:lvl>
    <w:lvl w:ilvl="6" w:tplc="78109156">
      <w:start w:val="1"/>
      <w:numFmt w:val="bullet"/>
      <w:lvlText w:val=""/>
      <w:lvlJc w:val="left"/>
      <w:pPr>
        <w:ind w:left="5040" w:hanging="360"/>
      </w:pPr>
      <w:rPr>
        <w:rFonts w:ascii="Symbol" w:hAnsi="Symbol" w:hint="default"/>
      </w:rPr>
    </w:lvl>
    <w:lvl w:ilvl="7" w:tplc="23087288">
      <w:start w:val="1"/>
      <w:numFmt w:val="bullet"/>
      <w:lvlText w:val="o"/>
      <w:lvlJc w:val="left"/>
      <w:pPr>
        <w:ind w:left="5760" w:hanging="360"/>
      </w:pPr>
      <w:rPr>
        <w:rFonts w:ascii="Courier New" w:hAnsi="Courier New" w:hint="default"/>
      </w:rPr>
    </w:lvl>
    <w:lvl w:ilvl="8" w:tplc="5B7E58BE">
      <w:start w:val="1"/>
      <w:numFmt w:val="bullet"/>
      <w:lvlText w:val=""/>
      <w:lvlJc w:val="left"/>
      <w:pPr>
        <w:ind w:left="6480" w:hanging="360"/>
      </w:pPr>
      <w:rPr>
        <w:rFonts w:ascii="Wingdings" w:hAnsi="Wingdings" w:hint="default"/>
      </w:rPr>
    </w:lvl>
  </w:abstractNum>
  <w:abstractNum w:abstractNumId="165" w15:restartNumberingAfterBreak="0">
    <w:nsid w:val="62E4E684"/>
    <w:multiLevelType w:val="hybridMultilevel"/>
    <w:tmpl w:val="E152875C"/>
    <w:lvl w:ilvl="0" w:tplc="5AC82386">
      <w:start w:val="1"/>
      <w:numFmt w:val="bullet"/>
      <w:lvlText w:val="·"/>
      <w:lvlJc w:val="left"/>
      <w:pPr>
        <w:ind w:left="720" w:hanging="360"/>
      </w:pPr>
      <w:rPr>
        <w:rFonts w:ascii="Symbol" w:hAnsi="Symbol" w:hint="default"/>
      </w:rPr>
    </w:lvl>
    <w:lvl w:ilvl="1" w:tplc="385443AC">
      <w:start w:val="1"/>
      <w:numFmt w:val="bullet"/>
      <w:lvlText w:val="o"/>
      <w:lvlJc w:val="left"/>
      <w:pPr>
        <w:ind w:left="1440" w:hanging="360"/>
      </w:pPr>
      <w:rPr>
        <w:rFonts w:ascii="Courier New" w:hAnsi="Courier New" w:hint="default"/>
      </w:rPr>
    </w:lvl>
    <w:lvl w:ilvl="2" w:tplc="7B167F2C">
      <w:start w:val="1"/>
      <w:numFmt w:val="bullet"/>
      <w:lvlText w:val=""/>
      <w:lvlJc w:val="left"/>
      <w:pPr>
        <w:ind w:left="2160" w:hanging="360"/>
      </w:pPr>
      <w:rPr>
        <w:rFonts w:ascii="Wingdings" w:hAnsi="Wingdings" w:hint="default"/>
      </w:rPr>
    </w:lvl>
    <w:lvl w:ilvl="3" w:tplc="622A82AE">
      <w:start w:val="1"/>
      <w:numFmt w:val="bullet"/>
      <w:lvlText w:val=""/>
      <w:lvlJc w:val="left"/>
      <w:pPr>
        <w:ind w:left="2880" w:hanging="360"/>
      </w:pPr>
      <w:rPr>
        <w:rFonts w:ascii="Symbol" w:hAnsi="Symbol" w:hint="default"/>
      </w:rPr>
    </w:lvl>
    <w:lvl w:ilvl="4" w:tplc="E1D8DD6E">
      <w:start w:val="1"/>
      <w:numFmt w:val="bullet"/>
      <w:lvlText w:val="o"/>
      <w:lvlJc w:val="left"/>
      <w:pPr>
        <w:ind w:left="3600" w:hanging="360"/>
      </w:pPr>
      <w:rPr>
        <w:rFonts w:ascii="Courier New" w:hAnsi="Courier New" w:hint="default"/>
      </w:rPr>
    </w:lvl>
    <w:lvl w:ilvl="5" w:tplc="7B6C7A88">
      <w:start w:val="1"/>
      <w:numFmt w:val="bullet"/>
      <w:lvlText w:val=""/>
      <w:lvlJc w:val="left"/>
      <w:pPr>
        <w:ind w:left="4320" w:hanging="360"/>
      </w:pPr>
      <w:rPr>
        <w:rFonts w:ascii="Wingdings" w:hAnsi="Wingdings" w:hint="default"/>
      </w:rPr>
    </w:lvl>
    <w:lvl w:ilvl="6" w:tplc="20106D14">
      <w:start w:val="1"/>
      <w:numFmt w:val="bullet"/>
      <w:lvlText w:val=""/>
      <w:lvlJc w:val="left"/>
      <w:pPr>
        <w:ind w:left="5040" w:hanging="360"/>
      </w:pPr>
      <w:rPr>
        <w:rFonts w:ascii="Symbol" w:hAnsi="Symbol" w:hint="default"/>
      </w:rPr>
    </w:lvl>
    <w:lvl w:ilvl="7" w:tplc="F538258E">
      <w:start w:val="1"/>
      <w:numFmt w:val="bullet"/>
      <w:lvlText w:val="o"/>
      <w:lvlJc w:val="left"/>
      <w:pPr>
        <w:ind w:left="5760" w:hanging="360"/>
      </w:pPr>
      <w:rPr>
        <w:rFonts w:ascii="Courier New" w:hAnsi="Courier New" w:hint="default"/>
      </w:rPr>
    </w:lvl>
    <w:lvl w:ilvl="8" w:tplc="15883FBA">
      <w:start w:val="1"/>
      <w:numFmt w:val="bullet"/>
      <w:lvlText w:val=""/>
      <w:lvlJc w:val="left"/>
      <w:pPr>
        <w:ind w:left="6480" w:hanging="360"/>
      </w:pPr>
      <w:rPr>
        <w:rFonts w:ascii="Wingdings" w:hAnsi="Wingdings" w:hint="default"/>
      </w:rPr>
    </w:lvl>
  </w:abstractNum>
  <w:abstractNum w:abstractNumId="166" w15:restartNumberingAfterBreak="0">
    <w:nsid w:val="636610DA"/>
    <w:multiLevelType w:val="hybridMultilevel"/>
    <w:tmpl w:val="55088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63E22442"/>
    <w:multiLevelType w:val="hybridMultilevel"/>
    <w:tmpl w:val="69FEC434"/>
    <w:lvl w:ilvl="0" w:tplc="CCEE5F5A">
      <w:start w:val="1"/>
      <w:numFmt w:val="decimal"/>
      <w:lvlText w:val="%1."/>
      <w:lvlJc w:val="left"/>
      <w:pPr>
        <w:ind w:left="720" w:hanging="360"/>
      </w:pPr>
      <w:rPr>
        <w:rFonts w:ascii="Arial" w:eastAsiaTheme="minorHAnsi" w:hAnsi="Arial" w:cs="Arial"/>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42225C9"/>
    <w:multiLevelType w:val="hybridMultilevel"/>
    <w:tmpl w:val="0A1877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64F262A1"/>
    <w:multiLevelType w:val="hybridMultilevel"/>
    <w:tmpl w:val="C646E0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0" w15:restartNumberingAfterBreak="0">
    <w:nsid w:val="65857FA5"/>
    <w:multiLevelType w:val="multilevel"/>
    <w:tmpl w:val="858E2D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65884F08"/>
    <w:multiLevelType w:val="hybridMultilevel"/>
    <w:tmpl w:val="624EE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660B7305"/>
    <w:multiLevelType w:val="hybridMultilevel"/>
    <w:tmpl w:val="93EC4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6787442F"/>
    <w:multiLevelType w:val="hybridMultilevel"/>
    <w:tmpl w:val="3F505456"/>
    <w:lvl w:ilvl="0" w:tplc="BE6A89DE">
      <w:start w:val="1"/>
      <w:numFmt w:val="decimal"/>
      <w:lvlText w:val="%1."/>
      <w:lvlJc w:val="left"/>
      <w:pPr>
        <w:ind w:left="1080" w:hanging="360"/>
      </w:pPr>
    </w:lvl>
    <w:lvl w:ilvl="1" w:tplc="74706E92">
      <w:start w:val="1"/>
      <w:numFmt w:val="lowerLetter"/>
      <w:lvlText w:val="%2."/>
      <w:lvlJc w:val="left"/>
      <w:pPr>
        <w:ind w:left="1800" w:hanging="360"/>
      </w:pPr>
    </w:lvl>
    <w:lvl w:ilvl="2" w:tplc="66F2CFF8">
      <w:start w:val="1"/>
      <w:numFmt w:val="lowerRoman"/>
      <w:lvlText w:val="%3."/>
      <w:lvlJc w:val="right"/>
      <w:pPr>
        <w:ind w:left="2520" w:hanging="180"/>
      </w:pPr>
    </w:lvl>
    <w:lvl w:ilvl="3" w:tplc="1D84A0B4">
      <w:start w:val="1"/>
      <w:numFmt w:val="decimal"/>
      <w:lvlText w:val="%4."/>
      <w:lvlJc w:val="left"/>
      <w:pPr>
        <w:ind w:left="3240" w:hanging="360"/>
      </w:pPr>
    </w:lvl>
    <w:lvl w:ilvl="4" w:tplc="A8C4F670">
      <w:start w:val="1"/>
      <w:numFmt w:val="lowerLetter"/>
      <w:lvlText w:val="%5."/>
      <w:lvlJc w:val="left"/>
      <w:pPr>
        <w:ind w:left="3960" w:hanging="360"/>
      </w:pPr>
    </w:lvl>
    <w:lvl w:ilvl="5" w:tplc="BF4EAA90">
      <w:start w:val="1"/>
      <w:numFmt w:val="lowerRoman"/>
      <w:lvlText w:val="%6."/>
      <w:lvlJc w:val="right"/>
      <w:pPr>
        <w:ind w:left="4680" w:hanging="180"/>
      </w:pPr>
    </w:lvl>
    <w:lvl w:ilvl="6" w:tplc="D9461364">
      <w:start w:val="1"/>
      <w:numFmt w:val="decimal"/>
      <w:lvlText w:val="%7."/>
      <w:lvlJc w:val="left"/>
      <w:pPr>
        <w:ind w:left="5400" w:hanging="360"/>
      </w:pPr>
    </w:lvl>
    <w:lvl w:ilvl="7" w:tplc="2E50138E">
      <w:start w:val="1"/>
      <w:numFmt w:val="lowerLetter"/>
      <w:lvlText w:val="%8."/>
      <w:lvlJc w:val="left"/>
      <w:pPr>
        <w:ind w:left="6120" w:hanging="360"/>
      </w:pPr>
    </w:lvl>
    <w:lvl w:ilvl="8" w:tplc="A3E0636A">
      <w:start w:val="1"/>
      <w:numFmt w:val="lowerRoman"/>
      <w:lvlText w:val="%9."/>
      <w:lvlJc w:val="right"/>
      <w:pPr>
        <w:ind w:left="6840" w:hanging="180"/>
      </w:pPr>
    </w:lvl>
  </w:abstractNum>
  <w:abstractNum w:abstractNumId="174" w15:restartNumberingAfterBreak="0">
    <w:nsid w:val="67A04D37"/>
    <w:multiLevelType w:val="hybridMultilevel"/>
    <w:tmpl w:val="0150B9C6"/>
    <w:lvl w:ilvl="0" w:tplc="94842304">
      <w:start w:val="1"/>
      <w:numFmt w:val="bullet"/>
      <w:lvlText w:val="·"/>
      <w:lvlJc w:val="left"/>
      <w:pPr>
        <w:ind w:left="720" w:hanging="360"/>
      </w:pPr>
      <w:rPr>
        <w:rFonts w:ascii="Symbol" w:hAnsi="Symbol" w:hint="default"/>
      </w:rPr>
    </w:lvl>
    <w:lvl w:ilvl="1" w:tplc="C3205906">
      <w:start w:val="1"/>
      <w:numFmt w:val="bullet"/>
      <w:lvlText w:val="o"/>
      <w:lvlJc w:val="left"/>
      <w:pPr>
        <w:ind w:left="1440" w:hanging="360"/>
      </w:pPr>
      <w:rPr>
        <w:rFonts w:ascii="Courier New" w:hAnsi="Courier New" w:hint="default"/>
      </w:rPr>
    </w:lvl>
    <w:lvl w:ilvl="2" w:tplc="949229B0">
      <w:start w:val="1"/>
      <w:numFmt w:val="bullet"/>
      <w:lvlText w:val=""/>
      <w:lvlJc w:val="left"/>
      <w:pPr>
        <w:ind w:left="2160" w:hanging="360"/>
      </w:pPr>
      <w:rPr>
        <w:rFonts w:ascii="Wingdings" w:hAnsi="Wingdings" w:hint="default"/>
      </w:rPr>
    </w:lvl>
    <w:lvl w:ilvl="3" w:tplc="ACE6A330">
      <w:start w:val="1"/>
      <w:numFmt w:val="bullet"/>
      <w:lvlText w:val=""/>
      <w:lvlJc w:val="left"/>
      <w:pPr>
        <w:ind w:left="2880" w:hanging="360"/>
      </w:pPr>
      <w:rPr>
        <w:rFonts w:ascii="Symbol" w:hAnsi="Symbol" w:hint="default"/>
      </w:rPr>
    </w:lvl>
    <w:lvl w:ilvl="4" w:tplc="0DEA2854">
      <w:start w:val="1"/>
      <w:numFmt w:val="bullet"/>
      <w:lvlText w:val="o"/>
      <w:lvlJc w:val="left"/>
      <w:pPr>
        <w:ind w:left="3600" w:hanging="360"/>
      </w:pPr>
      <w:rPr>
        <w:rFonts w:ascii="Courier New" w:hAnsi="Courier New" w:hint="default"/>
      </w:rPr>
    </w:lvl>
    <w:lvl w:ilvl="5" w:tplc="7E562C18">
      <w:start w:val="1"/>
      <w:numFmt w:val="bullet"/>
      <w:lvlText w:val=""/>
      <w:lvlJc w:val="left"/>
      <w:pPr>
        <w:ind w:left="4320" w:hanging="360"/>
      </w:pPr>
      <w:rPr>
        <w:rFonts w:ascii="Wingdings" w:hAnsi="Wingdings" w:hint="default"/>
      </w:rPr>
    </w:lvl>
    <w:lvl w:ilvl="6" w:tplc="ED0EC188">
      <w:start w:val="1"/>
      <w:numFmt w:val="bullet"/>
      <w:lvlText w:val=""/>
      <w:lvlJc w:val="left"/>
      <w:pPr>
        <w:ind w:left="5040" w:hanging="360"/>
      </w:pPr>
      <w:rPr>
        <w:rFonts w:ascii="Symbol" w:hAnsi="Symbol" w:hint="default"/>
      </w:rPr>
    </w:lvl>
    <w:lvl w:ilvl="7" w:tplc="212C12E8">
      <w:start w:val="1"/>
      <w:numFmt w:val="bullet"/>
      <w:lvlText w:val="o"/>
      <w:lvlJc w:val="left"/>
      <w:pPr>
        <w:ind w:left="5760" w:hanging="360"/>
      </w:pPr>
      <w:rPr>
        <w:rFonts w:ascii="Courier New" w:hAnsi="Courier New" w:hint="default"/>
      </w:rPr>
    </w:lvl>
    <w:lvl w:ilvl="8" w:tplc="C7C2FEC2">
      <w:start w:val="1"/>
      <w:numFmt w:val="bullet"/>
      <w:lvlText w:val=""/>
      <w:lvlJc w:val="left"/>
      <w:pPr>
        <w:ind w:left="6480" w:hanging="360"/>
      </w:pPr>
      <w:rPr>
        <w:rFonts w:ascii="Wingdings" w:hAnsi="Wingdings" w:hint="default"/>
      </w:rPr>
    </w:lvl>
  </w:abstractNum>
  <w:abstractNum w:abstractNumId="175" w15:restartNumberingAfterBreak="0">
    <w:nsid w:val="67DA190D"/>
    <w:multiLevelType w:val="hybridMultilevel"/>
    <w:tmpl w:val="D422D708"/>
    <w:lvl w:ilvl="0" w:tplc="CED2DDB6">
      <w:start w:val="1"/>
      <w:numFmt w:val="decimal"/>
      <w:lvlText w:val="%1."/>
      <w:lvlJc w:val="left"/>
      <w:pPr>
        <w:ind w:left="720" w:hanging="360"/>
      </w:pPr>
    </w:lvl>
    <w:lvl w:ilvl="1" w:tplc="0FD6EB28">
      <w:start w:val="1"/>
      <w:numFmt w:val="lowerLetter"/>
      <w:lvlText w:val="%2."/>
      <w:lvlJc w:val="left"/>
      <w:pPr>
        <w:ind w:left="1440" w:hanging="360"/>
      </w:pPr>
    </w:lvl>
    <w:lvl w:ilvl="2" w:tplc="ED685AE4">
      <w:start w:val="1"/>
      <w:numFmt w:val="lowerRoman"/>
      <w:lvlText w:val="%3."/>
      <w:lvlJc w:val="right"/>
      <w:pPr>
        <w:ind w:left="2160" w:hanging="180"/>
      </w:pPr>
    </w:lvl>
    <w:lvl w:ilvl="3" w:tplc="46741CDC">
      <w:start w:val="1"/>
      <w:numFmt w:val="decimal"/>
      <w:lvlText w:val="%4."/>
      <w:lvlJc w:val="left"/>
      <w:pPr>
        <w:ind w:left="2880" w:hanging="360"/>
      </w:pPr>
    </w:lvl>
    <w:lvl w:ilvl="4" w:tplc="8D08E1FA">
      <w:start w:val="1"/>
      <w:numFmt w:val="lowerLetter"/>
      <w:lvlText w:val="%5."/>
      <w:lvlJc w:val="left"/>
      <w:pPr>
        <w:ind w:left="3600" w:hanging="360"/>
      </w:pPr>
    </w:lvl>
    <w:lvl w:ilvl="5" w:tplc="D558437A">
      <w:start w:val="1"/>
      <w:numFmt w:val="lowerRoman"/>
      <w:lvlText w:val="%6."/>
      <w:lvlJc w:val="right"/>
      <w:pPr>
        <w:ind w:left="4320" w:hanging="180"/>
      </w:pPr>
    </w:lvl>
    <w:lvl w:ilvl="6" w:tplc="F27C384C">
      <w:start w:val="1"/>
      <w:numFmt w:val="decimal"/>
      <w:lvlText w:val="%7."/>
      <w:lvlJc w:val="left"/>
      <w:pPr>
        <w:ind w:left="5040" w:hanging="360"/>
      </w:pPr>
    </w:lvl>
    <w:lvl w:ilvl="7" w:tplc="44F26446">
      <w:start w:val="1"/>
      <w:numFmt w:val="lowerLetter"/>
      <w:lvlText w:val="%8."/>
      <w:lvlJc w:val="left"/>
      <w:pPr>
        <w:ind w:left="5760" w:hanging="360"/>
      </w:pPr>
    </w:lvl>
    <w:lvl w:ilvl="8" w:tplc="7206B0D6">
      <w:start w:val="1"/>
      <w:numFmt w:val="lowerRoman"/>
      <w:lvlText w:val="%9."/>
      <w:lvlJc w:val="right"/>
      <w:pPr>
        <w:ind w:left="6480" w:hanging="180"/>
      </w:pPr>
    </w:lvl>
  </w:abstractNum>
  <w:abstractNum w:abstractNumId="176" w15:restartNumberingAfterBreak="0">
    <w:nsid w:val="6863E7F7"/>
    <w:multiLevelType w:val="hybridMultilevel"/>
    <w:tmpl w:val="2C145348"/>
    <w:lvl w:ilvl="0" w:tplc="41D4EC12">
      <w:start w:val="1"/>
      <w:numFmt w:val="bullet"/>
      <w:lvlText w:val="·"/>
      <w:lvlJc w:val="left"/>
      <w:pPr>
        <w:ind w:left="720" w:hanging="360"/>
      </w:pPr>
      <w:rPr>
        <w:rFonts w:ascii="Symbol" w:hAnsi="Symbol" w:hint="default"/>
      </w:rPr>
    </w:lvl>
    <w:lvl w:ilvl="1" w:tplc="0D4C5974">
      <w:start w:val="1"/>
      <w:numFmt w:val="bullet"/>
      <w:lvlText w:val="o"/>
      <w:lvlJc w:val="left"/>
      <w:pPr>
        <w:ind w:left="1440" w:hanging="360"/>
      </w:pPr>
      <w:rPr>
        <w:rFonts w:ascii="Courier New" w:hAnsi="Courier New" w:hint="default"/>
      </w:rPr>
    </w:lvl>
    <w:lvl w:ilvl="2" w:tplc="15C44322">
      <w:start w:val="1"/>
      <w:numFmt w:val="bullet"/>
      <w:lvlText w:val=""/>
      <w:lvlJc w:val="left"/>
      <w:pPr>
        <w:ind w:left="2160" w:hanging="360"/>
      </w:pPr>
      <w:rPr>
        <w:rFonts w:ascii="Wingdings" w:hAnsi="Wingdings" w:hint="default"/>
      </w:rPr>
    </w:lvl>
    <w:lvl w:ilvl="3" w:tplc="0266478E">
      <w:start w:val="1"/>
      <w:numFmt w:val="bullet"/>
      <w:lvlText w:val=""/>
      <w:lvlJc w:val="left"/>
      <w:pPr>
        <w:ind w:left="2880" w:hanging="360"/>
      </w:pPr>
      <w:rPr>
        <w:rFonts w:ascii="Symbol" w:hAnsi="Symbol" w:hint="default"/>
      </w:rPr>
    </w:lvl>
    <w:lvl w:ilvl="4" w:tplc="6EDC8382">
      <w:start w:val="1"/>
      <w:numFmt w:val="bullet"/>
      <w:lvlText w:val="o"/>
      <w:lvlJc w:val="left"/>
      <w:pPr>
        <w:ind w:left="3600" w:hanging="360"/>
      </w:pPr>
      <w:rPr>
        <w:rFonts w:ascii="Courier New" w:hAnsi="Courier New" w:hint="default"/>
      </w:rPr>
    </w:lvl>
    <w:lvl w:ilvl="5" w:tplc="B5622204">
      <w:start w:val="1"/>
      <w:numFmt w:val="bullet"/>
      <w:lvlText w:val=""/>
      <w:lvlJc w:val="left"/>
      <w:pPr>
        <w:ind w:left="4320" w:hanging="360"/>
      </w:pPr>
      <w:rPr>
        <w:rFonts w:ascii="Wingdings" w:hAnsi="Wingdings" w:hint="default"/>
      </w:rPr>
    </w:lvl>
    <w:lvl w:ilvl="6" w:tplc="79BCB362">
      <w:start w:val="1"/>
      <w:numFmt w:val="bullet"/>
      <w:lvlText w:val=""/>
      <w:lvlJc w:val="left"/>
      <w:pPr>
        <w:ind w:left="5040" w:hanging="360"/>
      </w:pPr>
      <w:rPr>
        <w:rFonts w:ascii="Symbol" w:hAnsi="Symbol" w:hint="default"/>
      </w:rPr>
    </w:lvl>
    <w:lvl w:ilvl="7" w:tplc="2870B8AA">
      <w:start w:val="1"/>
      <w:numFmt w:val="bullet"/>
      <w:lvlText w:val="o"/>
      <w:lvlJc w:val="left"/>
      <w:pPr>
        <w:ind w:left="5760" w:hanging="360"/>
      </w:pPr>
      <w:rPr>
        <w:rFonts w:ascii="Courier New" w:hAnsi="Courier New" w:hint="default"/>
      </w:rPr>
    </w:lvl>
    <w:lvl w:ilvl="8" w:tplc="F3B04AFA">
      <w:start w:val="1"/>
      <w:numFmt w:val="bullet"/>
      <w:lvlText w:val=""/>
      <w:lvlJc w:val="left"/>
      <w:pPr>
        <w:ind w:left="6480" w:hanging="360"/>
      </w:pPr>
      <w:rPr>
        <w:rFonts w:ascii="Wingdings" w:hAnsi="Wingdings" w:hint="default"/>
      </w:rPr>
    </w:lvl>
  </w:abstractNum>
  <w:abstractNum w:abstractNumId="177" w15:restartNumberingAfterBreak="0">
    <w:nsid w:val="688FF0CB"/>
    <w:multiLevelType w:val="hybridMultilevel"/>
    <w:tmpl w:val="DF320678"/>
    <w:lvl w:ilvl="0" w:tplc="98EADA0C">
      <w:start w:val="1"/>
      <w:numFmt w:val="bullet"/>
      <w:lvlText w:val="·"/>
      <w:lvlJc w:val="left"/>
      <w:pPr>
        <w:ind w:left="720" w:hanging="360"/>
      </w:pPr>
      <w:rPr>
        <w:rFonts w:ascii="Symbol" w:hAnsi="Symbol" w:hint="default"/>
      </w:rPr>
    </w:lvl>
    <w:lvl w:ilvl="1" w:tplc="77C654E0">
      <w:start w:val="1"/>
      <w:numFmt w:val="bullet"/>
      <w:lvlText w:val="o"/>
      <w:lvlJc w:val="left"/>
      <w:pPr>
        <w:ind w:left="1440" w:hanging="360"/>
      </w:pPr>
      <w:rPr>
        <w:rFonts w:ascii="Courier New" w:hAnsi="Courier New" w:hint="default"/>
      </w:rPr>
    </w:lvl>
    <w:lvl w:ilvl="2" w:tplc="9C7A93FE">
      <w:start w:val="1"/>
      <w:numFmt w:val="bullet"/>
      <w:lvlText w:val=""/>
      <w:lvlJc w:val="left"/>
      <w:pPr>
        <w:ind w:left="2160" w:hanging="360"/>
      </w:pPr>
      <w:rPr>
        <w:rFonts w:ascii="Wingdings" w:hAnsi="Wingdings" w:hint="default"/>
      </w:rPr>
    </w:lvl>
    <w:lvl w:ilvl="3" w:tplc="E668DCB0">
      <w:start w:val="1"/>
      <w:numFmt w:val="bullet"/>
      <w:lvlText w:val=""/>
      <w:lvlJc w:val="left"/>
      <w:pPr>
        <w:ind w:left="2880" w:hanging="360"/>
      </w:pPr>
      <w:rPr>
        <w:rFonts w:ascii="Symbol" w:hAnsi="Symbol" w:hint="default"/>
      </w:rPr>
    </w:lvl>
    <w:lvl w:ilvl="4" w:tplc="E430B3A4">
      <w:start w:val="1"/>
      <w:numFmt w:val="bullet"/>
      <w:lvlText w:val="o"/>
      <w:lvlJc w:val="left"/>
      <w:pPr>
        <w:ind w:left="3600" w:hanging="360"/>
      </w:pPr>
      <w:rPr>
        <w:rFonts w:ascii="Courier New" w:hAnsi="Courier New" w:hint="default"/>
      </w:rPr>
    </w:lvl>
    <w:lvl w:ilvl="5" w:tplc="2F3674B6">
      <w:start w:val="1"/>
      <w:numFmt w:val="bullet"/>
      <w:lvlText w:val=""/>
      <w:lvlJc w:val="left"/>
      <w:pPr>
        <w:ind w:left="4320" w:hanging="360"/>
      </w:pPr>
      <w:rPr>
        <w:rFonts w:ascii="Wingdings" w:hAnsi="Wingdings" w:hint="default"/>
      </w:rPr>
    </w:lvl>
    <w:lvl w:ilvl="6" w:tplc="CFC2E2DC">
      <w:start w:val="1"/>
      <w:numFmt w:val="bullet"/>
      <w:lvlText w:val=""/>
      <w:lvlJc w:val="left"/>
      <w:pPr>
        <w:ind w:left="5040" w:hanging="360"/>
      </w:pPr>
      <w:rPr>
        <w:rFonts w:ascii="Symbol" w:hAnsi="Symbol" w:hint="default"/>
      </w:rPr>
    </w:lvl>
    <w:lvl w:ilvl="7" w:tplc="B032EFEE">
      <w:start w:val="1"/>
      <w:numFmt w:val="bullet"/>
      <w:lvlText w:val="o"/>
      <w:lvlJc w:val="left"/>
      <w:pPr>
        <w:ind w:left="5760" w:hanging="360"/>
      </w:pPr>
      <w:rPr>
        <w:rFonts w:ascii="Courier New" w:hAnsi="Courier New" w:hint="default"/>
      </w:rPr>
    </w:lvl>
    <w:lvl w:ilvl="8" w:tplc="FF7605D8">
      <w:start w:val="1"/>
      <w:numFmt w:val="bullet"/>
      <w:lvlText w:val=""/>
      <w:lvlJc w:val="left"/>
      <w:pPr>
        <w:ind w:left="6480" w:hanging="360"/>
      </w:pPr>
      <w:rPr>
        <w:rFonts w:ascii="Wingdings" w:hAnsi="Wingdings" w:hint="default"/>
      </w:rPr>
    </w:lvl>
  </w:abstractNum>
  <w:abstractNum w:abstractNumId="178" w15:restartNumberingAfterBreak="0">
    <w:nsid w:val="68DA4F9F"/>
    <w:multiLevelType w:val="multilevel"/>
    <w:tmpl w:val="BDBA0FBC"/>
    <w:lvl w:ilvl="0">
      <w:start w:val="1"/>
      <w:numFmt w:val="upperRoman"/>
      <w:lvlText w:val="%1."/>
      <w:lvlJc w:val="left"/>
      <w:pPr>
        <w:ind w:left="1440" w:hanging="720"/>
      </w:pPr>
      <w:rPr>
        <w:rFonts w:hint="default"/>
      </w:rPr>
    </w:lvl>
    <w:lvl w:ilvl="1">
      <w:start w:val="2"/>
      <w:numFmt w:val="decimal"/>
      <w:isLgl/>
      <w:lvlText w:val="%1.%2"/>
      <w:lvlJc w:val="left"/>
      <w:pPr>
        <w:ind w:left="1215" w:hanging="495"/>
      </w:pPr>
      <w:rPr>
        <w:rFonts w:hint="default"/>
      </w:rPr>
    </w:lvl>
    <w:lvl w:ilvl="2">
      <w:start w:val="4"/>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79" w15:restartNumberingAfterBreak="0">
    <w:nsid w:val="68DB632F"/>
    <w:multiLevelType w:val="multilevel"/>
    <w:tmpl w:val="4DD2C1C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0" w15:restartNumberingAfterBreak="0">
    <w:nsid w:val="69382382"/>
    <w:multiLevelType w:val="hybridMultilevel"/>
    <w:tmpl w:val="FFFFFFFF"/>
    <w:lvl w:ilvl="0" w:tplc="B6DCCBF6">
      <w:start w:val="1"/>
      <w:numFmt w:val="bullet"/>
      <w:lvlText w:val="·"/>
      <w:lvlJc w:val="left"/>
      <w:pPr>
        <w:ind w:left="720" w:hanging="360"/>
      </w:pPr>
      <w:rPr>
        <w:rFonts w:ascii="Symbol" w:hAnsi="Symbol" w:hint="default"/>
      </w:rPr>
    </w:lvl>
    <w:lvl w:ilvl="1" w:tplc="4934AF9C">
      <w:start w:val="1"/>
      <w:numFmt w:val="bullet"/>
      <w:lvlText w:val="o"/>
      <w:lvlJc w:val="left"/>
      <w:pPr>
        <w:ind w:left="1440" w:hanging="360"/>
      </w:pPr>
      <w:rPr>
        <w:rFonts w:ascii="Courier New" w:hAnsi="Courier New" w:hint="default"/>
      </w:rPr>
    </w:lvl>
    <w:lvl w:ilvl="2" w:tplc="801045B2">
      <w:start w:val="1"/>
      <w:numFmt w:val="bullet"/>
      <w:lvlText w:val=""/>
      <w:lvlJc w:val="left"/>
      <w:pPr>
        <w:ind w:left="2160" w:hanging="360"/>
      </w:pPr>
      <w:rPr>
        <w:rFonts w:ascii="Wingdings" w:hAnsi="Wingdings" w:hint="default"/>
      </w:rPr>
    </w:lvl>
    <w:lvl w:ilvl="3" w:tplc="3B160EAA">
      <w:start w:val="1"/>
      <w:numFmt w:val="bullet"/>
      <w:lvlText w:val=""/>
      <w:lvlJc w:val="left"/>
      <w:pPr>
        <w:ind w:left="2880" w:hanging="360"/>
      </w:pPr>
      <w:rPr>
        <w:rFonts w:ascii="Symbol" w:hAnsi="Symbol" w:hint="default"/>
      </w:rPr>
    </w:lvl>
    <w:lvl w:ilvl="4" w:tplc="0F9C4806">
      <w:start w:val="1"/>
      <w:numFmt w:val="bullet"/>
      <w:lvlText w:val="o"/>
      <w:lvlJc w:val="left"/>
      <w:pPr>
        <w:ind w:left="3600" w:hanging="360"/>
      </w:pPr>
      <w:rPr>
        <w:rFonts w:ascii="Courier New" w:hAnsi="Courier New" w:hint="default"/>
      </w:rPr>
    </w:lvl>
    <w:lvl w:ilvl="5" w:tplc="9FB20B78">
      <w:start w:val="1"/>
      <w:numFmt w:val="bullet"/>
      <w:lvlText w:val=""/>
      <w:lvlJc w:val="left"/>
      <w:pPr>
        <w:ind w:left="4320" w:hanging="360"/>
      </w:pPr>
      <w:rPr>
        <w:rFonts w:ascii="Wingdings" w:hAnsi="Wingdings" w:hint="default"/>
      </w:rPr>
    </w:lvl>
    <w:lvl w:ilvl="6" w:tplc="5D18D990">
      <w:start w:val="1"/>
      <w:numFmt w:val="bullet"/>
      <w:lvlText w:val=""/>
      <w:lvlJc w:val="left"/>
      <w:pPr>
        <w:ind w:left="5040" w:hanging="360"/>
      </w:pPr>
      <w:rPr>
        <w:rFonts w:ascii="Symbol" w:hAnsi="Symbol" w:hint="default"/>
      </w:rPr>
    </w:lvl>
    <w:lvl w:ilvl="7" w:tplc="F9BE8A2C">
      <w:start w:val="1"/>
      <w:numFmt w:val="bullet"/>
      <w:lvlText w:val="o"/>
      <w:lvlJc w:val="left"/>
      <w:pPr>
        <w:ind w:left="5760" w:hanging="360"/>
      </w:pPr>
      <w:rPr>
        <w:rFonts w:ascii="Courier New" w:hAnsi="Courier New" w:hint="default"/>
      </w:rPr>
    </w:lvl>
    <w:lvl w:ilvl="8" w:tplc="3BA6A8E2">
      <w:start w:val="1"/>
      <w:numFmt w:val="bullet"/>
      <w:lvlText w:val=""/>
      <w:lvlJc w:val="left"/>
      <w:pPr>
        <w:ind w:left="6480" w:hanging="360"/>
      </w:pPr>
      <w:rPr>
        <w:rFonts w:ascii="Wingdings" w:hAnsi="Wingdings" w:hint="default"/>
      </w:rPr>
    </w:lvl>
  </w:abstractNum>
  <w:abstractNum w:abstractNumId="181" w15:restartNumberingAfterBreak="0">
    <w:nsid w:val="6A5AAE20"/>
    <w:multiLevelType w:val="hybridMultilevel"/>
    <w:tmpl w:val="C5BC4552"/>
    <w:lvl w:ilvl="0" w:tplc="EDE87B98">
      <w:start w:val="1"/>
      <w:numFmt w:val="decimal"/>
      <w:lvlText w:val="%1."/>
      <w:lvlJc w:val="left"/>
      <w:pPr>
        <w:ind w:left="720" w:hanging="360"/>
      </w:pPr>
    </w:lvl>
    <w:lvl w:ilvl="1" w:tplc="1174F7F6">
      <w:start w:val="1"/>
      <w:numFmt w:val="lowerLetter"/>
      <w:lvlText w:val="%2."/>
      <w:lvlJc w:val="left"/>
      <w:pPr>
        <w:ind w:left="1440" w:hanging="360"/>
      </w:pPr>
    </w:lvl>
    <w:lvl w:ilvl="2" w:tplc="6504DBD0">
      <w:start w:val="1"/>
      <w:numFmt w:val="lowerRoman"/>
      <w:lvlText w:val="%3."/>
      <w:lvlJc w:val="right"/>
      <w:pPr>
        <w:ind w:left="2160" w:hanging="180"/>
      </w:pPr>
    </w:lvl>
    <w:lvl w:ilvl="3" w:tplc="34365776">
      <w:start w:val="1"/>
      <w:numFmt w:val="decimal"/>
      <w:lvlText w:val="%4."/>
      <w:lvlJc w:val="left"/>
      <w:pPr>
        <w:ind w:left="2880" w:hanging="360"/>
      </w:pPr>
    </w:lvl>
    <w:lvl w:ilvl="4" w:tplc="DABC1D88">
      <w:start w:val="1"/>
      <w:numFmt w:val="lowerLetter"/>
      <w:lvlText w:val="%5."/>
      <w:lvlJc w:val="left"/>
      <w:pPr>
        <w:ind w:left="3600" w:hanging="360"/>
      </w:pPr>
    </w:lvl>
    <w:lvl w:ilvl="5" w:tplc="703E644E">
      <w:start w:val="1"/>
      <w:numFmt w:val="lowerRoman"/>
      <w:lvlText w:val="%6."/>
      <w:lvlJc w:val="right"/>
      <w:pPr>
        <w:ind w:left="4320" w:hanging="180"/>
      </w:pPr>
    </w:lvl>
    <w:lvl w:ilvl="6" w:tplc="6F86042A">
      <w:start w:val="1"/>
      <w:numFmt w:val="decimal"/>
      <w:lvlText w:val="%7."/>
      <w:lvlJc w:val="left"/>
      <w:pPr>
        <w:ind w:left="5040" w:hanging="360"/>
      </w:pPr>
    </w:lvl>
    <w:lvl w:ilvl="7" w:tplc="28E06EF4">
      <w:start w:val="1"/>
      <w:numFmt w:val="lowerLetter"/>
      <w:lvlText w:val="%8."/>
      <w:lvlJc w:val="left"/>
      <w:pPr>
        <w:ind w:left="5760" w:hanging="360"/>
      </w:pPr>
    </w:lvl>
    <w:lvl w:ilvl="8" w:tplc="04FA6750">
      <w:start w:val="1"/>
      <w:numFmt w:val="lowerRoman"/>
      <w:lvlText w:val="%9."/>
      <w:lvlJc w:val="right"/>
      <w:pPr>
        <w:ind w:left="6480" w:hanging="180"/>
      </w:pPr>
    </w:lvl>
  </w:abstractNum>
  <w:abstractNum w:abstractNumId="182" w15:restartNumberingAfterBreak="0">
    <w:nsid w:val="6B4324D0"/>
    <w:multiLevelType w:val="hybridMultilevel"/>
    <w:tmpl w:val="8CC87422"/>
    <w:lvl w:ilvl="0" w:tplc="DC2ADE6A">
      <w:start w:val="1"/>
      <w:numFmt w:val="lowerLetter"/>
      <w:lvlText w:val="%1."/>
      <w:lvlJc w:val="left"/>
      <w:pPr>
        <w:ind w:left="607" w:hanging="360"/>
      </w:pPr>
      <w:rPr>
        <w:rFonts w:hint="default"/>
      </w:rPr>
    </w:lvl>
    <w:lvl w:ilvl="1" w:tplc="04090019" w:tentative="1">
      <w:start w:val="1"/>
      <w:numFmt w:val="lowerLetter"/>
      <w:lvlText w:val="%2."/>
      <w:lvlJc w:val="left"/>
      <w:pPr>
        <w:ind w:left="1327" w:hanging="360"/>
      </w:pPr>
    </w:lvl>
    <w:lvl w:ilvl="2" w:tplc="0409001B" w:tentative="1">
      <w:start w:val="1"/>
      <w:numFmt w:val="lowerRoman"/>
      <w:lvlText w:val="%3."/>
      <w:lvlJc w:val="right"/>
      <w:pPr>
        <w:ind w:left="2047" w:hanging="180"/>
      </w:pPr>
    </w:lvl>
    <w:lvl w:ilvl="3" w:tplc="0409000F" w:tentative="1">
      <w:start w:val="1"/>
      <w:numFmt w:val="decimal"/>
      <w:lvlText w:val="%4."/>
      <w:lvlJc w:val="left"/>
      <w:pPr>
        <w:ind w:left="2767" w:hanging="360"/>
      </w:pPr>
    </w:lvl>
    <w:lvl w:ilvl="4" w:tplc="04090019" w:tentative="1">
      <w:start w:val="1"/>
      <w:numFmt w:val="lowerLetter"/>
      <w:lvlText w:val="%5."/>
      <w:lvlJc w:val="left"/>
      <w:pPr>
        <w:ind w:left="3487" w:hanging="360"/>
      </w:pPr>
    </w:lvl>
    <w:lvl w:ilvl="5" w:tplc="0409001B" w:tentative="1">
      <w:start w:val="1"/>
      <w:numFmt w:val="lowerRoman"/>
      <w:lvlText w:val="%6."/>
      <w:lvlJc w:val="right"/>
      <w:pPr>
        <w:ind w:left="4207" w:hanging="180"/>
      </w:pPr>
    </w:lvl>
    <w:lvl w:ilvl="6" w:tplc="0409000F" w:tentative="1">
      <w:start w:val="1"/>
      <w:numFmt w:val="decimal"/>
      <w:lvlText w:val="%7."/>
      <w:lvlJc w:val="left"/>
      <w:pPr>
        <w:ind w:left="4927" w:hanging="360"/>
      </w:pPr>
    </w:lvl>
    <w:lvl w:ilvl="7" w:tplc="04090019" w:tentative="1">
      <w:start w:val="1"/>
      <w:numFmt w:val="lowerLetter"/>
      <w:lvlText w:val="%8."/>
      <w:lvlJc w:val="left"/>
      <w:pPr>
        <w:ind w:left="5647" w:hanging="360"/>
      </w:pPr>
    </w:lvl>
    <w:lvl w:ilvl="8" w:tplc="0409001B" w:tentative="1">
      <w:start w:val="1"/>
      <w:numFmt w:val="lowerRoman"/>
      <w:lvlText w:val="%9."/>
      <w:lvlJc w:val="right"/>
      <w:pPr>
        <w:ind w:left="6367" w:hanging="180"/>
      </w:pPr>
    </w:lvl>
  </w:abstractNum>
  <w:abstractNum w:abstractNumId="183" w15:restartNumberingAfterBreak="0">
    <w:nsid w:val="6BA2EE3B"/>
    <w:multiLevelType w:val="hybridMultilevel"/>
    <w:tmpl w:val="E18EAB0C"/>
    <w:lvl w:ilvl="0" w:tplc="68E0EEC0">
      <w:start w:val="1"/>
      <w:numFmt w:val="bullet"/>
      <w:lvlText w:val="·"/>
      <w:lvlJc w:val="left"/>
      <w:pPr>
        <w:ind w:left="720" w:hanging="360"/>
      </w:pPr>
      <w:rPr>
        <w:rFonts w:ascii="Symbol" w:hAnsi="Symbol" w:hint="default"/>
      </w:rPr>
    </w:lvl>
    <w:lvl w:ilvl="1" w:tplc="C9CA067C">
      <w:start w:val="1"/>
      <w:numFmt w:val="bullet"/>
      <w:lvlText w:val="o"/>
      <w:lvlJc w:val="left"/>
      <w:pPr>
        <w:ind w:left="1440" w:hanging="360"/>
      </w:pPr>
      <w:rPr>
        <w:rFonts w:ascii="Courier New" w:hAnsi="Courier New" w:hint="default"/>
      </w:rPr>
    </w:lvl>
    <w:lvl w:ilvl="2" w:tplc="22FED23A">
      <w:start w:val="1"/>
      <w:numFmt w:val="bullet"/>
      <w:lvlText w:val=""/>
      <w:lvlJc w:val="left"/>
      <w:pPr>
        <w:ind w:left="2160" w:hanging="360"/>
      </w:pPr>
      <w:rPr>
        <w:rFonts w:ascii="Wingdings" w:hAnsi="Wingdings" w:hint="default"/>
      </w:rPr>
    </w:lvl>
    <w:lvl w:ilvl="3" w:tplc="78F0EC94">
      <w:start w:val="1"/>
      <w:numFmt w:val="bullet"/>
      <w:lvlText w:val=""/>
      <w:lvlJc w:val="left"/>
      <w:pPr>
        <w:ind w:left="2880" w:hanging="360"/>
      </w:pPr>
      <w:rPr>
        <w:rFonts w:ascii="Symbol" w:hAnsi="Symbol" w:hint="default"/>
      </w:rPr>
    </w:lvl>
    <w:lvl w:ilvl="4" w:tplc="6B82CA4E">
      <w:start w:val="1"/>
      <w:numFmt w:val="bullet"/>
      <w:lvlText w:val="o"/>
      <w:lvlJc w:val="left"/>
      <w:pPr>
        <w:ind w:left="3600" w:hanging="360"/>
      </w:pPr>
      <w:rPr>
        <w:rFonts w:ascii="Courier New" w:hAnsi="Courier New" w:hint="default"/>
      </w:rPr>
    </w:lvl>
    <w:lvl w:ilvl="5" w:tplc="A6326D16">
      <w:start w:val="1"/>
      <w:numFmt w:val="bullet"/>
      <w:lvlText w:val=""/>
      <w:lvlJc w:val="left"/>
      <w:pPr>
        <w:ind w:left="4320" w:hanging="360"/>
      </w:pPr>
      <w:rPr>
        <w:rFonts w:ascii="Wingdings" w:hAnsi="Wingdings" w:hint="default"/>
      </w:rPr>
    </w:lvl>
    <w:lvl w:ilvl="6" w:tplc="4E1C18E4">
      <w:start w:val="1"/>
      <w:numFmt w:val="bullet"/>
      <w:lvlText w:val=""/>
      <w:lvlJc w:val="left"/>
      <w:pPr>
        <w:ind w:left="5040" w:hanging="360"/>
      </w:pPr>
      <w:rPr>
        <w:rFonts w:ascii="Symbol" w:hAnsi="Symbol" w:hint="default"/>
      </w:rPr>
    </w:lvl>
    <w:lvl w:ilvl="7" w:tplc="4EA0B31E">
      <w:start w:val="1"/>
      <w:numFmt w:val="bullet"/>
      <w:lvlText w:val="o"/>
      <w:lvlJc w:val="left"/>
      <w:pPr>
        <w:ind w:left="5760" w:hanging="360"/>
      </w:pPr>
      <w:rPr>
        <w:rFonts w:ascii="Courier New" w:hAnsi="Courier New" w:hint="default"/>
      </w:rPr>
    </w:lvl>
    <w:lvl w:ilvl="8" w:tplc="2C2CDED2">
      <w:start w:val="1"/>
      <w:numFmt w:val="bullet"/>
      <w:lvlText w:val=""/>
      <w:lvlJc w:val="left"/>
      <w:pPr>
        <w:ind w:left="6480" w:hanging="360"/>
      </w:pPr>
      <w:rPr>
        <w:rFonts w:ascii="Wingdings" w:hAnsi="Wingdings" w:hint="default"/>
      </w:rPr>
    </w:lvl>
  </w:abstractNum>
  <w:abstractNum w:abstractNumId="184" w15:restartNumberingAfterBreak="0">
    <w:nsid w:val="6C4761DB"/>
    <w:multiLevelType w:val="hybridMultilevel"/>
    <w:tmpl w:val="0BB6816E"/>
    <w:lvl w:ilvl="0" w:tplc="BD76C9A2">
      <w:start w:val="1"/>
      <w:numFmt w:val="bullet"/>
      <w:lvlText w:val="·"/>
      <w:lvlJc w:val="left"/>
      <w:pPr>
        <w:ind w:left="720" w:hanging="360"/>
      </w:pPr>
      <w:rPr>
        <w:rFonts w:ascii="Symbol" w:hAnsi="Symbol" w:hint="default"/>
      </w:rPr>
    </w:lvl>
    <w:lvl w:ilvl="1" w:tplc="D5246AAA">
      <w:start w:val="1"/>
      <w:numFmt w:val="bullet"/>
      <w:lvlText w:val="o"/>
      <w:lvlJc w:val="left"/>
      <w:pPr>
        <w:ind w:left="1440" w:hanging="360"/>
      </w:pPr>
      <w:rPr>
        <w:rFonts w:ascii="Courier New" w:hAnsi="Courier New" w:hint="default"/>
      </w:rPr>
    </w:lvl>
    <w:lvl w:ilvl="2" w:tplc="7CFC40E0">
      <w:start w:val="1"/>
      <w:numFmt w:val="bullet"/>
      <w:lvlText w:val=""/>
      <w:lvlJc w:val="left"/>
      <w:pPr>
        <w:ind w:left="2160" w:hanging="360"/>
      </w:pPr>
      <w:rPr>
        <w:rFonts w:ascii="Wingdings" w:hAnsi="Wingdings" w:hint="default"/>
      </w:rPr>
    </w:lvl>
    <w:lvl w:ilvl="3" w:tplc="5C9893B6">
      <w:start w:val="1"/>
      <w:numFmt w:val="bullet"/>
      <w:lvlText w:val=""/>
      <w:lvlJc w:val="left"/>
      <w:pPr>
        <w:ind w:left="2880" w:hanging="360"/>
      </w:pPr>
      <w:rPr>
        <w:rFonts w:ascii="Symbol" w:hAnsi="Symbol" w:hint="default"/>
      </w:rPr>
    </w:lvl>
    <w:lvl w:ilvl="4" w:tplc="182CAFF8">
      <w:start w:val="1"/>
      <w:numFmt w:val="bullet"/>
      <w:lvlText w:val="o"/>
      <w:lvlJc w:val="left"/>
      <w:pPr>
        <w:ind w:left="3600" w:hanging="360"/>
      </w:pPr>
      <w:rPr>
        <w:rFonts w:ascii="Courier New" w:hAnsi="Courier New" w:hint="default"/>
      </w:rPr>
    </w:lvl>
    <w:lvl w:ilvl="5" w:tplc="5CA0005C">
      <w:start w:val="1"/>
      <w:numFmt w:val="bullet"/>
      <w:lvlText w:val=""/>
      <w:lvlJc w:val="left"/>
      <w:pPr>
        <w:ind w:left="4320" w:hanging="360"/>
      </w:pPr>
      <w:rPr>
        <w:rFonts w:ascii="Wingdings" w:hAnsi="Wingdings" w:hint="default"/>
      </w:rPr>
    </w:lvl>
    <w:lvl w:ilvl="6" w:tplc="16CE569C">
      <w:start w:val="1"/>
      <w:numFmt w:val="bullet"/>
      <w:lvlText w:val=""/>
      <w:lvlJc w:val="left"/>
      <w:pPr>
        <w:ind w:left="5040" w:hanging="360"/>
      </w:pPr>
      <w:rPr>
        <w:rFonts w:ascii="Symbol" w:hAnsi="Symbol" w:hint="default"/>
      </w:rPr>
    </w:lvl>
    <w:lvl w:ilvl="7" w:tplc="04AEEEC8">
      <w:start w:val="1"/>
      <w:numFmt w:val="bullet"/>
      <w:lvlText w:val="o"/>
      <w:lvlJc w:val="left"/>
      <w:pPr>
        <w:ind w:left="5760" w:hanging="360"/>
      </w:pPr>
      <w:rPr>
        <w:rFonts w:ascii="Courier New" w:hAnsi="Courier New" w:hint="default"/>
      </w:rPr>
    </w:lvl>
    <w:lvl w:ilvl="8" w:tplc="F82C365E">
      <w:start w:val="1"/>
      <w:numFmt w:val="bullet"/>
      <w:lvlText w:val=""/>
      <w:lvlJc w:val="left"/>
      <w:pPr>
        <w:ind w:left="6480" w:hanging="360"/>
      </w:pPr>
      <w:rPr>
        <w:rFonts w:ascii="Wingdings" w:hAnsi="Wingdings" w:hint="default"/>
      </w:rPr>
    </w:lvl>
  </w:abstractNum>
  <w:abstractNum w:abstractNumId="185" w15:restartNumberingAfterBreak="0">
    <w:nsid w:val="6C7FD7B9"/>
    <w:multiLevelType w:val="hybridMultilevel"/>
    <w:tmpl w:val="37C257A8"/>
    <w:lvl w:ilvl="0" w:tplc="1ADE1F44">
      <w:start w:val="1"/>
      <w:numFmt w:val="bullet"/>
      <w:lvlText w:val="·"/>
      <w:lvlJc w:val="left"/>
      <w:pPr>
        <w:ind w:left="720" w:hanging="360"/>
      </w:pPr>
      <w:rPr>
        <w:rFonts w:ascii="Symbol" w:hAnsi="Symbol" w:hint="default"/>
      </w:rPr>
    </w:lvl>
    <w:lvl w:ilvl="1" w:tplc="C7C6724C">
      <w:start w:val="1"/>
      <w:numFmt w:val="bullet"/>
      <w:lvlText w:val="o"/>
      <w:lvlJc w:val="left"/>
      <w:pPr>
        <w:ind w:left="1440" w:hanging="360"/>
      </w:pPr>
      <w:rPr>
        <w:rFonts w:ascii="Courier New" w:hAnsi="Courier New" w:hint="default"/>
      </w:rPr>
    </w:lvl>
    <w:lvl w:ilvl="2" w:tplc="5150FBA6">
      <w:start w:val="1"/>
      <w:numFmt w:val="bullet"/>
      <w:lvlText w:val=""/>
      <w:lvlJc w:val="left"/>
      <w:pPr>
        <w:ind w:left="2160" w:hanging="360"/>
      </w:pPr>
      <w:rPr>
        <w:rFonts w:ascii="Wingdings" w:hAnsi="Wingdings" w:hint="default"/>
      </w:rPr>
    </w:lvl>
    <w:lvl w:ilvl="3" w:tplc="D4BA9EA8">
      <w:start w:val="1"/>
      <w:numFmt w:val="bullet"/>
      <w:lvlText w:val=""/>
      <w:lvlJc w:val="left"/>
      <w:pPr>
        <w:ind w:left="2880" w:hanging="360"/>
      </w:pPr>
      <w:rPr>
        <w:rFonts w:ascii="Symbol" w:hAnsi="Symbol" w:hint="default"/>
      </w:rPr>
    </w:lvl>
    <w:lvl w:ilvl="4" w:tplc="44D0374A">
      <w:start w:val="1"/>
      <w:numFmt w:val="bullet"/>
      <w:lvlText w:val="o"/>
      <w:lvlJc w:val="left"/>
      <w:pPr>
        <w:ind w:left="3600" w:hanging="360"/>
      </w:pPr>
      <w:rPr>
        <w:rFonts w:ascii="Courier New" w:hAnsi="Courier New" w:hint="default"/>
      </w:rPr>
    </w:lvl>
    <w:lvl w:ilvl="5" w:tplc="817CEC12">
      <w:start w:val="1"/>
      <w:numFmt w:val="bullet"/>
      <w:lvlText w:val=""/>
      <w:lvlJc w:val="left"/>
      <w:pPr>
        <w:ind w:left="4320" w:hanging="360"/>
      </w:pPr>
      <w:rPr>
        <w:rFonts w:ascii="Wingdings" w:hAnsi="Wingdings" w:hint="default"/>
      </w:rPr>
    </w:lvl>
    <w:lvl w:ilvl="6" w:tplc="22047570">
      <w:start w:val="1"/>
      <w:numFmt w:val="bullet"/>
      <w:lvlText w:val=""/>
      <w:lvlJc w:val="left"/>
      <w:pPr>
        <w:ind w:left="5040" w:hanging="360"/>
      </w:pPr>
      <w:rPr>
        <w:rFonts w:ascii="Symbol" w:hAnsi="Symbol" w:hint="default"/>
      </w:rPr>
    </w:lvl>
    <w:lvl w:ilvl="7" w:tplc="B9FA3EDA">
      <w:start w:val="1"/>
      <w:numFmt w:val="bullet"/>
      <w:lvlText w:val="o"/>
      <w:lvlJc w:val="left"/>
      <w:pPr>
        <w:ind w:left="5760" w:hanging="360"/>
      </w:pPr>
      <w:rPr>
        <w:rFonts w:ascii="Courier New" w:hAnsi="Courier New" w:hint="default"/>
      </w:rPr>
    </w:lvl>
    <w:lvl w:ilvl="8" w:tplc="889A1D66">
      <w:start w:val="1"/>
      <w:numFmt w:val="bullet"/>
      <w:lvlText w:val=""/>
      <w:lvlJc w:val="left"/>
      <w:pPr>
        <w:ind w:left="6480" w:hanging="360"/>
      </w:pPr>
      <w:rPr>
        <w:rFonts w:ascii="Wingdings" w:hAnsi="Wingdings" w:hint="default"/>
      </w:rPr>
    </w:lvl>
  </w:abstractNum>
  <w:abstractNum w:abstractNumId="186" w15:restartNumberingAfterBreak="0">
    <w:nsid w:val="6C967447"/>
    <w:multiLevelType w:val="hybridMultilevel"/>
    <w:tmpl w:val="7768536C"/>
    <w:lvl w:ilvl="0" w:tplc="9C726454">
      <w:start w:val="1"/>
      <w:numFmt w:val="decimal"/>
      <w:lvlText w:val="%1."/>
      <w:lvlJc w:val="left"/>
      <w:pPr>
        <w:ind w:left="426" w:hanging="360"/>
      </w:pPr>
      <w:rPr>
        <w:rFonts w:hint="default"/>
      </w:rPr>
    </w:lvl>
    <w:lvl w:ilvl="1" w:tplc="38090019" w:tentative="1">
      <w:start w:val="1"/>
      <w:numFmt w:val="lowerLetter"/>
      <w:lvlText w:val="%2."/>
      <w:lvlJc w:val="left"/>
      <w:pPr>
        <w:ind w:left="1146" w:hanging="360"/>
      </w:pPr>
    </w:lvl>
    <w:lvl w:ilvl="2" w:tplc="3809001B" w:tentative="1">
      <w:start w:val="1"/>
      <w:numFmt w:val="lowerRoman"/>
      <w:lvlText w:val="%3."/>
      <w:lvlJc w:val="right"/>
      <w:pPr>
        <w:ind w:left="1866" w:hanging="180"/>
      </w:pPr>
    </w:lvl>
    <w:lvl w:ilvl="3" w:tplc="3809000F" w:tentative="1">
      <w:start w:val="1"/>
      <w:numFmt w:val="decimal"/>
      <w:lvlText w:val="%4."/>
      <w:lvlJc w:val="left"/>
      <w:pPr>
        <w:ind w:left="2586" w:hanging="360"/>
      </w:pPr>
    </w:lvl>
    <w:lvl w:ilvl="4" w:tplc="38090019" w:tentative="1">
      <w:start w:val="1"/>
      <w:numFmt w:val="lowerLetter"/>
      <w:lvlText w:val="%5."/>
      <w:lvlJc w:val="left"/>
      <w:pPr>
        <w:ind w:left="3306" w:hanging="360"/>
      </w:pPr>
    </w:lvl>
    <w:lvl w:ilvl="5" w:tplc="3809001B" w:tentative="1">
      <w:start w:val="1"/>
      <w:numFmt w:val="lowerRoman"/>
      <w:lvlText w:val="%6."/>
      <w:lvlJc w:val="right"/>
      <w:pPr>
        <w:ind w:left="4026" w:hanging="180"/>
      </w:pPr>
    </w:lvl>
    <w:lvl w:ilvl="6" w:tplc="3809000F" w:tentative="1">
      <w:start w:val="1"/>
      <w:numFmt w:val="decimal"/>
      <w:lvlText w:val="%7."/>
      <w:lvlJc w:val="left"/>
      <w:pPr>
        <w:ind w:left="4746" w:hanging="360"/>
      </w:pPr>
    </w:lvl>
    <w:lvl w:ilvl="7" w:tplc="38090019" w:tentative="1">
      <w:start w:val="1"/>
      <w:numFmt w:val="lowerLetter"/>
      <w:lvlText w:val="%8."/>
      <w:lvlJc w:val="left"/>
      <w:pPr>
        <w:ind w:left="5466" w:hanging="360"/>
      </w:pPr>
    </w:lvl>
    <w:lvl w:ilvl="8" w:tplc="3809001B" w:tentative="1">
      <w:start w:val="1"/>
      <w:numFmt w:val="lowerRoman"/>
      <w:lvlText w:val="%9."/>
      <w:lvlJc w:val="right"/>
      <w:pPr>
        <w:ind w:left="6186" w:hanging="180"/>
      </w:pPr>
    </w:lvl>
  </w:abstractNum>
  <w:abstractNum w:abstractNumId="187" w15:restartNumberingAfterBreak="0">
    <w:nsid w:val="6CB65D25"/>
    <w:multiLevelType w:val="hybridMultilevel"/>
    <w:tmpl w:val="930CCD86"/>
    <w:lvl w:ilvl="0" w:tplc="7EF27756">
      <w:start w:val="1"/>
      <w:numFmt w:val="lowerLetter"/>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88" w15:restartNumberingAfterBreak="0">
    <w:nsid w:val="6D0222CB"/>
    <w:multiLevelType w:val="hybridMultilevel"/>
    <w:tmpl w:val="6AC6ABDA"/>
    <w:lvl w:ilvl="0" w:tplc="45A08700">
      <w:start w:val="1"/>
      <w:numFmt w:val="decimal"/>
      <w:lvlText w:val="%1."/>
      <w:lvlJc w:val="left"/>
      <w:pPr>
        <w:ind w:left="426" w:hanging="360"/>
      </w:pPr>
      <w:rPr>
        <w:rFonts w:hint="default"/>
      </w:rPr>
    </w:lvl>
    <w:lvl w:ilvl="1" w:tplc="38090019" w:tentative="1">
      <w:start w:val="1"/>
      <w:numFmt w:val="lowerLetter"/>
      <w:lvlText w:val="%2."/>
      <w:lvlJc w:val="left"/>
      <w:pPr>
        <w:ind w:left="1146" w:hanging="360"/>
      </w:pPr>
    </w:lvl>
    <w:lvl w:ilvl="2" w:tplc="3809001B" w:tentative="1">
      <w:start w:val="1"/>
      <w:numFmt w:val="lowerRoman"/>
      <w:lvlText w:val="%3."/>
      <w:lvlJc w:val="right"/>
      <w:pPr>
        <w:ind w:left="1866" w:hanging="180"/>
      </w:pPr>
    </w:lvl>
    <w:lvl w:ilvl="3" w:tplc="3809000F" w:tentative="1">
      <w:start w:val="1"/>
      <w:numFmt w:val="decimal"/>
      <w:lvlText w:val="%4."/>
      <w:lvlJc w:val="left"/>
      <w:pPr>
        <w:ind w:left="2586" w:hanging="360"/>
      </w:pPr>
    </w:lvl>
    <w:lvl w:ilvl="4" w:tplc="38090019" w:tentative="1">
      <w:start w:val="1"/>
      <w:numFmt w:val="lowerLetter"/>
      <w:lvlText w:val="%5."/>
      <w:lvlJc w:val="left"/>
      <w:pPr>
        <w:ind w:left="3306" w:hanging="360"/>
      </w:pPr>
    </w:lvl>
    <w:lvl w:ilvl="5" w:tplc="3809001B" w:tentative="1">
      <w:start w:val="1"/>
      <w:numFmt w:val="lowerRoman"/>
      <w:lvlText w:val="%6."/>
      <w:lvlJc w:val="right"/>
      <w:pPr>
        <w:ind w:left="4026" w:hanging="180"/>
      </w:pPr>
    </w:lvl>
    <w:lvl w:ilvl="6" w:tplc="3809000F" w:tentative="1">
      <w:start w:val="1"/>
      <w:numFmt w:val="decimal"/>
      <w:lvlText w:val="%7."/>
      <w:lvlJc w:val="left"/>
      <w:pPr>
        <w:ind w:left="4746" w:hanging="360"/>
      </w:pPr>
    </w:lvl>
    <w:lvl w:ilvl="7" w:tplc="38090019" w:tentative="1">
      <w:start w:val="1"/>
      <w:numFmt w:val="lowerLetter"/>
      <w:lvlText w:val="%8."/>
      <w:lvlJc w:val="left"/>
      <w:pPr>
        <w:ind w:left="5466" w:hanging="360"/>
      </w:pPr>
    </w:lvl>
    <w:lvl w:ilvl="8" w:tplc="3809001B" w:tentative="1">
      <w:start w:val="1"/>
      <w:numFmt w:val="lowerRoman"/>
      <w:lvlText w:val="%9."/>
      <w:lvlJc w:val="right"/>
      <w:pPr>
        <w:ind w:left="6186" w:hanging="180"/>
      </w:pPr>
    </w:lvl>
  </w:abstractNum>
  <w:abstractNum w:abstractNumId="189" w15:restartNumberingAfterBreak="0">
    <w:nsid w:val="6D809092"/>
    <w:multiLevelType w:val="hybridMultilevel"/>
    <w:tmpl w:val="B12EE6B2"/>
    <w:lvl w:ilvl="0" w:tplc="F21E03BC">
      <w:start w:val="1"/>
      <w:numFmt w:val="bullet"/>
      <w:lvlText w:val="·"/>
      <w:lvlJc w:val="left"/>
      <w:pPr>
        <w:ind w:left="720" w:hanging="360"/>
      </w:pPr>
      <w:rPr>
        <w:rFonts w:ascii="Symbol" w:hAnsi="Symbol" w:hint="default"/>
      </w:rPr>
    </w:lvl>
    <w:lvl w:ilvl="1" w:tplc="8646C850">
      <w:start w:val="1"/>
      <w:numFmt w:val="bullet"/>
      <w:lvlText w:val="o"/>
      <w:lvlJc w:val="left"/>
      <w:pPr>
        <w:ind w:left="1440" w:hanging="360"/>
      </w:pPr>
      <w:rPr>
        <w:rFonts w:ascii="Courier New" w:hAnsi="Courier New" w:hint="default"/>
      </w:rPr>
    </w:lvl>
    <w:lvl w:ilvl="2" w:tplc="4388046A">
      <w:start w:val="1"/>
      <w:numFmt w:val="bullet"/>
      <w:lvlText w:val=""/>
      <w:lvlJc w:val="left"/>
      <w:pPr>
        <w:ind w:left="2160" w:hanging="360"/>
      </w:pPr>
      <w:rPr>
        <w:rFonts w:ascii="Wingdings" w:hAnsi="Wingdings" w:hint="default"/>
      </w:rPr>
    </w:lvl>
    <w:lvl w:ilvl="3" w:tplc="AD1A4FEA">
      <w:start w:val="1"/>
      <w:numFmt w:val="bullet"/>
      <w:lvlText w:val=""/>
      <w:lvlJc w:val="left"/>
      <w:pPr>
        <w:ind w:left="2880" w:hanging="360"/>
      </w:pPr>
      <w:rPr>
        <w:rFonts w:ascii="Symbol" w:hAnsi="Symbol" w:hint="default"/>
      </w:rPr>
    </w:lvl>
    <w:lvl w:ilvl="4" w:tplc="35068C3E">
      <w:start w:val="1"/>
      <w:numFmt w:val="bullet"/>
      <w:lvlText w:val="o"/>
      <w:lvlJc w:val="left"/>
      <w:pPr>
        <w:ind w:left="3600" w:hanging="360"/>
      </w:pPr>
      <w:rPr>
        <w:rFonts w:ascii="Courier New" w:hAnsi="Courier New" w:hint="default"/>
      </w:rPr>
    </w:lvl>
    <w:lvl w:ilvl="5" w:tplc="9BF8F0C8">
      <w:start w:val="1"/>
      <w:numFmt w:val="bullet"/>
      <w:lvlText w:val=""/>
      <w:lvlJc w:val="left"/>
      <w:pPr>
        <w:ind w:left="4320" w:hanging="360"/>
      </w:pPr>
      <w:rPr>
        <w:rFonts w:ascii="Wingdings" w:hAnsi="Wingdings" w:hint="default"/>
      </w:rPr>
    </w:lvl>
    <w:lvl w:ilvl="6" w:tplc="D3285958">
      <w:start w:val="1"/>
      <w:numFmt w:val="bullet"/>
      <w:lvlText w:val=""/>
      <w:lvlJc w:val="left"/>
      <w:pPr>
        <w:ind w:left="5040" w:hanging="360"/>
      </w:pPr>
      <w:rPr>
        <w:rFonts w:ascii="Symbol" w:hAnsi="Symbol" w:hint="default"/>
      </w:rPr>
    </w:lvl>
    <w:lvl w:ilvl="7" w:tplc="EF4E2874">
      <w:start w:val="1"/>
      <w:numFmt w:val="bullet"/>
      <w:lvlText w:val="o"/>
      <w:lvlJc w:val="left"/>
      <w:pPr>
        <w:ind w:left="5760" w:hanging="360"/>
      </w:pPr>
      <w:rPr>
        <w:rFonts w:ascii="Courier New" w:hAnsi="Courier New" w:hint="default"/>
      </w:rPr>
    </w:lvl>
    <w:lvl w:ilvl="8" w:tplc="58B0C3BA">
      <w:start w:val="1"/>
      <w:numFmt w:val="bullet"/>
      <w:lvlText w:val=""/>
      <w:lvlJc w:val="left"/>
      <w:pPr>
        <w:ind w:left="6480" w:hanging="360"/>
      </w:pPr>
      <w:rPr>
        <w:rFonts w:ascii="Wingdings" w:hAnsi="Wingdings" w:hint="default"/>
      </w:rPr>
    </w:lvl>
  </w:abstractNum>
  <w:abstractNum w:abstractNumId="190" w15:restartNumberingAfterBreak="0">
    <w:nsid w:val="6D837B21"/>
    <w:multiLevelType w:val="hybridMultilevel"/>
    <w:tmpl w:val="DCC63242"/>
    <w:lvl w:ilvl="0" w:tplc="2D9C2BB4">
      <w:start w:val="1"/>
      <w:numFmt w:val="decimal"/>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DE8931E"/>
    <w:multiLevelType w:val="hybridMultilevel"/>
    <w:tmpl w:val="412477E6"/>
    <w:lvl w:ilvl="0" w:tplc="1B40E000">
      <w:start w:val="1"/>
      <w:numFmt w:val="bullet"/>
      <w:lvlText w:val="·"/>
      <w:lvlJc w:val="left"/>
      <w:pPr>
        <w:ind w:left="720" w:hanging="360"/>
      </w:pPr>
      <w:rPr>
        <w:rFonts w:ascii="Symbol" w:hAnsi="Symbol" w:hint="default"/>
      </w:rPr>
    </w:lvl>
    <w:lvl w:ilvl="1" w:tplc="F9780EF4">
      <w:start w:val="1"/>
      <w:numFmt w:val="bullet"/>
      <w:lvlText w:val="o"/>
      <w:lvlJc w:val="left"/>
      <w:pPr>
        <w:ind w:left="1440" w:hanging="360"/>
      </w:pPr>
      <w:rPr>
        <w:rFonts w:ascii="Courier New" w:hAnsi="Courier New" w:hint="default"/>
      </w:rPr>
    </w:lvl>
    <w:lvl w:ilvl="2" w:tplc="1CAC6376">
      <w:start w:val="1"/>
      <w:numFmt w:val="bullet"/>
      <w:lvlText w:val=""/>
      <w:lvlJc w:val="left"/>
      <w:pPr>
        <w:ind w:left="2160" w:hanging="360"/>
      </w:pPr>
      <w:rPr>
        <w:rFonts w:ascii="Wingdings" w:hAnsi="Wingdings" w:hint="default"/>
      </w:rPr>
    </w:lvl>
    <w:lvl w:ilvl="3" w:tplc="26481852">
      <w:start w:val="1"/>
      <w:numFmt w:val="bullet"/>
      <w:lvlText w:val=""/>
      <w:lvlJc w:val="left"/>
      <w:pPr>
        <w:ind w:left="2880" w:hanging="360"/>
      </w:pPr>
      <w:rPr>
        <w:rFonts w:ascii="Symbol" w:hAnsi="Symbol" w:hint="default"/>
      </w:rPr>
    </w:lvl>
    <w:lvl w:ilvl="4" w:tplc="607E4F3E">
      <w:start w:val="1"/>
      <w:numFmt w:val="bullet"/>
      <w:lvlText w:val="o"/>
      <w:lvlJc w:val="left"/>
      <w:pPr>
        <w:ind w:left="3600" w:hanging="360"/>
      </w:pPr>
      <w:rPr>
        <w:rFonts w:ascii="Courier New" w:hAnsi="Courier New" w:hint="default"/>
      </w:rPr>
    </w:lvl>
    <w:lvl w:ilvl="5" w:tplc="65784742">
      <w:start w:val="1"/>
      <w:numFmt w:val="bullet"/>
      <w:lvlText w:val=""/>
      <w:lvlJc w:val="left"/>
      <w:pPr>
        <w:ind w:left="4320" w:hanging="360"/>
      </w:pPr>
      <w:rPr>
        <w:rFonts w:ascii="Wingdings" w:hAnsi="Wingdings" w:hint="default"/>
      </w:rPr>
    </w:lvl>
    <w:lvl w:ilvl="6" w:tplc="4502D296">
      <w:start w:val="1"/>
      <w:numFmt w:val="bullet"/>
      <w:lvlText w:val=""/>
      <w:lvlJc w:val="left"/>
      <w:pPr>
        <w:ind w:left="5040" w:hanging="360"/>
      </w:pPr>
      <w:rPr>
        <w:rFonts w:ascii="Symbol" w:hAnsi="Symbol" w:hint="default"/>
      </w:rPr>
    </w:lvl>
    <w:lvl w:ilvl="7" w:tplc="570009C6">
      <w:start w:val="1"/>
      <w:numFmt w:val="bullet"/>
      <w:lvlText w:val="o"/>
      <w:lvlJc w:val="left"/>
      <w:pPr>
        <w:ind w:left="5760" w:hanging="360"/>
      </w:pPr>
      <w:rPr>
        <w:rFonts w:ascii="Courier New" w:hAnsi="Courier New" w:hint="default"/>
      </w:rPr>
    </w:lvl>
    <w:lvl w:ilvl="8" w:tplc="4E907EA8">
      <w:start w:val="1"/>
      <w:numFmt w:val="bullet"/>
      <w:lvlText w:val=""/>
      <w:lvlJc w:val="left"/>
      <w:pPr>
        <w:ind w:left="6480" w:hanging="360"/>
      </w:pPr>
      <w:rPr>
        <w:rFonts w:ascii="Wingdings" w:hAnsi="Wingdings" w:hint="default"/>
      </w:rPr>
    </w:lvl>
  </w:abstractNum>
  <w:abstractNum w:abstractNumId="192" w15:restartNumberingAfterBreak="0">
    <w:nsid w:val="6E6D6C87"/>
    <w:multiLevelType w:val="hybridMultilevel"/>
    <w:tmpl w:val="3760D81A"/>
    <w:lvl w:ilvl="0" w:tplc="D9DE9118">
      <w:start w:val="1"/>
      <w:numFmt w:val="decimal"/>
      <w:lvlText w:val="%1."/>
      <w:lvlJc w:val="left"/>
      <w:pPr>
        <w:ind w:left="720" w:hanging="360"/>
      </w:pPr>
    </w:lvl>
    <w:lvl w:ilvl="1" w:tplc="A8AA21B0">
      <w:start w:val="1"/>
      <w:numFmt w:val="lowerLetter"/>
      <w:lvlText w:val="%2."/>
      <w:lvlJc w:val="left"/>
      <w:pPr>
        <w:ind w:left="1440" w:hanging="360"/>
      </w:pPr>
    </w:lvl>
    <w:lvl w:ilvl="2" w:tplc="BADAE71A">
      <w:start w:val="1"/>
      <w:numFmt w:val="lowerRoman"/>
      <w:lvlText w:val="%3."/>
      <w:lvlJc w:val="right"/>
      <w:pPr>
        <w:ind w:left="2160" w:hanging="180"/>
      </w:pPr>
    </w:lvl>
    <w:lvl w:ilvl="3" w:tplc="802E0050">
      <w:start w:val="1"/>
      <w:numFmt w:val="decimal"/>
      <w:lvlText w:val="%4."/>
      <w:lvlJc w:val="left"/>
      <w:pPr>
        <w:ind w:left="2880" w:hanging="360"/>
      </w:pPr>
    </w:lvl>
    <w:lvl w:ilvl="4" w:tplc="4ADAE5B8">
      <w:start w:val="1"/>
      <w:numFmt w:val="lowerLetter"/>
      <w:lvlText w:val="%5."/>
      <w:lvlJc w:val="left"/>
      <w:pPr>
        <w:ind w:left="3600" w:hanging="360"/>
      </w:pPr>
    </w:lvl>
    <w:lvl w:ilvl="5" w:tplc="7FDCAADE">
      <w:start w:val="1"/>
      <w:numFmt w:val="lowerRoman"/>
      <w:lvlText w:val="%6."/>
      <w:lvlJc w:val="right"/>
      <w:pPr>
        <w:ind w:left="4320" w:hanging="180"/>
      </w:pPr>
    </w:lvl>
    <w:lvl w:ilvl="6" w:tplc="975ABE04">
      <w:start w:val="1"/>
      <w:numFmt w:val="decimal"/>
      <w:lvlText w:val="%7."/>
      <w:lvlJc w:val="left"/>
      <w:pPr>
        <w:ind w:left="5040" w:hanging="360"/>
      </w:pPr>
    </w:lvl>
    <w:lvl w:ilvl="7" w:tplc="11D09B42">
      <w:start w:val="1"/>
      <w:numFmt w:val="lowerLetter"/>
      <w:lvlText w:val="%8."/>
      <w:lvlJc w:val="left"/>
      <w:pPr>
        <w:ind w:left="5760" w:hanging="360"/>
      </w:pPr>
    </w:lvl>
    <w:lvl w:ilvl="8" w:tplc="BDAA9E54">
      <w:start w:val="1"/>
      <w:numFmt w:val="lowerRoman"/>
      <w:lvlText w:val="%9."/>
      <w:lvlJc w:val="right"/>
      <w:pPr>
        <w:ind w:left="6480" w:hanging="180"/>
      </w:pPr>
    </w:lvl>
  </w:abstractNum>
  <w:abstractNum w:abstractNumId="193" w15:restartNumberingAfterBreak="0">
    <w:nsid w:val="705F3B3B"/>
    <w:multiLevelType w:val="hybridMultilevel"/>
    <w:tmpl w:val="64766D4C"/>
    <w:lvl w:ilvl="0" w:tplc="5E7AD712">
      <w:start w:val="1"/>
      <w:numFmt w:val="lowerLetter"/>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194" w15:restartNumberingAfterBreak="0">
    <w:nsid w:val="70919711"/>
    <w:multiLevelType w:val="hybridMultilevel"/>
    <w:tmpl w:val="DA3E223E"/>
    <w:lvl w:ilvl="0" w:tplc="08C262D2">
      <w:start w:val="1"/>
      <w:numFmt w:val="bullet"/>
      <w:lvlText w:val=""/>
      <w:lvlJc w:val="left"/>
      <w:pPr>
        <w:ind w:left="720" w:hanging="360"/>
      </w:pPr>
      <w:rPr>
        <w:rFonts w:ascii="Symbol" w:hAnsi="Symbol" w:hint="default"/>
      </w:rPr>
    </w:lvl>
    <w:lvl w:ilvl="1" w:tplc="93967160">
      <w:start w:val="1"/>
      <w:numFmt w:val="bullet"/>
      <w:lvlText w:val="o"/>
      <w:lvlJc w:val="left"/>
      <w:pPr>
        <w:ind w:left="1440" w:hanging="360"/>
      </w:pPr>
      <w:rPr>
        <w:rFonts w:ascii="Courier New" w:hAnsi="Courier New" w:hint="default"/>
      </w:rPr>
    </w:lvl>
    <w:lvl w:ilvl="2" w:tplc="FD4AA044">
      <w:start w:val="1"/>
      <w:numFmt w:val="bullet"/>
      <w:lvlText w:val=""/>
      <w:lvlJc w:val="left"/>
      <w:pPr>
        <w:ind w:left="2160" w:hanging="360"/>
      </w:pPr>
      <w:rPr>
        <w:rFonts w:ascii="Wingdings" w:hAnsi="Wingdings" w:hint="default"/>
      </w:rPr>
    </w:lvl>
    <w:lvl w:ilvl="3" w:tplc="F9BE8124">
      <w:start w:val="1"/>
      <w:numFmt w:val="bullet"/>
      <w:lvlText w:val=""/>
      <w:lvlJc w:val="left"/>
      <w:pPr>
        <w:ind w:left="2880" w:hanging="360"/>
      </w:pPr>
      <w:rPr>
        <w:rFonts w:ascii="Symbol" w:hAnsi="Symbol" w:hint="default"/>
      </w:rPr>
    </w:lvl>
    <w:lvl w:ilvl="4" w:tplc="D27EAF16">
      <w:start w:val="1"/>
      <w:numFmt w:val="bullet"/>
      <w:lvlText w:val="o"/>
      <w:lvlJc w:val="left"/>
      <w:pPr>
        <w:ind w:left="3600" w:hanging="360"/>
      </w:pPr>
      <w:rPr>
        <w:rFonts w:ascii="Courier New" w:hAnsi="Courier New" w:hint="default"/>
      </w:rPr>
    </w:lvl>
    <w:lvl w:ilvl="5" w:tplc="7E32BC60">
      <w:start w:val="1"/>
      <w:numFmt w:val="bullet"/>
      <w:lvlText w:val=""/>
      <w:lvlJc w:val="left"/>
      <w:pPr>
        <w:ind w:left="4320" w:hanging="360"/>
      </w:pPr>
      <w:rPr>
        <w:rFonts w:ascii="Wingdings" w:hAnsi="Wingdings" w:hint="default"/>
      </w:rPr>
    </w:lvl>
    <w:lvl w:ilvl="6" w:tplc="3658404C">
      <w:start w:val="1"/>
      <w:numFmt w:val="bullet"/>
      <w:lvlText w:val=""/>
      <w:lvlJc w:val="left"/>
      <w:pPr>
        <w:ind w:left="5040" w:hanging="360"/>
      </w:pPr>
      <w:rPr>
        <w:rFonts w:ascii="Symbol" w:hAnsi="Symbol" w:hint="default"/>
      </w:rPr>
    </w:lvl>
    <w:lvl w:ilvl="7" w:tplc="015C67E0">
      <w:start w:val="1"/>
      <w:numFmt w:val="bullet"/>
      <w:lvlText w:val="o"/>
      <w:lvlJc w:val="left"/>
      <w:pPr>
        <w:ind w:left="5760" w:hanging="360"/>
      </w:pPr>
      <w:rPr>
        <w:rFonts w:ascii="Courier New" w:hAnsi="Courier New" w:hint="default"/>
      </w:rPr>
    </w:lvl>
    <w:lvl w:ilvl="8" w:tplc="8D18342C">
      <w:start w:val="1"/>
      <w:numFmt w:val="bullet"/>
      <w:lvlText w:val=""/>
      <w:lvlJc w:val="left"/>
      <w:pPr>
        <w:ind w:left="6480" w:hanging="360"/>
      </w:pPr>
      <w:rPr>
        <w:rFonts w:ascii="Wingdings" w:hAnsi="Wingdings" w:hint="default"/>
      </w:rPr>
    </w:lvl>
  </w:abstractNum>
  <w:abstractNum w:abstractNumId="195" w15:restartNumberingAfterBreak="0">
    <w:nsid w:val="71B7B9C5"/>
    <w:multiLevelType w:val="hybridMultilevel"/>
    <w:tmpl w:val="FFFFFFFF"/>
    <w:lvl w:ilvl="0" w:tplc="7FE86800">
      <w:start w:val="1"/>
      <w:numFmt w:val="bullet"/>
      <w:lvlText w:val="·"/>
      <w:lvlJc w:val="left"/>
      <w:pPr>
        <w:ind w:left="720" w:hanging="360"/>
      </w:pPr>
      <w:rPr>
        <w:rFonts w:ascii="Symbol" w:hAnsi="Symbol" w:hint="default"/>
      </w:rPr>
    </w:lvl>
    <w:lvl w:ilvl="1" w:tplc="45AEB240">
      <w:start w:val="1"/>
      <w:numFmt w:val="bullet"/>
      <w:lvlText w:val="o"/>
      <w:lvlJc w:val="left"/>
      <w:pPr>
        <w:ind w:left="1440" w:hanging="360"/>
      </w:pPr>
      <w:rPr>
        <w:rFonts w:ascii="Courier New" w:hAnsi="Courier New" w:hint="default"/>
      </w:rPr>
    </w:lvl>
    <w:lvl w:ilvl="2" w:tplc="DC44BF4E">
      <w:start w:val="1"/>
      <w:numFmt w:val="bullet"/>
      <w:lvlText w:val=""/>
      <w:lvlJc w:val="left"/>
      <w:pPr>
        <w:ind w:left="2160" w:hanging="360"/>
      </w:pPr>
      <w:rPr>
        <w:rFonts w:ascii="Wingdings" w:hAnsi="Wingdings" w:hint="default"/>
      </w:rPr>
    </w:lvl>
    <w:lvl w:ilvl="3" w:tplc="BBC86DCA">
      <w:start w:val="1"/>
      <w:numFmt w:val="bullet"/>
      <w:lvlText w:val=""/>
      <w:lvlJc w:val="left"/>
      <w:pPr>
        <w:ind w:left="2880" w:hanging="360"/>
      </w:pPr>
      <w:rPr>
        <w:rFonts w:ascii="Symbol" w:hAnsi="Symbol" w:hint="default"/>
      </w:rPr>
    </w:lvl>
    <w:lvl w:ilvl="4" w:tplc="45F899BE">
      <w:start w:val="1"/>
      <w:numFmt w:val="bullet"/>
      <w:lvlText w:val="o"/>
      <w:lvlJc w:val="left"/>
      <w:pPr>
        <w:ind w:left="3600" w:hanging="360"/>
      </w:pPr>
      <w:rPr>
        <w:rFonts w:ascii="Courier New" w:hAnsi="Courier New" w:hint="default"/>
      </w:rPr>
    </w:lvl>
    <w:lvl w:ilvl="5" w:tplc="B6EAB10C">
      <w:start w:val="1"/>
      <w:numFmt w:val="bullet"/>
      <w:lvlText w:val=""/>
      <w:lvlJc w:val="left"/>
      <w:pPr>
        <w:ind w:left="4320" w:hanging="360"/>
      </w:pPr>
      <w:rPr>
        <w:rFonts w:ascii="Wingdings" w:hAnsi="Wingdings" w:hint="default"/>
      </w:rPr>
    </w:lvl>
    <w:lvl w:ilvl="6" w:tplc="911435C6">
      <w:start w:val="1"/>
      <w:numFmt w:val="bullet"/>
      <w:lvlText w:val=""/>
      <w:lvlJc w:val="left"/>
      <w:pPr>
        <w:ind w:left="5040" w:hanging="360"/>
      </w:pPr>
      <w:rPr>
        <w:rFonts w:ascii="Symbol" w:hAnsi="Symbol" w:hint="default"/>
      </w:rPr>
    </w:lvl>
    <w:lvl w:ilvl="7" w:tplc="64627670">
      <w:start w:val="1"/>
      <w:numFmt w:val="bullet"/>
      <w:lvlText w:val="o"/>
      <w:lvlJc w:val="left"/>
      <w:pPr>
        <w:ind w:left="5760" w:hanging="360"/>
      </w:pPr>
      <w:rPr>
        <w:rFonts w:ascii="Courier New" w:hAnsi="Courier New" w:hint="default"/>
      </w:rPr>
    </w:lvl>
    <w:lvl w:ilvl="8" w:tplc="19D6816E">
      <w:start w:val="1"/>
      <w:numFmt w:val="bullet"/>
      <w:lvlText w:val=""/>
      <w:lvlJc w:val="left"/>
      <w:pPr>
        <w:ind w:left="6480" w:hanging="360"/>
      </w:pPr>
      <w:rPr>
        <w:rFonts w:ascii="Wingdings" w:hAnsi="Wingdings" w:hint="default"/>
      </w:rPr>
    </w:lvl>
  </w:abstractNum>
  <w:abstractNum w:abstractNumId="196" w15:restartNumberingAfterBreak="0">
    <w:nsid w:val="723CFFDA"/>
    <w:multiLevelType w:val="hybridMultilevel"/>
    <w:tmpl w:val="FFFFFFFF"/>
    <w:lvl w:ilvl="0" w:tplc="F67EE60E">
      <w:start w:val="1"/>
      <w:numFmt w:val="bullet"/>
      <w:lvlText w:val="·"/>
      <w:lvlJc w:val="left"/>
      <w:pPr>
        <w:ind w:left="720" w:hanging="360"/>
      </w:pPr>
      <w:rPr>
        <w:rFonts w:ascii="Symbol" w:hAnsi="Symbol" w:hint="default"/>
      </w:rPr>
    </w:lvl>
    <w:lvl w:ilvl="1" w:tplc="5920ADA4">
      <w:start w:val="1"/>
      <w:numFmt w:val="bullet"/>
      <w:lvlText w:val="o"/>
      <w:lvlJc w:val="left"/>
      <w:pPr>
        <w:ind w:left="1440" w:hanging="360"/>
      </w:pPr>
      <w:rPr>
        <w:rFonts w:ascii="Courier New" w:hAnsi="Courier New" w:hint="default"/>
      </w:rPr>
    </w:lvl>
    <w:lvl w:ilvl="2" w:tplc="13505DC4">
      <w:start w:val="1"/>
      <w:numFmt w:val="bullet"/>
      <w:lvlText w:val=""/>
      <w:lvlJc w:val="left"/>
      <w:pPr>
        <w:ind w:left="2160" w:hanging="360"/>
      </w:pPr>
      <w:rPr>
        <w:rFonts w:ascii="Wingdings" w:hAnsi="Wingdings" w:hint="default"/>
      </w:rPr>
    </w:lvl>
    <w:lvl w:ilvl="3" w:tplc="87EE2FC2">
      <w:start w:val="1"/>
      <w:numFmt w:val="bullet"/>
      <w:lvlText w:val=""/>
      <w:lvlJc w:val="left"/>
      <w:pPr>
        <w:ind w:left="2880" w:hanging="360"/>
      </w:pPr>
      <w:rPr>
        <w:rFonts w:ascii="Symbol" w:hAnsi="Symbol" w:hint="default"/>
      </w:rPr>
    </w:lvl>
    <w:lvl w:ilvl="4" w:tplc="9CD63B52">
      <w:start w:val="1"/>
      <w:numFmt w:val="bullet"/>
      <w:lvlText w:val="o"/>
      <w:lvlJc w:val="left"/>
      <w:pPr>
        <w:ind w:left="3600" w:hanging="360"/>
      </w:pPr>
      <w:rPr>
        <w:rFonts w:ascii="Courier New" w:hAnsi="Courier New" w:hint="default"/>
      </w:rPr>
    </w:lvl>
    <w:lvl w:ilvl="5" w:tplc="0CE4E7A4">
      <w:start w:val="1"/>
      <w:numFmt w:val="bullet"/>
      <w:lvlText w:val=""/>
      <w:lvlJc w:val="left"/>
      <w:pPr>
        <w:ind w:left="4320" w:hanging="360"/>
      </w:pPr>
      <w:rPr>
        <w:rFonts w:ascii="Wingdings" w:hAnsi="Wingdings" w:hint="default"/>
      </w:rPr>
    </w:lvl>
    <w:lvl w:ilvl="6" w:tplc="111E3004">
      <w:start w:val="1"/>
      <w:numFmt w:val="bullet"/>
      <w:lvlText w:val=""/>
      <w:lvlJc w:val="left"/>
      <w:pPr>
        <w:ind w:left="5040" w:hanging="360"/>
      </w:pPr>
      <w:rPr>
        <w:rFonts w:ascii="Symbol" w:hAnsi="Symbol" w:hint="default"/>
      </w:rPr>
    </w:lvl>
    <w:lvl w:ilvl="7" w:tplc="8CCAAACE">
      <w:start w:val="1"/>
      <w:numFmt w:val="bullet"/>
      <w:lvlText w:val="o"/>
      <w:lvlJc w:val="left"/>
      <w:pPr>
        <w:ind w:left="5760" w:hanging="360"/>
      </w:pPr>
      <w:rPr>
        <w:rFonts w:ascii="Courier New" w:hAnsi="Courier New" w:hint="default"/>
      </w:rPr>
    </w:lvl>
    <w:lvl w:ilvl="8" w:tplc="30FC9774">
      <w:start w:val="1"/>
      <w:numFmt w:val="bullet"/>
      <w:lvlText w:val=""/>
      <w:lvlJc w:val="left"/>
      <w:pPr>
        <w:ind w:left="6480" w:hanging="360"/>
      </w:pPr>
      <w:rPr>
        <w:rFonts w:ascii="Wingdings" w:hAnsi="Wingdings" w:hint="default"/>
      </w:rPr>
    </w:lvl>
  </w:abstractNum>
  <w:abstractNum w:abstractNumId="197" w15:restartNumberingAfterBreak="0">
    <w:nsid w:val="7439D898"/>
    <w:multiLevelType w:val="hybridMultilevel"/>
    <w:tmpl w:val="399C9CEA"/>
    <w:lvl w:ilvl="0" w:tplc="6E285D12">
      <w:start w:val="1"/>
      <w:numFmt w:val="bullet"/>
      <w:lvlText w:val="·"/>
      <w:lvlJc w:val="left"/>
      <w:pPr>
        <w:ind w:left="720" w:hanging="360"/>
      </w:pPr>
      <w:rPr>
        <w:rFonts w:ascii="Symbol" w:hAnsi="Symbol" w:hint="default"/>
      </w:rPr>
    </w:lvl>
    <w:lvl w:ilvl="1" w:tplc="E592A1CE">
      <w:start w:val="1"/>
      <w:numFmt w:val="bullet"/>
      <w:lvlText w:val="o"/>
      <w:lvlJc w:val="left"/>
      <w:pPr>
        <w:ind w:left="1440" w:hanging="360"/>
      </w:pPr>
      <w:rPr>
        <w:rFonts w:ascii="Courier New" w:hAnsi="Courier New" w:hint="default"/>
      </w:rPr>
    </w:lvl>
    <w:lvl w:ilvl="2" w:tplc="F41ED80E">
      <w:start w:val="1"/>
      <w:numFmt w:val="bullet"/>
      <w:lvlText w:val=""/>
      <w:lvlJc w:val="left"/>
      <w:pPr>
        <w:ind w:left="2160" w:hanging="360"/>
      </w:pPr>
      <w:rPr>
        <w:rFonts w:ascii="Wingdings" w:hAnsi="Wingdings" w:hint="default"/>
      </w:rPr>
    </w:lvl>
    <w:lvl w:ilvl="3" w:tplc="2110B420">
      <w:start w:val="1"/>
      <w:numFmt w:val="bullet"/>
      <w:lvlText w:val=""/>
      <w:lvlJc w:val="left"/>
      <w:pPr>
        <w:ind w:left="2880" w:hanging="360"/>
      </w:pPr>
      <w:rPr>
        <w:rFonts w:ascii="Symbol" w:hAnsi="Symbol" w:hint="default"/>
      </w:rPr>
    </w:lvl>
    <w:lvl w:ilvl="4" w:tplc="E45E7658">
      <w:start w:val="1"/>
      <w:numFmt w:val="bullet"/>
      <w:lvlText w:val="o"/>
      <w:lvlJc w:val="left"/>
      <w:pPr>
        <w:ind w:left="3600" w:hanging="360"/>
      </w:pPr>
      <w:rPr>
        <w:rFonts w:ascii="Courier New" w:hAnsi="Courier New" w:hint="default"/>
      </w:rPr>
    </w:lvl>
    <w:lvl w:ilvl="5" w:tplc="8A6A9F48">
      <w:start w:val="1"/>
      <w:numFmt w:val="bullet"/>
      <w:lvlText w:val=""/>
      <w:lvlJc w:val="left"/>
      <w:pPr>
        <w:ind w:left="4320" w:hanging="360"/>
      </w:pPr>
      <w:rPr>
        <w:rFonts w:ascii="Wingdings" w:hAnsi="Wingdings" w:hint="default"/>
      </w:rPr>
    </w:lvl>
    <w:lvl w:ilvl="6" w:tplc="FBBE2E06">
      <w:start w:val="1"/>
      <w:numFmt w:val="bullet"/>
      <w:lvlText w:val=""/>
      <w:lvlJc w:val="left"/>
      <w:pPr>
        <w:ind w:left="5040" w:hanging="360"/>
      </w:pPr>
      <w:rPr>
        <w:rFonts w:ascii="Symbol" w:hAnsi="Symbol" w:hint="default"/>
      </w:rPr>
    </w:lvl>
    <w:lvl w:ilvl="7" w:tplc="14F8EFB0">
      <w:start w:val="1"/>
      <w:numFmt w:val="bullet"/>
      <w:lvlText w:val="o"/>
      <w:lvlJc w:val="left"/>
      <w:pPr>
        <w:ind w:left="5760" w:hanging="360"/>
      </w:pPr>
      <w:rPr>
        <w:rFonts w:ascii="Courier New" w:hAnsi="Courier New" w:hint="default"/>
      </w:rPr>
    </w:lvl>
    <w:lvl w:ilvl="8" w:tplc="CE309744">
      <w:start w:val="1"/>
      <w:numFmt w:val="bullet"/>
      <w:lvlText w:val=""/>
      <w:lvlJc w:val="left"/>
      <w:pPr>
        <w:ind w:left="6480" w:hanging="360"/>
      </w:pPr>
      <w:rPr>
        <w:rFonts w:ascii="Wingdings" w:hAnsi="Wingdings" w:hint="default"/>
      </w:rPr>
    </w:lvl>
  </w:abstractNum>
  <w:abstractNum w:abstractNumId="198" w15:restartNumberingAfterBreak="0">
    <w:nsid w:val="744677EC"/>
    <w:multiLevelType w:val="multilevel"/>
    <w:tmpl w:val="F76219DE"/>
    <w:lvl w:ilvl="0">
      <w:start w:val="1"/>
      <w:numFmt w:val="decimal"/>
      <w:lvlText w:val="%1."/>
      <w:lvlJc w:val="left"/>
      <w:pPr>
        <w:ind w:left="720" w:hanging="360"/>
      </w:pPr>
    </w:lvl>
    <w:lvl w:ilvl="1">
      <w:start w:val="5"/>
      <w:numFmt w:val="decimal"/>
      <w:isLgl/>
      <w:lvlText w:val="%1.%2"/>
      <w:lvlJc w:val="left"/>
      <w:pPr>
        <w:ind w:left="860" w:hanging="500"/>
      </w:pPr>
      <w:rPr>
        <w:rFonts w:hint="default"/>
      </w:rPr>
    </w:lvl>
    <w:lvl w:ilvl="2">
      <w:start w:val="2"/>
      <w:numFmt w:val="decimal"/>
      <w:isLgl/>
      <w:lvlText w:val="%1.%2.%3"/>
      <w:lvlJc w:val="left"/>
      <w:pPr>
        <w:ind w:left="1430" w:hanging="720"/>
      </w:pPr>
      <w:rPr>
        <w:rFonts w:hint="default"/>
      </w:rPr>
    </w:lvl>
    <w:lvl w:ilvl="3">
      <w:start w:val="1"/>
      <w:numFmt w:val="decimal"/>
      <w:isLgl/>
      <w:lvlText w:val="%1.%2.%3.%4"/>
      <w:lvlJc w:val="left"/>
      <w:pPr>
        <w:ind w:left="1080" w:hanging="720"/>
      </w:pPr>
      <w:rPr>
        <w:rFonts w:hint="default"/>
        <w:b/>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9" w15:restartNumberingAfterBreak="0">
    <w:nsid w:val="74856755"/>
    <w:multiLevelType w:val="hybridMultilevel"/>
    <w:tmpl w:val="DA56A4F6"/>
    <w:lvl w:ilvl="0" w:tplc="AD3C6F1A">
      <w:start w:val="2"/>
      <w:numFmt w:val="bullet"/>
      <w:lvlText w:val="·"/>
      <w:lvlJc w:val="left"/>
      <w:pPr>
        <w:ind w:left="1170" w:hanging="360"/>
      </w:pPr>
      <w:rPr>
        <w:rFonts w:ascii="Calibri" w:eastAsiaTheme="minorHAnsi" w:hAnsi="Calibri" w:cs="Calibr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0" w15:restartNumberingAfterBreak="0">
    <w:nsid w:val="75C3142E"/>
    <w:multiLevelType w:val="hybridMultilevel"/>
    <w:tmpl w:val="B39AA07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1" w15:restartNumberingAfterBreak="0">
    <w:nsid w:val="75EB0DEB"/>
    <w:multiLevelType w:val="hybridMultilevel"/>
    <w:tmpl w:val="94144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75F0AAEC"/>
    <w:multiLevelType w:val="hybridMultilevel"/>
    <w:tmpl w:val="C2C21EA6"/>
    <w:lvl w:ilvl="0" w:tplc="2C565316">
      <w:start w:val="1"/>
      <w:numFmt w:val="bullet"/>
      <w:lvlText w:val=""/>
      <w:lvlJc w:val="left"/>
      <w:pPr>
        <w:ind w:left="720" w:hanging="360"/>
      </w:pPr>
      <w:rPr>
        <w:rFonts w:ascii="Symbol" w:hAnsi="Symbol" w:hint="default"/>
      </w:rPr>
    </w:lvl>
    <w:lvl w:ilvl="1" w:tplc="CEE23E56">
      <w:start w:val="1"/>
      <w:numFmt w:val="bullet"/>
      <w:lvlText w:val="o"/>
      <w:lvlJc w:val="left"/>
      <w:pPr>
        <w:ind w:left="1440" w:hanging="360"/>
      </w:pPr>
      <w:rPr>
        <w:rFonts w:ascii="Courier New" w:hAnsi="Courier New" w:hint="default"/>
      </w:rPr>
    </w:lvl>
    <w:lvl w:ilvl="2" w:tplc="F2425AB2">
      <w:start w:val="1"/>
      <w:numFmt w:val="bullet"/>
      <w:lvlText w:val=""/>
      <w:lvlJc w:val="left"/>
      <w:pPr>
        <w:ind w:left="2160" w:hanging="360"/>
      </w:pPr>
      <w:rPr>
        <w:rFonts w:ascii="Wingdings" w:hAnsi="Wingdings" w:hint="default"/>
      </w:rPr>
    </w:lvl>
    <w:lvl w:ilvl="3" w:tplc="B572642A">
      <w:start w:val="1"/>
      <w:numFmt w:val="bullet"/>
      <w:lvlText w:val=""/>
      <w:lvlJc w:val="left"/>
      <w:pPr>
        <w:ind w:left="2880" w:hanging="360"/>
      </w:pPr>
      <w:rPr>
        <w:rFonts w:ascii="Symbol" w:hAnsi="Symbol" w:hint="default"/>
      </w:rPr>
    </w:lvl>
    <w:lvl w:ilvl="4" w:tplc="394C78C4">
      <w:start w:val="1"/>
      <w:numFmt w:val="bullet"/>
      <w:lvlText w:val="o"/>
      <w:lvlJc w:val="left"/>
      <w:pPr>
        <w:ind w:left="3600" w:hanging="360"/>
      </w:pPr>
      <w:rPr>
        <w:rFonts w:ascii="Courier New" w:hAnsi="Courier New" w:hint="default"/>
      </w:rPr>
    </w:lvl>
    <w:lvl w:ilvl="5" w:tplc="78D8668C">
      <w:start w:val="1"/>
      <w:numFmt w:val="bullet"/>
      <w:lvlText w:val=""/>
      <w:lvlJc w:val="left"/>
      <w:pPr>
        <w:ind w:left="4320" w:hanging="360"/>
      </w:pPr>
      <w:rPr>
        <w:rFonts w:ascii="Wingdings" w:hAnsi="Wingdings" w:hint="default"/>
      </w:rPr>
    </w:lvl>
    <w:lvl w:ilvl="6" w:tplc="7196E302">
      <w:start w:val="1"/>
      <w:numFmt w:val="bullet"/>
      <w:lvlText w:val=""/>
      <w:lvlJc w:val="left"/>
      <w:pPr>
        <w:ind w:left="5040" w:hanging="360"/>
      </w:pPr>
      <w:rPr>
        <w:rFonts w:ascii="Symbol" w:hAnsi="Symbol" w:hint="default"/>
      </w:rPr>
    </w:lvl>
    <w:lvl w:ilvl="7" w:tplc="4C081FA2">
      <w:start w:val="1"/>
      <w:numFmt w:val="bullet"/>
      <w:lvlText w:val="o"/>
      <w:lvlJc w:val="left"/>
      <w:pPr>
        <w:ind w:left="5760" w:hanging="360"/>
      </w:pPr>
      <w:rPr>
        <w:rFonts w:ascii="Courier New" w:hAnsi="Courier New" w:hint="default"/>
      </w:rPr>
    </w:lvl>
    <w:lvl w:ilvl="8" w:tplc="ED52044E">
      <w:start w:val="1"/>
      <w:numFmt w:val="bullet"/>
      <w:lvlText w:val=""/>
      <w:lvlJc w:val="left"/>
      <w:pPr>
        <w:ind w:left="6480" w:hanging="360"/>
      </w:pPr>
      <w:rPr>
        <w:rFonts w:ascii="Wingdings" w:hAnsi="Wingdings" w:hint="default"/>
      </w:rPr>
    </w:lvl>
  </w:abstractNum>
  <w:abstractNum w:abstractNumId="203" w15:restartNumberingAfterBreak="0">
    <w:nsid w:val="77C16880"/>
    <w:multiLevelType w:val="hybridMultilevel"/>
    <w:tmpl w:val="A234561A"/>
    <w:lvl w:ilvl="0" w:tplc="EDB6060E">
      <w:start w:val="1"/>
      <w:numFmt w:val="lowerLetter"/>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04" w15:restartNumberingAfterBreak="0">
    <w:nsid w:val="78123BFF"/>
    <w:multiLevelType w:val="hybridMultilevel"/>
    <w:tmpl w:val="34122780"/>
    <w:lvl w:ilvl="0" w:tplc="D5F01118">
      <w:start w:val="1"/>
      <w:numFmt w:val="bullet"/>
      <w:lvlText w:val=""/>
      <w:lvlJc w:val="left"/>
      <w:pPr>
        <w:ind w:left="720" w:hanging="360"/>
      </w:pPr>
      <w:rPr>
        <w:rFonts w:ascii="Symbol" w:hAnsi="Symbol" w:hint="default"/>
      </w:rPr>
    </w:lvl>
    <w:lvl w:ilvl="1" w:tplc="080E7098">
      <w:start w:val="1"/>
      <w:numFmt w:val="bullet"/>
      <w:lvlText w:val="o"/>
      <w:lvlJc w:val="left"/>
      <w:pPr>
        <w:ind w:left="1440" w:hanging="360"/>
      </w:pPr>
      <w:rPr>
        <w:rFonts w:ascii="Courier New" w:hAnsi="Courier New" w:hint="default"/>
      </w:rPr>
    </w:lvl>
    <w:lvl w:ilvl="2" w:tplc="E0281966">
      <w:start w:val="1"/>
      <w:numFmt w:val="bullet"/>
      <w:lvlText w:val=""/>
      <w:lvlJc w:val="left"/>
      <w:pPr>
        <w:ind w:left="2160" w:hanging="360"/>
      </w:pPr>
      <w:rPr>
        <w:rFonts w:ascii="Wingdings" w:hAnsi="Wingdings" w:hint="default"/>
      </w:rPr>
    </w:lvl>
    <w:lvl w:ilvl="3" w:tplc="C03C74F6">
      <w:start w:val="1"/>
      <w:numFmt w:val="bullet"/>
      <w:lvlText w:val=""/>
      <w:lvlJc w:val="left"/>
      <w:pPr>
        <w:ind w:left="2880" w:hanging="360"/>
      </w:pPr>
      <w:rPr>
        <w:rFonts w:ascii="Symbol" w:hAnsi="Symbol" w:hint="default"/>
      </w:rPr>
    </w:lvl>
    <w:lvl w:ilvl="4" w:tplc="8F38F2CC">
      <w:start w:val="1"/>
      <w:numFmt w:val="bullet"/>
      <w:lvlText w:val="o"/>
      <w:lvlJc w:val="left"/>
      <w:pPr>
        <w:ind w:left="3600" w:hanging="360"/>
      </w:pPr>
      <w:rPr>
        <w:rFonts w:ascii="Courier New" w:hAnsi="Courier New" w:hint="default"/>
      </w:rPr>
    </w:lvl>
    <w:lvl w:ilvl="5" w:tplc="0E8AFFE0">
      <w:start w:val="1"/>
      <w:numFmt w:val="bullet"/>
      <w:lvlText w:val=""/>
      <w:lvlJc w:val="left"/>
      <w:pPr>
        <w:ind w:left="4320" w:hanging="360"/>
      </w:pPr>
      <w:rPr>
        <w:rFonts w:ascii="Wingdings" w:hAnsi="Wingdings" w:hint="default"/>
      </w:rPr>
    </w:lvl>
    <w:lvl w:ilvl="6" w:tplc="EADC810C">
      <w:start w:val="1"/>
      <w:numFmt w:val="bullet"/>
      <w:lvlText w:val=""/>
      <w:lvlJc w:val="left"/>
      <w:pPr>
        <w:ind w:left="5040" w:hanging="360"/>
      </w:pPr>
      <w:rPr>
        <w:rFonts w:ascii="Symbol" w:hAnsi="Symbol" w:hint="default"/>
      </w:rPr>
    </w:lvl>
    <w:lvl w:ilvl="7" w:tplc="10281588">
      <w:start w:val="1"/>
      <w:numFmt w:val="bullet"/>
      <w:lvlText w:val="o"/>
      <w:lvlJc w:val="left"/>
      <w:pPr>
        <w:ind w:left="5760" w:hanging="360"/>
      </w:pPr>
      <w:rPr>
        <w:rFonts w:ascii="Courier New" w:hAnsi="Courier New" w:hint="default"/>
      </w:rPr>
    </w:lvl>
    <w:lvl w:ilvl="8" w:tplc="66D4720E">
      <w:start w:val="1"/>
      <w:numFmt w:val="bullet"/>
      <w:lvlText w:val=""/>
      <w:lvlJc w:val="left"/>
      <w:pPr>
        <w:ind w:left="6480" w:hanging="360"/>
      </w:pPr>
      <w:rPr>
        <w:rFonts w:ascii="Wingdings" w:hAnsi="Wingdings" w:hint="default"/>
      </w:rPr>
    </w:lvl>
  </w:abstractNum>
  <w:abstractNum w:abstractNumId="205" w15:restartNumberingAfterBreak="0">
    <w:nsid w:val="7873203A"/>
    <w:multiLevelType w:val="multilevel"/>
    <w:tmpl w:val="FEA6C1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878C956"/>
    <w:multiLevelType w:val="hybridMultilevel"/>
    <w:tmpl w:val="64B0460C"/>
    <w:lvl w:ilvl="0" w:tplc="B226DBCC">
      <w:start w:val="1"/>
      <w:numFmt w:val="bullet"/>
      <w:lvlText w:val="·"/>
      <w:lvlJc w:val="left"/>
      <w:pPr>
        <w:ind w:left="720" w:hanging="360"/>
      </w:pPr>
      <w:rPr>
        <w:rFonts w:ascii="Symbol" w:hAnsi="Symbol" w:hint="default"/>
      </w:rPr>
    </w:lvl>
    <w:lvl w:ilvl="1" w:tplc="DFE87FBA">
      <w:start w:val="1"/>
      <w:numFmt w:val="bullet"/>
      <w:lvlText w:val="o"/>
      <w:lvlJc w:val="left"/>
      <w:pPr>
        <w:ind w:left="1440" w:hanging="360"/>
      </w:pPr>
      <w:rPr>
        <w:rFonts w:ascii="Courier New" w:hAnsi="Courier New" w:hint="default"/>
      </w:rPr>
    </w:lvl>
    <w:lvl w:ilvl="2" w:tplc="6DACEEF4">
      <w:start w:val="1"/>
      <w:numFmt w:val="bullet"/>
      <w:lvlText w:val=""/>
      <w:lvlJc w:val="left"/>
      <w:pPr>
        <w:ind w:left="2160" w:hanging="360"/>
      </w:pPr>
      <w:rPr>
        <w:rFonts w:ascii="Wingdings" w:hAnsi="Wingdings" w:hint="default"/>
      </w:rPr>
    </w:lvl>
    <w:lvl w:ilvl="3" w:tplc="98D0FA08">
      <w:start w:val="1"/>
      <w:numFmt w:val="bullet"/>
      <w:lvlText w:val=""/>
      <w:lvlJc w:val="left"/>
      <w:pPr>
        <w:ind w:left="2880" w:hanging="360"/>
      </w:pPr>
      <w:rPr>
        <w:rFonts w:ascii="Symbol" w:hAnsi="Symbol" w:hint="default"/>
      </w:rPr>
    </w:lvl>
    <w:lvl w:ilvl="4" w:tplc="8EAA7240">
      <w:start w:val="1"/>
      <w:numFmt w:val="bullet"/>
      <w:lvlText w:val="o"/>
      <w:lvlJc w:val="left"/>
      <w:pPr>
        <w:ind w:left="3600" w:hanging="360"/>
      </w:pPr>
      <w:rPr>
        <w:rFonts w:ascii="Courier New" w:hAnsi="Courier New" w:hint="default"/>
      </w:rPr>
    </w:lvl>
    <w:lvl w:ilvl="5" w:tplc="99B2B4C2">
      <w:start w:val="1"/>
      <w:numFmt w:val="bullet"/>
      <w:lvlText w:val=""/>
      <w:lvlJc w:val="left"/>
      <w:pPr>
        <w:ind w:left="4320" w:hanging="360"/>
      </w:pPr>
      <w:rPr>
        <w:rFonts w:ascii="Wingdings" w:hAnsi="Wingdings" w:hint="default"/>
      </w:rPr>
    </w:lvl>
    <w:lvl w:ilvl="6" w:tplc="2278A7B8">
      <w:start w:val="1"/>
      <w:numFmt w:val="bullet"/>
      <w:lvlText w:val=""/>
      <w:lvlJc w:val="left"/>
      <w:pPr>
        <w:ind w:left="5040" w:hanging="360"/>
      </w:pPr>
      <w:rPr>
        <w:rFonts w:ascii="Symbol" w:hAnsi="Symbol" w:hint="default"/>
      </w:rPr>
    </w:lvl>
    <w:lvl w:ilvl="7" w:tplc="EDC432CE">
      <w:start w:val="1"/>
      <w:numFmt w:val="bullet"/>
      <w:lvlText w:val="o"/>
      <w:lvlJc w:val="left"/>
      <w:pPr>
        <w:ind w:left="5760" w:hanging="360"/>
      </w:pPr>
      <w:rPr>
        <w:rFonts w:ascii="Courier New" w:hAnsi="Courier New" w:hint="default"/>
      </w:rPr>
    </w:lvl>
    <w:lvl w:ilvl="8" w:tplc="7D3E3C8C">
      <w:start w:val="1"/>
      <w:numFmt w:val="bullet"/>
      <w:lvlText w:val=""/>
      <w:lvlJc w:val="left"/>
      <w:pPr>
        <w:ind w:left="6480" w:hanging="360"/>
      </w:pPr>
      <w:rPr>
        <w:rFonts w:ascii="Wingdings" w:hAnsi="Wingdings" w:hint="default"/>
      </w:rPr>
    </w:lvl>
  </w:abstractNum>
  <w:abstractNum w:abstractNumId="207" w15:restartNumberingAfterBreak="0">
    <w:nsid w:val="78897A44"/>
    <w:multiLevelType w:val="hybridMultilevel"/>
    <w:tmpl w:val="9A7C2BA0"/>
    <w:lvl w:ilvl="0" w:tplc="DDD615E6">
      <w:start w:val="1"/>
      <w:numFmt w:val="decimal"/>
      <w:lvlText w:val="%1."/>
      <w:lvlJc w:val="left"/>
      <w:pPr>
        <w:ind w:left="720" w:hanging="360"/>
      </w:pPr>
    </w:lvl>
    <w:lvl w:ilvl="1" w:tplc="6C12734A">
      <w:start w:val="1"/>
      <w:numFmt w:val="lowerLetter"/>
      <w:lvlText w:val="%2."/>
      <w:lvlJc w:val="left"/>
      <w:pPr>
        <w:ind w:left="1440" w:hanging="360"/>
      </w:pPr>
    </w:lvl>
    <w:lvl w:ilvl="2" w:tplc="3822E61A">
      <w:start w:val="1"/>
      <w:numFmt w:val="lowerRoman"/>
      <w:lvlText w:val="%3."/>
      <w:lvlJc w:val="right"/>
      <w:pPr>
        <w:ind w:left="2160" w:hanging="180"/>
      </w:pPr>
    </w:lvl>
    <w:lvl w:ilvl="3" w:tplc="2FDA09FE">
      <w:start w:val="1"/>
      <w:numFmt w:val="decimal"/>
      <w:lvlText w:val="%4."/>
      <w:lvlJc w:val="left"/>
      <w:pPr>
        <w:ind w:left="2880" w:hanging="360"/>
      </w:pPr>
    </w:lvl>
    <w:lvl w:ilvl="4" w:tplc="8E68D18C">
      <w:start w:val="1"/>
      <w:numFmt w:val="lowerLetter"/>
      <w:lvlText w:val="%5."/>
      <w:lvlJc w:val="left"/>
      <w:pPr>
        <w:ind w:left="3600" w:hanging="360"/>
      </w:pPr>
    </w:lvl>
    <w:lvl w:ilvl="5" w:tplc="6DB8A856">
      <w:start w:val="1"/>
      <w:numFmt w:val="lowerRoman"/>
      <w:lvlText w:val="%6."/>
      <w:lvlJc w:val="right"/>
      <w:pPr>
        <w:ind w:left="4320" w:hanging="180"/>
      </w:pPr>
    </w:lvl>
    <w:lvl w:ilvl="6" w:tplc="58702916">
      <w:start w:val="1"/>
      <w:numFmt w:val="decimal"/>
      <w:lvlText w:val="%7."/>
      <w:lvlJc w:val="left"/>
      <w:pPr>
        <w:ind w:left="5040" w:hanging="360"/>
      </w:pPr>
    </w:lvl>
    <w:lvl w:ilvl="7" w:tplc="AB2A09BE">
      <w:start w:val="1"/>
      <w:numFmt w:val="lowerLetter"/>
      <w:lvlText w:val="%8."/>
      <w:lvlJc w:val="left"/>
      <w:pPr>
        <w:ind w:left="5760" w:hanging="360"/>
      </w:pPr>
    </w:lvl>
    <w:lvl w:ilvl="8" w:tplc="1C043636">
      <w:start w:val="1"/>
      <w:numFmt w:val="lowerRoman"/>
      <w:lvlText w:val="%9."/>
      <w:lvlJc w:val="right"/>
      <w:pPr>
        <w:ind w:left="6480" w:hanging="180"/>
      </w:pPr>
    </w:lvl>
  </w:abstractNum>
  <w:abstractNum w:abstractNumId="208" w15:restartNumberingAfterBreak="0">
    <w:nsid w:val="78C73EEE"/>
    <w:multiLevelType w:val="hybridMultilevel"/>
    <w:tmpl w:val="DE4CB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790E6E61"/>
    <w:multiLevelType w:val="hybridMultilevel"/>
    <w:tmpl w:val="1C427A28"/>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0" w15:restartNumberingAfterBreak="0">
    <w:nsid w:val="7A4E5CE6"/>
    <w:multiLevelType w:val="hybridMultilevel"/>
    <w:tmpl w:val="4E52FB2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7A6873B2"/>
    <w:multiLevelType w:val="hybridMultilevel"/>
    <w:tmpl w:val="225A456C"/>
    <w:lvl w:ilvl="0" w:tplc="C088BB98">
      <w:start w:val="1"/>
      <w:numFmt w:val="bullet"/>
      <w:lvlText w:val="·"/>
      <w:lvlJc w:val="left"/>
      <w:pPr>
        <w:ind w:left="720" w:hanging="360"/>
      </w:pPr>
      <w:rPr>
        <w:rFonts w:ascii="Symbol" w:hAnsi="Symbol" w:hint="default"/>
      </w:rPr>
    </w:lvl>
    <w:lvl w:ilvl="1" w:tplc="3F761F8A">
      <w:start w:val="1"/>
      <w:numFmt w:val="bullet"/>
      <w:lvlText w:val="o"/>
      <w:lvlJc w:val="left"/>
      <w:pPr>
        <w:ind w:left="1440" w:hanging="360"/>
      </w:pPr>
      <w:rPr>
        <w:rFonts w:ascii="Courier New" w:hAnsi="Courier New" w:hint="default"/>
      </w:rPr>
    </w:lvl>
    <w:lvl w:ilvl="2" w:tplc="687E468A">
      <w:start w:val="1"/>
      <w:numFmt w:val="bullet"/>
      <w:lvlText w:val=""/>
      <w:lvlJc w:val="left"/>
      <w:pPr>
        <w:ind w:left="2160" w:hanging="360"/>
      </w:pPr>
      <w:rPr>
        <w:rFonts w:ascii="Wingdings" w:hAnsi="Wingdings" w:hint="default"/>
      </w:rPr>
    </w:lvl>
    <w:lvl w:ilvl="3" w:tplc="A3E4EC0A">
      <w:start w:val="1"/>
      <w:numFmt w:val="bullet"/>
      <w:lvlText w:val=""/>
      <w:lvlJc w:val="left"/>
      <w:pPr>
        <w:ind w:left="2880" w:hanging="360"/>
      </w:pPr>
      <w:rPr>
        <w:rFonts w:ascii="Symbol" w:hAnsi="Symbol" w:hint="default"/>
      </w:rPr>
    </w:lvl>
    <w:lvl w:ilvl="4" w:tplc="DAA6C03E">
      <w:start w:val="1"/>
      <w:numFmt w:val="bullet"/>
      <w:lvlText w:val="o"/>
      <w:lvlJc w:val="left"/>
      <w:pPr>
        <w:ind w:left="3600" w:hanging="360"/>
      </w:pPr>
      <w:rPr>
        <w:rFonts w:ascii="Courier New" w:hAnsi="Courier New" w:hint="default"/>
      </w:rPr>
    </w:lvl>
    <w:lvl w:ilvl="5" w:tplc="8F5AE328">
      <w:start w:val="1"/>
      <w:numFmt w:val="bullet"/>
      <w:lvlText w:val=""/>
      <w:lvlJc w:val="left"/>
      <w:pPr>
        <w:ind w:left="4320" w:hanging="360"/>
      </w:pPr>
      <w:rPr>
        <w:rFonts w:ascii="Wingdings" w:hAnsi="Wingdings" w:hint="default"/>
      </w:rPr>
    </w:lvl>
    <w:lvl w:ilvl="6" w:tplc="3BAEE0FC">
      <w:start w:val="1"/>
      <w:numFmt w:val="bullet"/>
      <w:lvlText w:val=""/>
      <w:lvlJc w:val="left"/>
      <w:pPr>
        <w:ind w:left="5040" w:hanging="360"/>
      </w:pPr>
      <w:rPr>
        <w:rFonts w:ascii="Symbol" w:hAnsi="Symbol" w:hint="default"/>
      </w:rPr>
    </w:lvl>
    <w:lvl w:ilvl="7" w:tplc="A9EE9436">
      <w:start w:val="1"/>
      <w:numFmt w:val="bullet"/>
      <w:lvlText w:val="o"/>
      <w:lvlJc w:val="left"/>
      <w:pPr>
        <w:ind w:left="5760" w:hanging="360"/>
      </w:pPr>
      <w:rPr>
        <w:rFonts w:ascii="Courier New" w:hAnsi="Courier New" w:hint="default"/>
      </w:rPr>
    </w:lvl>
    <w:lvl w:ilvl="8" w:tplc="560C8BB4">
      <w:start w:val="1"/>
      <w:numFmt w:val="bullet"/>
      <w:lvlText w:val=""/>
      <w:lvlJc w:val="left"/>
      <w:pPr>
        <w:ind w:left="6480" w:hanging="360"/>
      </w:pPr>
      <w:rPr>
        <w:rFonts w:ascii="Wingdings" w:hAnsi="Wingdings" w:hint="default"/>
      </w:rPr>
    </w:lvl>
  </w:abstractNum>
  <w:abstractNum w:abstractNumId="212" w15:restartNumberingAfterBreak="0">
    <w:nsid w:val="7A6E61E4"/>
    <w:multiLevelType w:val="hybridMultilevel"/>
    <w:tmpl w:val="EC9CCDA0"/>
    <w:lvl w:ilvl="0" w:tplc="0ABC35C0">
      <w:start w:val="1"/>
      <w:numFmt w:val="bullet"/>
      <w:lvlText w:val="·"/>
      <w:lvlJc w:val="left"/>
      <w:pPr>
        <w:ind w:left="720" w:hanging="360"/>
      </w:pPr>
      <w:rPr>
        <w:rFonts w:ascii="Symbol" w:hAnsi="Symbol" w:hint="default"/>
      </w:rPr>
    </w:lvl>
    <w:lvl w:ilvl="1" w:tplc="5818EE24">
      <w:start w:val="1"/>
      <w:numFmt w:val="bullet"/>
      <w:lvlText w:val="o"/>
      <w:lvlJc w:val="left"/>
      <w:pPr>
        <w:ind w:left="1440" w:hanging="360"/>
      </w:pPr>
      <w:rPr>
        <w:rFonts w:ascii="Courier New" w:hAnsi="Courier New" w:hint="default"/>
      </w:rPr>
    </w:lvl>
    <w:lvl w:ilvl="2" w:tplc="58BA2FBA">
      <w:start w:val="1"/>
      <w:numFmt w:val="bullet"/>
      <w:lvlText w:val=""/>
      <w:lvlJc w:val="left"/>
      <w:pPr>
        <w:ind w:left="2160" w:hanging="360"/>
      </w:pPr>
      <w:rPr>
        <w:rFonts w:ascii="Wingdings" w:hAnsi="Wingdings" w:hint="default"/>
      </w:rPr>
    </w:lvl>
    <w:lvl w:ilvl="3" w:tplc="5CFCA4BC">
      <w:start w:val="1"/>
      <w:numFmt w:val="bullet"/>
      <w:lvlText w:val=""/>
      <w:lvlJc w:val="left"/>
      <w:pPr>
        <w:ind w:left="2880" w:hanging="360"/>
      </w:pPr>
      <w:rPr>
        <w:rFonts w:ascii="Symbol" w:hAnsi="Symbol" w:hint="default"/>
      </w:rPr>
    </w:lvl>
    <w:lvl w:ilvl="4" w:tplc="6D9C911E">
      <w:start w:val="1"/>
      <w:numFmt w:val="bullet"/>
      <w:lvlText w:val="o"/>
      <w:lvlJc w:val="left"/>
      <w:pPr>
        <w:ind w:left="3600" w:hanging="360"/>
      </w:pPr>
      <w:rPr>
        <w:rFonts w:ascii="Courier New" w:hAnsi="Courier New" w:hint="default"/>
      </w:rPr>
    </w:lvl>
    <w:lvl w:ilvl="5" w:tplc="A218E3D6">
      <w:start w:val="1"/>
      <w:numFmt w:val="bullet"/>
      <w:lvlText w:val=""/>
      <w:lvlJc w:val="left"/>
      <w:pPr>
        <w:ind w:left="4320" w:hanging="360"/>
      </w:pPr>
      <w:rPr>
        <w:rFonts w:ascii="Wingdings" w:hAnsi="Wingdings" w:hint="default"/>
      </w:rPr>
    </w:lvl>
    <w:lvl w:ilvl="6" w:tplc="260020C4">
      <w:start w:val="1"/>
      <w:numFmt w:val="bullet"/>
      <w:lvlText w:val=""/>
      <w:lvlJc w:val="left"/>
      <w:pPr>
        <w:ind w:left="5040" w:hanging="360"/>
      </w:pPr>
      <w:rPr>
        <w:rFonts w:ascii="Symbol" w:hAnsi="Symbol" w:hint="default"/>
      </w:rPr>
    </w:lvl>
    <w:lvl w:ilvl="7" w:tplc="72BE439E">
      <w:start w:val="1"/>
      <w:numFmt w:val="bullet"/>
      <w:lvlText w:val="o"/>
      <w:lvlJc w:val="left"/>
      <w:pPr>
        <w:ind w:left="5760" w:hanging="360"/>
      </w:pPr>
      <w:rPr>
        <w:rFonts w:ascii="Courier New" w:hAnsi="Courier New" w:hint="default"/>
      </w:rPr>
    </w:lvl>
    <w:lvl w:ilvl="8" w:tplc="8B6AD920">
      <w:start w:val="1"/>
      <w:numFmt w:val="bullet"/>
      <w:lvlText w:val=""/>
      <w:lvlJc w:val="left"/>
      <w:pPr>
        <w:ind w:left="6480" w:hanging="360"/>
      </w:pPr>
      <w:rPr>
        <w:rFonts w:ascii="Wingdings" w:hAnsi="Wingdings" w:hint="default"/>
      </w:rPr>
    </w:lvl>
  </w:abstractNum>
  <w:abstractNum w:abstractNumId="213" w15:restartNumberingAfterBreak="0">
    <w:nsid w:val="7A91DF3D"/>
    <w:multiLevelType w:val="hybridMultilevel"/>
    <w:tmpl w:val="FFFFFFFF"/>
    <w:lvl w:ilvl="0" w:tplc="0F5E091E">
      <w:start w:val="1"/>
      <w:numFmt w:val="bullet"/>
      <w:lvlText w:val="·"/>
      <w:lvlJc w:val="left"/>
      <w:pPr>
        <w:ind w:left="720" w:hanging="360"/>
      </w:pPr>
      <w:rPr>
        <w:rFonts w:ascii="Symbol" w:hAnsi="Symbol" w:hint="default"/>
      </w:rPr>
    </w:lvl>
    <w:lvl w:ilvl="1" w:tplc="328CABE4">
      <w:start w:val="1"/>
      <w:numFmt w:val="bullet"/>
      <w:lvlText w:val="o"/>
      <w:lvlJc w:val="left"/>
      <w:pPr>
        <w:ind w:left="1440" w:hanging="360"/>
      </w:pPr>
      <w:rPr>
        <w:rFonts w:ascii="Courier New" w:hAnsi="Courier New" w:hint="default"/>
      </w:rPr>
    </w:lvl>
    <w:lvl w:ilvl="2" w:tplc="FF82E6A6">
      <w:start w:val="1"/>
      <w:numFmt w:val="bullet"/>
      <w:lvlText w:val=""/>
      <w:lvlJc w:val="left"/>
      <w:pPr>
        <w:ind w:left="2160" w:hanging="360"/>
      </w:pPr>
      <w:rPr>
        <w:rFonts w:ascii="Wingdings" w:hAnsi="Wingdings" w:hint="default"/>
      </w:rPr>
    </w:lvl>
    <w:lvl w:ilvl="3" w:tplc="FFE6E18A">
      <w:start w:val="1"/>
      <w:numFmt w:val="bullet"/>
      <w:lvlText w:val=""/>
      <w:lvlJc w:val="left"/>
      <w:pPr>
        <w:ind w:left="2880" w:hanging="360"/>
      </w:pPr>
      <w:rPr>
        <w:rFonts w:ascii="Symbol" w:hAnsi="Symbol" w:hint="default"/>
      </w:rPr>
    </w:lvl>
    <w:lvl w:ilvl="4" w:tplc="FF0878F0">
      <w:start w:val="1"/>
      <w:numFmt w:val="bullet"/>
      <w:lvlText w:val="o"/>
      <w:lvlJc w:val="left"/>
      <w:pPr>
        <w:ind w:left="3600" w:hanging="360"/>
      </w:pPr>
      <w:rPr>
        <w:rFonts w:ascii="Courier New" w:hAnsi="Courier New" w:hint="default"/>
      </w:rPr>
    </w:lvl>
    <w:lvl w:ilvl="5" w:tplc="077EA854">
      <w:start w:val="1"/>
      <w:numFmt w:val="bullet"/>
      <w:lvlText w:val=""/>
      <w:lvlJc w:val="left"/>
      <w:pPr>
        <w:ind w:left="4320" w:hanging="360"/>
      </w:pPr>
      <w:rPr>
        <w:rFonts w:ascii="Wingdings" w:hAnsi="Wingdings" w:hint="default"/>
      </w:rPr>
    </w:lvl>
    <w:lvl w:ilvl="6" w:tplc="407676D4">
      <w:start w:val="1"/>
      <w:numFmt w:val="bullet"/>
      <w:lvlText w:val=""/>
      <w:lvlJc w:val="left"/>
      <w:pPr>
        <w:ind w:left="5040" w:hanging="360"/>
      </w:pPr>
      <w:rPr>
        <w:rFonts w:ascii="Symbol" w:hAnsi="Symbol" w:hint="default"/>
      </w:rPr>
    </w:lvl>
    <w:lvl w:ilvl="7" w:tplc="1CC88018">
      <w:start w:val="1"/>
      <w:numFmt w:val="bullet"/>
      <w:lvlText w:val="o"/>
      <w:lvlJc w:val="left"/>
      <w:pPr>
        <w:ind w:left="5760" w:hanging="360"/>
      </w:pPr>
      <w:rPr>
        <w:rFonts w:ascii="Courier New" w:hAnsi="Courier New" w:hint="default"/>
      </w:rPr>
    </w:lvl>
    <w:lvl w:ilvl="8" w:tplc="BC545198">
      <w:start w:val="1"/>
      <w:numFmt w:val="bullet"/>
      <w:lvlText w:val=""/>
      <w:lvlJc w:val="left"/>
      <w:pPr>
        <w:ind w:left="6480" w:hanging="360"/>
      </w:pPr>
      <w:rPr>
        <w:rFonts w:ascii="Wingdings" w:hAnsi="Wingdings" w:hint="default"/>
      </w:rPr>
    </w:lvl>
  </w:abstractNum>
  <w:abstractNum w:abstractNumId="214" w15:restartNumberingAfterBreak="0">
    <w:nsid w:val="7C2CD597"/>
    <w:multiLevelType w:val="hybridMultilevel"/>
    <w:tmpl w:val="2BAE16A0"/>
    <w:lvl w:ilvl="0" w:tplc="59BC1686">
      <w:start w:val="1"/>
      <w:numFmt w:val="bullet"/>
      <w:lvlText w:val="·"/>
      <w:lvlJc w:val="left"/>
      <w:pPr>
        <w:ind w:left="720" w:hanging="360"/>
      </w:pPr>
      <w:rPr>
        <w:rFonts w:ascii="Symbol" w:hAnsi="Symbol" w:hint="default"/>
      </w:rPr>
    </w:lvl>
    <w:lvl w:ilvl="1" w:tplc="73D661D2">
      <w:start w:val="1"/>
      <w:numFmt w:val="bullet"/>
      <w:lvlText w:val="o"/>
      <w:lvlJc w:val="left"/>
      <w:pPr>
        <w:ind w:left="1440" w:hanging="360"/>
      </w:pPr>
      <w:rPr>
        <w:rFonts w:ascii="Courier New" w:hAnsi="Courier New" w:hint="default"/>
      </w:rPr>
    </w:lvl>
    <w:lvl w:ilvl="2" w:tplc="1E1A3564">
      <w:start w:val="1"/>
      <w:numFmt w:val="bullet"/>
      <w:lvlText w:val=""/>
      <w:lvlJc w:val="left"/>
      <w:pPr>
        <w:ind w:left="2160" w:hanging="360"/>
      </w:pPr>
      <w:rPr>
        <w:rFonts w:ascii="Wingdings" w:hAnsi="Wingdings" w:hint="default"/>
      </w:rPr>
    </w:lvl>
    <w:lvl w:ilvl="3" w:tplc="A436596E">
      <w:start w:val="1"/>
      <w:numFmt w:val="bullet"/>
      <w:lvlText w:val=""/>
      <w:lvlJc w:val="left"/>
      <w:pPr>
        <w:ind w:left="2880" w:hanging="360"/>
      </w:pPr>
      <w:rPr>
        <w:rFonts w:ascii="Symbol" w:hAnsi="Symbol" w:hint="default"/>
      </w:rPr>
    </w:lvl>
    <w:lvl w:ilvl="4" w:tplc="61986C30">
      <w:start w:val="1"/>
      <w:numFmt w:val="bullet"/>
      <w:lvlText w:val="o"/>
      <w:lvlJc w:val="left"/>
      <w:pPr>
        <w:ind w:left="3600" w:hanging="360"/>
      </w:pPr>
      <w:rPr>
        <w:rFonts w:ascii="Courier New" w:hAnsi="Courier New" w:hint="default"/>
      </w:rPr>
    </w:lvl>
    <w:lvl w:ilvl="5" w:tplc="DF8CA5DC">
      <w:start w:val="1"/>
      <w:numFmt w:val="bullet"/>
      <w:lvlText w:val=""/>
      <w:lvlJc w:val="left"/>
      <w:pPr>
        <w:ind w:left="4320" w:hanging="360"/>
      </w:pPr>
      <w:rPr>
        <w:rFonts w:ascii="Wingdings" w:hAnsi="Wingdings" w:hint="default"/>
      </w:rPr>
    </w:lvl>
    <w:lvl w:ilvl="6" w:tplc="965CAED6">
      <w:start w:val="1"/>
      <w:numFmt w:val="bullet"/>
      <w:lvlText w:val=""/>
      <w:lvlJc w:val="left"/>
      <w:pPr>
        <w:ind w:left="5040" w:hanging="360"/>
      </w:pPr>
      <w:rPr>
        <w:rFonts w:ascii="Symbol" w:hAnsi="Symbol" w:hint="default"/>
      </w:rPr>
    </w:lvl>
    <w:lvl w:ilvl="7" w:tplc="EB281D70">
      <w:start w:val="1"/>
      <w:numFmt w:val="bullet"/>
      <w:lvlText w:val="o"/>
      <w:lvlJc w:val="left"/>
      <w:pPr>
        <w:ind w:left="5760" w:hanging="360"/>
      </w:pPr>
      <w:rPr>
        <w:rFonts w:ascii="Courier New" w:hAnsi="Courier New" w:hint="default"/>
      </w:rPr>
    </w:lvl>
    <w:lvl w:ilvl="8" w:tplc="B89A9998">
      <w:start w:val="1"/>
      <w:numFmt w:val="bullet"/>
      <w:lvlText w:val=""/>
      <w:lvlJc w:val="left"/>
      <w:pPr>
        <w:ind w:left="6480" w:hanging="360"/>
      </w:pPr>
      <w:rPr>
        <w:rFonts w:ascii="Wingdings" w:hAnsi="Wingdings" w:hint="default"/>
      </w:rPr>
    </w:lvl>
  </w:abstractNum>
  <w:abstractNum w:abstractNumId="215" w15:restartNumberingAfterBreak="0">
    <w:nsid w:val="7C6876AC"/>
    <w:multiLevelType w:val="hybridMultilevel"/>
    <w:tmpl w:val="00E0E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7C726F4B"/>
    <w:multiLevelType w:val="multilevel"/>
    <w:tmpl w:val="4DD2C1C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7" w15:restartNumberingAfterBreak="0">
    <w:nsid w:val="7CCC298A"/>
    <w:multiLevelType w:val="hybridMultilevel"/>
    <w:tmpl w:val="8612F5BC"/>
    <w:lvl w:ilvl="0" w:tplc="DB90AD64">
      <w:start w:val="1"/>
      <w:numFmt w:val="bullet"/>
      <w:lvlText w:val="·"/>
      <w:lvlJc w:val="left"/>
      <w:pPr>
        <w:ind w:left="720" w:hanging="360"/>
      </w:pPr>
      <w:rPr>
        <w:rFonts w:ascii="Symbol" w:hAnsi="Symbol" w:hint="default"/>
      </w:rPr>
    </w:lvl>
    <w:lvl w:ilvl="1" w:tplc="49FA7D4A">
      <w:start w:val="1"/>
      <w:numFmt w:val="bullet"/>
      <w:lvlText w:val="o"/>
      <w:lvlJc w:val="left"/>
      <w:pPr>
        <w:ind w:left="1440" w:hanging="360"/>
      </w:pPr>
      <w:rPr>
        <w:rFonts w:ascii="Courier New" w:hAnsi="Courier New" w:hint="default"/>
      </w:rPr>
    </w:lvl>
    <w:lvl w:ilvl="2" w:tplc="E3EC8006">
      <w:start w:val="1"/>
      <w:numFmt w:val="bullet"/>
      <w:lvlText w:val=""/>
      <w:lvlJc w:val="left"/>
      <w:pPr>
        <w:ind w:left="2160" w:hanging="360"/>
      </w:pPr>
      <w:rPr>
        <w:rFonts w:ascii="Wingdings" w:hAnsi="Wingdings" w:hint="default"/>
      </w:rPr>
    </w:lvl>
    <w:lvl w:ilvl="3" w:tplc="DF569338">
      <w:start w:val="1"/>
      <w:numFmt w:val="bullet"/>
      <w:lvlText w:val=""/>
      <w:lvlJc w:val="left"/>
      <w:pPr>
        <w:ind w:left="2880" w:hanging="360"/>
      </w:pPr>
      <w:rPr>
        <w:rFonts w:ascii="Symbol" w:hAnsi="Symbol" w:hint="default"/>
      </w:rPr>
    </w:lvl>
    <w:lvl w:ilvl="4" w:tplc="5F1AE292">
      <w:start w:val="1"/>
      <w:numFmt w:val="bullet"/>
      <w:lvlText w:val="o"/>
      <w:lvlJc w:val="left"/>
      <w:pPr>
        <w:ind w:left="3600" w:hanging="360"/>
      </w:pPr>
      <w:rPr>
        <w:rFonts w:ascii="Courier New" w:hAnsi="Courier New" w:hint="default"/>
      </w:rPr>
    </w:lvl>
    <w:lvl w:ilvl="5" w:tplc="BF1E5596">
      <w:start w:val="1"/>
      <w:numFmt w:val="bullet"/>
      <w:lvlText w:val=""/>
      <w:lvlJc w:val="left"/>
      <w:pPr>
        <w:ind w:left="4320" w:hanging="360"/>
      </w:pPr>
      <w:rPr>
        <w:rFonts w:ascii="Wingdings" w:hAnsi="Wingdings" w:hint="default"/>
      </w:rPr>
    </w:lvl>
    <w:lvl w:ilvl="6" w:tplc="B540DE1A">
      <w:start w:val="1"/>
      <w:numFmt w:val="bullet"/>
      <w:lvlText w:val=""/>
      <w:lvlJc w:val="left"/>
      <w:pPr>
        <w:ind w:left="5040" w:hanging="360"/>
      </w:pPr>
      <w:rPr>
        <w:rFonts w:ascii="Symbol" w:hAnsi="Symbol" w:hint="default"/>
      </w:rPr>
    </w:lvl>
    <w:lvl w:ilvl="7" w:tplc="2188BA5C">
      <w:start w:val="1"/>
      <w:numFmt w:val="bullet"/>
      <w:lvlText w:val="o"/>
      <w:lvlJc w:val="left"/>
      <w:pPr>
        <w:ind w:left="5760" w:hanging="360"/>
      </w:pPr>
      <w:rPr>
        <w:rFonts w:ascii="Courier New" w:hAnsi="Courier New" w:hint="default"/>
      </w:rPr>
    </w:lvl>
    <w:lvl w:ilvl="8" w:tplc="CF8A78B2">
      <w:start w:val="1"/>
      <w:numFmt w:val="bullet"/>
      <w:lvlText w:val=""/>
      <w:lvlJc w:val="left"/>
      <w:pPr>
        <w:ind w:left="6480" w:hanging="360"/>
      </w:pPr>
      <w:rPr>
        <w:rFonts w:ascii="Wingdings" w:hAnsi="Wingdings" w:hint="default"/>
      </w:rPr>
    </w:lvl>
  </w:abstractNum>
  <w:abstractNum w:abstractNumId="218" w15:restartNumberingAfterBreak="0">
    <w:nsid w:val="7E485887"/>
    <w:multiLevelType w:val="hybridMultilevel"/>
    <w:tmpl w:val="37201562"/>
    <w:lvl w:ilvl="0" w:tplc="522254F2">
      <w:start w:val="1"/>
      <w:numFmt w:val="lowerRoman"/>
      <w:lvlText w:val="%1."/>
      <w:lvlJc w:val="left"/>
      <w:pPr>
        <w:ind w:left="2280" w:hanging="72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219" w15:restartNumberingAfterBreak="0">
    <w:nsid w:val="7EA12DD2"/>
    <w:multiLevelType w:val="multilevel"/>
    <w:tmpl w:val="2CEA70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F1E523C"/>
    <w:multiLevelType w:val="hybridMultilevel"/>
    <w:tmpl w:val="3C7A5EE6"/>
    <w:lvl w:ilvl="0" w:tplc="125A8908">
      <w:start w:val="1"/>
      <w:numFmt w:val="decimal"/>
      <w:lvlText w:val="%1."/>
      <w:lvlJc w:val="left"/>
      <w:pPr>
        <w:ind w:left="720" w:hanging="360"/>
      </w:pPr>
    </w:lvl>
    <w:lvl w:ilvl="1" w:tplc="57165A94">
      <w:start w:val="1"/>
      <w:numFmt w:val="lowerLetter"/>
      <w:lvlText w:val="%2."/>
      <w:lvlJc w:val="left"/>
      <w:pPr>
        <w:ind w:left="1440" w:hanging="360"/>
      </w:pPr>
    </w:lvl>
    <w:lvl w:ilvl="2" w:tplc="381CDDC2">
      <w:start w:val="1"/>
      <w:numFmt w:val="lowerRoman"/>
      <w:lvlText w:val="%3."/>
      <w:lvlJc w:val="right"/>
      <w:pPr>
        <w:ind w:left="2160" w:hanging="180"/>
      </w:pPr>
    </w:lvl>
    <w:lvl w:ilvl="3" w:tplc="EAB843DE">
      <w:start w:val="1"/>
      <w:numFmt w:val="decimal"/>
      <w:lvlText w:val="%4."/>
      <w:lvlJc w:val="left"/>
      <w:pPr>
        <w:ind w:left="2880" w:hanging="360"/>
      </w:pPr>
    </w:lvl>
    <w:lvl w:ilvl="4" w:tplc="E7B6E6D6">
      <w:start w:val="1"/>
      <w:numFmt w:val="lowerLetter"/>
      <w:lvlText w:val="%5."/>
      <w:lvlJc w:val="left"/>
      <w:pPr>
        <w:ind w:left="3600" w:hanging="360"/>
      </w:pPr>
    </w:lvl>
    <w:lvl w:ilvl="5" w:tplc="2032756E">
      <w:start w:val="1"/>
      <w:numFmt w:val="lowerRoman"/>
      <w:lvlText w:val="%6."/>
      <w:lvlJc w:val="right"/>
      <w:pPr>
        <w:ind w:left="4320" w:hanging="180"/>
      </w:pPr>
    </w:lvl>
    <w:lvl w:ilvl="6" w:tplc="851E4C56">
      <w:start w:val="1"/>
      <w:numFmt w:val="decimal"/>
      <w:lvlText w:val="%7."/>
      <w:lvlJc w:val="left"/>
      <w:pPr>
        <w:ind w:left="5040" w:hanging="360"/>
      </w:pPr>
    </w:lvl>
    <w:lvl w:ilvl="7" w:tplc="DDC0A9F6">
      <w:start w:val="1"/>
      <w:numFmt w:val="lowerLetter"/>
      <w:lvlText w:val="%8."/>
      <w:lvlJc w:val="left"/>
      <w:pPr>
        <w:ind w:left="5760" w:hanging="360"/>
      </w:pPr>
    </w:lvl>
    <w:lvl w:ilvl="8" w:tplc="BADE4934">
      <w:start w:val="1"/>
      <w:numFmt w:val="lowerRoman"/>
      <w:lvlText w:val="%9."/>
      <w:lvlJc w:val="right"/>
      <w:pPr>
        <w:ind w:left="6480" w:hanging="180"/>
      </w:pPr>
    </w:lvl>
  </w:abstractNum>
  <w:abstractNum w:abstractNumId="221" w15:restartNumberingAfterBreak="0">
    <w:nsid w:val="7FD949DA"/>
    <w:multiLevelType w:val="hybridMultilevel"/>
    <w:tmpl w:val="40A2D856"/>
    <w:lvl w:ilvl="0" w:tplc="05CA7334">
      <w:start w:val="1"/>
      <w:numFmt w:val="bullet"/>
      <w:lvlText w:val="·"/>
      <w:lvlJc w:val="left"/>
      <w:pPr>
        <w:ind w:left="720" w:hanging="360"/>
      </w:pPr>
      <w:rPr>
        <w:rFonts w:ascii="Symbol" w:hAnsi="Symbol" w:hint="default"/>
      </w:rPr>
    </w:lvl>
    <w:lvl w:ilvl="1" w:tplc="1728B9C2">
      <w:start w:val="1"/>
      <w:numFmt w:val="bullet"/>
      <w:lvlText w:val="o"/>
      <w:lvlJc w:val="left"/>
      <w:pPr>
        <w:ind w:left="1440" w:hanging="360"/>
      </w:pPr>
      <w:rPr>
        <w:rFonts w:ascii="Courier New" w:hAnsi="Courier New" w:hint="default"/>
      </w:rPr>
    </w:lvl>
    <w:lvl w:ilvl="2" w:tplc="F9D04040">
      <w:start w:val="1"/>
      <w:numFmt w:val="bullet"/>
      <w:lvlText w:val=""/>
      <w:lvlJc w:val="left"/>
      <w:pPr>
        <w:ind w:left="2160" w:hanging="360"/>
      </w:pPr>
      <w:rPr>
        <w:rFonts w:ascii="Wingdings" w:hAnsi="Wingdings" w:hint="default"/>
      </w:rPr>
    </w:lvl>
    <w:lvl w:ilvl="3" w:tplc="43D4738A">
      <w:start w:val="1"/>
      <w:numFmt w:val="bullet"/>
      <w:lvlText w:val=""/>
      <w:lvlJc w:val="left"/>
      <w:pPr>
        <w:ind w:left="2880" w:hanging="360"/>
      </w:pPr>
      <w:rPr>
        <w:rFonts w:ascii="Symbol" w:hAnsi="Symbol" w:hint="default"/>
      </w:rPr>
    </w:lvl>
    <w:lvl w:ilvl="4" w:tplc="D1403326">
      <w:start w:val="1"/>
      <w:numFmt w:val="bullet"/>
      <w:lvlText w:val="o"/>
      <w:lvlJc w:val="left"/>
      <w:pPr>
        <w:ind w:left="3600" w:hanging="360"/>
      </w:pPr>
      <w:rPr>
        <w:rFonts w:ascii="Courier New" w:hAnsi="Courier New" w:hint="default"/>
      </w:rPr>
    </w:lvl>
    <w:lvl w:ilvl="5" w:tplc="B7F48ED6">
      <w:start w:val="1"/>
      <w:numFmt w:val="bullet"/>
      <w:lvlText w:val=""/>
      <w:lvlJc w:val="left"/>
      <w:pPr>
        <w:ind w:left="4320" w:hanging="360"/>
      </w:pPr>
      <w:rPr>
        <w:rFonts w:ascii="Wingdings" w:hAnsi="Wingdings" w:hint="default"/>
      </w:rPr>
    </w:lvl>
    <w:lvl w:ilvl="6" w:tplc="434ABD9A">
      <w:start w:val="1"/>
      <w:numFmt w:val="bullet"/>
      <w:lvlText w:val=""/>
      <w:lvlJc w:val="left"/>
      <w:pPr>
        <w:ind w:left="5040" w:hanging="360"/>
      </w:pPr>
      <w:rPr>
        <w:rFonts w:ascii="Symbol" w:hAnsi="Symbol" w:hint="default"/>
      </w:rPr>
    </w:lvl>
    <w:lvl w:ilvl="7" w:tplc="51F80BA2">
      <w:start w:val="1"/>
      <w:numFmt w:val="bullet"/>
      <w:lvlText w:val="o"/>
      <w:lvlJc w:val="left"/>
      <w:pPr>
        <w:ind w:left="5760" w:hanging="360"/>
      </w:pPr>
      <w:rPr>
        <w:rFonts w:ascii="Courier New" w:hAnsi="Courier New" w:hint="default"/>
      </w:rPr>
    </w:lvl>
    <w:lvl w:ilvl="8" w:tplc="97F65DF2">
      <w:start w:val="1"/>
      <w:numFmt w:val="bullet"/>
      <w:lvlText w:val=""/>
      <w:lvlJc w:val="left"/>
      <w:pPr>
        <w:ind w:left="6480" w:hanging="360"/>
      </w:pPr>
      <w:rPr>
        <w:rFonts w:ascii="Wingdings" w:hAnsi="Wingdings" w:hint="default"/>
      </w:rPr>
    </w:lvl>
  </w:abstractNum>
  <w:abstractNum w:abstractNumId="222" w15:restartNumberingAfterBreak="0">
    <w:nsid w:val="7FE1F246"/>
    <w:multiLevelType w:val="hybridMultilevel"/>
    <w:tmpl w:val="17D0E3C6"/>
    <w:lvl w:ilvl="0" w:tplc="ABDA503E">
      <w:start w:val="1"/>
      <w:numFmt w:val="bullet"/>
      <w:lvlText w:val="·"/>
      <w:lvlJc w:val="left"/>
      <w:pPr>
        <w:ind w:left="720" w:hanging="360"/>
      </w:pPr>
      <w:rPr>
        <w:rFonts w:ascii="Symbol" w:hAnsi="Symbol" w:hint="default"/>
      </w:rPr>
    </w:lvl>
    <w:lvl w:ilvl="1" w:tplc="F3745494">
      <w:start w:val="1"/>
      <w:numFmt w:val="bullet"/>
      <w:lvlText w:val="o"/>
      <w:lvlJc w:val="left"/>
      <w:pPr>
        <w:ind w:left="1440" w:hanging="360"/>
      </w:pPr>
      <w:rPr>
        <w:rFonts w:ascii="Courier New" w:hAnsi="Courier New" w:hint="default"/>
      </w:rPr>
    </w:lvl>
    <w:lvl w:ilvl="2" w:tplc="3528CDEA">
      <w:start w:val="1"/>
      <w:numFmt w:val="bullet"/>
      <w:lvlText w:val=""/>
      <w:lvlJc w:val="left"/>
      <w:pPr>
        <w:ind w:left="2160" w:hanging="360"/>
      </w:pPr>
      <w:rPr>
        <w:rFonts w:ascii="Wingdings" w:hAnsi="Wingdings" w:hint="default"/>
      </w:rPr>
    </w:lvl>
    <w:lvl w:ilvl="3" w:tplc="01B84D70">
      <w:start w:val="1"/>
      <w:numFmt w:val="bullet"/>
      <w:lvlText w:val=""/>
      <w:lvlJc w:val="left"/>
      <w:pPr>
        <w:ind w:left="2880" w:hanging="360"/>
      </w:pPr>
      <w:rPr>
        <w:rFonts w:ascii="Symbol" w:hAnsi="Symbol" w:hint="default"/>
      </w:rPr>
    </w:lvl>
    <w:lvl w:ilvl="4" w:tplc="498CEEE6">
      <w:start w:val="1"/>
      <w:numFmt w:val="bullet"/>
      <w:lvlText w:val="o"/>
      <w:lvlJc w:val="left"/>
      <w:pPr>
        <w:ind w:left="3600" w:hanging="360"/>
      </w:pPr>
      <w:rPr>
        <w:rFonts w:ascii="Courier New" w:hAnsi="Courier New" w:hint="default"/>
      </w:rPr>
    </w:lvl>
    <w:lvl w:ilvl="5" w:tplc="B07E6DC6">
      <w:start w:val="1"/>
      <w:numFmt w:val="bullet"/>
      <w:lvlText w:val=""/>
      <w:lvlJc w:val="left"/>
      <w:pPr>
        <w:ind w:left="4320" w:hanging="360"/>
      </w:pPr>
      <w:rPr>
        <w:rFonts w:ascii="Wingdings" w:hAnsi="Wingdings" w:hint="default"/>
      </w:rPr>
    </w:lvl>
    <w:lvl w:ilvl="6" w:tplc="AA4806C4">
      <w:start w:val="1"/>
      <w:numFmt w:val="bullet"/>
      <w:lvlText w:val=""/>
      <w:lvlJc w:val="left"/>
      <w:pPr>
        <w:ind w:left="5040" w:hanging="360"/>
      </w:pPr>
      <w:rPr>
        <w:rFonts w:ascii="Symbol" w:hAnsi="Symbol" w:hint="default"/>
      </w:rPr>
    </w:lvl>
    <w:lvl w:ilvl="7" w:tplc="E03A90C2">
      <w:start w:val="1"/>
      <w:numFmt w:val="bullet"/>
      <w:lvlText w:val="o"/>
      <w:lvlJc w:val="left"/>
      <w:pPr>
        <w:ind w:left="5760" w:hanging="360"/>
      </w:pPr>
      <w:rPr>
        <w:rFonts w:ascii="Courier New" w:hAnsi="Courier New" w:hint="default"/>
      </w:rPr>
    </w:lvl>
    <w:lvl w:ilvl="8" w:tplc="F476F414">
      <w:start w:val="1"/>
      <w:numFmt w:val="bullet"/>
      <w:lvlText w:val=""/>
      <w:lvlJc w:val="left"/>
      <w:pPr>
        <w:ind w:left="6480" w:hanging="360"/>
      </w:pPr>
      <w:rPr>
        <w:rFonts w:ascii="Wingdings" w:hAnsi="Wingdings" w:hint="default"/>
      </w:rPr>
    </w:lvl>
  </w:abstractNum>
  <w:num w:numId="1" w16cid:durableId="1281913908">
    <w:abstractNumId w:val="82"/>
  </w:num>
  <w:num w:numId="2" w16cid:durableId="1110979303">
    <w:abstractNumId w:val="92"/>
  </w:num>
  <w:num w:numId="3" w16cid:durableId="943027520">
    <w:abstractNumId w:val="201"/>
  </w:num>
  <w:num w:numId="4" w16cid:durableId="38360259">
    <w:abstractNumId w:val="187"/>
  </w:num>
  <w:num w:numId="5" w16cid:durableId="1992437708">
    <w:abstractNumId w:val="37"/>
  </w:num>
  <w:num w:numId="6" w16cid:durableId="2116057135">
    <w:abstractNumId w:val="21"/>
  </w:num>
  <w:num w:numId="7" w16cid:durableId="214707840">
    <w:abstractNumId w:val="9"/>
  </w:num>
  <w:num w:numId="8" w16cid:durableId="1144154705">
    <w:abstractNumId w:val="182"/>
  </w:num>
  <w:num w:numId="9" w16cid:durableId="1647584088">
    <w:abstractNumId w:val="32"/>
  </w:num>
  <w:num w:numId="10" w16cid:durableId="562982090">
    <w:abstractNumId w:val="14"/>
  </w:num>
  <w:num w:numId="11" w16cid:durableId="755132086">
    <w:abstractNumId w:val="193"/>
  </w:num>
  <w:num w:numId="12" w16cid:durableId="2143884853">
    <w:abstractNumId w:val="23"/>
  </w:num>
  <w:num w:numId="13" w16cid:durableId="512230272">
    <w:abstractNumId w:val="44"/>
  </w:num>
  <w:num w:numId="14" w16cid:durableId="401223190">
    <w:abstractNumId w:val="153"/>
  </w:num>
  <w:num w:numId="15" w16cid:durableId="1634870899">
    <w:abstractNumId w:val="132"/>
  </w:num>
  <w:num w:numId="16" w16cid:durableId="1807697833">
    <w:abstractNumId w:val="27"/>
  </w:num>
  <w:num w:numId="17" w16cid:durableId="1274291810">
    <w:abstractNumId w:val="167"/>
  </w:num>
  <w:num w:numId="18" w16cid:durableId="324674172">
    <w:abstractNumId w:val="113"/>
  </w:num>
  <w:num w:numId="19" w16cid:durableId="1371152444">
    <w:abstractNumId w:val="199"/>
  </w:num>
  <w:num w:numId="20" w16cid:durableId="2128306423">
    <w:abstractNumId w:val="179"/>
  </w:num>
  <w:num w:numId="21" w16cid:durableId="1206060929">
    <w:abstractNumId w:val="119"/>
  </w:num>
  <w:num w:numId="22" w16cid:durableId="727606865">
    <w:abstractNumId w:val="161"/>
  </w:num>
  <w:num w:numId="23" w16cid:durableId="666713409">
    <w:abstractNumId w:val="216"/>
  </w:num>
  <w:num w:numId="24" w16cid:durableId="1278488249">
    <w:abstractNumId w:val="190"/>
  </w:num>
  <w:num w:numId="25" w16cid:durableId="1400591940">
    <w:abstractNumId w:val="29"/>
  </w:num>
  <w:num w:numId="26" w16cid:durableId="1054620021">
    <w:abstractNumId w:val="75"/>
  </w:num>
  <w:num w:numId="27" w16cid:durableId="1205829044">
    <w:abstractNumId w:val="203"/>
  </w:num>
  <w:num w:numId="28" w16cid:durableId="1421750675">
    <w:abstractNumId w:val="94"/>
  </w:num>
  <w:num w:numId="29" w16cid:durableId="1665274987">
    <w:abstractNumId w:val="48"/>
  </w:num>
  <w:num w:numId="30" w16cid:durableId="856776493">
    <w:abstractNumId w:val="112"/>
  </w:num>
  <w:num w:numId="31" w16cid:durableId="7371465">
    <w:abstractNumId w:val="157"/>
  </w:num>
  <w:num w:numId="32" w16cid:durableId="482700378">
    <w:abstractNumId w:val="52"/>
  </w:num>
  <w:num w:numId="33" w16cid:durableId="1323268889">
    <w:abstractNumId w:val="131"/>
  </w:num>
  <w:num w:numId="34" w16cid:durableId="1238830889">
    <w:abstractNumId w:val="166"/>
  </w:num>
  <w:num w:numId="35" w16cid:durableId="1376202037">
    <w:abstractNumId w:val="49"/>
  </w:num>
  <w:num w:numId="36" w16cid:durableId="1143697967">
    <w:abstractNumId w:val="172"/>
  </w:num>
  <w:num w:numId="37" w16cid:durableId="1174221726">
    <w:abstractNumId w:val="24"/>
  </w:num>
  <w:num w:numId="38" w16cid:durableId="1189292345">
    <w:abstractNumId w:val="73"/>
  </w:num>
  <w:num w:numId="39" w16cid:durableId="250744272">
    <w:abstractNumId w:val="170"/>
  </w:num>
  <w:num w:numId="40" w16cid:durableId="450779771">
    <w:abstractNumId w:val="168"/>
  </w:num>
  <w:num w:numId="41" w16cid:durableId="2079090302">
    <w:abstractNumId w:val="152"/>
  </w:num>
  <w:num w:numId="42" w16cid:durableId="912620434">
    <w:abstractNumId w:val="134"/>
  </w:num>
  <w:num w:numId="43" w16cid:durableId="803039325">
    <w:abstractNumId w:val="121"/>
  </w:num>
  <w:num w:numId="44" w16cid:durableId="1157069135">
    <w:abstractNumId w:val="174"/>
  </w:num>
  <w:num w:numId="45" w16cid:durableId="1075519323">
    <w:abstractNumId w:val="117"/>
  </w:num>
  <w:num w:numId="46" w16cid:durableId="1502742193">
    <w:abstractNumId w:val="128"/>
  </w:num>
  <w:num w:numId="47" w16cid:durableId="402878158">
    <w:abstractNumId w:val="222"/>
  </w:num>
  <w:num w:numId="48" w16cid:durableId="1831821389">
    <w:abstractNumId w:val="99"/>
  </w:num>
  <w:num w:numId="49" w16cid:durableId="502747138">
    <w:abstractNumId w:val="15"/>
  </w:num>
  <w:num w:numId="50" w16cid:durableId="1009407886">
    <w:abstractNumId w:val="25"/>
  </w:num>
  <w:num w:numId="51" w16cid:durableId="2129858481">
    <w:abstractNumId w:val="28"/>
  </w:num>
  <w:num w:numId="52" w16cid:durableId="1652101676">
    <w:abstractNumId w:val="101"/>
  </w:num>
  <w:num w:numId="53" w16cid:durableId="269822785">
    <w:abstractNumId w:val="208"/>
  </w:num>
  <w:num w:numId="54" w16cid:durableId="1873765666">
    <w:abstractNumId w:val="60"/>
  </w:num>
  <w:num w:numId="55" w16cid:durableId="1137532926">
    <w:abstractNumId w:val="19"/>
  </w:num>
  <w:num w:numId="56" w16cid:durableId="461771375">
    <w:abstractNumId w:val="5"/>
  </w:num>
  <w:num w:numId="57" w16cid:durableId="1089354575">
    <w:abstractNumId w:val="18"/>
  </w:num>
  <w:num w:numId="58" w16cid:durableId="1084181397">
    <w:abstractNumId w:val="149"/>
  </w:num>
  <w:num w:numId="59" w16cid:durableId="344551943">
    <w:abstractNumId w:val="6"/>
  </w:num>
  <w:num w:numId="60" w16cid:durableId="1638534096">
    <w:abstractNumId w:val="205"/>
  </w:num>
  <w:num w:numId="61" w16cid:durableId="1591963130">
    <w:abstractNumId w:val="61"/>
  </w:num>
  <w:num w:numId="62" w16cid:durableId="980498741">
    <w:abstractNumId w:val="88"/>
  </w:num>
  <w:num w:numId="63" w16cid:durableId="1587223769">
    <w:abstractNumId w:val="58"/>
  </w:num>
  <w:num w:numId="64" w16cid:durableId="873470361">
    <w:abstractNumId w:val="219"/>
  </w:num>
  <w:num w:numId="65" w16cid:durableId="993797246">
    <w:abstractNumId w:val="115"/>
  </w:num>
  <w:num w:numId="66" w16cid:durableId="278997727">
    <w:abstractNumId w:val="136"/>
  </w:num>
  <w:num w:numId="67" w16cid:durableId="1279795239">
    <w:abstractNumId w:val="130"/>
  </w:num>
  <w:num w:numId="68" w16cid:durableId="251936360">
    <w:abstractNumId w:val="103"/>
  </w:num>
  <w:num w:numId="69" w16cid:durableId="351499245">
    <w:abstractNumId w:val="10"/>
  </w:num>
  <w:num w:numId="70" w16cid:durableId="696153070">
    <w:abstractNumId w:val="143"/>
  </w:num>
  <w:num w:numId="71" w16cid:durableId="1070228207">
    <w:abstractNumId w:val="105"/>
  </w:num>
  <w:num w:numId="72" w16cid:durableId="1992638002">
    <w:abstractNumId w:val="181"/>
  </w:num>
  <w:num w:numId="73" w16cid:durableId="1933314364">
    <w:abstractNumId w:val="127"/>
  </w:num>
  <w:num w:numId="74" w16cid:durableId="632639981">
    <w:abstractNumId w:val="173"/>
  </w:num>
  <w:num w:numId="75" w16cid:durableId="37554763">
    <w:abstractNumId w:val="26"/>
  </w:num>
  <w:num w:numId="76" w16cid:durableId="410204768">
    <w:abstractNumId w:val="30"/>
  </w:num>
  <w:num w:numId="77" w16cid:durableId="1811095538">
    <w:abstractNumId w:val="38"/>
  </w:num>
  <w:num w:numId="78" w16cid:durableId="1105536086">
    <w:abstractNumId w:val="124"/>
  </w:num>
  <w:num w:numId="79" w16cid:durableId="2085953056">
    <w:abstractNumId w:val="171"/>
  </w:num>
  <w:num w:numId="80" w16cid:durableId="553270433">
    <w:abstractNumId w:val="215"/>
  </w:num>
  <w:num w:numId="81" w16cid:durableId="1640843351">
    <w:abstractNumId w:val="50"/>
  </w:num>
  <w:num w:numId="82" w16cid:durableId="747074380">
    <w:abstractNumId w:val="220"/>
  </w:num>
  <w:num w:numId="83" w16cid:durableId="972902871">
    <w:abstractNumId w:val="175"/>
  </w:num>
  <w:num w:numId="84" w16cid:durableId="1749112234">
    <w:abstractNumId w:val="3"/>
  </w:num>
  <w:num w:numId="85" w16cid:durableId="139688329">
    <w:abstractNumId w:val="96"/>
  </w:num>
  <w:num w:numId="86" w16cid:durableId="1804687100">
    <w:abstractNumId w:val="71"/>
  </w:num>
  <w:num w:numId="87" w16cid:durableId="1658336505">
    <w:abstractNumId w:val="207"/>
  </w:num>
  <w:num w:numId="88" w16cid:durableId="70667776">
    <w:abstractNumId w:val="192"/>
  </w:num>
  <w:num w:numId="89" w16cid:durableId="432750967">
    <w:abstractNumId w:val="70"/>
  </w:num>
  <w:num w:numId="90" w16cid:durableId="1949314289">
    <w:abstractNumId w:val="22"/>
  </w:num>
  <w:num w:numId="91" w16cid:durableId="303311353">
    <w:abstractNumId w:val="111"/>
  </w:num>
  <w:num w:numId="92" w16cid:durableId="638220166">
    <w:abstractNumId w:val="180"/>
  </w:num>
  <w:num w:numId="93" w16cid:durableId="1284388353">
    <w:abstractNumId w:val="196"/>
  </w:num>
  <w:num w:numId="94" w16cid:durableId="604969453">
    <w:abstractNumId w:val="89"/>
  </w:num>
  <w:num w:numId="95" w16cid:durableId="31810240">
    <w:abstractNumId w:val="140"/>
  </w:num>
  <w:num w:numId="96" w16cid:durableId="1638335020">
    <w:abstractNumId w:val="195"/>
  </w:num>
  <w:num w:numId="97" w16cid:durableId="939919220">
    <w:abstractNumId w:val="213"/>
  </w:num>
  <w:num w:numId="98" w16cid:durableId="559634089">
    <w:abstractNumId w:val="148"/>
  </w:num>
  <w:num w:numId="99" w16cid:durableId="1750495263">
    <w:abstractNumId w:val="120"/>
  </w:num>
  <w:num w:numId="100" w16cid:durableId="360085791">
    <w:abstractNumId w:val="116"/>
  </w:num>
  <w:num w:numId="101" w16cid:durableId="1552886868">
    <w:abstractNumId w:val="209"/>
  </w:num>
  <w:num w:numId="102" w16cid:durableId="730008838">
    <w:abstractNumId w:val="55"/>
  </w:num>
  <w:num w:numId="103" w16cid:durableId="1464426974">
    <w:abstractNumId w:val="8"/>
  </w:num>
  <w:num w:numId="104" w16cid:durableId="1712337666">
    <w:abstractNumId w:val="46"/>
  </w:num>
  <w:num w:numId="105" w16cid:durableId="1779328349">
    <w:abstractNumId w:val="145"/>
  </w:num>
  <w:num w:numId="106" w16cid:durableId="381562754">
    <w:abstractNumId w:val="12"/>
  </w:num>
  <w:num w:numId="107" w16cid:durableId="899092905">
    <w:abstractNumId w:val="87"/>
  </w:num>
  <w:num w:numId="108" w16cid:durableId="443232383">
    <w:abstractNumId w:val="155"/>
  </w:num>
  <w:num w:numId="109" w16cid:durableId="2010717473">
    <w:abstractNumId w:val="147"/>
  </w:num>
  <w:num w:numId="110" w16cid:durableId="1440830265">
    <w:abstractNumId w:val="218"/>
  </w:num>
  <w:num w:numId="111" w16cid:durableId="2112358400">
    <w:abstractNumId w:val="156"/>
  </w:num>
  <w:num w:numId="112" w16cid:durableId="255555879">
    <w:abstractNumId w:val="178"/>
  </w:num>
  <w:num w:numId="113" w16cid:durableId="619146202">
    <w:abstractNumId w:val="114"/>
  </w:num>
  <w:num w:numId="114" w16cid:durableId="1164855048">
    <w:abstractNumId w:val="57"/>
  </w:num>
  <w:num w:numId="115" w16cid:durableId="1297757167">
    <w:abstractNumId w:val="160"/>
  </w:num>
  <w:num w:numId="116" w16cid:durableId="1424106639">
    <w:abstractNumId w:val="118"/>
  </w:num>
  <w:num w:numId="117" w16cid:durableId="1066800492">
    <w:abstractNumId w:val="41"/>
  </w:num>
  <w:num w:numId="118" w16cid:durableId="1930500628">
    <w:abstractNumId w:val="80"/>
  </w:num>
  <w:num w:numId="119" w16cid:durableId="642809281">
    <w:abstractNumId w:val="0"/>
  </w:num>
  <w:num w:numId="120" w16cid:durableId="672607830">
    <w:abstractNumId w:val="122"/>
  </w:num>
  <w:num w:numId="121" w16cid:durableId="751202146">
    <w:abstractNumId w:val="17"/>
  </w:num>
  <w:num w:numId="122" w16cid:durableId="107745111">
    <w:abstractNumId w:val="1"/>
  </w:num>
  <w:num w:numId="123" w16cid:durableId="1319382348">
    <w:abstractNumId w:val="165"/>
  </w:num>
  <w:num w:numId="124" w16cid:durableId="253826883">
    <w:abstractNumId w:val="176"/>
  </w:num>
  <w:num w:numId="125" w16cid:durableId="1737512733">
    <w:abstractNumId w:val="137"/>
  </w:num>
  <w:num w:numId="126" w16cid:durableId="1554927433">
    <w:abstractNumId w:val="100"/>
  </w:num>
  <w:num w:numId="127" w16cid:durableId="136848347">
    <w:abstractNumId w:val="83"/>
  </w:num>
  <w:num w:numId="128" w16cid:durableId="169638039">
    <w:abstractNumId w:val="97"/>
  </w:num>
  <w:num w:numId="129" w16cid:durableId="63648836">
    <w:abstractNumId w:val="102"/>
  </w:num>
  <w:num w:numId="130" w16cid:durableId="1803310418">
    <w:abstractNumId w:val="151"/>
  </w:num>
  <w:num w:numId="131" w16cid:durableId="792745793">
    <w:abstractNumId w:val="11"/>
  </w:num>
  <w:num w:numId="132" w16cid:durableId="1558585021">
    <w:abstractNumId w:val="138"/>
  </w:num>
  <w:num w:numId="133" w16cid:durableId="806049102">
    <w:abstractNumId w:val="34"/>
  </w:num>
  <w:num w:numId="134" w16cid:durableId="194973665">
    <w:abstractNumId w:val="123"/>
  </w:num>
  <w:num w:numId="135" w16cid:durableId="1429739701">
    <w:abstractNumId w:val="45"/>
  </w:num>
  <w:num w:numId="136" w16cid:durableId="459419097">
    <w:abstractNumId w:val="212"/>
  </w:num>
  <w:num w:numId="137" w16cid:durableId="1015108532">
    <w:abstractNumId w:val="93"/>
  </w:num>
  <w:num w:numId="138" w16cid:durableId="1155531604">
    <w:abstractNumId w:val="164"/>
  </w:num>
  <w:num w:numId="139" w16cid:durableId="1970428819">
    <w:abstractNumId w:val="13"/>
  </w:num>
  <w:num w:numId="140" w16cid:durableId="1986465443">
    <w:abstractNumId w:val="42"/>
  </w:num>
  <w:num w:numId="141" w16cid:durableId="441997401">
    <w:abstractNumId w:val="202"/>
  </w:num>
  <w:num w:numId="142" w16cid:durableId="836505358">
    <w:abstractNumId w:val="78"/>
  </w:num>
  <w:num w:numId="143" w16cid:durableId="1406146078">
    <w:abstractNumId w:val="43"/>
  </w:num>
  <w:num w:numId="144" w16cid:durableId="2051610409">
    <w:abstractNumId w:val="36"/>
  </w:num>
  <w:num w:numId="145" w16cid:durableId="747265132">
    <w:abstractNumId w:val="72"/>
  </w:num>
  <w:num w:numId="146" w16cid:durableId="369645985">
    <w:abstractNumId w:val="129"/>
  </w:num>
  <w:num w:numId="147" w16cid:durableId="231934306">
    <w:abstractNumId w:val="51"/>
  </w:num>
  <w:num w:numId="148" w16cid:durableId="534196254">
    <w:abstractNumId w:val="68"/>
  </w:num>
  <w:num w:numId="149" w16cid:durableId="1076443508">
    <w:abstractNumId w:val="135"/>
  </w:num>
  <w:num w:numId="150" w16cid:durableId="1982541045">
    <w:abstractNumId w:val="47"/>
  </w:num>
  <w:num w:numId="151" w16cid:durableId="1917475280">
    <w:abstractNumId w:val="146"/>
  </w:num>
  <w:num w:numId="152" w16cid:durableId="1757433858">
    <w:abstractNumId w:val="188"/>
  </w:num>
  <w:num w:numId="153" w16cid:durableId="1986929093">
    <w:abstractNumId w:val="198"/>
  </w:num>
  <w:num w:numId="154" w16cid:durableId="1591697408">
    <w:abstractNumId w:val="200"/>
  </w:num>
  <w:num w:numId="155" w16cid:durableId="554194998">
    <w:abstractNumId w:val="186"/>
  </w:num>
  <w:num w:numId="156" w16cid:durableId="725107785">
    <w:abstractNumId w:val="53"/>
  </w:num>
  <w:num w:numId="157" w16cid:durableId="1984698354">
    <w:abstractNumId w:val="144"/>
  </w:num>
  <w:num w:numId="158" w16cid:durableId="1037317167">
    <w:abstractNumId w:val="104"/>
  </w:num>
  <w:num w:numId="159" w16cid:durableId="29303864">
    <w:abstractNumId w:val="211"/>
  </w:num>
  <w:num w:numId="160" w16cid:durableId="539705761">
    <w:abstractNumId w:val="95"/>
  </w:num>
  <w:num w:numId="161" w16cid:durableId="1842625096">
    <w:abstractNumId w:val="35"/>
  </w:num>
  <w:num w:numId="162" w16cid:durableId="1466268543">
    <w:abstractNumId w:val="107"/>
  </w:num>
  <w:num w:numId="163" w16cid:durableId="1235703208">
    <w:abstractNumId w:val="139"/>
  </w:num>
  <w:num w:numId="164" w16cid:durableId="416748421">
    <w:abstractNumId w:val="65"/>
  </w:num>
  <w:num w:numId="165" w16cid:durableId="2127385272">
    <w:abstractNumId w:val="2"/>
  </w:num>
  <w:num w:numId="166" w16cid:durableId="297225086">
    <w:abstractNumId w:val="204"/>
  </w:num>
  <w:num w:numId="167" w16cid:durableId="1919435799">
    <w:abstractNumId w:val="194"/>
  </w:num>
  <w:num w:numId="168" w16cid:durableId="167604386">
    <w:abstractNumId w:val="59"/>
  </w:num>
  <w:num w:numId="169" w16cid:durableId="297419635">
    <w:abstractNumId w:val="126"/>
  </w:num>
  <w:num w:numId="170" w16cid:durableId="1874154272">
    <w:abstractNumId w:val="169"/>
  </w:num>
  <w:num w:numId="171" w16cid:durableId="850147583">
    <w:abstractNumId w:val="106"/>
  </w:num>
  <w:num w:numId="172" w16cid:durableId="930746188">
    <w:abstractNumId w:val="81"/>
  </w:num>
  <w:num w:numId="173" w16cid:durableId="1271086786">
    <w:abstractNumId w:val="154"/>
  </w:num>
  <w:num w:numId="174" w16cid:durableId="813370644">
    <w:abstractNumId w:val="62"/>
  </w:num>
  <w:num w:numId="175" w16cid:durableId="1199009331">
    <w:abstractNumId w:val="69"/>
  </w:num>
  <w:num w:numId="176" w16cid:durableId="2089881349">
    <w:abstractNumId w:val="4"/>
  </w:num>
  <w:num w:numId="177" w16cid:durableId="1609771101">
    <w:abstractNumId w:val="74"/>
  </w:num>
  <w:num w:numId="178" w16cid:durableId="1822312450">
    <w:abstractNumId w:val="158"/>
  </w:num>
  <w:num w:numId="179" w16cid:durableId="1306860592">
    <w:abstractNumId w:val="141"/>
  </w:num>
  <w:num w:numId="180" w16cid:durableId="1415054306">
    <w:abstractNumId w:val="76"/>
  </w:num>
  <w:num w:numId="181" w16cid:durableId="1436637595">
    <w:abstractNumId w:val="206"/>
  </w:num>
  <w:num w:numId="182" w16cid:durableId="1272855371">
    <w:abstractNumId w:val="150"/>
  </w:num>
  <w:num w:numId="183" w16cid:durableId="1832256784">
    <w:abstractNumId w:val="90"/>
  </w:num>
  <w:num w:numId="184" w16cid:durableId="1708065485">
    <w:abstractNumId w:val="214"/>
  </w:num>
  <w:num w:numId="185" w16cid:durableId="839155438">
    <w:abstractNumId w:val="86"/>
  </w:num>
  <w:num w:numId="186" w16cid:durableId="936867891">
    <w:abstractNumId w:val="7"/>
  </w:num>
  <w:num w:numId="187" w16cid:durableId="449252722">
    <w:abstractNumId w:val="109"/>
  </w:num>
  <w:num w:numId="188" w16cid:durableId="2005433306">
    <w:abstractNumId w:val="20"/>
  </w:num>
  <w:num w:numId="189" w16cid:durableId="1011102518">
    <w:abstractNumId w:val="185"/>
  </w:num>
  <w:num w:numId="190" w16cid:durableId="1808545236">
    <w:abstractNumId w:val="39"/>
  </w:num>
  <w:num w:numId="191" w16cid:durableId="1465468188">
    <w:abstractNumId w:val="77"/>
  </w:num>
  <w:num w:numId="192" w16cid:durableId="1986005956">
    <w:abstractNumId w:val="189"/>
  </w:num>
  <w:num w:numId="193" w16cid:durableId="132328705">
    <w:abstractNumId w:val="67"/>
  </w:num>
  <w:num w:numId="194" w16cid:durableId="715005834">
    <w:abstractNumId w:val="79"/>
  </w:num>
  <w:num w:numId="195" w16cid:durableId="516775920">
    <w:abstractNumId w:val="84"/>
  </w:num>
  <w:num w:numId="196" w16cid:durableId="865286692">
    <w:abstractNumId w:val="197"/>
  </w:num>
  <w:num w:numId="197" w16cid:durableId="646783473">
    <w:abstractNumId w:val="33"/>
  </w:num>
  <w:num w:numId="198" w16cid:durableId="1249654828">
    <w:abstractNumId w:val="221"/>
  </w:num>
  <w:num w:numId="199" w16cid:durableId="815100725">
    <w:abstractNumId w:val="40"/>
  </w:num>
  <w:num w:numId="200" w16cid:durableId="179899389">
    <w:abstractNumId w:val="64"/>
  </w:num>
  <w:num w:numId="201" w16cid:durableId="510416159">
    <w:abstractNumId w:val="63"/>
  </w:num>
  <w:num w:numId="202" w16cid:durableId="1162696429">
    <w:abstractNumId w:val="217"/>
  </w:num>
  <w:num w:numId="203" w16cid:durableId="163515100">
    <w:abstractNumId w:val="31"/>
  </w:num>
  <w:num w:numId="204" w16cid:durableId="1394156918">
    <w:abstractNumId w:val="177"/>
  </w:num>
  <w:num w:numId="205" w16cid:durableId="1778402035">
    <w:abstractNumId w:val="125"/>
  </w:num>
  <w:num w:numId="206" w16cid:durableId="864708964">
    <w:abstractNumId w:val="183"/>
  </w:num>
  <w:num w:numId="207" w16cid:durableId="1946301082">
    <w:abstractNumId w:val="108"/>
  </w:num>
  <w:num w:numId="208" w16cid:durableId="209146181">
    <w:abstractNumId w:val="184"/>
  </w:num>
  <w:num w:numId="209" w16cid:durableId="2029594890">
    <w:abstractNumId w:val="191"/>
  </w:num>
  <w:num w:numId="210" w16cid:durableId="838472478">
    <w:abstractNumId w:val="110"/>
  </w:num>
  <w:num w:numId="211" w16cid:durableId="384375109">
    <w:abstractNumId w:val="56"/>
  </w:num>
  <w:num w:numId="212" w16cid:durableId="342434699">
    <w:abstractNumId w:val="16"/>
  </w:num>
  <w:num w:numId="213" w16cid:durableId="1081215045">
    <w:abstractNumId w:val="142"/>
  </w:num>
  <w:num w:numId="214" w16cid:durableId="2118670115">
    <w:abstractNumId w:val="162"/>
  </w:num>
  <w:num w:numId="215" w16cid:durableId="372538990">
    <w:abstractNumId w:val="85"/>
  </w:num>
  <w:num w:numId="216" w16cid:durableId="636420754">
    <w:abstractNumId w:val="159"/>
  </w:num>
  <w:num w:numId="217" w16cid:durableId="1413628504">
    <w:abstractNumId w:val="66"/>
  </w:num>
  <w:num w:numId="218" w16cid:durableId="1658151363">
    <w:abstractNumId w:val="98"/>
  </w:num>
  <w:num w:numId="219" w16cid:durableId="1008755565">
    <w:abstractNumId w:val="133"/>
  </w:num>
  <w:num w:numId="220" w16cid:durableId="301471011">
    <w:abstractNumId w:val="163"/>
  </w:num>
  <w:num w:numId="221" w16cid:durableId="140780093">
    <w:abstractNumId w:val="91"/>
  </w:num>
  <w:num w:numId="222" w16cid:durableId="598561150">
    <w:abstractNumId w:val="210"/>
  </w:num>
  <w:num w:numId="223" w16cid:durableId="326059534">
    <w:abstractNumId w:val="54"/>
  </w:num>
  <w:numIdMacAtCleanup w:val="18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 Ginting">
    <w15:presenceInfo w15:providerId="None" w15:userId="Daniel Ginting"/>
  </w15:person>
  <w15:person w15:author="Dr. Daniel Ginting.">
    <w15:presenceInfo w15:providerId="AD" w15:userId="S::daniel.ginting@machung.ac.id::b6a8cb69-3c91-45ce-9120-f9f6c637ecc4"/>
  </w15:person>
  <w15:person w15:author="Reviewer">
    <w15:presenceInfo w15:providerId="None" w15:userId="Reviewer"/>
  </w15:person>
  <w15:person w15:author="Windra Swastika, Ph.D">
    <w15:presenceInfo w15:providerId="AD" w15:userId="S::windra.swastika@machung.ac.id::9fc7d0ce-deb6-44f5-99ec-76c1e100624a"/>
  </w15:person>
  <w15:person w15:author="Guest User">
    <w15:presenceInfo w15:providerId="AD" w15:userId="S::urn:spo:anon#8e354c2d62eb5405c0080e613e0df8221a78a5c49e2ffa532844a5065e288089::"/>
  </w15:person>
  <w15:person w15:author="Anggrah Diah Arlinda, MTCSOL">
    <w15:presenceInfo w15:providerId="AD" w15:userId="S::anggrah.diah@machung.ac.id::5e2dbc4f-aff3-4cee-823d-c8cf24dc5313"/>
  </w15:person>
  <w15:person w15:author="Nadia Desiera">
    <w15:presenceInfo w15:providerId="AD" w15:userId="S::nadia.desiera@machung.ac.id::89c6cabf-8dc1-49cf-a49f-4171a45655b7"/>
  </w15:person>
  <w15:person w15:author="Yohanna Nirmalasari,S.Pd., M.Pd">
    <w15:presenceInfo w15:providerId="AD" w15:userId="S::yohanna.nirmalasari@machung.ac.id::25db322e-db2e-41ac-8f83-26b430c39c86"/>
  </w15:person>
  <w15:person w15:author="Irfan Tri Raharjo">
    <w15:presenceInfo w15:providerId="AD" w15:userId="S::irfan.tri@machung.ac.id::439091a6-ffb3-4e44-8eb4-8117d041f0fc"/>
  </w15:person>
  <w15:person w15:author="Dhatu Sitaresmi, S.S., MTCSOL">
    <w15:presenceInfo w15:providerId="AD" w15:userId="S::dhatu.sitaresmi@machung.ac.id::d2aca576-7322-4873-93a0-e45fe22de5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Q0MTIxszQwNDCxtDBR0lEKTi0uzszPAykwNKoFAPvK3QEtAAAA"/>
  </w:docVars>
  <w:rsids>
    <w:rsidRoot w:val="00423A77"/>
    <w:rsid w:val="00012FF1"/>
    <w:rsid w:val="00032759"/>
    <w:rsid w:val="00052EA4"/>
    <w:rsid w:val="000A2756"/>
    <w:rsid w:val="000C7D18"/>
    <w:rsid w:val="000C826E"/>
    <w:rsid w:val="000E01FD"/>
    <w:rsid w:val="001107A5"/>
    <w:rsid w:val="00111A53"/>
    <w:rsid w:val="0011202A"/>
    <w:rsid w:val="001568EC"/>
    <w:rsid w:val="00162F42"/>
    <w:rsid w:val="00163F9E"/>
    <w:rsid w:val="00170539"/>
    <w:rsid w:val="00190477"/>
    <w:rsid w:val="001A3AC1"/>
    <w:rsid w:val="001B1722"/>
    <w:rsid w:val="001C2868"/>
    <w:rsid w:val="001E7FBB"/>
    <w:rsid w:val="00205A0C"/>
    <w:rsid w:val="00224849"/>
    <w:rsid w:val="002407FD"/>
    <w:rsid w:val="00250B32"/>
    <w:rsid w:val="002522E1"/>
    <w:rsid w:val="002703CD"/>
    <w:rsid w:val="002820AD"/>
    <w:rsid w:val="00287352"/>
    <w:rsid w:val="0029210D"/>
    <w:rsid w:val="002A0370"/>
    <w:rsid w:val="002A03C9"/>
    <w:rsid w:val="002A20EE"/>
    <w:rsid w:val="002A306F"/>
    <w:rsid w:val="002C292E"/>
    <w:rsid w:val="002D05DA"/>
    <w:rsid w:val="002E6F5A"/>
    <w:rsid w:val="002E77AF"/>
    <w:rsid w:val="002F0C66"/>
    <w:rsid w:val="002F5C06"/>
    <w:rsid w:val="00313DC8"/>
    <w:rsid w:val="00320E08"/>
    <w:rsid w:val="003216D2"/>
    <w:rsid w:val="0036255B"/>
    <w:rsid w:val="003750DD"/>
    <w:rsid w:val="00377E8E"/>
    <w:rsid w:val="00385B97"/>
    <w:rsid w:val="00392C6B"/>
    <w:rsid w:val="0039737B"/>
    <w:rsid w:val="003B75AE"/>
    <w:rsid w:val="003D2C96"/>
    <w:rsid w:val="003D3725"/>
    <w:rsid w:val="003E4ED1"/>
    <w:rsid w:val="0040589A"/>
    <w:rsid w:val="004065F1"/>
    <w:rsid w:val="0041365C"/>
    <w:rsid w:val="00423A77"/>
    <w:rsid w:val="00450D50"/>
    <w:rsid w:val="00460572"/>
    <w:rsid w:val="004607B5"/>
    <w:rsid w:val="004760A6"/>
    <w:rsid w:val="00492BBE"/>
    <w:rsid w:val="004B13C6"/>
    <w:rsid w:val="004D0671"/>
    <w:rsid w:val="0050292D"/>
    <w:rsid w:val="00513061"/>
    <w:rsid w:val="00525A24"/>
    <w:rsid w:val="0053534E"/>
    <w:rsid w:val="00547379"/>
    <w:rsid w:val="00547929"/>
    <w:rsid w:val="00550413"/>
    <w:rsid w:val="00587C5F"/>
    <w:rsid w:val="005A6C34"/>
    <w:rsid w:val="005C0FFB"/>
    <w:rsid w:val="005C6795"/>
    <w:rsid w:val="005C7130"/>
    <w:rsid w:val="005D74EF"/>
    <w:rsid w:val="00636C73"/>
    <w:rsid w:val="00662CB9"/>
    <w:rsid w:val="006866EB"/>
    <w:rsid w:val="00687314"/>
    <w:rsid w:val="006928F1"/>
    <w:rsid w:val="006D19D2"/>
    <w:rsid w:val="006F289C"/>
    <w:rsid w:val="006F3EBB"/>
    <w:rsid w:val="006F68E9"/>
    <w:rsid w:val="0076297E"/>
    <w:rsid w:val="007831FB"/>
    <w:rsid w:val="00795225"/>
    <w:rsid w:val="007C4F23"/>
    <w:rsid w:val="007F6BD7"/>
    <w:rsid w:val="00827923"/>
    <w:rsid w:val="0083271A"/>
    <w:rsid w:val="00857CA2"/>
    <w:rsid w:val="008636D2"/>
    <w:rsid w:val="00865AEF"/>
    <w:rsid w:val="00866ABA"/>
    <w:rsid w:val="0087742B"/>
    <w:rsid w:val="00882730"/>
    <w:rsid w:val="00887CC7"/>
    <w:rsid w:val="00895407"/>
    <w:rsid w:val="008A05F4"/>
    <w:rsid w:val="008C0C1D"/>
    <w:rsid w:val="008D28D5"/>
    <w:rsid w:val="00906BEC"/>
    <w:rsid w:val="0090745B"/>
    <w:rsid w:val="0091032A"/>
    <w:rsid w:val="009113E5"/>
    <w:rsid w:val="009172B3"/>
    <w:rsid w:val="00932417"/>
    <w:rsid w:val="00937501"/>
    <w:rsid w:val="009421D0"/>
    <w:rsid w:val="00945D51"/>
    <w:rsid w:val="00953B4E"/>
    <w:rsid w:val="009606C6"/>
    <w:rsid w:val="00976A1B"/>
    <w:rsid w:val="00981692"/>
    <w:rsid w:val="00992710"/>
    <w:rsid w:val="0099395D"/>
    <w:rsid w:val="009A00A2"/>
    <w:rsid w:val="009C00EC"/>
    <w:rsid w:val="009F4929"/>
    <w:rsid w:val="009F6099"/>
    <w:rsid w:val="00A039A8"/>
    <w:rsid w:val="00A318CE"/>
    <w:rsid w:val="00A4240C"/>
    <w:rsid w:val="00A4466C"/>
    <w:rsid w:val="00A56E7D"/>
    <w:rsid w:val="00A82F7B"/>
    <w:rsid w:val="00AA0913"/>
    <w:rsid w:val="00AA26F5"/>
    <w:rsid w:val="00AC4389"/>
    <w:rsid w:val="00AF07B9"/>
    <w:rsid w:val="00B01CBB"/>
    <w:rsid w:val="00B06B75"/>
    <w:rsid w:val="00B2555F"/>
    <w:rsid w:val="00B26366"/>
    <w:rsid w:val="00B47981"/>
    <w:rsid w:val="00B67975"/>
    <w:rsid w:val="00B73084"/>
    <w:rsid w:val="00B77344"/>
    <w:rsid w:val="00B77FDA"/>
    <w:rsid w:val="00BC3C95"/>
    <w:rsid w:val="00BF12F2"/>
    <w:rsid w:val="00C17773"/>
    <w:rsid w:val="00C34253"/>
    <w:rsid w:val="00C36A39"/>
    <w:rsid w:val="00C4076C"/>
    <w:rsid w:val="00C47A12"/>
    <w:rsid w:val="00C705EB"/>
    <w:rsid w:val="00C91E16"/>
    <w:rsid w:val="00CA042F"/>
    <w:rsid w:val="00CA6472"/>
    <w:rsid w:val="00CB3869"/>
    <w:rsid w:val="00CC1536"/>
    <w:rsid w:val="00CC7E10"/>
    <w:rsid w:val="00CD13DA"/>
    <w:rsid w:val="00CD4E67"/>
    <w:rsid w:val="00D414CB"/>
    <w:rsid w:val="00D41BE3"/>
    <w:rsid w:val="00D659C5"/>
    <w:rsid w:val="00D95643"/>
    <w:rsid w:val="00DA49C8"/>
    <w:rsid w:val="00DB25C4"/>
    <w:rsid w:val="00DC6318"/>
    <w:rsid w:val="00DC6BB7"/>
    <w:rsid w:val="00DD4B88"/>
    <w:rsid w:val="00DF0DE9"/>
    <w:rsid w:val="00DF3B4F"/>
    <w:rsid w:val="00E13690"/>
    <w:rsid w:val="00E55A1A"/>
    <w:rsid w:val="00E56CE1"/>
    <w:rsid w:val="00E91448"/>
    <w:rsid w:val="00E93D42"/>
    <w:rsid w:val="00EE2EA9"/>
    <w:rsid w:val="00F43E46"/>
    <w:rsid w:val="00F74AAF"/>
    <w:rsid w:val="00F827D6"/>
    <w:rsid w:val="00F931A6"/>
    <w:rsid w:val="00F93578"/>
    <w:rsid w:val="00FB2EF8"/>
    <w:rsid w:val="00FD2638"/>
    <w:rsid w:val="00FD2C4F"/>
    <w:rsid w:val="00FE6F09"/>
    <w:rsid w:val="00FF19A8"/>
    <w:rsid w:val="00FF2EDE"/>
    <w:rsid w:val="00FF3D1F"/>
    <w:rsid w:val="023C69B3"/>
    <w:rsid w:val="02AAF47E"/>
    <w:rsid w:val="03D83A14"/>
    <w:rsid w:val="04FE45F2"/>
    <w:rsid w:val="05394FD6"/>
    <w:rsid w:val="065AB1C4"/>
    <w:rsid w:val="069A1653"/>
    <w:rsid w:val="078AD75B"/>
    <w:rsid w:val="096E4AA4"/>
    <w:rsid w:val="0A9C3744"/>
    <w:rsid w:val="0B9D73BB"/>
    <w:rsid w:val="0BA8915A"/>
    <w:rsid w:val="0CC14828"/>
    <w:rsid w:val="0CE5CCEA"/>
    <w:rsid w:val="0D4461BB"/>
    <w:rsid w:val="0E85E278"/>
    <w:rsid w:val="11600FF0"/>
    <w:rsid w:val="11E3B966"/>
    <w:rsid w:val="128F6CF1"/>
    <w:rsid w:val="1536C6E1"/>
    <w:rsid w:val="1698A9CD"/>
    <w:rsid w:val="17324F3A"/>
    <w:rsid w:val="1954073D"/>
    <w:rsid w:val="1B194940"/>
    <w:rsid w:val="1BA0FA3B"/>
    <w:rsid w:val="1CC7962C"/>
    <w:rsid w:val="1D69D1BE"/>
    <w:rsid w:val="1FD0F07C"/>
    <w:rsid w:val="216CC0DD"/>
    <w:rsid w:val="222CF8AA"/>
    <w:rsid w:val="22CB9DD1"/>
    <w:rsid w:val="22EDA023"/>
    <w:rsid w:val="2308913E"/>
    <w:rsid w:val="2461A227"/>
    <w:rsid w:val="2484F745"/>
    <w:rsid w:val="25881B75"/>
    <w:rsid w:val="25E51F03"/>
    <w:rsid w:val="27083F2B"/>
    <w:rsid w:val="2787D020"/>
    <w:rsid w:val="2798E1A4"/>
    <w:rsid w:val="27A7E8E9"/>
    <w:rsid w:val="27DC0261"/>
    <w:rsid w:val="28D78A96"/>
    <w:rsid w:val="293AAD7F"/>
    <w:rsid w:val="2C5B4143"/>
    <w:rsid w:val="2FE15A11"/>
    <w:rsid w:val="30FFCC56"/>
    <w:rsid w:val="325F9E84"/>
    <w:rsid w:val="35A06DD0"/>
    <w:rsid w:val="39B77654"/>
    <w:rsid w:val="39E6C1E6"/>
    <w:rsid w:val="3B1669EB"/>
    <w:rsid w:val="41884938"/>
    <w:rsid w:val="42C346E8"/>
    <w:rsid w:val="42DE523F"/>
    <w:rsid w:val="4709EEE7"/>
    <w:rsid w:val="495EC607"/>
    <w:rsid w:val="4A78FAB7"/>
    <w:rsid w:val="4B84D8E1"/>
    <w:rsid w:val="4BE33D60"/>
    <w:rsid w:val="4C5D2D72"/>
    <w:rsid w:val="4E45360D"/>
    <w:rsid w:val="4F2380B7"/>
    <w:rsid w:val="4F68ADE1"/>
    <w:rsid w:val="50D6799C"/>
    <w:rsid w:val="51EB6F45"/>
    <w:rsid w:val="5254C0EA"/>
    <w:rsid w:val="530D2BEB"/>
    <w:rsid w:val="5832139E"/>
    <w:rsid w:val="59E5278A"/>
    <w:rsid w:val="5A944F4D"/>
    <w:rsid w:val="612AAF96"/>
    <w:rsid w:val="61C7CF74"/>
    <w:rsid w:val="633A4970"/>
    <w:rsid w:val="636DAC35"/>
    <w:rsid w:val="661E2E93"/>
    <w:rsid w:val="664D8104"/>
    <w:rsid w:val="666E2902"/>
    <w:rsid w:val="670BBE12"/>
    <w:rsid w:val="69DB996A"/>
    <w:rsid w:val="6DAED0E3"/>
    <w:rsid w:val="6EF2C374"/>
    <w:rsid w:val="71BFA0DD"/>
    <w:rsid w:val="721E5862"/>
    <w:rsid w:val="735B713E"/>
    <w:rsid w:val="735D18E2"/>
    <w:rsid w:val="746D2A2F"/>
    <w:rsid w:val="76E6E7F7"/>
    <w:rsid w:val="7902ACF4"/>
    <w:rsid w:val="7A83B981"/>
    <w:rsid w:val="7F289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A3A44"/>
  <w15:chartTrackingRefBased/>
  <w15:docId w15:val="{716DFE03-E682-40A4-8B41-A474E1B0C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FBB"/>
    <w:pPr>
      <w:keepNext/>
      <w:numPr>
        <w:numId w:val="76"/>
      </w:numPr>
      <w:spacing w:before="240" w:after="60" w:line="240" w:lineRule="auto"/>
      <w:outlineLvl w:val="0"/>
    </w:pPr>
    <w:rPr>
      <w:rFonts w:asciiTheme="majorHAnsi" w:eastAsiaTheme="majorEastAsia" w:hAnsiTheme="majorHAnsi" w:cstheme="majorBidi"/>
      <w:b/>
      <w:bCs/>
      <w:sz w:val="32"/>
      <w:szCs w:val="32"/>
      <w:lang w:val="id-ID"/>
    </w:rPr>
  </w:style>
  <w:style w:type="paragraph" w:styleId="Heading2">
    <w:name w:val="heading 2"/>
    <w:basedOn w:val="Normal"/>
    <w:next w:val="Normal"/>
    <w:link w:val="Heading2Char"/>
    <w:uiPriority w:val="9"/>
    <w:semiHidden/>
    <w:unhideWhenUsed/>
    <w:qFormat/>
    <w:rsid w:val="001E7FBB"/>
    <w:pPr>
      <w:keepNext/>
      <w:numPr>
        <w:ilvl w:val="1"/>
        <w:numId w:val="76"/>
      </w:numPr>
      <w:spacing w:before="240" w:after="60" w:line="240" w:lineRule="auto"/>
      <w:outlineLvl w:val="1"/>
    </w:pPr>
    <w:rPr>
      <w:rFonts w:asciiTheme="majorHAnsi" w:eastAsiaTheme="majorEastAsia" w:hAnsiTheme="majorHAnsi" w:cstheme="majorBidi"/>
      <w:b/>
      <w:bCs/>
      <w:i/>
      <w:iCs/>
      <w:sz w:val="28"/>
      <w:szCs w:val="28"/>
      <w:lang w:val="id-ID"/>
    </w:rPr>
  </w:style>
  <w:style w:type="paragraph" w:styleId="Heading3">
    <w:name w:val="heading 3"/>
    <w:basedOn w:val="Normal"/>
    <w:next w:val="Normal"/>
    <w:link w:val="Heading3Char"/>
    <w:uiPriority w:val="9"/>
    <w:semiHidden/>
    <w:unhideWhenUsed/>
    <w:qFormat/>
    <w:rsid w:val="001E7FBB"/>
    <w:pPr>
      <w:keepNext/>
      <w:numPr>
        <w:ilvl w:val="2"/>
        <w:numId w:val="76"/>
      </w:numPr>
      <w:spacing w:before="240" w:after="60" w:line="240" w:lineRule="auto"/>
      <w:outlineLvl w:val="2"/>
    </w:pPr>
    <w:rPr>
      <w:rFonts w:asciiTheme="majorHAnsi" w:eastAsiaTheme="majorEastAsia" w:hAnsiTheme="majorHAnsi" w:cstheme="majorBidi"/>
      <w:b/>
      <w:bCs/>
      <w:sz w:val="26"/>
      <w:szCs w:val="26"/>
      <w:lang w:val="id-ID"/>
    </w:rPr>
  </w:style>
  <w:style w:type="paragraph" w:styleId="Heading4">
    <w:name w:val="heading 4"/>
    <w:basedOn w:val="Normal"/>
    <w:next w:val="Normal"/>
    <w:link w:val="Heading4Char"/>
    <w:uiPriority w:val="9"/>
    <w:semiHidden/>
    <w:unhideWhenUsed/>
    <w:qFormat/>
    <w:rsid w:val="001E7FBB"/>
    <w:pPr>
      <w:keepNext/>
      <w:numPr>
        <w:ilvl w:val="3"/>
        <w:numId w:val="76"/>
      </w:numPr>
      <w:spacing w:before="240" w:after="60" w:line="240" w:lineRule="auto"/>
      <w:outlineLvl w:val="3"/>
    </w:pPr>
    <w:rPr>
      <w:rFonts w:eastAsiaTheme="minorEastAsia"/>
      <w:b/>
      <w:bCs/>
      <w:sz w:val="28"/>
      <w:szCs w:val="28"/>
      <w:lang w:val="id-ID"/>
    </w:rPr>
  </w:style>
  <w:style w:type="paragraph" w:styleId="Heading5">
    <w:name w:val="heading 5"/>
    <w:basedOn w:val="Normal"/>
    <w:next w:val="Normal"/>
    <w:link w:val="Heading5Char"/>
    <w:uiPriority w:val="9"/>
    <w:semiHidden/>
    <w:unhideWhenUsed/>
    <w:qFormat/>
    <w:rsid w:val="001E7FBB"/>
    <w:pPr>
      <w:numPr>
        <w:ilvl w:val="4"/>
        <w:numId w:val="76"/>
      </w:numPr>
      <w:spacing w:before="240" w:after="60" w:line="240" w:lineRule="auto"/>
      <w:outlineLvl w:val="4"/>
    </w:pPr>
    <w:rPr>
      <w:rFonts w:eastAsiaTheme="minorEastAsia"/>
      <w:b/>
      <w:bCs/>
      <w:i/>
      <w:iCs/>
      <w:sz w:val="26"/>
      <w:szCs w:val="26"/>
      <w:lang w:val="id-ID"/>
    </w:rPr>
  </w:style>
  <w:style w:type="paragraph" w:styleId="Heading6">
    <w:name w:val="heading 6"/>
    <w:basedOn w:val="Normal"/>
    <w:next w:val="Normal"/>
    <w:link w:val="Heading6Char"/>
    <w:uiPriority w:val="1"/>
    <w:qFormat/>
    <w:rsid w:val="001E7FBB"/>
    <w:pPr>
      <w:numPr>
        <w:ilvl w:val="5"/>
        <w:numId w:val="76"/>
      </w:numPr>
      <w:spacing w:before="240" w:after="60" w:line="240" w:lineRule="auto"/>
      <w:outlineLvl w:val="5"/>
    </w:pPr>
    <w:rPr>
      <w:rFonts w:ascii="Times New Roman" w:eastAsia="Times New Roman" w:hAnsi="Times New Roman" w:cs="Times New Roman"/>
      <w:b/>
      <w:bCs/>
      <w:lang w:val="id-ID"/>
    </w:rPr>
  </w:style>
  <w:style w:type="paragraph" w:styleId="Heading7">
    <w:name w:val="heading 7"/>
    <w:basedOn w:val="Normal"/>
    <w:next w:val="Normal"/>
    <w:link w:val="Heading7Char"/>
    <w:uiPriority w:val="9"/>
    <w:semiHidden/>
    <w:unhideWhenUsed/>
    <w:qFormat/>
    <w:rsid w:val="001E7FBB"/>
    <w:pPr>
      <w:numPr>
        <w:ilvl w:val="6"/>
        <w:numId w:val="76"/>
      </w:numPr>
      <w:spacing w:before="240" w:after="60" w:line="240" w:lineRule="auto"/>
      <w:outlineLvl w:val="6"/>
    </w:pPr>
    <w:rPr>
      <w:rFonts w:eastAsiaTheme="minorEastAsia"/>
      <w:sz w:val="24"/>
      <w:szCs w:val="24"/>
      <w:lang w:val="id-ID"/>
    </w:rPr>
  </w:style>
  <w:style w:type="paragraph" w:styleId="Heading8">
    <w:name w:val="heading 8"/>
    <w:basedOn w:val="Normal"/>
    <w:next w:val="Normal"/>
    <w:link w:val="Heading8Char"/>
    <w:uiPriority w:val="9"/>
    <w:semiHidden/>
    <w:unhideWhenUsed/>
    <w:qFormat/>
    <w:rsid w:val="001E7FBB"/>
    <w:pPr>
      <w:numPr>
        <w:ilvl w:val="7"/>
        <w:numId w:val="76"/>
      </w:numPr>
      <w:spacing w:before="240" w:after="60" w:line="240" w:lineRule="auto"/>
      <w:outlineLvl w:val="7"/>
    </w:pPr>
    <w:rPr>
      <w:rFonts w:eastAsiaTheme="minorEastAsia"/>
      <w:i/>
      <w:iCs/>
      <w:sz w:val="24"/>
      <w:szCs w:val="24"/>
      <w:lang w:val="id-ID"/>
    </w:rPr>
  </w:style>
  <w:style w:type="paragraph" w:styleId="Heading9">
    <w:name w:val="heading 9"/>
    <w:basedOn w:val="Normal"/>
    <w:next w:val="Normal"/>
    <w:link w:val="Heading9Char"/>
    <w:uiPriority w:val="9"/>
    <w:semiHidden/>
    <w:unhideWhenUsed/>
    <w:qFormat/>
    <w:rsid w:val="001E7FBB"/>
    <w:pPr>
      <w:numPr>
        <w:ilvl w:val="8"/>
        <w:numId w:val="76"/>
      </w:numPr>
      <w:spacing w:before="240" w:after="60" w:line="240" w:lineRule="auto"/>
      <w:outlineLvl w:val="8"/>
    </w:pPr>
    <w:rPr>
      <w:rFonts w:asciiTheme="majorHAnsi" w:eastAsiaTheme="majorEastAsia" w:hAnsiTheme="majorHAnsi" w:cstheme="majorBidi"/>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FBB"/>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E7FBB"/>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E7FBB"/>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E7FBB"/>
    <w:rPr>
      <w:rFonts w:eastAsiaTheme="minorEastAsia"/>
      <w:b/>
      <w:bCs/>
      <w:sz w:val="28"/>
      <w:szCs w:val="28"/>
      <w:lang w:val="id-ID"/>
    </w:rPr>
  </w:style>
  <w:style w:type="character" w:customStyle="1" w:styleId="Heading5Char">
    <w:name w:val="Heading 5 Char"/>
    <w:basedOn w:val="DefaultParagraphFont"/>
    <w:link w:val="Heading5"/>
    <w:uiPriority w:val="9"/>
    <w:semiHidden/>
    <w:rsid w:val="001E7FBB"/>
    <w:rPr>
      <w:rFonts w:eastAsiaTheme="minorEastAsia"/>
      <w:b/>
      <w:bCs/>
      <w:i/>
      <w:iCs/>
      <w:sz w:val="26"/>
      <w:szCs w:val="26"/>
      <w:lang w:val="id-ID"/>
    </w:rPr>
  </w:style>
  <w:style w:type="character" w:customStyle="1" w:styleId="Heading6Char">
    <w:name w:val="Heading 6 Char"/>
    <w:basedOn w:val="DefaultParagraphFont"/>
    <w:link w:val="Heading6"/>
    <w:uiPriority w:val="1"/>
    <w:rsid w:val="001E7FBB"/>
    <w:rPr>
      <w:rFonts w:ascii="Times New Roman" w:eastAsia="Times New Roman" w:hAnsi="Times New Roman" w:cs="Times New Roman"/>
      <w:b/>
      <w:bCs/>
      <w:lang w:val="id-ID"/>
    </w:rPr>
  </w:style>
  <w:style w:type="character" w:customStyle="1" w:styleId="Heading7Char">
    <w:name w:val="Heading 7 Char"/>
    <w:basedOn w:val="DefaultParagraphFont"/>
    <w:link w:val="Heading7"/>
    <w:uiPriority w:val="9"/>
    <w:semiHidden/>
    <w:rsid w:val="001E7FBB"/>
    <w:rPr>
      <w:rFonts w:eastAsiaTheme="minorEastAsia"/>
      <w:sz w:val="24"/>
      <w:szCs w:val="24"/>
      <w:lang w:val="id-ID"/>
    </w:rPr>
  </w:style>
  <w:style w:type="character" w:customStyle="1" w:styleId="Heading8Char">
    <w:name w:val="Heading 8 Char"/>
    <w:basedOn w:val="DefaultParagraphFont"/>
    <w:link w:val="Heading8"/>
    <w:uiPriority w:val="9"/>
    <w:semiHidden/>
    <w:rsid w:val="001E7FBB"/>
    <w:rPr>
      <w:rFonts w:eastAsiaTheme="minorEastAsia"/>
      <w:i/>
      <w:iCs/>
      <w:sz w:val="24"/>
      <w:szCs w:val="24"/>
      <w:lang w:val="id-ID"/>
    </w:rPr>
  </w:style>
  <w:style w:type="character" w:customStyle="1" w:styleId="Heading9Char">
    <w:name w:val="Heading 9 Char"/>
    <w:basedOn w:val="DefaultParagraphFont"/>
    <w:link w:val="Heading9"/>
    <w:uiPriority w:val="9"/>
    <w:semiHidden/>
    <w:rsid w:val="001E7FBB"/>
    <w:rPr>
      <w:rFonts w:asciiTheme="majorHAnsi" w:eastAsiaTheme="majorEastAsia" w:hAnsiTheme="majorHAnsi" w:cstheme="majorBidi"/>
      <w:lang w:val="id-ID"/>
    </w:rPr>
  </w:style>
  <w:style w:type="table" w:styleId="TableGrid">
    <w:name w:val="Table Grid"/>
    <w:basedOn w:val="TableNormal"/>
    <w:uiPriority w:val="59"/>
    <w:rsid w:val="009C00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E6F09"/>
    <w:pPr>
      <w:ind w:left="720"/>
      <w:contextualSpacing/>
    </w:pPr>
  </w:style>
  <w:style w:type="character" w:styleId="Hyperlink">
    <w:name w:val="Hyperlink"/>
    <w:basedOn w:val="DefaultParagraphFont"/>
    <w:uiPriority w:val="99"/>
    <w:unhideWhenUsed/>
    <w:rsid w:val="00FE6F09"/>
    <w:rPr>
      <w:color w:val="0563C1" w:themeColor="hyperlink"/>
      <w:u w:val="single"/>
    </w:rPr>
  </w:style>
  <w:style w:type="paragraph" w:customStyle="1" w:styleId="Default">
    <w:name w:val="Default"/>
    <w:rsid w:val="00385B97"/>
    <w:pPr>
      <w:autoSpaceDE w:val="0"/>
      <w:autoSpaceDN w:val="0"/>
      <w:adjustRightInd w:val="0"/>
      <w:spacing w:after="0" w:line="240" w:lineRule="auto"/>
    </w:pPr>
    <w:rPr>
      <w:rFonts w:ascii="Arial" w:eastAsia="Calibri" w:hAnsi="Arial" w:cs="Arial"/>
      <w:color w:val="000000"/>
      <w:sz w:val="24"/>
      <w:szCs w:val="24"/>
    </w:rPr>
  </w:style>
  <w:style w:type="paragraph" w:styleId="BalloonText">
    <w:name w:val="Balloon Text"/>
    <w:basedOn w:val="Normal"/>
    <w:link w:val="BalloonTextChar"/>
    <w:uiPriority w:val="99"/>
    <w:semiHidden/>
    <w:unhideWhenUsed/>
    <w:rsid w:val="003216D2"/>
    <w:pPr>
      <w:spacing w:after="0" w:line="240" w:lineRule="auto"/>
    </w:pPr>
    <w:rPr>
      <w:rFonts w:ascii="Tahoma" w:eastAsiaTheme="minorEastAsia" w:hAnsi="Tahoma" w:cs="Tahoma"/>
      <w:sz w:val="16"/>
      <w:szCs w:val="16"/>
      <w:lang w:eastAsia="zh-CN"/>
    </w:rPr>
  </w:style>
  <w:style w:type="character" w:customStyle="1" w:styleId="BalloonTextChar">
    <w:name w:val="Balloon Text Char"/>
    <w:basedOn w:val="DefaultParagraphFont"/>
    <w:link w:val="BalloonText"/>
    <w:uiPriority w:val="99"/>
    <w:semiHidden/>
    <w:rsid w:val="003216D2"/>
    <w:rPr>
      <w:rFonts w:ascii="Tahoma" w:eastAsiaTheme="minorEastAsia" w:hAnsi="Tahoma" w:cs="Tahoma"/>
      <w:sz w:val="16"/>
      <w:szCs w:val="16"/>
      <w:lang w:eastAsia="zh-CN"/>
    </w:rPr>
  </w:style>
  <w:style w:type="character" w:styleId="CommentReference">
    <w:name w:val="annotation reference"/>
    <w:basedOn w:val="DefaultParagraphFont"/>
    <w:uiPriority w:val="99"/>
    <w:semiHidden/>
    <w:unhideWhenUsed/>
    <w:rsid w:val="004607B5"/>
    <w:rPr>
      <w:sz w:val="16"/>
      <w:szCs w:val="16"/>
    </w:rPr>
  </w:style>
  <w:style w:type="paragraph" w:styleId="CommentText">
    <w:name w:val="annotation text"/>
    <w:basedOn w:val="Normal"/>
    <w:link w:val="CommentTextChar"/>
    <w:uiPriority w:val="99"/>
    <w:unhideWhenUsed/>
    <w:rsid w:val="004607B5"/>
    <w:pPr>
      <w:spacing w:line="240" w:lineRule="auto"/>
    </w:pPr>
    <w:rPr>
      <w:sz w:val="20"/>
      <w:szCs w:val="20"/>
    </w:rPr>
  </w:style>
  <w:style w:type="character" w:customStyle="1" w:styleId="CommentTextChar">
    <w:name w:val="Comment Text Char"/>
    <w:basedOn w:val="DefaultParagraphFont"/>
    <w:link w:val="CommentText"/>
    <w:uiPriority w:val="99"/>
    <w:rsid w:val="004607B5"/>
    <w:rPr>
      <w:sz w:val="20"/>
      <w:szCs w:val="20"/>
    </w:rPr>
  </w:style>
  <w:style w:type="paragraph" w:styleId="CommentSubject">
    <w:name w:val="annotation subject"/>
    <w:basedOn w:val="CommentText"/>
    <w:next w:val="CommentText"/>
    <w:link w:val="CommentSubjectChar"/>
    <w:uiPriority w:val="99"/>
    <w:semiHidden/>
    <w:unhideWhenUsed/>
    <w:rsid w:val="004607B5"/>
    <w:rPr>
      <w:b/>
      <w:bCs/>
    </w:rPr>
  </w:style>
  <w:style w:type="character" w:customStyle="1" w:styleId="CommentSubjectChar">
    <w:name w:val="Comment Subject Char"/>
    <w:basedOn w:val="CommentTextChar"/>
    <w:link w:val="CommentSubject"/>
    <w:uiPriority w:val="99"/>
    <w:semiHidden/>
    <w:rsid w:val="004607B5"/>
    <w:rPr>
      <w:b/>
      <w:bCs/>
      <w:sz w:val="20"/>
      <w:szCs w:val="20"/>
    </w:rPr>
  </w:style>
  <w:style w:type="character" w:customStyle="1" w:styleId="Mention1">
    <w:name w:val="Mention1"/>
    <w:basedOn w:val="DefaultParagraphFont"/>
    <w:uiPriority w:val="99"/>
    <w:unhideWhenUsed/>
    <w:rPr>
      <w:color w:val="2B579A"/>
      <w:shd w:val="clear" w:color="auto" w:fill="E6E6E6"/>
    </w:rPr>
  </w:style>
  <w:style w:type="character" w:styleId="FollowedHyperlink">
    <w:name w:val="FollowedHyperlink"/>
    <w:basedOn w:val="DefaultParagraphFont"/>
    <w:uiPriority w:val="99"/>
    <w:semiHidden/>
    <w:unhideWhenUsed/>
    <w:rsid w:val="00EE2EA9"/>
    <w:rPr>
      <w:color w:val="954F72" w:themeColor="followedHyperlink"/>
      <w:u w:val="single"/>
    </w:rPr>
  </w:style>
  <w:style w:type="character" w:customStyle="1" w:styleId="UnresolvedMention1">
    <w:name w:val="Unresolved Mention1"/>
    <w:basedOn w:val="DefaultParagraphFont"/>
    <w:uiPriority w:val="99"/>
    <w:semiHidden/>
    <w:unhideWhenUsed/>
    <w:rsid w:val="00EE2EA9"/>
    <w:rPr>
      <w:color w:val="605E5C"/>
      <w:shd w:val="clear" w:color="auto" w:fill="E1DFDD"/>
    </w:rPr>
  </w:style>
  <w:style w:type="paragraph" w:styleId="Revision">
    <w:name w:val="Revision"/>
    <w:hidden/>
    <w:uiPriority w:val="99"/>
    <w:semiHidden/>
    <w:rsid w:val="00EE2EA9"/>
    <w:pPr>
      <w:spacing w:after="0" w:line="240" w:lineRule="auto"/>
    </w:pPr>
  </w:style>
  <w:style w:type="character" w:customStyle="1" w:styleId="Mention10">
    <w:name w:val="Mention1"/>
    <w:basedOn w:val="DefaultParagraphFont"/>
    <w:uiPriority w:val="99"/>
    <w:unhideWhenUsed/>
    <w:rsid w:val="00EE2EA9"/>
    <w:rPr>
      <w:color w:val="2B579A"/>
      <w:shd w:val="clear" w:color="auto" w:fill="E6E6E6"/>
    </w:rPr>
  </w:style>
  <w:style w:type="character" w:customStyle="1" w:styleId="z-TopofFormChar">
    <w:name w:val="z-Top of Form Char"/>
    <w:basedOn w:val="DefaultParagraphFont"/>
    <w:link w:val="z-TopofForm"/>
    <w:uiPriority w:val="99"/>
    <w:semiHidden/>
    <w:rsid w:val="00EE2EA9"/>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EE2EA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EE2EA9"/>
    <w:rPr>
      <w:rFonts w:ascii="Arial" w:hAnsi="Arial" w:cs="Arial"/>
      <w:vanish/>
      <w:sz w:val="16"/>
      <w:szCs w:val="16"/>
    </w:rPr>
  </w:style>
  <w:style w:type="character" w:customStyle="1" w:styleId="UnresolvedMention2">
    <w:name w:val="Unresolved Mention2"/>
    <w:basedOn w:val="DefaultParagraphFont"/>
    <w:uiPriority w:val="99"/>
    <w:unhideWhenUsed/>
    <w:rsid w:val="00EE2EA9"/>
    <w:rPr>
      <w:color w:val="605E5C"/>
      <w:shd w:val="clear" w:color="auto" w:fill="E1DFDD"/>
    </w:rPr>
  </w:style>
  <w:style w:type="paragraph" w:customStyle="1" w:styleId="msonormal0">
    <w:name w:val="msonormal"/>
    <w:basedOn w:val="Normal"/>
    <w:rsid w:val="00EE2EA9"/>
    <w:pPr>
      <w:spacing w:before="100" w:beforeAutospacing="1" w:after="100" w:afterAutospacing="1" w:line="240" w:lineRule="auto"/>
    </w:pPr>
    <w:rPr>
      <w:rFonts w:ascii="Times New Roman" w:eastAsia="Times New Roman" w:hAnsi="Times New Roman" w:cs="Times New Roman"/>
      <w:sz w:val="24"/>
      <w:szCs w:val="24"/>
      <w:lang w:val="en-ID" w:eastAsia="ja-JP"/>
    </w:rPr>
  </w:style>
  <w:style w:type="paragraph" w:customStyle="1" w:styleId="paragraph">
    <w:name w:val="paragraph"/>
    <w:basedOn w:val="Normal"/>
    <w:rsid w:val="00EE2EA9"/>
    <w:pPr>
      <w:spacing w:before="100" w:beforeAutospacing="1" w:after="100" w:afterAutospacing="1" w:line="240" w:lineRule="auto"/>
    </w:pPr>
    <w:rPr>
      <w:rFonts w:ascii="Times New Roman" w:eastAsia="Times New Roman" w:hAnsi="Times New Roman" w:cs="Times New Roman"/>
      <w:sz w:val="24"/>
      <w:szCs w:val="24"/>
      <w:lang w:val="en-ID" w:eastAsia="ja-JP"/>
    </w:rPr>
  </w:style>
  <w:style w:type="character" w:customStyle="1" w:styleId="eop">
    <w:name w:val="eop"/>
    <w:basedOn w:val="DefaultParagraphFont"/>
    <w:rsid w:val="00EE2EA9"/>
  </w:style>
  <w:style w:type="character" w:customStyle="1" w:styleId="textrun">
    <w:name w:val="textrun"/>
    <w:basedOn w:val="DefaultParagraphFont"/>
    <w:rsid w:val="00EE2EA9"/>
  </w:style>
  <w:style w:type="character" w:customStyle="1" w:styleId="normaltextrun">
    <w:name w:val="normaltextrun"/>
    <w:basedOn w:val="DefaultParagraphFont"/>
    <w:rsid w:val="00EE2EA9"/>
  </w:style>
  <w:style w:type="paragraph" w:customStyle="1" w:styleId="outlineelement">
    <w:name w:val="outlineelement"/>
    <w:basedOn w:val="Normal"/>
    <w:rsid w:val="00EE2EA9"/>
    <w:pPr>
      <w:spacing w:before="100" w:beforeAutospacing="1" w:after="100" w:afterAutospacing="1" w:line="240" w:lineRule="auto"/>
    </w:pPr>
    <w:rPr>
      <w:rFonts w:ascii="Times New Roman" w:eastAsia="Times New Roman" w:hAnsi="Times New Roman" w:cs="Times New Roman"/>
      <w:sz w:val="24"/>
      <w:szCs w:val="24"/>
      <w:lang w:val="en-ID" w:eastAsia="ja-JP"/>
    </w:rPr>
  </w:style>
  <w:style w:type="character" w:customStyle="1" w:styleId="linebreakblob">
    <w:name w:val="linebreakblob"/>
    <w:basedOn w:val="DefaultParagraphFont"/>
    <w:rsid w:val="00EE2EA9"/>
  </w:style>
  <w:style w:type="character" w:customStyle="1" w:styleId="scxw171038826">
    <w:name w:val="scxw171038826"/>
    <w:basedOn w:val="DefaultParagraphFont"/>
    <w:rsid w:val="00EE2EA9"/>
  </w:style>
  <w:style w:type="character" w:customStyle="1" w:styleId="tabrun">
    <w:name w:val="tabrun"/>
    <w:basedOn w:val="DefaultParagraphFont"/>
    <w:rsid w:val="00EE2EA9"/>
  </w:style>
  <w:style w:type="character" w:customStyle="1" w:styleId="tabchar">
    <w:name w:val="tabchar"/>
    <w:basedOn w:val="DefaultParagraphFont"/>
    <w:rsid w:val="00EE2EA9"/>
  </w:style>
  <w:style w:type="character" w:customStyle="1" w:styleId="tableaderchars">
    <w:name w:val="tableaderchars"/>
    <w:basedOn w:val="DefaultParagraphFont"/>
    <w:rsid w:val="00EE2EA9"/>
  </w:style>
  <w:style w:type="paragraph" w:styleId="Title">
    <w:name w:val="Title"/>
    <w:basedOn w:val="Normal"/>
    <w:next w:val="Normal"/>
    <w:link w:val="TitleChar"/>
    <w:uiPriority w:val="10"/>
    <w:qFormat/>
    <w:rsid w:val="001E7FBB"/>
    <w:pPr>
      <w:spacing w:after="0" w:line="240" w:lineRule="auto"/>
      <w:contextualSpacing/>
    </w:pPr>
    <w:rPr>
      <w:rFonts w:asciiTheme="majorHAnsi" w:eastAsiaTheme="majorEastAsia" w:hAnsiTheme="majorHAnsi" w:cstheme="majorBidi"/>
      <w:sz w:val="56"/>
      <w:szCs w:val="56"/>
      <w:lang w:val="id-ID"/>
    </w:rPr>
  </w:style>
  <w:style w:type="character" w:customStyle="1" w:styleId="TitleChar">
    <w:name w:val="Title Char"/>
    <w:basedOn w:val="DefaultParagraphFont"/>
    <w:link w:val="Title"/>
    <w:uiPriority w:val="10"/>
    <w:rsid w:val="001E7FBB"/>
    <w:rPr>
      <w:rFonts w:asciiTheme="majorHAnsi" w:eastAsiaTheme="majorEastAsia" w:hAnsiTheme="majorHAnsi" w:cstheme="majorBidi"/>
      <w:sz w:val="56"/>
      <w:szCs w:val="56"/>
      <w:lang w:val="id-ID"/>
    </w:rPr>
  </w:style>
  <w:style w:type="paragraph" w:styleId="Subtitle">
    <w:name w:val="Subtitle"/>
    <w:basedOn w:val="Normal"/>
    <w:next w:val="Normal"/>
    <w:link w:val="SubtitleChar"/>
    <w:uiPriority w:val="11"/>
    <w:qFormat/>
    <w:rsid w:val="001E7FBB"/>
    <w:pPr>
      <w:spacing w:after="0" w:line="240" w:lineRule="auto"/>
    </w:pPr>
    <w:rPr>
      <w:rFonts w:ascii="Times New Roman" w:eastAsiaTheme="minorEastAsia" w:hAnsi="Times New Roman" w:cs="Times New Roman"/>
      <w:color w:val="5A5A5A"/>
      <w:sz w:val="20"/>
      <w:szCs w:val="20"/>
      <w:lang w:val="id-ID"/>
    </w:rPr>
  </w:style>
  <w:style w:type="character" w:customStyle="1" w:styleId="SubtitleChar">
    <w:name w:val="Subtitle Char"/>
    <w:basedOn w:val="DefaultParagraphFont"/>
    <w:link w:val="Subtitle"/>
    <w:uiPriority w:val="11"/>
    <w:rsid w:val="001E7FBB"/>
    <w:rPr>
      <w:rFonts w:ascii="Times New Roman" w:eastAsiaTheme="minorEastAsia" w:hAnsi="Times New Roman" w:cs="Times New Roman"/>
      <w:color w:val="5A5A5A"/>
      <w:sz w:val="20"/>
      <w:szCs w:val="20"/>
      <w:lang w:val="id-ID"/>
    </w:rPr>
  </w:style>
  <w:style w:type="paragraph" w:styleId="Quote">
    <w:name w:val="Quote"/>
    <w:basedOn w:val="Normal"/>
    <w:next w:val="Normal"/>
    <w:link w:val="QuoteChar"/>
    <w:uiPriority w:val="29"/>
    <w:qFormat/>
    <w:rsid w:val="001E7FBB"/>
    <w:pPr>
      <w:spacing w:before="200" w:after="0" w:line="240" w:lineRule="auto"/>
      <w:ind w:left="864" w:right="864"/>
      <w:jc w:val="center"/>
    </w:pPr>
    <w:rPr>
      <w:rFonts w:ascii="Times New Roman" w:eastAsia="Times New Roman" w:hAnsi="Times New Roman" w:cs="Times New Roman"/>
      <w:i/>
      <w:iCs/>
      <w:color w:val="404040" w:themeColor="text1" w:themeTint="BF"/>
      <w:sz w:val="20"/>
      <w:szCs w:val="20"/>
      <w:lang w:val="id-ID"/>
    </w:rPr>
  </w:style>
  <w:style w:type="character" w:customStyle="1" w:styleId="QuoteChar">
    <w:name w:val="Quote Char"/>
    <w:basedOn w:val="DefaultParagraphFont"/>
    <w:link w:val="Quote"/>
    <w:uiPriority w:val="29"/>
    <w:rsid w:val="001E7FBB"/>
    <w:rPr>
      <w:rFonts w:ascii="Times New Roman" w:eastAsia="Times New Roman" w:hAnsi="Times New Roman" w:cs="Times New Roman"/>
      <w:i/>
      <w:iCs/>
      <w:color w:val="404040" w:themeColor="text1" w:themeTint="BF"/>
      <w:sz w:val="20"/>
      <w:szCs w:val="20"/>
      <w:lang w:val="id-ID"/>
    </w:rPr>
  </w:style>
  <w:style w:type="paragraph" w:styleId="IntenseQuote">
    <w:name w:val="Intense Quote"/>
    <w:basedOn w:val="Normal"/>
    <w:next w:val="Normal"/>
    <w:link w:val="IntenseQuoteChar"/>
    <w:uiPriority w:val="30"/>
    <w:qFormat/>
    <w:rsid w:val="001E7FBB"/>
    <w:pPr>
      <w:spacing w:before="360" w:after="360" w:line="240" w:lineRule="auto"/>
      <w:ind w:left="864" w:right="864"/>
      <w:jc w:val="center"/>
    </w:pPr>
    <w:rPr>
      <w:rFonts w:ascii="Times New Roman" w:eastAsia="Times New Roman" w:hAnsi="Times New Roman" w:cs="Times New Roman"/>
      <w:i/>
      <w:iCs/>
      <w:color w:val="5B9BD5" w:themeColor="accent1"/>
      <w:sz w:val="20"/>
      <w:szCs w:val="20"/>
      <w:lang w:val="id-ID"/>
    </w:rPr>
  </w:style>
  <w:style w:type="character" w:customStyle="1" w:styleId="IntenseQuoteChar">
    <w:name w:val="Intense Quote Char"/>
    <w:basedOn w:val="DefaultParagraphFont"/>
    <w:link w:val="IntenseQuote"/>
    <w:uiPriority w:val="30"/>
    <w:rsid w:val="001E7FBB"/>
    <w:rPr>
      <w:rFonts w:ascii="Times New Roman" w:eastAsia="Times New Roman" w:hAnsi="Times New Roman" w:cs="Times New Roman"/>
      <w:i/>
      <w:iCs/>
      <w:color w:val="5B9BD5" w:themeColor="accent1"/>
      <w:sz w:val="20"/>
      <w:szCs w:val="20"/>
      <w:lang w:val="id-ID"/>
    </w:rPr>
  </w:style>
  <w:style w:type="paragraph" w:styleId="TOC1">
    <w:name w:val="toc 1"/>
    <w:basedOn w:val="Normal"/>
    <w:next w:val="Normal"/>
    <w:uiPriority w:val="39"/>
    <w:unhideWhenUsed/>
    <w:rsid w:val="001E7FBB"/>
    <w:pPr>
      <w:spacing w:after="100" w:line="240" w:lineRule="auto"/>
    </w:pPr>
    <w:rPr>
      <w:rFonts w:ascii="Times New Roman" w:eastAsia="Times New Roman" w:hAnsi="Times New Roman" w:cs="Times New Roman"/>
      <w:sz w:val="20"/>
      <w:szCs w:val="20"/>
      <w:lang w:val="id-ID"/>
    </w:rPr>
  </w:style>
  <w:style w:type="paragraph" w:styleId="TOC2">
    <w:name w:val="toc 2"/>
    <w:basedOn w:val="Normal"/>
    <w:next w:val="Normal"/>
    <w:uiPriority w:val="39"/>
    <w:unhideWhenUsed/>
    <w:rsid w:val="001E7FBB"/>
    <w:pPr>
      <w:spacing w:after="100" w:line="240" w:lineRule="auto"/>
      <w:ind w:left="220"/>
    </w:pPr>
    <w:rPr>
      <w:rFonts w:ascii="Times New Roman" w:eastAsia="Times New Roman" w:hAnsi="Times New Roman" w:cs="Times New Roman"/>
      <w:sz w:val="20"/>
      <w:szCs w:val="20"/>
      <w:lang w:val="id-ID"/>
    </w:rPr>
  </w:style>
  <w:style w:type="paragraph" w:styleId="TOC3">
    <w:name w:val="toc 3"/>
    <w:basedOn w:val="Normal"/>
    <w:next w:val="Normal"/>
    <w:uiPriority w:val="39"/>
    <w:unhideWhenUsed/>
    <w:rsid w:val="001E7FBB"/>
    <w:pPr>
      <w:spacing w:after="100" w:line="240" w:lineRule="auto"/>
      <w:ind w:left="440"/>
    </w:pPr>
    <w:rPr>
      <w:rFonts w:ascii="Times New Roman" w:eastAsia="Times New Roman" w:hAnsi="Times New Roman" w:cs="Times New Roman"/>
      <w:sz w:val="20"/>
      <w:szCs w:val="20"/>
      <w:lang w:val="id-ID"/>
    </w:rPr>
  </w:style>
  <w:style w:type="paragraph" w:styleId="TOC4">
    <w:name w:val="toc 4"/>
    <w:basedOn w:val="Normal"/>
    <w:next w:val="Normal"/>
    <w:uiPriority w:val="39"/>
    <w:unhideWhenUsed/>
    <w:rsid w:val="001E7FBB"/>
    <w:pPr>
      <w:spacing w:after="100" w:line="240" w:lineRule="auto"/>
      <w:ind w:left="660"/>
    </w:pPr>
    <w:rPr>
      <w:rFonts w:ascii="Times New Roman" w:eastAsia="Times New Roman" w:hAnsi="Times New Roman" w:cs="Times New Roman"/>
      <w:sz w:val="20"/>
      <w:szCs w:val="20"/>
      <w:lang w:val="id-ID"/>
    </w:rPr>
  </w:style>
  <w:style w:type="paragraph" w:styleId="TOC5">
    <w:name w:val="toc 5"/>
    <w:basedOn w:val="Normal"/>
    <w:next w:val="Normal"/>
    <w:uiPriority w:val="39"/>
    <w:unhideWhenUsed/>
    <w:rsid w:val="001E7FBB"/>
    <w:pPr>
      <w:spacing w:after="100" w:line="240" w:lineRule="auto"/>
      <w:ind w:left="880"/>
    </w:pPr>
    <w:rPr>
      <w:rFonts w:ascii="Times New Roman" w:eastAsia="Times New Roman" w:hAnsi="Times New Roman" w:cs="Times New Roman"/>
      <w:sz w:val="20"/>
      <w:szCs w:val="20"/>
      <w:lang w:val="id-ID"/>
    </w:rPr>
  </w:style>
  <w:style w:type="paragraph" w:styleId="TOC6">
    <w:name w:val="toc 6"/>
    <w:basedOn w:val="Normal"/>
    <w:next w:val="Normal"/>
    <w:uiPriority w:val="39"/>
    <w:unhideWhenUsed/>
    <w:rsid w:val="001E7FBB"/>
    <w:pPr>
      <w:spacing w:after="100" w:line="240" w:lineRule="auto"/>
      <w:ind w:left="1100"/>
    </w:pPr>
    <w:rPr>
      <w:rFonts w:ascii="Times New Roman" w:eastAsia="Times New Roman" w:hAnsi="Times New Roman" w:cs="Times New Roman"/>
      <w:sz w:val="20"/>
      <w:szCs w:val="20"/>
      <w:lang w:val="id-ID"/>
    </w:rPr>
  </w:style>
  <w:style w:type="paragraph" w:styleId="TOC7">
    <w:name w:val="toc 7"/>
    <w:basedOn w:val="Normal"/>
    <w:next w:val="Normal"/>
    <w:uiPriority w:val="39"/>
    <w:unhideWhenUsed/>
    <w:rsid w:val="001E7FBB"/>
    <w:pPr>
      <w:spacing w:after="100" w:line="240" w:lineRule="auto"/>
      <w:ind w:left="1320"/>
    </w:pPr>
    <w:rPr>
      <w:rFonts w:ascii="Times New Roman" w:eastAsia="Times New Roman" w:hAnsi="Times New Roman" w:cs="Times New Roman"/>
      <w:sz w:val="20"/>
      <w:szCs w:val="20"/>
      <w:lang w:val="id-ID"/>
    </w:rPr>
  </w:style>
  <w:style w:type="paragraph" w:styleId="TOC8">
    <w:name w:val="toc 8"/>
    <w:basedOn w:val="Normal"/>
    <w:next w:val="Normal"/>
    <w:uiPriority w:val="39"/>
    <w:unhideWhenUsed/>
    <w:rsid w:val="001E7FBB"/>
    <w:pPr>
      <w:spacing w:after="100" w:line="240" w:lineRule="auto"/>
      <w:ind w:left="1540"/>
    </w:pPr>
    <w:rPr>
      <w:rFonts w:ascii="Times New Roman" w:eastAsia="Times New Roman" w:hAnsi="Times New Roman" w:cs="Times New Roman"/>
      <w:sz w:val="20"/>
      <w:szCs w:val="20"/>
      <w:lang w:val="id-ID"/>
    </w:rPr>
  </w:style>
  <w:style w:type="paragraph" w:styleId="TOC9">
    <w:name w:val="toc 9"/>
    <w:basedOn w:val="Normal"/>
    <w:next w:val="Normal"/>
    <w:uiPriority w:val="39"/>
    <w:unhideWhenUsed/>
    <w:rsid w:val="001E7FBB"/>
    <w:pPr>
      <w:spacing w:after="100" w:line="240" w:lineRule="auto"/>
      <w:ind w:left="1760"/>
    </w:pPr>
    <w:rPr>
      <w:rFonts w:ascii="Times New Roman" w:eastAsia="Times New Roman" w:hAnsi="Times New Roman" w:cs="Times New Roman"/>
      <w:sz w:val="20"/>
      <w:szCs w:val="20"/>
      <w:lang w:val="id-ID"/>
    </w:rPr>
  </w:style>
  <w:style w:type="character" w:customStyle="1" w:styleId="EndnoteTextChar">
    <w:name w:val="Endnote Text Char"/>
    <w:basedOn w:val="DefaultParagraphFont"/>
    <w:link w:val="EndnoteText"/>
    <w:uiPriority w:val="99"/>
    <w:semiHidden/>
    <w:rsid w:val="001E7FBB"/>
    <w:rPr>
      <w:rFonts w:ascii="Times New Roman" w:eastAsia="Times New Roman" w:hAnsi="Times New Roman" w:cs="Times New Roman"/>
      <w:sz w:val="20"/>
      <w:szCs w:val="20"/>
      <w:lang w:val="id-ID"/>
    </w:rPr>
  </w:style>
  <w:style w:type="paragraph" w:styleId="EndnoteText">
    <w:name w:val="endnote text"/>
    <w:basedOn w:val="Normal"/>
    <w:link w:val="EndnoteTextChar"/>
    <w:uiPriority w:val="99"/>
    <w:semiHidden/>
    <w:unhideWhenUsed/>
    <w:rsid w:val="001E7FBB"/>
    <w:pPr>
      <w:spacing w:after="0" w:line="240" w:lineRule="auto"/>
    </w:pPr>
    <w:rPr>
      <w:rFonts w:ascii="Times New Roman" w:eastAsia="Times New Roman" w:hAnsi="Times New Roman" w:cs="Times New Roman"/>
      <w:sz w:val="20"/>
      <w:szCs w:val="20"/>
      <w:lang w:val="id-ID"/>
    </w:rPr>
  </w:style>
  <w:style w:type="paragraph" w:styleId="Footer">
    <w:name w:val="footer"/>
    <w:basedOn w:val="Normal"/>
    <w:link w:val="FooterChar"/>
    <w:uiPriority w:val="99"/>
    <w:unhideWhenUsed/>
    <w:rsid w:val="001E7FBB"/>
    <w:pPr>
      <w:tabs>
        <w:tab w:val="center" w:pos="4680"/>
        <w:tab w:val="right" w:pos="9360"/>
      </w:tabs>
      <w:spacing w:after="0" w:line="240" w:lineRule="auto"/>
    </w:pPr>
    <w:rPr>
      <w:rFonts w:ascii="Times New Roman" w:eastAsia="Times New Roman" w:hAnsi="Times New Roman" w:cs="Times New Roman"/>
      <w:sz w:val="20"/>
      <w:szCs w:val="20"/>
      <w:lang w:val="id-ID"/>
    </w:rPr>
  </w:style>
  <w:style w:type="character" w:customStyle="1" w:styleId="FooterChar">
    <w:name w:val="Footer Char"/>
    <w:basedOn w:val="DefaultParagraphFont"/>
    <w:link w:val="Footer"/>
    <w:uiPriority w:val="99"/>
    <w:rsid w:val="001E7FBB"/>
    <w:rPr>
      <w:rFonts w:ascii="Times New Roman" w:eastAsia="Times New Roman" w:hAnsi="Times New Roman" w:cs="Times New Roman"/>
      <w:sz w:val="20"/>
      <w:szCs w:val="20"/>
      <w:lang w:val="id-ID"/>
    </w:rPr>
  </w:style>
  <w:style w:type="character" w:customStyle="1" w:styleId="FootnoteTextChar">
    <w:name w:val="Footnote Text Char"/>
    <w:basedOn w:val="DefaultParagraphFont"/>
    <w:link w:val="FootnoteText"/>
    <w:uiPriority w:val="99"/>
    <w:semiHidden/>
    <w:rsid w:val="001E7FBB"/>
    <w:rPr>
      <w:rFonts w:ascii="Times New Roman" w:eastAsia="Times New Roman" w:hAnsi="Times New Roman" w:cs="Times New Roman"/>
      <w:sz w:val="20"/>
      <w:szCs w:val="20"/>
      <w:lang w:val="id-ID"/>
    </w:rPr>
  </w:style>
  <w:style w:type="paragraph" w:styleId="FootnoteText">
    <w:name w:val="footnote text"/>
    <w:basedOn w:val="Normal"/>
    <w:link w:val="FootnoteTextChar"/>
    <w:uiPriority w:val="99"/>
    <w:semiHidden/>
    <w:unhideWhenUsed/>
    <w:rsid w:val="001E7FBB"/>
    <w:pPr>
      <w:spacing w:after="0" w:line="240" w:lineRule="auto"/>
    </w:pPr>
    <w:rPr>
      <w:rFonts w:ascii="Times New Roman" w:eastAsia="Times New Roman" w:hAnsi="Times New Roman" w:cs="Times New Roman"/>
      <w:sz w:val="20"/>
      <w:szCs w:val="20"/>
      <w:lang w:val="id-ID"/>
    </w:rPr>
  </w:style>
  <w:style w:type="paragraph" w:styleId="Header">
    <w:name w:val="header"/>
    <w:basedOn w:val="Normal"/>
    <w:link w:val="HeaderChar"/>
    <w:uiPriority w:val="99"/>
    <w:unhideWhenUsed/>
    <w:rsid w:val="001E7FBB"/>
    <w:pPr>
      <w:tabs>
        <w:tab w:val="center" w:pos="4680"/>
        <w:tab w:val="right" w:pos="9360"/>
      </w:tabs>
      <w:spacing w:after="0" w:line="240" w:lineRule="auto"/>
    </w:pPr>
    <w:rPr>
      <w:rFonts w:ascii="Times New Roman" w:eastAsia="Times New Roman" w:hAnsi="Times New Roman" w:cs="Times New Roman"/>
      <w:sz w:val="20"/>
      <w:szCs w:val="20"/>
      <w:lang w:val="id-ID"/>
    </w:rPr>
  </w:style>
  <w:style w:type="character" w:customStyle="1" w:styleId="HeaderChar">
    <w:name w:val="Header Char"/>
    <w:basedOn w:val="DefaultParagraphFont"/>
    <w:link w:val="Header"/>
    <w:uiPriority w:val="99"/>
    <w:rsid w:val="001E7FBB"/>
    <w:rPr>
      <w:rFonts w:ascii="Times New Roman" w:eastAsia="Times New Roman" w:hAnsi="Times New Roman" w:cs="Times New Roman"/>
      <w:sz w:val="20"/>
      <w:szCs w:val="20"/>
      <w:lang w:val="id-ID"/>
    </w:rPr>
  </w:style>
  <w:style w:type="character" w:styleId="Mention">
    <w:name w:val="Mention"/>
    <w:basedOn w:val="DefaultParagraphFont"/>
    <w:uiPriority w:val="99"/>
    <w:unhideWhenUsed/>
    <w:rsid w:val="00AA0913"/>
    <w:rPr>
      <w:color w:val="2B579A"/>
      <w:shd w:val="clear" w:color="auto" w:fill="E6E6E6"/>
    </w:rPr>
  </w:style>
  <w:style w:type="character" w:styleId="UnresolvedMention">
    <w:name w:val="Unresolved Mention"/>
    <w:basedOn w:val="DefaultParagraphFont"/>
    <w:uiPriority w:val="99"/>
    <w:unhideWhenUsed/>
    <w:rsid w:val="00AA09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machungac-my.sharepoint.com/:w:/g/personal/teknikindustri_machung_ac_id/EcOSuN1nc8lErb7JFNx_onIBKOPcVdiC399eg5CCMxS5SA?e=QPeJqU" TargetMode="External"/><Relationship Id="rId2" Type="http://schemas.openxmlformats.org/officeDocument/2006/relationships/hyperlink" Target="https://machungac-my.sharepoint.com/:b:/g/personal/anggrah_diah_machung_ac_id/EXOyHw0kqmJNr0-0h_p0cS4BkJJo8BefmALkPm2iapO_4w?e=IqnWZe" TargetMode="External"/><Relationship Id="rId1" Type="http://schemas.openxmlformats.org/officeDocument/2006/relationships/hyperlink" Target="https://machungac-my.sharepoint.com/:b:/g/personal/anggrah_diah_machung_ac_id/EdwjPyGKbWxPg6szJDex1UEBms9-4m2Wg1cHueXeVrV8ew?e=gT200b" TargetMode="External"/><Relationship Id="rId5" Type="http://schemas.openxmlformats.org/officeDocument/2006/relationships/hyperlink" Target="mailto:trianom.suryandharu@machung.ac.id" TargetMode="External"/><Relationship Id="rId4" Type="http://schemas.openxmlformats.org/officeDocument/2006/relationships/hyperlink" Target="mailto:taufik.chairudin@machung.ac.id"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machungac-my.sharepoint.com/:b:/g/personal/lpm_machung_ac_id/ESpfrKkSXbhDkLjNEApsdd8BUBGxI-HaTOfVvbxrt-Hm6g?e=gJuWff" TargetMode="External"/><Relationship Id="rId21" Type="http://schemas.openxmlformats.org/officeDocument/2006/relationships/hyperlink" Target="https://machung.ac.id/fakultas-bahasa-dan-seni/" TargetMode="External"/><Relationship Id="rId42" Type="http://schemas.openxmlformats.org/officeDocument/2006/relationships/hyperlink" Target="https://machungac-my.sharepoint.com/:b:/g/personal/lpm_machung_ac_id/EUoxWes0Sk1KhFB86KBZKqIBG136h4qxXdNwRp4qgGKlGQ?e=Sjw78b" TargetMode="External"/><Relationship Id="rId47" Type="http://schemas.openxmlformats.org/officeDocument/2006/relationships/hyperlink" Target="https://machungac-my.sharepoint.com/:f:/g/personal/lpm_machung_ac_id/ErguG5LQl8FFsF47NEDW5HABIcXohs1LCBaw5IPyF7EgAw?e=H6bYBm" TargetMode="External"/><Relationship Id="rId63" Type="http://schemas.openxmlformats.org/officeDocument/2006/relationships/footer" Target="footer3.xml"/><Relationship Id="rId68" Type="http://schemas.openxmlformats.org/officeDocument/2006/relationships/footer" Target="footer4.xml"/><Relationship Id="rId84" Type="http://schemas.openxmlformats.org/officeDocument/2006/relationships/image" Target="media/image31.png"/><Relationship Id="rId89" Type="http://schemas.openxmlformats.org/officeDocument/2006/relationships/image" Target="media/image34.png"/><Relationship Id="rId16" Type="http://schemas.openxmlformats.org/officeDocument/2006/relationships/chart" Target="charts/chart2.xml"/><Relationship Id="rId11" Type="http://schemas.openxmlformats.org/officeDocument/2006/relationships/hyperlink" Target="http://www.machung.ac.id" TargetMode="External"/><Relationship Id="rId32" Type="http://schemas.openxmlformats.org/officeDocument/2006/relationships/hyperlink" Target="http://www.rubik.machung.ac.id" TargetMode="External"/><Relationship Id="rId37" Type="http://schemas.openxmlformats.org/officeDocument/2006/relationships/hyperlink" Target="https://machungac-my.sharepoint.com/:w:/g/personal/lpm_machung_ac_id/ERYvwWodvjNNvABq3tTPdg8B3Qa-PWNRMZs0ElwoXC00gg?e=nmjxuy" TargetMode="External"/><Relationship Id="rId53" Type="http://schemas.openxmlformats.org/officeDocument/2006/relationships/image" Target="media/image15.png"/><Relationship Id="rId58" Type="http://schemas.openxmlformats.org/officeDocument/2006/relationships/hyperlink" Target="pmb.machung.ac.id" TargetMode="External"/><Relationship Id="rId74" Type="http://schemas.openxmlformats.org/officeDocument/2006/relationships/hyperlink" Target="https://machungac-my.sharepoint.com/:b:/g/personal/anggrah_diah_machung_ac_id/EZk6ELSu5npJqQFA-UHotJYBMqqT2oGJ1O4ZDkXejaHGfw?e=kgv4oO" TargetMode="External"/><Relationship Id="rId79" Type="http://schemas.openxmlformats.org/officeDocument/2006/relationships/image" Target="media/image27.png"/><Relationship Id="rId102" Type="http://schemas.openxmlformats.org/officeDocument/2006/relationships/hyperlink" Target="https://semar.machung.ac.id/" TargetMode="External"/><Relationship Id="rId5" Type="http://schemas.openxmlformats.org/officeDocument/2006/relationships/webSettings" Target="webSettings.xml"/><Relationship Id="rId90" Type="http://schemas.openxmlformats.org/officeDocument/2006/relationships/image" Target="media/image35.png"/><Relationship Id="rId95" Type="http://schemas.openxmlformats.org/officeDocument/2006/relationships/hyperlink" Target="https://drive.google.com/file/d/1zLdOt4AwUbEDNG-gLD_xooCS8d89Xwqn/view?usp=sharing" TargetMode="External"/><Relationship Id="rId22" Type="http://schemas.openxmlformats.org/officeDocument/2006/relationships/image" Target="media/image1.png"/><Relationship Id="rId27" Type="http://schemas.openxmlformats.org/officeDocument/2006/relationships/hyperlink" Target="https://machungac-my.sharepoint.com/:f:/g/personal/lpm_machung_ac_id/ErguG5LQl8FFsF47NEDW5HABIcXohs1LCBaw5IPyF7EgAw?e=bx265v" TargetMode="External"/><Relationship Id="rId43" Type="http://schemas.openxmlformats.org/officeDocument/2006/relationships/hyperlink" Target="https://machungac-my.sharepoint.com/:b:/g/personal/lpm_machung_ac_id/EUoxWes0Sk1KhFB86KBZKqIBG136h4qxXdNwRp4qgGKlGQ?e=dhEsEv" TargetMode="External"/><Relationship Id="rId48" Type="http://schemas.openxmlformats.org/officeDocument/2006/relationships/image" Target="media/image10.png"/><Relationship Id="rId64" Type="http://schemas.openxmlformats.org/officeDocument/2006/relationships/image" Target="media/image19.png"/><Relationship Id="rId69" Type="http://schemas.openxmlformats.org/officeDocument/2006/relationships/image" Target="media/image23.jpg"/><Relationship Id="rId80" Type="http://schemas.openxmlformats.org/officeDocument/2006/relationships/hyperlink" Target="https://machungac-my.sharepoint.com/:f:/g/personal/lpm_machung_ac_id/ElJHfsy67khBrozp9jLbQUEB-Y-j8zF9llhFECYCQzc1Fw?e=Wb1ei1" TargetMode="External"/><Relationship Id="rId85" Type="http://schemas.openxmlformats.org/officeDocument/2006/relationships/image" Target="media/image32.png"/><Relationship Id="rId12" Type="http://schemas.openxmlformats.org/officeDocument/2006/relationships/hyperlink" Target="mailto:anggrah.diah@machung.ac.id" TargetMode="External"/><Relationship Id="rId17" Type="http://schemas.microsoft.com/office/2018/08/relationships/commentsExtensible" Target="commentsExtensible.xml"/><Relationship Id="rId33" Type="http://schemas.openxmlformats.org/officeDocument/2006/relationships/hyperlink" Target="file:///E:\!Data%20LPM\!QA%20Files\!LPM%20File\!Tugas\Penjaminan%20Mutu\LPM\2.%20SPME\1.%20Akreditasi\8.%20LAM\Data%20Mandarin\Borang%20LED%20&amp;%20Data%20Kinerja%20PBM\mahasiswa.machung.ac.id" TargetMode="External"/><Relationship Id="rId38" Type="http://schemas.openxmlformats.org/officeDocument/2006/relationships/hyperlink" Target="https://machungac-my.sharepoint.com/:w:/g/personal/lpm_machung_ac_id/ERYvwWodvjNNvABq3tTPdg8B3Qa-PWNRMZs0ElwoXC00gg?e=nmjxuy" TargetMode="External"/><Relationship Id="rId59" Type="http://schemas.openxmlformats.org/officeDocument/2006/relationships/image" Target="media/image16.png"/><Relationship Id="rId103" Type="http://schemas.openxmlformats.org/officeDocument/2006/relationships/image" Target="media/image41.jpeg"/><Relationship Id="rId20" Type="http://schemas.openxmlformats.org/officeDocument/2006/relationships/hyperlink" Target="https://machungac-my.sharepoint.com/:f:/g/personal/lpm_machung_ac_id/ErguG5LQl8FFsF47NEDW5HABIcXohs1LCBaw5IPyF7EgAw?e=yaOosM" TargetMode="External"/><Relationship Id="rId41" Type="http://schemas.openxmlformats.org/officeDocument/2006/relationships/hyperlink" Target="https://machungac-my.sharepoint.com/:f:/g/personal/lpm_machung_ac_id/ErguG5LQl8FFsF47NEDW5HABIcXohs1LCBaw5IPyF7EgAw?e=bx265v" TargetMode="External"/><Relationship Id="rId54" Type="http://schemas.openxmlformats.org/officeDocument/2006/relationships/hyperlink" Target="https://machungac-my.sharepoint.com/:b:/g/personal/lpm_machung_ac_id/EUODHVKwBIJKkQZHtDzbnJEBvJraPMT2ubTM8vIr3jijQg?e=xKGJca" TargetMode="External"/><Relationship Id="rId62" Type="http://schemas.openxmlformats.org/officeDocument/2006/relationships/footer" Target="footer2.xml"/><Relationship Id="rId70" Type="http://schemas.openxmlformats.org/officeDocument/2006/relationships/hyperlink" Target="http://machung.ac.id" TargetMode="External"/><Relationship Id="rId75" Type="http://schemas.openxmlformats.org/officeDocument/2006/relationships/hyperlink" Target="https://machungac-my.sharepoint.com/:b:/g/personal/anggrah_diah_machung_ac_id/EZk6ELSu5npJqQFA-UHotJYBMqqT2oGJ1O4ZDkXejaHGfw?e=kgv4oO" TargetMode="External"/><Relationship Id="rId83" Type="http://schemas.openxmlformats.org/officeDocument/2006/relationships/image" Target="media/image30.png"/><Relationship Id="rId88" Type="http://schemas.openxmlformats.org/officeDocument/2006/relationships/hyperlink" Target="https://machungac-my.sharepoint.com/:b:/g/personal/lpm_machung_ac_id/EUOj_mXWe2FBsYV_9kToG5wBfPUdtL2u_ZaUQ0IUX9TlKQ?e=7ZODjy" TargetMode="External"/><Relationship Id="rId91" Type="http://schemas.openxmlformats.org/officeDocument/2006/relationships/hyperlink" Target="https://www.instagram.com/p/B2de_MCpYGe/?igshid=YmMyMTA2M2Y=" TargetMode="External"/><Relationship Id="rId96"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1.xml"/><Relationship Id="rId23" Type="http://schemas.openxmlformats.org/officeDocument/2006/relationships/image" Target="media/image2.png"/><Relationship Id="rId28" Type="http://schemas.openxmlformats.org/officeDocument/2006/relationships/image" Target="media/image4.png"/><Relationship Id="rId36" Type="http://schemas.openxmlformats.org/officeDocument/2006/relationships/hyperlink" Target="https://machungac-my.sharepoint.com/:f:/g/personal/lpm_machung_ac_id/ErguG5LQl8FFsF47NEDW5HABIcXohs1LCBaw5IPyF7EgAw?e=bx265v" TargetMode="External"/><Relationship Id="rId49" Type="http://schemas.openxmlformats.org/officeDocument/2006/relationships/image" Target="media/image11.png"/><Relationship Id="rId57" Type="http://schemas.openxmlformats.org/officeDocument/2006/relationships/hyperlink" Target="https://machungac-my.sharepoint.com/:b:/g/personal/lpm_machung_ac_id/EUODHVKwBIJKkQZHtDzbnJEBvJraPMT2ubTM8vIr3jijQg?e=xKGJca" TargetMode="External"/><Relationship Id="rId106" Type="http://schemas.openxmlformats.org/officeDocument/2006/relationships/theme" Target="theme/theme1.xml"/><Relationship Id="rId10" Type="http://schemas.microsoft.com/office/2016/09/relationships/commentsIds" Target="commentsIds.xml"/><Relationship Id="rId31" Type="http://schemas.openxmlformats.org/officeDocument/2006/relationships/hyperlink" Target="http://www.semar.machung.ac.id" TargetMode="External"/><Relationship Id="rId44" Type="http://schemas.openxmlformats.org/officeDocument/2006/relationships/image" Target="media/image7.png"/><Relationship Id="rId52" Type="http://schemas.openxmlformats.org/officeDocument/2006/relationships/image" Target="media/image14.png"/><Relationship Id="rId60" Type="http://schemas.openxmlformats.org/officeDocument/2006/relationships/image" Target="media/image17.png"/><Relationship Id="rId65" Type="http://schemas.openxmlformats.org/officeDocument/2006/relationships/image" Target="media/image20.png"/><Relationship Id="rId73" Type="http://schemas.openxmlformats.org/officeDocument/2006/relationships/hyperlink" Target="https://machungac-my.sharepoint.com/:b:/g/personal/anggrah_diah_machung_ac_id/EZk6ELSu5npJqQFA-UHotJYBMqqT2oGJ1O4ZDkXejaHGfw?e=kgv4oO" TargetMode="External"/><Relationship Id="rId78" Type="http://schemas.openxmlformats.org/officeDocument/2006/relationships/image" Target="media/image26.png"/><Relationship Id="rId81" Type="http://schemas.openxmlformats.org/officeDocument/2006/relationships/image" Target="media/image28.png"/><Relationship Id="rId86" Type="http://schemas.openxmlformats.org/officeDocument/2006/relationships/hyperlink" Target="https://machungac-my.sharepoint.com/:b:/g/personal/lpm_machung_ac_id/EUOj_mXWe2FBsYV_9kToG5wBfPUdtL2u_ZaUQ0IUX9TlKQ?e=7ZODjy" TargetMode="External"/><Relationship Id="rId94" Type="http://schemas.openxmlformats.org/officeDocument/2006/relationships/hyperlink" Target="https://drive.google.com/drive/folders/1QjYZMQUKpF-N4Uq3IzaRd3DlYM_Wf3wa?usp=sharing" TargetMode="External"/><Relationship Id="rId99" Type="http://schemas.openxmlformats.org/officeDocument/2006/relationships/image" Target="media/image38.png"/><Relationship Id="rId101" Type="http://schemas.openxmlformats.org/officeDocument/2006/relationships/image" Target="media/image40.png"/><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mailto:anggrah.diah@machung.ac.id" TargetMode="External"/><Relationship Id="rId18" Type="http://schemas.openxmlformats.org/officeDocument/2006/relationships/hyperlink" Target="https://sinta.kemdikbud.go.id/departments/profile/2101/2B5C28EB-9B74-45B2-A2B8-D92F6588BDEA/C174BC05-F3D8-4228-8C1A-ABBF21C64B0B" TargetMode="External"/><Relationship Id="rId39" Type="http://schemas.openxmlformats.org/officeDocument/2006/relationships/hyperlink" Target="file:///E:\!Data%20LPM\!QA%20Files\!LPM%20File\!Tugas\Penjaminan%20Mutu\LPM\2.%20SPME\1.%20Akreditasi\8.%20LAM\Data%20Mandarin\Borang%20LED%20&amp;%20Data%20Kinerja%20PBM\mahasiswa.machung.ac.id" TargetMode="External"/><Relationship Id="rId34" Type="http://schemas.openxmlformats.org/officeDocument/2006/relationships/hyperlink" Target="https://machungac-my.sharepoint.com/personal/lpm_machung_ac_id/Documents/8.%20Re%20Akreditasi/Data%20Re%20Akreditasi%20PBM%202023/Standar%202%20-%20Tata%20Pamong%20Tata%20Kelola%20dan%20Kerjasama/dosen.machung.ac.id" TargetMode="External"/><Relationship Id="rId50" Type="http://schemas.openxmlformats.org/officeDocument/2006/relationships/image" Target="media/image12.png"/><Relationship Id="rId55" Type="http://schemas.openxmlformats.org/officeDocument/2006/relationships/hyperlink" Target="https://machungac-my.sharepoint.com/:b:/g/personal/lpm_machung_ac_id/EUODHVKwBIJKkQZHtDzbnJEBvJraPMT2ubTM8vIr3jijQg?e=xKGJca" TargetMode="External"/><Relationship Id="rId76" Type="http://schemas.openxmlformats.org/officeDocument/2006/relationships/image" Target="media/image24.png"/><Relationship Id="rId97" Type="http://schemas.openxmlformats.org/officeDocument/2006/relationships/image" Target="media/image37.pn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1.xml"/><Relationship Id="rId92" Type="http://schemas.openxmlformats.org/officeDocument/2006/relationships/hyperlink" Target="https://docs.google.com/spreadsheets/d/1KmZqu6y-CIjdwcUZAjC2rqmtVgtC_tRINTEFdpdvVug/edit?usp=sharing" TargetMode="External"/><Relationship Id="rId2" Type="http://schemas.openxmlformats.org/officeDocument/2006/relationships/numbering" Target="numbering.xml"/><Relationship Id="rId29" Type="http://schemas.openxmlformats.org/officeDocument/2006/relationships/image" Target="media/image5.png"/><Relationship Id="rId24" Type="http://schemas.openxmlformats.org/officeDocument/2006/relationships/image" Target="media/image3.png"/><Relationship Id="rId40" Type="http://schemas.openxmlformats.org/officeDocument/2006/relationships/hyperlink" Target="http://mahasiswa.machung.ac.id/" TargetMode="External"/><Relationship Id="rId45" Type="http://schemas.openxmlformats.org/officeDocument/2006/relationships/image" Target="media/image8.png"/><Relationship Id="rId66" Type="http://schemas.openxmlformats.org/officeDocument/2006/relationships/image" Target="media/image21.png"/><Relationship Id="rId87" Type="http://schemas.openxmlformats.org/officeDocument/2006/relationships/image" Target="media/image33.png"/><Relationship Id="rId61" Type="http://schemas.openxmlformats.org/officeDocument/2006/relationships/image" Target="media/image18.png"/><Relationship Id="rId82" Type="http://schemas.openxmlformats.org/officeDocument/2006/relationships/image" Target="media/image29.png"/><Relationship Id="rId19" Type="http://schemas.openxmlformats.org/officeDocument/2006/relationships/footer" Target="footer1.xml"/><Relationship Id="rId14" Type="http://schemas.openxmlformats.org/officeDocument/2006/relationships/hyperlink" Target="http://www.machung.ac.id" TargetMode="External"/><Relationship Id="rId30" Type="http://schemas.openxmlformats.org/officeDocument/2006/relationships/hyperlink" Target="https://machungac-my.sharepoint.com/:f:/g/personal/lpm_machung_ac_id/ErguG5LQl8FFsF47NEDW5HABIcXohs1LCBaw5IPyF7EgAw?e=YSh0rF" TargetMode="External"/><Relationship Id="rId35" Type="http://schemas.openxmlformats.org/officeDocument/2006/relationships/image" Target="media/image6.png"/><Relationship Id="rId56" Type="http://schemas.openxmlformats.org/officeDocument/2006/relationships/hyperlink" Target="pmb.machung.ac.id" TargetMode="External"/><Relationship Id="rId77" Type="http://schemas.openxmlformats.org/officeDocument/2006/relationships/image" Target="media/image25.png"/><Relationship Id="rId100" Type="http://schemas.openxmlformats.org/officeDocument/2006/relationships/image" Target="media/image39.png"/><Relationship Id="rId105" Type="http://schemas.microsoft.com/office/2011/relationships/people" Target="people.xml"/><Relationship Id="rId8" Type="http://schemas.openxmlformats.org/officeDocument/2006/relationships/comments" Target="comments.xml"/><Relationship Id="rId51" Type="http://schemas.openxmlformats.org/officeDocument/2006/relationships/image" Target="media/image13.png"/><Relationship Id="rId72" Type="http://schemas.openxmlformats.org/officeDocument/2006/relationships/footer" Target="footer5.xml"/><Relationship Id="rId93" Type="http://schemas.openxmlformats.org/officeDocument/2006/relationships/hyperlink" Target="https://www.instagram.com/p/CeNzP3iptff/?igshid=YmMyMTA2M2Y=" TargetMode="External"/><Relationship Id="rId98" Type="http://schemas.openxmlformats.org/officeDocument/2006/relationships/hyperlink" Target="https://machungac-my.sharepoint.com/:f:/g/personal/lpm_machung_ac_id/ElQ6fW1Jd91Mr0xrAkrYw4MBdj4mRTMazC0C4cbJ1axzLQ?e=c7oy3W" TargetMode="External"/><Relationship Id="rId3" Type="http://schemas.openxmlformats.org/officeDocument/2006/relationships/styles" Target="styles.xml"/><Relationship Id="rId25" Type="http://schemas.openxmlformats.org/officeDocument/2006/relationships/hyperlink" Target="https://machungac-my.sharepoint.com/:b:/g/personal/lpm_machung_ac_id/EWm_GPSebfVPrYG2DPQv-t0BYxbSbuGJPZqDlGneMLb4bA?e=VrLwvk" TargetMode="External"/><Relationship Id="rId46" Type="http://schemas.openxmlformats.org/officeDocument/2006/relationships/image" Target="media/image9.png"/><Relationship Id="rId67" Type="http://schemas.openxmlformats.org/officeDocument/2006/relationships/image" Target="media/image22.png"/></Relationships>
</file>

<file path=word/charts/_rels/chart1.xml.rels><?xml version="1.0" encoding="UTF-8" standalone="yes"?>
<Relationships xmlns="http://schemas.openxmlformats.org/package/2006/relationships"><Relationship Id="rId3" Type="http://schemas.openxmlformats.org/officeDocument/2006/relationships/oleObject" Target="file:///G:\1.%20LAMDIK\AK%20PPBM%20Universitas%20Ma%20Chung\DAFTAR%20DOSEN%20FB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G:\1.%20LAMDIK\AK%20PPBM%20Universitas%20Ma%20Chung\DAFTAR%20DOSEN%20FB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spPr>
            <a:solidFill>
              <a:schemeClr val="accent1"/>
            </a:solidFill>
            <a:ln>
              <a:noFill/>
            </a:ln>
            <a:effectLst/>
          </c:spPr>
          <c:invertIfNegative val="0"/>
          <c:cat>
            <c:strRef>
              <c:f>Sheet1!$B$2:$C$16</c:f>
              <c:strCache>
                <c:ptCount val="15"/>
                <c:pt idx="0">
                  <c:v>Lilis Lestari Wilujeng, SS., M.Hum.</c:v>
                </c:pt>
                <c:pt idx="1">
                  <c:v>Prof. Dr. Patrisius Istiarto Djiwandono</c:v>
                </c:pt>
                <c:pt idx="2">
                  <c:v>Dr. Daniel Ginting, SS., M.Pd.</c:v>
                </c:pt>
                <c:pt idx="3">
                  <c:v>Melany, SST.Par., MM.Tr.</c:v>
                </c:pt>
                <c:pt idx="4">
                  <c:v>FX. Dono Sunardi, SS., MA.</c:v>
                </c:pt>
                <c:pt idx="5">
                  <c:v>Wawan Eko Yulianto, SS., MA., Ph.D.</c:v>
                </c:pt>
                <c:pt idx="6">
                  <c:v>Ounu Zakiy Sukaton, S.Hum., MGAL.</c:v>
                </c:pt>
                <c:pt idx="7">
                  <c:v>Anggrah Diah Airlinda, SS., MTCSOL.</c:v>
                </c:pt>
                <c:pt idx="8">
                  <c:v>Dhatu Sitaresmi, SS., MTCSOL.</c:v>
                </c:pt>
                <c:pt idx="9">
                  <c:v>Yohanna Nirmalasari, S.Pd., M.Pd.</c:v>
                </c:pt>
                <c:pt idx="10">
                  <c:v>Vincentius Valiandy Jiuangga, S.Kom., MTCSOL.</c:v>
                </c:pt>
                <c:pt idx="11">
                  <c:v>Lidya Ida Suwarno</c:v>
                </c:pt>
                <c:pt idx="12">
                  <c:v>Ong Freddy Mario</c:v>
                </c:pt>
                <c:pt idx="13">
                  <c:v>Leo Irhan Trimulyono</c:v>
                </c:pt>
                <c:pt idx="14">
                  <c:v>Andrean Budi Kusuma</c:v>
                </c:pt>
              </c:strCache>
              <c:extLst/>
            </c:strRef>
          </c:cat>
          <c:val>
            <c:numRef>
              <c:f>Sheet1!$D$2:$D$16</c:f>
              <c:numCache>
                <c:formatCode>General</c:formatCode>
                <c:ptCount val="15"/>
                <c:pt idx="0">
                  <c:v>280</c:v>
                </c:pt>
                <c:pt idx="1">
                  <c:v>960</c:v>
                </c:pt>
                <c:pt idx="2">
                  <c:v>417</c:v>
                </c:pt>
                <c:pt idx="3">
                  <c:v>305</c:v>
                </c:pt>
                <c:pt idx="4">
                  <c:v>308</c:v>
                </c:pt>
                <c:pt idx="5">
                  <c:v>200</c:v>
                </c:pt>
                <c:pt idx="6">
                  <c:v>150</c:v>
                </c:pt>
                <c:pt idx="7">
                  <c:v>150</c:v>
                </c:pt>
                <c:pt idx="8">
                  <c:v>150</c:v>
                </c:pt>
                <c:pt idx="9">
                  <c:v>150</c:v>
                </c:pt>
                <c:pt idx="10">
                  <c:v>150</c:v>
                </c:pt>
                <c:pt idx="11">
                  <c:v>0</c:v>
                </c:pt>
                <c:pt idx="12">
                  <c:v>0</c:v>
                </c:pt>
                <c:pt idx="13">
                  <c:v>0</c:v>
                </c:pt>
                <c:pt idx="14">
                  <c:v>0</c:v>
                </c:pt>
              </c:numCache>
            </c:numRef>
          </c:val>
          <c:extLst>
            <c:ext xmlns:c16="http://schemas.microsoft.com/office/drawing/2014/chart" uri="{C3380CC4-5D6E-409C-BE32-E72D297353CC}">
              <c16:uniqueId val="{00000000-39DC-4233-A99E-9A466EE327E3}"/>
            </c:ext>
          </c:extLst>
        </c:ser>
        <c:dLbls>
          <c:showLegendKey val="0"/>
          <c:showVal val="0"/>
          <c:showCatName val="0"/>
          <c:showSerName val="0"/>
          <c:showPercent val="0"/>
          <c:showBubbleSize val="0"/>
        </c:dLbls>
        <c:gapWidth val="182"/>
        <c:axId val="-352732032"/>
        <c:axId val="-352711904"/>
      </c:barChart>
      <c:catAx>
        <c:axId val="-3527320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2711904"/>
        <c:crosses val="autoZero"/>
        <c:auto val="1"/>
        <c:lblAlgn val="ctr"/>
        <c:lblOffset val="100"/>
        <c:noMultiLvlLbl val="0"/>
      </c:catAx>
      <c:valAx>
        <c:axId val="-3527119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27320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[DAFTAR DOSEN FBS.xlsx]Sheet3!PivotTable9</c:name>
    <c:fmtId val="-1"/>
  </c:pivotSource>
  <c:chart>
    <c:autoTitleDeleted val="1"/>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col"/>
        <c:grouping val="clustered"/>
        <c:varyColors val="0"/>
        <c:ser>
          <c:idx val="0"/>
          <c:order val="0"/>
          <c:tx>
            <c:strRef>
              <c:f>Sheet3!$B$3</c:f>
              <c:strCache>
                <c:ptCount val="1"/>
                <c:pt idx="0">
                  <c:v>Total</c:v>
                </c:pt>
              </c:strCache>
            </c:strRef>
          </c:tx>
          <c:spPr>
            <a:solidFill>
              <a:schemeClr val="accent1"/>
            </a:solidFill>
            <a:ln>
              <a:noFill/>
            </a:ln>
            <a:effectLst/>
          </c:spPr>
          <c:invertIfNegative val="0"/>
          <c:cat>
            <c:strRef>
              <c:f>Sheet3!$A$4:$A$8</c:f>
              <c:strCache>
                <c:ptCount val="5"/>
                <c:pt idx="0">
                  <c:v>Asisten Ahli</c:v>
                </c:pt>
                <c:pt idx="1">
                  <c:v>Belum Ber-JAD</c:v>
                </c:pt>
                <c:pt idx="2">
                  <c:v>Lektor</c:v>
                </c:pt>
                <c:pt idx="3">
                  <c:v>Lektor Kepala</c:v>
                </c:pt>
                <c:pt idx="4">
                  <c:v>Profesor</c:v>
                </c:pt>
              </c:strCache>
            </c:strRef>
          </c:cat>
          <c:val>
            <c:numRef>
              <c:f>Sheet3!$B$4:$B$8</c:f>
              <c:numCache>
                <c:formatCode>General</c:formatCode>
                <c:ptCount val="5"/>
                <c:pt idx="0">
                  <c:v>5</c:v>
                </c:pt>
                <c:pt idx="1">
                  <c:v>4</c:v>
                </c:pt>
                <c:pt idx="2">
                  <c:v>4</c:v>
                </c:pt>
                <c:pt idx="3">
                  <c:v>1</c:v>
                </c:pt>
                <c:pt idx="4">
                  <c:v>1</c:v>
                </c:pt>
              </c:numCache>
            </c:numRef>
          </c:val>
          <c:extLst>
            <c:ext xmlns:c16="http://schemas.microsoft.com/office/drawing/2014/chart" uri="{C3380CC4-5D6E-409C-BE32-E72D297353CC}">
              <c16:uniqueId val="{00000000-F066-4259-850C-5631BA50333A}"/>
            </c:ext>
          </c:extLst>
        </c:ser>
        <c:dLbls>
          <c:showLegendKey val="0"/>
          <c:showVal val="0"/>
          <c:showCatName val="0"/>
          <c:showSerName val="0"/>
          <c:showPercent val="0"/>
          <c:showBubbleSize val="0"/>
        </c:dLbls>
        <c:gapWidth val="219"/>
        <c:overlap val="-27"/>
        <c:axId val="-352730400"/>
        <c:axId val="-352727680"/>
      </c:barChart>
      <c:catAx>
        <c:axId val="-3527304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2727680"/>
        <c:crosses val="autoZero"/>
        <c:auto val="1"/>
        <c:lblAlgn val="ctr"/>
        <c:lblOffset val="100"/>
        <c:noMultiLvlLbl val="0"/>
      </c:catAx>
      <c:valAx>
        <c:axId val="-3527276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27304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9F1CC-6B7D-4463-8407-DD15FA62F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201</Pages>
  <Words>60232</Words>
  <Characters>343323</Characters>
  <Application>Microsoft Office Word</Application>
  <DocSecurity>0</DocSecurity>
  <Lines>2861</Lines>
  <Paragraphs>805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Ginting</dc:creator>
  <cp:keywords/>
  <dc:description/>
  <cp:lastModifiedBy>IRFAN TRI RAHARJO</cp:lastModifiedBy>
  <cp:revision>18</cp:revision>
  <dcterms:created xsi:type="dcterms:W3CDTF">2023-05-15T01:43:00Z</dcterms:created>
  <dcterms:modified xsi:type="dcterms:W3CDTF">2023-05-15T07:18:00Z</dcterms:modified>
</cp:coreProperties>
</file>